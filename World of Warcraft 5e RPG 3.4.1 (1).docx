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AB068" w14:textId="77777777" w:rsidR="006310FD" w:rsidRDefault="00B47AC3" w:rsidP="00A05DB8">
      <w:pPr>
        <w:pStyle w:val="Title"/>
        <w:spacing w:after="0"/>
        <w:jc w:val="center"/>
        <w:rPr>
          <w:rFonts w:ascii="Times New Roman" w:eastAsia="Times New Roman" w:hAnsi="Times New Roman"/>
          <w:sz w:val="24"/>
          <w:szCs w:val="24"/>
        </w:rPr>
        <w:sectPr w:rsidR="006310FD" w:rsidSect="00F00B80">
          <w:type w:val="continuous"/>
          <w:pgSz w:w="12240" w:h="15840"/>
          <w:pgMar w:top="1440" w:right="1800" w:bottom="1440" w:left="1800" w:header="708" w:footer="708" w:gutter="0"/>
          <w:cols w:space="708"/>
          <w:docGrid w:linePitch="360"/>
        </w:sectPr>
      </w:pPr>
      <w:r>
        <w:rPr>
          <w:rFonts w:ascii="Times New Roman" w:eastAsia="Times New Roman" w:hAnsi="Times New Roman"/>
          <w:noProof/>
          <w:sz w:val="24"/>
          <w:szCs w:val="24"/>
        </w:rPr>
        <w:drawing>
          <wp:inline distT="0" distB="0" distL="0" distR="0" wp14:anchorId="7161826C" wp14:editId="44D55BF3">
            <wp:extent cx="4520794" cy="19537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 Logo Transparent.png"/>
                    <pic:cNvPicPr/>
                  </pic:nvPicPr>
                  <pic:blipFill>
                    <a:blip r:embed="rId9">
                      <a:extLst>
                        <a:ext uri="{28A0092B-C50C-407E-A947-70E740481C1C}">
                          <a14:useLocalDpi xmlns:a14="http://schemas.microsoft.com/office/drawing/2010/main" val="0"/>
                        </a:ext>
                      </a:extLst>
                    </a:blip>
                    <a:stretch>
                      <a:fillRect/>
                    </a:stretch>
                  </pic:blipFill>
                  <pic:spPr>
                    <a:xfrm>
                      <a:off x="0" y="0"/>
                      <a:ext cx="4522635" cy="1954573"/>
                    </a:xfrm>
                    <a:prstGeom prst="rect">
                      <a:avLst/>
                    </a:prstGeom>
                  </pic:spPr>
                </pic:pic>
              </a:graphicData>
            </a:graphic>
          </wp:inline>
        </w:drawing>
      </w:r>
    </w:p>
    <w:p w14:paraId="0C5E6C23" w14:textId="77777777" w:rsidR="00AB25EF" w:rsidRPr="000D5DB5" w:rsidRDefault="00C17107">
      <w:pPr>
        <w:pStyle w:val="Heading3"/>
        <w:jc w:val="center"/>
        <w:rPr>
          <w:szCs w:val="24"/>
        </w:rPr>
      </w:pPr>
      <w:bookmarkStart w:id="0" w:name="_Toc509138696"/>
      <w:bookmarkStart w:id="1" w:name="_Toc526410589"/>
      <w:bookmarkStart w:id="2" w:name="_Toc526410871"/>
      <w:bookmarkStart w:id="3" w:name="_Toc54196350"/>
      <w:r>
        <w:rPr>
          <w:smallCaps/>
          <w:color w:val="000000"/>
          <w:sz w:val="28"/>
          <w:szCs w:val="28"/>
        </w:rPr>
        <w:lastRenderedPageBreak/>
        <w:t xml:space="preserve">5e RPG </w:t>
      </w:r>
      <w:r w:rsidR="00AB25EF" w:rsidRPr="000D5DB5">
        <w:rPr>
          <w:smallCaps/>
          <w:color w:val="000000"/>
          <w:sz w:val="28"/>
          <w:szCs w:val="28"/>
        </w:rPr>
        <w:t>Conversion</w:t>
      </w:r>
      <w:bookmarkEnd w:id="0"/>
      <w:bookmarkEnd w:id="1"/>
      <w:bookmarkEnd w:id="2"/>
      <w:bookmarkEnd w:id="3"/>
    </w:p>
    <w:p w14:paraId="1D6732D7" w14:textId="77777777" w:rsidR="00AB25EF" w:rsidRPr="004C1169" w:rsidRDefault="00AB25EF" w:rsidP="00F75067">
      <w:pPr>
        <w:contextualSpacing/>
        <w:jc w:val="center"/>
        <w:rPr>
          <w:rFonts w:eastAsia="Times New Roman" w:cstheme="minorHAnsi"/>
          <w:i/>
          <w:iCs/>
          <w:color w:val="5B9BD5"/>
          <w:sz w:val="24"/>
          <w:szCs w:val="24"/>
        </w:rPr>
      </w:pPr>
      <w:r w:rsidRPr="004C1169">
        <w:rPr>
          <w:rFonts w:eastAsia="Times New Roman" w:cstheme="minorHAnsi"/>
          <w:i/>
          <w:iCs/>
          <w:color w:val="5B9BD5"/>
          <w:sz w:val="24"/>
          <w:szCs w:val="24"/>
        </w:rPr>
        <w:t xml:space="preserve">Version </w:t>
      </w:r>
      <w:r w:rsidR="008E75BA" w:rsidRPr="004C1169">
        <w:rPr>
          <w:rFonts w:eastAsia="Times New Roman" w:cstheme="minorHAnsi"/>
          <w:i/>
          <w:iCs/>
          <w:color w:val="5B9BD5"/>
          <w:sz w:val="24"/>
          <w:szCs w:val="24"/>
        </w:rPr>
        <w:t>3</w:t>
      </w:r>
      <w:ins w:id="4" w:author="Admin" w:date="2021-02-13T18:29:00Z">
        <w:r w:rsidR="00752E53">
          <w:rPr>
            <w:rFonts w:eastAsia="Times New Roman" w:cstheme="minorHAnsi"/>
            <w:i/>
            <w:iCs/>
            <w:color w:val="5B9BD5"/>
            <w:sz w:val="24"/>
            <w:szCs w:val="24"/>
          </w:rPr>
          <w:t>.</w:t>
        </w:r>
      </w:ins>
      <w:del w:id="5" w:author="Admin" w:date="2021-02-13T18:29:00Z">
        <w:r w:rsidR="0052682D" w:rsidRPr="004C1169" w:rsidDel="00752E53">
          <w:rPr>
            <w:rFonts w:eastAsia="Times New Roman" w:cstheme="minorHAnsi"/>
            <w:i/>
            <w:iCs/>
            <w:color w:val="5B9BD5"/>
            <w:sz w:val="24"/>
            <w:szCs w:val="24"/>
          </w:rPr>
          <w:delText>.</w:delText>
        </w:r>
      </w:del>
      <w:del w:id="6" w:author="Admin" w:date="2020-11-04T21:18:00Z">
        <w:r w:rsidR="002926E8" w:rsidDel="00F75067">
          <w:rPr>
            <w:rFonts w:eastAsia="Times New Roman" w:cstheme="minorHAnsi"/>
            <w:i/>
            <w:iCs/>
            <w:color w:val="5B9BD5"/>
            <w:sz w:val="24"/>
            <w:szCs w:val="24"/>
          </w:rPr>
          <w:delText>4</w:delText>
        </w:r>
        <w:r w:rsidR="008313DE" w:rsidDel="00F75067">
          <w:rPr>
            <w:rFonts w:eastAsia="Times New Roman" w:cstheme="minorHAnsi"/>
            <w:i/>
            <w:iCs/>
            <w:color w:val="5B9BD5"/>
            <w:sz w:val="24"/>
            <w:szCs w:val="24"/>
          </w:rPr>
          <w:delText>.1</w:delText>
        </w:r>
      </w:del>
      <w:ins w:id="7" w:author="Admin" w:date="2020-11-04T21:18:00Z">
        <w:r w:rsidR="00F75067">
          <w:rPr>
            <w:rFonts w:eastAsia="Times New Roman" w:cstheme="minorHAnsi"/>
            <w:i/>
            <w:iCs/>
            <w:color w:val="5B9BD5"/>
            <w:sz w:val="24"/>
            <w:szCs w:val="24"/>
          </w:rPr>
          <w:t>5</w:t>
        </w:r>
      </w:ins>
    </w:p>
    <w:p w14:paraId="1B161775" w14:textId="77777777" w:rsidR="00AB25EF" w:rsidRPr="000D5DB5" w:rsidRDefault="00AB25EF">
      <w:pPr>
        <w:contextualSpacing/>
        <w:jc w:val="center"/>
        <w:rPr>
          <w:rFonts w:eastAsia="Times New Roman" w:cstheme="minorHAnsi"/>
          <w:sz w:val="24"/>
          <w:szCs w:val="24"/>
        </w:rPr>
      </w:pPr>
      <w:r w:rsidRPr="000D5DB5">
        <w:rPr>
          <w:rFonts w:eastAsia="Times New Roman" w:cstheme="minorHAnsi"/>
          <w:i/>
          <w:iCs/>
          <w:color w:val="000000"/>
        </w:rPr>
        <w:t>“The sands of time have run out.”</w:t>
      </w:r>
    </w:p>
    <w:p w14:paraId="398EA391" w14:textId="77777777" w:rsidR="00AB25EF" w:rsidRPr="000D5DB5" w:rsidRDefault="00AB25EF">
      <w:pPr>
        <w:contextualSpacing/>
        <w:jc w:val="center"/>
        <w:rPr>
          <w:rFonts w:eastAsia="Times New Roman" w:cstheme="minorHAnsi"/>
          <w:i/>
          <w:iCs/>
          <w:color w:val="000000"/>
        </w:rPr>
      </w:pPr>
      <w:r w:rsidRPr="000D5DB5">
        <w:rPr>
          <w:rFonts w:eastAsia="Times New Roman" w:cstheme="minorHAnsi"/>
          <w:i/>
          <w:iCs/>
          <w:color w:val="000000"/>
        </w:rPr>
        <w:t>-Medivh, the last Guardian</w:t>
      </w:r>
    </w:p>
    <w:p w14:paraId="3025D72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Many have waited for Blizzard to approve another conversion of their world to the tabletop playing realm. Alas, many waited in vain. </w:t>
      </w:r>
    </w:p>
    <w:p w14:paraId="36BAE495" w14:textId="77777777" w:rsidR="00AB25EF" w:rsidRPr="000D5DB5" w:rsidRDefault="00AB25EF">
      <w:pPr>
        <w:contextualSpacing/>
        <w:jc w:val="center"/>
        <w:rPr>
          <w:rFonts w:eastAsia="Times New Roman" w:cstheme="minorHAnsi"/>
          <w:sz w:val="24"/>
          <w:szCs w:val="24"/>
        </w:rPr>
      </w:pPr>
      <w:r w:rsidRPr="000D5DB5">
        <w:rPr>
          <w:rFonts w:eastAsia="Times New Roman" w:cstheme="minorHAnsi"/>
          <w:i/>
          <w:iCs/>
          <w:color w:val="000000"/>
        </w:rPr>
        <w:t>“We will persevere.”</w:t>
      </w:r>
    </w:p>
    <w:p w14:paraId="3ADFE891" w14:textId="77777777" w:rsidR="00AB25EF" w:rsidRPr="000D5DB5" w:rsidRDefault="00AB25EF">
      <w:pPr>
        <w:contextualSpacing/>
        <w:jc w:val="center"/>
        <w:rPr>
          <w:rFonts w:eastAsia="Times New Roman" w:cstheme="minorHAnsi"/>
          <w:sz w:val="24"/>
          <w:szCs w:val="24"/>
        </w:rPr>
      </w:pPr>
      <w:r w:rsidRPr="000D5DB5">
        <w:rPr>
          <w:rFonts w:eastAsia="Times New Roman" w:cstheme="minorHAnsi"/>
          <w:i/>
          <w:iCs/>
          <w:color w:val="000000"/>
        </w:rPr>
        <w:t>-The Blood Elves.</w:t>
      </w:r>
    </w:p>
    <w:p w14:paraId="3AE9E49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However, tabletop players are well-known for their persistence and tenacity in getting what they want to play--or at least, satisfying themselves with an adequate enough replica. </w:t>
      </w:r>
    </w:p>
    <w:p w14:paraId="39F3F7A9" w14:textId="77777777" w:rsidR="00AB25EF" w:rsidRPr="000D5DB5" w:rsidRDefault="00AB25EF">
      <w:pPr>
        <w:contextualSpacing/>
        <w:jc w:val="center"/>
        <w:rPr>
          <w:rFonts w:eastAsia="Times New Roman" w:cstheme="minorHAnsi"/>
          <w:sz w:val="24"/>
          <w:szCs w:val="24"/>
        </w:rPr>
      </w:pPr>
      <w:r w:rsidRPr="000D5DB5">
        <w:rPr>
          <w:rFonts w:eastAsia="Times New Roman" w:cstheme="minorHAnsi"/>
          <w:i/>
          <w:iCs/>
          <w:color w:val="000000"/>
        </w:rPr>
        <w:t>“Sometimes, the hand of Fate must be forced.”</w:t>
      </w:r>
    </w:p>
    <w:p w14:paraId="5F70D0B4" w14:textId="77777777" w:rsidR="00AB25EF" w:rsidRPr="000D5DB5" w:rsidRDefault="00AB25EF">
      <w:pPr>
        <w:contextualSpacing/>
        <w:jc w:val="center"/>
        <w:rPr>
          <w:rFonts w:eastAsia="Times New Roman" w:cstheme="minorHAnsi"/>
          <w:sz w:val="24"/>
          <w:szCs w:val="24"/>
        </w:rPr>
      </w:pPr>
      <w:r w:rsidRPr="000D5DB5">
        <w:rPr>
          <w:rFonts w:eastAsia="Times New Roman" w:cstheme="minorHAnsi"/>
          <w:i/>
          <w:iCs/>
          <w:color w:val="000000"/>
        </w:rPr>
        <w:t>-Illidan Stormrage.</w:t>
      </w:r>
    </w:p>
    <w:p w14:paraId="0603801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And thus, the </w:t>
      </w:r>
      <w:r w:rsidR="0092605A" w:rsidRPr="000D5DB5">
        <w:rPr>
          <w:rFonts w:eastAsia="Times New Roman" w:cstheme="minorHAnsi"/>
          <w:color w:val="000000"/>
        </w:rPr>
        <w:t xml:space="preserve">World of Warcraft </w:t>
      </w:r>
      <w:r w:rsidRPr="000D5DB5">
        <w:rPr>
          <w:rFonts w:eastAsia="Times New Roman" w:cstheme="minorHAnsi"/>
          <w:color w:val="000000"/>
        </w:rPr>
        <w:t xml:space="preserve">5e </w:t>
      </w:r>
      <w:r w:rsidR="0092605A" w:rsidRPr="000D5DB5">
        <w:rPr>
          <w:rFonts w:eastAsia="Times New Roman" w:cstheme="minorHAnsi"/>
          <w:color w:val="000000"/>
        </w:rPr>
        <w:t xml:space="preserve">RPG Conversion </w:t>
      </w:r>
      <w:r w:rsidRPr="000D5DB5">
        <w:rPr>
          <w:rFonts w:eastAsia="Times New Roman" w:cstheme="minorHAnsi"/>
          <w:color w:val="000000"/>
        </w:rPr>
        <w:t>begun.</w:t>
      </w:r>
    </w:p>
    <w:p w14:paraId="4F554E5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This conversion is of the much-loved World of Warcraft Role </w:t>
      </w:r>
      <w:r w:rsidR="0092605A" w:rsidRPr="000D5DB5">
        <w:rPr>
          <w:rFonts w:eastAsia="Times New Roman" w:cstheme="minorHAnsi"/>
          <w:color w:val="000000"/>
        </w:rPr>
        <w:t>universe</w:t>
      </w:r>
      <w:r w:rsidRPr="000D5DB5">
        <w:rPr>
          <w:rFonts w:eastAsia="Times New Roman" w:cstheme="minorHAnsi"/>
          <w:color w:val="000000"/>
        </w:rPr>
        <w:t xml:space="preserve">, as for 5th edition of Dungeons and Dragons, made by the fans, for the fans. </w:t>
      </w:r>
    </w:p>
    <w:p w14:paraId="16AA451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This not only includes special classes, races, and magical spells, but also includes magical items, and even a few subsystems </w:t>
      </w:r>
      <w:r w:rsidR="0092605A" w:rsidRPr="000D5DB5">
        <w:rPr>
          <w:rFonts w:eastAsia="Times New Roman" w:cstheme="minorHAnsi"/>
          <w:color w:val="000000"/>
        </w:rPr>
        <w:t xml:space="preserve">(such as infusion, mana, and crafting) </w:t>
      </w:r>
      <w:r w:rsidRPr="000D5DB5">
        <w:rPr>
          <w:rFonts w:eastAsia="Times New Roman" w:cstheme="minorHAnsi"/>
          <w:color w:val="000000"/>
        </w:rPr>
        <w:t xml:space="preserve">built in the streamlined format of 5th edition, for the benefit of all roleplayers. </w:t>
      </w:r>
    </w:p>
    <w:p w14:paraId="1D29E1D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Project Start: </w:t>
      </w:r>
      <w:r w:rsidRPr="000D5DB5">
        <w:rPr>
          <w:rFonts w:eastAsia="Times New Roman" w:cstheme="minorHAnsi"/>
          <w:color w:val="000000"/>
        </w:rPr>
        <w:t>Aug 27, 2015</w:t>
      </w:r>
    </w:p>
    <w:p w14:paraId="6AC8F3ED" w14:textId="77777777" w:rsidR="00AB25EF" w:rsidRPr="000D5DB5" w:rsidRDefault="00AB25EF" w:rsidP="00022FB4">
      <w:pPr>
        <w:contextualSpacing/>
        <w:rPr>
          <w:rFonts w:eastAsia="Times New Roman" w:cstheme="minorHAnsi"/>
          <w:sz w:val="24"/>
          <w:szCs w:val="24"/>
        </w:rPr>
      </w:pPr>
      <w:r w:rsidRPr="000D5DB5">
        <w:rPr>
          <w:rFonts w:eastAsia="Times New Roman" w:cstheme="minorHAnsi"/>
          <w:b/>
          <w:bCs/>
          <w:color w:val="000000"/>
        </w:rPr>
        <w:t xml:space="preserve">Edition (Content updates only): </w:t>
      </w:r>
      <w:r w:rsidRPr="000D5DB5">
        <w:rPr>
          <w:rFonts w:eastAsia="Times New Roman" w:cstheme="minorHAnsi"/>
          <w:color w:val="000000"/>
        </w:rPr>
        <w:t xml:space="preserve">Beta released on Oct 11, 2015. 1.7 released on July 2016. 1.9 released on August 2016. 2.0 released on November </w:t>
      </w:r>
      <w:r w:rsidR="00CA52A0">
        <w:rPr>
          <w:rFonts w:eastAsia="Times New Roman" w:cstheme="minorHAnsi"/>
          <w:color w:val="000000"/>
        </w:rPr>
        <w:t>2016</w:t>
      </w:r>
      <w:r w:rsidRPr="000D5DB5">
        <w:rPr>
          <w:rFonts w:eastAsia="Times New Roman" w:cstheme="minorHAnsi"/>
          <w:color w:val="000000"/>
        </w:rPr>
        <w:t>.</w:t>
      </w:r>
      <w:r w:rsidR="00CA52A0">
        <w:rPr>
          <w:rFonts w:eastAsia="Times New Roman" w:cstheme="minorHAnsi"/>
          <w:color w:val="000000"/>
        </w:rPr>
        <w:t xml:space="preserve"> 2.4 released on June 2017. 2.5 released on March 2018</w:t>
      </w:r>
      <w:r w:rsidR="006310FD">
        <w:rPr>
          <w:rFonts w:eastAsia="Times New Roman" w:cstheme="minorHAnsi"/>
          <w:color w:val="000000"/>
        </w:rPr>
        <w:t>. 3</w:t>
      </w:r>
      <w:r w:rsidR="00DD427F">
        <w:rPr>
          <w:rFonts w:eastAsia="Times New Roman" w:cstheme="minorHAnsi"/>
          <w:color w:val="000000"/>
        </w:rPr>
        <w:t>.0</w:t>
      </w:r>
      <w:r w:rsidR="006310FD">
        <w:rPr>
          <w:rFonts w:eastAsia="Times New Roman" w:cstheme="minorHAnsi"/>
          <w:color w:val="000000"/>
        </w:rPr>
        <w:t xml:space="preserve"> released </w:t>
      </w:r>
      <w:r w:rsidR="00410AA5">
        <w:rPr>
          <w:rFonts w:eastAsia="Times New Roman" w:cstheme="minorHAnsi"/>
          <w:color w:val="000000"/>
        </w:rPr>
        <w:t xml:space="preserve">on </w:t>
      </w:r>
      <w:r w:rsidR="006310FD">
        <w:rPr>
          <w:rFonts w:eastAsia="Times New Roman" w:cstheme="minorHAnsi"/>
          <w:color w:val="000000"/>
        </w:rPr>
        <w:t>October 4</w:t>
      </w:r>
      <w:r w:rsidR="00CA52A0">
        <w:rPr>
          <w:rFonts w:eastAsia="Times New Roman" w:cstheme="minorHAnsi"/>
          <w:color w:val="000000"/>
        </w:rPr>
        <w:t xml:space="preserve">. </w:t>
      </w:r>
      <w:r w:rsidR="00410AA5">
        <w:rPr>
          <w:rFonts w:eastAsia="Times New Roman" w:cstheme="minorHAnsi"/>
          <w:color w:val="000000"/>
        </w:rPr>
        <w:t>3.1 released on March 2019.</w:t>
      </w:r>
      <w:r w:rsidR="00236111">
        <w:rPr>
          <w:rFonts w:eastAsia="Times New Roman" w:cstheme="minorHAnsi"/>
          <w:color w:val="000000"/>
        </w:rPr>
        <w:t xml:space="preserve"> 3.2 released on June 2019. 3.3 released on November 2019. </w:t>
      </w:r>
      <w:r w:rsidR="008313DE">
        <w:rPr>
          <w:rFonts w:eastAsia="Times New Roman" w:cstheme="minorHAnsi"/>
          <w:color w:val="000000"/>
        </w:rPr>
        <w:t xml:space="preserve">3.4 released on August 8, 2020. </w:t>
      </w:r>
      <w:r w:rsidR="000C0B6D">
        <w:rPr>
          <w:rFonts w:eastAsia="Times New Roman" w:cstheme="minorHAnsi"/>
          <w:color w:val="000000"/>
        </w:rPr>
        <w:t xml:space="preserve">3.4.1 released on </w:t>
      </w:r>
      <w:r w:rsidR="00F24569">
        <w:rPr>
          <w:rFonts w:eastAsia="Times New Roman" w:cstheme="minorHAnsi"/>
          <w:color w:val="000000"/>
        </w:rPr>
        <w:t xml:space="preserve">October </w:t>
      </w:r>
      <w:del w:id="8" w:author="Admin" w:date="2020-10-21T18:11:00Z">
        <w:r w:rsidR="00F24569" w:rsidDel="00022FB4">
          <w:rPr>
            <w:rFonts w:eastAsia="Times New Roman" w:cstheme="minorHAnsi"/>
            <w:color w:val="000000"/>
          </w:rPr>
          <w:delText>3</w:delText>
        </w:r>
      </w:del>
      <w:ins w:id="9" w:author="Admin" w:date="2020-10-21T18:11:00Z">
        <w:r w:rsidR="00022FB4">
          <w:rPr>
            <w:rFonts w:eastAsia="Times New Roman" w:cstheme="minorHAnsi"/>
            <w:color w:val="000000"/>
          </w:rPr>
          <w:t>21</w:t>
        </w:r>
      </w:ins>
      <w:r w:rsidR="00F24569">
        <w:rPr>
          <w:rFonts w:eastAsia="Times New Roman" w:cstheme="minorHAnsi"/>
          <w:color w:val="000000"/>
        </w:rPr>
        <w:t>, 2020</w:t>
      </w:r>
      <w:r w:rsidR="000C0B6D">
        <w:rPr>
          <w:rFonts w:eastAsia="Times New Roman" w:cstheme="minorHAnsi"/>
          <w:color w:val="000000"/>
        </w:rPr>
        <w:t xml:space="preserve">. </w:t>
      </w:r>
      <w:ins w:id="10" w:author="Admin" w:date="2020-11-04T21:18:00Z">
        <w:r w:rsidR="00F75067" w:rsidRPr="00F75067">
          <w:rPr>
            <w:rFonts w:eastAsia="Times New Roman" w:cstheme="minorHAnsi"/>
            <w:color w:val="000000"/>
            <w:highlight w:val="yellow"/>
            <w:rPrChange w:id="11" w:author="Admin" w:date="2020-11-04T21:18:00Z">
              <w:rPr>
                <w:rFonts w:eastAsia="Times New Roman" w:cstheme="minorHAnsi"/>
                <w:color w:val="000000"/>
              </w:rPr>
            </w:rPrChange>
          </w:rPr>
          <w:t>3.5 released on .</w:t>
        </w:r>
      </w:ins>
    </w:p>
    <w:p w14:paraId="3A42C59B" w14:textId="77777777" w:rsidR="00567A83" w:rsidRPr="000D5DB5" w:rsidRDefault="00567A83">
      <w:pPr>
        <w:contextualSpacing/>
        <w:rPr>
          <w:rFonts w:eastAsia="Times New Roman" w:cstheme="minorHAnsi"/>
          <w:sz w:val="24"/>
          <w:szCs w:val="24"/>
        </w:rPr>
      </w:pPr>
    </w:p>
    <w:p w14:paraId="2EA3A48D" w14:textId="77777777" w:rsidR="00AB25EF" w:rsidRPr="000D5DB5" w:rsidRDefault="00AB25EF">
      <w:pPr>
        <w:pStyle w:val="Heading3"/>
        <w:rPr>
          <w:sz w:val="27"/>
        </w:rPr>
      </w:pPr>
      <w:bookmarkStart w:id="12" w:name="_Credits"/>
      <w:bookmarkStart w:id="13" w:name="_Toc509138697"/>
      <w:bookmarkStart w:id="14" w:name="_Toc526410590"/>
      <w:bookmarkStart w:id="15" w:name="_Toc526410872"/>
      <w:bookmarkStart w:id="16" w:name="_Toc54196351"/>
      <w:bookmarkEnd w:id="12"/>
      <w:r w:rsidRPr="000D5DB5">
        <w:t>Credits</w:t>
      </w:r>
      <w:bookmarkEnd w:id="13"/>
      <w:bookmarkEnd w:id="14"/>
      <w:bookmarkEnd w:id="15"/>
      <w:bookmarkEnd w:id="16"/>
    </w:p>
    <w:tbl>
      <w:tblPr>
        <w:tblStyle w:val="PlainTable31"/>
        <w:tblW w:w="0" w:type="auto"/>
        <w:tblLook w:val="04A0" w:firstRow="1" w:lastRow="0" w:firstColumn="1" w:lastColumn="0" w:noHBand="0" w:noVBand="1"/>
      </w:tblPr>
      <w:tblGrid>
        <w:gridCol w:w="2538"/>
        <w:gridCol w:w="6318"/>
      </w:tblGrid>
      <w:tr w:rsidR="00AB25EF" w:rsidRPr="000D5DB5" w14:paraId="6454A3B8" w14:textId="77777777" w:rsidTr="00F00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EC7583" w14:textId="77777777" w:rsidR="00AB25EF" w:rsidRPr="00685484" w:rsidRDefault="00AB25EF">
            <w:pPr>
              <w:contextualSpacing/>
              <w:rPr>
                <w:rFonts w:eastAsia="Times New Roman" w:cstheme="minorHAnsi"/>
                <w:b w:val="0"/>
                <w:bCs w:val="0"/>
                <w:caps w:val="0"/>
                <w:sz w:val="24"/>
                <w:szCs w:val="24"/>
              </w:rPr>
            </w:pPr>
            <w:r w:rsidRPr="00685484">
              <w:rPr>
                <w:rFonts w:eastAsia="Times New Roman" w:cstheme="minorHAnsi"/>
                <w:color w:val="000000"/>
                <w:sz w:val="18"/>
                <w:szCs w:val="18"/>
                <w:shd w:val="clear" w:color="auto" w:fill="E6E6E6"/>
              </w:rPr>
              <w:t>House Rules Conversion</w:t>
            </w:r>
          </w:p>
        </w:tc>
        <w:tc>
          <w:tcPr>
            <w:tcW w:w="0" w:type="auto"/>
            <w:hideMark/>
          </w:tcPr>
          <w:p w14:paraId="4864F696" w14:textId="77777777" w:rsidR="00AB25EF" w:rsidRPr="00240DD9" w:rsidRDefault="00AB25EF">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aps w:val="0"/>
                <w:sz w:val="24"/>
                <w:szCs w:val="24"/>
              </w:rPr>
            </w:pPr>
            <w:del w:id="17" w:author="Admin" w:date="2020-10-21T18:11:00Z">
              <w:r w:rsidRPr="00240DD9" w:rsidDel="00240DD9">
                <w:rPr>
                  <w:rFonts w:eastAsia="Times New Roman" w:cstheme="minorHAnsi"/>
                  <w:color w:val="000000"/>
                  <w:sz w:val="18"/>
                  <w:szCs w:val="18"/>
                  <w:shd w:val="clear" w:color="auto" w:fill="E6E6E6"/>
                </w:rPr>
                <w:delText>D</w:delText>
              </w:r>
              <w:r w:rsidR="00685484" w:rsidRPr="00240DD9" w:rsidDel="00240DD9">
                <w:rPr>
                  <w:rFonts w:eastAsia="Times New Roman" w:cstheme="minorHAnsi"/>
                  <w:color w:val="000000"/>
                  <w:sz w:val="18"/>
                  <w:szCs w:val="18"/>
                  <w:u w:val="single"/>
                  <w:shd w:val="clear" w:color="auto" w:fill="E6E6E6"/>
                </w:rPr>
                <w:delText>jmove</w:delText>
              </w:r>
              <w:r w:rsidRPr="00240DD9" w:rsidDel="00240DD9">
                <w:rPr>
                  <w:rFonts w:eastAsia="Times New Roman" w:cstheme="minorHAnsi"/>
                  <w:color w:val="000000"/>
                  <w:sz w:val="18"/>
                  <w:szCs w:val="18"/>
                  <w:shd w:val="clear" w:color="auto" w:fill="E6E6E6"/>
                </w:rPr>
                <w:delText>, Arrius Nideal</w:delText>
              </w:r>
            </w:del>
            <w:ins w:id="18" w:author="Admin" w:date="2020-10-21T18:11:00Z">
              <w:r w:rsidR="00240DD9" w:rsidRPr="00240DD9">
                <w:rPr>
                  <w:rFonts w:eastAsia="Times New Roman" w:cstheme="minorHAnsi"/>
                  <w:color w:val="000000"/>
                  <w:sz w:val="18"/>
                  <w:szCs w:val="18"/>
                  <w:shd w:val="clear" w:color="auto" w:fill="E6E6E6"/>
                </w:rPr>
                <w:t>DMShade</w:t>
              </w:r>
            </w:ins>
          </w:p>
        </w:tc>
      </w:tr>
      <w:tr w:rsidR="00AB25EF" w:rsidRPr="000D5DB5" w14:paraId="6C1507B8"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19B1C6" w14:textId="77777777" w:rsidR="00AB25EF" w:rsidRPr="00685484" w:rsidRDefault="00AB25EF">
            <w:pPr>
              <w:contextualSpacing/>
              <w:rPr>
                <w:rFonts w:eastAsia="Times New Roman" w:cstheme="minorHAnsi"/>
                <w:sz w:val="24"/>
                <w:szCs w:val="24"/>
              </w:rPr>
            </w:pPr>
            <w:r w:rsidRPr="00685484">
              <w:rPr>
                <w:rFonts w:eastAsia="Times New Roman" w:cstheme="minorHAnsi"/>
                <w:color w:val="000000"/>
                <w:sz w:val="18"/>
                <w:szCs w:val="18"/>
              </w:rPr>
              <w:t xml:space="preserve">5th Edition Core Rules </w:t>
            </w:r>
          </w:p>
        </w:tc>
        <w:tc>
          <w:tcPr>
            <w:tcW w:w="0" w:type="auto"/>
            <w:hideMark/>
          </w:tcPr>
          <w:p w14:paraId="5AC5A9EE" w14:textId="77777777" w:rsidR="00AB25EF" w:rsidRPr="00685484" w:rsidRDefault="00AB25EF">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685484">
              <w:rPr>
                <w:rFonts w:eastAsia="Times New Roman" w:cstheme="minorHAnsi"/>
                <w:color w:val="000000"/>
                <w:sz w:val="18"/>
                <w:szCs w:val="18"/>
              </w:rPr>
              <w:t>Wizards of the Coast (a subsidiary of Hasbro)</w:t>
            </w:r>
          </w:p>
        </w:tc>
      </w:tr>
      <w:tr w:rsidR="00AB25EF" w:rsidRPr="000D5DB5" w14:paraId="6A582480" w14:textId="77777777" w:rsidTr="00F00B80">
        <w:tc>
          <w:tcPr>
            <w:cnfStyle w:val="001000000000" w:firstRow="0" w:lastRow="0" w:firstColumn="1" w:lastColumn="0" w:oddVBand="0" w:evenVBand="0" w:oddHBand="0" w:evenHBand="0" w:firstRowFirstColumn="0" w:firstRowLastColumn="0" w:lastRowFirstColumn="0" w:lastRowLastColumn="0"/>
            <w:tcW w:w="0" w:type="auto"/>
            <w:hideMark/>
          </w:tcPr>
          <w:p w14:paraId="7DD60C22" w14:textId="77777777" w:rsidR="00AB25EF" w:rsidRPr="00685484" w:rsidRDefault="00AB25EF">
            <w:pPr>
              <w:contextualSpacing/>
              <w:rPr>
                <w:rFonts w:eastAsia="Times New Roman" w:cstheme="minorHAnsi"/>
                <w:sz w:val="24"/>
                <w:szCs w:val="24"/>
              </w:rPr>
            </w:pPr>
            <w:r w:rsidRPr="00685484">
              <w:rPr>
                <w:rFonts w:eastAsia="Times New Roman" w:cstheme="minorHAnsi"/>
                <w:color w:val="000000"/>
                <w:sz w:val="18"/>
                <w:szCs w:val="18"/>
                <w:shd w:val="clear" w:color="auto" w:fill="E6E6E6"/>
              </w:rPr>
              <w:t>Warcraft Inspiration and Setting</w:t>
            </w:r>
          </w:p>
        </w:tc>
        <w:tc>
          <w:tcPr>
            <w:tcW w:w="0" w:type="auto"/>
            <w:hideMark/>
          </w:tcPr>
          <w:p w14:paraId="179C82F1" w14:textId="77777777" w:rsidR="00AB25EF" w:rsidRPr="00685484" w:rsidRDefault="00AB25EF">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685484">
              <w:rPr>
                <w:rFonts w:eastAsia="Times New Roman" w:cstheme="minorHAnsi"/>
                <w:color w:val="000000"/>
                <w:sz w:val="18"/>
                <w:szCs w:val="18"/>
                <w:shd w:val="clear" w:color="auto" w:fill="E6E6E6"/>
              </w:rPr>
              <w:t>Blizzard Entertainment Inc</w:t>
            </w:r>
            <w:r w:rsidR="00685484" w:rsidRPr="00685484">
              <w:rPr>
                <w:rFonts w:eastAsia="Times New Roman" w:cstheme="minorHAnsi"/>
                <w:color w:val="000000"/>
                <w:sz w:val="18"/>
                <w:szCs w:val="18"/>
                <w:shd w:val="clear" w:color="auto" w:fill="E6E6E6"/>
              </w:rPr>
              <w:t>.</w:t>
            </w:r>
          </w:p>
        </w:tc>
      </w:tr>
      <w:tr w:rsidR="00AB25EF" w:rsidRPr="000D5DB5" w14:paraId="38A329DF"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7D313E" w14:textId="77777777" w:rsidR="00AB25EF" w:rsidRPr="00685484" w:rsidRDefault="00AB25EF">
            <w:pPr>
              <w:contextualSpacing/>
              <w:rPr>
                <w:rFonts w:eastAsia="Times New Roman" w:cstheme="minorHAnsi"/>
                <w:sz w:val="24"/>
                <w:szCs w:val="24"/>
              </w:rPr>
            </w:pPr>
            <w:r w:rsidRPr="00685484">
              <w:rPr>
                <w:rFonts w:eastAsia="Times New Roman" w:cstheme="minorHAnsi"/>
                <w:color w:val="000000"/>
                <w:sz w:val="18"/>
                <w:szCs w:val="18"/>
              </w:rPr>
              <w:t xml:space="preserve">Contributors </w:t>
            </w:r>
          </w:p>
        </w:tc>
        <w:tc>
          <w:tcPr>
            <w:tcW w:w="0" w:type="auto"/>
            <w:hideMark/>
          </w:tcPr>
          <w:p w14:paraId="27D70332" w14:textId="77777777" w:rsidR="00AB25EF" w:rsidRPr="003744F3" w:rsidRDefault="00AB25EF">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3744F3">
              <w:rPr>
                <w:rFonts w:eastAsia="Times New Roman" w:cstheme="minorHAnsi"/>
                <w:color w:val="000000"/>
                <w:sz w:val="18"/>
                <w:szCs w:val="18"/>
              </w:rPr>
              <w:t xml:space="preserve">Mcgeneral, Big Mac, grimm, </w:t>
            </w:r>
            <w:r w:rsidR="00616F1A" w:rsidRPr="003744F3">
              <w:rPr>
                <w:rFonts w:eastAsia="Times New Roman" w:cstheme="minorHAnsi"/>
                <w:color w:val="000000"/>
                <w:sz w:val="18"/>
                <w:szCs w:val="18"/>
              </w:rPr>
              <w:t xml:space="preserve">Jimbob, </w:t>
            </w:r>
            <w:r w:rsidRPr="003744F3">
              <w:rPr>
                <w:rFonts w:eastAsia="Times New Roman" w:cstheme="minorHAnsi"/>
                <w:color w:val="000000"/>
                <w:sz w:val="18"/>
                <w:szCs w:val="18"/>
              </w:rPr>
              <w:t xml:space="preserve">pagnabros, </w:t>
            </w:r>
            <w:r w:rsidR="00616F1A" w:rsidRPr="003744F3">
              <w:rPr>
                <w:rFonts w:eastAsia="Times New Roman" w:cstheme="minorHAnsi"/>
                <w:color w:val="000000"/>
                <w:sz w:val="18"/>
                <w:szCs w:val="18"/>
              </w:rPr>
              <w:t xml:space="preserve">Neiven, </w:t>
            </w:r>
            <w:ins w:id="19" w:author="Admin" w:date="2020-10-21T18:11:00Z">
              <w:r w:rsidR="00240DD9">
                <w:rPr>
                  <w:rFonts w:eastAsia="Times New Roman" w:cstheme="minorHAnsi"/>
                  <w:color w:val="000000"/>
                  <w:sz w:val="18"/>
                  <w:szCs w:val="18"/>
                </w:rPr>
                <w:t xml:space="preserve">Crelore, </w:t>
              </w:r>
            </w:ins>
            <w:r w:rsidRPr="003744F3">
              <w:rPr>
                <w:rFonts w:eastAsia="Times New Roman" w:cstheme="minorHAnsi"/>
                <w:color w:val="000000"/>
                <w:sz w:val="18"/>
                <w:szCs w:val="18"/>
              </w:rPr>
              <w:t>as well as all the commenters on the Warcraft 5e thread on The Piazza</w:t>
            </w:r>
            <w:r w:rsidR="00685484" w:rsidRPr="003744F3">
              <w:rPr>
                <w:rFonts w:eastAsia="Times New Roman" w:cstheme="minorHAnsi"/>
                <w:color w:val="000000"/>
                <w:sz w:val="18"/>
                <w:szCs w:val="18"/>
              </w:rPr>
              <w:t xml:space="preserve"> and the Discord server</w:t>
            </w:r>
          </w:p>
          <w:p w14:paraId="7EA26FAD" w14:textId="77777777" w:rsidR="00616BA8" w:rsidRPr="003744F3" w:rsidRDefault="00E60A47">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3744F3">
              <w:rPr>
                <w:rFonts w:eastAsia="Times New Roman" w:cstheme="minorHAnsi"/>
                <w:b/>
                <w:bCs/>
                <w:color w:val="000000"/>
                <w:sz w:val="18"/>
                <w:szCs w:val="18"/>
              </w:rPr>
              <w:t xml:space="preserve">Discord Server: </w:t>
            </w:r>
            <w:hyperlink r:id="rId10" w:history="1">
              <w:r w:rsidR="00616BA8" w:rsidRPr="003744F3">
                <w:rPr>
                  <w:rStyle w:val="Hyperlink"/>
                  <w:sz w:val="18"/>
                  <w:szCs w:val="18"/>
                </w:rPr>
                <w:t>https://discord.gg/XntzQC8</w:t>
              </w:r>
            </w:hyperlink>
          </w:p>
        </w:tc>
      </w:tr>
    </w:tbl>
    <w:p w14:paraId="668A2ABF" w14:textId="77777777" w:rsidR="00AB25EF" w:rsidRPr="000D5DB5" w:rsidRDefault="00AB25EF">
      <w:pPr>
        <w:contextualSpacing/>
        <w:rPr>
          <w:rFonts w:eastAsia="Times New Roman" w:cstheme="minorHAnsi"/>
          <w:sz w:val="24"/>
          <w:szCs w:val="24"/>
        </w:rPr>
      </w:pPr>
    </w:p>
    <w:p w14:paraId="5D96E050" w14:textId="77777777" w:rsidR="00240DD9" w:rsidRDefault="00AB25EF">
      <w:pPr>
        <w:contextualSpacing/>
        <w:rPr>
          <w:ins w:id="20" w:author="Admin" w:date="2020-10-21T18:11:00Z"/>
          <w:rFonts w:eastAsia="Times New Roman" w:cstheme="minorHAnsi"/>
          <w:color w:val="000000"/>
          <w:sz w:val="18"/>
          <w:szCs w:val="18"/>
        </w:rPr>
      </w:pPr>
      <w:r w:rsidRPr="00CA52A0">
        <w:rPr>
          <w:rFonts w:eastAsia="Times New Roman" w:cstheme="minorHAnsi"/>
          <w:color w:val="000000"/>
          <w:sz w:val="18"/>
          <w:szCs w:val="18"/>
        </w:rPr>
        <w:t xml:space="preserve">This work is purely recreational, and is not intended to contest and/or derive any commercial benefit in any way, shape, or form from any Wizards of the Coast or Blizzard Entertainment products (the D&amp;D 5th Edition Roleplaying game, and product identities including but not limited to Warcraft, World of Warcraft, World of Warcraft: The Role-Playing Game; </w:t>
      </w:r>
      <w:r w:rsidRPr="00CA52A0">
        <w:rPr>
          <w:rFonts w:eastAsia="Times New Roman" w:cstheme="minorHAnsi"/>
          <w:color w:val="000000"/>
          <w:sz w:val="18"/>
          <w:szCs w:val="18"/>
        </w:rPr>
        <w:lastRenderedPageBreak/>
        <w:t>all text under the “Description” header of any creature, spell, magic item, artifact, or NPC listing; any elements of the Warcraft setting, including but not limited to capitalized names, names of artifacts, beings, characters, countries, creatures, geographic locations, gods, historic events, magic items, organizations, songs, and spells; any and all stories, storylines, plots, thematic elements, and dialogue; and all artwork, symbols, designs, depictions, illustrations, maps and cartography, likenesses, poses, logos, symbols, or graphic designs), and use of this is non-commercial in purpose, and appeal</w:t>
      </w:r>
      <w:r w:rsidR="00166030">
        <w:rPr>
          <w:rFonts w:eastAsia="Times New Roman" w:cstheme="minorHAnsi"/>
          <w:color w:val="000000"/>
          <w:sz w:val="18"/>
          <w:szCs w:val="18"/>
        </w:rPr>
        <w:t>s</w:t>
      </w:r>
      <w:r w:rsidRPr="00CA52A0">
        <w:rPr>
          <w:rFonts w:eastAsia="Times New Roman" w:cstheme="minorHAnsi"/>
          <w:color w:val="000000"/>
          <w:sz w:val="18"/>
          <w:szCs w:val="18"/>
        </w:rPr>
        <w:t xml:space="preserve"> to the ‘Fair Use’ intent of copyright infringement laws. </w:t>
      </w:r>
    </w:p>
    <w:p w14:paraId="002851BB" w14:textId="77777777" w:rsidR="00240DD9" w:rsidRDefault="00240DD9">
      <w:pPr>
        <w:spacing w:after="200" w:line="276" w:lineRule="auto"/>
        <w:rPr>
          <w:ins w:id="21" w:author="Admin" w:date="2020-10-21T18:11:00Z"/>
          <w:rFonts w:eastAsia="Times New Roman" w:cstheme="minorHAnsi"/>
          <w:color w:val="000000"/>
          <w:sz w:val="18"/>
          <w:szCs w:val="18"/>
        </w:rPr>
      </w:pPr>
      <w:ins w:id="22" w:author="Admin" w:date="2020-10-21T18:11:00Z">
        <w:r>
          <w:rPr>
            <w:rFonts w:eastAsia="Times New Roman" w:cstheme="minorHAnsi"/>
            <w:color w:val="000000"/>
            <w:sz w:val="18"/>
            <w:szCs w:val="18"/>
          </w:rPr>
          <w:br w:type="page"/>
        </w:r>
      </w:ins>
    </w:p>
    <w:p w14:paraId="25D41F4B" w14:textId="77777777" w:rsidR="006310FD" w:rsidDel="00240DD9" w:rsidRDefault="006310FD">
      <w:pPr>
        <w:contextualSpacing/>
        <w:rPr>
          <w:del w:id="23" w:author="Admin" w:date="2020-10-21T18:11:00Z"/>
          <w:rFonts w:eastAsia="Times New Roman" w:cstheme="minorHAnsi"/>
          <w:color w:val="000000"/>
          <w:sz w:val="18"/>
          <w:szCs w:val="18"/>
        </w:rPr>
        <w:sectPr w:rsidR="006310FD" w:rsidDel="00240DD9" w:rsidSect="00F00B80">
          <w:type w:val="continuous"/>
          <w:pgSz w:w="12240" w:h="15840"/>
          <w:pgMar w:top="1440" w:right="1800" w:bottom="1440" w:left="1800" w:header="708" w:footer="708" w:gutter="0"/>
          <w:cols w:space="708"/>
          <w:docGrid w:linePitch="360"/>
        </w:sectPr>
      </w:pPr>
    </w:p>
    <w:p w14:paraId="55C1481A" w14:textId="77777777" w:rsidR="00AB25EF" w:rsidRPr="000D5DB5" w:rsidRDefault="00AB25EF" w:rsidP="00F00B80">
      <w:pPr>
        <w:contextualSpacing/>
        <w:rPr>
          <w:rFonts w:eastAsia="Times New Roman" w:cstheme="minorHAnsi"/>
          <w:b/>
          <w:bCs/>
          <w:kern w:val="36"/>
          <w:sz w:val="48"/>
          <w:szCs w:val="48"/>
        </w:rPr>
      </w:pPr>
      <w:bookmarkStart w:id="24" w:name="_Toc509138698"/>
      <w:bookmarkStart w:id="25" w:name="_Toc526410591"/>
      <w:bookmarkStart w:id="26" w:name="_Toc526410873"/>
      <w:r w:rsidRPr="000D5DB5">
        <w:rPr>
          <w:rFonts w:eastAsia="Times New Roman" w:cstheme="minorHAnsi"/>
          <w:b/>
          <w:bCs/>
          <w:color w:val="1F4E79"/>
          <w:kern w:val="36"/>
          <w:sz w:val="36"/>
          <w:szCs w:val="36"/>
        </w:rPr>
        <w:lastRenderedPageBreak/>
        <w:t>Introduction</w:t>
      </w:r>
      <w:bookmarkEnd w:id="24"/>
      <w:bookmarkEnd w:id="25"/>
      <w:bookmarkEnd w:id="26"/>
    </w:p>
    <w:p w14:paraId="72F7FD16" w14:textId="77777777" w:rsidR="00AB25EF" w:rsidRDefault="00AB25EF">
      <w:pPr>
        <w:contextualSpacing/>
        <w:rPr>
          <w:rFonts w:eastAsia="Times New Roman" w:cstheme="minorHAnsi"/>
          <w:color w:val="000000"/>
        </w:rPr>
      </w:pPr>
      <w:r w:rsidRPr="000D5DB5">
        <w:rPr>
          <w:rFonts w:eastAsia="Times New Roman" w:cstheme="minorHAnsi"/>
          <w:color w:val="000000"/>
        </w:rPr>
        <w:t>The world of Warcraft has many special traits when converted to tabletop format. It has special naming conventions, languages, and an extensive lore.</w:t>
      </w:r>
      <w:r w:rsidR="001F25FA">
        <w:rPr>
          <w:rFonts w:eastAsia="Times New Roman" w:cstheme="minorHAnsi"/>
          <w:color w:val="000000"/>
        </w:rPr>
        <w:t xml:space="preserve"> </w:t>
      </w:r>
    </w:p>
    <w:p w14:paraId="2EB5278F" w14:textId="77777777" w:rsidR="006310FD" w:rsidRDefault="006310FD">
      <w:pPr>
        <w:contextualSpacing/>
        <w:rPr>
          <w:rFonts w:eastAsia="Times New Roman" w:cstheme="minorHAnsi"/>
          <w:color w:val="000000"/>
        </w:rPr>
      </w:pPr>
    </w:p>
    <w:p w14:paraId="76BB6872" w14:textId="77777777" w:rsidR="006310FD" w:rsidRDefault="006310FD">
      <w:pPr>
        <w:contextualSpacing/>
        <w:rPr>
          <w:rFonts w:eastAsia="Times New Roman" w:cstheme="minorHAnsi"/>
          <w:color w:val="000000"/>
        </w:rPr>
        <w:sectPr w:rsidR="006310FD" w:rsidSect="00F00B80">
          <w:type w:val="continuous"/>
          <w:pgSz w:w="12240" w:h="15840"/>
          <w:pgMar w:top="1440" w:right="1800" w:bottom="1440" w:left="1800" w:header="708" w:footer="708" w:gutter="0"/>
          <w:cols w:space="708"/>
          <w:docGrid w:linePitch="360"/>
        </w:sectPr>
      </w:pPr>
    </w:p>
    <w:p w14:paraId="0EA2D2E8"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lastRenderedPageBreak/>
        <w:t xml:space="preserve">Naming Conventions. </w:t>
      </w:r>
    </w:p>
    <w:p w14:paraId="1781BA91" w14:textId="77777777" w:rsidR="001F25FA" w:rsidRPr="000D5DB5" w:rsidRDefault="001F25FA" w:rsidP="00355362">
      <w:pPr>
        <w:contextualSpacing/>
        <w:rPr>
          <w:rFonts w:eastAsia="Times New Roman" w:cstheme="minorHAnsi"/>
          <w:sz w:val="24"/>
          <w:szCs w:val="24"/>
        </w:rPr>
      </w:pPr>
      <w:r w:rsidRPr="000D5DB5">
        <w:rPr>
          <w:rFonts w:eastAsia="Times New Roman" w:cstheme="minorHAnsi"/>
          <w:b/>
          <w:bCs/>
          <w:i/>
          <w:iCs/>
          <w:color w:val="000000"/>
        </w:rPr>
        <w:t>Old Name</w:t>
      </w:r>
      <w:r>
        <w:rPr>
          <w:rFonts w:eastAsia="Times New Roman" w:cstheme="minorHAnsi"/>
          <w:b/>
          <w:bCs/>
          <w:i/>
          <w:iCs/>
          <w:color w:val="000000"/>
        </w:rPr>
        <w:tab/>
      </w:r>
      <w:r w:rsidR="00355362">
        <w:rPr>
          <w:rFonts w:eastAsia="Times New Roman" w:cstheme="minorHAnsi"/>
          <w:b/>
          <w:bCs/>
          <w:i/>
          <w:iCs/>
          <w:color w:val="000000"/>
        </w:rPr>
        <w:tab/>
      </w:r>
      <w:r w:rsidRPr="000D5DB5">
        <w:rPr>
          <w:rFonts w:eastAsia="Times New Roman" w:cstheme="minorHAnsi"/>
          <w:b/>
          <w:bCs/>
          <w:i/>
          <w:iCs/>
          <w:color w:val="000000"/>
        </w:rPr>
        <w:t>New Name</w:t>
      </w:r>
    </w:p>
    <w:p w14:paraId="66DF0D90" w14:textId="77777777" w:rsidR="001F25FA" w:rsidRPr="000D5DB5" w:rsidRDefault="001F25FA">
      <w:pPr>
        <w:contextualSpacing/>
        <w:rPr>
          <w:rFonts w:eastAsia="Times New Roman" w:cstheme="minorHAnsi"/>
          <w:sz w:val="24"/>
          <w:szCs w:val="24"/>
        </w:rPr>
      </w:pPr>
      <w:r w:rsidRPr="000D5DB5">
        <w:rPr>
          <w:rFonts w:eastAsia="Times New Roman" w:cstheme="minorHAnsi"/>
          <w:color w:val="000000"/>
        </w:rPr>
        <w:t>Dexterity (Dex)</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Agility (Agi)</w:t>
      </w:r>
    </w:p>
    <w:p w14:paraId="161832B2" w14:textId="77777777" w:rsidR="001F25FA" w:rsidRPr="000D5DB5" w:rsidRDefault="001F25FA">
      <w:pPr>
        <w:contextualSpacing/>
        <w:rPr>
          <w:rFonts w:eastAsia="Times New Roman" w:cstheme="minorHAnsi"/>
          <w:sz w:val="24"/>
          <w:szCs w:val="24"/>
        </w:rPr>
      </w:pPr>
      <w:r w:rsidRPr="000D5DB5">
        <w:rPr>
          <w:rFonts w:eastAsia="Times New Roman" w:cstheme="minorHAnsi"/>
          <w:color w:val="000000"/>
        </w:rPr>
        <w:t>Wisdom (Wis)</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Spirit (Spi)</w:t>
      </w:r>
    </w:p>
    <w:p w14:paraId="395D80ED" w14:textId="77777777" w:rsidR="001F25FA" w:rsidRDefault="001F25FA">
      <w:pPr>
        <w:contextualSpacing/>
        <w:rPr>
          <w:rFonts w:eastAsia="Times New Roman" w:cstheme="minorHAnsi"/>
          <w:color w:val="000000"/>
        </w:rPr>
      </w:pPr>
      <w:r w:rsidRPr="000D5DB5">
        <w:rPr>
          <w:rFonts w:eastAsia="Times New Roman" w:cstheme="minorHAnsi"/>
          <w:color w:val="000000"/>
        </w:rPr>
        <w:t>Constitution (Con)</w:t>
      </w:r>
      <w:r>
        <w:rPr>
          <w:rFonts w:eastAsia="Times New Roman" w:cstheme="minorHAnsi"/>
          <w:color w:val="000000"/>
        </w:rPr>
        <w:tab/>
      </w:r>
      <w:r w:rsidRPr="000D5DB5">
        <w:rPr>
          <w:rFonts w:eastAsia="Times New Roman" w:cstheme="minorHAnsi"/>
          <w:color w:val="000000"/>
        </w:rPr>
        <w:t>Stamina (St</w:t>
      </w:r>
      <w:r>
        <w:rPr>
          <w:rFonts w:eastAsia="Times New Roman" w:cstheme="minorHAnsi"/>
          <w:color w:val="000000"/>
        </w:rPr>
        <w:t>a</w:t>
      </w:r>
      <w:r w:rsidRPr="000D5DB5">
        <w:rPr>
          <w:rFonts w:eastAsia="Times New Roman" w:cstheme="minorHAnsi"/>
          <w:color w:val="000000"/>
        </w:rPr>
        <w:t>)</w:t>
      </w:r>
    </w:p>
    <w:p w14:paraId="5327C8A8" w14:textId="77777777" w:rsidR="00864C72" w:rsidRDefault="00864C72">
      <w:pPr>
        <w:contextualSpacing/>
        <w:rPr>
          <w:rFonts w:eastAsia="Times New Roman" w:cstheme="minorHAnsi"/>
          <w:color w:val="000000"/>
        </w:rPr>
      </w:pPr>
      <w:r>
        <w:rPr>
          <w:rFonts w:eastAsia="Times New Roman" w:cstheme="minorHAnsi"/>
          <w:color w:val="000000"/>
        </w:rPr>
        <w:t>Very Rare (rarity)</w:t>
      </w:r>
      <w:r>
        <w:rPr>
          <w:rFonts w:eastAsia="Times New Roman" w:cstheme="minorHAnsi"/>
          <w:color w:val="000000"/>
        </w:rPr>
        <w:tab/>
        <w:t>Epic (rarity)</w:t>
      </w:r>
    </w:p>
    <w:p w14:paraId="3849B697" w14:textId="77777777" w:rsidR="0052682D" w:rsidRPr="000D5DB5" w:rsidRDefault="0052682D">
      <w:pPr>
        <w:contextualSpacing/>
        <w:rPr>
          <w:rFonts w:eastAsia="Times New Roman" w:cstheme="minorHAnsi"/>
          <w:sz w:val="24"/>
          <w:szCs w:val="24"/>
        </w:rPr>
      </w:pPr>
    </w:p>
    <w:p w14:paraId="7EEE855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Old Class </w:t>
      </w:r>
      <w:r w:rsidR="00CA52A0" w:rsidRPr="000D5DB5">
        <w:rPr>
          <w:rFonts w:eastAsia="Times New Roman" w:cstheme="minorHAnsi"/>
          <w:b/>
          <w:bCs/>
          <w:i/>
          <w:iCs/>
          <w:color w:val="000000"/>
        </w:rPr>
        <w:t>Names</w:t>
      </w:r>
      <w:r w:rsidR="00CA52A0">
        <w:rPr>
          <w:rFonts w:eastAsia="Times New Roman" w:cstheme="minorHAnsi"/>
          <w:b/>
          <w:bCs/>
          <w:i/>
          <w:iCs/>
          <w:color w:val="000000"/>
        </w:rPr>
        <w:tab/>
      </w:r>
      <w:r w:rsidRPr="000D5DB5">
        <w:rPr>
          <w:rFonts w:eastAsia="Times New Roman" w:cstheme="minorHAnsi"/>
          <w:b/>
          <w:bCs/>
          <w:i/>
          <w:iCs/>
          <w:color w:val="000000"/>
        </w:rPr>
        <w:t>New Class Names</w:t>
      </w:r>
    </w:p>
    <w:p w14:paraId="1F7F17B4" w14:textId="77777777" w:rsidR="00AB25EF" w:rsidRPr="000D5DB5" w:rsidRDefault="00CA52A0">
      <w:pPr>
        <w:contextualSpacing/>
        <w:rPr>
          <w:rFonts w:eastAsia="Times New Roman" w:cstheme="minorHAnsi"/>
          <w:sz w:val="24"/>
          <w:szCs w:val="24"/>
        </w:rPr>
      </w:pPr>
      <w:r w:rsidRPr="000D5DB5">
        <w:rPr>
          <w:rFonts w:eastAsia="Times New Roman" w:cstheme="minorHAnsi"/>
          <w:color w:val="000000"/>
        </w:rPr>
        <w:t>Cleric</w:t>
      </w:r>
      <w:r>
        <w:rPr>
          <w:rFonts w:eastAsia="Times New Roman" w:cstheme="minorHAnsi"/>
          <w:color w:val="000000"/>
        </w:rPr>
        <w:tab/>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Priest</w:t>
      </w:r>
    </w:p>
    <w:p w14:paraId="69BD22D7" w14:textId="77777777" w:rsidR="00AB25EF" w:rsidRPr="000D5DB5" w:rsidRDefault="00CA52A0">
      <w:pPr>
        <w:contextualSpacing/>
        <w:rPr>
          <w:rFonts w:eastAsia="Times New Roman" w:cstheme="minorHAnsi"/>
          <w:sz w:val="24"/>
          <w:szCs w:val="24"/>
        </w:rPr>
      </w:pPr>
      <w:r w:rsidRPr="000D5DB5">
        <w:rPr>
          <w:rFonts w:eastAsia="Times New Roman" w:cstheme="minorHAnsi"/>
          <w:color w:val="000000"/>
        </w:rPr>
        <w:t>Fighter</w:t>
      </w:r>
      <w:r>
        <w:rPr>
          <w:rFonts w:eastAsia="Times New Roman" w:cstheme="minorHAnsi"/>
          <w:color w:val="000000"/>
        </w:rPr>
        <w:tab/>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Warrior</w:t>
      </w:r>
    </w:p>
    <w:p w14:paraId="17EE72C4" w14:textId="77777777" w:rsidR="00AB25EF" w:rsidRPr="000D5DB5" w:rsidRDefault="00CA52A0">
      <w:pPr>
        <w:contextualSpacing/>
        <w:rPr>
          <w:rFonts w:eastAsia="Times New Roman" w:cstheme="minorHAnsi"/>
          <w:sz w:val="24"/>
          <w:szCs w:val="24"/>
        </w:rPr>
      </w:pPr>
      <w:r w:rsidRPr="000D5DB5">
        <w:rPr>
          <w:rFonts w:eastAsia="Times New Roman" w:cstheme="minorHAnsi"/>
          <w:color w:val="000000"/>
        </w:rPr>
        <w:t>Ranger</w:t>
      </w:r>
      <w:r>
        <w:rPr>
          <w:rFonts w:eastAsia="Times New Roman" w:cstheme="minorHAnsi"/>
          <w:color w:val="000000"/>
        </w:rPr>
        <w:tab/>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Hunter</w:t>
      </w:r>
    </w:p>
    <w:p w14:paraId="31B588D2" w14:textId="77777777" w:rsidR="00F07953" w:rsidRDefault="00E60A47">
      <w:pPr>
        <w:contextualSpacing/>
        <w:rPr>
          <w:rFonts w:eastAsia="Times New Roman" w:cstheme="minorHAnsi"/>
          <w:color w:val="000000"/>
        </w:rPr>
      </w:pPr>
      <w:r w:rsidRPr="000D5DB5">
        <w:rPr>
          <w:rFonts w:eastAsia="Times New Roman" w:cstheme="minorHAnsi"/>
          <w:color w:val="000000"/>
        </w:rPr>
        <w:t>Sorcerer</w:t>
      </w:r>
      <w:r w:rsidR="00CA52A0">
        <w:rPr>
          <w:rFonts w:eastAsia="Times New Roman" w:cstheme="minorHAnsi"/>
          <w:color w:val="000000"/>
        </w:rPr>
        <w:tab/>
      </w:r>
      <w:r w:rsidR="00CA52A0">
        <w:rPr>
          <w:rFonts w:eastAsia="Times New Roman" w:cstheme="minorHAnsi"/>
          <w:color w:val="000000"/>
        </w:rPr>
        <w:tab/>
      </w:r>
      <w:r w:rsidRPr="000D5DB5">
        <w:rPr>
          <w:rFonts w:eastAsia="Times New Roman" w:cstheme="minorHAnsi"/>
          <w:color w:val="000000"/>
        </w:rPr>
        <w:t>Warlock</w:t>
      </w:r>
    </w:p>
    <w:p w14:paraId="1C4E9BEF" w14:textId="77777777" w:rsidR="0052682D" w:rsidRPr="000D5DB5" w:rsidRDefault="0052682D">
      <w:pPr>
        <w:contextualSpacing/>
        <w:rPr>
          <w:rFonts w:eastAsia="Times New Roman" w:cstheme="minorHAnsi"/>
          <w:color w:val="000000"/>
        </w:rPr>
      </w:pPr>
    </w:p>
    <w:p w14:paraId="0EC0E9C8"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Old Spell </w:t>
      </w:r>
      <w:r w:rsidR="00CA52A0" w:rsidRPr="000D5DB5">
        <w:rPr>
          <w:rFonts w:eastAsia="Times New Roman" w:cstheme="minorHAnsi"/>
          <w:b/>
          <w:bCs/>
          <w:i/>
          <w:iCs/>
          <w:color w:val="000000"/>
        </w:rPr>
        <w:t>Names</w:t>
      </w:r>
      <w:r w:rsidR="00CA52A0">
        <w:rPr>
          <w:rFonts w:eastAsia="Times New Roman" w:cstheme="minorHAnsi"/>
          <w:b/>
          <w:bCs/>
          <w:i/>
          <w:iCs/>
          <w:color w:val="000000"/>
        </w:rPr>
        <w:tab/>
      </w:r>
      <w:r w:rsidRPr="000D5DB5">
        <w:rPr>
          <w:rFonts w:eastAsia="Times New Roman" w:cstheme="minorHAnsi"/>
          <w:b/>
          <w:bCs/>
          <w:i/>
          <w:iCs/>
          <w:color w:val="000000"/>
        </w:rPr>
        <w:t>New Spell Names</w:t>
      </w:r>
    </w:p>
    <w:p w14:paraId="19D55BD9" w14:textId="77777777" w:rsidR="00696738" w:rsidDel="00E95E1F" w:rsidRDefault="00AB25EF">
      <w:pPr>
        <w:contextualSpacing/>
        <w:rPr>
          <w:del w:id="27" w:author="Admin" w:date="2020-10-19T18:53:00Z"/>
          <w:rFonts w:eastAsia="Times New Roman" w:cstheme="minorHAnsi"/>
          <w:color w:val="000000"/>
        </w:rPr>
      </w:pPr>
      <w:del w:id="28" w:author="Admin" w:date="2020-10-19T18:53:00Z">
        <w:r w:rsidRPr="000D5DB5" w:rsidDel="00E95E1F">
          <w:rPr>
            <w:rFonts w:eastAsia="Times New Roman" w:cstheme="minorHAnsi"/>
            <w:color w:val="000000"/>
          </w:rPr>
          <w:delText xml:space="preserve">Cure </w:delText>
        </w:r>
        <w:r w:rsidR="00CA52A0" w:rsidRPr="000D5DB5" w:rsidDel="00E95E1F">
          <w:rPr>
            <w:rFonts w:eastAsia="Times New Roman" w:cstheme="minorHAnsi"/>
            <w:color w:val="000000"/>
          </w:rPr>
          <w:delText>Wounds</w:delText>
        </w:r>
        <w:r w:rsidR="00CA52A0" w:rsidDel="00E95E1F">
          <w:rPr>
            <w:rFonts w:eastAsia="Times New Roman" w:cstheme="minorHAnsi"/>
            <w:color w:val="000000"/>
          </w:rPr>
          <w:tab/>
        </w:r>
        <w:r w:rsidR="00CA52A0" w:rsidDel="00E95E1F">
          <w:rPr>
            <w:rFonts w:eastAsia="Times New Roman" w:cstheme="minorHAnsi"/>
            <w:color w:val="000000"/>
          </w:rPr>
          <w:tab/>
        </w:r>
        <w:r w:rsidRPr="000D5DB5" w:rsidDel="00E95E1F">
          <w:rPr>
            <w:rFonts w:eastAsia="Times New Roman" w:cstheme="minorHAnsi"/>
            <w:color w:val="000000"/>
          </w:rPr>
          <w:delText>Holy Light</w:delText>
        </w:r>
        <w:r w:rsidR="00A40221" w:rsidRPr="000D5DB5" w:rsidDel="00E95E1F">
          <w:rPr>
            <w:rFonts w:eastAsia="Times New Roman" w:cstheme="minorHAnsi"/>
            <w:color w:val="000000"/>
          </w:rPr>
          <w:delText xml:space="preserve"> </w:delText>
        </w:r>
      </w:del>
    </w:p>
    <w:p w14:paraId="29316488" w14:textId="77777777" w:rsidR="00BB1C1F" w:rsidRPr="000D5DB5" w:rsidDel="00E95E1F" w:rsidRDefault="00A40221" w:rsidP="00696738">
      <w:pPr>
        <w:ind w:left="1440" w:firstLine="720"/>
        <w:contextualSpacing/>
        <w:rPr>
          <w:del w:id="29" w:author="Admin" w:date="2020-10-19T18:53:00Z"/>
          <w:rFonts w:eastAsia="Times New Roman" w:cstheme="minorHAnsi"/>
          <w:color w:val="000000"/>
        </w:rPr>
      </w:pPr>
      <w:del w:id="30" w:author="Admin" w:date="2020-10-19T18:53:00Z">
        <w:r w:rsidRPr="000D5DB5" w:rsidDel="00E95E1F">
          <w:rPr>
            <w:rFonts w:eastAsia="Times New Roman" w:cstheme="minorHAnsi"/>
            <w:color w:val="000000"/>
          </w:rPr>
          <w:delText>(modified)</w:delText>
        </w:r>
      </w:del>
    </w:p>
    <w:p w14:paraId="66EA80E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Delayed </w:t>
      </w:r>
      <w:r w:rsidR="00CA52A0" w:rsidRPr="000D5DB5">
        <w:rPr>
          <w:rFonts w:eastAsia="Times New Roman" w:cstheme="minorHAnsi"/>
          <w:color w:val="000000"/>
        </w:rPr>
        <w:t>B</w:t>
      </w:r>
      <w:r w:rsidR="00CA52A0">
        <w:rPr>
          <w:rFonts w:eastAsia="Times New Roman" w:cstheme="minorHAnsi"/>
          <w:color w:val="000000"/>
        </w:rPr>
        <w:t>last</w:t>
      </w:r>
      <w:r w:rsidR="00CA52A0" w:rsidRPr="000D5DB5">
        <w:rPr>
          <w:rFonts w:eastAsia="Times New Roman" w:cstheme="minorHAnsi"/>
          <w:color w:val="000000"/>
        </w:rPr>
        <w:t xml:space="preserve"> Fireball</w:t>
      </w:r>
      <w:r w:rsidR="00CA52A0">
        <w:rPr>
          <w:rFonts w:eastAsia="Times New Roman" w:cstheme="minorHAnsi"/>
          <w:color w:val="000000"/>
        </w:rPr>
        <w:tab/>
      </w:r>
      <w:r w:rsidRPr="000D5DB5">
        <w:rPr>
          <w:rFonts w:eastAsia="Times New Roman" w:cstheme="minorHAnsi"/>
          <w:color w:val="000000"/>
        </w:rPr>
        <w:t>Pyroblast</w:t>
      </w:r>
      <w:r w:rsidR="00A40221" w:rsidRPr="000D5DB5">
        <w:rPr>
          <w:rFonts w:eastAsia="Times New Roman" w:cstheme="minorHAnsi"/>
          <w:color w:val="000000"/>
        </w:rPr>
        <w:t xml:space="preserve"> (modified)</w:t>
      </w:r>
    </w:p>
    <w:p w14:paraId="4D612E42" w14:textId="77777777" w:rsidR="00696738" w:rsidDel="00E95E1F" w:rsidRDefault="00AB25EF">
      <w:pPr>
        <w:contextualSpacing/>
        <w:rPr>
          <w:del w:id="31" w:author="Admin" w:date="2020-10-19T18:53:00Z"/>
          <w:rFonts w:eastAsia="Times New Roman" w:cstheme="minorHAnsi"/>
          <w:color w:val="000000"/>
        </w:rPr>
      </w:pPr>
      <w:del w:id="32" w:author="Admin" w:date="2020-10-19T18:53:00Z">
        <w:r w:rsidRPr="000D5DB5" w:rsidDel="00E95E1F">
          <w:rPr>
            <w:rFonts w:eastAsia="Times New Roman" w:cstheme="minorHAnsi"/>
            <w:color w:val="000000"/>
          </w:rPr>
          <w:delText>Healing Word</w:delText>
        </w:r>
        <w:r w:rsidR="00A471E1" w:rsidDel="00E95E1F">
          <w:rPr>
            <w:rFonts w:eastAsia="Times New Roman" w:cstheme="minorHAnsi"/>
            <w:color w:val="000000"/>
          </w:rPr>
          <w:tab/>
        </w:r>
        <w:r w:rsidR="00A471E1" w:rsidDel="00E95E1F">
          <w:rPr>
            <w:rFonts w:eastAsia="Times New Roman" w:cstheme="minorHAnsi"/>
            <w:color w:val="000000"/>
          </w:rPr>
          <w:tab/>
        </w:r>
        <w:r w:rsidRPr="000D5DB5" w:rsidDel="00E95E1F">
          <w:rPr>
            <w:rFonts w:eastAsia="Times New Roman" w:cstheme="minorHAnsi"/>
            <w:color w:val="000000"/>
          </w:rPr>
          <w:delText xml:space="preserve">Flash of Light </w:delText>
        </w:r>
      </w:del>
    </w:p>
    <w:p w14:paraId="24388739" w14:textId="77777777" w:rsidR="00AB25EF" w:rsidRPr="000D5DB5" w:rsidDel="00E95E1F" w:rsidRDefault="00A40221" w:rsidP="00696738">
      <w:pPr>
        <w:ind w:left="1440" w:firstLine="720"/>
        <w:contextualSpacing/>
        <w:rPr>
          <w:del w:id="33" w:author="Admin" w:date="2020-10-19T18:53:00Z"/>
          <w:rFonts w:eastAsia="Times New Roman" w:cstheme="minorHAnsi"/>
          <w:sz w:val="24"/>
          <w:szCs w:val="24"/>
        </w:rPr>
      </w:pPr>
      <w:del w:id="34" w:author="Admin" w:date="2020-10-19T18:53:00Z">
        <w:r w:rsidRPr="000D5DB5" w:rsidDel="00E95E1F">
          <w:rPr>
            <w:rFonts w:eastAsia="Times New Roman" w:cstheme="minorHAnsi"/>
            <w:color w:val="000000"/>
          </w:rPr>
          <w:delText>(modified)</w:delText>
        </w:r>
      </w:del>
    </w:p>
    <w:p w14:paraId="27A8691B" w14:textId="77777777" w:rsidR="00696738" w:rsidDel="00E95E1F" w:rsidRDefault="00A40221">
      <w:pPr>
        <w:contextualSpacing/>
        <w:rPr>
          <w:del w:id="35" w:author="Admin" w:date="2020-10-19T18:53:00Z"/>
          <w:rFonts w:eastAsia="Times New Roman" w:cstheme="minorHAnsi"/>
          <w:color w:val="000000"/>
        </w:rPr>
      </w:pPr>
      <w:del w:id="36" w:author="Admin" w:date="2020-10-19T18:53:00Z">
        <w:r w:rsidRPr="000D5DB5" w:rsidDel="00E95E1F">
          <w:rPr>
            <w:rFonts w:eastAsia="Times New Roman" w:cstheme="minorHAnsi"/>
            <w:color w:val="000000"/>
          </w:rPr>
          <w:delText>Inflict Wounds</w:delText>
        </w:r>
        <w:r w:rsidR="00A471E1" w:rsidDel="00E95E1F">
          <w:rPr>
            <w:rFonts w:eastAsia="Times New Roman" w:cstheme="minorHAnsi"/>
            <w:color w:val="000000"/>
          </w:rPr>
          <w:tab/>
        </w:r>
        <w:r w:rsidR="00A471E1" w:rsidDel="00E95E1F">
          <w:rPr>
            <w:rFonts w:eastAsia="Times New Roman" w:cstheme="minorHAnsi"/>
            <w:color w:val="000000"/>
          </w:rPr>
          <w:tab/>
        </w:r>
        <w:r w:rsidRPr="000D5DB5" w:rsidDel="00E95E1F">
          <w:rPr>
            <w:rFonts w:eastAsia="Times New Roman" w:cstheme="minorHAnsi"/>
            <w:color w:val="000000"/>
          </w:rPr>
          <w:delText xml:space="preserve">Death Coil </w:delText>
        </w:r>
      </w:del>
    </w:p>
    <w:p w14:paraId="02D4EAA8" w14:textId="77777777" w:rsidR="00A40221" w:rsidRPr="000D5DB5" w:rsidDel="00E95E1F" w:rsidRDefault="00A40221" w:rsidP="00696738">
      <w:pPr>
        <w:ind w:left="1440" w:firstLine="720"/>
        <w:contextualSpacing/>
        <w:rPr>
          <w:del w:id="37" w:author="Admin" w:date="2020-10-19T18:53:00Z"/>
          <w:rFonts w:eastAsia="Times New Roman" w:cstheme="minorHAnsi"/>
          <w:sz w:val="24"/>
          <w:szCs w:val="24"/>
        </w:rPr>
      </w:pPr>
      <w:del w:id="38" w:author="Admin" w:date="2020-10-19T18:53:00Z">
        <w:r w:rsidRPr="000D5DB5" w:rsidDel="00E95E1F">
          <w:rPr>
            <w:rFonts w:eastAsia="Times New Roman" w:cstheme="minorHAnsi"/>
            <w:color w:val="000000"/>
          </w:rPr>
          <w:delText>(modified)</w:delText>
        </w:r>
      </w:del>
    </w:p>
    <w:p w14:paraId="3D3AEB33" w14:textId="77777777" w:rsidR="00AB25EF" w:rsidRPr="00134BC3" w:rsidRDefault="00AB25EF">
      <w:pPr>
        <w:contextualSpacing/>
        <w:rPr>
          <w:rFonts w:eastAsia="Times New Roman" w:cstheme="minorHAnsi"/>
          <w:color w:val="000000"/>
        </w:rPr>
      </w:pPr>
      <w:r w:rsidRPr="000D5DB5">
        <w:rPr>
          <w:rFonts w:eastAsia="Times New Roman" w:cstheme="minorHAnsi"/>
          <w:color w:val="000000"/>
        </w:rPr>
        <w:t xml:space="preserve">Magic </w:t>
      </w:r>
      <w:r w:rsidR="00CA52A0" w:rsidRPr="000D5DB5">
        <w:rPr>
          <w:rFonts w:eastAsia="Times New Roman" w:cstheme="minorHAnsi"/>
          <w:color w:val="000000"/>
        </w:rPr>
        <w:t>Missile</w:t>
      </w:r>
      <w:r w:rsidR="00CA52A0">
        <w:rPr>
          <w:rFonts w:eastAsia="Times New Roman" w:cstheme="minorHAnsi"/>
          <w:color w:val="000000"/>
        </w:rPr>
        <w:tab/>
      </w:r>
      <w:r w:rsidR="00CA52A0">
        <w:rPr>
          <w:rFonts w:eastAsia="Times New Roman" w:cstheme="minorHAnsi"/>
          <w:color w:val="000000"/>
        </w:rPr>
        <w:tab/>
      </w:r>
      <w:r w:rsidRPr="000D5DB5">
        <w:rPr>
          <w:rFonts w:eastAsia="Times New Roman" w:cstheme="minorHAnsi"/>
          <w:color w:val="000000"/>
        </w:rPr>
        <w:t>Arcane Missile</w:t>
      </w:r>
    </w:p>
    <w:p w14:paraId="185DD7E7" w14:textId="77777777" w:rsidR="00696738" w:rsidRDefault="00AB25EF">
      <w:pPr>
        <w:contextualSpacing/>
        <w:rPr>
          <w:rFonts w:eastAsia="Times New Roman" w:cstheme="minorHAnsi"/>
          <w:color w:val="000000"/>
        </w:rPr>
      </w:pPr>
      <w:r w:rsidRPr="000D5DB5">
        <w:rPr>
          <w:rFonts w:eastAsia="Times New Roman" w:cstheme="minorHAnsi"/>
          <w:color w:val="000000"/>
        </w:rPr>
        <w:t xml:space="preserve">Magic </w:t>
      </w:r>
      <w:r w:rsidR="00CA52A0" w:rsidRPr="000D5DB5">
        <w:rPr>
          <w:rFonts w:eastAsia="Times New Roman" w:cstheme="minorHAnsi"/>
          <w:color w:val="000000"/>
        </w:rPr>
        <w:t>Jar</w:t>
      </w:r>
      <w:r w:rsidR="00CA52A0">
        <w:rPr>
          <w:rFonts w:eastAsia="Times New Roman" w:cstheme="minorHAnsi"/>
          <w:color w:val="000000"/>
        </w:rPr>
        <w:tab/>
      </w:r>
      <w:r w:rsidR="00CA52A0">
        <w:rPr>
          <w:rFonts w:eastAsia="Times New Roman" w:cstheme="minorHAnsi"/>
          <w:color w:val="000000"/>
        </w:rPr>
        <w:tab/>
      </w:r>
      <w:r w:rsidRPr="000D5DB5">
        <w:rPr>
          <w:rFonts w:eastAsia="Times New Roman" w:cstheme="minorHAnsi"/>
          <w:color w:val="000000"/>
        </w:rPr>
        <w:t>Possession</w:t>
      </w:r>
    </w:p>
    <w:p w14:paraId="63307143" w14:textId="77777777" w:rsidR="00AB25EF" w:rsidRPr="00134BC3" w:rsidRDefault="00696738" w:rsidP="00696738">
      <w:pPr>
        <w:ind w:left="1440" w:firstLine="720"/>
        <w:contextualSpacing/>
        <w:rPr>
          <w:rFonts w:eastAsia="Times New Roman" w:cstheme="minorHAnsi"/>
          <w:color w:val="000000"/>
        </w:rPr>
      </w:pPr>
      <w:r w:rsidRPr="000D5DB5">
        <w:rPr>
          <w:rFonts w:eastAsia="Times New Roman" w:cstheme="minorHAnsi"/>
          <w:color w:val="000000"/>
        </w:rPr>
        <w:t>(modified)</w:t>
      </w:r>
    </w:p>
    <w:p w14:paraId="547607F5" w14:textId="77777777" w:rsidR="00E52138" w:rsidRPr="00134BC3" w:rsidRDefault="00E52138">
      <w:pPr>
        <w:contextualSpacing/>
        <w:rPr>
          <w:rFonts w:eastAsia="Times New Roman" w:cstheme="minorHAnsi"/>
          <w:color w:val="000000"/>
        </w:rPr>
      </w:pPr>
      <w:r w:rsidRPr="00134BC3">
        <w:rPr>
          <w:rFonts w:eastAsia="Times New Roman" w:cstheme="minorHAnsi"/>
          <w:color w:val="000000"/>
        </w:rPr>
        <w:t>Mordenkainen’s Sword</w:t>
      </w:r>
      <w:r w:rsidRPr="00134BC3">
        <w:rPr>
          <w:rFonts w:eastAsia="Times New Roman" w:cstheme="minorHAnsi"/>
          <w:color w:val="000000"/>
        </w:rPr>
        <w:tab/>
        <w:t>Arcane Sword</w:t>
      </w:r>
    </w:p>
    <w:p w14:paraId="4F1C1C11" w14:textId="77777777" w:rsidR="00A40221" w:rsidRPr="000D5DB5" w:rsidRDefault="00A40221">
      <w:pPr>
        <w:contextualSpacing/>
        <w:rPr>
          <w:rFonts w:eastAsia="Times New Roman" w:cstheme="minorHAnsi"/>
          <w:color w:val="000000"/>
        </w:rPr>
      </w:pPr>
      <w:r w:rsidRPr="000D5DB5">
        <w:rPr>
          <w:rFonts w:eastAsia="Times New Roman" w:cstheme="minorHAnsi"/>
          <w:color w:val="000000"/>
        </w:rPr>
        <w:t>Ray of Frost</w:t>
      </w:r>
      <w:r w:rsidR="00CA52A0">
        <w:rPr>
          <w:rFonts w:eastAsia="Times New Roman" w:cstheme="minorHAnsi"/>
          <w:color w:val="000000"/>
        </w:rPr>
        <w:tab/>
      </w:r>
      <w:r w:rsidR="00CA52A0">
        <w:rPr>
          <w:rFonts w:eastAsia="Times New Roman" w:cstheme="minorHAnsi"/>
          <w:color w:val="000000"/>
        </w:rPr>
        <w:tab/>
      </w:r>
      <w:r w:rsidRPr="000D5DB5">
        <w:rPr>
          <w:rFonts w:eastAsia="Times New Roman" w:cstheme="minorHAnsi"/>
          <w:color w:val="000000"/>
        </w:rPr>
        <w:t>Frost</w:t>
      </w:r>
      <w:r w:rsidR="00E449A4" w:rsidRPr="000D5DB5">
        <w:rPr>
          <w:rFonts w:eastAsia="Times New Roman" w:cstheme="minorHAnsi"/>
          <w:color w:val="000000"/>
        </w:rPr>
        <w:t xml:space="preserve"> Bolt</w:t>
      </w:r>
    </w:p>
    <w:p w14:paraId="046D9EC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Sacred </w:t>
      </w:r>
      <w:r w:rsidR="00CA52A0" w:rsidRPr="000D5DB5">
        <w:rPr>
          <w:rFonts w:eastAsia="Times New Roman" w:cstheme="minorHAnsi"/>
          <w:color w:val="000000"/>
        </w:rPr>
        <w:t>Flame</w:t>
      </w:r>
      <w:r w:rsidR="00CA52A0">
        <w:rPr>
          <w:rFonts w:eastAsia="Times New Roman" w:cstheme="minorHAnsi"/>
          <w:color w:val="000000"/>
        </w:rPr>
        <w:tab/>
      </w:r>
      <w:r w:rsidR="00CA52A0">
        <w:rPr>
          <w:rFonts w:eastAsia="Times New Roman" w:cstheme="minorHAnsi"/>
          <w:color w:val="000000"/>
        </w:rPr>
        <w:tab/>
      </w:r>
      <w:r w:rsidRPr="000D5DB5">
        <w:rPr>
          <w:rFonts w:eastAsia="Times New Roman" w:cstheme="minorHAnsi"/>
          <w:color w:val="000000"/>
        </w:rPr>
        <w:t>Smite</w:t>
      </w:r>
    </w:p>
    <w:p w14:paraId="7C701F23" w14:textId="77777777" w:rsidR="00AB25EF" w:rsidRPr="000D5DB5" w:rsidDel="00752E53" w:rsidRDefault="00CA52A0">
      <w:pPr>
        <w:contextualSpacing/>
        <w:rPr>
          <w:del w:id="39" w:author="Admin" w:date="2021-02-13T18:41:00Z"/>
          <w:rFonts w:eastAsia="Times New Roman" w:cstheme="minorHAnsi"/>
          <w:color w:val="000000"/>
        </w:rPr>
      </w:pPr>
      <w:del w:id="40" w:author="Admin" w:date="2021-02-13T18:41:00Z">
        <w:r w:rsidRPr="000D5DB5" w:rsidDel="00752E53">
          <w:rPr>
            <w:rFonts w:eastAsia="Times New Roman" w:cstheme="minorHAnsi"/>
            <w:color w:val="000000"/>
          </w:rPr>
          <w:delText>Thunderwave</w:delText>
        </w:r>
        <w:r w:rsidDel="00752E53">
          <w:rPr>
            <w:rFonts w:eastAsia="Times New Roman" w:cstheme="minorHAnsi"/>
            <w:color w:val="000000"/>
          </w:rPr>
          <w:tab/>
        </w:r>
        <w:r w:rsidDel="00752E53">
          <w:rPr>
            <w:rFonts w:eastAsia="Times New Roman" w:cstheme="minorHAnsi"/>
            <w:color w:val="000000"/>
          </w:rPr>
          <w:tab/>
        </w:r>
        <w:r w:rsidR="00AB25EF" w:rsidRPr="000D5DB5" w:rsidDel="00752E53">
          <w:rPr>
            <w:rFonts w:eastAsia="Times New Roman" w:cstheme="minorHAnsi"/>
            <w:color w:val="000000"/>
          </w:rPr>
          <w:delText>Thunderstorm</w:delText>
        </w:r>
      </w:del>
    </w:p>
    <w:p w14:paraId="7467776D" w14:textId="77777777" w:rsidR="00E52138" w:rsidRPr="000D5DB5" w:rsidRDefault="00E52138">
      <w:pPr>
        <w:contextualSpacing/>
        <w:rPr>
          <w:rFonts w:eastAsia="Times New Roman" w:cstheme="minorHAnsi"/>
          <w:color w:val="000000"/>
        </w:rPr>
      </w:pPr>
    </w:p>
    <w:p w14:paraId="405D7839" w14:textId="77777777" w:rsidR="00E76B78" w:rsidRDefault="00E76B78">
      <w:pPr>
        <w:contextualSpacing/>
        <w:rPr>
          <w:ins w:id="41" w:author="Admin" w:date="2021-03-22T12:24:00Z"/>
          <w:rFonts w:eastAsia="Times New Roman" w:cstheme="minorHAnsi"/>
          <w:color w:val="000000"/>
        </w:rPr>
      </w:pPr>
      <w:ins w:id="42" w:author="Admin" w:date="2021-03-22T12:24:00Z">
        <w:r>
          <w:rPr>
            <w:rFonts w:eastAsia="Times New Roman" w:cstheme="minorHAnsi"/>
            <w:color w:val="000000"/>
          </w:rPr>
          <w:t xml:space="preserve">In some cases, a spell has a name known for a certain class (such as the warlock’s shadow bolt being known as void bolt for priests), in which case the name is unchanged but the </w:t>
        </w:r>
      </w:ins>
      <w:ins w:id="43" w:author="Admin" w:date="2021-03-22T12:25:00Z">
        <w:r>
          <w:rPr>
            <w:rFonts w:eastAsia="Times New Roman" w:cstheme="minorHAnsi"/>
            <w:color w:val="000000"/>
          </w:rPr>
          <w:t xml:space="preserve">newer is referred to in Chapter 11. </w:t>
        </w:r>
      </w:ins>
    </w:p>
    <w:p w14:paraId="5CDA04A3" w14:textId="77777777" w:rsidR="00E52138" w:rsidRPr="000D5DB5" w:rsidRDefault="00E52138">
      <w:pPr>
        <w:contextualSpacing/>
        <w:rPr>
          <w:rFonts w:eastAsia="Times New Roman" w:cstheme="minorHAnsi"/>
          <w:sz w:val="24"/>
          <w:szCs w:val="24"/>
        </w:rPr>
      </w:pPr>
      <w:r w:rsidRPr="000D5DB5">
        <w:rPr>
          <w:rFonts w:eastAsia="Times New Roman" w:cstheme="minorHAnsi"/>
          <w:color w:val="000000"/>
        </w:rPr>
        <w:t>Spells not included in the above list that include their inventor’s name (Bigby’s Hand, Evard’s Black Tentacles) excises the inventor</w:t>
      </w:r>
      <w:r w:rsidR="00791D2E">
        <w:rPr>
          <w:rFonts w:eastAsia="Times New Roman" w:cstheme="minorHAnsi"/>
          <w:color w:val="000000"/>
        </w:rPr>
        <w:t>’s name</w:t>
      </w:r>
      <w:r w:rsidRPr="000D5DB5">
        <w:rPr>
          <w:rFonts w:eastAsia="Times New Roman" w:cstheme="minorHAnsi"/>
          <w:color w:val="000000"/>
        </w:rPr>
        <w:t xml:space="preserve"> (Hand, Black Tentacles, etc.)</w:t>
      </w:r>
      <w:r w:rsidR="0067414E">
        <w:rPr>
          <w:rFonts w:eastAsia="Times New Roman" w:cstheme="minorHAnsi"/>
          <w:color w:val="000000"/>
        </w:rPr>
        <w:t xml:space="preserve">, as detailed in Chapter 11. </w:t>
      </w:r>
    </w:p>
    <w:p w14:paraId="32F0CA91" w14:textId="77777777" w:rsidR="00AB25EF" w:rsidRPr="000D5DB5" w:rsidRDefault="00AB25EF">
      <w:pPr>
        <w:contextualSpacing/>
        <w:rPr>
          <w:rFonts w:eastAsia="Times New Roman" w:cstheme="minorHAnsi"/>
          <w:sz w:val="24"/>
          <w:szCs w:val="24"/>
        </w:rPr>
      </w:pPr>
    </w:p>
    <w:p w14:paraId="5A97DEFC" w14:textId="77777777" w:rsidR="0093746C" w:rsidRPr="000D5DB5" w:rsidRDefault="00AB25EF">
      <w:pPr>
        <w:contextualSpacing/>
        <w:rPr>
          <w:rFonts w:eastAsia="Times New Roman" w:cstheme="minorHAnsi"/>
          <w:color w:val="000000"/>
        </w:rPr>
      </w:pPr>
      <w:r w:rsidRPr="000D5DB5">
        <w:rPr>
          <w:rFonts w:eastAsia="Times New Roman" w:cstheme="minorHAnsi"/>
          <w:b/>
          <w:bCs/>
          <w:color w:val="000000"/>
        </w:rPr>
        <w:t>Magic</w:t>
      </w:r>
      <w:r w:rsidR="0093746C" w:rsidRPr="000D5DB5">
        <w:rPr>
          <w:rFonts w:eastAsia="Times New Roman" w:cstheme="minorHAnsi"/>
          <w:b/>
          <w:bCs/>
          <w:color w:val="000000"/>
        </w:rPr>
        <w:t xml:space="preserve"> and Mana</w:t>
      </w:r>
      <w:r w:rsidRPr="000D5DB5">
        <w:rPr>
          <w:rFonts w:eastAsia="Times New Roman" w:cstheme="minorHAnsi"/>
          <w:b/>
          <w:bCs/>
          <w:color w:val="000000"/>
        </w:rPr>
        <w:t xml:space="preserve">. </w:t>
      </w:r>
      <w:r w:rsidRPr="000D5DB5">
        <w:rPr>
          <w:rFonts w:eastAsia="Times New Roman" w:cstheme="minorHAnsi"/>
          <w:color w:val="000000"/>
        </w:rPr>
        <w:t xml:space="preserve">Some spells are changed in function or name. All such spells are referred to with their new names, rather than their old names. </w:t>
      </w:r>
    </w:p>
    <w:p w14:paraId="0F52603D" w14:textId="77777777" w:rsidR="00AB25EF" w:rsidRDefault="00AB25EF" w:rsidP="00166030">
      <w:pPr>
        <w:contextualSpacing/>
        <w:rPr>
          <w:rFonts w:eastAsia="Times New Roman" w:cstheme="minorHAnsi"/>
          <w:color w:val="000000"/>
        </w:rPr>
      </w:pPr>
      <w:r w:rsidRPr="000D5DB5">
        <w:rPr>
          <w:rFonts w:eastAsia="Times New Roman" w:cstheme="minorHAnsi"/>
          <w:color w:val="000000"/>
        </w:rPr>
        <w:lastRenderedPageBreak/>
        <w:t xml:space="preserve">Mana and </w:t>
      </w:r>
      <w:r w:rsidR="008A4877">
        <w:rPr>
          <w:rFonts w:eastAsia="Times New Roman" w:cstheme="minorHAnsi"/>
          <w:color w:val="000000"/>
        </w:rPr>
        <w:t xml:space="preserve">prepared </w:t>
      </w:r>
      <w:r w:rsidRPr="000D5DB5">
        <w:rPr>
          <w:rFonts w:eastAsia="Times New Roman" w:cstheme="minorHAnsi"/>
          <w:color w:val="000000"/>
        </w:rPr>
        <w:t xml:space="preserve">spells </w:t>
      </w:r>
      <w:r w:rsidR="008A4877">
        <w:rPr>
          <w:rFonts w:eastAsia="Times New Roman" w:cstheme="minorHAnsi"/>
          <w:color w:val="000000"/>
        </w:rPr>
        <w:t xml:space="preserve">are </w:t>
      </w:r>
      <w:r w:rsidRPr="000D5DB5">
        <w:rPr>
          <w:rFonts w:eastAsia="Times New Roman" w:cstheme="minorHAnsi"/>
          <w:color w:val="000000"/>
        </w:rPr>
        <w:t xml:space="preserve">also used as a core magic system, not spell slots. Mana restores over time, while resting, by drinking certain potions, and </w:t>
      </w:r>
      <w:r w:rsidR="008A4877">
        <w:rPr>
          <w:rFonts w:eastAsia="Times New Roman" w:cstheme="minorHAnsi"/>
          <w:color w:val="000000"/>
        </w:rPr>
        <w:t xml:space="preserve">by using </w:t>
      </w:r>
      <w:r w:rsidRPr="000D5DB5">
        <w:rPr>
          <w:rFonts w:eastAsia="Times New Roman" w:cstheme="minorHAnsi"/>
          <w:color w:val="000000"/>
        </w:rPr>
        <w:t xml:space="preserve">certain abilities. </w:t>
      </w:r>
      <w:r w:rsidR="00A42967">
        <w:rPr>
          <w:rFonts w:eastAsia="Times New Roman" w:cstheme="minorHAnsi"/>
          <w:color w:val="000000"/>
        </w:rPr>
        <w:t xml:space="preserve">This is detailed further under chapter 10. </w:t>
      </w:r>
    </w:p>
    <w:p w14:paraId="6642ACD8" w14:textId="77777777" w:rsidR="00CA52A0" w:rsidRPr="000D5DB5" w:rsidRDefault="00CA52A0">
      <w:pPr>
        <w:contextualSpacing/>
        <w:rPr>
          <w:rFonts w:eastAsia="Times New Roman" w:cstheme="minorHAnsi"/>
          <w:sz w:val="24"/>
          <w:szCs w:val="24"/>
        </w:rPr>
      </w:pPr>
    </w:p>
    <w:p w14:paraId="26EDCC8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Classes. </w:t>
      </w:r>
      <w:r w:rsidRPr="000D5DB5">
        <w:rPr>
          <w:rFonts w:eastAsia="Times New Roman" w:cstheme="minorHAnsi"/>
          <w:color w:val="000000"/>
        </w:rPr>
        <w:t xml:space="preserve">As detailed below, some classes gain different abilities to better synergize with the mana system, while others are renamed as above. </w:t>
      </w:r>
    </w:p>
    <w:p w14:paraId="0BCB829A" w14:textId="77777777" w:rsidR="00AB25EF" w:rsidRPr="000D5DB5" w:rsidRDefault="00AB25EF">
      <w:pPr>
        <w:contextualSpacing/>
        <w:rPr>
          <w:rFonts w:eastAsia="Times New Roman" w:cstheme="minorHAnsi"/>
          <w:sz w:val="24"/>
          <w:szCs w:val="24"/>
        </w:rPr>
      </w:pPr>
    </w:p>
    <w:p w14:paraId="195E0C97" w14:textId="77777777" w:rsidR="00AB25EF" w:rsidRDefault="00CA52A0" w:rsidP="00761B2F">
      <w:pPr>
        <w:contextualSpacing/>
        <w:rPr>
          <w:rFonts w:eastAsia="Times New Roman" w:cstheme="minorHAnsi"/>
          <w:color w:val="000000"/>
        </w:rPr>
      </w:pPr>
      <w:r>
        <w:rPr>
          <w:rFonts w:eastAsia="Times New Roman" w:cstheme="minorHAnsi"/>
          <w:b/>
          <w:bCs/>
          <w:color w:val="000000"/>
        </w:rPr>
        <w:t>C</w:t>
      </w:r>
      <w:r w:rsidRPr="000D5DB5">
        <w:rPr>
          <w:rFonts w:eastAsia="Times New Roman" w:cstheme="minorHAnsi"/>
          <w:b/>
          <w:bCs/>
          <w:color w:val="000000"/>
        </w:rPr>
        <w:t xml:space="preserve">orporeality </w:t>
      </w:r>
      <w:r w:rsidR="00AB25EF" w:rsidRPr="000D5DB5">
        <w:rPr>
          <w:rFonts w:eastAsia="Times New Roman" w:cstheme="minorHAnsi"/>
          <w:b/>
          <w:bCs/>
          <w:color w:val="000000"/>
        </w:rPr>
        <w:t xml:space="preserve">and Etherealness. </w:t>
      </w:r>
      <w:r w:rsidR="00AB25EF" w:rsidRPr="000D5DB5">
        <w:rPr>
          <w:rFonts w:eastAsia="Times New Roman" w:cstheme="minorHAnsi"/>
          <w:color w:val="000000"/>
        </w:rPr>
        <w:t xml:space="preserve">The Warcraft universe does not transit into the ethereal plane present in other settings, and thus all ethereal movement is incorporeal movement instead. </w:t>
      </w:r>
    </w:p>
    <w:p w14:paraId="4815AAA3" w14:textId="77777777" w:rsidR="006E3F8B" w:rsidRDefault="00AB25EF">
      <w:pPr>
        <w:rPr>
          <w:rFonts w:eastAsia="Times New Roman" w:cstheme="minorHAnsi"/>
          <w:color w:val="000000"/>
        </w:rPr>
      </w:pPr>
      <w:r w:rsidRPr="000D5DB5">
        <w:rPr>
          <w:rFonts w:eastAsia="Times New Roman" w:cstheme="minorHAnsi"/>
          <w:color w:val="000000"/>
        </w:rPr>
        <w:t xml:space="preserve">Incorporeal creatures gain damage resistance to all </w:t>
      </w:r>
      <w:del w:id="44" w:author="Admin" w:date="2021-03-22T12:25:00Z">
        <w:r w:rsidR="00A007C9" w:rsidRPr="000D5DB5" w:rsidDel="00E76B78">
          <w:rPr>
            <w:rFonts w:eastAsia="Times New Roman" w:cstheme="minorHAnsi"/>
            <w:color w:val="000000"/>
          </w:rPr>
          <w:delText>non-</w:delText>
        </w:r>
        <w:r w:rsidRPr="000D5DB5" w:rsidDel="00E76B78">
          <w:rPr>
            <w:rFonts w:eastAsia="Times New Roman" w:cstheme="minorHAnsi"/>
            <w:color w:val="000000"/>
          </w:rPr>
          <w:delText xml:space="preserve">magical weapons, and resistance to </w:delText>
        </w:r>
      </w:del>
      <w:ins w:id="45" w:author="Admin" w:date="2021-03-22T12:25:00Z">
        <w:r w:rsidR="00E76B78">
          <w:rPr>
            <w:rFonts w:eastAsia="Times New Roman" w:cstheme="minorHAnsi"/>
            <w:color w:val="000000"/>
          </w:rPr>
          <w:t xml:space="preserve">physical and elemental damage, but not magic damage </w:t>
        </w:r>
      </w:ins>
      <w:del w:id="46" w:author="Admin" w:date="2021-03-22T12:25:00Z">
        <w:r w:rsidRPr="000D5DB5" w:rsidDel="00E76B78">
          <w:rPr>
            <w:rFonts w:eastAsia="Times New Roman" w:cstheme="minorHAnsi"/>
            <w:color w:val="000000"/>
          </w:rPr>
          <w:delText xml:space="preserve">all energy types except </w:delText>
        </w:r>
      </w:del>
      <w:ins w:id="47" w:author="Admin" w:date="2021-03-22T12:25:00Z">
        <w:r w:rsidR="00E76B78">
          <w:rPr>
            <w:rFonts w:eastAsia="Times New Roman" w:cstheme="minorHAnsi"/>
            <w:color w:val="000000"/>
          </w:rPr>
          <w:t>(</w:t>
        </w:r>
      </w:ins>
      <w:r w:rsidR="00B77552" w:rsidRPr="000D5DB5">
        <w:rPr>
          <w:rFonts w:eastAsia="Times New Roman" w:cstheme="minorHAnsi"/>
          <w:color w:val="000000"/>
        </w:rPr>
        <w:t>arcane</w:t>
      </w:r>
      <w:r w:rsidRPr="000D5DB5">
        <w:rPr>
          <w:rFonts w:eastAsia="Times New Roman" w:cstheme="minorHAnsi"/>
          <w:color w:val="000000"/>
        </w:rPr>
        <w:t xml:space="preserve">, </w:t>
      </w:r>
      <w:r w:rsidR="00B77552" w:rsidRPr="000D5DB5">
        <w:rPr>
          <w:rFonts w:eastAsia="Times New Roman" w:cstheme="minorHAnsi"/>
          <w:color w:val="000000"/>
        </w:rPr>
        <w:t>holy</w:t>
      </w:r>
      <w:r w:rsidRPr="000D5DB5">
        <w:rPr>
          <w:rFonts w:eastAsia="Times New Roman" w:cstheme="minorHAnsi"/>
          <w:color w:val="000000"/>
        </w:rPr>
        <w:t xml:space="preserve">, </w:t>
      </w:r>
      <w:del w:id="48" w:author="Admin" w:date="2021-03-22T12:25:00Z">
        <w:r w:rsidR="00B77552" w:rsidRPr="000D5DB5" w:rsidDel="00E76B78">
          <w:rPr>
            <w:rFonts w:eastAsia="Times New Roman" w:cstheme="minorHAnsi"/>
            <w:color w:val="000000"/>
          </w:rPr>
          <w:delText>shadow</w:delText>
        </w:r>
        <w:r w:rsidR="00A007C9" w:rsidRPr="000D5DB5" w:rsidDel="00E76B78">
          <w:rPr>
            <w:rFonts w:eastAsia="Times New Roman" w:cstheme="minorHAnsi"/>
            <w:color w:val="000000"/>
          </w:rPr>
          <w:delText xml:space="preserve">, </w:delText>
        </w:r>
        <w:r w:rsidRPr="000D5DB5" w:rsidDel="00E76B78">
          <w:rPr>
            <w:rFonts w:eastAsia="Times New Roman" w:cstheme="minorHAnsi"/>
            <w:color w:val="000000"/>
          </w:rPr>
          <w:delText xml:space="preserve">and </w:delText>
        </w:r>
      </w:del>
      <w:r w:rsidR="00B77552" w:rsidRPr="000D5DB5">
        <w:rPr>
          <w:rFonts w:eastAsia="Times New Roman" w:cstheme="minorHAnsi"/>
          <w:color w:val="000000"/>
        </w:rPr>
        <w:t>fel</w:t>
      </w:r>
      <w:ins w:id="49" w:author="Admin" w:date="2021-03-22T12:25:00Z">
        <w:r w:rsidR="00E76B78">
          <w:rPr>
            <w:rFonts w:eastAsia="Times New Roman" w:cstheme="minorHAnsi"/>
            <w:color w:val="000000"/>
          </w:rPr>
          <w:t>, shadow, and thunder)</w:t>
        </w:r>
      </w:ins>
      <w:r w:rsidRPr="000D5DB5">
        <w:rPr>
          <w:rFonts w:eastAsia="Times New Roman" w:cstheme="minorHAnsi"/>
          <w:color w:val="000000"/>
        </w:rPr>
        <w:t xml:space="preserve">. They may also go through solid objects such as walls (treating movement as difficult terrain), but take 5 (1d10) </w:t>
      </w:r>
      <w:r w:rsidR="00E07702">
        <w:rPr>
          <w:rFonts w:eastAsia="Times New Roman" w:cstheme="minorHAnsi"/>
          <w:color w:val="000000"/>
        </w:rPr>
        <w:t>a</w:t>
      </w:r>
      <w:r w:rsidRPr="000D5DB5">
        <w:rPr>
          <w:rFonts w:eastAsia="Times New Roman" w:cstheme="minorHAnsi"/>
          <w:color w:val="000000"/>
        </w:rPr>
        <w:t xml:space="preserve">rcane damage if ending their turn within one. They are also naturally invisible, but are not naturally silent. They cannot attack non incorporeal creatures or cast spells, but may handle force effects as normal (such as by pushing, casting force spells, or attacking with force weapons). Force </w:t>
      </w:r>
      <w:r w:rsidR="00E07702">
        <w:rPr>
          <w:rFonts w:eastAsia="Times New Roman" w:cstheme="minorHAnsi"/>
          <w:color w:val="000000"/>
        </w:rPr>
        <w:t>effects</w:t>
      </w:r>
      <w:r w:rsidRPr="000D5DB5">
        <w:rPr>
          <w:rFonts w:eastAsia="Times New Roman" w:cstheme="minorHAnsi"/>
          <w:color w:val="000000"/>
        </w:rPr>
        <w:t xml:space="preserve"> prevent incorporeal creatures to pass through them</w:t>
      </w:r>
      <w:r w:rsidR="006E3F8B">
        <w:rPr>
          <w:rFonts w:eastAsia="Times New Roman" w:cstheme="minorHAnsi"/>
          <w:color w:val="000000"/>
        </w:rPr>
        <w:t>.</w:t>
      </w:r>
    </w:p>
    <w:p w14:paraId="02400862" w14:textId="77777777" w:rsidR="006E3F8B" w:rsidRDefault="006E3F8B">
      <w:pPr>
        <w:rPr>
          <w:rFonts w:eastAsia="Times New Roman" w:cstheme="minorHAnsi"/>
          <w:color w:val="000000"/>
        </w:rPr>
      </w:pPr>
    </w:p>
    <w:p w14:paraId="6D8E50EB" w14:textId="77777777" w:rsidR="006E3F8B" w:rsidRDefault="006E3F8B" w:rsidP="006E3F8B">
      <w:pPr>
        <w:contextualSpacing/>
        <w:rPr>
          <w:rFonts w:eastAsia="Times New Roman" w:cstheme="minorHAnsi"/>
          <w:color w:val="000000"/>
        </w:rPr>
      </w:pPr>
      <w:del w:id="50" w:author="Admin" w:date="2021-03-22T12:26:00Z">
        <w:r w:rsidRPr="000D5DB5" w:rsidDel="00E76B78">
          <w:rPr>
            <w:rFonts w:eastAsia="Times New Roman" w:cstheme="minorHAnsi"/>
            <w:b/>
            <w:bCs/>
            <w:color w:val="000000"/>
          </w:rPr>
          <w:delText xml:space="preserve">Energy </w:delText>
        </w:r>
      </w:del>
      <w:ins w:id="51" w:author="Admin" w:date="2021-03-22T12:26:00Z">
        <w:r w:rsidR="00E76B78">
          <w:rPr>
            <w:rFonts w:eastAsia="Times New Roman" w:cstheme="minorHAnsi"/>
            <w:b/>
            <w:bCs/>
            <w:color w:val="000000"/>
          </w:rPr>
          <w:t xml:space="preserve">Damage </w:t>
        </w:r>
      </w:ins>
      <w:r w:rsidRPr="000D5DB5">
        <w:rPr>
          <w:rFonts w:eastAsia="Times New Roman" w:cstheme="minorHAnsi"/>
          <w:b/>
          <w:bCs/>
          <w:color w:val="000000"/>
        </w:rPr>
        <w:t xml:space="preserve">Types. </w:t>
      </w:r>
      <w:r w:rsidRPr="000D5DB5">
        <w:rPr>
          <w:rFonts w:eastAsia="Times New Roman" w:cstheme="minorHAnsi"/>
          <w:color w:val="000000"/>
        </w:rPr>
        <w:t xml:space="preserve">Besides the normal damage descriptors in 5e D&amp;D, the Warcraft universe has an additional damage type: Fel, which is channeled by demonic power and is inherently destructive and corruptive. It also differs in naming existing descriptors. </w:t>
      </w:r>
    </w:p>
    <w:p w14:paraId="07C345DB" w14:textId="77777777" w:rsidR="006E3F8B" w:rsidRDefault="006E3F8B">
      <w:pPr>
        <w:contextualSpacing/>
        <w:rPr>
          <w:rFonts w:eastAsia="Times New Roman" w:cstheme="minorHAnsi"/>
          <w:color w:val="000000"/>
        </w:rPr>
      </w:pPr>
      <w:del w:id="52" w:author="Admin" w:date="2021-03-22T12:26:00Z">
        <w:r w:rsidDel="00E76B78">
          <w:rPr>
            <w:rFonts w:eastAsia="Times New Roman" w:cstheme="minorHAnsi"/>
            <w:color w:val="000000"/>
          </w:rPr>
          <w:delText xml:space="preserve">This </w:delText>
        </w:r>
      </w:del>
      <w:ins w:id="53" w:author="Admin" w:date="2021-03-22T12:26:00Z">
        <w:r w:rsidR="00E76B78">
          <w:rPr>
            <w:rFonts w:eastAsia="Times New Roman" w:cstheme="minorHAnsi"/>
            <w:color w:val="000000"/>
          </w:rPr>
          <w:t xml:space="preserve">Damage types </w:t>
        </w:r>
      </w:ins>
      <w:del w:id="54" w:author="Admin" w:date="2021-03-22T12:26:00Z">
        <w:r w:rsidDel="00E76B78">
          <w:rPr>
            <w:rFonts w:eastAsia="Times New Roman" w:cstheme="minorHAnsi"/>
            <w:color w:val="000000"/>
          </w:rPr>
          <w:delText xml:space="preserve">is </w:delText>
        </w:r>
      </w:del>
      <w:ins w:id="55" w:author="Admin" w:date="2021-03-22T12:26:00Z">
        <w:r w:rsidR="00E76B78">
          <w:rPr>
            <w:rFonts w:eastAsia="Times New Roman" w:cstheme="minorHAnsi"/>
            <w:color w:val="000000"/>
          </w:rPr>
          <w:t xml:space="preserve">are </w:t>
        </w:r>
      </w:ins>
      <w:r>
        <w:rPr>
          <w:rFonts w:eastAsia="Times New Roman" w:cstheme="minorHAnsi"/>
          <w:color w:val="000000"/>
        </w:rPr>
        <w:t xml:space="preserve">detailed under Chapter 9. </w:t>
      </w:r>
    </w:p>
    <w:p w14:paraId="695B9E20" w14:textId="77777777" w:rsidR="006E3F8B" w:rsidRPr="000D5DB5" w:rsidRDefault="006E3F8B" w:rsidP="006E3F8B">
      <w:pPr>
        <w:contextualSpacing/>
        <w:rPr>
          <w:rFonts w:eastAsia="Times New Roman" w:cstheme="minorHAnsi"/>
          <w:color w:val="000000"/>
        </w:rPr>
      </w:pPr>
    </w:p>
    <w:p w14:paraId="7ACE1AF9" w14:textId="77777777" w:rsidR="006E3F8B" w:rsidRDefault="006E3F8B">
      <w:pPr>
        <w:rPr>
          <w:rFonts w:eastAsia="Times New Roman" w:cstheme="minorHAnsi"/>
          <w:color w:val="000000"/>
        </w:rPr>
      </w:pPr>
    </w:p>
    <w:p w14:paraId="4FEDAB22" w14:textId="77777777" w:rsidR="006619F7" w:rsidRPr="00674F70" w:rsidRDefault="006619F7">
      <w:pPr>
        <w:rPr>
          <w:rFonts w:eastAsia="Times New Roman" w:cstheme="minorHAnsi"/>
          <w:sz w:val="24"/>
          <w:szCs w:val="24"/>
        </w:rPr>
      </w:pPr>
      <w:r w:rsidRPr="00674F70">
        <w:rPr>
          <w:rFonts w:eastAsia="Times New Roman" w:cstheme="minorHAnsi"/>
          <w:sz w:val="24"/>
          <w:szCs w:val="24"/>
        </w:rPr>
        <w:br w:type="page"/>
      </w:r>
    </w:p>
    <w:p w14:paraId="6BCB07BF" w14:textId="77777777" w:rsidR="006310FD" w:rsidRDefault="006310FD">
      <w:pPr>
        <w:contextualSpacing/>
        <w:outlineLvl w:val="0"/>
        <w:rPr>
          <w:rFonts w:eastAsia="Times New Roman" w:cstheme="minorHAnsi"/>
          <w:b/>
          <w:bCs/>
          <w:color w:val="1F4E79"/>
          <w:kern w:val="36"/>
          <w:sz w:val="36"/>
          <w:szCs w:val="36"/>
        </w:rPr>
        <w:sectPr w:rsidR="006310FD" w:rsidSect="006310FD">
          <w:type w:val="continuous"/>
          <w:pgSz w:w="12240" w:h="15840"/>
          <w:pgMar w:top="1440" w:right="1800" w:bottom="1440" w:left="1800" w:header="708" w:footer="708" w:gutter="0"/>
          <w:cols w:num="2" w:space="708"/>
          <w:docGrid w:linePitch="360"/>
        </w:sectPr>
      </w:pPr>
      <w:bookmarkStart w:id="56" w:name="_Toc509138705"/>
    </w:p>
    <w:p w14:paraId="66F526C4" w14:textId="77777777" w:rsidR="006310FD" w:rsidRDefault="006310FD">
      <w:pPr>
        <w:contextualSpacing/>
        <w:outlineLvl w:val="0"/>
        <w:rPr>
          <w:rFonts w:eastAsia="Times New Roman" w:cstheme="minorHAnsi"/>
          <w:b/>
          <w:bCs/>
          <w:color w:val="1F4E79"/>
          <w:kern w:val="36"/>
          <w:sz w:val="36"/>
          <w:szCs w:val="36"/>
        </w:rPr>
      </w:pPr>
      <w:bookmarkStart w:id="57" w:name="_Toc526410874"/>
      <w:bookmarkStart w:id="58" w:name="_Toc54196352"/>
      <w:r>
        <w:rPr>
          <w:rFonts w:eastAsia="Times New Roman" w:cstheme="minorHAnsi"/>
          <w:b/>
          <w:bCs/>
          <w:color w:val="1F4E79"/>
          <w:kern w:val="36"/>
          <w:sz w:val="36"/>
          <w:szCs w:val="36"/>
        </w:rPr>
        <w:lastRenderedPageBreak/>
        <w:t>Contents</w:t>
      </w:r>
      <w:bookmarkEnd w:id="57"/>
      <w:bookmarkEnd w:id="58"/>
    </w:p>
    <w:p w14:paraId="65DD1B1F" w14:textId="77777777" w:rsidR="006310FD" w:rsidRDefault="006310FD" w:rsidP="006310FD">
      <w:pPr>
        <w:pStyle w:val="TOCHeading"/>
        <w:sectPr w:rsidR="006310FD" w:rsidSect="00F00B80">
          <w:type w:val="continuous"/>
          <w:pgSz w:w="12240" w:h="15840"/>
          <w:pgMar w:top="1440" w:right="1800" w:bottom="1440" w:left="1800" w:header="708" w:footer="708" w:gutter="0"/>
          <w:cols w:space="708"/>
          <w:docGrid w:linePitch="360"/>
        </w:sectPr>
      </w:pPr>
    </w:p>
    <w:sdt>
      <w:sdtPr>
        <w:id w:val="1886908543"/>
        <w:docPartObj>
          <w:docPartGallery w:val="Table of Contents"/>
          <w:docPartUnique/>
        </w:docPartObj>
      </w:sdtPr>
      <w:sdtEndPr>
        <w:rPr>
          <w:b/>
          <w:bCs/>
          <w:noProof/>
        </w:rPr>
      </w:sdtEndPr>
      <w:sdtContent>
        <w:p w14:paraId="6E666002" w14:textId="77777777" w:rsidR="00240DD9" w:rsidRDefault="006310FD">
          <w:pPr>
            <w:pStyle w:val="TOC3"/>
            <w:tabs>
              <w:tab w:val="right" w:leader="dot" w:pos="3956"/>
            </w:tabs>
            <w:spacing w:after="0"/>
            <w:rPr>
              <w:ins w:id="59" w:author="Admin" w:date="2020-10-21T18:12:00Z"/>
              <w:rFonts w:asciiTheme="minorHAnsi" w:eastAsiaTheme="minorEastAsia" w:hAnsiTheme="minorHAnsi"/>
              <w:noProof/>
            </w:rPr>
            <w:pPrChange w:id="60" w:author="Admin" w:date="2020-10-21T18:12:00Z">
              <w:pPr>
                <w:pStyle w:val="TOC3"/>
                <w:tabs>
                  <w:tab w:val="right" w:leader="dot" w:pos="3956"/>
                </w:tabs>
              </w:pPr>
            </w:pPrChange>
          </w:pPr>
          <w:r>
            <w:rPr>
              <w:b/>
              <w:bCs/>
              <w:noProof/>
            </w:rPr>
            <w:fldChar w:fldCharType="begin"/>
          </w:r>
          <w:r>
            <w:rPr>
              <w:b/>
              <w:bCs/>
              <w:noProof/>
            </w:rPr>
            <w:instrText xml:space="preserve"> TOC \o "1-3" \h \z \u </w:instrText>
          </w:r>
          <w:r>
            <w:rPr>
              <w:b/>
              <w:bCs/>
              <w:noProof/>
            </w:rPr>
            <w:fldChar w:fldCharType="separate"/>
          </w:r>
          <w:ins w:id="61" w:author="Admin" w:date="2020-10-21T18:12:00Z">
            <w:r w:rsidR="00240DD9" w:rsidRPr="003D5B36">
              <w:rPr>
                <w:rStyle w:val="Hyperlink"/>
                <w:noProof/>
              </w:rPr>
              <w:fldChar w:fldCharType="begin"/>
            </w:r>
            <w:r w:rsidR="00240DD9" w:rsidRPr="003D5B36">
              <w:rPr>
                <w:rStyle w:val="Hyperlink"/>
                <w:noProof/>
              </w:rPr>
              <w:instrText xml:space="preserve"> </w:instrText>
            </w:r>
            <w:r w:rsidR="00240DD9">
              <w:rPr>
                <w:noProof/>
              </w:rPr>
              <w:instrText>HYPERLINK \l "_Toc54196350"</w:instrText>
            </w:r>
            <w:r w:rsidR="00240DD9" w:rsidRPr="003D5B36">
              <w:rPr>
                <w:rStyle w:val="Hyperlink"/>
                <w:noProof/>
              </w:rPr>
              <w:instrText xml:space="preserve"> </w:instrText>
            </w:r>
            <w:r w:rsidR="00240DD9" w:rsidRPr="003D5B36">
              <w:rPr>
                <w:rStyle w:val="Hyperlink"/>
                <w:noProof/>
              </w:rPr>
              <w:fldChar w:fldCharType="separate"/>
            </w:r>
            <w:r w:rsidR="00240DD9" w:rsidRPr="003D5B36">
              <w:rPr>
                <w:rStyle w:val="Hyperlink"/>
                <w:smallCaps/>
                <w:noProof/>
              </w:rPr>
              <w:t>5e RPG Conversion</w:t>
            </w:r>
            <w:r w:rsidR="00240DD9">
              <w:rPr>
                <w:noProof/>
                <w:webHidden/>
              </w:rPr>
              <w:tab/>
            </w:r>
            <w:r w:rsidR="00240DD9">
              <w:rPr>
                <w:noProof/>
                <w:webHidden/>
              </w:rPr>
              <w:fldChar w:fldCharType="begin"/>
            </w:r>
            <w:r w:rsidR="00240DD9">
              <w:rPr>
                <w:noProof/>
                <w:webHidden/>
              </w:rPr>
              <w:instrText xml:space="preserve"> PAGEREF _Toc54196350 \h </w:instrText>
            </w:r>
          </w:ins>
          <w:r w:rsidR="00240DD9">
            <w:rPr>
              <w:noProof/>
              <w:webHidden/>
            </w:rPr>
          </w:r>
          <w:r w:rsidR="00240DD9">
            <w:rPr>
              <w:noProof/>
              <w:webHidden/>
            </w:rPr>
            <w:fldChar w:fldCharType="separate"/>
          </w:r>
          <w:ins w:id="62" w:author="Admin" w:date="2020-10-21T18:16:00Z">
            <w:r w:rsidR="00CB1695">
              <w:rPr>
                <w:noProof/>
                <w:webHidden/>
              </w:rPr>
              <w:t>1</w:t>
            </w:r>
          </w:ins>
          <w:ins w:id="63" w:author="Admin" w:date="2020-10-21T18:12:00Z">
            <w:r w:rsidR="00240DD9">
              <w:rPr>
                <w:noProof/>
                <w:webHidden/>
              </w:rPr>
              <w:fldChar w:fldCharType="end"/>
            </w:r>
            <w:r w:rsidR="00240DD9" w:rsidRPr="003D5B36">
              <w:rPr>
                <w:rStyle w:val="Hyperlink"/>
                <w:noProof/>
              </w:rPr>
              <w:fldChar w:fldCharType="end"/>
            </w:r>
          </w:ins>
        </w:p>
        <w:p w14:paraId="687E0E35" w14:textId="77777777" w:rsidR="00240DD9" w:rsidRDefault="00240DD9">
          <w:pPr>
            <w:pStyle w:val="TOC3"/>
            <w:tabs>
              <w:tab w:val="right" w:leader="dot" w:pos="3956"/>
            </w:tabs>
            <w:spacing w:after="0"/>
            <w:rPr>
              <w:ins w:id="64" w:author="Admin" w:date="2020-10-21T18:12:00Z"/>
              <w:rFonts w:asciiTheme="minorHAnsi" w:eastAsiaTheme="minorEastAsia" w:hAnsiTheme="minorHAnsi"/>
              <w:noProof/>
            </w:rPr>
            <w:pPrChange w:id="65" w:author="Admin" w:date="2020-10-21T18:12:00Z">
              <w:pPr>
                <w:pStyle w:val="TOC3"/>
                <w:tabs>
                  <w:tab w:val="right" w:leader="dot" w:pos="3956"/>
                </w:tabs>
              </w:pPr>
            </w:pPrChange>
          </w:pPr>
          <w:ins w:id="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"_Toc54196351"</w:instrText>
            </w:r>
            <w:r w:rsidRPr="003D5B36">
              <w:rPr>
                <w:rStyle w:val="Hyperlink"/>
                <w:noProof/>
              </w:rPr>
              <w:instrText xml:space="preserve"> </w:instrText>
            </w:r>
            <w:r w:rsidRPr="003D5B36">
              <w:rPr>
                <w:rStyle w:val="Hyperlink"/>
                <w:noProof/>
              </w:rPr>
              <w:fldChar w:fldCharType="separate"/>
            </w:r>
            <w:r w:rsidRPr="003D5B36">
              <w:rPr>
                <w:rStyle w:val="Hyperlink"/>
                <w:noProof/>
              </w:rPr>
              <w:t>Credits</w:t>
            </w:r>
            <w:r>
              <w:rPr>
                <w:noProof/>
                <w:webHidden/>
              </w:rPr>
              <w:tab/>
            </w:r>
            <w:r>
              <w:rPr>
                <w:noProof/>
                <w:webHidden/>
              </w:rPr>
              <w:fldChar w:fldCharType="begin"/>
            </w:r>
            <w:r>
              <w:rPr>
                <w:noProof/>
                <w:webHidden/>
              </w:rPr>
              <w:instrText xml:space="preserve"> PAGEREF _Toc54196351 \h </w:instrText>
            </w:r>
          </w:ins>
          <w:r>
            <w:rPr>
              <w:noProof/>
              <w:webHidden/>
            </w:rPr>
          </w:r>
          <w:r>
            <w:rPr>
              <w:noProof/>
              <w:webHidden/>
            </w:rPr>
            <w:fldChar w:fldCharType="separate"/>
          </w:r>
          <w:ins w:id="67" w:author="Admin" w:date="2020-10-21T18:16:00Z">
            <w:r w:rsidR="00CB1695">
              <w:rPr>
                <w:noProof/>
                <w:webHidden/>
              </w:rPr>
              <w:t>1</w:t>
            </w:r>
          </w:ins>
          <w:ins w:id="68" w:author="Admin" w:date="2020-10-21T18:12:00Z">
            <w:r>
              <w:rPr>
                <w:noProof/>
                <w:webHidden/>
              </w:rPr>
              <w:fldChar w:fldCharType="end"/>
            </w:r>
            <w:r w:rsidRPr="003D5B36">
              <w:rPr>
                <w:rStyle w:val="Hyperlink"/>
                <w:noProof/>
              </w:rPr>
              <w:fldChar w:fldCharType="end"/>
            </w:r>
          </w:ins>
        </w:p>
        <w:p w14:paraId="46F3ED3B" w14:textId="77777777" w:rsidR="00240DD9" w:rsidRDefault="00240DD9">
          <w:pPr>
            <w:pStyle w:val="TOC1"/>
            <w:tabs>
              <w:tab w:val="right" w:leader="dot" w:pos="3956"/>
            </w:tabs>
            <w:spacing w:after="0"/>
            <w:rPr>
              <w:ins w:id="69" w:author="Admin" w:date="2020-10-21T18:12:00Z"/>
              <w:rFonts w:asciiTheme="minorHAnsi" w:eastAsiaTheme="minorEastAsia" w:hAnsiTheme="minorHAnsi"/>
              <w:noProof/>
            </w:rPr>
            <w:pPrChange w:id="70" w:author="Admin" w:date="2020-10-21T18:12:00Z">
              <w:pPr>
                <w:pStyle w:val="TOC1"/>
                <w:tabs>
                  <w:tab w:val="right" w:leader="dot" w:pos="3956"/>
                </w:tabs>
              </w:pPr>
            </w:pPrChange>
          </w:pPr>
          <w:ins w:id="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"_Toc54196352"</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Contents</w:t>
            </w:r>
            <w:r>
              <w:rPr>
                <w:noProof/>
                <w:webHidden/>
              </w:rPr>
              <w:tab/>
            </w:r>
            <w:r>
              <w:rPr>
                <w:noProof/>
                <w:webHidden/>
              </w:rPr>
              <w:fldChar w:fldCharType="begin"/>
            </w:r>
            <w:r>
              <w:rPr>
                <w:noProof/>
                <w:webHidden/>
              </w:rPr>
              <w:instrText xml:space="preserve"> PAGEREF _Toc54196352 \h </w:instrText>
            </w:r>
          </w:ins>
          <w:r>
            <w:rPr>
              <w:noProof/>
              <w:webHidden/>
            </w:rPr>
          </w:r>
          <w:r>
            <w:rPr>
              <w:noProof/>
              <w:webHidden/>
            </w:rPr>
            <w:fldChar w:fldCharType="separate"/>
          </w:r>
          <w:ins w:id="72" w:author="Admin" w:date="2020-10-21T18:16:00Z">
            <w:r w:rsidR="00CB1695">
              <w:rPr>
                <w:noProof/>
                <w:webHidden/>
              </w:rPr>
              <w:t>4</w:t>
            </w:r>
          </w:ins>
          <w:ins w:id="73" w:author="Admin" w:date="2020-10-21T18:12:00Z">
            <w:r>
              <w:rPr>
                <w:noProof/>
                <w:webHidden/>
              </w:rPr>
              <w:fldChar w:fldCharType="end"/>
            </w:r>
            <w:r w:rsidRPr="003D5B36">
              <w:rPr>
                <w:rStyle w:val="Hyperlink"/>
                <w:noProof/>
              </w:rPr>
              <w:fldChar w:fldCharType="end"/>
            </w:r>
          </w:ins>
        </w:p>
        <w:p w14:paraId="16E0D271" w14:textId="77777777" w:rsidR="00240DD9" w:rsidRDefault="00240DD9">
          <w:pPr>
            <w:pStyle w:val="TOC1"/>
            <w:tabs>
              <w:tab w:val="right" w:leader="dot" w:pos="3956"/>
            </w:tabs>
            <w:spacing w:after="0"/>
            <w:rPr>
              <w:ins w:id="74" w:author="Admin" w:date="2020-10-21T18:12:00Z"/>
              <w:rFonts w:asciiTheme="minorHAnsi" w:eastAsiaTheme="minorEastAsia" w:hAnsiTheme="minorHAnsi"/>
              <w:noProof/>
            </w:rPr>
            <w:pPrChange w:id="75" w:author="Admin" w:date="2020-10-21T18:12:00Z">
              <w:pPr>
                <w:pStyle w:val="TOC1"/>
                <w:tabs>
                  <w:tab w:val="right" w:leader="dot" w:pos="3956"/>
                </w:tabs>
              </w:pPr>
            </w:pPrChange>
          </w:pPr>
          <w:ins w:id="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"_Toc54196353"</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1: Step-by-Step Characters</w:t>
            </w:r>
            <w:r>
              <w:rPr>
                <w:noProof/>
                <w:webHidden/>
              </w:rPr>
              <w:tab/>
            </w:r>
            <w:r>
              <w:rPr>
                <w:noProof/>
                <w:webHidden/>
              </w:rPr>
              <w:fldChar w:fldCharType="begin"/>
            </w:r>
            <w:r>
              <w:rPr>
                <w:noProof/>
                <w:webHidden/>
              </w:rPr>
              <w:instrText xml:space="preserve"> PAGEREF _Toc54196353 \h </w:instrText>
            </w:r>
          </w:ins>
          <w:r>
            <w:rPr>
              <w:noProof/>
              <w:webHidden/>
            </w:rPr>
          </w:r>
          <w:r>
            <w:rPr>
              <w:noProof/>
              <w:webHidden/>
            </w:rPr>
            <w:fldChar w:fldCharType="separate"/>
          </w:r>
          <w:ins w:id="77" w:author="Admin" w:date="2020-10-21T18:16:00Z">
            <w:r w:rsidR="00CB1695">
              <w:rPr>
                <w:noProof/>
                <w:webHidden/>
              </w:rPr>
              <w:t>6</w:t>
            </w:r>
          </w:ins>
          <w:ins w:id="78" w:author="Admin" w:date="2020-10-21T18:12:00Z">
            <w:r>
              <w:rPr>
                <w:noProof/>
                <w:webHidden/>
              </w:rPr>
              <w:fldChar w:fldCharType="end"/>
            </w:r>
            <w:r w:rsidRPr="003D5B36">
              <w:rPr>
                <w:rStyle w:val="Hyperlink"/>
                <w:noProof/>
              </w:rPr>
              <w:fldChar w:fldCharType="end"/>
            </w:r>
          </w:ins>
        </w:p>
        <w:p w14:paraId="49F60301" w14:textId="77777777" w:rsidR="00240DD9" w:rsidRDefault="00240DD9">
          <w:pPr>
            <w:pStyle w:val="TOC2"/>
            <w:tabs>
              <w:tab w:val="right" w:leader="dot" w:pos="3956"/>
            </w:tabs>
            <w:spacing w:after="0"/>
            <w:rPr>
              <w:ins w:id="79" w:author="Admin" w:date="2020-10-21T18:12:00Z"/>
              <w:rFonts w:asciiTheme="minorHAnsi" w:eastAsiaTheme="minorEastAsia" w:hAnsiTheme="minorHAnsi"/>
              <w:noProof/>
            </w:rPr>
            <w:pPrChange w:id="80" w:author="Admin" w:date="2020-10-21T18:12:00Z">
              <w:pPr>
                <w:pStyle w:val="TOC2"/>
                <w:tabs>
                  <w:tab w:val="right" w:leader="dot" w:pos="3956"/>
                </w:tabs>
              </w:pPr>
            </w:pPrChange>
          </w:pPr>
          <w:ins w:id="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"_Toc54196354"</w:instrText>
            </w:r>
            <w:r w:rsidRPr="003D5B36">
              <w:rPr>
                <w:rStyle w:val="Hyperlink"/>
                <w:noProof/>
              </w:rPr>
              <w:instrText xml:space="preserve"> </w:instrText>
            </w:r>
            <w:r w:rsidRPr="003D5B36">
              <w:rPr>
                <w:rStyle w:val="Hyperlink"/>
                <w:noProof/>
              </w:rPr>
              <w:fldChar w:fldCharType="separate"/>
            </w:r>
            <w:r w:rsidRPr="003D5B36">
              <w:rPr>
                <w:rStyle w:val="Hyperlink"/>
                <w:noProof/>
              </w:rPr>
              <w:t>Ability Score Summary</w:t>
            </w:r>
            <w:r>
              <w:rPr>
                <w:noProof/>
                <w:webHidden/>
              </w:rPr>
              <w:tab/>
            </w:r>
            <w:r>
              <w:rPr>
                <w:noProof/>
                <w:webHidden/>
              </w:rPr>
              <w:fldChar w:fldCharType="begin"/>
            </w:r>
            <w:r>
              <w:rPr>
                <w:noProof/>
                <w:webHidden/>
              </w:rPr>
              <w:instrText xml:space="preserve"> PAGEREF _Toc54196354 \h </w:instrText>
            </w:r>
          </w:ins>
          <w:r>
            <w:rPr>
              <w:noProof/>
              <w:webHidden/>
            </w:rPr>
          </w:r>
          <w:r>
            <w:rPr>
              <w:noProof/>
              <w:webHidden/>
            </w:rPr>
            <w:fldChar w:fldCharType="separate"/>
          </w:r>
          <w:ins w:id="82" w:author="Admin" w:date="2020-10-21T18:16:00Z">
            <w:r w:rsidR="00CB1695">
              <w:rPr>
                <w:noProof/>
                <w:webHidden/>
              </w:rPr>
              <w:t>6</w:t>
            </w:r>
          </w:ins>
          <w:ins w:id="83" w:author="Admin" w:date="2020-10-21T18:12:00Z">
            <w:r>
              <w:rPr>
                <w:noProof/>
                <w:webHidden/>
              </w:rPr>
              <w:fldChar w:fldCharType="end"/>
            </w:r>
            <w:r w:rsidRPr="003D5B36">
              <w:rPr>
                <w:rStyle w:val="Hyperlink"/>
                <w:noProof/>
              </w:rPr>
              <w:fldChar w:fldCharType="end"/>
            </w:r>
          </w:ins>
        </w:p>
        <w:p w14:paraId="7DDE21EA" w14:textId="77777777" w:rsidR="00240DD9" w:rsidRDefault="00240DD9">
          <w:pPr>
            <w:pStyle w:val="TOC2"/>
            <w:tabs>
              <w:tab w:val="right" w:leader="dot" w:pos="3956"/>
            </w:tabs>
            <w:spacing w:after="0"/>
            <w:rPr>
              <w:ins w:id="84" w:author="Admin" w:date="2020-10-21T18:12:00Z"/>
              <w:rFonts w:asciiTheme="minorHAnsi" w:eastAsiaTheme="minorEastAsia" w:hAnsiTheme="minorHAnsi"/>
              <w:noProof/>
            </w:rPr>
            <w:pPrChange w:id="85" w:author="Admin" w:date="2020-10-21T18:12:00Z">
              <w:pPr>
                <w:pStyle w:val="TOC2"/>
                <w:tabs>
                  <w:tab w:val="right" w:leader="dot" w:pos="3956"/>
                </w:tabs>
              </w:pPr>
            </w:pPrChange>
          </w:pPr>
          <w:ins w:id="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"_Toc54196355"</w:instrText>
            </w:r>
            <w:r w:rsidRPr="003D5B36">
              <w:rPr>
                <w:rStyle w:val="Hyperlink"/>
                <w:noProof/>
              </w:rPr>
              <w:instrText xml:space="preserve"> </w:instrText>
            </w:r>
            <w:r w:rsidRPr="003D5B36">
              <w:rPr>
                <w:rStyle w:val="Hyperlink"/>
                <w:noProof/>
              </w:rPr>
              <w:fldChar w:fldCharType="separate"/>
            </w:r>
            <w:r w:rsidRPr="003D5B36">
              <w:rPr>
                <w:rStyle w:val="Hyperlink"/>
                <w:noProof/>
              </w:rPr>
              <w:t>Determining Ability Scores</w:t>
            </w:r>
            <w:r>
              <w:rPr>
                <w:noProof/>
                <w:webHidden/>
              </w:rPr>
              <w:tab/>
            </w:r>
            <w:r>
              <w:rPr>
                <w:noProof/>
                <w:webHidden/>
              </w:rPr>
              <w:fldChar w:fldCharType="begin"/>
            </w:r>
            <w:r>
              <w:rPr>
                <w:noProof/>
                <w:webHidden/>
              </w:rPr>
              <w:instrText xml:space="preserve"> PAGEREF _Toc54196355 \h </w:instrText>
            </w:r>
          </w:ins>
          <w:r>
            <w:rPr>
              <w:noProof/>
              <w:webHidden/>
            </w:rPr>
          </w:r>
          <w:r>
            <w:rPr>
              <w:noProof/>
              <w:webHidden/>
            </w:rPr>
            <w:fldChar w:fldCharType="separate"/>
          </w:r>
          <w:ins w:id="87" w:author="Admin" w:date="2020-10-21T18:16:00Z">
            <w:r w:rsidR="00CB1695">
              <w:rPr>
                <w:noProof/>
                <w:webHidden/>
              </w:rPr>
              <w:t>6</w:t>
            </w:r>
          </w:ins>
          <w:ins w:id="88" w:author="Admin" w:date="2020-10-21T18:12:00Z">
            <w:r>
              <w:rPr>
                <w:noProof/>
                <w:webHidden/>
              </w:rPr>
              <w:fldChar w:fldCharType="end"/>
            </w:r>
            <w:r w:rsidRPr="003D5B36">
              <w:rPr>
                <w:rStyle w:val="Hyperlink"/>
                <w:noProof/>
              </w:rPr>
              <w:fldChar w:fldCharType="end"/>
            </w:r>
          </w:ins>
        </w:p>
        <w:p w14:paraId="4DC80511" w14:textId="77777777" w:rsidR="00240DD9" w:rsidRDefault="00240DD9">
          <w:pPr>
            <w:pStyle w:val="TOC2"/>
            <w:tabs>
              <w:tab w:val="right" w:leader="dot" w:pos="3956"/>
            </w:tabs>
            <w:spacing w:after="0"/>
            <w:rPr>
              <w:ins w:id="89" w:author="Admin" w:date="2020-10-21T18:12:00Z"/>
              <w:rFonts w:asciiTheme="minorHAnsi" w:eastAsiaTheme="minorEastAsia" w:hAnsiTheme="minorHAnsi"/>
              <w:noProof/>
            </w:rPr>
            <w:pPrChange w:id="90" w:author="Admin" w:date="2020-10-21T18:12:00Z">
              <w:pPr>
                <w:pStyle w:val="TOC2"/>
                <w:tabs>
                  <w:tab w:val="right" w:leader="dot" w:pos="3956"/>
                </w:tabs>
              </w:pPr>
            </w:pPrChange>
          </w:pPr>
          <w:ins w:id="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"_Toc54196356"</w:instrText>
            </w:r>
            <w:r w:rsidRPr="003D5B36">
              <w:rPr>
                <w:rStyle w:val="Hyperlink"/>
                <w:noProof/>
              </w:rPr>
              <w:instrText xml:space="preserve"> </w:instrText>
            </w:r>
            <w:r w:rsidRPr="003D5B36">
              <w:rPr>
                <w:rStyle w:val="Hyperlink"/>
                <w:noProof/>
              </w:rPr>
              <w:fldChar w:fldCharType="separate"/>
            </w:r>
            <w:r w:rsidRPr="003D5B36">
              <w:rPr>
                <w:rStyle w:val="Hyperlink"/>
                <w:noProof/>
              </w:rPr>
              <w:t>Beyond 1st Level</w:t>
            </w:r>
            <w:r>
              <w:rPr>
                <w:noProof/>
                <w:webHidden/>
              </w:rPr>
              <w:tab/>
            </w:r>
            <w:r>
              <w:rPr>
                <w:noProof/>
                <w:webHidden/>
              </w:rPr>
              <w:fldChar w:fldCharType="begin"/>
            </w:r>
            <w:r>
              <w:rPr>
                <w:noProof/>
                <w:webHidden/>
              </w:rPr>
              <w:instrText xml:space="preserve"> PAGEREF _Toc54196356 \h </w:instrText>
            </w:r>
          </w:ins>
          <w:r>
            <w:rPr>
              <w:noProof/>
              <w:webHidden/>
            </w:rPr>
          </w:r>
          <w:r>
            <w:rPr>
              <w:noProof/>
              <w:webHidden/>
            </w:rPr>
            <w:fldChar w:fldCharType="separate"/>
          </w:r>
          <w:ins w:id="92" w:author="Admin" w:date="2020-10-21T18:16:00Z">
            <w:r w:rsidR="00CB1695">
              <w:rPr>
                <w:noProof/>
                <w:webHidden/>
              </w:rPr>
              <w:t>7</w:t>
            </w:r>
          </w:ins>
          <w:ins w:id="93" w:author="Admin" w:date="2020-10-21T18:12:00Z">
            <w:r>
              <w:rPr>
                <w:noProof/>
                <w:webHidden/>
              </w:rPr>
              <w:fldChar w:fldCharType="end"/>
            </w:r>
            <w:r w:rsidRPr="003D5B36">
              <w:rPr>
                <w:rStyle w:val="Hyperlink"/>
                <w:noProof/>
              </w:rPr>
              <w:fldChar w:fldCharType="end"/>
            </w:r>
          </w:ins>
        </w:p>
        <w:p w14:paraId="0D774F25" w14:textId="77777777" w:rsidR="00240DD9" w:rsidRDefault="00240DD9">
          <w:pPr>
            <w:pStyle w:val="TOC1"/>
            <w:tabs>
              <w:tab w:val="right" w:leader="dot" w:pos="3956"/>
            </w:tabs>
            <w:spacing w:after="0"/>
            <w:rPr>
              <w:ins w:id="94" w:author="Admin" w:date="2020-10-21T18:12:00Z"/>
              <w:rFonts w:asciiTheme="minorHAnsi" w:eastAsiaTheme="minorEastAsia" w:hAnsiTheme="minorHAnsi"/>
              <w:noProof/>
            </w:rPr>
            <w:pPrChange w:id="95" w:author="Admin" w:date="2020-10-21T18:12:00Z">
              <w:pPr>
                <w:pStyle w:val="TOC1"/>
                <w:tabs>
                  <w:tab w:val="right" w:leader="dot" w:pos="3956"/>
                </w:tabs>
              </w:pPr>
            </w:pPrChange>
          </w:pPr>
          <w:ins w:id="9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"_Toc54196357"</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2: Races</w:t>
            </w:r>
            <w:r>
              <w:rPr>
                <w:noProof/>
                <w:webHidden/>
              </w:rPr>
              <w:tab/>
            </w:r>
            <w:r>
              <w:rPr>
                <w:noProof/>
                <w:webHidden/>
              </w:rPr>
              <w:fldChar w:fldCharType="begin"/>
            </w:r>
            <w:r>
              <w:rPr>
                <w:noProof/>
                <w:webHidden/>
              </w:rPr>
              <w:instrText xml:space="preserve"> PAGEREF _Toc54196357 \h </w:instrText>
            </w:r>
          </w:ins>
          <w:r>
            <w:rPr>
              <w:noProof/>
              <w:webHidden/>
            </w:rPr>
          </w:r>
          <w:r>
            <w:rPr>
              <w:noProof/>
              <w:webHidden/>
            </w:rPr>
            <w:fldChar w:fldCharType="separate"/>
          </w:r>
          <w:ins w:id="97" w:author="Admin" w:date="2020-10-21T18:16:00Z">
            <w:r w:rsidR="00CB1695">
              <w:rPr>
                <w:noProof/>
                <w:webHidden/>
              </w:rPr>
              <w:t>8</w:t>
            </w:r>
          </w:ins>
          <w:ins w:id="98" w:author="Admin" w:date="2020-10-21T18:12:00Z">
            <w:r>
              <w:rPr>
                <w:noProof/>
                <w:webHidden/>
              </w:rPr>
              <w:fldChar w:fldCharType="end"/>
            </w:r>
            <w:r w:rsidRPr="003D5B36">
              <w:rPr>
                <w:rStyle w:val="Hyperlink"/>
                <w:noProof/>
              </w:rPr>
              <w:fldChar w:fldCharType="end"/>
            </w:r>
          </w:ins>
        </w:p>
        <w:p w14:paraId="3523FC7C" w14:textId="77777777" w:rsidR="00240DD9" w:rsidRDefault="00240DD9">
          <w:pPr>
            <w:pStyle w:val="TOC2"/>
            <w:tabs>
              <w:tab w:val="right" w:leader="dot" w:pos="3956"/>
            </w:tabs>
            <w:spacing w:after="0"/>
            <w:rPr>
              <w:ins w:id="99" w:author="Admin" w:date="2020-10-21T18:12:00Z"/>
              <w:rFonts w:asciiTheme="minorHAnsi" w:eastAsiaTheme="minorEastAsia" w:hAnsiTheme="minorHAnsi"/>
              <w:noProof/>
            </w:rPr>
            <w:pPrChange w:id="100" w:author="Admin" w:date="2020-10-21T18:12:00Z">
              <w:pPr>
                <w:pStyle w:val="TOC2"/>
                <w:tabs>
                  <w:tab w:val="right" w:leader="dot" w:pos="3956"/>
                </w:tabs>
              </w:pPr>
            </w:pPrChange>
          </w:pPr>
          <w:ins w:id="1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"_Toc54196358"</w:instrText>
            </w:r>
            <w:r w:rsidRPr="003D5B36">
              <w:rPr>
                <w:rStyle w:val="Hyperlink"/>
                <w:noProof/>
              </w:rPr>
              <w:instrText xml:space="preserve"> </w:instrText>
            </w:r>
            <w:r w:rsidRPr="003D5B36">
              <w:rPr>
                <w:rStyle w:val="Hyperlink"/>
                <w:noProof/>
              </w:rPr>
              <w:fldChar w:fldCharType="separate"/>
            </w:r>
            <w:r w:rsidRPr="003D5B36">
              <w:rPr>
                <w:rStyle w:val="Hyperlink"/>
                <w:noProof/>
              </w:rPr>
              <w:t>Draenei</w:t>
            </w:r>
            <w:r>
              <w:rPr>
                <w:noProof/>
                <w:webHidden/>
              </w:rPr>
              <w:tab/>
            </w:r>
            <w:r>
              <w:rPr>
                <w:noProof/>
                <w:webHidden/>
              </w:rPr>
              <w:fldChar w:fldCharType="begin"/>
            </w:r>
            <w:r>
              <w:rPr>
                <w:noProof/>
                <w:webHidden/>
              </w:rPr>
              <w:instrText xml:space="preserve"> PAGEREF _Toc54196358 \h </w:instrText>
            </w:r>
          </w:ins>
          <w:r>
            <w:rPr>
              <w:noProof/>
              <w:webHidden/>
            </w:rPr>
          </w:r>
          <w:r>
            <w:rPr>
              <w:noProof/>
              <w:webHidden/>
            </w:rPr>
            <w:fldChar w:fldCharType="separate"/>
          </w:r>
          <w:ins w:id="102" w:author="Admin" w:date="2020-10-21T18:16:00Z">
            <w:r w:rsidR="00CB1695">
              <w:rPr>
                <w:noProof/>
                <w:webHidden/>
              </w:rPr>
              <w:t>9</w:t>
            </w:r>
          </w:ins>
          <w:ins w:id="103" w:author="Admin" w:date="2020-10-21T18:12:00Z">
            <w:r>
              <w:rPr>
                <w:noProof/>
                <w:webHidden/>
              </w:rPr>
              <w:fldChar w:fldCharType="end"/>
            </w:r>
            <w:r w:rsidRPr="003D5B36">
              <w:rPr>
                <w:rStyle w:val="Hyperlink"/>
                <w:noProof/>
              </w:rPr>
              <w:fldChar w:fldCharType="end"/>
            </w:r>
          </w:ins>
        </w:p>
        <w:p w14:paraId="4099E3CF" w14:textId="77777777" w:rsidR="00240DD9" w:rsidRDefault="00240DD9">
          <w:pPr>
            <w:pStyle w:val="TOC3"/>
            <w:tabs>
              <w:tab w:val="right" w:leader="dot" w:pos="3956"/>
            </w:tabs>
            <w:spacing w:after="0"/>
            <w:rPr>
              <w:ins w:id="104" w:author="Admin" w:date="2020-10-21T18:12:00Z"/>
              <w:rFonts w:asciiTheme="minorHAnsi" w:eastAsiaTheme="minorEastAsia" w:hAnsiTheme="minorHAnsi"/>
              <w:noProof/>
            </w:rPr>
            <w:pPrChange w:id="105" w:author="Admin" w:date="2020-10-21T18:12:00Z">
              <w:pPr>
                <w:pStyle w:val="TOC3"/>
                <w:tabs>
                  <w:tab w:val="right" w:leader="dot" w:pos="3956"/>
                </w:tabs>
              </w:pPr>
            </w:pPrChange>
          </w:pPr>
          <w:ins w:id="1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"_Toc54196359"</w:instrText>
            </w:r>
            <w:r w:rsidRPr="003D5B36">
              <w:rPr>
                <w:rStyle w:val="Hyperlink"/>
                <w:noProof/>
              </w:rPr>
              <w:instrText xml:space="preserve"> </w:instrText>
            </w:r>
            <w:r w:rsidRPr="003D5B36">
              <w:rPr>
                <w:rStyle w:val="Hyperlink"/>
                <w:noProof/>
              </w:rPr>
              <w:fldChar w:fldCharType="separate"/>
            </w:r>
            <w:r w:rsidRPr="003D5B36">
              <w:rPr>
                <w:rStyle w:val="Hyperlink"/>
                <w:noProof/>
              </w:rPr>
              <w:t>Broken (Krokul)</w:t>
            </w:r>
            <w:r>
              <w:rPr>
                <w:noProof/>
                <w:webHidden/>
              </w:rPr>
              <w:tab/>
            </w:r>
            <w:r>
              <w:rPr>
                <w:noProof/>
                <w:webHidden/>
              </w:rPr>
              <w:fldChar w:fldCharType="begin"/>
            </w:r>
            <w:r>
              <w:rPr>
                <w:noProof/>
                <w:webHidden/>
              </w:rPr>
              <w:instrText xml:space="preserve"> PAGEREF _Toc54196359 \h </w:instrText>
            </w:r>
          </w:ins>
          <w:r>
            <w:rPr>
              <w:noProof/>
              <w:webHidden/>
            </w:rPr>
          </w:r>
          <w:r>
            <w:rPr>
              <w:noProof/>
              <w:webHidden/>
            </w:rPr>
            <w:fldChar w:fldCharType="separate"/>
          </w:r>
          <w:ins w:id="107" w:author="Admin" w:date="2020-10-21T18:16:00Z">
            <w:r w:rsidR="00CB1695">
              <w:rPr>
                <w:noProof/>
                <w:webHidden/>
              </w:rPr>
              <w:t>9</w:t>
            </w:r>
          </w:ins>
          <w:ins w:id="108" w:author="Admin" w:date="2020-10-21T18:12:00Z">
            <w:r>
              <w:rPr>
                <w:noProof/>
                <w:webHidden/>
              </w:rPr>
              <w:fldChar w:fldCharType="end"/>
            </w:r>
            <w:r w:rsidRPr="003D5B36">
              <w:rPr>
                <w:rStyle w:val="Hyperlink"/>
                <w:noProof/>
              </w:rPr>
              <w:fldChar w:fldCharType="end"/>
            </w:r>
          </w:ins>
        </w:p>
        <w:p w14:paraId="6AC54FF7" w14:textId="77777777" w:rsidR="00240DD9" w:rsidRDefault="00240DD9">
          <w:pPr>
            <w:pStyle w:val="TOC3"/>
            <w:tabs>
              <w:tab w:val="right" w:leader="dot" w:pos="3956"/>
            </w:tabs>
            <w:spacing w:after="0"/>
            <w:rPr>
              <w:ins w:id="109" w:author="Admin" w:date="2020-10-21T18:12:00Z"/>
              <w:rFonts w:asciiTheme="minorHAnsi" w:eastAsiaTheme="minorEastAsia" w:hAnsiTheme="minorHAnsi"/>
              <w:noProof/>
            </w:rPr>
            <w:pPrChange w:id="110" w:author="Admin" w:date="2020-10-21T18:12:00Z">
              <w:pPr>
                <w:pStyle w:val="TOC3"/>
                <w:tabs>
                  <w:tab w:val="right" w:leader="dot" w:pos="3956"/>
                </w:tabs>
              </w:pPr>
            </w:pPrChange>
          </w:pPr>
          <w:ins w:id="1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"_Toc54196360"</w:instrText>
            </w:r>
            <w:r w:rsidRPr="003D5B36">
              <w:rPr>
                <w:rStyle w:val="Hyperlink"/>
                <w:noProof/>
              </w:rPr>
              <w:instrText xml:space="preserve"> </w:instrText>
            </w:r>
            <w:r w:rsidRPr="003D5B36">
              <w:rPr>
                <w:rStyle w:val="Hyperlink"/>
                <w:noProof/>
              </w:rPr>
              <w:fldChar w:fldCharType="separate"/>
            </w:r>
            <w:r w:rsidRPr="003D5B36">
              <w:rPr>
                <w:rStyle w:val="Hyperlink"/>
                <w:noProof/>
              </w:rPr>
              <w:t>Unbroken (True Draenei)</w:t>
            </w:r>
            <w:r>
              <w:rPr>
                <w:noProof/>
                <w:webHidden/>
              </w:rPr>
              <w:tab/>
            </w:r>
            <w:r>
              <w:rPr>
                <w:noProof/>
                <w:webHidden/>
              </w:rPr>
              <w:fldChar w:fldCharType="begin"/>
            </w:r>
            <w:r>
              <w:rPr>
                <w:noProof/>
                <w:webHidden/>
              </w:rPr>
              <w:instrText xml:space="preserve"> PAGEREF _Toc54196360 \h </w:instrText>
            </w:r>
          </w:ins>
          <w:r>
            <w:rPr>
              <w:noProof/>
              <w:webHidden/>
            </w:rPr>
          </w:r>
          <w:r>
            <w:rPr>
              <w:noProof/>
              <w:webHidden/>
            </w:rPr>
            <w:fldChar w:fldCharType="separate"/>
          </w:r>
          <w:ins w:id="112" w:author="Admin" w:date="2020-10-21T18:16:00Z">
            <w:r w:rsidR="00CB1695">
              <w:rPr>
                <w:noProof/>
                <w:webHidden/>
              </w:rPr>
              <w:t>10</w:t>
            </w:r>
          </w:ins>
          <w:ins w:id="113" w:author="Admin" w:date="2020-10-21T18:12:00Z">
            <w:r>
              <w:rPr>
                <w:noProof/>
                <w:webHidden/>
              </w:rPr>
              <w:fldChar w:fldCharType="end"/>
            </w:r>
            <w:r w:rsidRPr="003D5B36">
              <w:rPr>
                <w:rStyle w:val="Hyperlink"/>
                <w:noProof/>
              </w:rPr>
              <w:fldChar w:fldCharType="end"/>
            </w:r>
          </w:ins>
        </w:p>
        <w:p w14:paraId="2E99B9C8" w14:textId="77777777" w:rsidR="00240DD9" w:rsidRDefault="00240DD9">
          <w:pPr>
            <w:pStyle w:val="TOC2"/>
            <w:tabs>
              <w:tab w:val="right" w:leader="dot" w:pos="3956"/>
            </w:tabs>
            <w:spacing w:after="0"/>
            <w:rPr>
              <w:ins w:id="114" w:author="Admin" w:date="2020-10-21T18:12:00Z"/>
              <w:rFonts w:asciiTheme="minorHAnsi" w:eastAsiaTheme="minorEastAsia" w:hAnsiTheme="minorHAnsi"/>
              <w:noProof/>
            </w:rPr>
            <w:pPrChange w:id="115" w:author="Admin" w:date="2020-10-21T18:12:00Z">
              <w:pPr>
                <w:pStyle w:val="TOC2"/>
                <w:tabs>
                  <w:tab w:val="right" w:leader="dot" w:pos="3956"/>
                </w:tabs>
              </w:pPr>
            </w:pPrChange>
          </w:pPr>
          <w:ins w:id="1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"_Toc54196361"</w:instrText>
            </w:r>
            <w:r w:rsidRPr="003D5B36">
              <w:rPr>
                <w:rStyle w:val="Hyperlink"/>
                <w:noProof/>
              </w:rPr>
              <w:instrText xml:space="preserve"> </w:instrText>
            </w:r>
            <w:r w:rsidRPr="003D5B36">
              <w:rPr>
                <w:rStyle w:val="Hyperlink"/>
                <w:noProof/>
              </w:rPr>
              <w:fldChar w:fldCharType="separate"/>
            </w:r>
            <w:r w:rsidRPr="003D5B36">
              <w:rPr>
                <w:rStyle w:val="Hyperlink"/>
                <w:noProof/>
              </w:rPr>
              <w:t>Dwarf</w:t>
            </w:r>
            <w:r>
              <w:rPr>
                <w:noProof/>
                <w:webHidden/>
              </w:rPr>
              <w:tab/>
            </w:r>
            <w:r>
              <w:rPr>
                <w:noProof/>
                <w:webHidden/>
              </w:rPr>
              <w:fldChar w:fldCharType="begin"/>
            </w:r>
            <w:r>
              <w:rPr>
                <w:noProof/>
                <w:webHidden/>
              </w:rPr>
              <w:instrText xml:space="preserve"> PAGEREF _Toc54196361 \h </w:instrText>
            </w:r>
          </w:ins>
          <w:r>
            <w:rPr>
              <w:noProof/>
              <w:webHidden/>
            </w:rPr>
          </w:r>
          <w:r>
            <w:rPr>
              <w:noProof/>
              <w:webHidden/>
            </w:rPr>
            <w:fldChar w:fldCharType="separate"/>
          </w:r>
          <w:ins w:id="117" w:author="Admin" w:date="2020-10-21T18:16:00Z">
            <w:r w:rsidR="00CB1695">
              <w:rPr>
                <w:noProof/>
                <w:webHidden/>
              </w:rPr>
              <w:t>10</w:t>
            </w:r>
          </w:ins>
          <w:ins w:id="118" w:author="Admin" w:date="2020-10-21T18:12:00Z">
            <w:r>
              <w:rPr>
                <w:noProof/>
                <w:webHidden/>
              </w:rPr>
              <w:fldChar w:fldCharType="end"/>
            </w:r>
            <w:r w:rsidRPr="003D5B36">
              <w:rPr>
                <w:rStyle w:val="Hyperlink"/>
                <w:noProof/>
              </w:rPr>
              <w:fldChar w:fldCharType="end"/>
            </w:r>
          </w:ins>
        </w:p>
        <w:p w14:paraId="5A78FBA8" w14:textId="77777777" w:rsidR="00240DD9" w:rsidRDefault="00240DD9">
          <w:pPr>
            <w:pStyle w:val="TOC3"/>
            <w:tabs>
              <w:tab w:val="right" w:leader="dot" w:pos="3956"/>
            </w:tabs>
            <w:spacing w:after="0"/>
            <w:rPr>
              <w:ins w:id="119" w:author="Admin" w:date="2020-10-21T18:12:00Z"/>
              <w:rFonts w:asciiTheme="minorHAnsi" w:eastAsiaTheme="minorEastAsia" w:hAnsiTheme="minorHAnsi"/>
              <w:noProof/>
            </w:rPr>
            <w:pPrChange w:id="120" w:author="Admin" w:date="2020-10-21T18:12:00Z">
              <w:pPr>
                <w:pStyle w:val="TOC3"/>
                <w:tabs>
                  <w:tab w:val="right" w:leader="dot" w:pos="3956"/>
                </w:tabs>
              </w:pPr>
            </w:pPrChange>
          </w:pPr>
          <w:ins w:id="1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"_Toc54196362"</w:instrText>
            </w:r>
            <w:r w:rsidRPr="003D5B36">
              <w:rPr>
                <w:rStyle w:val="Hyperlink"/>
                <w:noProof/>
              </w:rPr>
              <w:instrText xml:space="preserve"> </w:instrText>
            </w:r>
            <w:r w:rsidRPr="003D5B36">
              <w:rPr>
                <w:rStyle w:val="Hyperlink"/>
                <w:noProof/>
              </w:rPr>
              <w:fldChar w:fldCharType="separate"/>
            </w:r>
            <w:r w:rsidRPr="003D5B36">
              <w:rPr>
                <w:rStyle w:val="Hyperlink"/>
                <w:noProof/>
              </w:rPr>
              <w:t>Hill Dwarf (Wildhammer)</w:t>
            </w:r>
            <w:r>
              <w:rPr>
                <w:noProof/>
                <w:webHidden/>
              </w:rPr>
              <w:tab/>
            </w:r>
            <w:r>
              <w:rPr>
                <w:noProof/>
                <w:webHidden/>
              </w:rPr>
              <w:fldChar w:fldCharType="begin"/>
            </w:r>
            <w:r>
              <w:rPr>
                <w:noProof/>
                <w:webHidden/>
              </w:rPr>
              <w:instrText xml:space="preserve"> PAGEREF _Toc54196362 \h </w:instrText>
            </w:r>
          </w:ins>
          <w:r>
            <w:rPr>
              <w:noProof/>
              <w:webHidden/>
            </w:rPr>
          </w:r>
          <w:r>
            <w:rPr>
              <w:noProof/>
              <w:webHidden/>
            </w:rPr>
            <w:fldChar w:fldCharType="separate"/>
          </w:r>
          <w:ins w:id="122" w:author="Admin" w:date="2020-10-21T18:16:00Z">
            <w:r w:rsidR="00CB1695">
              <w:rPr>
                <w:noProof/>
                <w:webHidden/>
              </w:rPr>
              <w:t>11</w:t>
            </w:r>
          </w:ins>
          <w:ins w:id="123" w:author="Admin" w:date="2020-10-21T18:12:00Z">
            <w:r>
              <w:rPr>
                <w:noProof/>
                <w:webHidden/>
              </w:rPr>
              <w:fldChar w:fldCharType="end"/>
            </w:r>
            <w:r w:rsidRPr="003D5B36">
              <w:rPr>
                <w:rStyle w:val="Hyperlink"/>
                <w:noProof/>
              </w:rPr>
              <w:fldChar w:fldCharType="end"/>
            </w:r>
          </w:ins>
        </w:p>
        <w:p w14:paraId="6E5B393D" w14:textId="77777777" w:rsidR="00240DD9" w:rsidRDefault="00240DD9">
          <w:pPr>
            <w:pStyle w:val="TOC3"/>
            <w:tabs>
              <w:tab w:val="right" w:leader="dot" w:pos="3956"/>
            </w:tabs>
            <w:spacing w:after="0"/>
            <w:rPr>
              <w:ins w:id="124" w:author="Admin" w:date="2020-10-21T18:12:00Z"/>
              <w:rFonts w:asciiTheme="minorHAnsi" w:eastAsiaTheme="minorEastAsia" w:hAnsiTheme="minorHAnsi"/>
              <w:noProof/>
            </w:rPr>
            <w:pPrChange w:id="125" w:author="Admin" w:date="2020-10-21T18:12:00Z">
              <w:pPr>
                <w:pStyle w:val="TOC3"/>
                <w:tabs>
                  <w:tab w:val="right" w:leader="dot" w:pos="3956"/>
                </w:tabs>
              </w:pPr>
            </w:pPrChange>
          </w:pPr>
          <w:ins w:id="1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"_Toc54196363"</w:instrText>
            </w:r>
            <w:r w:rsidRPr="003D5B36">
              <w:rPr>
                <w:rStyle w:val="Hyperlink"/>
                <w:noProof/>
              </w:rPr>
              <w:instrText xml:space="preserve"> </w:instrText>
            </w:r>
            <w:r w:rsidRPr="003D5B36">
              <w:rPr>
                <w:rStyle w:val="Hyperlink"/>
                <w:noProof/>
              </w:rPr>
              <w:fldChar w:fldCharType="separate"/>
            </w:r>
            <w:r w:rsidRPr="003D5B36">
              <w:rPr>
                <w:rStyle w:val="Hyperlink"/>
                <w:noProof/>
              </w:rPr>
              <w:t>Mountain Dwarf (Bronzebeard)</w:t>
            </w:r>
            <w:r>
              <w:rPr>
                <w:noProof/>
                <w:webHidden/>
              </w:rPr>
              <w:tab/>
            </w:r>
            <w:r>
              <w:rPr>
                <w:noProof/>
                <w:webHidden/>
              </w:rPr>
              <w:fldChar w:fldCharType="begin"/>
            </w:r>
            <w:r>
              <w:rPr>
                <w:noProof/>
                <w:webHidden/>
              </w:rPr>
              <w:instrText xml:space="preserve"> PAGEREF _Toc54196363 \h </w:instrText>
            </w:r>
          </w:ins>
          <w:r>
            <w:rPr>
              <w:noProof/>
              <w:webHidden/>
            </w:rPr>
          </w:r>
          <w:r>
            <w:rPr>
              <w:noProof/>
              <w:webHidden/>
            </w:rPr>
            <w:fldChar w:fldCharType="separate"/>
          </w:r>
          <w:ins w:id="127" w:author="Admin" w:date="2020-10-21T18:16:00Z">
            <w:r w:rsidR="00CB1695">
              <w:rPr>
                <w:noProof/>
                <w:webHidden/>
              </w:rPr>
              <w:t>12</w:t>
            </w:r>
          </w:ins>
          <w:ins w:id="128" w:author="Admin" w:date="2020-10-21T18:12:00Z">
            <w:r>
              <w:rPr>
                <w:noProof/>
                <w:webHidden/>
              </w:rPr>
              <w:fldChar w:fldCharType="end"/>
            </w:r>
            <w:r w:rsidRPr="003D5B36">
              <w:rPr>
                <w:rStyle w:val="Hyperlink"/>
                <w:noProof/>
              </w:rPr>
              <w:fldChar w:fldCharType="end"/>
            </w:r>
          </w:ins>
        </w:p>
        <w:p w14:paraId="3CAFD7DD" w14:textId="77777777" w:rsidR="00240DD9" w:rsidRDefault="00240DD9">
          <w:pPr>
            <w:pStyle w:val="TOC3"/>
            <w:tabs>
              <w:tab w:val="right" w:leader="dot" w:pos="3956"/>
            </w:tabs>
            <w:spacing w:after="0"/>
            <w:rPr>
              <w:ins w:id="129" w:author="Admin" w:date="2020-10-21T18:12:00Z"/>
              <w:rFonts w:asciiTheme="minorHAnsi" w:eastAsiaTheme="minorEastAsia" w:hAnsiTheme="minorHAnsi"/>
              <w:noProof/>
            </w:rPr>
            <w:pPrChange w:id="130" w:author="Admin" w:date="2020-10-21T18:12:00Z">
              <w:pPr>
                <w:pStyle w:val="TOC3"/>
                <w:tabs>
                  <w:tab w:val="right" w:leader="dot" w:pos="3956"/>
                </w:tabs>
              </w:pPr>
            </w:pPrChange>
          </w:pPr>
          <w:ins w:id="13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"_Toc54196364"</w:instrText>
            </w:r>
            <w:r w:rsidRPr="003D5B36">
              <w:rPr>
                <w:rStyle w:val="Hyperlink"/>
                <w:noProof/>
              </w:rPr>
              <w:instrText xml:space="preserve"> </w:instrText>
            </w:r>
            <w:r w:rsidRPr="003D5B36">
              <w:rPr>
                <w:rStyle w:val="Hyperlink"/>
                <w:noProof/>
              </w:rPr>
              <w:fldChar w:fldCharType="separate"/>
            </w:r>
            <w:r w:rsidRPr="003D5B36">
              <w:rPr>
                <w:rStyle w:val="Hyperlink"/>
                <w:noProof/>
              </w:rPr>
              <w:t>Darklands Dwarf (Dark Iron)</w:t>
            </w:r>
            <w:r>
              <w:rPr>
                <w:noProof/>
                <w:webHidden/>
              </w:rPr>
              <w:tab/>
            </w:r>
            <w:r>
              <w:rPr>
                <w:noProof/>
                <w:webHidden/>
              </w:rPr>
              <w:fldChar w:fldCharType="begin"/>
            </w:r>
            <w:r>
              <w:rPr>
                <w:noProof/>
                <w:webHidden/>
              </w:rPr>
              <w:instrText xml:space="preserve"> PAGEREF _Toc54196364 \h </w:instrText>
            </w:r>
          </w:ins>
          <w:r>
            <w:rPr>
              <w:noProof/>
              <w:webHidden/>
            </w:rPr>
          </w:r>
          <w:r>
            <w:rPr>
              <w:noProof/>
              <w:webHidden/>
            </w:rPr>
            <w:fldChar w:fldCharType="separate"/>
          </w:r>
          <w:ins w:id="132" w:author="Admin" w:date="2020-10-21T18:16:00Z">
            <w:r w:rsidR="00CB1695">
              <w:rPr>
                <w:noProof/>
                <w:webHidden/>
              </w:rPr>
              <w:t>12</w:t>
            </w:r>
          </w:ins>
          <w:ins w:id="133" w:author="Admin" w:date="2020-10-21T18:12:00Z">
            <w:r>
              <w:rPr>
                <w:noProof/>
                <w:webHidden/>
              </w:rPr>
              <w:fldChar w:fldCharType="end"/>
            </w:r>
            <w:r w:rsidRPr="003D5B36">
              <w:rPr>
                <w:rStyle w:val="Hyperlink"/>
                <w:noProof/>
              </w:rPr>
              <w:fldChar w:fldCharType="end"/>
            </w:r>
          </w:ins>
        </w:p>
        <w:p w14:paraId="40F9191E" w14:textId="77777777" w:rsidR="00240DD9" w:rsidRDefault="00240DD9">
          <w:pPr>
            <w:pStyle w:val="TOC2"/>
            <w:tabs>
              <w:tab w:val="right" w:leader="dot" w:pos="3956"/>
            </w:tabs>
            <w:spacing w:after="0"/>
            <w:rPr>
              <w:ins w:id="134" w:author="Admin" w:date="2020-10-21T18:12:00Z"/>
              <w:rFonts w:asciiTheme="minorHAnsi" w:eastAsiaTheme="minorEastAsia" w:hAnsiTheme="minorHAnsi"/>
              <w:noProof/>
            </w:rPr>
            <w:pPrChange w:id="135" w:author="Admin" w:date="2020-10-21T18:12:00Z">
              <w:pPr>
                <w:pStyle w:val="TOC2"/>
                <w:tabs>
                  <w:tab w:val="right" w:leader="dot" w:pos="3956"/>
                </w:tabs>
              </w:pPr>
            </w:pPrChange>
          </w:pPr>
          <w:ins w:id="1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"_Toc54196365"</w:instrText>
            </w:r>
            <w:r w:rsidRPr="003D5B36">
              <w:rPr>
                <w:rStyle w:val="Hyperlink"/>
                <w:noProof/>
              </w:rPr>
              <w:instrText xml:space="preserve"> </w:instrText>
            </w:r>
            <w:r w:rsidRPr="003D5B36">
              <w:rPr>
                <w:rStyle w:val="Hyperlink"/>
                <w:noProof/>
              </w:rPr>
              <w:fldChar w:fldCharType="separate"/>
            </w:r>
            <w:r w:rsidRPr="003D5B36">
              <w:rPr>
                <w:rStyle w:val="Hyperlink"/>
                <w:noProof/>
              </w:rPr>
              <w:t>Elf</w:t>
            </w:r>
            <w:r>
              <w:rPr>
                <w:noProof/>
                <w:webHidden/>
              </w:rPr>
              <w:tab/>
            </w:r>
            <w:r>
              <w:rPr>
                <w:noProof/>
                <w:webHidden/>
              </w:rPr>
              <w:fldChar w:fldCharType="begin"/>
            </w:r>
            <w:r>
              <w:rPr>
                <w:noProof/>
                <w:webHidden/>
              </w:rPr>
              <w:instrText xml:space="preserve"> PAGEREF _Toc54196365 \h </w:instrText>
            </w:r>
          </w:ins>
          <w:r>
            <w:rPr>
              <w:noProof/>
              <w:webHidden/>
            </w:rPr>
          </w:r>
          <w:r>
            <w:rPr>
              <w:noProof/>
              <w:webHidden/>
            </w:rPr>
            <w:fldChar w:fldCharType="separate"/>
          </w:r>
          <w:ins w:id="137" w:author="Admin" w:date="2020-10-21T18:16:00Z">
            <w:r w:rsidR="00CB1695">
              <w:rPr>
                <w:noProof/>
                <w:webHidden/>
              </w:rPr>
              <w:t>13</w:t>
            </w:r>
          </w:ins>
          <w:ins w:id="138" w:author="Admin" w:date="2020-10-21T18:12:00Z">
            <w:r>
              <w:rPr>
                <w:noProof/>
                <w:webHidden/>
              </w:rPr>
              <w:fldChar w:fldCharType="end"/>
            </w:r>
            <w:r w:rsidRPr="003D5B36">
              <w:rPr>
                <w:rStyle w:val="Hyperlink"/>
                <w:noProof/>
              </w:rPr>
              <w:fldChar w:fldCharType="end"/>
            </w:r>
          </w:ins>
        </w:p>
        <w:p w14:paraId="2F4579F4" w14:textId="77777777" w:rsidR="00240DD9" w:rsidRDefault="00240DD9">
          <w:pPr>
            <w:pStyle w:val="TOC3"/>
            <w:tabs>
              <w:tab w:val="right" w:leader="dot" w:pos="3956"/>
            </w:tabs>
            <w:spacing w:after="0"/>
            <w:rPr>
              <w:ins w:id="139" w:author="Admin" w:date="2020-10-21T18:12:00Z"/>
              <w:rFonts w:asciiTheme="minorHAnsi" w:eastAsiaTheme="minorEastAsia" w:hAnsiTheme="minorHAnsi"/>
              <w:noProof/>
            </w:rPr>
            <w:pPrChange w:id="140" w:author="Admin" w:date="2020-10-21T18:12:00Z">
              <w:pPr>
                <w:pStyle w:val="TOC3"/>
                <w:tabs>
                  <w:tab w:val="right" w:leader="dot" w:pos="3956"/>
                </w:tabs>
              </w:pPr>
            </w:pPrChange>
          </w:pPr>
          <w:ins w:id="1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"_Toc54196366"</w:instrText>
            </w:r>
            <w:r w:rsidRPr="003D5B36">
              <w:rPr>
                <w:rStyle w:val="Hyperlink"/>
                <w:noProof/>
              </w:rPr>
              <w:instrText xml:space="preserve"> </w:instrText>
            </w:r>
            <w:r w:rsidRPr="003D5B36">
              <w:rPr>
                <w:rStyle w:val="Hyperlink"/>
                <w:noProof/>
              </w:rPr>
              <w:fldChar w:fldCharType="separate"/>
            </w:r>
            <w:r w:rsidRPr="003D5B36">
              <w:rPr>
                <w:rStyle w:val="Hyperlink"/>
                <w:noProof/>
              </w:rPr>
              <w:t>High Elf (Quel’dorei)</w:t>
            </w:r>
            <w:r>
              <w:rPr>
                <w:noProof/>
                <w:webHidden/>
              </w:rPr>
              <w:tab/>
            </w:r>
            <w:r>
              <w:rPr>
                <w:noProof/>
                <w:webHidden/>
              </w:rPr>
              <w:fldChar w:fldCharType="begin"/>
            </w:r>
            <w:r>
              <w:rPr>
                <w:noProof/>
                <w:webHidden/>
              </w:rPr>
              <w:instrText xml:space="preserve"> PAGEREF _Toc54196366 \h </w:instrText>
            </w:r>
          </w:ins>
          <w:r>
            <w:rPr>
              <w:noProof/>
              <w:webHidden/>
            </w:rPr>
          </w:r>
          <w:r>
            <w:rPr>
              <w:noProof/>
              <w:webHidden/>
            </w:rPr>
            <w:fldChar w:fldCharType="separate"/>
          </w:r>
          <w:ins w:id="142" w:author="Admin" w:date="2020-10-21T18:16:00Z">
            <w:r w:rsidR="00CB1695">
              <w:rPr>
                <w:noProof/>
                <w:webHidden/>
              </w:rPr>
              <w:t>14</w:t>
            </w:r>
          </w:ins>
          <w:ins w:id="143" w:author="Admin" w:date="2020-10-21T18:12:00Z">
            <w:r>
              <w:rPr>
                <w:noProof/>
                <w:webHidden/>
              </w:rPr>
              <w:fldChar w:fldCharType="end"/>
            </w:r>
            <w:r w:rsidRPr="003D5B36">
              <w:rPr>
                <w:rStyle w:val="Hyperlink"/>
                <w:noProof/>
              </w:rPr>
              <w:fldChar w:fldCharType="end"/>
            </w:r>
          </w:ins>
        </w:p>
        <w:p w14:paraId="17644841" w14:textId="77777777" w:rsidR="00240DD9" w:rsidRDefault="00240DD9">
          <w:pPr>
            <w:pStyle w:val="TOC3"/>
            <w:tabs>
              <w:tab w:val="right" w:leader="dot" w:pos="3956"/>
            </w:tabs>
            <w:spacing w:after="0"/>
            <w:rPr>
              <w:ins w:id="144" w:author="Admin" w:date="2020-10-21T18:12:00Z"/>
              <w:rFonts w:asciiTheme="minorHAnsi" w:eastAsiaTheme="minorEastAsia" w:hAnsiTheme="minorHAnsi"/>
              <w:noProof/>
            </w:rPr>
            <w:pPrChange w:id="145" w:author="Admin" w:date="2020-10-21T18:12:00Z">
              <w:pPr>
                <w:pStyle w:val="TOC3"/>
                <w:tabs>
                  <w:tab w:val="right" w:leader="dot" w:pos="3956"/>
                </w:tabs>
              </w:pPr>
            </w:pPrChange>
          </w:pPr>
          <w:ins w:id="1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"_Toc54196367"</w:instrText>
            </w:r>
            <w:r w:rsidRPr="003D5B36">
              <w:rPr>
                <w:rStyle w:val="Hyperlink"/>
                <w:noProof/>
              </w:rPr>
              <w:instrText xml:space="preserve"> </w:instrText>
            </w:r>
            <w:r w:rsidRPr="003D5B36">
              <w:rPr>
                <w:rStyle w:val="Hyperlink"/>
                <w:noProof/>
              </w:rPr>
              <w:fldChar w:fldCharType="separate"/>
            </w:r>
            <w:r w:rsidRPr="003D5B36">
              <w:rPr>
                <w:rStyle w:val="Hyperlink"/>
                <w:noProof/>
              </w:rPr>
              <w:t>Blood Elf (Sin’dorei)</w:t>
            </w:r>
            <w:r>
              <w:rPr>
                <w:noProof/>
                <w:webHidden/>
              </w:rPr>
              <w:tab/>
            </w:r>
            <w:r>
              <w:rPr>
                <w:noProof/>
                <w:webHidden/>
              </w:rPr>
              <w:fldChar w:fldCharType="begin"/>
            </w:r>
            <w:r>
              <w:rPr>
                <w:noProof/>
                <w:webHidden/>
              </w:rPr>
              <w:instrText xml:space="preserve"> PAGEREF _Toc54196367 \h </w:instrText>
            </w:r>
          </w:ins>
          <w:r>
            <w:rPr>
              <w:noProof/>
              <w:webHidden/>
            </w:rPr>
          </w:r>
          <w:r>
            <w:rPr>
              <w:noProof/>
              <w:webHidden/>
            </w:rPr>
            <w:fldChar w:fldCharType="separate"/>
          </w:r>
          <w:ins w:id="147" w:author="Admin" w:date="2020-10-21T18:16:00Z">
            <w:r w:rsidR="00CB1695">
              <w:rPr>
                <w:noProof/>
                <w:webHidden/>
              </w:rPr>
              <w:t>14</w:t>
            </w:r>
          </w:ins>
          <w:ins w:id="148" w:author="Admin" w:date="2020-10-21T18:12:00Z">
            <w:r>
              <w:rPr>
                <w:noProof/>
                <w:webHidden/>
              </w:rPr>
              <w:fldChar w:fldCharType="end"/>
            </w:r>
            <w:r w:rsidRPr="003D5B36">
              <w:rPr>
                <w:rStyle w:val="Hyperlink"/>
                <w:noProof/>
              </w:rPr>
              <w:fldChar w:fldCharType="end"/>
            </w:r>
          </w:ins>
        </w:p>
        <w:p w14:paraId="7D34AB71" w14:textId="77777777" w:rsidR="00240DD9" w:rsidRDefault="00240DD9">
          <w:pPr>
            <w:pStyle w:val="TOC3"/>
            <w:tabs>
              <w:tab w:val="right" w:leader="dot" w:pos="3956"/>
            </w:tabs>
            <w:spacing w:after="0"/>
            <w:rPr>
              <w:ins w:id="149" w:author="Admin" w:date="2020-10-21T18:12:00Z"/>
              <w:rFonts w:asciiTheme="minorHAnsi" w:eastAsiaTheme="minorEastAsia" w:hAnsiTheme="minorHAnsi"/>
              <w:noProof/>
            </w:rPr>
            <w:pPrChange w:id="150" w:author="Admin" w:date="2020-10-21T18:12:00Z">
              <w:pPr>
                <w:pStyle w:val="TOC3"/>
                <w:tabs>
                  <w:tab w:val="right" w:leader="dot" w:pos="3956"/>
                </w:tabs>
              </w:pPr>
            </w:pPrChange>
          </w:pPr>
          <w:ins w:id="1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"_Toc54196368"</w:instrText>
            </w:r>
            <w:r w:rsidRPr="003D5B36">
              <w:rPr>
                <w:rStyle w:val="Hyperlink"/>
                <w:noProof/>
              </w:rPr>
              <w:instrText xml:space="preserve"> </w:instrText>
            </w:r>
            <w:r w:rsidRPr="003D5B36">
              <w:rPr>
                <w:rStyle w:val="Hyperlink"/>
                <w:noProof/>
              </w:rPr>
              <w:fldChar w:fldCharType="separate"/>
            </w:r>
            <w:r w:rsidRPr="003D5B36">
              <w:rPr>
                <w:rStyle w:val="Hyperlink"/>
                <w:noProof/>
              </w:rPr>
              <w:t>Night Elf (Kaldorei)</w:t>
            </w:r>
            <w:r>
              <w:rPr>
                <w:noProof/>
                <w:webHidden/>
              </w:rPr>
              <w:tab/>
            </w:r>
            <w:r>
              <w:rPr>
                <w:noProof/>
                <w:webHidden/>
              </w:rPr>
              <w:fldChar w:fldCharType="begin"/>
            </w:r>
            <w:r>
              <w:rPr>
                <w:noProof/>
                <w:webHidden/>
              </w:rPr>
              <w:instrText xml:space="preserve"> PAGEREF _Toc54196368 \h </w:instrText>
            </w:r>
          </w:ins>
          <w:r>
            <w:rPr>
              <w:noProof/>
              <w:webHidden/>
            </w:rPr>
          </w:r>
          <w:r>
            <w:rPr>
              <w:noProof/>
              <w:webHidden/>
            </w:rPr>
            <w:fldChar w:fldCharType="separate"/>
          </w:r>
          <w:ins w:id="152" w:author="Admin" w:date="2020-10-21T18:16:00Z">
            <w:r w:rsidR="00CB1695">
              <w:rPr>
                <w:noProof/>
                <w:webHidden/>
              </w:rPr>
              <w:t>15</w:t>
            </w:r>
          </w:ins>
          <w:ins w:id="153" w:author="Admin" w:date="2020-10-21T18:12:00Z">
            <w:r>
              <w:rPr>
                <w:noProof/>
                <w:webHidden/>
              </w:rPr>
              <w:fldChar w:fldCharType="end"/>
            </w:r>
            <w:r w:rsidRPr="003D5B36">
              <w:rPr>
                <w:rStyle w:val="Hyperlink"/>
                <w:noProof/>
              </w:rPr>
              <w:fldChar w:fldCharType="end"/>
            </w:r>
          </w:ins>
        </w:p>
        <w:p w14:paraId="68A21957" w14:textId="77777777" w:rsidR="00240DD9" w:rsidRDefault="00240DD9">
          <w:pPr>
            <w:pStyle w:val="TOC3"/>
            <w:tabs>
              <w:tab w:val="right" w:leader="dot" w:pos="3956"/>
            </w:tabs>
            <w:spacing w:after="0"/>
            <w:rPr>
              <w:ins w:id="154" w:author="Admin" w:date="2020-10-21T18:12:00Z"/>
              <w:rFonts w:asciiTheme="minorHAnsi" w:eastAsiaTheme="minorEastAsia" w:hAnsiTheme="minorHAnsi"/>
              <w:noProof/>
            </w:rPr>
            <w:pPrChange w:id="155" w:author="Admin" w:date="2020-10-21T18:12:00Z">
              <w:pPr>
                <w:pStyle w:val="TOC3"/>
                <w:tabs>
                  <w:tab w:val="right" w:leader="dot" w:pos="3956"/>
                </w:tabs>
              </w:pPr>
            </w:pPrChange>
          </w:pPr>
          <w:ins w:id="15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"_Toc54196369"</w:instrText>
            </w:r>
            <w:r w:rsidRPr="003D5B36">
              <w:rPr>
                <w:rStyle w:val="Hyperlink"/>
                <w:noProof/>
              </w:rPr>
              <w:instrText xml:space="preserve"> </w:instrText>
            </w:r>
            <w:r w:rsidRPr="003D5B36">
              <w:rPr>
                <w:rStyle w:val="Hyperlink"/>
                <w:noProof/>
              </w:rPr>
              <w:fldChar w:fldCharType="separate"/>
            </w:r>
            <w:r w:rsidRPr="003D5B36">
              <w:rPr>
                <w:rStyle w:val="Hyperlink"/>
                <w:noProof/>
              </w:rPr>
              <w:t>Nightborne (Shal'dorei)</w:t>
            </w:r>
            <w:r>
              <w:rPr>
                <w:noProof/>
                <w:webHidden/>
              </w:rPr>
              <w:tab/>
            </w:r>
            <w:r>
              <w:rPr>
                <w:noProof/>
                <w:webHidden/>
              </w:rPr>
              <w:fldChar w:fldCharType="begin"/>
            </w:r>
            <w:r>
              <w:rPr>
                <w:noProof/>
                <w:webHidden/>
              </w:rPr>
              <w:instrText xml:space="preserve"> PAGEREF _Toc54196369 \h </w:instrText>
            </w:r>
          </w:ins>
          <w:r>
            <w:rPr>
              <w:noProof/>
              <w:webHidden/>
            </w:rPr>
          </w:r>
          <w:r>
            <w:rPr>
              <w:noProof/>
              <w:webHidden/>
            </w:rPr>
            <w:fldChar w:fldCharType="separate"/>
          </w:r>
          <w:ins w:id="157" w:author="Admin" w:date="2020-10-21T18:16:00Z">
            <w:r w:rsidR="00CB1695">
              <w:rPr>
                <w:noProof/>
                <w:webHidden/>
              </w:rPr>
              <w:t>15</w:t>
            </w:r>
          </w:ins>
          <w:ins w:id="158" w:author="Admin" w:date="2020-10-21T18:12:00Z">
            <w:r>
              <w:rPr>
                <w:noProof/>
                <w:webHidden/>
              </w:rPr>
              <w:fldChar w:fldCharType="end"/>
            </w:r>
            <w:r w:rsidRPr="003D5B36">
              <w:rPr>
                <w:rStyle w:val="Hyperlink"/>
                <w:noProof/>
              </w:rPr>
              <w:fldChar w:fldCharType="end"/>
            </w:r>
          </w:ins>
        </w:p>
        <w:p w14:paraId="2DB31239" w14:textId="77777777" w:rsidR="00240DD9" w:rsidRDefault="00240DD9">
          <w:pPr>
            <w:pStyle w:val="TOC3"/>
            <w:tabs>
              <w:tab w:val="right" w:leader="dot" w:pos="3956"/>
            </w:tabs>
            <w:spacing w:after="0"/>
            <w:rPr>
              <w:ins w:id="159" w:author="Admin" w:date="2020-10-21T18:12:00Z"/>
              <w:rFonts w:asciiTheme="minorHAnsi" w:eastAsiaTheme="minorEastAsia" w:hAnsiTheme="minorHAnsi"/>
              <w:noProof/>
            </w:rPr>
            <w:pPrChange w:id="160" w:author="Admin" w:date="2020-10-21T18:12:00Z">
              <w:pPr>
                <w:pStyle w:val="TOC3"/>
                <w:tabs>
                  <w:tab w:val="right" w:leader="dot" w:pos="3956"/>
                </w:tabs>
              </w:pPr>
            </w:pPrChange>
          </w:pPr>
          <w:ins w:id="1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"_Toc54196370"</w:instrText>
            </w:r>
            <w:r w:rsidRPr="003D5B36">
              <w:rPr>
                <w:rStyle w:val="Hyperlink"/>
                <w:noProof/>
              </w:rPr>
              <w:instrText xml:space="preserve"> </w:instrText>
            </w:r>
            <w:r w:rsidRPr="003D5B36">
              <w:rPr>
                <w:rStyle w:val="Hyperlink"/>
                <w:noProof/>
              </w:rPr>
              <w:fldChar w:fldCharType="separate"/>
            </w:r>
            <w:r w:rsidRPr="003D5B36">
              <w:rPr>
                <w:rStyle w:val="Hyperlink"/>
                <w:noProof/>
              </w:rPr>
              <w:t>Void Elves (Ren'dorei)</w:t>
            </w:r>
            <w:r>
              <w:rPr>
                <w:noProof/>
                <w:webHidden/>
              </w:rPr>
              <w:tab/>
            </w:r>
            <w:r>
              <w:rPr>
                <w:noProof/>
                <w:webHidden/>
              </w:rPr>
              <w:fldChar w:fldCharType="begin"/>
            </w:r>
            <w:r>
              <w:rPr>
                <w:noProof/>
                <w:webHidden/>
              </w:rPr>
              <w:instrText xml:space="preserve"> PAGEREF _Toc54196370 \h </w:instrText>
            </w:r>
          </w:ins>
          <w:r>
            <w:rPr>
              <w:noProof/>
              <w:webHidden/>
            </w:rPr>
          </w:r>
          <w:r>
            <w:rPr>
              <w:noProof/>
              <w:webHidden/>
            </w:rPr>
            <w:fldChar w:fldCharType="separate"/>
          </w:r>
          <w:ins w:id="162" w:author="Admin" w:date="2020-10-21T18:16:00Z">
            <w:r w:rsidR="00CB1695">
              <w:rPr>
                <w:noProof/>
                <w:webHidden/>
              </w:rPr>
              <w:t>17</w:t>
            </w:r>
          </w:ins>
          <w:ins w:id="163" w:author="Admin" w:date="2020-10-21T18:12:00Z">
            <w:r>
              <w:rPr>
                <w:noProof/>
                <w:webHidden/>
              </w:rPr>
              <w:fldChar w:fldCharType="end"/>
            </w:r>
            <w:r w:rsidRPr="003D5B36">
              <w:rPr>
                <w:rStyle w:val="Hyperlink"/>
                <w:noProof/>
              </w:rPr>
              <w:fldChar w:fldCharType="end"/>
            </w:r>
          </w:ins>
        </w:p>
        <w:p w14:paraId="49CED299" w14:textId="77777777" w:rsidR="00240DD9" w:rsidRDefault="00240DD9">
          <w:pPr>
            <w:pStyle w:val="TOC2"/>
            <w:tabs>
              <w:tab w:val="right" w:leader="dot" w:pos="3956"/>
            </w:tabs>
            <w:spacing w:after="0"/>
            <w:rPr>
              <w:ins w:id="164" w:author="Admin" w:date="2020-10-21T18:12:00Z"/>
              <w:rFonts w:asciiTheme="minorHAnsi" w:eastAsiaTheme="minorEastAsia" w:hAnsiTheme="minorHAnsi"/>
              <w:noProof/>
            </w:rPr>
            <w:pPrChange w:id="165" w:author="Admin" w:date="2020-10-21T18:12:00Z">
              <w:pPr>
                <w:pStyle w:val="TOC2"/>
                <w:tabs>
                  <w:tab w:val="right" w:leader="dot" w:pos="3956"/>
                </w:tabs>
              </w:pPr>
            </w:pPrChange>
          </w:pPr>
          <w:ins w:id="1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"_Toc54196371"</w:instrText>
            </w:r>
            <w:r w:rsidRPr="003D5B36">
              <w:rPr>
                <w:rStyle w:val="Hyperlink"/>
                <w:noProof/>
              </w:rPr>
              <w:instrText xml:space="preserve"> </w:instrText>
            </w:r>
            <w:r w:rsidRPr="003D5B36">
              <w:rPr>
                <w:rStyle w:val="Hyperlink"/>
                <w:noProof/>
              </w:rPr>
              <w:fldChar w:fldCharType="separate"/>
            </w:r>
            <w:r w:rsidRPr="003D5B36">
              <w:rPr>
                <w:rStyle w:val="Hyperlink"/>
                <w:noProof/>
              </w:rPr>
              <w:t>Forsaken</w:t>
            </w:r>
            <w:r>
              <w:rPr>
                <w:noProof/>
                <w:webHidden/>
              </w:rPr>
              <w:tab/>
            </w:r>
            <w:r>
              <w:rPr>
                <w:noProof/>
                <w:webHidden/>
              </w:rPr>
              <w:fldChar w:fldCharType="begin"/>
            </w:r>
            <w:r>
              <w:rPr>
                <w:noProof/>
                <w:webHidden/>
              </w:rPr>
              <w:instrText xml:space="preserve"> PAGEREF _Toc54196371 \h </w:instrText>
            </w:r>
          </w:ins>
          <w:r>
            <w:rPr>
              <w:noProof/>
              <w:webHidden/>
            </w:rPr>
          </w:r>
          <w:r>
            <w:rPr>
              <w:noProof/>
              <w:webHidden/>
            </w:rPr>
            <w:fldChar w:fldCharType="separate"/>
          </w:r>
          <w:ins w:id="167" w:author="Admin" w:date="2020-10-21T18:16:00Z">
            <w:r w:rsidR="00CB1695">
              <w:rPr>
                <w:noProof/>
                <w:webHidden/>
              </w:rPr>
              <w:t>17</w:t>
            </w:r>
          </w:ins>
          <w:ins w:id="168" w:author="Admin" w:date="2020-10-21T18:12:00Z">
            <w:r>
              <w:rPr>
                <w:noProof/>
                <w:webHidden/>
              </w:rPr>
              <w:fldChar w:fldCharType="end"/>
            </w:r>
            <w:r w:rsidRPr="003D5B36">
              <w:rPr>
                <w:rStyle w:val="Hyperlink"/>
                <w:noProof/>
              </w:rPr>
              <w:fldChar w:fldCharType="end"/>
            </w:r>
          </w:ins>
        </w:p>
        <w:p w14:paraId="1E7212C6" w14:textId="77777777" w:rsidR="00240DD9" w:rsidRDefault="00240DD9">
          <w:pPr>
            <w:pStyle w:val="TOC2"/>
            <w:tabs>
              <w:tab w:val="right" w:leader="dot" w:pos="3956"/>
            </w:tabs>
            <w:spacing w:after="0"/>
            <w:rPr>
              <w:ins w:id="169" w:author="Admin" w:date="2020-10-21T18:12:00Z"/>
              <w:rFonts w:asciiTheme="minorHAnsi" w:eastAsiaTheme="minorEastAsia" w:hAnsiTheme="minorHAnsi"/>
              <w:noProof/>
            </w:rPr>
            <w:pPrChange w:id="170" w:author="Admin" w:date="2020-10-21T18:12:00Z">
              <w:pPr>
                <w:pStyle w:val="TOC2"/>
                <w:tabs>
                  <w:tab w:val="right" w:leader="dot" w:pos="3956"/>
                </w:tabs>
              </w:pPr>
            </w:pPrChange>
          </w:pPr>
          <w:ins w:id="1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"_Toc54196372"</w:instrText>
            </w:r>
            <w:r w:rsidRPr="003D5B36">
              <w:rPr>
                <w:rStyle w:val="Hyperlink"/>
                <w:noProof/>
              </w:rPr>
              <w:instrText xml:space="preserve"> </w:instrText>
            </w:r>
            <w:r w:rsidRPr="003D5B36">
              <w:rPr>
                <w:rStyle w:val="Hyperlink"/>
                <w:noProof/>
              </w:rPr>
              <w:fldChar w:fldCharType="separate"/>
            </w:r>
            <w:r w:rsidRPr="003D5B36">
              <w:rPr>
                <w:rStyle w:val="Hyperlink"/>
                <w:noProof/>
              </w:rPr>
              <w:t>Gnome</w:t>
            </w:r>
            <w:r>
              <w:rPr>
                <w:noProof/>
                <w:webHidden/>
              </w:rPr>
              <w:tab/>
            </w:r>
            <w:r>
              <w:rPr>
                <w:noProof/>
                <w:webHidden/>
              </w:rPr>
              <w:fldChar w:fldCharType="begin"/>
            </w:r>
            <w:r>
              <w:rPr>
                <w:noProof/>
                <w:webHidden/>
              </w:rPr>
              <w:instrText xml:space="preserve"> PAGEREF _Toc54196372 \h </w:instrText>
            </w:r>
          </w:ins>
          <w:r>
            <w:rPr>
              <w:noProof/>
              <w:webHidden/>
            </w:rPr>
          </w:r>
          <w:r>
            <w:rPr>
              <w:noProof/>
              <w:webHidden/>
            </w:rPr>
            <w:fldChar w:fldCharType="separate"/>
          </w:r>
          <w:ins w:id="172" w:author="Admin" w:date="2020-10-21T18:16:00Z">
            <w:r w:rsidR="00CB1695">
              <w:rPr>
                <w:noProof/>
                <w:webHidden/>
              </w:rPr>
              <w:t>19</w:t>
            </w:r>
          </w:ins>
          <w:ins w:id="173" w:author="Admin" w:date="2020-10-21T18:12:00Z">
            <w:r>
              <w:rPr>
                <w:noProof/>
                <w:webHidden/>
              </w:rPr>
              <w:fldChar w:fldCharType="end"/>
            </w:r>
            <w:r w:rsidRPr="003D5B36">
              <w:rPr>
                <w:rStyle w:val="Hyperlink"/>
                <w:noProof/>
              </w:rPr>
              <w:fldChar w:fldCharType="end"/>
            </w:r>
          </w:ins>
        </w:p>
        <w:p w14:paraId="1946EB95" w14:textId="77777777" w:rsidR="00240DD9" w:rsidRDefault="00240DD9">
          <w:pPr>
            <w:pStyle w:val="TOC2"/>
            <w:tabs>
              <w:tab w:val="right" w:leader="dot" w:pos="3956"/>
            </w:tabs>
            <w:spacing w:after="0"/>
            <w:rPr>
              <w:ins w:id="174" w:author="Admin" w:date="2020-10-21T18:12:00Z"/>
              <w:rFonts w:asciiTheme="minorHAnsi" w:eastAsiaTheme="minorEastAsia" w:hAnsiTheme="minorHAnsi"/>
              <w:noProof/>
            </w:rPr>
            <w:pPrChange w:id="175" w:author="Admin" w:date="2020-10-21T18:12:00Z">
              <w:pPr>
                <w:pStyle w:val="TOC2"/>
                <w:tabs>
                  <w:tab w:val="right" w:leader="dot" w:pos="3956"/>
                </w:tabs>
              </w:pPr>
            </w:pPrChange>
          </w:pPr>
          <w:ins w:id="1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"_Toc54196373"</w:instrText>
            </w:r>
            <w:r w:rsidRPr="003D5B36">
              <w:rPr>
                <w:rStyle w:val="Hyperlink"/>
                <w:noProof/>
              </w:rPr>
              <w:instrText xml:space="preserve"> </w:instrText>
            </w:r>
            <w:r w:rsidRPr="003D5B36">
              <w:rPr>
                <w:rStyle w:val="Hyperlink"/>
                <w:noProof/>
              </w:rPr>
              <w:fldChar w:fldCharType="separate"/>
            </w:r>
            <w:r w:rsidRPr="003D5B36">
              <w:rPr>
                <w:rStyle w:val="Hyperlink"/>
                <w:noProof/>
              </w:rPr>
              <w:t>Goblin</w:t>
            </w:r>
            <w:r>
              <w:rPr>
                <w:noProof/>
                <w:webHidden/>
              </w:rPr>
              <w:tab/>
            </w:r>
            <w:r>
              <w:rPr>
                <w:noProof/>
                <w:webHidden/>
              </w:rPr>
              <w:fldChar w:fldCharType="begin"/>
            </w:r>
            <w:r>
              <w:rPr>
                <w:noProof/>
                <w:webHidden/>
              </w:rPr>
              <w:instrText xml:space="preserve"> PAGEREF _Toc54196373 \h </w:instrText>
            </w:r>
          </w:ins>
          <w:r>
            <w:rPr>
              <w:noProof/>
              <w:webHidden/>
            </w:rPr>
          </w:r>
          <w:r>
            <w:rPr>
              <w:noProof/>
              <w:webHidden/>
            </w:rPr>
            <w:fldChar w:fldCharType="separate"/>
          </w:r>
          <w:ins w:id="177" w:author="Admin" w:date="2020-10-21T18:16:00Z">
            <w:r w:rsidR="00CB1695">
              <w:rPr>
                <w:noProof/>
                <w:webHidden/>
              </w:rPr>
              <w:t>20</w:t>
            </w:r>
          </w:ins>
          <w:ins w:id="178" w:author="Admin" w:date="2020-10-21T18:12:00Z">
            <w:r>
              <w:rPr>
                <w:noProof/>
                <w:webHidden/>
              </w:rPr>
              <w:fldChar w:fldCharType="end"/>
            </w:r>
            <w:r w:rsidRPr="003D5B36">
              <w:rPr>
                <w:rStyle w:val="Hyperlink"/>
                <w:noProof/>
              </w:rPr>
              <w:fldChar w:fldCharType="end"/>
            </w:r>
          </w:ins>
        </w:p>
        <w:p w14:paraId="50C868B4" w14:textId="77777777" w:rsidR="00240DD9" w:rsidRDefault="00240DD9">
          <w:pPr>
            <w:pStyle w:val="TOC2"/>
            <w:tabs>
              <w:tab w:val="right" w:leader="dot" w:pos="3956"/>
            </w:tabs>
            <w:spacing w:after="0"/>
            <w:rPr>
              <w:ins w:id="179" w:author="Admin" w:date="2020-10-21T18:12:00Z"/>
              <w:rFonts w:asciiTheme="minorHAnsi" w:eastAsiaTheme="minorEastAsia" w:hAnsiTheme="minorHAnsi"/>
              <w:noProof/>
            </w:rPr>
            <w:pPrChange w:id="180" w:author="Admin" w:date="2020-10-21T18:12:00Z">
              <w:pPr>
                <w:pStyle w:val="TOC2"/>
                <w:tabs>
                  <w:tab w:val="right" w:leader="dot" w:pos="3956"/>
                </w:tabs>
              </w:pPr>
            </w:pPrChange>
          </w:pPr>
          <w:ins w:id="1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"_Toc54196374"</w:instrText>
            </w:r>
            <w:r w:rsidRPr="003D5B36">
              <w:rPr>
                <w:rStyle w:val="Hyperlink"/>
                <w:noProof/>
              </w:rPr>
              <w:instrText xml:space="preserve"> </w:instrText>
            </w:r>
            <w:r w:rsidRPr="003D5B36">
              <w:rPr>
                <w:rStyle w:val="Hyperlink"/>
                <w:noProof/>
              </w:rPr>
              <w:fldChar w:fldCharType="separate"/>
            </w:r>
            <w:r w:rsidRPr="003D5B36">
              <w:rPr>
                <w:rStyle w:val="Hyperlink"/>
                <w:noProof/>
              </w:rPr>
              <w:t>Human</w:t>
            </w:r>
            <w:r>
              <w:rPr>
                <w:noProof/>
                <w:webHidden/>
              </w:rPr>
              <w:tab/>
            </w:r>
            <w:r>
              <w:rPr>
                <w:noProof/>
                <w:webHidden/>
              </w:rPr>
              <w:fldChar w:fldCharType="begin"/>
            </w:r>
            <w:r>
              <w:rPr>
                <w:noProof/>
                <w:webHidden/>
              </w:rPr>
              <w:instrText xml:space="preserve"> PAGEREF _Toc54196374 \h </w:instrText>
            </w:r>
          </w:ins>
          <w:r>
            <w:rPr>
              <w:noProof/>
              <w:webHidden/>
            </w:rPr>
          </w:r>
          <w:r>
            <w:rPr>
              <w:noProof/>
              <w:webHidden/>
            </w:rPr>
            <w:fldChar w:fldCharType="separate"/>
          </w:r>
          <w:ins w:id="182" w:author="Admin" w:date="2020-10-21T18:16:00Z">
            <w:r w:rsidR="00CB1695">
              <w:rPr>
                <w:noProof/>
                <w:webHidden/>
              </w:rPr>
              <w:t>21</w:t>
            </w:r>
          </w:ins>
          <w:ins w:id="183" w:author="Admin" w:date="2020-10-21T18:12:00Z">
            <w:r>
              <w:rPr>
                <w:noProof/>
                <w:webHidden/>
              </w:rPr>
              <w:fldChar w:fldCharType="end"/>
            </w:r>
            <w:r w:rsidRPr="003D5B36">
              <w:rPr>
                <w:rStyle w:val="Hyperlink"/>
                <w:noProof/>
              </w:rPr>
              <w:fldChar w:fldCharType="end"/>
            </w:r>
          </w:ins>
        </w:p>
        <w:p w14:paraId="3365965C" w14:textId="77777777" w:rsidR="00240DD9" w:rsidRDefault="00240DD9">
          <w:pPr>
            <w:pStyle w:val="TOC2"/>
            <w:tabs>
              <w:tab w:val="right" w:leader="dot" w:pos="3956"/>
            </w:tabs>
            <w:spacing w:after="0"/>
            <w:rPr>
              <w:ins w:id="184" w:author="Admin" w:date="2020-10-21T18:12:00Z"/>
              <w:rFonts w:asciiTheme="minorHAnsi" w:eastAsiaTheme="minorEastAsia" w:hAnsiTheme="minorHAnsi"/>
              <w:noProof/>
            </w:rPr>
            <w:pPrChange w:id="185" w:author="Admin" w:date="2020-10-21T18:12:00Z">
              <w:pPr>
                <w:pStyle w:val="TOC2"/>
                <w:tabs>
                  <w:tab w:val="right" w:leader="dot" w:pos="3956"/>
                </w:tabs>
              </w:pPr>
            </w:pPrChange>
          </w:pPr>
          <w:ins w:id="1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"_Toc54196375"</w:instrText>
            </w:r>
            <w:r w:rsidRPr="003D5B36">
              <w:rPr>
                <w:rStyle w:val="Hyperlink"/>
                <w:noProof/>
              </w:rPr>
              <w:instrText xml:space="preserve"> </w:instrText>
            </w:r>
            <w:r w:rsidRPr="003D5B36">
              <w:rPr>
                <w:rStyle w:val="Hyperlink"/>
                <w:noProof/>
              </w:rPr>
              <w:fldChar w:fldCharType="separate"/>
            </w:r>
            <w:r w:rsidRPr="003D5B36">
              <w:rPr>
                <w:rStyle w:val="Hyperlink"/>
                <w:noProof/>
              </w:rPr>
              <w:t>Orc</w:t>
            </w:r>
            <w:r>
              <w:rPr>
                <w:noProof/>
                <w:webHidden/>
              </w:rPr>
              <w:tab/>
            </w:r>
            <w:r>
              <w:rPr>
                <w:noProof/>
                <w:webHidden/>
              </w:rPr>
              <w:fldChar w:fldCharType="begin"/>
            </w:r>
            <w:r>
              <w:rPr>
                <w:noProof/>
                <w:webHidden/>
              </w:rPr>
              <w:instrText xml:space="preserve"> PAGEREF _Toc54196375 \h </w:instrText>
            </w:r>
          </w:ins>
          <w:r>
            <w:rPr>
              <w:noProof/>
              <w:webHidden/>
            </w:rPr>
          </w:r>
          <w:r>
            <w:rPr>
              <w:noProof/>
              <w:webHidden/>
            </w:rPr>
            <w:fldChar w:fldCharType="separate"/>
          </w:r>
          <w:ins w:id="187" w:author="Admin" w:date="2020-10-21T18:16:00Z">
            <w:r w:rsidR="00CB1695">
              <w:rPr>
                <w:noProof/>
                <w:webHidden/>
              </w:rPr>
              <w:t>22</w:t>
            </w:r>
          </w:ins>
          <w:ins w:id="188" w:author="Admin" w:date="2020-10-21T18:12:00Z">
            <w:r>
              <w:rPr>
                <w:noProof/>
                <w:webHidden/>
              </w:rPr>
              <w:fldChar w:fldCharType="end"/>
            </w:r>
            <w:r w:rsidRPr="003D5B36">
              <w:rPr>
                <w:rStyle w:val="Hyperlink"/>
                <w:noProof/>
              </w:rPr>
              <w:fldChar w:fldCharType="end"/>
            </w:r>
          </w:ins>
        </w:p>
        <w:p w14:paraId="5B462083" w14:textId="77777777" w:rsidR="00240DD9" w:rsidRDefault="00240DD9">
          <w:pPr>
            <w:pStyle w:val="TOC2"/>
            <w:tabs>
              <w:tab w:val="right" w:leader="dot" w:pos="3956"/>
            </w:tabs>
            <w:spacing w:after="0"/>
            <w:rPr>
              <w:ins w:id="189" w:author="Admin" w:date="2020-10-21T18:12:00Z"/>
              <w:rFonts w:asciiTheme="minorHAnsi" w:eastAsiaTheme="minorEastAsia" w:hAnsiTheme="minorHAnsi"/>
              <w:noProof/>
            </w:rPr>
            <w:pPrChange w:id="190" w:author="Admin" w:date="2020-10-21T18:12:00Z">
              <w:pPr>
                <w:pStyle w:val="TOC2"/>
                <w:tabs>
                  <w:tab w:val="right" w:leader="dot" w:pos="3956"/>
                </w:tabs>
              </w:pPr>
            </w:pPrChange>
          </w:pPr>
          <w:ins w:id="1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"_Toc54196376"</w:instrText>
            </w:r>
            <w:r w:rsidRPr="003D5B36">
              <w:rPr>
                <w:rStyle w:val="Hyperlink"/>
                <w:noProof/>
              </w:rPr>
              <w:instrText xml:space="preserve"> </w:instrText>
            </w:r>
            <w:r w:rsidRPr="003D5B36">
              <w:rPr>
                <w:rStyle w:val="Hyperlink"/>
                <w:noProof/>
              </w:rPr>
              <w:fldChar w:fldCharType="separate"/>
            </w:r>
            <w:r w:rsidRPr="003D5B36">
              <w:rPr>
                <w:rStyle w:val="Hyperlink"/>
                <w:noProof/>
              </w:rPr>
              <w:t>Pandaren</w:t>
            </w:r>
            <w:r>
              <w:rPr>
                <w:noProof/>
                <w:webHidden/>
              </w:rPr>
              <w:tab/>
            </w:r>
            <w:r>
              <w:rPr>
                <w:noProof/>
                <w:webHidden/>
              </w:rPr>
              <w:fldChar w:fldCharType="begin"/>
            </w:r>
            <w:r>
              <w:rPr>
                <w:noProof/>
                <w:webHidden/>
              </w:rPr>
              <w:instrText xml:space="preserve"> PAGEREF _Toc54196376 \h </w:instrText>
            </w:r>
          </w:ins>
          <w:r>
            <w:rPr>
              <w:noProof/>
              <w:webHidden/>
            </w:rPr>
          </w:r>
          <w:r>
            <w:rPr>
              <w:noProof/>
              <w:webHidden/>
            </w:rPr>
            <w:fldChar w:fldCharType="separate"/>
          </w:r>
          <w:ins w:id="192" w:author="Admin" w:date="2020-10-21T18:16:00Z">
            <w:r w:rsidR="00CB1695">
              <w:rPr>
                <w:noProof/>
                <w:webHidden/>
              </w:rPr>
              <w:t>23</w:t>
            </w:r>
          </w:ins>
          <w:ins w:id="193" w:author="Admin" w:date="2020-10-21T18:12:00Z">
            <w:r>
              <w:rPr>
                <w:noProof/>
                <w:webHidden/>
              </w:rPr>
              <w:fldChar w:fldCharType="end"/>
            </w:r>
            <w:r w:rsidRPr="003D5B36">
              <w:rPr>
                <w:rStyle w:val="Hyperlink"/>
                <w:noProof/>
              </w:rPr>
              <w:fldChar w:fldCharType="end"/>
            </w:r>
          </w:ins>
        </w:p>
        <w:p w14:paraId="2C5A1A4E" w14:textId="77777777" w:rsidR="00240DD9" w:rsidRDefault="00240DD9">
          <w:pPr>
            <w:pStyle w:val="TOC2"/>
            <w:tabs>
              <w:tab w:val="right" w:leader="dot" w:pos="3956"/>
            </w:tabs>
            <w:spacing w:after="0"/>
            <w:rPr>
              <w:ins w:id="194" w:author="Admin" w:date="2020-10-21T18:12:00Z"/>
              <w:rFonts w:asciiTheme="minorHAnsi" w:eastAsiaTheme="minorEastAsia" w:hAnsiTheme="minorHAnsi"/>
              <w:noProof/>
            </w:rPr>
            <w:pPrChange w:id="195" w:author="Admin" w:date="2020-10-21T18:12:00Z">
              <w:pPr>
                <w:pStyle w:val="TOC2"/>
                <w:tabs>
                  <w:tab w:val="right" w:leader="dot" w:pos="3956"/>
                </w:tabs>
              </w:pPr>
            </w:pPrChange>
          </w:pPr>
          <w:ins w:id="19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"_Toc54196377"</w:instrText>
            </w:r>
            <w:r w:rsidRPr="003D5B36">
              <w:rPr>
                <w:rStyle w:val="Hyperlink"/>
                <w:noProof/>
              </w:rPr>
              <w:instrText xml:space="preserve"> </w:instrText>
            </w:r>
            <w:r w:rsidRPr="003D5B36">
              <w:rPr>
                <w:rStyle w:val="Hyperlink"/>
                <w:noProof/>
              </w:rPr>
              <w:fldChar w:fldCharType="separate"/>
            </w:r>
            <w:r w:rsidRPr="003D5B36">
              <w:rPr>
                <w:rStyle w:val="Hyperlink"/>
                <w:noProof/>
              </w:rPr>
              <w:t>Tauren</w:t>
            </w:r>
            <w:r>
              <w:rPr>
                <w:noProof/>
                <w:webHidden/>
              </w:rPr>
              <w:tab/>
            </w:r>
            <w:r>
              <w:rPr>
                <w:noProof/>
                <w:webHidden/>
              </w:rPr>
              <w:fldChar w:fldCharType="begin"/>
            </w:r>
            <w:r>
              <w:rPr>
                <w:noProof/>
                <w:webHidden/>
              </w:rPr>
              <w:instrText xml:space="preserve"> PAGEREF _Toc54196377 \h </w:instrText>
            </w:r>
          </w:ins>
          <w:r>
            <w:rPr>
              <w:noProof/>
              <w:webHidden/>
            </w:rPr>
          </w:r>
          <w:r>
            <w:rPr>
              <w:noProof/>
              <w:webHidden/>
            </w:rPr>
            <w:fldChar w:fldCharType="separate"/>
          </w:r>
          <w:ins w:id="197" w:author="Admin" w:date="2020-10-21T18:16:00Z">
            <w:r w:rsidR="00CB1695">
              <w:rPr>
                <w:noProof/>
                <w:webHidden/>
              </w:rPr>
              <w:t>24</w:t>
            </w:r>
          </w:ins>
          <w:ins w:id="198" w:author="Admin" w:date="2020-10-21T18:12:00Z">
            <w:r>
              <w:rPr>
                <w:noProof/>
                <w:webHidden/>
              </w:rPr>
              <w:fldChar w:fldCharType="end"/>
            </w:r>
            <w:r w:rsidRPr="003D5B36">
              <w:rPr>
                <w:rStyle w:val="Hyperlink"/>
                <w:noProof/>
              </w:rPr>
              <w:fldChar w:fldCharType="end"/>
            </w:r>
          </w:ins>
        </w:p>
        <w:p w14:paraId="17AFFE93" w14:textId="77777777" w:rsidR="00240DD9" w:rsidRDefault="00240DD9">
          <w:pPr>
            <w:pStyle w:val="TOC2"/>
            <w:tabs>
              <w:tab w:val="right" w:leader="dot" w:pos="3956"/>
            </w:tabs>
            <w:spacing w:after="0"/>
            <w:rPr>
              <w:ins w:id="199" w:author="Admin" w:date="2020-10-21T18:12:00Z"/>
              <w:rFonts w:asciiTheme="minorHAnsi" w:eastAsiaTheme="minorEastAsia" w:hAnsiTheme="minorHAnsi"/>
              <w:noProof/>
            </w:rPr>
            <w:pPrChange w:id="200" w:author="Admin" w:date="2020-10-21T18:12:00Z">
              <w:pPr>
                <w:pStyle w:val="TOC2"/>
                <w:tabs>
                  <w:tab w:val="right" w:leader="dot" w:pos="3956"/>
                </w:tabs>
              </w:pPr>
            </w:pPrChange>
          </w:pPr>
          <w:ins w:id="2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"_Toc54196378"</w:instrText>
            </w:r>
            <w:r w:rsidRPr="003D5B36">
              <w:rPr>
                <w:rStyle w:val="Hyperlink"/>
                <w:noProof/>
              </w:rPr>
              <w:instrText xml:space="preserve"> </w:instrText>
            </w:r>
            <w:r w:rsidRPr="003D5B36">
              <w:rPr>
                <w:rStyle w:val="Hyperlink"/>
                <w:noProof/>
              </w:rPr>
              <w:fldChar w:fldCharType="separate"/>
            </w:r>
            <w:r w:rsidRPr="003D5B36">
              <w:rPr>
                <w:rStyle w:val="Hyperlink"/>
                <w:noProof/>
              </w:rPr>
              <w:t>Troll</w:t>
            </w:r>
            <w:r>
              <w:rPr>
                <w:noProof/>
                <w:webHidden/>
              </w:rPr>
              <w:tab/>
            </w:r>
            <w:r>
              <w:rPr>
                <w:noProof/>
                <w:webHidden/>
              </w:rPr>
              <w:fldChar w:fldCharType="begin"/>
            </w:r>
            <w:r>
              <w:rPr>
                <w:noProof/>
                <w:webHidden/>
              </w:rPr>
              <w:instrText xml:space="preserve"> PAGEREF _Toc54196378 \h </w:instrText>
            </w:r>
          </w:ins>
          <w:r>
            <w:rPr>
              <w:noProof/>
              <w:webHidden/>
            </w:rPr>
          </w:r>
          <w:r>
            <w:rPr>
              <w:noProof/>
              <w:webHidden/>
            </w:rPr>
            <w:fldChar w:fldCharType="separate"/>
          </w:r>
          <w:ins w:id="202" w:author="Admin" w:date="2020-10-21T18:16:00Z">
            <w:r w:rsidR="00CB1695">
              <w:rPr>
                <w:noProof/>
                <w:webHidden/>
              </w:rPr>
              <w:t>25</w:t>
            </w:r>
          </w:ins>
          <w:ins w:id="203" w:author="Admin" w:date="2020-10-21T18:12:00Z">
            <w:r>
              <w:rPr>
                <w:noProof/>
                <w:webHidden/>
              </w:rPr>
              <w:fldChar w:fldCharType="end"/>
            </w:r>
            <w:r w:rsidRPr="003D5B36">
              <w:rPr>
                <w:rStyle w:val="Hyperlink"/>
                <w:noProof/>
              </w:rPr>
              <w:fldChar w:fldCharType="end"/>
            </w:r>
          </w:ins>
        </w:p>
        <w:p w14:paraId="55C617E1" w14:textId="77777777" w:rsidR="00240DD9" w:rsidRDefault="00240DD9">
          <w:pPr>
            <w:pStyle w:val="TOC3"/>
            <w:tabs>
              <w:tab w:val="right" w:leader="dot" w:pos="3956"/>
            </w:tabs>
            <w:spacing w:after="0"/>
            <w:rPr>
              <w:ins w:id="204" w:author="Admin" w:date="2020-10-21T18:12:00Z"/>
              <w:rFonts w:asciiTheme="minorHAnsi" w:eastAsiaTheme="minorEastAsia" w:hAnsiTheme="minorHAnsi"/>
              <w:noProof/>
            </w:rPr>
            <w:pPrChange w:id="205" w:author="Admin" w:date="2020-10-21T18:12:00Z">
              <w:pPr>
                <w:pStyle w:val="TOC3"/>
                <w:tabs>
                  <w:tab w:val="right" w:leader="dot" w:pos="3956"/>
                </w:tabs>
              </w:pPr>
            </w:pPrChange>
          </w:pPr>
          <w:ins w:id="2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"_Toc54196379"</w:instrText>
            </w:r>
            <w:r w:rsidRPr="003D5B36">
              <w:rPr>
                <w:rStyle w:val="Hyperlink"/>
                <w:noProof/>
              </w:rPr>
              <w:instrText xml:space="preserve"> </w:instrText>
            </w:r>
            <w:r w:rsidRPr="003D5B36">
              <w:rPr>
                <w:rStyle w:val="Hyperlink"/>
                <w:noProof/>
              </w:rPr>
              <w:fldChar w:fldCharType="separate"/>
            </w:r>
            <w:r w:rsidRPr="003D5B36">
              <w:rPr>
                <w:rStyle w:val="Hyperlink"/>
                <w:noProof/>
              </w:rPr>
              <w:t>Forest Troll (Darkspear)</w:t>
            </w:r>
            <w:r>
              <w:rPr>
                <w:noProof/>
                <w:webHidden/>
              </w:rPr>
              <w:tab/>
            </w:r>
            <w:r>
              <w:rPr>
                <w:noProof/>
                <w:webHidden/>
              </w:rPr>
              <w:fldChar w:fldCharType="begin"/>
            </w:r>
            <w:r>
              <w:rPr>
                <w:noProof/>
                <w:webHidden/>
              </w:rPr>
              <w:instrText xml:space="preserve"> PAGEREF _Toc54196379 \h </w:instrText>
            </w:r>
          </w:ins>
          <w:r>
            <w:rPr>
              <w:noProof/>
              <w:webHidden/>
            </w:rPr>
          </w:r>
          <w:r>
            <w:rPr>
              <w:noProof/>
              <w:webHidden/>
            </w:rPr>
            <w:fldChar w:fldCharType="separate"/>
          </w:r>
          <w:ins w:id="207" w:author="Admin" w:date="2020-10-21T18:16:00Z">
            <w:r w:rsidR="00CB1695">
              <w:rPr>
                <w:noProof/>
                <w:webHidden/>
              </w:rPr>
              <w:t>27</w:t>
            </w:r>
          </w:ins>
          <w:ins w:id="208" w:author="Admin" w:date="2020-10-21T18:12:00Z">
            <w:r>
              <w:rPr>
                <w:noProof/>
                <w:webHidden/>
              </w:rPr>
              <w:fldChar w:fldCharType="end"/>
            </w:r>
            <w:r w:rsidRPr="003D5B36">
              <w:rPr>
                <w:rStyle w:val="Hyperlink"/>
                <w:noProof/>
              </w:rPr>
              <w:fldChar w:fldCharType="end"/>
            </w:r>
          </w:ins>
        </w:p>
        <w:p w14:paraId="2B8F01B5" w14:textId="77777777" w:rsidR="00240DD9" w:rsidRDefault="00240DD9">
          <w:pPr>
            <w:pStyle w:val="TOC3"/>
            <w:tabs>
              <w:tab w:val="right" w:leader="dot" w:pos="3956"/>
            </w:tabs>
            <w:spacing w:after="0"/>
            <w:rPr>
              <w:ins w:id="209" w:author="Admin" w:date="2020-10-21T18:12:00Z"/>
              <w:rFonts w:asciiTheme="minorHAnsi" w:eastAsiaTheme="minorEastAsia" w:hAnsiTheme="minorHAnsi"/>
              <w:noProof/>
            </w:rPr>
            <w:pPrChange w:id="210" w:author="Admin" w:date="2020-10-21T18:12:00Z">
              <w:pPr>
                <w:pStyle w:val="TOC3"/>
                <w:tabs>
                  <w:tab w:val="right" w:leader="dot" w:pos="3956"/>
                </w:tabs>
              </w:pPr>
            </w:pPrChange>
          </w:pPr>
          <w:ins w:id="2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"_Toc54196380"</w:instrText>
            </w:r>
            <w:r w:rsidRPr="003D5B36">
              <w:rPr>
                <w:rStyle w:val="Hyperlink"/>
                <w:noProof/>
              </w:rPr>
              <w:instrText xml:space="preserve"> </w:instrText>
            </w:r>
            <w:r w:rsidRPr="003D5B36">
              <w:rPr>
                <w:rStyle w:val="Hyperlink"/>
                <w:noProof/>
              </w:rPr>
              <w:fldChar w:fldCharType="separate"/>
            </w:r>
            <w:r w:rsidRPr="003D5B36">
              <w:rPr>
                <w:rStyle w:val="Hyperlink"/>
                <w:noProof/>
              </w:rPr>
              <w:t>Ice Troll (Drakkari)</w:t>
            </w:r>
            <w:r>
              <w:rPr>
                <w:noProof/>
                <w:webHidden/>
              </w:rPr>
              <w:tab/>
            </w:r>
            <w:r>
              <w:rPr>
                <w:noProof/>
                <w:webHidden/>
              </w:rPr>
              <w:fldChar w:fldCharType="begin"/>
            </w:r>
            <w:r>
              <w:rPr>
                <w:noProof/>
                <w:webHidden/>
              </w:rPr>
              <w:instrText xml:space="preserve"> PAGEREF _Toc54196380 \h </w:instrText>
            </w:r>
          </w:ins>
          <w:r>
            <w:rPr>
              <w:noProof/>
              <w:webHidden/>
            </w:rPr>
          </w:r>
          <w:r>
            <w:rPr>
              <w:noProof/>
              <w:webHidden/>
            </w:rPr>
            <w:fldChar w:fldCharType="separate"/>
          </w:r>
          <w:ins w:id="212" w:author="Admin" w:date="2020-10-21T18:16:00Z">
            <w:r w:rsidR="00CB1695">
              <w:rPr>
                <w:noProof/>
                <w:webHidden/>
              </w:rPr>
              <w:t>27</w:t>
            </w:r>
          </w:ins>
          <w:ins w:id="213" w:author="Admin" w:date="2020-10-21T18:12:00Z">
            <w:r>
              <w:rPr>
                <w:noProof/>
                <w:webHidden/>
              </w:rPr>
              <w:fldChar w:fldCharType="end"/>
            </w:r>
            <w:r w:rsidRPr="003D5B36">
              <w:rPr>
                <w:rStyle w:val="Hyperlink"/>
                <w:noProof/>
              </w:rPr>
              <w:fldChar w:fldCharType="end"/>
            </w:r>
          </w:ins>
        </w:p>
        <w:p w14:paraId="284156F8" w14:textId="77777777" w:rsidR="00240DD9" w:rsidRDefault="00240DD9">
          <w:pPr>
            <w:pStyle w:val="TOC3"/>
            <w:tabs>
              <w:tab w:val="right" w:leader="dot" w:pos="3956"/>
            </w:tabs>
            <w:spacing w:after="0"/>
            <w:rPr>
              <w:ins w:id="214" w:author="Admin" w:date="2020-10-21T18:12:00Z"/>
              <w:rFonts w:asciiTheme="minorHAnsi" w:eastAsiaTheme="minorEastAsia" w:hAnsiTheme="minorHAnsi"/>
              <w:noProof/>
            </w:rPr>
            <w:pPrChange w:id="215" w:author="Admin" w:date="2020-10-21T18:12:00Z">
              <w:pPr>
                <w:pStyle w:val="TOC3"/>
                <w:tabs>
                  <w:tab w:val="right" w:leader="dot" w:pos="3956"/>
                </w:tabs>
              </w:pPr>
            </w:pPrChange>
          </w:pPr>
          <w:ins w:id="2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"_Toc54196381"</w:instrText>
            </w:r>
            <w:r w:rsidRPr="003D5B36">
              <w:rPr>
                <w:rStyle w:val="Hyperlink"/>
                <w:noProof/>
              </w:rPr>
              <w:instrText xml:space="preserve"> </w:instrText>
            </w:r>
            <w:r w:rsidRPr="003D5B36">
              <w:rPr>
                <w:rStyle w:val="Hyperlink"/>
                <w:noProof/>
              </w:rPr>
              <w:fldChar w:fldCharType="separate"/>
            </w:r>
            <w:r w:rsidRPr="003D5B36">
              <w:rPr>
                <w:rStyle w:val="Hyperlink"/>
                <w:noProof/>
              </w:rPr>
              <w:t>Sand Troll (Farraki)</w:t>
            </w:r>
            <w:r>
              <w:rPr>
                <w:noProof/>
                <w:webHidden/>
              </w:rPr>
              <w:tab/>
            </w:r>
            <w:r>
              <w:rPr>
                <w:noProof/>
                <w:webHidden/>
              </w:rPr>
              <w:fldChar w:fldCharType="begin"/>
            </w:r>
            <w:r>
              <w:rPr>
                <w:noProof/>
                <w:webHidden/>
              </w:rPr>
              <w:instrText xml:space="preserve"> PAGEREF _Toc54196381 \h </w:instrText>
            </w:r>
          </w:ins>
          <w:r>
            <w:rPr>
              <w:noProof/>
              <w:webHidden/>
            </w:rPr>
          </w:r>
          <w:r>
            <w:rPr>
              <w:noProof/>
              <w:webHidden/>
            </w:rPr>
            <w:fldChar w:fldCharType="separate"/>
          </w:r>
          <w:ins w:id="217" w:author="Admin" w:date="2020-10-21T18:16:00Z">
            <w:r w:rsidR="00CB1695">
              <w:rPr>
                <w:noProof/>
                <w:webHidden/>
              </w:rPr>
              <w:t>27</w:t>
            </w:r>
          </w:ins>
          <w:ins w:id="218" w:author="Admin" w:date="2020-10-21T18:12:00Z">
            <w:r>
              <w:rPr>
                <w:noProof/>
                <w:webHidden/>
              </w:rPr>
              <w:fldChar w:fldCharType="end"/>
            </w:r>
            <w:r w:rsidRPr="003D5B36">
              <w:rPr>
                <w:rStyle w:val="Hyperlink"/>
                <w:noProof/>
              </w:rPr>
              <w:fldChar w:fldCharType="end"/>
            </w:r>
          </w:ins>
        </w:p>
        <w:p w14:paraId="6DB2363E" w14:textId="77777777" w:rsidR="00240DD9" w:rsidRDefault="00240DD9">
          <w:pPr>
            <w:pStyle w:val="TOC2"/>
            <w:tabs>
              <w:tab w:val="right" w:leader="dot" w:pos="3956"/>
            </w:tabs>
            <w:spacing w:after="0"/>
            <w:rPr>
              <w:ins w:id="219" w:author="Admin" w:date="2020-10-21T18:12:00Z"/>
              <w:rFonts w:asciiTheme="minorHAnsi" w:eastAsiaTheme="minorEastAsia" w:hAnsiTheme="minorHAnsi"/>
              <w:noProof/>
            </w:rPr>
            <w:pPrChange w:id="220" w:author="Admin" w:date="2020-10-21T18:12:00Z">
              <w:pPr>
                <w:pStyle w:val="TOC2"/>
                <w:tabs>
                  <w:tab w:val="right" w:leader="dot" w:pos="3956"/>
                </w:tabs>
              </w:pPr>
            </w:pPrChange>
          </w:pPr>
          <w:ins w:id="2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"_Toc54196382"</w:instrText>
            </w:r>
            <w:r w:rsidRPr="003D5B36">
              <w:rPr>
                <w:rStyle w:val="Hyperlink"/>
                <w:noProof/>
              </w:rPr>
              <w:instrText xml:space="preserve"> </w:instrText>
            </w:r>
            <w:r w:rsidRPr="003D5B36">
              <w:rPr>
                <w:rStyle w:val="Hyperlink"/>
                <w:noProof/>
              </w:rPr>
              <w:fldChar w:fldCharType="separate"/>
            </w:r>
            <w:r w:rsidRPr="003D5B36">
              <w:rPr>
                <w:rStyle w:val="Hyperlink"/>
                <w:noProof/>
              </w:rPr>
              <w:t>Worgen</w:t>
            </w:r>
            <w:r>
              <w:rPr>
                <w:noProof/>
                <w:webHidden/>
              </w:rPr>
              <w:tab/>
            </w:r>
            <w:r>
              <w:rPr>
                <w:noProof/>
                <w:webHidden/>
              </w:rPr>
              <w:fldChar w:fldCharType="begin"/>
            </w:r>
            <w:r>
              <w:rPr>
                <w:noProof/>
                <w:webHidden/>
              </w:rPr>
              <w:instrText xml:space="preserve"> PAGEREF _Toc54196382 \h </w:instrText>
            </w:r>
          </w:ins>
          <w:r>
            <w:rPr>
              <w:noProof/>
              <w:webHidden/>
            </w:rPr>
          </w:r>
          <w:r>
            <w:rPr>
              <w:noProof/>
              <w:webHidden/>
            </w:rPr>
            <w:fldChar w:fldCharType="separate"/>
          </w:r>
          <w:ins w:id="222" w:author="Admin" w:date="2020-10-21T18:16:00Z">
            <w:r w:rsidR="00CB1695">
              <w:rPr>
                <w:noProof/>
                <w:webHidden/>
              </w:rPr>
              <w:t>28</w:t>
            </w:r>
          </w:ins>
          <w:ins w:id="223" w:author="Admin" w:date="2020-10-21T18:12:00Z">
            <w:r>
              <w:rPr>
                <w:noProof/>
                <w:webHidden/>
              </w:rPr>
              <w:fldChar w:fldCharType="end"/>
            </w:r>
            <w:r w:rsidRPr="003D5B36">
              <w:rPr>
                <w:rStyle w:val="Hyperlink"/>
                <w:noProof/>
              </w:rPr>
              <w:fldChar w:fldCharType="end"/>
            </w:r>
          </w:ins>
        </w:p>
        <w:p w14:paraId="68D7D3AB" w14:textId="77777777" w:rsidR="00240DD9" w:rsidRDefault="00240DD9">
          <w:pPr>
            <w:pStyle w:val="TOC2"/>
            <w:tabs>
              <w:tab w:val="right" w:leader="dot" w:pos="3956"/>
            </w:tabs>
            <w:spacing w:after="0"/>
            <w:rPr>
              <w:ins w:id="224" w:author="Admin" w:date="2020-10-21T18:12:00Z"/>
              <w:rFonts w:asciiTheme="minorHAnsi" w:eastAsiaTheme="minorEastAsia" w:hAnsiTheme="minorHAnsi"/>
              <w:noProof/>
            </w:rPr>
            <w:pPrChange w:id="225" w:author="Admin" w:date="2020-10-21T18:12:00Z">
              <w:pPr>
                <w:pStyle w:val="TOC2"/>
                <w:tabs>
                  <w:tab w:val="right" w:leader="dot" w:pos="3956"/>
                </w:tabs>
              </w:pPr>
            </w:pPrChange>
          </w:pPr>
          <w:ins w:id="2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"_Toc54196383"</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Special: Half-breed Race</w:t>
            </w:r>
            <w:r>
              <w:rPr>
                <w:noProof/>
                <w:webHidden/>
              </w:rPr>
              <w:tab/>
            </w:r>
            <w:r>
              <w:rPr>
                <w:noProof/>
                <w:webHidden/>
              </w:rPr>
              <w:fldChar w:fldCharType="begin"/>
            </w:r>
            <w:r>
              <w:rPr>
                <w:noProof/>
                <w:webHidden/>
              </w:rPr>
              <w:instrText xml:space="preserve"> PAGEREF _Toc54196383 \h </w:instrText>
            </w:r>
          </w:ins>
          <w:r>
            <w:rPr>
              <w:noProof/>
              <w:webHidden/>
            </w:rPr>
          </w:r>
          <w:r>
            <w:rPr>
              <w:noProof/>
              <w:webHidden/>
            </w:rPr>
            <w:fldChar w:fldCharType="separate"/>
          </w:r>
          <w:ins w:id="227" w:author="Admin" w:date="2020-10-21T18:16:00Z">
            <w:r w:rsidR="00CB1695">
              <w:rPr>
                <w:noProof/>
                <w:webHidden/>
              </w:rPr>
              <w:t>29</w:t>
            </w:r>
          </w:ins>
          <w:ins w:id="228" w:author="Admin" w:date="2020-10-21T18:12:00Z">
            <w:r>
              <w:rPr>
                <w:noProof/>
                <w:webHidden/>
              </w:rPr>
              <w:fldChar w:fldCharType="end"/>
            </w:r>
            <w:r w:rsidRPr="003D5B36">
              <w:rPr>
                <w:rStyle w:val="Hyperlink"/>
                <w:noProof/>
              </w:rPr>
              <w:fldChar w:fldCharType="end"/>
            </w:r>
          </w:ins>
        </w:p>
        <w:p w14:paraId="3AE03DBC" w14:textId="77777777" w:rsidR="00240DD9" w:rsidRDefault="00240DD9">
          <w:pPr>
            <w:pStyle w:val="TOC1"/>
            <w:tabs>
              <w:tab w:val="right" w:leader="dot" w:pos="3956"/>
            </w:tabs>
            <w:spacing w:after="0"/>
            <w:rPr>
              <w:ins w:id="229" w:author="Admin" w:date="2020-10-21T18:12:00Z"/>
              <w:rFonts w:asciiTheme="minorHAnsi" w:eastAsiaTheme="minorEastAsia" w:hAnsiTheme="minorHAnsi"/>
              <w:noProof/>
            </w:rPr>
            <w:pPrChange w:id="230" w:author="Admin" w:date="2020-10-21T18:12:00Z">
              <w:pPr>
                <w:pStyle w:val="TOC1"/>
                <w:tabs>
                  <w:tab w:val="right" w:leader="dot" w:pos="3956"/>
                </w:tabs>
              </w:pPr>
            </w:pPrChange>
          </w:pPr>
          <w:ins w:id="23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"_Toc54196384"</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3: Classes</w:t>
            </w:r>
            <w:r>
              <w:rPr>
                <w:noProof/>
                <w:webHidden/>
              </w:rPr>
              <w:tab/>
            </w:r>
            <w:r>
              <w:rPr>
                <w:noProof/>
                <w:webHidden/>
              </w:rPr>
              <w:fldChar w:fldCharType="begin"/>
            </w:r>
            <w:r>
              <w:rPr>
                <w:noProof/>
                <w:webHidden/>
              </w:rPr>
              <w:instrText xml:space="preserve"> PAGEREF _Toc54196384 \h </w:instrText>
            </w:r>
          </w:ins>
          <w:r>
            <w:rPr>
              <w:noProof/>
              <w:webHidden/>
            </w:rPr>
          </w:r>
          <w:r>
            <w:rPr>
              <w:noProof/>
              <w:webHidden/>
            </w:rPr>
            <w:fldChar w:fldCharType="separate"/>
          </w:r>
          <w:ins w:id="232" w:author="Admin" w:date="2020-10-21T18:16:00Z">
            <w:r w:rsidR="00CB1695">
              <w:rPr>
                <w:noProof/>
                <w:webHidden/>
              </w:rPr>
              <w:t>31</w:t>
            </w:r>
          </w:ins>
          <w:ins w:id="233" w:author="Admin" w:date="2020-10-21T18:12:00Z">
            <w:r>
              <w:rPr>
                <w:noProof/>
                <w:webHidden/>
              </w:rPr>
              <w:fldChar w:fldCharType="end"/>
            </w:r>
            <w:r w:rsidRPr="003D5B36">
              <w:rPr>
                <w:rStyle w:val="Hyperlink"/>
                <w:noProof/>
              </w:rPr>
              <w:fldChar w:fldCharType="end"/>
            </w:r>
          </w:ins>
        </w:p>
        <w:p w14:paraId="47AD1D61" w14:textId="77777777" w:rsidR="00240DD9" w:rsidRDefault="00240DD9">
          <w:pPr>
            <w:pStyle w:val="TOC2"/>
            <w:tabs>
              <w:tab w:val="right" w:leader="dot" w:pos="3956"/>
            </w:tabs>
            <w:spacing w:after="0"/>
            <w:rPr>
              <w:ins w:id="234" w:author="Admin" w:date="2020-10-21T18:12:00Z"/>
              <w:rFonts w:asciiTheme="minorHAnsi" w:eastAsiaTheme="minorEastAsia" w:hAnsiTheme="minorHAnsi"/>
              <w:noProof/>
            </w:rPr>
            <w:pPrChange w:id="235" w:author="Admin" w:date="2020-10-21T18:12:00Z">
              <w:pPr>
                <w:pStyle w:val="TOC2"/>
                <w:tabs>
                  <w:tab w:val="right" w:leader="dot" w:pos="3956"/>
                </w:tabs>
              </w:pPr>
            </w:pPrChange>
          </w:pPr>
          <w:ins w:id="2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"_Toc54196385"</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Alchemist (ALC)</w:t>
            </w:r>
            <w:r>
              <w:rPr>
                <w:noProof/>
                <w:webHidden/>
              </w:rPr>
              <w:tab/>
            </w:r>
            <w:r>
              <w:rPr>
                <w:noProof/>
                <w:webHidden/>
              </w:rPr>
              <w:fldChar w:fldCharType="begin"/>
            </w:r>
            <w:r>
              <w:rPr>
                <w:noProof/>
                <w:webHidden/>
              </w:rPr>
              <w:instrText xml:space="preserve"> PAGEREF _Toc54196385 \h </w:instrText>
            </w:r>
          </w:ins>
          <w:r>
            <w:rPr>
              <w:noProof/>
              <w:webHidden/>
            </w:rPr>
          </w:r>
          <w:r>
            <w:rPr>
              <w:noProof/>
              <w:webHidden/>
            </w:rPr>
            <w:fldChar w:fldCharType="separate"/>
          </w:r>
          <w:ins w:id="237" w:author="Admin" w:date="2020-10-21T18:16:00Z">
            <w:r w:rsidR="00CB1695">
              <w:rPr>
                <w:noProof/>
                <w:webHidden/>
              </w:rPr>
              <w:t>31</w:t>
            </w:r>
          </w:ins>
          <w:ins w:id="238" w:author="Admin" w:date="2020-10-21T18:12:00Z">
            <w:r>
              <w:rPr>
                <w:noProof/>
                <w:webHidden/>
              </w:rPr>
              <w:fldChar w:fldCharType="end"/>
            </w:r>
            <w:r w:rsidRPr="003D5B36">
              <w:rPr>
                <w:rStyle w:val="Hyperlink"/>
                <w:noProof/>
              </w:rPr>
              <w:fldChar w:fldCharType="end"/>
            </w:r>
          </w:ins>
        </w:p>
        <w:p w14:paraId="574CE209" w14:textId="77777777" w:rsidR="00240DD9" w:rsidRDefault="00240DD9">
          <w:pPr>
            <w:pStyle w:val="TOC3"/>
            <w:tabs>
              <w:tab w:val="right" w:leader="dot" w:pos="3956"/>
            </w:tabs>
            <w:spacing w:after="0"/>
            <w:rPr>
              <w:ins w:id="239" w:author="Admin" w:date="2020-10-21T18:12:00Z"/>
              <w:rFonts w:asciiTheme="minorHAnsi" w:eastAsiaTheme="minorEastAsia" w:hAnsiTheme="minorHAnsi"/>
              <w:noProof/>
            </w:rPr>
            <w:pPrChange w:id="240" w:author="Admin" w:date="2020-10-21T18:12:00Z">
              <w:pPr>
                <w:pStyle w:val="TOC3"/>
                <w:tabs>
                  <w:tab w:val="right" w:leader="dot" w:pos="3956"/>
                </w:tabs>
              </w:pPr>
            </w:pPrChange>
          </w:pPr>
          <w:ins w:id="2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"_Toc54196386"</w:instrText>
            </w:r>
            <w:r w:rsidRPr="003D5B36">
              <w:rPr>
                <w:rStyle w:val="Hyperlink"/>
                <w:noProof/>
              </w:rPr>
              <w:instrText xml:space="preserve"> </w:instrText>
            </w:r>
            <w:r w:rsidRPr="003D5B36">
              <w:rPr>
                <w:rStyle w:val="Hyperlink"/>
                <w:noProof/>
              </w:rPr>
              <w:fldChar w:fldCharType="separate"/>
            </w:r>
            <w:r w:rsidRPr="003D5B36">
              <w:rPr>
                <w:rStyle w:val="Hyperlink"/>
                <w:noProof/>
              </w:rPr>
              <w:t>Alchemy Paths</w:t>
            </w:r>
            <w:r>
              <w:rPr>
                <w:noProof/>
                <w:webHidden/>
              </w:rPr>
              <w:tab/>
            </w:r>
            <w:r>
              <w:rPr>
                <w:noProof/>
                <w:webHidden/>
              </w:rPr>
              <w:fldChar w:fldCharType="begin"/>
            </w:r>
            <w:r>
              <w:rPr>
                <w:noProof/>
                <w:webHidden/>
              </w:rPr>
              <w:instrText xml:space="preserve"> PAGEREF _Toc54196386 \h </w:instrText>
            </w:r>
          </w:ins>
          <w:r>
            <w:rPr>
              <w:noProof/>
              <w:webHidden/>
            </w:rPr>
          </w:r>
          <w:r>
            <w:rPr>
              <w:noProof/>
              <w:webHidden/>
            </w:rPr>
            <w:fldChar w:fldCharType="separate"/>
          </w:r>
          <w:ins w:id="242" w:author="Admin" w:date="2020-10-21T18:16:00Z">
            <w:r w:rsidR="00CB1695">
              <w:rPr>
                <w:noProof/>
                <w:webHidden/>
              </w:rPr>
              <w:t>39</w:t>
            </w:r>
          </w:ins>
          <w:ins w:id="243" w:author="Admin" w:date="2020-10-21T18:12:00Z">
            <w:r>
              <w:rPr>
                <w:noProof/>
                <w:webHidden/>
              </w:rPr>
              <w:fldChar w:fldCharType="end"/>
            </w:r>
            <w:r w:rsidRPr="003D5B36">
              <w:rPr>
                <w:rStyle w:val="Hyperlink"/>
                <w:noProof/>
              </w:rPr>
              <w:fldChar w:fldCharType="end"/>
            </w:r>
          </w:ins>
        </w:p>
        <w:p w14:paraId="3B885E45" w14:textId="77777777" w:rsidR="00240DD9" w:rsidRDefault="00240DD9">
          <w:pPr>
            <w:pStyle w:val="TOC2"/>
            <w:tabs>
              <w:tab w:val="right" w:leader="dot" w:pos="3956"/>
            </w:tabs>
            <w:spacing w:after="0"/>
            <w:rPr>
              <w:ins w:id="244" w:author="Admin" w:date="2020-10-21T18:12:00Z"/>
              <w:rFonts w:asciiTheme="minorHAnsi" w:eastAsiaTheme="minorEastAsia" w:hAnsiTheme="minorHAnsi"/>
              <w:noProof/>
            </w:rPr>
            <w:pPrChange w:id="245" w:author="Admin" w:date="2020-10-21T18:12:00Z">
              <w:pPr>
                <w:pStyle w:val="TOC2"/>
                <w:tabs>
                  <w:tab w:val="right" w:leader="dot" w:pos="3956"/>
                </w:tabs>
              </w:pPr>
            </w:pPrChange>
          </w:pPr>
          <w:ins w:id="2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"_Toc54196387"</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Death Knight (DKN)</w:t>
            </w:r>
            <w:r>
              <w:rPr>
                <w:noProof/>
                <w:webHidden/>
              </w:rPr>
              <w:tab/>
            </w:r>
            <w:r>
              <w:rPr>
                <w:noProof/>
                <w:webHidden/>
              </w:rPr>
              <w:fldChar w:fldCharType="begin"/>
            </w:r>
            <w:r>
              <w:rPr>
                <w:noProof/>
                <w:webHidden/>
              </w:rPr>
              <w:instrText xml:space="preserve"> PAGEREF _Toc54196387 \h </w:instrText>
            </w:r>
          </w:ins>
          <w:r>
            <w:rPr>
              <w:noProof/>
              <w:webHidden/>
            </w:rPr>
          </w:r>
          <w:r>
            <w:rPr>
              <w:noProof/>
              <w:webHidden/>
            </w:rPr>
            <w:fldChar w:fldCharType="separate"/>
          </w:r>
          <w:ins w:id="247" w:author="Admin" w:date="2020-10-21T18:16:00Z">
            <w:r w:rsidR="00CB1695">
              <w:rPr>
                <w:noProof/>
                <w:webHidden/>
              </w:rPr>
              <w:t>42</w:t>
            </w:r>
          </w:ins>
          <w:ins w:id="248" w:author="Admin" w:date="2020-10-21T18:12:00Z">
            <w:r>
              <w:rPr>
                <w:noProof/>
                <w:webHidden/>
              </w:rPr>
              <w:fldChar w:fldCharType="end"/>
            </w:r>
            <w:r w:rsidRPr="003D5B36">
              <w:rPr>
                <w:rStyle w:val="Hyperlink"/>
                <w:noProof/>
              </w:rPr>
              <w:fldChar w:fldCharType="end"/>
            </w:r>
          </w:ins>
        </w:p>
        <w:p w14:paraId="79953F3A" w14:textId="77777777" w:rsidR="00240DD9" w:rsidRDefault="00240DD9">
          <w:pPr>
            <w:pStyle w:val="TOC3"/>
            <w:tabs>
              <w:tab w:val="right" w:leader="dot" w:pos="3956"/>
            </w:tabs>
            <w:spacing w:after="0"/>
            <w:rPr>
              <w:ins w:id="249" w:author="Admin" w:date="2020-10-21T18:12:00Z"/>
              <w:rFonts w:asciiTheme="minorHAnsi" w:eastAsiaTheme="minorEastAsia" w:hAnsiTheme="minorHAnsi"/>
              <w:noProof/>
            </w:rPr>
            <w:pPrChange w:id="250" w:author="Admin" w:date="2020-10-21T18:12:00Z">
              <w:pPr>
                <w:pStyle w:val="TOC3"/>
                <w:tabs>
                  <w:tab w:val="right" w:leader="dot" w:pos="3956"/>
                </w:tabs>
              </w:pPr>
            </w:pPrChange>
          </w:pPr>
          <w:ins w:id="2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"_Toc54196388"</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Dark Paths</w:t>
            </w:r>
            <w:r>
              <w:rPr>
                <w:noProof/>
                <w:webHidden/>
              </w:rPr>
              <w:tab/>
            </w:r>
            <w:r>
              <w:rPr>
                <w:noProof/>
                <w:webHidden/>
              </w:rPr>
              <w:fldChar w:fldCharType="begin"/>
            </w:r>
            <w:r>
              <w:rPr>
                <w:noProof/>
                <w:webHidden/>
              </w:rPr>
              <w:instrText xml:space="preserve"> PAGEREF _Toc54196388 \h </w:instrText>
            </w:r>
          </w:ins>
          <w:r>
            <w:rPr>
              <w:noProof/>
              <w:webHidden/>
            </w:rPr>
          </w:r>
          <w:r>
            <w:rPr>
              <w:noProof/>
              <w:webHidden/>
            </w:rPr>
            <w:fldChar w:fldCharType="separate"/>
          </w:r>
          <w:ins w:id="252" w:author="Admin" w:date="2020-10-21T18:16:00Z">
            <w:r w:rsidR="00CB1695">
              <w:rPr>
                <w:noProof/>
                <w:webHidden/>
              </w:rPr>
              <w:t>49</w:t>
            </w:r>
          </w:ins>
          <w:ins w:id="253" w:author="Admin" w:date="2020-10-21T18:12:00Z">
            <w:r>
              <w:rPr>
                <w:noProof/>
                <w:webHidden/>
              </w:rPr>
              <w:fldChar w:fldCharType="end"/>
            </w:r>
            <w:r w:rsidRPr="003D5B36">
              <w:rPr>
                <w:rStyle w:val="Hyperlink"/>
                <w:noProof/>
              </w:rPr>
              <w:fldChar w:fldCharType="end"/>
            </w:r>
          </w:ins>
        </w:p>
        <w:p w14:paraId="6DA77CD1" w14:textId="77777777" w:rsidR="00240DD9" w:rsidRDefault="00240DD9">
          <w:pPr>
            <w:pStyle w:val="TOC2"/>
            <w:tabs>
              <w:tab w:val="right" w:leader="dot" w:pos="3956"/>
            </w:tabs>
            <w:spacing w:after="0"/>
            <w:rPr>
              <w:ins w:id="254" w:author="Admin" w:date="2020-10-21T18:12:00Z"/>
              <w:rFonts w:asciiTheme="minorHAnsi" w:eastAsiaTheme="minorEastAsia" w:hAnsiTheme="minorHAnsi"/>
              <w:noProof/>
            </w:rPr>
            <w:pPrChange w:id="255" w:author="Admin" w:date="2020-10-21T18:12:00Z">
              <w:pPr>
                <w:pStyle w:val="TOC2"/>
                <w:tabs>
                  <w:tab w:val="right" w:leader="dot" w:pos="3956"/>
                </w:tabs>
              </w:pPr>
            </w:pPrChange>
          </w:pPr>
          <w:ins w:id="25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"_Toc54196389"</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Druid (DRD)</w:t>
            </w:r>
            <w:r>
              <w:rPr>
                <w:noProof/>
                <w:webHidden/>
              </w:rPr>
              <w:tab/>
            </w:r>
            <w:r>
              <w:rPr>
                <w:noProof/>
                <w:webHidden/>
              </w:rPr>
              <w:fldChar w:fldCharType="begin"/>
            </w:r>
            <w:r>
              <w:rPr>
                <w:noProof/>
                <w:webHidden/>
              </w:rPr>
              <w:instrText xml:space="preserve"> PAGEREF _Toc54196389 \h </w:instrText>
            </w:r>
          </w:ins>
          <w:r>
            <w:rPr>
              <w:noProof/>
              <w:webHidden/>
            </w:rPr>
          </w:r>
          <w:r>
            <w:rPr>
              <w:noProof/>
              <w:webHidden/>
            </w:rPr>
            <w:fldChar w:fldCharType="separate"/>
          </w:r>
          <w:ins w:id="257" w:author="Admin" w:date="2020-10-21T18:16:00Z">
            <w:r w:rsidR="00CB1695">
              <w:rPr>
                <w:noProof/>
                <w:webHidden/>
              </w:rPr>
              <w:t>53</w:t>
            </w:r>
          </w:ins>
          <w:ins w:id="258" w:author="Admin" w:date="2020-10-21T18:12:00Z">
            <w:r>
              <w:rPr>
                <w:noProof/>
                <w:webHidden/>
              </w:rPr>
              <w:fldChar w:fldCharType="end"/>
            </w:r>
            <w:r w:rsidRPr="003D5B36">
              <w:rPr>
                <w:rStyle w:val="Hyperlink"/>
                <w:noProof/>
              </w:rPr>
              <w:fldChar w:fldCharType="end"/>
            </w:r>
          </w:ins>
        </w:p>
        <w:p w14:paraId="4D6C5BBB" w14:textId="77777777" w:rsidR="00240DD9" w:rsidRDefault="00240DD9">
          <w:pPr>
            <w:pStyle w:val="TOC3"/>
            <w:tabs>
              <w:tab w:val="right" w:leader="dot" w:pos="3956"/>
            </w:tabs>
            <w:spacing w:after="0"/>
            <w:rPr>
              <w:ins w:id="259" w:author="Admin" w:date="2020-10-21T18:12:00Z"/>
              <w:rFonts w:asciiTheme="minorHAnsi" w:eastAsiaTheme="minorEastAsia" w:hAnsiTheme="minorHAnsi"/>
              <w:noProof/>
            </w:rPr>
            <w:pPrChange w:id="260" w:author="Admin" w:date="2020-10-21T18:12:00Z">
              <w:pPr>
                <w:pStyle w:val="TOC3"/>
                <w:tabs>
                  <w:tab w:val="right" w:leader="dot" w:pos="3956"/>
                </w:tabs>
              </w:pPr>
            </w:pPrChange>
          </w:pPr>
          <w:ins w:id="2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"_Toc54196390"</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Druid Circles</w:t>
            </w:r>
            <w:r>
              <w:rPr>
                <w:noProof/>
                <w:webHidden/>
              </w:rPr>
              <w:tab/>
            </w:r>
            <w:r>
              <w:rPr>
                <w:noProof/>
                <w:webHidden/>
              </w:rPr>
              <w:fldChar w:fldCharType="begin"/>
            </w:r>
            <w:r>
              <w:rPr>
                <w:noProof/>
                <w:webHidden/>
              </w:rPr>
              <w:instrText xml:space="preserve"> PAGEREF _Toc54196390 \h </w:instrText>
            </w:r>
          </w:ins>
          <w:r>
            <w:rPr>
              <w:noProof/>
              <w:webHidden/>
            </w:rPr>
          </w:r>
          <w:r>
            <w:rPr>
              <w:noProof/>
              <w:webHidden/>
            </w:rPr>
            <w:fldChar w:fldCharType="separate"/>
          </w:r>
          <w:ins w:id="262" w:author="Admin" w:date="2020-10-21T18:16:00Z">
            <w:r w:rsidR="00CB1695">
              <w:rPr>
                <w:noProof/>
                <w:webHidden/>
              </w:rPr>
              <w:t>58</w:t>
            </w:r>
          </w:ins>
          <w:ins w:id="263" w:author="Admin" w:date="2020-10-21T18:12:00Z">
            <w:r>
              <w:rPr>
                <w:noProof/>
                <w:webHidden/>
              </w:rPr>
              <w:fldChar w:fldCharType="end"/>
            </w:r>
            <w:r w:rsidRPr="003D5B36">
              <w:rPr>
                <w:rStyle w:val="Hyperlink"/>
                <w:noProof/>
              </w:rPr>
              <w:fldChar w:fldCharType="end"/>
            </w:r>
          </w:ins>
        </w:p>
        <w:p w14:paraId="5107EDDF" w14:textId="77777777" w:rsidR="00240DD9" w:rsidRDefault="00240DD9">
          <w:pPr>
            <w:pStyle w:val="TOC2"/>
            <w:tabs>
              <w:tab w:val="right" w:leader="dot" w:pos="3956"/>
            </w:tabs>
            <w:spacing w:after="0"/>
            <w:rPr>
              <w:ins w:id="264" w:author="Admin" w:date="2020-10-21T18:12:00Z"/>
              <w:rFonts w:asciiTheme="minorHAnsi" w:eastAsiaTheme="minorEastAsia" w:hAnsiTheme="minorHAnsi"/>
              <w:noProof/>
            </w:rPr>
            <w:pPrChange w:id="265" w:author="Admin" w:date="2020-10-21T18:12:00Z">
              <w:pPr>
                <w:pStyle w:val="TOC2"/>
                <w:tabs>
                  <w:tab w:val="right" w:leader="dot" w:pos="3956"/>
                </w:tabs>
              </w:pPr>
            </w:pPrChange>
          </w:pPr>
          <w:ins w:id="2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"_Toc54196391"</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Hunter (HTR)</w:t>
            </w:r>
            <w:r>
              <w:rPr>
                <w:noProof/>
                <w:webHidden/>
              </w:rPr>
              <w:tab/>
            </w:r>
            <w:r>
              <w:rPr>
                <w:noProof/>
                <w:webHidden/>
              </w:rPr>
              <w:fldChar w:fldCharType="begin"/>
            </w:r>
            <w:r>
              <w:rPr>
                <w:noProof/>
                <w:webHidden/>
              </w:rPr>
              <w:instrText xml:space="preserve"> PAGEREF _Toc54196391 \h </w:instrText>
            </w:r>
          </w:ins>
          <w:r>
            <w:rPr>
              <w:noProof/>
              <w:webHidden/>
            </w:rPr>
          </w:r>
          <w:r>
            <w:rPr>
              <w:noProof/>
              <w:webHidden/>
            </w:rPr>
            <w:fldChar w:fldCharType="separate"/>
          </w:r>
          <w:ins w:id="267" w:author="Admin" w:date="2020-10-21T18:16:00Z">
            <w:r w:rsidR="00CB1695">
              <w:rPr>
                <w:noProof/>
                <w:webHidden/>
              </w:rPr>
              <w:t>62</w:t>
            </w:r>
          </w:ins>
          <w:ins w:id="268" w:author="Admin" w:date="2020-10-21T18:12:00Z">
            <w:r>
              <w:rPr>
                <w:noProof/>
                <w:webHidden/>
              </w:rPr>
              <w:fldChar w:fldCharType="end"/>
            </w:r>
            <w:r w:rsidRPr="003D5B36">
              <w:rPr>
                <w:rStyle w:val="Hyperlink"/>
                <w:noProof/>
              </w:rPr>
              <w:fldChar w:fldCharType="end"/>
            </w:r>
          </w:ins>
        </w:p>
        <w:p w14:paraId="383D7527" w14:textId="77777777" w:rsidR="00240DD9" w:rsidRDefault="00240DD9">
          <w:pPr>
            <w:pStyle w:val="TOC3"/>
            <w:tabs>
              <w:tab w:val="right" w:leader="dot" w:pos="3956"/>
            </w:tabs>
            <w:spacing w:after="0"/>
            <w:rPr>
              <w:ins w:id="269" w:author="Admin" w:date="2020-10-21T18:12:00Z"/>
              <w:rFonts w:asciiTheme="minorHAnsi" w:eastAsiaTheme="minorEastAsia" w:hAnsiTheme="minorHAnsi"/>
              <w:noProof/>
            </w:rPr>
            <w:pPrChange w:id="270" w:author="Admin" w:date="2020-10-21T18:12:00Z">
              <w:pPr>
                <w:pStyle w:val="TOC3"/>
                <w:tabs>
                  <w:tab w:val="right" w:leader="dot" w:pos="3956"/>
                </w:tabs>
              </w:pPr>
            </w:pPrChange>
          </w:pPr>
          <w:ins w:id="2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"_Toc54196392"</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Hunter Archetypes</w:t>
            </w:r>
            <w:r>
              <w:rPr>
                <w:noProof/>
                <w:webHidden/>
              </w:rPr>
              <w:tab/>
            </w:r>
            <w:r>
              <w:rPr>
                <w:noProof/>
                <w:webHidden/>
              </w:rPr>
              <w:fldChar w:fldCharType="begin"/>
            </w:r>
            <w:r>
              <w:rPr>
                <w:noProof/>
                <w:webHidden/>
              </w:rPr>
              <w:instrText xml:space="preserve"> PAGEREF _Toc54196392 \h </w:instrText>
            </w:r>
          </w:ins>
          <w:r>
            <w:rPr>
              <w:noProof/>
              <w:webHidden/>
            </w:rPr>
          </w:r>
          <w:r>
            <w:rPr>
              <w:noProof/>
              <w:webHidden/>
            </w:rPr>
            <w:fldChar w:fldCharType="separate"/>
          </w:r>
          <w:ins w:id="272" w:author="Admin" w:date="2020-10-21T18:16:00Z">
            <w:r w:rsidR="00CB1695">
              <w:rPr>
                <w:noProof/>
                <w:webHidden/>
              </w:rPr>
              <w:t>67</w:t>
            </w:r>
          </w:ins>
          <w:ins w:id="273" w:author="Admin" w:date="2020-10-21T18:12:00Z">
            <w:r>
              <w:rPr>
                <w:noProof/>
                <w:webHidden/>
              </w:rPr>
              <w:fldChar w:fldCharType="end"/>
            </w:r>
            <w:r w:rsidRPr="003D5B36">
              <w:rPr>
                <w:rStyle w:val="Hyperlink"/>
                <w:noProof/>
              </w:rPr>
              <w:fldChar w:fldCharType="end"/>
            </w:r>
          </w:ins>
        </w:p>
        <w:p w14:paraId="28C43DA6" w14:textId="77777777" w:rsidR="00240DD9" w:rsidRDefault="00240DD9">
          <w:pPr>
            <w:pStyle w:val="TOC2"/>
            <w:tabs>
              <w:tab w:val="right" w:leader="dot" w:pos="3956"/>
            </w:tabs>
            <w:spacing w:after="0"/>
            <w:rPr>
              <w:ins w:id="274" w:author="Admin" w:date="2020-10-21T18:12:00Z"/>
              <w:rFonts w:asciiTheme="minorHAnsi" w:eastAsiaTheme="minorEastAsia" w:hAnsiTheme="minorHAnsi"/>
              <w:noProof/>
            </w:rPr>
            <w:pPrChange w:id="275" w:author="Admin" w:date="2020-10-21T18:12:00Z">
              <w:pPr>
                <w:pStyle w:val="TOC2"/>
                <w:tabs>
                  <w:tab w:val="right" w:leader="dot" w:pos="3956"/>
                </w:tabs>
              </w:pPr>
            </w:pPrChange>
          </w:pPr>
          <w:ins w:id="2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"_Toc54196393"</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Mage (MGE)</w:t>
            </w:r>
            <w:r>
              <w:rPr>
                <w:noProof/>
                <w:webHidden/>
              </w:rPr>
              <w:tab/>
            </w:r>
            <w:r>
              <w:rPr>
                <w:noProof/>
                <w:webHidden/>
              </w:rPr>
              <w:fldChar w:fldCharType="begin"/>
            </w:r>
            <w:r>
              <w:rPr>
                <w:noProof/>
                <w:webHidden/>
              </w:rPr>
              <w:instrText xml:space="preserve"> PAGEREF _Toc54196393 \h </w:instrText>
            </w:r>
          </w:ins>
          <w:r>
            <w:rPr>
              <w:noProof/>
              <w:webHidden/>
            </w:rPr>
          </w:r>
          <w:r>
            <w:rPr>
              <w:noProof/>
              <w:webHidden/>
            </w:rPr>
            <w:fldChar w:fldCharType="separate"/>
          </w:r>
          <w:ins w:id="277" w:author="Admin" w:date="2020-10-21T18:16:00Z">
            <w:r w:rsidR="00CB1695">
              <w:rPr>
                <w:noProof/>
                <w:webHidden/>
              </w:rPr>
              <w:t>70</w:t>
            </w:r>
          </w:ins>
          <w:ins w:id="278" w:author="Admin" w:date="2020-10-21T18:12:00Z">
            <w:r>
              <w:rPr>
                <w:noProof/>
                <w:webHidden/>
              </w:rPr>
              <w:fldChar w:fldCharType="end"/>
            </w:r>
            <w:r w:rsidRPr="003D5B36">
              <w:rPr>
                <w:rStyle w:val="Hyperlink"/>
                <w:noProof/>
              </w:rPr>
              <w:fldChar w:fldCharType="end"/>
            </w:r>
          </w:ins>
        </w:p>
        <w:p w14:paraId="0B7DD30A" w14:textId="77777777" w:rsidR="00240DD9" w:rsidRDefault="00240DD9">
          <w:pPr>
            <w:pStyle w:val="TOC3"/>
            <w:tabs>
              <w:tab w:val="right" w:leader="dot" w:pos="3956"/>
            </w:tabs>
            <w:spacing w:after="0"/>
            <w:rPr>
              <w:ins w:id="279" w:author="Admin" w:date="2020-10-21T18:12:00Z"/>
              <w:rFonts w:asciiTheme="minorHAnsi" w:eastAsiaTheme="minorEastAsia" w:hAnsiTheme="minorHAnsi"/>
              <w:noProof/>
            </w:rPr>
            <w:pPrChange w:id="280" w:author="Admin" w:date="2020-10-21T18:12:00Z">
              <w:pPr>
                <w:pStyle w:val="TOC3"/>
                <w:tabs>
                  <w:tab w:val="right" w:leader="dot" w:pos="3956"/>
                </w:tabs>
              </w:pPr>
            </w:pPrChange>
          </w:pPr>
          <w:ins w:id="2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"_Toc54196394"</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Mage Traditions</w:t>
            </w:r>
            <w:r>
              <w:rPr>
                <w:noProof/>
                <w:webHidden/>
              </w:rPr>
              <w:tab/>
            </w:r>
            <w:r>
              <w:rPr>
                <w:noProof/>
                <w:webHidden/>
              </w:rPr>
              <w:fldChar w:fldCharType="begin"/>
            </w:r>
            <w:r>
              <w:rPr>
                <w:noProof/>
                <w:webHidden/>
              </w:rPr>
              <w:instrText xml:space="preserve"> PAGEREF _Toc54196394 \h </w:instrText>
            </w:r>
          </w:ins>
          <w:r>
            <w:rPr>
              <w:noProof/>
              <w:webHidden/>
            </w:rPr>
          </w:r>
          <w:r>
            <w:rPr>
              <w:noProof/>
              <w:webHidden/>
            </w:rPr>
            <w:fldChar w:fldCharType="separate"/>
          </w:r>
          <w:ins w:id="282" w:author="Admin" w:date="2020-10-21T18:16:00Z">
            <w:r w:rsidR="00CB1695">
              <w:rPr>
                <w:noProof/>
                <w:webHidden/>
              </w:rPr>
              <w:t>74</w:t>
            </w:r>
          </w:ins>
          <w:ins w:id="283" w:author="Admin" w:date="2020-10-21T18:12:00Z">
            <w:r>
              <w:rPr>
                <w:noProof/>
                <w:webHidden/>
              </w:rPr>
              <w:fldChar w:fldCharType="end"/>
            </w:r>
            <w:r w:rsidRPr="003D5B36">
              <w:rPr>
                <w:rStyle w:val="Hyperlink"/>
                <w:noProof/>
              </w:rPr>
              <w:fldChar w:fldCharType="end"/>
            </w:r>
          </w:ins>
        </w:p>
        <w:p w14:paraId="7515CFEA" w14:textId="77777777" w:rsidR="00240DD9" w:rsidRDefault="00240DD9">
          <w:pPr>
            <w:pStyle w:val="TOC2"/>
            <w:tabs>
              <w:tab w:val="right" w:leader="dot" w:pos="3956"/>
            </w:tabs>
            <w:spacing w:after="0"/>
            <w:rPr>
              <w:ins w:id="284" w:author="Admin" w:date="2020-10-21T18:12:00Z"/>
              <w:rFonts w:asciiTheme="minorHAnsi" w:eastAsiaTheme="minorEastAsia" w:hAnsiTheme="minorHAnsi"/>
              <w:noProof/>
            </w:rPr>
            <w:pPrChange w:id="285" w:author="Admin" w:date="2020-10-21T18:12:00Z">
              <w:pPr>
                <w:pStyle w:val="TOC2"/>
                <w:tabs>
                  <w:tab w:val="right" w:leader="dot" w:pos="3956"/>
                </w:tabs>
              </w:pPr>
            </w:pPrChange>
          </w:pPr>
          <w:ins w:id="2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"_Toc54196395"</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Monk (MNK)</w:t>
            </w:r>
            <w:r>
              <w:rPr>
                <w:noProof/>
                <w:webHidden/>
              </w:rPr>
              <w:tab/>
            </w:r>
            <w:r>
              <w:rPr>
                <w:noProof/>
                <w:webHidden/>
              </w:rPr>
              <w:fldChar w:fldCharType="begin"/>
            </w:r>
            <w:r>
              <w:rPr>
                <w:noProof/>
                <w:webHidden/>
              </w:rPr>
              <w:instrText xml:space="preserve"> PAGEREF _Toc54196395 \h </w:instrText>
            </w:r>
          </w:ins>
          <w:r>
            <w:rPr>
              <w:noProof/>
              <w:webHidden/>
            </w:rPr>
          </w:r>
          <w:r>
            <w:rPr>
              <w:noProof/>
              <w:webHidden/>
            </w:rPr>
            <w:fldChar w:fldCharType="separate"/>
          </w:r>
          <w:ins w:id="287" w:author="Admin" w:date="2020-10-21T18:16:00Z">
            <w:r w:rsidR="00CB1695">
              <w:rPr>
                <w:noProof/>
                <w:webHidden/>
              </w:rPr>
              <w:t>77</w:t>
            </w:r>
          </w:ins>
          <w:ins w:id="288" w:author="Admin" w:date="2020-10-21T18:12:00Z">
            <w:r>
              <w:rPr>
                <w:noProof/>
                <w:webHidden/>
              </w:rPr>
              <w:fldChar w:fldCharType="end"/>
            </w:r>
            <w:r w:rsidRPr="003D5B36">
              <w:rPr>
                <w:rStyle w:val="Hyperlink"/>
                <w:noProof/>
              </w:rPr>
              <w:fldChar w:fldCharType="end"/>
            </w:r>
          </w:ins>
        </w:p>
        <w:p w14:paraId="60D6476E" w14:textId="77777777" w:rsidR="00240DD9" w:rsidRDefault="00240DD9">
          <w:pPr>
            <w:pStyle w:val="TOC3"/>
            <w:tabs>
              <w:tab w:val="right" w:leader="dot" w:pos="3956"/>
            </w:tabs>
            <w:spacing w:after="0"/>
            <w:rPr>
              <w:ins w:id="289" w:author="Admin" w:date="2020-10-21T18:12:00Z"/>
              <w:rFonts w:asciiTheme="minorHAnsi" w:eastAsiaTheme="minorEastAsia" w:hAnsiTheme="minorHAnsi"/>
              <w:noProof/>
            </w:rPr>
            <w:pPrChange w:id="290" w:author="Admin" w:date="2020-10-21T18:12:00Z">
              <w:pPr>
                <w:pStyle w:val="TOC3"/>
                <w:tabs>
                  <w:tab w:val="right" w:leader="dot" w:pos="3956"/>
                </w:tabs>
              </w:pPr>
            </w:pPrChange>
          </w:pPr>
          <w:ins w:id="2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"_Toc54196396"</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Monk Traditions</w:t>
            </w:r>
            <w:r>
              <w:rPr>
                <w:noProof/>
                <w:webHidden/>
              </w:rPr>
              <w:tab/>
            </w:r>
            <w:r>
              <w:rPr>
                <w:noProof/>
                <w:webHidden/>
              </w:rPr>
              <w:fldChar w:fldCharType="begin"/>
            </w:r>
            <w:r>
              <w:rPr>
                <w:noProof/>
                <w:webHidden/>
              </w:rPr>
              <w:instrText xml:space="preserve"> PAGEREF _Toc54196396 \h </w:instrText>
            </w:r>
          </w:ins>
          <w:r>
            <w:rPr>
              <w:noProof/>
              <w:webHidden/>
            </w:rPr>
          </w:r>
          <w:r>
            <w:rPr>
              <w:noProof/>
              <w:webHidden/>
            </w:rPr>
            <w:fldChar w:fldCharType="separate"/>
          </w:r>
          <w:ins w:id="292" w:author="Admin" w:date="2020-10-21T18:16:00Z">
            <w:r w:rsidR="00CB1695">
              <w:rPr>
                <w:noProof/>
                <w:webHidden/>
              </w:rPr>
              <w:t>82</w:t>
            </w:r>
          </w:ins>
          <w:ins w:id="293" w:author="Admin" w:date="2020-10-21T18:12:00Z">
            <w:r>
              <w:rPr>
                <w:noProof/>
                <w:webHidden/>
              </w:rPr>
              <w:fldChar w:fldCharType="end"/>
            </w:r>
            <w:r w:rsidRPr="003D5B36">
              <w:rPr>
                <w:rStyle w:val="Hyperlink"/>
                <w:noProof/>
              </w:rPr>
              <w:fldChar w:fldCharType="end"/>
            </w:r>
          </w:ins>
        </w:p>
        <w:p w14:paraId="177F37E1" w14:textId="77777777" w:rsidR="00240DD9" w:rsidRDefault="00240DD9">
          <w:pPr>
            <w:pStyle w:val="TOC2"/>
            <w:tabs>
              <w:tab w:val="right" w:leader="dot" w:pos="3956"/>
            </w:tabs>
            <w:spacing w:after="0"/>
            <w:rPr>
              <w:ins w:id="294" w:author="Admin" w:date="2020-10-21T18:12:00Z"/>
              <w:rFonts w:asciiTheme="minorHAnsi" w:eastAsiaTheme="minorEastAsia" w:hAnsiTheme="minorHAnsi"/>
              <w:noProof/>
            </w:rPr>
            <w:pPrChange w:id="295" w:author="Admin" w:date="2020-10-21T18:12:00Z">
              <w:pPr>
                <w:pStyle w:val="TOC2"/>
                <w:tabs>
                  <w:tab w:val="right" w:leader="dot" w:pos="3956"/>
                </w:tabs>
              </w:pPr>
            </w:pPrChange>
          </w:pPr>
          <w:ins w:id="296" w:author="Admin" w:date="2020-10-21T18:12:00Z">
            <w:r w:rsidRPr="003D5B36">
              <w:rPr>
                <w:rStyle w:val="Hyperlink"/>
                <w:noProof/>
              </w:rPr>
              <w:lastRenderedPageBreak/>
              <w:fldChar w:fldCharType="begin"/>
            </w:r>
            <w:r w:rsidRPr="003D5B36">
              <w:rPr>
                <w:rStyle w:val="Hyperlink"/>
                <w:noProof/>
              </w:rPr>
              <w:instrText xml:space="preserve"> </w:instrText>
            </w:r>
            <w:r>
              <w:rPr>
                <w:noProof/>
              </w:rPr>
              <w:instrText>HYPERLINK \l "_Toc54196397"</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Paladin (PLD)</w:t>
            </w:r>
            <w:r>
              <w:rPr>
                <w:noProof/>
                <w:webHidden/>
              </w:rPr>
              <w:tab/>
            </w:r>
            <w:r>
              <w:rPr>
                <w:noProof/>
                <w:webHidden/>
              </w:rPr>
              <w:fldChar w:fldCharType="begin"/>
            </w:r>
            <w:r>
              <w:rPr>
                <w:noProof/>
                <w:webHidden/>
              </w:rPr>
              <w:instrText xml:space="preserve"> PAGEREF _Toc54196397 \h </w:instrText>
            </w:r>
          </w:ins>
          <w:r>
            <w:rPr>
              <w:noProof/>
              <w:webHidden/>
            </w:rPr>
          </w:r>
          <w:r>
            <w:rPr>
              <w:noProof/>
              <w:webHidden/>
            </w:rPr>
            <w:fldChar w:fldCharType="separate"/>
          </w:r>
          <w:ins w:id="297" w:author="Admin" w:date="2020-10-21T18:16:00Z">
            <w:r w:rsidR="00CB1695">
              <w:rPr>
                <w:noProof/>
                <w:webHidden/>
              </w:rPr>
              <w:t>86</w:t>
            </w:r>
          </w:ins>
          <w:ins w:id="298" w:author="Admin" w:date="2020-10-21T18:12:00Z">
            <w:r>
              <w:rPr>
                <w:noProof/>
                <w:webHidden/>
              </w:rPr>
              <w:fldChar w:fldCharType="end"/>
            </w:r>
            <w:r w:rsidRPr="003D5B36">
              <w:rPr>
                <w:rStyle w:val="Hyperlink"/>
                <w:noProof/>
              </w:rPr>
              <w:fldChar w:fldCharType="end"/>
            </w:r>
          </w:ins>
        </w:p>
        <w:p w14:paraId="068F8251" w14:textId="77777777" w:rsidR="00240DD9" w:rsidRDefault="00240DD9">
          <w:pPr>
            <w:pStyle w:val="TOC3"/>
            <w:tabs>
              <w:tab w:val="right" w:leader="dot" w:pos="3956"/>
            </w:tabs>
            <w:spacing w:after="0"/>
            <w:rPr>
              <w:ins w:id="299" w:author="Admin" w:date="2020-10-21T18:12:00Z"/>
              <w:rFonts w:asciiTheme="minorHAnsi" w:eastAsiaTheme="minorEastAsia" w:hAnsiTheme="minorHAnsi"/>
              <w:noProof/>
            </w:rPr>
            <w:pPrChange w:id="300" w:author="Admin" w:date="2020-10-21T18:12:00Z">
              <w:pPr>
                <w:pStyle w:val="TOC3"/>
                <w:tabs>
                  <w:tab w:val="right" w:leader="dot" w:pos="3956"/>
                </w:tabs>
              </w:pPr>
            </w:pPrChange>
          </w:pPr>
          <w:ins w:id="3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"_Toc54196398"</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Sacred Oaths</w:t>
            </w:r>
            <w:r>
              <w:rPr>
                <w:noProof/>
                <w:webHidden/>
              </w:rPr>
              <w:tab/>
            </w:r>
            <w:r>
              <w:rPr>
                <w:noProof/>
                <w:webHidden/>
              </w:rPr>
              <w:fldChar w:fldCharType="begin"/>
            </w:r>
            <w:r>
              <w:rPr>
                <w:noProof/>
                <w:webHidden/>
              </w:rPr>
              <w:instrText xml:space="preserve"> PAGEREF _Toc54196398 \h </w:instrText>
            </w:r>
          </w:ins>
          <w:r>
            <w:rPr>
              <w:noProof/>
              <w:webHidden/>
            </w:rPr>
          </w:r>
          <w:r>
            <w:rPr>
              <w:noProof/>
              <w:webHidden/>
            </w:rPr>
            <w:fldChar w:fldCharType="separate"/>
          </w:r>
          <w:ins w:id="302" w:author="Admin" w:date="2020-10-21T18:16:00Z">
            <w:r w:rsidR="00CB1695">
              <w:rPr>
                <w:noProof/>
                <w:webHidden/>
              </w:rPr>
              <w:t>92</w:t>
            </w:r>
          </w:ins>
          <w:ins w:id="303" w:author="Admin" w:date="2020-10-21T18:12:00Z">
            <w:r>
              <w:rPr>
                <w:noProof/>
                <w:webHidden/>
              </w:rPr>
              <w:fldChar w:fldCharType="end"/>
            </w:r>
            <w:r w:rsidRPr="003D5B36">
              <w:rPr>
                <w:rStyle w:val="Hyperlink"/>
                <w:noProof/>
              </w:rPr>
              <w:fldChar w:fldCharType="end"/>
            </w:r>
          </w:ins>
        </w:p>
        <w:p w14:paraId="4A870D28" w14:textId="77777777" w:rsidR="00240DD9" w:rsidRDefault="00240DD9">
          <w:pPr>
            <w:pStyle w:val="TOC2"/>
            <w:tabs>
              <w:tab w:val="right" w:leader="dot" w:pos="3956"/>
            </w:tabs>
            <w:spacing w:after="0"/>
            <w:rPr>
              <w:ins w:id="304" w:author="Admin" w:date="2020-10-21T18:12:00Z"/>
              <w:rFonts w:asciiTheme="minorHAnsi" w:eastAsiaTheme="minorEastAsia" w:hAnsiTheme="minorHAnsi"/>
              <w:noProof/>
            </w:rPr>
            <w:pPrChange w:id="305" w:author="Admin" w:date="2020-10-21T18:12:00Z">
              <w:pPr>
                <w:pStyle w:val="TOC2"/>
                <w:tabs>
                  <w:tab w:val="right" w:leader="dot" w:pos="3956"/>
                </w:tabs>
              </w:pPr>
            </w:pPrChange>
          </w:pPr>
          <w:ins w:id="3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"_Toc54196399"</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Priest (PRS)</w:t>
            </w:r>
            <w:r>
              <w:rPr>
                <w:noProof/>
                <w:webHidden/>
              </w:rPr>
              <w:tab/>
            </w:r>
            <w:r>
              <w:rPr>
                <w:noProof/>
                <w:webHidden/>
              </w:rPr>
              <w:fldChar w:fldCharType="begin"/>
            </w:r>
            <w:r>
              <w:rPr>
                <w:noProof/>
                <w:webHidden/>
              </w:rPr>
              <w:instrText xml:space="preserve"> PAGEREF _Toc54196399 \h </w:instrText>
            </w:r>
          </w:ins>
          <w:r>
            <w:rPr>
              <w:noProof/>
              <w:webHidden/>
            </w:rPr>
          </w:r>
          <w:r>
            <w:rPr>
              <w:noProof/>
              <w:webHidden/>
            </w:rPr>
            <w:fldChar w:fldCharType="separate"/>
          </w:r>
          <w:ins w:id="307" w:author="Admin" w:date="2020-10-21T18:16:00Z">
            <w:r w:rsidR="00CB1695">
              <w:rPr>
                <w:noProof/>
                <w:webHidden/>
              </w:rPr>
              <w:t>95</w:t>
            </w:r>
          </w:ins>
          <w:ins w:id="308" w:author="Admin" w:date="2020-10-21T18:12:00Z">
            <w:r>
              <w:rPr>
                <w:noProof/>
                <w:webHidden/>
              </w:rPr>
              <w:fldChar w:fldCharType="end"/>
            </w:r>
            <w:r w:rsidRPr="003D5B36">
              <w:rPr>
                <w:rStyle w:val="Hyperlink"/>
                <w:noProof/>
              </w:rPr>
              <w:fldChar w:fldCharType="end"/>
            </w:r>
          </w:ins>
        </w:p>
        <w:p w14:paraId="3A10860F" w14:textId="77777777" w:rsidR="00240DD9" w:rsidRDefault="00240DD9">
          <w:pPr>
            <w:pStyle w:val="TOC3"/>
            <w:tabs>
              <w:tab w:val="right" w:leader="dot" w:pos="3956"/>
            </w:tabs>
            <w:spacing w:after="0"/>
            <w:rPr>
              <w:ins w:id="309" w:author="Admin" w:date="2020-10-21T18:12:00Z"/>
              <w:rFonts w:asciiTheme="minorHAnsi" w:eastAsiaTheme="minorEastAsia" w:hAnsiTheme="minorHAnsi"/>
              <w:noProof/>
            </w:rPr>
            <w:pPrChange w:id="310" w:author="Admin" w:date="2020-10-21T18:12:00Z">
              <w:pPr>
                <w:pStyle w:val="TOC3"/>
                <w:tabs>
                  <w:tab w:val="right" w:leader="dot" w:pos="3956"/>
                </w:tabs>
              </w:pPr>
            </w:pPrChange>
          </w:pPr>
          <w:ins w:id="3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"_Toc54196400"</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Priesthoods</w:t>
            </w:r>
            <w:r>
              <w:rPr>
                <w:noProof/>
                <w:webHidden/>
              </w:rPr>
              <w:tab/>
            </w:r>
            <w:r>
              <w:rPr>
                <w:noProof/>
                <w:webHidden/>
              </w:rPr>
              <w:fldChar w:fldCharType="begin"/>
            </w:r>
            <w:r>
              <w:rPr>
                <w:noProof/>
                <w:webHidden/>
              </w:rPr>
              <w:instrText xml:space="preserve"> PAGEREF _Toc54196400 \h </w:instrText>
            </w:r>
          </w:ins>
          <w:r>
            <w:rPr>
              <w:noProof/>
              <w:webHidden/>
            </w:rPr>
          </w:r>
          <w:r>
            <w:rPr>
              <w:noProof/>
              <w:webHidden/>
            </w:rPr>
            <w:fldChar w:fldCharType="separate"/>
          </w:r>
          <w:ins w:id="312" w:author="Admin" w:date="2020-10-21T18:16:00Z">
            <w:r w:rsidR="00CB1695">
              <w:rPr>
                <w:noProof/>
                <w:webHidden/>
              </w:rPr>
              <w:t>100</w:t>
            </w:r>
          </w:ins>
          <w:ins w:id="313" w:author="Admin" w:date="2020-10-21T18:12:00Z">
            <w:r>
              <w:rPr>
                <w:noProof/>
                <w:webHidden/>
              </w:rPr>
              <w:fldChar w:fldCharType="end"/>
            </w:r>
            <w:r w:rsidRPr="003D5B36">
              <w:rPr>
                <w:rStyle w:val="Hyperlink"/>
                <w:noProof/>
              </w:rPr>
              <w:fldChar w:fldCharType="end"/>
            </w:r>
          </w:ins>
        </w:p>
        <w:p w14:paraId="26F3AEB7" w14:textId="77777777" w:rsidR="00240DD9" w:rsidRDefault="00240DD9">
          <w:pPr>
            <w:pStyle w:val="TOC2"/>
            <w:tabs>
              <w:tab w:val="right" w:leader="dot" w:pos="3956"/>
            </w:tabs>
            <w:spacing w:after="0"/>
            <w:rPr>
              <w:ins w:id="314" w:author="Admin" w:date="2020-10-21T18:12:00Z"/>
              <w:rFonts w:asciiTheme="minorHAnsi" w:eastAsiaTheme="minorEastAsia" w:hAnsiTheme="minorHAnsi"/>
              <w:noProof/>
            </w:rPr>
            <w:pPrChange w:id="315" w:author="Admin" w:date="2020-10-21T18:12:00Z">
              <w:pPr>
                <w:pStyle w:val="TOC2"/>
                <w:tabs>
                  <w:tab w:val="right" w:leader="dot" w:pos="3956"/>
                </w:tabs>
              </w:pPr>
            </w:pPrChange>
          </w:pPr>
          <w:ins w:id="3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"_Toc54196401"</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Rogue (RGE)</w:t>
            </w:r>
            <w:r>
              <w:rPr>
                <w:noProof/>
                <w:webHidden/>
              </w:rPr>
              <w:tab/>
            </w:r>
            <w:r>
              <w:rPr>
                <w:noProof/>
                <w:webHidden/>
              </w:rPr>
              <w:fldChar w:fldCharType="begin"/>
            </w:r>
            <w:r>
              <w:rPr>
                <w:noProof/>
                <w:webHidden/>
              </w:rPr>
              <w:instrText xml:space="preserve"> PAGEREF _Toc54196401 \h </w:instrText>
            </w:r>
          </w:ins>
          <w:r>
            <w:rPr>
              <w:noProof/>
              <w:webHidden/>
            </w:rPr>
          </w:r>
          <w:r>
            <w:rPr>
              <w:noProof/>
              <w:webHidden/>
            </w:rPr>
            <w:fldChar w:fldCharType="separate"/>
          </w:r>
          <w:ins w:id="317" w:author="Admin" w:date="2020-10-21T18:16:00Z">
            <w:r w:rsidR="00CB1695">
              <w:rPr>
                <w:noProof/>
                <w:webHidden/>
              </w:rPr>
              <w:t>108</w:t>
            </w:r>
          </w:ins>
          <w:ins w:id="318" w:author="Admin" w:date="2020-10-21T18:12:00Z">
            <w:r>
              <w:rPr>
                <w:noProof/>
                <w:webHidden/>
              </w:rPr>
              <w:fldChar w:fldCharType="end"/>
            </w:r>
            <w:r w:rsidRPr="003D5B36">
              <w:rPr>
                <w:rStyle w:val="Hyperlink"/>
                <w:noProof/>
              </w:rPr>
              <w:fldChar w:fldCharType="end"/>
            </w:r>
          </w:ins>
        </w:p>
        <w:p w14:paraId="6D825DF9" w14:textId="77777777" w:rsidR="00240DD9" w:rsidRDefault="00240DD9">
          <w:pPr>
            <w:pStyle w:val="TOC3"/>
            <w:tabs>
              <w:tab w:val="right" w:leader="dot" w:pos="3956"/>
            </w:tabs>
            <w:spacing w:after="0"/>
            <w:rPr>
              <w:ins w:id="319" w:author="Admin" w:date="2020-10-21T18:12:00Z"/>
              <w:rFonts w:asciiTheme="minorHAnsi" w:eastAsiaTheme="minorEastAsia" w:hAnsiTheme="minorHAnsi"/>
              <w:noProof/>
            </w:rPr>
            <w:pPrChange w:id="320" w:author="Admin" w:date="2020-10-21T18:12:00Z">
              <w:pPr>
                <w:pStyle w:val="TOC3"/>
                <w:tabs>
                  <w:tab w:val="right" w:leader="dot" w:pos="3956"/>
                </w:tabs>
              </w:pPr>
            </w:pPrChange>
          </w:pPr>
          <w:ins w:id="3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"_Toc54196402"</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Rogue Archetypes</w:t>
            </w:r>
            <w:r>
              <w:rPr>
                <w:noProof/>
                <w:webHidden/>
              </w:rPr>
              <w:tab/>
            </w:r>
            <w:r>
              <w:rPr>
                <w:noProof/>
                <w:webHidden/>
              </w:rPr>
              <w:fldChar w:fldCharType="begin"/>
            </w:r>
            <w:r>
              <w:rPr>
                <w:noProof/>
                <w:webHidden/>
              </w:rPr>
              <w:instrText xml:space="preserve"> PAGEREF _Toc54196402 \h </w:instrText>
            </w:r>
          </w:ins>
          <w:r>
            <w:rPr>
              <w:noProof/>
              <w:webHidden/>
            </w:rPr>
          </w:r>
          <w:r>
            <w:rPr>
              <w:noProof/>
              <w:webHidden/>
            </w:rPr>
            <w:fldChar w:fldCharType="separate"/>
          </w:r>
          <w:ins w:id="322" w:author="Admin" w:date="2020-10-21T18:16:00Z">
            <w:r w:rsidR="00CB1695">
              <w:rPr>
                <w:noProof/>
                <w:webHidden/>
              </w:rPr>
              <w:t>112</w:t>
            </w:r>
          </w:ins>
          <w:ins w:id="323" w:author="Admin" w:date="2020-10-21T18:12:00Z">
            <w:r>
              <w:rPr>
                <w:noProof/>
                <w:webHidden/>
              </w:rPr>
              <w:fldChar w:fldCharType="end"/>
            </w:r>
            <w:r w:rsidRPr="003D5B36">
              <w:rPr>
                <w:rStyle w:val="Hyperlink"/>
                <w:noProof/>
              </w:rPr>
              <w:fldChar w:fldCharType="end"/>
            </w:r>
          </w:ins>
        </w:p>
        <w:p w14:paraId="3D5BFBD7" w14:textId="77777777" w:rsidR="00240DD9" w:rsidRDefault="00240DD9">
          <w:pPr>
            <w:pStyle w:val="TOC2"/>
            <w:tabs>
              <w:tab w:val="right" w:leader="dot" w:pos="3956"/>
            </w:tabs>
            <w:spacing w:after="0"/>
            <w:rPr>
              <w:ins w:id="324" w:author="Admin" w:date="2020-10-21T18:12:00Z"/>
              <w:rFonts w:asciiTheme="minorHAnsi" w:eastAsiaTheme="minorEastAsia" w:hAnsiTheme="minorHAnsi"/>
              <w:noProof/>
            </w:rPr>
            <w:pPrChange w:id="325" w:author="Admin" w:date="2020-10-21T18:12:00Z">
              <w:pPr>
                <w:pStyle w:val="TOC2"/>
                <w:tabs>
                  <w:tab w:val="right" w:leader="dot" w:pos="3956"/>
                </w:tabs>
              </w:pPr>
            </w:pPrChange>
          </w:pPr>
          <w:ins w:id="3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"_Toc54196403"</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Shaman (SHM)</w:t>
            </w:r>
            <w:r>
              <w:rPr>
                <w:noProof/>
                <w:webHidden/>
              </w:rPr>
              <w:tab/>
            </w:r>
            <w:r>
              <w:rPr>
                <w:noProof/>
                <w:webHidden/>
              </w:rPr>
              <w:fldChar w:fldCharType="begin"/>
            </w:r>
            <w:r>
              <w:rPr>
                <w:noProof/>
                <w:webHidden/>
              </w:rPr>
              <w:instrText xml:space="preserve"> PAGEREF _Toc54196403 \h </w:instrText>
            </w:r>
          </w:ins>
          <w:r>
            <w:rPr>
              <w:noProof/>
              <w:webHidden/>
            </w:rPr>
          </w:r>
          <w:r>
            <w:rPr>
              <w:noProof/>
              <w:webHidden/>
            </w:rPr>
            <w:fldChar w:fldCharType="separate"/>
          </w:r>
          <w:ins w:id="327" w:author="Admin" w:date="2020-10-21T18:16:00Z">
            <w:r w:rsidR="00CB1695">
              <w:rPr>
                <w:noProof/>
                <w:webHidden/>
              </w:rPr>
              <w:t>114</w:t>
            </w:r>
          </w:ins>
          <w:ins w:id="328" w:author="Admin" w:date="2020-10-21T18:12:00Z">
            <w:r>
              <w:rPr>
                <w:noProof/>
                <w:webHidden/>
              </w:rPr>
              <w:fldChar w:fldCharType="end"/>
            </w:r>
            <w:r w:rsidRPr="003D5B36">
              <w:rPr>
                <w:rStyle w:val="Hyperlink"/>
                <w:noProof/>
              </w:rPr>
              <w:fldChar w:fldCharType="end"/>
            </w:r>
          </w:ins>
        </w:p>
        <w:p w14:paraId="0CD92D9E" w14:textId="77777777" w:rsidR="00240DD9" w:rsidRDefault="00240DD9">
          <w:pPr>
            <w:pStyle w:val="TOC3"/>
            <w:tabs>
              <w:tab w:val="right" w:leader="dot" w:pos="3956"/>
            </w:tabs>
            <w:spacing w:after="0"/>
            <w:rPr>
              <w:ins w:id="329" w:author="Admin" w:date="2020-10-21T18:12:00Z"/>
              <w:rFonts w:asciiTheme="minorHAnsi" w:eastAsiaTheme="minorEastAsia" w:hAnsiTheme="minorHAnsi"/>
              <w:noProof/>
            </w:rPr>
            <w:pPrChange w:id="330" w:author="Admin" w:date="2020-10-21T18:12:00Z">
              <w:pPr>
                <w:pStyle w:val="TOC3"/>
                <w:tabs>
                  <w:tab w:val="right" w:leader="dot" w:pos="3956"/>
                </w:tabs>
              </w:pPr>
            </w:pPrChange>
          </w:pPr>
          <w:ins w:id="33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"_Toc54196404"</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Shamanistic Arts</w:t>
            </w:r>
            <w:r>
              <w:rPr>
                <w:noProof/>
                <w:webHidden/>
              </w:rPr>
              <w:tab/>
            </w:r>
            <w:r>
              <w:rPr>
                <w:noProof/>
                <w:webHidden/>
              </w:rPr>
              <w:fldChar w:fldCharType="begin"/>
            </w:r>
            <w:r>
              <w:rPr>
                <w:noProof/>
                <w:webHidden/>
              </w:rPr>
              <w:instrText xml:space="preserve"> PAGEREF _Toc54196404 \h </w:instrText>
            </w:r>
          </w:ins>
          <w:r>
            <w:rPr>
              <w:noProof/>
              <w:webHidden/>
            </w:rPr>
          </w:r>
          <w:r>
            <w:rPr>
              <w:noProof/>
              <w:webHidden/>
            </w:rPr>
            <w:fldChar w:fldCharType="separate"/>
          </w:r>
          <w:ins w:id="332" w:author="Admin" w:date="2020-10-21T18:16:00Z">
            <w:r w:rsidR="00CB1695">
              <w:rPr>
                <w:noProof/>
                <w:webHidden/>
              </w:rPr>
              <w:t>120</w:t>
            </w:r>
          </w:ins>
          <w:ins w:id="333" w:author="Admin" w:date="2020-10-21T18:12:00Z">
            <w:r>
              <w:rPr>
                <w:noProof/>
                <w:webHidden/>
              </w:rPr>
              <w:fldChar w:fldCharType="end"/>
            </w:r>
            <w:r w:rsidRPr="003D5B36">
              <w:rPr>
                <w:rStyle w:val="Hyperlink"/>
                <w:noProof/>
              </w:rPr>
              <w:fldChar w:fldCharType="end"/>
            </w:r>
          </w:ins>
        </w:p>
        <w:p w14:paraId="02B7B6F5" w14:textId="77777777" w:rsidR="00240DD9" w:rsidRDefault="00240DD9">
          <w:pPr>
            <w:pStyle w:val="TOC2"/>
            <w:tabs>
              <w:tab w:val="right" w:leader="dot" w:pos="3956"/>
            </w:tabs>
            <w:spacing w:after="0"/>
            <w:rPr>
              <w:ins w:id="334" w:author="Admin" w:date="2020-10-21T18:12:00Z"/>
              <w:rFonts w:asciiTheme="minorHAnsi" w:eastAsiaTheme="minorEastAsia" w:hAnsiTheme="minorHAnsi"/>
              <w:noProof/>
            </w:rPr>
            <w:pPrChange w:id="335" w:author="Admin" w:date="2020-10-21T18:12:00Z">
              <w:pPr>
                <w:pStyle w:val="TOC2"/>
                <w:tabs>
                  <w:tab w:val="right" w:leader="dot" w:pos="3956"/>
                </w:tabs>
              </w:pPr>
            </w:pPrChange>
          </w:pPr>
          <w:ins w:id="3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"_Toc54196405"</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Tinker (TNK)</w:t>
            </w:r>
            <w:r>
              <w:rPr>
                <w:noProof/>
                <w:webHidden/>
              </w:rPr>
              <w:tab/>
            </w:r>
            <w:r>
              <w:rPr>
                <w:noProof/>
                <w:webHidden/>
              </w:rPr>
              <w:fldChar w:fldCharType="begin"/>
            </w:r>
            <w:r>
              <w:rPr>
                <w:noProof/>
                <w:webHidden/>
              </w:rPr>
              <w:instrText xml:space="preserve"> PAGEREF _Toc54196405 \h </w:instrText>
            </w:r>
          </w:ins>
          <w:r>
            <w:rPr>
              <w:noProof/>
              <w:webHidden/>
            </w:rPr>
          </w:r>
          <w:r>
            <w:rPr>
              <w:noProof/>
              <w:webHidden/>
            </w:rPr>
            <w:fldChar w:fldCharType="separate"/>
          </w:r>
          <w:ins w:id="337" w:author="Admin" w:date="2020-10-21T18:16:00Z">
            <w:r w:rsidR="00CB1695">
              <w:rPr>
                <w:noProof/>
                <w:webHidden/>
              </w:rPr>
              <w:t>125</w:t>
            </w:r>
          </w:ins>
          <w:ins w:id="338" w:author="Admin" w:date="2020-10-21T18:12:00Z">
            <w:r>
              <w:rPr>
                <w:noProof/>
                <w:webHidden/>
              </w:rPr>
              <w:fldChar w:fldCharType="end"/>
            </w:r>
            <w:r w:rsidRPr="003D5B36">
              <w:rPr>
                <w:rStyle w:val="Hyperlink"/>
                <w:noProof/>
              </w:rPr>
              <w:fldChar w:fldCharType="end"/>
            </w:r>
          </w:ins>
        </w:p>
        <w:p w14:paraId="5CF27D17" w14:textId="77777777" w:rsidR="00240DD9" w:rsidRDefault="00240DD9">
          <w:pPr>
            <w:pStyle w:val="TOC3"/>
            <w:tabs>
              <w:tab w:val="right" w:leader="dot" w:pos="3956"/>
            </w:tabs>
            <w:spacing w:after="0"/>
            <w:rPr>
              <w:ins w:id="339" w:author="Admin" w:date="2020-10-21T18:12:00Z"/>
              <w:rFonts w:asciiTheme="minorHAnsi" w:eastAsiaTheme="minorEastAsia" w:hAnsiTheme="minorHAnsi"/>
              <w:noProof/>
            </w:rPr>
            <w:pPrChange w:id="340" w:author="Admin" w:date="2020-10-21T18:12:00Z">
              <w:pPr>
                <w:pStyle w:val="TOC3"/>
                <w:tabs>
                  <w:tab w:val="right" w:leader="dot" w:pos="3956"/>
                </w:tabs>
              </w:pPr>
            </w:pPrChange>
          </w:pPr>
          <w:ins w:id="3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"_Toc54196406"</w:instrText>
            </w:r>
            <w:r w:rsidRPr="003D5B36">
              <w:rPr>
                <w:rStyle w:val="Hyperlink"/>
                <w:noProof/>
              </w:rPr>
              <w:instrText xml:space="preserve"> </w:instrText>
            </w:r>
            <w:r w:rsidRPr="003D5B36">
              <w:rPr>
                <w:rStyle w:val="Hyperlink"/>
                <w:noProof/>
              </w:rPr>
              <w:fldChar w:fldCharType="separate"/>
            </w:r>
            <w:r w:rsidRPr="003D5B36">
              <w:rPr>
                <w:rStyle w:val="Hyperlink"/>
                <w:rFonts w:cstheme="minorHAnsi"/>
                <w:noProof/>
              </w:rPr>
              <w:t>Tinker Paths</w:t>
            </w:r>
            <w:r>
              <w:rPr>
                <w:noProof/>
                <w:webHidden/>
              </w:rPr>
              <w:tab/>
            </w:r>
            <w:r>
              <w:rPr>
                <w:noProof/>
                <w:webHidden/>
              </w:rPr>
              <w:fldChar w:fldCharType="begin"/>
            </w:r>
            <w:r>
              <w:rPr>
                <w:noProof/>
                <w:webHidden/>
              </w:rPr>
              <w:instrText xml:space="preserve"> PAGEREF _Toc54196406 \h </w:instrText>
            </w:r>
          </w:ins>
          <w:r>
            <w:rPr>
              <w:noProof/>
              <w:webHidden/>
            </w:rPr>
          </w:r>
          <w:r>
            <w:rPr>
              <w:noProof/>
              <w:webHidden/>
            </w:rPr>
            <w:fldChar w:fldCharType="separate"/>
          </w:r>
          <w:ins w:id="342" w:author="Admin" w:date="2020-10-21T18:16:00Z">
            <w:r w:rsidR="00CB1695">
              <w:rPr>
                <w:noProof/>
                <w:webHidden/>
              </w:rPr>
              <w:t>132</w:t>
            </w:r>
          </w:ins>
          <w:ins w:id="343" w:author="Admin" w:date="2020-10-21T18:12:00Z">
            <w:r>
              <w:rPr>
                <w:noProof/>
                <w:webHidden/>
              </w:rPr>
              <w:fldChar w:fldCharType="end"/>
            </w:r>
            <w:r w:rsidRPr="003D5B36">
              <w:rPr>
                <w:rStyle w:val="Hyperlink"/>
                <w:noProof/>
              </w:rPr>
              <w:fldChar w:fldCharType="end"/>
            </w:r>
          </w:ins>
        </w:p>
        <w:p w14:paraId="5DB5BC04" w14:textId="77777777" w:rsidR="00240DD9" w:rsidRDefault="00240DD9">
          <w:pPr>
            <w:pStyle w:val="TOC2"/>
            <w:tabs>
              <w:tab w:val="right" w:leader="dot" w:pos="3956"/>
            </w:tabs>
            <w:spacing w:after="0"/>
            <w:rPr>
              <w:ins w:id="344" w:author="Admin" w:date="2020-10-21T18:12:00Z"/>
              <w:rFonts w:asciiTheme="minorHAnsi" w:eastAsiaTheme="minorEastAsia" w:hAnsiTheme="minorHAnsi"/>
              <w:noProof/>
            </w:rPr>
            <w:pPrChange w:id="345" w:author="Admin" w:date="2020-10-21T18:12:00Z">
              <w:pPr>
                <w:pStyle w:val="TOC2"/>
                <w:tabs>
                  <w:tab w:val="right" w:leader="dot" w:pos="3956"/>
                </w:tabs>
              </w:pPr>
            </w:pPrChange>
          </w:pPr>
          <w:ins w:id="3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"_Toc54196407"</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Warlock (WRK)</w:t>
            </w:r>
            <w:r>
              <w:rPr>
                <w:noProof/>
                <w:webHidden/>
              </w:rPr>
              <w:tab/>
            </w:r>
            <w:r>
              <w:rPr>
                <w:noProof/>
                <w:webHidden/>
              </w:rPr>
              <w:fldChar w:fldCharType="begin"/>
            </w:r>
            <w:r>
              <w:rPr>
                <w:noProof/>
                <w:webHidden/>
              </w:rPr>
              <w:instrText xml:space="preserve"> PAGEREF _Toc54196407 \h </w:instrText>
            </w:r>
          </w:ins>
          <w:r>
            <w:rPr>
              <w:noProof/>
              <w:webHidden/>
            </w:rPr>
          </w:r>
          <w:r>
            <w:rPr>
              <w:noProof/>
              <w:webHidden/>
            </w:rPr>
            <w:fldChar w:fldCharType="separate"/>
          </w:r>
          <w:ins w:id="347" w:author="Admin" w:date="2020-10-21T18:16:00Z">
            <w:r w:rsidR="00CB1695">
              <w:rPr>
                <w:noProof/>
                <w:webHidden/>
              </w:rPr>
              <w:t>134</w:t>
            </w:r>
          </w:ins>
          <w:ins w:id="348" w:author="Admin" w:date="2020-10-21T18:12:00Z">
            <w:r>
              <w:rPr>
                <w:noProof/>
                <w:webHidden/>
              </w:rPr>
              <w:fldChar w:fldCharType="end"/>
            </w:r>
            <w:r w:rsidRPr="003D5B36">
              <w:rPr>
                <w:rStyle w:val="Hyperlink"/>
                <w:noProof/>
              </w:rPr>
              <w:fldChar w:fldCharType="end"/>
            </w:r>
          </w:ins>
        </w:p>
        <w:p w14:paraId="1FFABC13" w14:textId="77777777" w:rsidR="00240DD9" w:rsidRDefault="00240DD9">
          <w:pPr>
            <w:pStyle w:val="TOC3"/>
            <w:tabs>
              <w:tab w:val="right" w:leader="dot" w:pos="3956"/>
            </w:tabs>
            <w:spacing w:after="0"/>
            <w:rPr>
              <w:ins w:id="349" w:author="Admin" w:date="2020-10-21T18:12:00Z"/>
              <w:rFonts w:asciiTheme="minorHAnsi" w:eastAsiaTheme="minorEastAsia" w:hAnsiTheme="minorHAnsi"/>
              <w:noProof/>
            </w:rPr>
            <w:pPrChange w:id="350" w:author="Admin" w:date="2020-10-21T18:12:00Z">
              <w:pPr>
                <w:pStyle w:val="TOC3"/>
                <w:tabs>
                  <w:tab w:val="right" w:leader="dot" w:pos="3956"/>
                </w:tabs>
              </w:pPr>
            </w:pPrChange>
          </w:pPr>
          <w:ins w:id="3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"_Toc54196408"</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Demonic Studies</w:t>
            </w:r>
            <w:r>
              <w:rPr>
                <w:noProof/>
                <w:webHidden/>
              </w:rPr>
              <w:tab/>
            </w:r>
            <w:r>
              <w:rPr>
                <w:noProof/>
                <w:webHidden/>
              </w:rPr>
              <w:fldChar w:fldCharType="begin"/>
            </w:r>
            <w:r>
              <w:rPr>
                <w:noProof/>
                <w:webHidden/>
              </w:rPr>
              <w:instrText xml:space="preserve"> PAGEREF _Toc54196408 \h </w:instrText>
            </w:r>
          </w:ins>
          <w:r>
            <w:rPr>
              <w:noProof/>
              <w:webHidden/>
            </w:rPr>
          </w:r>
          <w:r>
            <w:rPr>
              <w:noProof/>
              <w:webHidden/>
            </w:rPr>
            <w:fldChar w:fldCharType="separate"/>
          </w:r>
          <w:ins w:id="352" w:author="Admin" w:date="2020-10-21T18:16:00Z">
            <w:r w:rsidR="00CB1695">
              <w:rPr>
                <w:noProof/>
                <w:webHidden/>
              </w:rPr>
              <w:t>139</w:t>
            </w:r>
          </w:ins>
          <w:ins w:id="353" w:author="Admin" w:date="2020-10-21T18:12:00Z">
            <w:r>
              <w:rPr>
                <w:noProof/>
                <w:webHidden/>
              </w:rPr>
              <w:fldChar w:fldCharType="end"/>
            </w:r>
            <w:r w:rsidRPr="003D5B36">
              <w:rPr>
                <w:rStyle w:val="Hyperlink"/>
                <w:noProof/>
              </w:rPr>
              <w:fldChar w:fldCharType="end"/>
            </w:r>
          </w:ins>
        </w:p>
        <w:p w14:paraId="710DD77A" w14:textId="77777777" w:rsidR="00240DD9" w:rsidRDefault="00240DD9">
          <w:pPr>
            <w:pStyle w:val="TOC2"/>
            <w:tabs>
              <w:tab w:val="right" w:leader="dot" w:pos="3956"/>
            </w:tabs>
            <w:spacing w:after="0"/>
            <w:rPr>
              <w:ins w:id="354" w:author="Admin" w:date="2020-10-21T18:12:00Z"/>
              <w:rFonts w:asciiTheme="minorHAnsi" w:eastAsiaTheme="minorEastAsia" w:hAnsiTheme="minorHAnsi"/>
              <w:noProof/>
            </w:rPr>
            <w:pPrChange w:id="355" w:author="Admin" w:date="2020-10-21T18:12:00Z">
              <w:pPr>
                <w:pStyle w:val="TOC2"/>
                <w:tabs>
                  <w:tab w:val="right" w:leader="dot" w:pos="3956"/>
                </w:tabs>
              </w:pPr>
            </w:pPrChange>
          </w:pPr>
          <w:ins w:id="35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"_Toc54196409"</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Warrior (WAR)</w:t>
            </w:r>
            <w:r>
              <w:rPr>
                <w:noProof/>
                <w:webHidden/>
              </w:rPr>
              <w:tab/>
            </w:r>
            <w:r>
              <w:rPr>
                <w:noProof/>
                <w:webHidden/>
              </w:rPr>
              <w:fldChar w:fldCharType="begin"/>
            </w:r>
            <w:r>
              <w:rPr>
                <w:noProof/>
                <w:webHidden/>
              </w:rPr>
              <w:instrText xml:space="preserve"> PAGEREF _Toc54196409 \h </w:instrText>
            </w:r>
          </w:ins>
          <w:r>
            <w:rPr>
              <w:noProof/>
              <w:webHidden/>
            </w:rPr>
          </w:r>
          <w:r>
            <w:rPr>
              <w:noProof/>
              <w:webHidden/>
            </w:rPr>
            <w:fldChar w:fldCharType="separate"/>
          </w:r>
          <w:ins w:id="357" w:author="Admin" w:date="2020-10-21T18:16:00Z">
            <w:r w:rsidR="00CB1695">
              <w:rPr>
                <w:noProof/>
                <w:webHidden/>
              </w:rPr>
              <w:t>142</w:t>
            </w:r>
          </w:ins>
          <w:ins w:id="358" w:author="Admin" w:date="2020-10-21T18:12:00Z">
            <w:r>
              <w:rPr>
                <w:noProof/>
                <w:webHidden/>
              </w:rPr>
              <w:fldChar w:fldCharType="end"/>
            </w:r>
            <w:r w:rsidRPr="003D5B36">
              <w:rPr>
                <w:rStyle w:val="Hyperlink"/>
                <w:noProof/>
              </w:rPr>
              <w:fldChar w:fldCharType="end"/>
            </w:r>
          </w:ins>
        </w:p>
        <w:p w14:paraId="3B105476" w14:textId="77777777" w:rsidR="00240DD9" w:rsidRDefault="00240DD9">
          <w:pPr>
            <w:pStyle w:val="TOC3"/>
            <w:tabs>
              <w:tab w:val="right" w:leader="dot" w:pos="3956"/>
            </w:tabs>
            <w:spacing w:after="0"/>
            <w:rPr>
              <w:ins w:id="359" w:author="Admin" w:date="2020-10-21T18:12:00Z"/>
              <w:rFonts w:asciiTheme="minorHAnsi" w:eastAsiaTheme="minorEastAsia" w:hAnsiTheme="minorHAnsi"/>
              <w:noProof/>
            </w:rPr>
            <w:pPrChange w:id="360" w:author="Admin" w:date="2020-10-21T18:12:00Z">
              <w:pPr>
                <w:pStyle w:val="TOC3"/>
                <w:tabs>
                  <w:tab w:val="right" w:leader="dot" w:pos="3956"/>
                </w:tabs>
              </w:pPr>
            </w:pPrChange>
          </w:pPr>
          <w:ins w:id="3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"_Toc54196410"</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Warrior Archetypes</w:t>
            </w:r>
            <w:r>
              <w:rPr>
                <w:noProof/>
                <w:webHidden/>
              </w:rPr>
              <w:tab/>
            </w:r>
            <w:r>
              <w:rPr>
                <w:noProof/>
                <w:webHidden/>
              </w:rPr>
              <w:fldChar w:fldCharType="begin"/>
            </w:r>
            <w:r>
              <w:rPr>
                <w:noProof/>
                <w:webHidden/>
              </w:rPr>
              <w:instrText xml:space="preserve"> PAGEREF _Toc54196410 \h </w:instrText>
            </w:r>
          </w:ins>
          <w:r>
            <w:rPr>
              <w:noProof/>
              <w:webHidden/>
            </w:rPr>
          </w:r>
          <w:r>
            <w:rPr>
              <w:noProof/>
              <w:webHidden/>
            </w:rPr>
            <w:fldChar w:fldCharType="separate"/>
          </w:r>
          <w:ins w:id="362" w:author="Admin" w:date="2020-10-21T18:16:00Z">
            <w:r w:rsidR="00CB1695">
              <w:rPr>
                <w:noProof/>
                <w:webHidden/>
              </w:rPr>
              <w:t>146</w:t>
            </w:r>
          </w:ins>
          <w:ins w:id="363" w:author="Admin" w:date="2020-10-21T18:12:00Z">
            <w:r>
              <w:rPr>
                <w:noProof/>
                <w:webHidden/>
              </w:rPr>
              <w:fldChar w:fldCharType="end"/>
            </w:r>
            <w:r w:rsidRPr="003D5B36">
              <w:rPr>
                <w:rStyle w:val="Hyperlink"/>
                <w:noProof/>
              </w:rPr>
              <w:fldChar w:fldCharType="end"/>
            </w:r>
          </w:ins>
        </w:p>
        <w:p w14:paraId="7C85177E" w14:textId="77777777" w:rsidR="00240DD9" w:rsidRDefault="00240DD9">
          <w:pPr>
            <w:pStyle w:val="TOC2"/>
            <w:tabs>
              <w:tab w:val="right" w:leader="dot" w:pos="3956"/>
            </w:tabs>
            <w:spacing w:after="0"/>
            <w:rPr>
              <w:ins w:id="364" w:author="Admin" w:date="2020-10-21T18:12:00Z"/>
              <w:rFonts w:asciiTheme="minorHAnsi" w:eastAsiaTheme="minorEastAsia" w:hAnsiTheme="minorHAnsi"/>
              <w:noProof/>
            </w:rPr>
            <w:pPrChange w:id="365" w:author="Admin" w:date="2020-10-21T18:12:00Z">
              <w:pPr>
                <w:pStyle w:val="TOC2"/>
                <w:tabs>
                  <w:tab w:val="right" w:leader="dot" w:pos="3956"/>
                </w:tabs>
              </w:pPr>
            </w:pPrChange>
          </w:pPr>
          <w:ins w:id="3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"_Toc54196411"</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Special and Racial Specializations</w:t>
            </w:r>
            <w:r>
              <w:rPr>
                <w:noProof/>
                <w:webHidden/>
              </w:rPr>
              <w:tab/>
            </w:r>
            <w:r>
              <w:rPr>
                <w:noProof/>
                <w:webHidden/>
              </w:rPr>
              <w:fldChar w:fldCharType="begin"/>
            </w:r>
            <w:r>
              <w:rPr>
                <w:noProof/>
                <w:webHidden/>
              </w:rPr>
              <w:instrText xml:space="preserve"> PAGEREF _Toc54196411 \h </w:instrText>
            </w:r>
          </w:ins>
          <w:r>
            <w:rPr>
              <w:noProof/>
              <w:webHidden/>
            </w:rPr>
          </w:r>
          <w:r>
            <w:rPr>
              <w:noProof/>
              <w:webHidden/>
            </w:rPr>
            <w:fldChar w:fldCharType="separate"/>
          </w:r>
          <w:ins w:id="367" w:author="Admin" w:date="2020-10-21T18:16:00Z">
            <w:r w:rsidR="00CB1695">
              <w:rPr>
                <w:noProof/>
                <w:webHidden/>
              </w:rPr>
              <w:t>149</w:t>
            </w:r>
          </w:ins>
          <w:ins w:id="368" w:author="Admin" w:date="2020-10-21T18:12:00Z">
            <w:r>
              <w:rPr>
                <w:noProof/>
                <w:webHidden/>
              </w:rPr>
              <w:fldChar w:fldCharType="end"/>
            </w:r>
            <w:r w:rsidRPr="003D5B36">
              <w:rPr>
                <w:rStyle w:val="Hyperlink"/>
                <w:noProof/>
              </w:rPr>
              <w:fldChar w:fldCharType="end"/>
            </w:r>
          </w:ins>
        </w:p>
        <w:p w14:paraId="18E33ACE" w14:textId="77777777" w:rsidR="00240DD9" w:rsidRDefault="00240DD9">
          <w:pPr>
            <w:pStyle w:val="TOC3"/>
            <w:tabs>
              <w:tab w:val="right" w:leader="dot" w:pos="3956"/>
            </w:tabs>
            <w:spacing w:after="0"/>
            <w:rPr>
              <w:ins w:id="369" w:author="Admin" w:date="2020-10-21T18:12:00Z"/>
              <w:rFonts w:asciiTheme="minorHAnsi" w:eastAsiaTheme="minorEastAsia" w:hAnsiTheme="minorHAnsi"/>
              <w:noProof/>
            </w:rPr>
            <w:pPrChange w:id="370" w:author="Admin" w:date="2020-10-21T18:12:00Z">
              <w:pPr>
                <w:pStyle w:val="TOC3"/>
                <w:tabs>
                  <w:tab w:val="right" w:leader="dot" w:pos="3956"/>
                </w:tabs>
              </w:pPr>
            </w:pPrChange>
          </w:pPr>
          <w:ins w:id="3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"_Toc54196412"</w:instrText>
            </w:r>
            <w:r w:rsidRPr="003D5B36">
              <w:rPr>
                <w:rStyle w:val="Hyperlink"/>
                <w:noProof/>
              </w:rPr>
              <w:instrText xml:space="preserve"> </w:instrText>
            </w:r>
            <w:r w:rsidRPr="003D5B36">
              <w:rPr>
                <w:rStyle w:val="Hyperlink"/>
                <w:noProof/>
              </w:rPr>
              <w:fldChar w:fldCharType="separate"/>
            </w:r>
            <w:r w:rsidRPr="003D5B36">
              <w:rPr>
                <w:rStyle w:val="Hyperlink"/>
                <w:noProof/>
              </w:rPr>
              <w:t>Demon Hunter (Rogue)</w:t>
            </w:r>
            <w:r>
              <w:rPr>
                <w:noProof/>
                <w:webHidden/>
              </w:rPr>
              <w:tab/>
            </w:r>
            <w:r>
              <w:rPr>
                <w:noProof/>
                <w:webHidden/>
              </w:rPr>
              <w:fldChar w:fldCharType="begin"/>
            </w:r>
            <w:r>
              <w:rPr>
                <w:noProof/>
                <w:webHidden/>
              </w:rPr>
              <w:instrText xml:space="preserve"> PAGEREF _Toc54196412 \h </w:instrText>
            </w:r>
          </w:ins>
          <w:r>
            <w:rPr>
              <w:noProof/>
              <w:webHidden/>
            </w:rPr>
          </w:r>
          <w:r>
            <w:rPr>
              <w:noProof/>
              <w:webHidden/>
            </w:rPr>
            <w:fldChar w:fldCharType="separate"/>
          </w:r>
          <w:ins w:id="372" w:author="Admin" w:date="2020-10-21T18:16:00Z">
            <w:r w:rsidR="00CB1695">
              <w:rPr>
                <w:noProof/>
                <w:webHidden/>
              </w:rPr>
              <w:t>149</w:t>
            </w:r>
          </w:ins>
          <w:ins w:id="373" w:author="Admin" w:date="2020-10-21T18:12:00Z">
            <w:r>
              <w:rPr>
                <w:noProof/>
                <w:webHidden/>
              </w:rPr>
              <w:fldChar w:fldCharType="end"/>
            </w:r>
            <w:r w:rsidRPr="003D5B36">
              <w:rPr>
                <w:rStyle w:val="Hyperlink"/>
                <w:noProof/>
              </w:rPr>
              <w:fldChar w:fldCharType="end"/>
            </w:r>
          </w:ins>
        </w:p>
        <w:p w14:paraId="6053B864" w14:textId="77777777" w:rsidR="00240DD9" w:rsidRDefault="00240DD9">
          <w:pPr>
            <w:pStyle w:val="TOC3"/>
            <w:tabs>
              <w:tab w:val="right" w:leader="dot" w:pos="3956"/>
            </w:tabs>
            <w:spacing w:after="0"/>
            <w:rPr>
              <w:ins w:id="374" w:author="Admin" w:date="2020-10-21T18:12:00Z"/>
              <w:rFonts w:asciiTheme="minorHAnsi" w:eastAsiaTheme="minorEastAsia" w:hAnsiTheme="minorHAnsi"/>
              <w:noProof/>
            </w:rPr>
            <w:pPrChange w:id="375" w:author="Admin" w:date="2020-10-21T18:12:00Z">
              <w:pPr>
                <w:pStyle w:val="TOC3"/>
                <w:tabs>
                  <w:tab w:val="right" w:leader="dot" w:pos="3956"/>
                </w:tabs>
              </w:pPr>
            </w:pPrChange>
          </w:pPr>
          <w:ins w:id="3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"_Toc54196413"</w:instrText>
            </w:r>
            <w:r w:rsidRPr="003D5B36">
              <w:rPr>
                <w:rStyle w:val="Hyperlink"/>
                <w:noProof/>
              </w:rPr>
              <w:instrText xml:space="preserve"> </w:instrText>
            </w:r>
            <w:r w:rsidRPr="003D5B36">
              <w:rPr>
                <w:rStyle w:val="Hyperlink"/>
                <w:noProof/>
              </w:rPr>
              <w:fldChar w:fldCharType="separate"/>
            </w:r>
            <w:r w:rsidRPr="003D5B36">
              <w:rPr>
                <w:rStyle w:val="Hyperlink"/>
                <w:noProof/>
              </w:rPr>
              <w:t>Mountain King (Warrior)</w:t>
            </w:r>
            <w:r>
              <w:rPr>
                <w:noProof/>
                <w:webHidden/>
              </w:rPr>
              <w:tab/>
            </w:r>
            <w:r>
              <w:rPr>
                <w:noProof/>
                <w:webHidden/>
              </w:rPr>
              <w:fldChar w:fldCharType="begin"/>
            </w:r>
            <w:r>
              <w:rPr>
                <w:noProof/>
                <w:webHidden/>
              </w:rPr>
              <w:instrText xml:space="preserve"> PAGEREF _Toc54196413 \h </w:instrText>
            </w:r>
          </w:ins>
          <w:r>
            <w:rPr>
              <w:noProof/>
              <w:webHidden/>
            </w:rPr>
          </w:r>
          <w:r>
            <w:rPr>
              <w:noProof/>
              <w:webHidden/>
            </w:rPr>
            <w:fldChar w:fldCharType="separate"/>
          </w:r>
          <w:ins w:id="377" w:author="Admin" w:date="2020-10-21T18:16:00Z">
            <w:r w:rsidR="00CB1695">
              <w:rPr>
                <w:noProof/>
                <w:webHidden/>
              </w:rPr>
              <w:t>151</w:t>
            </w:r>
          </w:ins>
          <w:ins w:id="378" w:author="Admin" w:date="2020-10-21T18:12:00Z">
            <w:r>
              <w:rPr>
                <w:noProof/>
                <w:webHidden/>
              </w:rPr>
              <w:fldChar w:fldCharType="end"/>
            </w:r>
            <w:r w:rsidRPr="003D5B36">
              <w:rPr>
                <w:rStyle w:val="Hyperlink"/>
                <w:noProof/>
              </w:rPr>
              <w:fldChar w:fldCharType="end"/>
            </w:r>
          </w:ins>
        </w:p>
        <w:p w14:paraId="06D5C014" w14:textId="77777777" w:rsidR="00240DD9" w:rsidRDefault="00240DD9">
          <w:pPr>
            <w:pStyle w:val="TOC3"/>
            <w:tabs>
              <w:tab w:val="right" w:leader="dot" w:pos="3956"/>
            </w:tabs>
            <w:spacing w:after="0"/>
            <w:rPr>
              <w:ins w:id="379" w:author="Admin" w:date="2020-10-21T18:12:00Z"/>
              <w:rFonts w:asciiTheme="minorHAnsi" w:eastAsiaTheme="minorEastAsia" w:hAnsiTheme="minorHAnsi"/>
              <w:noProof/>
            </w:rPr>
            <w:pPrChange w:id="380" w:author="Admin" w:date="2020-10-21T18:12:00Z">
              <w:pPr>
                <w:pStyle w:val="TOC3"/>
                <w:tabs>
                  <w:tab w:val="right" w:leader="dot" w:pos="3956"/>
                </w:tabs>
              </w:pPr>
            </w:pPrChange>
          </w:pPr>
          <w:ins w:id="3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"_Toc54196414"</w:instrText>
            </w:r>
            <w:r w:rsidRPr="003D5B36">
              <w:rPr>
                <w:rStyle w:val="Hyperlink"/>
                <w:noProof/>
              </w:rPr>
              <w:instrText xml:space="preserve"> </w:instrText>
            </w:r>
            <w:r w:rsidRPr="003D5B36">
              <w:rPr>
                <w:rStyle w:val="Hyperlink"/>
                <w:noProof/>
              </w:rPr>
              <w:fldChar w:fldCharType="separate"/>
            </w:r>
            <w:r w:rsidRPr="003D5B36">
              <w:rPr>
                <w:rStyle w:val="Hyperlink"/>
                <w:noProof/>
              </w:rPr>
              <w:t>Runeweaver (Monk)</w:t>
            </w:r>
            <w:r>
              <w:rPr>
                <w:noProof/>
                <w:webHidden/>
              </w:rPr>
              <w:tab/>
            </w:r>
            <w:r>
              <w:rPr>
                <w:noProof/>
                <w:webHidden/>
              </w:rPr>
              <w:fldChar w:fldCharType="begin"/>
            </w:r>
            <w:r>
              <w:rPr>
                <w:noProof/>
                <w:webHidden/>
              </w:rPr>
              <w:instrText xml:space="preserve"> PAGEREF _Toc54196414 \h </w:instrText>
            </w:r>
          </w:ins>
          <w:r>
            <w:rPr>
              <w:noProof/>
              <w:webHidden/>
            </w:rPr>
          </w:r>
          <w:r>
            <w:rPr>
              <w:noProof/>
              <w:webHidden/>
            </w:rPr>
            <w:fldChar w:fldCharType="separate"/>
          </w:r>
          <w:ins w:id="382" w:author="Admin" w:date="2020-10-21T18:16:00Z">
            <w:r w:rsidR="00CB1695">
              <w:rPr>
                <w:noProof/>
                <w:webHidden/>
              </w:rPr>
              <w:t>153</w:t>
            </w:r>
          </w:ins>
          <w:ins w:id="383" w:author="Admin" w:date="2020-10-21T18:12:00Z">
            <w:r>
              <w:rPr>
                <w:noProof/>
                <w:webHidden/>
              </w:rPr>
              <w:fldChar w:fldCharType="end"/>
            </w:r>
            <w:r w:rsidRPr="003D5B36">
              <w:rPr>
                <w:rStyle w:val="Hyperlink"/>
                <w:noProof/>
              </w:rPr>
              <w:fldChar w:fldCharType="end"/>
            </w:r>
          </w:ins>
        </w:p>
        <w:p w14:paraId="51367A62" w14:textId="77777777" w:rsidR="00240DD9" w:rsidRDefault="00240DD9">
          <w:pPr>
            <w:pStyle w:val="TOC3"/>
            <w:tabs>
              <w:tab w:val="right" w:leader="dot" w:pos="3956"/>
            </w:tabs>
            <w:spacing w:after="0"/>
            <w:rPr>
              <w:ins w:id="384" w:author="Admin" w:date="2020-10-21T18:12:00Z"/>
              <w:rFonts w:asciiTheme="minorHAnsi" w:eastAsiaTheme="minorEastAsia" w:hAnsiTheme="minorHAnsi"/>
              <w:noProof/>
            </w:rPr>
            <w:pPrChange w:id="385" w:author="Admin" w:date="2020-10-21T18:12:00Z">
              <w:pPr>
                <w:pStyle w:val="TOC3"/>
                <w:tabs>
                  <w:tab w:val="right" w:leader="dot" w:pos="3956"/>
                </w:tabs>
              </w:pPr>
            </w:pPrChange>
          </w:pPr>
          <w:ins w:id="3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"_Toc54196415"</w:instrText>
            </w:r>
            <w:r w:rsidRPr="003D5B36">
              <w:rPr>
                <w:rStyle w:val="Hyperlink"/>
                <w:noProof/>
              </w:rPr>
              <w:instrText xml:space="preserve"> </w:instrText>
            </w:r>
            <w:r w:rsidRPr="003D5B36">
              <w:rPr>
                <w:rStyle w:val="Hyperlink"/>
                <w:noProof/>
              </w:rPr>
              <w:fldChar w:fldCharType="separate"/>
            </w:r>
            <w:r w:rsidRPr="003D5B36">
              <w:rPr>
                <w:rStyle w:val="Hyperlink"/>
                <w:noProof/>
              </w:rPr>
              <w:t>Shadow Hunter (Hunter)</w:t>
            </w:r>
            <w:r>
              <w:rPr>
                <w:noProof/>
                <w:webHidden/>
              </w:rPr>
              <w:tab/>
            </w:r>
            <w:r>
              <w:rPr>
                <w:noProof/>
                <w:webHidden/>
              </w:rPr>
              <w:fldChar w:fldCharType="begin"/>
            </w:r>
            <w:r>
              <w:rPr>
                <w:noProof/>
                <w:webHidden/>
              </w:rPr>
              <w:instrText xml:space="preserve"> PAGEREF _Toc54196415 \h </w:instrText>
            </w:r>
          </w:ins>
          <w:r>
            <w:rPr>
              <w:noProof/>
              <w:webHidden/>
            </w:rPr>
          </w:r>
          <w:r>
            <w:rPr>
              <w:noProof/>
              <w:webHidden/>
            </w:rPr>
            <w:fldChar w:fldCharType="separate"/>
          </w:r>
          <w:ins w:id="387" w:author="Admin" w:date="2020-10-21T18:16:00Z">
            <w:r w:rsidR="00CB1695">
              <w:rPr>
                <w:noProof/>
                <w:webHidden/>
              </w:rPr>
              <w:t>155</w:t>
            </w:r>
          </w:ins>
          <w:ins w:id="388" w:author="Admin" w:date="2020-10-21T18:12:00Z">
            <w:r>
              <w:rPr>
                <w:noProof/>
                <w:webHidden/>
              </w:rPr>
              <w:fldChar w:fldCharType="end"/>
            </w:r>
            <w:r w:rsidRPr="003D5B36">
              <w:rPr>
                <w:rStyle w:val="Hyperlink"/>
                <w:noProof/>
              </w:rPr>
              <w:fldChar w:fldCharType="end"/>
            </w:r>
          </w:ins>
        </w:p>
        <w:p w14:paraId="3201E781" w14:textId="77777777" w:rsidR="00240DD9" w:rsidRDefault="00240DD9">
          <w:pPr>
            <w:pStyle w:val="TOC3"/>
            <w:tabs>
              <w:tab w:val="right" w:leader="dot" w:pos="3956"/>
            </w:tabs>
            <w:spacing w:after="0"/>
            <w:rPr>
              <w:ins w:id="389" w:author="Admin" w:date="2020-10-21T18:12:00Z"/>
              <w:rFonts w:asciiTheme="minorHAnsi" w:eastAsiaTheme="minorEastAsia" w:hAnsiTheme="minorHAnsi"/>
              <w:noProof/>
            </w:rPr>
            <w:pPrChange w:id="390" w:author="Admin" w:date="2020-10-21T18:12:00Z">
              <w:pPr>
                <w:pStyle w:val="TOC3"/>
                <w:tabs>
                  <w:tab w:val="right" w:leader="dot" w:pos="3956"/>
                </w:tabs>
              </w:pPr>
            </w:pPrChange>
          </w:pPr>
          <w:ins w:id="3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"_Toc54196416"</w:instrText>
            </w:r>
            <w:r w:rsidRPr="003D5B36">
              <w:rPr>
                <w:rStyle w:val="Hyperlink"/>
                <w:noProof/>
              </w:rPr>
              <w:instrText xml:space="preserve"> </w:instrText>
            </w:r>
            <w:r w:rsidRPr="003D5B36">
              <w:rPr>
                <w:rStyle w:val="Hyperlink"/>
                <w:noProof/>
              </w:rPr>
              <w:fldChar w:fldCharType="separate"/>
            </w:r>
            <w:r w:rsidRPr="003D5B36">
              <w:rPr>
                <w:rStyle w:val="Hyperlink"/>
                <w:noProof/>
              </w:rPr>
              <w:t>Spell Breaker (Warrior)</w:t>
            </w:r>
            <w:r>
              <w:rPr>
                <w:noProof/>
                <w:webHidden/>
              </w:rPr>
              <w:tab/>
            </w:r>
            <w:r>
              <w:rPr>
                <w:noProof/>
                <w:webHidden/>
              </w:rPr>
              <w:fldChar w:fldCharType="begin"/>
            </w:r>
            <w:r>
              <w:rPr>
                <w:noProof/>
                <w:webHidden/>
              </w:rPr>
              <w:instrText xml:space="preserve"> PAGEREF _Toc54196416 \h </w:instrText>
            </w:r>
          </w:ins>
          <w:r>
            <w:rPr>
              <w:noProof/>
              <w:webHidden/>
            </w:rPr>
          </w:r>
          <w:r>
            <w:rPr>
              <w:noProof/>
              <w:webHidden/>
            </w:rPr>
            <w:fldChar w:fldCharType="separate"/>
          </w:r>
          <w:ins w:id="392" w:author="Admin" w:date="2020-10-21T18:16:00Z">
            <w:r w:rsidR="00CB1695">
              <w:rPr>
                <w:noProof/>
                <w:webHidden/>
              </w:rPr>
              <w:t>156</w:t>
            </w:r>
          </w:ins>
          <w:ins w:id="393" w:author="Admin" w:date="2020-10-21T18:12:00Z">
            <w:r>
              <w:rPr>
                <w:noProof/>
                <w:webHidden/>
              </w:rPr>
              <w:fldChar w:fldCharType="end"/>
            </w:r>
            <w:r w:rsidRPr="003D5B36">
              <w:rPr>
                <w:rStyle w:val="Hyperlink"/>
                <w:noProof/>
              </w:rPr>
              <w:fldChar w:fldCharType="end"/>
            </w:r>
          </w:ins>
        </w:p>
        <w:p w14:paraId="0E1B1AE8" w14:textId="77777777" w:rsidR="00240DD9" w:rsidRDefault="00240DD9">
          <w:pPr>
            <w:pStyle w:val="TOC3"/>
            <w:tabs>
              <w:tab w:val="right" w:leader="dot" w:pos="3956"/>
            </w:tabs>
            <w:spacing w:after="0"/>
            <w:rPr>
              <w:ins w:id="394" w:author="Admin" w:date="2020-10-21T18:12:00Z"/>
              <w:rFonts w:asciiTheme="minorHAnsi" w:eastAsiaTheme="minorEastAsia" w:hAnsiTheme="minorHAnsi"/>
              <w:noProof/>
            </w:rPr>
            <w:pPrChange w:id="395" w:author="Admin" w:date="2020-10-21T18:12:00Z">
              <w:pPr>
                <w:pStyle w:val="TOC3"/>
                <w:tabs>
                  <w:tab w:val="right" w:leader="dot" w:pos="3956"/>
                </w:tabs>
              </w:pPr>
            </w:pPrChange>
          </w:pPr>
          <w:ins w:id="39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"_Toc54196417"</w:instrText>
            </w:r>
            <w:r w:rsidRPr="003D5B36">
              <w:rPr>
                <w:rStyle w:val="Hyperlink"/>
                <w:noProof/>
              </w:rPr>
              <w:instrText xml:space="preserve"> </w:instrText>
            </w:r>
            <w:r w:rsidRPr="003D5B36">
              <w:rPr>
                <w:rStyle w:val="Hyperlink"/>
                <w:noProof/>
              </w:rPr>
              <w:fldChar w:fldCharType="separate"/>
            </w:r>
            <w:r w:rsidRPr="003D5B36">
              <w:rPr>
                <w:rStyle w:val="Hyperlink"/>
                <w:noProof/>
              </w:rPr>
              <w:t>Witch Doctor (Shaman)</w:t>
            </w:r>
            <w:r>
              <w:rPr>
                <w:noProof/>
                <w:webHidden/>
              </w:rPr>
              <w:tab/>
            </w:r>
            <w:r>
              <w:rPr>
                <w:noProof/>
                <w:webHidden/>
              </w:rPr>
              <w:fldChar w:fldCharType="begin"/>
            </w:r>
            <w:r>
              <w:rPr>
                <w:noProof/>
                <w:webHidden/>
              </w:rPr>
              <w:instrText xml:space="preserve"> PAGEREF _Toc54196417 \h </w:instrText>
            </w:r>
          </w:ins>
          <w:r>
            <w:rPr>
              <w:noProof/>
              <w:webHidden/>
            </w:rPr>
          </w:r>
          <w:r>
            <w:rPr>
              <w:noProof/>
              <w:webHidden/>
            </w:rPr>
            <w:fldChar w:fldCharType="separate"/>
          </w:r>
          <w:ins w:id="397" w:author="Admin" w:date="2020-10-21T18:16:00Z">
            <w:r w:rsidR="00CB1695">
              <w:rPr>
                <w:noProof/>
                <w:webHidden/>
              </w:rPr>
              <w:t>158</w:t>
            </w:r>
          </w:ins>
          <w:ins w:id="398" w:author="Admin" w:date="2020-10-21T18:12:00Z">
            <w:r>
              <w:rPr>
                <w:noProof/>
                <w:webHidden/>
              </w:rPr>
              <w:fldChar w:fldCharType="end"/>
            </w:r>
            <w:r w:rsidRPr="003D5B36">
              <w:rPr>
                <w:rStyle w:val="Hyperlink"/>
                <w:noProof/>
              </w:rPr>
              <w:fldChar w:fldCharType="end"/>
            </w:r>
          </w:ins>
        </w:p>
        <w:p w14:paraId="40E3DDFE" w14:textId="77777777" w:rsidR="00240DD9" w:rsidRDefault="00240DD9">
          <w:pPr>
            <w:pStyle w:val="TOC2"/>
            <w:tabs>
              <w:tab w:val="right" w:leader="dot" w:pos="3956"/>
            </w:tabs>
            <w:spacing w:after="0"/>
            <w:rPr>
              <w:ins w:id="399" w:author="Admin" w:date="2020-10-21T18:12:00Z"/>
              <w:rFonts w:asciiTheme="minorHAnsi" w:eastAsiaTheme="minorEastAsia" w:hAnsiTheme="minorHAnsi"/>
              <w:noProof/>
            </w:rPr>
            <w:pPrChange w:id="400" w:author="Admin" w:date="2020-10-21T18:12:00Z">
              <w:pPr>
                <w:pStyle w:val="TOC2"/>
                <w:tabs>
                  <w:tab w:val="right" w:leader="dot" w:pos="3956"/>
                </w:tabs>
              </w:pPr>
            </w:pPrChange>
          </w:pPr>
          <w:ins w:id="4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"_Toc54196418"</w:instrText>
            </w:r>
            <w:r w:rsidRPr="003D5B36">
              <w:rPr>
                <w:rStyle w:val="Hyperlink"/>
                <w:noProof/>
              </w:rPr>
              <w:instrText xml:space="preserve"> </w:instrText>
            </w:r>
            <w:r w:rsidRPr="003D5B36">
              <w:rPr>
                <w:rStyle w:val="Hyperlink"/>
                <w:noProof/>
              </w:rPr>
              <w:fldChar w:fldCharType="separate"/>
            </w:r>
            <w:r w:rsidRPr="003D5B36">
              <w:rPr>
                <w:rStyle w:val="Hyperlink"/>
                <w:noProof/>
              </w:rPr>
              <w:t>Bound Companions</w:t>
            </w:r>
            <w:r>
              <w:rPr>
                <w:noProof/>
                <w:webHidden/>
              </w:rPr>
              <w:tab/>
            </w:r>
            <w:r>
              <w:rPr>
                <w:noProof/>
                <w:webHidden/>
              </w:rPr>
              <w:fldChar w:fldCharType="begin"/>
            </w:r>
            <w:r>
              <w:rPr>
                <w:noProof/>
                <w:webHidden/>
              </w:rPr>
              <w:instrText xml:space="preserve"> PAGEREF _Toc54196418 \h </w:instrText>
            </w:r>
          </w:ins>
          <w:r>
            <w:rPr>
              <w:noProof/>
              <w:webHidden/>
            </w:rPr>
          </w:r>
          <w:r>
            <w:rPr>
              <w:noProof/>
              <w:webHidden/>
            </w:rPr>
            <w:fldChar w:fldCharType="separate"/>
          </w:r>
          <w:ins w:id="402" w:author="Admin" w:date="2020-10-21T18:16:00Z">
            <w:r w:rsidR="00CB1695">
              <w:rPr>
                <w:noProof/>
                <w:webHidden/>
              </w:rPr>
              <w:t>159</w:t>
            </w:r>
          </w:ins>
          <w:ins w:id="403" w:author="Admin" w:date="2020-10-21T18:12:00Z">
            <w:r>
              <w:rPr>
                <w:noProof/>
                <w:webHidden/>
              </w:rPr>
              <w:fldChar w:fldCharType="end"/>
            </w:r>
            <w:r w:rsidRPr="003D5B36">
              <w:rPr>
                <w:rStyle w:val="Hyperlink"/>
                <w:noProof/>
              </w:rPr>
              <w:fldChar w:fldCharType="end"/>
            </w:r>
          </w:ins>
        </w:p>
        <w:p w14:paraId="00C83D75" w14:textId="77777777" w:rsidR="00240DD9" w:rsidRDefault="00240DD9">
          <w:pPr>
            <w:pStyle w:val="TOC2"/>
            <w:tabs>
              <w:tab w:val="right" w:leader="dot" w:pos="3956"/>
            </w:tabs>
            <w:spacing w:after="0"/>
            <w:rPr>
              <w:ins w:id="404" w:author="Admin" w:date="2020-10-21T18:12:00Z"/>
              <w:rFonts w:asciiTheme="minorHAnsi" w:eastAsiaTheme="minorEastAsia" w:hAnsiTheme="minorHAnsi"/>
              <w:noProof/>
            </w:rPr>
            <w:pPrChange w:id="405" w:author="Admin" w:date="2020-10-21T18:12:00Z">
              <w:pPr>
                <w:pStyle w:val="TOC2"/>
                <w:tabs>
                  <w:tab w:val="right" w:leader="dot" w:pos="3956"/>
                </w:tabs>
              </w:pPr>
            </w:pPrChange>
          </w:pPr>
          <w:ins w:id="4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"_Toc54196419"</w:instrText>
            </w:r>
            <w:r w:rsidRPr="003D5B36">
              <w:rPr>
                <w:rStyle w:val="Hyperlink"/>
                <w:noProof/>
              </w:rPr>
              <w:instrText xml:space="preserve"> </w:instrText>
            </w:r>
            <w:r w:rsidRPr="003D5B36">
              <w:rPr>
                <w:rStyle w:val="Hyperlink"/>
                <w:noProof/>
              </w:rPr>
              <w:fldChar w:fldCharType="separate"/>
            </w:r>
            <w:r w:rsidRPr="003D5B36">
              <w:rPr>
                <w:rStyle w:val="Hyperlink"/>
                <w:noProof/>
              </w:rPr>
              <w:t>Class Talents</w:t>
            </w:r>
            <w:r>
              <w:rPr>
                <w:noProof/>
                <w:webHidden/>
              </w:rPr>
              <w:tab/>
            </w:r>
            <w:r>
              <w:rPr>
                <w:noProof/>
                <w:webHidden/>
              </w:rPr>
              <w:fldChar w:fldCharType="begin"/>
            </w:r>
            <w:r>
              <w:rPr>
                <w:noProof/>
                <w:webHidden/>
              </w:rPr>
              <w:instrText xml:space="preserve"> PAGEREF _Toc54196419 \h </w:instrText>
            </w:r>
          </w:ins>
          <w:r>
            <w:rPr>
              <w:noProof/>
              <w:webHidden/>
            </w:rPr>
          </w:r>
          <w:r>
            <w:rPr>
              <w:noProof/>
              <w:webHidden/>
            </w:rPr>
            <w:fldChar w:fldCharType="separate"/>
          </w:r>
          <w:ins w:id="407" w:author="Admin" w:date="2020-10-21T18:16:00Z">
            <w:r w:rsidR="00CB1695">
              <w:rPr>
                <w:noProof/>
                <w:webHidden/>
              </w:rPr>
              <w:t>160</w:t>
            </w:r>
          </w:ins>
          <w:ins w:id="408" w:author="Admin" w:date="2020-10-21T18:12:00Z">
            <w:r>
              <w:rPr>
                <w:noProof/>
                <w:webHidden/>
              </w:rPr>
              <w:fldChar w:fldCharType="end"/>
            </w:r>
            <w:r w:rsidRPr="003D5B36">
              <w:rPr>
                <w:rStyle w:val="Hyperlink"/>
                <w:noProof/>
              </w:rPr>
              <w:fldChar w:fldCharType="end"/>
            </w:r>
          </w:ins>
        </w:p>
        <w:p w14:paraId="1CEA5F5D" w14:textId="77777777" w:rsidR="00240DD9" w:rsidRDefault="00240DD9">
          <w:pPr>
            <w:pStyle w:val="TOC1"/>
            <w:tabs>
              <w:tab w:val="right" w:leader="dot" w:pos="3956"/>
            </w:tabs>
            <w:spacing w:after="0"/>
            <w:rPr>
              <w:ins w:id="409" w:author="Admin" w:date="2020-10-21T18:12:00Z"/>
              <w:rFonts w:asciiTheme="minorHAnsi" w:eastAsiaTheme="minorEastAsia" w:hAnsiTheme="minorHAnsi"/>
              <w:noProof/>
            </w:rPr>
            <w:pPrChange w:id="410" w:author="Admin" w:date="2020-10-21T18:12:00Z">
              <w:pPr>
                <w:pStyle w:val="TOC1"/>
                <w:tabs>
                  <w:tab w:val="right" w:leader="dot" w:pos="3956"/>
                </w:tabs>
              </w:pPr>
            </w:pPrChange>
          </w:pPr>
          <w:ins w:id="4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"_Toc54196420"</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4: Personality and Background</w:t>
            </w:r>
            <w:r>
              <w:rPr>
                <w:noProof/>
                <w:webHidden/>
              </w:rPr>
              <w:tab/>
            </w:r>
            <w:r>
              <w:rPr>
                <w:noProof/>
                <w:webHidden/>
              </w:rPr>
              <w:fldChar w:fldCharType="begin"/>
            </w:r>
            <w:r>
              <w:rPr>
                <w:noProof/>
                <w:webHidden/>
              </w:rPr>
              <w:instrText xml:space="preserve"> PAGEREF _Toc54196420 \h </w:instrText>
            </w:r>
          </w:ins>
          <w:r>
            <w:rPr>
              <w:noProof/>
              <w:webHidden/>
            </w:rPr>
          </w:r>
          <w:r>
            <w:rPr>
              <w:noProof/>
              <w:webHidden/>
            </w:rPr>
            <w:fldChar w:fldCharType="separate"/>
          </w:r>
          <w:ins w:id="412" w:author="Admin" w:date="2020-10-21T18:16:00Z">
            <w:r w:rsidR="00CB1695">
              <w:rPr>
                <w:noProof/>
                <w:webHidden/>
              </w:rPr>
              <w:t>173</w:t>
            </w:r>
          </w:ins>
          <w:ins w:id="413" w:author="Admin" w:date="2020-10-21T18:12:00Z">
            <w:r>
              <w:rPr>
                <w:noProof/>
                <w:webHidden/>
              </w:rPr>
              <w:fldChar w:fldCharType="end"/>
            </w:r>
            <w:r w:rsidRPr="003D5B36">
              <w:rPr>
                <w:rStyle w:val="Hyperlink"/>
                <w:noProof/>
              </w:rPr>
              <w:fldChar w:fldCharType="end"/>
            </w:r>
          </w:ins>
        </w:p>
        <w:p w14:paraId="66592C8E" w14:textId="77777777" w:rsidR="00240DD9" w:rsidRDefault="00240DD9">
          <w:pPr>
            <w:pStyle w:val="TOC2"/>
            <w:tabs>
              <w:tab w:val="right" w:leader="dot" w:pos="3956"/>
            </w:tabs>
            <w:spacing w:after="0"/>
            <w:rPr>
              <w:ins w:id="414" w:author="Admin" w:date="2020-10-21T18:12:00Z"/>
              <w:rFonts w:asciiTheme="minorHAnsi" w:eastAsiaTheme="minorEastAsia" w:hAnsiTheme="minorHAnsi"/>
              <w:noProof/>
            </w:rPr>
            <w:pPrChange w:id="415" w:author="Admin" w:date="2020-10-21T18:12:00Z">
              <w:pPr>
                <w:pStyle w:val="TOC2"/>
                <w:tabs>
                  <w:tab w:val="right" w:leader="dot" w:pos="3956"/>
                </w:tabs>
              </w:pPr>
            </w:pPrChange>
          </w:pPr>
          <w:ins w:id="4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"_Toc54196421"</w:instrText>
            </w:r>
            <w:r w:rsidRPr="003D5B36">
              <w:rPr>
                <w:rStyle w:val="Hyperlink"/>
                <w:noProof/>
              </w:rPr>
              <w:instrText xml:space="preserve"> </w:instrText>
            </w:r>
            <w:r w:rsidRPr="003D5B36">
              <w:rPr>
                <w:rStyle w:val="Hyperlink"/>
                <w:noProof/>
              </w:rPr>
              <w:fldChar w:fldCharType="separate"/>
            </w:r>
            <w:r w:rsidRPr="003D5B36">
              <w:rPr>
                <w:rStyle w:val="Hyperlink"/>
                <w:noProof/>
              </w:rPr>
              <w:t>Character Details</w:t>
            </w:r>
            <w:r>
              <w:rPr>
                <w:noProof/>
                <w:webHidden/>
              </w:rPr>
              <w:tab/>
            </w:r>
            <w:r>
              <w:rPr>
                <w:noProof/>
                <w:webHidden/>
              </w:rPr>
              <w:fldChar w:fldCharType="begin"/>
            </w:r>
            <w:r>
              <w:rPr>
                <w:noProof/>
                <w:webHidden/>
              </w:rPr>
              <w:instrText xml:space="preserve"> PAGEREF _Toc54196421 \h </w:instrText>
            </w:r>
          </w:ins>
          <w:r>
            <w:rPr>
              <w:noProof/>
              <w:webHidden/>
            </w:rPr>
          </w:r>
          <w:r>
            <w:rPr>
              <w:noProof/>
              <w:webHidden/>
            </w:rPr>
            <w:fldChar w:fldCharType="separate"/>
          </w:r>
          <w:ins w:id="417" w:author="Admin" w:date="2020-10-21T18:16:00Z">
            <w:r w:rsidR="00CB1695">
              <w:rPr>
                <w:noProof/>
                <w:webHidden/>
              </w:rPr>
              <w:t>173</w:t>
            </w:r>
          </w:ins>
          <w:ins w:id="418" w:author="Admin" w:date="2020-10-21T18:12:00Z">
            <w:r>
              <w:rPr>
                <w:noProof/>
                <w:webHidden/>
              </w:rPr>
              <w:fldChar w:fldCharType="end"/>
            </w:r>
            <w:r w:rsidRPr="003D5B36">
              <w:rPr>
                <w:rStyle w:val="Hyperlink"/>
                <w:noProof/>
              </w:rPr>
              <w:fldChar w:fldCharType="end"/>
            </w:r>
          </w:ins>
        </w:p>
        <w:p w14:paraId="060F2AA7" w14:textId="77777777" w:rsidR="00240DD9" w:rsidRDefault="00240DD9">
          <w:pPr>
            <w:pStyle w:val="TOC2"/>
            <w:tabs>
              <w:tab w:val="right" w:leader="dot" w:pos="3956"/>
            </w:tabs>
            <w:spacing w:after="0"/>
            <w:rPr>
              <w:ins w:id="419" w:author="Admin" w:date="2020-10-21T18:12:00Z"/>
              <w:rFonts w:asciiTheme="minorHAnsi" w:eastAsiaTheme="minorEastAsia" w:hAnsiTheme="minorHAnsi"/>
              <w:noProof/>
            </w:rPr>
            <w:pPrChange w:id="420" w:author="Admin" w:date="2020-10-21T18:12:00Z">
              <w:pPr>
                <w:pStyle w:val="TOC2"/>
                <w:tabs>
                  <w:tab w:val="right" w:leader="dot" w:pos="3956"/>
                </w:tabs>
              </w:pPr>
            </w:pPrChange>
          </w:pPr>
          <w:ins w:id="4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"_Toc54196422"</w:instrText>
            </w:r>
            <w:r w:rsidRPr="003D5B36">
              <w:rPr>
                <w:rStyle w:val="Hyperlink"/>
                <w:noProof/>
              </w:rPr>
              <w:instrText xml:space="preserve"> </w:instrText>
            </w:r>
            <w:r w:rsidRPr="003D5B36">
              <w:rPr>
                <w:rStyle w:val="Hyperlink"/>
                <w:noProof/>
              </w:rPr>
              <w:fldChar w:fldCharType="separate"/>
            </w:r>
            <w:r w:rsidRPr="003D5B36">
              <w:rPr>
                <w:rStyle w:val="Hyperlink"/>
                <w:noProof/>
              </w:rPr>
              <w:t>Inspiration</w:t>
            </w:r>
            <w:r>
              <w:rPr>
                <w:noProof/>
                <w:webHidden/>
              </w:rPr>
              <w:tab/>
            </w:r>
            <w:r>
              <w:rPr>
                <w:noProof/>
                <w:webHidden/>
              </w:rPr>
              <w:fldChar w:fldCharType="begin"/>
            </w:r>
            <w:r>
              <w:rPr>
                <w:noProof/>
                <w:webHidden/>
              </w:rPr>
              <w:instrText xml:space="preserve"> PAGEREF _Toc54196422 \h </w:instrText>
            </w:r>
          </w:ins>
          <w:r>
            <w:rPr>
              <w:noProof/>
              <w:webHidden/>
            </w:rPr>
          </w:r>
          <w:r>
            <w:rPr>
              <w:noProof/>
              <w:webHidden/>
            </w:rPr>
            <w:fldChar w:fldCharType="separate"/>
          </w:r>
          <w:ins w:id="422" w:author="Admin" w:date="2020-10-21T18:16:00Z">
            <w:r w:rsidR="00CB1695">
              <w:rPr>
                <w:noProof/>
                <w:webHidden/>
              </w:rPr>
              <w:t>174</w:t>
            </w:r>
          </w:ins>
          <w:ins w:id="423" w:author="Admin" w:date="2020-10-21T18:12:00Z">
            <w:r>
              <w:rPr>
                <w:noProof/>
                <w:webHidden/>
              </w:rPr>
              <w:fldChar w:fldCharType="end"/>
            </w:r>
            <w:r w:rsidRPr="003D5B36">
              <w:rPr>
                <w:rStyle w:val="Hyperlink"/>
                <w:noProof/>
              </w:rPr>
              <w:fldChar w:fldCharType="end"/>
            </w:r>
          </w:ins>
        </w:p>
        <w:p w14:paraId="0EE40969" w14:textId="77777777" w:rsidR="00240DD9" w:rsidRDefault="00240DD9">
          <w:pPr>
            <w:pStyle w:val="TOC2"/>
            <w:tabs>
              <w:tab w:val="right" w:leader="dot" w:pos="3956"/>
            </w:tabs>
            <w:spacing w:after="0"/>
            <w:rPr>
              <w:ins w:id="424" w:author="Admin" w:date="2020-10-21T18:12:00Z"/>
              <w:rFonts w:asciiTheme="minorHAnsi" w:eastAsiaTheme="minorEastAsia" w:hAnsiTheme="minorHAnsi"/>
              <w:noProof/>
            </w:rPr>
            <w:pPrChange w:id="425" w:author="Admin" w:date="2020-10-21T18:12:00Z">
              <w:pPr>
                <w:pStyle w:val="TOC2"/>
                <w:tabs>
                  <w:tab w:val="right" w:leader="dot" w:pos="3956"/>
                </w:tabs>
              </w:pPr>
            </w:pPrChange>
          </w:pPr>
          <w:ins w:id="4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"_Toc54196423"</w:instrText>
            </w:r>
            <w:r w:rsidRPr="003D5B36">
              <w:rPr>
                <w:rStyle w:val="Hyperlink"/>
                <w:noProof/>
              </w:rPr>
              <w:instrText xml:space="preserve"> </w:instrText>
            </w:r>
            <w:r w:rsidRPr="003D5B36">
              <w:rPr>
                <w:rStyle w:val="Hyperlink"/>
                <w:noProof/>
              </w:rPr>
              <w:fldChar w:fldCharType="separate"/>
            </w:r>
            <w:r w:rsidRPr="003D5B36">
              <w:rPr>
                <w:rStyle w:val="Hyperlink"/>
                <w:noProof/>
              </w:rPr>
              <w:t>Backgrounds</w:t>
            </w:r>
            <w:r>
              <w:rPr>
                <w:noProof/>
                <w:webHidden/>
              </w:rPr>
              <w:tab/>
            </w:r>
            <w:r>
              <w:rPr>
                <w:noProof/>
                <w:webHidden/>
              </w:rPr>
              <w:fldChar w:fldCharType="begin"/>
            </w:r>
            <w:r>
              <w:rPr>
                <w:noProof/>
                <w:webHidden/>
              </w:rPr>
              <w:instrText xml:space="preserve"> PAGEREF _Toc54196423 \h </w:instrText>
            </w:r>
          </w:ins>
          <w:r>
            <w:rPr>
              <w:noProof/>
              <w:webHidden/>
            </w:rPr>
          </w:r>
          <w:r>
            <w:rPr>
              <w:noProof/>
              <w:webHidden/>
            </w:rPr>
            <w:fldChar w:fldCharType="separate"/>
          </w:r>
          <w:ins w:id="427" w:author="Admin" w:date="2020-10-21T18:16:00Z">
            <w:r w:rsidR="00CB1695">
              <w:rPr>
                <w:noProof/>
                <w:webHidden/>
              </w:rPr>
              <w:t>175</w:t>
            </w:r>
          </w:ins>
          <w:ins w:id="428" w:author="Admin" w:date="2020-10-21T18:12:00Z">
            <w:r>
              <w:rPr>
                <w:noProof/>
                <w:webHidden/>
              </w:rPr>
              <w:fldChar w:fldCharType="end"/>
            </w:r>
            <w:r w:rsidRPr="003D5B36">
              <w:rPr>
                <w:rStyle w:val="Hyperlink"/>
                <w:noProof/>
              </w:rPr>
              <w:fldChar w:fldCharType="end"/>
            </w:r>
          </w:ins>
        </w:p>
        <w:p w14:paraId="5D49B239" w14:textId="77777777" w:rsidR="00240DD9" w:rsidRDefault="00240DD9">
          <w:pPr>
            <w:pStyle w:val="TOC3"/>
            <w:tabs>
              <w:tab w:val="right" w:leader="dot" w:pos="3956"/>
            </w:tabs>
            <w:spacing w:after="0"/>
            <w:rPr>
              <w:ins w:id="429" w:author="Admin" w:date="2020-10-21T18:12:00Z"/>
              <w:rFonts w:asciiTheme="minorHAnsi" w:eastAsiaTheme="minorEastAsia" w:hAnsiTheme="minorHAnsi"/>
              <w:noProof/>
            </w:rPr>
            <w:pPrChange w:id="430" w:author="Admin" w:date="2020-10-21T18:12:00Z">
              <w:pPr>
                <w:pStyle w:val="TOC3"/>
                <w:tabs>
                  <w:tab w:val="right" w:leader="dot" w:pos="3956"/>
                </w:tabs>
              </w:pPr>
            </w:pPrChange>
          </w:pPr>
          <w:ins w:id="43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"_Toc54196424"</w:instrText>
            </w:r>
            <w:r w:rsidRPr="003D5B36">
              <w:rPr>
                <w:rStyle w:val="Hyperlink"/>
                <w:noProof/>
              </w:rPr>
              <w:instrText xml:space="preserve"> </w:instrText>
            </w:r>
            <w:r w:rsidRPr="003D5B36">
              <w:rPr>
                <w:rStyle w:val="Hyperlink"/>
                <w:noProof/>
              </w:rPr>
              <w:fldChar w:fldCharType="separate"/>
            </w:r>
            <w:r w:rsidRPr="003D5B36">
              <w:rPr>
                <w:rStyle w:val="Hyperlink"/>
                <w:noProof/>
              </w:rPr>
              <w:t>Acolyte</w:t>
            </w:r>
            <w:r>
              <w:rPr>
                <w:noProof/>
                <w:webHidden/>
              </w:rPr>
              <w:tab/>
            </w:r>
            <w:r>
              <w:rPr>
                <w:noProof/>
                <w:webHidden/>
              </w:rPr>
              <w:fldChar w:fldCharType="begin"/>
            </w:r>
            <w:r>
              <w:rPr>
                <w:noProof/>
                <w:webHidden/>
              </w:rPr>
              <w:instrText xml:space="preserve"> PAGEREF _Toc54196424 \h </w:instrText>
            </w:r>
          </w:ins>
          <w:r>
            <w:rPr>
              <w:noProof/>
              <w:webHidden/>
            </w:rPr>
          </w:r>
          <w:r>
            <w:rPr>
              <w:noProof/>
              <w:webHidden/>
            </w:rPr>
            <w:fldChar w:fldCharType="separate"/>
          </w:r>
          <w:ins w:id="432" w:author="Admin" w:date="2020-10-21T18:16:00Z">
            <w:r w:rsidR="00CB1695">
              <w:rPr>
                <w:noProof/>
                <w:webHidden/>
              </w:rPr>
              <w:t>175</w:t>
            </w:r>
          </w:ins>
          <w:ins w:id="433" w:author="Admin" w:date="2020-10-21T18:12:00Z">
            <w:r>
              <w:rPr>
                <w:noProof/>
                <w:webHidden/>
              </w:rPr>
              <w:fldChar w:fldCharType="end"/>
            </w:r>
            <w:r w:rsidRPr="003D5B36">
              <w:rPr>
                <w:rStyle w:val="Hyperlink"/>
                <w:noProof/>
              </w:rPr>
              <w:fldChar w:fldCharType="end"/>
            </w:r>
          </w:ins>
        </w:p>
        <w:p w14:paraId="6F470D92" w14:textId="77777777" w:rsidR="00240DD9" w:rsidRDefault="00240DD9">
          <w:pPr>
            <w:pStyle w:val="TOC3"/>
            <w:tabs>
              <w:tab w:val="right" w:leader="dot" w:pos="3956"/>
            </w:tabs>
            <w:spacing w:after="0"/>
            <w:rPr>
              <w:ins w:id="434" w:author="Admin" w:date="2020-10-21T18:12:00Z"/>
              <w:rFonts w:asciiTheme="minorHAnsi" w:eastAsiaTheme="minorEastAsia" w:hAnsiTheme="minorHAnsi"/>
              <w:noProof/>
            </w:rPr>
            <w:pPrChange w:id="435" w:author="Admin" w:date="2020-10-21T18:12:00Z">
              <w:pPr>
                <w:pStyle w:val="TOC3"/>
                <w:tabs>
                  <w:tab w:val="right" w:leader="dot" w:pos="3956"/>
                </w:tabs>
              </w:pPr>
            </w:pPrChange>
          </w:pPr>
          <w:ins w:id="4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"_Toc54196425"</w:instrText>
            </w:r>
            <w:r w:rsidRPr="003D5B36">
              <w:rPr>
                <w:rStyle w:val="Hyperlink"/>
                <w:noProof/>
              </w:rPr>
              <w:instrText xml:space="preserve"> </w:instrText>
            </w:r>
            <w:r w:rsidRPr="003D5B36">
              <w:rPr>
                <w:rStyle w:val="Hyperlink"/>
                <w:noProof/>
              </w:rPr>
              <w:fldChar w:fldCharType="separate"/>
            </w:r>
            <w:r w:rsidRPr="003D5B36">
              <w:rPr>
                <w:rStyle w:val="Hyperlink"/>
                <w:noProof/>
              </w:rPr>
              <w:t>Charlatan</w:t>
            </w:r>
            <w:r>
              <w:rPr>
                <w:noProof/>
                <w:webHidden/>
              </w:rPr>
              <w:tab/>
            </w:r>
            <w:r>
              <w:rPr>
                <w:noProof/>
                <w:webHidden/>
              </w:rPr>
              <w:fldChar w:fldCharType="begin"/>
            </w:r>
            <w:r>
              <w:rPr>
                <w:noProof/>
                <w:webHidden/>
              </w:rPr>
              <w:instrText xml:space="preserve"> PAGEREF _Toc54196425 \h </w:instrText>
            </w:r>
          </w:ins>
          <w:r>
            <w:rPr>
              <w:noProof/>
              <w:webHidden/>
            </w:rPr>
          </w:r>
          <w:r>
            <w:rPr>
              <w:noProof/>
              <w:webHidden/>
            </w:rPr>
            <w:fldChar w:fldCharType="separate"/>
          </w:r>
          <w:ins w:id="437" w:author="Admin" w:date="2020-10-21T18:16:00Z">
            <w:r w:rsidR="00CB1695">
              <w:rPr>
                <w:noProof/>
                <w:webHidden/>
              </w:rPr>
              <w:t>175</w:t>
            </w:r>
          </w:ins>
          <w:ins w:id="438" w:author="Admin" w:date="2020-10-21T18:12:00Z">
            <w:r>
              <w:rPr>
                <w:noProof/>
                <w:webHidden/>
              </w:rPr>
              <w:fldChar w:fldCharType="end"/>
            </w:r>
            <w:r w:rsidRPr="003D5B36">
              <w:rPr>
                <w:rStyle w:val="Hyperlink"/>
                <w:noProof/>
              </w:rPr>
              <w:fldChar w:fldCharType="end"/>
            </w:r>
          </w:ins>
        </w:p>
        <w:p w14:paraId="13E08437" w14:textId="77777777" w:rsidR="00240DD9" w:rsidRDefault="00240DD9">
          <w:pPr>
            <w:pStyle w:val="TOC3"/>
            <w:tabs>
              <w:tab w:val="right" w:leader="dot" w:pos="3956"/>
            </w:tabs>
            <w:spacing w:after="0"/>
            <w:rPr>
              <w:ins w:id="439" w:author="Admin" w:date="2020-10-21T18:12:00Z"/>
              <w:rFonts w:asciiTheme="minorHAnsi" w:eastAsiaTheme="minorEastAsia" w:hAnsiTheme="minorHAnsi"/>
              <w:noProof/>
            </w:rPr>
            <w:pPrChange w:id="440" w:author="Admin" w:date="2020-10-21T18:12:00Z">
              <w:pPr>
                <w:pStyle w:val="TOC3"/>
                <w:tabs>
                  <w:tab w:val="right" w:leader="dot" w:pos="3956"/>
                </w:tabs>
              </w:pPr>
            </w:pPrChange>
          </w:pPr>
          <w:ins w:id="4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"_Toc54196426"</w:instrText>
            </w:r>
            <w:r w:rsidRPr="003D5B36">
              <w:rPr>
                <w:rStyle w:val="Hyperlink"/>
                <w:noProof/>
              </w:rPr>
              <w:instrText xml:space="preserve"> </w:instrText>
            </w:r>
            <w:r w:rsidRPr="003D5B36">
              <w:rPr>
                <w:rStyle w:val="Hyperlink"/>
                <w:noProof/>
              </w:rPr>
              <w:fldChar w:fldCharType="separate"/>
            </w:r>
            <w:r w:rsidRPr="003D5B36">
              <w:rPr>
                <w:rStyle w:val="Hyperlink"/>
                <w:noProof/>
              </w:rPr>
              <w:t>Criminal</w:t>
            </w:r>
            <w:r>
              <w:rPr>
                <w:noProof/>
                <w:webHidden/>
              </w:rPr>
              <w:tab/>
            </w:r>
            <w:r>
              <w:rPr>
                <w:noProof/>
                <w:webHidden/>
              </w:rPr>
              <w:fldChar w:fldCharType="begin"/>
            </w:r>
            <w:r>
              <w:rPr>
                <w:noProof/>
                <w:webHidden/>
              </w:rPr>
              <w:instrText xml:space="preserve"> PAGEREF _Toc54196426 \h </w:instrText>
            </w:r>
          </w:ins>
          <w:r>
            <w:rPr>
              <w:noProof/>
              <w:webHidden/>
            </w:rPr>
          </w:r>
          <w:r>
            <w:rPr>
              <w:noProof/>
              <w:webHidden/>
            </w:rPr>
            <w:fldChar w:fldCharType="separate"/>
          </w:r>
          <w:ins w:id="442" w:author="Admin" w:date="2020-10-21T18:16:00Z">
            <w:r w:rsidR="00CB1695">
              <w:rPr>
                <w:noProof/>
                <w:webHidden/>
              </w:rPr>
              <w:t>175</w:t>
            </w:r>
          </w:ins>
          <w:ins w:id="443" w:author="Admin" w:date="2020-10-21T18:12:00Z">
            <w:r>
              <w:rPr>
                <w:noProof/>
                <w:webHidden/>
              </w:rPr>
              <w:fldChar w:fldCharType="end"/>
            </w:r>
            <w:r w:rsidRPr="003D5B36">
              <w:rPr>
                <w:rStyle w:val="Hyperlink"/>
                <w:noProof/>
              </w:rPr>
              <w:fldChar w:fldCharType="end"/>
            </w:r>
          </w:ins>
        </w:p>
        <w:p w14:paraId="273CF44B" w14:textId="77777777" w:rsidR="00240DD9" w:rsidRDefault="00240DD9">
          <w:pPr>
            <w:pStyle w:val="TOC3"/>
            <w:tabs>
              <w:tab w:val="right" w:leader="dot" w:pos="3956"/>
            </w:tabs>
            <w:spacing w:after="0"/>
            <w:rPr>
              <w:ins w:id="444" w:author="Admin" w:date="2020-10-21T18:12:00Z"/>
              <w:rFonts w:asciiTheme="minorHAnsi" w:eastAsiaTheme="minorEastAsia" w:hAnsiTheme="minorHAnsi"/>
              <w:noProof/>
            </w:rPr>
            <w:pPrChange w:id="445" w:author="Admin" w:date="2020-10-21T18:12:00Z">
              <w:pPr>
                <w:pStyle w:val="TOC3"/>
                <w:tabs>
                  <w:tab w:val="right" w:leader="dot" w:pos="3956"/>
                </w:tabs>
              </w:pPr>
            </w:pPrChange>
          </w:pPr>
          <w:ins w:id="4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"_Toc54196427"</w:instrText>
            </w:r>
            <w:r w:rsidRPr="003D5B36">
              <w:rPr>
                <w:rStyle w:val="Hyperlink"/>
                <w:noProof/>
              </w:rPr>
              <w:instrText xml:space="preserve"> </w:instrText>
            </w:r>
            <w:r w:rsidRPr="003D5B36">
              <w:rPr>
                <w:rStyle w:val="Hyperlink"/>
                <w:noProof/>
              </w:rPr>
              <w:fldChar w:fldCharType="separate"/>
            </w:r>
            <w:r w:rsidRPr="003D5B36">
              <w:rPr>
                <w:rStyle w:val="Hyperlink"/>
                <w:noProof/>
              </w:rPr>
              <w:t>Entertainer</w:t>
            </w:r>
            <w:r>
              <w:rPr>
                <w:noProof/>
                <w:webHidden/>
              </w:rPr>
              <w:tab/>
            </w:r>
            <w:r>
              <w:rPr>
                <w:noProof/>
                <w:webHidden/>
              </w:rPr>
              <w:fldChar w:fldCharType="begin"/>
            </w:r>
            <w:r>
              <w:rPr>
                <w:noProof/>
                <w:webHidden/>
              </w:rPr>
              <w:instrText xml:space="preserve"> PAGEREF _Toc54196427 \h </w:instrText>
            </w:r>
          </w:ins>
          <w:r>
            <w:rPr>
              <w:noProof/>
              <w:webHidden/>
            </w:rPr>
          </w:r>
          <w:r>
            <w:rPr>
              <w:noProof/>
              <w:webHidden/>
            </w:rPr>
            <w:fldChar w:fldCharType="separate"/>
          </w:r>
          <w:ins w:id="447" w:author="Admin" w:date="2020-10-21T18:16:00Z">
            <w:r w:rsidR="00CB1695">
              <w:rPr>
                <w:noProof/>
                <w:webHidden/>
              </w:rPr>
              <w:t>177</w:t>
            </w:r>
          </w:ins>
          <w:ins w:id="448" w:author="Admin" w:date="2020-10-21T18:12:00Z">
            <w:r>
              <w:rPr>
                <w:noProof/>
                <w:webHidden/>
              </w:rPr>
              <w:fldChar w:fldCharType="end"/>
            </w:r>
            <w:r w:rsidRPr="003D5B36">
              <w:rPr>
                <w:rStyle w:val="Hyperlink"/>
                <w:noProof/>
              </w:rPr>
              <w:fldChar w:fldCharType="end"/>
            </w:r>
          </w:ins>
        </w:p>
        <w:p w14:paraId="6874B191" w14:textId="77777777" w:rsidR="00240DD9" w:rsidRDefault="00240DD9">
          <w:pPr>
            <w:pStyle w:val="TOC3"/>
            <w:tabs>
              <w:tab w:val="right" w:leader="dot" w:pos="3956"/>
            </w:tabs>
            <w:spacing w:after="0"/>
            <w:rPr>
              <w:ins w:id="449" w:author="Admin" w:date="2020-10-21T18:12:00Z"/>
              <w:rFonts w:asciiTheme="minorHAnsi" w:eastAsiaTheme="minorEastAsia" w:hAnsiTheme="minorHAnsi"/>
              <w:noProof/>
            </w:rPr>
            <w:pPrChange w:id="450" w:author="Admin" w:date="2020-10-21T18:12:00Z">
              <w:pPr>
                <w:pStyle w:val="TOC3"/>
                <w:tabs>
                  <w:tab w:val="right" w:leader="dot" w:pos="3956"/>
                </w:tabs>
              </w:pPr>
            </w:pPrChange>
          </w:pPr>
          <w:ins w:id="4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"_Toc54196428"</w:instrText>
            </w:r>
            <w:r w:rsidRPr="003D5B36">
              <w:rPr>
                <w:rStyle w:val="Hyperlink"/>
                <w:noProof/>
              </w:rPr>
              <w:instrText xml:space="preserve"> </w:instrText>
            </w:r>
            <w:r w:rsidRPr="003D5B36">
              <w:rPr>
                <w:rStyle w:val="Hyperlink"/>
                <w:noProof/>
              </w:rPr>
              <w:fldChar w:fldCharType="separate"/>
            </w:r>
            <w:r w:rsidRPr="003D5B36">
              <w:rPr>
                <w:rStyle w:val="Hyperlink"/>
                <w:noProof/>
              </w:rPr>
              <w:t>Folk Hero</w:t>
            </w:r>
            <w:r>
              <w:rPr>
                <w:noProof/>
                <w:webHidden/>
              </w:rPr>
              <w:tab/>
            </w:r>
            <w:r>
              <w:rPr>
                <w:noProof/>
                <w:webHidden/>
              </w:rPr>
              <w:fldChar w:fldCharType="begin"/>
            </w:r>
            <w:r>
              <w:rPr>
                <w:noProof/>
                <w:webHidden/>
              </w:rPr>
              <w:instrText xml:space="preserve"> PAGEREF _Toc54196428 \h </w:instrText>
            </w:r>
          </w:ins>
          <w:r>
            <w:rPr>
              <w:noProof/>
              <w:webHidden/>
            </w:rPr>
          </w:r>
          <w:r>
            <w:rPr>
              <w:noProof/>
              <w:webHidden/>
            </w:rPr>
            <w:fldChar w:fldCharType="separate"/>
          </w:r>
          <w:ins w:id="452" w:author="Admin" w:date="2020-10-21T18:16:00Z">
            <w:r w:rsidR="00CB1695">
              <w:rPr>
                <w:noProof/>
                <w:webHidden/>
              </w:rPr>
              <w:t>177</w:t>
            </w:r>
          </w:ins>
          <w:ins w:id="453" w:author="Admin" w:date="2020-10-21T18:12:00Z">
            <w:r>
              <w:rPr>
                <w:noProof/>
                <w:webHidden/>
              </w:rPr>
              <w:fldChar w:fldCharType="end"/>
            </w:r>
            <w:r w:rsidRPr="003D5B36">
              <w:rPr>
                <w:rStyle w:val="Hyperlink"/>
                <w:noProof/>
              </w:rPr>
              <w:fldChar w:fldCharType="end"/>
            </w:r>
          </w:ins>
        </w:p>
        <w:p w14:paraId="5FCCFD16" w14:textId="77777777" w:rsidR="00240DD9" w:rsidRDefault="00240DD9">
          <w:pPr>
            <w:pStyle w:val="TOC3"/>
            <w:tabs>
              <w:tab w:val="right" w:leader="dot" w:pos="3956"/>
            </w:tabs>
            <w:spacing w:after="0"/>
            <w:rPr>
              <w:ins w:id="454" w:author="Admin" w:date="2020-10-21T18:12:00Z"/>
              <w:rFonts w:asciiTheme="minorHAnsi" w:eastAsiaTheme="minorEastAsia" w:hAnsiTheme="minorHAnsi"/>
              <w:noProof/>
            </w:rPr>
            <w:pPrChange w:id="455" w:author="Admin" w:date="2020-10-21T18:12:00Z">
              <w:pPr>
                <w:pStyle w:val="TOC3"/>
                <w:tabs>
                  <w:tab w:val="right" w:leader="dot" w:pos="3956"/>
                </w:tabs>
              </w:pPr>
            </w:pPrChange>
          </w:pPr>
          <w:ins w:id="45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"_Toc54196429"</w:instrText>
            </w:r>
            <w:r w:rsidRPr="003D5B36">
              <w:rPr>
                <w:rStyle w:val="Hyperlink"/>
                <w:noProof/>
              </w:rPr>
              <w:instrText xml:space="preserve"> </w:instrText>
            </w:r>
            <w:r w:rsidRPr="003D5B36">
              <w:rPr>
                <w:rStyle w:val="Hyperlink"/>
                <w:noProof/>
              </w:rPr>
              <w:fldChar w:fldCharType="separate"/>
            </w:r>
            <w:r w:rsidRPr="003D5B36">
              <w:rPr>
                <w:rStyle w:val="Hyperlink"/>
                <w:noProof/>
              </w:rPr>
              <w:t>Guild Artisan</w:t>
            </w:r>
            <w:r>
              <w:rPr>
                <w:noProof/>
                <w:webHidden/>
              </w:rPr>
              <w:tab/>
            </w:r>
            <w:r>
              <w:rPr>
                <w:noProof/>
                <w:webHidden/>
              </w:rPr>
              <w:fldChar w:fldCharType="begin"/>
            </w:r>
            <w:r>
              <w:rPr>
                <w:noProof/>
                <w:webHidden/>
              </w:rPr>
              <w:instrText xml:space="preserve"> PAGEREF _Toc54196429 \h </w:instrText>
            </w:r>
          </w:ins>
          <w:r>
            <w:rPr>
              <w:noProof/>
              <w:webHidden/>
            </w:rPr>
          </w:r>
          <w:r>
            <w:rPr>
              <w:noProof/>
              <w:webHidden/>
            </w:rPr>
            <w:fldChar w:fldCharType="separate"/>
          </w:r>
          <w:ins w:id="457" w:author="Admin" w:date="2020-10-21T18:16:00Z">
            <w:r w:rsidR="00CB1695">
              <w:rPr>
                <w:noProof/>
                <w:webHidden/>
              </w:rPr>
              <w:t>177</w:t>
            </w:r>
          </w:ins>
          <w:ins w:id="458" w:author="Admin" w:date="2020-10-21T18:12:00Z">
            <w:r>
              <w:rPr>
                <w:noProof/>
                <w:webHidden/>
              </w:rPr>
              <w:fldChar w:fldCharType="end"/>
            </w:r>
            <w:r w:rsidRPr="003D5B36">
              <w:rPr>
                <w:rStyle w:val="Hyperlink"/>
                <w:noProof/>
              </w:rPr>
              <w:fldChar w:fldCharType="end"/>
            </w:r>
          </w:ins>
        </w:p>
        <w:p w14:paraId="56162708" w14:textId="77777777" w:rsidR="00240DD9" w:rsidRDefault="00240DD9">
          <w:pPr>
            <w:pStyle w:val="TOC3"/>
            <w:tabs>
              <w:tab w:val="right" w:leader="dot" w:pos="3956"/>
            </w:tabs>
            <w:spacing w:after="0"/>
            <w:rPr>
              <w:ins w:id="459" w:author="Admin" w:date="2020-10-21T18:12:00Z"/>
              <w:rFonts w:asciiTheme="minorHAnsi" w:eastAsiaTheme="minorEastAsia" w:hAnsiTheme="minorHAnsi"/>
              <w:noProof/>
            </w:rPr>
            <w:pPrChange w:id="460" w:author="Admin" w:date="2020-10-21T18:12:00Z">
              <w:pPr>
                <w:pStyle w:val="TOC3"/>
                <w:tabs>
                  <w:tab w:val="right" w:leader="dot" w:pos="3956"/>
                </w:tabs>
              </w:pPr>
            </w:pPrChange>
          </w:pPr>
          <w:ins w:id="4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"_Toc54196430"</w:instrText>
            </w:r>
            <w:r w:rsidRPr="003D5B36">
              <w:rPr>
                <w:rStyle w:val="Hyperlink"/>
                <w:noProof/>
              </w:rPr>
              <w:instrText xml:space="preserve"> </w:instrText>
            </w:r>
            <w:r w:rsidRPr="003D5B36">
              <w:rPr>
                <w:rStyle w:val="Hyperlink"/>
                <w:noProof/>
              </w:rPr>
              <w:fldChar w:fldCharType="separate"/>
            </w:r>
            <w:r w:rsidRPr="003D5B36">
              <w:rPr>
                <w:rStyle w:val="Hyperlink"/>
                <w:noProof/>
              </w:rPr>
              <w:t>Haunted One</w:t>
            </w:r>
            <w:r>
              <w:rPr>
                <w:noProof/>
                <w:webHidden/>
              </w:rPr>
              <w:tab/>
            </w:r>
            <w:r>
              <w:rPr>
                <w:noProof/>
                <w:webHidden/>
              </w:rPr>
              <w:fldChar w:fldCharType="begin"/>
            </w:r>
            <w:r>
              <w:rPr>
                <w:noProof/>
                <w:webHidden/>
              </w:rPr>
              <w:instrText xml:space="preserve"> PAGEREF _Toc54196430 \h </w:instrText>
            </w:r>
          </w:ins>
          <w:r>
            <w:rPr>
              <w:noProof/>
              <w:webHidden/>
            </w:rPr>
          </w:r>
          <w:r>
            <w:rPr>
              <w:noProof/>
              <w:webHidden/>
            </w:rPr>
            <w:fldChar w:fldCharType="separate"/>
          </w:r>
          <w:ins w:id="462" w:author="Admin" w:date="2020-10-21T18:16:00Z">
            <w:r w:rsidR="00CB1695">
              <w:rPr>
                <w:noProof/>
                <w:webHidden/>
              </w:rPr>
              <w:t>179</w:t>
            </w:r>
          </w:ins>
          <w:ins w:id="463" w:author="Admin" w:date="2020-10-21T18:12:00Z">
            <w:r>
              <w:rPr>
                <w:noProof/>
                <w:webHidden/>
              </w:rPr>
              <w:fldChar w:fldCharType="end"/>
            </w:r>
            <w:r w:rsidRPr="003D5B36">
              <w:rPr>
                <w:rStyle w:val="Hyperlink"/>
                <w:noProof/>
              </w:rPr>
              <w:fldChar w:fldCharType="end"/>
            </w:r>
          </w:ins>
        </w:p>
        <w:p w14:paraId="2AE44948" w14:textId="77777777" w:rsidR="00240DD9" w:rsidRDefault="00240DD9">
          <w:pPr>
            <w:pStyle w:val="TOC3"/>
            <w:tabs>
              <w:tab w:val="right" w:leader="dot" w:pos="3956"/>
            </w:tabs>
            <w:spacing w:after="0"/>
            <w:rPr>
              <w:ins w:id="464" w:author="Admin" w:date="2020-10-21T18:12:00Z"/>
              <w:rFonts w:asciiTheme="minorHAnsi" w:eastAsiaTheme="minorEastAsia" w:hAnsiTheme="minorHAnsi"/>
              <w:noProof/>
            </w:rPr>
            <w:pPrChange w:id="465" w:author="Admin" w:date="2020-10-21T18:12:00Z">
              <w:pPr>
                <w:pStyle w:val="TOC3"/>
                <w:tabs>
                  <w:tab w:val="right" w:leader="dot" w:pos="3956"/>
                </w:tabs>
              </w:pPr>
            </w:pPrChange>
          </w:pPr>
          <w:ins w:id="4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"_Toc54196431"</w:instrText>
            </w:r>
            <w:r w:rsidRPr="003D5B36">
              <w:rPr>
                <w:rStyle w:val="Hyperlink"/>
                <w:noProof/>
              </w:rPr>
              <w:instrText xml:space="preserve"> </w:instrText>
            </w:r>
            <w:r w:rsidRPr="003D5B36">
              <w:rPr>
                <w:rStyle w:val="Hyperlink"/>
                <w:noProof/>
              </w:rPr>
              <w:fldChar w:fldCharType="separate"/>
            </w:r>
            <w:r w:rsidRPr="003D5B36">
              <w:rPr>
                <w:rStyle w:val="Hyperlink"/>
                <w:noProof/>
              </w:rPr>
              <w:t>Hermit</w:t>
            </w:r>
            <w:r>
              <w:rPr>
                <w:noProof/>
                <w:webHidden/>
              </w:rPr>
              <w:tab/>
            </w:r>
            <w:r>
              <w:rPr>
                <w:noProof/>
                <w:webHidden/>
              </w:rPr>
              <w:fldChar w:fldCharType="begin"/>
            </w:r>
            <w:r>
              <w:rPr>
                <w:noProof/>
                <w:webHidden/>
              </w:rPr>
              <w:instrText xml:space="preserve"> PAGEREF _Toc54196431 \h </w:instrText>
            </w:r>
          </w:ins>
          <w:r>
            <w:rPr>
              <w:noProof/>
              <w:webHidden/>
            </w:rPr>
          </w:r>
          <w:r>
            <w:rPr>
              <w:noProof/>
              <w:webHidden/>
            </w:rPr>
            <w:fldChar w:fldCharType="separate"/>
          </w:r>
          <w:ins w:id="467" w:author="Admin" w:date="2020-10-21T18:16:00Z">
            <w:r w:rsidR="00CB1695">
              <w:rPr>
                <w:noProof/>
                <w:webHidden/>
              </w:rPr>
              <w:t>179</w:t>
            </w:r>
          </w:ins>
          <w:ins w:id="468" w:author="Admin" w:date="2020-10-21T18:12:00Z">
            <w:r>
              <w:rPr>
                <w:noProof/>
                <w:webHidden/>
              </w:rPr>
              <w:fldChar w:fldCharType="end"/>
            </w:r>
            <w:r w:rsidRPr="003D5B36">
              <w:rPr>
                <w:rStyle w:val="Hyperlink"/>
                <w:noProof/>
              </w:rPr>
              <w:fldChar w:fldCharType="end"/>
            </w:r>
          </w:ins>
        </w:p>
        <w:p w14:paraId="12DC0DCD" w14:textId="77777777" w:rsidR="00240DD9" w:rsidRDefault="00240DD9">
          <w:pPr>
            <w:pStyle w:val="TOC3"/>
            <w:tabs>
              <w:tab w:val="right" w:leader="dot" w:pos="3956"/>
            </w:tabs>
            <w:spacing w:after="0"/>
            <w:rPr>
              <w:ins w:id="469" w:author="Admin" w:date="2020-10-21T18:12:00Z"/>
              <w:rFonts w:asciiTheme="minorHAnsi" w:eastAsiaTheme="minorEastAsia" w:hAnsiTheme="minorHAnsi"/>
              <w:noProof/>
            </w:rPr>
            <w:pPrChange w:id="470" w:author="Admin" w:date="2020-10-21T18:12:00Z">
              <w:pPr>
                <w:pStyle w:val="TOC3"/>
                <w:tabs>
                  <w:tab w:val="right" w:leader="dot" w:pos="3956"/>
                </w:tabs>
              </w:pPr>
            </w:pPrChange>
          </w:pPr>
          <w:ins w:id="4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"_Toc54196432"</w:instrText>
            </w:r>
            <w:r w:rsidRPr="003D5B36">
              <w:rPr>
                <w:rStyle w:val="Hyperlink"/>
                <w:noProof/>
              </w:rPr>
              <w:instrText xml:space="preserve"> </w:instrText>
            </w:r>
            <w:r w:rsidRPr="003D5B36">
              <w:rPr>
                <w:rStyle w:val="Hyperlink"/>
                <w:noProof/>
              </w:rPr>
              <w:fldChar w:fldCharType="separate"/>
            </w:r>
            <w:r w:rsidRPr="003D5B36">
              <w:rPr>
                <w:rStyle w:val="Hyperlink"/>
                <w:noProof/>
              </w:rPr>
              <w:t>Noble</w:t>
            </w:r>
            <w:r>
              <w:rPr>
                <w:noProof/>
                <w:webHidden/>
              </w:rPr>
              <w:tab/>
            </w:r>
            <w:r>
              <w:rPr>
                <w:noProof/>
                <w:webHidden/>
              </w:rPr>
              <w:fldChar w:fldCharType="begin"/>
            </w:r>
            <w:r>
              <w:rPr>
                <w:noProof/>
                <w:webHidden/>
              </w:rPr>
              <w:instrText xml:space="preserve"> PAGEREF _Toc54196432 \h </w:instrText>
            </w:r>
          </w:ins>
          <w:r>
            <w:rPr>
              <w:noProof/>
              <w:webHidden/>
            </w:rPr>
          </w:r>
          <w:r>
            <w:rPr>
              <w:noProof/>
              <w:webHidden/>
            </w:rPr>
            <w:fldChar w:fldCharType="separate"/>
          </w:r>
          <w:ins w:id="472" w:author="Admin" w:date="2020-10-21T18:16:00Z">
            <w:r w:rsidR="00CB1695">
              <w:rPr>
                <w:noProof/>
                <w:webHidden/>
              </w:rPr>
              <w:t>180</w:t>
            </w:r>
          </w:ins>
          <w:ins w:id="473" w:author="Admin" w:date="2020-10-21T18:12:00Z">
            <w:r>
              <w:rPr>
                <w:noProof/>
                <w:webHidden/>
              </w:rPr>
              <w:fldChar w:fldCharType="end"/>
            </w:r>
            <w:r w:rsidRPr="003D5B36">
              <w:rPr>
                <w:rStyle w:val="Hyperlink"/>
                <w:noProof/>
              </w:rPr>
              <w:fldChar w:fldCharType="end"/>
            </w:r>
          </w:ins>
        </w:p>
        <w:p w14:paraId="1F0A1F42" w14:textId="77777777" w:rsidR="00240DD9" w:rsidRDefault="00240DD9">
          <w:pPr>
            <w:pStyle w:val="TOC3"/>
            <w:tabs>
              <w:tab w:val="right" w:leader="dot" w:pos="3956"/>
            </w:tabs>
            <w:spacing w:after="0"/>
            <w:rPr>
              <w:ins w:id="474" w:author="Admin" w:date="2020-10-21T18:12:00Z"/>
              <w:rFonts w:asciiTheme="minorHAnsi" w:eastAsiaTheme="minorEastAsia" w:hAnsiTheme="minorHAnsi"/>
              <w:noProof/>
            </w:rPr>
            <w:pPrChange w:id="475" w:author="Admin" w:date="2020-10-21T18:12:00Z">
              <w:pPr>
                <w:pStyle w:val="TOC3"/>
                <w:tabs>
                  <w:tab w:val="right" w:leader="dot" w:pos="3956"/>
                </w:tabs>
              </w:pPr>
            </w:pPrChange>
          </w:pPr>
          <w:ins w:id="4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"_Toc54196433"</w:instrText>
            </w:r>
            <w:r w:rsidRPr="003D5B36">
              <w:rPr>
                <w:rStyle w:val="Hyperlink"/>
                <w:noProof/>
              </w:rPr>
              <w:instrText xml:space="preserve"> </w:instrText>
            </w:r>
            <w:r w:rsidRPr="003D5B36">
              <w:rPr>
                <w:rStyle w:val="Hyperlink"/>
                <w:noProof/>
              </w:rPr>
              <w:fldChar w:fldCharType="separate"/>
            </w:r>
            <w:r w:rsidRPr="003D5B36">
              <w:rPr>
                <w:rStyle w:val="Hyperlink"/>
                <w:noProof/>
              </w:rPr>
              <w:t>Outlander</w:t>
            </w:r>
            <w:r>
              <w:rPr>
                <w:noProof/>
                <w:webHidden/>
              </w:rPr>
              <w:tab/>
            </w:r>
            <w:r>
              <w:rPr>
                <w:noProof/>
                <w:webHidden/>
              </w:rPr>
              <w:fldChar w:fldCharType="begin"/>
            </w:r>
            <w:r>
              <w:rPr>
                <w:noProof/>
                <w:webHidden/>
              </w:rPr>
              <w:instrText xml:space="preserve"> PAGEREF _Toc54196433 \h </w:instrText>
            </w:r>
          </w:ins>
          <w:r>
            <w:rPr>
              <w:noProof/>
              <w:webHidden/>
            </w:rPr>
          </w:r>
          <w:r>
            <w:rPr>
              <w:noProof/>
              <w:webHidden/>
            </w:rPr>
            <w:fldChar w:fldCharType="separate"/>
          </w:r>
          <w:ins w:id="477" w:author="Admin" w:date="2020-10-21T18:16:00Z">
            <w:r w:rsidR="00CB1695">
              <w:rPr>
                <w:noProof/>
                <w:webHidden/>
              </w:rPr>
              <w:t>180</w:t>
            </w:r>
          </w:ins>
          <w:ins w:id="478" w:author="Admin" w:date="2020-10-21T18:12:00Z">
            <w:r>
              <w:rPr>
                <w:noProof/>
                <w:webHidden/>
              </w:rPr>
              <w:fldChar w:fldCharType="end"/>
            </w:r>
            <w:r w:rsidRPr="003D5B36">
              <w:rPr>
                <w:rStyle w:val="Hyperlink"/>
                <w:noProof/>
              </w:rPr>
              <w:fldChar w:fldCharType="end"/>
            </w:r>
          </w:ins>
        </w:p>
        <w:p w14:paraId="625DD9C7" w14:textId="77777777" w:rsidR="00240DD9" w:rsidRDefault="00240DD9">
          <w:pPr>
            <w:pStyle w:val="TOC3"/>
            <w:tabs>
              <w:tab w:val="right" w:leader="dot" w:pos="3956"/>
            </w:tabs>
            <w:spacing w:after="0"/>
            <w:rPr>
              <w:ins w:id="479" w:author="Admin" w:date="2020-10-21T18:12:00Z"/>
              <w:rFonts w:asciiTheme="minorHAnsi" w:eastAsiaTheme="minorEastAsia" w:hAnsiTheme="minorHAnsi"/>
              <w:noProof/>
            </w:rPr>
            <w:pPrChange w:id="480" w:author="Admin" w:date="2020-10-21T18:12:00Z">
              <w:pPr>
                <w:pStyle w:val="TOC3"/>
                <w:tabs>
                  <w:tab w:val="right" w:leader="dot" w:pos="3956"/>
                </w:tabs>
              </w:pPr>
            </w:pPrChange>
          </w:pPr>
          <w:ins w:id="4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"_Toc54196434"</w:instrText>
            </w:r>
            <w:r w:rsidRPr="003D5B36">
              <w:rPr>
                <w:rStyle w:val="Hyperlink"/>
                <w:noProof/>
              </w:rPr>
              <w:instrText xml:space="preserve"> </w:instrText>
            </w:r>
            <w:r w:rsidRPr="003D5B36">
              <w:rPr>
                <w:rStyle w:val="Hyperlink"/>
                <w:noProof/>
              </w:rPr>
              <w:fldChar w:fldCharType="separate"/>
            </w:r>
            <w:r w:rsidRPr="003D5B36">
              <w:rPr>
                <w:rStyle w:val="Hyperlink"/>
                <w:noProof/>
              </w:rPr>
              <w:t>Sage</w:t>
            </w:r>
            <w:r>
              <w:rPr>
                <w:noProof/>
                <w:webHidden/>
              </w:rPr>
              <w:tab/>
            </w:r>
            <w:r>
              <w:rPr>
                <w:noProof/>
                <w:webHidden/>
              </w:rPr>
              <w:fldChar w:fldCharType="begin"/>
            </w:r>
            <w:r>
              <w:rPr>
                <w:noProof/>
                <w:webHidden/>
              </w:rPr>
              <w:instrText xml:space="preserve"> PAGEREF _Toc54196434 \h </w:instrText>
            </w:r>
          </w:ins>
          <w:r>
            <w:rPr>
              <w:noProof/>
              <w:webHidden/>
            </w:rPr>
          </w:r>
          <w:r>
            <w:rPr>
              <w:noProof/>
              <w:webHidden/>
            </w:rPr>
            <w:fldChar w:fldCharType="separate"/>
          </w:r>
          <w:ins w:id="482" w:author="Admin" w:date="2020-10-21T18:16:00Z">
            <w:r w:rsidR="00CB1695">
              <w:rPr>
                <w:noProof/>
                <w:webHidden/>
              </w:rPr>
              <w:t>181</w:t>
            </w:r>
          </w:ins>
          <w:ins w:id="483" w:author="Admin" w:date="2020-10-21T18:12:00Z">
            <w:r>
              <w:rPr>
                <w:noProof/>
                <w:webHidden/>
              </w:rPr>
              <w:fldChar w:fldCharType="end"/>
            </w:r>
            <w:r w:rsidRPr="003D5B36">
              <w:rPr>
                <w:rStyle w:val="Hyperlink"/>
                <w:noProof/>
              </w:rPr>
              <w:fldChar w:fldCharType="end"/>
            </w:r>
          </w:ins>
        </w:p>
        <w:p w14:paraId="457886FA" w14:textId="77777777" w:rsidR="00240DD9" w:rsidRDefault="00240DD9">
          <w:pPr>
            <w:pStyle w:val="TOC3"/>
            <w:tabs>
              <w:tab w:val="right" w:leader="dot" w:pos="3956"/>
            </w:tabs>
            <w:spacing w:after="0"/>
            <w:rPr>
              <w:ins w:id="484" w:author="Admin" w:date="2020-10-21T18:12:00Z"/>
              <w:rFonts w:asciiTheme="minorHAnsi" w:eastAsiaTheme="minorEastAsia" w:hAnsiTheme="minorHAnsi"/>
              <w:noProof/>
            </w:rPr>
            <w:pPrChange w:id="485" w:author="Admin" w:date="2020-10-21T18:12:00Z">
              <w:pPr>
                <w:pStyle w:val="TOC3"/>
                <w:tabs>
                  <w:tab w:val="right" w:leader="dot" w:pos="3956"/>
                </w:tabs>
              </w:pPr>
            </w:pPrChange>
          </w:pPr>
          <w:ins w:id="4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"_Toc54196435"</w:instrText>
            </w:r>
            <w:r w:rsidRPr="003D5B36">
              <w:rPr>
                <w:rStyle w:val="Hyperlink"/>
                <w:noProof/>
              </w:rPr>
              <w:instrText xml:space="preserve"> </w:instrText>
            </w:r>
            <w:r w:rsidRPr="003D5B36">
              <w:rPr>
                <w:rStyle w:val="Hyperlink"/>
                <w:noProof/>
              </w:rPr>
              <w:fldChar w:fldCharType="separate"/>
            </w:r>
            <w:r w:rsidRPr="003D5B36">
              <w:rPr>
                <w:rStyle w:val="Hyperlink"/>
                <w:noProof/>
              </w:rPr>
              <w:t>Sailor</w:t>
            </w:r>
            <w:r>
              <w:rPr>
                <w:noProof/>
                <w:webHidden/>
              </w:rPr>
              <w:tab/>
            </w:r>
            <w:r>
              <w:rPr>
                <w:noProof/>
                <w:webHidden/>
              </w:rPr>
              <w:fldChar w:fldCharType="begin"/>
            </w:r>
            <w:r>
              <w:rPr>
                <w:noProof/>
                <w:webHidden/>
              </w:rPr>
              <w:instrText xml:space="preserve"> PAGEREF _Toc54196435 \h </w:instrText>
            </w:r>
          </w:ins>
          <w:r>
            <w:rPr>
              <w:noProof/>
              <w:webHidden/>
            </w:rPr>
          </w:r>
          <w:r>
            <w:rPr>
              <w:noProof/>
              <w:webHidden/>
            </w:rPr>
            <w:fldChar w:fldCharType="separate"/>
          </w:r>
          <w:ins w:id="487" w:author="Admin" w:date="2020-10-21T18:16:00Z">
            <w:r w:rsidR="00CB1695">
              <w:rPr>
                <w:noProof/>
                <w:webHidden/>
              </w:rPr>
              <w:t>181</w:t>
            </w:r>
          </w:ins>
          <w:ins w:id="488" w:author="Admin" w:date="2020-10-21T18:12:00Z">
            <w:r>
              <w:rPr>
                <w:noProof/>
                <w:webHidden/>
              </w:rPr>
              <w:fldChar w:fldCharType="end"/>
            </w:r>
            <w:r w:rsidRPr="003D5B36">
              <w:rPr>
                <w:rStyle w:val="Hyperlink"/>
                <w:noProof/>
              </w:rPr>
              <w:fldChar w:fldCharType="end"/>
            </w:r>
          </w:ins>
        </w:p>
        <w:p w14:paraId="3BDEFCF0" w14:textId="77777777" w:rsidR="00240DD9" w:rsidRDefault="00240DD9">
          <w:pPr>
            <w:pStyle w:val="TOC3"/>
            <w:tabs>
              <w:tab w:val="right" w:leader="dot" w:pos="3956"/>
            </w:tabs>
            <w:spacing w:after="0"/>
            <w:rPr>
              <w:ins w:id="489" w:author="Admin" w:date="2020-10-21T18:12:00Z"/>
              <w:rFonts w:asciiTheme="minorHAnsi" w:eastAsiaTheme="minorEastAsia" w:hAnsiTheme="minorHAnsi"/>
              <w:noProof/>
            </w:rPr>
            <w:pPrChange w:id="490" w:author="Admin" w:date="2020-10-21T18:12:00Z">
              <w:pPr>
                <w:pStyle w:val="TOC3"/>
                <w:tabs>
                  <w:tab w:val="right" w:leader="dot" w:pos="3956"/>
                </w:tabs>
              </w:pPr>
            </w:pPrChange>
          </w:pPr>
          <w:ins w:id="4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"_Toc54196436"</w:instrText>
            </w:r>
            <w:r w:rsidRPr="003D5B36">
              <w:rPr>
                <w:rStyle w:val="Hyperlink"/>
                <w:noProof/>
              </w:rPr>
              <w:instrText xml:space="preserve"> </w:instrText>
            </w:r>
            <w:r w:rsidRPr="003D5B36">
              <w:rPr>
                <w:rStyle w:val="Hyperlink"/>
                <w:noProof/>
              </w:rPr>
              <w:fldChar w:fldCharType="separate"/>
            </w:r>
            <w:r w:rsidRPr="003D5B36">
              <w:rPr>
                <w:rStyle w:val="Hyperlink"/>
                <w:noProof/>
              </w:rPr>
              <w:t>Soldier</w:t>
            </w:r>
            <w:r>
              <w:rPr>
                <w:noProof/>
                <w:webHidden/>
              </w:rPr>
              <w:tab/>
            </w:r>
            <w:r>
              <w:rPr>
                <w:noProof/>
                <w:webHidden/>
              </w:rPr>
              <w:fldChar w:fldCharType="begin"/>
            </w:r>
            <w:r>
              <w:rPr>
                <w:noProof/>
                <w:webHidden/>
              </w:rPr>
              <w:instrText xml:space="preserve"> PAGEREF _Toc54196436 \h </w:instrText>
            </w:r>
          </w:ins>
          <w:r>
            <w:rPr>
              <w:noProof/>
              <w:webHidden/>
            </w:rPr>
          </w:r>
          <w:r>
            <w:rPr>
              <w:noProof/>
              <w:webHidden/>
            </w:rPr>
            <w:fldChar w:fldCharType="separate"/>
          </w:r>
          <w:ins w:id="492" w:author="Admin" w:date="2020-10-21T18:16:00Z">
            <w:r w:rsidR="00CB1695">
              <w:rPr>
                <w:noProof/>
                <w:webHidden/>
              </w:rPr>
              <w:t>182</w:t>
            </w:r>
          </w:ins>
          <w:ins w:id="493" w:author="Admin" w:date="2020-10-21T18:12:00Z">
            <w:r>
              <w:rPr>
                <w:noProof/>
                <w:webHidden/>
              </w:rPr>
              <w:fldChar w:fldCharType="end"/>
            </w:r>
            <w:r w:rsidRPr="003D5B36">
              <w:rPr>
                <w:rStyle w:val="Hyperlink"/>
                <w:noProof/>
              </w:rPr>
              <w:fldChar w:fldCharType="end"/>
            </w:r>
          </w:ins>
        </w:p>
        <w:p w14:paraId="749A4E0A" w14:textId="77777777" w:rsidR="00240DD9" w:rsidRDefault="00240DD9">
          <w:pPr>
            <w:pStyle w:val="TOC3"/>
            <w:tabs>
              <w:tab w:val="right" w:leader="dot" w:pos="3956"/>
            </w:tabs>
            <w:spacing w:after="0"/>
            <w:rPr>
              <w:ins w:id="494" w:author="Admin" w:date="2020-10-21T18:12:00Z"/>
              <w:rFonts w:asciiTheme="minorHAnsi" w:eastAsiaTheme="minorEastAsia" w:hAnsiTheme="minorHAnsi"/>
              <w:noProof/>
            </w:rPr>
            <w:pPrChange w:id="495" w:author="Admin" w:date="2020-10-21T18:12:00Z">
              <w:pPr>
                <w:pStyle w:val="TOC3"/>
                <w:tabs>
                  <w:tab w:val="right" w:leader="dot" w:pos="3956"/>
                </w:tabs>
              </w:pPr>
            </w:pPrChange>
          </w:pPr>
          <w:ins w:id="49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"_Toc54196437"</w:instrText>
            </w:r>
            <w:r w:rsidRPr="003D5B36">
              <w:rPr>
                <w:rStyle w:val="Hyperlink"/>
                <w:noProof/>
              </w:rPr>
              <w:instrText xml:space="preserve"> </w:instrText>
            </w:r>
            <w:r w:rsidRPr="003D5B36">
              <w:rPr>
                <w:rStyle w:val="Hyperlink"/>
                <w:noProof/>
              </w:rPr>
              <w:fldChar w:fldCharType="separate"/>
            </w:r>
            <w:r w:rsidRPr="003D5B36">
              <w:rPr>
                <w:rStyle w:val="Hyperlink"/>
                <w:noProof/>
              </w:rPr>
              <w:t>Urchin</w:t>
            </w:r>
            <w:r>
              <w:rPr>
                <w:noProof/>
                <w:webHidden/>
              </w:rPr>
              <w:tab/>
            </w:r>
            <w:r>
              <w:rPr>
                <w:noProof/>
                <w:webHidden/>
              </w:rPr>
              <w:fldChar w:fldCharType="begin"/>
            </w:r>
            <w:r>
              <w:rPr>
                <w:noProof/>
                <w:webHidden/>
              </w:rPr>
              <w:instrText xml:space="preserve"> PAGEREF _Toc54196437 \h </w:instrText>
            </w:r>
          </w:ins>
          <w:r>
            <w:rPr>
              <w:noProof/>
              <w:webHidden/>
            </w:rPr>
          </w:r>
          <w:r>
            <w:rPr>
              <w:noProof/>
              <w:webHidden/>
            </w:rPr>
            <w:fldChar w:fldCharType="separate"/>
          </w:r>
          <w:ins w:id="497" w:author="Admin" w:date="2020-10-21T18:16:00Z">
            <w:r w:rsidR="00CB1695">
              <w:rPr>
                <w:noProof/>
                <w:webHidden/>
              </w:rPr>
              <w:t>183</w:t>
            </w:r>
          </w:ins>
          <w:ins w:id="498" w:author="Admin" w:date="2020-10-21T18:12:00Z">
            <w:r>
              <w:rPr>
                <w:noProof/>
                <w:webHidden/>
              </w:rPr>
              <w:fldChar w:fldCharType="end"/>
            </w:r>
            <w:r w:rsidRPr="003D5B36">
              <w:rPr>
                <w:rStyle w:val="Hyperlink"/>
                <w:noProof/>
              </w:rPr>
              <w:fldChar w:fldCharType="end"/>
            </w:r>
          </w:ins>
        </w:p>
        <w:p w14:paraId="5EB0C114" w14:textId="77777777" w:rsidR="00240DD9" w:rsidRDefault="00240DD9">
          <w:pPr>
            <w:pStyle w:val="TOC1"/>
            <w:tabs>
              <w:tab w:val="right" w:leader="dot" w:pos="3956"/>
            </w:tabs>
            <w:spacing w:after="0"/>
            <w:rPr>
              <w:ins w:id="499" w:author="Admin" w:date="2020-10-21T18:12:00Z"/>
              <w:rFonts w:asciiTheme="minorHAnsi" w:eastAsiaTheme="minorEastAsia" w:hAnsiTheme="minorHAnsi"/>
              <w:noProof/>
            </w:rPr>
            <w:pPrChange w:id="500" w:author="Admin" w:date="2020-10-21T18:12:00Z">
              <w:pPr>
                <w:pStyle w:val="TOC1"/>
                <w:tabs>
                  <w:tab w:val="right" w:leader="dot" w:pos="3956"/>
                </w:tabs>
              </w:pPr>
            </w:pPrChange>
          </w:pPr>
          <w:ins w:id="5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"_Toc54196438"</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5: Equipment</w:t>
            </w:r>
            <w:r>
              <w:rPr>
                <w:noProof/>
                <w:webHidden/>
              </w:rPr>
              <w:tab/>
            </w:r>
            <w:r>
              <w:rPr>
                <w:noProof/>
                <w:webHidden/>
              </w:rPr>
              <w:fldChar w:fldCharType="begin"/>
            </w:r>
            <w:r>
              <w:rPr>
                <w:noProof/>
                <w:webHidden/>
              </w:rPr>
              <w:instrText xml:space="preserve"> PAGEREF _Toc54196438 \h </w:instrText>
            </w:r>
          </w:ins>
          <w:r>
            <w:rPr>
              <w:noProof/>
              <w:webHidden/>
            </w:rPr>
          </w:r>
          <w:r>
            <w:rPr>
              <w:noProof/>
              <w:webHidden/>
            </w:rPr>
            <w:fldChar w:fldCharType="separate"/>
          </w:r>
          <w:ins w:id="502" w:author="Admin" w:date="2020-10-21T18:16:00Z">
            <w:r w:rsidR="00CB1695">
              <w:rPr>
                <w:noProof/>
                <w:webHidden/>
              </w:rPr>
              <w:t>184</w:t>
            </w:r>
          </w:ins>
          <w:ins w:id="503" w:author="Admin" w:date="2020-10-21T18:12:00Z">
            <w:r>
              <w:rPr>
                <w:noProof/>
                <w:webHidden/>
              </w:rPr>
              <w:fldChar w:fldCharType="end"/>
            </w:r>
            <w:r w:rsidRPr="003D5B36">
              <w:rPr>
                <w:rStyle w:val="Hyperlink"/>
                <w:noProof/>
              </w:rPr>
              <w:fldChar w:fldCharType="end"/>
            </w:r>
          </w:ins>
        </w:p>
        <w:p w14:paraId="3DEC0863" w14:textId="77777777" w:rsidR="00240DD9" w:rsidRDefault="00240DD9">
          <w:pPr>
            <w:pStyle w:val="TOC2"/>
            <w:tabs>
              <w:tab w:val="right" w:leader="dot" w:pos="3956"/>
            </w:tabs>
            <w:spacing w:after="0"/>
            <w:rPr>
              <w:ins w:id="504" w:author="Admin" w:date="2020-10-21T18:12:00Z"/>
              <w:rFonts w:asciiTheme="minorHAnsi" w:eastAsiaTheme="minorEastAsia" w:hAnsiTheme="minorHAnsi"/>
              <w:noProof/>
            </w:rPr>
            <w:pPrChange w:id="505" w:author="Admin" w:date="2020-10-21T18:12:00Z">
              <w:pPr>
                <w:pStyle w:val="TOC2"/>
                <w:tabs>
                  <w:tab w:val="right" w:leader="dot" w:pos="3956"/>
                </w:tabs>
              </w:pPr>
            </w:pPrChange>
          </w:pPr>
          <w:ins w:id="5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"_Toc54196439"</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Starting Equipment</w:t>
            </w:r>
            <w:r>
              <w:rPr>
                <w:noProof/>
                <w:webHidden/>
              </w:rPr>
              <w:tab/>
            </w:r>
            <w:r>
              <w:rPr>
                <w:noProof/>
                <w:webHidden/>
              </w:rPr>
              <w:fldChar w:fldCharType="begin"/>
            </w:r>
            <w:r>
              <w:rPr>
                <w:noProof/>
                <w:webHidden/>
              </w:rPr>
              <w:instrText xml:space="preserve"> PAGEREF _Toc54196439 \h </w:instrText>
            </w:r>
          </w:ins>
          <w:r>
            <w:rPr>
              <w:noProof/>
              <w:webHidden/>
            </w:rPr>
          </w:r>
          <w:r>
            <w:rPr>
              <w:noProof/>
              <w:webHidden/>
            </w:rPr>
            <w:fldChar w:fldCharType="separate"/>
          </w:r>
          <w:ins w:id="507" w:author="Admin" w:date="2020-10-21T18:16:00Z">
            <w:r w:rsidR="00CB1695">
              <w:rPr>
                <w:noProof/>
                <w:webHidden/>
              </w:rPr>
              <w:t>184</w:t>
            </w:r>
          </w:ins>
          <w:ins w:id="508" w:author="Admin" w:date="2020-10-21T18:12:00Z">
            <w:r>
              <w:rPr>
                <w:noProof/>
                <w:webHidden/>
              </w:rPr>
              <w:fldChar w:fldCharType="end"/>
            </w:r>
            <w:r w:rsidRPr="003D5B36">
              <w:rPr>
                <w:rStyle w:val="Hyperlink"/>
                <w:noProof/>
              </w:rPr>
              <w:fldChar w:fldCharType="end"/>
            </w:r>
          </w:ins>
        </w:p>
        <w:p w14:paraId="230A9BED" w14:textId="77777777" w:rsidR="00240DD9" w:rsidRDefault="00240DD9">
          <w:pPr>
            <w:pStyle w:val="TOC2"/>
            <w:tabs>
              <w:tab w:val="right" w:leader="dot" w:pos="3956"/>
            </w:tabs>
            <w:spacing w:after="0"/>
            <w:rPr>
              <w:ins w:id="509" w:author="Admin" w:date="2020-10-21T18:12:00Z"/>
              <w:rFonts w:asciiTheme="minorHAnsi" w:eastAsiaTheme="minorEastAsia" w:hAnsiTheme="minorHAnsi"/>
              <w:noProof/>
            </w:rPr>
            <w:pPrChange w:id="510" w:author="Admin" w:date="2020-10-21T18:12:00Z">
              <w:pPr>
                <w:pStyle w:val="TOC2"/>
                <w:tabs>
                  <w:tab w:val="right" w:leader="dot" w:pos="3956"/>
                </w:tabs>
              </w:pPr>
            </w:pPrChange>
          </w:pPr>
          <w:ins w:id="5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"_Toc54196440"</w:instrText>
            </w:r>
            <w:r w:rsidRPr="003D5B36">
              <w:rPr>
                <w:rStyle w:val="Hyperlink"/>
                <w:noProof/>
              </w:rPr>
              <w:instrText xml:space="preserve"> </w:instrText>
            </w:r>
            <w:r w:rsidRPr="003D5B36">
              <w:rPr>
                <w:rStyle w:val="Hyperlink"/>
                <w:noProof/>
              </w:rPr>
              <w:fldChar w:fldCharType="separate"/>
            </w:r>
            <w:r w:rsidRPr="003D5B36">
              <w:rPr>
                <w:rStyle w:val="Hyperlink"/>
                <w:noProof/>
              </w:rPr>
              <w:t>Wealth</w:t>
            </w:r>
            <w:r>
              <w:rPr>
                <w:noProof/>
                <w:webHidden/>
              </w:rPr>
              <w:tab/>
            </w:r>
            <w:r>
              <w:rPr>
                <w:noProof/>
                <w:webHidden/>
              </w:rPr>
              <w:fldChar w:fldCharType="begin"/>
            </w:r>
            <w:r>
              <w:rPr>
                <w:noProof/>
                <w:webHidden/>
              </w:rPr>
              <w:instrText xml:space="preserve"> PAGEREF _Toc54196440 \h </w:instrText>
            </w:r>
          </w:ins>
          <w:r>
            <w:rPr>
              <w:noProof/>
              <w:webHidden/>
            </w:rPr>
          </w:r>
          <w:r>
            <w:rPr>
              <w:noProof/>
              <w:webHidden/>
            </w:rPr>
            <w:fldChar w:fldCharType="separate"/>
          </w:r>
          <w:ins w:id="512" w:author="Admin" w:date="2020-10-21T18:16:00Z">
            <w:r w:rsidR="00CB1695">
              <w:rPr>
                <w:noProof/>
                <w:webHidden/>
              </w:rPr>
              <w:t>184</w:t>
            </w:r>
          </w:ins>
          <w:ins w:id="513" w:author="Admin" w:date="2020-10-21T18:12:00Z">
            <w:r>
              <w:rPr>
                <w:noProof/>
                <w:webHidden/>
              </w:rPr>
              <w:fldChar w:fldCharType="end"/>
            </w:r>
            <w:r w:rsidRPr="003D5B36">
              <w:rPr>
                <w:rStyle w:val="Hyperlink"/>
                <w:noProof/>
              </w:rPr>
              <w:fldChar w:fldCharType="end"/>
            </w:r>
          </w:ins>
        </w:p>
        <w:p w14:paraId="690CA465" w14:textId="77777777" w:rsidR="00240DD9" w:rsidRDefault="00240DD9">
          <w:pPr>
            <w:pStyle w:val="TOC2"/>
            <w:tabs>
              <w:tab w:val="right" w:leader="dot" w:pos="3956"/>
            </w:tabs>
            <w:spacing w:after="0"/>
            <w:rPr>
              <w:ins w:id="514" w:author="Admin" w:date="2020-10-21T18:12:00Z"/>
              <w:rFonts w:asciiTheme="minorHAnsi" w:eastAsiaTheme="minorEastAsia" w:hAnsiTheme="minorHAnsi"/>
              <w:noProof/>
            </w:rPr>
            <w:pPrChange w:id="515" w:author="Admin" w:date="2020-10-21T18:12:00Z">
              <w:pPr>
                <w:pStyle w:val="TOC2"/>
                <w:tabs>
                  <w:tab w:val="right" w:leader="dot" w:pos="3956"/>
                </w:tabs>
              </w:pPr>
            </w:pPrChange>
          </w:pPr>
          <w:ins w:id="5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"_Toc54196441"</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Adventuring Gear</w:t>
            </w:r>
            <w:r>
              <w:rPr>
                <w:noProof/>
                <w:webHidden/>
              </w:rPr>
              <w:tab/>
            </w:r>
            <w:r>
              <w:rPr>
                <w:noProof/>
                <w:webHidden/>
              </w:rPr>
              <w:fldChar w:fldCharType="begin"/>
            </w:r>
            <w:r>
              <w:rPr>
                <w:noProof/>
                <w:webHidden/>
              </w:rPr>
              <w:instrText xml:space="preserve"> PAGEREF _Toc54196441 \h </w:instrText>
            </w:r>
          </w:ins>
          <w:r>
            <w:rPr>
              <w:noProof/>
              <w:webHidden/>
            </w:rPr>
          </w:r>
          <w:r>
            <w:rPr>
              <w:noProof/>
              <w:webHidden/>
            </w:rPr>
            <w:fldChar w:fldCharType="separate"/>
          </w:r>
          <w:ins w:id="517" w:author="Admin" w:date="2020-10-21T18:16:00Z">
            <w:r w:rsidR="00CB1695">
              <w:rPr>
                <w:noProof/>
                <w:webHidden/>
              </w:rPr>
              <w:t>186</w:t>
            </w:r>
          </w:ins>
          <w:ins w:id="518" w:author="Admin" w:date="2020-10-21T18:12:00Z">
            <w:r>
              <w:rPr>
                <w:noProof/>
                <w:webHidden/>
              </w:rPr>
              <w:fldChar w:fldCharType="end"/>
            </w:r>
            <w:r w:rsidRPr="003D5B36">
              <w:rPr>
                <w:rStyle w:val="Hyperlink"/>
                <w:noProof/>
              </w:rPr>
              <w:fldChar w:fldCharType="end"/>
            </w:r>
          </w:ins>
        </w:p>
        <w:p w14:paraId="250B939B" w14:textId="77777777" w:rsidR="00240DD9" w:rsidRDefault="00240DD9">
          <w:pPr>
            <w:pStyle w:val="TOC2"/>
            <w:tabs>
              <w:tab w:val="right" w:leader="dot" w:pos="3956"/>
            </w:tabs>
            <w:spacing w:after="0"/>
            <w:rPr>
              <w:ins w:id="519" w:author="Admin" w:date="2020-10-21T18:12:00Z"/>
              <w:rFonts w:asciiTheme="minorHAnsi" w:eastAsiaTheme="minorEastAsia" w:hAnsiTheme="minorHAnsi"/>
              <w:noProof/>
            </w:rPr>
            <w:pPrChange w:id="520" w:author="Admin" w:date="2020-10-21T18:12:00Z">
              <w:pPr>
                <w:pStyle w:val="TOC2"/>
                <w:tabs>
                  <w:tab w:val="right" w:leader="dot" w:pos="3956"/>
                </w:tabs>
              </w:pPr>
            </w:pPrChange>
          </w:pPr>
          <w:ins w:id="5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"_Toc54196442"</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Weapons and Armors</w:t>
            </w:r>
            <w:r>
              <w:rPr>
                <w:noProof/>
                <w:webHidden/>
              </w:rPr>
              <w:tab/>
            </w:r>
            <w:r>
              <w:rPr>
                <w:noProof/>
                <w:webHidden/>
              </w:rPr>
              <w:fldChar w:fldCharType="begin"/>
            </w:r>
            <w:r>
              <w:rPr>
                <w:noProof/>
                <w:webHidden/>
              </w:rPr>
              <w:instrText xml:space="preserve"> PAGEREF _Toc54196442 \h </w:instrText>
            </w:r>
          </w:ins>
          <w:r>
            <w:rPr>
              <w:noProof/>
              <w:webHidden/>
            </w:rPr>
          </w:r>
          <w:r>
            <w:rPr>
              <w:noProof/>
              <w:webHidden/>
            </w:rPr>
            <w:fldChar w:fldCharType="separate"/>
          </w:r>
          <w:ins w:id="522" w:author="Admin" w:date="2020-10-21T18:16:00Z">
            <w:r w:rsidR="00CB1695">
              <w:rPr>
                <w:noProof/>
                <w:webHidden/>
              </w:rPr>
              <w:t>187</w:t>
            </w:r>
          </w:ins>
          <w:ins w:id="523" w:author="Admin" w:date="2020-10-21T18:12:00Z">
            <w:r>
              <w:rPr>
                <w:noProof/>
                <w:webHidden/>
              </w:rPr>
              <w:fldChar w:fldCharType="end"/>
            </w:r>
            <w:r w:rsidRPr="003D5B36">
              <w:rPr>
                <w:rStyle w:val="Hyperlink"/>
                <w:noProof/>
              </w:rPr>
              <w:fldChar w:fldCharType="end"/>
            </w:r>
          </w:ins>
        </w:p>
        <w:p w14:paraId="482A5DC7" w14:textId="77777777" w:rsidR="00240DD9" w:rsidRDefault="00240DD9">
          <w:pPr>
            <w:pStyle w:val="TOC2"/>
            <w:tabs>
              <w:tab w:val="right" w:leader="dot" w:pos="3956"/>
            </w:tabs>
            <w:spacing w:after="0"/>
            <w:rPr>
              <w:ins w:id="524" w:author="Admin" w:date="2020-10-21T18:12:00Z"/>
              <w:rFonts w:asciiTheme="minorHAnsi" w:eastAsiaTheme="minorEastAsia" w:hAnsiTheme="minorHAnsi"/>
              <w:noProof/>
            </w:rPr>
            <w:pPrChange w:id="525" w:author="Admin" w:date="2020-10-21T18:12:00Z">
              <w:pPr>
                <w:pStyle w:val="TOC2"/>
                <w:tabs>
                  <w:tab w:val="right" w:leader="dot" w:pos="3956"/>
                </w:tabs>
              </w:pPr>
            </w:pPrChange>
          </w:pPr>
          <w:ins w:id="5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"_Toc54196443"</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Tools</w:t>
            </w:r>
            <w:r>
              <w:rPr>
                <w:noProof/>
                <w:webHidden/>
              </w:rPr>
              <w:tab/>
            </w:r>
            <w:r>
              <w:rPr>
                <w:noProof/>
                <w:webHidden/>
              </w:rPr>
              <w:fldChar w:fldCharType="begin"/>
            </w:r>
            <w:r>
              <w:rPr>
                <w:noProof/>
                <w:webHidden/>
              </w:rPr>
              <w:instrText xml:space="preserve"> PAGEREF _Toc54196443 \h </w:instrText>
            </w:r>
          </w:ins>
          <w:r>
            <w:rPr>
              <w:noProof/>
              <w:webHidden/>
            </w:rPr>
          </w:r>
          <w:r>
            <w:rPr>
              <w:noProof/>
              <w:webHidden/>
            </w:rPr>
            <w:fldChar w:fldCharType="separate"/>
          </w:r>
          <w:ins w:id="527" w:author="Admin" w:date="2020-10-21T18:16:00Z">
            <w:r w:rsidR="00CB1695">
              <w:rPr>
                <w:noProof/>
                <w:webHidden/>
              </w:rPr>
              <w:t>188</w:t>
            </w:r>
          </w:ins>
          <w:ins w:id="528" w:author="Admin" w:date="2020-10-21T18:12:00Z">
            <w:r>
              <w:rPr>
                <w:noProof/>
                <w:webHidden/>
              </w:rPr>
              <w:fldChar w:fldCharType="end"/>
            </w:r>
            <w:r w:rsidRPr="003D5B36">
              <w:rPr>
                <w:rStyle w:val="Hyperlink"/>
                <w:noProof/>
              </w:rPr>
              <w:fldChar w:fldCharType="end"/>
            </w:r>
          </w:ins>
        </w:p>
        <w:p w14:paraId="1C5C652D" w14:textId="77777777" w:rsidR="00240DD9" w:rsidRDefault="00240DD9">
          <w:pPr>
            <w:pStyle w:val="TOC2"/>
            <w:tabs>
              <w:tab w:val="right" w:leader="dot" w:pos="3956"/>
            </w:tabs>
            <w:spacing w:after="0"/>
            <w:rPr>
              <w:ins w:id="529" w:author="Admin" w:date="2020-10-21T18:12:00Z"/>
              <w:rFonts w:asciiTheme="minorHAnsi" w:eastAsiaTheme="minorEastAsia" w:hAnsiTheme="minorHAnsi"/>
              <w:noProof/>
            </w:rPr>
            <w:pPrChange w:id="530" w:author="Admin" w:date="2020-10-21T18:12:00Z">
              <w:pPr>
                <w:pStyle w:val="TOC2"/>
                <w:tabs>
                  <w:tab w:val="right" w:leader="dot" w:pos="3956"/>
                </w:tabs>
              </w:pPr>
            </w:pPrChange>
          </w:pPr>
          <w:ins w:id="531" w:author="Admin" w:date="2020-10-21T18:12:00Z">
            <w:r w:rsidRPr="003D5B36">
              <w:rPr>
                <w:rStyle w:val="Hyperlink"/>
                <w:noProof/>
              </w:rPr>
              <w:lastRenderedPageBreak/>
              <w:fldChar w:fldCharType="begin"/>
            </w:r>
            <w:r w:rsidRPr="003D5B36">
              <w:rPr>
                <w:rStyle w:val="Hyperlink"/>
                <w:noProof/>
              </w:rPr>
              <w:instrText xml:space="preserve"> </w:instrText>
            </w:r>
            <w:r>
              <w:rPr>
                <w:noProof/>
              </w:rPr>
              <w:instrText>HYPERLINK \l "_Toc54196444"</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Treasures</w:t>
            </w:r>
            <w:r>
              <w:rPr>
                <w:noProof/>
                <w:webHidden/>
              </w:rPr>
              <w:tab/>
            </w:r>
            <w:r>
              <w:rPr>
                <w:noProof/>
                <w:webHidden/>
              </w:rPr>
              <w:fldChar w:fldCharType="begin"/>
            </w:r>
            <w:r>
              <w:rPr>
                <w:noProof/>
                <w:webHidden/>
              </w:rPr>
              <w:instrText xml:space="preserve"> PAGEREF _Toc54196444 \h </w:instrText>
            </w:r>
          </w:ins>
          <w:r>
            <w:rPr>
              <w:noProof/>
              <w:webHidden/>
            </w:rPr>
          </w:r>
          <w:r>
            <w:rPr>
              <w:noProof/>
              <w:webHidden/>
            </w:rPr>
            <w:fldChar w:fldCharType="separate"/>
          </w:r>
          <w:ins w:id="532" w:author="Admin" w:date="2020-10-21T18:16:00Z">
            <w:r w:rsidR="00CB1695">
              <w:rPr>
                <w:noProof/>
                <w:webHidden/>
              </w:rPr>
              <w:t>192</w:t>
            </w:r>
          </w:ins>
          <w:ins w:id="533" w:author="Admin" w:date="2020-10-21T18:12:00Z">
            <w:r>
              <w:rPr>
                <w:noProof/>
                <w:webHidden/>
              </w:rPr>
              <w:fldChar w:fldCharType="end"/>
            </w:r>
            <w:r w:rsidRPr="003D5B36">
              <w:rPr>
                <w:rStyle w:val="Hyperlink"/>
                <w:noProof/>
              </w:rPr>
              <w:fldChar w:fldCharType="end"/>
            </w:r>
          </w:ins>
        </w:p>
        <w:p w14:paraId="1FA22692" w14:textId="77777777" w:rsidR="00240DD9" w:rsidRDefault="00240DD9">
          <w:pPr>
            <w:pStyle w:val="TOC3"/>
            <w:tabs>
              <w:tab w:val="right" w:leader="dot" w:pos="3956"/>
            </w:tabs>
            <w:spacing w:after="0"/>
            <w:rPr>
              <w:ins w:id="534" w:author="Admin" w:date="2020-10-21T18:12:00Z"/>
              <w:rFonts w:asciiTheme="minorHAnsi" w:eastAsiaTheme="minorEastAsia" w:hAnsiTheme="minorHAnsi"/>
              <w:noProof/>
            </w:rPr>
            <w:pPrChange w:id="535" w:author="Admin" w:date="2020-10-21T18:12:00Z">
              <w:pPr>
                <w:pStyle w:val="TOC3"/>
                <w:tabs>
                  <w:tab w:val="right" w:leader="dot" w:pos="3956"/>
                </w:tabs>
              </w:pPr>
            </w:pPrChange>
          </w:pPr>
          <w:ins w:id="5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"_Toc54196445"</w:instrText>
            </w:r>
            <w:r w:rsidRPr="003D5B36">
              <w:rPr>
                <w:rStyle w:val="Hyperlink"/>
                <w:noProof/>
              </w:rPr>
              <w:instrText xml:space="preserve"> </w:instrText>
            </w:r>
            <w:r w:rsidRPr="003D5B36">
              <w:rPr>
                <w:rStyle w:val="Hyperlink"/>
                <w:noProof/>
              </w:rPr>
              <w:fldChar w:fldCharType="separate"/>
            </w:r>
            <w:r w:rsidRPr="003D5B36">
              <w:rPr>
                <w:rStyle w:val="Hyperlink"/>
                <w:noProof/>
              </w:rPr>
              <w:t>Infused Items</w:t>
            </w:r>
            <w:r>
              <w:rPr>
                <w:noProof/>
                <w:webHidden/>
              </w:rPr>
              <w:tab/>
            </w:r>
            <w:r>
              <w:rPr>
                <w:noProof/>
                <w:webHidden/>
              </w:rPr>
              <w:fldChar w:fldCharType="begin"/>
            </w:r>
            <w:r>
              <w:rPr>
                <w:noProof/>
                <w:webHidden/>
              </w:rPr>
              <w:instrText xml:space="preserve"> PAGEREF _Toc54196445 \h </w:instrText>
            </w:r>
          </w:ins>
          <w:r>
            <w:rPr>
              <w:noProof/>
              <w:webHidden/>
            </w:rPr>
          </w:r>
          <w:r>
            <w:rPr>
              <w:noProof/>
              <w:webHidden/>
            </w:rPr>
            <w:fldChar w:fldCharType="separate"/>
          </w:r>
          <w:ins w:id="537" w:author="Admin" w:date="2020-10-21T18:16:00Z">
            <w:r w:rsidR="00CB1695">
              <w:rPr>
                <w:noProof/>
                <w:webHidden/>
              </w:rPr>
              <w:t>192</w:t>
            </w:r>
          </w:ins>
          <w:ins w:id="538" w:author="Admin" w:date="2020-10-21T18:12:00Z">
            <w:r>
              <w:rPr>
                <w:noProof/>
                <w:webHidden/>
              </w:rPr>
              <w:fldChar w:fldCharType="end"/>
            </w:r>
            <w:r w:rsidRPr="003D5B36">
              <w:rPr>
                <w:rStyle w:val="Hyperlink"/>
                <w:noProof/>
              </w:rPr>
              <w:fldChar w:fldCharType="end"/>
            </w:r>
          </w:ins>
        </w:p>
        <w:p w14:paraId="2AAE83DC" w14:textId="77777777" w:rsidR="00240DD9" w:rsidRDefault="00240DD9">
          <w:pPr>
            <w:pStyle w:val="TOC3"/>
            <w:tabs>
              <w:tab w:val="right" w:leader="dot" w:pos="3956"/>
            </w:tabs>
            <w:spacing w:after="0"/>
            <w:rPr>
              <w:ins w:id="539" w:author="Admin" w:date="2020-10-21T18:12:00Z"/>
              <w:rFonts w:asciiTheme="minorHAnsi" w:eastAsiaTheme="minorEastAsia" w:hAnsiTheme="minorHAnsi"/>
              <w:noProof/>
            </w:rPr>
            <w:pPrChange w:id="540" w:author="Admin" w:date="2020-10-21T18:12:00Z">
              <w:pPr>
                <w:pStyle w:val="TOC3"/>
                <w:tabs>
                  <w:tab w:val="right" w:leader="dot" w:pos="3956"/>
                </w:tabs>
              </w:pPr>
            </w:pPrChange>
          </w:pPr>
          <w:ins w:id="5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"_Toc54196446"</w:instrText>
            </w:r>
            <w:r w:rsidRPr="003D5B36">
              <w:rPr>
                <w:rStyle w:val="Hyperlink"/>
                <w:noProof/>
              </w:rPr>
              <w:instrText xml:space="preserve"> </w:instrText>
            </w:r>
            <w:r w:rsidRPr="003D5B36">
              <w:rPr>
                <w:rStyle w:val="Hyperlink"/>
                <w:noProof/>
              </w:rPr>
              <w:fldChar w:fldCharType="separate"/>
            </w:r>
            <w:r w:rsidRPr="003D5B36">
              <w:rPr>
                <w:rStyle w:val="Hyperlink"/>
                <w:noProof/>
              </w:rPr>
              <w:t>Artifacts</w:t>
            </w:r>
            <w:r>
              <w:rPr>
                <w:noProof/>
                <w:webHidden/>
              </w:rPr>
              <w:tab/>
            </w:r>
            <w:r>
              <w:rPr>
                <w:noProof/>
                <w:webHidden/>
              </w:rPr>
              <w:fldChar w:fldCharType="begin"/>
            </w:r>
            <w:r>
              <w:rPr>
                <w:noProof/>
                <w:webHidden/>
              </w:rPr>
              <w:instrText xml:space="preserve"> PAGEREF _Toc54196446 \h </w:instrText>
            </w:r>
          </w:ins>
          <w:r>
            <w:rPr>
              <w:noProof/>
              <w:webHidden/>
            </w:rPr>
          </w:r>
          <w:r>
            <w:rPr>
              <w:noProof/>
              <w:webHidden/>
            </w:rPr>
            <w:fldChar w:fldCharType="separate"/>
          </w:r>
          <w:ins w:id="542" w:author="Admin" w:date="2020-10-21T18:16:00Z">
            <w:r w:rsidR="00CB1695">
              <w:rPr>
                <w:noProof/>
                <w:webHidden/>
              </w:rPr>
              <w:t>205</w:t>
            </w:r>
          </w:ins>
          <w:ins w:id="543" w:author="Admin" w:date="2020-10-21T18:12:00Z">
            <w:r>
              <w:rPr>
                <w:noProof/>
                <w:webHidden/>
              </w:rPr>
              <w:fldChar w:fldCharType="end"/>
            </w:r>
            <w:r w:rsidRPr="003D5B36">
              <w:rPr>
                <w:rStyle w:val="Hyperlink"/>
                <w:noProof/>
              </w:rPr>
              <w:fldChar w:fldCharType="end"/>
            </w:r>
          </w:ins>
        </w:p>
        <w:p w14:paraId="04055A14" w14:textId="77777777" w:rsidR="00240DD9" w:rsidRDefault="00240DD9">
          <w:pPr>
            <w:pStyle w:val="TOC3"/>
            <w:tabs>
              <w:tab w:val="right" w:leader="dot" w:pos="3956"/>
            </w:tabs>
            <w:spacing w:after="0"/>
            <w:rPr>
              <w:ins w:id="544" w:author="Admin" w:date="2020-10-21T18:12:00Z"/>
              <w:rFonts w:asciiTheme="minorHAnsi" w:eastAsiaTheme="minorEastAsia" w:hAnsiTheme="minorHAnsi"/>
              <w:noProof/>
            </w:rPr>
            <w:pPrChange w:id="545" w:author="Admin" w:date="2020-10-21T18:12:00Z">
              <w:pPr>
                <w:pStyle w:val="TOC3"/>
                <w:tabs>
                  <w:tab w:val="right" w:leader="dot" w:pos="3956"/>
                </w:tabs>
              </w:pPr>
            </w:pPrChange>
          </w:pPr>
          <w:ins w:id="5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"_Toc54196447"</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Armor Sets</w:t>
            </w:r>
            <w:r>
              <w:rPr>
                <w:noProof/>
                <w:webHidden/>
              </w:rPr>
              <w:tab/>
            </w:r>
            <w:r>
              <w:rPr>
                <w:noProof/>
                <w:webHidden/>
              </w:rPr>
              <w:fldChar w:fldCharType="begin"/>
            </w:r>
            <w:r>
              <w:rPr>
                <w:noProof/>
                <w:webHidden/>
              </w:rPr>
              <w:instrText xml:space="preserve"> PAGEREF _Toc54196447 \h </w:instrText>
            </w:r>
          </w:ins>
          <w:r>
            <w:rPr>
              <w:noProof/>
              <w:webHidden/>
            </w:rPr>
          </w:r>
          <w:r>
            <w:rPr>
              <w:noProof/>
              <w:webHidden/>
            </w:rPr>
            <w:fldChar w:fldCharType="separate"/>
          </w:r>
          <w:ins w:id="547" w:author="Admin" w:date="2020-10-21T18:16:00Z">
            <w:r w:rsidR="00CB1695">
              <w:rPr>
                <w:noProof/>
                <w:webHidden/>
              </w:rPr>
              <w:t>209</w:t>
            </w:r>
          </w:ins>
          <w:ins w:id="548" w:author="Admin" w:date="2020-10-21T18:12:00Z">
            <w:r>
              <w:rPr>
                <w:noProof/>
                <w:webHidden/>
              </w:rPr>
              <w:fldChar w:fldCharType="end"/>
            </w:r>
            <w:r w:rsidRPr="003D5B36">
              <w:rPr>
                <w:rStyle w:val="Hyperlink"/>
                <w:noProof/>
              </w:rPr>
              <w:fldChar w:fldCharType="end"/>
            </w:r>
          </w:ins>
        </w:p>
        <w:p w14:paraId="5C5D6BDC" w14:textId="77777777" w:rsidR="00240DD9" w:rsidRDefault="00240DD9">
          <w:pPr>
            <w:pStyle w:val="TOC3"/>
            <w:tabs>
              <w:tab w:val="right" w:leader="dot" w:pos="3956"/>
            </w:tabs>
            <w:spacing w:after="0"/>
            <w:rPr>
              <w:ins w:id="549" w:author="Admin" w:date="2020-10-21T18:12:00Z"/>
              <w:rFonts w:asciiTheme="minorHAnsi" w:eastAsiaTheme="minorEastAsia" w:hAnsiTheme="minorHAnsi"/>
              <w:noProof/>
            </w:rPr>
            <w:pPrChange w:id="550" w:author="Admin" w:date="2020-10-21T18:12:00Z">
              <w:pPr>
                <w:pStyle w:val="TOC3"/>
                <w:tabs>
                  <w:tab w:val="right" w:leader="dot" w:pos="3956"/>
                </w:tabs>
              </w:pPr>
            </w:pPrChange>
          </w:pPr>
          <w:ins w:id="5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"_Toc54196448"</w:instrText>
            </w:r>
            <w:r w:rsidRPr="003D5B36">
              <w:rPr>
                <w:rStyle w:val="Hyperlink"/>
                <w:noProof/>
              </w:rPr>
              <w:instrText xml:space="preserve"> </w:instrText>
            </w:r>
            <w:r w:rsidRPr="003D5B36">
              <w:rPr>
                <w:rStyle w:val="Hyperlink"/>
                <w:noProof/>
              </w:rPr>
              <w:fldChar w:fldCharType="separate"/>
            </w:r>
            <w:r w:rsidRPr="003D5B36">
              <w:rPr>
                <w:rStyle w:val="Hyperlink"/>
                <w:noProof/>
              </w:rPr>
              <w:t>Enhancements</w:t>
            </w:r>
            <w:r>
              <w:rPr>
                <w:noProof/>
                <w:webHidden/>
              </w:rPr>
              <w:tab/>
            </w:r>
            <w:r>
              <w:rPr>
                <w:noProof/>
                <w:webHidden/>
              </w:rPr>
              <w:fldChar w:fldCharType="begin"/>
            </w:r>
            <w:r>
              <w:rPr>
                <w:noProof/>
                <w:webHidden/>
              </w:rPr>
              <w:instrText xml:space="preserve"> PAGEREF _Toc54196448 \h </w:instrText>
            </w:r>
          </w:ins>
          <w:r>
            <w:rPr>
              <w:noProof/>
              <w:webHidden/>
            </w:rPr>
          </w:r>
          <w:r>
            <w:rPr>
              <w:noProof/>
              <w:webHidden/>
            </w:rPr>
            <w:fldChar w:fldCharType="separate"/>
          </w:r>
          <w:ins w:id="552" w:author="Admin" w:date="2020-10-21T18:16:00Z">
            <w:r w:rsidR="00CB1695">
              <w:rPr>
                <w:noProof/>
                <w:webHidden/>
              </w:rPr>
              <w:t>213</w:t>
            </w:r>
          </w:ins>
          <w:ins w:id="553" w:author="Admin" w:date="2020-10-21T18:12:00Z">
            <w:r>
              <w:rPr>
                <w:noProof/>
                <w:webHidden/>
              </w:rPr>
              <w:fldChar w:fldCharType="end"/>
            </w:r>
            <w:r w:rsidRPr="003D5B36">
              <w:rPr>
                <w:rStyle w:val="Hyperlink"/>
                <w:noProof/>
              </w:rPr>
              <w:fldChar w:fldCharType="end"/>
            </w:r>
          </w:ins>
        </w:p>
        <w:p w14:paraId="06FFB26A" w14:textId="77777777" w:rsidR="00240DD9" w:rsidRDefault="00240DD9">
          <w:pPr>
            <w:pStyle w:val="TOC3"/>
            <w:tabs>
              <w:tab w:val="right" w:leader="dot" w:pos="3956"/>
            </w:tabs>
            <w:spacing w:after="0"/>
            <w:rPr>
              <w:ins w:id="554" w:author="Admin" w:date="2020-10-21T18:12:00Z"/>
              <w:rFonts w:asciiTheme="minorHAnsi" w:eastAsiaTheme="minorEastAsia" w:hAnsiTheme="minorHAnsi"/>
              <w:noProof/>
            </w:rPr>
            <w:pPrChange w:id="555" w:author="Admin" w:date="2020-10-21T18:12:00Z">
              <w:pPr>
                <w:pStyle w:val="TOC3"/>
                <w:tabs>
                  <w:tab w:val="right" w:leader="dot" w:pos="3956"/>
                </w:tabs>
              </w:pPr>
            </w:pPrChange>
          </w:pPr>
          <w:ins w:id="55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"_Toc54196449"</w:instrText>
            </w:r>
            <w:r w:rsidRPr="003D5B36">
              <w:rPr>
                <w:rStyle w:val="Hyperlink"/>
                <w:noProof/>
              </w:rPr>
              <w:instrText xml:space="preserve"> </w:instrText>
            </w:r>
            <w:r w:rsidRPr="003D5B36">
              <w:rPr>
                <w:rStyle w:val="Hyperlink"/>
                <w:noProof/>
              </w:rPr>
              <w:fldChar w:fldCharType="separate"/>
            </w:r>
            <w:r w:rsidRPr="003D5B36">
              <w:rPr>
                <w:rStyle w:val="Hyperlink"/>
                <w:noProof/>
              </w:rPr>
              <w:t>Epic Boons</w:t>
            </w:r>
            <w:r>
              <w:rPr>
                <w:noProof/>
                <w:webHidden/>
              </w:rPr>
              <w:tab/>
            </w:r>
            <w:r>
              <w:rPr>
                <w:noProof/>
                <w:webHidden/>
              </w:rPr>
              <w:fldChar w:fldCharType="begin"/>
            </w:r>
            <w:r>
              <w:rPr>
                <w:noProof/>
                <w:webHidden/>
              </w:rPr>
              <w:instrText xml:space="preserve"> PAGEREF _Toc54196449 \h </w:instrText>
            </w:r>
          </w:ins>
          <w:r>
            <w:rPr>
              <w:noProof/>
              <w:webHidden/>
            </w:rPr>
          </w:r>
          <w:r>
            <w:rPr>
              <w:noProof/>
              <w:webHidden/>
            </w:rPr>
            <w:fldChar w:fldCharType="separate"/>
          </w:r>
          <w:ins w:id="557" w:author="Admin" w:date="2020-10-21T18:16:00Z">
            <w:r w:rsidR="00CB1695">
              <w:rPr>
                <w:noProof/>
                <w:webHidden/>
              </w:rPr>
              <w:t>214</w:t>
            </w:r>
          </w:ins>
          <w:ins w:id="558" w:author="Admin" w:date="2020-10-21T18:12:00Z">
            <w:r>
              <w:rPr>
                <w:noProof/>
                <w:webHidden/>
              </w:rPr>
              <w:fldChar w:fldCharType="end"/>
            </w:r>
            <w:r w:rsidRPr="003D5B36">
              <w:rPr>
                <w:rStyle w:val="Hyperlink"/>
                <w:noProof/>
              </w:rPr>
              <w:fldChar w:fldCharType="end"/>
            </w:r>
          </w:ins>
        </w:p>
        <w:p w14:paraId="1A6C37AB" w14:textId="77777777" w:rsidR="00240DD9" w:rsidRDefault="00240DD9">
          <w:pPr>
            <w:pStyle w:val="TOC2"/>
            <w:tabs>
              <w:tab w:val="right" w:leader="dot" w:pos="3956"/>
            </w:tabs>
            <w:spacing w:after="0"/>
            <w:rPr>
              <w:ins w:id="559" w:author="Admin" w:date="2020-10-21T18:12:00Z"/>
              <w:rFonts w:asciiTheme="minorHAnsi" w:eastAsiaTheme="minorEastAsia" w:hAnsiTheme="minorHAnsi"/>
              <w:noProof/>
            </w:rPr>
            <w:pPrChange w:id="560" w:author="Admin" w:date="2020-10-21T18:12:00Z">
              <w:pPr>
                <w:pStyle w:val="TOC2"/>
                <w:tabs>
                  <w:tab w:val="right" w:leader="dot" w:pos="3956"/>
                </w:tabs>
              </w:pPr>
            </w:pPrChange>
          </w:pPr>
          <w:ins w:id="5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"_Toc54196450"</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Skill or Tool Products</w:t>
            </w:r>
            <w:r>
              <w:rPr>
                <w:noProof/>
                <w:webHidden/>
              </w:rPr>
              <w:tab/>
            </w:r>
            <w:r>
              <w:rPr>
                <w:noProof/>
                <w:webHidden/>
              </w:rPr>
              <w:fldChar w:fldCharType="begin"/>
            </w:r>
            <w:r>
              <w:rPr>
                <w:noProof/>
                <w:webHidden/>
              </w:rPr>
              <w:instrText xml:space="preserve"> PAGEREF _Toc54196450 \h </w:instrText>
            </w:r>
          </w:ins>
          <w:r>
            <w:rPr>
              <w:noProof/>
              <w:webHidden/>
            </w:rPr>
          </w:r>
          <w:r>
            <w:rPr>
              <w:noProof/>
              <w:webHidden/>
            </w:rPr>
            <w:fldChar w:fldCharType="separate"/>
          </w:r>
          <w:ins w:id="562" w:author="Admin" w:date="2020-10-21T18:16:00Z">
            <w:r w:rsidR="00CB1695">
              <w:rPr>
                <w:noProof/>
                <w:webHidden/>
              </w:rPr>
              <w:t>214</w:t>
            </w:r>
          </w:ins>
          <w:ins w:id="563" w:author="Admin" w:date="2020-10-21T18:12:00Z">
            <w:r>
              <w:rPr>
                <w:noProof/>
                <w:webHidden/>
              </w:rPr>
              <w:fldChar w:fldCharType="end"/>
            </w:r>
            <w:r w:rsidRPr="003D5B36">
              <w:rPr>
                <w:rStyle w:val="Hyperlink"/>
                <w:noProof/>
              </w:rPr>
              <w:fldChar w:fldCharType="end"/>
            </w:r>
          </w:ins>
        </w:p>
        <w:p w14:paraId="44A06693" w14:textId="77777777" w:rsidR="00240DD9" w:rsidRDefault="00240DD9">
          <w:pPr>
            <w:pStyle w:val="TOC3"/>
            <w:tabs>
              <w:tab w:val="right" w:leader="dot" w:pos="3956"/>
            </w:tabs>
            <w:spacing w:after="0"/>
            <w:rPr>
              <w:ins w:id="564" w:author="Admin" w:date="2020-10-21T18:12:00Z"/>
              <w:rFonts w:asciiTheme="minorHAnsi" w:eastAsiaTheme="minorEastAsia" w:hAnsiTheme="minorHAnsi"/>
              <w:noProof/>
            </w:rPr>
            <w:pPrChange w:id="565" w:author="Admin" w:date="2020-10-21T18:12:00Z">
              <w:pPr>
                <w:pStyle w:val="TOC3"/>
                <w:tabs>
                  <w:tab w:val="right" w:leader="dot" w:pos="3956"/>
                </w:tabs>
              </w:pPr>
            </w:pPrChange>
          </w:pPr>
          <w:ins w:id="5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"_Toc54196451"</w:instrText>
            </w:r>
            <w:r w:rsidRPr="003D5B36">
              <w:rPr>
                <w:rStyle w:val="Hyperlink"/>
                <w:noProof/>
              </w:rPr>
              <w:instrText xml:space="preserve"> </w:instrText>
            </w:r>
            <w:r w:rsidRPr="003D5B36">
              <w:rPr>
                <w:rStyle w:val="Hyperlink"/>
                <w:noProof/>
              </w:rPr>
              <w:fldChar w:fldCharType="separate"/>
            </w:r>
            <w:r w:rsidRPr="003D5B36">
              <w:rPr>
                <w:rStyle w:val="Hyperlink"/>
                <w:noProof/>
              </w:rPr>
              <w:t>Alchemy: Potions</w:t>
            </w:r>
            <w:r>
              <w:rPr>
                <w:noProof/>
                <w:webHidden/>
              </w:rPr>
              <w:tab/>
            </w:r>
            <w:r>
              <w:rPr>
                <w:noProof/>
                <w:webHidden/>
              </w:rPr>
              <w:fldChar w:fldCharType="begin"/>
            </w:r>
            <w:r>
              <w:rPr>
                <w:noProof/>
                <w:webHidden/>
              </w:rPr>
              <w:instrText xml:space="preserve"> PAGEREF _Toc54196451 \h </w:instrText>
            </w:r>
          </w:ins>
          <w:r>
            <w:rPr>
              <w:noProof/>
              <w:webHidden/>
            </w:rPr>
          </w:r>
          <w:r>
            <w:rPr>
              <w:noProof/>
              <w:webHidden/>
            </w:rPr>
            <w:fldChar w:fldCharType="separate"/>
          </w:r>
          <w:ins w:id="567" w:author="Admin" w:date="2020-10-21T18:16:00Z">
            <w:r w:rsidR="00CB1695">
              <w:rPr>
                <w:noProof/>
                <w:webHidden/>
              </w:rPr>
              <w:t>214</w:t>
            </w:r>
          </w:ins>
          <w:ins w:id="568" w:author="Admin" w:date="2020-10-21T18:12:00Z">
            <w:r>
              <w:rPr>
                <w:noProof/>
                <w:webHidden/>
              </w:rPr>
              <w:fldChar w:fldCharType="end"/>
            </w:r>
            <w:r w:rsidRPr="003D5B36">
              <w:rPr>
                <w:rStyle w:val="Hyperlink"/>
                <w:noProof/>
              </w:rPr>
              <w:fldChar w:fldCharType="end"/>
            </w:r>
          </w:ins>
        </w:p>
        <w:p w14:paraId="588BEBDE" w14:textId="77777777" w:rsidR="00240DD9" w:rsidRDefault="00240DD9">
          <w:pPr>
            <w:pStyle w:val="TOC3"/>
            <w:tabs>
              <w:tab w:val="right" w:leader="dot" w:pos="3956"/>
            </w:tabs>
            <w:spacing w:after="0"/>
            <w:rPr>
              <w:ins w:id="569" w:author="Admin" w:date="2020-10-21T18:12:00Z"/>
              <w:rFonts w:asciiTheme="minorHAnsi" w:eastAsiaTheme="minorEastAsia" w:hAnsiTheme="minorHAnsi"/>
              <w:noProof/>
            </w:rPr>
            <w:pPrChange w:id="570" w:author="Admin" w:date="2020-10-21T18:12:00Z">
              <w:pPr>
                <w:pStyle w:val="TOC3"/>
                <w:tabs>
                  <w:tab w:val="right" w:leader="dot" w:pos="3956"/>
                </w:tabs>
              </w:pPr>
            </w:pPrChange>
          </w:pPr>
          <w:ins w:id="5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"_Toc54196452"</w:instrText>
            </w:r>
            <w:r w:rsidRPr="003D5B36">
              <w:rPr>
                <w:rStyle w:val="Hyperlink"/>
                <w:noProof/>
              </w:rPr>
              <w:instrText xml:space="preserve"> </w:instrText>
            </w:r>
            <w:r w:rsidRPr="003D5B36">
              <w:rPr>
                <w:rStyle w:val="Hyperlink"/>
                <w:noProof/>
              </w:rPr>
              <w:fldChar w:fldCharType="separate"/>
            </w:r>
            <w:r w:rsidRPr="003D5B36">
              <w:rPr>
                <w:rStyle w:val="Hyperlink"/>
                <w:noProof/>
              </w:rPr>
              <w:t>Engineering: Devices</w:t>
            </w:r>
            <w:r>
              <w:rPr>
                <w:noProof/>
                <w:webHidden/>
              </w:rPr>
              <w:tab/>
            </w:r>
            <w:r>
              <w:rPr>
                <w:noProof/>
                <w:webHidden/>
              </w:rPr>
              <w:fldChar w:fldCharType="begin"/>
            </w:r>
            <w:r>
              <w:rPr>
                <w:noProof/>
                <w:webHidden/>
              </w:rPr>
              <w:instrText xml:space="preserve"> PAGEREF _Toc54196452 \h </w:instrText>
            </w:r>
          </w:ins>
          <w:r>
            <w:rPr>
              <w:noProof/>
              <w:webHidden/>
            </w:rPr>
          </w:r>
          <w:r>
            <w:rPr>
              <w:noProof/>
              <w:webHidden/>
            </w:rPr>
            <w:fldChar w:fldCharType="separate"/>
          </w:r>
          <w:ins w:id="572" w:author="Admin" w:date="2020-10-21T18:16:00Z">
            <w:r w:rsidR="00CB1695">
              <w:rPr>
                <w:noProof/>
                <w:webHidden/>
              </w:rPr>
              <w:t>220</w:t>
            </w:r>
          </w:ins>
          <w:ins w:id="573" w:author="Admin" w:date="2020-10-21T18:12:00Z">
            <w:r>
              <w:rPr>
                <w:noProof/>
                <w:webHidden/>
              </w:rPr>
              <w:fldChar w:fldCharType="end"/>
            </w:r>
            <w:r w:rsidRPr="003D5B36">
              <w:rPr>
                <w:rStyle w:val="Hyperlink"/>
                <w:noProof/>
              </w:rPr>
              <w:fldChar w:fldCharType="end"/>
            </w:r>
          </w:ins>
        </w:p>
        <w:p w14:paraId="0AE49505" w14:textId="77777777" w:rsidR="00240DD9" w:rsidRDefault="00240DD9">
          <w:pPr>
            <w:pStyle w:val="TOC3"/>
            <w:tabs>
              <w:tab w:val="right" w:leader="dot" w:pos="3956"/>
            </w:tabs>
            <w:spacing w:after="0"/>
            <w:rPr>
              <w:ins w:id="574" w:author="Admin" w:date="2020-10-21T18:12:00Z"/>
              <w:rFonts w:asciiTheme="minorHAnsi" w:eastAsiaTheme="minorEastAsia" w:hAnsiTheme="minorHAnsi"/>
              <w:noProof/>
            </w:rPr>
            <w:pPrChange w:id="575" w:author="Admin" w:date="2020-10-21T18:12:00Z">
              <w:pPr>
                <w:pStyle w:val="TOC3"/>
                <w:tabs>
                  <w:tab w:val="right" w:leader="dot" w:pos="3956"/>
                </w:tabs>
              </w:pPr>
            </w:pPrChange>
          </w:pPr>
          <w:ins w:id="5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"_Toc54196453"</w:instrText>
            </w:r>
            <w:r w:rsidRPr="003D5B36">
              <w:rPr>
                <w:rStyle w:val="Hyperlink"/>
                <w:noProof/>
              </w:rPr>
              <w:instrText xml:space="preserve"> </w:instrText>
            </w:r>
            <w:r w:rsidRPr="003D5B36">
              <w:rPr>
                <w:rStyle w:val="Hyperlink"/>
                <w:noProof/>
              </w:rPr>
              <w:fldChar w:fldCharType="separate"/>
            </w:r>
            <w:r w:rsidRPr="003D5B36">
              <w:rPr>
                <w:rStyle w:val="Hyperlink"/>
                <w:noProof/>
              </w:rPr>
              <w:t>Infusion Kit</w:t>
            </w:r>
            <w:r>
              <w:rPr>
                <w:noProof/>
                <w:webHidden/>
              </w:rPr>
              <w:tab/>
            </w:r>
            <w:r>
              <w:rPr>
                <w:noProof/>
                <w:webHidden/>
              </w:rPr>
              <w:fldChar w:fldCharType="begin"/>
            </w:r>
            <w:r>
              <w:rPr>
                <w:noProof/>
                <w:webHidden/>
              </w:rPr>
              <w:instrText xml:space="preserve"> PAGEREF _Toc54196453 \h </w:instrText>
            </w:r>
          </w:ins>
          <w:r>
            <w:rPr>
              <w:noProof/>
              <w:webHidden/>
            </w:rPr>
          </w:r>
          <w:r>
            <w:rPr>
              <w:noProof/>
              <w:webHidden/>
            </w:rPr>
            <w:fldChar w:fldCharType="separate"/>
          </w:r>
          <w:ins w:id="577" w:author="Admin" w:date="2020-10-21T18:16:00Z">
            <w:r w:rsidR="00CB1695">
              <w:rPr>
                <w:noProof/>
                <w:webHidden/>
              </w:rPr>
              <w:t>235</w:t>
            </w:r>
          </w:ins>
          <w:ins w:id="578" w:author="Admin" w:date="2020-10-21T18:12:00Z">
            <w:r>
              <w:rPr>
                <w:noProof/>
                <w:webHidden/>
              </w:rPr>
              <w:fldChar w:fldCharType="end"/>
            </w:r>
            <w:r w:rsidRPr="003D5B36">
              <w:rPr>
                <w:rStyle w:val="Hyperlink"/>
                <w:noProof/>
              </w:rPr>
              <w:fldChar w:fldCharType="end"/>
            </w:r>
          </w:ins>
        </w:p>
        <w:p w14:paraId="7E358D78" w14:textId="77777777" w:rsidR="00240DD9" w:rsidRDefault="00240DD9">
          <w:pPr>
            <w:pStyle w:val="TOC3"/>
            <w:tabs>
              <w:tab w:val="right" w:leader="dot" w:pos="3956"/>
            </w:tabs>
            <w:spacing w:after="0"/>
            <w:rPr>
              <w:ins w:id="579" w:author="Admin" w:date="2020-10-21T18:12:00Z"/>
              <w:rFonts w:asciiTheme="minorHAnsi" w:eastAsiaTheme="minorEastAsia" w:hAnsiTheme="minorHAnsi"/>
              <w:noProof/>
            </w:rPr>
            <w:pPrChange w:id="580" w:author="Admin" w:date="2020-10-21T18:12:00Z">
              <w:pPr>
                <w:pStyle w:val="TOC3"/>
                <w:tabs>
                  <w:tab w:val="right" w:leader="dot" w:pos="3956"/>
                </w:tabs>
              </w:pPr>
            </w:pPrChange>
          </w:pPr>
          <w:ins w:id="5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"_Toc54196454"</w:instrText>
            </w:r>
            <w:r w:rsidRPr="003D5B36">
              <w:rPr>
                <w:rStyle w:val="Hyperlink"/>
                <w:noProof/>
              </w:rPr>
              <w:instrText xml:space="preserve"> </w:instrText>
            </w:r>
            <w:r w:rsidRPr="003D5B36">
              <w:rPr>
                <w:rStyle w:val="Hyperlink"/>
                <w:noProof/>
              </w:rPr>
              <w:fldChar w:fldCharType="separate"/>
            </w:r>
            <w:r w:rsidRPr="003D5B36">
              <w:rPr>
                <w:rStyle w:val="Hyperlink"/>
                <w:noProof/>
              </w:rPr>
              <w:t>Jewelcrafting Kit</w:t>
            </w:r>
            <w:r>
              <w:rPr>
                <w:noProof/>
                <w:webHidden/>
              </w:rPr>
              <w:tab/>
            </w:r>
            <w:r>
              <w:rPr>
                <w:noProof/>
                <w:webHidden/>
              </w:rPr>
              <w:fldChar w:fldCharType="begin"/>
            </w:r>
            <w:r>
              <w:rPr>
                <w:noProof/>
                <w:webHidden/>
              </w:rPr>
              <w:instrText xml:space="preserve"> PAGEREF _Toc54196454 \h </w:instrText>
            </w:r>
          </w:ins>
          <w:r>
            <w:rPr>
              <w:noProof/>
              <w:webHidden/>
            </w:rPr>
          </w:r>
          <w:r>
            <w:rPr>
              <w:noProof/>
              <w:webHidden/>
            </w:rPr>
            <w:fldChar w:fldCharType="separate"/>
          </w:r>
          <w:ins w:id="582" w:author="Admin" w:date="2020-10-21T18:16:00Z">
            <w:r w:rsidR="00CB1695">
              <w:rPr>
                <w:noProof/>
                <w:webHidden/>
              </w:rPr>
              <w:t>236</w:t>
            </w:r>
          </w:ins>
          <w:ins w:id="583" w:author="Admin" w:date="2020-10-21T18:12:00Z">
            <w:r>
              <w:rPr>
                <w:noProof/>
                <w:webHidden/>
              </w:rPr>
              <w:fldChar w:fldCharType="end"/>
            </w:r>
            <w:r w:rsidRPr="003D5B36">
              <w:rPr>
                <w:rStyle w:val="Hyperlink"/>
                <w:noProof/>
              </w:rPr>
              <w:fldChar w:fldCharType="end"/>
            </w:r>
          </w:ins>
        </w:p>
        <w:p w14:paraId="67813EAF" w14:textId="77777777" w:rsidR="00240DD9" w:rsidRDefault="00240DD9">
          <w:pPr>
            <w:pStyle w:val="TOC3"/>
            <w:tabs>
              <w:tab w:val="right" w:leader="dot" w:pos="3956"/>
            </w:tabs>
            <w:spacing w:after="0"/>
            <w:rPr>
              <w:ins w:id="584" w:author="Admin" w:date="2020-10-21T18:12:00Z"/>
              <w:rFonts w:asciiTheme="minorHAnsi" w:eastAsiaTheme="minorEastAsia" w:hAnsiTheme="minorHAnsi"/>
              <w:noProof/>
            </w:rPr>
            <w:pPrChange w:id="585" w:author="Admin" w:date="2020-10-21T18:12:00Z">
              <w:pPr>
                <w:pStyle w:val="TOC3"/>
                <w:tabs>
                  <w:tab w:val="right" w:leader="dot" w:pos="3956"/>
                </w:tabs>
              </w:pPr>
            </w:pPrChange>
          </w:pPr>
          <w:ins w:id="5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"_Toc54196455"</w:instrText>
            </w:r>
            <w:r w:rsidRPr="003D5B36">
              <w:rPr>
                <w:rStyle w:val="Hyperlink"/>
                <w:noProof/>
              </w:rPr>
              <w:instrText xml:space="preserve"> </w:instrText>
            </w:r>
            <w:r w:rsidRPr="003D5B36">
              <w:rPr>
                <w:rStyle w:val="Hyperlink"/>
                <w:noProof/>
              </w:rPr>
              <w:fldChar w:fldCharType="separate"/>
            </w:r>
            <w:r w:rsidRPr="003D5B36">
              <w:rPr>
                <w:rStyle w:val="Hyperlink"/>
                <w:noProof/>
              </w:rPr>
              <w:t>Poisons and Plagues</w:t>
            </w:r>
            <w:r>
              <w:rPr>
                <w:noProof/>
                <w:webHidden/>
              </w:rPr>
              <w:tab/>
            </w:r>
            <w:r>
              <w:rPr>
                <w:noProof/>
                <w:webHidden/>
              </w:rPr>
              <w:fldChar w:fldCharType="begin"/>
            </w:r>
            <w:r>
              <w:rPr>
                <w:noProof/>
                <w:webHidden/>
              </w:rPr>
              <w:instrText xml:space="preserve"> PAGEREF _Toc54196455 \h </w:instrText>
            </w:r>
          </w:ins>
          <w:r>
            <w:rPr>
              <w:noProof/>
              <w:webHidden/>
            </w:rPr>
          </w:r>
          <w:r>
            <w:rPr>
              <w:noProof/>
              <w:webHidden/>
            </w:rPr>
            <w:fldChar w:fldCharType="separate"/>
          </w:r>
          <w:ins w:id="587" w:author="Admin" w:date="2020-10-21T18:16:00Z">
            <w:r w:rsidR="00CB1695">
              <w:rPr>
                <w:noProof/>
                <w:webHidden/>
              </w:rPr>
              <w:t>237</w:t>
            </w:r>
          </w:ins>
          <w:ins w:id="588" w:author="Admin" w:date="2020-10-21T18:12:00Z">
            <w:r>
              <w:rPr>
                <w:noProof/>
                <w:webHidden/>
              </w:rPr>
              <w:fldChar w:fldCharType="end"/>
            </w:r>
            <w:r w:rsidRPr="003D5B36">
              <w:rPr>
                <w:rStyle w:val="Hyperlink"/>
                <w:noProof/>
              </w:rPr>
              <w:fldChar w:fldCharType="end"/>
            </w:r>
          </w:ins>
        </w:p>
        <w:p w14:paraId="644EB6C9" w14:textId="77777777" w:rsidR="00240DD9" w:rsidRDefault="00240DD9">
          <w:pPr>
            <w:pStyle w:val="TOC1"/>
            <w:tabs>
              <w:tab w:val="right" w:leader="dot" w:pos="3956"/>
            </w:tabs>
            <w:spacing w:after="0"/>
            <w:rPr>
              <w:ins w:id="589" w:author="Admin" w:date="2020-10-21T18:12:00Z"/>
              <w:rFonts w:asciiTheme="minorHAnsi" w:eastAsiaTheme="minorEastAsia" w:hAnsiTheme="minorHAnsi"/>
              <w:noProof/>
            </w:rPr>
            <w:pPrChange w:id="590" w:author="Admin" w:date="2020-10-21T18:12:00Z">
              <w:pPr>
                <w:pStyle w:val="TOC1"/>
                <w:tabs>
                  <w:tab w:val="right" w:leader="dot" w:pos="3956"/>
                </w:tabs>
              </w:pPr>
            </w:pPrChange>
          </w:pPr>
          <w:ins w:id="5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"_Toc54196456"</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6: Customization Options</w:t>
            </w:r>
            <w:r>
              <w:rPr>
                <w:noProof/>
                <w:webHidden/>
              </w:rPr>
              <w:tab/>
            </w:r>
            <w:r>
              <w:rPr>
                <w:noProof/>
                <w:webHidden/>
              </w:rPr>
              <w:fldChar w:fldCharType="begin"/>
            </w:r>
            <w:r>
              <w:rPr>
                <w:noProof/>
                <w:webHidden/>
              </w:rPr>
              <w:instrText xml:space="preserve"> PAGEREF _Toc54196456 \h </w:instrText>
            </w:r>
          </w:ins>
          <w:r>
            <w:rPr>
              <w:noProof/>
              <w:webHidden/>
            </w:rPr>
          </w:r>
          <w:r>
            <w:rPr>
              <w:noProof/>
              <w:webHidden/>
            </w:rPr>
            <w:fldChar w:fldCharType="separate"/>
          </w:r>
          <w:ins w:id="592" w:author="Admin" w:date="2020-10-21T18:16:00Z">
            <w:r w:rsidR="00CB1695">
              <w:rPr>
                <w:noProof/>
                <w:webHidden/>
              </w:rPr>
              <w:t>240</w:t>
            </w:r>
          </w:ins>
          <w:ins w:id="593" w:author="Admin" w:date="2020-10-21T18:12:00Z">
            <w:r>
              <w:rPr>
                <w:noProof/>
                <w:webHidden/>
              </w:rPr>
              <w:fldChar w:fldCharType="end"/>
            </w:r>
            <w:r w:rsidRPr="003D5B36">
              <w:rPr>
                <w:rStyle w:val="Hyperlink"/>
                <w:noProof/>
              </w:rPr>
              <w:fldChar w:fldCharType="end"/>
            </w:r>
          </w:ins>
        </w:p>
        <w:p w14:paraId="3AC7167C" w14:textId="77777777" w:rsidR="00240DD9" w:rsidRDefault="00240DD9">
          <w:pPr>
            <w:pStyle w:val="TOC2"/>
            <w:tabs>
              <w:tab w:val="right" w:leader="dot" w:pos="3956"/>
            </w:tabs>
            <w:spacing w:after="0"/>
            <w:rPr>
              <w:ins w:id="594" w:author="Admin" w:date="2020-10-21T18:12:00Z"/>
              <w:rFonts w:asciiTheme="minorHAnsi" w:eastAsiaTheme="minorEastAsia" w:hAnsiTheme="minorHAnsi"/>
              <w:noProof/>
            </w:rPr>
            <w:pPrChange w:id="595" w:author="Admin" w:date="2020-10-21T18:12:00Z">
              <w:pPr>
                <w:pStyle w:val="TOC2"/>
                <w:tabs>
                  <w:tab w:val="right" w:leader="dot" w:pos="3956"/>
                </w:tabs>
              </w:pPr>
            </w:pPrChange>
          </w:pPr>
          <w:ins w:id="59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"_Toc54196457"</w:instrText>
            </w:r>
            <w:r w:rsidRPr="003D5B36">
              <w:rPr>
                <w:rStyle w:val="Hyperlink"/>
                <w:noProof/>
              </w:rPr>
              <w:instrText xml:space="preserve"> </w:instrText>
            </w:r>
            <w:r w:rsidRPr="003D5B36">
              <w:rPr>
                <w:rStyle w:val="Hyperlink"/>
                <w:noProof/>
              </w:rPr>
              <w:fldChar w:fldCharType="separate"/>
            </w:r>
            <w:r w:rsidRPr="003D5B36">
              <w:rPr>
                <w:rStyle w:val="Hyperlink"/>
                <w:noProof/>
              </w:rPr>
              <w:t>Multiclassing</w:t>
            </w:r>
            <w:r>
              <w:rPr>
                <w:noProof/>
                <w:webHidden/>
              </w:rPr>
              <w:tab/>
            </w:r>
            <w:r>
              <w:rPr>
                <w:noProof/>
                <w:webHidden/>
              </w:rPr>
              <w:fldChar w:fldCharType="begin"/>
            </w:r>
            <w:r>
              <w:rPr>
                <w:noProof/>
                <w:webHidden/>
              </w:rPr>
              <w:instrText xml:space="preserve"> PAGEREF _Toc54196457 \h </w:instrText>
            </w:r>
          </w:ins>
          <w:r>
            <w:rPr>
              <w:noProof/>
              <w:webHidden/>
            </w:rPr>
          </w:r>
          <w:r>
            <w:rPr>
              <w:noProof/>
              <w:webHidden/>
            </w:rPr>
            <w:fldChar w:fldCharType="separate"/>
          </w:r>
          <w:ins w:id="597" w:author="Admin" w:date="2020-10-21T18:16:00Z">
            <w:r w:rsidR="00CB1695">
              <w:rPr>
                <w:noProof/>
                <w:webHidden/>
              </w:rPr>
              <w:t>240</w:t>
            </w:r>
          </w:ins>
          <w:ins w:id="598" w:author="Admin" w:date="2020-10-21T18:12:00Z">
            <w:r>
              <w:rPr>
                <w:noProof/>
                <w:webHidden/>
              </w:rPr>
              <w:fldChar w:fldCharType="end"/>
            </w:r>
            <w:r w:rsidRPr="003D5B36">
              <w:rPr>
                <w:rStyle w:val="Hyperlink"/>
                <w:noProof/>
              </w:rPr>
              <w:fldChar w:fldCharType="end"/>
            </w:r>
          </w:ins>
        </w:p>
        <w:p w14:paraId="02B6683F" w14:textId="77777777" w:rsidR="00240DD9" w:rsidRDefault="00240DD9">
          <w:pPr>
            <w:pStyle w:val="TOC2"/>
            <w:tabs>
              <w:tab w:val="right" w:leader="dot" w:pos="3956"/>
            </w:tabs>
            <w:spacing w:after="0"/>
            <w:rPr>
              <w:ins w:id="599" w:author="Admin" w:date="2020-10-21T18:12:00Z"/>
              <w:rFonts w:asciiTheme="minorHAnsi" w:eastAsiaTheme="minorEastAsia" w:hAnsiTheme="minorHAnsi"/>
              <w:noProof/>
            </w:rPr>
            <w:pPrChange w:id="600" w:author="Admin" w:date="2020-10-21T18:12:00Z">
              <w:pPr>
                <w:pStyle w:val="TOC2"/>
                <w:tabs>
                  <w:tab w:val="right" w:leader="dot" w:pos="3956"/>
                </w:tabs>
              </w:pPr>
            </w:pPrChange>
          </w:pPr>
          <w:ins w:id="6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"_Toc54196458"</w:instrText>
            </w:r>
            <w:r w:rsidRPr="003D5B36">
              <w:rPr>
                <w:rStyle w:val="Hyperlink"/>
                <w:noProof/>
              </w:rPr>
              <w:instrText xml:space="preserve"> </w:instrText>
            </w:r>
            <w:r w:rsidRPr="003D5B36">
              <w:rPr>
                <w:rStyle w:val="Hyperlink"/>
                <w:noProof/>
              </w:rPr>
              <w:fldChar w:fldCharType="separate"/>
            </w:r>
            <w:r w:rsidRPr="003D5B36">
              <w:rPr>
                <w:rStyle w:val="Hyperlink"/>
                <w:noProof/>
              </w:rPr>
              <w:t>Feats</w:t>
            </w:r>
            <w:r>
              <w:rPr>
                <w:noProof/>
                <w:webHidden/>
              </w:rPr>
              <w:tab/>
            </w:r>
            <w:r>
              <w:rPr>
                <w:noProof/>
                <w:webHidden/>
              </w:rPr>
              <w:fldChar w:fldCharType="begin"/>
            </w:r>
            <w:r>
              <w:rPr>
                <w:noProof/>
                <w:webHidden/>
              </w:rPr>
              <w:instrText xml:space="preserve"> PAGEREF _Toc54196458 \h </w:instrText>
            </w:r>
          </w:ins>
          <w:r>
            <w:rPr>
              <w:noProof/>
              <w:webHidden/>
            </w:rPr>
          </w:r>
          <w:r>
            <w:rPr>
              <w:noProof/>
              <w:webHidden/>
            </w:rPr>
            <w:fldChar w:fldCharType="separate"/>
          </w:r>
          <w:ins w:id="602" w:author="Admin" w:date="2020-10-21T18:16:00Z">
            <w:r w:rsidR="00CB1695">
              <w:rPr>
                <w:noProof/>
                <w:webHidden/>
              </w:rPr>
              <w:t>241</w:t>
            </w:r>
          </w:ins>
          <w:ins w:id="603" w:author="Admin" w:date="2020-10-21T18:12:00Z">
            <w:r>
              <w:rPr>
                <w:noProof/>
                <w:webHidden/>
              </w:rPr>
              <w:fldChar w:fldCharType="end"/>
            </w:r>
            <w:r w:rsidRPr="003D5B36">
              <w:rPr>
                <w:rStyle w:val="Hyperlink"/>
                <w:noProof/>
              </w:rPr>
              <w:fldChar w:fldCharType="end"/>
            </w:r>
          </w:ins>
        </w:p>
        <w:p w14:paraId="2AC9DA28" w14:textId="77777777" w:rsidR="00240DD9" w:rsidRDefault="00240DD9">
          <w:pPr>
            <w:pStyle w:val="TOC1"/>
            <w:tabs>
              <w:tab w:val="right" w:leader="dot" w:pos="3956"/>
            </w:tabs>
            <w:spacing w:after="0"/>
            <w:rPr>
              <w:ins w:id="604" w:author="Admin" w:date="2020-10-21T18:12:00Z"/>
              <w:rFonts w:asciiTheme="minorHAnsi" w:eastAsiaTheme="minorEastAsia" w:hAnsiTheme="minorHAnsi"/>
              <w:noProof/>
            </w:rPr>
            <w:pPrChange w:id="605" w:author="Admin" w:date="2020-10-21T18:12:00Z">
              <w:pPr>
                <w:pStyle w:val="TOC1"/>
                <w:tabs>
                  <w:tab w:val="right" w:leader="dot" w:pos="3956"/>
                </w:tabs>
              </w:pPr>
            </w:pPrChange>
          </w:pPr>
          <w:ins w:id="6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"_Toc54196459"</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7: Using Ability Scores, Skills, and Tools</w:t>
            </w:r>
            <w:r>
              <w:rPr>
                <w:noProof/>
                <w:webHidden/>
              </w:rPr>
              <w:tab/>
            </w:r>
            <w:r>
              <w:rPr>
                <w:noProof/>
                <w:webHidden/>
              </w:rPr>
              <w:fldChar w:fldCharType="begin"/>
            </w:r>
            <w:r>
              <w:rPr>
                <w:noProof/>
                <w:webHidden/>
              </w:rPr>
              <w:instrText xml:space="preserve"> PAGEREF _Toc54196459 \h </w:instrText>
            </w:r>
          </w:ins>
          <w:r>
            <w:rPr>
              <w:noProof/>
              <w:webHidden/>
            </w:rPr>
          </w:r>
          <w:r>
            <w:rPr>
              <w:noProof/>
              <w:webHidden/>
            </w:rPr>
            <w:fldChar w:fldCharType="separate"/>
          </w:r>
          <w:ins w:id="607" w:author="Admin" w:date="2020-10-21T18:16:00Z">
            <w:r w:rsidR="00CB1695">
              <w:rPr>
                <w:noProof/>
                <w:webHidden/>
              </w:rPr>
              <w:t>246</w:t>
            </w:r>
          </w:ins>
          <w:ins w:id="608" w:author="Admin" w:date="2020-10-21T18:12:00Z">
            <w:r>
              <w:rPr>
                <w:noProof/>
                <w:webHidden/>
              </w:rPr>
              <w:fldChar w:fldCharType="end"/>
            </w:r>
            <w:r w:rsidRPr="003D5B36">
              <w:rPr>
                <w:rStyle w:val="Hyperlink"/>
                <w:noProof/>
              </w:rPr>
              <w:fldChar w:fldCharType="end"/>
            </w:r>
          </w:ins>
        </w:p>
        <w:p w14:paraId="1CC2FCE3" w14:textId="77777777" w:rsidR="00240DD9" w:rsidRDefault="00240DD9">
          <w:pPr>
            <w:pStyle w:val="TOC2"/>
            <w:tabs>
              <w:tab w:val="right" w:leader="dot" w:pos="3956"/>
            </w:tabs>
            <w:spacing w:after="0"/>
            <w:rPr>
              <w:ins w:id="609" w:author="Admin" w:date="2020-10-21T18:12:00Z"/>
              <w:rFonts w:asciiTheme="minorHAnsi" w:eastAsiaTheme="minorEastAsia" w:hAnsiTheme="minorHAnsi"/>
              <w:noProof/>
            </w:rPr>
            <w:pPrChange w:id="610" w:author="Admin" w:date="2020-10-21T18:12:00Z">
              <w:pPr>
                <w:pStyle w:val="TOC2"/>
                <w:tabs>
                  <w:tab w:val="right" w:leader="dot" w:pos="3956"/>
                </w:tabs>
              </w:pPr>
            </w:pPrChange>
          </w:pPr>
          <w:ins w:id="6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"_Toc54196460"</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Ability Proficiency and Expertise</w:t>
            </w:r>
            <w:r>
              <w:rPr>
                <w:noProof/>
                <w:webHidden/>
              </w:rPr>
              <w:tab/>
            </w:r>
            <w:r>
              <w:rPr>
                <w:noProof/>
                <w:webHidden/>
              </w:rPr>
              <w:fldChar w:fldCharType="begin"/>
            </w:r>
            <w:r>
              <w:rPr>
                <w:noProof/>
                <w:webHidden/>
              </w:rPr>
              <w:instrText xml:space="preserve"> PAGEREF _Toc54196460 \h </w:instrText>
            </w:r>
          </w:ins>
          <w:r>
            <w:rPr>
              <w:noProof/>
              <w:webHidden/>
            </w:rPr>
          </w:r>
          <w:r>
            <w:rPr>
              <w:noProof/>
              <w:webHidden/>
            </w:rPr>
            <w:fldChar w:fldCharType="separate"/>
          </w:r>
          <w:ins w:id="612" w:author="Admin" w:date="2020-10-21T18:16:00Z">
            <w:r w:rsidR="00CB1695">
              <w:rPr>
                <w:noProof/>
                <w:webHidden/>
              </w:rPr>
              <w:t>246</w:t>
            </w:r>
          </w:ins>
          <w:ins w:id="613" w:author="Admin" w:date="2020-10-21T18:12:00Z">
            <w:r>
              <w:rPr>
                <w:noProof/>
                <w:webHidden/>
              </w:rPr>
              <w:fldChar w:fldCharType="end"/>
            </w:r>
            <w:r w:rsidRPr="003D5B36">
              <w:rPr>
                <w:rStyle w:val="Hyperlink"/>
                <w:noProof/>
              </w:rPr>
              <w:fldChar w:fldCharType="end"/>
            </w:r>
          </w:ins>
        </w:p>
        <w:p w14:paraId="7F6C5E76" w14:textId="77777777" w:rsidR="00240DD9" w:rsidRDefault="00240DD9">
          <w:pPr>
            <w:pStyle w:val="TOC2"/>
            <w:tabs>
              <w:tab w:val="right" w:leader="dot" w:pos="3956"/>
            </w:tabs>
            <w:spacing w:after="0"/>
            <w:rPr>
              <w:ins w:id="614" w:author="Admin" w:date="2020-10-21T18:12:00Z"/>
              <w:rFonts w:asciiTheme="minorHAnsi" w:eastAsiaTheme="minorEastAsia" w:hAnsiTheme="minorHAnsi"/>
              <w:noProof/>
            </w:rPr>
            <w:pPrChange w:id="615" w:author="Admin" w:date="2020-10-21T18:12:00Z">
              <w:pPr>
                <w:pStyle w:val="TOC2"/>
                <w:tabs>
                  <w:tab w:val="right" w:leader="dot" w:pos="3956"/>
                </w:tabs>
              </w:pPr>
            </w:pPrChange>
          </w:pPr>
          <w:ins w:id="6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"_Toc54196461"</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Crafting</w:t>
            </w:r>
            <w:r>
              <w:rPr>
                <w:noProof/>
                <w:webHidden/>
              </w:rPr>
              <w:tab/>
            </w:r>
            <w:r>
              <w:rPr>
                <w:noProof/>
                <w:webHidden/>
              </w:rPr>
              <w:fldChar w:fldCharType="begin"/>
            </w:r>
            <w:r>
              <w:rPr>
                <w:noProof/>
                <w:webHidden/>
              </w:rPr>
              <w:instrText xml:space="preserve"> PAGEREF _Toc54196461 \h </w:instrText>
            </w:r>
          </w:ins>
          <w:r>
            <w:rPr>
              <w:noProof/>
              <w:webHidden/>
            </w:rPr>
          </w:r>
          <w:r>
            <w:rPr>
              <w:noProof/>
              <w:webHidden/>
            </w:rPr>
            <w:fldChar w:fldCharType="separate"/>
          </w:r>
          <w:ins w:id="617" w:author="Admin" w:date="2020-10-21T18:16:00Z">
            <w:r w:rsidR="00CB1695">
              <w:rPr>
                <w:noProof/>
                <w:webHidden/>
              </w:rPr>
              <w:t>246</w:t>
            </w:r>
          </w:ins>
          <w:ins w:id="618" w:author="Admin" w:date="2020-10-21T18:12:00Z">
            <w:r>
              <w:rPr>
                <w:noProof/>
                <w:webHidden/>
              </w:rPr>
              <w:fldChar w:fldCharType="end"/>
            </w:r>
            <w:r w:rsidRPr="003D5B36">
              <w:rPr>
                <w:rStyle w:val="Hyperlink"/>
                <w:noProof/>
              </w:rPr>
              <w:fldChar w:fldCharType="end"/>
            </w:r>
          </w:ins>
        </w:p>
        <w:p w14:paraId="7B70D870" w14:textId="77777777" w:rsidR="00240DD9" w:rsidRDefault="00240DD9">
          <w:pPr>
            <w:pStyle w:val="TOC2"/>
            <w:tabs>
              <w:tab w:val="right" w:leader="dot" w:pos="3956"/>
            </w:tabs>
            <w:spacing w:after="0"/>
            <w:rPr>
              <w:ins w:id="619" w:author="Admin" w:date="2020-10-21T18:12:00Z"/>
              <w:rFonts w:asciiTheme="minorHAnsi" w:eastAsiaTheme="minorEastAsia" w:hAnsiTheme="minorHAnsi"/>
              <w:noProof/>
            </w:rPr>
            <w:pPrChange w:id="620" w:author="Admin" w:date="2020-10-21T18:12:00Z">
              <w:pPr>
                <w:pStyle w:val="TOC2"/>
                <w:tabs>
                  <w:tab w:val="right" w:leader="dot" w:pos="3956"/>
                </w:tabs>
              </w:pPr>
            </w:pPrChange>
          </w:pPr>
          <w:ins w:id="6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"_Toc54196462"</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Discovery</w:t>
            </w:r>
            <w:r>
              <w:rPr>
                <w:noProof/>
                <w:webHidden/>
              </w:rPr>
              <w:tab/>
            </w:r>
            <w:r>
              <w:rPr>
                <w:noProof/>
                <w:webHidden/>
              </w:rPr>
              <w:fldChar w:fldCharType="begin"/>
            </w:r>
            <w:r>
              <w:rPr>
                <w:noProof/>
                <w:webHidden/>
              </w:rPr>
              <w:instrText xml:space="preserve"> PAGEREF _Toc54196462 \h </w:instrText>
            </w:r>
          </w:ins>
          <w:r>
            <w:rPr>
              <w:noProof/>
              <w:webHidden/>
            </w:rPr>
          </w:r>
          <w:r>
            <w:rPr>
              <w:noProof/>
              <w:webHidden/>
            </w:rPr>
            <w:fldChar w:fldCharType="separate"/>
          </w:r>
          <w:ins w:id="622" w:author="Admin" w:date="2020-10-21T18:16:00Z">
            <w:r w:rsidR="00CB1695">
              <w:rPr>
                <w:noProof/>
                <w:webHidden/>
              </w:rPr>
              <w:t>247</w:t>
            </w:r>
          </w:ins>
          <w:ins w:id="623" w:author="Admin" w:date="2020-10-21T18:12:00Z">
            <w:r>
              <w:rPr>
                <w:noProof/>
                <w:webHidden/>
              </w:rPr>
              <w:fldChar w:fldCharType="end"/>
            </w:r>
            <w:r w:rsidRPr="003D5B36">
              <w:rPr>
                <w:rStyle w:val="Hyperlink"/>
                <w:noProof/>
              </w:rPr>
              <w:fldChar w:fldCharType="end"/>
            </w:r>
          </w:ins>
        </w:p>
        <w:p w14:paraId="332C3F64" w14:textId="77777777" w:rsidR="00240DD9" w:rsidRDefault="00240DD9">
          <w:pPr>
            <w:pStyle w:val="TOC2"/>
            <w:tabs>
              <w:tab w:val="right" w:leader="dot" w:pos="3956"/>
            </w:tabs>
            <w:spacing w:after="0"/>
            <w:rPr>
              <w:ins w:id="624" w:author="Admin" w:date="2020-10-21T18:12:00Z"/>
              <w:rFonts w:asciiTheme="minorHAnsi" w:eastAsiaTheme="minorEastAsia" w:hAnsiTheme="minorHAnsi"/>
              <w:noProof/>
            </w:rPr>
            <w:pPrChange w:id="625" w:author="Admin" w:date="2020-10-21T18:12:00Z">
              <w:pPr>
                <w:pStyle w:val="TOC2"/>
                <w:tabs>
                  <w:tab w:val="right" w:leader="dot" w:pos="3956"/>
                </w:tabs>
              </w:pPr>
            </w:pPrChange>
          </w:pPr>
          <w:ins w:id="6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"_Toc54196463"</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Item Creation Complexity and Cost Table</w:t>
            </w:r>
            <w:r>
              <w:rPr>
                <w:noProof/>
                <w:webHidden/>
              </w:rPr>
              <w:tab/>
            </w:r>
            <w:r>
              <w:rPr>
                <w:noProof/>
                <w:webHidden/>
              </w:rPr>
              <w:fldChar w:fldCharType="begin"/>
            </w:r>
            <w:r>
              <w:rPr>
                <w:noProof/>
                <w:webHidden/>
              </w:rPr>
              <w:instrText xml:space="preserve"> PAGEREF _Toc54196463 \h </w:instrText>
            </w:r>
          </w:ins>
          <w:r>
            <w:rPr>
              <w:noProof/>
              <w:webHidden/>
            </w:rPr>
          </w:r>
          <w:r>
            <w:rPr>
              <w:noProof/>
              <w:webHidden/>
            </w:rPr>
            <w:fldChar w:fldCharType="separate"/>
          </w:r>
          <w:ins w:id="627" w:author="Admin" w:date="2020-10-21T18:16:00Z">
            <w:r w:rsidR="00CB1695">
              <w:rPr>
                <w:noProof/>
                <w:webHidden/>
              </w:rPr>
              <w:t>247</w:t>
            </w:r>
          </w:ins>
          <w:ins w:id="628" w:author="Admin" w:date="2020-10-21T18:12:00Z">
            <w:r>
              <w:rPr>
                <w:noProof/>
                <w:webHidden/>
              </w:rPr>
              <w:fldChar w:fldCharType="end"/>
            </w:r>
            <w:r w:rsidRPr="003D5B36">
              <w:rPr>
                <w:rStyle w:val="Hyperlink"/>
                <w:noProof/>
              </w:rPr>
              <w:fldChar w:fldCharType="end"/>
            </w:r>
          </w:ins>
        </w:p>
        <w:p w14:paraId="4388BF29" w14:textId="77777777" w:rsidR="00240DD9" w:rsidRDefault="00240DD9">
          <w:pPr>
            <w:pStyle w:val="TOC2"/>
            <w:tabs>
              <w:tab w:val="right" w:leader="dot" w:pos="3956"/>
            </w:tabs>
            <w:spacing w:after="0"/>
            <w:rPr>
              <w:ins w:id="629" w:author="Admin" w:date="2020-10-21T18:12:00Z"/>
              <w:rFonts w:asciiTheme="minorHAnsi" w:eastAsiaTheme="minorEastAsia" w:hAnsiTheme="minorHAnsi"/>
              <w:noProof/>
            </w:rPr>
            <w:pPrChange w:id="630" w:author="Admin" w:date="2020-10-21T18:12:00Z">
              <w:pPr>
                <w:pStyle w:val="TOC2"/>
                <w:tabs>
                  <w:tab w:val="right" w:leader="dot" w:pos="3956"/>
                </w:tabs>
              </w:pPr>
            </w:pPrChange>
          </w:pPr>
          <w:ins w:id="63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"_Toc54196464"</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Tools: Gathering</w:t>
            </w:r>
            <w:r>
              <w:rPr>
                <w:noProof/>
                <w:webHidden/>
              </w:rPr>
              <w:tab/>
            </w:r>
            <w:r>
              <w:rPr>
                <w:noProof/>
                <w:webHidden/>
              </w:rPr>
              <w:fldChar w:fldCharType="begin"/>
            </w:r>
            <w:r>
              <w:rPr>
                <w:noProof/>
                <w:webHidden/>
              </w:rPr>
              <w:instrText xml:space="preserve"> PAGEREF _Toc54196464 \h </w:instrText>
            </w:r>
          </w:ins>
          <w:r>
            <w:rPr>
              <w:noProof/>
              <w:webHidden/>
            </w:rPr>
          </w:r>
          <w:r>
            <w:rPr>
              <w:noProof/>
              <w:webHidden/>
            </w:rPr>
            <w:fldChar w:fldCharType="separate"/>
          </w:r>
          <w:ins w:id="632" w:author="Admin" w:date="2020-10-21T18:16:00Z">
            <w:r w:rsidR="00CB1695">
              <w:rPr>
                <w:noProof/>
                <w:webHidden/>
              </w:rPr>
              <w:t>249</w:t>
            </w:r>
          </w:ins>
          <w:ins w:id="633" w:author="Admin" w:date="2020-10-21T18:12:00Z">
            <w:r>
              <w:rPr>
                <w:noProof/>
                <w:webHidden/>
              </w:rPr>
              <w:fldChar w:fldCharType="end"/>
            </w:r>
            <w:r w:rsidRPr="003D5B36">
              <w:rPr>
                <w:rStyle w:val="Hyperlink"/>
                <w:noProof/>
              </w:rPr>
              <w:fldChar w:fldCharType="end"/>
            </w:r>
          </w:ins>
        </w:p>
        <w:p w14:paraId="701A6DF2" w14:textId="77777777" w:rsidR="00240DD9" w:rsidRDefault="00240DD9">
          <w:pPr>
            <w:pStyle w:val="TOC3"/>
            <w:tabs>
              <w:tab w:val="right" w:leader="dot" w:pos="3956"/>
            </w:tabs>
            <w:spacing w:after="0"/>
            <w:rPr>
              <w:ins w:id="634" w:author="Admin" w:date="2020-10-21T18:12:00Z"/>
              <w:rFonts w:asciiTheme="minorHAnsi" w:eastAsiaTheme="minorEastAsia" w:hAnsiTheme="minorHAnsi"/>
              <w:noProof/>
            </w:rPr>
            <w:pPrChange w:id="635" w:author="Admin" w:date="2020-10-21T18:12:00Z">
              <w:pPr>
                <w:pStyle w:val="TOC3"/>
                <w:tabs>
                  <w:tab w:val="right" w:leader="dot" w:pos="3956"/>
                </w:tabs>
              </w:pPr>
            </w:pPrChange>
          </w:pPr>
          <w:ins w:id="6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"_Toc54196465"</w:instrText>
            </w:r>
            <w:r w:rsidRPr="003D5B36">
              <w:rPr>
                <w:rStyle w:val="Hyperlink"/>
                <w:noProof/>
              </w:rPr>
              <w:instrText xml:space="preserve"> </w:instrText>
            </w:r>
            <w:r w:rsidRPr="003D5B36">
              <w:rPr>
                <w:rStyle w:val="Hyperlink"/>
                <w:noProof/>
              </w:rPr>
              <w:fldChar w:fldCharType="separate"/>
            </w:r>
            <w:r w:rsidRPr="003D5B36">
              <w:rPr>
                <w:rStyle w:val="Hyperlink"/>
                <w:noProof/>
              </w:rPr>
              <w:t>Harvesting Nodes</w:t>
            </w:r>
            <w:r>
              <w:rPr>
                <w:noProof/>
                <w:webHidden/>
              </w:rPr>
              <w:tab/>
            </w:r>
            <w:r>
              <w:rPr>
                <w:noProof/>
                <w:webHidden/>
              </w:rPr>
              <w:fldChar w:fldCharType="begin"/>
            </w:r>
            <w:r>
              <w:rPr>
                <w:noProof/>
                <w:webHidden/>
              </w:rPr>
              <w:instrText xml:space="preserve"> PAGEREF _Toc54196465 \h </w:instrText>
            </w:r>
          </w:ins>
          <w:r>
            <w:rPr>
              <w:noProof/>
              <w:webHidden/>
            </w:rPr>
          </w:r>
          <w:r>
            <w:rPr>
              <w:noProof/>
              <w:webHidden/>
            </w:rPr>
            <w:fldChar w:fldCharType="separate"/>
          </w:r>
          <w:ins w:id="637" w:author="Admin" w:date="2020-10-21T18:16:00Z">
            <w:r w:rsidR="00CB1695">
              <w:rPr>
                <w:noProof/>
                <w:webHidden/>
              </w:rPr>
              <w:t>249</w:t>
            </w:r>
          </w:ins>
          <w:ins w:id="638" w:author="Admin" w:date="2020-10-21T18:12:00Z">
            <w:r>
              <w:rPr>
                <w:noProof/>
                <w:webHidden/>
              </w:rPr>
              <w:fldChar w:fldCharType="end"/>
            </w:r>
            <w:r w:rsidRPr="003D5B36">
              <w:rPr>
                <w:rStyle w:val="Hyperlink"/>
                <w:noProof/>
              </w:rPr>
              <w:fldChar w:fldCharType="end"/>
            </w:r>
          </w:ins>
        </w:p>
        <w:p w14:paraId="40F8C5E4" w14:textId="77777777" w:rsidR="00240DD9" w:rsidRDefault="00240DD9">
          <w:pPr>
            <w:pStyle w:val="TOC3"/>
            <w:tabs>
              <w:tab w:val="right" w:leader="dot" w:pos="3956"/>
            </w:tabs>
            <w:spacing w:after="0"/>
            <w:rPr>
              <w:ins w:id="639" w:author="Admin" w:date="2020-10-21T18:12:00Z"/>
              <w:rFonts w:asciiTheme="minorHAnsi" w:eastAsiaTheme="minorEastAsia" w:hAnsiTheme="minorHAnsi"/>
              <w:noProof/>
            </w:rPr>
            <w:pPrChange w:id="640" w:author="Admin" w:date="2020-10-21T18:12:00Z">
              <w:pPr>
                <w:pStyle w:val="TOC3"/>
                <w:tabs>
                  <w:tab w:val="right" w:leader="dot" w:pos="3956"/>
                </w:tabs>
              </w:pPr>
            </w:pPrChange>
          </w:pPr>
          <w:ins w:id="6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"_Toc54196466"</w:instrText>
            </w:r>
            <w:r w:rsidRPr="003D5B36">
              <w:rPr>
                <w:rStyle w:val="Hyperlink"/>
                <w:noProof/>
              </w:rPr>
              <w:instrText xml:space="preserve"> </w:instrText>
            </w:r>
            <w:r w:rsidRPr="003D5B36">
              <w:rPr>
                <w:rStyle w:val="Hyperlink"/>
                <w:noProof/>
              </w:rPr>
              <w:fldChar w:fldCharType="separate"/>
            </w:r>
            <w:r w:rsidRPr="003D5B36">
              <w:rPr>
                <w:rStyle w:val="Hyperlink"/>
                <w:noProof/>
              </w:rPr>
              <w:t>Gathering Raw Materials on the Field</w:t>
            </w:r>
            <w:r>
              <w:rPr>
                <w:noProof/>
                <w:webHidden/>
              </w:rPr>
              <w:tab/>
            </w:r>
            <w:r>
              <w:rPr>
                <w:noProof/>
                <w:webHidden/>
              </w:rPr>
              <w:fldChar w:fldCharType="begin"/>
            </w:r>
            <w:r>
              <w:rPr>
                <w:noProof/>
                <w:webHidden/>
              </w:rPr>
              <w:instrText xml:space="preserve"> PAGEREF _Toc54196466 \h </w:instrText>
            </w:r>
          </w:ins>
          <w:r>
            <w:rPr>
              <w:noProof/>
              <w:webHidden/>
            </w:rPr>
          </w:r>
          <w:r>
            <w:rPr>
              <w:noProof/>
              <w:webHidden/>
            </w:rPr>
            <w:fldChar w:fldCharType="separate"/>
          </w:r>
          <w:ins w:id="642" w:author="Admin" w:date="2020-10-21T18:16:00Z">
            <w:r w:rsidR="00CB1695">
              <w:rPr>
                <w:noProof/>
                <w:webHidden/>
              </w:rPr>
              <w:t>250</w:t>
            </w:r>
          </w:ins>
          <w:ins w:id="643" w:author="Admin" w:date="2020-10-21T18:12:00Z">
            <w:r>
              <w:rPr>
                <w:noProof/>
                <w:webHidden/>
              </w:rPr>
              <w:fldChar w:fldCharType="end"/>
            </w:r>
            <w:r w:rsidRPr="003D5B36">
              <w:rPr>
                <w:rStyle w:val="Hyperlink"/>
                <w:noProof/>
              </w:rPr>
              <w:fldChar w:fldCharType="end"/>
            </w:r>
          </w:ins>
        </w:p>
        <w:p w14:paraId="22CC81BD" w14:textId="77777777" w:rsidR="00240DD9" w:rsidRDefault="00240DD9">
          <w:pPr>
            <w:pStyle w:val="TOC3"/>
            <w:tabs>
              <w:tab w:val="right" w:leader="dot" w:pos="3956"/>
            </w:tabs>
            <w:spacing w:after="0"/>
            <w:rPr>
              <w:ins w:id="644" w:author="Admin" w:date="2020-10-21T18:12:00Z"/>
              <w:rFonts w:asciiTheme="minorHAnsi" w:eastAsiaTheme="minorEastAsia" w:hAnsiTheme="minorHAnsi"/>
              <w:noProof/>
            </w:rPr>
            <w:pPrChange w:id="645" w:author="Admin" w:date="2020-10-21T18:12:00Z">
              <w:pPr>
                <w:pStyle w:val="TOC3"/>
                <w:tabs>
                  <w:tab w:val="right" w:leader="dot" w:pos="3956"/>
                </w:tabs>
              </w:pPr>
            </w:pPrChange>
          </w:pPr>
          <w:ins w:id="6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"_Toc54196467"</w:instrText>
            </w:r>
            <w:r w:rsidRPr="003D5B36">
              <w:rPr>
                <w:rStyle w:val="Hyperlink"/>
                <w:noProof/>
              </w:rPr>
              <w:instrText xml:space="preserve"> </w:instrText>
            </w:r>
            <w:r w:rsidRPr="003D5B36">
              <w:rPr>
                <w:rStyle w:val="Hyperlink"/>
                <w:noProof/>
              </w:rPr>
              <w:fldChar w:fldCharType="separate"/>
            </w:r>
            <w:r w:rsidRPr="003D5B36">
              <w:rPr>
                <w:rStyle w:val="Hyperlink"/>
                <w:noProof/>
              </w:rPr>
              <w:t>Monster Nodes</w:t>
            </w:r>
            <w:r>
              <w:rPr>
                <w:noProof/>
                <w:webHidden/>
              </w:rPr>
              <w:tab/>
            </w:r>
            <w:r>
              <w:rPr>
                <w:noProof/>
                <w:webHidden/>
              </w:rPr>
              <w:fldChar w:fldCharType="begin"/>
            </w:r>
            <w:r>
              <w:rPr>
                <w:noProof/>
                <w:webHidden/>
              </w:rPr>
              <w:instrText xml:space="preserve"> PAGEREF _Toc54196467 \h </w:instrText>
            </w:r>
          </w:ins>
          <w:r>
            <w:rPr>
              <w:noProof/>
              <w:webHidden/>
            </w:rPr>
          </w:r>
          <w:r>
            <w:rPr>
              <w:noProof/>
              <w:webHidden/>
            </w:rPr>
            <w:fldChar w:fldCharType="separate"/>
          </w:r>
          <w:ins w:id="647" w:author="Admin" w:date="2020-10-21T18:16:00Z">
            <w:r w:rsidR="00CB1695">
              <w:rPr>
                <w:noProof/>
                <w:webHidden/>
              </w:rPr>
              <w:t>250</w:t>
            </w:r>
          </w:ins>
          <w:ins w:id="648" w:author="Admin" w:date="2020-10-21T18:12:00Z">
            <w:r>
              <w:rPr>
                <w:noProof/>
                <w:webHidden/>
              </w:rPr>
              <w:fldChar w:fldCharType="end"/>
            </w:r>
            <w:r w:rsidRPr="003D5B36">
              <w:rPr>
                <w:rStyle w:val="Hyperlink"/>
                <w:noProof/>
              </w:rPr>
              <w:fldChar w:fldCharType="end"/>
            </w:r>
          </w:ins>
        </w:p>
        <w:p w14:paraId="1A99F532" w14:textId="77777777" w:rsidR="00240DD9" w:rsidRDefault="00240DD9">
          <w:pPr>
            <w:pStyle w:val="TOC3"/>
            <w:tabs>
              <w:tab w:val="right" w:leader="dot" w:pos="3956"/>
            </w:tabs>
            <w:spacing w:after="0"/>
            <w:rPr>
              <w:ins w:id="649" w:author="Admin" w:date="2020-10-21T18:12:00Z"/>
              <w:rFonts w:asciiTheme="minorHAnsi" w:eastAsiaTheme="minorEastAsia" w:hAnsiTheme="minorHAnsi"/>
              <w:noProof/>
            </w:rPr>
            <w:pPrChange w:id="650" w:author="Admin" w:date="2020-10-21T18:12:00Z">
              <w:pPr>
                <w:pStyle w:val="TOC3"/>
                <w:tabs>
                  <w:tab w:val="right" w:leader="dot" w:pos="3956"/>
                </w:tabs>
              </w:pPr>
            </w:pPrChange>
          </w:pPr>
          <w:ins w:id="6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"_Toc54196468"</w:instrText>
            </w:r>
            <w:r w:rsidRPr="003D5B36">
              <w:rPr>
                <w:rStyle w:val="Hyperlink"/>
                <w:noProof/>
              </w:rPr>
              <w:instrText xml:space="preserve"> </w:instrText>
            </w:r>
            <w:r w:rsidRPr="003D5B36">
              <w:rPr>
                <w:rStyle w:val="Hyperlink"/>
                <w:noProof/>
              </w:rPr>
              <w:fldChar w:fldCharType="separate"/>
            </w:r>
            <w:r w:rsidRPr="003D5B36">
              <w:rPr>
                <w:rStyle w:val="Hyperlink"/>
                <w:noProof/>
              </w:rPr>
              <w:t>Scavenging or Dismantling</w:t>
            </w:r>
            <w:r>
              <w:rPr>
                <w:noProof/>
                <w:webHidden/>
              </w:rPr>
              <w:tab/>
            </w:r>
            <w:r>
              <w:rPr>
                <w:noProof/>
                <w:webHidden/>
              </w:rPr>
              <w:fldChar w:fldCharType="begin"/>
            </w:r>
            <w:r>
              <w:rPr>
                <w:noProof/>
                <w:webHidden/>
              </w:rPr>
              <w:instrText xml:space="preserve"> PAGEREF _Toc54196468 \h </w:instrText>
            </w:r>
          </w:ins>
          <w:r>
            <w:rPr>
              <w:noProof/>
              <w:webHidden/>
            </w:rPr>
          </w:r>
          <w:r>
            <w:rPr>
              <w:noProof/>
              <w:webHidden/>
            </w:rPr>
            <w:fldChar w:fldCharType="separate"/>
          </w:r>
          <w:ins w:id="652" w:author="Admin" w:date="2020-10-21T18:16:00Z">
            <w:r w:rsidR="00CB1695">
              <w:rPr>
                <w:noProof/>
                <w:webHidden/>
              </w:rPr>
              <w:t>251</w:t>
            </w:r>
          </w:ins>
          <w:ins w:id="653" w:author="Admin" w:date="2020-10-21T18:12:00Z">
            <w:r>
              <w:rPr>
                <w:noProof/>
                <w:webHidden/>
              </w:rPr>
              <w:fldChar w:fldCharType="end"/>
            </w:r>
            <w:r w:rsidRPr="003D5B36">
              <w:rPr>
                <w:rStyle w:val="Hyperlink"/>
                <w:noProof/>
              </w:rPr>
              <w:fldChar w:fldCharType="end"/>
            </w:r>
          </w:ins>
        </w:p>
        <w:p w14:paraId="1F604839" w14:textId="77777777" w:rsidR="00240DD9" w:rsidRDefault="00240DD9">
          <w:pPr>
            <w:pStyle w:val="TOC2"/>
            <w:tabs>
              <w:tab w:val="right" w:leader="dot" w:pos="3956"/>
            </w:tabs>
            <w:spacing w:after="0"/>
            <w:rPr>
              <w:ins w:id="654" w:author="Admin" w:date="2020-10-21T18:12:00Z"/>
              <w:rFonts w:asciiTheme="minorHAnsi" w:eastAsiaTheme="minorEastAsia" w:hAnsiTheme="minorHAnsi"/>
              <w:noProof/>
            </w:rPr>
            <w:pPrChange w:id="655" w:author="Admin" w:date="2020-10-21T18:12:00Z">
              <w:pPr>
                <w:pStyle w:val="TOC2"/>
                <w:tabs>
                  <w:tab w:val="right" w:leader="dot" w:pos="3956"/>
                </w:tabs>
              </w:pPr>
            </w:pPrChange>
          </w:pPr>
          <w:ins w:id="65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"_Toc54196469"</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Tools: Production</w:t>
            </w:r>
            <w:r>
              <w:rPr>
                <w:noProof/>
                <w:webHidden/>
              </w:rPr>
              <w:tab/>
            </w:r>
            <w:r>
              <w:rPr>
                <w:noProof/>
                <w:webHidden/>
              </w:rPr>
              <w:fldChar w:fldCharType="begin"/>
            </w:r>
            <w:r>
              <w:rPr>
                <w:noProof/>
                <w:webHidden/>
              </w:rPr>
              <w:instrText xml:space="preserve"> PAGEREF _Toc54196469 \h </w:instrText>
            </w:r>
          </w:ins>
          <w:r>
            <w:rPr>
              <w:noProof/>
              <w:webHidden/>
            </w:rPr>
          </w:r>
          <w:r>
            <w:rPr>
              <w:noProof/>
              <w:webHidden/>
            </w:rPr>
            <w:fldChar w:fldCharType="separate"/>
          </w:r>
          <w:ins w:id="657" w:author="Admin" w:date="2020-10-21T18:16:00Z">
            <w:r w:rsidR="00CB1695">
              <w:rPr>
                <w:noProof/>
                <w:webHidden/>
              </w:rPr>
              <w:t>251</w:t>
            </w:r>
          </w:ins>
          <w:ins w:id="658" w:author="Admin" w:date="2020-10-21T18:12:00Z">
            <w:r>
              <w:rPr>
                <w:noProof/>
                <w:webHidden/>
              </w:rPr>
              <w:fldChar w:fldCharType="end"/>
            </w:r>
            <w:r w:rsidRPr="003D5B36">
              <w:rPr>
                <w:rStyle w:val="Hyperlink"/>
                <w:noProof/>
              </w:rPr>
              <w:fldChar w:fldCharType="end"/>
            </w:r>
          </w:ins>
        </w:p>
        <w:p w14:paraId="4BBF6A01" w14:textId="77777777" w:rsidR="00240DD9" w:rsidRDefault="00240DD9">
          <w:pPr>
            <w:pStyle w:val="TOC3"/>
            <w:tabs>
              <w:tab w:val="right" w:leader="dot" w:pos="3956"/>
            </w:tabs>
            <w:spacing w:after="0"/>
            <w:rPr>
              <w:ins w:id="659" w:author="Admin" w:date="2020-10-21T18:12:00Z"/>
              <w:rFonts w:asciiTheme="minorHAnsi" w:eastAsiaTheme="minorEastAsia" w:hAnsiTheme="minorHAnsi"/>
              <w:noProof/>
            </w:rPr>
            <w:pPrChange w:id="660" w:author="Admin" w:date="2020-10-21T18:12:00Z">
              <w:pPr>
                <w:pStyle w:val="TOC3"/>
                <w:tabs>
                  <w:tab w:val="right" w:leader="dot" w:pos="3956"/>
                </w:tabs>
              </w:pPr>
            </w:pPrChange>
          </w:pPr>
          <w:ins w:id="6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"_Toc54196470"</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Alchemist’s Supplies</w:t>
            </w:r>
            <w:r>
              <w:rPr>
                <w:noProof/>
                <w:webHidden/>
              </w:rPr>
              <w:tab/>
            </w:r>
            <w:r>
              <w:rPr>
                <w:noProof/>
                <w:webHidden/>
              </w:rPr>
              <w:fldChar w:fldCharType="begin"/>
            </w:r>
            <w:r>
              <w:rPr>
                <w:noProof/>
                <w:webHidden/>
              </w:rPr>
              <w:instrText xml:space="preserve"> PAGEREF _Toc54196470 \h </w:instrText>
            </w:r>
          </w:ins>
          <w:r>
            <w:rPr>
              <w:noProof/>
              <w:webHidden/>
            </w:rPr>
          </w:r>
          <w:r>
            <w:rPr>
              <w:noProof/>
              <w:webHidden/>
            </w:rPr>
            <w:fldChar w:fldCharType="separate"/>
          </w:r>
          <w:ins w:id="662" w:author="Admin" w:date="2020-10-21T18:16:00Z">
            <w:r w:rsidR="00CB1695">
              <w:rPr>
                <w:noProof/>
                <w:webHidden/>
              </w:rPr>
              <w:t>252</w:t>
            </w:r>
          </w:ins>
          <w:ins w:id="663" w:author="Admin" w:date="2020-10-21T18:12:00Z">
            <w:r>
              <w:rPr>
                <w:noProof/>
                <w:webHidden/>
              </w:rPr>
              <w:fldChar w:fldCharType="end"/>
            </w:r>
            <w:r w:rsidRPr="003D5B36">
              <w:rPr>
                <w:rStyle w:val="Hyperlink"/>
                <w:noProof/>
              </w:rPr>
              <w:fldChar w:fldCharType="end"/>
            </w:r>
          </w:ins>
        </w:p>
        <w:p w14:paraId="09528427" w14:textId="77777777" w:rsidR="00240DD9" w:rsidRDefault="00240DD9">
          <w:pPr>
            <w:pStyle w:val="TOC3"/>
            <w:tabs>
              <w:tab w:val="right" w:leader="dot" w:pos="3956"/>
            </w:tabs>
            <w:spacing w:after="0"/>
            <w:rPr>
              <w:ins w:id="664" w:author="Admin" w:date="2020-10-21T18:12:00Z"/>
              <w:rFonts w:asciiTheme="minorHAnsi" w:eastAsiaTheme="minorEastAsia" w:hAnsiTheme="minorHAnsi"/>
              <w:noProof/>
            </w:rPr>
            <w:pPrChange w:id="665" w:author="Admin" w:date="2020-10-21T18:12:00Z">
              <w:pPr>
                <w:pStyle w:val="TOC3"/>
                <w:tabs>
                  <w:tab w:val="right" w:leader="dot" w:pos="3956"/>
                </w:tabs>
              </w:pPr>
            </w:pPrChange>
          </w:pPr>
          <w:ins w:id="6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"_Toc54196471"</w:instrText>
            </w:r>
            <w:r w:rsidRPr="003D5B36">
              <w:rPr>
                <w:rStyle w:val="Hyperlink"/>
                <w:noProof/>
              </w:rPr>
              <w:instrText xml:space="preserve"> </w:instrText>
            </w:r>
            <w:r w:rsidRPr="003D5B36">
              <w:rPr>
                <w:rStyle w:val="Hyperlink"/>
                <w:noProof/>
              </w:rPr>
              <w:fldChar w:fldCharType="separate"/>
            </w:r>
            <w:r w:rsidRPr="003D5B36">
              <w:rPr>
                <w:rStyle w:val="Hyperlink"/>
                <w:noProof/>
              </w:rPr>
              <w:t>Engineer’s Tools</w:t>
            </w:r>
            <w:r>
              <w:rPr>
                <w:noProof/>
                <w:webHidden/>
              </w:rPr>
              <w:tab/>
            </w:r>
            <w:r>
              <w:rPr>
                <w:noProof/>
                <w:webHidden/>
              </w:rPr>
              <w:fldChar w:fldCharType="begin"/>
            </w:r>
            <w:r>
              <w:rPr>
                <w:noProof/>
                <w:webHidden/>
              </w:rPr>
              <w:instrText xml:space="preserve"> PAGEREF _Toc54196471 \h </w:instrText>
            </w:r>
          </w:ins>
          <w:r>
            <w:rPr>
              <w:noProof/>
              <w:webHidden/>
            </w:rPr>
          </w:r>
          <w:r>
            <w:rPr>
              <w:noProof/>
              <w:webHidden/>
            </w:rPr>
            <w:fldChar w:fldCharType="separate"/>
          </w:r>
          <w:ins w:id="667" w:author="Admin" w:date="2020-10-21T18:16:00Z">
            <w:r w:rsidR="00CB1695">
              <w:rPr>
                <w:noProof/>
                <w:webHidden/>
              </w:rPr>
              <w:t>255</w:t>
            </w:r>
          </w:ins>
          <w:ins w:id="668" w:author="Admin" w:date="2020-10-21T18:12:00Z">
            <w:r>
              <w:rPr>
                <w:noProof/>
                <w:webHidden/>
              </w:rPr>
              <w:fldChar w:fldCharType="end"/>
            </w:r>
            <w:r w:rsidRPr="003D5B36">
              <w:rPr>
                <w:rStyle w:val="Hyperlink"/>
                <w:noProof/>
              </w:rPr>
              <w:fldChar w:fldCharType="end"/>
            </w:r>
          </w:ins>
        </w:p>
        <w:p w14:paraId="3DA49333" w14:textId="77777777" w:rsidR="00240DD9" w:rsidRDefault="00240DD9">
          <w:pPr>
            <w:pStyle w:val="TOC3"/>
            <w:tabs>
              <w:tab w:val="right" w:leader="dot" w:pos="3956"/>
            </w:tabs>
            <w:spacing w:after="0"/>
            <w:rPr>
              <w:ins w:id="669" w:author="Admin" w:date="2020-10-21T18:12:00Z"/>
              <w:rFonts w:asciiTheme="minorHAnsi" w:eastAsiaTheme="minorEastAsia" w:hAnsiTheme="minorHAnsi"/>
              <w:noProof/>
            </w:rPr>
            <w:pPrChange w:id="670" w:author="Admin" w:date="2020-10-21T18:12:00Z">
              <w:pPr>
                <w:pStyle w:val="TOC3"/>
                <w:tabs>
                  <w:tab w:val="right" w:leader="dot" w:pos="3956"/>
                </w:tabs>
              </w:pPr>
            </w:pPrChange>
          </w:pPr>
          <w:ins w:id="6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"_Toc54196472"</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noProof/>
              </w:rPr>
              <w:t>Infusion Kit</w:t>
            </w:r>
            <w:r>
              <w:rPr>
                <w:noProof/>
                <w:webHidden/>
              </w:rPr>
              <w:tab/>
            </w:r>
            <w:r>
              <w:rPr>
                <w:noProof/>
                <w:webHidden/>
              </w:rPr>
              <w:fldChar w:fldCharType="begin"/>
            </w:r>
            <w:r>
              <w:rPr>
                <w:noProof/>
                <w:webHidden/>
              </w:rPr>
              <w:instrText xml:space="preserve"> PAGEREF _Toc54196472 \h </w:instrText>
            </w:r>
          </w:ins>
          <w:r>
            <w:rPr>
              <w:noProof/>
              <w:webHidden/>
            </w:rPr>
          </w:r>
          <w:r>
            <w:rPr>
              <w:noProof/>
              <w:webHidden/>
            </w:rPr>
            <w:fldChar w:fldCharType="separate"/>
          </w:r>
          <w:ins w:id="672" w:author="Admin" w:date="2020-10-21T18:16:00Z">
            <w:r w:rsidR="00CB1695">
              <w:rPr>
                <w:noProof/>
                <w:webHidden/>
              </w:rPr>
              <w:t>274</w:t>
            </w:r>
          </w:ins>
          <w:ins w:id="673" w:author="Admin" w:date="2020-10-21T18:12:00Z">
            <w:r>
              <w:rPr>
                <w:noProof/>
                <w:webHidden/>
              </w:rPr>
              <w:fldChar w:fldCharType="end"/>
            </w:r>
            <w:r w:rsidRPr="003D5B36">
              <w:rPr>
                <w:rStyle w:val="Hyperlink"/>
                <w:noProof/>
              </w:rPr>
              <w:fldChar w:fldCharType="end"/>
            </w:r>
          </w:ins>
        </w:p>
        <w:p w14:paraId="6DAFECDB" w14:textId="77777777" w:rsidR="00240DD9" w:rsidRDefault="00240DD9">
          <w:pPr>
            <w:pStyle w:val="TOC3"/>
            <w:tabs>
              <w:tab w:val="right" w:leader="dot" w:pos="3956"/>
            </w:tabs>
            <w:spacing w:after="0"/>
            <w:rPr>
              <w:ins w:id="674" w:author="Admin" w:date="2020-10-21T18:12:00Z"/>
              <w:rFonts w:asciiTheme="minorHAnsi" w:eastAsiaTheme="minorEastAsia" w:hAnsiTheme="minorHAnsi"/>
              <w:noProof/>
            </w:rPr>
            <w:pPrChange w:id="675" w:author="Admin" w:date="2020-10-21T18:12:00Z">
              <w:pPr>
                <w:pStyle w:val="TOC3"/>
                <w:tabs>
                  <w:tab w:val="right" w:leader="dot" w:pos="3956"/>
                </w:tabs>
              </w:pPr>
            </w:pPrChange>
          </w:pPr>
          <w:ins w:id="6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"_Toc54196473"</w:instrText>
            </w:r>
            <w:r w:rsidRPr="003D5B36">
              <w:rPr>
                <w:rStyle w:val="Hyperlink"/>
                <w:noProof/>
              </w:rPr>
              <w:instrText xml:space="preserve"> </w:instrText>
            </w:r>
            <w:r w:rsidRPr="003D5B36">
              <w:rPr>
                <w:rStyle w:val="Hyperlink"/>
                <w:noProof/>
              </w:rPr>
              <w:fldChar w:fldCharType="separate"/>
            </w:r>
            <w:r w:rsidRPr="003D5B36">
              <w:rPr>
                <w:rStyle w:val="Hyperlink"/>
                <w:noProof/>
              </w:rPr>
              <w:t>Poisoner’s Kit</w:t>
            </w:r>
            <w:r>
              <w:rPr>
                <w:noProof/>
                <w:webHidden/>
              </w:rPr>
              <w:tab/>
            </w:r>
            <w:r>
              <w:rPr>
                <w:noProof/>
                <w:webHidden/>
              </w:rPr>
              <w:fldChar w:fldCharType="begin"/>
            </w:r>
            <w:r>
              <w:rPr>
                <w:noProof/>
                <w:webHidden/>
              </w:rPr>
              <w:instrText xml:space="preserve"> PAGEREF _Toc54196473 \h </w:instrText>
            </w:r>
          </w:ins>
          <w:r>
            <w:rPr>
              <w:noProof/>
              <w:webHidden/>
            </w:rPr>
          </w:r>
          <w:r>
            <w:rPr>
              <w:noProof/>
              <w:webHidden/>
            </w:rPr>
            <w:fldChar w:fldCharType="separate"/>
          </w:r>
          <w:ins w:id="677" w:author="Admin" w:date="2020-10-21T18:16:00Z">
            <w:r w:rsidR="00CB1695">
              <w:rPr>
                <w:noProof/>
                <w:webHidden/>
              </w:rPr>
              <w:t>279</w:t>
            </w:r>
          </w:ins>
          <w:ins w:id="678" w:author="Admin" w:date="2020-10-21T18:12:00Z">
            <w:r>
              <w:rPr>
                <w:noProof/>
                <w:webHidden/>
              </w:rPr>
              <w:fldChar w:fldCharType="end"/>
            </w:r>
            <w:r w:rsidRPr="003D5B36">
              <w:rPr>
                <w:rStyle w:val="Hyperlink"/>
                <w:noProof/>
              </w:rPr>
              <w:fldChar w:fldCharType="end"/>
            </w:r>
          </w:ins>
        </w:p>
        <w:p w14:paraId="111E8BE4" w14:textId="77777777" w:rsidR="00240DD9" w:rsidRDefault="00240DD9">
          <w:pPr>
            <w:pStyle w:val="TOC1"/>
            <w:tabs>
              <w:tab w:val="right" w:leader="dot" w:pos="3956"/>
            </w:tabs>
            <w:spacing w:after="0"/>
            <w:rPr>
              <w:ins w:id="679" w:author="Admin" w:date="2020-10-21T18:12:00Z"/>
              <w:rFonts w:asciiTheme="minorHAnsi" w:eastAsiaTheme="minorEastAsia" w:hAnsiTheme="minorHAnsi"/>
              <w:noProof/>
            </w:rPr>
            <w:pPrChange w:id="680" w:author="Admin" w:date="2020-10-21T18:12:00Z">
              <w:pPr>
                <w:pStyle w:val="TOC1"/>
                <w:tabs>
                  <w:tab w:val="right" w:leader="dot" w:pos="3956"/>
                </w:tabs>
              </w:pPr>
            </w:pPrChange>
          </w:pPr>
          <w:ins w:id="6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"_Toc54196474"</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8: Adventuring</w:t>
            </w:r>
            <w:r>
              <w:rPr>
                <w:noProof/>
                <w:webHidden/>
              </w:rPr>
              <w:tab/>
            </w:r>
            <w:r>
              <w:rPr>
                <w:noProof/>
                <w:webHidden/>
              </w:rPr>
              <w:fldChar w:fldCharType="begin"/>
            </w:r>
            <w:r>
              <w:rPr>
                <w:noProof/>
                <w:webHidden/>
              </w:rPr>
              <w:instrText xml:space="preserve"> PAGEREF _Toc54196474 \h </w:instrText>
            </w:r>
          </w:ins>
          <w:r>
            <w:rPr>
              <w:noProof/>
              <w:webHidden/>
            </w:rPr>
          </w:r>
          <w:r>
            <w:rPr>
              <w:noProof/>
              <w:webHidden/>
            </w:rPr>
            <w:fldChar w:fldCharType="separate"/>
          </w:r>
          <w:ins w:id="682" w:author="Admin" w:date="2020-10-21T18:16:00Z">
            <w:r w:rsidR="00CB1695">
              <w:rPr>
                <w:noProof/>
                <w:webHidden/>
              </w:rPr>
              <w:t>281</w:t>
            </w:r>
          </w:ins>
          <w:ins w:id="683" w:author="Admin" w:date="2020-10-21T18:12:00Z">
            <w:r>
              <w:rPr>
                <w:noProof/>
                <w:webHidden/>
              </w:rPr>
              <w:fldChar w:fldCharType="end"/>
            </w:r>
            <w:r w:rsidRPr="003D5B36">
              <w:rPr>
                <w:rStyle w:val="Hyperlink"/>
                <w:noProof/>
              </w:rPr>
              <w:fldChar w:fldCharType="end"/>
            </w:r>
          </w:ins>
        </w:p>
        <w:p w14:paraId="5BE966E5" w14:textId="77777777" w:rsidR="00240DD9" w:rsidRDefault="00240DD9">
          <w:pPr>
            <w:pStyle w:val="TOC2"/>
            <w:tabs>
              <w:tab w:val="right" w:leader="dot" w:pos="3956"/>
            </w:tabs>
            <w:spacing w:after="0"/>
            <w:rPr>
              <w:ins w:id="684" w:author="Admin" w:date="2020-10-21T18:12:00Z"/>
              <w:rFonts w:asciiTheme="minorHAnsi" w:eastAsiaTheme="minorEastAsia" w:hAnsiTheme="minorHAnsi"/>
              <w:noProof/>
            </w:rPr>
            <w:pPrChange w:id="685" w:author="Admin" w:date="2020-10-21T18:12:00Z">
              <w:pPr>
                <w:pStyle w:val="TOC2"/>
                <w:tabs>
                  <w:tab w:val="right" w:leader="dot" w:pos="3956"/>
                </w:tabs>
              </w:pPr>
            </w:pPrChange>
          </w:pPr>
          <w:ins w:id="6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"_Toc54196475"</w:instrText>
            </w:r>
            <w:r w:rsidRPr="003D5B36">
              <w:rPr>
                <w:rStyle w:val="Hyperlink"/>
                <w:noProof/>
              </w:rPr>
              <w:instrText xml:space="preserve"> </w:instrText>
            </w:r>
            <w:r w:rsidRPr="003D5B36">
              <w:rPr>
                <w:rStyle w:val="Hyperlink"/>
                <w:noProof/>
              </w:rPr>
              <w:fldChar w:fldCharType="separate"/>
            </w:r>
            <w:r w:rsidRPr="003D5B36">
              <w:rPr>
                <w:rStyle w:val="Hyperlink"/>
                <w:noProof/>
              </w:rPr>
              <w:t>Alternate Madness</w:t>
            </w:r>
            <w:r>
              <w:rPr>
                <w:noProof/>
                <w:webHidden/>
              </w:rPr>
              <w:tab/>
            </w:r>
            <w:r>
              <w:rPr>
                <w:noProof/>
                <w:webHidden/>
              </w:rPr>
              <w:fldChar w:fldCharType="begin"/>
            </w:r>
            <w:r>
              <w:rPr>
                <w:noProof/>
                <w:webHidden/>
              </w:rPr>
              <w:instrText xml:space="preserve"> PAGEREF _Toc54196475 \h </w:instrText>
            </w:r>
          </w:ins>
          <w:r>
            <w:rPr>
              <w:noProof/>
              <w:webHidden/>
            </w:rPr>
          </w:r>
          <w:r>
            <w:rPr>
              <w:noProof/>
              <w:webHidden/>
            </w:rPr>
            <w:fldChar w:fldCharType="separate"/>
          </w:r>
          <w:ins w:id="687" w:author="Admin" w:date="2020-10-21T18:16:00Z">
            <w:r w:rsidR="00CB1695">
              <w:rPr>
                <w:noProof/>
                <w:webHidden/>
              </w:rPr>
              <w:t>281</w:t>
            </w:r>
          </w:ins>
          <w:ins w:id="688" w:author="Admin" w:date="2020-10-21T18:12:00Z">
            <w:r>
              <w:rPr>
                <w:noProof/>
                <w:webHidden/>
              </w:rPr>
              <w:fldChar w:fldCharType="end"/>
            </w:r>
            <w:r w:rsidRPr="003D5B36">
              <w:rPr>
                <w:rStyle w:val="Hyperlink"/>
                <w:noProof/>
              </w:rPr>
              <w:fldChar w:fldCharType="end"/>
            </w:r>
          </w:ins>
        </w:p>
        <w:p w14:paraId="241D3A75" w14:textId="77777777" w:rsidR="00240DD9" w:rsidRDefault="00240DD9">
          <w:pPr>
            <w:pStyle w:val="TOC2"/>
            <w:tabs>
              <w:tab w:val="right" w:leader="dot" w:pos="3956"/>
            </w:tabs>
            <w:spacing w:after="0"/>
            <w:rPr>
              <w:ins w:id="689" w:author="Admin" w:date="2020-10-21T18:12:00Z"/>
              <w:rFonts w:asciiTheme="minorHAnsi" w:eastAsiaTheme="minorEastAsia" w:hAnsiTheme="minorHAnsi"/>
              <w:noProof/>
            </w:rPr>
            <w:pPrChange w:id="690" w:author="Admin" w:date="2020-10-21T18:12:00Z">
              <w:pPr>
                <w:pStyle w:val="TOC2"/>
                <w:tabs>
                  <w:tab w:val="right" w:leader="dot" w:pos="3956"/>
                </w:tabs>
              </w:pPr>
            </w:pPrChange>
          </w:pPr>
          <w:ins w:id="6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"_Toc54196476"</w:instrText>
            </w:r>
            <w:r w:rsidRPr="003D5B36">
              <w:rPr>
                <w:rStyle w:val="Hyperlink"/>
                <w:noProof/>
              </w:rPr>
              <w:instrText xml:space="preserve"> </w:instrText>
            </w:r>
            <w:r w:rsidRPr="003D5B36">
              <w:rPr>
                <w:rStyle w:val="Hyperlink"/>
                <w:noProof/>
              </w:rPr>
              <w:fldChar w:fldCharType="separate"/>
            </w:r>
            <w:r w:rsidRPr="003D5B36">
              <w:rPr>
                <w:rStyle w:val="Hyperlink"/>
                <w:noProof/>
              </w:rPr>
              <w:t>Cabal Casting and Cooperative Crafting</w:t>
            </w:r>
            <w:r>
              <w:rPr>
                <w:noProof/>
                <w:webHidden/>
              </w:rPr>
              <w:tab/>
            </w:r>
            <w:r>
              <w:rPr>
                <w:noProof/>
                <w:webHidden/>
              </w:rPr>
              <w:fldChar w:fldCharType="begin"/>
            </w:r>
            <w:r>
              <w:rPr>
                <w:noProof/>
                <w:webHidden/>
              </w:rPr>
              <w:instrText xml:space="preserve"> PAGEREF _Toc54196476 \h </w:instrText>
            </w:r>
          </w:ins>
          <w:r>
            <w:rPr>
              <w:noProof/>
              <w:webHidden/>
            </w:rPr>
          </w:r>
          <w:r>
            <w:rPr>
              <w:noProof/>
              <w:webHidden/>
            </w:rPr>
            <w:fldChar w:fldCharType="separate"/>
          </w:r>
          <w:ins w:id="692" w:author="Admin" w:date="2020-10-21T18:16:00Z">
            <w:r w:rsidR="00CB1695">
              <w:rPr>
                <w:noProof/>
                <w:webHidden/>
              </w:rPr>
              <w:t>283</w:t>
            </w:r>
          </w:ins>
          <w:ins w:id="693" w:author="Admin" w:date="2020-10-21T18:12:00Z">
            <w:r>
              <w:rPr>
                <w:noProof/>
                <w:webHidden/>
              </w:rPr>
              <w:fldChar w:fldCharType="end"/>
            </w:r>
            <w:r w:rsidRPr="003D5B36">
              <w:rPr>
                <w:rStyle w:val="Hyperlink"/>
                <w:noProof/>
              </w:rPr>
              <w:fldChar w:fldCharType="end"/>
            </w:r>
          </w:ins>
        </w:p>
        <w:p w14:paraId="10585720" w14:textId="77777777" w:rsidR="00240DD9" w:rsidRDefault="00240DD9">
          <w:pPr>
            <w:pStyle w:val="TOC3"/>
            <w:tabs>
              <w:tab w:val="right" w:leader="dot" w:pos="3956"/>
            </w:tabs>
            <w:spacing w:after="0"/>
            <w:rPr>
              <w:ins w:id="694" w:author="Admin" w:date="2020-10-21T18:12:00Z"/>
              <w:rFonts w:asciiTheme="minorHAnsi" w:eastAsiaTheme="minorEastAsia" w:hAnsiTheme="minorHAnsi"/>
              <w:noProof/>
            </w:rPr>
            <w:pPrChange w:id="695" w:author="Admin" w:date="2020-10-21T18:12:00Z">
              <w:pPr>
                <w:pStyle w:val="TOC3"/>
                <w:tabs>
                  <w:tab w:val="right" w:leader="dot" w:pos="3956"/>
                </w:tabs>
              </w:pPr>
            </w:pPrChange>
          </w:pPr>
          <w:ins w:id="69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"_Toc54196477"</w:instrText>
            </w:r>
            <w:r w:rsidRPr="003D5B36">
              <w:rPr>
                <w:rStyle w:val="Hyperlink"/>
                <w:noProof/>
              </w:rPr>
              <w:instrText xml:space="preserve"> </w:instrText>
            </w:r>
            <w:r w:rsidRPr="003D5B36">
              <w:rPr>
                <w:rStyle w:val="Hyperlink"/>
                <w:noProof/>
              </w:rPr>
              <w:fldChar w:fldCharType="separate"/>
            </w:r>
            <w:r w:rsidRPr="003D5B36">
              <w:rPr>
                <w:rStyle w:val="Hyperlink"/>
                <w:noProof/>
              </w:rPr>
              <w:t>Cabal Spellcasting</w:t>
            </w:r>
            <w:r>
              <w:rPr>
                <w:noProof/>
                <w:webHidden/>
              </w:rPr>
              <w:tab/>
            </w:r>
            <w:r>
              <w:rPr>
                <w:noProof/>
                <w:webHidden/>
              </w:rPr>
              <w:fldChar w:fldCharType="begin"/>
            </w:r>
            <w:r>
              <w:rPr>
                <w:noProof/>
                <w:webHidden/>
              </w:rPr>
              <w:instrText xml:space="preserve"> PAGEREF _Toc54196477 \h </w:instrText>
            </w:r>
          </w:ins>
          <w:r>
            <w:rPr>
              <w:noProof/>
              <w:webHidden/>
            </w:rPr>
          </w:r>
          <w:r>
            <w:rPr>
              <w:noProof/>
              <w:webHidden/>
            </w:rPr>
            <w:fldChar w:fldCharType="separate"/>
          </w:r>
          <w:ins w:id="697" w:author="Admin" w:date="2020-10-21T18:16:00Z">
            <w:r w:rsidR="00CB1695">
              <w:rPr>
                <w:noProof/>
                <w:webHidden/>
              </w:rPr>
              <w:t>283</w:t>
            </w:r>
          </w:ins>
          <w:ins w:id="698" w:author="Admin" w:date="2020-10-21T18:12:00Z">
            <w:r>
              <w:rPr>
                <w:noProof/>
                <w:webHidden/>
              </w:rPr>
              <w:fldChar w:fldCharType="end"/>
            </w:r>
            <w:r w:rsidRPr="003D5B36">
              <w:rPr>
                <w:rStyle w:val="Hyperlink"/>
                <w:noProof/>
              </w:rPr>
              <w:fldChar w:fldCharType="end"/>
            </w:r>
          </w:ins>
        </w:p>
        <w:p w14:paraId="28131814" w14:textId="77777777" w:rsidR="00240DD9" w:rsidRDefault="00240DD9">
          <w:pPr>
            <w:pStyle w:val="TOC3"/>
            <w:tabs>
              <w:tab w:val="right" w:leader="dot" w:pos="3956"/>
            </w:tabs>
            <w:spacing w:after="0"/>
            <w:rPr>
              <w:ins w:id="699" w:author="Admin" w:date="2020-10-21T18:12:00Z"/>
              <w:rFonts w:asciiTheme="minorHAnsi" w:eastAsiaTheme="minorEastAsia" w:hAnsiTheme="minorHAnsi"/>
              <w:noProof/>
            </w:rPr>
            <w:pPrChange w:id="700" w:author="Admin" w:date="2020-10-21T18:12:00Z">
              <w:pPr>
                <w:pStyle w:val="TOC3"/>
                <w:tabs>
                  <w:tab w:val="right" w:leader="dot" w:pos="3956"/>
                </w:tabs>
              </w:pPr>
            </w:pPrChange>
          </w:pPr>
          <w:ins w:id="7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"_Toc54196478"</w:instrText>
            </w:r>
            <w:r w:rsidRPr="003D5B36">
              <w:rPr>
                <w:rStyle w:val="Hyperlink"/>
                <w:noProof/>
              </w:rPr>
              <w:instrText xml:space="preserve"> </w:instrText>
            </w:r>
            <w:r w:rsidRPr="003D5B36">
              <w:rPr>
                <w:rStyle w:val="Hyperlink"/>
                <w:noProof/>
              </w:rPr>
              <w:fldChar w:fldCharType="separate"/>
            </w:r>
            <w:r w:rsidRPr="003D5B36">
              <w:rPr>
                <w:rStyle w:val="Hyperlink"/>
                <w:noProof/>
              </w:rPr>
              <w:t>Cooperative Crafting</w:t>
            </w:r>
            <w:r>
              <w:rPr>
                <w:noProof/>
                <w:webHidden/>
              </w:rPr>
              <w:tab/>
            </w:r>
            <w:r>
              <w:rPr>
                <w:noProof/>
                <w:webHidden/>
              </w:rPr>
              <w:fldChar w:fldCharType="begin"/>
            </w:r>
            <w:r>
              <w:rPr>
                <w:noProof/>
                <w:webHidden/>
              </w:rPr>
              <w:instrText xml:space="preserve"> PAGEREF _Toc54196478 \h </w:instrText>
            </w:r>
          </w:ins>
          <w:r>
            <w:rPr>
              <w:noProof/>
              <w:webHidden/>
            </w:rPr>
          </w:r>
          <w:r>
            <w:rPr>
              <w:noProof/>
              <w:webHidden/>
            </w:rPr>
            <w:fldChar w:fldCharType="separate"/>
          </w:r>
          <w:ins w:id="702" w:author="Admin" w:date="2020-10-21T18:16:00Z">
            <w:r w:rsidR="00CB1695">
              <w:rPr>
                <w:noProof/>
                <w:webHidden/>
              </w:rPr>
              <w:t>286</w:t>
            </w:r>
          </w:ins>
          <w:ins w:id="703" w:author="Admin" w:date="2020-10-21T18:12:00Z">
            <w:r>
              <w:rPr>
                <w:noProof/>
                <w:webHidden/>
              </w:rPr>
              <w:fldChar w:fldCharType="end"/>
            </w:r>
            <w:r w:rsidRPr="003D5B36">
              <w:rPr>
                <w:rStyle w:val="Hyperlink"/>
                <w:noProof/>
              </w:rPr>
              <w:fldChar w:fldCharType="end"/>
            </w:r>
          </w:ins>
        </w:p>
        <w:p w14:paraId="7F8F8C9B" w14:textId="77777777" w:rsidR="00240DD9" w:rsidRDefault="00240DD9">
          <w:pPr>
            <w:pStyle w:val="TOC2"/>
            <w:tabs>
              <w:tab w:val="right" w:leader="dot" w:pos="3956"/>
            </w:tabs>
            <w:spacing w:after="0"/>
            <w:rPr>
              <w:ins w:id="704" w:author="Admin" w:date="2020-10-21T18:12:00Z"/>
              <w:rFonts w:asciiTheme="minorHAnsi" w:eastAsiaTheme="minorEastAsia" w:hAnsiTheme="minorHAnsi"/>
              <w:noProof/>
            </w:rPr>
            <w:pPrChange w:id="705" w:author="Admin" w:date="2020-10-21T18:12:00Z">
              <w:pPr>
                <w:pStyle w:val="TOC2"/>
                <w:tabs>
                  <w:tab w:val="right" w:leader="dot" w:pos="3956"/>
                </w:tabs>
              </w:pPr>
            </w:pPrChange>
          </w:pPr>
          <w:ins w:id="7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"_Toc54196479"</w:instrText>
            </w:r>
            <w:r w:rsidRPr="003D5B36">
              <w:rPr>
                <w:rStyle w:val="Hyperlink"/>
                <w:noProof/>
              </w:rPr>
              <w:instrText xml:space="preserve"> </w:instrText>
            </w:r>
            <w:r w:rsidRPr="003D5B36">
              <w:rPr>
                <w:rStyle w:val="Hyperlink"/>
                <w:noProof/>
              </w:rPr>
              <w:fldChar w:fldCharType="separate"/>
            </w:r>
            <w:r w:rsidRPr="003D5B36">
              <w:rPr>
                <w:rStyle w:val="Hyperlink"/>
                <w:noProof/>
              </w:rPr>
              <w:t>Resurrection and Immortals</w:t>
            </w:r>
            <w:r>
              <w:rPr>
                <w:noProof/>
                <w:webHidden/>
              </w:rPr>
              <w:tab/>
            </w:r>
            <w:r>
              <w:rPr>
                <w:noProof/>
                <w:webHidden/>
              </w:rPr>
              <w:fldChar w:fldCharType="begin"/>
            </w:r>
            <w:r>
              <w:rPr>
                <w:noProof/>
                <w:webHidden/>
              </w:rPr>
              <w:instrText xml:space="preserve"> PAGEREF _Toc54196479 \h </w:instrText>
            </w:r>
          </w:ins>
          <w:r>
            <w:rPr>
              <w:noProof/>
              <w:webHidden/>
            </w:rPr>
          </w:r>
          <w:r>
            <w:rPr>
              <w:noProof/>
              <w:webHidden/>
            </w:rPr>
            <w:fldChar w:fldCharType="separate"/>
          </w:r>
          <w:ins w:id="707" w:author="Admin" w:date="2020-10-21T18:16:00Z">
            <w:r w:rsidR="00CB1695">
              <w:rPr>
                <w:noProof/>
                <w:webHidden/>
              </w:rPr>
              <w:t>287</w:t>
            </w:r>
          </w:ins>
          <w:ins w:id="708" w:author="Admin" w:date="2020-10-21T18:12:00Z">
            <w:r>
              <w:rPr>
                <w:noProof/>
                <w:webHidden/>
              </w:rPr>
              <w:fldChar w:fldCharType="end"/>
            </w:r>
            <w:r w:rsidRPr="003D5B36">
              <w:rPr>
                <w:rStyle w:val="Hyperlink"/>
                <w:noProof/>
              </w:rPr>
              <w:fldChar w:fldCharType="end"/>
            </w:r>
          </w:ins>
        </w:p>
        <w:p w14:paraId="4112123E" w14:textId="77777777" w:rsidR="00240DD9" w:rsidRDefault="00240DD9">
          <w:pPr>
            <w:pStyle w:val="TOC2"/>
            <w:tabs>
              <w:tab w:val="right" w:leader="dot" w:pos="3956"/>
            </w:tabs>
            <w:spacing w:after="0"/>
            <w:rPr>
              <w:ins w:id="709" w:author="Admin" w:date="2020-10-21T18:12:00Z"/>
              <w:rFonts w:asciiTheme="minorHAnsi" w:eastAsiaTheme="minorEastAsia" w:hAnsiTheme="minorHAnsi"/>
              <w:noProof/>
            </w:rPr>
            <w:pPrChange w:id="710" w:author="Admin" w:date="2020-10-21T18:12:00Z">
              <w:pPr>
                <w:pStyle w:val="TOC2"/>
                <w:tabs>
                  <w:tab w:val="right" w:leader="dot" w:pos="3956"/>
                </w:tabs>
              </w:pPr>
            </w:pPrChange>
          </w:pPr>
          <w:ins w:id="7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"_Toc54196480"</w:instrText>
            </w:r>
            <w:r w:rsidRPr="003D5B36">
              <w:rPr>
                <w:rStyle w:val="Hyperlink"/>
                <w:noProof/>
              </w:rPr>
              <w:instrText xml:space="preserve"> </w:instrText>
            </w:r>
            <w:r w:rsidRPr="003D5B36">
              <w:rPr>
                <w:rStyle w:val="Hyperlink"/>
                <w:noProof/>
              </w:rPr>
              <w:fldChar w:fldCharType="separate"/>
            </w:r>
            <w:r w:rsidRPr="003D5B36">
              <w:rPr>
                <w:rStyle w:val="Hyperlink"/>
                <w:noProof/>
              </w:rPr>
              <w:t>Retraining</w:t>
            </w:r>
            <w:r>
              <w:rPr>
                <w:noProof/>
                <w:webHidden/>
              </w:rPr>
              <w:tab/>
            </w:r>
            <w:r>
              <w:rPr>
                <w:noProof/>
                <w:webHidden/>
              </w:rPr>
              <w:fldChar w:fldCharType="begin"/>
            </w:r>
            <w:r>
              <w:rPr>
                <w:noProof/>
                <w:webHidden/>
              </w:rPr>
              <w:instrText xml:space="preserve"> PAGEREF _Toc54196480 \h </w:instrText>
            </w:r>
          </w:ins>
          <w:r>
            <w:rPr>
              <w:noProof/>
              <w:webHidden/>
            </w:rPr>
          </w:r>
          <w:r>
            <w:rPr>
              <w:noProof/>
              <w:webHidden/>
            </w:rPr>
            <w:fldChar w:fldCharType="separate"/>
          </w:r>
          <w:ins w:id="712" w:author="Admin" w:date="2020-10-21T18:16:00Z">
            <w:r w:rsidR="00CB1695">
              <w:rPr>
                <w:noProof/>
                <w:webHidden/>
              </w:rPr>
              <w:t>289</w:t>
            </w:r>
          </w:ins>
          <w:ins w:id="713" w:author="Admin" w:date="2020-10-21T18:12:00Z">
            <w:r>
              <w:rPr>
                <w:noProof/>
                <w:webHidden/>
              </w:rPr>
              <w:fldChar w:fldCharType="end"/>
            </w:r>
            <w:r w:rsidRPr="003D5B36">
              <w:rPr>
                <w:rStyle w:val="Hyperlink"/>
                <w:noProof/>
              </w:rPr>
              <w:fldChar w:fldCharType="end"/>
            </w:r>
          </w:ins>
        </w:p>
        <w:p w14:paraId="6D5298C8" w14:textId="77777777" w:rsidR="00240DD9" w:rsidRDefault="00240DD9">
          <w:pPr>
            <w:pStyle w:val="TOC2"/>
            <w:tabs>
              <w:tab w:val="right" w:leader="dot" w:pos="3956"/>
            </w:tabs>
            <w:spacing w:after="0"/>
            <w:rPr>
              <w:ins w:id="714" w:author="Admin" w:date="2020-10-21T18:12:00Z"/>
              <w:rFonts w:asciiTheme="minorHAnsi" w:eastAsiaTheme="minorEastAsia" w:hAnsiTheme="minorHAnsi"/>
              <w:noProof/>
            </w:rPr>
            <w:pPrChange w:id="715" w:author="Admin" w:date="2020-10-21T18:12:00Z">
              <w:pPr>
                <w:pStyle w:val="TOC2"/>
                <w:tabs>
                  <w:tab w:val="right" w:leader="dot" w:pos="3956"/>
                </w:tabs>
              </w:pPr>
            </w:pPrChange>
          </w:pPr>
          <w:ins w:id="7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"_Toc54196481"</w:instrText>
            </w:r>
            <w:r w:rsidRPr="003D5B36">
              <w:rPr>
                <w:rStyle w:val="Hyperlink"/>
                <w:noProof/>
              </w:rPr>
              <w:instrText xml:space="preserve"> </w:instrText>
            </w:r>
            <w:r w:rsidRPr="003D5B36">
              <w:rPr>
                <w:rStyle w:val="Hyperlink"/>
                <w:noProof/>
              </w:rPr>
              <w:fldChar w:fldCharType="separate"/>
            </w:r>
            <w:r w:rsidRPr="003D5B36">
              <w:rPr>
                <w:rStyle w:val="Hyperlink"/>
                <w:noProof/>
              </w:rPr>
              <w:t>Strongholds</w:t>
            </w:r>
            <w:r>
              <w:rPr>
                <w:noProof/>
                <w:webHidden/>
              </w:rPr>
              <w:tab/>
            </w:r>
            <w:r>
              <w:rPr>
                <w:noProof/>
                <w:webHidden/>
              </w:rPr>
              <w:fldChar w:fldCharType="begin"/>
            </w:r>
            <w:r>
              <w:rPr>
                <w:noProof/>
                <w:webHidden/>
              </w:rPr>
              <w:instrText xml:space="preserve"> PAGEREF _Toc54196481 \h </w:instrText>
            </w:r>
          </w:ins>
          <w:r>
            <w:rPr>
              <w:noProof/>
              <w:webHidden/>
            </w:rPr>
          </w:r>
          <w:r>
            <w:rPr>
              <w:noProof/>
              <w:webHidden/>
            </w:rPr>
            <w:fldChar w:fldCharType="separate"/>
          </w:r>
          <w:ins w:id="717" w:author="Admin" w:date="2020-10-21T18:16:00Z">
            <w:r w:rsidR="00CB1695">
              <w:rPr>
                <w:noProof/>
                <w:webHidden/>
              </w:rPr>
              <w:t>289</w:t>
            </w:r>
          </w:ins>
          <w:ins w:id="718" w:author="Admin" w:date="2020-10-21T18:12:00Z">
            <w:r>
              <w:rPr>
                <w:noProof/>
                <w:webHidden/>
              </w:rPr>
              <w:fldChar w:fldCharType="end"/>
            </w:r>
            <w:r w:rsidRPr="003D5B36">
              <w:rPr>
                <w:rStyle w:val="Hyperlink"/>
                <w:noProof/>
              </w:rPr>
              <w:fldChar w:fldCharType="end"/>
            </w:r>
          </w:ins>
        </w:p>
        <w:p w14:paraId="14BC1CB5" w14:textId="77777777" w:rsidR="00240DD9" w:rsidRDefault="00240DD9">
          <w:pPr>
            <w:pStyle w:val="TOC2"/>
            <w:tabs>
              <w:tab w:val="right" w:leader="dot" w:pos="3956"/>
            </w:tabs>
            <w:spacing w:after="0"/>
            <w:rPr>
              <w:ins w:id="719" w:author="Admin" w:date="2020-10-21T18:12:00Z"/>
              <w:rFonts w:asciiTheme="minorHAnsi" w:eastAsiaTheme="minorEastAsia" w:hAnsiTheme="minorHAnsi"/>
              <w:noProof/>
            </w:rPr>
            <w:pPrChange w:id="720" w:author="Admin" w:date="2020-10-21T18:12:00Z">
              <w:pPr>
                <w:pStyle w:val="TOC2"/>
                <w:tabs>
                  <w:tab w:val="right" w:leader="dot" w:pos="3956"/>
                </w:tabs>
              </w:pPr>
            </w:pPrChange>
          </w:pPr>
          <w:ins w:id="7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"_Toc54196482"</w:instrText>
            </w:r>
            <w:r w:rsidRPr="003D5B36">
              <w:rPr>
                <w:rStyle w:val="Hyperlink"/>
                <w:noProof/>
              </w:rPr>
              <w:instrText xml:space="preserve"> </w:instrText>
            </w:r>
            <w:r w:rsidRPr="003D5B36">
              <w:rPr>
                <w:rStyle w:val="Hyperlink"/>
                <w:noProof/>
              </w:rPr>
              <w:fldChar w:fldCharType="separate"/>
            </w:r>
            <w:r w:rsidRPr="003D5B36">
              <w:rPr>
                <w:rStyle w:val="Hyperlink"/>
                <w:noProof/>
              </w:rPr>
              <w:t>Vehicles</w:t>
            </w:r>
            <w:r>
              <w:rPr>
                <w:noProof/>
                <w:webHidden/>
              </w:rPr>
              <w:tab/>
            </w:r>
            <w:r>
              <w:rPr>
                <w:noProof/>
                <w:webHidden/>
              </w:rPr>
              <w:fldChar w:fldCharType="begin"/>
            </w:r>
            <w:r>
              <w:rPr>
                <w:noProof/>
                <w:webHidden/>
              </w:rPr>
              <w:instrText xml:space="preserve"> PAGEREF _Toc54196482 \h </w:instrText>
            </w:r>
          </w:ins>
          <w:r>
            <w:rPr>
              <w:noProof/>
              <w:webHidden/>
            </w:rPr>
          </w:r>
          <w:r>
            <w:rPr>
              <w:noProof/>
              <w:webHidden/>
            </w:rPr>
            <w:fldChar w:fldCharType="separate"/>
          </w:r>
          <w:ins w:id="722" w:author="Admin" w:date="2020-10-21T18:16:00Z">
            <w:r w:rsidR="00CB1695">
              <w:rPr>
                <w:noProof/>
                <w:webHidden/>
              </w:rPr>
              <w:t>290</w:t>
            </w:r>
          </w:ins>
          <w:ins w:id="723" w:author="Admin" w:date="2020-10-21T18:12:00Z">
            <w:r>
              <w:rPr>
                <w:noProof/>
                <w:webHidden/>
              </w:rPr>
              <w:fldChar w:fldCharType="end"/>
            </w:r>
            <w:r w:rsidRPr="003D5B36">
              <w:rPr>
                <w:rStyle w:val="Hyperlink"/>
                <w:noProof/>
              </w:rPr>
              <w:fldChar w:fldCharType="end"/>
            </w:r>
          </w:ins>
        </w:p>
        <w:p w14:paraId="0FA5FC89" w14:textId="77777777" w:rsidR="00240DD9" w:rsidRDefault="00240DD9">
          <w:pPr>
            <w:pStyle w:val="TOC1"/>
            <w:tabs>
              <w:tab w:val="right" w:leader="dot" w:pos="3956"/>
            </w:tabs>
            <w:spacing w:after="0"/>
            <w:rPr>
              <w:ins w:id="724" w:author="Admin" w:date="2020-10-21T18:12:00Z"/>
              <w:rFonts w:asciiTheme="minorHAnsi" w:eastAsiaTheme="minorEastAsia" w:hAnsiTheme="minorHAnsi"/>
              <w:noProof/>
            </w:rPr>
            <w:pPrChange w:id="725" w:author="Admin" w:date="2020-10-21T18:12:00Z">
              <w:pPr>
                <w:pStyle w:val="TOC1"/>
                <w:tabs>
                  <w:tab w:val="right" w:leader="dot" w:pos="3956"/>
                </w:tabs>
              </w:pPr>
            </w:pPrChange>
          </w:pPr>
          <w:ins w:id="7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"_Toc54196483"</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9: Combat</w:t>
            </w:r>
            <w:r>
              <w:rPr>
                <w:noProof/>
                <w:webHidden/>
              </w:rPr>
              <w:tab/>
            </w:r>
            <w:r>
              <w:rPr>
                <w:noProof/>
                <w:webHidden/>
              </w:rPr>
              <w:fldChar w:fldCharType="begin"/>
            </w:r>
            <w:r>
              <w:rPr>
                <w:noProof/>
                <w:webHidden/>
              </w:rPr>
              <w:instrText xml:space="preserve"> PAGEREF _Toc54196483 \h </w:instrText>
            </w:r>
          </w:ins>
          <w:r>
            <w:rPr>
              <w:noProof/>
              <w:webHidden/>
            </w:rPr>
          </w:r>
          <w:r>
            <w:rPr>
              <w:noProof/>
              <w:webHidden/>
            </w:rPr>
            <w:fldChar w:fldCharType="separate"/>
          </w:r>
          <w:ins w:id="727" w:author="Admin" w:date="2020-10-21T18:16:00Z">
            <w:r w:rsidR="00CB1695">
              <w:rPr>
                <w:noProof/>
                <w:webHidden/>
              </w:rPr>
              <w:t>292</w:t>
            </w:r>
          </w:ins>
          <w:ins w:id="728" w:author="Admin" w:date="2020-10-21T18:12:00Z">
            <w:r>
              <w:rPr>
                <w:noProof/>
                <w:webHidden/>
              </w:rPr>
              <w:fldChar w:fldCharType="end"/>
            </w:r>
            <w:r w:rsidRPr="003D5B36">
              <w:rPr>
                <w:rStyle w:val="Hyperlink"/>
                <w:noProof/>
              </w:rPr>
              <w:fldChar w:fldCharType="end"/>
            </w:r>
          </w:ins>
        </w:p>
        <w:p w14:paraId="6DD5D0C2" w14:textId="77777777" w:rsidR="00240DD9" w:rsidRDefault="00240DD9">
          <w:pPr>
            <w:pStyle w:val="TOC2"/>
            <w:tabs>
              <w:tab w:val="right" w:leader="dot" w:pos="3956"/>
            </w:tabs>
            <w:spacing w:after="0"/>
            <w:rPr>
              <w:ins w:id="729" w:author="Admin" w:date="2020-10-21T18:12:00Z"/>
              <w:rFonts w:asciiTheme="minorHAnsi" w:eastAsiaTheme="minorEastAsia" w:hAnsiTheme="minorHAnsi"/>
              <w:noProof/>
            </w:rPr>
            <w:pPrChange w:id="730" w:author="Admin" w:date="2020-10-21T18:12:00Z">
              <w:pPr>
                <w:pStyle w:val="TOC2"/>
                <w:tabs>
                  <w:tab w:val="right" w:leader="dot" w:pos="3956"/>
                </w:tabs>
              </w:pPr>
            </w:pPrChange>
          </w:pPr>
          <w:ins w:id="73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"_Toc54196484"</w:instrText>
            </w:r>
            <w:r w:rsidRPr="003D5B36">
              <w:rPr>
                <w:rStyle w:val="Hyperlink"/>
                <w:noProof/>
              </w:rPr>
              <w:instrText xml:space="preserve"> </w:instrText>
            </w:r>
            <w:r w:rsidRPr="003D5B36">
              <w:rPr>
                <w:rStyle w:val="Hyperlink"/>
                <w:noProof/>
              </w:rPr>
              <w:fldChar w:fldCharType="separate"/>
            </w:r>
            <w:r w:rsidRPr="003D5B36">
              <w:rPr>
                <w:rStyle w:val="Hyperlink"/>
                <w:noProof/>
              </w:rPr>
              <w:t>Actions in Combat</w:t>
            </w:r>
            <w:r>
              <w:rPr>
                <w:noProof/>
                <w:webHidden/>
              </w:rPr>
              <w:tab/>
            </w:r>
            <w:r>
              <w:rPr>
                <w:noProof/>
                <w:webHidden/>
              </w:rPr>
              <w:fldChar w:fldCharType="begin"/>
            </w:r>
            <w:r>
              <w:rPr>
                <w:noProof/>
                <w:webHidden/>
              </w:rPr>
              <w:instrText xml:space="preserve"> PAGEREF _Toc54196484 \h </w:instrText>
            </w:r>
          </w:ins>
          <w:r>
            <w:rPr>
              <w:noProof/>
              <w:webHidden/>
            </w:rPr>
          </w:r>
          <w:r>
            <w:rPr>
              <w:noProof/>
              <w:webHidden/>
            </w:rPr>
            <w:fldChar w:fldCharType="separate"/>
          </w:r>
          <w:ins w:id="732" w:author="Admin" w:date="2020-10-21T18:16:00Z">
            <w:r w:rsidR="00CB1695">
              <w:rPr>
                <w:noProof/>
                <w:webHidden/>
              </w:rPr>
              <w:t>292</w:t>
            </w:r>
          </w:ins>
          <w:ins w:id="733" w:author="Admin" w:date="2020-10-21T18:12:00Z">
            <w:r>
              <w:rPr>
                <w:noProof/>
                <w:webHidden/>
              </w:rPr>
              <w:fldChar w:fldCharType="end"/>
            </w:r>
            <w:r w:rsidRPr="003D5B36">
              <w:rPr>
                <w:rStyle w:val="Hyperlink"/>
                <w:noProof/>
              </w:rPr>
              <w:fldChar w:fldCharType="end"/>
            </w:r>
          </w:ins>
        </w:p>
        <w:p w14:paraId="3EB69D22" w14:textId="77777777" w:rsidR="00240DD9" w:rsidRDefault="00240DD9">
          <w:pPr>
            <w:pStyle w:val="TOC2"/>
            <w:tabs>
              <w:tab w:val="right" w:leader="dot" w:pos="3956"/>
            </w:tabs>
            <w:spacing w:after="0"/>
            <w:rPr>
              <w:ins w:id="734" w:author="Admin" w:date="2020-10-21T18:12:00Z"/>
              <w:rFonts w:asciiTheme="minorHAnsi" w:eastAsiaTheme="minorEastAsia" w:hAnsiTheme="minorHAnsi"/>
              <w:noProof/>
            </w:rPr>
            <w:pPrChange w:id="735" w:author="Admin" w:date="2020-10-21T18:12:00Z">
              <w:pPr>
                <w:pStyle w:val="TOC2"/>
                <w:tabs>
                  <w:tab w:val="right" w:leader="dot" w:pos="3956"/>
                </w:tabs>
              </w:pPr>
            </w:pPrChange>
          </w:pPr>
          <w:ins w:id="7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"_Toc54196485"</w:instrText>
            </w:r>
            <w:r w:rsidRPr="003D5B36">
              <w:rPr>
                <w:rStyle w:val="Hyperlink"/>
                <w:noProof/>
              </w:rPr>
              <w:instrText xml:space="preserve"> </w:instrText>
            </w:r>
            <w:r w:rsidRPr="003D5B36">
              <w:rPr>
                <w:rStyle w:val="Hyperlink"/>
                <w:noProof/>
              </w:rPr>
              <w:fldChar w:fldCharType="separate"/>
            </w:r>
            <w:r w:rsidRPr="003D5B36">
              <w:rPr>
                <w:rStyle w:val="Hyperlink"/>
                <w:noProof/>
              </w:rPr>
              <w:t>Damage and Healing</w:t>
            </w:r>
            <w:r>
              <w:rPr>
                <w:noProof/>
                <w:webHidden/>
              </w:rPr>
              <w:tab/>
            </w:r>
            <w:r>
              <w:rPr>
                <w:noProof/>
                <w:webHidden/>
              </w:rPr>
              <w:fldChar w:fldCharType="begin"/>
            </w:r>
            <w:r>
              <w:rPr>
                <w:noProof/>
                <w:webHidden/>
              </w:rPr>
              <w:instrText xml:space="preserve"> PAGEREF _Toc54196485 \h </w:instrText>
            </w:r>
          </w:ins>
          <w:r>
            <w:rPr>
              <w:noProof/>
              <w:webHidden/>
            </w:rPr>
          </w:r>
          <w:r>
            <w:rPr>
              <w:noProof/>
              <w:webHidden/>
            </w:rPr>
            <w:fldChar w:fldCharType="separate"/>
          </w:r>
          <w:ins w:id="737" w:author="Admin" w:date="2020-10-21T18:16:00Z">
            <w:r w:rsidR="00CB1695">
              <w:rPr>
                <w:noProof/>
                <w:webHidden/>
              </w:rPr>
              <w:t>292</w:t>
            </w:r>
          </w:ins>
          <w:ins w:id="738" w:author="Admin" w:date="2020-10-21T18:12:00Z">
            <w:r>
              <w:rPr>
                <w:noProof/>
                <w:webHidden/>
              </w:rPr>
              <w:fldChar w:fldCharType="end"/>
            </w:r>
            <w:r w:rsidRPr="003D5B36">
              <w:rPr>
                <w:rStyle w:val="Hyperlink"/>
                <w:noProof/>
              </w:rPr>
              <w:fldChar w:fldCharType="end"/>
            </w:r>
          </w:ins>
        </w:p>
        <w:p w14:paraId="7EB70886" w14:textId="77777777" w:rsidR="00240DD9" w:rsidRDefault="00240DD9">
          <w:pPr>
            <w:pStyle w:val="TOC2"/>
            <w:tabs>
              <w:tab w:val="right" w:leader="dot" w:pos="3956"/>
            </w:tabs>
            <w:spacing w:after="0"/>
            <w:rPr>
              <w:ins w:id="739" w:author="Admin" w:date="2020-10-21T18:12:00Z"/>
              <w:rFonts w:asciiTheme="minorHAnsi" w:eastAsiaTheme="minorEastAsia" w:hAnsiTheme="minorHAnsi"/>
              <w:noProof/>
            </w:rPr>
            <w:pPrChange w:id="740" w:author="Admin" w:date="2020-10-21T18:12:00Z">
              <w:pPr>
                <w:pStyle w:val="TOC2"/>
                <w:tabs>
                  <w:tab w:val="right" w:leader="dot" w:pos="3956"/>
                </w:tabs>
              </w:pPr>
            </w:pPrChange>
          </w:pPr>
          <w:ins w:id="7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"_Toc54196486"</w:instrText>
            </w:r>
            <w:r w:rsidRPr="003D5B36">
              <w:rPr>
                <w:rStyle w:val="Hyperlink"/>
                <w:noProof/>
              </w:rPr>
              <w:instrText xml:space="preserve"> </w:instrText>
            </w:r>
            <w:r w:rsidRPr="003D5B36">
              <w:rPr>
                <w:rStyle w:val="Hyperlink"/>
                <w:noProof/>
              </w:rPr>
              <w:fldChar w:fldCharType="separate"/>
            </w:r>
            <w:r w:rsidRPr="003D5B36">
              <w:rPr>
                <w:rStyle w:val="Hyperlink"/>
                <w:noProof/>
              </w:rPr>
              <w:t>Optional Rules</w:t>
            </w:r>
            <w:r>
              <w:rPr>
                <w:noProof/>
                <w:webHidden/>
              </w:rPr>
              <w:tab/>
            </w:r>
            <w:r>
              <w:rPr>
                <w:noProof/>
                <w:webHidden/>
              </w:rPr>
              <w:fldChar w:fldCharType="begin"/>
            </w:r>
            <w:r>
              <w:rPr>
                <w:noProof/>
                <w:webHidden/>
              </w:rPr>
              <w:instrText xml:space="preserve"> PAGEREF _Toc54196486 \h </w:instrText>
            </w:r>
          </w:ins>
          <w:r>
            <w:rPr>
              <w:noProof/>
              <w:webHidden/>
            </w:rPr>
          </w:r>
          <w:r>
            <w:rPr>
              <w:noProof/>
              <w:webHidden/>
            </w:rPr>
            <w:fldChar w:fldCharType="separate"/>
          </w:r>
          <w:ins w:id="742" w:author="Admin" w:date="2020-10-21T18:16:00Z">
            <w:r w:rsidR="00CB1695">
              <w:rPr>
                <w:noProof/>
                <w:webHidden/>
              </w:rPr>
              <w:t>293</w:t>
            </w:r>
          </w:ins>
          <w:ins w:id="743" w:author="Admin" w:date="2020-10-21T18:12:00Z">
            <w:r>
              <w:rPr>
                <w:noProof/>
                <w:webHidden/>
              </w:rPr>
              <w:fldChar w:fldCharType="end"/>
            </w:r>
            <w:r w:rsidRPr="003D5B36">
              <w:rPr>
                <w:rStyle w:val="Hyperlink"/>
                <w:noProof/>
              </w:rPr>
              <w:fldChar w:fldCharType="end"/>
            </w:r>
          </w:ins>
        </w:p>
        <w:p w14:paraId="4ECF0174" w14:textId="77777777" w:rsidR="00240DD9" w:rsidRDefault="00240DD9">
          <w:pPr>
            <w:pStyle w:val="TOC1"/>
            <w:tabs>
              <w:tab w:val="right" w:leader="dot" w:pos="3956"/>
            </w:tabs>
            <w:spacing w:after="0"/>
            <w:rPr>
              <w:ins w:id="744" w:author="Admin" w:date="2020-10-21T18:12:00Z"/>
              <w:rFonts w:asciiTheme="minorHAnsi" w:eastAsiaTheme="minorEastAsia" w:hAnsiTheme="minorHAnsi"/>
              <w:noProof/>
            </w:rPr>
            <w:pPrChange w:id="745" w:author="Admin" w:date="2020-10-21T18:12:00Z">
              <w:pPr>
                <w:pStyle w:val="TOC1"/>
                <w:tabs>
                  <w:tab w:val="right" w:leader="dot" w:pos="3956"/>
                </w:tabs>
              </w:pPr>
            </w:pPrChange>
          </w:pPr>
          <w:ins w:id="7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"_Toc54196487"</w:instrText>
            </w:r>
            <w:r w:rsidRPr="003D5B36">
              <w:rPr>
                <w:rStyle w:val="Hyperlink"/>
                <w:noProof/>
              </w:rPr>
              <w:instrText xml:space="preserve"> </w:instrText>
            </w:r>
            <w:r w:rsidRPr="003D5B36">
              <w:rPr>
                <w:rStyle w:val="Hyperlink"/>
                <w:noProof/>
              </w:rPr>
              <w:fldChar w:fldCharType="separate"/>
            </w:r>
            <w:r w:rsidRPr="003D5B36">
              <w:rPr>
                <w:rStyle w:val="Hyperlink"/>
                <w:rFonts w:eastAsia="Times New Roman" w:cstheme="minorHAnsi"/>
                <w:b/>
                <w:bCs/>
                <w:noProof/>
                <w:kern w:val="36"/>
              </w:rPr>
              <w:t>Chapter 10: Spellcasting</w:t>
            </w:r>
            <w:r>
              <w:rPr>
                <w:noProof/>
                <w:webHidden/>
              </w:rPr>
              <w:tab/>
            </w:r>
            <w:r>
              <w:rPr>
                <w:noProof/>
                <w:webHidden/>
              </w:rPr>
              <w:fldChar w:fldCharType="begin"/>
            </w:r>
            <w:r>
              <w:rPr>
                <w:noProof/>
                <w:webHidden/>
              </w:rPr>
              <w:instrText xml:space="preserve"> PAGEREF _Toc54196487 \h </w:instrText>
            </w:r>
          </w:ins>
          <w:r>
            <w:rPr>
              <w:noProof/>
              <w:webHidden/>
            </w:rPr>
          </w:r>
          <w:r>
            <w:rPr>
              <w:noProof/>
              <w:webHidden/>
            </w:rPr>
            <w:fldChar w:fldCharType="separate"/>
          </w:r>
          <w:ins w:id="747" w:author="Admin" w:date="2020-10-21T18:16:00Z">
            <w:r w:rsidR="00CB1695">
              <w:rPr>
                <w:noProof/>
                <w:webHidden/>
              </w:rPr>
              <w:t>295</w:t>
            </w:r>
          </w:ins>
          <w:ins w:id="748" w:author="Admin" w:date="2020-10-21T18:12:00Z">
            <w:r>
              <w:rPr>
                <w:noProof/>
                <w:webHidden/>
              </w:rPr>
              <w:fldChar w:fldCharType="end"/>
            </w:r>
            <w:r w:rsidRPr="003D5B36">
              <w:rPr>
                <w:rStyle w:val="Hyperlink"/>
                <w:noProof/>
              </w:rPr>
              <w:fldChar w:fldCharType="end"/>
            </w:r>
          </w:ins>
        </w:p>
        <w:p w14:paraId="767793E2" w14:textId="77777777" w:rsidR="00240DD9" w:rsidRDefault="00240DD9">
          <w:pPr>
            <w:pStyle w:val="TOC2"/>
            <w:tabs>
              <w:tab w:val="right" w:leader="dot" w:pos="3956"/>
            </w:tabs>
            <w:spacing w:after="0"/>
            <w:rPr>
              <w:ins w:id="749" w:author="Admin" w:date="2020-10-21T18:12:00Z"/>
              <w:rFonts w:asciiTheme="minorHAnsi" w:eastAsiaTheme="minorEastAsia" w:hAnsiTheme="minorHAnsi"/>
              <w:noProof/>
            </w:rPr>
            <w:pPrChange w:id="750" w:author="Admin" w:date="2020-10-21T18:12:00Z">
              <w:pPr>
                <w:pStyle w:val="TOC2"/>
                <w:tabs>
                  <w:tab w:val="right" w:leader="dot" w:pos="3956"/>
                </w:tabs>
              </w:pPr>
            </w:pPrChange>
          </w:pPr>
          <w:ins w:id="7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"_Toc54196488"</w:instrText>
            </w:r>
            <w:r w:rsidRPr="003D5B36">
              <w:rPr>
                <w:rStyle w:val="Hyperlink"/>
                <w:noProof/>
              </w:rPr>
              <w:instrText xml:space="preserve"> </w:instrText>
            </w:r>
            <w:r w:rsidRPr="003D5B36">
              <w:rPr>
                <w:rStyle w:val="Hyperlink"/>
                <w:noProof/>
              </w:rPr>
              <w:fldChar w:fldCharType="separate"/>
            </w:r>
            <w:r w:rsidRPr="003D5B36">
              <w:rPr>
                <w:rStyle w:val="Hyperlink"/>
                <w:noProof/>
              </w:rPr>
              <w:t>Spellcasting Ability</w:t>
            </w:r>
            <w:r>
              <w:rPr>
                <w:noProof/>
                <w:webHidden/>
              </w:rPr>
              <w:tab/>
            </w:r>
            <w:r>
              <w:rPr>
                <w:noProof/>
                <w:webHidden/>
              </w:rPr>
              <w:fldChar w:fldCharType="begin"/>
            </w:r>
            <w:r>
              <w:rPr>
                <w:noProof/>
                <w:webHidden/>
              </w:rPr>
              <w:instrText xml:space="preserve"> PAGEREF _Toc54196488 \h </w:instrText>
            </w:r>
          </w:ins>
          <w:r>
            <w:rPr>
              <w:noProof/>
              <w:webHidden/>
            </w:rPr>
          </w:r>
          <w:r>
            <w:rPr>
              <w:noProof/>
              <w:webHidden/>
            </w:rPr>
            <w:fldChar w:fldCharType="separate"/>
          </w:r>
          <w:ins w:id="752" w:author="Admin" w:date="2020-10-21T18:16:00Z">
            <w:r w:rsidR="00CB1695">
              <w:rPr>
                <w:noProof/>
                <w:webHidden/>
              </w:rPr>
              <w:t>295</w:t>
            </w:r>
          </w:ins>
          <w:ins w:id="753" w:author="Admin" w:date="2020-10-21T18:12:00Z">
            <w:r>
              <w:rPr>
                <w:noProof/>
                <w:webHidden/>
              </w:rPr>
              <w:fldChar w:fldCharType="end"/>
            </w:r>
            <w:r w:rsidRPr="003D5B36">
              <w:rPr>
                <w:rStyle w:val="Hyperlink"/>
                <w:noProof/>
              </w:rPr>
              <w:fldChar w:fldCharType="end"/>
            </w:r>
          </w:ins>
        </w:p>
        <w:p w14:paraId="64712FA6" w14:textId="77777777" w:rsidR="00240DD9" w:rsidRDefault="00240DD9">
          <w:pPr>
            <w:pStyle w:val="TOC2"/>
            <w:tabs>
              <w:tab w:val="right" w:leader="dot" w:pos="3956"/>
            </w:tabs>
            <w:spacing w:after="0"/>
            <w:rPr>
              <w:ins w:id="754" w:author="Admin" w:date="2020-10-21T18:12:00Z"/>
              <w:rFonts w:asciiTheme="minorHAnsi" w:eastAsiaTheme="minorEastAsia" w:hAnsiTheme="minorHAnsi"/>
              <w:noProof/>
            </w:rPr>
            <w:pPrChange w:id="755" w:author="Admin" w:date="2020-10-21T18:12:00Z">
              <w:pPr>
                <w:pStyle w:val="TOC2"/>
                <w:tabs>
                  <w:tab w:val="right" w:leader="dot" w:pos="3956"/>
                </w:tabs>
              </w:pPr>
            </w:pPrChange>
          </w:pPr>
          <w:ins w:id="756" w:author="Admin" w:date="2020-10-21T18:12:00Z">
            <w:r w:rsidRPr="003D5B36">
              <w:rPr>
                <w:rStyle w:val="Hyperlink"/>
                <w:noProof/>
              </w:rPr>
              <w:lastRenderedPageBreak/>
              <w:fldChar w:fldCharType="begin"/>
            </w:r>
            <w:r w:rsidRPr="003D5B36">
              <w:rPr>
                <w:rStyle w:val="Hyperlink"/>
                <w:noProof/>
              </w:rPr>
              <w:instrText xml:space="preserve"> </w:instrText>
            </w:r>
            <w:r>
              <w:rPr>
                <w:noProof/>
              </w:rPr>
              <w:instrText>HYPERLINK \l "_Toc54196489"</w:instrText>
            </w:r>
            <w:r w:rsidRPr="003D5B36">
              <w:rPr>
                <w:rStyle w:val="Hyperlink"/>
                <w:noProof/>
              </w:rPr>
              <w:instrText xml:space="preserve"> </w:instrText>
            </w:r>
            <w:r w:rsidRPr="003D5B36">
              <w:rPr>
                <w:rStyle w:val="Hyperlink"/>
                <w:noProof/>
              </w:rPr>
              <w:fldChar w:fldCharType="separate"/>
            </w:r>
            <w:r w:rsidRPr="003D5B36">
              <w:rPr>
                <w:rStyle w:val="Hyperlink"/>
                <w:noProof/>
              </w:rPr>
              <w:t>Known and Prepared Spells</w:t>
            </w:r>
            <w:r>
              <w:rPr>
                <w:noProof/>
                <w:webHidden/>
              </w:rPr>
              <w:tab/>
            </w:r>
            <w:r>
              <w:rPr>
                <w:noProof/>
                <w:webHidden/>
              </w:rPr>
              <w:fldChar w:fldCharType="begin"/>
            </w:r>
            <w:r>
              <w:rPr>
                <w:noProof/>
                <w:webHidden/>
              </w:rPr>
              <w:instrText xml:space="preserve"> PAGEREF _Toc54196489 \h </w:instrText>
            </w:r>
          </w:ins>
          <w:r>
            <w:rPr>
              <w:noProof/>
              <w:webHidden/>
            </w:rPr>
          </w:r>
          <w:r>
            <w:rPr>
              <w:noProof/>
              <w:webHidden/>
            </w:rPr>
            <w:fldChar w:fldCharType="separate"/>
          </w:r>
          <w:ins w:id="757" w:author="Admin" w:date="2020-10-21T18:16:00Z">
            <w:r w:rsidR="00CB1695">
              <w:rPr>
                <w:noProof/>
                <w:webHidden/>
              </w:rPr>
              <w:t>295</w:t>
            </w:r>
          </w:ins>
          <w:ins w:id="758" w:author="Admin" w:date="2020-10-21T18:12:00Z">
            <w:r>
              <w:rPr>
                <w:noProof/>
                <w:webHidden/>
              </w:rPr>
              <w:fldChar w:fldCharType="end"/>
            </w:r>
            <w:r w:rsidRPr="003D5B36">
              <w:rPr>
                <w:rStyle w:val="Hyperlink"/>
                <w:noProof/>
              </w:rPr>
              <w:fldChar w:fldCharType="end"/>
            </w:r>
          </w:ins>
        </w:p>
        <w:p w14:paraId="653DD888" w14:textId="77777777" w:rsidR="00240DD9" w:rsidRDefault="00240DD9">
          <w:pPr>
            <w:pStyle w:val="TOC2"/>
            <w:tabs>
              <w:tab w:val="right" w:leader="dot" w:pos="3956"/>
            </w:tabs>
            <w:spacing w:after="0"/>
            <w:rPr>
              <w:ins w:id="759" w:author="Admin" w:date="2020-10-21T18:12:00Z"/>
              <w:rFonts w:asciiTheme="minorHAnsi" w:eastAsiaTheme="minorEastAsia" w:hAnsiTheme="minorHAnsi"/>
              <w:noProof/>
            </w:rPr>
            <w:pPrChange w:id="760" w:author="Admin" w:date="2020-10-21T18:12:00Z">
              <w:pPr>
                <w:pStyle w:val="TOC2"/>
                <w:tabs>
                  <w:tab w:val="right" w:leader="dot" w:pos="3956"/>
                </w:tabs>
              </w:pPr>
            </w:pPrChange>
          </w:pPr>
          <w:ins w:id="7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"_Toc54196490"</w:instrText>
            </w:r>
            <w:r w:rsidRPr="003D5B36">
              <w:rPr>
                <w:rStyle w:val="Hyperlink"/>
                <w:noProof/>
              </w:rPr>
              <w:instrText xml:space="preserve"> </w:instrText>
            </w:r>
            <w:r w:rsidRPr="003D5B36">
              <w:rPr>
                <w:rStyle w:val="Hyperlink"/>
                <w:noProof/>
              </w:rPr>
              <w:fldChar w:fldCharType="separate"/>
            </w:r>
            <w:r w:rsidRPr="003D5B36">
              <w:rPr>
                <w:rStyle w:val="Hyperlink"/>
                <w:noProof/>
              </w:rPr>
              <w:t>Mana</w:t>
            </w:r>
            <w:r>
              <w:rPr>
                <w:noProof/>
                <w:webHidden/>
              </w:rPr>
              <w:tab/>
            </w:r>
            <w:r>
              <w:rPr>
                <w:noProof/>
                <w:webHidden/>
              </w:rPr>
              <w:fldChar w:fldCharType="begin"/>
            </w:r>
            <w:r>
              <w:rPr>
                <w:noProof/>
                <w:webHidden/>
              </w:rPr>
              <w:instrText xml:space="preserve"> PAGEREF _Toc54196490 \h </w:instrText>
            </w:r>
          </w:ins>
          <w:r>
            <w:rPr>
              <w:noProof/>
              <w:webHidden/>
            </w:rPr>
          </w:r>
          <w:r>
            <w:rPr>
              <w:noProof/>
              <w:webHidden/>
            </w:rPr>
            <w:fldChar w:fldCharType="separate"/>
          </w:r>
          <w:ins w:id="762" w:author="Admin" w:date="2020-10-21T18:16:00Z">
            <w:r w:rsidR="00CB1695">
              <w:rPr>
                <w:noProof/>
                <w:webHidden/>
              </w:rPr>
              <w:t>298</w:t>
            </w:r>
          </w:ins>
          <w:ins w:id="763" w:author="Admin" w:date="2020-10-21T18:12:00Z">
            <w:r>
              <w:rPr>
                <w:noProof/>
                <w:webHidden/>
              </w:rPr>
              <w:fldChar w:fldCharType="end"/>
            </w:r>
            <w:r w:rsidRPr="003D5B36">
              <w:rPr>
                <w:rStyle w:val="Hyperlink"/>
                <w:noProof/>
              </w:rPr>
              <w:fldChar w:fldCharType="end"/>
            </w:r>
          </w:ins>
        </w:p>
        <w:p w14:paraId="10A8C275" w14:textId="77777777" w:rsidR="00240DD9" w:rsidRDefault="00240DD9">
          <w:pPr>
            <w:pStyle w:val="TOC2"/>
            <w:tabs>
              <w:tab w:val="right" w:leader="dot" w:pos="3956"/>
            </w:tabs>
            <w:spacing w:after="0"/>
            <w:rPr>
              <w:ins w:id="764" w:author="Admin" w:date="2020-10-21T18:12:00Z"/>
              <w:rFonts w:asciiTheme="minorHAnsi" w:eastAsiaTheme="minorEastAsia" w:hAnsiTheme="minorHAnsi"/>
              <w:noProof/>
            </w:rPr>
            <w:pPrChange w:id="765" w:author="Admin" w:date="2020-10-21T18:12:00Z">
              <w:pPr>
                <w:pStyle w:val="TOC2"/>
                <w:tabs>
                  <w:tab w:val="right" w:leader="dot" w:pos="3956"/>
                </w:tabs>
              </w:pPr>
            </w:pPrChange>
          </w:pPr>
          <w:ins w:id="7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"_Toc54196491"</w:instrText>
            </w:r>
            <w:r w:rsidRPr="003D5B36">
              <w:rPr>
                <w:rStyle w:val="Hyperlink"/>
                <w:noProof/>
              </w:rPr>
              <w:instrText xml:space="preserve"> </w:instrText>
            </w:r>
            <w:r w:rsidRPr="003D5B36">
              <w:rPr>
                <w:rStyle w:val="Hyperlink"/>
                <w:noProof/>
              </w:rPr>
              <w:fldChar w:fldCharType="separate"/>
            </w:r>
            <w:r w:rsidRPr="003D5B36">
              <w:rPr>
                <w:rStyle w:val="Hyperlink"/>
                <w:noProof/>
              </w:rPr>
              <w:t>Special Rules</w:t>
            </w:r>
            <w:r>
              <w:rPr>
                <w:noProof/>
                <w:webHidden/>
              </w:rPr>
              <w:tab/>
            </w:r>
            <w:r>
              <w:rPr>
                <w:noProof/>
                <w:webHidden/>
              </w:rPr>
              <w:fldChar w:fldCharType="begin"/>
            </w:r>
            <w:r>
              <w:rPr>
                <w:noProof/>
                <w:webHidden/>
              </w:rPr>
              <w:instrText xml:space="preserve"> PAGEREF _Toc54196491 \h </w:instrText>
            </w:r>
          </w:ins>
          <w:r>
            <w:rPr>
              <w:noProof/>
              <w:webHidden/>
            </w:rPr>
          </w:r>
          <w:r>
            <w:rPr>
              <w:noProof/>
              <w:webHidden/>
            </w:rPr>
            <w:fldChar w:fldCharType="separate"/>
          </w:r>
          <w:ins w:id="767" w:author="Admin" w:date="2020-10-21T18:16:00Z">
            <w:r w:rsidR="00CB1695">
              <w:rPr>
                <w:noProof/>
                <w:webHidden/>
              </w:rPr>
              <w:t>301</w:t>
            </w:r>
          </w:ins>
          <w:ins w:id="768" w:author="Admin" w:date="2020-10-21T18:12:00Z">
            <w:r>
              <w:rPr>
                <w:noProof/>
                <w:webHidden/>
              </w:rPr>
              <w:fldChar w:fldCharType="end"/>
            </w:r>
            <w:r w:rsidRPr="003D5B36">
              <w:rPr>
                <w:rStyle w:val="Hyperlink"/>
                <w:noProof/>
              </w:rPr>
              <w:fldChar w:fldCharType="end"/>
            </w:r>
          </w:ins>
        </w:p>
        <w:p w14:paraId="3538CF4E" w14:textId="77777777" w:rsidR="00240DD9" w:rsidRDefault="00240DD9">
          <w:pPr>
            <w:pStyle w:val="TOC3"/>
            <w:tabs>
              <w:tab w:val="right" w:leader="dot" w:pos="3956"/>
            </w:tabs>
            <w:spacing w:after="0"/>
            <w:rPr>
              <w:ins w:id="769" w:author="Admin" w:date="2020-10-21T18:12:00Z"/>
              <w:rFonts w:asciiTheme="minorHAnsi" w:eastAsiaTheme="minorEastAsia" w:hAnsiTheme="minorHAnsi"/>
              <w:noProof/>
            </w:rPr>
            <w:pPrChange w:id="770" w:author="Admin" w:date="2020-10-21T18:12:00Z">
              <w:pPr>
                <w:pStyle w:val="TOC3"/>
                <w:tabs>
                  <w:tab w:val="right" w:leader="dot" w:pos="3956"/>
                </w:tabs>
              </w:pPr>
            </w:pPrChange>
          </w:pPr>
          <w:ins w:id="7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"_Toc54196492"</w:instrText>
            </w:r>
            <w:r w:rsidRPr="003D5B36">
              <w:rPr>
                <w:rStyle w:val="Hyperlink"/>
                <w:noProof/>
              </w:rPr>
              <w:instrText xml:space="preserve"> </w:instrText>
            </w:r>
            <w:r w:rsidRPr="003D5B36">
              <w:rPr>
                <w:rStyle w:val="Hyperlink"/>
                <w:noProof/>
              </w:rPr>
              <w:fldChar w:fldCharType="separate"/>
            </w:r>
            <w:r w:rsidRPr="003D5B36">
              <w:rPr>
                <w:rStyle w:val="Hyperlink"/>
                <w:noProof/>
              </w:rPr>
              <w:t>Calling, Conjuring, and Binding</w:t>
            </w:r>
            <w:r>
              <w:rPr>
                <w:noProof/>
                <w:webHidden/>
              </w:rPr>
              <w:tab/>
            </w:r>
            <w:r>
              <w:rPr>
                <w:noProof/>
                <w:webHidden/>
              </w:rPr>
              <w:fldChar w:fldCharType="begin"/>
            </w:r>
            <w:r>
              <w:rPr>
                <w:noProof/>
                <w:webHidden/>
              </w:rPr>
              <w:instrText xml:space="preserve"> PAGEREF _Toc54196492 \h </w:instrText>
            </w:r>
          </w:ins>
          <w:r>
            <w:rPr>
              <w:noProof/>
              <w:webHidden/>
            </w:rPr>
          </w:r>
          <w:r>
            <w:rPr>
              <w:noProof/>
              <w:webHidden/>
            </w:rPr>
            <w:fldChar w:fldCharType="separate"/>
          </w:r>
          <w:ins w:id="772" w:author="Admin" w:date="2020-10-21T18:16:00Z">
            <w:r w:rsidR="00CB1695">
              <w:rPr>
                <w:noProof/>
                <w:webHidden/>
              </w:rPr>
              <w:t>301</w:t>
            </w:r>
          </w:ins>
          <w:ins w:id="773" w:author="Admin" w:date="2020-10-21T18:12:00Z">
            <w:r>
              <w:rPr>
                <w:noProof/>
                <w:webHidden/>
              </w:rPr>
              <w:fldChar w:fldCharType="end"/>
            </w:r>
            <w:r w:rsidRPr="003D5B36">
              <w:rPr>
                <w:rStyle w:val="Hyperlink"/>
                <w:noProof/>
              </w:rPr>
              <w:fldChar w:fldCharType="end"/>
            </w:r>
          </w:ins>
        </w:p>
        <w:p w14:paraId="5F75C424" w14:textId="77777777" w:rsidR="00240DD9" w:rsidRDefault="00240DD9">
          <w:pPr>
            <w:pStyle w:val="TOC3"/>
            <w:tabs>
              <w:tab w:val="right" w:leader="dot" w:pos="3956"/>
            </w:tabs>
            <w:spacing w:after="0"/>
            <w:rPr>
              <w:ins w:id="774" w:author="Admin" w:date="2020-10-21T18:12:00Z"/>
              <w:rFonts w:asciiTheme="minorHAnsi" w:eastAsiaTheme="minorEastAsia" w:hAnsiTheme="minorHAnsi"/>
              <w:noProof/>
            </w:rPr>
            <w:pPrChange w:id="775" w:author="Admin" w:date="2020-10-21T18:12:00Z">
              <w:pPr>
                <w:pStyle w:val="TOC3"/>
                <w:tabs>
                  <w:tab w:val="right" w:leader="dot" w:pos="3956"/>
                </w:tabs>
              </w:pPr>
            </w:pPrChange>
          </w:pPr>
          <w:ins w:id="7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"_Toc54196493"</w:instrText>
            </w:r>
            <w:r w:rsidRPr="003D5B36">
              <w:rPr>
                <w:rStyle w:val="Hyperlink"/>
                <w:noProof/>
              </w:rPr>
              <w:instrText xml:space="preserve"> </w:instrText>
            </w:r>
            <w:r w:rsidRPr="003D5B36">
              <w:rPr>
                <w:rStyle w:val="Hyperlink"/>
                <w:noProof/>
              </w:rPr>
              <w:fldChar w:fldCharType="separate"/>
            </w:r>
            <w:r w:rsidRPr="003D5B36">
              <w:rPr>
                <w:rStyle w:val="Hyperlink"/>
                <w:noProof/>
              </w:rPr>
              <w:t>Oaths and Blood Oaths</w:t>
            </w:r>
            <w:r>
              <w:rPr>
                <w:noProof/>
                <w:webHidden/>
              </w:rPr>
              <w:tab/>
            </w:r>
            <w:r>
              <w:rPr>
                <w:noProof/>
                <w:webHidden/>
              </w:rPr>
              <w:fldChar w:fldCharType="begin"/>
            </w:r>
            <w:r>
              <w:rPr>
                <w:noProof/>
                <w:webHidden/>
              </w:rPr>
              <w:instrText xml:space="preserve"> PAGEREF _Toc54196493 \h </w:instrText>
            </w:r>
          </w:ins>
          <w:r>
            <w:rPr>
              <w:noProof/>
              <w:webHidden/>
            </w:rPr>
          </w:r>
          <w:r>
            <w:rPr>
              <w:noProof/>
              <w:webHidden/>
            </w:rPr>
            <w:fldChar w:fldCharType="separate"/>
          </w:r>
          <w:ins w:id="777" w:author="Admin" w:date="2020-10-21T18:16:00Z">
            <w:r w:rsidR="00CB1695">
              <w:rPr>
                <w:noProof/>
                <w:webHidden/>
              </w:rPr>
              <w:t>303</w:t>
            </w:r>
          </w:ins>
          <w:ins w:id="778" w:author="Admin" w:date="2020-10-21T18:12:00Z">
            <w:r>
              <w:rPr>
                <w:noProof/>
                <w:webHidden/>
              </w:rPr>
              <w:fldChar w:fldCharType="end"/>
            </w:r>
            <w:r w:rsidRPr="003D5B36">
              <w:rPr>
                <w:rStyle w:val="Hyperlink"/>
                <w:noProof/>
              </w:rPr>
              <w:fldChar w:fldCharType="end"/>
            </w:r>
          </w:ins>
        </w:p>
        <w:p w14:paraId="43F28CFE" w14:textId="77777777" w:rsidR="00240DD9" w:rsidRDefault="00240DD9">
          <w:pPr>
            <w:pStyle w:val="TOC3"/>
            <w:tabs>
              <w:tab w:val="right" w:leader="dot" w:pos="3956"/>
            </w:tabs>
            <w:spacing w:after="0"/>
            <w:rPr>
              <w:ins w:id="779" w:author="Admin" w:date="2020-10-21T18:12:00Z"/>
              <w:rFonts w:asciiTheme="minorHAnsi" w:eastAsiaTheme="minorEastAsia" w:hAnsiTheme="minorHAnsi"/>
              <w:noProof/>
            </w:rPr>
            <w:pPrChange w:id="780" w:author="Admin" w:date="2020-10-21T18:12:00Z">
              <w:pPr>
                <w:pStyle w:val="TOC3"/>
                <w:tabs>
                  <w:tab w:val="right" w:leader="dot" w:pos="3956"/>
                </w:tabs>
              </w:pPr>
            </w:pPrChange>
          </w:pPr>
          <w:ins w:id="7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"_Toc54196494"</w:instrText>
            </w:r>
            <w:r w:rsidRPr="003D5B36">
              <w:rPr>
                <w:rStyle w:val="Hyperlink"/>
                <w:noProof/>
              </w:rPr>
              <w:instrText xml:space="preserve"> </w:instrText>
            </w:r>
            <w:r w:rsidRPr="003D5B36">
              <w:rPr>
                <w:rStyle w:val="Hyperlink"/>
                <w:noProof/>
              </w:rPr>
              <w:fldChar w:fldCharType="separate"/>
            </w:r>
            <w:r w:rsidRPr="003D5B36">
              <w:rPr>
                <w:rStyle w:val="Hyperlink"/>
                <w:noProof/>
              </w:rPr>
              <w:t>True Names</w:t>
            </w:r>
            <w:r>
              <w:rPr>
                <w:noProof/>
                <w:webHidden/>
              </w:rPr>
              <w:tab/>
            </w:r>
            <w:r>
              <w:rPr>
                <w:noProof/>
                <w:webHidden/>
              </w:rPr>
              <w:fldChar w:fldCharType="begin"/>
            </w:r>
            <w:r>
              <w:rPr>
                <w:noProof/>
                <w:webHidden/>
              </w:rPr>
              <w:instrText xml:space="preserve"> PAGEREF _Toc54196494 \h </w:instrText>
            </w:r>
          </w:ins>
          <w:r>
            <w:rPr>
              <w:noProof/>
              <w:webHidden/>
            </w:rPr>
          </w:r>
          <w:r>
            <w:rPr>
              <w:noProof/>
              <w:webHidden/>
            </w:rPr>
            <w:fldChar w:fldCharType="separate"/>
          </w:r>
          <w:ins w:id="782" w:author="Admin" w:date="2020-10-21T18:16:00Z">
            <w:r w:rsidR="00CB1695">
              <w:rPr>
                <w:noProof/>
                <w:webHidden/>
              </w:rPr>
              <w:t>303</w:t>
            </w:r>
          </w:ins>
          <w:ins w:id="783" w:author="Admin" w:date="2020-10-21T18:12:00Z">
            <w:r>
              <w:rPr>
                <w:noProof/>
                <w:webHidden/>
              </w:rPr>
              <w:fldChar w:fldCharType="end"/>
            </w:r>
            <w:r w:rsidRPr="003D5B36">
              <w:rPr>
                <w:rStyle w:val="Hyperlink"/>
                <w:noProof/>
              </w:rPr>
              <w:fldChar w:fldCharType="end"/>
            </w:r>
          </w:ins>
        </w:p>
        <w:p w14:paraId="4B17C60A" w14:textId="77777777" w:rsidR="00240DD9" w:rsidRDefault="00240DD9">
          <w:pPr>
            <w:pStyle w:val="TOC2"/>
            <w:tabs>
              <w:tab w:val="right" w:leader="dot" w:pos="3956"/>
            </w:tabs>
            <w:spacing w:after="0"/>
            <w:rPr>
              <w:ins w:id="784" w:author="Admin" w:date="2020-10-21T18:12:00Z"/>
              <w:rFonts w:asciiTheme="minorHAnsi" w:eastAsiaTheme="minorEastAsia" w:hAnsiTheme="minorHAnsi"/>
              <w:noProof/>
            </w:rPr>
            <w:pPrChange w:id="785" w:author="Admin" w:date="2020-10-21T18:12:00Z">
              <w:pPr>
                <w:pStyle w:val="TOC2"/>
                <w:tabs>
                  <w:tab w:val="right" w:leader="dot" w:pos="3956"/>
                </w:tabs>
              </w:pPr>
            </w:pPrChange>
          </w:pPr>
          <w:ins w:id="78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"_Toc54196495"</w:instrText>
            </w:r>
            <w:r w:rsidRPr="003D5B36">
              <w:rPr>
                <w:rStyle w:val="Hyperlink"/>
                <w:noProof/>
              </w:rPr>
              <w:instrText xml:space="preserve"> </w:instrText>
            </w:r>
            <w:r w:rsidRPr="003D5B36">
              <w:rPr>
                <w:rStyle w:val="Hyperlink"/>
                <w:noProof/>
              </w:rPr>
              <w:fldChar w:fldCharType="separate"/>
            </w:r>
            <w:r w:rsidRPr="003D5B36">
              <w:rPr>
                <w:rStyle w:val="Hyperlink"/>
                <w:noProof/>
              </w:rPr>
              <w:t>Casting a Spell</w:t>
            </w:r>
            <w:r>
              <w:rPr>
                <w:noProof/>
                <w:webHidden/>
              </w:rPr>
              <w:tab/>
            </w:r>
            <w:r>
              <w:rPr>
                <w:noProof/>
                <w:webHidden/>
              </w:rPr>
              <w:fldChar w:fldCharType="begin"/>
            </w:r>
            <w:r>
              <w:rPr>
                <w:noProof/>
                <w:webHidden/>
              </w:rPr>
              <w:instrText xml:space="preserve"> PAGEREF _Toc54196495 \h </w:instrText>
            </w:r>
          </w:ins>
          <w:r>
            <w:rPr>
              <w:noProof/>
              <w:webHidden/>
            </w:rPr>
          </w:r>
          <w:r>
            <w:rPr>
              <w:noProof/>
              <w:webHidden/>
            </w:rPr>
            <w:fldChar w:fldCharType="separate"/>
          </w:r>
          <w:ins w:id="787" w:author="Admin" w:date="2020-10-21T18:16:00Z">
            <w:r w:rsidR="00CB1695">
              <w:rPr>
                <w:noProof/>
                <w:webHidden/>
              </w:rPr>
              <w:t>304</w:t>
            </w:r>
          </w:ins>
          <w:ins w:id="788" w:author="Admin" w:date="2020-10-21T18:12:00Z">
            <w:r>
              <w:rPr>
                <w:noProof/>
                <w:webHidden/>
              </w:rPr>
              <w:fldChar w:fldCharType="end"/>
            </w:r>
            <w:r w:rsidRPr="003D5B36">
              <w:rPr>
                <w:rStyle w:val="Hyperlink"/>
                <w:noProof/>
              </w:rPr>
              <w:fldChar w:fldCharType="end"/>
            </w:r>
          </w:ins>
        </w:p>
        <w:p w14:paraId="6A153856" w14:textId="77777777" w:rsidR="00240DD9" w:rsidRDefault="00240DD9">
          <w:pPr>
            <w:pStyle w:val="TOC1"/>
            <w:tabs>
              <w:tab w:val="right" w:leader="dot" w:pos="3956"/>
            </w:tabs>
            <w:spacing w:after="0"/>
            <w:rPr>
              <w:ins w:id="789" w:author="Admin" w:date="2020-10-21T18:12:00Z"/>
              <w:rFonts w:asciiTheme="minorHAnsi" w:eastAsiaTheme="minorEastAsia" w:hAnsiTheme="minorHAnsi"/>
              <w:noProof/>
            </w:rPr>
            <w:pPrChange w:id="790" w:author="Admin" w:date="2020-10-21T18:12:00Z">
              <w:pPr>
                <w:pStyle w:val="TOC1"/>
                <w:tabs>
                  <w:tab w:val="right" w:leader="dot" w:pos="3956"/>
                </w:tabs>
              </w:pPr>
            </w:pPrChange>
          </w:pPr>
          <w:ins w:id="79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"_Toc54196496"</w:instrText>
            </w:r>
            <w:r w:rsidRPr="003D5B36">
              <w:rPr>
                <w:rStyle w:val="Hyperlink"/>
                <w:noProof/>
              </w:rPr>
              <w:instrText xml:space="preserve"> </w:instrText>
            </w:r>
            <w:r w:rsidRPr="003D5B36">
              <w:rPr>
                <w:rStyle w:val="Hyperlink"/>
                <w:noProof/>
              </w:rPr>
              <w:fldChar w:fldCharType="separate"/>
            </w:r>
            <w:r w:rsidRPr="003D5B36">
              <w:rPr>
                <w:rStyle w:val="Hyperlink"/>
                <w:noProof/>
              </w:rPr>
              <w:t>Chapter 11: Spells</w:t>
            </w:r>
            <w:r>
              <w:rPr>
                <w:noProof/>
                <w:webHidden/>
              </w:rPr>
              <w:tab/>
            </w:r>
            <w:r>
              <w:rPr>
                <w:noProof/>
                <w:webHidden/>
              </w:rPr>
              <w:fldChar w:fldCharType="begin"/>
            </w:r>
            <w:r>
              <w:rPr>
                <w:noProof/>
                <w:webHidden/>
              </w:rPr>
              <w:instrText xml:space="preserve"> PAGEREF _Toc54196496 \h </w:instrText>
            </w:r>
          </w:ins>
          <w:r>
            <w:rPr>
              <w:noProof/>
              <w:webHidden/>
            </w:rPr>
          </w:r>
          <w:r>
            <w:rPr>
              <w:noProof/>
              <w:webHidden/>
            </w:rPr>
            <w:fldChar w:fldCharType="separate"/>
          </w:r>
          <w:ins w:id="792" w:author="Admin" w:date="2020-10-21T18:16:00Z">
            <w:r w:rsidR="00CB1695">
              <w:rPr>
                <w:noProof/>
                <w:webHidden/>
              </w:rPr>
              <w:t>306</w:t>
            </w:r>
          </w:ins>
          <w:ins w:id="793" w:author="Admin" w:date="2020-10-21T18:12:00Z">
            <w:r>
              <w:rPr>
                <w:noProof/>
                <w:webHidden/>
              </w:rPr>
              <w:fldChar w:fldCharType="end"/>
            </w:r>
            <w:r w:rsidRPr="003D5B36">
              <w:rPr>
                <w:rStyle w:val="Hyperlink"/>
                <w:noProof/>
              </w:rPr>
              <w:fldChar w:fldCharType="end"/>
            </w:r>
          </w:ins>
        </w:p>
        <w:p w14:paraId="4B1F18C1" w14:textId="77777777" w:rsidR="00240DD9" w:rsidRDefault="00240DD9">
          <w:pPr>
            <w:pStyle w:val="TOC2"/>
            <w:tabs>
              <w:tab w:val="right" w:leader="dot" w:pos="3956"/>
            </w:tabs>
            <w:spacing w:after="0"/>
            <w:rPr>
              <w:ins w:id="794" w:author="Admin" w:date="2020-10-21T18:12:00Z"/>
              <w:rFonts w:asciiTheme="minorHAnsi" w:eastAsiaTheme="minorEastAsia" w:hAnsiTheme="minorHAnsi"/>
              <w:noProof/>
            </w:rPr>
            <w:pPrChange w:id="795" w:author="Admin" w:date="2020-10-21T18:12:00Z">
              <w:pPr>
                <w:pStyle w:val="TOC2"/>
                <w:tabs>
                  <w:tab w:val="right" w:leader="dot" w:pos="3956"/>
                </w:tabs>
              </w:pPr>
            </w:pPrChange>
          </w:pPr>
          <w:ins w:id="79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"_Toc54196497"</w:instrText>
            </w:r>
            <w:r w:rsidRPr="003D5B36">
              <w:rPr>
                <w:rStyle w:val="Hyperlink"/>
                <w:noProof/>
              </w:rPr>
              <w:instrText xml:space="preserve"> </w:instrText>
            </w:r>
            <w:r w:rsidRPr="003D5B36">
              <w:rPr>
                <w:rStyle w:val="Hyperlink"/>
                <w:noProof/>
              </w:rPr>
              <w:fldChar w:fldCharType="separate"/>
            </w:r>
            <w:r w:rsidRPr="003D5B36">
              <w:rPr>
                <w:rStyle w:val="Hyperlink"/>
                <w:noProof/>
              </w:rPr>
              <w:t>Spell List</w:t>
            </w:r>
            <w:r>
              <w:rPr>
                <w:noProof/>
                <w:webHidden/>
              </w:rPr>
              <w:tab/>
            </w:r>
            <w:r>
              <w:rPr>
                <w:noProof/>
                <w:webHidden/>
              </w:rPr>
              <w:fldChar w:fldCharType="begin"/>
            </w:r>
            <w:r>
              <w:rPr>
                <w:noProof/>
                <w:webHidden/>
              </w:rPr>
              <w:instrText xml:space="preserve"> PAGEREF _Toc54196497 \h </w:instrText>
            </w:r>
          </w:ins>
          <w:r>
            <w:rPr>
              <w:noProof/>
              <w:webHidden/>
            </w:rPr>
          </w:r>
          <w:r>
            <w:rPr>
              <w:noProof/>
              <w:webHidden/>
            </w:rPr>
            <w:fldChar w:fldCharType="separate"/>
          </w:r>
          <w:ins w:id="797" w:author="Admin" w:date="2020-10-21T18:16:00Z">
            <w:r w:rsidR="00CB1695">
              <w:rPr>
                <w:noProof/>
                <w:webHidden/>
              </w:rPr>
              <w:t>307</w:t>
            </w:r>
          </w:ins>
          <w:ins w:id="798" w:author="Admin" w:date="2020-10-21T18:12:00Z">
            <w:r>
              <w:rPr>
                <w:noProof/>
                <w:webHidden/>
              </w:rPr>
              <w:fldChar w:fldCharType="end"/>
            </w:r>
            <w:r w:rsidRPr="003D5B36">
              <w:rPr>
                <w:rStyle w:val="Hyperlink"/>
                <w:noProof/>
              </w:rPr>
              <w:fldChar w:fldCharType="end"/>
            </w:r>
          </w:ins>
        </w:p>
        <w:p w14:paraId="030571F8" w14:textId="77777777" w:rsidR="00240DD9" w:rsidRDefault="00240DD9">
          <w:pPr>
            <w:pStyle w:val="TOC3"/>
            <w:tabs>
              <w:tab w:val="right" w:leader="dot" w:pos="3956"/>
            </w:tabs>
            <w:spacing w:after="0"/>
            <w:rPr>
              <w:ins w:id="799" w:author="Admin" w:date="2020-10-21T18:12:00Z"/>
              <w:rFonts w:asciiTheme="minorHAnsi" w:eastAsiaTheme="minorEastAsia" w:hAnsiTheme="minorHAnsi"/>
              <w:noProof/>
            </w:rPr>
            <w:pPrChange w:id="800" w:author="Admin" w:date="2020-10-21T18:12:00Z">
              <w:pPr>
                <w:pStyle w:val="TOC3"/>
                <w:tabs>
                  <w:tab w:val="right" w:leader="dot" w:pos="3956"/>
                </w:tabs>
              </w:pPr>
            </w:pPrChange>
          </w:pPr>
          <w:ins w:id="80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"_Toc54196498"</w:instrText>
            </w:r>
            <w:r w:rsidRPr="003D5B36">
              <w:rPr>
                <w:rStyle w:val="Hyperlink"/>
                <w:noProof/>
              </w:rPr>
              <w:instrText xml:space="preserve"> </w:instrText>
            </w:r>
            <w:r w:rsidRPr="003D5B36">
              <w:rPr>
                <w:rStyle w:val="Hyperlink"/>
                <w:noProof/>
              </w:rPr>
              <w:fldChar w:fldCharType="separate"/>
            </w:r>
            <w:r w:rsidRPr="003D5B36">
              <w:rPr>
                <w:rStyle w:val="Hyperlink"/>
                <w:noProof/>
              </w:rPr>
              <w:t>Alchemist (ALC)</w:t>
            </w:r>
            <w:r>
              <w:rPr>
                <w:noProof/>
                <w:webHidden/>
              </w:rPr>
              <w:tab/>
            </w:r>
            <w:r>
              <w:rPr>
                <w:noProof/>
                <w:webHidden/>
              </w:rPr>
              <w:fldChar w:fldCharType="begin"/>
            </w:r>
            <w:r>
              <w:rPr>
                <w:noProof/>
                <w:webHidden/>
              </w:rPr>
              <w:instrText xml:space="preserve"> PAGEREF _Toc54196498 \h </w:instrText>
            </w:r>
          </w:ins>
          <w:r>
            <w:rPr>
              <w:noProof/>
              <w:webHidden/>
            </w:rPr>
          </w:r>
          <w:r>
            <w:rPr>
              <w:noProof/>
              <w:webHidden/>
            </w:rPr>
            <w:fldChar w:fldCharType="separate"/>
          </w:r>
          <w:ins w:id="802" w:author="Admin" w:date="2020-10-21T18:16:00Z">
            <w:r w:rsidR="00CB1695">
              <w:rPr>
                <w:noProof/>
                <w:webHidden/>
              </w:rPr>
              <w:t>307</w:t>
            </w:r>
          </w:ins>
          <w:ins w:id="803" w:author="Admin" w:date="2020-10-21T18:12:00Z">
            <w:r>
              <w:rPr>
                <w:noProof/>
                <w:webHidden/>
              </w:rPr>
              <w:fldChar w:fldCharType="end"/>
            </w:r>
            <w:r w:rsidRPr="003D5B36">
              <w:rPr>
                <w:rStyle w:val="Hyperlink"/>
                <w:noProof/>
              </w:rPr>
              <w:fldChar w:fldCharType="end"/>
            </w:r>
          </w:ins>
        </w:p>
        <w:p w14:paraId="02F1E002" w14:textId="77777777" w:rsidR="00240DD9" w:rsidRDefault="00240DD9">
          <w:pPr>
            <w:pStyle w:val="TOC3"/>
            <w:tabs>
              <w:tab w:val="right" w:leader="dot" w:pos="3956"/>
            </w:tabs>
            <w:spacing w:after="0"/>
            <w:rPr>
              <w:ins w:id="804" w:author="Admin" w:date="2020-10-21T18:12:00Z"/>
              <w:rFonts w:asciiTheme="minorHAnsi" w:eastAsiaTheme="minorEastAsia" w:hAnsiTheme="minorHAnsi"/>
              <w:noProof/>
            </w:rPr>
            <w:pPrChange w:id="805" w:author="Admin" w:date="2020-10-21T18:12:00Z">
              <w:pPr>
                <w:pStyle w:val="TOC3"/>
                <w:tabs>
                  <w:tab w:val="right" w:leader="dot" w:pos="3956"/>
                </w:tabs>
              </w:pPr>
            </w:pPrChange>
          </w:pPr>
          <w:ins w:id="80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"_Toc54196499"</w:instrText>
            </w:r>
            <w:r w:rsidRPr="003D5B36">
              <w:rPr>
                <w:rStyle w:val="Hyperlink"/>
                <w:noProof/>
              </w:rPr>
              <w:instrText xml:space="preserve"> </w:instrText>
            </w:r>
            <w:r w:rsidRPr="003D5B36">
              <w:rPr>
                <w:rStyle w:val="Hyperlink"/>
                <w:noProof/>
              </w:rPr>
              <w:fldChar w:fldCharType="separate"/>
            </w:r>
            <w:r w:rsidRPr="003D5B36">
              <w:rPr>
                <w:rStyle w:val="Hyperlink"/>
                <w:noProof/>
              </w:rPr>
              <w:t>Death Knight (DKN)</w:t>
            </w:r>
            <w:r>
              <w:rPr>
                <w:noProof/>
                <w:webHidden/>
              </w:rPr>
              <w:tab/>
            </w:r>
            <w:r>
              <w:rPr>
                <w:noProof/>
                <w:webHidden/>
              </w:rPr>
              <w:fldChar w:fldCharType="begin"/>
            </w:r>
            <w:r>
              <w:rPr>
                <w:noProof/>
                <w:webHidden/>
              </w:rPr>
              <w:instrText xml:space="preserve"> PAGEREF _Toc54196499 \h </w:instrText>
            </w:r>
          </w:ins>
          <w:r>
            <w:rPr>
              <w:noProof/>
              <w:webHidden/>
            </w:rPr>
          </w:r>
          <w:r>
            <w:rPr>
              <w:noProof/>
              <w:webHidden/>
            </w:rPr>
            <w:fldChar w:fldCharType="separate"/>
          </w:r>
          <w:ins w:id="807" w:author="Admin" w:date="2020-10-21T18:16:00Z">
            <w:r w:rsidR="00CB1695">
              <w:rPr>
                <w:noProof/>
                <w:webHidden/>
              </w:rPr>
              <w:t>308</w:t>
            </w:r>
          </w:ins>
          <w:ins w:id="808" w:author="Admin" w:date="2020-10-21T18:12:00Z">
            <w:r>
              <w:rPr>
                <w:noProof/>
                <w:webHidden/>
              </w:rPr>
              <w:fldChar w:fldCharType="end"/>
            </w:r>
            <w:r w:rsidRPr="003D5B36">
              <w:rPr>
                <w:rStyle w:val="Hyperlink"/>
                <w:noProof/>
              </w:rPr>
              <w:fldChar w:fldCharType="end"/>
            </w:r>
          </w:ins>
        </w:p>
        <w:p w14:paraId="142B66F4" w14:textId="77777777" w:rsidR="00240DD9" w:rsidRDefault="00240DD9">
          <w:pPr>
            <w:pStyle w:val="TOC3"/>
            <w:tabs>
              <w:tab w:val="right" w:leader="dot" w:pos="3956"/>
            </w:tabs>
            <w:spacing w:after="0"/>
            <w:rPr>
              <w:ins w:id="809" w:author="Admin" w:date="2020-10-21T18:12:00Z"/>
              <w:rFonts w:asciiTheme="minorHAnsi" w:eastAsiaTheme="minorEastAsia" w:hAnsiTheme="minorHAnsi"/>
              <w:noProof/>
            </w:rPr>
            <w:pPrChange w:id="810" w:author="Admin" w:date="2020-10-21T18:12:00Z">
              <w:pPr>
                <w:pStyle w:val="TOC3"/>
                <w:tabs>
                  <w:tab w:val="right" w:leader="dot" w:pos="3956"/>
                </w:tabs>
              </w:pPr>
            </w:pPrChange>
          </w:pPr>
          <w:ins w:id="81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"_Toc54196500"</w:instrText>
            </w:r>
            <w:r w:rsidRPr="003D5B36">
              <w:rPr>
                <w:rStyle w:val="Hyperlink"/>
                <w:noProof/>
              </w:rPr>
              <w:instrText xml:space="preserve"> </w:instrText>
            </w:r>
            <w:r w:rsidRPr="003D5B36">
              <w:rPr>
                <w:rStyle w:val="Hyperlink"/>
                <w:noProof/>
              </w:rPr>
              <w:fldChar w:fldCharType="separate"/>
            </w:r>
            <w:r w:rsidRPr="003D5B36">
              <w:rPr>
                <w:rStyle w:val="Hyperlink"/>
                <w:noProof/>
              </w:rPr>
              <w:t>Druid (DRD)</w:t>
            </w:r>
            <w:r>
              <w:rPr>
                <w:noProof/>
                <w:webHidden/>
              </w:rPr>
              <w:tab/>
            </w:r>
            <w:r>
              <w:rPr>
                <w:noProof/>
                <w:webHidden/>
              </w:rPr>
              <w:fldChar w:fldCharType="begin"/>
            </w:r>
            <w:r>
              <w:rPr>
                <w:noProof/>
                <w:webHidden/>
              </w:rPr>
              <w:instrText xml:space="preserve"> PAGEREF _Toc54196500 \h </w:instrText>
            </w:r>
          </w:ins>
          <w:r>
            <w:rPr>
              <w:noProof/>
              <w:webHidden/>
            </w:rPr>
          </w:r>
          <w:r>
            <w:rPr>
              <w:noProof/>
              <w:webHidden/>
            </w:rPr>
            <w:fldChar w:fldCharType="separate"/>
          </w:r>
          <w:ins w:id="812" w:author="Admin" w:date="2020-10-21T18:16:00Z">
            <w:r w:rsidR="00CB1695">
              <w:rPr>
                <w:noProof/>
                <w:webHidden/>
              </w:rPr>
              <w:t>309</w:t>
            </w:r>
          </w:ins>
          <w:ins w:id="813" w:author="Admin" w:date="2020-10-21T18:12:00Z">
            <w:r>
              <w:rPr>
                <w:noProof/>
                <w:webHidden/>
              </w:rPr>
              <w:fldChar w:fldCharType="end"/>
            </w:r>
            <w:r w:rsidRPr="003D5B36">
              <w:rPr>
                <w:rStyle w:val="Hyperlink"/>
                <w:noProof/>
              </w:rPr>
              <w:fldChar w:fldCharType="end"/>
            </w:r>
          </w:ins>
        </w:p>
        <w:p w14:paraId="601947EB" w14:textId="77777777" w:rsidR="00240DD9" w:rsidRDefault="00240DD9">
          <w:pPr>
            <w:pStyle w:val="TOC3"/>
            <w:tabs>
              <w:tab w:val="right" w:leader="dot" w:pos="3956"/>
            </w:tabs>
            <w:spacing w:after="0"/>
            <w:rPr>
              <w:ins w:id="814" w:author="Admin" w:date="2020-10-21T18:12:00Z"/>
              <w:rFonts w:asciiTheme="minorHAnsi" w:eastAsiaTheme="minorEastAsia" w:hAnsiTheme="minorHAnsi"/>
              <w:noProof/>
            </w:rPr>
            <w:pPrChange w:id="815" w:author="Admin" w:date="2020-10-21T18:12:00Z">
              <w:pPr>
                <w:pStyle w:val="TOC3"/>
                <w:tabs>
                  <w:tab w:val="right" w:leader="dot" w:pos="3956"/>
                </w:tabs>
              </w:pPr>
            </w:pPrChange>
          </w:pPr>
          <w:ins w:id="81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"_Toc54196501"</w:instrText>
            </w:r>
            <w:r w:rsidRPr="003D5B36">
              <w:rPr>
                <w:rStyle w:val="Hyperlink"/>
                <w:noProof/>
              </w:rPr>
              <w:instrText xml:space="preserve"> </w:instrText>
            </w:r>
            <w:r w:rsidRPr="003D5B36">
              <w:rPr>
                <w:rStyle w:val="Hyperlink"/>
                <w:noProof/>
              </w:rPr>
              <w:fldChar w:fldCharType="separate"/>
            </w:r>
            <w:r w:rsidRPr="003D5B36">
              <w:rPr>
                <w:rStyle w:val="Hyperlink"/>
                <w:noProof/>
              </w:rPr>
              <w:t>Hunter (HTR)</w:t>
            </w:r>
            <w:r>
              <w:rPr>
                <w:noProof/>
                <w:webHidden/>
              </w:rPr>
              <w:tab/>
            </w:r>
            <w:r>
              <w:rPr>
                <w:noProof/>
                <w:webHidden/>
              </w:rPr>
              <w:fldChar w:fldCharType="begin"/>
            </w:r>
            <w:r>
              <w:rPr>
                <w:noProof/>
                <w:webHidden/>
              </w:rPr>
              <w:instrText xml:space="preserve"> PAGEREF _Toc54196501 \h </w:instrText>
            </w:r>
          </w:ins>
          <w:r>
            <w:rPr>
              <w:noProof/>
              <w:webHidden/>
            </w:rPr>
          </w:r>
          <w:r>
            <w:rPr>
              <w:noProof/>
              <w:webHidden/>
            </w:rPr>
            <w:fldChar w:fldCharType="separate"/>
          </w:r>
          <w:ins w:id="817" w:author="Admin" w:date="2020-10-21T18:16:00Z">
            <w:r w:rsidR="00CB1695">
              <w:rPr>
                <w:noProof/>
                <w:webHidden/>
              </w:rPr>
              <w:t>311</w:t>
            </w:r>
          </w:ins>
          <w:ins w:id="818" w:author="Admin" w:date="2020-10-21T18:12:00Z">
            <w:r>
              <w:rPr>
                <w:noProof/>
                <w:webHidden/>
              </w:rPr>
              <w:fldChar w:fldCharType="end"/>
            </w:r>
            <w:r w:rsidRPr="003D5B36">
              <w:rPr>
                <w:rStyle w:val="Hyperlink"/>
                <w:noProof/>
              </w:rPr>
              <w:fldChar w:fldCharType="end"/>
            </w:r>
          </w:ins>
        </w:p>
        <w:p w14:paraId="44E8FE2C" w14:textId="77777777" w:rsidR="00240DD9" w:rsidRDefault="00240DD9">
          <w:pPr>
            <w:pStyle w:val="TOC3"/>
            <w:tabs>
              <w:tab w:val="right" w:leader="dot" w:pos="3956"/>
            </w:tabs>
            <w:spacing w:after="0"/>
            <w:rPr>
              <w:ins w:id="819" w:author="Admin" w:date="2020-10-21T18:12:00Z"/>
              <w:rFonts w:asciiTheme="minorHAnsi" w:eastAsiaTheme="minorEastAsia" w:hAnsiTheme="minorHAnsi"/>
              <w:noProof/>
            </w:rPr>
            <w:pPrChange w:id="820" w:author="Admin" w:date="2020-10-21T18:12:00Z">
              <w:pPr>
                <w:pStyle w:val="TOC3"/>
                <w:tabs>
                  <w:tab w:val="right" w:leader="dot" w:pos="3956"/>
                </w:tabs>
              </w:pPr>
            </w:pPrChange>
          </w:pPr>
          <w:ins w:id="82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"_Toc54196502"</w:instrText>
            </w:r>
            <w:r w:rsidRPr="003D5B36">
              <w:rPr>
                <w:rStyle w:val="Hyperlink"/>
                <w:noProof/>
              </w:rPr>
              <w:instrText xml:space="preserve"> </w:instrText>
            </w:r>
            <w:r w:rsidRPr="003D5B36">
              <w:rPr>
                <w:rStyle w:val="Hyperlink"/>
                <w:noProof/>
              </w:rPr>
              <w:fldChar w:fldCharType="separate"/>
            </w:r>
            <w:r w:rsidRPr="003D5B36">
              <w:rPr>
                <w:rStyle w:val="Hyperlink"/>
                <w:noProof/>
              </w:rPr>
              <w:t>Mage (MGE)</w:t>
            </w:r>
            <w:r>
              <w:rPr>
                <w:noProof/>
                <w:webHidden/>
              </w:rPr>
              <w:tab/>
            </w:r>
            <w:r>
              <w:rPr>
                <w:noProof/>
                <w:webHidden/>
              </w:rPr>
              <w:fldChar w:fldCharType="begin"/>
            </w:r>
            <w:r>
              <w:rPr>
                <w:noProof/>
                <w:webHidden/>
              </w:rPr>
              <w:instrText xml:space="preserve"> PAGEREF _Toc54196502 \h </w:instrText>
            </w:r>
          </w:ins>
          <w:r>
            <w:rPr>
              <w:noProof/>
              <w:webHidden/>
            </w:rPr>
          </w:r>
          <w:r>
            <w:rPr>
              <w:noProof/>
              <w:webHidden/>
            </w:rPr>
            <w:fldChar w:fldCharType="separate"/>
          </w:r>
          <w:ins w:id="822" w:author="Admin" w:date="2020-10-21T18:16:00Z">
            <w:r w:rsidR="00CB1695">
              <w:rPr>
                <w:noProof/>
                <w:webHidden/>
              </w:rPr>
              <w:t>311</w:t>
            </w:r>
          </w:ins>
          <w:ins w:id="823" w:author="Admin" w:date="2020-10-21T18:12:00Z">
            <w:r>
              <w:rPr>
                <w:noProof/>
                <w:webHidden/>
              </w:rPr>
              <w:fldChar w:fldCharType="end"/>
            </w:r>
            <w:r w:rsidRPr="003D5B36">
              <w:rPr>
                <w:rStyle w:val="Hyperlink"/>
                <w:noProof/>
              </w:rPr>
              <w:fldChar w:fldCharType="end"/>
            </w:r>
          </w:ins>
        </w:p>
        <w:p w14:paraId="396BB2A7" w14:textId="77777777" w:rsidR="00240DD9" w:rsidRDefault="00240DD9">
          <w:pPr>
            <w:pStyle w:val="TOC3"/>
            <w:tabs>
              <w:tab w:val="right" w:leader="dot" w:pos="3956"/>
            </w:tabs>
            <w:spacing w:after="0"/>
            <w:rPr>
              <w:ins w:id="824" w:author="Admin" w:date="2020-10-21T18:12:00Z"/>
              <w:rFonts w:asciiTheme="minorHAnsi" w:eastAsiaTheme="minorEastAsia" w:hAnsiTheme="minorHAnsi"/>
              <w:noProof/>
            </w:rPr>
            <w:pPrChange w:id="825" w:author="Admin" w:date="2020-10-21T18:12:00Z">
              <w:pPr>
                <w:pStyle w:val="TOC3"/>
                <w:tabs>
                  <w:tab w:val="right" w:leader="dot" w:pos="3956"/>
                </w:tabs>
              </w:pPr>
            </w:pPrChange>
          </w:pPr>
          <w:ins w:id="82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"_Toc54196503"</w:instrText>
            </w:r>
            <w:r w:rsidRPr="003D5B36">
              <w:rPr>
                <w:rStyle w:val="Hyperlink"/>
                <w:noProof/>
              </w:rPr>
              <w:instrText xml:space="preserve"> </w:instrText>
            </w:r>
            <w:r w:rsidRPr="003D5B36">
              <w:rPr>
                <w:rStyle w:val="Hyperlink"/>
                <w:noProof/>
              </w:rPr>
              <w:fldChar w:fldCharType="separate"/>
            </w:r>
            <w:r w:rsidRPr="003D5B36">
              <w:rPr>
                <w:rStyle w:val="Hyperlink"/>
                <w:noProof/>
              </w:rPr>
              <w:t>Paladin (PLD)</w:t>
            </w:r>
            <w:r>
              <w:rPr>
                <w:noProof/>
                <w:webHidden/>
              </w:rPr>
              <w:tab/>
            </w:r>
            <w:r>
              <w:rPr>
                <w:noProof/>
                <w:webHidden/>
              </w:rPr>
              <w:fldChar w:fldCharType="begin"/>
            </w:r>
            <w:r>
              <w:rPr>
                <w:noProof/>
                <w:webHidden/>
              </w:rPr>
              <w:instrText xml:space="preserve"> PAGEREF _Toc54196503 \h </w:instrText>
            </w:r>
          </w:ins>
          <w:r>
            <w:rPr>
              <w:noProof/>
              <w:webHidden/>
            </w:rPr>
          </w:r>
          <w:r>
            <w:rPr>
              <w:noProof/>
              <w:webHidden/>
            </w:rPr>
            <w:fldChar w:fldCharType="separate"/>
          </w:r>
          <w:ins w:id="827" w:author="Admin" w:date="2020-10-21T18:16:00Z">
            <w:r w:rsidR="00CB1695">
              <w:rPr>
                <w:noProof/>
                <w:webHidden/>
              </w:rPr>
              <w:t>314</w:t>
            </w:r>
          </w:ins>
          <w:ins w:id="828" w:author="Admin" w:date="2020-10-21T18:12:00Z">
            <w:r>
              <w:rPr>
                <w:noProof/>
                <w:webHidden/>
              </w:rPr>
              <w:fldChar w:fldCharType="end"/>
            </w:r>
            <w:r w:rsidRPr="003D5B36">
              <w:rPr>
                <w:rStyle w:val="Hyperlink"/>
                <w:noProof/>
              </w:rPr>
              <w:fldChar w:fldCharType="end"/>
            </w:r>
          </w:ins>
        </w:p>
        <w:p w14:paraId="73B1943F" w14:textId="77777777" w:rsidR="00240DD9" w:rsidRDefault="00240DD9">
          <w:pPr>
            <w:pStyle w:val="TOC3"/>
            <w:tabs>
              <w:tab w:val="right" w:leader="dot" w:pos="3956"/>
            </w:tabs>
            <w:spacing w:after="0"/>
            <w:rPr>
              <w:ins w:id="829" w:author="Admin" w:date="2020-10-21T18:12:00Z"/>
              <w:rFonts w:asciiTheme="minorHAnsi" w:eastAsiaTheme="minorEastAsia" w:hAnsiTheme="minorHAnsi"/>
              <w:noProof/>
            </w:rPr>
            <w:pPrChange w:id="830" w:author="Admin" w:date="2020-10-21T18:12:00Z">
              <w:pPr>
                <w:pStyle w:val="TOC3"/>
                <w:tabs>
                  <w:tab w:val="right" w:leader="dot" w:pos="3956"/>
                </w:tabs>
              </w:pPr>
            </w:pPrChange>
          </w:pPr>
          <w:ins w:id="83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"_Toc54196504"</w:instrText>
            </w:r>
            <w:r w:rsidRPr="003D5B36">
              <w:rPr>
                <w:rStyle w:val="Hyperlink"/>
                <w:noProof/>
              </w:rPr>
              <w:instrText xml:space="preserve"> </w:instrText>
            </w:r>
            <w:r w:rsidRPr="003D5B36">
              <w:rPr>
                <w:rStyle w:val="Hyperlink"/>
                <w:noProof/>
              </w:rPr>
              <w:fldChar w:fldCharType="separate"/>
            </w:r>
            <w:r w:rsidRPr="003D5B36">
              <w:rPr>
                <w:rStyle w:val="Hyperlink"/>
                <w:noProof/>
              </w:rPr>
              <w:t>Priest (PRS)</w:t>
            </w:r>
            <w:r>
              <w:rPr>
                <w:noProof/>
                <w:webHidden/>
              </w:rPr>
              <w:tab/>
            </w:r>
            <w:r>
              <w:rPr>
                <w:noProof/>
                <w:webHidden/>
              </w:rPr>
              <w:fldChar w:fldCharType="begin"/>
            </w:r>
            <w:r>
              <w:rPr>
                <w:noProof/>
                <w:webHidden/>
              </w:rPr>
              <w:instrText xml:space="preserve"> PAGEREF _Toc54196504 \h </w:instrText>
            </w:r>
          </w:ins>
          <w:r>
            <w:rPr>
              <w:noProof/>
              <w:webHidden/>
            </w:rPr>
          </w:r>
          <w:r>
            <w:rPr>
              <w:noProof/>
              <w:webHidden/>
            </w:rPr>
            <w:fldChar w:fldCharType="separate"/>
          </w:r>
          <w:ins w:id="832" w:author="Admin" w:date="2020-10-21T18:16:00Z">
            <w:r w:rsidR="00CB1695">
              <w:rPr>
                <w:noProof/>
                <w:webHidden/>
              </w:rPr>
              <w:t>314</w:t>
            </w:r>
          </w:ins>
          <w:ins w:id="833" w:author="Admin" w:date="2020-10-21T18:12:00Z">
            <w:r>
              <w:rPr>
                <w:noProof/>
                <w:webHidden/>
              </w:rPr>
              <w:fldChar w:fldCharType="end"/>
            </w:r>
            <w:r w:rsidRPr="003D5B36">
              <w:rPr>
                <w:rStyle w:val="Hyperlink"/>
                <w:noProof/>
              </w:rPr>
              <w:fldChar w:fldCharType="end"/>
            </w:r>
          </w:ins>
        </w:p>
        <w:p w14:paraId="7E911E15" w14:textId="77777777" w:rsidR="00240DD9" w:rsidRDefault="00240DD9">
          <w:pPr>
            <w:pStyle w:val="TOC3"/>
            <w:tabs>
              <w:tab w:val="right" w:leader="dot" w:pos="3956"/>
            </w:tabs>
            <w:spacing w:after="0"/>
            <w:rPr>
              <w:ins w:id="834" w:author="Admin" w:date="2020-10-21T18:12:00Z"/>
              <w:rFonts w:asciiTheme="minorHAnsi" w:eastAsiaTheme="minorEastAsia" w:hAnsiTheme="minorHAnsi"/>
              <w:noProof/>
            </w:rPr>
            <w:pPrChange w:id="835" w:author="Admin" w:date="2020-10-21T18:12:00Z">
              <w:pPr>
                <w:pStyle w:val="TOC3"/>
                <w:tabs>
                  <w:tab w:val="right" w:leader="dot" w:pos="3956"/>
                </w:tabs>
              </w:pPr>
            </w:pPrChange>
          </w:pPr>
          <w:ins w:id="83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"_Toc54196505"</w:instrText>
            </w:r>
            <w:r w:rsidRPr="003D5B36">
              <w:rPr>
                <w:rStyle w:val="Hyperlink"/>
                <w:noProof/>
              </w:rPr>
              <w:instrText xml:space="preserve"> </w:instrText>
            </w:r>
            <w:r w:rsidRPr="003D5B36">
              <w:rPr>
                <w:rStyle w:val="Hyperlink"/>
                <w:noProof/>
              </w:rPr>
              <w:fldChar w:fldCharType="separate"/>
            </w:r>
            <w:r w:rsidRPr="003D5B36">
              <w:rPr>
                <w:rStyle w:val="Hyperlink"/>
                <w:noProof/>
              </w:rPr>
              <w:t>Shaman (SHM)</w:t>
            </w:r>
            <w:r>
              <w:rPr>
                <w:noProof/>
                <w:webHidden/>
              </w:rPr>
              <w:tab/>
            </w:r>
            <w:r>
              <w:rPr>
                <w:noProof/>
                <w:webHidden/>
              </w:rPr>
              <w:fldChar w:fldCharType="begin"/>
            </w:r>
            <w:r>
              <w:rPr>
                <w:noProof/>
                <w:webHidden/>
              </w:rPr>
              <w:instrText xml:space="preserve"> PAGEREF _Toc54196505 \h </w:instrText>
            </w:r>
          </w:ins>
          <w:r>
            <w:rPr>
              <w:noProof/>
              <w:webHidden/>
            </w:rPr>
          </w:r>
          <w:r>
            <w:rPr>
              <w:noProof/>
              <w:webHidden/>
            </w:rPr>
            <w:fldChar w:fldCharType="separate"/>
          </w:r>
          <w:ins w:id="837" w:author="Admin" w:date="2020-10-21T18:16:00Z">
            <w:r w:rsidR="00CB1695">
              <w:rPr>
                <w:noProof/>
                <w:webHidden/>
              </w:rPr>
              <w:t>316</w:t>
            </w:r>
          </w:ins>
          <w:ins w:id="838" w:author="Admin" w:date="2020-10-21T18:12:00Z">
            <w:r>
              <w:rPr>
                <w:noProof/>
                <w:webHidden/>
              </w:rPr>
              <w:fldChar w:fldCharType="end"/>
            </w:r>
            <w:r w:rsidRPr="003D5B36">
              <w:rPr>
                <w:rStyle w:val="Hyperlink"/>
                <w:noProof/>
              </w:rPr>
              <w:fldChar w:fldCharType="end"/>
            </w:r>
          </w:ins>
        </w:p>
        <w:p w14:paraId="203C0CBC" w14:textId="77777777" w:rsidR="00240DD9" w:rsidRDefault="00240DD9">
          <w:pPr>
            <w:pStyle w:val="TOC3"/>
            <w:tabs>
              <w:tab w:val="right" w:leader="dot" w:pos="3956"/>
            </w:tabs>
            <w:spacing w:after="0"/>
            <w:rPr>
              <w:ins w:id="839" w:author="Admin" w:date="2020-10-21T18:12:00Z"/>
              <w:rFonts w:asciiTheme="minorHAnsi" w:eastAsiaTheme="minorEastAsia" w:hAnsiTheme="minorHAnsi"/>
              <w:noProof/>
            </w:rPr>
            <w:pPrChange w:id="840" w:author="Admin" w:date="2020-10-21T18:12:00Z">
              <w:pPr>
                <w:pStyle w:val="TOC3"/>
                <w:tabs>
                  <w:tab w:val="right" w:leader="dot" w:pos="3956"/>
                </w:tabs>
              </w:pPr>
            </w:pPrChange>
          </w:pPr>
          <w:ins w:id="84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"_Toc54196506"</w:instrText>
            </w:r>
            <w:r w:rsidRPr="003D5B36">
              <w:rPr>
                <w:rStyle w:val="Hyperlink"/>
                <w:noProof/>
              </w:rPr>
              <w:instrText xml:space="preserve"> </w:instrText>
            </w:r>
            <w:r w:rsidRPr="003D5B36">
              <w:rPr>
                <w:rStyle w:val="Hyperlink"/>
                <w:noProof/>
              </w:rPr>
              <w:fldChar w:fldCharType="separate"/>
            </w:r>
            <w:r w:rsidRPr="003D5B36">
              <w:rPr>
                <w:rStyle w:val="Hyperlink"/>
                <w:noProof/>
              </w:rPr>
              <w:t>Warlock (WRK)</w:t>
            </w:r>
            <w:r>
              <w:rPr>
                <w:noProof/>
                <w:webHidden/>
              </w:rPr>
              <w:tab/>
            </w:r>
            <w:r>
              <w:rPr>
                <w:noProof/>
                <w:webHidden/>
              </w:rPr>
              <w:fldChar w:fldCharType="begin"/>
            </w:r>
            <w:r>
              <w:rPr>
                <w:noProof/>
                <w:webHidden/>
              </w:rPr>
              <w:instrText xml:space="preserve"> PAGEREF _Toc54196506 \h </w:instrText>
            </w:r>
          </w:ins>
          <w:r>
            <w:rPr>
              <w:noProof/>
              <w:webHidden/>
            </w:rPr>
          </w:r>
          <w:r>
            <w:rPr>
              <w:noProof/>
              <w:webHidden/>
            </w:rPr>
            <w:fldChar w:fldCharType="separate"/>
          </w:r>
          <w:ins w:id="842" w:author="Admin" w:date="2020-10-21T18:16:00Z">
            <w:r w:rsidR="00CB1695">
              <w:rPr>
                <w:noProof/>
                <w:webHidden/>
              </w:rPr>
              <w:t>318</w:t>
            </w:r>
          </w:ins>
          <w:ins w:id="843" w:author="Admin" w:date="2020-10-21T18:12:00Z">
            <w:r>
              <w:rPr>
                <w:noProof/>
                <w:webHidden/>
              </w:rPr>
              <w:fldChar w:fldCharType="end"/>
            </w:r>
            <w:r w:rsidRPr="003D5B36">
              <w:rPr>
                <w:rStyle w:val="Hyperlink"/>
                <w:noProof/>
              </w:rPr>
              <w:fldChar w:fldCharType="end"/>
            </w:r>
          </w:ins>
        </w:p>
        <w:p w14:paraId="3AC13A93" w14:textId="77777777" w:rsidR="00240DD9" w:rsidRDefault="00240DD9">
          <w:pPr>
            <w:pStyle w:val="TOC2"/>
            <w:tabs>
              <w:tab w:val="right" w:leader="dot" w:pos="3956"/>
            </w:tabs>
            <w:spacing w:after="0"/>
            <w:rPr>
              <w:ins w:id="844" w:author="Admin" w:date="2020-10-21T18:12:00Z"/>
              <w:rFonts w:asciiTheme="minorHAnsi" w:eastAsiaTheme="minorEastAsia" w:hAnsiTheme="minorHAnsi"/>
              <w:noProof/>
            </w:rPr>
            <w:pPrChange w:id="845" w:author="Admin" w:date="2020-10-21T18:12:00Z">
              <w:pPr>
                <w:pStyle w:val="TOC2"/>
                <w:tabs>
                  <w:tab w:val="right" w:leader="dot" w:pos="3956"/>
                </w:tabs>
              </w:pPr>
            </w:pPrChange>
          </w:pPr>
          <w:ins w:id="84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"_Toc54196507"</w:instrText>
            </w:r>
            <w:r w:rsidRPr="003D5B36">
              <w:rPr>
                <w:rStyle w:val="Hyperlink"/>
                <w:noProof/>
              </w:rPr>
              <w:instrText xml:space="preserve"> </w:instrText>
            </w:r>
            <w:r w:rsidRPr="003D5B36">
              <w:rPr>
                <w:rStyle w:val="Hyperlink"/>
                <w:noProof/>
              </w:rPr>
              <w:fldChar w:fldCharType="separate"/>
            </w:r>
            <w:r w:rsidRPr="003D5B36">
              <w:rPr>
                <w:rStyle w:val="Hyperlink"/>
                <w:noProof/>
              </w:rPr>
              <w:t>Spell Descriptions</w:t>
            </w:r>
            <w:r>
              <w:rPr>
                <w:noProof/>
                <w:webHidden/>
              </w:rPr>
              <w:tab/>
            </w:r>
            <w:r>
              <w:rPr>
                <w:noProof/>
                <w:webHidden/>
              </w:rPr>
              <w:fldChar w:fldCharType="begin"/>
            </w:r>
            <w:r>
              <w:rPr>
                <w:noProof/>
                <w:webHidden/>
              </w:rPr>
              <w:instrText xml:space="preserve"> PAGEREF _Toc54196507 \h </w:instrText>
            </w:r>
          </w:ins>
          <w:r>
            <w:rPr>
              <w:noProof/>
              <w:webHidden/>
            </w:rPr>
          </w:r>
          <w:r>
            <w:rPr>
              <w:noProof/>
              <w:webHidden/>
            </w:rPr>
            <w:fldChar w:fldCharType="separate"/>
          </w:r>
          <w:ins w:id="847" w:author="Admin" w:date="2020-10-21T18:16:00Z">
            <w:r w:rsidR="00CB1695">
              <w:rPr>
                <w:noProof/>
                <w:webHidden/>
              </w:rPr>
              <w:t>320</w:t>
            </w:r>
          </w:ins>
          <w:ins w:id="848" w:author="Admin" w:date="2020-10-21T18:12:00Z">
            <w:r>
              <w:rPr>
                <w:noProof/>
                <w:webHidden/>
              </w:rPr>
              <w:fldChar w:fldCharType="end"/>
            </w:r>
            <w:r w:rsidRPr="003D5B36">
              <w:rPr>
                <w:rStyle w:val="Hyperlink"/>
                <w:noProof/>
              </w:rPr>
              <w:fldChar w:fldCharType="end"/>
            </w:r>
          </w:ins>
        </w:p>
        <w:p w14:paraId="21F0EEAC" w14:textId="77777777" w:rsidR="00240DD9" w:rsidRDefault="00240DD9">
          <w:pPr>
            <w:pStyle w:val="TOC1"/>
            <w:tabs>
              <w:tab w:val="right" w:leader="dot" w:pos="3956"/>
            </w:tabs>
            <w:spacing w:after="0"/>
            <w:rPr>
              <w:ins w:id="849" w:author="Admin" w:date="2020-10-21T18:12:00Z"/>
              <w:rFonts w:asciiTheme="minorHAnsi" w:eastAsiaTheme="minorEastAsia" w:hAnsiTheme="minorHAnsi"/>
              <w:noProof/>
            </w:rPr>
            <w:pPrChange w:id="850" w:author="Admin" w:date="2020-10-21T18:12:00Z">
              <w:pPr>
                <w:pStyle w:val="TOC1"/>
                <w:tabs>
                  <w:tab w:val="right" w:leader="dot" w:pos="3956"/>
                </w:tabs>
              </w:pPr>
            </w:pPrChange>
          </w:pPr>
          <w:ins w:id="85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"_Toc54196508"</w:instrText>
            </w:r>
            <w:r w:rsidRPr="003D5B36">
              <w:rPr>
                <w:rStyle w:val="Hyperlink"/>
                <w:noProof/>
              </w:rPr>
              <w:instrText xml:space="preserve"> </w:instrText>
            </w:r>
            <w:r w:rsidRPr="003D5B36">
              <w:rPr>
                <w:rStyle w:val="Hyperlink"/>
                <w:noProof/>
              </w:rPr>
              <w:fldChar w:fldCharType="separate"/>
            </w:r>
            <w:r w:rsidRPr="003D5B36">
              <w:rPr>
                <w:rStyle w:val="Hyperlink"/>
                <w:noProof/>
              </w:rPr>
              <w:t>Appendix A: Conditions</w:t>
            </w:r>
            <w:r>
              <w:rPr>
                <w:noProof/>
                <w:webHidden/>
              </w:rPr>
              <w:tab/>
            </w:r>
            <w:r>
              <w:rPr>
                <w:noProof/>
                <w:webHidden/>
              </w:rPr>
              <w:fldChar w:fldCharType="begin"/>
            </w:r>
            <w:r>
              <w:rPr>
                <w:noProof/>
                <w:webHidden/>
              </w:rPr>
              <w:instrText xml:space="preserve"> PAGEREF _Toc54196508 \h </w:instrText>
            </w:r>
          </w:ins>
          <w:r>
            <w:rPr>
              <w:noProof/>
              <w:webHidden/>
            </w:rPr>
          </w:r>
          <w:r>
            <w:rPr>
              <w:noProof/>
              <w:webHidden/>
            </w:rPr>
            <w:fldChar w:fldCharType="separate"/>
          </w:r>
          <w:ins w:id="852" w:author="Admin" w:date="2020-10-21T18:16:00Z">
            <w:r w:rsidR="00CB1695">
              <w:rPr>
                <w:noProof/>
                <w:webHidden/>
              </w:rPr>
              <w:t>379</w:t>
            </w:r>
          </w:ins>
          <w:ins w:id="853" w:author="Admin" w:date="2020-10-21T18:12:00Z">
            <w:r>
              <w:rPr>
                <w:noProof/>
                <w:webHidden/>
              </w:rPr>
              <w:fldChar w:fldCharType="end"/>
            </w:r>
            <w:r w:rsidRPr="003D5B36">
              <w:rPr>
                <w:rStyle w:val="Hyperlink"/>
                <w:noProof/>
              </w:rPr>
              <w:fldChar w:fldCharType="end"/>
            </w:r>
          </w:ins>
        </w:p>
        <w:p w14:paraId="33010B16" w14:textId="77777777" w:rsidR="00240DD9" w:rsidRDefault="00240DD9">
          <w:pPr>
            <w:pStyle w:val="TOC1"/>
            <w:tabs>
              <w:tab w:val="right" w:leader="dot" w:pos="3956"/>
            </w:tabs>
            <w:spacing w:after="0"/>
            <w:rPr>
              <w:ins w:id="854" w:author="Admin" w:date="2020-10-21T18:12:00Z"/>
              <w:rFonts w:asciiTheme="minorHAnsi" w:eastAsiaTheme="minorEastAsia" w:hAnsiTheme="minorHAnsi"/>
              <w:noProof/>
            </w:rPr>
            <w:pPrChange w:id="855" w:author="Admin" w:date="2020-10-21T18:12:00Z">
              <w:pPr>
                <w:pStyle w:val="TOC1"/>
                <w:tabs>
                  <w:tab w:val="right" w:leader="dot" w:pos="3956"/>
                </w:tabs>
              </w:pPr>
            </w:pPrChange>
          </w:pPr>
          <w:ins w:id="85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"_Toc54196509"</w:instrText>
            </w:r>
            <w:r w:rsidRPr="003D5B36">
              <w:rPr>
                <w:rStyle w:val="Hyperlink"/>
                <w:noProof/>
              </w:rPr>
              <w:instrText xml:space="preserve"> </w:instrText>
            </w:r>
            <w:r w:rsidRPr="003D5B36">
              <w:rPr>
                <w:rStyle w:val="Hyperlink"/>
                <w:noProof/>
              </w:rPr>
              <w:fldChar w:fldCharType="separate"/>
            </w:r>
            <w:r w:rsidRPr="003D5B36">
              <w:rPr>
                <w:rStyle w:val="Hyperlink"/>
                <w:noProof/>
              </w:rPr>
              <w:t>Appendix B: Gods of the Warcraft Universe</w:t>
            </w:r>
            <w:r>
              <w:rPr>
                <w:noProof/>
                <w:webHidden/>
              </w:rPr>
              <w:tab/>
            </w:r>
            <w:r>
              <w:rPr>
                <w:noProof/>
                <w:webHidden/>
              </w:rPr>
              <w:fldChar w:fldCharType="begin"/>
            </w:r>
            <w:r>
              <w:rPr>
                <w:noProof/>
                <w:webHidden/>
              </w:rPr>
              <w:instrText xml:space="preserve"> PAGEREF _Toc54196509 \h </w:instrText>
            </w:r>
          </w:ins>
          <w:r>
            <w:rPr>
              <w:noProof/>
              <w:webHidden/>
            </w:rPr>
          </w:r>
          <w:r>
            <w:rPr>
              <w:noProof/>
              <w:webHidden/>
            </w:rPr>
            <w:fldChar w:fldCharType="separate"/>
          </w:r>
          <w:ins w:id="857" w:author="Admin" w:date="2020-10-21T18:16:00Z">
            <w:r w:rsidR="00CB1695">
              <w:rPr>
                <w:noProof/>
                <w:webHidden/>
              </w:rPr>
              <w:t>382</w:t>
            </w:r>
          </w:ins>
          <w:ins w:id="858" w:author="Admin" w:date="2020-10-21T18:12:00Z">
            <w:r>
              <w:rPr>
                <w:noProof/>
                <w:webHidden/>
              </w:rPr>
              <w:fldChar w:fldCharType="end"/>
            </w:r>
            <w:r w:rsidRPr="003D5B36">
              <w:rPr>
                <w:rStyle w:val="Hyperlink"/>
                <w:noProof/>
              </w:rPr>
              <w:fldChar w:fldCharType="end"/>
            </w:r>
          </w:ins>
        </w:p>
        <w:p w14:paraId="4A131339" w14:textId="77777777" w:rsidR="00240DD9" w:rsidRDefault="00240DD9">
          <w:pPr>
            <w:pStyle w:val="TOC1"/>
            <w:tabs>
              <w:tab w:val="right" w:leader="dot" w:pos="3956"/>
            </w:tabs>
            <w:spacing w:after="0"/>
            <w:rPr>
              <w:ins w:id="859" w:author="Admin" w:date="2020-10-21T18:12:00Z"/>
              <w:rFonts w:asciiTheme="minorHAnsi" w:eastAsiaTheme="minorEastAsia" w:hAnsiTheme="minorHAnsi"/>
              <w:noProof/>
            </w:rPr>
            <w:pPrChange w:id="860" w:author="Admin" w:date="2020-10-21T18:12:00Z">
              <w:pPr>
                <w:pStyle w:val="TOC1"/>
                <w:tabs>
                  <w:tab w:val="right" w:leader="dot" w:pos="3956"/>
                </w:tabs>
              </w:pPr>
            </w:pPrChange>
          </w:pPr>
          <w:ins w:id="86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"_Toc54196510"</w:instrText>
            </w:r>
            <w:r w:rsidRPr="003D5B36">
              <w:rPr>
                <w:rStyle w:val="Hyperlink"/>
                <w:noProof/>
              </w:rPr>
              <w:instrText xml:space="preserve"> </w:instrText>
            </w:r>
            <w:r w:rsidRPr="003D5B36">
              <w:rPr>
                <w:rStyle w:val="Hyperlink"/>
                <w:noProof/>
              </w:rPr>
              <w:fldChar w:fldCharType="separate"/>
            </w:r>
            <w:r w:rsidRPr="003D5B36">
              <w:rPr>
                <w:rStyle w:val="Hyperlink"/>
                <w:noProof/>
              </w:rPr>
              <w:t>Appendix C: Planes of Existence</w:t>
            </w:r>
            <w:r>
              <w:rPr>
                <w:noProof/>
                <w:webHidden/>
              </w:rPr>
              <w:tab/>
            </w:r>
            <w:r>
              <w:rPr>
                <w:noProof/>
                <w:webHidden/>
              </w:rPr>
              <w:fldChar w:fldCharType="begin"/>
            </w:r>
            <w:r>
              <w:rPr>
                <w:noProof/>
                <w:webHidden/>
              </w:rPr>
              <w:instrText xml:space="preserve"> PAGEREF _Toc54196510 \h </w:instrText>
            </w:r>
          </w:ins>
          <w:r>
            <w:rPr>
              <w:noProof/>
              <w:webHidden/>
            </w:rPr>
          </w:r>
          <w:r>
            <w:rPr>
              <w:noProof/>
              <w:webHidden/>
            </w:rPr>
            <w:fldChar w:fldCharType="separate"/>
          </w:r>
          <w:ins w:id="862" w:author="Admin" w:date="2020-10-21T18:16:00Z">
            <w:r w:rsidR="00CB1695">
              <w:rPr>
                <w:noProof/>
                <w:webHidden/>
              </w:rPr>
              <w:t>387</w:t>
            </w:r>
          </w:ins>
          <w:ins w:id="863" w:author="Admin" w:date="2020-10-21T18:12:00Z">
            <w:r>
              <w:rPr>
                <w:noProof/>
                <w:webHidden/>
              </w:rPr>
              <w:fldChar w:fldCharType="end"/>
            </w:r>
            <w:r w:rsidRPr="003D5B36">
              <w:rPr>
                <w:rStyle w:val="Hyperlink"/>
                <w:noProof/>
              </w:rPr>
              <w:fldChar w:fldCharType="end"/>
            </w:r>
          </w:ins>
        </w:p>
        <w:p w14:paraId="58D54F71" w14:textId="77777777" w:rsidR="00240DD9" w:rsidRDefault="00240DD9">
          <w:pPr>
            <w:pStyle w:val="TOC2"/>
            <w:tabs>
              <w:tab w:val="right" w:leader="dot" w:pos="3956"/>
            </w:tabs>
            <w:spacing w:after="0"/>
            <w:rPr>
              <w:ins w:id="864" w:author="Admin" w:date="2020-10-21T18:12:00Z"/>
              <w:rFonts w:asciiTheme="minorHAnsi" w:eastAsiaTheme="minorEastAsia" w:hAnsiTheme="minorHAnsi"/>
              <w:noProof/>
            </w:rPr>
            <w:pPrChange w:id="865" w:author="Admin" w:date="2020-10-21T18:12:00Z">
              <w:pPr>
                <w:pStyle w:val="TOC2"/>
                <w:tabs>
                  <w:tab w:val="right" w:leader="dot" w:pos="3956"/>
                </w:tabs>
              </w:pPr>
            </w:pPrChange>
          </w:pPr>
          <w:ins w:id="86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"_Toc54196511"</w:instrText>
            </w:r>
            <w:r w:rsidRPr="003D5B36">
              <w:rPr>
                <w:rStyle w:val="Hyperlink"/>
                <w:noProof/>
              </w:rPr>
              <w:instrText xml:space="preserve"> </w:instrText>
            </w:r>
            <w:r w:rsidRPr="003D5B36">
              <w:rPr>
                <w:rStyle w:val="Hyperlink"/>
                <w:noProof/>
              </w:rPr>
              <w:fldChar w:fldCharType="separate"/>
            </w:r>
            <w:r w:rsidRPr="003D5B36">
              <w:rPr>
                <w:rStyle w:val="Hyperlink"/>
                <w:noProof/>
              </w:rPr>
              <w:t>The Cosmic Forces</w:t>
            </w:r>
            <w:r>
              <w:rPr>
                <w:noProof/>
                <w:webHidden/>
              </w:rPr>
              <w:tab/>
            </w:r>
            <w:r>
              <w:rPr>
                <w:noProof/>
                <w:webHidden/>
              </w:rPr>
              <w:fldChar w:fldCharType="begin"/>
            </w:r>
            <w:r>
              <w:rPr>
                <w:noProof/>
                <w:webHidden/>
              </w:rPr>
              <w:instrText xml:space="preserve"> PAGEREF _Toc54196511 \h </w:instrText>
            </w:r>
          </w:ins>
          <w:r>
            <w:rPr>
              <w:noProof/>
              <w:webHidden/>
            </w:rPr>
          </w:r>
          <w:r>
            <w:rPr>
              <w:noProof/>
              <w:webHidden/>
            </w:rPr>
            <w:fldChar w:fldCharType="separate"/>
          </w:r>
          <w:ins w:id="867" w:author="Admin" w:date="2020-10-21T18:16:00Z">
            <w:r w:rsidR="00CB1695">
              <w:rPr>
                <w:noProof/>
                <w:webHidden/>
              </w:rPr>
              <w:t>387</w:t>
            </w:r>
          </w:ins>
          <w:ins w:id="868" w:author="Admin" w:date="2020-10-21T18:12:00Z">
            <w:r>
              <w:rPr>
                <w:noProof/>
                <w:webHidden/>
              </w:rPr>
              <w:fldChar w:fldCharType="end"/>
            </w:r>
            <w:r w:rsidRPr="003D5B36">
              <w:rPr>
                <w:rStyle w:val="Hyperlink"/>
                <w:noProof/>
              </w:rPr>
              <w:fldChar w:fldCharType="end"/>
            </w:r>
          </w:ins>
        </w:p>
        <w:p w14:paraId="0A5584CF" w14:textId="77777777" w:rsidR="00240DD9" w:rsidRDefault="00240DD9">
          <w:pPr>
            <w:pStyle w:val="TOC2"/>
            <w:tabs>
              <w:tab w:val="right" w:leader="dot" w:pos="3956"/>
            </w:tabs>
            <w:spacing w:after="0"/>
            <w:rPr>
              <w:ins w:id="869" w:author="Admin" w:date="2020-10-21T18:12:00Z"/>
              <w:rFonts w:asciiTheme="minorHAnsi" w:eastAsiaTheme="minorEastAsia" w:hAnsiTheme="minorHAnsi"/>
              <w:noProof/>
            </w:rPr>
            <w:pPrChange w:id="870" w:author="Admin" w:date="2020-10-21T18:12:00Z">
              <w:pPr>
                <w:pStyle w:val="TOC2"/>
                <w:tabs>
                  <w:tab w:val="right" w:leader="dot" w:pos="3956"/>
                </w:tabs>
              </w:pPr>
            </w:pPrChange>
          </w:pPr>
          <w:ins w:id="87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"_Toc54196512"</w:instrText>
            </w:r>
            <w:r w:rsidRPr="003D5B36">
              <w:rPr>
                <w:rStyle w:val="Hyperlink"/>
                <w:noProof/>
              </w:rPr>
              <w:instrText xml:space="preserve"> </w:instrText>
            </w:r>
            <w:r w:rsidRPr="003D5B36">
              <w:rPr>
                <w:rStyle w:val="Hyperlink"/>
                <w:noProof/>
              </w:rPr>
              <w:fldChar w:fldCharType="separate"/>
            </w:r>
            <w:r w:rsidRPr="003D5B36">
              <w:rPr>
                <w:rStyle w:val="Hyperlink"/>
                <w:noProof/>
              </w:rPr>
              <w:t>Realms of Existence</w:t>
            </w:r>
            <w:r>
              <w:rPr>
                <w:noProof/>
                <w:webHidden/>
              </w:rPr>
              <w:tab/>
            </w:r>
            <w:r>
              <w:rPr>
                <w:noProof/>
                <w:webHidden/>
              </w:rPr>
              <w:fldChar w:fldCharType="begin"/>
            </w:r>
            <w:r>
              <w:rPr>
                <w:noProof/>
                <w:webHidden/>
              </w:rPr>
              <w:instrText xml:space="preserve"> PAGEREF _Toc54196512 \h </w:instrText>
            </w:r>
          </w:ins>
          <w:r>
            <w:rPr>
              <w:noProof/>
              <w:webHidden/>
            </w:rPr>
          </w:r>
          <w:r>
            <w:rPr>
              <w:noProof/>
              <w:webHidden/>
            </w:rPr>
            <w:fldChar w:fldCharType="separate"/>
          </w:r>
          <w:ins w:id="872" w:author="Admin" w:date="2020-10-21T18:16:00Z">
            <w:r w:rsidR="00CB1695">
              <w:rPr>
                <w:noProof/>
                <w:webHidden/>
              </w:rPr>
              <w:t>387</w:t>
            </w:r>
          </w:ins>
          <w:ins w:id="873" w:author="Admin" w:date="2020-10-21T18:12:00Z">
            <w:r>
              <w:rPr>
                <w:noProof/>
                <w:webHidden/>
              </w:rPr>
              <w:fldChar w:fldCharType="end"/>
            </w:r>
            <w:r w:rsidRPr="003D5B36">
              <w:rPr>
                <w:rStyle w:val="Hyperlink"/>
                <w:noProof/>
              </w:rPr>
              <w:fldChar w:fldCharType="end"/>
            </w:r>
          </w:ins>
        </w:p>
        <w:p w14:paraId="0DD4BC1D" w14:textId="77777777" w:rsidR="00240DD9" w:rsidRDefault="00240DD9">
          <w:pPr>
            <w:pStyle w:val="TOC1"/>
            <w:tabs>
              <w:tab w:val="right" w:leader="dot" w:pos="3956"/>
            </w:tabs>
            <w:spacing w:after="0"/>
            <w:rPr>
              <w:ins w:id="874" w:author="Admin" w:date="2020-10-21T18:12:00Z"/>
              <w:rFonts w:asciiTheme="minorHAnsi" w:eastAsiaTheme="minorEastAsia" w:hAnsiTheme="minorHAnsi"/>
              <w:noProof/>
            </w:rPr>
            <w:pPrChange w:id="875" w:author="Admin" w:date="2020-10-21T18:12:00Z">
              <w:pPr>
                <w:pStyle w:val="TOC1"/>
                <w:tabs>
                  <w:tab w:val="right" w:leader="dot" w:pos="3956"/>
                </w:tabs>
              </w:pPr>
            </w:pPrChange>
          </w:pPr>
          <w:ins w:id="876"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"_Toc54196513"</w:instrText>
            </w:r>
            <w:r w:rsidRPr="003D5B36">
              <w:rPr>
                <w:rStyle w:val="Hyperlink"/>
                <w:noProof/>
              </w:rPr>
              <w:instrText xml:space="preserve"> </w:instrText>
            </w:r>
            <w:r w:rsidRPr="003D5B36">
              <w:rPr>
                <w:rStyle w:val="Hyperlink"/>
                <w:noProof/>
              </w:rPr>
              <w:fldChar w:fldCharType="separate"/>
            </w:r>
            <w:r w:rsidRPr="003D5B36">
              <w:rPr>
                <w:rStyle w:val="Hyperlink"/>
                <w:noProof/>
              </w:rPr>
              <w:t>Appendix D: Inspirational Content</w:t>
            </w:r>
            <w:r>
              <w:rPr>
                <w:noProof/>
                <w:webHidden/>
              </w:rPr>
              <w:tab/>
            </w:r>
            <w:r>
              <w:rPr>
                <w:noProof/>
                <w:webHidden/>
              </w:rPr>
              <w:fldChar w:fldCharType="begin"/>
            </w:r>
            <w:r>
              <w:rPr>
                <w:noProof/>
                <w:webHidden/>
              </w:rPr>
              <w:instrText xml:space="preserve"> PAGEREF _Toc54196513 \h </w:instrText>
            </w:r>
          </w:ins>
          <w:r>
            <w:rPr>
              <w:noProof/>
              <w:webHidden/>
            </w:rPr>
          </w:r>
          <w:r>
            <w:rPr>
              <w:noProof/>
              <w:webHidden/>
            </w:rPr>
            <w:fldChar w:fldCharType="separate"/>
          </w:r>
          <w:ins w:id="877" w:author="Admin" w:date="2020-10-21T18:16:00Z">
            <w:r w:rsidR="00CB1695">
              <w:rPr>
                <w:noProof/>
                <w:webHidden/>
              </w:rPr>
              <w:t>389</w:t>
            </w:r>
          </w:ins>
          <w:ins w:id="878" w:author="Admin" w:date="2020-10-21T18:12:00Z">
            <w:r>
              <w:rPr>
                <w:noProof/>
                <w:webHidden/>
              </w:rPr>
              <w:fldChar w:fldCharType="end"/>
            </w:r>
            <w:r w:rsidRPr="003D5B36">
              <w:rPr>
                <w:rStyle w:val="Hyperlink"/>
                <w:noProof/>
              </w:rPr>
              <w:fldChar w:fldCharType="end"/>
            </w:r>
          </w:ins>
        </w:p>
        <w:p w14:paraId="35415FE1" w14:textId="77777777" w:rsidR="00240DD9" w:rsidRDefault="00240DD9">
          <w:pPr>
            <w:pStyle w:val="TOC1"/>
            <w:tabs>
              <w:tab w:val="right" w:leader="dot" w:pos="3956"/>
            </w:tabs>
            <w:spacing w:after="0"/>
            <w:rPr>
              <w:ins w:id="879" w:author="Admin" w:date="2020-10-21T18:12:00Z"/>
              <w:rFonts w:asciiTheme="minorHAnsi" w:eastAsiaTheme="minorEastAsia" w:hAnsiTheme="minorHAnsi"/>
              <w:noProof/>
            </w:rPr>
            <w:pPrChange w:id="880" w:author="Admin" w:date="2020-10-21T18:12:00Z">
              <w:pPr>
                <w:pStyle w:val="TOC1"/>
                <w:tabs>
                  <w:tab w:val="right" w:leader="dot" w:pos="3956"/>
                </w:tabs>
              </w:pPr>
            </w:pPrChange>
          </w:pPr>
          <w:ins w:id="881" w:author="Admin" w:date="2020-10-21T18:12:00Z">
            <w:r w:rsidRPr="003D5B36">
              <w:rPr>
                <w:rStyle w:val="Hyperlink"/>
                <w:noProof/>
              </w:rPr>
              <w:fldChar w:fldCharType="begin"/>
            </w:r>
            <w:r w:rsidRPr="003D5B36">
              <w:rPr>
                <w:rStyle w:val="Hyperlink"/>
                <w:noProof/>
              </w:rPr>
              <w:instrText xml:space="preserve"> </w:instrText>
            </w:r>
            <w:r>
              <w:rPr>
                <w:noProof/>
              </w:rPr>
              <w:instrText>HYPERLINK \l "_Toc54196514"</w:instrText>
            </w:r>
            <w:r w:rsidRPr="003D5B36">
              <w:rPr>
                <w:rStyle w:val="Hyperlink"/>
                <w:noProof/>
              </w:rPr>
              <w:instrText xml:space="preserve"> </w:instrText>
            </w:r>
            <w:r w:rsidRPr="003D5B36">
              <w:rPr>
                <w:rStyle w:val="Hyperlink"/>
                <w:noProof/>
              </w:rPr>
              <w:fldChar w:fldCharType="separate"/>
            </w:r>
            <w:r w:rsidRPr="003D5B36">
              <w:rPr>
                <w:rStyle w:val="Hyperlink"/>
                <w:noProof/>
              </w:rPr>
              <w:t>Change log</w:t>
            </w:r>
            <w:r>
              <w:rPr>
                <w:noProof/>
                <w:webHidden/>
              </w:rPr>
              <w:tab/>
            </w:r>
            <w:r>
              <w:rPr>
                <w:noProof/>
                <w:webHidden/>
              </w:rPr>
              <w:fldChar w:fldCharType="begin"/>
            </w:r>
            <w:r>
              <w:rPr>
                <w:noProof/>
                <w:webHidden/>
              </w:rPr>
              <w:instrText xml:space="preserve"> PAGEREF _Toc54196514 \h </w:instrText>
            </w:r>
          </w:ins>
          <w:r>
            <w:rPr>
              <w:noProof/>
              <w:webHidden/>
            </w:rPr>
          </w:r>
          <w:r>
            <w:rPr>
              <w:noProof/>
              <w:webHidden/>
            </w:rPr>
            <w:fldChar w:fldCharType="separate"/>
          </w:r>
          <w:ins w:id="882" w:author="Admin" w:date="2020-10-21T18:16:00Z">
            <w:r w:rsidR="00CB1695">
              <w:rPr>
                <w:noProof/>
                <w:webHidden/>
              </w:rPr>
              <w:t>390</w:t>
            </w:r>
          </w:ins>
          <w:ins w:id="883" w:author="Admin" w:date="2020-10-21T18:12:00Z">
            <w:r>
              <w:rPr>
                <w:noProof/>
                <w:webHidden/>
              </w:rPr>
              <w:fldChar w:fldCharType="end"/>
            </w:r>
            <w:r w:rsidRPr="003D5B36">
              <w:rPr>
                <w:rStyle w:val="Hyperlink"/>
                <w:noProof/>
              </w:rPr>
              <w:fldChar w:fldCharType="end"/>
            </w:r>
          </w:ins>
        </w:p>
        <w:p w14:paraId="28080F2F" w14:textId="77777777" w:rsidR="005622D5" w:rsidDel="00240DD9" w:rsidRDefault="005622D5">
          <w:pPr>
            <w:pStyle w:val="TOC3"/>
            <w:tabs>
              <w:tab w:val="right" w:leader="dot" w:pos="3956"/>
            </w:tabs>
            <w:spacing w:after="0"/>
            <w:rPr>
              <w:del w:id="884" w:author="Admin" w:date="2020-10-21T18:12:00Z"/>
              <w:rFonts w:asciiTheme="minorHAnsi" w:eastAsiaTheme="minorEastAsia" w:hAnsiTheme="minorHAnsi"/>
              <w:noProof/>
            </w:rPr>
          </w:pPr>
          <w:del w:id="885" w:author="Admin" w:date="2020-10-21T18:12:00Z">
            <w:r w:rsidRPr="00240DD9" w:rsidDel="00240DD9">
              <w:rPr>
                <w:rStyle w:val="Hyperlink"/>
                <w:smallCaps/>
                <w:noProof/>
              </w:rPr>
              <w:delText>5e RPG Conversion</w:delText>
            </w:r>
            <w:r w:rsidDel="00240DD9">
              <w:rPr>
                <w:noProof/>
                <w:webHidden/>
              </w:rPr>
              <w:tab/>
            </w:r>
            <w:r w:rsidR="00022FB4" w:rsidDel="00240DD9">
              <w:rPr>
                <w:noProof/>
                <w:webHidden/>
              </w:rPr>
              <w:delText>1</w:delText>
            </w:r>
          </w:del>
        </w:p>
        <w:p w14:paraId="583B4CBF" w14:textId="77777777" w:rsidR="005622D5" w:rsidDel="00240DD9" w:rsidRDefault="005622D5">
          <w:pPr>
            <w:pStyle w:val="TOC3"/>
            <w:tabs>
              <w:tab w:val="right" w:leader="dot" w:pos="3956"/>
            </w:tabs>
            <w:spacing w:after="0"/>
            <w:rPr>
              <w:del w:id="886" w:author="Admin" w:date="2020-10-21T18:12:00Z"/>
              <w:rFonts w:asciiTheme="minorHAnsi" w:eastAsiaTheme="minorEastAsia" w:hAnsiTheme="minorHAnsi"/>
              <w:noProof/>
            </w:rPr>
          </w:pPr>
          <w:del w:id="887" w:author="Admin" w:date="2020-10-21T18:12:00Z">
            <w:r w:rsidRPr="00240DD9" w:rsidDel="00240DD9">
              <w:rPr>
                <w:rStyle w:val="Hyperlink"/>
                <w:noProof/>
              </w:rPr>
              <w:delText>Credits</w:delText>
            </w:r>
            <w:r w:rsidDel="00240DD9">
              <w:rPr>
                <w:noProof/>
                <w:webHidden/>
              </w:rPr>
              <w:tab/>
            </w:r>
            <w:r w:rsidR="00022FB4" w:rsidDel="00240DD9">
              <w:rPr>
                <w:noProof/>
                <w:webHidden/>
              </w:rPr>
              <w:delText>1</w:delText>
            </w:r>
          </w:del>
        </w:p>
        <w:p w14:paraId="75FC30F2" w14:textId="77777777" w:rsidR="005622D5" w:rsidDel="00240DD9" w:rsidRDefault="005622D5">
          <w:pPr>
            <w:pStyle w:val="TOC1"/>
            <w:tabs>
              <w:tab w:val="right" w:leader="dot" w:pos="3956"/>
            </w:tabs>
            <w:spacing w:after="0"/>
            <w:rPr>
              <w:del w:id="888" w:author="Admin" w:date="2020-10-21T18:12:00Z"/>
              <w:rFonts w:asciiTheme="minorHAnsi" w:eastAsiaTheme="minorEastAsia" w:hAnsiTheme="minorHAnsi"/>
              <w:noProof/>
            </w:rPr>
          </w:pPr>
          <w:del w:id="889" w:author="Admin" w:date="2020-10-21T18:12:00Z">
            <w:r w:rsidRPr="00240DD9" w:rsidDel="00240DD9">
              <w:rPr>
                <w:rStyle w:val="Hyperlink"/>
                <w:rFonts w:eastAsia="Times New Roman" w:cstheme="minorHAnsi"/>
                <w:b/>
                <w:bCs/>
                <w:noProof/>
                <w:kern w:val="36"/>
              </w:rPr>
              <w:delText>Contents</w:delText>
            </w:r>
            <w:r w:rsidDel="00240DD9">
              <w:rPr>
                <w:noProof/>
                <w:webHidden/>
              </w:rPr>
              <w:tab/>
            </w:r>
          </w:del>
          <w:del w:id="890" w:author="Admin" w:date="2020-10-21T18:10:00Z">
            <w:r w:rsidDel="00022FB4">
              <w:rPr>
                <w:noProof/>
                <w:webHidden/>
              </w:rPr>
              <w:delText>4</w:delText>
            </w:r>
          </w:del>
        </w:p>
        <w:p w14:paraId="66EEB3E4" w14:textId="77777777" w:rsidR="005622D5" w:rsidDel="00240DD9" w:rsidRDefault="005622D5">
          <w:pPr>
            <w:pStyle w:val="TOC1"/>
            <w:tabs>
              <w:tab w:val="right" w:leader="dot" w:pos="3956"/>
            </w:tabs>
            <w:spacing w:after="0"/>
            <w:rPr>
              <w:del w:id="891" w:author="Admin" w:date="2020-10-21T18:12:00Z"/>
              <w:rFonts w:asciiTheme="minorHAnsi" w:eastAsiaTheme="minorEastAsia" w:hAnsiTheme="minorHAnsi"/>
              <w:noProof/>
            </w:rPr>
          </w:pPr>
          <w:del w:id="892" w:author="Admin" w:date="2020-10-21T18:12:00Z">
            <w:r w:rsidRPr="00240DD9" w:rsidDel="00240DD9">
              <w:rPr>
                <w:rStyle w:val="Hyperlink"/>
                <w:rFonts w:eastAsia="Times New Roman" w:cstheme="minorHAnsi"/>
                <w:b/>
                <w:bCs/>
                <w:noProof/>
                <w:kern w:val="36"/>
              </w:rPr>
              <w:delText>Chapter 1: Step-by-Step Characters</w:delText>
            </w:r>
            <w:r w:rsidDel="00240DD9">
              <w:rPr>
                <w:noProof/>
                <w:webHidden/>
              </w:rPr>
              <w:tab/>
            </w:r>
          </w:del>
          <w:del w:id="893" w:author="Admin" w:date="2020-10-21T18:10:00Z">
            <w:r w:rsidDel="00022FB4">
              <w:rPr>
                <w:noProof/>
                <w:webHidden/>
              </w:rPr>
              <w:delText>7</w:delText>
            </w:r>
          </w:del>
        </w:p>
        <w:p w14:paraId="6E7814F5" w14:textId="77777777" w:rsidR="005622D5" w:rsidDel="00240DD9" w:rsidRDefault="005622D5">
          <w:pPr>
            <w:pStyle w:val="TOC2"/>
            <w:tabs>
              <w:tab w:val="right" w:leader="dot" w:pos="3956"/>
            </w:tabs>
            <w:spacing w:after="0"/>
            <w:rPr>
              <w:del w:id="894" w:author="Admin" w:date="2020-10-21T18:12:00Z"/>
              <w:rFonts w:asciiTheme="minorHAnsi" w:eastAsiaTheme="minorEastAsia" w:hAnsiTheme="minorHAnsi"/>
              <w:noProof/>
            </w:rPr>
          </w:pPr>
          <w:del w:id="895" w:author="Admin" w:date="2020-10-21T18:12:00Z">
            <w:r w:rsidRPr="00240DD9" w:rsidDel="00240DD9">
              <w:rPr>
                <w:rStyle w:val="Hyperlink"/>
                <w:noProof/>
              </w:rPr>
              <w:delText>Ability Score Summary</w:delText>
            </w:r>
            <w:r w:rsidDel="00240DD9">
              <w:rPr>
                <w:noProof/>
                <w:webHidden/>
              </w:rPr>
              <w:tab/>
            </w:r>
          </w:del>
          <w:del w:id="896" w:author="Admin" w:date="2020-10-21T18:10:00Z">
            <w:r w:rsidDel="00022FB4">
              <w:rPr>
                <w:noProof/>
                <w:webHidden/>
              </w:rPr>
              <w:delText>7</w:delText>
            </w:r>
          </w:del>
        </w:p>
        <w:p w14:paraId="0FC8E0C3" w14:textId="77777777" w:rsidR="005622D5" w:rsidDel="00240DD9" w:rsidRDefault="005622D5">
          <w:pPr>
            <w:pStyle w:val="TOC2"/>
            <w:tabs>
              <w:tab w:val="right" w:leader="dot" w:pos="3956"/>
            </w:tabs>
            <w:spacing w:after="0"/>
            <w:rPr>
              <w:del w:id="897" w:author="Admin" w:date="2020-10-21T18:12:00Z"/>
              <w:rFonts w:asciiTheme="minorHAnsi" w:eastAsiaTheme="minorEastAsia" w:hAnsiTheme="minorHAnsi"/>
              <w:noProof/>
            </w:rPr>
          </w:pPr>
          <w:del w:id="898" w:author="Admin" w:date="2020-10-21T18:12:00Z">
            <w:r w:rsidRPr="00240DD9" w:rsidDel="00240DD9">
              <w:rPr>
                <w:rStyle w:val="Hyperlink"/>
                <w:noProof/>
              </w:rPr>
              <w:delText>Determining Ability Scores</w:delText>
            </w:r>
            <w:r w:rsidDel="00240DD9">
              <w:rPr>
                <w:noProof/>
                <w:webHidden/>
              </w:rPr>
              <w:tab/>
            </w:r>
          </w:del>
          <w:del w:id="899" w:author="Admin" w:date="2020-10-21T18:10:00Z">
            <w:r w:rsidDel="00022FB4">
              <w:rPr>
                <w:noProof/>
                <w:webHidden/>
              </w:rPr>
              <w:delText>7</w:delText>
            </w:r>
          </w:del>
        </w:p>
        <w:p w14:paraId="28633FBB" w14:textId="77777777" w:rsidR="005622D5" w:rsidDel="00240DD9" w:rsidRDefault="005622D5">
          <w:pPr>
            <w:pStyle w:val="TOC2"/>
            <w:tabs>
              <w:tab w:val="right" w:leader="dot" w:pos="3956"/>
            </w:tabs>
            <w:spacing w:after="0"/>
            <w:rPr>
              <w:del w:id="900" w:author="Admin" w:date="2020-10-21T18:12:00Z"/>
              <w:rFonts w:asciiTheme="minorHAnsi" w:eastAsiaTheme="minorEastAsia" w:hAnsiTheme="minorHAnsi"/>
              <w:noProof/>
            </w:rPr>
          </w:pPr>
          <w:del w:id="901" w:author="Admin" w:date="2020-10-21T18:12:00Z">
            <w:r w:rsidRPr="00240DD9" w:rsidDel="00240DD9">
              <w:rPr>
                <w:rStyle w:val="Hyperlink"/>
                <w:noProof/>
              </w:rPr>
              <w:delText>Beyond 1st Level</w:delText>
            </w:r>
            <w:r w:rsidDel="00240DD9">
              <w:rPr>
                <w:noProof/>
                <w:webHidden/>
              </w:rPr>
              <w:tab/>
            </w:r>
          </w:del>
          <w:del w:id="902" w:author="Admin" w:date="2020-10-21T18:10:00Z">
            <w:r w:rsidDel="00022FB4">
              <w:rPr>
                <w:noProof/>
                <w:webHidden/>
              </w:rPr>
              <w:delText>8</w:delText>
            </w:r>
          </w:del>
        </w:p>
        <w:p w14:paraId="0290A6D4" w14:textId="77777777" w:rsidR="005622D5" w:rsidDel="00240DD9" w:rsidRDefault="005622D5">
          <w:pPr>
            <w:pStyle w:val="TOC1"/>
            <w:tabs>
              <w:tab w:val="right" w:leader="dot" w:pos="3956"/>
            </w:tabs>
            <w:spacing w:after="0"/>
            <w:rPr>
              <w:del w:id="903" w:author="Admin" w:date="2020-10-21T18:12:00Z"/>
              <w:rFonts w:asciiTheme="minorHAnsi" w:eastAsiaTheme="minorEastAsia" w:hAnsiTheme="minorHAnsi"/>
              <w:noProof/>
            </w:rPr>
          </w:pPr>
          <w:del w:id="904" w:author="Admin" w:date="2020-10-21T18:12:00Z">
            <w:r w:rsidRPr="00240DD9" w:rsidDel="00240DD9">
              <w:rPr>
                <w:rStyle w:val="Hyperlink"/>
                <w:rFonts w:eastAsia="Times New Roman" w:cstheme="minorHAnsi"/>
                <w:b/>
                <w:bCs/>
                <w:noProof/>
                <w:kern w:val="36"/>
              </w:rPr>
              <w:delText>Chapter 2: Races</w:delText>
            </w:r>
            <w:r w:rsidDel="00240DD9">
              <w:rPr>
                <w:noProof/>
                <w:webHidden/>
              </w:rPr>
              <w:tab/>
            </w:r>
          </w:del>
          <w:del w:id="905" w:author="Admin" w:date="2020-10-21T18:10:00Z">
            <w:r w:rsidDel="00022FB4">
              <w:rPr>
                <w:noProof/>
                <w:webHidden/>
              </w:rPr>
              <w:delText>9</w:delText>
            </w:r>
          </w:del>
        </w:p>
        <w:p w14:paraId="025CC7D8" w14:textId="77777777" w:rsidR="005622D5" w:rsidDel="00240DD9" w:rsidRDefault="005622D5">
          <w:pPr>
            <w:pStyle w:val="TOC2"/>
            <w:tabs>
              <w:tab w:val="right" w:leader="dot" w:pos="3956"/>
            </w:tabs>
            <w:spacing w:after="0"/>
            <w:rPr>
              <w:del w:id="906" w:author="Admin" w:date="2020-10-21T18:12:00Z"/>
              <w:rFonts w:asciiTheme="minorHAnsi" w:eastAsiaTheme="minorEastAsia" w:hAnsiTheme="minorHAnsi"/>
              <w:noProof/>
            </w:rPr>
          </w:pPr>
          <w:del w:id="907" w:author="Admin" w:date="2020-10-21T18:12:00Z">
            <w:r w:rsidRPr="00240DD9" w:rsidDel="00240DD9">
              <w:rPr>
                <w:rStyle w:val="Hyperlink"/>
                <w:noProof/>
              </w:rPr>
              <w:delText>Draenei</w:delText>
            </w:r>
            <w:r w:rsidDel="00240DD9">
              <w:rPr>
                <w:noProof/>
                <w:webHidden/>
              </w:rPr>
              <w:tab/>
            </w:r>
          </w:del>
          <w:del w:id="908" w:author="Admin" w:date="2020-10-21T18:10:00Z">
            <w:r w:rsidDel="00022FB4">
              <w:rPr>
                <w:noProof/>
                <w:webHidden/>
              </w:rPr>
              <w:delText>9</w:delText>
            </w:r>
          </w:del>
        </w:p>
        <w:p w14:paraId="3C6B5F1F" w14:textId="77777777" w:rsidR="005622D5" w:rsidDel="00240DD9" w:rsidRDefault="005622D5">
          <w:pPr>
            <w:pStyle w:val="TOC3"/>
            <w:tabs>
              <w:tab w:val="right" w:leader="dot" w:pos="3956"/>
            </w:tabs>
            <w:spacing w:after="0"/>
            <w:rPr>
              <w:del w:id="909" w:author="Admin" w:date="2020-10-21T18:12:00Z"/>
              <w:rFonts w:asciiTheme="minorHAnsi" w:eastAsiaTheme="minorEastAsia" w:hAnsiTheme="minorHAnsi"/>
              <w:noProof/>
            </w:rPr>
          </w:pPr>
          <w:del w:id="910" w:author="Admin" w:date="2020-10-21T18:12:00Z">
            <w:r w:rsidRPr="00240DD9" w:rsidDel="00240DD9">
              <w:rPr>
                <w:rStyle w:val="Hyperlink"/>
                <w:noProof/>
              </w:rPr>
              <w:delText>Broken (Krokul)</w:delText>
            </w:r>
            <w:r w:rsidDel="00240DD9">
              <w:rPr>
                <w:noProof/>
                <w:webHidden/>
              </w:rPr>
              <w:tab/>
            </w:r>
          </w:del>
          <w:del w:id="911" w:author="Admin" w:date="2020-10-21T18:10:00Z">
            <w:r w:rsidDel="00022FB4">
              <w:rPr>
                <w:noProof/>
                <w:webHidden/>
              </w:rPr>
              <w:delText>10</w:delText>
            </w:r>
          </w:del>
        </w:p>
        <w:p w14:paraId="7E2CF4D5" w14:textId="77777777" w:rsidR="005622D5" w:rsidDel="00240DD9" w:rsidRDefault="005622D5">
          <w:pPr>
            <w:pStyle w:val="TOC3"/>
            <w:tabs>
              <w:tab w:val="right" w:leader="dot" w:pos="3956"/>
            </w:tabs>
            <w:spacing w:after="0"/>
            <w:rPr>
              <w:del w:id="912" w:author="Admin" w:date="2020-10-21T18:12:00Z"/>
              <w:rFonts w:asciiTheme="minorHAnsi" w:eastAsiaTheme="minorEastAsia" w:hAnsiTheme="minorHAnsi"/>
              <w:noProof/>
            </w:rPr>
          </w:pPr>
          <w:del w:id="913" w:author="Admin" w:date="2020-10-21T18:12:00Z">
            <w:r w:rsidRPr="00240DD9" w:rsidDel="00240DD9">
              <w:rPr>
                <w:rStyle w:val="Hyperlink"/>
                <w:noProof/>
              </w:rPr>
              <w:delText>Unbroken (True Draenei)</w:delText>
            </w:r>
            <w:r w:rsidDel="00240DD9">
              <w:rPr>
                <w:noProof/>
                <w:webHidden/>
              </w:rPr>
              <w:tab/>
            </w:r>
          </w:del>
          <w:del w:id="914" w:author="Admin" w:date="2020-10-21T18:10:00Z">
            <w:r w:rsidDel="00022FB4">
              <w:rPr>
                <w:noProof/>
                <w:webHidden/>
              </w:rPr>
              <w:delText>11</w:delText>
            </w:r>
          </w:del>
        </w:p>
        <w:p w14:paraId="1DB97A01" w14:textId="77777777" w:rsidR="005622D5" w:rsidDel="00240DD9" w:rsidRDefault="005622D5">
          <w:pPr>
            <w:pStyle w:val="TOC2"/>
            <w:tabs>
              <w:tab w:val="right" w:leader="dot" w:pos="3956"/>
            </w:tabs>
            <w:spacing w:after="0"/>
            <w:rPr>
              <w:del w:id="915" w:author="Admin" w:date="2020-10-21T18:12:00Z"/>
              <w:rFonts w:asciiTheme="minorHAnsi" w:eastAsiaTheme="minorEastAsia" w:hAnsiTheme="minorHAnsi"/>
              <w:noProof/>
            </w:rPr>
          </w:pPr>
          <w:del w:id="916" w:author="Admin" w:date="2020-10-21T18:12:00Z">
            <w:r w:rsidRPr="00240DD9" w:rsidDel="00240DD9">
              <w:rPr>
                <w:rStyle w:val="Hyperlink"/>
                <w:noProof/>
              </w:rPr>
              <w:delText>Dwarf</w:delText>
            </w:r>
            <w:r w:rsidDel="00240DD9">
              <w:rPr>
                <w:noProof/>
                <w:webHidden/>
              </w:rPr>
              <w:tab/>
            </w:r>
          </w:del>
          <w:del w:id="917" w:author="Admin" w:date="2020-10-21T18:10:00Z">
            <w:r w:rsidDel="00022FB4">
              <w:rPr>
                <w:noProof/>
                <w:webHidden/>
              </w:rPr>
              <w:delText>11</w:delText>
            </w:r>
          </w:del>
        </w:p>
        <w:p w14:paraId="6F8A3E1E" w14:textId="77777777" w:rsidR="005622D5" w:rsidDel="00240DD9" w:rsidRDefault="005622D5">
          <w:pPr>
            <w:pStyle w:val="TOC3"/>
            <w:tabs>
              <w:tab w:val="right" w:leader="dot" w:pos="3956"/>
            </w:tabs>
            <w:spacing w:after="0"/>
            <w:rPr>
              <w:del w:id="918" w:author="Admin" w:date="2020-10-21T18:12:00Z"/>
              <w:rFonts w:asciiTheme="minorHAnsi" w:eastAsiaTheme="minorEastAsia" w:hAnsiTheme="minorHAnsi"/>
              <w:noProof/>
            </w:rPr>
          </w:pPr>
          <w:del w:id="919" w:author="Admin" w:date="2020-10-21T18:12:00Z">
            <w:r w:rsidRPr="00240DD9" w:rsidDel="00240DD9">
              <w:rPr>
                <w:rStyle w:val="Hyperlink"/>
                <w:noProof/>
              </w:rPr>
              <w:delText>Hill Dwarf (Wildhammer)</w:delText>
            </w:r>
            <w:r w:rsidDel="00240DD9">
              <w:rPr>
                <w:noProof/>
                <w:webHidden/>
              </w:rPr>
              <w:tab/>
            </w:r>
          </w:del>
          <w:del w:id="920" w:author="Admin" w:date="2020-10-21T18:10:00Z">
            <w:r w:rsidDel="00022FB4">
              <w:rPr>
                <w:noProof/>
                <w:webHidden/>
              </w:rPr>
              <w:delText>12</w:delText>
            </w:r>
          </w:del>
        </w:p>
        <w:p w14:paraId="257E0939" w14:textId="77777777" w:rsidR="005622D5" w:rsidDel="00240DD9" w:rsidRDefault="005622D5">
          <w:pPr>
            <w:pStyle w:val="TOC3"/>
            <w:tabs>
              <w:tab w:val="right" w:leader="dot" w:pos="3956"/>
            </w:tabs>
            <w:spacing w:after="0"/>
            <w:rPr>
              <w:del w:id="921" w:author="Admin" w:date="2020-10-21T18:12:00Z"/>
              <w:rFonts w:asciiTheme="minorHAnsi" w:eastAsiaTheme="minorEastAsia" w:hAnsiTheme="minorHAnsi"/>
              <w:noProof/>
            </w:rPr>
          </w:pPr>
          <w:del w:id="922" w:author="Admin" w:date="2020-10-21T18:12:00Z">
            <w:r w:rsidRPr="00240DD9" w:rsidDel="00240DD9">
              <w:rPr>
                <w:rStyle w:val="Hyperlink"/>
                <w:noProof/>
              </w:rPr>
              <w:delText>Mountain Dwarf (Bronzebeard)</w:delText>
            </w:r>
            <w:r w:rsidDel="00240DD9">
              <w:rPr>
                <w:noProof/>
                <w:webHidden/>
              </w:rPr>
              <w:tab/>
            </w:r>
          </w:del>
          <w:del w:id="923" w:author="Admin" w:date="2020-10-21T18:10:00Z">
            <w:r w:rsidDel="00022FB4">
              <w:rPr>
                <w:noProof/>
                <w:webHidden/>
              </w:rPr>
              <w:delText>13</w:delText>
            </w:r>
          </w:del>
        </w:p>
        <w:p w14:paraId="6F34A127" w14:textId="77777777" w:rsidR="005622D5" w:rsidDel="00240DD9" w:rsidRDefault="005622D5">
          <w:pPr>
            <w:pStyle w:val="TOC3"/>
            <w:tabs>
              <w:tab w:val="right" w:leader="dot" w:pos="3956"/>
            </w:tabs>
            <w:spacing w:after="0"/>
            <w:rPr>
              <w:del w:id="924" w:author="Admin" w:date="2020-10-21T18:12:00Z"/>
              <w:rFonts w:asciiTheme="minorHAnsi" w:eastAsiaTheme="minorEastAsia" w:hAnsiTheme="minorHAnsi"/>
              <w:noProof/>
            </w:rPr>
          </w:pPr>
          <w:del w:id="925" w:author="Admin" w:date="2020-10-21T18:12:00Z">
            <w:r w:rsidRPr="00240DD9" w:rsidDel="00240DD9">
              <w:rPr>
                <w:rStyle w:val="Hyperlink"/>
                <w:noProof/>
              </w:rPr>
              <w:delText>Darklands Dwarf (Dark Iron)</w:delText>
            </w:r>
            <w:r w:rsidDel="00240DD9">
              <w:rPr>
                <w:noProof/>
                <w:webHidden/>
              </w:rPr>
              <w:tab/>
            </w:r>
          </w:del>
          <w:del w:id="926" w:author="Admin" w:date="2020-10-21T18:10:00Z">
            <w:r w:rsidDel="00022FB4">
              <w:rPr>
                <w:noProof/>
                <w:webHidden/>
              </w:rPr>
              <w:delText>13</w:delText>
            </w:r>
          </w:del>
        </w:p>
        <w:p w14:paraId="51174004" w14:textId="77777777" w:rsidR="005622D5" w:rsidDel="00240DD9" w:rsidRDefault="005622D5">
          <w:pPr>
            <w:pStyle w:val="TOC2"/>
            <w:tabs>
              <w:tab w:val="right" w:leader="dot" w:pos="3956"/>
            </w:tabs>
            <w:spacing w:after="0"/>
            <w:rPr>
              <w:del w:id="927" w:author="Admin" w:date="2020-10-21T18:12:00Z"/>
              <w:rFonts w:asciiTheme="minorHAnsi" w:eastAsiaTheme="minorEastAsia" w:hAnsiTheme="minorHAnsi"/>
              <w:noProof/>
            </w:rPr>
          </w:pPr>
          <w:del w:id="928" w:author="Admin" w:date="2020-10-21T18:12:00Z">
            <w:r w:rsidRPr="00240DD9" w:rsidDel="00240DD9">
              <w:rPr>
                <w:rStyle w:val="Hyperlink"/>
                <w:noProof/>
              </w:rPr>
              <w:delText>Elf</w:delText>
            </w:r>
            <w:r w:rsidDel="00240DD9">
              <w:rPr>
                <w:noProof/>
                <w:webHidden/>
              </w:rPr>
              <w:tab/>
            </w:r>
          </w:del>
          <w:del w:id="929" w:author="Admin" w:date="2020-10-21T18:10:00Z">
            <w:r w:rsidDel="00022FB4">
              <w:rPr>
                <w:noProof/>
                <w:webHidden/>
              </w:rPr>
              <w:delText>14</w:delText>
            </w:r>
          </w:del>
        </w:p>
        <w:p w14:paraId="03FFB432" w14:textId="77777777" w:rsidR="005622D5" w:rsidDel="00240DD9" w:rsidRDefault="005622D5">
          <w:pPr>
            <w:pStyle w:val="TOC3"/>
            <w:tabs>
              <w:tab w:val="right" w:leader="dot" w:pos="3956"/>
            </w:tabs>
            <w:spacing w:after="0"/>
            <w:rPr>
              <w:del w:id="930" w:author="Admin" w:date="2020-10-21T18:12:00Z"/>
              <w:rFonts w:asciiTheme="minorHAnsi" w:eastAsiaTheme="minorEastAsia" w:hAnsiTheme="minorHAnsi"/>
              <w:noProof/>
            </w:rPr>
          </w:pPr>
          <w:del w:id="931" w:author="Admin" w:date="2020-10-21T18:12:00Z">
            <w:r w:rsidRPr="00240DD9" w:rsidDel="00240DD9">
              <w:rPr>
                <w:rStyle w:val="Hyperlink"/>
                <w:noProof/>
              </w:rPr>
              <w:delText>High Elf (Quel’dorei)</w:delText>
            </w:r>
            <w:r w:rsidDel="00240DD9">
              <w:rPr>
                <w:noProof/>
                <w:webHidden/>
              </w:rPr>
              <w:tab/>
            </w:r>
          </w:del>
          <w:del w:id="932" w:author="Admin" w:date="2020-10-21T18:10:00Z">
            <w:r w:rsidDel="00022FB4">
              <w:rPr>
                <w:noProof/>
                <w:webHidden/>
              </w:rPr>
              <w:delText>14</w:delText>
            </w:r>
          </w:del>
        </w:p>
        <w:p w14:paraId="03B0945F" w14:textId="77777777" w:rsidR="005622D5" w:rsidDel="00240DD9" w:rsidRDefault="005622D5">
          <w:pPr>
            <w:pStyle w:val="TOC3"/>
            <w:tabs>
              <w:tab w:val="right" w:leader="dot" w:pos="3956"/>
            </w:tabs>
            <w:spacing w:after="0"/>
            <w:rPr>
              <w:del w:id="933" w:author="Admin" w:date="2020-10-21T18:12:00Z"/>
              <w:rFonts w:asciiTheme="minorHAnsi" w:eastAsiaTheme="minorEastAsia" w:hAnsiTheme="minorHAnsi"/>
              <w:noProof/>
            </w:rPr>
          </w:pPr>
          <w:del w:id="934" w:author="Admin" w:date="2020-10-21T18:12:00Z">
            <w:r w:rsidRPr="00240DD9" w:rsidDel="00240DD9">
              <w:rPr>
                <w:rStyle w:val="Hyperlink"/>
                <w:noProof/>
              </w:rPr>
              <w:delText>Blood Elf (Sin’dorei)</w:delText>
            </w:r>
            <w:r w:rsidDel="00240DD9">
              <w:rPr>
                <w:noProof/>
                <w:webHidden/>
              </w:rPr>
              <w:tab/>
            </w:r>
          </w:del>
          <w:del w:id="935" w:author="Admin" w:date="2020-10-21T18:10:00Z">
            <w:r w:rsidDel="00022FB4">
              <w:rPr>
                <w:noProof/>
                <w:webHidden/>
              </w:rPr>
              <w:delText>15</w:delText>
            </w:r>
          </w:del>
        </w:p>
        <w:p w14:paraId="2838A873" w14:textId="77777777" w:rsidR="005622D5" w:rsidDel="00240DD9" w:rsidRDefault="005622D5">
          <w:pPr>
            <w:pStyle w:val="TOC3"/>
            <w:tabs>
              <w:tab w:val="right" w:leader="dot" w:pos="3956"/>
            </w:tabs>
            <w:spacing w:after="0"/>
            <w:rPr>
              <w:del w:id="936" w:author="Admin" w:date="2020-10-21T18:12:00Z"/>
              <w:rFonts w:asciiTheme="minorHAnsi" w:eastAsiaTheme="minorEastAsia" w:hAnsiTheme="minorHAnsi"/>
              <w:noProof/>
            </w:rPr>
          </w:pPr>
          <w:del w:id="937" w:author="Admin" w:date="2020-10-21T18:12:00Z">
            <w:r w:rsidRPr="00240DD9" w:rsidDel="00240DD9">
              <w:rPr>
                <w:rStyle w:val="Hyperlink"/>
                <w:noProof/>
              </w:rPr>
              <w:delText>Night Elf (Kaldorei)</w:delText>
            </w:r>
            <w:r w:rsidDel="00240DD9">
              <w:rPr>
                <w:noProof/>
                <w:webHidden/>
              </w:rPr>
              <w:tab/>
            </w:r>
          </w:del>
          <w:del w:id="938" w:author="Admin" w:date="2020-10-21T18:10:00Z">
            <w:r w:rsidDel="00022FB4">
              <w:rPr>
                <w:noProof/>
                <w:webHidden/>
              </w:rPr>
              <w:delText>16</w:delText>
            </w:r>
          </w:del>
        </w:p>
        <w:p w14:paraId="20A31680" w14:textId="77777777" w:rsidR="005622D5" w:rsidDel="00240DD9" w:rsidRDefault="005622D5">
          <w:pPr>
            <w:pStyle w:val="TOC3"/>
            <w:tabs>
              <w:tab w:val="right" w:leader="dot" w:pos="3956"/>
            </w:tabs>
            <w:spacing w:after="0"/>
            <w:rPr>
              <w:del w:id="939" w:author="Admin" w:date="2020-10-21T18:12:00Z"/>
              <w:rFonts w:asciiTheme="minorHAnsi" w:eastAsiaTheme="minorEastAsia" w:hAnsiTheme="minorHAnsi"/>
              <w:noProof/>
            </w:rPr>
          </w:pPr>
          <w:del w:id="940" w:author="Admin" w:date="2020-10-21T18:12:00Z">
            <w:r w:rsidRPr="00240DD9" w:rsidDel="00240DD9">
              <w:rPr>
                <w:rStyle w:val="Hyperlink"/>
                <w:noProof/>
              </w:rPr>
              <w:delText>Nightborne (Shal'dorei)</w:delText>
            </w:r>
            <w:r w:rsidDel="00240DD9">
              <w:rPr>
                <w:noProof/>
                <w:webHidden/>
              </w:rPr>
              <w:tab/>
            </w:r>
          </w:del>
          <w:del w:id="941" w:author="Admin" w:date="2020-10-21T18:10:00Z">
            <w:r w:rsidDel="00022FB4">
              <w:rPr>
                <w:noProof/>
                <w:webHidden/>
              </w:rPr>
              <w:delText>16</w:delText>
            </w:r>
          </w:del>
        </w:p>
        <w:p w14:paraId="2BA2F45C" w14:textId="77777777" w:rsidR="005622D5" w:rsidDel="00240DD9" w:rsidRDefault="005622D5">
          <w:pPr>
            <w:pStyle w:val="TOC3"/>
            <w:tabs>
              <w:tab w:val="right" w:leader="dot" w:pos="3956"/>
            </w:tabs>
            <w:spacing w:after="0"/>
            <w:rPr>
              <w:del w:id="942" w:author="Admin" w:date="2020-10-21T18:12:00Z"/>
              <w:rFonts w:asciiTheme="minorHAnsi" w:eastAsiaTheme="minorEastAsia" w:hAnsiTheme="minorHAnsi"/>
              <w:noProof/>
            </w:rPr>
          </w:pPr>
          <w:del w:id="943" w:author="Admin" w:date="2020-10-21T18:12:00Z">
            <w:r w:rsidRPr="00240DD9" w:rsidDel="00240DD9">
              <w:rPr>
                <w:rStyle w:val="Hyperlink"/>
                <w:noProof/>
              </w:rPr>
              <w:delText>Void Elves (Ren'dorei)</w:delText>
            </w:r>
            <w:r w:rsidDel="00240DD9">
              <w:rPr>
                <w:noProof/>
                <w:webHidden/>
              </w:rPr>
              <w:tab/>
            </w:r>
          </w:del>
          <w:del w:id="944" w:author="Admin" w:date="2020-10-21T18:10:00Z">
            <w:r w:rsidDel="00022FB4">
              <w:rPr>
                <w:noProof/>
                <w:webHidden/>
              </w:rPr>
              <w:delText>17</w:delText>
            </w:r>
          </w:del>
        </w:p>
        <w:p w14:paraId="25852851" w14:textId="77777777" w:rsidR="005622D5" w:rsidDel="00240DD9" w:rsidRDefault="005622D5">
          <w:pPr>
            <w:pStyle w:val="TOC2"/>
            <w:tabs>
              <w:tab w:val="right" w:leader="dot" w:pos="3956"/>
            </w:tabs>
            <w:spacing w:after="0"/>
            <w:rPr>
              <w:del w:id="945" w:author="Admin" w:date="2020-10-21T18:12:00Z"/>
              <w:rFonts w:asciiTheme="minorHAnsi" w:eastAsiaTheme="minorEastAsia" w:hAnsiTheme="minorHAnsi"/>
              <w:noProof/>
            </w:rPr>
          </w:pPr>
          <w:del w:id="946" w:author="Admin" w:date="2020-10-21T18:12:00Z">
            <w:r w:rsidRPr="00240DD9" w:rsidDel="00240DD9">
              <w:rPr>
                <w:rStyle w:val="Hyperlink"/>
                <w:noProof/>
              </w:rPr>
              <w:delText>Forsaken</w:delText>
            </w:r>
            <w:r w:rsidDel="00240DD9">
              <w:rPr>
                <w:noProof/>
                <w:webHidden/>
              </w:rPr>
              <w:tab/>
            </w:r>
          </w:del>
          <w:del w:id="947" w:author="Admin" w:date="2020-10-21T18:10:00Z">
            <w:r w:rsidDel="00022FB4">
              <w:rPr>
                <w:noProof/>
                <w:webHidden/>
              </w:rPr>
              <w:delText>18</w:delText>
            </w:r>
          </w:del>
        </w:p>
        <w:p w14:paraId="00687C6D" w14:textId="77777777" w:rsidR="005622D5" w:rsidDel="00240DD9" w:rsidRDefault="005622D5">
          <w:pPr>
            <w:pStyle w:val="TOC2"/>
            <w:tabs>
              <w:tab w:val="right" w:leader="dot" w:pos="3956"/>
            </w:tabs>
            <w:spacing w:after="0"/>
            <w:rPr>
              <w:del w:id="948" w:author="Admin" w:date="2020-10-21T18:12:00Z"/>
              <w:rFonts w:asciiTheme="minorHAnsi" w:eastAsiaTheme="minorEastAsia" w:hAnsiTheme="minorHAnsi"/>
              <w:noProof/>
            </w:rPr>
          </w:pPr>
          <w:del w:id="949" w:author="Admin" w:date="2020-10-21T18:12:00Z">
            <w:r w:rsidRPr="00240DD9" w:rsidDel="00240DD9">
              <w:rPr>
                <w:rStyle w:val="Hyperlink"/>
                <w:noProof/>
              </w:rPr>
              <w:lastRenderedPageBreak/>
              <w:delText>Gnome</w:delText>
            </w:r>
            <w:r w:rsidDel="00240DD9">
              <w:rPr>
                <w:noProof/>
                <w:webHidden/>
              </w:rPr>
              <w:tab/>
            </w:r>
          </w:del>
          <w:del w:id="950" w:author="Admin" w:date="2020-10-21T18:10:00Z">
            <w:r w:rsidDel="00022FB4">
              <w:rPr>
                <w:noProof/>
                <w:webHidden/>
              </w:rPr>
              <w:delText>20</w:delText>
            </w:r>
          </w:del>
        </w:p>
        <w:p w14:paraId="437A22A3" w14:textId="77777777" w:rsidR="005622D5" w:rsidDel="00240DD9" w:rsidRDefault="005622D5">
          <w:pPr>
            <w:pStyle w:val="TOC2"/>
            <w:tabs>
              <w:tab w:val="right" w:leader="dot" w:pos="3956"/>
            </w:tabs>
            <w:spacing w:after="0"/>
            <w:rPr>
              <w:del w:id="951" w:author="Admin" w:date="2020-10-21T18:12:00Z"/>
              <w:rFonts w:asciiTheme="minorHAnsi" w:eastAsiaTheme="minorEastAsia" w:hAnsiTheme="minorHAnsi"/>
              <w:noProof/>
            </w:rPr>
          </w:pPr>
          <w:del w:id="952" w:author="Admin" w:date="2020-10-21T18:12:00Z">
            <w:r w:rsidRPr="00240DD9" w:rsidDel="00240DD9">
              <w:rPr>
                <w:rStyle w:val="Hyperlink"/>
                <w:noProof/>
              </w:rPr>
              <w:delText>Goblin</w:delText>
            </w:r>
            <w:r w:rsidDel="00240DD9">
              <w:rPr>
                <w:noProof/>
                <w:webHidden/>
              </w:rPr>
              <w:tab/>
            </w:r>
          </w:del>
          <w:del w:id="953" w:author="Admin" w:date="2020-10-21T18:10:00Z">
            <w:r w:rsidDel="00022FB4">
              <w:rPr>
                <w:noProof/>
                <w:webHidden/>
              </w:rPr>
              <w:delText>21</w:delText>
            </w:r>
          </w:del>
        </w:p>
        <w:p w14:paraId="3F8F942B" w14:textId="77777777" w:rsidR="005622D5" w:rsidDel="00240DD9" w:rsidRDefault="005622D5">
          <w:pPr>
            <w:pStyle w:val="TOC2"/>
            <w:tabs>
              <w:tab w:val="right" w:leader="dot" w:pos="3956"/>
            </w:tabs>
            <w:spacing w:after="0"/>
            <w:rPr>
              <w:del w:id="954" w:author="Admin" w:date="2020-10-21T18:12:00Z"/>
              <w:rFonts w:asciiTheme="minorHAnsi" w:eastAsiaTheme="minorEastAsia" w:hAnsiTheme="minorHAnsi"/>
              <w:noProof/>
            </w:rPr>
          </w:pPr>
          <w:del w:id="955" w:author="Admin" w:date="2020-10-21T18:12:00Z">
            <w:r w:rsidRPr="00240DD9" w:rsidDel="00240DD9">
              <w:rPr>
                <w:rStyle w:val="Hyperlink"/>
                <w:noProof/>
              </w:rPr>
              <w:delText>Human</w:delText>
            </w:r>
            <w:r w:rsidDel="00240DD9">
              <w:rPr>
                <w:noProof/>
                <w:webHidden/>
              </w:rPr>
              <w:tab/>
            </w:r>
          </w:del>
          <w:del w:id="956" w:author="Admin" w:date="2020-10-21T18:10:00Z">
            <w:r w:rsidDel="00022FB4">
              <w:rPr>
                <w:noProof/>
                <w:webHidden/>
              </w:rPr>
              <w:delText>22</w:delText>
            </w:r>
          </w:del>
        </w:p>
        <w:p w14:paraId="02340C64" w14:textId="77777777" w:rsidR="005622D5" w:rsidDel="00240DD9" w:rsidRDefault="005622D5">
          <w:pPr>
            <w:pStyle w:val="TOC2"/>
            <w:tabs>
              <w:tab w:val="right" w:leader="dot" w:pos="3956"/>
            </w:tabs>
            <w:spacing w:after="0"/>
            <w:rPr>
              <w:del w:id="957" w:author="Admin" w:date="2020-10-21T18:12:00Z"/>
              <w:rFonts w:asciiTheme="minorHAnsi" w:eastAsiaTheme="minorEastAsia" w:hAnsiTheme="minorHAnsi"/>
              <w:noProof/>
            </w:rPr>
          </w:pPr>
          <w:del w:id="958" w:author="Admin" w:date="2020-10-21T18:12:00Z">
            <w:r w:rsidRPr="00240DD9" w:rsidDel="00240DD9">
              <w:rPr>
                <w:rStyle w:val="Hyperlink"/>
                <w:noProof/>
              </w:rPr>
              <w:delText>Orc</w:delText>
            </w:r>
            <w:r w:rsidDel="00240DD9">
              <w:rPr>
                <w:noProof/>
                <w:webHidden/>
              </w:rPr>
              <w:tab/>
            </w:r>
          </w:del>
          <w:del w:id="959" w:author="Admin" w:date="2020-10-21T18:10:00Z">
            <w:r w:rsidDel="00022FB4">
              <w:rPr>
                <w:noProof/>
                <w:webHidden/>
              </w:rPr>
              <w:delText>23</w:delText>
            </w:r>
          </w:del>
        </w:p>
        <w:p w14:paraId="21CC18D8" w14:textId="77777777" w:rsidR="005622D5" w:rsidDel="00240DD9" w:rsidRDefault="005622D5">
          <w:pPr>
            <w:pStyle w:val="TOC2"/>
            <w:tabs>
              <w:tab w:val="right" w:leader="dot" w:pos="3956"/>
            </w:tabs>
            <w:spacing w:after="0"/>
            <w:rPr>
              <w:del w:id="960" w:author="Admin" w:date="2020-10-21T18:12:00Z"/>
              <w:rFonts w:asciiTheme="minorHAnsi" w:eastAsiaTheme="minorEastAsia" w:hAnsiTheme="minorHAnsi"/>
              <w:noProof/>
            </w:rPr>
          </w:pPr>
          <w:del w:id="961" w:author="Admin" w:date="2020-10-21T18:12:00Z">
            <w:r w:rsidRPr="00240DD9" w:rsidDel="00240DD9">
              <w:rPr>
                <w:rStyle w:val="Hyperlink"/>
                <w:noProof/>
              </w:rPr>
              <w:delText>Pandaren</w:delText>
            </w:r>
            <w:r w:rsidDel="00240DD9">
              <w:rPr>
                <w:noProof/>
                <w:webHidden/>
              </w:rPr>
              <w:tab/>
            </w:r>
          </w:del>
          <w:del w:id="962" w:author="Admin" w:date="2020-10-21T18:10:00Z">
            <w:r w:rsidDel="00022FB4">
              <w:rPr>
                <w:noProof/>
                <w:webHidden/>
              </w:rPr>
              <w:delText>24</w:delText>
            </w:r>
          </w:del>
        </w:p>
        <w:p w14:paraId="2DE1D902" w14:textId="77777777" w:rsidR="005622D5" w:rsidDel="00240DD9" w:rsidRDefault="005622D5">
          <w:pPr>
            <w:pStyle w:val="TOC2"/>
            <w:tabs>
              <w:tab w:val="right" w:leader="dot" w:pos="3956"/>
            </w:tabs>
            <w:spacing w:after="0"/>
            <w:rPr>
              <w:del w:id="963" w:author="Admin" w:date="2020-10-21T18:12:00Z"/>
              <w:rFonts w:asciiTheme="minorHAnsi" w:eastAsiaTheme="minorEastAsia" w:hAnsiTheme="minorHAnsi"/>
              <w:noProof/>
            </w:rPr>
          </w:pPr>
          <w:del w:id="964" w:author="Admin" w:date="2020-10-21T18:12:00Z">
            <w:r w:rsidRPr="00240DD9" w:rsidDel="00240DD9">
              <w:rPr>
                <w:rStyle w:val="Hyperlink"/>
                <w:noProof/>
              </w:rPr>
              <w:delText>Tauren</w:delText>
            </w:r>
            <w:r w:rsidDel="00240DD9">
              <w:rPr>
                <w:noProof/>
                <w:webHidden/>
              </w:rPr>
              <w:tab/>
            </w:r>
          </w:del>
          <w:del w:id="965" w:author="Admin" w:date="2020-10-21T18:10:00Z">
            <w:r w:rsidDel="00022FB4">
              <w:rPr>
                <w:noProof/>
                <w:webHidden/>
              </w:rPr>
              <w:delText>25</w:delText>
            </w:r>
          </w:del>
        </w:p>
        <w:p w14:paraId="4C4EF798" w14:textId="77777777" w:rsidR="005622D5" w:rsidDel="00240DD9" w:rsidRDefault="005622D5">
          <w:pPr>
            <w:pStyle w:val="TOC2"/>
            <w:tabs>
              <w:tab w:val="right" w:leader="dot" w:pos="3956"/>
            </w:tabs>
            <w:spacing w:after="0"/>
            <w:rPr>
              <w:del w:id="966" w:author="Admin" w:date="2020-10-21T18:12:00Z"/>
              <w:rFonts w:asciiTheme="minorHAnsi" w:eastAsiaTheme="minorEastAsia" w:hAnsiTheme="minorHAnsi"/>
              <w:noProof/>
            </w:rPr>
          </w:pPr>
          <w:del w:id="967" w:author="Admin" w:date="2020-10-21T18:12:00Z">
            <w:r w:rsidRPr="00240DD9" w:rsidDel="00240DD9">
              <w:rPr>
                <w:rStyle w:val="Hyperlink"/>
                <w:noProof/>
              </w:rPr>
              <w:delText>Troll</w:delText>
            </w:r>
            <w:r w:rsidDel="00240DD9">
              <w:rPr>
                <w:noProof/>
                <w:webHidden/>
              </w:rPr>
              <w:tab/>
            </w:r>
          </w:del>
          <w:del w:id="968" w:author="Admin" w:date="2020-10-21T18:10:00Z">
            <w:r w:rsidDel="00022FB4">
              <w:rPr>
                <w:noProof/>
                <w:webHidden/>
              </w:rPr>
              <w:delText>26</w:delText>
            </w:r>
          </w:del>
        </w:p>
        <w:p w14:paraId="0C7D6235" w14:textId="77777777" w:rsidR="005622D5" w:rsidDel="00240DD9" w:rsidRDefault="005622D5">
          <w:pPr>
            <w:pStyle w:val="TOC3"/>
            <w:tabs>
              <w:tab w:val="right" w:leader="dot" w:pos="3956"/>
            </w:tabs>
            <w:spacing w:after="0"/>
            <w:rPr>
              <w:del w:id="969" w:author="Admin" w:date="2020-10-21T18:12:00Z"/>
              <w:rFonts w:asciiTheme="minorHAnsi" w:eastAsiaTheme="minorEastAsia" w:hAnsiTheme="minorHAnsi"/>
              <w:noProof/>
            </w:rPr>
          </w:pPr>
          <w:del w:id="970" w:author="Admin" w:date="2020-10-21T18:12:00Z">
            <w:r w:rsidRPr="00240DD9" w:rsidDel="00240DD9">
              <w:rPr>
                <w:rStyle w:val="Hyperlink"/>
                <w:noProof/>
              </w:rPr>
              <w:delText>Forest Troll (Darkspear)</w:delText>
            </w:r>
            <w:r w:rsidDel="00240DD9">
              <w:rPr>
                <w:noProof/>
                <w:webHidden/>
              </w:rPr>
              <w:tab/>
            </w:r>
          </w:del>
          <w:del w:id="971" w:author="Admin" w:date="2020-10-21T18:10:00Z">
            <w:r w:rsidDel="00022FB4">
              <w:rPr>
                <w:noProof/>
                <w:webHidden/>
              </w:rPr>
              <w:delText>27</w:delText>
            </w:r>
          </w:del>
        </w:p>
        <w:p w14:paraId="412D3284" w14:textId="77777777" w:rsidR="005622D5" w:rsidDel="00240DD9" w:rsidRDefault="005622D5">
          <w:pPr>
            <w:pStyle w:val="TOC3"/>
            <w:tabs>
              <w:tab w:val="right" w:leader="dot" w:pos="3956"/>
            </w:tabs>
            <w:spacing w:after="0"/>
            <w:rPr>
              <w:del w:id="972" w:author="Admin" w:date="2020-10-21T18:12:00Z"/>
              <w:rFonts w:asciiTheme="minorHAnsi" w:eastAsiaTheme="minorEastAsia" w:hAnsiTheme="minorHAnsi"/>
              <w:noProof/>
            </w:rPr>
          </w:pPr>
          <w:del w:id="973" w:author="Admin" w:date="2020-10-21T18:12:00Z">
            <w:r w:rsidRPr="00240DD9" w:rsidDel="00240DD9">
              <w:rPr>
                <w:rStyle w:val="Hyperlink"/>
                <w:noProof/>
              </w:rPr>
              <w:delText>Ice Troll (Drakkari)</w:delText>
            </w:r>
            <w:r w:rsidDel="00240DD9">
              <w:rPr>
                <w:noProof/>
                <w:webHidden/>
              </w:rPr>
              <w:tab/>
            </w:r>
          </w:del>
          <w:del w:id="974" w:author="Admin" w:date="2020-10-21T18:10:00Z">
            <w:r w:rsidDel="00022FB4">
              <w:rPr>
                <w:noProof/>
                <w:webHidden/>
              </w:rPr>
              <w:delText>27</w:delText>
            </w:r>
          </w:del>
        </w:p>
        <w:p w14:paraId="7DF7D2AF" w14:textId="77777777" w:rsidR="005622D5" w:rsidDel="00240DD9" w:rsidRDefault="005622D5">
          <w:pPr>
            <w:pStyle w:val="TOC3"/>
            <w:tabs>
              <w:tab w:val="right" w:leader="dot" w:pos="3956"/>
            </w:tabs>
            <w:spacing w:after="0"/>
            <w:rPr>
              <w:del w:id="975" w:author="Admin" w:date="2020-10-21T18:12:00Z"/>
              <w:rFonts w:asciiTheme="minorHAnsi" w:eastAsiaTheme="minorEastAsia" w:hAnsiTheme="minorHAnsi"/>
              <w:noProof/>
            </w:rPr>
          </w:pPr>
          <w:del w:id="976" w:author="Admin" w:date="2020-10-21T18:12:00Z">
            <w:r w:rsidRPr="00240DD9" w:rsidDel="00240DD9">
              <w:rPr>
                <w:rStyle w:val="Hyperlink"/>
                <w:noProof/>
              </w:rPr>
              <w:delText>Sand Troll (Farraki)</w:delText>
            </w:r>
            <w:r w:rsidDel="00240DD9">
              <w:rPr>
                <w:noProof/>
                <w:webHidden/>
              </w:rPr>
              <w:tab/>
            </w:r>
          </w:del>
          <w:del w:id="977" w:author="Admin" w:date="2020-10-21T18:10:00Z">
            <w:r w:rsidDel="00022FB4">
              <w:rPr>
                <w:noProof/>
                <w:webHidden/>
              </w:rPr>
              <w:delText>28</w:delText>
            </w:r>
          </w:del>
        </w:p>
        <w:p w14:paraId="275A7086" w14:textId="77777777" w:rsidR="005622D5" w:rsidDel="00240DD9" w:rsidRDefault="005622D5">
          <w:pPr>
            <w:pStyle w:val="TOC2"/>
            <w:tabs>
              <w:tab w:val="right" w:leader="dot" w:pos="3956"/>
            </w:tabs>
            <w:spacing w:after="0"/>
            <w:rPr>
              <w:del w:id="978" w:author="Admin" w:date="2020-10-21T18:12:00Z"/>
              <w:rFonts w:asciiTheme="minorHAnsi" w:eastAsiaTheme="minorEastAsia" w:hAnsiTheme="minorHAnsi"/>
              <w:noProof/>
            </w:rPr>
          </w:pPr>
          <w:del w:id="979" w:author="Admin" w:date="2020-10-21T18:12:00Z">
            <w:r w:rsidRPr="00240DD9" w:rsidDel="00240DD9">
              <w:rPr>
                <w:rStyle w:val="Hyperlink"/>
                <w:noProof/>
              </w:rPr>
              <w:delText>Worgen</w:delText>
            </w:r>
            <w:r w:rsidDel="00240DD9">
              <w:rPr>
                <w:noProof/>
                <w:webHidden/>
              </w:rPr>
              <w:tab/>
            </w:r>
          </w:del>
          <w:del w:id="980" w:author="Admin" w:date="2020-10-21T18:10:00Z">
            <w:r w:rsidDel="00022FB4">
              <w:rPr>
                <w:noProof/>
                <w:webHidden/>
              </w:rPr>
              <w:delText>28</w:delText>
            </w:r>
          </w:del>
        </w:p>
        <w:p w14:paraId="539B7C5A" w14:textId="77777777" w:rsidR="005622D5" w:rsidDel="00240DD9" w:rsidRDefault="005622D5">
          <w:pPr>
            <w:pStyle w:val="TOC2"/>
            <w:tabs>
              <w:tab w:val="right" w:leader="dot" w:pos="3956"/>
            </w:tabs>
            <w:spacing w:after="0"/>
            <w:rPr>
              <w:del w:id="981" w:author="Admin" w:date="2020-10-21T18:12:00Z"/>
              <w:rFonts w:asciiTheme="minorHAnsi" w:eastAsiaTheme="minorEastAsia" w:hAnsiTheme="minorHAnsi"/>
              <w:noProof/>
            </w:rPr>
          </w:pPr>
          <w:del w:id="982" w:author="Admin" w:date="2020-10-21T18:12:00Z">
            <w:r w:rsidRPr="00240DD9" w:rsidDel="00240DD9">
              <w:rPr>
                <w:rStyle w:val="Hyperlink"/>
                <w:rFonts w:eastAsia="Times New Roman" w:cstheme="minorHAnsi"/>
                <w:noProof/>
              </w:rPr>
              <w:delText>Special: Half-breed Race</w:delText>
            </w:r>
            <w:r w:rsidDel="00240DD9">
              <w:rPr>
                <w:noProof/>
                <w:webHidden/>
              </w:rPr>
              <w:tab/>
            </w:r>
          </w:del>
          <w:del w:id="983" w:author="Admin" w:date="2020-10-21T18:10:00Z">
            <w:r w:rsidDel="00022FB4">
              <w:rPr>
                <w:noProof/>
                <w:webHidden/>
              </w:rPr>
              <w:delText>30</w:delText>
            </w:r>
          </w:del>
        </w:p>
        <w:p w14:paraId="0EFE60F7" w14:textId="77777777" w:rsidR="005622D5" w:rsidDel="00240DD9" w:rsidRDefault="005622D5">
          <w:pPr>
            <w:pStyle w:val="TOC1"/>
            <w:tabs>
              <w:tab w:val="right" w:leader="dot" w:pos="3956"/>
            </w:tabs>
            <w:spacing w:after="0"/>
            <w:rPr>
              <w:del w:id="984" w:author="Admin" w:date="2020-10-21T18:12:00Z"/>
              <w:rFonts w:asciiTheme="minorHAnsi" w:eastAsiaTheme="minorEastAsia" w:hAnsiTheme="minorHAnsi"/>
              <w:noProof/>
            </w:rPr>
          </w:pPr>
          <w:del w:id="985" w:author="Admin" w:date="2020-10-21T18:12:00Z">
            <w:r w:rsidRPr="00240DD9" w:rsidDel="00240DD9">
              <w:rPr>
                <w:rStyle w:val="Hyperlink"/>
                <w:rFonts w:eastAsia="Times New Roman" w:cstheme="minorHAnsi"/>
                <w:b/>
                <w:bCs/>
                <w:noProof/>
                <w:kern w:val="36"/>
              </w:rPr>
              <w:delText>Chapter 3: Classes</w:delText>
            </w:r>
            <w:r w:rsidDel="00240DD9">
              <w:rPr>
                <w:noProof/>
                <w:webHidden/>
              </w:rPr>
              <w:tab/>
            </w:r>
          </w:del>
          <w:del w:id="986" w:author="Admin" w:date="2020-10-21T18:10:00Z">
            <w:r w:rsidDel="00022FB4">
              <w:rPr>
                <w:noProof/>
                <w:webHidden/>
              </w:rPr>
              <w:delText>31</w:delText>
            </w:r>
          </w:del>
        </w:p>
        <w:p w14:paraId="4FDA9628" w14:textId="77777777" w:rsidR="005622D5" w:rsidDel="00240DD9" w:rsidRDefault="005622D5">
          <w:pPr>
            <w:pStyle w:val="TOC2"/>
            <w:tabs>
              <w:tab w:val="right" w:leader="dot" w:pos="3956"/>
            </w:tabs>
            <w:spacing w:after="0"/>
            <w:rPr>
              <w:del w:id="987" w:author="Admin" w:date="2020-10-21T18:12:00Z"/>
              <w:rFonts w:asciiTheme="minorHAnsi" w:eastAsiaTheme="minorEastAsia" w:hAnsiTheme="minorHAnsi"/>
              <w:noProof/>
            </w:rPr>
          </w:pPr>
          <w:del w:id="988" w:author="Admin" w:date="2020-10-21T18:12:00Z">
            <w:r w:rsidRPr="00240DD9" w:rsidDel="00240DD9">
              <w:rPr>
                <w:rStyle w:val="Hyperlink"/>
                <w:rFonts w:eastAsia="Times New Roman" w:cstheme="minorHAnsi"/>
                <w:noProof/>
              </w:rPr>
              <w:delText>Alchemist (ALC)</w:delText>
            </w:r>
            <w:r w:rsidDel="00240DD9">
              <w:rPr>
                <w:noProof/>
                <w:webHidden/>
              </w:rPr>
              <w:tab/>
            </w:r>
          </w:del>
          <w:del w:id="989" w:author="Admin" w:date="2020-10-21T18:10:00Z">
            <w:r w:rsidDel="00022FB4">
              <w:rPr>
                <w:noProof/>
                <w:webHidden/>
              </w:rPr>
              <w:delText>31</w:delText>
            </w:r>
          </w:del>
        </w:p>
        <w:p w14:paraId="0FBF5FBD" w14:textId="77777777" w:rsidR="005622D5" w:rsidDel="00240DD9" w:rsidRDefault="005622D5">
          <w:pPr>
            <w:pStyle w:val="TOC3"/>
            <w:tabs>
              <w:tab w:val="right" w:leader="dot" w:pos="3956"/>
            </w:tabs>
            <w:spacing w:after="0"/>
            <w:rPr>
              <w:del w:id="990" w:author="Admin" w:date="2020-10-21T18:12:00Z"/>
              <w:rFonts w:asciiTheme="minorHAnsi" w:eastAsiaTheme="minorEastAsia" w:hAnsiTheme="minorHAnsi"/>
              <w:noProof/>
            </w:rPr>
          </w:pPr>
          <w:del w:id="991" w:author="Admin" w:date="2020-10-21T18:12:00Z">
            <w:r w:rsidRPr="00240DD9" w:rsidDel="00240DD9">
              <w:rPr>
                <w:rStyle w:val="Hyperlink"/>
                <w:noProof/>
              </w:rPr>
              <w:delText>Alchemy Paths</w:delText>
            </w:r>
            <w:r w:rsidDel="00240DD9">
              <w:rPr>
                <w:noProof/>
                <w:webHidden/>
              </w:rPr>
              <w:tab/>
            </w:r>
          </w:del>
          <w:del w:id="992" w:author="Admin" w:date="2020-10-21T18:10:00Z">
            <w:r w:rsidDel="00022FB4">
              <w:rPr>
                <w:noProof/>
                <w:webHidden/>
              </w:rPr>
              <w:delText>39</w:delText>
            </w:r>
          </w:del>
        </w:p>
        <w:p w14:paraId="3BC89C05" w14:textId="77777777" w:rsidR="005622D5" w:rsidDel="00240DD9" w:rsidRDefault="005622D5">
          <w:pPr>
            <w:pStyle w:val="TOC2"/>
            <w:tabs>
              <w:tab w:val="right" w:leader="dot" w:pos="3956"/>
            </w:tabs>
            <w:spacing w:after="0"/>
            <w:rPr>
              <w:del w:id="993" w:author="Admin" w:date="2020-10-21T18:12:00Z"/>
              <w:rFonts w:asciiTheme="minorHAnsi" w:eastAsiaTheme="minorEastAsia" w:hAnsiTheme="minorHAnsi"/>
              <w:noProof/>
            </w:rPr>
          </w:pPr>
          <w:del w:id="994" w:author="Admin" w:date="2020-10-21T18:12:00Z">
            <w:r w:rsidRPr="00240DD9" w:rsidDel="00240DD9">
              <w:rPr>
                <w:rStyle w:val="Hyperlink"/>
                <w:rFonts w:eastAsia="Times New Roman" w:cstheme="minorHAnsi"/>
                <w:noProof/>
              </w:rPr>
              <w:delText>Death Knight (DKN)</w:delText>
            </w:r>
            <w:r w:rsidDel="00240DD9">
              <w:rPr>
                <w:noProof/>
                <w:webHidden/>
              </w:rPr>
              <w:tab/>
            </w:r>
          </w:del>
          <w:del w:id="995" w:author="Admin" w:date="2020-10-21T18:10:00Z">
            <w:r w:rsidDel="00022FB4">
              <w:rPr>
                <w:noProof/>
                <w:webHidden/>
              </w:rPr>
              <w:delText>42</w:delText>
            </w:r>
          </w:del>
        </w:p>
        <w:p w14:paraId="1A1634CD" w14:textId="77777777" w:rsidR="005622D5" w:rsidDel="00240DD9" w:rsidRDefault="005622D5">
          <w:pPr>
            <w:pStyle w:val="TOC3"/>
            <w:tabs>
              <w:tab w:val="right" w:leader="dot" w:pos="3956"/>
            </w:tabs>
            <w:spacing w:after="0"/>
            <w:rPr>
              <w:del w:id="996" w:author="Admin" w:date="2020-10-21T18:12:00Z"/>
              <w:rFonts w:asciiTheme="minorHAnsi" w:eastAsiaTheme="minorEastAsia" w:hAnsiTheme="minorHAnsi"/>
              <w:noProof/>
            </w:rPr>
          </w:pPr>
          <w:del w:id="997" w:author="Admin" w:date="2020-10-21T18:12:00Z">
            <w:r w:rsidRPr="00240DD9" w:rsidDel="00240DD9">
              <w:rPr>
                <w:rStyle w:val="Hyperlink"/>
                <w:rFonts w:eastAsia="Times New Roman" w:cstheme="minorHAnsi"/>
                <w:noProof/>
              </w:rPr>
              <w:delText>Dark Paths</w:delText>
            </w:r>
            <w:r w:rsidDel="00240DD9">
              <w:rPr>
                <w:noProof/>
                <w:webHidden/>
              </w:rPr>
              <w:tab/>
            </w:r>
          </w:del>
          <w:del w:id="998" w:author="Admin" w:date="2020-10-21T18:10:00Z">
            <w:r w:rsidDel="00022FB4">
              <w:rPr>
                <w:noProof/>
                <w:webHidden/>
              </w:rPr>
              <w:delText>49</w:delText>
            </w:r>
          </w:del>
        </w:p>
        <w:p w14:paraId="60F44CCD" w14:textId="77777777" w:rsidR="005622D5" w:rsidDel="00240DD9" w:rsidRDefault="005622D5">
          <w:pPr>
            <w:pStyle w:val="TOC2"/>
            <w:tabs>
              <w:tab w:val="right" w:leader="dot" w:pos="3956"/>
            </w:tabs>
            <w:spacing w:after="0"/>
            <w:rPr>
              <w:del w:id="999" w:author="Admin" w:date="2020-10-21T18:12:00Z"/>
              <w:rFonts w:asciiTheme="minorHAnsi" w:eastAsiaTheme="minorEastAsia" w:hAnsiTheme="minorHAnsi"/>
              <w:noProof/>
            </w:rPr>
          </w:pPr>
          <w:del w:id="1000" w:author="Admin" w:date="2020-10-21T18:12:00Z">
            <w:r w:rsidRPr="00240DD9" w:rsidDel="00240DD9">
              <w:rPr>
                <w:rStyle w:val="Hyperlink"/>
                <w:rFonts w:eastAsia="Times New Roman" w:cstheme="minorHAnsi"/>
                <w:noProof/>
              </w:rPr>
              <w:delText>Druid (DRD)</w:delText>
            </w:r>
            <w:r w:rsidDel="00240DD9">
              <w:rPr>
                <w:noProof/>
                <w:webHidden/>
              </w:rPr>
              <w:tab/>
            </w:r>
          </w:del>
          <w:del w:id="1001" w:author="Admin" w:date="2020-10-21T18:10:00Z">
            <w:r w:rsidDel="00022FB4">
              <w:rPr>
                <w:noProof/>
                <w:webHidden/>
              </w:rPr>
              <w:delText>53</w:delText>
            </w:r>
          </w:del>
        </w:p>
        <w:p w14:paraId="17333462" w14:textId="77777777" w:rsidR="005622D5" w:rsidDel="00240DD9" w:rsidRDefault="005622D5">
          <w:pPr>
            <w:pStyle w:val="TOC3"/>
            <w:tabs>
              <w:tab w:val="right" w:leader="dot" w:pos="3956"/>
            </w:tabs>
            <w:spacing w:after="0"/>
            <w:rPr>
              <w:del w:id="1002" w:author="Admin" w:date="2020-10-21T18:12:00Z"/>
              <w:rFonts w:asciiTheme="minorHAnsi" w:eastAsiaTheme="minorEastAsia" w:hAnsiTheme="minorHAnsi"/>
              <w:noProof/>
            </w:rPr>
          </w:pPr>
          <w:del w:id="1003" w:author="Admin" w:date="2020-10-21T18:12:00Z">
            <w:r w:rsidRPr="00240DD9" w:rsidDel="00240DD9">
              <w:rPr>
                <w:rStyle w:val="Hyperlink"/>
                <w:rFonts w:eastAsia="Times New Roman" w:cstheme="minorHAnsi"/>
                <w:noProof/>
              </w:rPr>
              <w:delText>Druid Circles</w:delText>
            </w:r>
            <w:r w:rsidDel="00240DD9">
              <w:rPr>
                <w:noProof/>
                <w:webHidden/>
              </w:rPr>
              <w:tab/>
            </w:r>
          </w:del>
          <w:del w:id="1004" w:author="Admin" w:date="2020-10-21T18:10:00Z">
            <w:r w:rsidDel="00022FB4">
              <w:rPr>
                <w:noProof/>
                <w:webHidden/>
              </w:rPr>
              <w:delText>58</w:delText>
            </w:r>
          </w:del>
        </w:p>
        <w:p w14:paraId="226D5A43" w14:textId="77777777" w:rsidR="005622D5" w:rsidDel="00240DD9" w:rsidRDefault="005622D5">
          <w:pPr>
            <w:pStyle w:val="TOC2"/>
            <w:tabs>
              <w:tab w:val="right" w:leader="dot" w:pos="3956"/>
            </w:tabs>
            <w:spacing w:after="0"/>
            <w:rPr>
              <w:del w:id="1005" w:author="Admin" w:date="2020-10-21T18:12:00Z"/>
              <w:rFonts w:asciiTheme="minorHAnsi" w:eastAsiaTheme="minorEastAsia" w:hAnsiTheme="minorHAnsi"/>
              <w:noProof/>
            </w:rPr>
          </w:pPr>
          <w:del w:id="1006" w:author="Admin" w:date="2020-10-21T18:12:00Z">
            <w:r w:rsidRPr="00240DD9" w:rsidDel="00240DD9">
              <w:rPr>
                <w:rStyle w:val="Hyperlink"/>
                <w:rFonts w:eastAsia="Times New Roman" w:cstheme="minorHAnsi"/>
                <w:noProof/>
              </w:rPr>
              <w:delText>Hunter (HTR)</w:delText>
            </w:r>
            <w:r w:rsidDel="00240DD9">
              <w:rPr>
                <w:noProof/>
                <w:webHidden/>
              </w:rPr>
              <w:tab/>
            </w:r>
          </w:del>
          <w:del w:id="1007" w:author="Admin" w:date="2020-10-21T18:10:00Z">
            <w:r w:rsidDel="00022FB4">
              <w:rPr>
                <w:noProof/>
                <w:webHidden/>
              </w:rPr>
              <w:delText>62</w:delText>
            </w:r>
          </w:del>
        </w:p>
        <w:p w14:paraId="582C7AD4" w14:textId="77777777" w:rsidR="005622D5" w:rsidDel="00240DD9" w:rsidRDefault="005622D5">
          <w:pPr>
            <w:pStyle w:val="TOC3"/>
            <w:tabs>
              <w:tab w:val="right" w:leader="dot" w:pos="3956"/>
            </w:tabs>
            <w:spacing w:after="0"/>
            <w:rPr>
              <w:del w:id="1008" w:author="Admin" w:date="2020-10-21T18:12:00Z"/>
              <w:rFonts w:asciiTheme="minorHAnsi" w:eastAsiaTheme="minorEastAsia" w:hAnsiTheme="minorHAnsi"/>
              <w:noProof/>
            </w:rPr>
          </w:pPr>
          <w:del w:id="1009" w:author="Admin" w:date="2020-10-21T18:12:00Z">
            <w:r w:rsidRPr="00240DD9" w:rsidDel="00240DD9">
              <w:rPr>
                <w:rStyle w:val="Hyperlink"/>
                <w:rFonts w:eastAsia="Times New Roman" w:cstheme="minorHAnsi"/>
                <w:noProof/>
              </w:rPr>
              <w:delText>Hunter Archetypes</w:delText>
            </w:r>
            <w:r w:rsidDel="00240DD9">
              <w:rPr>
                <w:noProof/>
                <w:webHidden/>
              </w:rPr>
              <w:tab/>
            </w:r>
          </w:del>
          <w:del w:id="1010" w:author="Admin" w:date="2020-10-21T18:10:00Z">
            <w:r w:rsidDel="00022FB4">
              <w:rPr>
                <w:noProof/>
                <w:webHidden/>
              </w:rPr>
              <w:delText>67</w:delText>
            </w:r>
          </w:del>
        </w:p>
        <w:p w14:paraId="3D710396" w14:textId="77777777" w:rsidR="005622D5" w:rsidDel="00240DD9" w:rsidRDefault="005622D5">
          <w:pPr>
            <w:pStyle w:val="TOC2"/>
            <w:tabs>
              <w:tab w:val="right" w:leader="dot" w:pos="3956"/>
            </w:tabs>
            <w:spacing w:after="0"/>
            <w:rPr>
              <w:del w:id="1011" w:author="Admin" w:date="2020-10-21T18:12:00Z"/>
              <w:rFonts w:asciiTheme="minorHAnsi" w:eastAsiaTheme="minorEastAsia" w:hAnsiTheme="minorHAnsi"/>
              <w:noProof/>
            </w:rPr>
          </w:pPr>
          <w:del w:id="1012" w:author="Admin" w:date="2020-10-21T18:12:00Z">
            <w:r w:rsidRPr="00240DD9" w:rsidDel="00240DD9">
              <w:rPr>
                <w:rStyle w:val="Hyperlink"/>
                <w:rFonts w:eastAsia="Times New Roman" w:cstheme="minorHAnsi"/>
                <w:noProof/>
              </w:rPr>
              <w:delText>Mage (MGE)</w:delText>
            </w:r>
            <w:r w:rsidDel="00240DD9">
              <w:rPr>
                <w:noProof/>
                <w:webHidden/>
              </w:rPr>
              <w:tab/>
            </w:r>
          </w:del>
          <w:del w:id="1013" w:author="Admin" w:date="2020-10-21T18:10:00Z">
            <w:r w:rsidDel="00022FB4">
              <w:rPr>
                <w:noProof/>
                <w:webHidden/>
              </w:rPr>
              <w:delText>70</w:delText>
            </w:r>
          </w:del>
        </w:p>
        <w:p w14:paraId="33A372E6" w14:textId="77777777" w:rsidR="005622D5" w:rsidDel="00240DD9" w:rsidRDefault="005622D5">
          <w:pPr>
            <w:pStyle w:val="TOC3"/>
            <w:tabs>
              <w:tab w:val="right" w:leader="dot" w:pos="3956"/>
            </w:tabs>
            <w:spacing w:after="0"/>
            <w:rPr>
              <w:del w:id="1014" w:author="Admin" w:date="2020-10-21T18:12:00Z"/>
              <w:rFonts w:asciiTheme="minorHAnsi" w:eastAsiaTheme="minorEastAsia" w:hAnsiTheme="minorHAnsi"/>
              <w:noProof/>
            </w:rPr>
          </w:pPr>
          <w:del w:id="1015" w:author="Admin" w:date="2020-10-21T18:12:00Z">
            <w:r w:rsidRPr="00240DD9" w:rsidDel="00240DD9">
              <w:rPr>
                <w:rStyle w:val="Hyperlink"/>
                <w:rFonts w:eastAsia="Times New Roman" w:cstheme="minorHAnsi"/>
                <w:noProof/>
              </w:rPr>
              <w:delText>Mage Traditions</w:delText>
            </w:r>
            <w:r w:rsidDel="00240DD9">
              <w:rPr>
                <w:noProof/>
                <w:webHidden/>
              </w:rPr>
              <w:tab/>
            </w:r>
          </w:del>
          <w:del w:id="1016" w:author="Admin" w:date="2020-10-21T18:10:00Z">
            <w:r w:rsidDel="00022FB4">
              <w:rPr>
                <w:noProof/>
                <w:webHidden/>
              </w:rPr>
              <w:delText>74</w:delText>
            </w:r>
          </w:del>
        </w:p>
        <w:p w14:paraId="207BC07E" w14:textId="77777777" w:rsidR="005622D5" w:rsidDel="00240DD9" w:rsidRDefault="005622D5">
          <w:pPr>
            <w:pStyle w:val="TOC2"/>
            <w:tabs>
              <w:tab w:val="right" w:leader="dot" w:pos="3956"/>
            </w:tabs>
            <w:spacing w:after="0"/>
            <w:rPr>
              <w:del w:id="1017" w:author="Admin" w:date="2020-10-21T18:12:00Z"/>
              <w:rFonts w:asciiTheme="minorHAnsi" w:eastAsiaTheme="minorEastAsia" w:hAnsiTheme="minorHAnsi"/>
              <w:noProof/>
            </w:rPr>
          </w:pPr>
          <w:del w:id="1018" w:author="Admin" w:date="2020-10-21T18:12:00Z">
            <w:r w:rsidRPr="00240DD9" w:rsidDel="00240DD9">
              <w:rPr>
                <w:rStyle w:val="Hyperlink"/>
                <w:rFonts w:eastAsia="Times New Roman" w:cstheme="minorHAnsi"/>
                <w:noProof/>
              </w:rPr>
              <w:delText>Monk (MNK)</w:delText>
            </w:r>
            <w:r w:rsidDel="00240DD9">
              <w:rPr>
                <w:noProof/>
                <w:webHidden/>
              </w:rPr>
              <w:tab/>
            </w:r>
          </w:del>
          <w:del w:id="1019" w:author="Admin" w:date="2020-10-21T18:10:00Z">
            <w:r w:rsidDel="00022FB4">
              <w:rPr>
                <w:noProof/>
                <w:webHidden/>
              </w:rPr>
              <w:delText>77</w:delText>
            </w:r>
          </w:del>
        </w:p>
        <w:p w14:paraId="46945A92" w14:textId="77777777" w:rsidR="005622D5" w:rsidDel="00240DD9" w:rsidRDefault="005622D5">
          <w:pPr>
            <w:pStyle w:val="TOC3"/>
            <w:tabs>
              <w:tab w:val="right" w:leader="dot" w:pos="3956"/>
            </w:tabs>
            <w:spacing w:after="0"/>
            <w:rPr>
              <w:del w:id="1020" w:author="Admin" w:date="2020-10-21T18:12:00Z"/>
              <w:rFonts w:asciiTheme="minorHAnsi" w:eastAsiaTheme="minorEastAsia" w:hAnsiTheme="minorHAnsi"/>
              <w:noProof/>
            </w:rPr>
          </w:pPr>
          <w:del w:id="1021" w:author="Admin" w:date="2020-10-21T18:12:00Z">
            <w:r w:rsidRPr="00240DD9" w:rsidDel="00240DD9">
              <w:rPr>
                <w:rStyle w:val="Hyperlink"/>
                <w:rFonts w:eastAsia="Times New Roman" w:cstheme="minorHAnsi"/>
                <w:noProof/>
              </w:rPr>
              <w:delText>Monk Traditions</w:delText>
            </w:r>
            <w:r w:rsidDel="00240DD9">
              <w:rPr>
                <w:noProof/>
                <w:webHidden/>
              </w:rPr>
              <w:tab/>
            </w:r>
          </w:del>
          <w:del w:id="1022" w:author="Admin" w:date="2020-10-21T18:10:00Z">
            <w:r w:rsidDel="00022FB4">
              <w:rPr>
                <w:noProof/>
                <w:webHidden/>
              </w:rPr>
              <w:delText>82</w:delText>
            </w:r>
          </w:del>
        </w:p>
        <w:p w14:paraId="446360BD" w14:textId="77777777" w:rsidR="005622D5" w:rsidDel="00240DD9" w:rsidRDefault="005622D5">
          <w:pPr>
            <w:pStyle w:val="TOC2"/>
            <w:tabs>
              <w:tab w:val="right" w:leader="dot" w:pos="3956"/>
            </w:tabs>
            <w:spacing w:after="0"/>
            <w:rPr>
              <w:del w:id="1023" w:author="Admin" w:date="2020-10-21T18:12:00Z"/>
              <w:rFonts w:asciiTheme="minorHAnsi" w:eastAsiaTheme="minorEastAsia" w:hAnsiTheme="minorHAnsi"/>
              <w:noProof/>
            </w:rPr>
          </w:pPr>
          <w:del w:id="1024" w:author="Admin" w:date="2020-10-21T18:12:00Z">
            <w:r w:rsidRPr="00240DD9" w:rsidDel="00240DD9">
              <w:rPr>
                <w:rStyle w:val="Hyperlink"/>
                <w:rFonts w:eastAsia="Times New Roman" w:cstheme="minorHAnsi"/>
                <w:noProof/>
              </w:rPr>
              <w:delText>Paladin (PLD)</w:delText>
            </w:r>
            <w:r w:rsidDel="00240DD9">
              <w:rPr>
                <w:noProof/>
                <w:webHidden/>
              </w:rPr>
              <w:tab/>
            </w:r>
          </w:del>
          <w:del w:id="1025" w:author="Admin" w:date="2020-10-21T18:10:00Z">
            <w:r w:rsidDel="00022FB4">
              <w:rPr>
                <w:noProof/>
                <w:webHidden/>
              </w:rPr>
              <w:delText>86</w:delText>
            </w:r>
          </w:del>
        </w:p>
        <w:p w14:paraId="33831A5D" w14:textId="77777777" w:rsidR="005622D5" w:rsidDel="00240DD9" w:rsidRDefault="005622D5">
          <w:pPr>
            <w:pStyle w:val="TOC3"/>
            <w:tabs>
              <w:tab w:val="right" w:leader="dot" w:pos="3956"/>
            </w:tabs>
            <w:spacing w:after="0"/>
            <w:rPr>
              <w:del w:id="1026" w:author="Admin" w:date="2020-10-21T18:12:00Z"/>
              <w:rFonts w:asciiTheme="minorHAnsi" w:eastAsiaTheme="minorEastAsia" w:hAnsiTheme="minorHAnsi"/>
              <w:noProof/>
            </w:rPr>
          </w:pPr>
          <w:del w:id="1027" w:author="Admin" w:date="2020-10-21T18:12:00Z">
            <w:r w:rsidRPr="00240DD9" w:rsidDel="00240DD9">
              <w:rPr>
                <w:rStyle w:val="Hyperlink"/>
                <w:rFonts w:eastAsia="Times New Roman" w:cstheme="minorHAnsi"/>
                <w:noProof/>
              </w:rPr>
              <w:delText>Sacred Oaths</w:delText>
            </w:r>
            <w:r w:rsidDel="00240DD9">
              <w:rPr>
                <w:noProof/>
                <w:webHidden/>
              </w:rPr>
              <w:tab/>
            </w:r>
          </w:del>
          <w:del w:id="1028" w:author="Admin" w:date="2020-10-21T18:10:00Z">
            <w:r w:rsidDel="00022FB4">
              <w:rPr>
                <w:noProof/>
                <w:webHidden/>
              </w:rPr>
              <w:delText>92</w:delText>
            </w:r>
          </w:del>
        </w:p>
        <w:p w14:paraId="4797243F" w14:textId="77777777" w:rsidR="005622D5" w:rsidDel="00240DD9" w:rsidRDefault="005622D5">
          <w:pPr>
            <w:pStyle w:val="TOC2"/>
            <w:tabs>
              <w:tab w:val="right" w:leader="dot" w:pos="3956"/>
            </w:tabs>
            <w:spacing w:after="0"/>
            <w:rPr>
              <w:del w:id="1029" w:author="Admin" w:date="2020-10-21T18:12:00Z"/>
              <w:rFonts w:asciiTheme="minorHAnsi" w:eastAsiaTheme="minorEastAsia" w:hAnsiTheme="minorHAnsi"/>
              <w:noProof/>
            </w:rPr>
          </w:pPr>
          <w:del w:id="1030" w:author="Admin" w:date="2020-10-21T18:12:00Z">
            <w:r w:rsidRPr="00240DD9" w:rsidDel="00240DD9">
              <w:rPr>
                <w:rStyle w:val="Hyperlink"/>
                <w:rFonts w:eastAsia="Times New Roman" w:cstheme="minorHAnsi"/>
                <w:noProof/>
              </w:rPr>
              <w:delText>Priest (PRS)</w:delText>
            </w:r>
            <w:r w:rsidDel="00240DD9">
              <w:rPr>
                <w:noProof/>
                <w:webHidden/>
              </w:rPr>
              <w:tab/>
            </w:r>
          </w:del>
          <w:del w:id="1031" w:author="Admin" w:date="2020-10-21T18:10:00Z">
            <w:r w:rsidDel="00022FB4">
              <w:rPr>
                <w:noProof/>
                <w:webHidden/>
              </w:rPr>
              <w:delText>95</w:delText>
            </w:r>
          </w:del>
        </w:p>
        <w:p w14:paraId="0C566326" w14:textId="77777777" w:rsidR="005622D5" w:rsidDel="00240DD9" w:rsidRDefault="005622D5">
          <w:pPr>
            <w:pStyle w:val="TOC3"/>
            <w:tabs>
              <w:tab w:val="right" w:leader="dot" w:pos="3956"/>
            </w:tabs>
            <w:spacing w:after="0"/>
            <w:rPr>
              <w:del w:id="1032" w:author="Admin" w:date="2020-10-21T18:12:00Z"/>
              <w:rFonts w:asciiTheme="minorHAnsi" w:eastAsiaTheme="minorEastAsia" w:hAnsiTheme="minorHAnsi"/>
              <w:noProof/>
            </w:rPr>
          </w:pPr>
          <w:del w:id="1033" w:author="Admin" w:date="2020-10-21T18:12:00Z">
            <w:r w:rsidRPr="00240DD9" w:rsidDel="00240DD9">
              <w:rPr>
                <w:rStyle w:val="Hyperlink"/>
                <w:rFonts w:eastAsia="Times New Roman" w:cstheme="minorHAnsi"/>
                <w:noProof/>
              </w:rPr>
              <w:delText>Priesthoods</w:delText>
            </w:r>
            <w:r w:rsidDel="00240DD9">
              <w:rPr>
                <w:noProof/>
                <w:webHidden/>
              </w:rPr>
              <w:tab/>
            </w:r>
          </w:del>
          <w:del w:id="1034" w:author="Admin" w:date="2020-10-21T18:10:00Z">
            <w:r w:rsidDel="00022FB4">
              <w:rPr>
                <w:noProof/>
                <w:webHidden/>
              </w:rPr>
              <w:delText>100</w:delText>
            </w:r>
          </w:del>
        </w:p>
        <w:p w14:paraId="69266F9C" w14:textId="77777777" w:rsidR="005622D5" w:rsidDel="00240DD9" w:rsidRDefault="005622D5">
          <w:pPr>
            <w:pStyle w:val="TOC2"/>
            <w:tabs>
              <w:tab w:val="right" w:leader="dot" w:pos="3956"/>
            </w:tabs>
            <w:spacing w:after="0"/>
            <w:rPr>
              <w:del w:id="1035" w:author="Admin" w:date="2020-10-21T18:12:00Z"/>
              <w:rFonts w:asciiTheme="minorHAnsi" w:eastAsiaTheme="minorEastAsia" w:hAnsiTheme="minorHAnsi"/>
              <w:noProof/>
            </w:rPr>
          </w:pPr>
          <w:del w:id="1036" w:author="Admin" w:date="2020-10-21T18:12:00Z">
            <w:r w:rsidRPr="00240DD9" w:rsidDel="00240DD9">
              <w:rPr>
                <w:rStyle w:val="Hyperlink"/>
                <w:rFonts w:eastAsia="Times New Roman" w:cstheme="minorHAnsi"/>
                <w:noProof/>
              </w:rPr>
              <w:delText>Rogue (RGE)</w:delText>
            </w:r>
            <w:r w:rsidDel="00240DD9">
              <w:rPr>
                <w:noProof/>
                <w:webHidden/>
              </w:rPr>
              <w:tab/>
            </w:r>
          </w:del>
          <w:del w:id="1037" w:author="Admin" w:date="2020-10-21T18:10:00Z">
            <w:r w:rsidDel="00022FB4">
              <w:rPr>
                <w:noProof/>
                <w:webHidden/>
              </w:rPr>
              <w:delText>108</w:delText>
            </w:r>
          </w:del>
        </w:p>
        <w:p w14:paraId="0294A677" w14:textId="77777777" w:rsidR="005622D5" w:rsidDel="00240DD9" w:rsidRDefault="005622D5">
          <w:pPr>
            <w:pStyle w:val="TOC3"/>
            <w:tabs>
              <w:tab w:val="right" w:leader="dot" w:pos="3956"/>
            </w:tabs>
            <w:spacing w:after="0"/>
            <w:rPr>
              <w:del w:id="1038" w:author="Admin" w:date="2020-10-21T18:12:00Z"/>
              <w:rFonts w:asciiTheme="minorHAnsi" w:eastAsiaTheme="minorEastAsia" w:hAnsiTheme="minorHAnsi"/>
              <w:noProof/>
            </w:rPr>
          </w:pPr>
          <w:del w:id="1039" w:author="Admin" w:date="2020-10-21T18:12:00Z">
            <w:r w:rsidRPr="00240DD9" w:rsidDel="00240DD9">
              <w:rPr>
                <w:rStyle w:val="Hyperlink"/>
                <w:rFonts w:eastAsia="Times New Roman" w:cstheme="minorHAnsi"/>
                <w:noProof/>
              </w:rPr>
              <w:delText>Rogue Archetypes</w:delText>
            </w:r>
            <w:r w:rsidDel="00240DD9">
              <w:rPr>
                <w:noProof/>
                <w:webHidden/>
              </w:rPr>
              <w:tab/>
            </w:r>
          </w:del>
          <w:del w:id="1040" w:author="Admin" w:date="2020-10-21T18:10:00Z">
            <w:r w:rsidDel="00022FB4">
              <w:rPr>
                <w:noProof/>
                <w:webHidden/>
              </w:rPr>
              <w:delText>112</w:delText>
            </w:r>
          </w:del>
        </w:p>
        <w:p w14:paraId="1BC2E133" w14:textId="77777777" w:rsidR="005622D5" w:rsidDel="00240DD9" w:rsidRDefault="005622D5">
          <w:pPr>
            <w:pStyle w:val="TOC2"/>
            <w:tabs>
              <w:tab w:val="right" w:leader="dot" w:pos="3956"/>
            </w:tabs>
            <w:spacing w:after="0"/>
            <w:rPr>
              <w:del w:id="1041" w:author="Admin" w:date="2020-10-21T18:12:00Z"/>
              <w:rFonts w:asciiTheme="minorHAnsi" w:eastAsiaTheme="minorEastAsia" w:hAnsiTheme="minorHAnsi"/>
              <w:noProof/>
            </w:rPr>
          </w:pPr>
          <w:del w:id="1042" w:author="Admin" w:date="2020-10-21T18:12:00Z">
            <w:r w:rsidRPr="00240DD9" w:rsidDel="00240DD9">
              <w:rPr>
                <w:rStyle w:val="Hyperlink"/>
                <w:rFonts w:eastAsia="Times New Roman" w:cstheme="minorHAnsi"/>
                <w:noProof/>
              </w:rPr>
              <w:delText>Shaman (SHM)</w:delText>
            </w:r>
            <w:r w:rsidDel="00240DD9">
              <w:rPr>
                <w:noProof/>
                <w:webHidden/>
              </w:rPr>
              <w:tab/>
            </w:r>
          </w:del>
          <w:del w:id="1043" w:author="Admin" w:date="2020-10-21T18:10:00Z">
            <w:r w:rsidDel="00022FB4">
              <w:rPr>
                <w:noProof/>
                <w:webHidden/>
              </w:rPr>
              <w:delText>114</w:delText>
            </w:r>
          </w:del>
        </w:p>
        <w:p w14:paraId="1E461D53" w14:textId="77777777" w:rsidR="005622D5" w:rsidDel="00240DD9" w:rsidRDefault="005622D5">
          <w:pPr>
            <w:pStyle w:val="TOC3"/>
            <w:tabs>
              <w:tab w:val="right" w:leader="dot" w:pos="3956"/>
            </w:tabs>
            <w:spacing w:after="0"/>
            <w:rPr>
              <w:del w:id="1044" w:author="Admin" w:date="2020-10-21T18:12:00Z"/>
              <w:rFonts w:asciiTheme="minorHAnsi" w:eastAsiaTheme="minorEastAsia" w:hAnsiTheme="minorHAnsi"/>
              <w:noProof/>
            </w:rPr>
          </w:pPr>
          <w:del w:id="1045" w:author="Admin" w:date="2020-10-21T18:12:00Z">
            <w:r w:rsidRPr="00240DD9" w:rsidDel="00240DD9">
              <w:rPr>
                <w:rStyle w:val="Hyperlink"/>
                <w:rFonts w:eastAsia="Times New Roman" w:cstheme="minorHAnsi"/>
                <w:noProof/>
              </w:rPr>
              <w:delText>Shamanistic Arts</w:delText>
            </w:r>
            <w:r w:rsidDel="00240DD9">
              <w:rPr>
                <w:noProof/>
                <w:webHidden/>
              </w:rPr>
              <w:tab/>
            </w:r>
          </w:del>
          <w:del w:id="1046" w:author="Admin" w:date="2020-10-21T18:10:00Z">
            <w:r w:rsidDel="00022FB4">
              <w:rPr>
                <w:noProof/>
                <w:webHidden/>
              </w:rPr>
              <w:delText>120</w:delText>
            </w:r>
          </w:del>
        </w:p>
        <w:p w14:paraId="02DFC1B0" w14:textId="77777777" w:rsidR="005622D5" w:rsidDel="00240DD9" w:rsidRDefault="005622D5">
          <w:pPr>
            <w:pStyle w:val="TOC2"/>
            <w:tabs>
              <w:tab w:val="right" w:leader="dot" w:pos="3956"/>
            </w:tabs>
            <w:spacing w:after="0"/>
            <w:rPr>
              <w:del w:id="1047" w:author="Admin" w:date="2020-10-21T18:12:00Z"/>
              <w:rFonts w:asciiTheme="minorHAnsi" w:eastAsiaTheme="minorEastAsia" w:hAnsiTheme="minorHAnsi"/>
              <w:noProof/>
            </w:rPr>
          </w:pPr>
          <w:del w:id="1048" w:author="Admin" w:date="2020-10-21T18:12:00Z">
            <w:r w:rsidRPr="00240DD9" w:rsidDel="00240DD9">
              <w:rPr>
                <w:rStyle w:val="Hyperlink"/>
                <w:rFonts w:eastAsia="Times New Roman" w:cstheme="minorHAnsi"/>
                <w:noProof/>
              </w:rPr>
              <w:delText>Tinker (TNK)</w:delText>
            </w:r>
            <w:r w:rsidDel="00240DD9">
              <w:rPr>
                <w:noProof/>
                <w:webHidden/>
              </w:rPr>
              <w:tab/>
            </w:r>
          </w:del>
          <w:del w:id="1049" w:author="Admin" w:date="2020-10-21T18:10:00Z">
            <w:r w:rsidDel="00022FB4">
              <w:rPr>
                <w:noProof/>
                <w:webHidden/>
              </w:rPr>
              <w:delText>125</w:delText>
            </w:r>
          </w:del>
        </w:p>
        <w:p w14:paraId="5D1629D1" w14:textId="77777777" w:rsidR="005622D5" w:rsidDel="00240DD9" w:rsidRDefault="005622D5">
          <w:pPr>
            <w:pStyle w:val="TOC3"/>
            <w:tabs>
              <w:tab w:val="right" w:leader="dot" w:pos="3956"/>
            </w:tabs>
            <w:spacing w:after="0"/>
            <w:rPr>
              <w:del w:id="1050" w:author="Admin" w:date="2020-10-21T18:12:00Z"/>
              <w:rFonts w:asciiTheme="minorHAnsi" w:eastAsiaTheme="minorEastAsia" w:hAnsiTheme="minorHAnsi"/>
              <w:noProof/>
            </w:rPr>
          </w:pPr>
          <w:del w:id="1051" w:author="Admin" w:date="2020-10-21T18:12:00Z">
            <w:r w:rsidRPr="00240DD9" w:rsidDel="00240DD9">
              <w:rPr>
                <w:rStyle w:val="Hyperlink"/>
                <w:rFonts w:cstheme="minorHAnsi"/>
                <w:noProof/>
              </w:rPr>
              <w:delText>Tinker Paths</w:delText>
            </w:r>
            <w:r w:rsidDel="00240DD9">
              <w:rPr>
                <w:noProof/>
                <w:webHidden/>
              </w:rPr>
              <w:tab/>
            </w:r>
          </w:del>
          <w:del w:id="1052" w:author="Admin" w:date="2020-10-21T18:10:00Z">
            <w:r w:rsidDel="00022FB4">
              <w:rPr>
                <w:noProof/>
                <w:webHidden/>
              </w:rPr>
              <w:delText>132</w:delText>
            </w:r>
          </w:del>
        </w:p>
        <w:p w14:paraId="364F2F90" w14:textId="77777777" w:rsidR="005622D5" w:rsidDel="00240DD9" w:rsidRDefault="005622D5">
          <w:pPr>
            <w:pStyle w:val="TOC2"/>
            <w:tabs>
              <w:tab w:val="right" w:leader="dot" w:pos="3956"/>
            </w:tabs>
            <w:spacing w:after="0"/>
            <w:rPr>
              <w:del w:id="1053" w:author="Admin" w:date="2020-10-21T18:12:00Z"/>
              <w:rFonts w:asciiTheme="minorHAnsi" w:eastAsiaTheme="minorEastAsia" w:hAnsiTheme="minorHAnsi"/>
              <w:noProof/>
            </w:rPr>
          </w:pPr>
          <w:del w:id="1054" w:author="Admin" w:date="2020-10-21T18:12:00Z">
            <w:r w:rsidRPr="00240DD9" w:rsidDel="00240DD9">
              <w:rPr>
                <w:rStyle w:val="Hyperlink"/>
                <w:rFonts w:eastAsia="Times New Roman" w:cstheme="minorHAnsi"/>
                <w:noProof/>
              </w:rPr>
              <w:delText>Warlock (WRK)</w:delText>
            </w:r>
            <w:r w:rsidDel="00240DD9">
              <w:rPr>
                <w:noProof/>
                <w:webHidden/>
              </w:rPr>
              <w:tab/>
            </w:r>
          </w:del>
          <w:del w:id="1055" w:author="Admin" w:date="2020-10-21T18:10:00Z">
            <w:r w:rsidDel="00022FB4">
              <w:rPr>
                <w:noProof/>
                <w:webHidden/>
              </w:rPr>
              <w:delText>134</w:delText>
            </w:r>
          </w:del>
        </w:p>
        <w:p w14:paraId="16E082BA" w14:textId="77777777" w:rsidR="005622D5" w:rsidDel="00240DD9" w:rsidRDefault="005622D5">
          <w:pPr>
            <w:pStyle w:val="TOC3"/>
            <w:tabs>
              <w:tab w:val="right" w:leader="dot" w:pos="3956"/>
            </w:tabs>
            <w:spacing w:after="0"/>
            <w:rPr>
              <w:del w:id="1056" w:author="Admin" w:date="2020-10-21T18:12:00Z"/>
              <w:rFonts w:asciiTheme="minorHAnsi" w:eastAsiaTheme="minorEastAsia" w:hAnsiTheme="minorHAnsi"/>
              <w:noProof/>
            </w:rPr>
          </w:pPr>
          <w:del w:id="1057" w:author="Admin" w:date="2020-10-21T18:12:00Z">
            <w:r w:rsidRPr="00240DD9" w:rsidDel="00240DD9">
              <w:rPr>
                <w:rStyle w:val="Hyperlink"/>
                <w:rFonts w:eastAsia="Times New Roman" w:cstheme="minorHAnsi"/>
                <w:noProof/>
              </w:rPr>
              <w:delText>Demonic Studies</w:delText>
            </w:r>
            <w:r w:rsidDel="00240DD9">
              <w:rPr>
                <w:noProof/>
                <w:webHidden/>
              </w:rPr>
              <w:tab/>
            </w:r>
          </w:del>
          <w:del w:id="1058" w:author="Admin" w:date="2020-10-21T18:10:00Z">
            <w:r w:rsidDel="00022FB4">
              <w:rPr>
                <w:noProof/>
                <w:webHidden/>
              </w:rPr>
              <w:delText>140</w:delText>
            </w:r>
          </w:del>
        </w:p>
        <w:p w14:paraId="3E03E420" w14:textId="77777777" w:rsidR="005622D5" w:rsidDel="00240DD9" w:rsidRDefault="005622D5">
          <w:pPr>
            <w:pStyle w:val="TOC2"/>
            <w:tabs>
              <w:tab w:val="right" w:leader="dot" w:pos="3956"/>
            </w:tabs>
            <w:spacing w:after="0"/>
            <w:rPr>
              <w:del w:id="1059" w:author="Admin" w:date="2020-10-21T18:12:00Z"/>
              <w:rFonts w:asciiTheme="minorHAnsi" w:eastAsiaTheme="minorEastAsia" w:hAnsiTheme="minorHAnsi"/>
              <w:noProof/>
            </w:rPr>
          </w:pPr>
          <w:del w:id="1060" w:author="Admin" w:date="2020-10-21T18:12:00Z">
            <w:r w:rsidRPr="00240DD9" w:rsidDel="00240DD9">
              <w:rPr>
                <w:rStyle w:val="Hyperlink"/>
                <w:rFonts w:eastAsia="Times New Roman" w:cstheme="minorHAnsi"/>
                <w:noProof/>
              </w:rPr>
              <w:delText>Warrior (WAR)</w:delText>
            </w:r>
            <w:r w:rsidDel="00240DD9">
              <w:rPr>
                <w:noProof/>
                <w:webHidden/>
              </w:rPr>
              <w:tab/>
            </w:r>
          </w:del>
          <w:del w:id="1061" w:author="Admin" w:date="2020-10-21T18:10:00Z">
            <w:r w:rsidDel="00022FB4">
              <w:rPr>
                <w:noProof/>
                <w:webHidden/>
              </w:rPr>
              <w:delText>143</w:delText>
            </w:r>
          </w:del>
        </w:p>
        <w:p w14:paraId="36536F33" w14:textId="77777777" w:rsidR="005622D5" w:rsidDel="00240DD9" w:rsidRDefault="005622D5">
          <w:pPr>
            <w:pStyle w:val="TOC3"/>
            <w:tabs>
              <w:tab w:val="right" w:leader="dot" w:pos="3956"/>
            </w:tabs>
            <w:spacing w:after="0"/>
            <w:rPr>
              <w:del w:id="1062" w:author="Admin" w:date="2020-10-21T18:12:00Z"/>
              <w:rFonts w:asciiTheme="minorHAnsi" w:eastAsiaTheme="minorEastAsia" w:hAnsiTheme="minorHAnsi"/>
              <w:noProof/>
            </w:rPr>
          </w:pPr>
          <w:del w:id="1063" w:author="Admin" w:date="2020-10-21T18:12:00Z">
            <w:r w:rsidRPr="00240DD9" w:rsidDel="00240DD9">
              <w:rPr>
                <w:rStyle w:val="Hyperlink"/>
                <w:rFonts w:eastAsia="Times New Roman" w:cstheme="minorHAnsi"/>
                <w:noProof/>
              </w:rPr>
              <w:delText>Warrior Archetypes</w:delText>
            </w:r>
            <w:r w:rsidDel="00240DD9">
              <w:rPr>
                <w:noProof/>
                <w:webHidden/>
              </w:rPr>
              <w:tab/>
            </w:r>
          </w:del>
          <w:del w:id="1064" w:author="Admin" w:date="2020-10-21T18:10:00Z">
            <w:r w:rsidDel="00022FB4">
              <w:rPr>
                <w:noProof/>
                <w:webHidden/>
              </w:rPr>
              <w:delText>147</w:delText>
            </w:r>
          </w:del>
        </w:p>
        <w:p w14:paraId="39DDCD9F" w14:textId="77777777" w:rsidR="005622D5" w:rsidDel="00240DD9" w:rsidRDefault="005622D5">
          <w:pPr>
            <w:pStyle w:val="TOC2"/>
            <w:tabs>
              <w:tab w:val="right" w:leader="dot" w:pos="3956"/>
            </w:tabs>
            <w:spacing w:after="0"/>
            <w:rPr>
              <w:del w:id="1065" w:author="Admin" w:date="2020-10-21T18:12:00Z"/>
              <w:rFonts w:asciiTheme="minorHAnsi" w:eastAsiaTheme="minorEastAsia" w:hAnsiTheme="minorHAnsi"/>
              <w:noProof/>
            </w:rPr>
          </w:pPr>
          <w:del w:id="1066" w:author="Admin" w:date="2020-10-21T18:12:00Z">
            <w:r w:rsidRPr="00240DD9" w:rsidDel="00240DD9">
              <w:rPr>
                <w:rStyle w:val="Hyperlink"/>
                <w:rFonts w:eastAsia="Times New Roman" w:cstheme="minorHAnsi"/>
                <w:noProof/>
              </w:rPr>
              <w:delText>Special and Racial Specializations</w:delText>
            </w:r>
            <w:r w:rsidDel="00240DD9">
              <w:rPr>
                <w:noProof/>
                <w:webHidden/>
              </w:rPr>
              <w:tab/>
            </w:r>
          </w:del>
          <w:del w:id="1067" w:author="Admin" w:date="2020-10-21T18:10:00Z">
            <w:r w:rsidDel="00022FB4">
              <w:rPr>
                <w:noProof/>
                <w:webHidden/>
              </w:rPr>
              <w:delText>150</w:delText>
            </w:r>
          </w:del>
        </w:p>
        <w:p w14:paraId="0D261B4A" w14:textId="77777777" w:rsidR="005622D5" w:rsidDel="00240DD9" w:rsidRDefault="005622D5">
          <w:pPr>
            <w:pStyle w:val="TOC3"/>
            <w:tabs>
              <w:tab w:val="right" w:leader="dot" w:pos="3956"/>
            </w:tabs>
            <w:spacing w:after="0"/>
            <w:rPr>
              <w:del w:id="1068" w:author="Admin" w:date="2020-10-21T18:12:00Z"/>
              <w:rFonts w:asciiTheme="minorHAnsi" w:eastAsiaTheme="minorEastAsia" w:hAnsiTheme="minorHAnsi"/>
              <w:noProof/>
            </w:rPr>
          </w:pPr>
          <w:del w:id="1069" w:author="Admin" w:date="2020-10-21T18:12:00Z">
            <w:r w:rsidRPr="00240DD9" w:rsidDel="00240DD9">
              <w:rPr>
                <w:rStyle w:val="Hyperlink"/>
                <w:noProof/>
              </w:rPr>
              <w:delText>Demon Hunter (Rogue)</w:delText>
            </w:r>
            <w:r w:rsidDel="00240DD9">
              <w:rPr>
                <w:noProof/>
                <w:webHidden/>
              </w:rPr>
              <w:tab/>
            </w:r>
          </w:del>
          <w:del w:id="1070" w:author="Admin" w:date="2020-10-21T18:10:00Z">
            <w:r w:rsidDel="00022FB4">
              <w:rPr>
                <w:noProof/>
                <w:webHidden/>
              </w:rPr>
              <w:delText>150</w:delText>
            </w:r>
          </w:del>
        </w:p>
        <w:p w14:paraId="09F1A726" w14:textId="77777777" w:rsidR="005622D5" w:rsidDel="00240DD9" w:rsidRDefault="005622D5">
          <w:pPr>
            <w:pStyle w:val="TOC3"/>
            <w:tabs>
              <w:tab w:val="right" w:leader="dot" w:pos="3956"/>
            </w:tabs>
            <w:spacing w:after="0"/>
            <w:rPr>
              <w:del w:id="1071" w:author="Admin" w:date="2020-10-21T18:12:00Z"/>
              <w:rFonts w:asciiTheme="minorHAnsi" w:eastAsiaTheme="minorEastAsia" w:hAnsiTheme="minorHAnsi"/>
              <w:noProof/>
            </w:rPr>
          </w:pPr>
          <w:del w:id="1072" w:author="Admin" w:date="2020-10-21T18:12:00Z">
            <w:r w:rsidRPr="00240DD9" w:rsidDel="00240DD9">
              <w:rPr>
                <w:rStyle w:val="Hyperlink"/>
                <w:noProof/>
              </w:rPr>
              <w:delText>Mountain King (Warrior)</w:delText>
            </w:r>
            <w:r w:rsidDel="00240DD9">
              <w:rPr>
                <w:noProof/>
                <w:webHidden/>
              </w:rPr>
              <w:tab/>
            </w:r>
          </w:del>
          <w:del w:id="1073" w:author="Admin" w:date="2020-10-21T18:10:00Z">
            <w:r w:rsidDel="00022FB4">
              <w:rPr>
                <w:noProof/>
                <w:webHidden/>
              </w:rPr>
              <w:delText>152</w:delText>
            </w:r>
          </w:del>
        </w:p>
        <w:p w14:paraId="16A6184D" w14:textId="77777777" w:rsidR="005622D5" w:rsidDel="00240DD9" w:rsidRDefault="005622D5">
          <w:pPr>
            <w:pStyle w:val="TOC3"/>
            <w:tabs>
              <w:tab w:val="right" w:leader="dot" w:pos="3956"/>
            </w:tabs>
            <w:spacing w:after="0"/>
            <w:rPr>
              <w:del w:id="1074" w:author="Admin" w:date="2020-10-21T18:12:00Z"/>
              <w:rFonts w:asciiTheme="minorHAnsi" w:eastAsiaTheme="minorEastAsia" w:hAnsiTheme="minorHAnsi"/>
              <w:noProof/>
            </w:rPr>
          </w:pPr>
          <w:del w:id="1075" w:author="Admin" w:date="2020-10-21T18:12:00Z">
            <w:r w:rsidRPr="00240DD9" w:rsidDel="00240DD9">
              <w:rPr>
                <w:rStyle w:val="Hyperlink"/>
                <w:noProof/>
              </w:rPr>
              <w:delText>Runeweaver (Monk)</w:delText>
            </w:r>
            <w:r w:rsidDel="00240DD9">
              <w:rPr>
                <w:noProof/>
                <w:webHidden/>
              </w:rPr>
              <w:tab/>
            </w:r>
          </w:del>
          <w:del w:id="1076" w:author="Admin" w:date="2020-10-21T18:10:00Z">
            <w:r w:rsidDel="00022FB4">
              <w:rPr>
                <w:noProof/>
                <w:webHidden/>
              </w:rPr>
              <w:delText>154</w:delText>
            </w:r>
          </w:del>
        </w:p>
        <w:p w14:paraId="7CFEFDFD" w14:textId="77777777" w:rsidR="005622D5" w:rsidDel="00240DD9" w:rsidRDefault="005622D5">
          <w:pPr>
            <w:pStyle w:val="TOC3"/>
            <w:tabs>
              <w:tab w:val="right" w:leader="dot" w:pos="3956"/>
            </w:tabs>
            <w:spacing w:after="0"/>
            <w:rPr>
              <w:del w:id="1077" w:author="Admin" w:date="2020-10-21T18:12:00Z"/>
              <w:rFonts w:asciiTheme="minorHAnsi" w:eastAsiaTheme="minorEastAsia" w:hAnsiTheme="minorHAnsi"/>
              <w:noProof/>
            </w:rPr>
          </w:pPr>
          <w:del w:id="1078" w:author="Admin" w:date="2020-10-21T18:12:00Z">
            <w:r w:rsidRPr="00240DD9" w:rsidDel="00240DD9">
              <w:rPr>
                <w:rStyle w:val="Hyperlink"/>
                <w:noProof/>
              </w:rPr>
              <w:delText>Shadow Hunter (Hunter)</w:delText>
            </w:r>
            <w:r w:rsidDel="00240DD9">
              <w:rPr>
                <w:noProof/>
                <w:webHidden/>
              </w:rPr>
              <w:tab/>
            </w:r>
          </w:del>
          <w:del w:id="1079" w:author="Admin" w:date="2020-10-21T18:10:00Z">
            <w:r w:rsidDel="00022FB4">
              <w:rPr>
                <w:noProof/>
                <w:webHidden/>
              </w:rPr>
              <w:delText>156</w:delText>
            </w:r>
          </w:del>
        </w:p>
        <w:p w14:paraId="5D62BFB4" w14:textId="77777777" w:rsidR="005622D5" w:rsidDel="00240DD9" w:rsidRDefault="005622D5">
          <w:pPr>
            <w:pStyle w:val="TOC3"/>
            <w:tabs>
              <w:tab w:val="right" w:leader="dot" w:pos="3956"/>
            </w:tabs>
            <w:spacing w:after="0"/>
            <w:rPr>
              <w:del w:id="1080" w:author="Admin" w:date="2020-10-21T18:12:00Z"/>
              <w:rFonts w:asciiTheme="minorHAnsi" w:eastAsiaTheme="minorEastAsia" w:hAnsiTheme="minorHAnsi"/>
              <w:noProof/>
            </w:rPr>
          </w:pPr>
          <w:del w:id="1081" w:author="Admin" w:date="2020-10-21T18:12:00Z">
            <w:r w:rsidRPr="00240DD9" w:rsidDel="00240DD9">
              <w:rPr>
                <w:rStyle w:val="Hyperlink"/>
                <w:noProof/>
              </w:rPr>
              <w:delText>Spell Breaker (Warrior)</w:delText>
            </w:r>
            <w:r w:rsidDel="00240DD9">
              <w:rPr>
                <w:noProof/>
                <w:webHidden/>
              </w:rPr>
              <w:tab/>
            </w:r>
          </w:del>
          <w:del w:id="1082" w:author="Admin" w:date="2020-10-21T18:10:00Z">
            <w:r w:rsidDel="00022FB4">
              <w:rPr>
                <w:noProof/>
                <w:webHidden/>
              </w:rPr>
              <w:delText>157</w:delText>
            </w:r>
          </w:del>
        </w:p>
        <w:p w14:paraId="306152B4" w14:textId="77777777" w:rsidR="005622D5" w:rsidDel="00240DD9" w:rsidRDefault="005622D5">
          <w:pPr>
            <w:pStyle w:val="TOC3"/>
            <w:tabs>
              <w:tab w:val="right" w:leader="dot" w:pos="3956"/>
            </w:tabs>
            <w:spacing w:after="0"/>
            <w:rPr>
              <w:del w:id="1083" w:author="Admin" w:date="2020-10-21T18:12:00Z"/>
              <w:rFonts w:asciiTheme="minorHAnsi" w:eastAsiaTheme="minorEastAsia" w:hAnsiTheme="minorHAnsi"/>
              <w:noProof/>
            </w:rPr>
          </w:pPr>
          <w:del w:id="1084" w:author="Admin" w:date="2020-10-21T18:12:00Z">
            <w:r w:rsidRPr="00240DD9" w:rsidDel="00240DD9">
              <w:rPr>
                <w:rStyle w:val="Hyperlink"/>
                <w:noProof/>
              </w:rPr>
              <w:delText>Witch Doctor (Shaman)</w:delText>
            </w:r>
            <w:r w:rsidDel="00240DD9">
              <w:rPr>
                <w:noProof/>
                <w:webHidden/>
              </w:rPr>
              <w:tab/>
            </w:r>
          </w:del>
          <w:del w:id="1085" w:author="Admin" w:date="2020-10-21T18:10:00Z">
            <w:r w:rsidDel="00022FB4">
              <w:rPr>
                <w:noProof/>
                <w:webHidden/>
              </w:rPr>
              <w:delText>159</w:delText>
            </w:r>
          </w:del>
        </w:p>
        <w:p w14:paraId="20AE95F7" w14:textId="77777777" w:rsidR="005622D5" w:rsidDel="00240DD9" w:rsidRDefault="005622D5">
          <w:pPr>
            <w:pStyle w:val="TOC2"/>
            <w:tabs>
              <w:tab w:val="right" w:leader="dot" w:pos="3956"/>
            </w:tabs>
            <w:spacing w:after="0"/>
            <w:rPr>
              <w:del w:id="1086" w:author="Admin" w:date="2020-10-21T18:12:00Z"/>
              <w:rFonts w:asciiTheme="minorHAnsi" w:eastAsiaTheme="minorEastAsia" w:hAnsiTheme="minorHAnsi"/>
              <w:noProof/>
            </w:rPr>
          </w:pPr>
          <w:del w:id="1087" w:author="Admin" w:date="2020-10-21T18:12:00Z">
            <w:r w:rsidRPr="00240DD9" w:rsidDel="00240DD9">
              <w:rPr>
                <w:rStyle w:val="Hyperlink"/>
                <w:noProof/>
              </w:rPr>
              <w:delText>Bound Companions</w:delText>
            </w:r>
            <w:r w:rsidDel="00240DD9">
              <w:rPr>
                <w:noProof/>
                <w:webHidden/>
              </w:rPr>
              <w:tab/>
            </w:r>
          </w:del>
          <w:del w:id="1088" w:author="Admin" w:date="2020-10-21T18:10:00Z">
            <w:r w:rsidDel="00022FB4">
              <w:rPr>
                <w:noProof/>
                <w:webHidden/>
              </w:rPr>
              <w:delText>160</w:delText>
            </w:r>
          </w:del>
        </w:p>
        <w:p w14:paraId="64BBDEA6" w14:textId="77777777" w:rsidR="005622D5" w:rsidDel="00240DD9" w:rsidRDefault="005622D5">
          <w:pPr>
            <w:pStyle w:val="TOC2"/>
            <w:tabs>
              <w:tab w:val="right" w:leader="dot" w:pos="3956"/>
            </w:tabs>
            <w:spacing w:after="0"/>
            <w:rPr>
              <w:del w:id="1089" w:author="Admin" w:date="2020-10-21T18:12:00Z"/>
              <w:rFonts w:asciiTheme="minorHAnsi" w:eastAsiaTheme="minorEastAsia" w:hAnsiTheme="minorHAnsi"/>
              <w:noProof/>
            </w:rPr>
          </w:pPr>
          <w:del w:id="1090" w:author="Admin" w:date="2020-10-21T18:12:00Z">
            <w:r w:rsidRPr="00240DD9" w:rsidDel="00240DD9">
              <w:rPr>
                <w:rStyle w:val="Hyperlink"/>
                <w:noProof/>
              </w:rPr>
              <w:delText>Class Talents</w:delText>
            </w:r>
            <w:r w:rsidDel="00240DD9">
              <w:rPr>
                <w:noProof/>
                <w:webHidden/>
              </w:rPr>
              <w:tab/>
            </w:r>
          </w:del>
          <w:del w:id="1091" w:author="Admin" w:date="2020-10-21T18:10:00Z">
            <w:r w:rsidDel="00022FB4">
              <w:rPr>
                <w:noProof/>
                <w:webHidden/>
              </w:rPr>
              <w:delText>161</w:delText>
            </w:r>
          </w:del>
        </w:p>
        <w:p w14:paraId="16596FCE" w14:textId="77777777" w:rsidR="005622D5" w:rsidDel="00240DD9" w:rsidRDefault="005622D5">
          <w:pPr>
            <w:pStyle w:val="TOC1"/>
            <w:tabs>
              <w:tab w:val="right" w:leader="dot" w:pos="3956"/>
            </w:tabs>
            <w:spacing w:after="0"/>
            <w:rPr>
              <w:del w:id="1092" w:author="Admin" w:date="2020-10-21T18:12:00Z"/>
              <w:rFonts w:asciiTheme="minorHAnsi" w:eastAsiaTheme="minorEastAsia" w:hAnsiTheme="minorHAnsi"/>
              <w:noProof/>
            </w:rPr>
          </w:pPr>
          <w:del w:id="1093" w:author="Admin" w:date="2020-10-21T18:12:00Z">
            <w:r w:rsidRPr="00240DD9" w:rsidDel="00240DD9">
              <w:rPr>
                <w:rStyle w:val="Hyperlink"/>
                <w:rFonts w:eastAsia="Times New Roman" w:cstheme="minorHAnsi"/>
                <w:b/>
                <w:bCs/>
                <w:noProof/>
                <w:kern w:val="36"/>
              </w:rPr>
              <w:delText>Chapter 4: Personality and Background</w:delText>
            </w:r>
            <w:r w:rsidDel="00240DD9">
              <w:rPr>
                <w:noProof/>
                <w:webHidden/>
              </w:rPr>
              <w:tab/>
            </w:r>
          </w:del>
          <w:del w:id="1094" w:author="Admin" w:date="2020-10-21T18:10:00Z">
            <w:r w:rsidDel="00022FB4">
              <w:rPr>
                <w:noProof/>
                <w:webHidden/>
              </w:rPr>
              <w:delText>174</w:delText>
            </w:r>
          </w:del>
        </w:p>
        <w:p w14:paraId="00230217" w14:textId="77777777" w:rsidR="005622D5" w:rsidDel="00240DD9" w:rsidRDefault="005622D5">
          <w:pPr>
            <w:pStyle w:val="TOC2"/>
            <w:tabs>
              <w:tab w:val="right" w:leader="dot" w:pos="3956"/>
            </w:tabs>
            <w:spacing w:after="0"/>
            <w:rPr>
              <w:del w:id="1095" w:author="Admin" w:date="2020-10-21T18:12:00Z"/>
              <w:rFonts w:asciiTheme="minorHAnsi" w:eastAsiaTheme="minorEastAsia" w:hAnsiTheme="minorHAnsi"/>
              <w:noProof/>
            </w:rPr>
          </w:pPr>
          <w:del w:id="1096" w:author="Admin" w:date="2020-10-21T18:12:00Z">
            <w:r w:rsidRPr="00240DD9" w:rsidDel="00240DD9">
              <w:rPr>
                <w:rStyle w:val="Hyperlink"/>
                <w:noProof/>
              </w:rPr>
              <w:lastRenderedPageBreak/>
              <w:delText>Character Details</w:delText>
            </w:r>
            <w:r w:rsidDel="00240DD9">
              <w:rPr>
                <w:noProof/>
                <w:webHidden/>
              </w:rPr>
              <w:tab/>
            </w:r>
          </w:del>
          <w:del w:id="1097" w:author="Admin" w:date="2020-10-21T18:10:00Z">
            <w:r w:rsidDel="00022FB4">
              <w:rPr>
                <w:noProof/>
                <w:webHidden/>
              </w:rPr>
              <w:delText>174</w:delText>
            </w:r>
          </w:del>
        </w:p>
        <w:p w14:paraId="5A13CE12" w14:textId="77777777" w:rsidR="005622D5" w:rsidDel="00240DD9" w:rsidRDefault="005622D5">
          <w:pPr>
            <w:pStyle w:val="TOC2"/>
            <w:tabs>
              <w:tab w:val="right" w:leader="dot" w:pos="3956"/>
            </w:tabs>
            <w:spacing w:after="0"/>
            <w:rPr>
              <w:del w:id="1098" w:author="Admin" w:date="2020-10-21T18:12:00Z"/>
              <w:rFonts w:asciiTheme="minorHAnsi" w:eastAsiaTheme="minorEastAsia" w:hAnsiTheme="minorHAnsi"/>
              <w:noProof/>
            </w:rPr>
          </w:pPr>
          <w:del w:id="1099" w:author="Admin" w:date="2020-10-21T18:12:00Z">
            <w:r w:rsidRPr="00240DD9" w:rsidDel="00240DD9">
              <w:rPr>
                <w:rStyle w:val="Hyperlink"/>
                <w:noProof/>
              </w:rPr>
              <w:delText>Inspiration</w:delText>
            </w:r>
            <w:r w:rsidDel="00240DD9">
              <w:rPr>
                <w:noProof/>
                <w:webHidden/>
              </w:rPr>
              <w:tab/>
            </w:r>
          </w:del>
          <w:del w:id="1100" w:author="Admin" w:date="2020-10-21T18:10:00Z">
            <w:r w:rsidDel="00022FB4">
              <w:rPr>
                <w:noProof/>
                <w:webHidden/>
              </w:rPr>
              <w:delText>175</w:delText>
            </w:r>
          </w:del>
        </w:p>
        <w:p w14:paraId="44D57EB4" w14:textId="77777777" w:rsidR="005622D5" w:rsidDel="00240DD9" w:rsidRDefault="005622D5">
          <w:pPr>
            <w:pStyle w:val="TOC2"/>
            <w:tabs>
              <w:tab w:val="right" w:leader="dot" w:pos="3956"/>
            </w:tabs>
            <w:spacing w:after="0"/>
            <w:rPr>
              <w:del w:id="1101" w:author="Admin" w:date="2020-10-21T18:12:00Z"/>
              <w:rFonts w:asciiTheme="minorHAnsi" w:eastAsiaTheme="minorEastAsia" w:hAnsiTheme="minorHAnsi"/>
              <w:noProof/>
            </w:rPr>
          </w:pPr>
          <w:del w:id="1102" w:author="Admin" w:date="2020-10-21T18:12:00Z">
            <w:r w:rsidRPr="00240DD9" w:rsidDel="00240DD9">
              <w:rPr>
                <w:rStyle w:val="Hyperlink"/>
                <w:noProof/>
              </w:rPr>
              <w:delText>Backgrounds</w:delText>
            </w:r>
            <w:r w:rsidDel="00240DD9">
              <w:rPr>
                <w:noProof/>
                <w:webHidden/>
              </w:rPr>
              <w:tab/>
            </w:r>
          </w:del>
          <w:del w:id="1103" w:author="Admin" w:date="2020-10-21T18:10:00Z">
            <w:r w:rsidDel="00022FB4">
              <w:rPr>
                <w:noProof/>
                <w:webHidden/>
              </w:rPr>
              <w:delText>176</w:delText>
            </w:r>
          </w:del>
        </w:p>
        <w:p w14:paraId="4D6A9269" w14:textId="77777777" w:rsidR="005622D5" w:rsidDel="00240DD9" w:rsidRDefault="005622D5">
          <w:pPr>
            <w:pStyle w:val="TOC3"/>
            <w:tabs>
              <w:tab w:val="right" w:leader="dot" w:pos="3956"/>
            </w:tabs>
            <w:spacing w:after="0"/>
            <w:rPr>
              <w:del w:id="1104" w:author="Admin" w:date="2020-10-21T18:12:00Z"/>
              <w:rFonts w:asciiTheme="minorHAnsi" w:eastAsiaTheme="minorEastAsia" w:hAnsiTheme="minorHAnsi"/>
              <w:noProof/>
            </w:rPr>
          </w:pPr>
          <w:del w:id="1105" w:author="Admin" w:date="2020-10-21T18:12:00Z">
            <w:r w:rsidRPr="00240DD9" w:rsidDel="00240DD9">
              <w:rPr>
                <w:rStyle w:val="Hyperlink"/>
                <w:noProof/>
              </w:rPr>
              <w:delText>Acolyte</w:delText>
            </w:r>
            <w:r w:rsidDel="00240DD9">
              <w:rPr>
                <w:noProof/>
                <w:webHidden/>
              </w:rPr>
              <w:tab/>
            </w:r>
          </w:del>
          <w:del w:id="1106" w:author="Admin" w:date="2020-10-21T18:10:00Z">
            <w:r w:rsidDel="00022FB4">
              <w:rPr>
                <w:noProof/>
                <w:webHidden/>
              </w:rPr>
              <w:delText>176</w:delText>
            </w:r>
          </w:del>
        </w:p>
        <w:p w14:paraId="0C7FA9E1" w14:textId="77777777" w:rsidR="005622D5" w:rsidDel="00240DD9" w:rsidRDefault="005622D5">
          <w:pPr>
            <w:pStyle w:val="TOC3"/>
            <w:tabs>
              <w:tab w:val="right" w:leader="dot" w:pos="3956"/>
            </w:tabs>
            <w:spacing w:after="0"/>
            <w:rPr>
              <w:del w:id="1107" w:author="Admin" w:date="2020-10-21T18:12:00Z"/>
              <w:rFonts w:asciiTheme="minorHAnsi" w:eastAsiaTheme="minorEastAsia" w:hAnsiTheme="minorHAnsi"/>
              <w:noProof/>
            </w:rPr>
          </w:pPr>
          <w:del w:id="1108" w:author="Admin" w:date="2020-10-21T18:12:00Z">
            <w:r w:rsidRPr="00240DD9" w:rsidDel="00240DD9">
              <w:rPr>
                <w:rStyle w:val="Hyperlink"/>
                <w:noProof/>
              </w:rPr>
              <w:delText>Charlatan</w:delText>
            </w:r>
            <w:r w:rsidDel="00240DD9">
              <w:rPr>
                <w:noProof/>
                <w:webHidden/>
              </w:rPr>
              <w:tab/>
            </w:r>
          </w:del>
          <w:del w:id="1109" w:author="Admin" w:date="2020-10-21T18:10:00Z">
            <w:r w:rsidDel="00022FB4">
              <w:rPr>
                <w:noProof/>
                <w:webHidden/>
              </w:rPr>
              <w:delText>176</w:delText>
            </w:r>
          </w:del>
        </w:p>
        <w:p w14:paraId="18A4C727" w14:textId="77777777" w:rsidR="005622D5" w:rsidDel="00240DD9" w:rsidRDefault="005622D5">
          <w:pPr>
            <w:pStyle w:val="TOC3"/>
            <w:tabs>
              <w:tab w:val="right" w:leader="dot" w:pos="3956"/>
            </w:tabs>
            <w:spacing w:after="0"/>
            <w:rPr>
              <w:del w:id="1110" w:author="Admin" w:date="2020-10-21T18:12:00Z"/>
              <w:rFonts w:asciiTheme="minorHAnsi" w:eastAsiaTheme="minorEastAsia" w:hAnsiTheme="minorHAnsi"/>
              <w:noProof/>
            </w:rPr>
          </w:pPr>
          <w:del w:id="1111" w:author="Admin" w:date="2020-10-21T18:12:00Z">
            <w:r w:rsidRPr="00240DD9" w:rsidDel="00240DD9">
              <w:rPr>
                <w:rStyle w:val="Hyperlink"/>
                <w:noProof/>
              </w:rPr>
              <w:delText>Criminal</w:delText>
            </w:r>
            <w:r w:rsidDel="00240DD9">
              <w:rPr>
                <w:noProof/>
                <w:webHidden/>
              </w:rPr>
              <w:tab/>
            </w:r>
          </w:del>
          <w:del w:id="1112" w:author="Admin" w:date="2020-10-21T18:10:00Z">
            <w:r w:rsidDel="00022FB4">
              <w:rPr>
                <w:noProof/>
                <w:webHidden/>
              </w:rPr>
              <w:delText>176</w:delText>
            </w:r>
          </w:del>
        </w:p>
        <w:p w14:paraId="0478CF4E" w14:textId="77777777" w:rsidR="005622D5" w:rsidDel="00240DD9" w:rsidRDefault="005622D5">
          <w:pPr>
            <w:pStyle w:val="TOC3"/>
            <w:tabs>
              <w:tab w:val="right" w:leader="dot" w:pos="3956"/>
            </w:tabs>
            <w:spacing w:after="0"/>
            <w:rPr>
              <w:del w:id="1113" w:author="Admin" w:date="2020-10-21T18:12:00Z"/>
              <w:rFonts w:asciiTheme="minorHAnsi" w:eastAsiaTheme="minorEastAsia" w:hAnsiTheme="minorHAnsi"/>
              <w:noProof/>
            </w:rPr>
          </w:pPr>
          <w:del w:id="1114" w:author="Admin" w:date="2020-10-21T18:12:00Z">
            <w:r w:rsidRPr="00240DD9" w:rsidDel="00240DD9">
              <w:rPr>
                <w:rStyle w:val="Hyperlink"/>
                <w:noProof/>
              </w:rPr>
              <w:delText>Entertainer</w:delText>
            </w:r>
            <w:r w:rsidDel="00240DD9">
              <w:rPr>
                <w:noProof/>
                <w:webHidden/>
              </w:rPr>
              <w:tab/>
            </w:r>
          </w:del>
          <w:del w:id="1115" w:author="Admin" w:date="2020-10-21T18:10:00Z">
            <w:r w:rsidDel="00022FB4">
              <w:rPr>
                <w:noProof/>
                <w:webHidden/>
              </w:rPr>
              <w:delText>178</w:delText>
            </w:r>
          </w:del>
        </w:p>
        <w:p w14:paraId="29B5964A" w14:textId="77777777" w:rsidR="005622D5" w:rsidDel="00240DD9" w:rsidRDefault="005622D5">
          <w:pPr>
            <w:pStyle w:val="TOC3"/>
            <w:tabs>
              <w:tab w:val="right" w:leader="dot" w:pos="3956"/>
            </w:tabs>
            <w:spacing w:after="0"/>
            <w:rPr>
              <w:del w:id="1116" w:author="Admin" w:date="2020-10-21T18:12:00Z"/>
              <w:rFonts w:asciiTheme="minorHAnsi" w:eastAsiaTheme="minorEastAsia" w:hAnsiTheme="minorHAnsi"/>
              <w:noProof/>
            </w:rPr>
          </w:pPr>
          <w:del w:id="1117" w:author="Admin" w:date="2020-10-21T18:12:00Z">
            <w:r w:rsidRPr="00240DD9" w:rsidDel="00240DD9">
              <w:rPr>
                <w:rStyle w:val="Hyperlink"/>
                <w:noProof/>
              </w:rPr>
              <w:delText>Folk Hero</w:delText>
            </w:r>
            <w:r w:rsidDel="00240DD9">
              <w:rPr>
                <w:noProof/>
                <w:webHidden/>
              </w:rPr>
              <w:tab/>
            </w:r>
          </w:del>
          <w:del w:id="1118" w:author="Admin" w:date="2020-10-21T18:10:00Z">
            <w:r w:rsidDel="00022FB4">
              <w:rPr>
                <w:noProof/>
                <w:webHidden/>
              </w:rPr>
              <w:delText>178</w:delText>
            </w:r>
          </w:del>
        </w:p>
        <w:p w14:paraId="36535C24" w14:textId="77777777" w:rsidR="005622D5" w:rsidDel="00240DD9" w:rsidRDefault="005622D5">
          <w:pPr>
            <w:pStyle w:val="TOC3"/>
            <w:tabs>
              <w:tab w:val="right" w:leader="dot" w:pos="3956"/>
            </w:tabs>
            <w:spacing w:after="0"/>
            <w:rPr>
              <w:del w:id="1119" w:author="Admin" w:date="2020-10-21T18:12:00Z"/>
              <w:rFonts w:asciiTheme="minorHAnsi" w:eastAsiaTheme="minorEastAsia" w:hAnsiTheme="minorHAnsi"/>
              <w:noProof/>
            </w:rPr>
          </w:pPr>
          <w:del w:id="1120" w:author="Admin" w:date="2020-10-21T18:12:00Z">
            <w:r w:rsidRPr="00240DD9" w:rsidDel="00240DD9">
              <w:rPr>
                <w:rStyle w:val="Hyperlink"/>
                <w:noProof/>
              </w:rPr>
              <w:delText>Guild Artisan</w:delText>
            </w:r>
            <w:r w:rsidDel="00240DD9">
              <w:rPr>
                <w:noProof/>
                <w:webHidden/>
              </w:rPr>
              <w:tab/>
            </w:r>
          </w:del>
          <w:del w:id="1121" w:author="Admin" w:date="2020-10-21T18:10:00Z">
            <w:r w:rsidDel="00022FB4">
              <w:rPr>
                <w:noProof/>
                <w:webHidden/>
              </w:rPr>
              <w:delText>178</w:delText>
            </w:r>
          </w:del>
        </w:p>
        <w:p w14:paraId="3702A0F4" w14:textId="77777777" w:rsidR="005622D5" w:rsidDel="00240DD9" w:rsidRDefault="005622D5">
          <w:pPr>
            <w:pStyle w:val="TOC3"/>
            <w:tabs>
              <w:tab w:val="right" w:leader="dot" w:pos="3956"/>
            </w:tabs>
            <w:spacing w:after="0"/>
            <w:rPr>
              <w:del w:id="1122" w:author="Admin" w:date="2020-10-21T18:12:00Z"/>
              <w:rFonts w:asciiTheme="minorHAnsi" w:eastAsiaTheme="minorEastAsia" w:hAnsiTheme="minorHAnsi"/>
              <w:noProof/>
            </w:rPr>
          </w:pPr>
          <w:del w:id="1123" w:author="Admin" w:date="2020-10-21T18:12:00Z">
            <w:r w:rsidRPr="00240DD9" w:rsidDel="00240DD9">
              <w:rPr>
                <w:rStyle w:val="Hyperlink"/>
                <w:noProof/>
              </w:rPr>
              <w:delText>Haunted One</w:delText>
            </w:r>
            <w:r w:rsidDel="00240DD9">
              <w:rPr>
                <w:noProof/>
                <w:webHidden/>
              </w:rPr>
              <w:tab/>
            </w:r>
          </w:del>
          <w:del w:id="1124" w:author="Admin" w:date="2020-10-21T18:10:00Z">
            <w:r w:rsidDel="00022FB4">
              <w:rPr>
                <w:noProof/>
                <w:webHidden/>
              </w:rPr>
              <w:delText>180</w:delText>
            </w:r>
          </w:del>
        </w:p>
        <w:p w14:paraId="7AE57C3D" w14:textId="77777777" w:rsidR="005622D5" w:rsidDel="00240DD9" w:rsidRDefault="005622D5">
          <w:pPr>
            <w:pStyle w:val="TOC3"/>
            <w:tabs>
              <w:tab w:val="right" w:leader="dot" w:pos="3956"/>
            </w:tabs>
            <w:spacing w:after="0"/>
            <w:rPr>
              <w:del w:id="1125" w:author="Admin" w:date="2020-10-21T18:12:00Z"/>
              <w:rFonts w:asciiTheme="minorHAnsi" w:eastAsiaTheme="minorEastAsia" w:hAnsiTheme="minorHAnsi"/>
              <w:noProof/>
            </w:rPr>
          </w:pPr>
          <w:del w:id="1126" w:author="Admin" w:date="2020-10-21T18:12:00Z">
            <w:r w:rsidRPr="00240DD9" w:rsidDel="00240DD9">
              <w:rPr>
                <w:rStyle w:val="Hyperlink"/>
                <w:noProof/>
              </w:rPr>
              <w:delText>Hermit</w:delText>
            </w:r>
            <w:r w:rsidDel="00240DD9">
              <w:rPr>
                <w:noProof/>
                <w:webHidden/>
              </w:rPr>
              <w:tab/>
            </w:r>
          </w:del>
          <w:del w:id="1127" w:author="Admin" w:date="2020-10-21T18:10:00Z">
            <w:r w:rsidDel="00022FB4">
              <w:rPr>
                <w:noProof/>
                <w:webHidden/>
              </w:rPr>
              <w:delText>180</w:delText>
            </w:r>
          </w:del>
        </w:p>
        <w:p w14:paraId="50DC3AED" w14:textId="77777777" w:rsidR="005622D5" w:rsidDel="00240DD9" w:rsidRDefault="005622D5">
          <w:pPr>
            <w:pStyle w:val="TOC3"/>
            <w:tabs>
              <w:tab w:val="right" w:leader="dot" w:pos="3956"/>
            </w:tabs>
            <w:spacing w:after="0"/>
            <w:rPr>
              <w:del w:id="1128" w:author="Admin" w:date="2020-10-21T18:12:00Z"/>
              <w:rFonts w:asciiTheme="minorHAnsi" w:eastAsiaTheme="minorEastAsia" w:hAnsiTheme="minorHAnsi"/>
              <w:noProof/>
            </w:rPr>
          </w:pPr>
          <w:del w:id="1129" w:author="Admin" w:date="2020-10-21T18:12:00Z">
            <w:r w:rsidRPr="00240DD9" w:rsidDel="00240DD9">
              <w:rPr>
                <w:rStyle w:val="Hyperlink"/>
                <w:noProof/>
              </w:rPr>
              <w:delText>Noble</w:delText>
            </w:r>
            <w:r w:rsidDel="00240DD9">
              <w:rPr>
                <w:noProof/>
                <w:webHidden/>
              </w:rPr>
              <w:tab/>
            </w:r>
          </w:del>
          <w:del w:id="1130" w:author="Admin" w:date="2020-10-21T18:10:00Z">
            <w:r w:rsidDel="00022FB4">
              <w:rPr>
                <w:noProof/>
                <w:webHidden/>
              </w:rPr>
              <w:delText>181</w:delText>
            </w:r>
          </w:del>
        </w:p>
        <w:p w14:paraId="2BCD7F39" w14:textId="77777777" w:rsidR="005622D5" w:rsidDel="00240DD9" w:rsidRDefault="005622D5">
          <w:pPr>
            <w:pStyle w:val="TOC3"/>
            <w:tabs>
              <w:tab w:val="right" w:leader="dot" w:pos="3956"/>
            </w:tabs>
            <w:spacing w:after="0"/>
            <w:rPr>
              <w:del w:id="1131" w:author="Admin" w:date="2020-10-21T18:12:00Z"/>
              <w:rFonts w:asciiTheme="minorHAnsi" w:eastAsiaTheme="minorEastAsia" w:hAnsiTheme="minorHAnsi"/>
              <w:noProof/>
            </w:rPr>
          </w:pPr>
          <w:del w:id="1132" w:author="Admin" w:date="2020-10-21T18:12:00Z">
            <w:r w:rsidRPr="00240DD9" w:rsidDel="00240DD9">
              <w:rPr>
                <w:rStyle w:val="Hyperlink"/>
                <w:noProof/>
              </w:rPr>
              <w:delText>Outlander</w:delText>
            </w:r>
            <w:r w:rsidDel="00240DD9">
              <w:rPr>
                <w:noProof/>
                <w:webHidden/>
              </w:rPr>
              <w:tab/>
            </w:r>
          </w:del>
          <w:del w:id="1133" w:author="Admin" w:date="2020-10-21T18:10:00Z">
            <w:r w:rsidDel="00022FB4">
              <w:rPr>
                <w:noProof/>
                <w:webHidden/>
              </w:rPr>
              <w:delText>181</w:delText>
            </w:r>
          </w:del>
        </w:p>
        <w:p w14:paraId="0596817B" w14:textId="77777777" w:rsidR="005622D5" w:rsidDel="00240DD9" w:rsidRDefault="005622D5">
          <w:pPr>
            <w:pStyle w:val="TOC3"/>
            <w:tabs>
              <w:tab w:val="right" w:leader="dot" w:pos="3956"/>
            </w:tabs>
            <w:spacing w:after="0"/>
            <w:rPr>
              <w:del w:id="1134" w:author="Admin" w:date="2020-10-21T18:12:00Z"/>
              <w:rFonts w:asciiTheme="minorHAnsi" w:eastAsiaTheme="minorEastAsia" w:hAnsiTheme="minorHAnsi"/>
              <w:noProof/>
            </w:rPr>
          </w:pPr>
          <w:del w:id="1135" w:author="Admin" w:date="2020-10-21T18:12:00Z">
            <w:r w:rsidRPr="00240DD9" w:rsidDel="00240DD9">
              <w:rPr>
                <w:rStyle w:val="Hyperlink"/>
                <w:noProof/>
              </w:rPr>
              <w:delText>Sage</w:delText>
            </w:r>
            <w:r w:rsidDel="00240DD9">
              <w:rPr>
                <w:noProof/>
                <w:webHidden/>
              </w:rPr>
              <w:tab/>
            </w:r>
          </w:del>
          <w:del w:id="1136" w:author="Admin" w:date="2020-10-21T18:10:00Z">
            <w:r w:rsidDel="00022FB4">
              <w:rPr>
                <w:noProof/>
                <w:webHidden/>
              </w:rPr>
              <w:delText>182</w:delText>
            </w:r>
          </w:del>
        </w:p>
        <w:p w14:paraId="79F20201" w14:textId="77777777" w:rsidR="005622D5" w:rsidDel="00240DD9" w:rsidRDefault="005622D5">
          <w:pPr>
            <w:pStyle w:val="TOC3"/>
            <w:tabs>
              <w:tab w:val="right" w:leader="dot" w:pos="3956"/>
            </w:tabs>
            <w:spacing w:after="0"/>
            <w:rPr>
              <w:del w:id="1137" w:author="Admin" w:date="2020-10-21T18:12:00Z"/>
              <w:rFonts w:asciiTheme="minorHAnsi" w:eastAsiaTheme="minorEastAsia" w:hAnsiTheme="minorHAnsi"/>
              <w:noProof/>
            </w:rPr>
          </w:pPr>
          <w:del w:id="1138" w:author="Admin" w:date="2020-10-21T18:12:00Z">
            <w:r w:rsidRPr="00240DD9" w:rsidDel="00240DD9">
              <w:rPr>
                <w:rStyle w:val="Hyperlink"/>
                <w:noProof/>
              </w:rPr>
              <w:delText>Sailor</w:delText>
            </w:r>
            <w:r w:rsidDel="00240DD9">
              <w:rPr>
                <w:noProof/>
                <w:webHidden/>
              </w:rPr>
              <w:tab/>
            </w:r>
          </w:del>
          <w:del w:id="1139" w:author="Admin" w:date="2020-10-21T18:10:00Z">
            <w:r w:rsidDel="00022FB4">
              <w:rPr>
                <w:noProof/>
                <w:webHidden/>
              </w:rPr>
              <w:delText>182</w:delText>
            </w:r>
          </w:del>
        </w:p>
        <w:p w14:paraId="5443D4A7" w14:textId="77777777" w:rsidR="005622D5" w:rsidDel="00240DD9" w:rsidRDefault="005622D5">
          <w:pPr>
            <w:pStyle w:val="TOC3"/>
            <w:tabs>
              <w:tab w:val="right" w:leader="dot" w:pos="3956"/>
            </w:tabs>
            <w:spacing w:after="0"/>
            <w:rPr>
              <w:del w:id="1140" w:author="Admin" w:date="2020-10-21T18:12:00Z"/>
              <w:rFonts w:asciiTheme="minorHAnsi" w:eastAsiaTheme="minorEastAsia" w:hAnsiTheme="minorHAnsi"/>
              <w:noProof/>
            </w:rPr>
          </w:pPr>
          <w:del w:id="1141" w:author="Admin" w:date="2020-10-21T18:12:00Z">
            <w:r w:rsidRPr="00240DD9" w:rsidDel="00240DD9">
              <w:rPr>
                <w:rStyle w:val="Hyperlink"/>
                <w:noProof/>
              </w:rPr>
              <w:delText>Soldier</w:delText>
            </w:r>
            <w:r w:rsidDel="00240DD9">
              <w:rPr>
                <w:noProof/>
                <w:webHidden/>
              </w:rPr>
              <w:tab/>
            </w:r>
          </w:del>
          <w:del w:id="1142" w:author="Admin" w:date="2020-10-21T18:10:00Z">
            <w:r w:rsidDel="00022FB4">
              <w:rPr>
                <w:noProof/>
                <w:webHidden/>
              </w:rPr>
              <w:delText>183</w:delText>
            </w:r>
          </w:del>
        </w:p>
        <w:p w14:paraId="4941E0E9" w14:textId="77777777" w:rsidR="005622D5" w:rsidDel="00240DD9" w:rsidRDefault="005622D5">
          <w:pPr>
            <w:pStyle w:val="TOC3"/>
            <w:tabs>
              <w:tab w:val="right" w:leader="dot" w:pos="3956"/>
            </w:tabs>
            <w:spacing w:after="0"/>
            <w:rPr>
              <w:del w:id="1143" w:author="Admin" w:date="2020-10-21T18:12:00Z"/>
              <w:rFonts w:asciiTheme="minorHAnsi" w:eastAsiaTheme="minorEastAsia" w:hAnsiTheme="minorHAnsi"/>
              <w:noProof/>
            </w:rPr>
          </w:pPr>
          <w:del w:id="1144" w:author="Admin" w:date="2020-10-21T18:12:00Z">
            <w:r w:rsidRPr="00240DD9" w:rsidDel="00240DD9">
              <w:rPr>
                <w:rStyle w:val="Hyperlink"/>
                <w:noProof/>
              </w:rPr>
              <w:delText>Urchin</w:delText>
            </w:r>
            <w:r w:rsidDel="00240DD9">
              <w:rPr>
                <w:noProof/>
                <w:webHidden/>
              </w:rPr>
              <w:tab/>
            </w:r>
          </w:del>
          <w:del w:id="1145" w:author="Admin" w:date="2020-10-21T18:10:00Z">
            <w:r w:rsidDel="00022FB4">
              <w:rPr>
                <w:noProof/>
                <w:webHidden/>
              </w:rPr>
              <w:delText>184</w:delText>
            </w:r>
          </w:del>
        </w:p>
        <w:p w14:paraId="7F5E271A" w14:textId="77777777" w:rsidR="005622D5" w:rsidDel="00240DD9" w:rsidRDefault="005622D5">
          <w:pPr>
            <w:pStyle w:val="TOC1"/>
            <w:tabs>
              <w:tab w:val="right" w:leader="dot" w:pos="3956"/>
            </w:tabs>
            <w:spacing w:after="0"/>
            <w:rPr>
              <w:del w:id="1146" w:author="Admin" w:date="2020-10-21T18:12:00Z"/>
              <w:rFonts w:asciiTheme="minorHAnsi" w:eastAsiaTheme="minorEastAsia" w:hAnsiTheme="minorHAnsi"/>
              <w:noProof/>
            </w:rPr>
          </w:pPr>
          <w:del w:id="1147" w:author="Admin" w:date="2020-10-21T18:12:00Z">
            <w:r w:rsidRPr="00240DD9" w:rsidDel="00240DD9">
              <w:rPr>
                <w:rStyle w:val="Hyperlink"/>
                <w:rFonts w:eastAsia="Times New Roman" w:cstheme="minorHAnsi"/>
                <w:b/>
                <w:bCs/>
                <w:noProof/>
                <w:kern w:val="36"/>
              </w:rPr>
              <w:delText>Chapter 5: Equipment</w:delText>
            </w:r>
            <w:r w:rsidDel="00240DD9">
              <w:rPr>
                <w:noProof/>
                <w:webHidden/>
              </w:rPr>
              <w:tab/>
            </w:r>
          </w:del>
          <w:del w:id="1148" w:author="Admin" w:date="2020-10-21T18:10:00Z">
            <w:r w:rsidDel="00022FB4">
              <w:rPr>
                <w:noProof/>
                <w:webHidden/>
              </w:rPr>
              <w:delText>185</w:delText>
            </w:r>
          </w:del>
        </w:p>
        <w:p w14:paraId="5A0F1631" w14:textId="77777777" w:rsidR="005622D5" w:rsidDel="00240DD9" w:rsidRDefault="005622D5">
          <w:pPr>
            <w:pStyle w:val="TOC2"/>
            <w:tabs>
              <w:tab w:val="right" w:leader="dot" w:pos="3956"/>
            </w:tabs>
            <w:spacing w:after="0"/>
            <w:rPr>
              <w:del w:id="1149" w:author="Admin" w:date="2020-10-21T18:12:00Z"/>
              <w:rFonts w:asciiTheme="minorHAnsi" w:eastAsiaTheme="minorEastAsia" w:hAnsiTheme="minorHAnsi"/>
              <w:noProof/>
            </w:rPr>
          </w:pPr>
          <w:del w:id="1150" w:author="Admin" w:date="2020-10-21T18:12:00Z">
            <w:r w:rsidRPr="00240DD9" w:rsidDel="00240DD9">
              <w:rPr>
                <w:rStyle w:val="Hyperlink"/>
                <w:rFonts w:eastAsia="Times New Roman" w:cstheme="minorHAnsi"/>
                <w:noProof/>
              </w:rPr>
              <w:delText>Starting Equipment</w:delText>
            </w:r>
            <w:r w:rsidDel="00240DD9">
              <w:rPr>
                <w:noProof/>
                <w:webHidden/>
              </w:rPr>
              <w:tab/>
            </w:r>
          </w:del>
          <w:del w:id="1151" w:author="Admin" w:date="2020-10-21T18:10:00Z">
            <w:r w:rsidDel="00022FB4">
              <w:rPr>
                <w:noProof/>
                <w:webHidden/>
              </w:rPr>
              <w:delText>185</w:delText>
            </w:r>
          </w:del>
        </w:p>
        <w:p w14:paraId="0FD3387C" w14:textId="77777777" w:rsidR="005622D5" w:rsidDel="00240DD9" w:rsidRDefault="005622D5">
          <w:pPr>
            <w:pStyle w:val="TOC2"/>
            <w:tabs>
              <w:tab w:val="right" w:leader="dot" w:pos="3956"/>
            </w:tabs>
            <w:spacing w:after="0"/>
            <w:rPr>
              <w:del w:id="1152" w:author="Admin" w:date="2020-10-21T18:12:00Z"/>
              <w:rFonts w:asciiTheme="minorHAnsi" w:eastAsiaTheme="minorEastAsia" w:hAnsiTheme="minorHAnsi"/>
              <w:noProof/>
            </w:rPr>
          </w:pPr>
          <w:del w:id="1153" w:author="Admin" w:date="2020-10-21T18:12:00Z">
            <w:r w:rsidRPr="00240DD9" w:rsidDel="00240DD9">
              <w:rPr>
                <w:rStyle w:val="Hyperlink"/>
                <w:noProof/>
              </w:rPr>
              <w:delText>Wealth</w:delText>
            </w:r>
            <w:r w:rsidDel="00240DD9">
              <w:rPr>
                <w:noProof/>
                <w:webHidden/>
              </w:rPr>
              <w:tab/>
            </w:r>
          </w:del>
          <w:del w:id="1154" w:author="Admin" w:date="2020-10-21T18:10:00Z">
            <w:r w:rsidDel="00022FB4">
              <w:rPr>
                <w:noProof/>
                <w:webHidden/>
              </w:rPr>
              <w:delText>185</w:delText>
            </w:r>
          </w:del>
        </w:p>
        <w:p w14:paraId="352AA8FE" w14:textId="77777777" w:rsidR="005622D5" w:rsidDel="00240DD9" w:rsidRDefault="005622D5">
          <w:pPr>
            <w:pStyle w:val="TOC2"/>
            <w:tabs>
              <w:tab w:val="right" w:leader="dot" w:pos="3956"/>
            </w:tabs>
            <w:spacing w:after="0"/>
            <w:rPr>
              <w:del w:id="1155" w:author="Admin" w:date="2020-10-21T18:12:00Z"/>
              <w:rFonts w:asciiTheme="minorHAnsi" w:eastAsiaTheme="minorEastAsia" w:hAnsiTheme="minorHAnsi"/>
              <w:noProof/>
            </w:rPr>
          </w:pPr>
          <w:del w:id="1156" w:author="Admin" w:date="2020-10-21T18:12:00Z">
            <w:r w:rsidRPr="00240DD9" w:rsidDel="00240DD9">
              <w:rPr>
                <w:rStyle w:val="Hyperlink"/>
                <w:rFonts w:eastAsia="Times New Roman" w:cstheme="minorHAnsi"/>
                <w:noProof/>
              </w:rPr>
              <w:delText>Adventuring Gear</w:delText>
            </w:r>
            <w:r w:rsidDel="00240DD9">
              <w:rPr>
                <w:noProof/>
                <w:webHidden/>
              </w:rPr>
              <w:tab/>
            </w:r>
          </w:del>
          <w:del w:id="1157" w:author="Admin" w:date="2020-10-21T18:10:00Z">
            <w:r w:rsidDel="00022FB4">
              <w:rPr>
                <w:noProof/>
                <w:webHidden/>
              </w:rPr>
              <w:delText>187</w:delText>
            </w:r>
          </w:del>
        </w:p>
        <w:p w14:paraId="40A1D7BD" w14:textId="77777777" w:rsidR="005622D5" w:rsidDel="00240DD9" w:rsidRDefault="005622D5">
          <w:pPr>
            <w:pStyle w:val="TOC2"/>
            <w:tabs>
              <w:tab w:val="right" w:leader="dot" w:pos="3956"/>
            </w:tabs>
            <w:spacing w:after="0"/>
            <w:rPr>
              <w:del w:id="1158" w:author="Admin" w:date="2020-10-21T18:12:00Z"/>
              <w:rFonts w:asciiTheme="minorHAnsi" w:eastAsiaTheme="minorEastAsia" w:hAnsiTheme="minorHAnsi"/>
              <w:noProof/>
            </w:rPr>
          </w:pPr>
          <w:del w:id="1159" w:author="Admin" w:date="2020-10-21T18:12:00Z">
            <w:r w:rsidRPr="00240DD9" w:rsidDel="00240DD9">
              <w:rPr>
                <w:rStyle w:val="Hyperlink"/>
                <w:rFonts w:eastAsia="Times New Roman" w:cstheme="minorHAnsi"/>
                <w:noProof/>
              </w:rPr>
              <w:delText>Weapons and Armors</w:delText>
            </w:r>
            <w:r w:rsidDel="00240DD9">
              <w:rPr>
                <w:noProof/>
                <w:webHidden/>
              </w:rPr>
              <w:tab/>
            </w:r>
          </w:del>
          <w:del w:id="1160" w:author="Admin" w:date="2020-10-21T18:10:00Z">
            <w:r w:rsidDel="00022FB4">
              <w:rPr>
                <w:noProof/>
                <w:webHidden/>
              </w:rPr>
              <w:delText>188</w:delText>
            </w:r>
          </w:del>
        </w:p>
        <w:p w14:paraId="1BDE41BB" w14:textId="77777777" w:rsidR="005622D5" w:rsidDel="00240DD9" w:rsidRDefault="005622D5">
          <w:pPr>
            <w:pStyle w:val="TOC2"/>
            <w:tabs>
              <w:tab w:val="right" w:leader="dot" w:pos="3956"/>
            </w:tabs>
            <w:spacing w:after="0"/>
            <w:rPr>
              <w:del w:id="1161" w:author="Admin" w:date="2020-10-21T18:12:00Z"/>
              <w:rFonts w:asciiTheme="minorHAnsi" w:eastAsiaTheme="minorEastAsia" w:hAnsiTheme="minorHAnsi"/>
              <w:noProof/>
            </w:rPr>
          </w:pPr>
          <w:del w:id="1162" w:author="Admin" w:date="2020-10-21T18:12:00Z">
            <w:r w:rsidRPr="00240DD9" w:rsidDel="00240DD9">
              <w:rPr>
                <w:rStyle w:val="Hyperlink"/>
                <w:rFonts w:eastAsia="Times New Roman" w:cstheme="minorHAnsi"/>
                <w:noProof/>
              </w:rPr>
              <w:delText>Tools</w:delText>
            </w:r>
            <w:r w:rsidDel="00240DD9">
              <w:rPr>
                <w:noProof/>
                <w:webHidden/>
              </w:rPr>
              <w:tab/>
            </w:r>
          </w:del>
          <w:del w:id="1163" w:author="Admin" w:date="2020-10-21T18:10:00Z">
            <w:r w:rsidDel="00022FB4">
              <w:rPr>
                <w:noProof/>
                <w:webHidden/>
              </w:rPr>
              <w:delText>191</w:delText>
            </w:r>
          </w:del>
        </w:p>
        <w:p w14:paraId="388C7521" w14:textId="77777777" w:rsidR="005622D5" w:rsidDel="00240DD9" w:rsidRDefault="005622D5">
          <w:pPr>
            <w:pStyle w:val="TOC2"/>
            <w:tabs>
              <w:tab w:val="right" w:leader="dot" w:pos="3956"/>
            </w:tabs>
            <w:spacing w:after="0"/>
            <w:rPr>
              <w:del w:id="1164" w:author="Admin" w:date="2020-10-21T18:12:00Z"/>
              <w:rFonts w:asciiTheme="minorHAnsi" w:eastAsiaTheme="minorEastAsia" w:hAnsiTheme="minorHAnsi"/>
              <w:noProof/>
            </w:rPr>
          </w:pPr>
          <w:del w:id="1165" w:author="Admin" w:date="2020-10-21T18:12:00Z">
            <w:r w:rsidRPr="00240DD9" w:rsidDel="00240DD9">
              <w:rPr>
                <w:rStyle w:val="Hyperlink"/>
                <w:rFonts w:eastAsia="Times New Roman" w:cstheme="minorHAnsi"/>
                <w:noProof/>
              </w:rPr>
              <w:delText>Treasures</w:delText>
            </w:r>
            <w:r w:rsidDel="00240DD9">
              <w:rPr>
                <w:noProof/>
                <w:webHidden/>
              </w:rPr>
              <w:tab/>
            </w:r>
          </w:del>
          <w:del w:id="1166" w:author="Admin" w:date="2020-10-21T18:10:00Z">
            <w:r w:rsidDel="00022FB4">
              <w:rPr>
                <w:noProof/>
                <w:webHidden/>
              </w:rPr>
              <w:delText>194</w:delText>
            </w:r>
          </w:del>
        </w:p>
        <w:p w14:paraId="7F7656CA" w14:textId="77777777" w:rsidR="005622D5" w:rsidDel="00240DD9" w:rsidRDefault="005622D5">
          <w:pPr>
            <w:pStyle w:val="TOC3"/>
            <w:tabs>
              <w:tab w:val="right" w:leader="dot" w:pos="3956"/>
            </w:tabs>
            <w:spacing w:after="0"/>
            <w:rPr>
              <w:del w:id="1167" w:author="Admin" w:date="2020-10-21T18:12:00Z"/>
              <w:rFonts w:asciiTheme="minorHAnsi" w:eastAsiaTheme="minorEastAsia" w:hAnsiTheme="minorHAnsi"/>
              <w:noProof/>
            </w:rPr>
          </w:pPr>
          <w:del w:id="1168" w:author="Admin" w:date="2020-10-21T18:12:00Z">
            <w:r w:rsidRPr="00240DD9" w:rsidDel="00240DD9">
              <w:rPr>
                <w:rStyle w:val="Hyperlink"/>
                <w:noProof/>
              </w:rPr>
              <w:delText>Infused Items</w:delText>
            </w:r>
            <w:r w:rsidDel="00240DD9">
              <w:rPr>
                <w:noProof/>
                <w:webHidden/>
              </w:rPr>
              <w:tab/>
            </w:r>
          </w:del>
          <w:del w:id="1169" w:author="Admin" w:date="2020-10-21T18:10:00Z">
            <w:r w:rsidDel="00022FB4">
              <w:rPr>
                <w:noProof/>
                <w:webHidden/>
              </w:rPr>
              <w:delText>194</w:delText>
            </w:r>
          </w:del>
        </w:p>
        <w:p w14:paraId="79EC817C" w14:textId="77777777" w:rsidR="005622D5" w:rsidDel="00240DD9" w:rsidRDefault="005622D5">
          <w:pPr>
            <w:pStyle w:val="TOC3"/>
            <w:tabs>
              <w:tab w:val="right" w:leader="dot" w:pos="3956"/>
            </w:tabs>
            <w:spacing w:after="0"/>
            <w:rPr>
              <w:del w:id="1170" w:author="Admin" w:date="2020-10-21T18:12:00Z"/>
              <w:rFonts w:asciiTheme="minorHAnsi" w:eastAsiaTheme="minorEastAsia" w:hAnsiTheme="minorHAnsi"/>
              <w:noProof/>
            </w:rPr>
          </w:pPr>
          <w:del w:id="1171" w:author="Admin" w:date="2020-10-21T18:12:00Z">
            <w:r w:rsidRPr="00240DD9" w:rsidDel="00240DD9">
              <w:rPr>
                <w:rStyle w:val="Hyperlink"/>
                <w:noProof/>
              </w:rPr>
              <w:delText>Artifacts</w:delText>
            </w:r>
            <w:r w:rsidDel="00240DD9">
              <w:rPr>
                <w:noProof/>
                <w:webHidden/>
              </w:rPr>
              <w:tab/>
            </w:r>
          </w:del>
          <w:del w:id="1172" w:author="Admin" w:date="2020-10-21T18:10:00Z">
            <w:r w:rsidDel="00022FB4">
              <w:rPr>
                <w:noProof/>
                <w:webHidden/>
              </w:rPr>
              <w:delText>209</w:delText>
            </w:r>
          </w:del>
        </w:p>
        <w:p w14:paraId="013066DD" w14:textId="77777777" w:rsidR="005622D5" w:rsidDel="00240DD9" w:rsidRDefault="005622D5">
          <w:pPr>
            <w:pStyle w:val="TOC3"/>
            <w:tabs>
              <w:tab w:val="right" w:leader="dot" w:pos="3956"/>
            </w:tabs>
            <w:spacing w:after="0"/>
            <w:rPr>
              <w:del w:id="1173" w:author="Admin" w:date="2020-10-21T18:12:00Z"/>
              <w:rFonts w:asciiTheme="minorHAnsi" w:eastAsiaTheme="minorEastAsia" w:hAnsiTheme="minorHAnsi"/>
              <w:noProof/>
            </w:rPr>
          </w:pPr>
          <w:del w:id="1174" w:author="Admin" w:date="2020-10-21T18:12:00Z">
            <w:r w:rsidRPr="00240DD9" w:rsidDel="00240DD9">
              <w:rPr>
                <w:rStyle w:val="Hyperlink"/>
                <w:rFonts w:eastAsia="Times New Roman" w:cstheme="minorHAnsi"/>
                <w:noProof/>
              </w:rPr>
              <w:delText>Armor Sets</w:delText>
            </w:r>
            <w:r w:rsidDel="00240DD9">
              <w:rPr>
                <w:noProof/>
                <w:webHidden/>
              </w:rPr>
              <w:tab/>
            </w:r>
          </w:del>
          <w:del w:id="1175" w:author="Admin" w:date="2020-10-21T18:10:00Z">
            <w:r w:rsidDel="00022FB4">
              <w:rPr>
                <w:noProof/>
                <w:webHidden/>
              </w:rPr>
              <w:delText>212</w:delText>
            </w:r>
          </w:del>
        </w:p>
        <w:p w14:paraId="38E6E6A8" w14:textId="77777777" w:rsidR="005622D5" w:rsidDel="00240DD9" w:rsidRDefault="005622D5">
          <w:pPr>
            <w:pStyle w:val="TOC3"/>
            <w:tabs>
              <w:tab w:val="right" w:leader="dot" w:pos="3956"/>
            </w:tabs>
            <w:spacing w:after="0"/>
            <w:rPr>
              <w:del w:id="1176" w:author="Admin" w:date="2020-10-21T18:12:00Z"/>
              <w:rFonts w:asciiTheme="minorHAnsi" w:eastAsiaTheme="minorEastAsia" w:hAnsiTheme="minorHAnsi"/>
              <w:noProof/>
            </w:rPr>
          </w:pPr>
          <w:del w:id="1177" w:author="Admin" w:date="2020-10-21T18:12:00Z">
            <w:r w:rsidRPr="00240DD9" w:rsidDel="00240DD9">
              <w:rPr>
                <w:rStyle w:val="Hyperlink"/>
                <w:noProof/>
              </w:rPr>
              <w:delText>Enhancements</w:delText>
            </w:r>
            <w:r w:rsidDel="00240DD9">
              <w:rPr>
                <w:noProof/>
                <w:webHidden/>
              </w:rPr>
              <w:tab/>
            </w:r>
          </w:del>
          <w:del w:id="1178" w:author="Admin" w:date="2020-10-21T18:10:00Z">
            <w:r w:rsidDel="00022FB4">
              <w:rPr>
                <w:noProof/>
                <w:webHidden/>
              </w:rPr>
              <w:delText>216</w:delText>
            </w:r>
          </w:del>
        </w:p>
        <w:p w14:paraId="0D2B819E" w14:textId="77777777" w:rsidR="005622D5" w:rsidDel="00240DD9" w:rsidRDefault="005622D5">
          <w:pPr>
            <w:pStyle w:val="TOC3"/>
            <w:tabs>
              <w:tab w:val="right" w:leader="dot" w:pos="3956"/>
            </w:tabs>
            <w:spacing w:after="0"/>
            <w:rPr>
              <w:del w:id="1179" w:author="Admin" w:date="2020-10-21T18:12:00Z"/>
              <w:rFonts w:asciiTheme="minorHAnsi" w:eastAsiaTheme="minorEastAsia" w:hAnsiTheme="minorHAnsi"/>
              <w:noProof/>
            </w:rPr>
          </w:pPr>
          <w:del w:id="1180" w:author="Admin" w:date="2020-10-21T18:12:00Z">
            <w:r w:rsidRPr="00240DD9" w:rsidDel="00240DD9">
              <w:rPr>
                <w:rStyle w:val="Hyperlink"/>
                <w:noProof/>
              </w:rPr>
              <w:delText>Epic Boons</w:delText>
            </w:r>
            <w:r w:rsidDel="00240DD9">
              <w:rPr>
                <w:noProof/>
                <w:webHidden/>
              </w:rPr>
              <w:tab/>
            </w:r>
          </w:del>
          <w:del w:id="1181" w:author="Admin" w:date="2020-10-21T18:10:00Z">
            <w:r w:rsidDel="00022FB4">
              <w:rPr>
                <w:noProof/>
                <w:webHidden/>
              </w:rPr>
              <w:delText>217</w:delText>
            </w:r>
          </w:del>
        </w:p>
        <w:p w14:paraId="59184D62" w14:textId="77777777" w:rsidR="005622D5" w:rsidDel="00240DD9" w:rsidRDefault="005622D5">
          <w:pPr>
            <w:pStyle w:val="TOC2"/>
            <w:tabs>
              <w:tab w:val="right" w:leader="dot" w:pos="3956"/>
            </w:tabs>
            <w:spacing w:after="0"/>
            <w:rPr>
              <w:del w:id="1182" w:author="Admin" w:date="2020-10-21T18:12:00Z"/>
              <w:rFonts w:asciiTheme="minorHAnsi" w:eastAsiaTheme="minorEastAsia" w:hAnsiTheme="minorHAnsi"/>
              <w:noProof/>
            </w:rPr>
          </w:pPr>
          <w:del w:id="1183" w:author="Admin" w:date="2020-10-21T18:12:00Z">
            <w:r w:rsidRPr="00240DD9" w:rsidDel="00240DD9">
              <w:rPr>
                <w:rStyle w:val="Hyperlink"/>
                <w:rFonts w:eastAsia="Times New Roman" w:cstheme="minorHAnsi"/>
                <w:noProof/>
              </w:rPr>
              <w:delText>Skill or Tool Products</w:delText>
            </w:r>
            <w:r w:rsidDel="00240DD9">
              <w:rPr>
                <w:noProof/>
                <w:webHidden/>
              </w:rPr>
              <w:tab/>
            </w:r>
          </w:del>
          <w:del w:id="1184" w:author="Admin" w:date="2020-10-21T18:10:00Z">
            <w:r w:rsidDel="00022FB4">
              <w:rPr>
                <w:noProof/>
                <w:webHidden/>
              </w:rPr>
              <w:delText>217</w:delText>
            </w:r>
          </w:del>
        </w:p>
        <w:p w14:paraId="145D9148" w14:textId="77777777" w:rsidR="005622D5" w:rsidDel="00240DD9" w:rsidRDefault="005622D5">
          <w:pPr>
            <w:pStyle w:val="TOC3"/>
            <w:tabs>
              <w:tab w:val="right" w:leader="dot" w:pos="3956"/>
            </w:tabs>
            <w:spacing w:after="0"/>
            <w:rPr>
              <w:del w:id="1185" w:author="Admin" w:date="2020-10-21T18:12:00Z"/>
              <w:rFonts w:asciiTheme="minorHAnsi" w:eastAsiaTheme="minorEastAsia" w:hAnsiTheme="minorHAnsi"/>
              <w:noProof/>
            </w:rPr>
          </w:pPr>
          <w:del w:id="1186" w:author="Admin" w:date="2020-10-21T18:12:00Z">
            <w:r w:rsidRPr="00240DD9" w:rsidDel="00240DD9">
              <w:rPr>
                <w:rStyle w:val="Hyperlink"/>
                <w:noProof/>
              </w:rPr>
              <w:delText>Alchemy: Potions</w:delText>
            </w:r>
            <w:r w:rsidDel="00240DD9">
              <w:rPr>
                <w:noProof/>
                <w:webHidden/>
              </w:rPr>
              <w:tab/>
            </w:r>
          </w:del>
          <w:del w:id="1187" w:author="Admin" w:date="2020-10-21T18:10:00Z">
            <w:r w:rsidDel="00022FB4">
              <w:rPr>
                <w:noProof/>
                <w:webHidden/>
              </w:rPr>
              <w:delText>217</w:delText>
            </w:r>
          </w:del>
        </w:p>
        <w:p w14:paraId="649B211D" w14:textId="77777777" w:rsidR="005622D5" w:rsidDel="00240DD9" w:rsidRDefault="005622D5">
          <w:pPr>
            <w:pStyle w:val="TOC3"/>
            <w:tabs>
              <w:tab w:val="right" w:leader="dot" w:pos="3956"/>
            </w:tabs>
            <w:spacing w:after="0"/>
            <w:rPr>
              <w:del w:id="1188" w:author="Admin" w:date="2020-10-21T18:12:00Z"/>
              <w:rFonts w:asciiTheme="minorHAnsi" w:eastAsiaTheme="minorEastAsia" w:hAnsiTheme="minorHAnsi"/>
              <w:noProof/>
            </w:rPr>
          </w:pPr>
          <w:del w:id="1189" w:author="Admin" w:date="2020-10-21T18:12:00Z">
            <w:r w:rsidRPr="00240DD9" w:rsidDel="00240DD9">
              <w:rPr>
                <w:rStyle w:val="Hyperlink"/>
                <w:noProof/>
              </w:rPr>
              <w:delText>Engineering: Devices</w:delText>
            </w:r>
            <w:r w:rsidDel="00240DD9">
              <w:rPr>
                <w:noProof/>
                <w:webHidden/>
              </w:rPr>
              <w:tab/>
            </w:r>
          </w:del>
          <w:del w:id="1190" w:author="Admin" w:date="2020-10-21T18:10:00Z">
            <w:r w:rsidDel="00022FB4">
              <w:rPr>
                <w:noProof/>
                <w:webHidden/>
              </w:rPr>
              <w:delText>223</w:delText>
            </w:r>
          </w:del>
        </w:p>
        <w:p w14:paraId="2E524AF3" w14:textId="77777777" w:rsidR="005622D5" w:rsidDel="00240DD9" w:rsidRDefault="005622D5">
          <w:pPr>
            <w:pStyle w:val="TOC3"/>
            <w:tabs>
              <w:tab w:val="right" w:leader="dot" w:pos="3956"/>
            </w:tabs>
            <w:spacing w:after="0"/>
            <w:rPr>
              <w:del w:id="1191" w:author="Admin" w:date="2020-10-21T18:12:00Z"/>
              <w:rFonts w:asciiTheme="minorHAnsi" w:eastAsiaTheme="minorEastAsia" w:hAnsiTheme="minorHAnsi"/>
              <w:noProof/>
            </w:rPr>
          </w:pPr>
          <w:del w:id="1192" w:author="Admin" w:date="2020-10-21T18:12:00Z">
            <w:r w:rsidRPr="00240DD9" w:rsidDel="00240DD9">
              <w:rPr>
                <w:rStyle w:val="Hyperlink"/>
                <w:noProof/>
              </w:rPr>
              <w:delText>Jewelcrafting Kit</w:delText>
            </w:r>
            <w:r w:rsidDel="00240DD9">
              <w:rPr>
                <w:noProof/>
                <w:webHidden/>
              </w:rPr>
              <w:tab/>
            </w:r>
          </w:del>
          <w:del w:id="1193" w:author="Admin" w:date="2020-10-21T18:10:00Z">
            <w:r w:rsidDel="00022FB4">
              <w:rPr>
                <w:noProof/>
                <w:webHidden/>
              </w:rPr>
              <w:delText>238</w:delText>
            </w:r>
          </w:del>
        </w:p>
        <w:p w14:paraId="261217F5" w14:textId="77777777" w:rsidR="005622D5" w:rsidDel="00240DD9" w:rsidRDefault="005622D5">
          <w:pPr>
            <w:pStyle w:val="TOC3"/>
            <w:tabs>
              <w:tab w:val="right" w:leader="dot" w:pos="3956"/>
            </w:tabs>
            <w:spacing w:after="0"/>
            <w:rPr>
              <w:del w:id="1194" w:author="Admin" w:date="2020-10-21T18:12:00Z"/>
              <w:rFonts w:asciiTheme="minorHAnsi" w:eastAsiaTheme="minorEastAsia" w:hAnsiTheme="minorHAnsi"/>
              <w:noProof/>
            </w:rPr>
          </w:pPr>
          <w:del w:id="1195" w:author="Admin" w:date="2020-10-21T18:12:00Z">
            <w:r w:rsidRPr="00240DD9" w:rsidDel="00240DD9">
              <w:rPr>
                <w:rStyle w:val="Hyperlink"/>
                <w:noProof/>
              </w:rPr>
              <w:delText>Poisons and Plagues</w:delText>
            </w:r>
            <w:r w:rsidDel="00240DD9">
              <w:rPr>
                <w:noProof/>
                <w:webHidden/>
              </w:rPr>
              <w:tab/>
            </w:r>
          </w:del>
          <w:del w:id="1196" w:author="Admin" w:date="2020-10-21T18:10:00Z">
            <w:r w:rsidDel="00022FB4">
              <w:rPr>
                <w:noProof/>
                <w:webHidden/>
              </w:rPr>
              <w:delText>238</w:delText>
            </w:r>
          </w:del>
        </w:p>
        <w:p w14:paraId="1F2DD704" w14:textId="77777777" w:rsidR="005622D5" w:rsidDel="00240DD9" w:rsidRDefault="005622D5">
          <w:pPr>
            <w:pStyle w:val="TOC1"/>
            <w:tabs>
              <w:tab w:val="right" w:leader="dot" w:pos="3956"/>
            </w:tabs>
            <w:spacing w:after="0"/>
            <w:rPr>
              <w:del w:id="1197" w:author="Admin" w:date="2020-10-21T18:12:00Z"/>
              <w:rFonts w:asciiTheme="minorHAnsi" w:eastAsiaTheme="minorEastAsia" w:hAnsiTheme="minorHAnsi"/>
              <w:noProof/>
            </w:rPr>
          </w:pPr>
          <w:del w:id="1198" w:author="Admin" w:date="2020-10-21T18:12:00Z">
            <w:r w:rsidRPr="00240DD9" w:rsidDel="00240DD9">
              <w:rPr>
                <w:rStyle w:val="Hyperlink"/>
                <w:rFonts w:eastAsia="Times New Roman" w:cstheme="minorHAnsi"/>
                <w:b/>
                <w:bCs/>
                <w:noProof/>
                <w:kern w:val="36"/>
              </w:rPr>
              <w:delText>Chapter 6: Customization Options</w:delText>
            </w:r>
            <w:r w:rsidDel="00240DD9">
              <w:rPr>
                <w:noProof/>
                <w:webHidden/>
              </w:rPr>
              <w:tab/>
            </w:r>
          </w:del>
          <w:del w:id="1199" w:author="Admin" w:date="2020-10-21T18:10:00Z">
            <w:r w:rsidDel="00022FB4">
              <w:rPr>
                <w:noProof/>
                <w:webHidden/>
              </w:rPr>
              <w:delText>241</w:delText>
            </w:r>
          </w:del>
        </w:p>
        <w:p w14:paraId="3C9E7318" w14:textId="77777777" w:rsidR="005622D5" w:rsidDel="00240DD9" w:rsidRDefault="005622D5">
          <w:pPr>
            <w:pStyle w:val="TOC2"/>
            <w:tabs>
              <w:tab w:val="right" w:leader="dot" w:pos="3956"/>
            </w:tabs>
            <w:spacing w:after="0"/>
            <w:rPr>
              <w:del w:id="1200" w:author="Admin" w:date="2020-10-21T18:12:00Z"/>
              <w:rFonts w:asciiTheme="minorHAnsi" w:eastAsiaTheme="minorEastAsia" w:hAnsiTheme="minorHAnsi"/>
              <w:noProof/>
            </w:rPr>
          </w:pPr>
          <w:del w:id="1201" w:author="Admin" w:date="2020-10-21T18:12:00Z">
            <w:r w:rsidRPr="00240DD9" w:rsidDel="00240DD9">
              <w:rPr>
                <w:rStyle w:val="Hyperlink"/>
                <w:noProof/>
              </w:rPr>
              <w:delText>Multiclassing</w:delText>
            </w:r>
            <w:r w:rsidDel="00240DD9">
              <w:rPr>
                <w:noProof/>
                <w:webHidden/>
              </w:rPr>
              <w:tab/>
            </w:r>
          </w:del>
          <w:del w:id="1202" w:author="Admin" w:date="2020-10-21T18:10:00Z">
            <w:r w:rsidDel="00022FB4">
              <w:rPr>
                <w:noProof/>
                <w:webHidden/>
              </w:rPr>
              <w:delText>241</w:delText>
            </w:r>
          </w:del>
        </w:p>
        <w:p w14:paraId="25B233DD" w14:textId="77777777" w:rsidR="005622D5" w:rsidDel="00240DD9" w:rsidRDefault="005622D5">
          <w:pPr>
            <w:pStyle w:val="TOC2"/>
            <w:tabs>
              <w:tab w:val="right" w:leader="dot" w:pos="3956"/>
            </w:tabs>
            <w:spacing w:after="0"/>
            <w:rPr>
              <w:del w:id="1203" w:author="Admin" w:date="2020-10-21T18:12:00Z"/>
              <w:rFonts w:asciiTheme="minorHAnsi" w:eastAsiaTheme="minorEastAsia" w:hAnsiTheme="minorHAnsi"/>
              <w:noProof/>
            </w:rPr>
          </w:pPr>
          <w:del w:id="1204" w:author="Admin" w:date="2020-10-21T18:12:00Z">
            <w:r w:rsidRPr="00240DD9" w:rsidDel="00240DD9">
              <w:rPr>
                <w:rStyle w:val="Hyperlink"/>
                <w:noProof/>
              </w:rPr>
              <w:delText>Feats</w:delText>
            </w:r>
            <w:r w:rsidDel="00240DD9">
              <w:rPr>
                <w:noProof/>
                <w:webHidden/>
              </w:rPr>
              <w:tab/>
            </w:r>
          </w:del>
          <w:del w:id="1205" w:author="Admin" w:date="2020-10-21T18:10:00Z">
            <w:r w:rsidDel="00022FB4">
              <w:rPr>
                <w:noProof/>
                <w:webHidden/>
              </w:rPr>
              <w:delText>241</w:delText>
            </w:r>
          </w:del>
        </w:p>
        <w:p w14:paraId="407C7E73" w14:textId="77777777" w:rsidR="005622D5" w:rsidDel="00240DD9" w:rsidRDefault="005622D5">
          <w:pPr>
            <w:pStyle w:val="TOC1"/>
            <w:tabs>
              <w:tab w:val="right" w:leader="dot" w:pos="3956"/>
            </w:tabs>
            <w:spacing w:after="0"/>
            <w:rPr>
              <w:del w:id="1206" w:author="Admin" w:date="2020-10-21T18:12:00Z"/>
              <w:rFonts w:asciiTheme="minorHAnsi" w:eastAsiaTheme="minorEastAsia" w:hAnsiTheme="minorHAnsi"/>
              <w:noProof/>
            </w:rPr>
          </w:pPr>
          <w:del w:id="1207" w:author="Admin" w:date="2020-10-21T18:12:00Z">
            <w:r w:rsidRPr="00240DD9" w:rsidDel="00240DD9">
              <w:rPr>
                <w:rStyle w:val="Hyperlink"/>
                <w:rFonts w:eastAsia="Times New Roman" w:cstheme="minorHAnsi"/>
                <w:b/>
                <w:bCs/>
                <w:noProof/>
                <w:kern w:val="36"/>
              </w:rPr>
              <w:delText>Chapter 7: Using Ability Scores, Skills, and Tools</w:delText>
            </w:r>
            <w:r w:rsidDel="00240DD9">
              <w:rPr>
                <w:noProof/>
                <w:webHidden/>
              </w:rPr>
              <w:tab/>
            </w:r>
          </w:del>
          <w:del w:id="1208" w:author="Admin" w:date="2020-10-21T18:10:00Z">
            <w:r w:rsidDel="00022FB4">
              <w:rPr>
                <w:noProof/>
                <w:webHidden/>
              </w:rPr>
              <w:delText>247</w:delText>
            </w:r>
          </w:del>
        </w:p>
        <w:p w14:paraId="030BE177" w14:textId="77777777" w:rsidR="005622D5" w:rsidDel="00240DD9" w:rsidRDefault="005622D5">
          <w:pPr>
            <w:pStyle w:val="TOC2"/>
            <w:tabs>
              <w:tab w:val="right" w:leader="dot" w:pos="3956"/>
            </w:tabs>
            <w:spacing w:after="0"/>
            <w:rPr>
              <w:del w:id="1209" w:author="Admin" w:date="2020-10-21T18:12:00Z"/>
              <w:rFonts w:asciiTheme="minorHAnsi" w:eastAsiaTheme="minorEastAsia" w:hAnsiTheme="minorHAnsi"/>
              <w:noProof/>
            </w:rPr>
          </w:pPr>
          <w:del w:id="1210" w:author="Admin" w:date="2020-10-21T18:12:00Z">
            <w:r w:rsidRPr="00240DD9" w:rsidDel="00240DD9">
              <w:rPr>
                <w:rStyle w:val="Hyperlink"/>
                <w:rFonts w:eastAsia="Times New Roman" w:cstheme="minorHAnsi"/>
                <w:noProof/>
              </w:rPr>
              <w:delText>Discovery</w:delText>
            </w:r>
            <w:r w:rsidDel="00240DD9">
              <w:rPr>
                <w:noProof/>
                <w:webHidden/>
              </w:rPr>
              <w:tab/>
            </w:r>
          </w:del>
          <w:del w:id="1211" w:author="Admin" w:date="2020-10-21T18:10:00Z">
            <w:r w:rsidDel="00022FB4">
              <w:rPr>
                <w:noProof/>
                <w:webHidden/>
              </w:rPr>
              <w:delText>247</w:delText>
            </w:r>
          </w:del>
        </w:p>
        <w:p w14:paraId="79D543FB" w14:textId="77777777" w:rsidR="005622D5" w:rsidDel="00240DD9" w:rsidRDefault="005622D5">
          <w:pPr>
            <w:pStyle w:val="TOC2"/>
            <w:tabs>
              <w:tab w:val="right" w:leader="dot" w:pos="3956"/>
            </w:tabs>
            <w:spacing w:after="0"/>
            <w:rPr>
              <w:del w:id="1212" w:author="Admin" w:date="2020-10-21T18:12:00Z"/>
              <w:rFonts w:asciiTheme="minorHAnsi" w:eastAsiaTheme="minorEastAsia" w:hAnsiTheme="minorHAnsi"/>
              <w:noProof/>
            </w:rPr>
          </w:pPr>
          <w:del w:id="1213" w:author="Admin" w:date="2020-10-21T18:12:00Z">
            <w:r w:rsidRPr="00240DD9" w:rsidDel="00240DD9">
              <w:rPr>
                <w:rStyle w:val="Hyperlink"/>
                <w:rFonts w:eastAsia="Times New Roman" w:cstheme="minorHAnsi"/>
                <w:noProof/>
              </w:rPr>
              <w:delText>Item Creation Complexity and Cost Table</w:delText>
            </w:r>
            <w:r w:rsidDel="00240DD9">
              <w:rPr>
                <w:noProof/>
                <w:webHidden/>
              </w:rPr>
              <w:tab/>
            </w:r>
          </w:del>
          <w:del w:id="1214" w:author="Admin" w:date="2020-10-21T18:10:00Z">
            <w:r w:rsidDel="00022FB4">
              <w:rPr>
                <w:noProof/>
                <w:webHidden/>
              </w:rPr>
              <w:delText>247</w:delText>
            </w:r>
          </w:del>
        </w:p>
        <w:p w14:paraId="059DE568" w14:textId="77777777" w:rsidR="005622D5" w:rsidDel="00240DD9" w:rsidRDefault="005622D5">
          <w:pPr>
            <w:pStyle w:val="TOC2"/>
            <w:tabs>
              <w:tab w:val="right" w:leader="dot" w:pos="3956"/>
            </w:tabs>
            <w:spacing w:after="0"/>
            <w:rPr>
              <w:del w:id="1215" w:author="Admin" w:date="2020-10-21T18:12:00Z"/>
              <w:rFonts w:asciiTheme="minorHAnsi" w:eastAsiaTheme="minorEastAsia" w:hAnsiTheme="minorHAnsi"/>
              <w:noProof/>
            </w:rPr>
          </w:pPr>
          <w:del w:id="1216" w:author="Admin" w:date="2020-10-21T18:12:00Z">
            <w:r w:rsidRPr="00240DD9" w:rsidDel="00240DD9">
              <w:rPr>
                <w:rStyle w:val="Hyperlink"/>
                <w:rFonts w:eastAsia="Times New Roman" w:cstheme="minorHAnsi"/>
                <w:noProof/>
              </w:rPr>
              <w:delText>Proficiency and Expertise</w:delText>
            </w:r>
            <w:r w:rsidDel="00240DD9">
              <w:rPr>
                <w:noProof/>
                <w:webHidden/>
              </w:rPr>
              <w:tab/>
            </w:r>
          </w:del>
          <w:del w:id="1217" w:author="Admin" w:date="2020-10-21T18:10:00Z">
            <w:r w:rsidDel="00022FB4">
              <w:rPr>
                <w:noProof/>
                <w:webHidden/>
              </w:rPr>
              <w:delText>248</w:delText>
            </w:r>
          </w:del>
        </w:p>
        <w:p w14:paraId="15767C82" w14:textId="77777777" w:rsidR="005622D5" w:rsidDel="00240DD9" w:rsidRDefault="005622D5">
          <w:pPr>
            <w:pStyle w:val="TOC2"/>
            <w:tabs>
              <w:tab w:val="right" w:leader="dot" w:pos="3956"/>
            </w:tabs>
            <w:spacing w:after="0"/>
            <w:rPr>
              <w:del w:id="1218" w:author="Admin" w:date="2020-10-21T18:12:00Z"/>
              <w:rFonts w:asciiTheme="minorHAnsi" w:eastAsiaTheme="minorEastAsia" w:hAnsiTheme="minorHAnsi"/>
              <w:noProof/>
            </w:rPr>
          </w:pPr>
          <w:del w:id="1219" w:author="Admin" w:date="2020-10-21T18:12:00Z">
            <w:r w:rsidRPr="00240DD9" w:rsidDel="00240DD9">
              <w:rPr>
                <w:rStyle w:val="Hyperlink"/>
                <w:rFonts w:eastAsia="Times New Roman" w:cstheme="minorHAnsi"/>
                <w:noProof/>
              </w:rPr>
              <w:delText>Tools: Gathering</w:delText>
            </w:r>
            <w:r w:rsidDel="00240DD9">
              <w:rPr>
                <w:noProof/>
                <w:webHidden/>
              </w:rPr>
              <w:tab/>
            </w:r>
          </w:del>
          <w:del w:id="1220" w:author="Admin" w:date="2020-10-21T18:10:00Z">
            <w:r w:rsidDel="00022FB4">
              <w:rPr>
                <w:noProof/>
                <w:webHidden/>
              </w:rPr>
              <w:delText>249</w:delText>
            </w:r>
          </w:del>
        </w:p>
        <w:p w14:paraId="7D9343C4" w14:textId="77777777" w:rsidR="005622D5" w:rsidDel="00240DD9" w:rsidRDefault="005622D5">
          <w:pPr>
            <w:pStyle w:val="TOC3"/>
            <w:tabs>
              <w:tab w:val="right" w:leader="dot" w:pos="3956"/>
            </w:tabs>
            <w:spacing w:after="0"/>
            <w:rPr>
              <w:del w:id="1221" w:author="Admin" w:date="2020-10-21T18:12:00Z"/>
              <w:rFonts w:asciiTheme="minorHAnsi" w:eastAsiaTheme="minorEastAsia" w:hAnsiTheme="minorHAnsi"/>
              <w:noProof/>
            </w:rPr>
          </w:pPr>
          <w:del w:id="1222" w:author="Admin" w:date="2020-10-21T18:12:00Z">
            <w:r w:rsidRPr="00240DD9" w:rsidDel="00240DD9">
              <w:rPr>
                <w:rStyle w:val="Hyperlink"/>
                <w:noProof/>
              </w:rPr>
              <w:delText>Harvesting Nodes</w:delText>
            </w:r>
            <w:r w:rsidDel="00240DD9">
              <w:rPr>
                <w:noProof/>
                <w:webHidden/>
              </w:rPr>
              <w:tab/>
            </w:r>
          </w:del>
          <w:del w:id="1223" w:author="Admin" w:date="2020-10-21T18:10:00Z">
            <w:r w:rsidDel="00022FB4">
              <w:rPr>
                <w:noProof/>
                <w:webHidden/>
              </w:rPr>
              <w:delText>249</w:delText>
            </w:r>
          </w:del>
        </w:p>
        <w:p w14:paraId="159BAD6B" w14:textId="77777777" w:rsidR="005622D5" w:rsidDel="00240DD9" w:rsidRDefault="005622D5">
          <w:pPr>
            <w:pStyle w:val="TOC3"/>
            <w:tabs>
              <w:tab w:val="right" w:leader="dot" w:pos="3956"/>
            </w:tabs>
            <w:spacing w:after="0"/>
            <w:rPr>
              <w:del w:id="1224" w:author="Admin" w:date="2020-10-21T18:12:00Z"/>
              <w:rFonts w:asciiTheme="minorHAnsi" w:eastAsiaTheme="minorEastAsia" w:hAnsiTheme="minorHAnsi"/>
              <w:noProof/>
            </w:rPr>
          </w:pPr>
          <w:del w:id="1225" w:author="Admin" w:date="2020-10-21T18:12:00Z">
            <w:r w:rsidRPr="00240DD9" w:rsidDel="00240DD9">
              <w:rPr>
                <w:rStyle w:val="Hyperlink"/>
                <w:noProof/>
              </w:rPr>
              <w:delText>Gathering Raw Materials on the Field</w:delText>
            </w:r>
            <w:r w:rsidDel="00240DD9">
              <w:rPr>
                <w:noProof/>
                <w:webHidden/>
              </w:rPr>
              <w:tab/>
            </w:r>
          </w:del>
          <w:del w:id="1226" w:author="Admin" w:date="2020-10-21T18:10:00Z">
            <w:r w:rsidDel="00022FB4">
              <w:rPr>
                <w:noProof/>
                <w:webHidden/>
              </w:rPr>
              <w:delText>250</w:delText>
            </w:r>
          </w:del>
        </w:p>
        <w:p w14:paraId="1058950D" w14:textId="77777777" w:rsidR="005622D5" w:rsidDel="00240DD9" w:rsidRDefault="005622D5">
          <w:pPr>
            <w:pStyle w:val="TOC3"/>
            <w:tabs>
              <w:tab w:val="right" w:leader="dot" w:pos="3956"/>
            </w:tabs>
            <w:spacing w:after="0"/>
            <w:rPr>
              <w:del w:id="1227" w:author="Admin" w:date="2020-10-21T18:12:00Z"/>
              <w:rFonts w:asciiTheme="minorHAnsi" w:eastAsiaTheme="minorEastAsia" w:hAnsiTheme="minorHAnsi"/>
              <w:noProof/>
            </w:rPr>
          </w:pPr>
          <w:del w:id="1228" w:author="Admin" w:date="2020-10-21T18:12:00Z">
            <w:r w:rsidRPr="00240DD9" w:rsidDel="00240DD9">
              <w:rPr>
                <w:rStyle w:val="Hyperlink"/>
                <w:noProof/>
              </w:rPr>
              <w:delText>Monster Nodes</w:delText>
            </w:r>
            <w:r w:rsidDel="00240DD9">
              <w:rPr>
                <w:noProof/>
                <w:webHidden/>
              </w:rPr>
              <w:tab/>
            </w:r>
          </w:del>
          <w:del w:id="1229" w:author="Admin" w:date="2020-10-21T18:10:00Z">
            <w:r w:rsidDel="00022FB4">
              <w:rPr>
                <w:noProof/>
                <w:webHidden/>
              </w:rPr>
              <w:delText>250</w:delText>
            </w:r>
          </w:del>
        </w:p>
        <w:p w14:paraId="315AC986" w14:textId="77777777" w:rsidR="005622D5" w:rsidDel="00240DD9" w:rsidRDefault="005622D5">
          <w:pPr>
            <w:pStyle w:val="TOC3"/>
            <w:tabs>
              <w:tab w:val="right" w:leader="dot" w:pos="3956"/>
            </w:tabs>
            <w:spacing w:after="0"/>
            <w:rPr>
              <w:del w:id="1230" w:author="Admin" w:date="2020-10-21T18:12:00Z"/>
              <w:rFonts w:asciiTheme="minorHAnsi" w:eastAsiaTheme="minorEastAsia" w:hAnsiTheme="minorHAnsi"/>
              <w:noProof/>
            </w:rPr>
          </w:pPr>
          <w:del w:id="1231" w:author="Admin" w:date="2020-10-21T18:12:00Z">
            <w:r w:rsidRPr="00240DD9" w:rsidDel="00240DD9">
              <w:rPr>
                <w:rStyle w:val="Hyperlink"/>
                <w:noProof/>
              </w:rPr>
              <w:delText>Scavenging or Dismantling</w:delText>
            </w:r>
            <w:r w:rsidDel="00240DD9">
              <w:rPr>
                <w:noProof/>
                <w:webHidden/>
              </w:rPr>
              <w:tab/>
            </w:r>
          </w:del>
          <w:del w:id="1232" w:author="Admin" w:date="2020-10-21T18:10:00Z">
            <w:r w:rsidDel="00022FB4">
              <w:rPr>
                <w:noProof/>
                <w:webHidden/>
              </w:rPr>
              <w:delText>251</w:delText>
            </w:r>
          </w:del>
        </w:p>
        <w:p w14:paraId="02F1DD32" w14:textId="77777777" w:rsidR="005622D5" w:rsidDel="00240DD9" w:rsidRDefault="005622D5">
          <w:pPr>
            <w:pStyle w:val="TOC2"/>
            <w:tabs>
              <w:tab w:val="right" w:leader="dot" w:pos="3956"/>
            </w:tabs>
            <w:spacing w:after="0"/>
            <w:rPr>
              <w:del w:id="1233" w:author="Admin" w:date="2020-10-21T18:12:00Z"/>
              <w:rFonts w:asciiTheme="minorHAnsi" w:eastAsiaTheme="minorEastAsia" w:hAnsiTheme="minorHAnsi"/>
              <w:noProof/>
            </w:rPr>
          </w:pPr>
          <w:del w:id="1234" w:author="Admin" w:date="2020-10-21T18:12:00Z">
            <w:r w:rsidRPr="00240DD9" w:rsidDel="00240DD9">
              <w:rPr>
                <w:rStyle w:val="Hyperlink"/>
                <w:rFonts w:eastAsia="Times New Roman" w:cstheme="minorHAnsi"/>
                <w:noProof/>
              </w:rPr>
              <w:lastRenderedPageBreak/>
              <w:delText>Tools: Production</w:delText>
            </w:r>
            <w:r w:rsidDel="00240DD9">
              <w:rPr>
                <w:noProof/>
                <w:webHidden/>
              </w:rPr>
              <w:tab/>
            </w:r>
          </w:del>
          <w:del w:id="1235" w:author="Admin" w:date="2020-10-21T18:10:00Z">
            <w:r w:rsidDel="00022FB4">
              <w:rPr>
                <w:noProof/>
                <w:webHidden/>
              </w:rPr>
              <w:delText>251</w:delText>
            </w:r>
          </w:del>
        </w:p>
        <w:p w14:paraId="13BF6D88" w14:textId="77777777" w:rsidR="005622D5" w:rsidDel="00240DD9" w:rsidRDefault="005622D5">
          <w:pPr>
            <w:pStyle w:val="TOC3"/>
            <w:tabs>
              <w:tab w:val="right" w:leader="dot" w:pos="3956"/>
            </w:tabs>
            <w:spacing w:after="0"/>
            <w:rPr>
              <w:del w:id="1236" w:author="Admin" w:date="2020-10-21T18:12:00Z"/>
              <w:rFonts w:asciiTheme="minorHAnsi" w:eastAsiaTheme="minorEastAsia" w:hAnsiTheme="minorHAnsi"/>
              <w:noProof/>
            </w:rPr>
          </w:pPr>
          <w:del w:id="1237" w:author="Admin" w:date="2020-10-21T18:12:00Z">
            <w:r w:rsidRPr="00240DD9" w:rsidDel="00240DD9">
              <w:rPr>
                <w:rStyle w:val="Hyperlink"/>
                <w:rFonts w:eastAsia="Times New Roman" w:cstheme="minorHAnsi"/>
                <w:noProof/>
              </w:rPr>
              <w:delText>Alchemist’s Supplies</w:delText>
            </w:r>
            <w:r w:rsidDel="00240DD9">
              <w:rPr>
                <w:noProof/>
                <w:webHidden/>
              </w:rPr>
              <w:tab/>
            </w:r>
          </w:del>
          <w:del w:id="1238" w:author="Admin" w:date="2020-10-21T18:10:00Z">
            <w:r w:rsidDel="00022FB4">
              <w:rPr>
                <w:noProof/>
                <w:webHidden/>
              </w:rPr>
              <w:delText>252</w:delText>
            </w:r>
          </w:del>
        </w:p>
        <w:p w14:paraId="31D9ADE3" w14:textId="77777777" w:rsidR="005622D5" w:rsidDel="00240DD9" w:rsidRDefault="005622D5">
          <w:pPr>
            <w:pStyle w:val="TOC3"/>
            <w:tabs>
              <w:tab w:val="right" w:leader="dot" w:pos="3956"/>
            </w:tabs>
            <w:spacing w:after="0"/>
            <w:rPr>
              <w:del w:id="1239" w:author="Admin" w:date="2020-10-21T18:12:00Z"/>
              <w:rFonts w:asciiTheme="minorHAnsi" w:eastAsiaTheme="minorEastAsia" w:hAnsiTheme="minorHAnsi"/>
              <w:noProof/>
            </w:rPr>
          </w:pPr>
          <w:del w:id="1240" w:author="Admin" w:date="2020-10-21T18:12:00Z">
            <w:r w:rsidRPr="00240DD9" w:rsidDel="00240DD9">
              <w:rPr>
                <w:rStyle w:val="Hyperlink"/>
                <w:noProof/>
              </w:rPr>
              <w:delText>Engineer’s Tools</w:delText>
            </w:r>
            <w:r w:rsidDel="00240DD9">
              <w:rPr>
                <w:noProof/>
                <w:webHidden/>
              </w:rPr>
              <w:tab/>
            </w:r>
          </w:del>
          <w:del w:id="1241" w:author="Admin" w:date="2020-10-21T18:10:00Z">
            <w:r w:rsidDel="00022FB4">
              <w:rPr>
                <w:noProof/>
                <w:webHidden/>
              </w:rPr>
              <w:delText>255</w:delText>
            </w:r>
          </w:del>
        </w:p>
        <w:p w14:paraId="06F09FC8" w14:textId="77777777" w:rsidR="005622D5" w:rsidDel="00240DD9" w:rsidRDefault="005622D5">
          <w:pPr>
            <w:pStyle w:val="TOC3"/>
            <w:tabs>
              <w:tab w:val="right" w:leader="dot" w:pos="3956"/>
            </w:tabs>
            <w:spacing w:after="0"/>
            <w:rPr>
              <w:del w:id="1242" w:author="Admin" w:date="2020-10-21T18:12:00Z"/>
              <w:rFonts w:asciiTheme="minorHAnsi" w:eastAsiaTheme="minorEastAsia" w:hAnsiTheme="minorHAnsi"/>
              <w:noProof/>
            </w:rPr>
          </w:pPr>
          <w:del w:id="1243" w:author="Admin" w:date="2020-10-21T18:12:00Z">
            <w:r w:rsidRPr="00240DD9" w:rsidDel="00240DD9">
              <w:rPr>
                <w:rStyle w:val="Hyperlink"/>
                <w:rFonts w:eastAsia="Times New Roman" w:cstheme="minorHAnsi"/>
                <w:noProof/>
              </w:rPr>
              <w:delText>Infusion Kit</w:delText>
            </w:r>
            <w:r w:rsidDel="00240DD9">
              <w:rPr>
                <w:noProof/>
                <w:webHidden/>
              </w:rPr>
              <w:tab/>
            </w:r>
            <w:r w:rsidR="00022FB4" w:rsidDel="00240DD9">
              <w:rPr>
                <w:noProof/>
                <w:webHidden/>
              </w:rPr>
              <w:delText>272</w:delText>
            </w:r>
          </w:del>
        </w:p>
        <w:p w14:paraId="582E659D" w14:textId="77777777" w:rsidR="005622D5" w:rsidDel="00240DD9" w:rsidRDefault="005622D5">
          <w:pPr>
            <w:pStyle w:val="TOC3"/>
            <w:tabs>
              <w:tab w:val="right" w:leader="dot" w:pos="3956"/>
            </w:tabs>
            <w:spacing w:after="0"/>
            <w:rPr>
              <w:del w:id="1244" w:author="Admin" w:date="2020-10-21T18:12:00Z"/>
              <w:rFonts w:asciiTheme="minorHAnsi" w:eastAsiaTheme="minorEastAsia" w:hAnsiTheme="minorHAnsi"/>
              <w:noProof/>
            </w:rPr>
          </w:pPr>
          <w:del w:id="1245" w:author="Admin" w:date="2020-10-21T18:12:00Z">
            <w:r w:rsidRPr="00240DD9" w:rsidDel="00240DD9">
              <w:rPr>
                <w:rStyle w:val="Hyperlink"/>
                <w:noProof/>
              </w:rPr>
              <w:delText>Poisoner’s Kit</w:delText>
            </w:r>
            <w:r w:rsidDel="00240DD9">
              <w:rPr>
                <w:noProof/>
                <w:webHidden/>
              </w:rPr>
              <w:tab/>
            </w:r>
          </w:del>
          <w:del w:id="1246" w:author="Admin" w:date="2020-10-21T18:10:00Z">
            <w:r w:rsidDel="00022FB4">
              <w:rPr>
                <w:noProof/>
                <w:webHidden/>
              </w:rPr>
              <w:delText>279</w:delText>
            </w:r>
          </w:del>
        </w:p>
        <w:p w14:paraId="06FD2D74" w14:textId="77777777" w:rsidR="005622D5" w:rsidDel="00240DD9" w:rsidRDefault="005622D5">
          <w:pPr>
            <w:pStyle w:val="TOC1"/>
            <w:tabs>
              <w:tab w:val="right" w:leader="dot" w:pos="3956"/>
            </w:tabs>
            <w:spacing w:after="0"/>
            <w:rPr>
              <w:del w:id="1247" w:author="Admin" w:date="2020-10-21T18:12:00Z"/>
              <w:rFonts w:asciiTheme="minorHAnsi" w:eastAsiaTheme="minorEastAsia" w:hAnsiTheme="minorHAnsi"/>
              <w:noProof/>
            </w:rPr>
          </w:pPr>
          <w:del w:id="1248" w:author="Admin" w:date="2020-10-21T18:12:00Z">
            <w:r w:rsidRPr="00240DD9" w:rsidDel="00240DD9">
              <w:rPr>
                <w:rStyle w:val="Hyperlink"/>
                <w:rFonts w:eastAsia="Times New Roman" w:cstheme="minorHAnsi"/>
                <w:b/>
                <w:bCs/>
                <w:noProof/>
                <w:kern w:val="36"/>
              </w:rPr>
              <w:delText>Chapter 8: Adventuring</w:delText>
            </w:r>
            <w:r w:rsidDel="00240DD9">
              <w:rPr>
                <w:noProof/>
                <w:webHidden/>
              </w:rPr>
              <w:tab/>
            </w:r>
          </w:del>
          <w:del w:id="1249" w:author="Admin" w:date="2020-10-21T18:10:00Z">
            <w:r w:rsidDel="00022FB4">
              <w:rPr>
                <w:noProof/>
                <w:webHidden/>
              </w:rPr>
              <w:delText>280</w:delText>
            </w:r>
          </w:del>
        </w:p>
        <w:p w14:paraId="39C56075" w14:textId="77777777" w:rsidR="005622D5" w:rsidDel="00240DD9" w:rsidRDefault="005622D5">
          <w:pPr>
            <w:pStyle w:val="TOC2"/>
            <w:tabs>
              <w:tab w:val="right" w:leader="dot" w:pos="3956"/>
            </w:tabs>
            <w:spacing w:after="0"/>
            <w:rPr>
              <w:del w:id="1250" w:author="Admin" w:date="2020-10-21T18:12:00Z"/>
              <w:rFonts w:asciiTheme="minorHAnsi" w:eastAsiaTheme="minorEastAsia" w:hAnsiTheme="minorHAnsi"/>
              <w:noProof/>
            </w:rPr>
          </w:pPr>
          <w:del w:id="1251" w:author="Admin" w:date="2020-10-21T18:12:00Z">
            <w:r w:rsidRPr="00240DD9" w:rsidDel="00240DD9">
              <w:rPr>
                <w:rStyle w:val="Hyperlink"/>
                <w:noProof/>
              </w:rPr>
              <w:delText>Alternate Madness</w:delText>
            </w:r>
            <w:r w:rsidDel="00240DD9">
              <w:rPr>
                <w:noProof/>
                <w:webHidden/>
              </w:rPr>
              <w:tab/>
            </w:r>
          </w:del>
          <w:del w:id="1252" w:author="Admin" w:date="2020-10-21T18:10:00Z">
            <w:r w:rsidDel="00022FB4">
              <w:rPr>
                <w:noProof/>
                <w:webHidden/>
              </w:rPr>
              <w:delText>280</w:delText>
            </w:r>
          </w:del>
        </w:p>
        <w:p w14:paraId="64122D83" w14:textId="77777777" w:rsidR="005622D5" w:rsidDel="00240DD9" w:rsidRDefault="005622D5">
          <w:pPr>
            <w:pStyle w:val="TOC2"/>
            <w:tabs>
              <w:tab w:val="right" w:leader="dot" w:pos="3956"/>
            </w:tabs>
            <w:spacing w:after="0"/>
            <w:rPr>
              <w:del w:id="1253" w:author="Admin" w:date="2020-10-21T18:12:00Z"/>
              <w:rFonts w:asciiTheme="minorHAnsi" w:eastAsiaTheme="minorEastAsia" w:hAnsiTheme="minorHAnsi"/>
              <w:noProof/>
            </w:rPr>
          </w:pPr>
          <w:del w:id="1254" w:author="Admin" w:date="2020-10-21T18:12:00Z">
            <w:r w:rsidRPr="00240DD9" w:rsidDel="00240DD9">
              <w:rPr>
                <w:rStyle w:val="Hyperlink"/>
                <w:noProof/>
              </w:rPr>
              <w:delText>Cabal Casting and Cooperative Crafting</w:delText>
            </w:r>
            <w:r w:rsidDel="00240DD9">
              <w:rPr>
                <w:noProof/>
                <w:webHidden/>
              </w:rPr>
              <w:tab/>
            </w:r>
          </w:del>
          <w:del w:id="1255" w:author="Admin" w:date="2020-10-21T18:10:00Z">
            <w:r w:rsidDel="00022FB4">
              <w:rPr>
                <w:noProof/>
                <w:webHidden/>
              </w:rPr>
              <w:delText>282</w:delText>
            </w:r>
          </w:del>
        </w:p>
        <w:p w14:paraId="2868DF98" w14:textId="77777777" w:rsidR="005622D5" w:rsidDel="00240DD9" w:rsidRDefault="005622D5">
          <w:pPr>
            <w:pStyle w:val="TOC3"/>
            <w:tabs>
              <w:tab w:val="right" w:leader="dot" w:pos="3956"/>
            </w:tabs>
            <w:spacing w:after="0"/>
            <w:rPr>
              <w:del w:id="1256" w:author="Admin" w:date="2020-10-21T18:12:00Z"/>
              <w:rFonts w:asciiTheme="minorHAnsi" w:eastAsiaTheme="minorEastAsia" w:hAnsiTheme="minorHAnsi"/>
              <w:noProof/>
            </w:rPr>
          </w:pPr>
          <w:del w:id="1257" w:author="Admin" w:date="2020-10-21T18:12:00Z">
            <w:r w:rsidRPr="00240DD9" w:rsidDel="00240DD9">
              <w:rPr>
                <w:rStyle w:val="Hyperlink"/>
                <w:noProof/>
              </w:rPr>
              <w:delText>Cabal Spellcasting</w:delText>
            </w:r>
            <w:r w:rsidDel="00240DD9">
              <w:rPr>
                <w:noProof/>
                <w:webHidden/>
              </w:rPr>
              <w:tab/>
            </w:r>
          </w:del>
          <w:del w:id="1258" w:author="Admin" w:date="2020-10-21T18:10:00Z">
            <w:r w:rsidDel="00022FB4">
              <w:rPr>
                <w:noProof/>
                <w:webHidden/>
              </w:rPr>
              <w:delText>282</w:delText>
            </w:r>
          </w:del>
        </w:p>
        <w:p w14:paraId="5A569E5D" w14:textId="77777777" w:rsidR="005622D5" w:rsidDel="00240DD9" w:rsidRDefault="005622D5">
          <w:pPr>
            <w:pStyle w:val="TOC3"/>
            <w:tabs>
              <w:tab w:val="right" w:leader="dot" w:pos="3956"/>
            </w:tabs>
            <w:spacing w:after="0"/>
            <w:rPr>
              <w:del w:id="1259" w:author="Admin" w:date="2020-10-21T18:12:00Z"/>
              <w:rFonts w:asciiTheme="minorHAnsi" w:eastAsiaTheme="minorEastAsia" w:hAnsiTheme="minorHAnsi"/>
              <w:noProof/>
            </w:rPr>
          </w:pPr>
          <w:del w:id="1260" w:author="Admin" w:date="2020-10-21T18:12:00Z">
            <w:r w:rsidRPr="00240DD9" w:rsidDel="00240DD9">
              <w:rPr>
                <w:rStyle w:val="Hyperlink"/>
                <w:noProof/>
              </w:rPr>
              <w:delText>Cooperative Crafting</w:delText>
            </w:r>
            <w:r w:rsidDel="00240DD9">
              <w:rPr>
                <w:noProof/>
                <w:webHidden/>
              </w:rPr>
              <w:tab/>
            </w:r>
          </w:del>
          <w:del w:id="1261" w:author="Admin" w:date="2020-10-21T18:10:00Z">
            <w:r w:rsidDel="00022FB4">
              <w:rPr>
                <w:noProof/>
                <w:webHidden/>
              </w:rPr>
              <w:delText>285</w:delText>
            </w:r>
          </w:del>
        </w:p>
        <w:p w14:paraId="48062EF3" w14:textId="77777777" w:rsidR="005622D5" w:rsidDel="00240DD9" w:rsidRDefault="005622D5">
          <w:pPr>
            <w:pStyle w:val="TOC2"/>
            <w:tabs>
              <w:tab w:val="right" w:leader="dot" w:pos="3956"/>
            </w:tabs>
            <w:spacing w:after="0"/>
            <w:rPr>
              <w:del w:id="1262" w:author="Admin" w:date="2020-10-21T18:12:00Z"/>
              <w:rFonts w:asciiTheme="minorHAnsi" w:eastAsiaTheme="minorEastAsia" w:hAnsiTheme="minorHAnsi"/>
              <w:noProof/>
            </w:rPr>
          </w:pPr>
          <w:del w:id="1263" w:author="Admin" w:date="2020-10-21T18:12:00Z">
            <w:r w:rsidRPr="00240DD9" w:rsidDel="00240DD9">
              <w:rPr>
                <w:rStyle w:val="Hyperlink"/>
                <w:noProof/>
              </w:rPr>
              <w:delText>Resurrection and Immortals</w:delText>
            </w:r>
            <w:r w:rsidDel="00240DD9">
              <w:rPr>
                <w:noProof/>
                <w:webHidden/>
              </w:rPr>
              <w:tab/>
            </w:r>
          </w:del>
          <w:del w:id="1264" w:author="Admin" w:date="2020-10-21T18:10:00Z">
            <w:r w:rsidDel="00022FB4">
              <w:rPr>
                <w:noProof/>
                <w:webHidden/>
              </w:rPr>
              <w:delText>286</w:delText>
            </w:r>
          </w:del>
        </w:p>
        <w:p w14:paraId="3043FFF6" w14:textId="77777777" w:rsidR="005622D5" w:rsidDel="00240DD9" w:rsidRDefault="005622D5">
          <w:pPr>
            <w:pStyle w:val="TOC2"/>
            <w:tabs>
              <w:tab w:val="right" w:leader="dot" w:pos="3956"/>
            </w:tabs>
            <w:spacing w:after="0"/>
            <w:rPr>
              <w:del w:id="1265" w:author="Admin" w:date="2020-10-21T18:12:00Z"/>
              <w:rFonts w:asciiTheme="minorHAnsi" w:eastAsiaTheme="minorEastAsia" w:hAnsiTheme="minorHAnsi"/>
              <w:noProof/>
            </w:rPr>
          </w:pPr>
          <w:del w:id="1266" w:author="Admin" w:date="2020-10-21T18:12:00Z">
            <w:r w:rsidRPr="00240DD9" w:rsidDel="00240DD9">
              <w:rPr>
                <w:rStyle w:val="Hyperlink"/>
                <w:noProof/>
              </w:rPr>
              <w:delText>Retraining</w:delText>
            </w:r>
            <w:r w:rsidDel="00240DD9">
              <w:rPr>
                <w:noProof/>
                <w:webHidden/>
              </w:rPr>
              <w:tab/>
            </w:r>
          </w:del>
          <w:del w:id="1267" w:author="Admin" w:date="2020-10-21T18:10:00Z">
            <w:r w:rsidDel="00022FB4">
              <w:rPr>
                <w:noProof/>
                <w:webHidden/>
              </w:rPr>
              <w:delText>288</w:delText>
            </w:r>
          </w:del>
        </w:p>
        <w:p w14:paraId="3BBF587C" w14:textId="77777777" w:rsidR="005622D5" w:rsidDel="00240DD9" w:rsidRDefault="005622D5">
          <w:pPr>
            <w:pStyle w:val="TOC2"/>
            <w:tabs>
              <w:tab w:val="right" w:leader="dot" w:pos="3956"/>
            </w:tabs>
            <w:spacing w:after="0"/>
            <w:rPr>
              <w:del w:id="1268" w:author="Admin" w:date="2020-10-21T18:12:00Z"/>
              <w:rFonts w:asciiTheme="minorHAnsi" w:eastAsiaTheme="minorEastAsia" w:hAnsiTheme="minorHAnsi"/>
              <w:noProof/>
            </w:rPr>
          </w:pPr>
          <w:del w:id="1269" w:author="Admin" w:date="2020-10-21T18:12:00Z">
            <w:r w:rsidRPr="00240DD9" w:rsidDel="00240DD9">
              <w:rPr>
                <w:rStyle w:val="Hyperlink"/>
                <w:noProof/>
              </w:rPr>
              <w:delText>Strongholds</w:delText>
            </w:r>
            <w:r w:rsidDel="00240DD9">
              <w:rPr>
                <w:noProof/>
                <w:webHidden/>
              </w:rPr>
              <w:tab/>
            </w:r>
          </w:del>
          <w:del w:id="1270" w:author="Admin" w:date="2020-10-21T18:10:00Z">
            <w:r w:rsidDel="00022FB4">
              <w:rPr>
                <w:noProof/>
                <w:webHidden/>
              </w:rPr>
              <w:delText>288</w:delText>
            </w:r>
          </w:del>
        </w:p>
        <w:p w14:paraId="36B257E7" w14:textId="77777777" w:rsidR="005622D5" w:rsidDel="00240DD9" w:rsidRDefault="005622D5">
          <w:pPr>
            <w:pStyle w:val="TOC2"/>
            <w:tabs>
              <w:tab w:val="right" w:leader="dot" w:pos="3956"/>
            </w:tabs>
            <w:spacing w:after="0"/>
            <w:rPr>
              <w:del w:id="1271" w:author="Admin" w:date="2020-10-21T18:12:00Z"/>
              <w:rFonts w:asciiTheme="minorHAnsi" w:eastAsiaTheme="minorEastAsia" w:hAnsiTheme="minorHAnsi"/>
              <w:noProof/>
            </w:rPr>
          </w:pPr>
          <w:del w:id="1272" w:author="Admin" w:date="2020-10-21T18:12:00Z">
            <w:r w:rsidRPr="00240DD9" w:rsidDel="00240DD9">
              <w:rPr>
                <w:rStyle w:val="Hyperlink"/>
                <w:noProof/>
              </w:rPr>
              <w:delText>Vehicles</w:delText>
            </w:r>
            <w:r w:rsidDel="00240DD9">
              <w:rPr>
                <w:noProof/>
                <w:webHidden/>
              </w:rPr>
              <w:tab/>
            </w:r>
          </w:del>
          <w:del w:id="1273" w:author="Admin" w:date="2020-10-21T18:10:00Z">
            <w:r w:rsidDel="00022FB4">
              <w:rPr>
                <w:noProof/>
                <w:webHidden/>
              </w:rPr>
              <w:delText>289</w:delText>
            </w:r>
          </w:del>
        </w:p>
        <w:p w14:paraId="72E2FE00" w14:textId="77777777" w:rsidR="005622D5" w:rsidDel="00240DD9" w:rsidRDefault="005622D5">
          <w:pPr>
            <w:pStyle w:val="TOC1"/>
            <w:tabs>
              <w:tab w:val="right" w:leader="dot" w:pos="3956"/>
            </w:tabs>
            <w:spacing w:after="0"/>
            <w:rPr>
              <w:del w:id="1274" w:author="Admin" w:date="2020-10-21T18:12:00Z"/>
              <w:rFonts w:asciiTheme="minorHAnsi" w:eastAsiaTheme="minorEastAsia" w:hAnsiTheme="minorHAnsi"/>
              <w:noProof/>
            </w:rPr>
          </w:pPr>
          <w:del w:id="1275" w:author="Admin" w:date="2020-10-21T18:12:00Z">
            <w:r w:rsidRPr="00240DD9" w:rsidDel="00240DD9">
              <w:rPr>
                <w:rStyle w:val="Hyperlink"/>
                <w:rFonts w:eastAsia="Times New Roman" w:cstheme="minorHAnsi"/>
                <w:b/>
                <w:bCs/>
                <w:noProof/>
                <w:kern w:val="36"/>
              </w:rPr>
              <w:delText>Chapter 9: Combat</w:delText>
            </w:r>
            <w:r w:rsidDel="00240DD9">
              <w:rPr>
                <w:noProof/>
                <w:webHidden/>
              </w:rPr>
              <w:tab/>
            </w:r>
          </w:del>
          <w:del w:id="1276" w:author="Admin" w:date="2020-10-21T18:10:00Z">
            <w:r w:rsidDel="00022FB4">
              <w:rPr>
                <w:noProof/>
                <w:webHidden/>
              </w:rPr>
              <w:delText>291</w:delText>
            </w:r>
          </w:del>
        </w:p>
        <w:p w14:paraId="093731FA" w14:textId="77777777" w:rsidR="005622D5" w:rsidDel="00240DD9" w:rsidRDefault="005622D5">
          <w:pPr>
            <w:pStyle w:val="TOC2"/>
            <w:tabs>
              <w:tab w:val="right" w:leader="dot" w:pos="3956"/>
            </w:tabs>
            <w:spacing w:after="0"/>
            <w:rPr>
              <w:del w:id="1277" w:author="Admin" w:date="2020-10-21T18:12:00Z"/>
              <w:rFonts w:asciiTheme="minorHAnsi" w:eastAsiaTheme="minorEastAsia" w:hAnsiTheme="minorHAnsi"/>
              <w:noProof/>
            </w:rPr>
          </w:pPr>
          <w:del w:id="1278" w:author="Admin" w:date="2020-10-21T18:12:00Z">
            <w:r w:rsidRPr="00240DD9" w:rsidDel="00240DD9">
              <w:rPr>
                <w:rStyle w:val="Hyperlink"/>
                <w:noProof/>
              </w:rPr>
              <w:delText>Actions in Combat</w:delText>
            </w:r>
            <w:r w:rsidDel="00240DD9">
              <w:rPr>
                <w:noProof/>
                <w:webHidden/>
              </w:rPr>
              <w:tab/>
            </w:r>
          </w:del>
          <w:del w:id="1279" w:author="Admin" w:date="2020-10-21T18:10:00Z">
            <w:r w:rsidDel="00022FB4">
              <w:rPr>
                <w:noProof/>
                <w:webHidden/>
              </w:rPr>
              <w:delText>291</w:delText>
            </w:r>
          </w:del>
        </w:p>
        <w:p w14:paraId="2584ED8F" w14:textId="77777777" w:rsidR="005622D5" w:rsidDel="00240DD9" w:rsidRDefault="005622D5">
          <w:pPr>
            <w:pStyle w:val="TOC2"/>
            <w:tabs>
              <w:tab w:val="right" w:leader="dot" w:pos="3956"/>
            </w:tabs>
            <w:spacing w:after="0"/>
            <w:rPr>
              <w:del w:id="1280" w:author="Admin" w:date="2020-10-21T18:12:00Z"/>
              <w:rFonts w:asciiTheme="minorHAnsi" w:eastAsiaTheme="minorEastAsia" w:hAnsiTheme="minorHAnsi"/>
              <w:noProof/>
            </w:rPr>
          </w:pPr>
          <w:del w:id="1281" w:author="Admin" w:date="2020-10-21T18:12:00Z">
            <w:r w:rsidRPr="00240DD9" w:rsidDel="00240DD9">
              <w:rPr>
                <w:rStyle w:val="Hyperlink"/>
                <w:noProof/>
              </w:rPr>
              <w:delText>Damage and Healing</w:delText>
            </w:r>
            <w:r w:rsidDel="00240DD9">
              <w:rPr>
                <w:noProof/>
                <w:webHidden/>
              </w:rPr>
              <w:tab/>
            </w:r>
          </w:del>
          <w:del w:id="1282" w:author="Admin" w:date="2020-10-21T18:10:00Z">
            <w:r w:rsidDel="00022FB4">
              <w:rPr>
                <w:noProof/>
                <w:webHidden/>
              </w:rPr>
              <w:delText>291</w:delText>
            </w:r>
          </w:del>
        </w:p>
        <w:p w14:paraId="779A4117" w14:textId="77777777" w:rsidR="005622D5" w:rsidDel="00240DD9" w:rsidRDefault="005622D5">
          <w:pPr>
            <w:pStyle w:val="TOC2"/>
            <w:tabs>
              <w:tab w:val="right" w:leader="dot" w:pos="3956"/>
            </w:tabs>
            <w:spacing w:after="0"/>
            <w:rPr>
              <w:del w:id="1283" w:author="Admin" w:date="2020-10-21T18:12:00Z"/>
              <w:rFonts w:asciiTheme="minorHAnsi" w:eastAsiaTheme="minorEastAsia" w:hAnsiTheme="minorHAnsi"/>
              <w:noProof/>
            </w:rPr>
          </w:pPr>
          <w:del w:id="1284" w:author="Admin" w:date="2020-10-21T18:12:00Z">
            <w:r w:rsidRPr="00240DD9" w:rsidDel="00240DD9">
              <w:rPr>
                <w:rStyle w:val="Hyperlink"/>
                <w:noProof/>
              </w:rPr>
              <w:delText>Optional Rules</w:delText>
            </w:r>
            <w:r w:rsidDel="00240DD9">
              <w:rPr>
                <w:noProof/>
                <w:webHidden/>
              </w:rPr>
              <w:tab/>
            </w:r>
          </w:del>
          <w:del w:id="1285" w:author="Admin" w:date="2020-10-21T18:10:00Z">
            <w:r w:rsidDel="00022FB4">
              <w:rPr>
                <w:noProof/>
                <w:webHidden/>
              </w:rPr>
              <w:delText>292</w:delText>
            </w:r>
          </w:del>
        </w:p>
        <w:p w14:paraId="73C00DC2" w14:textId="77777777" w:rsidR="005622D5" w:rsidDel="00240DD9" w:rsidRDefault="005622D5">
          <w:pPr>
            <w:pStyle w:val="TOC1"/>
            <w:tabs>
              <w:tab w:val="right" w:leader="dot" w:pos="3956"/>
            </w:tabs>
            <w:spacing w:after="0"/>
            <w:rPr>
              <w:del w:id="1286" w:author="Admin" w:date="2020-10-21T18:12:00Z"/>
              <w:rFonts w:asciiTheme="minorHAnsi" w:eastAsiaTheme="minorEastAsia" w:hAnsiTheme="minorHAnsi"/>
              <w:noProof/>
            </w:rPr>
          </w:pPr>
          <w:del w:id="1287" w:author="Admin" w:date="2020-10-21T18:12:00Z">
            <w:r w:rsidRPr="00240DD9" w:rsidDel="00240DD9">
              <w:rPr>
                <w:rStyle w:val="Hyperlink"/>
                <w:rFonts w:eastAsia="Times New Roman" w:cstheme="minorHAnsi"/>
                <w:b/>
                <w:bCs/>
                <w:noProof/>
                <w:kern w:val="36"/>
              </w:rPr>
              <w:delText>Chapter 10: Spellcasting</w:delText>
            </w:r>
            <w:r w:rsidDel="00240DD9">
              <w:rPr>
                <w:noProof/>
                <w:webHidden/>
              </w:rPr>
              <w:tab/>
            </w:r>
          </w:del>
          <w:del w:id="1288" w:author="Admin" w:date="2020-10-21T18:10:00Z">
            <w:r w:rsidDel="00022FB4">
              <w:rPr>
                <w:noProof/>
                <w:webHidden/>
              </w:rPr>
              <w:delText>294</w:delText>
            </w:r>
          </w:del>
        </w:p>
        <w:p w14:paraId="29DCB5CD" w14:textId="77777777" w:rsidR="005622D5" w:rsidDel="00240DD9" w:rsidRDefault="005622D5">
          <w:pPr>
            <w:pStyle w:val="TOC2"/>
            <w:tabs>
              <w:tab w:val="right" w:leader="dot" w:pos="3956"/>
            </w:tabs>
            <w:spacing w:after="0"/>
            <w:rPr>
              <w:del w:id="1289" w:author="Admin" w:date="2020-10-21T18:12:00Z"/>
              <w:rFonts w:asciiTheme="minorHAnsi" w:eastAsiaTheme="minorEastAsia" w:hAnsiTheme="minorHAnsi"/>
              <w:noProof/>
            </w:rPr>
          </w:pPr>
          <w:del w:id="1290" w:author="Admin" w:date="2020-10-21T18:12:00Z">
            <w:r w:rsidRPr="00240DD9" w:rsidDel="00240DD9">
              <w:rPr>
                <w:rStyle w:val="Hyperlink"/>
                <w:noProof/>
              </w:rPr>
              <w:delText>Spellcasting Ability</w:delText>
            </w:r>
            <w:r w:rsidDel="00240DD9">
              <w:rPr>
                <w:noProof/>
                <w:webHidden/>
              </w:rPr>
              <w:tab/>
            </w:r>
          </w:del>
          <w:del w:id="1291" w:author="Admin" w:date="2020-10-21T18:10:00Z">
            <w:r w:rsidDel="00022FB4">
              <w:rPr>
                <w:noProof/>
                <w:webHidden/>
              </w:rPr>
              <w:delText>294</w:delText>
            </w:r>
          </w:del>
        </w:p>
        <w:p w14:paraId="133749B9" w14:textId="77777777" w:rsidR="005622D5" w:rsidDel="00240DD9" w:rsidRDefault="005622D5">
          <w:pPr>
            <w:pStyle w:val="TOC2"/>
            <w:tabs>
              <w:tab w:val="right" w:leader="dot" w:pos="3956"/>
            </w:tabs>
            <w:spacing w:after="0"/>
            <w:rPr>
              <w:del w:id="1292" w:author="Admin" w:date="2020-10-21T18:12:00Z"/>
              <w:rFonts w:asciiTheme="minorHAnsi" w:eastAsiaTheme="minorEastAsia" w:hAnsiTheme="minorHAnsi"/>
              <w:noProof/>
            </w:rPr>
          </w:pPr>
          <w:del w:id="1293" w:author="Admin" w:date="2020-10-21T18:12:00Z">
            <w:r w:rsidRPr="00240DD9" w:rsidDel="00240DD9">
              <w:rPr>
                <w:rStyle w:val="Hyperlink"/>
                <w:noProof/>
              </w:rPr>
              <w:delText>Known and Prepared Spells</w:delText>
            </w:r>
            <w:r w:rsidDel="00240DD9">
              <w:rPr>
                <w:noProof/>
                <w:webHidden/>
              </w:rPr>
              <w:tab/>
            </w:r>
          </w:del>
          <w:del w:id="1294" w:author="Admin" w:date="2020-10-21T18:10:00Z">
            <w:r w:rsidDel="00022FB4">
              <w:rPr>
                <w:noProof/>
                <w:webHidden/>
              </w:rPr>
              <w:delText>294</w:delText>
            </w:r>
          </w:del>
        </w:p>
        <w:p w14:paraId="4B14064A" w14:textId="77777777" w:rsidR="005622D5" w:rsidDel="00240DD9" w:rsidRDefault="005622D5">
          <w:pPr>
            <w:pStyle w:val="TOC2"/>
            <w:tabs>
              <w:tab w:val="right" w:leader="dot" w:pos="3956"/>
            </w:tabs>
            <w:spacing w:after="0"/>
            <w:rPr>
              <w:del w:id="1295" w:author="Admin" w:date="2020-10-21T18:12:00Z"/>
              <w:rFonts w:asciiTheme="minorHAnsi" w:eastAsiaTheme="minorEastAsia" w:hAnsiTheme="minorHAnsi"/>
              <w:noProof/>
            </w:rPr>
          </w:pPr>
          <w:del w:id="1296" w:author="Admin" w:date="2020-10-21T18:12:00Z">
            <w:r w:rsidRPr="00240DD9" w:rsidDel="00240DD9">
              <w:rPr>
                <w:rStyle w:val="Hyperlink"/>
                <w:noProof/>
              </w:rPr>
              <w:delText>Mana</w:delText>
            </w:r>
            <w:r w:rsidDel="00240DD9">
              <w:rPr>
                <w:noProof/>
                <w:webHidden/>
              </w:rPr>
              <w:tab/>
            </w:r>
          </w:del>
          <w:del w:id="1297" w:author="Admin" w:date="2020-10-21T18:10:00Z">
            <w:r w:rsidDel="00022FB4">
              <w:rPr>
                <w:noProof/>
                <w:webHidden/>
              </w:rPr>
              <w:delText>297</w:delText>
            </w:r>
          </w:del>
        </w:p>
        <w:p w14:paraId="5A4214AE" w14:textId="77777777" w:rsidR="005622D5" w:rsidDel="00240DD9" w:rsidRDefault="005622D5">
          <w:pPr>
            <w:pStyle w:val="TOC2"/>
            <w:tabs>
              <w:tab w:val="right" w:leader="dot" w:pos="3956"/>
            </w:tabs>
            <w:spacing w:after="0"/>
            <w:rPr>
              <w:del w:id="1298" w:author="Admin" w:date="2020-10-21T18:12:00Z"/>
              <w:rFonts w:asciiTheme="minorHAnsi" w:eastAsiaTheme="minorEastAsia" w:hAnsiTheme="minorHAnsi"/>
              <w:noProof/>
            </w:rPr>
          </w:pPr>
          <w:del w:id="1299" w:author="Admin" w:date="2020-10-21T18:12:00Z">
            <w:r w:rsidRPr="00240DD9" w:rsidDel="00240DD9">
              <w:rPr>
                <w:rStyle w:val="Hyperlink"/>
                <w:noProof/>
              </w:rPr>
              <w:delText>Special Rules</w:delText>
            </w:r>
            <w:r w:rsidDel="00240DD9">
              <w:rPr>
                <w:noProof/>
                <w:webHidden/>
              </w:rPr>
              <w:tab/>
            </w:r>
          </w:del>
          <w:del w:id="1300" w:author="Admin" w:date="2020-10-21T18:10:00Z">
            <w:r w:rsidDel="00022FB4">
              <w:rPr>
                <w:noProof/>
                <w:webHidden/>
              </w:rPr>
              <w:delText>300</w:delText>
            </w:r>
          </w:del>
        </w:p>
        <w:p w14:paraId="34204236" w14:textId="77777777" w:rsidR="005622D5" w:rsidDel="00240DD9" w:rsidRDefault="005622D5">
          <w:pPr>
            <w:pStyle w:val="TOC3"/>
            <w:tabs>
              <w:tab w:val="right" w:leader="dot" w:pos="3956"/>
            </w:tabs>
            <w:spacing w:after="0"/>
            <w:rPr>
              <w:del w:id="1301" w:author="Admin" w:date="2020-10-21T18:12:00Z"/>
              <w:rFonts w:asciiTheme="minorHAnsi" w:eastAsiaTheme="minorEastAsia" w:hAnsiTheme="minorHAnsi"/>
              <w:noProof/>
            </w:rPr>
          </w:pPr>
          <w:del w:id="1302" w:author="Admin" w:date="2020-10-21T18:12:00Z">
            <w:r w:rsidRPr="00240DD9" w:rsidDel="00240DD9">
              <w:rPr>
                <w:rStyle w:val="Hyperlink"/>
                <w:noProof/>
              </w:rPr>
              <w:lastRenderedPageBreak/>
              <w:delText>Calling, Conjuring, and Binding</w:delText>
            </w:r>
            <w:r w:rsidDel="00240DD9">
              <w:rPr>
                <w:noProof/>
                <w:webHidden/>
              </w:rPr>
              <w:tab/>
            </w:r>
          </w:del>
          <w:del w:id="1303" w:author="Admin" w:date="2020-10-21T18:10:00Z">
            <w:r w:rsidDel="00022FB4">
              <w:rPr>
                <w:noProof/>
                <w:webHidden/>
              </w:rPr>
              <w:delText>300</w:delText>
            </w:r>
          </w:del>
        </w:p>
        <w:p w14:paraId="5498D3C7" w14:textId="77777777" w:rsidR="005622D5" w:rsidDel="00240DD9" w:rsidRDefault="005622D5">
          <w:pPr>
            <w:pStyle w:val="TOC3"/>
            <w:tabs>
              <w:tab w:val="right" w:leader="dot" w:pos="3956"/>
            </w:tabs>
            <w:spacing w:after="0"/>
            <w:rPr>
              <w:del w:id="1304" w:author="Admin" w:date="2020-10-21T18:12:00Z"/>
              <w:rFonts w:asciiTheme="minorHAnsi" w:eastAsiaTheme="minorEastAsia" w:hAnsiTheme="minorHAnsi"/>
              <w:noProof/>
            </w:rPr>
          </w:pPr>
          <w:del w:id="1305" w:author="Admin" w:date="2020-10-21T18:12:00Z">
            <w:r w:rsidRPr="00240DD9" w:rsidDel="00240DD9">
              <w:rPr>
                <w:rStyle w:val="Hyperlink"/>
                <w:noProof/>
              </w:rPr>
              <w:delText>Oaths and Blood Oaths</w:delText>
            </w:r>
            <w:r w:rsidDel="00240DD9">
              <w:rPr>
                <w:noProof/>
                <w:webHidden/>
              </w:rPr>
              <w:tab/>
            </w:r>
          </w:del>
          <w:del w:id="1306" w:author="Admin" w:date="2020-10-21T18:10:00Z">
            <w:r w:rsidDel="00022FB4">
              <w:rPr>
                <w:noProof/>
                <w:webHidden/>
              </w:rPr>
              <w:delText>302</w:delText>
            </w:r>
          </w:del>
        </w:p>
        <w:p w14:paraId="0601620C" w14:textId="77777777" w:rsidR="005622D5" w:rsidDel="00240DD9" w:rsidRDefault="005622D5">
          <w:pPr>
            <w:pStyle w:val="TOC3"/>
            <w:tabs>
              <w:tab w:val="right" w:leader="dot" w:pos="3956"/>
            </w:tabs>
            <w:spacing w:after="0"/>
            <w:rPr>
              <w:del w:id="1307" w:author="Admin" w:date="2020-10-21T18:12:00Z"/>
              <w:rFonts w:asciiTheme="minorHAnsi" w:eastAsiaTheme="minorEastAsia" w:hAnsiTheme="minorHAnsi"/>
              <w:noProof/>
            </w:rPr>
          </w:pPr>
          <w:del w:id="1308" w:author="Admin" w:date="2020-10-21T18:12:00Z">
            <w:r w:rsidRPr="00240DD9" w:rsidDel="00240DD9">
              <w:rPr>
                <w:rStyle w:val="Hyperlink"/>
                <w:noProof/>
              </w:rPr>
              <w:delText>True Names</w:delText>
            </w:r>
            <w:r w:rsidDel="00240DD9">
              <w:rPr>
                <w:noProof/>
                <w:webHidden/>
              </w:rPr>
              <w:tab/>
            </w:r>
          </w:del>
          <w:del w:id="1309" w:author="Admin" w:date="2020-10-21T18:10:00Z">
            <w:r w:rsidDel="00022FB4">
              <w:rPr>
                <w:noProof/>
                <w:webHidden/>
              </w:rPr>
              <w:delText>302</w:delText>
            </w:r>
          </w:del>
        </w:p>
        <w:p w14:paraId="7E1B1749" w14:textId="77777777" w:rsidR="005622D5" w:rsidDel="00240DD9" w:rsidRDefault="005622D5">
          <w:pPr>
            <w:pStyle w:val="TOC2"/>
            <w:tabs>
              <w:tab w:val="right" w:leader="dot" w:pos="3956"/>
            </w:tabs>
            <w:spacing w:after="0"/>
            <w:rPr>
              <w:del w:id="1310" w:author="Admin" w:date="2020-10-21T18:12:00Z"/>
              <w:rFonts w:asciiTheme="minorHAnsi" w:eastAsiaTheme="minorEastAsia" w:hAnsiTheme="minorHAnsi"/>
              <w:noProof/>
            </w:rPr>
          </w:pPr>
          <w:del w:id="1311" w:author="Admin" w:date="2020-10-21T18:12:00Z">
            <w:r w:rsidRPr="00240DD9" w:rsidDel="00240DD9">
              <w:rPr>
                <w:rStyle w:val="Hyperlink"/>
                <w:noProof/>
              </w:rPr>
              <w:delText>Casting a Spell</w:delText>
            </w:r>
            <w:r w:rsidDel="00240DD9">
              <w:rPr>
                <w:noProof/>
                <w:webHidden/>
              </w:rPr>
              <w:tab/>
            </w:r>
          </w:del>
          <w:del w:id="1312" w:author="Admin" w:date="2020-10-21T18:10:00Z">
            <w:r w:rsidDel="00022FB4">
              <w:rPr>
                <w:noProof/>
                <w:webHidden/>
              </w:rPr>
              <w:delText>303</w:delText>
            </w:r>
          </w:del>
        </w:p>
        <w:p w14:paraId="70593CCF" w14:textId="77777777" w:rsidR="005622D5" w:rsidDel="00240DD9" w:rsidRDefault="005622D5">
          <w:pPr>
            <w:pStyle w:val="TOC1"/>
            <w:tabs>
              <w:tab w:val="right" w:leader="dot" w:pos="3956"/>
            </w:tabs>
            <w:spacing w:after="0"/>
            <w:rPr>
              <w:del w:id="1313" w:author="Admin" w:date="2020-10-21T18:12:00Z"/>
              <w:rFonts w:asciiTheme="minorHAnsi" w:eastAsiaTheme="minorEastAsia" w:hAnsiTheme="minorHAnsi"/>
              <w:noProof/>
            </w:rPr>
          </w:pPr>
          <w:del w:id="1314" w:author="Admin" w:date="2020-10-21T18:12:00Z">
            <w:r w:rsidRPr="00240DD9" w:rsidDel="00240DD9">
              <w:rPr>
                <w:rStyle w:val="Hyperlink"/>
                <w:noProof/>
              </w:rPr>
              <w:delText>Chapter 11: Spells</w:delText>
            </w:r>
            <w:r w:rsidDel="00240DD9">
              <w:rPr>
                <w:noProof/>
                <w:webHidden/>
              </w:rPr>
              <w:tab/>
            </w:r>
          </w:del>
          <w:del w:id="1315" w:author="Admin" w:date="2020-10-21T18:10:00Z">
            <w:r w:rsidDel="00022FB4">
              <w:rPr>
                <w:noProof/>
                <w:webHidden/>
              </w:rPr>
              <w:delText>305</w:delText>
            </w:r>
          </w:del>
        </w:p>
        <w:p w14:paraId="2A7EC39E" w14:textId="77777777" w:rsidR="005622D5" w:rsidDel="00240DD9" w:rsidRDefault="005622D5">
          <w:pPr>
            <w:pStyle w:val="TOC2"/>
            <w:tabs>
              <w:tab w:val="right" w:leader="dot" w:pos="3956"/>
            </w:tabs>
            <w:spacing w:after="0"/>
            <w:rPr>
              <w:del w:id="1316" w:author="Admin" w:date="2020-10-21T18:12:00Z"/>
              <w:rFonts w:asciiTheme="minorHAnsi" w:eastAsiaTheme="minorEastAsia" w:hAnsiTheme="minorHAnsi"/>
              <w:noProof/>
            </w:rPr>
          </w:pPr>
          <w:del w:id="1317" w:author="Admin" w:date="2020-10-21T18:12:00Z">
            <w:r w:rsidRPr="00240DD9" w:rsidDel="00240DD9">
              <w:rPr>
                <w:rStyle w:val="Hyperlink"/>
                <w:noProof/>
              </w:rPr>
              <w:delText>Spell List</w:delText>
            </w:r>
            <w:r w:rsidDel="00240DD9">
              <w:rPr>
                <w:noProof/>
                <w:webHidden/>
              </w:rPr>
              <w:tab/>
            </w:r>
          </w:del>
          <w:del w:id="1318" w:author="Admin" w:date="2020-10-21T18:10:00Z">
            <w:r w:rsidDel="00022FB4">
              <w:rPr>
                <w:noProof/>
                <w:webHidden/>
              </w:rPr>
              <w:delText>306</w:delText>
            </w:r>
          </w:del>
        </w:p>
        <w:p w14:paraId="5C2345F6" w14:textId="77777777" w:rsidR="005622D5" w:rsidDel="00240DD9" w:rsidRDefault="005622D5">
          <w:pPr>
            <w:pStyle w:val="TOC3"/>
            <w:tabs>
              <w:tab w:val="right" w:leader="dot" w:pos="3956"/>
            </w:tabs>
            <w:spacing w:after="0"/>
            <w:rPr>
              <w:del w:id="1319" w:author="Admin" w:date="2020-10-21T18:12:00Z"/>
              <w:rFonts w:asciiTheme="minorHAnsi" w:eastAsiaTheme="minorEastAsia" w:hAnsiTheme="minorHAnsi"/>
              <w:noProof/>
            </w:rPr>
          </w:pPr>
          <w:del w:id="1320" w:author="Admin" w:date="2020-10-21T18:12:00Z">
            <w:r w:rsidRPr="00240DD9" w:rsidDel="00240DD9">
              <w:rPr>
                <w:rStyle w:val="Hyperlink"/>
                <w:noProof/>
              </w:rPr>
              <w:delText>Alchemist (ALC)</w:delText>
            </w:r>
            <w:r w:rsidDel="00240DD9">
              <w:rPr>
                <w:noProof/>
                <w:webHidden/>
              </w:rPr>
              <w:tab/>
            </w:r>
          </w:del>
          <w:del w:id="1321" w:author="Admin" w:date="2020-10-21T18:10:00Z">
            <w:r w:rsidDel="00022FB4">
              <w:rPr>
                <w:noProof/>
                <w:webHidden/>
              </w:rPr>
              <w:delText>306</w:delText>
            </w:r>
          </w:del>
        </w:p>
        <w:p w14:paraId="503FC5BC" w14:textId="77777777" w:rsidR="005622D5" w:rsidDel="00240DD9" w:rsidRDefault="005622D5">
          <w:pPr>
            <w:pStyle w:val="TOC3"/>
            <w:tabs>
              <w:tab w:val="right" w:leader="dot" w:pos="3956"/>
            </w:tabs>
            <w:spacing w:after="0"/>
            <w:rPr>
              <w:del w:id="1322" w:author="Admin" w:date="2020-10-21T18:12:00Z"/>
              <w:rFonts w:asciiTheme="minorHAnsi" w:eastAsiaTheme="minorEastAsia" w:hAnsiTheme="minorHAnsi"/>
              <w:noProof/>
            </w:rPr>
          </w:pPr>
          <w:del w:id="1323" w:author="Admin" w:date="2020-10-21T18:12:00Z">
            <w:r w:rsidRPr="00240DD9" w:rsidDel="00240DD9">
              <w:rPr>
                <w:rStyle w:val="Hyperlink"/>
                <w:noProof/>
              </w:rPr>
              <w:delText>Death Knight (DKN)</w:delText>
            </w:r>
            <w:r w:rsidDel="00240DD9">
              <w:rPr>
                <w:noProof/>
                <w:webHidden/>
              </w:rPr>
              <w:tab/>
            </w:r>
          </w:del>
          <w:del w:id="1324" w:author="Admin" w:date="2020-10-21T18:10:00Z">
            <w:r w:rsidDel="00022FB4">
              <w:rPr>
                <w:noProof/>
                <w:webHidden/>
              </w:rPr>
              <w:delText>307</w:delText>
            </w:r>
          </w:del>
        </w:p>
        <w:p w14:paraId="39918F32" w14:textId="77777777" w:rsidR="005622D5" w:rsidDel="00240DD9" w:rsidRDefault="005622D5">
          <w:pPr>
            <w:pStyle w:val="TOC3"/>
            <w:tabs>
              <w:tab w:val="right" w:leader="dot" w:pos="3956"/>
            </w:tabs>
            <w:spacing w:after="0"/>
            <w:rPr>
              <w:del w:id="1325" w:author="Admin" w:date="2020-10-21T18:12:00Z"/>
              <w:rFonts w:asciiTheme="minorHAnsi" w:eastAsiaTheme="minorEastAsia" w:hAnsiTheme="minorHAnsi"/>
              <w:noProof/>
            </w:rPr>
          </w:pPr>
          <w:del w:id="1326" w:author="Admin" w:date="2020-10-21T18:12:00Z">
            <w:r w:rsidRPr="00240DD9" w:rsidDel="00240DD9">
              <w:rPr>
                <w:rStyle w:val="Hyperlink"/>
                <w:noProof/>
              </w:rPr>
              <w:delText>Druid (DRD)</w:delText>
            </w:r>
            <w:r w:rsidDel="00240DD9">
              <w:rPr>
                <w:noProof/>
                <w:webHidden/>
              </w:rPr>
              <w:tab/>
            </w:r>
          </w:del>
          <w:del w:id="1327" w:author="Admin" w:date="2020-10-21T18:10:00Z">
            <w:r w:rsidDel="00022FB4">
              <w:rPr>
                <w:noProof/>
                <w:webHidden/>
              </w:rPr>
              <w:delText>308</w:delText>
            </w:r>
          </w:del>
        </w:p>
        <w:p w14:paraId="202F3919" w14:textId="77777777" w:rsidR="005622D5" w:rsidDel="00240DD9" w:rsidRDefault="005622D5">
          <w:pPr>
            <w:pStyle w:val="TOC3"/>
            <w:tabs>
              <w:tab w:val="right" w:leader="dot" w:pos="3956"/>
            </w:tabs>
            <w:spacing w:after="0"/>
            <w:rPr>
              <w:del w:id="1328" w:author="Admin" w:date="2020-10-21T18:12:00Z"/>
              <w:rFonts w:asciiTheme="minorHAnsi" w:eastAsiaTheme="minorEastAsia" w:hAnsiTheme="minorHAnsi"/>
              <w:noProof/>
            </w:rPr>
          </w:pPr>
          <w:del w:id="1329" w:author="Admin" w:date="2020-10-21T18:12:00Z">
            <w:r w:rsidRPr="00240DD9" w:rsidDel="00240DD9">
              <w:rPr>
                <w:rStyle w:val="Hyperlink"/>
                <w:noProof/>
              </w:rPr>
              <w:delText>Hunter (HTR)</w:delText>
            </w:r>
            <w:r w:rsidDel="00240DD9">
              <w:rPr>
                <w:noProof/>
                <w:webHidden/>
              </w:rPr>
              <w:tab/>
            </w:r>
          </w:del>
          <w:del w:id="1330" w:author="Admin" w:date="2020-10-21T18:10:00Z">
            <w:r w:rsidDel="00022FB4">
              <w:rPr>
                <w:noProof/>
                <w:webHidden/>
              </w:rPr>
              <w:delText>310</w:delText>
            </w:r>
          </w:del>
        </w:p>
        <w:p w14:paraId="4EAE35F2" w14:textId="77777777" w:rsidR="005622D5" w:rsidDel="00240DD9" w:rsidRDefault="005622D5">
          <w:pPr>
            <w:pStyle w:val="TOC3"/>
            <w:tabs>
              <w:tab w:val="right" w:leader="dot" w:pos="3956"/>
            </w:tabs>
            <w:spacing w:after="0"/>
            <w:rPr>
              <w:del w:id="1331" w:author="Admin" w:date="2020-10-21T18:12:00Z"/>
              <w:rFonts w:asciiTheme="minorHAnsi" w:eastAsiaTheme="minorEastAsia" w:hAnsiTheme="minorHAnsi"/>
              <w:noProof/>
            </w:rPr>
          </w:pPr>
          <w:del w:id="1332" w:author="Admin" w:date="2020-10-21T18:12:00Z">
            <w:r w:rsidRPr="00240DD9" w:rsidDel="00240DD9">
              <w:rPr>
                <w:rStyle w:val="Hyperlink"/>
                <w:noProof/>
              </w:rPr>
              <w:delText>Mage (MGE)</w:delText>
            </w:r>
            <w:r w:rsidDel="00240DD9">
              <w:rPr>
                <w:noProof/>
                <w:webHidden/>
              </w:rPr>
              <w:tab/>
            </w:r>
          </w:del>
          <w:del w:id="1333" w:author="Admin" w:date="2020-10-21T18:10:00Z">
            <w:r w:rsidDel="00022FB4">
              <w:rPr>
                <w:noProof/>
                <w:webHidden/>
              </w:rPr>
              <w:delText>310</w:delText>
            </w:r>
          </w:del>
        </w:p>
        <w:p w14:paraId="0C5851CB" w14:textId="77777777" w:rsidR="005622D5" w:rsidDel="00240DD9" w:rsidRDefault="005622D5">
          <w:pPr>
            <w:pStyle w:val="TOC3"/>
            <w:tabs>
              <w:tab w:val="right" w:leader="dot" w:pos="3956"/>
            </w:tabs>
            <w:spacing w:after="0"/>
            <w:rPr>
              <w:del w:id="1334" w:author="Admin" w:date="2020-10-21T18:12:00Z"/>
              <w:rFonts w:asciiTheme="minorHAnsi" w:eastAsiaTheme="minorEastAsia" w:hAnsiTheme="minorHAnsi"/>
              <w:noProof/>
            </w:rPr>
          </w:pPr>
          <w:del w:id="1335" w:author="Admin" w:date="2020-10-21T18:12:00Z">
            <w:r w:rsidRPr="00240DD9" w:rsidDel="00240DD9">
              <w:rPr>
                <w:rStyle w:val="Hyperlink"/>
                <w:noProof/>
              </w:rPr>
              <w:delText>Paladin (PLD)</w:delText>
            </w:r>
            <w:r w:rsidDel="00240DD9">
              <w:rPr>
                <w:noProof/>
                <w:webHidden/>
              </w:rPr>
              <w:tab/>
            </w:r>
          </w:del>
          <w:del w:id="1336" w:author="Admin" w:date="2020-10-21T18:10:00Z">
            <w:r w:rsidDel="00022FB4">
              <w:rPr>
                <w:noProof/>
                <w:webHidden/>
              </w:rPr>
              <w:delText>313</w:delText>
            </w:r>
          </w:del>
        </w:p>
        <w:p w14:paraId="33469A29" w14:textId="77777777" w:rsidR="005622D5" w:rsidDel="00240DD9" w:rsidRDefault="005622D5">
          <w:pPr>
            <w:pStyle w:val="TOC3"/>
            <w:tabs>
              <w:tab w:val="right" w:leader="dot" w:pos="3956"/>
            </w:tabs>
            <w:spacing w:after="0"/>
            <w:rPr>
              <w:del w:id="1337" w:author="Admin" w:date="2020-10-21T18:12:00Z"/>
              <w:rFonts w:asciiTheme="minorHAnsi" w:eastAsiaTheme="minorEastAsia" w:hAnsiTheme="minorHAnsi"/>
              <w:noProof/>
            </w:rPr>
          </w:pPr>
          <w:del w:id="1338" w:author="Admin" w:date="2020-10-21T18:12:00Z">
            <w:r w:rsidRPr="00240DD9" w:rsidDel="00240DD9">
              <w:rPr>
                <w:rStyle w:val="Hyperlink"/>
                <w:noProof/>
              </w:rPr>
              <w:delText>Priest (PRS)</w:delText>
            </w:r>
            <w:r w:rsidDel="00240DD9">
              <w:rPr>
                <w:noProof/>
                <w:webHidden/>
              </w:rPr>
              <w:tab/>
            </w:r>
          </w:del>
          <w:del w:id="1339" w:author="Admin" w:date="2020-10-21T18:10:00Z">
            <w:r w:rsidDel="00022FB4">
              <w:rPr>
                <w:noProof/>
                <w:webHidden/>
              </w:rPr>
              <w:delText>313</w:delText>
            </w:r>
          </w:del>
        </w:p>
        <w:p w14:paraId="3694E053" w14:textId="77777777" w:rsidR="005622D5" w:rsidDel="00240DD9" w:rsidRDefault="005622D5">
          <w:pPr>
            <w:pStyle w:val="TOC3"/>
            <w:tabs>
              <w:tab w:val="right" w:leader="dot" w:pos="3956"/>
            </w:tabs>
            <w:spacing w:after="0"/>
            <w:rPr>
              <w:del w:id="1340" w:author="Admin" w:date="2020-10-21T18:12:00Z"/>
              <w:rFonts w:asciiTheme="minorHAnsi" w:eastAsiaTheme="minorEastAsia" w:hAnsiTheme="minorHAnsi"/>
              <w:noProof/>
            </w:rPr>
          </w:pPr>
          <w:del w:id="1341" w:author="Admin" w:date="2020-10-21T18:12:00Z">
            <w:r w:rsidRPr="00240DD9" w:rsidDel="00240DD9">
              <w:rPr>
                <w:rStyle w:val="Hyperlink"/>
                <w:noProof/>
              </w:rPr>
              <w:delText>Shaman (SHM)</w:delText>
            </w:r>
            <w:r w:rsidDel="00240DD9">
              <w:rPr>
                <w:noProof/>
                <w:webHidden/>
              </w:rPr>
              <w:tab/>
            </w:r>
          </w:del>
          <w:del w:id="1342" w:author="Admin" w:date="2020-10-21T18:10:00Z">
            <w:r w:rsidDel="00022FB4">
              <w:rPr>
                <w:noProof/>
                <w:webHidden/>
              </w:rPr>
              <w:delText>315</w:delText>
            </w:r>
          </w:del>
        </w:p>
        <w:p w14:paraId="086EAA4B" w14:textId="77777777" w:rsidR="005622D5" w:rsidDel="00240DD9" w:rsidRDefault="005622D5">
          <w:pPr>
            <w:pStyle w:val="TOC3"/>
            <w:tabs>
              <w:tab w:val="right" w:leader="dot" w:pos="3956"/>
            </w:tabs>
            <w:spacing w:after="0"/>
            <w:rPr>
              <w:del w:id="1343" w:author="Admin" w:date="2020-10-21T18:12:00Z"/>
              <w:rFonts w:asciiTheme="minorHAnsi" w:eastAsiaTheme="minorEastAsia" w:hAnsiTheme="minorHAnsi"/>
              <w:noProof/>
            </w:rPr>
          </w:pPr>
          <w:del w:id="1344" w:author="Admin" w:date="2020-10-21T18:12:00Z">
            <w:r w:rsidRPr="00240DD9" w:rsidDel="00240DD9">
              <w:rPr>
                <w:rStyle w:val="Hyperlink"/>
                <w:noProof/>
              </w:rPr>
              <w:delText>Warlock (WRK)</w:delText>
            </w:r>
            <w:r w:rsidDel="00240DD9">
              <w:rPr>
                <w:noProof/>
                <w:webHidden/>
              </w:rPr>
              <w:tab/>
            </w:r>
          </w:del>
          <w:del w:id="1345" w:author="Admin" w:date="2020-10-21T18:10:00Z">
            <w:r w:rsidDel="00022FB4">
              <w:rPr>
                <w:noProof/>
                <w:webHidden/>
              </w:rPr>
              <w:delText>317</w:delText>
            </w:r>
          </w:del>
        </w:p>
        <w:p w14:paraId="1887C66E" w14:textId="77777777" w:rsidR="005622D5" w:rsidDel="00240DD9" w:rsidRDefault="005622D5">
          <w:pPr>
            <w:pStyle w:val="TOC2"/>
            <w:tabs>
              <w:tab w:val="right" w:leader="dot" w:pos="3956"/>
            </w:tabs>
            <w:spacing w:after="0"/>
            <w:rPr>
              <w:del w:id="1346" w:author="Admin" w:date="2020-10-21T18:12:00Z"/>
              <w:rFonts w:asciiTheme="minorHAnsi" w:eastAsiaTheme="minorEastAsia" w:hAnsiTheme="minorHAnsi"/>
              <w:noProof/>
            </w:rPr>
          </w:pPr>
          <w:del w:id="1347" w:author="Admin" w:date="2020-10-21T18:12:00Z">
            <w:r w:rsidRPr="00240DD9" w:rsidDel="00240DD9">
              <w:rPr>
                <w:rStyle w:val="Hyperlink"/>
                <w:noProof/>
              </w:rPr>
              <w:delText>Spell Descriptions</w:delText>
            </w:r>
            <w:r w:rsidDel="00240DD9">
              <w:rPr>
                <w:noProof/>
                <w:webHidden/>
              </w:rPr>
              <w:tab/>
            </w:r>
          </w:del>
          <w:del w:id="1348" w:author="Admin" w:date="2020-10-21T18:10:00Z">
            <w:r w:rsidDel="00022FB4">
              <w:rPr>
                <w:noProof/>
                <w:webHidden/>
              </w:rPr>
              <w:delText>319</w:delText>
            </w:r>
          </w:del>
        </w:p>
        <w:p w14:paraId="2BD432DE" w14:textId="77777777" w:rsidR="005622D5" w:rsidDel="00240DD9" w:rsidRDefault="005622D5">
          <w:pPr>
            <w:pStyle w:val="TOC1"/>
            <w:tabs>
              <w:tab w:val="right" w:leader="dot" w:pos="3956"/>
            </w:tabs>
            <w:spacing w:after="0"/>
            <w:rPr>
              <w:del w:id="1349" w:author="Admin" w:date="2020-10-21T18:12:00Z"/>
              <w:rFonts w:asciiTheme="minorHAnsi" w:eastAsiaTheme="minorEastAsia" w:hAnsiTheme="minorHAnsi"/>
              <w:noProof/>
            </w:rPr>
          </w:pPr>
          <w:del w:id="1350" w:author="Admin" w:date="2020-10-21T18:12:00Z">
            <w:r w:rsidRPr="00240DD9" w:rsidDel="00240DD9">
              <w:rPr>
                <w:rStyle w:val="Hyperlink"/>
                <w:noProof/>
              </w:rPr>
              <w:delText>Appendix A: Conditions</w:delText>
            </w:r>
            <w:r w:rsidDel="00240DD9">
              <w:rPr>
                <w:noProof/>
                <w:webHidden/>
              </w:rPr>
              <w:tab/>
            </w:r>
          </w:del>
          <w:del w:id="1351" w:author="Admin" w:date="2020-10-21T18:10:00Z">
            <w:r w:rsidDel="00022FB4">
              <w:rPr>
                <w:noProof/>
                <w:webHidden/>
              </w:rPr>
              <w:delText>378</w:delText>
            </w:r>
          </w:del>
        </w:p>
        <w:p w14:paraId="06B03E60" w14:textId="77777777" w:rsidR="005622D5" w:rsidDel="00240DD9" w:rsidRDefault="005622D5">
          <w:pPr>
            <w:pStyle w:val="TOC1"/>
            <w:tabs>
              <w:tab w:val="right" w:leader="dot" w:pos="3956"/>
            </w:tabs>
            <w:spacing w:after="0"/>
            <w:rPr>
              <w:del w:id="1352" w:author="Admin" w:date="2020-10-21T18:12:00Z"/>
              <w:rFonts w:asciiTheme="minorHAnsi" w:eastAsiaTheme="minorEastAsia" w:hAnsiTheme="minorHAnsi"/>
              <w:noProof/>
            </w:rPr>
          </w:pPr>
          <w:del w:id="1353" w:author="Admin" w:date="2020-10-21T18:12:00Z">
            <w:r w:rsidRPr="00240DD9" w:rsidDel="00240DD9">
              <w:rPr>
                <w:rStyle w:val="Hyperlink"/>
                <w:noProof/>
              </w:rPr>
              <w:delText>Appendix B: Gods of the Warcraft Universe</w:delText>
            </w:r>
            <w:r w:rsidDel="00240DD9">
              <w:rPr>
                <w:noProof/>
                <w:webHidden/>
              </w:rPr>
              <w:tab/>
            </w:r>
          </w:del>
          <w:del w:id="1354" w:author="Admin" w:date="2020-10-21T18:10:00Z">
            <w:r w:rsidDel="00022FB4">
              <w:rPr>
                <w:noProof/>
                <w:webHidden/>
              </w:rPr>
              <w:delText>381</w:delText>
            </w:r>
          </w:del>
        </w:p>
        <w:p w14:paraId="3255A68B" w14:textId="77777777" w:rsidR="005622D5" w:rsidDel="00240DD9" w:rsidRDefault="005622D5">
          <w:pPr>
            <w:pStyle w:val="TOC1"/>
            <w:tabs>
              <w:tab w:val="right" w:leader="dot" w:pos="3956"/>
            </w:tabs>
            <w:spacing w:after="0"/>
            <w:rPr>
              <w:del w:id="1355" w:author="Admin" w:date="2020-10-21T18:12:00Z"/>
              <w:rFonts w:asciiTheme="minorHAnsi" w:eastAsiaTheme="minorEastAsia" w:hAnsiTheme="minorHAnsi"/>
              <w:noProof/>
            </w:rPr>
          </w:pPr>
          <w:del w:id="1356" w:author="Admin" w:date="2020-10-21T18:12:00Z">
            <w:r w:rsidRPr="00240DD9" w:rsidDel="00240DD9">
              <w:rPr>
                <w:rStyle w:val="Hyperlink"/>
                <w:noProof/>
              </w:rPr>
              <w:delText>Appendix C: Planes of Existence</w:delText>
            </w:r>
            <w:r w:rsidDel="00240DD9">
              <w:rPr>
                <w:noProof/>
                <w:webHidden/>
              </w:rPr>
              <w:tab/>
            </w:r>
          </w:del>
          <w:del w:id="1357" w:author="Admin" w:date="2020-10-21T18:10:00Z">
            <w:r w:rsidDel="00022FB4">
              <w:rPr>
                <w:noProof/>
                <w:webHidden/>
              </w:rPr>
              <w:delText>386</w:delText>
            </w:r>
          </w:del>
        </w:p>
        <w:p w14:paraId="1AE2E8C8" w14:textId="77777777" w:rsidR="005622D5" w:rsidDel="00240DD9" w:rsidRDefault="005622D5">
          <w:pPr>
            <w:pStyle w:val="TOC2"/>
            <w:tabs>
              <w:tab w:val="right" w:leader="dot" w:pos="3956"/>
            </w:tabs>
            <w:spacing w:after="0"/>
            <w:rPr>
              <w:del w:id="1358" w:author="Admin" w:date="2020-10-21T18:12:00Z"/>
              <w:rFonts w:asciiTheme="minorHAnsi" w:eastAsiaTheme="minorEastAsia" w:hAnsiTheme="minorHAnsi"/>
              <w:noProof/>
            </w:rPr>
          </w:pPr>
          <w:del w:id="1359" w:author="Admin" w:date="2020-10-21T18:12:00Z">
            <w:r w:rsidRPr="00240DD9" w:rsidDel="00240DD9">
              <w:rPr>
                <w:rStyle w:val="Hyperlink"/>
                <w:noProof/>
              </w:rPr>
              <w:delText>The Cosmic Forces</w:delText>
            </w:r>
            <w:r w:rsidDel="00240DD9">
              <w:rPr>
                <w:noProof/>
                <w:webHidden/>
              </w:rPr>
              <w:tab/>
            </w:r>
          </w:del>
          <w:del w:id="1360" w:author="Admin" w:date="2020-10-21T18:10:00Z">
            <w:r w:rsidDel="00022FB4">
              <w:rPr>
                <w:noProof/>
                <w:webHidden/>
              </w:rPr>
              <w:delText>386</w:delText>
            </w:r>
          </w:del>
        </w:p>
        <w:p w14:paraId="0E0902AC" w14:textId="77777777" w:rsidR="005622D5" w:rsidDel="00240DD9" w:rsidRDefault="005622D5">
          <w:pPr>
            <w:pStyle w:val="TOC2"/>
            <w:tabs>
              <w:tab w:val="right" w:leader="dot" w:pos="3956"/>
            </w:tabs>
            <w:spacing w:after="0"/>
            <w:rPr>
              <w:del w:id="1361" w:author="Admin" w:date="2020-10-21T18:12:00Z"/>
              <w:rFonts w:asciiTheme="minorHAnsi" w:eastAsiaTheme="minorEastAsia" w:hAnsiTheme="minorHAnsi"/>
              <w:noProof/>
            </w:rPr>
          </w:pPr>
          <w:del w:id="1362" w:author="Admin" w:date="2020-10-21T18:12:00Z">
            <w:r w:rsidRPr="00240DD9" w:rsidDel="00240DD9">
              <w:rPr>
                <w:rStyle w:val="Hyperlink"/>
                <w:noProof/>
              </w:rPr>
              <w:delText>Realms of Existence</w:delText>
            </w:r>
            <w:r w:rsidDel="00240DD9">
              <w:rPr>
                <w:noProof/>
                <w:webHidden/>
              </w:rPr>
              <w:tab/>
            </w:r>
          </w:del>
          <w:del w:id="1363" w:author="Admin" w:date="2020-10-21T18:10:00Z">
            <w:r w:rsidDel="00022FB4">
              <w:rPr>
                <w:noProof/>
                <w:webHidden/>
              </w:rPr>
              <w:delText>386</w:delText>
            </w:r>
          </w:del>
        </w:p>
        <w:p w14:paraId="0AB834F0" w14:textId="77777777" w:rsidR="005622D5" w:rsidDel="00240DD9" w:rsidRDefault="005622D5">
          <w:pPr>
            <w:pStyle w:val="TOC1"/>
            <w:tabs>
              <w:tab w:val="right" w:leader="dot" w:pos="3956"/>
            </w:tabs>
            <w:spacing w:after="0"/>
            <w:rPr>
              <w:del w:id="1364" w:author="Admin" w:date="2020-10-21T18:12:00Z"/>
              <w:rFonts w:asciiTheme="minorHAnsi" w:eastAsiaTheme="minorEastAsia" w:hAnsiTheme="minorHAnsi"/>
              <w:noProof/>
            </w:rPr>
          </w:pPr>
          <w:del w:id="1365" w:author="Admin" w:date="2020-10-21T18:12:00Z">
            <w:r w:rsidRPr="00240DD9" w:rsidDel="00240DD9">
              <w:rPr>
                <w:rStyle w:val="Hyperlink"/>
                <w:noProof/>
              </w:rPr>
              <w:delText>Appendix D: Inspirational Content</w:delText>
            </w:r>
            <w:r w:rsidDel="00240DD9">
              <w:rPr>
                <w:noProof/>
                <w:webHidden/>
              </w:rPr>
              <w:tab/>
            </w:r>
          </w:del>
          <w:del w:id="1366" w:author="Admin" w:date="2020-10-21T18:10:00Z">
            <w:r w:rsidDel="00022FB4">
              <w:rPr>
                <w:noProof/>
                <w:webHidden/>
              </w:rPr>
              <w:delText>388</w:delText>
            </w:r>
          </w:del>
        </w:p>
        <w:p w14:paraId="57D3945B" w14:textId="77777777" w:rsidR="005622D5" w:rsidDel="00240DD9" w:rsidRDefault="005622D5">
          <w:pPr>
            <w:pStyle w:val="TOC1"/>
            <w:tabs>
              <w:tab w:val="right" w:leader="dot" w:pos="3956"/>
            </w:tabs>
            <w:spacing w:after="0"/>
            <w:rPr>
              <w:del w:id="1367" w:author="Admin" w:date="2020-10-21T18:12:00Z"/>
              <w:rFonts w:asciiTheme="minorHAnsi" w:eastAsiaTheme="minorEastAsia" w:hAnsiTheme="minorHAnsi"/>
              <w:noProof/>
            </w:rPr>
          </w:pPr>
          <w:del w:id="1368" w:author="Admin" w:date="2020-10-21T18:12:00Z">
            <w:r w:rsidRPr="00240DD9" w:rsidDel="00240DD9">
              <w:rPr>
                <w:rStyle w:val="Hyperlink"/>
                <w:noProof/>
              </w:rPr>
              <w:delText>Change log</w:delText>
            </w:r>
            <w:r w:rsidDel="00240DD9">
              <w:rPr>
                <w:noProof/>
                <w:webHidden/>
              </w:rPr>
              <w:tab/>
            </w:r>
          </w:del>
          <w:del w:id="1369" w:author="Admin" w:date="2020-10-21T18:10:00Z">
            <w:r w:rsidDel="00022FB4">
              <w:rPr>
                <w:noProof/>
                <w:webHidden/>
              </w:rPr>
              <w:delText>389</w:delText>
            </w:r>
          </w:del>
        </w:p>
        <w:p w14:paraId="6AEF5799" w14:textId="77777777" w:rsidR="006310FD" w:rsidRDefault="006310FD">
          <w:pPr>
            <w:rPr>
              <w:b/>
              <w:bCs/>
              <w:noProof/>
            </w:rPr>
            <w:sectPr w:rsidR="006310FD" w:rsidSect="00F00B80">
              <w:type w:val="continuous"/>
              <w:pgSz w:w="12240" w:h="15840"/>
              <w:pgMar w:top="1440" w:right="1800" w:bottom="1440" w:left="1800" w:header="708" w:footer="708" w:gutter="0"/>
              <w:cols w:num="2" w:space="708"/>
              <w:docGrid w:linePitch="360"/>
            </w:sectPr>
          </w:pPr>
          <w:r>
            <w:rPr>
              <w:b/>
              <w:bCs/>
              <w:noProof/>
            </w:rPr>
            <w:fldChar w:fldCharType="end"/>
          </w:r>
        </w:p>
        <w:p w14:paraId="7B00820A" w14:textId="77777777" w:rsidR="006310FD" w:rsidRDefault="000335B1"/>
      </w:sdtContent>
    </w:sdt>
    <w:p w14:paraId="5D89A467" w14:textId="77777777" w:rsidR="006310FD" w:rsidRDefault="006310FD" w:rsidP="00F00B80">
      <w:r>
        <w:lastRenderedPageBreak/>
        <w:br w:type="page"/>
      </w:r>
    </w:p>
    <w:p w14:paraId="0474FD7B" w14:textId="77777777" w:rsidR="000626C2" w:rsidRDefault="000626C2">
      <w:pPr>
        <w:contextualSpacing/>
        <w:outlineLvl w:val="0"/>
        <w:rPr>
          <w:rFonts w:eastAsia="Times New Roman" w:cstheme="minorHAnsi"/>
          <w:b/>
          <w:bCs/>
          <w:color w:val="1F4E79"/>
          <w:kern w:val="36"/>
          <w:sz w:val="36"/>
          <w:szCs w:val="36"/>
        </w:rPr>
        <w:sectPr w:rsidR="000626C2" w:rsidSect="00F00B80">
          <w:type w:val="continuous"/>
          <w:pgSz w:w="12240" w:h="15840"/>
          <w:pgMar w:top="1440" w:right="1800" w:bottom="1440" w:left="1800" w:header="708" w:footer="708" w:gutter="0"/>
          <w:cols w:num="2" w:space="708"/>
          <w:docGrid w:linePitch="360"/>
        </w:sectPr>
      </w:pPr>
    </w:p>
    <w:p w14:paraId="172D070B" w14:textId="77777777" w:rsidR="001F25FA" w:rsidRDefault="001F25FA">
      <w:pPr>
        <w:contextualSpacing/>
        <w:outlineLvl w:val="0"/>
        <w:rPr>
          <w:rFonts w:eastAsia="Times New Roman" w:cstheme="minorHAnsi"/>
          <w:b/>
          <w:bCs/>
          <w:color w:val="1F4E79"/>
          <w:kern w:val="36"/>
          <w:sz w:val="36"/>
          <w:szCs w:val="36"/>
        </w:rPr>
      </w:pPr>
      <w:bookmarkStart w:id="1370" w:name="_Toc54196353"/>
      <w:r>
        <w:rPr>
          <w:rFonts w:eastAsia="Times New Roman" w:cstheme="minorHAnsi"/>
          <w:b/>
          <w:bCs/>
          <w:color w:val="1F4E79"/>
          <w:kern w:val="36"/>
          <w:sz w:val="36"/>
          <w:szCs w:val="36"/>
        </w:rPr>
        <w:lastRenderedPageBreak/>
        <w:t>Chapter 1: Step-by-Step Characters</w:t>
      </w:r>
      <w:bookmarkEnd w:id="1370"/>
    </w:p>
    <w:p w14:paraId="3573DCAE" w14:textId="77777777" w:rsidR="000626C2" w:rsidRDefault="000626C2">
      <w:pPr>
        <w:contextualSpacing/>
        <w:rPr>
          <w:rFonts w:eastAsia="Times New Roman" w:cstheme="minorHAnsi"/>
          <w:color w:val="000000"/>
        </w:rPr>
        <w:sectPr w:rsidR="000626C2" w:rsidSect="000626C2">
          <w:type w:val="continuous"/>
          <w:pgSz w:w="12240" w:h="15840"/>
          <w:pgMar w:top="1440" w:right="1800" w:bottom="1440" w:left="1800" w:header="708" w:footer="708" w:gutter="0"/>
          <w:cols w:space="708"/>
          <w:docGrid w:linePitch="360"/>
        </w:sectPr>
      </w:pPr>
    </w:p>
    <w:p w14:paraId="38E5D514" w14:textId="77777777" w:rsidR="000626C2" w:rsidRDefault="001F25FA" w:rsidP="000626C2">
      <w:pPr>
        <w:contextualSpacing/>
        <w:rPr>
          <w:rFonts w:eastAsia="Times New Roman" w:cstheme="minorHAnsi"/>
          <w:color w:val="000000"/>
        </w:rPr>
        <w:sectPr w:rsidR="000626C2" w:rsidSect="000626C2">
          <w:type w:val="continuous"/>
          <w:pgSz w:w="12240" w:h="15840"/>
          <w:pgMar w:top="1440" w:right="1800" w:bottom="1440" w:left="1800" w:header="708" w:footer="708" w:gutter="0"/>
          <w:cols w:space="708"/>
          <w:docGrid w:linePitch="360"/>
        </w:sectPr>
      </w:pPr>
      <w:r>
        <w:rPr>
          <w:rFonts w:eastAsia="Times New Roman" w:cstheme="minorHAnsi"/>
          <w:color w:val="000000"/>
        </w:rPr>
        <w:lastRenderedPageBreak/>
        <w:t>When determining your ability scores (also known as attributes), there are two new methods to create them; the focused method, and the heroic method. Both yield higher attributes on average, suitable for the many chall</w:t>
      </w:r>
      <w:r w:rsidR="000626C2">
        <w:rPr>
          <w:rFonts w:eastAsia="Times New Roman" w:cstheme="minorHAnsi"/>
          <w:color w:val="000000"/>
        </w:rPr>
        <w:t>enges in the Warcraft universe.</w:t>
      </w:r>
    </w:p>
    <w:p w14:paraId="642C403F" w14:textId="77777777" w:rsidR="000626C2" w:rsidRDefault="000626C2">
      <w:pPr>
        <w:pStyle w:val="Heading2"/>
        <w:sectPr w:rsidR="000626C2" w:rsidSect="000626C2">
          <w:type w:val="continuous"/>
          <w:pgSz w:w="12240" w:h="15840"/>
          <w:pgMar w:top="1440" w:right="1800" w:bottom="1440" w:left="1800" w:header="708" w:footer="708" w:gutter="0"/>
          <w:cols w:space="708"/>
          <w:docGrid w:linePitch="360"/>
        </w:sectPr>
      </w:pPr>
    </w:p>
    <w:p w14:paraId="10A9A4E1" w14:textId="77777777" w:rsidR="001F25FA" w:rsidRPr="00325A13" w:rsidRDefault="001F25FA">
      <w:pPr>
        <w:pStyle w:val="Heading2"/>
      </w:pPr>
      <w:bookmarkStart w:id="1371" w:name="_Toc54196354"/>
      <w:r w:rsidRPr="007A0074">
        <w:lastRenderedPageBreak/>
        <w:t>Ability Score</w:t>
      </w:r>
      <w:r>
        <w:t xml:space="preserve"> </w:t>
      </w:r>
      <w:r w:rsidRPr="007A0074">
        <w:t>Summa</w:t>
      </w:r>
      <w:r w:rsidRPr="00325A13">
        <w:t>ry</w:t>
      </w:r>
      <w:bookmarkEnd w:id="1371"/>
    </w:p>
    <w:p w14:paraId="5727061B" w14:textId="77777777" w:rsidR="00511A4E" w:rsidRDefault="00511A4E">
      <w:pPr>
        <w:contextualSpacing/>
        <w:rPr>
          <w:rFonts w:eastAsia="Times New Roman" w:cstheme="minorHAnsi"/>
          <w:b/>
          <w:bCs/>
          <w:color w:val="000000"/>
        </w:rPr>
        <w:sectPr w:rsidR="00511A4E" w:rsidSect="000626C2">
          <w:type w:val="continuous"/>
          <w:pgSz w:w="12240" w:h="15840"/>
          <w:pgMar w:top="1440" w:right="1800" w:bottom="1440" w:left="1800" w:header="708" w:footer="708" w:gutter="0"/>
          <w:cols w:space="708"/>
          <w:docGrid w:linePitch="360"/>
        </w:sectPr>
      </w:pPr>
    </w:p>
    <w:p w14:paraId="0F2226C2"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lastRenderedPageBreak/>
        <w:t>Strength</w:t>
      </w:r>
    </w:p>
    <w:p w14:paraId="2C359800" w14:textId="77777777" w:rsidR="001F25FA" w:rsidRDefault="001F25FA">
      <w:pPr>
        <w:contextualSpacing/>
        <w:rPr>
          <w:rFonts w:eastAsia="Times New Roman" w:cstheme="minorHAnsi"/>
          <w:color w:val="000000"/>
        </w:rPr>
      </w:pPr>
      <w:r w:rsidRPr="00325A13">
        <w:rPr>
          <w:rFonts w:eastAsia="Times New Roman" w:cstheme="minorHAnsi"/>
          <w:b/>
          <w:bCs/>
          <w:color w:val="000000"/>
        </w:rPr>
        <w:t xml:space="preserve">Measures: </w:t>
      </w:r>
      <w:r w:rsidRPr="001F25FA">
        <w:rPr>
          <w:rFonts w:eastAsia="Times New Roman" w:cstheme="minorHAnsi"/>
          <w:color w:val="000000"/>
        </w:rPr>
        <w:t>Natural athleticism, bodily power</w:t>
      </w:r>
      <w:r>
        <w:rPr>
          <w:rFonts w:eastAsia="Times New Roman" w:cstheme="minorHAnsi"/>
          <w:color w:val="000000"/>
        </w:rPr>
        <w:t xml:space="preserve"> </w:t>
      </w:r>
    </w:p>
    <w:p w14:paraId="1F150255"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Important for:</w:t>
      </w:r>
      <w:r w:rsidRPr="001F25FA">
        <w:rPr>
          <w:rFonts w:eastAsia="Times New Roman" w:cstheme="minorHAnsi"/>
          <w:color w:val="000000"/>
        </w:rPr>
        <w:t xml:space="preserve"> </w:t>
      </w:r>
      <w:r>
        <w:rPr>
          <w:rFonts w:eastAsia="Times New Roman" w:cstheme="minorHAnsi"/>
          <w:color w:val="000000"/>
        </w:rPr>
        <w:t>Death knight, p</w:t>
      </w:r>
      <w:r w:rsidRPr="001F25FA">
        <w:rPr>
          <w:rFonts w:eastAsia="Times New Roman" w:cstheme="minorHAnsi"/>
          <w:color w:val="000000"/>
        </w:rPr>
        <w:t>aladin</w:t>
      </w:r>
      <w:r>
        <w:rPr>
          <w:rFonts w:eastAsia="Times New Roman" w:cstheme="minorHAnsi"/>
          <w:color w:val="000000"/>
        </w:rPr>
        <w:t>, and warrior</w:t>
      </w:r>
    </w:p>
    <w:p w14:paraId="0407318D"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Racial Increases:</w:t>
      </w:r>
    </w:p>
    <w:p w14:paraId="2304AA51" w14:textId="77777777" w:rsidR="008D2791" w:rsidRDefault="001F25FA">
      <w:pPr>
        <w:contextualSpacing/>
        <w:rPr>
          <w:rFonts w:eastAsia="Times New Roman" w:cstheme="minorHAnsi"/>
          <w:color w:val="000000"/>
        </w:rPr>
      </w:pPr>
      <w:r w:rsidRPr="001F25FA">
        <w:rPr>
          <w:rFonts w:eastAsia="Times New Roman" w:cstheme="minorHAnsi"/>
          <w:color w:val="000000"/>
        </w:rPr>
        <w:t>Mountain dwarf (+</w:t>
      </w:r>
      <w:r w:rsidR="00A67B81">
        <w:rPr>
          <w:rFonts w:eastAsia="Times New Roman" w:cstheme="minorHAnsi"/>
          <w:color w:val="000000"/>
        </w:rPr>
        <w:t>1</w:t>
      </w:r>
      <w:r w:rsidRPr="001F25FA">
        <w:rPr>
          <w:rFonts w:eastAsia="Times New Roman" w:cstheme="minorHAnsi"/>
          <w:color w:val="000000"/>
        </w:rPr>
        <w:t xml:space="preserve">) </w:t>
      </w:r>
      <w:r>
        <w:rPr>
          <w:rFonts w:eastAsia="Times New Roman" w:cstheme="minorHAnsi"/>
          <w:color w:val="000000"/>
        </w:rPr>
        <w:t xml:space="preserve">Draenei (+2) </w:t>
      </w:r>
    </w:p>
    <w:p w14:paraId="0506B2D5" w14:textId="77777777" w:rsidR="008D2791" w:rsidRDefault="001F25FA">
      <w:pPr>
        <w:contextualSpacing/>
        <w:rPr>
          <w:rFonts w:eastAsia="Times New Roman" w:cstheme="minorHAnsi"/>
          <w:color w:val="000000"/>
        </w:rPr>
      </w:pPr>
      <w:r>
        <w:rPr>
          <w:rFonts w:eastAsia="Times New Roman" w:cstheme="minorHAnsi"/>
          <w:color w:val="000000"/>
        </w:rPr>
        <w:t xml:space="preserve">Forsaken (+1) Orc </w:t>
      </w:r>
      <w:r w:rsidRPr="001F25FA">
        <w:rPr>
          <w:rFonts w:eastAsia="Times New Roman" w:cstheme="minorHAnsi"/>
          <w:color w:val="000000"/>
        </w:rPr>
        <w:t>(+2)</w:t>
      </w:r>
      <w:r>
        <w:rPr>
          <w:rFonts w:eastAsia="Times New Roman" w:cstheme="minorHAnsi"/>
          <w:color w:val="000000"/>
        </w:rPr>
        <w:t xml:space="preserve"> </w:t>
      </w:r>
    </w:p>
    <w:p w14:paraId="6D073AD7" w14:textId="77777777" w:rsidR="001F25FA" w:rsidRPr="001F25FA" w:rsidRDefault="001F25FA">
      <w:pPr>
        <w:contextualSpacing/>
        <w:rPr>
          <w:rFonts w:eastAsia="Times New Roman" w:cstheme="minorHAnsi"/>
          <w:color w:val="000000"/>
        </w:rPr>
      </w:pPr>
      <w:r w:rsidRPr="001F25FA">
        <w:rPr>
          <w:rFonts w:eastAsia="Times New Roman" w:cstheme="minorHAnsi"/>
          <w:color w:val="000000"/>
        </w:rPr>
        <w:t>Human (+1)</w:t>
      </w:r>
      <w:r>
        <w:rPr>
          <w:rFonts w:eastAsia="Times New Roman" w:cstheme="minorHAnsi"/>
          <w:color w:val="000000"/>
        </w:rPr>
        <w:t xml:space="preserve"> Tauren (+2) </w:t>
      </w:r>
      <w:ins w:id="1372" w:author="Admin" w:date="2020-10-21T18:13:00Z">
        <w:r w:rsidR="00240DD9">
          <w:rPr>
            <w:rFonts w:eastAsia="Times New Roman" w:cstheme="minorHAnsi"/>
            <w:color w:val="000000"/>
          </w:rPr>
          <w:t>Troll (+1</w:t>
        </w:r>
      </w:ins>
      <w:ins w:id="1373" w:author="Admin" w:date="2020-10-21T18:14:00Z">
        <w:r w:rsidR="00240DD9">
          <w:rPr>
            <w:rFonts w:eastAsia="Times New Roman" w:cstheme="minorHAnsi"/>
            <w:color w:val="000000"/>
          </w:rPr>
          <w:t>, +2 if ice troll</w:t>
        </w:r>
      </w:ins>
      <w:ins w:id="1374" w:author="Admin" w:date="2020-10-21T18:13:00Z">
        <w:r w:rsidR="00240DD9">
          <w:rPr>
            <w:rFonts w:eastAsia="Times New Roman" w:cstheme="minorHAnsi"/>
            <w:color w:val="000000"/>
          </w:rPr>
          <w:t xml:space="preserve">) </w:t>
        </w:r>
      </w:ins>
      <w:r>
        <w:rPr>
          <w:rFonts w:eastAsia="Times New Roman" w:cstheme="minorHAnsi"/>
          <w:color w:val="000000"/>
        </w:rPr>
        <w:t>Worgen (+1)</w:t>
      </w:r>
    </w:p>
    <w:p w14:paraId="4969436A" w14:textId="77777777" w:rsidR="001F25FA" w:rsidRDefault="001F25FA">
      <w:pPr>
        <w:contextualSpacing/>
        <w:rPr>
          <w:rFonts w:eastAsia="Times New Roman" w:cstheme="minorHAnsi"/>
          <w:b/>
          <w:bCs/>
          <w:color w:val="000000"/>
        </w:rPr>
      </w:pPr>
    </w:p>
    <w:p w14:paraId="664C1658" w14:textId="77777777" w:rsidR="001F25FA" w:rsidRPr="00325A13" w:rsidRDefault="009B357E">
      <w:pPr>
        <w:contextualSpacing/>
        <w:rPr>
          <w:rFonts w:eastAsia="Times New Roman" w:cstheme="minorHAnsi"/>
          <w:b/>
          <w:bCs/>
          <w:color w:val="000000"/>
        </w:rPr>
      </w:pPr>
      <w:r>
        <w:rPr>
          <w:rFonts w:eastAsia="Times New Roman" w:cstheme="minorHAnsi"/>
          <w:b/>
          <w:bCs/>
          <w:color w:val="000000"/>
        </w:rPr>
        <w:t>Agility</w:t>
      </w:r>
    </w:p>
    <w:p w14:paraId="100209D6"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Measures:</w:t>
      </w:r>
      <w:r w:rsidRPr="001F25FA">
        <w:rPr>
          <w:rFonts w:eastAsia="Times New Roman" w:cstheme="minorHAnsi"/>
          <w:color w:val="000000"/>
        </w:rPr>
        <w:t xml:space="preserve"> Physical agility, reflexes, balance, poise</w:t>
      </w:r>
    </w:p>
    <w:p w14:paraId="393FFE61"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Important for:</w:t>
      </w:r>
      <w:r w:rsidRPr="001F25FA">
        <w:rPr>
          <w:rFonts w:eastAsia="Times New Roman" w:cstheme="minorHAnsi"/>
          <w:color w:val="000000"/>
        </w:rPr>
        <w:t xml:space="preserve"> </w:t>
      </w:r>
      <w:r>
        <w:rPr>
          <w:rFonts w:eastAsia="Times New Roman" w:cstheme="minorHAnsi"/>
          <w:color w:val="000000"/>
        </w:rPr>
        <w:t>Hunter, m</w:t>
      </w:r>
      <w:r w:rsidRPr="001F25FA">
        <w:rPr>
          <w:rFonts w:eastAsia="Times New Roman" w:cstheme="minorHAnsi"/>
          <w:color w:val="000000"/>
        </w:rPr>
        <w:t>onk, rogue</w:t>
      </w:r>
    </w:p>
    <w:p w14:paraId="670EAC72"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Racial Increases:</w:t>
      </w:r>
    </w:p>
    <w:p w14:paraId="38FA901E" w14:textId="77777777" w:rsidR="008D2791" w:rsidRDefault="001F25FA">
      <w:pPr>
        <w:contextualSpacing/>
        <w:rPr>
          <w:rFonts w:eastAsia="Times New Roman" w:cstheme="minorHAnsi"/>
          <w:color w:val="000000"/>
        </w:rPr>
      </w:pPr>
      <w:r w:rsidRPr="001F25FA">
        <w:rPr>
          <w:rFonts w:eastAsia="Times New Roman" w:cstheme="minorHAnsi"/>
          <w:color w:val="000000"/>
        </w:rPr>
        <w:t xml:space="preserve">Elf (+2) </w:t>
      </w:r>
      <w:r>
        <w:rPr>
          <w:rFonts w:eastAsia="Times New Roman" w:cstheme="minorHAnsi"/>
          <w:color w:val="000000"/>
        </w:rPr>
        <w:t xml:space="preserve">Forsaken (+1) </w:t>
      </w:r>
    </w:p>
    <w:p w14:paraId="7F77AEA7" w14:textId="77777777" w:rsidR="008D2791" w:rsidRDefault="001F25FA">
      <w:pPr>
        <w:contextualSpacing/>
        <w:rPr>
          <w:rFonts w:eastAsia="Times New Roman" w:cstheme="minorHAnsi"/>
          <w:color w:val="000000"/>
        </w:rPr>
      </w:pPr>
      <w:r w:rsidRPr="001F25FA">
        <w:rPr>
          <w:rFonts w:eastAsia="Times New Roman" w:cstheme="minorHAnsi"/>
          <w:color w:val="000000"/>
        </w:rPr>
        <w:t>Human (+1)</w:t>
      </w:r>
      <w:r>
        <w:rPr>
          <w:rFonts w:eastAsia="Times New Roman" w:cstheme="minorHAnsi"/>
          <w:color w:val="000000"/>
        </w:rPr>
        <w:t xml:space="preserve"> </w:t>
      </w:r>
      <w:r w:rsidR="008D2791">
        <w:rPr>
          <w:rFonts w:eastAsia="Times New Roman" w:cstheme="minorHAnsi"/>
          <w:color w:val="000000"/>
        </w:rPr>
        <w:t xml:space="preserve">Orc (+1) </w:t>
      </w:r>
    </w:p>
    <w:p w14:paraId="2D74421E" w14:textId="77777777" w:rsidR="001F25FA" w:rsidRPr="001F25FA" w:rsidRDefault="001F25FA">
      <w:pPr>
        <w:contextualSpacing/>
        <w:rPr>
          <w:rFonts w:eastAsia="Times New Roman" w:cstheme="minorHAnsi"/>
          <w:color w:val="000000"/>
        </w:rPr>
      </w:pPr>
      <w:r>
        <w:rPr>
          <w:rFonts w:eastAsia="Times New Roman" w:cstheme="minorHAnsi"/>
          <w:color w:val="000000"/>
        </w:rPr>
        <w:t>Troll</w:t>
      </w:r>
      <w:r w:rsidRPr="001F25FA">
        <w:rPr>
          <w:rFonts w:eastAsia="Times New Roman" w:cstheme="minorHAnsi"/>
          <w:color w:val="000000"/>
        </w:rPr>
        <w:t xml:space="preserve"> (+</w:t>
      </w:r>
      <w:r>
        <w:rPr>
          <w:rFonts w:eastAsia="Times New Roman" w:cstheme="minorHAnsi"/>
          <w:color w:val="000000"/>
        </w:rPr>
        <w:t>1</w:t>
      </w:r>
      <w:ins w:id="1375" w:author="Admin" w:date="2020-10-21T18:14:00Z">
        <w:r w:rsidR="00240DD9">
          <w:rPr>
            <w:rFonts w:eastAsia="Times New Roman" w:cstheme="minorHAnsi"/>
            <w:color w:val="000000"/>
          </w:rPr>
          <w:t>, +2 if sand troll</w:t>
        </w:r>
      </w:ins>
      <w:r w:rsidRPr="001F25FA">
        <w:rPr>
          <w:rFonts w:eastAsia="Times New Roman" w:cstheme="minorHAnsi"/>
          <w:color w:val="000000"/>
        </w:rPr>
        <w:t>)</w:t>
      </w:r>
      <w:r>
        <w:rPr>
          <w:rFonts w:eastAsia="Times New Roman" w:cstheme="minorHAnsi"/>
          <w:color w:val="000000"/>
        </w:rPr>
        <w:t>, Worgen (+2)</w:t>
      </w:r>
    </w:p>
    <w:p w14:paraId="60193FB4" w14:textId="77777777" w:rsidR="001F25FA" w:rsidRDefault="001F25FA">
      <w:pPr>
        <w:contextualSpacing/>
        <w:rPr>
          <w:rFonts w:eastAsia="Times New Roman" w:cstheme="minorHAnsi"/>
          <w:color w:val="000000"/>
        </w:rPr>
      </w:pPr>
    </w:p>
    <w:p w14:paraId="43ADCF2E"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Stamina</w:t>
      </w:r>
    </w:p>
    <w:p w14:paraId="7DF1FC09"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Measures:</w:t>
      </w:r>
      <w:r w:rsidRPr="001F25FA">
        <w:rPr>
          <w:rFonts w:eastAsia="Times New Roman" w:cstheme="minorHAnsi"/>
          <w:color w:val="000000"/>
        </w:rPr>
        <w:t xml:space="preserve"> Health, </w:t>
      </w:r>
      <w:r>
        <w:rPr>
          <w:rFonts w:eastAsia="Times New Roman" w:cstheme="minorHAnsi"/>
          <w:color w:val="000000"/>
        </w:rPr>
        <w:t>constitution</w:t>
      </w:r>
      <w:r w:rsidRPr="001F25FA">
        <w:rPr>
          <w:rFonts w:eastAsia="Times New Roman" w:cstheme="minorHAnsi"/>
          <w:color w:val="000000"/>
        </w:rPr>
        <w:t>, vital force</w:t>
      </w:r>
    </w:p>
    <w:p w14:paraId="475EEDCA"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Important for:</w:t>
      </w:r>
      <w:r w:rsidRPr="001F25FA">
        <w:rPr>
          <w:rFonts w:eastAsia="Times New Roman" w:cstheme="minorHAnsi"/>
          <w:color w:val="000000"/>
        </w:rPr>
        <w:t xml:space="preserve"> Everyone</w:t>
      </w:r>
    </w:p>
    <w:p w14:paraId="1FD5366D"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Racial Increases:</w:t>
      </w:r>
    </w:p>
    <w:p w14:paraId="5195B77B" w14:textId="77777777" w:rsidR="008D2791" w:rsidRDefault="001F25FA">
      <w:pPr>
        <w:contextualSpacing/>
        <w:rPr>
          <w:rFonts w:eastAsia="Times New Roman" w:cstheme="minorHAnsi"/>
          <w:color w:val="000000"/>
        </w:rPr>
      </w:pPr>
      <w:r w:rsidRPr="001F25FA">
        <w:rPr>
          <w:rFonts w:eastAsia="Times New Roman" w:cstheme="minorHAnsi"/>
          <w:color w:val="000000"/>
        </w:rPr>
        <w:t xml:space="preserve">Dwarf (+2) </w:t>
      </w:r>
      <w:r>
        <w:rPr>
          <w:rFonts w:eastAsia="Times New Roman" w:cstheme="minorHAnsi"/>
          <w:color w:val="000000"/>
        </w:rPr>
        <w:t xml:space="preserve">Forsaken (+1) </w:t>
      </w:r>
    </w:p>
    <w:p w14:paraId="77ACD940" w14:textId="77777777" w:rsidR="008D2791" w:rsidRDefault="001F25FA">
      <w:pPr>
        <w:contextualSpacing/>
        <w:rPr>
          <w:rFonts w:eastAsia="Times New Roman" w:cstheme="minorHAnsi"/>
          <w:color w:val="000000"/>
        </w:rPr>
      </w:pPr>
      <w:r>
        <w:rPr>
          <w:rFonts w:eastAsia="Times New Roman" w:cstheme="minorHAnsi"/>
          <w:color w:val="000000"/>
        </w:rPr>
        <w:t xml:space="preserve">Gnome (+1) Human (+1) </w:t>
      </w:r>
    </w:p>
    <w:p w14:paraId="3D1757D9" w14:textId="77777777" w:rsidR="001F25FA" w:rsidRPr="001F25FA" w:rsidRDefault="001F25FA">
      <w:pPr>
        <w:contextualSpacing/>
        <w:rPr>
          <w:rFonts w:eastAsia="Times New Roman" w:cstheme="minorHAnsi"/>
          <w:color w:val="000000"/>
        </w:rPr>
      </w:pPr>
      <w:r>
        <w:rPr>
          <w:rFonts w:eastAsia="Times New Roman" w:cstheme="minorHAnsi"/>
          <w:color w:val="000000"/>
        </w:rPr>
        <w:t>O</w:t>
      </w:r>
      <w:r w:rsidRPr="001F25FA">
        <w:rPr>
          <w:rFonts w:eastAsia="Times New Roman" w:cstheme="minorHAnsi"/>
          <w:color w:val="000000"/>
        </w:rPr>
        <w:t>rc (+1)</w:t>
      </w:r>
      <w:r>
        <w:rPr>
          <w:rFonts w:eastAsia="Times New Roman" w:cstheme="minorHAnsi"/>
          <w:color w:val="000000"/>
        </w:rPr>
        <w:t xml:space="preserve"> Pandaren (+2) </w:t>
      </w:r>
      <w:ins w:id="1376" w:author="Admin" w:date="2020-10-21T18:13:00Z">
        <w:r w:rsidR="00240DD9">
          <w:rPr>
            <w:rFonts w:eastAsia="Times New Roman" w:cstheme="minorHAnsi"/>
            <w:color w:val="000000"/>
          </w:rPr>
          <w:t xml:space="preserve">Tauren (+1), </w:t>
        </w:r>
      </w:ins>
      <w:r>
        <w:rPr>
          <w:rFonts w:eastAsia="Times New Roman" w:cstheme="minorHAnsi"/>
          <w:color w:val="000000"/>
        </w:rPr>
        <w:t xml:space="preserve">Troll (+1, +2 if ice troll) </w:t>
      </w:r>
    </w:p>
    <w:p w14:paraId="4391F361"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lastRenderedPageBreak/>
        <w:t>Intelligence</w:t>
      </w:r>
    </w:p>
    <w:p w14:paraId="51329805"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Measures:</w:t>
      </w:r>
      <w:r w:rsidRPr="001F25FA">
        <w:rPr>
          <w:rFonts w:eastAsia="Times New Roman" w:cstheme="minorHAnsi"/>
          <w:color w:val="000000"/>
        </w:rPr>
        <w:t xml:space="preserve"> Mental acuity, information recall, analytical skill</w:t>
      </w:r>
    </w:p>
    <w:p w14:paraId="1CFED21C"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Important for:</w:t>
      </w:r>
      <w:r w:rsidRPr="001F25FA">
        <w:rPr>
          <w:rFonts w:eastAsia="Times New Roman" w:cstheme="minorHAnsi"/>
          <w:color w:val="000000"/>
        </w:rPr>
        <w:t xml:space="preserve"> </w:t>
      </w:r>
      <w:r w:rsidR="008D2791">
        <w:rPr>
          <w:rFonts w:eastAsia="Times New Roman" w:cstheme="minorHAnsi"/>
          <w:color w:val="000000"/>
        </w:rPr>
        <w:t>Alchemist, m</w:t>
      </w:r>
      <w:r>
        <w:rPr>
          <w:rFonts w:eastAsia="Times New Roman" w:cstheme="minorHAnsi"/>
          <w:color w:val="000000"/>
        </w:rPr>
        <w:t>age</w:t>
      </w:r>
      <w:r w:rsidR="008D2791">
        <w:rPr>
          <w:rFonts w:eastAsia="Times New Roman" w:cstheme="minorHAnsi"/>
          <w:color w:val="000000"/>
        </w:rPr>
        <w:t>, tinker</w:t>
      </w:r>
    </w:p>
    <w:p w14:paraId="76CF2AED"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Racial Increases:</w:t>
      </w:r>
    </w:p>
    <w:p w14:paraId="04AEAD21" w14:textId="77777777" w:rsidR="008D2791" w:rsidRDefault="008D2791">
      <w:pPr>
        <w:contextualSpacing/>
        <w:rPr>
          <w:rFonts w:eastAsia="Times New Roman" w:cstheme="minorHAnsi"/>
          <w:color w:val="000000"/>
        </w:rPr>
      </w:pPr>
      <w:r>
        <w:rPr>
          <w:rFonts w:eastAsia="Times New Roman" w:cstheme="minorHAnsi"/>
          <w:color w:val="000000"/>
        </w:rPr>
        <w:t xml:space="preserve">Darklands dwarf (+1) </w:t>
      </w:r>
      <w:r w:rsidR="001F25FA" w:rsidRPr="001F25FA">
        <w:rPr>
          <w:rFonts w:eastAsia="Times New Roman" w:cstheme="minorHAnsi"/>
          <w:color w:val="000000"/>
        </w:rPr>
        <w:t xml:space="preserve">High elf (+1) </w:t>
      </w:r>
      <w:r w:rsidR="003F4073">
        <w:rPr>
          <w:rFonts w:eastAsia="Times New Roman" w:cstheme="minorHAnsi"/>
          <w:color w:val="000000"/>
        </w:rPr>
        <w:t>Void Elf (+1) Nightborne (+1)</w:t>
      </w:r>
    </w:p>
    <w:p w14:paraId="3C34752C" w14:textId="77777777" w:rsidR="008D2791" w:rsidRDefault="001F25FA">
      <w:pPr>
        <w:contextualSpacing/>
        <w:rPr>
          <w:rFonts w:eastAsia="Times New Roman" w:cstheme="minorHAnsi"/>
          <w:color w:val="000000"/>
        </w:rPr>
      </w:pPr>
      <w:r w:rsidRPr="001F25FA">
        <w:rPr>
          <w:rFonts w:eastAsia="Times New Roman" w:cstheme="minorHAnsi"/>
          <w:color w:val="000000"/>
        </w:rPr>
        <w:t xml:space="preserve">Gnome (+2) </w:t>
      </w:r>
      <w:r w:rsidR="008D2791">
        <w:rPr>
          <w:rFonts w:eastAsia="Times New Roman" w:cstheme="minorHAnsi"/>
          <w:color w:val="000000"/>
        </w:rPr>
        <w:t xml:space="preserve">Goblin (+2) </w:t>
      </w:r>
    </w:p>
    <w:p w14:paraId="437FFCF0" w14:textId="77777777" w:rsidR="001F25FA" w:rsidRPr="001F25FA" w:rsidRDefault="008D2791">
      <w:pPr>
        <w:contextualSpacing/>
        <w:rPr>
          <w:rFonts w:eastAsia="Times New Roman" w:cstheme="minorHAnsi"/>
          <w:color w:val="000000"/>
        </w:rPr>
      </w:pPr>
      <w:r>
        <w:rPr>
          <w:rFonts w:eastAsia="Times New Roman" w:cstheme="minorHAnsi"/>
          <w:color w:val="000000"/>
        </w:rPr>
        <w:t xml:space="preserve">Forsaken (+1) </w:t>
      </w:r>
      <w:r w:rsidR="001F25FA" w:rsidRPr="001F25FA">
        <w:rPr>
          <w:rFonts w:eastAsia="Times New Roman" w:cstheme="minorHAnsi"/>
          <w:color w:val="000000"/>
        </w:rPr>
        <w:t>Human (+1)</w:t>
      </w:r>
      <w:r>
        <w:rPr>
          <w:rFonts w:eastAsia="Times New Roman" w:cstheme="minorHAnsi"/>
          <w:color w:val="000000"/>
        </w:rPr>
        <w:t xml:space="preserve"> Orc (+1)</w:t>
      </w:r>
      <w:ins w:id="1377" w:author="Admin" w:date="2020-10-21T18:14:00Z">
        <w:r w:rsidR="00240DD9">
          <w:rPr>
            <w:rFonts w:eastAsia="Times New Roman" w:cstheme="minorHAnsi"/>
            <w:color w:val="000000"/>
          </w:rPr>
          <w:t>, Troll (+1)</w:t>
        </w:r>
      </w:ins>
    </w:p>
    <w:p w14:paraId="201768DE" w14:textId="77777777" w:rsidR="008D2791" w:rsidRDefault="008D2791">
      <w:pPr>
        <w:contextualSpacing/>
        <w:rPr>
          <w:rFonts w:eastAsia="Times New Roman" w:cstheme="minorHAnsi"/>
          <w:color w:val="000000"/>
        </w:rPr>
      </w:pPr>
    </w:p>
    <w:p w14:paraId="3D1ED2C8" w14:textId="77777777" w:rsidR="001F25FA" w:rsidRPr="00325A13" w:rsidRDefault="008D2791">
      <w:pPr>
        <w:contextualSpacing/>
        <w:rPr>
          <w:rFonts w:eastAsia="Times New Roman" w:cstheme="minorHAnsi"/>
          <w:b/>
          <w:bCs/>
          <w:color w:val="000000"/>
        </w:rPr>
      </w:pPr>
      <w:r>
        <w:rPr>
          <w:rFonts w:eastAsia="Times New Roman" w:cstheme="minorHAnsi"/>
          <w:b/>
          <w:bCs/>
          <w:color w:val="000000"/>
        </w:rPr>
        <w:t>Spirit</w:t>
      </w:r>
    </w:p>
    <w:p w14:paraId="62891D18"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 xml:space="preserve">Measures: </w:t>
      </w:r>
      <w:r w:rsidRPr="001F25FA">
        <w:rPr>
          <w:rFonts w:eastAsia="Times New Roman" w:cstheme="minorHAnsi"/>
          <w:color w:val="000000"/>
        </w:rPr>
        <w:t xml:space="preserve">Awareness, intuition, </w:t>
      </w:r>
      <w:r w:rsidR="008D2791">
        <w:rPr>
          <w:rFonts w:eastAsia="Times New Roman" w:cstheme="minorHAnsi"/>
          <w:color w:val="000000"/>
        </w:rPr>
        <w:t>wisdom</w:t>
      </w:r>
    </w:p>
    <w:p w14:paraId="412E04C6"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Important for:</w:t>
      </w:r>
      <w:r w:rsidRPr="001F25FA">
        <w:rPr>
          <w:rFonts w:eastAsia="Times New Roman" w:cstheme="minorHAnsi"/>
          <w:color w:val="000000"/>
        </w:rPr>
        <w:t xml:space="preserve"> </w:t>
      </w:r>
      <w:r w:rsidR="008D2791">
        <w:rPr>
          <w:rFonts w:eastAsia="Times New Roman" w:cstheme="minorHAnsi"/>
          <w:color w:val="000000"/>
        </w:rPr>
        <w:t>D</w:t>
      </w:r>
      <w:r w:rsidR="008D2791" w:rsidRPr="001F25FA">
        <w:rPr>
          <w:rFonts w:eastAsia="Times New Roman" w:cstheme="minorHAnsi"/>
          <w:color w:val="000000"/>
        </w:rPr>
        <w:t>ruid</w:t>
      </w:r>
      <w:r w:rsidR="008D2791">
        <w:rPr>
          <w:rFonts w:eastAsia="Times New Roman" w:cstheme="minorHAnsi"/>
          <w:color w:val="000000"/>
        </w:rPr>
        <w:t>, priest</w:t>
      </w:r>
      <w:r w:rsidRPr="001F25FA">
        <w:rPr>
          <w:rFonts w:eastAsia="Times New Roman" w:cstheme="minorHAnsi"/>
          <w:color w:val="000000"/>
        </w:rPr>
        <w:t xml:space="preserve">, </w:t>
      </w:r>
      <w:r w:rsidR="008D2791">
        <w:rPr>
          <w:rFonts w:eastAsia="Times New Roman" w:cstheme="minorHAnsi"/>
          <w:color w:val="000000"/>
        </w:rPr>
        <w:t>shaman</w:t>
      </w:r>
    </w:p>
    <w:p w14:paraId="1D79FEB7"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Racial Increases:</w:t>
      </w:r>
    </w:p>
    <w:p w14:paraId="6C2D83B3" w14:textId="77777777" w:rsidR="008D2791" w:rsidRDefault="001F25FA">
      <w:pPr>
        <w:contextualSpacing/>
        <w:rPr>
          <w:rFonts w:eastAsia="Times New Roman" w:cstheme="minorHAnsi"/>
          <w:color w:val="000000"/>
        </w:rPr>
      </w:pPr>
      <w:r w:rsidRPr="001F25FA">
        <w:rPr>
          <w:rFonts w:eastAsia="Times New Roman" w:cstheme="minorHAnsi"/>
          <w:color w:val="000000"/>
        </w:rPr>
        <w:t>Hill dwarf (+1)</w:t>
      </w:r>
      <w:r w:rsidR="008D2791">
        <w:rPr>
          <w:rFonts w:eastAsia="Times New Roman" w:cstheme="minorHAnsi"/>
          <w:color w:val="000000"/>
        </w:rPr>
        <w:t xml:space="preserve"> Draenei (+1) </w:t>
      </w:r>
    </w:p>
    <w:p w14:paraId="29226656" w14:textId="77777777" w:rsidR="008D2791" w:rsidRDefault="008D2791">
      <w:pPr>
        <w:contextualSpacing/>
        <w:rPr>
          <w:rFonts w:eastAsia="Times New Roman" w:cstheme="minorHAnsi"/>
          <w:color w:val="000000"/>
        </w:rPr>
      </w:pPr>
      <w:r>
        <w:rPr>
          <w:rFonts w:eastAsia="Times New Roman" w:cstheme="minorHAnsi"/>
          <w:color w:val="000000"/>
        </w:rPr>
        <w:t>Forsaken (+1)</w:t>
      </w:r>
      <w:r w:rsidR="001F25FA" w:rsidRPr="001F25FA">
        <w:rPr>
          <w:rFonts w:eastAsia="Times New Roman" w:cstheme="minorHAnsi"/>
          <w:color w:val="000000"/>
        </w:rPr>
        <w:t xml:space="preserve"> Human (+1)</w:t>
      </w:r>
      <w:r>
        <w:rPr>
          <w:rFonts w:eastAsia="Times New Roman" w:cstheme="minorHAnsi"/>
          <w:color w:val="000000"/>
        </w:rPr>
        <w:t xml:space="preserve"> </w:t>
      </w:r>
    </w:p>
    <w:p w14:paraId="27BCB1E8" w14:textId="77777777" w:rsidR="008D2791" w:rsidDel="00240DD9" w:rsidRDefault="008D2791">
      <w:pPr>
        <w:contextualSpacing/>
        <w:rPr>
          <w:del w:id="1378" w:author="Admin" w:date="2020-10-21T18:15:00Z"/>
          <w:rFonts w:eastAsia="Times New Roman" w:cstheme="minorHAnsi"/>
          <w:color w:val="000000"/>
        </w:rPr>
      </w:pPr>
      <w:r>
        <w:rPr>
          <w:rFonts w:eastAsia="Times New Roman" w:cstheme="minorHAnsi"/>
          <w:color w:val="000000"/>
        </w:rPr>
        <w:t xml:space="preserve">Night elf (+1) Orc (+1) </w:t>
      </w:r>
      <w:ins w:id="1379" w:author="Admin" w:date="2020-10-21T18:15:00Z">
        <w:r w:rsidR="00240DD9">
          <w:rPr>
            <w:rFonts w:eastAsia="Times New Roman" w:cstheme="minorHAnsi"/>
            <w:color w:val="000000"/>
          </w:rPr>
          <w:t xml:space="preserve">Pandaren (+1) </w:t>
        </w:r>
      </w:ins>
    </w:p>
    <w:p w14:paraId="0D01E1C2" w14:textId="77777777" w:rsidR="00240DD9" w:rsidRDefault="008D2791">
      <w:pPr>
        <w:contextualSpacing/>
        <w:rPr>
          <w:ins w:id="1380" w:author="Admin" w:date="2020-10-21T18:15:00Z"/>
          <w:rFonts w:eastAsia="Times New Roman" w:cstheme="minorHAnsi"/>
          <w:color w:val="000000"/>
        </w:rPr>
      </w:pPr>
      <w:r>
        <w:rPr>
          <w:rFonts w:eastAsia="Times New Roman" w:cstheme="minorHAnsi"/>
          <w:color w:val="000000"/>
        </w:rPr>
        <w:t xml:space="preserve">Tauren (+1) </w:t>
      </w:r>
      <w:ins w:id="1381" w:author="Admin" w:date="2020-10-21T18:15:00Z">
        <w:r w:rsidR="00240DD9">
          <w:rPr>
            <w:rFonts w:eastAsia="Times New Roman" w:cstheme="minorHAnsi"/>
            <w:color w:val="000000"/>
          </w:rPr>
          <w:t xml:space="preserve">Troll (+1) </w:t>
        </w:r>
      </w:ins>
    </w:p>
    <w:p w14:paraId="1C3E861A" w14:textId="77777777" w:rsidR="001F25FA" w:rsidRPr="001F25FA" w:rsidDel="00240DD9" w:rsidRDefault="008D2791">
      <w:pPr>
        <w:contextualSpacing/>
        <w:rPr>
          <w:del w:id="1382" w:author="Admin" w:date="2020-10-21T18:15:00Z"/>
          <w:rFonts w:eastAsia="Times New Roman" w:cstheme="minorHAnsi"/>
          <w:color w:val="000000"/>
        </w:rPr>
      </w:pPr>
      <w:del w:id="1383" w:author="Admin" w:date="2020-10-21T18:15:00Z">
        <w:r w:rsidDel="00240DD9">
          <w:rPr>
            <w:rFonts w:eastAsia="Times New Roman" w:cstheme="minorHAnsi"/>
            <w:color w:val="000000"/>
          </w:rPr>
          <w:delText>Pandaren (+1)</w:delText>
        </w:r>
      </w:del>
    </w:p>
    <w:p w14:paraId="25AB56E2" w14:textId="77777777" w:rsidR="008D2791" w:rsidRDefault="008D2791">
      <w:pPr>
        <w:contextualSpacing/>
        <w:rPr>
          <w:rFonts w:eastAsia="Times New Roman" w:cstheme="minorHAnsi"/>
          <w:color w:val="000000"/>
        </w:rPr>
      </w:pPr>
    </w:p>
    <w:p w14:paraId="3930E1DC"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Charisma</w:t>
      </w:r>
    </w:p>
    <w:p w14:paraId="235592E2"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 xml:space="preserve">Measures: </w:t>
      </w:r>
      <w:r w:rsidRPr="001F25FA">
        <w:rPr>
          <w:rFonts w:eastAsia="Times New Roman" w:cstheme="minorHAnsi"/>
          <w:color w:val="000000"/>
        </w:rPr>
        <w:t>Confidence, eloquence, leadership</w:t>
      </w:r>
    </w:p>
    <w:p w14:paraId="24F0B967" w14:textId="77777777" w:rsidR="001F25FA" w:rsidRPr="001F25FA" w:rsidRDefault="001F25FA">
      <w:pPr>
        <w:contextualSpacing/>
        <w:rPr>
          <w:rFonts w:eastAsia="Times New Roman" w:cstheme="minorHAnsi"/>
          <w:color w:val="000000"/>
        </w:rPr>
      </w:pPr>
      <w:r w:rsidRPr="00325A13">
        <w:rPr>
          <w:rFonts w:eastAsia="Times New Roman" w:cstheme="minorHAnsi"/>
          <w:b/>
          <w:bCs/>
          <w:color w:val="000000"/>
        </w:rPr>
        <w:t>Important for:</w:t>
      </w:r>
      <w:r w:rsidRPr="001F25FA">
        <w:rPr>
          <w:rFonts w:eastAsia="Times New Roman" w:cstheme="minorHAnsi"/>
          <w:color w:val="000000"/>
        </w:rPr>
        <w:t xml:space="preserve"> </w:t>
      </w:r>
      <w:r w:rsidR="008D2791">
        <w:rPr>
          <w:rFonts w:eastAsia="Times New Roman" w:cstheme="minorHAnsi"/>
          <w:color w:val="000000"/>
        </w:rPr>
        <w:t>W</w:t>
      </w:r>
      <w:r w:rsidRPr="001F25FA">
        <w:rPr>
          <w:rFonts w:eastAsia="Times New Roman" w:cstheme="minorHAnsi"/>
          <w:color w:val="000000"/>
        </w:rPr>
        <w:t>arlock</w:t>
      </w:r>
    </w:p>
    <w:p w14:paraId="42055AF7" w14:textId="77777777" w:rsidR="001F25FA" w:rsidRPr="00325A13" w:rsidRDefault="001F25FA">
      <w:pPr>
        <w:contextualSpacing/>
        <w:rPr>
          <w:rFonts w:eastAsia="Times New Roman" w:cstheme="minorHAnsi"/>
          <w:b/>
          <w:bCs/>
          <w:color w:val="000000"/>
        </w:rPr>
      </w:pPr>
      <w:r w:rsidRPr="00325A13">
        <w:rPr>
          <w:rFonts w:eastAsia="Times New Roman" w:cstheme="minorHAnsi"/>
          <w:b/>
          <w:bCs/>
          <w:color w:val="000000"/>
        </w:rPr>
        <w:t>Racial Increases:</w:t>
      </w:r>
    </w:p>
    <w:p w14:paraId="627F988F" w14:textId="77777777" w:rsidR="008D2791" w:rsidRDefault="008D2791">
      <w:pPr>
        <w:rPr>
          <w:rFonts w:eastAsia="Times New Roman" w:cstheme="minorHAnsi"/>
          <w:color w:val="000000"/>
        </w:rPr>
      </w:pPr>
      <w:r>
        <w:rPr>
          <w:rFonts w:eastAsia="Times New Roman" w:cstheme="minorHAnsi"/>
          <w:color w:val="000000"/>
        </w:rPr>
        <w:t xml:space="preserve">Forsaken </w:t>
      </w:r>
      <w:r w:rsidR="001F25FA" w:rsidRPr="001F25FA">
        <w:rPr>
          <w:rFonts w:eastAsia="Times New Roman" w:cstheme="minorHAnsi"/>
          <w:color w:val="000000"/>
        </w:rPr>
        <w:t xml:space="preserve">(+1) </w:t>
      </w:r>
      <w:r>
        <w:rPr>
          <w:rFonts w:eastAsia="Times New Roman" w:cstheme="minorHAnsi"/>
          <w:color w:val="000000"/>
        </w:rPr>
        <w:t xml:space="preserve">Goblin (+1) </w:t>
      </w:r>
    </w:p>
    <w:p w14:paraId="540C9631" w14:textId="77777777" w:rsidR="008D2791" w:rsidRDefault="001F25FA">
      <w:pPr>
        <w:rPr>
          <w:rFonts w:eastAsia="Times New Roman" w:cstheme="minorHAnsi"/>
          <w:color w:val="000000"/>
        </w:rPr>
      </w:pPr>
      <w:r w:rsidRPr="001F25FA">
        <w:rPr>
          <w:rFonts w:eastAsia="Times New Roman" w:cstheme="minorHAnsi"/>
          <w:color w:val="000000"/>
        </w:rPr>
        <w:t>Human (+1)</w:t>
      </w:r>
      <w:r w:rsidR="008D2791">
        <w:rPr>
          <w:rFonts w:eastAsia="Times New Roman" w:cstheme="minorHAnsi"/>
          <w:color w:val="000000"/>
        </w:rPr>
        <w:t xml:space="preserve"> Orc (+1) </w:t>
      </w:r>
      <w:ins w:id="1384" w:author="Admin" w:date="2020-10-21T18:15:00Z">
        <w:r w:rsidR="00240DD9">
          <w:rPr>
            <w:rFonts w:eastAsia="Times New Roman" w:cstheme="minorHAnsi"/>
            <w:color w:val="000000"/>
          </w:rPr>
          <w:t xml:space="preserve">Troll (+1) </w:t>
        </w:r>
      </w:ins>
      <w:r w:rsidR="003F4073">
        <w:rPr>
          <w:rFonts w:eastAsia="Times New Roman" w:cstheme="minorHAnsi"/>
          <w:color w:val="000000"/>
        </w:rPr>
        <w:t>Void Elf (+1)</w:t>
      </w:r>
    </w:p>
    <w:p w14:paraId="01EAB364" w14:textId="77777777" w:rsidR="00511A4E" w:rsidRDefault="00511A4E">
      <w:pPr>
        <w:rPr>
          <w:rFonts w:eastAsia="Times New Roman" w:cstheme="minorHAnsi"/>
          <w:b/>
          <w:bCs/>
          <w:i/>
          <w:iCs/>
          <w:color w:val="000000"/>
        </w:rPr>
        <w:sectPr w:rsidR="00511A4E" w:rsidSect="00325A13">
          <w:type w:val="continuous"/>
          <w:pgSz w:w="12240" w:h="15840"/>
          <w:pgMar w:top="1440" w:right="1800" w:bottom="1440" w:left="1800" w:header="708" w:footer="708" w:gutter="0"/>
          <w:cols w:num="2" w:space="708"/>
          <w:docGrid w:linePitch="360"/>
        </w:sectPr>
      </w:pPr>
    </w:p>
    <w:p w14:paraId="23F0B1C9" w14:textId="77777777" w:rsidR="008D2791" w:rsidRDefault="008D2791">
      <w:pPr>
        <w:rPr>
          <w:rFonts w:eastAsia="Times New Roman" w:cstheme="minorHAnsi"/>
          <w:b/>
          <w:bCs/>
          <w:i/>
          <w:iCs/>
          <w:color w:val="000000"/>
        </w:rPr>
      </w:pPr>
    </w:p>
    <w:p w14:paraId="63E1372C" w14:textId="77777777" w:rsidR="00240DD9" w:rsidRDefault="00240DD9">
      <w:pPr>
        <w:pStyle w:val="Heading2"/>
        <w:rPr>
          <w:ins w:id="1385" w:author="Admin" w:date="2020-10-21T18:15:00Z"/>
        </w:rPr>
        <w:sectPr w:rsidR="00240DD9" w:rsidSect="000626C2">
          <w:type w:val="continuous"/>
          <w:pgSz w:w="12240" w:h="15840"/>
          <w:pgMar w:top="1440" w:right="1800" w:bottom="1440" w:left="1800" w:header="708" w:footer="708" w:gutter="0"/>
          <w:cols w:num="2" w:space="708"/>
          <w:docGrid w:linePitch="360"/>
        </w:sectPr>
      </w:pPr>
      <w:bookmarkStart w:id="1386" w:name="_Toc54196355"/>
    </w:p>
    <w:p w14:paraId="520E8AF2" w14:textId="77777777" w:rsidR="008D2791" w:rsidRPr="00325A13" w:rsidRDefault="008D2791">
      <w:pPr>
        <w:pStyle w:val="Heading2"/>
        <w:rPr>
          <w:b w:val="0"/>
          <w:bCs w:val="0"/>
        </w:rPr>
      </w:pPr>
      <w:r>
        <w:lastRenderedPageBreak/>
        <w:t>Determining Ability Scores</w:t>
      </w:r>
      <w:bookmarkEnd w:id="1386"/>
    </w:p>
    <w:p w14:paraId="12F53857" w14:textId="77777777" w:rsidR="008D2791" w:rsidRPr="007A0074" w:rsidRDefault="008D2791">
      <w:pPr>
        <w:rPr>
          <w:rFonts w:eastAsia="Times New Roman" w:cstheme="minorHAnsi"/>
          <w:color w:val="000000"/>
        </w:rPr>
      </w:pPr>
      <w:r w:rsidRPr="007A0074">
        <w:rPr>
          <w:rFonts w:eastAsia="Times New Roman" w:cstheme="minorHAnsi"/>
          <w:b/>
          <w:bCs/>
          <w:color w:val="000000"/>
        </w:rPr>
        <w:t>Focus and Foible.</w:t>
      </w:r>
      <w:r w:rsidRPr="00325A13">
        <w:rPr>
          <w:rFonts w:eastAsia="Times New Roman" w:cstheme="minorHAnsi"/>
          <w:color w:val="000000"/>
        </w:rPr>
        <w:t xml:space="preserve"> </w:t>
      </w:r>
      <w:r>
        <w:rPr>
          <w:rFonts w:eastAsia="Times New Roman" w:cstheme="minorHAnsi"/>
          <w:color w:val="000000"/>
        </w:rPr>
        <w:t xml:space="preserve">This method leads to more focused characters with clearer weaknesses. </w:t>
      </w:r>
    </w:p>
    <w:p w14:paraId="647F0D96" w14:textId="77777777" w:rsidR="008D2791" w:rsidRDefault="008D2791">
      <w:pPr>
        <w:rPr>
          <w:rFonts w:eastAsia="Times New Roman" w:cstheme="minorHAnsi"/>
          <w:color w:val="000000"/>
        </w:rPr>
      </w:pPr>
      <w:r>
        <w:rPr>
          <w:rFonts w:eastAsia="Times New Roman" w:cstheme="minorHAnsi"/>
          <w:color w:val="000000"/>
        </w:rPr>
        <w:t xml:space="preserve">Before applying modifiers, choose a one focus (an ability score you’re good at) and one foible (an ability score you’re bad at). </w:t>
      </w:r>
    </w:p>
    <w:p w14:paraId="7939253B" w14:textId="77777777" w:rsidR="008D2791" w:rsidRDefault="008D2791" w:rsidP="00F00B80">
      <w:pPr>
        <w:ind w:left="360"/>
        <w:rPr>
          <w:rFonts w:eastAsia="Times New Roman" w:cstheme="minorHAnsi"/>
          <w:color w:val="000000"/>
        </w:rPr>
      </w:pPr>
      <w:r w:rsidRPr="00325A13">
        <w:rPr>
          <w:rFonts w:eastAsia="Times New Roman" w:cstheme="minorHAnsi"/>
          <w:i/>
          <w:iCs/>
          <w:color w:val="000000"/>
        </w:rPr>
        <w:t>Focus.</w:t>
      </w:r>
      <w:r>
        <w:rPr>
          <w:rFonts w:eastAsia="Times New Roman" w:cstheme="minorHAnsi"/>
          <w:color w:val="000000"/>
        </w:rPr>
        <w:t xml:space="preserve"> Mark this attribute as </w:t>
      </w:r>
      <w:r w:rsidRPr="00325A13">
        <w:rPr>
          <w:rFonts w:eastAsia="Times New Roman" w:cstheme="minorHAnsi"/>
          <w:color w:val="000000"/>
        </w:rPr>
        <w:t>18</w:t>
      </w:r>
    </w:p>
    <w:p w14:paraId="20563E4C" w14:textId="77777777" w:rsidR="008D2791" w:rsidRDefault="008D2791" w:rsidP="00F00B80">
      <w:pPr>
        <w:ind w:left="360"/>
        <w:rPr>
          <w:rFonts w:eastAsia="Times New Roman" w:cstheme="minorHAnsi"/>
          <w:color w:val="000000"/>
        </w:rPr>
      </w:pPr>
      <w:r>
        <w:rPr>
          <w:rFonts w:eastAsia="Times New Roman" w:cstheme="minorHAnsi"/>
          <w:i/>
          <w:iCs/>
          <w:color w:val="000000"/>
        </w:rPr>
        <w:t xml:space="preserve">Foible. </w:t>
      </w:r>
      <w:r>
        <w:rPr>
          <w:rFonts w:eastAsia="Times New Roman" w:cstheme="minorHAnsi"/>
          <w:color w:val="000000"/>
        </w:rPr>
        <w:t xml:space="preserve">Mark this attribute as 8 </w:t>
      </w:r>
    </w:p>
    <w:p w14:paraId="27A0B8CF" w14:textId="77777777" w:rsidR="008D2791" w:rsidRDefault="008D2791" w:rsidP="00F00B80">
      <w:pPr>
        <w:ind w:left="360"/>
        <w:rPr>
          <w:rFonts w:eastAsia="Times New Roman" w:cstheme="minorHAnsi"/>
          <w:color w:val="000000"/>
        </w:rPr>
      </w:pPr>
      <w:r>
        <w:rPr>
          <w:rFonts w:eastAsia="Times New Roman" w:cstheme="minorHAnsi"/>
          <w:color w:val="000000"/>
        </w:rPr>
        <w:t xml:space="preserve">Set your remaining attributes at 10, and distribute 16 points among the ability scores in any way you desire. You may reduce an existing attribute by up to 2 points to gain 2 points to add to another attribute. </w:t>
      </w:r>
    </w:p>
    <w:p w14:paraId="5BDEB6D0" w14:textId="77777777" w:rsidR="008D2791" w:rsidRDefault="008D2791">
      <w:pPr>
        <w:rPr>
          <w:rFonts w:eastAsia="Times New Roman" w:cstheme="minorHAnsi"/>
          <w:color w:val="000000"/>
        </w:rPr>
      </w:pPr>
    </w:p>
    <w:p w14:paraId="0A182CB2" w14:textId="77777777" w:rsidR="008D2791" w:rsidRDefault="008D2791">
      <w:pPr>
        <w:rPr>
          <w:rFonts w:eastAsia="Times New Roman" w:cstheme="minorHAnsi"/>
          <w:color w:val="000000"/>
        </w:rPr>
      </w:pPr>
      <w:r>
        <w:rPr>
          <w:rFonts w:eastAsia="Times New Roman" w:cstheme="minorHAnsi"/>
          <w:b/>
          <w:bCs/>
          <w:color w:val="000000"/>
        </w:rPr>
        <w:t xml:space="preserve">Heroic Roll. </w:t>
      </w:r>
      <w:r>
        <w:rPr>
          <w:rFonts w:eastAsia="Times New Roman" w:cstheme="minorHAnsi"/>
          <w:color w:val="000000"/>
        </w:rPr>
        <w:t>This method leads to generally stronger characters than by normal rolling.</w:t>
      </w:r>
    </w:p>
    <w:p w14:paraId="5C77680D" w14:textId="77777777" w:rsidR="008D2791" w:rsidDel="00240DD9" w:rsidRDefault="008D2791">
      <w:pPr>
        <w:rPr>
          <w:del w:id="1387" w:author="Admin" w:date="2020-10-21T18:15:00Z"/>
        </w:rPr>
      </w:pPr>
      <w:r>
        <w:t xml:space="preserve">For each ability score, roll 2d6 + 6. </w:t>
      </w:r>
    </w:p>
    <w:p w14:paraId="6BDFAE2F" w14:textId="77777777" w:rsidR="00240DD9" w:rsidRDefault="00240DD9">
      <w:pPr>
        <w:spacing w:after="200" w:line="276" w:lineRule="auto"/>
        <w:rPr>
          <w:ins w:id="1388" w:author="Admin" w:date="2020-10-21T18:15:00Z"/>
        </w:rPr>
      </w:pPr>
      <w:ins w:id="1389" w:author="Admin" w:date="2020-10-21T18:15:00Z">
        <w:r>
          <w:lastRenderedPageBreak/>
          <w:br w:type="page"/>
        </w:r>
      </w:ins>
    </w:p>
    <w:p w14:paraId="7F2A3DC0" w14:textId="77777777" w:rsidR="00E37F88" w:rsidDel="00240DD9" w:rsidRDefault="00E37F88">
      <w:pPr>
        <w:rPr>
          <w:del w:id="1390" w:author="Admin" w:date="2020-10-21T18:15:00Z"/>
        </w:rPr>
      </w:pPr>
    </w:p>
    <w:p w14:paraId="128FF88C" w14:textId="77777777" w:rsidR="000626C2" w:rsidDel="00240DD9" w:rsidRDefault="000626C2" w:rsidP="00E37F88">
      <w:pPr>
        <w:pStyle w:val="Heading2"/>
        <w:rPr>
          <w:del w:id="1391" w:author="Admin" w:date="2020-10-21T18:15:00Z"/>
        </w:rPr>
        <w:sectPr w:rsidR="000626C2" w:rsidDel="00240DD9" w:rsidSect="004F2D4C">
          <w:type w:val="continuous"/>
          <w:pgSz w:w="12240" w:h="15840"/>
          <w:pgMar w:top="1440" w:right="1800" w:bottom="1440" w:left="1800" w:header="708" w:footer="708" w:gutter="0"/>
          <w:cols w:space="708"/>
          <w:docGrid w:linePitch="360"/>
        </w:sectPr>
      </w:pPr>
    </w:p>
    <w:p w14:paraId="383EC7D6" w14:textId="77777777" w:rsidR="00E37F88" w:rsidRDefault="00E37F88" w:rsidP="00E37F88">
      <w:pPr>
        <w:pStyle w:val="Heading2"/>
      </w:pPr>
      <w:bookmarkStart w:id="1392" w:name="_Toc54196356"/>
      <w:r>
        <w:lastRenderedPageBreak/>
        <w:t>Beyond 1st Level</w:t>
      </w:r>
      <w:bookmarkEnd w:id="1392"/>
    </w:p>
    <w:p w14:paraId="5B852053" w14:textId="77777777" w:rsidR="00E37F88" w:rsidRDefault="00E37F88" w:rsidP="00E37F88">
      <w:r>
        <w:t xml:space="preserve">The rules in the World of Warcraft 5e RPG also include crafting sub-systems and classes (such as the Alchemist and Tinker), and various options (such as the Infusionist feat) that can translate wealth into character power. </w:t>
      </w:r>
    </w:p>
    <w:p w14:paraId="1D360A37" w14:textId="77777777" w:rsidR="00E37F88" w:rsidRDefault="00E37F88" w:rsidP="00E37F88">
      <w:r>
        <w:t>When creating a character from above 1st level, refer to the following guidelines for expected wealth for level to give a general idea how to keep characters on the same general level of wealth.</w:t>
      </w:r>
    </w:p>
    <w:p w14:paraId="3D328F56" w14:textId="77777777" w:rsidR="00E37F88" w:rsidRDefault="00E37F88" w:rsidP="00013F7D">
      <w:r>
        <w:t xml:space="preserve">Refer to the Item Creation </w:t>
      </w:r>
      <w:r w:rsidR="00C667D1">
        <w:t>Complexity and Cost</w:t>
      </w:r>
      <w:r>
        <w:t xml:space="preserve"> </w:t>
      </w:r>
      <w:r w:rsidR="00C667D1">
        <w:t>T</w:t>
      </w:r>
      <w:r>
        <w:t xml:space="preserve">able on Chapter 7 to </w:t>
      </w:r>
      <w:r w:rsidR="00013F7D">
        <w:t xml:space="preserve">calculate </w:t>
      </w:r>
      <w:r>
        <w:t xml:space="preserve">item rarity. </w:t>
      </w:r>
      <w:r w:rsidR="006C2D0C">
        <w:t>Note that crafting an item costs one-</w:t>
      </w:r>
      <w:r w:rsidR="00013F7D">
        <w:t xml:space="preserve">half </w:t>
      </w:r>
      <w:r w:rsidR="006C2D0C">
        <w:t xml:space="preserve">the cost of buying it. </w:t>
      </w:r>
    </w:p>
    <w:p w14:paraId="57B1A84A" w14:textId="77777777" w:rsidR="00E37F88" w:rsidRDefault="00E37F88" w:rsidP="00E37F88"/>
    <w:p w14:paraId="5591F4C0" w14:textId="77777777" w:rsidR="00E37F88" w:rsidRPr="00E37F88" w:rsidRDefault="00E37F88" w:rsidP="00013F7D">
      <w:pPr>
        <w:rPr>
          <w:b/>
          <w:bCs/>
          <w:vertAlign w:val="superscript"/>
        </w:rPr>
      </w:pPr>
      <w:r w:rsidRPr="00E37F88">
        <w:rPr>
          <w:b/>
          <w:bCs/>
        </w:rPr>
        <w:t>Level</w:t>
      </w:r>
      <w:r>
        <w:rPr>
          <w:b/>
          <w:bCs/>
        </w:rPr>
        <w:tab/>
      </w:r>
      <w:r w:rsidRPr="00E37F88">
        <w:rPr>
          <w:b/>
          <w:bCs/>
        </w:rPr>
        <w:t xml:space="preserve">Typical Wealth </w:t>
      </w:r>
    </w:p>
    <w:p w14:paraId="5B6749BB" w14:textId="77777777" w:rsidR="00013F7D" w:rsidRDefault="00E37F88" w:rsidP="00013F7D">
      <w:r>
        <w:t>1</w:t>
      </w:r>
      <w:r>
        <w:tab/>
        <w:t xml:space="preserve">0 </w:t>
      </w:r>
      <w:r w:rsidR="00013F7D">
        <w:t>(or background starting wealth)</w:t>
      </w:r>
    </w:p>
    <w:p w14:paraId="24847EED" w14:textId="77777777" w:rsidR="00013F7D" w:rsidRDefault="00E37F88" w:rsidP="00013F7D">
      <w:r>
        <w:t>2</w:t>
      </w:r>
      <w:r>
        <w:tab/>
        <w:t xml:space="preserve">140 </w:t>
      </w:r>
      <w:r w:rsidR="00013F7D">
        <w:t>gp</w:t>
      </w:r>
    </w:p>
    <w:p w14:paraId="0A060478" w14:textId="77777777" w:rsidR="00013F7D" w:rsidRDefault="00E37F88" w:rsidP="00013F7D">
      <w:r>
        <w:t>3</w:t>
      </w:r>
      <w:r>
        <w:tab/>
        <w:t xml:space="preserve">280 </w:t>
      </w:r>
      <w:r w:rsidR="00013F7D">
        <w:t>gp</w:t>
      </w:r>
    </w:p>
    <w:p w14:paraId="23E6362E" w14:textId="77777777" w:rsidR="00013F7D" w:rsidRDefault="00E37F88" w:rsidP="00013F7D">
      <w:r>
        <w:t>4</w:t>
      </w:r>
      <w:r>
        <w:tab/>
        <w:t xml:space="preserve">420 </w:t>
      </w:r>
      <w:r w:rsidR="00013F7D">
        <w:t>gp</w:t>
      </w:r>
    </w:p>
    <w:p w14:paraId="51B93A3B" w14:textId="77777777" w:rsidR="00013F7D" w:rsidRDefault="00E37F88" w:rsidP="00013F7D">
      <w:r>
        <w:t>5</w:t>
      </w:r>
      <w:r>
        <w:tab/>
        <w:t>560</w:t>
      </w:r>
      <w:r w:rsidR="00013F7D" w:rsidRPr="00013F7D">
        <w:t xml:space="preserve"> </w:t>
      </w:r>
      <w:r w:rsidR="00013F7D">
        <w:t>gp</w:t>
      </w:r>
    </w:p>
    <w:p w14:paraId="49FBDA20" w14:textId="77777777" w:rsidR="00013F7D" w:rsidRDefault="00E37F88" w:rsidP="00013F7D">
      <w:r>
        <w:t>6</w:t>
      </w:r>
      <w:r>
        <w:tab/>
        <w:t xml:space="preserve">4,500 </w:t>
      </w:r>
      <w:r w:rsidR="00013F7D">
        <w:t>gp</w:t>
      </w:r>
    </w:p>
    <w:p w14:paraId="5DEBDEA8" w14:textId="77777777" w:rsidR="00013F7D" w:rsidRDefault="00E37F88" w:rsidP="00013F7D">
      <w:r>
        <w:t>7</w:t>
      </w:r>
      <w:r>
        <w:tab/>
        <w:t xml:space="preserve">8,400 </w:t>
      </w:r>
      <w:r w:rsidR="00013F7D">
        <w:t>gp</w:t>
      </w:r>
    </w:p>
    <w:p w14:paraId="3CC9B57D" w14:textId="77777777" w:rsidR="00013F7D" w:rsidRDefault="00E37F88" w:rsidP="00013F7D">
      <w:r>
        <w:t>8</w:t>
      </w:r>
      <w:r>
        <w:tab/>
        <w:t xml:space="preserve">12,300 </w:t>
      </w:r>
      <w:r w:rsidR="00013F7D">
        <w:t>gp</w:t>
      </w:r>
    </w:p>
    <w:p w14:paraId="214449D0" w14:textId="77777777" w:rsidR="00013F7D" w:rsidRDefault="00E37F88" w:rsidP="00013F7D">
      <w:r>
        <w:t>9</w:t>
      </w:r>
      <w:r>
        <w:tab/>
        <w:t xml:space="preserve">16,200 </w:t>
      </w:r>
      <w:r w:rsidR="00013F7D">
        <w:t>gp</w:t>
      </w:r>
    </w:p>
    <w:p w14:paraId="53D07C64" w14:textId="77777777" w:rsidR="00013F7D" w:rsidRDefault="00E37F88" w:rsidP="00013F7D">
      <w:pPr>
        <w:contextualSpacing/>
      </w:pPr>
      <w:r>
        <w:t>10</w:t>
      </w:r>
      <w:r>
        <w:tab/>
        <w:t xml:space="preserve">20,100 </w:t>
      </w:r>
      <w:r w:rsidR="00013F7D">
        <w:t>gp</w:t>
      </w:r>
    </w:p>
    <w:p w14:paraId="0040DB47" w14:textId="77777777" w:rsidR="00013F7D" w:rsidRDefault="00013F7D" w:rsidP="00013F7D">
      <w:r>
        <w:t>11</w:t>
      </w:r>
      <w:r>
        <w:tab/>
        <w:t>24,100 gp</w:t>
      </w:r>
    </w:p>
    <w:p w14:paraId="5328E931" w14:textId="77777777" w:rsidR="00013F7D" w:rsidRDefault="00E37F88" w:rsidP="00013F7D">
      <w:r>
        <w:t>12</w:t>
      </w:r>
      <w:r>
        <w:tab/>
        <w:t xml:space="preserve">42,400 </w:t>
      </w:r>
      <w:r w:rsidR="00013F7D">
        <w:t>gp</w:t>
      </w:r>
    </w:p>
    <w:p w14:paraId="6386D1B2" w14:textId="77777777" w:rsidR="00013F7D" w:rsidRDefault="00E37F88" w:rsidP="00013F7D">
      <w:r>
        <w:t>13</w:t>
      </w:r>
      <w:r>
        <w:tab/>
        <w:t xml:space="preserve">60,700 </w:t>
      </w:r>
      <w:r w:rsidR="00013F7D">
        <w:t>gp</w:t>
      </w:r>
    </w:p>
    <w:p w14:paraId="46277A2C" w14:textId="77777777" w:rsidR="00013F7D" w:rsidRDefault="00013F7D" w:rsidP="00013F7D">
      <w:r>
        <w:t>14</w:t>
      </w:r>
      <w:r>
        <w:tab/>
        <w:t>79,000 gp</w:t>
      </w:r>
    </w:p>
    <w:p w14:paraId="7386C206" w14:textId="77777777" w:rsidR="00013F7D" w:rsidRDefault="00E37F88" w:rsidP="00013F7D">
      <w:r>
        <w:t>15</w:t>
      </w:r>
      <w:r>
        <w:tab/>
        <w:t xml:space="preserve">97,300 </w:t>
      </w:r>
      <w:r w:rsidR="00013F7D">
        <w:t>gp</w:t>
      </w:r>
    </w:p>
    <w:p w14:paraId="13CE4A6E" w14:textId="77777777" w:rsidR="00E37F88" w:rsidRDefault="00E37F88" w:rsidP="00013F7D">
      <w:r>
        <w:t>16</w:t>
      </w:r>
      <w:r>
        <w:tab/>
        <w:t xml:space="preserve">116,000 </w:t>
      </w:r>
      <w:r w:rsidR="00013F7D">
        <w:t>gp</w:t>
      </w:r>
    </w:p>
    <w:p w14:paraId="6C0A2750" w14:textId="77777777" w:rsidR="00E37F88" w:rsidRDefault="00E37F88" w:rsidP="00013F7D">
      <w:r>
        <w:t>17</w:t>
      </w:r>
      <w:r>
        <w:tab/>
        <w:t xml:space="preserve">134,000 </w:t>
      </w:r>
      <w:r w:rsidR="00013F7D">
        <w:t>gp</w:t>
      </w:r>
    </w:p>
    <w:p w14:paraId="5C932198" w14:textId="77777777" w:rsidR="00E37F88" w:rsidRDefault="00E37F88" w:rsidP="00013F7D">
      <w:r>
        <w:t>18</w:t>
      </w:r>
      <w:r>
        <w:tab/>
        <w:t xml:space="preserve">362,000 </w:t>
      </w:r>
      <w:r w:rsidR="00013F7D">
        <w:t>gp</w:t>
      </w:r>
    </w:p>
    <w:p w14:paraId="137CB60A" w14:textId="77777777" w:rsidR="00E37F88" w:rsidRDefault="00E37F88" w:rsidP="00013F7D">
      <w:r>
        <w:t>19</w:t>
      </w:r>
      <w:r>
        <w:tab/>
        <w:t xml:space="preserve">590,000 </w:t>
      </w:r>
      <w:r w:rsidR="00013F7D">
        <w:t>gp</w:t>
      </w:r>
    </w:p>
    <w:p w14:paraId="32604DBD" w14:textId="77777777" w:rsidR="00E37F88" w:rsidRDefault="00E37F88" w:rsidP="00013F7D">
      <w:r>
        <w:t>20</w:t>
      </w:r>
      <w:r>
        <w:tab/>
        <w:t xml:space="preserve">818,000 </w:t>
      </w:r>
      <w:r w:rsidR="00013F7D">
        <w:t>gp</w:t>
      </w:r>
    </w:p>
    <w:p w14:paraId="339316AA" w14:textId="77777777" w:rsidR="00E37F88" w:rsidRDefault="00E37F88" w:rsidP="00E37F88"/>
    <w:p w14:paraId="2CD94AC8" w14:textId="77777777" w:rsidR="00E37F88" w:rsidRDefault="00E37F88" w:rsidP="00E37F88">
      <w:r>
        <w:t xml:space="preserve">The amount of wealth carried by a character can vary significantly depending on starting </w:t>
      </w:r>
      <w:r>
        <w:lastRenderedPageBreak/>
        <w:t xml:space="preserve">resources, unexpected loot gained in the campaign, whether or not characters have downtime to gather additional wealth, inherited gold, or even possessing companies and strongholds under their control. </w:t>
      </w:r>
    </w:p>
    <w:p w14:paraId="27169806" w14:textId="77777777" w:rsidR="00E37F88" w:rsidRDefault="00E37F88" w:rsidP="00E37F88"/>
    <w:p w14:paraId="28D2EEF4" w14:textId="77777777" w:rsidR="00835040" w:rsidRPr="00835040" w:rsidRDefault="00835040" w:rsidP="00835040">
      <w:pPr>
        <w:rPr>
          <w:b/>
          <w:bCs/>
        </w:rPr>
      </w:pPr>
      <w:r>
        <w:rPr>
          <w:b/>
          <w:bCs/>
        </w:rPr>
        <w:t>Magical Item Budget</w:t>
      </w:r>
    </w:p>
    <w:p w14:paraId="3F25D923" w14:textId="77777777" w:rsidR="00835040" w:rsidRDefault="00835040" w:rsidP="00997DD1">
      <w:r>
        <w:t xml:space="preserve">A DM may refer to the above chart to determine the total worth of magic items the characters have, without actually </w:t>
      </w:r>
      <w:r w:rsidR="00997DD1">
        <w:t>explicit</w:t>
      </w:r>
      <w:r>
        <w:t xml:space="preserve"> magic items to be sold. </w:t>
      </w:r>
    </w:p>
    <w:p w14:paraId="2A07ED08" w14:textId="77777777" w:rsidR="00835040" w:rsidRDefault="00835040" w:rsidP="00835040">
      <w:r>
        <w:t>In this case, the wealth is not the expected wealth of the character, but the cost of the magic items the player should have by the appropriate level.</w:t>
      </w:r>
      <w:r w:rsidR="00997DD1">
        <w:t xml:space="preserve"> This can come in the form of quest gifts, a normal item improving into a magical one, or a permanent blessing or infusion upon a held item. </w:t>
      </w:r>
    </w:p>
    <w:p w14:paraId="0D1D132B" w14:textId="77777777" w:rsidR="00835040" w:rsidRDefault="00835040" w:rsidP="00835040">
      <w:r>
        <w:t>The expected cost of magic items relative to rarity is present in Chapter 7.</w:t>
      </w:r>
    </w:p>
    <w:p w14:paraId="2F750222" w14:textId="77777777" w:rsidR="00835040" w:rsidRDefault="00835040" w:rsidP="00E37F88"/>
    <w:p w14:paraId="36DF9DF5" w14:textId="77777777" w:rsidR="00E37F88" w:rsidRPr="00E37F88" w:rsidRDefault="00E37F88" w:rsidP="00E37F88">
      <w:pPr>
        <w:rPr>
          <w:b/>
          <w:bCs/>
        </w:rPr>
      </w:pPr>
      <w:r>
        <w:rPr>
          <w:b/>
          <w:bCs/>
        </w:rPr>
        <w:t>Expected Downtime</w:t>
      </w:r>
    </w:p>
    <w:p w14:paraId="3BBB7E0C" w14:textId="77777777" w:rsidR="00E37F88" w:rsidRDefault="00E37F88" w:rsidP="002D08C5">
      <w:r>
        <w:t xml:space="preserve">In case of crafting classes (Alchemist and Tinker), or in cases where characters can create magical items (taking the Infusionist feat), a good amount of downtime to allow the classes to function at a competitive rate is usually 5 days to 1 week between adventures (or the same time for every 3-5 combat encounters). </w:t>
      </w:r>
    </w:p>
    <w:p w14:paraId="22DF551F" w14:textId="77777777" w:rsidR="00E37F88" w:rsidRDefault="00E37F88" w:rsidP="00997DD1">
      <w:r>
        <w:t xml:space="preserve">That way, very complex projects (2 weeks) like building a mecha or vehicle can be done every two adventures. </w:t>
      </w:r>
    </w:p>
    <w:p w14:paraId="6CD15A07" w14:textId="77777777" w:rsidR="00E37F88" w:rsidRDefault="00E37F88" w:rsidP="00E37F88">
      <w:r>
        <w:t>With such options available, players benefit more from wealth and time to build the exact items they need, from scrolls, potions, explosives, and more spells in a mage's spellbook, to advanced constructs and vehicles such as gyrocopters, so exercising judgment is key.</w:t>
      </w:r>
    </w:p>
    <w:p w14:paraId="3677C198" w14:textId="77777777" w:rsidR="000626C2" w:rsidRDefault="000626C2" w:rsidP="00E37F88">
      <w:pPr>
        <w:sectPr w:rsidR="000626C2" w:rsidSect="000626C2">
          <w:type w:val="continuous"/>
          <w:pgSz w:w="12240" w:h="15840"/>
          <w:pgMar w:top="1440" w:right="1800" w:bottom="1440" w:left="1800" w:header="708" w:footer="708" w:gutter="0"/>
          <w:cols w:num="2" w:space="708"/>
          <w:docGrid w:linePitch="360"/>
        </w:sectPr>
      </w:pPr>
    </w:p>
    <w:p w14:paraId="2B4AB238" w14:textId="77777777" w:rsidR="00E37F88" w:rsidRDefault="00E37F88" w:rsidP="00E37F88"/>
    <w:p w14:paraId="6BA3EB8D" w14:textId="77777777" w:rsidR="0052682D" w:rsidRDefault="0052682D">
      <w:pPr>
        <w:spacing w:after="200" w:line="276" w:lineRule="auto"/>
      </w:pPr>
      <w:r>
        <w:br w:type="page"/>
      </w:r>
    </w:p>
    <w:p w14:paraId="0A907EEE" w14:textId="77777777" w:rsidR="00AB25EF" w:rsidRPr="000D5DB5" w:rsidRDefault="00AB25EF">
      <w:pPr>
        <w:contextualSpacing/>
        <w:outlineLvl w:val="0"/>
        <w:rPr>
          <w:rFonts w:eastAsia="Times New Roman" w:cstheme="minorHAnsi"/>
          <w:b/>
          <w:bCs/>
          <w:kern w:val="36"/>
          <w:sz w:val="48"/>
          <w:szCs w:val="48"/>
        </w:rPr>
      </w:pPr>
      <w:bookmarkStart w:id="1393" w:name="_Toc54196357"/>
      <w:r w:rsidRPr="000D5DB5">
        <w:rPr>
          <w:rFonts w:eastAsia="Times New Roman" w:cstheme="minorHAnsi"/>
          <w:b/>
          <w:bCs/>
          <w:color w:val="1F4E79"/>
          <w:kern w:val="36"/>
          <w:sz w:val="36"/>
          <w:szCs w:val="36"/>
        </w:rPr>
        <w:lastRenderedPageBreak/>
        <w:t>Chapter 2: Races</w:t>
      </w:r>
      <w:bookmarkEnd w:id="56"/>
      <w:bookmarkEnd w:id="1393"/>
      <w:r w:rsidRPr="000D5DB5">
        <w:rPr>
          <w:rFonts w:eastAsia="Times New Roman" w:cstheme="minorHAnsi"/>
          <w:b/>
          <w:bCs/>
          <w:color w:val="1F4E79"/>
          <w:kern w:val="36"/>
          <w:sz w:val="36"/>
          <w:szCs w:val="36"/>
        </w:rPr>
        <w:t xml:space="preserve"> </w:t>
      </w:r>
    </w:p>
    <w:p w14:paraId="646229E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races of Warcraft are diverse and rich. Each race has a role in the world, and their deeds resonate through the ages. Members of each race view each other with assumptions formed by past conflicts and alliances. Warcraft’s history is troubled and epic, and every aspect influences the races, their beliefs and their roles.</w:t>
      </w:r>
    </w:p>
    <w:p w14:paraId="24EF7584" w14:textId="77777777" w:rsidR="00AB25EF" w:rsidRDefault="00AB25EF" w:rsidP="00715DB8">
      <w:pPr>
        <w:contextualSpacing/>
        <w:rPr>
          <w:rFonts w:eastAsia="Times New Roman" w:cstheme="minorHAnsi"/>
          <w:color w:val="000000"/>
        </w:rPr>
      </w:pPr>
      <w:r w:rsidRPr="000D5DB5">
        <w:rPr>
          <w:rFonts w:eastAsia="Times New Roman" w:cstheme="minorHAnsi"/>
          <w:color w:val="000000"/>
        </w:rPr>
        <w:t>The</w:t>
      </w:r>
      <w:r w:rsidR="00B93648">
        <w:rPr>
          <w:rFonts w:eastAsia="Times New Roman" w:cstheme="minorHAnsi"/>
          <w:color w:val="000000"/>
        </w:rPr>
        <w:t xml:space="preserve"> </w:t>
      </w:r>
      <w:r w:rsidRPr="000D5DB5">
        <w:rPr>
          <w:rFonts w:eastAsia="Times New Roman" w:cstheme="minorHAnsi"/>
          <w:color w:val="000000"/>
        </w:rPr>
        <w:t xml:space="preserve">races </w:t>
      </w:r>
      <w:r w:rsidR="00B93648">
        <w:rPr>
          <w:rFonts w:eastAsia="Times New Roman" w:cstheme="minorHAnsi"/>
          <w:color w:val="000000"/>
        </w:rPr>
        <w:t xml:space="preserve">described here </w:t>
      </w:r>
      <w:r w:rsidRPr="000D5DB5">
        <w:rPr>
          <w:rFonts w:eastAsia="Times New Roman" w:cstheme="minorHAnsi"/>
          <w:color w:val="000000"/>
        </w:rPr>
        <w:t xml:space="preserve">are not the only races in the Warcraft world, but they are the most dominant, influential, and prone to adventuring. </w:t>
      </w:r>
      <w:r w:rsidR="00B93648">
        <w:rPr>
          <w:rFonts w:eastAsia="Times New Roman" w:cstheme="minorHAnsi"/>
          <w:color w:val="000000"/>
        </w:rPr>
        <w:t xml:space="preserve">Other races can be found in the Monster </w:t>
      </w:r>
      <w:r w:rsidR="00715DB8">
        <w:rPr>
          <w:rFonts w:eastAsia="Times New Roman" w:cstheme="minorHAnsi"/>
          <w:color w:val="000000"/>
        </w:rPr>
        <w:t>Guide</w:t>
      </w:r>
      <w:r w:rsidR="00B93648">
        <w:rPr>
          <w:rFonts w:eastAsia="Times New Roman" w:cstheme="minorHAnsi"/>
          <w:color w:val="000000"/>
        </w:rPr>
        <w:t xml:space="preserve">. </w:t>
      </w:r>
    </w:p>
    <w:p w14:paraId="117C0B91" w14:textId="77777777" w:rsidR="00FD7A3E" w:rsidRDefault="00FD7A3E">
      <w:pPr>
        <w:contextualSpacing/>
        <w:rPr>
          <w:rFonts w:eastAsia="Times New Roman" w:cstheme="minorHAnsi"/>
          <w:color w:val="000000"/>
        </w:rPr>
      </w:pPr>
    </w:p>
    <w:p w14:paraId="5ED47F82" w14:textId="77777777" w:rsidR="00FD7A3E" w:rsidRDefault="00FD7A3E" w:rsidP="00FD7A3E">
      <w:r>
        <w:rPr>
          <w:b/>
          <w:bCs/>
        </w:rPr>
        <w:t xml:space="preserve">Racial Mount. </w:t>
      </w:r>
      <w:r>
        <w:t>Each race in Warcraft has affinity to one creature that serves as a primary mount, either to accommodate their skeletal and muscular structure, or for cultural reasons. Refer to the below table for details.</w:t>
      </w:r>
    </w:p>
    <w:p w14:paraId="192C8328" w14:textId="77777777" w:rsidR="00FD7A3E" w:rsidRDefault="00FD7A3E" w:rsidP="00FD7A3E"/>
    <w:p w14:paraId="5BB062B5" w14:textId="77777777" w:rsidR="00FD7A3E" w:rsidRDefault="00FD7A3E" w:rsidP="00FD7A3E">
      <w:pPr>
        <w:rPr>
          <w:b/>
          <w:bCs/>
        </w:rPr>
        <w:sectPr w:rsidR="00FD7A3E" w:rsidSect="004F2D4C">
          <w:type w:val="continuous"/>
          <w:pgSz w:w="12240" w:h="15840"/>
          <w:pgMar w:top="1440" w:right="1800" w:bottom="1440" w:left="1800" w:header="708" w:footer="708" w:gutter="0"/>
          <w:cols w:space="708"/>
          <w:docGrid w:linePitch="360"/>
        </w:sectPr>
      </w:pPr>
    </w:p>
    <w:p w14:paraId="18C7970B" w14:textId="77777777" w:rsidR="00FD7A3E" w:rsidRDefault="00FD7A3E" w:rsidP="00FD7A3E">
      <w:pPr>
        <w:rPr>
          <w:b/>
          <w:bCs/>
        </w:rPr>
      </w:pPr>
      <w:r>
        <w:rPr>
          <w:b/>
          <w:bCs/>
        </w:rPr>
        <w:lastRenderedPageBreak/>
        <w:t>Race</w:t>
      </w:r>
      <w:r>
        <w:rPr>
          <w:b/>
          <w:bCs/>
        </w:rPr>
        <w:tab/>
      </w:r>
      <w:r>
        <w:rPr>
          <w:b/>
          <w:bCs/>
        </w:rPr>
        <w:tab/>
      </w:r>
      <w:r>
        <w:rPr>
          <w:b/>
          <w:bCs/>
        </w:rPr>
        <w:tab/>
        <w:t>Racial mount</w:t>
      </w:r>
    </w:p>
    <w:p w14:paraId="3BFA39F1" w14:textId="77777777" w:rsidR="00EC5AA3" w:rsidRDefault="00FD7A3E" w:rsidP="00FD7A3E">
      <w:r>
        <w:t>Draenei</w:t>
      </w:r>
      <w:r>
        <w:tab/>
      </w:r>
      <w:r w:rsidR="00EC5AA3">
        <w:tab/>
      </w:r>
      <w:r w:rsidR="00EC5AA3">
        <w:tab/>
        <w:t>-</w:t>
      </w:r>
    </w:p>
    <w:p w14:paraId="098DAE31" w14:textId="77777777" w:rsidR="00FD7A3E" w:rsidRDefault="00EC5AA3" w:rsidP="003C4628">
      <w:pPr>
        <w:pStyle w:val="ListParagraph"/>
        <w:numPr>
          <w:ilvl w:val="0"/>
          <w:numId w:val="68"/>
        </w:numPr>
      </w:pPr>
      <w:r>
        <w:t>Unbroken</w:t>
      </w:r>
      <w:r w:rsidR="00FD7A3E">
        <w:tab/>
      </w:r>
      <w:r w:rsidR="00FD7A3E">
        <w:tab/>
        <w:t>Elekk</w:t>
      </w:r>
    </w:p>
    <w:p w14:paraId="1B6046E6" w14:textId="77777777" w:rsidR="00EC5AA3" w:rsidRDefault="00EC5AA3" w:rsidP="003C4628">
      <w:pPr>
        <w:pStyle w:val="ListParagraph"/>
        <w:numPr>
          <w:ilvl w:val="0"/>
          <w:numId w:val="68"/>
        </w:numPr>
      </w:pPr>
      <w:r>
        <w:t>Broken</w:t>
      </w:r>
      <w:r>
        <w:tab/>
      </w:r>
      <w:r>
        <w:tab/>
        <w:t>-</w:t>
      </w:r>
    </w:p>
    <w:p w14:paraId="578CA8C4" w14:textId="77777777" w:rsidR="00FD7A3E" w:rsidRDefault="00FD7A3E" w:rsidP="00FD7A3E">
      <w:r>
        <w:t>Dwarves</w:t>
      </w:r>
      <w:r>
        <w:tab/>
      </w:r>
      <w:r>
        <w:tab/>
        <w:t>-</w:t>
      </w:r>
    </w:p>
    <w:p w14:paraId="4A333E6B" w14:textId="77777777" w:rsidR="00FD7A3E" w:rsidRDefault="00FD7A3E" w:rsidP="003C4628">
      <w:pPr>
        <w:pStyle w:val="ListParagraph"/>
        <w:numPr>
          <w:ilvl w:val="0"/>
          <w:numId w:val="61"/>
        </w:numPr>
      </w:pPr>
      <w:r>
        <w:t>Bronzebeard</w:t>
      </w:r>
      <w:r>
        <w:tab/>
        <w:t>Rams</w:t>
      </w:r>
    </w:p>
    <w:p w14:paraId="2AEE7932" w14:textId="77777777" w:rsidR="00FD7A3E" w:rsidRDefault="00FD7A3E" w:rsidP="003C4628">
      <w:pPr>
        <w:pStyle w:val="ListParagraph"/>
        <w:numPr>
          <w:ilvl w:val="0"/>
          <w:numId w:val="61"/>
        </w:numPr>
      </w:pPr>
      <w:r>
        <w:t>Wildhammer</w:t>
      </w:r>
      <w:r>
        <w:tab/>
        <w:t>Gryphons</w:t>
      </w:r>
    </w:p>
    <w:p w14:paraId="19AC4357" w14:textId="77777777" w:rsidR="00EC5AA3" w:rsidRDefault="00EC5AA3" w:rsidP="003C4628">
      <w:pPr>
        <w:pStyle w:val="ListParagraph"/>
        <w:numPr>
          <w:ilvl w:val="0"/>
          <w:numId w:val="61"/>
        </w:numPr>
      </w:pPr>
      <w:r>
        <w:t>Dark Iron</w:t>
      </w:r>
      <w:r>
        <w:tab/>
      </w:r>
      <w:r>
        <w:tab/>
        <w:t>Core hounds</w:t>
      </w:r>
    </w:p>
    <w:p w14:paraId="00A021B9" w14:textId="77777777" w:rsidR="00FD7A3E" w:rsidRDefault="00FD7A3E" w:rsidP="00FD7A3E">
      <w:r>
        <w:t>Elves</w:t>
      </w:r>
      <w:r>
        <w:tab/>
      </w:r>
      <w:r>
        <w:tab/>
      </w:r>
      <w:r>
        <w:tab/>
        <w:t>-</w:t>
      </w:r>
    </w:p>
    <w:p w14:paraId="1A3A63C4" w14:textId="77777777" w:rsidR="00FD7A3E" w:rsidRDefault="00FD7A3E" w:rsidP="003C4628">
      <w:pPr>
        <w:pStyle w:val="ListParagraph"/>
        <w:numPr>
          <w:ilvl w:val="0"/>
          <w:numId w:val="61"/>
        </w:numPr>
      </w:pPr>
      <w:r>
        <w:t>High</w:t>
      </w:r>
      <w:r>
        <w:tab/>
      </w:r>
      <w:r>
        <w:tab/>
        <w:t>Horses</w:t>
      </w:r>
    </w:p>
    <w:p w14:paraId="4D121A77" w14:textId="77777777" w:rsidR="00FD7A3E" w:rsidRDefault="00FD7A3E" w:rsidP="003C4628">
      <w:pPr>
        <w:pStyle w:val="ListParagraph"/>
        <w:numPr>
          <w:ilvl w:val="0"/>
          <w:numId w:val="61"/>
        </w:numPr>
      </w:pPr>
      <w:r>
        <w:t>Blood</w:t>
      </w:r>
      <w:r>
        <w:tab/>
      </w:r>
      <w:r>
        <w:tab/>
        <w:t>Hawkstrider</w:t>
      </w:r>
    </w:p>
    <w:p w14:paraId="4A8E186A" w14:textId="77777777" w:rsidR="00FD7A3E" w:rsidRDefault="00FD7A3E" w:rsidP="003C4628">
      <w:pPr>
        <w:pStyle w:val="ListParagraph"/>
        <w:numPr>
          <w:ilvl w:val="0"/>
          <w:numId w:val="61"/>
        </w:numPr>
      </w:pPr>
      <w:r>
        <w:t>Night</w:t>
      </w:r>
      <w:r>
        <w:tab/>
      </w:r>
      <w:r>
        <w:tab/>
        <w:t>Saber cats</w:t>
      </w:r>
    </w:p>
    <w:p w14:paraId="484B801C" w14:textId="77777777" w:rsidR="00FD7A3E" w:rsidRDefault="00FD7A3E" w:rsidP="003C4628">
      <w:pPr>
        <w:pStyle w:val="ListParagraph"/>
        <w:numPr>
          <w:ilvl w:val="0"/>
          <w:numId w:val="61"/>
        </w:numPr>
      </w:pPr>
      <w:r>
        <w:t>Nightborne</w:t>
      </w:r>
      <w:r>
        <w:tab/>
      </w:r>
      <w:r>
        <w:tab/>
      </w:r>
      <w:r w:rsidR="00EC5AA3">
        <w:t>Saber cats</w:t>
      </w:r>
    </w:p>
    <w:p w14:paraId="137E97B4" w14:textId="77777777" w:rsidR="00FD7A3E" w:rsidRDefault="00FD7A3E" w:rsidP="003C4628">
      <w:pPr>
        <w:pStyle w:val="ListParagraph"/>
        <w:numPr>
          <w:ilvl w:val="0"/>
          <w:numId w:val="61"/>
        </w:numPr>
      </w:pPr>
      <w:r>
        <w:t>Void</w:t>
      </w:r>
      <w:r>
        <w:tab/>
      </w:r>
      <w:r>
        <w:tab/>
      </w:r>
      <w:r w:rsidR="00EC5AA3">
        <w:t>Hawkstrider</w:t>
      </w:r>
    </w:p>
    <w:p w14:paraId="7A8E8C95" w14:textId="77777777" w:rsidR="00EC5AA3" w:rsidRDefault="00EC5AA3" w:rsidP="00EC5AA3">
      <w:pPr>
        <w:rPr>
          <w:b/>
          <w:bCs/>
        </w:rPr>
      </w:pPr>
    </w:p>
    <w:p w14:paraId="49B4392C" w14:textId="77777777" w:rsidR="00EC5AA3" w:rsidRPr="00EC5AA3" w:rsidRDefault="00EC5AA3" w:rsidP="00EC5AA3">
      <w:pPr>
        <w:rPr>
          <w:b/>
          <w:bCs/>
        </w:rPr>
      </w:pPr>
      <w:r w:rsidRPr="00EC5AA3">
        <w:rPr>
          <w:b/>
          <w:bCs/>
        </w:rPr>
        <w:t>Race</w:t>
      </w:r>
      <w:r w:rsidRPr="00EC5AA3">
        <w:rPr>
          <w:b/>
          <w:bCs/>
        </w:rPr>
        <w:tab/>
      </w:r>
      <w:r w:rsidRPr="00EC5AA3">
        <w:rPr>
          <w:b/>
          <w:bCs/>
        </w:rPr>
        <w:tab/>
      </w:r>
      <w:r w:rsidRPr="00EC5AA3">
        <w:rPr>
          <w:b/>
          <w:bCs/>
        </w:rPr>
        <w:tab/>
        <w:t>Racial mount</w:t>
      </w:r>
    </w:p>
    <w:p w14:paraId="22022F5E" w14:textId="77777777" w:rsidR="00FD7A3E" w:rsidRDefault="00FD7A3E" w:rsidP="00FD7A3E">
      <w:r>
        <w:t>Humans</w:t>
      </w:r>
      <w:r>
        <w:tab/>
      </w:r>
      <w:r>
        <w:tab/>
        <w:t>Horses</w:t>
      </w:r>
    </w:p>
    <w:p w14:paraId="48DFEF95" w14:textId="77777777" w:rsidR="00EC5AA3" w:rsidRDefault="00FD7A3E" w:rsidP="00FD7A3E">
      <w:r>
        <w:t>Forsaken</w:t>
      </w:r>
      <w:r>
        <w:tab/>
      </w:r>
      <w:r>
        <w:tab/>
        <w:t xml:space="preserve">Skeletal horses </w:t>
      </w:r>
    </w:p>
    <w:p w14:paraId="51F6F714" w14:textId="77777777" w:rsidR="00FD7A3E" w:rsidRPr="00EC5AA3" w:rsidRDefault="00FD7A3E" w:rsidP="00FD7A3E">
      <w:pPr>
        <w:rPr>
          <w:i/>
          <w:iCs/>
        </w:rPr>
      </w:pPr>
      <w:r w:rsidRPr="00EC5AA3">
        <w:rPr>
          <w:i/>
          <w:iCs/>
        </w:rPr>
        <w:t>(</w:t>
      </w:r>
      <w:r w:rsidR="00EC5AA3" w:rsidRPr="00EC5AA3">
        <w:rPr>
          <w:i/>
          <w:iCs/>
        </w:rPr>
        <w:t>Horse</w:t>
      </w:r>
      <w:r w:rsidRPr="00EC5AA3">
        <w:rPr>
          <w:i/>
          <w:iCs/>
        </w:rPr>
        <w:t xml:space="preserve"> with skeletal template)</w:t>
      </w:r>
    </w:p>
    <w:p w14:paraId="0A718CD7" w14:textId="77777777" w:rsidR="00240DD9" w:rsidRDefault="00FD7A3E" w:rsidP="00FD7A3E">
      <w:pPr>
        <w:rPr>
          <w:ins w:id="1394" w:author="Admin" w:date="2020-10-21T18:16:00Z"/>
        </w:rPr>
      </w:pPr>
      <w:r>
        <w:t>Gnomes</w:t>
      </w:r>
      <w:r>
        <w:tab/>
      </w:r>
      <w:r>
        <w:tab/>
        <w:t xml:space="preserve">Mechanostriders </w:t>
      </w:r>
    </w:p>
    <w:p w14:paraId="4134CE06" w14:textId="77777777" w:rsidR="00FD7A3E" w:rsidRPr="00EC5AA3" w:rsidRDefault="00FD7A3E" w:rsidP="00FD7A3E">
      <w:pPr>
        <w:rPr>
          <w:i/>
          <w:iCs/>
        </w:rPr>
      </w:pPr>
      <w:r w:rsidRPr="00EC5AA3">
        <w:rPr>
          <w:i/>
          <w:iCs/>
        </w:rPr>
        <w:t>(</w:t>
      </w:r>
      <w:r w:rsidR="00EC5AA3" w:rsidRPr="00EC5AA3">
        <w:rPr>
          <w:i/>
          <w:iCs/>
        </w:rPr>
        <w:t>Tallstrider</w:t>
      </w:r>
      <w:r w:rsidRPr="00EC5AA3">
        <w:rPr>
          <w:i/>
          <w:iCs/>
        </w:rPr>
        <w:t xml:space="preserve"> with mechanized template)</w:t>
      </w:r>
    </w:p>
    <w:p w14:paraId="21D0A5AE" w14:textId="77777777" w:rsidR="00EC5AA3" w:rsidRDefault="00FD7A3E" w:rsidP="00FD7A3E">
      <w:r>
        <w:t>Goblins</w:t>
      </w:r>
      <w:r>
        <w:tab/>
      </w:r>
      <w:r>
        <w:tab/>
      </w:r>
      <w:r>
        <w:tab/>
        <w:t xml:space="preserve">Turbo-Trike </w:t>
      </w:r>
    </w:p>
    <w:p w14:paraId="5C70D475" w14:textId="77777777" w:rsidR="00FD7A3E" w:rsidRPr="00EC5AA3" w:rsidRDefault="00FD7A3E" w:rsidP="00FD7A3E">
      <w:pPr>
        <w:rPr>
          <w:i/>
          <w:iCs/>
        </w:rPr>
      </w:pPr>
      <w:r w:rsidRPr="00EC5AA3">
        <w:rPr>
          <w:i/>
          <w:iCs/>
        </w:rPr>
        <w:t>(</w:t>
      </w:r>
      <w:r w:rsidR="00EC5AA3" w:rsidRPr="00EC5AA3">
        <w:rPr>
          <w:i/>
          <w:iCs/>
        </w:rPr>
        <w:t>Vehicle</w:t>
      </w:r>
      <w:r w:rsidRPr="00EC5AA3">
        <w:rPr>
          <w:i/>
          <w:iCs/>
        </w:rPr>
        <w:t>)</w:t>
      </w:r>
    </w:p>
    <w:p w14:paraId="6F937AF2" w14:textId="77777777" w:rsidR="00FD7A3E" w:rsidRDefault="00FD7A3E" w:rsidP="00FD7A3E">
      <w:r>
        <w:t>Orcs</w:t>
      </w:r>
      <w:r>
        <w:tab/>
      </w:r>
      <w:r>
        <w:tab/>
      </w:r>
      <w:r>
        <w:tab/>
        <w:t>Wolves</w:t>
      </w:r>
    </w:p>
    <w:p w14:paraId="07E08C14" w14:textId="77777777" w:rsidR="00FD7A3E" w:rsidRDefault="00FD7A3E" w:rsidP="00FD7A3E">
      <w:r>
        <w:t xml:space="preserve">Pandaren </w:t>
      </w:r>
      <w:r>
        <w:tab/>
      </w:r>
      <w:r>
        <w:tab/>
        <w:t>Giant turtles</w:t>
      </w:r>
    </w:p>
    <w:p w14:paraId="4C6A9FF9" w14:textId="77777777" w:rsidR="00FD7A3E" w:rsidRDefault="00FD7A3E" w:rsidP="00FD7A3E">
      <w:r>
        <w:t>Tauren</w:t>
      </w:r>
      <w:r>
        <w:tab/>
      </w:r>
      <w:r>
        <w:tab/>
      </w:r>
      <w:r>
        <w:tab/>
        <w:t>Kodo beasts</w:t>
      </w:r>
    </w:p>
    <w:p w14:paraId="318802F4" w14:textId="77777777" w:rsidR="00FD7A3E" w:rsidRDefault="00FD7A3E" w:rsidP="00FD7A3E">
      <w:r>
        <w:t>Trolls</w:t>
      </w:r>
      <w:r>
        <w:tab/>
      </w:r>
      <w:r>
        <w:tab/>
      </w:r>
      <w:r>
        <w:tab/>
        <w:t>Raptors</w:t>
      </w:r>
    </w:p>
    <w:p w14:paraId="49E608E8" w14:textId="77777777" w:rsidR="00FD7A3E" w:rsidRPr="00AA2610" w:rsidRDefault="00FD7A3E" w:rsidP="00997DD1">
      <w:r w:rsidRPr="00AA2610">
        <w:t>Worgen</w:t>
      </w:r>
      <w:r>
        <w:tab/>
      </w:r>
      <w:r>
        <w:tab/>
      </w:r>
      <w:r>
        <w:tab/>
        <w:t>Horses (</w:t>
      </w:r>
      <w:r w:rsidR="00997DD1">
        <w:t>mountain</w:t>
      </w:r>
      <w:r>
        <w:t>)</w:t>
      </w:r>
    </w:p>
    <w:p w14:paraId="18F083F3" w14:textId="77777777" w:rsidR="00FD7A3E" w:rsidRDefault="00FD7A3E">
      <w:pPr>
        <w:contextualSpacing/>
        <w:rPr>
          <w:rFonts w:eastAsia="Times New Roman" w:cstheme="minorHAnsi"/>
          <w:sz w:val="24"/>
          <w:szCs w:val="24"/>
        </w:rPr>
        <w:sectPr w:rsidR="00FD7A3E" w:rsidSect="00FD7A3E">
          <w:type w:val="continuous"/>
          <w:pgSz w:w="12240" w:h="15840"/>
          <w:pgMar w:top="1440" w:right="1800" w:bottom="1440" w:left="1800" w:header="708" w:footer="708" w:gutter="0"/>
          <w:cols w:num="2" w:space="708"/>
          <w:docGrid w:linePitch="360"/>
        </w:sectPr>
      </w:pPr>
    </w:p>
    <w:p w14:paraId="5E02C8AF" w14:textId="77777777" w:rsidR="00240DD9" w:rsidRDefault="00240DD9">
      <w:pPr>
        <w:spacing w:after="200" w:line="276" w:lineRule="auto"/>
        <w:rPr>
          <w:ins w:id="1395" w:author="Admin" w:date="2020-10-21T18:16:00Z"/>
          <w:rFonts w:eastAsia="Times New Roman" w:cstheme="minorHAnsi"/>
          <w:sz w:val="24"/>
          <w:szCs w:val="24"/>
        </w:rPr>
      </w:pPr>
      <w:ins w:id="1396" w:author="Admin" w:date="2020-10-21T18:16:00Z">
        <w:r>
          <w:rPr>
            <w:rFonts w:eastAsia="Times New Roman" w:cstheme="minorHAnsi"/>
            <w:sz w:val="24"/>
            <w:szCs w:val="24"/>
          </w:rPr>
          <w:lastRenderedPageBreak/>
          <w:br w:type="page"/>
        </w:r>
      </w:ins>
    </w:p>
    <w:p w14:paraId="2BD9BF63" w14:textId="77777777" w:rsidR="00AB25EF" w:rsidRPr="000D5DB5" w:rsidDel="00240DD9" w:rsidRDefault="00AB25EF">
      <w:pPr>
        <w:contextualSpacing/>
        <w:rPr>
          <w:del w:id="1397" w:author="Admin" w:date="2020-10-21T18:16:00Z"/>
          <w:rFonts w:eastAsia="Times New Roman" w:cstheme="minorHAnsi"/>
          <w:sz w:val="24"/>
          <w:szCs w:val="24"/>
        </w:rPr>
      </w:pPr>
    </w:p>
    <w:p w14:paraId="5B8FFC53" w14:textId="77777777" w:rsidR="0080139C" w:rsidRDefault="0080139C">
      <w:pPr>
        <w:pStyle w:val="Heading2"/>
      </w:pPr>
      <w:bookmarkStart w:id="1398" w:name="_Toc509138706"/>
      <w:bookmarkStart w:id="1399" w:name="_Toc54196358"/>
      <w:r w:rsidRPr="000D5DB5">
        <w:t>Draenei</w:t>
      </w:r>
      <w:bookmarkEnd w:id="1398"/>
      <w:bookmarkEnd w:id="1399"/>
    </w:p>
    <w:p w14:paraId="3DCFE14E" w14:textId="77777777" w:rsidR="00EC5AA3" w:rsidRDefault="00EC5AA3" w:rsidP="00EC5AA3">
      <w:r>
        <w:t xml:space="preserve">The draenei are a powerfully-build alien race that originates from Argus. They are powerfully magically-attuned, and have the potential for exceptional good or evil. Draenei who succumb to fel magic form the ranks of the Eredar, the greatest generals of the Burning Legion, while draenei who serve the Holy Light are immortal crusaders for justice across the cosmos. </w:t>
      </w:r>
    </w:p>
    <w:p w14:paraId="6B034F6A" w14:textId="77777777" w:rsidR="00EC5AA3" w:rsidRPr="000D5DB5" w:rsidRDefault="00EC5AA3" w:rsidP="00EC5AA3"/>
    <w:p w14:paraId="790A8CCA" w14:textId="77777777" w:rsidR="0080139C" w:rsidRPr="000D5DB5" w:rsidRDefault="0080139C">
      <w:pPr>
        <w:contextualSpacing/>
        <w:rPr>
          <w:rFonts w:eastAsia="Times New Roman" w:cstheme="minorHAnsi"/>
          <w:sz w:val="24"/>
          <w:szCs w:val="24"/>
        </w:rPr>
      </w:pPr>
      <w:r w:rsidRPr="000D5DB5">
        <w:rPr>
          <w:rFonts w:eastAsia="Times New Roman" w:cstheme="minorHAnsi"/>
          <w:b/>
          <w:bCs/>
          <w:color w:val="000000"/>
        </w:rPr>
        <w:t>Draenei Traits</w:t>
      </w:r>
    </w:p>
    <w:p w14:paraId="24C8282E" w14:textId="77777777" w:rsidR="0080139C" w:rsidRPr="000D5DB5" w:rsidRDefault="0080139C" w:rsidP="003061FC">
      <w:pPr>
        <w:contextualSpacing/>
        <w:rPr>
          <w:rFonts w:eastAsia="Times New Roman" w:cstheme="minorHAnsi"/>
          <w:sz w:val="24"/>
          <w:szCs w:val="24"/>
        </w:rPr>
      </w:pPr>
      <w:r w:rsidRPr="001F25FA">
        <w:rPr>
          <w:rFonts w:eastAsia="Times New Roman" w:cstheme="minorHAnsi"/>
          <w:b/>
          <w:bCs/>
          <w:i/>
          <w:iCs/>
          <w:color w:val="000000"/>
        </w:rPr>
        <w:t>Ability Score Increase.</w:t>
      </w:r>
      <w:r w:rsidRPr="000D5DB5">
        <w:rPr>
          <w:rFonts w:eastAsia="Times New Roman" w:cstheme="minorHAnsi"/>
          <w:color w:val="000000"/>
        </w:rPr>
        <w:t xml:space="preserve"> Your Spirit </w:t>
      </w:r>
      <w:r w:rsidR="003061FC">
        <w:rPr>
          <w:rFonts w:eastAsia="Times New Roman" w:cstheme="minorHAnsi"/>
          <w:color w:val="000000"/>
        </w:rPr>
        <w:t xml:space="preserve">or Intelligence </w:t>
      </w:r>
      <w:r w:rsidRPr="000D5DB5">
        <w:rPr>
          <w:rFonts w:eastAsia="Times New Roman" w:cstheme="minorHAnsi"/>
          <w:color w:val="000000"/>
        </w:rPr>
        <w:t xml:space="preserve">increases by 1. </w:t>
      </w:r>
    </w:p>
    <w:p w14:paraId="2DBA3DDC" w14:textId="77777777" w:rsidR="00EC5AA3" w:rsidRDefault="00E46663" w:rsidP="00154294">
      <w:pPr>
        <w:contextualSpacing/>
      </w:pPr>
      <w:r w:rsidRPr="001F25FA">
        <w:rPr>
          <w:rFonts w:eastAsia="Times New Roman" w:cstheme="minorHAnsi"/>
          <w:b/>
          <w:bCs/>
          <w:i/>
          <w:iCs/>
          <w:color w:val="000000"/>
        </w:rPr>
        <w:t>Age.</w:t>
      </w:r>
      <w:r w:rsidRPr="000D5DB5">
        <w:rPr>
          <w:rFonts w:eastAsia="Times New Roman" w:cstheme="minorHAnsi"/>
          <w:b/>
          <w:bCs/>
          <w:color w:val="000000"/>
        </w:rPr>
        <w:t xml:space="preserve"> </w:t>
      </w:r>
      <w:r w:rsidRPr="000D5DB5">
        <w:rPr>
          <w:rFonts w:eastAsia="Times New Roman" w:cstheme="minorHAnsi"/>
          <w:color w:val="000000"/>
        </w:rPr>
        <w:t xml:space="preserve">A typical draenei claims adulthood around 100 years old, and can live to about ten thousand years old. </w:t>
      </w:r>
    </w:p>
    <w:p w14:paraId="5CE3EFE5" w14:textId="77777777" w:rsidR="003061FC" w:rsidRDefault="003061FC" w:rsidP="00F148E0">
      <w:pPr>
        <w:contextualSpacing/>
        <w:rPr>
          <w:rFonts w:eastAsia="Times New Roman" w:cstheme="minorHAnsi"/>
          <w:b/>
          <w:bCs/>
          <w:i/>
          <w:iCs/>
          <w:color w:val="000000"/>
        </w:rPr>
      </w:pPr>
      <w:r w:rsidRPr="003B42BE">
        <w:rPr>
          <w:rFonts w:eastAsia="Times New Roman" w:cstheme="minorHAnsi"/>
          <w:b/>
          <w:bCs/>
          <w:i/>
          <w:iCs/>
          <w:color w:val="000000"/>
        </w:rPr>
        <w:t>Affiliation.</w:t>
      </w:r>
      <w:r>
        <w:rPr>
          <w:rFonts w:eastAsia="Times New Roman" w:cstheme="minorHAnsi"/>
          <w:b/>
          <w:bCs/>
          <w:color w:val="000000"/>
        </w:rPr>
        <w:t xml:space="preserve"> </w:t>
      </w:r>
      <w:r>
        <w:rPr>
          <w:rFonts w:eastAsia="Times New Roman" w:cstheme="minorHAnsi"/>
          <w:color w:val="000000"/>
        </w:rPr>
        <w:t>Each sub-race is inclined to its own affiliations.</w:t>
      </w:r>
    </w:p>
    <w:p w14:paraId="2F770F44" w14:textId="77777777" w:rsidR="00154294" w:rsidRDefault="00E46663" w:rsidP="00154294">
      <w:pPr>
        <w:contextualSpacing/>
        <w:rPr>
          <w:rFonts w:eastAsia="Times New Roman" w:cstheme="minorHAnsi"/>
          <w:color w:val="000000"/>
        </w:rPr>
      </w:pPr>
      <w:r w:rsidRPr="001F25FA">
        <w:rPr>
          <w:rFonts w:eastAsia="Times New Roman" w:cstheme="minorHAnsi"/>
          <w:b/>
          <w:bCs/>
          <w:i/>
          <w:iCs/>
          <w:color w:val="000000"/>
        </w:rPr>
        <w:t>Size.</w:t>
      </w:r>
      <w:r w:rsidRPr="000D5DB5">
        <w:rPr>
          <w:rFonts w:eastAsia="Times New Roman" w:cstheme="minorHAnsi"/>
          <w:b/>
          <w:bCs/>
          <w:i/>
          <w:iCs/>
          <w:color w:val="000000"/>
        </w:rPr>
        <w:t xml:space="preserve"> </w:t>
      </w:r>
      <w:r>
        <w:rPr>
          <w:rFonts w:eastAsia="Times New Roman" w:cstheme="minorHAnsi"/>
          <w:color w:val="000000"/>
        </w:rPr>
        <w:t xml:space="preserve">Draenei </w:t>
      </w:r>
      <w:r w:rsidRPr="000D5DB5">
        <w:rPr>
          <w:rFonts w:eastAsia="Times New Roman" w:cstheme="minorHAnsi"/>
          <w:color w:val="000000"/>
        </w:rPr>
        <w:t xml:space="preserve">stand between </w:t>
      </w:r>
      <w:r>
        <w:rPr>
          <w:rFonts w:eastAsia="Times New Roman" w:cstheme="minorHAnsi"/>
          <w:color w:val="000000"/>
        </w:rPr>
        <w:t>7</w:t>
      </w:r>
      <w:r w:rsidRPr="000D5DB5">
        <w:rPr>
          <w:rFonts w:eastAsia="Times New Roman" w:cstheme="minorHAnsi"/>
          <w:color w:val="000000"/>
        </w:rPr>
        <w:t xml:space="preserve"> and </w:t>
      </w:r>
      <w:r>
        <w:rPr>
          <w:rFonts w:eastAsia="Times New Roman" w:cstheme="minorHAnsi"/>
          <w:color w:val="000000"/>
        </w:rPr>
        <w:t>8</w:t>
      </w:r>
      <w:r w:rsidRPr="000D5DB5">
        <w:rPr>
          <w:rFonts w:eastAsia="Times New Roman" w:cstheme="minorHAnsi"/>
          <w:color w:val="000000"/>
        </w:rPr>
        <w:t xml:space="preserve"> feet tall and average about </w:t>
      </w:r>
      <w:r>
        <w:rPr>
          <w:rFonts w:eastAsia="Times New Roman" w:cstheme="minorHAnsi"/>
          <w:color w:val="000000"/>
        </w:rPr>
        <w:t>300</w:t>
      </w:r>
      <w:r w:rsidRPr="000D5DB5">
        <w:rPr>
          <w:rFonts w:eastAsia="Times New Roman" w:cstheme="minorHAnsi"/>
          <w:color w:val="000000"/>
        </w:rPr>
        <w:t xml:space="preserve"> pounds. Your size is Medium.</w:t>
      </w:r>
      <w:r w:rsidR="00154294">
        <w:rPr>
          <w:rFonts w:eastAsia="Times New Roman" w:cstheme="minorHAnsi"/>
          <w:color w:val="000000"/>
        </w:rPr>
        <w:t xml:space="preserve"> </w:t>
      </w:r>
      <w:r w:rsidR="00154294" w:rsidRPr="000D5DB5">
        <w:rPr>
          <w:rFonts w:eastAsia="Times New Roman" w:cstheme="minorHAnsi"/>
          <w:color w:val="000000"/>
        </w:rPr>
        <w:t>As befitting their Eredar heritage, Draenei have hooved feet, tendrils that grow from the neck and short tails</w:t>
      </w:r>
      <w:r w:rsidR="00154294">
        <w:rPr>
          <w:rFonts w:eastAsia="Times New Roman" w:cstheme="minorHAnsi"/>
          <w:color w:val="000000"/>
        </w:rPr>
        <w:t>, and their skin color is affected by the magic they naturally absorb (with fel magic reddening them, holy magic rendering their skins blue to violet, and void magic darkening them to brown)</w:t>
      </w:r>
      <w:r w:rsidR="00154294" w:rsidRPr="000D5DB5">
        <w:rPr>
          <w:rFonts w:eastAsia="Times New Roman" w:cstheme="minorHAnsi"/>
          <w:color w:val="000000"/>
        </w:rPr>
        <w:t xml:space="preserve">. </w:t>
      </w:r>
    </w:p>
    <w:p w14:paraId="05916CD6" w14:textId="77777777" w:rsidR="00154294" w:rsidRPr="000D5DB5" w:rsidRDefault="00154294" w:rsidP="00154294">
      <w:pPr>
        <w:contextualSpacing/>
        <w:rPr>
          <w:rFonts w:eastAsia="Times New Roman" w:cstheme="minorHAnsi"/>
          <w:sz w:val="24"/>
          <w:szCs w:val="24"/>
        </w:rPr>
      </w:pPr>
      <w:r w:rsidRPr="000D5DB5">
        <w:rPr>
          <w:rFonts w:eastAsia="Times New Roman" w:cstheme="minorHAnsi"/>
          <w:color w:val="000000"/>
        </w:rPr>
        <w:t xml:space="preserve">Males’ skulls are rigid (giving the appearance of a bone plate under their skin), while females grow foot-long, graceful curved horns. </w:t>
      </w:r>
    </w:p>
    <w:p w14:paraId="37090C02" w14:textId="77777777" w:rsidR="00154294" w:rsidRDefault="00154294" w:rsidP="00154294">
      <w:pPr>
        <w:contextualSpacing/>
        <w:rPr>
          <w:rFonts w:eastAsia="Times New Roman" w:cstheme="minorHAnsi"/>
          <w:color w:val="000000"/>
        </w:rPr>
      </w:pPr>
      <w:r w:rsidRPr="000D5DB5">
        <w:rPr>
          <w:rFonts w:eastAsia="Times New Roman" w:cstheme="minorHAnsi"/>
          <w:color w:val="000000"/>
        </w:rPr>
        <w:t>Males range anywhere from seven feet tall to eight feet tall and weigh on average around 300 or 400 pounds. Females stand at six to seven feet tall and only weigh around 170 or 250 pounds when fully grown.</w:t>
      </w:r>
      <w:r>
        <w:rPr>
          <w:rFonts w:eastAsia="Times New Roman" w:cstheme="minorHAnsi"/>
          <w:color w:val="000000"/>
        </w:rPr>
        <w:t xml:space="preserve"> </w:t>
      </w:r>
    </w:p>
    <w:p w14:paraId="711E8064" w14:textId="77777777" w:rsidR="00E46663" w:rsidRPr="00154294" w:rsidRDefault="00154294" w:rsidP="00154294">
      <w:r>
        <w:rPr>
          <w:rFonts w:eastAsia="Times New Roman" w:cstheme="minorHAnsi"/>
          <w:color w:val="000000"/>
        </w:rPr>
        <w:t xml:space="preserve">Broken draenei </w:t>
      </w:r>
      <w:r w:rsidRPr="00596E39">
        <w:t>look distinctly different from normal Draenei, having flat, noseless faces and having thick, three-fingered hands</w:t>
      </w:r>
      <w:r>
        <w:t>, and lose their bone-like plates</w:t>
      </w:r>
      <w:r w:rsidRPr="00596E39">
        <w:t xml:space="preserve">. </w:t>
      </w:r>
    </w:p>
    <w:p w14:paraId="3A306A19" w14:textId="77777777" w:rsidR="0080139C" w:rsidRPr="000D5DB5" w:rsidRDefault="0080139C">
      <w:pPr>
        <w:contextualSpacing/>
        <w:rPr>
          <w:rFonts w:eastAsia="Times New Roman" w:cstheme="minorHAnsi"/>
          <w:sz w:val="24"/>
          <w:szCs w:val="24"/>
        </w:rPr>
      </w:pPr>
      <w:r w:rsidRPr="001F25FA">
        <w:rPr>
          <w:rFonts w:eastAsia="Times New Roman" w:cstheme="minorHAnsi"/>
          <w:b/>
          <w:bCs/>
          <w:i/>
          <w:iCs/>
          <w:color w:val="000000"/>
        </w:rPr>
        <w:t>Speed.</w:t>
      </w:r>
      <w:r w:rsidRPr="000D5DB5">
        <w:rPr>
          <w:rFonts w:eastAsia="Times New Roman" w:cstheme="minorHAnsi"/>
          <w:b/>
          <w:bCs/>
          <w:color w:val="000000"/>
        </w:rPr>
        <w:t xml:space="preserve"> </w:t>
      </w:r>
      <w:r w:rsidRPr="000D5DB5">
        <w:rPr>
          <w:rFonts w:eastAsia="Times New Roman" w:cstheme="minorHAnsi"/>
          <w:color w:val="000000"/>
        </w:rPr>
        <w:t>Your base walking speed is 30 ft.</w:t>
      </w:r>
    </w:p>
    <w:p w14:paraId="6E631EF7" w14:textId="77777777" w:rsidR="0080139C" w:rsidRDefault="0080139C">
      <w:pPr>
        <w:contextualSpacing/>
        <w:rPr>
          <w:rFonts w:eastAsia="Times New Roman" w:cstheme="minorHAnsi"/>
          <w:color w:val="000000"/>
        </w:rPr>
      </w:pPr>
      <w:r w:rsidRPr="001F25FA">
        <w:rPr>
          <w:rFonts w:eastAsia="Times New Roman" w:cstheme="minorHAnsi"/>
          <w:b/>
          <w:bCs/>
          <w:i/>
          <w:iCs/>
          <w:color w:val="000000"/>
        </w:rPr>
        <w:t xml:space="preserve">Darkvision. </w:t>
      </w:r>
      <w:r w:rsidRPr="000D5DB5">
        <w:rPr>
          <w:rFonts w:eastAsia="Times New Roman" w:cstheme="minorHAnsi"/>
          <w:color w:val="000000"/>
        </w:rPr>
        <w:t>You can see in dim light within 60 feet of you as if it were bright light, and in darkness as if it were dim light. You can’t discern color in darkness, only shades of gray.</w:t>
      </w:r>
    </w:p>
    <w:p w14:paraId="6BA7DA6C" w14:textId="77777777" w:rsidR="00482575" w:rsidRPr="000D5DB5" w:rsidRDefault="00482575">
      <w:pPr>
        <w:contextualSpacing/>
        <w:rPr>
          <w:rFonts w:eastAsia="Times New Roman" w:cstheme="minorHAnsi"/>
          <w:sz w:val="24"/>
          <w:szCs w:val="24"/>
        </w:rPr>
      </w:pPr>
      <w:r>
        <w:rPr>
          <w:rFonts w:eastAsia="Times New Roman" w:cstheme="minorHAnsi"/>
          <w:b/>
          <w:bCs/>
          <w:i/>
          <w:iCs/>
          <w:color w:val="000000"/>
        </w:rPr>
        <w:t xml:space="preserve">Draenei </w:t>
      </w:r>
      <w:r w:rsidRPr="000D5DB5">
        <w:rPr>
          <w:rFonts w:eastAsia="Times New Roman" w:cstheme="minorHAnsi"/>
          <w:b/>
          <w:bCs/>
          <w:i/>
          <w:iCs/>
          <w:color w:val="000000"/>
        </w:rPr>
        <w:t xml:space="preserve">Combat Training. </w:t>
      </w:r>
      <w:r w:rsidRPr="000D5DB5">
        <w:rPr>
          <w:rFonts w:eastAsia="Times New Roman" w:cstheme="minorHAnsi"/>
          <w:color w:val="000000"/>
        </w:rPr>
        <w:t xml:space="preserve">You have proficiency with the longsword, </w:t>
      </w:r>
      <w:r>
        <w:rPr>
          <w:rFonts w:eastAsia="Times New Roman" w:cstheme="minorHAnsi"/>
          <w:color w:val="000000"/>
        </w:rPr>
        <w:t>greathammer</w:t>
      </w:r>
      <w:r w:rsidRPr="000D5DB5">
        <w:rPr>
          <w:rFonts w:eastAsia="Times New Roman" w:cstheme="minorHAnsi"/>
          <w:color w:val="000000"/>
        </w:rPr>
        <w:t xml:space="preserve">, </w:t>
      </w:r>
      <w:r>
        <w:rPr>
          <w:rFonts w:eastAsia="Times New Roman" w:cstheme="minorHAnsi"/>
          <w:color w:val="000000"/>
        </w:rPr>
        <w:t>glaive</w:t>
      </w:r>
      <w:r w:rsidRPr="000D5DB5">
        <w:rPr>
          <w:rFonts w:eastAsia="Times New Roman" w:cstheme="minorHAnsi"/>
          <w:color w:val="000000"/>
        </w:rPr>
        <w:t xml:space="preserve">, and </w:t>
      </w:r>
      <w:r w:rsidR="000B097B">
        <w:rPr>
          <w:rFonts w:eastAsia="Times New Roman" w:cstheme="minorHAnsi"/>
          <w:color w:val="000000"/>
        </w:rPr>
        <w:t xml:space="preserve">the </w:t>
      </w:r>
      <w:r>
        <w:rPr>
          <w:rFonts w:eastAsia="Times New Roman" w:cstheme="minorHAnsi"/>
          <w:color w:val="000000"/>
        </w:rPr>
        <w:t>heavy crossbow</w:t>
      </w:r>
      <w:r w:rsidRPr="000D5DB5">
        <w:rPr>
          <w:rFonts w:eastAsia="Times New Roman" w:cstheme="minorHAnsi"/>
          <w:color w:val="000000"/>
        </w:rPr>
        <w:t>.</w:t>
      </w:r>
    </w:p>
    <w:p w14:paraId="21734245" w14:textId="77777777" w:rsidR="0080139C" w:rsidRPr="000D5DB5" w:rsidRDefault="00B93648">
      <w:pPr>
        <w:contextualSpacing/>
        <w:rPr>
          <w:rFonts w:eastAsia="Times New Roman" w:cstheme="minorHAnsi"/>
          <w:sz w:val="24"/>
          <w:szCs w:val="24"/>
        </w:rPr>
      </w:pPr>
      <w:r>
        <w:rPr>
          <w:rFonts w:eastAsia="Times New Roman" w:cstheme="minorHAnsi"/>
          <w:b/>
          <w:bCs/>
          <w:i/>
          <w:iCs/>
          <w:color w:val="000000"/>
        </w:rPr>
        <w:t xml:space="preserve">Fel </w:t>
      </w:r>
      <w:r w:rsidR="0080139C" w:rsidRPr="001F25FA">
        <w:rPr>
          <w:rFonts w:eastAsia="Times New Roman" w:cstheme="minorHAnsi"/>
          <w:b/>
          <w:bCs/>
          <w:i/>
          <w:iCs/>
          <w:color w:val="000000"/>
        </w:rPr>
        <w:t xml:space="preserve">Resistance. </w:t>
      </w:r>
      <w:r w:rsidR="0080139C" w:rsidRPr="000D5DB5">
        <w:rPr>
          <w:rFonts w:eastAsia="Times New Roman" w:cstheme="minorHAnsi"/>
          <w:color w:val="000000"/>
        </w:rPr>
        <w:t>You have resistance to fel damage.</w:t>
      </w:r>
    </w:p>
    <w:p w14:paraId="5DC20D3B" w14:textId="77777777" w:rsidR="00F4084F" w:rsidRDefault="003061FC" w:rsidP="007E0A70">
      <w:r w:rsidRPr="00325A13">
        <w:rPr>
          <w:b/>
          <w:bCs/>
          <w:i/>
          <w:iCs/>
        </w:rPr>
        <w:t>Heroic Presence.</w:t>
      </w:r>
      <w:r w:rsidRPr="00D2640E">
        <w:t xml:space="preserve"> </w:t>
      </w:r>
      <w:r w:rsidRPr="004927F5">
        <w:t>You can spend 10 minutes inspiring your companions,</w:t>
      </w:r>
      <w:r>
        <w:t xml:space="preserve"> </w:t>
      </w:r>
      <w:r w:rsidRPr="004927F5">
        <w:t>shoring up their resolve to fight. When you do so, choose</w:t>
      </w:r>
      <w:r>
        <w:t xml:space="preserve"> </w:t>
      </w:r>
      <w:r w:rsidRPr="004927F5">
        <w:t>up to six friendly creatures (which can include yourself)</w:t>
      </w:r>
      <w:r>
        <w:t xml:space="preserve"> within 30 feet of you who can see or hear you and w</w:t>
      </w:r>
      <w:r w:rsidRPr="004927F5">
        <w:t>ho</w:t>
      </w:r>
      <w:r>
        <w:t xml:space="preserve"> </w:t>
      </w:r>
      <w:r w:rsidRPr="004927F5">
        <w:t>can understand you. Each creature can gain temporary</w:t>
      </w:r>
      <w:r>
        <w:t xml:space="preserve"> </w:t>
      </w:r>
      <w:r w:rsidRPr="004927F5">
        <w:t xml:space="preserve">hit points equal to your level + </w:t>
      </w:r>
      <w:r w:rsidR="00216993">
        <w:t xml:space="preserve">half </w:t>
      </w:r>
      <w:r w:rsidRPr="004927F5">
        <w:t xml:space="preserve">your Charisma </w:t>
      </w:r>
      <w:r>
        <w:t xml:space="preserve">or Spirit </w:t>
      </w:r>
      <w:r w:rsidRPr="004927F5">
        <w:t>modifier.</w:t>
      </w:r>
      <w:r>
        <w:t xml:space="preserve"> </w:t>
      </w:r>
      <w:r w:rsidRPr="004927F5">
        <w:t>A creature can’t gain temporary hit points from this feat</w:t>
      </w:r>
      <w:r w:rsidR="00216993">
        <w:t>ure</w:t>
      </w:r>
      <w:r>
        <w:t xml:space="preserve"> </w:t>
      </w:r>
      <w:r w:rsidRPr="004927F5">
        <w:t>again until it has finished a long rest.</w:t>
      </w:r>
      <w:r w:rsidR="00F4084F">
        <w:t xml:space="preserve"> Alternatively, you may declare use of this ability upon landing a critical hit. </w:t>
      </w:r>
    </w:p>
    <w:p w14:paraId="78828B2A" w14:textId="77777777" w:rsidR="003061FC" w:rsidRPr="000D5DB5" w:rsidRDefault="003061FC" w:rsidP="003061FC">
      <w:pPr>
        <w:contextualSpacing/>
        <w:rPr>
          <w:rFonts w:eastAsia="Times New Roman" w:cstheme="minorHAnsi"/>
          <w:sz w:val="24"/>
          <w:szCs w:val="24"/>
        </w:rPr>
      </w:pPr>
      <w:r w:rsidRPr="001F25FA">
        <w:rPr>
          <w:rFonts w:eastAsia="Times New Roman" w:cstheme="minorHAnsi"/>
          <w:b/>
          <w:bCs/>
          <w:i/>
          <w:iCs/>
          <w:color w:val="000000"/>
        </w:rPr>
        <w:t>Languages.</w:t>
      </w:r>
      <w:r w:rsidRPr="000D5DB5">
        <w:rPr>
          <w:rFonts w:eastAsia="Times New Roman" w:cstheme="minorHAnsi"/>
          <w:b/>
          <w:bCs/>
          <w:color w:val="000000"/>
        </w:rPr>
        <w:t xml:space="preserve"> </w:t>
      </w:r>
      <w:r w:rsidRPr="000D5DB5">
        <w:rPr>
          <w:rFonts w:eastAsia="Times New Roman" w:cstheme="minorHAnsi"/>
          <w:color w:val="000000"/>
        </w:rPr>
        <w:t>You can speak, read, and write Common and Eredun. The Eredun Draenei speak is an altered dialect that is less corrupt, and thus does not impose penalties when speaking</w:t>
      </w:r>
      <w:r>
        <w:rPr>
          <w:rFonts w:eastAsia="Times New Roman" w:cstheme="minorHAnsi"/>
          <w:color w:val="000000"/>
        </w:rPr>
        <w:t>, but is perfectly understandable by fiends</w:t>
      </w:r>
      <w:r w:rsidRPr="000D5DB5">
        <w:rPr>
          <w:rFonts w:eastAsia="Times New Roman" w:cstheme="minorHAnsi"/>
          <w:color w:val="000000"/>
        </w:rPr>
        <w:t xml:space="preserve">. </w:t>
      </w:r>
    </w:p>
    <w:p w14:paraId="4321B854" w14:textId="77777777" w:rsidR="003061FC" w:rsidRDefault="003061FC" w:rsidP="003061FC">
      <w:pPr>
        <w:contextualSpacing/>
        <w:rPr>
          <w:rFonts w:eastAsia="Times New Roman" w:cstheme="minorHAnsi"/>
          <w:sz w:val="24"/>
          <w:szCs w:val="24"/>
        </w:rPr>
      </w:pPr>
    </w:p>
    <w:p w14:paraId="7FA941E8" w14:textId="77777777" w:rsidR="003061FC" w:rsidRPr="000D5DB5" w:rsidRDefault="003061FC" w:rsidP="003061FC">
      <w:pPr>
        <w:contextualSpacing/>
        <w:rPr>
          <w:rFonts w:eastAsia="Times New Roman" w:cstheme="minorHAnsi"/>
          <w:sz w:val="24"/>
          <w:szCs w:val="24"/>
        </w:rPr>
      </w:pPr>
      <w:r w:rsidRPr="000D5DB5">
        <w:rPr>
          <w:rFonts w:eastAsia="Times New Roman" w:cstheme="minorHAnsi"/>
          <w:b/>
          <w:bCs/>
          <w:i/>
          <w:iCs/>
          <w:color w:val="000000"/>
        </w:rPr>
        <w:t xml:space="preserve">Subrace. </w:t>
      </w:r>
      <w:r w:rsidRPr="000D5DB5">
        <w:rPr>
          <w:rFonts w:eastAsia="Times New Roman" w:cstheme="minorHAnsi"/>
          <w:color w:val="000000"/>
        </w:rPr>
        <w:t xml:space="preserve">Ancient </w:t>
      </w:r>
      <w:r>
        <w:rPr>
          <w:rFonts w:eastAsia="Times New Roman" w:cstheme="minorHAnsi"/>
          <w:color w:val="000000"/>
        </w:rPr>
        <w:t xml:space="preserve">events divide the draenei into two </w:t>
      </w:r>
      <w:r w:rsidRPr="000D5DB5">
        <w:rPr>
          <w:rFonts w:eastAsia="Times New Roman" w:cstheme="minorHAnsi"/>
          <w:color w:val="000000"/>
        </w:rPr>
        <w:t xml:space="preserve">sub-races: </w:t>
      </w:r>
      <w:r>
        <w:rPr>
          <w:rFonts w:eastAsia="Times New Roman" w:cstheme="minorHAnsi"/>
          <w:color w:val="000000"/>
        </w:rPr>
        <w:t>unbroken and broken</w:t>
      </w:r>
      <w:r w:rsidRPr="000D5DB5">
        <w:rPr>
          <w:rFonts w:eastAsia="Times New Roman" w:cstheme="minorHAnsi"/>
          <w:color w:val="000000"/>
        </w:rPr>
        <w:t xml:space="preserve">, Choose one of these subraces. </w:t>
      </w:r>
    </w:p>
    <w:p w14:paraId="1B5267DB" w14:textId="77777777" w:rsidR="003061FC" w:rsidRPr="000D5DB5" w:rsidRDefault="003061FC" w:rsidP="003061FC">
      <w:pPr>
        <w:contextualSpacing/>
        <w:rPr>
          <w:rFonts w:eastAsia="Times New Roman" w:cstheme="minorHAnsi"/>
          <w:sz w:val="24"/>
          <w:szCs w:val="24"/>
        </w:rPr>
      </w:pPr>
    </w:p>
    <w:p w14:paraId="4366F8BA" w14:textId="77777777" w:rsidR="003061FC" w:rsidRPr="000D5DB5" w:rsidRDefault="003061FC" w:rsidP="003061FC">
      <w:pPr>
        <w:contextualSpacing/>
        <w:rPr>
          <w:rFonts w:eastAsia="Times New Roman" w:cstheme="minorHAnsi"/>
          <w:sz w:val="24"/>
          <w:szCs w:val="24"/>
        </w:rPr>
      </w:pPr>
      <w:r w:rsidRPr="000D5DB5">
        <w:rPr>
          <w:rFonts w:eastAsia="Times New Roman" w:cstheme="minorHAnsi"/>
          <w:b/>
          <w:bCs/>
          <w:color w:val="000000"/>
        </w:rPr>
        <w:t xml:space="preserve">Male Names. </w:t>
      </w:r>
      <w:r w:rsidRPr="00596E39">
        <w:t>Amka</w:t>
      </w:r>
      <w:r>
        <w:t>,</w:t>
      </w:r>
      <w:r w:rsidRPr="000D5DB5">
        <w:rPr>
          <w:rFonts w:eastAsia="Times New Roman" w:cstheme="minorHAnsi"/>
          <w:color w:val="000000"/>
        </w:rPr>
        <w:t xml:space="preserve"> </w:t>
      </w:r>
      <w:r w:rsidRPr="00596E39">
        <w:t xml:space="preserve">Doruno, </w:t>
      </w:r>
      <w:r w:rsidRPr="000D5DB5">
        <w:rPr>
          <w:rFonts w:eastAsia="Times New Roman" w:cstheme="minorHAnsi"/>
          <w:color w:val="000000"/>
        </w:rPr>
        <w:t xml:space="preserve">Kozza, </w:t>
      </w:r>
      <w:r w:rsidRPr="00596E39">
        <w:t>Sarhash</w:t>
      </w:r>
      <w:r>
        <w:rPr>
          <w:rFonts w:eastAsia="Times New Roman" w:cstheme="minorHAnsi"/>
          <w:color w:val="000000"/>
        </w:rPr>
        <w:t xml:space="preserve">, </w:t>
      </w:r>
      <w:r w:rsidRPr="000D5DB5">
        <w:rPr>
          <w:rFonts w:eastAsia="Times New Roman" w:cstheme="minorHAnsi"/>
          <w:color w:val="000000"/>
        </w:rPr>
        <w:t xml:space="preserve">Shunn, Thylon, </w:t>
      </w:r>
      <w:r>
        <w:rPr>
          <w:rFonts w:eastAsia="Times New Roman" w:cstheme="minorHAnsi"/>
          <w:color w:val="000000"/>
        </w:rPr>
        <w:t>Voluth</w:t>
      </w:r>
      <w:r w:rsidRPr="00596E39">
        <w:t xml:space="preserve"> </w:t>
      </w:r>
    </w:p>
    <w:p w14:paraId="6060CBF0" w14:textId="77777777" w:rsidR="003061FC" w:rsidRPr="000D5DB5" w:rsidRDefault="003061FC" w:rsidP="003061FC">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 xml:space="preserve">Corevva, Daalny, </w:t>
      </w:r>
      <w:r w:rsidRPr="00596E39">
        <w:t>Demetra</w:t>
      </w:r>
      <w:r>
        <w:rPr>
          <w:rFonts w:eastAsia="Times New Roman" w:cstheme="minorHAnsi"/>
          <w:color w:val="000000"/>
        </w:rPr>
        <w:t xml:space="preserve">, </w:t>
      </w:r>
      <w:r w:rsidRPr="000D5DB5">
        <w:rPr>
          <w:rFonts w:eastAsia="Times New Roman" w:cstheme="minorHAnsi"/>
          <w:color w:val="000000"/>
        </w:rPr>
        <w:t xml:space="preserve">Fetwa, </w:t>
      </w:r>
      <w:r w:rsidRPr="00596E39">
        <w:t>Lan’era</w:t>
      </w:r>
      <w:r>
        <w:t xml:space="preserve">, </w:t>
      </w:r>
      <w:r w:rsidRPr="00596E39">
        <w:t>Me’era</w:t>
      </w:r>
      <w:r>
        <w:rPr>
          <w:rFonts w:eastAsia="Times New Roman" w:cstheme="minorHAnsi"/>
          <w:color w:val="000000"/>
        </w:rPr>
        <w:t xml:space="preserve">, </w:t>
      </w:r>
      <w:r w:rsidRPr="000D5DB5">
        <w:rPr>
          <w:rFonts w:eastAsia="Times New Roman" w:cstheme="minorHAnsi"/>
          <w:color w:val="000000"/>
        </w:rPr>
        <w:t>Tanmatra</w:t>
      </w:r>
    </w:p>
    <w:p w14:paraId="7C7CA441" w14:textId="77777777" w:rsidR="003061FC" w:rsidRPr="000D5DB5" w:rsidRDefault="003061FC" w:rsidP="003061FC">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Draenei do not have family names, but take a title according to their deeds.</w:t>
      </w:r>
    </w:p>
    <w:p w14:paraId="54B64B4C" w14:textId="77777777" w:rsidR="00EC5AA3" w:rsidRDefault="00EC5AA3">
      <w:pPr>
        <w:contextualSpacing/>
        <w:rPr>
          <w:rFonts w:eastAsia="Times New Roman" w:cstheme="minorHAnsi"/>
          <w:b/>
          <w:bCs/>
          <w:i/>
          <w:iCs/>
          <w:color w:val="000000"/>
        </w:rPr>
      </w:pPr>
    </w:p>
    <w:p w14:paraId="70737BD9" w14:textId="77777777" w:rsidR="00EC5AA3" w:rsidRDefault="00EC5AA3" w:rsidP="00EC5AA3">
      <w:pPr>
        <w:pStyle w:val="Heading3"/>
      </w:pPr>
      <w:bookmarkStart w:id="1400" w:name="_Toc54196359"/>
      <w:r>
        <w:t>Broken (</w:t>
      </w:r>
      <w:r w:rsidRPr="00EC5AA3">
        <w:t>Krokul)</w:t>
      </w:r>
      <w:bookmarkEnd w:id="1400"/>
    </w:p>
    <w:p w14:paraId="19631A7D" w14:textId="77777777" w:rsidR="003061FC" w:rsidRPr="003061FC" w:rsidRDefault="003061FC" w:rsidP="00EC5AA3">
      <w:pPr>
        <w:rPr>
          <w:i/>
          <w:iCs/>
        </w:rPr>
      </w:pPr>
      <w:r>
        <w:rPr>
          <w:i/>
          <w:iCs/>
        </w:rPr>
        <w:lastRenderedPageBreak/>
        <w:t>“You will learn our ways…”</w:t>
      </w:r>
    </w:p>
    <w:p w14:paraId="09FBDB32" w14:textId="77777777" w:rsidR="00EC5AA3" w:rsidRDefault="00EC5AA3" w:rsidP="00EC5AA3">
      <w:r w:rsidRPr="00596E39">
        <w:t>The Broken, also known as Krokul in Draenei, are a mutated and devolved subrace of draenei who lived in Outland. They, like most of the orcs, fell prey to the demons' sinister influence and were changed by the corruption. Though they lost some of their former powers, the Broken still present a clear danger to all races through Outland. The largest known faction of Broken in Outland, the Ashtongue Deathsworn, is currently led by Akama. They are supposedly allied with Illidan Stormrage.</w:t>
      </w:r>
    </w:p>
    <w:p w14:paraId="1E14BFF8" w14:textId="77777777" w:rsidR="003061FC" w:rsidRDefault="003061FC" w:rsidP="00EC5AA3"/>
    <w:p w14:paraId="1D15466B" w14:textId="77777777" w:rsidR="003061FC" w:rsidRPr="003061FC" w:rsidRDefault="003061FC" w:rsidP="003061FC">
      <w:pPr>
        <w:contextualSpacing/>
        <w:rPr>
          <w:rFonts w:eastAsia="Times New Roman" w:cstheme="minorHAnsi"/>
          <w:color w:val="000000"/>
        </w:rPr>
      </w:pPr>
      <w:r>
        <w:rPr>
          <w:rFonts w:eastAsia="Times New Roman" w:cstheme="minorHAnsi"/>
          <w:b/>
          <w:bCs/>
          <w:i/>
          <w:iCs/>
          <w:color w:val="000000"/>
        </w:rPr>
        <w:t xml:space="preserve">Ability Score Increase. </w:t>
      </w:r>
      <w:r>
        <w:rPr>
          <w:rFonts w:eastAsia="Times New Roman" w:cstheme="minorHAnsi"/>
          <w:color w:val="000000"/>
        </w:rPr>
        <w:t xml:space="preserve">Your Agility increases by 2. </w:t>
      </w:r>
    </w:p>
    <w:p w14:paraId="543B289F" w14:textId="77777777" w:rsidR="00EC5AA3" w:rsidRDefault="003061FC" w:rsidP="00F148E0">
      <w:r>
        <w:rPr>
          <w:b/>
          <w:bCs/>
        </w:rPr>
        <w:t xml:space="preserve">Affiliation. </w:t>
      </w:r>
      <w:r>
        <w:t xml:space="preserve">Independent. </w:t>
      </w:r>
      <w:r w:rsidRPr="00596E39">
        <w:t xml:space="preserve">Despite the </w:t>
      </w:r>
      <w:r>
        <w:t xml:space="preserve">(mostly) </w:t>
      </w:r>
      <w:r w:rsidRPr="00596E39">
        <w:t xml:space="preserve">accidental regression into </w:t>
      </w:r>
      <w:r>
        <w:t>b</w:t>
      </w:r>
      <w:r w:rsidRPr="00596E39">
        <w:t xml:space="preserve">roken, many </w:t>
      </w:r>
      <w:r w:rsidR="00F148E0">
        <w:t xml:space="preserve">unbroken </w:t>
      </w:r>
      <w:r w:rsidRPr="00596E39">
        <w:t xml:space="preserve">draenei not only distrust them but despise them. Although understandable of those </w:t>
      </w:r>
      <w:r>
        <w:t>b</w:t>
      </w:r>
      <w:r w:rsidRPr="00596E39">
        <w:t xml:space="preserve">roken who remain corrupted or in service to the Legion, one would think that the </w:t>
      </w:r>
      <w:r w:rsidR="00F148E0">
        <w:t xml:space="preserve">unbroken </w:t>
      </w:r>
      <w:r w:rsidRPr="00596E39">
        <w:t xml:space="preserve">would be willing to welcome any of their people that survived the orcs' genocide. </w:t>
      </w:r>
      <w:r>
        <w:t xml:space="preserve">Most broken are independent as a result, although the Prophet Velen, the leader of the unbroken, does extend a hand to broken to help them find their way back. </w:t>
      </w:r>
    </w:p>
    <w:p w14:paraId="7C924CFA" w14:textId="77777777" w:rsidR="003061FC" w:rsidRDefault="003061FC" w:rsidP="003061FC">
      <w:pPr>
        <w:rPr>
          <w:rFonts w:eastAsia="Times New Roman" w:cstheme="minorHAnsi"/>
          <w:color w:val="000000"/>
        </w:rPr>
      </w:pPr>
    </w:p>
    <w:p w14:paraId="139FFE45" w14:textId="77777777" w:rsidR="003061FC" w:rsidRDefault="003061FC" w:rsidP="007378CE">
      <w:r w:rsidRPr="00596E39">
        <w:rPr>
          <w:b/>
          <w:bCs/>
        </w:rPr>
        <w:t xml:space="preserve">Adapter. </w:t>
      </w:r>
      <w:r w:rsidR="007378CE">
        <w:t>Y</w:t>
      </w:r>
      <w:r w:rsidRPr="00596E39">
        <w:t xml:space="preserve">ou may always act </w:t>
      </w:r>
      <w:r w:rsidR="007378CE">
        <w:t xml:space="preserve">when surprised at a combat encounter </w:t>
      </w:r>
      <w:r w:rsidRPr="00596E39">
        <w:t>(even if you failed your Perception check</w:t>
      </w:r>
      <w:r w:rsidR="00A01D2B">
        <w:t xml:space="preserve"> to notice it</w:t>
      </w:r>
      <w:r w:rsidRPr="00596E39">
        <w:t xml:space="preserve">). You also have advantage versus weather effects. </w:t>
      </w:r>
    </w:p>
    <w:p w14:paraId="7BEA62D2" w14:textId="77777777" w:rsidR="003061FC" w:rsidRPr="0032581E" w:rsidRDefault="003061FC" w:rsidP="00241644">
      <w:r w:rsidRPr="00596E39">
        <w:rPr>
          <w:b/>
          <w:bCs/>
        </w:rPr>
        <w:t xml:space="preserve">Stalker. </w:t>
      </w:r>
      <w:r w:rsidRPr="00596E39">
        <w:t xml:space="preserve">You have proficiency </w:t>
      </w:r>
      <w:r>
        <w:t xml:space="preserve">with the </w:t>
      </w:r>
      <w:r w:rsidRPr="00596E39">
        <w:t xml:space="preserve">Perception and Stealth </w:t>
      </w:r>
      <w:r>
        <w:t>skills</w:t>
      </w:r>
      <w:r w:rsidRPr="00596E39">
        <w:t xml:space="preserve">. </w:t>
      </w:r>
      <w:r w:rsidR="00241644">
        <w:t xml:space="preserve">If you already have proficiency with one of these skills, you gain Expertise instead. </w:t>
      </w:r>
    </w:p>
    <w:p w14:paraId="69DE169C" w14:textId="77777777" w:rsidR="0080139C" w:rsidRDefault="0080139C">
      <w:pPr>
        <w:contextualSpacing/>
        <w:rPr>
          <w:rFonts w:eastAsia="Times New Roman" w:cstheme="minorHAnsi"/>
          <w:sz w:val="24"/>
          <w:szCs w:val="24"/>
        </w:rPr>
      </w:pPr>
    </w:p>
    <w:p w14:paraId="0816567C" w14:textId="77777777" w:rsidR="007B4563" w:rsidRDefault="007B4563" w:rsidP="007B4563">
      <w:pPr>
        <w:pStyle w:val="Heading3"/>
        <w:ind w:left="720" w:hanging="720"/>
      </w:pPr>
      <w:bookmarkStart w:id="1401" w:name="_Toc54196360"/>
      <w:r>
        <w:t>Unbroken (True Draenei)</w:t>
      </w:r>
      <w:bookmarkEnd w:id="1401"/>
    </w:p>
    <w:p w14:paraId="5C009788" w14:textId="77777777" w:rsidR="007B4563" w:rsidRPr="000D5DB5" w:rsidRDefault="007B4563" w:rsidP="007B4563">
      <w:pPr>
        <w:contextualSpacing/>
        <w:rPr>
          <w:rFonts w:eastAsia="Times New Roman" w:cstheme="minorHAnsi"/>
          <w:sz w:val="24"/>
          <w:szCs w:val="24"/>
        </w:rPr>
      </w:pPr>
      <w:r w:rsidRPr="000D5DB5">
        <w:rPr>
          <w:rFonts w:eastAsia="Times New Roman" w:cstheme="minorHAnsi"/>
          <w:i/>
          <w:iCs/>
          <w:color w:val="000000"/>
        </w:rPr>
        <w:t>“The Legion’s end draws near.”</w:t>
      </w:r>
    </w:p>
    <w:p w14:paraId="1DC216FF" w14:textId="77777777" w:rsidR="007B4563" w:rsidRDefault="007B4563" w:rsidP="007B4563">
      <w:pPr>
        <w:contextualSpacing/>
        <w:rPr>
          <w:rFonts w:eastAsia="Times New Roman" w:cstheme="minorHAnsi"/>
          <w:color w:val="000000"/>
        </w:rPr>
      </w:pPr>
      <w:r w:rsidRPr="000D5DB5">
        <w:rPr>
          <w:rFonts w:eastAsia="Times New Roman" w:cstheme="minorHAnsi"/>
          <w:color w:val="000000"/>
        </w:rPr>
        <w:t xml:space="preserve">As one of the enlightened cousins of the Eredar, the Draenei arrived in Azeroth after the reopening of the Dark Portal. Living out the last centuries in exile and escape from the Burning Legion, the Draenei are steadfast champions of the Light, and will do anything in their power to prevent another world from falling to the Flame. </w:t>
      </w:r>
    </w:p>
    <w:p w14:paraId="39F8FF44" w14:textId="77777777" w:rsidR="007B4563" w:rsidRDefault="007B4563" w:rsidP="007B4563"/>
    <w:p w14:paraId="2065AA3F" w14:textId="77777777" w:rsidR="007B4563" w:rsidRPr="003061FC" w:rsidRDefault="007B4563" w:rsidP="007B4563">
      <w:pPr>
        <w:contextualSpacing/>
        <w:rPr>
          <w:rFonts w:eastAsia="Times New Roman" w:cstheme="minorHAnsi"/>
          <w:color w:val="000000"/>
        </w:rPr>
      </w:pPr>
      <w:r>
        <w:rPr>
          <w:rFonts w:eastAsia="Times New Roman" w:cstheme="minorHAnsi"/>
          <w:b/>
          <w:bCs/>
          <w:i/>
          <w:iCs/>
          <w:color w:val="000000"/>
        </w:rPr>
        <w:t xml:space="preserve">Ability Score Increase. </w:t>
      </w:r>
      <w:r>
        <w:rPr>
          <w:rFonts w:eastAsia="Times New Roman" w:cstheme="minorHAnsi"/>
          <w:color w:val="000000"/>
        </w:rPr>
        <w:t xml:space="preserve">Your Strength increases by 2. </w:t>
      </w:r>
    </w:p>
    <w:p w14:paraId="774104DB" w14:textId="77777777" w:rsidR="007B4563" w:rsidRPr="001F25FA" w:rsidRDefault="007B4563" w:rsidP="007B4563">
      <w:pPr>
        <w:contextualSpacing/>
        <w:rPr>
          <w:rFonts w:eastAsia="Times New Roman" w:cstheme="minorHAnsi"/>
          <w:color w:val="000000"/>
        </w:rPr>
      </w:pPr>
      <w:r w:rsidRPr="001F25FA">
        <w:rPr>
          <w:rFonts w:eastAsia="Times New Roman" w:cstheme="minorHAnsi"/>
          <w:b/>
          <w:bCs/>
          <w:i/>
          <w:iCs/>
          <w:color w:val="000000"/>
        </w:rPr>
        <w:t>Affiliation.</w:t>
      </w:r>
      <w:r>
        <w:rPr>
          <w:rFonts w:eastAsia="Times New Roman" w:cstheme="minorHAnsi"/>
          <w:b/>
          <w:bCs/>
          <w:color w:val="000000"/>
        </w:rPr>
        <w:t xml:space="preserve"> </w:t>
      </w:r>
      <w:r>
        <w:rPr>
          <w:rFonts w:eastAsia="Times New Roman" w:cstheme="minorHAnsi"/>
          <w:color w:val="000000"/>
        </w:rPr>
        <w:t xml:space="preserve">Alliance. Unbroken draenei have found that they have strong bonds with humanity and dwarvenkind due to their shared worship of the Light, and kinship with the now-mortal night elves. </w:t>
      </w:r>
    </w:p>
    <w:p w14:paraId="14643AD3" w14:textId="77777777" w:rsidR="007B4563" w:rsidRDefault="007B4563" w:rsidP="007B4563"/>
    <w:p w14:paraId="64316E77" w14:textId="77777777" w:rsidR="007B4563" w:rsidRPr="000D5DB5" w:rsidRDefault="007B4563" w:rsidP="00216993">
      <w:pPr>
        <w:contextualSpacing/>
        <w:rPr>
          <w:rFonts w:eastAsia="Times New Roman" w:cstheme="minorHAnsi"/>
          <w:sz w:val="24"/>
          <w:szCs w:val="24"/>
        </w:rPr>
      </w:pPr>
      <w:r w:rsidRPr="001F25FA">
        <w:rPr>
          <w:rFonts w:eastAsia="Times New Roman" w:cstheme="minorHAnsi"/>
          <w:b/>
          <w:bCs/>
          <w:i/>
          <w:iCs/>
          <w:color w:val="000000"/>
        </w:rPr>
        <w:t>Gift of the Naaru.</w:t>
      </w:r>
      <w:r w:rsidRPr="000D5DB5">
        <w:rPr>
          <w:rFonts w:eastAsia="Times New Roman" w:cstheme="minorHAnsi"/>
          <w:b/>
          <w:bCs/>
          <w:color w:val="000000"/>
        </w:rPr>
        <w:t xml:space="preserve"> </w:t>
      </w:r>
      <w:r w:rsidRPr="000D5DB5">
        <w:rPr>
          <w:rFonts w:eastAsia="Times New Roman" w:cstheme="minorHAnsi"/>
          <w:color w:val="000000"/>
        </w:rPr>
        <w:t xml:space="preserve">You can use your action to channel holy energy, casting the </w:t>
      </w:r>
      <w:r w:rsidRPr="00F4084F">
        <w:rPr>
          <w:rFonts w:eastAsia="Times New Roman" w:cstheme="minorHAnsi"/>
          <w:i/>
          <w:iCs/>
          <w:color w:val="000000"/>
        </w:rPr>
        <w:t xml:space="preserve">renewing </w:t>
      </w:r>
      <w:r>
        <w:rPr>
          <w:rFonts w:eastAsia="Times New Roman" w:cstheme="minorHAnsi"/>
          <w:i/>
          <w:iCs/>
          <w:color w:val="000000"/>
        </w:rPr>
        <w:t>l</w:t>
      </w:r>
      <w:r w:rsidRPr="00F4084F">
        <w:rPr>
          <w:rFonts w:eastAsia="Times New Roman" w:cstheme="minorHAnsi"/>
          <w:i/>
          <w:iCs/>
          <w:color w:val="000000"/>
        </w:rPr>
        <w:t>ight</w:t>
      </w:r>
      <w:r w:rsidRPr="000D5DB5">
        <w:rPr>
          <w:rFonts w:eastAsia="Times New Roman" w:cstheme="minorHAnsi"/>
          <w:color w:val="000000"/>
        </w:rPr>
        <w:t xml:space="preserve"> spell as if cast as a 1st level spell. This can be used once</w:t>
      </w:r>
      <w:r w:rsidR="00216993">
        <w:rPr>
          <w:rFonts w:eastAsia="Times New Roman" w:cstheme="minorHAnsi"/>
          <w:color w:val="000000"/>
        </w:rPr>
        <w:t>, replenishing on</w:t>
      </w:r>
      <w:r w:rsidRPr="000D5DB5">
        <w:rPr>
          <w:rFonts w:eastAsia="Times New Roman" w:cstheme="minorHAnsi"/>
          <w:color w:val="000000"/>
        </w:rPr>
        <w:t xml:space="preserve"> a short or long rest. </w:t>
      </w:r>
    </w:p>
    <w:p w14:paraId="5767C5D0" w14:textId="77777777" w:rsidR="007B4563" w:rsidRPr="000D5DB5" w:rsidRDefault="007B4563" w:rsidP="001325F5">
      <w:pPr>
        <w:contextualSpacing/>
        <w:rPr>
          <w:rFonts w:eastAsia="Times New Roman" w:cstheme="minorHAnsi"/>
          <w:sz w:val="24"/>
          <w:szCs w:val="24"/>
        </w:rPr>
      </w:pPr>
      <w:r w:rsidRPr="000D5DB5">
        <w:rPr>
          <w:rFonts w:eastAsia="Times New Roman" w:cstheme="minorHAnsi"/>
          <w:color w:val="000000"/>
        </w:rPr>
        <w:t xml:space="preserve">While a creature benefits from this ability, they have a glowing blue </w:t>
      </w:r>
      <w:r>
        <w:rPr>
          <w:rFonts w:eastAsia="Times New Roman" w:cstheme="minorHAnsi"/>
          <w:color w:val="000000"/>
        </w:rPr>
        <w:t>mark</w:t>
      </w:r>
      <w:r w:rsidRPr="000D5DB5">
        <w:rPr>
          <w:rFonts w:eastAsia="Times New Roman" w:cstheme="minorHAnsi"/>
          <w:color w:val="000000"/>
        </w:rPr>
        <w:t xml:space="preserve"> above their forehead (shedding light equal to </w:t>
      </w:r>
      <w:r w:rsidRPr="00F4084F">
        <w:rPr>
          <w:rFonts w:eastAsia="Times New Roman" w:cstheme="minorHAnsi"/>
          <w:i/>
          <w:iCs/>
          <w:color w:val="000000"/>
        </w:rPr>
        <w:t>dancing lights</w:t>
      </w:r>
      <w:r w:rsidRPr="000D5DB5">
        <w:rPr>
          <w:rFonts w:eastAsia="Times New Roman" w:cstheme="minorHAnsi"/>
          <w:color w:val="000000"/>
        </w:rPr>
        <w:t>).</w:t>
      </w:r>
      <w:r w:rsidR="001325F5">
        <w:rPr>
          <w:rFonts w:eastAsia="Times New Roman" w:cstheme="minorHAnsi"/>
          <w:color w:val="000000"/>
        </w:rPr>
        <w:t xml:space="preserve"> Your spellcasting ability modifier is Spirit or Charisma (your choice). </w:t>
      </w:r>
    </w:p>
    <w:p w14:paraId="431C9CB2" w14:textId="77777777" w:rsidR="007B4563" w:rsidRPr="000D5DB5" w:rsidRDefault="007B4563" w:rsidP="007B4563">
      <w:pPr>
        <w:contextualSpacing/>
        <w:rPr>
          <w:rFonts w:eastAsia="Times New Roman" w:cstheme="minorHAnsi"/>
          <w:sz w:val="24"/>
          <w:szCs w:val="24"/>
        </w:rPr>
      </w:pPr>
      <w:r w:rsidRPr="001F25FA">
        <w:rPr>
          <w:rFonts w:eastAsia="Times New Roman" w:cstheme="minorHAnsi"/>
          <w:b/>
          <w:bCs/>
          <w:i/>
          <w:iCs/>
          <w:color w:val="000000"/>
        </w:rPr>
        <w:t xml:space="preserve">Gemcutting. </w:t>
      </w:r>
      <w:r w:rsidRPr="000D5DB5">
        <w:rPr>
          <w:rFonts w:eastAsia="Times New Roman" w:cstheme="minorHAnsi"/>
          <w:color w:val="000000"/>
        </w:rPr>
        <w:t xml:space="preserve">You are proficient with </w:t>
      </w:r>
      <w:r>
        <w:rPr>
          <w:rFonts w:eastAsia="Times New Roman" w:cstheme="minorHAnsi"/>
          <w:color w:val="000000"/>
        </w:rPr>
        <w:t>artisan’s tools (jewelcrafting kit)</w:t>
      </w:r>
      <w:r w:rsidRPr="000D5DB5">
        <w:rPr>
          <w:rFonts w:eastAsia="Times New Roman" w:cstheme="minorHAnsi"/>
          <w:color w:val="000000"/>
        </w:rPr>
        <w:t xml:space="preserve">. </w:t>
      </w:r>
    </w:p>
    <w:p w14:paraId="3BB4343A" w14:textId="77777777" w:rsidR="007B4563" w:rsidRPr="000D5DB5" w:rsidRDefault="007B4563">
      <w:pPr>
        <w:contextualSpacing/>
        <w:rPr>
          <w:rFonts w:eastAsia="Times New Roman" w:cstheme="minorHAnsi"/>
          <w:sz w:val="24"/>
          <w:szCs w:val="24"/>
        </w:rPr>
      </w:pPr>
    </w:p>
    <w:p w14:paraId="0B446D90" w14:textId="77777777" w:rsidR="00AB25EF" w:rsidRDefault="00E5319E">
      <w:pPr>
        <w:pStyle w:val="Heading2"/>
      </w:pPr>
      <w:bookmarkStart w:id="1402" w:name="_Dwarf"/>
      <w:bookmarkStart w:id="1403" w:name="_Toc54196361"/>
      <w:bookmarkEnd w:id="1402"/>
      <w:r w:rsidRPr="000D5DB5">
        <w:t>Dwar</w:t>
      </w:r>
      <w:r>
        <w:t>f</w:t>
      </w:r>
      <w:bookmarkEnd w:id="1403"/>
    </w:p>
    <w:p w14:paraId="5B2BF4A5" w14:textId="77777777" w:rsidR="00750E9B" w:rsidRDefault="0019663D">
      <w:pPr>
        <w:contextualSpacing/>
        <w:rPr>
          <w:rFonts w:eastAsia="Times New Roman" w:cstheme="minorHAnsi"/>
          <w:color w:val="000000"/>
        </w:rPr>
      </w:pPr>
      <w:r w:rsidRPr="0019663D">
        <w:rPr>
          <w:rFonts w:eastAsia="Times New Roman" w:cstheme="minorHAnsi"/>
          <w:color w:val="000000"/>
        </w:rPr>
        <w:t>Dwarves are short and stout creatures mostly inhabiting Khaz Modan in the Eastern Kingdoms. They are shorter than humans but taller than gnomes, taking advantage of their size when possible and relying on their robustness and strength when not. The average dwarf is steady, observant and composed</w:t>
      </w:r>
      <w:r>
        <w:rPr>
          <w:rFonts w:eastAsia="Times New Roman" w:cstheme="minorHAnsi"/>
          <w:color w:val="000000"/>
        </w:rPr>
        <w:t>.</w:t>
      </w:r>
    </w:p>
    <w:p w14:paraId="405534C9" w14:textId="77777777" w:rsidR="0019663D" w:rsidRPr="001F25FA" w:rsidRDefault="0019663D">
      <w:pPr>
        <w:contextualSpacing/>
        <w:rPr>
          <w:rFonts w:eastAsia="Times New Roman" w:cstheme="minorHAnsi"/>
          <w:color w:val="000000"/>
        </w:rPr>
      </w:pPr>
    </w:p>
    <w:p w14:paraId="1FD6CA8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Dwarven Traits</w:t>
      </w:r>
    </w:p>
    <w:p w14:paraId="0E237548"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lastRenderedPageBreak/>
        <w:t>Ability Score Increase</w:t>
      </w:r>
      <w:r w:rsidRPr="000D5DB5">
        <w:rPr>
          <w:rFonts w:eastAsia="Times New Roman" w:cstheme="minorHAnsi"/>
          <w:b/>
          <w:bCs/>
          <w:color w:val="000000"/>
        </w:rPr>
        <w:t xml:space="preserve">. </w:t>
      </w:r>
      <w:r w:rsidRPr="000D5DB5">
        <w:rPr>
          <w:rFonts w:eastAsia="Times New Roman" w:cstheme="minorHAnsi"/>
          <w:color w:val="000000"/>
        </w:rPr>
        <w:t>Your Stamina score increases by 2.</w:t>
      </w:r>
      <w:r w:rsidRPr="000D5DB5">
        <w:rPr>
          <w:rFonts w:eastAsia="Times New Roman" w:cstheme="minorHAnsi"/>
          <w:color w:val="000000"/>
        </w:rPr>
        <w:br/>
      </w:r>
      <w:r w:rsidRPr="001F25FA">
        <w:rPr>
          <w:rFonts w:eastAsia="Times New Roman" w:cstheme="minorHAnsi"/>
          <w:b/>
          <w:bCs/>
          <w:i/>
          <w:iCs/>
          <w:color w:val="000000"/>
        </w:rPr>
        <w:t>Age</w:t>
      </w:r>
      <w:r w:rsidRPr="000D5DB5">
        <w:rPr>
          <w:rFonts w:eastAsia="Times New Roman" w:cstheme="minorHAnsi"/>
          <w:b/>
          <w:bCs/>
          <w:color w:val="000000"/>
        </w:rPr>
        <w:t xml:space="preserve">. </w:t>
      </w:r>
      <w:r w:rsidRPr="000D5DB5">
        <w:rPr>
          <w:rFonts w:eastAsia="Times New Roman" w:cstheme="minorHAnsi"/>
          <w:color w:val="000000"/>
        </w:rPr>
        <w:t xml:space="preserve">Dwarves mature at the same rate as humans, but they’re considered young until they reach the age of 40. On average, they live to be 450 years old. </w:t>
      </w:r>
    </w:p>
    <w:p w14:paraId="01570A66" w14:textId="77777777" w:rsidR="0019663D" w:rsidRDefault="0019663D">
      <w:pPr>
        <w:contextualSpacing/>
        <w:rPr>
          <w:rFonts w:eastAsia="Times New Roman" w:cstheme="minorHAnsi"/>
          <w:b/>
          <w:bCs/>
          <w:i/>
          <w:iCs/>
          <w:color w:val="000000"/>
        </w:rPr>
      </w:pPr>
      <w:r w:rsidRPr="001F25FA">
        <w:rPr>
          <w:rFonts w:eastAsia="Times New Roman" w:cstheme="minorHAnsi"/>
          <w:b/>
          <w:bCs/>
          <w:i/>
          <w:iCs/>
          <w:color w:val="000000"/>
        </w:rPr>
        <w:t>Affiliation.</w:t>
      </w:r>
      <w:r>
        <w:rPr>
          <w:rFonts w:eastAsia="Times New Roman" w:cstheme="minorHAnsi"/>
          <w:b/>
          <w:bCs/>
          <w:color w:val="000000"/>
        </w:rPr>
        <w:t xml:space="preserve"> </w:t>
      </w:r>
      <w:r>
        <w:rPr>
          <w:rFonts w:eastAsia="Times New Roman" w:cstheme="minorHAnsi"/>
          <w:color w:val="000000"/>
        </w:rPr>
        <w:t>Each sub-race is inclined to its own affiliations ever since the great War of the Three Hammers.</w:t>
      </w:r>
    </w:p>
    <w:p w14:paraId="0336AA39"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Size</w:t>
      </w:r>
      <w:r w:rsidRPr="000D5DB5">
        <w:rPr>
          <w:rFonts w:eastAsia="Times New Roman" w:cstheme="minorHAnsi"/>
          <w:b/>
          <w:bCs/>
          <w:color w:val="000000"/>
        </w:rPr>
        <w:t>.</w:t>
      </w:r>
      <w:r w:rsidRPr="000D5DB5">
        <w:rPr>
          <w:rFonts w:eastAsia="Times New Roman" w:cstheme="minorHAnsi"/>
          <w:b/>
          <w:bCs/>
          <w:i/>
          <w:iCs/>
          <w:color w:val="000000"/>
        </w:rPr>
        <w:t xml:space="preserve"> </w:t>
      </w:r>
      <w:r w:rsidRPr="000D5DB5">
        <w:rPr>
          <w:rFonts w:eastAsia="Times New Roman" w:cstheme="minorHAnsi"/>
          <w:color w:val="000000"/>
        </w:rPr>
        <w:t>Dwarves stand between 4 and 5 feet tall and average about 150 pounds. Your size is Medium.</w:t>
      </w:r>
    </w:p>
    <w:p w14:paraId="632D04E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Male dwarves tend to have long hair, and beards or facial hair often tied in ornate braids. Female dwarves also have sturdy muscular frames, but they are buxom and lack facial hair, despite the claims of some of the less educated sages of other races. </w:t>
      </w:r>
    </w:p>
    <w:p w14:paraId="51220019" w14:textId="77777777" w:rsidR="00AB25EF" w:rsidRPr="000D5DB5" w:rsidRDefault="00AB25EF">
      <w:pPr>
        <w:contextualSpacing/>
        <w:rPr>
          <w:rFonts w:eastAsia="Times New Roman" w:cstheme="minorHAnsi"/>
          <w:sz w:val="24"/>
          <w:szCs w:val="24"/>
        </w:rPr>
      </w:pPr>
      <w:r w:rsidRPr="00845E29">
        <w:rPr>
          <w:rFonts w:eastAsia="Times New Roman" w:cstheme="minorHAnsi"/>
          <w:b/>
          <w:bCs/>
          <w:i/>
          <w:iCs/>
          <w:color w:val="000000"/>
        </w:rPr>
        <w:t>Speed</w:t>
      </w:r>
      <w:r w:rsidRPr="000D5DB5">
        <w:rPr>
          <w:rFonts w:eastAsia="Times New Roman" w:cstheme="minorHAnsi"/>
          <w:b/>
          <w:bCs/>
          <w:i/>
          <w:iCs/>
          <w:color w:val="000000"/>
        </w:rPr>
        <w:t xml:space="preserve">. </w:t>
      </w:r>
      <w:r w:rsidRPr="000D5DB5">
        <w:rPr>
          <w:rFonts w:eastAsia="Times New Roman" w:cstheme="minorHAnsi"/>
          <w:color w:val="000000"/>
        </w:rPr>
        <w:t>Your base walking speed is 25 feet. Your speed is not reduced by wearing heavy armor.</w:t>
      </w:r>
    </w:p>
    <w:p w14:paraId="206A9913"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Darkvision. </w:t>
      </w:r>
      <w:r w:rsidRPr="000D5DB5">
        <w:rPr>
          <w:rFonts w:eastAsia="Times New Roman" w:cstheme="minorHAnsi"/>
          <w:color w:val="000000"/>
        </w:rPr>
        <w:t xml:space="preserve">Accustomed to life underground, you have superior vision in dark and dim conditions. You can see in dim light within 60 feet of you as if it were bright light, and in darkness as if it were dim light. You can’t discern color in darkness, only shades of gray. </w:t>
      </w:r>
    </w:p>
    <w:p w14:paraId="347F2726" w14:textId="77777777" w:rsidR="0044576B" w:rsidRPr="000D5DB5" w:rsidRDefault="00674F70" w:rsidP="00216993">
      <w:pPr>
        <w:contextualSpacing/>
        <w:rPr>
          <w:rFonts w:eastAsia="Times New Roman" w:cstheme="minorHAnsi"/>
          <w:color w:val="000000"/>
        </w:rPr>
      </w:pPr>
      <w:r>
        <w:rPr>
          <w:rFonts w:eastAsia="Times New Roman" w:cstheme="minorHAnsi"/>
          <w:b/>
          <w:bCs/>
          <w:i/>
          <w:iCs/>
          <w:color w:val="000000"/>
        </w:rPr>
        <w:t>Natural Armor</w:t>
      </w:r>
      <w:r w:rsidR="00AB25EF" w:rsidRPr="000D5DB5">
        <w:rPr>
          <w:rFonts w:eastAsia="Times New Roman" w:cstheme="minorHAnsi"/>
          <w:b/>
          <w:bCs/>
          <w:i/>
          <w:iCs/>
          <w:color w:val="000000"/>
        </w:rPr>
        <w:t xml:space="preserve">. </w:t>
      </w:r>
      <w:r w:rsidR="0044576B" w:rsidRPr="000D5DB5">
        <w:rPr>
          <w:rFonts w:eastAsia="Times New Roman" w:cstheme="minorHAnsi"/>
          <w:color w:val="000000"/>
        </w:rPr>
        <w:t xml:space="preserve">Your skin is as </w:t>
      </w:r>
      <w:r>
        <w:rPr>
          <w:rFonts w:eastAsia="Times New Roman" w:cstheme="minorHAnsi"/>
          <w:color w:val="000000"/>
        </w:rPr>
        <w:t xml:space="preserve">hardened leather </w:t>
      </w:r>
      <w:r w:rsidR="0044576B" w:rsidRPr="000D5DB5">
        <w:rPr>
          <w:rFonts w:eastAsia="Times New Roman" w:cstheme="minorHAnsi"/>
          <w:color w:val="000000"/>
        </w:rPr>
        <w:t xml:space="preserve">in </w:t>
      </w:r>
      <w:r>
        <w:rPr>
          <w:rFonts w:eastAsia="Times New Roman" w:cstheme="minorHAnsi"/>
          <w:color w:val="000000"/>
        </w:rPr>
        <w:t>toughness</w:t>
      </w:r>
      <w:r w:rsidR="0044576B" w:rsidRPr="000D5DB5">
        <w:rPr>
          <w:rFonts w:eastAsia="Times New Roman" w:cstheme="minorHAnsi"/>
          <w:color w:val="000000"/>
        </w:rPr>
        <w:t xml:space="preserve">. </w:t>
      </w:r>
      <w:r w:rsidRPr="00674F70">
        <w:rPr>
          <w:rFonts w:eastAsia="Times New Roman" w:cstheme="minorHAnsi"/>
          <w:color w:val="000000"/>
        </w:rPr>
        <w:t>When you</w:t>
      </w:r>
      <w:r>
        <w:rPr>
          <w:rFonts w:eastAsia="Times New Roman" w:cstheme="minorHAnsi"/>
          <w:color w:val="000000"/>
        </w:rPr>
        <w:t xml:space="preserve"> </w:t>
      </w:r>
      <w:r w:rsidRPr="00674F70">
        <w:rPr>
          <w:rFonts w:eastAsia="Times New Roman" w:cstheme="minorHAnsi"/>
          <w:color w:val="000000"/>
        </w:rPr>
        <w:t>aren't</w:t>
      </w:r>
      <w:r>
        <w:rPr>
          <w:rFonts w:eastAsia="Times New Roman" w:cstheme="minorHAnsi"/>
          <w:color w:val="000000"/>
        </w:rPr>
        <w:t xml:space="preserve"> wearing armor, your AC is 12 + </w:t>
      </w:r>
      <w:r w:rsidRPr="00674F70">
        <w:rPr>
          <w:rFonts w:eastAsia="Times New Roman" w:cstheme="minorHAnsi"/>
          <w:color w:val="000000"/>
        </w:rPr>
        <w:t xml:space="preserve">your </w:t>
      </w:r>
      <w:r>
        <w:rPr>
          <w:rFonts w:eastAsia="Times New Roman" w:cstheme="minorHAnsi"/>
          <w:color w:val="000000"/>
        </w:rPr>
        <w:t xml:space="preserve">Agility </w:t>
      </w:r>
      <w:r w:rsidRPr="00674F70">
        <w:rPr>
          <w:rFonts w:eastAsia="Times New Roman" w:cstheme="minorHAnsi"/>
          <w:color w:val="000000"/>
        </w:rPr>
        <w:t>modifier. You can use your natural armor to determine</w:t>
      </w:r>
      <w:r>
        <w:rPr>
          <w:rFonts w:eastAsia="Times New Roman" w:cstheme="minorHAnsi"/>
          <w:color w:val="000000"/>
        </w:rPr>
        <w:t xml:space="preserve"> </w:t>
      </w:r>
      <w:r w:rsidRPr="00674F70">
        <w:rPr>
          <w:rFonts w:eastAsia="Times New Roman" w:cstheme="minorHAnsi"/>
          <w:color w:val="000000"/>
        </w:rPr>
        <w:t>your AC if the armor you wear would leave you with a</w:t>
      </w:r>
      <w:r>
        <w:rPr>
          <w:rFonts w:eastAsia="Times New Roman" w:cstheme="minorHAnsi"/>
          <w:color w:val="000000"/>
        </w:rPr>
        <w:t xml:space="preserve"> </w:t>
      </w:r>
      <w:r w:rsidRPr="00674F70">
        <w:rPr>
          <w:rFonts w:eastAsia="Times New Roman" w:cstheme="minorHAnsi"/>
          <w:color w:val="000000"/>
        </w:rPr>
        <w:t>lower AC.</w:t>
      </w:r>
      <w:r>
        <w:rPr>
          <w:rFonts w:eastAsia="Times New Roman" w:cstheme="minorHAnsi"/>
          <w:color w:val="000000"/>
        </w:rPr>
        <w:t xml:space="preserve"> </w:t>
      </w:r>
      <w:r w:rsidRPr="00674F70">
        <w:rPr>
          <w:rFonts w:eastAsia="Times New Roman" w:cstheme="minorHAnsi"/>
          <w:color w:val="000000"/>
        </w:rPr>
        <w:t>A shield's benefits apply as normal while you</w:t>
      </w:r>
      <w:r>
        <w:rPr>
          <w:rFonts w:eastAsia="Times New Roman" w:cstheme="minorHAnsi"/>
          <w:color w:val="000000"/>
        </w:rPr>
        <w:t xml:space="preserve"> </w:t>
      </w:r>
      <w:r w:rsidRPr="00674F70">
        <w:rPr>
          <w:rFonts w:eastAsia="Times New Roman" w:cstheme="minorHAnsi"/>
          <w:color w:val="000000"/>
        </w:rPr>
        <w:t>use your natural armor.</w:t>
      </w:r>
      <w:r w:rsidR="00F4084F">
        <w:rPr>
          <w:rFonts w:eastAsia="Times New Roman" w:cstheme="minorHAnsi"/>
          <w:color w:val="000000"/>
        </w:rPr>
        <w:t xml:space="preserve"> </w:t>
      </w:r>
    </w:p>
    <w:p w14:paraId="0D0DADF5" w14:textId="77777777" w:rsidR="00D8615F" w:rsidRPr="000D5DB5" w:rsidRDefault="00D8615F" w:rsidP="00AA068A">
      <w:pPr>
        <w:contextualSpacing/>
        <w:rPr>
          <w:rFonts w:eastAsia="Times New Roman" w:cstheme="minorHAnsi"/>
          <w:color w:val="000000"/>
        </w:rPr>
      </w:pPr>
      <w:r>
        <w:rPr>
          <w:rFonts w:eastAsia="Times New Roman" w:cstheme="minorHAnsi"/>
          <w:b/>
          <w:bCs/>
          <w:i/>
          <w:iCs/>
          <w:color w:val="000000"/>
        </w:rPr>
        <w:t>Stoneform</w:t>
      </w:r>
      <w:r w:rsidR="00674F70">
        <w:rPr>
          <w:rFonts w:eastAsia="Times New Roman" w:cstheme="minorHAnsi"/>
          <w:b/>
          <w:bCs/>
          <w:i/>
          <w:iCs/>
          <w:color w:val="000000"/>
        </w:rPr>
        <w:t xml:space="preserve">. </w:t>
      </w:r>
      <w:r w:rsidRPr="00D8615F">
        <w:rPr>
          <w:rFonts w:eastAsia="Times New Roman" w:cstheme="minorHAnsi"/>
          <w:color w:val="000000"/>
        </w:rPr>
        <w:t>You can focus yourself to occasionally</w:t>
      </w:r>
      <w:r>
        <w:rPr>
          <w:rFonts w:eastAsia="Times New Roman" w:cstheme="minorHAnsi"/>
          <w:color w:val="000000"/>
        </w:rPr>
        <w:t xml:space="preserve"> </w:t>
      </w:r>
      <w:r w:rsidRPr="00D8615F">
        <w:rPr>
          <w:rFonts w:eastAsia="Times New Roman" w:cstheme="minorHAnsi"/>
          <w:color w:val="000000"/>
        </w:rPr>
        <w:t>shrug off injury. When you take damage, you</w:t>
      </w:r>
      <w:r>
        <w:rPr>
          <w:rFonts w:eastAsia="Times New Roman" w:cstheme="minorHAnsi"/>
          <w:color w:val="000000"/>
        </w:rPr>
        <w:t xml:space="preserve"> </w:t>
      </w:r>
      <w:r w:rsidRPr="00D8615F">
        <w:rPr>
          <w:rFonts w:eastAsia="Times New Roman" w:cstheme="minorHAnsi"/>
          <w:color w:val="000000"/>
        </w:rPr>
        <w:t>can use your reaction to roll a d</w:t>
      </w:r>
      <w:r w:rsidR="00D20015">
        <w:rPr>
          <w:rFonts w:eastAsia="Times New Roman" w:cstheme="minorHAnsi"/>
          <w:color w:val="000000"/>
        </w:rPr>
        <w:t>1</w:t>
      </w:r>
      <w:r w:rsidRPr="00D8615F">
        <w:rPr>
          <w:rFonts w:eastAsia="Times New Roman" w:cstheme="minorHAnsi"/>
          <w:color w:val="000000"/>
        </w:rPr>
        <w:t xml:space="preserve">2. Add your </w:t>
      </w:r>
      <w:r>
        <w:rPr>
          <w:rFonts w:eastAsia="Times New Roman" w:cstheme="minorHAnsi"/>
          <w:color w:val="000000"/>
        </w:rPr>
        <w:t xml:space="preserve">Stamina </w:t>
      </w:r>
      <w:r w:rsidRPr="00D8615F">
        <w:rPr>
          <w:rFonts w:eastAsia="Times New Roman" w:cstheme="minorHAnsi"/>
          <w:color w:val="000000"/>
        </w:rPr>
        <w:t>modifier to the number rolled, and reduce the damage</w:t>
      </w:r>
      <w:r>
        <w:rPr>
          <w:rFonts w:eastAsia="Times New Roman" w:cstheme="minorHAnsi"/>
          <w:color w:val="000000"/>
        </w:rPr>
        <w:t xml:space="preserve"> </w:t>
      </w:r>
      <w:r w:rsidRPr="00D8615F">
        <w:rPr>
          <w:rFonts w:eastAsia="Times New Roman" w:cstheme="minorHAnsi"/>
          <w:color w:val="000000"/>
        </w:rPr>
        <w:t xml:space="preserve">by that total. </w:t>
      </w:r>
      <w:r w:rsidR="00AA068A">
        <w:rPr>
          <w:rFonts w:eastAsia="Times New Roman" w:cstheme="minorHAnsi"/>
          <w:color w:val="000000"/>
        </w:rPr>
        <w:t xml:space="preserve">If the damage exceeds any ongoing bleed damage you take, you end the effect as well. </w:t>
      </w:r>
      <w:r w:rsidRPr="00D8615F">
        <w:rPr>
          <w:rFonts w:eastAsia="Times New Roman" w:cstheme="minorHAnsi"/>
          <w:color w:val="000000"/>
        </w:rPr>
        <w:t>After you use this trait, you can't use it</w:t>
      </w:r>
      <w:r>
        <w:rPr>
          <w:rFonts w:eastAsia="Times New Roman" w:cstheme="minorHAnsi"/>
          <w:color w:val="000000"/>
        </w:rPr>
        <w:t xml:space="preserve"> </w:t>
      </w:r>
      <w:r w:rsidRPr="00D8615F">
        <w:rPr>
          <w:rFonts w:eastAsia="Times New Roman" w:cstheme="minorHAnsi"/>
          <w:color w:val="000000"/>
        </w:rPr>
        <w:t>again until you finish a short or long rest.</w:t>
      </w:r>
    </w:p>
    <w:p w14:paraId="60D7389D" w14:textId="77777777" w:rsidR="00D8615F" w:rsidRPr="000D5DB5" w:rsidRDefault="00D8615F" w:rsidP="00756158">
      <w:pPr>
        <w:contextualSpacing/>
        <w:rPr>
          <w:rFonts w:eastAsia="Times New Roman" w:cstheme="minorHAnsi"/>
          <w:sz w:val="24"/>
          <w:szCs w:val="24"/>
        </w:rPr>
      </w:pPr>
      <w:r w:rsidRPr="000D5DB5">
        <w:rPr>
          <w:rFonts w:eastAsia="Times New Roman" w:cstheme="minorHAnsi"/>
          <w:b/>
          <w:bCs/>
          <w:i/>
          <w:iCs/>
          <w:color w:val="000000"/>
        </w:rPr>
        <w:t xml:space="preserve">Tool Proficiency. </w:t>
      </w:r>
      <w:r w:rsidRPr="000D5DB5">
        <w:rPr>
          <w:rFonts w:eastAsia="Times New Roman" w:cstheme="minorHAnsi"/>
          <w:color w:val="000000"/>
        </w:rPr>
        <w:t>You gain proficiency with one artisan’s tool of your choice: smith’s tools, brewer’s supplies, mason’s tools</w:t>
      </w:r>
      <w:r w:rsidR="00756158">
        <w:rPr>
          <w:rFonts w:eastAsia="Times New Roman" w:cstheme="minorHAnsi"/>
          <w:color w:val="000000"/>
        </w:rPr>
        <w:t>, or mining tools</w:t>
      </w:r>
      <w:r w:rsidRPr="000D5DB5">
        <w:rPr>
          <w:rFonts w:eastAsia="Times New Roman" w:cstheme="minorHAnsi"/>
          <w:color w:val="000000"/>
        </w:rPr>
        <w:t xml:space="preserve">. </w:t>
      </w:r>
    </w:p>
    <w:p w14:paraId="3BA3CA1C" w14:textId="77777777" w:rsidR="00D8615F" w:rsidRPr="000D5DB5" w:rsidRDefault="00D8615F">
      <w:pPr>
        <w:contextualSpacing/>
        <w:rPr>
          <w:rFonts w:eastAsia="Times New Roman" w:cstheme="minorHAnsi"/>
          <w:sz w:val="24"/>
          <w:szCs w:val="24"/>
        </w:rPr>
      </w:pPr>
      <w:r w:rsidRPr="000D5DB5">
        <w:rPr>
          <w:rFonts w:eastAsia="Times New Roman" w:cstheme="minorHAnsi"/>
          <w:b/>
          <w:bCs/>
          <w:i/>
          <w:iCs/>
          <w:color w:val="000000"/>
        </w:rPr>
        <w:t xml:space="preserve">Dwarven Combat Training. </w:t>
      </w:r>
      <w:r w:rsidRPr="000D5DB5">
        <w:rPr>
          <w:rFonts w:eastAsia="Times New Roman" w:cstheme="minorHAnsi"/>
          <w:color w:val="000000"/>
        </w:rPr>
        <w:t>You have proficiency with the battleaxe, handaxe, light hammer, and warhammer.</w:t>
      </w:r>
    </w:p>
    <w:p w14:paraId="158D5D4E" w14:textId="77777777" w:rsidR="00AB25EF" w:rsidRPr="000D5DB5" w:rsidRDefault="00AB25EF" w:rsidP="00F2707B">
      <w:pPr>
        <w:contextualSpacing/>
        <w:rPr>
          <w:rFonts w:eastAsia="Times New Roman" w:cstheme="minorHAnsi"/>
          <w:sz w:val="24"/>
          <w:szCs w:val="24"/>
        </w:rPr>
      </w:pPr>
      <w:r w:rsidRPr="000D5DB5">
        <w:rPr>
          <w:rFonts w:eastAsia="Times New Roman" w:cstheme="minorHAnsi"/>
          <w:b/>
          <w:bCs/>
          <w:i/>
          <w:iCs/>
          <w:color w:val="000000"/>
        </w:rPr>
        <w:t xml:space="preserve">Languages. </w:t>
      </w:r>
      <w:r w:rsidRPr="000D5DB5">
        <w:rPr>
          <w:rFonts w:eastAsia="Times New Roman" w:cstheme="minorHAnsi"/>
          <w:color w:val="000000"/>
        </w:rPr>
        <w:t xml:space="preserve">You can speak, read, and write Common and </w:t>
      </w:r>
      <w:r w:rsidR="00F2707B">
        <w:rPr>
          <w:rFonts w:eastAsia="Times New Roman" w:cstheme="minorHAnsi"/>
          <w:color w:val="000000"/>
        </w:rPr>
        <w:t>Dwarven</w:t>
      </w:r>
      <w:r w:rsidRPr="000D5DB5">
        <w:rPr>
          <w:rFonts w:eastAsia="Times New Roman" w:cstheme="minorHAnsi"/>
          <w:color w:val="000000"/>
        </w:rPr>
        <w:t xml:space="preserve">. </w:t>
      </w:r>
      <w:r w:rsidR="00F2707B">
        <w:rPr>
          <w:rFonts w:eastAsia="Times New Roman" w:cstheme="minorHAnsi"/>
          <w:color w:val="000000"/>
        </w:rPr>
        <w:t xml:space="preserve">Dwarven </w:t>
      </w:r>
      <w:r w:rsidRPr="000D5DB5">
        <w:rPr>
          <w:rFonts w:eastAsia="Times New Roman" w:cstheme="minorHAnsi"/>
          <w:color w:val="000000"/>
        </w:rPr>
        <w:t>is full of hard consonants and guttural sounds, and those characteristics spill over into whatever other language a dwarf might speak.</w:t>
      </w:r>
    </w:p>
    <w:p w14:paraId="6B413799" w14:textId="77777777" w:rsidR="00AB25EF" w:rsidRPr="000D5DB5" w:rsidRDefault="00AB25EF">
      <w:pPr>
        <w:contextualSpacing/>
        <w:rPr>
          <w:rFonts w:eastAsia="Times New Roman" w:cstheme="minorHAnsi"/>
          <w:sz w:val="24"/>
          <w:szCs w:val="24"/>
        </w:rPr>
      </w:pPr>
    </w:p>
    <w:p w14:paraId="3FFEE69D"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Subrace. </w:t>
      </w:r>
      <w:r w:rsidRPr="000D5DB5">
        <w:rPr>
          <w:rFonts w:eastAsia="Times New Roman" w:cstheme="minorHAnsi"/>
          <w:color w:val="000000"/>
        </w:rPr>
        <w:t>Three main subraces of dwarves populate the worlds of Azeroth: Hill dwarves</w:t>
      </w:r>
      <w:r w:rsidR="007722F2">
        <w:rPr>
          <w:rFonts w:eastAsia="Times New Roman" w:cstheme="minorHAnsi"/>
          <w:color w:val="000000"/>
        </w:rPr>
        <w:t xml:space="preserve"> (Wildhammer Clan)</w:t>
      </w:r>
      <w:r w:rsidRPr="000D5DB5">
        <w:rPr>
          <w:rFonts w:eastAsia="Times New Roman" w:cstheme="minorHAnsi"/>
          <w:color w:val="000000"/>
        </w:rPr>
        <w:t>, Mountain dwarves</w:t>
      </w:r>
      <w:r w:rsidR="007722F2">
        <w:rPr>
          <w:rFonts w:eastAsia="Times New Roman" w:cstheme="minorHAnsi"/>
          <w:color w:val="000000"/>
        </w:rPr>
        <w:t xml:space="preserve"> (Bronzebeard Clan)</w:t>
      </w:r>
      <w:r w:rsidRPr="000D5DB5">
        <w:rPr>
          <w:rFonts w:eastAsia="Times New Roman" w:cstheme="minorHAnsi"/>
          <w:color w:val="000000"/>
        </w:rPr>
        <w:t xml:space="preserve">, and </w:t>
      </w:r>
      <w:r w:rsidR="007722F2">
        <w:rPr>
          <w:rFonts w:eastAsia="Times New Roman" w:cstheme="minorHAnsi"/>
          <w:color w:val="000000"/>
        </w:rPr>
        <w:t xml:space="preserve">Dark </w:t>
      </w:r>
      <w:r w:rsidRPr="000D5DB5">
        <w:rPr>
          <w:rFonts w:eastAsia="Times New Roman" w:cstheme="minorHAnsi"/>
          <w:color w:val="000000"/>
        </w:rPr>
        <w:t>dwarves</w:t>
      </w:r>
      <w:r w:rsidR="007722F2">
        <w:rPr>
          <w:rFonts w:eastAsia="Times New Roman" w:cstheme="minorHAnsi"/>
          <w:color w:val="000000"/>
        </w:rPr>
        <w:t xml:space="preserve"> (Dark Iron Clan)</w:t>
      </w:r>
      <w:r w:rsidRPr="000D5DB5">
        <w:rPr>
          <w:rFonts w:eastAsia="Times New Roman" w:cstheme="minorHAnsi"/>
          <w:color w:val="000000"/>
        </w:rPr>
        <w:t>. Choose one of these subraces.</w:t>
      </w:r>
    </w:p>
    <w:p w14:paraId="30E1DC98" w14:textId="77777777" w:rsidR="00AB25EF" w:rsidRPr="000D5DB5" w:rsidRDefault="00AB25EF">
      <w:pPr>
        <w:contextualSpacing/>
        <w:rPr>
          <w:rFonts w:eastAsia="Times New Roman" w:cstheme="minorHAnsi"/>
          <w:sz w:val="24"/>
          <w:szCs w:val="24"/>
        </w:rPr>
      </w:pPr>
    </w:p>
    <w:p w14:paraId="63D8789A" w14:textId="77777777" w:rsidR="00AB25EF" w:rsidRPr="000D5DB5" w:rsidRDefault="00AB25EF">
      <w:pPr>
        <w:pStyle w:val="Heading3"/>
        <w:rPr>
          <w:sz w:val="27"/>
        </w:rPr>
      </w:pPr>
      <w:bookmarkStart w:id="1404" w:name="_Toc509138708"/>
      <w:bookmarkStart w:id="1405" w:name="_Toc526410881"/>
      <w:bookmarkStart w:id="1406" w:name="_Toc54196362"/>
      <w:r w:rsidRPr="000D5DB5">
        <w:t>Hill Dwarf (Wildhammer)</w:t>
      </w:r>
      <w:bookmarkEnd w:id="1404"/>
      <w:bookmarkEnd w:id="1405"/>
      <w:bookmarkEnd w:id="1406"/>
    </w:p>
    <w:p w14:paraId="02978D6E"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“To the skies!”</w:t>
      </w:r>
    </w:p>
    <w:p w14:paraId="0B19748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hill dwarf, you probably hail from the Wildhammer clan and its allies, and live in the Aerie Peak. Wildhammer dwarves are similar in appearance to their Ironforge kin, though many shave their heads and they are slightly taller and leaner. Exposure to sun and high winds darkens and toughens their skin. Wildhammers string beads and feathers into their hair and beards as good luck charms, and paint tattoos on their bodies in homage to the totems, ideas and creatures they revere.</w:t>
      </w:r>
    </w:p>
    <w:p w14:paraId="6A972D8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Affiliation. </w:t>
      </w:r>
      <w:r w:rsidR="0019663D">
        <w:rPr>
          <w:rFonts w:eastAsia="Times New Roman" w:cstheme="minorHAnsi"/>
          <w:color w:val="000000"/>
        </w:rPr>
        <w:t>Alliance or independent</w:t>
      </w:r>
      <w:r w:rsidRPr="000D5DB5">
        <w:rPr>
          <w:rFonts w:eastAsia="Times New Roman" w:cstheme="minorHAnsi"/>
          <w:color w:val="000000"/>
        </w:rPr>
        <w:t xml:space="preserve">. The Wildhammer clan is not a member of the Alliance, but Wildhammer dwarves are allies of the Alliance and would certainly help it in a war (and have done so in the past). </w:t>
      </w:r>
    </w:p>
    <w:p w14:paraId="44BAEC3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They are distant with humans and Ironforge dwarves, but have formed a kinship with high elves. Wildhammers and high elves shared much in common in the past, including a love of nature and hatred of evil. Many high elves have grown introverted and brooding of late, which concerns the Wildhammers. The dwarves are appalled at the defection of the blood elves, an event which has </w:t>
      </w:r>
      <w:r w:rsidRPr="000D5DB5">
        <w:rPr>
          <w:rFonts w:eastAsia="Times New Roman" w:cstheme="minorHAnsi"/>
          <w:color w:val="000000"/>
        </w:rPr>
        <w:lastRenderedPageBreak/>
        <w:t xml:space="preserve">caused them to see their high elf allies with new eyes. </w:t>
      </w:r>
      <w:r w:rsidR="0019663D">
        <w:rPr>
          <w:rFonts w:eastAsia="Times New Roman" w:cstheme="minorHAnsi"/>
          <w:color w:val="000000"/>
        </w:rPr>
        <w:t xml:space="preserve">They </w:t>
      </w:r>
      <w:r w:rsidRPr="000D5DB5">
        <w:rPr>
          <w:rFonts w:eastAsia="Times New Roman" w:cstheme="minorHAnsi"/>
          <w:color w:val="000000"/>
        </w:rPr>
        <w:t>also get along well with night elves, as the two races share much in common.</w:t>
      </w:r>
    </w:p>
    <w:p w14:paraId="520452B8" w14:textId="77777777" w:rsidR="00AB25EF" w:rsidRPr="000D5DB5" w:rsidRDefault="00AB25EF">
      <w:pPr>
        <w:contextualSpacing/>
        <w:rPr>
          <w:rFonts w:eastAsia="Times New Roman" w:cstheme="minorHAnsi"/>
          <w:sz w:val="24"/>
          <w:szCs w:val="24"/>
        </w:rPr>
      </w:pPr>
    </w:p>
    <w:p w14:paraId="0AE62FCB" w14:textId="77777777" w:rsidR="00AB25EF" w:rsidRPr="000D5DB5" w:rsidRDefault="00AB25EF">
      <w:pPr>
        <w:contextualSpacing/>
        <w:rPr>
          <w:rFonts w:eastAsia="Times New Roman" w:cstheme="minorHAnsi"/>
          <w:sz w:val="24"/>
          <w:szCs w:val="24"/>
        </w:rPr>
      </w:pPr>
      <w:r w:rsidRPr="00845E29">
        <w:rPr>
          <w:rFonts w:eastAsia="Times New Roman" w:cstheme="minorHAnsi"/>
          <w:b/>
          <w:bCs/>
          <w:i/>
          <w:iCs/>
          <w:color w:val="000000"/>
        </w:rPr>
        <w:t>Ability Score Increase.</w:t>
      </w:r>
      <w:r w:rsidRPr="000D5DB5">
        <w:rPr>
          <w:rFonts w:eastAsia="Times New Roman" w:cstheme="minorHAnsi"/>
          <w:b/>
          <w:bCs/>
          <w:i/>
          <w:iCs/>
          <w:color w:val="000000"/>
        </w:rPr>
        <w:t xml:space="preserve"> </w:t>
      </w:r>
      <w:r w:rsidRPr="000D5DB5">
        <w:rPr>
          <w:rFonts w:eastAsia="Times New Roman" w:cstheme="minorHAnsi"/>
          <w:color w:val="000000"/>
        </w:rPr>
        <w:t>Your Spirit score increases by 1.</w:t>
      </w:r>
    </w:p>
    <w:p w14:paraId="3BC43525" w14:textId="77777777" w:rsidR="00E46663" w:rsidRDefault="00E46663">
      <w:pPr>
        <w:contextualSpacing/>
        <w:rPr>
          <w:rFonts w:eastAsia="Times New Roman" w:cstheme="minorHAnsi"/>
          <w:color w:val="000000"/>
        </w:rPr>
      </w:pPr>
      <w:r w:rsidRPr="001F25FA">
        <w:rPr>
          <w:rFonts w:eastAsia="Times New Roman" w:cstheme="minorHAnsi"/>
          <w:b/>
          <w:bCs/>
          <w:i/>
          <w:iCs/>
          <w:color w:val="000000"/>
        </w:rPr>
        <w:t>Affiliation.</w:t>
      </w:r>
      <w:r w:rsidRPr="000D5DB5">
        <w:rPr>
          <w:rFonts w:eastAsia="Times New Roman" w:cstheme="minorHAnsi"/>
          <w:b/>
          <w:bCs/>
          <w:color w:val="000000"/>
        </w:rPr>
        <w:t xml:space="preserve"> </w:t>
      </w:r>
      <w:r w:rsidRPr="000D5DB5">
        <w:rPr>
          <w:rFonts w:eastAsia="Times New Roman" w:cstheme="minorHAnsi"/>
          <w:color w:val="000000"/>
        </w:rPr>
        <w:t>Alliance</w:t>
      </w:r>
      <w:r>
        <w:rPr>
          <w:rFonts w:eastAsia="Times New Roman" w:cstheme="minorHAnsi"/>
          <w:color w:val="000000"/>
        </w:rPr>
        <w:t xml:space="preserve"> or independent</w:t>
      </w:r>
      <w:r w:rsidRPr="000D5DB5">
        <w:rPr>
          <w:rFonts w:eastAsia="Times New Roman" w:cstheme="minorHAnsi"/>
          <w:color w:val="000000"/>
        </w:rPr>
        <w:t xml:space="preserve">. </w:t>
      </w:r>
      <w:r>
        <w:rPr>
          <w:rFonts w:eastAsia="Times New Roman" w:cstheme="minorHAnsi"/>
          <w:color w:val="000000"/>
        </w:rPr>
        <w:t xml:space="preserve">Wildhammer dwarves have strong kinship with the wilds, leading most of them to be independent. If they would join a faction, however, most will join the Alliance due to historic alliances in past wars. </w:t>
      </w:r>
    </w:p>
    <w:p w14:paraId="7137A155"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Bravery. </w:t>
      </w:r>
      <w:r w:rsidRPr="000D5DB5">
        <w:rPr>
          <w:rFonts w:eastAsia="Times New Roman" w:cstheme="minorHAnsi"/>
          <w:color w:val="000000"/>
        </w:rPr>
        <w:t xml:space="preserve">You have advantage </w:t>
      </w:r>
      <w:r w:rsidR="00482575">
        <w:rPr>
          <w:rFonts w:eastAsia="Times New Roman" w:cstheme="minorHAnsi"/>
          <w:color w:val="000000"/>
        </w:rPr>
        <w:t>to</w:t>
      </w:r>
      <w:r w:rsidR="00482575" w:rsidRPr="000D5DB5">
        <w:rPr>
          <w:rFonts w:eastAsia="Times New Roman" w:cstheme="minorHAnsi"/>
          <w:color w:val="000000"/>
        </w:rPr>
        <w:t xml:space="preserve"> </w:t>
      </w:r>
      <w:r w:rsidRPr="000D5DB5">
        <w:rPr>
          <w:rFonts w:eastAsia="Times New Roman" w:cstheme="minorHAnsi"/>
          <w:color w:val="000000"/>
        </w:rPr>
        <w:t xml:space="preserve">all saves against fear. </w:t>
      </w:r>
    </w:p>
    <w:p w14:paraId="7E35325C" w14:textId="77777777" w:rsidR="00D8615F" w:rsidRPr="001F25FA" w:rsidRDefault="00D8615F" w:rsidP="002D08C5">
      <w:pPr>
        <w:contextualSpacing/>
        <w:rPr>
          <w:rFonts w:eastAsia="Times New Roman" w:cstheme="minorHAnsi"/>
        </w:rPr>
      </w:pPr>
      <w:r w:rsidRPr="001F25FA">
        <w:rPr>
          <w:rFonts w:eastAsia="Times New Roman" w:cstheme="minorHAnsi"/>
          <w:b/>
          <w:bCs/>
          <w:i/>
          <w:iCs/>
        </w:rPr>
        <w:t>Mountain Born.</w:t>
      </w:r>
      <w:r w:rsidRPr="001F25FA">
        <w:rPr>
          <w:rFonts w:eastAsia="Times New Roman" w:cstheme="minorHAnsi"/>
        </w:rPr>
        <w:t xml:space="preserve"> You're acclimated to high altitude, including elevations above 20,000 feet. You're also naturally adapted to cold </w:t>
      </w:r>
      <w:r w:rsidR="002D08C5">
        <w:rPr>
          <w:rFonts w:eastAsia="Times New Roman" w:cstheme="minorHAnsi"/>
        </w:rPr>
        <w:t>weather in the wilderness or while exploring</w:t>
      </w:r>
      <w:r w:rsidRPr="001F25FA">
        <w:rPr>
          <w:rFonts w:eastAsia="Times New Roman" w:cstheme="minorHAnsi"/>
        </w:rPr>
        <w:t>.</w:t>
      </w:r>
    </w:p>
    <w:p w14:paraId="59D9F69F" w14:textId="77777777" w:rsidR="000B245F" w:rsidRDefault="000B245F" w:rsidP="00241644">
      <w:pPr>
        <w:contextualSpacing/>
        <w:rPr>
          <w:rFonts w:eastAsia="Times New Roman" w:cstheme="minorHAnsi"/>
          <w:color w:val="000000"/>
        </w:rPr>
      </w:pPr>
      <w:r w:rsidRPr="001F25FA">
        <w:rPr>
          <w:rFonts w:eastAsia="Times New Roman" w:cstheme="minorHAnsi"/>
          <w:b/>
          <w:bCs/>
          <w:i/>
          <w:iCs/>
          <w:color w:val="000000"/>
        </w:rPr>
        <w:t>Natural Handler</w:t>
      </w:r>
      <w:r w:rsidRPr="000D5DB5">
        <w:rPr>
          <w:rFonts w:eastAsia="Times New Roman" w:cstheme="minorHAnsi"/>
          <w:b/>
          <w:bCs/>
          <w:color w:val="000000"/>
        </w:rPr>
        <w:t xml:space="preserve">. </w:t>
      </w:r>
      <w:r w:rsidRPr="000D5DB5">
        <w:rPr>
          <w:rFonts w:eastAsia="Times New Roman" w:cstheme="minorHAnsi"/>
          <w:color w:val="000000"/>
        </w:rPr>
        <w:t>You have proficiency with Animal Handling</w:t>
      </w:r>
      <w:r>
        <w:rPr>
          <w:rFonts w:eastAsia="Times New Roman" w:cstheme="minorHAnsi"/>
          <w:color w:val="000000"/>
        </w:rPr>
        <w:t xml:space="preserve">. If handling beasts that naturally live in mountains such as gryphons or mountain lions, </w:t>
      </w:r>
      <w:r w:rsidR="00241644">
        <w:rPr>
          <w:rFonts w:eastAsia="Times New Roman" w:cstheme="minorHAnsi"/>
          <w:color w:val="000000"/>
        </w:rPr>
        <w:t>you gain Expertise instead</w:t>
      </w:r>
      <w:r w:rsidRPr="000D5DB5">
        <w:rPr>
          <w:rFonts w:eastAsia="Times New Roman" w:cstheme="minorHAnsi"/>
          <w:color w:val="000000"/>
        </w:rPr>
        <w:t xml:space="preserve">. </w:t>
      </w:r>
    </w:p>
    <w:p w14:paraId="19D70DB4" w14:textId="77777777" w:rsidR="00AB25EF" w:rsidRPr="000D5DB5" w:rsidRDefault="00AB25EF">
      <w:pPr>
        <w:contextualSpacing/>
        <w:rPr>
          <w:rFonts w:eastAsia="Times New Roman" w:cstheme="minorHAnsi"/>
          <w:sz w:val="24"/>
          <w:szCs w:val="24"/>
        </w:rPr>
      </w:pPr>
    </w:p>
    <w:p w14:paraId="6A3560F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 xml:space="preserve">Kazdin, Hagrim, Dondar, Soldrin. </w:t>
      </w:r>
    </w:p>
    <w:p w14:paraId="1CD6EFB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Kella, Lorim, Ar-ya, Senica.</w:t>
      </w:r>
    </w:p>
    <w:p w14:paraId="7CB78B48" w14:textId="77777777" w:rsidR="00AB25EF" w:rsidRPr="000D5DB5" w:rsidRDefault="00AB25EF">
      <w:pPr>
        <w:contextualSpacing/>
        <w:rPr>
          <w:rFonts w:cstheme="minorHAnsi"/>
          <w:b/>
          <w:bCs/>
          <w:sz w:val="27"/>
          <w:szCs w:val="27"/>
        </w:rPr>
      </w:pPr>
      <w:r w:rsidRPr="000D5DB5">
        <w:rPr>
          <w:rFonts w:cstheme="minorHAnsi"/>
          <w:b/>
          <w:bCs/>
        </w:rPr>
        <w:t xml:space="preserve">Family Names. </w:t>
      </w:r>
      <w:r w:rsidRPr="000D5DB5">
        <w:rPr>
          <w:rFonts w:cstheme="minorHAnsi"/>
        </w:rPr>
        <w:t>Beastclaw, Greatbeard, Thundertamer, Windseer.</w:t>
      </w:r>
    </w:p>
    <w:p w14:paraId="28674BC2" w14:textId="77777777" w:rsidR="00AB25EF" w:rsidRPr="000D5DB5" w:rsidRDefault="00AB25EF">
      <w:pPr>
        <w:contextualSpacing/>
        <w:rPr>
          <w:rFonts w:eastAsia="Times New Roman" w:cstheme="minorHAnsi"/>
          <w:sz w:val="24"/>
          <w:szCs w:val="24"/>
        </w:rPr>
      </w:pPr>
    </w:p>
    <w:p w14:paraId="1DD21C08" w14:textId="77777777" w:rsidR="00AB25EF" w:rsidRPr="000D5DB5" w:rsidRDefault="00AB25EF">
      <w:pPr>
        <w:pStyle w:val="Heading3"/>
        <w:rPr>
          <w:sz w:val="27"/>
        </w:rPr>
      </w:pPr>
      <w:bookmarkStart w:id="1407" w:name="_Toc509138709"/>
      <w:bookmarkStart w:id="1408" w:name="_Toc526410882"/>
      <w:bookmarkStart w:id="1409" w:name="_Toc54196363"/>
      <w:r w:rsidRPr="000D5DB5">
        <w:t>Mountain Dwarf (Bronzebeard)</w:t>
      </w:r>
      <w:bookmarkEnd w:id="1407"/>
      <w:bookmarkEnd w:id="1408"/>
      <w:bookmarkEnd w:id="1409"/>
    </w:p>
    <w:p w14:paraId="208A2E7B"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“For Khaz Modan!”</w:t>
      </w:r>
    </w:p>
    <w:p w14:paraId="7025FAC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 mountain dwarf, you probably hail from the Bronzebeard clan and its allies, and live in Khaz Modan. Ironforge dwarves are stout and powerful, with short muscular bodies, and prefer tying their hair (male or female) in ornate braids. </w:t>
      </w:r>
    </w:p>
    <w:p w14:paraId="7C1272D1"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Ability Score Increase. </w:t>
      </w:r>
      <w:r w:rsidRPr="000D5DB5">
        <w:rPr>
          <w:rFonts w:eastAsia="Times New Roman" w:cstheme="minorHAnsi"/>
          <w:color w:val="000000"/>
        </w:rPr>
        <w:t>Your Strength score increases by 1.</w:t>
      </w:r>
    </w:p>
    <w:p w14:paraId="6ACBA38D" w14:textId="77777777" w:rsidR="00E46663" w:rsidRPr="000D5DB5" w:rsidRDefault="00E46663">
      <w:pPr>
        <w:contextualSpacing/>
        <w:rPr>
          <w:rFonts w:eastAsia="Times New Roman" w:cstheme="minorHAnsi"/>
          <w:sz w:val="24"/>
          <w:szCs w:val="24"/>
        </w:rPr>
      </w:pPr>
      <w:r w:rsidRPr="000D5DB5">
        <w:rPr>
          <w:rFonts w:eastAsia="Times New Roman" w:cstheme="minorHAnsi"/>
          <w:b/>
          <w:bCs/>
          <w:color w:val="000000"/>
        </w:rPr>
        <w:t xml:space="preserve">Affiliation. </w:t>
      </w:r>
      <w:r w:rsidRPr="000D5DB5">
        <w:rPr>
          <w:rFonts w:eastAsia="Times New Roman" w:cstheme="minorHAnsi"/>
          <w:color w:val="000000"/>
        </w:rPr>
        <w:t>Alliance. While the dwarves of Ironforge appreciate the fighting skill of the Horde, it is with grim eyes that they look upon the orcs and their allies, the trolls and the Forsaken. Although the dwarves have held dealings of commerce and diplomacy with the high elves, they keep the people of Quel’Thalas at an arm’s distance. While the night elves may share the same allegiances, the dwarves look upon them with suspicion and some trepidation. Humans, however, are the staunch and constant allies of the dwarven people and find welcome, favor and kindness when in dwarven lands.</w:t>
      </w:r>
    </w:p>
    <w:p w14:paraId="214E3A28"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Dwarven Combat Training. </w:t>
      </w:r>
      <w:r w:rsidRPr="000D5DB5">
        <w:rPr>
          <w:rFonts w:eastAsia="Times New Roman" w:cstheme="minorHAnsi"/>
          <w:color w:val="000000"/>
        </w:rPr>
        <w:t>You have proficiency with firearms and explosives of all types, even if you do not have proficiency in engineering</w:t>
      </w:r>
      <w:r w:rsidR="0044576B" w:rsidRPr="000D5DB5">
        <w:rPr>
          <w:rFonts w:eastAsia="Times New Roman" w:cstheme="minorHAnsi"/>
          <w:color w:val="000000"/>
        </w:rPr>
        <w:t xml:space="preserve">, and gain proficiency with light armor. </w:t>
      </w:r>
    </w:p>
    <w:p w14:paraId="5119D397" w14:textId="77777777" w:rsidR="00AB25EF" w:rsidRDefault="00AB25EF" w:rsidP="007F4A30">
      <w:pPr>
        <w:contextualSpacing/>
        <w:rPr>
          <w:rFonts w:eastAsia="Times New Roman" w:cstheme="minorHAnsi"/>
          <w:color w:val="000000"/>
        </w:rPr>
      </w:pPr>
      <w:r w:rsidRPr="001F25FA">
        <w:rPr>
          <w:rFonts w:eastAsia="Times New Roman" w:cstheme="minorHAnsi"/>
          <w:b/>
          <w:bCs/>
          <w:i/>
          <w:iCs/>
          <w:color w:val="000000"/>
        </w:rPr>
        <w:t>Resilience</w:t>
      </w:r>
      <w:r w:rsidRPr="000D5DB5">
        <w:rPr>
          <w:rFonts w:eastAsia="Times New Roman" w:cstheme="minorHAnsi"/>
          <w:b/>
          <w:bCs/>
          <w:color w:val="000000"/>
        </w:rPr>
        <w:t xml:space="preserve">. </w:t>
      </w:r>
      <w:r w:rsidRPr="000D5DB5">
        <w:rPr>
          <w:rFonts w:eastAsia="Times New Roman" w:cstheme="minorHAnsi"/>
          <w:color w:val="000000"/>
        </w:rPr>
        <w:t>You have advantage against poisons</w:t>
      </w:r>
      <w:r w:rsidR="00B70F22" w:rsidRPr="000D5DB5">
        <w:rPr>
          <w:rFonts w:eastAsia="Times New Roman" w:cstheme="minorHAnsi"/>
          <w:color w:val="000000"/>
        </w:rPr>
        <w:t xml:space="preserve"> and </w:t>
      </w:r>
      <w:r w:rsidR="00E46663">
        <w:rPr>
          <w:rFonts w:eastAsia="Times New Roman" w:cstheme="minorHAnsi"/>
          <w:color w:val="000000"/>
        </w:rPr>
        <w:t xml:space="preserve">resistance to </w:t>
      </w:r>
      <w:r w:rsidRPr="000D5DB5">
        <w:rPr>
          <w:rFonts w:eastAsia="Times New Roman" w:cstheme="minorHAnsi"/>
          <w:color w:val="000000"/>
        </w:rPr>
        <w:t xml:space="preserve">poison damage. </w:t>
      </w:r>
    </w:p>
    <w:p w14:paraId="66D7377F" w14:textId="77777777" w:rsidR="00D8615F" w:rsidRPr="000D5DB5" w:rsidRDefault="00D8615F">
      <w:pPr>
        <w:contextualSpacing/>
        <w:rPr>
          <w:rFonts w:eastAsia="Times New Roman" w:cstheme="minorHAnsi"/>
          <w:sz w:val="24"/>
          <w:szCs w:val="24"/>
        </w:rPr>
      </w:pPr>
      <w:r w:rsidRPr="000D5DB5">
        <w:rPr>
          <w:rFonts w:eastAsia="Times New Roman" w:cstheme="minorHAnsi"/>
          <w:b/>
          <w:bCs/>
          <w:i/>
          <w:iCs/>
          <w:color w:val="000000"/>
        </w:rPr>
        <w:t xml:space="preserve">Stonecunning. </w:t>
      </w:r>
      <w:r w:rsidRPr="000D5DB5">
        <w:rPr>
          <w:rFonts w:eastAsia="Times New Roman" w:cstheme="minorHAnsi"/>
          <w:color w:val="000000"/>
        </w:rPr>
        <w:t>Whenever you make an Intelligence (History) check or Mining checks related to stonework and minerals, you are considered both proficient and as if having Expertise in either History or Mining (choose one).</w:t>
      </w:r>
    </w:p>
    <w:p w14:paraId="6978F5B3" w14:textId="77777777" w:rsidR="00AB25EF" w:rsidRPr="000D5DB5" w:rsidRDefault="00AB25EF">
      <w:pPr>
        <w:contextualSpacing/>
        <w:rPr>
          <w:rFonts w:eastAsia="Times New Roman" w:cstheme="minorHAnsi"/>
          <w:sz w:val="24"/>
          <w:szCs w:val="24"/>
        </w:rPr>
      </w:pPr>
    </w:p>
    <w:p w14:paraId="6076C9D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Barab, Aradun, Thorin, Magni, Garrim, Wendel, Thurimar.</w:t>
      </w:r>
    </w:p>
    <w:p w14:paraId="48291F1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Chise, Helge, Ferya, Furga, Krona, Imli.</w:t>
      </w:r>
    </w:p>
    <w:p w14:paraId="6C9A3F6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Thunderforge, Bronzebeard, Hammergrim, Thornsteel, Chunderstout.</w:t>
      </w:r>
    </w:p>
    <w:p w14:paraId="747EEC91" w14:textId="77777777" w:rsidR="00AB25EF" w:rsidRPr="000D5DB5" w:rsidRDefault="00AB25EF">
      <w:pPr>
        <w:contextualSpacing/>
        <w:rPr>
          <w:rFonts w:eastAsia="Times New Roman" w:cstheme="minorHAnsi"/>
          <w:sz w:val="24"/>
          <w:szCs w:val="24"/>
        </w:rPr>
      </w:pPr>
    </w:p>
    <w:p w14:paraId="44465FA6" w14:textId="77777777" w:rsidR="00AB25EF" w:rsidRPr="000D5DB5" w:rsidRDefault="00AB25EF">
      <w:pPr>
        <w:pStyle w:val="Heading3"/>
        <w:rPr>
          <w:sz w:val="27"/>
        </w:rPr>
      </w:pPr>
      <w:bookmarkStart w:id="1410" w:name="_Toc509138710"/>
      <w:bookmarkStart w:id="1411" w:name="_Toc526410883"/>
      <w:bookmarkStart w:id="1412" w:name="_Toc54196364"/>
      <w:r w:rsidRPr="000D5DB5">
        <w:t>Darklands Dwarf (Dark Iron)</w:t>
      </w:r>
      <w:bookmarkEnd w:id="1410"/>
      <w:bookmarkEnd w:id="1411"/>
      <w:bookmarkEnd w:id="1412"/>
    </w:p>
    <w:p w14:paraId="5AD04F93"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“You shall serve.”</w:t>
      </w:r>
    </w:p>
    <w:p w14:paraId="0489A64E"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A</w:t>
      </w:r>
      <w:r w:rsidRPr="000D5DB5">
        <w:rPr>
          <w:rFonts w:eastAsia="Times New Roman" w:cstheme="minorHAnsi"/>
          <w:color w:val="000000"/>
        </w:rPr>
        <w:t xml:space="preserve">s a darklands dwarf, you probably hail from the Dark Iron clans, lead by the Sorcerer-thane Thaurissan. Reviled as betrayers of their fellow dwarves, and living in the mountain-halls of Blackrock Mountain, Dark Iron dwarves are slaves to the great elemental Firelord Ragnaros, and serve him in the latent volcanic mountain. </w:t>
      </w:r>
    </w:p>
    <w:p w14:paraId="2FBDA10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 xml:space="preserve">Dark Irons seem identical to Ironforge dwarves, except that their skin tones are ashen and gray, and their eyes are golden-red. </w:t>
      </w:r>
      <w:r w:rsidR="00D8615F">
        <w:rPr>
          <w:rFonts w:eastAsia="Times New Roman" w:cstheme="minorHAnsi"/>
          <w:color w:val="000000"/>
        </w:rPr>
        <w:t xml:space="preserve">Dark Irons who adventure can often reach into the power in their bloodline and spontaneously conjure flames. </w:t>
      </w:r>
    </w:p>
    <w:p w14:paraId="18D7673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Hoarse of voice and prone to undertone muttering, Dark Irons do not inspire trust easily. </w:t>
      </w:r>
    </w:p>
    <w:p w14:paraId="1A9F11AE" w14:textId="77777777" w:rsidR="00E46663" w:rsidRPr="000D5DB5" w:rsidRDefault="00E46663">
      <w:pPr>
        <w:contextualSpacing/>
        <w:rPr>
          <w:rFonts w:eastAsia="Times New Roman" w:cstheme="minorHAnsi"/>
          <w:sz w:val="24"/>
          <w:szCs w:val="24"/>
        </w:rPr>
      </w:pPr>
      <w:r w:rsidRPr="001F25FA">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Intelligence score increases by 1.</w:t>
      </w:r>
    </w:p>
    <w:p w14:paraId="6376073E" w14:textId="77777777" w:rsidR="00AB25EF" w:rsidRPr="000D5DB5" w:rsidRDefault="00AB25EF" w:rsidP="00A01D2B">
      <w:pPr>
        <w:contextualSpacing/>
        <w:rPr>
          <w:rFonts w:eastAsia="Times New Roman" w:cstheme="minorHAnsi"/>
          <w:sz w:val="24"/>
          <w:szCs w:val="24"/>
        </w:rPr>
      </w:pPr>
      <w:r w:rsidRPr="001F25FA">
        <w:rPr>
          <w:rFonts w:eastAsia="Times New Roman" w:cstheme="minorHAnsi"/>
          <w:b/>
          <w:bCs/>
          <w:i/>
          <w:iCs/>
          <w:color w:val="000000"/>
        </w:rPr>
        <w:t>Affiliation.</w:t>
      </w:r>
      <w:r w:rsidRPr="000D5DB5">
        <w:rPr>
          <w:rFonts w:eastAsia="Times New Roman" w:cstheme="minorHAnsi"/>
          <w:b/>
          <w:bCs/>
          <w:color w:val="000000"/>
        </w:rPr>
        <w:t xml:space="preserve"> </w:t>
      </w:r>
      <w:r w:rsidR="00A01D2B">
        <w:rPr>
          <w:rFonts w:eastAsia="Times New Roman" w:cstheme="minorHAnsi"/>
          <w:color w:val="000000"/>
        </w:rPr>
        <w:t xml:space="preserve">Alliance or </w:t>
      </w:r>
      <w:r w:rsidRPr="000D5DB5">
        <w:rPr>
          <w:rFonts w:eastAsia="Times New Roman" w:cstheme="minorHAnsi"/>
          <w:color w:val="000000"/>
        </w:rPr>
        <w:t xml:space="preserve">Independent. Hatred comes to Dark Iron dwarves against all races, and in their service to Ragnaros, they see only rivals, thralls, and enemies. </w:t>
      </w:r>
      <w:r w:rsidR="00A01D2B">
        <w:rPr>
          <w:rFonts w:eastAsia="Times New Roman" w:cstheme="minorHAnsi"/>
          <w:color w:val="000000"/>
        </w:rPr>
        <w:t xml:space="preserve">Some dark irons have found kinship with their cousins the Wildhammers and the Bronzebeards, and chose to join the Alliance. </w:t>
      </w:r>
    </w:p>
    <w:p w14:paraId="4200B6DB"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Dwarven Combat Training. </w:t>
      </w:r>
      <w:r w:rsidRPr="000D5DB5">
        <w:rPr>
          <w:rFonts w:eastAsia="Times New Roman" w:cstheme="minorHAnsi"/>
          <w:color w:val="000000"/>
        </w:rPr>
        <w:t>You have proficiency with firearms and explosives of all types, even if you do not have proficiency in engineering</w:t>
      </w:r>
      <w:r w:rsidR="0044576B" w:rsidRPr="000D5DB5">
        <w:rPr>
          <w:rFonts w:eastAsia="Times New Roman" w:cstheme="minorHAnsi"/>
          <w:color w:val="000000"/>
        </w:rPr>
        <w:t>, and gain proficiency in light armor.</w:t>
      </w:r>
    </w:p>
    <w:p w14:paraId="3073C787" w14:textId="77777777" w:rsidR="00AB25EF" w:rsidRDefault="00AB25EF">
      <w:pPr>
        <w:contextualSpacing/>
        <w:rPr>
          <w:rFonts w:eastAsia="Times New Roman" w:cstheme="minorHAnsi"/>
          <w:color w:val="000000"/>
        </w:rPr>
      </w:pPr>
      <w:r w:rsidRPr="001F25FA">
        <w:rPr>
          <w:rFonts w:eastAsia="Times New Roman" w:cstheme="minorHAnsi"/>
          <w:b/>
          <w:bCs/>
          <w:i/>
          <w:iCs/>
          <w:color w:val="000000"/>
        </w:rPr>
        <w:t>Fire-Lord’s Favor.</w:t>
      </w:r>
      <w:r w:rsidRPr="000D5DB5">
        <w:rPr>
          <w:rFonts w:eastAsia="Times New Roman" w:cstheme="minorHAnsi"/>
          <w:b/>
          <w:bCs/>
          <w:color w:val="000000"/>
        </w:rPr>
        <w:t xml:space="preserve"> </w:t>
      </w:r>
      <w:r w:rsidRPr="000D5DB5">
        <w:rPr>
          <w:rFonts w:eastAsia="Times New Roman" w:cstheme="minorHAnsi"/>
          <w:color w:val="000000"/>
        </w:rPr>
        <w:t xml:space="preserve">You have resistance to fire damage. </w:t>
      </w:r>
    </w:p>
    <w:p w14:paraId="64BA42F5" w14:textId="77777777" w:rsidR="00D8615F" w:rsidRPr="001F25FA" w:rsidRDefault="00D8615F">
      <w:pPr>
        <w:contextualSpacing/>
        <w:rPr>
          <w:rFonts w:eastAsia="Times New Roman" w:cstheme="minorHAnsi"/>
        </w:rPr>
      </w:pPr>
      <w:r w:rsidRPr="001F25FA">
        <w:rPr>
          <w:rFonts w:eastAsia="Times New Roman" w:cstheme="minorHAnsi"/>
          <w:b/>
          <w:bCs/>
          <w:i/>
          <w:iCs/>
        </w:rPr>
        <w:t>Burning Heart.</w:t>
      </w:r>
      <w:r w:rsidRPr="001F25FA">
        <w:rPr>
          <w:rFonts w:eastAsia="Times New Roman" w:cstheme="minorHAnsi"/>
        </w:rPr>
        <w:t xml:space="preserve"> You know the </w:t>
      </w:r>
      <w:r w:rsidRPr="00CF6A0A">
        <w:rPr>
          <w:rFonts w:eastAsia="Times New Roman" w:cstheme="minorHAnsi"/>
          <w:i/>
          <w:iCs/>
        </w:rPr>
        <w:t>produce flame</w:t>
      </w:r>
      <w:r w:rsidRPr="001F25FA">
        <w:rPr>
          <w:rFonts w:eastAsia="Times New Roman" w:cstheme="minorHAnsi"/>
        </w:rPr>
        <w:t xml:space="preserve"> cantrip</w:t>
      </w:r>
      <w:r w:rsidR="00C470C6">
        <w:rPr>
          <w:rFonts w:eastAsia="Times New Roman" w:cstheme="minorHAnsi"/>
        </w:rPr>
        <w:t xml:space="preserve"> (caster level equal to your character level)</w:t>
      </w:r>
      <w:r w:rsidRPr="001F25FA">
        <w:rPr>
          <w:rFonts w:eastAsia="Times New Roman" w:cstheme="minorHAnsi"/>
        </w:rPr>
        <w:t>. Intelligence is your spellcasting ability for it.</w:t>
      </w:r>
    </w:p>
    <w:p w14:paraId="58A7A4B1" w14:textId="77777777" w:rsidR="00AB25EF" w:rsidRPr="000D5DB5" w:rsidRDefault="00AB25EF">
      <w:pPr>
        <w:contextualSpacing/>
        <w:rPr>
          <w:rFonts w:eastAsia="Times New Roman" w:cstheme="minorHAnsi"/>
          <w:sz w:val="24"/>
          <w:szCs w:val="24"/>
        </w:rPr>
      </w:pPr>
    </w:p>
    <w:p w14:paraId="3266058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Beld, Franclorn, Lokhtos, Grall.</w:t>
      </w:r>
    </w:p>
    <w:p w14:paraId="0EEEBCC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Aster, Channis, Mogran, Wellia.</w:t>
      </w:r>
    </w:p>
    <w:p w14:paraId="77CBC7C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Angerforge, Darkbargainer, Firesmite, Forgewright.</w:t>
      </w:r>
    </w:p>
    <w:p w14:paraId="5FBBCF58" w14:textId="77777777" w:rsidR="00AB25EF" w:rsidRPr="000D5DB5" w:rsidRDefault="00AB25EF">
      <w:pPr>
        <w:contextualSpacing/>
        <w:rPr>
          <w:rFonts w:eastAsia="Times New Roman" w:cstheme="minorHAnsi"/>
          <w:sz w:val="24"/>
          <w:szCs w:val="24"/>
        </w:rPr>
      </w:pPr>
    </w:p>
    <w:p w14:paraId="430E49B2" w14:textId="77777777" w:rsidR="00AB25EF" w:rsidRDefault="00E5319E">
      <w:pPr>
        <w:pStyle w:val="Heading2"/>
      </w:pPr>
      <w:bookmarkStart w:id="1413" w:name="_Elf"/>
      <w:bookmarkStart w:id="1414" w:name="_Toc54196365"/>
      <w:bookmarkEnd w:id="1413"/>
      <w:r w:rsidRPr="000D5DB5">
        <w:t>El</w:t>
      </w:r>
      <w:r>
        <w:t>f</w:t>
      </w:r>
      <w:bookmarkEnd w:id="1414"/>
    </w:p>
    <w:p w14:paraId="162E0CA1" w14:textId="77777777" w:rsidR="0019663D" w:rsidRDefault="0019663D">
      <w:pPr>
        <w:rPr>
          <w:rFonts w:eastAsia="Times New Roman" w:cstheme="minorHAnsi"/>
          <w:color w:val="000000"/>
        </w:rPr>
      </w:pPr>
      <w:r w:rsidRPr="0019663D">
        <w:rPr>
          <w:rFonts w:eastAsia="Times New Roman" w:cstheme="minorHAnsi"/>
          <w:color w:val="000000"/>
        </w:rPr>
        <w:t>An elf is a member of one of the longest lived species on Azeroth known for keen perception, grace, and great spellwork. Elves were once believed to be the first race to awaken on Azeroth.</w:t>
      </w:r>
    </w:p>
    <w:p w14:paraId="7FA74397" w14:textId="77777777" w:rsidR="00750E9B" w:rsidRPr="001F25FA" w:rsidRDefault="00750E9B">
      <w:pPr>
        <w:rPr>
          <w:rFonts w:eastAsia="Times New Roman" w:cstheme="minorHAnsi"/>
          <w:color w:val="000000"/>
        </w:rPr>
      </w:pPr>
    </w:p>
    <w:p w14:paraId="4ED9068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Elven Traits</w:t>
      </w:r>
    </w:p>
    <w:p w14:paraId="76DBF028"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Agility score increases by 2.</w:t>
      </w:r>
    </w:p>
    <w:p w14:paraId="6E99388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Age. </w:t>
      </w:r>
      <w:r w:rsidRPr="000D5DB5">
        <w:rPr>
          <w:rFonts w:eastAsia="Times New Roman" w:cstheme="minorHAnsi"/>
          <w:color w:val="000000"/>
        </w:rPr>
        <w:t xml:space="preserve">Although elves reach physical maturity at about the same age as humans, the elven understanding of adulthood goes beyond physical growth to encompass worldly experience. </w:t>
      </w:r>
    </w:p>
    <w:p w14:paraId="071B432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 high elf typically claims adulthood around the age of 60 and can live to be 750 years old. </w:t>
      </w:r>
    </w:p>
    <w:p w14:paraId="3BECF9F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 night elf claim</w:t>
      </w:r>
      <w:ins w:id="1415" w:author="Admin" w:date="2020-10-19T18:55:00Z">
        <w:r w:rsidR="00E95E1F">
          <w:rPr>
            <w:rFonts w:eastAsia="Times New Roman" w:cstheme="minorHAnsi"/>
            <w:color w:val="000000"/>
          </w:rPr>
          <w:t>s</w:t>
        </w:r>
      </w:ins>
      <w:r w:rsidRPr="000D5DB5">
        <w:rPr>
          <w:rFonts w:eastAsia="Times New Roman" w:cstheme="minorHAnsi"/>
          <w:color w:val="000000"/>
        </w:rPr>
        <w:t xml:space="preserve"> adulthood and live up to five times said age (adulthood at 300 and live up to 3,750 years old). Until the World Tree was destroyed, the Night Elves were immune to aging effects. </w:t>
      </w:r>
    </w:p>
    <w:p w14:paraId="0D3EC37D" w14:textId="77777777" w:rsidR="009535B0" w:rsidRDefault="009535B0">
      <w:pPr>
        <w:contextualSpacing/>
        <w:rPr>
          <w:rFonts w:eastAsia="Times New Roman" w:cstheme="minorHAnsi"/>
          <w:b/>
          <w:bCs/>
          <w:i/>
          <w:iCs/>
          <w:color w:val="000000"/>
        </w:rPr>
      </w:pPr>
      <w:r w:rsidRPr="003B42BE">
        <w:rPr>
          <w:rFonts w:eastAsia="Times New Roman" w:cstheme="minorHAnsi"/>
          <w:b/>
          <w:bCs/>
          <w:i/>
          <w:iCs/>
          <w:color w:val="000000"/>
        </w:rPr>
        <w:t>Affiliation.</w:t>
      </w:r>
      <w:r>
        <w:rPr>
          <w:rFonts w:eastAsia="Times New Roman" w:cstheme="minorHAnsi"/>
          <w:b/>
          <w:bCs/>
          <w:color w:val="000000"/>
        </w:rPr>
        <w:t xml:space="preserve"> </w:t>
      </w:r>
      <w:r>
        <w:rPr>
          <w:rFonts w:eastAsia="Times New Roman" w:cstheme="minorHAnsi"/>
          <w:color w:val="000000"/>
        </w:rPr>
        <w:t xml:space="preserve">Each sub-race is inclined to its own affiliations ever since the </w:t>
      </w:r>
      <w:r w:rsidR="00FF53FB">
        <w:rPr>
          <w:rFonts w:eastAsia="Times New Roman" w:cstheme="minorHAnsi"/>
          <w:color w:val="000000"/>
        </w:rPr>
        <w:t>Great</w:t>
      </w:r>
      <w:r>
        <w:rPr>
          <w:rFonts w:eastAsia="Times New Roman" w:cstheme="minorHAnsi"/>
          <w:color w:val="000000"/>
        </w:rPr>
        <w:t xml:space="preserve"> War of the Ancients.</w:t>
      </w:r>
    </w:p>
    <w:p w14:paraId="3BDE59D1" w14:textId="77777777" w:rsidR="008637BF" w:rsidRDefault="00E46663" w:rsidP="001B605F">
      <w:pPr>
        <w:contextualSpacing/>
        <w:rPr>
          <w:rFonts w:eastAsia="Times New Roman" w:cstheme="minorHAnsi"/>
          <w:color w:val="000000"/>
        </w:rPr>
      </w:pPr>
      <w:r w:rsidRPr="001F25FA">
        <w:rPr>
          <w:rFonts w:eastAsia="Times New Roman" w:cstheme="minorHAnsi"/>
          <w:b/>
          <w:bCs/>
          <w:i/>
          <w:iCs/>
          <w:color w:val="000000"/>
        </w:rPr>
        <w:t>Size</w:t>
      </w:r>
      <w:r w:rsidRPr="000D5DB5">
        <w:rPr>
          <w:rFonts w:eastAsia="Times New Roman" w:cstheme="minorHAnsi"/>
          <w:b/>
          <w:bCs/>
          <w:color w:val="000000"/>
        </w:rPr>
        <w:t xml:space="preserve">. </w:t>
      </w:r>
      <w:r w:rsidRPr="000D5DB5">
        <w:rPr>
          <w:rFonts w:eastAsia="Times New Roman" w:cstheme="minorHAnsi"/>
          <w:color w:val="000000"/>
        </w:rPr>
        <w:t xml:space="preserve">A high elf </w:t>
      </w:r>
      <w:r w:rsidR="001B605F">
        <w:rPr>
          <w:rFonts w:eastAsia="Times New Roman" w:cstheme="minorHAnsi"/>
          <w:color w:val="000000"/>
        </w:rPr>
        <w:t xml:space="preserve">(and hence a blood and void elf) </w:t>
      </w:r>
      <w:r w:rsidRPr="000D5DB5">
        <w:rPr>
          <w:rFonts w:eastAsia="Times New Roman" w:cstheme="minorHAnsi"/>
          <w:color w:val="000000"/>
        </w:rPr>
        <w:t xml:space="preserve">is usually a little over 6 feet in height and weighs between 100 to 175 pounds, depending on gender. </w:t>
      </w:r>
    </w:p>
    <w:p w14:paraId="5C2884BC" w14:textId="77777777" w:rsidR="008637BF" w:rsidRPr="000D5DB5" w:rsidRDefault="008637BF">
      <w:pPr>
        <w:contextualSpacing/>
        <w:rPr>
          <w:rFonts w:eastAsia="Times New Roman" w:cstheme="minorHAnsi"/>
          <w:sz w:val="24"/>
          <w:szCs w:val="24"/>
        </w:rPr>
      </w:pPr>
      <w:r w:rsidRPr="000D5DB5">
        <w:rPr>
          <w:rFonts w:eastAsia="Times New Roman" w:cstheme="minorHAnsi"/>
          <w:color w:val="000000"/>
        </w:rPr>
        <w:t xml:space="preserve">Night elves </w:t>
      </w:r>
      <w:r w:rsidR="001B605F">
        <w:rPr>
          <w:rFonts w:eastAsia="Times New Roman" w:cstheme="minorHAnsi"/>
          <w:color w:val="000000"/>
        </w:rPr>
        <w:t xml:space="preserve">(and hence Nightborne) </w:t>
      </w:r>
      <w:r w:rsidRPr="000D5DB5">
        <w:rPr>
          <w:rFonts w:eastAsia="Times New Roman" w:cstheme="minorHAnsi"/>
          <w:color w:val="000000"/>
        </w:rPr>
        <w:t xml:space="preserve">are imposing in stature, males being on average 7 feet tall. Male Kaldorei are very muscular, with broad chests and shoulders, indicative of the strength that lies within both their minds and bodies. Female night elves are lithe and curvaceous, yet still muscular and strong. </w:t>
      </w:r>
    </w:p>
    <w:p w14:paraId="19790A06"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Speed. </w:t>
      </w:r>
      <w:r w:rsidRPr="000D5DB5">
        <w:rPr>
          <w:rFonts w:eastAsia="Times New Roman" w:cstheme="minorHAnsi"/>
          <w:color w:val="000000"/>
        </w:rPr>
        <w:t xml:space="preserve">Your base walking speed is 30 feet. </w:t>
      </w:r>
    </w:p>
    <w:p w14:paraId="538246F8"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Darkvision. </w:t>
      </w:r>
      <w:r w:rsidRPr="000D5DB5">
        <w:rPr>
          <w:rFonts w:eastAsia="Times New Roman" w:cstheme="minorHAnsi"/>
          <w:color w:val="000000"/>
        </w:rPr>
        <w:t>Accustomed to twilit forests and the night sky, you have superior vision in dark and dim conditions. You can see in dim light within 60 feet of you as if it were bright light, and in darkness as if it were dim light. You can’t discern color in darkness, only shades of gray.</w:t>
      </w:r>
    </w:p>
    <w:p w14:paraId="47E97A2D" w14:textId="77777777" w:rsidR="00AB25EF" w:rsidRPr="000D5DB5" w:rsidRDefault="00AB25EF" w:rsidP="00241644">
      <w:pPr>
        <w:contextualSpacing/>
        <w:rPr>
          <w:rFonts w:eastAsia="Times New Roman" w:cstheme="minorHAnsi"/>
          <w:sz w:val="24"/>
          <w:szCs w:val="24"/>
        </w:rPr>
      </w:pPr>
      <w:r w:rsidRPr="000D5DB5">
        <w:rPr>
          <w:rFonts w:eastAsia="Times New Roman" w:cstheme="minorHAnsi"/>
          <w:b/>
          <w:bCs/>
          <w:i/>
          <w:iCs/>
          <w:color w:val="000000"/>
        </w:rPr>
        <w:t xml:space="preserve">Mystic Senses. </w:t>
      </w:r>
      <w:r w:rsidRPr="000D5DB5">
        <w:rPr>
          <w:rFonts w:eastAsia="Times New Roman" w:cstheme="minorHAnsi"/>
          <w:color w:val="000000"/>
        </w:rPr>
        <w:t xml:space="preserve">Whenever you make any check related to </w:t>
      </w:r>
      <w:r w:rsidR="009535B0">
        <w:rPr>
          <w:rFonts w:eastAsia="Times New Roman" w:cstheme="minorHAnsi"/>
          <w:color w:val="000000"/>
        </w:rPr>
        <w:t xml:space="preserve">the origin of </w:t>
      </w:r>
      <w:r w:rsidRPr="000D5DB5">
        <w:rPr>
          <w:rFonts w:eastAsia="Times New Roman" w:cstheme="minorHAnsi"/>
          <w:color w:val="000000"/>
        </w:rPr>
        <w:t xml:space="preserve">magical items, lore, or spells, </w:t>
      </w:r>
      <w:r w:rsidR="009535B0">
        <w:rPr>
          <w:rFonts w:eastAsia="Times New Roman" w:cstheme="minorHAnsi"/>
          <w:color w:val="000000"/>
        </w:rPr>
        <w:t xml:space="preserve">you are treated as if you </w:t>
      </w:r>
      <w:r w:rsidR="00241644">
        <w:rPr>
          <w:rFonts w:eastAsia="Times New Roman" w:cstheme="minorHAnsi"/>
          <w:color w:val="000000"/>
        </w:rPr>
        <w:t xml:space="preserve">have Expertise </w:t>
      </w:r>
      <w:r w:rsidR="009535B0">
        <w:rPr>
          <w:rFonts w:eastAsia="Times New Roman" w:cstheme="minorHAnsi"/>
          <w:color w:val="000000"/>
        </w:rPr>
        <w:t>in the Arcana skill</w:t>
      </w:r>
      <w:r w:rsidRPr="000D5DB5">
        <w:rPr>
          <w:rFonts w:eastAsia="Times New Roman" w:cstheme="minorHAnsi"/>
          <w:color w:val="000000"/>
        </w:rPr>
        <w:t>.</w:t>
      </w:r>
    </w:p>
    <w:p w14:paraId="6300E145"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Keen Senses.</w:t>
      </w:r>
      <w:r w:rsidRPr="000D5DB5">
        <w:rPr>
          <w:rFonts w:eastAsia="Times New Roman" w:cstheme="minorHAnsi"/>
          <w:b/>
          <w:bCs/>
          <w:color w:val="000000"/>
        </w:rPr>
        <w:t xml:space="preserve"> </w:t>
      </w:r>
      <w:r w:rsidRPr="000D5DB5">
        <w:rPr>
          <w:rFonts w:eastAsia="Times New Roman" w:cstheme="minorHAnsi"/>
          <w:color w:val="000000"/>
        </w:rPr>
        <w:t xml:space="preserve">You are proficient with the Perception skill. </w:t>
      </w:r>
    </w:p>
    <w:p w14:paraId="33CEF480"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Elven Combat Training. </w:t>
      </w:r>
      <w:r w:rsidRPr="000D5DB5">
        <w:rPr>
          <w:rFonts w:eastAsia="Times New Roman" w:cstheme="minorHAnsi"/>
          <w:color w:val="000000"/>
        </w:rPr>
        <w:t>You have proficiency with the longsword, longbow, rapier, and shortbow.</w:t>
      </w:r>
    </w:p>
    <w:p w14:paraId="2586A393" w14:textId="77777777" w:rsidR="00AB25EF" w:rsidRPr="000D5DB5" w:rsidRDefault="00AB25EF" w:rsidP="00F2707B">
      <w:pPr>
        <w:contextualSpacing/>
        <w:rPr>
          <w:rFonts w:eastAsia="Times New Roman" w:cstheme="minorHAnsi"/>
          <w:sz w:val="24"/>
          <w:szCs w:val="24"/>
        </w:rPr>
      </w:pPr>
      <w:r w:rsidRPr="000D5DB5">
        <w:rPr>
          <w:rFonts w:eastAsia="Times New Roman" w:cstheme="minorHAnsi"/>
          <w:b/>
          <w:bCs/>
          <w:i/>
          <w:iCs/>
          <w:color w:val="000000"/>
        </w:rPr>
        <w:lastRenderedPageBreak/>
        <w:t xml:space="preserve">Languages. </w:t>
      </w:r>
      <w:r w:rsidRPr="000D5DB5">
        <w:rPr>
          <w:rFonts w:eastAsia="Times New Roman" w:cstheme="minorHAnsi"/>
          <w:color w:val="000000"/>
        </w:rPr>
        <w:t>You can speak, read, and write Common and Elven (</w:t>
      </w:r>
      <w:r w:rsidR="00402359">
        <w:rPr>
          <w:rFonts w:eastAsia="Times New Roman" w:cstheme="minorHAnsi"/>
          <w:color w:val="000000"/>
        </w:rPr>
        <w:t>any dialect, see Chapter 4</w:t>
      </w:r>
      <w:r w:rsidRPr="000D5DB5">
        <w:rPr>
          <w:rFonts w:eastAsia="Times New Roman" w:cstheme="minorHAnsi"/>
          <w:color w:val="000000"/>
        </w:rPr>
        <w:t xml:space="preserve">). </w:t>
      </w:r>
      <w:r w:rsidR="00F2707B">
        <w:rPr>
          <w:rFonts w:eastAsia="Times New Roman" w:cstheme="minorHAnsi"/>
          <w:color w:val="000000"/>
        </w:rPr>
        <w:t>Elven</w:t>
      </w:r>
      <w:r w:rsidRPr="000D5DB5">
        <w:rPr>
          <w:rFonts w:eastAsia="Times New Roman" w:cstheme="minorHAnsi"/>
          <w:color w:val="000000"/>
        </w:rPr>
        <w:t xml:space="preserve"> is fluid, with subtle intonations and intricate grammar</w:t>
      </w:r>
      <w:r w:rsidR="00F2707B">
        <w:rPr>
          <w:rFonts w:eastAsia="Times New Roman" w:cstheme="minorHAnsi"/>
          <w:color w:val="000000"/>
        </w:rPr>
        <w:t>, even with strange dialects such as Nazja</w:t>
      </w:r>
      <w:r w:rsidRPr="000D5DB5">
        <w:rPr>
          <w:rFonts w:eastAsia="Times New Roman" w:cstheme="minorHAnsi"/>
          <w:color w:val="000000"/>
        </w:rPr>
        <w:t>. Elven literature is rich and varied, and their songs and poems are famous among other races.</w:t>
      </w:r>
      <w:r w:rsidRPr="000D5DB5">
        <w:rPr>
          <w:rFonts w:eastAsia="Times New Roman" w:cstheme="minorHAnsi"/>
          <w:color w:val="000000"/>
          <w:sz w:val="15"/>
          <w:szCs w:val="15"/>
        </w:rPr>
        <w:t xml:space="preserve"> </w:t>
      </w:r>
    </w:p>
    <w:p w14:paraId="393E0669" w14:textId="77777777" w:rsidR="00AB25EF" w:rsidRPr="000D5DB5" w:rsidRDefault="00AB25EF">
      <w:pPr>
        <w:contextualSpacing/>
        <w:rPr>
          <w:rFonts w:eastAsia="Times New Roman" w:cstheme="minorHAnsi"/>
          <w:sz w:val="24"/>
          <w:szCs w:val="24"/>
        </w:rPr>
      </w:pPr>
    </w:p>
    <w:p w14:paraId="1B88B2FA" w14:textId="77777777" w:rsidR="00AB25EF" w:rsidRPr="000D5DB5" w:rsidRDefault="00AB25EF" w:rsidP="00C2185D">
      <w:pPr>
        <w:contextualSpacing/>
        <w:rPr>
          <w:rFonts w:eastAsia="Times New Roman" w:cstheme="minorHAnsi"/>
          <w:sz w:val="24"/>
          <w:szCs w:val="24"/>
        </w:rPr>
      </w:pPr>
      <w:r w:rsidRPr="000D5DB5">
        <w:rPr>
          <w:rFonts w:eastAsia="Times New Roman" w:cstheme="minorHAnsi"/>
          <w:b/>
          <w:bCs/>
          <w:i/>
          <w:iCs/>
          <w:color w:val="000000"/>
        </w:rPr>
        <w:t xml:space="preserve">Subrace. </w:t>
      </w:r>
      <w:r w:rsidRPr="000D5DB5">
        <w:rPr>
          <w:rFonts w:eastAsia="Times New Roman" w:cstheme="minorHAnsi"/>
          <w:color w:val="000000"/>
        </w:rPr>
        <w:t xml:space="preserve">Ancient divides </w:t>
      </w:r>
      <w:r w:rsidR="00744B6B">
        <w:rPr>
          <w:rFonts w:eastAsia="Times New Roman" w:cstheme="minorHAnsi"/>
          <w:color w:val="000000"/>
        </w:rPr>
        <w:t xml:space="preserve">and use of mana </w:t>
      </w:r>
      <w:r w:rsidR="00C2185D">
        <w:rPr>
          <w:rFonts w:eastAsia="Times New Roman" w:cstheme="minorHAnsi"/>
          <w:color w:val="000000"/>
        </w:rPr>
        <w:t>siphoning (or mana vampirism)</w:t>
      </w:r>
      <w:r w:rsidR="00744B6B">
        <w:rPr>
          <w:rFonts w:eastAsia="Times New Roman" w:cstheme="minorHAnsi"/>
          <w:color w:val="000000"/>
        </w:rPr>
        <w:t xml:space="preserve"> </w:t>
      </w:r>
      <w:r w:rsidRPr="000D5DB5">
        <w:rPr>
          <w:rFonts w:eastAsia="Times New Roman" w:cstheme="minorHAnsi"/>
          <w:color w:val="000000"/>
        </w:rPr>
        <w:t xml:space="preserve">among the elven people resulted in </w:t>
      </w:r>
      <w:r w:rsidR="00744B6B">
        <w:rPr>
          <w:rFonts w:eastAsia="Times New Roman" w:cstheme="minorHAnsi"/>
          <w:color w:val="000000"/>
        </w:rPr>
        <w:t xml:space="preserve">several </w:t>
      </w:r>
      <w:r w:rsidRPr="000D5DB5">
        <w:rPr>
          <w:rFonts w:eastAsia="Times New Roman" w:cstheme="minorHAnsi"/>
          <w:color w:val="000000"/>
        </w:rPr>
        <w:t>main sub-races: high elves</w:t>
      </w:r>
      <w:r w:rsidR="00744B6B">
        <w:rPr>
          <w:rFonts w:eastAsia="Times New Roman" w:cstheme="minorHAnsi"/>
          <w:color w:val="000000"/>
        </w:rPr>
        <w:t xml:space="preserve"> (and the blood and void elves)</w:t>
      </w:r>
      <w:r w:rsidRPr="000D5DB5">
        <w:rPr>
          <w:rFonts w:eastAsia="Times New Roman" w:cstheme="minorHAnsi"/>
          <w:color w:val="000000"/>
        </w:rPr>
        <w:t>, and night elves</w:t>
      </w:r>
      <w:r w:rsidR="00744B6B">
        <w:rPr>
          <w:rFonts w:eastAsia="Times New Roman" w:cstheme="minorHAnsi"/>
          <w:color w:val="000000"/>
        </w:rPr>
        <w:t xml:space="preserve"> (and the Nightborne)</w:t>
      </w:r>
      <w:r w:rsidRPr="000D5DB5">
        <w:rPr>
          <w:rFonts w:eastAsia="Times New Roman" w:cstheme="minorHAnsi"/>
          <w:color w:val="000000"/>
        </w:rPr>
        <w:t xml:space="preserve">, Choose one of these subraces. </w:t>
      </w:r>
    </w:p>
    <w:p w14:paraId="6646E993" w14:textId="77777777" w:rsidR="00AB25EF" w:rsidRPr="000D5DB5" w:rsidRDefault="00AB25EF">
      <w:pPr>
        <w:contextualSpacing/>
        <w:rPr>
          <w:rFonts w:eastAsia="Times New Roman" w:cstheme="minorHAnsi"/>
          <w:sz w:val="24"/>
          <w:szCs w:val="24"/>
        </w:rPr>
      </w:pPr>
    </w:p>
    <w:p w14:paraId="497B948D" w14:textId="77777777" w:rsidR="00AB25EF" w:rsidRPr="000D5DB5" w:rsidRDefault="00AB25EF">
      <w:pPr>
        <w:pStyle w:val="Heading3"/>
        <w:rPr>
          <w:sz w:val="27"/>
        </w:rPr>
      </w:pPr>
      <w:bookmarkStart w:id="1416" w:name="_Toc509138712"/>
      <w:bookmarkStart w:id="1417" w:name="_Toc526410885"/>
      <w:bookmarkStart w:id="1418" w:name="_Toc54196366"/>
      <w:r w:rsidRPr="000D5DB5">
        <w:t xml:space="preserve">High </w:t>
      </w:r>
      <w:r w:rsidR="00E5319E" w:rsidRPr="000D5DB5">
        <w:t>El</w:t>
      </w:r>
      <w:r w:rsidR="00E5319E">
        <w:t xml:space="preserve">f </w:t>
      </w:r>
      <w:r w:rsidRPr="000D5DB5">
        <w:t>(Quel’dorei)</w:t>
      </w:r>
      <w:bookmarkEnd w:id="1416"/>
      <w:bookmarkEnd w:id="1417"/>
      <w:bookmarkEnd w:id="1418"/>
    </w:p>
    <w:p w14:paraId="24FED17F"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“For Quel’Thalas!”</w:t>
      </w:r>
    </w:p>
    <w:p w14:paraId="5EB7BAA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 high elf, you hail from Silvermoon in Quel’Thalas or Dalaran. High elves stand slightly taller than humans do. </w:t>
      </w:r>
    </w:p>
    <w:p w14:paraId="4981218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elves are slim, with sharp symmetrical features, often an exaggeration of perfect beauty. The high elves are uniformly fair in complexion, with white to flaxen colored hair. Their eyes are incredibly intense in color, seeming to glow with an inner light. While many high elves have blue or green eyes, violet and red are not unheard of.</w:t>
      </w:r>
    </w:p>
    <w:p w14:paraId="79F088CA" w14:textId="77777777" w:rsidR="00482575" w:rsidRPr="000D5DB5" w:rsidRDefault="00482575">
      <w:pPr>
        <w:contextualSpacing/>
        <w:rPr>
          <w:rFonts w:eastAsia="Times New Roman" w:cstheme="minorHAnsi"/>
          <w:sz w:val="24"/>
          <w:szCs w:val="24"/>
        </w:rPr>
      </w:pPr>
      <w:r w:rsidRPr="00BE4890">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Intelligence score increases by 1.</w:t>
      </w:r>
    </w:p>
    <w:p w14:paraId="1BBCAF89"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Affiliation.</w:t>
      </w:r>
      <w:r w:rsidRPr="000D5DB5">
        <w:rPr>
          <w:rFonts w:eastAsia="Times New Roman" w:cstheme="minorHAnsi"/>
          <w:b/>
          <w:bCs/>
          <w:color w:val="000000"/>
        </w:rPr>
        <w:t xml:space="preserve"> </w:t>
      </w:r>
      <w:r w:rsidRPr="000D5DB5">
        <w:rPr>
          <w:rFonts w:eastAsia="Times New Roman" w:cstheme="minorHAnsi"/>
          <w:color w:val="000000"/>
        </w:rPr>
        <w:t>Alliance</w:t>
      </w:r>
      <w:r w:rsidR="009535B0">
        <w:rPr>
          <w:rFonts w:eastAsia="Times New Roman" w:cstheme="minorHAnsi"/>
          <w:color w:val="000000"/>
        </w:rPr>
        <w:t xml:space="preserve"> or independent</w:t>
      </w:r>
      <w:r w:rsidRPr="000D5DB5">
        <w:rPr>
          <w:rFonts w:eastAsia="Times New Roman" w:cstheme="minorHAnsi"/>
          <w:color w:val="000000"/>
        </w:rPr>
        <w:t xml:space="preserve">. Most of the high elves have placed themselves under a self-imposed exile, ashamed of the damage that they have wrought upon the world of Lordaeron with their abuse of arcane magic. While humans still accept the high elves because of the aid that both races provided each other during the most recent attacks of the Burning Legion, many of the other races will only deal with the high elves if absolutely necessary. This is especially true after the acts of Kael’thas Sunstrider. </w:t>
      </w:r>
    </w:p>
    <w:p w14:paraId="30A6E1E1" w14:textId="77777777" w:rsidR="00AB25EF" w:rsidRDefault="00AB25EF">
      <w:pPr>
        <w:contextualSpacing/>
        <w:rPr>
          <w:rFonts w:eastAsia="Times New Roman" w:cstheme="minorHAnsi"/>
          <w:color w:val="000000"/>
        </w:rPr>
      </w:pPr>
      <w:r w:rsidRPr="000D5DB5">
        <w:rPr>
          <w:rFonts w:eastAsia="Times New Roman" w:cstheme="minorHAnsi"/>
          <w:color w:val="000000"/>
        </w:rPr>
        <w:t>The night elves in particular do not care for the company of high elves and in some cases can be openly hostile toward their sun-blessed brethren. The passing of time may heal these wounds, but the use of arcane magic will always draw a rift between these two breeds of elf.</w:t>
      </w:r>
    </w:p>
    <w:p w14:paraId="0D3436AE" w14:textId="77777777" w:rsidR="006D73F3" w:rsidRPr="000D5DB5" w:rsidRDefault="006D73F3">
      <w:pPr>
        <w:contextualSpacing/>
        <w:rPr>
          <w:rFonts w:eastAsia="Times New Roman" w:cstheme="minorHAnsi"/>
          <w:sz w:val="24"/>
          <w:szCs w:val="24"/>
        </w:rPr>
      </w:pPr>
    </w:p>
    <w:p w14:paraId="27225EB2" w14:textId="77777777" w:rsidR="00AB25EF" w:rsidRPr="000D5DB5" w:rsidRDefault="00AB25EF">
      <w:pPr>
        <w:contextualSpacing/>
        <w:rPr>
          <w:rFonts w:eastAsia="Times New Roman" w:cstheme="minorHAnsi"/>
          <w:sz w:val="24"/>
          <w:szCs w:val="24"/>
        </w:rPr>
      </w:pPr>
      <w:bookmarkStart w:id="1419" w:name="_Hlk22132685"/>
      <w:r w:rsidRPr="001F25FA">
        <w:rPr>
          <w:rFonts w:eastAsia="Times New Roman" w:cstheme="minorHAnsi"/>
          <w:b/>
          <w:bCs/>
          <w:i/>
          <w:iCs/>
          <w:color w:val="000000"/>
        </w:rPr>
        <w:t xml:space="preserve">High Magic. </w:t>
      </w:r>
      <w:r w:rsidRPr="000D5DB5">
        <w:rPr>
          <w:rFonts w:eastAsia="Times New Roman" w:cstheme="minorHAnsi"/>
          <w:color w:val="000000"/>
        </w:rPr>
        <w:t xml:space="preserve">You know the </w:t>
      </w:r>
      <w:r w:rsidR="00F4084F" w:rsidRPr="00F4084F">
        <w:rPr>
          <w:rFonts w:eastAsia="Times New Roman" w:cstheme="minorHAnsi"/>
          <w:i/>
          <w:iCs/>
          <w:color w:val="000000"/>
        </w:rPr>
        <w:t>p</w:t>
      </w:r>
      <w:r w:rsidRPr="00F4084F">
        <w:rPr>
          <w:rFonts w:eastAsia="Times New Roman" w:cstheme="minorHAnsi"/>
          <w:i/>
          <w:iCs/>
          <w:color w:val="000000"/>
        </w:rPr>
        <w:t>restidigitation</w:t>
      </w:r>
      <w:r w:rsidRPr="000D5DB5">
        <w:rPr>
          <w:rFonts w:eastAsia="Times New Roman" w:cstheme="minorHAnsi"/>
          <w:i/>
          <w:iCs/>
          <w:color w:val="000000"/>
        </w:rPr>
        <w:t xml:space="preserve"> </w:t>
      </w:r>
      <w:r w:rsidRPr="000D5DB5">
        <w:rPr>
          <w:rFonts w:eastAsia="Times New Roman" w:cstheme="minorHAnsi"/>
          <w:color w:val="000000"/>
        </w:rPr>
        <w:t>cantrip and can cast it normally (</w:t>
      </w:r>
      <w:r w:rsidR="007719D3" w:rsidRPr="000D5DB5">
        <w:rPr>
          <w:rFonts w:eastAsia="Times New Roman" w:cstheme="minorHAnsi"/>
          <w:color w:val="000000"/>
        </w:rPr>
        <w:t xml:space="preserve">caster level equal to your </w:t>
      </w:r>
      <w:r w:rsidR="00E8457B" w:rsidRPr="000D5DB5">
        <w:rPr>
          <w:rFonts w:eastAsia="Times New Roman" w:cstheme="minorHAnsi"/>
          <w:color w:val="000000"/>
        </w:rPr>
        <w:t>character level</w:t>
      </w:r>
      <w:r w:rsidRPr="000D5DB5">
        <w:rPr>
          <w:rFonts w:eastAsia="Times New Roman" w:cstheme="minorHAnsi"/>
          <w:color w:val="000000"/>
        </w:rPr>
        <w:t xml:space="preserve">). When you reach 3rd level, you can also cast </w:t>
      </w:r>
      <w:r w:rsidR="00F4084F">
        <w:rPr>
          <w:rFonts w:eastAsia="Times New Roman" w:cstheme="minorHAnsi"/>
          <w:i/>
          <w:iCs/>
          <w:color w:val="000000"/>
        </w:rPr>
        <w:t>d</w:t>
      </w:r>
      <w:r w:rsidRPr="000D5DB5">
        <w:rPr>
          <w:rFonts w:eastAsia="Times New Roman" w:cstheme="minorHAnsi"/>
          <w:i/>
          <w:iCs/>
          <w:color w:val="000000"/>
        </w:rPr>
        <w:t xml:space="preserve">etect </w:t>
      </w:r>
      <w:r w:rsidR="00F4084F">
        <w:rPr>
          <w:rFonts w:eastAsia="Times New Roman" w:cstheme="minorHAnsi"/>
          <w:i/>
          <w:iCs/>
          <w:color w:val="000000"/>
        </w:rPr>
        <w:t>m</w:t>
      </w:r>
      <w:r w:rsidRPr="000D5DB5">
        <w:rPr>
          <w:rFonts w:eastAsia="Times New Roman" w:cstheme="minorHAnsi"/>
          <w:i/>
          <w:iCs/>
          <w:color w:val="000000"/>
        </w:rPr>
        <w:t xml:space="preserve">agic </w:t>
      </w:r>
      <w:r w:rsidRPr="000D5DB5">
        <w:rPr>
          <w:rFonts w:eastAsia="Times New Roman" w:cstheme="minorHAnsi"/>
          <w:color w:val="000000"/>
        </w:rPr>
        <w:t>as a spell</w:t>
      </w:r>
      <w:r w:rsidR="009535B0">
        <w:rPr>
          <w:rFonts w:eastAsia="Times New Roman" w:cstheme="minorHAnsi"/>
          <w:color w:val="000000"/>
        </w:rPr>
        <w:t xml:space="preserve"> 1st level spell</w:t>
      </w:r>
      <w:r w:rsidRPr="000D5DB5">
        <w:rPr>
          <w:rFonts w:eastAsia="Times New Roman" w:cstheme="minorHAnsi"/>
          <w:color w:val="000000"/>
        </w:rPr>
        <w:t xml:space="preserve">. When you reach 5th level, you can also cast the </w:t>
      </w:r>
      <w:r w:rsidR="00F4084F">
        <w:rPr>
          <w:rFonts w:eastAsia="Times New Roman" w:cstheme="minorHAnsi"/>
          <w:i/>
          <w:iCs/>
          <w:color w:val="000000"/>
        </w:rPr>
        <w:t>m</w:t>
      </w:r>
      <w:r w:rsidRPr="000D5DB5">
        <w:rPr>
          <w:rFonts w:eastAsia="Times New Roman" w:cstheme="minorHAnsi"/>
          <w:i/>
          <w:iCs/>
          <w:color w:val="000000"/>
        </w:rPr>
        <w:t xml:space="preserve">ute </w:t>
      </w:r>
      <w:r w:rsidRPr="000D5DB5">
        <w:rPr>
          <w:rFonts w:eastAsia="Times New Roman" w:cstheme="minorHAnsi"/>
          <w:color w:val="000000"/>
        </w:rPr>
        <w:t>spell</w:t>
      </w:r>
      <w:r w:rsidR="009535B0">
        <w:rPr>
          <w:rFonts w:eastAsia="Times New Roman" w:cstheme="minorHAnsi"/>
          <w:color w:val="000000"/>
        </w:rPr>
        <w:t xml:space="preserve"> as a 2nd level spell</w:t>
      </w:r>
      <w:r w:rsidRPr="000D5DB5">
        <w:rPr>
          <w:rFonts w:eastAsia="Times New Roman" w:cstheme="minorHAnsi"/>
          <w:color w:val="000000"/>
        </w:rPr>
        <w:t xml:space="preserve">. </w:t>
      </w:r>
    </w:p>
    <w:p w14:paraId="6C978FF4" w14:textId="77777777" w:rsidR="00AB25EF" w:rsidRPr="000D5DB5" w:rsidRDefault="00AB25EF" w:rsidP="006E79C4">
      <w:pPr>
        <w:contextualSpacing/>
        <w:rPr>
          <w:rFonts w:eastAsia="Times New Roman" w:cstheme="minorHAnsi"/>
          <w:sz w:val="24"/>
          <w:szCs w:val="24"/>
        </w:rPr>
      </w:pPr>
      <w:r w:rsidRPr="000D5DB5">
        <w:rPr>
          <w:rFonts w:eastAsia="Times New Roman" w:cstheme="minorHAnsi"/>
          <w:color w:val="000000"/>
        </w:rPr>
        <w:t>Intelligence is your spellcasting ability for these spells, and you use your mana pool for these abilities (</w:t>
      </w:r>
      <w:ins w:id="1420" w:author="Admin" w:date="2021-06-20T13:53:00Z">
        <w:r w:rsidR="006E79C4">
          <w:rPr>
            <w:rFonts w:eastAsia="Times New Roman" w:cstheme="minorHAnsi"/>
            <w:color w:val="000000"/>
          </w:rPr>
          <w:t xml:space="preserve">your mana pool is considered active, </w:t>
        </w:r>
      </w:ins>
      <w:r w:rsidRPr="000D5DB5">
        <w:rPr>
          <w:rFonts w:eastAsia="Times New Roman" w:cstheme="minorHAnsi"/>
          <w:color w:val="000000"/>
        </w:rPr>
        <w:t>even if you are not normally a spellcaster). While you use such abilities</w:t>
      </w:r>
      <w:del w:id="1421" w:author="Admin" w:date="2021-06-20T13:53:00Z">
        <w:r w:rsidRPr="000D5DB5" w:rsidDel="006E79C4">
          <w:rPr>
            <w:rFonts w:eastAsia="Times New Roman" w:cstheme="minorHAnsi"/>
            <w:color w:val="000000"/>
          </w:rPr>
          <w:delText xml:space="preserve"> (and after using them for one hour)</w:delText>
        </w:r>
      </w:del>
      <w:r w:rsidRPr="000D5DB5">
        <w:rPr>
          <w:rFonts w:eastAsia="Times New Roman" w:cstheme="minorHAnsi"/>
          <w:color w:val="000000"/>
        </w:rPr>
        <w:t>, your eyes glow a pale blue</w:t>
      </w:r>
      <w:ins w:id="1422" w:author="Admin" w:date="2021-06-20T13:53:00Z">
        <w:r w:rsidR="006E79C4">
          <w:rPr>
            <w:rFonts w:eastAsia="Times New Roman" w:cstheme="minorHAnsi"/>
            <w:color w:val="000000"/>
          </w:rPr>
          <w:t>, and for one hour thereafter</w:t>
        </w:r>
      </w:ins>
      <w:r w:rsidRPr="000D5DB5">
        <w:rPr>
          <w:rFonts w:eastAsia="Times New Roman" w:cstheme="minorHAnsi"/>
          <w:color w:val="000000"/>
        </w:rPr>
        <w:t xml:space="preserve">. </w:t>
      </w:r>
    </w:p>
    <w:p w14:paraId="0D7A73D0" w14:textId="77777777" w:rsidR="00AB25EF" w:rsidRPr="000D5DB5" w:rsidRDefault="00AB25EF" w:rsidP="006E79C4">
      <w:pPr>
        <w:contextualSpacing/>
        <w:rPr>
          <w:rFonts w:eastAsia="Times New Roman" w:cstheme="minorHAnsi"/>
          <w:sz w:val="24"/>
          <w:szCs w:val="24"/>
        </w:rPr>
      </w:pPr>
      <w:r w:rsidRPr="000D5DB5">
        <w:rPr>
          <w:rFonts w:eastAsia="Times New Roman" w:cstheme="minorHAnsi"/>
          <w:color w:val="000000"/>
        </w:rPr>
        <w:t>If you can already cast such spells (and have a sufficiently high caster level</w:t>
      </w:r>
      <w:ins w:id="1423" w:author="Admin" w:date="2021-06-20T13:54:00Z">
        <w:r w:rsidR="006E79C4">
          <w:rPr>
            <w:rFonts w:eastAsia="Times New Roman" w:cstheme="minorHAnsi"/>
            <w:color w:val="000000"/>
          </w:rPr>
          <w:t xml:space="preserve"> to access them</w:t>
        </w:r>
      </w:ins>
      <w:r w:rsidRPr="000D5DB5">
        <w:rPr>
          <w:rFonts w:eastAsia="Times New Roman" w:cstheme="minorHAnsi"/>
          <w:color w:val="000000"/>
        </w:rPr>
        <w:t xml:space="preserve">), they are </w:t>
      </w:r>
      <w:del w:id="1424" w:author="Admin" w:date="2021-06-20T13:54:00Z">
        <w:r w:rsidRPr="000D5DB5" w:rsidDel="006E79C4">
          <w:rPr>
            <w:rFonts w:eastAsia="Times New Roman" w:cstheme="minorHAnsi"/>
            <w:color w:val="000000"/>
          </w:rPr>
          <w:delText xml:space="preserve">always </w:delText>
        </w:r>
      </w:del>
      <w:ins w:id="1425" w:author="Admin" w:date="2021-06-20T13:54:00Z">
        <w:r w:rsidR="006E79C4">
          <w:rPr>
            <w:rFonts w:eastAsia="Times New Roman" w:cstheme="minorHAnsi"/>
            <w:color w:val="000000"/>
          </w:rPr>
          <w:t xml:space="preserve">instead </w:t>
        </w:r>
      </w:ins>
      <w:r w:rsidRPr="000D5DB5">
        <w:rPr>
          <w:rFonts w:eastAsia="Times New Roman" w:cstheme="minorHAnsi"/>
          <w:color w:val="000000"/>
        </w:rPr>
        <w:t xml:space="preserve">prepared for free. </w:t>
      </w:r>
    </w:p>
    <w:bookmarkEnd w:id="1419"/>
    <w:p w14:paraId="2DB9A2E5" w14:textId="77777777" w:rsidR="0044576B" w:rsidRPr="000D5DB5" w:rsidRDefault="00AB25EF">
      <w:pPr>
        <w:contextualSpacing/>
        <w:rPr>
          <w:rFonts w:eastAsia="Times New Roman" w:cstheme="minorHAnsi"/>
          <w:color w:val="000000"/>
        </w:rPr>
      </w:pPr>
      <w:r w:rsidRPr="001F25FA">
        <w:rPr>
          <w:rFonts w:eastAsia="Times New Roman" w:cstheme="minorHAnsi"/>
          <w:b/>
          <w:bCs/>
          <w:i/>
          <w:iCs/>
          <w:color w:val="000000"/>
        </w:rPr>
        <w:t>Arcane Legacy</w:t>
      </w:r>
      <w:r w:rsidR="007722F2" w:rsidRPr="001F25FA">
        <w:rPr>
          <w:rFonts w:eastAsia="Times New Roman" w:cstheme="minorHAnsi"/>
          <w:b/>
          <w:bCs/>
          <w:i/>
          <w:iCs/>
          <w:color w:val="000000"/>
        </w:rPr>
        <w:t>.</w:t>
      </w:r>
      <w:r w:rsidR="007722F2">
        <w:rPr>
          <w:rFonts w:eastAsia="Times New Roman" w:cstheme="minorHAnsi"/>
          <w:b/>
          <w:bCs/>
          <w:color w:val="000000"/>
        </w:rPr>
        <w:t xml:space="preserve"> </w:t>
      </w:r>
      <w:r w:rsidRPr="000D5DB5">
        <w:rPr>
          <w:rFonts w:eastAsia="Times New Roman" w:cstheme="minorHAnsi"/>
          <w:color w:val="000000"/>
        </w:rPr>
        <w:t xml:space="preserve">The high elves are uniquely attuned to magic. </w:t>
      </w:r>
      <w:r w:rsidR="0044576B" w:rsidRPr="000D5DB5">
        <w:rPr>
          <w:rFonts w:eastAsia="Times New Roman" w:cstheme="minorHAnsi"/>
          <w:color w:val="000000"/>
        </w:rPr>
        <w:t xml:space="preserve">You can choose one of the below abilities. </w:t>
      </w:r>
    </w:p>
    <w:p w14:paraId="45AAE4BC" w14:textId="21A00552" w:rsidR="0044576B" w:rsidRPr="000D5DB5" w:rsidRDefault="007252B4">
      <w:pPr>
        <w:pStyle w:val="ListParagraph"/>
        <w:numPr>
          <w:ilvl w:val="0"/>
          <w:numId w:val="57"/>
        </w:numPr>
        <w:ind w:left="360"/>
        <w:rPr>
          <w:rFonts w:eastAsia="Times New Roman" w:cstheme="minorHAnsi"/>
          <w:color w:val="000000"/>
        </w:rPr>
      </w:pPr>
      <w:r>
        <w:rPr>
          <w:rFonts w:eastAsia="Times New Roman" w:cstheme="minorHAnsi"/>
          <w:color w:val="000000"/>
        </w:rPr>
        <w:t xml:space="preserve">You increase your mana pool size by </w:t>
      </w:r>
      <w:del w:id="1426" w:author="Admin" w:date="2021-08-22T03:14:00Z">
        <w:r w:rsidDel="00FA17E9">
          <w:rPr>
            <w:rFonts w:eastAsia="Times New Roman" w:cstheme="minorHAnsi"/>
            <w:color w:val="000000"/>
          </w:rPr>
          <w:delText xml:space="preserve">2 </w:delText>
        </w:r>
      </w:del>
      <w:ins w:id="1427" w:author="Admin" w:date="2021-08-22T03:14:00Z">
        <w:r w:rsidR="00FA17E9">
          <w:rPr>
            <w:rFonts w:eastAsia="Times New Roman" w:cstheme="minorHAnsi"/>
            <w:color w:val="000000"/>
          </w:rPr>
          <w:t xml:space="preserve">4 </w:t>
        </w:r>
      </w:ins>
      <w:r>
        <w:rPr>
          <w:rFonts w:eastAsia="Times New Roman" w:cstheme="minorHAnsi"/>
          <w:color w:val="000000"/>
        </w:rPr>
        <w:t>mana points</w:t>
      </w:r>
      <w:ins w:id="1428" w:author="Admin" w:date="2020-11-04T21:27:00Z">
        <w:r w:rsidR="00F75067">
          <w:rPr>
            <w:rFonts w:eastAsia="Times New Roman" w:cstheme="minorHAnsi"/>
            <w:color w:val="000000"/>
          </w:rPr>
          <w:t>, and you increase your Spell Save DC and Spell Attack bonus by 1 point</w:t>
        </w:r>
      </w:ins>
      <w:r w:rsidR="00E91475">
        <w:rPr>
          <w:rFonts w:eastAsia="Times New Roman" w:cstheme="minorHAnsi"/>
          <w:color w:val="000000"/>
        </w:rPr>
        <w:t>.</w:t>
      </w:r>
    </w:p>
    <w:p w14:paraId="4815ED51" w14:textId="77777777" w:rsidR="00AB25EF" w:rsidRPr="001F25FA" w:rsidRDefault="0044576B" w:rsidP="003C4628">
      <w:pPr>
        <w:pStyle w:val="ListParagraph"/>
        <w:numPr>
          <w:ilvl w:val="0"/>
          <w:numId w:val="57"/>
        </w:numPr>
        <w:ind w:left="360"/>
        <w:rPr>
          <w:rFonts w:eastAsia="Times New Roman" w:cstheme="minorHAnsi"/>
          <w:sz w:val="24"/>
          <w:szCs w:val="24"/>
        </w:rPr>
      </w:pPr>
      <w:r w:rsidRPr="000D5DB5">
        <w:rPr>
          <w:rFonts w:eastAsia="Times New Roman" w:cstheme="minorHAnsi"/>
          <w:color w:val="000000"/>
        </w:rPr>
        <w:t xml:space="preserve">You </w:t>
      </w:r>
      <w:r w:rsidR="009535B0">
        <w:rPr>
          <w:rFonts w:eastAsia="Times New Roman" w:cstheme="minorHAnsi"/>
          <w:color w:val="000000"/>
        </w:rPr>
        <w:t>add</w:t>
      </w:r>
      <w:r w:rsidR="009535B0" w:rsidRPr="000D5DB5">
        <w:rPr>
          <w:rFonts w:eastAsia="Times New Roman" w:cstheme="minorHAnsi"/>
          <w:color w:val="000000"/>
        </w:rPr>
        <w:t xml:space="preserve"> </w:t>
      </w:r>
      <w:r w:rsidRPr="000D5DB5">
        <w:rPr>
          <w:rFonts w:eastAsia="Times New Roman" w:cstheme="minorHAnsi"/>
          <w:color w:val="000000"/>
        </w:rPr>
        <w:t xml:space="preserve">an additional cantrip </w:t>
      </w:r>
      <w:r w:rsidR="009535B0">
        <w:rPr>
          <w:rFonts w:eastAsia="Times New Roman" w:cstheme="minorHAnsi"/>
          <w:color w:val="000000"/>
        </w:rPr>
        <w:t xml:space="preserve">to your High Magic ability, </w:t>
      </w:r>
      <w:r w:rsidRPr="000D5DB5">
        <w:rPr>
          <w:rFonts w:eastAsia="Times New Roman" w:cstheme="minorHAnsi"/>
          <w:color w:val="000000"/>
        </w:rPr>
        <w:t>chosen</w:t>
      </w:r>
      <w:r w:rsidR="00AB25EF" w:rsidRPr="000D5DB5">
        <w:rPr>
          <w:rFonts w:eastAsia="Times New Roman" w:cstheme="minorHAnsi"/>
          <w:color w:val="000000"/>
        </w:rPr>
        <w:t xml:space="preserve"> from the </w:t>
      </w:r>
      <w:r w:rsidR="008734DE" w:rsidRPr="000D5DB5">
        <w:rPr>
          <w:rFonts w:eastAsia="Times New Roman" w:cstheme="minorHAnsi"/>
          <w:color w:val="000000"/>
        </w:rPr>
        <w:t xml:space="preserve">mage </w:t>
      </w:r>
      <w:r w:rsidR="00AB25EF" w:rsidRPr="000D5DB5">
        <w:rPr>
          <w:rFonts w:eastAsia="Times New Roman" w:cstheme="minorHAnsi"/>
          <w:color w:val="000000"/>
        </w:rPr>
        <w:t xml:space="preserve">spell list. </w:t>
      </w:r>
    </w:p>
    <w:p w14:paraId="0C3E2148" w14:textId="77777777" w:rsidR="008F11AC" w:rsidRPr="001F25FA" w:rsidRDefault="008F11AC" w:rsidP="00EF60E2">
      <w:pPr>
        <w:pStyle w:val="ListParagraph"/>
        <w:numPr>
          <w:ilvl w:val="0"/>
          <w:numId w:val="57"/>
        </w:numPr>
        <w:ind w:left="360"/>
        <w:rPr>
          <w:rFonts w:eastAsia="Times New Roman" w:cstheme="minorHAnsi"/>
        </w:rPr>
      </w:pPr>
      <w:r w:rsidRPr="000D5DB5">
        <w:rPr>
          <w:rFonts w:eastAsia="Times New Roman" w:cstheme="minorHAnsi"/>
        </w:rPr>
        <w:t xml:space="preserve">You </w:t>
      </w:r>
      <w:r>
        <w:rPr>
          <w:rFonts w:eastAsia="Times New Roman" w:cstheme="minorHAnsi"/>
        </w:rPr>
        <w:t xml:space="preserve">gain the </w:t>
      </w:r>
      <w:r w:rsidR="00EF60E2">
        <w:rPr>
          <w:rFonts w:eastAsia="Times New Roman" w:cstheme="minorHAnsi"/>
        </w:rPr>
        <w:t>S</w:t>
      </w:r>
      <w:r>
        <w:rPr>
          <w:rFonts w:eastAsia="Times New Roman" w:cstheme="minorHAnsi"/>
        </w:rPr>
        <w:t xml:space="preserve">uffused </w:t>
      </w:r>
      <w:r w:rsidR="00EF60E2">
        <w:rPr>
          <w:rFonts w:eastAsia="Times New Roman" w:cstheme="minorHAnsi"/>
        </w:rPr>
        <w:t>A</w:t>
      </w:r>
      <w:r>
        <w:rPr>
          <w:rFonts w:eastAsia="Times New Roman" w:cstheme="minorHAnsi"/>
        </w:rPr>
        <w:t xml:space="preserve">rrows talent. You may only take this if your first level is a hunter. </w:t>
      </w:r>
    </w:p>
    <w:p w14:paraId="468F8D5D"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Extra Language. </w:t>
      </w:r>
      <w:r w:rsidRPr="000D5DB5">
        <w:rPr>
          <w:rFonts w:eastAsia="Times New Roman" w:cstheme="minorHAnsi"/>
          <w:color w:val="000000"/>
        </w:rPr>
        <w:t>You can speak, read, and write one extra language of your choice.</w:t>
      </w:r>
    </w:p>
    <w:p w14:paraId="0C2F0A32" w14:textId="77777777" w:rsidR="00AB25EF" w:rsidRPr="000D5DB5" w:rsidRDefault="00AB25EF">
      <w:pPr>
        <w:contextualSpacing/>
        <w:rPr>
          <w:rFonts w:eastAsia="Times New Roman" w:cstheme="minorHAnsi"/>
          <w:sz w:val="24"/>
          <w:szCs w:val="24"/>
        </w:rPr>
      </w:pPr>
    </w:p>
    <w:p w14:paraId="03A6D8B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Mariel, Athaniar, Anandor, Tharama, Viridiel, Malanior.</w:t>
      </w:r>
    </w:p>
    <w:p w14:paraId="32D5837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Anarial, Freja, Driana, Coria, Alanassori, Azshara.</w:t>
      </w:r>
    </w:p>
    <w:p w14:paraId="4420ED3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Boughstrider, Dawnblade, Lightbringer, Morningray, Suntreader.</w:t>
      </w:r>
    </w:p>
    <w:p w14:paraId="3E38CB98" w14:textId="77777777" w:rsidR="00AB25EF" w:rsidRPr="000D5DB5" w:rsidRDefault="00AB25EF">
      <w:pPr>
        <w:contextualSpacing/>
        <w:rPr>
          <w:rFonts w:eastAsia="Times New Roman" w:cstheme="minorHAnsi"/>
          <w:sz w:val="24"/>
          <w:szCs w:val="24"/>
        </w:rPr>
      </w:pPr>
    </w:p>
    <w:p w14:paraId="23E748AF" w14:textId="77777777" w:rsidR="00AB25EF" w:rsidRPr="000D5DB5" w:rsidRDefault="00AB25EF">
      <w:pPr>
        <w:pStyle w:val="Heading3"/>
        <w:rPr>
          <w:sz w:val="27"/>
        </w:rPr>
      </w:pPr>
      <w:bookmarkStart w:id="1429" w:name="_Toc509138713"/>
      <w:bookmarkStart w:id="1430" w:name="_Toc526410886"/>
      <w:bookmarkStart w:id="1431" w:name="_Toc54196367"/>
      <w:bookmarkStart w:id="1432" w:name="_Hlk22134025"/>
      <w:r w:rsidRPr="000D5DB5">
        <w:lastRenderedPageBreak/>
        <w:t xml:space="preserve">Blood </w:t>
      </w:r>
      <w:r w:rsidR="00E5319E" w:rsidRPr="000D5DB5">
        <w:t>El</w:t>
      </w:r>
      <w:r w:rsidR="00E5319E">
        <w:t xml:space="preserve">f </w:t>
      </w:r>
      <w:r w:rsidRPr="000D5DB5">
        <w:t>(Sin’dorei)</w:t>
      </w:r>
      <w:bookmarkEnd w:id="1429"/>
      <w:bookmarkEnd w:id="1430"/>
      <w:bookmarkEnd w:id="1431"/>
    </w:p>
    <w:p w14:paraId="7ADC197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t>
      </w:r>
      <w:r w:rsidRPr="000D5DB5">
        <w:rPr>
          <w:rFonts w:eastAsia="Times New Roman" w:cstheme="minorHAnsi"/>
          <w:i/>
          <w:iCs/>
          <w:color w:val="000000"/>
        </w:rPr>
        <w:t>Power! My people are addicted to it... a dependence made manifest after the Sunwell was destroyed.</w:t>
      </w:r>
      <w:r w:rsidRPr="000D5DB5">
        <w:rPr>
          <w:rFonts w:eastAsia="Times New Roman" w:cstheme="minorHAnsi"/>
          <w:color w:val="000000"/>
        </w:rPr>
        <w:t>”</w:t>
      </w:r>
    </w:p>
    <w:p w14:paraId="68C9FDC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-Kael’Thas Sunstrider</w:t>
      </w:r>
    </w:p>
    <w:p w14:paraId="281914B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Following the Third War, 90% of the High Elven population was slain during the Siege of Silvermoon and the Razing of Quel’Thalas. Prince Kael’Thas Sunstrider renamed his people the Blood Elves (Sin’dorei) following this terrible event. </w:t>
      </w:r>
    </w:p>
    <w:p w14:paraId="653C28B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With their homeland destroyed, their forests burned and corrupted, and their beloved sacred Sunwell sullied, the Blood Elves underwent mana withdrawal. </w:t>
      </w:r>
    </w:p>
    <w:p w14:paraId="4FF1C5F9" w14:textId="77777777" w:rsidR="009535B0" w:rsidRPr="000D5DB5" w:rsidRDefault="009535B0" w:rsidP="00C2185D">
      <w:pPr>
        <w:contextualSpacing/>
        <w:rPr>
          <w:rFonts w:eastAsia="Times New Roman" w:cstheme="minorHAnsi"/>
          <w:sz w:val="24"/>
          <w:szCs w:val="24"/>
        </w:rPr>
      </w:pPr>
      <w:r w:rsidRPr="000D5DB5">
        <w:rPr>
          <w:rFonts w:eastAsia="Times New Roman" w:cstheme="minorHAnsi"/>
          <w:color w:val="000000"/>
        </w:rPr>
        <w:t xml:space="preserve">Blood Elves are identical to High Elves in racial bonuses and names. However, their culture is more warped due to their insatiable thirst for vengeance: most have abandoned worship of the Light, and their allegiances have also changed, and most suffer psychologically from extensive use of mana </w:t>
      </w:r>
      <w:r w:rsidR="00C2185D">
        <w:rPr>
          <w:rFonts w:eastAsia="Times New Roman" w:cstheme="minorHAnsi"/>
          <w:color w:val="000000"/>
        </w:rPr>
        <w:t>siphoning</w:t>
      </w:r>
      <w:r w:rsidRPr="000D5DB5">
        <w:rPr>
          <w:rFonts w:eastAsia="Times New Roman" w:cstheme="minorHAnsi"/>
          <w:color w:val="000000"/>
        </w:rPr>
        <w:t xml:space="preserve">, due to the Sunwell’s corruption and subsequent destruction. </w:t>
      </w:r>
    </w:p>
    <w:p w14:paraId="0944B9BA" w14:textId="77777777" w:rsidR="009535B0" w:rsidRPr="000D5DB5" w:rsidRDefault="009535B0">
      <w:pPr>
        <w:contextualSpacing/>
        <w:rPr>
          <w:rFonts w:eastAsia="Times New Roman" w:cstheme="minorHAnsi"/>
          <w:sz w:val="24"/>
          <w:szCs w:val="24"/>
        </w:rPr>
      </w:pPr>
      <w:r w:rsidRPr="000D5DB5">
        <w:rPr>
          <w:rFonts w:eastAsia="Times New Roman" w:cstheme="minorHAnsi"/>
          <w:color w:val="000000"/>
        </w:rPr>
        <w:t xml:space="preserve">A </w:t>
      </w:r>
      <w:r>
        <w:rPr>
          <w:rFonts w:eastAsia="Times New Roman" w:cstheme="minorHAnsi"/>
          <w:color w:val="000000"/>
        </w:rPr>
        <w:t>D</w:t>
      </w:r>
      <w:r w:rsidRPr="000D5DB5">
        <w:rPr>
          <w:rFonts w:eastAsia="Times New Roman" w:cstheme="minorHAnsi"/>
          <w:color w:val="000000"/>
        </w:rPr>
        <w:t xml:space="preserve">M </w:t>
      </w:r>
      <w:r>
        <w:rPr>
          <w:rFonts w:eastAsia="Times New Roman" w:cstheme="minorHAnsi"/>
          <w:color w:val="000000"/>
        </w:rPr>
        <w:t xml:space="preserve">should </w:t>
      </w:r>
      <w:r w:rsidRPr="000D5DB5">
        <w:rPr>
          <w:rFonts w:eastAsia="Times New Roman" w:cstheme="minorHAnsi"/>
          <w:color w:val="000000"/>
        </w:rPr>
        <w:t xml:space="preserve">consider applying the mana withdrawal optional rule with </w:t>
      </w:r>
      <w:r w:rsidR="00FA6288">
        <w:rPr>
          <w:rFonts w:eastAsia="Times New Roman" w:cstheme="minorHAnsi"/>
          <w:color w:val="000000"/>
        </w:rPr>
        <w:t>B</w:t>
      </w:r>
      <w:r w:rsidRPr="000D5DB5">
        <w:rPr>
          <w:rFonts w:eastAsia="Times New Roman" w:cstheme="minorHAnsi"/>
          <w:color w:val="000000"/>
        </w:rPr>
        <w:t xml:space="preserve">lood </w:t>
      </w:r>
      <w:r w:rsidR="00FA6288">
        <w:rPr>
          <w:rFonts w:eastAsia="Times New Roman" w:cstheme="minorHAnsi"/>
          <w:color w:val="000000"/>
        </w:rPr>
        <w:t>E</w:t>
      </w:r>
      <w:r w:rsidRPr="000D5DB5">
        <w:rPr>
          <w:rFonts w:eastAsia="Times New Roman" w:cstheme="minorHAnsi"/>
          <w:color w:val="000000"/>
        </w:rPr>
        <w:t xml:space="preserve">lves. </w:t>
      </w:r>
    </w:p>
    <w:p w14:paraId="2C95C700" w14:textId="77777777" w:rsidR="00AB25EF" w:rsidRPr="000D5DB5" w:rsidRDefault="00AB25EF">
      <w:pPr>
        <w:contextualSpacing/>
        <w:rPr>
          <w:rFonts w:eastAsia="Times New Roman" w:cstheme="minorHAnsi"/>
          <w:sz w:val="24"/>
          <w:szCs w:val="24"/>
        </w:rPr>
      </w:pPr>
    </w:p>
    <w:p w14:paraId="090007D8"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 xml:space="preserve">Affiliation. </w:t>
      </w:r>
      <w:r w:rsidRPr="000D5DB5">
        <w:rPr>
          <w:rFonts w:eastAsia="Times New Roman" w:cstheme="minorHAnsi"/>
          <w:color w:val="000000"/>
        </w:rPr>
        <w:t>Horde</w:t>
      </w:r>
      <w:r w:rsidR="009535B0">
        <w:rPr>
          <w:rFonts w:eastAsia="Times New Roman" w:cstheme="minorHAnsi"/>
          <w:color w:val="000000"/>
        </w:rPr>
        <w:t xml:space="preserve"> or independent</w:t>
      </w:r>
      <w:r w:rsidRPr="000D5DB5">
        <w:rPr>
          <w:rFonts w:eastAsia="Times New Roman" w:cstheme="minorHAnsi"/>
          <w:color w:val="000000"/>
        </w:rPr>
        <w:t xml:space="preserve">. Most of the blood elves have joined the New Horde, invited to do so by the Banshee Queen Sylvanas Windrunner. </w:t>
      </w:r>
    </w:p>
    <w:p w14:paraId="6139AFD3" w14:textId="77777777" w:rsidR="00AB25EF" w:rsidRPr="000D5DB5" w:rsidRDefault="00AB25EF" w:rsidP="00F73CB6">
      <w:pPr>
        <w:contextualSpacing/>
        <w:rPr>
          <w:rFonts w:eastAsia="Times New Roman" w:cstheme="minorHAnsi"/>
          <w:sz w:val="24"/>
          <w:szCs w:val="24"/>
        </w:rPr>
      </w:pPr>
      <w:r w:rsidRPr="001F25FA">
        <w:rPr>
          <w:rFonts w:cstheme="minorHAnsi"/>
          <w:b/>
          <w:bCs/>
          <w:i/>
          <w:iCs/>
        </w:rPr>
        <w:t>Blood Magic.</w:t>
      </w:r>
      <w:r w:rsidRPr="000D5DB5">
        <w:rPr>
          <w:rFonts w:cstheme="minorHAnsi"/>
          <w:b/>
          <w:bCs/>
        </w:rPr>
        <w:t xml:space="preserve"> </w:t>
      </w:r>
      <w:r w:rsidRPr="000D5DB5">
        <w:rPr>
          <w:rFonts w:cstheme="minorHAnsi"/>
        </w:rPr>
        <w:t xml:space="preserve">This acts as High Magic. While you use abilities granted by this ability, your eyes glow a pale fel green instead of High Elves’ blue. Instead of the </w:t>
      </w:r>
      <w:r w:rsidR="00DB06AB" w:rsidRPr="00DB06AB">
        <w:rPr>
          <w:rFonts w:cstheme="minorHAnsi"/>
          <w:i/>
          <w:iCs/>
        </w:rPr>
        <w:t>p</w:t>
      </w:r>
      <w:r w:rsidRPr="00DB06AB">
        <w:rPr>
          <w:rFonts w:cstheme="minorHAnsi"/>
          <w:i/>
          <w:iCs/>
        </w:rPr>
        <w:t>restidigitation</w:t>
      </w:r>
      <w:r w:rsidRPr="000D5DB5">
        <w:rPr>
          <w:rFonts w:cstheme="minorHAnsi"/>
        </w:rPr>
        <w:t xml:space="preserve"> cantrip, you may choose the </w:t>
      </w:r>
      <w:r w:rsidR="00DB06AB" w:rsidRPr="00DB06AB">
        <w:rPr>
          <w:rFonts w:cstheme="minorHAnsi"/>
          <w:i/>
          <w:iCs/>
        </w:rPr>
        <w:t>t</w:t>
      </w:r>
      <w:r w:rsidRPr="00DB06AB">
        <w:rPr>
          <w:rFonts w:cstheme="minorHAnsi"/>
          <w:i/>
          <w:iCs/>
        </w:rPr>
        <w:t>haumaturgy</w:t>
      </w:r>
      <w:r w:rsidRPr="000D5DB5">
        <w:rPr>
          <w:rFonts w:cstheme="minorHAnsi"/>
        </w:rPr>
        <w:t xml:space="preserve"> cantrip instead, and </w:t>
      </w:r>
      <w:r w:rsidR="00D14163">
        <w:rPr>
          <w:rFonts w:cstheme="minorHAnsi"/>
        </w:rPr>
        <w:t xml:space="preserve">may </w:t>
      </w:r>
      <w:r w:rsidR="00F73CB6">
        <w:rPr>
          <w:rFonts w:cstheme="minorHAnsi"/>
        </w:rPr>
        <w:t>cast</w:t>
      </w:r>
      <w:r w:rsidRPr="000D5DB5">
        <w:rPr>
          <w:rFonts w:cstheme="minorHAnsi"/>
        </w:rPr>
        <w:t xml:space="preserve"> the </w:t>
      </w:r>
      <w:r w:rsidR="00DB06AB" w:rsidRPr="00DB06AB">
        <w:rPr>
          <w:rFonts w:cstheme="minorHAnsi"/>
          <w:i/>
          <w:iCs/>
        </w:rPr>
        <w:t>m</w:t>
      </w:r>
      <w:r w:rsidRPr="00DB06AB">
        <w:rPr>
          <w:rFonts w:cstheme="minorHAnsi"/>
          <w:i/>
          <w:iCs/>
        </w:rPr>
        <w:t xml:space="preserve">ana </w:t>
      </w:r>
      <w:r w:rsidR="00DB06AB" w:rsidRPr="00DB06AB">
        <w:rPr>
          <w:rFonts w:cstheme="minorHAnsi"/>
          <w:i/>
          <w:iCs/>
        </w:rPr>
        <w:t>b</w:t>
      </w:r>
      <w:r w:rsidRPr="00DB06AB">
        <w:rPr>
          <w:rFonts w:cstheme="minorHAnsi"/>
          <w:i/>
          <w:iCs/>
        </w:rPr>
        <w:t>urn</w:t>
      </w:r>
      <w:r w:rsidRPr="000D5DB5">
        <w:rPr>
          <w:rFonts w:cstheme="minorHAnsi"/>
        </w:rPr>
        <w:t xml:space="preserve"> spell instead of </w:t>
      </w:r>
      <w:r w:rsidR="00DB06AB" w:rsidRPr="00DB06AB">
        <w:rPr>
          <w:rFonts w:cstheme="minorHAnsi"/>
          <w:i/>
          <w:iCs/>
        </w:rPr>
        <w:t>m</w:t>
      </w:r>
      <w:r w:rsidRPr="00DB06AB">
        <w:rPr>
          <w:rFonts w:cstheme="minorHAnsi"/>
          <w:i/>
          <w:iCs/>
        </w:rPr>
        <w:t>ute</w:t>
      </w:r>
      <w:r w:rsidRPr="000D5DB5">
        <w:rPr>
          <w:rFonts w:cstheme="minorHAnsi"/>
        </w:rPr>
        <w:t xml:space="preserve">. </w:t>
      </w:r>
    </w:p>
    <w:bookmarkEnd w:id="1432"/>
    <w:p w14:paraId="7D1B20FE" w14:textId="77777777" w:rsidR="00AB25EF" w:rsidRPr="000D5DB5" w:rsidRDefault="00AB25EF">
      <w:pPr>
        <w:contextualSpacing/>
        <w:rPr>
          <w:rFonts w:eastAsia="Times New Roman" w:cstheme="minorHAnsi"/>
          <w:sz w:val="24"/>
          <w:szCs w:val="24"/>
        </w:rPr>
      </w:pPr>
    </w:p>
    <w:p w14:paraId="14CDAD55" w14:textId="77777777" w:rsidR="00AB25EF" w:rsidRPr="000D5DB5" w:rsidRDefault="00AB25EF">
      <w:pPr>
        <w:pStyle w:val="Heading3"/>
        <w:rPr>
          <w:sz w:val="27"/>
        </w:rPr>
      </w:pPr>
      <w:bookmarkStart w:id="1433" w:name="_Toc509138714"/>
      <w:bookmarkStart w:id="1434" w:name="_Toc526410887"/>
      <w:bookmarkStart w:id="1435" w:name="_Toc54196368"/>
      <w:r w:rsidRPr="000D5DB5">
        <w:t xml:space="preserve">Night </w:t>
      </w:r>
      <w:r w:rsidR="00E5319E" w:rsidRPr="000D5DB5">
        <w:t>El</w:t>
      </w:r>
      <w:r w:rsidR="00E5319E">
        <w:t xml:space="preserve">f </w:t>
      </w:r>
      <w:r w:rsidRPr="000D5DB5">
        <w:t>(Kaldorei)</w:t>
      </w:r>
      <w:bookmarkEnd w:id="1433"/>
      <w:bookmarkEnd w:id="1434"/>
      <w:bookmarkEnd w:id="1435"/>
      <w:r w:rsidRPr="000D5DB5">
        <w:t xml:space="preserve"> </w:t>
      </w:r>
    </w:p>
    <w:p w14:paraId="317F4F80"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"The horn has sounded, and I have come as promised. I smell the stench of decay and corruption in our land. That angers me greatly."</w:t>
      </w:r>
    </w:p>
    <w:p w14:paraId="7C19AF1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-Malfurion Stormrage</w:t>
      </w:r>
    </w:p>
    <w:p w14:paraId="00603F5D" w14:textId="77777777" w:rsidR="00AB25EF" w:rsidRPr="000D5DB5" w:rsidRDefault="00AB25EF">
      <w:pPr>
        <w:contextualSpacing/>
        <w:rPr>
          <w:rFonts w:eastAsia="Times New Roman" w:cstheme="minorHAnsi"/>
          <w:sz w:val="24"/>
          <w:szCs w:val="24"/>
        </w:rPr>
      </w:pPr>
    </w:p>
    <w:p w14:paraId="076B7315"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A</w:t>
      </w:r>
      <w:r w:rsidRPr="000D5DB5">
        <w:rPr>
          <w:rFonts w:eastAsia="Times New Roman" w:cstheme="minorHAnsi"/>
          <w:color w:val="000000"/>
        </w:rPr>
        <w:t>s a night elf, you hail from Darnassus in Kalimdor. The race’s prominent eyebrows, long pointed ears and natural aspects imply a feral grace. Skin tones range from pale white to blue or even ruddy red, and their hair ranges in color from bright white to woodland green to lustrous black.</w:t>
      </w:r>
    </w:p>
    <w:p w14:paraId="402AAB1F" w14:textId="77777777" w:rsidR="00482575" w:rsidRPr="000D5DB5" w:rsidRDefault="00482575">
      <w:pPr>
        <w:contextualSpacing/>
        <w:rPr>
          <w:rFonts w:eastAsia="Times New Roman" w:cstheme="minorHAnsi"/>
          <w:sz w:val="24"/>
          <w:szCs w:val="24"/>
        </w:rPr>
      </w:pPr>
      <w:r w:rsidRPr="00447807">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Spirit score increases by 1.</w:t>
      </w:r>
    </w:p>
    <w:p w14:paraId="3FF398D9"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Affiliation. </w:t>
      </w:r>
      <w:r w:rsidRPr="000D5DB5">
        <w:rPr>
          <w:rFonts w:eastAsia="Times New Roman" w:cstheme="minorHAnsi"/>
          <w:color w:val="000000"/>
        </w:rPr>
        <w:t>Alliance</w:t>
      </w:r>
      <w:r w:rsidR="008637BF">
        <w:rPr>
          <w:rFonts w:eastAsia="Times New Roman" w:cstheme="minorHAnsi"/>
          <w:color w:val="000000"/>
        </w:rPr>
        <w:t xml:space="preserve"> or independent</w:t>
      </w:r>
      <w:r w:rsidRPr="000D5DB5">
        <w:rPr>
          <w:rFonts w:eastAsia="Times New Roman" w:cstheme="minorHAnsi"/>
          <w:color w:val="000000"/>
        </w:rPr>
        <w:t xml:space="preserve">. The night elves are members of the Alliance, but they are not the most trusted or highly regarded members of this group of races. </w:t>
      </w:r>
    </w:p>
    <w:p w14:paraId="7F3B8A28" w14:textId="77777777" w:rsidR="00AB25EF" w:rsidRDefault="00AB25EF">
      <w:pPr>
        <w:contextualSpacing/>
        <w:rPr>
          <w:rFonts w:eastAsia="Times New Roman" w:cstheme="minorHAnsi"/>
          <w:color w:val="000000"/>
        </w:rPr>
      </w:pPr>
      <w:r w:rsidRPr="000D5DB5">
        <w:rPr>
          <w:rFonts w:eastAsia="Times New Roman" w:cstheme="minorHAnsi"/>
          <w:color w:val="000000"/>
        </w:rPr>
        <w:t>Although honorable and just, the night elves’ natural distrust has tainted their relations somewhat. Combined with their mystical appearances and mysterious natures, interactions with other races become uncomfortable at times. There is a strong streak of isolationism in the Kaldorei, for they are uncomfortable leaving the verdant mists of Teldrassil.</w:t>
      </w:r>
    </w:p>
    <w:p w14:paraId="2A300BC1" w14:textId="77777777" w:rsidR="00482575" w:rsidRDefault="00482575">
      <w:pPr>
        <w:contextualSpacing/>
        <w:rPr>
          <w:rFonts w:eastAsia="Times New Roman" w:cstheme="minorHAnsi"/>
          <w:color w:val="000000"/>
        </w:rPr>
      </w:pPr>
    </w:p>
    <w:p w14:paraId="103FC242" w14:textId="77777777" w:rsidR="00AB25EF" w:rsidRPr="000D5DB5" w:rsidRDefault="00AB25EF" w:rsidP="00BA098A">
      <w:pPr>
        <w:contextualSpacing/>
        <w:rPr>
          <w:rFonts w:eastAsia="Times New Roman" w:cstheme="minorHAnsi"/>
          <w:sz w:val="24"/>
          <w:szCs w:val="24"/>
        </w:rPr>
      </w:pPr>
      <w:r w:rsidRPr="000D5DB5">
        <w:rPr>
          <w:rFonts w:eastAsia="Times New Roman" w:cstheme="minorHAnsi"/>
          <w:b/>
          <w:bCs/>
          <w:i/>
          <w:iCs/>
          <w:color w:val="000000"/>
        </w:rPr>
        <w:t xml:space="preserve">Nature Resistance. </w:t>
      </w:r>
      <w:r w:rsidRPr="000D5DB5">
        <w:rPr>
          <w:rFonts w:eastAsia="Times New Roman" w:cstheme="minorHAnsi"/>
          <w:color w:val="000000"/>
        </w:rPr>
        <w:t xml:space="preserve">You have advantage on </w:t>
      </w:r>
      <w:r w:rsidR="00802915">
        <w:rPr>
          <w:rFonts w:eastAsia="Times New Roman" w:cstheme="minorHAnsi"/>
          <w:color w:val="000000"/>
        </w:rPr>
        <w:t xml:space="preserve">saving throws </w:t>
      </w:r>
      <w:r w:rsidRPr="000D5DB5">
        <w:rPr>
          <w:rFonts w:eastAsia="Times New Roman" w:cstheme="minorHAnsi"/>
          <w:color w:val="000000"/>
        </w:rPr>
        <w:t>against poison</w:t>
      </w:r>
      <w:r w:rsidR="00A7703A">
        <w:rPr>
          <w:rFonts w:eastAsia="Times New Roman" w:cstheme="minorHAnsi"/>
          <w:color w:val="000000"/>
        </w:rPr>
        <w:t>s</w:t>
      </w:r>
      <w:r w:rsidRPr="000D5DB5">
        <w:rPr>
          <w:rFonts w:eastAsia="Times New Roman" w:cstheme="minorHAnsi"/>
          <w:color w:val="000000"/>
        </w:rPr>
        <w:t xml:space="preserve">, and have resistance against </w:t>
      </w:r>
      <w:r w:rsidR="00BA098A">
        <w:rPr>
          <w:rFonts w:eastAsia="Times New Roman" w:cstheme="minorHAnsi"/>
          <w:color w:val="000000"/>
        </w:rPr>
        <w:t xml:space="preserve">lightning </w:t>
      </w:r>
      <w:r w:rsidR="00A7703A">
        <w:rPr>
          <w:rFonts w:eastAsia="Times New Roman" w:cstheme="minorHAnsi"/>
          <w:color w:val="000000"/>
        </w:rPr>
        <w:t xml:space="preserve">and poison </w:t>
      </w:r>
      <w:r w:rsidRPr="000D5DB5">
        <w:rPr>
          <w:rFonts w:eastAsia="Times New Roman" w:cstheme="minorHAnsi"/>
          <w:color w:val="000000"/>
        </w:rPr>
        <w:t xml:space="preserve">damage. </w:t>
      </w:r>
    </w:p>
    <w:p w14:paraId="790C1AF7"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Mask of the Wild. </w:t>
      </w:r>
      <w:r w:rsidRPr="000D5DB5">
        <w:rPr>
          <w:rFonts w:eastAsia="Times New Roman" w:cstheme="minorHAnsi"/>
          <w:color w:val="000000"/>
        </w:rPr>
        <w:t>You can attempt to hide even when you are only lightly obscured by foliage, heavy rain, falling snow, mist, and other natural phenomena.</w:t>
      </w:r>
    </w:p>
    <w:p w14:paraId="60737063"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Shadowmeld</w:t>
      </w:r>
      <w:r w:rsidRPr="000D5DB5">
        <w:rPr>
          <w:rFonts w:eastAsia="Times New Roman" w:cstheme="minorHAnsi"/>
          <w:b/>
          <w:bCs/>
          <w:color w:val="000000"/>
        </w:rPr>
        <w:t xml:space="preserve">. </w:t>
      </w:r>
      <w:r w:rsidRPr="000D5DB5">
        <w:rPr>
          <w:rFonts w:eastAsia="Times New Roman" w:cstheme="minorHAnsi"/>
          <w:color w:val="000000"/>
        </w:rPr>
        <w:t xml:space="preserve">When you are in dim or dark light, you gain advantage on </w:t>
      </w:r>
      <w:r w:rsidR="00CA43BE">
        <w:rPr>
          <w:rFonts w:eastAsia="Times New Roman" w:cstheme="minorHAnsi"/>
          <w:color w:val="000000"/>
        </w:rPr>
        <w:t>Agility (</w:t>
      </w:r>
      <w:r w:rsidRPr="000D5DB5">
        <w:rPr>
          <w:rFonts w:eastAsia="Times New Roman" w:cstheme="minorHAnsi"/>
          <w:color w:val="000000"/>
        </w:rPr>
        <w:t>Stealth</w:t>
      </w:r>
      <w:r w:rsidR="00CA43BE">
        <w:rPr>
          <w:rFonts w:eastAsia="Times New Roman" w:cstheme="minorHAnsi"/>
          <w:color w:val="000000"/>
        </w:rPr>
        <w:t>)</w:t>
      </w:r>
      <w:r w:rsidRPr="000D5DB5">
        <w:rPr>
          <w:rFonts w:eastAsia="Times New Roman" w:cstheme="minorHAnsi"/>
          <w:color w:val="000000"/>
        </w:rPr>
        <w:t xml:space="preserve"> checks. </w:t>
      </w:r>
    </w:p>
    <w:p w14:paraId="47AB6D24" w14:textId="77777777" w:rsidR="00AB25EF" w:rsidRPr="000D5DB5" w:rsidRDefault="00AB25EF">
      <w:pPr>
        <w:contextualSpacing/>
        <w:rPr>
          <w:rFonts w:eastAsia="Times New Roman" w:cstheme="minorHAnsi"/>
          <w:sz w:val="24"/>
          <w:szCs w:val="24"/>
        </w:rPr>
      </w:pPr>
    </w:p>
    <w:p w14:paraId="1686DC7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Male Names</w:t>
      </w:r>
      <w:r w:rsidRPr="000D5DB5">
        <w:rPr>
          <w:rFonts w:eastAsia="Times New Roman" w:cstheme="minorHAnsi"/>
          <w:color w:val="000000"/>
        </w:rPr>
        <w:t>. Ilthilior, Mellitharn, Khardona, Andissiel, Mardant, Tanavar.</w:t>
      </w:r>
    </w:p>
    <w:p w14:paraId="4EC57C2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Keina, Deliantha, Meridia, Freja, Alannaria, Nevarial.</w:t>
      </w:r>
    </w:p>
    <w:p w14:paraId="0938CEB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Moonblade, Glaivestorm, Proudstrider, Oakwalker, Nightwing, Staghorn.</w:t>
      </w:r>
    </w:p>
    <w:p w14:paraId="635F278F" w14:textId="77777777" w:rsidR="00AB25EF" w:rsidRDefault="00AB25EF">
      <w:pPr>
        <w:contextualSpacing/>
        <w:rPr>
          <w:rFonts w:eastAsia="Times New Roman" w:cstheme="minorHAnsi"/>
          <w:sz w:val="24"/>
          <w:szCs w:val="24"/>
        </w:rPr>
      </w:pPr>
    </w:p>
    <w:p w14:paraId="547D7410" w14:textId="77777777" w:rsidR="00744B6B" w:rsidRPr="000D5DB5" w:rsidRDefault="00744B6B" w:rsidP="00744B6B">
      <w:pPr>
        <w:pStyle w:val="Heading3"/>
        <w:rPr>
          <w:sz w:val="27"/>
        </w:rPr>
      </w:pPr>
      <w:bookmarkStart w:id="1436" w:name="_Toc54196369"/>
      <w:r>
        <w:t xml:space="preserve">Nightborne </w:t>
      </w:r>
      <w:r w:rsidRPr="000D5DB5">
        <w:t>(</w:t>
      </w:r>
      <w:r>
        <w:t>S</w:t>
      </w:r>
      <w:r w:rsidRPr="00744B6B">
        <w:t>hal'dorei</w:t>
      </w:r>
      <w:r w:rsidRPr="000D5DB5">
        <w:t>)</w:t>
      </w:r>
      <w:bookmarkEnd w:id="1436"/>
      <w:r w:rsidRPr="000D5DB5">
        <w:t xml:space="preserve"> </w:t>
      </w:r>
    </w:p>
    <w:p w14:paraId="6BDA5EDB" w14:textId="77777777" w:rsidR="00744B6B" w:rsidRPr="00744B6B" w:rsidRDefault="00744B6B" w:rsidP="00744B6B">
      <w:pPr>
        <w:contextualSpacing/>
        <w:rPr>
          <w:rFonts w:eastAsia="Times New Roman" w:cstheme="minorHAnsi"/>
          <w:i/>
          <w:iCs/>
        </w:rPr>
      </w:pPr>
      <w:r w:rsidRPr="00744B6B">
        <w:rPr>
          <w:rFonts w:eastAsia="Times New Roman" w:cstheme="minorHAnsi"/>
          <w:i/>
          <w:iCs/>
        </w:rPr>
        <w:lastRenderedPageBreak/>
        <w:t>“My people face a similar dilemma. I peered into all possible futures in search for an answer... and found only one.”</w:t>
      </w:r>
    </w:p>
    <w:p w14:paraId="3375D79E" w14:textId="77777777" w:rsidR="00744B6B" w:rsidRPr="00744B6B" w:rsidRDefault="00744B6B" w:rsidP="00744B6B">
      <w:pPr>
        <w:contextualSpacing/>
        <w:rPr>
          <w:rFonts w:eastAsia="Times New Roman" w:cstheme="minorHAnsi"/>
        </w:rPr>
      </w:pPr>
      <w:r w:rsidRPr="00744B6B">
        <w:rPr>
          <w:rFonts w:eastAsia="Times New Roman" w:cstheme="minorHAnsi"/>
        </w:rPr>
        <w:t>- Elisande, Grand Magistrix of the Nightborne</w:t>
      </w:r>
    </w:p>
    <w:p w14:paraId="4ADD9D24" w14:textId="77777777" w:rsidR="00744B6B" w:rsidRPr="00744B6B" w:rsidRDefault="00744B6B" w:rsidP="00744B6B">
      <w:pPr>
        <w:contextualSpacing/>
        <w:rPr>
          <w:rFonts w:eastAsia="Times New Roman" w:cstheme="minorHAnsi"/>
        </w:rPr>
      </w:pPr>
    </w:p>
    <w:p w14:paraId="32E258A1" w14:textId="77777777" w:rsidR="001B605F" w:rsidRDefault="00744B6B">
      <w:pPr>
        <w:contextualSpacing/>
        <w:rPr>
          <w:rFonts w:eastAsia="Times New Roman" w:cstheme="minorHAnsi"/>
        </w:rPr>
      </w:pPr>
      <w:r>
        <w:rPr>
          <w:rFonts w:eastAsia="Times New Roman" w:cstheme="minorHAnsi"/>
        </w:rPr>
        <w:t xml:space="preserve">As a Nightborne, you hail from the ancient city of Suramar, and have spent your life sheltered by the power of the Nightwell (a </w:t>
      </w:r>
      <w:del w:id="1437" w:author="Admin" w:date="2020-10-19T18:56:00Z">
        <w:r w:rsidDel="00E95E1F">
          <w:rPr>
            <w:rFonts w:eastAsia="Times New Roman" w:cstheme="minorHAnsi"/>
          </w:rPr>
          <w:delText xml:space="preserve">simulacra </w:delText>
        </w:r>
      </w:del>
      <w:ins w:id="1438" w:author="Admin" w:date="2020-10-19T18:56:00Z">
        <w:r w:rsidR="00E95E1F">
          <w:rPr>
            <w:rFonts w:eastAsia="Times New Roman" w:cstheme="minorHAnsi"/>
          </w:rPr>
          <w:t xml:space="preserve">simulacrum </w:t>
        </w:r>
      </w:ins>
      <w:r>
        <w:rPr>
          <w:rFonts w:eastAsia="Times New Roman" w:cstheme="minorHAnsi"/>
        </w:rPr>
        <w:t xml:space="preserve">of the Well of Eternity), and the dome of arcane power weaved by Elisande, the Grand Magistrix. </w:t>
      </w:r>
      <w:r w:rsidR="001B605F" w:rsidRPr="001B605F">
        <w:rPr>
          <w:rFonts w:eastAsia="Times New Roman" w:cstheme="minorHAnsi"/>
        </w:rPr>
        <w:t>The nightborne look similar to night elves, but their overall appearance is darker. Their skin does not have the brighter skin tones of purple and pink that night elves do, instead having more pale skin with dark blue-purpl</w:t>
      </w:r>
      <w:del w:id="1439" w:author="Admin" w:date="2020-10-19T18:56:00Z">
        <w:r w:rsidR="001B605F" w:rsidRPr="001B605F" w:rsidDel="00E95E1F">
          <w:rPr>
            <w:rFonts w:eastAsia="Times New Roman" w:cstheme="minorHAnsi"/>
          </w:rPr>
          <w:delText>e</w:delText>
        </w:r>
      </w:del>
      <w:r w:rsidR="001B605F" w:rsidRPr="001B605F">
        <w:rPr>
          <w:rFonts w:eastAsia="Times New Roman" w:cstheme="minorHAnsi"/>
        </w:rPr>
        <w:t>ish tones. A shal'dorei's hair is also far less colorful than the kal'dorei's, having only white, gray, black, or very pale-blue hair colors. Glowing tattoos seem common among nightborne, though whether these are cosmetic or a result of the Nightwell's energy is unknown. Their eyes glow</w:t>
      </w:r>
      <w:ins w:id="1440" w:author="Admin" w:date="2020-10-19T18:57:00Z">
        <w:r w:rsidR="00E95E1F">
          <w:rPr>
            <w:rFonts w:eastAsia="Times New Roman" w:cstheme="minorHAnsi"/>
          </w:rPr>
          <w:t xml:space="preserve"> a</w:t>
        </w:r>
      </w:ins>
      <w:r w:rsidR="001B605F" w:rsidRPr="001B605F">
        <w:rPr>
          <w:rFonts w:eastAsia="Times New Roman" w:cstheme="minorHAnsi"/>
        </w:rPr>
        <w:t xml:space="preserve"> light</w:t>
      </w:r>
      <w:del w:id="1441" w:author="Admin" w:date="2020-10-19T18:57:00Z">
        <w:r w:rsidR="001B605F" w:rsidRPr="001B605F" w:rsidDel="00E95E1F">
          <w:rPr>
            <w:rFonts w:eastAsia="Times New Roman" w:cstheme="minorHAnsi"/>
          </w:rPr>
          <w:delText>-</w:delText>
        </w:r>
      </w:del>
      <w:ins w:id="1442" w:author="Admin" w:date="2020-10-19T18:57:00Z">
        <w:r w:rsidR="00E95E1F">
          <w:rPr>
            <w:rFonts w:eastAsia="Times New Roman" w:cstheme="minorHAnsi"/>
          </w:rPr>
          <w:t xml:space="preserve"> </w:t>
        </w:r>
      </w:ins>
      <w:r w:rsidR="001B605F" w:rsidRPr="001B605F">
        <w:rPr>
          <w:rFonts w:eastAsia="Times New Roman" w:cstheme="minorHAnsi"/>
        </w:rPr>
        <w:t>blue.</w:t>
      </w:r>
    </w:p>
    <w:p w14:paraId="306ED734" w14:textId="77777777" w:rsidR="001B605F" w:rsidRDefault="001B605F" w:rsidP="001B605F">
      <w:pPr>
        <w:contextualSpacing/>
        <w:rPr>
          <w:rFonts w:eastAsia="Times New Roman" w:cstheme="minorHAnsi"/>
        </w:rPr>
      </w:pPr>
    </w:p>
    <w:p w14:paraId="2742C101" w14:textId="77777777" w:rsidR="001B605F" w:rsidRDefault="001B605F" w:rsidP="001B605F">
      <w:pPr>
        <w:contextualSpacing/>
        <w:rPr>
          <w:rFonts w:eastAsia="Times New Roman" w:cstheme="minorHAnsi"/>
          <w:b/>
          <w:bCs/>
          <w:i/>
          <w:iCs/>
        </w:rPr>
      </w:pPr>
      <w:r w:rsidRPr="001B605F">
        <w:rPr>
          <w:rFonts w:eastAsia="Times New Roman" w:cstheme="minorHAnsi"/>
          <w:b/>
          <w:bCs/>
          <w:i/>
          <w:iCs/>
        </w:rPr>
        <w:t>Ability Score Increase. </w:t>
      </w:r>
      <w:r w:rsidRPr="001B605F">
        <w:rPr>
          <w:rFonts w:eastAsia="Times New Roman" w:cstheme="minorHAnsi"/>
        </w:rPr>
        <w:t>Your Intelligence score increases by 1.</w:t>
      </w:r>
    </w:p>
    <w:p w14:paraId="46F31868" w14:textId="77777777" w:rsidR="00744B6B" w:rsidRDefault="001B605F" w:rsidP="001B605F">
      <w:pPr>
        <w:contextualSpacing/>
        <w:rPr>
          <w:rFonts w:eastAsia="Times New Roman" w:cstheme="minorHAnsi"/>
        </w:rPr>
      </w:pPr>
      <w:r w:rsidRPr="001B605F">
        <w:rPr>
          <w:rFonts w:eastAsia="Times New Roman" w:cstheme="minorHAnsi"/>
          <w:b/>
          <w:bCs/>
          <w:i/>
          <w:iCs/>
        </w:rPr>
        <w:t>Affiliation.</w:t>
      </w:r>
      <w:r>
        <w:rPr>
          <w:rFonts w:eastAsia="Times New Roman" w:cstheme="minorHAnsi"/>
          <w:b/>
          <w:bCs/>
        </w:rPr>
        <w:t xml:space="preserve"> </w:t>
      </w:r>
      <w:r>
        <w:rPr>
          <w:rFonts w:eastAsia="Times New Roman" w:cstheme="minorHAnsi"/>
        </w:rPr>
        <w:t>Horde or Independent. When the dome began unweaving after the Battle of Nighthold during the third Burning Legion invasion of Azeroth, the leaders of the Nightborne elected to let it fade, subjecting the Nightborne to the same withdrawal the High Elves face, rather than face the alternative. Electing to join the Horde, the Nightborne found new and steadfast allies in the Blood Elves when they re-appeared in the world of Azeroth. Nightborne that are more independent-minded also roam the world, searching for ways to satiate their thirst for magic before it becomes an obsession like the Blood Elves.</w:t>
      </w:r>
    </w:p>
    <w:p w14:paraId="76FC2DD6" w14:textId="77777777" w:rsidR="001B605F" w:rsidRDefault="001B605F" w:rsidP="001B605F">
      <w:pPr>
        <w:contextualSpacing/>
        <w:rPr>
          <w:rFonts w:eastAsia="Times New Roman" w:cstheme="minorHAnsi"/>
        </w:rPr>
      </w:pPr>
    </w:p>
    <w:p w14:paraId="437765B3" w14:textId="77777777" w:rsidR="00D467FC" w:rsidRDefault="001B605F" w:rsidP="00D467FC">
      <w:pPr>
        <w:contextualSpacing/>
        <w:rPr>
          <w:rFonts w:eastAsia="Times New Roman" w:cstheme="minorHAnsi"/>
        </w:rPr>
      </w:pPr>
      <w:r w:rsidRPr="001B605F">
        <w:rPr>
          <w:rFonts w:eastAsia="Times New Roman" w:cstheme="minorHAnsi"/>
          <w:b/>
          <w:bCs/>
          <w:i/>
          <w:iCs/>
        </w:rPr>
        <w:t>Arcane Affinity.</w:t>
      </w:r>
      <w:r w:rsidRPr="001B605F">
        <w:rPr>
          <w:rFonts w:eastAsia="Times New Roman" w:cstheme="minorHAnsi"/>
          <w:b/>
          <w:bCs/>
        </w:rPr>
        <w:t> </w:t>
      </w:r>
      <w:r w:rsidR="00D467FC" w:rsidRPr="00D467FC">
        <w:rPr>
          <w:rFonts w:eastAsia="Times New Roman" w:cstheme="minorHAnsi"/>
        </w:rPr>
        <w:t>You</w:t>
      </w:r>
      <w:r w:rsidR="00D467FC">
        <w:rPr>
          <w:rFonts w:eastAsia="Times New Roman" w:cstheme="minorHAnsi"/>
        </w:rPr>
        <w:t xml:space="preserve"> have increased affinity with arcane magic. You can choose one of the following two features:</w:t>
      </w:r>
    </w:p>
    <w:p w14:paraId="568560B6" w14:textId="77777777" w:rsidR="001B605F" w:rsidRDefault="007C26D9" w:rsidP="007C26D9">
      <w:pPr>
        <w:pStyle w:val="ListParagraph"/>
        <w:numPr>
          <w:ilvl w:val="0"/>
          <w:numId w:val="57"/>
        </w:numPr>
        <w:rPr>
          <w:rFonts w:eastAsia="Times New Roman" w:cstheme="minorHAnsi"/>
        </w:rPr>
      </w:pPr>
      <w:r>
        <w:rPr>
          <w:rFonts w:eastAsia="Times New Roman" w:cstheme="minorHAnsi"/>
          <w:i/>
          <w:iCs/>
        </w:rPr>
        <w:t xml:space="preserve">Augment Weave. </w:t>
      </w:r>
      <w:r w:rsidR="001B605F" w:rsidRPr="00D467FC">
        <w:rPr>
          <w:rFonts w:eastAsia="Times New Roman" w:cstheme="minorHAnsi"/>
        </w:rPr>
        <w:t xml:space="preserve">You </w:t>
      </w:r>
      <w:r w:rsidR="00F73CB6" w:rsidRPr="00D467FC">
        <w:rPr>
          <w:rFonts w:eastAsia="Times New Roman" w:cstheme="minorHAnsi"/>
        </w:rPr>
        <w:t xml:space="preserve">deal one additional </w:t>
      </w:r>
      <w:r w:rsidR="001B605F" w:rsidRPr="00D467FC">
        <w:rPr>
          <w:rFonts w:eastAsia="Times New Roman" w:cstheme="minorHAnsi"/>
        </w:rPr>
        <w:t xml:space="preserve">point of arcane damage </w:t>
      </w:r>
      <w:r w:rsidR="00F73CB6" w:rsidRPr="00D467FC">
        <w:rPr>
          <w:rFonts w:eastAsia="Times New Roman" w:cstheme="minorHAnsi"/>
        </w:rPr>
        <w:t xml:space="preserve">for each damage dice with your </w:t>
      </w:r>
      <w:r w:rsidR="001B605F" w:rsidRPr="00D467FC">
        <w:rPr>
          <w:rFonts w:eastAsia="Times New Roman" w:cstheme="minorHAnsi"/>
        </w:rPr>
        <w:t xml:space="preserve">arcane spells. This applies once per </w:t>
      </w:r>
      <w:r w:rsidR="00F73CB6" w:rsidRPr="00D467FC">
        <w:rPr>
          <w:rFonts w:eastAsia="Times New Roman" w:cstheme="minorHAnsi"/>
        </w:rPr>
        <w:t>spell</w:t>
      </w:r>
      <w:r w:rsidR="001B605F" w:rsidRPr="00D467FC">
        <w:rPr>
          <w:rFonts w:eastAsia="Times New Roman" w:cstheme="minorHAnsi"/>
        </w:rPr>
        <w:t>.</w:t>
      </w:r>
      <w:r w:rsidR="00D467FC" w:rsidRPr="00D467FC">
        <w:rPr>
          <w:rFonts w:eastAsia="Times New Roman" w:cstheme="minorHAnsi"/>
        </w:rPr>
        <w:t xml:space="preserve"> </w:t>
      </w:r>
      <w:r w:rsidR="00216993">
        <w:rPr>
          <w:rFonts w:eastAsia="Times New Roman" w:cstheme="minorHAnsi"/>
        </w:rPr>
        <w:t xml:space="preserve">You may apply this to spells that do not deal arcane damage, but only once per short or long rest. </w:t>
      </w:r>
    </w:p>
    <w:p w14:paraId="55DC1A68" w14:textId="77777777" w:rsidR="001E65D6" w:rsidRPr="00D467FC" w:rsidRDefault="001E65D6">
      <w:pPr>
        <w:pStyle w:val="ListParagraph"/>
        <w:numPr>
          <w:ilvl w:val="0"/>
          <w:numId w:val="57"/>
        </w:numPr>
        <w:rPr>
          <w:rFonts w:eastAsia="Times New Roman" w:cstheme="minorHAnsi"/>
        </w:rPr>
      </w:pPr>
      <w:r>
        <w:rPr>
          <w:rFonts w:eastAsia="Times New Roman" w:cstheme="minorHAnsi"/>
          <w:i/>
          <w:iCs/>
        </w:rPr>
        <w:t xml:space="preserve">Arcane Strike. </w:t>
      </w:r>
      <w:r>
        <w:rPr>
          <w:rFonts w:eastAsia="Times New Roman" w:cstheme="minorHAnsi"/>
        </w:rPr>
        <w:t xml:space="preserve">You can enhance your attacks with a blast of arcane damage. As a [strike] effect, you can add 1d6 points of arcane damage to your melee or ranged weapon attacks. For every four character levels you gain, you gain an additional dice of damage. You may choose to spend them all at once or one for each attack. You regain all </w:t>
      </w:r>
      <w:ins w:id="1443" w:author="Admin" w:date="2020-10-19T18:58:00Z">
        <w:r w:rsidR="00E95E1F">
          <w:rPr>
            <w:rFonts w:eastAsia="Times New Roman" w:cstheme="minorHAnsi"/>
          </w:rPr>
          <w:t xml:space="preserve">spent </w:t>
        </w:r>
      </w:ins>
      <w:del w:id="1444" w:author="Admin" w:date="2020-10-19T18:58:00Z">
        <w:r w:rsidDel="00E95E1F">
          <w:rPr>
            <w:rFonts w:eastAsia="Times New Roman" w:cstheme="minorHAnsi"/>
          </w:rPr>
          <w:delText xml:space="preserve">uses </w:delText>
        </w:r>
      </w:del>
      <w:ins w:id="1445" w:author="Admin" w:date="2020-10-19T18:58:00Z">
        <w:r w:rsidR="00E95E1F">
          <w:rPr>
            <w:rFonts w:eastAsia="Times New Roman" w:cstheme="minorHAnsi"/>
          </w:rPr>
          <w:t xml:space="preserve">dice </w:t>
        </w:r>
      </w:ins>
      <w:r>
        <w:rPr>
          <w:rFonts w:eastAsia="Times New Roman" w:cstheme="minorHAnsi"/>
        </w:rPr>
        <w:t xml:space="preserve">at the end of a short rest. </w:t>
      </w:r>
    </w:p>
    <w:p w14:paraId="77EDDE05" w14:textId="77777777" w:rsidR="00D467FC" w:rsidRDefault="007C26D9" w:rsidP="00241644">
      <w:pPr>
        <w:pStyle w:val="ListParagraph"/>
        <w:numPr>
          <w:ilvl w:val="0"/>
          <w:numId w:val="57"/>
        </w:numPr>
        <w:rPr>
          <w:rFonts w:eastAsia="Times New Roman" w:cstheme="minorHAnsi"/>
        </w:rPr>
      </w:pPr>
      <w:r>
        <w:rPr>
          <w:rFonts w:eastAsia="Times New Roman" w:cstheme="minorHAnsi"/>
          <w:i/>
          <w:iCs/>
        </w:rPr>
        <w:t xml:space="preserve">Energy Blast. </w:t>
      </w:r>
      <w:r w:rsidR="00D467FC">
        <w:rPr>
          <w:rFonts w:eastAsia="Times New Roman" w:cstheme="minorHAnsi"/>
        </w:rPr>
        <w:t xml:space="preserve">You can release a blast of arcane force as if you possessed the Mystic Blast feat (arcane damage only). You may </w:t>
      </w:r>
      <w:r w:rsidR="00241644">
        <w:rPr>
          <w:rFonts w:eastAsia="Times New Roman" w:cstheme="minorHAnsi"/>
        </w:rPr>
        <w:t xml:space="preserve">use this blast </w:t>
      </w:r>
      <w:r w:rsidR="00D467FC">
        <w:rPr>
          <w:rFonts w:eastAsia="Times New Roman" w:cstheme="minorHAnsi"/>
        </w:rPr>
        <w:t xml:space="preserve">number of times equal to your Intelligence modifier before replenishing at a long rest. </w:t>
      </w:r>
      <w:r w:rsidR="00241644">
        <w:rPr>
          <w:rFonts w:eastAsia="Times New Roman" w:cstheme="minorHAnsi"/>
        </w:rPr>
        <w:t xml:space="preserve">This deals a number of </w:t>
      </w:r>
      <w:r w:rsidR="00216993">
        <w:rPr>
          <w:rFonts w:eastAsia="Times New Roman" w:cstheme="minorHAnsi"/>
        </w:rPr>
        <w:t xml:space="preserve">d4 </w:t>
      </w:r>
      <w:r w:rsidR="00241644">
        <w:rPr>
          <w:rFonts w:eastAsia="Times New Roman" w:cstheme="minorHAnsi"/>
        </w:rPr>
        <w:t>dice equal to one-quarter your level</w:t>
      </w:r>
      <w:r w:rsidR="00216993">
        <w:rPr>
          <w:rFonts w:eastAsia="Times New Roman" w:cstheme="minorHAnsi"/>
        </w:rPr>
        <w:t xml:space="preserve"> (minimum 1d4)</w:t>
      </w:r>
      <w:r w:rsidR="00241644">
        <w:rPr>
          <w:rFonts w:eastAsia="Times New Roman" w:cstheme="minorHAnsi"/>
        </w:rPr>
        <w:t xml:space="preserve">. </w:t>
      </w:r>
    </w:p>
    <w:p w14:paraId="7B6B68A3" w14:textId="77777777" w:rsidR="001B605F" w:rsidRDefault="001B605F" w:rsidP="00721264">
      <w:pPr>
        <w:contextualSpacing/>
        <w:rPr>
          <w:rFonts w:eastAsia="Times New Roman" w:cstheme="minorHAnsi"/>
        </w:rPr>
      </w:pPr>
      <w:r w:rsidRPr="001B605F">
        <w:rPr>
          <w:rFonts w:eastAsia="Times New Roman" w:cstheme="minorHAnsi"/>
          <w:b/>
          <w:bCs/>
          <w:i/>
          <w:iCs/>
        </w:rPr>
        <w:t>Blessing of the Nightwell.</w:t>
      </w:r>
      <w:r w:rsidRPr="001B605F">
        <w:rPr>
          <w:rFonts w:eastAsia="Times New Roman" w:cstheme="minorHAnsi"/>
          <w:b/>
          <w:bCs/>
        </w:rPr>
        <w:t> </w:t>
      </w:r>
      <w:r w:rsidRPr="001B605F">
        <w:rPr>
          <w:rFonts w:eastAsia="Times New Roman" w:cstheme="minorHAnsi"/>
        </w:rPr>
        <w:t xml:space="preserve">You have resistance to </w:t>
      </w:r>
      <w:r w:rsidR="00721264">
        <w:rPr>
          <w:rFonts w:eastAsia="Times New Roman" w:cstheme="minorHAnsi"/>
        </w:rPr>
        <w:t>a</w:t>
      </w:r>
      <w:r w:rsidRPr="001B605F">
        <w:rPr>
          <w:rFonts w:eastAsia="Times New Roman" w:cstheme="minorHAnsi"/>
        </w:rPr>
        <w:t>rcane damage.</w:t>
      </w:r>
    </w:p>
    <w:p w14:paraId="629A3B1C" w14:textId="77777777" w:rsidR="001B605F" w:rsidRDefault="001B605F" w:rsidP="006E79C4">
      <w:pPr>
        <w:contextualSpacing/>
        <w:rPr>
          <w:rFonts w:eastAsia="Times New Roman" w:cstheme="minorHAnsi"/>
        </w:rPr>
      </w:pPr>
      <w:r w:rsidRPr="001B605F">
        <w:rPr>
          <w:rFonts w:eastAsia="Times New Roman" w:cstheme="minorHAnsi"/>
          <w:b/>
          <w:bCs/>
          <w:i/>
          <w:iCs/>
        </w:rPr>
        <w:t>Nightfallen Magic.</w:t>
      </w:r>
      <w:r w:rsidRPr="001B605F">
        <w:rPr>
          <w:rFonts w:eastAsia="Times New Roman" w:cstheme="minorHAnsi"/>
          <w:b/>
          <w:bCs/>
        </w:rPr>
        <w:t> </w:t>
      </w:r>
      <w:r w:rsidRPr="001B605F">
        <w:rPr>
          <w:rFonts w:eastAsia="Times New Roman" w:cstheme="minorHAnsi"/>
        </w:rPr>
        <w:t xml:space="preserve">You know the </w:t>
      </w:r>
      <w:r w:rsidR="008E6EC1" w:rsidRPr="008E6EC1">
        <w:rPr>
          <w:rFonts w:eastAsia="Times New Roman" w:cstheme="minorHAnsi"/>
          <w:i/>
          <w:iCs/>
        </w:rPr>
        <w:t>m</w:t>
      </w:r>
      <w:r w:rsidRPr="008E6EC1">
        <w:rPr>
          <w:rFonts w:eastAsia="Times New Roman" w:cstheme="minorHAnsi"/>
          <w:i/>
          <w:iCs/>
        </w:rPr>
        <w:t xml:space="preserve">age </w:t>
      </w:r>
      <w:r w:rsidR="008E6EC1" w:rsidRPr="008E6EC1">
        <w:rPr>
          <w:rFonts w:eastAsia="Times New Roman" w:cstheme="minorHAnsi"/>
          <w:i/>
          <w:iCs/>
        </w:rPr>
        <w:t>h</w:t>
      </w:r>
      <w:r w:rsidRPr="008E6EC1">
        <w:rPr>
          <w:rFonts w:eastAsia="Times New Roman" w:cstheme="minorHAnsi"/>
          <w:i/>
          <w:iCs/>
        </w:rPr>
        <w:t>and</w:t>
      </w:r>
      <w:r w:rsidRPr="001B605F">
        <w:rPr>
          <w:rFonts w:eastAsia="Times New Roman" w:cstheme="minorHAnsi"/>
        </w:rPr>
        <w:t xml:space="preserve"> cantrip and can cast it normally (caster level equal to your character level). When you reach 3rd level, you can also cast </w:t>
      </w:r>
      <w:r w:rsidR="008E6EC1" w:rsidRPr="008E6EC1">
        <w:rPr>
          <w:rFonts w:eastAsia="Times New Roman" w:cstheme="minorHAnsi"/>
          <w:i/>
          <w:iCs/>
        </w:rPr>
        <w:t>d</w:t>
      </w:r>
      <w:r w:rsidRPr="008E6EC1">
        <w:rPr>
          <w:rFonts w:eastAsia="Times New Roman" w:cstheme="minorHAnsi"/>
          <w:i/>
          <w:iCs/>
        </w:rPr>
        <w:t xml:space="preserve">etect </w:t>
      </w:r>
      <w:r w:rsidR="008E6EC1" w:rsidRPr="008E6EC1">
        <w:rPr>
          <w:rFonts w:eastAsia="Times New Roman" w:cstheme="minorHAnsi"/>
          <w:i/>
          <w:iCs/>
        </w:rPr>
        <w:t>m</w:t>
      </w:r>
      <w:r w:rsidRPr="008E6EC1">
        <w:rPr>
          <w:rFonts w:eastAsia="Times New Roman" w:cstheme="minorHAnsi"/>
          <w:i/>
          <w:iCs/>
        </w:rPr>
        <w:t>agic</w:t>
      </w:r>
      <w:r w:rsidRPr="001B605F">
        <w:rPr>
          <w:rFonts w:eastAsia="Times New Roman" w:cstheme="minorHAnsi"/>
        </w:rPr>
        <w:t xml:space="preserve"> as a 1st level spell. When you reach 5th level, you can also cast the </w:t>
      </w:r>
      <w:r w:rsidR="008E6EC1" w:rsidRPr="008E6EC1">
        <w:rPr>
          <w:rFonts w:eastAsia="Times New Roman" w:cstheme="minorHAnsi"/>
          <w:i/>
          <w:iCs/>
        </w:rPr>
        <w:t>a</w:t>
      </w:r>
      <w:r w:rsidR="006D73F3" w:rsidRPr="008E6EC1">
        <w:rPr>
          <w:rFonts w:eastAsia="Times New Roman" w:cstheme="minorHAnsi"/>
          <w:i/>
          <w:iCs/>
        </w:rPr>
        <w:t xml:space="preserve">rcane </w:t>
      </w:r>
      <w:r w:rsidR="008E6EC1" w:rsidRPr="008E6EC1">
        <w:rPr>
          <w:rFonts w:eastAsia="Times New Roman" w:cstheme="minorHAnsi"/>
          <w:i/>
          <w:iCs/>
        </w:rPr>
        <w:t>e</w:t>
      </w:r>
      <w:r w:rsidR="006D73F3" w:rsidRPr="008E6EC1">
        <w:rPr>
          <w:rFonts w:eastAsia="Times New Roman" w:cstheme="minorHAnsi"/>
          <w:i/>
          <w:iCs/>
        </w:rPr>
        <w:t>xplosion</w:t>
      </w:r>
      <w:r w:rsidRPr="001B605F">
        <w:rPr>
          <w:rFonts w:eastAsia="Times New Roman" w:cstheme="minorHAnsi"/>
        </w:rPr>
        <w:t xml:space="preserve"> spell as a 2nd level spell. Intelligence is your spellcasting ability for these spells, and you use your mana pool for these abilities (</w:t>
      </w:r>
      <w:ins w:id="1446" w:author="Admin" w:date="2021-06-20T13:54:00Z">
        <w:r w:rsidR="006E79C4">
          <w:rPr>
            <w:rFonts w:eastAsia="Times New Roman" w:cstheme="minorHAnsi"/>
          </w:rPr>
          <w:t xml:space="preserve">your mana pool is considered active, </w:t>
        </w:r>
      </w:ins>
      <w:r w:rsidRPr="001B605F">
        <w:rPr>
          <w:rFonts w:eastAsia="Times New Roman" w:cstheme="minorHAnsi"/>
        </w:rPr>
        <w:t>even if you are not normally a spellcaster). While you use such abilities</w:t>
      </w:r>
      <w:ins w:id="1447" w:author="Admin" w:date="2021-06-20T13:54:00Z">
        <w:r w:rsidR="006E79C4">
          <w:rPr>
            <w:rFonts w:eastAsia="Times New Roman" w:cstheme="minorHAnsi"/>
          </w:rPr>
          <w:t xml:space="preserve">, </w:t>
        </w:r>
      </w:ins>
      <w:del w:id="1448" w:author="Admin" w:date="2021-06-20T13:54:00Z">
        <w:r w:rsidRPr="001B605F" w:rsidDel="006E79C4">
          <w:rPr>
            <w:rFonts w:eastAsia="Times New Roman" w:cstheme="minorHAnsi"/>
          </w:rPr>
          <w:delText xml:space="preserve"> (and after using them for one hour), </w:delText>
        </w:r>
      </w:del>
      <w:r w:rsidRPr="001B605F">
        <w:rPr>
          <w:rFonts w:eastAsia="Times New Roman" w:cstheme="minorHAnsi"/>
        </w:rPr>
        <w:t>your eyes glow a light blue</w:t>
      </w:r>
      <w:ins w:id="1449" w:author="Admin" w:date="2021-06-20T13:54:00Z">
        <w:r w:rsidR="006E79C4">
          <w:rPr>
            <w:rFonts w:eastAsia="Times New Roman" w:cstheme="minorHAnsi"/>
          </w:rPr>
          <w:t>, and for one hour thereafter</w:t>
        </w:r>
      </w:ins>
      <w:r w:rsidRPr="001B605F">
        <w:rPr>
          <w:rFonts w:eastAsia="Times New Roman" w:cstheme="minorHAnsi"/>
        </w:rPr>
        <w:t>. </w:t>
      </w:r>
      <w:r w:rsidRPr="001B605F">
        <w:rPr>
          <w:rFonts w:eastAsia="Times New Roman" w:cstheme="minorHAnsi"/>
        </w:rPr>
        <w:br/>
        <w:t>If you can already cast such spells (and have a sufficiently high caster level</w:t>
      </w:r>
      <w:ins w:id="1450" w:author="Admin" w:date="2021-06-20T13:54:00Z">
        <w:r w:rsidR="006E79C4">
          <w:rPr>
            <w:rFonts w:eastAsia="Times New Roman" w:cstheme="minorHAnsi"/>
          </w:rPr>
          <w:t xml:space="preserve"> to access them</w:t>
        </w:r>
      </w:ins>
      <w:r w:rsidRPr="001B605F">
        <w:rPr>
          <w:rFonts w:eastAsia="Times New Roman" w:cstheme="minorHAnsi"/>
        </w:rPr>
        <w:t>), they are always prepared for free. </w:t>
      </w:r>
    </w:p>
    <w:p w14:paraId="51DA91CA" w14:textId="77777777" w:rsidR="001209BA" w:rsidRPr="000D5DB5" w:rsidRDefault="001209BA" w:rsidP="001209BA">
      <w:pPr>
        <w:contextualSpacing/>
        <w:rPr>
          <w:rFonts w:eastAsia="Times New Roman" w:cstheme="minorHAnsi"/>
          <w:sz w:val="24"/>
          <w:szCs w:val="24"/>
        </w:rPr>
      </w:pPr>
      <w:r w:rsidRPr="000D5DB5">
        <w:rPr>
          <w:rFonts w:eastAsia="Times New Roman" w:cstheme="minorHAnsi"/>
          <w:b/>
          <w:bCs/>
          <w:i/>
          <w:iCs/>
          <w:color w:val="000000"/>
        </w:rPr>
        <w:t xml:space="preserve">Extra Language. </w:t>
      </w:r>
      <w:r w:rsidRPr="000D5DB5">
        <w:rPr>
          <w:rFonts w:eastAsia="Times New Roman" w:cstheme="minorHAnsi"/>
          <w:color w:val="000000"/>
        </w:rPr>
        <w:t>You can speak, read, and write one extra language of your choice.</w:t>
      </w:r>
    </w:p>
    <w:p w14:paraId="4917CC72" w14:textId="77777777" w:rsidR="001209BA" w:rsidRDefault="001209BA" w:rsidP="001B605F">
      <w:pPr>
        <w:contextualSpacing/>
        <w:rPr>
          <w:rFonts w:eastAsia="Times New Roman" w:cstheme="minorHAnsi"/>
        </w:rPr>
      </w:pPr>
    </w:p>
    <w:p w14:paraId="310B17FE" w14:textId="77777777" w:rsidR="001209BA" w:rsidRPr="000D5DB5" w:rsidRDefault="001209BA" w:rsidP="001209BA">
      <w:pPr>
        <w:contextualSpacing/>
        <w:rPr>
          <w:rFonts w:eastAsia="Times New Roman" w:cstheme="minorHAnsi"/>
          <w:sz w:val="24"/>
          <w:szCs w:val="24"/>
        </w:rPr>
      </w:pPr>
      <w:r w:rsidRPr="000D5DB5">
        <w:rPr>
          <w:rFonts w:eastAsia="Times New Roman" w:cstheme="minorHAnsi"/>
          <w:b/>
          <w:bCs/>
          <w:color w:val="000000"/>
        </w:rPr>
        <w:lastRenderedPageBreak/>
        <w:t>Names</w:t>
      </w:r>
      <w:r w:rsidRPr="000D5DB5">
        <w:rPr>
          <w:rFonts w:eastAsia="Times New Roman" w:cstheme="minorHAnsi"/>
          <w:color w:val="000000"/>
        </w:rPr>
        <w:t xml:space="preserve">. Ilthilior, Mellitharn, </w:t>
      </w:r>
      <w:r w:rsidRPr="001209BA">
        <w:rPr>
          <w:rFonts w:eastAsia="Times New Roman" w:cstheme="minorHAnsi"/>
          <w:color w:val="000000"/>
        </w:rPr>
        <w:t>Lurunic</w:t>
      </w:r>
      <w:r w:rsidRPr="000D5DB5">
        <w:rPr>
          <w:rFonts w:eastAsia="Times New Roman" w:cstheme="minorHAnsi"/>
          <w:color w:val="000000"/>
        </w:rPr>
        <w:t xml:space="preserve">, </w:t>
      </w:r>
      <w:r w:rsidRPr="001209BA">
        <w:rPr>
          <w:rFonts w:eastAsia="Times New Roman" w:cstheme="minorHAnsi"/>
          <w:color w:val="000000"/>
        </w:rPr>
        <w:t>Elleshel</w:t>
      </w:r>
      <w:r w:rsidRPr="000D5DB5">
        <w:rPr>
          <w:rFonts w:eastAsia="Times New Roman" w:cstheme="minorHAnsi"/>
          <w:color w:val="000000"/>
        </w:rPr>
        <w:t xml:space="preserve">, Mardant, </w:t>
      </w:r>
      <w:r w:rsidRPr="001209BA">
        <w:rPr>
          <w:rFonts w:eastAsia="Times New Roman" w:cstheme="minorHAnsi"/>
          <w:color w:val="000000"/>
        </w:rPr>
        <w:t>Faldres</w:t>
      </w:r>
      <w:r w:rsidRPr="000D5DB5">
        <w:rPr>
          <w:rFonts w:eastAsia="Times New Roman" w:cstheme="minorHAnsi"/>
          <w:color w:val="000000"/>
        </w:rPr>
        <w:t>.</w:t>
      </w:r>
    </w:p>
    <w:p w14:paraId="11A4384E" w14:textId="77777777" w:rsidR="001209BA" w:rsidRPr="000D5DB5" w:rsidRDefault="001209BA" w:rsidP="001209BA">
      <w:pPr>
        <w:contextualSpacing/>
        <w:rPr>
          <w:rFonts w:eastAsia="Times New Roman" w:cstheme="minorHAnsi"/>
          <w:sz w:val="24"/>
          <w:szCs w:val="24"/>
        </w:rPr>
      </w:pPr>
      <w:r w:rsidRPr="000D5DB5">
        <w:rPr>
          <w:rFonts w:eastAsia="Times New Roman" w:cstheme="minorHAnsi"/>
          <w:b/>
          <w:bCs/>
          <w:color w:val="000000"/>
        </w:rPr>
        <w:t xml:space="preserve">Female Names. </w:t>
      </w:r>
      <w:r w:rsidRPr="001209BA">
        <w:rPr>
          <w:rFonts w:eastAsia="Times New Roman" w:cstheme="minorHAnsi"/>
          <w:color w:val="000000"/>
        </w:rPr>
        <w:t>Kandui</w:t>
      </w:r>
      <w:r w:rsidRPr="000D5DB5">
        <w:rPr>
          <w:rFonts w:eastAsia="Times New Roman" w:cstheme="minorHAnsi"/>
          <w:color w:val="000000"/>
        </w:rPr>
        <w:t xml:space="preserve">, Deliantha, </w:t>
      </w:r>
      <w:r w:rsidRPr="001209BA">
        <w:rPr>
          <w:rFonts w:eastAsia="Times New Roman" w:cstheme="minorHAnsi"/>
          <w:color w:val="000000"/>
        </w:rPr>
        <w:t>Allainn</w:t>
      </w:r>
      <w:r w:rsidRPr="000D5DB5">
        <w:rPr>
          <w:rFonts w:eastAsia="Times New Roman" w:cstheme="minorHAnsi"/>
          <w:color w:val="000000"/>
        </w:rPr>
        <w:t xml:space="preserve">, Freja, Alannaria, </w:t>
      </w:r>
      <w:r w:rsidRPr="001209BA">
        <w:rPr>
          <w:rFonts w:eastAsia="Times New Roman" w:cstheme="minorHAnsi"/>
          <w:color w:val="000000"/>
        </w:rPr>
        <w:t>Macianne</w:t>
      </w:r>
      <w:r w:rsidRPr="000D5DB5">
        <w:rPr>
          <w:rFonts w:eastAsia="Times New Roman" w:cstheme="minorHAnsi"/>
          <w:color w:val="000000"/>
        </w:rPr>
        <w:t>.</w:t>
      </w:r>
    </w:p>
    <w:p w14:paraId="6410B152" w14:textId="77777777" w:rsidR="001209BA" w:rsidRPr="001209BA" w:rsidRDefault="001209BA" w:rsidP="001209BA">
      <w:pPr>
        <w:rPr>
          <w:rFonts w:eastAsia="Times New Roman" w:cstheme="minorHAnsi"/>
          <w:color w:val="000000"/>
        </w:rPr>
      </w:pPr>
      <w:r w:rsidRPr="000D5DB5">
        <w:rPr>
          <w:rFonts w:eastAsia="Times New Roman" w:cstheme="minorHAnsi"/>
          <w:b/>
          <w:bCs/>
          <w:color w:val="000000"/>
        </w:rPr>
        <w:t xml:space="preserve">Family Names. </w:t>
      </w:r>
      <w:r w:rsidRPr="001209BA">
        <w:rPr>
          <w:rFonts w:eastAsia="Times New Roman" w:cstheme="minorHAnsi"/>
          <w:color w:val="000000"/>
        </w:rPr>
        <w:t>Margaux</w:t>
      </w:r>
      <w:r w:rsidRPr="000D5DB5">
        <w:rPr>
          <w:rFonts w:eastAsia="Times New Roman" w:cstheme="minorHAnsi"/>
          <w:color w:val="000000"/>
        </w:rPr>
        <w:t xml:space="preserve">, </w:t>
      </w:r>
      <w:r w:rsidRPr="001209BA">
        <w:rPr>
          <w:rFonts w:eastAsia="Times New Roman" w:cstheme="minorHAnsi"/>
          <w:color w:val="000000"/>
        </w:rPr>
        <w:t>Babineaux</w:t>
      </w:r>
      <w:r w:rsidRPr="000D5DB5">
        <w:rPr>
          <w:rFonts w:eastAsia="Times New Roman" w:cstheme="minorHAnsi"/>
          <w:color w:val="000000"/>
        </w:rPr>
        <w:t xml:space="preserve">, </w:t>
      </w:r>
      <w:r w:rsidRPr="001209BA">
        <w:rPr>
          <w:rFonts w:eastAsia="Times New Roman" w:cstheme="minorHAnsi"/>
          <w:color w:val="000000"/>
        </w:rPr>
        <w:t>Gillette</w:t>
      </w:r>
      <w:r w:rsidRPr="000D5DB5">
        <w:rPr>
          <w:rFonts w:eastAsia="Times New Roman" w:cstheme="minorHAnsi"/>
          <w:color w:val="000000"/>
        </w:rPr>
        <w:t xml:space="preserve">, </w:t>
      </w:r>
      <w:r w:rsidRPr="001209BA">
        <w:rPr>
          <w:rFonts w:eastAsia="Times New Roman" w:cstheme="minorHAnsi"/>
          <w:color w:val="000000"/>
        </w:rPr>
        <w:t>Clarent</w:t>
      </w:r>
      <w:r w:rsidRPr="000D5DB5">
        <w:rPr>
          <w:rFonts w:eastAsia="Times New Roman" w:cstheme="minorHAnsi"/>
          <w:color w:val="000000"/>
        </w:rPr>
        <w:t xml:space="preserve">, </w:t>
      </w:r>
      <w:r w:rsidRPr="001209BA">
        <w:rPr>
          <w:rFonts w:eastAsia="Times New Roman" w:cstheme="minorHAnsi"/>
          <w:color w:val="000000"/>
        </w:rPr>
        <w:t>Roux</w:t>
      </w:r>
      <w:r w:rsidRPr="000D5DB5">
        <w:rPr>
          <w:rFonts w:eastAsia="Times New Roman" w:cstheme="minorHAnsi"/>
          <w:color w:val="000000"/>
        </w:rPr>
        <w:t xml:space="preserve">, </w:t>
      </w:r>
      <w:r w:rsidRPr="001209BA">
        <w:rPr>
          <w:rFonts w:eastAsia="Times New Roman" w:cstheme="minorHAnsi"/>
          <w:color w:val="000000"/>
        </w:rPr>
        <w:t>Prideux</w:t>
      </w:r>
      <w:r w:rsidRPr="000D5DB5">
        <w:rPr>
          <w:rFonts w:eastAsia="Times New Roman" w:cstheme="minorHAnsi"/>
          <w:color w:val="000000"/>
        </w:rPr>
        <w:t>.</w:t>
      </w:r>
    </w:p>
    <w:p w14:paraId="6F6F7E56" w14:textId="77777777" w:rsidR="001B605F" w:rsidRDefault="001B605F" w:rsidP="001B605F">
      <w:pPr>
        <w:contextualSpacing/>
        <w:rPr>
          <w:rFonts w:eastAsia="Times New Roman" w:cstheme="minorHAnsi"/>
        </w:rPr>
      </w:pPr>
    </w:p>
    <w:p w14:paraId="234EAA7F" w14:textId="77777777" w:rsidR="001B605F" w:rsidRPr="000D5DB5" w:rsidRDefault="001B605F" w:rsidP="001B605F">
      <w:pPr>
        <w:pStyle w:val="Heading3"/>
        <w:rPr>
          <w:sz w:val="27"/>
        </w:rPr>
      </w:pPr>
      <w:bookmarkStart w:id="1451" w:name="_Toc54196370"/>
      <w:r>
        <w:t xml:space="preserve">Void Elves </w:t>
      </w:r>
      <w:r w:rsidRPr="000D5DB5">
        <w:t>(</w:t>
      </w:r>
      <w:r>
        <w:t>Ren</w:t>
      </w:r>
      <w:r w:rsidRPr="00744B6B">
        <w:t>'dorei</w:t>
      </w:r>
      <w:r w:rsidRPr="000D5DB5">
        <w:t>)</w:t>
      </w:r>
      <w:bookmarkEnd w:id="1451"/>
      <w:r w:rsidRPr="000D5DB5">
        <w:t xml:space="preserve"> </w:t>
      </w:r>
    </w:p>
    <w:p w14:paraId="1BEF8A5A" w14:textId="77777777" w:rsidR="001B605F" w:rsidRPr="001B605F" w:rsidRDefault="001B605F" w:rsidP="001B605F">
      <w:pPr>
        <w:contextualSpacing/>
        <w:rPr>
          <w:rFonts w:eastAsia="Times New Roman" w:cstheme="minorHAnsi"/>
          <w:i/>
          <w:iCs/>
        </w:rPr>
      </w:pPr>
      <w:r w:rsidRPr="001B605F">
        <w:rPr>
          <w:rFonts w:eastAsia="Times New Roman" w:cstheme="minorHAnsi"/>
          <w:i/>
          <w:iCs/>
        </w:rPr>
        <w:t>"You have known the Shadow as nothing but horrors. The Shadow sees the Light in the same way. Neither viewpoint is true. Neither is wrong."</w:t>
      </w:r>
    </w:p>
    <w:p w14:paraId="4F9B6BB9" w14:textId="77777777" w:rsidR="00744B6B" w:rsidRDefault="001B605F" w:rsidP="00744B6B">
      <w:pPr>
        <w:contextualSpacing/>
        <w:rPr>
          <w:rFonts w:eastAsia="Times New Roman" w:cstheme="minorHAnsi"/>
        </w:rPr>
      </w:pPr>
      <w:r>
        <w:rPr>
          <w:rFonts w:eastAsia="Times New Roman" w:cstheme="minorHAnsi"/>
        </w:rPr>
        <w:t>- Locus-Walker</w:t>
      </w:r>
    </w:p>
    <w:p w14:paraId="1880678F" w14:textId="77777777" w:rsidR="001B605F" w:rsidRDefault="001B605F" w:rsidP="00744B6B">
      <w:pPr>
        <w:contextualSpacing/>
        <w:rPr>
          <w:rFonts w:eastAsia="Times New Roman" w:cstheme="minorHAnsi"/>
        </w:rPr>
      </w:pPr>
    </w:p>
    <w:p w14:paraId="11119A24" w14:textId="77777777" w:rsidR="001B605F" w:rsidRDefault="001B605F" w:rsidP="001B605F">
      <w:pPr>
        <w:contextualSpacing/>
        <w:rPr>
          <w:rFonts w:eastAsia="Times New Roman" w:cstheme="minorHAnsi"/>
        </w:rPr>
      </w:pPr>
      <w:r>
        <w:rPr>
          <w:rFonts w:eastAsia="Times New Roman" w:cstheme="minorHAnsi"/>
        </w:rPr>
        <w:t>As a void elf, you may be drawn from a small and elite cadre of high elven warriors, mages, and warlocks, or have come to learn the ways of the void by drawing upon void mana.</w:t>
      </w:r>
    </w:p>
    <w:p w14:paraId="6B530B9A" w14:textId="77777777" w:rsidR="001209BA" w:rsidRDefault="001209BA" w:rsidP="001209BA">
      <w:pPr>
        <w:rPr>
          <w:rFonts w:eastAsia="Times New Roman" w:cstheme="minorHAnsi"/>
        </w:rPr>
      </w:pPr>
      <w:r w:rsidRPr="001209BA">
        <w:rPr>
          <w:rFonts w:eastAsia="Times New Roman" w:cstheme="minorHAnsi"/>
        </w:rPr>
        <w:t xml:space="preserve">Void elves have extremely pale skin, blue eyes, and hair with varying shades of purple and blue - sometimes with </w:t>
      </w:r>
      <w:r w:rsidR="00F4084F" w:rsidRPr="001209BA">
        <w:rPr>
          <w:rFonts w:eastAsia="Times New Roman" w:cstheme="minorHAnsi"/>
        </w:rPr>
        <w:t>tentacle</w:t>
      </w:r>
      <w:r w:rsidRPr="001209BA">
        <w:rPr>
          <w:rFonts w:eastAsia="Times New Roman" w:cstheme="minorHAnsi"/>
        </w:rPr>
        <w:t>-shaped dreadlocks. On occasion in combat they fully embrace the Void, shrouding their entire bodies in purple shadow magic</w:t>
      </w:r>
      <w:r w:rsidR="00F4084F">
        <w:rPr>
          <w:rFonts w:eastAsia="Times New Roman" w:cstheme="minorHAnsi"/>
        </w:rPr>
        <w:t xml:space="preserve"> (such as when using one of the racial traits)</w:t>
      </w:r>
      <w:r w:rsidRPr="001209BA">
        <w:rPr>
          <w:rFonts w:eastAsia="Times New Roman" w:cstheme="minorHAnsi"/>
        </w:rPr>
        <w:t xml:space="preserve">. Alleria </w:t>
      </w:r>
      <w:r w:rsidR="00F4084F">
        <w:rPr>
          <w:rFonts w:eastAsia="Times New Roman" w:cstheme="minorHAnsi"/>
        </w:rPr>
        <w:t xml:space="preserve">Windrunner </w:t>
      </w:r>
      <w:r w:rsidRPr="001209BA">
        <w:rPr>
          <w:rFonts w:eastAsia="Times New Roman" w:cstheme="minorHAnsi"/>
        </w:rPr>
        <w:t>is the only elf shown to be able to</w:t>
      </w:r>
      <w:r w:rsidR="00F4084F">
        <w:rPr>
          <w:rFonts w:eastAsia="Times New Roman" w:cstheme="minorHAnsi"/>
        </w:rPr>
        <w:t xml:space="preserve"> keep the transformation indefinitely.</w:t>
      </w:r>
    </w:p>
    <w:p w14:paraId="6BF0F972" w14:textId="77777777" w:rsidR="001B605F" w:rsidRDefault="001B605F" w:rsidP="00744B6B">
      <w:pPr>
        <w:contextualSpacing/>
        <w:rPr>
          <w:rFonts w:eastAsia="Times New Roman" w:cstheme="minorHAnsi"/>
        </w:rPr>
      </w:pPr>
    </w:p>
    <w:p w14:paraId="169E76D7" w14:textId="77777777" w:rsidR="00A849F5" w:rsidRDefault="001B605F" w:rsidP="00A849F5">
      <w:pPr>
        <w:contextualSpacing/>
        <w:rPr>
          <w:rFonts w:eastAsia="Times New Roman" w:cstheme="minorHAnsi"/>
        </w:rPr>
      </w:pPr>
      <w:r w:rsidRPr="001B605F">
        <w:rPr>
          <w:rFonts w:eastAsia="Times New Roman" w:cstheme="minorHAnsi"/>
          <w:b/>
          <w:bCs/>
          <w:i/>
          <w:iCs/>
        </w:rPr>
        <w:t>Ability Score Increase.</w:t>
      </w:r>
      <w:r w:rsidRPr="001B605F">
        <w:rPr>
          <w:rFonts w:eastAsia="Times New Roman" w:cstheme="minorHAnsi"/>
          <w:b/>
          <w:bCs/>
        </w:rPr>
        <w:t> </w:t>
      </w:r>
      <w:r w:rsidRPr="001B605F">
        <w:rPr>
          <w:rFonts w:eastAsia="Times New Roman" w:cstheme="minorHAnsi"/>
        </w:rPr>
        <w:t xml:space="preserve">Your Charisma </w:t>
      </w:r>
      <w:r w:rsidR="00297E2C">
        <w:rPr>
          <w:rFonts w:eastAsia="Times New Roman" w:cstheme="minorHAnsi"/>
        </w:rPr>
        <w:t>or</w:t>
      </w:r>
      <w:r>
        <w:rPr>
          <w:rFonts w:eastAsia="Times New Roman" w:cstheme="minorHAnsi"/>
        </w:rPr>
        <w:t xml:space="preserve"> Intelligence </w:t>
      </w:r>
      <w:r w:rsidRPr="001B605F">
        <w:rPr>
          <w:rFonts w:eastAsia="Times New Roman" w:cstheme="minorHAnsi"/>
        </w:rPr>
        <w:t>score</w:t>
      </w:r>
      <w:r>
        <w:rPr>
          <w:rFonts w:eastAsia="Times New Roman" w:cstheme="minorHAnsi"/>
        </w:rPr>
        <w:t xml:space="preserve"> increase</w:t>
      </w:r>
      <w:r w:rsidR="00297E2C">
        <w:rPr>
          <w:rFonts w:eastAsia="Times New Roman" w:cstheme="minorHAnsi"/>
        </w:rPr>
        <w:t>s</w:t>
      </w:r>
      <w:r>
        <w:rPr>
          <w:rFonts w:eastAsia="Times New Roman" w:cstheme="minorHAnsi"/>
        </w:rPr>
        <w:t xml:space="preserve"> </w:t>
      </w:r>
      <w:r w:rsidRPr="001B605F">
        <w:rPr>
          <w:rFonts w:eastAsia="Times New Roman" w:cstheme="minorHAnsi"/>
        </w:rPr>
        <w:t>by 1.</w:t>
      </w:r>
      <w:r w:rsidRPr="001B605F">
        <w:rPr>
          <w:rFonts w:eastAsia="Times New Roman" w:cstheme="minorHAnsi"/>
        </w:rPr>
        <w:br/>
      </w:r>
      <w:r w:rsidRPr="001B605F">
        <w:rPr>
          <w:rFonts w:eastAsia="Times New Roman" w:cstheme="minorHAnsi"/>
          <w:b/>
          <w:bCs/>
          <w:i/>
          <w:iCs/>
        </w:rPr>
        <w:t>Affiliation.</w:t>
      </w:r>
      <w:r w:rsidRPr="001B605F">
        <w:rPr>
          <w:rFonts w:eastAsia="Times New Roman" w:cstheme="minorHAnsi"/>
          <w:b/>
          <w:bCs/>
        </w:rPr>
        <w:t> </w:t>
      </w:r>
      <w:r w:rsidRPr="001B605F">
        <w:rPr>
          <w:rFonts w:eastAsia="Times New Roman" w:cstheme="minorHAnsi"/>
        </w:rPr>
        <w:t>Alliance or Independent</w:t>
      </w:r>
    </w:p>
    <w:p w14:paraId="5841C349" w14:textId="77777777" w:rsidR="00A849F5" w:rsidRDefault="00A849F5" w:rsidP="00A849F5">
      <w:pPr>
        <w:contextualSpacing/>
        <w:rPr>
          <w:rFonts w:eastAsia="Times New Roman" w:cstheme="minorHAnsi"/>
        </w:rPr>
      </w:pPr>
    </w:p>
    <w:p w14:paraId="6DEDB5A9" w14:textId="77777777" w:rsidR="00A849F5" w:rsidRDefault="001B605F" w:rsidP="00A849F5">
      <w:pPr>
        <w:contextualSpacing/>
        <w:rPr>
          <w:rFonts w:eastAsia="Times New Roman" w:cstheme="minorHAnsi"/>
        </w:rPr>
      </w:pPr>
      <w:r w:rsidRPr="001209BA">
        <w:rPr>
          <w:rFonts w:eastAsia="Times New Roman" w:cstheme="minorHAnsi"/>
          <w:b/>
          <w:bCs/>
          <w:i/>
          <w:iCs/>
        </w:rPr>
        <w:t>Chill of Night.</w:t>
      </w:r>
      <w:r w:rsidRPr="001B605F">
        <w:rPr>
          <w:rFonts w:eastAsia="Times New Roman" w:cstheme="minorHAnsi"/>
          <w:b/>
          <w:bCs/>
        </w:rPr>
        <w:t> </w:t>
      </w:r>
      <w:r w:rsidRPr="001B605F">
        <w:rPr>
          <w:rFonts w:eastAsia="Times New Roman" w:cstheme="minorHAnsi"/>
        </w:rPr>
        <w:t xml:space="preserve">You have resistance to </w:t>
      </w:r>
      <w:r w:rsidR="007317EE">
        <w:rPr>
          <w:rFonts w:eastAsia="Times New Roman" w:cstheme="minorHAnsi"/>
        </w:rPr>
        <w:t>s</w:t>
      </w:r>
      <w:r w:rsidR="00A849F5">
        <w:rPr>
          <w:rFonts w:eastAsia="Times New Roman" w:cstheme="minorHAnsi"/>
        </w:rPr>
        <w:t>hadow damage.</w:t>
      </w:r>
    </w:p>
    <w:p w14:paraId="535F150C" w14:textId="77777777" w:rsidR="00A849F5" w:rsidRDefault="001B605F" w:rsidP="00A849F5">
      <w:pPr>
        <w:contextualSpacing/>
        <w:rPr>
          <w:rFonts w:eastAsia="Times New Roman" w:cstheme="minorHAnsi"/>
        </w:rPr>
      </w:pPr>
      <w:r w:rsidRPr="001209BA">
        <w:rPr>
          <w:rFonts w:eastAsia="Times New Roman" w:cstheme="minorHAnsi"/>
          <w:b/>
          <w:bCs/>
          <w:i/>
          <w:iCs/>
        </w:rPr>
        <w:t>Preternatural Calm.</w:t>
      </w:r>
      <w:r w:rsidRPr="001B605F">
        <w:rPr>
          <w:rFonts w:eastAsia="Times New Roman" w:cstheme="minorHAnsi"/>
          <w:b/>
          <w:bCs/>
        </w:rPr>
        <w:t> </w:t>
      </w:r>
      <w:r w:rsidRPr="001B605F">
        <w:rPr>
          <w:rFonts w:eastAsia="Times New Roman" w:cstheme="minorHAnsi"/>
        </w:rPr>
        <w:t>You have advantage to all Stamina ch</w:t>
      </w:r>
      <w:r w:rsidR="00A849F5">
        <w:rPr>
          <w:rFonts w:eastAsia="Times New Roman" w:cstheme="minorHAnsi"/>
        </w:rPr>
        <w:t>ecks to concentrate on spells</w:t>
      </w:r>
      <w:r w:rsidR="00216993">
        <w:rPr>
          <w:rFonts w:eastAsia="Times New Roman" w:cstheme="minorHAnsi"/>
        </w:rPr>
        <w:t xml:space="preserve"> and other tasks</w:t>
      </w:r>
      <w:r w:rsidR="00A849F5">
        <w:rPr>
          <w:rFonts w:eastAsia="Times New Roman" w:cstheme="minorHAnsi"/>
        </w:rPr>
        <w:t>. </w:t>
      </w:r>
    </w:p>
    <w:p w14:paraId="01B7428F" w14:textId="77777777" w:rsidR="00A849F5" w:rsidRDefault="001B605F" w:rsidP="00A849F5">
      <w:pPr>
        <w:contextualSpacing/>
        <w:rPr>
          <w:rFonts w:eastAsia="Times New Roman" w:cstheme="minorHAnsi"/>
        </w:rPr>
      </w:pPr>
      <w:r w:rsidRPr="001209BA">
        <w:rPr>
          <w:rFonts w:eastAsia="Times New Roman" w:cstheme="minorHAnsi"/>
          <w:b/>
          <w:bCs/>
          <w:i/>
          <w:iCs/>
        </w:rPr>
        <w:t>Spatial Rift.</w:t>
      </w:r>
      <w:r w:rsidRPr="001B605F">
        <w:rPr>
          <w:rFonts w:eastAsia="Times New Roman" w:cstheme="minorHAnsi"/>
        </w:rPr>
        <w:t> You can create a spa</w:t>
      </w:r>
      <w:r w:rsidR="001209BA">
        <w:rPr>
          <w:rFonts w:eastAsia="Times New Roman" w:cstheme="minorHAnsi"/>
        </w:rPr>
        <w:t>t</w:t>
      </w:r>
      <w:r w:rsidRPr="001B605F">
        <w:rPr>
          <w:rFonts w:eastAsia="Times New Roman" w:cstheme="minorHAnsi"/>
        </w:rPr>
        <w:t>ial rift as a bonus action at any point you can both see and normally reach (by walking, climbing, or swimming) to within 30 feet (or your normal walk speed, whichever is higher). After the rift is set, you can teleport to</w:t>
      </w:r>
      <w:ins w:id="1452" w:author="Admin" w:date="2020-10-19T18:59:00Z">
        <w:r w:rsidR="00E95E1F">
          <w:rPr>
            <w:rFonts w:eastAsia="Times New Roman" w:cstheme="minorHAnsi"/>
          </w:rPr>
          <w:t xml:space="preserve"> it</w:t>
        </w:r>
      </w:ins>
      <w:r w:rsidRPr="001B605F">
        <w:rPr>
          <w:rFonts w:eastAsia="Times New Roman" w:cstheme="minorHAnsi"/>
        </w:rPr>
        <w:t xml:space="preserve"> as a bonus action</w:t>
      </w:r>
      <w:ins w:id="1453" w:author="Admin" w:date="2020-10-19T18:59:00Z">
        <w:r w:rsidR="00E95E1F">
          <w:rPr>
            <w:rFonts w:eastAsia="Times New Roman" w:cstheme="minorHAnsi"/>
          </w:rPr>
          <w:t>,</w:t>
        </w:r>
      </w:ins>
      <w:r w:rsidRPr="001B605F">
        <w:rPr>
          <w:rFonts w:eastAsia="Times New Roman" w:cstheme="minorHAnsi"/>
        </w:rPr>
        <w:t xml:space="preserve"> it as if using the </w:t>
      </w:r>
      <w:r w:rsidR="006309F8" w:rsidRPr="006309F8">
        <w:rPr>
          <w:rFonts w:eastAsia="Times New Roman" w:cstheme="minorHAnsi"/>
          <w:i/>
          <w:iCs/>
        </w:rPr>
        <w:t>b</w:t>
      </w:r>
      <w:r w:rsidRPr="006309F8">
        <w:rPr>
          <w:rFonts w:eastAsia="Times New Roman" w:cstheme="minorHAnsi"/>
          <w:i/>
          <w:iCs/>
        </w:rPr>
        <w:t xml:space="preserve">link </w:t>
      </w:r>
      <w:r w:rsidR="006309F8" w:rsidRPr="006309F8">
        <w:rPr>
          <w:rFonts w:eastAsia="Times New Roman" w:cstheme="minorHAnsi"/>
          <w:i/>
          <w:iCs/>
        </w:rPr>
        <w:t>s</w:t>
      </w:r>
      <w:r w:rsidRPr="006309F8">
        <w:rPr>
          <w:rFonts w:eastAsia="Times New Roman" w:cstheme="minorHAnsi"/>
          <w:i/>
          <w:iCs/>
        </w:rPr>
        <w:t>tep</w:t>
      </w:r>
      <w:r w:rsidRPr="001B605F">
        <w:rPr>
          <w:rFonts w:eastAsia="Times New Roman" w:cstheme="minorHAnsi"/>
        </w:rPr>
        <w:t xml:space="preserve"> spell. This is useable once per long rest</w:t>
      </w:r>
      <w:r w:rsidR="001209BA">
        <w:rPr>
          <w:rFonts w:eastAsia="Times New Roman" w:cstheme="minorHAnsi"/>
        </w:rPr>
        <w:t xml:space="preserve">, and acts as </w:t>
      </w:r>
      <w:r w:rsidR="006309F8">
        <w:rPr>
          <w:rFonts w:eastAsia="Times New Roman" w:cstheme="minorHAnsi"/>
        </w:rPr>
        <w:t xml:space="preserve">the spell </w:t>
      </w:r>
      <w:r w:rsidR="001209BA">
        <w:rPr>
          <w:rFonts w:eastAsia="Times New Roman" w:cstheme="minorHAnsi"/>
        </w:rPr>
        <w:t>for all other purposes</w:t>
      </w:r>
      <w:r w:rsidRPr="001B605F">
        <w:rPr>
          <w:rFonts w:eastAsia="Times New Roman" w:cstheme="minorHAnsi"/>
        </w:rPr>
        <w:t>. The rift remains up to 1 minute, and can be used so long as you are within 100 feet of it (so long as you placed it within</w:t>
      </w:r>
      <w:r w:rsidR="00A849F5">
        <w:rPr>
          <w:rFonts w:eastAsia="Times New Roman" w:cstheme="minorHAnsi"/>
        </w:rPr>
        <w:t xml:space="preserve"> the normal range beforehand). </w:t>
      </w:r>
    </w:p>
    <w:p w14:paraId="6E810937" w14:textId="77777777" w:rsidR="00A849F5" w:rsidRDefault="001B605F" w:rsidP="006E79C4">
      <w:pPr>
        <w:contextualSpacing/>
        <w:rPr>
          <w:rFonts w:eastAsia="Times New Roman" w:cstheme="minorHAnsi"/>
        </w:rPr>
      </w:pPr>
      <w:r w:rsidRPr="001209BA">
        <w:rPr>
          <w:rFonts w:eastAsia="Times New Roman" w:cstheme="minorHAnsi"/>
          <w:b/>
          <w:bCs/>
          <w:i/>
          <w:iCs/>
        </w:rPr>
        <w:t>Void Magic.</w:t>
      </w:r>
      <w:r w:rsidRPr="001B605F">
        <w:rPr>
          <w:rFonts w:eastAsia="Times New Roman" w:cstheme="minorHAnsi"/>
          <w:b/>
          <w:bCs/>
        </w:rPr>
        <w:t> </w:t>
      </w:r>
      <w:r w:rsidRPr="001B605F">
        <w:rPr>
          <w:rFonts w:eastAsia="Times New Roman" w:cstheme="minorHAnsi"/>
        </w:rPr>
        <w:t xml:space="preserve">You know the </w:t>
      </w:r>
      <w:r w:rsidR="006309F8" w:rsidRPr="006309F8">
        <w:rPr>
          <w:rFonts w:eastAsia="Times New Roman" w:cstheme="minorHAnsi"/>
          <w:i/>
          <w:iCs/>
        </w:rPr>
        <w:t>c</w:t>
      </w:r>
      <w:r w:rsidRPr="006309F8">
        <w:rPr>
          <w:rFonts w:eastAsia="Times New Roman" w:cstheme="minorHAnsi"/>
          <w:i/>
          <w:iCs/>
        </w:rPr>
        <w:t xml:space="preserve">hill </w:t>
      </w:r>
      <w:r w:rsidR="006309F8" w:rsidRPr="006309F8">
        <w:rPr>
          <w:rFonts w:eastAsia="Times New Roman" w:cstheme="minorHAnsi"/>
          <w:i/>
          <w:iCs/>
        </w:rPr>
        <w:t>t</w:t>
      </w:r>
      <w:r w:rsidRPr="006309F8">
        <w:rPr>
          <w:rFonts w:eastAsia="Times New Roman" w:cstheme="minorHAnsi"/>
          <w:i/>
          <w:iCs/>
        </w:rPr>
        <w:t>ouch</w:t>
      </w:r>
      <w:r w:rsidRPr="001B605F">
        <w:rPr>
          <w:rFonts w:eastAsia="Times New Roman" w:cstheme="minorHAnsi"/>
        </w:rPr>
        <w:t xml:space="preserve"> cantrip and can cast it normally (caster level equal to your character level). When you reach 3rd level, you can also cast </w:t>
      </w:r>
      <w:r w:rsidR="006309F8" w:rsidRPr="006309F8">
        <w:rPr>
          <w:rFonts w:eastAsia="Times New Roman" w:cstheme="minorHAnsi"/>
          <w:i/>
          <w:iCs/>
        </w:rPr>
        <w:t>d</w:t>
      </w:r>
      <w:r w:rsidRPr="006309F8">
        <w:rPr>
          <w:rFonts w:eastAsia="Times New Roman" w:cstheme="minorHAnsi"/>
          <w:i/>
          <w:iCs/>
        </w:rPr>
        <w:t xml:space="preserve">etect </w:t>
      </w:r>
      <w:r w:rsidR="006309F8" w:rsidRPr="006309F8">
        <w:rPr>
          <w:rFonts w:eastAsia="Times New Roman" w:cstheme="minorHAnsi"/>
          <w:i/>
          <w:iCs/>
        </w:rPr>
        <w:t>m</w:t>
      </w:r>
      <w:r w:rsidRPr="006309F8">
        <w:rPr>
          <w:rFonts w:eastAsia="Times New Roman" w:cstheme="minorHAnsi"/>
          <w:i/>
          <w:iCs/>
        </w:rPr>
        <w:t>agic</w:t>
      </w:r>
      <w:r w:rsidRPr="001B605F">
        <w:rPr>
          <w:rFonts w:eastAsia="Times New Roman" w:cstheme="minorHAnsi"/>
        </w:rPr>
        <w:t xml:space="preserve"> as a 1st level spell. When you reach 5th level, you can also cast the </w:t>
      </w:r>
      <w:r w:rsidR="008E08DC">
        <w:rPr>
          <w:rFonts w:eastAsia="Times New Roman" w:cstheme="minorHAnsi"/>
          <w:i/>
          <w:iCs/>
        </w:rPr>
        <w:t>shadow word pain</w:t>
      </w:r>
      <w:r w:rsidR="00A849F5">
        <w:rPr>
          <w:rFonts w:eastAsia="Times New Roman" w:cstheme="minorHAnsi"/>
        </w:rPr>
        <w:t xml:space="preserve"> spell as a 2nd level spell. </w:t>
      </w:r>
      <w:r w:rsidRPr="001B605F">
        <w:rPr>
          <w:rFonts w:eastAsia="Times New Roman" w:cstheme="minorHAnsi"/>
        </w:rPr>
        <w:t xml:space="preserve">Charisma </w:t>
      </w:r>
      <w:r w:rsidR="001209BA">
        <w:rPr>
          <w:rFonts w:eastAsia="Times New Roman" w:cstheme="minorHAnsi"/>
        </w:rPr>
        <w:t xml:space="preserve">or Intelligence (your choice) </w:t>
      </w:r>
      <w:r w:rsidRPr="001B605F">
        <w:rPr>
          <w:rFonts w:eastAsia="Times New Roman" w:cstheme="minorHAnsi"/>
        </w:rPr>
        <w:t>is your spellcasting ability for these spells, and you use your mana pool for these abilities (</w:t>
      </w:r>
      <w:ins w:id="1454" w:author="Admin" w:date="2021-06-20T13:55:00Z">
        <w:r w:rsidR="006E79C4">
          <w:rPr>
            <w:rFonts w:eastAsia="Times New Roman" w:cstheme="minorHAnsi"/>
          </w:rPr>
          <w:t xml:space="preserve">your mana pool is considered active, </w:t>
        </w:r>
      </w:ins>
      <w:r w:rsidRPr="001B605F">
        <w:rPr>
          <w:rFonts w:eastAsia="Times New Roman" w:cstheme="minorHAnsi"/>
        </w:rPr>
        <w:t>even if you are not normally a spellcaster). While you use such abilities</w:t>
      </w:r>
      <w:del w:id="1455" w:author="Admin" w:date="2021-06-20T13:55:00Z">
        <w:r w:rsidRPr="001B605F" w:rsidDel="006E79C4">
          <w:rPr>
            <w:rFonts w:eastAsia="Times New Roman" w:cstheme="minorHAnsi"/>
          </w:rPr>
          <w:delText xml:space="preserve"> (and after using them for one hour)</w:delText>
        </w:r>
      </w:del>
      <w:r w:rsidR="00A849F5">
        <w:rPr>
          <w:rFonts w:eastAsia="Times New Roman" w:cstheme="minorHAnsi"/>
        </w:rPr>
        <w:t>, your eyes glow a pale white</w:t>
      </w:r>
      <w:ins w:id="1456" w:author="Admin" w:date="2021-06-20T13:55:00Z">
        <w:r w:rsidR="006E79C4">
          <w:rPr>
            <w:rFonts w:eastAsia="Times New Roman" w:cstheme="minorHAnsi"/>
          </w:rPr>
          <w:t>, and for one hour thereafter</w:t>
        </w:r>
      </w:ins>
      <w:r w:rsidR="00A849F5">
        <w:rPr>
          <w:rFonts w:eastAsia="Times New Roman" w:cstheme="minorHAnsi"/>
        </w:rPr>
        <w:t>. </w:t>
      </w:r>
    </w:p>
    <w:p w14:paraId="674B75B2" w14:textId="77777777" w:rsidR="001B605F" w:rsidRDefault="001B605F" w:rsidP="00A849F5">
      <w:pPr>
        <w:contextualSpacing/>
        <w:rPr>
          <w:rFonts w:eastAsia="Times New Roman" w:cstheme="minorHAnsi"/>
        </w:rPr>
      </w:pPr>
      <w:r w:rsidRPr="001B605F">
        <w:rPr>
          <w:rFonts w:eastAsia="Times New Roman" w:cstheme="minorHAnsi"/>
        </w:rPr>
        <w:t>If you can already cast such spells (and have a sufficiently high caster level</w:t>
      </w:r>
      <w:ins w:id="1457" w:author="Admin" w:date="2021-06-20T13:55:00Z">
        <w:r w:rsidR="006E79C4">
          <w:rPr>
            <w:rFonts w:eastAsia="Times New Roman" w:cstheme="minorHAnsi"/>
          </w:rPr>
          <w:t xml:space="preserve"> to access them</w:t>
        </w:r>
      </w:ins>
      <w:r w:rsidRPr="001B605F">
        <w:rPr>
          <w:rFonts w:eastAsia="Times New Roman" w:cstheme="minorHAnsi"/>
        </w:rPr>
        <w:t>), they are always prepared for free. </w:t>
      </w:r>
    </w:p>
    <w:p w14:paraId="54EF2207" w14:textId="77777777" w:rsidR="001D2955" w:rsidRDefault="001D2955" w:rsidP="001209BA">
      <w:pPr>
        <w:contextualSpacing/>
        <w:rPr>
          <w:rFonts w:eastAsia="Times New Roman" w:cstheme="minorHAnsi"/>
        </w:rPr>
      </w:pPr>
    </w:p>
    <w:p w14:paraId="74F943C0" w14:textId="77777777" w:rsidR="001D2955" w:rsidRPr="000D5DB5" w:rsidRDefault="001D2955" w:rsidP="001D2955">
      <w:pPr>
        <w:contextualSpacing/>
        <w:rPr>
          <w:rFonts w:eastAsia="Times New Roman" w:cstheme="minorHAnsi"/>
          <w:sz w:val="24"/>
          <w:szCs w:val="24"/>
        </w:rPr>
      </w:pPr>
      <w:r w:rsidRPr="000D5DB5">
        <w:rPr>
          <w:rFonts w:eastAsia="Times New Roman" w:cstheme="minorHAnsi"/>
          <w:b/>
          <w:bCs/>
          <w:color w:val="000000"/>
        </w:rPr>
        <w:t xml:space="preserve">Male </w:t>
      </w:r>
      <w:r>
        <w:rPr>
          <w:rFonts w:eastAsia="Times New Roman" w:cstheme="minorHAnsi"/>
          <w:b/>
          <w:bCs/>
          <w:color w:val="000000"/>
        </w:rPr>
        <w:t xml:space="preserve">and Female </w:t>
      </w:r>
      <w:r w:rsidRPr="000D5DB5">
        <w:rPr>
          <w:rFonts w:eastAsia="Times New Roman" w:cstheme="minorHAnsi"/>
          <w:b/>
          <w:bCs/>
          <w:color w:val="000000"/>
        </w:rPr>
        <w:t xml:space="preserve">Names. </w:t>
      </w:r>
      <w:r>
        <w:rPr>
          <w:rFonts w:eastAsia="Times New Roman" w:cstheme="minorHAnsi"/>
          <w:color w:val="000000"/>
        </w:rPr>
        <w:t>Void elves follow the naming traditions of the high elven culture from which they were selected from</w:t>
      </w:r>
    </w:p>
    <w:p w14:paraId="19A91B75" w14:textId="77777777" w:rsidR="001D2955" w:rsidRPr="000D5DB5" w:rsidRDefault="001D2955" w:rsidP="001D2955">
      <w:pPr>
        <w:contextualSpacing/>
        <w:rPr>
          <w:rFonts w:eastAsia="Times New Roman" w:cstheme="minorHAnsi"/>
          <w:sz w:val="24"/>
          <w:szCs w:val="24"/>
        </w:rPr>
      </w:pPr>
      <w:r w:rsidRPr="000D5DB5">
        <w:rPr>
          <w:rFonts w:eastAsia="Times New Roman" w:cstheme="minorHAnsi"/>
          <w:b/>
          <w:bCs/>
          <w:color w:val="000000"/>
        </w:rPr>
        <w:t xml:space="preserve">Family Names. </w:t>
      </w:r>
      <w:r>
        <w:rPr>
          <w:rFonts w:eastAsia="Times New Roman" w:cstheme="minorHAnsi"/>
          <w:color w:val="000000"/>
        </w:rPr>
        <w:t>Blackfeather</w:t>
      </w:r>
      <w:r w:rsidRPr="000D5DB5">
        <w:rPr>
          <w:rFonts w:eastAsia="Times New Roman" w:cstheme="minorHAnsi"/>
          <w:color w:val="000000"/>
        </w:rPr>
        <w:t>, D</w:t>
      </w:r>
      <w:r>
        <w:rPr>
          <w:rFonts w:eastAsia="Times New Roman" w:cstheme="minorHAnsi"/>
          <w:color w:val="000000"/>
        </w:rPr>
        <w:t>usk</w:t>
      </w:r>
      <w:r w:rsidRPr="000D5DB5">
        <w:rPr>
          <w:rFonts w:eastAsia="Times New Roman" w:cstheme="minorHAnsi"/>
          <w:color w:val="000000"/>
        </w:rPr>
        <w:t xml:space="preserve">blade, </w:t>
      </w:r>
      <w:r>
        <w:rPr>
          <w:rFonts w:eastAsia="Times New Roman" w:cstheme="minorHAnsi"/>
          <w:color w:val="000000"/>
        </w:rPr>
        <w:t>Shadowwalker</w:t>
      </w:r>
      <w:r w:rsidRPr="000D5DB5">
        <w:rPr>
          <w:rFonts w:eastAsia="Times New Roman" w:cstheme="minorHAnsi"/>
          <w:color w:val="000000"/>
        </w:rPr>
        <w:t xml:space="preserve">, </w:t>
      </w:r>
      <w:r>
        <w:rPr>
          <w:rFonts w:eastAsia="Times New Roman" w:cstheme="minorHAnsi"/>
          <w:color w:val="000000"/>
        </w:rPr>
        <w:t>Swiftshadow, Velvetkind.</w:t>
      </w:r>
    </w:p>
    <w:p w14:paraId="078F10FA" w14:textId="77777777" w:rsidR="00744B6B" w:rsidRPr="00744B6B" w:rsidRDefault="00744B6B" w:rsidP="00744B6B">
      <w:pPr>
        <w:contextualSpacing/>
        <w:rPr>
          <w:rFonts w:eastAsia="Times New Roman" w:cstheme="minorHAnsi"/>
        </w:rPr>
      </w:pPr>
    </w:p>
    <w:p w14:paraId="168B0683" w14:textId="77777777" w:rsidR="0080139C" w:rsidRPr="000D5DB5" w:rsidRDefault="0080139C">
      <w:pPr>
        <w:pStyle w:val="Heading2"/>
      </w:pPr>
      <w:bookmarkStart w:id="1458" w:name="_Toc509138715"/>
      <w:bookmarkStart w:id="1459" w:name="_Toc54196371"/>
      <w:r w:rsidRPr="000D5DB5">
        <w:t>Forsaken</w:t>
      </w:r>
      <w:bookmarkEnd w:id="1458"/>
      <w:bookmarkEnd w:id="1459"/>
    </w:p>
    <w:p w14:paraId="6E859233" w14:textId="77777777" w:rsidR="0080139C" w:rsidRPr="000D5DB5" w:rsidRDefault="0080139C">
      <w:pPr>
        <w:contextualSpacing/>
        <w:rPr>
          <w:rFonts w:eastAsia="Times New Roman" w:cstheme="minorHAnsi"/>
          <w:sz w:val="24"/>
          <w:szCs w:val="24"/>
        </w:rPr>
      </w:pPr>
      <w:r w:rsidRPr="000D5DB5">
        <w:rPr>
          <w:rFonts w:eastAsia="Times New Roman" w:cstheme="minorHAnsi"/>
          <w:i/>
          <w:iCs/>
          <w:color w:val="000000"/>
        </w:rPr>
        <w:t xml:space="preserve">“We are the </w:t>
      </w:r>
      <w:r w:rsidR="009535B0">
        <w:rPr>
          <w:rFonts w:eastAsia="Times New Roman" w:cstheme="minorHAnsi"/>
          <w:i/>
          <w:iCs/>
          <w:color w:val="000000"/>
        </w:rPr>
        <w:t>F</w:t>
      </w:r>
      <w:r w:rsidR="009535B0" w:rsidRPr="000D5DB5">
        <w:rPr>
          <w:rFonts w:eastAsia="Times New Roman" w:cstheme="minorHAnsi"/>
          <w:i/>
          <w:iCs/>
          <w:color w:val="000000"/>
        </w:rPr>
        <w:t>orsaken</w:t>
      </w:r>
      <w:r w:rsidRPr="000D5DB5">
        <w:rPr>
          <w:rFonts w:eastAsia="Times New Roman" w:cstheme="minorHAnsi"/>
          <w:i/>
          <w:iCs/>
          <w:color w:val="000000"/>
        </w:rPr>
        <w:t>. We will slaughter anyone who stands in our way”</w:t>
      </w:r>
    </w:p>
    <w:p w14:paraId="15469ABA" w14:textId="77777777" w:rsidR="0080139C" w:rsidRPr="000D5DB5" w:rsidRDefault="0080139C">
      <w:pPr>
        <w:contextualSpacing/>
        <w:rPr>
          <w:rFonts w:eastAsia="Times New Roman" w:cstheme="minorHAnsi"/>
          <w:sz w:val="24"/>
          <w:szCs w:val="24"/>
        </w:rPr>
      </w:pPr>
      <w:r w:rsidRPr="000D5DB5">
        <w:rPr>
          <w:rFonts w:eastAsia="Times New Roman" w:cstheme="minorHAnsi"/>
          <w:i/>
          <w:iCs/>
          <w:color w:val="000000"/>
        </w:rPr>
        <w:t>-Lady Sylvanas Windrunner”</w:t>
      </w:r>
    </w:p>
    <w:p w14:paraId="50AA9022" w14:textId="77777777" w:rsidR="0080139C" w:rsidRPr="000D5DB5" w:rsidRDefault="0080139C">
      <w:pPr>
        <w:contextualSpacing/>
        <w:rPr>
          <w:rFonts w:eastAsia="Times New Roman" w:cstheme="minorHAnsi"/>
          <w:sz w:val="24"/>
          <w:szCs w:val="24"/>
        </w:rPr>
      </w:pPr>
    </w:p>
    <w:p w14:paraId="3A685BE4" w14:textId="77777777" w:rsidR="0080139C" w:rsidRPr="000D5DB5" w:rsidRDefault="0080139C">
      <w:pPr>
        <w:contextualSpacing/>
        <w:rPr>
          <w:rFonts w:eastAsia="Times New Roman" w:cstheme="minorHAnsi"/>
          <w:sz w:val="24"/>
          <w:szCs w:val="24"/>
        </w:rPr>
      </w:pPr>
      <w:r w:rsidRPr="000D5DB5">
        <w:rPr>
          <w:rFonts w:eastAsia="Times New Roman" w:cstheme="minorHAnsi"/>
          <w:color w:val="000000"/>
        </w:rPr>
        <w:t xml:space="preserve">Undead humans and elves freed from the Lich King’s control during the second stage of the Third War, the Forsaken are a strange and dark force. Hailing from the twisted, skittering darkness of </w:t>
      </w:r>
      <w:r w:rsidRPr="000D5DB5">
        <w:rPr>
          <w:rFonts w:eastAsia="Times New Roman" w:cstheme="minorHAnsi"/>
          <w:color w:val="000000"/>
        </w:rPr>
        <w:lastRenderedPageBreak/>
        <w:t>Undercity, the Forsaken are nominally allied with the Horde but serve only themselves. Their objectives are twofold: eliminate the Scourge, and establish a place for themselves on Azeroth.</w:t>
      </w:r>
    </w:p>
    <w:p w14:paraId="509A171D" w14:textId="77777777" w:rsidR="0080139C" w:rsidRPr="000D5DB5" w:rsidRDefault="0080139C">
      <w:pPr>
        <w:contextualSpacing/>
        <w:rPr>
          <w:rFonts w:eastAsia="Times New Roman" w:cstheme="minorHAnsi"/>
          <w:sz w:val="24"/>
          <w:szCs w:val="24"/>
        </w:rPr>
      </w:pPr>
      <w:r w:rsidRPr="000D5DB5">
        <w:rPr>
          <w:rFonts w:eastAsia="Times New Roman" w:cstheme="minorHAnsi"/>
          <w:color w:val="000000"/>
        </w:rPr>
        <w:t>Four years ago, the high elven Ranger General Sylvanas Windrunner fell in combat against the Scourge. Prince Arthas raised her as a banshee and compelled her to follow his command. When the Lich King’s power waned in the incidents surrounding the Frozen Throne, Sylvanas harnessed her fury and tore herself free from his skeletal grasp. She freed many other undead as well, and recruited powerful allies from the Burning Legion and the surrounding ogre clans. Sylvanas dubbed her new force the Forsaken, and the undead established their capital in the labyrinthine crypts beneath Lordaeron’s capital city. Their sprawling, subterranean realm is called Undercity.</w:t>
      </w:r>
    </w:p>
    <w:p w14:paraId="427592D8" w14:textId="77777777" w:rsidR="0080139C" w:rsidRDefault="0080139C">
      <w:pPr>
        <w:contextualSpacing/>
        <w:rPr>
          <w:rFonts w:eastAsia="Times New Roman" w:cstheme="minorHAnsi"/>
          <w:color w:val="000000"/>
        </w:rPr>
      </w:pPr>
      <w:r w:rsidRPr="000D5DB5">
        <w:rPr>
          <w:rFonts w:eastAsia="Times New Roman" w:cstheme="minorHAnsi"/>
          <w:color w:val="000000"/>
        </w:rPr>
        <w:t xml:space="preserve">As a forsaken undead, your alliance with the Horde started out as necessity and convenience, and your previous life bears witness to the many tragedies of Azeroth’s reality. Needing both time and help to fight against their former Scourge masters, the Forsaken have a reputation of utter ruthlessness, human experimentation, and moral ambiguity. </w:t>
      </w:r>
    </w:p>
    <w:p w14:paraId="338F441B" w14:textId="77777777" w:rsidR="00942153" w:rsidRPr="000D5DB5" w:rsidRDefault="00942153" w:rsidP="00942153">
      <w:pPr>
        <w:contextualSpacing/>
        <w:rPr>
          <w:rFonts w:eastAsia="Times New Roman" w:cstheme="minorHAnsi"/>
          <w:sz w:val="24"/>
          <w:szCs w:val="24"/>
        </w:rPr>
      </w:pPr>
      <w:r>
        <w:rPr>
          <w:rFonts w:eastAsia="Times New Roman" w:cstheme="minorHAnsi"/>
          <w:color w:val="000000"/>
        </w:rPr>
        <w:t xml:space="preserve">Although humans make the vast population of Forsaken, there is also a population of high elves (usually becoming dark rangers), and other races, which leaves a lingering bit of their abilities. </w:t>
      </w:r>
    </w:p>
    <w:p w14:paraId="1A349F45" w14:textId="77777777" w:rsidR="0080139C" w:rsidRPr="000D5DB5" w:rsidRDefault="0080139C">
      <w:pPr>
        <w:contextualSpacing/>
        <w:rPr>
          <w:rFonts w:eastAsia="Times New Roman" w:cstheme="minorHAnsi"/>
          <w:sz w:val="24"/>
          <w:szCs w:val="24"/>
        </w:rPr>
      </w:pPr>
    </w:p>
    <w:p w14:paraId="6FCEDD46" w14:textId="77777777" w:rsidR="0080139C" w:rsidRPr="000D5DB5" w:rsidRDefault="0080139C">
      <w:pPr>
        <w:contextualSpacing/>
        <w:rPr>
          <w:rFonts w:eastAsia="Times New Roman" w:cstheme="minorHAnsi"/>
          <w:sz w:val="24"/>
          <w:szCs w:val="24"/>
        </w:rPr>
      </w:pPr>
      <w:r w:rsidRPr="000D5DB5">
        <w:rPr>
          <w:rFonts w:eastAsia="Times New Roman" w:cstheme="minorHAnsi"/>
          <w:b/>
          <w:bCs/>
          <w:i/>
          <w:iCs/>
          <w:color w:val="000000"/>
        </w:rPr>
        <w:t>Forsaken traits</w:t>
      </w:r>
    </w:p>
    <w:p w14:paraId="6E0BC402" w14:textId="77777777" w:rsidR="0080139C" w:rsidRPr="000D5DB5" w:rsidRDefault="0080139C">
      <w:pPr>
        <w:contextualSpacing/>
        <w:rPr>
          <w:rFonts w:eastAsia="Times New Roman" w:cstheme="minorHAnsi"/>
          <w:sz w:val="24"/>
          <w:szCs w:val="24"/>
        </w:rPr>
      </w:pPr>
      <w:r w:rsidRPr="000D5DB5">
        <w:rPr>
          <w:rFonts w:eastAsia="Times New Roman" w:cstheme="minorHAnsi"/>
          <w:b/>
          <w:bCs/>
          <w:i/>
          <w:iCs/>
          <w:color w:val="000000"/>
        </w:rPr>
        <w:t>Ability Score Increase.</w:t>
      </w:r>
      <w:r w:rsidRPr="000D5DB5">
        <w:rPr>
          <w:rFonts w:eastAsia="Times New Roman" w:cstheme="minorHAnsi"/>
          <w:i/>
          <w:iCs/>
          <w:color w:val="000000"/>
        </w:rPr>
        <w:t xml:space="preserve"> </w:t>
      </w:r>
      <w:r w:rsidRPr="000D5DB5">
        <w:rPr>
          <w:rFonts w:eastAsia="Times New Roman" w:cstheme="minorHAnsi"/>
          <w:color w:val="000000"/>
        </w:rPr>
        <w:t>Two different ability scores increase by 1.</w:t>
      </w:r>
    </w:p>
    <w:p w14:paraId="546B6B0D" w14:textId="77777777" w:rsidR="0080139C" w:rsidRPr="000D5DB5" w:rsidRDefault="0080139C">
      <w:pPr>
        <w:contextualSpacing/>
        <w:rPr>
          <w:rFonts w:eastAsia="Times New Roman" w:cstheme="minorHAnsi"/>
          <w:sz w:val="24"/>
          <w:szCs w:val="24"/>
        </w:rPr>
      </w:pPr>
      <w:r w:rsidRPr="000D5DB5">
        <w:rPr>
          <w:rFonts w:eastAsia="Times New Roman" w:cstheme="minorHAnsi"/>
          <w:b/>
          <w:bCs/>
          <w:i/>
          <w:iCs/>
          <w:color w:val="000000"/>
        </w:rPr>
        <w:t>Age.</w:t>
      </w:r>
      <w:r w:rsidRPr="000D5DB5">
        <w:rPr>
          <w:rFonts w:eastAsia="Times New Roman" w:cstheme="minorHAnsi"/>
          <w:i/>
          <w:iCs/>
          <w:color w:val="000000"/>
        </w:rPr>
        <w:t xml:space="preserve"> </w:t>
      </w:r>
      <w:r w:rsidRPr="000D5DB5">
        <w:rPr>
          <w:rFonts w:eastAsia="Times New Roman" w:cstheme="minorHAnsi"/>
          <w:color w:val="000000"/>
        </w:rPr>
        <w:t>Forsaken are undead, and thus do not age, and only die of violence or poisons and diseases that can affect the undead.</w:t>
      </w:r>
    </w:p>
    <w:p w14:paraId="37F6A1F9" w14:textId="77777777" w:rsidR="0080139C" w:rsidRPr="000D5DB5" w:rsidRDefault="0080139C">
      <w:pPr>
        <w:contextualSpacing/>
        <w:rPr>
          <w:rFonts w:eastAsia="Times New Roman" w:cstheme="minorHAnsi"/>
          <w:sz w:val="24"/>
          <w:szCs w:val="24"/>
        </w:rPr>
      </w:pPr>
      <w:r w:rsidRPr="000D5DB5">
        <w:rPr>
          <w:rFonts w:eastAsia="Times New Roman" w:cstheme="minorHAnsi"/>
          <w:b/>
          <w:bCs/>
          <w:i/>
          <w:iCs/>
          <w:color w:val="000000"/>
        </w:rPr>
        <w:t>Affiliation.</w:t>
      </w:r>
      <w:r w:rsidRPr="000D5DB5">
        <w:rPr>
          <w:rFonts w:eastAsia="Times New Roman" w:cstheme="minorHAnsi"/>
          <w:i/>
          <w:iCs/>
          <w:color w:val="000000"/>
        </w:rPr>
        <w:t xml:space="preserve"> </w:t>
      </w:r>
      <w:r w:rsidRPr="000D5DB5">
        <w:rPr>
          <w:rFonts w:eastAsia="Times New Roman" w:cstheme="minorHAnsi"/>
          <w:color w:val="000000"/>
        </w:rPr>
        <w:t>Horde, or independent. Though the Forsaken do not trust anyone and no one trusts them, they are members of the Horde and, for now, do their best to help their allies and placate their ambassadors. Forsaken have even less love for the Alliance, particularly because they clash constantly with the human organization called the Scarlet Crusade. Some have thrown their lot with the Burning Legion, believing that only it is potent enough to defeat the Lich King.</w:t>
      </w:r>
    </w:p>
    <w:p w14:paraId="0BB0958B" w14:textId="77777777" w:rsidR="0080139C" w:rsidRPr="000D5DB5" w:rsidRDefault="0080139C">
      <w:pPr>
        <w:contextualSpacing/>
        <w:rPr>
          <w:rFonts w:eastAsia="Times New Roman" w:cstheme="minorHAnsi"/>
          <w:sz w:val="24"/>
          <w:szCs w:val="24"/>
        </w:rPr>
      </w:pPr>
      <w:r w:rsidRPr="000D5DB5">
        <w:rPr>
          <w:rFonts w:eastAsia="Times New Roman" w:cstheme="minorHAnsi"/>
          <w:b/>
          <w:bCs/>
          <w:i/>
          <w:iCs/>
          <w:color w:val="000000"/>
        </w:rPr>
        <w:t>Size.</w:t>
      </w:r>
      <w:r w:rsidRPr="000D5DB5">
        <w:rPr>
          <w:rFonts w:eastAsia="Times New Roman" w:cstheme="minorHAnsi"/>
          <w:i/>
          <w:iCs/>
          <w:color w:val="000000"/>
        </w:rPr>
        <w:t xml:space="preserve"> </w:t>
      </w:r>
      <w:r w:rsidRPr="000D5DB5">
        <w:rPr>
          <w:rFonts w:eastAsia="Times New Roman" w:cstheme="minorHAnsi"/>
          <w:color w:val="000000"/>
        </w:rPr>
        <w:t>Forsaken vary based on their original form before death—those who were medium before death are medium.</w:t>
      </w:r>
    </w:p>
    <w:p w14:paraId="10659EEF" w14:textId="77777777" w:rsidR="00E46663" w:rsidRPr="000D5DB5" w:rsidRDefault="00E46663">
      <w:pPr>
        <w:contextualSpacing/>
        <w:rPr>
          <w:rFonts w:eastAsia="Times New Roman" w:cstheme="minorHAnsi"/>
          <w:sz w:val="24"/>
          <w:szCs w:val="24"/>
        </w:rPr>
      </w:pPr>
      <w:r w:rsidRPr="000D5DB5">
        <w:rPr>
          <w:rFonts w:eastAsia="Times New Roman" w:cstheme="minorHAnsi"/>
          <w:b/>
          <w:bCs/>
          <w:i/>
          <w:iCs/>
          <w:color w:val="000000"/>
        </w:rPr>
        <w:t>Speed.</w:t>
      </w:r>
      <w:r w:rsidRPr="000D5DB5">
        <w:rPr>
          <w:rFonts w:eastAsia="Times New Roman" w:cstheme="minorHAnsi"/>
          <w:i/>
          <w:iCs/>
          <w:color w:val="000000"/>
        </w:rPr>
        <w:t xml:space="preserve"> </w:t>
      </w:r>
      <w:r w:rsidRPr="000D5DB5">
        <w:rPr>
          <w:rFonts w:eastAsia="Times New Roman" w:cstheme="minorHAnsi"/>
          <w:color w:val="000000"/>
        </w:rPr>
        <w:t>Your base walking speed is 30 feet.</w:t>
      </w:r>
    </w:p>
    <w:p w14:paraId="258EFB76" w14:textId="77777777" w:rsidR="00E46663" w:rsidRDefault="00E46663">
      <w:pPr>
        <w:contextualSpacing/>
        <w:rPr>
          <w:rFonts w:eastAsia="Times New Roman" w:cstheme="minorHAnsi"/>
          <w:b/>
          <w:bCs/>
          <w:i/>
          <w:iCs/>
          <w:color w:val="000000"/>
        </w:rPr>
      </w:pPr>
      <w:r w:rsidRPr="00E46663">
        <w:rPr>
          <w:rFonts w:eastAsia="Times New Roman" w:cstheme="minorHAnsi"/>
          <w:b/>
          <w:bCs/>
          <w:i/>
          <w:iCs/>
          <w:color w:val="000000"/>
        </w:rPr>
        <w:t xml:space="preserve">Darkvision. </w:t>
      </w:r>
      <w:r w:rsidRPr="001F25FA">
        <w:rPr>
          <w:rFonts w:eastAsia="Times New Roman" w:cstheme="minorHAnsi"/>
          <w:color w:val="000000"/>
        </w:rPr>
        <w:t xml:space="preserve">Accustomed to </w:t>
      </w:r>
      <w:r>
        <w:rPr>
          <w:rFonts w:eastAsia="Times New Roman" w:cstheme="minorHAnsi"/>
          <w:color w:val="000000"/>
        </w:rPr>
        <w:t xml:space="preserve">dark crypts </w:t>
      </w:r>
      <w:r w:rsidRPr="001F25FA">
        <w:rPr>
          <w:rFonts w:eastAsia="Times New Roman" w:cstheme="minorHAnsi"/>
          <w:color w:val="000000"/>
        </w:rPr>
        <w:t>and the night sky, you have superior vision in dark and dim conditions. You can see in dim light within 60 feet of you as if it were bright light, and in darkness as if it were dim light. You can’t discern color in darkness, only shades of gray.</w:t>
      </w:r>
    </w:p>
    <w:p w14:paraId="7951A007" w14:textId="34793C9F" w:rsidR="0080139C" w:rsidRPr="000E0FD8" w:rsidRDefault="0080139C">
      <w:pPr>
        <w:contextualSpacing/>
        <w:rPr>
          <w:rFonts w:eastAsia="Times New Roman" w:cstheme="minorHAnsi"/>
          <w:color w:val="000000"/>
        </w:rPr>
      </w:pPr>
      <w:r w:rsidRPr="001F25FA">
        <w:rPr>
          <w:rFonts w:eastAsia="Times New Roman" w:cstheme="minorHAnsi"/>
          <w:b/>
          <w:bCs/>
          <w:i/>
          <w:iCs/>
          <w:color w:val="000000"/>
        </w:rPr>
        <w:t>Cannibalize</w:t>
      </w:r>
      <w:r w:rsidR="009535B0">
        <w:rPr>
          <w:rFonts w:eastAsia="Times New Roman" w:cstheme="minorHAnsi"/>
          <w:color w:val="000000"/>
        </w:rPr>
        <w:t>.</w:t>
      </w:r>
      <w:r w:rsidRPr="001F25FA">
        <w:rPr>
          <w:rFonts w:eastAsia="Times New Roman" w:cstheme="minorHAnsi"/>
          <w:color w:val="000000"/>
        </w:rPr>
        <w:t xml:space="preserve"> </w:t>
      </w:r>
      <w:r w:rsidRPr="000D5DB5">
        <w:rPr>
          <w:rFonts w:eastAsia="Times New Roman" w:cstheme="minorHAnsi"/>
          <w:color w:val="000000"/>
        </w:rPr>
        <w:t xml:space="preserve">You can consume the corpse of any natural creature. </w:t>
      </w:r>
      <w:r w:rsidR="00A13062">
        <w:rPr>
          <w:rFonts w:eastAsia="Times New Roman" w:cstheme="minorHAnsi"/>
          <w:color w:val="000000"/>
        </w:rPr>
        <w:t>When you use this ability, you can spend hit dice to heal as if you completed a short rest</w:t>
      </w:r>
      <w:r w:rsidR="00AD453C">
        <w:rPr>
          <w:rFonts w:eastAsia="Times New Roman" w:cstheme="minorHAnsi"/>
          <w:color w:val="000000"/>
        </w:rPr>
        <w:t xml:space="preserve">. You can also </w:t>
      </w:r>
      <w:r w:rsidR="000E0FD8">
        <w:rPr>
          <w:rFonts w:eastAsia="Times New Roman" w:cstheme="minorHAnsi"/>
          <w:color w:val="000000"/>
        </w:rPr>
        <w:t xml:space="preserve">mana </w:t>
      </w:r>
      <w:r w:rsidR="00AD453C">
        <w:rPr>
          <w:rFonts w:eastAsia="Times New Roman" w:cstheme="minorHAnsi"/>
          <w:color w:val="000000"/>
        </w:rPr>
        <w:t>siphon</w:t>
      </w:r>
      <w:r w:rsidR="000E0FD8">
        <w:rPr>
          <w:rFonts w:eastAsia="Times New Roman" w:cstheme="minorHAnsi"/>
          <w:color w:val="000000"/>
        </w:rPr>
        <w:t xml:space="preserve"> at </w:t>
      </w:r>
      <w:del w:id="1460" w:author="Admin" w:date="2021-08-22T03:14:00Z">
        <w:r w:rsidR="000E0FD8" w:rsidDel="00FA17E9">
          <w:rPr>
            <w:rFonts w:eastAsia="Times New Roman" w:cstheme="minorHAnsi"/>
            <w:color w:val="000000"/>
          </w:rPr>
          <w:delText xml:space="preserve">the </w:delText>
        </w:r>
      </w:del>
      <w:ins w:id="1461" w:author="Admin" w:date="2021-08-22T03:14:00Z">
        <w:r w:rsidR="00FA17E9">
          <w:rPr>
            <w:rFonts w:eastAsia="Times New Roman" w:cstheme="minorHAnsi"/>
            <w:color w:val="000000"/>
          </w:rPr>
          <w:t xml:space="preserve">part of the same </w:t>
        </w:r>
      </w:ins>
      <w:del w:id="1462" w:author="Admin" w:date="2021-08-22T03:14:00Z">
        <w:r w:rsidR="000E0FD8" w:rsidDel="00FA17E9">
          <w:rPr>
            <w:rFonts w:eastAsia="Times New Roman" w:cstheme="minorHAnsi"/>
            <w:color w:val="000000"/>
          </w:rPr>
          <w:delText>same time</w:delText>
        </w:r>
      </w:del>
      <w:ins w:id="1463" w:author="Admin" w:date="2021-08-22T03:14:00Z">
        <w:r w:rsidR="00FA17E9">
          <w:rPr>
            <w:rFonts w:eastAsia="Times New Roman" w:cstheme="minorHAnsi"/>
            <w:color w:val="000000"/>
          </w:rPr>
          <w:t>action</w:t>
        </w:r>
      </w:ins>
      <w:r w:rsidR="00A13062">
        <w:rPr>
          <w:rFonts w:eastAsia="Times New Roman" w:cstheme="minorHAnsi"/>
          <w:color w:val="000000"/>
        </w:rPr>
        <w:t xml:space="preserve">. Consuming a corpse takes </w:t>
      </w:r>
      <w:r w:rsidR="006309F8">
        <w:rPr>
          <w:rFonts w:eastAsia="Times New Roman" w:cstheme="minorHAnsi"/>
          <w:color w:val="000000"/>
        </w:rPr>
        <w:t xml:space="preserve">1 </w:t>
      </w:r>
      <w:r w:rsidR="00A13062">
        <w:rPr>
          <w:rFonts w:eastAsia="Times New Roman" w:cstheme="minorHAnsi"/>
          <w:color w:val="000000"/>
        </w:rPr>
        <w:t>minute</w:t>
      </w:r>
      <w:r w:rsidR="00AD453C">
        <w:rPr>
          <w:rFonts w:eastAsia="Times New Roman" w:cstheme="minorHAnsi"/>
          <w:color w:val="000000"/>
        </w:rPr>
        <w:t xml:space="preserve"> (instead of </w:t>
      </w:r>
      <w:r w:rsidR="006309F8">
        <w:rPr>
          <w:rFonts w:eastAsia="Times New Roman" w:cstheme="minorHAnsi"/>
          <w:color w:val="000000"/>
        </w:rPr>
        <w:t xml:space="preserve">1 </w:t>
      </w:r>
      <w:r w:rsidR="00AD453C">
        <w:rPr>
          <w:rFonts w:eastAsia="Times New Roman" w:cstheme="minorHAnsi"/>
          <w:color w:val="000000"/>
        </w:rPr>
        <w:t xml:space="preserve">hour </w:t>
      </w:r>
      <w:r w:rsidR="006309F8">
        <w:rPr>
          <w:rFonts w:eastAsia="Times New Roman" w:cstheme="minorHAnsi"/>
          <w:color w:val="000000"/>
        </w:rPr>
        <w:t xml:space="preserve">for a short </w:t>
      </w:r>
      <w:r w:rsidR="00AD453C">
        <w:rPr>
          <w:rFonts w:eastAsia="Times New Roman" w:cstheme="minorHAnsi"/>
          <w:color w:val="000000"/>
        </w:rPr>
        <w:t>rest)</w:t>
      </w:r>
      <w:r w:rsidR="00A13062">
        <w:rPr>
          <w:rFonts w:eastAsia="Times New Roman" w:cstheme="minorHAnsi"/>
          <w:color w:val="000000"/>
        </w:rPr>
        <w:t>. You do not have the other benefits of rest, however</w:t>
      </w:r>
      <w:r w:rsidR="00AD453C">
        <w:rPr>
          <w:rFonts w:eastAsia="Times New Roman" w:cstheme="minorHAnsi"/>
          <w:color w:val="000000"/>
        </w:rPr>
        <w:t xml:space="preserve"> (such as regaining ability uses)</w:t>
      </w:r>
      <w:r w:rsidR="00A13062">
        <w:rPr>
          <w:rFonts w:eastAsia="Times New Roman" w:cstheme="minorHAnsi"/>
          <w:color w:val="000000"/>
        </w:rPr>
        <w:t xml:space="preserve">. </w:t>
      </w:r>
      <w:r w:rsidRPr="000D5DB5">
        <w:rPr>
          <w:rFonts w:eastAsia="Times New Roman" w:cstheme="minorHAnsi"/>
          <w:color w:val="000000"/>
        </w:rPr>
        <w:t>A</w:t>
      </w:r>
      <w:ins w:id="1464" w:author="Admin" w:date="2021-08-22T03:14:00Z">
        <w:r w:rsidR="00FA17E9">
          <w:rPr>
            <w:rFonts w:eastAsia="Times New Roman" w:cstheme="minorHAnsi"/>
            <w:color w:val="000000"/>
          </w:rPr>
          <w:t>fter being cannibalized,</w:t>
        </w:r>
      </w:ins>
      <w:r w:rsidRPr="000D5DB5">
        <w:rPr>
          <w:rFonts w:eastAsia="Times New Roman" w:cstheme="minorHAnsi"/>
          <w:color w:val="000000"/>
        </w:rPr>
        <w:t xml:space="preserve"> </w:t>
      </w:r>
      <w:ins w:id="1465" w:author="Admin" w:date="2021-08-22T03:15:00Z">
        <w:r w:rsidR="00FA17E9">
          <w:rPr>
            <w:rFonts w:eastAsia="Times New Roman" w:cstheme="minorHAnsi"/>
            <w:color w:val="000000"/>
          </w:rPr>
          <w:t xml:space="preserve">a </w:t>
        </w:r>
      </w:ins>
      <w:r w:rsidRPr="000D5DB5">
        <w:rPr>
          <w:rFonts w:eastAsia="Times New Roman" w:cstheme="minorHAnsi"/>
          <w:color w:val="000000"/>
        </w:rPr>
        <w:t>natural creature</w:t>
      </w:r>
      <w:ins w:id="1466" w:author="Admin" w:date="2021-08-22T03:15:00Z">
        <w:r w:rsidR="00FA17E9">
          <w:rPr>
            <w:rFonts w:eastAsia="Times New Roman" w:cstheme="minorHAnsi"/>
            <w:color w:val="000000"/>
          </w:rPr>
          <w:t xml:space="preserve">’s </w:t>
        </w:r>
      </w:ins>
      <w:del w:id="1467" w:author="Admin" w:date="2021-08-22T03:15:00Z">
        <w:r w:rsidRPr="000D5DB5" w:rsidDel="00FA17E9">
          <w:rPr>
            <w:rFonts w:eastAsia="Times New Roman" w:cstheme="minorHAnsi"/>
            <w:color w:val="000000"/>
          </w:rPr>
          <w:delText xml:space="preserve"> may be </w:delText>
        </w:r>
        <w:r w:rsidR="000E0FD8" w:rsidDel="00FA17E9">
          <w:rPr>
            <w:rFonts w:eastAsia="Times New Roman" w:cstheme="minorHAnsi"/>
            <w:color w:val="000000"/>
          </w:rPr>
          <w:delText xml:space="preserve">fully </w:delText>
        </w:r>
        <w:r w:rsidRPr="000D5DB5" w:rsidDel="00FA17E9">
          <w:rPr>
            <w:rFonts w:eastAsia="Times New Roman" w:cstheme="minorHAnsi"/>
            <w:color w:val="000000"/>
          </w:rPr>
          <w:delText xml:space="preserve">cannibalized once before their </w:delText>
        </w:r>
      </w:del>
      <w:r w:rsidRPr="000D5DB5">
        <w:rPr>
          <w:rFonts w:eastAsia="Times New Roman" w:cstheme="minorHAnsi"/>
          <w:color w:val="000000"/>
        </w:rPr>
        <w:t>corpse becomes unusable</w:t>
      </w:r>
      <w:r w:rsidR="000E0FD8">
        <w:rPr>
          <w:rFonts w:eastAsia="Times New Roman" w:cstheme="minorHAnsi"/>
          <w:color w:val="000000"/>
        </w:rPr>
        <w:t xml:space="preserve"> and without sufficient benefit for another cannibalism</w:t>
      </w:r>
      <w:r w:rsidRPr="000D5DB5">
        <w:rPr>
          <w:rFonts w:eastAsia="Times New Roman" w:cstheme="minorHAnsi"/>
          <w:color w:val="000000"/>
        </w:rPr>
        <w:t>.</w:t>
      </w:r>
      <w:r w:rsidR="009535B0">
        <w:rPr>
          <w:rFonts w:eastAsia="Times New Roman" w:cstheme="minorHAnsi"/>
          <w:color w:val="000000"/>
        </w:rPr>
        <w:t xml:space="preserve"> </w:t>
      </w:r>
    </w:p>
    <w:p w14:paraId="4B75154B" w14:textId="77777777" w:rsidR="0080139C" w:rsidRPr="000D5DB5" w:rsidRDefault="0080139C">
      <w:pPr>
        <w:contextualSpacing/>
        <w:rPr>
          <w:rFonts w:eastAsia="Times New Roman" w:cstheme="minorHAnsi"/>
          <w:b/>
          <w:bCs/>
          <w:i/>
          <w:iCs/>
          <w:color w:val="000000"/>
        </w:rPr>
      </w:pPr>
      <w:r w:rsidRPr="000D5DB5">
        <w:rPr>
          <w:rFonts w:eastAsia="Times New Roman" w:cstheme="minorHAnsi"/>
          <w:b/>
          <w:bCs/>
          <w:i/>
          <w:iCs/>
          <w:color w:val="000000"/>
        </w:rPr>
        <w:t xml:space="preserve">Knowledge from Beyond. </w:t>
      </w:r>
      <w:r w:rsidRPr="000D5DB5">
        <w:rPr>
          <w:rFonts w:eastAsia="Times New Roman" w:cstheme="minorHAnsi"/>
          <w:color w:val="000000"/>
        </w:rPr>
        <w:t xml:space="preserve">The forsaken are uniquely acquainted with death. You can choose one of the below abilities. </w:t>
      </w:r>
    </w:p>
    <w:p w14:paraId="65BEB5AF" w14:textId="77777777" w:rsidR="00064949" w:rsidRPr="00721264" w:rsidRDefault="00064949" w:rsidP="003C4628">
      <w:pPr>
        <w:pStyle w:val="ListParagraph"/>
        <w:numPr>
          <w:ilvl w:val="0"/>
          <w:numId w:val="57"/>
        </w:numPr>
        <w:ind w:left="360"/>
        <w:rPr>
          <w:rFonts w:eastAsia="Times New Roman" w:cstheme="minorHAnsi"/>
          <w:i/>
          <w:iCs/>
          <w:sz w:val="24"/>
          <w:szCs w:val="24"/>
        </w:rPr>
      </w:pPr>
      <w:r w:rsidRPr="00721264">
        <w:rPr>
          <w:rFonts w:eastAsia="Times New Roman" w:cstheme="minorHAnsi"/>
          <w:i/>
          <w:iCs/>
          <w:color w:val="000000"/>
        </w:rPr>
        <w:t>Elven Blood</w:t>
      </w:r>
      <w:r>
        <w:rPr>
          <w:rFonts w:eastAsia="Times New Roman" w:cstheme="minorHAnsi"/>
          <w:i/>
          <w:iCs/>
          <w:color w:val="000000"/>
        </w:rPr>
        <w:t xml:space="preserve"> (must have been an elf). </w:t>
      </w:r>
      <w:r>
        <w:rPr>
          <w:rFonts w:eastAsia="Times New Roman" w:cstheme="minorHAnsi"/>
          <w:color w:val="000000"/>
        </w:rPr>
        <w:t xml:space="preserve">You have lingering elven blood in your veins. You have proficiency with the Perception skill, and can gain one of the following racial traits, depending on your elven subrace. </w:t>
      </w:r>
    </w:p>
    <w:p w14:paraId="604CF9CD" w14:textId="77777777" w:rsidR="00355362" w:rsidRDefault="00355362" w:rsidP="003C4628">
      <w:pPr>
        <w:pStyle w:val="ListParagraph"/>
        <w:numPr>
          <w:ilvl w:val="1"/>
          <w:numId w:val="57"/>
        </w:numPr>
        <w:rPr>
          <w:rFonts w:eastAsia="Times New Roman" w:cstheme="minorHAnsi"/>
          <w:i/>
          <w:iCs/>
          <w:sz w:val="24"/>
          <w:szCs w:val="24"/>
        </w:rPr>
      </w:pPr>
      <w:r>
        <w:rPr>
          <w:rFonts w:eastAsia="Times New Roman" w:cstheme="minorHAnsi"/>
          <w:i/>
          <w:iCs/>
          <w:sz w:val="24"/>
          <w:szCs w:val="24"/>
        </w:rPr>
        <w:t xml:space="preserve">Arcane Legacy </w:t>
      </w:r>
      <w:r w:rsidRPr="00721264">
        <w:rPr>
          <w:rFonts w:eastAsia="Times New Roman" w:cstheme="minorHAnsi"/>
          <w:i/>
          <w:iCs/>
          <w:sz w:val="24"/>
          <w:szCs w:val="24"/>
        </w:rPr>
        <w:t>(high elf</w:t>
      </w:r>
      <w:r>
        <w:rPr>
          <w:rFonts w:eastAsia="Times New Roman" w:cstheme="minorHAnsi"/>
          <w:i/>
          <w:iCs/>
          <w:sz w:val="24"/>
          <w:szCs w:val="24"/>
        </w:rPr>
        <w:t xml:space="preserve"> or blood elf</w:t>
      </w:r>
      <w:r w:rsidRPr="00721264">
        <w:rPr>
          <w:rFonts w:eastAsia="Times New Roman" w:cstheme="minorHAnsi"/>
          <w:i/>
          <w:iCs/>
          <w:sz w:val="24"/>
          <w:szCs w:val="24"/>
        </w:rPr>
        <w:t>)</w:t>
      </w:r>
    </w:p>
    <w:p w14:paraId="041817A6" w14:textId="77777777" w:rsidR="00064949" w:rsidRPr="00721264" w:rsidRDefault="00064949" w:rsidP="003C4628">
      <w:pPr>
        <w:pStyle w:val="ListParagraph"/>
        <w:numPr>
          <w:ilvl w:val="1"/>
          <w:numId w:val="57"/>
        </w:numPr>
        <w:rPr>
          <w:rFonts w:eastAsia="Times New Roman" w:cstheme="minorHAnsi"/>
          <w:i/>
          <w:iCs/>
          <w:sz w:val="24"/>
          <w:szCs w:val="24"/>
        </w:rPr>
      </w:pPr>
      <w:r>
        <w:rPr>
          <w:rFonts w:eastAsia="Times New Roman" w:cstheme="minorHAnsi"/>
          <w:i/>
          <w:iCs/>
          <w:sz w:val="24"/>
          <w:szCs w:val="24"/>
        </w:rPr>
        <w:t>B</w:t>
      </w:r>
      <w:r w:rsidRPr="00721264">
        <w:rPr>
          <w:rFonts w:eastAsia="Times New Roman" w:cstheme="minorHAnsi"/>
          <w:i/>
          <w:iCs/>
          <w:sz w:val="24"/>
          <w:szCs w:val="24"/>
        </w:rPr>
        <w:t xml:space="preserve">lessing of the </w:t>
      </w:r>
      <w:r>
        <w:rPr>
          <w:rFonts w:eastAsia="Times New Roman" w:cstheme="minorHAnsi"/>
          <w:i/>
          <w:iCs/>
          <w:sz w:val="24"/>
          <w:szCs w:val="24"/>
        </w:rPr>
        <w:t>N</w:t>
      </w:r>
      <w:r w:rsidRPr="00721264">
        <w:rPr>
          <w:rFonts w:eastAsia="Times New Roman" w:cstheme="minorHAnsi"/>
          <w:i/>
          <w:iCs/>
          <w:sz w:val="24"/>
          <w:szCs w:val="24"/>
        </w:rPr>
        <w:t>ightwell (</w:t>
      </w:r>
      <w:r>
        <w:rPr>
          <w:rFonts w:eastAsia="Times New Roman" w:cstheme="minorHAnsi"/>
          <w:i/>
          <w:iCs/>
          <w:sz w:val="24"/>
          <w:szCs w:val="24"/>
        </w:rPr>
        <w:t>Nightborne</w:t>
      </w:r>
      <w:r w:rsidRPr="00721264">
        <w:rPr>
          <w:rFonts w:eastAsia="Times New Roman" w:cstheme="minorHAnsi"/>
          <w:i/>
          <w:iCs/>
          <w:sz w:val="24"/>
          <w:szCs w:val="24"/>
        </w:rPr>
        <w:t>)</w:t>
      </w:r>
    </w:p>
    <w:p w14:paraId="2B4FFD8B" w14:textId="77777777" w:rsidR="00064949" w:rsidRPr="00721264" w:rsidRDefault="00064949" w:rsidP="003C4628">
      <w:pPr>
        <w:pStyle w:val="ListParagraph"/>
        <w:numPr>
          <w:ilvl w:val="1"/>
          <w:numId w:val="57"/>
        </w:numPr>
        <w:rPr>
          <w:rFonts w:eastAsia="Times New Roman" w:cstheme="minorHAnsi"/>
          <w:i/>
          <w:iCs/>
          <w:sz w:val="24"/>
          <w:szCs w:val="24"/>
        </w:rPr>
      </w:pPr>
      <w:r>
        <w:rPr>
          <w:rFonts w:eastAsia="Times New Roman" w:cstheme="minorHAnsi"/>
          <w:i/>
          <w:iCs/>
          <w:sz w:val="24"/>
          <w:szCs w:val="24"/>
        </w:rPr>
        <w:t>P</w:t>
      </w:r>
      <w:r w:rsidRPr="00721264">
        <w:rPr>
          <w:rFonts w:eastAsia="Times New Roman" w:cstheme="minorHAnsi"/>
          <w:i/>
          <w:iCs/>
          <w:sz w:val="24"/>
          <w:szCs w:val="24"/>
        </w:rPr>
        <w:t xml:space="preserve">reternatural </w:t>
      </w:r>
      <w:r>
        <w:rPr>
          <w:rFonts w:eastAsia="Times New Roman" w:cstheme="minorHAnsi"/>
          <w:i/>
          <w:iCs/>
          <w:sz w:val="24"/>
          <w:szCs w:val="24"/>
        </w:rPr>
        <w:t>C</w:t>
      </w:r>
      <w:r w:rsidRPr="00721264">
        <w:rPr>
          <w:rFonts w:eastAsia="Times New Roman" w:cstheme="minorHAnsi"/>
          <w:i/>
          <w:iCs/>
          <w:sz w:val="24"/>
          <w:szCs w:val="24"/>
        </w:rPr>
        <w:t>alm (void elf)</w:t>
      </w:r>
    </w:p>
    <w:p w14:paraId="36BE86DA" w14:textId="77777777" w:rsidR="00064949" w:rsidRPr="00064949" w:rsidRDefault="00064949" w:rsidP="003C4628">
      <w:pPr>
        <w:pStyle w:val="ListParagraph"/>
        <w:numPr>
          <w:ilvl w:val="1"/>
          <w:numId w:val="57"/>
        </w:numPr>
        <w:rPr>
          <w:rFonts w:eastAsia="Times New Roman" w:cstheme="minorHAnsi"/>
          <w:i/>
          <w:iCs/>
          <w:sz w:val="24"/>
          <w:szCs w:val="24"/>
        </w:rPr>
      </w:pPr>
      <w:r>
        <w:rPr>
          <w:rFonts w:eastAsia="Times New Roman" w:cstheme="minorHAnsi"/>
          <w:i/>
          <w:iCs/>
          <w:sz w:val="24"/>
          <w:szCs w:val="24"/>
        </w:rPr>
        <w:t>S</w:t>
      </w:r>
      <w:r w:rsidRPr="00721264">
        <w:rPr>
          <w:rFonts w:eastAsia="Times New Roman" w:cstheme="minorHAnsi"/>
          <w:i/>
          <w:iCs/>
          <w:sz w:val="24"/>
          <w:szCs w:val="24"/>
        </w:rPr>
        <w:t>hadowmeld (night elf)</w:t>
      </w:r>
    </w:p>
    <w:p w14:paraId="46482C5E" w14:textId="77777777" w:rsidR="00064949" w:rsidRPr="00942153" w:rsidRDefault="00064949">
      <w:pPr>
        <w:pStyle w:val="ListParagraph"/>
        <w:numPr>
          <w:ilvl w:val="0"/>
          <w:numId w:val="57"/>
        </w:numPr>
        <w:ind w:left="360"/>
        <w:rPr>
          <w:rFonts w:eastAsia="Times New Roman" w:cstheme="minorHAnsi"/>
          <w:sz w:val="24"/>
          <w:szCs w:val="24"/>
        </w:rPr>
      </w:pPr>
      <w:r>
        <w:rPr>
          <w:rFonts w:eastAsia="Times New Roman" w:cstheme="minorHAnsi"/>
          <w:i/>
          <w:iCs/>
          <w:color w:val="000000"/>
        </w:rPr>
        <w:t>Human Blood (must have been a human).</w:t>
      </w:r>
      <w:r>
        <w:rPr>
          <w:rFonts w:eastAsia="Times New Roman" w:cstheme="minorHAnsi"/>
          <w:sz w:val="24"/>
          <w:szCs w:val="24"/>
        </w:rPr>
        <w:t xml:space="preserve"> </w:t>
      </w:r>
      <w:r w:rsidRPr="00064949">
        <w:rPr>
          <w:rFonts w:eastAsia="Times New Roman" w:cstheme="minorHAnsi"/>
        </w:rPr>
        <w:t xml:space="preserve">You have </w:t>
      </w:r>
      <w:r>
        <w:rPr>
          <w:rFonts w:eastAsia="Times New Roman" w:cstheme="minorHAnsi"/>
        </w:rPr>
        <w:t xml:space="preserve">lingering </w:t>
      </w:r>
      <w:r w:rsidR="006746EC">
        <w:rPr>
          <w:rFonts w:eastAsia="Times New Roman" w:cstheme="minorHAnsi"/>
        </w:rPr>
        <w:t>human blood in your veins</w:t>
      </w:r>
      <w:r>
        <w:rPr>
          <w:rFonts w:eastAsia="Times New Roman" w:cstheme="minorHAnsi"/>
        </w:rPr>
        <w:t>. You gain the Skillful racial trait</w:t>
      </w:r>
      <w:del w:id="1468" w:author="Admin" w:date="2020-10-19T19:19:00Z">
        <w:r w:rsidR="00355362" w:rsidDel="001945CB">
          <w:rPr>
            <w:rFonts w:eastAsia="Times New Roman" w:cstheme="minorHAnsi"/>
          </w:rPr>
          <w:delText>,</w:delText>
        </w:r>
        <w:r w:rsidR="00942153" w:rsidDel="001945CB">
          <w:rPr>
            <w:rFonts w:eastAsia="Times New Roman" w:cstheme="minorHAnsi"/>
          </w:rPr>
          <w:delText xml:space="preserve"> </w:delText>
        </w:r>
      </w:del>
      <w:ins w:id="1469" w:author="Admin" w:date="2020-10-19T19:19:00Z">
        <w:r w:rsidR="001945CB">
          <w:rPr>
            <w:rFonts w:eastAsia="Times New Roman" w:cstheme="minorHAnsi"/>
          </w:rPr>
          <w:t xml:space="preserve"> </w:t>
        </w:r>
      </w:ins>
      <w:r w:rsidR="00942153">
        <w:rPr>
          <w:rFonts w:eastAsia="Times New Roman" w:cstheme="minorHAnsi"/>
        </w:rPr>
        <w:t>and a +1 bonus to a third ability score of your choice</w:t>
      </w:r>
      <w:r>
        <w:rPr>
          <w:rFonts w:eastAsia="Times New Roman" w:cstheme="minorHAnsi"/>
        </w:rPr>
        <w:t>.</w:t>
      </w:r>
    </w:p>
    <w:p w14:paraId="59DADD73" w14:textId="77777777" w:rsidR="0080139C" w:rsidRPr="000D5DB5" w:rsidRDefault="00721264">
      <w:pPr>
        <w:pStyle w:val="ListParagraph"/>
        <w:numPr>
          <w:ilvl w:val="0"/>
          <w:numId w:val="57"/>
        </w:numPr>
        <w:ind w:left="360"/>
        <w:rPr>
          <w:rFonts w:eastAsia="Times New Roman" w:cstheme="minorHAnsi"/>
          <w:sz w:val="24"/>
          <w:szCs w:val="24"/>
        </w:rPr>
      </w:pPr>
      <w:r>
        <w:rPr>
          <w:rFonts w:eastAsia="Times New Roman" w:cstheme="minorHAnsi"/>
          <w:i/>
          <w:iCs/>
        </w:rPr>
        <w:lastRenderedPageBreak/>
        <w:t xml:space="preserve">Necrotic Touch. </w:t>
      </w:r>
      <w:r w:rsidR="0080139C" w:rsidRPr="000D5DB5">
        <w:rPr>
          <w:rFonts w:eastAsia="Times New Roman" w:cstheme="minorHAnsi"/>
        </w:rPr>
        <w:t xml:space="preserve">You </w:t>
      </w:r>
      <w:r w:rsidR="000E0FD8">
        <w:rPr>
          <w:rFonts w:eastAsia="Times New Roman" w:cstheme="minorHAnsi"/>
        </w:rPr>
        <w:t xml:space="preserve">can cast </w:t>
      </w:r>
      <w:r>
        <w:rPr>
          <w:rFonts w:eastAsia="Times New Roman" w:cstheme="minorHAnsi"/>
        </w:rPr>
        <w:t xml:space="preserve">the </w:t>
      </w:r>
      <w:r w:rsidR="006309F8" w:rsidRPr="006309F8">
        <w:rPr>
          <w:rFonts w:eastAsia="Times New Roman" w:cstheme="minorHAnsi"/>
          <w:i/>
          <w:iCs/>
        </w:rPr>
        <w:t>p</w:t>
      </w:r>
      <w:r w:rsidR="0080139C" w:rsidRPr="006309F8">
        <w:rPr>
          <w:rFonts w:eastAsia="Times New Roman" w:cstheme="minorHAnsi"/>
          <w:i/>
          <w:iCs/>
        </w:rPr>
        <w:t xml:space="preserve">lague </w:t>
      </w:r>
      <w:r w:rsidR="006309F8" w:rsidRPr="006309F8">
        <w:rPr>
          <w:rFonts w:eastAsia="Times New Roman" w:cstheme="minorHAnsi"/>
          <w:i/>
          <w:iCs/>
        </w:rPr>
        <w:t>r</w:t>
      </w:r>
      <w:r w:rsidR="0080139C" w:rsidRPr="006309F8">
        <w:rPr>
          <w:rFonts w:eastAsia="Times New Roman" w:cstheme="minorHAnsi"/>
          <w:i/>
          <w:iCs/>
        </w:rPr>
        <w:t>une</w:t>
      </w:r>
      <w:r>
        <w:rPr>
          <w:rFonts w:eastAsia="Times New Roman" w:cstheme="minorHAnsi"/>
        </w:rPr>
        <w:t xml:space="preserve"> spell</w:t>
      </w:r>
      <w:r w:rsidR="0080139C" w:rsidRPr="000D5DB5">
        <w:rPr>
          <w:rFonts w:eastAsia="Times New Roman" w:cstheme="minorHAnsi"/>
        </w:rPr>
        <w:t xml:space="preserve">. </w:t>
      </w:r>
      <w:r w:rsidR="0080139C" w:rsidRPr="000D5DB5">
        <w:rPr>
          <w:rFonts w:eastAsia="Times New Roman" w:cstheme="minorHAnsi"/>
          <w:color w:val="000000"/>
        </w:rPr>
        <w:t>This can be used once until a short or long rest. At 6th level, you gain another use of the ability</w:t>
      </w:r>
      <w:del w:id="1470" w:author="Admin" w:date="2020-10-19T19:20:00Z">
        <w:r w:rsidR="000E0FD8" w:rsidDel="001945CB">
          <w:rPr>
            <w:rFonts w:eastAsia="Times New Roman" w:cstheme="minorHAnsi"/>
            <w:color w:val="000000"/>
          </w:rPr>
          <w:delText>,</w:delText>
        </w:r>
        <w:r w:rsidR="0080139C" w:rsidRPr="000D5DB5" w:rsidDel="001945CB">
          <w:rPr>
            <w:rFonts w:eastAsia="Times New Roman" w:cstheme="minorHAnsi"/>
            <w:color w:val="000000"/>
          </w:rPr>
          <w:delText xml:space="preserve"> </w:delText>
        </w:r>
      </w:del>
      <w:ins w:id="1471" w:author="Admin" w:date="2020-10-19T19:20:00Z">
        <w:r w:rsidR="001945CB">
          <w:rPr>
            <w:rFonts w:eastAsia="Times New Roman" w:cstheme="minorHAnsi"/>
            <w:color w:val="000000"/>
          </w:rPr>
          <w:t xml:space="preserve"> </w:t>
        </w:r>
      </w:ins>
      <w:r w:rsidR="0080139C" w:rsidRPr="000D5DB5">
        <w:rPr>
          <w:rFonts w:eastAsia="Times New Roman" w:cstheme="minorHAnsi"/>
          <w:color w:val="000000"/>
        </w:rPr>
        <w:t xml:space="preserve">or choose to heighten the spell’s level to a 3rd level spell. You can make the same choice at </w:t>
      </w:r>
      <w:ins w:id="1472" w:author="Admin" w:date="2020-10-19T19:19:00Z">
        <w:r w:rsidR="001945CB">
          <w:rPr>
            <w:rFonts w:eastAsia="Times New Roman" w:cstheme="minorHAnsi"/>
            <w:color w:val="000000"/>
          </w:rPr>
          <w:t xml:space="preserve">the </w:t>
        </w:r>
      </w:ins>
      <w:r w:rsidR="0080139C" w:rsidRPr="000D5DB5">
        <w:rPr>
          <w:rFonts w:eastAsia="Times New Roman" w:cstheme="minorHAnsi"/>
          <w:color w:val="000000"/>
        </w:rPr>
        <w:t xml:space="preserve">11th and 16th levels (4th or 5th level, or additional uses). While you use this ability, your hand </w:t>
      </w:r>
      <w:r w:rsidR="009535B0">
        <w:rPr>
          <w:rFonts w:eastAsia="Times New Roman" w:cstheme="minorHAnsi"/>
          <w:color w:val="000000"/>
        </w:rPr>
        <w:t xml:space="preserve">and eyes emit </w:t>
      </w:r>
      <w:r w:rsidR="0080139C" w:rsidRPr="000D5DB5">
        <w:rPr>
          <w:rFonts w:eastAsia="Times New Roman" w:cstheme="minorHAnsi"/>
          <w:color w:val="000000"/>
        </w:rPr>
        <w:t>an eerie green glow.</w:t>
      </w:r>
    </w:p>
    <w:p w14:paraId="3C6E73AC" w14:textId="77777777" w:rsidR="00E41F8D" w:rsidRPr="00064949" w:rsidRDefault="00721264" w:rsidP="00236111">
      <w:pPr>
        <w:pStyle w:val="ListParagraph"/>
        <w:numPr>
          <w:ilvl w:val="0"/>
          <w:numId w:val="57"/>
        </w:numPr>
        <w:ind w:left="360"/>
        <w:rPr>
          <w:rFonts w:eastAsia="Times New Roman" w:cstheme="minorHAnsi"/>
          <w:sz w:val="24"/>
          <w:szCs w:val="24"/>
        </w:rPr>
      </w:pPr>
      <w:r>
        <w:rPr>
          <w:rFonts w:eastAsia="Times New Roman" w:cstheme="minorHAnsi"/>
          <w:i/>
          <w:iCs/>
          <w:color w:val="000000"/>
        </w:rPr>
        <w:t xml:space="preserve">Natural Alchemist. </w:t>
      </w:r>
      <w:r w:rsidR="00E41F8D" w:rsidRPr="000D5DB5">
        <w:rPr>
          <w:rFonts w:eastAsia="Times New Roman" w:cstheme="minorHAnsi"/>
          <w:color w:val="000000"/>
        </w:rPr>
        <w:t xml:space="preserve">You have proficiency with </w:t>
      </w:r>
      <w:r w:rsidR="007378CE">
        <w:rPr>
          <w:rFonts w:eastAsia="Times New Roman" w:cstheme="minorHAnsi"/>
          <w:color w:val="000000"/>
        </w:rPr>
        <w:t>A</w:t>
      </w:r>
      <w:r w:rsidR="00E41F8D">
        <w:rPr>
          <w:rFonts w:eastAsia="Times New Roman" w:cstheme="minorHAnsi"/>
          <w:color w:val="000000"/>
        </w:rPr>
        <w:t xml:space="preserve">lchemist’s </w:t>
      </w:r>
      <w:r w:rsidR="007378CE">
        <w:rPr>
          <w:rFonts w:eastAsia="Times New Roman" w:cstheme="minorHAnsi"/>
          <w:color w:val="000000"/>
        </w:rPr>
        <w:t>S</w:t>
      </w:r>
      <w:r w:rsidR="00E41F8D">
        <w:rPr>
          <w:rFonts w:eastAsia="Times New Roman" w:cstheme="minorHAnsi"/>
          <w:color w:val="000000"/>
        </w:rPr>
        <w:t xml:space="preserve">upplies and the </w:t>
      </w:r>
      <w:r w:rsidR="007378CE">
        <w:rPr>
          <w:rFonts w:eastAsia="Times New Roman" w:cstheme="minorHAnsi"/>
          <w:color w:val="000000"/>
        </w:rPr>
        <w:t>A</w:t>
      </w:r>
      <w:r w:rsidR="00E41F8D">
        <w:rPr>
          <w:rFonts w:eastAsia="Times New Roman" w:cstheme="minorHAnsi"/>
          <w:color w:val="000000"/>
        </w:rPr>
        <w:t xml:space="preserve">lchemy ability </w:t>
      </w:r>
      <w:r w:rsidR="00E41F8D" w:rsidRPr="000D5DB5">
        <w:rPr>
          <w:rFonts w:eastAsia="Times New Roman" w:cstheme="minorHAnsi"/>
          <w:color w:val="000000"/>
        </w:rPr>
        <w:t xml:space="preserve">as a 1st level Alchemist. You have to store alchemical formula in a formula book, which you may start out with at 1st level. If you </w:t>
      </w:r>
      <w:r w:rsidR="00E41F8D">
        <w:rPr>
          <w:rFonts w:eastAsia="Times New Roman" w:cstheme="minorHAnsi"/>
          <w:color w:val="000000"/>
        </w:rPr>
        <w:t>gain later proficiency</w:t>
      </w:r>
      <w:r w:rsidR="00E41F8D" w:rsidRPr="000D5DB5">
        <w:rPr>
          <w:rFonts w:eastAsia="Times New Roman" w:cstheme="minorHAnsi"/>
          <w:color w:val="000000"/>
        </w:rPr>
        <w:t xml:space="preserve">, you gain expertise </w:t>
      </w:r>
      <w:r w:rsidR="00236111">
        <w:rPr>
          <w:rFonts w:eastAsia="Times New Roman" w:cstheme="minorHAnsi"/>
          <w:color w:val="000000"/>
        </w:rPr>
        <w:t>to</w:t>
      </w:r>
      <w:r w:rsidR="00E41F8D" w:rsidRPr="000D5DB5">
        <w:rPr>
          <w:rFonts w:eastAsia="Times New Roman" w:cstheme="minorHAnsi"/>
          <w:color w:val="000000"/>
        </w:rPr>
        <w:t xml:space="preserve"> the </w:t>
      </w:r>
      <w:r w:rsidR="00236111">
        <w:rPr>
          <w:rFonts w:eastAsia="Times New Roman" w:cstheme="minorHAnsi"/>
          <w:color w:val="000000"/>
        </w:rPr>
        <w:t xml:space="preserve">roll </w:t>
      </w:r>
      <w:r w:rsidR="00E41F8D" w:rsidRPr="000D5DB5">
        <w:rPr>
          <w:rFonts w:eastAsia="Times New Roman" w:cstheme="minorHAnsi"/>
          <w:color w:val="000000"/>
        </w:rPr>
        <w:t xml:space="preserve">instead. </w:t>
      </w:r>
    </w:p>
    <w:p w14:paraId="745860BA" w14:textId="77777777" w:rsidR="00942153" w:rsidRPr="00721264" w:rsidRDefault="00942153">
      <w:pPr>
        <w:pStyle w:val="ListParagraph"/>
        <w:numPr>
          <w:ilvl w:val="0"/>
          <w:numId w:val="57"/>
        </w:numPr>
        <w:ind w:left="360"/>
        <w:rPr>
          <w:rFonts w:eastAsia="Times New Roman" w:cstheme="minorHAnsi"/>
          <w:sz w:val="24"/>
          <w:szCs w:val="24"/>
        </w:rPr>
      </w:pPr>
      <w:r>
        <w:rPr>
          <w:rFonts w:eastAsia="Times New Roman" w:cstheme="minorHAnsi"/>
          <w:i/>
          <w:iCs/>
          <w:color w:val="000000"/>
        </w:rPr>
        <w:t xml:space="preserve">Orcish Blood (must have been an orc). </w:t>
      </w:r>
      <w:r>
        <w:rPr>
          <w:rFonts w:eastAsia="Times New Roman" w:cstheme="minorHAnsi"/>
          <w:color w:val="000000"/>
        </w:rPr>
        <w:t xml:space="preserve">You have lingering </w:t>
      </w:r>
      <w:r w:rsidR="006746EC">
        <w:rPr>
          <w:rFonts w:eastAsia="Times New Roman" w:cstheme="minorHAnsi"/>
          <w:color w:val="000000"/>
        </w:rPr>
        <w:t>orcish blood</w:t>
      </w:r>
      <w:r>
        <w:rPr>
          <w:rFonts w:eastAsia="Times New Roman" w:cstheme="minorHAnsi"/>
          <w:color w:val="000000"/>
        </w:rPr>
        <w:t xml:space="preserve"> </w:t>
      </w:r>
      <w:r w:rsidR="006746EC">
        <w:rPr>
          <w:rFonts w:eastAsia="Times New Roman" w:cstheme="minorHAnsi"/>
          <w:color w:val="000000"/>
        </w:rPr>
        <w:t>in your veins</w:t>
      </w:r>
      <w:r>
        <w:rPr>
          <w:rFonts w:eastAsia="Times New Roman" w:cstheme="minorHAnsi"/>
          <w:color w:val="000000"/>
        </w:rPr>
        <w:t xml:space="preserve">. You can choose one talent as per the Warrior Tradition racial trait and </w:t>
      </w:r>
      <w:del w:id="1473" w:author="Admin" w:date="2020-10-19T19:20:00Z">
        <w:r w:rsidDel="001945CB">
          <w:rPr>
            <w:rFonts w:eastAsia="Times New Roman" w:cstheme="minorHAnsi"/>
            <w:color w:val="000000"/>
          </w:rPr>
          <w:delText xml:space="preserve">a </w:delText>
        </w:r>
      </w:del>
      <w:r w:rsidR="006309F8">
        <w:rPr>
          <w:rFonts w:eastAsia="Times New Roman" w:cstheme="minorHAnsi"/>
          <w:color w:val="000000"/>
        </w:rPr>
        <w:t xml:space="preserve">gain a </w:t>
      </w:r>
      <w:r>
        <w:rPr>
          <w:rFonts w:eastAsia="Times New Roman" w:cstheme="minorHAnsi"/>
          <w:color w:val="000000"/>
        </w:rPr>
        <w:t>+1 bonus to your Strength</w:t>
      </w:r>
      <w:r w:rsidR="00355362">
        <w:rPr>
          <w:rFonts w:eastAsia="Times New Roman" w:cstheme="minorHAnsi"/>
          <w:color w:val="000000"/>
        </w:rPr>
        <w:t xml:space="preserve"> score</w:t>
      </w:r>
      <w:r>
        <w:rPr>
          <w:rFonts w:eastAsia="Times New Roman" w:cstheme="minorHAnsi"/>
          <w:color w:val="000000"/>
        </w:rPr>
        <w:t xml:space="preserve">. </w:t>
      </w:r>
    </w:p>
    <w:p w14:paraId="7D83B834" w14:textId="77777777" w:rsidR="000B245F" w:rsidRDefault="000B245F" w:rsidP="000B245F">
      <w:pPr>
        <w:contextualSpacing/>
        <w:rPr>
          <w:rFonts w:eastAsia="Times New Roman" w:cstheme="minorHAnsi"/>
          <w:color w:val="000000"/>
        </w:rPr>
      </w:pPr>
      <w:r w:rsidRPr="000D5DB5">
        <w:rPr>
          <w:rFonts w:eastAsia="Times New Roman" w:cstheme="minorHAnsi"/>
          <w:b/>
          <w:bCs/>
          <w:i/>
          <w:iCs/>
          <w:color w:val="000000"/>
        </w:rPr>
        <w:t xml:space="preserve">Undead Nature. </w:t>
      </w:r>
      <w:r w:rsidRPr="000D5DB5">
        <w:rPr>
          <w:rFonts w:eastAsia="Times New Roman" w:cstheme="minorHAnsi"/>
          <w:color w:val="000000"/>
        </w:rPr>
        <w:t>You don’t require air, food, drink, or sleep. You are also immune to non</w:t>
      </w:r>
      <w:ins w:id="1474" w:author="Admin" w:date="2020-10-19T19:20:00Z">
        <w:r w:rsidR="001945CB">
          <w:rPr>
            <w:rFonts w:eastAsia="Times New Roman" w:cstheme="minorHAnsi"/>
            <w:color w:val="000000"/>
          </w:rPr>
          <w:t>-</w:t>
        </w:r>
      </w:ins>
      <w:r w:rsidRPr="000D5DB5">
        <w:rPr>
          <w:rFonts w:eastAsia="Times New Roman" w:cstheme="minorHAnsi"/>
          <w:color w:val="000000"/>
        </w:rPr>
        <w:t xml:space="preserve">magical poisons and diseases, and have advantage to effects that cause the exhausted and poisoned conditions. </w:t>
      </w:r>
    </w:p>
    <w:p w14:paraId="413E8DD0" w14:textId="77777777" w:rsidR="000B245F" w:rsidRPr="000D5DB5" w:rsidRDefault="000B245F" w:rsidP="000B245F">
      <w:pPr>
        <w:contextualSpacing/>
        <w:rPr>
          <w:rFonts w:eastAsia="Times New Roman" w:cstheme="minorHAnsi"/>
          <w:color w:val="000000"/>
        </w:rPr>
      </w:pPr>
      <w:r w:rsidRPr="000D5DB5">
        <w:rPr>
          <w:rFonts w:eastAsia="Times New Roman" w:cstheme="minorHAnsi"/>
          <w:color w:val="000000"/>
        </w:rPr>
        <w:t xml:space="preserve">You </w:t>
      </w:r>
      <w:r>
        <w:rPr>
          <w:rFonts w:eastAsia="Times New Roman" w:cstheme="minorHAnsi"/>
          <w:color w:val="000000"/>
        </w:rPr>
        <w:t xml:space="preserve">also </w:t>
      </w:r>
      <w:r w:rsidRPr="000D5DB5">
        <w:rPr>
          <w:rFonts w:eastAsia="Times New Roman" w:cstheme="minorHAnsi"/>
          <w:color w:val="000000"/>
        </w:rPr>
        <w:t xml:space="preserve">count as undead for the purposes of healing spells and effects that target undead. For this purpose, you cannot be healed by the </w:t>
      </w:r>
      <w:r w:rsidRPr="006746EC">
        <w:rPr>
          <w:rFonts w:eastAsia="Times New Roman" w:cstheme="minorHAnsi"/>
          <w:i/>
          <w:iCs/>
          <w:color w:val="000000"/>
        </w:rPr>
        <w:t>holy light</w:t>
      </w:r>
      <w:r w:rsidRPr="000D5DB5">
        <w:rPr>
          <w:rFonts w:eastAsia="Times New Roman" w:cstheme="minorHAnsi"/>
          <w:color w:val="000000"/>
        </w:rPr>
        <w:t xml:space="preserve"> spell, but are healed with the </w:t>
      </w:r>
      <w:r w:rsidRPr="006746EC">
        <w:rPr>
          <w:rFonts w:eastAsia="Times New Roman" w:cstheme="minorHAnsi"/>
          <w:i/>
          <w:iCs/>
          <w:color w:val="000000"/>
        </w:rPr>
        <w:t>death coil</w:t>
      </w:r>
      <w:r w:rsidRPr="000D5DB5">
        <w:rPr>
          <w:rFonts w:eastAsia="Times New Roman" w:cstheme="minorHAnsi"/>
          <w:color w:val="000000"/>
        </w:rPr>
        <w:t xml:space="preserve"> spell, and can be targeted by the </w:t>
      </w:r>
      <w:r>
        <w:rPr>
          <w:rFonts w:eastAsia="Times New Roman" w:cstheme="minorHAnsi"/>
          <w:i/>
          <w:iCs/>
          <w:color w:val="000000"/>
        </w:rPr>
        <w:t>d</w:t>
      </w:r>
      <w:r w:rsidRPr="006746EC">
        <w:rPr>
          <w:rFonts w:eastAsia="Times New Roman" w:cstheme="minorHAnsi"/>
          <w:i/>
          <w:iCs/>
          <w:color w:val="000000"/>
        </w:rPr>
        <w:t xml:space="preserve">eath </w:t>
      </w:r>
      <w:r>
        <w:rPr>
          <w:rFonts w:eastAsia="Times New Roman" w:cstheme="minorHAnsi"/>
          <w:i/>
          <w:iCs/>
          <w:color w:val="000000"/>
        </w:rPr>
        <w:t>p</w:t>
      </w:r>
      <w:r w:rsidRPr="006746EC">
        <w:rPr>
          <w:rFonts w:eastAsia="Times New Roman" w:cstheme="minorHAnsi"/>
          <w:i/>
          <w:iCs/>
          <w:color w:val="000000"/>
        </w:rPr>
        <w:t>act</w:t>
      </w:r>
      <w:r w:rsidRPr="000D5DB5">
        <w:rPr>
          <w:rFonts w:eastAsia="Times New Roman" w:cstheme="minorHAnsi"/>
          <w:color w:val="000000"/>
        </w:rPr>
        <w:t xml:space="preserve"> and </w:t>
      </w:r>
      <w:r>
        <w:rPr>
          <w:rFonts w:eastAsia="Times New Roman" w:cstheme="minorHAnsi"/>
          <w:i/>
          <w:iCs/>
          <w:color w:val="000000"/>
        </w:rPr>
        <w:t>p</w:t>
      </w:r>
      <w:r w:rsidRPr="006746EC">
        <w:rPr>
          <w:rFonts w:eastAsia="Times New Roman" w:cstheme="minorHAnsi"/>
          <w:i/>
          <w:iCs/>
          <w:color w:val="000000"/>
        </w:rPr>
        <w:t xml:space="preserve">rotection from </w:t>
      </w:r>
      <w:r>
        <w:rPr>
          <w:rFonts w:eastAsia="Times New Roman" w:cstheme="minorHAnsi"/>
          <w:i/>
          <w:iCs/>
          <w:color w:val="000000"/>
        </w:rPr>
        <w:t>g</w:t>
      </w:r>
      <w:r w:rsidRPr="006746EC">
        <w:rPr>
          <w:rFonts w:eastAsia="Times New Roman" w:cstheme="minorHAnsi"/>
          <w:i/>
          <w:iCs/>
          <w:color w:val="000000"/>
        </w:rPr>
        <w:t xml:space="preserve">ood and </w:t>
      </w:r>
      <w:r>
        <w:rPr>
          <w:rFonts w:eastAsia="Times New Roman" w:cstheme="minorHAnsi"/>
          <w:i/>
          <w:iCs/>
          <w:color w:val="000000"/>
        </w:rPr>
        <w:t>e</w:t>
      </w:r>
      <w:r w:rsidRPr="006746EC">
        <w:rPr>
          <w:rFonts w:eastAsia="Times New Roman" w:cstheme="minorHAnsi"/>
          <w:i/>
          <w:iCs/>
          <w:color w:val="000000"/>
        </w:rPr>
        <w:t>vil</w:t>
      </w:r>
      <w:r w:rsidRPr="000D5DB5">
        <w:rPr>
          <w:rFonts w:eastAsia="Times New Roman" w:cstheme="minorHAnsi"/>
          <w:color w:val="000000"/>
        </w:rPr>
        <w:t xml:space="preserve"> spells, although you are unaffected by </w:t>
      </w:r>
      <w:r>
        <w:rPr>
          <w:rFonts w:eastAsia="Times New Roman" w:cstheme="minorHAnsi"/>
          <w:i/>
          <w:iCs/>
          <w:color w:val="000000"/>
        </w:rPr>
        <w:t>c</w:t>
      </w:r>
      <w:r w:rsidRPr="006746EC">
        <w:rPr>
          <w:rFonts w:eastAsia="Times New Roman" w:cstheme="minorHAnsi"/>
          <w:i/>
          <w:iCs/>
          <w:color w:val="000000"/>
        </w:rPr>
        <w:t xml:space="preserve">harm </w:t>
      </w:r>
      <w:r>
        <w:rPr>
          <w:rFonts w:eastAsia="Times New Roman" w:cstheme="minorHAnsi"/>
          <w:i/>
          <w:iCs/>
          <w:color w:val="000000"/>
        </w:rPr>
        <w:t>p</w:t>
      </w:r>
      <w:r w:rsidRPr="006746EC">
        <w:rPr>
          <w:rFonts w:eastAsia="Times New Roman" w:cstheme="minorHAnsi"/>
          <w:i/>
          <w:iCs/>
          <w:color w:val="000000"/>
        </w:rPr>
        <w:t>erson</w:t>
      </w:r>
      <w:r w:rsidRPr="000D5DB5">
        <w:rPr>
          <w:rFonts w:eastAsia="Times New Roman" w:cstheme="minorHAnsi"/>
          <w:color w:val="000000"/>
        </w:rPr>
        <w:t xml:space="preserve"> (but </w:t>
      </w:r>
      <w:r>
        <w:rPr>
          <w:rFonts w:eastAsia="Times New Roman" w:cstheme="minorHAnsi"/>
          <w:i/>
          <w:iCs/>
          <w:color w:val="000000"/>
        </w:rPr>
        <w:t xml:space="preserve">charm undead </w:t>
      </w:r>
      <w:r w:rsidRPr="000D5DB5">
        <w:rPr>
          <w:rFonts w:eastAsia="Times New Roman" w:cstheme="minorHAnsi"/>
          <w:color w:val="000000"/>
        </w:rPr>
        <w:t xml:space="preserve">instead). </w:t>
      </w:r>
    </w:p>
    <w:p w14:paraId="17D34632" w14:textId="77777777" w:rsidR="000B245F" w:rsidRPr="000D5DB5" w:rsidRDefault="000B245F" w:rsidP="000B245F">
      <w:pPr>
        <w:contextualSpacing/>
        <w:rPr>
          <w:rFonts w:eastAsia="Times New Roman" w:cstheme="minorHAnsi"/>
          <w:color w:val="000000"/>
        </w:rPr>
      </w:pPr>
      <w:r w:rsidRPr="000D5DB5">
        <w:rPr>
          <w:rFonts w:eastAsia="Times New Roman" w:cstheme="minorHAnsi"/>
          <w:color w:val="000000"/>
        </w:rPr>
        <w:t xml:space="preserve">You may </w:t>
      </w:r>
      <w:r>
        <w:rPr>
          <w:rFonts w:eastAsia="Times New Roman" w:cstheme="minorHAnsi"/>
          <w:color w:val="000000"/>
        </w:rPr>
        <w:t xml:space="preserve">also </w:t>
      </w:r>
      <w:r w:rsidRPr="000D5DB5">
        <w:rPr>
          <w:rFonts w:eastAsia="Times New Roman" w:cstheme="minorHAnsi"/>
          <w:color w:val="000000"/>
        </w:rPr>
        <w:t xml:space="preserve">declare </w:t>
      </w:r>
      <w:r>
        <w:rPr>
          <w:rFonts w:eastAsia="Times New Roman" w:cstheme="minorHAnsi"/>
          <w:color w:val="000000"/>
        </w:rPr>
        <w:t xml:space="preserve">your racial origin before you rose (human, elf, orc, etc.) and </w:t>
      </w:r>
      <w:r w:rsidRPr="000D5DB5">
        <w:rPr>
          <w:rFonts w:eastAsia="Times New Roman" w:cstheme="minorHAnsi"/>
          <w:color w:val="000000"/>
        </w:rPr>
        <w:t xml:space="preserve">are counted as being </w:t>
      </w:r>
      <w:r>
        <w:rPr>
          <w:rFonts w:eastAsia="Times New Roman" w:cstheme="minorHAnsi"/>
          <w:color w:val="000000"/>
        </w:rPr>
        <w:t xml:space="preserve">that race </w:t>
      </w:r>
      <w:r w:rsidRPr="000D5DB5">
        <w:rPr>
          <w:rFonts w:eastAsia="Times New Roman" w:cstheme="minorHAnsi"/>
          <w:color w:val="000000"/>
        </w:rPr>
        <w:t>much for all intents and purposes that specify race (such as gaining use of elf</w:t>
      </w:r>
      <w:r>
        <w:rPr>
          <w:rFonts w:eastAsia="Times New Roman" w:cstheme="minorHAnsi"/>
          <w:color w:val="000000"/>
        </w:rPr>
        <w:t xml:space="preserve">, </w:t>
      </w:r>
      <w:r w:rsidRPr="000D5DB5">
        <w:rPr>
          <w:rFonts w:eastAsia="Times New Roman" w:cstheme="minorHAnsi"/>
          <w:color w:val="000000"/>
        </w:rPr>
        <w:t>human</w:t>
      </w:r>
      <w:r>
        <w:rPr>
          <w:rFonts w:eastAsia="Times New Roman" w:cstheme="minorHAnsi"/>
          <w:color w:val="000000"/>
        </w:rPr>
        <w:t xml:space="preserve">, or orc </w:t>
      </w:r>
      <w:r w:rsidRPr="000D5DB5">
        <w:rPr>
          <w:rFonts w:eastAsia="Times New Roman" w:cstheme="minorHAnsi"/>
          <w:color w:val="000000"/>
        </w:rPr>
        <w:t>specific weapons</w:t>
      </w:r>
      <w:r>
        <w:rPr>
          <w:rFonts w:eastAsia="Times New Roman" w:cstheme="minorHAnsi"/>
          <w:color w:val="000000"/>
        </w:rPr>
        <w:t xml:space="preserve"> and feats</w:t>
      </w:r>
      <w:r w:rsidRPr="000D5DB5">
        <w:rPr>
          <w:rFonts w:eastAsia="Times New Roman" w:cstheme="minorHAnsi"/>
          <w:color w:val="000000"/>
        </w:rPr>
        <w:t xml:space="preserve">). </w:t>
      </w:r>
    </w:p>
    <w:p w14:paraId="1F38B9A4" w14:textId="77777777" w:rsidR="000B245F" w:rsidRPr="000B245F" w:rsidRDefault="000B245F" w:rsidP="000B245F">
      <w:pPr>
        <w:contextualSpacing/>
        <w:rPr>
          <w:rFonts w:eastAsia="Times New Roman" w:cstheme="minorHAnsi"/>
          <w:sz w:val="24"/>
          <w:szCs w:val="24"/>
        </w:rPr>
      </w:pPr>
      <w:r w:rsidRPr="000D5DB5">
        <w:rPr>
          <w:rFonts w:eastAsia="Times New Roman" w:cstheme="minorHAnsi"/>
          <w:b/>
          <w:bCs/>
          <w:i/>
          <w:iCs/>
          <w:color w:val="000000"/>
        </w:rPr>
        <w:t>Will of the Forsaken.</w:t>
      </w:r>
      <w:r w:rsidRPr="000D5DB5">
        <w:rPr>
          <w:rFonts w:eastAsia="Times New Roman" w:cstheme="minorHAnsi"/>
          <w:color w:val="000000"/>
        </w:rPr>
        <w:t xml:space="preserve"> You have advantage against </w:t>
      </w:r>
      <w:r>
        <w:rPr>
          <w:rFonts w:eastAsia="Times New Roman" w:cstheme="minorHAnsi"/>
          <w:color w:val="000000"/>
        </w:rPr>
        <w:t>f</w:t>
      </w:r>
      <w:r w:rsidRPr="000D5DB5">
        <w:rPr>
          <w:rFonts w:eastAsia="Times New Roman" w:cstheme="minorHAnsi"/>
          <w:color w:val="000000"/>
        </w:rPr>
        <w:t xml:space="preserve">ear effects. </w:t>
      </w:r>
    </w:p>
    <w:p w14:paraId="5E369B5F" w14:textId="77777777" w:rsidR="0080139C" w:rsidRDefault="0080139C">
      <w:pPr>
        <w:contextualSpacing/>
        <w:rPr>
          <w:rFonts w:eastAsia="Times New Roman" w:cstheme="minorHAnsi"/>
          <w:color w:val="000000"/>
        </w:rPr>
      </w:pPr>
      <w:r w:rsidRPr="000D5DB5">
        <w:rPr>
          <w:rFonts w:eastAsia="Times New Roman" w:cstheme="minorHAnsi"/>
          <w:b/>
          <w:bCs/>
          <w:i/>
          <w:iCs/>
          <w:color w:val="000000"/>
        </w:rPr>
        <w:t>Languages.</w:t>
      </w:r>
      <w:r w:rsidRPr="000D5DB5">
        <w:rPr>
          <w:rFonts w:eastAsia="Times New Roman" w:cstheme="minorHAnsi"/>
          <w:i/>
          <w:iCs/>
          <w:color w:val="000000"/>
        </w:rPr>
        <w:t xml:space="preserve"> </w:t>
      </w:r>
      <w:r w:rsidRPr="000D5DB5">
        <w:rPr>
          <w:rFonts w:eastAsia="Times New Roman" w:cstheme="minorHAnsi"/>
          <w:color w:val="000000"/>
        </w:rPr>
        <w:t>You can speak, read, and write Common</w:t>
      </w:r>
      <w:r w:rsidR="00804097">
        <w:rPr>
          <w:rFonts w:eastAsia="Times New Roman" w:cstheme="minorHAnsi"/>
          <w:color w:val="000000"/>
        </w:rPr>
        <w:t>, Gutterspeech,</w:t>
      </w:r>
      <w:r w:rsidRPr="000D5DB5">
        <w:rPr>
          <w:rFonts w:eastAsia="Times New Roman" w:cstheme="minorHAnsi"/>
          <w:color w:val="000000"/>
        </w:rPr>
        <w:t xml:space="preserve"> and one extra language of your choice, typically based upon the language you spoke before being turned into a Forsaken. </w:t>
      </w:r>
    </w:p>
    <w:p w14:paraId="6FF380B2" w14:textId="77777777" w:rsidR="00750E9B" w:rsidRPr="000D5DB5" w:rsidRDefault="00750E9B">
      <w:pPr>
        <w:contextualSpacing/>
        <w:rPr>
          <w:rFonts w:eastAsia="Times New Roman" w:cstheme="minorHAnsi"/>
          <w:sz w:val="24"/>
          <w:szCs w:val="24"/>
        </w:rPr>
      </w:pPr>
    </w:p>
    <w:p w14:paraId="6B9D3029" w14:textId="77777777" w:rsidR="0080139C" w:rsidRPr="000D5DB5" w:rsidRDefault="0080139C">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 xml:space="preserve">Roderick, Magan, Danforth, Lansire. </w:t>
      </w:r>
    </w:p>
    <w:p w14:paraId="084D8CB5" w14:textId="77777777" w:rsidR="0080139C" w:rsidRPr="000D5DB5" w:rsidRDefault="0080139C">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Yellen, Limmy, Sarias, Mierelle.</w:t>
      </w:r>
    </w:p>
    <w:p w14:paraId="221BC051" w14:textId="77777777" w:rsidR="0080139C" w:rsidRPr="000D5DB5" w:rsidRDefault="0080139C">
      <w:pPr>
        <w:contextualSpacing/>
        <w:rPr>
          <w:rFonts w:eastAsia="Times New Roman" w:cstheme="minorHAnsi"/>
          <w:color w:val="000000"/>
        </w:rPr>
      </w:pPr>
      <w:r w:rsidRPr="000D5DB5">
        <w:rPr>
          <w:rFonts w:eastAsia="Times New Roman" w:cstheme="minorHAnsi"/>
          <w:b/>
          <w:bCs/>
          <w:color w:val="000000"/>
        </w:rPr>
        <w:t xml:space="preserve">Family Names. </w:t>
      </w:r>
      <w:r w:rsidRPr="000D5DB5">
        <w:rPr>
          <w:rFonts w:eastAsia="Times New Roman" w:cstheme="minorHAnsi"/>
          <w:color w:val="000000"/>
        </w:rPr>
        <w:t>Dartfall, Blacksling, Ghoulhunter, Blastlich.</w:t>
      </w:r>
    </w:p>
    <w:p w14:paraId="1DAD9E9F" w14:textId="77777777" w:rsidR="0080139C" w:rsidRPr="000D5DB5" w:rsidRDefault="0080139C">
      <w:pPr>
        <w:contextualSpacing/>
        <w:rPr>
          <w:rFonts w:eastAsia="Times New Roman" w:cstheme="minorHAnsi"/>
          <w:sz w:val="24"/>
          <w:szCs w:val="24"/>
        </w:rPr>
      </w:pPr>
    </w:p>
    <w:p w14:paraId="28AB0045" w14:textId="77777777" w:rsidR="00AB25EF" w:rsidRPr="000D5DB5" w:rsidRDefault="00AB25EF">
      <w:pPr>
        <w:pStyle w:val="Heading2"/>
      </w:pPr>
      <w:bookmarkStart w:id="1475" w:name="_Toc509138716"/>
      <w:bookmarkStart w:id="1476" w:name="_Toc54196372"/>
      <w:r w:rsidRPr="000D5DB5">
        <w:t>Gnome</w:t>
      </w:r>
      <w:bookmarkEnd w:id="1475"/>
      <w:bookmarkEnd w:id="1476"/>
    </w:p>
    <w:p w14:paraId="43362DFC"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“Up and away!”</w:t>
      </w:r>
    </w:p>
    <w:p w14:paraId="108EEB0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one of the gnomish peoples of the Alliance, you are comfortable standing with your more physically and politically-apt allies to cover you as you go about your businesses. Proficient in the higher arts of engineering and arcana, gnomes are behind many developments in the intellectual and creative sides of the Alliance, creating spells, gadgets, and vehicles to propel their human, elven, and dwarven friends (as well as their new allies in the Alliance) to a better tomorrow. </w:t>
      </w:r>
    </w:p>
    <w:p w14:paraId="55DA194B" w14:textId="77777777" w:rsidR="00AB25EF" w:rsidRPr="000D5DB5" w:rsidRDefault="00AB25EF">
      <w:pPr>
        <w:contextualSpacing/>
        <w:rPr>
          <w:rFonts w:eastAsia="Times New Roman" w:cstheme="minorHAnsi"/>
          <w:sz w:val="24"/>
          <w:szCs w:val="24"/>
        </w:rPr>
      </w:pPr>
    </w:p>
    <w:p w14:paraId="2B09383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Gnomish Traits</w:t>
      </w:r>
    </w:p>
    <w:p w14:paraId="1BBEC4B7"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Intelligence score increases by 2, and your Stamina increases by 1.</w:t>
      </w:r>
    </w:p>
    <w:p w14:paraId="008D6A70" w14:textId="77777777" w:rsidR="00AB25EF" w:rsidRPr="000D5DB5" w:rsidRDefault="00AB25EF">
      <w:pPr>
        <w:contextualSpacing/>
        <w:rPr>
          <w:rFonts w:eastAsia="Times New Roman" w:cstheme="minorHAnsi"/>
          <w:sz w:val="24"/>
          <w:szCs w:val="24"/>
        </w:rPr>
      </w:pPr>
      <w:r w:rsidRPr="00845E29">
        <w:rPr>
          <w:rFonts w:eastAsia="Times New Roman" w:cstheme="minorHAnsi"/>
          <w:b/>
          <w:bCs/>
          <w:i/>
          <w:iCs/>
          <w:color w:val="000000"/>
        </w:rPr>
        <w:t>Age.</w:t>
      </w:r>
      <w:r w:rsidRPr="000D5DB5">
        <w:rPr>
          <w:rFonts w:eastAsia="Times New Roman" w:cstheme="minorHAnsi"/>
          <w:b/>
          <w:bCs/>
          <w:i/>
          <w:iCs/>
          <w:color w:val="000000"/>
        </w:rPr>
        <w:t xml:space="preserve"> </w:t>
      </w:r>
      <w:r w:rsidRPr="000D5DB5">
        <w:rPr>
          <w:rFonts w:eastAsia="Times New Roman" w:cstheme="minorHAnsi"/>
          <w:color w:val="000000"/>
        </w:rPr>
        <w:t xml:space="preserve">Adulthood at 40, can live up to be 500. </w:t>
      </w:r>
    </w:p>
    <w:p w14:paraId="4C3908E1"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 xml:space="preserve">Alignment. </w:t>
      </w:r>
      <w:r w:rsidRPr="000D5DB5">
        <w:rPr>
          <w:rFonts w:eastAsia="Times New Roman" w:cstheme="minorHAnsi"/>
          <w:color w:val="000000"/>
        </w:rPr>
        <w:t xml:space="preserve">Alliance. Gnomes are great friends of the Ironforge dwarves and have fought and died alongside human soldiers. They are wary of the high elves, but so is everyone else, so they don’t feel too bad about that. They battled the Horde in the Second War and have a bit of a grudge against orcs, but gnomes are a kindly and forgiving lot and are willing to give the orcs a second chance. </w:t>
      </w:r>
    </w:p>
    <w:p w14:paraId="4316707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Gnomes and goblins have always been rivals — though whether this rivalry is a friendly or brutal one depends on the individuals involved. Gnomes have not been on Kalimdor long enough to form proper opinions about its denizens. Tauren and night elves both seem rather rustic for gnome sensibilities — but they can make friends with anyone.</w:t>
      </w:r>
    </w:p>
    <w:p w14:paraId="4EE44FA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Size.</w:t>
      </w:r>
      <w:r w:rsidRPr="000D5DB5">
        <w:rPr>
          <w:rFonts w:eastAsia="Times New Roman" w:cstheme="minorHAnsi"/>
          <w:b/>
          <w:bCs/>
          <w:i/>
          <w:iCs/>
          <w:color w:val="000000"/>
        </w:rPr>
        <w:t xml:space="preserve"> </w:t>
      </w:r>
      <w:r w:rsidRPr="000D5DB5">
        <w:rPr>
          <w:rFonts w:eastAsia="Times New Roman" w:cstheme="minorHAnsi"/>
          <w:color w:val="000000"/>
        </w:rPr>
        <w:t>Gnomes range from between 3 to 4 feet tall and average around 40 pounds. Your size is Small.</w:t>
      </w:r>
    </w:p>
    <w:p w14:paraId="27D19BA2"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Speed. </w:t>
      </w:r>
      <w:r w:rsidRPr="000D5DB5">
        <w:rPr>
          <w:rFonts w:eastAsia="Times New Roman" w:cstheme="minorHAnsi"/>
          <w:color w:val="000000"/>
        </w:rPr>
        <w:t xml:space="preserve">Your base walking speed is 25 feet. </w:t>
      </w:r>
    </w:p>
    <w:p w14:paraId="2F4C4C07"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Darkvision. </w:t>
      </w:r>
      <w:r w:rsidRPr="000D5DB5">
        <w:rPr>
          <w:rFonts w:eastAsia="Times New Roman" w:cstheme="minorHAnsi"/>
          <w:color w:val="000000"/>
        </w:rPr>
        <w:t>You have superior vision in dark and dim conditions. You can see in dim light within 60 feet of you as if it were bright light, and in darkness as if it were dim light. You can’t discern color in darkness, only shades of gray.</w:t>
      </w:r>
    </w:p>
    <w:p w14:paraId="1D0D6889"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Artificer’s Lore. </w:t>
      </w:r>
      <w:r w:rsidRPr="000D5DB5">
        <w:rPr>
          <w:rFonts w:eastAsia="Times New Roman" w:cstheme="minorHAnsi"/>
          <w:color w:val="000000"/>
        </w:rPr>
        <w:t>Whenever you make an Intelligence (History) check related to magic items, alchemical objects, or technological devices, you have expertise instead of just proficiency.</w:t>
      </w:r>
    </w:p>
    <w:p w14:paraId="267007E5"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Escape Artist. </w:t>
      </w:r>
      <w:r w:rsidRPr="000D5DB5">
        <w:rPr>
          <w:rFonts w:eastAsia="Times New Roman" w:cstheme="minorHAnsi"/>
          <w:color w:val="000000"/>
        </w:rPr>
        <w:t xml:space="preserve">You have advantage on all saving throws to escape grapples, bonds, or other movement-restricting abilities or effects that hamper your freedom of movement. </w:t>
      </w:r>
    </w:p>
    <w:p w14:paraId="32EB918B" w14:textId="77777777" w:rsidR="0010164A" w:rsidRPr="001F25FA" w:rsidRDefault="0010164A">
      <w:pPr>
        <w:contextualSpacing/>
        <w:rPr>
          <w:rFonts w:eastAsia="Times New Roman" w:cstheme="minorHAnsi"/>
          <w:color w:val="000000"/>
        </w:rPr>
      </w:pPr>
      <w:r>
        <w:rPr>
          <w:rFonts w:eastAsia="Times New Roman" w:cstheme="minorHAnsi"/>
          <w:b/>
          <w:bCs/>
          <w:i/>
          <w:iCs/>
          <w:color w:val="000000"/>
        </w:rPr>
        <w:t xml:space="preserve">Gnome Cunning. </w:t>
      </w:r>
      <w:r>
        <w:rPr>
          <w:rFonts w:eastAsia="Times New Roman" w:cstheme="minorHAnsi"/>
          <w:color w:val="000000"/>
        </w:rPr>
        <w:t xml:space="preserve">You have advantage on all Intelligence, Spirit, and Charisma saving throws against magic. </w:t>
      </w:r>
    </w:p>
    <w:p w14:paraId="123B4190" w14:textId="77777777" w:rsidR="00B75C8D" w:rsidRDefault="00B75C8D" w:rsidP="00ED0BBD">
      <w:pPr>
        <w:contextualSpacing/>
        <w:rPr>
          <w:rFonts w:eastAsia="Times New Roman" w:cstheme="minorHAnsi"/>
          <w:color w:val="000000"/>
        </w:rPr>
      </w:pPr>
      <w:r>
        <w:rPr>
          <w:rFonts w:eastAsia="Times New Roman" w:cstheme="minorHAnsi"/>
          <w:b/>
          <w:bCs/>
          <w:i/>
          <w:iCs/>
          <w:color w:val="000000"/>
        </w:rPr>
        <w:t xml:space="preserve">Natural </w:t>
      </w:r>
      <w:r w:rsidRPr="000D5DB5">
        <w:rPr>
          <w:rFonts w:eastAsia="Times New Roman" w:cstheme="minorHAnsi"/>
          <w:b/>
          <w:bCs/>
          <w:i/>
          <w:iCs/>
          <w:color w:val="000000"/>
        </w:rPr>
        <w:t xml:space="preserve">Tinker. </w:t>
      </w:r>
      <w:r w:rsidRPr="000D5DB5">
        <w:rPr>
          <w:rFonts w:eastAsia="Times New Roman" w:cstheme="minorHAnsi"/>
          <w:color w:val="000000"/>
        </w:rPr>
        <w:t xml:space="preserve">You have proficiency with </w:t>
      </w:r>
      <w:r w:rsidR="00ED0BBD">
        <w:rPr>
          <w:rFonts w:eastAsia="Times New Roman" w:cstheme="minorHAnsi"/>
          <w:color w:val="000000"/>
        </w:rPr>
        <w:t>E</w:t>
      </w:r>
      <w:r>
        <w:rPr>
          <w:rFonts w:eastAsia="Times New Roman" w:cstheme="minorHAnsi"/>
          <w:color w:val="000000"/>
        </w:rPr>
        <w:t xml:space="preserve">ngineer’s </w:t>
      </w:r>
      <w:r w:rsidR="00ED0BBD">
        <w:rPr>
          <w:rFonts w:eastAsia="Times New Roman" w:cstheme="minorHAnsi"/>
          <w:color w:val="000000"/>
        </w:rPr>
        <w:t>T</w:t>
      </w:r>
      <w:r>
        <w:rPr>
          <w:rFonts w:eastAsia="Times New Roman" w:cstheme="minorHAnsi"/>
          <w:color w:val="000000"/>
        </w:rPr>
        <w:t>ools</w:t>
      </w:r>
      <w:r w:rsidRPr="000D5DB5">
        <w:rPr>
          <w:rFonts w:eastAsia="Times New Roman" w:cstheme="minorHAnsi"/>
          <w:color w:val="000000"/>
        </w:rPr>
        <w:t xml:space="preserve">, but it is treated as if your proficiency bonus is +1. If you later gain </w:t>
      </w:r>
      <w:r>
        <w:rPr>
          <w:rFonts w:eastAsia="Times New Roman" w:cstheme="minorHAnsi"/>
          <w:color w:val="000000"/>
        </w:rPr>
        <w:t xml:space="preserve">proficiency in </w:t>
      </w:r>
      <w:r w:rsidR="00ED0BBD">
        <w:rPr>
          <w:rFonts w:eastAsia="Times New Roman" w:cstheme="minorHAnsi"/>
          <w:color w:val="000000"/>
        </w:rPr>
        <w:t>E</w:t>
      </w:r>
      <w:r>
        <w:rPr>
          <w:rFonts w:eastAsia="Times New Roman" w:cstheme="minorHAnsi"/>
          <w:color w:val="000000"/>
        </w:rPr>
        <w:t xml:space="preserve">ngineer’s </w:t>
      </w:r>
      <w:r w:rsidR="00ED0BBD">
        <w:rPr>
          <w:rFonts w:eastAsia="Times New Roman" w:cstheme="minorHAnsi"/>
          <w:color w:val="000000"/>
        </w:rPr>
        <w:t>T</w:t>
      </w:r>
      <w:r>
        <w:rPr>
          <w:rFonts w:eastAsia="Times New Roman" w:cstheme="minorHAnsi"/>
          <w:color w:val="000000"/>
        </w:rPr>
        <w:t>ools by another way</w:t>
      </w:r>
      <w:r w:rsidRPr="000D5DB5">
        <w:rPr>
          <w:rFonts w:eastAsia="Times New Roman" w:cstheme="minorHAnsi"/>
          <w:color w:val="000000"/>
        </w:rPr>
        <w:t xml:space="preserve">, you gain expertise in the skill instead. </w:t>
      </w:r>
    </w:p>
    <w:p w14:paraId="064EF068" w14:textId="77777777" w:rsidR="0010164A" w:rsidRPr="001F25FA" w:rsidRDefault="0010164A">
      <w:pPr>
        <w:contextualSpacing/>
        <w:rPr>
          <w:rFonts w:eastAsia="Times New Roman" w:cstheme="minorHAnsi"/>
          <w:color w:val="000000"/>
        </w:rPr>
      </w:pPr>
      <w:r>
        <w:rPr>
          <w:rFonts w:eastAsia="Times New Roman" w:cstheme="minorHAnsi"/>
          <w:b/>
          <w:bCs/>
          <w:i/>
          <w:iCs/>
          <w:color w:val="000000"/>
        </w:rPr>
        <w:t xml:space="preserve">Naturally Stealthy. </w:t>
      </w:r>
      <w:r>
        <w:rPr>
          <w:rFonts w:eastAsia="Times New Roman" w:cstheme="minorHAnsi"/>
          <w:color w:val="000000"/>
        </w:rPr>
        <w:t>You can attempt to hide even when you are obscured only by a creature that is at least one size larger than you.</w:t>
      </w:r>
    </w:p>
    <w:p w14:paraId="1D697703" w14:textId="77777777" w:rsidR="009535B0" w:rsidRPr="000D5DB5" w:rsidRDefault="009535B0">
      <w:pPr>
        <w:contextualSpacing/>
        <w:rPr>
          <w:rFonts w:eastAsia="Times New Roman" w:cstheme="minorHAnsi"/>
          <w:sz w:val="24"/>
          <w:szCs w:val="24"/>
        </w:rPr>
      </w:pPr>
      <w:r w:rsidRPr="000D5DB5">
        <w:rPr>
          <w:rFonts w:eastAsia="Times New Roman" w:cstheme="minorHAnsi"/>
          <w:b/>
          <w:bCs/>
          <w:i/>
          <w:iCs/>
          <w:color w:val="000000"/>
        </w:rPr>
        <w:t xml:space="preserve">Extra Language. </w:t>
      </w:r>
      <w:r w:rsidRPr="000D5DB5">
        <w:rPr>
          <w:rFonts w:eastAsia="Times New Roman" w:cstheme="minorHAnsi"/>
          <w:color w:val="000000"/>
        </w:rPr>
        <w:t xml:space="preserve">You can speak, read, and write one extra language of your choice. </w:t>
      </w:r>
    </w:p>
    <w:p w14:paraId="72076E87" w14:textId="77777777" w:rsidR="00AB25EF" w:rsidRPr="000D5DB5" w:rsidRDefault="00AB25EF" w:rsidP="00F2707B">
      <w:pPr>
        <w:contextualSpacing/>
        <w:rPr>
          <w:rFonts w:eastAsia="Times New Roman" w:cstheme="minorHAnsi"/>
          <w:sz w:val="24"/>
          <w:szCs w:val="24"/>
        </w:rPr>
      </w:pPr>
      <w:r w:rsidRPr="000D5DB5">
        <w:rPr>
          <w:rFonts w:eastAsia="Times New Roman" w:cstheme="minorHAnsi"/>
          <w:b/>
          <w:bCs/>
          <w:i/>
          <w:iCs/>
          <w:color w:val="000000"/>
        </w:rPr>
        <w:t xml:space="preserve">Languages. </w:t>
      </w:r>
      <w:r w:rsidRPr="000D5DB5">
        <w:rPr>
          <w:rFonts w:eastAsia="Times New Roman" w:cstheme="minorHAnsi"/>
          <w:color w:val="000000"/>
        </w:rPr>
        <w:t xml:space="preserve">You can speak, read, and write Common and Gnomish. The Gnomish language, which uses the </w:t>
      </w:r>
      <w:r w:rsidR="00F2707B">
        <w:rPr>
          <w:rFonts w:eastAsia="Times New Roman" w:cstheme="minorHAnsi"/>
          <w:color w:val="000000"/>
        </w:rPr>
        <w:t xml:space="preserve">Dwarven </w:t>
      </w:r>
      <w:r w:rsidRPr="000D5DB5">
        <w:rPr>
          <w:rFonts w:eastAsia="Times New Roman" w:cstheme="minorHAnsi"/>
          <w:color w:val="000000"/>
        </w:rPr>
        <w:t>script, is renowned for its technical treatises and its catalogs of knowledge about the natural world.</w:t>
      </w:r>
    </w:p>
    <w:p w14:paraId="222812FA" w14:textId="77777777" w:rsidR="00AB25EF" w:rsidRPr="000D5DB5" w:rsidRDefault="00AB25EF">
      <w:pPr>
        <w:contextualSpacing/>
        <w:rPr>
          <w:rFonts w:eastAsia="Times New Roman" w:cstheme="minorHAnsi"/>
          <w:sz w:val="24"/>
          <w:szCs w:val="24"/>
        </w:rPr>
      </w:pPr>
    </w:p>
    <w:p w14:paraId="766CC3E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Kiggle, Grobnick, Kazbo, Hagin, Snoonose.</w:t>
      </w:r>
    </w:p>
    <w:p w14:paraId="45A37E6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Beggra, Nefti, Sorassa, Gamash.</w:t>
      </w:r>
    </w:p>
    <w:p w14:paraId="2C3441F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Spinpistol, Airslicer, Bombtosser, Greatgear, Mekkatorque.</w:t>
      </w:r>
    </w:p>
    <w:p w14:paraId="6BD30B00" w14:textId="77777777" w:rsidR="00AB25EF" w:rsidRPr="000D5DB5" w:rsidRDefault="00AB25EF">
      <w:pPr>
        <w:contextualSpacing/>
        <w:rPr>
          <w:rFonts w:eastAsia="Times New Roman" w:cstheme="minorHAnsi"/>
          <w:sz w:val="24"/>
          <w:szCs w:val="24"/>
        </w:rPr>
      </w:pPr>
    </w:p>
    <w:p w14:paraId="1A59E548" w14:textId="77777777" w:rsidR="00AB25EF" w:rsidRPr="000D5DB5" w:rsidRDefault="00AB25EF">
      <w:pPr>
        <w:pStyle w:val="Heading2"/>
      </w:pPr>
      <w:bookmarkStart w:id="1477" w:name="_Toc509138717"/>
      <w:bookmarkStart w:id="1478" w:name="_Toc54196373"/>
      <w:r w:rsidRPr="000D5DB5">
        <w:t>Goblin</w:t>
      </w:r>
      <w:bookmarkEnd w:id="1477"/>
      <w:bookmarkEnd w:id="1478"/>
    </w:p>
    <w:p w14:paraId="05BDAC63"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“Time is money, friend!”</w:t>
      </w:r>
    </w:p>
    <w:p w14:paraId="588B126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Goblins value technology as a useful aspect of commerce. Some say that their advantage — and their curse — is to be the primary users of technology in a world governed by magic. While dwarves and gnomes share </w:t>
      </w:r>
      <w:r w:rsidR="003C7D29" w:rsidRPr="000D5DB5">
        <w:rPr>
          <w:rFonts w:eastAsia="Times New Roman" w:cstheme="minorHAnsi"/>
          <w:color w:val="000000"/>
        </w:rPr>
        <w:t xml:space="preserve">focused aspects of this </w:t>
      </w:r>
      <w:r w:rsidRPr="000D5DB5">
        <w:rPr>
          <w:rFonts w:eastAsia="Times New Roman" w:cstheme="minorHAnsi"/>
          <w:color w:val="000000"/>
        </w:rPr>
        <w:t>gift, goblin technology is more far-reaching and sinister and makes a larger impact on the natural world</w:t>
      </w:r>
      <w:r w:rsidR="003C7D29" w:rsidRPr="000D5DB5">
        <w:rPr>
          <w:rFonts w:eastAsia="Times New Roman" w:cstheme="minorHAnsi"/>
          <w:color w:val="000000"/>
        </w:rPr>
        <w:t>, and mixes with alchemy in a gloriously unstable blend</w:t>
      </w:r>
      <w:r w:rsidRPr="000D5DB5">
        <w:rPr>
          <w:rFonts w:eastAsia="Times New Roman" w:cstheme="minorHAnsi"/>
          <w:color w:val="000000"/>
        </w:rPr>
        <w:t xml:space="preserve">. </w:t>
      </w:r>
    </w:p>
    <w:p w14:paraId="6A4DDB59"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 xml:space="preserve">They employ vast teams of engineers </w:t>
      </w:r>
      <w:r w:rsidR="003C7D29" w:rsidRPr="000D5DB5">
        <w:rPr>
          <w:rFonts w:eastAsia="Times New Roman" w:cstheme="minorHAnsi"/>
          <w:color w:val="000000"/>
        </w:rPr>
        <w:t xml:space="preserve">and alchemists </w:t>
      </w:r>
      <w:r w:rsidRPr="000D5DB5">
        <w:rPr>
          <w:rFonts w:eastAsia="Times New Roman" w:cstheme="minorHAnsi"/>
          <w:color w:val="000000"/>
        </w:rPr>
        <w:t xml:space="preserve">who expand on current technology and produce gadgets </w:t>
      </w:r>
      <w:r w:rsidR="003C7D29" w:rsidRPr="000D5DB5">
        <w:rPr>
          <w:rFonts w:eastAsia="Times New Roman" w:cstheme="minorHAnsi"/>
          <w:color w:val="000000"/>
        </w:rPr>
        <w:t xml:space="preserve">and potions </w:t>
      </w:r>
      <w:r w:rsidRPr="000D5DB5">
        <w:rPr>
          <w:rFonts w:eastAsia="Times New Roman" w:cstheme="minorHAnsi"/>
          <w:color w:val="000000"/>
        </w:rPr>
        <w:t xml:space="preserve">to suit a wide array of applications. They constantly build and repair machines and work on new </w:t>
      </w:r>
      <w:r w:rsidR="003C7D29" w:rsidRPr="000D5DB5">
        <w:rPr>
          <w:rFonts w:eastAsia="Times New Roman" w:cstheme="minorHAnsi"/>
          <w:color w:val="000000"/>
        </w:rPr>
        <w:t>formulae</w:t>
      </w:r>
      <w:r w:rsidRPr="000D5DB5">
        <w:rPr>
          <w:rFonts w:eastAsia="Times New Roman" w:cstheme="minorHAnsi"/>
          <w:color w:val="000000"/>
        </w:rPr>
        <w:t xml:space="preserve">. Unfortunately, goblins </w:t>
      </w:r>
      <w:r w:rsidR="003C7D29" w:rsidRPr="000D5DB5">
        <w:rPr>
          <w:rFonts w:eastAsia="Times New Roman" w:cstheme="minorHAnsi"/>
          <w:color w:val="000000"/>
        </w:rPr>
        <w:t xml:space="preserve">are both </w:t>
      </w:r>
      <w:r w:rsidRPr="000D5DB5">
        <w:rPr>
          <w:rFonts w:eastAsia="Times New Roman" w:cstheme="minorHAnsi"/>
          <w:color w:val="000000"/>
        </w:rPr>
        <w:t>passionate</w:t>
      </w:r>
      <w:r w:rsidR="003C7D29" w:rsidRPr="000D5DB5">
        <w:rPr>
          <w:rFonts w:eastAsia="Times New Roman" w:cstheme="minorHAnsi"/>
          <w:color w:val="000000"/>
        </w:rPr>
        <w:t>ly</w:t>
      </w:r>
      <w:r w:rsidRPr="000D5DB5">
        <w:rPr>
          <w:rFonts w:eastAsia="Times New Roman" w:cstheme="minorHAnsi"/>
          <w:color w:val="000000"/>
        </w:rPr>
        <w:t xml:space="preserve"> genius </w:t>
      </w:r>
      <w:r w:rsidR="003C7D29" w:rsidRPr="000D5DB5">
        <w:rPr>
          <w:rFonts w:eastAsia="Times New Roman" w:cstheme="minorHAnsi"/>
          <w:color w:val="000000"/>
        </w:rPr>
        <w:t xml:space="preserve">yet suffer from undisciplined minds. </w:t>
      </w:r>
      <w:r w:rsidRPr="000D5DB5">
        <w:rPr>
          <w:rFonts w:eastAsia="Times New Roman" w:cstheme="minorHAnsi"/>
          <w:color w:val="000000"/>
        </w:rPr>
        <w:t xml:space="preserve">Their lack of </w:t>
      </w:r>
      <w:r w:rsidR="003C7D29" w:rsidRPr="000D5DB5">
        <w:rPr>
          <w:rFonts w:eastAsia="Times New Roman" w:cstheme="minorHAnsi"/>
          <w:color w:val="000000"/>
        </w:rPr>
        <w:t xml:space="preserve">focus </w:t>
      </w:r>
      <w:r w:rsidRPr="000D5DB5">
        <w:rPr>
          <w:rFonts w:eastAsia="Times New Roman" w:cstheme="minorHAnsi"/>
          <w:color w:val="000000"/>
        </w:rPr>
        <w:t>means that many creations end up half</w:t>
      </w:r>
      <w:ins w:id="1479" w:author="Admin" w:date="2020-10-19T19:22:00Z">
        <w:r w:rsidR="001945CB">
          <w:rPr>
            <w:rFonts w:eastAsia="Times New Roman" w:cstheme="minorHAnsi"/>
            <w:color w:val="000000"/>
          </w:rPr>
          <w:t>-</w:t>
        </w:r>
      </w:ins>
      <w:del w:id="1480" w:author="Admin" w:date="2020-10-19T19:22:00Z">
        <w:r w:rsidRPr="000D5DB5" w:rsidDel="001945CB">
          <w:rPr>
            <w:rFonts w:eastAsia="Times New Roman" w:cstheme="minorHAnsi"/>
            <w:color w:val="000000"/>
          </w:rPr>
          <w:delText xml:space="preserve"> </w:delText>
        </w:r>
      </w:del>
      <w:r w:rsidRPr="000D5DB5">
        <w:rPr>
          <w:rFonts w:eastAsia="Times New Roman" w:cstheme="minorHAnsi"/>
          <w:color w:val="000000"/>
        </w:rPr>
        <w:t>finished as something else catches their attention.</w:t>
      </w:r>
      <w:r w:rsidR="003C7D29" w:rsidRPr="000D5DB5">
        <w:rPr>
          <w:rFonts w:eastAsia="Times New Roman" w:cstheme="minorHAnsi"/>
          <w:color w:val="000000"/>
        </w:rPr>
        <w:t xml:space="preserve"> </w:t>
      </w:r>
    </w:p>
    <w:p w14:paraId="47E4CEAE" w14:textId="77777777" w:rsidR="003C7D29" w:rsidRPr="000D5DB5" w:rsidRDefault="003C7D29">
      <w:pPr>
        <w:contextualSpacing/>
        <w:rPr>
          <w:rFonts w:eastAsia="Times New Roman" w:cstheme="minorHAnsi"/>
          <w:sz w:val="24"/>
          <w:szCs w:val="24"/>
        </w:rPr>
      </w:pPr>
      <w:r w:rsidRPr="000D5DB5">
        <w:rPr>
          <w:rFonts w:eastAsia="Times New Roman" w:cstheme="minorHAnsi"/>
          <w:color w:val="000000"/>
        </w:rPr>
        <w:t xml:space="preserve">Goblins hired themselves out to the Horde in the Second War, but now they belong only to themselves and whoever pays the most. Constantly building and inventing requires massive resources, both for creating the machines themselves and maintaining those that actually work. </w:t>
      </w:r>
    </w:p>
    <w:p w14:paraId="2FD9D1E3" w14:textId="77777777" w:rsidR="003C7D29" w:rsidRPr="000D5DB5" w:rsidRDefault="003C7D29">
      <w:pPr>
        <w:contextualSpacing/>
        <w:rPr>
          <w:rFonts w:eastAsia="Times New Roman" w:cstheme="minorHAnsi"/>
          <w:sz w:val="24"/>
          <w:szCs w:val="24"/>
        </w:rPr>
      </w:pPr>
      <w:r w:rsidRPr="000D5DB5">
        <w:rPr>
          <w:rFonts w:eastAsia="Times New Roman" w:cstheme="minorHAnsi"/>
          <w:color w:val="000000"/>
        </w:rPr>
        <w:t xml:space="preserve">Cannibalizing old machines only partially sustains this fervent activity of creation, so goblins rely on trade with as many races and cultures as possible. They are the quintessential merchants, peddling all manner of exotic goods for the highest possible prices. </w:t>
      </w:r>
    </w:p>
    <w:p w14:paraId="5255C1CA" w14:textId="77777777" w:rsidR="00311C44" w:rsidRPr="000D5DB5" w:rsidRDefault="00AB25EF">
      <w:pPr>
        <w:contextualSpacing/>
        <w:rPr>
          <w:rFonts w:eastAsia="Times New Roman" w:cstheme="minorHAnsi"/>
          <w:color w:val="000000"/>
        </w:rPr>
      </w:pPr>
      <w:r w:rsidRPr="000D5DB5">
        <w:rPr>
          <w:rFonts w:eastAsia="Times New Roman" w:cstheme="minorHAnsi"/>
          <w:color w:val="000000"/>
        </w:rPr>
        <w:t>As one of the goblin-folk, you have a reputation for money-grabbing, dishonest work, and unreliability</w:t>
      </w:r>
      <w:r w:rsidR="003C7D29" w:rsidRPr="000D5DB5">
        <w:rPr>
          <w:rFonts w:eastAsia="Times New Roman" w:cstheme="minorHAnsi"/>
          <w:color w:val="000000"/>
        </w:rPr>
        <w:t xml:space="preserve">, yet being loyal to money means you always have customers (and a place) in a war-torn world. </w:t>
      </w:r>
    </w:p>
    <w:p w14:paraId="3EF8316F" w14:textId="77777777" w:rsidR="003C7D29" w:rsidRPr="000D5DB5" w:rsidRDefault="003C7D29">
      <w:pPr>
        <w:contextualSpacing/>
        <w:rPr>
          <w:rFonts w:eastAsia="Times New Roman" w:cstheme="minorHAnsi"/>
          <w:sz w:val="24"/>
          <w:szCs w:val="24"/>
        </w:rPr>
      </w:pPr>
    </w:p>
    <w:p w14:paraId="528D3B0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Goblin Traits</w:t>
      </w:r>
    </w:p>
    <w:p w14:paraId="0F1D5A60"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lastRenderedPageBreak/>
        <w:t>Ability Score Increase.</w:t>
      </w:r>
      <w:r w:rsidRPr="000D5DB5">
        <w:rPr>
          <w:rFonts w:eastAsia="Times New Roman" w:cstheme="minorHAnsi"/>
          <w:b/>
          <w:bCs/>
          <w:color w:val="000000"/>
        </w:rPr>
        <w:t xml:space="preserve"> </w:t>
      </w:r>
      <w:r w:rsidRPr="000D5DB5">
        <w:rPr>
          <w:rFonts w:eastAsia="Times New Roman" w:cstheme="minorHAnsi"/>
          <w:color w:val="000000"/>
        </w:rPr>
        <w:t>Your Intelligence score increases by 2, and your Charisma increases by 1.</w:t>
      </w:r>
    </w:p>
    <w:p w14:paraId="7420D383"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Age. </w:t>
      </w:r>
      <w:r w:rsidRPr="000D5DB5">
        <w:rPr>
          <w:rFonts w:eastAsia="Times New Roman" w:cstheme="minorHAnsi"/>
          <w:color w:val="000000"/>
        </w:rPr>
        <w:t xml:space="preserve">Goblins typically reach adulthood around 20 years old, and live to be 100 years old. </w:t>
      </w:r>
    </w:p>
    <w:p w14:paraId="2A5F4319"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Affiliation.</w:t>
      </w:r>
      <w:r w:rsidRPr="000D5DB5">
        <w:rPr>
          <w:rFonts w:eastAsia="Times New Roman" w:cstheme="minorHAnsi"/>
          <w:b/>
          <w:bCs/>
          <w:color w:val="000000"/>
        </w:rPr>
        <w:t xml:space="preserve"> </w:t>
      </w:r>
      <w:r w:rsidRPr="000D5DB5">
        <w:rPr>
          <w:rFonts w:eastAsia="Times New Roman" w:cstheme="minorHAnsi"/>
          <w:color w:val="000000"/>
        </w:rPr>
        <w:t xml:space="preserve">Independent or Horde. </w:t>
      </w:r>
      <w:r w:rsidR="009535B0">
        <w:rPr>
          <w:rFonts w:eastAsia="Times New Roman" w:cstheme="minorHAnsi"/>
          <w:color w:val="000000"/>
        </w:rPr>
        <w:t xml:space="preserve">Goblin cartels serve as political bodies, and so far, the only cartel that chose to join the Horde was the Bilgewater cartel. </w:t>
      </w:r>
    </w:p>
    <w:p w14:paraId="239DEF5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Size.</w:t>
      </w:r>
      <w:r w:rsidRPr="000D5DB5">
        <w:rPr>
          <w:rFonts w:eastAsia="Times New Roman" w:cstheme="minorHAnsi"/>
          <w:b/>
          <w:bCs/>
          <w:i/>
          <w:iCs/>
          <w:color w:val="000000"/>
        </w:rPr>
        <w:t xml:space="preserve"> </w:t>
      </w:r>
      <w:r w:rsidRPr="000D5DB5">
        <w:rPr>
          <w:rFonts w:eastAsia="Times New Roman" w:cstheme="minorHAnsi"/>
          <w:color w:val="000000"/>
        </w:rPr>
        <w:t>Goblins range from between 3 to 4 feet tall and average around 40 pounds. Your size is Small.</w:t>
      </w:r>
    </w:p>
    <w:p w14:paraId="7CF30370"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Speed. </w:t>
      </w:r>
      <w:r w:rsidRPr="000D5DB5">
        <w:rPr>
          <w:rFonts w:eastAsia="Times New Roman" w:cstheme="minorHAnsi"/>
          <w:color w:val="000000"/>
        </w:rPr>
        <w:t xml:space="preserve">Your base walking speed is 25 feet. </w:t>
      </w:r>
    </w:p>
    <w:p w14:paraId="11D7DA0C" w14:textId="77777777" w:rsidR="00AB25EF" w:rsidRPr="000D5DB5" w:rsidRDefault="00AB25EF">
      <w:pPr>
        <w:contextualSpacing/>
        <w:rPr>
          <w:rFonts w:eastAsia="Times New Roman" w:cstheme="minorHAnsi"/>
          <w:color w:val="000000"/>
        </w:rPr>
      </w:pPr>
      <w:r w:rsidRPr="000D5DB5">
        <w:rPr>
          <w:rFonts w:eastAsia="Times New Roman" w:cstheme="minorHAnsi"/>
          <w:b/>
          <w:bCs/>
          <w:i/>
          <w:iCs/>
          <w:color w:val="000000"/>
        </w:rPr>
        <w:t xml:space="preserve">Darkvision. </w:t>
      </w:r>
      <w:r w:rsidRPr="000D5DB5">
        <w:rPr>
          <w:rFonts w:eastAsia="Times New Roman" w:cstheme="minorHAnsi"/>
          <w:color w:val="000000"/>
        </w:rPr>
        <w:t>You have superior vision in dark and dim conditions. You can see in dim light within 60 feet of you as if it were bright light, and in darkness as if it were dim light. You can’t discern color in darkness, only shades of gray.</w:t>
      </w:r>
    </w:p>
    <w:p w14:paraId="20D4C9AA" w14:textId="77777777" w:rsidR="00355362" w:rsidRPr="000D5DB5" w:rsidRDefault="00355362" w:rsidP="00355362">
      <w:pPr>
        <w:contextualSpacing/>
        <w:rPr>
          <w:rFonts w:eastAsia="Times New Roman" w:cstheme="minorHAnsi"/>
          <w:sz w:val="24"/>
          <w:szCs w:val="24"/>
        </w:rPr>
      </w:pPr>
      <w:r w:rsidRPr="000D5DB5">
        <w:rPr>
          <w:rFonts w:eastAsia="Times New Roman" w:cstheme="minorHAnsi"/>
          <w:b/>
          <w:bCs/>
          <w:i/>
          <w:iCs/>
          <w:color w:val="000000"/>
        </w:rPr>
        <w:t>Best Deals Anywhere</w:t>
      </w:r>
      <w:r>
        <w:rPr>
          <w:rFonts w:eastAsia="Times New Roman" w:cstheme="minorHAnsi"/>
          <w:b/>
          <w:bCs/>
          <w:i/>
          <w:iCs/>
          <w:color w:val="000000"/>
        </w:rPr>
        <w:t xml:space="preserve">. </w:t>
      </w:r>
      <w:r w:rsidRPr="000D5DB5">
        <w:rPr>
          <w:rFonts w:eastAsia="Times New Roman" w:cstheme="minorHAnsi"/>
          <w:color w:val="000000"/>
        </w:rPr>
        <w:t xml:space="preserve">Anything you purchase costs 10% less, and anything you sell grants you 10% more of its value. You gain proficiency with the Charisma (Persuasion) skill. </w:t>
      </w:r>
    </w:p>
    <w:p w14:paraId="1E49474A" w14:textId="77777777" w:rsidR="00355362" w:rsidRPr="001F25FA" w:rsidRDefault="00355362" w:rsidP="00355362">
      <w:pPr>
        <w:rPr>
          <w:rFonts w:eastAsia="Times New Roman" w:cstheme="minorHAnsi"/>
          <w:color w:val="000000"/>
        </w:rPr>
      </w:pPr>
      <w:r>
        <w:rPr>
          <w:rFonts w:eastAsia="Times New Roman" w:cstheme="minorHAnsi"/>
          <w:b/>
          <w:bCs/>
          <w:i/>
          <w:iCs/>
          <w:color w:val="000000"/>
        </w:rPr>
        <w:t>Inured to Explosions</w:t>
      </w:r>
      <w:r w:rsidRPr="001F25FA">
        <w:rPr>
          <w:rFonts w:eastAsia="Times New Roman" w:cstheme="minorHAnsi"/>
          <w:b/>
          <w:bCs/>
          <w:i/>
          <w:iCs/>
          <w:color w:val="000000"/>
        </w:rPr>
        <w:t>.</w:t>
      </w:r>
      <w:r w:rsidRPr="001F25FA">
        <w:rPr>
          <w:rFonts w:eastAsia="Times New Roman" w:cstheme="minorHAnsi"/>
          <w:b/>
          <w:bCs/>
          <w:color w:val="000000"/>
        </w:rPr>
        <w:t xml:space="preserve"> </w:t>
      </w:r>
      <w:r w:rsidRPr="001F25FA">
        <w:rPr>
          <w:rFonts w:eastAsia="Times New Roman" w:cstheme="minorHAnsi"/>
          <w:color w:val="000000"/>
        </w:rPr>
        <w:t xml:space="preserve">You have resistance to </w:t>
      </w:r>
      <w:r>
        <w:rPr>
          <w:rFonts w:eastAsia="Times New Roman" w:cstheme="minorHAnsi"/>
          <w:color w:val="000000"/>
        </w:rPr>
        <w:t>thunder</w:t>
      </w:r>
      <w:r w:rsidRPr="001F25FA">
        <w:rPr>
          <w:rFonts w:eastAsia="Times New Roman" w:cstheme="minorHAnsi"/>
          <w:color w:val="000000"/>
        </w:rPr>
        <w:t xml:space="preserve"> damage. </w:t>
      </w:r>
    </w:p>
    <w:p w14:paraId="7C40B520" w14:textId="77777777" w:rsidR="00B75C8D" w:rsidRDefault="00311C44" w:rsidP="00B75C8D">
      <w:pPr>
        <w:contextualSpacing/>
        <w:rPr>
          <w:rFonts w:eastAsia="Times New Roman" w:cstheme="minorHAnsi"/>
          <w:color w:val="000000"/>
        </w:rPr>
      </w:pPr>
      <w:r w:rsidRPr="000D5DB5">
        <w:rPr>
          <w:rFonts w:eastAsia="Times New Roman" w:cstheme="minorHAnsi"/>
          <w:b/>
          <w:bCs/>
          <w:i/>
          <w:iCs/>
          <w:color w:val="000000"/>
        </w:rPr>
        <w:t>Living Better</w:t>
      </w:r>
      <w:r w:rsidR="00AB25EF" w:rsidRPr="000D5DB5">
        <w:rPr>
          <w:rFonts w:eastAsia="Times New Roman" w:cstheme="minorHAnsi"/>
          <w:b/>
          <w:bCs/>
          <w:i/>
          <w:iCs/>
          <w:color w:val="000000"/>
        </w:rPr>
        <w:t xml:space="preserve">. </w:t>
      </w:r>
      <w:r w:rsidR="00AB25EF" w:rsidRPr="000D5DB5">
        <w:rPr>
          <w:rFonts w:eastAsia="Times New Roman" w:cstheme="minorHAnsi"/>
          <w:color w:val="000000"/>
        </w:rPr>
        <w:t xml:space="preserve">You </w:t>
      </w:r>
      <w:r w:rsidR="0033012D" w:rsidRPr="000D5DB5">
        <w:rPr>
          <w:rFonts w:eastAsia="Times New Roman" w:cstheme="minorHAnsi"/>
          <w:color w:val="000000"/>
        </w:rPr>
        <w:t xml:space="preserve">can gain </w:t>
      </w:r>
      <w:r w:rsidR="00C73C0D">
        <w:rPr>
          <w:rFonts w:eastAsia="Times New Roman" w:cstheme="minorHAnsi"/>
          <w:color w:val="000000"/>
        </w:rPr>
        <w:t>one of the below abilities</w:t>
      </w:r>
      <w:r w:rsidR="0033012D" w:rsidRPr="000D5DB5">
        <w:rPr>
          <w:rFonts w:eastAsia="Times New Roman" w:cstheme="minorHAnsi"/>
          <w:color w:val="000000"/>
        </w:rPr>
        <w:t>.</w:t>
      </w:r>
    </w:p>
    <w:p w14:paraId="59718542" w14:textId="77777777" w:rsidR="00B75C8D" w:rsidRPr="00B75C8D" w:rsidRDefault="0033012D" w:rsidP="003C4628">
      <w:pPr>
        <w:pStyle w:val="ListParagraph"/>
        <w:numPr>
          <w:ilvl w:val="0"/>
          <w:numId w:val="57"/>
        </w:numPr>
        <w:ind w:left="360"/>
        <w:rPr>
          <w:rFonts w:eastAsia="Times New Roman" w:cstheme="minorHAnsi"/>
          <w:sz w:val="24"/>
          <w:szCs w:val="24"/>
        </w:rPr>
      </w:pPr>
      <w:r w:rsidRPr="000D5DB5">
        <w:rPr>
          <w:rFonts w:eastAsia="Times New Roman" w:cstheme="minorHAnsi"/>
          <w:color w:val="000000"/>
        </w:rPr>
        <w:t xml:space="preserve">You gain proficiency with </w:t>
      </w:r>
      <w:r w:rsidR="0010164A">
        <w:rPr>
          <w:rFonts w:eastAsia="Times New Roman" w:cstheme="minorHAnsi"/>
          <w:color w:val="000000"/>
        </w:rPr>
        <w:t>any two skills of your choice</w:t>
      </w:r>
      <w:r w:rsidR="00AB25EF" w:rsidRPr="00134BC3">
        <w:rPr>
          <w:rFonts w:eastAsia="Times New Roman" w:cstheme="minorHAnsi"/>
          <w:color w:val="000000"/>
        </w:rPr>
        <w:t xml:space="preserve">. </w:t>
      </w:r>
    </w:p>
    <w:p w14:paraId="73121FE5" w14:textId="77777777" w:rsidR="00B75C8D" w:rsidRPr="00B75C8D" w:rsidRDefault="00B75C8D" w:rsidP="00ED0BBD">
      <w:pPr>
        <w:pStyle w:val="ListParagraph"/>
        <w:numPr>
          <w:ilvl w:val="0"/>
          <w:numId w:val="57"/>
        </w:numPr>
        <w:ind w:left="360"/>
        <w:rPr>
          <w:rFonts w:eastAsia="Times New Roman" w:cstheme="minorHAnsi"/>
          <w:sz w:val="24"/>
          <w:szCs w:val="24"/>
        </w:rPr>
      </w:pPr>
      <w:r w:rsidRPr="00B75C8D">
        <w:rPr>
          <w:rFonts w:eastAsia="Times New Roman" w:cstheme="minorHAnsi"/>
          <w:color w:val="000000"/>
        </w:rPr>
        <w:t xml:space="preserve">You have proficiency with </w:t>
      </w:r>
      <w:r w:rsidR="00ED0BBD">
        <w:rPr>
          <w:rFonts w:eastAsia="Times New Roman" w:cstheme="minorHAnsi"/>
          <w:color w:val="000000"/>
        </w:rPr>
        <w:t>E</w:t>
      </w:r>
      <w:r w:rsidRPr="00B75C8D">
        <w:rPr>
          <w:rFonts w:eastAsia="Times New Roman" w:cstheme="minorHAnsi"/>
          <w:color w:val="000000"/>
        </w:rPr>
        <w:t xml:space="preserve">ngineer’s </w:t>
      </w:r>
      <w:r w:rsidR="00ED0BBD">
        <w:rPr>
          <w:rFonts w:eastAsia="Times New Roman" w:cstheme="minorHAnsi"/>
          <w:color w:val="000000"/>
        </w:rPr>
        <w:t>T</w:t>
      </w:r>
      <w:r w:rsidRPr="00B75C8D">
        <w:rPr>
          <w:rFonts w:eastAsia="Times New Roman" w:cstheme="minorHAnsi"/>
          <w:color w:val="000000"/>
        </w:rPr>
        <w:t xml:space="preserve">ools, but it is treated as if your proficiency bonus is +1. If you later gain proficiency in </w:t>
      </w:r>
      <w:r w:rsidR="00ED0BBD">
        <w:rPr>
          <w:rFonts w:eastAsia="Times New Roman" w:cstheme="minorHAnsi"/>
          <w:color w:val="000000"/>
        </w:rPr>
        <w:t>E</w:t>
      </w:r>
      <w:r w:rsidRPr="00B75C8D">
        <w:rPr>
          <w:rFonts w:eastAsia="Times New Roman" w:cstheme="minorHAnsi"/>
          <w:color w:val="000000"/>
        </w:rPr>
        <w:t xml:space="preserve">ngineer’s </w:t>
      </w:r>
      <w:r w:rsidR="00ED0BBD">
        <w:rPr>
          <w:rFonts w:eastAsia="Times New Roman" w:cstheme="minorHAnsi"/>
          <w:color w:val="000000"/>
        </w:rPr>
        <w:t>T</w:t>
      </w:r>
      <w:r w:rsidRPr="00B75C8D">
        <w:rPr>
          <w:rFonts w:eastAsia="Times New Roman" w:cstheme="minorHAnsi"/>
          <w:color w:val="000000"/>
        </w:rPr>
        <w:t xml:space="preserve">ools by another way, you gain expertise in the skill instead. </w:t>
      </w:r>
    </w:p>
    <w:p w14:paraId="195E9C1D" w14:textId="77777777" w:rsidR="00311C44" w:rsidRPr="00134BC3" w:rsidRDefault="00311C44" w:rsidP="00236111">
      <w:pPr>
        <w:pStyle w:val="ListParagraph"/>
        <w:numPr>
          <w:ilvl w:val="0"/>
          <w:numId w:val="57"/>
        </w:numPr>
        <w:ind w:left="360"/>
        <w:rPr>
          <w:rFonts w:eastAsia="Times New Roman" w:cstheme="minorHAnsi"/>
          <w:sz w:val="24"/>
          <w:szCs w:val="24"/>
        </w:rPr>
      </w:pPr>
      <w:r w:rsidRPr="000D5DB5">
        <w:rPr>
          <w:rFonts w:eastAsia="Times New Roman" w:cstheme="minorHAnsi"/>
          <w:color w:val="000000"/>
        </w:rPr>
        <w:t xml:space="preserve">You have proficiency with </w:t>
      </w:r>
      <w:r w:rsidR="00ED0BBD">
        <w:rPr>
          <w:rFonts w:eastAsia="Times New Roman" w:cstheme="minorHAnsi"/>
          <w:color w:val="000000"/>
        </w:rPr>
        <w:t>A</w:t>
      </w:r>
      <w:r w:rsidR="00E41F8D">
        <w:rPr>
          <w:rFonts w:eastAsia="Times New Roman" w:cstheme="minorHAnsi"/>
          <w:color w:val="000000"/>
        </w:rPr>
        <w:t>lchemist’s</w:t>
      </w:r>
      <w:r w:rsidR="00B75C8D">
        <w:rPr>
          <w:rFonts w:eastAsia="Times New Roman" w:cstheme="minorHAnsi"/>
          <w:color w:val="000000"/>
        </w:rPr>
        <w:t xml:space="preserve"> </w:t>
      </w:r>
      <w:r w:rsidR="00ED0BBD">
        <w:rPr>
          <w:rFonts w:eastAsia="Times New Roman" w:cstheme="minorHAnsi"/>
          <w:color w:val="000000"/>
        </w:rPr>
        <w:t>S</w:t>
      </w:r>
      <w:r w:rsidR="00B75C8D">
        <w:rPr>
          <w:rFonts w:eastAsia="Times New Roman" w:cstheme="minorHAnsi"/>
          <w:color w:val="000000"/>
        </w:rPr>
        <w:t>upplies</w:t>
      </w:r>
      <w:r w:rsidR="00E41F8D">
        <w:rPr>
          <w:rFonts w:eastAsia="Times New Roman" w:cstheme="minorHAnsi"/>
          <w:color w:val="000000"/>
        </w:rPr>
        <w:t xml:space="preserve"> and the </w:t>
      </w:r>
      <w:r w:rsidR="00ED0BBD">
        <w:rPr>
          <w:rFonts w:eastAsia="Times New Roman" w:cstheme="minorHAnsi"/>
          <w:color w:val="000000"/>
        </w:rPr>
        <w:t>A</w:t>
      </w:r>
      <w:r w:rsidR="00E41F8D">
        <w:rPr>
          <w:rFonts w:eastAsia="Times New Roman" w:cstheme="minorHAnsi"/>
          <w:color w:val="000000"/>
        </w:rPr>
        <w:t>lchemy ability</w:t>
      </w:r>
      <w:r w:rsidR="00B75C8D">
        <w:rPr>
          <w:rFonts w:eastAsia="Times New Roman" w:cstheme="minorHAnsi"/>
          <w:color w:val="000000"/>
        </w:rPr>
        <w:t xml:space="preserve"> </w:t>
      </w:r>
      <w:r w:rsidR="003C7D29" w:rsidRPr="000D5DB5">
        <w:rPr>
          <w:rFonts w:eastAsia="Times New Roman" w:cstheme="minorHAnsi"/>
          <w:color w:val="000000"/>
        </w:rPr>
        <w:t>as a 1st level Alchemist</w:t>
      </w:r>
      <w:r w:rsidRPr="000D5DB5">
        <w:rPr>
          <w:rFonts w:eastAsia="Times New Roman" w:cstheme="minorHAnsi"/>
          <w:color w:val="000000"/>
        </w:rPr>
        <w:t xml:space="preserve">. You have to store alchemical formula in a formula book, which you </w:t>
      </w:r>
      <w:r w:rsidR="003C7D29" w:rsidRPr="000D5DB5">
        <w:rPr>
          <w:rFonts w:eastAsia="Times New Roman" w:cstheme="minorHAnsi"/>
          <w:color w:val="000000"/>
        </w:rPr>
        <w:t xml:space="preserve">may start out with </w:t>
      </w:r>
      <w:r w:rsidRPr="000D5DB5">
        <w:rPr>
          <w:rFonts w:eastAsia="Times New Roman" w:cstheme="minorHAnsi"/>
          <w:color w:val="000000"/>
        </w:rPr>
        <w:t xml:space="preserve">at 1st level. </w:t>
      </w:r>
      <w:r w:rsidR="003C7D29" w:rsidRPr="000D5DB5">
        <w:rPr>
          <w:rFonts w:eastAsia="Times New Roman" w:cstheme="minorHAnsi"/>
          <w:color w:val="000000"/>
        </w:rPr>
        <w:t xml:space="preserve">If you </w:t>
      </w:r>
      <w:r w:rsidR="00B75C8D">
        <w:rPr>
          <w:rFonts w:eastAsia="Times New Roman" w:cstheme="minorHAnsi"/>
          <w:color w:val="000000"/>
        </w:rPr>
        <w:t>gain later proficiency</w:t>
      </w:r>
      <w:r w:rsidR="003C7D29" w:rsidRPr="000D5DB5">
        <w:rPr>
          <w:rFonts w:eastAsia="Times New Roman" w:cstheme="minorHAnsi"/>
          <w:color w:val="000000"/>
        </w:rPr>
        <w:t xml:space="preserve">, you gain expertise </w:t>
      </w:r>
      <w:r w:rsidR="00236111">
        <w:rPr>
          <w:rFonts w:eastAsia="Times New Roman" w:cstheme="minorHAnsi"/>
          <w:color w:val="000000"/>
        </w:rPr>
        <w:t>to</w:t>
      </w:r>
      <w:r w:rsidR="003C7D29" w:rsidRPr="000D5DB5">
        <w:rPr>
          <w:rFonts w:eastAsia="Times New Roman" w:cstheme="minorHAnsi"/>
          <w:color w:val="000000"/>
        </w:rPr>
        <w:t xml:space="preserve"> the </w:t>
      </w:r>
      <w:r w:rsidR="00236111">
        <w:rPr>
          <w:rFonts w:eastAsia="Times New Roman" w:cstheme="minorHAnsi"/>
          <w:color w:val="000000"/>
        </w:rPr>
        <w:t xml:space="preserve">roll </w:t>
      </w:r>
      <w:r w:rsidR="003C7D29" w:rsidRPr="000D5DB5">
        <w:rPr>
          <w:rFonts w:eastAsia="Times New Roman" w:cstheme="minorHAnsi"/>
          <w:color w:val="000000"/>
        </w:rPr>
        <w:t xml:space="preserve">instead. </w:t>
      </w:r>
    </w:p>
    <w:p w14:paraId="5D97CB31" w14:textId="77777777" w:rsidR="00355362" w:rsidRPr="000D5DB5" w:rsidRDefault="00355362" w:rsidP="00355362">
      <w:pPr>
        <w:contextualSpacing/>
        <w:rPr>
          <w:rFonts w:eastAsia="Times New Roman" w:cstheme="minorHAnsi"/>
          <w:sz w:val="24"/>
          <w:szCs w:val="24"/>
        </w:rPr>
      </w:pPr>
      <w:r w:rsidRPr="000D5DB5">
        <w:rPr>
          <w:rFonts w:eastAsia="Times New Roman" w:cstheme="minorHAnsi"/>
          <w:b/>
          <w:bCs/>
          <w:i/>
          <w:iCs/>
          <w:color w:val="000000"/>
        </w:rPr>
        <w:t xml:space="preserve">Trader’s Lore. </w:t>
      </w:r>
      <w:r w:rsidRPr="000D5DB5">
        <w:rPr>
          <w:rFonts w:eastAsia="Times New Roman" w:cstheme="minorHAnsi"/>
          <w:color w:val="000000"/>
        </w:rPr>
        <w:t>Whenever you make an Intelligence (History) check related to magic items, alchemical objects, or technological devices, you can add twice your proficiency bonus, instead of any proficiency bonus you normally apply.</w:t>
      </w:r>
    </w:p>
    <w:p w14:paraId="235AFBA8" w14:textId="77777777" w:rsidR="00355362" w:rsidRPr="001F25FA" w:rsidRDefault="00355362" w:rsidP="00355362">
      <w:pPr>
        <w:rPr>
          <w:rFonts w:eastAsia="Times New Roman" w:cstheme="minorHAnsi"/>
          <w:sz w:val="24"/>
          <w:szCs w:val="24"/>
        </w:rPr>
      </w:pPr>
      <w:r w:rsidRPr="001F25FA">
        <w:rPr>
          <w:rFonts w:eastAsia="Times New Roman" w:cstheme="minorHAnsi"/>
          <w:b/>
          <w:bCs/>
          <w:i/>
          <w:iCs/>
          <w:color w:val="000000"/>
        </w:rPr>
        <w:t xml:space="preserve">Extra Language. </w:t>
      </w:r>
      <w:r w:rsidRPr="001F25FA">
        <w:rPr>
          <w:rFonts w:eastAsia="Times New Roman" w:cstheme="minorHAnsi"/>
          <w:color w:val="000000"/>
        </w:rPr>
        <w:t xml:space="preserve">You can speak, read, and write </w:t>
      </w:r>
      <w:r>
        <w:rPr>
          <w:rFonts w:eastAsia="Times New Roman" w:cstheme="minorHAnsi"/>
          <w:color w:val="000000"/>
        </w:rPr>
        <w:t xml:space="preserve">three </w:t>
      </w:r>
      <w:r w:rsidRPr="001F25FA">
        <w:rPr>
          <w:rFonts w:eastAsia="Times New Roman" w:cstheme="minorHAnsi"/>
          <w:color w:val="000000"/>
        </w:rPr>
        <w:t>extra language</w:t>
      </w:r>
      <w:r>
        <w:rPr>
          <w:rFonts w:eastAsia="Times New Roman" w:cstheme="minorHAnsi"/>
          <w:color w:val="000000"/>
        </w:rPr>
        <w:t>s</w:t>
      </w:r>
      <w:r w:rsidRPr="001F25FA">
        <w:rPr>
          <w:rFonts w:eastAsia="Times New Roman" w:cstheme="minorHAnsi"/>
          <w:color w:val="000000"/>
        </w:rPr>
        <w:t xml:space="preserve"> of your choice. </w:t>
      </w:r>
    </w:p>
    <w:p w14:paraId="7475223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Languages. </w:t>
      </w:r>
      <w:r w:rsidRPr="000D5DB5">
        <w:rPr>
          <w:rFonts w:eastAsia="Times New Roman" w:cstheme="minorHAnsi"/>
          <w:color w:val="000000"/>
        </w:rPr>
        <w:t xml:space="preserve">You can speak, read, and write </w:t>
      </w:r>
      <w:r w:rsidR="0010164A">
        <w:rPr>
          <w:rFonts w:eastAsia="Times New Roman" w:cstheme="minorHAnsi"/>
          <w:color w:val="000000"/>
        </w:rPr>
        <w:t xml:space="preserve">Common and </w:t>
      </w:r>
      <w:r w:rsidR="003C7D29" w:rsidRPr="000D5DB5">
        <w:rPr>
          <w:rFonts w:eastAsia="Times New Roman" w:cstheme="minorHAnsi"/>
          <w:color w:val="000000"/>
        </w:rPr>
        <w:t>Goblin</w:t>
      </w:r>
      <w:r w:rsidR="0010164A">
        <w:rPr>
          <w:rFonts w:eastAsia="Times New Roman" w:cstheme="minorHAnsi"/>
          <w:color w:val="000000"/>
        </w:rPr>
        <w:t xml:space="preserve">. The Goblin language sounds as if it were a Troll dialect, but borrows from dozens of other languages. </w:t>
      </w:r>
    </w:p>
    <w:p w14:paraId="4CAF5F91" w14:textId="77777777" w:rsidR="00AB25EF" w:rsidRPr="000D5DB5" w:rsidRDefault="00AB25EF">
      <w:pPr>
        <w:contextualSpacing/>
        <w:rPr>
          <w:rFonts w:eastAsia="Times New Roman" w:cstheme="minorHAnsi"/>
          <w:sz w:val="24"/>
          <w:szCs w:val="24"/>
        </w:rPr>
      </w:pPr>
    </w:p>
    <w:p w14:paraId="7EF21C9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Male Names.</w:t>
      </w:r>
      <w:r w:rsidRPr="000D5DB5">
        <w:rPr>
          <w:rFonts w:eastAsia="Times New Roman" w:cstheme="minorHAnsi"/>
          <w:color w:val="000000"/>
        </w:rPr>
        <w:t xml:space="preserve"> Zautso, Beedle, Chizbolt, Nuzak, Jastor, Jareth.</w:t>
      </w:r>
    </w:p>
    <w:p w14:paraId="29406BD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Female Names</w:t>
      </w:r>
      <w:r w:rsidRPr="000D5DB5">
        <w:rPr>
          <w:rFonts w:eastAsia="Times New Roman" w:cstheme="minorHAnsi"/>
          <w:color w:val="000000"/>
        </w:rPr>
        <w:t>. Lystis, Mefeero, Sazai, Rossa.</w:t>
      </w:r>
    </w:p>
    <w:p w14:paraId="2775983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Family Names</w:t>
      </w:r>
      <w:r w:rsidRPr="000D5DB5">
        <w:rPr>
          <w:rFonts w:eastAsia="Times New Roman" w:cstheme="minorHAnsi"/>
          <w:color w:val="000000"/>
        </w:rPr>
        <w:t>. Steamgear, Boltnose, Manclamp, Leafgrinder, Gringott, Gallywix</w:t>
      </w:r>
    </w:p>
    <w:p w14:paraId="655DDEB5" w14:textId="77777777" w:rsidR="00AB25EF" w:rsidRPr="000D5DB5" w:rsidRDefault="00AB25EF">
      <w:pPr>
        <w:contextualSpacing/>
        <w:rPr>
          <w:rFonts w:eastAsia="Times New Roman" w:cstheme="minorHAnsi"/>
          <w:sz w:val="24"/>
          <w:szCs w:val="24"/>
        </w:rPr>
      </w:pPr>
    </w:p>
    <w:p w14:paraId="5D35A656" w14:textId="77777777" w:rsidR="00AB25EF" w:rsidRPr="000D5DB5" w:rsidRDefault="00AB25EF">
      <w:pPr>
        <w:pStyle w:val="Heading2"/>
      </w:pPr>
      <w:bookmarkStart w:id="1481" w:name="_Toc509138718"/>
      <w:bookmarkStart w:id="1482" w:name="_Toc54196374"/>
      <w:r w:rsidRPr="000D5DB5">
        <w:t>Human</w:t>
      </w:r>
      <w:bookmarkEnd w:id="1481"/>
      <w:bookmarkEnd w:id="1482"/>
    </w:p>
    <w:p w14:paraId="6E3B1040"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“Go with honor, friend.”</w:t>
      </w:r>
    </w:p>
    <w:p w14:paraId="6AEB4D6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Humans are among the youngest races on Azeroth, but they make up for it by being the most populous. With life spans generally shorter than the other races, humans strive all the harder to achieve great heights in empire building, exploration</w:t>
      </w:r>
      <w:ins w:id="1483" w:author="Admin" w:date="2020-10-19T19:26:00Z">
        <w:r w:rsidR="001945CB">
          <w:rPr>
            <w:rFonts w:eastAsia="Times New Roman" w:cstheme="minorHAnsi"/>
            <w:color w:val="000000"/>
          </w:rPr>
          <w:t>,</w:t>
        </w:r>
      </w:ins>
      <w:r w:rsidRPr="000D5DB5">
        <w:rPr>
          <w:rFonts w:eastAsia="Times New Roman" w:cstheme="minorHAnsi"/>
          <w:color w:val="000000"/>
        </w:rPr>
        <w:t xml:space="preserve"> and magical study. This aggressive and inquisitive nature leads the human nations to become active and influential in the world.</w:t>
      </w:r>
    </w:p>
    <w:p w14:paraId="60044BE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human, your people value virtue, honor</w:t>
      </w:r>
      <w:ins w:id="1484" w:author="Admin" w:date="2020-10-19T19:26:00Z">
        <w:r w:rsidR="001945CB">
          <w:rPr>
            <w:rFonts w:eastAsia="Times New Roman" w:cstheme="minorHAnsi"/>
            <w:color w:val="000000"/>
          </w:rPr>
          <w:t>,</w:t>
        </w:r>
      </w:ins>
      <w:r w:rsidRPr="000D5DB5">
        <w:rPr>
          <w:rFonts w:eastAsia="Times New Roman" w:cstheme="minorHAnsi"/>
          <w:color w:val="000000"/>
        </w:rPr>
        <w:t xml:space="preserve"> and courage, though like all races they also pursue power and wealth. Humans have spent generations battling dark forces and have lost some of their greatest kingdoms to them. This loss embitters humans, and they have a warlike view of diplomacy — swing first, ask questions later. Aided by belief in the Holy Light, humans have fought the hardest and endured the most during the wars against the Horde and the Burning Legion. You may hail from the ruins of once-glorious Lordaeron, the island-nation of Kul Tiras, the mountains of Alterac, the highlands of Stromgarde, or the rebuilt capital of Stormwind, amongst other nations. </w:t>
      </w:r>
    </w:p>
    <w:p w14:paraId="1FE058F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Despite all their tragedies, humans remain hardy and brave — thoroughly committed to building strong societies, reinforcing their kingdoms and reclaiming their nations. Years of war have tempered human resolve, and they are more hardened and determined than ever before.</w:t>
      </w:r>
    </w:p>
    <w:p w14:paraId="7CC12410" w14:textId="77777777" w:rsidR="00AB25EF" w:rsidRPr="000D5DB5" w:rsidRDefault="00AB25EF">
      <w:pPr>
        <w:contextualSpacing/>
        <w:rPr>
          <w:rFonts w:eastAsia="Times New Roman" w:cstheme="minorHAnsi"/>
          <w:sz w:val="24"/>
          <w:szCs w:val="24"/>
        </w:rPr>
      </w:pPr>
    </w:p>
    <w:p w14:paraId="18916616" w14:textId="77777777" w:rsidR="00AB25EF" w:rsidRPr="00845E29" w:rsidRDefault="00AB25EF">
      <w:pPr>
        <w:contextualSpacing/>
        <w:rPr>
          <w:rFonts w:eastAsia="Times New Roman" w:cstheme="minorHAnsi"/>
          <w:sz w:val="24"/>
          <w:szCs w:val="24"/>
        </w:rPr>
      </w:pPr>
      <w:r w:rsidRPr="001F25FA">
        <w:rPr>
          <w:rFonts w:eastAsia="Times New Roman" w:cstheme="minorHAnsi"/>
          <w:b/>
          <w:bCs/>
          <w:color w:val="000000"/>
        </w:rPr>
        <w:t>Human traits</w:t>
      </w:r>
    </w:p>
    <w:p w14:paraId="1D061F9A"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Ability Score Increase.</w:t>
      </w:r>
      <w:r w:rsidRPr="000D5DB5">
        <w:rPr>
          <w:rFonts w:eastAsia="Times New Roman" w:cstheme="minorHAnsi"/>
          <w:i/>
          <w:iCs/>
          <w:color w:val="000000"/>
        </w:rPr>
        <w:t xml:space="preserve"> </w:t>
      </w:r>
      <w:r w:rsidRPr="000D5DB5">
        <w:rPr>
          <w:rFonts w:eastAsia="Times New Roman" w:cstheme="minorHAnsi"/>
          <w:color w:val="000000"/>
        </w:rPr>
        <w:t>Two different ability scores increase by 1.</w:t>
      </w:r>
    </w:p>
    <w:p w14:paraId="0EF726F9"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Age.</w:t>
      </w:r>
      <w:r w:rsidRPr="000D5DB5">
        <w:rPr>
          <w:rFonts w:eastAsia="Times New Roman" w:cstheme="minorHAnsi"/>
          <w:i/>
          <w:iCs/>
          <w:color w:val="000000"/>
        </w:rPr>
        <w:t xml:space="preserve"> </w:t>
      </w:r>
      <w:r w:rsidRPr="000D5DB5">
        <w:rPr>
          <w:rFonts w:eastAsia="Times New Roman" w:cstheme="minorHAnsi"/>
          <w:color w:val="000000"/>
        </w:rPr>
        <w:t>Humans reach adulthood at the age of 15</w:t>
      </w:r>
      <w:del w:id="1485" w:author="Admin" w:date="2020-10-19T19:26:00Z">
        <w:r w:rsidR="00085E39" w:rsidRPr="000D5DB5" w:rsidDel="001945CB">
          <w:rPr>
            <w:rFonts w:eastAsia="Times New Roman" w:cstheme="minorHAnsi"/>
            <w:color w:val="000000"/>
          </w:rPr>
          <w:delText xml:space="preserve">, </w:delText>
        </w:r>
      </w:del>
      <w:ins w:id="1486" w:author="Admin" w:date="2020-10-19T19:26:00Z">
        <w:r w:rsidR="001945CB">
          <w:rPr>
            <w:rFonts w:eastAsia="Times New Roman" w:cstheme="minorHAnsi"/>
            <w:color w:val="000000"/>
          </w:rPr>
          <w:t xml:space="preserve"> </w:t>
        </w:r>
      </w:ins>
      <w:r w:rsidRPr="000D5DB5">
        <w:rPr>
          <w:rFonts w:eastAsia="Times New Roman" w:cstheme="minorHAnsi"/>
          <w:color w:val="000000"/>
        </w:rPr>
        <w:t>and live up to be 80.</w:t>
      </w:r>
    </w:p>
    <w:p w14:paraId="3A9ED1A2"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Affiliation.</w:t>
      </w:r>
      <w:r w:rsidRPr="000D5DB5">
        <w:rPr>
          <w:rFonts w:eastAsia="Times New Roman" w:cstheme="minorHAnsi"/>
          <w:i/>
          <w:iCs/>
          <w:color w:val="000000"/>
        </w:rPr>
        <w:t xml:space="preserve"> </w:t>
      </w:r>
      <w:r w:rsidRPr="000D5DB5">
        <w:rPr>
          <w:rFonts w:eastAsia="Times New Roman" w:cstheme="minorHAnsi"/>
          <w:color w:val="000000"/>
        </w:rPr>
        <w:t>Humans tend toward no particular alignment. The best and the worst are found among them. Most are loyal to the Grand Alliance, but there are pockets of independents, horde-allied, or even those tied to the Burning Legion or Scourge as demon-worshipping Warlocks and Scourge-following Necromancers, respectively.</w:t>
      </w:r>
    </w:p>
    <w:p w14:paraId="79DD1003"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Size.</w:t>
      </w:r>
      <w:r w:rsidRPr="000D5DB5">
        <w:rPr>
          <w:rFonts w:eastAsia="Times New Roman" w:cstheme="minorHAnsi"/>
          <w:i/>
          <w:iCs/>
          <w:color w:val="000000"/>
        </w:rPr>
        <w:t xml:space="preserve"> </w:t>
      </w:r>
      <w:r w:rsidRPr="000D5DB5">
        <w:rPr>
          <w:rFonts w:eastAsia="Times New Roman" w:cstheme="minorHAnsi"/>
          <w:color w:val="000000"/>
        </w:rPr>
        <w:t>Humans vary widely in height and build, from barely 5 feet to well over 6 feet tall. Regardless of your position in that range, your size is Medium.</w:t>
      </w:r>
    </w:p>
    <w:p w14:paraId="30BC2CF7" w14:textId="77777777" w:rsidR="00C73C0D" w:rsidRPr="000D5DB5" w:rsidRDefault="00C73C0D">
      <w:pPr>
        <w:contextualSpacing/>
        <w:rPr>
          <w:rFonts w:eastAsia="Times New Roman" w:cstheme="minorHAnsi"/>
          <w:sz w:val="24"/>
          <w:szCs w:val="24"/>
        </w:rPr>
      </w:pPr>
      <w:bookmarkStart w:id="1487" w:name="_Hlk22132311"/>
      <w:r w:rsidRPr="000D5DB5">
        <w:rPr>
          <w:rFonts w:eastAsia="Times New Roman" w:cstheme="minorHAnsi"/>
          <w:b/>
          <w:bCs/>
          <w:i/>
          <w:iCs/>
          <w:color w:val="000000"/>
        </w:rPr>
        <w:t>Speed.</w:t>
      </w:r>
      <w:r w:rsidRPr="000D5DB5">
        <w:rPr>
          <w:rFonts w:eastAsia="Times New Roman" w:cstheme="minorHAnsi"/>
          <w:i/>
          <w:iCs/>
          <w:color w:val="000000"/>
        </w:rPr>
        <w:t xml:space="preserve"> </w:t>
      </w:r>
      <w:r w:rsidRPr="000D5DB5">
        <w:rPr>
          <w:rFonts w:eastAsia="Times New Roman" w:cstheme="minorHAnsi"/>
          <w:color w:val="000000"/>
        </w:rPr>
        <w:t>Your base walking speed is 30 feet.</w:t>
      </w:r>
    </w:p>
    <w:bookmarkEnd w:id="1487"/>
    <w:p w14:paraId="3E15CC88" w14:textId="77777777" w:rsidR="00C73C0D" w:rsidRPr="000D5DB5" w:rsidRDefault="00C73C0D">
      <w:pPr>
        <w:contextualSpacing/>
        <w:rPr>
          <w:rFonts w:eastAsia="Times New Roman" w:cstheme="minorHAnsi"/>
          <w:sz w:val="24"/>
          <w:szCs w:val="24"/>
        </w:rPr>
      </w:pPr>
      <w:r w:rsidRPr="000D5DB5">
        <w:rPr>
          <w:rFonts w:eastAsia="Times New Roman" w:cstheme="minorHAnsi"/>
          <w:b/>
          <w:bCs/>
          <w:i/>
          <w:iCs/>
          <w:color w:val="000000"/>
        </w:rPr>
        <w:t xml:space="preserve">Feat. </w:t>
      </w:r>
      <w:r w:rsidRPr="000D5DB5">
        <w:rPr>
          <w:rFonts w:eastAsia="Times New Roman" w:cstheme="minorHAnsi"/>
          <w:color w:val="000000"/>
        </w:rPr>
        <w:t>You gain one feat of your choice.</w:t>
      </w:r>
    </w:p>
    <w:p w14:paraId="65545E36" w14:textId="77777777" w:rsidR="00C73C0D" w:rsidRPr="000D5DB5" w:rsidRDefault="00C73C0D">
      <w:pPr>
        <w:contextualSpacing/>
        <w:rPr>
          <w:rFonts w:eastAsia="Times New Roman" w:cstheme="minorHAnsi"/>
          <w:sz w:val="24"/>
          <w:szCs w:val="24"/>
        </w:rPr>
      </w:pPr>
      <w:r w:rsidRPr="000D5DB5">
        <w:rPr>
          <w:rFonts w:eastAsia="Times New Roman" w:cstheme="minorHAnsi"/>
          <w:b/>
          <w:bCs/>
          <w:i/>
          <w:iCs/>
          <w:color w:val="000000"/>
        </w:rPr>
        <w:t>Human Spirit.</w:t>
      </w:r>
      <w:r w:rsidRPr="000D5DB5">
        <w:rPr>
          <w:rFonts w:eastAsia="Times New Roman" w:cstheme="minorHAnsi"/>
          <w:color w:val="000000"/>
        </w:rPr>
        <w:t xml:space="preserve"> You </w:t>
      </w:r>
      <w:r>
        <w:rPr>
          <w:rFonts w:eastAsia="Times New Roman" w:cstheme="minorHAnsi"/>
          <w:color w:val="000000"/>
        </w:rPr>
        <w:t xml:space="preserve">may grant yourself </w:t>
      </w:r>
      <w:r w:rsidRPr="000D5DB5">
        <w:rPr>
          <w:rFonts w:eastAsia="Times New Roman" w:cstheme="minorHAnsi"/>
          <w:color w:val="000000"/>
        </w:rPr>
        <w:t xml:space="preserve">advantage </w:t>
      </w:r>
      <w:r>
        <w:rPr>
          <w:rFonts w:eastAsia="Times New Roman" w:cstheme="minorHAnsi"/>
          <w:color w:val="000000"/>
        </w:rPr>
        <w:t xml:space="preserve">to </w:t>
      </w:r>
      <w:r w:rsidRPr="000D5DB5">
        <w:rPr>
          <w:rFonts w:eastAsia="Times New Roman" w:cstheme="minorHAnsi"/>
          <w:color w:val="000000"/>
        </w:rPr>
        <w:t xml:space="preserve">any </w:t>
      </w:r>
      <w:r>
        <w:rPr>
          <w:rFonts w:eastAsia="Times New Roman" w:cstheme="minorHAnsi"/>
          <w:color w:val="000000"/>
        </w:rPr>
        <w:t xml:space="preserve">one </w:t>
      </w:r>
      <w:r w:rsidRPr="000D5DB5">
        <w:rPr>
          <w:rFonts w:eastAsia="Times New Roman" w:cstheme="minorHAnsi"/>
          <w:color w:val="000000"/>
        </w:rPr>
        <w:t>saving</w:t>
      </w:r>
      <w:r>
        <w:rPr>
          <w:rFonts w:eastAsia="Times New Roman" w:cstheme="minorHAnsi"/>
          <w:color w:val="000000"/>
        </w:rPr>
        <w:t xml:space="preserve"> throw</w:t>
      </w:r>
      <w:r w:rsidRPr="000D5DB5">
        <w:rPr>
          <w:rFonts w:eastAsia="Times New Roman" w:cstheme="minorHAnsi"/>
          <w:color w:val="000000"/>
        </w:rPr>
        <w:t xml:space="preserve">. </w:t>
      </w:r>
      <w:r>
        <w:rPr>
          <w:rFonts w:eastAsia="Times New Roman" w:cstheme="minorHAnsi"/>
          <w:color w:val="000000"/>
        </w:rPr>
        <w:t xml:space="preserve">After you use this ability, you can’t use it again until you finish a short rest. </w:t>
      </w:r>
    </w:p>
    <w:p w14:paraId="70AF3187" w14:textId="77777777" w:rsidR="00AB25EF" w:rsidRPr="000D5DB5" w:rsidRDefault="00AB25EF" w:rsidP="00236111">
      <w:pPr>
        <w:contextualSpacing/>
        <w:rPr>
          <w:rFonts w:eastAsia="Times New Roman" w:cstheme="minorHAnsi"/>
          <w:sz w:val="24"/>
          <w:szCs w:val="24"/>
        </w:rPr>
      </w:pPr>
      <w:r w:rsidRPr="000D5DB5">
        <w:rPr>
          <w:rFonts w:eastAsia="Times New Roman" w:cstheme="minorHAnsi"/>
          <w:b/>
          <w:bCs/>
          <w:i/>
          <w:iCs/>
          <w:color w:val="000000"/>
        </w:rPr>
        <w:t xml:space="preserve">Skillful. </w:t>
      </w:r>
      <w:r w:rsidRPr="000D5DB5">
        <w:rPr>
          <w:rFonts w:eastAsia="Times New Roman" w:cstheme="minorHAnsi"/>
          <w:color w:val="000000"/>
        </w:rPr>
        <w:t>You gain proficiency with one skill or tool of your choice.</w:t>
      </w:r>
      <w:r w:rsidR="00837C48">
        <w:rPr>
          <w:rFonts w:eastAsia="Times New Roman" w:cstheme="minorHAnsi"/>
          <w:color w:val="000000"/>
        </w:rPr>
        <w:t xml:space="preserve"> You may not choose </w:t>
      </w:r>
      <w:r w:rsidR="007378CE">
        <w:rPr>
          <w:rFonts w:eastAsia="Times New Roman" w:cstheme="minorHAnsi"/>
          <w:color w:val="000000"/>
        </w:rPr>
        <w:t>E</w:t>
      </w:r>
      <w:r w:rsidR="00D909FB">
        <w:rPr>
          <w:rFonts w:eastAsia="Times New Roman" w:cstheme="minorHAnsi"/>
          <w:color w:val="000000"/>
        </w:rPr>
        <w:t xml:space="preserve">ngineer’s </w:t>
      </w:r>
      <w:r w:rsidR="007378CE">
        <w:rPr>
          <w:rFonts w:eastAsia="Times New Roman" w:cstheme="minorHAnsi"/>
          <w:color w:val="000000"/>
        </w:rPr>
        <w:t>T</w:t>
      </w:r>
      <w:r w:rsidR="00D909FB">
        <w:rPr>
          <w:rFonts w:eastAsia="Times New Roman" w:cstheme="minorHAnsi"/>
          <w:color w:val="000000"/>
        </w:rPr>
        <w:t>ools</w:t>
      </w:r>
      <w:r w:rsidR="00236111">
        <w:rPr>
          <w:rFonts w:eastAsia="Times New Roman" w:cstheme="minorHAnsi"/>
          <w:color w:val="000000"/>
        </w:rPr>
        <w:t xml:space="preserve"> </w:t>
      </w:r>
      <w:r w:rsidR="00837C48">
        <w:rPr>
          <w:rFonts w:eastAsia="Times New Roman" w:cstheme="minorHAnsi"/>
          <w:color w:val="000000"/>
        </w:rPr>
        <w:t xml:space="preserve">or </w:t>
      </w:r>
      <w:r w:rsidR="00236111">
        <w:rPr>
          <w:rFonts w:eastAsia="Times New Roman" w:cstheme="minorHAnsi"/>
          <w:color w:val="000000"/>
        </w:rPr>
        <w:t xml:space="preserve">the </w:t>
      </w:r>
      <w:r w:rsidR="007378CE">
        <w:rPr>
          <w:rFonts w:eastAsia="Times New Roman" w:cstheme="minorHAnsi"/>
          <w:color w:val="000000"/>
        </w:rPr>
        <w:t>I</w:t>
      </w:r>
      <w:r w:rsidR="00837C48">
        <w:rPr>
          <w:rFonts w:eastAsia="Times New Roman" w:cstheme="minorHAnsi"/>
          <w:color w:val="000000"/>
        </w:rPr>
        <w:t xml:space="preserve">nfusion </w:t>
      </w:r>
      <w:r w:rsidR="007378CE">
        <w:rPr>
          <w:rFonts w:eastAsia="Times New Roman" w:cstheme="minorHAnsi"/>
          <w:color w:val="000000"/>
        </w:rPr>
        <w:t>Kit</w:t>
      </w:r>
      <w:r w:rsidR="00837C48">
        <w:rPr>
          <w:rFonts w:eastAsia="Times New Roman" w:cstheme="minorHAnsi"/>
          <w:color w:val="000000"/>
        </w:rPr>
        <w:t xml:space="preserve">. </w:t>
      </w:r>
    </w:p>
    <w:p w14:paraId="0C0C082D" w14:textId="77777777" w:rsidR="00AB25EF" w:rsidRPr="000D5DB5" w:rsidRDefault="00AB25EF" w:rsidP="00F2707B">
      <w:pPr>
        <w:contextualSpacing/>
        <w:rPr>
          <w:rFonts w:eastAsia="Times New Roman" w:cstheme="minorHAnsi"/>
          <w:sz w:val="24"/>
          <w:szCs w:val="24"/>
        </w:rPr>
      </w:pPr>
      <w:r w:rsidRPr="000D5DB5">
        <w:rPr>
          <w:rFonts w:eastAsia="Times New Roman" w:cstheme="minorHAnsi"/>
          <w:b/>
          <w:bCs/>
          <w:i/>
          <w:iCs/>
          <w:color w:val="000000"/>
        </w:rPr>
        <w:t>Languages.</w:t>
      </w:r>
      <w:r w:rsidRPr="000D5DB5">
        <w:rPr>
          <w:rFonts w:eastAsia="Times New Roman" w:cstheme="minorHAnsi"/>
          <w:i/>
          <w:iCs/>
          <w:color w:val="000000"/>
        </w:rPr>
        <w:t xml:space="preserve"> </w:t>
      </w:r>
      <w:r w:rsidRPr="000D5DB5">
        <w:rPr>
          <w:rFonts w:eastAsia="Times New Roman" w:cstheme="minorHAnsi"/>
          <w:color w:val="000000"/>
        </w:rPr>
        <w:t xml:space="preserve">You can speak, read, and write Common and one extra language of your choice. Humans typically learn the languages of other peoples they deal with, including obscure dialects. They are fond of sprinkling their speech with words borrowed from other tongues: Orc curses, </w:t>
      </w:r>
      <w:r w:rsidR="00F2707B">
        <w:rPr>
          <w:rFonts w:eastAsia="Times New Roman" w:cstheme="minorHAnsi"/>
          <w:color w:val="000000"/>
        </w:rPr>
        <w:t>Elven</w:t>
      </w:r>
      <w:r w:rsidRPr="000D5DB5">
        <w:rPr>
          <w:rFonts w:eastAsia="Times New Roman" w:cstheme="minorHAnsi"/>
          <w:color w:val="000000"/>
        </w:rPr>
        <w:t xml:space="preserve"> musical expressions, </w:t>
      </w:r>
      <w:r w:rsidR="00F2707B">
        <w:rPr>
          <w:rFonts w:eastAsia="Times New Roman" w:cstheme="minorHAnsi"/>
          <w:color w:val="000000"/>
        </w:rPr>
        <w:t>Dwarven</w:t>
      </w:r>
      <w:r w:rsidRPr="000D5DB5">
        <w:rPr>
          <w:rFonts w:eastAsia="Times New Roman" w:cstheme="minorHAnsi"/>
          <w:color w:val="000000"/>
        </w:rPr>
        <w:t xml:space="preserve"> military phrases, and so on.</w:t>
      </w:r>
    </w:p>
    <w:p w14:paraId="44A24AD6" w14:textId="77777777" w:rsidR="00AB25EF" w:rsidRPr="000D5DB5" w:rsidRDefault="00AB25EF">
      <w:pPr>
        <w:contextualSpacing/>
        <w:rPr>
          <w:rFonts w:eastAsia="Times New Roman" w:cstheme="minorHAnsi"/>
          <w:sz w:val="24"/>
          <w:szCs w:val="24"/>
        </w:rPr>
      </w:pPr>
    </w:p>
    <w:p w14:paraId="211DDF3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 xml:space="preserve">Merander, Gyram, Derrick, </w:t>
      </w:r>
      <w:del w:id="1488" w:author="Admin" w:date="2020-10-19T19:26:00Z">
        <w:r w:rsidRPr="000D5DB5" w:rsidDel="001945CB">
          <w:rPr>
            <w:rFonts w:eastAsia="Times New Roman" w:cstheme="minorHAnsi"/>
            <w:color w:val="000000"/>
          </w:rPr>
          <w:delText>Hebry</w:delText>
        </w:r>
      </w:del>
      <w:ins w:id="1489" w:author="Admin" w:date="2020-10-19T19:26:00Z">
        <w:r w:rsidR="001945CB" w:rsidRPr="000D5DB5">
          <w:rPr>
            <w:rFonts w:eastAsia="Times New Roman" w:cstheme="minorHAnsi"/>
            <w:color w:val="000000"/>
          </w:rPr>
          <w:t>He</w:t>
        </w:r>
        <w:r w:rsidR="001945CB">
          <w:rPr>
            <w:rFonts w:eastAsia="Times New Roman" w:cstheme="minorHAnsi"/>
            <w:color w:val="000000"/>
          </w:rPr>
          <w:t>n</w:t>
        </w:r>
        <w:r w:rsidR="001945CB" w:rsidRPr="000D5DB5">
          <w:rPr>
            <w:rFonts w:eastAsia="Times New Roman" w:cstheme="minorHAnsi"/>
            <w:color w:val="000000"/>
          </w:rPr>
          <w:t>ry</w:t>
        </w:r>
      </w:ins>
      <w:r w:rsidRPr="000D5DB5">
        <w:rPr>
          <w:rFonts w:eastAsia="Times New Roman" w:cstheme="minorHAnsi"/>
          <w:color w:val="000000"/>
        </w:rPr>
        <w:t>.</w:t>
      </w:r>
    </w:p>
    <w:p w14:paraId="1208206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Female Names</w:t>
      </w:r>
      <w:r w:rsidRPr="000D5DB5">
        <w:rPr>
          <w:rFonts w:eastAsia="Times New Roman" w:cstheme="minorHAnsi"/>
          <w:color w:val="000000"/>
        </w:rPr>
        <w:t>. Lilla, Merian, Richelle, Ammi.</w:t>
      </w:r>
    </w:p>
    <w:p w14:paraId="5CD02C2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Family Names</w:t>
      </w:r>
      <w:r w:rsidRPr="000D5DB5">
        <w:rPr>
          <w:rFonts w:eastAsia="Times New Roman" w:cstheme="minorHAnsi"/>
          <w:color w:val="000000"/>
        </w:rPr>
        <w:t>. Renn, Townguard, Silversmith, Runetouch.</w:t>
      </w:r>
    </w:p>
    <w:p w14:paraId="393B4729" w14:textId="77777777" w:rsidR="00AB25EF" w:rsidRPr="000D5DB5" w:rsidRDefault="00AB25EF">
      <w:pPr>
        <w:contextualSpacing/>
        <w:rPr>
          <w:rFonts w:eastAsia="Times New Roman" w:cstheme="minorHAnsi"/>
          <w:sz w:val="24"/>
          <w:szCs w:val="24"/>
        </w:rPr>
      </w:pPr>
    </w:p>
    <w:p w14:paraId="3225CC0F" w14:textId="77777777" w:rsidR="00AB25EF" w:rsidRPr="000D5DB5" w:rsidRDefault="00AB25EF">
      <w:pPr>
        <w:pStyle w:val="Heading2"/>
      </w:pPr>
      <w:bookmarkStart w:id="1490" w:name="_Toc509138719"/>
      <w:bookmarkStart w:id="1491" w:name="_Toc54196375"/>
      <w:r w:rsidRPr="000D5DB5">
        <w:t>Orc</w:t>
      </w:r>
      <w:bookmarkEnd w:id="1490"/>
      <w:bookmarkEnd w:id="1491"/>
    </w:p>
    <w:p w14:paraId="6F121EF5"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“Lok’tar ogar!”</w:t>
      </w:r>
    </w:p>
    <w:p w14:paraId="253A901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To their enemies, they are brutal and fearsome opponents, without parallel in their ferocity and cunning. To their allies, they are noble and honorable, following the traditions of a rediscovered past. </w:t>
      </w:r>
    </w:p>
    <w:p w14:paraId="52B6C28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orcs of Azeroth are part of a race that has once again found its true spirit, shunning the cruel practices of arcane and demonic magic for the paths of wisdom and power. Some orcs still hang on to the arcane practices of the past, but their time is fading.</w:t>
      </w:r>
    </w:p>
    <w:p w14:paraId="4852B99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concept of honor pervades all echelons of orcish society. Even the naming of an orc is temporary until he has performed a rite of passage. Once an orc has brought honor to his name and the name of his clan, the elders give him a second name based upon his deed. For an orc, honor is as important as his clan, and most will die defending either clan or personal reputation. This is a new development for the orcs; before, when led by the forces tainted by the Burning Legion, the orcs were a bestial force barely controlled by demonic magic.</w:t>
      </w:r>
    </w:p>
    <w:p w14:paraId="28A7E227" w14:textId="77777777" w:rsidR="00AB25EF" w:rsidRDefault="00AB25EF" w:rsidP="008E2335">
      <w:pPr>
        <w:contextualSpacing/>
        <w:rPr>
          <w:rFonts w:eastAsia="Times New Roman" w:cstheme="minorHAnsi"/>
          <w:color w:val="000000"/>
        </w:rPr>
      </w:pPr>
      <w:r w:rsidRPr="000D5DB5">
        <w:rPr>
          <w:rFonts w:eastAsia="Times New Roman" w:cstheme="minorHAnsi"/>
          <w:color w:val="000000"/>
        </w:rPr>
        <w:t xml:space="preserve">As one of the orcish people, you may hail from the exodus lead by Warchiefs Thrall and Grom Hellscream, and belong to the core tribes that form the new Horde, such as the Warsong Clan, Frostwolf, and Bleeding Hollow </w:t>
      </w:r>
      <w:r w:rsidR="008E2335">
        <w:rPr>
          <w:rFonts w:eastAsia="Times New Roman" w:cstheme="minorHAnsi"/>
          <w:color w:val="000000"/>
        </w:rPr>
        <w:t>C</w:t>
      </w:r>
      <w:r w:rsidRPr="000D5DB5">
        <w:rPr>
          <w:rFonts w:eastAsia="Times New Roman" w:cstheme="minorHAnsi"/>
          <w:color w:val="000000"/>
        </w:rPr>
        <w:t xml:space="preserve">lan, or you may belong to one of the sinister demon-worshipping tribes, such as the Laughing Skull or the Burning Blade Clans. </w:t>
      </w:r>
      <w:r w:rsidR="008E2335">
        <w:rPr>
          <w:rFonts w:eastAsia="Times New Roman" w:cstheme="minorHAnsi"/>
          <w:color w:val="000000"/>
        </w:rPr>
        <w:t xml:space="preserve">Alternatively, you may belong to one of the clans who have never left their homeland of Draenor, such as the Mag’har, who are brown in color. The greater the influence of fel on orcs, the brighter green their skin becomes. Some other clans have differently-colored skins, such as gray with yellow eyes (Dragonmaw Clan) or pale white (Shattered Hand Clan). </w:t>
      </w:r>
    </w:p>
    <w:p w14:paraId="4B9BC065" w14:textId="77777777" w:rsidR="00937F30" w:rsidRPr="000D5DB5" w:rsidRDefault="00937F30">
      <w:pPr>
        <w:contextualSpacing/>
        <w:rPr>
          <w:rFonts w:eastAsia="Times New Roman" w:cstheme="minorHAnsi"/>
          <w:sz w:val="24"/>
          <w:szCs w:val="24"/>
        </w:rPr>
      </w:pPr>
    </w:p>
    <w:p w14:paraId="3130AE7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Orcish Traits</w:t>
      </w:r>
    </w:p>
    <w:p w14:paraId="33A11764"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 xml:space="preserve">Ability Score Increase. </w:t>
      </w:r>
      <w:r w:rsidRPr="000D5DB5">
        <w:rPr>
          <w:rFonts w:eastAsia="Times New Roman" w:cstheme="minorHAnsi"/>
          <w:color w:val="000000"/>
        </w:rPr>
        <w:t>Your Strength score increases by 2, and your Stamina increases by 1.</w:t>
      </w:r>
      <w:r w:rsidR="00557C6D">
        <w:rPr>
          <w:rFonts w:eastAsia="Times New Roman" w:cstheme="minorHAnsi"/>
          <w:color w:val="000000"/>
        </w:rPr>
        <w:t xml:space="preserve"> You may also choose one third ability score and increase it by 1. </w:t>
      </w:r>
    </w:p>
    <w:p w14:paraId="460B3836"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Age. </w:t>
      </w:r>
      <w:r w:rsidRPr="000D5DB5">
        <w:rPr>
          <w:rFonts w:eastAsia="Times New Roman" w:cstheme="minorHAnsi"/>
          <w:color w:val="000000"/>
        </w:rPr>
        <w:t>Orcs mature and age a little faster than humans, reaching adulthood around the age of 20 and rarely live up to be 100 years old.</w:t>
      </w:r>
    </w:p>
    <w:p w14:paraId="3778442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Affiliation. </w:t>
      </w:r>
      <w:r w:rsidRPr="000D5DB5">
        <w:rPr>
          <w:rFonts w:eastAsia="Times New Roman" w:cstheme="minorHAnsi"/>
          <w:color w:val="000000"/>
        </w:rPr>
        <w:t>Horde. Thrall formed the Horde with determination and sheer will</w:t>
      </w:r>
      <w:del w:id="1492" w:author="Admin" w:date="2020-10-19T19:27:00Z">
        <w:r w:rsidRPr="000D5DB5" w:rsidDel="001945CB">
          <w:rPr>
            <w:rFonts w:eastAsia="Times New Roman" w:cstheme="minorHAnsi"/>
            <w:color w:val="000000"/>
          </w:rPr>
          <w:delText xml:space="preserve">, </w:delText>
        </w:r>
      </w:del>
      <w:ins w:id="1493" w:author="Admin" w:date="2020-10-19T19:27:00Z">
        <w:r w:rsidR="001945CB">
          <w:rPr>
            <w:rFonts w:eastAsia="Times New Roman" w:cstheme="minorHAnsi"/>
            <w:color w:val="000000"/>
          </w:rPr>
          <w:t xml:space="preserve"> </w:t>
        </w:r>
      </w:ins>
      <w:r w:rsidRPr="000D5DB5">
        <w:rPr>
          <w:rFonts w:eastAsia="Times New Roman" w:cstheme="minorHAnsi"/>
          <w:color w:val="000000"/>
        </w:rPr>
        <w:t>and created an alliance of races that has shaken the foundations of the world to its core. Having destroyed the legacy of Grom Hellscream by bringing the orcs out of the depths of demon worship and servitude to unseen powers, Thrall rules the Horde in Kalimdor with wisdom and temperance. The orcs are as much a part of the Horde as the Horde is part of what the orcs have become.</w:t>
      </w:r>
    </w:p>
    <w:p w14:paraId="1BDAC85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Size. </w:t>
      </w:r>
      <w:r w:rsidRPr="000D5DB5">
        <w:rPr>
          <w:rFonts w:eastAsia="Times New Roman" w:cstheme="minorHAnsi"/>
          <w:color w:val="000000"/>
        </w:rPr>
        <w:t>Orcs are somewhat larger and bulkier than humans, and they range from 5 to well over 6 feet tall. Your size is Medium.</w:t>
      </w:r>
    </w:p>
    <w:p w14:paraId="33453C80"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Speed. </w:t>
      </w:r>
      <w:r w:rsidRPr="000D5DB5">
        <w:rPr>
          <w:rFonts w:eastAsia="Times New Roman" w:cstheme="minorHAnsi"/>
          <w:color w:val="000000"/>
        </w:rPr>
        <w:t xml:space="preserve">Your base walking speed is 30 feet. </w:t>
      </w:r>
    </w:p>
    <w:p w14:paraId="022ED47E"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Darkvision. </w:t>
      </w:r>
      <w:r w:rsidRPr="000D5DB5">
        <w:rPr>
          <w:rFonts w:eastAsia="Times New Roman" w:cstheme="minorHAnsi"/>
          <w:color w:val="000000"/>
        </w:rPr>
        <w:t>You have superior vision in dark and dim conditions. You can see in dim light within 60 feet of you as if it were bright light, and in darkness as if it were dim light. You can’t discern color in darkness, only shades of gray.</w:t>
      </w:r>
    </w:p>
    <w:p w14:paraId="599A9F04" w14:textId="0CE00E89"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Menacing. </w:t>
      </w:r>
      <w:r w:rsidRPr="000D5DB5">
        <w:rPr>
          <w:rFonts w:eastAsia="Times New Roman" w:cstheme="minorHAnsi"/>
          <w:color w:val="000000"/>
        </w:rPr>
        <w:t xml:space="preserve">You gain proficiency in the Intimidation </w:t>
      </w:r>
      <w:r w:rsidR="00A01D2B">
        <w:rPr>
          <w:rFonts w:eastAsia="Times New Roman" w:cstheme="minorHAnsi"/>
          <w:color w:val="000000"/>
        </w:rPr>
        <w:t xml:space="preserve">or Insight </w:t>
      </w:r>
      <w:r w:rsidRPr="000D5DB5">
        <w:rPr>
          <w:rFonts w:eastAsia="Times New Roman" w:cstheme="minorHAnsi"/>
          <w:color w:val="000000"/>
        </w:rPr>
        <w:t>skill</w:t>
      </w:r>
      <w:r w:rsidR="00A01D2B">
        <w:rPr>
          <w:rFonts w:eastAsia="Times New Roman" w:cstheme="minorHAnsi"/>
          <w:color w:val="000000"/>
        </w:rPr>
        <w:t>s</w:t>
      </w:r>
      <w:r w:rsidR="007B42FD" w:rsidRPr="000D5DB5">
        <w:rPr>
          <w:rFonts w:eastAsia="Times New Roman" w:cstheme="minorHAnsi"/>
          <w:color w:val="000000"/>
        </w:rPr>
        <w:t xml:space="preserve">, and </w:t>
      </w:r>
      <w:r w:rsidR="00FE237A">
        <w:rPr>
          <w:rFonts w:eastAsia="Times New Roman" w:cstheme="minorHAnsi"/>
          <w:color w:val="000000"/>
        </w:rPr>
        <w:t xml:space="preserve">may </w:t>
      </w:r>
      <w:del w:id="1494" w:author="Admin" w:date="2020-10-19T19:27:00Z">
        <w:r w:rsidR="007B42FD" w:rsidRPr="000D5DB5" w:rsidDel="001945CB">
          <w:rPr>
            <w:rFonts w:eastAsia="Times New Roman" w:cstheme="minorHAnsi"/>
            <w:color w:val="000000"/>
          </w:rPr>
          <w:delText xml:space="preserve">can </w:delText>
        </w:r>
      </w:del>
      <w:r w:rsidR="007B42FD" w:rsidRPr="000D5DB5">
        <w:rPr>
          <w:rFonts w:eastAsia="Times New Roman" w:cstheme="minorHAnsi"/>
          <w:color w:val="000000"/>
        </w:rPr>
        <w:t xml:space="preserve">use Strength </w:t>
      </w:r>
      <w:del w:id="1495" w:author="Admin" w:date="2021-09-10T20:28:00Z">
        <w:r w:rsidR="001F0E6A" w:rsidDel="005633FA">
          <w:rPr>
            <w:rFonts w:eastAsia="Times New Roman" w:cstheme="minorHAnsi"/>
            <w:color w:val="000000"/>
          </w:rPr>
          <w:delText xml:space="preserve">or Stamina </w:delText>
        </w:r>
        <w:r w:rsidR="007B42FD" w:rsidRPr="000D5DB5" w:rsidDel="005633FA">
          <w:rPr>
            <w:rFonts w:eastAsia="Times New Roman" w:cstheme="minorHAnsi"/>
            <w:color w:val="000000"/>
          </w:rPr>
          <w:delText xml:space="preserve">for </w:delText>
        </w:r>
      </w:del>
      <w:ins w:id="1496" w:author="Admin" w:date="2021-09-10T20:28:00Z">
        <w:r w:rsidR="005633FA">
          <w:rPr>
            <w:rFonts w:eastAsia="Times New Roman" w:cstheme="minorHAnsi"/>
            <w:color w:val="000000"/>
          </w:rPr>
          <w:t xml:space="preserve">for </w:t>
        </w:r>
      </w:ins>
      <w:r w:rsidR="007B42FD" w:rsidRPr="000D5DB5">
        <w:rPr>
          <w:rFonts w:eastAsia="Times New Roman" w:cstheme="minorHAnsi"/>
          <w:color w:val="000000"/>
        </w:rPr>
        <w:t>Intimidation checks instead of Charisma</w:t>
      </w:r>
      <w:r w:rsidR="00A01D2B">
        <w:rPr>
          <w:rFonts w:eastAsia="Times New Roman" w:cstheme="minorHAnsi"/>
          <w:color w:val="000000"/>
        </w:rPr>
        <w:t xml:space="preserve"> </w:t>
      </w:r>
      <w:del w:id="1497" w:author="Admin" w:date="2021-09-10T20:28:00Z">
        <w:r w:rsidR="00A01D2B" w:rsidDel="005633FA">
          <w:rPr>
            <w:rFonts w:eastAsia="Times New Roman" w:cstheme="minorHAnsi"/>
            <w:color w:val="000000"/>
          </w:rPr>
          <w:delText>for Intimidation checks</w:delText>
        </w:r>
      </w:del>
      <w:r w:rsidR="007B42FD" w:rsidRPr="000D5DB5">
        <w:rPr>
          <w:rFonts w:eastAsia="Times New Roman" w:cstheme="minorHAnsi"/>
          <w:color w:val="000000"/>
        </w:rPr>
        <w:t xml:space="preserve">. </w:t>
      </w:r>
    </w:p>
    <w:p w14:paraId="1BD353F8" w14:textId="3E088E87" w:rsidR="00FE237A" w:rsidRPr="001F25FA" w:rsidRDefault="00FE237A">
      <w:pPr>
        <w:contextualSpacing/>
        <w:rPr>
          <w:rFonts w:eastAsia="Times New Roman" w:cstheme="minorHAnsi"/>
          <w:color w:val="000000"/>
        </w:rPr>
      </w:pPr>
      <w:r>
        <w:rPr>
          <w:rFonts w:eastAsia="Times New Roman" w:cstheme="minorHAnsi"/>
          <w:b/>
          <w:bCs/>
          <w:i/>
          <w:iCs/>
          <w:color w:val="000000"/>
        </w:rPr>
        <w:t xml:space="preserve">Warrior Tradition. </w:t>
      </w:r>
      <w:r>
        <w:rPr>
          <w:rFonts w:eastAsia="Times New Roman" w:cstheme="minorHAnsi"/>
          <w:color w:val="000000"/>
        </w:rPr>
        <w:t xml:space="preserve">You may choose </w:t>
      </w:r>
      <w:r w:rsidR="001F0E6A">
        <w:rPr>
          <w:rFonts w:eastAsia="Times New Roman" w:cstheme="minorHAnsi"/>
          <w:color w:val="000000"/>
        </w:rPr>
        <w:t>two</w:t>
      </w:r>
      <w:r>
        <w:rPr>
          <w:rFonts w:eastAsia="Times New Roman" w:cstheme="minorHAnsi"/>
          <w:color w:val="000000"/>
        </w:rPr>
        <w:t xml:space="preserve"> of the below </w:t>
      </w:r>
      <w:del w:id="1498" w:author="Admin" w:date="2021-09-10T20:05:00Z">
        <w:r w:rsidDel="004B6950">
          <w:rPr>
            <w:rFonts w:eastAsia="Times New Roman" w:cstheme="minorHAnsi"/>
            <w:color w:val="000000"/>
          </w:rPr>
          <w:delText>talents</w:delText>
        </w:r>
      </w:del>
      <w:ins w:id="1499" w:author="Admin" w:date="2021-09-10T20:05:00Z">
        <w:r w:rsidR="004B6950">
          <w:rPr>
            <w:rFonts w:eastAsia="Times New Roman" w:cstheme="minorHAnsi"/>
            <w:color w:val="000000"/>
          </w:rPr>
          <w:t>features</w:t>
        </w:r>
      </w:ins>
      <w:r>
        <w:rPr>
          <w:rFonts w:eastAsia="Times New Roman" w:cstheme="minorHAnsi"/>
          <w:color w:val="000000"/>
        </w:rPr>
        <w:t>. You are treated as a 1st level warrior</w:t>
      </w:r>
      <w:ins w:id="1500" w:author="Admin" w:date="2021-09-10T20:05:00Z">
        <w:r w:rsidR="004B6950">
          <w:rPr>
            <w:rFonts w:eastAsia="Times New Roman" w:cstheme="minorHAnsi"/>
            <w:color w:val="000000"/>
          </w:rPr>
          <w:t xml:space="preserve">, hunter, or </w:t>
        </w:r>
      </w:ins>
      <w:ins w:id="1501" w:author="Admin" w:date="2021-09-10T20:06:00Z">
        <w:r w:rsidR="004B6950">
          <w:rPr>
            <w:rFonts w:eastAsia="Times New Roman" w:cstheme="minorHAnsi"/>
            <w:color w:val="000000"/>
          </w:rPr>
          <w:t>rogue</w:t>
        </w:r>
      </w:ins>
      <w:r>
        <w:rPr>
          <w:rFonts w:eastAsia="Times New Roman" w:cstheme="minorHAnsi"/>
          <w:color w:val="000000"/>
        </w:rPr>
        <w:t xml:space="preserve"> </w:t>
      </w:r>
      <w:r w:rsidR="001F0E6A">
        <w:rPr>
          <w:rFonts w:eastAsia="Times New Roman" w:cstheme="minorHAnsi"/>
          <w:color w:val="000000"/>
        </w:rPr>
        <w:t xml:space="preserve">for </w:t>
      </w:r>
      <w:del w:id="1502" w:author="Admin" w:date="2021-09-10T20:05:00Z">
        <w:r w:rsidR="001F0E6A" w:rsidDel="004B6950">
          <w:rPr>
            <w:rFonts w:eastAsia="Times New Roman" w:cstheme="minorHAnsi"/>
            <w:color w:val="000000"/>
          </w:rPr>
          <w:delText xml:space="preserve">these </w:delText>
        </w:r>
      </w:del>
      <w:ins w:id="1503" w:author="Admin" w:date="2021-09-10T20:05:00Z">
        <w:r w:rsidR="004B6950">
          <w:rPr>
            <w:rFonts w:eastAsia="Times New Roman" w:cstheme="minorHAnsi"/>
            <w:color w:val="000000"/>
          </w:rPr>
          <w:t xml:space="preserve">talents </w:t>
        </w:r>
      </w:ins>
      <w:del w:id="1504" w:author="Admin" w:date="2021-09-10T20:05:00Z">
        <w:r w:rsidR="001F0E6A" w:rsidDel="004B6950">
          <w:rPr>
            <w:rFonts w:eastAsia="Times New Roman" w:cstheme="minorHAnsi"/>
            <w:color w:val="000000"/>
          </w:rPr>
          <w:delText xml:space="preserve">effects </w:delText>
        </w:r>
      </w:del>
      <w:r>
        <w:rPr>
          <w:rFonts w:eastAsia="Times New Roman" w:cstheme="minorHAnsi"/>
          <w:color w:val="000000"/>
        </w:rPr>
        <w:t xml:space="preserve">(unless you later take a level in warrior). </w:t>
      </w:r>
    </w:p>
    <w:p w14:paraId="154910B6" w14:textId="77777777" w:rsidR="009415F0" w:rsidRPr="001F25FA" w:rsidRDefault="009415F0" w:rsidP="005479F2">
      <w:pPr>
        <w:pStyle w:val="ListParagraph"/>
        <w:numPr>
          <w:ilvl w:val="0"/>
          <w:numId w:val="57"/>
        </w:numPr>
        <w:ind w:left="360"/>
        <w:rPr>
          <w:rFonts w:eastAsia="Times New Roman" w:cstheme="minorHAnsi"/>
        </w:rPr>
      </w:pPr>
      <w:r w:rsidRPr="001F25FA">
        <w:rPr>
          <w:rFonts w:eastAsia="Times New Roman" w:cstheme="minorHAnsi"/>
          <w:i/>
          <w:iCs/>
        </w:rPr>
        <w:t>Aggressive.</w:t>
      </w:r>
      <w:r w:rsidRPr="001F25FA">
        <w:rPr>
          <w:rFonts w:eastAsia="Times New Roman" w:cstheme="minorHAnsi"/>
        </w:rPr>
        <w:t xml:space="preserve"> You gain the </w:t>
      </w:r>
      <w:r w:rsidR="005479F2">
        <w:rPr>
          <w:rFonts w:eastAsia="Times New Roman" w:cstheme="minorHAnsi"/>
        </w:rPr>
        <w:t>A</w:t>
      </w:r>
      <w:r w:rsidRPr="001F25FA">
        <w:rPr>
          <w:rFonts w:eastAsia="Times New Roman" w:cstheme="minorHAnsi"/>
        </w:rPr>
        <w:t>ggressive</w:t>
      </w:r>
      <w:r w:rsidR="005479F2">
        <w:rPr>
          <w:rFonts w:eastAsia="Times New Roman" w:cstheme="minorHAnsi"/>
        </w:rPr>
        <w:t xml:space="preserve"> talent</w:t>
      </w:r>
      <w:r w:rsidRPr="001F25FA">
        <w:rPr>
          <w:rFonts w:eastAsia="Times New Roman" w:cstheme="minorHAnsi"/>
        </w:rPr>
        <w:t xml:space="preserve">. </w:t>
      </w:r>
    </w:p>
    <w:p w14:paraId="2F12D1C3" w14:textId="2ACE0654" w:rsidR="00AB25EF" w:rsidRPr="001F25FA" w:rsidDel="004B6950" w:rsidRDefault="00FE237A">
      <w:pPr>
        <w:pStyle w:val="ListParagraph"/>
        <w:numPr>
          <w:ilvl w:val="0"/>
          <w:numId w:val="57"/>
        </w:numPr>
        <w:ind w:left="360"/>
        <w:rPr>
          <w:del w:id="1505" w:author="Admin" w:date="2021-09-10T20:04:00Z"/>
          <w:rFonts w:eastAsia="Times New Roman" w:cstheme="minorHAnsi"/>
          <w:sz w:val="24"/>
          <w:szCs w:val="24"/>
        </w:rPr>
      </w:pPr>
      <w:del w:id="1506" w:author="Admin" w:date="2021-09-10T19:46:00Z">
        <w:r w:rsidDel="004761D8">
          <w:rPr>
            <w:rFonts w:eastAsia="Times New Roman" w:cstheme="minorHAnsi"/>
            <w:i/>
            <w:iCs/>
            <w:color w:val="000000"/>
          </w:rPr>
          <w:delText xml:space="preserve">Berserker </w:delText>
        </w:r>
      </w:del>
      <w:del w:id="1507" w:author="Admin" w:date="2021-09-10T19:38:00Z">
        <w:r w:rsidDel="004761D8">
          <w:rPr>
            <w:rFonts w:eastAsia="Times New Roman" w:cstheme="minorHAnsi"/>
            <w:i/>
            <w:iCs/>
            <w:color w:val="000000"/>
          </w:rPr>
          <w:delText>Rage</w:delText>
        </w:r>
      </w:del>
      <w:del w:id="1508" w:author="Admin" w:date="2021-09-10T20:04:00Z">
        <w:r w:rsidR="00AB25EF" w:rsidRPr="001F25FA" w:rsidDel="004B6950">
          <w:rPr>
            <w:rFonts w:eastAsia="Times New Roman" w:cstheme="minorHAnsi"/>
            <w:i/>
            <w:iCs/>
            <w:color w:val="000000"/>
          </w:rPr>
          <w:delText>.</w:delText>
        </w:r>
        <w:r w:rsidR="00AB25EF" w:rsidRPr="001F25FA" w:rsidDel="004B6950">
          <w:rPr>
            <w:rFonts w:eastAsia="Times New Roman" w:cstheme="minorHAnsi"/>
            <w:b/>
            <w:bCs/>
            <w:i/>
            <w:iCs/>
            <w:color w:val="000000"/>
          </w:rPr>
          <w:delText xml:space="preserve"> </w:delText>
        </w:r>
        <w:r w:rsidR="001F0E6A" w:rsidDel="004B6950">
          <w:rPr>
            <w:rFonts w:eastAsia="Times New Roman" w:cstheme="minorHAnsi"/>
            <w:color w:val="000000"/>
          </w:rPr>
          <w:delText xml:space="preserve">You gain the </w:delText>
        </w:r>
        <w:r w:rsidR="005479F2" w:rsidDel="004B6950">
          <w:rPr>
            <w:rFonts w:eastAsia="Times New Roman" w:cstheme="minorHAnsi"/>
            <w:color w:val="000000"/>
          </w:rPr>
          <w:delText>B</w:delText>
        </w:r>
        <w:r w:rsidR="001F0E6A" w:rsidDel="004B6950">
          <w:rPr>
            <w:rFonts w:eastAsia="Times New Roman" w:cstheme="minorHAnsi"/>
            <w:color w:val="000000"/>
          </w:rPr>
          <w:delText xml:space="preserve">erserker </w:delText>
        </w:r>
      </w:del>
      <w:del w:id="1509" w:author="Admin" w:date="2021-09-10T19:38:00Z">
        <w:r w:rsidR="005479F2" w:rsidDel="004761D8">
          <w:rPr>
            <w:rFonts w:eastAsia="Times New Roman" w:cstheme="minorHAnsi"/>
            <w:color w:val="000000"/>
          </w:rPr>
          <w:delText>R</w:delText>
        </w:r>
        <w:r w:rsidR="001F0E6A" w:rsidDel="004761D8">
          <w:rPr>
            <w:rFonts w:eastAsia="Times New Roman" w:cstheme="minorHAnsi"/>
            <w:color w:val="000000"/>
          </w:rPr>
          <w:delText>age</w:delText>
        </w:r>
        <w:r w:rsidR="005479F2" w:rsidDel="004761D8">
          <w:rPr>
            <w:rFonts w:eastAsia="Times New Roman" w:cstheme="minorHAnsi"/>
            <w:color w:val="000000"/>
          </w:rPr>
          <w:delText xml:space="preserve"> </w:delText>
        </w:r>
      </w:del>
      <w:del w:id="1510" w:author="Admin" w:date="2021-09-10T20:04:00Z">
        <w:r w:rsidR="005479F2" w:rsidDel="004B6950">
          <w:rPr>
            <w:rFonts w:eastAsia="Times New Roman" w:cstheme="minorHAnsi"/>
            <w:color w:val="000000"/>
          </w:rPr>
          <w:delText>talent</w:delText>
        </w:r>
        <w:r w:rsidR="001F0E6A" w:rsidDel="004B6950">
          <w:rPr>
            <w:rFonts w:eastAsia="Times New Roman" w:cstheme="minorHAnsi"/>
            <w:color w:val="000000"/>
          </w:rPr>
          <w:delText xml:space="preserve">. </w:delText>
        </w:r>
        <w:r w:rsidR="00AB25EF" w:rsidRPr="001F25FA" w:rsidDel="004B6950">
          <w:rPr>
            <w:rFonts w:eastAsia="Times New Roman" w:cstheme="minorHAnsi"/>
            <w:color w:val="000000"/>
          </w:rPr>
          <w:delText xml:space="preserve">If you </w:delText>
        </w:r>
        <w:r w:rsidDel="004B6950">
          <w:rPr>
            <w:rFonts w:eastAsia="Times New Roman" w:cstheme="minorHAnsi"/>
            <w:color w:val="000000"/>
          </w:rPr>
          <w:delText xml:space="preserve">later </w:delText>
        </w:r>
        <w:r w:rsidR="00AB25EF" w:rsidRPr="001F25FA" w:rsidDel="004B6950">
          <w:rPr>
            <w:rFonts w:eastAsia="Times New Roman" w:cstheme="minorHAnsi"/>
            <w:color w:val="000000"/>
          </w:rPr>
          <w:delText xml:space="preserve">gain </w:delText>
        </w:r>
        <w:r w:rsidR="007D4286" w:rsidRPr="001F25FA" w:rsidDel="004B6950">
          <w:rPr>
            <w:rFonts w:eastAsia="Times New Roman" w:cstheme="minorHAnsi"/>
            <w:color w:val="000000"/>
          </w:rPr>
          <w:delText>the talent</w:delText>
        </w:r>
        <w:r w:rsidR="00AB25EF" w:rsidRPr="001F25FA" w:rsidDel="004B6950">
          <w:rPr>
            <w:rFonts w:eastAsia="Times New Roman" w:cstheme="minorHAnsi"/>
            <w:color w:val="000000"/>
          </w:rPr>
          <w:delText xml:space="preserve">, increase the total times you can rage </w:delText>
        </w:r>
        <w:r w:rsidR="00021B0F" w:rsidDel="004B6950">
          <w:rPr>
            <w:rFonts w:eastAsia="Times New Roman" w:cstheme="minorHAnsi"/>
            <w:color w:val="000000"/>
          </w:rPr>
          <w:delText xml:space="preserve">before a </w:delText>
        </w:r>
      </w:del>
      <w:del w:id="1511" w:author="Admin" w:date="2021-09-10T19:44:00Z">
        <w:r w:rsidR="00021B0F" w:rsidDel="004761D8">
          <w:rPr>
            <w:rFonts w:eastAsia="Times New Roman" w:cstheme="minorHAnsi"/>
            <w:color w:val="000000"/>
          </w:rPr>
          <w:delText xml:space="preserve">long </w:delText>
        </w:r>
      </w:del>
      <w:del w:id="1512" w:author="Admin" w:date="2021-09-10T20:04:00Z">
        <w:r w:rsidR="00021B0F" w:rsidDel="004B6950">
          <w:rPr>
            <w:rFonts w:eastAsia="Times New Roman" w:cstheme="minorHAnsi"/>
            <w:color w:val="000000"/>
          </w:rPr>
          <w:delText xml:space="preserve">rest </w:delText>
        </w:r>
        <w:r w:rsidR="00AB25EF" w:rsidRPr="001F25FA" w:rsidDel="004B6950">
          <w:rPr>
            <w:rFonts w:eastAsia="Times New Roman" w:cstheme="minorHAnsi"/>
            <w:color w:val="000000"/>
          </w:rPr>
          <w:delText xml:space="preserve">by 1. </w:delText>
        </w:r>
        <w:r w:rsidR="005479F2" w:rsidDel="004B6950">
          <w:rPr>
            <w:rFonts w:eastAsia="Times New Roman" w:cstheme="minorHAnsi"/>
            <w:color w:val="000000"/>
          </w:rPr>
          <w:delText>You</w:delText>
        </w:r>
        <w:r w:rsidR="00434763" w:rsidRPr="001F25FA" w:rsidDel="004B6950">
          <w:rPr>
            <w:rFonts w:eastAsia="Times New Roman" w:cstheme="minorHAnsi"/>
            <w:color w:val="000000"/>
          </w:rPr>
          <w:delText xml:space="preserve"> </w:delText>
        </w:r>
        <w:r w:rsidR="005479F2" w:rsidDel="004B6950">
          <w:rPr>
            <w:rFonts w:eastAsia="Times New Roman" w:cstheme="minorHAnsi"/>
            <w:color w:val="000000"/>
          </w:rPr>
          <w:delText xml:space="preserve">may also choose one spellcasting class, and cast spells from that class while raging. </w:delText>
        </w:r>
      </w:del>
    </w:p>
    <w:p w14:paraId="0005EFCC" w14:textId="48DE42EE" w:rsidR="001F0E6A" w:rsidRPr="001F25FA" w:rsidRDefault="001F0E6A">
      <w:pPr>
        <w:pStyle w:val="ListParagraph"/>
        <w:numPr>
          <w:ilvl w:val="0"/>
          <w:numId w:val="57"/>
        </w:numPr>
        <w:ind w:left="360"/>
        <w:rPr>
          <w:rFonts w:eastAsia="Times New Roman" w:cstheme="minorHAnsi"/>
        </w:rPr>
      </w:pPr>
      <w:r w:rsidRPr="001F0E6A">
        <w:rPr>
          <w:rFonts w:eastAsia="Times New Roman" w:cstheme="minorHAnsi"/>
          <w:i/>
          <w:iCs/>
          <w:color w:val="000000"/>
        </w:rPr>
        <w:t>Brutal Critical.</w:t>
      </w:r>
      <w:r w:rsidRPr="001F25FA">
        <w:rPr>
          <w:rFonts w:eastAsia="Times New Roman" w:cstheme="minorHAnsi"/>
        </w:rPr>
        <w:t xml:space="preserve"> </w:t>
      </w:r>
      <w:r>
        <w:rPr>
          <w:rFonts w:eastAsia="Times New Roman" w:cstheme="minorHAnsi"/>
          <w:color w:val="000000"/>
        </w:rPr>
        <w:t xml:space="preserve">You gain the </w:t>
      </w:r>
      <w:r w:rsidR="005479F2">
        <w:rPr>
          <w:rFonts w:eastAsia="Times New Roman" w:cstheme="minorHAnsi"/>
          <w:color w:val="000000"/>
        </w:rPr>
        <w:t>B</w:t>
      </w:r>
      <w:r>
        <w:rPr>
          <w:rFonts w:eastAsia="Times New Roman" w:cstheme="minorHAnsi"/>
          <w:color w:val="000000"/>
        </w:rPr>
        <w:t xml:space="preserve">rutal </w:t>
      </w:r>
      <w:r w:rsidR="005479F2">
        <w:rPr>
          <w:rFonts w:eastAsia="Times New Roman" w:cstheme="minorHAnsi"/>
          <w:color w:val="000000"/>
        </w:rPr>
        <w:t>C</w:t>
      </w:r>
      <w:r>
        <w:rPr>
          <w:rFonts w:eastAsia="Times New Roman" w:cstheme="minorHAnsi"/>
          <w:color w:val="000000"/>
        </w:rPr>
        <w:t>ritical talent</w:t>
      </w:r>
      <w:del w:id="1513" w:author="Admin" w:date="2021-09-10T20:07:00Z">
        <w:r w:rsidDel="00C8108F">
          <w:rPr>
            <w:rFonts w:eastAsia="Times New Roman" w:cstheme="minorHAnsi"/>
            <w:color w:val="000000"/>
          </w:rPr>
          <w:delText>.</w:delText>
        </w:r>
      </w:del>
      <w:ins w:id="1514" w:author="Admin" w:date="2021-09-10T20:07:00Z">
        <w:r w:rsidR="00C8108F">
          <w:rPr>
            <w:rFonts w:eastAsia="Times New Roman" w:cstheme="minorHAnsi"/>
            <w:color w:val="000000"/>
          </w:rPr>
          <w:t>, and can apply it to spell damage rolls</w:t>
        </w:r>
      </w:ins>
      <w:ins w:id="1515" w:author="Admin" w:date="2021-09-10T20:27:00Z">
        <w:r w:rsidR="005633FA">
          <w:rPr>
            <w:rFonts w:eastAsia="Times New Roman" w:cstheme="minorHAnsi"/>
            <w:color w:val="000000"/>
          </w:rPr>
          <w:t xml:space="preserve"> once per spell</w:t>
        </w:r>
      </w:ins>
      <w:ins w:id="1516" w:author="Admin" w:date="2021-09-10T20:07:00Z">
        <w:r w:rsidR="00C8108F">
          <w:rPr>
            <w:rFonts w:eastAsia="Times New Roman" w:cstheme="minorHAnsi"/>
            <w:color w:val="000000"/>
          </w:rPr>
          <w:t xml:space="preserve">. </w:t>
        </w:r>
      </w:ins>
    </w:p>
    <w:p w14:paraId="7ECD234C" w14:textId="3A1EE68F" w:rsidR="00AB25EF" w:rsidRPr="008E2335" w:rsidRDefault="00FE237A">
      <w:pPr>
        <w:pStyle w:val="ListParagraph"/>
        <w:numPr>
          <w:ilvl w:val="0"/>
          <w:numId w:val="57"/>
        </w:numPr>
        <w:ind w:left="360"/>
        <w:rPr>
          <w:rFonts w:eastAsia="Times New Roman" w:cstheme="minorHAnsi"/>
          <w:sz w:val="24"/>
          <w:szCs w:val="24"/>
        </w:rPr>
      </w:pPr>
      <w:r w:rsidRPr="001F0E6A">
        <w:rPr>
          <w:rFonts w:eastAsia="Times New Roman" w:cstheme="minorHAnsi"/>
          <w:i/>
          <w:iCs/>
          <w:color w:val="000000"/>
        </w:rPr>
        <w:t>Relentless</w:t>
      </w:r>
      <w:r w:rsidR="00AB25EF" w:rsidRPr="001F25FA">
        <w:rPr>
          <w:rFonts w:eastAsia="Times New Roman" w:cstheme="minorHAnsi"/>
          <w:color w:val="000000"/>
        </w:rPr>
        <w:t xml:space="preserve">. </w:t>
      </w:r>
      <w:r w:rsidR="001F0E6A" w:rsidRPr="001F0E6A">
        <w:rPr>
          <w:rFonts w:eastAsia="Times New Roman" w:cstheme="minorHAnsi"/>
          <w:color w:val="000000"/>
        </w:rPr>
        <w:t xml:space="preserve">You gain the </w:t>
      </w:r>
      <w:r w:rsidR="005479F2">
        <w:rPr>
          <w:rFonts w:eastAsia="Times New Roman" w:cstheme="minorHAnsi"/>
          <w:color w:val="000000"/>
        </w:rPr>
        <w:t>R</w:t>
      </w:r>
      <w:r w:rsidR="001F0E6A" w:rsidRPr="001F0E6A">
        <w:rPr>
          <w:rFonts w:eastAsia="Times New Roman" w:cstheme="minorHAnsi"/>
          <w:color w:val="000000"/>
        </w:rPr>
        <w:t xml:space="preserve">elentless talent. </w:t>
      </w:r>
      <w:r w:rsidR="00833F5A" w:rsidRPr="001F25FA">
        <w:rPr>
          <w:rFonts w:eastAsia="Times New Roman" w:cstheme="minorHAnsi"/>
          <w:color w:val="000000"/>
        </w:rPr>
        <w:t xml:space="preserve">If you </w:t>
      </w:r>
      <w:r w:rsidRPr="001F0E6A">
        <w:rPr>
          <w:rFonts w:eastAsia="Times New Roman" w:cstheme="minorHAnsi"/>
          <w:color w:val="000000"/>
        </w:rPr>
        <w:t xml:space="preserve">later </w:t>
      </w:r>
      <w:r w:rsidR="00833F5A" w:rsidRPr="001F25FA">
        <w:rPr>
          <w:rFonts w:eastAsia="Times New Roman" w:cstheme="minorHAnsi"/>
          <w:color w:val="000000"/>
        </w:rPr>
        <w:t xml:space="preserve">gain the talent, you reduce the </w:t>
      </w:r>
      <w:r w:rsidRPr="001F0E6A">
        <w:rPr>
          <w:rFonts w:eastAsia="Times New Roman" w:cstheme="minorHAnsi"/>
          <w:color w:val="000000"/>
        </w:rPr>
        <w:t xml:space="preserve">base </w:t>
      </w:r>
      <w:r w:rsidR="00833F5A" w:rsidRPr="001F25FA">
        <w:rPr>
          <w:rFonts w:eastAsia="Times New Roman" w:cstheme="minorHAnsi"/>
          <w:color w:val="000000"/>
        </w:rPr>
        <w:t xml:space="preserve">DC by 5. </w:t>
      </w:r>
    </w:p>
    <w:p w14:paraId="1ED011AD" w14:textId="77777777" w:rsidR="008E2335" w:rsidRDefault="008E2335" w:rsidP="005479F2">
      <w:pPr>
        <w:pStyle w:val="ListParagraph"/>
        <w:numPr>
          <w:ilvl w:val="0"/>
          <w:numId w:val="57"/>
        </w:numPr>
        <w:ind w:left="360"/>
        <w:rPr>
          <w:ins w:id="1517" w:author="Admin" w:date="2021-09-10T20:05:00Z"/>
          <w:rFonts w:eastAsia="Times New Roman" w:cstheme="minorHAnsi"/>
          <w:color w:val="000000"/>
        </w:rPr>
      </w:pPr>
      <w:r w:rsidRPr="008E2335">
        <w:rPr>
          <w:rFonts w:eastAsia="Times New Roman" w:cstheme="minorHAnsi"/>
          <w:i/>
          <w:iCs/>
          <w:color w:val="000000"/>
        </w:rPr>
        <w:t>Shock Resistant.</w:t>
      </w:r>
      <w:r w:rsidRPr="008E2335">
        <w:rPr>
          <w:rFonts w:eastAsia="Times New Roman" w:cstheme="minorHAnsi"/>
          <w:color w:val="000000"/>
        </w:rPr>
        <w:t xml:space="preserve"> You gain the </w:t>
      </w:r>
      <w:r w:rsidR="005479F2">
        <w:rPr>
          <w:rFonts w:eastAsia="Times New Roman" w:cstheme="minorHAnsi"/>
          <w:color w:val="000000"/>
        </w:rPr>
        <w:t>S</w:t>
      </w:r>
      <w:r w:rsidRPr="008E2335">
        <w:rPr>
          <w:rFonts w:eastAsia="Times New Roman" w:cstheme="minorHAnsi"/>
          <w:color w:val="000000"/>
        </w:rPr>
        <w:t xml:space="preserve">hock </w:t>
      </w:r>
      <w:r w:rsidR="005479F2">
        <w:rPr>
          <w:rFonts w:eastAsia="Times New Roman" w:cstheme="minorHAnsi"/>
          <w:color w:val="000000"/>
        </w:rPr>
        <w:t>R</w:t>
      </w:r>
      <w:r w:rsidRPr="008E2335">
        <w:rPr>
          <w:rFonts w:eastAsia="Times New Roman" w:cstheme="minorHAnsi"/>
          <w:color w:val="000000"/>
        </w:rPr>
        <w:t>esistant talent.</w:t>
      </w:r>
    </w:p>
    <w:p w14:paraId="3692AD20" w14:textId="5F47B95F" w:rsidR="004B6950" w:rsidRPr="008E2335" w:rsidRDefault="004B6950">
      <w:pPr>
        <w:pStyle w:val="ListParagraph"/>
        <w:numPr>
          <w:ilvl w:val="0"/>
          <w:numId w:val="57"/>
        </w:numPr>
        <w:ind w:left="360"/>
        <w:rPr>
          <w:rFonts w:eastAsia="Times New Roman" w:cstheme="minorHAnsi"/>
          <w:color w:val="000000"/>
        </w:rPr>
      </w:pPr>
      <w:ins w:id="1518" w:author="Admin" w:date="2021-09-10T20:05:00Z">
        <w:r>
          <w:rPr>
            <w:rFonts w:eastAsia="Times New Roman" w:cstheme="minorHAnsi"/>
            <w:i/>
            <w:iCs/>
            <w:color w:val="000000"/>
          </w:rPr>
          <w:t>Primal Intuition.</w:t>
        </w:r>
        <w:r>
          <w:rPr>
            <w:rFonts w:eastAsia="Times New Roman" w:cstheme="minorHAnsi"/>
            <w:color w:val="000000"/>
          </w:rPr>
          <w:t xml:space="preserve"> You </w:t>
        </w:r>
      </w:ins>
      <w:ins w:id="1519" w:author="Admin" w:date="2021-09-10T20:06:00Z">
        <w:r>
          <w:rPr>
            <w:rFonts w:eastAsia="Times New Roman" w:cstheme="minorHAnsi"/>
            <w:color w:val="000000"/>
          </w:rPr>
          <w:t xml:space="preserve">have proficiency with two of the following skills of your choice: Animal Handling, Medicine, Nature, </w:t>
        </w:r>
      </w:ins>
      <w:ins w:id="1520" w:author="Admin" w:date="2021-09-10T20:07:00Z">
        <w:r w:rsidR="00C8108F">
          <w:rPr>
            <w:rFonts w:eastAsia="Times New Roman" w:cstheme="minorHAnsi"/>
            <w:color w:val="000000"/>
          </w:rPr>
          <w:t xml:space="preserve">Perception, and Survival. </w:t>
        </w:r>
      </w:ins>
    </w:p>
    <w:p w14:paraId="2F42CCE0" w14:textId="77777777" w:rsidR="00FE237A" w:rsidRDefault="00FE237A" w:rsidP="00A01D2B">
      <w:pPr>
        <w:contextualSpacing/>
        <w:rPr>
          <w:rFonts w:eastAsia="Times New Roman" w:cstheme="minorHAnsi"/>
          <w:color w:val="000000"/>
        </w:rPr>
      </w:pPr>
      <w:r w:rsidRPr="000D5DB5">
        <w:rPr>
          <w:rFonts w:eastAsia="Times New Roman" w:cstheme="minorHAnsi"/>
          <w:b/>
          <w:bCs/>
          <w:i/>
          <w:iCs/>
          <w:color w:val="000000"/>
        </w:rPr>
        <w:t xml:space="preserve">Orcish Combat Training. </w:t>
      </w:r>
      <w:r w:rsidRPr="000D5DB5">
        <w:rPr>
          <w:rFonts w:eastAsia="Times New Roman" w:cstheme="minorHAnsi"/>
          <w:color w:val="000000"/>
        </w:rPr>
        <w:t xml:space="preserve">You have proficiency with </w:t>
      </w:r>
      <w:r w:rsidR="00A01D2B">
        <w:rPr>
          <w:rFonts w:eastAsia="Times New Roman" w:cstheme="minorHAnsi"/>
          <w:color w:val="000000"/>
        </w:rPr>
        <w:t xml:space="preserve">the </w:t>
      </w:r>
      <w:r w:rsidR="00A01D2B" w:rsidRPr="000D5DB5">
        <w:rPr>
          <w:rFonts w:eastAsia="Times New Roman" w:cstheme="minorHAnsi"/>
          <w:color w:val="000000"/>
        </w:rPr>
        <w:t>battleaxe, handaxe</w:t>
      </w:r>
      <w:r w:rsidRPr="000D5DB5">
        <w:rPr>
          <w:rFonts w:eastAsia="Times New Roman" w:cstheme="minorHAnsi"/>
          <w:color w:val="000000"/>
        </w:rPr>
        <w:t>, attack claws, and the shortbow.</w:t>
      </w:r>
    </w:p>
    <w:p w14:paraId="30BA7B9A" w14:textId="77777777" w:rsidR="00AB25EF" w:rsidRPr="00A01D2B" w:rsidRDefault="00AB25EF">
      <w:pPr>
        <w:contextualSpacing/>
        <w:rPr>
          <w:rFonts w:eastAsia="Times New Roman" w:cstheme="minorHAnsi"/>
          <w:color w:val="000000"/>
        </w:rPr>
      </w:pPr>
      <w:r w:rsidRPr="00A01D2B">
        <w:rPr>
          <w:rFonts w:eastAsia="Times New Roman" w:cstheme="minorHAnsi"/>
          <w:b/>
          <w:bCs/>
          <w:color w:val="000000"/>
        </w:rPr>
        <w:t>Languages.</w:t>
      </w:r>
      <w:r w:rsidRPr="00A01D2B">
        <w:rPr>
          <w:rFonts w:eastAsia="Times New Roman" w:cstheme="minorHAnsi"/>
          <w:color w:val="000000"/>
        </w:rPr>
        <w:t xml:space="preserve"> You can speak, read, and write Common and Orcish. Orcish is a harsh, grating language with hard consonants. </w:t>
      </w:r>
    </w:p>
    <w:p w14:paraId="7D248EB2" w14:textId="77777777" w:rsidR="00750E9B" w:rsidRPr="000D5DB5" w:rsidRDefault="00750E9B">
      <w:pPr>
        <w:contextualSpacing/>
        <w:rPr>
          <w:rFonts w:eastAsia="Times New Roman" w:cstheme="minorHAnsi"/>
          <w:sz w:val="24"/>
          <w:szCs w:val="24"/>
        </w:rPr>
      </w:pPr>
    </w:p>
    <w:p w14:paraId="7E83350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Grom, Thrum, Drog, Gorrum, Harg, Thurg, Karg.</w:t>
      </w:r>
    </w:p>
    <w:p w14:paraId="0A95486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Groma, Hargu, Igrim, Agra, Dragga, Grima.</w:t>
      </w:r>
    </w:p>
    <w:p w14:paraId="1C072D3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Doomhammer, Deadeye, Foebinder, Elfkiller, Skullsplitter, Axeripper, Tearshorn, Fistcrusher.</w:t>
      </w:r>
    </w:p>
    <w:p w14:paraId="5A5EB813" w14:textId="77777777" w:rsidR="00AB25EF" w:rsidRPr="000D5DB5" w:rsidRDefault="00AB25EF">
      <w:pPr>
        <w:contextualSpacing/>
        <w:rPr>
          <w:rFonts w:eastAsia="Times New Roman" w:cstheme="minorHAnsi"/>
          <w:sz w:val="24"/>
          <w:szCs w:val="24"/>
        </w:rPr>
      </w:pPr>
    </w:p>
    <w:p w14:paraId="7EC89EF8" w14:textId="77777777" w:rsidR="00AB25EF" w:rsidRPr="000D5DB5" w:rsidRDefault="00AB25EF">
      <w:pPr>
        <w:pStyle w:val="Heading2"/>
      </w:pPr>
      <w:bookmarkStart w:id="1521" w:name="_Toc509138720"/>
      <w:bookmarkStart w:id="1522" w:name="_Toc54196376"/>
      <w:r w:rsidRPr="000D5DB5">
        <w:t>Pandare</w:t>
      </w:r>
      <w:r w:rsidR="00E5319E">
        <w:t>n</w:t>
      </w:r>
      <w:bookmarkEnd w:id="1521"/>
      <w:bookmarkEnd w:id="1522"/>
    </w:p>
    <w:p w14:paraId="718789C6"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“You seem a little parched.”</w:t>
      </w:r>
    </w:p>
    <w:p w14:paraId="77BD7088" w14:textId="77777777" w:rsidR="00AB25EF" w:rsidRPr="001945CB" w:rsidDel="001945CB" w:rsidRDefault="00AB25EF">
      <w:pPr>
        <w:contextualSpacing/>
        <w:rPr>
          <w:del w:id="1523" w:author="Admin" w:date="2020-10-19T19:27:00Z"/>
          <w:rFonts w:eastAsia="Times New Roman" w:cstheme="minorHAnsi"/>
          <w:color w:val="000000"/>
          <w:rPrChange w:id="1524" w:author="Admin" w:date="2020-10-19T19:27:00Z">
            <w:rPr>
              <w:del w:id="1525" w:author="Admin" w:date="2020-10-19T19:27:00Z"/>
              <w:rFonts w:eastAsia="Times New Roman" w:cstheme="minorHAnsi"/>
              <w:sz w:val="24"/>
              <w:szCs w:val="24"/>
            </w:rPr>
          </w:rPrChange>
        </w:rPr>
      </w:pPr>
      <w:r w:rsidRPr="000D5DB5">
        <w:rPr>
          <w:rFonts w:eastAsia="Times New Roman" w:cstheme="minorHAnsi"/>
          <w:color w:val="000000"/>
        </w:rPr>
        <w:t xml:space="preserve">As a Pandaren, you are </w:t>
      </w:r>
      <w:del w:id="1526" w:author="Admin" w:date="2020-10-19T19:27:00Z">
        <w:r w:rsidRPr="000D5DB5" w:rsidDel="001945CB">
          <w:rPr>
            <w:rFonts w:eastAsia="Times New Roman" w:cstheme="minorHAnsi"/>
            <w:color w:val="000000"/>
          </w:rPr>
          <w:delText xml:space="preserve">an </w:delText>
        </w:r>
      </w:del>
      <w:r w:rsidRPr="000D5DB5">
        <w:rPr>
          <w:rFonts w:eastAsia="Times New Roman" w:cstheme="minorHAnsi"/>
          <w:color w:val="000000"/>
        </w:rPr>
        <w:t xml:space="preserve">honorable and filled with a love of good company, good food </w:t>
      </w:r>
      <w:del w:id="1527" w:author="Admin" w:date="2020-10-19T19:27:00Z">
        <w:r w:rsidRPr="000D5DB5" w:rsidDel="001945CB">
          <w:rPr>
            <w:rFonts w:eastAsia="Times New Roman" w:cstheme="minorHAnsi"/>
            <w:color w:val="000000"/>
          </w:rPr>
          <w:delText>--</w:delText>
        </w:r>
      </w:del>
      <w:ins w:id="1528" w:author="Admin" w:date="2020-10-19T19:27:00Z">
        <w:r w:rsidR="001945CB">
          <w:rPr>
            <w:rFonts w:eastAsia="Times New Roman" w:cstheme="minorHAnsi"/>
            <w:color w:val="000000"/>
          </w:rPr>
          <w:t>–</w:t>
        </w:r>
      </w:ins>
      <w:r w:rsidRPr="000D5DB5">
        <w:rPr>
          <w:rFonts w:eastAsia="Times New Roman" w:cstheme="minorHAnsi"/>
          <w:color w:val="000000"/>
        </w:rPr>
        <w:t xml:space="preserve"> and every now and then, a good friendly brawl</w:t>
      </w:r>
      <w:r w:rsidR="0091489C" w:rsidRPr="000D5DB5">
        <w:rPr>
          <w:rFonts w:eastAsia="Times New Roman" w:cstheme="minorHAnsi"/>
          <w:color w:val="000000"/>
        </w:rPr>
        <w:t>.</w:t>
      </w:r>
      <w:ins w:id="1529" w:author="Admin" w:date="2020-10-19T19:27:00Z">
        <w:r w:rsidR="001945CB">
          <w:rPr>
            <w:rFonts w:eastAsia="Times New Roman" w:cstheme="minorHAnsi"/>
            <w:color w:val="000000"/>
          </w:rPr>
          <w:t xml:space="preserve"> </w:t>
        </w:r>
      </w:ins>
    </w:p>
    <w:p w14:paraId="3992F82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 pandaren have been content to live in seclusion, allowing their culture to flourish and thrive away from the influence of the outside world. </w:t>
      </w:r>
    </w:p>
    <w:p w14:paraId="56460B6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However, every now and then, a pandaren is born with a thirst for adventure that rivals his or her thirst for a strong drink, and he or she strikes out to explore beyond Pandaria’s shores. One of the most famous of such wanderers was the brewmaster Chen Stormstout, who set out looking for exotic ingredients for his special ale and wound up an integral part of the founding of the Horde. During the bleak days that preceded the sundering of the world, when demons flooded onto Azeroth and threw the entirety of the mortal realm into jeopardy, the last Emperor of the pandaren discovered a way to protect his land from devastation. His deal with fate shrouded his land within an impenetrable mist for ten thousand years, but the nature of his transaction has left Pandaria haunted ever since.</w:t>
      </w:r>
    </w:p>
    <w:p w14:paraId="582FC96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 Pandaren, you may have been one of the wanderers that left the misty island to explore the outside world and bring news back home. </w:t>
      </w:r>
    </w:p>
    <w:p w14:paraId="3C4E5899" w14:textId="77777777" w:rsidR="00AB25EF" w:rsidRDefault="00AB25EF">
      <w:pPr>
        <w:contextualSpacing/>
        <w:rPr>
          <w:rFonts w:eastAsia="Times New Roman" w:cstheme="minorHAnsi"/>
          <w:color w:val="000000"/>
        </w:rPr>
      </w:pPr>
      <w:r w:rsidRPr="000D5DB5">
        <w:rPr>
          <w:rFonts w:eastAsia="Times New Roman" w:cstheme="minorHAnsi"/>
          <w:color w:val="000000"/>
        </w:rPr>
        <w:t xml:space="preserve">Your allies might wonder from where you came and whether they could visit your home, you know that the mists shall only lift when the time is right. </w:t>
      </w:r>
    </w:p>
    <w:p w14:paraId="24A9B9CE" w14:textId="77777777" w:rsidR="00750E9B" w:rsidRPr="000D5DB5" w:rsidRDefault="00750E9B">
      <w:pPr>
        <w:contextualSpacing/>
        <w:rPr>
          <w:rFonts w:eastAsia="Times New Roman" w:cstheme="minorHAnsi"/>
          <w:sz w:val="24"/>
          <w:szCs w:val="24"/>
        </w:rPr>
      </w:pPr>
    </w:p>
    <w:p w14:paraId="1E49CD9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Pandaren Traits</w:t>
      </w:r>
    </w:p>
    <w:p w14:paraId="10618EE0"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 xml:space="preserve">Your Stamina score increases by 2, and your Spirit by 1. </w:t>
      </w:r>
    </w:p>
    <w:p w14:paraId="09B2D981"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Age.</w:t>
      </w:r>
      <w:r w:rsidRPr="000D5DB5">
        <w:rPr>
          <w:rFonts w:eastAsia="Times New Roman" w:cstheme="minorHAnsi"/>
          <w:b/>
          <w:bCs/>
          <w:color w:val="000000"/>
        </w:rPr>
        <w:t xml:space="preserve"> </w:t>
      </w:r>
      <w:r w:rsidRPr="000D5DB5">
        <w:rPr>
          <w:rFonts w:eastAsia="Times New Roman" w:cstheme="minorHAnsi"/>
          <w:color w:val="000000"/>
        </w:rPr>
        <w:t xml:space="preserve">Pandaren reach adulthood </w:t>
      </w:r>
      <w:del w:id="1530" w:author="Admin" w:date="2020-10-19T19:27:00Z">
        <w:r w:rsidRPr="000D5DB5" w:rsidDel="001945CB">
          <w:rPr>
            <w:rFonts w:eastAsia="Times New Roman" w:cstheme="minorHAnsi"/>
            <w:color w:val="000000"/>
          </w:rPr>
          <w:delText xml:space="preserve">on </w:delText>
        </w:r>
      </w:del>
      <w:ins w:id="1531" w:author="Admin" w:date="2020-10-19T19:27:00Z">
        <w:r w:rsidR="001945CB">
          <w:rPr>
            <w:rFonts w:eastAsia="Times New Roman" w:cstheme="minorHAnsi"/>
            <w:color w:val="000000"/>
          </w:rPr>
          <w:t>at</w:t>
        </w:r>
        <w:r w:rsidR="001945CB" w:rsidRPr="000D5DB5">
          <w:rPr>
            <w:rFonts w:eastAsia="Times New Roman" w:cstheme="minorHAnsi"/>
            <w:color w:val="000000"/>
          </w:rPr>
          <w:t xml:space="preserve"> </w:t>
        </w:r>
      </w:ins>
      <w:r w:rsidRPr="000D5DB5">
        <w:rPr>
          <w:rFonts w:eastAsia="Times New Roman" w:cstheme="minorHAnsi"/>
          <w:color w:val="000000"/>
        </w:rPr>
        <w:t xml:space="preserve">about the age of 80, and can live up to be 350. </w:t>
      </w:r>
    </w:p>
    <w:p w14:paraId="2D4EF132"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Affiliation.</w:t>
      </w:r>
      <w:r w:rsidRPr="000D5DB5">
        <w:rPr>
          <w:rFonts w:eastAsia="Times New Roman" w:cstheme="minorHAnsi"/>
          <w:color w:val="000000"/>
        </w:rPr>
        <w:t xml:space="preserve"> Independent, Horde, or Alliance. Pandaren drift across affiliations, doing whatever they wish and making friends </w:t>
      </w:r>
      <w:del w:id="1532" w:author="Admin" w:date="2020-10-19T19:35:00Z">
        <w:r w:rsidRPr="000D5DB5" w:rsidDel="00CD0A0D">
          <w:rPr>
            <w:rFonts w:eastAsia="Times New Roman" w:cstheme="minorHAnsi"/>
            <w:color w:val="000000"/>
          </w:rPr>
          <w:delText xml:space="preserve">in </w:delText>
        </w:r>
      </w:del>
      <w:ins w:id="1533" w:author="Admin" w:date="2020-10-19T19:35:00Z">
        <w:r w:rsidR="00CD0A0D">
          <w:rPr>
            <w:rFonts w:eastAsia="Times New Roman" w:cstheme="minorHAnsi"/>
            <w:color w:val="000000"/>
          </w:rPr>
          <w:t>on</w:t>
        </w:r>
        <w:r w:rsidR="00CD0A0D" w:rsidRPr="000D5DB5">
          <w:rPr>
            <w:rFonts w:eastAsia="Times New Roman" w:cstheme="minorHAnsi"/>
            <w:color w:val="000000"/>
          </w:rPr>
          <w:t xml:space="preserve"> </w:t>
        </w:r>
      </w:ins>
      <w:r w:rsidRPr="000D5DB5">
        <w:rPr>
          <w:rFonts w:eastAsia="Times New Roman" w:cstheme="minorHAnsi"/>
          <w:color w:val="000000"/>
        </w:rPr>
        <w:t xml:space="preserve">either </w:t>
      </w:r>
      <w:del w:id="1534" w:author="Admin" w:date="2020-10-19T19:35:00Z">
        <w:r w:rsidRPr="000D5DB5" w:rsidDel="00CD0A0D">
          <w:rPr>
            <w:rFonts w:eastAsia="Times New Roman" w:cstheme="minorHAnsi"/>
            <w:color w:val="000000"/>
          </w:rPr>
          <w:delText>sides</w:delText>
        </w:r>
      </w:del>
      <w:ins w:id="1535" w:author="Admin" w:date="2020-10-19T19:35:00Z">
        <w:r w:rsidR="00CD0A0D" w:rsidRPr="000D5DB5">
          <w:rPr>
            <w:rFonts w:eastAsia="Times New Roman" w:cstheme="minorHAnsi"/>
            <w:color w:val="000000"/>
          </w:rPr>
          <w:t>side</w:t>
        </w:r>
      </w:ins>
      <w:r w:rsidRPr="000D5DB5">
        <w:rPr>
          <w:rFonts w:eastAsia="Times New Roman" w:cstheme="minorHAnsi"/>
          <w:color w:val="000000"/>
        </w:rPr>
        <w:t xml:space="preserve">. </w:t>
      </w:r>
    </w:p>
    <w:p w14:paraId="4887E201"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Size.</w:t>
      </w:r>
      <w:r w:rsidRPr="000D5DB5">
        <w:rPr>
          <w:rFonts w:eastAsia="Times New Roman" w:cstheme="minorHAnsi"/>
          <w:b/>
          <w:bCs/>
          <w:color w:val="000000"/>
        </w:rPr>
        <w:t xml:space="preserve"> </w:t>
      </w:r>
      <w:r w:rsidRPr="000D5DB5">
        <w:rPr>
          <w:rFonts w:eastAsia="Times New Roman" w:cstheme="minorHAnsi"/>
          <w:color w:val="000000"/>
        </w:rPr>
        <w:t xml:space="preserve">Your size is medium. Pandaren average 5 1/2 feet in height, and make assured and precise movements, despite them often reaching the weight of 400 pounds. </w:t>
      </w:r>
    </w:p>
    <w:p w14:paraId="1FF62E36" w14:textId="77777777" w:rsidR="00154294" w:rsidRPr="000D5DB5" w:rsidRDefault="00154294" w:rsidP="00154294">
      <w:pPr>
        <w:contextualSpacing/>
        <w:rPr>
          <w:rFonts w:eastAsia="Times New Roman" w:cstheme="minorHAnsi"/>
          <w:sz w:val="24"/>
          <w:szCs w:val="24"/>
        </w:rPr>
      </w:pPr>
      <w:r w:rsidRPr="000D5DB5">
        <w:rPr>
          <w:rFonts w:eastAsia="Times New Roman" w:cstheme="minorHAnsi"/>
          <w:b/>
          <w:bCs/>
          <w:i/>
          <w:iCs/>
          <w:color w:val="000000"/>
        </w:rPr>
        <w:t>Speed.</w:t>
      </w:r>
      <w:r w:rsidRPr="000D5DB5">
        <w:rPr>
          <w:rFonts w:eastAsia="Times New Roman" w:cstheme="minorHAnsi"/>
          <w:i/>
          <w:iCs/>
          <w:color w:val="000000"/>
        </w:rPr>
        <w:t xml:space="preserve"> </w:t>
      </w:r>
      <w:r w:rsidRPr="000D5DB5">
        <w:rPr>
          <w:rFonts w:eastAsia="Times New Roman" w:cstheme="minorHAnsi"/>
          <w:color w:val="000000"/>
        </w:rPr>
        <w:t>Your base walking speed is 30 feet.</w:t>
      </w:r>
    </w:p>
    <w:p w14:paraId="42578C08" w14:textId="77777777" w:rsidR="00C73C0D" w:rsidRPr="000D5DB5" w:rsidRDefault="00C73C0D">
      <w:pPr>
        <w:contextualSpacing/>
        <w:rPr>
          <w:rFonts w:eastAsia="Times New Roman" w:cstheme="minorHAnsi"/>
          <w:sz w:val="24"/>
          <w:szCs w:val="24"/>
        </w:rPr>
      </w:pPr>
      <w:r w:rsidRPr="00076669">
        <w:rPr>
          <w:rFonts w:eastAsia="Times New Roman" w:cstheme="minorHAnsi"/>
          <w:b/>
          <w:bCs/>
          <w:i/>
          <w:iCs/>
          <w:color w:val="000000"/>
        </w:rPr>
        <w:t>Bouncy.</w:t>
      </w:r>
      <w:r w:rsidRPr="000D5DB5">
        <w:rPr>
          <w:rFonts w:eastAsia="Times New Roman" w:cstheme="minorHAnsi"/>
          <w:b/>
          <w:bCs/>
          <w:color w:val="000000"/>
        </w:rPr>
        <w:t xml:space="preserve"> </w:t>
      </w:r>
      <w:r w:rsidRPr="000D5DB5">
        <w:rPr>
          <w:rFonts w:eastAsia="Times New Roman" w:cstheme="minorHAnsi"/>
          <w:color w:val="000000"/>
        </w:rPr>
        <w:t>You can use your reaction when you fall to reduce any falling damage you take by an amount equal to five times your Stamina modifier.</w:t>
      </w:r>
    </w:p>
    <w:p w14:paraId="33A3F483" w14:textId="77777777" w:rsidR="00AB25EF" w:rsidRPr="000D5DB5" w:rsidRDefault="00AB25EF" w:rsidP="00200E44">
      <w:pPr>
        <w:contextualSpacing/>
        <w:rPr>
          <w:rFonts w:eastAsia="Times New Roman" w:cstheme="minorHAnsi"/>
          <w:sz w:val="24"/>
          <w:szCs w:val="24"/>
        </w:rPr>
      </w:pPr>
      <w:r w:rsidRPr="001F25FA">
        <w:rPr>
          <w:rFonts w:eastAsia="Times New Roman" w:cstheme="minorHAnsi"/>
          <w:b/>
          <w:bCs/>
          <w:i/>
          <w:iCs/>
          <w:color w:val="000000"/>
        </w:rPr>
        <w:t>Inner Peace.</w:t>
      </w:r>
      <w:r w:rsidRPr="000D5DB5">
        <w:rPr>
          <w:rFonts w:eastAsia="Times New Roman" w:cstheme="minorHAnsi"/>
          <w:b/>
          <w:bCs/>
          <w:color w:val="000000"/>
        </w:rPr>
        <w:t xml:space="preserve"> </w:t>
      </w:r>
      <w:r w:rsidRPr="000D5DB5">
        <w:rPr>
          <w:rFonts w:eastAsia="Times New Roman" w:cstheme="minorHAnsi"/>
          <w:color w:val="000000"/>
        </w:rPr>
        <w:t xml:space="preserve">You </w:t>
      </w:r>
      <w:r w:rsidR="00200E44">
        <w:rPr>
          <w:rFonts w:eastAsia="Times New Roman" w:cstheme="minorHAnsi"/>
          <w:color w:val="000000"/>
        </w:rPr>
        <w:t xml:space="preserve">have </w:t>
      </w:r>
      <w:r w:rsidRPr="000D5DB5">
        <w:rPr>
          <w:rFonts w:eastAsia="Times New Roman" w:cstheme="minorHAnsi"/>
          <w:color w:val="000000"/>
        </w:rPr>
        <w:t xml:space="preserve">proficiency with the Insight and Perception skills. In addition, while you are wearing light or no armor, you gain </w:t>
      </w:r>
      <w:r w:rsidR="00200E44">
        <w:rPr>
          <w:rFonts w:eastAsia="Times New Roman" w:cstheme="minorHAnsi"/>
          <w:color w:val="000000"/>
        </w:rPr>
        <w:t xml:space="preserve">a </w:t>
      </w:r>
      <w:r w:rsidRPr="000D5DB5">
        <w:rPr>
          <w:rFonts w:eastAsia="Times New Roman" w:cstheme="minorHAnsi"/>
          <w:color w:val="000000"/>
        </w:rPr>
        <w:t xml:space="preserve">+1 </w:t>
      </w:r>
      <w:r w:rsidR="00200E44">
        <w:rPr>
          <w:rFonts w:eastAsia="Times New Roman" w:cstheme="minorHAnsi"/>
          <w:color w:val="000000"/>
        </w:rPr>
        <w:t xml:space="preserve">bonus </w:t>
      </w:r>
      <w:r w:rsidRPr="000D5DB5">
        <w:rPr>
          <w:rFonts w:eastAsia="Times New Roman" w:cstheme="minorHAnsi"/>
          <w:color w:val="000000"/>
        </w:rPr>
        <w:t>to Armor Class.</w:t>
      </w:r>
    </w:p>
    <w:p w14:paraId="33E804C1" w14:textId="77777777" w:rsidR="00FE237A" w:rsidRPr="00FE237A" w:rsidRDefault="00FE237A">
      <w:pPr>
        <w:contextualSpacing/>
        <w:rPr>
          <w:rFonts w:eastAsia="Times New Roman" w:cstheme="minorHAnsi"/>
          <w:b/>
          <w:bCs/>
          <w:color w:val="000000"/>
        </w:rPr>
      </w:pPr>
      <w:r>
        <w:rPr>
          <w:rFonts w:eastAsia="Times New Roman" w:cstheme="minorHAnsi"/>
          <w:b/>
          <w:bCs/>
          <w:i/>
          <w:iCs/>
          <w:color w:val="000000"/>
        </w:rPr>
        <w:t>Feat</w:t>
      </w:r>
      <w:r w:rsidR="00AB25EF" w:rsidRPr="001F25FA">
        <w:rPr>
          <w:rFonts w:eastAsia="Times New Roman" w:cstheme="minorHAnsi"/>
          <w:b/>
          <w:bCs/>
          <w:i/>
          <w:iCs/>
          <w:color w:val="000000"/>
        </w:rPr>
        <w:t>.</w:t>
      </w:r>
      <w:r w:rsidR="00AB25EF" w:rsidRPr="000D5DB5">
        <w:rPr>
          <w:rFonts w:eastAsia="Times New Roman" w:cstheme="minorHAnsi"/>
          <w:b/>
          <w:bCs/>
          <w:color w:val="000000"/>
        </w:rPr>
        <w:t xml:space="preserve"> </w:t>
      </w:r>
      <w:r w:rsidRPr="001F25FA">
        <w:rPr>
          <w:rFonts w:eastAsia="Times New Roman" w:cstheme="minorHAnsi"/>
          <w:color w:val="000000"/>
        </w:rPr>
        <w:t>You</w:t>
      </w:r>
      <w:r>
        <w:rPr>
          <w:rFonts w:eastAsia="Times New Roman" w:cstheme="minorHAnsi"/>
          <w:color w:val="000000"/>
        </w:rPr>
        <w:t xml:space="preserve"> may choose one of the following feats</w:t>
      </w:r>
      <w:r w:rsidR="005479F2">
        <w:rPr>
          <w:rFonts w:eastAsia="Times New Roman" w:cstheme="minorHAnsi"/>
          <w:color w:val="000000"/>
        </w:rPr>
        <w:t xml:space="preserve"> of your choice</w:t>
      </w:r>
      <w:r>
        <w:rPr>
          <w:rFonts w:eastAsia="Times New Roman" w:cstheme="minorHAnsi"/>
          <w:color w:val="000000"/>
        </w:rPr>
        <w:t xml:space="preserve">: Tavern Brawler, Grappler, or Brew Mastery (if your starting class is monk). </w:t>
      </w:r>
    </w:p>
    <w:p w14:paraId="670B3EAC" w14:textId="77777777" w:rsidR="00C73C0D" w:rsidRPr="000D5DB5" w:rsidRDefault="00C73C0D">
      <w:pPr>
        <w:contextualSpacing/>
        <w:rPr>
          <w:rFonts w:eastAsia="Times New Roman" w:cstheme="minorHAnsi"/>
          <w:sz w:val="24"/>
          <w:szCs w:val="24"/>
        </w:rPr>
      </w:pPr>
      <w:r w:rsidRPr="000D5DB5">
        <w:rPr>
          <w:rFonts w:eastAsia="Times New Roman" w:cstheme="minorHAnsi"/>
          <w:b/>
          <w:bCs/>
          <w:color w:val="000000"/>
        </w:rPr>
        <w:t xml:space="preserve">Languages. </w:t>
      </w:r>
      <w:r w:rsidRPr="000D5DB5">
        <w:rPr>
          <w:rFonts w:eastAsia="Times New Roman" w:cstheme="minorHAnsi"/>
          <w:color w:val="000000"/>
        </w:rPr>
        <w:t xml:space="preserve">You can speak, read, and write Common and Pandaren. </w:t>
      </w:r>
    </w:p>
    <w:p w14:paraId="35702F2A" w14:textId="77777777" w:rsidR="00C73C0D" w:rsidRPr="000D5DB5" w:rsidRDefault="00C73C0D">
      <w:pPr>
        <w:contextualSpacing/>
        <w:rPr>
          <w:rFonts w:eastAsia="Times New Roman" w:cstheme="minorHAnsi"/>
          <w:sz w:val="24"/>
          <w:szCs w:val="24"/>
        </w:rPr>
      </w:pPr>
    </w:p>
    <w:p w14:paraId="2BCE409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Huojin, Aiguo, Dac Kien.</w:t>
      </w:r>
    </w:p>
    <w:p w14:paraId="228FBA2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Jinjing, Xueyou, Ling, Vuong.</w:t>
      </w:r>
    </w:p>
    <w:p w14:paraId="7EE4CB25" w14:textId="77777777" w:rsidR="00AB25EF" w:rsidRDefault="00AB25EF">
      <w:pPr>
        <w:contextualSpacing/>
        <w:rPr>
          <w:rFonts w:eastAsia="Times New Roman" w:cstheme="minorHAnsi"/>
          <w:color w:val="000000"/>
        </w:rPr>
      </w:pPr>
      <w:r w:rsidRPr="000D5DB5">
        <w:rPr>
          <w:rFonts w:eastAsia="Times New Roman" w:cstheme="minorHAnsi"/>
          <w:b/>
          <w:bCs/>
          <w:color w:val="000000"/>
        </w:rPr>
        <w:t xml:space="preserve">Family Names. </w:t>
      </w:r>
      <w:r w:rsidRPr="000D5DB5">
        <w:rPr>
          <w:rFonts w:eastAsia="Times New Roman" w:cstheme="minorHAnsi"/>
          <w:color w:val="000000"/>
        </w:rPr>
        <w:t>Stoneclaw, Firespear, Silentrunner, Winterwalker, Rainsword, Brewscroll, Whitebrow.</w:t>
      </w:r>
    </w:p>
    <w:p w14:paraId="2A524301" w14:textId="77777777" w:rsidR="00DE08A7" w:rsidRPr="000D5DB5" w:rsidRDefault="00DE08A7">
      <w:pPr>
        <w:contextualSpacing/>
        <w:rPr>
          <w:rFonts w:eastAsia="Times New Roman" w:cstheme="minorHAnsi"/>
          <w:sz w:val="24"/>
          <w:szCs w:val="24"/>
        </w:rPr>
      </w:pPr>
    </w:p>
    <w:p w14:paraId="30E13AE1" w14:textId="77777777" w:rsidR="00AB25EF" w:rsidRPr="000D5DB5" w:rsidRDefault="00AB25EF">
      <w:pPr>
        <w:pStyle w:val="Heading2"/>
      </w:pPr>
      <w:bookmarkStart w:id="1536" w:name="_Toc509138721"/>
      <w:bookmarkStart w:id="1537" w:name="_Toc54196377"/>
      <w:r w:rsidRPr="000D5DB5">
        <w:t>Tauren</w:t>
      </w:r>
      <w:bookmarkEnd w:id="1536"/>
      <w:bookmarkEnd w:id="1537"/>
    </w:p>
    <w:p w14:paraId="4B9CA872"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“Walk with the earth mother.”</w:t>
      </w:r>
    </w:p>
    <w:p w14:paraId="53F70E0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plains of Kalimdor have long been a home to these tremendous nomads. The tauren are a race of shamans, hunters and warriors who long ago developed a complex culture and system of living without the aid of stonework, steel or conquest. This is not to say that the tauren are a race of pacifists, for when they are angered they are capable of retaliating with swift and decisive brutality.</w:t>
      </w:r>
    </w:p>
    <w:p w14:paraId="47E222F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w:t>
      </w:r>
      <w:del w:id="1538" w:author="Admin" w:date="2020-10-19T19:35:00Z">
        <w:r w:rsidRPr="000D5DB5" w:rsidDel="00CD0A0D">
          <w:rPr>
            <w:rFonts w:eastAsia="Times New Roman" w:cstheme="minorHAnsi"/>
            <w:color w:val="000000"/>
          </w:rPr>
          <w:delText xml:space="preserve">one of the Tauren peoples of </w:delText>
        </w:r>
      </w:del>
      <w:ins w:id="1539" w:author="Admin" w:date="2020-10-19T19:35:00Z">
        <w:r w:rsidR="00CD0A0D">
          <w:rPr>
            <w:rFonts w:eastAsia="Times New Roman" w:cstheme="minorHAnsi"/>
            <w:color w:val="000000"/>
          </w:rPr>
          <w:t xml:space="preserve">a Tauren of </w:t>
        </w:r>
      </w:ins>
      <w:r w:rsidRPr="000D5DB5">
        <w:rPr>
          <w:rFonts w:eastAsia="Times New Roman" w:cstheme="minorHAnsi"/>
          <w:color w:val="000000"/>
        </w:rPr>
        <w:t xml:space="preserve">Kalimdor, you prefer to act instead of talk, and seem to be brooding for most observers. Tauren rarely speak unless there is a true reason to, preferring to act instead of talk. However, once a tauren has learned to interact with a companion, there seems to be a more open and enthusiastic exchange of words. </w:t>
      </w:r>
    </w:p>
    <w:p w14:paraId="49646AAC" w14:textId="77777777" w:rsidR="00AB25EF" w:rsidRPr="000D5DB5" w:rsidRDefault="00AB25EF">
      <w:pPr>
        <w:contextualSpacing/>
        <w:rPr>
          <w:rFonts w:eastAsia="Times New Roman" w:cstheme="minorHAnsi"/>
          <w:sz w:val="24"/>
          <w:szCs w:val="24"/>
        </w:rPr>
      </w:pPr>
    </w:p>
    <w:p w14:paraId="2C5D1583"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Tauren Traits</w:t>
      </w:r>
    </w:p>
    <w:p w14:paraId="0A0F11F1" w14:textId="77777777" w:rsidR="004D6833" w:rsidRPr="000D5DB5" w:rsidRDefault="004D6833" w:rsidP="00216993">
      <w:pPr>
        <w:contextualSpacing/>
        <w:rPr>
          <w:rFonts w:eastAsia="Times New Roman" w:cstheme="minorHAnsi"/>
          <w:sz w:val="24"/>
          <w:szCs w:val="24"/>
        </w:rPr>
      </w:pPr>
      <w:r w:rsidRPr="001F25FA">
        <w:rPr>
          <w:rFonts w:eastAsia="Times New Roman" w:cstheme="minorHAnsi"/>
          <w:b/>
          <w:bCs/>
          <w:i/>
          <w:iCs/>
          <w:color w:val="000000"/>
        </w:rPr>
        <w:lastRenderedPageBreak/>
        <w:t xml:space="preserve">Ability Score Increase. </w:t>
      </w:r>
      <w:r w:rsidRPr="000D5DB5">
        <w:rPr>
          <w:rFonts w:eastAsia="Times New Roman" w:cstheme="minorHAnsi"/>
          <w:color w:val="000000"/>
        </w:rPr>
        <w:t xml:space="preserve">Your Strength score increases by 2, and your </w:t>
      </w:r>
      <w:r>
        <w:rPr>
          <w:rFonts w:eastAsia="Times New Roman" w:cstheme="minorHAnsi"/>
          <w:color w:val="000000"/>
        </w:rPr>
        <w:t xml:space="preserve">Spirit </w:t>
      </w:r>
      <w:r w:rsidR="00216993">
        <w:rPr>
          <w:rFonts w:eastAsia="Times New Roman" w:cstheme="minorHAnsi"/>
          <w:color w:val="000000"/>
        </w:rPr>
        <w:t xml:space="preserve">and Stamina scores </w:t>
      </w:r>
      <w:r w:rsidRPr="000D5DB5">
        <w:rPr>
          <w:rFonts w:eastAsia="Times New Roman" w:cstheme="minorHAnsi"/>
          <w:color w:val="000000"/>
        </w:rPr>
        <w:t>increase</w:t>
      </w:r>
      <w:del w:id="1540" w:author="Admin" w:date="2020-10-19T19:36:00Z">
        <w:r w:rsidRPr="000D5DB5" w:rsidDel="00CD0A0D">
          <w:rPr>
            <w:rFonts w:eastAsia="Times New Roman" w:cstheme="minorHAnsi"/>
            <w:color w:val="000000"/>
          </w:rPr>
          <w:delText>s</w:delText>
        </w:r>
      </w:del>
      <w:r w:rsidRPr="000D5DB5">
        <w:rPr>
          <w:rFonts w:eastAsia="Times New Roman" w:cstheme="minorHAnsi"/>
          <w:color w:val="000000"/>
        </w:rPr>
        <w:t xml:space="preserve"> by 1</w:t>
      </w:r>
      <w:r w:rsidR="00216993">
        <w:rPr>
          <w:rFonts w:eastAsia="Times New Roman" w:cstheme="minorHAnsi"/>
          <w:color w:val="000000"/>
        </w:rPr>
        <w:t xml:space="preserve"> eac</w:t>
      </w:r>
      <w:ins w:id="1541" w:author="Admin" w:date="2020-10-19T19:36:00Z">
        <w:r w:rsidR="00CD0A0D">
          <w:rPr>
            <w:rFonts w:eastAsia="Times New Roman" w:cstheme="minorHAnsi"/>
            <w:color w:val="000000"/>
          </w:rPr>
          <w:t>h</w:t>
        </w:r>
      </w:ins>
      <w:del w:id="1542" w:author="Admin" w:date="2020-10-19T19:36:00Z">
        <w:r w:rsidR="00216993" w:rsidDel="00CD0A0D">
          <w:rPr>
            <w:rFonts w:eastAsia="Times New Roman" w:cstheme="minorHAnsi"/>
            <w:color w:val="000000"/>
          </w:rPr>
          <w:delText>h</w:delText>
        </w:r>
      </w:del>
      <w:r w:rsidRPr="000D5DB5">
        <w:rPr>
          <w:rFonts w:eastAsia="Times New Roman" w:cstheme="minorHAnsi"/>
          <w:color w:val="000000"/>
        </w:rPr>
        <w:t>.</w:t>
      </w:r>
      <w:r>
        <w:rPr>
          <w:rFonts w:eastAsia="Times New Roman" w:cstheme="minorHAnsi"/>
          <w:color w:val="000000"/>
        </w:rPr>
        <w:t xml:space="preserve"> </w:t>
      </w:r>
    </w:p>
    <w:p w14:paraId="7F300BB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Age.</w:t>
      </w:r>
      <w:r w:rsidRPr="000D5DB5">
        <w:rPr>
          <w:rFonts w:eastAsia="Times New Roman" w:cstheme="minorHAnsi"/>
          <w:color w:val="000000"/>
        </w:rPr>
        <w:t xml:space="preserve"> A Tauren typically claims adulthood around the age of 50 and can live to be 150 years old.</w:t>
      </w:r>
    </w:p>
    <w:p w14:paraId="713F2C8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Affiliation. </w:t>
      </w:r>
      <w:r w:rsidRPr="000D5DB5">
        <w:rPr>
          <w:rFonts w:eastAsia="Times New Roman" w:cstheme="minorHAnsi"/>
          <w:color w:val="000000"/>
        </w:rPr>
        <w:t>Horde. When the tauren first encountered the orcs of Thrall’s Horde, the tauren recognized the orcs as spiritual brethren. No other race shared such a similar outlook on the world, and the shamans of both races met frequently to discuss the matters of the spirit world. While the tauren see the orcs and trolls as potential friends to welcome, they rarely trust the Forsaken with more than a nod and a place to set their withered feet.</w:t>
      </w:r>
    </w:p>
    <w:p w14:paraId="1F9CDD70"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Size.</w:t>
      </w:r>
      <w:r w:rsidRPr="000D5DB5">
        <w:rPr>
          <w:rFonts w:eastAsia="Times New Roman" w:cstheme="minorHAnsi"/>
          <w:color w:val="000000"/>
        </w:rPr>
        <w:t xml:space="preserve"> Tauren are much larger than other races. Males average 7 1/2 feet tall and 400 pounds, while females are usually a bit shorter and lighter. </w:t>
      </w:r>
    </w:p>
    <w:p w14:paraId="5FE7DEC9" w14:textId="77777777" w:rsidR="006B3B8D" w:rsidRDefault="00AB25EF" w:rsidP="004D6833">
      <w:pPr>
        <w:contextualSpacing/>
        <w:rPr>
          <w:rFonts w:eastAsia="Times New Roman" w:cstheme="minorHAnsi"/>
          <w:color w:val="000000"/>
        </w:rPr>
      </w:pPr>
      <w:r w:rsidRPr="000D5DB5">
        <w:rPr>
          <w:rFonts w:eastAsia="Times New Roman" w:cstheme="minorHAnsi"/>
          <w:color w:val="000000"/>
        </w:rPr>
        <w:t xml:space="preserve">Tauren are mostly muscle, having incredibly developed physiques and brawny frames most suitable for </w:t>
      </w:r>
      <w:r w:rsidR="006B3B8D">
        <w:rPr>
          <w:rFonts w:eastAsia="Times New Roman" w:cstheme="minorHAnsi"/>
          <w:color w:val="000000"/>
        </w:rPr>
        <w:t xml:space="preserve">combat. They are medium sized. </w:t>
      </w:r>
    </w:p>
    <w:p w14:paraId="5D5AC1B3" w14:textId="77777777" w:rsidR="00154294" w:rsidRPr="000D5DB5" w:rsidRDefault="00154294" w:rsidP="00154294">
      <w:pPr>
        <w:contextualSpacing/>
        <w:rPr>
          <w:rFonts w:eastAsia="Times New Roman" w:cstheme="minorHAnsi"/>
          <w:sz w:val="24"/>
          <w:szCs w:val="24"/>
        </w:rPr>
      </w:pPr>
      <w:r w:rsidRPr="000D5DB5">
        <w:rPr>
          <w:rFonts w:eastAsia="Times New Roman" w:cstheme="minorHAnsi"/>
          <w:b/>
          <w:bCs/>
          <w:i/>
          <w:iCs/>
          <w:color w:val="000000"/>
        </w:rPr>
        <w:t>Speed.</w:t>
      </w:r>
      <w:r w:rsidRPr="000D5DB5">
        <w:rPr>
          <w:rFonts w:eastAsia="Times New Roman" w:cstheme="minorHAnsi"/>
          <w:i/>
          <w:iCs/>
          <w:color w:val="000000"/>
        </w:rPr>
        <w:t xml:space="preserve"> </w:t>
      </w:r>
      <w:r w:rsidRPr="000D5DB5">
        <w:rPr>
          <w:rFonts w:eastAsia="Times New Roman" w:cstheme="minorHAnsi"/>
          <w:color w:val="000000"/>
        </w:rPr>
        <w:t>Your base walking speed is 30 feet.</w:t>
      </w:r>
    </w:p>
    <w:p w14:paraId="7DC5D374" w14:textId="77777777" w:rsidR="006B3B8D" w:rsidRPr="006B3B8D" w:rsidRDefault="006B3B8D" w:rsidP="00893276">
      <w:pPr>
        <w:contextualSpacing/>
        <w:rPr>
          <w:rFonts w:eastAsia="Times New Roman" w:cstheme="minorHAnsi"/>
          <w:color w:val="000000"/>
        </w:rPr>
      </w:pPr>
      <w:r>
        <w:rPr>
          <w:rFonts w:eastAsia="Times New Roman" w:cstheme="minorHAnsi"/>
          <w:b/>
          <w:bCs/>
          <w:i/>
          <w:iCs/>
          <w:color w:val="000000"/>
        </w:rPr>
        <w:t xml:space="preserve">Endurance. </w:t>
      </w:r>
      <w:r w:rsidRPr="006B3B8D">
        <w:rPr>
          <w:rFonts w:eastAsia="Times New Roman" w:cstheme="minorHAnsi"/>
          <w:color w:val="000000"/>
        </w:rPr>
        <w:t>Your hit point maximum</w:t>
      </w:r>
      <w:r>
        <w:rPr>
          <w:rFonts w:eastAsia="Times New Roman" w:cstheme="minorHAnsi"/>
          <w:color w:val="000000"/>
        </w:rPr>
        <w:t xml:space="preserve"> </w:t>
      </w:r>
      <w:r w:rsidRPr="006B3B8D">
        <w:rPr>
          <w:rFonts w:eastAsia="Times New Roman" w:cstheme="minorHAnsi"/>
          <w:color w:val="000000"/>
        </w:rPr>
        <w:t>increases by 1, and it increases by 1 every time you</w:t>
      </w:r>
      <w:r>
        <w:rPr>
          <w:rFonts w:eastAsia="Times New Roman" w:cstheme="minorHAnsi"/>
          <w:color w:val="000000"/>
        </w:rPr>
        <w:t xml:space="preserve"> </w:t>
      </w:r>
      <w:r w:rsidRPr="006B3B8D">
        <w:rPr>
          <w:rFonts w:eastAsia="Times New Roman" w:cstheme="minorHAnsi"/>
          <w:color w:val="000000"/>
        </w:rPr>
        <w:t>gain a level.</w:t>
      </w:r>
      <w:r>
        <w:rPr>
          <w:rFonts w:eastAsia="Times New Roman" w:cstheme="minorHAnsi"/>
          <w:color w:val="000000"/>
        </w:rPr>
        <w:t xml:space="preserve"> You also have resistance against poison damage. </w:t>
      </w:r>
    </w:p>
    <w:p w14:paraId="294E0AC5" w14:textId="1BEF6C03" w:rsidR="004D6833" w:rsidRDefault="00AB25EF">
      <w:pPr>
        <w:contextualSpacing/>
        <w:rPr>
          <w:rFonts w:eastAsia="Times New Roman" w:cstheme="minorHAnsi"/>
          <w:color w:val="000000"/>
        </w:rPr>
      </w:pPr>
      <w:r w:rsidRPr="000D5DB5">
        <w:rPr>
          <w:rFonts w:eastAsia="Times New Roman" w:cstheme="minorHAnsi"/>
          <w:b/>
          <w:bCs/>
          <w:i/>
          <w:iCs/>
          <w:color w:val="000000"/>
        </w:rPr>
        <w:t>Gore.</w:t>
      </w:r>
      <w:r w:rsidRPr="000D5DB5">
        <w:rPr>
          <w:rFonts w:eastAsia="Times New Roman" w:cstheme="minorHAnsi"/>
          <w:color w:val="000000"/>
        </w:rPr>
        <w:t xml:space="preserve"> You can use an attack action to make a gore attack with your horns. It is a melee unarmed attack</w:t>
      </w:r>
      <w:r w:rsidR="001212C5" w:rsidRPr="000D5DB5">
        <w:rPr>
          <w:rFonts w:eastAsia="Times New Roman" w:cstheme="minorHAnsi"/>
          <w:color w:val="000000"/>
        </w:rPr>
        <w:t xml:space="preserve"> </w:t>
      </w:r>
      <w:r w:rsidRPr="000D5DB5">
        <w:rPr>
          <w:rFonts w:eastAsia="Times New Roman" w:cstheme="minorHAnsi"/>
          <w:color w:val="000000"/>
        </w:rPr>
        <w:t xml:space="preserve">that deals 1d8 piercing damage plus your Strength modifier. </w:t>
      </w:r>
      <w:r w:rsidR="004D6833">
        <w:rPr>
          <w:rFonts w:eastAsia="Times New Roman" w:cstheme="minorHAnsi"/>
          <w:color w:val="000000"/>
        </w:rPr>
        <w:t xml:space="preserve">If you used the Dash action before the attack (such as spending last round to approach or having the ability to use it as a bonus action), you may also use the Shove action. This is a strike effect. </w:t>
      </w:r>
      <w:ins w:id="1543" w:author="Admin" w:date="2021-09-10T20:28:00Z">
        <w:r w:rsidR="005633FA">
          <w:rPr>
            <w:rFonts w:eastAsia="Times New Roman" w:cstheme="minorHAnsi"/>
            <w:color w:val="000000"/>
          </w:rPr>
          <w:t xml:space="preserve">If you cast a spell, you may use your gore attack as a bonus attack at the same round. </w:t>
        </w:r>
      </w:ins>
    </w:p>
    <w:p w14:paraId="31FFE456" w14:textId="77777777" w:rsidR="00216993" w:rsidRPr="00E95E1F" w:rsidRDefault="00216993" w:rsidP="00216993">
      <w:pPr>
        <w:contextualSpacing/>
        <w:rPr>
          <w:rFonts w:eastAsia="Times New Roman" w:cstheme="minorHAnsi"/>
          <w:color w:val="000000"/>
        </w:rPr>
      </w:pPr>
      <w:r>
        <w:rPr>
          <w:rFonts w:eastAsia="Times New Roman" w:cstheme="minorHAnsi"/>
          <w:b/>
          <w:bCs/>
          <w:i/>
          <w:iCs/>
          <w:color w:val="000000"/>
        </w:rPr>
        <w:t xml:space="preserve">Powerful Build. </w:t>
      </w:r>
      <w:r w:rsidRPr="00E95E1F">
        <w:rPr>
          <w:rFonts w:eastAsia="Times New Roman" w:cstheme="minorHAnsi"/>
          <w:color w:val="000000"/>
        </w:rPr>
        <w:t>You count as one size larger when determining your carrying capacity and the weight you can push, drag, or lift.</w:t>
      </w:r>
    </w:p>
    <w:p w14:paraId="40E776A2" w14:textId="77777777" w:rsidR="001212C5" w:rsidRPr="000D5DB5" w:rsidRDefault="00AB25EF" w:rsidP="00F24CAB">
      <w:pPr>
        <w:contextualSpacing/>
        <w:rPr>
          <w:rFonts w:eastAsia="Times New Roman" w:cstheme="minorHAnsi"/>
          <w:color w:val="000000"/>
        </w:rPr>
      </w:pPr>
      <w:r w:rsidRPr="000D5DB5">
        <w:rPr>
          <w:rFonts w:eastAsia="Times New Roman" w:cstheme="minorHAnsi"/>
          <w:b/>
          <w:bCs/>
          <w:i/>
          <w:iCs/>
          <w:color w:val="000000"/>
        </w:rPr>
        <w:t>Plainswalker</w:t>
      </w:r>
      <w:r w:rsidRPr="000D5DB5">
        <w:rPr>
          <w:rFonts w:eastAsia="Times New Roman" w:cstheme="minorHAnsi"/>
          <w:color w:val="000000"/>
        </w:rPr>
        <w:t xml:space="preserve">. </w:t>
      </w:r>
      <w:r w:rsidR="006B3B8D">
        <w:rPr>
          <w:rFonts w:eastAsia="Times New Roman" w:cstheme="minorHAnsi"/>
          <w:color w:val="000000"/>
        </w:rPr>
        <w:t>Tauren can reach prodigious speed when continually moving. I</w:t>
      </w:r>
      <w:r w:rsidRPr="000D5DB5">
        <w:rPr>
          <w:rFonts w:eastAsia="Times New Roman" w:cstheme="minorHAnsi"/>
          <w:color w:val="000000"/>
        </w:rPr>
        <w:t xml:space="preserve">f </w:t>
      </w:r>
      <w:r w:rsidR="006B3B8D">
        <w:rPr>
          <w:rFonts w:eastAsia="Times New Roman" w:cstheme="minorHAnsi"/>
          <w:color w:val="000000"/>
        </w:rPr>
        <w:t xml:space="preserve">you use </w:t>
      </w:r>
      <w:r w:rsidRPr="000D5DB5">
        <w:rPr>
          <w:rFonts w:eastAsia="Times New Roman" w:cstheme="minorHAnsi"/>
          <w:color w:val="000000"/>
        </w:rPr>
        <w:t xml:space="preserve">the Dash action </w:t>
      </w:r>
      <w:r w:rsidR="00937F30">
        <w:rPr>
          <w:rFonts w:eastAsia="Times New Roman" w:cstheme="minorHAnsi"/>
          <w:color w:val="000000"/>
        </w:rPr>
        <w:t xml:space="preserve">once per round for </w:t>
      </w:r>
      <w:r w:rsidR="006B3B8D">
        <w:rPr>
          <w:rFonts w:eastAsia="Times New Roman" w:cstheme="minorHAnsi"/>
          <w:color w:val="000000"/>
        </w:rPr>
        <w:t xml:space="preserve">at least </w:t>
      </w:r>
      <w:r w:rsidR="00937F30">
        <w:rPr>
          <w:rFonts w:eastAsia="Times New Roman" w:cstheme="minorHAnsi"/>
          <w:color w:val="000000"/>
        </w:rPr>
        <w:t>three rounds</w:t>
      </w:r>
      <w:r w:rsidRPr="000D5DB5">
        <w:rPr>
          <w:rFonts w:eastAsia="Times New Roman" w:cstheme="minorHAnsi"/>
          <w:color w:val="000000"/>
        </w:rPr>
        <w:t xml:space="preserve">, </w:t>
      </w:r>
      <w:r w:rsidR="00937F30">
        <w:rPr>
          <w:rFonts w:eastAsia="Times New Roman" w:cstheme="minorHAnsi"/>
          <w:color w:val="000000"/>
        </w:rPr>
        <w:t>you gather enough momentum to add a +</w:t>
      </w:r>
      <w:r w:rsidR="004D6833">
        <w:rPr>
          <w:rFonts w:eastAsia="Times New Roman" w:cstheme="minorHAnsi"/>
          <w:color w:val="000000"/>
        </w:rPr>
        <w:t>1</w:t>
      </w:r>
      <w:r w:rsidR="00937F30">
        <w:rPr>
          <w:rFonts w:eastAsia="Times New Roman" w:cstheme="minorHAnsi"/>
          <w:color w:val="000000"/>
        </w:rPr>
        <w:t xml:space="preserve">0 bonus to </w:t>
      </w:r>
      <w:r w:rsidRPr="000D5DB5">
        <w:rPr>
          <w:rFonts w:eastAsia="Times New Roman" w:cstheme="minorHAnsi"/>
          <w:color w:val="000000"/>
        </w:rPr>
        <w:t>you</w:t>
      </w:r>
      <w:r w:rsidR="00937F30">
        <w:rPr>
          <w:rFonts w:eastAsia="Times New Roman" w:cstheme="minorHAnsi"/>
          <w:color w:val="000000"/>
        </w:rPr>
        <w:t>r land speed</w:t>
      </w:r>
      <w:r w:rsidR="00C73C0D">
        <w:rPr>
          <w:rFonts w:eastAsia="Times New Roman" w:cstheme="minorHAnsi"/>
          <w:color w:val="000000"/>
        </w:rPr>
        <w:t xml:space="preserve">, allowing you to travel </w:t>
      </w:r>
      <w:r w:rsidR="00937F30">
        <w:rPr>
          <w:rFonts w:eastAsia="Times New Roman" w:cstheme="minorHAnsi"/>
          <w:color w:val="000000"/>
        </w:rPr>
        <w:t xml:space="preserve">as fast as a </w:t>
      </w:r>
      <w:r w:rsidR="006B3B8D">
        <w:rPr>
          <w:rFonts w:eastAsia="Times New Roman" w:cstheme="minorHAnsi"/>
          <w:color w:val="000000"/>
        </w:rPr>
        <w:t xml:space="preserve">wolf </w:t>
      </w:r>
      <w:r w:rsidR="00937F30">
        <w:rPr>
          <w:rFonts w:eastAsia="Times New Roman" w:cstheme="minorHAnsi"/>
          <w:color w:val="000000"/>
        </w:rPr>
        <w:t>(</w:t>
      </w:r>
      <w:r w:rsidR="00F24CAB">
        <w:rPr>
          <w:rFonts w:eastAsia="Times New Roman" w:cstheme="minorHAnsi"/>
          <w:color w:val="000000"/>
        </w:rPr>
        <w:t>S</w:t>
      </w:r>
      <w:r w:rsidR="00937F30">
        <w:rPr>
          <w:rFonts w:eastAsia="Times New Roman" w:cstheme="minorHAnsi"/>
          <w:color w:val="000000"/>
        </w:rPr>
        <w:t xml:space="preserve">peed </w:t>
      </w:r>
      <w:r w:rsidR="006B3B8D">
        <w:rPr>
          <w:rFonts w:eastAsia="Times New Roman" w:cstheme="minorHAnsi"/>
          <w:color w:val="000000"/>
        </w:rPr>
        <w:t>4</w:t>
      </w:r>
      <w:r w:rsidR="00937F30">
        <w:rPr>
          <w:rFonts w:eastAsia="Times New Roman" w:cstheme="minorHAnsi"/>
          <w:color w:val="000000"/>
        </w:rPr>
        <w:t>0)</w:t>
      </w:r>
      <w:r w:rsidR="00C73C0D">
        <w:rPr>
          <w:rFonts w:eastAsia="Times New Roman" w:cstheme="minorHAnsi"/>
          <w:color w:val="000000"/>
        </w:rPr>
        <w:t>.</w:t>
      </w:r>
      <w:r w:rsidR="00937F30">
        <w:rPr>
          <w:rFonts w:eastAsia="Times New Roman" w:cstheme="minorHAnsi"/>
          <w:color w:val="000000"/>
        </w:rPr>
        <w:t xml:space="preserve"> This bonus ends if you stop </w:t>
      </w:r>
      <w:r w:rsidR="00682FC6">
        <w:rPr>
          <w:rFonts w:eastAsia="Times New Roman" w:cstheme="minorHAnsi"/>
          <w:color w:val="000000"/>
        </w:rPr>
        <w:t>moving for any purpose</w:t>
      </w:r>
      <w:r w:rsidR="00937F30">
        <w:rPr>
          <w:rFonts w:eastAsia="Times New Roman" w:cstheme="minorHAnsi"/>
          <w:color w:val="000000"/>
        </w:rPr>
        <w:t xml:space="preserve">. </w:t>
      </w:r>
      <w:r w:rsidR="004D6833">
        <w:rPr>
          <w:rFonts w:eastAsia="Times New Roman" w:cstheme="minorHAnsi"/>
          <w:color w:val="000000"/>
        </w:rPr>
        <w:t>While benefitting from this speed, you are treated as if you are dashing for the purposes of the gore ability</w:t>
      </w:r>
      <w:r w:rsidR="00F24CAB">
        <w:rPr>
          <w:rFonts w:eastAsia="Times New Roman" w:cstheme="minorHAnsi"/>
          <w:color w:val="000000"/>
        </w:rPr>
        <w:t xml:space="preserve">, and </w:t>
      </w:r>
      <w:r w:rsidR="00682FC6">
        <w:rPr>
          <w:rFonts w:eastAsia="Times New Roman" w:cstheme="minorHAnsi"/>
          <w:color w:val="000000"/>
        </w:rPr>
        <w:t>also have advantage to saving throws versus exhaustion from forced marches.</w:t>
      </w:r>
    </w:p>
    <w:p w14:paraId="0ABEF1F5" w14:textId="77777777" w:rsidR="004D6833" w:rsidRDefault="00C73C0D" w:rsidP="00893276">
      <w:pPr>
        <w:contextualSpacing/>
        <w:rPr>
          <w:rFonts w:eastAsia="Times New Roman" w:cstheme="minorHAnsi"/>
          <w:color w:val="000000"/>
        </w:rPr>
      </w:pPr>
      <w:r w:rsidRPr="000D5DB5">
        <w:rPr>
          <w:rFonts w:eastAsia="Times New Roman" w:cstheme="minorHAnsi"/>
          <w:b/>
          <w:bCs/>
          <w:i/>
          <w:iCs/>
          <w:color w:val="000000"/>
        </w:rPr>
        <w:t>Self-Mastery.</w:t>
      </w:r>
      <w:r w:rsidRPr="000D5DB5">
        <w:rPr>
          <w:rFonts w:eastAsia="Times New Roman" w:cstheme="minorHAnsi"/>
          <w:color w:val="000000"/>
        </w:rPr>
        <w:t xml:space="preserve"> You have proficiency </w:t>
      </w:r>
      <w:r w:rsidR="004D6833">
        <w:rPr>
          <w:rFonts w:eastAsia="Times New Roman" w:cstheme="minorHAnsi"/>
          <w:color w:val="000000"/>
        </w:rPr>
        <w:t xml:space="preserve">with </w:t>
      </w:r>
      <w:r w:rsidR="00893276">
        <w:rPr>
          <w:rFonts w:eastAsia="Times New Roman" w:cstheme="minorHAnsi"/>
          <w:color w:val="000000"/>
        </w:rPr>
        <w:t>one of the following skills and one of the following tools</w:t>
      </w:r>
      <w:r w:rsidR="004D6833">
        <w:rPr>
          <w:rFonts w:eastAsia="Times New Roman" w:cstheme="minorHAnsi"/>
          <w:color w:val="000000"/>
        </w:rPr>
        <w:t>:</w:t>
      </w:r>
    </w:p>
    <w:p w14:paraId="5A54F3F5" w14:textId="77777777" w:rsidR="004D6833" w:rsidRPr="00893276" w:rsidRDefault="006B3B8D" w:rsidP="003C4628">
      <w:pPr>
        <w:pStyle w:val="ListParagraph"/>
        <w:numPr>
          <w:ilvl w:val="0"/>
          <w:numId w:val="57"/>
        </w:numPr>
        <w:rPr>
          <w:rFonts w:eastAsia="Times New Roman" w:cstheme="minorHAnsi"/>
          <w:color w:val="000000"/>
        </w:rPr>
      </w:pPr>
      <w:r w:rsidRPr="00893276">
        <w:rPr>
          <w:rFonts w:eastAsia="Times New Roman" w:cstheme="minorHAnsi"/>
          <w:color w:val="000000"/>
        </w:rPr>
        <w:t>Spirit (Nature)</w:t>
      </w:r>
      <w:r w:rsidR="00893276" w:rsidRPr="00893276">
        <w:rPr>
          <w:rFonts w:eastAsia="Times New Roman" w:cstheme="minorHAnsi"/>
          <w:color w:val="000000"/>
        </w:rPr>
        <w:t xml:space="preserve"> or </w:t>
      </w:r>
      <w:r w:rsidR="00C73C0D" w:rsidRPr="00893276">
        <w:rPr>
          <w:rFonts w:eastAsia="Times New Roman" w:cstheme="minorHAnsi"/>
          <w:color w:val="000000"/>
        </w:rPr>
        <w:t>Spirit (Perception)</w:t>
      </w:r>
      <w:r w:rsidR="00893276" w:rsidRPr="00893276">
        <w:rPr>
          <w:rFonts w:eastAsia="Times New Roman" w:cstheme="minorHAnsi"/>
          <w:color w:val="000000"/>
        </w:rPr>
        <w:t xml:space="preserve"> </w:t>
      </w:r>
    </w:p>
    <w:p w14:paraId="081FE170" w14:textId="77777777" w:rsidR="00C73C0D" w:rsidRPr="00893276" w:rsidRDefault="00893276" w:rsidP="003C4628">
      <w:pPr>
        <w:pStyle w:val="ListParagraph"/>
        <w:numPr>
          <w:ilvl w:val="0"/>
          <w:numId w:val="57"/>
        </w:numPr>
        <w:rPr>
          <w:rFonts w:eastAsia="Times New Roman" w:cstheme="minorHAnsi"/>
          <w:color w:val="000000"/>
        </w:rPr>
      </w:pPr>
      <w:r w:rsidRPr="00893276">
        <w:rPr>
          <w:rFonts w:eastAsia="Times New Roman" w:cstheme="minorHAnsi"/>
          <w:color w:val="000000"/>
        </w:rPr>
        <w:t xml:space="preserve">Mining tools or </w:t>
      </w:r>
      <w:r w:rsidR="00C73C0D" w:rsidRPr="00893276">
        <w:rPr>
          <w:rFonts w:eastAsia="Times New Roman" w:cstheme="minorHAnsi"/>
          <w:color w:val="000000"/>
        </w:rPr>
        <w:t>Herbalism</w:t>
      </w:r>
      <w:r w:rsidR="00F6414B" w:rsidRPr="00893276">
        <w:rPr>
          <w:rFonts w:eastAsia="Times New Roman" w:cstheme="minorHAnsi"/>
          <w:color w:val="000000"/>
        </w:rPr>
        <w:t xml:space="preserve"> kit</w:t>
      </w:r>
    </w:p>
    <w:p w14:paraId="4A183A96" w14:textId="77777777" w:rsidR="001212C5" w:rsidRPr="000D5DB5" w:rsidRDefault="004D6833">
      <w:pPr>
        <w:contextualSpacing/>
        <w:rPr>
          <w:rFonts w:eastAsia="Times New Roman" w:cstheme="minorHAnsi"/>
          <w:sz w:val="24"/>
          <w:szCs w:val="24"/>
        </w:rPr>
      </w:pPr>
      <w:r>
        <w:rPr>
          <w:rFonts w:eastAsia="Times New Roman" w:cstheme="minorHAnsi"/>
          <w:b/>
          <w:bCs/>
          <w:i/>
          <w:iCs/>
          <w:color w:val="000000"/>
        </w:rPr>
        <w:t>Warstomp</w:t>
      </w:r>
      <w:r w:rsidR="00AB25EF" w:rsidRPr="000D5DB5">
        <w:rPr>
          <w:rFonts w:eastAsia="Times New Roman" w:cstheme="minorHAnsi"/>
          <w:b/>
          <w:bCs/>
          <w:i/>
          <w:iCs/>
          <w:color w:val="000000"/>
        </w:rPr>
        <w:t>.</w:t>
      </w:r>
      <w:r w:rsidR="00AB25EF" w:rsidRPr="000D5DB5">
        <w:rPr>
          <w:rFonts w:eastAsia="Times New Roman" w:cstheme="minorHAnsi"/>
          <w:color w:val="000000"/>
        </w:rPr>
        <w:t xml:space="preserve"> </w:t>
      </w:r>
      <w:r w:rsidR="006529E8" w:rsidRPr="000D5DB5">
        <w:rPr>
          <w:rFonts w:eastAsia="Times New Roman" w:cstheme="minorHAnsi"/>
          <w:color w:val="000000"/>
        </w:rPr>
        <w:t xml:space="preserve">You gain the Tremor </w:t>
      </w:r>
      <w:r w:rsidR="0033012D" w:rsidRPr="000D5DB5">
        <w:rPr>
          <w:rFonts w:eastAsia="Times New Roman" w:cstheme="minorHAnsi"/>
          <w:color w:val="000000"/>
        </w:rPr>
        <w:t xml:space="preserve">talent as a 1st level warrior. If you later gain the talent, you can use the </w:t>
      </w:r>
      <w:r w:rsidR="001F0E6A">
        <w:rPr>
          <w:rFonts w:eastAsia="Times New Roman" w:cstheme="minorHAnsi"/>
          <w:color w:val="000000"/>
        </w:rPr>
        <w:t xml:space="preserve">talent </w:t>
      </w:r>
      <w:r w:rsidR="006529E8" w:rsidRPr="000D5DB5">
        <w:rPr>
          <w:rFonts w:eastAsia="Times New Roman" w:cstheme="minorHAnsi"/>
          <w:color w:val="000000"/>
        </w:rPr>
        <w:t xml:space="preserve">two </w:t>
      </w:r>
      <w:r w:rsidR="0033012D" w:rsidRPr="000D5DB5">
        <w:rPr>
          <w:rFonts w:eastAsia="Times New Roman" w:cstheme="minorHAnsi"/>
          <w:color w:val="000000"/>
        </w:rPr>
        <w:t>additional time</w:t>
      </w:r>
      <w:r w:rsidR="006529E8" w:rsidRPr="000D5DB5">
        <w:rPr>
          <w:rFonts w:eastAsia="Times New Roman" w:cstheme="minorHAnsi"/>
          <w:color w:val="000000"/>
        </w:rPr>
        <w:t>s</w:t>
      </w:r>
      <w:r w:rsidR="0033012D" w:rsidRPr="000D5DB5">
        <w:rPr>
          <w:rFonts w:eastAsia="Times New Roman" w:cstheme="minorHAnsi"/>
          <w:color w:val="000000"/>
        </w:rPr>
        <w:t xml:space="preserve">. </w:t>
      </w:r>
    </w:p>
    <w:p w14:paraId="1E8C6F7A"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Languages.</w:t>
      </w:r>
      <w:r w:rsidRPr="000D5DB5">
        <w:rPr>
          <w:rFonts w:eastAsia="Times New Roman" w:cstheme="minorHAnsi"/>
          <w:color w:val="000000"/>
        </w:rPr>
        <w:t xml:space="preserve"> Common, Taur-ahe. The language of the tauren is often harsh and </w:t>
      </w:r>
      <w:r w:rsidR="00C73C0D">
        <w:rPr>
          <w:rFonts w:eastAsia="Times New Roman" w:cstheme="minorHAnsi"/>
          <w:color w:val="000000"/>
        </w:rPr>
        <w:t>s</w:t>
      </w:r>
      <w:r w:rsidRPr="000D5DB5">
        <w:rPr>
          <w:rFonts w:eastAsia="Times New Roman" w:cstheme="minorHAnsi"/>
          <w:color w:val="000000"/>
        </w:rPr>
        <w:t>low</w:t>
      </w:r>
      <w:r w:rsidR="00C73C0D">
        <w:rPr>
          <w:rFonts w:eastAsia="Times New Roman" w:cstheme="minorHAnsi"/>
          <w:color w:val="000000"/>
        </w:rPr>
        <w:t>-</w:t>
      </w:r>
      <w:r w:rsidRPr="000D5DB5">
        <w:rPr>
          <w:rFonts w:eastAsia="Times New Roman" w:cstheme="minorHAnsi"/>
          <w:color w:val="000000"/>
        </w:rPr>
        <w:t>sounding, which is reflected in the names of their children.</w:t>
      </w:r>
    </w:p>
    <w:p w14:paraId="0C9D4CC7" w14:textId="77777777" w:rsidR="00AB25EF" w:rsidRPr="000D5DB5" w:rsidRDefault="00AB25EF">
      <w:pPr>
        <w:contextualSpacing/>
        <w:rPr>
          <w:rFonts w:eastAsia="Times New Roman" w:cstheme="minorHAnsi"/>
          <w:sz w:val="24"/>
          <w:szCs w:val="24"/>
        </w:rPr>
      </w:pPr>
    </w:p>
    <w:p w14:paraId="09971D4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Azok, Bron, Turok, Garaddon, Hruon, Jeddek.</w:t>
      </w:r>
    </w:p>
    <w:p w14:paraId="054ADC0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Argo, Serga, Grenda, Beruna, Halfa.</w:t>
      </w:r>
    </w:p>
    <w:p w14:paraId="23E6B01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Family Names. </w:t>
      </w:r>
      <w:r w:rsidRPr="000D5DB5">
        <w:rPr>
          <w:rFonts w:eastAsia="Times New Roman" w:cstheme="minorHAnsi"/>
          <w:color w:val="000000"/>
        </w:rPr>
        <w:t>Darkthorn, Thunderhoof, Stormhorn, Quillsplitter, Stonebreaker, Plainstalker, Spiritwalker</w:t>
      </w:r>
    </w:p>
    <w:p w14:paraId="63FF0048" w14:textId="77777777" w:rsidR="00AB25EF" w:rsidRPr="000D5DB5" w:rsidRDefault="00AB25EF">
      <w:pPr>
        <w:contextualSpacing/>
        <w:rPr>
          <w:rFonts w:eastAsia="Times New Roman" w:cstheme="minorHAnsi"/>
          <w:sz w:val="24"/>
          <w:szCs w:val="24"/>
        </w:rPr>
      </w:pPr>
    </w:p>
    <w:p w14:paraId="48BAA964" w14:textId="77777777" w:rsidR="00AB25EF" w:rsidRPr="000D5DB5" w:rsidRDefault="00AB25EF">
      <w:pPr>
        <w:pStyle w:val="Heading2"/>
      </w:pPr>
      <w:bookmarkStart w:id="1544" w:name="_Toc509138722"/>
      <w:bookmarkStart w:id="1545" w:name="_Toc54196378"/>
      <w:r w:rsidRPr="000D5DB5">
        <w:t>Troll</w:t>
      </w:r>
      <w:bookmarkEnd w:id="1544"/>
      <w:bookmarkEnd w:id="1545"/>
    </w:p>
    <w:p w14:paraId="3C0135FF" w14:textId="77777777" w:rsidR="006529E8" w:rsidRPr="000D5DB5" w:rsidRDefault="00AB25EF">
      <w:pPr>
        <w:contextualSpacing/>
        <w:rPr>
          <w:rFonts w:eastAsia="Times New Roman" w:cstheme="minorHAnsi"/>
          <w:color w:val="000000"/>
        </w:rPr>
      </w:pPr>
      <w:r w:rsidRPr="000D5DB5">
        <w:rPr>
          <w:rFonts w:eastAsia="Times New Roman" w:cstheme="minorHAnsi"/>
          <w:i/>
          <w:iCs/>
          <w:color w:val="000000"/>
        </w:rPr>
        <w:t>S</w:t>
      </w:r>
      <w:r w:rsidRPr="000D5DB5">
        <w:rPr>
          <w:rFonts w:eastAsia="Times New Roman" w:cstheme="minorHAnsi"/>
          <w:color w:val="000000"/>
        </w:rPr>
        <w:t>everal troll subspecies exist, and they are — almost universally</w:t>
      </w:r>
      <w:r w:rsidR="006529E8" w:rsidRPr="000D5DB5">
        <w:rPr>
          <w:rFonts w:eastAsia="Times New Roman" w:cstheme="minorHAnsi"/>
          <w:color w:val="000000"/>
        </w:rPr>
        <w:t xml:space="preserve"> – considered </w:t>
      </w:r>
      <w:r w:rsidRPr="000D5DB5">
        <w:rPr>
          <w:rFonts w:eastAsia="Times New Roman" w:cstheme="minorHAnsi"/>
          <w:color w:val="000000"/>
        </w:rPr>
        <w:t>depraved</w:t>
      </w:r>
      <w:r w:rsidR="006529E8" w:rsidRPr="000D5DB5">
        <w:rPr>
          <w:rFonts w:eastAsia="Times New Roman" w:cstheme="minorHAnsi"/>
          <w:color w:val="000000"/>
        </w:rPr>
        <w:t xml:space="preserve"> by the civilized peoples of the world due to their brutality, cannibalistic ways, and use of dark magic</w:t>
      </w:r>
      <w:r w:rsidRPr="000D5DB5">
        <w:rPr>
          <w:rFonts w:eastAsia="Times New Roman" w:cstheme="minorHAnsi"/>
          <w:color w:val="000000"/>
        </w:rPr>
        <w:t xml:space="preserve">. Jungle trolls are humanoids that live in Azeroth’s wilderness, and Ice trolls are known as the descendants of a vicious civilization that (to this day) resists the Lich King’s dominion in Northrend. </w:t>
      </w:r>
    </w:p>
    <w:p w14:paraId="15815B38" w14:textId="77777777" w:rsidR="006529E8" w:rsidRPr="000D5DB5" w:rsidRDefault="00AB25EF" w:rsidP="00DA4F50">
      <w:pPr>
        <w:contextualSpacing/>
        <w:rPr>
          <w:rFonts w:eastAsia="Times New Roman" w:cstheme="minorHAnsi"/>
          <w:color w:val="000000"/>
        </w:rPr>
      </w:pPr>
      <w:r w:rsidRPr="000D5DB5">
        <w:rPr>
          <w:rFonts w:eastAsia="Times New Roman" w:cstheme="minorHAnsi"/>
          <w:color w:val="000000"/>
        </w:rPr>
        <w:lastRenderedPageBreak/>
        <w:t>During Thrall’s exodus from Lordaeron, the Horde rescued the Darkspear tribe</w:t>
      </w:r>
      <w:r w:rsidR="006529E8" w:rsidRPr="000D5DB5">
        <w:rPr>
          <w:rFonts w:eastAsia="Times New Roman" w:cstheme="minorHAnsi"/>
          <w:color w:val="000000"/>
        </w:rPr>
        <w:t xml:space="preserve">, </w:t>
      </w:r>
      <w:r w:rsidRPr="000D5DB5">
        <w:rPr>
          <w:rFonts w:eastAsia="Times New Roman" w:cstheme="minorHAnsi"/>
          <w:color w:val="000000"/>
        </w:rPr>
        <w:t xml:space="preserve">jungle trolls </w:t>
      </w:r>
      <w:r w:rsidR="006529E8" w:rsidRPr="000D5DB5">
        <w:rPr>
          <w:rFonts w:eastAsia="Times New Roman" w:cstheme="minorHAnsi"/>
          <w:color w:val="000000"/>
        </w:rPr>
        <w:t xml:space="preserve">who lived on one of the many islands in the great sea from </w:t>
      </w:r>
      <w:r w:rsidRPr="000D5DB5">
        <w:rPr>
          <w:rFonts w:eastAsia="Times New Roman" w:cstheme="minorHAnsi"/>
          <w:color w:val="000000"/>
        </w:rPr>
        <w:t xml:space="preserve">the mysterious Sea Witch. The Darkspear tribe owes Thrall and the orcs a great debt, and allied themselves with the Horde in gratitude. Their relationship with the noble orcs and tauren has begun to change the Darkspear trolls’ </w:t>
      </w:r>
      <w:r w:rsidR="006529E8" w:rsidRPr="000D5DB5">
        <w:rPr>
          <w:rFonts w:eastAsia="Times New Roman" w:cstheme="minorHAnsi"/>
          <w:color w:val="000000"/>
        </w:rPr>
        <w:t>dark ways</w:t>
      </w:r>
      <w:r w:rsidRPr="000D5DB5">
        <w:rPr>
          <w:rFonts w:eastAsia="Times New Roman" w:cstheme="minorHAnsi"/>
          <w:color w:val="000000"/>
        </w:rPr>
        <w:t xml:space="preserve">. Jungle trolls are sly and cunning, and their society is tribal </w:t>
      </w:r>
      <w:r w:rsidR="006529E8" w:rsidRPr="000D5DB5">
        <w:rPr>
          <w:rFonts w:eastAsia="Times New Roman" w:cstheme="minorHAnsi"/>
          <w:color w:val="000000"/>
        </w:rPr>
        <w:t xml:space="preserve">yet </w:t>
      </w:r>
      <w:r w:rsidRPr="000D5DB5">
        <w:rPr>
          <w:rFonts w:eastAsia="Times New Roman" w:cstheme="minorHAnsi"/>
          <w:color w:val="000000"/>
        </w:rPr>
        <w:t xml:space="preserve">highly regimented. </w:t>
      </w:r>
    </w:p>
    <w:p w14:paraId="1E95362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Each tribe includes a chieftain, who is either the most powerful warrior in the tribe </w:t>
      </w:r>
      <w:r w:rsidR="006529E8" w:rsidRPr="000D5DB5">
        <w:rPr>
          <w:rFonts w:eastAsia="Times New Roman" w:cstheme="minorHAnsi"/>
          <w:color w:val="000000"/>
        </w:rPr>
        <w:t xml:space="preserve">(called Shadow Hunters) </w:t>
      </w:r>
      <w:r w:rsidRPr="000D5DB5">
        <w:rPr>
          <w:rFonts w:eastAsia="Times New Roman" w:cstheme="minorHAnsi"/>
          <w:color w:val="000000"/>
        </w:rPr>
        <w:t xml:space="preserve">or the most accomplished </w:t>
      </w:r>
      <w:r w:rsidR="006529E8" w:rsidRPr="000D5DB5">
        <w:rPr>
          <w:rFonts w:eastAsia="Times New Roman" w:cstheme="minorHAnsi"/>
          <w:color w:val="000000"/>
        </w:rPr>
        <w:t>spellcaster (called Witch Doctors)</w:t>
      </w:r>
      <w:r w:rsidRPr="000D5DB5">
        <w:rPr>
          <w:rFonts w:eastAsia="Times New Roman" w:cstheme="minorHAnsi"/>
          <w:color w:val="000000"/>
        </w:rPr>
        <w:t xml:space="preserve">; the chieftain leads his soldiers in raids against other creatures. </w:t>
      </w:r>
    </w:p>
    <w:p w14:paraId="5D4C5D7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 troll, you are </w:t>
      </w:r>
      <w:r w:rsidR="00DA4F50">
        <w:rPr>
          <w:rFonts w:eastAsia="Times New Roman" w:cstheme="minorHAnsi"/>
          <w:color w:val="000000"/>
        </w:rPr>
        <w:t xml:space="preserve">often </w:t>
      </w:r>
      <w:r w:rsidRPr="000D5DB5">
        <w:rPr>
          <w:rFonts w:eastAsia="Times New Roman" w:cstheme="minorHAnsi"/>
          <w:color w:val="000000"/>
        </w:rPr>
        <w:t xml:space="preserve">viewed as vicious, brutal and evil, and history lends credence to this reputation. Waging constant wars against civilization and attempt to reclaim past glories is a fervent call for your people, who are seen (and commonly are) a lurking menace in any wilderness area and willingly ally themselves with other dark powers to achieve their goals. </w:t>
      </w:r>
    </w:p>
    <w:p w14:paraId="55A9DD57" w14:textId="77777777" w:rsidR="00AB25EF" w:rsidRPr="00DA4F50" w:rsidRDefault="00AB25EF" w:rsidP="00DA4F50">
      <w:pPr>
        <w:contextualSpacing/>
        <w:rPr>
          <w:rFonts w:eastAsia="Times New Roman" w:cstheme="minorHAnsi"/>
          <w:color w:val="000000"/>
        </w:rPr>
      </w:pPr>
      <w:r w:rsidRPr="000D5DB5">
        <w:rPr>
          <w:rFonts w:eastAsia="Times New Roman" w:cstheme="minorHAnsi"/>
          <w:color w:val="000000"/>
        </w:rPr>
        <w:t xml:space="preserve">Darkspear trolls of the Horde, however, deny this legacy. The Horde has taught them camaraderie, restraint and, to a lesser extent, kindness. </w:t>
      </w:r>
      <w:r w:rsidR="00DA4F50">
        <w:rPr>
          <w:rFonts w:eastAsia="Times New Roman" w:cstheme="minorHAnsi"/>
          <w:color w:val="000000"/>
        </w:rPr>
        <w:t xml:space="preserve">Zandalari trolls are also a new addition to the Horde, and unlike most trolls, they have a continuous unbroken legacy of civilization—the Empire of Zandalar, a political entity that stood since the War of the Ancients. This lends them great clout among the other trolls, making their empire act as mediator in inter-troll affairs or when times of great troubles arise. </w:t>
      </w:r>
    </w:p>
    <w:p w14:paraId="709D4744" w14:textId="77777777" w:rsidR="00AB25EF" w:rsidRPr="000D5DB5" w:rsidRDefault="00AB25EF">
      <w:pPr>
        <w:contextualSpacing/>
        <w:rPr>
          <w:rFonts w:eastAsia="Times New Roman" w:cstheme="minorHAnsi"/>
          <w:sz w:val="24"/>
          <w:szCs w:val="24"/>
        </w:rPr>
      </w:pPr>
    </w:p>
    <w:p w14:paraId="5CC3F4C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Trollish Traits</w:t>
      </w:r>
    </w:p>
    <w:p w14:paraId="6492B13D" w14:textId="77777777" w:rsidR="00AB25EF" w:rsidRPr="000D5DB5" w:rsidRDefault="00AB25EF" w:rsidP="00216993">
      <w:pPr>
        <w:contextualSpacing/>
        <w:rPr>
          <w:rFonts w:eastAsia="Times New Roman" w:cstheme="minorHAnsi"/>
          <w:sz w:val="24"/>
          <w:szCs w:val="24"/>
        </w:rPr>
      </w:pPr>
      <w:r w:rsidRPr="001F25FA">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Agility score increases by 1</w:t>
      </w:r>
      <w:r w:rsidR="00216993">
        <w:rPr>
          <w:rFonts w:eastAsia="Times New Roman" w:cstheme="minorHAnsi"/>
          <w:color w:val="000000"/>
        </w:rPr>
        <w:t xml:space="preserve"> </w:t>
      </w:r>
      <w:r w:rsidRPr="000D5DB5">
        <w:rPr>
          <w:rFonts w:eastAsia="Times New Roman" w:cstheme="minorHAnsi"/>
          <w:color w:val="000000"/>
        </w:rPr>
        <w:t>and your Stamina increases by 1.</w:t>
      </w:r>
      <w:r w:rsidR="00216993" w:rsidRPr="00216993">
        <w:rPr>
          <w:rFonts w:eastAsia="Times New Roman" w:cstheme="minorHAnsi"/>
          <w:color w:val="000000"/>
        </w:rPr>
        <w:t xml:space="preserve"> </w:t>
      </w:r>
      <w:r w:rsidR="00216993">
        <w:rPr>
          <w:rFonts w:eastAsia="Times New Roman" w:cstheme="minorHAnsi"/>
          <w:color w:val="000000"/>
        </w:rPr>
        <w:t>You may also choose one third ability score and increase it by 1.</w:t>
      </w:r>
    </w:p>
    <w:p w14:paraId="6AA6526A"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Age. </w:t>
      </w:r>
      <w:r w:rsidRPr="000D5DB5">
        <w:rPr>
          <w:rFonts w:eastAsia="Times New Roman" w:cstheme="minorHAnsi"/>
          <w:color w:val="000000"/>
        </w:rPr>
        <w:t>Trolls reach adulthood at the age of 18</w:t>
      </w:r>
      <w:del w:id="1546" w:author="Admin" w:date="2020-10-19T19:40:00Z">
        <w:r w:rsidRPr="000D5DB5" w:rsidDel="00CD0A0D">
          <w:rPr>
            <w:rFonts w:eastAsia="Times New Roman" w:cstheme="minorHAnsi"/>
            <w:color w:val="000000"/>
          </w:rPr>
          <w:delText xml:space="preserve">, </w:delText>
        </w:r>
      </w:del>
      <w:ins w:id="1547" w:author="Admin" w:date="2020-10-19T19:40:00Z">
        <w:r w:rsidR="00CD0A0D">
          <w:rPr>
            <w:rFonts w:eastAsia="Times New Roman" w:cstheme="minorHAnsi"/>
            <w:color w:val="000000"/>
          </w:rPr>
          <w:t xml:space="preserve"> </w:t>
        </w:r>
      </w:ins>
      <w:r w:rsidRPr="000D5DB5">
        <w:rPr>
          <w:rFonts w:eastAsia="Times New Roman" w:cstheme="minorHAnsi"/>
          <w:color w:val="000000"/>
        </w:rPr>
        <w:t xml:space="preserve">and live up to be 80 years old. </w:t>
      </w:r>
    </w:p>
    <w:p w14:paraId="09B4A3DF" w14:textId="77777777" w:rsidR="00C73C0D" w:rsidRPr="001F25FA" w:rsidRDefault="00C73C0D">
      <w:pPr>
        <w:contextualSpacing/>
        <w:rPr>
          <w:rFonts w:eastAsia="Times New Roman" w:cstheme="minorHAnsi"/>
          <w:color w:val="000000"/>
        </w:rPr>
      </w:pPr>
      <w:r>
        <w:rPr>
          <w:rFonts w:eastAsia="Times New Roman" w:cstheme="minorHAnsi"/>
          <w:b/>
          <w:bCs/>
          <w:i/>
          <w:iCs/>
          <w:color w:val="000000"/>
        </w:rPr>
        <w:t xml:space="preserve">Affiliation. </w:t>
      </w:r>
      <w:r>
        <w:rPr>
          <w:rFonts w:eastAsia="Times New Roman" w:cstheme="minorHAnsi"/>
          <w:color w:val="000000"/>
        </w:rPr>
        <w:t>Troll affiliations are wildly different ever since the great Troll empires fell.</w:t>
      </w:r>
    </w:p>
    <w:p w14:paraId="71FF630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Size. </w:t>
      </w:r>
      <w:r w:rsidRPr="000D5DB5">
        <w:rPr>
          <w:rFonts w:eastAsia="Times New Roman" w:cstheme="minorHAnsi"/>
          <w:color w:val="000000"/>
        </w:rPr>
        <w:t xml:space="preserve">Trolls are larger and bulkier than humans, and they average around 7 feet tall and 200 pounds, although their lanky build and slouched pose undermines their height. Your size is Medium. </w:t>
      </w:r>
    </w:p>
    <w:p w14:paraId="6D87B6AC"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t xml:space="preserve">Speed. </w:t>
      </w:r>
      <w:r w:rsidRPr="000D5DB5">
        <w:rPr>
          <w:rFonts w:eastAsia="Times New Roman" w:cstheme="minorHAnsi"/>
          <w:color w:val="000000"/>
        </w:rPr>
        <w:t xml:space="preserve">Your base walking speed is 30 feet. </w:t>
      </w:r>
    </w:p>
    <w:p w14:paraId="0A77D34F" w14:textId="77777777" w:rsidR="00750E9B" w:rsidRDefault="00AB25EF">
      <w:pPr>
        <w:contextualSpacing/>
        <w:rPr>
          <w:rFonts w:eastAsia="Times New Roman" w:cstheme="minorHAnsi"/>
          <w:sz w:val="24"/>
          <w:szCs w:val="24"/>
        </w:rPr>
      </w:pPr>
      <w:r w:rsidRPr="000D5DB5">
        <w:rPr>
          <w:rFonts w:eastAsia="Times New Roman" w:cstheme="minorHAnsi"/>
          <w:b/>
          <w:bCs/>
          <w:i/>
          <w:iCs/>
          <w:color w:val="000000"/>
        </w:rPr>
        <w:t xml:space="preserve">Darkvision. </w:t>
      </w:r>
      <w:r w:rsidRPr="000D5DB5">
        <w:rPr>
          <w:rFonts w:eastAsia="Times New Roman" w:cstheme="minorHAnsi"/>
          <w:color w:val="000000"/>
        </w:rPr>
        <w:t>You have superior vision in dark and dim conditions. You can see in dim light within 60 feet of you as if it were bright light, and in darkness as if it were dim light. You can’t discern color in darkness, only shades of gray.</w:t>
      </w:r>
    </w:p>
    <w:p w14:paraId="31F223B0" w14:textId="77777777" w:rsidR="00845E29" w:rsidRDefault="00BB43E0">
      <w:pPr>
        <w:contextualSpacing/>
        <w:rPr>
          <w:rFonts w:eastAsia="Times New Roman" w:cstheme="minorHAnsi"/>
          <w:color w:val="000000"/>
        </w:rPr>
      </w:pPr>
      <w:r>
        <w:rPr>
          <w:rFonts w:eastAsia="Times New Roman" w:cstheme="minorHAnsi"/>
          <w:b/>
          <w:bCs/>
          <w:i/>
          <w:iCs/>
          <w:color w:val="000000"/>
        </w:rPr>
        <w:t>Ancient</w:t>
      </w:r>
      <w:r w:rsidR="00750E9B">
        <w:rPr>
          <w:rFonts w:eastAsia="Times New Roman" w:cstheme="minorHAnsi"/>
          <w:b/>
          <w:bCs/>
          <w:i/>
          <w:iCs/>
          <w:color w:val="000000"/>
        </w:rPr>
        <w:t xml:space="preserve"> Culture</w:t>
      </w:r>
      <w:r w:rsidR="00845E29" w:rsidRPr="000D5DB5">
        <w:rPr>
          <w:rFonts w:eastAsia="Times New Roman" w:cstheme="minorHAnsi"/>
          <w:b/>
          <w:bCs/>
          <w:i/>
          <w:iCs/>
          <w:color w:val="000000"/>
        </w:rPr>
        <w:t xml:space="preserve">. </w:t>
      </w:r>
      <w:r w:rsidR="00845E29" w:rsidRPr="000D5DB5">
        <w:rPr>
          <w:rFonts w:eastAsia="Times New Roman" w:cstheme="minorHAnsi"/>
          <w:color w:val="000000"/>
        </w:rPr>
        <w:t xml:space="preserve">You can gain </w:t>
      </w:r>
      <w:r w:rsidR="00845E29">
        <w:rPr>
          <w:rFonts w:eastAsia="Times New Roman" w:cstheme="minorHAnsi"/>
          <w:color w:val="000000"/>
        </w:rPr>
        <w:t>one of the below abilities.</w:t>
      </w:r>
    </w:p>
    <w:p w14:paraId="314FF44D" w14:textId="1713201F" w:rsidR="00845E29" w:rsidRPr="00BB43E0" w:rsidDel="005633FA" w:rsidRDefault="00A01D2B">
      <w:pPr>
        <w:pStyle w:val="ListParagraph"/>
        <w:numPr>
          <w:ilvl w:val="0"/>
          <w:numId w:val="57"/>
        </w:numPr>
        <w:ind w:left="360"/>
        <w:rPr>
          <w:del w:id="1548" w:author="Admin" w:date="2021-09-10T20:29:00Z"/>
          <w:rFonts w:eastAsia="Times New Roman" w:cstheme="minorHAnsi"/>
          <w:color w:val="000000"/>
        </w:rPr>
      </w:pPr>
      <w:del w:id="1549" w:author="Admin" w:date="2021-09-10T20:29:00Z">
        <w:r w:rsidDel="005633FA">
          <w:rPr>
            <w:rFonts w:eastAsia="Times New Roman" w:cstheme="minorHAnsi"/>
            <w:i/>
            <w:iCs/>
            <w:color w:val="000000"/>
          </w:rPr>
          <w:delText>Berserker</w:delText>
        </w:r>
        <w:r w:rsidR="00BB43E0" w:rsidDel="005633FA">
          <w:rPr>
            <w:rFonts w:eastAsia="Times New Roman" w:cstheme="minorHAnsi"/>
            <w:i/>
            <w:iCs/>
            <w:color w:val="000000"/>
          </w:rPr>
          <w:delText xml:space="preserve"> Warrior</w:delText>
        </w:r>
        <w:r w:rsidDel="005633FA">
          <w:rPr>
            <w:rFonts w:eastAsia="Times New Roman" w:cstheme="minorHAnsi"/>
            <w:i/>
            <w:iCs/>
            <w:color w:val="000000"/>
          </w:rPr>
          <w:delText xml:space="preserve">. </w:delText>
        </w:r>
        <w:r w:rsidR="00845E29" w:rsidRPr="003B42BE" w:rsidDel="005633FA">
          <w:rPr>
            <w:rFonts w:eastAsia="Times New Roman" w:cstheme="minorHAnsi"/>
            <w:color w:val="000000"/>
          </w:rPr>
          <w:delText xml:space="preserve">You can rage as if you had the </w:delText>
        </w:r>
      </w:del>
      <w:del w:id="1550" w:author="Admin" w:date="2021-09-10T19:44:00Z">
        <w:r w:rsidR="00845E29" w:rsidRPr="003B42BE" w:rsidDel="004761D8">
          <w:rPr>
            <w:rFonts w:eastAsia="Times New Roman" w:cstheme="minorHAnsi"/>
            <w:color w:val="000000"/>
          </w:rPr>
          <w:delText xml:space="preserve">berserker </w:delText>
        </w:r>
      </w:del>
      <w:del w:id="1551" w:author="Admin" w:date="2021-09-10T19:39:00Z">
        <w:r w:rsidR="00845E29" w:rsidRPr="003B42BE" w:rsidDel="004761D8">
          <w:rPr>
            <w:rFonts w:eastAsia="Times New Roman" w:cstheme="minorHAnsi"/>
            <w:color w:val="000000"/>
          </w:rPr>
          <w:delText xml:space="preserve">rage </w:delText>
        </w:r>
      </w:del>
      <w:del w:id="1552" w:author="Admin" w:date="2021-09-10T20:29:00Z">
        <w:r w:rsidR="00845E29" w:rsidRPr="003B42BE" w:rsidDel="005633FA">
          <w:rPr>
            <w:rFonts w:eastAsia="Times New Roman" w:cstheme="minorHAnsi"/>
            <w:color w:val="000000"/>
          </w:rPr>
          <w:delText xml:space="preserve">talent as a 1st level warrior. If you gain the </w:delText>
        </w:r>
        <w:r w:rsidR="00845E29" w:rsidRPr="00BB43E0" w:rsidDel="005633FA">
          <w:rPr>
            <w:rFonts w:eastAsia="Times New Roman" w:cstheme="minorHAnsi"/>
            <w:color w:val="000000"/>
          </w:rPr>
          <w:delText xml:space="preserve">talent, you increase the total times </w:delText>
        </w:r>
      </w:del>
      <w:del w:id="1553" w:author="Admin" w:date="2021-09-10T19:44:00Z">
        <w:r w:rsidR="00845E29" w:rsidRPr="00BB43E0" w:rsidDel="004761D8">
          <w:rPr>
            <w:rFonts w:eastAsia="Times New Roman" w:cstheme="minorHAnsi"/>
            <w:color w:val="000000"/>
          </w:rPr>
          <w:delText xml:space="preserve">you can rage </w:delText>
        </w:r>
      </w:del>
      <w:del w:id="1554" w:author="Admin" w:date="2021-09-10T20:29:00Z">
        <w:r w:rsidR="00845E29" w:rsidRPr="00BB43E0" w:rsidDel="005633FA">
          <w:rPr>
            <w:rFonts w:eastAsia="Times New Roman" w:cstheme="minorHAnsi"/>
            <w:color w:val="000000"/>
          </w:rPr>
          <w:delText xml:space="preserve">by 1. Your rage also increases the damage of ranged thrown attacks as if they were melee weapon attacks (so long as they use Strength). </w:delText>
        </w:r>
      </w:del>
    </w:p>
    <w:p w14:paraId="635BEDE2" w14:textId="77777777" w:rsidR="00DA4F50" w:rsidRPr="00BB43E0" w:rsidRDefault="00DA4F50" w:rsidP="003C4628">
      <w:pPr>
        <w:pStyle w:val="ListParagraph"/>
        <w:numPr>
          <w:ilvl w:val="0"/>
          <w:numId w:val="57"/>
        </w:numPr>
        <w:ind w:left="360"/>
      </w:pPr>
      <w:r>
        <w:rPr>
          <w:rFonts w:eastAsia="Times New Roman" w:cstheme="minorHAnsi"/>
          <w:i/>
          <w:iCs/>
          <w:color w:val="000000"/>
        </w:rPr>
        <w:t>Blessed by Loa</w:t>
      </w:r>
      <w:r w:rsidRPr="00BB43E0">
        <w:rPr>
          <w:i/>
          <w:iCs/>
        </w:rPr>
        <w:t xml:space="preserve">. </w:t>
      </w:r>
      <w:r w:rsidRPr="00BB43E0">
        <w:t xml:space="preserve">You know the </w:t>
      </w:r>
      <w:r w:rsidR="008E6EC1" w:rsidRPr="008E6EC1">
        <w:rPr>
          <w:i/>
          <w:iCs/>
        </w:rPr>
        <w:t>v</w:t>
      </w:r>
      <w:r w:rsidRPr="008E6EC1">
        <w:rPr>
          <w:i/>
          <w:iCs/>
        </w:rPr>
        <w:t xml:space="preserve">icious </w:t>
      </w:r>
      <w:r w:rsidR="008E6EC1" w:rsidRPr="008E6EC1">
        <w:rPr>
          <w:i/>
          <w:iCs/>
        </w:rPr>
        <w:t>m</w:t>
      </w:r>
      <w:r w:rsidRPr="008E6EC1">
        <w:rPr>
          <w:i/>
          <w:iCs/>
        </w:rPr>
        <w:t>ockery</w:t>
      </w:r>
      <w:r>
        <w:t xml:space="preserve"> cantrip. If you have the ability to cast spells, this consumes mana as normal. Otherwise, it has no cost to use. </w:t>
      </w:r>
    </w:p>
    <w:p w14:paraId="58C1F4FB" w14:textId="77777777" w:rsidR="00845E29" w:rsidRPr="00BB43E0" w:rsidRDefault="00A01D2B" w:rsidP="003C4628">
      <w:pPr>
        <w:pStyle w:val="ListParagraph"/>
        <w:numPr>
          <w:ilvl w:val="0"/>
          <w:numId w:val="57"/>
        </w:numPr>
        <w:ind w:left="360"/>
      </w:pPr>
      <w:r w:rsidRPr="00BB43E0">
        <w:rPr>
          <w:rFonts w:eastAsia="Times New Roman" w:cstheme="minorHAnsi"/>
          <w:i/>
          <w:iCs/>
          <w:color w:val="000000"/>
        </w:rPr>
        <w:t xml:space="preserve">Naturally-Attuned. </w:t>
      </w:r>
      <w:r w:rsidR="00845E29" w:rsidRPr="00BB43E0">
        <w:rPr>
          <w:rFonts w:eastAsia="Times New Roman" w:cstheme="minorHAnsi"/>
          <w:color w:val="000000"/>
        </w:rPr>
        <w:t xml:space="preserve">You gain a favored terrain, as a 1st level </w:t>
      </w:r>
      <w:r w:rsidR="00750E9B" w:rsidRPr="00BB43E0">
        <w:rPr>
          <w:rFonts w:eastAsia="Times New Roman" w:cstheme="minorHAnsi"/>
          <w:color w:val="000000"/>
        </w:rPr>
        <w:t>h</w:t>
      </w:r>
      <w:r w:rsidR="00845E29" w:rsidRPr="00BB43E0">
        <w:rPr>
          <w:rFonts w:eastAsia="Times New Roman" w:cstheme="minorHAnsi"/>
          <w:color w:val="000000"/>
        </w:rPr>
        <w:t xml:space="preserve">unter. If you ever become a hunter or gain a favored terrain, you may choose another while retaining this bonus. </w:t>
      </w:r>
    </w:p>
    <w:p w14:paraId="23E02105" w14:textId="77777777" w:rsidR="001507E7" w:rsidRPr="00BB43E0" w:rsidRDefault="00AB25EF" w:rsidP="00447F86">
      <w:pPr>
        <w:contextualSpacing/>
        <w:rPr>
          <w:rFonts w:eastAsia="Times New Roman" w:cstheme="minorHAnsi"/>
          <w:color w:val="000000"/>
        </w:rPr>
      </w:pPr>
      <w:r w:rsidRPr="00BB43E0">
        <w:rPr>
          <w:rFonts w:eastAsia="Times New Roman" w:cstheme="minorHAnsi"/>
          <w:b/>
          <w:bCs/>
          <w:i/>
          <w:iCs/>
          <w:color w:val="000000"/>
        </w:rPr>
        <w:t>Rapid Regeneration</w:t>
      </w:r>
      <w:r w:rsidRPr="00BB43E0">
        <w:rPr>
          <w:rFonts w:eastAsia="Times New Roman" w:cstheme="minorHAnsi"/>
          <w:color w:val="000000"/>
        </w:rPr>
        <w:t>. Whenever you rest</w:t>
      </w:r>
      <w:r w:rsidR="006529E8" w:rsidRPr="00BB43E0">
        <w:rPr>
          <w:rFonts w:eastAsia="Times New Roman" w:cstheme="minorHAnsi"/>
          <w:color w:val="000000"/>
        </w:rPr>
        <w:t xml:space="preserve"> or are subject to healing</w:t>
      </w:r>
      <w:r w:rsidRPr="00BB43E0">
        <w:rPr>
          <w:rFonts w:eastAsia="Times New Roman" w:cstheme="minorHAnsi"/>
          <w:color w:val="000000"/>
        </w:rPr>
        <w:t xml:space="preserve">, you </w:t>
      </w:r>
      <w:r w:rsidR="00C504AA" w:rsidRPr="00BB43E0">
        <w:rPr>
          <w:rFonts w:eastAsia="Times New Roman" w:cstheme="minorHAnsi"/>
          <w:color w:val="000000"/>
        </w:rPr>
        <w:t xml:space="preserve">can roll twice and take the higher result of any roll to grant you </w:t>
      </w:r>
      <w:r w:rsidRPr="00BB43E0">
        <w:rPr>
          <w:rFonts w:eastAsia="Times New Roman" w:cstheme="minorHAnsi"/>
          <w:color w:val="000000"/>
        </w:rPr>
        <w:t xml:space="preserve">hit </w:t>
      </w:r>
      <w:r w:rsidR="006529E8" w:rsidRPr="00BB43E0">
        <w:rPr>
          <w:rFonts w:eastAsia="Times New Roman" w:cstheme="minorHAnsi"/>
          <w:color w:val="000000"/>
        </w:rPr>
        <w:t>points</w:t>
      </w:r>
      <w:r w:rsidR="00C504AA" w:rsidRPr="00BB43E0">
        <w:rPr>
          <w:rFonts w:eastAsia="Times New Roman" w:cstheme="minorHAnsi"/>
          <w:color w:val="000000"/>
        </w:rPr>
        <w:t xml:space="preserve">. </w:t>
      </w:r>
      <w:r w:rsidR="00447F86" w:rsidRPr="00BB43E0">
        <w:rPr>
          <w:rFonts w:eastAsia="Times New Roman" w:cstheme="minorHAnsi"/>
          <w:color w:val="000000"/>
        </w:rPr>
        <w:t xml:space="preserve">If this dice has a special effect on a certain result (such as of the holy priest and paladins’ Light’s Insight ability), you may either choose to roll the healing twice or roll maximized dice, not both. </w:t>
      </w:r>
    </w:p>
    <w:p w14:paraId="685F7C81" w14:textId="77777777" w:rsidR="00AB25EF" w:rsidRDefault="00C504AA" w:rsidP="001507E7">
      <w:pPr>
        <w:contextualSpacing/>
        <w:rPr>
          <w:rFonts w:eastAsia="Times New Roman" w:cstheme="minorHAnsi"/>
          <w:color w:val="000000"/>
        </w:rPr>
      </w:pPr>
      <w:r w:rsidRPr="00BB43E0">
        <w:rPr>
          <w:rFonts w:eastAsia="Times New Roman" w:cstheme="minorHAnsi"/>
          <w:color w:val="000000"/>
        </w:rPr>
        <w:t xml:space="preserve">You can also </w:t>
      </w:r>
      <w:r w:rsidR="00AB25EF" w:rsidRPr="00BB43E0">
        <w:rPr>
          <w:rFonts w:eastAsia="Times New Roman" w:cstheme="minorHAnsi"/>
          <w:color w:val="000000"/>
        </w:rPr>
        <w:t>regrow a lost</w:t>
      </w:r>
      <w:r w:rsidR="00AB25EF" w:rsidRPr="000D5DB5">
        <w:rPr>
          <w:rFonts w:eastAsia="Times New Roman" w:cstheme="minorHAnsi"/>
          <w:color w:val="000000"/>
        </w:rPr>
        <w:t xml:space="preserve"> limb after a week of losing them, unless the limb was lost through your own will or through magic</w:t>
      </w:r>
      <w:r>
        <w:rPr>
          <w:rFonts w:eastAsia="Times New Roman" w:cstheme="minorHAnsi"/>
          <w:color w:val="000000"/>
        </w:rPr>
        <w:t>, so long as you have adequate rest and satiation</w:t>
      </w:r>
      <w:r w:rsidR="00AB25EF" w:rsidRPr="000D5DB5">
        <w:rPr>
          <w:rFonts w:eastAsia="Times New Roman" w:cstheme="minorHAnsi"/>
          <w:color w:val="000000"/>
        </w:rPr>
        <w:t>.</w:t>
      </w:r>
      <w:r>
        <w:rPr>
          <w:rFonts w:eastAsia="Times New Roman" w:cstheme="minorHAnsi"/>
          <w:color w:val="000000"/>
        </w:rPr>
        <w:t xml:space="preserve"> </w:t>
      </w:r>
    </w:p>
    <w:p w14:paraId="323849D7" w14:textId="77777777" w:rsidR="00845E29" w:rsidRDefault="00845E29">
      <w:pPr>
        <w:contextualSpacing/>
        <w:rPr>
          <w:rFonts w:eastAsia="Times New Roman" w:cstheme="minorHAnsi"/>
          <w:b/>
          <w:bCs/>
          <w:i/>
          <w:iCs/>
          <w:color w:val="000000"/>
        </w:rPr>
      </w:pPr>
      <w:r w:rsidRPr="00C73C0D">
        <w:rPr>
          <w:rFonts w:eastAsia="Times New Roman" w:cstheme="minorHAnsi"/>
          <w:b/>
          <w:bCs/>
          <w:i/>
          <w:iCs/>
          <w:color w:val="000000"/>
        </w:rPr>
        <w:t xml:space="preserve">Keen Nose. </w:t>
      </w:r>
      <w:r w:rsidRPr="003B42BE">
        <w:rPr>
          <w:rFonts w:eastAsia="Times New Roman" w:cstheme="minorHAnsi"/>
          <w:color w:val="000000"/>
        </w:rPr>
        <w:t xml:space="preserve">You have advantage on all </w:t>
      </w:r>
      <w:r w:rsidR="00992C15">
        <w:rPr>
          <w:rFonts w:eastAsia="Times New Roman" w:cstheme="minorHAnsi"/>
          <w:color w:val="000000"/>
        </w:rPr>
        <w:t>Spirit</w:t>
      </w:r>
      <w:r w:rsidR="00992C15" w:rsidRPr="003B42BE">
        <w:rPr>
          <w:rFonts w:eastAsia="Times New Roman" w:cstheme="minorHAnsi"/>
          <w:color w:val="000000"/>
        </w:rPr>
        <w:t xml:space="preserve"> </w:t>
      </w:r>
      <w:r w:rsidRPr="003B42BE">
        <w:rPr>
          <w:rFonts w:eastAsia="Times New Roman" w:cstheme="minorHAnsi"/>
          <w:color w:val="000000"/>
        </w:rPr>
        <w:t>(Perception) tests related to smell.</w:t>
      </w:r>
    </w:p>
    <w:p w14:paraId="347582F1" w14:textId="77777777" w:rsidR="00AB25EF" w:rsidRPr="000D5DB5" w:rsidRDefault="00AB25EF">
      <w:pPr>
        <w:contextualSpacing/>
        <w:rPr>
          <w:rFonts w:eastAsia="Times New Roman" w:cstheme="minorHAnsi"/>
          <w:sz w:val="24"/>
          <w:szCs w:val="24"/>
        </w:rPr>
      </w:pPr>
      <w:r w:rsidRPr="000D5DB5">
        <w:rPr>
          <w:rFonts w:eastAsia="Times New Roman" w:cstheme="minorHAnsi"/>
          <w:b/>
          <w:bCs/>
          <w:i/>
          <w:iCs/>
          <w:color w:val="000000"/>
        </w:rPr>
        <w:lastRenderedPageBreak/>
        <w:t xml:space="preserve">Troll Combat Training. </w:t>
      </w:r>
      <w:r w:rsidRPr="000D5DB5">
        <w:rPr>
          <w:rFonts w:eastAsia="Times New Roman" w:cstheme="minorHAnsi"/>
          <w:color w:val="000000"/>
        </w:rPr>
        <w:t>You have proficiency with the battleaxe, handaxe, and all weapons that have the thrown or ammunition properties, except firearms (unless proficient otherwise).</w:t>
      </w:r>
    </w:p>
    <w:p w14:paraId="1B2D161E" w14:textId="77777777" w:rsidR="00C73C0D" w:rsidRDefault="00C73C0D" w:rsidP="001E1E09">
      <w:pPr>
        <w:contextualSpacing/>
        <w:rPr>
          <w:rFonts w:eastAsia="Times New Roman" w:cstheme="minorHAnsi"/>
          <w:color w:val="000000"/>
        </w:rPr>
      </w:pPr>
      <w:r w:rsidRPr="000D5DB5">
        <w:rPr>
          <w:rFonts w:eastAsia="Times New Roman" w:cstheme="minorHAnsi"/>
          <w:b/>
          <w:bCs/>
          <w:i/>
          <w:iCs/>
          <w:color w:val="000000"/>
        </w:rPr>
        <w:t xml:space="preserve">Languages. </w:t>
      </w:r>
      <w:r w:rsidRPr="000D5DB5">
        <w:rPr>
          <w:rFonts w:eastAsia="Times New Roman" w:cstheme="minorHAnsi"/>
          <w:color w:val="000000"/>
        </w:rPr>
        <w:t xml:space="preserve">You can speak, read, and write Common and </w:t>
      </w:r>
      <w:r w:rsidR="001E1E09">
        <w:rPr>
          <w:rFonts w:eastAsia="Times New Roman" w:cstheme="minorHAnsi"/>
          <w:color w:val="000000"/>
        </w:rPr>
        <w:t>Troll</w:t>
      </w:r>
      <w:r w:rsidRPr="000D5DB5">
        <w:rPr>
          <w:rFonts w:eastAsia="Times New Roman" w:cstheme="minorHAnsi"/>
          <w:color w:val="000000"/>
        </w:rPr>
        <w:t xml:space="preserve">. </w:t>
      </w:r>
    </w:p>
    <w:p w14:paraId="2BB64A13" w14:textId="77777777" w:rsidR="00C73C0D" w:rsidRPr="000D5DB5" w:rsidRDefault="00C73C0D">
      <w:pPr>
        <w:contextualSpacing/>
        <w:rPr>
          <w:rFonts w:eastAsia="Times New Roman" w:cstheme="minorHAnsi"/>
          <w:sz w:val="24"/>
          <w:szCs w:val="24"/>
        </w:rPr>
      </w:pPr>
    </w:p>
    <w:p w14:paraId="0B44983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Male Names. </w:t>
      </w:r>
      <w:r w:rsidRPr="000D5DB5">
        <w:rPr>
          <w:rFonts w:eastAsia="Times New Roman" w:cstheme="minorHAnsi"/>
          <w:color w:val="000000"/>
        </w:rPr>
        <w:t>Drak, Gul, Zol, Vol, Ros, Mig, Gal, Doth, Mag, Ran, Vis.</w:t>
      </w:r>
    </w:p>
    <w:p w14:paraId="618F48B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Female Names. </w:t>
      </w:r>
      <w:r w:rsidRPr="000D5DB5">
        <w:rPr>
          <w:rFonts w:eastAsia="Times New Roman" w:cstheme="minorHAnsi"/>
          <w:color w:val="000000"/>
        </w:rPr>
        <w:t>Moor, Mesk, Dan, Mel, Shi, Mith, Hai, So, Lith, Arn, Din, Mak.</w:t>
      </w:r>
    </w:p>
    <w:p w14:paraId="50E6A30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Family Names</w:t>
      </w:r>
      <w:r w:rsidRPr="000D5DB5">
        <w:rPr>
          <w:rFonts w:eastAsia="Times New Roman" w:cstheme="minorHAnsi"/>
          <w:color w:val="000000"/>
        </w:rPr>
        <w:t xml:space="preserve">. Trolls usually employ titles rather than family names, but commonly take their tribe name as a family name. </w:t>
      </w:r>
    </w:p>
    <w:p w14:paraId="3B08FCA4" w14:textId="77777777" w:rsidR="00AB25EF" w:rsidRPr="000D5DB5" w:rsidRDefault="00AB25EF">
      <w:pPr>
        <w:contextualSpacing/>
        <w:rPr>
          <w:rFonts w:eastAsia="Times New Roman" w:cstheme="minorHAnsi"/>
          <w:sz w:val="24"/>
          <w:szCs w:val="24"/>
        </w:rPr>
      </w:pPr>
    </w:p>
    <w:p w14:paraId="62D0E2C9"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Subrace.</w:t>
      </w:r>
      <w:r w:rsidRPr="000D5DB5">
        <w:rPr>
          <w:rFonts w:cstheme="minorHAnsi"/>
          <w:b/>
          <w:bCs/>
          <w:i/>
          <w:iCs/>
        </w:rPr>
        <w:t xml:space="preserve"> </w:t>
      </w:r>
      <w:r w:rsidRPr="000D5DB5">
        <w:rPr>
          <w:rFonts w:eastAsia="Times New Roman" w:cstheme="minorHAnsi"/>
          <w:color w:val="000000"/>
        </w:rPr>
        <w:t>Ancient divides among the troll-folk resulted in two main subraces: forest trolls, and ice trolls. Choose one of these subraces.</w:t>
      </w:r>
    </w:p>
    <w:p w14:paraId="0299369A" w14:textId="77777777" w:rsidR="009D33F0" w:rsidRPr="000D5DB5" w:rsidRDefault="00845E29">
      <w:pPr>
        <w:contextualSpacing/>
        <w:rPr>
          <w:rFonts w:eastAsia="Times New Roman" w:cstheme="minorHAnsi"/>
          <w:color w:val="000000"/>
        </w:rPr>
      </w:pPr>
      <w:r w:rsidRPr="001F25FA">
        <w:rPr>
          <w:rFonts w:eastAsia="Times New Roman" w:cstheme="minorHAnsi"/>
          <w:i/>
          <w:iCs/>
          <w:color w:val="000000"/>
        </w:rPr>
        <w:t>Note.</w:t>
      </w:r>
      <w:r>
        <w:rPr>
          <w:rFonts w:eastAsia="Times New Roman" w:cstheme="minorHAnsi"/>
          <w:color w:val="000000"/>
        </w:rPr>
        <w:t xml:space="preserve"> </w:t>
      </w:r>
      <w:r w:rsidR="009D33F0" w:rsidRPr="000D5DB5">
        <w:rPr>
          <w:rFonts w:eastAsia="Times New Roman" w:cstheme="minorHAnsi"/>
          <w:color w:val="000000"/>
        </w:rPr>
        <w:t xml:space="preserve">Jungle trolls are treated as forest trolls. </w:t>
      </w:r>
    </w:p>
    <w:p w14:paraId="4AD075E8" w14:textId="77777777" w:rsidR="00AB25EF" w:rsidRPr="000D5DB5" w:rsidRDefault="00AB25EF">
      <w:pPr>
        <w:contextualSpacing/>
        <w:rPr>
          <w:rFonts w:eastAsia="Times New Roman" w:cstheme="minorHAnsi"/>
          <w:sz w:val="24"/>
          <w:szCs w:val="24"/>
        </w:rPr>
      </w:pPr>
    </w:p>
    <w:p w14:paraId="3A481575" w14:textId="77777777" w:rsidR="00AB25EF" w:rsidRPr="000D5DB5" w:rsidRDefault="00AB25EF">
      <w:pPr>
        <w:pStyle w:val="Heading3"/>
        <w:rPr>
          <w:sz w:val="27"/>
        </w:rPr>
      </w:pPr>
      <w:bookmarkStart w:id="1555" w:name="_Toc509138723"/>
      <w:bookmarkStart w:id="1556" w:name="_Toc526410896"/>
      <w:bookmarkStart w:id="1557" w:name="_Toc54196379"/>
      <w:r w:rsidRPr="000D5DB5">
        <w:t>Forest</w:t>
      </w:r>
      <w:r w:rsidR="009D33F0" w:rsidRPr="000D5DB5">
        <w:t xml:space="preserve"> </w:t>
      </w:r>
      <w:r w:rsidRPr="000D5DB5">
        <w:t>Troll (Darkspear)</w:t>
      </w:r>
      <w:bookmarkEnd w:id="1555"/>
      <w:bookmarkEnd w:id="1556"/>
      <w:bookmarkEnd w:id="1557"/>
    </w:p>
    <w:p w14:paraId="7A6C019E"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“What’cha want me do?”</w:t>
      </w:r>
    </w:p>
    <w:p w14:paraId="1C86FB9E" w14:textId="77777777" w:rsidR="00AB25EF" w:rsidRPr="000D5DB5" w:rsidRDefault="00AB25EF">
      <w:pPr>
        <w:contextualSpacing/>
        <w:rPr>
          <w:rFonts w:eastAsia="Times New Roman" w:cstheme="minorHAnsi"/>
          <w:sz w:val="24"/>
          <w:szCs w:val="24"/>
        </w:rPr>
      </w:pPr>
    </w:p>
    <w:p w14:paraId="016FA190" w14:textId="10D1D065" w:rsidR="00AB25EF" w:rsidRPr="000D5DB5" w:rsidRDefault="00AB25EF" w:rsidP="00DA4F50">
      <w:pPr>
        <w:contextualSpacing/>
        <w:rPr>
          <w:rFonts w:eastAsia="Times New Roman" w:cstheme="minorHAnsi"/>
          <w:sz w:val="24"/>
          <w:szCs w:val="24"/>
        </w:rPr>
      </w:pPr>
      <w:r w:rsidRPr="000D5DB5">
        <w:rPr>
          <w:rFonts w:eastAsia="Times New Roman" w:cstheme="minorHAnsi"/>
          <w:i/>
          <w:iCs/>
          <w:color w:val="000000"/>
        </w:rPr>
        <w:t>A</w:t>
      </w:r>
      <w:r w:rsidRPr="000D5DB5">
        <w:rPr>
          <w:rFonts w:eastAsia="Times New Roman" w:cstheme="minorHAnsi"/>
          <w:color w:val="000000"/>
        </w:rPr>
        <w:t>s a forest troll, you belong to the Darkspear tribe</w:t>
      </w:r>
      <w:r w:rsidR="00DA4F50">
        <w:rPr>
          <w:rFonts w:eastAsia="Times New Roman" w:cstheme="minorHAnsi"/>
          <w:color w:val="000000"/>
        </w:rPr>
        <w:t>, the Zandalari,</w:t>
      </w:r>
      <w:r w:rsidRPr="000D5DB5">
        <w:rPr>
          <w:rFonts w:eastAsia="Times New Roman" w:cstheme="minorHAnsi"/>
          <w:color w:val="000000"/>
        </w:rPr>
        <w:t xml:space="preserve"> or </w:t>
      </w:r>
      <w:r w:rsidR="00DA4F50">
        <w:rPr>
          <w:rFonts w:eastAsia="Times New Roman" w:cstheme="minorHAnsi"/>
          <w:color w:val="000000"/>
        </w:rPr>
        <w:t xml:space="preserve">their </w:t>
      </w:r>
      <w:r w:rsidRPr="000D5DB5">
        <w:rPr>
          <w:rFonts w:eastAsia="Times New Roman" w:cstheme="minorHAnsi"/>
          <w:color w:val="000000"/>
        </w:rPr>
        <w:t>associates</w:t>
      </w:r>
      <w:r w:rsidR="00DA4F50">
        <w:rPr>
          <w:rFonts w:eastAsia="Times New Roman" w:cstheme="minorHAnsi"/>
          <w:color w:val="000000"/>
        </w:rPr>
        <w:t xml:space="preserve"> (such as most trolls who inhabit the isles of the Great Sea)</w:t>
      </w:r>
      <w:r w:rsidRPr="000D5DB5">
        <w:rPr>
          <w:rFonts w:eastAsia="Times New Roman" w:cstheme="minorHAnsi"/>
          <w:color w:val="000000"/>
        </w:rPr>
        <w:t xml:space="preserve">. </w:t>
      </w:r>
    </w:p>
    <w:p w14:paraId="3295B787" w14:textId="77777777" w:rsidR="00C73C0D" w:rsidRDefault="00C73C0D">
      <w:pPr>
        <w:contextualSpacing/>
        <w:rPr>
          <w:rFonts w:eastAsia="Times New Roman" w:cstheme="minorHAnsi"/>
          <w:color w:val="000000"/>
        </w:rPr>
      </w:pPr>
      <w:r w:rsidRPr="003B42BE">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Agility score increases by 1</w:t>
      </w:r>
      <w:r w:rsidR="00DA4F50">
        <w:rPr>
          <w:rFonts w:eastAsia="Times New Roman" w:cstheme="minorHAnsi"/>
          <w:color w:val="000000"/>
        </w:rPr>
        <w:t>.</w:t>
      </w:r>
    </w:p>
    <w:p w14:paraId="34AE81F3" w14:textId="77777777" w:rsidR="00504A51" w:rsidRDefault="00AB25EF">
      <w:pPr>
        <w:contextualSpacing/>
        <w:rPr>
          <w:rFonts w:eastAsia="Times New Roman" w:cstheme="minorHAnsi"/>
          <w:color w:val="000000"/>
        </w:rPr>
      </w:pPr>
      <w:r w:rsidRPr="001F25FA">
        <w:rPr>
          <w:rFonts w:eastAsia="Times New Roman" w:cstheme="minorHAnsi"/>
          <w:b/>
          <w:bCs/>
          <w:i/>
          <w:iCs/>
          <w:color w:val="000000"/>
        </w:rPr>
        <w:t>Affiliation.</w:t>
      </w:r>
      <w:r w:rsidRPr="000D5DB5">
        <w:rPr>
          <w:rFonts w:eastAsia="Times New Roman" w:cstheme="minorHAnsi"/>
          <w:b/>
          <w:bCs/>
          <w:color w:val="000000"/>
        </w:rPr>
        <w:t xml:space="preserve"> </w:t>
      </w:r>
      <w:r w:rsidRPr="000D5DB5">
        <w:rPr>
          <w:rFonts w:eastAsia="Times New Roman" w:cstheme="minorHAnsi"/>
          <w:color w:val="000000"/>
        </w:rPr>
        <w:t xml:space="preserve">Horde or Independent. Darkspear jungle trolls are steadfastly loyal to the orcs. Though they practice voodoo and many retain their savage natures, Thrall lets them live in his borders and generally do what they want. They feel a great debt to the orcs, and their time fighting alongside the tauren has made them friends of these creatures as well. They are suspicious of the Forsaken, but so is everyone else. </w:t>
      </w:r>
    </w:p>
    <w:p w14:paraId="25BC0655" w14:textId="77777777" w:rsidR="0033012D" w:rsidRPr="000D5DB5" w:rsidRDefault="00C9112A" w:rsidP="005479F2">
      <w:pPr>
        <w:contextualSpacing/>
        <w:rPr>
          <w:rFonts w:eastAsia="Times New Roman" w:cstheme="minorHAnsi"/>
          <w:color w:val="000000"/>
        </w:rPr>
      </w:pPr>
      <w:r w:rsidRPr="000D5DB5">
        <w:rPr>
          <w:rFonts w:eastAsia="Times New Roman" w:cstheme="minorHAnsi"/>
          <w:b/>
          <w:bCs/>
          <w:i/>
          <w:iCs/>
          <w:color w:val="000000"/>
        </w:rPr>
        <w:t>Dark Promise</w:t>
      </w:r>
      <w:r w:rsidR="0033012D" w:rsidRPr="000D5DB5">
        <w:rPr>
          <w:rFonts w:eastAsia="Times New Roman" w:cstheme="minorHAnsi"/>
          <w:b/>
          <w:bCs/>
          <w:i/>
          <w:iCs/>
          <w:color w:val="000000"/>
        </w:rPr>
        <w:t xml:space="preserve">. </w:t>
      </w:r>
      <w:r w:rsidRPr="000D5DB5">
        <w:rPr>
          <w:rFonts w:eastAsia="Times New Roman" w:cstheme="minorHAnsi"/>
          <w:color w:val="000000"/>
        </w:rPr>
        <w:t>Forest trolls have innate aptitudes that usually only show when they develop. Choose one of the below abilities</w:t>
      </w:r>
      <w:r w:rsidR="005479F2">
        <w:rPr>
          <w:rFonts w:eastAsia="Times New Roman" w:cstheme="minorHAnsi"/>
          <w:color w:val="000000"/>
        </w:rPr>
        <w:t>:</w:t>
      </w:r>
    </w:p>
    <w:p w14:paraId="394BABCE" w14:textId="77777777" w:rsidR="003C7D29" w:rsidRPr="000D5DB5" w:rsidRDefault="00E41F8D" w:rsidP="007378CE">
      <w:pPr>
        <w:pStyle w:val="ListParagraph"/>
        <w:numPr>
          <w:ilvl w:val="0"/>
          <w:numId w:val="57"/>
        </w:numPr>
        <w:ind w:left="360"/>
        <w:rPr>
          <w:rFonts w:eastAsia="Times New Roman" w:cstheme="minorHAnsi"/>
          <w:sz w:val="24"/>
          <w:szCs w:val="24"/>
        </w:rPr>
      </w:pPr>
      <w:r w:rsidRPr="000D5DB5">
        <w:rPr>
          <w:rFonts w:eastAsia="Times New Roman" w:cstheme="minorHAnsi"/>
          <w:color w:val="000000"/>
        </w:rPr>
        <w:t xml:space="preserve">You have proficiency with </w:t>
      </w:r>
      <w:r w:rsidR="007378CE">
        <w:rPr>
          <w:rFonts w:eastAsia="Times New Roman" w:cstheme="minorHAnsi"/>
          <w:color w:val="000000"/>
        </w:rPr>
        <w:t>A</w:t>
      </w:r>
      <w:r>
        <w:rPr>
          <w:rFonts w:eastAsia="Times New Roman" w:cstheme="minorHAnsi"/>
          <w:color w:val="000000"/>
        </w:rPr>
        <w:t xml:space="preserve">lchemist’s </w:t>
      </w:r>
      <w:r w:rsidR="007378CE">
        <w:rPr>
          <w:rFonts w:eastAsia="Times New Roman" w:cstheme="minorHAnsi"/>
          <w:color w:val="000000"/>
        </w:rPr>
        <w:t>S</w:t>
      </w:r>
      <w:r>
        <w:rPr>
          <w:rFonts w:eastAsia="Times New Roman" w:cstheme="minorHAnsi"/>
          <w:color w:val="000000"/>
        </w:rPr>
        <w:t xml:space="preserve">upplies and the </w:t>
      </w:r>
      <w:r w:rsidR="007378CE">
        <w:rPr>
          <w:rFonts w:eastAsia="Times New Roman" w:cstheme="minorHAnsi"/>
          <w:color w:val="000000"/>
        </w:rPr>
        <w:t>A</w:t>
      </w:r>
      <w:r>
        <w:rPr>
          <w:rFonts w:eastAsia="Times New Roman" w:cstheme="minorHAnsi"/>
          <w:color w:val="000000"/>
        </w:rPr>
        <w:t xml:space="preserve">lchemy ability </w:t>
      </w:r>
      <w:r w:rsidRPr="000D5DB5">
        <w:rPr>
          <w:rFonts w:eastAsia="Times New Roman" w:cstheme="minorHAnsi"/>
          <w:color w:val="000000"/>
        </w:rPr>
        <w:t>as a 1st level Alchemist</w:t>
      </w:r>
      <w:r w:rsidR="003C7D29" w:rsidRPr="000D5DB5">
        <w:rPr>
          <w:rFonts w:eastAsia="Times New Roman" w:cstheme="minorHAnsi"/>
          <w:color w:val="000000"/>
        </w:rPr>
        <w:t xml:space="preserve">. You have to store alchemical formula in a formula book, which you may start out with at 1st level. If you later gain Alchemy, you gain expertise in the skill instead. </w:t>
      </w:r>
    </w:p>
    <w:p w14:paraId="270AD385" w14:textId="77777777" w:rsidR="00AB25EF" w:rsidRPr="001F25FA" w:rsidRDefault="0033012D" w:rsidP="003C4628">
      <w:pPr>
        <w:pStyle w:val="ListParagraph"/>
        <w:numPr>
          <w:ilvl w:val="0"/>
          <w:numId w:val="57"/>
        </w:numPr>
        <w:ind w:left="360"/>
        <w:rPr>
          <w:sz w:val="24"/>
          <w:szCs w:val="24"/>
        </w:rPr>
      </w:pPr>
      <w:r w:rsidRPr="000D5DB5">
        <w:t xml:space="preserve">You </w:t>
      </w:r>
      <w:r w:rsidR="00AB25EF" w:rsidRPr="000D5DB5">
        <w:t xml:space="preserve">gain proficiency with </w:t>
      </w:r>
      <w:r w:rsidR="00CA43BE">
        <w:t>the Charisma (</w:t>
      </w:r>
      <w:r w:rsidR="00AB25EF" w:rsidRPr="000D5DB5">
        <w:t>Intimidation</w:t>
      </w:r>
      <w:r w:rsidR="00CA43BE">
        <w:t>)</w:t>
      </w:r>
      <w:r w:rsidR="00AB25EF" w:rsidRPr="000D5DB5">
        <w:t xml:space="preserve"> and </w:t>
      </w:r>
      <w:r w:rsidR="00CA43BE">
        <w:rPr>
          <w:rFonts w:eastAsia="Times New Roman" w:cstheme="minorHAnsi"/>
          <w:color w:val="000000"/>
        </w:rPr>
        <w:t>Agility (</w:t>
      </w:r>
      <w:r w:rsidR="00CA43BE" w:rsidRPr="000D5DB5">
        <w:rPr>
          <w:rFonts w:eastAsia="Times New Roman" w:cstheme="minorHAnsi"/>
          <w:color w:val="000000"/>
        </w:rPr>
        <w:t>Stealth</w:t>
      </w:r>
      <w:r w:rsidR="00CA43BE">
        <w:rPr>
          <w:rFonts w:eastAsia="Times New Roman" w:cstheme="minorHAnsi"/>
          <w:color w:val="000000"/>
        </w:rPr>
        <w:t>) skills</w:t>
      </w:r>
      <w:r w:rsidR="00AB25EF" w:rsidRPr="000D5DB5">
        <w:t xml:space="preserve">. </w:t>
      </w:r>
    </w:p>
    <w:p w14:paraId="656150A8" w14:textId="77777777" w:rsidR="00AB25EF" w:rsidRPr="000D5DB5" w:rsidRDefault="00AB25EF">
      <w:pPr>
        <w:contextualSpacing/>
        <w:rPr>
          <w:rFonts w:eastAsia="Times New Roman" w:cstheme="minorHAnsi"/>
          <w:sz w:val="24"/>
          <w:szCs w:val="24"/>
        </w:rPr>
      </w:pPr>
    </w:p>
    <w:p w14:paraId="616037D6" w14:textId="77777777" w:rsidR="00AB25EF" w:rsidRPr="000D5DB5" w:rsidRDefault="00AB25EF">
      <w:pPr>
        <w:pStyle w:val="Heading3"/>
        <w:rPr>
          <w:sz w:val="27"/>
        </w:rPr>
      </w:pPr>
      <w:bookmarkStart w:id="1558" w:name="_Toc509138724"/>
      <w:bookmarkStart w:id="1559" w:name="_Toc526410897"/>
      <w:bookmarkStart w:id="1560" w:name="_Toc54196380"/>
      <w:r w:rsidRPr="000D5DB5">
        <w:t>Ice Troll (Drakkari)</w:t>
      </w:r>
      <w:bookmarkEnd w:id="1558"/>
      <w:bookmarkEnd w:id="1559"/>
      <w:bookmarkEnd w:id="1560"/>
      <w:r w:rsidRPr="000D5DB5">
        <w:t xml:space="preserve"> </w:t>
      </w:r>
    </w:p>
    <w:p w14:paraId="434B01C8"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“You got it...heh heh eh…”</w:t>
      </w:r>
    </w:p>
    <w:p w14:paraId="2F9024DB" w14:textId="77777777" w:rsidR="00AB25EF" w:rsidRPr="000D5DB5" w:rsidRDefault="00AB25EF">
      <w:pPr>
        <w:contextualSpacing/>
        <w:rPr>
          <w:rFonts w:eastAsia="Times New Roman" w:cstheme="minorHAnsi"/>
          <w:sz w:val="24"/>
          <w:szCs w:val="24"/>
        </w:rPr>
      </w:pPr>
    </w:p>
    <w:p w14:paraId="47E2BF2C" w14:textId="77777777" w:rsidR="00AB25EF" w:rsidRPr="000D5DB5" w:rsidRDefault="00AB25EF" w:rsidP="00DA4F50">
      <w:pPr>
        <w:contextualSpacing/>
        <w:rPr>
          <w:rFonts w:eastAsia="Times New Roman" w:cstheme="minorHAnsi"/>
          <w:sz w:val="24"/>
          <w:szCs w:val="24"/>
        </w:rPr>
      </w:pPr>
      <w:r w:rsidRPr="000D5DB5">
        <w:rPr>
          <w:rFonts w:eastAsia="Times New Roman" w:cstheme="minorHAnsi"/>
          <w:i/>
          <w:iCs/>
          <w:color w:val="000000"/>
        </w:rPr>
        <w:t>A</w:t>
      </w:r>
      <w:r w:rsidRPr="000D5DB5">
        <w:rPr>
          <w:rFonts w:eastAsia="Times New Roman" w:cstheme="minorHAnsi"/>
          <w:color w:val="000000"/>
        </w:rPr>
        <w:t>s an ice troll, you belong to the tribes in Northrend or high mountains in Azeroth</w:t>
      </w:r>
      <w:r w:rsidR="00DA4F50">
        <w:rPr>
          <w:rFonts w:eastAsia="Times New Roman" w:cstheme="minorHAnsi"/>
          <w:color w:val="000000"/>
        </w:rPr>
        <w:t xml:space="preserve"> (such as Khaz Modan)</w:t>
      </w:r>
      <w:r w:rsidRPr="000D5DB5">
        <w:rPr>
          <w:rFonts w:eastAsia="Times New Roman" w:cstheme="minorHAnsi"/>
          <w:color w:val="000000"/>
        </w:rPr>
        <w:t xml:space="preserve">, commonly the Drakkari or Frostmane tribe, respectively. Ice trolls average one foot </w:t>
      </w:r>
      <w:r w:rsidR="00DA4F50">
        <w:rPr>
          <w:rFonts w:eastAsia="Times New Roman" w:cstheme="minorHAnsi"/>
          <w:color w:val="000000"/>
        </w:rPr>
        <w:t>taller</w:t>
      </w:r>
      <w:r w:rsidRPr="000D5DB5">
        <w:rPr>
          <w:rFonts w:eastAsia="Times New Roman" w:cstheme="minorHAnsi"/>
          <w:color w:val="000000"/>
        </w:rPr>
        <w:t xml:space="preserve"> than other trolls. </w:t>
      </w:r>
    </w:p>
    <w:p w14:paraId="60CCDE1D" w14:textId="77777777" w:rsidR="00AB25EF" w:rsidRPr="000D5DB5" w:rsidRDefault="00AB25EF">
      <w:pPr>
        <w:contextualSpacing/>
        <w:rPr>
          <w:rFonts w:eastAsia="Times New Roman" w:cstheme="minorHAnsi"/>
          <w:sz w:val="24"/>
          <w:szCs w:val="24"/>
        </w:rPr>
      </w:pPr>
    </w:p>
    <w:p w14:paraId="2E71E44A" w14:textId="77777777" w:rsidR="00C73C0D" w:rsidRPr="000D5DB5" w:rsidRDefault="00C73C0D">
      <w:pPr>
        <w:contextualSpacing/>
        <w:rPr>
          <w:rFonts w:eastAsia="Times New Roman" w:cstheme="minorHAnsi"/>
          <w:sz w:val="24"/>
          <w:szCs w:val="24"/>
        </w:rPr>
      </w:pPr>
      <w:r w:rsidRPr="00C630DB">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Your Stamina and Strength scores increases by 1</w:t>
      </w:r>
      <w:r w:rsidR="00DA4F50">
        <w:rPr>
          <w:rFonts w:eastAsia="Times New Roman" w:cstheme="minorHAnsi"/>
          <w:color w:val="000000"/>
        </w:rPr>
        <w:t>.</w:t>
      </w:r>
    </w:p>
    <w:p w14:paraId="624FB7FB"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 xml:space="preserve">Affiliation. </w:t>
      </w:r>
      <w:r w:rsidRPr="000D5DB5">
        <w:rPr>
          <w:rFonts w:eastAsia="Times New Roman" w:cstheme="minorHAnsi"/>
          <w:color w:val="000000"/>
        </w:rPr>
        <w:t xml:space="preserve">Independent. Ice trolls are steadfastly loyal to themselves above all others, and typically show loyalty to their tribes and kings, although they often also see the uses of allying with the Horde (especially those who might share their ancestral hate to the Alliance’s dwarves, elves, and humans). </w:t>
      </w:r>
    </w:p>
    <w:p w14:paraId="275214DE" w14:textId="77777777" w:rsidR="00845E29" w:rsidRPr="001F25FA" w:rsidRDefault="00845E29" w:rsidP="007317EE">
      <w:pPr>
        <w:rPr>
          <w:rFonts w:eastAsia="Times New Roman" w:cstheme="minorHAnsi"/>
          <w:color w:val="000000"/>
        </w:rPr>
      </w:pPr>
      <w:r w:rsidRPr="001F25FA">
        <w:rPr>
          <w:rFonts w:eastAsia="Times New Roman" w:cstheme="minorHAnsi"/>
          <w:b/>
          <w:bCs/>
          <w:i/>
          <w:iCs/>
          <w:color w:val="000000"/>
        </w:rPr>
        <w:t xml:space="preserve">Hostile Homeland. </w:t>
      </w:r>
      <w:r w:rsidRPr="001F25FA">
        <w:rPr>
          <w:rFonts w:eastAsia="Times New Roman" w:cstheme="minorHAnsi"/>
          <w:color w:val="000000"/>
        </w:rPr>
        <w:t xml:space="preserve">You </w:t>
      </w:r>
      <w:r w:rsidR="00750E9B">
        <w:rPr>
          <w:rFonts w:eastAsia="Times New Roman" w:cstheme="minorHAnsi"/>
          <w:color w:val="000000"/>
        </w:rPr>
        <w:t xml:space="preserve">gain </w:t>
      </w:r>
      <w:r w:rsidRPr="001F25FA">
        <w:rPr>
          <w:rFonts w:eastAsia="Times New Roman" w:cstheme="minorHAnsi"/>
          <w:color w:val="000000"/>
        </w:rPr>
        <w:t xml:space="preserve">resistance to </w:t>
      </w:r>
      <w:r w:rsidR="007317EE">
        <w:rPr>
          <w:rFonts w:eastAsia="Times New Roman" w:cstheme="minorHAnsi"/>
          <w:color w:val="000000"/>
        </w:rPr>
        <w:t>c</w:t>
      </w:r>
      <w:r w:rsidRPr="001F25FA">
        <w:rPr>
          <w:rFonts w:eastAsia="Times New Roman" w:cstheme="minorHAnsi"/>
          <w:color w:val="000000"/>
        </w:rPr>
        <w:t xml:space="preserve">old damage. </w:t>
      </w:r>
    </w:p>
    <w:p w14:paraId="12F745B8" w14:textId="77777777" w:rsidR="00AB25EF" w:rsidRDefault="00AB25EF">
      <w:pPr>
        <w:contextualSpacing/>
        <w:rPr>
          <w:rFonts w:eastAsia="Times New Roman" w:cstheme="minorHAnsi"/>
          <w:sz w:val="24"/>
          <w:szCs w:val="24"/>
        </w:rPr>
      </w:pPr>
    </w:p>
    <w:p w14:paraId="333A58BF" w14:textId="77777777" w:rsidR="00B23DB4" w:rsidRDefault="00B23DB4" w:rsidP="00B23DB4">
      <w:pPr>
        <w:pStyle w:val="Heading3"/>
      </w:pPr>
      <w:bookmarkStart w:id="1561" w:name="_Toc54196381"/>
      <w:r>
        <w:t>Sand Troll (Farraki)</w:t>
      </w:r>
      <w:bookmarkEnd w:id="1561"/>
    </w:p>
    <w:p w14:paraId="606B5401" w14:textId="77777777" w:rsidR="00B23DB4" w:rsidRDefault="00B23DB4">
      <w:pPr>
        <w:contextualSpacing/>
        <w:rPr>
          <w:rFonts w:eastAsia="Times New Roman" w:cstheme="minorHAnsi"/>
          <w:i/>
          <w:iCs/>
          <w:sz w:val="24"/>
          <w:szCs w:val="24"/>
        </w:rPr>
      </w:pPr>
      <w:r>
        <w:rPr>
          <w:rFonts w:eastAsia="Times New Roman" w:cstheme="minorHAnsi"/>
          <w:i/>
          <w:iCs/>
          <w:sz w:val="24"/>
          <w:szCs w:val="24"/>
        </w:rPr>
        <w:t>“</w:t>
      </w:r>
      <w:r w:rsidRPr="00B23DB4">
        <w:rPr>
          <w:rFonts w:eastAsia="Times New Roman" w:cstheme="minorHAnsi"/>
          <w:i/>
          <w:iCs/>
          <w:sz w:val="24"/>
          <w:szCs w:val="24"/>
        </w:rPr>
        <w:t>Feel the fury of the sands!</w:t>
      </w:r>
      <w:r>
        <w:rPr>
          <w:rFonts w:eastAsia="Times New Roman" w:cstheme="minorHAnsi"/>
          <w:i/>
          <w:iCs/>
          <w:sz w:val="24"/>
          <w:szCs w:val="24"/>
        </w:rPr>
        <w:t>”</w:t>
      </w:r>
    </w:p>
    <w:p w14:paraId="1082822F" w14:textId="77777777" w:rsidR="00B23DB4" w:rsidRPr="00B23DB4" w:rsidRDefault="00B23DB4">
      <w:pPr>
        <w:contextualSpacing/>
        <w:rPr>
          <w:rFonts w:eastAsia="Times New Roman" w:cstheme="minorHAnsi"/>
          <w:sz w:val="24"/>
          <w:szCs w:val="24"/>
        </w:rPr>
      </w:pPr>
      <w:r w:rsidRPr="00B23DB4">
        <w:rPr>
          <w:rFonts w:eastAsia="Times New Roman" w:cstheme="minorHAnsi"/>
          <w:sz w:val="24"/>
          <w:szCs w:val="24"/>
        </w:rPr>
        <w:lastRenderedPageBreak/>
        <w:t>-</w:t>
      </w:r>
      <w:r w:rsidRPr="00B23DB4">
        <w:t xml:space="preserve"> </w:t>
      </w:r>
      <w:r w:rsidRPr="00B23DB4">
        <w:rPr>
          <w:rFonts w:eastAsia="Times New Roman" w:cstheme="minorHAnsi"/>
          <w:sz w:val="24"/>
          <w:szCs w:val="24"/>
        </w:rPr>
        <w:t>Chief Ukorz Sandscalp</w:t>
      </w:r>
    </w:p>
    <w:p w14:paraId="79C8F40D" w14:textId="77777777" w:rsidR="00B23DB4" w:rsidRDefault="00B23DB4">
      <w:pPr>
        <w:contextualSpacing/>
        <w:rPr>
          <w:rFonts w:eastAsia="Times New Roman" w:cstheme="minorHAnsi"/>
          <w:sz w:val="24"/>
          <w:szCs w:val="24"/>
        </w:rPr>
      </w:pPr>
    </w:p>
    <w:p w14:paraId="2D4792A8" w14:textId="77777777" w:rsidR="00B23DB4" w:rsidRDefault="00216993" w:rsidP="00216993">
      <w:pPr>
        <w:contextualSpacing/>
        <w:rPr>
          <w:rFonts w:eastAsia="Times New Roman" w:cstheme="minorHAnsi"/>
          <w:color w:val="000000"/>
        </w:rPr>
      </w:pPr>
      <w:r>
        <w:rPr>
          <w:rFonts w:eastAsia="Times New Roman" w:cstheme="minorHAnsi"/>
          <w:color w:val="000000"/>
        </w:rPr>
        <w:t xml:space="preserve">As a sand troll, you belong </w:t>
      </w:r>
      <w:r w:rsidR="00B23DB4">
        <w:rPr>
          <w:rFonts w:eastAsia="Times New Roman" w:cstheme="minorHAnsi"/>
          <w:color w:val="000000"/>
        </w:rPr>
        <w:t>to the Sandfury (Farraki) or Sandscalp</w:t>
      </w:r>
      <w:r w:rsidR="006F76B1">
        <w:rPr>
          <w:rFonts w:eastAsia="Times New Roman" w:cstheme="minorHAnsi"/>
          <w:color w:val="000000"/>
        </w:rPr>
        <w:t xml:space="preserve"> tribes. </w:t>
      </w:r>
      <w:r>
        <w:rPr>
          <w:rFonts w:eastAsia="Times New Roman" w:cstheme="minorHAnsi"/>
          <w:color w:val="000000"/>
        </w:rPr>
        <w:t>Sand trolls average one foot shorter than other trolls.</w:t>
      </w:r>
    </w:p>
    <w:p w14:paraId="2DD1FB4B" w14:textId="77777777" w:rsidR="00B23DB4" w:rsidRDefault="00B23DB4" w:rsidP="00B23DB4">
      <w:pPr>
        <w:contextualSpacing/>
        <w:rPr>
          <w:rFonts w:eastAsia="Times New Roman" w:cstheme="minorHAnsi"/>
          <w:sz w:val="24"/>
          <w:szCs w:val="24"/>
        </w:rPr>
      </w:pPr>
    </w:p>
    <w:p w14:paraId="6BA231ED" w14:textId="77777777" w:rsidR="00216993" w:rsidRPr="000D5DB5" w:rsidRDefault="00216993" w:rsidP="00216993">
      <w:pPr>
        <w:contextualSpacing/>
        <w:rPr>
          <w:rFonts w:eastAsia="Times New Roman" w:cstheme="minorHAnsi"/>
          <w:sz w:val="24"/>
          <w:szCs w:val="24"/>
        </w:rPr>
      </w:pPr>
      <w:r w:rsidRPr="00C630DB">
        <w:rPr>
          <w:rFonts w:eastAsia="Times New Roman" w:cstheme="minorHAnsi"/>
          <w:b/>
          <w:bCs/>
          <w:i/>
          <w:iCs/>
          <w:color w:val="000000"/>
        </w:rPr>
        <w:t>Ability Score Increase.</w:t>
      </w:r>
      <w:r w:rsidRPr="000D5DB5">
        <w:rPr>
          <w:rFonts w:eastAsia="Times New Roman" w:cstheme="minorHAnsi"/>
          <w:b/>
          <w:bCs/>
          <w:color w:val="000000"/>
        </w:rPr>
        <w:t xml:space="preserve"> </w:t>
      </w:r>
      <w:r w:rsidRPr="000D5DB5">
        <w:rPr>
          <w:rFonts w:eastAsia="Times New Roman" w:cstheme="minorHAnsi"/>
          <w:color w:val="000000"/>
        </w:rPr>
        <w:t xml:space="preserve">Your </w:t>
      </w:r>
      <w:r>
        <w:rPr>
          <w:rFonts w:eastAsia="Times New Roman" w:cstheme="minorHAnsi"/>
          <w:color w:val="000000"/>
        </w:rPr>
        <w:t xml:space="preserve">Agility </w:t>
      </w:r>
      <w:r w:rsidRPr="000D5DB5">
        <w:rPr>
          <w:rFonts w:eastAsia="Times New Roman" w:cstheme="minorHAnsi"/>
          <w:color w:val="000000"/>
        </w:rPr>
        <w:t xml:space="preserve">and </w:t>
      </w:r>
      <w:r>
        <w:rPr>
          <w:rFonts w:eastAsia="Times New Roman" w:cstheme="minorHAnsi"/>
          <w:color w:val="000000"/>
        </w:rPr>
        <w:t xml:space="preserve">Stamina </w:t>
      </w:r>
      <w:r w:rsidRPr="000D5DB5">
        <w:rPr>
          <w:rFonts w:eastAsia="Times New Roman" w:cstheme="minorHAnsi"/>
          <w:color w:val="000000"/>
        </w:rPr>
        <w:t>scores increase by 1</w:t>
      </w:r>
      <w:r>
        <w:rPr>
          <w:rFonts w:eastAsia="Times New Roman" w:cstheme="minorHAnsi"/>
          <w:color w:val="000000"/>
        </w:rPr>
        <w:t>.</w:t>
      </w:r>
    </w:p>
    <w:p w14:paraId="48624E74" w14:textId="77777777" w:rsidR="006F76B1" w:rsidRDefault="00B23DB4" w:rsidP="006F76B1">
      <w:pPr>
        <w:contextualSpacing/>
        <w:rPr>
          <w:rFonts w:eastAsia="Times New Roman" w:cstheme="minorHAnsi"/>
          <w:color w:val="000000"/>
        </w:rPr>
      </w:pPr>
      <w:r w:rsidRPr="001F25FA">
        <w:rPr>
          <w:rFonts w:eastAsia="Times New Roman" w:cstheme="minorHAnsi"/>
          <w:b/>
          <w:bCs/>
          <w:i/>
          <w:iCs/>
          <w:color w:val="000000"/>
        </w:rPr>
        <w:t xml:space="preserve">Affiliation. </w:t>
      </w:r>
      <w:r>
        <w:rPr>
          <w:rFonts w:eastAsia="Times New Roman" w:cstheme="minorHAnsi"/>
          <w:color w:val="000000"/>
        </w:rPr>
        <w:t>Independent</w:t>
      </w:r>
      <w:r w:rsidRPr="000D5DB5">
        <w:rPr>
          <w:rFonts w:eastAsia="Times New Roman" w:cstheme="minorHAnsi"/>
          <w:color w:val="000000"/>
        </w:rPr>
        <w:t xml:space="preserve">. </w:t>
      </w:r>
      <w:r>
        <w:rPr>
          <w:rFonts w:eastAsia="Times New Roman" w:cstheme="minorHAnsi"/>
          <w:color w:val="000000"/>
        </w:rPr>
        <w:t>Sand trolls are loyal to their clans</w:t>
      </w:r>
      <w:r w:rsidR="006F76B1">
        <w:rPr>
          <w:rFonts w:eastAsia="Times New Roman" w:cstheme="minorHAnsi"/>
          <w:color w:val="000000"/>
        </w:rPr>
        <w:t xml:space="preserve">, and resist intruders by conducting hit-and-run raids from the depths of the desert while astride swift raptors. Some sand trolls have chosen to ally with the Horde, usually after extended interaction with goblin holds at the shores of Tanaris. </w:t>
      </w:r>
    </w:p>
    <w:p w14:paraId="7E688DA1" w14:textId="77777777" w:rsidR="00216993" w:rsidRPr="001F25FA" w:rsidRDefault="00216993" w:rsidP="00216993">
      <w:pPr>
        <w:rPr>
          <w:rFonts w:eastAsia="Times New Roman" w:cstheme="minorHAnsi"/>
          <w:color w:val="000000"/>
        </w:rPr>
      </w:pPr>
      <w:r w:rsidRPr="001F25FA">
        <w:rPr>
          <w:rFonts w:eastAsia="Times New Roman" w:cstheme="minorHAnsi"/>
          <w:b/>
          <w:bCs/>
          <w:i/>
          <w:iCs/>
          <w:color w:val="000000"/>
        </w:rPr>
        <w:t xml:space="preserve">Hostile Homeland. </w:t>
      </w:r>
      <w:r w:rsidRPr="001F25FA">
        <w:rPr>
          <w:rFonts w:eastAsia="Times New Roman" w:cstheme="minorHAnsi"/>
          <w:color w:val="000000"/>
        </w:rPr>
        <w:t xml:space="preserve">You </w:t>
      </w:r>
      <w:r>
        <w:rPr>
          <w:rFonts w:eastAsia="Times New Roman" w:cstheme="minorHAnsi"/>
          <w:color w:val="000000"/>
        </w:rPr>
        <w:t xml:space="preserve">gain </w:t>
      </w:r>
      <w:r w:rsidRPr="001F25FA">
        <w:rPr>
          <w:rFonts w:eastAsia="Times New Roman" w:cstheme="minorHAnsi"/>
          <w:color w:val="000000"/>
        </w:rPr>
        <w:t xml:space="preserve">resistance to </w:t>
      </w:r>
      <w:r>
        <w:rPr>
          <w:rFonts w:eastAsia="Times New Roman" w:cstheme="minorHAnsi"/>
          <w:color w:val="000000"/>
        </w:rPr>
        <w:t>fire</w:t>
      </w:r>
      <w:r w:rsidRPr="001F25FA">
        <w:rPr>
          <w:rFonts w:eastAsia="Times New Roman" w:cstheme="minorHAnsi"/>
          <w:color w:val="000000"/>
        </w:rPr>
        <w:t xml:space="preserve"> damage. </w:t>
      </w:r>
    </w:p>
    <w:p w14:paraId="0C0E635C" w14:textId="77777777" w:rsidR="00B23DB4" w:rsidRPr="000D5DB5" w:rsidRDefault="00B23DB4">
      <w:pPr>
        <w:contextualSpacing/>
        <w:rPr>
          <w:rFonts w:eastAsia="Times New Roman" w:cstheme="minorHAnsi"/>
          <w:sz w:val="24"/>
          <w:szCs w:val="24"/>
        </w:rPr>
      </w:pPr>
    </w:p>
    <w:p w14:paraId="1F067C4B" w14:textId="77777777" w:rsidR="00AB25EF" w:rsidRPr="000D5DB5" w:rsidRDefault="00AB25EF">
      <w:pPr>
        <w:pStyle w:val="Heading2"/>
      </w:pPr>
      <w:bookmarkStart w:id="1562" w:name="_Toc509138725"/>
      <w:bookmarkStart w:id="1563" w:name="_Toc54196382"/>
      <w:r w:rsidRPr="000D5DB5">
        <w:t>Worgen</w:t>
      </w:r>
      <w:bookmarkEnd w:id="1562"/>
      <w:bookmarkEnd w:id="1563"/>
    </w:p>
    <w:p w14:paraId="56DB01BE"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“Get gabbin</w:t>
      </w:r>
      <w:r w:rsidR="00463A82" w:rsidRPr="000D5DB5">
        <w:rPr>
          <w:rFonts w:eastAsia="Times New Roman" w:cstheme="minorHAnsi"/>
          <w:i/>
          <w:iCs/>
          <w:color w:val="000000"/>
        </w:rPr>
        <w:t>’</w:t>
      </w:r>
      <w:r w:rsidRPr="000D5DB5">
        <w:rPr>
          <w:rFonts w:eastAsia="Times New Roman" w:cstheme="minorHAnsi"/>
          <w:i/>
          <w:iCs/>
          <w:color w:val="000000"/>
        </w:rPr>
        <w:t xml:space="preserve"> or get going.”</w:t>
      </w:r>
    </w:p>
    <w:p w14:paraId="2ADEAE3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worgen's first verified appearance in the Eastern Kingdoms has been traced back to the Third War, when the archmage Arugal utilized the wolf-beasts as a weapon against the Scourge. Arugal's weapons soon turned against him, however, as the curse of the worgen rapidly spread among the human population, transforming ordinary men and women into ravenous, feral creatures. Arugal adopted many of the worgen as his own and retreated to the former mansion of Baron Silverlaine, the estate now known as Shadowfang Keep. The curse, however, was not contained. It persisted in the lands of Silverpine and extended even into the walled nation of Gilneas, where the curse rapidly reached pandemic levels.</w:t>
      </w:r>
    </w:p>
    <w:p w14:paraId="3BCE45C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citizens of the human nation of Gilneas found themselves trapped, with no hope of escape. They retreated deeper within the isolated domain, and there they survived, fearful of the savage presence that lurked just outside the barricades. Tensions among the displaced citizens escalated over time, resulting in a civil war that now threatens to destabilize the embattled nation even more.</w:t>
      </w:r>
    </w:p>
    <w:p w14:paraId="7358B0C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Records indicate that the worgen, a race of lupine humanoids, existed for a time in Kalimdor. Other evidence also suggested that the Worgen were from a different world</w:t>
      </w:r>
      <w:r w:rsidR="00463A82" w:rsidRPr="000D5DB5">
        <w:rPr>
          <w:rFonts w:eastAsia="Times New Roman" w:cstheme="minorHAnsi"/>
          <w:color w:val="000000"/>
        </w:rPr>
        <w:t xml:space="preserve"> </w:t>
      </w:r>
      <w:r w:rsidRPr="000D5DB5">
        <w:rPr>
          <w:rFonts w:eastAsia="Times New Roman" w:cstheme="minorHAnsi"/>
          <w:color w:val="000000"/>
        </w:rPr>
        <w:t xml:space="preserve">that came through portals by Archmage Arugal. More recent evidence suggested that their true origin might have a connection to the night elves and a secretive druidic order from Kalimdor's distant past. </w:t>
      </w:r>
    </w:p>
    <w:p w14:paraId="2C836E7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It </w:t>
      </w:r>
      <w:del w:id="1564" w:author="Admin" w:date="2020-10-19T19:41:00Z">
        <w:r w:rsidRPr="000D5DB5" w:rsidDel="00931A6B">
          <w:rPr>
            <w:rFonts w:eastAsia="Times New Roman" w:cstheme="minorHAnsi"/>
            <w:color w:val="000000"/>
          </w:rPr>
          <w:delText xml:space="preserve">were </w:delText>
        </w:r>
      </w:del>
      <w:ins w:id="1565" w:author="Admin" w:date="2020-10-19T19:41:00Z">
        <w:r w:rsidR="00931A6B">
          <w:rPr>
            <w:rFonts w:eastAsia="Times New Roman" w:cstheme="minorHAnsi"/>
            <w:color w:val="000000"/>
          </w:rPr>
          <w:t xml:space="preserve">was </w:t>
        </w:r>
      </w:ins>
      <w:r w:rsidRPr="000D5DB5">
        <w:rPr>
          <w:rFonts w:eastAsia="Times New Roman" w:cstheme="minorHAnsi"/>
          <w:color w:val="000000"/>
        </w:rPr>
        <w:t xml:space="preserve">the night elves who (by happenstance) created the curse in the first place. </w:t>
      </w:r>
      <w:del w:id="1566" w:author="Admin" w:date="2020-10-19T19:41:00Z">
        <w:r w:rsidRPr="000D5DB5" w:rsidDel="00931A6B">
          <w:rPr>
            <w:rFonts w:eastAsia="Times New Roman" w:cstheme="minorHAnsi"/>
            <w:color w:val="000000"/>
          </w:rPr>
          <w:delText xml:space="preserve">Obliged </w:delText>
        </w:r>
      </w:del>
      <w:ins w:id="1567" w:author="Admin" w:date="2020-10-19T19:41:00Z">
        <w:r w:rsidR="00931A6B">
          <w:rPr>
            <w:rFonts w:eastAsia="Times New Roman" w:cstheme="minorHAnsi"/>
            <w:color w:val="000000"/>
          </w:rPr>
          <w:t xml:space="preserve">Obligated </w:t>
        </w:r>
      </w:ins>
      <w:r w:rsidRPr="000D5DB5">
        <w:rPr>
          <w:rFonts w:eastAsia="Times New Roman" w:cstheme="minorHAnsi"/>
          <w:color w:val="000000"/>
        </w:rPr>
        <w:t>to help their newfound allies, they re-introduced them to the Alliance.</w:t>
      </w:r>
    </w:p>
    <w:p w14:paraId="49314B2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There are those among the Gilneans, however, who cling to hope. Many believe that a cure for the worgen curse may exist, although others have nearly given up, fearful that if they should lose hope, their humanity will be lost forever.</w:t>
      </w:r>
    </w:p>
    <w:p w14:paraId="031D1068" w14:textId="77777777" w:rsidR="00AB25EF" w:rsidRPr="000D5DB5" w:rsidRDefault="00AB25EF">
      <w:pPr>
        <w:contextualSpacing/>
        <w:rPr>
          <w:rFonts w:eastAsia="Times New Roman" w:cstheme="minorHAnsi"/>
          <w:sz w:val="24"/>
          <w:szCs w:val="24"/>
        </w:rPr>
      </w:pPr>
    </w:p>
    <w:p w14:paraId="0D0B153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Worgen Traits</w:t>
      </w:r>
    </w:p>
    <w:p w14:paraId="7D3991A2"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Ability Score Increase</w:t>
      </w:r>
      <w:r w:rsidR="0091489C" w:rsidRPr="001F25FA">
        <w:rPr>
          <w:rFonts w:eastAsia="Times New Roman" w:cstheme="minorHAnsi"/>
          <w:b/>
          <w:bCs/>
          <w:i/>
          <w:iCs/>
          <w:color w:val="000000"/>
        </w:rPr>
        <w:t>.</w:t>
      </w:r>
      <w:r w:rsidRPr="001F25FA">
        <w:rPr>
          <w:rFonts w:eastAsia="Times New Roman" w:cstheme="minorHAnsi"/>
          <w:i/>
          <w:iCs/>
          <w:color w:val="000000"/>
        </w:rPr>
        <w:t> </w:t>
      </w:r>
      <w:r w:rsidRPr="000D5DB5">
        <w:rPr>
          <w:rFonts w:eastAsia="Times New Roman" w:cstheme="minorHAnsi"/>
          <w:color w:val="000000"/>
        </w:rPr>
        <w:t>Your Agility score increases by 2 and your Strength score increases by 1.</w:t>
      </w:r>
    </w:p>
    <w:p w14:paraId="2494DC98" w14:textId="77777777" w:rsidR="00845E29" w:rsidRPr="001F25FA" w:rsidRDefault="00845E29">
      <w:pPr>
        <w:contextualSpacing/>
        <w:rPr>
          <w:rFonts w:eastAsia="Times New Roman" w:cstheme="minorHAnsi"/>
          <w:color w:val="000000"/>
        </w:rPr>
      </w:pPr>
      <w:r>
        <w:rPr>
          <w:rFonts w:eastAsia="Times New Roman" w:cstheme="minorHAnsi"/>
          <w:b/>
          <w:bCs/>
          <w:i/>
          <w:iCs/>
          <w:color w:val="000000"/>
        </w:rPr>
        <w:t xml:space="preserve">Age. </w:t>
      </w:r>
      <w:r w:rsidR="00DA4F50">
        <w:rPr>
          <w:rFonts w:eastAsia="Times New Roman" w:cstheme="minorHAnsi"/>
          <w:color w:val="000000"/>
        </w:rPr>
        <w:t>As humans.</w:t>
      </w:r>
    </w:p>
    <w:p w14:paraId="7DDF7B5F"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Affiliation.</w:t>
      </w:r>
      <w:r w:rsidRPr="000D5DB5">
        <w:rPr>
          <w:rFonts w:eastAsia="Times New Roman" w:cstheme="minorHAnsi"/>
          <w:b/>
          <w:bCs/>
          <w:color w:val="000000"/>
        </w:rPr>
        <w:t xml:space="preserve"> </w:t>
      </w:r>
      <w:r w:rsidRPr="000D5DB5">
        <w:rPr>
          <w:rFonts w:eastAsia="Times New Roman" w:cstheme="minorHAnsi"/>
          <w:color w:val="000000"/>
        </w:rPr>
        <w:t>Independent or Alliance. The Worgen of Gilneas re-joined their brethren of the Alliance once the Worgen Curse spread through their people, but in most cases, Worgen prefer to cater to their own hungers and ambitions.</w:t>
      </w:r>
    </w:p>
    <w:p w14:paraId="018CE8A5"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Size.</w:t>
      </w:r>
      <w:r w:rsidRPr="000D5DB5">
        <w:rPr>
          <w:rFonts w:eastAsia="Times New Roman" w:cstheme="minorHAnsi"/>
          <w:b/>
          <w:bCs/>
          <w:color w:val="000000"/>
        </w:rPr>
        <w:t xml:space="preserve"> </w:t>
      </w:r>
      <w:r w:rsidRPr="000D5DB5">
        <w:rPr>
          <w:rFonts w:eastAsia="Times New Roman" w:cstheme="minorHAnsi"/>
          <w:color w:val="000000"/>
        </w:rPr>
        <w:t>Worgens are about the same size as humans when in humanoid and Worgen form. Your size is Medium.</w:t>
      </w:r>
    </w:p>
    <w:p w14:paraId="15C5C29C"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Speed.</w:t>
      </w:r>
      <w:r w:rsidRPr="000D5DB5">
        <w:rPr>
          <w:rFonts w:eastAsia="Times New Roman" w:cstheme="minorHAnsi"/>
          <w:b/>
          <w:bCs/>
          <w:color w:val="000000"/>
        </w:rPr>
        <w:t xml:space="preserve"> </w:t>
      </w:r>
      <w:r w:rsidRPr="000D5DB5">
        <w:rPr>
          <w:rFonts w:eastAsia="Times New Roman" w:cstheme="minorHAnsi"/>
          <w:color w:val="000000"/>
        </w:rPr>
        <w:t>Your base walking speed is 30 feet.</w:t>
      </w:r>
    </w:p>
    <w:p w14:paraId="5EC784C8"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lastRenderedPageBreak/>
        <w:t>Darkvision.</w:t>
      </w:r>
      <w:r w:rsidRPr="000D5DB5">
        <w:rPr>
          <w:rFonts w:eastAsia="Times New Roman" w:cstheme="minorHAnsi"/>
          <w:b/>
          <w:bCs/>
          <w:color w:val="000000"/>
        </w:rPr>
        <w:t xml:space="preserve"> </w:t>
      </w:r>
      <w:r w:rsidRPr="000D5DB5">
        <w:rPr>
          <w:rFonts w:eastAsia="Times New Roman" w:cstheme="minorHAnsi"/>
          <w:color w:val="000000"/>
        </w:rPr>
        <w:t>Your curse grants you the ability to see in dark conditions. You can see in dim light within 60 feet of you as if it were bright light, and in darkness as if it were dim light. You can’t discern color in darkness, only shades of gray.</w:t>
      </w:r>
    </w:p>
    <w:p w14:paraId="273DD525" w14:textId="77777777" w:rsidR="00845E29" w:rsidRPr="000D5DB5" w:rsidRDefault="00845E29" w:rsidP="007F4A30">
      <w:pPr>
        <w:contextualSpacing/>
        <w:rPr>
          <w:rFonts w:eastAsia="Times New Roman" w:cstheme="minorHAnsi"/>
          <w:sz w:val="24"/>
          <w:szCs w:val="24"/>
        </w:rPr>
      </w:pPr>
      <w:r w:rsidRPr="001F25FA">
        <w:rPr>
          <w:rFonts w:eastAsia="Times New Roman" w:cstheme="minorHAnsi"/>
          <w:b/>
          <w:bCs/>
          <w:i/>
          <w:iCs/>
          <w:color w:val="000000"/>
        </w:rPr>
        <w:t>Aberration.</w:t>
      </w:r>
      <w:r w:rsidRPr="000D5DB5">
        <w:rPr>
          <w:rFonts w:eastAsia="Times New Roman" w:cstheme="minorHAnsi"/>
          <w:b/>
          <w:bCs/>
          <w:color w:val="000000"/>
        </w:rPr>
        <w:t xml:space="preserve"> </w:t>
      </w:r>
      <w:r w:rsidRPr="000D5DB5">
        <w:rPr>
          <w:rFonts w:eastAsia="Times New Roman" w:cstheme="minorHAnsi"/>
          <w:color w:val="000000"/>
        </w:rPr>
        <w:t xml:space="preserve">You have advantage to saves against poisons and resistance against poison damage. </w:t>
      </w:r>
    </w:p>
    <w:p w14:paraId="0A26BE91" w14:textId="77777777" w:rsidR="0033012D" w:rsidRPr="000D5DB5" w:rsidRDefault="00AB25EF">
      <w:pPr>
        <w:contextualSpacing/>
        <w:rPr>
          <w:rFonts w:eastAsia="Times New Roman" w:cstheme="minorHAnsi"/>
          <w:color w:val="000000"/>
        </w:rPr>
      </w:pPr>
      <w:r w:rsidRPr="001F25FA">
        <w:rPr>
          <w:rFonts w:eastAsia="Times New Roman" w:cstheme="minorHAnsi"/>
          <w:b/>
          <w:bCs/>
          <w:i/>
          <w:iCs/>
          <w:color w:val="000000"/>
        </w:rPr>
        <w:t xml:space="preserve">Worgen </w:t>
      </w:r>
      <w:r w:rsidR="0033012D" w:rsidRPr="001F25FA">
        <w:rPr>
          <w:rFonts w:eastAsia="Times New Roman" w:cstheme="minorHAnsi"/>
          <w:b/>
          <w:bCs/>
          <w:i/>
          <w:iCs/>
          <w:color w:val="000000"/>
        </w:rPr>
        <w:t>Form</w:t>
      </w:r>
      <w:r w:rsidRPr="001F25FA">
        <w:rPr>
          <w:rFonts w:eastAsia="Times New Roman" w:cstheme="minorHAnsi"/>
          <w:b/>
          <w:bCs/>
          <w:i/>
          <w:i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On your turn, you can shift </w:t>
      </w:r>
      <w:r w:rsidR="00E96957">
        <w:rPr>
          <w:rFonts w:eastAsia="Times New Roman" w:cstheme="minorHAnsi"/>
          <w:color w:val="000000"/>
        </w:rPr>
        <w:t xml:space="preserve">from human form to </w:t>
      </w:r>
      <w:r w:rsidRPr="000D5DB5">
        <w:rPr>
          <w:rFonts w:eastAsia="Times New Roman" w:cstheme="minorHAnsi"/>
          <w:color w:val="000000"/>
        </w:rPr>
        <w:t>worgen form as a</w:t>
      </w:r>
      <w:r w:rsidR="00CD0B7C">
        <w:rPr>
          <w:rFonts w:eastAsia="Times New Roman" w:cstheme="minorHAnsi"/>
          <w:color w:val="000000"/>
        </w:rPr>
        <w:t xml:space="preserve">n </w:t>
      </w:r>
      <w:r w:rsidRPr="000D5DB5">
        <w:rPr>
          <w:rFonts w:eastAsia="Times New Roman" w:cstheme="minorHAnsi"/>
          <w:color w:val="000000"/>
        </w:rPr>
        <w:t>action. Shifting lasts until you end it on your turn as a bonus action. You also gain</w:t>
      </w:r>
      <w:ins w:id="1568" w:author="Admin" w:date="2020-10-19T19:41:00Z">
        <w:r w:rsidR="00931A6B">
          <w:rPr>
            <w:rFonts w:eastAsia="Times New Roman" w:cstheme="minorHAnsi"/>
            <w:color w:val="000000"/>
          </w:rPr>
          <w:t xml:space="preserve"> the</w:t>
        </w:r>
      </w:ins>
      <w:r w:rsidRPr="000D5DB5">
        <w:rPr>
          <w:rFonts w:eastAsia="Times New Roman" w:cstheme="minorHAnsi"/>
          <w:color w:val="000000"/>
        </w:rPr>
        <w:t xml:space="preserve"> features described below. </w:t>
      </w:r>
    </w:p>
    <w:p w14:paraId="0B697727" w14:textId="77777777" w:rsidR="00E96957" w:rsidRPr="001F25FA" w:rsidRDefault="0033012D" w:rsidP="00465AB6">
      <w:pPr>
        <w:pStyle w:val="ListParagraph"/>
        <w:numPr>
          <w:ilvl w:val="0"/>
          <w:numId w:val="57"/>
        </w:numPr>
        <w:ind w:left="360"/>
        <w:rPr>
          <w:rFonts w:eastAsia="Times New Roman" w:cstheme="minorHAnsi"/>
          <w:sz w:val="24"/>
          <w:szCs w:val="24"/>
        </w:rPr>
      </w:pPr>
      <w:r w:rsidRPr="000D5DB5">
        <w:rPr>
          <w:rFonts w:eastAsia="Times New Roman" w:cstheme="minorHAnsi"/>
          <w:color w:val="000000"/>
        </w:rPr>
        <w:t>Y</w:t>
      </w:r>
      <w:r w:rsidR="00C917C2" w:rsidRPr="00134BC3">
        <w:rPr>
          <w:rFonts w:eastAsia="Times New Roman" w:cstheme="minorHAnsi"/>
          <w:color w:val="000000"/>
        </w:rPr>
        <w:t xml:space="preserve">ou </w:t>
      </w:r>
      <w:r w:rsidR="00EE307C" w:rsidRPr="000D5DB5">
        <w:rPr>
          <w:rFonts w:eastAsia="Times New Roman" w:cstheme="minorHAnsi"/>
          <w:color w:val="000000"/>
        </w:rPr>
        <w:t xml:space="preserve">can roll a 1d6 dice for your unarmed attack when you </w:t>
      </w:r>
      <w:r w:rsidR="00C917C2" w:rsidRPr="00134BC3">
        <w:rPr>
          <w:rFonts w:eastAsia="Times New Roman" w:cstheme="minorHAnsi"/>
          <w:color w:val="000000"/>
        </w:rPr>
        <w:t>bite</w:t>
      </w:r>
      <w:r w:rsidR="00EE307C" w:rsidRPr="000D5DB5">
        <w:rPr>
          <w:rFonts w:eastAsia="Times New Roman" w:cstheme="minorHAnsi"/>
          <w:color w:val="000000"/>
        </w:rPr>
        <w:t xml:space="preserve"> (piercing damage), </w:t>
      </w:r>
      <w:r w:rsidR="00465AB6">
        <w:rPr>
          <w:rFonts w:eastAsia="Times New Roman" w:cstheme="minorHAnsi"/>
          <w:color w:val="000000"/>
        </w:rPr>
        <w:t>and</w:t>
      </w:r>
      <w:r w:rsidR="00EE307C" w:rsidRPr="000D5DB5">
        <w:rPr>
          <w:rFonts w:eastAsia="Times New Roman" w:cstheme="minorHAnsi"/>
          <w:color w:val="000000"/>
        </w:rPr>
        <w:t xml:space="preserve"> a 1d4 for your unarmed attack if you use your claws (slashing damage). </w:t>
      </w:r>
      <w:r w:rsidR="00C917C2" w:rsidRPr="00134BC3">
        <w:rPr>
          <w:rFonts w:eastAsia="Times New Roman" w:cstheme="minorHAnsi"/>
          <w:color w:val="000000"/>
        </w:rPr>
        <w:t xml:space="preserve">These </w:t>
      </w:r>
      <w:r w:rsidR="00A13062">
        <w:rPr>
          <w:rFonts w:eastAsia="Times New Roman" w:cstheme="minorHAnsi"/>
          <w:color w:val="000000"/>
        </w:rPr>
        <w:t xml:space="preserve">can </w:t>
      </w:r>
      <w:r w:rsidR="00C917C2" w:rsidRPr="00134BC3">
        <w:rPr>
          <w:rFonts w:eastAsia="Times New Roman" w:cstheme="minorHAnsi"/>
          <w:color w:val="000000"/>
        </w:rPr>
        <w:t xml:space="preserve">replace your original human natural attacks. </w:t>
      </w:r>
    </w:p>
    <w:p w14:paraId="680CC8AA" w14:textId="77777777" w:rsidR="00AB25EF" w:rsidRPr="00134BC3" w:rsidRDefault="0033012D" w:rsidP="003C4628">
      <w:pPr>
        <w:pStyle w:val="ListParagraph"/>
        <w:numPr>
          <w:ilvl w:val="0"/>
          <w:numId w:val="57"/>
        </w:numPr>
        <w:ind w:left="360"/>
        <w:rPr>
          <w:rFonts w:eastAsia="Times New Roman" w:cstheme="minorHAnsi"/>
          <w:sz w:val="24"/>
          <w:szCs w:val="24"/>
        </w:rPr>
      </w:pPr>
      <w:r w:rsidRPr="000D5DB5">
        <w:rPr>
          <w:rFonts w:eastAsia="Times New Roman" w:cstheme="minorHAnsi"/>
          <w:color w:val="000000"/>
        </w:rPr>
        <w:t>Y</w:t>
      </w:r>
      <w:r w:rsidR="00AB25EF" w:rsidRPr="00134BC3">
        <w:rPr>
          <w:rFonts w:eastAsia="Times New Roman" w:cstheme="minorHAnsi"/>
          <w:color w:val="000000"/>
        </w:rPr>
        <w:t>ou can use the Dash action as a bonus action.</w:t>
      </w:r>
      <w:r w:rsidR="00EE307C" w:rsidRPr="000D5DB5">
        <w:rPr>
          <w:rFonts w:eastAsia="Times New Roman" w:cstheme="minorHAnsi"/>
          <w:color w:val="000000"/>
        </w:rPr>
        <w:t xml:space="preserve"> </w:t>
      </w:r>
    </w:p>
    <w:p w14:paraId="4D7B161F" w14:textId="77777777" w:rsidR="00AB25EF" w:rsidRPr="00134BC3" w:rsidRDefault="0033012D" w:rsidP="003C4628">
      <w:pPr>
        <w:pStyle w:val="ListParagraph"/>
        <w:numPr>
          <w:ilvl w:val="0"/>
          <w:numId w:val="57"/>
        </w:numPr>
        <w:ind w:left="360"/>
        <w:rPr>
          <w:rFonts w:eastAsia="Times New Roman" w:cstheme="minorHAnsi"/>
          <w:sz w:val="24"/>
          <w:szCs w:val="24"/>
        </w:rPr>
      </w:pPr>
      <w:r w:rsidRPr="000D5DB5">
        <w:rPr>
          <w:rFonts w:eastAsia="Times New Roman" w:cstheme="minorHAnsi"/>
          <w:color w:val="000000"/>
        </w:rPr>
        <w:t>A</w:t>
      </w:r>
      <w:r w:rsidR="00C917C2" w:rsidRPr="00134BC3">
        <w:rPr>
          <w:rFonts w:eastAsia="Times New Roman" w:cstheme="minorHAnsi"/>
          <w:color w:val="000000"/>
        </w:rPr>
        <w:t xml:space="preserve">ny </w:t>
      </w:r>
      <w:r w:rsidR="00AB25EF" w:rsidRPr="00134BC3">
        <w:rPr>
          <w:rFonts w:eastAsia="Times New Roman" w:cstheme="minorHAnsi"/>
          <w:color w:val="000000"/>
        </w:rPr>
        <w:t xml:space="preserve">attack </w:t>
      </w:r>
      <w:r w:rsidR="00C917C2" w:rsidRPr="00134BC3">
        <w:rPr>
          <w:rFonts w:eastAsia="Times New Roman" w:cstheme="minorHAnsi"/>
          <w:color w:val="000000"/>
        </w:rPr>
        <w:t>you make with your claw</w:t>
      </w:r>
      <w:r w:rsidR="00DA4F50">
        <w:rPr>
          <w:rFonts w:eastAsia="Times New Roman" w:cstheme="minorHAnsi"/>
          <w:color w:val="000000"/>
        </w:rPr>
        <w:t xml:space="preserve"> </w:t>
      </w:r>
      <w:r w:rsidR="00C917C2" w:rsidRPr="00134BC3">
        <w:rPr>
          <w:rFonts w:eastAsia="Times New Roman" w:cstheme="minorHAnsi"/>
          <w:color w:val="000000"/>
        </w:rPr>
        <w:t xml:space="preserve">can grapple a target if they are </w:t>
      </w:r>
      <w:r w:rsidR="00AB25EF" w:rsidRPr="00134BC3">
        <w:rPr>
          <w:rFonts w:eastAsia="Times New Roman" w:cstheme="minorHAnsi"/>
          <w:color w:val="000000"/>
        </w:rPr>
        <w:t xml:space="preserve">your size or smaller. </w:t>
      </w:r>
    </w:p>
    <w:p w14:paraId="060C807A" w14:textId="77777777" w:rsidR="00AB25EF" w:rsidRPr="00A13062" w:rsidRDefault="00EE307C" w:rsidP="003C4628">
      <w:pPr>
        <w:pStyle w:val="ListParagraph"/>
        <w:numPr>
          <w:ilvl w:val="0"/>
          <w:numId w:val="57"/>
        </w:numPr>
        <w:ind w:left="360"/>
        <w:rPr>
          <w:rFonts w:eastAsia="Times New Roman" w:cstheme="minorHAnsi"/>
          <w:sz w:val="24"/>
          <w:szCs w:val="24"/>
        </w:rPr>
      </w:pPr>
      <w:r w:rsidRPr="000D5DB5">
        <w:rPr>
          <w:rFonts w:eastAsia="Times New Roman" w:cstheme="minorHAnsi"/>
          <w:color w:val="000000"/>
        </w:rPr>
        <w:t>Your natural weapon dice increases in strength as if you were a monk equal to your level for your claw attack, or a monk four levels higher for your bite attack</w:t>
      </w:r>
      <w:r w:rsidR="00DA4F50">
        <w:rPr>
          <w:rFonts w:eastAsia="Times New Roman" w:cstheme="minorHAnsi"/>
          <w:color w:val="000000"/>
        </w:rPr>
        <w:t xml:space="preserve"> (up to a maximum of 2d6 damage if at level 17 or above)</w:t>
      </w:r>
      <w:r w:rsidRPr="000D5DB5">
        <w:rPr>
          <w:rFonts w:eastAsia="Times New Roman" w:cstheme="minorHAnsi"/>
          <w:color w:val="000000"/>
        </w:rPr>
        <w:t xml:space="preserve">. For example, a 7th level Worgen warrior’s claws deal 1d6 damage (from 1d4), and their bite deals 1d8 damage. </w:t>
      </w:r>
    </w:p>
    <w:p w14:paraId="28A97A4D" w14:textId="77777777" w:rsidR="00A13062" w:rsidRPr="00134BC3" w:rsidRDefault="00A13062">
      <w:pPr>
        <w:pStyle w:val="ListParagraph"/>
        <w:numPr>
          <w:ilvl w:val="0"/>
          <w:numId w:val="57"/>
        </w:numPr>
        <w:ind w:left="360"/>
        <w:rPr>
          <w:rFonts w:eastAsia="Times New Roman" w:cstheme="minorHAnsi"/>
          <w:sz w:val="24"/>
          <w:szCs w:val="24"/>
        </w:rPr>
      </w:pPr>
      <w:r>
        <w:rPr>
          <w:rFonts w:eastAsia="Times New Roman" w:cstheme="minorHAnsi"/>
          <w:color w:val="000000"/>
        </w:rPr>
        <w:t xml:space="preserve">If you have a magic weapon, you can fold its power into your form while you are shifting. While shifted, you cannot use the magic weapon, but can </w:t>
      </w:r>
      <w:del w:id="1569" w:author="Admin" w:date="2020-10-19T19:42:00Z">
        <w:r w:rsidDel="00931A6B">
          <w:rPr>
            <w:rFonts w:eastAsia="Times New Roman" w:cstheme="minorHAnsi"/>
            <w:color w:val="000000"/>
          </w:rPr>
          <w:delText xml:space="preserve">treated </w:delText>
        </w:r>
      </w:del>
      <w:ins w:id="1570" w:author="Admin" w:date="2020-10-19T19:42:00Z">
        <w:r w:rsidR="00931A6B">
          <w:rPr>
            <w:rFonts w:eastAsia="Times New Roman" w:cstheme="minorHAnsi"/>
            <w:color w:val="000000"/>
          </w:rPr>
          <w:t xml:space="preserve">treat </w:t>
        </w:r>
      </w:ins>
      <w:r>
        <w:rPr>
          <w:rFonts w:eastAsia="Times New Roman" w:cstheme="minorHAnsi"/>
          <w:color w:val="000000"/>
        </w:rPr>
        <w:t xml:space="preserve">your unarmed attacks as if magical. </w:t>
      </w:r>
    </w:p>
    <w:p w14:paraId="08C5955F" w14:textId="77777777" w:rsidR="00CD0B7C" w:rsidRDefault="00CD0B7C" w:rsidP="00CD0B7C">
      <w:pPr>
        <w:contextualSpacing/>
        <w:rPr>
          <w:rFonts w:eastAsia="Times New Roman" w:cstheme="minorHAnsi"/>
          <w:color w:val="000000"/>
        </w:rPr>
      </w:pPr>
      <w:r>
        <w:rPr>
          <w:rFonts w:eastAsia="Times New Roman" w:cstheme="minorHAnsi"/>
          <w:b/>
          <w:bCs/>
          <w:i/>
          <w:iCs/>
          <w:color w:val="000000"/>
        </w:rPr>
        <w:t xml:space="preserve">Worgen Curse. </w:t>
      </w:r>
      <w:r>
        <w:rPr>
          <w:rFonts w:eastAsia="Times New Roman" w:cstheme="minorHAnsi"/>
          <w:color w:val="000000"/>
        </w:rPr>
        <w:t xml:space="preserve">Depending on your mental acuity, willpower, or predilections in combat, the curse is either a major or minor part of your identity. You can modify your Worgen Form ability with one of the following modifiers. </w:t>
      </w:r>
    </w:p>
    <w:p w14:paraId="1F00163C" w14:textId="77777777" w:rsidR="00CD0B7C" w:rsidRPr="00CD0B7C" w:rsidRDefault="008D19CD" w:rsidP="008D19CD">
      <w:pPr>
        <w:pStyle w:val="ListParagraph"/>
        <w:numPr>
          <w:ilvl w:val="0"/>
          <w:numId w:val="57"/>
        </w:numPr>
        <w:ind w:left="360"/>
        <w:rPr>
          <w:rFonts w:eastAsia="Times New Roman" w:cstheme="minorHAnsi"/>
          <w:color w:val="000000"/>
        </w:rPr>
      </w:pPr>
      <w:r>
        <w:rPr>
          <w:rFonts w:eastAsia="Times New Roman" w:cstheme="minorHAnsi"/>
          <w:i/>
          <w:iCs/>
          <w:color w:val="000000"/>
        </w:rPr>
        <w:t>Embrace the Beast</w:t>
      </w:r>
      <w:r w:rsidR="00CD0B7C" w:rsidRPr="00CD0B7C">
        <w:rPr>
          <w:rFonts w:eastAsia="Times New Roman" w:cstheme="minorHAnsi"/>
          <w:i/>
          <w:iCs/>
          <w:color w:val="000000"/>
        </w:rPr>
        <w:t xml:space="preserve">. </w:t>
      </w:r>
      <w:r w:rsidR="00CD0B7C">
        <w:rPr>
          <w:rFonts w:eastAsia="Times New Roman" w:cstheme="minorHAnsi"/>
          <w:color w:val="000000"/>
        </w:rPr>
        <w:t xml:space="preserve">The curse more heavily affects your body than your mind or abilities of perception. </w:t>
      </w:r>
      <w:r>
        <w:rPr>
          <w:rFonts w:eastAsia="Times New Roman" w:cstheme="minorHAnsi"/>
          <w:color w:val="000000"/>
        </w:rPr>
        <w:t xml:space="preserve">You can shift as a bonus action instead of an action. </w:t>
      </w:r>
      <w:r>
        <w:rPr>
          <w:rFonts w:eastAsia="Times New Roman" w:cstheme="minorHAnsi"/>
          <w:color w:val="000000"/>
        </w:rPr>
        <w:br/>
      </w:r>
      <w:r w:rsidR="00CD0B7C" w:rsidRPr="00CD0B7C">
        <w:rPr>
          <w:rFonts w:eastAsia="Times New Roman" w:cstheme="minorHAnsi"/>
          <w:color w:val="000000"/>
        </w:rPr>
        <w:t xml:space="preserve">While shifting, you gain temporary hit points equal to your level + your Stamina </w:t>
      </w:r>
      <w:r>
        <w:rPr>
          <w:rFonts w:eastAsia="Times New Roman" w:cstheme="minorHAnsi"/>
          <w:color w:val="000000"/>
        </w:rPr>
        <w:t>modifier</w:t>
      </w:r>
      <w:r w:rsidR="00CD0B7C" w:rsidRPr="00CD0B7C">
        <w:rPr>
          <w:rFonts w:eastAsia="Times New Roman" w:cstheme="minorHAnsi"/>
          <w:color w:val="000000"/>
        </w:rPr>
        <w:t xml:space="preserve"> (minimum of </w:t>
      </w:r>
      <w:r>
        <w:rPr>
          <w:rFonts w:eastAsia="Times New Roman" w:cstheme="minorHAnsi"/>
          <w:color w:val="000000"/>
        </w:rPr>
        <w:t>+</w:t>
      </w:r>
      <w:r w:rsidR="00CD0B7C" w:rsidRPr="00CD0B7C">
        <w:rPr>
          <w:rFonts w:eastAsia="Times New Roman" w:cstheme="minorHAnsi"/>
          <w:color w:val="000000"/>
        </w:rPr>
        <w:t>1), although you can only gain temporary hit points once per long rest, regardless of how many times you shift to worgen form.</w:t>
      </w:r>
      <w:r w:rsidR="00CD0B7C" w:rsidRPr="00CD0B7C">
        <w:t xml:space="preserve"> </w:t>
      </w:r>
    </w:p>
    <w:p w14:paraId="6161C287" w14:textId="77777777" w:rsidR="00CD0B7C" w:rsidRPr="00CD0B7C" w:rsidRDefault="00CD0B7C" w:rsidP="008D19CD">
      <w:pPr>
        <w:pStyle w:val="ListParagraph"/>
        <w:ind w:left="360"/>
        <w:rPr>
          <w:rFonts w:eastAsia="Times New Roman" w:cstheme="minorHAnsi"/>
          <w:color w:val="000000"/>
        </w:rPr>
      </w:pPr>
      <w:r w:rsidRPr="00CD0B7C">
        <w:rPr>
          <w:rFonts w:eastAsia="Times New Roman" w:cstheme="minorHAnsi"/>
          <w:color w:val="000000"/>
        </w:rPr>
        <w:t xml:space="preserve">Furthermore, </w:t>
      </w:r>
      <w:r>
        <w:rPr>
          <w:rFonts w:eastAsia="Times New Roman" w:cstheme="minorHAnsi"/>
          <w:color w:val="000000"/>
        </w:rPr>
        <w:t>w</w:t>
      </w:r>
      <w:r w:rsidRPr="00CD0B7C">
        <w:rPr>
          <w:rFonts w:eastAsia="Times New Roman" w:cstheme="minorHAnsi"/>
          <w:color w:val="000000"/>
        </w:rPr>
        <w:t>hen you use the Attack action with an unarmed strike with your natural weapon on your turn, you can make another unarmed strike as a bonus action. For example, if you take the Attack action and attack with your claws, you can also make an unarmed strike (bite) as a bonus action, assuming you haven't already taken a bonus action this turn.</w:t>
      </w:r>
    </w:p>
    <w:p w14:paraId="7E70A0DC" w14:textId="77777777" w:rsidR="008D19CD" w:rsidRDefault="008D19CD">
      <w:pPr>
        <w:pStyle w:val="ListParagraph"/>
        <w:numPr>
          <w:ilvl w:val="0"/>
          <w:numId w:val="57"/>
        </w:numPr>
        <w:ind w:left="360"/>
        <w:rPr>
          <w:rFonts w:eastAsia="Times New Roman" w:cstheme="minorHAnsi"/>
          <w:color w:val="000000"/>
        </w:rPr>
      </w:pPr>
      <w:r w:rsidRPr="008D19CD">
        <w:rPr>
          <w:rFonts w:eastAsia="Times New Roman" w:cstheme="minorHAnsi"/>
          <w:i/>
          <w:iCs/>
          <w:color w:val="000000"/>
        </w:rPr>
        <w:t>Reject the Beast</w:t>
      </w:r>
      <w:r w:rsidR="00CD0B7C" w:rsidRPr="008D19CD">
        <w:rPr>
          <w:rFonts w:eastAsia="Times New Roman" w:cstheme="minorHAnsi"/>
          <w:i/>
          <w:iCs/>
          <w:color w:val="000000"/>
        </w:rPr>
        <w:t xml:space="preserve">. </w:t>
      </w:r>
      <w:r w:rsidR="00CD0B7C" w:rsidRPr="008D19CD">
        <w:rPr>
          <w:rFonts w:eastAsia="Times New Roman" w:cstheme="minorHAnsi"/>
          <w:color w:val="000000"/>
        </w:rPr>
        <w:t>The curse more heavily affects your mind and spirit, enhancing your abilities to track and perceive</w:t>
      </w:r>
      <w:r w:rsidRPr="008D19CD">
        <w:rPr>
          <w:rFonts w:eastAsia="Times New Roman" w:cstheme="minorHAnsi"/>
          <w:color w:val="000000"/>
        </w:rPr>
        <w:t>, but is unable to fully take hold of you</w:t>
      </w:r>
      <w:r w:rsidR="00CD0B7C" w:rsidRPr="008D19CD">
        <w:rPr>
          <w:rFonts w:eastAsia="Times New Roman" w:cstheme="minorHAnsi"/>
          <w:color w:val="000000"/>
        </w:rPr>
        <w:t xml:space="preserve">. </w:t>
      </w:r>
      <w:r>
        <w:rPr>
          <w:rFonts w:eastAsia="Times New Roman" w:cstheme="minorHAnsi"/>
          <w:color w:val="000000"/>
        </w:rPr>
        <w:t xml:space="preserve">At the end of a long rest, you gain temporary hit points equal to your level. When you are in Worgen Form, these temporary hit points are suppressed, but </w:t>
      </w:r>
      <w:r w:rsidRPr="008D19CD">
        <w:rPr>
          <w:rFonts w:eastAsia="Times New Roman" w:cstheme="minorHAnsi"/>
          <w:color w:val="000000"/>
        </w:rPr>
        <w:t xml:space="preserve">you gain keen senses, and have advantage </w:t>
      </w:r>
      <w:del w:id="1571" w:author="Admin" w:date="2020-10-19T19:48:00Z">
        <w:r w:rsidRPr="008D19CD" w:rsidDel="00931A6B">
          <w:rPr>
            <w:rFonts w:eastAsia="Times New Roman" w:cstheme="minorHAnsi"/>
            <w:color w:val="000000"/>
          </w:rPr>
          <w:delText xml:space="preserve">to </w:delText>
        </w:r>
      </w:del>
      <w:ins w:id="1572" w:author="Admin" w:date="2020-10-19T19:48:00Z">
        <w:r w:rsidR="00931A6B">
          <w:rPr>
            <w:rFonts w:eastAsia="Times New Roman" w:cstheme="minorHAnsi"/>
            <w:color w:val="000000"/>
          </w:rPr>
          <w:t xml:space="preserve">on </w:t>
        </w:r>
      </w:ins>
      <w:r w:rsidRPr="008D19CD">
        <w:rPr>
          <w:rFonts w:eastAsia="Times New Roman" w:cstheme="minorHAnsi"/>
          <w:color w:val="000000"/>
        </w:rPr>
        <w:t>Perception checks that involve scent</w:t>
      </w:r>
      <w:r>
        <w:rPr>
          <w:rFonts w:eastAsia="Times New Roman" w:cstheme="minorHAnsi"/>
          <w:color w:val="000000"/>
        </w:rPr>
        <w:t xml:space="preserve">. </w:t>
      </w:r>
      <w:r w:rsidRPr="008D19CD">
        <w:rPr>
          <w:rFonts w:eastAsia="Times New Roman" w:cstheme="minorHAnsi"/>
          <w:color w:val="000000"/>
        </w:rPr>
        <w:br/>
        <w:t xml:space="preserve">You are also proficient in the Insight and Perception skills, and gain expertise in one of them if you are already proficient in both. </w:t>
      </w:r>
    </w:p>
    <w:p w14:paraId="41D826BC" w14:textId="77777777" w:rsidR="00CD0B7C" w:rsidRPr="008D19CD" w:rsidRDefault="008D19CD" w:rsidP="008D19CD">
      <w:pPr>
        <w:pStyle w:val="ListParagraph"/>
        <w:ind w:left="360"/>
        <w:rPr>
          <w:rFonts w:eastAsia="Times New Roman" w:cstheme="minorHAnsi"/>
          <w:color w:val="000000"/>
        </w:rPr>
      </w:pPr>
      <w:r>
        <w:rPr>
          <w:rFonts w:eastAsia="Times New Roman" w:cstheme="minorHAnsi"/>
          <w:color w:val="000000"/>
        </w:rPr>
        <w:t>Lastly</w:t>
      </w:r>
      <w:r w:rsidRPr="008D19CD">
        <w:rPr>
          <w:rFonts w:eastAsia="Times New Roman" w:cstheme="minorHAnsi"/>
          <w:color w:val="000000"/>
        </w:rPr>
        <w:t xml:space="preserve">, so long as you are not shifting, </w:t>
      </w:r>
      <w:r>
        <w:rPr>
          <w:rFonts w:eastAsia="Times New Roman" w:cstheme="minorHAnsi"/>
          <w:color w:val="000000"/>
        </w:rPr>
        <w:t xml:space="preserve">you </w:t>
      </w:r>
      <w:r w:rsidRPr="008D19CD">
        <w:rPr>
          <w:rFonts w:eastAsia="Times New Roman" w:cstheme="minorHAnsi"/>
          <w:color w:val="000000"/>
        </w:rPr>
        <w:t xml:space="preserve">have advantage to contested checks to track (as if you had the Favored Enemy ability, but not restricted to a creature type). </w:t>
      </w:r>
    </w:p>
    <w:p w14:paraId="1C52DC3B" w14:textId="77777777" w:rsidR="00AB25EF" w:rsidRDefault="00AB25EF">
      <w:pPr>
        <w:contextualSpacing/>
        <w:rPr>
          <w:rFonts w:eastAsia="Times New Roman" w:cstheme="minorHAnsi"/>
          <w:color w:val="000000"/>
        </w:rPr>
      </w:pPr>
      <w:r w:rsidRPr="001F25FA">
        <w:rPr>
          <w:rFonts w:eastAsia="Times New Roman" w:cstheme="minorHAnsi"/>
          <w:b/>
          <w:bCs/>
          <w:i/>
          <w:iCs/>
          <w:color w:val="000000"/>
        </w:rPr>
        <w:t>Languages.</w:t>
      </w:r>
      <w:r w:rsidRPr="000D5DB5">
        <w:rPr>
          <w:rFonts w:eastAsia="Times New Roman" w:cstheme="minorHAnsi"/>
          <w:b/>
          <w:bCs/>
          <w:color w:val="000000"/>
        </w:rPr>
        <w:t xml:space="preserve"> </w:t>
      </w:r>
      <w:r w:rsidRPr="000D5DB5">
        <w:rPr>
          <w:rFonts w:eastAsia="Times New Roman" w:cstheme="minorHAnsi"/>
          <w:color w:val="000000"/>
        </w:rPr>
        <w:t>You can speak, read, and write Common</w:t>
      </w:r>
      <w:r w:rsidR="00750E9B">
        <w:rPr>
          <w:rFonts w:eastAsia="Times New Roman" w:cstheme="minorHAnsi"/>
          <w:color w:val="000000"/>
        </w:rPr>
        <w:t xml:space="preserve"> and one other language of your choice</w:t>
      </w:r>
      <w:r w:rsidRPr="000D5DB5">
        <w:rPr>
          <w:rFonts w:eastAsia="Times New Roman" w:cstheme="minorHAnsi"/>
          <w:color w:val="000000"/>
        </w:rPr>
        <w:t>.</w:t>
      </w:r>
    </w:p>
    <w:p w14:paraId="31D7866C" w14:textId="77777777" w:rsidR="00845E29" w:rsidRPr="000D5DB5" w:rsidRDefault="00845E29">
      <w:pPr>
        <w:contextualSpacing/>
        <w:rPr>
          <w:rFonts w:eastAsia="Times New Roman" w:cstheme="minorHAnsi"/>
          <w:sz w:val="24"/>
          <w:szCs w:val="24"/>
        </w:rPr>
      </w:pPr>
    </w:p>
    <w:p w14:paraId="344C9F8C"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Worgen Names</w:t>
      </w:r>
      <w:r w:rsidRPr="000D5DB5">
        <w:rPr>
          <w:rFonts w:eastAsia="Times New Roman" w:cstheme="minorHAnsi"/>
          <w:b/>
          <w:bCs/>
          <w:color w:val="000000"/>
        </w:rPr>
        <w:t xml:space="preserve"> </w:t>
      </w:r>
      <w:r w:rsidRPr="000D5DB5">
        <w:rPr>
          <w:rFonts w:eastAsia="Times New Roman" w:cstheme="minorHAnsi"/>
          <w:color w:val="000000"/>
        </w:rPr>
        <w:t xml:space="preserve">follow the same conventions as human names. </w:t>
      </w:r>
    </w:p>
    <w:p w14:paraId="7A918E2E" w14:textId="77777777" w:rsidR="00AB25EF" w:rsidRPr="000D5DB5" w:rsidRDefault="00AB25EF">
      <w:pPr>
        <w:contextualSpacing/>
        <w:rPr>
          <w:rFonts w:eastAsia="Times New Roman" w:cstheme="minorHAnsi"/>
          <w:sz w:val="24"/>
          <w:szCs w:val="24"/>
        </w:rPr>
      </w:pPr>
    </w:p>
    <w:p w14:paraId="3D087020" w14:textId="77777777" w:rsidR="00AB25EF" w:rsidRPr="000D5DB5" w:rsidRDefault="00CD0B7C">
      <w:pPr>
        <w:contextualSpacing/>
        <w:outlineLvl w:val="1"/>
        <w:rPr>
          <w:rFonts w:eastAsia="Times New Roman" w:cstheme="minorHAnsi"/>
          <w:b/>
          <w:bCs/>
          <w:sz w:val="36"/>
          <w:szCs w:val="36"/>
        </w:rPr>
      </w:pPr>
      <w:bookmarkStart w:id="1573" w:name="_Toc509138726"/>
      <w:bookmarkStart w:id="1574" w:name="_Toc54196383"/>
      <w:r>
        <w:rPr>
          <w:rFonts w:eastAsia="Times New Roman" w:cstheme="minorHAnsi"/>
          <w:color w:val="2E75B5"/>
          <w:sz w:val="32"/>
          <w:szCs w:val="32"/>
        </w:rPr>
        <w:t xml:space="preserve">Special: </w:t>
      </w:r>
      <w:r w:rsidR="00AB25EF" w:rsidRPr="000D5DB5">
        <w:rPr>
          <w:rFonts w:eastAsia="Times New Roman" w:cstheme="minorHAnsi"/>
          <w:color w:val="2E75B5"/>
          <w:sz w:val="32"/>
          <w:szCs w:val="32"/>
        </w:rPr>
        <w:t>Half-breed Race</w:t>
      </w:r>
      <w:bookmarkEnd w:id="1573"/>
      <w:bookmarkEnd w:id="1574"/>
    </w:p>
    <w:p w14:paraId="07C24762" w14:textId="77777777" w:rsidR="00463A82" w:rsidRPr="000D5DB5" w:rsidRDefault="00AB25EF">
      <w:pPr>
        <w:contextualSpacing/>
        <w:rPr>
          <w:rFonts w:eastAsia="Times New Roman" w:cstheme="minorHAnsi"/>
          <w:color w:val="000000"/>
        </w:rPr>
      </w:pPr>
      <w:r w:rsidRPr="000D5DB5">
        <w:rPr>
          <w:rFonts w:eastAsia="Times New Roman" w:cstheme="minorHAnsi"/>
          <w:color w:val="000000"/>
        </w:rPr>
        <w:t xml:space="preserve">The </w:t>
      </w:r>
      <w:r w:rsidR="00504A51" w:rsidRPr="000D5DB5">
        <w:rPr>
          <w:rFonts w:eastAsia="Times New Roman" w:cstheme="minorHAnsi"/>
          <w:color w:val="000000"/>
        </w:rPr>
        <w:t>Warcraft</w:t>
      </w:r>
      <w:r w:rsidRPr="000D5DB5">
        <w:rPr>
          <w:rFonts w:eastAsia="Times New Roman" w:cstheme="minorHAnsi"/>
          <w:color w:val="000000"/>
        </w:rPr>
        <w:t xml:space="preserve"> universe also has its share of mixed-origin characters</w:t>
      </w:r>
      <w:r w:rsidR="00463A82" w:rsidRPr="000D5DB5">
        <w:rPr>
          <w:rFonts w:eastAsia="Times New Roman" w:cstheme="minorHAnsi"/>
          <w:color w:val="000000"/>
        </w:rPr>
        <w:t xml:space="preserve"> </w:t>
      </w:r>
      <w:r w:rsidRPr="000D5DB5">
        <w:rPr>
          <w:rFonts w:eastAsia="Times New Roman" w:cstheme="minorHAnsi"/>
          <w:color w:val="000000"/>
        </w:rPr>
        <w:t>(or half races</w:t>
      </w:r>
      <w:r w:rsidR="00463A82" w:rsidRPr="000D5DB5">
        <w:rPr>
          <w:rFonts w:eastAsia="Times New Roman" w:cstheme="minorHAnsi"/>
          <w:color w:val="000000"/>
        </w:rPr>
        <w:t>), most commonly half-elves (human and elves of any type), half-orcs (human and orcs, or draenei and orcs), and half-</w:t>
      </w:r>
      <w:r w:rsidR="00463A82" w:rsidRPr="000D5DB5">
        <w:rPr>
          <w:rFonts w:eastAsia="Times New Roman" w:cstheme="minorHAnsi"/>
          <w:color w:val="000000"/>
        </w:rPr>
        <w:lastRenderedPageBreak/>
        <w:t xml:space="preserve">ogres (orcs and ogres). </w:t>
      </w:r>
      <w:r w:rsidR="00E5319E">
        <w:rPr>
          <w:rFonts w:eastAsia="Times New Roman" w:cstheme="minorHAnsi"/>
          <w:color w:val="000000"/>
        </w:rPr>
        <w:t>Some</w:t>
      </w:r>
      <w:r w:rsidR="00E5319E" w:rsidRPr="000D5DB5">
        <w:rPr>
          <w:rFonts w:eastAsia="Times New Roman" w:cstheme="minorHAnsi"/>
          <w:color w:val="000000"/>
        </w:rPr>
        <w:t xml:space="preserve"> </w:t>
      </w:r>
      <w:r w:rsidRPr="000D5DB5">
        <w:rPr>
          <w:rFonts w:eastAsia="Times New Roman" w:cstheme="minorHAnsi"/>
          <w:color w:val="000000"/>
        </w:rPr>
        <w:t>of the more famous examples are Garona Halforcen and the half</w:t>
      </w:r>
      <w:ins w:id="1575" w:author="Admin" w:date="2020-10-19T19:48:00Z">
        <w:r w:rsidR="00931A6B">
          <w:rPr>
            <w:rFonts w:eastAsia="Times New Roman" w:cstheme="minorHAnsi"/>
            <w:color w:val="000000"/>
          </w:rPr>
          <w:t>-</w:t>
        </w:r>
      </w:ins>
      <w:del w:id="1576" w:author="Admin" w:date="2020-10-19T19:48:00Z">
        <w:r w:rsidRPr="000D5DB5" w:rsidDel="00931A6B">
          <w:rPr>
            <w:rFonts w:eastAsia="Times New Roman" w:cstheme="minorHAnsi"/>
            <w:color w:val="000000"/>
          </w:rPr>
          <w:delText xml:space="preserve"> </w:delText>
        </w:r>
      </w:del>
      <w:r w:rsidRPr="000D5DB5">
        <w:rPr>
          <w:rFonts w:eastAsia="Times New Roman" w:cstheme="minorHAnsi"/>
          <w:color w:val="000000"/>
        </w:rPr>
        <w:t xml:space="preserve">elven Alodi, the first Guardian. </w:t>
      </w:r>
    </w:p>
    <w:p w14:paraId="43392037" w14:textId="77777777" w:rsidR="00AB25EF" w:rsidRPr="00134BC3" w:rsidRDefault="00AB25EF">
      <w:pPr>
        <w:contextualSpacing/>
        <w:rPr>
          <w:rFonts w:eastAsia="Times New Roman" w:cstheme="minorHAnsi"/>
          <w:color w:val="000000"/>
        </w:rPr>
      </w:pPr>
      <w:r w:rsidRPr="000D5DB5">
        <w:rPr>
          <w:rFonts w:eastAsia="Times New Roman" w:cstheme="minorHAnsi"/>
          <w:color w:val="000000"/>
        </w:rPr>
        <w:t xml:space="preserve">Mixed races are treated as both races with spells, magic effects, and mechanical purposes, but may be looked down upon by their parent races. </w:t>
      </w:r>
    </w:p>
    <w:p w14:paraId="0195BEDE" w14:textId="77777777" w:rsidR="00AB25EF" w:rsidRPr="000D5DB5" w:rsidRDefault="00AB25EF">
      <w:pPr>
        <w:contextualSpacing/>
        <w:rPr>
          <w:rFonts w:eastAsia="Times New Roman" w:cstheme="minorHAnsi"/>
          <w:sz w:val="24"/>
          <w:szCs w:val="24"/>
        </w:rPr>
      </w:pPr>
    </w:p>
    <w:p w14:paraId="68C7F8CD" w14:textId="77777777" w:rsidR="00AB25EF" w:rsidRPr="00325A13" w:rsidRDefault="00992C15">
      <w:pPr>
        <w:pStyle w:val="NoSpacing"/>
        <w:rPr>
          <w:rFonts w:eastAsia="Times New Roman" w:cstheme="minorHAnsi"/>
          <w:b/>
          <w:bCs/>
          <w:i/>
          <w:iCs/>
          <w:color w:val="000000"/>
        </w:rPr>
      </w:pPr>
      <w:bookmarkStart w:id="1577" w:name="_Toc509138727"/>
      <w:r>
        <w:rPr>
          <w:rFonts w:ascii="Goudy Old Style" w:eastAsia="Times New Roman" w:hAnsi="Goudy Old Style" w:cstheme="minorHAnsi"/>
          <w:b/>
          <w:bCs/>
          <w:i/>
          <w:iCs/>
          <w:color w:val="000000"/>
        </w:rPr>
        <w:t>Half-breed</w:t>
      </w:r>
      <w:r w:rsidRPr="00325A13">
        <w:rPr>
          <w:rFonts w:ascii="Goudy Old Style" w:eastAsia="Times New Roman" w:hAnsi="Goudy Old Style" w:cstheme="minorHAnsi"/>
          <w:b/>
          <w:bCs/>
          <w:i/>
          <w:iCs/>
          <w:color w:val="000000"/>
        </w:rPr>
        <w:t xml:space="preserve"> </w:t>
      </w:r>
      <w:r w:rsidR="00AB25EF" w:rsidRPr="00325A13">
        <w:rPr>
          <w:rFonts w:ascii="Goudy Old Style" w:eastAsia="Times New Roman" w:hAnsi="Goudy Old Style" w:cstheme="minorHAnsi"/>
          <w:b/>
          <w:bCs/>
          <w:i/>
          <w:iCs/>
          <w:color w:val="000000"/>
        </w:rPr>
        <w:t>Traits</w:t>
      </w:r>
      <w:bookmarkEnd w:id="1577"/>
    </w:p>
    <w:p w14:paraId="5AA0CC7B" w14:textId="77777777" w:rsidR="00AB25EF" w:rsidRPr="000D5DB5" w:rsidRDefault="00845E29">
      <w:pPr>
        <w:contextualSpacing/>
        <w:rPr>
          <w:rFonts w:eastAsia="Times New Roman" w:cstheme="minorHAnsi"/>
          <w:sz w:val="24"/>
          <w:szCs w:val="24"/>
        </w:rPr>
      </w:pPr>
      <w:r w:rsidRPr="001F25FA">
        <w:rPr>
          <w:rFonts w:eastAsia="Times New Roman" w:cstheme="minorHAnsi"/>
          <w:b/>
          <w:bCs/>
          <w:i/>
          <w:iCs/>
          <w:color w:val="000000"/>
        </w:rPr>
        <w:t>Ability Score Increase.</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The creature chooses one of either parents' racial attributes. </w:t>
      </w:r>
    </w:p>
    <w:p w14:paraId="65D16139"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Affiliation.</w:t>
      </w:r>
      <w:r w:rsidRPr="000D5DB5">
        <w:rPr>
          <w:rFonts w:eastAsia="Times New Roman" w:cstheme="minorHAnsi"/>
          <w:b/>
          <w:bCs/>
          <w:color w:val="000000"/>
        </w:rPr>
        <w:t xml:space="preserve"> </w:t>
      </w:r>
      <w:r w:rsidRPr="000D5DB5">
        <w:rPr>
          <w:rFonts w:eastAsia="Times New Roman" w:cstheme="minorHAnsi"/>
          <w:color w:val="000000"/>
        </w:rPr>
        <w:t xml:space="preserve">The creature usually either falls to either parents' affiliation or is independent. </w:t>
      </w:r>
    </w:p>
    <w:p w14:paraId="2C8BC00B"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Size.</w:t>
      </w:r>
      <w:r w:rsidRPr="000D5DB5">
        <w:rPr>
          <w:rFonts w:eastAsia="Times New Roman" w:cstheme="minorHAnsi"/>
          <w:b/>
          <w:bCs/>
          <w:color w:val="000000"/>
        </w:rPr>
        <w:t xml:space="preserve"> </w:t>
      </w:r>
      <w:r w:rsidRPr="000D5DB5">
        <w:rPr>
          <w:rFonts w:eastAsia="Times New Roman" w:cstheme="minorHAnsi"/>
          <w:color w:val="000000"/>
        </w:rPr>
        <w:t>The creature is the average in size of both parents (if they are not both Medium sized).</w:t>
      </w:r>
    </w:p>
    <w:p w14:paraId="085334E6"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Speed.</w:t>
      </w:r>
      <w:r w:rsidRPr="000D5DB5">
        <w:rPr>
          <w:rFonts w:eastAsia="Times New Roman" w:cstheme="minorHAnsi"/>
          <w:b/>
          <w:bCs/>
          <w:color w:val="000000"/>
        </w:rPr>
        <w:t xml:space="preserve"> </w:t>
      </w:r>
      <w:r w:rsidRPr="000D5DB5">
        <w:rPr>
          <w:rFonts w:eastAsia="Times New Roman" w:cstheme="minorHAnsi"/>
          <w:color w:val="000000"/>
        </w:rPr>
        <w:t>The creature moves at an average of both parents (if they are not both 30 ft.)</w:t>
      </w:r>
    </w:p>
    <w:p w14:paraId="7B21194B" w14:textId="77777777" w:rsidR="00AB25EF" w:rsidRPr="000D5DB5" w:rsidRDefault="00AB25EF">
      <w:pPr>
        <w:contextualSpacing/>
        <w:rPr>
          <w:rFonts w:eastAsia="Times New Roman" w:cstheme="minorHAnsi"/>
          <w:sz w:val="24"/>
          <w:szCs w:val="24"/>
        </w:rPr>
      </w:pPr>
      <w:r w:rsidRPr="001F25FA">
        <w:rPr>
          <w:rFonts w:eastAsia="Times New Roman" w:cstheme="minorHAnsi"/>
          <w:b/>
          <w:bCs/>
          <w:i/>
          <w:iCs/>
          <w:color w:val="000000"/>
        </w:rPr>
        <w:t>Racial traits.</w:t>
      </w:r>
      <w:r w:rsidRPr="000D5DB5">
        <w:rPr>
          <w:rFonts w:eastAsia="Times New Roman" w:cstheme="minorHAnsi"/>
          <w:b/>
          <w:bCs/>
          <w:color w:val="000000"/>
        </w:rPr>
        <w:t xml:space="preserve"> </w:t>
      </w:r>
      <w:r w:rsidRPr="000D5DB5">
        <w:rPr>
          <w:rFonts w:eastAsia="Times New Roman" w:cstheme="minorHAnsi"/>
          <w:color w:val="000000"/>
        </w:rPr>
        <w:t xml:space="preserve">The creature chooses one of either parents' racial traits. </w:t>
      </w:r>
    </w:p>
    <w:p w14:paraId="3FD445DC" w14:textId="77777777" w:rsidR="00AB25EF" w:rsidRPr="000D5DB5" w:rsidRDefault="00AB25EF" w:rsidP="00DA4F50">
      <w:pPr>
        <w:contextualSpacing/>
        <w:rPr>
          <w:rFonts w:eastAsia="Times New Roman" w:cstheme="minorHAnsi"/>
          <w:sz w:val="24"/>
          <w:szCs w:val="24"/>
        </w:rPr>
      </w:pPr>
      <w:r w:rsidRPr="001F25FA">
        <w:rPr>
          <w:rFonts w:eastAsia="Times New Roman" w:cstheme="minorHAnsi"/>
          <w:b/>
          <w:bCs/>
          <w:i/>
          <w:iCs/>
          <w:color w:val="000000"/>
        </w:rPr>
        <w:t>Racial penalties.</w:t>
      </w:r>
      <w:r w:rsidRPr="000D5DB5">
        <w:rPr>
          <w:rFonts w:eastAsia="Times New Roman" w:cstheme="minorHAnsi"/>
          <w:b/>
          <w:bCs/>
          <w:color w:val="000000"/>
        </w:rPr>
        <w:t xml:space="preserve"> </w:t>
      </w:r>
      <w:r w:rsidRPr="000D5DB5">
        <w:rPr>
          <w:rFonts w:eastAsia="Times New Roman" w:cstheme="minorHAnsi"/>
          <w:color w:val="000000"/>
        </w:rPr>
        <w:t xml:space="preserve">The creature takes all racial penalties of both parents (if present, such as blood elves’ </w:t>
      </w:r>
      <w:r w:rsidR="00DA4F50">
        <w:rPr>
          <w:rFonts w:eastAsia="Times New Roman" w:cstheme="minorHAnsi"/>
          <w:color w:val="000000"/>
        </w:rPr>
        <w:t xml:space="preserve">mana </w:t>
      </w:r>
      <w:r w:rsidRPr="000D5DB5">
        <w:rPr>
          <w:rFonts w:eastAsia="Times New Roman" w:cstheme="minorHAnsi"/>
          <w:color w:val="000000"/>
        </w:rPr>
        <w:t xml:space="preserve">addiction). </w:t>
      </w:r>
    </w:p>
    <w:p w14:paraId="4D88ED40" w14:textId="77777777" w:rsidR="00AB25EF" w:rsidRDefault="00AB25EF">
      <w:pPr>
        <w:contextualSpacing/>
        <w:rPr>
          <w:rFonts w:eastAsia="Times New Roman" w:cstheme="minorHAnsi"/>
          <w:color w:val="000000"/>
        </w:rPr>
      </w:pPr>
      <w:r w:rsidRPr="001F25FA">
        <w:rPr>
          <w:rFonts w:eastAsia="Times New Roman" w:cstheme="minorHAnsi"/>
          <w:b/>
          <w:bCs/>
          <w:i/>
          <w:iCs/>
          <w:color w:val="000000"/>
        </w:rPr>
        <w:t>Languages.</w:t>
      </w:r>
      <w:r w:rsidRPr="000D5DB5">
        <w:rPr>
          <w:rFonts w:eastAsia="Times New Roman" w:cstheme="minorHAnsi"/>
          <w:b/>
          <w:bCs/>
          <w:color w:val="000000"/>
        </w:rPr>
        <w:t xml:space="preserve"> </w:t>
      </w:r>
      <w:r w:rsidRPr="000D5DB5">
        <w:rPr>
          <w:rFonts w:eastAsia="Times New Roman" w:cstheme="minorHAnsi"/>
          <w:color w:val="000000"/>
        </w:rPr>
        <w:t xml:space="preserve">The creature gains the languages of both parents. </w:t>
      </w:r>
    </w:p>
    <w:p w14:paraId="19029269" w14:textId="77777777" w:rsidR="00845E29" w:rsidRPr="000D5DB5" w:rsidRDefault="00845E29">
      <w:pPr>
        <w:contextualSpacing/>
        <w:rPr>
          <w:rFonts w:eastAsia="Times New Roman" w:cstheme="minorHAnsi"/>
          <w:sz w:val="24"/>
          <w:szCs w:val="24"/>
        </w:rPr>
      </w:pPr>
    </w:p>
    <w:p w14:paraId="12B777AD" w14:textId="77777777" w:rsidR="009B357E" w:rsidRDefault="00AB25EF">
      <w:pPr>
        <w:contextualSpacing/>
        <w:rPr>
          <w:rFonts w:eastAsia="Times New Roman" w:cstheme="minorHAnsi"/>
          <w:color w:val="000000"/>
        </w:rPr>
      </w:pPr>
      <w:r w:rsidRPr="001F25FA">
        <w:rPr>
          <w:rFonts w:eastAsia="Times New Roman" w:cstheme="minorHAnsi"/>
          <w:b/>
          <w:bCs/>
          <w:i/>
          <w:iCs/>
          <w:color w:val="000000"/>
        </w:rPr>
        <w:t>Names.</w:t>
      </w:r>
      <w:r w:rsidRPr="000D5DB5">
        <w:rPr>
          <w:rFonts w:eastAsia="Times New Roman" w:cstheme="minorHAnsi"/>
          <w:b/>
          <w:bCs/>
          <w:color w:val="000000"/>
        </w:rPr>
        <w:t xml:space="preserve"> </w:t>
      </w:r>
      <w:r w:rsidRPr="000D5DB5">
        <w:rPr>
          <w:rFonts w:eastAsia="Times New Roman" w:cstheme="minorHAnsi"/>
          <w:color w:val="000000"/>
        </w:rPr>
        <w:t>Follows the naming conventions of both parents or may be wholly original. Usually</w:t>
      </w:r>
      <w:ins w:id="1578" w:author="Admin" w:date="2020-10-19T19:48:00Z">
        <w:r w:rsidR="00931A6B">
          <w:rPr>
            <w:rFonts w:eastAsia="Times New Roman" w:cstheme="minorHAnsi"/>
            <w:color w:val="000000"/>
          </w:rPr>
          <w:t>,</w:t>
        </w:r>
      </w:ins>
      <w:r w:rsidRPr="000D5DB5">
        <w:rPr>
          <w:rFonts w:eastAsia="Times New Roman" w:cstheme="minorHAnsi"/>
          <w:color w:val="000000"/>
        </w:rPr>
        <w:t xml:space="preserve"> mixed creatures are titled by their ancestry, such as 'Halforcen,' 'half elven', or even 'half human' depending on their actions and history. </w:t>
      </w:r>
    </w:p>
    <w:p w14:paraId="2376DDCC" w14:textId="77777777" w:rsidR="009B357E" w:rsidRPr="00F00B80" w:rsidRDefault="009B357E">
      <w:pPr>
        <w:contextualSpacing/>
        <w:rPr>
          <w:rFonts w:eastAsia="Times New Roman" w:cstheme="minorHAnsi"/>
          <w:color w:val="000000"/>
        </w:rPr>
      </w:pPr>
      <w:r w:rsidRPr="00F00B80">
        <w:rPr>
          <w:rFonts w:eastAsia="Times New Roman" w:cstheme="minorHAnsi"/>
          <w:color w:val="000000"/>
        </w:rPr>
        <w:t>For example, Drann Halforcen, (orc father, draenei mother) can choose his father's (+2 to Str</w:t>
      </w:r>
      <w:r w:rsidR="00504A51">
        <w:rPr>
          <w:rFonts w:eastAsia="Times New Roman" w:cstheme="minorHAnsi"/>
          <w:color w:val="000000"/>
        </w:rPr>
        <w:t>ength</w:t>
      </w:r>
      <w:r w:rsidRPr="00F00B80">
        <w:rPr>
          <w:rFonts w:eastAsia="Times New Roman" w:cstheme="minorHAnsi"/>
          <w:color w:val="000000"/>
        </w:rPr>
        <w:t>, +1 to Sta</w:t>
      </w:r>
      <w:r w:rsidR="00504A51">
        <w:rPr>
          <w:rFonts w:eastAsia="Times New Roman" w:cstheme="minorHAnsi"/>
          <w:color w:val="000000"/>
        </w:rPr>
        <w:t>mina</w:t>
      </w:r>
      <w:r w:rsidRPr="00F00B80">
        <w:rPr>
          <w:rFonts w:eastAsia="Times New Roman" w:cstheme="minorHAnsi"/>
          <w:color w:val="000000"/>
        </w:rPr>
        <w:t>) or his mother's (+2 to Str</w:t>
      </w:r>
      <w:r w:rsidR="00504A51">
        <w:rPr>
          <w:rFonts w:eastAsia="Times New Roman" w:cstheme="minorHAnsi"/>
          <w:color w:val="000000"/>
        </w:rPr>
        <w:t>ength</w:t>
      </w:r>
      <w:r w:rsidRPr="00F00B80">
        <w:rPr>
          <w:rFonts w:eastAsia="Times New Roman" w:cstheme="minorHAnsi"/>
          <w:color w:val="000000"/>
        </w:rPr>
        <w:t>, +1 to Spi</w:t>
      </w:r>
      <w:r w:rsidR="00504A51">
        <w:rPr>
          <w:rFonts w:eastAsia="Times New Roman" w:cstheme="minorHAnsi"/>
          <w:color w:val="000000"/>
        </w:rPr>
        <w:t>rit</w:t>
      </w:r>
      <w:r w:rsidRPr="00F00B80">
        <w:rPr>
          <w:rFonts w:eastAsia="Times New Roman" w:cstheme="minorHAnsi"/>
          <w:color w:val="000000"/>
        </w:rPr>
        <w:t xml:space="preserve">) racial attribute bonuses. The character may then make a decision on which race is he closer biologically to (gaining </w:t>
      </w:r>
      <w:r w:rsidR="00504A51">
        <w:rPr>
          <w:rFonts w:eastAsia="Times New Roman" w:cstheme="minorHAnsi"/>
          <w:color w:val="000000"/>
        </w:rPr>
        <w:t xml:space="preserve">all </w:t>
      </w:r>
      <w:r w:rsidRPr="00F00B80">
        <w:rPr>
          <w:rFonts w:eastAsia="Times New Roman" w:cstheme="minorHAnsi"/>
          <w:color w:val="000000"/>
        </w:rPr>
        <w:t xml:space="preserve">Draenei racial traits if the maternal side is dominant, or </w:t>
      </w:r>
      <w:r w:rsidR="00504A51">
        <w:rPr>
          <w:rFonts w:eastAsia="Times New Roman" w:cstheme="minorHAnsi"/>
          <w:color w:val="000000"/>
        </w:rPr>
        <w:t xml:space="preserve">all </w:t>
      </w:r>
      <w:r w:rsidRPr="00F00B80">
        <w:rPr>
          <w:rFonts w:eastAsia="Times New Roman" w:cstheme="minorHAnsi"/>
          <w:color w:val="000000"/>
        </w:rPr>
        <w:t xml:space="preserve">Orc traits if their paternal side is dominant). </w:t>
      </w:r>
    </w:p>
    <w:p w14:paraId="2227AC8F" w14:textId="77777777" w:rsidR="006619F7" w:rsidRPr="00A01D2B" w:rsidRDefault="009B357E" w:rsidP="00A01D2B">
      <w:pPr>
        <w:contextualSpacing/>
        <w:rPr>
          <w:rFonts w:eastAsia="Times New Roman" w:cstheme="minorHAnsi"/>
          <w:color w:val="000000"/>
        </w:rPr>
      </w:pPr>
      <w:r w:rsidRPr="00F00B80">
        <w:rPr>
          <w:rFonts w:eastAsia="Times New Roman" w:cstheme="minorHAnsi"/>
          <w:color w:val="000000"/>
        </w:rPr>
        <w:t>He would gain both Common, Orcish, and uncorrupted Eredun in either case.</w:t>
      </w:r>
      <w:r w:rsidR="006619F7" w:rsidRPr="000D5DB5">
        <w:br w:type="page"/>
      </w:r>
    </w:p>
    <w:p w14:paraId="6713AE6E" w14:textId="77777777" w:rsidR="00AB25EF" w:rsidRPr="000D5DB5" w:rsidRDefault="00AB25EF">
      <w:pPr>
        <w:contextualSpacing/>
        <w:outlineLvl w:val="0"/>
        <w:rPr>
          <w:rFonts w:eastAsia="Times New Roman" w:cstheme="minorHAnsi"/>
          <w:b/>
          <w:bCs/>
          <w:kern w:val="36"/>
          <w:sz w:val="48"/>
          <w:szCs w:val="48"/>
        </w:rPr>
      </w:pPr>
      <w:bookmarkStart w:id="1579" w:name="_Toc509138728"/>
      <w:bookmarkStart w:id="1580" w:name="_Toc54196384"/>
      <w:r w:rsidRPr="000D5DB5">
        <w:rPr>
          <w:rFonts w:eastAsia="Times New Roman" w:cstheme="minorHAnsi"/>
          <w:b/>
          <w:bCs/>
          <w:color w:val="1F4E79"/>
          <w:kern w:val="36"/>
          <w:sz w:val="36"/>
          <w:szCs w:val="36"/>
        </w:rPr>
        <w:lastRenderedPageBreak/>
        <w:t xml:space="preserve">Chapter </w:t>
      </w:r>
      <w:r w:rsidR="00DB0B47" w:rsidRPr="000D5DB5">
        <w:rPr>
          <w:rFonts w:eastAsia="Times New Roman" w:cstheme="minorHAnsi"/>
          <w:b/>
          <w:bCs/>
          <w:color w:val="1F4E79"/>
          <w:kern w:val="36"/>
          <w:sz w:val="36"/>
          <w:szCs w:val="36"/>
        </w:rPr>
        <w:t>3</w:t>
      </w:r>
      <w:r w:rsidRPr="000D5DB5">
        <w:rPr>
          <w:rFonts w:eastAsia="Times New Roman" w:cstheme="minorHAnsi"/>
          <w:b/>
          <w:bCs/>
          <w:color w:val="1F4E79"/>
          <w:kern w:val="36"/>
          <w:sz w:val="36"/>
          <w:szCs w:val="36"/>
        </w:rPr>
        <w:t>: Classes</w:t>
      </w:r>
      <w:bookmarkEnd w:id="1579"/>
      <w:bookmarkEnd w:id="1580"/>
    </w:p>
    <w:p w14:paraId="7917B2E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Specializations in Warcraft act as sub-classes for most intents and purposes. Some subclasses are racially-locked, and thus can only be entered by fulfilling a racial requirement. </w:t>
      </w:r>
    </w:p>
    <w:p w14:paraId="1D3785A4" w14:textId="77777777" w:rsidR="00AB25EF" w:rsidRDefault="00AB25EF">
      <w:pPr>
        <w:contextualSpacing/>
        <w:rPr>
          <w:rFonts w:eastAsia="Times New Roman" w:cstheme="minorHAnsi"/>
          <w:color w:val="000000"/>
        </w:rPr>
      </w:pPr>
      <w:r w:rsidRPr="000D5DB5">
        <w:rPr>
          <w:rFonts w:eastAsia="Times New Roman" w:cstheme="minorHAnsi"/>
          <w:color w:val="000000"/>
        </w:rPr>
        <w:t xml:space="preserve">Classes in Azeroth have different names (as noted in the introduction), and sometimes different abilities. These are noted below. </w:t>
      </w:r>
    </w:p>
    <w:p w14:paraId="760E94C1" w14:textId="77777777" w:rsidR="000C50A2" w:rsidRDefault="000C50A2">
      <w:pPr>
        <w:contextualSpacing/>
        <w:rPr>
          <w:rFonts w:eastAsia="Times New Roman" w:cstheme="minorHAnsi"/>
          <w:color w:val="000000"/>
        </w:rPr>
      </w:pPr>
    </w:p>
    <w:p w14:paraId="286DA873" w14:textId="77777777" w:rsidR="00A13062" w:rsidRDefault="00A13062" w:rsidP="00A13062">
      <w:pPr>
        <w:contextualSpacing/>
        <w:rPr>
          <w:rFonts w:eastAsia="Times New Roman" w:cstheme="minorHAnsi"/>
          <w:b/>
          <w:bCs/>
          <w:color w:val="000000"/>
        </w:rPr>
      </w:pPr>
      <w:r>
        <w:rPr>
          <w:rFonts w:eastAsia="Times New Roman" w:cstheme="minorHAnsi"/>
          <w:b/>
          <w:bCs/>
          <w:color w:val="000000"/>
        </w:rPr>
        <w:t>Optional Rule: More Talents</w:t>
      </w:r>
    </w:p>
    <w:p w14:paraId="11E412D4" w14:textId="77777777" w:rsidR="00A13062" w:rsidRDefault="00A13062" w:rsidP="00A13062">
      <w:pPr>
        <w:contextualSpacing/>
        <w:rPr>
          <w:rFonts w:eastAsia="Times New Roman" w:cstheme="minorHAnsi"/>
          <w:color w:val="000000"/>
        </w:rPr>
      </w:pPr>
      <w:r>
        <w:rPr>
          <w:rFonts w:eastAsia="Times New Roman" w:cstheme="minorHAnsi"/>
          <w:color w:val="000000"/>
        </w:rPr>
        <w:t xml:space="preserve">Talents allows customizing your character in a more freeform way than multiclassing. </w:t>
      </w:r>
    </w:p>
    <w:p w14:paraId="75B31AB1" w14:textId="77777777" w:rsidR="000C50A2" w:rsidRDefault="00A13062" w:rsidP="00F64979">
      <w:pPr>
        <w:contextualSpacing/>
        <w:rPr>
          <w:rFonts w:eastAsia="Times New Roman" w:cstheme="minorHAnsi"/>
          <w:color w:val="000000"/>
        </w:rPr>
      </w:pPr>
      <w:r>
        <w:rPr>
          <w:rFonts w:eastAsia="Times New Roman" w:cstheme="minorHAnsi"/>
          <w:color w:val="000000"/>
        </w:rPr>
        <w:t>With this optional rule, you may exchange c</w:t>
      </w:r>
      <w:r w:rsidR="000C50A2">
        <w:rPr>
          <w:rFonts w:eastAsia="Times New Roman" w:cstheme="minorHAnsi"/>
          <w:color w:val="000000"/>
        </w:rPr>
        <w:t>lass features gained from archetypes (paths, circles, traditions, etc.) to grant access to a talent, but only if the class already has the ability to gain talents</w:t>
      </w:r>
      <w:r w:rsidR="00F64979">
        <w:rPr>
          <w:rFonts w:eastAsia="Times New Roman" w:cstheme="minorHAnsi"/>
          <w:color w:val="000000"/>
        </w:rPr>
        <w:t xml:space="preserve">, and only once per level. </w:t>
      </w:r>
    </w:p>
    <w:p w14:paraId="7313E3AC" w14:textId="77777777" w:rsidR="00AB25EF" w:rsidRPr="000D5DB5" w:rsidRDefault="00AB25EF">
      <w:pPr>
        <w:contextualSpacing/>
        <w:rPr>
          <w:rFonts w:eastAsia="Times New Roman" w:cstheme="minorHAnsi"/>
          <w:sz w:val="24"/>
          <w:szCs w:val="24"/>
        </w:rPr>
      </w:pPr>
    </w:p>
    <w:p w14:paraId="5D122290" w14:textId="77777777" w:rsidR="00317D9C" w:rsidRPr="000D5DB5" w:rsidRDefault="00CE4AA5">
      <w:pPr>
        <w:contextualSpacing/>
        <w:outlineLvl w:val="1"/>
        <w:rPr>
          <w:rFonts w:eastAsia="Times New Roman" w:cstheme="minorHAnsi"/>
          <w:color w:val="2E75B5"/>
          <w:sz w:val="32"/>
          <w:szCs w:val="32"/>
        </w:rPr>
      </w:pPr>
      <w:bookmarkStart w:id="1581" w:name="_Toc509138729"/>
      <w:bookmarkStart w:id="1582" w:name="_Toc54196385"/>
      <w:r>
        <w:rPr>
          <w:noProof/>
        </w:rPr>
        <w:drawing>
          <wp:anchor distT="0" distB="0" distL="114300" distR="114300" simplePos="0" relativeHeight="251652096" behindDoc="1" locked="0" layoutInCell="1" allowOverlap="1" wp14:anchorId="483556B6" wp14:editId="414C715D">
            <wp:simplePos x="0" y="0"/>
            <wp:positionH relativeFrom="column">
              <wp:posOffset>3963670</wp:posOffset>
            </wp:positionH>
            <wp:positionV relativeFrom="paragraph">
              <wp:posOffset>1905</wp:posOffset>
            </wp:positionV>
            <wp:extent cx="1529080" cy="2039620"/>
            <wp:effectExtent l="0" t="0" r="0" b="0"/>
            <wp:wrapTight wrapText="bothSides">
              <wp:wrapPolygon edited="0">
                <wp:start x="6728" y="202"/>
                <wp:lineTo x="4575" y="1009"/>
                <wp:lineTo x="269" y="3228"/>
                <wp:lineTo x="0" y="4438"/>
                <wp:lineTo x="0" y="19569"/>
                <wp:lineTo x="1884" y="20174"/>
                <wp:lineTo x="6458" y="20981"/>
                <wp:lineTo x="9688" y="20981"/>
                <wp:lineTo x="19375" y="20174"/>
                <wp:lineTo x="21259" y="19569"/>
                <wp:lineTo x="21259" y="3228"/>
                <wp:lineTo x="16953" y="1009"/>
                <wp:lineTo x="14801" y="202"/>
                <wp:lineTo x="6728" y="20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un_Crest (1).png"/>
                    <pic:cNvPicPr/>
                  </pic:nvPicPr>
                  <pic:blipFill>
                    <a:blip r:embed="rId11">
                      <a:extLst>
                        <a:ext uri="{28A0092B-C50C-407E-A947-70E740481C1C}">
                          <a14:useLocalDpi xmlns:a14="http://schemas.microsoft.com/office/drawing/2010/main" val="0"/>
                        </a:ext>
                      </a:extLst>
                    </a:blip>
                    <a:stretch>
                      <a:fillRect/>
                    </a:stretch>
                  </pic:blipFill>
                  <pic:spPr>
                    <a:xfrm>
                      <a:off x="0" y="0"/>
                      <a:ext cx="1529080" cy="2039620"/>
                    </a:xfrm>
                    <a:prstGeom prst="rect">
                      <a:avLst/>
                    </a:prstGeom>
                  </pic:spPr>
                </pic:pic>
              </a:graphicData>
            </a:graphic>
            <wp14:sizeRelH relativeFrom="margin">
              <wp14:pctWidth>0</wp14:pctWidth>
            </wp14:sizeRelH>
            <wp14:sizeRelV relativeFrom="margin">
              <wp14:pctHeight>0</wp14:pctHeight>
            </wp14:sizeRelV>
          </wp:anchor>
        </w:drawing>
      </w:r>
      <w:r w:rsidR="00317D9C" w:rsidRPr="000D5DB5">
        <w:rPr>
          <w:rFonts w:eastAsia="Times New Roman" w:cstheme="minorHAnsi"/>
          <w:color w:val="2E75B5"/>
          <w:sz w:val="32"/>
          <w:szCs w:val="32"/>
        </w:rPr>
        <w:t>Alchemist (ALC)</w:t>
      </w:r>
      <w:bookmarkEnd w:id="1581"/>
      <w:bookmarkEnd w:id="1582"/>
    </w:p>
    <w:p w14:paraId="1BC4C981" w14:textId="77777777" w:rsidR="005D32EF" w:rsidRPr="00965B49" w:rsidRDefault="005D32EF" w:rsidP="00606E14">
      <w:bookmarkStart w:id="1583" w:name="_f32f8xf523l1" w:colFirst="0" w:colLast="0"/>
      <w:bookmarkEnd w:id="1583"/>
      <w:r w:rsidRPr="00965B49">
        <w:t>A forsaken stalks the ruins of a murlo</w:t>
      </w:r>
      <w:r>
        <w:t>c village, picking eyes and bit</w:t>
      </w:r>
      <w:r w:rsidRPr="00965B49">
        <w:t xml:space="preserve">s of flesh. As a skulking murloc prepares to jump out at her, she casually tosses a potion at its chest without glancing at it, causing the skin to bubble and blacken with a </w:t>
      </w:r>
      <w:r w:rsidR="00606E14">
        <w:t>terrible</w:t>
      </w:r>
      <w:r>
        <w:t xml:space="preserve">—the last thing it sees are the forsaken’s fingers reaching </w:t>
      </w:r>
      <w:r w:rsidR="00CE4AA5">
        <w:t>forward to take out its light.</w:t>
      </w:r>
    </w:p>
    <w:p w14:paraId="67730F83" w14:textId="77777777" w:rsidR="005D32EF" w:rsidRDefault="005D32EF" w:rsidP="005D32EF"/>
    <w:p w14:paraId="4426F087" w14:textId="77777777" w:rsidR="005D32EF" w:rsidRDefault="005D32EF" w:rsidP="007378CE">
      <w:r w:rsidRPr="00965B49">
        <w:t xml:space="preserve">A gnome reaches </w:t>
      </w:r>
      <w:r>
        <w:t xml:space="preserve">down to his box of </w:t>
      </w:r>
      <w:r w:rsidR="007378CE">
        <w:t>A</w:t>
      </w:r>
      <w:r>
        <w:t xml:space="preserve">lchemist’s </w:t>
      </w:r>
      <w:r w:rsidR="007378CE">
        <w:t>S</w:t>
      </w:r>
      <w:r>
        <w:t>upplies</w:t>
      </w:r>
      <w:r w:rsidRPr="00965B49">
        <w:t xml:space="preserve">, picking a rare herb and some pinches of sea salt, before tossing them into a </w:t>
      </w:r>
      <w:r>
        <w:t>small battle-</w:t>
      </w:r>
      <w:r w:rsidRPr="00965B49">
        <w:t xml:space="preserve">beaker warmed by a </w:t>
      </w:r>
      <w:r>
        <w:t xml:space="preserve">portable </w:t>
      </w:r>
      <w:r w:rsidRPr="00965B49">
        <w:t xml:space="preserve">burner. </w:t>
      </w:r>
      <w:r>
        <w:t xml:space="preserve">With uncanny calm, </w:t>
      </w:r>
      <w:r w:rsidRPr="00965B49">
        <w:t>he weighs the curative mixture, before delivering it to a dying friend</w:t>
      </w:r>
      <w:r>
        <w:t>, revivifying her</w:t>
      </w:r>
      <w:r w:rsidRPr="00965B49">
        <w:t xml:space="preserve">. </w:t>
      </w:r>
    </w:p>
    <w:p w14:paraId="24E64003" w14:textId="77777777" w:rsidR="005D32EF" w:rsidRDefault="005D32EF" w:rsidP="005D32EF"/>
    <w:p w14:paraId="30328C2E" w14:textId="77777777" w:rsidR="005D32EF" w:rsidRPr="00965B49" w:rsidRDefault="005D32EF">
      <w:r w:rsidRPr="00965B49">
        <w:t xml:space="preserve">Laughing maniacally as he consumes his potion, the troll rushes into </w:t>
      </w:r>
      <w:r>
        <w:t>the fight</w:t>
      </w:r>
      <w:r w:rsidRPr="00965B49">
        <w:t>, finge</w:t>
      </w:r>
      <w:r>
        <w:t>rtips</w:t>
      </w:r>
      <w:r w:rsidRPr="00965B49">
        <w:t xml:space="preserve"> mutating into razor-sharp claws</w:t>
      </w:r>
      <w:del w:id="1584" w:author="Admin" w:date="2020-10-19T19:49:00Z">
        <w:r w:rsidDel="00931A6B">
          <w:delText xml:space="preserve">, </w:delText>
        </w:r>
      </w:del>
      <w:ins w:id="1585" w:author="Admin" w:date="2020-10-19T19:49:00Z">
        <w:r w:rsidR="00931A6B">
          <w:t xml:space="preserve">. </w:t>
        </w:r>
      </w:ins>
      <w:del w:id="1586" w:author="Admin" w:date="2020-10-19T19:49:00Z">
        <w:r w:rsidDel="00931A6B">
          <w:delText xml:space="preserve">muscles </w:delText>
        </w:r>
      </w:del>
      <w:ins w:id="1587" w:author="Admin" w:date="2020-10-19T19:49:00Z">
        <w:r w:rsidR="00931A6B">
          <w:t xml:space="preserve">As his muscles </w:t>
        </w:r>
      </w:ins>
      <w:r>
        <w:t>grow</w:t>
      </w:r>
      <w:del w:id="1588" w:author="Admin" w:date="2020-10-19T19:50:00Z">
        <w:r w:rsidDel="00931A6B">
          <w:delText>ing</w:delText>
        </w:r>
      </w:del>
      <w:r>
        <w:t xml:space="preserve"> larger, and </w:t>
      </w:r>
      <w:ins w:id="1589" w:author="Admin" w:date="2020-10-19T19:50:00Z">
        <w:r w:rsidR="00931A6B">
          <w:t xml:space="preserve">as his </w:t>
        </w:r>
      </w:ins>
      <w:r>
        <w:t>skin harden</w:t>
      </w:r>
      <w:ins w:id="1590" w:author="Admin" w:date="2020-10-19T19:50:00Z">
        <w:r w:rsidR="00931A6B">
          <w:t>s</w:t>
        </w:r>
      </w:ins>
      <w:del w:id="1591" w:author="Admin" w:date="2020-10-19T19:50:00Z">
        <w:r w:rsidDel="00931A6B">
          <w:delText>ing</w:delText>
        </w:r>
      </w:del>
      <w:ins w:id="1592" w:author="Admin" w:date="2020-10-19T19:49:00Z">
        <w:r w:rsidR="00931A6B">
          <w:t>,</w:t>
        </w:r>
      </w:ins>
      <w:r>
        <w:t xml:space="preserve"> </w:t>
      </w:r>
      <w:del w:id="1593" w:author="Admin" w:date="2020-10-19T19:50:00Z">
        <w:r w:rsidDel="00931A6B">
          <w:delText xml:space="preserve">as </w:delText>
        </w:r>
      </w:del>
      <w:r w:rsidRPr="00965B49">
        <w:t xml:space="preserve">his eyes gleam with </w:t>
      </w:r>
      <w:r>
        <w:t>the promise of pain</w:t>
      </w:r>
      <w:r w:rsidRPr="00965B49">
        <w:t>.</w:t>
      </w:r>
    </w:p>
    <w:p w14:paraId="1E38996E" w14:textId="77777777" w:rsidR="005D32EF" w:rsidRDefault="005D32EF" w:rsidP="005D32EF"/>
    <w:p w14:paraId="7C62C6D5" w14:textId="77777777" w:rsidR="005D32EF" w:rsidRDefault="005D32EF" w:rsidP="005D32EF">
      <w:r w:rsidRPr="00965B49">
        <w:t xml:space="preserve">A goblin </w:t>
      </w:r>
      <w:r>
        <w:t xml:space="preserve">mercenary sits on the back of a drugged ogre, tossing explosive potions. Wincing as a human warrior stabs his giant homunculus, he pulls out a potion from his side pouch and jams it down the ogre’s throat. The crunch of teeth against glass invigorates the ogre, and, with a burp, it tosses its arm forward with great strength, tossing the human away as the alchemist laughs in triumph. </w:t>
      </w:r>
    </w:p>
    <w:p w14:paraId="7472CA38" w14:textId="77777777" w:rsidR="005D32EF" w:rsidRDefault="005D32EF" w:rsidP="005D32EF"/>
    <w:p w14:paraId="72C4B576" w14:textId="77777777" w:rsidR="005D32EF" w:rsidRDefault="005D32EF" w:rsidP="005D32EF">
      <w:r>
        <w:t>Whether by careful measuring, self-experimentation, explosive mixtures, or supportive potions, an alchemist utilizes their own mix of magic and science, alchemical science, to support and heal wounds, decimate enemies, manifest unusual effects, or augment themselves to wade into battle. These lightly armored individuals are expert</w:t>
      </w:r>
      <w:ins w:id="1594" w:author="Admin" w:date="2020-10-19T19:49:00Z">
        <w:r w:rsidR="00931A6B">
          <w:t>s</w:t>
        </w:r>
      </w:ins>
      <w:r>
        <w:t xml:space="preserve"> in creating a variety of special effects, from temporary explosives to elixirs that revive the dead.</w:t>
      </w:r>
    </w:p>
    <w:p w14:paraId="7F725817" w14:textId="77777777" w:rsidR="005D32EF" w:rsidRDefault="005D32EF">
      <w:pPr>
        <w:contextualSpacing/>
        <w:rPr>
          <w:rFonts w:eastAsia="Times New Roman" w:cstheme="minorHAnsi"/>
          <w:color w:val="000000"/>
        </w:rPr>
      </w:pPr>
    </w:p>
    <w:p w14:paraId="60AA5DAB" w14:textId="77777777" w:rsidR="005D32EF" w:rsidRPr="00226181" w:rsidRDefault="005D32EF" w:rsidP="005D32EF">
      <w:pPr>
        <w:contextualSpacing/>
        <w:rPr>
          <w:rFonts w:eastAsia="Times New Roman" w:cstheme="minorHAnsi"/>
          <w:b/>
          <w:bCs/>
          <w:caps/>
          <w:color w:val="000000"/>
        </w:rPr>
      </w:pPr>
      <w:r w:rsidRPr="00226181">
        <w:rPr>
          <w:rFonts w:eastAsia="Times New Roman" w:cstheme="minorHAnsi"/>
          <w:b/>
          <w:bCs/>
          <w:caps/>
          <w:color w:val="000000"/>
        </w:rPr>
        <w:t>Magic and Science</w:t>
      </w:r>
    </w:p>
    <w:p w14:paraId="02D857F2" w14:textId="77777777" w:rsidR="005D32EF" w:rsidRDefault="005D32EF" w:rsidP="005D32EF">
      <w:r>
        <w:t xml:space="preserve">In the Warcraft universe, alchemy is not merely pseudo-chemistry—it is an art that draws power from the primal elements of life, not unlike actual magic. An alchemist is a master of the art who takes it leaps and bounds </w:t>
      </w:r>
      <w:r w:rsidRPr="00B0162C">
        <w:t>further</w:t>
      </w:r>
      <w:r>
        <w:t xml:space="preserve"> than their peers, who are limited in their alchemical products to mere healing poultices and anti-toxins, reaching heights of reviving the dead or manifesting massive explosives. </w:t>
      </w:r>
    </w:p>
    <w:p w14:paraId="40B284D4" w14:textId="77777777" w:rsidR="00931A6B" w:rsidRDefault="00931A6B" w:rsidP="005D32EF">
      <w:pPr>
        <w:rPr>
          <w:ins w:id="1595" w:author="Admin" w:date="2020-10-19T19:50:00Z"/>
        </w:rPr>
      </w:pPr>
      <w:ins w:id="1596" w:author="Admin" w:date="2020-10-19T19:50:00Z">
        <w:r w:rsidRPr="00931A6B">
          <w:lastRenderedPageBreak/>
          <w:t xml:space="preserve">The greatest strength of an alchemist is their versatility. They can themselves adequately but can specialize in being battle-chemists who augment themselves with potions before tearing their enemies apart with their own hands. They can choose to focus on the augmentative powers of their mixtures, delaying harm and healing wounds, or to debilitate their enemies with negative status effects. Damage dealt by an alchemist’s potions usually focus on concussive or poison damage, but they are also broad in scope, dealing fire or frost or lighting as required of them. The better they anticipate their opposition, the better the alchemist can prepare. </w:t>
        </w:r>
      </w:ins>
    </w:p>
    <w:p w14:paraId="1B9E8F6A" w14:textId="77777777" w:rsidR="005D32EF" w:rsidDel="00931A6B" w:rsidRDefault="005D32EF" w:rsidP="005D32EF">
      <w:pPr>
        <w:rPr>
          <w:del w:id="1597" w:author="Admin" w:date="2020-10-19T19:50:00Z"/>
        </w:rPr>
      </w:pPr>
      <w:del w:id="1598" w:author="Admin" w:date="2020-10-19T19:50:00Z">
        <w:r w:rsidDel="00931A6B">
          <w:delText xml:space="preserve">The greatest strength of an alchemist is their versatility. They are able to defend themselves adequately, but can specialize into being battle-chemists who augment themselves with potions before tearing their enemies apart by their own hands. They can choose to focus on the augmentative powers of their mixtures, delaying harm and healing wounds, or to debilitate their enemies with negative status effects. Damage dealt by an alchemist’s potions usually focus on concussive or poison damage, but they are also broad in scope, dealing fire or frost or lighting as required of them. The better they anticipate their opposition, the better the alchemist can prepare. </w:delText>
        </w:r>
      </w:del>
    </w:p>
    <w:p w14:paraId="2CF08A2F" w14:textId="77777777" w:rsidR="005D32EF" w:rsidRDefault="005D32EF" w:rsidP="005D32EF">
      <w:r>
        <w:t xml:space="preserve">The success of alchemists relies greatly on the formulae and recipes they have in their formula books. They gain new formulae as they gain experience, study other formula books, or research independently. </w:t>
      </w:r>
    </w:p>
    <w:p w14:paraId="22F1FB27" w14:textId="77777777" w:rsidR="005D32EF" w:rsidRDefault="005D32EF" w:rsidP="005D32EF"/>
    <w:p w14:paraId="383CC4FC" w14:textId="77777777" w:rsidR="005D32EF" w:rsidRPr="00226181" w:rsidRDefault="005D32EF" w:rsidP="005D32EF">
      <w:pPr>
        <w:contextualSpacing/>
        <w:rPr>
          <w:rFonts w:eastAsia="Times New Roman" w:cstheme="minorHAnsi"/>
          <w:b/>
          <w:bCs/>
          <w:caps/>
          <w:color w:val="000000"/>
        </w:rPr>
      </w:pPr>
      <w:bookmarkStart w:id="1599" w:name="_bafia0t7flaw" w:colFirst="0" w:colLast="0"/>
      <w:bookmarkStart w:id="1600" w:name="_atid23v1wdp1" w:colFirst="0" w:colLast="0"/>
      <w:bookmarkEnd w:id="1599"/>
      <w:bookmarkEnd w:id="1600"/>
      <w:r w:rsidRPr="00226181">
        <w:rPr>
          <w:rFonts w:eastAsia="Times New Roman" w:cstheme="minorHAnsi"/>
          <w:b/>
          <w:bCs/>
          <w:caps/>
          <w:color w:val="000000"/>
        </w:rPr>
        <w:t>The Weight of Knowledge</w:t>
      </w:r>
    </w:p>
    <w:p w14:paraId="0E5DCBC5" w14:textId="77777777" w:rsidR="005D32EF" w:rsidRDefault="005D32EF" w:rsidP="005D32EF">
      <w:r>
        <w:t xml:space="preserve">Alchemists’ lives may appear mundane, starting as a sage, independent researcher under a mage tower, a plague researcher, or member of a military force’s supply chain. Other alchemists focus on trade, opening alchemy shops and selling anything from curative mixtures to love potions. Others still have adapted their talents to violence, such as serving in mercenary forces or the military, sapping structural defenses and focusing on combat support. </w:t>
      </w:r>
    </w:p>
    <w:p w14:paraId="3F5EFE56" w14:textId="77777777" w:rsidR="005D32EF" w:rsidRPr="00B0162C" w:rsidRDefault="005D32EF" w:rsidP="005D32EF">
      <w:r>
        <w:t xml:space="preserve">The weight of knowledge and the demand for versatile potions calls for even the most sedentary alchemists to venture out to investigate strange happenings, support their friends, or answer the call to heroism. </w:t>
      </w:r>
    </w:p>
    <w:p w14:paraId="3A5004CE" w14:textId="77777777" w:rsidR="005D32EF" w:rsidRPr="005D32EF" w:rsidRDefault="005D32EF"/>
    <w:p w14:paraId="2AD52B54" w14:textId="77777777" w:rsidR="00DB55F3" w:rsidRPr="005D32EF" w:rsidRDefault="008B4259">
      <w:r w:rsidRPr="005D32EF">
        <w:t xml:space="preserve">Alchemists are </w:t>
      </w:r>
      <w:r w:rsidR="00317D9C" w:rsidRPr="005D32EF">
        <w:t xml:space="preserve">students, researchers, and scientists of the mysterious science of alchemy. </w:t>
      </w:r>
    </w:p>
    <w:p w14:paraId="4EEBFCD9" w14:textId="77777777" w:rsidR="00DB55F3" w:rsidRPr="000D5DB5" w:rsidRDefault="00DB55F3">
      <w:pPr>
        <w:contextualSpacing/>
        <w:rPr>
          <w:rFonts w:eastAsia="Times New Roman" w:cstheme="minorHAnsi"/>
          <w:sz w:val="24"/>
          <w:szCs w:val="24"/>
        </w:rPr>
      </w:pPr>
      <w:r w:rsidRPr="000D5DB5">
        <w:rPr>
          <w:rFonts w:eastAsia="Times New Roman" w:cstheme="minorHAnsi"/>
          <w:color w:val="000000"/>
        </w:rPr>
        <w:t xml:space="preserve">To choose to alchemist class is to be more than a dabbler in the art of alchemy—they are utilizers of strange techniques that would empower themselves and their allies, experienced craftspeople who can make potions for fractions of the normal time and cost, and some have even modified their bodies to make full use of their skills. </w:t>
      </w:r>
    </w:p>
    <w:p w14:paraId="4E4FE7AC" w14:textId="77777777" w:rsidR="00317D9C" w:rsidRPr="000D5DB5" w:rsidRDefault="00317D9C">
      <w:pPr>
        <w:contextualSpacing/>
        <w:rPr>
          <w:rFonts w:eastAsia="Times New Roman" w:cstheme="minorHAnsi"/>
          <w:color w:val="000000"/>
        </w:rPr>
      </w:pPr>
      <w:r w:rsidRPr="000D5DB5">
        <w:rPr>
          <w:rFonts w:eastAsia="Times New Roman" w:cstheme="minorHAnsi"/>
          <w:color w:val="000000"/>
        </w:rPr>
        <w:t xml:space="preserve">Creating poisons, potions, special explosives, and empowering substances, alchemists are either curiosities, prized members of society, or reclusive, feared experts in unstable weird sciences. Alchemy itself </w:t>
      </w:r>
      <w:del w:id="1601" w:author="Admin" w:date="2020-10-19T19:51:00Z">
        <w:r w:rsidRPr="000D5DB5" w:rsidDel="00931A6B">
          <w:rPr>
            <w:rFonts w:eastAsia="Times New Roman" w:cstheme="minorHAnsi"/>
            <w:color w:val="000000"/>
          </w:rPr>
          <w:delText xml:space="preserve">is </w:delText>
        </w:r>
      </w:del>
      <w:r w:rsidRPr="000D5DB5">
        <w:rPr>
          <w:rFonts w:eastAsia="Times New Roman" w:cstheme="minorHAnsi"/>
          <w:color w:val="000000"/>
        </w:rPr>
        <w:t xml:space="preserve">does not fall strictly in one end between science and magic, but is a potent force nonetheless. </w:t>
      </w:r>
    </w:p>
    <w:p w14:paraId="6A779F54" w14:textId="77777777" w:rsidR="00A926B3" w:rsidRDefault="00317D9C">
      <w:pPr>
        <w:contextualSpacing/>
        <w:rPr>
          <w:rFonts w:eastAsia="Times New Roman" w:cstheme="minorHAnsi"/>
          <w:color w:val="000000"/>
        </w:rPr>
      </w:pPr>
      <w:r w:rsidRPr="000D5DB5">
        <w:rPr>
          <w:rFonts w:eastAsia="Times New Roman" w:cstheme="minorHAnsi"/>
          <w:color w:val="000000"/>
        </w:rPr>
        <w:t>Alchemists support soldiers and adventurers, and could easily take to the field themselves, brewing and concoct</w:t>
      </w:r>
      <w:ins w:id="1602" w:author="Admin" w:date="2020-10-19T19:51:00Z">
        <w:r w:rsidR="00931A6B">
          <w:rPr>
            <w:rFonts w:eastAsia="Times New Roman" w:cstheme="minorHAnsi"/>
            <w:color w:val="000000"/>
          </w:rPr>
          <w:t>ing</w:t>
        </w:r>
      </w:ins>
      <w:r w:rsidRPr="000D5DB5">
        <w:rPr>
          <w:rFonts w:eastAsia="Times New Roman" w:cstheme="minorHAnsi"/>
          <w:color w:val="000000"/>
        </w:rPr>
        <w:t xml:space="preserve"> potions, poisons, and poultices to support (or create) allies on the field. Some work to support their communities, others attempt to replicate (or surpass) the work of the Scourge's necromancers, and others focus on self-empowering through strange concoctions they imbibe. </w:t>
      </w:r>
    </w:p>
    <w:p w14:paraId="0A283E4C" w14:textId="77777777" w:rsidR="00A926B3" w:rsidRDefault="00A926B3">
      <w:pPr>
        <w:contextualSpacing/>
        <w:rPr>
          <w:rFonts w:eastAsia="Times New Roman" w:cstheme="minorHAnsi"/>
          <w:color w:val="000000"/>
        </w:rPr>
      </w:pPr>
    </w:p>
    <w:p w14:paraId="44EAA8D9" w14:textId="77777777" w:rsidR="00317D9C" w:rsidRDefault="00317D9C">
      <w:pPr>
        <w:contextualSpacing/>
        <w:rPr>
          <w:rFonts w:eastAsia="Times New Roman" w:cstheme="minorHAnsi"/>
          <w:b/>
          <w:bCs/>
          <w:color w:val="000000"/>
        </w:rPr>
      </w:pPr>
      <w:r w:rsidRPr="000D5DB5">
        <w:rPr>
          <w:rFonts w:eastAsia="Times New Roman" w:cstheme="minorHAnsi"/>
          <w:b/>
          <w:bCs/>
          <w:color w:val="000000"/>
        </w:rPr>
        <w:t>CREATING AN ALCHEMIST</w:t>
      </w:r>
    </w:p>
    <w:p w14:paraId="795C725B" w14:textId="77777777" w:rsidR="005D32EF" w:rsidRPr="005D32EF" w:rsidRDefault="005D32EF">
      <w:pPr>
        <w:contextualSpacing/>
        <w:rPr>
          <w:rFonts w:eastAsia="Times New Roman" w:cstheme="minorHAnsi"/>
          <w:color w:val="000000"/>
        </w:rPr>
      </w:pPr>
      <w:r w:rsidRPr="005D32EF">
        <w:rPr>
          <w:rFonts w:eastAsia="Times New Roman" w:cstheme="minorHAnsi"/>
          <w:color w:val="000000"/>
        </w:rPr>
        <w:t xml:space="preserve">As you make your alchemist character, consider the origins of their knowledge: were they self-taught, a student of another alchemist, or did they gain this mastery by esoteric means? Alchemy is a difficult discipline—how did you accomplish the challenge to gain your status? Were you motivated by war, fortune, or by </w:t>
      </w:r>
      <w:del w:id="1603" w:author="Admin" w:date="2020-10-19T19:52:00Z">
        <w:r w:rsidRPr="005D32EF" w:rsidDel="002A032D">
          <w:rPr>
            <w:rFonts w:eastAsia="Times New Roman" w:cstheme="minorHAnsi"/>
            <w:color w:val="000000"/>
          </w:rPr>
          <w:delText xml:space="preserve">another mean </w:delText>
        </w:r>
      </w:del>
      <w:ins w:id="1604" w:author="Admin" w:date="2020-10-19T19:52:00Z">
        <w:r w:rsidR="002A032D">
          <w:rPr>
            <w:rFonts w:eastAsia="Times New Roman" w:cstheme="minorHAnsi"/>
            <w:color w:val="000000"/>
          </w:rPr>
          <w:t xml:space="preserve">something else </w:t>
        </w:r>
      </w:ins>
      <w:r w:rsidRPr="005D32EF">
        <w:rPr>
          <w:rFonts w:eastAsia="Times New Roman" w:cstheme="minorHAnsi"/>
          <w:color w:val="000000"/>
        </w:rPr>
        <w:t xml:space="preserve">entirely, such as the lack of magical talent to become a spellcaster? </w:t>
      </w:r>
    </w:p>
    <w:p w14:paraId="6A9C11FB" w14:textId="77777777" w:rsidR="002A032D" w:rsidRDefault="002A032D" w:rsidP="005D32EF">
      <w:pPr>
        <w:contextualSpacing/>
        <w:rPr>
          <w:ins w:id="1605" w:author="Admin" w:date="2020-10-19T19:53:00Z"/>
          <w:rFonts w:eastAsia="Times New Roman" w:cstheme="minorHAnsi"/>
          <w:color w:val="000000"/>
        </w:rPr>
      </w:pPr>
      <w:ins w:id="1606" w:author="Admin" w:date="2020-10-19T19:53:00Z">
        <w:r w:rsidRPr="002A032D">
          <w:rPr>
            <w:rFonts w:eastAsia="Times New Roman" w:cstheme="minorHAnsi"/>
            <w:color w:val="000000"/>
          </w:rPr>
          <w:lastRenderedPageBreak/>
          <w:t>Perhaps you preferred the reliable mundane science of alchemy over the unexpected extraordinary power of magic, or took comfort in the fact that you were in demand in an urban setting—there is no lack of adventurers who might need your aid as an alchemist if you do not wish to go out and adventure. Do you have any peers among alchemists? Do they perceive your approach to science as calm and intellectual, or rash but with great breakthroughs or a dangerous form of meddling with life and death that should not be tolerated? Do you have a special ambition or goal to achieve as an alchemist—such as making magic-like effects accessible to the mundane public, providing affordable healing, and counters to common ailments, or are your creations for your own monetary benefit?</w:t>
        </w:r>
        <w:r w:rsidRPr="002A032D" w:rsidDel="002A032D">
          <w:rPr>
            <w:rFonts w:eastAsia="Times New Roman" w:cstheme="minorHAnsi"/>
            <w:color w:val="000000"/>
          </w:rPr>
          <w:t xml:space="preserve"> </w:t>
        </w:r>
      </w:ins>
    </w:p>
    <w:p w14:paraId="006AAD05" w14:textId="77777777" w:rsidR="005D32EF" w:rsidRPr="005D32EF" w:rsidDel="002A032D" w:rsidRDefault="005D32EF">
      <w:pPr>
        <w:contextualSpacing/>
        <w:rPr>
          <w:del w:id="1607" w:author="Admin" w:date="2020-10-19T19:53:00Z"/>
          <w:rFonts w:eastAsia="Times New Roman" w:cstheme="minorHAnsi"/>
          <w:color w:val="000000"/>
        </w:rPr>
      </w:pPr>
      <w:del w:id="1608" w:author="Admin" w:date="2020-10-19T19:53:00Z">
        <w:r w:rsidRPr="005D32EF" w:rsidDel="002A032D">
          <w:rPr>
            <w:rFonts w:eastAsia="Times New Roman" w:cstheme="minorHAnsi"/>
            <w:color w:val="000000"/>
          </w:rPr>
          <w:delText xml:space="preserve">Perhaps you preferred the reliable mundane science of alchemy over the unexpected extraordinary power of magic, or took comfort in the fact that you were in demand in an urban setting—there is no lack of adventurers who might need your aid as an alchemist if you </w:delText>
        </w:r>
      </w:del>
      <w:del w:id="1609" w:author="Admin" w:date="2020-10-19T19:52:00Z">
        <w:r w:rsidRPr="005D32EF" w:rsidDel="002A032D">
          <w:rPr>
            <w:rFonts w:eastAsia="Times New Roman" w:cstheme="minorHAnsi"/>
            <w:color w:val="000000"/>
          </w:rPr>
          <w:delText xml:space="preserve">yourself </w:delText>
        </w:r>
      </w:del>
      <w:del w:id="1610" w:author="Admin" w:date="2020-10-19T19:53:00Z">
        <w:r w:rsidRPr="005D32EF" w:rsidDel="002A032D">
          <w:rPr>
            <w:rFonts w:eastAsia="Times New Roman" w:cstheme="minorHAnsi"/>
            <w:color w:val="000000"/>
          </w:rPr>
          <w:delText xml:space="preserve">do not wish to go out and adventure. Do you have any peers among alchemists? Do they perceive your approach to </w:delText>
        </w:r>
      </w:del>
      <w:del w:id="1611" w:author="Admin" w:date="2020-10-19T19:52:00Z">
        <w:r w:rsidRPr="005D32EF" w:rsidDel="002A032D">
          <w:rPr>
            <w:rFonts w:eastAsia="Times New Roman" w:cstheme="minorHAnsi"/>
            <w:color w:val="000000"/>
          </w:rPr>
          <w:delText xml:space="preserve">the </w:delText>
        </w:r>
      </w:del>
      <w:del w:id="1612" w:author="Admin" w:date="2020-10-19T19:53:00Z">
        <w:r w:rsidRPr="005D32EF" w:rsidDel="002A032D">
          <w:rPr>
            <w:rFonts w:eastAsia="Times New Roman" w:cstheme="minorHAnsi"/>
            <w:color w:val="000000"/>
          </w:rPr>
          <w:delText>science as calm and intellectual, or rash but with great breakthroughs, or a dangerous form of meddling with life and death that should not be tolerated? Do you have a special ambition or goal to achieve as an alchemist—such as making magic-like effects accessible to the mundane public, providing affordable healing and counters to common ailments, or are your creations for your own monetary benefit?</w:delText>
        </w:r>
      </w:del>
    </w:p>
    <w:p w14:paraId="177C3C56" w14:textId="77777777" w:rsidR="005D32EF" w:rsidRPr="000D5DB5" w:rsidRDefault="005D32EF" w:rsidP="005D32EF">
      <w:pPr>
        <w:contextualSpacing/>
        <w:rPr>
          <w:rFonts w:eastAsia="Times New Roman" w:cstheme="minorHAnsi"/>
          <w:b/>
          <w:bCs/>
          <w:color w:val="000000"/>
        </w:rPr>
      </w:pPr>
    </w:p>
    <w:p w14:paraId="14236678" w14:textId="77777777" w:rsidR="00317D9C" w:rsidRPr="000D5DB5" w:rsidRDefault="00317D9C">
      <w:pPr>
        <w:contextualSpacing/>
        <w:rPr>
          <w:rFonts w:eastAsia="Times New Roman" w:cstheme="minorHAnsi"/>
          <w:sz w:val="24"/>
          <w:szCs w:val="24"/>
        </w:rPr>
      </w:pPr>
      <w:r w:rsidRPr="000D5DB5">
        <w:rPr>
          <w:rFonts w:eastAsia="Times New Roman" w:cstheme="minorHAnsi"/>
          <w:b/>
          <w:bCs/>
          <w:color w:val="000000"/>
        </w:rPr>
        <w:t xml:space="preserve">QUICK BUILD </w:t>
      </w:r>
    </w:p>
    <w:p w14:paraId="2D1EC38D" w14:textId="77777777" w:rsidR="005D32EF" w:rsidRPr="000D5DB5" w:rsidRDefault="00317D9C" w:rsidP="005D32EF">
      <w:pPr>
        <w:contextualSpacing/>
        <w:rPr>
          <w:rFonts w:eastAsia="Times New Roman" w:cstheme="minorHAnsi"/>
          <w:sz w:val="24"/>
          <w:szCs w:val="24"/>
        </w:rPr>
      </w:pPr>
      <w:r w:rsidRPr="000D5DB5">
        <w:rPr>
          <w:rFonts w:eastAsia="Times New Roman" w:cstheme="minorHAnsi"/>
          <w:color w:val="000000"/>
        </w:rPr>
        <w:t xml:space="preserve">You can make an alchemist quickly by following these suggestions. First, Intelligence should be your highest ability score. </w:t>
      </w:r>
      <w:r w:rsidRPr="00A84CD9">
        <w:rPr>
          <w:rFonts w:eastAsia="Times New Roman" w:cstheme="minorHAnsi"/>
          <w:color w:val="000000"/>
        </w:rPr>
        <w:t>Make</w:t>
      </w:r>
      <w:r w:rsidRPr="000D5DB5">
        <w:rPr>
          <w:rFonts w:eastAsia="Times New Roman" w:cstheme="minorHAnsi"/>
          <w:color w:val="000000"/>
        </w:rPr>
        <w:t xml:space="preserve"> Agility your next-highest if you want to use ranged or </w:t>
      </w:r>
      <w:r w:rsidR="00C30BB4" w:rsidRPr="000D5DB5">
        <w:rPr>
          <w:rFonts w:eastAsia="Times New Roman" w:cstheme="minorHAnsi"/>
          <w:color w:val="000000"/>
        </w:rPr>
        <w:t>finesse</w:t>
      </w:r>
      <w:r w:rsidRPr="000D5DB5">
        <w:rPr>
          <w:rFonts w:eastAsia="Times New Roman" w:cstheme="minorHAnsi"/>
          <w:color w:val="000000"/>
        </w:rPr>
        <w:t xml:space="preserve"> weapons, or focus on throwing potions and explosives. Use Strength instead if you wish to empower yourself in battle and engage in combat</w:t>
      </w:r>
      <w:r w:rsidR="008734DE" w:rsidRPr="000D5DB5">
        <w:rPr>
          <w:rFonts w:eastAsia="Times New Roman" w:cstheme="minorHAnsi"/>
          <w:color w:val="000000"/>
        </w:rPr>
        <w:t xml:space="preserve"> via the </w:t>
      </w:r>
      <w:r w:rsidR="00644D67" w:rsidRPr="00874E3E">
        <w:rPr>
          <w:rFonts w:eastAsia="Times New Roman" w:cstheme="minorHAnsi"/>
          <w:i/>
          <w:iCs/>
          <w:color w:val="000000"/>
        </w:rPr>
        <w:t>mutate</w:t>
      </w:r>
      <w:r w:rsidR="008734DE" w:rsidRPr="000D5DB5">
        <w:rPr>
          <w:rFonts w:eastAsia="Times New Roman" w:cstheme="minorHAnsi"/>
          <w:color w:val="000000"/>
        </w:rPr>
        <w:t xml:space="preserve"> spell</w:t>
      </w:r>
      <w:r w:rsidRPr="000D5DB5">
        <w:rPr>
          <w:rFonts w:eastAsia="Times New Roman" w:cstheme="minorHAnsi"/>
          <w:color w:val="000000"/>
        </w:rPr>
        <w:t>. Second, choose the guild artisan or scholar backgrounds.</w:t>
      </w:r>
      <w:r w:rsidR="005D32EF" w:rsidRPr="005D32EF">
        <w:rPr>
          <w:rFonts w:eastAsia="Times New Roman" w:cstheme="minorHAnsi"/>
          <w:color w:val="000000"/>
        </w:rPr>
        <w:t xml:space="preserve"> </w:t>
      </w:r>
      <w:r w:rsidR="005D32EF" w:rsidRPr="000D5DB5">
        <w:rPr>
          <w:rFonts w:eastAsia="Times New Roman" w:cstheme="minorHAnsi"/>
          <w:color w:val="000000"/>
        </w:rPr>
        <w:t xml:space="preserve">Third, choose the </w:t>
      </w:r>
      <w:r w:rsidR="005D32EF">
        <w:rPr>
          <w:rFonts w:eastAsia="Times New Roman" w:cstheme="minorHAnsi"/>
          <w:i/>
          <w:iCs/>
          <w:color w:val="000000"/>
        </w:rPr>
        <w:t>noxious fumes (poison spray), minor alchemy</w:t>
      </w:r>
      <w:r w:rsidR="005D32EF" w:rsidRPr="000D5DB5">
        <w:rPr>
          <w:rFonts w:eastAsia="Times New Roman" w:cstheme="minorHAnsi"/>
          <w:color w:val="000000"/>
        </w:rPr>
        <w:t xml:space="preserve">, and </w:t>
      </w:r>
      <w:r w:rsidR="005D32EF">
        <w:rPr>
          <w:rFonts w:eastAsia="Times New Roman" w:cstheme="minorHAnsi"/>
          <w:i/>
          <w:iCs/>
          <w:color w:val="000000"/>
        </w:rPr>
        <w:t xml:space="preserve">fire bolt </w:t>
      </w:r>
      <w:r w:rsidR="005D32EF" w:rsidRPr="000D5DB5">
        <w:rPr>
          <w:rFonts w:eastAsia="Times New Roman" w:cstheme="minorHAnsi"/>
          <w:color w:val="000000"/>
        </w:rPr>
        <w:t xml:space="preserve">cantrips, along with the following 1st-level spells for your </w:t>
      </w:r>
      <w:r w:rsidR="005D32EF">
        <w:rPr>
          <w:rFonts w:eastAsia="Times New Roman" w:cstheme="minorHAnsi"/>
          <w:color w:val="000000"/>
        </w:rPr>
        <w:t>formula book</w:t>
      </w:r>
      <w:r w:rsidR="005D32EF" w:rsidRPr="000D5DB5">
        <w:rPr>
          <w:rFonts w:eastAsia="Times New Roman" w:cstheme="minorHAnsi"/>
          <w:color w:val="000000"/>
        </w:rPr>
        <w:t xml:space="preserve">: </w:t>
      </w:r>
      <w:r w:rsidR="005D32EF" w:rsidRPr="008E6EC1">
        <w:rPr>
          <w:rFonts w:eastAsia="Times New Roman" w:cstheme="minorHAnsi"/>
          <w:i/>
          <w:iCs/>
          <w:color w:val="000000"/>
        </w:rPr>
        <w:t>burning hands</w:t>
      </w:r>
      <w:r w:rsidR="005D32EF" w:rsidRPr="000D5DB5">
        <w:rPr>
          <w:rFonts w:eastAsia="Times New Roman" w:cstheme="minorHAnsi"/>
          <w:color w:val="000000"/>
        </w:rPr>
        <w:t xml:space="preserve">, </w:t>
      </w:r>
      <w:r w:rsidR="005D32EF">
        <w:rPr>
          <w:rFonts w:eastAsia="Times New Roman" w:cstheme="minorHAnsi"/>
          <w:i/>
          <w:iCs/>
          <w:color w:val="000000"/>
        </w:rPr>
        <w:t>explosion,</w:t>
      </w:r>
      <w:r w:rsidR="00874E3E">
        <w:rPr>
          <w:rFonts w:eastAsia="Times New Roman" w:cstheme="minorHAnsi"/>
          <w:i/>
          <w:iCs/>
          <w:color w:val="000000"/>
        </w:rPr>
        <w:t xml:space="preserve"> mutate, </w:t>
      </w:r>
      <w:r w:rsidR="00874E3E" w:rsidRPr="00874E3E">
        <w:rPr>
          <w:rFonts w:eastAsia="Times New Roman" w:cstheme="minorHAnsi"/>
          <w:color w:val="000000"/>
        </w:rPr>
        <w:t>and</w:t>
      </w:r>
      <w:r w:rsidR="005D32EF">
        <w:rPr>
          <w:rFonts w:eastAsia="Times New Roman" w:cstheme="minorHAnsi"/>
          <w:i/>
          <w:iCs/>
          <w:color w:val="000000"/>
        </w:rPr>
        <w:t xml:space="preserve"> rejuvenation</w:t>
      </w:r>
      <w:r w:rsidR="005D32EF" w:rsidRPr="000D5DB5">
        <w:rPr>
          <w:rFonts w:eastAsia="Times New Roman" w:cstheme="minorHAnsi"/>
          <w:color w:val="000000"/>
        </w:rPr>
        <w:t>.</w:t>
      </w:r>
    </w:p>
    <w:p w14:paraId="1040D207" w14:textId="77777777" w:rsidR="00317D9C" w:rsidRPr="000D5DB5" w:rsidRDefault="00317D9C">
      <w:pPr>
        <w:contextualSpacing/>
        <w:rPr>
          <w:rFonts w:eastAsia="Times New Roman" w:cstheme="minorHAnsi"/>
          <w:sz w:val="24"/>
          <w:szCs w:val="24"/>
        </w:rPr>
      </w:pPr>
    </w:p>
    <w:p w14:paraId="21C6118D" w14:textId="77777777" w:rsidR="00317D9C" w:rsidRPr="000D5DB5" w:rsidRDefault="00317D9C">
      <w:pPr>
        <w:contextualSpacing/>
        <w:rPr>
          <w:rFonts w:eastAsia="Times New Roman" w:cstheme="minorHAnsi"/>
          <w:sz w:val="24"/>
          <w:szCs w:val="24"/>
        </w:rPr>
      </w:pPr>
      <w:r w:rsidRPr="000D5DB5">
        <w:rPr>
          <w:rFonts w:eastAsia="Times New Roman" w:cstheme="minorHAnsi"/>
          <w:b/>
          <w:bCs/>
          <w:color w:val="000000"/>
        </w:rPr>
        <w:t>CLASS FEATURES</w:t>
      </w:r>
    </w:p>
    <w:p w14:paraId="469C167E" w14:textId="77777777" w:rsidR="00317D9C" w:rsidRPr="000D5DB5" w:rsidRDefault="00317D9C">
      <w:pPr>
        <w:contextualSpacing/>
        <w:rPr>
          <w:rFonts w:eastAsia="Times New Roman" w:cstheme="minorHAnsi"/>
          <w:sz w:val="24"/>
          <w:szCs w:val="24"/>
        </w:rPr>
      </w:pPr>
      <w:r w:rsidRPr="000D5DB5">
        <w:rPr>
          <w:rFonts w:eastAsia="Times New Roman" w:cstheme="minorHAnsi"/>
          <w:color w:val="000000"/>
        </w:rPr>
        <w:t>As an alchemist, you have the following class features.</w:t>
      </w:r>
    </w:p>
    <w:p w14:paraId="6D17ADCF" w14:textId="77777777" w:rsidR="00317D9C" w:rsidRPr="000D5DB5" w:rsidRDefault="00317D9C">
      <w:pPr>
        <w:contextualSpacing/>
        <w:rPr>
          <w:rFonts w:eastAsia="Times New Roman" w:cstheme="minorHAnsi"/>
          <w:sz w:val="24"/>
          <w:szCs w:val="24"/>
        </w:rPr>
      </w:pPr>
      <w:r w:rsidRPr="000D5DB5">
        <w:rPr>
          <w:rFonts w:eastAsia="Times New Roman" w:cstheme="minorHAnsi"/>
          <w:b/>
          <w:bCs/>
          <w:color w:val="000000"/>
        </w:rPr>
        <w:t>HIT POINTS</w:t>
      </w:r>
    </w:p>
    <w:p w14:paraId="4073D20A" w14:textId="77777777" w:rsidR="00317D9C" w:rsidRPr="000D5DB5" w:rsidRDefault="00317D9C">
      <w:pPr>
        <w:contextualSpacing/>
        <w:rPr>
          <w:rFonts w:eastAsia="Times New Roman" w:cstheme="minorHAnsi"/>
          <w:sz w:val="24"/>
          <w:szCs w:val="24"/>
        </w:rPr>
      </w:pPr>
      <w:r w:rsidRPr="000D5DB5">
        <w:rPr>
          <w:rFonts w:eastAsia="Times New Roman" w:cstheme="minorHAnsi"/>
          <w:b/>
          <w:bCs/>
          <w:color w:val="000000"/>
        </w:rPr>
        <w:t>Hit Dice</w:t>
      </w:r>
      <w:r w:rsidRPr="000D5DB5">
        <w:rPr>
          <w:rFonts w:eastAsia="Times New Roman" w:cstheme="minorHAnsi"/>
          <w:color w:val="000000"/>
        </w:rPr>
        <w:t xml:space="preserve"> 1d8 per alchemist level</w:t>
      </w:r>
    </w:p>
    <w:p w14:paraId="364D9C94" w14:textId="77777777" w:rsidR="00317D9C" w:rsidRPr="000D5DB5" w:rsidRDefault="00317D9C">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8 + your Stamina modifier</w:t>
      </w:r>
    </w:p>
    <w:p w14:paraId="5A7CB687" w14:textId="77777777" w:rsidR="00317D9C" w:rsidRPr="000D5DB5" w:rsidRDefault="00317D9C">
      <w:pPr>
        <w:contextualSpacing/>
        <w:rPr>
          <w:rFonts w:eastAsia="Times New Roman" w:cstheme="minorHAnsi"/>
          <w:sz w:val="24"/>
          <w:szCs w:val="24"/>
        </w:rPr>
      </w:pPr>
      <w:r w:rsidRPr="000D5DB5">
        <w:rPr>
          <w:rFonts w:eastAsia="Times New Roman" w:cstheme="minorHAnsi"/>
          <w:b/>
          <w:bCs/>
          <w:color w:val="000000"/>
        </w:rPr>
        <w:t>Hit Points at Higher Levels</w:t>
      </w:r>
      <w:r w:rsidRPr="000D5DB5">
        <w:rPr>
          <w:rFonts w:eastAsia="Times New Roman" w:cstheme="minorHAnsi"/>
          <w:color w:val="000000"/>
        </w:rPr>
        <w:t xml:space="preserve"> 1d8 (or 5) + your Stamina modifier per alchemist level after 1st</w:t>
      </w:r>
    </w:p>
    <w:p w14:paraId="7D732DEF" w14:textId="77777777" w:rsidR="00317D9C" w:rsidRPr="000D5DB5" w:rsidRDefault="00317D9C">
      <w:pPr>
        <w:contextualSpacing/>
        <w:rPr>
          <w:rFonts w:eastAsia="Times New Roman" w:cstheme="minorHAnsi"/>
          <w:sz w:val="24"/>
          <w:szCs w:val="24"/>
        </w:rPr>
      </w:pPr>
    </w:p>
    <w:p w14:paraId="46B6224F" w14:textId="77777777" w:rsidR="00317D9C" w:rsidRPr="000D5DB5" w:rsidRDefault="00317D9C">
      <w:pPr>
        <w:contextualSpacing/>
        <w:rPr>
          <w:rFonts w:eastAsia="Times New Roman" w:cstheme="minorHAnsi"/>
          <w:sz w:val="24"/>
          <w:szCs w:val="24"/>
        </w:rPr>
      </w:pPr>
      <w:r w:rsidRPr="000D5DB5">
        <w:rPr>
          <w:rFonts w:eastAsia="Times New Roman" w:cstheme="minorHAnsi"/>
          <w:b/>
          <w:bCs/>
          <w:color w:val="000000"/>
        </w:rPr>
        <w:t>PROFICIENCIES</w:t>
      </w:r>
    </w:p>
    <w:p w14:paraId="544F0D89" w14:textId="77777777" w:rsidR="00E90C54" w:rsidRPr="00134BC3" w:rsidRDefault="00E90C54">
      <w:pPr>
        <w:contextualSpacing/>
        <w:rPr>
          <w:rFonts w:eastAsia="Times New Roman" w:cstheme="minorHAnsi"/>
          <w:color w:val="000000"/>
        </w:rPr>
      </w:pPr>
      <w:r w:rsidRPr="000D5DB5">
        <w:rPr>
          <w:rFonts w:eastAsia="Times New Roman" w:cstheme="minorHAnsi"/>
          <w:b/>
          <w:bCs/>
          <w:color w:val="000000"/>
        </w:rPr>
        <w:t>Armor</w:t>
      </w:r>
      <w:r w:rsidR="00C7010F">
        <w:rPr>
          <w:rFonts w:eastAsia="Times New Roman" w:cstheme="minorHAnsi"/>
          <w:b/>
          <w:bCs/>
          <w:color w:val="000000"/>
        </w:rPr>
        <w:t>:</w:t>
      </w:r>
      <w:r w:rsidRPr="000D5DB5">
        <w:rPr>
          <w:rFonts w:eastAsia="Times New Roman" w:cstheme="minorHAnsi"/>
          <w:b/>
          <w:bCs/>
          <w:color w:val="000000"/>
        </w:rPr>
        <w:t xml:space="preserve"> </w:t>
      </w:r>
      <w:r w:rsidRPr="00134BC3">
        <w:rPr>
          <w:rFonts w:eastAsia="Times New Roman" w:cstheme="minorHAnsi"/>
          <w:color w:val="000000"/>
        </w:rPr>
        <w:t>Light armor</w:t>
      </w:r>
    </w:p>
    <w:p w14:paraId="77C71CA1" w14:textId="77777777" w:rsidR="00E90C54" w:rsidRPr="00134BC3" w:rsidRDefault="00E90C54">
      <w:pPr>
        <w:contextualSpacing/>
        <w:rPr>
          <w:rFonts w:eastAsia="Times New Roman" w:cstheme="minorHAnsi"/>
          <w:color w:val="000000"/>
        </w:rPr>
      </w:pPr>
      <w:r w:rsidRPr="000D5DB5">
        <w:rPr>
          <w:rFonts w:eastAsia="Times New Roman" w:cstheme="minorHAnsi"/>
          <w:b/>
          <w:bCs/>
          <w:color w:val="000000"/>
        </w:rPr>
        <w:t>Weapons</w:t>
      </w:r>
      <w:r w:rsidR="00C7010F">
        <w:rPr>
          <w:rFonts w:eastAsia="Times New Roman" w:cstheme="minorHAnsi"/>
          <w:b/>
          <w:bCs/>
          <w:color w:val="000000"/>
        </w:rPr>
        <w:t>:</w:t>
      </w:r>
      <w:r w:rsidRPr="000D5DB5">
        <w:rPr>
          <w:rFonts w:eastAsia="Times New Roman" w:cstheme="minorHAnsi"/>
          <w:b/>
          <w:bCs/>
          <w:color w:val="000000"/>
        </w:rPr>
        <w:t xml:space="preserve"> </w:t>
      </w:r>
      <w:r w:rsidRPr="00134BC3">
        <w:rPr>
          <w:rFonts w:eastAsia="Times New Roman" w:cstheme="minorHAnsi"/>
          <w:color w:val="000000"/>
        </w:rPr>
        <w:t>Simple weapons, hand crossbows, maces, explosives, and short swords.</w:t>
      </w:r>
    </w:p>
    <w:p w14:paraId="2CA240DA" w14:textId="77777777" w:rsidR="00E90C54" w:rsidRPr="00134BC3" w:rsidRDefault="00E90C54" w:rsidP="007378CE">
      <w:pPr>
        <w:contextualSpacing/>
        <w:rPr>
          <w:rFonts w:eastAsia="Times New Roman" w:cstheme="minorHAnsi"/>
          <w:color w:val="000000"/>
        </w:rPr>
      </w:pPr>
      <w:r w:rsidRPr="000D5DB5">
        <w:rPr>
          <w:rFonts w:eastAsia="Times New Roman" w:cstheme="minorHAnsi"/>
          <w:b/>
          <w:bCs/>
          <w:color w:val="000000"/>
        </w:rPr>
        <w:t>Tools</w:t>
      </w:r>
      <w:r w:rsidR="00C7010F">
        <w:rPr>
          <w:rFonts w:eastAsia="Times New Roman" w:cstheme="minorHAnsi"/>
          <w:b/>
          <w:bCs/>
          <w:color w:val="000000"/>
        </w:rPr>
        <w:t>:</w:t>
      </w:r>
      <w:r w:rsidRPr="000D5DB5">
        <w:rPr>
          <w:rFonts w:eastAsia="Times New Roman" w:cstheme="minorHAnsi"/>
          <w:b/>
          <w:bCs/>
          <w:color w:val="000000"/>
        </w:rPr>
        <w:t xml:space="preserve"> </w:t>
      </w:r>
      <w:r w:rsidR="009A75B7">
        <w:rPr>
          <w:rFonts w:eastAsia="Times New Roman" w:cstheme="minorHAnsi"/>
          <w:color w:val="000000"/>
        </w:rPr>
        <w:t xml:space="preserve">Alchemist’s </w:t>
      </w:r>
      <w:r w:rsidR="007378CE">
        <w:rPr>
          <w:rFonts w:eastAsia="Times New Roman" w:cstheme="minorHAnsi"/>
          <w:color w:val="000000"/>
        </w:rPr>
        <w:t>S</w:t>
      </w:r>
      <w:r w:rsidR="009A75B7">
        <w:rPr>
          <w:rFonts w:eastAsia="Times New Roman" w:cstheme="minorHAnsi"/>
          <w:color w:val="000000"/>
        </w:rPr>
        <w:t>upplies</w:t>
      </w:r>
      <w:r w:rsidRPr="00134BC3">
        <w:rPr>
          <w:rFonts w:eastAsia="Times New Roman" w:cstheme="minorHAnsi"/>
          <w:color w:val="000000"/>
        </w:rPr>
        <w:t xml:space="preserve">, </w:t>
      </w:r>
      <w:r w:rsidR="00F61FD3" w:rsidRPr="000D5DB5">
        <w:rPr>
          <w:rFonts w:eastAsia="Times New Roman" w:cstheme="minorHAnsi"/>
          <w:color w:val="000000"/>
        </w:rPr>
        <w:t xml:space="preserve">and </w:t>
      </w:r>
      <w:r w:rsidR="009A75B7">
        <w:rPr>
          <w:rFonts w:eastAsia="Times New Roman" w:cstheme="minorHAnsi"/>
          <w:color w:val="000000"/>
        </w:rPr>
        <w:t>p</w:t>
      </w:r>
      <w:r w:rsidR="00F61FD3" w:rsidRPr="000D5DB5">
        <w:rPr>
          <w:rFonts w:eastAsia="Times New Roman" w:cstheme="minorHAnsi"/>
          <w:color w:val="000000"/>
        </w:rPr>
        <w:t xml:space="preserve">oisoner’s </w:t>
      </w:r>
      <w:r w:rsidR="009A75B7">
        <w:rPr>
          <w:rFonts w:eastAsia="Times New Roman" w:cstheme="minorHAnsi"/>
          <w:color w:val="000000"/>
        </w:rPr>
        <w:t>k</w:t>
      </w:r>
      <w:r w:rsidR="00F61FD3" w:rsidRPr="000D5DB5">
        <w:rPr>
          <w:rFonts w:eastAsia="Times New Roman" w:cstheme="minorHAnsi"/>
          <w:color w:val="000000"/>
        </w:rPr>
        <w:t>it</w:t>
      </w:r>
    </w:p>
    <w:p w14:paraId="679EC87B" w14:textId="77777777" w:rsidR="00E90C54" w:rsidRPr="00134BC3" w:rsidRDefault="00E90C54">
      <w:pPr>
        <w:contextualSpacing/>
        <w:rPr>
          <w:rFonts w:eastAsia="Times New Roman" w:cstheme="minorHAnsi"/>
          <w:color w:val="000000"/>
        </w:rPr>
      </w:pPr>
      <w:r w:rsidRPr="000D5DB5">
        <w:rPr>
          <w:rFonts w:eastAsia="Times New Roman" w:cstheme="minorHAnsi"/>
          <w:b/>
          <w:bCs/>
          <w:color w:val="000000"/>
        </w:rPr>
        <w:t>Saving Throws</w:t>
      </w:r>
      <w:r w:rsidR="00C7010F">
        <w:rPr>
          <w:rFonts w:eastAsia="Times New Roman" w:cstheme="minorHAnsi"/>
          <w:b/>
          <w:bCs/>
          <w:color w:val="000000"/>
        </w:rPr>
        <w:t>:</w:t>
      </w:r>
      <w:r w:rsidRPr="000D5DB5">
        <w:rPr>
          <w:rFonts w:eastAsia="Times New Roman" w:cstheme="minorHAnsi"/>
          <w:b/>
          <w:bCs/>
          <w:color w:val="000000"/>
        </w:rPr>
        <w:t xml:space="preserve"> </w:t>
      </w:r>
      <w:r w:rsidRPr="00134BC3">
        <w:rPr>
          <w:rFonts w:eastAsia="Times New Roman" w:cstheme="minorHAnsi"/>
          <w:color w:val="000000"/>
        </w:rPr>
        <w:t>Intelligence</w:t>
      </w:r>
      <w:r w:rsidR="006645CF">
        <w:rPr>
          <w:rFonts w:eastAsia="Times New Roman" w:cstheme="minorHAnsi"/>
          <w:color w:val="000000"/>
        </w:rPr>
        <w:t>, Stamina</w:t>
      </w:r>
    </w:p>
    <w:p w14:paraId="517DF5FE" w14:textId="77777777" w:rsidR="00E90C54" w:rsidRPr="00134BC3" w:rsidRDefault="00E90C54" w:rsidP="001E5C46">
      <w:pPr>
        <w:contextualSpacing/>
        <w:rPr>
          <w:rFonts w:eastAsia="Times New Roman" w:cstheme="minorHAnsi"/>
          <w:color w:val="000000"/>
        </w:rPr>
      </w:pPr>
      <w:r w:rsidRPr="000D5DB5">
        <w:rPr>
          <w:rFonts w:eastAsia="Times New Roman" w:cstheme="minorHAnsi"/>
          <w:b/>
          <w:bCs/>
          <w:color w:val="000000"/>
        </w:rPr>
        <w:t>Skills</w:t>
      </w:r>
      <w:r w:rsidR="00C7010F">
        <w:rPr>
          <w:rFonts w:eastAsia="Times New Roman" w:cstheme="minorHAnsi"/>
          <w:b/>
          <w:bCs/>
          <w:color w:val="000000"/>
        </w:rPr>
        <w:t>:</w:t>
      </w:r>
      <w:r w:rsidRPr="000D5DB5">
        <w:rPr>
          <w:rFonts w:eastAsia="Times New Roman" w:cstheme="minorHAnsi"/>
          <w:b/>
          <w:bCs/>
          <w:color w:val="000000"/>
        </w:rPr>
        <w:t xml:space="preserve"> </w:t>
      </w:r>
      <w:r w:rsidRPr="00134BC3">
        <w:rPr>
          <w:rFonts w:eastAsia="Times New Roman" w:cstheme="minorHAnsi"/>
          <w:color w:val="000000"/>
        </w:rPr>
        <w:t>Choose</w:t>
      </w:r>
      <w:r w:rsidRPr="000D5DB5">
        <w:rPr>
          <w:rFonts w:eastAsia="Times New Roman" w:cstheme="minorHAnsi"/>
          <w:b/>
          <w:bCs/>
          <w:color w:val="000000"/>
        </w:rPr>
        <w:t xml:space="preserve"> </w:t>
      </w:r>
      <w:r w:rsidRPr="00134BC3">
        <w:rPr>
          <w:rFonts w:eastAsia="Times New Roman" w:cstheme="minorHAnsi"/>
          <w:color w:val="000000"/>
        </w:rPr>
        <w:t>four from</w:t>
      </w:r>
      <w:r w:rsidRPr="000D5DB5">
        <w:rPr>
          <w:rFonts w:eastAsia="Times New Roman" w:cstheme="minorHAnsi"/>
          <w:b/>
          <w:bCs/>
          <w:color w:val="000000"/>
        </w:rPr>
        <w:t xml:space="preserve"> </w:t>
      </w:r>
      <w:r w:rsidRPr="00134BC3">
        <w:rPr>
          <w:rFonts w:eastAsia="Times New Roman" w:cstheme="minorHAnsi"/>
          <w:color w:val="000000"/>
        </w:rPr>
        <w:t xml:space="preserve">Acrobatics, Athletics, Insight, Investigation, </w:t>
      </w:r>
      <w:r w:rsidR="001E5C46">
        <w:rPr>
          <w:rFonts w:eastAsia="Times New Roman" w:cstheme="minorHAnsi"/>
          <w:color w:val="000000"/>
        </w:rPr>
        <w:t xml:space="preserve">Medicine, </w:t>
      </w:r>
      <w:r w:rsidRPr="00134BC3">
        <w:rPr>
          <w:rFonts w:eastAsia="Times New Roman" w:cstheme="minorHAnsi"/>
          <w:color w:val="000000"/>
        </w:rPr>
        <w:t xml:space="preserve">Perception, Persuasion, Sleight of Hand, and Stealth. </w:t>
      </w:r>
    </w:p>
    <w:p w14:paraId="6852ECE9" w14:textId="77777777" w:rsidR="00317D9C" w:rsidRPr="000D5DB5" w:rsidRDefault="00317D9C">
      <w:pPr>
        <w:contextualSpacing/>
        <w:rPr>
          <w:rFonts w:eastAsia="Times New Roman" w:cstheme="minorHAnsi"/>
          <w:sz w:val="24"/>
          <w:szCs w:val="24"/>
        </w:rPr>
      </w:pPr>
    </w:p>
    <w:p w14:paraId="5057861A" w14:textId="77777777" w:rsidR="00E90C54" w:rsidRPr="000D5DB5" w:rsidRDefault="00E90C54">
      <w:pPr>
        <w:contextualSpacing/>
        <w:rPr>
          <w:rFonts w:eastAsia="Times New Roman" w:cstheme="minorHAnsi"/>
          <w:b/>
          <w:bCs/>
          <w:color w:val="000000"/>
        </w:rPr>
      </w:pPr>
      <w:r w:rsidRPr="000D5DB5">
        <w:rPr>
          <w:rFonts w:eastAsia="Times New Roman" w:cstheme="minorHAnsi"/>
          <w:b/>
          <w:bCs/>
          <w:color w:val="000000"/>
        </w:rPr>
        <w:t>EQUIPMENT</w:t>
      </w:r>
    </w:p>
    <w:p w14:paraId="48C07D05" w14:textId="77777777" w:rsidR="00E90C54" w:rsidRPr="00134BC3" w:rsidRDefault="00E90C54">
      <w:pPr>
        <w:contextualSpacing/>
        <w:rPr>
          <w:rFonts w:eastAsia="Times New Roman" w:cstheme="minorHAnsi"/>
          <w:color w:val="000000"/>
        </w:rPr>
      </w:pPr>
      <w:r w:rsidRPr="00134BC3">
        <w:rPr>
          <w:rFonts w:eastAsia="Times New Roman" w:cstheme="minorHAnsi"/>
          <w:color w:val="000000"/>
        </w:rPr>
        <w:t>You start with the following equipment, in addition to the equipment granted by your background:</w:t>
      </w:r>
    </w:p>
    <w:p w14:paraId="1B890009" w14:textId="77777777" w:rsidR="00E90C54" w:rsidRPr="00134BC3" w:rsidRDefault="00E90C54">
      <w:pPr>
        <w:contextualSpacing/>
        <w:rPr>
          <w:rFonts w:eastAsia="Times New Roman" w:cstheme="minorHAnsi"/>
          <w:color w:val="000000"/>
        </w:rPr>
      </w:pPr>
      <w:r w:rsidRPr="00134BC3">
        <w:rPr>
          <w:rFonts w:eastAsia="Times New Roman" w:cstheme="minorHAnsi"/>
          <w:color w:val="000000"/>
        </w:rPr>
        <w:t>•</w:t>
      </w:r>
      <w:r w:rsidRPr="00134BC3">
        <w:rPr>
          <w:rFonts w:eastAsia="Times New Roman" w:cstheme="minorHAnsi"/>
          <w:color w:val="000000"/>
        </w:rPr>
        <w:tab/>
        <w:t xml:space="preserve">(a) A </w:t>
      </w:r>
      <w:r w:rsidRPr="000D5DB5">
        <w:rPr>
          <w:rFonts w:eastAsia="Times New Roman" w:cstheme="minorHAnsi"/>
          <w:color w:val="000000"/>
        </w:rPr>
        <w:t>club</w:t>
      </w:r>
      <w:r w:rsidRPr="00134BC3">
        <w:rPr>
          <w:rFonts w:eastAsia="Times New Roman" w:cstheme="minorHAnsi"/>
          <w:color w:val="000000"/>
        </w:rPr>
        <w:t xml:space="preserve"> or (b) a shortsword</w:t>
      </w:r>
    </w:p>
    <w:p w14:paraId="71D31D3A" w14:textId="77777777" w:rsidR="00E90C54" w:rsidRPr="00134BC3" w:rsidRDefault="00E90C54">
      <w:pPr>
        <w:contextualSpacing/>
        <w:rPr>
          <w:rFonts w:eastAsia="Times New Roman" w:cstheme="minorHAnsi"/>
          <w:color w:val="000000"/>
        </w:rPr>
      </w:pPr>
      <w:r w:rsidRPr="00134BC3">
        <w:rPr>
          <w:rFonts w:eastAsia="Times New Roman" w:cstheme="minorHAnsi"/>
          <w:color w:val="000000"/>
        </w:rPr>
        <w:t>•</w:t>
      </w:r>
      <w:r w:rsidRPr="00134BC3">
        <w:rPr>
          <w:rFonts w:eastAsia="Times New Roman" w:cstheme="minorHAnsi"/>
          <w:color w:val="000000"/>
        </w:rPr>
        <w:tab/>
        <w:t>(a) A sling or (b) a hand crossbow with 20 bolts</w:t>
      </w:r>
    </w:p>
    <w:p w14:paraId="4B15309B" w14:textId="77777777" w:rsidR="00E90C54" w:rsidRPr="00134BC3" w:rsidRDefault="00E90C54">
      <w:pPr>
        <w:contextualSpacing/>
        <w:rPr>
          <w:rFonts w:eastAsia="Times New Roman" w:cstheme="minorHAnsi"/>
          <w:color w:val="000000"/>
        </w:rPr>
      </w:pPr>
      <w:r w:rsidRPr="00134BC3">
        <w:rPr>
          <w:rFonts w:eastAsia="Times New Roman" w:cstheme="minorHAnsi"/>
          <w:color w:val="000000"/>
        </w:rPr>
        <w:t>•</w:t>
      </w:r>
      <w:r w:rsidRPr="00134BC3">
        <w:rPr>
          <w:rFonts w:eastAsia="Times New Roman" w:cstheme="minorHAnsi"/>
          <w:color w:val="000000"/>
        </w:rPr>
        <w:tab/>
        <w:t>(a) A dungeoneer’s pack, or (b) an explorer’s pack</w:t>
      </w:r>
    </w:p>
    <w:p w14:paraId="06F691F0" w14:textId="77777777" w:rsidR="00317D9C" w:rsidRPr="000D5DB5" w:rsidRDefault="00E90C54" w:rsidP="007378CE">
      <w:pPr>
        <w:contextualSpacing/>
        <w:rPr>
          <w:rFonts w:eastAsia="Times New Roman" w:cstheme="minorHAnsi"/>
          <w:color w:val="000000"/>
        </w:rPr>
      </w:pPr>
      <w:r w:rsidRPr="00134BC3">
        <w:rPr>
          <w:rFonts w:eastAsia="Times New Roman" w:cstheme="minorHAnsi"/>
          <w:color w:val="000000"/>
        </w:rPr>
        <w:t>•</w:t>
      </w:r>
      <w:r w:rsidRPr="00134BC3">
        <w:rPr>
          <w:rFonts w:eastAsia="Times New Roman" w:cstheme="minorHAnsi"/>
          <w:color w:val="000000"/>
        </w:rPr>
        <w:tab/>
        <w:t xml:space="preserve">Leather armor, </w:t>
      </w:r>
      <w:r w:rsidR="007378CE">
        <w:rPr>
          <w:rFonts w:eastAsia="Times New Roman" w:cstheme="minorHAnsi"/>
          <w:color w:val="000000"/>
        </w:rPr>
        <w:t>A</w:t>
      </w:r>
      <w:r w:rsidRPr="00134BC3">
        <w:rPr>
          <w:rFonts w:eastAsia="Times New Roman" w:cstheme="minorHAnsi"/>
          <w:color w:val="000000"/>
        </w:rPr>
        <w:t xml:space="preserve">lchemist's </w:t>
      </w:r>
      <w:r w:rsidR="007378CE">
        <w:rPr>
          <w:rFonts w:eastAsia="Times New Roman" w:cstheme="minorHAnsi"/>
          <w:color w:val="000000"/>
        </w:rPr>
        <w:t>S</w:t>
      </w:r>
      <w:r w:rsidR="000D34F3">
        <w:rPr>
          <w:rFonts w:eastAsia="Times New Roman" w:cstheme="minorHAnsi"/>
          <w:color w:val="000000"/>
        </w:rPr>
        <w:t>upplies</w:t>
      </w:r>
    </w:p>
    <w:p w14:paraId="3C495FAE" w14:textId="77777777" w:rsidR="00332E43" w:rsidRPr="00134BC3" w:rsidRDefault="00332E43" w:rsidP="00013F7D">
      <w:pPr>
        <w:rPr>
          <w:rFonts w:eastAsia="Times New Roman" w:cstheme="minorHAnsi"/>
          <w:color w:val="000000"/>
        </w:rPr>
      </w:pPr>
      <w:r w:rsidRPr="000D5DB5">
        <w:rPr>
          <w:rFonts w:eastAsia="Times New Roman" w:cstheme="minorHAnsi"/>
          <w:color w:val="000000"/>
        </w:rPr>
        <w:lastRenderedPageBreak/>
        <w:t>•</w:t>
      </w:r>
      <w:r w:rsidRPr="000D5DB5">
        <w:rPr>
          <w:rFonts w:eastAsia="Times New Roman" w:cstheme="minorHAnsi"/>
          <w:color w:val="000000"/>
        </w:rPr>
        <w:tab/>
        <w:t xml:space="preserve">Formula </w:t>
      </w:r>
      <w:r w:rsidR="007974E4">
        <w:rPr>
          <w:rFonts w:eastAsia="Times New Roman" w:cstheme="minorHAnsi"/>
          <w:color w:val="000000"/>
        </w:rPr>
        <w:t>b</w:t>
      </w:r>
      <w:r w:rsidR="007974E4" w:rsidRPr="000D5DB5">
        <w:rPr>
          <w:rFonts w:eastAsia="Times New Roman" w:cstheme="minorHAnsi"/>
          <w:color w:val="000000"/>
        </w:rPr>
        <w:t>ook</w:t>
      </w:r>
      <w:r w:rsidR="00997DD1">
        <w:rPr>
          <w:rFonts w:eastAsia="Times New Roman" w:cstheme="minorHAnsi"/>
          <w:color w:val="000000"/>
        </w:rPr>
        <w:t xml:space="preserve">, </w:t>
      </w:r>
      <w:r w:rsidR="00013F7D">
        <w:rPr>
          <w:rFonts w:eastAsia="Times New Roman" w:cstheme="minorHAnsi"/>
          <w:color w:val="000000"/>
        </w:rPr>
        <w:t xml:space="preserve">250 gp worth of </w:t>
      </w:r>
      <w:r w:rsidR="00997DD1">
        <w:rPr>
          <w:rFonts w:eastAsia="Times New Roman" w:cstheme="minorHAnsi"/>
          <w:color w:val="000000"/>
        </w:rPr>
        <w:t>alchemy</w:t>
      </w:r>
      <w:r w:rsidR="00013F7D">
        <w:rPr>
          <w:rFonts w:eastAsia="Times New Roman" w:cstheme="minorHAnsi"/>
          <w:color w:val="000000"/>
        </w:rPr>
        <w:t xml:space="preserve"> materials (can be spen</w:t>
      </w:r>
      <w:r w:rsidR="0094184C">
        <w:rPr>
          <w:rFonts w:eastAsia="Times New Roman" w:cstheme="minorHAnsi"/>
          <w:color w:val="000000"/>
        </w:rPr>
        <w:t>t during</w:t>
      </w:r>
      <w:r w:rsidR="00013F7D">
        <w:rPr>
          <w:rFonts w:eastAsia="Times New Roman" w:cstheme="minorHAnsi"/>
          <w:color w:val="000000"/>
        </w:rPr>
        <w:t xml:space="preserve"> character creation)</w:t>
      </w:r>
    </w:p>
    <w:p w14:paraId="65E87897" w14:textId="77777777" w:rsidR="00E90C54" w:rsidRDefault="00E90C54">
      <w:pPr>
        <w:contextualSpacing/>
        <w:rPr>
          <w:rFonts w:eastAsia="Times New Roman" w:cstheme="minorHAnsi"/>
          <w:b/>
          <w:bCs/>
          <w:color w:val="000000"/>
        </w:rPr>
      </w:pPr>
    </w:p>
    <w:p w14:paraId="226725A7" w14:textId="77777777" w:rsidR="00E90C54" w:rsidRPr="000D5DB5" w:rsidRDefault="00E90C54">
      <w:pPr>
        <w:contextualSpacing/>
        <w:rPr>
          <w:rFonts w:eastAsia="Times New Roman" w:cstheme="minorHAnsi"/>
          <w:b/>
          <w:bCs/>
          <w:color w:val="000000"/>
        </w:rPr>
      </w:pPr>
      <w:r w:rsidRPr="000D5DB5">
        <w:rPr>
          <w:rFonts w:eastAsia="Times New Roman" w:cstheme="minorHAnsi"/>
          <w:b/>
          <w:bCs/>
          <w:color w:val="000000"/>
        </w:rPr>
        <w:t>Alchemist Class</w:t>
      </w:r>
    </w:p>
    <w:p w14:paraId="6A1C479D" w14:textId="77777777" w:rsidR="007B3ACD" w:rsidRPr="000D5DB5" w:rsidRDefault="007B3ACD" w:rsidP="007B3ACD">
      <w:pPr>
        <w:contextualSpacing/>
        <w:rPr>
          <w:rFonts w:eastAsia="Times New Roman" w:cstheme="minorHAnsi"/>
          <w:b/>
          <w:bCs/>
          <w:color w:val="000000"/>
        </w:rPr>
      </w:pPr>
      <w:r w:rsidRPr="000D5DB5">
        <w:rPr>
          <w:rFonts w:eastAsia="Times New Roman" w:cstheme="minorHAnsi"/>
          <w:b/>
          <w:bCs/>
          <w:color w:val="000000"/>
        </w:rPr>
        <w:t>Alchemist Class</w:t>
      </w:r>
    </w:p>
    <w:p w14:paraId="59F44AF8" w14:textId="77777777" w:rsidR="007B3ACD" w:rsidRPr="000D5DB5" w:rsidRDefault="007B3ACD" w:rsidP="007B3ACD">
      <w:pPr>
        <w:rPr>
          <w:b/>
          <w:bCs/>
        </w:rPr>
      </w:pPr>
      <w:r w:rsidRPr="000D5DB5">
        <w:rPr>
          <w:b/>
          <w:bCs/>
        </w:rPr>
        <w:t>Level</w:t>
      </w:r>
      <w:r>
        <w:rPr>
          <w:b/>
          <w:bCs/>
        </w:rPr>
        <w:tab/>
      </w:r>
      <w:r w:rsidRPr="000D5DB5">
        <w:rPr>
          <w:b/>
          <w:bCs/>
        </w:rPr>
        <w:t>Proficiency</w:t>
      </w:r>
      <w:r w:rsidRPr="000D5DB5">
        <w:rPr>
          <w:b/>
          <w:bCs/>
        </w:rPr>
        <w:tab/>
        <w:t>Features</w:t>
      </w:r>
      <w:r>
        <w:rPr>
          <w:b/>
          <w:bCs/>
        </w:rPr>
        <w:tab/>
      </w:r>
      <w:r>
        <w:rPr>
          <w:b/>
          <w:bCs/>
        </w:rPr>
        <w:tab/>
      </w:r>
      <w:r>
        <w:rPr>
          <w:b/>
          <w:bCs/>
        </w:rPr>
        <w:tab/>
      </w:r>
      <w:r>
        <w:rPr>
          <w:b/>
          <w:bCs/>
        </w:rPr>
        <w:tab/>
        <w:t>Rarity</w:t>
      </w:r>
      <w:r>
        <w:rPr>
          <w:b/>
          <w:bCs/>
        </w:rPr>
        <w:tab/>
      </w:r>
      <w:r>
        <w:rPr>
          <w:b/>
          <w:bCs/>
        </w:rPr>
        <w:tab/>
        <w:t>Caster level</w:t>
      </w:r>
    </w:p>
    <w:p w14:paraId="0BECEC61" w14:textId="77777777" w:rsidR="007B3ACD" w:rsidRDefault="007B3ACD" w:rsidP="005479F2">
      <w:r w:rsidRPr="00134BC3">
        <w:t>1st</w:t>
      </w:r>
      <w:r w:rsidRPr="00134BC3">
        <w:tab/>
        <w:t>+2</w:t>
      </w:r>
      <w:r w:rsidRPr="00134BC3">
        <w:tab/>
      </w:r>
      <w:r w:rsidRPr="00134BC3">
        <w:tab/>
        <w:t xml:space="preserve">Alchemy, </w:t>
      </w:r>
      <w:r w:rsidR="005479F2">
        <w:t xml:space="preserve">Inurement, </w:t>
      </w:r>
      <w:r>
        <w:t>Weird Science</w:t>
      </w:r>
      <w:r w:rsidRPr="000D5DB5">
        <w:t xml:space="preserve"> </w:t>
      </w:r>
      <w:r>
        <w:tab/>
        <w:t>Uncommon</w:t>
      </w:r>
      <w:r>
        <w:tab/>
        <w:t>1 (1st)</w:t>
      </w:r>
    </w:p>
    <w:p w14:paraId="1B350860" w14:textId="77777777" w:rsidR="007B3ACD" w:rsidRPr="000D5DB5" w:rsidRDefault="007B3ACD" w:rsidP="001C38B8">
      <w:r w:rsidRPr="00134BC3">
        <w:t>2nd</w:t>
      </w:r>
      <w:r w:rsidRPr="00134BC3">
        <w:tab/>
        <w:t>+2</w:t>
      </w:r>
      <w:r w:rsidRPr="00134BC3">
        <w:tab/>
      </w:r>
      <w:r w:rsidRPr="00134BC3">
        <w:tab/>
      </w:r>
      <w:r>
        <w:t>Efficient</w:t>
      </w:r>
      <w:r w:rsidRPr="000D5DB5">
        <w:t xml:space="preserve"> </w:t>
      </w:r>
      <w:r w:rsidR="008F1B70">
        <w:t>Alchemy</w:t>
      </w:r>
      <w:r w:rsidR="001C38B8">
        <w:tab/>
      </w:r>
      <w:r w:rsidR="001C38B8">
        <w:tab/>
      </w:r>
      <w:r>
        <w:tab/>
        <w:t>Uncommon</w:t>
      </w:r>
      <w:r w:rsidRPr="000D5DB5">
        <w:tab/>
      </w:r>
      <w:r>
        <w:t>2 (1st)</w:t>
      </w:r>
    </w:p>
    <w:p w14:paraId="5C8F1B1F" w14:textId="77777777" w:rsidR="007B3ACD" w:rsidRPr="000D5DB5" w:rsidRDefault="007B3ACD" w:rsidP="007B3ACD">
      <w:r w:rsidRPr="000D5DB5">
        <w:t>3rd</w:t>
      </w:r>
      <w:r w:rsidRPr="000D5DB5">
        <w:tab/>
        <w:t>+2</w:t>
      </w:r>
      <w:r w:rsidRPr="000D5DB5">
        <w:tab/>
      </w:r>
      <w:r w:rsidRPr="000D5DB5">
        <w:tab/>
        <w:t>Alchemy Path</w:t>
      </w:r>
      <w:r>
        <w:tab/>
      </w:r>
      <w:r>
        <w:tab/>
      </w:r>
      <w:r>
        <w:tab/>
      </w:r>
      <w:r>
        <w:tab/>
        <w:t>Uncommon</w:t>
      </w:r>
      <w:r>
        <w:tab/>
        <w:t>3 (2nd)</w:t>
      </w:r>
    </w:p>
    <w:p w14:paraId="791062B4" w14:textId="77777777" w:rsidR="007B3ACD" w:rsidRPr="00134BC3" w:rsidRDefault="007B3ACD" w:rsidP="007B3ACD">
      <w:r w:rsidRPr="000D5DB5">
        <w:t>4th</w:t>
      </w:r>
      <w:r w:rsidRPr="000D5DB5">
        <w:tab/>
        <w:t>+2</w:t>
      </w:r>
      <w:r w:rsidRPr="000D5DB5">
        <w:tab/>
      </w:r>
      <w:r w:rsidRPr="000D5DB5">
        <w:tab/>
        <w:t>Ability Score Improvement</w:t>
      </w:r>
      <w:r>
        <w:tab/>
      </w:r>
      <w:r>
        <w:tab/>
        <w:t>Uncommon</w:t>
      </w:r>
      <w:r w:rsidRPr="000D5DB5">
        <w:tab/>
      </w:r>
      <w:r>
        <w:t>4 (2nd)</w:t>
      </w:r>
    </w:p>
    <w:p w14:paraId="04A7898E" w14:textId="77777777" w:rsidR="007B3ACD" w:rsidRPr="000D5DB5" w:rsidRDefault="007B3ACD" w:rsidP="00936315">
      <w:r w:rsidRPr="00134BC3">
        <w:t>5th</w:t>
      </w:r>
      <w:r w:rsidRPr="000D5DB5">
        <w:tab/>
        <w:t>+3</w:t>
      </w:r>
      <w:r w:rsidRPr="000D5DB5">
        <w:tab/>
      </w:r>
      <w:r w:rsidRPr="000D5DB5">
        <w:tab/>
      </w:r>
      <w:r>
        <w:rPr>
          <w:rFonts w:eastAsia="Times New Roman" w:cstheme="minorHAnsi"/>
          <w:color w:val="000000"/>
        </w:rPr>
        <w:t xml:space="preserve">Empowered </w:t>
      </w:r>
      <w:r w:rsidR="00936315">
        <w:rPr>
          <w:rFonts w:eastAsia="Times New Roman" w:cstheme="minorHAnsi"/>
          <w:color w:val="000000"/>
        </w:rPr>
        <w:t xml:space="preserve">Physique </w:t>
      </w:r>
      <w:r>
        <w:rPr>
          <w:rFonts w:eastAsia="Times New Roman" w:cstheme="minorHAnsi"/>
          <w:color w:val="000000"/>
        </w:rPr>
        <w:tab/>
      </w:r>
      <w:r>
        <w:tab/>
      </w:r>
      <w:r>
        <w:tab/>
        <w:t>Rare</w:t>
      </w:r>
      <w:r>
        <w:tab/>
      </w:r>
      <w:r w:rsidRPr="000D5DB5">
        <w:tab/>
      </w:r>
      <w:r>
        <w:t>5 (3rd)</w:t>
      </w:r>
    </w:p>
    <w:p w14:paraId="2A54D14C" w14:textId="77777777" w:rsidR="007B3ACD" w:rsidRPr="000D5DB5" w:rsidRDefault="007B3ACD" w:rsidP="007B3ACD">
      <w:r w:rsidRPr="000D5DB5">
        <w:t>6th</w:t>
      </w:r>
      <w:r w:rsidRPr="000D5DB5">
        <w:tab/>
        <w:t>+3</w:t>
      </w:r>
      <w:r w:rsidRPr="000D5DB5">
        <w:tab/>
      </w:r>
      <w:r w:rsidRPr="000D5DB5">
        <w:tab/>
        <w:t>Path Feature</w:t>
      </w:r>
      <w:r>
        <w:tab/>
      </w:r>
      <w:r>
        <w:tab/>
      </w:r>
      <w:r>
        <w:tab/>
      </w:r>
      <w:r>
        <w:tab/>
        <w:t>Rare</w:t>
      </w:r>
      <w:r>
        <w:tab/>
      </w:r>
      <w:r w:rsidRPr="000D5DB5">
        <w:tab/>
      </w:r>
      <w:r>
        <w:t>6 (3rd)</w:t>
      </w:r>
    </w:p>
    <w:p w14:paraId="12EE19BE" w14:textId="77777777" w:rsidR="007B3ACD" w:rsidRPr="000D5DB5" w:rsidRDefault="007B3ACD" w:rsidP="007B3ACD">
      <w:r w:rsidRPr="000D5DB5">
        <w:t>7th</w:t>
      </w:r>
      <w:r w:rsidRPr="000D5DB5">
        <w:tab/>
        <w:t>+3</w:t>
      </w:r>
      <w:r w:rsidRPr="000D5DB5">
        <w:tab/>
      </w:r>
      <w:r w:rsidRPr="000D5DB5">
        <w:tab/>
        <w:t>Mettle</w:t>
      </w:r>
      <w:r>
        <w:tab/>
      </w:r>
      <w:r>
        <w:tab/>
      </w:r>
      <w:r>
        <w:tab/>
      </w:r>
      <w:r>
        <w:tab/>
      </w:r>
      <w:r>
        <w:tab/>
        <w:t>Rare</w:t>
      </w:r>
      <w:r>
        <w:tab/>
      </w:r>
      <w:r w:rsidRPr="000D5DB5">
        <w:tab/>
      </w:r>
      <w:r>
        <w:t>7 (4th)</w:t>
      </w:r>
    </w:p>
    <w:p w14:paraId="535E4C4A" w14:textId="77777777" w:rsidR="007B3ACD" w:rsidRPr="000D5DB5" w:rsidRDefault="007B3ACD" w:rsidP="007B3ACD">
      <w:r w:rsidRPr="000D5DB5">
        <w:t>8th</w:t>
      </w:r>
      <w:r w:rsidRPr="000D5DB5">
        <w:tab/>
        <w:t>+3</w:t>
      </w:r>
      <w:r w:rsidRPr="000D5DB5">
        <w:tab/>
      </w:r>
      <w:r w:rsidRPr="000D5DB5">
        <w:tab/>
        <w:t>Ability Score Improvement</w:t>
      </w:r>
      <w:r>
        <w:tab/>
      </w:r>
      <w:r>
        <w:tab/>
        <w:t>Rare</w:t>
      </w:r>
      <w:r>
        <w:tab/>
      </w:r>
      <w:r w:rsidRPr="000D5DB5">
        <w:tab/>
      </w:r>
      <w:r>
        <w:t>8 (4th)</w:t>
      </w:r>
    </w:p>
    <w:p w14:paraId="63A18A8C" w14:textId="77777777" w:rsidR="007B3ACD" w:rsidRPr="000D5DB5" w:rsidRDefault="007B3ACD" w:rsidP="00864C72">
      <w:r w:rsidRPr="000D5DB5">
        <w:t>9th</w:t>
      </w:r>
      <w:r w:rsidRPr="000D5DB5">
        <w:tab/>
        <w:t>+4</w:t>
      </w:r>
      <w:r w:rsidRPr="000D5DB5">
        <w:tab/>
      </w:r>
      <w:r w:rsidRPr="000D5DB5">
        <w:tab/>
      </w:r>
      <w:r>
        <w:t xml:space="preserve">Favored </w:t>
      </w:r>
      <w:r w:rsidRPr="000D5DB5">
        <w:t>Potions</w:t>
      </w:r>
      <w:r w:rsidR="001C38B8">
        <w:tab/>
      </w:r>
      <w:r w:rsidR="001C38B8">
        <w:tab/>
      </w:r>
      <w:r w:rsidR="001C38B8">
        <w:tab/>
      </w:r>
      <w:r>
        <w:tab/>
      </w:r>
      <w:r w:rsidR="00864C72">
        <w:t>Epic</w:t>
      </w:r>
      <w:r w:rsidR="00864C72">
        <w:tab/>
      </w:r>
      <w:r w:rsidRPr="000D5DB5">
        <w:tab/>
      </w:r>
      <w:r>
        <w:t>9 (5th)</w:t>
      </w:r>
    </w:p>
    <w:p w14:paraId="474D0AA1" w14:textId="77777777" w:rsidR="007B3ACD" w:rsidRDefault="007B3ACD" w:rsidP="00864C72">
      <w:r w:rsidRPr="000D5DB5">
        <w:t>10th</w:t>
      </w:r>
      <w:r w:rsidRPr="000D5DB5">
        <w:tab/>
        <w:t>+4</w:t>
      </w:r>
      <w:r w:rsidRPr="000D5DB5">
        <w:tab/>
      </w:r>
      <w:r w:rsidRPr="000D5DB5">
        <w:tab/>
      </w:r>
      <w:r w:rsidRPr="000D5DB5">
        <w:rPr>
          <w:rFonts w:eastAsia="Times New Roman" w:cstheme="minorHAnsi"/>
          <w:color w:val="000000"/>
        </w:rPr>
        <w:t xml:space="preserve">Scavenge, </w:t>
      </w:r>
      <w:r w:rsidRPr="000D5DB5">
        <w:t>Path Feature</w:t>
      </w:r>
      <w:r>
        <w:tab/>
      </w:r>
      <w:r>
        <w:tab/>
      </w:r>
      <w:r>
        <w:tab/>
      </w:r>
      <w:r w:rsidR="00864C72">
        <w:t>Epic</w:t>
      </w:r>
      <w:r w:rsidR="00864C72">
        <w:tab/>
      </w:r>
      <w:r w:rsidRPr="000D5DB5">
        <w:tab/>
      </w:r>
      <w:r>
        <w:t>10 (5th)</w:t>
      </w:r>
    </w:p>
    <w:p w14:paraId="719DA04C" w14:textId="77777777" w:rsidR="007B3ACD" w:rsidRPr="000D5DB5" w:rsidRDefault="007B3ACD" w:rsidP="00864C72">
      <w:r w:rsidRPr="000D5DB5">
        <w:t>11th</w:t>
      </w:r>
      <w:r w:rsidRPr="000D5DB5">
        <w:tab/>
        <w:t>+4</w:t>
      </w:r>
      <w:r w:rsidRPr="000D5DB5">
        <w:tab/>
      </w:r>
      <w:r w:rsidRPr="000D5DB5">
        <w:tab/>
        <w:t>Expert Chemist</w:t>
      </w:r>
      <w:r>
        <w:tab/>
      </w:r>
      <w:r>
        <w:tab/>
      </w:r>
      <w:r>
        <w:tab/>
      </w:r>
      <w:r>
        <w:tab/>
      </w:r>
      <w:r w:rsidR="00864C72">
        <w:t>Epic</w:t>
      </w:r>
      <w:r w:rsidR="00864C72">
        <w:tab/>
      </w:r>
      <w:r>
        <w:tab/>
        <w:t>11 (6th)</w:t>
      </w:r>
    </w:p>
    <w:p w14:paraId="471B6D55" w14:textId="77777777" w:rsidR="007B3ACD" w:rsidRPr="000D5DB5" w:rsidRDefault="007B3ACD" w:rsidP="00864C72">
      <w:r w:rsidRPr="000D5DB5">
        <w:t>12th</w:t>
      </w:r>
      <w:r w:rsidRPr="000D5DB5">
        <w:tab/>
        <w:t>+4</w:t>
      </w:r>
      <w:r w:rsidRPr="000D5DB5">
        <w:tab/>
      </w:r>
      <w:r w:rsidRPr="000D5DB5">
        <w:tab/>
        <w:t>Ability Score Improvement</w:t>
      </w:r>
      <w:r>
        <w:tab/>
      </w:r>
      <w:r>
        <w:tab/>
      </w:r>
      <w:r w:rsidR="00864C72">
        <w:t>Epic</w:t>
      </w:r>
      <w:r w:rsidR="00864C72">
        <w:tab/>
      </w:r>
      <w:r>
        <w:tab/>
        <w:t>12 (6th)</w:t>
      </w:r>
    </w:p>
    <w:p w14:paraId="023E3B1C" w14:textId="77777777" w:rsidR="007B3ACD" w:rsidRDefault="007B3ACD" w:rsidP="001C38B8">
      <w:r w:rsidRPr="000D5DB5">
        <w:t>13th</w:t>
      </w:r>
      <w:r w:rsidRPr="000D5DB5">
        <w:tab/>
        <w:t>+5</w:t>
      </w:r>
      <w:r w:rsidRPr="000D5DB5">
        <w:tab/>
      </w:r>
      <w:r w:rsidRPr="000D5DB5">
        <w:tab/>
      </w:r>
      <w:r w:rsidR="001C38B8">
        <w:rPr>
          <w:rFonts w:eastAsia="Times New Roman" w:cstheme="minorHAnsi"/>
          <w:color w:val="000000"/>
        </w:rPr>
        <w:t>-</w:t>
      </w:r>
      <w:r w:rsidR="001C38B8">
        <w:rPr>
          <w:rFonts w:eastAsia="Times New Roman" w:cstheme="minorHAnsi"/>
          <w:color w:val="000000"/>
        </w:rPr>
        <w:tab/>
      </w:r>
      <w:r w:rsidR="001C38B8">
        <w:rPr>
          <w:rFonts w:eastAsia="Times New Roman" w:cstheme="minorHAnsi"/>
          <w:color w:val="000000"/>
        </w:rPr>
        <w:tab/>
      </w:r>
      <w:r w:rsidR="001C38B8">
        <w:rPr>
          <w:rFonts w:eastAsia="Times New Roman" w:cstheme="minorHAnsi"/>
          <w:color w:val="000000"/>
        </w:rPr>
        <w:tab/>
      </w:r>
      <w:r>
        <w:tab/>
      </w:r>
      <w:r>
        <w:tab/>
      </w:r>
      <w:bookmarkStart w:id="1613" w:name="_Hlk26695472"/>
      <w:r>
        <w:t>Legendary</w:t>
      </w:r>
      <w:bookmarkEnd w:id="1613"/>
      <w:r w:rsidRPr="000D5DB5">
        <w:tab/>
      </w:r>
      <w:r>
        <w:t>13 (7th)</w:t>
      </w:r>
    </w:p>
    <w:p w14:paraId="286E63DC" w14:textId="77777777" w:rsidR="007B3ACD" w:rsidRPr="000D5DB5" w:rsidRDefault="007B3ACD" w:rsidP="007B3ACD">
      <w:r w:rsidRPr="000D5DB5">
        <w:t>14th</w:t>
      </w:r>
      <w:r w:rsidRPr="000D5DB5">
        <w:tab/>
        <w:t>+5</w:t>
      </w:r>
      <w:r w:rsidRPr="000D5DB5">
        <w:tab/>
      </w:r>
      <w:r w:rsidRPr="000D5DB5">
        <w:tab/>
        <w:t>Path Feature</w:t>
      </w:r>
      <w:r>
        <w:tab/>
      </w:r>
      <w:r>
        <w:tab/>
      </w:r>
      <w:r>
        <w:tab/>
      </w:r>
      <w:r>
        <w:tab/>
        <w:t>Legendary</w:t>
      </w:r>
      <w:r w:rsidRPr="000D5DB5">
        <w:tab/>
      </w:r>
      <w:r>
        <w:t>14 (7th)</w:t>
      </w:r>
    </w:p>
    <w:p w14:paraId="2DF9BBBA" w14:textId="77777777" w:rsidR="007B3ACD" w:rsidRPr="000D5DB5" w:rsidRDefault="007B3ACD" w:rsidP="007B3ACD">
      <w:r w:rsidRPr="000D5DB5">
        <w:t xml:space="preserve">15th </w:t>
      </w:r>
      <w:r w:rsidRPr="000D5DB5">
        <w:tab/>
        <w:t>+5</w:t>
      </w:r>
      <w:r w:rsidRPr="000D5DB5">
        <w:tab/>
      </w:r>
      <w:r w:rsidRPr="000D5DB5">
        <w:tab/>
        <w:t>Internal Clock</w:t>
      </w:r>
      <w:r>
        <w:tab/>
      </w:r>
      <w:r w:rsidRPr="000D5DB5">
        <w:tab/>
      </w:r>
      <w:r>
        <w:tab/>
      </w:r>
      <w:r>
        <w:tab/>
        <w:t>Legendary</w:t>
      </w:r>
      <w:r w:rsidRPr="000D5DB5">
        <w:tab/>
      </w:r>
      <w:r>
        <w:t>15 (8th)</w:t>
      </w:r>
    </w:p>
    <w:p w14:paraId="60A3A004" w14:textId="77777777" w:rsidR="007B3ACD" w:rsidRPr="000D5DB5" w:rsidRDefault="007B3ACD" w:rsidP="007B3ACD">
      <w:r w:rsidRPr="000D5DB5">
        <w:t>16th</w:t>
      </w:r>
      <w:r w:rsidRPr="000D5DB5">
        <w:tab/>
        <w:t>+5</w:t>
      </w:r>
      <w:r w:rsidRPr="000D5DB5">
        <w:tab/>
      </w:r>
      <w:r w:rsidRPr="000D5DB5">
        <w:tab/>
        <w:t>Ability Score Improvement</w:t>
      </w:r>
      <w:r>
        <w:tab/>
      </w:r>
      <w:r>
        <w:tab/>
        <w:t>Legendary</w:t>
      </w:r>
      <w:r>
        <w:tab/>
        <w:t>16 (8th)</w:t>
      </w:r>
    </w:p>
    <w:p w14:paraId="003EA44E" w14:textId="77777777" w:rsidR="007B3ACD" w:rsidRPr="000D5DB5" w:rsidRDefault="007B3ACD" w:rsidP="001C38B8">
      <w:r w:rsidRPr="000D5DB5">
        <w:t>17th</w:t>
      </w:r>
      <w:r w:rsidRPr="000D5DB5">
        <w:tab/>
        <w:t>+6</w:t>
      </w:r>
      <w:r w:rsidRPr="000D5DB5">
        <w:tab/>
      </w:r>
      <w:r w:rsidRPr="000D5DB5">
        <w:tab/>
      </w:r>
      <w:r>
        <w:rPr>
          <w:rFonts w:eastAsia="Times New Roman" w:cstheme="minorHAnsi"/>
          <w:color w:val="000000"/>
        </w:rPr>
        <w:t>Adaptable Inurement</w:t>
      </w:r>
      <w:r w:rsidR="001C38B8">
        <w:tab/>
      </w:r>
      <w:r w:rsidR="001C38B8">
        <w:tab/>
      </w:r>
      <w:r>
        <w:tab/>
        <w:t xml:space="preserve">Artifact </w:t>
      </w:r>
      <w:r>
        <w:tab/>
      </w:r>
      <w:r w:rsidRPr="000D5DB5">
        <w:tab/>
      </w:r>
      <w:r>
        <w:t>17 (9th)</w:t>
      </w:r>
    </w:p>
    <w:p w14:paraId="7E31F88F" w14:textId="77777777" w:rsidR="007B3ACD" w:rsidRPr="000D5DB5" w:rsidRDefault="007B3ACD" w:rsidP="001C38B8">
      <w:r w:rsidRPr="000D5DB5">
        <w:t>18th</w:t>
      </w:r>
      <w:r w:rsidRPr="000D5DB5">
        <w:tab/>
        <w:t>+6</w:t>
      </w:r>
      <w:r w:rsidRPr="000D5DB5">
        <w:tab/>
      </w:r>
      <w:r w:rsidRPr="000D5DB5">
        <w:tab/>
      </w:r>
      <w:r w:rsidR="001C38B8">
        <w:t>-</w:t>
      </w:r>
      <w:r w:rsidR="001C38B8">
        <w:tab/>
      </w:r>
      <w:r w:rsidR="001C38B8">
        <w:tab/>
      </w:r>
      <w:r w:rsidR="001C38B8">
        <w:tab/>
      </w:r>
      <w:r>
        <w:tab/>
      </w:r>
      <w:r>
        <w:tab/>
        <w:t>Artifact</w:t>
      </w:r>
      <w:r>
        <w:tab/>
      </w:r>
      <w:r>
        <w:tab/>
        <w:t>18 (9th)</w:t>
      </w:r>
    </w:p>
    <w:p w14:paraId="5E1976F1" w14:textId="77777777" w:rsidR="007B3ACD" w:rsidRPr="000D5DB5" w:rsidRDefault="007B3ACD" w:rsidP="007B3ACD">
      <w:r w:rsidRPr="000D5DB5">
        <w:t>19th</w:t>
      </w:r>
      <w:r w:rsidRPr="000D5DB5">
        <w:tab/>
        <w:t>+6</w:t>
      </w:r>
      <w:r w:rsidRPr="000D5DB5">
        <w:tab/>
      </w:r>
      <w:r w:rsidRPr="000D5DB5">
        <w:tab/>
        <w:t>Ability Score Improvement</w:t>
      </w:r>
      <w:r>
        <w:tab/>
      </w:r>
      <w:r>
        <w:tab/>
        <w:t>Artifact</w:t>
      </w:r>
      <w:r>
        <w:tab/>
        <w:t xml:space="preserve"> </w:t>
      </w:r>
      <w:r>
        <w:tab/>
        <w:t>19 (9th)</w:t>
      </w:r>
    </w:p>
    <w:p w14:paraId="11F4E07B" w14:textId="77777777" w:rsidR="007B3ACD" w:rsidRDefault="007B3ACD" w:rsidP="007B3ACD">
      <w:r w:rsidRPr="000D5DB5">
        <w:t>20th</w:t>
      </w:r>
      <w:r w:rsidRPr="000D5DB5">
        <w:tab/>
        <w:t>+6</w:t>
      </w:r>
      <w:r w:rsidRPr="000D5DB5">
        <w:tab/>
      </w:r>
      <w:r w:rsidRPr="000D5DB5">
        <w:tab/>
      </w:r>
      <w:r>
        <w:t>Synthesized Potions</w:t>
      </w:r>
      <w:r>
        <w:tab/>
      </w:r>
      <w:r>
        <w:tab/>
      </w:r>
      <w:r>
        <w:tab/>
        <w:t>Artifact</w:t>
      </w:r>
      <w:r>
        <w:tab/>
      </w:r>
      <w:r>
        <w:tab/>
        <w:t>20 (9th)</w:t>
      </w:r>
    </w:p>
    <w:p w14:paraId="7A549BDB" w14:textId="77777777" w:rsidR="00BC4553" w:rsidRPr="000D5DB5" w:rsidRDefault="00BC4553">
      <w:pPr>
        <w:contextualSpacing/>
        <w:rPr>
          <w:rFonts w:eastAsia="Times New Roman" w:cstheme="minorHAnsi"/>
          <w:b/>
          <w:bCs/>
          <w:color w:val="000000"/>
        </w:rPr>
      </w:pPr>
    </w:p>
    <w:p w14:paraId="1AEC2436" w14:textId="77777777" w:rsidR="00872DDD" w:rsidRDefault="00C30BB4" w:rsidP="00872DDD">
      <w:pPr>
        <w:contextualSpacing/>
        <w:rPr>
          <w:rFonts w:eastAsia="Times New Roman" w:cstheme="minorHAnsi"/>
          <w:b/>
          <w:bCs/>
          <w:color w:val="000000"/>
        </w:rPr>
      </w:pPr>
      <w:r w:rsidRPr="000D5DB5">
        <w:rPr>
          <w:rFonts w:eastAsia="Times New Roman" w:cstheme="minorHAnsi"/>
          <w:b/>
          <w:bCs/>
          <w:color w:val="000000"/>
        </w:rPr>
        <w:t>Alchemy</w:t>
      </w:r>
    </w:p>
    <w:p w14:paraId="7035E4A3" w14:textId="77777777" w:rsidR="002A032D" w:rsidRDefault="002A032D" w:rsidP="006E79C4">
      <w:pPr>
        <w:contextualSpacing/>
        <w:rPr>
          <w:ins w:id="1614" w:author="Admin" w:date="2020-10-19T19:54:00Z"/>
          <w:rFonts w:eastAsia="Times New Roman" w:cstheme="minorHAnsi"/>
          <w:color w:val="000000"/>
        </w:rPr>
      </w:pPr>
      <w:ins w:id="1615" w:author="Admin" w:date="2020-10-19T19:53:00Z">
        <w:r w:rsidRPr="002A032D">
          <w:rPr>
            <w:rFonts w:eastAsia="Times New Roman" w:cstheme="minorHAnsi"/>
            <w:color w:val="000000"/>
          </w:rPr>
          <w:t xml:space="preserve">When starting with this class, you have proficiency with Alchemist’s Supplies and can use them with uncanny skill. </w:t>
        </w:r>
      </w:ins>
      <w:ins w:id="1616" w:author="Admin" w:date="2021-06-20T13:58:00Z">
        <w:r w:rsidR="006E79C4">
          <w:rPr>
            <w:rFonts w:eastAsia="Times New Roman" w:cstheme="minorHAnsi"/>
            <w:color w:val="000000"/>
          </w:rPr>
          <w:t>Unlike most characters proficient with Alchemist’s Supplies, y</w:t>
        </w:r>
      </w:ins>
      <w:ins w:id="1617" w:author="Admin" w:date="2020-10-19T19:53:00Z">
        <w:r w:rsidRPr="002A032D">
          <w:rPr>
            <w:rFonts w:eastAsia="Times New Roman" w:cstheme="minorHAnsi"/>
            <w:color w:val="000000"/>
          </w:rPr>
          <w:t xml:space="preserve">ou </w:t>
        </w:r>
      </w:ins>
      <w:ins w:id="1618" w:author="Admin" w:date="2021-06-20T13:58:00Z">
        <w:r w:rsidR="006E79C4">
          <w:rPr>
            <w:rFonts w:eastAsia="Times New Roman" w:cstheme="minorHAnsi"/>
            <w:color w:val="000000"/>
          </w:rPr>
          <w:t xml:space="preserve">refer </w:t>
        </w:r>
      </w:ins>
      <w:ins w:id="1619" w:author="Admin" w:date="2020-10-19T19:53:00Z">
        <w:r w:rsidRPr="002A032D">
          <w:rPr>
            <w:rFonts w:eastAsia="Times New Roman" w:cstheme="minorHAnsi"/>
            <w:color w:val="000000"/>
          </w:rPr>
          <w:t>to the alchemist spell list</w:t>
        </w:r>
      </w:ins>
      <w:ins w:id="1620" w:author="Admin" w:date="2021-06-20T13:58:00Z">
        <w:r w:rsidR="006E79C4">
          <w:rPr>
            <w:rFonts w:eastAsia="Times New Roman" w:cstheme="minorHAnsi"/>
            <w:color w:val="000000"/>
          </w:rPr>
          <w:t xml:space="preserve"> for your spells, not your own spells (or formulas you have access to</w:t>
        </w:r>
      </w:ins>
      <w:ins w:id="1621" w:author="Admin" w:date="2021-06-20T13:59:00Z">
        <w:r w:rsidR="006E79C4">
          <w:rPr>
            <w:rFonts w:eastAsia="Times New Roman" w:cstheme="minorHAnsi"/>
            <w:color w:val="000000"/>
          </w:rPr>
          <w:t>)</w:t>
        </w:r>
      </w:ins>
      <w:ins w:id="1622" w:author="Admin" w:date="2020-10-19T19:53:00Z">
        <w:r w:rsidRPr="002A032D">
          <w:rPr>
            <w:rFonts w:eastAsia="Times New Roman" w:cstheme="minorHAnsi"/>
            <w:color w:val="000000"/>
          </w:rPr>
          <w:t xml:space="preserve">. This </w:t>
        </w:r>
      </w:ins>
      <w:ins w:id="1623" w:author="Admin" w:date="2021-06-20T13:59:00Z">
        <w:r w:rsidR="006E79C4">
          <w:rPr>
            <w:rFonts w:eastAsia="Times New Roman" w:cstheme="minorHAnsi"/>
            <w:color w:val="000000"/>
          </w:rPr>
          <w:t xml:space="preserve">ability </w:t>
        </w:r>
      </w:ins>
      <w:ins w:id="1624" w:author="Admin" w:date="2020-10-19T19:53:00Z">
        <w:r w:rsidRPr="002A032D">
          <w:rPr>
            <w:rFonts w:eastAsia="Times New Roman" w:cstheme="minorHAnsi"/>
            <w:color w:val="000000"/>
          </w:rPr>
          <w:t xml:space="preserve">does not allow you to cast spells, only to know them enough to create potions. Each level in the alchemist class provides you with 1 caster level to access alchemical formulae, as appropriate to the alchemist spell list. </w:t>
        </w:r>
      </w:ins>
    </w:p>
    <w:p w14:paraId="5E9123D2" w14:textId="77777777" w:rsidR="00C30BB4" w:rsidRPr="00134BC3" w:rsidDel="002A032D" w:rsidRDefault="00C30BB4" w:rsidP="00872DDD">
      <w:pPr>
        <w:contextualSpacing/>
        <w:rPr>
          <w:del w:id="1625" w:author="Admin" w:date="2020-10-19T19:53:00Z"/>
          <w:rFonts w:eastAsia="Times New Roman" w:cstheme="minorHAnsi"/>
          <w:color w:val="000000"/>
        </w:rPr>
      </w:pPr>
      <w:del w:id="1626" w:author="Admin" w:date="2020-10-19T19:53:00Z">
        <w:r w:rsidRPr="00134BC3" w:rsidDel="002A032D">
          <w:rPr>
            <w:rFonts w:eastAsia="Times New Roman" w:cstheme="minorHAnsi"/>
            <w:color w:val="000000"/>
          </w:rPr>
          <w:delText>When</w:delText>
        </w:r>
        <w:r w:rsidRPr="000D5DB5" w:rsidDel="002A032D">
          <w:rPr>
            <w:rFonts w:eastAsia="Times New Roman" w:cstheme="minorHAnsi"/>
            <w:b/>
            <w:bCs/>
            <w:color w:val="000000"/>
          </w:rPr>
          <w:delText xml:space="preserve"> </w:delText>
        </w:r>
        <w:r w:rsidRPr="000D5DB5" w:rsidDel="002A032D">
          <w:rPr>
            <w:rFonts w:eastAsia="Times New Roman" w:cstheme="minorHAnsi"/>
            <w:color w:val="000000"/>
          </w:rPr>
          <w:delText xml:space="preserve">starting with this class, you </w:delText>
        </w:r>
        <w:r w:rsidRPr="00134BC3" w:rsidDel="002A032D">
          <w:rPr>
            <w:rFonts w:eastAsia="Times New Roman" w:cstheme="minorHAnsi"/>
            <w:color w:val="000000"/>
          </w:rPr>
          <w:delText xml:space="preserve">have proficiency with </w:delText>
        </w:r>
        <w:r w:rsidR="007378CE" w:rsidDel="002A032D">
          <w:rPr>
            <w:rFonts w:eastAsia="Times New Roman" w:cstheme="minorHAnsi"/>
            <w:color w:val="000000"/>
          </w:rPr>
          <w:delText>A</w:delText>
        </w:r>
        <w:r w:rsidR="00E41F8D" w:rsidDel="002A032D">
          <w:rPr>
            <w:rFonts w:eastAsia="Times New Roman" w:cstheme="minorHAnsi"/>
            <w:color w:val="000000"/>
          </w:rPr>
          <w:delText xml:space="preserve">lchemist’s </w:delText>
        </w:r>
        <w:r w:rsidR="007378CE" w:rsidDel="002A032D">
          <w:rPr>
            <w:rFonts w:eastAsia="Times New Roman" w:cstheme="minorHAnsi"/>
            <w:color w:val="000000"/>
          </w:rPr>
          <w:delText>S</w:delText>
        </w:r>
        <w:r w:rsidR="00E41F8D" w:rsidDel="002A032D">
          <w:rPr>
            <w:rFonts w:eastAsia="Times New Roman" w:cstheme="minorHAnsi"/>
            <w:color w:val="000000"/>
          </w:rPr>
          <w:delText xml:space="preserve">upplies and can use them with uncanny </w:delText>
        </w:r>
        <w:r w:rsidRPr="00134BC3" w:rsidDel="002A032D">
          <w:rPr>
            <w:rFonts w:eastAsia="Times New Roman" w:cstheme="minorHAnsi"/>
            <w:color w:val="000000"/>
          </w:rPr>
          <w:delText xml:space="preserve">skill. You can create alchemical mixtures </w:delText>
        </w:r>
        <w:r w:rsidRPr="000D5DB5" w:rsidDel="002A032D">
          <w:rPr>
            <w:rFonts w:eastAsia="Times New Roman" w:cstheme="minorHAnsi"/>
            <w:color w:val="000000"/>
          </w:rPr>
          <w:delText>from any spell that belongs to the alchemist spell list</w:delText>
        </w:r>
        <w:r w:rsidRPr="00134BC3" w:rsidDel="002A032D">
          <w:rPr>
            <w:rFonts w:eastAsia="Times New Roman" w:cstheme="minorHAnsi"/>
            <w:color w:val="000000"/>
          </w:rPr>
          <w:delText xml:space="preserve">, so long as you have the alchemical formula. This does not actually allow you to cast spells, only to know them enough to create </w:delText>
        </w:r>
        <w:r w:rsidR="00AD0729" w:rsidDel="002A032D">
          <w:rPr>
            <w:rFonts w:eastAsia="Times New Roman" w:cstheme="minorHAnsi"/>
            <w:color w:val="000000"/>
          </w:rPr>
          <w:delText>potions</w:delText>
        </w:r>
        <w:r w:rsidRPr="00134BC3" w:rsidDel="002A032D">
          <w:rPr>
            <w:rFonts w:eastAsia="Times New Roman" w:cstheme="minorHAnsi"/>
            <w:color w:val="000000"/>
          </w:rPr>
          <w:delText>.</w:delText>
        </w:r>
        <w:r w:rsidRPr="000D5DB5" w:rsidDel="002A032D">
          <w:rPr>
            <w:rFonts w:eastAsia="Times New Roman" w:cstheme="minorHAnsi"/>
            <w:color w:val="000000"/>
          </w:rPr>
          <w:delText xml:space="preserve"> Each level in the alchemist class provides you with </w:delText>
        </w:r>
        <w:r w:rsidR="009C64F9" w:rsidDel="002A032D">
          <w:rPr>
            <w:rFonts w:eastAsia="Times New Roman" w:cstheme="minorHAnsi"/>
            <w:color w:val="000000"/>
          </w:rPr>
          <w:delText xml:space="preserve">1 </w:delText>
        </w:r>
        <w:r w:rsidRPr="000D5DB5" w:rsidDel="002A032D">
          <w:rPr>
            <w:rFonts w:eastAsia="Times New Roman" w:cstheme="minorHAnsi"/>
            <w:color w:val="000000"/>
          </w:rPr>
          <w:delText>caster level for the purposes of accessing alchemical formulae</w:delText>
        </w:r>
        <w:r w:rsidR="00A01D2B" w:rsidDel="002A032D">
          <w:rPr>
            <w:rFonts w:eastAsia="Times New Roman" w:cstheme="minorHAnsi"/>
            <w:color w:val="000000"/>
          </w:rPr>
          <w:delText>, as appropriate to the alchemist spell list</w:delText>
        </w:r>
        <w:r w:rsidRPr="000D5DB5" w:rsidDel="002A032D">
          <w:rPr>
            <w:rFonts w:eastAsia="Times New Roman" w:cstheme="minorHAnsi"/>
            <w:color w:val="000000"/>
          </w:rPr>
          <w:delText>.</w:delText>
        </w:r>
        <w:r w:rsidR="00A0361F" w:rsidRPr="000D5DB5" w:rsidDel="002A032D">
          <w:rPr>
            <w:rFonts w:eastAsia="Times New Roman" w:cstheme="minorHAnsi"/>
            <w:color w:val="000000"/>
          </w:rPr>
          <w:delText xml:space="preserve"> </w:delText>
        </w:r>
      </w:del>
    </w:p>
    <w:p w14:paraId="01180AA1" w14:textId="77777777" w:rsidR="00C30BB4" w:rsidRPr="00A01D2B" w:rsidRDefault="00C30BB4">
      <w:pPr>
        <w:contextualSpacing/>
        <w:rPr>
          <w:rFonts w:eastAsia="Times New Roman" w:cstheme="minorHAnsi"/>
          <w:color w:val="000000"/>
        </w:rPr>
      </w:pPr>
    </w:p>
    <w:p w14:paraId="125C8614" w14:textId="77777777" w:rsidR="00BA33A4" w:rsidRPr="000D5DB5" w:rsidRDefault="00BA33A4" w:rsidP="00BA33A4">
      <w:pPr>
        <w:contextualSpacing/>
        <w:rPr>
          <w:rFonts w:eastAsia="Times New Roman" w:cstheme="minorHAnsi"/>
          <w:sz w:val="24"/>
          <w:szCs w:val="24"/>
        </w:rPr>
      </w:pPr>
      <w:r w:rsidRPr="000D5DB5">
        <w:rPr>
          <w:rFonts w:eastAsia="Times New Roman" w:cstheme="minorHAnsi"/>
          <w:i/>
          <w:iCs/>
          <w:color w:val="000000"/>
        </w:rPr>
        <w:t>Cantrips</w:t>
      </w:r>
    </w:p>
    <w:p w14:paraId="02905A9A" w14:textId="77777777" w:rsidR="00BA33A4" w:rsidRDefault="00BA33A4" w:rsidP="006E79C4">
      <w:pPr>
        <w:contextualSpacing/>
        <w:rPr>
          <w:rFonts w:eastAsia="Times New Roman" w:cstheme="minorHAnsi"/>
          <w:color w:val="000000"/>
        </w:rPr>
      </w:pPr>
      <w:r w:rsidRPr="000D5DB5">
        <w:rPr>
          <w:rFonts w:eastAsia="Times New Roman" w:cstheme="minorHAnsi"/>
          <w:color w:val="000000"/>
        </w:rPr>
        <w:t xml:space="preserve">At 1st level, you know </w:t>
      </w:r>
      <w:r>
        <w:rPr>
          <w:rFonts w:eastAsia="Times New Roman" w:cstheme="minorHAnsi"/>
          <w:color w:val="000000"/>
        </w:rPr>
        <w:t xml:space="preserve">a number of cantrips equal to </w:t>
      </w:r>
      <w:ins w:id="1627" w:author="Admin" w:date="2021-05-05T16:36:00Z">
        <w:r w:rsidR="009D0365">
          <w:rPr>
            <w:rFonts w:eastAsia="Times New Roman" w:cstheme="minorHAnsi"/>
            <w:color w:val="000000"/>
          </w:rPr>
          <w:t xml:space="preserve">1 + </w:t>
        </w:r>
      </w:ins>
      <w:r>
        <w:rPr>
          <w:rFonts w:eastAsia="Times New Roman" w:cstheme="minorHAnsi"/>
          <w:color w:val="000000"/>
        </w:rPr>
        <w:t>your proficiency bonus. As normal for alchemist spells, you cannot cast them, but can turn them into potions</w:t>
      </w:r>
      <w:ins w:id="1628" w:author="Admin" w:date="2021-06-20T13:59:00Z">
        <w:r w:rsidR="006E79C4">
          <w:rPr>
            <w:rFonts w:eastAsia="Times New Roman" w:cstheme="minorHAnsi"/>
            <w:color w:val="000000"/>
          </w:rPr>
          <w:t xml:space="preserve"> (unless you chose the Innate Cantrips focus from Weird Science)</w:t>
        </w:r>
      </w:ins>
      <w:r>
        <w:rPr>
          <w:rFonts w:eastAsia="Times New Roman" w:cstheme="minorHAnsi"/>
          <w:color w:val="000000"/>
        </w:rPr>
        <w:t>. Cantrips do not require a formula book</w:t>
      </w:r>
      <w:r w:rsidR="00A01D2B">
        <w:rPr>
          <w:rFonts w:eastAsia="Times New Roman" w:cstheme="minorHAnsi"/>
          <w:color w:val="000000"/>
        </w:rPr>
        <w:t>, and are always memorized</w:t>
      </w:r>
      <w:r>
        <w:rPr>
          <w:rFonts w:eastAsia="Times New Roman" w:cstheme="minorHAnsi"/>
          <w:color w:val="000000"/>
        </w:rPr>
        <w:t xml:space="preserve">. </w:t>
      </w:r>
    </w:p>
    <w:p w14:paraId="76F080CC" w14:textId="77777777" w:rsidR="00BA33A4" w:rsidRPr="000D5DB5" w:rsidRDefault="00BA33A4" w:rsidP="00BA33A4">
      <w:pPr>
        <w:contextualSpacing/>
        <w:rPr>
          <w:rFonts w:eastAsia="Times New Roman" w:cstheme="minorHAnsi"/>
          <w:sz w:val="24"/>
          <w:szCs w:val="24"/>
        </w:rPr>
      </w:pPr>
    </w:p>
    <w:p w14:paraId="038A192D" w14:textId="77777777" w:rsidR="00C30BB4" w:rsidRPr="000D5DB5" w:rsidRDefault="00C30BB4">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63F473F1" w14:textId="77777777" w:rsidR="00300B5D" w:rsidRDefault="00C30BB4" w:rsidP="00300B5D">
      <w:pPr>
        <w:contextualSpacing/>
        <w:rPr>
          <w:rFonts w:eastAsia="Times New Roman" w:cstheme="minorHAnsi"/>
          <w:color w:val="000000"/>
        </w:rPr>
      </w:pPr>
      <w:r w:rsidRPr="000D5DB5">
        <w:rPr>
          <w:rFonts w:eastAsia="Times New Roman" w:cstheme="minorHAnsi"/>
          <w:color w:val="000000"/>
        </w:rPr>
        <w:lastRenderedPageBreak/>
        <w:t xml:space="preserve">An alchemist can </w:t>
      </w:r>
      <w:r w:rsidR="00300B5D">
        <w:rPr>
          <w:rFonts w:eastAsia="Times New Roman" w:cstheme="minorHAnsi"/>
          <w:color w:val="000000"/>
        </w:rPr>
        <w:t>conjure and bind</w:t>
      </w:r>
      <w:r w:rsidRPr="000D5DB5">
        <w:rPr>
          <w:rFonts w:eastAsia="Times New Roman" w:cstheme="minorHAnsi"/>
          <w:color w:val="000000"/>
        </w:rPr>
        <w:t xml:space="preserve"> </w:t>
      </w:r>
      <w:r w:rsidR="00300B5D">
        <w:rPr>
          <w:rFonts w:eastAsia="Times New Roman" w:cstheme="minorHAnsi"/>
          <w:color w:val="000000"/>
        </w:rPr>
        <w:t xml:space="preserve">aberrations, </w:t>
      </w:r>
      <w:r w:rsidRPr="000D5DB5">
        <w:rPr>
          <w:rFonts w:eastAsia="Times New Roman" w:cstheme="minorHAnsi"/>
          <w:color w:val="000000"/>
        </w:rPr>
        <w:t xml:space="preserve">constructs, elementals, </w:t>
      </w:r>
      <w:r w:rsidR="00300B5D">
        <w:rPr>
          <w:rFonts w:eastAsia="Times New Roman" w:cstheme="minorHAnsi"/>
          <w:color w:val="000000"/>
        </w:rPr>
        <w:t xml:space="preserve">oozes, </w:t>
      </w:r>
      <w:r w:rsidRPr="000D5DB5">
        <w:rPr>
          <w:rFonts w:eastAsia="Times New Roman" w:cstheme="minorHAnsi"/>
          <w:color w:val="000000"/>
        </w:rPr>
        <w:t>plants</w:t>
      </w:r>
      <w:r w:rsidR="00300B5D">
        <w:rPr>
          <w:rFonts w:eastAsia="Times New Roman" w:cstheme="minorHAnsi"/>
          <w:color w:val="000000"/>
        </w:rPr>
        <w:t>, and undead</w:t>
      </w:r>
      <w:r w:rsidR="00F53233">
        <w:rPr>
          <w:rFonts w:eastAsia="Times New Roman" w:cstheme="minorHAnsi"/>
          <w:color w:val="000000"/>
        </w:rPr>
        <w:t xml:space="preserve">, </w:t>
      </w:r>
      <w:r w:rsidR="00F53233" w:rsidRPr="000D5DB5">
        <w:rPr>
          <w:rFonts w:eastAsia="Times New Roman" w:cstheme="minorHAnsi"/>
          <w:color w:val="000000"/>
        </w:rPr>
        <w:t xml:space="preserve">as well </w:t>
      </w:r>
      <w:r w:rsidR="00F53233">
        <w:rPr>
          <w:rFonts w:eastAsia="Times New Roman" w:cstheme="minorHAnsi"/>
          <w:color w:val="000000"/>
        </w:rPr>
        <w:t xml:space="preserve">homunculi </w:t>
      </w:r>
      <w:r w:rsidR="00F53233" w:rsidRPr="000D5DB5">
        <w:rPr>
          <w:rFonts w:eastAsia="Times New Roman" w:cstheme="minorHAnsi"/>
          <w:color w:val="000000"/>
        </w:rPr>
        <w:t xml:space="preserve">creatures (creatures with the </w:t>
      </w:r>
      <w:r w:rsidR="00F53233">
        <w:rPr>
          <w:rFonts w:eastAsia="Times New Roman" w:cstheme="minorHAnsi"/>
          <w:color w:val="000000"/>
        </w:rPr>
        <w:t xml:space="preserve">homunculus </w:t>
      </w:r>
      <w:r w:rsidR="00F53233" w:rsidRPr="000D5DB5">
        <w:rPr>
          <w:rFonts w:eastAsia="Times New Roman" w:cstheme="minorHAnsi"/>
          <w:color w:val="000000"/>
        </w:rPr>
        <w:t>template)</w:t>
      </w:r>
      <w:r w:rsidRPr="000D5DB5">
        <w:rPr>
          <w:rFonts w:eastAsia="Times New Roman" w:cstheme="minorHAnsi"/>
          <w:color w:val="000000"/>
        </w:rPr>
        <w:t xml:space="preserve">. </w:t>
      </w:r>
    </w:p>
    <w:p w14:paraId="3410BEEA" w14:textId="77777777" w:rsidR="00C30BB4" w:rsidRPr="000D5DB5" w:rsidRDefault="00C30BB4" w:rsidP="00300B5D">
      <w:pPr>
        <w:contextualSpacing/>
        <w:rPr>
          <w:rFonts w:eastAsia="Times New Roman" w:cstheme="minorHAnsi"/>
          <w:color w:val="000000"/>
        </w:rPr>
      </w:pPr>
      <w:r w:rsidRPr="000D5DB5">
        <w:rPr>
          <w:rFonts w:eastAsia="Times New Roman" w:cstheme="minorHAnsi"/>
          <w:color w:val="000000"/>
        </w:rPr>
        <w:t>This is usually done by crafting miniature versions and preparing them in potion</w:t>
      </w:r>
      <w:r w:rsidR="00F53233">
        <w:rPr>
          <w:rFonts w:eastAsia="Times New Roman" w:cstheme="minorHAnsi"/>
          <w:color w:val="000000"/>
        </w:rPr>
        <w:t>s or globes of alchemical mixtures</w:t>
      </w:r>
      <w:r w:rsidRPr="000D5DB5">
        <w:rPr>
          <w:rFonts w:eastAsia="Times New Roman" w:cstheme="minorHAnsi"/>
          <w:color w:val="000000"/>
        </w:rPr>
        <w:t xml:space="preserve">. </w:t>
      </w:r>
    </w:p>
    <w:p w14:paraId="0178F319" w14:textId="77777777" w:rsidR="00C30BB4" w:rsidRPr="00134BC3" w:rsidRDefault="00C30BB4">
      <w:pPr>
        <w:contextualSpacing/>
        <w:rPr>
          <w:rFonts w:eastAsia="Times New Roman" w:cstheme="minorHAnsi"/>
          <w:color w:val="000000"/>
        </w:rPr>
      </w:pPr>
    </w:p>
    <w:p w14:paraId="1812C2A0" w14:textId="77777777" w:rsidR="00C30BB4" w:rsidRPr="000D5DB5" w:rsidRDefault="00C30BB4">
      <w:pPr>
        <w:contextualSpacing/>
        <w:rPr>
          <w:rFonts w:eastAsia="Times New Roman" w:cstheme="minorHAnsi"/>
          <w:sz w:val="24"/>
          <w:szCs w:val="24"/>
        </w:rPr>
      </w:pPr>
      <w:r w:rsidRPr="000D5DB5">
        <w:rPr>
          <w:rFonts w:eastAsia="Times New Roman" w:cstheme="minorHAnsi"/>
          <w:i/>
          <w:iCs/>
          <w:color w:val="000000"/>
        </w:rPr>
        <w:t>Preparing and Casting Spells</w:t>
      </w:r>
    </w:p>
    <w:p w14:paraId="22C144FA" w14:textId="77777777" w:rsidR="00C30BB4" w:rsidRPr="000D5DB5" w:rsidRDefault="00C30BB4" w:rsidP="00F81367">
      <w:pPr>
        <w:contextualSpacing/>
        <w:rPr>
          <w:rFonts w:eastAsia="Times New Roman" w:cstheme="minorHAnsi"/>
          <w:color w:val="000000"/>
        </w:rPr>
      </w:pPr>
      <w:r w:rsidRPr="000D5DB5">
        <w:rPr>
          <w:rFonts w:eastAsia="Times New Roman" w:cstheme="minorHAnsi"/>
          <w:color w:val="000000"/>
        </w:rPr>
        <w:t xml:space="preserve">Each alchemist level provides you with </w:t>
      </w:r>
      <w:r w:rsidR="009C64F9">
        <w:rPr>
          <w:rFonts w:eastAsia="Times New Roman" w:cstheme="minorHAnsi"/>
          <w:color w:val="000000"/>
        </w:rPr>
        <w:t xml:space="preserve">one </w:t>
      </w:r>
      <w:r w:rsidRPr="000D5DB5">
        <w:rPr>
          <w:rFonts w:eastAsia="Times New Roman" w:cstheme="minorHAnsi"/>
          <w:color w:val="000000"/>
        </w:rPr>
        <w:t>caster level in the alchemist class</w:t>
      </w:r>
      <w:r w:rsidR="00E8457B" w:rsidRPr="000D5DB5">
        <w:rPr>
          <w:rFonts w:eastAsia="Times New Roman" w:cstheme="minorHAnsi"/>
          <w:color w:val="000000"/>
        </w:rPr>
        <w:t xml:space="preserve"> (minimum 1)</w:t>
      </w:r>
      <w:r w:rsidRPr="000D5DB5">
        <w:rPr>
          <w:rFonts w:eastAsia="Times New Roman" w:cstheme="minorHAnsi"/>
          <w:color w:val="000000"/>
        </w:rPr>
        <w:t>. You follow the normal progression to unlock spell levels (see the table under the Mana section).</w:t>
      </w:r>
      <w:r w:rsidR="008B4259" w:rsidRPr="000D5DB5">
        <w:rPr>
          <w:rFonts w:eastAsia="Times New Roman" w:cstheme="minorHAnsi"/>
          <w:color w:val="000000"/>
        </w:rPr>
        <w:t xml:space="preserve"> </w:t>
      </w:r>
      <w:r w:rsidRPr="000D5DB5">
        <w:rPr>
          <w:rFonts w:eastAsia="Times New Roman" w:cstheme="minorHAnsi"/>
          <w:color w:val="000000"/>
        </w:rPr>
        <w:t xml:space="preserve">You </w:t>
      </w:r>
      <w:r w:rsidR="00A84CD9">
        <w:rPr>
          <w:rFonts w:eastAsia="Times New Roman" w:cstheme="minorHAnsi"/>
          <w:color w:val="000000"/>
        </w:rPr>
        <w:t>may</w:t>
      </w:r>
      <w:r w:rsidR="00A84CD9" w:rsidRPr="000D5DB5">
        <w:rPr>
          <w:rFonts w:eastAsia="Times New Roman" w:cstheme="minorHAnsi"/>
          <w:color w:val="000000"/>
        </w:rPr>
        <w:t xml:space="preserve"> </w:t>
      </w:r>
      <w:r w:rsidRPr="000D5DB5">
        <w:rPr>
          <w:rFonts w:eastAsia="Times New Roman" w:cstheme="minorHAnsi"/>
          <w:color w:val="000000"/>
        </w:rPr>
        <w:t>not prepare spells, but can brew them into potions</w:t>
      </w:r>
      <w:r w:rsidR="004C1AF3">
        <w:rPr>
          <w:rFonts w:eastAsia="Times New Roman" w:cstheme="minorHAnsi"/>
          <w:color w:val="000000"/>
        </w:rPr>
        <w:t>, so long as you have your formulae book</w:t>
      </w:r>
      <w:r w:rsidR="00F81367">
        <w:rPr>
          <w:rFonts w:eastAsia="Times New Roman" w:cstheme="minorHAnsi"/>
          <w:color w:val="000000"/>
        </w:rPr>
        <w:t xml:space="preserve"> or have memorized the formula</w:t>
      </w:r>
      <w:r w:rsidRPr="000D5DB5">
        <w:rPr>
          <w:rFonts w:eastAsia="Times New Roman" w:cstheme="minorHAnsi"/>
          <w:color w:val="000000"/>
        </w:rPr>
        <w:t xml:space="preserve">. </w:t>
      </w:r>
    </w:p>
    <w:p w14:paraId="6B7FE96C" w14:textId="77777777" w:rsidR="00C30BB4" w:rsidRPr="000D5DB5" w:rsidRDefault="00C30BB4">
      <w:pPr>
        <w:contextualSpacing/>
        <w:rPr>
          <w:rFonts w:eastAsia="Times New Roman" w:cstheme="minorHAnsi"/>
          <w:sz w:val="24"/>
          <w:szCs w:val="24"/>
        </w:rPr>
      </w:pPr>
      <w:r w:rsidRPr="000D5DB5">
        <w:rPr>
          <w:rFonts w:eastAsia="Times New Roman" w:cstheme="minorHAnsi"/>
          <w:color w:val="000000"/>
        </w:rPr>
        <w:t xml:space="preserve">When you level up, you can exchange </w:t>
      </w:r>
      <w:r w:rsidR="0051757B" w:rsidRPr="000D5DB5">
        <w:rPr>
          <w:rFonts w:eastAsia="Times New Roman" w:cstheme="minorHAnsi"/>
          <w:color w:val="000000"/>
        </w:rPr>
        <w:t xml:space="preserve">a </w:t>
      </w:r>
      <w:r w:rsidR="004C1AF3">
        <w:rPr>
          <w:rFonts w:eastAsia="Times New Roman" w:cstheme="minorHAnsi"/>
          <w:color w:val="000000"/>
        </w:rPr>
        <w:t xml:space="preserve">spell </w:t>
      </w:r>
      <w:r w:rsidRPr="000D5DB5">
        <w:rPr>
          <w:rFonts w:eastAsia="Times New Roman" w:cstheme="minorHAnsi"/>
          <w:color w:val="000000"/>
        </w:rPr>
        <w:t xml:space="preserve">known with </w:t>
      </w:r>
      <w:r w:rsidR="0051757B" w:rsidRPr="000D5DB5">
        <w:rPr>
          <w:rFonts w:eastAsia="Times New Roman" w:cstheme="minorHAnsi"/>
          <w:color w:val="000000"/>
        </w:rPr>
        <w:t xml:space="preserve">another </w:t>
      </w:r>
      <w:r w:rsidRPr="000D5DB5">
        <w:rPr>
          <w:rFonts w:eastAsia="Times New Roman" w:cstheme="minorHAnsi"/>
          <w:color w:val="000000"/>
        </w:rPr>
        <w:t xml:space="preserve">you qualify for. You cannot otherwise change your </w:t>
      </w:r>
      <w:r w:rsidR="002A6322">
        <w:rPr>
          <w:rFonts w:eastAsia="Times New Roman" w:cstheme="minorHAnsi"/>
          <w:color w:val="000000"/>
        </w:rPr>
        <w:t xml:space="preserve">alchemist </w:t>
      </w:r>
      <w:r w:rsidRPr="000D5DB5">
        <w:rPr>
          <w:rFonts w:eastAsia="Times New Roman" w:cstheme="minorHAnsi"/>
          <w:color w:val="000000"/>
        </w:rPr>
        <w:t xml:space="preserve">spells other than by leveling up and exchanging them, or by training under another </w:t>
      </w:r>
      <w:r w:rsidR="0051757B" w:rsidRPr="000D5DB5">
        <w:rPr>
          <w:rFonts w:eastAsia="Times New Roman" w:cstheme="minorHAnsi"/>
          <w:color w:val="000000"/>
        </w:rPr>
        <w:t>alchemist</w:t>
      </w:r>
      <w:r w:rsidRPr="000D5DB5">
        <w:rPr>
          <w:rFonts w:eastAsia="Times New Roman" w:cstheme="minorHAnsi"/>
          <w:color w:val="000000"/>
        </w:rPr>
        <w:t xml:space="preserve">, </w:t>
      </w:r>
      <w:r w:rsidR="00101451" w:rsidRPr="000D5DB5">
        <w:rPr>
          <w:rFonts w:eastAsia="Times New Roman" w:cstheme="minorHAnsi"/>
          <w:color w:val="000000"/>
        </w:rPr>
        <w:t>fiend, celestial</w:t>
      </w:r>
      <w:r w:rsidRPr="000D5DB5">
        <w:rPr>
          <w:rFonts w:eastAsia="Times New Roman" w:cstheme="minorHAnsi"/>
          <w:color w:val="000000"/>
        </w:rPr>
        <w:t xml:space="preserve">, or </w:t>
      </w:r>
      <w:r w:rsidR="0051757B" w:rsidRPr="000D5DB5">
        <w:rPr>
          <w:rFonts w:eastAsia="Times New Roman" w:cstheme="minorHAnsi"/>
          <w:color w:val="000000"/>
        </w:rPr>
        <w:t xml:space="preserve">undead </w:t>
      </w:r>
      <w:r w:rsidRPr="000D5DB5">
        <w:rPr>
          <w:rFonts w:eastAsia="Times New Roman" w:cstheme="minorHAnsi"/>
          <w:color w:val="000000"/>
        </w:rPr>
        <w:t>creature (see tutorship under magic).</w:t>
      </w:r>
    </w:p>
    <w:p w14:paraId="252AB814" w14:textId="77777777" w:rsidR="00C30BB4" w:rsidRPr="000D5DB5" w:rsidRDefault="00C30BB4">
      <w:pPr>
        <w:contextualSpacing/>
        <w:rPr>
          <w:rFonts w:eastAsia="Times New Roman" w:cstheme="minorHAnsi"/>
          <w:sz w:val="24"/>
          <w:szCs w:val="24"/>
        </w:rPr>
      </w:pPr>
    </w:p>
    <w:p w14:paraId="72E49F6B" w14:textId="77777777" w:rsidR="00C30BB4" w:rsidRPr="000D5DB5" w:rsidRDefault="00C30BB4">
      <w:pPr>
        <w:contextualSpacing/>
        <w:rPr>
          <w:rFonts w:eastAsia="Times New Roman" w:cstheme="minorHAnsi"/>
          <w:sz w:val="24"/>
          <w:szCs w:val="24"/>
        </w:rPr>
      </w:pPr>
      <w:r w:rsidRPr="000D5DB5">
        <w:rPr>
          <w:rFonts w:eastAsia="Times New Roman" w:cstheme="minorHAnsi"/>
          <w:i/>
          <w:iCs/>
          <w:color w:val="000000"/>
        </w:rPr>
        <w:t>Spellcasting Ability</w:t>
      </w:r>
    </w:p>
    <w:p w14:paraId="47C4C900" w14:textId="77777777" w:rsidR="00C30BB4" w:rsidRPr="000D5DB5" w:rsidRDefault="0051757B" w:rsidP="00997DD1">
      <w:pPr>
        <w:contextualSpacing/>
        <w:rPr>
          <w:rFonts w:eastAsia="Times New Roman" w:cstheme="minorHAnsi"/>
          <w:sz w:val="24"/>
          <w:szCs w:val="24"/>
        </w:rPr>
      </w:pPr>
      <w:r w:rsidRPr="000D5DB5">
        <w:rPr>
          <w:rFonts w:eastAsia="Times New Roman" w:cstheme="minorHAnsi"/>
          <w:color w:val="000000"/>
        </w:rPr>
        <w:t xml:space="preserve">Intelligence </w:t>
      </w:r>
      <w:r w:rsidR="00C30BB4" w:rsidRPr="000D5DB5">
        <w:rPr>
          <w:rFonts w:eastAsia="Times New Roman" w:cstheme="minorHAnsi"/>
          <w:color w:val="000000"/>
        </w:rPr>
        <w:t xml:space="preserve">is your spellcasting ability for your </w:t>
      </w:r>
      <w:r w:rsidRPr="000D5DB5">
        <w:rPr>
          <w:rFonts w:eastAsia="Times New Roman" w:cstheme="minorHAnsi"/>
          <w:color w:val="000000"/>
        </w:rPr>
        <w:t xml:space="preserve">alchemist </w:t>
      </w:r>
      <w:r w:rsidR="00C30BB4" w:rsidRPr="000D5DB5">
        <w:rPr>
          <w:rFonts w:eastAsia="Times New Roman" w:cstheme="minorHAnsi"/>
          <w:color w:val="000000"/>
        </w:rPr>
        <w:t>spells</w:t>
      </w:r>
      <w:r w:rsidR="00997DD1">
        <w:rPr>
          <w:rFonts w:eastAsia="Times New Roman" w:cstheme="minorHAnsi"/>
          <w:color w:val="000000"/>
        </w:rPr>
        <w:t xml:space="preserve"> and abilities</w:t>
      </w:r>
      <w:r w:rsidR="00C30BB4" w:rsidRPr="000D5DB5">
        <w:rPr>
          <w:rFonts w:eastAsia="Times New Roman" w:cstheme="minorHAnsi"/>
          <w:color w:val="000000"/>
        </w:rPr>
        <w:t xml:space="preserve">, since your </w:t>
      </w:r>
      <w:r w:rsidRPr="000D5DB5">
        <w:rPr>
          <w:rFonts w:eastAsia="Times New Roman" w:cstheme="minorHAnsi"/>
          <w:color w:val="000000"/>
        </w:rPr>
        <w:t>powers draw</w:t>
      </w:r>
      <w:r w:rsidR="00C30BB4" w:rsidRPr="000D5DB5">
        <w:rPr>
          <w:rFonts w:eastAsia="Times New Roman" w:cstheme="minorHAnsi"/>
          <w:color w:val="000000"/>
        </w:rPr>
        <w:t xml:space="preserve"> upon your </w:t>
      </w:r>
      <w:r w:rsidRPr="000D5DB5">
        <w:rPr>
          <w:rFonts w:eastAsia="Times New Roman" w:cstheme="minorHAnsi"/>
          <w:color w:val="000000"/>
        </w:rPr>
        <w:t>scientific prowess</w:t>
      </w:r>
      <w:r w:rsidR="00C30BB4" w:rsidRPr="000D5DB5">
        <w:rPr>
          <w:rFonts w:eastAsia="Times New Roman" w:cstheme="minorHAnsi"/>
          <w:color w:val="000000"/>
        </w:rPr>
        <w:t xml:space="preserve">. You use your </w:t>
      </w:r>
      <w:r w:rsidRPr="000D5DB5">
        <w:rPr>
          <w:rFonts w:eastAsia="Times New Roman" w:cstheme="minorHAnsi"/>
          <w:color w:val="000000"/>
        </w:rPr>
        <w:t xml:space="preserve">Intelligence modifier </w:t>
      </w:r>
      <w:r w:rsidR="00C30BB4" w:rsidRPr="000D5DB5">
        <w:rPr>
          <w:rFonts w:eastAsia="Times New Roman" w:cstheme="minorHAnsi"/>
          <w:color w:val="000000"/>
        </w:rPr>
        <w:t xml:space="preserve">whenever a spell refers to your spellcasting ability. In addition, you use your </w:t>
      </w:r>
      <w:r w:rsidRPr="000D5DB5">
        <w:rPr>
          <w:rFonts w:eastAsia="Times New Roman" w:cstheme="minorHAnsi"/>
          <w:color w:val="000000"/>
        </w:rPr>
        <w:t xml:space="preserve">Intelligence </w:t>
      </w:r>
      <w:r w:rsidR="00C30BB4" w:rsidRPr="000D5DB5">
        <w:rPr>
          <w:rFonts w:eastAsia="Times New Roman" w:cstheme="minorHAnsi"/>
          <w:color w:val="000000"/>
        </w:rPr>
        <w:t>modifier when se</w:t>
      </w:r>
      <w:r w:rsidRPr="000D5DB5">
        <w:rPr>
          <w:rFonts w:eastAsia="Times New Roman" w:cstheme="minorHAnsi"/>
          <w:color w:val="000000"/>
        </w:rPr>
        <w:t xml:space="preserve">tting the saving throw DC for an alchemist effect </w:t>
      </w:r>
      <w:r w:rsidR="00C30BB4" w:rsidRPr="000D5DB5">
        <w:rPr>
          <w:rFonts w:eastAsia="Times New Roman" w:cstheme="minorHAnsi"/>
          <w:color w:val="000000"/>
        </w:rPr>
        <w:t xml:space="preserve">you </w:t>
      </w:r>
      <w:r w:rsidRPr="000D5DB5">
        <w:rPr>
          <w:rFonts w:eastAsia="Times New Roman" w:cstheme="minorHAnsi"/>
          <w:color w:val="000000"/>
        </w:rPr>
        <w:t xml:space="preserve">create </w:t>
      </w:r>
      <w:r w:rsidR="00C30BB4" w:rsidRPr="000D5DB5">
        <w:rPr>
          <w:rFonts w:eastAsia="Times New Roman" w:cstheme="minorHAnsi"/>
          <w:color w:val="000000"/>
        </w:rPr>
        <w:t>and when making an attack roll with one.</w:t>
      </w:r>
      <w:r w:rsidR="00997DD1">
        <w:rPr>
          <w:rFonts w:eastAsia="Times New Roman" w:cstheme="minorHAnsi"/>
          <w:color w:val="000000"/>
        </w:rPr>
        <w:t xml:space="preserve"> </w:t>
      </w:r>
    </w:p>
    <w:p w14:paraId="635FEC06" w14:textId="77777777" w:rsidR="00C30BB4" w:rsidRPr="000D5DB5" w:rsidRDefault="00C30BB4">
      <w:pPr>
        <w:contextualSpacing/>
        <w:rPr>
          <w:rFonts w:eastAsia="Times New Roman" w:cstheme="minorHAnsi"/>
          <w:sz w:val="24"/>
          <w:szCs w:val="24"/>
        </w:rPr>
      </w:pPr>
    </w:p>
    <w:p w14:paraId="71EE9903" w14:textId="77777777" w:rsidR="00C30BB4" w:rsidRPr="000D5DB5" w:rsidRDefault="00C30BB4">
      <w:pPr>
        <w:contextualSpacing/>
        <w:rPr>
          <w:rFonts w:eastAsia="Times New Roman" w:cstheme="minorHAnsi"/>
          <w:sz w:val="24"/>
          <w:szCs w:val="24"/>
        </w:rPr>
      </w:pPr>
      <w:r w:rsidRPr="000D5DB5">
        <w:rPr>
          <w:rFonts w:eastAsia="Times New Roman" w:cstheme="minorHAnsi"/>
          <w:b/>
          <w:bCs/>
          <w:color w:val="000000"/>
        </w:rPr>
        <w:t>Spell save DC</w:t>
      </w:r>
      <w:r w:rsidRPr="000D5DB5">
        <w:rPr>
          <w:rFonts w:eastAsia="Times New Roman" w:cstheme="minorHAnsi"/>
          <w:color w:val="000000"/>
        </w:rPr>
        <w:t xml:space="preserve"> = 8 + your proficiency bonus + your </w:t>
      </w:r>
      <w:r w:rsidR="0051757B" w:rsidRPr="000D5DB5">
        <w:rPr>
          <w:rFonts w:eastAsia="Times New Roman" w:cstheme="minorHAnsi"/>
          <w:color w:val="000000"/>
        </w:rPr>
        <w:t>Intelligence</w:t>
      </w:r>
      <w:r w:rsidRPr="000D5DB5">
        <w:rPr>
          <w:rFonts w:eastAsia="Times New Roman" w:cstheme="minorHAnsi"/>
          <w:color w:val="000000"/>
        </w:rPr>
        <w:t xml:space="preserve"> modifier</w:t>
      </w:r>
    </w:p>
    <w:p w14:paraId="69710B70" w14:textId="77777777" w:rsidR="00C30BB4" w:rsidRPr="000D5DB5" w:rsidRDefault="00C30BB4">
      <w:pPr>
        <w:contextualSpacing/>
        <w:rPr>
          <w:rFonts w:eastAsia="Times New Roman" w:cstheme="minorHAnsi"/>
          <w:sz w:val="24"/>
          <w:szCs w:val="24"/>
        </w:rPr>
      </w:pPr>
      <w:r w:rsidRPr="000D5DB5">
        <w:rPr>
          <w:rFonts w:eastAsia="Times New Roman" w:cstheme="minorHAnsi"/>
          <w:b/>
          <w:bCs/>
          <w:color w:val="000000"/>
        </w:rPr>
        <w:t>Spell attack modifier</w:t>
      </w:r>
      <w:r w:rsidRPr="000D5DB5">
        <w:rPr>
          <w:rFonts w:eastAsia="Times New Roman" w:cstheme="minorHAnsi"/>
          <w:color w:val="000000"/>
        </w:rPr>
        <w:t xml:space="preserve"> = your proficiency bonus + your </w:t>
      </w:r>
      <w:r w:rsidR="0051757B" w:rsidRPr="000D5DB5">
        <w:rPr>
          <w:rFonts w:eastAsia="Times New Roman" w:cstheme="minorHAnsi"/>
          <w:color w:val="000000"/>
        </w:rPr>
        <w:t xml:space="preserve">Intelligence </w:t>
      </w:r>
      <w:r w:rsidRPr="000D5DB5">
        <w:rPr>
          <w:rFonts w:eastAsia="Times New Roman" w:cstheme="minorHAnsi"/>
          <w:color w:val="000000"/>
        </w:rPr>
        <w:t>modifier</w:t>
      </w:r>
    </w:p>
    <w:p w14:paraId="30D0B190" w14:textId="77777777" w:rsidR="00C30BB4" w:rsidRPr="000D5DB5" w:rsidRDefault="00C30BB4">
      <w:pPr>
        <w:contextualSpacing/>
        <w:rPr>
          <w:rFonts w:eastAsia="Times New Roman" w:cstheme="minorHAnsi"/>
          <w:sz w:val="24"/>
          <w:szCs w:val="24"/>
        </w:rPr>
      </w:pPr>
    </w:p>
    <w:p w14:paraId="5138AE0A" w14:textId="77777777" w:rsidR="00C30BB4" w:rsidRPr="000D5DB5" w:rsidRDefault="00C30BB4">
      <w:pPr>
        <w:contextualSpacing/>
        <w:rPr>
          <w:rFonts w:eastAsia="Times New Roman" w:cstheme="minorHAnsi"/>
          <w:sz w:val="24"/>
          <w:szCs w:val="24"/>
        </w:rPr>
      </w:pPr>
      <w:r w:rsidRPr="000D5DB5">
        <w:rPr>
          <w:rFonts w:eastAsia="Times New Roman" w:cstheme="minorHAnsi"/>
          <w:i/>
          <w:iCs/>
          <w:color w:val="000000"/>
        </w:rPr>
        <w:t xml:space="preserve">Spellbook – </w:t>
      </w:r>
      <w:r w:rsidR="0051757B" w:rsidRPr="000D5DB5">
        <w:rPr>
          <w:rFonts w:eastAsia="Times New Roman" w:cstheme="minorHAnsi"/>
          <w:i/>
          <w:iCs/>
          <w:color w:val="000000"/>
        </w:rPr>
        <w:t>Formula Book</w:t>
      </w:r>
    </w:p>
    <w:p w14:paraId="06798F7A" w14:textId="77777777" w:rsidR="00C30BB4" w:rsidRPr="000D5DB5" w:rsidRDefault="00C30BB4">
      <w:pPr>
        <w:contextualSpacing/>
        <w:rPr>
          <w:rFonts w:eastAsia="Times New Roman" w:cstheme="minorHAnsi"/>
          <w:sz w:val="24"/>
          <w:szCs w:val="24"/>
        </w:rPr>
      </w:pPr>
      <w:r w:rsidRPr="000D5DB5">
        <w:rPr>
          <w:rFonts w:eastAsia="Times New Roman" w:cstheme="minorHAnsi"/>
          <w:color w:val="000000"/>
        </w:rPr>
        <w:t xml:space="preserve">At </w:t>
      </w:r>
      <w:r w:rsidR="0051757B" w:rsidRPr="000D5DB5">
        <w:rPr>
          <w:rFonts w:eastAsia="Times New Roman" w:cstheme="minorHAnsi"/>
          <w:color w:val="000000"/>
        </w:rPr>
        <w:t xml:space="preserve">1st </w:t>
      </w:r>
      <w:r w:rsidRPr="000D5DB5">
        <w:rPr>
          <w:rFonts w:eastAsia="Times New Roman" w:cstheme="minorHAnsi"/>
          <w:color w:val="000000"/>
        </w:rPr>
        <w:t xml:space="preserve">level, your </w:t>
      </w:r>
      <w:r w:rsidR="0051757B" w:rsidRPr="000D5DB5">
        <w:rPr>
          <w:rFonts w:eastAsia="Times New Roman" w:cstheme="minorHAnsi"/>
          <w:color w:val="000000"/>
        </w:rPr>
        <w:t xml:space="preserve">formula book </w:t>
      </w:r>
      <w:r w:rsidRPr="000D5DB5">
        <w:rPr>
          <w:rFonts w:eastAsia="Times New Roman" w:cstheme="minorHAnsi"/>
          <w:color w:val="000000"/>
        </w:rPr>
        <w:t xml:space="preserve">contains </w:t>
      </w:r>
      <w:r w:rsidR="0051757B" w:rsidRPr="000D5DB5">
        <w:rPr>
          <w:rFonts w:eastAsia="Times New Roman" w:cstheme="minorHAnsi"/>
          <w:color w:val="000000"/>
        </w:rPr>
        <w:t xml:space="preserve">four </w:t>
      </w:r>
      <w:r w:rsidRPr="000D5DB5">
        <w:rPr>
          <w:rFonts w:eastAsia="Times New Roman" w:cstheme="minorHAnsi"/>
          <w:color w:val="000000"/>
        </w:rPr>
        <w:t xml:space="preserve">1st-level </w:t>
      </w:r>
      <w:r w:rsidR="0051757B" w:rsidRPr="000D5DB5">
        <w:rPr>
          <w:rFonts w:eastAsia="Times New Roman" w:cstheme="minorHAnsi"/>
          <w:color w:val="000000"/>
        </w:rPr>
        <w:t xml:space="preserve">alchemist </w:t>
      </w:r>
      <w:r w:rsidRPr="000D5DB5">
        <w:rPr>
          <w:rFonts w:eastAsia="Times New Roman" w:cstheme="minorHAnsi"/>
          <w:color w:val="000000"/>
        </w:rPr>
        <w:t xml:space="preserve">spells of your choice. When you level up, you gain 2 additional </w:t>
      </w:r>
      <w:r w:rsidR="0051757B" w:rsidRPr="000D5DB5">
        <w:rPr>
          <w:rFonts w:eastAsia="Times New Roman" w:cstheme="minorHAnsi"/>
          <w:color w:val="000000"/>
        </w:rPr>
        <w:t xml:space="preserve">alchemist </w:t>
      </w:r>
      <w:r w:rsidRPr="000D5DB5">
        <w:rPr>
          <w:rFonts w:eastAsia="Times New Roman" w:cstheme="minorHAnsi"/>
          <w:color w:val="000000"/>
        </w:rPr>
        <w:t xml:space="preserve">spells of your choice. You may also acquire new spells by research, tutelage, or </w:t>
      </w:r>
      <w:r w:rsidR="00616D7B" w:rsidRPr="000D5DB5">
        <w:rPr>
          <w:rFonts w:eastAsia="Times New Roman" w:cstheme="minorHAnsi"/>
          <w:color w:val="000000"/>
        </w:rPr>
        <w:t xml:space="preserve">by deriving formulae </w:t>
      </w:r>
      <w:r w:rsidRPr="000D5DB5">
        <w:rPr>
          <w:rFonts w:eastAsia="Times New Roman" w:cstheme="minorHAnsi"/>
          <w:color w:val="000000"/>
        </w:rPr>
        <w:t xml:space="preserve">from the spellbooks and scrolls of spellcasters who have </w:t>
      </w:r>
      <w:r w:rsidR="00616D7B" w:rsidRPr="000D5DB5">
        <w:rPr>
          <w:rFonts w:eastAsia="Times New Roman" w:cstheme="minorHAnsi"/>
          <w:color w:val="000000"/>
        </w:rPr>
        <w:t>spell versions of the formulae on your spell list</w:t>
      </w:r>
      <w:r w:rsidRPr="000D5DB5">
        <w:rPr>
          <w:rFonts w:eastAsia="Times New Roman" w:cstheme="minorHAnsi"/>
          <w:color w:val="000000"/>
        </w:rPr>
        <w:t xml:space="preserve">. </w:t>
      </w:r>
    </w:p>
    <w:p w14:paraId="0081E6A2" w14:textId="77777777" w:rsidR="00C30BB4" w:rsidRDefault="00C30BB4">
      <w:pPr>
        <w:contextualSpacing/>
        <w:rPr>
          <w:rFonts w:eastAsia="Times New Roman" w:cstheme="minorHAnsi"/>
          <w:color w:val="000000"/>
        </w:rPr>
      </w:pPr>
      <w:r w:rsidRPr="000D5DB5">
        <w:rPr>
          <w:rFonts w:eastAsia="Times New Roman" w:cstheme="minorHAnsi"/>
          <w:color w:val="000000"/>
        </w:rPr>
        <w:t xml:space="preserve">Your </w:t>
      </w:r>
      <w:r w:rsidR="0051757B" w:rsidRPr="000D5DB5">
        <w:rPr>
          <w:rFonts w:eastAsia="Times New Roman" w:cstheme="minorHAnsi"/>
          <w:color w:val="000000"/>
        </w:rPr>
        <w:t xml:space="preserve">formula book </w:t>
      </w:r>
      <w:r w:rsidRPr="000D5DB5">
        <w:rPr>
          <w:rFonts w:eastAsia="Times New Roman" w:cstheme="minorHAnsi"/>
          <w:color w:val="000000"/>
        </w:rPr>
        <w:t xml:space="preserve">is effectively your spellbook, and you may add spells by </w:t>
      </w:r>
      <w:r w:rsidR="0051757B" w:rsidRPr="000D5DB5">
        <w:rPr>
          <w:rFonts w:eastAsia="Times New Roman" w:cstheme="minorHAnsi"/>
          <w:color w:val="000000"/>
        </w:rPr>
        <w:t xml:space="preserve">studying </w:t>
      </w:r>
      <w:r w:rsidRPr="000D5DB5">
        <w:rPr>
          <w:rFonts w:eastAsia="Times New Roman" w:cstheme="minorHAnsi"/>
          <w:color w:val="000000"/>
        </w:rPr>
        <w:t xml:space="preserve">with it and </w:t>
      </w:r>
      <w:r w:rsidR="0051757B" w:rsidRPr="000D5DB5">
        <w:rPr>
          <w:rFonts w:eastAsia="Times New Roman" w:cstheme="minorHAnsi"/>
          <w:color w:val="000000"/>
        </w:rPr>
        <w:t>replicating experiments found in other formula books</w:t>
      </w:r>
      <w:r w:rsidRPr="000D5DB5">
        <w:rPr>
          <w:rFonts w:eastAsia="Times New Roman" w:cstheme="minorHAnsi"/>
          <w:color w:val="000000"/>
        </w:rPr>
        <w:t xml:space="preserve">. </w:t>
      </w:r>
    </w:p>
    <w:p w14:paraId="127987E1" w14:textId="77777777" w:rsidR="005479F2" w:rsidRDefault="005479F2">
      <w:pPr>
        <w:contextualSpacing/>
        <w:rPr>
          <w:rFonts w:eastAsia="Times New Roman" w:cstheme="minorHAnsi"/>
          <w:color w:val="000000"/>
        </w:rPr>
      </w:pPr>
    </w:p>
    <w:p w14:paraId="5B5E90F7" w14:textId="77777777" w:rsidR="005479F2" w:rsidRPr="005479F2" w:rsidRDefault="005479F2">
      <w:pPr>
        <w:contextualSpacing/>
        <w:rPr>
          <w:rFonts w:eastAsia="Times New Roman" w:cstheme="minorHAnsi"/>
          <w:b/>
          <w:bCs/>
          <w:color w:val="000000"/>
        </w:rPr>
      </w:pPr>
      <w:r w:rsidRPr="005479F2">
        <w:rPr>
          <w:rFonts w:eastAsia="Times New Roman" w:cstheme="minorHAnsi"/>
          <w:b/>
          <w:bCs/>
          <w:color w:val="000000"/>
        </w:rPr>
        <w:t xml:space="preserve">Inurement </w:t>
      </w:r>
    </w:p>
    <w:p w14:paraId="55EC2AFC" w14:textId="77777777" w:rsidR="005479F2" w:rsidRPr="004A6719" w:rsidRDefault="005479F2" w:rsidP="005B3D0D">
      <w:r>
        <w:rPr>
          <w:rFonts w:eastAsia="Times New Roman" w:cstheme="minorHAnsi"/>
          <w:color w:val="000000"/>
        </w:rPr>
        <w:t xml:space="preserve">You also gain the ability to craft </w:t>
      </w:r>
      <w:del w:id="1629" w:author="Admin" w:date="2021-06-24T13:34:00Z">
        <w:r w:rsidDel="005B3D0D">
          <w:rPr>
            <w:rFonts w:eastAsia="Times New Roman" w:cstheme="minorHAnsi"/>
            <w:color w:val="000000"/>
          </w:rPr>
          <w:delText xml:space="preserve">temporary and </w:delText>
        </w:r>
      </w:del>
      <w:r>
        <w:rPr>
          <w:rFonts w:eastAsia="Times New Roman" w:cstheme="minorHAnsi"/>
          <w:color w:val="000000"/>
        </w:rPr>
        <w:t>unstable alchemical creations</w:t>
      </w:r>
      <w:del w:id="1630" w:author="Admin" w:date="2021-06-24T13:34:00Z">
        <w:r w:rsidR="000E423B" w:rsidDel="005B3D0D">
          <w:rPr>
            <w:rFonts w:eastAsia="Times New Roman" w:cstheme="minorHAnsi"/>
            <w:color w:val="000000"/>
          </w:rPr>
          <w:delText xml:space="preserve"> at certain levels</w:delText>
        </w:r>
      </w:del>
      <w:ins w:id="1631" w:author="Admin" w:date="2021-06-24T13:34:00Z">
        <w:r w:rsidR="005B3D0D">
          <w:rPr>
            <w:rFonts w:eastAsia="Times New Roman" w:cstheme="minorHAnsi"/>
            <w:color w:val="000000"/>
          </w:rPr>
          <w:t xml:space="preserve"> at a moment’s notice</w:t>
        </w:r>
      </w:ins>
      <w:r>
        <w:rPr>
          <w:rFonts w:eastAsia="Times New Roman" w:cstheme="minorHAnsi"/>
          <w:color w:val="000000"/>
        </w:rPr>
        <w:t xml:space="preserve">. Such creations have </w:t>
      </w:r>
      <w:ins w:id="1632" w:author="Admin" w:date="2021-06-24T13:34:00Z">
        <w:r w:rsidR="005B3D0D">
          <w:rPr>
            <w:rFonts w:eastAsia="Times New Roman" w:cstheme="minorHAnsi"/>
            <w:color w:val="000000"/>
          </w:rPr>
          <w:t xml:space="preserve">some </w:t>
        </w:r>
      </w:ins>
      <w:r>
        <w:rPr>
          <w:rFonts w:eastAsia="Times New Roman" w:cstheme="minorHAnsi"/>
          <w:color w:val="000000"/>
        </w:rPr>
        <w:t xml:space="preserve">limitations compared to normal crafting (as described in Chapter 7), but are more accessible and useable in combat. </w:t>
      </w:r>
      <w:r w:rsidR="004A6719">
        <w:t xml:space="preserve">You also need the required tools at hand (Alchemist’s Supplies). </w:t>
      </w:r>
    </w:p>
    <w:p w14:paraId="6039E035" w14:textId="77777777" w:rsidR="005479F2" w:rsidRPr="00633C28" w:rsidRDefault="007916FE" w:rsidP="007916FE">
      <w:pPr>
        <w:contextualSpacing/>
      </w:pPr>
      <w:r>
        <w:rPr>
          <w:rFonts w:eastAsia="Times New Roman" w:cstheme="minorHAnsi"/>
          <w:color w:val="000000"/>
        </w:rPr>
        <w:t>C</w:t>
      </w:r>
      <w:r w:rsidR="005479F2">
        <w:rPr>
          <w:rFonts w:eastAsia="Times New Roman" w:cstheme="minorHAnsi"/>
          <w:color w:val="000000"/>
        </w:rPr>
        <w:t xml:space="preserve">reating temporary alchemical creations costs an Action if a Consumable, or 1 minute if a Creature (such as an alchemical homunculus or an Ooze). </w:t>
      </w:r>
    </w:p>
    <w:p w14:paraId="275B4937" w14:textId="77777777" w:rsidR="007916FE" w:rsidRDefault="007916FE" w:rsidP="007916FE"/>
    <w:p w14:paraId="74149566" w14:textId="77777777" w:rsidR="007916FE" w:rsidRPr="001C38B8" w:rsidRDefault="00BD2425" w:rsidP="000E423B">
      <w:pPr>
        <w:rPr>
          <w:i/>
          <w:iCs/>
          <w:vertAlign w:val="superscript"/>
        </w:rPr>
      </w:pPr>
      <w:r>
        <w:rPr>
          <w:i/>
          <w:iCs/>
        </w:rPr>
        <w:t>Level</w:t>
      </w:r>
      <w:r>
        <w:rPr>
          <w:i/>
          <w:iCs/>
        </w:rPr>
        <w:tab/>
      </w:r>
      <w:r w:rsidR="007916FE">
        <w:rPr>
          <w:i/>
          <w:iCs/>
        </w:rPr>
        <w:t>Rarity</w:t>
      </w:r>
      <w:r w:rsidR="007916FE">
        <w:rPr>
          <w:i/>
          <w:iCs/>
        </w:rPr>
        <w:tab/>
      </w:r>
      <w:r w:rsidR="007916FE">
        <w:rPr>
          <w:i/>
          <w:iCs/>
        </w:rPr>
        <w:tab/>
        <w:t>Point Cost</w:t>
      </w:r>
      <w:r w:rsidR="007916FE">
        <w:rPr>
          <w:i/>
          <w:iCs/>
          <w:vertAlign w:val="superscript"/>
        </w:rPr>
        <w:t>1</w:t>
      </w:r>
      <w:r w:rsidR="007916FE">
        <w:rPr>
          <w:i/>
          <w:iCs/>
        </w:rPr>
        <w:tab/>
        <w:t>Material Cost</w:t>
      </w:r>
      <w:r w:rsidR="007916FE">
        <w:rPr>
          <w:i/>
          <w:iCs/>
          <w:vertAlign w:val="superscript"/>
        </w:rPr>
        <w:t>2</w:t>
      </w:r>
    </w:p>
    <w:p w14:paraId="54B462C3" w14:textId="77777777" w:rsidR="007916FE" w:rsidRDefault="00BD2425" w:rsidP="00BD2425">
      <w:r>
        <w:t>1</w:t>
      </w:r>
      <w:r>
        <w:tab/>
      </w:r>
      <w:r w:rsidR="007916FE">
        <w:t>Common</w:t>
      </w:r>
      <w:r w:rsidR="007916FE">
        <w:tab/>
        <w:t>5</w:t>
      </w:r>
      <w:r w:rsidR="000E423B">
        <w:tab/>
      </w:r>
      <w:r w:rsidR="000E423B">
        <w:tab/>
      </w:r>
      <w:r w:rsidR="004A6719">
        <w:t>1</w:t>
      </w:r>
      <w:r w:rsidR="007916FE">
        <w:t xml:space="preserve"> gp</w:t>
      </w:r>
      <w:r>
        <w:rPr>
          <w:vertAlign w:val="superscript"/>
        </w:rPr>
        <w:t>3</w:t>
      </w:r>
    </w:p>
    <w:p w14:paraId="273DC4A8" w14:textId="77777777" w:rsidR="007916FE" w:rsidRDefault="00BD2425" w:rsidP="004A6719">
      <w:r>
        <w:t>1</w:t>
      </w:r>
      <w:r>
        <w:tab/>
      </w:r>
      <w:r w:rsidR="000E423B">
        <w:t>Uncommon</w:t>
      </w:r>
      <w:r w:rsidR="000E423B">
        <w:tab/>
        <w:t>7</w:t>
      </w:r>
      <w:r w:rsidR="000E423B">
        <w:tab/>
      </w:r>
      <w:r w:rsidR="000E423B">
        <w:tab/>
      </w:r>
      <w:r w:rsidR="004A6719">
        <w:t>4</w:t>
      </w:r>
      <w:r w:rsidR="007916FE">
        <w:t xml:space="preserve"> gp</w:t>
      </w:r>
    </w:p>
    <w:p w14:paraId="07AE3781" w14:textId="77777777" w:rsidR="007916FE" w:rsidRDefault="000E423B" w:rsidP="004A6719">
      <w:r>
        <w:t>5</w:t>
      </w:r>
      <w:r>
        <w:tab/>
        <w:t>Rare</w:t>
      </w:r>
      <w:r>
        <w:tab/>
      </w:r>
      <w:r>
        <w:tab/>
        <w:t>9</w:t>
      </w:r>
      <w:r>
        <w:tab/>
      </w:r>
      <w:r>
        <w:tab/>
      </w:r>
      <w:r w:rsidR="004A6719">
        <w:t>16</w:t>
      </w:r>
      <w:r w:rsidR="007916FE">
        <w:t xml:space="preserve"> gp</w:t>
      </w:r>
    </w:p>
    <w:p w14:paraId="4193F481" w14:textId="77777777" w:rsidR="007916FE" w:rsidRDefault="000E423B" w:rsidP="00864C72">
      <w:r>
        <w:t>9</w:t>
      </w:r>
      <w:r>
        <w:tab/>
      </w:r>
      <w:r w:rsidR="00864C72">
        <w:t>Epic</w:t>
      </w:r>
      <w:r w:rsidR="00864C72">
        <w:tab/>
      </w:r>
      <w:r>
        <w:tab/>
        <w:t>11</w:t>
      </w:r>
      <w:r>
        <w:tab/>
      </w:r>
      <w:r>
        <w:tab/>
      </w:r>
      <w:r w:rsidR="004A6719">
        <w:t>64</w:t>
      </w:r>
      <w:r w:rsidR="007916FE">
        <w:t xml:space="preserve"> gp</w:t>
      </w:r>
    </w:p>
    <w:p w14:paraId="6417CBE2" w14:textId="77777777" w:rsidR="007916FE" w:rsidRDefault="000E423B" w:rsidP="004A6719">
      <w:r>
        <w:t>13</w:t>
      </w:r>
      <w:r>
        <w:tab/>
        <w:t>Legendary</w:t>
      </w:r>
      <w:r>
        <w:tab/>
        <w:t>13</w:t>
      </w:r>
      <w:r>
        <w:tab/>
      </w:r>
      <w:r>
        <w:tab/>
      </w:r>
      <w:r w:rsidR="004A6719" w:rsidRPr="004A6719">
        <w:t>256</w:t>
      </w:r>
      <w:r w:rsidR="007916FE">
        <w:t xml:space="preserve"> gp</w:t>
      </w:r>
    </w:p>
    <w:p w14:paraId="7FF580D4" w14:textId="77777777" w:rsidR="007916FE" w:rsidRDefault="000E423B" w:rsidP="004A6719">
      <w:r>
        <w:t>17</w:t>
      </w:r>
      <w:r>
        <w:tab/>
        <w:t>Artifact</w:t>
      </w:r>
      <w:r>
        <w:tab/>
      </w:r>
      <w:r>
        <w:tab/>
        <w:t>15</w:t>
      </w:r>
      <w:r>
        <w:tab/>
      </w:r>
      <w:r>
        <w:tab/>
      </w:r>
      <w:r w:rsidR="004A6719" w:rsidRPr="004A6719">
        <w:t>1</w:t>
      </w:r>
      <w:r w:rsidR="004A6719">
        <w:t>,</w:t>
      </w:r>
      <w:r w:rsidR="004A6719" w:rsidRPr="004A6719">
        <w:t>024</w:t>
      </w:r>
      <w:r w:rsidR="007916FE">
        <w:t xml:space="preserve"> gp</w:t>
      </w:r>
    </w:p>
    <w:p w14:paraId="085C3C28" w14:textId="77777777" w:rsidR="007916FE" w:rsidRDefault="007916FE" w:rsidP="007916FE"/>
    <w:p w14:paraId="557C76D0" w14:textId="77777777" w:rsidR="007916FE" w:rsidRDefault="007916FE" w:rsidP="007916FE">
      <w:r>
        <w:lastRenderedPageBreak/>
        <w:t>1 You reduce the crafting point cost by your proficiency bonus. You may reduce the point cost by your proficiency bonus (not applied above). Common items can have their point cost reduced to 0.</w:t>
      </w:r>
    </w:p>
    <w:p w14:paraId="22E6F0D1" w14:textId="77777777" w:rsidR="007916FE" w:rsidRDefault="004A6719" w:rsidP="004A6719">
      <w:r>
        <w:t xml:space="preserve">2 The crafting cost </w:t>
      </w:r>
      <w:r w:rsidR="007916FE">
        <w:t xml:space="preserve">is </w:t>
      </w:r>
      <w:r>
        <w:t>un</w:t>
      </w:r>
      <w:r w:rsidR="007916FE">
        <w:t>affected by the Efficient Alchemy feature. Unlike normal crafting, the base crafting cost in materials is not modified for crafting class (x25 for Creatures), and thus innovating a Consumable costs the same as a Creature.</w:t>
      </w:r>
    </w:p>
    <w:p w14:paraId="10B140F2" w14:textId="77777777" w:rsidR="007916FE" w:rsidRDefault="007916FE" w:rsidP="007916FE">
      <w:r>
        <w:t xml:space="preserve">3 Starting at 5th level, your Common-level temporary creations do not consume crafting materials, but still require access to your tools (Alchemist’s Supplies). </w:t>
      </w:r>
    </w:p>
    <w:p w14:paraId="7B152E2C" w14:textId="77777777" w:rsidR="007916FE" w:rsidRDefault="007916FE">
      <w:pPr>
        <w:contextualSpacing/>
        <w:rPr>
          <w:rFonts w:eastAsia="Times New Roman" w:cstheme="minorHAnsi"/>
          <w:sz w:val="24"/>
          <w:szCs w:val="24"/>
        </w:rPr>
      </w:pPr>
    </w:p>
    <w:p w14:paraId="769938E7" w14:textId="77777777" w:rsidR="001C38B8" w:rsidRPr="001C38B8" w:rsidRDefault="007916FE" w:rsidP="007916FE">
      <w:pPr>
        <w:rPr>
          <w:i/>
          <w:iCs/>
        </w:rPr>
      </w:pPr>
      <w:r>
        <w:rPr>
          <w:i/>
          <w:iCs/>
        </w:rPr>
        <w:t>Crafting Point Cost</w:t>
      </w:r>
    </w:p>
    <w:p w14:paraId="6F28FDE9" w14:textId="77777777" w:rsidR="00990B72" w:rsidRDefault="002A032D" w:rsidP="005F7536">
      <w:ins w:id="1633" w:author="Admin" w:date="2020-10-19T19:55:00Z">
        <w:r w:rsidRPr="002A032D">
          <w:t>Your ability to do such rapid and innovative creations strains your mind and creative capabilities. You are afforded a pool of Crafting Points (which act as Mana Points). Similarly to Mana Points, you spend points to spontaneously craft items and regain such points by resting. This is subject to the following points of difference, however:</w:t>
        </w:r>
      </w:ins>
      <w:del w:id="1634" w:author="Admin" w:date="2020-10-19T19:55:00Z">
        <w:r w:rsidR="00990B72" w:rsidDel="002A032D">
          <w:delText xml:space="preserve">Your ability to do such rapid and innovative creations strains your mind and creative capabilities. You are afforded a pool of </w:delText>
        </w:r>
        <w:r w:rsidR="005F7536" w:rsidDel="002A032D">
          <w:delText xml:space="preserve">Crafting </w:delText>
        </w:r>
        <w:r w:rsidR="00990B72" w:rsidDel="002A032D">
          <w:delText>Points (which act as Mana Points). Similarly to Mana Points, you spend points to spontaneously craft items, and regain such points by resting. This is subject to the following points of difference, however:</w:delText>
        </w:r>
      </w:del>
    </w:p>
    <w:p w14:paraId="12A1C790" w14:textId="77777777" w:rsidR="00990B72" w:rsidRDefault="00990B72" w:rsidP="005F7536">
      <w:pPr>
        <w:pStyle w:val="ListParagraph"/>
        <w:numPr>
          <w:ilvl w:val="0"/>
          <w:numId w:val="78"/>
        </w:numPr>
      </w:pPr>
      <w:r>
        <w:t xml:space="preserve">You have a number of </w:t>
      </w:r>
      <w:r w:rsidR="005F7536">
        <w:t>Crafting</w:t>
      </w:r>
      <w:r w:rsidR="001C38B8">
        <w:t xml:space="preserve"> </w:t>
      </w:r>
      <w:r>
        <w:t xml:space="preserve">Points equal to your Intelligence score (not modifier) plus your proficiency bonus plus one-half your Alchemist level (round down). Unlike mana points, your pool is unaffected by the spell level you can access. As this power is not magical in nature, you are unaffected by any anti-magic effects such as an </w:t>
      </w:r>
      <w:r w:rsidRPr="007B3ACD">
        <w:rPr>
          <w:i/>
          <w:iCs/>
        </w:rPr>
        <w:t>antimagic field</w:t>
      </w:r>
      <w:r>
        <w:t xml:space="preserve"> or </w:t>
      </w:r>
      <w:r w:rsidRPr="007B3ACD">
        <w:rPr>
          <w:i/>
          <w:iCs/>
        </w:rPr>
        <w:t>mana burn</w:t>
      </w:r>
      <w:r>
        <w:t xml:space="preserve"> effects.</w:t>
      </w:r>
    </w:p>
    <w:p w14:paraId="637192C9" w14:textId="77777777" w:rsidR="00990B72" w:rsidRDefault="00990B72" w:rsidP="007916FE">
      <w:pPr>
        <w:pStyle w:val="ListParagraph"/>
        <w:numPr>
          <w:ilvl w:val="0"/>
          <w:numId w:val="78"/>
        </w:numPr>
      </w:pPr>
      <w:r>
        <w:t>You do not regain points by mana-restorative effects, such as Mana Potions or resting near mana fountains. However, so long as you are in a relevant resource node or crafting area (such as an alchemical grove</w:t>
      </w:r>
      <w:r w:rsidR="007916FE">
        <w:t xml:space="preserve"> </w:t>
      </w:r>
      <w:r>
        <w:t>or your stronghold), you regain points with a +50% increase, as you draw inspiration from them.</w:t>
      </w:r>
    </w:p>
    <w:p w14:paraId="1719210F" w14:textId="77777777" w:rsidR="00990B72" w:rsidRDefault="00990B72" w:rsidP="00633C28">
      <w:pPr>
        <w:pStyle w:val="ListParagraph"/>
        <w:numPr>
          <w:ilvl w:val="0"/>
          <w:numId w:val="78"/>
        </w:numPr>
      </w:pPr>
      <w:r>
        <w:t xml:space="preserve">Your creation costs scale by the item’s rarity and your ability to craft them; and are thus limited by the Rarity column in your class chart. You can craft anything you have memorized or </w:t>
      </w:r>
      <w:r w:rsidR="00633C28">
        <w:t xml:space="preserve">if you refer to </w:t>
      </w:r>
      <w:r>
        <w:t xml:space="preserve">the formula of in your possession (such as in </w:t>
      </w:r>
      <w:r w:rsidR="007B3ACD">
        <w:t xml:space="preserve">your </w:t>
      </w:r>
      <w:r>
        <w:t>formulae book).</w:t>
      </w:r>
    </w:p>
    <w:p w14:paraId="3A15EF7A" w14:textId="77777777" w:rsidR="00990B72" w:rsidRDefault="00990B72" w:rsidP="00990B72">
      <w:r>
        <w:t xml:space="preserve">A temporary creation that breaks down, fails, or expires can be harvested for one-half </w:t>
      </w:r>
      <w:ins w:id="1635" w:author="Admin" w:date="2020-10-19T19:55:00Z">
        <w:r w:rsidR="002A032D">
          <w:t xml:space="preserve">of </w:t>
        </w:r>
      </w:ins>
      <w:r>
        <w:t xml:space="preserve">the crafting materials invested. This does not apply to Consumables that were successfully used. </w:t>
      </w:r>
    </w:p>
    <w:p w14:paraId="7690E98B" w14:textId="77777777" w:rsidR="00990B72" w:rsidRDefault="00990B72" w:rsidP="00990B72">
      <w:r>
        <w:t xml:space="preserve">Your temporary creations can be made permanent by paying the rest of the crafting cost. </w:t>
      </w:r>
    </w:p>
    <w:p w14:paraId="305C6B9D" w14:textId="77777777" w:rsidR="00633C28" w:rsidRDefault="00633C28" w:rsidP="00633C28"/>
    <w:p w14:paraId="64993216" w14:textId="77777777" w:rsidR="007916FE" w:rsidRPr="007916FE" w:rsidRDefault="007916FE" w:rsidP="00633C28">
      <w:pPr>
        <w:rPr>
          <w:i/>
          <w:iCs/>
        </w:rPr>
      </w:pPr>
      <w:r>
        <w:rPr>
          <w:i/>
          <w:iCs/>
        </w:rPr>
        <w:t>Material Cost</w:t>
      </w:r>
    </w:p>
    <w:p w14:paraId="64235DD7" w14:textId="77777777" w:rsidR="00633C28" w:rsidRDefault="007916FE" w:rsidP="007916FE">
      <w:r>
        <w:t xml:space="preserve">As well as consuming </w:t>
      </w:r>
      <w:r w:rsidR="00633C28">
        <w:t>Crafting Points</w:t>
      </w:r>
      <w:r>
        <w:t xml:space="preserve">, temporary creations also cost material costs </w:t>
      </w:r>
      <w:r w:rsidR="00633C28">
        <w:t>appropriate to their rarity</w:t>
      </w:r>
      <w:r>
        <w:t xml:space="preserve">, as detailed above. </w:t>
      </w:r>
    </w:p>
    <w:p w14:paraId="3BD3F7DE" w14:textId="77777777" w:rsidR="00633C28" w:rsidRDefault="00633C28" w:rsidP="00633C28"/>
    <w:p w14:paraId="4DD8D5AA" w14:textId="77777777" w:rsidR="001C38B8" w:rsidRDefault="007916FE" w:rsidP="001C38B8">
      <w:pPr>
        <w:rPr>
          <w:i/>
          <w:iCs/>
        </w:rPr>
      </w:pPr>
      <w:r>
        <w:rPr>
          <w:i/>
          <w:iCs/>
        </w:rPr>
        <w:t xml:space="preserve">Temporary Item </w:t>
      </w:r>
      <w:r w:rsidR="001C38B8">
        <w:rPr>
          <w:i/>
          <w:iCs/>
        </w:rPr>
        <w:t>Duration</w:t>
      </w:r>
    </w:p>
    <w:p w14:paraId="1289C8AE" w14:textId="77777777" w:rsidR="007916FE" w:rsidRDefault="001C38B8" w:rsidP="007916FE">
      <w:r>
        <w:t>Once created, the temporary item remains until used (if a Consumable), until it breaks down (if a Creature)</w:t>
      </w:r>
      <w:r w:rsidR="007916FE">
        <w:t>, or up to 5 minutes</w:t>
      </w:r>
      <w:r>
        <w:t xml:space="preserve">. Temporary creations are not stable, and if the item is not a consumable in nature, you must succeed on a tool check (Alchemist’s Supplies) against a DC of 15 after 1 minute (if a Creature), or the creation breaks down. </w:t>
      </w:r>
    </w:p>
    <w:p w14:paraId="4AE48098" w14:textId="77777777" w:rsidR="005F7536" w:rsidRDefault="001C38B8" w:rsidP="007916FE">
      <w:r>
        <w:t>If the item is not being used by you (or a creature bound to you), it has a 50% failure rate. You may maintain multiple temporary creations, but they all begin expiring starting fro</w:t>
      </w:r>
      <w:r w:rsidR="00633C28">
        <w:t xml:space="preserve">m the round they were crafted. </w:t>
      </w:r>
    </w:p>
    <w:p w14:paraId="3B2628B3" w14:textId="77777777" w:rsidR="007916FE" w:rsidRDefault="007916FE" w:rsidP="007916FE"/>
    <w:p w14:paraId="41F440EE" w14:textId="77777777" w:rsidR="007916FE" w:rsidRDefault="007916FE" w:rsidP="007916FE">
      <w:pPr>
        <w:contextualSpacing/>
        <w:rPr>
          <w:rFonts w:eastAsia="Times New Roman" w:cstheme="minorHAnsi"/>
          <w:i/>
          <w:iCs/>
          <w:color w:val="000000"/>
        </w:rPr>
      </w:pPr>
      <w:r>
        <w:rPr>
          <w:rFonts w:eastAsia="Times New Roman" w:cstheme="minorHAnsi"/>
          <w:i/>
          <w:iCs/>
          <w:color w:val="000000"/>
        </w:rPr>
        <w:t>At Higher Levels</w:t>
      </w:r>
    </w:p>
    <w:p w14:paraId="526BC57F" w14:textId="77777777" w:rsidR="007916FE" w:rsidRDefault="007916FE" w:rsidP="007916FE">
      <w:pPr>
        <w:contextualSpacing/>
        <w:rPr>
          <w:rFonts w:eastAsia="Times New Roman" w:cstheme="minorHAnsi"/>
          <w:color w:val="000000"/>
        </w:rPr>
      </w:pPr>
      <w:r>
        <w:rPr>
          <w:rFonts w:eastAsia="Times New Roman" w:cstheme="minorHAnsi"/>
          <w:color w:val="000000"/>
        </w:rPr>
        <w:t>As you increase in levels, creations of certain rarity require less time and effort. The time it takes for you to inure or craft temporary versions of your creations is reduced to a Bonus Action or 3 turns at the following levels for each rarity.</w:t>
      </w:r>
    </w:p>
    <w:p w14:paraId="0B848D94" w14:textId="77777777" w:rsidR="007916FE" w:rsidRDefault="007916FE" w:rsidP="007916FE">
      <w:pPr>
        <w:contextualSpacing/>
        <w:rPr>
          <w:rFonts w:eastAsia="Times New Roman" w:cstheme="minorHAnsi"/>
          <w:color w:val="000000"/>
        </w:rPr>
      </w:pPr>
    </w:p>
    <w:p w14:paraId="77382494" w14:textId="77777777" w:rsidR="007916FE" w:rsidRPr="00633C28" w:rsidRDefault="007916FE" w:rsidP="007916FE">
      <w:pPr>
        <w:rPr>
          <w:i/>
          <w:iCs/>
        </w:rPr>
      </w:pPr>
      <w:r w:rsidRPr="00633C28">
        <w:rPr>
          <w:i/>
          <w:iCs/>
        </w:rPr>
        <w:t>Level</w:t>
      </w:r>
      <w:r w:rsidRPr="00633C28">
        <w:rPr>
          <w:i/>
          <w:iCs/>
        </w:rPr>
        <w:tab/>
        <w:t>Rarity</w:t>
      </w:r>
      <w:r w:rsidRPr="00633C28">
        <w:rPr>
          <w:i/>
          <w:iCs/>
        </w:rPr>
        <w:tab/>
      </w:r>
      <w:r w:rsidRPr="00633C28">
        <w:rPr>
          <w:i/>
          <w:iCs/>
        </w:rPr>
        <w:tab/>
        <w:t>Consumable</w:t>
      </w:r>
      <w:r w:rsidRPr="00633C28">
        <w:rPr>
          <w:i/>
          <w:iCs/>
        </w:rPr>
        <w:tab/>
      </w:r>
      <w:r>
        <w:rPr>
          <w:i/>
          <w:iCs/>
        </w:rPr>
        <w:t>Creature</w:t>
      </w:r>
    </w:p>
    <w:p w14:paraId="3FE03C59" w14:textId="77777777" w:rsidR="007916FE" w:rsidRDefault="007916FE" w:rsidP="007916FE">
      <w:r>
        <w:t xml:space="preserve">2nd </w:t>
      </w:r>
      <w:r>
        <w:tab/>
        <w:t>Common</w:t>
      </w:r>
      <w:r>
        <w:tab/>
        <w:t>Bonus Action</w:t>
      </w:r>
      <w:r>
        <w:tab/>
        <w:t>3 turns</w:t>
      </w:r>
    </w:p>
    <w:p w14:paraId="18780278" w14:textId="77777777" w:rsidR="007916FE" w:rsidRDefault="007916FE" w:rsidP="007916FE">
      <w:r>
        <w:t>9th</w:t>
      </w:r>
      <w:r>
        <w:tab/>
        <w:t>Uncommon</w:t>
      </w:r>
      <w:r w:rsidRPr="00633C28">
        <w:t xml:space="preserve"> </w:t>
      </w:r>
      <w:r>
        <w:tab/>
        <w:t>Bonus Action</w:t>
      </w:r>
      <w:r>
        <w:tab/>
        <w:t>3 turns</w:t>
      </w:r>
    </w:p>
    <w:p w14:paraId="4F036ACB" w14:textId="77777777" w:rsidR="007916FE" w:rsidRDefault="007916FE" w:rsidP="007916FE">
      <w:r>
        <w:t>17th</w:t>
      </w:r>
      <w:r>
        <w:tab/>
        <w:t>Rare</w:t>
      </w:r>
      <w:r w:rsidRPr="00633C28">
        <w:t xml:space="preserve"> </w:t>
      </w:r>
      <w:r>
        <w:tab/>
      </w:r>
      <w:r>
        <w:tab/>
        <w:t>Bonus Action</w:t>
      </w:r>
      <w:r>
        <w:tab/>
        <w:t>3 turns</w:t>
      </w:r>
    </w:p>
    <w:p w14:paraId="5124C63C" w14:textId="77777777" w:rsidR="007916FE" w:rsidRPr="007916FE" w:rsidRDefault="007916FE" w:rsidP="007916FE"/>
    <w:p w14:paraId="0AD5D97F" w14:textId="77777777" w:rsidR="0046711E" w:rsidRDefault="0046711E" w:rsidP="0046711E">
      <w:pPr>
        <w:rPr>
          <w:b/>
          <w:bCs/>
        </w:rPr>
      </w:pPr>
      <w:r w:rsidRPr="000D5DB5">
        <w:rPr>
          <w:b/>
          <w:bCs/>
        </w:rPr>
        <w:t>Weird Science</w:t>
      </w:r>
    </w:p>
    <w:p w14:paraId="49058D9D" w14:textId="77777777" w:rsidR="007B3ACD" w:rsidRPr="000D5DB5" w:rsidRDefault="007B3ACD" w:rsidP="002A1937">
      <w:r w:rsidRPr="000D5DB5">
        <w:t xml:space="preserve">Also at 1st level, you may choose a weird science </w:t>
      </w:r>
      <w:r>
        <w:t xml:space="preserve">or avenue of natural talent </w:t>
      </w:r>
      <w:r w:rsidRPr="000D5DB5">
        <w:t xml:space="preserve">to focus your alchemical powers upon. Choose one of the following </w:t>
      </w:r>
      <w:r>
        <w:t>choices</w:t>
      </w:r>
      <w:r w:rsidR="002A1937">
        <w:t>:</w:t>
      </w:r>
    </w:p>
    <w:p w14:paraId="7516ADE1" w14:textId="77777777" w:rsidR="00F257BF" w:rsidRPr="00F257BF" w:rsidRDefault="007B3ACD" w:rsidP="007B3ACD">
      <w:pPr>
        <w:pStyle w:val="ListParagraph"/>
        <w:numPr>
          <w:ilvl w:val="0"/>
          <w:numId w:val="55"/>
        </w:numPr>
        <w:ind w:left="0" w:firstLine="0"/>
        <w:rPr>
          <w:i/>
          <w:iCs/>
        </w:rPr>
      </w:pPr>
      <w:r w:rsidRPr="00E965EE">
        <w:rPr>
          <w:i/>
          <w:iCs/>
        </w:rPr>
        <w:t xml:space="preserve">Homunculus. </w:t>
      </w:r>
      <w:r w:rsidRPr="000D5DB5">
        <w:t>You gain a companion that is a humanoid, undead, construct</w:t>
      </w:r>
      <w:r>
        <w:t>, or any creature with the homunculus template</w:t>
      </w:r>
      <w:r w:rsidRPr="000D5DB5">
        <w:t xml:space="preserve">. </w:t>
      </w:r>
      <w:r>
        <w:t xml:space="preserve">The creature has a Challenge Rating of 1/2 or lower. </w:t>
      </w:r>
      <w:r w:rsidRPr="000D5DB5">
        <w:t>See Bound Companions for more details.</w:t>
      </w:r>
      <w:r>
        <w:t xml:space="preserve"> </w:t>
      </w:r>
      <w:r w:rsidRPr="00E965EE">
        <w:rPr>
          <w:rFonts w:eastAsia="Times New Roman" w:cstheme="minorHAnsi"/>
          <w:color w:val="000000"/>
        </w:rPr>
        <w:t xml:space="preserve">Your homunculus companion improves in CR the higher your level becomes, CR equal to 1 per every 8 levels of Alchemist (improving to 1 CR at level 4, 2 CR at level 8, and 3 CR at level 16). This either takes the form of choosing a higher-level companion, or adding hit dice to the companion until its CR increases. </w:t>
      </w:r>
    </w:p>
    <w:p w14:paraId="02197585" w14:textId="77777777" w:rsidR="007B3ACD" w:rsidRPr="00E965EE" w:rsidRDefault="007B3ACD" w:rsidP="00F257BF">
      <w:pPr>
        <w:pStyle w:val="ListParagraph"/>
        <w:ind w:left="0"/>
        <w:rPr>
          <w:i/>
          <w:iCs/>
        </w:rPr>
      </w:pPr>
      <w:r>
        <w:t>If a humanoid or a creature with the homunculus template, the creature</w:t>
      </w:r>
      <w:r w:rsidRPr="000D5DB5">
        <w:t xml:space="preserve"> </w:t>
      </w:r>
      <w:r>
        <w:t xml:space="preserve">is loyal to you, but </w:t>
      </w:r>
      <w:r w:rsidRPr="000D5DB5">
        <w:t>retains a shadow of free will</w:t>
      </w:r>
      <w:r>
        <w:t xml:space="preserve">. It </w:t>
      </w:r>
      <w:r w:rsidRPr="000D5DB5">
        <w:t>can be commanded to go against its nature (or what it perceives as its nature) with a DC 1</w:t>
      </w:r>
      <w:r>
        <w:t>5</w:t>
      </w:r>
      <w:r w:rsidRPr="000D5DB5">
        <w:t xml:space="preserve"> Charisma check. Bonding with a homunculus requires spending one hour communicating with the creature by means it can understand, and spending the next seven hours in bonding activities (fixing/healing/conversing/etc.).</w:t>
      </w:r>
      <w:r>
        <w:t xml:space="preserve"> </w:t>
      </w:r>
      <w:r w:rsidRPr="000D5DB5">
        <w:t>The companion can use your potions as if it was you.</w:t>
      </w:r>
    </w:p>
    <w:p w14:paraId="25BE2EA2" w14:textId="77777777" w:rsidR="007B3ACD" w:rsidRDefault="002A1937" w:rsidP="009C1E28">
      <w:pPr>
        <w:pStyle w:val="ListParagraph"/>
        <w:numPr>
          <w:ilvl w:val="0"/>
          <w:numId w:val="55"/>
        </w:numPr>
        <w:ind w:left="0" w:firstLine="0"/>
      </w:pPr>
      <w:r>
        <w:rPr>
          <w:i/>
          <w:iCs/>
        </w:rPr>
        <w:t>Innate Cantrips</w:t>
      </w:r>
      <w:r w:rsidR="007B3ACD" w:rsidRPr="00653D5E">
        <w:rPr>
          <w:i/>
          <w:iCs/>
        </w:rPr>
        <w:t xml:space="preserve">. </w:t>
      </w:r>
      <w:r>
        <w:t xml:space="preserve">You can use any cantrips you have learned, so long as you have access to your Formula Book. You can use cantrips as if you were a spellcaster, and do not need to turn them into potions or use </w:t>
      </w:r>
      <w:r w:rsidR="000C0B6D">
        <w:t xml:space="preserve">any </w:t>
      </w:r>
      <w:r>
        <w:t>resources on them</w:t>
      </w:r>
      <w:r w:rsidR="000C0B6D">
        <w:t xml:space="preserve"> (such as mana or inurement)</w:t>
      </w:r>
      <w:r>
        <w:t xml:space="preserve">. </w:t>
      </w:r>
    </w:p>
    <w:p w14:paraId="0C0FC2FE" w14:textId="77777777" w:rsidR="007B3ACD" w:rsidDel="002A032D" w:rsidRDefault="002A1937">
      <w:pPr>
        <w:pStyle w:val="ListParagraph"/>
        <w:numPr>
          <w:ilvl w:val="0"/>
          <w:numId w:val="55"/>
        </w:numPr>
        <w:ind w:left="0" w:firstLine="0"/>
        <w:rPr>
          <w:del w:id="1636" w:author="Admin" w:date="2020-10-19T19:57:00Z"/>
        </w:rPr>
        <w:pPrChange w:id="1637" w:author="Admin" w:date="2020-10-19T19:57:00Z">
          <w:pPr>
            <w:pStyle w:val="ListParagraph"/>
            <w:numPr>
              <w:numId w:val="55"/>
            </w:numPr>
            <w:ind w:hanging="360"/>
          </w:pPr>
        </w:pPrChange>
      </w:pPr>
      <w:r>
        <w:rPr>
          <w:i/>
          <w:iCs/>
        </w:rPr>
        <w:t xml:space="preserve">Potion Slinger. </w:t>
      </w:r>
      <w:r>
        <w:t xml:space="preserve">You may choose one type of ranged weapon (such as crossbows or bows) and gain proficiency if you don’t already have it. Furthermore, you may spend a potion to infuse the projectile with the potion’s effects. You may choose to activate the potion before launching the projectile (to take into account the spell’s original casting time), but the spell otherwise takes place as if the target </w:t>
      </w:r>
      <w:del w:id="1638" w:author="Admin" w:date="2020-10-19T19:55:00Z">
        <w:r w:rsidDel="002A032D">
          <w:delText xml:space="preserve">it </w:delText>
        </w:r>
      </w:del>
      <w:ins w:id="1639" w:author="Admin" w:date="2020-10-19T19:55:00Z">
        <w:r w:rsidR="002A032D">
          <w:t xml:space="preserve">was </w:t>
        </w:r>
      </w:ins>
      <w:r>
        <w:t xml:space="preserve">hit (or the area it landed on) is the spell’s </w:t>
      </w:r>
      <w:ins w:id="1640" w:author="Admin" w:date="2020-10-19T19:55:00Z">
        <w:r w:rsidR="002A032D">
          <w:t xml:space="preserve">original </w:t>
        </w:r>
      </w:ins>
      <w:r>
        <w:t>target.</w:t>
      </w:r>
      <w:r w:rsidR="007465BF">
        <w:t xml:space="preserve"> You may choose to deal the ranged weapon’s damage on impact or to only apply the potion</w:t>
      </w:r>
      <w:r w:rsidR="00277191">
        <w:t>’s effect</w:t>
      </w:r>
      <w:r w:rsidR="007465BF">
        <w:t xml:space="preserve">. </w:t>
      </w:r>
    </w:p>
    <w:p w14:paraId="53B82EFD" w14:textId="77777777" w:rsidR="002A032D" w:rsidRDefault="002A032D">
      <w:pPr>
        <w:pStyle w:val="ListParagraph"/>
        <w:numPr>
          <w:ilvl w:val="0"/>
          <w:numId w:val="55"/>
        </w:numPr>
        <w:ind w:left="0" w:firstLine="0"/>
        <w:rPr>
          <w:ins w:id="1641" w:author="Admin" w:date="2020-10-19T19:57:00Z"/>
        </w:rPr>
        <w:pPrChange w:id="1642" w:author="Admin" w:date="2020-10-19T19:55:00Z">
          <w:pPr>
            <w:pStyle w:val="ListParagraph"/>
            <w:numPr>
              <w:numId w:val="55"/>
            </w:numPr>
            <w:ind w:left="0" w:hanging="360"/>
          </w:pPr>
        </w:pPrChange>
      </w:pPr>
    </w:p>
    <w:p w14:paraId="5BEF79E6" w14:textId="77777777" w:rsidR="00114E06" w:rsidRDefault="002A032D">
      <w:pPr>
        <w:pStyle w:val="ListParagraph"/>
        <w:numPr>
          <w:ilvl w:val="0"/>
          <w:numId w:val="55"/>
        </w:numPr>
        <w:ind w:left="0" w:firstLine="0"/>
        <w:pPrChange w:id="1643" w:author="Admin" w:date="2020-10-19T19:59:00Z">
          <w:pPr>
            <w:pStyle w:val="ListParagraph"/>
            <w:numPr>
              <w:numId w:val="55"/>
            </w:numPr>
            <w:ind w:hanging="360"/>
          </w:pPr>
        </w:pPrChange>
      </w:pPr>
      <w:ins w:id="1644" w:author="Admin" w:date="2020-10-19T19:57:00Z">
        <w:r>
          <w:rPr>
            <w:i/>
            <w:iCs/>
          </w:rPr>
          <w:t>Mithridatism</w:t>
        </w:r>
      </w:ins>
      <w:del w:id="1645" w:author="Admin" w:date="2020-10-19T19:57:00Z">
        <w:r w:rsidR="002A1937" w:rsidRPr="002A032D" w:rsidDel="002A032D">
          <w:rPr>
            <w:i/>
            <w:iCs/>
          </w:rPr>
          <w:delText>Mithrades</w:delText>
        </w:r>
      </w:del>
      <w:r w:rsidR="002A1937" w:rsidRPr="002A032D">
        <w:rPr>
          <w:i/>
          <w:iCs/>
        </w:rPr>
        <w:t>.</w:t>
      </w:r>
      <w:r w:rsidR="002A1937">
        <w:t xml:space="preserve"> You gain innate power over poisons. You naturally generate up to four doses of basic poison (as described in the Player’s Handbook)</w:t>
      </w:r>
      <w:r w:rsidR="00114E06">
        <w:t xml:space="preserve"> when</w:t>
      </w:r>
      <w:ins w:id="1646" w:author="Admin" w:date="2020-10-19T19:58:00Z">
        <w:r>
          <w:t>ever</w:t>
        </w:r>
      </w:ins>
      <w:r w:rsidR="00114E06">
        <w:t xml:space="preserve"> you complete a long rest</w:t>
      </w:r>
      <w:r w:rsidR="002A1937">
        <w:t xml:space="preserve">. The poison’s DC is equal to your </w:t>
      </w:r>
      <w:ins w:id="1647" w:author="Admin" w:date="2020-10-19T19:58:00Z">
        <w:r>
          <w:t xml:space="preserve">Alchemy </w:t>
        </w:r>
      </w:ins>
      <w:r w:rsidR="002A1937">
        <w:t xml:space="preserve">Spell Save DC, however, and the damage is equal to 1d4 </w:t>
      </w:r>
      <w:r w:rsidR="007465BF">
        <w:t xml:space="preserve">Poison damage </w:t>
      </w:r>
      <w:r w:rsidR="002A1937">
        <w:t xml:space="preserve">per Alchemist spell level you can access. The poison </w:t>
      </w:r>
      <w:r w:rsidR="00114E06">
        <w:t>expire</w:t>
      </w:r>
      <w:r w:rsidR="007465BF">
        <w:t>s</w:t>
      </w:r>
      <w:r w:rsidR="002A1937">
        <w:t xml:space="preserve"> before you complete your next long rest</w:t>
      </w:r>
      <w:ins w:id="1648" w:author="Admin" w:date="2020-10-19T19:58:00Z">
        <w:r>
          <w:t>, replenishing your store</w:t>
        </w:r>
      </w:ins>
      <w:r w:rsidR="002A1937">
        <w:t xml:space="preserve">. </w:t>
      </w:r>
      <w:r w:rsidR="00114E06">
        <w:t xml:space="preserve">If you have an empty </w:t>
      </w:r>
      <w:ins w:id="1649" w:author="Admin" w:date="2020-10-19T19:58:00Z">
        <w:r>
          <w:t xml:space="preserve">Mithridatism </w:t>
        </w:r>
      </w:ins>
      <w:r w:rsidR="00114E06">
        <w:t xml:space="preserve">dose slot, you can choose to fill it with a poison you are affected by, so long as you </w:t>
      </w:r>
      <w:del w:id="1650" w:author="Admin" w:date="2020-10-19T19:59:00Z">
        <w:r w:rsidR="00114E06" w:rsidDel="002A032D">
          <w:delText xml:space="preserve">succeeded </w:delText>
        </w:r>
      </w:del>
      <w:ins w:id="1651" w:author="Admin" w:date="2020-10-19T19:59:00Z">
        <w:r>
          <w:t xml:space="preserve">succeed </w:t>
        </w:r>
      </w:ins>
      <w:r w:rsidR="00114E06">
        <w:t>on the saving throw against it</w:t>
      </w:r>
      <w:r w:rsidR="007465BF">
        <w:t xml:space="preserve"> and are aware of </w:t>
      </w:r>
      <w:del w:id="1652" w:author="Admin" w:date="2020-10-19T19:59:00Z">
        <w:r w:rsidR="007465BF" w:rsidDel="002A032D">
          <w:delText xml:space="preserve">the poison’s </w:delText>
        </w:r>
      </w:del>
      <w:ins w:id="1653" w:author="Admin" w:date="2020-10-19T19:59:00Z">
        <w:r>
          <w:t xml:space="preserve">its </w:t>
        </w:r>
      </w:ins>
      <w:r w:rsidR="007465BF">
        <w:t>presence</w:t>
      </w:r>
      <w:r w:rsidR="00114E06">
        <w:t xml:space="preserve">. </w:t>
      </w:r>
      <w:ins w:id="1654" w:author="Admin" w:date="2020-10-19T19:58:00Z">
        <w:r>
          <w:t xml:space="preserve">You can store this poison for future use, but cannot otherwise generate it. </w:t>
        </w:r>
      </w:ins>
    </w:p>
    <w:p w14:paraId="0D244C2B" w14:textId="77777777" w:rsidR="00114E06" w:rsidRDefault="00114E06" w:rsidP="007465BF">
      <w:pPr>
        <w:pStyle w:val="ListParagraph"/>
        <w:ind w:left="0"/>
      </w:pPr>
      <w:r>
        <w:t xml:space="preserve">You </w:t>
      </w:r>
      <w:r w:rsidR="007465BF">
        <w:t xml:space="preserve">also </w:t>
      </w:r>
      <w:r>
        <w:t xml:space="preserve">have skill in deploying poisons </w:t>
      </w:r>
      <w:r w:rsidR="007465BF">
        <w:t xml:space="preserve">that are </w:t>
      </w:r>
      <w:r>
        <w:t xml:space="preserve">in your dosage slots, and gain temporary immunity to </w:t>
      </w:r>
      <w:r w:rsidR="007465BF">
        <w:t xml:space="preserve">such </w:t>
      </w:r>
      <w:r>
        <w:t>poisons</w:t>
      </w:r>
      <w:r w:rsidR="007465BF">
        <w:t xml:space="preserve"> so long as they are not deployed</w:t>
      </w:r>
      <w:r>
        <w:t xml:space="preserve">. You may deploy poisons as described under Chapter 7: Poisoner’s Kit. </w:t>
      </w:r>
    </w:p>
    <w:p w14:paraId="448AB868" w14:textId="77777777" w:rsidR="007465BF" w:rsidRPr="000D5DB5" w:rsidRDefault="007465BF">
      <w:pPr>
        <w:contextualSpacing/>
        <w:rPr>
          <w:rFonts w:eastAsia="Times New Roman" w:cstheme="minorHAnsi"/>
          <w:color w:val="000000"/>
        </w:rPr>
      </w:pPr>
    </w:p>
    <w:p w14:paraId="18D13CC2" w14:textId="77777777" w:rsidR="0046711E" w:rsidRDefault="005D32EF" w:rsidP="0046711E">
      <w:pPr>
        <w:rPr>
          <w:b/>
          <w:bCs/>
        </w:rPr>
      </w:pPr>
      <w:r>
        <w:rPr>
          <w:b/>
          <w:bCs/>
        </w:rPr>
        <w:t>Efficient</w:t>
      </w:r>
      <w:r w:rsidR="0046711E" w:rsidRPr="000D5DB5">
        <w:rPr>
          <w:b/>
          <w:bCs/>
        </w:rPr>
        <w:t xml:space="preserve"> Alchemy</w:t>
      </w:r>
    </w:p>
    <w:p w14:paraId="2E14A330" w14:textId="77777777" w:rsidR="0046711E" w:rsidRDefault="0046711E" w:rsidP="004A6719">
      <w:r w:rsidRPr="000D5DB5">
        <w:t xml:space="preserve">Starting at 2nd level, your ability to whip up </w:t>
      </w:r>
      <w:r w:rsidR="00F257BF">
        <w:t>potions</w:t>
      </w:r>
      <w:r w:rsidRPr="000D5DB5">
        <w:t xml:space="preserve"> increases your efficiency in creating normal potions. You reduce the </w:t>
      </w:r>
      <w:r w:rsidR="00E3141D">
        <w:t xml:space="preserve">base </w:t>
      </w:r>
      <w:r w:rsidR="00997DD1">
        <w:t xml:space="preserve">crafting </w:t>
      </w:r>
      <w:r w:rsidRPr="000D5DB5">
        <w:t xml:space="preserve">cost </w:t>
      </w:r>
      <w:r w:rsidR="00997DD1">
        <w:t xml:space="preserve">for </w:t>
      </w:r>
      <w:r w:rsidRPr="000D5DB5">
        <w:t xml:space="preserve">potions </w:t>
      </w:r>
      <w:r w:rsidR="00997DD1">
        <w:t xml:space="preserve">from one-half to one-quarter buying price. </w:t>
      </w:r>
      <w:r w:rsidR="001C38B8">
        <w:t>This does not affect the costs of material components for spells</w:t>
      </w:r>
      <w:r w:rsidR="004A6719">
        <w:t xml:space="preserve"> nor does it affect the crafting costs </w:t>
      </w:r>
      <w:r w:rsidR="004A6719">
        <w:lastRenderedPageBreak/>
        <w:t>for your Inurement ability. Normally c</w:t>
      </w:r>
      <w:r>
        <w:t xml:space="preserve">rafting </w:t>
      </w:r>
      <w:r w:rsidR="004A6719">
        <w:t>a potion</w:t>
      </w:r>
      <w:r w:rsidR="00997DD1">
        <w:t xml:space="preserve"> </w:t>
      </w:r>
      <w:r w:rsidR="004A6719">
        <w:t xml:space="preserve">is </w:t>
      </w:r>
      <w:r w:rsidR="00997DD1">
        <w:t xml:space="preserve">also </w:t>
      </w:r>
      <w:r>
        <w:t xml:space="preserve">one step of complexity faster. </w:t>
      </w:r>
      <w:r w:rsidR="00261135">
        <w:t xml:space="preserve">This does not </w:t>
      </w:r>
      <w:r w:rsidR="00997DD1">
        <w:t xml:space="preserve">also </w:t>
      </w:r>
      <w:r w:rsidR="00261135">
        <w:t>reduce the cost of s</w:t>
      </w:r>
      <w:r>
        <w:t xml:space="preserve">pell </w:t>
      </w:r>
      <w:r w:rsidRPr="000D5DB5">
        <w:t xml:space="preserve">material components. </w:t>
      </w:r>
    </w:p>
    <w:p w14:paraId="68C53191" w14:textId="77777777" w:rsidR="001C38B8" w:rsidRDefault="001C38B8" w:rsidP="00F257BF">
      <w:r>
        <w:t xml:space="preserve">Starting at 13th level, </w:t>
      </w:r>
      <w:r w:rsidR="00F257BF">
        <w:t>this ability also halves the cost of spell material components</w:t>
      </w:r>
      <w:r>
        <w:t xml:space="preserve">. </w:t>
      </w:r>
    </w:p>
    <w:p w14:paraId="700B6C4D" w14:textId="77777777" w:rsidR="00CB5DB9" w:rsidRPr="000D5DB5" w:rsidRDefault="00CB5DB9" w:rsidP="0046711E"/>
    <w:p w14:paraId="0146C402" w14:textId="77777777" w:rsidR="0046711E" w:rsidRPr="00134BC3" w:rsidRDefault="0046711E" w:rsidP="0046711E">
      <w:pPr>
        <w:rPr>
          <w:b/>
          <w:bCs/>
        </w:rPr>
      </w:pPr>
      <w:r w:rsidRPr="000D5DB5">
        <w:rPr>
          <w:b/>
          <w:bCs/>
        </w:rPr>
        <w:t>Alchemy Path</w:t>
      </w:r>
    </w:p>
    <w:p w14:paraId="12DA21EC" w14:textId="77777777" w:rsidR="0046711E" w:rsidRPr="000D5DB5" w:rsidRDefault="0046711E" w:rsidP="0046711E">
      <w:pPr>
        <w:rPr>
          <w:sz w:val="24"/>
          <w:szCs w:val="24"/>
        </w:rPr>
      </w:pPr>
      <w:r w:rsidRPr="000D5DB5">
        <w:t>When you reach 3rd level, you walk a path that defines you as your path of alchemy. Up to this time you have been in a preparatory stage, committed to a path but not yet fully enveloped in it. Now you choose the Path of the Mutant for self-transmutation</w:t>
      </w:r>
      <w:r>
        <w:t xml:space="preserve"> and improving your combat abilities</w:t>
      </w:r>
      <w:r w:rsidRPr="000D5DB5">
        <w:t xml:space="preserve">, Path of the </w:t>
      </w:r>
      <w:r>
        <w:t>Transmutor</w:t>
      </w:r>
      <w:r w:rsidRPr="000D5DB5">
        <w:t xml:space="preserve"> for </w:t>
      </w:r>
      <w:r>
        <w:t xml:space="preserve">theoretical </w:t>
      </w:r>
      <w:r w:rsidRPr="000D5DB5">
        <w:t xml:space="preserve">pursuits and </w:t>
      </w:r>
      <w:r>
        <w:t>advanced alchemical effects</w:t>
      </w:r>
      <w:r w:rsidRPr="000D5DB5">
        <w:t xml:space="preserve">, or Path of the Apothecary to </w:t>
      </w:r>
      <w:r>
        <w:t xml:space="preserve">go </w:t>
      </w:r>
      <w:r w:rsidRPr="000D5DB5">
        <w:t>beyond morality and mortality</w:t>
      </w:r>
      <w:r>
        <w:t xml:space="preserve"> and dabble in death and life magics</w:t>
      </w:r>
      <w:r w:rsidRPr="000D5DB5">
        <w:t>, all detailed at the end of the class description.</w:t>
      </w:r>
    </w:p>
    <w:p w14:paraId="5554201E" w14:textId="77777777" w:rsidR="0046711E" w:rsidRPr="000D5DB5" w:rsidRDefault="0046711E" w:rsidP="0046711E">
      <w:pPr>
        <w:rPr>
          <w:sz w:val="24"/>
          <w:szCs w:val="24"/>
        </w:rPr>
      </w:pPr>
      <w:r w:rsidRPr="000D5DB5">
        <w:t>Your choice grants you features at 3rd level and again at 6th, 10th, and 14th level. Those features include path spells.</w:t>
      </w:r>
    </w:p>
    <w:p w14:paraId="17610BE2" w14:textId="77777777" w:rsidR="0046711E" w:rsidRPr="000D5DB5" w:rsidRDefault="0046711E" w:rsidP="0046711E">
      <w:pPr>
        <w:rPr>
          <w:sz w:val="24"/>
          <w:szCs w:val="24"/>
        </w:rPr>
      </w:pPr>
    </w:p>
    <w:p w14:paraId="0111AB55" w14:textId="77777777" w:rsidR="0046711E" w:rsidRPr="000D5DB5" w:rsidRDefault="0046711E" w:rsidP="0046711E">
      <w:pPr>
        <w:rPr>
          <w:sz w:val="24"/>
          <w:szCs w:val="24"/>
        </w:rPr>
      </w:pPr>
      <w:r w:rsidRPr="000D5DB5">
        <w:rPr>
          <w:i/>
          <w:iCs/>
        </w:rPr>
        <w:t>Path Spells</w:t>
      </w:r>
    </w:p>
    <w:p w14:paraId="1DE68145" w14:textId="77777777" w:rsidR="0046711E" w:rsidRPr="000D5DB5" w:rsidRDefault="0046711E" w:rsidP="0046711E">
      <w:pPr>
        <w:rPr>
          <w:sz w:val="24"/>
          <w:szCs w:val="24"/>
        </w:rPr>
      </w:pPr>
      <w:r w:rsidRPr="000D5DB5">
        <w:t>Each path has a list of associated spells. You gain access to these spells at the levels specified in the path description. Once you gain access to a path spell, you always have it known and memorized. Path spells do not need to be stored in the alchemical notebook.</w:t>
      </w:r>
    </w:p>
    <w:p w14:paraId="2EFA000C" w14:textId="77777777" w:rsidR="0046711E" w:rsidRPr="000D5DB5" w:rsidRDefault="0046711E" w:rsidP="0046711E">
      <w:r w:rsidRPr="000D5DB5">
        <w:t>If you gain a path spell that doesn’t appear on the alchemist spell list, the spell is nonetheless an alchemist spell for you.</w:t>
      </w:r>
    </w:p>
    <w:p w14:paraId="47E09261" w14:textId="77777777" w:rsidR="0046711E" w:rsidRPr="000D5DB5" w:rsidRDefault="0046711E" w:rsidP="0046711E">
      <w:pPr>
        <w:rPr>
          <w:sz w:val="24"/>
          <w:szCs w:val="24"/>
        </w:rPr>
      </w:pPr>
    </w:p>
    <w:p w14:paraId="0D5C7669" w14:textId="77777777" w:rsidR="0046711E" w:rsidRPr="000D5DB5" w:rsidRDefault="0046711E" w:rsidP="0046711E">
      <w:pPr>
        <w:rPr>
          <w:sz w:val="24"/>
          <w:szCs w:val="24"/>
        </w:rPr>
      </w:pPr>
      <w:r w:rsidRPr="000D5DB5">
        <w:rPr>
          <w:b/>
          <w:bCs/>
        </w:rPr>
        <w:t>Ability Score Improvement</w:t>
      </w:r>
    </w:p>
    <w:p w14:paraId="2F3749CD" w14:textId="77777777" w:rsidR="0046711E" w:rsidRPr="000D5DB5" w:rsidRDefault="0046711E" w:rsidP="0046711E">
      <w:pPr>
        <w:rPr>
          <w:sz w:val="24"/>
          <w:szCs w:val="24"/>
        </w:rPr>
      </w:pPr>
      <w:r w:rsidRPr="000D5DB5">
        <w:t>When you reach 4th level, and again at 8th, 12th, 16th, and 19th level, you can increase one ability score of your choice by 2, or you can increase two ability scores of your choice by 1. As normal, you can’t increase an ability score above 20 using this feature.</w:t>
      </w:r>
    </w:p>
    <w:p w14:paraId="77170507" w14:textId="77777777" w:rsidR="0046711E" w:rsidRPr="000D5DB5" w:rsidRDefault="0046711E" w:rsidP="0046711E">
      <w:pPr>
        <w:rPr>
          <w:b/>
          <w:bCs/>
        </w:rPr>
      </w:pPr>
    </w:p>
    <w:p w14:paraId="4928C94A" w14:textId="77777777" w:rsidR="00936315" w:rsidRDefault="00936315" w:rsidP="0046711E">
      <w:pPr>
        <w:rPr>
          <w:b/>
          <w:bCs/>
        </w:rPr>
      </w:pPr>
      <w:r>
        <w:rPr>
          <w:b/>
          <w:bCs/>
        </w:rPr>
        <w:t xml:space="preserve">Empowered Physique </w:t>
      </w:r>
    </w:p>
    <w:p w14:paraId="3CBEFD84" w14:textId="77777777" w:rsidR="00936315" w:rsidRDefault="00936315" w:rsidP="00936315">
      <w:r>
        <w:t xml:space="preserve">Starting at 5th level, you do not automatically incur miscibility when using potions within 1 hour of one another. You may benefit from a number of potions at a given time equal to </w:t>
      </w:r>
      <w:r w:rsidR="00BD2425">
        <w:t xml:space="preserve">1 + </w:t>
      </w:r>
      <w:r>
        <w:t xml:space="preserve">your Stamina modifier </w:t>
      </w:r>
      <w:r w:rsidR="00BD2425">
        <w:t xml:space="preserve">(minimum 1) </w:t>
      </w:r>
      <w:r>
        <w:t>without risking miscibility.</w:t>
      </w:r>
    </w:p>
    <w:p w14:paraId="06107E6F" w14:textId="77777777" w:rsidR="00936315" w:rsidRDefault="00936315" w:rsidP="00936315">
      <w:r>
        <w:t xml:space="preserve">You may, when drinking a new potion, choose to cause it to interact with another potion you already drank, provoking miscibility. </w:t>
      </w:r>
    </w:p>
    <w:p w14:paraId="41CF14C2" w14:textId="77777777" w:rsidR="00936315" w:rsidRPr="00936315" w:rsidRDefault="00936315" w:rsidP="0046711E"/>
    <w:p w14:paraId="405C254D" w14:textId="77777777" w:rsidR="0046711E" w:rsidRDefault="0046711E" w:rsidP="0046711E">
      <w:pPr>
        <w:rPr>
          <w:b/>
          <w:bCs/>
        </w:rPr>
      </w:pPr>
      <w:r>
        <w:rPr>
          <w:b/>
          <w:bCs/>
        </w:rPr>
        <w:t>Mettle</w:t>
      </w:r>
    </w:p>
    <w:p w14:paraId="2A0FD81C" w14:textId="77777777" w:rsidR="0046711E" w:rsidRDefault="0046711E" w:rsidP="00214B97">
      <w:r w:rsidRPr="00F00B80">
        <w:t>Starting at 7th level</w:t>
      </w:r>
      <w:r>
        <w:t>, your exposure and experimentations in alchemy left your body more resilient to certain effec</w:t>
      </w:r>
      <w:r w:rsidR="00214B97">
        <w:t xml:space="preserve">ts, such as a rogue’s poison gas </w:t>
      </w:r>
      <w:r>
        <w:t xml:space="preserve">or a </w:t>
      </w:r>
      <w:r w:rsidRPr="00E3141D">
        <w:rPr>
          <w:i/>
          <w:iCs/>
        </w:rPr>
        <w:t>stinking cloud</w:t>
      </w:r>
      <w:r>
        <w:t xml:space="preserve"> spell. When you are subjected to an effect that allows you to make a Stamina saving throw to take only half damage or a reduced effect, you instead take no damage or effect if you succeed on the saving throw, and only half damage (or the reduced effect) if you fail. </w:t>
      </w:r>
    </w:p>
    <w:p w14:paraId="3CE27B8B" w14:textId="77777777" w:rsidR="0046711E" w:rsidRDefault="0046711E" w:rsidP="00CB5DB9">
      <w:r>
        <w:t xml:space="preserve">For example, a clay golem’s reduction to maximum hit points is negated on a successful saving throw, and you take half the effect if you fail. </w:t>
      </w:r>
    </w:p>
    <w:p w14:paraId="57AA6760" w14:textId="77777777" w:rsidR="00CB5DB9" w:rsidRDefault="00CB5DB9" w:rsidP="00CB5DB9"/>
    <w:p w14:paraId="3F4CAC96" w14:textId="77777777" w:rsidR="00CB5DB9" w:rsidRPr="00CB5DB9" w:rsidRDefault="00CB5DB9" w:rsidP="00CB5DB9">
      <w:pPr>
        <w:rPr>
          <w:b/>
          <w:bCs/>
        </w:rPr>
      </w:pPr>
      <w:r w:rsidRPr="00CB5DB9">
        <w:rPr>
          <w:b/>
          <w:bCs/>
        </w:rPr>
        <w:t>Favored Potions</w:t>
      </w:r>
    </w:p>
    <w:p w14:paraId="7B85C0BE" w14:textId="77777777" w:rsidR="00CB5DB9" w:rsidRDefault="00CB5DB9" w:rsidP="00CB5DB9">
      <w:r>
        <w:t xml:space="preserve">Starting at 9th level, you gain increased proficiency in inuring potions. Choose up to four potions. These potions have half the Crafting Point cost, and their formulae are memorized. Furthermore, whenever you roll for miscibility with one of these potions, you can roll twice and take the better result. </w:t>
      </w:r>
    </w:p>
    <w:p w14:paraId="55403973" w14:textId="77777777" w:rsidR="00CB5DB9" w:rsidRDefault="00CB5DB9" w:rsidP="00F257BF">
      <w:r>
        <w:t xml:space="preserve">You may change </w:t>
      </w:r>
      <w:r w:rsidR="00F257BF">
        <w:t>a single</w:t>
      </w:r>
      <w:r>
        <w:t xml:space="preserve"> favored potion with one week of downtime. </w:t>
      </w:r>
    </w:p>
    <w:p w14:paraId="1BE8D782" w14:textId="77777777" w:rsidR="00CB5DB9" w:rsidRDefault="00CB5DB9" w:rsidP="00CB5DB9"/>
    <w:p w14:paraId="4EA04AD3" w14:textId="77777777" w:rsidR="00524C59" w:rsidRPr="000D5DB5" w:rsidRDefault="00524C59" w:rsidP="00524C59">
      <w:pPr>
        <w:contextualSpacing/>
        <w:rPr>
          <w:rFonts w:eastAsia="Times New Roman" w:cstheme="minorHAnsi"/>
          <w:sz w:val="24"/>
          <w:szCs w:val="24"/>
        </w:rPr>
      </w:pPr>
      <w:r w:rsidRPr="000D5DB5">
        <w:rPr>
          <w:rFonts w:eastAsia="Times New Roman" w:cstheme="minorHAnsi"/>
          <w:b/>
          <w:bCs/>
          <w:color w:val="000000"/>
        </w:rPr>
        <w:t>Scavenge</w:t>
      </w:r>
    </w:p>
    <w:p w14:paraId="76636E1F" w14:textId="77777777" w:rsidR="00524C59" w:rsidRPr="000D5DB5" w:rsidRDefault="00524C59" w:rsidP="00023E79">
      <w:pPr>
        <w:contextualSpacing/>
        <w:rPr>
          <w:rFonts w:eastAsia="Times New Roman" w:cstheme="minorHAnsi"/>
          <w:sz w:val="24"/>
          <w:szCs w:val="24"/>
        </w:rPr>
      </w:pPr>
      <w:r w:rsidRPr="000D5DB5">
        <w:rPr>
          <w:rFonts w:eastAsia="Times New Roman" w:cstheme="minorHAnsi"/>
          <w:color w:val="000000"/>
        </w:rPr>
        <w:t xml:space="preserve">Starting at 10th level, when you gather raw materials for use with </w:t>
      </w:r>
      <w:r>
        <w:rPr>
          <w:rFonts w:eastAsia="Times New Roman" w:cstheme="minorHAnsi"/>
          <w:color w:val="000000"/>
        </w:rPr>
        <w:t>alchemy</w:t>
      </w:r>
      <w:r w:rsidRPr="000D5DB5">
        <w:rPr>
          <w:rFonts w:eastAsia="Times New Roman" w:cstheme="minorHAnsi"/>
          <w:color w:val="000000"/>
        </w:rPr>
        <w:t>, you gain triple the total value.</w:t>
      </w:r>
      <w:r>
        <w:rPr>
          <w:rFonts w:eastAsia="Times New Roman" w:cstheme="minorHAnsi"/>
          <w:color w:val="000000"/>
        </w:rPr>
        <w:t xml:space="preserve"> This applies when harvesting existing devices, nodes, creatures, and </w:t>
      </w:r>
      <w:r w:rsidR="00023E79">
        <w:rPr>
          <w:rFonts w:eastAsia="Times New Roman" w:cstheme="minorHAnsi"/>
          <w:color w:val="000000"/>
        </w:rPr>
        <w:t>dismantling</w:t>
      </w:r>
      <w:r>
        <w:rPr>
          <w:rFonts w:eastAsia="Times New Roman" w:cstheme="minorHAnsi"/>
          <w:color w:val="000000"/>
        </w:rPr>
        <w:t xml:space="preserve"> potions. </w:t>
      </w:r>
    </w:p>
    <w:p w14:paraId="5F84838F" w14:textId="77777777" w:rsidR="00524C59" w:rsidRDefault="00524C59" w:rsidP="0046711E">
      <w:pPr>
        <w:rPr>
          <w:b/>
          <w:bCs/>
        </w:rPr>
      </w:pPr>
    </w:p>
    <w:p w14:paraId="79B7FF27" w14:textId="77777777" w:rsidR="0046711E" w:rsidRDefault="0046711E" w:rsidP="0046711E">
      <w:pPr>
        <w:rPr>
          <w:b/>
          <w:bCs/>
        </w:rPr>
      </w:pPr>
      <w:r w:rsidRPr="000D5DB5">
        <w:rPr>
          <w:b/>
          <w:bCs/>
        </w:rPr>
        <w:t>Expert Chemist</w:t>
      </w:r>
    </w:p>
    <w:p w14:paraId="22C48530" w14:textId="77777777" w:rsidR="00CB5DB9" w:rsidRDefault="0046711E" w:rsidP="00CB5DB9">
      <w:r w:rsidRPr="000D5DB5">
        <w:t xml:space="preserve">Starting at 11th level, </w:t>
      </w:r>
      <w:r w:rsidR="00E06EA3">
        <w:t xml:space="preserve">whenever </w:t>
      </w:r>
      <w:r w:rsidRPr="000D5DB5">
        <w:t xml:space="preserve">you deliver a poison, disease, or potion, you increase the DC, damage, or duration of the effect increases by 2 points or two rounds </w:t>
      </w:r>
      <w:r w:rsidR="00E06EA3">
        <w:t>(</w:t>
      </w:r>
      <w:r w:rsidR="00023E79">
        <w:t xml:space="preserve">if possible). </w:t>
      </w:r>
    </w:p>
    <w:p w14:paraId="68364C64" w14:textId="77777777" w:rsidR="00CB5DB9" w:rsidRPr="000D5DB5" w:rsidRDefault="00CB5DB9" w:rsidP="00E06EA3"/>
    <w:p w14:paraId="061D7CE3" w14:textId="77777777" w:rsidR="0046711E" w:rsidRDefault="0046711E" w:rsidP="0046711E">
      <w:pPr>
        <w:rPr>
          <w:b/>
          <w:bCs/>
        </w:rPr>
      </w:pPr>
      <w:r w:rsidRPr="000D5DB5">
        <w:rPr>
          <w:b/>
          <w:bCs/>
        </w:rPr>
        <w:t>Internal Clock</w:t>
      </w:r>
    </w:p>
    <w:p w14:paraId="344CBACD" w14:textId="77777777" w:rsidR="00E06EA3" w:rsidRDefault="0046711E" w:rsidP="00E06EA3">
      <w:r w:rsidRPr="00134BC3">
        <w:t>Starting</w:t>
      </w:r>
      <w:r w:rsidRPr="000D5DB5">
        <w:rPr>
          <w:b/>
          <w:bCs/>
        </w:rPr>
        <w:t xml:space="preserve"> </w:t>
      </w:r>
      <w:r w:rsidRPr="000D5DB5">
        <w:t>at 1</w:t>
      </w:r>
      <w:r w:rsidR="00963752">
        <w:t>5</w:t>
      </w:r>
      <w:r w:rsidRPr="000D5DB5">
        <w:t>th level, whenever you make a potion and consume it, you can choose to keep its effects latent until a condition you specify. When said condition comes to pass, the potion activates as if you just consumed it</w:t>
      </w:r>
      <w:r>
        <w:t>, and costs you a reaction</w:t>
      </w:r>
      <w:r w:rsidRPr="000D5DB5">
        <w:t xml:space="preserve">. </w:t>
      </w:r>
    </w:p>
    <w:p w14:paraId="7EA715FF" w14:textId="77777777" w:rsidR="0046711E" w:rsidRDefault="0046711E" w:rsidP="00F257BF">
      <w:r w:rsidRPr="000D5DB5">
        <w:t xml:space="preserve">You can have a number of potions stored this way equal to your proficiency bonus. </w:t>
      </w:r>
      <w:r w:rsidR="00E06EA3">
        <w:t xml:space="preserve">If the potion has a casting time </w:t>
      </w:r>
      <w:ins w:id="1655" w:author="Admin" w:date="2020-10-19T19:59:00Z">
        <w:r w:rsidR="002A032D">
          <w:t xml:space="preserve">of </w:t>
        </w:r>
      </w:ins>
      <w:r w:rsidR="00E06EA3">
        <w:t xml:space="preserve">more than 1 </w:t>
      </w:r>
      <w:r w:rsidR="00F257BF">
        <w:t>A</w:t>
      </w:r>
      <w:r w:rsidR="00E06EA3">
        <w:t>ction, it must remain latent for a minimum duration equal to the casting time first. These potions do not incur miscibility</w:t>
      </w:r>
      <w:r w:rsidR="00214B97">
        <w:t>, even if consumed at the same time</w:t>
      </w:r>
      <w:r w:rsidR="00E06EA3">
        <w:t xml:space="preserve">. </w:t>
      </w:r>
    </w:p>
    <w:p w14:paraId="6B03DB6F" w14:textId="77777777" w:rsidR="0046711E" w:rsidRPr="000D5DB5" w:rsidRDefault="0046711E" w:rsidP="0046711E">
      <w:r>
        <w:t>Starting at 18th level, activating a potion on your internal clock costs no reaction.</w:t>
      </w:r>
    </w:p>
    <w:p w14:paraId="0E061EA6" w14:textId="77777777" w:rsidR="00CB5DB9" w:rsidRDefault="00CB5DB9" w:rsidP="00CB5DB9"/>
    <w:p w14:paraId="1BD27A62" w14:textId="77777777" w:rsidR="00CB5DB9" w:rsidRPr="00CB5DB9" w:rsidRDefault="00CB5DB9" w:rsidP="00CB5DB9">
      <w:pPr>
        <w:rPr>
          <w:rFonts w:eastAsia="Times New Roman" w:cstheme="minorHAnsi"/>
          <w:b/>
          <w:bCs/>
          <w:color w:val="000000"/>
        </w:rPr>
      </w:pPr>
      <w:r w:rsidRPr="00CB5DB9">
        <w:rPr>
          <w:rFonts w:eastAsia="Times New Roman" w:cstheme="minorHAnsi"/>
          <w:b/>
          <w:bCs/>
          <w:color w:val="000000"/>
        </w:rPr>
        <w:t>Adaptable Inurement</w:t>
      </w:r>
    </w:p>
    <w:p w14:paraId="74ADBE4A" w14:textId="77777777" w:rsidR="00CB5DB9" w:rsidRDefault="00CB5DB9">
      <w:r>
        <w:t xml:space="preserve">Starting at 17th level, you can utilize a sample or body part of a </w:t>
      </w:r>
      <w:del w:id="1656" w:author="Admin" w:date="2020-10-19T19:59:00Z">
        <w:r w:rsidDel="002A032D">
          <w:delText xml:space="preserve">create </w:delText>
        </w:r>
      </w:del>
      <w:ins w:id="1657" w:author="Admin" w:date="2020-10-19T19:59:00Z">
        <w:r w:rsidR="002A032D">
          <w:t xml:space="preserve">creature </w:t>
        </w:r>
      </w:ins>
      <w:r>
        <w:t xml:space="preserve">and mix it into a potion as a Bonus Action, inuring the target to it. If inured this way, the target can use your temporary potion as if it were you. This includes anything from hair, </w:t>
      </w:r>
      <w:ins w:id="1658" w:author="Admin" w:date="2020-10-19T19:59:00Z">
        <w:r w:rsidR="002A032D">
          <w:t xml:space="preserve">a </w:t>
        </w:r>
      </w:ins>
      <w:r>
        <w:t xml:space="preserve">bit of skin, saliva, blood, or nails. </w:t>
      </w:r>
    </w:p>
    <w:p w14:paraId="486A2208" w14:textId="77777777" w:rsidR="00CB5DB9" w:rsidRDefault="00CB5DB9" w:rsidP="00CB5DB9">
      <w:r>
        <w:t xml:space="preserve">Furthermore, whenever it uses a potion inured to it, it can roll twice and choose the result when miscibility is rolled. </w:t>
      </w:r>
    </w:p>
    <w:p w14:paraId="2AA85E34" w14:textId="77777777" w:rsidR="00CB5DB9" w:rsidRDefault="00CB5DB9" w:rsidP="00CB5DB9">
      <w:r>
        <w:t xml:space="preserve">You are always counted as if you are inured to your own potions. If you could already roll twice on miscibility, you can roll three times instead. </w:t>
      </w:r>
    </w:p>
    <w:p w14:paraId="1832CDCE" w14:textId="77777777" w:rsidR="00CB5DB9" w:rsidRPr="000D5DB5" w:rsidRDefault="00CB5DB9" w:rsidP="0046711E"/>
    <w:p w14:paraId="700E144D" w14:textId="77777777" w:rsidR="0046711E" w:rsidRDefault="0046711E" w:rsidP="0046711E">
      <w:pPr>
        <w:rPr>
          <w:b/>
          <w:bCs/>
        </w:rPr>
      </w:pPr>
      <w:r>
        <w:rPr>
          <w:b/>
          <w:bCs/>
        </w:rPr>
        <w:t>Synthesized Potions</w:t>
      </w:r>
    </w:p>
    <w:p w14:paraId="672DBE37" w14:textId="77777777" w:rsidR="00023E79" w:rsidRDefault="0046711E" w:rsidP="00023E79">
      <w:r w:rsidRPr="000D5DB5">
        <w:t xml:space="preserve">Starting at 20th level, you can </w:t>
      </w:r>
      <w:r>
        <w:t>create synthesized potions. A synthesized potion has the benefit of one potion of a specific rarity, and includes the effect of another potion of a rarity two steps below.</w:t>
      </w:r>
      <w:r w:rsidR="00023E79">
        <w:t xml:space="preserve"> This does not risk miscibility.</w:t>
      </w:r>
      <w:r>
        <w:t xml:space="preserve"> </w:t>
      </w:r>
    </w:p>
    <w:p w14:paraId="60E721B7" w14:textId="77777777" w:rsidR="0046711E" w:rsidRDefault="0046711E" w:rsidP="009C1E28">
      <w:r>
        <w:t xml:space="preserve">For example, the rare-quality Globe of Invulnerability </w:t>
      </w:r>
      <w:r w:rsidR="000C0B6D">
        <w:t xml:space="preserve">Potion </w:t>
      </w:r>
      <w:r>
        <w:t xml:space="preserve">can be synthesized with a </w:t>
      </w:r>
      <w:r w:rsidR="00023E79">
        <w:t>Common-</w:t>
      </w:r>
      <w:r>
        <w:t xml:space="preserve">quality </w:t>
      </w:r>
      <w:r w:rsidR="000C0B6D">
        <w:t>Healing Potion</w:t>
      </w:r>
      <w:r>
        <w:t xml:space="preserve">. This costs the normal cost of the potion plus half the cost of the secondary potion. </w:t>
      </w:r>
    </w:p>
    <w:p w14:paraId="1E054C3D" w14:textId="77777777" w:rsidR="0046711E" w:rsidRPr="000D5DB5" w:rsidRDefault="0046711E" w:rsidP="0046711E">
      <w:r>
        <w:t xml:space="preserve">You can possess an indefinite number of synthesized potions, but create only one every 24 hours. </w:t>
      </w:r>
    </w:p>
    <w:p w14:paraId="4C4A8312" w14:textId="77777777" w:rsidR="003925F9" w:rsidRPr="000D5DB5" w:rsidRDefault="003925F9">
      <w:pPr>
        <w:contextualSpacing/>
        <w:rPr>
          <w:rFonts w:eastAsia="Times New Roman" w:cstheme="minorHAnsi"/>
          <w:sz w:val="24"/>
          <w:szCs w:val="24"/>
        </w:rPr>
      </w:pPr>
    </w:p>
    <w:p w14:paraId="61932B3E" w14:textId="10E5A5DD" w:rsidR="00317D9C" w:rsidRPr="00134BC3" w:rsidRDefault="00BC4553" w:rsidP="00F00B80">
      <w:pPr>
        <w:pStyle w:val="Heading3"/>
      </w:pPr>
      <w:bookmarkStart w:id="1659" w:name="_Toc54196386"/>
      <w:bookmarkStart w:id="1660" w:name="_Toc509138730"/>
      <w:r w:rsidRPr="00C17107">
        <w:t>Alchemy Path</w:t>
      </w:r>
      <w:bookmarkEnd w:id="1660"/>
      <w:r w:rsidR="006310FD">
        <w:t>s</w:t>
      </w:r>
      <w:bookmarkEnd w:id="1659"/>
    </w:p>
    <w:p w14:paraId="65EEE454" w14:textId="77777777" w:rsidR="00BE645A" w:rsidRPr="00134BC3" w:rsidRDefault="00BE645A" w:rsidP="00484192">
      <w:pPr>
        <w:pStyle w:val="Heading4"/>
      </w:pPr>
      <w:r w:rsidRPr="00134BC3">
        <w:t>Path of the Apothecary</w:t>
      </w:r>
    </w:p>
    <w:p w14:paraId="18BA5F8E" w14:textId="77777777" w:rsidR="00BE645A" w:rsidRPr="00134BC3" w:rsidRDefault="00847C44">
      <w:pPr>
        <w:pStyle w:val="NoSpacing"/>
        <w:contextualSpacing/>
        <w:rPr>
          <w:rFonts w:ascii="Goudy Old Style" w:hAnsi="Goudy Old Style"/>
        </w:rPr>
      </w:pPr>
      <w:r>
        <w:rPr>
          <w:rFonts w:ascii="Goudy Old Style" w:hAnsi="Goudy Old Style"/>
        </w:rPr>
        <w:t>You recognize</w:t>
      </w:r>
      <w:r w:rsidR="00BE645A" w:rsidRPr="000D5DB5">
        <w:rPr>
          <w:rFonts w:ascii="Goudy Old Style" w:hAnsi="Goudy Old Style"/>
        </w:rPr>
        <w:t xml:space="preserve"> no boundary of morality or faith</w:t>
      </w:r>
      <w:r>
        <w:rPr>
          <w:rFonts w:ascii="Goudy Old Style" w:hAnsi="Goudy Old Style"/>
        </w:rPr>
        <w:t xml:space="preserve"> in your </w:t>
      </w:r>
      <w:r w:rsidR="00BE645A" w:rsidRPr="000D5DB5">
        <w:rPr>
          <w:rFonts w:ascii="Goudy Old Style" w:hAnsi="Goudy Old Style"/>
        </w:rPr>
        <w:t>pursuit of weird science</w:t>
      </w:r>
      <w:r>
        <w:rPr>
          <w:rFonts w:ascii="Goudy Old Style" w:hAnsi="Goudy Old Style"/>
        </w:rPr>
        <w:t xml:space="preserve">. Reaching beyond </w:t>
      </w:r>
      <w:r w:rsidR="00BE645A" w:rsidRPr="000D5DB5">
        <w:rPr>
          <w:rFonts w:ascii="Goudy Old Style" w:hAnsi="Goudy Old Style"/>
        </w:rPr>
        <w:t>the realms of experiment</w:t>
      </w:r>
      <w:ins w:id="1661" w:author="Admin" w:date="2020-10-19T20:00:00Z">
        <w:r w:rsidR="002A032D">
          <w:rPr>
            <w:rFonts w:ascii="Goudy Old Style" w:hAnsi="Goudy Old Style"/>
          </w:rPr>
          <w:t>ion</w:t>
        </w:r>
      </w:ins>
      <w:r w:rsidR="00BE645A" w:rsidRPr="000D5DB5">
        <w:rPr>
          <w:rFonts w:ascii="Goudy Old Style" w:hAnsi="Goudy Old Style"/>
        </w:rPr>
        <w:t xml:space="preserve"> to dissect the supernatural</w:t>
      </w:r>
      <w:r>
        <w:rPr>
          <w:rFonts w:ascii="Goudy Old Style" w:hAnsi="Goudy Old Style"/>
        </w:rPr>
        <w:t xml:space="preserve">, you employ </w:t>
      </w:r>
      <w:r w:rsidR="00BE645A" w:rsidRPr="000D5DB5">
        <w:rPr>
          <w:rFonts w:ascii="Goudy Old Style" w:hAnsi="Goudy Old Style"/>
        </w:rPr>
        <w:t>necromancy, soul magic, and unusual diseases and poisons</w:t>
      </w:r>
      <w:r>
        <w:rPr>
          <w:rFonts w:ascii="Goudy Old Style" w:hAnsi="Goudy Old Style"/>
        </w:rPr>
        <w:t>. A</w:t>
      </w:r>
      <w:r w:rsidR="00BE645A" w:rsidRPr="000D5DB5">
        <w:rPr>
          <w:rFonts w:ascii="Goudy Old Style" w:hAnsi="Goudy Old Style"/>
        </w:rPr>
        <w:t>pothecaries</w:t>
      </w:r>
      <w:r>
        <w:rPr>
          <w:rFonts w:ascii="Goudy Old Style" w:hAnsi="Goudy Old Style"/>
        </w:rPr>
        <w:t xml:space="preserve"> usually dress</w:t>
      </w:r>
      <w:r w:rsidR="00BE645A" w:rsidRPr="000D5DB5">
        <w:rPr>
          <w:rFonts w:ascii="Goudy Old Style" w:hAnsi="Goudy Old Style"/>
        </w:rPr>
        <w:t xml:space="preserve"> as plague doctors or experimenters, deal</w:t>
      </w:r>
      <w:r>
        <w:rPr>
          <w:rFonts w:ascii="Goudy Old Style" w:hAnsi="Goudy Old Style"/>
        </w:rPr>
        <w:t>ing</w:t>
      </w:r>
      <w:r w:rsidR="00BE645A" w:rsidRPr="000D5DB5">
        <w:rPr>
          <w:rFonts w:ascii="Goudy Old Style" w:hAnsi="Goudy Old Style"/>
        </w:rPr>
        <w:t xml:space="preserve"> </w:t>
      </w:r>
      <w:r>
        <w:rPr>
          <w:rFonts w:ascii="Goudy Old Style" w:hAnsi="Goudy Old Style"/>
        </w:rPr>
        <w:t xml:space="preserve">with </w:t>
      </w:r>
      <w:r w:rsidR="00BE645A" w:rsidRPr="000D5DB5">
        <w:rPr>
          <w:rFonts w:ascii="Goudy Old Style" w:hAnsi="Goudy Old Style"/>
        </w:rPr>
        <w:t xml:space="preserve">death and </w:t>
      </w:r>
      <w:r>
        <w:rPr>
          <w:rFonts w:ascii="Goudy Old Style" w:hAnsi="Goudy Old Style"/>
        </w:rPr>
        <w:t xml:space="preserve">strange occult things </w:t>
      </w:r>
      <w:r w:rsidR="00BE645A" w:rsidRPr="000D5DB5">
        <w:rPr>
          <w:rFonts w:ascii="Goudy Old Style" w:hAnsi="Goudy Old Style"/>
        </w:rPr>
        <w:t xml:space="preserve">for reasons only they know. </w:t>
      </w:r>
    </w:p>
    <w:p w14:paraId="40F099C9" w14:textId="77777777" w:rsidR="00BE645A" w:rsidRPr="00134BC3" w:rsidRDefault="00BE645A">
      <w:pPr>
        <w:pStyle w:val="NoSpacing"/>
        <w:contextualSpacing/>
        <w:rPr>
          <w:rFonts w:ascii="Goudy Old Style" w:hAnsi="Goudy Old Style"/>
        </w:rPr>
      </w:pPr>
    </w:p>
    <w:p w14:paraId="69488DA2" w14:textId="77777777" w:rsidR="00AF13B0" w:rsidRDefault="00AF13B0">
      <w:pPr>
        <w:pStyle w:val="NoSpacing"/>
        <w:contextualSpacing/>
        <w:rPr>
          <w:rFonts w:ascii="Goudy Old Style" w:hAnsi="Goudy Old Style"/>
          <w:b/>
          <w:bCs/>
        </w:rPr>
      </w:pPr>
      <w:r>
        <w:rPr>
          <w:rFonts w:ascii="Goudy Old Style" w:hAnsi="Goudy Old Style"/>
          <w:b/>
          <w:bCs/>
        </w:rPr>
        <w:t>Apothecary Path Spells</w:t>
      </w:r>
    </w:p>
    <w:p w14:paraId="1F6E62FC" w14:textId="77777777" w:rsidR="00BE645A" w:rsidRPr="00134BC3" w:rsidRDefault="00BE645A">
      <w:pPr>
        <w:pStyle w:val="NoSpacing"/>
        <w:contextualSpacing/>
        <w:rPr>
          <w:rFonts w:ascii="Goudy Old Style" w:hAnsi="Goudy Old Style"/>
          <w:b/>
          <w:bCs/>
        </w:rPr>
      </w:pPr>
      <w:r w:rsidRPr="000D5DB5">
        <w:rPr>
          <w:rFonts w:ascii="Goudy Old Style" w:hAnsi="Goudy Old Style"/>
          <w:b/>
          <w:bCs/>
        </w:rPr>
        <w:t>Level</w:t>
      </w:r>
      <w:r w:rsidR="00847C44">
        <w:rPr>
          <w:rFonts w:ascii="Goudy Old Style" w:hAnsi="Goudy Old Style"/>
          <w:b/>
          <w:bCs/>
        </w:rPr>
        <w:tab/>
      </w:r>
      <w:r w:rsidRPr="000D5DB5">
        <w:rPr>
          <w:rFonts w:ascii="Goudy Old Style" w:hAnsi="Goudy Old Style"/>
          <w:b/>
          <w:bCs/>
        </w:rPr>
        <w:t>Spells</w:t>
      </w:r>
    </w:p>
    <w:p w14:paraId="68D81CEF" w14:textId="77777777" w:rsidR="00847C44" w:rsidRPr="00EF7C93" w:rsidRDefault="00847C44">
      <w:pPr>
        <w:contextualSpacing/>
        <w:rPr>
          <w:rFonts w:eastAsia="Times New Roman" w:cstheme="minorHAnsi"/>
          <w:sz w:val="24"/>
          <w:szCs w:val="24"/>
        </w:rPr>
      </w:pPr>
      <w:r w:rsidRPr="00EF7C93">
        <w:rPr>
          <w:rFonts w:eastAsia="Times New Roman" w:cstheme="minorHAnsi"/>
          <w:color w:val="000000"/>
        </w:rPr>
        <w:t>3rd</w:t>
      </w:r>
      <w:r>
        <w:rPr>
          <w:rFonts w:eastAsia="Times New Roman" w:cstheme="minorHAnsi"/>
          <w:color w:val="000000"/>
        </w:rPr>
        <w:tab/>
      </w:r>
      <w:r w:rsidR="004E1D1A">
        <w:rPr>
          <w:rFonts w:eastAsia="Times New Roman" w:cstheme="minorHAnsi"/>
          <w:color w:val="000000"/>
        </w:rPr>
        <w:t>Conjure undead (animate undead)</w:t>
      </w:r>
      <w:r>
        <w:rPr>
          <w:rFonts w:eastAsia="Times New Roman" w:cstheme="minorHAnsi"/>
          <w:color w:val="000000"/>
        </w:rPr>
        <w:t xml:space="preserve">, </w:t>
      </w:r>
      <w:r w:rsidR="00AF13B0">
        <w:rPr>
          <w:rFonts w:eastAsia="Times New Roman" w:cstheme="minorHAnsi"/>
          <w:color w:val="000000"/>
        </w:rPr>
        <w:t xml:space="preserve">curse </w:t>
      </w:r>
      <w:r>
        <w:rPr>
          <w:rFonts w:eastAsia="Times New Roman" w:cstheme="minorHAnsi"/>
          <w:color w:val="000000"/>
        </w:rPr>
        <w:t xml:space="preserve">of </w:t>
      </w:r>
      <w:r w:rsidR="00AF13B0">
        <w:rPr>
          <w:rFonts w:eastAsia="Times New Roman" w:cstheme="minorHAnsi"/>
          <w:color w:val="000000"/>
        </w:rPr>
        <w:t xml:space="preserve">agony </w:t>
      </w:r>
    </w:p>
    <w:p w14:paraId="45DAF04A" w14:textId="77777777" w:rsidR="00847C44" w:rsidRPr="00EF7C93" w:rsidRDefault="00847C44">
      <w:pPr>
        <w:contextualSpacing/>
        <w:rPr>
          <w:rFonts w:eastAsia="Times New Roman" w:cstheme="minorHAnsi"/>
          <w:sz w:val="24"/>
          <w:szCs w:val="24"/>
        </w:rPr>
      </w:pPr>
      <w:r w:rsidRPr="00EF7C93">
        <w:rPr>
          <w:rFonts w:eastAsia="Times New Roman" w:cstheme="minorHAnsi"/>
          <w:color w:val="000000"/>
        </w:rPr>
        <w:t>5th</w:t>
      </w:r>
      <w:r w:rsidR="00AF13B0">
        <w:rPr>
          <w:rFonts w:eastAsia="Times New Roman" w:cstheme="minorHAnsi"/>
          <w:color w:val="000000"/>
        </w:rPr>
        <w:tab/>
        <w:t>Rune array (vampiric)</w:t>
      </w:r>
      <w:r w:rsidRPr="00EF7C93">
        <w:rPr>
          <w:rFonts w:eastAsia="Times New Roman" w:cstheme="minorHAnsi"/>
          <w:color w:val="000000"/>
        </w:rPr>
        <w:t xml:space="preserve">, </w:t>
      </w:r>
      <w:r w:rsidR="00AF13B0">
        <w:rPr>
          <w:rFonts w:eastAsia="Times New Roman" w:cstheme="minorHAnsi"/>
          <w:color w:val="000000"/>
        </w:rPr>
        <w:t>r</w:t>
      </w:r>
      <w:r w:rsidR="00AF13B0" w:rsidRPr="00EF7C93">
        <w:rPr>
          <w:rFonts w:eastAsia="Times New Roman" w:cstheme="minorHAnsi"/>
          <w:color w:val="000000"/>
        </w:rPr>
        <w:t xml:space="preserve">ay </w:t>
      </w:r>
      <w:r w:rsidRPr="00EF7C93">
        <w:rPr>
          <w:rFonts w:eastAsia="Times New Roman" w:cstheme="minorHAnsi"/>
          <w:color w:val="000000"/>
        </w:rPr>
        <w:t xml:space="preserve">of </w:t>
      </w:r>
      <w:r w:rsidR="00AF13B0">
        <w:rPr>
          <w:rFonts w:eastAsia="Times New Roman" w:cstheme="minorHAnsi"/>
          <w:color w:val="000000"/>
        </w:rPr>
        <w:t>e</w:t>
      </w:r>
      <w:r w:rsidR="00AF13B0" w:rsidRPr="00EF7C93">
        <w:rPr>
          <w:rFonts w:eastAsia="Times New Roman" w:cstheme="minorHAnsi"/>
          <w:color w:val="000000"/>
        </w:rPr>
        <w:t xml:space="preserve">nfeeblement </w:t>
      </w:r>
    </w:p>
    <w:p w14:paraId="7B411D32" w14:textId="77777777" w:rsidR="00847C44" w:rsidRPr="00EF7C93" w:rsidRDefault="00847C44">
      <w:pPr>
        <w:contextualSpacing/>
        <w:rPr>
          <w:rFonts w:eastAsia="Times New Roman" w:cstheme="minorHAnsi"/>
          <w:sz w:val="24"/>
          <w:szCs w:val="24"/>
        </w:rPr>
      </w:pPr>
      <w:r w:rsidRPr="00EF7C93">
        <w:rPr>
          <w:rFonts w:eastAsia="Times New Roman" w:cstheme="minorHAnsi"/>
          <w:color w:val="000000"/>
        </w:rPr>
        <w:lastRenderedPageBreak/>
        <w:t>9th</w:t>
      </w:r>
      <w:r w:rsidR="00AF13B0">
        <w:rPr>
          <w:rFonts w:eastAsia="Times New Roman" w:cstheme="minorHAnsi"/>
          <w:color w:val="000000"/>
        </w:rPr>
        <w:tab/>
      </w:r>
      <w:r>
        <w:rPr>
          <w:rFonts w:eastAsia="Times New Roman" w:cstheme="minorHAnsi"/>
          <w:color w:val="000000"/>
        </w:rPr>
        <w:t xml:space="preserve">Feign </w:t>
      </w:r>
      <w:r w:rsidR="00AF13B0">
        <w:rPr>
          <w:rFonts w:eastAsia="Times New Roman" w:cstheme="minorHAnsi"/>
          <w:color w:val="000000"/>
        </w:rPr>
        <w:t>death</w:t>
      </w:r>
      <w:r w:rsidRPr="00EF7C93">
        <w:rPr>
          <w:rFonts w:eastAsia="Times New Roman" w:cstheme="minorHAnsi"/>
          <w:color w:val="000000"/>
        </w:rPr>
        <w:t xml:space="preserve">, </w:t>
      </w:r>
      <w:r w:rsidR="00AF13B0">
        <w:rPr>
          <w:rFonts w:eastAsia="Times New Roman" w:cstheme="minorHAnsi"/>
          <w:color w:val="000000"/>
        </w:rPr>
        <w:t>stinking cloud</w:t>
      </w:r>
    </w:p>
    <w:p w14:paraId="0C0A10F6" w14:textId="77777777" w:rsidR="00847C44" w:rsidRPr="00EF7C93" w:rsidRDefault="00847C44">
      <w:pPr>
        <w:contextualSpacing/>
        <w:rPr>
          <w:rFonts w:eastAsia="Times New Roman" w:cstheme="minorHAnsi"/>
          <w:sz w:val="24"/>
          <w:szCs w:val="24"/>
        </w:rPr>
      </w:pPr>
      <w:r w:rsidRPr="00EF7C93">
        <w:rPr>
          <w:rFonts w:eastAsia="Times New Roman" w:cstheme="minorHAnsi"/>
          <w:color w:val="000000"/>
        </w:rPr>
        <w:t>13t</w:t>
      </w:r>
      <w:r>
        <w:rPr>
          <w:rFonts w:eastAsia="Times New Roman" w:cstheme="minorHAnsi"/>
          <w:color w:val="000000"/>
        </w:rPr>
        <w:t>h</w:t>
      </w:r>
      <w:r w:rsidR="00AF13B0">
        <w:rPr>
          <w:rFonts w:eastAsia="Times New Roman" w:cstheme="minorHAnsi"/>
          <w:color w:val="000000"/>
        </w:rPr>
        <w:tab/>
        <w:t>Confusion</w:t>
      </w:r>
      <w:r>
        <w:rPr>
          <w:rFonts w:eastAsia="Times New Roman" w:cstheme="minorHAnsi"/>
          <w:color w:val="000000"/>
        </w:rPr>
        <w:t xml:space="preserve">, </w:t>
      </w:r>
      <w:r w:rsidR="00AF13B0">
        <w:rPr>
          <w:rFonts w:eastAsia="Times New Roman" w:cstheme="minorHAnsi"/>
          <w:color w:val="000000"/>
        </w:rPr>
        <w:t>cripple</w:t>
      </w:r>
    </w:p>
    <w:p w14:paraId="79396257" w14:textId="77777777" w:rsidR="00847C44" w:rsidRPr="00EF7C93" w:rsidRDefault="00847C44">
      <w:pPr>
        <w:contextualSpacing/>
        <w:rPr>
          <w:rFonts w:eastAsia="Times New Roman" w:cstheme="minorHAnsi"/>
          <w:sz w:val="24"/>
          <w:szCs w:val="24"/>
        </w:rPr>
      </w:pPr>
      <w:r w:rsidRPr="00EF7C93">
        <w:rPr>
          <w:rFonts w:eastAsia="Times New Roman" w:cstheme="minorHAnsi"/>
          <w:color w:val="000000"/>
        </w:rPr>
        <w:t>17t</w:t>
      </w:r>
      <w:r>
        <w:rPr>
          <w:rFonts w:eastAsia="Times New Roman" w:cstheme="minorHAnsi"/>
          <w:color w:val="000000"/>
        </w:rPr>
        <w:t>h</w:t>
      </w:r>
      <w:r w:rsidR="00AF13B0">
        <w:rPr>
          <w:rFonts w:eastAsia="Times New Roman" w:cstheme="minorHAnsi"/>
          <w:color w:val="000000"/>
        </w:rPr>
        <w:tab/>
      </w:r>
      <w:r w:rsidRPr="00EF7C93">
        <w:rPr>
          <w:rFonts w:eastAsia="Times New Roman" w:cstheme="minorHAnsi"/>
          <w:color w:val="000000"/>
        </w:rPr>
        <w:t>Contagion</w:t>
      </w:r>
      <w:r>
        <w:rPr>
          <w:rFonts w:eastAsia="Times New Roman" w:cstheme="minorHAnsi"/>
          <w:color w:val="000000"/>
        </w:rPr>
        <w:t xml:space="preserve">, </w:t>
      </w:r>
      <w:r w:rsidR="00AF13B0">
        <w:rPr>
          <w:rFonts w:eastAsia="Times New Roman" w:cstheme="minorHAnsi"/>
          <w:color w:val="000000"/>
        </w:rPr>
        <w:t xml:space="preserve">flesh </w:t>
      </w:r>
      <w:r>
        <w:rPr>
          <w:rFonts w:eastAsia="Times New Roman" w:cstheme="minorHAnsi"/>
          <w:color w:val="000000"/>
        </w:rPr>
        <w:t xml:space="preserve">to </w:t>
      </w:r>
      <w:r w:rsidR="00AF13B0">
        <w:rPr>
          <w:rFonts w:eastAsia="Times New Roman" w:cstheme="minorHAnsi"/>
          <w:color w:val="000000"/>
        </w:rPr>
        <w:t>stone</w:t>
      </w:r>
    </w:p>
    <w:p w14:paraId="297E8D8E" w14:textId="77777777" w:rsidR="00847C44" w:rsidRDefault="00847C44">
      <w:pPr>
        <w:pStyle w:val="NoSpacing"/>
        <w:contextualSpacing/>
        <w:rPr>
          <w:rFonts w:ascii="Goudy Old Style" w:hAnsi="Goudy Old Style"/>
        </w:rPr>
      </w:pPr>
    </w:p>
    <w:p w14:paraId="7709546D" w14:textId="77777777" w:rsidR="007346A6" w:rsidRDefault="000D5DB5" w:rsidP="00236111">
      <w:pPr>
        <w:pStyle w:val="NoSpacing"/>
        <w:contextualSpacing/>
        <w:rPr>
          <w:rFonts w:ascii="Goudy Old Style" w:hAnsi="Goudy Old Style"/>
        </w:rPr>
      </w:pPr>
      <w:r w:rsidRPr="000D5DB5">
        <w:rPr>
          <w:rFonts w:ascii="Goudy Old Style" w:hAnsi="Goudy Old Style"/>
          <w:b/>
          <w:bCs/>
        </w:rPr>
        <w:t xml:space="preserve">Plague Zombies. </w:t>
      </w:r>
      <w:r>
        <w:rPr>
          <w:rFonts w:ascii="Goudy Old Style" w:hAnsi="Goudy Old Style"/>
        </w:rPr>
        <w:t>Upon gaining this archetype at 3rd level, you learn to imbue any undead</w:t>
      </w:r>
      <w:r w:rsidR="00DE1FAC">
        <w:rPr>
          <w:rFonts w:ascii="Goudy Old Style" w:hAnsi="Goudy Old Style"/>
        </w:rPr>
        <w:t xml:space="preserve"> creature</w:t>
      </w:r>
      <w:r>
        <w:rPr>
          <w:rFonts w:ascii="Goudy Old Style" w:hAnsi="Goudy Old Style"/>
        </w:rPr>
        <w:t xml:space="preserve"> you create</w:t>
      </w:r>
      <w:r w:rsidR="00DE1FAC">
        <w:rPr>
          <w:rFonts w:ascii="Goudy Old Style" w:hAnsi="Goudy Old Style"/>
        </w:rPr>
        <w:t xml:space="preserve"> or control</w:t>
      </w:r>
      <w:r>
        <w:rPr>
          <w:rFonts w:ascii="Goudy Old Style" w:hAnsi="Goudy Old Style"/>
        </w:rPr>
        <w:t xml:space="preserve"> </w:t>
      </w:r>
      <w:r w:rsidR="007346A6">
        <w:rPr>
          <w:rFonts w:ascii="Goudy Old Style" w:hAnsi="Goudy Old Style"/>
        </w:rPr>
        <w:t xml:space="preserve">by your potions </w:t>
      </w:r>
      <w:r>
        <w:rPr>
          <w:rFonts w:ascii="Goudy Old Style" w:hAnsi="Goudy Old Style"/>
        </w:rPr>
        <w:t xml:space="preserve">with </w:t>
      </w:r>
      <w:r w:rsidR="007346A6">
        <w:rPr>
          <w:rFonts w:ascii="Goudy Old Style" w:hAnsi="Goudy Old Style"/>
        </w:rPr>
        <w:t xml:space="preserve">any </w:t>
      </w:r>
      <w:r w:rsidR="00236111">
        <w:rPr>
          <w:rFonts w:ascii="Goudy Old Style" w:hAnsi="Goudy Old Style"/>
        </w:rPr>
        <w:t xml:space="preserve">one </w:t>
      </w:r>
      <w:r>
        <w:rPr>
          <w:rFonts w:ascii="Goudy Old Style" w:hAnsi="Goudy Old Style"/>
        </w:rPr>
        <w:t xml:space="preserve">poison or disease </w:t>
      </w:r>
      <w:r w:rsidR="00236111">
        <w:rPr>
          <w:rFonts w:ascii="Goudy Old Style" w:hAnsi="Goudy Old Style"/>
        </w:rPr>
        <w:t>you have</w:t>
      </w:r>
      <w:r>
        <w:rPr>
          <w:rFonts w:ascii="Goudy Old Style" w:hAnsi="Goudy Old Style"/>
        </w:rPr>
        <w:t xml:space="preserve">. </w:t>
      </w:r>
    </w:p>
    <w:p w14:paraId="3BF8E39E" w14:textId="77777777" w:rsidR="007346A6" w:rsidRDefault="007346A6" w:rsidP="00236111">
      <w:pPr>
        <w:pStyle w:val="NoSpacing"/>
        <w:contextualSpacing/>
        <w:rPr>
          <w:rFonts w:ascii="Goudy Old Style" w:hAnsi="Goudy Old Style"/>
        </w:rPr>
      </w:pPr>
      <w:r>
        <w:rPr>
          <w:rFonts w:ascii="Goudy Old Style" w:hAnsi="Goudy Old Style"/>
        </w:rPr>
        <w:t xml:space="preserve">You may imbue any corporeal undead with </w:t>
      </w:r>
      <w:r w:rsidR="00236111">
        <w:rPr>
          <w:rFonts w:ascii="Goudy Old Style" w:hAnsi="Goudy Old Style"/>
        </w:rPr>
        <w:t xml:space="preserve">up to three </w:t>
      </w:r>
      <w:r>
        <w:rPr>
          <w:rFonts w:ascii="Goudy Old Style" w:hAnsi="Goudy Old Style"/>
        </w:rPr>
        <w:t>dosage</w:t>
      </w:r>
      <w:r w:rsidR="00236111">
        <w:rPr>
          <w:rFonts w:ascii="Goudy Old Style" w:hAnsi="Goudy Old Style"/>
        </w:rPr>
        <w:t>s</w:t>
      </w:r>
      <w:r>
        <w:rPr>
          <w:rFonts w:ascii="Goudy Old Style" w:hAnsi="Goudy Old Style"/>
        </w:rPr>
        <w:t xml:space="preserve"> of a poison or disease, and allowing the creature to act as a carrier. It can then apply the poison, depending on the poison’s vector, as below:</w:t>
      </w:r>
    </w:p>
    <w:p w14:paraId="5640EE5A" w14:textId="77777777" w:rsidR="007346A6" w:rsidRDefault="00236111" w:rsidP="00236111">
      <w:pPr>
        <w:pStyle w:val="NoSpacing"/>
        <w:numPr>
          <w:ilvl w:val="0"/>
          <w:numId w:val="55"/>
        </w:numPr>
        <w:contextualSpacing/>
        <w:rPr>
          <w:rFonts w:ascii="Goudy Old Style" w:hAnsi="Goudy Old Style"/>
        </w:rPr>
      </w:pPr>
      <w:r>
        <w:rPr>
          <w:rFonts w:ascii="Goudy Old Style" w:hAnsi="Goudy Old Style"/>
        </w:rPr>
        <w:t>A dose of an inhaled poison or disease</w:t>
      </w:r>
      <w:r w:rsidR="007346A6">
        <w:rPr>
          <w:rFonts w:ascii="Goudy Old Style" w:hAnsi="Goudy Old Style"/>
        </w:rPr>
        <w:t xml:space="preserve"> can be exhaled</w:t>
      </w:r>
      <w:r w:rsidR="00186D01">
        <w:rPr>
          <w:rFonts w:ascii="Goudy Old Style" w:hAnsi="Goudy Old Style"/>
        </w:rPr>
        <w:t xml:space="preserve"> as an action</w:t>
      </w:r>
      <w:r w:rsidR="007346A6">
        <w:rPr>
          <w:rFonts w:ascii="Goudy Old Style" w:hAnsi="Goudy Old Style"/>
        </w:rPr>
        <w:t>, affecting creatures within 5 feet</w:t>
      </w:r>
      <w:r w:rsidR="00997DD1">
        <w:rPr>
          <w:rFonts w:ascii="Goudy Old Style" w:hAnsi="Goudy Old Style"/>
        </w:rPr>
        <w:t xml:space="preserve"> (plus 5 feet per size category above Medium)</w:t>
      </w:r>
      <w:r w:rsidR="007346A6">
        <w:rPr>
          <w:rFonts w:ascii="Goudy Old Style" w:hAnsi="Goudy Old Style"/>
        </w:rPr>
        <w:t>.</w:t>
      </w:r>
    </w:p>
    <w:p w14:paraId="1404D741" w14:textId="77777777" w:rsidR="007346A6" w:rsidRDefault="00236111" w:rsidP="00236111">
      <w:pPr>
        <w:pStyle w:val="NoSpacing"/>
        <w:numPr>
          <w:ilvl w:val="0"/>
          <w:numId w:val="55"/>
        </w:numPr>
        <w:contextualSpacing/>
        <w:rPr>
          <w:rFonts w:ascii="Goudy Old Style" w:hAnsi="Goudy Old Style"/>
        </w:rPr>
      </w:pPr>
      <w:r>
        <w:rPr>
          <w:rFonts w:ascii="Goudy Old Style" w:hAnsi="Goudy Old Style"/>
        </w:rPr>
        <w:t>A dose of a contact poison or disease</w:t>
      </w:r>
      <w:r w:rsidR="007346A6">
        <w:rPr>
          <w:rFonts w:ascii="Goudy Old Style" w:hAnsi="Goudy Old Style"/>
        </w:rPr>
        <w:t xml:space="preserve"> can be delivered with a </w:t>
      </w:r>
      <w:r w:rsidR="00186D01">
        <w:rPr>
          <w:rFonts w:ascii="Goudy Old Style" w:hAnsi="Goudy Old Style"/>
        </w:rPr>
        <w:t xml:space="preserve">successful </w:t>
      </w:r>
      <w:r w:rsidR="00997DD1">
        <w:rPr>
          <w:rFonts w:ascii="Goudy Old Style" w:hAnsi="Goudy Old Style"/>
        </w:rPr>
        <w:t xml:space="preserve">melee weapon </w:t>
      </w:r>
      <w:r w:rsidR="007346A6">
        <w:rPr>
          <w:rFonts w:ascii="Goudy Old Style" w:hAnsi="Goudy Old Style"/>
        </w:rPr>
        <w:t>attack</w:t>
      </w:r>
      <w:r w:rsidR="00186D01">
        <w:rPr>
          <w:rFonts w:ascii="Goudy Old Style" w:hAnsi="Goudy Old Style"/>
        </w:rPr>
        <w:t xml:space="preserve"> that inflicts the disease</w:t>
      </w:r>
      <w:r w:rsidR="007346A6">
        <w:rPr>
          <w:rFonts w:ascii="Goudy Old Style" w:hAnsi="Goudy Old Style"/>
        </w:rPr>
        <w:t>.</w:t>
      </w:r>
      <w:r w:rsidR="00186D01">
        <w:rPr>
          <w:rFonts w:ascii="Goudy Old Style" w:hAnsi="Goudy Old Style"/>
        </w:rPr>
        <w:t xml:space="preserve"> The attacker cannot add their ability modifier to damage for this attack. </w:t>
      </w:r>
    </w:p>
    <w:p w14:paraId="18C282F3" w14:textId="77777777" w:rsidR="007346A6" w:rsidRDefault="00236111" w:rsidP="00236111">
      <w:pPr>
        <w:pStyle w:val="NoSpacing"/>
        <w:numPr>
          <w:ilvl w:val="0"/>
          <w:numId w:val="55"/>
        </w:numPr>
        <w:contextualSpacing/>
        <w:rPr>
          <w:rFonts w:ascii="Goudy Old Style" w:hAnsi="Goudy Old Style"/>
        </w:rPr>
      </w:pPr>
      <w:r>
        <w:rPr>
          <w:rFonts w:ascii="Goudy Old Style" w:hAnsi="Goudy Old Style"/>
        </w:rPr>
        <w:t>A dose of an ingested poison or disease</w:t>
      </w:r>
      <w:r w:rsidR="007346A6">
        <w:rPr>
          <w:rFonts w:ascii="Goudy Old Style" w:hAnsi="Goudy Old Style"/>
        </w:rPr>
        <w:t xml:space="preserve"> can be projected onto edible food or drink</w:t>
      </w:r>
      <w:r w:rsidR="00186D01">
        <w:rPr>
          <w:rFonts w:ascii="Goudy Old Style" w:hAnsi="Goudy Old Style"/>
        </w:rPr>
        <w:t xml:space="preserve"> as an action</w:t>
      </w:r>
      <w:r w:rsidR="007346A6">
        <w:rPr>
          <w:rFonts w:ascii="Goudy Old Style" w:hAnsi="Goudy Old Style"/>
        </w:rPr>
        <w:t>.</w:t>
      </w:r>
      <w:r>
        <w:rPr>
          <w:rFonts w:ascii="Goudy Old Style" w:hAnsi="Goudy Old Style"/>
        </w:rPr>
        <w:t xml:space="preserve"> </w:t>
      </w:r>
    </w:p>
    <w:p w14:paraId="79266FCD" w14:textId="77777777" w:rsidR="000D5DB5" w:rsidRPr="00236111" w:rsidRDefault="00236111" w:rsidP="00236111">
      <w:pPr>
        <w:pStyle w:val="NoSpacing"/>
        <w:numPr>
          <w:ilvl w:val="0"/>
          <w:numId w:val="55"/>
        </w:numPr>
        <w:contextualSpacing/>
        <w:rPr>
          <w:rFonts w:ascii="Goudy Old Style" w:hAnsi="Goudy Old Style"/>
        </w:rPr>
      </w:pPr>
      <w:r>
        <w:rPr>
          <w:rFonts w:ascii="Goudy Old Style" w:hAnsi="Goudy Old Style"/>
        </w:rPr>
        <w:t>A dose of an injury poison or disease</w:t>
      </w:r>
      <w:r w:rsidR="007346A6">
        <w:rPr>
          <w:rFonts w:ascii="Goudy Old Style" w:hAnsi="Goudy Old Style"/>
        </w:rPr>
        <w:t xml:space="preserve"> can be delivered with a successful attack; one dose is delivered with each successful attack.</w:t>
      </w:r>
    </w:p>
    <w:p w14:paraId="529C0F45" w14:textId="77777777" w:rsidR="00236111" w:rsidRDefault="00222DAF">
      <w:pPr>
        <w:contextualSpacing/>
        <w:rPr>
          <w:rFonts w:eastAsia="Times New Roman" w:cstheme="minorHAnsi"/>
          <w:color w:val="000000"/>
        </w:rPr>
      </w:pPr>
      <w:r>
        <w:rPr>
          <w:rFonts w:eastAsia="Times New Roman" w:cstheme="minorHAnsi"/>
          <w:color w:val="000000"/>
        </w:rPr>
        <w:t xml:space="preserve">If you also chose the </w:t>
      </w:r>
      <w:del w:id="1662" w:author="Admin" w:date="2020-10-19T20:01:00Z">
        <w:r w:rsidRPr="00222DAF" w:rsidDel="002A032D">
          <w:delText>Mithrades</w:delText>
        </w:r>
        <w:r w:rsidDel="002A032D">
          <w:delText xml:space="preserve"> </w:delText>
        </w:r>
      </w:del>
      <w:ins w:id="1663" w:author="Admin" w:date="2020-10-19T20:01:00Z">
        <w:r w:rsidR="002A032D" w:rsidRPr="002A032D">
          <w:t xml:space="preserve">Mithridatism </w:t>
        </w:r>
      </w:ins>
      <w:r>
        <w:t xml:space="preserve">Weird Science feature, you can choose for </w:t>
      </w:r>
      <w:ins w:id="1664" w:author="Admin" w:date="2020-10-19T20:01:00Z">
        <w:r w:rsidR="0095700B">
          <w:t xml:space="preserve">some of </w:t>
        </w:r>
      </w:ins>
      <w:r>
        <w:t>your creations to host your doses</w:t>
      </w:r>
      <w:ins w:id="1665" w:author="Admin" w:date="2020-10-19T20:01:00Z">
        <w:r w:rsidR="0095700B">
          <w:t xml:space="preserve"> instead of you</w:t>
        </w:r>
      </w:ins>
      <w:r>
        <w:t xml:space="preserve">. </w:t>
      </w:r>
    </w:p>
    <w:p w14:paraId="4802B763" w14:textId="77777777" w:rsidR="00222DAF" w:rsidRDefault="00222DAF">
      <w:pPr>
        <w:contextualSpacing/>
        <w:rPr>
          <w:rFonts w:eastAsia="Times New Roman" w:cstheme="minorHAnsi"/>
          <w:color w:val="000000"/>
        </w:rPr>
      </w:pPr>
    </w:p>
    <w:p w14:paraId="2B422B54" w14:textId="77777777" w:rsidR="00960A3F" w:rsidRDefault="00960A3F" w:rsidP="00960A3F">
      <w:pPr>
        <w:pStyle w:val="NoSpacing"/>
        <w:contextualSpacing/>
        <w:rPr>
          <w:rFonts w:ascii="Goudy Old Style" w:hAnsi="Goudy Old Style"/>
        </w:rPr>
      </w:pPr>
      <w:r>
        <w:rPr>
          <w:rFonts w:ascii="Goudy Old Style" w:hAnsi="Goudy Old Style"/>
          <w:b/>
          <w:bCs/>
        </w:rPr>
        <w:t xml:space="preserve">Repair Flesh. </w:t>
      </w:r>
      <w:r>
        <w:rPr>
          <w:rFonts w:ascii="Goudy Old Style" w:hAnsi="Goudy Old Style"/>
        </w:rPr>
        <w:t xml:space="preserve">Also starting at 3rd level, your alchemist spells and potions that heal the living on your spell list can heal undead and constructs (such as </w:t>
      </w:r>
      <w:r w:rsidRPr="00874E3E">
        <w:rPr>
          <w:rFonts w:ascii="Goudy Old Style" w:hAnsi="Goudy Old Style"/>
          <w:i/>
          <w:iCs/>
        </w:rPr>
        <w:t>rejuvenation</w:t>
      </w:r>
      <w:r>
        <w:rPr>
          <w:rFonts w:ascii="Goudy Old Style" w:hAnsi="Goudy Old Style"/>
        </w:rPr>
        <w:t xml:space="preserve"> and </w:t>
      </w:r>
      <w:r w:rsidRPr="00874E3E">
        <w:rPr>
          <w:rFonts w:ascii="Goudy Old Style" w:hAnsi="Goudy Old Style"/>
          <w:i/>
          <w:iCs/>
        </w:rPr>
        <w:t>heal</w:t>
      </w:r>
      <w:r>
        <w:rPr>
          <w:rFonts w:ascii="Goudy Old Style" w:hAnsi="Goudy Old Style"/>
        </w:rPr>
        <w:t xml:space="preserve">). A given creature must be studied for at least one hour before you may adapt your alchemy to heal them, however. For instance, studying a forsaken for one hour allows you to heal all forsaken with the </w:t>
      </w:r>
      <w:r w:rsidRPr="006746EC">
        <w:rPr>
          <w:rFonts w:ascii="Goudy Old Style" w:hAnsi="Goudy Old Style"/>
          <w:i/>
          <w:iCs/>
        </w:rPr>
        <w:t>holy light</w:t>
      </w:r>
      <w:r>
        <w:rPr>
          <w:rFonts w:ascii="Goudy Old Style" w:hAnsi="Goudy Old Style"/>
        </w:rPr>
        <w:t xml:space="preserve"> spell if manifested as an alchemist spell (or potion).</w:t>
      </w:r>
    </w:p>
    <w:p w14:paraId="2485119B" w14:textId="77777777" w:rsidR="00960A3F" w:rsidRDefault="00960A3F" w:rsidP="00960A3F">
      <w:pPr>
        <w:pStyle w:val="NoSpacing"/>
        <w:contextualSpacing/>
        <w:rPr>
          <w:rFonts w:ascii="Goudy Old Style" w:hAnsi="Goudy Old Style"/>
          <w:b/>
          <w:bCs/>
        </w:rPr>
      </w:pPr>
    </w:p>
    <w:p w14:paraId="200123DA" w14:textId="77777777" w:rsidR="00960A3F" w:rsidRDefault="00960A3F" w:rsidP="00960A3F">
      <w:pPr>
        <w:contextualSpacing/>
        <w:rPr>
          <w:rFonts w:eastAsia="Times New Roman" w:cstheme="minorHAnsi"/>
          <w:color w:val="000000"/>
        </w:rPr>
      </w:pPr>
      <w:r>
        <w:rPr>
          <w:rFonts w:eastAsia="Times New Roman" w:cstheme="minorHAnsi"/>
          <w:b/>
          <w:bCs/>
          <w:color w:val="000000"/>
        </w:rPr>
        <w:t xml:space="preserve">Necromantic Mastery. </w:t>
      </w:r>
      <w:r>
        <w:rPr>
          <w:rFonts w:eastAsia="Times New Roman" w:cstheme="minorHAnsi"/>
          <w:color w:val="000000"/>
        </w:rPr>
        <w:t>Starting at 6th level, you add all spells of the Necromancy school from the Mage spell list to the Alchemist spell list, and can make potions out of them.</w:t>
      </w:r>
    </w:p>
    <w:p w14:paraId="66C9330A" w14:textId="77777777" w:rsidR="000D5DB5" w:rsidRPr="00134BC3" w:rsidRDefault="000D5DB5">
      <w:pPr>
        <w:contextualSpacing/>
        <w:rPr>
          <w:rFonts w:eastAsia="Times New Roman" w:cstheme="minorHAnsi"/>
          <w:color w:val="000000"/>
        </w:rPr>
      </w:pPr>
    </w:p>
    <w:p w14:paraId="4FB80676" w14:textId="77777777" w:rsidR="00222DAF" w:rsidRDefault="00BE645A">
      <w:pPr>
        <w:contextualSpacing/>
        <w:rPr>
          <w:rFonts w:eastAsia="Times New Roman" w:cstheme="minorHAnsi"/>
          <w:color w:val="000000"/>
        </w:rPr>
      </w:pPr>
      <w:r w:rsidRPr="00134BC3">
        <w:rPr>
          <w:rFonts w:eastAsia="Times New Roman" w:cstheme="minorHAnsi"/>
          <w:b/>
          <w:bCs/>
          <w:color w:val="000000"/>
        </w:rPr>
        <w:t>Biohazard</w:t>
      </w:r>
      <w:r w:rsidR="000D5DB5">
        <w:rPr>
          <w:rFonts w:eastAsia="Times New Roman" w:cstheme="minorHAnsi"/>
          <w:color w:val="000000"/>
        </w:rPr>
        <w:t xml:space="preserve">. </w:t>
      </w:r>
      <w:r w:rsidRPr="000D5DB5">
        <w:rPr>
          <w:rFonts w:eastAsia="Times New Roman" w:cstheme="minorHAnsi"/>
          <w:color w:val="000000"/>
        </w:rPr>
        <w:t xml:space="preserve">Starting at </w:t>
      </w:r>
      <w:r w:rsidR="009375DF">
        <w:rPr>
          <w:rFonts w:eastAsia="Times New Roman" w:cstheme="minorHAnsi"/>
          <w:color w:val="000000"/>
        </w:rPr>
        <w:t>10</w:t>
      </w:r>
      <w:r w:rsidR="009375DF" w:rsidRPr="000D5DB5">
        <w:rPr>
          <w:rFonts w:eastAsia="Times New Roman" w:cstheme="minorHAnsi"/>
          <w:color w:val="000000"/>
        </w:rPr>
        <w:t xml:space="preserve">th </w:t>
      </w:r>
      <w:r w:rsidRPr="000D5DB5">
        <w:rPr>
          <w:rFonts w:eastAsia="Times New Roman" w:cstheme="minorHAnsi"/>
          <w:color w:val="000000"/>
        </w:rPr>
        <w:t xml:space="preserve">level, </w:t>
      </w:r>
      <w:r w:rsidR="00222DAF">
        <w:rPr>
          <w:rFonts w:eastAsia="Times New Roman" w:cstheme="minorHAnsi"/>
          <w:color w:val="000000"/>
        </w:rPr>
        <w:t xml:space="preserve">you gain the </w:t>
      </w:r>
      <w:ins w:id="1666" w:author="Admin" w:date="2020-10-19T20:01:00Z">
        <w:r w:rsidR="002A032D" w:rsidRPr="002A032D">
          <w:rPr>
            <w:rFonts w:eastAsia="Times New Roman" w:cstheme="minorHAnsi"/>
            <w:color w:val="000000"/>
          </w:rPr>
          <w:t>Mithridatism</w:t>
        </w:r>
        <w:r w:rsidR="002A032D">
          <w:rPr>
            <w:rFonts w:eastAsia="Times New Roman" w:cstheme="minorHAnsi"/>
            <w:color w:val="000000"/>
          </w:rPr>
          <w:t xml:space="preserve"> </w:t>
        </w:r>
      </w:ins>
      <w:del w:id="1667" w:author="Admin" w:date="2020-10-19T20:01:00Z">
        <w:r w:rsidR="00222DAF" w:rsidDel="002A032D">
          <w:rPr>
            <w:rFonts w:eastAsia="Times New Roman" w:cstheme="minorHAnsi"/>
            <w:color w:val="000000"/>
          </w:rPr>
          <w:delText xml:space="preserve">Mithrades </w:delText>
        </w:r>
      </w:del>
      <w:r w:rsidR="00222DAF">
        <w:rPr>
          <w:rFonts w:eastAsia="Times New Roman" w:cstheme="minorHAnsi"/>
          <w:color w:val="000000"/>
        </w:rPr>
        <w:t xml:space="preserve">Weird Science feature if you didn’t choose it at level 1. </w:t>
      </w:r>
    </w:p>
    <w:p w14:paraId="61DCB20F" w14:textId="77777777" w:rsidR="00222DAF" w:rsidRDefault="00222DAF" w:rsidP="00222DAF">
      <w:pPr>
        <w:contextualSpacing/>
        <w:rPr>
          <w:rFonts w:eastAsia="Times New Roman" w:cstheme="minorHAnsi"/>
          <w:color w:val="000000"/>
        </w:rPr>
      </w:pPr>
      <w:r>
        <w:rPr>
          <w:rFonts w:eastAsia="Times New Roman" w:cstheme="minorHAnsi"/>
          <w:color w:val="000000"/>
        </w:rPr>
        <w:t>If you already have the feature, it is instead enhanced as follows;</w:t>
      </w:r>
    </w:p>
    <w:p w14:paraId="6AA7D771" w14:textId="77777777" w:rsidR="00222DAF" w:rsidRPr="00222DAF" w:rsidRDefault="00222DAF" w:rsidP="00222DAF">
      <w:pPr>
        <w:pStyle w:val="ListParagraph"/>
        <w:numPr>
          <w:ilvl w:val="0"/>
          <w:numId w:val="55"/>
        </w:numPr>
        <w:rPr>
          <w:rFonts w:eastAsia="Times New Roman" w:cstheme="minorHAnsi"/>
          <w:sz w:val="24"/>
          <w:szCs w:val="24"/>
        </w:rPr>
      </w:pPr>
      <w:r>
        <w:rPr>
          <w:rFonts w:eastAsia="Times New Roman" w:cstheme="minorHAnsi"/>
          <w:color w:val="000000"/>
        </w:rPr>
        <w:t xml:space="preserve">You have a maximum of 8 poison doses instead of 4, and you regain 2 doses when you complete a short rest. </w:t>
      </w:r>
    </w:p>
    <w:p w14:paraId="4400FCC4" w14:textId="77777777" w:rsidR="00222DAF" w:rsidRPr="00222DAF" w:rsidRDefault="00222DAF" w:rsidP="00222DAF">
      <w:pPr>
        <w:pStyle w:val="ListParagraph"/>
        <w:numPr>
          <w:ilvl w:val="0"/>
          <w:numId w:val="55"/>
        </w:numPr>
        <w:rPr>
          <w:rFonts w:eastAsia="Times New Roman" w:cstheme="minorHAnsi"/>
          <w:sz w:val="24"/>
          <w:szCs w:val="24"/>
        </w:rPr>
      </w:pPr>
      <w:r>
        <w:rPr>
          <w:rFonts w:eastAsia="Times New Roman" w:cstheme="minorHAnsi"/>
          <w:color w:val="000000"/>
        </w:rPr>
        <w:t xml:space="preserve">The poison DC is increased by 2. </w:t>
      </w:r>
    </w:p>
    <w:p w14:paraId="74EDC890" w14:textId="77777777" w:rsidR="000D5DB5" w:rsidRPr="00222DAF" w:rsidRDefault="000D5DB5" w:rsidP="00222DAF">
      <w:pPr>
        <w:pStyle w:val="ListParagraph"/>
        <w:numPr>
          <w:ilvl w:val="0"/>
          <w:numId w:val="55"/>
        </w:numPr>
        <w:rPr>
          <w:rFonts w:eastAsia="Times New Roman" w:cstheme="minorHAnsi"/>
          <w:sz w:val="24"/>
          <w:szCs w:val="24"/>
        </w:rPr>
      </w:pPr>
      <w:r w:rsidRPr="00222DAF">
        <w:rPr>
          <w:rFonts w:eastAsia="Times New Roman" w:cstheme="minorHAnsi"/>
          <w:color w:val="000000"/>
        </w:rPr>
        <w:t xml:space="preserve">Gaining acquired immunity to poisons or diseases requires only one-quarter the normal time. </w:t>
      </w:r>
      <w:r w:rsidR="00DE1FAC" w:rsidRPr="00222DAF">
        <w:rPr>
          <w:rFonts w:eastAsia="Times New Roman" w:cstheme="minorHAnsi"/>
          <w:color w:val="000000"/>
        </w:rPr>
        <w:t>See the Poisoner’s Kit for the ability to gain immunities against diseases or poisons.</w:t>
      </w:r>
    </w:p>
    <w:p w14:paraId="61342297" w14:textId="77777777" w:rsidR="00BE645A" w:rsidRPr="000D5DB5" w:rsidRDefault="000D5DB5" w:rsidP="009A75B7">
      <w:pPr>
        <w:contextualSpacing/>
        <w:rPr>
          <w:rFonts w:eastAsia="Times New Roman" w:cstheme="minorHAnsi"/>
          <w:sz w:val="24"/>
          <w:szCs w:val="24"/>
        </w:rPr>
      </w:pPr>
      <w:r>
        <w:rPr>
          <w:rFonts w:eastAsia="Times New Roman" w:cstheme="minorHAnsi"/>
          <w:color w:val="000000"/>
        </w:rPr>
        <w:br/>
      </w:r>
      <w:r>
        <w:rPr>
          <w:rFonts w:eastAsia="Times New Roman" w:cstheme="minorHAnsi"/>
          <w:b/>
          <w:bCs/>
          <w:color w:val="000000"/>
        </w:rPr>
        <w:t xml:space="preserve">Soul Science. </w:t>
      </w:r>
      <w:r w:rsidR="00BE645A" w:rsidRPr="000D5DB5">
        <w:rPr>
          <w:rFonts w:eastAsia="Times New Roman" w:cstheme="minorHAnsi"/>
          <w:color w:val="000000"/>
        </w:rPr>
        <w:t>Starting at 14th level, whenever you create or summon undead</w:t>
      </w:r>
      <w:r w:rsidR="006746EC">
        <w:rPr>
          <w:rFonts w:eastAsia="Times New Roman" w:cstheme="minorHAnsi"/>
          <w:color w:val="000000"/>
        </w:rPr>
        <w:t>, homunculi,</w:t>
      </w:r>
      <w:r w:rsidR="00BE645A" w:rsidRPr="000D5DB5">
        <w:rPr>
          <w:rFonts w:eastAsia="Times New Roman" w:cstheme="minorHAnsi"/>
          <w:color w:val="000000"/>
        </w:rPr>
        <w:t xml:space="preserve"> or constructs via </w:t>
      </w:r>
      <w:r w:rsidR="009A75B7">
        <w:rPr>
          <w:rFonts w:eastAsia="Times New Roman" w:cstheme="minorHAnsi"/>
          <w:color w:val="000000"/>
        </w:rPr>
        <w:t>alchemy (</w:t>
      </w:r>
      <w:r w:rsidR="000F09CE">
        <w:rPr>
          <w:rFonts w:eastAsia="Times New Roman" w:cstheme="minorHAnsi"/>
          <w:color w:val="000000"/>
        </w:rPr>
        <w:t xml:space="preserve">as with the </w:t>
      </w:r>
      <w:r w:rsidR="00847C44" w:rsidRPr="000F09CE">
        <w:rPr>
          <w:rFonts w:eastAsia="Times New Roman" w:cstheme="minorHAnsi"/>
          <w:i/>
          <w:iCs/>
          <w:color w:val="000000"/>
        </w:rPr>
        <w:t>conjure</w:t>
      </w:r>
      <w:r w:rsidR="009A75B7">
        <w:rPr>
          <w:rFonts w:eastAsia="Times New Roman" w:cstheme="minorHAnsi"/>
          <w:color w:val="000000"/>
        </w:rPr>
        <w:t xml:space="preserve"> spell)</w:t>
      </w:r>
      <w:r w:rsidR="00BE645A" w:rsidRPr="000D5DB5">
        <w:rPr>
          <w:rFonts w:eastAsia="Times New Roman" w:cstheme="minorHAnsi"/>
          <w:color w:val="000000"/>
        </w:rPr>
        <w:t xml:space="preserve">, </w:t>
      </w:r>
      <w:r w:rsidR="00847C44">
        <w:rPr>
          <w:rFonts w:eastAsia="Times New Roman" w:cstheme="minorHAnsi"/>
          <w:color w:val="000000"/>
        </w:rPr>
        <w:t xml:space="preserve">you may grant the creature </w:t>
      </w:r>
      <w:r w:rsidR="00BE645A" w:rsidRPr="000D5DB5">
        <w:rPr>
          <w:rFonts w:eastAsia="Times New Roman" w:cstheme="minorHAnsi"/>
          <w:color w:val="000000"/>
        </w:rPr>
        <w:t>Blindsight against living and undead creatures, as well as constructs and devices that work off an electrical source.</w:t>
      </w:r>
      <w:r w:rsidR="00847C44">
        <w:rPr>
          <w:rFonts w:eastAsia="Times New Roman" w:cstheme="minorHAnsi"/>
          <w:color w:val="000000"/>
        </w:rPr>
        <w:t xml:space="preserve"> </w:t>
      </w:r>
      <w:r w:rsidR="000F09CE">
        <w:rPr>
          <w:rFonts w:eastAsia="Times New Roman" w:cstheme="minorHAnsi"/>
          <w:color w:val="000000"/>
        </w:rPr>
        <w:t xml:space="preserve">The Blindsight only works up to 60 feet, but the creature is not blind beyond that radius. </w:t>
      </w:r>
    </w:p>
    <w:p w14:paraId="281FD273" w14:textId="77777777" w:rsidR="00BE645A" w:rsidRPr="000D5DB5" w:rsidRDefault="00BE645A">
      <w:pPr>
        <w:contextualSpacing/>
        <w:rPr>
          <w:rFonts w:eastAsia="Times New Roman" w:cstheme="minorHAnsi"/>
          <w:sz w:val="24"/>
          <w:szCs w:val="24"/>
        </w:rPr>
      </w:pPr>
    </w:p>
    <w:p w14:paraId="67D94637" w14:textId="77777777" w:rsidR="00400E59" w:rsidRPr="00C17107" w:rsidRDefault="00400E59" w:rsidP="00484192">
      <w:pPr>
        <w:pStyle w:val="Heading4"/>
      </w:pPr>
      <w:r w:rsidRPr="00134BC3">
        <w:t>Path of the Mutant</w:t>
      </w:r>
    </w:p>
    <w:p w14:paraId="15678DEA" w14:textId="77777777" w:rsidR="003925F9" w:rsidRDefault="00847C44">
      <w:pPr>
        <w:pStyle w:val="NoSpacing"/>
        <w:contextualSpacing/>
        <w:rPr>
          <w:rFonts w:ascii="Goudy Old Style" w:hAnsi="Goudy Old Style"/>
        </w:rPr>
      </w:pPr>
      <w:r>
        <w:rPr>
          <w:rFonts w:ascii="Goudy Old Style" w:hAnsi="Goudy Old Style"/>
        </w:rPr>
        <w:t xml:space="preserve">You push your body past the normal limit—mutation is no mere </w:t>
      </w:r>
      <w:del w:id="1668" w:author="Admin" w:date="2020-10-19T20:02:00Z">
        <w:r w:rsidDel="0095700B">
          <w:rPr>
            <w:rFonts w:ascii="Goudy Old Style" w:hAnsi="Goudy Old Style"/>
          </w:rPr>
          <w:delText xml:space="preserve">rage </w:delText>
        </w:r>
      </w:del>
      <w:ins w:id="1669" w:author="Admin" w:date="2020-10-19T20:02:00Z">
        <w:r w:rsidR="0095700B">
          <w:rPr>
            <w:rFonts w:ascii="Goudy Old Style" w:hAnsi="Goudy Old Style"/>
          </w:rPr>
          <w:t xml:space="preserve">rage </w:t>
        </w:r>
      </w:ins>
      <w:del w:id="1670" w:author="Admin" w:date="2020-10-19T20:02:00Z">
        <w:r w:rsidDel="0095700B">
          <w:rPr>
            <w:rFonts w:ascii="Goudy Old Style" w:hAnsi="Goudy Old Style"/>
          </w:rPr>
          <w:delText xml:space="preserve">of </w:delText>
        </w:r>
      </w:del>
      <w:ins w:id="1671" w:author="Admin" w:date="2020-10-19T20:02:00Z">
        <w:r w:rsidR="0095700B">
          <w:rPr>
            <w:rFonts w:ascii="Goudy Old Style" w:hAnsi="Goudy Old Style"/>
          </w:rPr>
          <w:t xml:space="preserve">or </w:t>
        </w:r>
      </w:ins>
      <w:r>
        <w:rPr>
          <w:rFonts w:ascii="Goudy Old Style" w:hAnsi="Goudy Old Style"/>
        </w:rPr>
        <w:t>chemical reaction; it is a secret science only you know. Mutants are often ostracized by society, which sees such unstable people to be dangerous and fickle in their moods.</w:t>
      </w:r>
    </w:p>
    <w:p w14:paraId="40BC0CFE" w14:textId="77777777" w:rsidR="00847C44" w:rsidRDefault="00847C44">
      <w:pPr>
        <w:pStyle w:val="NoSpacing"/>
        <w:contextualSpacing/>
        <w:rPr>
          <w:rFonts w:ascii="Goudy Old Style" w:hAnsi="Goudy Old Style"/>
        </w:rPr>
      </w:pPr>
    </w:p>
    <w:p w14:paraId="094B54F4" w14:textId="77777777" w:rsidR="00AF13B0" w:rsidRDefault="00AF13B0">
      <w:pPr>
        <w:pStyle w:val="NoSpacing"/>
        <w:contextualSpacing/>
        <w:rPr>
          <w:rFonts w:ascii="Goudy Old Style" w:hAnsi="Goudy Old Style"/>
          <w:b/>
          <w:bCs/>
        </w:rPr>
      </w:pPr>
      <w:r>
        <w:rPr>
          <w:rFonts w:ascii="Goudy Old Style" w:hAnsi="Goudy Old Style"/>
          <w:b/>
          <w:bCs/>
        </w:rPr>
        <w:t>Mutant Path Spells</w:t>
      </w:r>
    </w:p>
    <w:p w14:paraId="2A06BE9A" w14:textId="77777777" w:rsidR="00482607" w:rsidRPr="00134BC3" w:rsidRDefault="00482607">
      <w:pPr>
        <w:pStyle w:val="NoSpacing"/>
        <w:contextualSpacing/>
        <w:rPr>
          <w:rFonts w:ascii="Goudy Old Style" w:hAnsi="Goudy Old Style"/>
          <w:b/>
          <w:bCs/>
        </w:rPr>
      </w:pPr>
      <w:r w:rsidRPr="000D5DB5">
        <w:rPr>
          <w:rFonts w:ascii="Goudy Old Style" w:hAnsi="Goudy Old Style"/>
          <w:b/>
          <w:bCs/>
        </w:rPr>
        <w:t>Level</w:t>
      </w:r>
      <w:r>
        <w:rPr>
          <w:rFonts w:ascii="Goudy Old Style" w:hAnsi="Goudy Old Style"/>
          <w:b/>
          <w:bCs/>
        </w:rPr>
        <w:tab/>
      </w:r>
      <w:r w:rsidRPr="000D5DB5">
        <w:rPr>
          <w:rFonts w:ascii="Goudy Old Style" w:hAnsi="Goudy Old Style"/>
          <w:b/>
          <w:bCs/>
        </w:rPr>
        <w:t>Spells</w:t>
      </w:r>
    </w:p>
    <w:p w14:paraId="5FCAE8FE" w14:textId="77777777" w:rsidR="00482607" w:rsidRPr="00EF7C93" w:rsidRDefault="00482607">
      <w:pPr>
        <w:contextualSpacing/>
        <w:rPr>
          <w:rFonts w:eastAsia="Times New Roman" w:cstheme="minorHAnsi"/>
          <w:sz w:val="24"/>
          <w:szCs w:val="24"/>
        </w:rPr>
      </w:pPr>
      <w:r w:rsidRPr="00EF7C93">
        <w:rPr>
          <w:rFonts w:eastAsia="Times New Roman" w:cstheme="minorHAnsi"/>
          <w:color w:val="000000"/>
        </w:rPr>
        <w:t>3rd</w:t>
      </w:r>
      <w:r w:rsidR="00AF13B0">
        <w:rPr>
          <w:rFonts w:eastAsia="Times New Roman" w:cstheme="minorHAnsi"/>
          <w:color w:val="000000"/>
        </w:rPr>
        <w:tab/>
      </w:r>
      <w:r w:rsidR="00E06953">
        <w:rPr>
          <w:rFonts w:eastAsia="Times New Roman" w:cstheme="minorHAnsi"/>
          <w:color w:val="000000"/>
        </w:rPr>
        <w:t>Absorb elements, mage armor</w:t>
      </w:r>
    </w:p>
    <w:p w14:paraId="06594A51" w14:textId="19E0E991" w:rsidR="00482607" w:rsidRPr="00EF7C93" w:rsidRDefault="00482607">
      <w:pPr>
        <w:contextualSpacing/>
        <w:rPr>
          <w:rFonts w:eastAsia="Times New Roman" w:cstheme="minorHAnsi"/>
          <w:sz w:val="24"/>
          <w:szCs w:val="24"/>
        </w:rPr>
      </w:pPr>
      <w:r w:rsidRPr="00EF7C93">
        <w:rPr>
          <w:rFonts w:eastAsia="Times New Roman" w:cstheme="minorHAnsi"/>
          <w:color w:val="000000"/>
        </w:rPr>
        <w:t>5th</w:t>
      </w:r>
      <w:r w:rsidR="00AF13B0">
        <w:rPr>
          <w:rFonts w:eastAsia="Times New Roman" w:cstheme="minorHAnsi"/>
          <w:color w:val="000000"/>
        </w:rPr>
        <w:tab/>
      </w:r>
      <w:r w:rsidR="00E06953">
        <w:rPr>
          <w:rFonts w:eastAsia="Times New Roman" w:cstheme="minorHAnsi"/>
          <w:color w:val="000000"/>
        </w:rPr>
        <w:t xml:space="preserve">Alter self, </w:t>
      </w:r>
      <w:r w:rsidR="005D41AF">
        <w:rPr>
          <w:rFonts w:eastAsia="Times New Roman" w:cstheme="minorHAnsi"/>
          <w:color w:val="000000"/>
        </w:rPr>
        <w:t xml:space="preserve">berserker </w:t>
      </w:r>
      <w:del w:id="1672" w:author="Admin" w:date="2021-09-10T19:39:00Z">
        <w:r w:rsidR="005D41AF" w:rsidDel="004761D8">
          <w:rPr>
            <w:rFonts w:eastAsia="Times New Roman" w:cstheme="minorHAnsi"/>
            <w:color w:val="000000"/>
          </w:rPr>
          <w:delText>rage</w:delText>
        </w:r>
      </w:del>
      <w:ins w:id="1673" w:author="Admin" w:date="2021-09-10T19:39:00Z">
        <w:r w:rsidR="004761D8">
          <w:rPr>
            <w:rFonts w:eastAsia="Times New Roman" w:cstheme="minorHAnsi"/>
            <w:color w:val="000000"/>
          </w:rPr>
          <w:t>frenzy</w:t>
        </w:r>
      </w:ins>
    </w:p>
    <w:p w14:paraId="2A84CA70" w14:textId="77777777" w:rsidR="00482607" w:rsidRPr="00EF7C93" w:rsidRDefault="00482607">
      <w:pPr>
        <w:contextualSpacing/>
        <w:rPr>
          <w:rFonts w:eastAsia="Times New Roman" w:cstheme="minorHAnsi"/>
          <w:sz w:val="24"/>
          <w:szCs w:val="24"/>
        </w:rPr>
      </w:pPr>
      <w:r w:rsidRPr="00EF7C93">
        <w:rPr>
          <w:rFonts w:eastAsia="Times New Roman" w:cstheme="minorHAnsi"/>
          <w:color w:val="000000"/>
        </w:rPr>
        <w:t>9th</w:t>
      </w:r>
      <w:r w:rsidR="00AF13B0">
        <w:rPr>
          <w:rFonts w:eastAsia="Times New Roman" w:cstheme="minorHAnsi"/>
          <w:color w:val="000000"/>
        </w:rPr>
        <w:tab/>
      </w:r>
      <w:r w:rsidR="00E06953">
        <w:rPr>
          <w:rFonts w:eastAsia="Times New Roman" w:cstheme="minorHAnsi"/>
          <w:color w:val="000000"/>
        </w:rPr>
        <w:t>Fly, gaseous form</w:t>
      </w:r>
    </w:p>
    <w:p w14:paraId="4356E954" w14:textId="77777777" w:rsidR="00482607" w:rsidRPr="00EF7C93" w:rsidRDefault="00482607">
      <w:pPr>
        <w:contextualSpacing/>
        <w:rPr>
          <w:rFonts w:eastAsia="Times New Roman" w:cstheme="minorHAnsi"/>
          <w:sz w:val="24"/>
          <w:szCs w:val="24"/>
        </w:rPr>
      </w:pPr>
      <w:r w:rsidRPr="00EF7C93">
        <w:rPr>
          <w:rFonts w:eastAsia="Times New Roman" w:cstheme="minorHAnsi"/>
          <w:color w:val="000000"/>
        </w:rPr>
        <w:t>13t</w:t>
      </w:r>
      <w:r>
        <w:rPr>
          <w:rFonts w:eastAsia="Times New Roman" w:cstheme="minorHAnsi"/>
          <w:color w:val="000000"/>
        </w:rPr>
        <w:t>h</w:t>
      </w:r>
      <w:r w:rsidR="00AF13B0">
        <w:rPr>
          <w:rFonts w:eastAsia="Times New Roman" w:cstheme="minorHAnsi"/>
          <w:color w:val="000000"/>
        </w:rPr>
        <w:tab/>
      </w:r>
      <w:r>
        <w:rPr>
          <w:rFonts w:eastAsia="Times New Roman" w:cstheme="minorHAnsi"/>
          <w:color w:val="000000"/>
        </w:rPr>
        <w:t>Cripple</w:t>
      </w:r>
      <w:r w:rsidR="005D41AF">
        <w:rPr>
          <w:rFonts w:eastAsia="Times New Roman" w:cstheme="minorHAnsi"/>
          <w:color w:val="000000"/>
        </w:rPr>
        <w:t xml:space="preserve">, </w:t>
      </w:r>
      <w:r w:rsidR="000E1EED">
        <w:rPr>
          <w:rFonts w:eastAsia="Times New Roman" w:cstheme="minorHAnsi"/>
          <w:color w:val="000000"/>
        </w:rPr>
        <w:t>stoneskin</w:t>
      </w:r>
    </w:p>
    <w:p w14:paraId="78420FA8" w14:textId="77777777" w:rsidR="00482607" w:rsidRPr="00EF7C93" w:rsidRDefault="00482607">
      <w:pPr>
        <w:contextualSpacing/>
        <w:rPr>
          <w:rFonts w:eastAsia="Times New Roman" w:cstheme="minorHAnsi"/>
          <w:sz w:val="24"/>
          <w:szCs w:val="24"/>
        </w:rPr>
      </w:pPr>
      <w:r w:rsidRPr="00EF7C93">
        <w:rPr>
          <w:rFonts w:eastAsia="Times New Roman" w:cstheme="minorHAnsi"/>
          <w:color w:val="000000"/>
        </w:rPr>
        <w:t>17t</w:t>
      </w:r>
      <w:r>
        <w:rPr>
          <w:rFonts w:eastAsia="Times New Roman" w:cstheme="minorHAnsi"/>
          <w:color w:val="000000"/>
        </w:rPr>
        <w:t>h</w:t>
      </w:r>
      <w:r w:rsidR="00AF13B0">
        <w:rPr>
          <w:rFonts w:eastAsia="Times New Roman" w:cstheme="minorHAnsi"/>
          <w:color w:val="000000"/>
        </w:rPr>
        <w:tab/>
      </w:r>
      <w:r>
        <w:rPr>
          <w:rFonts w:eastAsia="Times New Roman" w:cstheme="minorHAnsi"/>
          <w:color w:val="000000"/>
        </w:rPr>
        <w:t xml:space="preserve">Flesh to </w:t>
      </w:r>
      <w:r w:rsidR="00E06953">
        <w:rPr>
          <w:rFonts w:eastAsia="Times New Roman" w:cstheme="minorHAnsi"/>
          <w:color w:val="000000"/>
        </w:rPr>
        <w:t>s</w:t>
      </w:r>
      <w:r>
        <w:rPr>
          <w:rFonts w:eastAsia="Times New Roman" w:cstheme="minorHAnsi"/>
          <w:color w:val="000000"/>
        </w:rPr>
        <w:t>tone</w:t>
      </w:r>
      <w:r w:rsidR="005D41AF">
        <w:rPr>
          <w:rFonts w:eastAsia="Times New Roman" w:cstheme="minorHAnsi"/>
          <w:color w:val="000000"/>
        </w:rPr>
        <w:t>, true seeing</w:t>
      </w:r>
    </w:p>
    <w:p w14:paraId="195F9F90" w14:textId="77777777" w:rsidR="00482607" w:rsidRDefault="00482607">
      <w:pPr>
        <w:pStyle w:val="NoSpacing"/>
        <w:contextualSpacing/>
        <w:rPr>
          <w:rFonts w:ascii="Goudy Old Style" w:hAnsi="Goudy Old Style"/>
        </w:rPr>
      </w:pPr>
    </w:p>
    <w:p w14:paraId="047910C9" w14:textId="77777777" w:rsidR="00872DDD" w:rsidRDefault="00482607" w:rsidP="00872DDD">
      <w:pPr>
        <w:pStyle w:val="NoSpacing"/>
        <w:contextualSpacing/>
        <w:rPr>
          <w:rFonts w:ascii="Goudy Old Style" w:hAnsi="Goudy Old Style"/>
        </w:rPr>
      </w:pPr>
      <w:r>
        <w:rPr>
          <w:rFonts w:ascii="Goudy Old Style" w:hAnsi="Goudy Old Style"/>
          <w:b/>
          <w:bCs/>
        </w:rPr>
        <w:t>Greater Mutate</w:t>
      </w:r>
      <w:r w:rsidRPr="000D5DB5">
        <w:rPr>
          <w:rFonts w:ascii="Goudy Old Style" w:hAnsi="Goudy Old Style"/>
          <w:b/>
          <w:bCs/>
        </w:rPr>
        <w:t xml:space="preserve">. </w:t>
      </w:r>
      <w:r>
        <w:rPr>
          <w:rFonts w:ascii="Goudy Old Style" w:hAnsi="Goudy Old Style"/>
        </w:rPr>
        <w:t xml:space="preserve">Upon gaining this archetype at 3rd level, </w:t>
      </w:r>
      <w:r w:rsidR="00E06953">
        <w:rPr>
          <w:rFonts w:ascii="Goudy Old Style" w:hAnsi="Goudy Old Style"/>
        </w:rPr>
        <w:t xml:space="preserve">you treat any </w:t>
      </w:r>
      <w:r w:rsidR="005D32EF" w:rsidRPr="005D32EF">
        <w:rPr>
          <w:rFonts w:ascii="Goudy Old Style" w:hAnsi="Goudy Old Style"/>
          <w:i/>
          <w:iCs/>
        </w:rPr>
        <w:t>m</w:t>
      </w:r>
      <w:r w:rsidR="00E06953" w:rsidRPr="005D32EF">
        <w:rPr>
          <w:rFonts w:ascii="Goudy Old Style" w:hAnsi="Goudy Old Style"/>
          <w:i/>
          <w:iCs/>
        </w:rPr>
        <w:t>utate</w:t>
      </w:r>
      <w:r w:rsidR="00E06953">
        <w:rPr>
          <w:rFonts w:ascii="Goudy Old Style" w:hAnsi="Goudy Old Style"/>
        </w:rPr>
        <w:t xml:space="preserve"> spell you benefit from as if it were heightened one level</w:t>
      </w:r>
      <w:r w:rsidR="00C70E43">
        <w:rPr>
          <w:rFonts w:ascii="Goudy Old Style" w:hAnsi="Goudy Old Style"/>
        </w:rPr>
        <w:t xml:space="preserve"> for </w:t>
      </w:r>
      <w:r w:rsidR="00DE1FAC">
        <w:rPr>
          <w:rFonts w:ascii="Goudy Old Style" w:hAnsi="Goudy Old Style"/>
        </w:rPr>
        <w:t>no cost</w:t>
      </w:r>
      <w:r w:rsidR="00474C43">
        <w:rPr>
          <w:rFonts w:ascii="Goudy Old Style" w:hAnsi="Goudy Old Style"/>
        </w:rPr>
        <w:t>, allowing certain mutations to become stronger</w:t>
      </w:r>
      <w:r w:rsidR="00E06953">
        <w:rPr>
          <w:rFonts w:ascii="Goudy Old Style" w:hAnsi="Goudy Old Style"/>
        </w:rPr>
        <w:t>.</w:t>
      </w:r>
      <w:r w:rsidR="00872DDD" w:rsidRPr="00872DDD">
        <w:rPr>
          <w:rFonts w:ascii="Goudy Old Style" w:hAnsi="Goudy Old Style"/>
        </w:rPr>
        <w:t xml:space="preserve"> </w:t>
      </w:r>
      <w:r w:rsidR="00872DDD">
        <w:rPr>
          <w:rFonts w:ascii="Goudy Old Style" w:hAnsi="Goudy Old Style"/>
        </w:rPr>
        <w:t xml:space="preserve">You always have the </w:t>
      </w:r>
      <w:r w:rsidR="00872DDD" w:rsidRPr="00874E3E">
        <w:rPr>
          <w:rFonts w:ascii="Goudy Old Style" w:hAnsi="Goudy Old Style"/>
          <w:i/>
          <w:iCs/>
        </w:rPr>
        <w:t>mutate</w:t>
      </w:r>
      <w:r w:rsidR="00872DDD">
        <w:rPr>
          <w:rFonts w:ascii="Goudy Old Style" w:hAnsi="Goudy Old Style"/>
        </w:rPr>
        <w:t xml:space="preserve"> spell memorized. </w:t>
      </w:r>
    </w:p>
    <w:p w14:paraId="3385AEB6" w14:textId="77777777" w:rsidR="00872DDD" w:rsidRDefault="009B3A27" w:rsidP="00442465">
      <w:pPr>
        <w:pStyle w:val="NoSpacing"/>
        <w:contextualSpacing/>
        <w:rPr>
          <w:rFonts w:ascii="Goudy Old Style" w:hAnsi="Goudy Old Style"/>
        </w:rPr>
      </w:pPr>
      <w:r>
        <w:rPr>
          <w:rFonts w:ascii="Goudy Old Style" w:hAnsi="Goudy Old Style"/>
        </w:rPr>
        <w:t>Furthermore, while under the effects of the spell, you gain a +2 bonus to damage rolls.</w:t>
      </w:r>
      <w:r w:rsidR="00E06953">
        <w:rPr>
          <w:rFonts w:ascii="Goudy Old Style" w:hAnsi="Goudy Old Style"/>
        </w:rPr>
        <w:t xml:space="preserve"> This </w:t>
      </w:r>
      <w:r w:rsidR="00872DDD">
        <w:rPr>
          <w:rFonts w:ascii="Goudy Old Style" w:hAnsi="Goudy Old Style"/>
        </w:rPr>
        <w:t xml:space="preserve">bonus </w:t>
      </w:r>
      <w:r w:rsidR="00E06953">
        <w:rPr>
          <w:rFonts w:ascii="Goudy Old Style" w:hAnsi="Goudy Old Style"/>
        </w:rPr>
        <w:t xml:space="preserve">also applies to any homunculus you have. </w:t>
      </w:r>
    </w:p>
    <w:p w14:paraId="2A8C3EBB" w14:textId="77777777" w:rsidR="00482607" w:rsidRDefault="00872DDD" w:rsidP="00872DDD">
      <w:pPr>
        <w:pStyle w:val="NoSpacing"/>
        <w:contextualSpacing/>
        <w:rPr>
          <w:rFonts w:ascii="Goudy Old Style" w:hAnsi="Goudy Old Style"/>
        </w:rPr>
      </w:pPr>
      <w:r>
        <w:rPr>
          <w:rFonts w:ascii="Goudy Old Style" w:hAnsi="Goudy Old Style"/>
        </w:rPr>
        <w:t>Lastly, y</w:t>
      </w:r>
      <w:r w:rsidR="000F09CE" w:rsidRPr="000F09CE">
        <w:rPr>
          <w:rFonts w:ascii="Goudy Old Style" w:hAnsi="Goudy Old Style"/>
        </w:rPr>
        <w:t>ou also gain proficiency in Strength saving throws.</w:t>
      </w:r>
    </w:p>
    <w:p w14:paraId="614F51C4" w14:textId="77777777" w:rsidR="00482607" w:rsidRDefault="00482607">
      <w:pPr>
        <w:contextualSpacing/>
        <w:rPr>
          <w:rFonts w:eastAsia="Times New Roman" w:cstheme="minorHAnsi"/>
          <w:color w:val="000000"/>
        </w:rPr>
      </w:pPr>
    </w:p>
    <w:p w14:paraId="3B00B122" w14:textId="77777777" w:rsidR="007B3ACD" w:rsidRDefault="007B3ACD" w:rsidP="007B3ACD">
      <w:pPr>
        <w:contextualSpacing/>
        <w:rPr>
          <w:rFonts w:eastAsia="Times New Roman" w:cstheme="minorHAnsi"/>
          <w:color w:val="000000"/>
        </w:rPr>
      </w:pPr>
      <w:r>
        <w:rPr>
          <w:rFonts w:eastAsia="Times New Roman" w:cstheme="minorHAnsi"/>
          <w:b/>
          <w:bCs/>
          <w:color w:val="000000"/>
        </w:rPr>
        <w:t xml:space="preserve">Mutate Potion. </w:t>
      </w:r>
      <w:r w:rsidRPr="00186D01">
        <w:rPr>
          <w:rFonts w:eastAsia="Times New Roman" w:cstheme="minorHAnsi"/>
          <w:color w:val="000000"/>
        </w:rPr>
        <w:t>Also</w:t>
      </w:r>
      <w:r>
        <w:rPr>
          <w:rFonts w:eastAsia="Times New Roman" w:cstheme="minorHAnsi"/>
          <w:b/>
          <w:bCs/>
          <w:color w:val="000000"/>
        </w:rPr>
        <w:t xml:space="preserve"> </w:t>
      </w:r>
      <w:r>
        <w:rPr>
          <w:rFonts w:eastAsia="Times New Roman" w:cstheme="minorHAnsi"/>
          <w:color w:val="000000"/>
        </w:rPr>
        <w:t xml:space="preserve">starting at 3rd level, you can spend 4 Crafting Points to change any potion you have into the </w:t>
      </w:r>
      <w:r w:rsidRPr="005D32EF">
        <w:rPr>
          <w:rFonts w:eastAsia="Times New Roman" w:cstheme="minorHAnsi"/>
          <w:i/>
          <w:iCs/>
          <w:color w:val="000000"/>
        </w:rPr>
        <w:t>rejuvenation</w:t>
      </w:r>
      <w:r>
        <w:rPr>
          <w:rFonts w:eastAsia="Times New Roman" w:cstheme="minorHAnsi"/>
          <w:color w:val="000000"/>
        </w:rPr>
        <w:t xml:space="preserve"> spell of the same spell level (up to the maximum spell level of the spell you can access). You memorize the </w:t>
      </w:r>
      <w:r>
        <w:rPr>
          <w:rFonts w:eastAsia="Times New Roman" w:cstheme="minorHAnsi"/>
          <w:i/>
          <w:iCs/>
          <w:color w:val="000000"/>
        </w:rPr>
        <w:t xml:space="preserve">rejuvenation </w:t>
      </w:r>
      <w:r>
        <w:rPr>
          <w:rFonts w:eastAsia="Times New Roman" w:cstheme="minorHAnsi"/>
          <w:color w:val="000000"/>
        </w:rPr>
        <w:t xml:space="preserve">spell. </w:t>
      </w:r>
    </w:p>
    <w:p w14:paraId="24983288" w14:textId="77777777" w:rsidR="00186D01" w:rsidRDefault="00186D01">
      <w:pPr>
        <w:contextualSpacing/>
        <w:rPr>
          <w:rFonts w:eastAsia="Times New Roman" w:cstheme="minorHAnsi"/>
          <w:b/>
          <w:bCs/>
          <w:color w:val="000000"/>
        </w:rPr>
      </w:pPr>
    </w:p>
    <w:p w14:paraId="7DD74253" w14:textId="77777777" w:rsidR="00442465" w:rsidRDefault="00482607" w:rsidP="00442465">
      <w:pPr>
        <w:contextualSpacing/>
        <w:rPr>
          <w:rFonts w:eastAsia="Times New Roman" w:cstheme="minorHAnsi"/>
          <w:color w:val="000000"/>
        </w:rPr>
      </w:pPr>
      <w:r>
        <w:rPr>
          <w:rFonts w:eastAsia="Times New Roman" w:cstheme="minorHAnsi"/>
          <w:b/>
          <w:bCs/>
          <w:color w:val="000000"/>
        </w:rPr>
        <w:t>Super Mutant</w:t>
      </w:r>
      <w:r>
        <w:rPr>
          <w:rFonts w:eastAsia="Times New Roman" w:cstheme="minorHAnsi"/>
          <w:color w:val="000000"/>
        </w:rPr>
        <w:t>. Starting at 6th level</w:t>
      </w:r>
      <w:r w:rsidR="00E06953">
        <w:rPr>
          <w:rFonts w:eastAsia="Times New Roman" w:cstheme="minorHAnsi"/>
          <w:color w:val="000000"/>
        </w:rPr>
        <w:t xml:space="preserve">, </w:t>
      </w:r>
      <w:r w:rsidR="00442465">
        <w:rPr>
          <w:rFonts w:eastAsia="Times New Roman" w:cstheme="minorHAnsi"/>
          <w:color w:val="000000"/>
        </w:rPr>
        <w:t xml:space="preserve">whenever you are under the effects of the </w:t>
      </w:r>
      <w:r w:rsidR="00442465">
        <w:rPr>
          <w:rFonts w:eastAsia="Times New Roman" w:cstheme="minorHAnsi"/>
          <w:i/>
          <w:iCs/>
          <w:color w:val="000000"/>
        </w:rPr>
        <w:t xml:space="preserve">mutate </w:t>
      </w:r>
      <w:r w:rsidR="00442465">
        <w:rPr>
          <w:rFonts w:eastAsia="Times New Roman" w:cstheme="minorHAnsi"/>
          <w:color w:val="000000"/>
        </w:rPr>
        <w:t xml:space="preserve">spell, you gain 1d6 temporary Hit Points per step of rarity (1d6 Common, 2d6 Uncommon, etc.). These fade at the end of the spell’s duration. </w:t>
      </w:r>
    </w:p>
    <w:p w14:paraId="46186FD3" w14:textId="77777777" w:rsidR="00C70E43" w:rsidRDefault="00442465" w:rsidP="00442465">
      <w:pPr>
        <w:contextualSpacing/>
        <w:rPr>
          <w:rFonts w:eastAsia="Times New Roman" w:cstheme="minorHAnsi"/>
          <w:color w:val="000000"/>
        </w:rPr>
      </w:pPr>
      <w:r>
        <w:rPr>
          <w:rFonts w:eastAsia="Times New Roman" w:cstheme="minorHAnsi"/>
          <w:color w:val="000000"/>
        </w:rPr>
        <w:t xml:space="preserve">Furthermore, </w:t>
      </w:r>
      <w:r w:rsidR="00E06953" w:rsidRPr="000D5DB5">
        <w:rPr>
          <w:rFonts w:eastAsia="Times New Roman" w:cstheme="minorHAnsi"/>
          <w:color w:val="000000"/>
        </w:rPr>
        <w:t>you can attack twice, instead of once, whenever you take the Attack action on your turn.</w:t>
      </w:r>
      <w:r w:rsidR="00E06953">
        <w:rPr>
          <w:rFonts w:eastAsia="Times New Roman" w:cstheme="minorHAnsi"/>
          <w:color w:val="000000"/>
        </w:rPr>
        <w:t xml:space="preserve"> </w:t>
      </w:r>
    </w:p>
    <w:p w14:paraId="3286CD4A" w14:textId="4EC4159A" w:rsidR="00C70E43" w:rsidRDefault="00442465">
      <w:pPr>
        <w:contextualSpacing/>
        <w:rPr>
          <w:rFonts w:eastAsia="Times New Roman" w:cstheme="minorHAnsi"/>
          <w:color w:val="000000"/>
        </w:rPr>
      </w:pPr>
      <w:r>
        <w:rPr>
          <w:rFonts w:eastAsia="Times New Roman" w:cstheme="minorHAnsi"/>
          <w:color w:val="000000"/>
        </w:rPr>
        <w:t>Lastly</w:t>
      </w:r>
      <w:r w:rsidR="00C70E43">
        <w:rPr>
          <w:rFonts w:eastAsia="Times New Roman" w:cstheme="minorHAnsi"/>
          <w:color w:val="000000"/>
        </w:rPr>
        <w:t xml:space="preserve">, you no longer gain exhaustion from the </w:t>
      </w:r>
      <w:r w:rsidR="00C70E43" w:rsidRPr="005D32EF">
        <w:rPr>
          <w:rFonts w:eastAsia="Times New Roman" w:cstheme="minorHAnsi"/>
          <w:i/>
          <w:iCs/>
          <w:color w:val="000000"/>
        </w:rPr>
        <w:t xml:space="preserve">berserker </w:t>
      </w:r>
      <w:del w:id="1674" w:author="Admin" w:date="2021-09-10T19:39:00Z">
        <w:r w:rsidR="00C70E43" w:rsidRPr="005D32EF" w:rsidDel="004761D8">
          <w:rPr>
            <w:rFonts w:eastAsia="Times New Roman" w:cstheme="minorHAnsi"/>
            <w:i/>
            <w:iCs/>
            <w:color w:val="000000"/>
          </w:rPr>
          <w:delText>rage</w:delText>
        </w:r>
        <w:r w:rsidR="00C70E43" w:rsidDel="004761D8">
          <w:rPr>
            <w:rFonts w:eastAsia="Times New Roman" w:cstheme="minorHAnsi"/>
            <w:color w:val="000000"/>
          </w:rPr>
          <w:delText xml:space="preserve"> </w:delText>
        </w:r>
      </w:del>
      <w:ins w:id="1675" w:author="Admin" w:date="2021-09-10T19:39:00Z">
        <w:r w:rsidR="004761D8">
          <w:rPr>
            <w:rFonts w:eastAsia="Times New Roman" w:cstheme="minorHAnsi"/>
            <w:i/>
            <w:iCs/>
            <w:color w:val="000000"/>
          </w:rPr>
          <w:t xml:space="preserve">frenzy </w:t>
        </w:r>
      </w:ins>
      <w:r w:rsidR="00C70E43">
        <w:rPr>
          <w:rFonts w:eastAsia="Times New Roman" w:cstheme="minorHAnsi"/>
          <w:color w:val="000000"/>
        </w:rPr>
        <w:t>spell</w:t>
      </w:r>
      <w:r w:rsidR="005D32EF">
        <w:rPr>
          <w:rFonts w:eastAsia="Times New Roman" w:cstheme="minorHAnsi"/>
          <w:color w:val="000000"/>
        </w:rPr>
        <w:t xml:space="preserve">, and you do not lose your action when the </w:t>
      </w:r>
      <w:r w:rsidR="005D32EF">
        <w:rPr>
          <w:rFonts w:eastAsia="Times New Roman" w:cstheme="minorHAnsi"/>
          <w:i/>
          <w:iCs/>
          <w:color w:val="000000"/>
        </w:rPr>
        <w:t xml:space="preserve">haste </w:t>
      </w:r>
      <w:r w:rsidR="005D32EF">
        <w:rPr>
          <w:rFonts w:eastAsia="Times New Roman" w:cstheme="minorHAnsi"/>
          <w:color w:val="000000"/>
        </w:rPr>
        <w:t>spell ends for you</w:t>
      </w:r>
      <w:r w:rsidR="00C70E43">
        <w:rPr>
          <w:rFonts w:eastAsia="Times New Roman" w:cstheme="minorHAnsi"/>
          <w:color w:val="000000"/>
        </w:rPr>
        <w:t xml:space="preserve">. </w:t>
      </w:r>
    </w:p>
    <w:p w14:paraId="787E6F57" w14:textId="77777777" w:rsidR="009375DF" w:rsidRDefault="009375DF">
      <w:pPr>
        <w:contextualSpacing/>
        <w:rPr>
          <w:rFonts w:eastAsia="Times New Roman" w:cstheme="minorHAnsi"/>
          <w:color w:val="000000"/>
        </w:rPr>
      </w:pPr>
    </w:p>
    <w:p w14:paraId="2582462E" w14:textId="52EBD685" w:rsidR="00C94797" w:rsidRDefault="00C70E43" w:rsidP="008B1EA0">
      <w:pPr>
        <w:contextualSpacing/>
        <w:rPr>
          <w:rFonts w:eastAsia="Times New Roman" w:cstheme="minorHAnsi"/>
          <w:color w:val="000000"/>
        </w:rPr>
        <w:pPrChange w:id="1676" w:author="Admin" w:date="2022-04-19T00:06:00Z">
          <w:pPr>
            <w:contextualSpacing/>
          </w:pPr>
        </w:pPrChange>
      </w:pPr>
      <w:r>
        <w:rPr>
          <w:rFonts w:eastAsia="Times New Roman" w:cstheme="minorHAnsi"/>
          <w:b/>
          <w:bCs/>
          <w:color w:val="000000"/>
        </w:rPr>
        <w:t>Battle Chemist</w:t>
      </w:r>
      <w:r w:rsidR="009375DF">
        <w:rPr>
          <w:rFonts w:eastAsia="Times New Roman" w:cstheme="minorHAnsi"/>
          <w:b/>
          <w:bCs/>
          <w:color w:val="000000"/>
        </w:rPr>
        <w:t xml:space="preserve">. </w:t>
      </w:r>
      <w:r w:rsidR="009375DF">
        <w:rPr>
          <w:rFonts w:eastAsia="Times New Roman" w:cstheme="minorHAnsi"/>
          <w:color w:val="000000"/>
        </w:rPr>
        <w:t xml:space="preserve">Starting on 10th level, </w:t>
      </w:r>
      <w:r w:rsidR="00DE1FAC">
        <w:rPr>
          <w:rFonts w:eastAsia="Times New Roman" w:cstheme="minorHAnsi"/>
          <w:color w:val="000000"/>
        </w:rPr>
        <w:t xml:space="preserve">you </w:t>
      </w:r>
      <w:del w:id="1677" w:author="Admin" w:date="2022-04-19T00:06:00Z">
        <w:r w:rsidR="00C94797" w:rsidDel="008B1EA0">
          <w:rPr>
            <w:rFonts w:eastAsia="Times New Roman" w:cstheme="minorHAnsi"/>
            <w:color w:val="000000"/>
          </w:rPr>
          <w:delText xml:space="preserve">gain </w:delText>
        </w:r>
        <w:r w:rsidR="00DE1FAC" w:rsidDel="008B1EA0">
          <w:rPr>
            <w:rFonts w:eastAsia="Times New Roman" w:cstheme="minorHAnsi"/>
            <w:color w:val="000000"/>
          </w:rPr>
          <w:delText xml:space="preserve">the </w:delText>
        </w:r>
        <w:r w:rsidR="000F09CE" w:rsidDel="008B1EA0">
          <w:rPr>
            <w:rFonts w:eastAsia="Times New Roman" w:cstheme="minorHAnsi"/>
            <w:color w:val="000000"/>
          </w:rPr>
          <w:delText>F</w:delText>
        </w:r>
        <w:r w:rsidR="00DE1FAC" w:rsidDel="008B1EA0">
          <w:rPr>
            <w:rFonts w:eastAsia="Times New Roman" w:cstheme="minorHAnsi"/>
            <w:color w:val="000000"/>
          </w:rPr>
          <w:delText xml:space="preserve">lash </w:delText>
        </w:r>
        <w:r w:rsidR="000F09CE" w:rsidDel="008B1EA0">
          <w:rPr>
            <w:rFonts w:eastAsia="Times New Roman" w:cstheme="minorHAnsi"/>
            <w:color w:val="000000"/>
          </w:rPr>
          <w:delText>B</w:delText>
        </w:r>
        <w:r w:rsidR="00DE1FAC" w:rsidDel="008B1EA0">
          <w:rPr>
            <w:rFonts w:eastAsia="Times New Roman" w:cstheme="minorHAnsi"/>
            <w:color w:val="000000"/>
          </w:rPr>
          <w:delText>omber talent</w:delText>
        </w:r>
      </w:del>
      <w:ins w:id="1678" w:author="Admin" w:date="2022-04-19T00:06:00Z">
        <w:r w:rsidR="008B1EA0">
          <w:rPr>
            <w:rFonts w:eastAsia="Times New Roman" w:cstheme="minorHAnsi"/>
            <w:color w:val="000000"/>
          </w:rPr>
          <w:t>double the num</w:t>
        </w:r>
      </w:ins>
      <w:r w:rsidR="00DE1FAC">
        <w:rPr>
          <w:rFonts w:eastAsia="Times New Roman" w:cstheme="minorHAnsi"/>
          <w:color w:val="000000"/>
        </w:rPr>
        <w:t xml:space="preserve">. </w:t>
      </w:r>
      <w:del w:id="1679" w:author="Admin" w:date="2022-04-19T00:05:00Z">
        <w:r w:rsidR="00C94797" w:rsidDel="008B1EA0">
          <w:rPr>
            <w:rFonts w:eastAsia="Times New Roman" w:cstheme="minorHAnsi"/>
            <w:color w:val="000000"/>
          </w:rPr>
          <w:delText>Th</w:delText>
        </w:r>
        <w:r w:rsidR="005D32EF" w:rsidDel="008B1EA0">
          <w:rPr>
            <w:rFonts w:eastAsia="Times New Roman" w:cstheme="minorHAnsi"/>
            <w:color w:val="000000"/>
          </w:rPr>
          <w:delText>ese uses</w:delText>
        </w:r>
        <w:r w:rsidR="00C94797" w:rsidDel="008B1EA0">
          <w:rPr>
            <w:rFonts w:eastAsia="Times New Roman" w:cstheme="minorHAnsi"/>
            <w:color w:val="000000"/>
          </w:rPr>
          <w:delText xml:space="preserve"> stack with the Weird Science feature</w:delText>
        </w:r>
        <w:r w:rsidR="005D32EF" w:rsidDel="008B1EA0">
          <w:rPr>
            <w:rFonts w:eastAsia="Times New Roman" w:cstheme="minorHAnsi"/>
            <w:color w:val="000000"/>
          </w:rPr>
          <w:delText xml:space="preserve"> (if you already chose it)</w:delText>
        </w:r>
        <w:r w:rsidR="00C94797" w:rsidDel="008B1EA0">
          <w:rPr>
            <w:rFonts w:eastAsia="Times New Roman" w:cstheme="minorHAnsi"/>
            <w:color w:val="000000"/>
          </w:rPr>
          <w:delText>.</w:delText>
        </w:r>
      </w:del>
      <w:r w:rsidR="00C94797">
        <w:rPr>
          <w:rFonts w:eastAsia="Times New Roman" w:cstheme="minorHAnsi"/>
          <w:color w:val="000000"/>
        </w:rPr>
        <w:t xml:space="preserve"> </w:t>
      </w:r>
    </w:p>
    <w:p w14:paraId="11CB2A01" w14:textId="049F6401" w:rsidR="0046711E" w:rsidRDefault="00C70E43">
      <w:pPr>
        <w:contextualSpacing/>
        <w:rPr>
          <w:rFonts w:eastAsia="Times New Roman" w:cstheme="minorHAnsi"/>
          <w:color w:val="000000"/>
        </w:rPr>
      </w:pPr>
      <w:r>
        <w:rPr>
          <w:rFonts w:eastAsia="Times New Roman" w:cstheme="minorHAnsi"/>
          <w:color w:val="000000"/>
        </w:rPr>
        <w:t xml:space="preserve">Also, whenever you are in the area of effect of the </w:t>
      </w:r>
      <w:r w:rsidR="00484192" w:rsidRPr="000F09CE">
        <w:rPr>
          <w:rFonts w:eastAsia="Times New Roman" w:cstheme="minorHAnsi"/>
          <w:i/>
          <w:iCs/>
          <w:color w:val="000000"/>
        </w:rPr>
        <w:t>e</w:t>
      </w:r>
      <w:r w:rsidRPr="000F09CE">
        <w:rPr>
          <w:rFonts w:eastAsia="Times New Roman" w:cstheme="minorHAnsi"/>
          <w:i/>
          <w:iCs/>
          <w:color w:val="000000"/>
        </w:rPr>
        <w:t>xplosion</w:t>
      </w:r>
      <w:r>
        <w:rPr>
          <w:rFonts w:eastAsia="Times New Roman" w:cstheme="minorHAnsi"/>
          <w:color w:val="000000"/>
        </w:rPr>
        <w:t xml:space="preserve"> spell</w:t>
      </w:r>
      <w:r w:rsidR="00EC6AE0">
        <w:rPr>
          <w:rFonts w:eastAsia="Times New Roman" w:cstheme="minorHAnsi"/>
          <w:color w:val="000000"/>
        </w:rPr>
        <w:t xml:space="preserve"> (regardless of </w:t>
      </w:r>
      <w:r w:rsidR="0046711E">
        <w:rPr>
          <w:rFonts w:eastAsia="Times New Roman" w:cstheme="minorHAnsi"/>
          <w:color w:val="000000"/>
        </w:rPr>
        <w:t>origin</w:t>
      </w:r>
      <w:r w:rsidR="00EC6AE0">
        <w:rPr>
          <w:rFonts w:eastAsia="Times New Roman" w:cstheme="minorHAnsi"/>
          <w:color w:val="000000"/>
        </w:rPr>
        <w:t>)</w:t>
      </w:r>
      <w:r>
        <w:rPr>
          <w:rFonts w:eastAsia="Times New Roman" w:cstheme="minorHAnsi"/>
          <w:color w:val="000000"/>
        </w:rPr>
        <w:t xml:space="preserve">, you can benefit from the </w:t>
      </w:r>
      <w:r w:rsidRPr="005D32EF">
        <w:rPr>
          <w:rFonts w:eastAsia="Times New Roman" w:cstheme="minorHAnsi"/>
          <w:i/>
          <w:iCs/>
          <w:color w:val="000000"/>
        </w:rPr>
        <w:t xml:space="preserve">berserker </w:t>
      </w:r>
      <w:del w:id="1680" w:author="Admin" w:date="2021-09-10T19:39:00Z">
        <w:r w:rsidRPr="005D32EF" w:rsidDel="004761D8">
          <w:rPr>
            <w:rFonts w:eastAsia="Times New Roman" w:cstheme="minorHAnsi"/>
            <w:i/>
            <w:iCs/>
            <w:color w:val="000000"/>
          </w:rPr>
          <w:delText>rage</w:delText>
        </w:r>
        <w:r w:rsidDel="004761D8">
          <w:rPr>
            <w:rFonts w:eastAsia="Times New Roman" w:cstheme="minorHAnsi"/>
            <w:color w:val="000000"/>
          </w:rPr>
          <w:delText xml:space="preserve"> </w:delText>
        </w:r>
      </w:del>
      <w:ins w:id="1681" w:author="Admin" w:date="2021-09-10T19:39:00Z">
        <w:r w:rsidR="004761D8">
          <w:rPr>
            <w:rFonts w:eastAsia="Times New Roman" w:cstheme="minorHAnsi"/>
            <w:i/>
            <w:iCs/>
            <w:color w:val="000000"/>
          </w:rPr>
          <w:t>frenzy</w:t>
        </w:r>
        <w:r w:rsidR="004761D8">
          <w:rPr>
            <w:rFonts w:eastAsia="Times New Roman" w:cstheme="minorHAnsi"/>
            <w:color w:val="000000"/>
          </w:rPr>
          <w:t xml:space="preserve"> </w:t>
        </w:r>
      </w:ins>
      <w:r>
        <w:rPr>
          <w:rFonts w:eastAsia="Times New Roman" w:cstheme="minorHAnsi"/>
          <w:color w:val="000000"/>
        </w:rPr>
        <w:t>spell</w:t>
      </w:r>
      <w:r w:rsidR="002D39C1">
        <w:rPr>
          <w:rFonts w:eastAsia="Times New Roman" w:cstheme="minorHAnsi"/>
          <w:color w:val="000000"/>
        </w:rPr>
        <w:t xml:space="preserve"> for 3 rounds. </w:t>
      </w:r>
    </w:p>
    <w:p w14:paraId="3A17334B" w14:textId="77777777" w:rsidR="000F09CE" w:rsidRDefault="000F09CE" w:rsidP="000F09CE">
      <w:pPr>
        <w:contextualSpacing/>
        <w:rPr>
          <w:rFonts w:eastAsia="Times New Roman" w:cstheme="minorHAnsi"/>
          <w:color w:val="000000"/>
        </w:rPr>
      </w:pPr>
    </w:p>
    <w:p w14:paraId="2717904D" w14:textId="77777777" w:rsidR="00482607" w:rsidRDefault="00482607" w:rsidP="0046711E">
      <w:pPr>
        <w:contextualSpacing/>
        <w:rPr>
          <w:rFonts w:eastAsia="Times New Roman" w:cstheme="minorHAnsi"/>
          <w:color w:val="000000"/>
        </w:rPr>
      </w:pPr>
      <w:r>
        <w:rPr>
          <w:rFonts w:eastAsia="Times New Roman" w:cstheme="minorHAnsi"/>
          <w:b/>
          <w:bCs/>
          <w:color w:val="000000"/>
        </w:rPr>
        <w:t xml:space="preserve">Greater Internal Clock. </w:t>
      </w:r>
      <w:r w:rsidRPr="000D5DB5">
        <w:rPr>
          <w:rFonts w:eastAsia="Times New Roman" w:cstheme="minorHAnsi"/>
          <w:color w:val="000000"/>
        </w:rPr>
        <w:t xml:space="preserve">Starting at 14th level, </w:t>
      </w:r>
      <w:r w:rsidR="00E06953">
        <w:rPr>
          <w:rFonts w:eastAsia="Times New Roman" w:cstheme="minorHAnsi"/>
          <w:color w:val="000000"/>
        </w:rPr>
        <w:t xml:space="preserve">you treat your proficiency bonus as if 2 points higher for the purposes of how many potions you can have active under your Internal Clock ability. Also, </w:t>
      </w:r>
      <w:ins w:id="1682" w:author="Admin" w:date="2020-10-19T20:02:00Z">
        <w:r w:rsidR="0095700B">
          <w:rPr>
            <w:rFonts w:eastAsia="Times New Roman" w:cstheme="minorHAnsi"/>
            <w:color w:val="000000"/>
          </w:rPr>
          <w:t xml:space="preserve">if </w:t>
        </w:r>
      </w:ins>
      <w:r w:rsidR="0046711E">
        <w:rPr>
          <w:rFonts w:eastAsia="Times New Roman" w:cstheme="minorHAnsi"/>
          <w:color w:val="000000"/>
        </w:rPr>
        <w:t>your Internal Clock ability would activate</w:t>
      </w:r>
      <w:r w:rsidR="00E06953">
        <w:rPr>
          <w:rFonts w:eastAsia="Times New Roman" w:cstheme="minorHAnsi"/>
          <w:color w:val="000000"/>
        </w:rPr>
        <w:t>, you may choose to withhold benefitting from it up to 1 minute.</w:t>
      </w:r>
      <w:r w:rsidR="0046711E">
        <w:rPr>
          <w:rFonts w:eastAsia="Times New Roman" w:cstheme="minorHAnsi"/>
          <w:color w:val="000000"/>
        </w:rPr>
        <w:t xml:space="preserve"> If you do not declare </w:t>
      </w:r>
      <w:ins w:id="1683" w:author="Admin" w:date="2020-10-19T20:02:00Z">
        <w:r w:rsidR="0095700B">
          <w:rPr>
            <w:rFonts w:eastAsia="Times New Roman" w:cstheme="minorHAnsi"/>
            <w:color w:val="000000"/>
          </w:rPr>
          <w:t xml:space="preserve">a </w:t>
        </w:r>
      </w:ins>
      <w:r w:rsidR="0046711E">
        <w:rPr>
          <w:rFonts w:eastAsia="Times New Roman" w:cstheme="minorHAnsi"/>
          <w:color w:val="000000"/>
        </w:rPr>
        <w:t>use of the ability (reaction if not in your turn, bonus action if it is) it fades at the end of the duration.</w:t>
      </w:r>
    </w:p>
    <w:p w14:paraId="4E079B76" w14:textId="77777777" w:rsidR="00482607" w:rsidRPr="000D5DB5" w:rsidRDefault="00482607">
      <w:pPr>
        <w:contextualSpacing/>
        <w:rPr>
          <w:rFonts w:eastAsia="Times New Roman" w:cstheme="minorHAnsi"/>
          <w:sz w:val="24"/>
          <w:szCs w:val="24"/>
        </w:rPr>
      </w:pPr>
    </w:p>
    <w:p w14:paraId="14E3CE45" w14:textId="77777777" w:rsidR="00BE645A" w:rsidRDefault="00BE645A" w:rsidP="00484192">
      <w:pPr>
        <w:pStyle w:val="Heading4"/>
      </w:pPr>
      <w:r w:rsidRPr="00134BC3">
        <w:t>Path of the Transmutor</w:t>
      </w:r>
    </w:p>
    <w:p w14:paraId="026CDCBA" w14:textId="77777777" w:rsidR="00E06953" w:rsidRDefault="00E06953">
      <w:pPr>
        <w:contextualSpacing/>
        <w:rPr>
          <w:rFonts w:cstheme="minorHAnsi"/>
          <w:color w:val="000000"/>
        </w:rPr>
      </w:pPr>
      <w:r w:rsidRPr="001F25FA">
        <w:rPr>
          <w:rFonts w:eastAsia="Times New Roman" w:cstheme="minorHAnsi"/>
          <w:color w:val="000000"/>
        </w:rPr>
        <w:t xml:space="preserve">Whereas </w:t>
      </w:r>
      <w:r>
        <w:rPr>
          <w:rFonts w:eastAsia="Times New Roman" w:cstheme="minorHAnsi"/>
          <w:color w:val="000000"/>
        </w:rPr>
        <w:t xml:space="preserve">the apothecary dabbles with the line between life and death, and the mutant experiments on themselves, you </w:t>
      </w:r>
      <w:r w:rsidR="005D41AF">
        <w:rPr>
          <w:rFonts w:eastAsia="Times New Roman" w:cstheme="minorHAnsi"/>
          <w:color w:val="000000"/>
        </w:rPr>
        <w:t>handle alchemy as a science and a tool, and are considered a more ‘classical’ alchemist. Transmutors are appreciated in societies, often serving in courts or in magical circles to quantify the true nature of alchemy</w:t>
      </w:r>
      <w:r w:rsidR="00484192">
        <w:rPr>
          <w:rFonts w:eastAsia="Times New Roman" w:cstheme="minorHAnsi"/>
          <w:color w:val="000000"/>
        </w:rPr>
        <w:t>, sicknesses,</w:t>
      </w:r>
      <w:r w:rsidR="005D41AF">
        <w:rPr>
          <w:rFonts w:eastAsia="Times New Roman" w:cstheme="minorHAnsi"/>
          <w:color w:val="000000"/>
        </w:rPr>
        <w:t xml:space="preserve"> and magic. In adventuring parties, they often focus on support.</w:t>
      </w:r>
    </w:p>
    <w:p w14:paraId="255C6CC4" w14:textId="77777777" w:rsidR="005D41AF" w:rsidRPr="001F25FA" w:rsidRDefault="005D41AF">
      <w:pPr>
        <w:contextualSpacing/>
        <w:rPr>
          <w:rFonts w:cstheme="minorHAnsi"/>
          <w:color w:val="000000"/>
        </w:rPr>
      </w:pPr>
    </w:p>
    <w:p w14:paraId="65C56096" w14:textId="77777777" w:rsidR="00AF13B0" w:rsidRDefault="00AF13B0">
      <w:pPr>
        <w:pStyle w:val="NoSpacing"/>
        <w:contextualSpacing/>
        <w:rPr>
          <w:rFonts w:ascii="Goudy Old Style" w:hAnsi="Goudy Old Style"/>
          <w:b/>
          <w:bCs/>
        </w:rPr>
      </w:pPr>
      <w:r>
        <w:rPr>
          <w:rFonts w:ascii="Goudy Old Style" w:hAnsi="Goudy Old Style"/>
          <w:b/>
          <w:bCs/>
        </w:rPr>
        <w:t>Transmutor Path Spells</w:t>
      </w:r>
    </w:p>
    <w:p w14:paraId="601752FA" w14:textId="77777777" w:rsidR="005D41AF" w:rsidRPr="00134BC3" w:rsidRDefault="005D41AF">
      <w:pPr>
        <w:pStyle w:val="NoSpacing"/>
        <w:contextualSpacing/>
        <w:rPr>
          <w:rFonts w:ascii="Goudy Old Style" w:hAnsi="Goudy Old Style"/>
          <w:b/>
          <w:bCs/>
        </w:rPr>
      </w:pPr>
      <w:r w:rsidRPr="000D5DB5">
        <w:rPr>
          <w:rFonts w:ascii="Goudy Old Style" w:hAnsi="Goudy Old Style"/>
          <w:b/>
          <w:bCs/>
        </w:rPr>
        <w:t>Level</w:t>
      </w:r>
      <w:r>
        <w:rPr>
          <w:rFonts w:ascii="Goudy Old Style" w:hAnsi="Goudy Old Style"/>
          <w:b/>
          <w:bCs/>
        </w:rPr>
        <w:tab/>
      </w:r>
      <w:r w:rsidRPr="000D5DB5">
        <w:rPr>
          <w:rFonts w:ascii="Goudy Old Style" w:hAnsi="Goudy Old Style"/>
          <w:b/>
          <w:bCs/>
        </w:rPr>
        <w:t>Spells</w:t>
      </w:r>
    </w:p>
    <w:p w14:paraId="79D71DA7" w14:textId="77777777" w:rsidR="005D41AF" w:rsidRPr="00EF7C93" w:rsidRDefault="005D41AF">
      <w:pPr>
        <w:contextualSpacing/>
        <w:rPr>
          <w:rFonts w:eastAsia="Times New Roman" w:cstheme="minorHAnsi"/>
          <w:sz w:val="24"/>
          <w:szCs w:val="24"/>
        </w:rPr>
      </w:pPr>
      <w:r w:rsidRPr="00EF7C93">
        <w:rPr>
          <w:rFonts w:eastAsia="Times New Roman" w:cstheme="minorHAnsi"/>
          <w:color w:val="000000"/>
        </w:rPr>
        <w:lastRenderedPageBreak/>
        <w:t>3rd</w:t>
      </w:r>
      <w:r>
        <w:rPr>
          <w:rFonts w:eastAsia="Times New Roman" w:cstheme="minorHAnsi"/>
          <w:color w:val="000000"/>
        </w:rPr>
        <w:tab/>
        <w:t xml:space="preserve">Fog cloud, holy light </w:t>
      </w:r>
    </w:p>
    <w:p w14:paraId="4C9991E5" w14:textId="77777777" w:rsidR="005D41AF" w:rsidRPr="00EF7C93" w:rsidRDefault="005D41AF">
      <w:pPr>
        <w:contextualSpacing/>
        <w:rPr>
          <w:rFonts w:eastAsia="Times New Roman" w:cstheme="minorHAnsi"/>
          <w:sz w:val="24"/>
          <w:szCs w:val="24"/>
        </w:rPr>
      </w:pPr>
      <w:r w:rsidRPr="00EF7C93">
        <w:rPr>
          <w:rFonts w:eastAsia="Times New Roman" w:cstheme="minorHAnsi"/>
          <w:color w:val="000000"/>
        </w:rPr>
        <w:t>5th</w:t>
      </w:r>
      <w:r w:rsidR="00AF13B0">
        <w:rPr>
          <w:rFonts w:eastAsia="Times New Roman" w:cstheme="minorHAnsi"/>
          <w:color w:val="000000"/>
        </w:rPr>
        <w:tab/>
      </w:r>
      <w:r w:rsidR="000E1EED">
        <w:rPr>
          <w:rFonts w:eastAsia="Times New Roman" w:cstheme="minorHAnsi"/>
          <w:color w:val="000000"/>
        </w:rPr>
        <w:t>Create food and water, see invisibility</w:t>
      </w:r>
    </w:p>
    <w:p w14:paraId="3A7ECC58" w14:textId="77777777" w:rsidR="005D41AF" w:rsidRPr="00EF7C93" w:rsidRDefault="005D41AF">
      <w:pPr>
        <w:contextualSpacing/>
        <w:rPr>
          <w:rFonts w:eastAsia="Times New Roman" w:cstheme="minorHAnsi"/>
          <w:sz w:val="24"/>
          <w:szCs w:val="24"/>
        </w:rPr>
      </w:pPr>
      <w:r w:rsidRPr="00EF7C93">
        <w:rPr>
          <w:rFonts w:eastAsia="Times New Roman" w:cstheme="minorHAnsi"/>
          <w:color w:val="000000"/>
        </w:rPr>
        <w:t>9th</w:t>
      </w:r>
      <w:r>
        <w:rPr>
          <w:rFonts w:eastAsia="Times New Roman" w:cstheme="minorHAnsi"/>
          <w:color w:val="000000"/>
        </w:rPr>
        <w:tab/>
      </w:r>
      <w:r w:rsidR="000E1EED">
        <w:rPr>
          <w:rFonts w:eastAsia="Times New Roman" w:cstheme="minorHAnsi"/>
          <w:color w:val="000000"/>
        </w:rPr>
        <w:t>Haste, revivify</w:t>
      </w:r>
    </w:p>
    <w:p w14:paraId="2D7210C1" w14:textId="77777777" w:rsidR="005D41AF" w:rsidRDefault="005D41AF">
      <w:pPr>
        <w:contextualSpacing/>
        <w:rPr>
          <w:rFonts w:eastAsia="Times New Roman" w:cstheme="minorHAnsi"/>
          <w:color w:val="000000"/>
        </w:rPr>
      </w:pPr>
      <w:r w:rsidRPr="00EF7C93">
        <w:rPr>
          <w:rFonts w:eastAsia="Times New Roman" w:cstheme="minorHAnsi"/>
          <w:color w:val="000000"/>
        </w:rPr>
        <w:t>13t</w:t>
      </w:r>
      <w:r>
        <w:rPr>
          <w:rFonts w:eastAsia="Times New Roman" w:cstheme="minorHAnsi"/>
          <w:color w:val="000000"/>
        </w:rPr>
        <w:t>h</w:t>
      </w:r>
      <w:r>
        <w:rPr>
          <w:rFonts w:eastAsia="Times New Roman" w:cstheme="minorHAnsi"/>
          <w:color w:val="000000"/>
        </w:rPr>
        <w:tab/>
      </w:r>
      <w:r w:rsidR="009375DF">
        <w:rPr>
          <w:rFonts w:eastAsia="Times New Roman" w:cstheme="minorHAnsi"/>
          <w:color w:val="000000"/>
        </w:rPr>
        <w:t>Polymorph</w:t>
      </w:r>
      <w:r w:rsidR="000E1EED">
        <w:rPr>
          <w:rFonts w:eastAsia="Times New Roman" w:cstheme="minorHAnsi"/>
          <w:color w:val="000000"/>
        </w:rPr>
        <w:t>, resilient sphere</w:t>
      </w:r>
    </w:p>
    <w:p w14:paraId="0BF98C37" w14:textId="77777777" w:rsidR="005D41AF" w:rsidRPr="00EF7C93" w:rsidRDefault="005D41AF">
      <w:pPr>
        <w:contextualSpacing/>
        <w:rPr>
          <w:rFonts w:eastAsia="Times New Roman" w:cstheme="minorHAnsi"/>
          <w:sz w:val="24"/>
          <w:szCs w:val="24"/>
        </w:rPr>
      </w:pPr>
      <w:r w:rsidRPr="00EF7C93">
        <w:rPr>
          <w:rFonts w:eastAsia="Times New Roman" w:cstheme="minorHAnsi"/>
          <w:color w:val="000000"/>
        </w:rPr>
        <w:t>17t</w:t>
      </w:r>
      <w:r>
        <w:rPr>
          <w:rFonts w:eastAsia="Times New Roman" w:cstheme="minorHAnsi"/>
          <w:color w:val="000000"/>
        </w:rPr>
        <w:t>h</w:t>
      </w:r>
      <w:r>
        <w:rPr>
          <w:rFonts w:eastAsia="Times New Roman" w:cstheme="minorHAnsi"/>
          <w:color w:val="000000"/>
        </w:rPr>
        <w:tab/>
      </w:r>
      <w:r w:rsidR="000E1EED">
        <w:rPr>
          <w:rFonts w:eastAsia="Times New Roman" w:cstheme="minorHAnsi"/>
          <w:color w:val="000000"/>
        </w:rPr>
        <w:t>Modify memory, telepathic bond</w:t>
      </w:r>
    </w:p>
    <w:p w14:paraId="7F84D41F" w14:textId="77777777" w:rsidR="000E1EED" w:rsidRDefault="000E1EED">
      <w:pPr>
        <w:pStyle w:val="NoSpacing"/>
        <w:contextualSpacing/>
        <w:rPr>
          <w:rFonts w:ascii="Goudy Old Style" w:hAnsi="Goudy Old Style"/>
        </w:rPr>
      </w:pPr>
    </w:p>
    <w:p w14:paraId="25CAA7AB" w14:textId="77777777" w:rsidR="00A84CD9" w:rsidRPr="000F09CE" w:rsidRDefault="00E304CA" w:rsidP="000F09CE">
      <w:pPr>
        <w:pStyle w:val="NoSpacing"/>
        <w:contextualSpacing/>
        <w:rPr>
          <w:rFonts w:ascii="Goudy Old Style" w:hAnsi="Goudy Old Style"/>
        </w:rPr>
      </w:pPr>
      <w:r>
        <w:rPr>
          <w:rFonts w:ascii="Goudy Old Style" w:hAnsi="Goudy Old Style"/>
          <w:b/>
          <w:bCs/>
        </w:rPr>
        <w:t>Fortifying Chemistry</w:t>
      </w:r>
      <w:r w:rsidR="000D5DB5" w:rsidRPr="009375DF">
        <w:rPr>
          <w:b/>
          <w:bCs/>
        </w:rPr>
        <w:t>.</w:t>
      </w:r>
      <w:r w:rsidR="000D5DB5" w:rsidRPr="000D5DB5">
        <w:rPr>
          <w:rFonts w:ascii="Goudy Old Style" w:hAnsi="Goudy Old Style"/>
          <w:b/>
          <w:bCs/>
        </w:rPr>
        <w:t xml:space="preserve"> </w:t>
      </w:r>
      <w:r w:rsidR="009375DF">
        <w:rPr>
          <w:rFonts w:ascii="Goudy Old Style" w:hAnsi="Goudy Old Style"/>
        </w:rPr>
        <w:t xml:space="preserve">Upon gaining this archetype at 3rd level, </w:t>
      </w:r>
      <w:r w:rsidR="00186D01">
        <w:rPr>
          <w:rFonts w:ascii="Goudy Old Style" w:hAnsi="Goudy Old Style"/>
        </w:rPr>
        <w:t>you may enhance any</w:t>
      </w:r>
      <w:r>
        <w:rPr>
          <w:rFonts w:ascii="Goudy Old Style" w:hAnsi="Goudy Old Style"/>
        </w:rPr>
        <w:t xml:space="preserve"> potion </w:t>
      </w:r>
      <w:r w:rsidR="000F09CE">
        <w:rPr>
          <w:rFonts w:ascii="Goudy Old Style" w:hAnsi="Goudy Old Style"/>
        </w:rPr>
        <w:t xml:space="preserve">you handle for at least 1 minute </w:t>
      </w:r>
      <w:r w:rsidR="00186D01">
        <w:rPr>
          <w:rFonts w:ascii="Goudy Old Style" w:hAnsi="Goudy Old Style"/>
        </w:rPr>
        <w:t>to grant</w:t>
      </w:r>
      <w:r>
        <w:rPr>
          <w:rFonts w:ascii="Goudy Old Style" w:hAnsi="Goudy Old Style"/>
        </w:rPr>
        <w:t xml:space="preserve"> </w:t>
      </w:r>
      <w:r w:rsidR="007974E4">
        <w:rPr>
          <w:rFonts w:ascii="Goudy Old Style" w:hAnsi="Goudy Old Style"/>
        </w:rPr>
        <w:t xml:space="preserve">the imbiber </w:t>
      </w:r>
      <w:r>
        <w:rPr>
          <w:rFonts w:ascii="Goudy Old Style" w:hAnsi="Goudy Old Style"/>
        </w:rPr>
        <w:t xml:space="preserve">temporary hit points </w:t>
      </w:r>
      <w:r w:rsidR="007974E4">
        <w:rPr>
          <w:rFonts w:ascii="Goudy Old Style" w:hAnsi="Goudy Old Style"/>
        </w:rPr>
        <w:t xml:space="preserve">equal </w:t>
      </w:r>
      <w:r>
        <w:rPr>
          <w:rFonts w:ascii="Goudy Old Style" w:hAnsi="Goudy Old Style"/>
        </w:rPr>
        <w:t>to your alchemist level</w:t>
      </w:r>
      <w:r w:rsidR="00186D01">
        <w:rPr>
          <w:rFonts w:ascii="Goudy Old Style" w:hAnsi="Goudy Old Style"/>
        </w:rPr>
        <w:t>. These hit points</w:t>
      </w:r>
      <w:r w:rsidR="007974E4">
        <w:rPr>
          <w:rFonts w:ascii="Goudy Old Style" w:hAnsi="Goudy Old Style"/>
        </w:rPr>
        <w:t xml:space="preserve"> remain for </w:t>
      </w:r>
      <w:r w:rsidR="000F09CE">
        <w:rPr>
          <w:rFonts w:ascii="Goudy Old Style" w:hAnsi="Goudy Old Style"/>
        </w:rPr>
        <w:t>1</w:t>
      </w:r>
      <w:r w:rsidR="007974E4">
        <w:rPr>
          <w:rFonts w:ascii="Goudy Old Style" w:hAnsi="Goudy Old Style"/>
        </w:rPr>
        <w:t xml:space="preserve"> hour</w:t>
      </w:r>
      <w:r w:rsidR="00186D01">
        <w:rPr>
          <w:rFonts w:ascii="Goudy Old Style" w:hAnsi="Goudy Old Style"/>
        </w:rPr>
        <w:t xml:space="preserve">, and </w:t>
      </w:r>
      <w:r w:rsidR="00474C43">
        <w:rPr>
          <w:rFonts w:ascii="Goudy Old Style" w:hAnsi="Goudy Old Style"/>
        </w:rPr>
        <w:t xml:space="preserve">can stack, but </w:t>
      </w:r>
      <w:r>
        <w:rPr>
          <w:rFonts w:ascii="Goudy Old Style" w:hAnsi="Goudy Old Style"/>
        </w:rPr>
        <w:t>cannot exceed double the target’s maximum hit points.</w:t>
      </w:r>
      <w:r w:rsidR="000F09CE">
        <w:rPr>
          <w:rFonts w:ascii="Goudy Old Style" w:hAnsi="Goudy Old Style"/>
        </w:rPr>
        <w:t xml:space="preserve"> </w:t>
      </w:r>
    </w:p>
    <w:p w14:paraId="6A8F0F14" w14:textId="77777777" w:rsidR="000D5DB5" w:rsidRDefault="000D5DB5">
      <w:pPr>
        <w:pStyle w:val="NoSpacing"/>
        <w:contextualSpacing/>
        <w:rPr>
          <w:rFonts w:ascii="Goudy Old Style" w:hAnsi="Goudy Old Style"/>
        </w:rPr>
      </w:pPr>
    </w:p>
    <w:p w14:paraId="0D4268CE" w14:textId="77777777" w:rsidR="007941ED" w:rsidRDefault="00484192" w:rsidP="003347A7">
      <w:pPr>
        <w:pStyle w:val="NoSpacing"/>
        <w:contextualSpacing/>
        <w:rPr>
          <w:rFonts w:ascii="Goudy Old Style" w:hAnsi="Goudy Old Style"/>
        </w:rPr>
      </w:pPr>
      <w:r>
        <w:rPr>
          <w:rFonts w:ascii="Goudy Old Style" w:hAnsi="Goudy Old Style"/>
          <w:b/>
          <w:bCs/>
        </w:rPr>
        <w:t xml:space="preserve">Medical Expert. </w:t>
      </w:r>
      <w:r>
        <w:rPr>
          <w:rFonts w:ascii="Goudy Old Style" w:hAnsi="Goudy Old Style"/>
        </w:rPr>
        <w:t xml:space="preserve">Also starting at 3rd level, you gain proficiency with an </w:t>
      </w:r>
      <w:r w:rsidR="003347A7">
        <w:rPr>
          <w:rFonts w:ascii="Goudy Old Style" w:hAnsi="Goudy Old Style"/>
        </w:rPr>
        <w:t>H</w:t>
      </w:r>
      <w:r>
        <w:rPr>
          <w:rFonts w:ascii="Goudy Old Style" w:hAnsi="Goudy Old Style"/>
        </w:rPr>
        <w:t xml:space="preserve">erbalism </w:t>
      </w:r>
      <w:r w:rsidR="003347A7">
        <w:rPr>
          <w:rFonts w:ascii="Goudy Old Style" w:hAnsi="Goudy Old Style"/>
        </w:rPr>
        <w:t>K</w:t>
      </w:r>
      <w:r>
        <w:rPr>
          <w:rFonts w:ascii="Goudy Old Style" w:hAnsi="Goudy Old Style"/>
        </w:rPr>
        <w:t xml:space="preserve">it and the Spirit (Medicine) skill, if you didn’t already have proficiency. </w:t>
      </w:r>
      <w:r w:rsidR="007941ED">
        <w:rPr>
          <w:rFonts w:ascii="Goudy Old Style" w:hAnsi="Goudy Old Style"/>
        </w:rPr>
        <w:t xml:space="preserve">Furthermore, whenever you expend a use of a Healer’s Kit as an action to treat a creature, the target can expend one hit dice. A creature can benefit from this ability once per short rest. </w:t>
      </w:r>
    </w:p>
    <w:p w14:paraId="47BB67F3" w14:textId="77777777" w:rsidR="00484192" w:rsidRDefault="00484192" w:rsidP="003347A7">
      <w:pPr>
        <w:pStyle w:val="NoSpacing"/>
        <w:contextualSpacing/>
        <w:rPr>
          <w:rFonts w:ascii="Goudy Old Style" w:hAnsi="Goudy Old Style"/>
        </w:rPr>
      </w:pPr>
      <w:r>
        <w:rPr>
          <w:rFonts w:ascii="Goudy Old Style" w:hAnsi="Goudy Old Style"/>
        </w:rPr>
        <w:t xml:space="preserve">Whenever you </w:t>
      </w:r>
      <w:r w:rsidR="007941ED">
        <w:rPr>
          <w:rFonts w:ascii="Goudy Old Style" w:hAnsi="Goudy Old Style"/>
        </w:rPr>
        <w:t>expend a use of a H</w:t>
      </w:r>
      <w:r>
        <w:rPr>
          <w:rFonts w:ascii="Goudy Old Style" w:hAnsi="Goudy Old Style"/>
        </w:rPr>
        <w:t xml:space="preserve">ealer’s </w:t>
      </w:r>
      <w:r w:rsidR="007941ED">
        <w:rPr>
          <w:rFonts w:ascii="Goudy Old Style" w:hAnsi="Goudy Old Style"/>
        </w:rPr>
        <w:t>K</w:t>
      </w:r>
      <w:r>
        <w:rPr>
          <w:rFonts w:ascii="Goudy Old Style" w:hAnsi="Goudy Old Style"/>
        </w:rPr>
        <w:t xml:space="preserve">it, you can roll a DC 20 Intelligence check with </w:t>
      </w:r>
      <w:r w:rsidR="003347A7">
        <w:rPr>
          <w:rFonts w:ascii="Goudy Old Style" w:hAnsi="Goudy Old Style"/>
        </w:rPr>
        <w:t>A</w:t>
      </w:r>
      <w:r>
        <w:rPr>
          <w:rFonts w:ascii="Goudy Old Style" w:hAnsi="Goudy Old Style"/>
        </w:rPr>
        <w:t xml:space="preserve">lchemist </w:t>
      </w:r>
      <w:r w:rsidR="003347A7">
        <w:rPr>
          <w:rFonts w:ascii="Goudy Old Style" w:hAnsi="Goudy Old Style"/>
        </w:rPr>
        <w:t>S</w:t>
      </w:r>
      <w:r>
        <w:rPr>
          <w:rFonts w:ascii="Goudy Old Style" w:hAnsi="Goudy Old Style"/>
        </w:rPr>
        <w:t xml:space="preserve">upplies. If you succeed, you do not expend a </w:t>
      </w:r>
      <w:ins w:id="1684" w:author="Admin" w:date="2020-10-19T20:02:00Z">
        <w:r w:rsidR="0095700B">
          <w:rPr>
            <w:rFonts w:ascii="Goudy Old Style" w:hAnsi="Goudy Old Style"/>
          </w:rPr>
          <w:t xml:space="preserve">single </w:t>
        </w:r>
      </w:ins>
      <w:r>
        <w:rPr>
          <w:rFonts w:ascii="Goudy Old Style" w:hAnsi="Goudy Old Style"/>
        </w:rPr>
        <w:t>use of the kit</w:t>
      </w:r>
      <w:r w:rsidR="007941ED">
        <w:rPr>
          <w:rFonts w:ascii="Goudy Old Style" w:hAnsi="Goudy Old Style"/>
        </w:rPr>
        <w:t>.</w:t>
      </w:r>
      <w:r w:rsidR="00343D01">
        <w:rPr>
          <w:rFonts w:ascii="Goudy Old Style" w:hAnsi="Goudy Old Style"/>
        </w:rPr>
        <w:t xml:space="preserve"> </w:t>
      </w:r>
    </w:p>
    <w:p w14:paraId="7B8FA932" w14:textId="77777777" w:rsidR="00186D01" w:rsidRDefault="00186D01">
      <w:pPr>
        <w:pStyle w:val="NoSpacing"/>
        <w:contextualSpacing/>
        <w:rPr>
          <w:rFonts w:ascii="Goudy Old Style" w:hAnsi="Goudy Old Style"/>
        </w:rPr>
      </w:pPr>
    </w:p>
    <w:p w14:paraId="515ACDC9" w14:textId="77777777" w:rsidR="00634399" w:rsidRPr="00634399" w:rsidRDefault="00634399" w:rsidP="00634399">
      <w:pPr>
        <w:rPr>
          <w:rFonts w:eastAsia="Times New Roman" w:cstheme="minorHAnsi"/>
        </w:rPr>
      </w:pPr>
      <w:r>
        <w:rPr>
          <w:rFonts w:eastAsia="Times New Roman" w:cstheme="minorHAnsi"/>
          <w:b/>
          <w:bCs/>
        </w:rPr>
        <w:t>Secrets of Alchemy</w:t>
      </w:r>
      <w:r w:rsidRPr="00634399">
        <w:rPr>
          <w:rFonts w:eastAsia="Times New Roman" w:cstheme="minorHAnsi"/>
          <w:b/>
          <w:bCs/>
        </w:rPr>
        <w:t>.</w:t>
      </w:r>
      <w:r w:rsidRPr="00634399">
        <w:rPr>
          <w:rFonts w:eastAsia="Times New Roman" w:cstheme="minorHAnsi"/>
        </w:rPr>
        <w:t xml:space="preserve"> Starting at 6th level, you learn and memorize how to create a </w:t>
      </w:r>
      <w:r>
        <w:rPr>
          <w:rFonts w:eastAsia="Times New Roman" w:cstheme="minorHAnsi"/>
        </w:rPr>
        <w:t>Philosopher’s</w:t>
      </w:r>
      <w:r w:rsidRPr="00634399">
        <w:rPr>
          <w:rFonts w:eastAsia="Times New Roman" w:cstheme="minorHAnsi"/>
        </w:rPr>
        <w:t xml:space="preserve"> Stone and the </w:t>
      </w:r>
      <w:r w:rsidRPr="00634399">
        <w:rPr>
          <w:rFonts w:eastAsia="Times New Roman" w:cstheme="minorHAnsi"/>
          <w:i/>
          <w:iCs/>
        </w:rPr>
        <w:t xml:space="preserve">transmute material </w:t>
      </w:r>
      <w:r w:rsidRPr="00634399">
        <w:rPr>
          <w:rFonts w:eastAsia="Times New Roman" w:cstheme="minorHAnsi"/>
        </w:rPr>
        <w:t xml:space="preserve">spell. You can transmute a mineral once per short rest instead of once per long rest, and you further memorize the alchemical composition of two minerals (as recipes), allowing you to turn one mineral to another. Whenever you would gain an alchemical recipe from leveling up, you may choose a mineral recipe instead. </w:t>
      </w:r>
    </w:p>
    <w:p w14:paraId="23958425" w14:textId="77777777" w:rsidR="00634399" w:rsidRPr="00634399" w:rsidRDefault="00634399" w:rsidP="00634399">
      <w:pPr>
        <w:rPr>
          <w:rFonts w:eastAsia="Times New Roman" w:cstheme="minorHAnsi"/>
        </w:rPr>
      </w:pPr>
    </w:p>
    <w:p w14:paraId="39FB370A" w14:textId="77777777" w:rsidR="00634399" w:rsidRPr="00634399" w:rsidRDefault="00634399" w:rsidP="007B3ACD">
      <w:pPr>
        <w:rPr>
          <w:rFonts w:eastAsia="Times New Roman" w:cstheme="minorHAnsi"/>
        </w:rPr>
      </w:pPr>
      <w:r>
        <w:rPr>
          <w:rFonts w:eastAsia="Times New Roman" w:cstheme="minorHAnsi"/>
          <w:b/>
          <w:bCs/>
        </w:rPr>
        <w:t>Augmentation</w:t>
      </w:r>
      <w:r w:rsidRPr="00634399">
        <w:rPr>
          <w:rFonts w:eastAsia="Times New Roman" w:cstheme="minorHAnsi"/>
          <w:b/>
          <w:bCs/>
        </w:rPr>
        <w:t xml:space="preserve">. </w:t>
      </w:r>
      <w:r w:rsidRPr="00634399">
        <w:rPr>
          <w:rFonts w:eastAsia="Times New Roman" w:cstheme="minorHAnsi"/>
        </w:rPr>
        <w:t xml:space="preserve">Upon reaching 10th level, you can augment a potion you hold by spending 1 minute or </w:t>
      </w:r>
      <w:r w:rsidR="007B3ACD">
        <w:rPr>
          <w:rFonts w:eastAsia="Times New Roman" w:cstheme="minorHAnsi"/>
        </w:rPr>
        <w:t>an Bonus Action and 4 Crafting Points</w:t>
      </w:r>
      <w:r w:rsidRPr="00634399">
        <w:rPr>
          <w:rFonts w:eastAsia="Times New Roman" w:cstheme="minorHAnsi"/>
        </w:rPr>
        <w:t>. An augmented potion remains augmented indefinitely, but you can only have up to one potion augmented at any given time. You can apply the following augmentations:</w:t>
      </w:r>
    </w:p>
    <w:p w14:paraId="757B4BED" w14:textId="77777777" w:rsidR="00634399" w:rsidRPr="00634399" w:rsidRDefault="00634399" w:rsidP="003C4628">
      <w:pPr>
        <w:pStyle w:val="ListParagraph"/>
        <w:numPr>
          <w:ilvl w:val="0"/>
          <w:numId w:val="64"/>
        </w:numPr>
        <w:rPr>
          <w:rFonts w:eastAsia="Times New Roman" w:cstheme="minorHAnsi"/>
        </w:rPr>
      </w:pPr>
      <w:r w:rsidRPr="00634399">
        <w:rPr>
          <w:rFonts w:eastAsia="Times New Roman" w:cstheme="minorHAnsi"/>
        </w:rPr>
        <w:t xml:space="preserve">Every dice your potion rolls is maximized. </w:t>
      </w:r>
    </w:p>
    <w:p w14:paraId="161CC660" w14:textId="77777777" w:rsidR="00634399" w:rsidRPr="00634399" w:rsidRDefault="00634399" w:rsidP="003C4628">
      <w:pPr>
        <w:pStyle w:val="ListParagraph"/>
        <w:numPr>
          <w:ilvl w:val="0"/>
          <w:numId w:val="64"/>
        </w:numPr>
        <w:rPr>
          <w:rFonts w:eastAsia="Times New Roman" w:cstheme="minorHAnsi"/>
        </w:rPr>
      </w:pPr>
      <w:r w:rsidRPr="00634399">
        <w:rPr>
          <w:rFonts w:eastAsia="Times New Roman" w:cstheme="minorHAnsi"/>
        </w:rPr>
        <w:t xml:space="preserve">Every dice your potion rolls is minimized (lowest result on the roll). </w:t>
      </w:r>
    </w:p>
    <w:p w14:paraId="68F30D57" w14:textId="77777777" w:rsidR="00634399" w:rsidRPr="00634399" w:rsidRDefault="00634399" w:rsidP="003C4628">
      <w:pPr>
        <w:pStyle w:val="ListParagraph"/>
        <w:numPr>
          <w:ilvl w:val="0"/>
          <w:numId w:val="64"/>
        </w:numPr>
        <w:rPr>
          <w:rFonts w:eastAsia="Times New Roman" w:cstheme="minorHAnsi"/>
        </w:rPr>
      </w:pPr>
      <w:r w:rsidRPr="00634399">
        <w:rPr>
          <w:rFonts w:eastAsia="Times New Roman" w:cstheme="minorHAnsi"/>
        </w:rPr>
        <w:t xml:space="preserve">When the potion is used, roll a d100. On a result of 50 or higher, the potion gives its full effects with only a fraction of the actual content, allowing the potion to be reused. </w:t>
      </w:r>
    </w:p>
    <w:p w14:paraId="4F53B2D9" w14:textId="77777777" w:rsidR="00634399" w:rsidRPr="00634399" w:rsidRDefault="00634399" w:rsidP="003C4628">
      <w:pPr>
        <w:pStyle w:val="ListParagraph"/>
        <w:numPr>
          <w:ilvl w:val="0"/>
          <w:numId w:val="64"/>
        </w:numPr>
        <w:rPr>
          <w:rFonts w:eastAsia="Times New Roman" w:cstheme="minorHAnsi"/>
        </w:rPr>
      </w:pPr>
      <w:r w:rsidRPr="00634399">
        <w:rPr>
          <w:rFonts w:eastAsia="Times New Roman" w:cstheme="minorHAnsi"/>
        </w:rPr>
        <w:t xml:space="preserve">You alter your potion to activate in response to a trigger you choose and that can affect the potion’s contents, such as time passed, being shaken a certain way, or being touched by an eligible target. This does not stack with the Internal Clock feature. </w:t>
      </w:r>
      <w:r w:rsidRPr="00634399">
        <w:rPr>
          <w:rFonts w:eastAsia="Times New Roman" w:cstheme="minorHAnsi"/>
        </w:rPr>
        <w:br/>
        <w:t xml:space="preserve">For instance, if you can create an </w:t>
      </w:r>
      <w:r w:rsidRPr="00634399">
        <w:rPr>
          <w:rFonts w:eastAsia="Times New Roman" w:cstheme="minorHAnsi"/>
          <w:i/>
          <w:iCs/>
        </w:rPr>
        <w:t>exorcism</w:t>
      </w:r>
      <w:r w:rsidRPr="00634399">
        <w:rPr>
          <w:rFonts w:eastAsia="Times New Roman" w:cstheme="minorHAnsi"/>
        </w:rPr>
        <w:t xml:space="preserve"> potion, you can coat a sword with it to activate in response to touching an eligible target of the spell, or to activate after 1 minute to counter a possible possession. </w:t>
      </w:r>
    </w:p>
    <w:p w14:paraId="59010C6B" w14:textId="77777777" w:rsidR="00634399" w:rsidRPr="00634399" w:rsidRDefault="00634399" w:rsidP="00634399">
      <w:pPr>
        <w:rPr>
          <w:rFonts w:eastAsia="Times New Roman" w:cstheme="minorHAnsi"/>
        </w:rPr>
      </w:pPr>
    </w:p>
    <w:p w14:paraId="184639B1" w14:textId="77777777" w:rsidR="00634399" w:rsidRPr="00634399" w:rsidRDefault="00634399" w:rsidP="00634399">
      <w:pPr>
        <w:rPr>
          <w:rFonts w:eastAsia="Times New Roman" w:cstheme="minorHAnsi"/>
        </w:rPr>
      </w:pPr>
      <w:r w:rsidRPr="00634399">
        <w:rPr>
          <w:rFonts w:eastAsia="Times New Roman" w:cstheme="minorHAnsi"/>
          <w:b/>
          <w:bCs/>
        </w:rPr>
        <w:t xml:space="preserve">Greater </w:t>
      </w:r>
      <w:r>
        <w:rPr>
          <w:rFonts w:eastAsia="Times New Roman" w:cstheme="minorHAnsi"/>
          <w:b/>
          <w:bCs/>
        </w:rPr>
        <w:t>Augmentation</w:t>
      </w:r>
      <w:r w:rsidRPr="00634399">
        <w:rPr>
          <w:rFonts w:eastAsia="Times New Roman" w:cstheme="minorHAnsi"/>
          <w:b/>
          <w:bCs/>
        </w:rPr>
        <w:t xml:space="preserve">. </w:t>
      </w:r>
      <w:r w:rsidRPr="00634399">
        <w:rPr>
          <w:rFonts w:eastAsia="Times New Roman" w:cstheme="minorHAnsi"/>
        </w:rPr>
        <w:t>Upon reaching 16th level, you can augment up to three potions at any given time. You can also apply the following additional augmentations:</w:t>
      </w:r>
    </w:p>
    <w:p w14:paraId="59200674" w14:textId="77777777" w:rsidR="00634399" w:rsidRPr="00634399" w:rsidRDefault="00634399" w:rsidP="003C4628">
      <w:pPr>
        <w:pStyle w:val="ListParagraph"/>
        <w:numPr>
          <w:ilvl w:val="0"/>
          <w:numId w:val="64"/>
        </w:numPr>
        <w:rPr>
          <w:rFonts w:eastAsia="Times New Roman" w:cstheme="minorHAnsi"/>
        </w:rPr>
      </w:pPr>
      <w:r w:rsidRPr="00634399">
        <w:rPr>
          <w:rFonts w:eastAsia="Times New Roman" w:cstheme="minorHAnsi"/>
        </w:rPr>
        <w:t xml:space="preserve">Your potion also has the effects of a </w:t>
      </w:r>
      <w:r w:rsidRPr="00634399">
        <w:rPr>
          <w:rFonts w:eastAsia="Times New Roman" w:cstheme="minorHAnsi"/>
          <w:i/>
          <w:iCs/>
        </w:rPr>
        <w:t xml:space="preserve">dispel magic </w:t>
      </w:r>
      <w:r w:rsidRPr="00634399">
        <w:rPr>
          <w:rFonts w:eastAsia="Times New Roman" w:cstheme="minorHAnsi"/>
        </w:rPr>
        <w:t xml:space="preserve">or </w:t>
      </w:r>
      <w:r w:rsidRPr="00634399">
        <w:rPr>
          <w:rFonts w:eastAsia="Times New Roman" w:cstheme="minorHAnsi"/>
          <w:i/>
          <w:iCs/>
        </w:rPr>
        <w:t xml:space="preserve">mana burn </w:t>
      </w:r>
      <w:r w:rsidRPr="00634399">
        <w:rPr>
          <w:rFonts w:eastAsia="Times New Roman" w:cstheme="minorHAnsi"/>
        </w:rPr>
        <w:t xml:space="preserve">spell, with the spell level two spell levels lower than the potion’s original spell level (minimum 1). If the potion has no replicated spell level, the effective level is instead equal to the lowest spell level the spell can be cast. </w:t>
      </w:r>
    </w:p>
    <w:p w14:paraId="3CA47119" w14:textId="77777777" w:rsidR="00634399" w:rsidRDefault="00634399" w:rsidP="009C1E28">
      <w:pPr>
        <w:pStyle w:val="ListParagraph"/>
        <w:numPr>
          <w:ilvl w:val="0"/>
          <w:numId w:val="64"/>
        </w:numPr>
        <w:rPr>
          <w:rFonts w:eastAsia="Times New Roman" w:cstheme="minorHAnsi"/>
        </w:rPr>
      </w:pPr>
      <w:r w:rsidRPr="00634399">
        <w:rPr>
          <w:rFonts w:eastAsia="Times New Roman" w:cstheme="minorHAnsi"/>
        </w:rPr>
        <w:t xml:space="preserve">Your potion also has the benefits of </w:t>
      </w:r>
      <w:r w:rsidR="000C0B6D">
        <w:rPr>
          <w:rFonts w:eastAsia="Times New Roman" w:cstheme="minorHAnsi"/>
        </w:rPr>
        <w:t xml:space="preserve">one of the following spells: </w:t>
      </w:r>
      <w:r w:rsidRPr="00634399">
        <w:rPr>
          <w:rFonts w:eastAsia="Times New Roman" w:cstheme="minorHAnsi"/>
          <w:i/>
          <w:iCs/>
        </w:rPr>
        <w:t>protection from poison</w:t>
      </w:r>
      <w:r>
        <w:rPr>
          <w:rFonts w:eastAsia="Times New Roman" w:cstheme="minorHAnsi"/>
          <w:i/>
          <w:iCs/>
        </w:rPr>
        <w:t>, protection from energy,</w:t>
      </w:r>
      <w:r w:rsidRPr="00634399">
        <w:rPr>
          <w:rFonts w:eastAsia="Times New Roman" w:cstheme="minorHAnsi"/>
          <w:i/>
          <w:iCs/>
        </w:rPr>
        <w:t xml:space="preserve"> </w:t>
      </w:r>
      <w:r w:rsidRPr="00634399">
        <w:rPr>
          <w:rFonts w:eastAsia="Times New Roman" w:cstheme="minorHAnsi"/>
        </w:rPr>
        <w:t xml:space="preserve">or </w:t>
      </w:r>
      <w:r w:rsidRPr="00634399">
        <w:rPr>
          <w:rFonts w:eastAsia="Times New Roman" w:cstheme="minorHAnsi"/>
          <w:i/>
          <w:iCs/>
        </w:rPr>
        <w:t>remove curse</w:t>
      </w:r>
      <w:r w:rsidRPr="00634399">
        <w:rPr>
          <w:rFonts w:eastAsia="Times New Roman" w:cstheme="minorHAnsi"/>
        </w:rPr>
        <w:t xml:space="preserve">. </w:t>
      </w:r>
    </w:p>
    <w:p w14:paraId="0B93A793" w14:textId="77777777" w:rsidR="00634399" w:rsidRPr="00634399" w:rsidRDefault="00634399" w:rsidP="003C4628">
      <w:pPr>
        <w:pStyle w:val="ListParagraph"/>
        <w:numPr>
          <w:ilvl w:val="0"/>
          <w:numId w:val="64"/>
        </w:numPr>
        <w:rPr>
          <w:rFonts w:eastAsia="Times New Roman" w:cstheme="minorHAnsi"/>
        </w:rPr>
      </w:pPr>
      <w:r>
        <w:rPr>
          <w:rFonts w:eastAsia="Times New Roman" w:cstheme="minorHAnsi"/>
        </w:rPr>
        <w:lastRenderedPageBreak/>
        <w:t xml:space="preserve">Your potion allows the target to add their proficiency bonus to one saving throw of their choice. They cannot apply this to a saving throw in which they are already proficient. This remains up to 1 hour. </w:t>
      </w:r>
    </w:p>
    <w:p w14:paraId="3A905D90" w14:textId="77777777" w:rsidR="00634399" w:rsidRPr="00634399" w:rsidRDefault="00634399" w:rsidP="003C4628">
      <w:pPr>
        <w:pStyle w:val="ListParagraph"/>
        <w:numPr>
          <w:ilvl w:val="0"/>
          <w:numId w:val="64"/>
        </w:numPr>
        <w:rPr>
          <w:rFonts w:eastAsia="Times New Roman" w:cstheme="minorHAnsi"/>
        </w:rPr>
      </w:pPr>
      <w:r w:rsidRPr="00634399">
        <w:rPr>
          <w:rFonts w:eastAsia="Times New Roman" w:cstheme="minorHAnsi"/>
        </w:rPr>
        <w:t xml:space="preserve">Your potion has a 25% chance to enhance the imbiber with increased lifeforce. If the target is reduced to 0 hit points or dies within 4 hours of imbibing the potion, they are affected with the </w:t>
      </w:r>
      <w:r w:rsidRPr="00634399">
        <w:rPr>
          <w:rFonts w:eastAsia="Times New Roman" w:cstheme="minorHAnsi"/>
          <w:i/>
          <w:iCs/>
        </w:rPr>
        <w:t xml:space="preserve">revivify </w:t>
      </w:r>
      <w:r w:rsidRPr="00634399">
        <w:rPr>
          <w:rFonts w:eastAsia="Times New Roman" w:cstheme="minorHAnsi"/>
        </w:rPr>
        <w:t xml:space="preserve">spell. The potion must replicate a spell level of 6 or higher to gain this augmentation. </w:t>
      </w:r>
    </w:p>
    <w:p w14:paraId="4F6228C4" w14:textId="77777777" w:rsidR="00634399" w:rsidRPr="003347A7" w:rsidRDefault="00634399">
      <w:pPr>
        <w:pStyle w:val="NoSpacing"/>
        <w:contextualSpacing/>
        <w:rPr>
          <w:rFonts w:ascii="Goudy Old Style" w:hAnsi="Goudy Old Style"/>
        </w:rPr>
      </w:pPr>
    </w:p>
    <w:p w14:paraId="03C2BDAD" w14:textId="77777777" w:rsidR="00AB25EF" w:rsidRPr="000D5DB5" w:rsidRDefault="00CE4AA5">
      <w:pPr>
        <w:contextualSpacing/>
        <w:outlineLvl w:val="1"/>
        <w:rPr>
          <w:rFonts w:eastAsia="Times New Roman" w:cstheme="minorHAnsi"/>
          <w:b/>
          <w:bCs/>
          <w:sz w:val="36"/>
          <w:szCs w:val="36"/>
        </w:rPr>
      </w:pPr>
      <w:bookmarkStart w:id="1685" w:name="_Toc509138731"/>
      <w:bookmarkStart w:id="1686" w:name="_Toc54196387"/>
      <w:r w:rsidRPr="00965B49">
        <w:rPr>
          <w:noProof/>
        </w:rPr>
        <w:drawing>
          <wp:anchor distT="0" distB="0" distL="114300" distR="114300" simplePos="0" relativeHeight="251653120" behindDoc="1" locked="0" layoutInCell="1" allowOverlap="1" wp14:anchorId="2CA5D02F" wp14:editId="703054EB">
            <wp:simplePos x="0" y="0"/>
            <wp:positionH relativeFrom="column">
              <wp:posOffset>3497580</wp:posOffset>
            </wp:positionH>
            <wp:positionV relativeFrom="paragraph">
              <wp:posOffset>64135</wp:posOffset>
            </wp:positionV>
            <wp:extent cx="1992630" cy="1690370"/>
            <wp:effectExtent l="0" t="0" r="7620" b="0"/>
            <wp:wrapSquare wrapText="bothSides"/>
            <wp:docPr id="3" name="image12.png" descr="Death_knight_crest.png"/>
            <wp:cNvGraphicFramePr/>
            <a:graphic xmlns:a="http://schemas.openxmlformats.org/drawingml/2006/main">
              <a:graphicData uri="http://schemas.openxmlformats.org/drawingml/2006/picture">
                <pic:pic xmlns:pic="http://schemas.openxmlformats.org/drawingml/2006/picture">
                  <pic:nvPicPr>
                    <pic:cNvPr id="0" name="image12.png" descr="Death_knight_crest.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992630" cy="1690370"/>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Death Knight (DKN)</w:t>
      </w:r>
      <w:bookmarkEnd w:id="1685"/>
      <w:bookmarkEnd w:id="1686"/>
    </w:p>
    <w:p w14:paraId="60F33A7C" w14:textId="77777777" w:rsidR="00226181" w:rsidRDefault="00226181" w:rsidP="00226181">
      <w:r>
        <w:t xml:space="preserve">Clad </w:t>
      </w:r>
      <w:r w:rsidRPr="00965B49">
        <w:t>in arm</w:t>
      </w:r>
      <w:r>
        <w:t xml:space="preserve">or streaked with warm blood, the human’s eyes glow in a cold blue light as he </w:t>
      </w:r>
      <w:r w:rsidRPr="00965B49">
        <w:t xml:space="preserve">swings his </w:t>
      </w:r>
      <w:r>
        <w:t>g</w:t>
      </w:r>
      <w:r w:rsidRPr="00965B49">
        <w:t xml:space="preserve">reatsword with precise fury, keep </w:t>
      </w:r>
      <w:r>
        <w:t xml:space="preserve">foes </w:t>
      </w:r>
      <w:r w:rsidRPr="00965B49">
        <w:t>occupied</w:t>
      </w:r>
      <w:r>
        <w:t xml:space="preserve"> with him</w:t>
      </w:r>
      <w:r w:rsidRPr="00965B49">
        <w:t xml:space="preserve">. As he does so, </w:t>
      </w:r>
      <w:r>
        <w:t xml:space="preserve">his </w:t>
      </w:r>
      <w:r w:rsidRPr="00965B49">
        <w:t xml:space="preserve">allies around him watch as his wounds seem to heal </w:t>
      </w:r>
      <w:r>
        <w:t xml:space="preserve">by vampiric-like magic </w:t>
      </w:r>
      <w:r w:rsidRPr="00965B49">
        <w:t xml:space="preserve">even as the enemy falls. </w:t>
      </w:r>
    </w:p>
    <w:p w14:paraId="6E17A06E" w14:textId="77777777" w:rsidR="00226181" w:rsidRPr="00965B49" w:rsidRDefault="00226181" w:rsidP="00226181"/>
    <w:p w14:paraId="1B727FB1" w14:textId="77777777" w:rsidR="00226181" w:rsidRDefault="00226181" w:rsidP="00226181">
      <w:r w:rsidRPr="00965B49">
        <w:t xml:space="preserve">Standing tall against the oncoming horde, a </w:t>
      </w:r>
      <w:r>
        <w:t>blood</w:t>
      </w:r>
      <w:r w:rsidRPr="00965B49">
        <w:t xml:space="preserve"> </w:t>
      </w:r>
      <w:r>
        <w:t>e</w:t>
      </w:r>
      <w:r w:rsidRPr="00965B49">
        <w:t xml:space="preserve">lf embraces the </w:t>
      </w:r>
      <w:r>
        <w:t xml:space="preserve">frozen </w:t>
      </w:r>
      <w:r w:rsidRPr="00965B49">
        <w:t xml:space="preserve">resolve within </w:t>
      </w:r>
      <w:r>
        <w:t>to shrug off her enemies’ attacks</w:t>
      </w:r>
      <w:r w:rsidRPr="00965B49">
        <w:t xml:space="preserve">. </w:t>
      </w:r>
      <w:r>
        <w:t xml:space="preserve">Imbuing </w:t>
      </w:r>
      <w:r w:rsidRPr="00965B49">
        <w:t>her twin shortswords with the power of the frozen north, her attacks break through their armor with reckless abandon</w:t>
      </w:r>
      <w:r>
        <w:t>, sending icy bits of armor, bone, and flesh flying</w:t>
      </w:r>
      <w:r w:rsidRPr="00965B49">
        <w:t xml:space="preserve">. </w:t>
      </w:r>
    </w:p>
    <w:p w14:paraId="12997A27" w14:textId="77777777" w:rsidR="00226181" w:rsidRPr="00965B49" w:rsidRDefault="00226181" w:rsidP="00226181"/>
    <w:p w14:paraId="24EFDD45" w14:textId="77777777" w:rsidR="00226181" w:rsidRDefault="00226181" w:rsidP="00226181">
      <w:r w:rsidRPr="00965B49">
        <w:t xml:space="preserve">A </w:t>
      </w:r>
      <w:r>
        <w:t>d</w:t>
      </w:r>
      <w:r w:rsidRPr="00965B49">
        <w:t>warf gazes over the battlefield</w:t>
      </w:r>
      <w:r>
        <w:t xml:space="preserve"> alone</w:t>
      </w:r>
      <w:r w:rsidRPr="00965B49">
        <w:t xml:space="preserve">, remembering a </w:t>
      </w:r>
      <w:r>
        <w:t xml:space="preserve">past life </w:t>
      </w:r>
      <w:r w:rsidRPr="00965B49">
        <w:t xml:space="preserve">when he </w:t>
      </w:r>
      <w:r>
        <w:t>commanded legions of his brethren to defend their homelands</w:t>
      </w:r>
      <w:r w:rsidRPr="00965B49">
        <w:t xml:space="preserve">. No longer the same </w:t>
      </w:r>
      <w:r>
        <w:t>d</w:t>
      </w:r>
      <w:r w:rsidRPr="00965B49">
        <w:t xml:space="preserve">warf, </w:t>
      </w:r>
      <w:r>
        <w:t>he raises his hand, binding the corpses to undeath, once more in the position of command, old loyalties broken in death.</w:t>
      </w:r>
    </w:p>
    <w:p w14:paraId="21087543" w14:textId="77777777" w:rsidR="00226181" w:rsidRPr="00965B49" w:rsidRDefault="00226181" w:rsidP="00226181"/>
    <w:p w14:paraId="5C8752F8" w14:textId="77777777" w:rsidR="00226181" w:rsidRPr="00965B49" w:rsidRDefault="00226181" w:rsidP="00226181">
      <w:r w:rsidRPr="00965B49">
        <w:t>Years after the destruction of Draenor, the immensely powerful Lich King created a new breed of death knights: malevolent, rune-wielding warriors of the Scourge. The first and greatest of these was the Lich King's chosen champion, Prince Arthas Menethil</w:t>
      </w:r>
      <w:r>
        <w:t>. O</w:t>
      </w:r>
      <w:r w:rsidRPr="00965B49">
        <w:t>nce a mighty paladin of the Silver Hand</w:t>
      </w:r>
      <w:r>
        <w:t xml:space="preserve">, the prince </w:t>
      </w:r>
      <w:r w:rsidRPr="00965B49">
        <w:t>sacrificed his soul to claim the runeblade Frostmourne in a desperate bid to save his people</w:t>
      </w:r>
      <w:r>
        <w:t xml:space="preserve">, and having his soul bound for eternal servitude under the Lich King. </w:t>
      </w:r>
      <w:r w:rsidRPr="00965B49">
        <w:t>The rest are primarily made up of other fallen paladins whose souls were twisted and bound to the will of the Frozen Throne.</w:t>
      </w:r>
    </w:p>
    <w:p w14:paraId="4E86E6CF" w14:textId="77777777" w:rsidR="00226181" w:rsidRPr="00965B49" w:rsidRDefault="00226181" w:rsidP="00226181">
      <w:r>
        <w:t xml:space="preserve">Like </w:t>
      </w:r>
      <w:r w:rsidRPr="00965B49">
        <w:t>Gul'dan's death knights, these dark champions possess unholy strength; they</w:t>
      </w:r>
      <w:r>
        <w:t>, however,</w:t>
      </w:r>
      <w:r w:rsidRPr="00965B49">
        <w:t xml:space="preserve"> do not possess free will and their minds are inexorably entwined with and dominated by the Lich King's vast consciousness. Despite the potential loss of free will, some powerful mortals are intrigued by the promise of immortality and pledge their souls freely into the Lich King's service to achieve it.</w:t>
      </w:r>
    </w:p>
    <w:p w14:paraId="28517090" w14:textId="77777777" w:rsidR="00226181" w:rsidRDefault="00226181" w:rsidP="00226181">
      <w:r w:rsidRPr="00965B49">
        <w:t xml:space="preserve">In the years since Arthas shattered the Frozen Throne and merged with the Lich King, the power and fury of the death knights has only grown. Now these unrelenting crusaders of the damned eagerly await the Lich King's command to unleash their fury on Azeroth once again. </w:t>
      </w:r>
    </w:p>
    <w:p w14:paraId="5758043A" w14:textId="77777777" w:rsidR="00226181" w:rsidRDefault="00226181" w:rsidP="00226181">
      <w:r w:rsidRPr="00965B49">
        <w:t>Unlike death knights of the Old Horde, the Scourge's death knights are not limited to their use of ranged spell casting abilities. In addition, these tireless death knights are considerably stronger, faster, and more agile than they were in life. However, both generations are equally destructive and terrifying to engage in the field of battle.</w:t>
      </w:r>
    </w:p>
    <w:p w14:paraId="66A6FC96" w14:textId="77777777" w:rsidR="00226181" w:rsidRDefault="00226181">
      <w:pPr>
        <w:contextualSpacing/>
        <w:rPr>
          <w:rFonts w:eastAsia="Times New Roman" w:cstheme="minorHAnsi"/>
          <w:color w:val="000000"/>
        </w:rPr>
      </w:pPr>
    </w:p>
    <w:p w14:paraId="2F34E654" w14:textId="77777777" w:rsidR="00226181" w:rsidRPr="00226181" w:rsidRDefault="00226181" w:rsidP="00226181">
      <w:pPr>
        <w:contextualSpacing/>
        <w:rPr>
          <w:rFonts w:eastAsia="Times New Roman" w:cstheme="minorHAnsi"/>
          <w:b/>
          <w:bCs/>
          <w:caps/>
          <w:color w:val="000000"/>
        </w:rPr>
      </w:pPr>
      <w:r w:rsidRPr="00226181">
        <w:rPr>
          <w:rFonts w:eastAsia="Times New Roman" w:cstheme="minorHAnsi"/>
          <w:b/>
          <w:bCs/>
          <w:caps/>
          <w:color w:val="000000"/>
        </w:rPr>
        <w:t>Fallen Protectors</w:t>
      </w:r>
    </w:p>
    <w:p w14:paraId="1B74E435" w14:textId="77777777" w:rsidR="00226181" w:rsidRDefault="00226181" w:rsidP="00226181">
      <w:r>
        <w:t xml:space="preserve">Most death knights </w:t>
      </w:r>
      <w:r w:rsidRPr="00965B49">
        <w:t xml:space="preserve">were once virtuous defenders of </w:t>
      </w:r>
      <w:r>
        <w:t>h</w:t>
      </w:r>
      <w:r w:rsidRPr="00965B49">
        <w:t xml:space="preserve">umanity and </w:t>
      </w:r>
      <w:r>
        <w:t>t</w:t>
      </w:r>
      <w:r w:rsidRPr="00965B49">
        <w:t>ruth</w:t>
      </w:r>
      <w:r>
        <w:t xml:space="preserve"> as paladins</w:t>
      </w:r>
      <w:r w:rsidRPr="00965B49">
        <w:t xml:space="preserve">. However, once the </w:t>
      </w:r>
      <w:r>
        <w:t>p</w:t>
      </w:r>
      <w:r w:rsidRPr="00965B49">
        <w:t xml:space="preserve">aladin ranks were disbanded by the failing Alliance, many of these holy warriors traveled to the quarantined lands to ease the suffering of those left within the plague-ridden colonies. </w:t>
      </w:r>
    </w:p>
    <w:p w14:paraId="6E6387DD" w14:textId="77777777" w:rsidR="00226181" w:rsidRPr="00965B49" w:rsidRDefault="00226181" w:rsidP="00226181">
      <w:r w:rsidRPr="00965B49">
        <w:lastRenderedPageBreak/>
        <w:t xml:space="preserve">Though the </w:t>
      </w:r>
      <w:r>
        <w:t>p</w:t>
      </w:r>
      <w:r w:rsidRPr="00965B49">
        <w:t xml:space="preserve">aladins were </w:t>
      </w:r>
      <w:r>
        <w:t xml:space="preserve">resistant </w:t>
      </w:r>
      <w:r w:rsidRPr="00965B49">
        <w:t xml:space="preserve">to disease, they were persecuted by the general populace who believed that they had been infected by the foul plague. A small band of </w:t>
      </w:r>
      <w:r>
        <w:t>p</w:t>
      </w:r>
      <w:r w:rsidRPr="00965B49">
        <w:t xml:space="preserve">aladins, embittered by society's cruelty, traveled north to find the plague's source. These renegade </w:t>
      </w:r>
      <w:r>
        <w:t xml:space="preserve">knights </w:t>
      </w:r>
      <w:r w:rsidRPr="00965B49">
        <w:t xml:space="preserve">succumbed to bitter hatred over the course of their grueling quest. </w:t>
      </w:r>
    </w:p>
    <w:p w14:paraId="7B60157A" w14:textId="77777777" w:rsidR="00226181" w:rsidRDefault="00226181" w:rsidP="00226181">
      <w:r w:rsidRPr="00965B49">
        <w:t xml:space="preserve">When they finally reached Ner'zhul's icy fortress in Northrend they had become dark and brooding. The Lich King offered them untold power in exchange for their services and loyalty. The weary, vengeful warriors accepted his dark pact, and although they retained their humanity, their twisted souls were bound to his evil will for all time. Bestowed with black, vampiric Runeblades and shadowy steeds, </w:t>
      </w:r>
      <w:r>
        <w:t>d</w:t>
      </w:r>
      <w:r w:rsidRPr="00965B49">
        <w:t xml:space="preserve">eath </w:t>
      </w:r>
      <w:r>
        <w:t>k</w:t>
      </w:r>
      <w:r w:rsidRPr="00965B49">
        <w:t xml:space="preserve">nights serve as the Scourge's mightiest generals. </w:t>
      </w:r>
    </w:p>
    <w:p w14:paraId="3024F49D" w14:textId="77777777" w:rsidR="00226181" w:rsidRDefault="00226181" w:rsidP="00226181"/>
    <w:p w14:paraId="14C8F84A" w14:textId="77777777" w:rsidR="00226181" w:rsidRPr="00226181" w:rsidRDefault="00226181" w:rsidP="00226181">
      <w:pPr>
        <w:contextualSpacing/>
        <w:rPr>
          <w:rFonts w:eastAsia="Times New Roman" w:cstheme="minorHAnsi"/>
          <w:b/>
          <w:bCs/>
          <w:caps/>
          <w:color w:val="000000"/>
        </w:rPr>
      </w:pPr>
      <w:r w:rsidRPr="00226181">
        <w:rPr>
          <w:rFonts w:eastAsia="Times New Roman" w:cstheme="minorHAnsi"/>
          <w:b/>
          <w:bCs/>
          <w:caps/>
          <w:color w:val="000000"/>
        </w:rPr>
        <w:t>Released From Service</w:t>
      </w:r>
    </w:p>
    <w:p w14:paraId="7CE9ECC5" w14:textId="77777777" w:rsidR="00226181" w:rsidRPr="00965B49" w:rsidRDefault="00226181" w:rsidP="00226181">
      <w:r w:rsidRPr="00965B49">
        <w:t>When the Lich King's control of his death knights was broken, his former champions sought revenge for the horrors committed under his command. After their vengeance was won, the death knights found themselves without a cause and without a home. One by one they trickled into the land of the living in search of a new purpose.</w:t>
      </w:r>
    </w:p>
    <w:p w14:paraId="352D431E" w14:textId="77777777" w:rsidR="00226181" w:rsidRDefault="00226181" w:rsidP="00226181">
      <w:r w:rsidRPr="00965B49">
        <w:t xml:space="preserve">The Knights of the Ebon Blade is a faction consisting of the renegade death knights that broke free of the Lich King's control after the battle of Light's Hope Chapel. Led by Highlord Darion Mograine, the Knights of the Ebon Blade have allied themselves with the Alliance and the Horde with the help of Highlord Tirion Fordring of the Knights of the Silver Hand, and have pledged to do their part in defeating their former master, the Lich King. Their main base is Acherus: The Ebon Hold, taken from the Scourge after breaking free. </w:t>
      </w:r>
    </w:p>
    <w:p w14:paraId="2474B1FD" w14:textId="77777777" w:rsidR="00226181" w:rsidRPr="00965B49" w:rsidRDefault="00226181" w:rsidP="00226181"/>
    <w:p w14:paraId="2BDCF374" w14:textId="77777777" w:rsidR="00226181" w:rsidRPr="00226181" w:rsidRDefault="00226181" w:rsidP="00226181">
      <w:pPr>
        <w:contextualSpacing/>
        <w:rPr>
          <w:rFonts w:eastAsia="Times New Roman" w:cstheme="minorHAnsi"/>
          <w:b/>
          <w:bCs/>
          <w:caps/>
          <w:color w:val="000000"/>
        </w:rPr>
      </w:pPr>
      <w:r w:rsidRPr="00226181">
        <w:rPr>
          <w:rFonts w:eastAsia="Times New Roman" w:cstheme="minorHAnsi"/>
          <w:b/>
          <w:bCs/>
          <w:caps/>
          <w:color w:val="000000"/>
        </w:rPr>
        <w:t>Creating a Death Knight</w:t>
      </w:r>
    </w:p>
    <w:p w14:paraId="567479FD" w14:textId="77777777" w:rsidR="00226181" w:rsidRDefault="00226181" w:rsidP="00226181">
      <w:r w:rsidRPr="00965B49">
        <w:t xml:space="preserve">When creating your Death Knight, consider your relationship with the person or being that resurrected you. Do you know who it was, or why they brought you back from </w:t>
      </w:r>
      <w:r>
        <w:t>d</w:t>
      </w:r>
      <w:r w:rsidRPr="00965B49">
        <w:t xml:space="preserve">eath? Do you feel indebted to them for giving you a second chance at life, or are you angry that they took you away from your eternal rest? </w:t>
      </w:r>
    </w:p>
    <w:p w14:paraId="4D78B860" w14:textId="77777777" w:rsidR="00226181" w:rsidRDefault="00226181">
      <w:r>
        <w:t xml:space="preserve">Death knights often have terrible stories to tell that ended with their deaths. Consider your story before your death—if </w:t>
      </w:r>
      <w:r w:rsidRPr="00965B49">
        <w:t xml:space="preserve">you were </w:t>
      </w:r>
      <w:r>
        <w:t xml:space="preserve">once </w:t>
      </w:r>
      <w:r w:rsidRPr="00965B49">
        <w:t xml:space="preserve">a paladin, consider the oath you took. Do you remember it? Do you choose to follow those tenets again, or forsake your paladin teachings and follow a new path? </w:t>
      </w:r>
      <w:r>
        <w:t xml:space="preserve">If you were a noble or important member of your society, how do you cope with their expectations and your role? What evils have you committed under the Lich King’s dominion? Have you committed crimes that you secretly approve of, such as </w:t>
      </w:r>
      <w:ins w:id="1687" w:author="Admin" w:date="2020-10-19T20:04:00Z">
        <w:r w:rsidR="0095700B">
          <w:t xml:space="preserve">the </w:t>
        </w:r>
      </w:ins>
      <w:r>
        <w:t xml:space="preserve">murder of a noble </w:t>
      </w:r>
      <w:del w:id="1688" w:author="Admin" w:date="2020-10-19T20:04:00Z">
        <w:r w:rsidDel="0095700B">
          <w:delText xml:space="preserve">of your old life </w:delText>
        </w:r>
      </w:del>
      <w:r>
        <w:t>who let you down</w:t>
      </w:r>
      <w:ins w:id="1689" w:author="Admin" w:date="2020-10-19T20:04:00Z">
        <w:r w:rsidR="0095700B">
          <w:t xml:space="preserve"> in your old life</w:t>
        </w:r>
      </w:ins>
      <w:r>
        <w:t xml:space="preserve">, or </w:t>
      </w:r>
      <w:del w:id="1690" w:author="Admin" w:date="2020-10-19T20:04:00Z">
        <w:r w:rsidDel="0095700B">
          <w:delText xml:space="preserve">ended </w:delText>
        </w:r>
      </w:del>
      <w:ins w:id="1691" w:author="Admin" w:date="2020-10-19T20:04:00Z">
        <w:r w:rsidR="0095700B">
          <w:t xml:space="preserve">lethally ending </w:t>
        </w:r>
      </w:ins>
      <w:del w:id="1692" w:author="Admin" w:date="2020-10-19T20:04:00Z">
        <w:r w:rsidDel="0095700B">
          <w:delText xml:space="preserve">old </w:delText>
        </w:r>
      </w:del>
      <w:r>
        <w:t>rivalries</w:t>
      </w:r>
      <w:ins w:id="1693" w:author="Admin" w:date="2020-10-19T20:04:00Z">
        <w:r w:rsidR="0095700B">
          <w:t xml:space="preserve"> in life</w:t>
        </w:r>
      </w:ins>
      <w:r>
        <w:t>? Have you been commanded to use your power to raise the dead, and have you had a choice in raising anyone you once knew?</w:t>
      </w:r>
    </w:p>
    <w:p w14:paraId="2B461012" w14:textId="77777777" w:rsidR="00226181" w:rsidRPr="00965B49" w:rsidRDefault="00226181" w:rsidP="00226181">
      <w:r w:rsidRPr="00965B49">
        <w:t xml:space="preserve">Also, consider if and how you will attempt to reintegrate with society; most citizens of Azeroth fear </w:t>
      </w:r>
      <w:r>
        <w:t xml:space="preserve">and suspect the intentions of </w:t>
      </w:r>
      <w:r w:rsidRPr="00965B49">
        <w:t>death knights</w:t>
      </w:r>
      <w:r>
        <w:t>, and might try to sabotage their acceptance</w:t>
      </w:r>
      <w:r w:rsidRPr="00965B49">
        <w:t>.</w:t>
      </w:r>
      <w:r>
        <w:t xml:space="preserve"> Have you wronged anyone who might oppose your reentry into society? Will you accept being separate from all factions, and choose to take up quests with only like-minded individuals?</w:t>
      </w:r>
    </w:p>
    <w:p w14:paraId="39E34A2C" w14:textId="77777777" w:rsidR="00226181" w:rsidRPr="00965B49" w:rsidRDefault="00226181" w:rsidP="00226181"/>
    <w:p w14:paraId="5FA14656" w14:textId="77777777" w:rsidR="001E7C67" w:rsidRPr="000D5DB5" w:rsidRDefault="001E7C67">
      <w:pPr>
        <w:contextualSpacing/>
        <w:rPr>
          <w:rFonts w:eastAsia="Times New Roman" w:cstheme="minorHAnsi"/>
          <w:sz w:val="24"/>
          <w:szCs w:val="24"/>
        </w:rPr>
      </w:pPr>
      <w:r w:rsidRPr="000D5DB5">
        <w:rPr>
          <w:rFonts w:eastAsia="Times New Roman" w:cstheme="minorHAnsi"/>
          <w:b/>
          <w:bCs/>
          <w:color w:val="000000"/>
        </w:rPr>
        <w:t>QUICK BUILD</w:t>
      </w:r>
    </w:p>
    <w:p w14:paraId="49142E9A" w14:textId="77777777" w:rsidR="001E7C67" w:rsidRPr="000D5DB5" w:rsidRDefault="001E7C67">
      <w:pPr>
        <w:contextualSpacing/>
        <w:rPr>
          <w:rFonts w:eastAsia="Times New Roman" w:cstheme="minorHAnsi"/>
          <w:sz w:val="24"/>
          <w:szCs w:val="24"/>
        </w:rPr>
      </w:pPr>
      <w:r w:rsidRPr="000D5DB5">
        <w:rPr>
          <w:rFonts w:eastAsia="Times New Roman" w:cstheme="minorHAnsi"/>
          <w:color w:val="000000"/>
        </w:rPr>
        <w:t xml:space="preserve">You can make a death knight quickly by following these suggestions. First, Strength should be your highest ability score, followed by Charisma. Second, choose the noble or criminal background. </w:t>
      </w:r>
    </w:p>
    <w:p w14:paraId="264CB039" w14:textId="77777777" w:rsidR="001E7C67" w:rsidRPr="000D5DB5" w:rsidRDefault="001E7C67">
      <w:pPr>
        <w:contextualSpacing/>
        <w:rPr>
          <w:rFonts w:eastAsia="Times New Roman" w:cstheme="minorHAnsi"/>
          <w:sz w:val="24"/>
          <w:szCs w:val="24"/>
        </w:rPr>
      </w:pPr>
    </w:p>
    <w:p w14:paraId="6711523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1E8C348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death knight, you have the following class features.</w:t>
      </w:r>
    </w:p>
    <w:p w14:paraId="03C8783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3CB78C0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Hit Dice</w:t>
      </w:r>
      <w:r w:rsidRPr="000D5DB5">
        <w:rPr>
          <w:rFonts w:eastAsia="Times New Roman" w:cstheme="minorHAnsi"/>
          <w:color w:val="000000"/>
        </w:rPr>
        <w:t xml:space="preserve"> 1d10 per death knight level</w:t>
      </w:r>
    </w:p>
    <w:p w14:paraId="6884948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10 + your Stamina modifier</w:t>
      </w:r>
    </w:p>
    <w:p w14:paraId="4143F08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 at Higher Levels</w:t>
      </w:r>
      <w:r w:rsidRPr="000D5DB5">
        <w:rPr>
          <w:rFonts w:eastAsia="Times New Roman" w:cstheme="minorHAnsi"/>
          <w:color w:val="000000"/>
        </w:rPr>
        <w:t xml:space="preserve"> 1d10 (or 6) + your Stamina modifier per death knight level after 1st</w:t>
      </w:r>
    </w:p>
    <w:p w14:paraId="666EC521" w14:textId="77777777" w:rsidR="00AB25EF" w:rsidRPr="000D5DB5" w:rsidRDefault="00AB25EF">
      <w:pPr>
        <w:contextualSpacing/>
        <w:rPr>
          <w:rFonts w:eastAsia="Times New Roman" w:cstheme="minorHAnsi"/>
          <w:sz w:val="24"/>
          <w:szCs w:val="24"/>
        </w:rPr>
      </w:pPr>
    </w:p>
    <w:p w14:paraId="428D604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PROFICIENCIES</w:t>
      </w:r>
    </w:p>
    <w:p w14:paraId="44B33CB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Armor</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All armor, shields</w:t>
      </w:r>
    </w:p>
    <w:p w14:paraId="2B2DFA4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Weapons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Simple weapons, martial weapons</w:t>
      </w:r>
    </w:p>
    <w:p w14:paraId="1DE8151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Tools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None</w:t>
      </w:r>
    </w:p>
    <w:p w14:paraId="6B7D16B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Saving Throws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St</w:t>
      </w:r>
      <w:r w:rsidR="006645CF">
        <w:rPr>
          <w:rFonts w:eastAsia="Times New Roman" w:cstheme="minorHAnsi"/>
          <w:color w:val="000000"/>
        </w:rPr>
        <w:t>rength</w:t>
      </w:r>
      <w:r w:rsidRPr="000D5DB5">
        <w:rPr>
          <w:rFonts w:eastAsia="Times New Roman" w:cstheme="minorHAnsi"/>
          <w:color w:val="000000"/>
        </w:rPr>
        <w:t>, Spirit</w:t>
      </w:r>
    </w:p>
    <w:p w14:paraId="38DE9AF8"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Skills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Choose four from Athletics, Insight, Intimidation, Medicine, Deception, and Religion. </w:t>
      </w:r>
    </w:p>
    <w:p w14:paraId="4EEBE00E" w14:textId="77777777" w:rsidR="001E7C67" w:rsidRPr="000D5DB5" w:rsidRDefault="001E7C67">
      <w:pPr>
        <w:contextualSpacing/>
        <w:rPr>
          <w:rFonts w:eastAsia="Times New Roman" w:cstheme="minorHAnsi"/>
          <w:sz w:val="24"/>
          <w:szCs w:val="24"/>
        </w:rPr>
      </w:pPr>
    </w:p>
    <w:p w14:paraId="49FF494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61AA507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5DDD460F" w14:textId="77777777" w:rsidR="00AB25EF" w:rsidRPr="000D5DB5" w:rsidRDefault="00AB25EF" w:rsidP="00AA0E10">
      <w:pPr>
        <w:numPr>
          <w:ilvl w:val="0"/>
          <w:numId w:val="2"/>
        </w:numPr>
        <w:ind w:left="0" w:firstLine="0"/>
        <w:contextualSpacing/>
        <w:textAlignment w:val="baseline"/>
        <w:rPr>
          <w:rFonts w:eastAsia="Times New Roman" w:cstheme="minorHAnsi"/>
          <w:color w:val="000000"/>
        </w:rPr>
      </w:pPr>
      <w:r w:rsidRPr="000D5DB5">
        <w:rPr>
          <w:rFonts w:eastAsia="Times New Roman" w:cstheme="minorHAnsi"/>
          <w:color w:val="000000"/>
        </w:rPr>
        <w:t>(a) a martial weapon and a shield or (b) two martial weapons</w:t>
      </w:r>
    </w:p>
    <w:p w14:paraId="0CD59813" w14:textId="77777777" w:rsidR="00AB25EF" w:rsidRPr="000D5DB5" w:rsidRDefault="00AB25EF" w:rsidP="00AA0E10">
      <w:pPr>
        <w:numPr>
          <w:ilvl w:val="0"/>
          <w:numId w:val="2"/>
        </w:numPr>
        <w:ind w:left="0" w:firstLine="0"/>
        <w:contextualSpacing/>
        <w:textAlignment w:val="baseline"/>
        <w:rPr>
          <w:rFonts w:eastAsia="Times New Roman" w:cstheme="minorHAnsi"/>
          <w:color w:val="000000"/>
        </w:rPr>
      </w:pPr>
      <w:r w:rsidRPr="000D5DB5">
        <w:rPr>
          <w:rFonts w:eastAsia="Times New Roman" w:cstheme="minorHAnsi"/>
          <w:color w:val="000000"/>
        </w:rPr>
        <w:t>(a) five javelins or (b) any simple melee weapon</w:t>
      </w:r>
    </w:p>
    <w:p w14:paraId="7937D695" w14:textId="77777777" w:rsidR="00AB25EF" w:rsidRPr="000D5DB5" w:rsidRDefault="00AB25EF" w:rsidP="00AA0E10">
      <w:pPr>
        <w:numPr>
          <w:ilvl w:val="0"/>
          <w:numId w:val="2"/>
        </w:numPr>
        <w:ind w:left="0" w:firstLine="0"/>
        <w:contextualSpacing/>
        <w:textAlignment w:val="baseline"/>
        <w:rPr>
          <w:rFonts w:eastAsia="Times New Roman" w:cstheme="minorHAnsi"/>
          <w:color w:val="000000"/>
        </w:rPr>
      </w:pPr>
      <w:r w:rsidRPr="000D5DB5">
        <w:rPr>
          <w:rFonts w:eastAsia="Times New Roman" w:cstheme="minorHAnsi"/>
          <w:color w:val="000000"/>
        </w:rPr>
        <w:t>(a) a priest’s pack or (b) an explorer’s pack</w:t>
      </w:r>
    </w:p>
    <w:p w14:paraId="6E300F7B" w14:textId="77777777" w:rsidR="00AB25EF" w:rsidRPr="000D5DB5" w:rsidRDefault="00AB25EF" w:rsidP="00AA0E10">
      <w:pPr>
        <w:numPr>
          <w:ilvl w:val="0"/>
          <w:numId w:val="2"/>
        </w:numPr>
        <w:ind w:left="0" w:firstLine="0"/>
        <w:contextualSpacing/>
        <w:textAlignment w:val="baseline"/>
        <w:rPr>
          <w:rFonts w:eastAsia="Times New Roman" w:cstheme="minorHAnsi"/>
          <w:color w:val="000000"/>
        </w:rPr>
      </w:pPr>
      <w:r w:rsidRPr="000D5DB5">
        <w:rPr>
          <w:rFonts w:eastAsia="Times New Roman" w:cstheme="minorHAnsi"/>
          <w:color w:val="000000"/>
        </w:rPr>
        <w:t>Chain mail and an unholy symbol</w:t>
      </w:r>
    </w:p>
    <w:p w14:paraId="44CEDD8A" w14:textId="77777777" w:rsidR="00AB25EF" w:rsidRPr="000D5DB5" w:rsidRDefault="00AB25EF">
      <w:pPr>
        <w:contextualSpacing/>
        <w:rPr>
          <w:rFonts w:eastAsia="Times New Roman" w:cstheme="minorHAnsi"/>
          <w:sz w:val="24"/>
          <w:szCs w:val="24"/>
        </w:rPr>
      </w:pPr>
    </w:p>
    <w:p w14:paraId="4F15DAB6" w14:textId="77777777" w:rsidR="00226181" w:rsidRPr="00226181" w:rsidRDefault="00AB25EF" w:rsidP="00226181">
      <w:pPr>
        <w:contextualSpacing/>
        <w:rPr>
          <w:rFonts w:eastAsia="Times New Roman" w:cstheme="minorHAnsi"/>
          <w:b/>
          <w:bCs/>
          <w:caps/>
          <w:color w:val="000000"/>
        </w:rPr>
      </w:pPr>
      <w:r w:rsidRPr="00226181">
        <w:rPr>
          <w:rFonts w:eastAsia="Times New Roman" w:cstheme="minorHAnsi"/>
          <w:b/>
          <w:bCs/>
          <w:caps/>
          <w:color w:val="000000"/>
        </w:rPr>
        <w:t>Special</w:t>
      </w:r>
      <w:r w:rsidR="00226181" w:rsidRPr="00226181">
        <w:rPr>
          <w:rFonts w:eastAsia="Times New Roman" w:cstheme="minorHAnsi"/>
          <w:b/>
          <w:bCs/>
          <w:caps/>
          <w:color w:val="000000"/>
        </w:rPr>
        <w:t xml:space="preserve"> </w:t>
      </w:r>
    </w:p>
    <w:p w14:paraId="14746152" w14:textId="77777777" w:rsidR="00226181" w:rsidRDefault="00226181" w:rsidP="00226181">
      <w:pPr>
        <w:contextualSpacing/>
        <w:rPr>
          <w:rFonts w:eastAsia="Times New Roman" w:cstheme="minorHAnsi"/>
          <w:b/>
          <w:bCs/>
          <w:color w:val="000000"/>
        </w:rPr>
      </w:pPr>
      <w:r w:rsidRPr="00325A13">
        <w:rPr>
          <w:rFonts w:eastAsia="Times New Roman" w:cstheme="minorHAnsi"/>
          <w:b/>
          <w:bCs/>
          <w:color w:val="000000"/>
        </w:rPr>
        <w:t>Corruption</w:t>
      </w:r>
    </w:p>
    <w:p w14:paraId="4FC63B2A" w14:textId="77777777" w:rsidR="00226181" w:rsidRPr="000D5DB5" w:rsidRDefault="00226181" w:rsidP="00226181">
      <w:pPr>
        <w:contextualSpacing/>
        <w:rPr>
          <w:rFonts w:eastAsia="Times New Roman" w:cstheme="minorHAnsi"/>
          <w:sz w:val="24"/>
          <w:szCs w:val="24"/>
        </w:rPr>
      </w:pPr>
      <w:r>
        <w:rPr>
          <w:rFonts w:eastAsia="Times New Roman" w:cstheme="minorHAnsi"/>
          <w:color w:val="000000"/>
        </w:rPr>
        <w:t xml:space="preserve">Upon gaining a level in this class, you </w:t>
      </w:r>
      <w:r w:rsidRPr="000D5DB5">
        <w:rPr>
          <w:rFonts w:eastAsia="Times New Roman" w:cstheme="minorHAnsi"/>
          <w:color w:val="000000"/>
        </w:rPr>
        <w:t xml:space="preserve">may </w:t>
      </w:r>
      <w:r>
        <w:rPr>
          <w:rFonts w:eastAsia="Times New Roman" w:cstheme="minorHAnsi"/>
          <w:color w:val="000000"/>
        </w:rPr>
        <w:t xml:space="preserve">permanently </w:t>
      </w:r>
      <w:r w:rsidRPr="000D5DB5">
        <w:rPr>
          <w:rFonts w:eastAsia="Times New Roman" w:cstheme="minorHAnsi"/>
          <w:color w:val="000000"/>
        </w:rPr>
        <w:t xml:space="preserve">pledge your soul as well, turning yourself into an undead creature (permanently gaining the below Undead Nature ability, and counting as the undead creature type). </w:t>
      </w:r>
    </w:p>
    <w:p w14:paraId="02D892D4" w14:textId="77777777" w:rsidR="00226181" w:rsidRPr="000D5DB5" w:rsidRDefault="00226181" w:rsidP="00226181">
      <w:pPr>
        <w:contextualSpacing/>
        <w:rPr>
          <w:rFonts w:eastAsia="Times New Roman" w:cstheme="minorHAnsi"/>
          <w:color w:val="000000"/>
        </w:rPr>
      </w:pPr>
    </w:p>
    <w:p w14:paraId="498576F4" w14:textId="77777777" w:rsidR="00226181" w:rsidRPr="000D5DB5" w:rsidRDefault="00226181" w:rsidP="00226181">
      <w:pPr>
        <w:contextualSpacing/>
        <w:rPr>
          <w:rFonts w:eastAsia="Times New Roman" w:cstheme="minorHAnsi"/>
          <w:color w:val="000000"/>
        </w:rPr>
      </w:pPr>
      <w:r w:rsidRPr="000D5DB5">
        <w:rPr>
          <w:rFonts w:eastAsia="Times New Roman" w:cstheme="minorHAnsi"/>
          <w:b/>
          <w:bCs/>
          <w:i/>
          <w:iCs/>
          <w:color w:val="000000"/>
        </w:rPr>
        <w:t xml:space="preserve">Undead Nature. </w:t>
      </w:r>
      <w:r w:rsidRPr="000D5DB5">
        <w:rPr>
          <w:rFonts w:eastAsia="Times New Roman" w:cstheme="minorHAnsi"/>
          <w:color w:val="000000"/>
        </w:rPr>
        <w:t xml:space="preserve">You don’t require air, food, drink, or sleep. You are also immune to nonmagical poisons and diseases, and have advantage to effects that cause the exhausted and poisoned conditions. </w:t>
      </w:r>
    </w:p>
    <w:p w14:paraId="2031415E" w14:textId="77777777" w:rsidR="00226181" w:rsidRDefault="00226181" w:rsidP="00226181">
      <w:pPr>
        <w:contextualSpacing/>
        <w:rPr>
          <w:rFonts w:eastAsia="Times New Roman" w:cstheme="minorHAnsi"/>
          <w:b/>
          <w:bCs/>
          <w:color w:val="000000"/>
        </w:rPr>
      </w:pPr>
    </w:p>
    <w:p w14:paraId="1CA56BA6" w14:textId="77777777" w:rsidR="00226181" w:rsidRDefault="00226181" w:rsidP="00226181">
      <w:pPr>
        <w:contextualSpacing/>
        <w:rPr>
          <w:rFonts w:eastAsia="Times New Roman" w:cstheme="minorHAnsi"/>
          <w:color w:val="000000"/>
        </w:rPr>
      </w:pPr>
      <w:r w:rsidRPr="00325A13">
        <w:rPr>
          <w:rFonts w:eastAsia="Times New Roman" w:cstheme="minorHAnsi"/>
          <w:color w:val="000000"/>
        </w:rPr>
        <w:t>Also,</w:t>
      </w:r>
      <w:r>
        <w:rPr>
          <w:rFonts w:eastAsia="Times New Roman" w:cstheme="minorHAnsi"/>
          <w:b/>
          <w:bCs/>
          <w:color w:val="000000"/>
        </w:rPr>
        <w:t xml:space="preserve"> </w:t>
      </w:r>
      <w:r>
        <w:rPr>
          <w:rFonts w:eastAsia="Times New Roman" w:cstheme="minorHAnsi"/>
          <w:color w:val="000000"/>
        </w:rPr>
        <w:t>an uncorrupted</w:t>
      </w:r>
      <w:r w:rsidRPr="000D5DB5">
        <w:rPr>
          <w:rFonts w:eastAsia="Times New Roman" w:cstheme="minorHAnsi"/>
          <w:color w:val="000000"/>
        </w:rPr>
        <w:t xml:space="preserve"> draenei who takes on the mantle of death knight may alter their </w:t>
      </w:r>
      <w:r w:rsidRPr="000D5DB5">
        <w:rPr>
          <w:rFonts w:eastAsia="Times New Roman" w:cstheme="minorHAnsi"/>
          <w:i/>
          <w:iCs/>
          <w:color w:val="000000"/>
        </w:rPr>
        <w:t xml:space="preserve">Gift of the Naaru </w:t>
      </w:r>
      <w:r w:rsidRPr="000D5DB5">
        <w:rPr>
          <w:rFonts w:eastAsia="Times New Roman" w:cstheme="minorHAnsi"/>
          <w:color w:val="000000"/>
        </w:rPr>
        <w:t xml:space="preserve">ability, casting the </w:t>
      </w:r>
      <w:r w:rsidRPr="000D5DB5">
        <w:rPr>
          <w:rFonts w:eastAsia="Times New Roman" w:cstheme="minorHAnsi"/>
          <w:i/>
          <w:iCs/>
          <w:color w:val="000000"/>
        </w:rPr>
        <w:t xml:space="preserve">Death Hex </w:t>
      </w:r>
      <w:r w:rsidRPr="000D5DB5">
        <w:rPr>
          <w:rFonts w:eastAsia="Times New Roman" w:cstheme="minorHAnsi"/>
          <w:color w:val="000000"/>
        </w:rPr>
        <w:t>spell instead, as the draenei takes a unique shadow-fel shade of their Eredar heritage in exchange of the holy powers of the Naaru. This extremely uncommon sacrifice also takes its toll on the draenei’s body, slowly morphing their appearance through extended exposure to fel ma</w:t>
      </w:r>
      <w:r>
        <w:rPr>
          <w:rFonts w:eastAsia="Times New Roman" w:cstheme="minorHAnsi"/>
          <w:color w:val="000000"/>
        </w:rPr>
        <w:t>gic to be more like the Eredar, but turning their skin sickly pale blue instead of red.</w:t>
      </w:r>
    </w:p>
    <w:p w14:paraId="111F7123" w14:textId="77777777" w:rsidR="00226181" w:rsidRDefault="00226181" w:rsidP="00226181">
      <w:pPr>
        <w:contextualSpacing/>
        <w:rPr>
          <w:rFonts w:eastAsia="Times New Roman" w:cstheme="minorHAnsi"/>
          <w:color w:val="000000"/>
        </w:rPr>
      </w:pPr>
    </w:p>
    <w:p w14:paraId="7E43F72B" w14:textId="77777777" w:rsidR="00760436" w:rsidRDefault="00760436" w:rsidP="00226181">
      <w:pPr>
        <w:contextualSpacing/>
        <w:rPr>
          <w:rFonts w:eastAsia="Times New Roman" w:cstheme="minorHAnsi"/>
          <w:b/>
          <w:bCs/>
          <w:color w:val="000000"/>
        </w:rPr>
      </w:pPr>
      <w:r>
        <w:rPr>
          <w:rFonts w:eastAsia="Times New Roman" w:cstheme="minorHAnsi"/>
          <w:b/>
          <w:bCs/>
          <w:color w:val="000000"/>
        </w:rPr>
        <w:t>Rune Spells</w:t>
      </w:r>
    </w:p>
    <w:p w14:paraId="106E3A50" w14:textId="77777777" w:rsidR="00760436" w:rsidRPr="00760436" w:rsidRDefault="00760436" w:rsidP="00226181">
      <w:pPr>
        <w:contextualSpacing/>
        <w:rPr>
          <w:rFonts w:eastAsia="Times New Roman" w:cstheme="minorHAnsi"/>
          <w:color w:val="000000"/>
        </w:rPr>
      </w:pPr>
      <w:r>
        <w:rPr>
          <w:rFonts w:eastAsia="Times New Roman" w:cstheme="minorHAnsi"/>
          <w:color w:val="000000"/>
        </w:rPr>
        <w:t xml:space="preserve">Death Knights are the only class that can access the </w:t>
      </w:r>
      <w:r>
        <w:rPr>
          <w:rFonts w:eastAsia="Times New Roman" w:cstheme="minorHAnsi"/>
          <w:i/>
          <w:iCs/>
          <w:color w:val="000000"/>
        </w:rPr>
        <w:t xml:space="preserve">rune array </w:t>
      </w:r>
      <w:r>
        <w:rPr>
          <w:rFonts w:eastAsia="Times New Roman" w:cstheme="minorHAnsi"/>
          <w:color w:val="000000"/>
        </w:rPr>
        <w:t xml:space="preserve">spell, and can prepare different runes for strike effects. Runes are magical enhancements that can enhance a death knight’s weapon attacks, and can be released in coordination with the Runic Strike ability to cause a devastating strike. </w:t>
      </w:r>
    </w:p>
    <w:p w14:paraId="6FBFD51E" w14:textId="77777777" w:rsidR="00760436" w:rsidRPr="00760436" w:rsidRDefault="00760436" w:rsidP="00226181">
      <w:pPr>
        <w:contextualSpacing/>
        <w:rPr>
          <w:rFonts w:eastAsia="Times New Roman" w:cstheme="minorHAnsi"/>
          <w:color w:val="000000"/>
        </w:rPr>
      </w:pPr>
    </w:p>
    <w:p w14:paraId="2D5FD9BC" w14:textId="77777777" w:rsidR="00226181" w:rsidRPr="00226181" w:rsidRDefault="00226181" w:rsidP="00226181">
      <w:pPr>
        <w:contextualSpacing/>
        <w:rPr>
          <w:rFonts w:eastAsia="Times New Roman" w:cstheme="minorHAnsi"/>
          <w:b/>
          <w:bCs/>
          <w:color w:val="000000"/>
        </w:rPr>
      </w:pPr>
      <w:r>
        <w:rPr>
          <w:rFonts w:eastAsia="Times New Roman" w:cstheme="minorHAnsi"/>
          <w:b/>
          <w:bCs/>
          <w:color w:val="000000"/>
        </w:rPr>
        <w:t>Rune-Bound</w:t>
      </w:r>
    </w:p>
    <w:p w14:paraId="5130C242" w14:textId="77777777" w:rsidR="00226181" w:rsidRDefault="00226181" w:rsidP="00226181">
      <w:pPr>
        <w:contextualSpacing/>
        <w:rPr>
          <w:rFonts w:eastAsia="Times New Roman" w:cstheme="minorHAnsi"/>
          <w:color w:val="000000"/>
        </w:rPr>
      </w:pPr>
      <w:r>
        <w:rPr>
          <w:rFonts w:eastAsia="Times New Roman" w:cstheme="minorHAnsi"/>
          <w:color w:val="000000"/>
        </w:rPr>
        <w:t xml:space="preserve">Upon gaining a level in this class, you can turn one (of both, if using two weapons to fight) of your weapons into Runeblades, a weapon infused with the might of the Lich King and his blessing. </w:t>
      </w:r>
    </w:p>
    <w:p w14:paraId="56994A52" w14:textId="77777777" w:rsidR="00AB25EF" w:rsidRPr="000D5DB5" w:rsidRDefault="00AB25EF" w:rsidP="00226181">
      <w:pPr>
        <w:contextualSpacing/>
        <w:rPr>
          <w:rFonts w:eastAsia="Times New Roman" w:cstheme="minorHAnsi"/>
          <w:sz w:val="24"/>
          <w:szCs w:val="24"/>
        </w:rPr>
      </w:pPr>
      <w:r w:rsidRPr="000D5DB5">
        <w:rPr>
          <w:rFonts w:eastAsia="Times New Roman" w:cstheme="minorHAnsi"/>
          <w:color w:val="000000"/>
        </w:rPr>
        <w:t xml:space="preserve">Runeblades have three benefits: </w:t>
      </w:r>
    </w:p>
    <w:p w14:paraId="51C51EA7" w14:textId="77777777" w:rsidR="00AB25EF" w:rsidRPr="000D5DB5" w:rsidRDefault="00AB25EF" w:rsidP="003C4628">
      <w:pPr>
        <w:numPr>
          <w:ilvl w:val="0"/>
          <w:numId w:val="60"/>
        </w:numPr>
        <w:ind w:left="360"/>
        <w:contextualSpacing/>
        <w:textAlignment w:val="baseline"/>
        <w:rPr>
          <w:rFonts w:eastAsia="Times New Roman" w:cstheme="minorHAnsi"/>
          <w:color w:val="000000"/>
        </w:rPr>
      </w:pPr>
      <w:r w:rsidRPr="000D5DB5">
        <w:rPr>
          <w:rFonts w:eastAsia="Times New Roman" w:cstheme="minorHAnsi"/>
          <w:color w:val="000000"/>
        </w:rPr>
        <w:t>They serve as spellbooks and store spells</w:t>
      </w:r>
      <w:r w:rsidR="00835040">
        <w:rPr>
          <w:rFonts w:eastAsia="Times New Roman" w:cstheme="minorHAnsi"/>
          <w:color w:val="000000"/>
        </w:rPr>
        <w:t xml:space="preserve"> (as described under Spellcasting)</w:t>
      </w:r>
      <w:r w:rsidRPr="000D5DB5">
        <w:rPr>
          <w:rFonts w:eastAsia="Times New Roman" w:cstheme="minorHAnsi"/>
          <w:color w:val="000000"/>
        </w:rPr>
        <w:t xml:space="preserve">. </w:t>
      </w:r>
    </w:p>
    <w:p w14:paraId="1235D7F8" w14:textId="77777777" w:rsidR="00AB25EF" w:rsidRPr="000D5DB5" w:rsidRDefault="00AB25EF" w:rsidP="003C4628">
      <w:pPr>
        <w:numPr>
          <w:ilvl w:val="0"/>
          <w:numId w:val="60"/>
        </w:numPr>
        <w:ind w:left="360"/>
        <w:contextualSpacing/>
        <w:textAlignment w:val="baseline"/>
        <w:rPr>
          <w:rFonts w:eastAsia="Times New Roman" w:cstheme="minorHAnsi"/>
          <w:color w:val="000000"/>
        </w:rPr>
      </w:pPr>
      <w:r w:rsidRPr="000D5DB5">
        <w:rPr>
          <w:rFonts w:eastAsia="Times New Roman" w:cstheme="minorHAnsi"/>
          <w:color w:val="000000"/>
        </w:rPr>
        <w:t>You gain advantage to saving throws against any effect that controls your character or alters their alignment against the Lich King’s will</w:t>
      </w:r>
      <w:r w:rsidR="00835040">
        <w:rPr>
          <w:rFonts w:eastAsia="Times New Roman" w:cstheme="minorHAnsi"/>
          <w:color w:val="000000"/>
        </w:rPr>
        <w:t xml:space="preserve"> while using them</w:t>
      </w:r>
      <w:r w:rsidRPr="000D5DB5">
        <w:rPr>
          <w:rFonts w:eastAsia="Times New Roman" w:cstheme="minorHAnsi"/>
          <w:color w:val="000000"/>
        </w:rPr>
        <w:t>.</w:t>
      </w:r>
    </w:p>
    <w:p w14:paraId="36AAFCC4" w14:textId="77777777" w:rsidR="00AB25EF" w:rsidDel="00D40E02" w:rsidRDefault="00AB25EF">
      <w:pPr>
        <w:numPr>
          <w:ilvl w:val="0"/>
          <w:numId w:val="60"/>
        </w:numPr>
        <w:ind w:left="360"/>
        <w:contextualSpacing/>
        <w:textAlignment w:val="baseline"/>
        <w:rPr>
          <w:del w:id="1694" w:author="Admin" w:date="2021-03-22T13:53:00Z"/>
          <w:rFonts w:eastAsia="Times New Roman" w:cstheme="minorHAnsi"/>
          <w:color w:val="000000"/>
        </w:rPr>
      </w:pPr>
      <w:r w:rsidRPr="00D40E02">
        <w:rPr>
          <w:rFonts w:eastAsia="Times New Roman" w:cstheme="minorHAnsi"/>
          <w:color w:val="000000"/>
        </w:rPr>
        <w:lastRenderedPageBreak/>
        <w:t>The blade serves as an unholy symbol</w:t>
      </w:r>
      <w:del w:id="1695" w:author="Admin" w:date="2021-03-22T13:52:00Z">
        <w:r w:rsidRPr="00D40E02" w:rsidDel="00D40E02">
          <w:rPr>
            <w:rFonts w:eastAsia="Times New Roman" w:cstheme="minorHAnsi"/>
            <w:color w:val="000000"/>
          </w:rPr>
          <w:delText xml:space="preserve">. </w:delText>
        </w:r>
      </w:del>
      <w:ins w:id="1696" w:author="Admin" w:date="2021-03-22T13:52:00Z">
        <w:r w:rsidR="00D40E02" w:rsidRPr="00D40E02">
          <w:rPr>
            <w:rFonts w:eastAsia="Times New Roman" w:cstheme="minorHAnsi"/>
            <w:color w:val="000000"/>
          </w:rPr>
          <w:t xml:space="preserve">, and </w:t>
        </w:r>
      </w:ins>
    </w:p>
    <w:p w14:paraId="58AFC378" w14:textId="77777777" w:rsidR="00223224" w:rsidRPr="00D40E02" w:rsidRDefault="00223224">
      <w:pPr>
        <w:numPr>
          <w:ilvl w:val="0"/>
          <w:numId w:val="60"/>
        </w:numPr>
        <w:ind w:left="360"/>
        <w:contextualSpacing/>
        <w:textAlignment w:val="baseline"/>
        <w:rPr>
          <w:rFonts w:eastAsia="Times New Roman" w:cstheme="minorHAnsi"/>
          <w:color w:val="000000"/>
        </w:rPr>
      </w:pPr>
      <w:del w:id="1697" w:author="Admin" w:date="2021-03-22T13:53:00Z">
        <w:r w:rsidRPr="00D40E02" w:rsidDel="00D40E02">
          <w:rPr>
            <w:rFonts w:eastAsia="Times New Roman" w:cstheme="minorHAnsi"/>
            <w:color w:val="000000"/>
          </w:rPr>
          <w:delText xml:space="preserve">The </w:delText>
        </w:r>
      </w:del>
      <w:ins w:id="1698" w:author="Admin" w:date="2021-03-22T13:53:00Z">
        <w:r w:rsidR="00D40E02">
          <w:rPr>
            <w:rFonts w:eastAsia="Times New Roman" w:cstheme="minorHAnsi"/>
            <w:color w:val="000000"/>
          </w:rPr>
          <w:t xml:space="preserve">the </w:t>
        </w:r>
      </w:ins>
      <w:r w:rsidRPr="00D40E02">
        <w:rPr>
          <w:rFonts w:eastAsia="Times New Roman" w:cstheme="minorHAnsi"/>
          <w:color w:val="000000"/>
        </w:rPr>
        <w:t xml:space="preserve">runeblade is a greater attunement weapon (see </w:t>
      </w:r>
      <w:r w:rsidR="00835040" w:rsidRPr="00D40E02">
        <w:rPr>
          <w:rFonts w:eastAsia="Times New Roman" w:cstheme="minorHAnsi"/>
          <w:color w:val="000000"/>
        </w:rPr>
        <w:t>Chapter 5: E</w:t>
      </w:r>
      <w:r w:rsidRPr="00D40E02">
        <w:rPr>
          <w:rFonts w:eastAsia="Times New Roman" w:cstheme="minorHAnsi"/>
          <w:color w:val="000000"/>
        </w:rPr>
        <w:t xml:space="preserve">quipment). </w:t>
      </w:r>
    </w:p>
    <w:p w14:paraId="69EAAB62" w14:textId="77777777" w:rsidR="00AB25EF" w:rsidRPr="00226181" w:rsidRDefault="00226181" w:rsidP="00226181">
      <w:pPr>
        <w:contextualSpacing/>
        <w:rPr>
          <w:rFonts w:eastAsia="Times New Roman" w:cstheme="minorHAnsi"/>
          <w:color w:val="000000"/>
        </w:rPr>
      </w:pPr>
      <w:r>
        <w:rPr>
          <w:rFonts w:eastAsia="Times New Roman" w:cstheme="minorHAnsi"/>
          <w:color w:val="000000"/>
        </w:rPr>
        <w:t xml:space="preserve">You cannot have multiple Runeblades (beyond the one you choose or two you fight with). If lost, the blade usually finds its way back to you (or you to it) due to the bond you share. </w:t>
      </w:r>
    </w:p>
    <w:p w14:paraId="6ABDB1CE" w14:textId="77777777" w:rsidR="00226181" w:rsidRPr="00226181" w:rsidRDefault="00226181">
      <w:pPr>
        <w:contextualSpacing/>
        <w:rPr>
          <w:rFonts w:eastAsia="Times New Roman" w:cstheme="minorHAnsi"/>
          <w:color w:val="000000"/>
        </w:rPr>
      </w:pPr>
    </w:p>
    <w:p w14:paraId="0A5B188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Death Knight Class </w:t>
      </w:r>
    </w:p>
    <w:p w14:paraId="63C9EEED" w14:textId="77777777" w:rsidR="00AB25EF" w:rsidRPr="000D5DB5" w:rsidRDefault="00BE38CD">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B25EF" w:rsidRPr="000D5DB5">
        <w:rPr>
          <w:rFonts w:eastAsia="Times New Roman" w:cstheme="minorHAnsi"/>
          <w:b/>
          <w:bCs/>
          <w:color w:val="000000"/>
        </w:rPr>
        <w:t>Features</w:t>
      </w:r>
      <w:r w:rsidR="00A471E1">
        <w:rPr>
          <w:rFonts w:eastAsia="Times New Roman" w:cstheme="minorHAnsi"/>
          <w:b/>
          <w:bCs/>
          <w:color w:val="000000"/>
        </w:rPr>
        <w:tab/>
      </w:r>
      <w:r w:rsidR="00A471E1">
        <w:rPr>
          <w:rFonts w:eastAsia="Times New Roman" w:cstheme="minorHAnsi"/>
          <w:b/>
          <w:bCs/>
          <w:color w:val="000000"/>
        </w:rPr>
        <w:tab/>
      </w:r>
      <w:r w:rsidR="00A471E1">
        <w:rPr>
          <w:rFonts w:eastAsia="Times New Roman" w:cstheme="minorHAnsi"/>
          <w:b/>
          <w:bCs/>
          <w:color w:val="000000"/>
        </w:rPr>
        <w:tab/>
      </w:r>
      <w:r w:rsidR="00A471E1">
        <w:rPr>
          <w:rFonts w:eastAsia="Times New Roman" w:cstheme="minorHAnsi"/>
          <w:b/>
          <w:bCs/>
          <w:color w:val="000000"/>
        </w:rPr>
        <w:tab/>
      </w:r>
      <w:r w:rsidR="00A4757C">
        <w:rPr>
          <w:rFonts w:eastAsia="Times New Roman" w:cstheme="minorHAnsi"/>
          <w:b/>
          <w:bCs/>
          <w:color w:val="000000"/>
        </w:rPr>
        <w:t xml:space="preserve">Caster </w:t>
      </w:r>
      <w:r w:rsidR="008949C0">
        <w:rPr>
          <w:rFonts w:eastAsia="Times New Roman" w:cstheme="minorHAnsi"/>
          <w:b/>
          <w:bCs/>
          <w:color w:val="000000"/>
        </w:rPr>
        <w:t>l</w:t>
      </w:r>
      <w:r w:rsidR="00A4757C">
        <w:rPr>
          <w:rFonts w:eastAsia="Times New Roman" w:cstheme="minorHAnsi"/>
          <w:b/>
          <w:bCs/>
          <w:color w:val="000000"/>
        </w:rPr>
        <w:t>evel (Spell level)</w:t>
      </w:r>
    </w:p>
    <w:p w14:paraId="54DFF727"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Divine Sense, Corrupting Touch</w:t>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w:t>
      </w:r>
    </w:p>
    <w:p w14:paraId="2F19731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2nd</w:t>
      </w:r>
      <w:r w:rsidR="00BE38CD">
        <w:rPr>
          <w:rFonts w:eastAsia="Times New Roman" w:cstheme="minorHAnsi"/>
          <w:color w:val="000000"/>
        </w:rPr>
        <w:tab/>
      </w:r>
      <w:r w:rsidRPr="000D5DB5">
        <w:rPr>
          <w:rFonts w:eastAsia="Times New Roman" w:cstheme="minorHAnsi"/>
          <w:color w:val="000000"/>
        </w:rPr>
        <w:t>+2</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Fighting Style, Runic Strike</w:t>
      </w:r>
      <w:r w:rsidR="0057150D" w:rsidRPr="000D5DB5">
        <w:rPr>
          <w:rFonts w:eastAsia="Times New Roman" w:cstheme="minorHAnsi"/>
          <w:color w:val="000000"/>
        </w:rPr>
        <w:t>, Spellcasting</w:t>
      </w:r>
      <w:r w:rsidR="00A471E1">
        <w:rPr>
          <w:rFonts w:eastAsia="Times New Roman" w:cstheme="minorHAnsi"/>
          <w:color w:val="000000"/>
        </w:rPr>
        <w:tab/>
      </w:r>
      <w:r w:rsidR="00855C8E">
        <w:rPr>
          <w:rFonts w:eastAsia="Times New Roman" w:cstheme="minorHAnsi"/>
          <w:color w:val="000000"/>
        </w:rPr>
        <w:t>1 (1st level)</w:t>
      </w:r>
    </w:p>
    <w:p w14:paraId="7E608CEB" w14:textId="77777777" w:rsidR="00AB25EF" w:rsidRPr="000D5DB5" w:rsidRDefault="00AB25EF" w:rsidP="006E3F8B">
      <w:pPr>
        <w:contextualSpacing/>
        <w:rPr>
          <w:rFonts w:eastAsia="Times New Roman" w:cstheme="minorHAnsi"/>
          <w:sz w:val="24"/>
          <w:szCs w:val="24"/>
        </w:rPr>
      </w:pPr>
      <w:r w:rsidRPr="000D5DB5">
        <w:rPr>
          <w:rFonts w:eastAsia="Times New Roman" w:cstheme="minorHAnsi"/>
          <w:color w:val="000000"/>
        </w:rPr>
        <w:t>3rd</w:t>
      </w:r>
      <w:r w:rsidR="00BE38CD">
        <w:rPr>
          <w:rFonts w:eastAsia="Times New Roman" w:cstheme="minorHAnsi"/>
          <w:color w:val="000000"/>
        </w:rPr>
        <w:tab/>
      </w:r>
      <w:r w:rsidRPr="000D5DB5">
        <w:rPr>
          <w:rFonts w:eastAsia="Times New Roman" w:cstheme="minorHAnsi"/>
          <w:color w:val="000000"/>
        </w:rPr>
        <w:t>+2</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 xml:space="preserve">Aura (Abandonment), </w:t>
      </w:r>
      <w:r w:rsidR="006E3F8B">
        <w:rPr>
          <w:rFonts w:eastAsia="Times New Roman" w:cstheme="minorHAnsi"/>
          <w:color w:val="000000"/>
        </w:rPr>
        <w:t>Dark Path</w:t>
      </w:r>
      <w:r w:rsidR="006E3F8B">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2</w:t>
      </w:r>
      <w:r w:rsidR="00855C8E">
        <w:rPr>
          <w:rFonts w:eastAsia="Times New Roman" w:cstheme="minorHAnsi"/>
          <w:color w:val="000000"/>
        </w:rPr>
        <w:t xml:space="preserve"> (1st level)</w:t>
      </w:r>
    </w:p>
    <w:p w14:paraId="590B1E9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4th</w:t>
      </w:r>
      <w:r w:rsidR="00BE38CD">
        <w:rPr>
          <w:rFonts w:eastAsia="Times New Roman" w:cstheme="minorHAnsi"/>
          <w:color w:val="000000"/>
        </w:rPr>
        <w:tab/>
      </w:r>
      <w:r w:rsidRPr="000D5DB5">
        <w:rPr>
          <w:rFonts w:eastAsia="Times New Roman" w:cstheme="minorHAnsi"/>
          <w:color w:val="000000"/>
        </w:rPr>
        <w:t>+2</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Ability Score Improvement</w:t>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2 (1st level)</w:t>
      </w:r>
    </w:p>
    <w:p w14:paraId="1AA14D3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5th</w:t>
      </w:r>
      <w:r w:rsidR="00BE38CD">
        <w:rPr>
          <w:rFonts w:eastAsia="Times New Roman" w:cstheme="minorHAnsi"/>
          <w:color w:val="000000"/>
        </w:rPr>
        <w:tab/>
      </w:r>
      <w:r w:rsidRPr="000D5DB5">
        <w:rPr>
          <w:rFonts w:eastAsia="Times New Roman" w:cstheme="minorHAnsi"/>
          <w:color w:val="000000"/>
        </w:rPr>
        <w:t>+3</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Extra Attack</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3</w:t>
      </w:r>
      <w:r w:rsidR="00855C8E">
        <w:rPr>
          <w:rFonts w:eastAsia="Times New Roman" w:cstheme="minorHAnsi"/>
          <w:color w:val="000000"/>
        </w:rPr>
        <w:t xml:space="preserve"> (</w:t>
      </w:r>
      <w:r w:rsidR="008949C0">
        <w:rPr>
          <w:rFonts w:eastAsia="Times New Roman" w:cstheme="minorHAnsi"/>
          <w:color w:val="000000"/>
        </w:rPr>
        <w:t>2nd</w:t>
      </w:r>
      <w:r w:rsidR="00855C8E">
        <w:rPr>
          <w:rFonts w:eastAsia="Times New Roman" w:cstheme="minorHAnsi"/>
          <w:color w:val="000000"/>
        </w:rPr>
        <w:t xml:space="preserve"> level)</w:t>
      </w:r>
    </w:p>
    <w:p w14:paraId="391BFFF6" w14:textId="77777777" w:rsidR="00855C8E" w:rsidRPr="000D5DB5" w:rsidRDefault="00AB25EF">
      <w:pPr>
        <w:contextualSpacing/>
        <w:rPr>
          <w:rFonts w:eastAsia="Times New Roman" w:cstheme="minorHAnsi"/>
          <w:sz w:val="24"/>
          <w:szCs w:val="24"/>
        </w:rPr>
      </w:pPr>
      <w:r w:rsidRPr="000D5DB5">
        <w:rPr>
          <w:rFonts w:eastAsia="Times New Roman" w:cstheme="minorHAnsi"/>
          <w:color w:val="000000"/>
        </w:rPr>
        <w:t>6th</w:t>
      </w:r>
      <w:r w:rsidR="00BE38CD">
        <w:rPr>
          <w:rFonts w:eastAsia="Times New Roman" w:cstheme="minorHAnsi"/>
          <w:color w:val="000000"/>
        </w:rPr>
        <w:tab/>
      </w:r>
      <w:r w:rsidRPr="000D5DB5">
        <w:rPr>
          <w:rFonts w:eastAsia="Times New Roman" w:cstheme="minorHAnsi"/>
          <w:color w:val="000000"/>
        </w:rPr>
        <w:t>+3</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Cursed Carrier, Aura (</w:t>
      </w:r>
      <w:r w:rsidR="00305BA5" w:rsidRPr="000D5DB5">
        <w:rPr>
          <w:rFonts w:eastAsia="Times New Roman" w:cstheme="minorHAnsi"/>
          <w:color w:val="000000"/>
        </w:rPr>
        <w:t>Necrotic</w:t>
      </w:r>
      <w:r w:rsidRPr="000D5DB5">
        <w:rPr>
          <w:rFonts w:eastAsia="Times New Roman" w:cstheme="minorHAnsi"/>
          <w:color w:val="000000"/>
        </w:rPr>
        <w:t>)</w:t>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3 (2nd level)</w:t>
      </w:r>
    </w:p>
    <w:p w14:paraId="02375710" w14:textId="77777777" w:rsidR="00855C8E" w:rsidRPr="000D5DB5" w:rsidRDefault="00AB25EF">
      <w:pPr>
        <w:contextualSpacing/>
        <w:rPr>
          <w:rFonts w:eastAsia="Times New Roman" w:cstheme="minorHAnsi"/>
          <w:sz w:val="24"/>
          <w:szCs w:val="24"/>
        </w:rPr>
      </w:pPr>
      <w:r w:rsidRPr="000D5DB5">
        <w:rPr>
          <w:rFonts w:eastAsia="Times New Roman" w:cstheme="minorHAnsi"/>
          <w:color w:val="000000"/>
        </w:rPr>
        <w:t>7th</w:t>
      </w:r>
      <w:r w:rsidR="00BE38CD">
        <w:rPr>
          <w:rFonts w:eastAsia="Times New Roman" w:cstheme="minorHAnsi"/>
          <w:color w:val="000000"/>
        </w:rPr>
        <w:tab/>
      </w:r>
      <w:r w:rsidRPr="000D5DB5">
        <w:rPr>
          <w:rFonts w:eastAsia="Times New Roman" w:cstheme="minorHAnsi"/>
          <w:color w:val="000000"/>
        </w:rPr>
        <w:t>+3</w:t>
      </w:r>
      <w:r w:rsidR="00BE38CD">
        <w:rPr>
          <w:rFonts w:eastAsia="Times New Roman" w:cstheme="minorHAnsi"/>
          <w:color w:val="000000"/>
        </w:rPr>
        <w:tab/>
      </w:r>
      <w:r w:rsidR="00BE38CD">
        <w:rPr>
          <w:rFonts w:eastAsia="Times New Roman" w:cstheme="minorHAnsi"/>
          <w:color w:val="000000"/>
        </w:rPr>
        <w:tab/>
      </w:r>
      <w:r w:rsidR="00B77552" w:rsidRPr="000D5DB5">
        <w:rPr>
          <w:rFonts w:eastAsia="Times New Roman" w:cstheme="minorHAnsi"/>
          <w:color w:val="000000"/>
        </w:rPr>
        <w:t>Dark Path</w:t>
      </w:r>
      <w:r w:rsidRPr="000D5DB5">
        <w:rPr>
          <w:rFonts w:eastAsia="Times New Roman" w:cstheme="minorHAnsi"/>
          <w:color w:val="000000"/>
        </w:rPr>
        <w:t xml:space="preserve"> </w:t>
      </w:r>
      <w:r w:rsidR="00A471E1">
        <w:rPr>
          <w:rFonts w:eastAsia="Times New Roman" w:cstheme="minorHAnsi"/>
          <w:color w:val="000000"/>
        </w:rPr>
        <w:t>F</w:t>
      </w:r>
      <w:r w:rsidR="00A471E1" w:rsidRPr="000D5DB5">
        <w:rPr>
          <w:rFonts w:eastAsia="Times New Roman" w:cstheme="minorHAnsi"/>
          <w:color w:val="000000"/>
        </w:rPr>
        <w:t>eature</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4</w:t>
      </w:r>
      <w:r w:rsidR="00855C8E">
        <w:rPr>
          <w:rFonts w:eastAsia="Times New Roman" w:cstheme="minorHAnsi"/>
          <w:color w:val="000000"/>
        </w:rPr>
        <w:t xml:space="preserve"> (2nd level)</w:t>
      </w:r>
    </w:p>
    <w:p w14:paraId="2013BA5C" w14:textId="77777777" w:rsidR="00855C8E" w:rsidRPr="000D5DB5" w:rsidRDefault="00AB25EF">
      <w:pPr>
        <w:contextualSpacing/>
        <w:rPr>
          <w:rFonts w:eastAsia="Times New Roman" w:cstheme="minorHAnsi"/>
          <w:sz w:val="24"/>
          <w:szCs w:val="24"/>
        </w:rPr>
      </w:pPr>
      <w:r w:rsidRPr="000D5DB5">
        <w:rPr>
          <w:rFonts w:eastAsia="Times New Roman" w:cstheme="minorHAnsi"/>
          <w:color w:val="000000"/>
        </w:rPr>
        <w:t>8th</w:t>
      </w:r>
      <w:r w:rsidR="00BE38CD">
        <w:rPr>
          <w:rFonts w:eastAsia="Times New Roman" w:cstheme="minorHAnsi"/>
          <w:color w:val="000000"/>
        </w:rPr>
        <w:tab/>
      </w:r>
      <w:r w:rsidRPr="000D5DB5">
        <w:rPr>
          <w:rFonts w:eastAsia="Times New Roman" w:cstheme="minorHAnsi"/>
          <w:color w:val="000000"/>
        </w:rPr>
        <w:t>+3</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Ability Score Improvement</w:t>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4 (2nd level)</w:t>
      </w:r>
    </w:p>
    <w:p w14:paraId="2FE12215" w14:textId="77777777" w:rsidR="00855C8E" w:rsidRPr="000D5DB5" w:rsidRDefault="00AB25EF">
      <w:pPr>
        <w:contextualSpacing/>
        <w:rPr>
          <w:rFonts w:eastAsia="Times New Roman" w:cstheme="minorHAnsi"/>
          <w:sz w:val="24"/>
          <w:szCs w:val="24"/>
        </w:rPr>
      </w:pPr>
      <w:r w:rsidRPr="000D5DB5">
        <w:rPr>
          <w:rFonts w:eastAsia="Times New Roman" w:cstheme="minorHAnsi"/>
          <w:color w:val="000000"/>
        </w:rPr>
        <w:t>9th</w:t>
      </w:r>
      <w:r w:rsidR="00BE38CD">
        <w:rPr>
          <w:rFonts w:eastAsia="Times New Roman" w:cstheme="minorHAnsi"/>
          <w:color w:val="000000"/>
        </w:rPr>
        <w:tab/>
      </w:r>
      <w:r w:rsidRPr="000D5DB5">
        <w:rPr>
          <w:rFonts w:eastAsia="Times New Roman" w:cstheme="minorHAnsi"/>
          <w:color w:val="000000"/>
        </w:rPr>
        <w:t>+4</w:t>
      </w:r>
      <w:r w:rsidR="00BE38CD">
        <w:rPr>
          <w:rFonts w:eastAsia="Times New Roman" w:cstheme="minorHAnsi"/>
          <w:color w:val="000000"/>
        </w:rPr>
        <w:tab/>
      </w:r>
      <w:r w:rsidR="00BE38CD">
        <w:rPr>
          <w:rFonts w:eastAsia="Times New Roman" w:cstheme="minorHAnsi"/>
          <w:color w:val="000000"/>
        </w:rPr>
        <w:tab/>
      </w:r>
      <w:r w:rsidR="00A471E1">
        <w:rPr>
          <w:rFonts w:eastAsia="Times New Roman" w:cstheme="minorHAnsi"/>
          <w:color w:val="000000"/>
        </w:rPr>
        <w:t>-</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5</w:t>
      </w:r>
      <w:r w:rsidR="00855C8E">
        <w:rPr>
          <w:rFonts w:eastAsia="Times New Roman" w:cstheme="minorHAnsi"/>
          <w:color w:val="000000"/>
        </w:rPr>
        <w:t xml:space="preserve"> (</w:t>
      </w:r>
      <w:r w:rsidR="008949C0">
        <w:rPr>
          <w:rFonts w:eastAsia="Times New Roman" w:cstheme="minorHAnsi"/>
          <w:color w:val="000000"/>
        </w:rPr>
        <w:t>3r</w:t>
      </w:r>
      <w:r w:rsidR="00855C8E">
        <w:rPr>
          <w:rFonts w:eastAsia="Times New Roman" w:cstheme="minorHAnsi"/>
          <w:color w:val="000000"/>
        </w:rPr>
        <w:t>d level)</w:t>
      </w:r>
    </w:p>
    <w:p w14:paraId="6AE5551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10th</w:t>
      </w:r>
      <w:r w:rsidR="00BE38CD">
        <w:rPr>
          <w:rFonts w:eastAsia="Times New Roman" w:cstheme="minorHAnsi"/>
          <w:color w:val="000000"/>
        </w:rPr>
        <w:tab/>
      </w:r>
      <w:r w:rsidRPr="000D5DB5">
        <w:rPr>
          <w:rFonts w:eastAsia="Times New Roman" w:cstheme="minorHAnsi"/>
          <w:color w:val="000000"/>
        </w:rPr>
        <w:t>+4</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Aura (Unholy)</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5 (3rd level)</w:t>
      </w:r>
    </w:p>
    <w:p w14:paraId="7AFF69C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11th</w:t>
      </w:r>
      <w:r w:rsidR="00BE38CD">
        <w:rPr>
          <w:rFonts w:eastAsia="Times New Roman" w:cstheme="minorHAnsi"/>
          <w:color w:val="000000"/>
        </w:rPr>
        <w:tab/>
      </w:r>
      <w:r w:rsidRPr="000D5DB5">
        <w:rPr>
          <w:rFonts w:eastAsia="Times New Roman" w:cstheme="minorHAnsi"/>
          <w:color w:val="000000"/>
        </w:rPr>
        <w:t>+4</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Improved Runic Strike</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6</w:t>
      </w:r>
      <w:r w:rsidR="00855C8E">
        <w:rPr>
          <w:rFonts w:eastAsia="Times New Roman" w:cstheme="minorHAnsi"/>
          <w:color w:val="000000"/>
        </w:rPr>
        <w:t xml:space="preserve"> (3rd level)</w:t>
      </w:r>
    </w:p>
    <w:p w14:paraId="3389666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12th</w:t>
      </w:r>
      <w:r w:rsidR="00BE38CD">
        <w:rPr>
          <w:rFonts w:eastAsia="Times New Roman" w:cstheme="minorHAnsi"/>
          <w:color w:val="000000"/>
        </w:rPr>
        <w:tab/>
      </w:r>
      <w:r w:rsidRPr="000D5DB5">
        <w:rPr>
          <w:rFonts w:eastAsia="Times New Roman" w:cstheme="minorHAnsi"/>
          <w:color w:val="000000"/>
        </w:rPr>
        <w:t>+4</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Ability Score Improvement</w:t>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6</w:t>
      </w:r>
      <w:r w:rsidR="00855C8E">
        <w:rPr>
          <w:rFonts w:eastAsia="Times New Roman" w:cstheme="minorHAnsi"/>
          <w:color w:val="000000"/>
        </w:rPr>
        <w:t xml:space="preserve"> (3rd level)</w:t>
      </w:r>
    </w:p>
    <w:p w14:paraId="392B8F4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13th</w:t>
      </w:r>
      <w:r w:rsidR="00BE38CD">
        <w:rPr>
          <w:rFonts w:eastAsia="Times New Roman" w:cstheme="minorHAnsi"/>
          <w:color w:val="000000"/>
        </w:rPr>
        <w:tab/>
      </w:r>
      <w:r w:rsidRPr="000D5DB5">
        <w:rPr>
          <w:rFonts w:eastAsia="Times New Roman" w:cstheme="minorHAnsi"/>
          <w:color w:val="000000"/>
        </w:rPr>
        <w:t>+5</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7</w:t>
      </w:r>
      <w:r w:rsidR="00855C8E">
        <w:rPr>
          <w:rFonts w:eastAsia="Times New Roman" w:cstheme="minorHAnsi"/>
          <w:color w:val="000000"/>
        </w:rPr>
        <w:t xml:space="preserve"> (</w:t>
      </w:r>
      <w:r w:rsidR="008949C0">
        <w:rPr>
          <w:rFonts w:eastAsia="Times New Roman" w:cstheme="minorHAnsi"/>
          <w:color w:val="000000"/>
        </w:rPr>
        <w:t>4th</w:t>
      </w:r>
      <w:r w:rsidR="00855C8E">
        <w:rPr>
          <w:rFonts w:eastAsia="Times New Roman" w:cstheme="minorHAnsi"/>
          <w:color w:val="000000"/>
        </w:rPr>
        <w:t xml:space="preserve"> level)</w:t>
      </w:r>
    </w:p>
    <w:p w14:paraId="5723B62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14th</w:t>
      </w:r>
      <w:r w:rsidR="00BE38CD">
        <w:rPr>
          <w:rFonts w:eastAsia="Times New Roman" w:cstheme="minorHAnsi"/>
          <w:color w:val="000000"/>
        </w:rPr>
        <w:tab/>
      </w:r>
      <w:r w:rsidRPr="000D5DB5">
        <w:rPr>
          <w:rFonts w:eastAsia="Times New Roman" w:cstheme="minorHAnsi"/>
          <w:color w:val="000000"/>
        </w:rPr>
        <w:t>+5</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Dispelling Touch, Aura (Distracting)</w:t>
      </w:r>
      <w:r w:rsidR="00A471E1">
        <w:rPr>
          <w:rFonts w:eastAsia="Times New Roman" w:cstheme="minorHAnsi"/>
          <w:color w:val="000000"/>
        </w:rPr>
        <w:tab/>
      </w:r>
      <w:r w:rsidR="00855C8E">
        <w:rPr>
          <w:rFonts w:eastAsia="Times New Roman" w:cstheme="minorHAnsi"/>
          <w:color w:val="000000"/>
        </w:rPr>
        <w:t>7 (4</w:t>
      </w:r>
      <w:r w:rsidR="008949C0">
        <w:rPr>
          <w:rFonts w:eastAsia="Times New Roman" w:cstheme="minorHAnsi"/>
          <w:color w:val="000000"/>
        </w:rPr>
        <w:t>th</w:t>
      </w:r>
      <w:r w:rsidR="00855C8E">
        <w:rPr>
          <w:rFonts w:eastAsia="Times New Roman" w:cstheme="minorHAnsi"/>
          <w:color w:val="000000"/>
        </w:rPr>
        <w:t xml:space="preserve"> level)</w:t>
      </w:r>
    </w:p>
    <w:p w14:paraId="100F2A6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15th</w:t>
      </w:r>
      <w:r w:rsidR="00BE38CD">
        <w:rPr>
          <w:rFonts w:eastAsia="Times New Roman" w:cstheme="minorHAnsi"/>
          <w:color w:val="000000"/>
        </w:rPr>
        <w:tab/>
      </w:r>
      <w:r w:rsidRPr="000D5DB5">
        <w:rPr>
          <w:rFonts w:eastAsia="Times New Roman" w:cstheme="minorHAnsi"/>
          <w:color w:val="000000"/>
        </w:rPr>
        <w:t>+5</w:t>
      </w:r>
      <w:r w:rsidR="00BE38CD">
        <w:rPr>
          <w:rFonts w:eastAsia="Times New Roman" w:cstheme="minorHAnsi"/>
          <w:color w:val="000000"/>
        </w:rPr>
        <w:tab/>
      </w:r>
      <w:r w:rsidR="00BE38CD">
        <w:rPr>
          <w:rFonts w:eastAsia="Times New Roman" w:cstheme="minorHAnsi"/>
          <w:color w:val="000000"/>
        </w:rPr>
        <w:tab/>
      </w:r>
      <w:r w:rsidR="00B77552" w:rsidRPr="000D5DB5">
        <w:rPr>
          <w:rFonts w:eastAsia="Times New Roman" w:cstheme="minorHAnsi"/>
          <w:color w:val="000000"/>
        </w:rPr>
        <w:t>Dark Path</w:t>
      </w:r>
      <w:r w:rsidRPr="000D5DB5">
        <w:rPr>
          <w:rFonts w:eastAsia="Times New Roman" w:cstheme="minorHAnsi"/>
          <w:color w:val="000000"/>
        </w:rPr>
        <w:t xml:space="preserve"> Feature</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8</w:t>
      </w:r>
      <w:r w:rsidR="00855C8E">
        <w:rPr>
          <w:rFonts w:eastAsia="Times New Roman" w:cstheme="minorHAnsi"/>
          <w:color w:val="000000"/>
        </w:rPr>
        <w:t xml:space="preserve"> (4</w:t>
      </w:r>
      <w:r w:rsidR="008949C0">
        <w:rPr>
          <w:rFonts w:eastAsia="Times New Roman" w:cstheme="minorHAnsi"/>
          <w:color w:val="000000"/>
        </w:rPr>
        <w:t>th</w:t>
      </w:r>
      <w:r w:rsidR="00855C8E">
        <w:rPr>
          <w:rFonts w:eastAsia="Times New Roman" w:cstheme="minorHAnsi"/>
          <w:color w:val="000000"/>
        </w:rPr>
        <w:t xml:space="preserve"> level)</w:t>
      </w:r>
    </w:p>
    <w:p w14:paraId="30DB0C3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16th</w:t>
      </w:r>
      <w:r w:rsidR="00BE38CD">
        <w:rPr>
          <w:rFonts w:eastAsia="Times New Roman" w:cstheme="minorHAnsi"/>
          <w:color w:val="000000"/>
        </w:rPr>
        <w:tab/>
      </w:r>
      <w:r w:rsidRPr="000D5DB5">
        <w:rPr>
          <w:rFonts w:eastAsia="Times New Roman" w:cstheme="minorHAnsi"/>
          <w:color w:val="000000"/>
        </w:rPr>
        <w:t>+5</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Ability Score Improvement</w:t>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8</w:t>
      </w:r>
      <w:r w:rsidR="00855C8E">
        <w:rPr>
          <w:rFonts w:eastAsia="Times New Roman" w:cstheme="minorHAnsi"/>
          <w:color w:val="000000"/>
        </w:rPr>
        <w:t xml:space="preserve"> (4</w:t>
      </w:r>
      <w:r w:rsidR="008949C0">
        <w:rPr>
          <w:rFonts w:eastAsia="Times New Roman" w:cstheme="minorHAnsi"/>
          <w:color w:val="000000"/>
        </w:rPr>
        <w:t>th</w:t>
      </w:r>
      <w:r w:rsidR="00855C8E">
        <w:rPr>
          <w:rFonts w:eastAsia="Times New Roman" w:cstheme="minorHAnsi"/>
          <w:color w:val="000000"/>
        </w:rPr>
        <w:t xml:space="preserve"> level)</w:t>
      </w:r>
    </w:p>
    <w:p w14:paraId="5E70361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17th</w:t>
      </w:r>
      <w:r w:rsidR="00BE38CD">
        <w:rPr>
          <w:rFonts w:eastAsia="Times New Roman" w:cstheme="minorHAnsi"/>
          <w:color w:val="000000"/>
        </w:rPr>
        <w:tab/>
      </w:r>
      <w:r w:rsidRPr="000D5DB5">
        <w:rPr>
          <w:rFonts w:eastAsia="Times New Roman" w:cstheme="minorHAnsi"/>
          <w:color w:val="000000"/>
        </w:rPr>
        <w:t>+6</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9</w:t>
      </w:r>
      <w:r w:rsidR="00855C8E">
        <w:rPr>
          <w:rFonts w:eastAsia="Times New Roman" w:cstheme="minorHAnsi"/>
          <w:color w:val="000000"/>
        </w:rPr>
        <w:t xml:space="preserve"> (</w:t>
      </w:r>
      <w:r w:rsidR="008949C0">
        <w:rPr>
          <w:rFonts w:eastAsia="Times New Roman" w:cstheme="minorHAnsi"/>
          <w:color w:val="000000"/>
        </w:rPr>
        <w:t>5th</w:t>
      </w:r>
      <w:r w:rsidR="00855C8E">
        <w:rPr>
          <w:rFonts w:eastAsia="Times New Roman" w:cstheme="minorHAnsi"/>
          <w:color w:val="000000"/>
        </w:rPr>
        <w:t xml:space="preserve"> level)</w:t>
      </w:r>
    </w:p>
    <w:p w14:paraId="11D77B8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18th</w:t>
      </w:r>
      <w:r w:rsidR="00BE38CD">
        <w:rPr>
          <w:rFonts w:eastAsia="Times New Roman" w:cstheme="minorHAnsi"/>
          <w:color w:val="000000"/>
        </w:rPr>
        <w:tab/>
      </w:r>
      <w:r w:rsidRPr="000D5DB5">
        <w:rPr>
          <w:rFonts w:eastAsia="Times New Roman" w:cstheme="minorHAnsi"/>
          <w:color w:val="000000"/>
        </w:rPr>
        <w:t>+6</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Aura (Vulnerability</w:t>
      </w:r>
      <w:r w:rsidR="00855C8E">
        <w:rPr>
          <w:rFonts w:eastAsia="Times New Roman" w:cstheme="minorHAnsi"/>
          <w:color w:val="000000"/>
        </w:rPr>
        <w:t>), Aura Improvement</w:t>
      </w:r>
      <w:r w:rsidR="00855C8E">
        <w:rPr>
          <w:rFonts w:eastAsia="Times New Roman" w:cstheme="minorHAnsi"/>
          <w:color w:val="000000"/>
        </w:rPr>
        <w:tab/>
      </w:r>
      <w:r w:rsidR="008949C0">
        <w:rPr>
          <w:rFonts w:eastAsia="Times New Roman" w:cstheme="minorHAnsi"/>
          <w:color w:val="000000"/>
        </w:rPr>
        <w:t>9</w:t>
      </w:r>
      <w:r w:rsidR="00855C8E">
        <w:rPr>
          <w:rFonts w:eastAsia="Times New Roman" w:cstheme="minorHAnsi"/>
          <w:color w:val="000000"/>
        </w:rPr>
        <w:t xml:space="preserve"> (5th level)</w:t>
      </w:r>
      <w:r w:rsidRPr="000D5DB5">
        <w:rPr>
          <w:rFonts w:eastAsia="Times New Roman" w:cstheme="minorHAnsi"/>
          <w:color w:val="000000"/>
        </w:rPr>
        <w:t xml:space="preserve"> </w:t>
      </w:r>
    </w:p>
    <w:p w14:paraId="12AAB0D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19th</w:t>
      </w:r>
      <w:r w:rsidR="00BE38CD">
        <w:rPr>
          <w:rFonts w:eastAsia="Times New Roman" w:cstheme="minorHAnsi"/>
          <w:color w:val="000000"/>
        </w:rPr>
        <w:tab/>
      </w:r>
      <w:r w:rsidRPr="000D5DB5">
        <w:rPr>
          <w:rFonts w:eastAsia="Times New Roman" w:cstheme="minorHAnsi"/>
          <w:color w:val="000000"/>
        </w:rPr>
        <w:t>+6</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Ability Score Improvement</w:t>
      </w:r>
      <w:r w:rsidR="00A471E1">
        <w:rPr>
          <w:rFonts w:eastAsia="Times New Roman" w:cstheme="minorHAnsi"/>
          <w:color w:val="000000"/>
        </w:rPr>
        <w:tab/>
      </w:r>
      <w:r w:rsidR="00A471E1">
        <w:rPr>
          <w:rFonts w:eastAsia="Times New Roman" w:cstheme="minorHAnsi"/>
          <w:color w:val="000000"/>
        </w:rPr>
        <w:tab/>
      </w:r>
      <w:r w:rsidR="008949C0">
        <w:rPr>
          <w:rFonts w:eastAsia="Times New Roman" w:cstheme="minorHAnsi"/>
          <w:color w:val="000000"/>
        </w:rPr>
        <w:t>10</w:t>
      </w:r>
      <w:r w:rsidR="00855C8E">
        <w:rPr>
          <w:rFonts w:eastAsia="Times New Roman" w:cstheme="minorHAnsi"/>
          <w:color w:val="000000"/>
        </w:rPr>
        <w:t xml:space="preserve"> (5th level)</w:t>
      </w:r>
    </w:p>
    <w:p w14:paraId="394F679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20th</w:t>
      </w:r>
      <w:r w:rsidR="00BE38CD">
        <w:rPr>
          <w:rFonts w:eastAsia="Times New Roman" w:cstheme="minorHAnsi"/>
          <w:color w:val="000000"/>
        </w:rPr>
        <w:tab/>
      </w:r>
      <w:r w:rsidRPr="000D5DB5">
        <w:rPr>
          <w:rFonts w:eastAsia="Times New Roman" w:cstheme="minorHAnsi"/>
          <w:color w:val="000000"/>
        </w:rPr>
        <w:t>+6</w:t>
      </w:r>
      <w:r w:rsidR="00BE38CD">
        <w:rPr>
          <w:rFonts w:eastAsia="Times New Roman" w:cstheme="minorHAnsi"/>
          <w:color w:val="000000"/>
        </w:rPr>
        <w:tab/>
      </w:r>
      <w:r w:rsidR="00BE38CD">
        <w:rPr>
          <w:rFonts w:eastAsia="Times New Roman" w:cstheme="minorHAnsi"/>
          <w:color w:val="000000"/>
        </w:rPr>
        <w:tab/>
      </w:r>
      <w:r w:rsidR="00B77552" w:rsidRPr="000D5DB5">
        <w:rPr>
          <w:rFonts w:eastAsia="Times New Roman" w:cstheme="minorHAnsi"/>
          <w:color w:val="000000"/>
        </w:rPr>
        <w:t>Dark Path</w:t>
      </w:r>
      <w:r w:rsidRPr="000D5DB5">
        <w:rPr>
          <w:rFonts w:eastAsia="Times New Roman" w:cstheme="minorHAnsi"/>
          <w:color w:val="000000"/>
        </w:rPr>
        <w:t xml:space="preserve"> Feature</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10 (5th level)</w:t>
      </w:r>
    </w:p>
    <w:p w14:paraId="36472317" w14:textId="77777777" w:rsidR="00AB25EF" w:rsidRPr="000D5DB5" w:rsidRDefault="00AB25EF">
      <w:pPr>
        <w:contextualSpacing/>
        <w:rPr>
          <w:rFonts w:eastAsia="Times New Roman" w:cstheme="minorHAnsi"/>
          <w:sz w:val="24"/>
          <w:szCs w:val="24"/>
        </w:rPr>
      </w:pPr>
    </w:p>
    <w:p w14:paraId="621A0B8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Divine Sense</w:t>
      </w:r>
    </w:p>
    <w:p w14:paraId="1C38787C" w14:textId="77777777" w:rsidR="001325F5" w:rsidRDefault="001325F5" w:rsidP="001325F5">
      <w:pPr>
        <w:contextualSpacing/>
        <w:rPr>
          <w:rFonts w:eastAsia="Times New Roman" w:cstheme="minorHAnsi"/>
          <w:color w:val="000000"/>
        </w:rPr>
      </w:pPr>
      <w:r>
        <w:rPr>
          <w:rFonts w:eastAsia="Times New Roman" w:cstheme="minorHAnsi"/>
          <w:color w:val="000000"/>
        </w:rPr>
        <w:t xml:space="preserve">The presence of strong evil registers on your senses like a soothing darkness, gifting peaceful oblivion of death and whispers of powerful forces, and powerful good brings painful brightness, shattered memories, and the creeping return of life. </w:t>
      </w:r>
    </w:p>
    <w:p w14:paraId="3D72E2F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an action, you can open your awareness to detect such forces. Until the end of your next turn, you know the location of any celestial, fiend, or undead within 60 feet of you that is not behind total cover. </w:t>
      </w:r>
    </w:p>
    <w:p w14:paraId="7B7B221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know the type (celestial, fiend, or undead) of any being whose presence you sense, but not its identity (the lich Kel’Thuzad, for instance). Within the same radius, you also detect the presence of any place or object that has been consecrated or desecrated, as with the hallow spell.</w:t>
      </w:r>
    </w:p>
    <w:p w14:paraId="3DD76A7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can use this feature a number of times equal to 1 + your Charisma modifier. </w:t>
      </w:r>
    </w:p>
    <w:p w14:paraId="0C1CA51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finish a long rest, you regain all expended uses.</w:t>
      </w:r>
    </w:p>
    <w:p w14:paraId="41F50904" w14:textId="77777777" w:rsidR="00AB25EF" w:rsidRPr="000D5DB5" w:rsidRDefault="00AB25EF">
      <w:pPr>
        <w:contextualSpacing/>
        <w:rPr>
          <w:rFonts w:eastAsia="Times New Roman" w:cstheme="minorHAnsi"/>
          <w:sz w:val="24"/>
          <w:szCs w:val="24"/>
        </w:rPr>
      </w:pPr>
    </w:p>
    <w:p w14:paraId="7067ACC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Corrupting Touch</w:t>
      </w:r>
    </w:p>
    <w:p w14:paraId="545B3AD5" w14:textId="113DB90E" w:rsidR="006C7EB9" w:rsidRPr="006C7EB9" w:rsidRDefault="006C7EB9">
      <w:pPr>
        <w:contextualSpacing/>
        <w:rPr>
          <w:rFonts w:eastAsia="Times New Roman" w:cstheme="minorHAnsi"/>
          <w:color w:val="000000"/>
        </w:rPr>
      </w:pPr>
      <w:r w:rsidRPr="006C7EB9">
        <w:rPr>
          <w:rFonts w:eastAsia="Times New Roman" w:cstheme="minorHAnsi"/>
          <w:color w:val="000000"/>
        </w:rPr>
        <w:t xml:space="preserve">Your </w:t>
      </w:r>
      <w:r>
        <w:rPr>
          <w:rFonts w:eastAsia="Times New Roman" w:cstheme="minorHAnsi"/>
          <w:color w:val="000000"/>
        </w:rPr>
        <w:t>cursed</w:t>
      </w:r>
      <w:r w:rsidRPr="006C7EB9">
        <w:rPr>
          <w:rFonts w:eastAsia="Times New Roman" w:cstheme="minorHAnsi"/>
          <w:color w:val="000000"/>
        </w:rPr>
        <w:t xml:space="preserve"> touch can </w:t>
      </w:r>
      <w:r>
        <w:rPr>
          <w:rFonts w:eastAsia="Times New Roman" w:cstheme="minorHAnsi"/>
          <w:color w:val="000000"/>
        </w:rPr>
        <w:t>cause unholy wounds</w:t>
      </w:r>
      <w:r w:rsidRPr="006C7EB9">
        <w:rPr>
          <w:rFonts w:eastAsia="Times New Roman" w:cstheme="minorHAnsi"/>
          <w:color w:val="000000"/>
        </w:rPr>
        <w:t xml:space="preserve">. As an action, you may </w:t>
      </w:r>
      <w:r>
        <w:rPr>
          <w:rFonts w:eastAsia="Times New Roman" w:cstheme="minorHAnsi"/>
          <w:color w:val="000000"/>
        </w:rPr>
        <w:t xml:space="preserve">perform a corrupting touch </w:t>
      </w:r>
      <w:r w:rsidRPr="006C7EB9">
        <w:rPr>
          <w:rFonts w:eastAsia="Times New Roman" w:cstheme="minorHAnsi"/>
          <w:color w:val="000000"/>
        </w:rPr>
        <w:t xml:space="preserve">on a target, investing them with </w:t>
      </w:r>
      <w:r>
        <w:rPr>
          <w:rFonts w:eastAsia="Times New Roman" w:cstheme="minorHAnsi"/>
          <w:color w:val="000000"/>
        </w:rPr>
        <w:t xml:space="preserve">damaging </w:t>
      </w:r>
      <w:r w:rsidRPr="006C7EB9">
        <w:rPr>
          <w:rFonts w:eastAsia="Times New Roman" w:cstheme="minorHAnsi"/>
          <w:color w:val="000000"/>
        </w:rPr>
        <w:t xml:space="preserve">energies. For every mana point you spend for </w:t>
      </w:r>
      <w:r>
        <w:rPr>
          <w:rFonts w:eastAsia="Times New Roman" w:cstheme="minorHAnsi"/>
          <w:color w:val="000000"/>
        </w:rPr>
        <w:t>Corrupting Touch</w:t>
      </w:r>
      <w:r w:rsidRPr="006C7EB9">
        <w:rPr>
          <w:rFonts w:eastAsia="Times New Roman" w:cstheme="minorHAnsi"/>
          <w:color w:val="000000"/>
        </w:rPr>
        <w:t xml:space="preserve">, you heal </w:t>
      </w:r>
      <w:del w:id="1699" w:author="Admin" w:date="2021-08-22T03:47:00Z">
        <w:r w:rsidRPr="006C7EB9" w:rsidDel="006A3139">
          <w:rPr>
            <w:rFonts w:eastAsia="Times New Roman" w:cstheme="minorHAnsi"/>
            <w:color w:val="000000"/>
          </w:rPr>
          <w:delText xml:space="preserve">a number of </w:delText>
        </w:r>
      </w:del>
      <w:ins w:id="1700" w:author="Admin" w:date="2021-08-22T03:47:00Z">
        <w:r w:rsidR="006A3139">
          <w:rPr>
            <w:rFonts w:eastAsia="Times New Roman" w:cstheme="minorHAnsi"/>
            <w:color w:val="000000"/>
          </w:rPr>
          <w:t xml:space="preserve">1 </w:t>
        </w:r>
      </w:ins>
      <w:r w:rsidRPr="006C7EB9">
        <w:rPr>
          <w:rFonts w:eastAsia="Times New Roman" w:cstheme="minorHAnsi"/>
          <w:color w:val="000000"/>
        </w:rPr>
        <w:t>hit point</w:t>
      </w:r>
      <w:del w:id="1701" w:author="Admin" w:date="2021-08-22T03:47:00Z">
        <w:r w:rsidRPr="006C7EB9" w:rsidDel="006A3139">
          <w:rPr>
            <w:rFonts w:eastAsia="Times New Roman" w:cstheme="minorHAnsi"/>
            <w:color w:val="000000"/>
          </w:rPr>
          <w:delText>s</w:delText>
        </w:r>
      </w:del>
      <w:r w:rsidRPr="006C7EB9">
        <w:rPr>
          <w:rFonts w:eastAsia="Times New Roman" w:cstheme="minorHAnsi"/>
          <w:color w:val="000000"/>
        </w:rPr>
        <w:t xml:space="preserve"> </w:t>
      </w:r>
      <w:del w:id="1702" w:author="Admin" w:date="2021-08-22T03:47:00Z">
        <w:r w:rsidRPr="006C7EB9" w:rsidDel="006A3139">
          <w:rPr>
            <w:rFonts w:eastAsia="Times New Roman" w:cstheme="minorHAnsi"/>
            <w:color w:val="000000"/>
          </w:rPr>
          <w:delText>equal to your proficiency bonus</w:delText>
        </w:r>
        <w:r w:rsidDel="006A3139">
          <w:rPr>
            <w:rFonts w:eastAsia="Times New Roman" w:cstheme="minorHAnsi"/>
            <w:color w:val="000000"/>
          </w:rPr>
          <w:delText xml:space="preserve"> </w:delText>
        </w:r>
      </w:del>
      <w:r>
        <w:rPr>
          <w:rFonts w:eastAsia="Times New Roman" w:cstheme="minorHAnsi"/>
          <w:color w:val="000000"/>
        </w:rPr>
        <w:t>if targeting an undead or fiend</w:t>
      </w:r>
      <w:ins w:id="1703" w:author="Admin" w:date="2021-08-22T03:47:00Z">
        <w:r w:rsidR="006A3139">
          <w:rPr>
            <w:rFonts w:eastAsia="Times New Roman" w:cstheme="minorHAnsi"/>
            <w:color w:val="000000"/>
          </w:rPr>
          <w:t>, up to a maximum amount every action equal to half your maximum hit points</w:t>
        </w:r>
      </w:ins>
      <w:r w:rsidRPr="006C7EB9">
        <w:rPr>
          <w:rFonts w:eastAsia="Times New Roman" w:cstheme="minorHAnsi"/>
          <w:color w:val="000000"/>
        </w:rPr>
        <w:t>. Amount you heal is</w:t>
      </w:r>
      <w:r>
        <w:rPr>
          <w:rFonts w:eastAsia="Times New Roman" w:cstheme="minorHAnsi"/>
          <w:color w:val="000000"/>
        </w:rPr>
        <w:t xml:space="preserve"> instead treated as </w:t>
      </w:r>
      <w:r w:rsidR="007317EE">
        <w:rPr>
          <w:rFonts w:eastAsia="Times New Roman" w:cstheme="minorHAnsi"/>
          <w:color w:val="000000"/>
        </w:rPr>
        <w:t>s</w:t>
      </w:r>
      <w:r>
        <w:rPr>
          <w:rFonts w:eastAsia="Times New Roman" w:cstheme="minorHAnsi"/>
          <w:color w:val="000000"/>
        </w:rPr>
        <w:t xml:space="preserve">hadow </w:t>
      </w:r>
      <w:r w:rsidRPr="006C7EB9">
        <w:rPr>
          <w:rFonts w:eastAsia="Times New Roman" w:cstheme="minorHAnsi"/>
          <w:color w:val="000000"/>
        </w:rPr>
        <w:t xml:space="preserve">damage for </w:t>
      </w:r>
      <w:r>
        <w:rPr>
          <w:rFonts w:eastAsia="Times New Roman" w:cstheme="minorHAnsi"/>
          <w:color w:val="000000"/>
        </w:rPr>
        <w:t xml:space="preserve">living creatures </w:t>
      </w:r>
      <w:r w:rsidRPr="006C7EB9">
        <w:rPr>
          <w:rFonts w:eastAsia="Times New Roman" w:cstheme="minorHAnsi"/>
          <w:color w:val="000000"/>
        </w:rPr>
        <w:t>(in which case, this requires a melee spell attack).</w:t>
      </w:r>
      <w:r>
        <w:rPr>
          <w:rFonts w:eastAsia="Times New Roman" w:cstheme="minorHAnsi"/>
          <w:color w:val="000000"/>
        </w:rPr>
        <w:t xml:space="preserve"> </w:t>
      </w:r>
      <w:del w:id="1704" w:author="Admin" w:date="2021-08-22T03:47:00Z">
        <w:r w:rsidR="004E4000" w:rsidDel="006A3139">
          <w:rPr>
            <w:rFonts w:eastAsia="Times New Roman" w:cstheme="minorHAnsi"/>
            <w:color w:val="000000"/>
          </w:rPr>
          <w:delText xml:space="preserve">Excess hit points are lost, and you cannot heal or deal more damage than a value </w:delText>
        </w:r>
        <w:r w:rsidR="004E4000" w:rsidDel="006A3139">
          <w:rPr>
            <w:rFonts w:eastAsia="Times New Roman" w:cstheme="minorHAnsi"/>
            <w:color w:val="000000"/>
          </w:rPr>
          <w:lastRenderedPageBreak/>
          <w:delText>equal to your maximum hit points.</w:delText>
        </w:r>
        <w:r w:rsidR="004E4000" w:rsidRPr="006C7EB9" w:rsidDel="006A3139">
          <w:rPr>
            <w:rFonts w:eastAsia="Times New Roman" w:cstheme="minorHAnsi"/>
            <w:color w:val="000000"/>
          </w:rPr>
          <w:delText xml:space="preserve"> </w:delText>
        </w:r>
      </w:del>
      <w:r w:rsidRPr="006C7EB9">
        <w:rPr>
          <w:rFonts w:eastAsia="Times New Roman" w:cstheme="minorHAnsi"/>
          <w:color w:val="000000"/>
        </w:rPr>
        <w:t xml:space="preserve">When performing </w:t>
      </w:r>
      <w:r>
        <w:rPr>
          <w:rFonts w:eastAsia="Times New Roman" w:cstheme="minorHAnsi"/>
          <w:color w:val="000000"/>
        </w:rPr>
        <w:t xml:space="preserve">Corrupting Touch </w:t>
      </w:r>
      <w:r w:rsidRPr="006C7EB9">
        <w:rPr>
          <w:rFonts w:eastAsia="Times New Roman" w:cstheme="minorHAnsi"/>
          <w:color w:val="000000"/>
        </w:rPr>
        <w:t>on yourself, this is instead a bonus action</w:t>
      </w:r>
      <w:r>
        <w:rPr>
          <w:rFonts w:eastAsia="Times New Roman" w:cstheme="minorHAnsi"/>
          <w:color w:val="000000"/>
        </w:rPr>
        <w:t>, and you are always healed by this ability, regardless of your creature type</w:t>
      </w:r>
      <w:r w:rsidRPr="006C7EB9">
        <w:rPr>
          <w:rFonts w:eastAsia="Times New Roman" w:cstheme="minorHAnsi"/>
          <w:color w:val="000000"/>
        </w:rPr>
        <w:t xml:space="preserve">. </w:t>
      </w:r>
    </w:p>
    <w:p w14:paraId="4AECEB99" w14:textId="07F11798" w:rsidR="006C7EB9" w:rsidRDefault="006C7EB9">
      <w:pPr>
        <w:contextualSpacing/>
        <w:rPr>
          <w:rFonts w:eastAsia="Times New Roman" w:cstheme="minorHAnsi"/>
          <w:color w:val="000000"/>
        </w:rPr>
      </w:pPr>
      <w:r w:rsidRPr="006C7EB9">
        <w:rPr>
          <w:rFonts w:eastAsia="Times New Roman" w:cstheme="minorHAnsi"/>
          <w:color w:val="000000"/>
        </w:rPr>
        <w:t xml:space="preserve">Alternatively, you can expend the mana to </w:t>
      </w:r>
      <w:r>
        <w:rPr>
          <w:rFonts w:eastAsia="Times New Roman" w:cstheme="minorHAnsi"/>
          <w:color w:val="000000"/>
        </w:rPr>
        <w:t xml:space="preserve">inflict </w:t>
      </w:r>
      <w:r w:rsidRPr="006C7EB9">
        <w:rPr>
          <w:rFonts w:eastAsia="Times New Roman" w:cstheme="minorHAnsi"/>
          <w:color w:val="000000"/>
        </w:rPr>
        <w:t xml:space="preserve">one disease or one poison of your choice. Each disease or poison requires spending mana points equal to </w:t>
      </w:r>
      <w:del w:id="1705" w:author="Admin" w:date="2021-08-22T03:48:00Z">
        <w:r w:rsidRPr="006C7EB9" w:rsidDel="006A3139">
          <w:rPr>
            <w:rFonts w:eastAsia="Times New Roman" w:cstheme="minorHAnsi"/>
            <w:color w:val="000000"/>
          </w:rPr>
          <w:delText xml:space="preserve">one-quarter </w:delText>
        </w:r>
      </w:del>
      <w:r w:rsidRPr="006C7EB9">
        <w:rPr>
          <w:rFonts w:eastAsia="Times New Roman" w:cstheme="minorHAnsi"/>
          <w:color w:val="000000"/>
        </w:rPr>
        <w:t xml:space="preserve">the saving throw DC of the poison or disease. You may </w:t>
      </w:r>
      <w:r>
        <w:rPr>
          <w:rFonts w:eastAsia="Times New Roman" w:cstheme="minorHAnsi"/>
          <w:color w:val="000000"/>
        </w:rPr>
        <w:t xml:space="preserve">inflict </w:t>
      </w:r>
      <w:r w:rsidRPr="006C7EB9">
        <w:rPr>
          <w:rFonts w:eastAsia="Times New Roman" w:cstheme="minorHAnsi"/>
          <w:color w:val="000000"/>
        </w:rPr>
        <w:t xml:space="preserve">multiple diseases or poisons this way. </w:t>
      </w:r>
      <w:r w:rsidR="00AB25EF" w:rsidRPr="000D5DB5">
        <w:rPr>
          <w:rFonts w:eastAsia="Times New Roman" w:cstheme="minorHAnsi"/>
          <w:color w:val="000000"/>
        </w:rPr>
        <w:t xml:space="preserve">You can choose be a carrier to up to three separate poisons or diseases on your person. </w:t>
      </w:r>
      <w:r w:rsidR="00B70F22" w:rsidRPr="000D5DB5">
        <w:rPr>
          <w:rFonts w:eastAsia="Times New Roman" w:cstheme="minorHAnsi"/>
          <w:color w:val="000000"/>
        </w:rPr>
        <w:t xml:space="preserve">You need previous exposure to a poison or disease to be a carrier. </w:t>
      </w:r>
    </w:p>
    <w:p w14:paraId="7E172DD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This feature has no effect on constructs. </w:t>
      </w:r>
    </w:p>
    <w:p w14:paraId="5A46621A" w14:textId="77777777" w:rsidR="00AB25EF" w:rsidRPr="000D5DB5" w:rsidRDefault="00AB25EF">
      <w:pPr>
        <w:contextualSpacing/>
        <w:rPr>
          <w:rFonts w:eastAsia="Times New Roman" w:cstheme="minorHAnsi"/>
          <w:sz w:val="24"/>
          <w:szCs w:val="24"/>
        </w:rPr>
      </w:pPr>
    </w:p>
    <w:p w14:paraId="592E66E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Spellcasting</w:t>
      </w:r>
    </w:p>
    <w:p w14:paraId="642F3FA7" w14:textId="77777777" w:rsidR="00AB25EF" w:rsidRDefault="00AB25EF">
      <w:pPr>
        <w:contextualSpacing/>
        <w:rPr>
          <w:rFonts w:eastAsia="Times New Roman" w:cstheme="minorHAnsi"/>
          <w:color w:val="000000"/>
        </w:rPr>
      </w:pPr>
      <w:r w:rsidRPr="000D5DB5">
        <w:rPr>
          <w:rFonts w:eastAsia="Times New Roman" w:cstheme="minorHAnsi"/>
          <w:color w:val="000000"/>
        </w:rPr>
        <w:t xml:space="preserve">By 2nd level, you have learned to draw on divine magic through meditation and prayer to cast spells as a </w:t>
      </w:r>
      <w:r w:rsidR="00B562D5" w:rsidRPr="000D5DB5">
        <w:rPr>
          <w:rFonts w:eastAsia="Times New Roman" w:cstheme="minorHAnsi"/>
          <w:color w:val="000000"/>
        </w:rPr>
        <w:t xml:space="preserve">paladin </w:t>
      </w:r>
      <w:r w:rsidRPr="000D5DB5">
        <w:rPr>
          <w:rFonts w:eastAsia="Times New Roman" w:cstheme="minorHAnsi"/>
          <w:color w:val="000000"/>
        </w:rPr>
        <w:t xml:space="preserve">does. </w:t>
      </w:r>
    </w:p>
    <w:p w14:paraId="03A9D44C" w14:textId="77777777" w:rsidR="005D0388" w:rsidRPr="000D5DB5" w:rsidRDefault="005D0388">
      <w:pPr>
        <w:contextualSpacing/>
        <w:rPr>
          <w:rFonts w:eastAsia="Times New Roman" w:cstheme="minorHAnsi"/>
          <w:sz w:val="24"/>
          <w:szCs w:val="24"/>
        </w:rPr>
      </w:pPr>
    </w:p>
    <w:p w14:paraId="254206EE" w14:textId="77777777" w:rsidR="004F650B" w:rsidRPr="000D5DB5" w:rsidRDefault="004F650B">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7110AF73" w14:textId="77777777" w:rsidR="004F650B" w:rsidRPr="000D5DB5" w:rsidRDefault="004F650B" w:rsidP="00300B5D">
      <w:pPr>
        <w:contextualSpacing/>
        <w:rPr>
          <w:rFonts w:eastAsia="Times New Roman" w:cstheme="minorHAnsi"/>
          <w:color w:val="000000"/>
        </w:rPr>
      </w:pPr>
      <w:r w:rsidRPr="000D5DB5">
        <w:rPr>
          <w:rFonts w:eastAsia="Times New Roman" w:cstheme="minorHAnsi"/>
          <w:color w:val="000000"/>
        </w:rPr>
        <w:t xml:space="preserve">A death knight can conjure and bind </w:t>
      </w:r>
      <w:r w:rsidR="00300B5D">
        <w:rPr>
          <w:rFonts w:eastAsia="Times New Roman" w:cstheme="minorHAnsi"/>
          <w:color w:val="000000"/>
        </w:rPr>
        <w:t xml:space="preserve">aberrations, </w:t>
      </w:r>
      <w:r w:rsidRPr="000D5DB5">
        <w:rPr>
          <w:rFonts w:eastAsia="Times New Roman" w:cstheme="minorHAnsi"/>
          <w:color w:val="000000"/>
        </w:rPr>
        <w:t>fiends</w:t>
      </w:r>
      <w:r w:rsidR="00300B5D">
        <w:rPr>
          <w:rFonts w:eastAsia="Times New Roman" w:cstheme="minorHAnsi"/>
          <w:color w:val="000000"/>
        </w:rPr>
        <w:t>, and undead</w:t>
      </w:r>
      <w:r w:rsidRPr="000D5DB5">
        <w:rPr>
          <w:rFonts w:eastAsia="Times New Roman" w:cstheme="minorHAnsi"/>
          <w:color w:val="000000"/>
        </w:rPr>
        <w:t xml:space="preserve">. </w:t>
      </w:r>
    </w:p>
    <w:p w14:paraId="2827CA90" w14:textId="77777777" w:rsidR="004F650B" w:rsidRPr="000D5DB5" w:rsidRDefault="004F650B">
      <w:pPr>
        <w:contextualSpacing/>
        <w:rPr>
          <w:rFonts w:eastAsia="Times New Roman" w:cstheme="minorHAnsi"/>
          <w:i/>
          <w:iCs/>
          <w:color w:val="000000"/>
        </w:rPr>
      </w:pPr>
    </w:p>
    <w:p w14:paraId="1992AC7D"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2AEFF76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death knight level provides you with 0.5 caster levels in the death knight class</w:t>
      </w:r>
      <w:r w:rsidR="00E8457B" w:rsidRPr="000D5DB5">
        <w:rPr>
          <w:rFonts w:eastAsia="Times New Roman" w:cstheme="minorHAnsi"/>
          <w:color w:val="000000"/>
        </w:rPr>
        <w:t xml:space="preserve"> (minimum 0)</w:t>
      </w:r>
      <w:r w:rsidRPr="000D5DB5">
        <w:rPr>
          <w:rFonts w:eastAsia="Times New Roman" w:cstheme="minorHAnsi"/>
          <w:color w:val="000000"/>
        </w:rPr>
        <w:t>. You follow the normal progression to unlock spell levels (see the table under the Mana section).</w:t>
      </w:r>
    </w:p>
    <w:p w14:paraId="52F2E28A"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You can change your list of prepared spells by consulting your runeblade</w:t>
      </w:r>
      <w:r w:rsidR="00AF790C" w:rsidRPr="000D5DB5">
        <w:rPr>
          <w:rFonts w:eastAsia="Times New Roman" w:cstheme="minorHAnsi"/>
          <w:color w:val="000000"/>
        </w:rPr>
        <w:t xml:space="preserve">’s runes </w:t>
      </w:r>
      <w:r w:rsidRPr="000D5DB5">
        <w:rPr>
          <w:rFonts w:eastAsia="Times New Roman" w:cstheme="minorHAnsi"/>
          <w:color w:val="000000"/>
        </w:rPr>
        <w:t>(treat as a spellbook)</w:t>
      </w:r>
      <w:r w:rsidR="00AF790C" w:rsidRPr="000D5DB5">
        <w:rPr>
          <w:rFonts w:eastAsia="Times New Roman" w:cstheme="minorHAnsi"/>
          <w:color w:val="000000"/>
        </w:rPr>
        <w:t xml:space="preserve">, which takes 1 minute per spell level to alter the readied spell. </w:t>
      </w:r>
    </w:p>
    <w:p w14:paraId="4AE9A3D8" w14:textId="77777777" w:rsidR="00B562D5" w:rsidRPr="000D5DB5" w:rsidRDefault="00B562D5">
      <w:pPr>
        <w:contextualSpacing/>
        <w:rPr>
          <w:rFonts w:eastAsia="Times New Roman" w:cstheme="minorHAnsi"/>
          <w:color w:val="000000"/>
        </w:rPr>
      </w:pPr>
      <w:r w:rsidRPr="000D5DB5">
        <w:rPr>
          <w:rFonts w:eastAsia="Times New Roman" w:cstheme="minorHAnsi"/>
          <w:color w:val="000000"/>
        </w:rPr>
        <w:t xml:space="preserve">You prepare the list of death knight spells that are available for you to cast, choosing from the death knight spell list. </w:t>
      </w:r>
    </w:p>
    <w:p w14:paraId="003F7BE6" w14:textId="77777777" w:rsidR="00B562D5" w:rsidRPr="000D5DB5" w:rsidRDefault="00B562D5">
      <w:pPr>
        <w:contextualSpacing/>
        <w:rPr>
          <w:rFonts w:eastAsia="Times New Roman" w:cstheme="minorHAnsi"/>
          <w:sz w:val="24"/>
          <w:szCs w:val="24"/>
        </w:rPr>
      </w:pPr>
      <w:r w:rsidRPr="000D5DB5">
        <w:rPr>
          <w:rFonts w:eastAsia="Times New Roman" w:cstheme="minorHAnsi"/>
          <w:color w:val="000000"/>
        </w:rPr>
        <w:t>You can also change your list of prepared spells when you finish a long rest by training and studying your Runeblade (treat as a spellbook). Preparing a new list of death knight spells requires time spent in prayer and re-attuning to the spell-runes: at least 1 minute per spell level for each spell on your list.</w:t>
      </w:r>
    </w:p>
    <w:p w14:paraId="1E80E5A6" w14:textId="77777777" w:rsidR="00B562D5" w:rsidRPr="000D5DB5" w:rsidRDefault="00B562D5">
      <w:pPr>
        <w:contextualSpacing/>
        <w:rPr>
          <w:rFonts w:eastAsia="Times New Roman" w:cstheme="minorHAnsi"/>
          <w:sz w:val="24"/>
          <w:szCs w:val="24"/>
        </w:rPr>
      </w:pPr>
    </w:p>
    <w:p w14:paraId="51F6C289"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Ability</w:t>
      </w:r>
    </w:p>
    <w:p w14:paraId="0291D09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Charisma is your spellcasting ability for your death knight spells, since their power derives from the strength of</w:t>
      </w:r>
      <w:r w:rsidR="009D33F0" w:rsidRPr="000D5DB5">
        <w:rPr>
          <w:rFonts w:eastAsia="Times New Roman" w:cstheme="minorHAnsi"/>
          <w:color w:val="000000"/>
        </w:rPr>
        <w:t xml:space="preserve"> </w:t>
      </w:r>
      <w:r w:rsidRPr="000D5DB5">
        <w:rPr>
          <w:rFonts w:eastAsia="Times New Roman" w:cstheme="minorHAnsi"/>
          <w:color w:val="000000"/>
        </w:rPr>
        <w:t>your convictions. You use your Charisma whenever a spell refers to your spellcasting ability. In addition, you</w:t>
      </w:r>
      <w:r w:rsidR="009D33F0" w:rsidRPr="000D5DB5">
        <w:rPr>
          <w:rFonts w:eastAsia="Times New Roman" w:cstheme="minorHAnsi"/>
          <w:color w:val="000000"/>
        </w:rPr>
        <w:t xml:space="preserve"> </w:t>
      </w:r>
      <w:r w:rsidRPr="000D5DB5">
        <w:rPr>
          <w:rFonts w:eastAsia="Times New Roman" w:cstheme="minorHAnsi"/>
          <w:color w:val="000000"/>
        </w:rPr>
        <w:t>use your Charisma modifier when setting the saving throw DC for a death knight spell you cast and when making</w:t>
      </w:r>
      <w:r w:rsidR="009D33F0" w:rsidRPr="000D5DB5">
        <w:rPr>
          <w:rFonts w:eastAsia="Times New Roman" w:cstheme="minorHAnsi"/>
          <w:color w:val="000000"/>
        </w:rPr>
        <w:t xml:space="preserve"> </w:t>
      </w:r>
      <w:r w:rsidRPr="000D5DB5">
        <w:rPr>
          <w:rFonts w:eastAsia="Times New Roman" w:cstheme="minorHAnsi"/>
          <w:color w:val="000000"/>
        </w:rPr>
        <w:t>an attack roll with one.</w:t>
      </w:r>
    </w:p>
    <w:p w14:paraId="2EFC345B"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 xml:space="preserve">Spell save DC = </w:t>
      </w:r>
      <w:r w:rsidRPr="000D5DB5">
        <w:rPr>
          <w:rFonts w:eastAsia="Times New Roman" w:cstheme="minorHAnsi"/>
          <w:color w:val="000000"/>
        </w:rPr>
        <w:t>8 + your proficiency bonus + your Charisma modifier</w:t>
      </w:r>
    </w:p>
    <w:p w14:paraId="1C715870"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attack modifier =</w:t>
      </w:r>
      <w:r w:rsidRPr="000D5DB5">
        <w:rPr>
          <w:rFonts w:eastAsia="Times New Roman" w:cstheme="minorHAnsi"/>
          <w:color w:val="000000"/>
        </w:rPr>
        <w:t xml:space="preserve"> your proficiency bonus + your Charisma modifier</w:t>
      </w:r>
    </w:p>
    <w:p w14:paraId="435A6ED8" w14:textId="77777777" w:rsidR="00AB25EF" w:rsidRPr="000D5DB5" w:rsidRDefault="00AB25EF">
      <w:pPr>
        <w:contextualSpacing/>
        <w:rPr>
          <w:rFonts w:eastAsia="Times New Roman" w:cstheme="minorHAnsi"/>
          <w:sz w:val="24"/>
          <w:szCs w:val="24"/>
        </w:rPr>
      </w:pPr>
    </w:p>
    <w:p w14:paraId="7F5B2A1C" w14:textId="77777777" w:rsidR="00F17EC5" w:rsidRPr="000D5DB5" w:rsidRDefault="00F17EC5">
      <w:pPr>
        <w:contextualSpacing/>
        <w:rPr>
          <w:rFonts w:eastAsia="Times New Roman" w:cstheme="minorHAnsi"/>
          <w:sz w:val="24"/>
          <w:szCs w:val="24"/>
        </w:rPr>
      </w:pPr>
      <w:r w:rsidRPr="000D5DB5">
        <w:rPr>
          <w:rFonts w:eastAsia="Times New Roman" w:cstheme="minorHAnsi"/>
          <w:i/>
          <w:iCs/>
          <w:color w:val="000000"/>
        </w:rPr>
        <w:t>Spellbook – Runeblade</w:t>
      </w:r>
    </w:p>
    <w:p w14:paraId="676B659C" w14:textId="77777777" w:rsidR="00F17EC5" w:rsidRPr="000D5DB5" w:rsidRDefault="00F17EC5">
      <w:pPr>
        <w:contextualSpacing/>
        <w:rPr>
          <w:rFonts w:eastAsia="Times New Roman" w:cstheme="minorHAnsi"/>
          <w:sz w:val="24"/>
          <w:szCs w:val="24"/>
        </w:rPr>
      </w:pPr>
      <w:r w:rsidRPr="000D5DB5">
        <w:rPr>
          <w:rFonts w:eastAsia="Times New Roman" w:cstheme="minorHAnsi"/>
          <w:color w:val="000000"/>
        </w:rPr>
        <w:t xml:space="preserve">At 2nd level, your runeblade contains three 1st-level death knight spells of your choice. When you level up, you gain 2 additional death knight spells of your choice. You may also acquire new spells by research, tutelage, or from the spellbooks and scrolls of spellcasters who have spells you can cast. </w:t>
      </w:r>
    </w:p>
    <w:p w14:paraId="1E26122D" w14:textId="77777777" w:rsidR="00F17EC5" w:rsidRPr="000D5DB5" w:rsidRDefault="00F17EC5">
      <w:pPr>
        <w:contextualSpacing/>
        <w:rPr>
          <w:rFonts w:eastAsia="Times New Roman" w:cstheme="minorHAnsi"/>
          <w:color w:val="000000"/>
        </w:rPr>
      </w:pPr>
      <w:r w:rsidRPr="000D5DB5">
        <w:rPr>
          <w:rFonts w:eastAsia="Times New Roman" w:cstheme="minorHAnsi"/>
          <w:color w:val="000000"/>
        </w:rPr>
        <w:t>Your runeblade is effectively your spellbook, and you may add spells by scribing with runic inks.</w:t>
      </w:r>
      <w:r w:rsidR="00B562D5" w:rsidRPr="000D5DB5">
        <w:rPr>
          <w:rFonts w:eastAsia="Times New Roman" w:cstheme="minorHAnsi"/>
          <w:color w:val="000000"/>
        </w:rPr>
        <w:t xml:space="preserve"> You can choose to store your </w:t>
      </w:r>
      <w:r w:rsidR="002A6322">
        <w:rPr>
          <w:rFonts w:eastAsia="Times New Roman" w:cstheme="minorHAnsi"/>
          <w:color w:val="000000"/>
        </w:rPr>
        <w:t xml:space="preserve">death knight </w:t>
      </w:r>
      <w:r w:rsidR="00B562D5" w:rsidRPr="000D5DB5">
        <w:rPr>
          <w:rFonts w:eastAsia="Times New Roman" w:cstheme="minorHAnsi"/>
          <w:color w:val="000000"/>
        </w:rPr>
        <w:t xml:space="preserve">spells in a spellbook instead or as runes on any other surface as well. </w:t>
      </w:r>
    </w:p>
    <w:p w14:paraId="35940F88" w14:textId="77777777" w:rsidR="00F17EC5" w:rsidRPr="000D5DB5" w:rsidRDefault="00F17EC5">
      <w:pPr>
        <w:contextualSpacing/>
        <w:rPr>
          <w:rFonts w:eastAsia="Times New Roman" w:cstheme="minorHAnsi"/>
          <w:sz w:val="24"/>
          <w:szCs w:val="24"/>
        </w:rPr>
      </w:pPr>
    </w:p>
    <w:p w14:paraId="0C249D51"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Focus</w:t>
      </w:r>
    </w:p>
    <w:p w14:paraId="73B3D5C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use an unholy symbol as a spellcasting focus for your death knight spells, or you can treat your runeblade as your focus.</w:t>
      </w:r>
    </w:p>
    <w:p w14:paraId="551D640C" w14:textId="77777777" w:rsidR="00AB25EF" w:rsidRPr="000D5DB5" w:rsidRDefault="00AB25EF">
      <w:pPr>
        <w:contextualSpacing/>
        <w:rPr>
          <w:rFonts w:eastAsia="Times New Roman" w:cstheme="minorHAnsi"/>
          <w:sz w:val="24"/>
          <w:szCs w:val="24"/>
        </w:rPr>
      </w:pPr>
    </w:p>
    <w:p w14:paraId="63940D1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Fighting Style</w:t>
      </w:r>
    </w:p>
    <w:p w14:paraId="41C6A79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2nd level, you adopt a style of fighting as your specialty. Choose one of the following options. You can’t take a Fighting Style option more than once, even if you later get to choose again.</w:t>
      </w:r>
    </w:p>
    <w:p w14:paraId="7D18E25C" w14:textId="77777777" w:rsidR="00AB25EF" w:rsidRPr="000D5DB5" w:rsidRDefault="00AB25EF">
      <w:pPr>
        <w:contextualSpacing/>
        <w:rPr>
          <w:rFonts w:eastAsia="Times New Roman" w:cstheme="minorHAnsi"/>
          <w:sz w:val="24"/>
          <w:szCs w:val="24"/>
        </w:rPr>
      </w:pPr>
    </w:p>
    <w:p w14:paraId="3EB0E9B2"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Defense</w:t>
      </w:r>
    </w:p>
    <w:p w14:paraId="2402185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While you are wearing armor, you gain a +1 bonus to AC.</w:t>
      </w:r>
    </w:p>
    <w:p w14:paraId="7F6BE6A4" w14:textId="77777777" w:rsidR="00AB25EF" w:rsidRPr="000D5DB5" w:rsidRDefault="00AB25EF">
      <w:pPr>
        <w:contextualSpacing/>
        <w:rPr>
          <w:rFonts w:eastAsia="Times New Roman" w:cstheme="minorHAnsi"/>
          <w:sz w:val="24"/>
          <w:szCs w:val="24"/>
        </w:rPr>
      </w:pPr>
    </w:p>
    <w:p w14:paraId="697C0E26"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Dueling</w:t>
      </w:r>
    </w:p>
    <w:p w14:paraId="5737A94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are wielding a melee weapon in one hand and no other weapons, you gain a +2 bonus to damage rolls</w:t>
      </w:r>
      <w:r w:rsidR="009D33F0" w:rsidRPr="000D5DB5">
        <w:rPr>
          <w:rFonts w:eastAsia="Times New Roman" w:cstheme="minorHAnsi"/>
          <w:color w:val="000000"/>
        </w:rPr>
        <w:t xml:space="preserve"> </w:t>
      </w:r>
      <w:r w:rsidRPr="000D5DB5">
        <w:rPr>
          <w:rFonts w:eastAsia="Times New Roman" w:cstheme="minorHAnsi"/>
          <w:color w:val="000000"/>
        </w:rPr>
        <w:t>with that weapon.</w:t>
      </w:r>
    </w:p>
    <w:p w14:paraId="0D663B6D" w14:textId="77777777" w:rsidR="00AB25EF" w:rsidRPr="000D5DB5" w:rsidRDefault="00AB25EF">
      <w:pPr>
        <w:contextualSpacing/>
        <w:rPr>
          <w:rFonts w:eastAsia="Times New Roman" w:cstheme="minorHAnsi"/>
          <w:sz w:val="24"/>
          <w:szCs w:val="24"/>
        </w:rPr>
      </w:pPr>
    </w:p>
    <w:p w14:paraId="26027946"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Great Weapon Fighting</w:t>
      </w:r>
    </w:p>
    <w:p w14:paraId="47F3408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roll a 1 or 2 on a damage die for an attack you make with a melee weapon that you are wielding with</w:t>
      </w:r>
      <w:r w:rsidR="009D33F0" w:rsidRPr="000D5DB5">
        <w:rPr>
          <w:rFonts w:eastAsia="Times New Roman" w:cstheme="minorHAnsi"/>
          <w:color w:val="000000"/>
        </w:rPr>
        <w:t xml:space="preserve"> </w:t>
      </w:r>
      <w:r w:rsidRPr="000D5DB5">
        <w:rPr>
          <w:rFonts w:eastAsia="Times New Roman" w:cstheme="minorHAnsi"/>
          <w:color w:val="000000"/>
        </w:rPr>
        <w:t>two hands, you can reroll the die and must use the new roll. The weapon must have the two-handed or versatile property for you to gain this benefit.</w:t>
      </w:r>
    </w:p>
    <w:p w14:paraId="59FE790B" w14:textId="77777777" w:rsidR="00AB25EF" w:rsidRPr="000D5DB5" w:rsidRDefault="00AB25EF">
      <w:pPr>
        <w:contextualSpacing/>
        <w:rPr>
          <w:rFonts w:eastAsia="Times New Roman" w:cstheme="minorHAnsi"/>
          <w:sz w:val="24"/>
          <w:szCs w:val="24"/>
        </w:rPr>
      </w:pPr>
    </w:p>
    <w:p w14:paraId="12766F38" w14:textId="77777777" w:rsidR="00834768" w:rsidRPr="000D5DB5" w:rsidRDefault="00834768">
      <w:pPr>
        <w:contextualSpacing/>
        <w:rPr>
          <w:rFonts w:eastAsia="Times New Roman" w:cstheme="minorHAnsi"/>
          <w:sz w:val="24"/>
          <w:szCs w:val="24"/>
        </w:rPr>
      </w:pPr>
      <w:r w:rsidRPr="000D5DB5">
        <w:rPr>
          <w:rFonts w:eastAsia="Times New Roman" w:cstheme="minorHAnsi"/>
          <w:i/>
          <w:iCs/>
          <w:color w:val="000000"/>
        </w:rPr>
        <w:t>Two-Weapon Fighting</w:t>
      </w:r>
    </w:p>
    <w:p w14:paraId="6495711D" w14:textId="77777777" w:rsidR="00834768" w:rsidRPr="000D5DB5" w:rsidRDefault="00834768">
      <w:pPr>
        <w:contextualSpacing/>
        <w:rPr>
          <w:rFonts w:eastAsia="Times New Roman" w:cstheme="minorHAnsi"/>
          <w:sz w:val="24"/>
          <w:szCs w:val="24"/>
        </w:rPr>
      </w:pPr>
      <w:r w:rsidRPr="000D5DB5">
        <w:rPr>
          <w:rFonts w:eastAsia="Times New Roman" w:cstheme="minorHAnsi"/>
          <w:color w:val="000000"/>
        </w:rPr>
        <w:t>When you engage in two-weapon fighting, you can add your ability modifier to the damage of the second attack.</w:t>
      </w:r>
    </w:p>
    <w:p w14:paraId="54214119" w14:textId="77777777" w:rsidR="00AB25EF" w:rsidRPr="000D5DB5" w:rsidRDefault="00AB25EF">
      <w:pPr>
        <w:contextualSpacing/>
        <w:rPr>
          <w:rFonts w:eastAsia="Times New Roman" w:cstheme="minorHAnsi"/>
          <w:sz w:val="24"/>
          <w:szCs w:val="24"/>
        </w:rPr>
      </w:pPr>
    </w:p>
    <w:p w14:paraId="1ACB349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Runic Strike</w:t>
      </w:r>
    </w:p>
    <w:p w14:paraId="00ACB2B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Starting at 2nd level, when you hit a creature with a melee weapon attack, you can expend mana equal to one death knight spell to deal </w:t>
      </w:r>
      <w:r w:rsidR="00B77552" w:rsidRPr="000D5DB5">
        <w:rPr>
          <w:rFonts w:eastAsia="Times New Roman" w:cstheme="minorHAnsi"/>
          <w:color w:val="000000"/>
        </w:rPr>
        <w:t>shadow</w:t>
      </w:r>
      <w:r w:rsidR="009E7050" w:rsidRPr="000D5DB5">
        <w:rPr>
          <w:rFonts w:eastAsia="Times New Roman" w:cstheme="minorHAnsi"/>
          <w:color w:val="000000"/>
        </w:rPr>
        <w:t xml:space="preserve"> </w:t>
      </w:r>
      <w:r w:rsidRPr="000D5DB5">
        <w:rPr>
          <w:rFonts w:eastAsia="Times New Roman" w:cstheme="minorHAnsi"/>
          <w:color w:val="000000"/>
        </w:rPr>
        <w:t xml:space="preserve">damage to the target, in addition to the weapon’s damage. </w:t>
      </w:r>
    </w:p>
    <w:p w14:paraId="7C51AD2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 extra damage is 2d8 for a 1st-level spell, plus 1d8 for each spell level higher than 1st, to a maximum of 5d8. The damage increases by 1d8 if the target is a celestial or a </w:t>
      </w:r>
      <w:r w:rsidR="009E2F29" w:rsidRPr="000D5DB5">
        <w:rPr>
          <w:rFonts w:eastAsia="Times New Roman" w:cstheme="minorHAnsi"/>
          <w:color w:val="000000"/>
        </w:rPr>
        <w:t>follower of the Holy Light (or if not a follower, one who merely uses it)</w:t>
      </w:r>
      <w:r w:rsidRPr="000D5DB5">
        <w:rPr>
          <w:rFonts w:eastAsia="Times New Roman" w:cstheme="minorHAnsi"/>
          <w:color w:val="000000"/>
        </w:rPr>
        <w:t xml:space="preserve">. </w:t>
      </w:r>
    </w:p>
    <w:p w14:paraId="646C058F" w14:textId="77777777" w:rsidR="00D716BF" w:rsidRDefault="00D716BF">
      <w:pPr>
        <w:contextualSpacing/>
        <w:rPr>
          <w:rFonts w:eastAsia="Times New Roman" w:cstheme="minorHAnsi"/>
          <w:sz w:val="24"/>
          <w:szCs w:val="24"/>
        </w:rPr>
      </w:pPr>
      <w:r w:rsidRPr="000D5DB5">
        <w:rPr>
          <w:rFonts w:eastAsia="Times New Roman" w:cstheme="minorHAnsi"/>
          <w:color w:val="000000"/>
        </w:rPr>
        <w:t xml:space="preserve">If you have a </w:t>
      </w:r>
      <w:r>
        <w:rPr>
          <w:rFonts w:eastAsia="Times New Roman" w:cstheme="minorHAnsi"/>
          <w:color w:val="000000"/>
        </w:rPr>
        <w:t xml:space="preserve">rune </w:t>
      </w:r>
      <w:r w:rsidRPr="000D5DB5">
        <w:rPr>
          <w:rFonts w:eastAsia="Times New Roman" w:cstheme="minorHAnsi"/>
          <w:color w:val="000000"/>
        </w:rPr>
        <w:t xml:space="preserve">active, you may also perform a </w:t>
      </w:r>
      <w:r>
        <w:rPr>
          <w:rFonts w:eastAsia="Times New Roman" w:cstheme="minorHAnsi"/>
          <w:color w:val="000000"/>
        </w:rPr>
        <w:t xml:space="preserve">Runic </w:t>
      </w:r>
      <w:r w:rsidRPr="000D5DB5">
        <w:rPr>
          <w:rFonts w:eastAsia="Times New Roman" w:cstheme="minorHAnsi"/>
          <w:color w:val="000000"/>
        </w:rPr>
        <w:t xml:space="preserve">Strike without expending mana (called </w:t>
      </w:r>
      <w:r>
        <w:rPr>
          <w:rFonts w:eastAsia="Times New Roman" w:cstheme="minorHAnsi"/>
          <w:color w:val="000000"/>
        </w:rPr>
        <w:t xml:space="preserve">Runic </w:t>
      </w:r>
      <w:r w:rsidRPr="000D5DB5">
        <w:rPr>
          <w:rFonts w:eastAsia="Times New Roman" w:cstheme="minorHAnsi"/>
          <w:color w:val="000000"/>
        </w:rPr>
        <w:t xml:space="preserve">Release), terminating the effects of the </w:t>
      </w:r>
      <w:r>
        <w:rPr>
          <w:rFonts w:eastAsia="Times New Roman" w:cstheme="minorHAnsi"/>
          <w:color w:val="000000"/>
        </w:rPr>
        <w:t xml:space="preserve">rune </w:t>
      </w:r>
      <w:r w:rsidRPr="000D5DB5">
        <w:rPr>
          <w:rFonts w:eastAsia="Times New Roman" w:cstheme="minorHAnsi"/>
          <w:color w:val="000000"/>
        </w:rPr>
        <w:t xml:space="preserve">(plus an additional effect depending on the seal). Despite the name, </w:t>
      </w:r>
      <w:r>
        <w:rPr>
          <w:rFonts w:eastAsia="Times New Roman" w:cstheme="minorHAnsi"/>
          <w:color w:val="000000"/>
        </w:rPr>
        <w:t xml:space="preserve">Runic </w:t>
      </w:r>
      <w:r w:rsidRPr="000D5DB5">
        <w:rPr>
          <w:rFonts w:eastAsia="Times New Roman" w:cstheme="minorHAnsi"/>
          <w:color w:val="000000"/>
        </w:rPr>
        <w:t xml:space="preserve">Strike does not count as a Strike effect. </w:t>
      </w:r>
    </w:p>
    <w:p w14:paraId="1F1E2F45" w14:textId="77777777" w:rsidR="00D716BF" w:rsidRPr="000D5DB5" w:rsidRDefault="00D716BF">
      <w:pPr>
        <w:contextualSpacing/>
        <w:rPr>
          <w:rFonts w:eastAsia="Times New Roman" w:cstheme="minorHAnsi"/>
          <w:sz w:val="24"/>
          <w:szCs w:val="24"/>
        </w:rPr>
      </w:pPr>
    </w:p>
    <w:p w14:paraId="64082841" w14:textId="77777777" w:rsidR="005401D2" w:rsidRDefault="005401D2" w:rsidP="005401D2">
      <w:pPr>
        <w:rPr>
          <w:b/>
          <w:bCs/>
        </w:rPr>
      </w:pPr>
      <w:r w:rsidRPr="009B5292">
        <w:rPr>
          <w:b/>
          <w:bCs/>
        </w:rPr>
        <w:t>Death Knight</w:t>
      </w:r>
    </w:p>
    <w:p w14:paraId="27FD3CAD" w14:textId="77777777" w:rsidR="005401D2" w:rsidRPr="009B5292" w:rsidRDefault="005401D2" w:rsidP="005401D2">
      <w:pPr>
        <w:rPr>
          <w:b/>
          <w:bCs/>
        </w:rPr>
      </w:pPr>
      <w:r w:rsidRPr="009B5292">
        <w:rPr>
          <w:b/>
          <w:bCs/>
        </w:rPr>
        <w:t>Aura</w:t>
      </w:r>
    </w:p>
    <w:p w14:paraId="390D8460" w14:textId="77777777" w:rsidR="005401D2" w:rsidRDefault="005401D2" w:rsidP="005401D2">
      <w:r>
        <w:t xml:space="preserve">Starting at 3rd level, your mastery over aura spells begins to manifest. You always have the following aura spells prepared. </w:t>
      </w:r>
    </w:p>
    <w:p w14:paraId="569C344F" w14:textId="77777777" w:rsidR="005401D2" w:rsidRDefault="005401D2" w:rsidP="003C4628">
      <w:pPr>
        <w:pStyle w:val="ListParagraph"/>
        <w:numPr>
          <w:ilvl w:val="0"/>
          <w:numId w:val="60"/>
        </w:numPr>
      </w:pPr>
      <w:r>
        <w:t>At 3rd level, y</w:t>
      </w:r>
      <w:r w:rsidRPr="005438EC">
        <w:t xml:space="preserve">ou </w:t>
      </w:r>
      <w:r>
        <w:t xml:space="preserve">always have the </w:t>
      </w:r>
      <w:r w:rsidR="0021291A" w:rsidRPr="0021291A">
        <w:rPr>
          <w:i/>
          <w:iCs/>
        </w:rPr>
        <w:t>a</w:t>
      </w:r>
      <w:r w:rsidRPr="0021291A">
        <w:rPr>
          <w:i/>
          <w:iCs/>
        </w:rPr>
        <w:t xml:space="preserve">bandonment </w:t>
      </w:r>
      <w:r w:rsidR="0021291A" w:rsidRPr="0021291A">
        <w:rPr>
          <w:i/>
          <w:iCs/>
        </w:rPr>
        <w:t>a</w:t>
      </w:r>
      <w:r w:rsidRPr="0021291A">
        <w:rPr>
          <w:i/>
          <w:iCs/>
        </w:rPr>
        <w:t>ura</w:t>
      </w:r>
      <w:r w:rsidRPr="005438EC">
        <w:t xml:space="preserve"> spell</w:t>
      </w:r>
      <w:r>
        <w:t xml:space="preserve"> prepared.</w:t>
      </w:r>
    </w:p>
    <w:p w14:paraId="418FA7F2" w14:textId="77777777" w:rsidR="005401D2" w:rsidRDefault="005401D2" w:rsidP="003C4628">
      <w:pPr>
        <w:pStyle w:val="ListParagraph"/>
        <w:numPr>
          <w:ilvl w:val="0"/>
          <w:numId w:val="60"/>
        </w:numPr>
      </w:pPr>
      <w:r>
        <w:t>At 6th level, y</w:t>
      </w:r>
      <w:r w:rsidRPr="005438EC">
        <w:t xml:space="preserve">ou </w:t>
      </w:r>
      <w:r>
        <w:t xml:space="preserve">always have the </w:t>
      </w:r>
      <w:r w:rsidR="0021291A" w:rsidRPr="0021291A">
        <w:rPr>
          <w:i/>
          <w:iCs/>
        </w:rPr>
        <w:t>n</w:t>
      </w:r>
      <w:r w:rsidRPr="0021291A">
        <w:rPr>
          <w:i/>
          <w:iCs/>
        </w:rPr>
        <w:t xml:space="preserve">ecrotic </w:t>
      </w:r>
      <w:r w:rsidR="0021291A" w:rsidRPr="0021291A">
        <w:rPr>
          <w:i/>
          <w:iCs/>
        </w:rPr>
        <w:t>a</w:t>
      </w:r>
      <w:r w:rsidRPr="0021291A">
        <w:rPr>
          <w:i/>
          <w:iCs/>
        </w:rPr>
        <w:t>ura</w:t>
      </w:r>
      <w:r w:rsidRPr="005438EC">
        <w:t xml:space="preserve"> spell</w:t>
      </w:r>
      <w:r>
        <w:t xml:space="preserve"> prepared.</w:t>
      </w:r>
    </w:p>
    <w:p w14:paraId="3F2AC24F" w14:textId="77777777" w:rsidR="00883DF9" w:rsidRDefault="00883DF9" w:rsidP="003C4628">
      <w:pPr>
        <w:pStyle w:val="ListParagraph"/>
        <w:numPr>
          <w:ilvl w:val="0"/>
          <w:numId w:val="60"/>
        </w:numPr>
      </w:pPr>
      <w:r>
        <w:t xml:space="preserve">At 10th level, you always have the </w:t>
      </w:r>
      <w:r w:rsidR="0021291A" w:rsidRPr="0021291A">
        <w:rPr>
          <w:i/>
          <w:iCs/>
        </w:rPr>
        <w:t>u</w:t>
      </w:r>
      <w:r w:rsidRPr="0021291A">
        <w:rPr>
          <w:i/>
          <w:iCs/>
        </w:rPr>
        <w:t xml:space="preserve">nholy </w:t>
      </w:r>
      <w:r w:rsidR="0021291A" w:rsidRPr="0021291A">
        <w:rPr>
          <w:i/>
          <w:iCs/>
        </w:rPr>
        <w:t>a</w:t>
      </w:r>
      <w:r w:rsidRPr="0021291A">
        <w:rPr>
          <w:i/>
          <w:iCs/>
        </w:rPr>
        <w:t>ura</w:t>
      </w:r>
      <w:r>
        <w:t xml:space="preserve"> spell prepared.</w:t>
      </w:r>
    </w:p>
    <w:p w14:paraId="666D30E8" w14:textId="77777777" w:rsidR="005401D2" w:rsidRDefault="005401D2" w:rsidP="003C4628">
      <w:pPr>
        <w:pStyle w:val="ListParagraph"/>
        <w:numPr>
          <w:ilvl w:val="0"/>
          <w:numId w:val="60"/>
        </w:numPr>
      </w:pPr>
      <w:r>
        <w:t>At 14th level, y</w:t>
      </w:r>
      <w:r w:rsidRPr="005438EC">
        <w:t xml:space="preserve">ou </w:t>
      </w:r>
      <w:r>
        <w:t xml:space="preserve">always have the </w:t>
      </w:r>
      <w:r w:rsidR="0021291A" w:rsidRPr="0021291A">
        <w:rPr>
          <w:i/>
          <w:iCs/>
        </w:rPr>
        <w:t>d</w:t>
      </w:r>
      <w:r w:rsidRPr="0021291A">
        <w:rPr>
          <w:i/>
          <w:iCs/>
        </w:rPr>
        <w:t xml:space="preserve">istraction </w:t>
      </w:r>
      <w:r w:rsidR="0021291A" w:rsidRPr="0021291A">
        <w:rPr>
          <w:i/>
          <w:iCs/>
        </w:rPr>
        <w:t>a</w:t>
      </w:r>
      <w:r w:rsidRPr="0021291A">
        <w:rPr>
          <w:i/>
          <w:iCs/>
        </w:rPr>
        <w:t>ura</w:t>
      </w:r>
      <w:r w:rsidRPr="005438EC">
        <w:t xml:space="preserve"> spell</w:t>
      </w:r>
      <w:r>
        <w:t xml:space="preserve"> prepared.</w:t>
      </w:r>
    </w:p>
    <w:p w14:paraId="05FA16D1" w14:textId="77777777" w:rsidR="005401D2" w:rsidRPr="005438EC" w:rsidRDefault="005401D2" w:rsidP="003C4628">
      <w:pPr>
        <w:pStyle w:val="ListParagraph"/>
        <w:numPr>
          <w:ilvl w:val="0"/>
          <w:numId w:val="60"/>
        </w:numPr>
      </w:pPr>
      <w:r>
        <w:t>At 18th level, y</w:t>
      </w:r>
      <w:r w:rsidRPr="005438EC">
        <w:t xml:space="preserve">ou </w:t>
      </w:r>
      <w:r>
        <w:t xml:space="preserve">always have the </w:t>
      </w:r>
      <w:r w:rsidR="0021291A" w:rsidRPr="0021291A">
        <w:rPr>
          <w:i/>
          <w:iCs/>
        </w:rPr>
        <w:t>v</w:t>
      </w:r>
      <w:r w:rsidRPr="0021291A">
        <w:rPr>
          <w:i/>
          <w:iCs/>
        </w:rPr>
        <w:t xml:space="preserve">ulnerability </w:t>
      </w:r>
      <w:r w:rsidR="0021291A" w:rsidRPr="0021291A">
        <w:rPr>
          <w:i/>
          <w:iCs/>
        </w:rPr>
        <w:t>a</w:t>
      </w:r>
      <w:r w:rsidRPr="0021291A">
        <w:rPr>
          <w:i/>
          <w:iCs/>
        </w:rPr>
        <w:t>ura</w:t>
      </w:r>
      <w:r w:rsidRPr="005438EC">
        <w:t xml:space="preserve"> spell</w:t>
      </w:r>
      <w:r>
        <w:t xml:space="preserve"> prepared.</w:t>
      </w:r>
    </w:p>
    <w:p w14:paraId="6649FDEE" w14:textId="24251B8B" w:rsidR="00AB25EF" w:rsidRPr="00EA42A6" w:rsidRDefault="00EA42A6" w:rsidP="0091008E">
      <w:r w:rsidRPr="00EA42A6">
        <w:t>Furthermore, you may cast</w:t>
      </w:r>
      <w:r>
        <w:t xml:space="preserve"> each of the above aura spells </w:t>
      </w:r>
      <w:del w:id="1706" w:author="Admin" w:date="2021-09-15T22:11:00Z">
        <w:r w:rsidDel="0091008E">
          <w:delText xml:space="preserve">for no cost </w:delText>
        </w:r>
      </w:del>
      <w:r>
        <w:t>once upon reaching the described level</w:t>
      </w:r>
      <w:ins w:id="1707" w:author="Admin" w:date="2021-09-15T22:11:00Z">
        <w:r w:rsidR="0091008E">
          <w:t xml:space="preserve"> for no cost</w:t>
        </w:r>
      </w:ins>
      <w:r>
        <w:t xml:space="preserve">. You regain all expended uses after a short rest. </w:t>
      </w:r>
      <w:r w:rsidR="00201EBF">
        <w:t xml:space="preserve">You may expend </w:t>
      </w:r>
      <w:del w:id="1708" w:author="Admin" w:date="2021-09-15T22:11:00Z">
        <w:r w:rsidR="00201EBF" w:rsidDel="0091008E">
          <w:delText xml:space="preserve">a free </w:delText>
        </w:r>
      </w:del>
      <w:ins w:id="1709" w:author="Admin" w:date="2021-09-15T22:11:00Z">
        <w:r w:rsidR="0091008E">
          <w:t xml:space="preserve">one </w:t>
        </w:r>
      </w:ins>
      <w:r w:rsidR="00201EBF">
        <w:t xml:space="preserve">aura use to cancel one successful turn undead attempt that affected your undead allies. </w:t>
      </w:r>
    </w:p>
    <w:p w14:paraId="3F9F8188" w14:textId="77777777" w:rsidR="00EA42A6" w:rsidRPr="000D5DB5" w:rsidRDefault="00EA42A6">
      <w:pPr>
        <w:contextualSpacing/>
        <w:rPr>
          <w:rFonts w:eastAsia="Times New Roman" w:cstheme="minorHAnsi"/>
          <w:sz w:val="24"/>
          <w:szCs w:val="24"/>
        </w:rPr>
      </w:pPr>
    </w:p>
    <w:p w14:paraId="653911B9" w14:textId="77777777" w:rsidR="00AB25EF" w:rsidRPr="000D5DB5" w:rsidRDefault="00B77552">
      <w:pPr>
        <w:contextualSpacing/>
        <w:rPr>
          <w:rFonts w:eastAsia="Times New Roman" w:cstheme="minorHAnsi"/>
          <w:sz w:val="24"/>
          <w:szCs w:val="24"/>
        </w:rPr>
      </w:pPr>
      <w:r w:rsidRPr="000D5DB5">
        <w:rPr>
          <w:rFonts w:eastAsia="Times New Roman" w:cstheme="minorHAnsi"/>
          <w:b/>
          <w:bCs/>
          <w:color w:val="000000"/>
        </w:rPr>
        <w:t xml:space="preserve">Dark </w:t>
      </w:r>
      <w:r w:rsidR="00AB25EF" w:rsidRPr="000D5DB5">
        <w:rPr>
          <w:rFonts w:eastAsia="Times New Roman" w:cstheme="minorHAnsi"/>
          <w:b/>
          <w:bCs/>
          <w:color w:val="000000"/>
        </w:rPr>
        <w:t xml:space="preserve">Path </w:t>
      </w:r>
    </w:p>
    <w:p w14:paraId="5969E5CF" w14:textId="77777777" w:rsidR="00AB25EF" w:rsidRPr="000D5DB5" w:rsidRDefault="00AB25EF" w:rsidP="00EA42A6">
      <w:pPr>
        <w:contextualSpacing/>
        <w:rPr>
          <w:rFonts w:eastAsia="Times New Roman" w:cstheme="minorHAnsi"/>
          <w:sz w:val="24"/>
          <w:szCs w:val="24"/>
        </w:rPr>
      </w:pPr>
      <w:r w:rsidRPr="000D5DB5">
        <w:rPr>
          <w:rFonts w:eastAsia="Times New Roman" w:cstheme="minorHAnsi"/>
          <w:color w:val="000000"/>
        </w:rPr>
        <w:t xml:space="preserve">When you reach 3rd level, you walk a path that defines you as a death knight forever. Up to this time you have been in a preparatory stage, committed to the path but not yet sworn to it. Now you </w:t>
      </w:r>
      <w:r w:rsidRPr="000D5DB5">
        <w:rPr>
          <w:rFonts w:eastAsia="Times New Roman" w:cstheme="minorHAnsi"/>
          <w:color w:val="000000"/>
        </w:rPr>
        <w:lastRenderedPageBreak/>
        <w:t>choose the Path of Blood for vengeance, Path of Frost for co</w:t>
      </w:r>
      <w:r w:rsidR="00EA42A6">
        <w:rPr>
          <w:rFonts w:eastAsia="Times New Roman" w:cstheme="minorHAnsi"/>
          <w:color w:val="000000"/>
        </w:rPr>
        <w:t xml:space="preserve">ld </w:t>
      </w:r>
      <w:r w:rsidRPr="000D5DB5">
        <w:rPr>
          <w:rFonts w:eastAsia="Times New Roman" w:cstheme="minorHAnsi"/>
          <w:color w:val="000000"/>
        </w:rPr>
        <w:t xml:space="preserve">disregard for life, or Path of </w:t>
      </w:r>
      <w:r w:rsidR="0057150D" w:rsidRPr="000D5DB5">
        <w:rPr>
          <w:rFonts w:eastAsia="Times New Roman" w:cstheme="minorHAnsi"/>
          <w:color w:val="000000"/>
        </w:rPr>
        <w:t xml:space="preserve">the Unholy </w:t>
      </w:r>
      <w:r w:rsidRPr="000D5DB5">
        <w:rPr>
          <w:rFonts w:eastAsia="Times New Roman" w:cstheme="minorHAnsi"/>
          <w:color w:val="000000"/>
        </w:rPr>
        <w:t>to defy the heavens, all detailed at the end of the class description.</w:t>
      </w:r>
    </w:p>
    <w:p w14:paraId="4EA21CD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Your choice grants you features at 3rd level and again at 7th, 15th, and 20th level. Those features include path spells and the Channel Divinity feature.</w:t>
      </w:r>
    </w:p>
    <w:p w14:paraId="3C39AB31" w14:textId="77777777" w:rsidR="00AB25EF" w:rsidRPr="000D5DB5" w:rsidRDefault="00AB25EF">
      <w:pPr>
        <w:contextualSpacing/>
        <w:rPr>
          <w:rFonts w:eastAsia="Times New Roman" w:cstheme="minorHAnsi"/>
          <w:sz w:val="24"/>
          <w:szCs w:val="24"/>
        </w:rPr>
      </w:pPr>
    </w:p>
    <w:p w14:paraId="0B694208"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Path Spells</w:t>
      </w:r>
    </w:p>
    <w:p w14:paraId="6016EE7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path has a list of associated spells. You gain access to these spells at the levels specified in the path description. Once you gain access to a path spell, you always have it prepared. Path spells don’t count against the number of spells you can prepare each day.</w:t>
      </w:r>
    </w:p>
    <w:p w14:paraId="6AC748F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If you gain a path spell that doesn’t appear on the death knight spell list, the spell is nonetheless a death knight spell for you.</w:t>
      </w:r>
    </w:p>
    <w:p w14:paraId="7A46D743" w14:textId="77777777" w:rsidR="00AB25EF" w:rsidRPr="000D5DB5" w:rsidRDefault="00AB25EF">
      <w:pPr>
        <w:contextualSpacing/>
        <w:rPr>
          <w:rFonts w:eastAsia="Times New Roman" w:cstheme="minorHAnsi"/>
          <w:sz w:val="24"/>
          <w:szCs w:val="24"/>
        </w:rPr>
      </w:pPr>
    </w:p>
    <w:p w14:paraId="0ABD13B6"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Channel Divinity</w:t>
      </w:r>
    </w:p>
    <w:p w14:paraId="12A9F60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Your path allows you to channel divine energy to fuel magical effects. Each Channel Divinity option provided by your path explains how to use it. When you use your Channel Divinity, you choose which option to use. You must then finish a short or long rest to use your Channel Divinity again. Some Channel Divinity effects require saving throws. When you use such an effect from this class, the DC equals your death knight spell save DC.</w:t>
      </w:r>
    </w:p>
    <w:p w14:paraId="1D5013E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By default, you may always Turn Good, and gain an additional choice from your Path. </w:t>
      </w:r>
    </w:p>
    <w:p w14:paraId="241868F3" w14:textId="77777777" w:rsidR="00AB25EF" w:rsidRPr="000D5DB5" w:rsidRDefault="00AB25EF">
      <w:pPr>
        <w:contextualSpacing/>
        <w:rPr>
          <w:rFonts w:eastAsia="Times New Roman" w:cstheme="minorHAnsi"/>
          <w:sz w:val="24"/>
          <w:szCs w:val="24"/>
        </w:rPr>
      </w:pPr>
    </w:p>
    <w:p w14:paraId="577EF88F" w14:textId="77777777" w:rsidR="00AB25EF" w:rsidRPr="006E44B9" w:rsidRDefault="006E44B9">
      <w:pPr>
        <w:contextualSpacing/>
        <w:rPr>
          <w:rFonts w:eastAsia="Times New Roman" w:cstheme="minorHAnsi"/>
          <w:i/>
          <w:iCs/>
          <w:sz w:val="24"/>
          <w:szCs w:val="24"/>
        </w:rPr>
      </w:pPr>
      <w:r>
        <w:rPr>
          <w:rFonts w:eastAsia="Times New Roman" w:cstheme="minorHAnsi"/>
          <w:i/>
          <w:iCs/>
          <w:color w:val="000000"/>
        </w:rPr>
        <w:t xml:space="preserve">Channel Divinity: </w:t>
      </w:r>
      <w:r w:rsidR="00AB25EF" w:rsidRPr="006E44B9">
        <w:rPr>
          <w:rFonts w:eastAsia="Times New Roman" w:cstheme="minorHAnsi"/>
          <w:i/>
          <w:iCs/>
          <w:color w:val="000000"/>
        </w:rPr>
        <w:t>Turn Good</w:t>
      </w:r>
    </w:p>
    <w:p w14:paraId="3D126E5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an action, you present your unholy symbol and speak a prayer censuring humanoids, celestials, and beasts, using your Channel Divinity. Each humanoid, celestial or beast that can see or hear you within 30 feet of you must make a Spirit saving throw. </w:t>
      </w:r>
    </w:p>
    <w:p w14:paraId="071F40F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If the creature fails its saving throw, it is turned for 1 minute or until it takes damage. A turned creature must spend its turns trying to move as far away from you as it can, and it can’t willingly move to a space within 30 feet of you. It also can’t take reactions. For its action, it can use only the Dash action or try to escape from an effect that prevents it from moving. If there’s nowhere to move, the creature can use the Dodge action.</w:t>
      </w:r>
    </w:p>
    <w:p w14:paraId="550C2343" w14:textId="77777777" w:rsidR="00AB25EF" w:rsidRPr="000D5DB5" w:rsidRDefault="00AB25EF">
      <w:pPr>
        <w:contextualSpacing/>
        <w:rPr>
          <w:rFonts w:eastAsia="Times New Roman" w:cstheme="minorHAnsi"/>
          <w:sz w:val="24"/>
          <w:szCs w:val="24"/>
        </w:rPr>
      </w:pPr>
    </w:p>
    <w:p w14:paraId="4DB1B1E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3501FE3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2881AEDD" w14:textId="77777777" w:rsidR="00AB25EF" w:rsidRPr="000D5DB5" w:rsidRDefault="00AB25EF">
      <w:pPr>
        <w:contextualSpacing/>
        <w:rPr>
          <w:rFonts w:eastAsia="Times New Roman" w:cstheme="minorHAnsi"/>
          <w:sz w:val="24"/>
          <w:szCs w:val="24"/>
        </w:rPr>
      </w:pPr>
    </w:p>
    <w:p w14:paraId="121E20F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Extra Attack</w:t>
      </w:r>
    </w:p>
    <w:p w14:paraId="28E26A0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5th level, you can attack twice, instead of once, whenever you take the Attack action on your turn.</w:t>
      </w:r>
    </w:p>
    <w:p w14:paraId="110B973F" w14:textId="77777777" w:rsidR="00AB25EF" w:rsidRPr="000D5DB5" w:rsidRDefault="00AB25EF">
      <w:pPr>
        <w:contextualSpacing/>
        <w:rPr>
          <w:rFonts w:eastAsia="Times New Roman" w:cstheme="minorHAnsi"/>
          <w:sz w:val="24"/>
          <w:szCs w:val="24"/>
        </w:rPr>
      </w:pPr>
    </w:p>
    <w:p w14:paraId="04B5FE8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Cursed Carrier</w:t>
      </w:r>
    </w:p>
    <w:p w14:paraId="54F2C5E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Starting at 6th level, you can carry diseases in your body, and spread them by touch (if contact), scratch (if injury), breath (if inhaled), or spit (if ingested). You can carry up to three diseases of your choice with this ability, above the normal three added by Corrupting Touch.</w:t>
      </w:r>
    </w:p>
    <w:p w14:paraId="009E291A" w14:textId="77777777" w:rsidR="00AB25EF" w:rsidRPr="000D5DB5" w:rsidRDefault="00AB25EF">
      <w:pPr>
        <w:contextualSpacing/>
        <w:rPr>
          <w:rFonts w:eastAsia="Times New Roman" w:cstheme="minorHAnsi"/>
          <w:sz w:val="24"/>
          <w:szCs w:val="24"/>
        </w:rPr>
      </w:pPr>
    </w:p>
    <w:p w14:paraId="4E9B6E3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Improved Runic Strike</w:t>
      </w:r>
    </w:p>
    <w:p w14:paraId="3BDEF39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By 11th level, you are so suffused with the might of the Lich King that all your melee weapon strikes carry his unholy power with them. Whenever you hit a creature with a melee weapon, the </w:t>
      </w:r>
      <w:r w:rsidRPr="000D5DB5">
        <w:rPr>
          <w:rFonts w:eastAsia="Times New Roman" w:cstheme="minorHAnsi"/>
          <w:color w:val="000000"/>
        </w:rPr>
        <w:lastRenderedPageBreak/>
        <w:t xml:space="preserve">creature takes an extra 1d8 </w:t>
      </w:r>
      <w:r w:rsidR="00B77552" w:rsidRPr="000D5DB5">
        <w:rPr>
          <w:rFonts w:eastAsia="Times New Roman" w:cstheme="minorHAnsi"/>
          <w:color w:val="000000"/>
        </w:rPr>
        <w:t xml:space="preserve">shadow </w:t>
      </w:r>
      <w:r w:rsidRPr="000D5DB5">
        <w:rPr>
          <w:rFonts w:eastAsia="Times New Roman" w:cstheme="minorHAnsi"/>
          <w:color w:val="000000"/>
        </w:rPr>
        <w:t>damage. If you also use your Runic Strike with an attack, you add this damage to the extra damage of your Runic Strike.</w:t>
      </w:r>
    </w:p>
    <w:p w14:paraId="7332D598" w14:textId="77777777" w:rsidR="00AB25EF" w:rsidRPr="000D5DB5" w:rsidRDefault="00AB25EF">
      <w:pPr>
        <w:contextualSpacing/>
        <w:rPr>
          <w:rFonts w:eastAsia="Times New Roman" w:cstheme="minorHAnsi"/>
          <w:sz w:val="24"/>
          <w:szCs w:val="24"/>
        </w:rPr>
      </w:pPr>
    </w:p>
    <w:p w14:paraId="003912D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Dispelling Touch</w:t>
      </w:r>
    </w:p>
    <w:p w14:paraId="2894AE3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14th level, you can use your action to end one spell on yourself or on one willing creature that you touch. You can use this feature a number of times equal to your Charisma modifier (a minimum of once). You regain expended uses when you finish a long rest.</w:t>
      </w:r>
    </w:p>
    <w:p w14:paraId="6AECC508" w14:textId="77777777" w:rsidR="00AB25EF" w:rsidRPr="000D5DB5" w:rsidRDefault="00AB25EF">
      <w:pPr>
        <w:contextualSpacing/>
        <w:rPr>
          <w:rFonts w:eastAsia="Times New Roman" w:cstheme="minorHAnsi"/>
          <w:sz w:val="24"/>
          <w:szCs w:val="24"/>
        </w:rPr>
      </w:pPr>
    </w:p>
    <w:p w14:paraId="184FA398" w14:textId="77777777" w:rsidR="005401D2" w:rsidRPr="009B5292" w:rsidRDefault="005401D2" w:rsidP="005401D2">
      <w:pPr>
        <w:rPr>
          <w:b/>
          <w:bCs/>
        </w:rPr>
      </w:pPr>
      <w:r w:rsidRPr="009B5292">
        <w:rPr>
          <w:b/>
          <w:bCs/>
        </w:rPr>
        <w:t>Aura Improvement</w:t>
      </w:r>
    </w:p>
    <w:p w14:paraId="4243B00C" w14:textId="77777777" w:rsidR="005401D2" w:rsidRDefault="005401D2" w:rsidP="005401D2">
      <w:r w:rsidRPr="005438EC">
        <w:t xml:space="preserve">Also </w:t>
      </w:r>
      <w:r>
        <w:t xml:space="preserve">starting at 18th level, you can no longer lose concentration on an aura from taking damage, and may extend the range of any aura spell by 100%. Any effect that would normally dispel the aura instead suppresses it for 1 minute instead. </w:t>
      </w:r>
    </w:p>
    <w:p w14:paraId="39C58E2F" w14:textId="77777777" w:rsidR="00AB25EF" w:rsidRPr="000D5DB5" w:rsidRDefault="00AB25EF">
      <w:pPr>
        <w:contextualSpacing/>
        <w:rPr>
          <w:rFonts w:eastAsia="Times New Roman" w:cstheme="minorHAnsi"/>
          <w:sz w:val="24"/>
          <w:szCs w:val="24"/>
        </w:rPr>
      </w:pPr>
    </w:p>
    <w:p w14:paraId="6AEC6209" w14:textId="77777777" w:rsidR="00AB25EF" w:rsidRPr="000D5DB5" w:rsidRDefault="00B77552">
      <w:pPr>
        <w:contextualSpacing/>
        <w:outlineLvl w:val="2"/>
        <w:rPr>
          <w:rFonts w:eastAsia="Times New Roman" w:cstheme="minorHAnsi"/>
          <w:b/>
          <w:bCs/>
          <w:sz w:val="27"/>
          <w:szCs w:val="27"/>
        </w:rPr>
      </w:pPr>
      <w:bookmarkStart w:id="1710" w:name="_Toc509138732"/>
      <w:bookmarkStart w:id="1711" w:name="_Toc54196388"/>
      <w:r w:rsidRPr="000D5DB5">
        <w:rPr>
          <w:rFonts w:eastAsia="Times New Roman" w:cstheme="minorHAnsi"/>
          <w:color w:val="2E75B5"/>
          <w:sz w:val="28"/>
          <w:szCs w:val="28"/>
        </w:rPr>
        <w:t>Dark Path</w:t>
      </w:r>
      <w:bookmarkEnd w:id="1710"/>
      <w:r w:rsidR="006310FD">
        <w:rPr>
          <w:rFonts w:eastAsia="Times New Roman" w:cstheme="minorHAnsi"/>
          <w:color w:val="2E75B5"/>
          <w:sz w:val="28"/>
          <w:szCs w:val="28"/>
        </w:rPr>
        <w:t>s</w:t>
      </w:r>
      <w:bookmarkEnd w:id="1711"/>
    </w:p>
    <w:p w14:paraId="0979DF9F" w14:textId="77777777" w:rsidR="00AB25EF" w:rsidRPr="000D5DB5" w:rsidRDefault="00B77552">
      <w:pPr>
        <w:contextualSpacing/>
        <w:rPr>
          <w:rFonts w:eastAsia="Times New Roman" w:cstheme="minorHAnsi"/>
          <w:sz w:val="24"/>
          <w:szCs w:val="24"/>
        </w:rPr>
      </w:pPr>
      <w:r w:rsidRPr="000D5DB5">
        <w:rPr>
          <w:rFonts w:eastAsia="Times New Roman" w:cstheme="minorHAnsi"/>
          <w:color w:val="000000"/>
        </w:rPr>
        <w:t>Dark Path</w:t>
      </w:r>
      <w:r w:rsidR="00AB25EF" w:rsidRPr="000D5DB5">
        <w:rPr>
          <w:rFonts w:eastAsia="Times New Roman" w:cstheme="minorHAnsi"/>
          <w:color w:val="000000"/>
        </w:rPr>
        <w:t xml:space="preserve">s act as Paladins’ Sacred Oaths, and each death knight must choose one </w:t>
      </w:r>
      <w:r w:rsidRPr="000D5DB5">
        <w:rPr>
          <w:rFonts w:eastAsia="Times New Roman" w:cstheme="minorHAnsi"/>
          <w:color w:val="000000"/>
        </w:rPr>
        <w:t>Dark Path</w:t>
      </w:r>
      <w:r w:rsidR="00AB25EF" w:rsidRPr="000D5DB5">
        <w:rPr>
          <w:rFonts w:eastAsia="Times New Roman" w:cstheme="minorHAnsi"/>
          <w:color w:val="000000"/>
        </w:rPr>
        <w:t xml:space="preserve"> starting at 3rd level.</w:t>
      </w:r>
    </w:p>
    <w:p w14:paraId="23847D0D" w14:textId="77777777" w:rsidR="00AB25EF" w:rsidRPr="000D5DB5" w:rsidRDefault="00AB25EF">
      <w:pPr>
        <w:contextualSpacing/>
        <w:rPr>
          <w:rFonts w:eastAsia="Times New Roman" w:cstheme="minorHAnsi"/>
          <w:sz w:val="24"/>
          <w:szCs w:val="24"/>
        </w:rPr>
      </w:pPr>
    </w:p>
    <w:p w14:paraId="2CBE2E98" w14:textId="77777777" w:rsidR="00AB25EF" w:rsidRPr="00484192" w:rsidRDefault="00AB25EF" w:rsidP="00484192">
      <w:pPr>
        <w:pStyle w:val="Heading4"/>
      </w:pPr>
      <w:r w:rsidRPr="00484192">
        <w:t>Path of Blood</w:t>
      </w:r>
    </w:p>
    <w:p w14:paraId="170E5304" w14:textId="77777777" w:rsidR="00AB25EF" w:rsidRDefault="00847C44">
      <w:pPr>
        <w:contextualSpacing/>
        <w:rPr>
          <w:rFonts w:eastAsia="Times New Roman" w:cstheme="minorHAnsi"/>
          <w:color w:val="000000"/>
        </w:rPr>
      </w:pPr>
      <w:r>
        <w:rPr>
          <w:rFonts w:eastAsia="Times New Roman" w:cstheme="minorHAnsi"/>
          <w:color w:val="000000"/>
        </w:rPr>
        <w:t xml:space="preserve">You are a </w:t>
      </w:r>
      <w:r w:rsidR="00834768" w:rsidRPr="000D5DB5">
        <w:rPr>
          <w:rFonts w:eastAsia="Times New Roman" w:cstheme="minorHAnsi"/>
          <w:color w:val="000000"/>
        </w:rPr>
        <w:t>d</w:t>
      </w:r>
      <w:r w:rsidR="00AB25EF" w:rsidRPr="000D5DB5">
        <w:rPr>
          <w:rFonts w:eastAsia="Times New Roman" w:cstheme="minorHAnsi"/>
          <w:color w:val="000000"/>
        </w:rPr>
        <w:t>ark guardian who manipulate</w:t>
      </w:r>
      <w:r w:rsidR="00834768" w:rsidRPr="000D5DB5">
        <w:rPr>
          <w:rFonts w:eastAsia="Times New Roman" w:cstheme="minorHAnsi"/>
          <w:color w:val="000000"/>
        </w:rPr>
        <w:t>s</w:t>
      </w:r>
      <w:r w:rsidR="00AB25EF" w:rsidRPr="000D5DB5">
        <w:rPr>
          <w:rFonts w:eastAsia="Times New Roman" w:cstheme="minorHAnsi"/>
          <w:color w:val="000000"/>
        </w:rPr>
        <w:t xml:space="preserve"> and corrupt</w:t>
      </w:r>
      <w:r w:rsidR="00834768" w:rsidRPr="000D5DB5">
        <w:rPr>
          <w:rFonts w:eastAsia="Times New Roman" w:cstheme="minorHAnsi"/>
          <w:color w:val="000000"/>
        </w:rPr>
        <w:t>s</w:t>
      </w:r>
      <w:r w:rsidR="00AB25EF" w:rsidRPr="000D5DB5">
        <w:rPr>
          <w:rFonts w:eastAsia="Times New Roman" w:cstheme="minorHAnsi"/>
          <w:color w:val="000000"/>
        </w:rPr>
        <w:t xml:space="preserve"> life energy to sustain themselves in the face of the enemy’s onslaught. </w:t>
      </w:r>
      <w:r>
        <w:rPr>
          <w:rFonts w:eastAsia="Times New Roman" w:cstheme="minorHAnsi"/>
          <w:color w:val="000000"/>
        </w:rPr>
        <w:t>Blood death knights invoke ancient legends of blood-drinking beings who are immortal on the battlefield.</w:t>
      </w:r>
    </w:p>
    <w:p w14:paraId="1B93731B" w14:textId="77777777" w:rsidR="00847C44" w:rsidRPr="000D5DB5" w:rsidRDefault="00847C44">
      <w:pPr>
        <w:contextualSpacing/>
        <w:rPr>
          <w:rFonts w:eastAsia="Times New Roman" w:cstheme="minorHAnsi"/>
          <w:sz w:val="24"/>
          <w:szCs w:val="24"/>
        </w:rPr>
      </w:pPr>
    </w:p>
    <w:p w14:paraId="02B3A48F" w14:textId="77777777" w:rsidR="001B3E16" w:rsidRDefault="001B3E16">
      <w:pPr>
        <w:contextualSpacing/>
        <w:rPr>
          <w:rFonts w:eastAsia="Times New Roman" w:cstheme="minorHAnsi"/>
          <w:b/>
          <w:bCs/>
          <w:color w:val="000000"/>
        </w:rPr>
      </w:pPr>
      <w:r>
        <w:rPr>
          <w:rFonts w:eastAsia="Times New Roman" w:cstheme="minorHAnsi"/>
          <w:b/>
          <w:bCs/>
          <w:color w:val="000000"/>
        </w:rPr>
        <w:t xml:space="preserve">Path of Blood </w:t>
      </w:r>
      <w:r w:rsidR="00AF13B0">
        <w:rPr>
          <w:rFonts w:eastAsia="Times New Roman" w:cstheme="minorHAnsi"/>
          <w:b/>
          <w:bCs/>
          <w:color w:val="000000"/>
        </w:rPr>
        <w:t>Spells</w:t>
      </w:r>
    </w:p>
    <w:p w14:paraId="40BCBBF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1B3E16">
        <w:rPr>
          <w:rFonts w:eastAsia="Times New Roman" w:cstheme="minorHAnsi"/>
          <w:b/>
          <w:bCs/>
          <w:color w:val="000000"/>
        </w:rPr>
        <w:tab/>
      </w:r>
      <w:r w:rsidRPr="000D5DB5">
        <w:rPr>
          <w:rFonts w:eastAsia="Times New Roman" w:cstheme="minorHAnsi"/>
          <w:b/>
          <w:bCs/>
          <w:color w:val="000000"/>
        </w:rPr>
        <w:t>Spell</w:t>
      </w:r>
    </w:p>
    <w:p w14:paraId="2382FD06"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 xml:space="preserve">Bane, </w:t>
      </w:r>
      <w:r>
        <w:rPr>
          <w:rFonts w:eastAsia="Times New Roman" w:cstheme="minorHAnsi"/>
          <w:color w:val="000000"/>
        </w:rPr>
        <w:t>f</w:t>
      </w:r>
      <w:r w:rsidRPr="000D5DB5">
        <w:rPr>
          <w:rFonts w:eastAsia="Times New Roman" w:cstheme="minorHAnsi"/>
          <w:color w:val="000000"/>
        </w:rPr>
        <w:t xml:space="preserve">alse </w:t>
      </w:r>
      <w:r>
        <w:rPr>
          <w:rFonts w:eastAsia="Times New Roman" w:cstheme="minorHAnsi"/>
          <w:color w:val="000000"/>
        </w:rPr>
        <w:t>l</w:t>
      </w:r>
      <w:r w:rsidRPr="000D5DB5">
        <w:rPr>
          <w:rFonts w:eastAsia="Times New Roman" w:cstheme="minorHAnsi"/>
          <w:color w:val="000000"/>
        </w:rPr>
        <w:t>ife</w:t>
      </w:r>
    </w:p>
    <w:p w14:paraId="73318BF2"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t>Rune array (vampiric)</w:t>
      </w:r>
      <w:r w:rsidR="00AB25EF" w:rsidRPr="000D5DB5">
        <w:rPr>
          <w:rFonts w:eastAsia="Times New Roman" w:cstheme="minorHAnsi"/>
          <w:color w:val="000000"/>
        </w:rPr>
        <w:t xml:space="preserve">, </w:t>
      </w:r>
      <w:r>
        <w:rPr>
          <w:rFonts w:eastAsia="Times New Roman" w:cstheme="minorHAnsi"/>
          <w:color w:val="000000"/>
        </w:rPr>
        <w:t>r</w:t>
      </w:r>
      <w:r w:rsidRPr="000D5DB5">
        <w:rPr>
          <w:rFonts w:eastAsia="Times New Roman" w:cstheme="minorHAnsi"/>
          <w:color w:val="000000"/>
        </w:rPr>
        <w:t xml:space="preserve">ay </w:t>
      </w:r>
      <w:r w:rsidR="00AB25EF" w:rsidRPr="000D5DB5">
        <w:rPr>
          <w:rFonts w:eastAsia="Times New Roman" w:cstheme="minorHAnsi"/>
          <w:color w:val="000000"/>
        </w:rPr>
        <w:t xml:space="preserve">of </w:t>
      </w:r>
      <w:r>
        <w:rPr>
          <w:rFonts w:eastAsia="Times New Roman" w:cstheme="minorHAnsi"/>
          <w:color w:val="000000"/>
        </w:rPr>
        <w:t>e</w:t>
      </w:r>
      <w:r w:rsidRPr="000D5DB5">
        <w:rPr>
          <w:rFonts w:eastAsia="Times New Roman" w:cstheme="minorHAnsi"/>
          <w:color w:val="000000"/>
        </w:rPr>
        <w:t xml:space="preserve">nfeeblement </w:t>
      </w:r>
    </w:p>
    <w:p w14:paraId="4ED2A8AB" w14:textId="77777777" w:rsidR="00AB25EF" w:rsidRPr="000D5DB5" w:rsidRDefault="00AF13B0" w:rsidP="00AB5465">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5465">
        <w:rPr>
          <w:rFonts w:eastAsia="Times New Roman" w:cstheme="minorHAnsi"/>
          <w:color w:val="000000"/>
        </w:rPr>
        <w:t>C</w:t>
      </w:r>
      <w:r w:rsidRPr="000D5DB5">
        <w:rPr>
          <w:rFonts w:eastAsia="Times New Roman" w:cstheme="minorHAnsi"/>
          <w:color w:val="000000"/>
        </w:rPr>
        <w:t xml:space="preserve">arrion </w:t>
      </w:r>
      <w:r>
        <w:rPr>
          <w:rFonts w:eastAsia="Times New Roman" w:cstheme="minorHAnsi"/>
          <w:color w:val="000000"/>
        </w:rPr>
        <w:t>s</w:t>
      </w:r>
      <w:r w:rsidRPr="000D5DB5">
        <w:rPr>
          <w:rFonts w:eastAsia="Times New Roman" w:cstheme="minorHAnsi"/>
          <w:color w:val="000000"/>
        </w:rPr>
        <w:t>warm</w:t>
      </w:r>
      <w:r w:rsidR="00AB5465">
        <w:rPr>
          <w:rFonts w:eastAsia="Times New Roman" w:cstheme="minorHAnsi"/>
          <w:color w:val="000000"/>
        </w:rPr>
        <w:t>, vampiric touch</w:t>
      </w:r>
    </w:p>
    <w:p w14:paraId="029D7560" w14:textId="77777777" w:rsidR="00AB25EF" w:rsidRPr="000D5DB5" w:rsidRDefault="00AF13B0" w:rsidP="00A37DED">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37DED">
        <w:rPr>
          <w:rFonts w:eastAsia="Times New Roman" w:cstheme="minorHAnsi"/>
          <w:color w:val="000000"/>
        </w:rPr>
        <w:t>B</w:t>
      </w:r>
      <w:r w:rsidRPr="000D5DB5">
        <w:rPr>
          <w:rFonts w:eastAsia="Times New Roman" w:cstheme="minorHAnsi"/>
          <w:color w:val="000000"/>
        </w:rPr>
        <w:t xml:space="preserve">lack </w:t>
      </w:r>
      <w:r>
        <w:rPr>
          <w:rFonts w:eastAsia="Times New Roman" w:cstheme="minorHAnsi"/>
          <w:color w:val="000000"/>
        </w:rPr>
        <w:t>t</w:t>
      </w:r>
      <w:r w:rsidRPr="000D5DB5">
        <w:rPr>
          <w:rFonts w:eastAsia="Times New Roman" w:cstheme="minorHAnsi"/>
          <w:color w:val="000000"/>
        </w:rPr>
        <w:t>entacles</w:t>
      </w:r>
      <w:r>
        <w:rPr>
          <w:rFonts w:eastAsia="Times New Roman" w:cstheme="minorHAnsi"/>
          <w:color w:val="000000"/>
        </w:rPr>
        <w:t xml:space="preserve"> (or bloody grasp)</w:t>
      </w:r>
      <w:r w:rsidR="00A37DED">
        <w:rPr>
          <w:rFonts w:eastAsia="Times New Roman" w:cstheme="minorHAnsi"/>
          <w:color w:val="000000"/>
        </w:rPr>
        <w:t xml:space="preserve">, </w:t>
      </w:r>
      <w:r w:rsidR="00A37DED" w:rsidRPr="00A37DED">
        <w:rPr>
          <w:rFonts w:eastAsia="Times New Roman" w:cstheme="minorHAnsi"/>
          <w:color w:val="000000"/>
        </w:rPr>
        <w:t>Strangulate</w:t>
      </w:r>
    </w:p>
    <w:p w14:paraId="6DACA1C3" w14:textId="77777777" w:rsidR="00AB25EF" w:rsidRPr="000D5DB5" w:rsidRDefault="00AF13B0" w:rsidP="00562EB7">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562EB7">
        <w:rPr>
          <w:rFonts w:eastAsia="Times New Roman" w:cstheme="minorHAnsi"/>
          <w:color w:val="000000"/>
        </w:rPr>
        <w:t>C</w:t>
      </w:r>
      <w:r w:rsidRPr="000D5DB5">
        <w:rPr>
          <w:rFonts w:eastAsia="Times New Roman" w:cstheme="minorHAnsi"/>
          <w:color w:val="000000"/>
        </w:rPr>
        <w:t xml:space="preserve">ircle </w:t>
      </w:r>
      <w:r w:rsidR="00630DD8" w:rsidRPr="000D5DB5">
        <w:rPr>
          <w:rFonts w:eastAsia="Times New Roman" w:cstheme="minorHAnsi"/>
          <w:color w:val="000000"/>
        </w:rPr>
        <w:t xml:space="preserve">of </w:t>
      </w:r>
      <w:r>
        <w:rPr>
          <w:rFonts w:eastAsia="Times New Roman" w:cstheme="minorHAnsi"/>
          <w:color w:val="000000"/>
        </w:rPr>
        <w:t>p</w:t>
      </w:r>
      <w:r w:rsidRPr="000D5DB5">
        <w:rPr>
          <w:rFonts w:eastAsia="Times New Roman" w:cstheme="minorHAnsi"/>
          <w:color w:val="000000"/>
        </w:rPr>
        <w:t>ower</w:t>
      </w:r>
      <w:r w:rsidR="00562EB7">
        <w:rPr>
          <w:rFonts w:eastAsia="Times New Roman" w:cstheme="minorHAnsi"/>
          <w:color w:val="000000"/>
        </w:rPr>
        <w:t>, vampiric aura</w:t>
      </w:r>
    </w:p>
    <w:p w14:paraId="12C6B765" w14:textId="77777777" w:rsidR="00AB25EF" w:rsidRPr="000D5DB5" w:rsidRDefault="00AB25EF">
      <w:pPr>
        <w:contextualSpacing/>
        <w:rPr>
          <w:rFonts w:eastAsia="Times New Roman" w:cstheme="minorHAnsi"/>
          <w:sz w:val="24"/>
          <w:szCs w:val="24"/>
        </w:rPr>
      </w:pPr>
    </w:p>
    <w:p w14:paraId="6C766A57" w14:textId="77777777" w:rsidR="005401D2" w:rsidRDefault="005401D2" w:rsidP="005401D2">
      <w:pPr>
        <w:rPr>
          <w:rFonts w:eastAsia="Times New Roman" w:cstheme="minorHAnsi"/>
          <w:sz w:val="24"/>
          <w:szCs w:val="24"/>
        </w:rPr>
      </w:pPr>
      <w:r>
        <w:rPr>
          <w:rFonts w:eastAsia="Times New Roman" w:cstheme="minorHAnsi"/>
          <w:b/>
          <w:bCs/>
          <w:color w:val="000000"/>
        </w:rPr>
        <w:t xml:space="preserve">Channel Divinity: Blood Ward: </w:t>
      </w:r>
      <w:r>
        <w:rPr>
          <w:rFonts w:eastAsia="Times New Roman" w:cstheme="minorHAnsi"/>
          <w:color w:val="000000"/>
        </w:rPr>
        <w:t xml:space="preserve">You can spend a Channel Divinity use as a reaction to enhance any aura you have to resist hostile magic. Choose one school of magic. You can grant yourself and everyone within range of any aura you have advantage on saving throws versus any magical effect from that school 1 minute. </w:t>
      </w:r>
    </w:p>
    <w:p w14:paraId="15DA84D8" w14:textId="77777777" w:rsidR="00AB25EF" w:rsidRPr="000D5DB5" w:rsidRDefault="00AB25EF">
      <w:pPr>
        <w:contextualSpacing/>
        <w:rPr>
          <w:rFonts w:eastAsia="Times New Roman" w:cstheme="minorHAnsi"/>
          <w:sz w:val="24"/>
          <w:szCs w:val="24"/>
        </w:rPr>
      </w:pPr>
    </w:p>
    <w:p w14:paraId="7B27020C" w14:textId="77777777" w:rsidR="00AB25EF" w:rsidRPr="000D5DB5" w:rsidRDefault="00AB25EF" w:rsidP="00EA42A6">
      <w:pPr>
        <w:contextualSpacing/>
        <w:rPr>
          <w:rFonts w:eastAsia="Times New Roman" w:cstheme="minorHAnsi"/>
          <w:sz w:val="24"/>
          <w:szCs w:val="24"/>
        </w:rPr>
      </w:pPr>
      <w:r w:rsidRPr="000D5DB5">
        <w:rPr>
          <w:rFonts w:eastAsia="Times New Roman" w:cstheme="minorHAnsi"/>
          <w:b/>
          <w:bCs/>
          <w:color w:val="000000"/>
        </w:rPr>
        <w:t xml:space="preserve">Blood Strike [Strike]. </w:t>
      </w:r>
      <w:r w:rsidRPr="000D5DB5">
        <w:rPr>
          <w:rFonts w:eastAsia="Times New Roman" w:cstheme="minorHAnsi"/>
          <w:color w:val="000000"/>
        </w:rPr>
        <w:t>Beginning when you choose this archetype at 3rd level, whenever you hit a living creature with a melee weapon attack</w:t>
      </w:r>
      <w:r w:rsidR="00985C8E" w:rsidRPr="000D5DB5">
        <w:rPr>
          <w:rFonts w:eastAsia="Times New Roman" w:cstheme="minorHAnsi"/>
          <w:color w:val="000000"/>
        </w:rPr>
        <w:t xml:space="preserve">, you can </w:t>
      </w:r>
      <w:r w:rsidRPr="000D5DB5">
        <w:rPr>
          <w:rFonts w:eastAsia="Times New Roman" w:cstheme="minorHAnsi"/>
          <w:color w:val="000000"/>
        </w:rPr>
        <w:t xml:space="preserve">spend one of your hit dice to regain health. </w:t>
      </w:r>
    </w:p>
    <w:p w14:paraId="22866D50" w14:textId="77777777" w:rsidR="00AB25EF" w:rsidRPr="000D5DB5" w:rsidRDefault="00AB25EF">
      <w:pPr>
        <w:contextualSpacing/>
        <w:rPr>
          <w:rFonts w:eastAsia="Times New Roman" w:cstheme="minorHAnsi"/>
          <w:sz w:val="24"/>
          <w:szCs w:val="24"/>
        </w:rPr>
      </w:pPr>
    </w:p>
    <w:p w14:paraId="1A1C5FB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Blood Tap. </w:t>
      </w:r>
      <w:r w:rsidRPr="000D5DB5">
        <w:rPr>
          <w:rFonts w:eastAsia="Times New Roman" w:cstheme="minorHAnsi"/>
          <w:color w:val="000000"/>
        </w:rPr>
        <w:t xml:space="preserve">Starting at 7th level, </w:t>
      </w:r>
      <w:r w:rsidR="00562EB7">
        <w:rPr>
          <w:rFonts w:eastAsia="Times New Roman" w:cstheme="minorHAnsi"/>
          <w:color w:val="000000"/>
        </w:rPr>
        <w:t>whenever you use Death Pact to restore mana, the mana restored is increased by 50</w:t>
      </w:r>
      <w:del w:id="1712" w:author="Admin" w:date="2021-03-31T20:38:00Z">
        <w:r w:rsidR="00562EB7" w:rsidDel="006C586F">
          <w:rPr>
            <w:rFonts w:eastAsia="Times New Roman" w:cstheme="minorHAnsi"/>
            <w:color w:val="000000"/>
          </w:rPr>
          <w:delText>% (or 3 mana points per spell level)</w:delText>
        </w:r>
      </w:del>
      <w:ins w:id="1713" w:author="Admin" w:date="2021-03-31T20:38:00Z">
        <w:r w:rsidR="006C586F">
          <w:rPr>
            <w:rFonts w:eastAsia="Times New Roman" w:cstheme="minorHAnsi"/>
            <w:color w:val="000000"/>
          </w:rPr>
          <w:t>%</w:t>
        </w:r>
      </w:ins>
      <w:r w:rsidRPr="000D5DB5">
        <w:rPr>
          <w:rFonts w:eastAsia="Times New Roman" w:cstheme="minorHAnsi"/>
          <w:color w:val="000000"/>
        </w:rPr>
        <w:t xml:space="preserve">. </w:t>
      </w:r>
    </w:p>
    <w:p w14:paraId="4D90DE86" w14:textId="77777777" w:rsidR="00AB25EF" w:rsidRPr="000D5DB5" w:rsidRDefault="00AB25EF">
      <w:pPr>
        <w:contextualSpacing/>
        <w:rPr>
          <w:rFonts w:eastAsia="Times New Roman" w:cstheme="minorHAnsi"/>
          <w:sz w:val="24"/>
          <w:szCs w:val="24"/>
        </w:rPr>
      </w:pPr>
    </w:p>
    <w:p w14:paraId="49B59BDD" w14:textId="77777777" w:rsidR="00AB25EF" w:rsidRPr="00562EB7" w:rsidRDefault="00562EB7" w:rsidP="00067424">
      <w:pPr>
        <w:contextualSpacing/>
        <w:rPr>
          <w:rFonts w:eastAsia="Times New Roman" w:cstheme="minorHAnsi"/>
          <w:sz w:val="24"/>
          <w:szCs w:val="24"/>
        </w:rPr>
      </w:pPr>
      <w:r>
        <w:rPr>
          <w:rFonts w:eastAsia="Times New Roman" w:cstheme="minorHAnsi"/>
          <w:b/>
          <w:bCs/>
          <w:color w:val="000000"/>
        </w:rPr>
        <w:t xml:space="preserve">Will of the Necropolis. </w:t>
      </w:r>
      <w:r>
        <w:rPr>
          <w:rFonts w:eastAsia="Times New Roman" w:cstheme="minorHAnsi"/>
          <w:color w:val="000000"/>
        </w:rPr>
        <w:t xml:space="preserve">Starting at 15th level, whenever you are </w:t>
      </w:r>
      <w:r w:rsidR="000959C4">
        <w:rPr>
          <w:rFonts w:eastAsia="Times New Roman" w:cstheme="minorHAnsi"/>
          <w:color w:val="000000"/>
        </w:rPr>
        <w:t>bloodied</w:t>
      </w:r>
      <w:r>
        <w:rPr>
          <w:rFonts w:eastAsia="Times New Roman" w:cstheme="minorHAnsi"/>
          <w:color w:val="000000"/>
        </w:rPr>
        <w:t xml:space="preserve">, you may </w:t>
      </w:r>
      <w:r w:rsidR="009D6F40">
        <w:rPr>
          <w:rFonts w:eastAsia="Times New Roman" w:cstheme="minorHAnsi"/>
          <w:color w:val="000000"/>
        </w:rPr>
        <w:t xml:space="preserve">cast </w:t>
      </w:r>
      <w:r>
        <w:rPr>
          <w:rFonts w:eastAsia="Times New Roman" w:cstheme="minorHAnsi"/>
          <w:color w:val="000000"/>
        </w:rPr>
        <w:t xml:space="preserve">the </w:t>
      </w:r>
      <w:r w:rsidR="009D6F40" w:rsidRPr="009D6F40">
        <w:rPr>
          <w:rFonts w:eastAsia="Times New Roman" w:cstheme="minorHAnsi"/>
          <w:i/>
          <w:iCs/>
          <w:color w:val="000000"/>
        </w:rPr>
        <w:t>d</w:t>
      </w:r>
      <w:r w:rsidRPr="009D6F40">
        <w:rPr>
          <w:rFonts w:eastAsia="Times New Roman" w:cstheme="minorHAnsi"/>
          <w:i/>
          <w:iCs/>
          <w:color w:val="000000"/>
        </w:rPr>
        <w:t xml:space="preserve">eath </w:t>
      </w:r>
      <w:r w:rsidR="009D6F40" w:rsidRPr="009D6F40">
        <w:rPr>
          <w:rFonts w:eastAsia="Times New Roman" w:cstheme="minorHAnsi"/>
          <w:i/>
          <w:iCs/>
          <w:color w:val="000000"/>
        </w:rPr>
        <w:t>c</w:t>
      </w:r>
      <w:r w:rsidRPr="009D6F40">
        <w:rPr>
          <w:rFonts w:eastAsia="Times New Roman" w:cstheme="minorHAnsi"/>
          <w:i/>
          <w:iCs/>
          <w:color w:val="000000"/>
        </w:rPr>
        <w:t>oil</w:t>
      </w:r>
      <w:r>
        <w:rPr>
          <w:rFonts w:eastAsia="Times New Roman" w:cstheme="minorHAnsi"/>
          <w:color w:val="000000"/>
        </w:rPr>
        <w:t xml:space="preserve"> spell as a bonus action instead of an action. </w:t>
      </w:r>
      <w:r w:rsidR="00067424">
        <w:rPr>
          <w:rFonts w:eastAsia="Times New Roman" w:cstheme="minorHAnsi"/>
          <w:color w:val="000000"/>
        </w:rPr>
        <w:t xml:space="preserve">This feature can be used once per instance of you </w:t>
      </w:r>
      <w:r w:rsidR="000959C4">
        <w:rPr>
          <w:rFonts w:eastAsia="Times New Roman" w:cstheme="minorHAnsi"/>
          <w:color w:val="000000"/>
        </w:rPr>
        <w:t>suffering the condition</w:t>
      </w:r>
      <w:r w:rsidR="009D6F40">
        <w:rPr>
          <w:rFonts w:eastAsia="Times New Roman" w:cstheme="minorHAnsi"/>
          <w:color w:val="000000"/>
        </w:rPr>
        <w:t xml:space="preserve">, or twice per instance if you are under the effects of the </w:t>
      </w:r>
      <w:r w:rsidR="009D6F40">
        <w:rPr>
          <w:rFonts w:eastAsia="Times New Roman" w:cstheme="minorHAnsi"/>
          <w:i/>
          <w:iCs/>
          <w:color w:val="000000"/>
        </w:rPr>
        <w:t xml:space="preserve">avatar form </w:t>
      </w:r>
      <w:r w:rsidR="009D6F40">
        <w:rPr>
          <w:rFonts w:eastAsia="Times New Roman" w:cstheme="minorHAnsi"/>
          <w:color w:val="000000"/>
        </w:rPr>
        <w:t>death knight spell</w:t>
      </w:r>
      <w:r w:rsidR="00067424">
        <w:rPr>
          <w:rFonts w:eastAsia="Times New Roman" w:cstheme="minorHAnsi"/>
          <w:color w:val="000000"/>
        </w:rPr>
        <w:t>.</w:t>
      </w:r>
      <w:r>
        <w:rPr>
          <w:rFonts w:eastAsia="Times New Roman" w:cstheme="minorHAnsi"/>
          <w:color w:val="000000"/>
        </w:rPr>
        <w:t xml:space="preserve"> </w:t>
      </w:r>
    </w:p>
    <w:p w14:paraId="57293750" w14:textId="77777777" w:rsidR="00AB25EF" w:rsidRPr="000D5DB5" w:rsidRDefault="00AB25EF">
      <w:pPr>
        <w:contextualSpacing/>
        <w:rPr>
          <w:rFonts w:eastAsia="Times New Roman" w:cstheme="minorHAnsi"/>
          <w:sz w:val="24"/>
          <w:szCs w:val="24"/>
        </w:rPr>
      </w:pPr>
    </w:p>
    <w:p w14:paraId="633BE395" w14:textId="77777777" w:rsidR="00067424" w:rsidRDefault="00AB25EF">
      <w:pPr>
        <w:contextualSpacing/>
        <w:rPr>
          <w:rFonts w:eastAsia="Times New Roman" w:cstheme="minorHAnsi"/>
          <w:color w:val="000000"/>
        </w:rPr>
      </w:pPr>
      <w:r w:rsidRPr="000D5DB5">
        <w:rPr>
          <w:rFonts w:eastAsia="Times New Roman" w:cstheme="minorHAnsi"/>
          <w:b/>
          <w:bCs/>
          <w:color w:val="000000"/>
        </w:rPr>
        <w:lastRenderedPageBreak/>
        <w:t xml:space="preserve">Life Stealer. </w:t>
      </w:r>
      <w:r w:rsidRPr="000D5DB5">
        <w:rPr>
          <w:rFonts w:eastAsia="Times New Roman" w:cstheme="minorHAnsi"/>
          <w:color w:val="000000"/>
        </w:rPr>
        <w:t xml:space="preserve">Starting at 20th level, whenever you are dropped to 0 hit points, you may use your </w:t>
      </w:r>
      <w:r w:rsidR="009D6F40" w:rsidRPr="009D6F40">
        <w:rPr>
          <w:rFonts w:eastAsia="Times New Roman" w:cstheme="minorHAnsi"/>
          <w:i/>
          <w:iCs/>
          <w:color w:val="000000"/>
        </w:rPr>
        <w:t>d</w:t>
      </w:r>
      <w:r w:rsidRPr="009D6F40">
        <w:rPr>
          <w:rFonts w:eastAsia="Times New Roman" w:cstheme="minorHAnsi"/>
          <w:i/>
          <w:iCs/>
          <w:color w:val="000000"/>
        </w:rPr>
        <w:t xml:space="preserve">eath </w:t>
      </w:r>
      <w:r w:rsidR="009D6F40" w:rsidRPr="009D6F40">
        <w:rPr>
          <w:rFonts w:eastAsia="Times New Roman" w:cstheme="minorHAnsi"/>
          <w:i/>
          <w:iCs/>
          <w:color w:val="000000"/>
        </w:rPr>
        <w:t>p</w:t>
      </w:r>
      <w:r w:rsidRPr="009D6F40">
        <w:rPr>
          <w:rFonts w:eastAsia="Times New Roman" w:cstheme="minorHAnsi"/>
          <w:i/>
          <w:iCs/>
          <w:color w:val="000000"/>
        </w:rPr>
        <w:t>act</w:t>
      </w:r>
      <w:r w:rsidRPr="000D5DB5">
        <w:rPr>
          <w:rFonts w:eastAsia="Times New Roman" w:cstheme="minorHAnsi"/>
          <w:color w:val="000000"/>
        </w:rPr>
        <w:t xml:space="preserve"> spell on any dying creature as well as undead and fiends</w:t>
      </w:r>
      <w:r w:rsidR="00067424">
        <w:rPr>
          <w:rFonts w:eastAsia="Times New Roman" w:cstheme="minorHAnsi"/>
          <w:color w:val="000000"/>
        </w:rPr>
        <w:t xml:space="preserve"> as a reaction</w:t>
      </w:r>
      <w:r w:rsidRPr="000D5DB5">
        <w:rPr>
          <w:rFonts w:eastAsia="Times New Roman" w:cstheme="minorHAnsi"/>
          <w:color w:val="000000"/>
        </w:rPr>
        <w:t xml:space="preserve">. </w:t>
      </w:r>
    </w:p>
    <w:p w14:paraId="0B96BE1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may also instead tear the life from living targets within 30 ft.</w:t>
      </w:r>
      <w:r w:rsidR="00067424">
        <w:rPr>
          <w:rFonts w:eastAsia="Times New Roman" w:cstheme="minorHAnsi"/>
          <w:color w:val="000000"/>
        </w:rPr>
        <w:t xml:space="preserve"> as a reaction</w:t>
      </w:r>
      <w:r w:rsidRPr="000D5DB5">
        <w:rPr>
          <w:rFonts w:eastAsia="Times New Roman" w:cstheme="minorHAnsi"/>
          <w:color w:val="000000"/>
        </w:rPr>
        <w:t xml:space="preserve">, stealing a number of hit points equal to ¼ their current hit points, and restoring your hit points by the same amount. </w:t>
      </w:r>
    </w:p>
    <w:p w14:paraId="31068471" w14:textId="77777777" w:rsidR="00AB25EF" w:rsidRPr="000D5DB5" w:rsidRDefault="00AB25EF" w:rsidP="001F50F5">
      <w:pPr>
        <w:contextualSpacing/>
        <w:rPr>
          <w:rFonts w:eastAsia="Times New Roman" w:cstheme="minorHAnsi"/>
          <w:sz w:val="24"/>
          <w:szCs w:val="24"/>
        </w:rPr>
      </w:pPr>
      <w:r w:rsidRPr="000D5DB5">
        <w:rPr>
          <w:rFonts w:eastAsia="Times New Roman" w:cstheme="minorHAnsi"/>
          <w:color w:val="000000"/>
        </w:rPr>
        <w:t>The target may resist with Stamina saving throw</w:t>
      </w:r>
      <w:r w:rsidR="001F50F5">
        <w:rPr>
          <w:rFonts w:eastAsia="Times New Roman" w:cstheme="minorHAnsi"/>
          <w:color w:val="000000"/>
        </w:rPr>
        <w:t xml:space="preserve"> against your Spell Save DC</w:t>
      </w:r>
      <w:r w:rsidRPr="000D5DB5">
        <w:rPr>
          <w:rFonts w:eastAsia="Times New Roman" w:cstheme="minorHAnsi"/>
          <w:color w:val="000000"/>
        </w:rPr>
        <w:t xml:space="preserve">. This may be used once per Charisma modifier (minimum 1) before requiring a </w:t>
      </w:r>
      <w:r w:rsidR="00067424">
        <w:rPr>
          <w:rFonts w:eastAsia="Times New Roman" w:cstheme="minorHAnsi"/>
          <w:color w:val="000000"/>
        </w:rPr>
        <w:t xml:space="preserve">long </w:t>
      </w:r>
      <w:r w:rsidRPr="000D5DB5">
        <w:rPr>
          <w:rFonts w:eastAsia="Times New Roman" w:cstheme="minorHAnsi"/>
          <w:color w:val="000000"/>
        </w:rPr>
        <w:t xml:space="preserve">rest. </w:t>
      </w:r>
    </w:p>
    <w:p w14:paraId="6213BCF7" w14:textId="77777777" w:rsidR="00AB25EF" w:rsidRPr="000D5DB5" w:rsidRDefault="00AB25EF">
      <w:pPr>
        <w:contextualSpacing/>
        <w:rPr>
          <w:rFonts w:eastAsia="Times New Roman" w:cstheme="minorHAnsi"/>
          <w:sz w:val="24"/>
          <w:szCs w:val="24"/>
        </w:rPr>
      </w:pPr>
    </w:p>
    <w:p w14:paraId="2A45285F"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Path of Frost</w:t>
      </w:r>
    </w:p>
    <w:p w14:paraId="3A2A99C8" w14:textId="77777777" w:rsidR="00AB25EF" w:rsidRDefault="00847C44">
      <w:pPr>
        <w:contextualSpacing/>
        <w:rPr>
          <w:rFonts w:eastAsia="Times New Roman" w:cstheme="minorHAnsi"/>
          <w:color w:val="000000"/>
        </w:rPr>
      </w:pPr>
      <w:r>
        <w:rPr>
          <w:rFonts w:eastAsia="Times New Roman" w:cstheme="minorHAnsi"/>
          <w:color w:val="000000"/>
        </w:rPr>
        <w:t xml:space="preserve">You are a </w:t>
      </w:r>
      <w:r w:rsidR="00834768" w:rsidRPr="000D5DB5">
        <w:rPr>
          <w:rFonts w:eastAsia="Times New Roman" w:cstheme="minorHAnsi"/>
          <w:color w:val="000000"/>
        </w:rPr>
        <w:t>h</w:t>
      </w:r>
      <w:r w:rsidR="00AB25EF" w:rsidRPr="000D5DB5">
        <w:rPr>
          <w:rFonts w:eastAsia="Times New Roman" w:cstheme="minorHAnsi"/>
          <w:color w:val="000000"/>
        </w:rPr>
        <w:t xml:space="preserve">arbinger of doom, channeling runic power and delivering </w:t>
      </w:r>
      <w:r w:rsidR="00834768" w:rsidRPr="000D5DB5">
        <w:rPr>
          <w:rFonts w:eastAsia="Times New Roman" w:cstheme="minorHAnsi"/>
          <w:color w:val="000000"/>
        </w:rPr>
        <w:t xml:space="preserve">freezing </w:t>
      </w:r>
      <w:r w:rsidR="00AB25EF" w:rsidRPr="000D5DB5">
        <w:rPr>
          <w:rFonts w:eastAsia="Times New Roman" w:cstheme="minorHAnsi"/>
          <w:color w:val="000000"/>
        </w:rPr>
        <w:t xml:space="preserve">weapon strikes. </w:t>
      </w:r>
      <w:r>
        <w:rPr>
          <w:rFonts w:eastAsia="Times New Roman" w:cstheme="minorHAnsi"/>
          <w:color w:val="000000"/>
        </w:rPr>
        <w:t>Frost death knights are terrors of the frozen wastes.</w:t>
      </w:r>
    </w:p>
    <w:p w14:paraId="0F5A5C42" w14:textId="77777777" w:rsidR="00847C44" w:rsidRDefault="00847C44">
      <w:pPr>
        <w:contextualSpacing/>
        <w:rPr>
          <w:rFonts w:eastAsia="Times New Roman" w:cstheme="minorHAnsi"/>
          <w:color w:val="000000"/>
        </w:rPr>
      </w:pPr>
    </w:p>
    <w:p w14:paraId="18921836" w14:textId="77777777" w:rsidR="00AF13B0" w:rsidRDefault="00AF13B0">
      <w:pPr>
        <w:contextualSpacing/>
        <w:rPr>
          <w:rFonts w:eastAsia="Times New Roman" w:cstheme="minorHAnsi"/>
          <w:b/>
          <w:bCs/>
          <w:color w:val="000000"/>
        </w:rPr>
      </w:pPr>
      <w:r>
        <w:rPr>
          <w:rFonts w:eastAsia="Times New Roman" w:cstheme="minorHAnsi"/>
          <w:b/>
          <w:bCs/>
          <w:color w:val="000000"/>
        </w:rPr>
        <w:t>Path of Frost Spells</w:t>
      </w:r>
    </w:p>
    <w:p w14:paraId="37B786F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AF13B0">
        <w:rPr>
          <w:rFonts w:eastAsia="Times New Roman" w:cstheme="minorHAnsi"/>
          <w:b/>
          <w:bCs/>
          <w:color w:val="000000"/>
        </w:rPr>
        <w:tab/>
      </w:r>
      <w:r w:rsidRPr="000D5DB5">
        <w:rPr>
          <w:rFonts w:eastAsia="Times New Roman" w:cstheme="minorHAnsi"/>
          <w:b/>
          <w:bCs/>
          <w:color w:val="000000"/>
        </w:rPr>
        <w:t>Spell</w:t>
      </w:r>
    </w:p>
    <w:p w14:paraId="16C27AAB" w14:textId="77777777" w:rsidR="00AB25EF" w:rsidRPr="000D5DB5" w:rsidRDefault="00AF13B0" w:rsidP="00D82E44">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630DD8" w:rsidRPr="000D5DB5">
        <w:rPr>
          <w:rFonts w:eastAsia="Times New Roman" w:cstheme="minorHAnsi"/>
          <w:color w:val="000000"/>
        </w:rPr>
        <w:t xml:space="preserve">Icy </w:t>
      </w:r>
      <w:r>
        <w:rPr>
          <w:rFonts w:eastAsia="Times New Roman" w:cstheme="minorHAnsi"/>
          <w:color w:val="000000"/>
        </w:rPr>
        <w:t>t</w:t>
      </w:r>
      <w:r w:rsidRPr="000D5DB5">
        <w:rPr>
          <w:rFonts w:eastAsia="Times New Roman" w:cstheme="minorHAnsi"/>
          <w:color w:val="000000"/>
        </w:rPr>
        <w:t>ouch</w:t>
      </w:r>
      <w:r w:rsidR="00AB25EF" w:rsidRPr="000D5DB5">
        <w:rPr>
          <w:rFonts w:eastAsia="Times New Roman" w:cstheme="minorHAnsi"/>
          <w:color w:val="000000"/>
        </w:rPr>
        <w:t xml:space="preserve">, </w:t>
      </w:r>
      <w:r>
        <w:rPr>
          <w:rFonts w:eastAsia="Times New Roman" w:cstheme="minorHAnsi"/>
          <w:color w:val="000000"/>
        </w:rPr>
        <w:t>rune array (frozen wastes)</w:t>
      </w:r>
    </w:p>
    <w:p w14:paraId="3DE8B508" w14:textId="77777777" w:rsidR="00AB25EF" w:rsidRPr="000D5DB5" w:rsidRDefault="00AF13B0" w:rsidP="00A37DED">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6746EC">
        <w:rPr>
          <w:rFonts w:eastAsia="Times New Roman" w:cstheme="minorHAnsi"/>
          <w:color w:val="000000"/>
        </w:rPr>
        <w:t>H</w:t>
      </w:r>
      <w:r w:rsidR="006746EC" w:rsidRPr="000D5DB5">
        <w:rPr>
          <w:rFonts w:eastAsia="Times New Roman" w:cstheme="minorHAnsi"/>
          <w:color w:val="000000"/>
        </w:rPr>
        <w:t>old</w:t>
      </w:r>
      <w:r w:rsidR="006746EC">
        <w:rPr>
          <w:rFonts w:eastAsia="Times New Roman" w:cstheme="minorHAnsi"/>
          <w:color w:val="000000"/>
        </w:rPr>
        <w:t xml:space="preserve">, </w:t>
      </w:r>
      <w:r w:rsidR="00A37DED">
        <w:rPr>
          <w:rFonts w:eastAsia="Times New Roman" w:cstheme="minorHAnsi"/>
          <w:color w:val="000000"/>
        </w:rPr>
        <w:t>consecration/desecration</w:t>
      </w:r>
    </w:p>
    <w:p w14:paraId="2375D59D" w14:textId="3134D9E6" w:rsidR="00AB25EF" w:rsidRPr="000D5DB5" w:rsidRDefault="00AF13B0">
      <w:pPr>
        <w:pStyle w:val="Heading1"/>
        <w:rPr>
          <w:sz w:val="24"/>
          <w:szCs w:val="24"/>
        </w:rPr>
        <w:pPrChange w:id="1714" w:author="Admin" w:date="2021-09-22T17:13:00Z">
          <w:pPr>
            <w:contextualSpacing/>
          </w:pPr>
        </w:pPrChange>
      </w:pPr>
      <w:r w:rsidRPr="000D5DB5">
        <w:t>9th</w:t>
      </w:r>
      <w:r>
        <w:tab/>
        <w:t xml:space="preserve">Blizzard, </w:t>
      </w:r>
      <w:del w:id="1715" w:author="Admin" w:date="2021-09-20T12:06:00Z">
        <w:r w:rsidDel="0091008E">
          <w:delText>c</w:delText>
        </w:r>
        <w:r w:rsidRPr="000D5DB5" w:rsidDel="0091008E">
          <w:delText xml:space="preserve">urse </w:delText>
        </w:r>
        <w:r w:rsidR="00630DD8" w:rsidRPr="000D5DB5" w:rsidDel="0091008E">
          <w:delText xml:space="preserve">of the </w:delText>
        </w:r>
        <w:r w:rsidDel="0091008E">
          <w:delText>e</w:delText>
        </w:r>
        <w:r w:rsidRPr="000D5DB5" w:rsidDel="0091008E">
          <w:delText>lements</w:delText>
        </w:r>
      </w:del>
    </w:p>
    <w:p w14:paraId="7A90BC7A"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 xml:space="preserve">Blight, </w:t>
      </w:r>
      <w:r>
        <w:rPr>
          <w:rFonts w:eastAsia="Times New Roman" w:cstheme="minorHAnsi"/>
          <w:color w:val="000000"/>
        </w:rPr>
        <w:t>i</w:t>
      </w:r>
      <w:r w:rsidRPr="000D5DB5">
        <w:rPr>
          <w:rFonts w:eastAsia="Times New Roman" w:cstheme="minorHAnsi"/>
          <w:color w:val="000000"/>
        </w:rPr>
        <w:t xml:space="preserve">ce </w:t>
      </w:r>
      <w:r>
        <w:rPr>
          <w:rFonts w:eastAsia="Times New Roman" w:cstheme="minorHAnsi"/>
          <w:color w:val="000000"/>
        </w:rPr>
        <w:t>s</w:t>
      </w:r>
      <w:r w:rsidRPr="000D5DB5">
        <w:rPr>
          <w:rFonts w:eastAsia="Times New Roman" w:cstheme="minorHAnsi"/>
          <w:color w:val="000000"/>
        </w:rPr>
        <w:t>torm</w:t>
      </w:r>
    </w:p>
    <w:p w14:paraId="1D9B895C"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AB25EF" w:rsidRPr="000D5DB5">
        <w:rPr>
          <w:rFonts w:eastAsia="Times New Roman" w:cstheme="minorHAnsi"/>
          <w:color w:val="000000"/>
        </w:rPr>
        <w:t xml:space="preserve">Cone of </w:t>
      </w:r>
      <w:r>
        <w:rPr>
          <w:rFonts w:eastAsia="Times New Roman" w:cstheme="minorHAnsi"/>
          <w:color w:val="000000"/>
        </w:rPr>
        <w:t>c</w:t>
      </w:r>
      <w:r w:rsidRPr="000D5DB5">
        <w:rPr>
          <w:rFonts w:eastAsia="Times New Roman" w:cstheme="minorHAnsi"/>
          <w:color w:val="000000"/>
        </w:rPr>
        <w:t xml:space="preserve">old </w:t>
      </w:r>
      <w:r w:rsidR="00AB25EF" w:rsidRPr="000D5DB5">
        <w:rPr>
          <w:rFonts w:eastAsia="Times New Roman" w:cstheme="minorHAnsi"/>
          <w:color w:val="000000"/>
        </w:rPr>
        <w:t>(</w:t>
      </w:r>
      <w:r>
        <w:rPr>
          <w:rFonts w:eastAsia="Times New Roman" w:cstheme="minorHAnsi"/>
          <w:color w:val="000000"/>
        </w:rPr>
        <w:t>h</w:t>
      </w:r>
      <w:r w:rsidRPr="000D5DB5">
        <w:rPr>
          <w:rFonts w:eastAsia="Times New Roman" w:cstheme="minorHAnsi"/>
          <w:color w:val="000000"/>
        </w:rPr>
        <w:t xml:space="preserve">owling </w:t>
      </w:r>
      <w:r>
        <w:rPr>
          <w:rFonts w:eastAsia="Times New Roman" w:cstheme="minorHAnsi"/>
          <w:color w:val="000000"/>
        </w:rPr>
        <w:t>b</w:t>
      </w:r>
      <w:r w:rsidRPr="000D5DB5">
        <w:rPr>
          <w:rFonts w:eastAsia="Times New Roman" w:cstheme="minorHAnsi"/>
          <w:color w:val="000000"/>
        </w:rPr>
        <w:t>last</w:t>
      </w:r>
      <w:r w:rsidR="00AB25EF" w:rsidRPr="000D5DB5">
        <w:rPr>
          <w:rFonts w:eastAsia="Times New Roman" w:cstheme="minorHAnsi"/>
          <w:color w:val="000000"/>
        </w:rPr>
        <w:t xml:space="preserve">), </w:t>
      </w:r>
      <w:r>
        <w:rPr>
          <w:rFonts w:eastAsia="Times New Roman" w:cstheme="minorHAnsi"/>
          <w:color w:val="000000"/>
        </w:rPr>
        <w:t>c</w:t>
      </w:r>
      <w:r w:rsidRPr="000D5DB5">
        <w:rPr>
          <w:rFonts w:eastAsia="Times New Roman" w:cstheme="minorHAnsi"/>
          <w:color w:val="000000"/>
        </w:rPr>
        <w:t>ripple</w:t>
      </w:r>
    </w:p>
    <w:p w14:paraId="72F15DC5" w14:textId="77777777" w:rsidR="00AB25EF" w:rsidRPr="000D5DB5" w:rsidRDefault="00AB25EF">
      <w:pPr>
        <w:contextualSpacing/>
        <w:rPr>
          <w:rFonts w:eastAsia="Times New Roman" w:cstheme="minorHAnsi"/>
          <w:sz w:val="24"/>
          <w:szCs w:val="24"/>
        </w:rPr>
      </w:pPr>
    </w:p>
    <w:p w14:paraId="30A7361E" w14:textId="77777777" w:rsidR="00AB25EF" w:rsidRPr="000D5DB5" w:rsidRDefault="00AB25EF" w:rsidP="00DE2CAA">
      <w:pPr>
        <w:contextualSpacing/>
        <w:rPr>
          <w:rFonts w:eastAsia="Times New Roman" w:cstheme="minorHAnsi"/>
          <w:sz w:val="24"/>
          <w:szCs w:val="24"/>
        </w:rPr>
      </w:pPr>
      <w:r w:rsidRPr="000D5DB5">
        <w:rPr>
          <w:rFonts w:eastAsia="Times New Roman" w:cstheme="minorHAnsi"/>
          <w:b/>
          <w:bCs/>
          <w:color w:val="000000"/>
        </w:rPr>
        <w:t>Channel Divinity</w:t>
      </w:r>
      <w:r w:rsidR="00DE2CAA">
        <w:rPr>
          <w:rFonts w:eastAsia="Times New Roman" w:cstheme="minorHAnsi"/>
          <w:b/>
          <w:bCs/>
          <w:color w:val="000000"/>
        </w:rPr>
        <w:t xml:space="preserve">: Freeze. </w:t>
      </w:r>
      <w:r w:rsidRPr="00570F5D">
        <w:rPr>
          <w:rFonts w:eastAsia="Times New Roman" w:cstheme="minorHAnsi"/>
          <w:color w:val="000000"/>
        </w:rPr>
        <w:t xml:space="preserve">You can </w:t>
      </w:r>
      <w:r w:rsidR="00DE2CAA" w:rsidRPr="00570F5D">
        <w:rPr>
          <w:rFonts w:eastAsia="Times New Roman" w:cstheme="minorHAnsi"/>
          <w:color w:val="000000"/>
        </w:rPr>
        <w:t>spend</w:t>
      </w:r>
      <w:r w:rsidRPr="00570F5D">
        <w:rPr>
          <w:rFonts w:eastAsia="Times New Roman" w:cstheme="minorHAnsi"/>
          <w:color w:val="000000"/>
        </w:rPr>
        <w:t xml:space="preserve"> </w:t>
      </w:r>
      <w:r w:rsidR="00DE2CAA" w:rsidRPr="00570F5D">
        <w:rPr>
          <w:rFonts w:eastAsia="Times New Roman" w:cstheme="minorHAnsi"/>
          <w:color w:val="000000"/>
        </w:rPr>
        <w:t xml:space="preserve">a </w:t>
      </w:r>
      <w:r w:rsidRPr="00570F5D">
        <w:rPr>
          <w:rFonts w:eastAsia="Times New Roman" w:cstheme="minorHAnsi"/>
          <w:color w:val="000000"/>
        </w:rPr>
        <w:t xml:space="preserve">Channel Divinity </w:t>
      </w:r>
      <w:r w:rsidR="00DE2CAA" w:rsidRPr="00570F5D">
        <w:rPr>
          <w:rFonts w:eastAsia="Times New Roman" w:cstheme="minorHAnsi"/>
          <w:color w:val="000000"/>
        </w:rPr>
        <w:t xml:space="preserve">use </w:t>
      </w:r>
      <w:r w:rsidR="00AB5465" w:rsidRPr="00570F5D">
        <w:rPr>
          <w:rFonts w:eastAsia="Times New Roman" w:cstheme="minorHAnsi"/>
          <w:color w:val="000000"/>
        </w:rPr>
        <w:t xml:space="preserve">as an action </w:t>
      </w:r>
      <w:r w:rsidR="00DE2CAA" w:rsidRPr="00570F5D">
        <w:rPr>
          <w:rFonts w:eastAsia="Times New Roman" w:cstheme="minorHAnsi"/>
          <w:color w:val="000000"/>
        </w:rPr>
        <w:t>to cause enemies within a 20-</w:t>
      </w:r>
      <w:r w:rsidRPr="00570F5D">
        <w:rPr>
          <w:rFonts w:eastAsia="Times New Roman" w:cstheme="minorHAnsi"/>
          <w:color w:val="000000"/>
        </w:rPr>
        <w:t xml:space="preserve">foot radius to be wracked with unbearable pain as you freeze their blood. The targets must succeed a Charisma save or suffer Disadvantage to all attack rolls and skill checks, and move at half movement while in the affected area. This lasts for a number of rounds equal to your Death Knight level. </w:t>
      </w:r>
      <w:r w:rsidR="00AB5465" w:rsidRPr="00570F5D">
        <w:rPr>
          <w:rFonts w:eastAsia="Times New Roman" w:cstheme="minorHAnsi"/>
          <w:color w:val="000000"/>
        </w:rPr>
        <w:t xml:space="preserve">A creature can repeat the saving throw at the end of its turn every round. </w:t>
      </w:r>
    </w:p>
    <w:p w14:paraId="19D3F7F0" w14:textId="77777777" w:rsidR="00AB25EF" w:rsidRPr="000D5DB5" w:rsidRDefault="00AB25EF">
      <w:pPr>
        <w:contextualSpacing/>
        <w:rPr>
          <w:rFonts w:eastAsia="Times New Roman" w:cstheme="minorHAnsi"/>
          <w:sz w:val="24"/>
          <w:szCs w:val="24"/>
        </w:rPr>
      </w:pPr>
    </w:p>
    <w:p w14:paraId="73DB8043" w14:textId="77777777" w:rsidR="00AB25EF" w:rsidRPr="000D5DB5" w:rsidRDefault="00AB25EF" w:rsidP="00AB5465">
      <w:pPr>
        <w:contextualSpacing/>
        <w:rPr>
          <w:rFonts w:eastAsia="Times New Roman" w:cstheme="minorHAnsi"/>
          <w:sz w:val="24"/>
          <w:szCs w:val="24"/>
        </w:rPr>
      </w:pPr>
      <w:r w:rsidRPr="000D5DB5">
        <w:rPr>
          <w:rFonts w:eastAsia="Times New Roman" w:cstheme="minorHAnsi"/>
          <w:b/>
          <w:bCs/>
          <w:color w:val="000000"/>
        </w:rPr>
        <w:t xml:space="preserve">Frost Presence. </w:t>
      </w:r>
      <w:r w:rsidRPr="000D5DB5">
        <w:rPr>
          <w:rFonts w:eastAsia="Times New Roman" w:cstheme="minorHAnsi"/>
          <w:color w:val="000000"/>
        </w:rPr>
        <w:t xml:space="preserve">Starting when you gain this archetype at 3rd level, </w:t>
      </w:r>
      <w:r w:rsidR="006F6D5A">
        <w:rPr>
          <w:rFonts w:eastAsia="Times New Roman" w:cstheme="minorHAnsi"/>
          <w:color w:val="000000"/>
        </w:rPr>
        <w:t xml:space="preserve">whenever you deal cold damage through a </w:t>
      </w:r>
      <w:r w:rsidR="00AB5465">
        <w:rPr>
          <w:rFonts w:eastAsia="Times New Roman" w:cstheme="minorHAnsi"/>
          <w:color w:val="000000"/>
        </w:rPr>
        <w:t xml:space="preserve">death knight </w:t>
      </w:r>
      <w:r w:rsidR="006F6D5A">
        <w:rPr>
          <w:rFonts w:eastAsia="Times New Roman" w:cstheme="minorHAnsi"/>
          <w:color w:val="000000"/>
        </w:rPr>
        <w:t>spell or ability, you deal extra cold damage equal to your proficiency bonus</w:t>
      </w:r>
      <w:r w:rsidR="007E7700">
        <w:rPr>
          <w:rFonts w:eastAsia="Times New Roman" w:cstheme="minorHAnsi"/>
          <w:color w:val="000000"/>
        </w:rPr>
        <w:t>, applying once per round</w:t>
      </w:r>
      <w:r w:rsidRPr="000D5DB5">
        <w:rPr>
          <w:rFonts w:eastAsia="Times New Roman" w:cstheme="minorHAnsi"/>
          <w:color w:val="000000"/>
        </w:rPr>
        <w:t xml:space="preserve">. You also gain resistance to cold damage. </w:t>
      </w:r>
    </w:p>
    <w:p w14:paraId="46D46E85" w14:textId="77777777" w:rsidR="00AB25EF" w:rsidRPr="000D5DB5" w:rsidRDefault="00AB25EF">
      <w:pPr>
        <w:contextualSpacing/>
        <w:rPr>
          <w:rFonts w:eastAsia="Times New Roman" w:cstheme="minorHAnsi"/>
          <w:sz w:val="24"/>
          <w:szCs w:val="24"/>
        </w:rPr>
      </w:pPr>
    </w:p>
    <w:p w14:paraId="5EA0B89C" w14:textId="737B5450" w:rsidR="00DE6A10" w:rsidRDefault="00DE6A10" w:rsidP="0091008E">
      <w:pPr>
        <w:rPr>
          <w:rFonts w:eastAsia="Goudy Old Style" w:cs="Goudy Old Style"/>
          <w:sz w:val="24"/>
        </w:rPr>
      </w:pPr>
      <w:r>
        <w:rPr>
          <w:rFonts w:eastAsia="Goudy Old Style" w:cs="Goudy Old Style"/>
          <w:b/>
          <w:color w:val="000000"/>
        </w:rPr>
        <w:t xml:space="preserve">Might of the Wastes [Strike]. </w:t>
      </w:r>
      <w:r>
        <w:rPr>
          <w:rFonts w:eastAsia="Goudy Old Style" w:cs="Goudy Old Style"/>
          <w:color w:val="000000"/>
        </w:rPr>
        <w:t xml:space="preserve">Starting at 7th level, your frost-sharpened weapons </w:t>
      </w:r>
      <w:del w:id="1716" w:author="Admin" w:date="2021-09-20T18:49:00Z">
        <w:r w:rsidDel="0091008E">
          <w:rPr>
            <w:rFonts w:eastAsia="Goudy Old Style" w:cs="Goudy Old Style"/>
            <w:color w:val="000000"/>
          </w:rPr>
          <w:delText xml:space="preserve">deals </w:delText>
        </w:r>
      </w:del>
      <w:ins w:id="1717" w:author="Admin" w:date="2021-09-20T18:49:00Z">
        <w:r w:rsidR="0091008E">
          <w:rPr>
            <w:rFonts w:eastAsia="Goudy Old Style" w:cs="Goudy Old Style"/>
            <w:color w:val="000000"/>
          </w:rPr>
          <w:t xml:space="preserve">land </w:t>
        </w:r>
      </w:ins>
      <w:r>
        <w:rPr>
          <w:rFonts w:eastAsia="Goudy Old Style" w:cs="Goudy Old Style"/>
          <w:color w:val="000000"/>
        </w:rPr>
        <w:t xml:space="preserve">a critical hit on a roll of 19 or 20 as a strike effect. You also deal an additional 1d4 points of cold damage whenever you strike an enemy with this. You may also add the extra damage from your Frost Presence ability to this. </w:t>
      </w:r>
      <w:r w:rsidR="004074E0">
        <w:rPr>
          <w:rFonts w:eastAsia="Goudy Old Style" w:cs="Goudy Old Style"/>
          <w:color w:val="000000"/>
        </w:rPr>
        <w:t>Despite being a strike effect, you can make an off-hand attack with a Bonus Action and still maintain this strike effect.</w:t>
      </w:r>
    </w:p>
    <w:p w14:paraId="56D71FC6" w14:textId="77777777" w:rsidR="00AB25EF" w:rsidRPr="000D5DB5" w:rsidRDefault="00AB25EF">
      <w:pPr>
        <w:contextualSpacing/>
        <w:rPr>
          <w:rFonts w:eastAsia="Times New Roman" w:cstheme="minorHAnsi"/>
          <w:sz w:val="24"/>
          <w:szCs w:val="24"/>
        </w:rPr>
      </w:pPr>
    </w:p>
    <w:p w14:paraId="15EAC660" w14:textId="77777777" w:rsidR="00AB25EF" w:rsidRPr="009D6F40" w:rsidRDefault="00AB25EF" w:rsidP="00AB5465">
      <w:pPr>
        <w:contextualSpacing/>
        <w:rPr>
          <w:rFonts w:eastAsia="Times New Roman" w:cstheme="minorHAnsi"/>
          <w:sz w:val="24"/>
          <w:szCs w:val="24"/>
        </w:rPr>
      </w:pPr>
      <w:r w:rsidRPr="000D5DB5">
        <w:rPr>
          <w:rFonts w:eastAsia="Times New Roman" w:cstheme="minorHAnsi"/>
          <w:b/>
          <w:bCs/>
          <w:color w:val="000000"/>
        </w:rPr>
        <w:t xml:space="preserve">Frozen Soul. </w:t>
      </w:r>
      <w:r w:rsidRPr="000D5DB5">
        <w:rPr>
          <w:rFonts w:eastAsia="Times New Roman" w:cstheme="minorHAnsi"/>
          <w:color w:val="000000"/>
        </w:rPr>
        <w:t>Starting at 15th level, whenever you reduce a creature to 0 hit points from a cold spell</w:t>
      </w:r>
      <w:r w:rsidR="00AB5465">
        <w:rPr>
          <w:rFonts w:eastAsia="Times New Roman" w:cstheme="minorHAnsi"/>
          <w:color w:val="000000"/>
        </w:rPr>
        <w:t>, or if they under the effects of your Freeze channel divinity</w:t>
      </w:r>
      <w:r w:rsidR="0018126D">
        <w:rPr>
          <w:rFonts w:eastAsia="Times New Roman" w:cstheme="minorHAnsi"/>
          <w:color w:val="000000"/>
        </w:rPr>
        <w:t xml:space="preserve">, your next Runic Strike within 1 hour has no mana cost. </w:t>
      </w:r>
      <w:r w:rsidRPr="000D5DB5">
        <w:rPr>
          <w:rFonts w:eastAsia="Times New Roman" w:cstheme="minorHAnsi"/>
          <w:color w:val="000000"/>
        </w:rPr>
        <w:t>You may</w:t>
      </w:r>
      <w:r w:rsidR="000F71A3" w:rsidRPr="000D5DB5">
        <w:rPr>
          <w:rFonts w:eastAsia="Times New Roman" w:cstheme="minorHAnsi"/>
          <w:color w:val="000000"/>
        </w:rPr>
        <w:t xml:space="preserve"> </w:t>
      </w:r>
      <w:r w:rsidR="0018126D">
        <w:rPr>
          <w:rFonts w:eastAsia="Times New Roman" w:cstheme="minorHAnsi"/>
          <w:color w:val="000000"/>
        </w:rPr>
        <w:t xml:space="preserve">also </w:t>
      </w:r>
      <w:r w:rsidR="000F71A3" w:rsidRPr="000D5DB5">
        <w:rPr>
          <w:rFonts w:eastAsia="Times New Roman" w:cstheme="minorHAnsi"/>
          <w:color w:val="000000"/>
        </w:rPr>
        <w:t>choose to</w:t>
      </w:r>
      <w:r w:rsidRPr="000D5DB5">
        <w:rPr>
          <w:rFonts w:eastAsia="Times New Roman" w:cstheme="minorHAnsi"/>
          <w:color w:val="000000"/>
        </w:rPr>
        <w:t xml:space="preserve"> deal half of your </w:t>
      </w:r>
      <w:r w:rsidR="0018126D">
        <w:rPr>
          <w:rFonts w:eastAsia="Times New Roman" w:cstheme="minorHAnsi"/>
          <w:color w:val="000000"/>
        </w:rPr>
        <w:t xml:space="preserve">Runic </w:t>
      </w:r>
      <w:r w:rsidRPr="000D5DB5">
        <w:rPr>
          <w:rFonts w:eastAsia="Times New Roman" w:cstheme="minorHAnsi"/>
          <w:color w:val="000000"/>
        </w:rPr>
        <w:t>Strike</w:t>
      </w:r>
      <w:r w:rsidR="0018126D">
        <w:rPr>
          <w:rFonts w:eastAsia="Times New Roman" w:cstheme="minorHAnsi"/>
          <w:color w:val="000000"/>
        </w:rPr>
        <w:t>’s extra damage as c</w:t>
      </w:r>
      <w:r w:rsidRPr="000D5DB5">
        <w:rPr>
          <w:rFonts w:eastAsia="Times New Roman" w:cstheme="minorHAnsi"/>
          <w:color w:val="000000"/>
        </w:rPr>
        <w:t xml:space="preserve">old damage. </w:t>
      </w:r>
      <w:r w:rsidR="00AB5465">
        <w:rPr>
          <w:rFonts w:eastAsia="Times New Roman" w:cstheme="minorHAnsi"/>
          <w:color w:val="000000"/>
        </w:rPr>
        <w:t>If you choose to do so, you may add half the bonus to damage from your Frost Presence ability.</w:t>
      </w:r>
      <w:r w:rsidR="009D6F40">
        <w:rPr>
          <w:rFonts w:eastAsia="Times New Roman" w:cstheme="minorHAnsi"/>
          <w:color w:val="000000"/>
        </w:rPr>
        <w:t xml:space="preserve"> If you are under the effects of the </w:t>
      </w:r>
      <w:r w:rsidR="009D6F40">
        <w:rPr>
          <w:rFonts w:eastAsia="Times New Roman" w:cstheme="minorHAnsi"/>
          <w:i/>
          <w:iCs/>
          <w:color w:val="000000"/>
        </w:rPr>
        <w:t xml:space="preserve">avatar form </w:t>
      </w:r>
      <w:r w:rsidR="009D6F40">
        <w:rPr>
          <w:rFonts w:eastAsia="Times New Roman" w:cstheme="minorHAnsi"/>
          <w:color w:val="000000"/>
        </w:rPr>
        <w:t xml:space="preserve">death knight spell, your next two Runic Strikes within 1 hour have no mana cost. </w:t>
      </w:r>
    </w:p>
    <w:p w14:paraId="6AC90360" w14:textId="77777777" w:rsidR="00AB25EF" w:rsidRPr="000D5DB5" w:rsidRDefault="00AB25EF">
      <w:pPr>
        <w:contextualSpacing/>
        <w:rPr>
          <w:rFonts w:eastAsia="Times New Roman" w:cstheme="minorHAnsi"/>
          <w:sz w:val="24"/>
          <w:szCs w:val="24"/>
        </w:rPr>
      </w:pPr>
    </w:p>
    <w:p w14:paraId="3C93640D" w14:textId="77777777" w:rsidR="00AB25EF" w:rsidRPr="000D5DB5" w:rsidRDefault="00AB25EF" w:rsidP="00AB5465">
      <w:pPr>
        <w:contextualSpacing/>
        <w:rPr>
          <w:rFonts w:eastAsia="Times New Roman" w:cstheme="minorHAnsi"/>
          <w:sz w:val="24"/>
          <w:szCs w:val="24"/>
        </w:rPr>
      </w:pPr>
      <w:r w:rsidRPr="000D5DB5">
        <w:rPr>
          <w:rFonts w:eastAsia="Times New Roman" w:cstheme="minorHAnsi"/>
          <w:b/>
          <w:bCs/>
          <w:color w:val="000000"/>
        </w:rPr>
        <w:t xml:space="preserve">Pillar of Frost. </w:t>
      </w:r>
      <w:r w:rsidRPr="000D5DB5">
        <w:rPr>
          <w:rFonts w:eastAsia="Times New Roman" w:cstheme="minorHAnsi"/>
          <w:color w:val="000000"/>
        </w:rPr>
        <w:t xml:space="preserve">Starting at 20th level, </w:t>
      </w:r>
      <w:r w:rsidR="00AB5465">
        <w:rPr>
          <w:rFonts w:eastAsia="Times New Roman" w:cstheme="minorHAnsi"/>
          <w:color w:val="000000"/>
        </w:rPr>
        <w:t xml:space="preserve">supernatural </w:t>
      </w:r>
      <w:r w:rsidRPr="000D5DB5">
        <w:rPr>
          <w:rFonts w:eastAsia="Times New Roman" w:cstheme="minorHAnsi"/>
          <w:color w:val="000000"/>
        </w:rPr>
        <w:t xml:space="preserve">ice </w:t>
      </w:r>
      <w:r w:rsidR="00AB5465">
        <w:rPr>
          <w:rFonts w:eastAsia="Times New Roman" w:cstheme="minorHAnsi"/>
          <w:color w:val="000000"/>
        </w:rPr>
        <w:t xml:space="preserve">hangs </w:t>
      </w:r>
      <w:r w:rsidRPr="000D5DB5">
        <w:rPr>
          <w:rFonts w:eastAsia="Times New Roman" w:cstheme="minorHAnsi"/>
          <w:color w:val="000000"/>
        </w:rPr>
        <w:t>heavy on your body. This increases your strength score by 4 to a max of 24 and your Stamina by 2 to a max of 22.</w:t>
      </w:r>
    </w:p>
    <w:p w14:paraId="7D720908" w14:textId="77777777" w:rsidR="00AB25EF" w:rsidRPr="000D5DB5" w:rsidRDefault="00AB25EF">
      <w:pPr>
        <w:contextualSpacing/>
        <w:rPr>
          <w:rFonts w:eastAsia="Times New Roman" w:cstheme="minorHAnsi"/>
          <w:sz w:val="24"/>
          <w:szCs w:val="24"/>
        </w:rPr>
      </w:pPr>
    </w:p>
    <w:p w14:paraId="1AD16E98" w14:textId="77777777" w:rsidR="00AB25EF" w:rsidRPr="000D5DB5" w:rsidRDefault="00B77552">
      <w:pPr>
        <w:contextualSpacing/>
        <w:outlineLvl w:val="3"/>
        <w:rPr>
          <w:rFonts w:eastAsia="Times New Roman" w:cstheme="minorHAnsi"/>
          <w:b/>
          <w:bCs/>
          <w:sz w:val="24"/>
          <w:szCs w:val="24"/>
        </w:rPr>
      </w:pPr>
      <w:r w:rsidRPr="000D5DB5">
        <w:rPr>
          <w:rFonts w:eastAsia="Times New Roman" w:cstheme="minorHAnsi"/>
          <w:color w:val="2E75B5"/>
          <w:sz w:val="24"/>
          <w:szCs w:val="24"/>
        </w:rPr>
        <w:t xml:space="preserve">Unholy </w:t>
      </w:r>
      <w:r w:rsidR="00AB25EF" w:rsidRPr="000D5DB5">
        <w:rPr>
          <w:rFonts w:eastAsia="Times New Roman" w:cstheme="minorHAnsi"/>
          <w:color w:val="2E75B5"/>
          <w:sz w:val="24"/>
          <w:szCs w:val="24"/>
        </w:rPr>
        <w:t xml:space="preserve">Path </w:t>
      </w:r>
    </w:p>
    <w:p w14:paraId="6F8C8C44" w14:textId="77777777" w:rsidR="00AB25EF" w:rsidRDefault="00847C44">
      <w:pPr>
        <w:contextualSpacing/>
        <w:rPr>
          <w:rFonts w:eastAsia="Times New Roman" w:cstheme="minorHAnsi"/>
          <w:color w:val="000000"/>
        </w:rPr>
      </w:pPr>
      <w:r>
        <w:rPr>
          <w:rFonts w:eastAsia="Times New Roman" w:cstheme="minorHAnsi"/>
          <w:color w:val="000000"/>
        </w:rPr>
        <w:lastRenderedPageBreak/>
        <w:t>You are a</w:t>
      </w:r>
      <w:r w:rsidR="00834768" w:rsidRPr="000D5DB5">
        <w:rPr>
          <w:rFonts w:eastAsia="Times New Roman" w:cstheme="minorHAnsi"/>
          <w:color w:val="000000"/>
        </w:rPr>
        <w:t xml:space="preserve"> </w:t>
      </w:r>
      <w:r w:rsidR="00B77552" w:rsidRPr="000D5DB5">
        <w:rPr>
          <w:rFonts w:eastAsia="Times New Roman" w:cstheme="minorHAnsi"/>
          <w:color w:val="000000"/>
        </w:rPr>
        <w:t xml:space="preserve">pale </w:t>
      </w:r>
      <w:r w:rsidR="00834768" w:rsidRPr="000D5DB5">
        <w:rPr>
          <w:rFonts w:eastAsia="Times New Roman" w:cstheme="minorHAnsi"/>
          <w:color w:val="000000"/>
        </w:rPr>
        <w:t>h</w:t>
      </w:r>
      <w:r w:rsidR="00AB25EF" w:rsidRPr="000D5DB5">
        <w:rPr>
          <w:rFonts w:eastAsia="Times New Roman" w:cstheme="minorHAnsi"/>
          <w:color w:val="000000"/>
        </w:rPr>
        <w:t>orseman of death, leading undead troops to battle, fueled with hatred of the living.</w:t>
      </w:r>
      <w:r>
        <w:rPr>
          <w:rFonts w:eastAsia="Times New Roman" w:cstheme="minorHAnsi"/>
          <w:color w:val="000000"/>
        </w:rPr>
        <w:t xml:space="preserve"> Unholy death knights lead armies of the dead and overwhelm their enemies. </w:t>
      </w:r>
    </w:p>
    <w:p w14:paraId="7DEDFEBE" w14:textId="77777777" w:rsidR="00847C44" w:rsidRPr="000D5DB5" w:rsidRDefault="00847C44">
      <w:pPr>
        <w:contextualSpacing/>
        <w:rPr>
          <w:rFonts w:eastAsia="Times New Roman" w:cstheme="minorHAnsi"/>
          <w:sz w:val="24"/>
          <w:szCs w:val="24"/>
        </w:rPr>
      </w:pPr>
    </w:p>
    <w:p w14:paraId="2E52AA8C" w14:textId="77777777" w:rsidR="00AF13B0" w:rsidRDefault="00AF13B0">
      <w:pPr>
        <w:contextualSpacing/>
        <w:rPr>
          <w:rFonts w:eastAsia="Times New Roman" w:cstheme="minorHAnsi"/>
          <w:b/>
          <w:bCs/>
          <w:color w:val="000000"/>
        </w:rPr>
      </w:pPr>
      <w:r>
        <w:rPr>
          <w:rFonts w:eastAsia="Times New Roman" w:cstheme="minorHAnsi"/>
          <w:b/>
          <w:bCs/>
          <w:color w:val="000000"/>
        </w:rPr>
        <w:t>Unholy Path Spells</w:t>
      </w:r>
    </w:p>
    <w:p w14:paraId="3465898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AF13B0">
        <w:rPr>
          <w:rFonts w:eastAsia="Times New Roman" w:cstheme="minorHAnsi"/>
          <w:b/>
          <w:bCs/>
          <w:color w:val="000000"/>
        </w:rPr>
        <w:tab/>
      </w:r>
      <w:r w:rsidRPr="000D5DB5">
        <w:rPr>
          <w:rFonts w:eastAsia="Times New Roman" w:cstheme="minorHAnsi"/>
          <w:b/>
          <w:bCs/>
          <w:color w:val="000000"/>
        </w:rPr>
        <w:t>Spell</w:t>
      </w:r>
    </w:p>
    <w:p w14:paraId="36593976"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630DD8" w:rsidRPr="000D5DB5">
        <w:rPr>
          <w:rFonts w:eastAsia="Times New Roman" w:cstheme="minorHAnsi"/>
          <w:color w:val="000000"/>
        </w:rPr>
        <w:t xml:space="preserve">Death </w:t>
      </w:r>
      <w:r>
        <w:rPr>
          <w:rFonts w:eastAsia="Times New Roman" w:cstheme="minorHAnsi"/>
          <w:color w:val="000000"/>
        </w:rPr>
        <w:t>c</w:t>
      </w:r>
      <w:r w:rsidRPr="000D5DB5">
        <w:rPr>
          <w:rFonts w:eastAsia="Times New Roman" w:cstheme="minorHAnsi"/>
          <w:color w:val="000000"/>
        </w:rPr>
        <w:t>oil</w:t>
      </w:r>
      <w:r w:rsidR="00AB25EF" w:rsidRPr="000D5DB5">
        <w:rPr>
          <w:rFonts w:eastAsia="Times New Roman" w:cstheme="minorHAnsi"/>
          <w:color w:val="000000"/>
        </w:rPr>
        <w:t xml:space="preserve">, </w:t>
      </w:r>
      <w:r>
        <w:rPr>
          <w:rFonts w:eastAsia="Times New Roman" w:cstheme="minorHAnsi"/>
          <w:color w:val="000000"/>
        </w:rPr>
        <w:t>c</w:t>
      </w:r>
      <w:r w:rsidRPr="000D5DB5">
        <w:rPr>
          <w:rFonts w:eastAsia="Times New Roman" w:cstheme="minorHAnsi"/>
          <w:color w:val="000000"/>
        </w:rPr>
        <w:t xml:space="preserve">harm </w:t>
      </w:r>
      <w:r>
        <w:rPr>
          <w:rFonts w:eastAsia="Times New Roman" w:cstheme="minorHAnsi"/>
          <w:color w:val="000000"/>
        </w:rPr>
        <w:t>u</w:t>
      </w:r>
      <w:r w:rsidRPr="000D5DB5">
        <w:rPr>
          <w:rFonts w:eastAsia="Times New Roman" w:cstheme="minorHAnsi"/>
          <w:color w:val="000000"/>
        </w:rPr>
        <w:t>ndead</w:t>
      </w:r>
    </w:p>
    <w:p w14:paraId="17FE39AA" w14:textId="77777777" w:rsidR="00AB25EF" w:rsidRPr="000D5DB5" w:rsidRDefault="00AF13B0" w:rsidP="00FC7417">
      <w:pPr>
        <w:contextualSpacing/>
        <w:rPr>
          <w:rFonts w:eastAsia="Times New Roman" w:cstheme="minorHAnsi"/>
          <w:sz w:val="24"/>
          <w:szCs w:val="24"/>
        </w:rPr>
      </w:pPr>
      <w:r w:rsidRPr="000D5DB5">
        <w:rPr>
          <w:rFonts w:eastAsia="Times New Roman" w:cstheme="minorHAnsi"/>
          <w:color w:val="000000"/>
        </w:rPr>
        <w:t>5t</w:t>
      </w:r>
      <w:r>
        <w:rPr>
          <w:rFonts w:eastAsia="Times New Roman" w:cstheme="minorHAnsi"/>
          <w:color w:val="000000"/>
        </w:rPr>
        <w:t>h</w:t>
      </w:r>
      <w:r>
        <w:rPr>
          <w:rFonts w:eastAsia="Times New Roman" w:cstheme="minorHAnsi"/>
          <w:color w:val="000000"/>
        </w:rPr>
        <w:tab/>
      </w:r>
      <w:r w:rsidR="00FC7417">
        <w:rPr>
          <w:rFonts w:eastAsia="Times New Roman" w:cstheme="minorHAnsi"/>
          <w:color w:val="000000"/>
        </w:rPr>
        <w:t>E</w:t>
      </w:r>
      <w:r w:rsidRPr="000D5DB5">
        <w:rPr>
          <w:rFonts w:eastAsia="Times New Roman" w:cstheme="minorHAnsi"/>
          <w:color w:val="000000"/>
        </w:rPr>
        <w:t>ssence</w:t>
      </w:r>
      <w:r w:rsidR="00FC7417">
        <w:rPr>
          <w:rFonts w:eastAsia="Times New Roman" w:cstheme="minorHAnsi"/>
          <w:color w:val="000000"/>
        </w:rPr>
        <w:t xml:space="preserve"> seal</w:t>
      </w:r>
      <w:r>
        <w:rPr>
          <w:rFonts w:eastAsia="Times New Roman" w:cstheme="minorHAnsi"/>
          <w:color w:val="000000"/>
        </w:rPr>
        <w:t xml:space="preserve">, earth shield </w:t>
      </w:r>
      <w:r w:rsidRPr="000D5DB5">
        <w:rPr>
          <w:rFonts w:eastAsia="Times New Roman" w:cstheme="minorHAnsi"/>
          <w:color w:val="000000"/>
        </w:rPr>
        <w:t>(</w:t>
      </w:r>
      <w:r>
        <w:rPr>
          <w:rFonts w:eastAsia="Times New Roman" w:cstheme="minorHAnsi"/>
          <w:color w:val="000000"/>
        </w:rPr>
        <w:t>bone s</w:t>
      </w:r>
      <w:r w:rsidRPr="000D5DB5">
        <w:rPr>
          <w:rFonts w:eastAsia="Times New Roman" w:cstheme="minorHAnsi"/>
          <w:color w:val="000000"/>
        </w:rPr>
        <w:t>hield)</w:t>
      </w:r>
    </w:p>
    <w:p w14:paraId="0EF6E16A"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630DD8" w:rsidRPr="000D5DB5">
        <w:rPr>
          <w:rFonts w:eastAsia="Times New Roman" w:cstheme="minorHAnsi"/>
          <w:color w:val="000000"/>
        </w:rPr>
        <w:t xml:space="preserve">Bind </w:t>
      </w:r>
      <w:r>
        <w:rPr>
          <w:rFonts w:eastAsia="Times New Roman" w:cstheme="minorHAnsi"/>
          <w:color w:val="000000"/>
        </w:rPr>
        <w:t>undead (3rd level)</w:t>
      </w:r>
      <w:r w:rsidR="00AB25EF" w:rsidRPr="000D5DB5">
        <w:rPr>
          <w:rFonts w:eastAsia="Times New Roman" w:cstheme="minorHAnsi"/>
          <w:color w:val="000000"/>
        </w:rPr>
        <w:t xml:space="preserve">, </w:t>
      </w:r>
      <w:r>
        <w:rPr>
          <w:rFonts w:eastAsia="Times New Roman" w:cstheme="minorHAnsi"/>
          <w:color w:val="000000"/>
        </w:rPr>
        <w:t>b</w:t>
      </w:r>
      <w:r w:rsidRPr="000D5DB5">
        <w:rPr>
          <w:rFonts w:eastAsia="Times New Roman" w:cstheme="minorHAnsi"/>
          <w:color w:val="000000"/>
        </w:rPr>
        <w:t xml:space="preserve">estow </w:t>
      </w:r>
      <w:r>
        <w:rPr>
          <w:rFonts w:eastAsia="Times New Roman" w:cstheme="minorHAnsi"/>
          <w:color w:val="000000"/>
        </w:rPr>
        <w:t>c</w:t>
      </w:r>
      <w:r w:rsidRPr="000D5DB5">
        <w:rPr>
          <w:rFonts w:eastAsia="Times New Roman" w:cstheme="minorHAnsi"/>
          <w:color w:val="000000"/>
        </w:rPr>
        <w:t>urse</w:t>
      </w:r>
    </w:p>
    <w:p w14:paraId="30324AE5"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Confusion</w:t>
      </w:r>
      <w:r>
        <w:rPr>
          <w:rFonts w:eastAsia="Times New Roman" w:cstheme="minorHAnsi"/>
          <w:color w:val="000000"/>
        </w:rPr>
        <w:t>, rune array (worm)</w:t>
      </w:r>
    </w:p>
    <w:p w14:paraId="146FED30" w14:textId="77777777" w:rsidR="00AB25EF" w:rsidRPr="000D5DB5" w:rsidRDefault="00AF13B0">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630DD8" w:rsidRPr="000D5DB5">
        <w:rPr>
          <w:rFonts w:eastAsia="Times New Roman" w:cstheme="minorHAnsi"/>
          <w:color w:val="000000"/>
        </w:rPr>
        <w:t xml:space="preserve">Antilife </w:t>
      </w:r>
      <w:r>
        <w:rPr>
          <w:rFonts w:eastAsia="Times New Roman" w:cstheme="minorHAnsi"/>
          <w:color w:val="000000"/>
        </w:rPr>
        <w:t>s</w:t>
      </w:r>
      <w:r w:rsidRPr="000D5DB5">
        <w:rPr>
          <w:rFonts w:eastAsia="Times New Roman" w:cstheme="minorHAnsi"/>
          <w:color w:val="000000"/>
        </w:rPr>
        <w:t>hell</w:t>
      </w:r>
      <w:r w:rsidR="00630DD8" w:rsidRPr="000D5DB5">
        <w:rPr>
          <w:rFonts w:eastAsia="Times New Roman" w:cstheme="minorHAnsi"/>
          <w:color w:val="000000"/>
        </w:rPr>
        <w:t xml:space="preserve">, </w:t>
      </w:r>
      <w:r>
        <w:rPr>
          <w:rFonts w:eastAsia="Times New Roman" w:cstheme="minorHAnsi"/>
          <w:color w:val="000000"/>
        </w:rPr>
        <w:t>d</w:t>
      </w:r>
      <w:r w:rsidRPr="000D5DB5">
        <w:rPr>
          <w:rFonts w:eastAsia="Times New Roman" w:cstheme="minorHAnsi"/>
          <w:color w:val="000000"/>
        </w:rPr>
        <w:t xml:space="preserve">eath </w:t>
      </w:r>
      <w:r w:rsidR="00630DD8" w:rsidRPr="000D5DB5">
        <w:rPr>
          <w:rFonts w:eastAsia="Times New Roman" w:cstheme="minorHAnsi"/>
          <w:color w:val="000000"/>
        </w:rPr>
        <w:t xml:space="preserve">and </w:t>
      </w:r>
      <w:r>
        <w:rPr>
          <w:rFonts w:eastAsia="Times New Roman" w:cstheme="minorHAnsi"/>
          <w:color w:val="000000"/>
        </w:rPr>
        <w:t>d</w:t>
      </w:r>
      <w:r w:rsidRPr="000D5DB5">
        <w:rPr>
          <w:rFonts w:eastAsia="Times New Roman" w:cstheme="minorHAnsi"/>
          <w:color w:val="000000"/>
        </w:rPr>
        <w:t>ecay</w:t>
      </w:r>
    </w:p>
    <w:p w14:paraId="24EB148B" w14:textId="77777777" w:rsidR="00AB25EF" w:rsidRPr="000D5DB5" w:rsidRDefault="00AB25EF">
      <w:pPr>
        <w:contextualSpacing/>
        <w:rPr>
          <w:rFonts w:eastAsia="Times New Roman" w:cstheme="minorHAnsi"/>
          <w:sz w:val="24"/>
          <w:szCs w:val="24"/>
        </w:rPr>
      </w:pPr>
    </w:p>
    <w:p w14:paraId="697FE49F" w14:textId="77777777" w:rsidR="00C46D1B" w:rsidRDefault="00AB25EF" w:rsidP="00AB5465">
      <w:pPr>
        <w:contextualSpacing/>
        <w:rPr>
          <w:rFonts w:eastAsia="Times New Roman" w:cstheme="minorHAnsi"/>
          <w:color w:val="000000"/>
        </w:rPr>
      </w:pPr>
      <w:r w:rsidRPr="000D5DB5">
        <w:rPr>
          <w:rFonts w:eastAsia="Times New Roman" w:cstheme="minorHAnsi"/>
          <w:b/>
          <w:bCs/>
          <w:color w:val="000000"/>
        </w:rPr>
        <w:t>Channel Divinity</w:t>
      </w:r>
      <w:r w:rsidR="00DE2CAA">
        <w:rPr>
          <w:rFonts w:eastAsia="Times New Roman" w:cstheme="minorHAnsi"/>
          <w:b/>
          <w:bCs/>
          <w:color w:val="000000"/>
        </w:rPr>
        <w:t>: Bolster Undead</w:t>
      </w:r>
      <w:r w:rsidR="00DE2CAA">
        <w:rPr>
          <w:rFonts w:eastAsia="Times New Roman" w:cstheme="minorHAnsi"/>
          <w:sz w:val="24"/>
          <w:szCs w:val="24"/>
        </w:rPr>
        <w:t xml:space="preserve">. </w:t>
      </w:r>
      <w:r w:rsidRPr="000D5DB5">
        <w:rPr>
          <w:rFonts w:eastAsia="Times New Roman" w:cstheme="minorHAnsi"/>
          <w:color w:val="000000"/>
        </w:rPr>
        <w:t xml:space="preserve">You can use </w:t>
      </w:r>
      <w:r w:rsidR="00DE2CAA">
        <w:rPr>
          <w:rFonts w:eastAsia="Times New Roman" w:cstheme="minorHAnsi"/>
          <w:color w:val="000000"/>
        </w:rPr>
        <w:t xml:space="preserve">a </w:t>
      </w:r>
      <w:r w:rsidRPr="000D5DB5">
        <w:rPr>
          <w:rFonts w:eastAsia="Times New Roman" w:cstheme="minorHAnsi"/>
          <w:color w:val="000000"/>
        </w:rPr>
        <w:t xml:space="preserve">Channel Divinity </w:t>
      </w:r>
      <w:r w:rsidR="00DE2CAA">
        <w:rPr>
          <w:rFonts w:eastAsia="Times New Roman" w:cstheme="minorHAnsi"/>
          <w:color w:val="000000"/>
        </w:rPr>
        <w:t xml:space="preserve">use </w:t>
      </w:r>
      <w:r w:rsidRPr="000D5DB5">
        <w:rPr>
          <w:rFonts w:eastAsia="Times New Roman" w:cstheme="minorHAnsi"/>
          <w:color w:val="000000"/>
        </w:rPr>
        <w:t xml:space="preserve">to guard undead against being turned, as well as empowering them. All and any undead under your command within 30 ft. of you may add your Proficiency bonus to attack rolls, skill checks, and saving throws for one minute, and may ignore one Turn Undead attempt. </w:t>
      </w:r>
      <w:r w:rsidR="00C46D1B">
        <w:rPr>
          <w:rFonts w:eastAsia="Times New Roman" w:cstheme="minorHAnsi"/>
          <w:color w:val="000000"/>
        </w:rPr>
        <w:t>This does not stack with their own proficiency bonuses.</w:t>
      </w:r>
    </w:p>
    <w:p w14:paraId="6A729694" w14:textId="77777777" w:rsidR="00AB25EF" w:rsidRDefault="00AB25EF" w:rsidP="00AB5465">
      <w:pPr>
        <w:contextualSpacing/>
        <w:rPr>
          <w:rFonts w:eastAsia="Times New Roman" w:cstheme="minorHAnsi"/>
          <w:sz w:val="24"/>
          <w:szCs w:val="24"/>
        </w:rPr>
      </w:pPr>
      <w:r w:rsidRPr="000D5DB5">
        <w:rPr>
          <w:rFonts w:eastAsia="Times New Roman" w:cstheme="minorHAnsi"/>
          <w:color w:val="000000"/>
        </w:rPr>
        <w:t xml:space="preserve">You cannot benefit from </w:t>
      </w:r>
      <w:r w:rsidR="00AB5465">
        <w:rPr>
          <w:rFonts w:eastAsia="Times New Roman" w:cstheme="minorHAnsi"/>
          <w:color w:val="000000"/>
        </w:rPr>
        <w:t xml:space="preserve">the </w:t>
      </w:r>
      <w:r w:rsidRPr="000D5DB5">
        <w:rPr>
          <w:rFonts w:eastAsia="Times New Roman" w:cstheme="minorHAnsi"/>
          <w:color w:val="000000"/>
        </w:rPr>
        <w:t>numeric bonus</w:t>
      </w:r>
      <w:r w:rsidR="00AB5465">
        <w:rPr>
          <w:rFonts w:eastAsia="Times New Roman" w:cstheme="minorHAnsi"/>
          <w:color w:val="000000"/>
        </w:rPr>
        <w:t>, even if you are undead</w:t>
      </w:r>
      <w:r w:rsidRPr="000D5DB5">
        <w:rPr>
          <w:rFonts w:eastAsia="Times New Roman" w:cstheme="minorHAnsi"/>
          <w:color w:val="000000"/>
        </w:rPr>
        <w:t xml:space="preserve">, but can </w:t>
      </w:r>
      <w:r w:rsidR="00AB5465">
        <w:rPr>
          <w:rFonts w:eastAsia="Times New Roman" w:cstheme="minorHAnsi"/>
          <w:color w:val="000000"/>
        </w:rPr>
        <w:t xml:space="preserve">resist </w:t>
      </w:r>
      <w:r w:rsidRPr="000D5DB5">
        <w:rPr>
          <w:rFonts w:eastAsia="Times New Roman" w:cstheme="minorHAnsi"/>
          <w:color w:val="000000"/>
        </w:rPr>
        <w:t>one Turn Undead attempt</w:t>
      </w:r>
      <w:r w:rsidR="00AB5465">
        <w:rPr>
          <w:rFonts w:eastAsia="Times New Roman" w:cstheme="minorHAnsi"/>
          <w:color w:val="000000"/>
        </w:rPr>
        <w:t xml:space="preserve"> as normal</w:t>
      </w:r>
      <w:r w:rsidRPr="000D5DB5">
        <w:rPr>
          <w:rFonts w:eastAsia="Times New Roman" w:cstheme="minorHAnsi"/>
          <w:color w:val="000000"/>
        </w:rPr>
        <w:t xml:space="preserve">. This bonus remains for </w:t>
      </w:r>
      <w:r w:rsidR="00AB5465">
        <w:rPr>
          <w:rFonts w:eastAsia="Times New Roman" w:cstheme="minorHAnsi"/>
          <w:color w:val="000000"/>
        </w:rPr>
        <w:t>ten minutes</w:t>
      </w:r>
      <w:r w:rsidRPr="000D5DB5">
        <w:rPr>
          <w:rFonts w:eastAsia="Times New Roman" w:cstheme="minorHAnsi"/>
          <w:color w:val="000000"/>
        </w:rPr>
        <w:t xml:space="preserve">. </w:t>
      </w:r>
    </w:p>
    <w:p w14:paraId="49079E68" w14:textId="77777777" w:rsidR="00DE2CAA" w:rsidRPr="000D5DB5" w:rsidRDefault="00DE2CAA" w:rsidP="00DE2CAA">
      <w:pPr>
        <w:contextualSpacing/>
        <w:rPr>
          <w:rFonts w:eastAsia="Times New Roman" w:cstheme="minorHAnsi"/>
          <w:sz w:val="24"/>
          <w:szCs w:val="24"/>
        </w:rPr>
      </w:pPr>
    </w:p>
    <w:p w14:paraId="4454D22C" w14:textId="77777777" w:rsidR="00834768" w:rsidRPr="000D5DB5" w:rsidRDefault="00AB25EF" w:rsidP="00AB5465">
      <w:pPr>
        <w:contextualSpacing/>
        <w:rPr>
          <w:rFonts w:eastAsia="Times New Roman" w:cstheme="minorHAnsi"/>
          <w:color w:val="000000"/>
        </w:rPr>
      </w:pPr>
      <w:r w:rsidRPr="000D5DB5">
        <w:rPr>
          <w:rFonts w:eastAsia="Times New Roman" w:cstheme="minorHAnsi"/>
          <w:b/>
          <w:bCs/>
          <w:color w:val="000000"/>
        </w:rPr>
        <w:t xml:space="preserve">Undead Companion. </w:t>
      </w:r>
      <w:r w:rsidR="00834768" w:rsidRPr="000D5DB5">
        <w:rPr>
          <w:rFonts w:eastAsia="Times New Roman" w:cstheme="minorHAnsi"/>
          <w:color w:val="000000"/>
        </w:rPr>
        <w:t>At 3rd level, you gain a bound companion that accompanies you on your adventures and can fight alongside you. The companion must be an undead that is no larger than Medium and that has a challenge rating of 1/</w:t>
      </w:r>
      <w:r w:rsidR="003F3399">
        <w:rPr>
          <w:rFonts w:eastAsia="Times New Roman" w:cstheme="minorHAnsi"/>
          <w:color w:val="000000"/>
        </w:rPr>
        <w:t>2</w:t>
      </w:r>
      <w:r w:rsidR="00834768" w:rsidRPr="000D5DB5">
        <w:rPr>
          <w:rFonts w:eastAsia="Times New Roman" w:cstheme="minorHAnsi"/>
          <w:color w:val="000000"/>
        </w:rPr>
        <w:t xml:space="preserve"> or lower (for example, a </w:t>
      </w:r>
      <w:r w:rsidR="00D7212B">
        <w:rPr>
          <w:rFonts w:eastAsia="Times New Roman" w:cstheme="minorHAnsi"/>
          <w:color w:val="000000"/>
        </w:rPr>
        <w:t>lesser ghoul</w:t>
      </w:r>
      <w:r w:rsidR="00834768" w:rsidRPr="000D5DB5">
        <w:rPr>
          <w:rFonts w:eastAsia="Times New Roman" w:cstheme="minorHAnsi"/>
          <w:color w:val="000000"/>
        </w:rPr>
        <w:t>). See Bound Companion for more details.</w:t>
      </w:r>
      <w:r w:rsidR="00D7212B">
        <w:rPr>
          <w:rFonts w:eastAsia="Times New Roman" w:cstheme="minorHAnsi"/>
          <w:color w:val="000000"/>
        </w:rPr>
        <w:t xml:space="preserve"> </w:t>
      </w:r>
    </w:p>
    <w:p w14:paraId="050FCC63" w14:textId="77777777" w:rsidR="00834768" w:rsidRPr="000D5DB5" w:rsidRDefault="00834768">
      <w:pPr>
        <w:contextualSpacing/>
        <w:rPr>
          <w:rFonts w:eastAsia="Times New Roman" w:cstheme="minorHAnsi"/>
          <w:i/>
          <w:iCs/>
          <w:color w:val="000000"/>
        </w:rPr>
      </w:pPr>
    </w:p>
    <w:p w14:paraId="4A20A2BE" w14:textId="77777777" w:rsidR="00834768" w:rsidRPr="000D5DB5" w:rsidRDefault="00834768">
      <w:pPr>
        <w:contextualSpacing/>
        <w:rPr>
          <w:rFonts w:eastAsia="Times New Roman" w:cstheme="minorHAnsi"/>
          <w:i/>
          <w:iCs/>
          <w:color w:val="000000"/>
        </w:rPr>
      </w:pPr>
      <w:r w:rsidRPr="000D5DB5">
        <w:rPr>
          <w:rFonts w:eastAsia="Times New Roman" w:cstheme="minorHAnsi"/>
          <w:i/>
          <w:iCs/>
          <w:color w:val="000000"/>
        </w:rPr>
        <w:t>Bond</w:t>
      </w:r>
    </w:p>
    <w:p w14:paraId="61103660" w14:textId="77777777" w:rsidR="00C46D1B" w:rsidRDefault="00834768" w:rsidP="00AB5465">
      <w:pPr>
        <w:contextualSpacing/>
        <w:rPr>
          <w:rFonts w:eastAsia="Times New Roman" w:cstheme="minorHAnsi"/>
          <w:color w:val="000000"/>
        </w:rPr>
      </w:pPr>
      <w:r w:rsidRPr="000D5DB5">
        <w:rPr>
          <w:rFonts w:eastAsia="Times New Roman" w:cstheme="minorHAnsi"/>
          <w:color w:val="000000"/>
        </w:rPr>
        <w:t xml:space="preserve">Due to your bond with the </w:t>
      </w:r>
      <w:r w:rsidR="006E44B9">
        <w:rPr>
          <w:rFonts w:eastAsia="Times New Roman" w:cstheme="minorHAnsi"/>
          <w:color w:val="000000"/>
        </w:rPr>
        <w:t>creature</w:t>
      </w:r>
      <w:r w:rsidRPr="000D5DB5">
        <w:rPr>
          <w:rFonts w:eastAsia="Times New Roman" w:cstheme="minorHAnsi"/>
          <w:color w:val="000000"/>
        </w:rPr>
        <w:t xml:space="preserve">, you can add your proficiency bonus to the undead’s AC, attack rolls, and damage rolls, as well as to any saving throws and skills it is proficient in. </w:t>
      </w:r>
      <w:r w:rsidR="00C46D1B">
        <w:rPr>
          <w:rFonts w:eastAsia="Times New Roman" w:cstheme="minorHAnsi"/>
          <w:color w:val="000000"/>
        </w:rPr>
        <w:t>This does not stack with their own proficiency bonuses.</w:t>
      </w:r>
    </w:p>
    <w:p w14:paraId="4602FB88" w14:textId="77777777" w:rsidR="00834768" w:rsidRPr="000D5DB5" w:rsidRDefault="00834768" w:rsidP="00AB5465">
      <w:pPr>
        <w:contextualSpacing/>
        <w:rPr>
          <w:rFonts w:eastAsia="Times New Roman" w:cstheme="minorHAnsi"/>
          <w:sz w:val="24"/>
          <w:szCs w:val="24"/>
        </w:rPr>
      </w:pPr>
      <w:r w:rsidRPr="000D5DB5">
        <w:rPr>
          <w:rFonts w:eastAsia="Times New Roman" w:cstheme="minorHAnsi"/>
          <w:color w:val="000000"/>
        </w:rPr>
        <w:t xml:space="preserve">Its hit point maximum equals its normal maximum or four times your death knight level, whichever is higher. </w:t>
      </w:r>
      <w:r w:rsidR="00AB5465">
        <w:rPr>
          <w:rFonts w:eastAsia="Times New Roman" w:cstheme="minorHAnsi"/>
          <w:color w:val="000000"/>
        </w:rPr>
        <w:t xml:space="preserve">The creature benefits from Bolster Undead the same way you do. </w:t>
      </w:r>
    </w:p>
    <w:p w14:paraId="7B787781" w14:textId="77777777" w:rsidR="00834768" w:rsidRPr="000D5DB5" w:rsidRDefault="00834768">
      <w:pPr>
        <w:contextualSpacing/>
        <w:rPr>
          <w:rFonts w:eastAsia="Times New Roman" w:cstheme="minorHAnsi"/>
          <w:color w:val="000000"/>
        </w:rPr>
      </w:pPr>
    </w:p>
    <w:p w14:paraId="578D8DAB" w14:textId="77777777" w:rsidR="00834768" w:rsidRPr="000D5DB5" w:rsidRDefault="00834768">
      <w:pPr>
        <w:contextualSpacing/>
        <w:rPr>
          <w:rFonts w:eastAsia="Times New Roman" w:cstheme="minorHAnsi"/>
          <w:i/>
          <w:iCs/>
          <w:color w:val="000000"/>
        </w:rPr>
      </w:pPr>
      <w:r w:rsidRPr="000D5DB5">
        <w:rPr>
          <w:rFonts w:eastAsia="Times New Roman" w:cstheme="minorHAnsi"/>
          <w:i/>
          <w:iCs/>
          <w:color w:val="000000"/>
        </w:rPr>
        <w:t>Leveling up</w:t>
      </w:r>
    </w:p>
    <w:p w14:paraId="6C80B20F" w14:textId="77777777" w:rsidR="00D7212B" w:rsidRPr="000D5DB5" w:rsidRDefault="00D7212B" w:rsidP="00D7212B">
      <w:pPr>
        <w:contextualSpacing/>
        <w:rPr>
          <w:rFonts w:eastAsia="Times New Roman" w:cstheme="minorHAnsi"/>
          <w:color w:val="000000"/>
        </w:rPr>
      </w:pPr>
      <w:r w:rsidRPr="000D5DB5">
        <w:rPr>
          <w:rFonts w:eastAsia="Times New Roman" w:cstheme="minorHAnsi"/>
          <w:color w:val="000000"/>
        </w:rPr>
        <w:t xml:space="preserve">Your </w:t>
      </w:r>
      <w:r>
        <w:rPr>
          <w:rFonts w:eastAsia="Times New Roman" w:cstheme="minorHAnsi"/>
          <w:color w:val="000000"/>
        </w:rPr>
        <w:t xml:space="preserve">undead </w:t>
      </w:r>
      <w:r w:rsidRPr="000D5DB5">
        <w:rPr>
          <w:rFonts w:eastAsia="Times New Roman" w:cstheme="minorHAnsi"/>
          <w:color w:val="000000"/>
        </w:rPr>
        <w:t xml:space="preserve">companion improves in CR the higher your level becomes, CR equal to 1 per every 8 levels of </w:t>
      </w:r>
      <w:r>
        <w:rPr>
          <w:rFonts w:eastAsia="Times New Roman" w:cstheme="minorHAnsi"/>
          <w:color w:val="000000"/>
        </w:rPr>
        <w:t xml:space="preserve">Death Knight </w:t>
      </w:r>
      <w:r w:rsidRPr="000D5DB5">
        <w:rPr>
          <w:rFonts w:eastAsia="Times New Roman" w:cstheme="minorHAnsi"/>
          <w:color w:val="000000"/>
        </w:rPr>
        <w:t xml:space="preserve">(improving to 1 CR at level 4, 2 CR at level 8, and 3 CR at level 16). This either takes the form of choosing a higher-level companion, or adding hit dice to the companion until its CR increases. </w:t>
      </w:r>
    </w:p>
    <w:p w14:paraId="203BDA98" w14:textId="77777777" w:rsidR="00D7212B" w:rsidRPr="000D5DB5" w:rsidRDefault="00D7212B" w:rsidP="00D7212B">
      <w:pPr>
        <w:contextualSpacing/>
        <w:rPr>
          <w:rFonts w:eastAsia="Times New Roman" w:cstheme="minorHAnsi"/>
          <w:sz w:val="24"/>
          <w:szCs w:val="24"/>
        </w:rPr>
      </w:pPr>
      <w:r w:rsidRPr="000D5DB5">
        <w:rPr>
          <w:rFonts w:eastAsia="Times New Roman" w:cstheme="minorHAnsi"/>
          <w:color w:val="000000"/>
        </w:rPr>
        <w:t xml:space="preserve">When reaching 8th level, you can choose a Large creature. The companion also gains an Ability Score Improvement once you do (this acts as the normal feature). </w:t>
      </w:r>
    </w:p>
    <w:p w14:paraId="333DB77C" w14:textId="77777777" w:rsidR="00D7212B" w:rsidRPr="000D5DB5" w:rsidRDefault="00D7212B">
      <w:pPr>
        <w:contextualSpacing/>
        <w:rPr>
          <w:rFonts w:eastAsia="Times New Roman" w:cstheme="minorHAnsi"/>
          <w:color w:val="000000"/>
        </w:rPr>
      </w:pPr>
    </w:p>
    <w:p w14:paraId="61B4E7B6" w14:textId="77777777" w:rsidR="00834768" w:rsidRPr="000D5DB5" w:rsidRDefault="00834768">
      <w:pPr>
        <w:contextualSpacing/>
        <w:rPr>
          <w:rFonts w:eastAsia="Times New Roman" w:cstheme="minorHAnsi"/>
          <w:i/>
          <w:iCs/>
          <w:color w:val="000000"/>
        </w:rPr>
      </w:pPr>
      <w:r w:rsidRPr="000D5DB5">
        <w:rPr>
          <w:rFonts w:eastAsia="Times New Roman" w:cstheme="minorHAnsi"/>
          <w:i/>
          <w:iCs/>
          <w:color w:val="000000"/>
        </w:rPr>
        <w:t xml:space="preserve">Special </w:t>
      </w:r>
    </w:p>
    <w:p w14:paraId="742A1EE2" w14:textId="77777777" w:rsidR="00AB5465" w:rsidRPr="00D7212B" w:rsidRDefault="00AB25EF" w:rsidP="00AB5465">
      <w:pPr>
        <w:contextualSpacing/>
        <w:rPr>
          <w:rFonts w:eastAsia="Times New Roman" w:cstheme="minorHAnsi"/>
          <w:color w:val="000000"/>
        </w:rPr>
      </w:pPr>
      <w:r w:rsidRPr="000D5DB5">
        <w:rPr>
          <w:rFonts w:eastAsia="Times New Roman" w:cstheme="minorHAnsi"/>
          <w:color w:val="000000"/>
        </w:rPr>
        <w:t xml:space="preserve">Bonding with an undead requires spending one hour animating it, and the next hour drawing from any superficial memories before its death. </w:t>
      </w:r>
      <w:r w:rsidR="00D7212B">
        <w:rPr>
          <w:rFonts w:eastAsia="Times New Roman" w:cstheme="minorHAnsi"/>
          <w:color w:val="000000"/>
        </w:rPr>
        <w:t xml:space="preserve">You can apply the skeletal or zombie monster template to any creature that qualifies and can be subject to animation by casting the </w:t>
      </w:r>
      <w:r w:rsidR="00D7212B">
        <w:rPr>
          <w:rFonts w:eastAsia="Times New Roman" w:cstheme="minorHAnsi"/>
          <w:i/>
          <w:iCs/>
          <w:color w:val="000000"/>
        </w:rPr>
        <w:t xml:space="preserve">bind </w:t>
      </w:r>
      <w:r w:rsidR="00D7212B" w:rsidRPr="00D7212B">
        <w:rPr>
          <w:rFonts w:eastAsia="Times New Roman" w:cstheme="minorHAnsi"/>
          <w:color w:val="000000"/>
        </w:rPr>
        <w:t>spell</w:t>
      </w:r>
      <w:r w:rsidR="00D7212B">
        <w:rPr>
          <w:rFonts w:eastAsia="Times New Roman" w:cstheme="minorHAnsi"/>
          <w:i/>
          <w:iCs/>
          <w:color w:val="000000"/>
        </w:rPr>
        <w:t xml:space="preserve"> </w:t>
      </w:r>
      <w:r w:rsidR="00D7212B" w:rsidRPr="00D7212B">
        <w:rPr>
          <w:rFonts w:eastAsia="Times New Roman" w:cstheme="minorHAnsi"/>
          <w:color w:val="000000"/>
        </w:rPr>
        <w:t>on</w:t>
      </w:r>
      <w:r w:rsidR="00D7212B">
        <w:rPr>
          <w:rFonts w:eastAsia="Times New Roman" w:cstheme="minorHAnsi"/>
          <w:i/>
          <w:iCs/>
          <w:color w:val="000000"/>
        </w:rPr>
        <w:t xml:space="preserve"> </w:t>
      </w:r>
      <w:r w:rsidR="00D7212B">
        <w:rPr>
          <w:rFonts w:eastAsia="Times New Roman" w:cstheme="minorHAnsi"/>
          <w:color w:val="000000"/>
        </w:rPr>
        <w:t xml:space="preserve">them. </w:t>
      </w:r>
    </w:p>
    <w:p w14:paraId="0EEFC847" w14:textId="77777777" w:rsidR="00AB25EF" w:rsidRPr="000D5DB5" w:rsidRDefault="00AB25EF" w:rsidP="00AB5465">
      <w:pPr>
        <w:contextualSpacing/>
        <w:rPr>
          <w:rFonts w:eastAsia="Times New Roman" w:cstheme="minorHAnsi"/>
          <w:sz w:val="24"/>
          <w:szCs w:val="24"/>
        </w:rPr>
      </w:pPr>
      <w:r w:rsidRPr="000D5DB5">
        <w:rPr>
          <w:rFonts w:eastAsia="Times New Roman" w:cstheme="minorHAnsi"/>
          <w:color w:val="000000"/>
        </w:rPr>
        <w:t xml:space="preserve">You may </w:t>
      </w:r>
      <w:r w:rsidR="00AB5465">
        <w:rPr>
          <w:rFonts w:eastAsia="Times New Roman" w:cstheme="minorHAnsi"/>
          <w:color w:val="000000"/>
        </w:rPr>
        <w:t xml:space="preserve">also </w:t>
      </w:r>
      <w:r w:rsidRPr="000D5DB5">
        <w:rPr>
          <w:rFonts w:eastAsia="Times New Roman" w:cstheme="minorHAnsi"/>
          <w:color w:val="000000"/>
        </w:rPr>
        <w:t>raise your enemies to serve as undead companions, so long as their CR</w:t>
      </w:r>
      <w:r w:rsidR="00AB5465">
        <w:rPr>
          <w:rFonts w:eastAsia="Times New Roman" w:cstheme="minorHAnsi"/>
          <w:color w:val="000000"/>
        </w:rPr>
        <w:t xml:space="preserve"> </w:t>
      </w:r>
      <w:r w:rsidRPr="000D5DB5">
        <w:rPr>
          <w:rFonts w:eastAsia="Times New Roman" w:cstheme="minorHAnsi"/>
          <w:color w:val="000000"/>
        </w:rPr>
        <w:t xml:space="preserve">are within the </w:t>
      </w:r>
      <w:r w:rsidR="00AB5465">
        <w:rPr>
          <w:rFonts w:eastAsia="Times New Roman" w:cstheme="minorHAnsi"/>
          <w:color w:val="000000"/>
        </w:rPr>
        <w:t xml:space="preserve">described </w:t>
      </w:r>
      <w:r w:rsidRPr="000D5DB5">
        <w:rPr>
          <w:rFonts w:eastAsia="Times New Roman" w:cstheme="minorHAnsi"/>
          <w:color w:val="000000"/>
        </w:rPr>
        <w:t>guidelines</w:t>
      </w:r>
      <w:r w:rsidR="00AB5465">
        <w:rPr>
          <w:rFonts w:eastAsia="Times New Roman" w:cstheme="minorHAnsi"/>
          <w:color w:val="000000"/>
        </w:rPr>
        <w:t xml:space="preserve"> (treat 1 level as 1 CR)</w:t>
      </w:r>
      <w:r w:rsidRPr="000D5DB5">
        <w:rPr>
          <w:rFonts w:eastAsia="Times New Roman" w:cstheme="minorHAnsi"/>
          <w:color w:val="000000"/>
        </w:rPr>
        <w:t xml:space="preserve">. </w:t>
      </w:r>
    </w:p>
    <w:p w14:paraId="1FE30F28" w14:textId="77777777" w:rsidR="00AB25EF" w:rsidRPr="000D5DB5" w:rsidRDefault="00AB25EF">
      <w:pPr>
        <w:contextualSpacing/>
        <w:rPr>
          <w:rFonts w:eastAsia="Times New Roman" w:cstheme="minorHAnsi"/>
          <w:sz w:val="24"/>
          <w:szCs w:val="24"/>
        </w:rPr>
      </w:pPr>
    </w:p>
    <w:p w14:paraId="64C93052" w14:textId="77777777" w:rsidR="005401D2" w:rsidRDefault="005401D2" w:rsidP="00B21724">
      <w:pPr>
        <w:rPr>
          <w:rFonts w:eastAsia="Times New Roman" w:cstheme="minorHAnsi"/>
          <w:color w:val="000000"/>
        </w:rPr>
      </w:pPr>
      <w:r>
        <w:rPr>
          <w:rFonts w:eastAsia="Times New Roman" w:cstheme="minorHAnsi"/>
          <w:b/>
          <w:bCs/>
          <w:color w:val="000000"/>
        </w:rPr>
        <w:t xml:space="preserve">Grave March. </w:t>
      </w:r>
      <w:r w:rsidRPr="000D5DB5">
        <w:rPr>
          <w:rFonts w:eastAsia="Times New Roman" w:cstheme="minorHAnsi"/>
          <w:color w:val="000000"/>
        </w:rPr>
        <w:t xml:space="preserve">At 7th level, your auras increase in strength. </w:t>
      </w:r>
      <w:r>
        <w:rPr>
          <w:rFonts w:eastAsia="Times New Roman" w:cstheme="minorHAnsi"/>
          <w:color w:val="000000"/>
        </w:rPr>
        <w:t xml:space="preserve">You may maintain two aura spells at once as if they </w:t>
      </w:r>
      <w:r w:rsidR="00AB5465">
        <w:rPr>
          <w:rFonts w:eastAsia="Times New Roman" w:cstheme="minorHAnsi"/>
          <w:color w:val="000000"/>
        </w:rPr>
        <w:t>were one spell</w:t>
      </w:r>
      <w:r>
        <w:rPr>
          <w:rFonts w:eastAsia="Times New Roman" w:cstheme="minorHAnsi"/>
          <w:color w:val="000000"/>
        </w:rPr>
        <w:t xml:space="preserve">. Furthermore, your allies can </w:t>
      </w:r>
      <w:r w:rsidR="00AB5465">
        <w:rPr>
          <w:rFonts w:eastAsia="Times New Roman" w:cstheme="minorHAnsi"/>
          <w:color w:val="000000"/>
        </w:rPr>
        <w:t xml:space="preserve">also </w:t>
      </w:r>
      <w:r>
        <w:rPr>
          <w:rFonts w:eastAsia="Times New Roman" w:cstheme="minorHAnsi"/>
          <w:color w:val="000000"/>
        </w:rPr>
        <w:t>benefit from two auras at a time</w:t>
      </w:r>
      <w:r w:rsidR="00AB5465">
        <w:rPr>
          <w:rFonts w:eastAsia="Times New Roman" w:cstheme="minorHAnsi"/>
          <w:color w:val="000000"/>
        </w:rPr>
        <w:t xml:space="preserve">, so </w:t>
      </w:r>
      <w:r w:rsidR="00AB5465">
        <w:rPr>
          <w:rFonts w:eastAsia="Times New Roman" w:cstheme="minorHAnsi"/>
          <w:color w:val="000000"/>
        </w:rPr>
        <w:lastRenderedPageBreak/>
        <w:t xml:space="preserve">long as one </w:t>
      </w:r>
      <w:r>
        <w:rPr>
          <w:rFonts w:eastAsia="Times New Roman" w:cstheme="minorHAnsi"/>
          <w:color w:val="000000"/>
        </w:rPr>
        <w:t xml:space="preserve">of these spells </w:t>
      </w:r>
      <w:r w:rsidR="00AB5465">
        <w:rPr>
          <w:rFonts w:eastAsia="Times New Roman" w:cstheme="minorHAnsi"/>
          <w:color w:val="000000"/>
        </w:rPr>
        <w:t xml:space="preserve">is </w:t>
      </w:r>
      <w:r>
        <w:rPr>
          <w:rFonts w:eastAsia="Times New Roman" w:cstheme="minorHAnsi"/>
          <w:color w:val="000000"/>
        </w:rPr>
        <w:t>the Unholy Aura spell</w:t>
      </w:r>
      <w:r w:rsidR="00AB5465">
        <w:rPr>
          <w:rFonts w:eastAsia="Times New Roman" w:cstheme="minorHAnsi"/>
          <w:color w:val="000000"/>
        </w:rPr>
        <w:t>. T</w:t>
      </w:r>
      <w:r>
        <w:rPr>
          <w:rFonts w:eastAsia="Times New Roman" w:cstheme="minorHAnsi"/>
          <w:color w:val="000000"/>
        </w:rPr>
        <w:t xml:space="preserve">he maximum duration of </w:t>
      </w:r>
      <w:r w:rsidR="00AB5465">
        <w:rPr>
          <w:rFonts w:eastAsia="Times New Roman" w:cstheme="minorHAnsi"/>
          <w:color w:val="000000"/>
        </w:rPr>
        <w:t xml:space="preserve">your </w:t>
      </w:r>
      <w:r w:rsidR="00B21724" w:rsidRPr="00B21724">
        <w:rPr>
          <w:rFonts w:eastAsia="Times New Roman" w:cstheme="minorHAnsi"/>
          <w:i/>
          <w:iCs/>
          <w:color w:val="000000"/>
        </w:rPr>
        <w:t>unholy aura</w:t>
      </w:r>
      <w:r w:rsidR="00B21724">
        <w:rPr>
          <w:rFonts w:eastAsia="Times New Roman" w:cstheme="minorHAnsi"/>
          <w:color w:val="000000"/>
        </w:rPr>
        <w:t xml:space="preserve"> </w:t>
      </w:r>
      <w:r>
        <w:rPr>
          <w:rFonts w:eastAsia="Times New Roman" w:cstheme="minorHAnsi"/>
          <w:color w:val="000000"/>
        </w:rPr>
        <w:t xml:space="preserve">spell </w:t>
      </w:r>
      <w:r w:rsidR="00AB5465">
        <w:rPr>
          <w:rFonts w:eastAsia="Times New Roman" w:cstheme="minorHAnsi"/>
          <w:color w:val="000000"/>
        </w:rPr>
        <w:t xml:space="preserve">is </w:t>
      </w:r>
      <w:r>
        <w:rPr>
          <w:rFonts w:eastAsia="Times New Roman" w:cstheme="minorHAnsi"/>
          <w:color w:val="000000"/>
        </w:rPr>
        <w:t xml:space="preserve">4 hours instead of 1. </w:t>
      </w:r>
    </w:p>
    <w:p w14:paraId="154F9BE0" w14:textId="77777777" w:rsidR="005401D2" w:rsidRDefault="005401D2" w:rsidP="00B21724">
      <w:pPr>
        <w:rPr>
          <w:rFonts w:eastAsia="Times New Roman" w:cstheme="minorHAnsi"/>
          <w:color w:val="000000"/>
        </w:rPr>
      </w:pPr>
      <w:r>
        <w:rPr>
          <w:rFonts w:eastAsia="Times New Roman" w:cstheme="minorHAnsi"/>
          <w:color w:val="000000"/>
        </w:rPr>
        <w:t xml:space="preserve">Also, whenever in a forced march, all creatures under your </w:t>
      </w:r>
      <w:r w:rsidR="00B21724" w:rsidRPr="00B21724">
        <w:rPr>
          <w:rFonts w:eastAsia="Times New Roman" w:cstheme="minorHAnsi"/>
          <w:i/>
          <w:iCs/>
          <w:color w:val="000000"/>
        </w:rPr>
        <w:t>u</w:t>
      </w:r>
      <w:r w:rsidRPr="00B21724">
        <w:rPr>
          <w:rFonts w:eastAsia="Times New Roman" w:cstheme="minorHAnsi"/>
          <w:i/>
          <w:iCs/>
          <w:color w:val="000000"/>
        </w:rPr>
        <w:t xml:space="preserve">nholy </w:t>
      </w:r>
      <w:r w:rsidR="00B21724" w:rsidRPr="00B21724">
        <w:rPr>
          <w:rFonts w:eastAsia="Times New Roman" w:cstheme="minorHAnsi"/>
          <w:i/>
          <w:iCs/>
          <w:color w:val="000000"/>
        </w:rPr>
        <w:t>a</w:t>
      </w:r>
      <w:r w:rsidRPr="00B21724">
        <w:rPr>
          <w:rFonts w:eastAsia="Times New Roman" w:cstheme="minorHAnsi"/>
          <w:i/>
          <w:iCs/>
          <w:color w:val="000000"/>
        </w:rPr>
        <w:t>ura</w:t>
      </w:r>
      <w:r>
        <w:rPr>
          <w:rFonts w:eastAsia="Times New Roman" w:cstheme="minorHAnsi"/>
          <w:color w:val="000000"/>
        </w:rPr>
        <w:t xml:space="preserve"> spell have advantage to saving throws to continue a march without suffering exhaustion</w:t>
      </w:r>
      <w:r w:rsidR="003E34BF">
        <w:rPr>
          <w:rFonts w:eastAsia="Times New Roman" w:cstheme="minorHAnsi"/>
          <w:color w:val="000000"/>
        </w:rPr>
        <w:t>, and can move at a fast pace without incurring a penalty to their Passive Spirit (Perception) score</w:t>
      </w:r>
      <w:r>
        <w:rPr>
          <w:rFonts w:eastAsia="Times New Roman" w:cstheme="minorHAnsi"/>
          <w:color w:val="000000"/>
        </w:rPr>
        <w:t xml:space="preserve">. </w:t>
      </w:r>
    </w:p>
    <w:p w14:paraId="2A1B8AF0" w14:textId="77777777" w:rsidR="00AB25EF" w:rsidRPr="000D5DB5" w:rsidRDefault="00AB25EF">
      <w:pPr>
        <w:contextualSpacing/>
        <w:rPr>
          <w:rFonts w:eastAsia="Times New Roman" w:cstheme="minorHAnsi"/>
          <w:sz w:val="24"/>
          <w:szCs w:val="24"/>
        </w:rPr>
      </w:pPr>
    </w:p>
    <w:p w14:paraId="7DADD341" w14:textId="77777777" w:rsidR="003E34BF" w:rsidRDefault="00AB25EF" w:rsidP="003E34BF">
      <w:pPr>
        <w:contextualSpacing/>
        <w:rPr>
          <w:rFonts w:eastAsia="Times New Roman" w:cstheme="minorHAnsi"/>
          <w:color w:val="000000"/>
        </w:rPr>
      </w:pPr>
      <w:r w:rsidRPr="000D5DB5">
        <w:rPr>
          <w:rFonts w:eastAsia="Times New Roman" w:cstheme="minorHAnsi"/>
          <w:b/>
          <w:bCs/>
          <w:color w:val="000000"/>
        </w:rPr>
        <w:t xml:space="preserve">Army of the Dead. </w:t>
      </w:r>
      <w:r w:rsidRPr="000D5DB5">
        <w:rPr>
          <w:rFonts w:eastAsia="Times New Roman" w:cstheme="minorHAnsi"/>
          <w:color w:val="000000"/>
        </w:rPr>
        <w:t xml:space="preserve">Starting at 15th level, </w:t>
      </w:r>
      <w:r w:rsidR="00B16777" w:rsidRPr="000D5DB5">
        <w:rPr>
          <w:rFonts w:eastAsia="Times New Roman" w:cstheme="minorHAnsi"/>
          <w:color w:val="000000"/>
        </w:rPr>
        <w:t xml:space="preserve">your </w:t>
      </w:r>
      <w:r w:rsidR="004E1D1A" w:rsidRPr="004E1D1A">
        <w:rPr>
          <w:rFonts w:eastAsia="Times New Roman" w:cstheme="minorHAnsi"/>
          <w:i/>
          <w:iCs/>
          <w:color w:val="000000"/>
        </w:rPr>
        <w:t>conjure undead</w:t>
      </w:r>
      <w:r w:rsidR="00B16777" w:rsidRPr="000D5DB5">
        <w:rPr>
          <w:rFonts w:eastAsia="Times New Roman" w:cstheme="minorHAnsi"/>
          <w:color w:val="000000"/>
        </w:rPr>
        <w:t xml:space="preserve"> (</w:t>
      </w:r>
      <w:r w:rsidR="004E1D1A">
        <w:rPr>
          <w:rFonts w:eastAsia="Times New Roman" w:cstheme="minorHAnsi"/>
          <w:color w:val="000000"/>
        </w:rPr>
        <w:t>animate undead</w:t>
      </w:r>
      <w:r w:rsidR="00B16777" w:rsidRPr="000D5DB5">
        <w:rPr>
          <w:rFonts w:eastAsia="Times New Roman" w:cstheme="minorHAnsi"/>
          <w:color w:val="000000"/>
        </w:rPr>
        <w:t>) spell</w:t>
      </w:r>
      <w:r w:rsidR="003E34BF">
        <w:rPr>
          <w:rFonts w:eastAsia="Times New Roman" w:cstheme="minorHAnsi"/>
          <w:color w:val="000000"/>
        </w:rPr>
        <w:t>s</w:t>
      </w:r>
      <w:r w:rsidR="00B16777" w:rsidRPr="000D5DB5">
        <w:rPr>
          <w:rFonts w:eastAsia="Times New Roman" w:cstheme="minorHAnsi"/>
          <w:color w:val="000000"/>
        </w:rPr>
        <w:t xml:space="preserve"> </w:t>
      </w:r>
      <w:r w:rsidR="003E34BF">
        <w:rPr>
          <w:rFonts w:eastAsia="Times New Roman" w:cstheme="minorHAnsi"/>
          <w:color w:val="000000"/>
        </w:rPr>
        <w:t xml:space="preserve">are </w:t>
      </w:r>
      <w:r w:rsidR="00B16777" w:rsidRPr="000D5DB5">
        <w:rPr>
          <w:rFonts w:eastAsia="Times New Roman" w:cstheme="minorHAnsi"/>
          <w:color w:val="000000"/>
        </w:rPr>
        <w:t xml:space="preserve">inherently stronger than others. </w:t>
      </w:r>
      <w:r w:rsidR="003E34BF">
        <w:rPr>
          <w:rFonts w:eastAsia="Times New Roman" w:cstheme="minorHAnsi"/>
          <w:color w:val="000000"/>
        </w:rPr>
        <w:t xml:space="preserve">You may cast the </w:t>
      </w:r>
      <w:r w:rsidR="004E1D1A">
        <w:rPr>
          <w:rFonts w:eastAsia="Times New Roman" w:cstheme="minorHAnsi"/>
          <w:i/>
          <w:iCs/>
          <w:color w:val="000000"/>
        </w:rPr>
        <w:t xml:space="preserve">conjure undead </w:t>
      </w:r>
      <w:r w:rsidR="003E34BF">
        <w:rPr>
          <w:rFonts w:eastAsia="Times New Roman" w:cstheme="minorHAnsi"/>
          <w:color w:val="000000"/>
        </w:rPr>
        <w:t>spell as an action instead of 1 minute</w:t>
      </w:r>
      <w:r w:rsidR="004E1D1A">
        <w:rPr>
          <w:rFonts w:eastAsia="Times New Roman" w:cstheme="minorHAnsi"/>
          <w:color w:val="000000"/>
        </w:rPr>
        <w:t xml:space="preserve"> when conjuring undead</w:t>
      </w:r>
      <w:r w:rsidR="003E34BF">
        <w:rPr>
          <w:rFonts w:eastAsia="Times New Roman" w:cstheme="minorHAnsi"/>
          <w:color w:val="000000"/>
        </w:rPr>
        <w:t xml:space="preserve">. Once this feature is used, it cannot be used again until after a short rest. </w:t>
      </w:r>
    </w:p>
    <w:p w14:paraId="108E5C0D" w14:textId="77777777" w:rsidR="003E34BF" w:rsidRDefault="003E34BF" w:rsidP="003E34BF">
      <w:pPr>
        <w:contextualSpacing/>
        <w:rPr>
          <w:rFonts w:eastAsia="Times New Roman" w:cstheme="minorHAnsi"/>
          <w:color w:val="000000"/>
        </w:rPr>
      </w:pPr>
      <w:r>
        <w:rPr>
          <w:rFonts w:eastAsia="Times New Roman" w:cstheme="minorHAnsi"/>
          <w:color w:val="000000"/>
        </w:rPr>
        <w:t xml:space="preserve">If you cast the spell with its full casting time, a number of zombies arise to fight for you and protect you while you </w:t>
      </w:r>
      <w:r w:rsidR="00D7212B">
        <w:rPr>
          <w:rFonts w:eastAsia="Times New Roman" w:cstheme="minorHAnsi"/>
          <w:color w:val="000000"/>
        </w:rPr>
        <w:t>focus on casting</w:t>
      </w:r>
      <w:r>
        <w:rPr>
          <w:rFonts w:eastAsia="Times New Roman" w:cstheme="minorHAnsi"/>
          <w:color w:val="000000"/>
        </w:rPr>
        <w:t xml:space="preserve"> the spell. The number of zombies is equal to 2 per spell level, so far as there are sufficient corpses within 30 feet. </w:t>
      </w:r>
    </w:p>
    <w:p w14:paraId="406E26E1" w14:textId="77777777" w:rsidR="003E34BF" w:rsidRDefault="003E34BF">
      <w:pPr>
        <w:contextualSpacing/>
        <w:rPr>
          <w:rFonts w:eastAsia="Times New Roman" w:cstheme="minorHAnsi"/>
          <w:color w:val="000000"/>
        </w:rPr>
      </w:pPr>
      <w:r w:rsidRPr="000D5DB5">
        <w:rPr>
          <w:rFonts w:eastAsia="Times New Roman" w:cstheme="minorHAnsi"/>
          <w:color w:val="000000"/>
        </w:rPr>
        <w:t>These temporary undead followers are friendly to you and your allies, and a</w:t>
      </w:r>
      <w:r>
        <w:rPr>
          <w:rFonts w:eastAsia="Times New Roman" w:cstheme="minorHAnsi"/>
          <w:color w:val="000000"/>
        </w:rPr>
        <w:t xml:space="preserve">re controlled as normal summons, </w:t>
      </w:r>
      <w:r w:rsidRPr="000D5DB5">
        <w:rPr>
          <w:rFonts w:eastAsia="Times New Roman" w:cstheme="minorHAnsi"/>
          <w:color w:val="000000"/>
        </w:rPr>
        <w:t xml:space="preserve">but do not count against your limit of summoned undead. </w:t>
      </w:r>
      <w:r>
        <w:rPr>
          <w:rFonts w:eastAsia="Times New Roman" w:cstheme="minorHAnsi"/>
          <w:color w:val="000000"/>
        </w:rPr>
        <w:t xml:space="preserve">The DM has the zombies’ statistics. Once the spell’s casting time ends and you successfully cast the </w:t>
      </w:r>
      <w:r w:rsidR="00601A39">
        <w:rPr>
          <w:rFonts w:eastAsia="Times New Roman" w:cstheme="minorHAnsi"/>
          <w:i/>
          <w:iCs/>
          <w:color w:val="000000"/>
        </w:rPr>
        <w:t>conjure undead</w:t>
      </w:r>
      <w:r>
        <w:rPr>
          <w:rFonts w:eastAsia="Times New Roman" w:cstheme="minorHAnsi"/>
          <w:color w:val="000000"/>
        </w:rPr>
        <w:t xml:space="preserve"> spell, you can use an action to maintain the additional zombies. The additional zombies cannot remain more than 10 minutes. If you lose concentration on the spell, you also lose concentration on the zombies, and they stop animating. </w:t>
      </w:r>
    </w:p>
    <w:p w14:paraId="5CD65C81" w14:textId="77777777" w:rsidR="003E34BF" w:rsidRDefault="003E34BF">
      <w:pPr>
        <w:contextualSpacing/>
        <w:rPr>
          <w:rFonts w:eastAsia="Times New Roman" w:cstheme="minorHAnsi"/>
          <w:color w:val="000000"/>
        </w:rPr>
      </w:pPr>
      <w:r>
        <w:rPr>
          <w:rFonts w:eastAsia="Times New Roman" w:cstheme="minorHAnsi"/>
          <w:color w:val="000000"/>
        </w:rPr>
        <w:t>Furthermore, i</w:t>
      </w:r>
      <w:r w:rsidR="00214B97">
        <w:rPr>
          <w:rFonts w:eastAsia="Times New Roman" w:cstheme="minorHAnsi"/>
          <w:color w:val="000000"/>
        </w:rPr>
        <w:t xml:space="preserve">f you do not have </w:t>
      </w:r>
      <w:r>
        <w:rPr>
          <w:rFonts w:eastAsia="Times New Roman" w:cstheme="minorHAnsi"/>
          <w:color w:val="000000"/>
        </w:rPr>
        <w:t xml:space="preserve">the required number of </w:t>
      </w:r>
      <w:r w:rsidR="00214B97">
        <w:rPr>
          <w:rFonts w:eastAsia="Times New Roman" w:cstheme="minorHAnsi"/>
          <w:color w:val="000000"/>
        </w:rPr>
        <w:t xml:space="preserve">corpses (the required material focus) for animating undead, you </w:t>
      </w:r>
      <w:r>
        <w:rPr>
          <w:rFonts w:eastAsia="Times New Roman" w:cstheme="minorHAnsi"/>
          <w:color w:val="000000"/>
        </w:rPr>
        <w:t xml:space="preserve">use corpses </w:t>
      </w:r>
      <w:r w:rsidR="00214B97">
        <w:rPr>
          <w:rFonts w:eastAsia="Times New Roman" w:cstheme="minorHAnsi"/>
          <w:color w:val="000000"/>
        </w:rPr>
        <w:t xml:space="preserve">from any place </w:t>
      </w:r>
      <w:r>
        <w:rPr>
          <w:rFonts w:eastAsia="Times New Roman" w:cstheme="minorHAnsi"/>
          <w:color w:val="000000"/>
        </w:rPr>
        <w:t xml:space="preserve">so long as you are within 1 mile of a graveyard, </w:t>
      </w:r>
      <w:r w:rsidR="00214B97">
        <w:rPr>
          <w:rFonts w:eastAsia="Times New Roman" w:cstheme="minorHAnsi"/>
          <w:color w:val="000000"/>
        </w:rPr>
        <w:t>mass grave</w:t>
      </w:r>
      <w:r>
        <w:rPr>
          <w:rFonts w:eastAsia="Times New Roman" w:cstheme="minorHAnsi"/>
          <w:color w:val="000000"/>
        </w:rPr>
        <w:t xml:space="preserve">, battlefield, or any location with sufficient </w:t>
      </w:r>
      <w:r w:rsidR="00D7212B">
        <w:rPr>
          <w:rFonts w:eastAsia="Times New Roman" w:cstheme="minorHAnsi"/>
          <w:color w:val="000000"/>
        </w:rPr>
        <w:t>number</w:t>
      </w:r>
      <w:r>
        <w:rPr>
          <w:rFonts w:eastAsia="Times New Roman" w:cstheme="minorHAnsi"/>
          <w:color w:val="000000"/>
        </w:rPr>
        <w:t xml:space="preserve"> of corpses so long as they are not on </w:t>
      </w:r>
      <w:r w:rsidR="00214B97">
        <w:rPr>
          <w:rFonts w:eastAsia="Times New Roman" w:cstheme="minorHAnsi"/>
          <w:color w:val="000000"/>
        </w:rPr>
        <w:t xml:space="preserve">hallowed ground. </w:t>
      </w:r>
      <w:r>
        <w:rPr>
          <w:rFonts w:eastAsia="Times New Roman" w:cstheme="minorHAnsi"/>
          <w:color w:val="000000"/>
        </w:rPr>
        <w:t>T</w:t>
      </w:r>
      <w:r w:rsidR="00214B97">
        <w:rPr>
          <w:rFonts w:eastAsia="Times New Roman" w:cstheme="minorHAnsi"/>
          <w:color w:val="000000"/>
        </w:rPr>
        <w:t xml:space="preserve">he earth must be loose enough for the zombies to dig their way out. </w:t>
      </w:r>
      <w:r>
        <w:rPr>
          <w:rFonts w:eastAsia="Times New Roman" w:cstheme="minorHAnsi"/>
          <w:color w:val="000000"/>
        </w:rPr>
        <w:t xml:space="preserve">The temporary undead you create from casting </w:t>
      </w:r>
      <w:r w:rsidR="00601A39">
        <w:rPr>
          <w:rFonts w:eastAsia="Times New Roman" w:cstheme="minorHAnsi"/>
          <w:i/>
          <w:iCs/>
          <w:color w:val="000000"/>
        </w:rPr>
        <w:t>conjure undead</w:t>
      </w:r>
      <w:r>
        <w:rPr>
          <w:rFonts w:eastAsia="Times New Roman" w:cstheme="minorHAnsi"/>
          <w:color w:val="000000"/>
        </w:rPr>
        <w:t xml:space="preserve"> require the corpses to be within 30 feet, however. </w:t>
      </w:r>
    </w:p>
    <w:p w14:paraId="26A7A7BE" w14:textId="77777777" w:rsidR="00AB25EF" w:rsidRPr="000D5DB5" w:rsidRDefault="00AB25EF">
      <w:pPr>
        <w:contextualSpacing/>
        <w:rPr>
          <w:rFonts w:eastAsia="Times New Roman" w:cstheme="minorHAnsi"/>
          <w:sz w:val="24"/>
          <w:szCs w:val="24"/>
        </w:rPr>
      </w:pPr>
    </w:p>
    <w:p w14:paraId="08DAE690" w14:textId="77777777" w:rsidR="009D6F40" w:rsidRDefault="00AB25EF" w:rsidP="009D6F40">
      <w:pPr>
        <w:contextualSpacing/>
        <w:rPr>
          <w:rFonts w:eastAsia="Times New Roman" w:cstheme="minorHAnsi"/>
          <w:color w:val="000000"/>
        </w:rPr>
      </w:pPr>
      <w:r w:rsidRPr="000D5DB5">
        <w:rPr>
          <w:rFonts w:eastAsia="Times New Roman" w:cstheme="minorHAnsi"/>
          <w:b/>
          <w:bCs/>
          <w:color w:val="000000"/>
        </w:rPr>
        <w:t>Unholy Champion</w:t>
      </w:r>
      <w:r w:rsidRPr="000D5DB5">
        <w:rPr>
          <w:rFonts w:eastAsia="Times New Roman" w:cstheme="minorHAnsi"/>
          <w:color w:val="000000"/>
        </w:rPr>
        <w:t xml:space="preserve">. Starting at 20th level, </w:t>
      </w:r>
      <w:r w:rsidR="009D6F40">
        <w:rPr>
          <w:rFonts w:eastAsia="Times New Roman" w:cstheme="minorHAnsi"/>
          <w:color w:val="000000"/>
        </w:rPr>
        <w:t xml:space="preserve">you gain the </w:t>
      </w:r>
      <w:r w:rsidR="009D6F40">
        <w:rPr>
          <w:rFonts w:eastAsia="Times New Roman" w:cstheme="minorHAnsi"/>
          <w:i/>
          <w:iCs/>
          <w:color w:val="000000"/>
        </w:rPr>
        <w:t xml:space="preserve">avatar form </w:t>
      </w:r>
      <w:r w:rsidR="009D6F40">
        <w:rPr>
          <w:rFonts w:eastAsia="Times New Roman" w:cstheme="minorHAnsi"/>
          <w:color w:val="000000"/>
        </w:rPr>
        <w:t>death knight spell for no cost if you didn’t already have it. Furthermore, you augment the spell in the following ways:</w:t>
      </w:r>
    </w:p>
    <w:p w14:paraId="50CBE12D" w14:textId="77777777" w:rsidR="00AB25EF" w:rsidRPr="000D5DB5" w:rsidRDefault="00D928A8" w:rsidP="00214B97">
      <w:pPr>
        <w:numPr>
          <w:ilvl w:val="0"/>
          <w:numId w:val="3"/>
        </w:numPr>
        <w:ind w:left="0" w:firstLine="0"/>
        <w:contextualSpacing/>
        <w:textAlignment w:val="baseline"/>
        <w:rPr>
          <w:rFonts w:eastAsia="Times New Roman" w:cstheme="minorHAnsi"/>
          <w:color w:val="000000"/>
        </w:rPr>
      </w:pPr>
      <w:r>
        <w:rPr>
          <w:rFonts w:eastAsia="Times New Roman" w:cstheme="minorHAnsi"/>
          <w:color w:val="000000"/>
        </w:rPr>
        <w:t>Y</w:t>
      </w:r>
      <w:r w:rsidR="00AB25EF" w:rsidRPr="000D5DB5">
        <w:rPr>
          <w:rFonts w:eastAsia="Times New Roman" w:cstheme="minorHAnsi"/>
          <w:color w:val="000000"/>
        </w:rPr>
        <w:t>ou are instantly healed for 3d8</w:t>
      </w:r>
      <w:r w:rsidR="00214B97">
        <w:rPr>
          <w:rFonts w:eastAsia="Times New Roman" w:cstheme="minorHAnsi"/>
          <w:color w:val="000000"/>
        </w:rPr>
        <w:t xml:space="preserve"> </w:t>
      </w:r>
      <w:r w:rsidR="00AB25EF" w:rsidRPr="000D5DB5">
        <w:rPr>
          <w:rFonts w:eastAsia="Times New Roman" w:cstheme="minorHAnsi"/>
          <w:color w:val="000000"/>
        </w:rPr>
        <w:t>+</w:t>
      </w:r>
      <w:r w:rsidR="00214B97">
        <w:rPr>
          <w:rFonts w:eastAsia="Times New Roman" w:cstheme="minorHAnsi"/>
          <w:color w:val="000000"/>
        </w:rPr>
        <w:t xml:space="preserve"> </w:t>
      </w:r>
      <w:r w:rsidR="00AB25EF" w:rsidRPr="000D5DB5">
        <w:rPr>
          <w:rFonts w:eastAsia="Times New Roman" w:cstheme="minorHAnsi"/>
          <w:color w:val="000000"/>
        </w:rPr>
        <w:t xml:space="preserve">10 </w:t>
      </w:r>
      <w:r w:rsidR="00214B97">
        <w:rPr>
          <w:rFonts w:eastAsia="Times New Roman" w:cstheme="minorHAnsi"/>
          <w:color w:val="000000"/>
        </w:rPr>
        <w:t>hit points</w:t>
      </w:r>
      <w:r w:rsidR="00AB25EF" w:rsidRPr="000D5DB5">
        <w:rPr>
          <w:rFonts w:eastAsia="Times New Roman" w:cstheme="minorHAnsi"/>
          <w:color w:val="000000"/>
        </w:rPr>
        <w:t>.</w:t>
      </w:r>
      <w:r w:rsidR="009D6F40">
        <w:rPr>
          <w:rFonts w:eastAsia="Times New Roman" w:cstheme="minorHAnsi"/>
          <w:color w:val="000000"/>
        </w:rPr>
        <w:t xml:space="preserve"> The healing increases by 1d8 per spell level above 3rd. </w:t>
      </w:r>
    </w:p>
    <w:p w14:paraId="388A6466" w14:textId="77777777" w:rsidR="00AB25EF" w:rsidRPr="000D5DB5" w:rsidRDefault="00214B97" w:rsidP="00214B97">
      <w:pPr>
        <w:numPr>
          <w:ilvl w:val="0"/>
          <w:numId w:val="3"/>
        </w:numPr>
        <w:ind w:left="0" w:firstLine="0"/>
        <w:contextualSpacing/>
        <w:textAlignment w:val="baseline"/>
        <w:rPr>
          <w:rFonts w:eastAsia="Times New Roman" w:cstheme="minorHAnsi"/>
          <w:color w:val="000000"/>
        </w:rPr>
      </w:pPr>
      <w:r>
        <w:rPr>
          <w:rFonts w:eastAsia="Times New Roman" w:cstheme="minorHAnsi"/>
          <w:color w:val="000000"/>
        </w:rPr>
        <w:t xml:space="preserve">You become </w:t>
      </w:r>
      <w:r w:rsidR="00AB25EF" w:rsidRPr="000D5DB5">
        <w:rPr>
          <w:rFonts w:eastAsia="Times New Roman" w:cstheme="minorHAnsi"/>
          <w:color w:val="000000"/>
        </w:rPr>
        <w:t>resistant to damage from good aligned targets (or magical weapons)</w:t>
      </w:r>
      <w:r w:rsidR="009D6F40">
        <w:rPr>
          <w:rFonts w:eastAsia="Times New Roman" w:cstheme="minorHAnsi"/>
          <w:color w:val="000000"/>
        </w:rPr>
        <w:t xml:space="preserve"> as well as to shadow damage</w:t>
      </w:r>
      <w:r w:rsidR="00AB25EF" w:rsidRPr="000D5DB5">
        <w:rPr>
          <w:rFonts w:eastAsia="Times New Roman" w:cstheme="minorHAnsi"/>
          <w:color w:val="000000"/>
        </w:rPr>
        <w:t>.</w:t>
      </w:r>
    </w:p>
    <w:p w14:paraId="303A69DC" w14:textId="77777777" w:rsidR="00AB25EF" w:rsidRPr="000D5DB5" w:rsidRDefault="00AB25EF" w:rsidP="00214B97">
      <w:pPr>
        <w:numPr>
          <w:ilvl w:val="0"/>
          <w:numId w:val="3"/>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Any undead </w:t>
      </w:r>
      <w:r w:rsidR="009D6F40">
        <w:rPr>
          <w:rFonts w:eastAsia="Times New Roman" w:cstheme="minorHAnsi"/>
          <w:color w:val="000000"/>
        </w:rPr>
        <w:t xml:space="preserve">within any </w:t>
      </w:r>
      <w:r w:rsidR="00CB1D2A">
        <w:rPr>
          <w:rFonts w:eastAsia="Times New Roman" w:cstheme="minorHAnsi"/>
          <w:color w:val="000000"/>
        </w:rPr>
        <w:t xml:space="preserve">active </w:t>
      </w:r>
      <w:r w:rsidR="009D6F40">
        <w:rPr>
          <w:rFonts w:eastAsia="Times New Roman" w:cstheme="minorHAnsi"/>
          <w:color w:val="000000"/>
        </w:rPr>
        <w:t xml:space="preserve">aura you have </w:t>
      </w:r>
      <w:r w:rsidRPr="000D5DB5">
        <w:rPr>
          <w:rFonts w:eastAsia="Times New Roman" w:cstheme="minorHAnsi"/>
          <w:color w:val="000000"/>
        </w:rPr>
        <w:t xml:space="preserve">regains 2d6 hit points every round. This cannot exceed half </w:t>
      </w:r>
      <w:r w:rsidR="00214B97">
        <w:rPr>
          <w:rFonts w:eastAsia="Times New Roman" w:cstheme="minorHAnsi"/>
          <w:color w:val="000000"/>
        </w:rPr>
        <w:t xml:space="preserve">their </w:t>
      </w:r>
      <w:r w:rsidRPr="000D5DB5">
        <w:rPr>
          <w:rFonts w:eastAsia="Times New Roman" w:cstheme="minorHAnsi"/>
          <w:color w:val="000000"/>
        </w:rPr>
        <w:t>total hit points.</w:t>
      </w:r>
      <w:r w:rsidR="00D928A8">
        <w:rPr>
          <w:rFonts w:eastAsia="Times New Roman" w:cstheme="minorHAnsi"/>
          <w:color w:val="000000"/>
        </w:rPr>
        <w:t xml:space="preserve"> </w:t>
      </w:r>
    </w:p>
    <w:p w14:paraId="4BFBD75E" w14:textId="77777777" w:rsidR="00D928A8" w:rsidRPr="000D5DB5" w:rsidRDefault="00D928A8">
      <w:pPr>
        <w:contextualSpacing/>
        <w:rPr>
          <w:rFonts w:eastAsia="Times New Roman" w:cstheme="minorHAnsi"/>
          <w:sz w:val="24"/>
          <w:szCs w:val="24"/>
        </w:rPr>
      </w:pPr>
    </w:p>
    <w:p w14:paraId="1781FEB4" w14:textId="77777777" w:rsidR="00AB25EF" w:rsidRPr="000D5DB5" w:rsidRDefault="00CE4AA5">
      <w:pPr>
        <w:contextualSpacing/>
        <w:outlineLvl w:val="1"/>
        <w:rPr>
          <w:rFonts w:eastAsia="Times New Roman" w:cstheme="minorHAnsi"/>
          <w:b/>
          <w:bCs/>
          <w:sz w:val="36"/>
          <w:szCs w:val="36"/>
        </w:rPr>
      </w:pPr>
      <w:bookmarkStart w:id="1718" w:name="_Toc509138733"/>
      <w:bookmarkStart w:id="1719" w:name="_Toc54196389"/>
      <w:r w:rsidRPr="00965B49">
        <w:rPr>
          <w:noProof/>
        </w:rPr>
        <w:drawing>
          <wp:anchor distT="0" distB="0" distL="114300" distR="114300" simplePos="0" relativeHeight="251660288" behindDoc="0" locked="0" layoutInCell="1" allowOverlap="1" wp14:anchorId="09369DE8" wp14:editId="0F547B5E">
            <wp:simplePos x="0" y="0"/>
            <wp:positionH relativeFrom="column">
              <wp:posOffset>3627120</wp:posOffset>
            </wp:positionH>
            <wp:positionV relativeFrom="paragraph">
              <wp:posOffset>3175</wp:posOffset>
            </wp:positionV>
            <wp:extent cx="1863090" cy="1957705"/>
            <wp:effectExtent l="0" t="0" r="0" b="0"/>
            <wp:wrapSquare wrapText="bothSides"/>
            <wp:docPr id="8" name="image10.png" descr="Druid_crest.png"/>
            <wp:cNvGraphicFramePr/>
            <a:graphic xmlns:a="http://schemas.openxmlformats.org/drawingml/2006/main">
              <a:graphicData uri="http://schemas.openxmlformats.org/drawingml/2006/picture">
                <pic:pic xmlns:pic="http://schemas.openxmlformats.org/drawingml/2006/picture">
                  <pic:nvPicPr>
                    <pic:cNvPr id="0" name="image10.png" descr="Druid_crest.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863090" cy="1957705"/>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Druid (DRD)</w:t>
      </w:r>
      <w:bookmarkEnd w:id="1718"/>
      <w:bookmarkEnd w:id="1719"/>
    </w:p>
    <w:p w14:paraId="7114F2CA" w14:textId="77777777" w:rsidR="00226181" w:rsidRPr="00965B49" w:rsidRDefault="00226181" w:rsidP="00226181">
      <w:r>
        <w:t xml:space="preserve">The night elf notices </w:t>
      </w:r>
      <w:r w:rsidRPr="00965B49">
        <w:t>a broken blade</w:t>
      </w:r>
      <w:r>
        <w:t xml:space="preserve"> of familiar design</w:t>
      </w:r>
      <w:r w:rsidRPr="00965B49">
        <w:t xml:space="preserve">, </w:t>
      </w:r>
      <w:r>
        <w:t xml:space="preserve">and then a </w:t>
      </w:r>
      <w:r w:rsidRPr="00965B49">
        <w:t xml:space="preserve">disturbance in the distance. She rises, and runs toward the sound, leaping through the forest expertly and silently. As she comes to a waterfall, she leaps off the edge of the cliff, a wave of purple mist enveloping her, as she </w:t>
      </w:r>
      <w:r>
        <w:t>shapeshifts</w:t>
      </w:r>
      <w:r w:rsidRPr="00965B49">
        <w:t xml:space="preserve"> into a </w:t>
      </w:r>
      <w:r>
        <w:t>saber cat, prepared for further pursuit</w:t>
      </w:r>
      <w:r w:rsidRPr="00965B49">
        <w:t>.</w:t>
      </w:r>
    </w:p>
    <w:p w14:paraId="4BB32073" w14:textId="77777777" w:rsidR="00226181" w:rsidRDefault="00226181" w:rsidP="00226181"/>
    <w:p w14:paraId="31F0B95D" w14:textId="77777777" w:rsidR="00226181" w:rsidRDefault="00226181" w:rsidP="00226181">
      <w:r>
        <w:t>An ancient troll stands quietly atop an equally old ziggurat, eyes narrowing against the bright red sunrise. In the distance, the waves bring the promise of war as ships sail towards his homeland. He speaks a prayer to the Loa, before shapeshifting into a leathery-winged primordial pterrordax, and rising upon the winds to scout the danger approaching his home.</w:t>
      </w:r>
    </w:p>
    <w:p w14:paraId="7B03F99A" w14:textId="77777777" w:rsidR="00226181" w:rsidRDefault="00226181" w:rsidP="00226181"/>
    <w:p w14:paraId="628B7A76" w14:textId="77777777" w:rsidR="00226181" w:rsidRDefault="00226181" w:rsidP="00226181">
      <w:r w:rsidRPr="00965B49">
        <w:t>A worgen stalks the forest, hunting her quarry</w:t>
      </w:r>
      <w:r>
        <w:t>, smelling blood</w:t>
      </w:r>
      <w:r w:rsidRPr="00965B49">
        <w:t xml:space="preserve">. </w:t>
      </w:r>
      <w:r>
        <w:t xml:space="preserve">She emerges to a worgen stirred into a blood-frenzy upon a wounded human, prepared to bite it. She shouts, causing the mindless beast to turn to her. She raises her hand, bringing a pillar of moonlight down, searing the worgen’s fur. As the blinding light subsides, an unconscious human lies on the grass, curse overwhelmed by the moon-goddess’s holy strength.  </w:t>
      </w:r>
    </w:p>
    <w:p w14:paraId="1BE5E1E7" w14:textId="77777777" w:rsidR="00226181" w:rsidRDefault="00226181" w:rsidP="00226181"/>
    <w:p w14:paraId="5D181702" w14:textId="77777777" w:rsidR="00226181" w:rsidRDefault="00226181" w:rsidP="00226181">
      <w:r w:rsidRPr="00965B49">
        <w:t>Druids are keepers of the world who walk the path of nature, following the wisdom of the Ancients and Cenarius, healing and nurturing the world. To druids, nature is a delicate balance of actions in which even the smallest imbalance can create storming turmoil from peaceful skies. Druids draw their power from this natural energy, using it to change their shapes and command the forces of nature. Traditionally, druids chose the path of a specific animal totem. Since the invasion of the Burning Legion, however, most druids have undergone a number of reforms, including encouraging the study of magic from all totems. Druids who do this are known as druids of the wild.</w:t>
      </w:r>
    </w:p>
    <w:p w14:paraId="00379B7F" w14:textId="77777777" w:rsidR="00226181" w:rsidRDefault="00226181">
      <w:pPr>
        <w:contextualSpacing/>
        <w:rPr>
          <w:rFonts w:eastAsia="Times New Roman" w:cstheme="minorHAnsi"/>
          <w:color w:val="000000"/>
        </w:rPr>
      </w:pPr>
    </w:p>
    <w:p w14:paraId="7054FC99" w14:textId="77777777" w:rsidR="00226181" w:rsidRPr="00226181" w:rsidRDefault="00226181" w:rsidP="00226181">
      <w:pPr>
        <w:contextualSpacing/>
        <w:rPr>
          <w:rFonts w:eastAsia="Times New Roman" w:cstheme="minorHAnsi"/>
          <w:b/>
          <w:bCs/>
          <w:caps/>
          <w:color w:val="000000"/>
        </w:rPr>
      </w:pPr>
      <w:r w:rsidRPr="00226181">
        <w:rPr>
          <w:rFonts w:eastAsia="Times New Roman" w:cstheme="minorHAnsi"/>
          <w:b/>
          <w:bCs/>
          <w:caps/>
          <w:color w:val="000000"/>
        </w:rPr>
        <w:t>Balance and Harmony</w:t>
      </w:r>
    </w:p>
    <w:p w14:paraId="076B72E5" w14:textId="77777777" w:rsidR="00226181" w:rsidRDefault="00226181" w:rsidP="00226181">
      <w:r w:rsidRPr="00965B49">
        <w:t xml:space="preserve">Druids harness the vast powers of nature to preserve balance and protect life. With experience, druids can unleash nature’s raw energy against their enemies, raining celestial fury on them from a great distance, binding them with enchanted vines, or ensnaring them in unrelenting cyclones. </w:t>
      </w:r>
    </w:p>
    <w:p w14:paraId="4023800D" w14:textId="77777777" w:rsidR="00226181" w:rsidRPr="00965B49" w:rsidRDefault="00226181" w:rsidP="00226181">
      <w:r w:rsidRPr="00965B49">
        <w:t>Druids can also direct this power to heal wounds and restore life to fallen allies. They are deeply in tune with the animal spirits of Azeroth. As master shapeshifters, druids can take on the forms of a variety of beasts, morphing into a bear, cat, storm crow, or sea lion with ease. This flexibility allows them to fill different roles during their adventures, tearing enemies to shreds one minute and surveying the battlefield from the sky the next. These keepers of the natural order are among the most versatile heroes in Azeroth, and they must be prepared to adjust to new challenges on a moment’s notice.</w:t>
      </w:r>
    </w:p>
    <w:p w14:paraId="2CF449CA" w14:textId="77777777" w:rsidR="00226181" w:rsidRDefault="00226181" w:rsidP="00226181">
      <w:r w:rsidRPr="00965B49">
        <w:t>Cenarius is the patron entity of all druids. However, each group of druids has its own special patrons and some even have the ability to transform into a being that looks like their patron. Many druids take on an animal companion based on their patron.</w:t>
      </w:r>
    </w:p>
    <w:p w14:paraId="32BFA6C5" w14:textId="77777777" w:rsidR="00226181" w:rsidRDefault="00226181">
      <w:pPr>
        <w:contextualSpacing/>
        <w:rPr>
          <w:rFonts w:eastAsia="Times New Roman" w:cstheme="minorHAnsi"/>
          <w:color w:val="000000"/>
        </w:rPr>
      </w:pPr>
    </w:p>
    <w:p w14:paraId="7D6DABFA" w14:textId="77777777" w:rsidR="00226181" w:rsidRPr="00226181" w:rsidRDefault="00226181" w:rsidP="00226181">
      <w:pPr>
        <w:contextualSpacing/>
        <w:rPr>
          <w:rFonts w:eastAsia="Times New Roman" w:cstheme="minorHAnsi"/>
          <w:b/>
          <w:bCs/>
          <w:caps/>
          <w:color w:val="000000"/>
        </w:rPr>
      </w:pPr>
      <w:r w:rsidRPr="00226181">
        <w:rPr>
          <w:rFonts w:eastAsia="Times New Roman" w:cstheme="minorHAnsi"/>
          <w:b/>
          <w:bCs/>
          <w:caps/>
          <w:color w:val="000000"/>
        </w:rPr>
        <w:t>Call of the Wild</w:t>
      </w:r>
    </w:p>
    <w:p w14:paraId="736BA2E8" w14:textId="77777777" w:rsidR="00226181" w:rsidRPr="00965B49" w:rsidRDefault="00226181" w:rsidP="00226181">
      <w:r w:rsidRPr="00965B49">
        <w:t>A druid's empathy with the creatures of the wild also allows him to shapeshift into the forms of other animals. For example, a wounded druid whose magical energies are running low might abruptly take on the form of a bear in order to better withstand further injury. Alternatively, the druid might shift into the form of some large cat, sneak up behind an enemy, then pounce and deliver a fierce flurry of melee attacks. Even the deepest oceans can be explored by a druid, who can simply shift into an aquatic creature, allowing him to stay underwater as long as needed.</w:t>
      </w:r>
    </w:p>
    <w:p w14:paraId="03559FB0" w14:textId="77777777" w:rsidR="00226181" w:rsidRDefault="00226181" w:rsidP="00226181">
      <w:r w:rsidRPr="00965B49">
        <w:t xml:space="preserve">Druids come and go as they please, and their goals typically have little to do with the </w:t>
      </w:r>
      <w:r>
        <w:t>‘</w:t>
      </w:r>
      <w:r w:rsidRPr="00965B49">
        <w:t>civilized</w:t>
      </w:r>
      <w:r>
        <w:t>’</w:t>
      </w:r>
      <w:r w:rsidRPr="00965B49">
        <w:t xml:space="preserve"> world. Unaffiliated with any specific government, the primary druidic organization on Azeroth, the Cenarion Circle, answers to no one but itself. </w:t>
      </w:r>
    </w:p>
    <w:p w14:paraId="06DBCABA" w14:textId="77777777" w:rsidR="00226181" w:rsidRDefault="00226181" w:rsidP="00226181">
      <w:r w:rsidRPr="00965B49">
        <w:t>The highest rank that a druid can have is that of archdruid, and there are only a few archdruids on Azeroth. At the moment the Cenarion Circle's leader is Archdruid Malfurion Stormrage, also widely considered to be the first</w:t>
      </w:r>
      <w:r>
        <w:t xml:space="preserve"> (and greatest)</w:t>
      </w:r>
      <w:r w:rsidRPr="00965B49">
        <w:t xml:space="preserve"> mortal druid on Azeroth.</w:t>
      </w:r>
    </w:p>
    <w:p w14:paraId="38FD065B" w14:textId="77777777" w:rsidR="00AB25EF" w:rsidRPr="000D5DB5" w:rsidRDefault="00AB25EF">
      <w:pPr>
        <w:contextualSpacing/>
        <w:rPr>
          <w:rFonts w:eastAsia="Times New Roman" w:cstheme="minorHAnsi"/>
          <w:sz w:val="24"/>
          <w:szCs w:val="24"/>
        </w:rPr>
      </w:pPr>
    </w:p>
    <w:p w14:paraId="5DE9A12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CREATING A DRUID</w:t>
      </w:r>
    </w:p>
    <w:p w14:paraId="66D85C09" w14:textId="77777777" w:rsidR="00226181" w:rsidRDefault="00226181" w:rsidP="00226181">
      <w:pPr>
        <w:widowControl w:val="0"/>
      </w:pPr>
      <w:r w:rsidRPr="00965B49">
        <w:t xml:space="preserve">When making a druid, consider why your character has such a close bond with nature. Perhaps your character lives in a society where druidism still thrives, or was raised by a druid after being </w:t>
      </w:r>
      <w:r w:rsidRPr="00965B49">
        <w:lastRenderedPageBreak/>
        <w:t>abandoned in the depths of a forest</w:t>
      </w:r>
      <w:r>
        <w:t xml:space="preserve">, or burdened by a terrible curse to which druidism was a cure. </w:t>
      </w:r>
    </w:p>
    <w:p w14:paraId="154FC3AD" w14:textId="77777777" w:rsidR="00226181" w:rsidRPr="00965B49" w:rsidRDefault="00226181" w:rsidP="00226181">
      <w:pPr>
        <w:widowControl w:val="0"/>
      </w:pPr>
      <w:r w:rsidRPr="00965B49">
        <w:t>Perhaps your character had a dramatic encounter with the spirits of nature, coming face to face with a giant eagle or dire wolf and surviving the experience. Maybe your character was born during an epic storm or a volcanic eruption, which was interpreted as a sign that becoming a druid was part of your character's destiny.</w:t>
      </w:r>
    </w:p>
    <w:p w14:paraId="301287BC" w14:textId="77777777" w:rsidR="000959C4" w:rsidRDefault="00226181" w:rsidP="00226181">
      <w:pPr>
        <w:widowControl w:val="0"/>
      </w:pPr>
      <w:r w:rsidRPr="00965B49">
        <w:t>Have you always been an adventurer as part of your druidic calling, or did you first spend time as a caretaker of a sacred grove or spring? Perhaps your homeland was befouled by evil, and you took up an adventuring life in hopes of finding a new home or purpose.</w:t>
      </w:r>
    </w:p>
    <w:p w14:paraId="51EE0080" w14:textId="77777777" w:rsidR="00226181" w:rsidRPr="000D5DB5" w:rsidRDefault="00226181" w:rsidP="00226181">
      <w:pPr>
        <w:contextualSpacing/>
        <w:rPr>
          <w:rFonts w:eastAsia="Times New Roman" w:cstheme="minorHAnsi"/>
          <w:sz w:val="24"/>
          <w:szCs w:val="24"/>
        </w:rPr>
      </w:pPr>
      <w:r w:rsidRPr="000D5DB5">
        <w:rPr>
          <w:rFonts w:eastAsia="Times New Roman" w:cstheme="minorHAnsi"/>
          <w:color w:val="000000"/>
        </w:rPr>
        <w:t>Druids harness the vast powers of nature to preserve balance and protect life. With experience, druids can unleash nature’s raw energy against their enemies, raining celestial fury on them from a great distance, binding them with enchanted vines, or ensnaring them in unrelenting cyclones.</w:t>
      </w:r>
    </w:p>
    <w:p w14:paraId="32961A19" w14:textId="77777777" w:rsidR="00226181" w:rsidRPr="000D5DB5" w:rsidRDefault="00226181" w:rsidP="00226181">
      <w:pPr>
        <w:contextualSpacing/>
        <w:rPr>
          <w:rFonts w:eastAsia="Times New Roman" w:cstheme="minorHAnsi"/>
          <w:sz w:val="24"/>
          <w:szCs w:val="24"/>
        </w:rPr>
      </w:pPr>
      <w:r w:rsidRPr="000D5DB5">
        <w:rPr>
          <w:rFonts w:eastAsia="Times New Roman" w:cstheme="minorHAnsi"/>
          <w:color w:val="000000"/>
        </w:rPr>
        <w:t xml:space="preserve">The druids of Azeroth nearly all belong to the circle of Cenarius. Druids otherwise corrupted still belong to the same circle. Azerothian druids are more limited in the shapes they may choose when transforming, but they gain an additional ability to empower said form. </w:t>
      </w:r>
    </w:p>
    <w:p w14:paraId="437404A1" w14:textId="77777777" w:rsidR="00226181" w:rsidRPr="00965B49" w:rsidRDefault="00226181" w:rsidP="00226181">
      <w:pPr>
        <w:widowControl w:val="0"/>
      </w:pPr>
    </w:p>
    <w:p w14:paraId="54E25C4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QUICK BUILD</w:t>
      </w:r>
    </w:p>
    <w:p w14:paraId="0AFA9D5C" w14:textId="77777777" w:rsidR="00226181" w:rsidRPr="00CE4AA5" w:rsidRDefault="00AB25EF" w:rsidP="00CE4AA5">
      <w:pPr>
        <w:contextualSpacing/>
        <w:rPr>
          <w:rFonts w:eastAsia="Times New Roman" w:cstheme="minorHAnsi"/>
          <w:color w:val="000000"/>
        </w:rPr>
      </w:pPr>
      <w:r w:rsidRPr="000D5DB5">
        <w:rPr>
          <w:rFonts w:eastAsia="Times New Roman" w:cstheme="minorHAnsi"/>
          <w:color w:val="000000"/>
        </w:rPr>
        <w:t>You can make a druid quickly by following these suggestions. First, Spirit should be your highest ability score, followed by Stamina. Second, choose the hermit background.</w:t>
      </w:r>
      <w:r w:rsidR="00226181" w:rsidRPr="00226181">
        <w:rPr>
          <w:rFonts w:eastAsia="Times New Roman" w:cstheme="minorHAnsi"/>
          <w:color w:val="000000"/>
        </w:rPr>
        <w:t xml:space="preserve"> </w:t>
      </w:r>
      <w:r w:rsidR="00226181" w:rsidRPr="000D5DB5">
        <w:rPr>
          <w:rFonts w:eastAsia="Times New Roman" w:cstheme="minorHAnsi"/>
          <w:color w:val="000000"/>
        </w:rPr>
        <w:t xml:space="preserve">Third, choose the </w:t>
      </w:r>
      <w:r w:rsidR="00226181">
        <w:rPr>
          <w:rFonts w:eastAsia="Times New Roman" w:cstheme="minorHAnsi"/>
          <w:i/>
          <w:iCs/>
          <w:color w:val="000000"/>
        </w:rPr>
        <w:t>gust</w:t>
      </w:r>
      <w:r w:rsidR="00226181" w:rsidRPr="000D5DB5">
        <w:rPr>
          <w:rFonts w:eastAsia="Times New Roman" w:cstheme="minorHAnsi"/>
          <w:color w:val="000000"/>
        </w:rPr>
        <w:t xml:space="preserve">, </w:t>
      </w:r>
      <w:r w:rsidR="00226181">
        <w:rPr>
          <w:rFonts w:eastAsia="Times New Roman" w:cstheme="minorHAnsi"/>
          <w:i/>
          <w:iCs/>
          <w:color w:val="000000"/>
        </w:rPr>
        <w:t>thorn whip</w:t>
      </w:r>
      <w:r w:rsidR="00226181" w:rsidRPr="000D5DB5">
        <w:rPr>
          <w:rFonts w:eastAsia="Times New Roman" w:cstheme="minorHAnsi"/>
          <w:color w:val="000000"/>
        </w:rPr>
        <w:t xml:space="preserve">, and </w:t>
      </w:r>
      <w:r w:rsidR="00226181">
        <w:rPr>
          <w:rFonts w:eastAsia="Times New Roman" w:cstheme="minorHAnsi"/>
          <w:i/>
          <w:iCs/>
          <w:color w:val="000000"/>
        </w:rPr>
        <w:t xml:space="preserve">wrath </w:t>
      </w:r>
      <w:r w:rsidR="00226181" w:rsidRPr="000D5DB5">
        <w:rPr>
          <w:rFonts w:eastAsia="Times New Roman" w:cstheme="minorHAnsi"/>
          <w:color w:val="000000"/>
        </w:rPr>
        <w:t xml:space="preserve">cantrips, along with the following 1st-level spells for your </w:t>
      </w:r>
      <w:r w:rsidR="00226181">
        <w:rPr>
          <w:rFonts w:eastAsia="Times New Roman" w:cstheme="minorHAnsi"/>
          <w:color w:val="000000"/>
        </w:rPr>
        <w:t>idol</w:t>
      </w:r>
      <w:r w:rsidR="00226181" w:rsidRPr="000D5DB5">
        <w:rPr>
          <w:rFonts w:eastAsia="Times New Roman" w:cstheme="minorHAnsi"/>
          <w:color w:val="000000"/>
        </w:rPr>
        <w:t xml:space="preserve">: </w:t>
      </w:r>
      <w:r w:rsidR="00CE4AA5">
        <w:rPr>
          <w:rFonts w:eastAsia="Times New Roman" w:cstheme="minorHAnsi"/>
          <w:i/>
          <w:iCs/>
          <w:color w:val="000000"/>
        </w:rPr>
        <w:t>primal roar (</w:t>
      </w:r>
      <w:r w:rsidR="00CE4AA5" w:rsidRPr="00CE4AA5">
        <w:rPr>
          <w:rFonts w:eastAsia="Times New Roman" w:cstheme="minorHAnsi"/>
          <w:i/>
          <w:iCs/>
          <w:color w:val="000000"/>
        </w:rPr>
        <w:t>abandonment</w:t>
      </w:r>
      <w:r w:rsidR="00CE4AA5">
        <w:rPr>
          <w:rFonts w:eastAsia="Times New Roman" w:cstheme="minorHAnsi"/>
          <w:i/>
          <w:iCs/>
          <w:color w:val="000000"/>
        </w:rPr>
        <w:t xml:space="preserve"> aura)</w:t>
      </w:r>
      <w:r w:rsidR="00226181">
        <w:rPr>
          <w:rFonts w:eastAsia="Times New Roman" w:cstheme="minorHAnsi"/>
          <w:i/>
          <w:iCs/>
          <w:color w:val="000000"/>
        </w:rPr>
        <w:t xml:space="preserve">, </w:t>
      </w:r>
      <w:r w:rsidR="00226181" w:rsidRPr="00226181">
        <w:rPr>
          <w:rFonts w:eastAsia="Times New Roman" w:cstheme="minorHAnsi"/>
          <w:i/>
          <w:iCs/>
          <w:color w:val="000000"/>
        </w:rPr>
        <w:t>charm (beast)</w:t>
      </w:r>
      <w:r w:rsidR="00226181">
        <w:rPr>
          <w:rFonts w:eastAsia="Times New Roman" w:cstheme="minorHAnsi"/>
          <w:i/>
          <w:iCs/>
          <w:color w:val="000000"/>
        </w:rPr>
        <w:t xml:space="preserve">, </w:t>
      </w:r>
      <w:r w:rsidR="00226181" w:rsidRPr="00226181">
        <w:rPr>
          <w:rFonts w:eastAsia="Times New Roman" w:cstheme="minorHAnsi"/>
          <w:i/>
          <w:iCs/>
          <w:color w:val="000000"/>
        </w:rPr>
        <w:t>conjure (beast)</w:t>
      </w:r>
      <w:r w:rsidR="00226181">
        <w:rPr>
          <w:rFonts w:eastAsia="Times New Roman" w:cstheme="minorHAnsi"/>
          <w:i/>
          <w:iCs/>
          <w:color w:val="000000"/>
        </w:rPr>
        <w:t xml:space="preserve">, </w:t>
      </w:r>
      <w:r w:rsidR="00226181" w:rsidRPr="00226181">
        <w:rPr>
          <w:rFonts w:eastAsia="Times New Roman" w:cstheme="minorHAnsi"/>
          <w:i/>
          <w:iCs/>
          <w:color w:val="000000"/>
        </w:rPr>
        <w:t>entangling roots</w:t>
      </w:r>
      <w:r w:rsidR="00226181">
        <w:rPr>
          <w:rFonts w:eastAsia="Times New Roman" w:cstheme="minorHAnsi"/>
          <w:i/>
          <w:iCs/>
          <w:color w:val="000000"/>
        </w:rPr>
        <w:t xml:space="preserve">, </w:t>
      </w:r>
      <w:r w:rsidR="00226181" w:rsidRPr="00226181">
        <w:rPr>
          <w:rFonts w:eastAsia="Times New Roman" w:cstheme="minorHAnsi"/>
          <w:i/>
          <w:iCs/>
          <w:color w:val="000000"/>
        </w:rPr>
        <w:t>faerie fire</w:t>
      </w:r>
      <w:r w:rsidR="00226181">
        <w:rPr>
          <w:rFonts w:eastAsia="Times New Roman" w:cstheme="minorHAnsi"/>
          <w:i/>
          <w:iCs/>
          <w:color w:val="000000"/>
        </w:rPr>
        <w:t xml:space="preserve">, </w:t>
      </w:r>
      <w:r w:rsidR="00CE4AA5">
        <w:rPr>
          <w:rFonts w:eastAsia="Times New Roman" w:cstheme="minorHAnsi"/>
          <w:color w:val="000000"/>
        </w:rPr>
        <w:t xml:space="preserve">and </w:t>
      </w:r>
      <w:r w:rsidR="00226181" w:rsidRPr="00226181">
        <w:rPr>
          <w:rFonts w:eastAsia="Times New Roman" w:cstheme="minorHAnsi"/>
          <w:i/>
          <w:iCs/>
          <w:color w:val="000000"/>
        </w:rPr>
        <w:t>rejuvenation</w:t>
      </w:r>
      <w:r w:rsidR="00CE4AA5">
        <w:rPr>
          <w:rFonts w:eastAsia="Times New Roman" w:cstheme="minorHAnsi"/>
          <w:color w:val="000000"/>
        </w:rPr>
        <w:t xml:space="preserve">. </w:t>
      </w:r>
    </w:p>
    <w:p w14:paraId="4B73812D" w14:textId="77777777" w:rsidR="00226181" w:rsidRDefault="00226181" w:rsidP="00226181">
      <w:pPr>
        <w:contextualSpacing/>
        <w:rPr>
          <w:rFonts w:eastAsia="Times New Roman" w:cstheme="minorHAnsi"/>
          <w:color w:val="000000"/>
        </w:rPr>
      </w:pPr>
    </w:p>
    <w:p w14:paraId="292F826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PROFICIENCIES</w:t>
      </w:r>
    </w:p>
    <w:p w14:paraId="1EA96D5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 xml:space="preserve">Light armor </w:t>
      </w:r>
    </w:p>
    <w:p w14:paraId="64D4CC5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Clubs, daggers, darts, javelins, maces, quarterstaffs, sickles, slings, spears</w:t>
      </w:r>
    </w:p>
    <w:p w14:paraId="52AF293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Herbalism kit</w:t>
      </w:r>
    </w:p>
    <w:p w14:paraId="24CD5BD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006645CF" w:rsidRPr="006645CF">
        <w:rPr>
          <w:rFonts w:eastAsia="Times New Roman" w:cstheme="minorHAnsi"/>
          <w:color w:val="000000"/>
        </w:rPr>
        <w:t>Charisma,</w:t>
      </w:r>
      <w:r w:rsidR="006645CF">
        <w:rPr>
          <w:rFonts w:eastAsia="Times New Roman" w:cstheme="minorHAnsi"/>
          <w:b/>
          <w:bCs/>
          <w:color w:val="000000"/>
        </w:rPr>
        <w:t xml:space="preserve"> </w:t>
      </w:r>
      <w:r w:rsidR="006645CF">
        <w:rPr>
          <w:rFonts w:eastAsia="Times New Roman" w:cstheme="minorHAnsi"/>
          <w:color w:val="000000"/>
        </w:rPr>
        <w:t xml:space="preserve">Stamina </w:t>
      </w:r>
    </w:p>
    <w:p w14:paraId="7548B1F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two from Arcana, Animal Handling, Insight, Medicine, Nature, Perception, Religion, and Survival</w:t>
      </w:r>
    </w:p>
    <w:p w14:paraId="00E0951F" w14:textId="77777777" w:rsidR="00AB25EF" w:rsidRPr="000D5DB5" w:rsidRDefault="00AB25EF">
      <w:pPr>
        <w:contextualSpacing/>
        <w:rPr>
          <w:rFonts w:eastAsia="Times New Roman" w:cstheme="minorHAnsi"/>
          <w:sz w:val="24"/>
          <w:szCs w:val="24"/>
        </w:rPr>
      </w:pPr>
    </w:p>
    <w:p w14:paraId="42C57CE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2D54D3E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druid, you have the following class features.</w:t>
      </w:r>
    </w:p>
    <w:p w14:paraId="2A52162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2A28390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Dice</w:t>
      </w:r>
      <w:r w:rsidRPr="000D5DB5">
        <w:rPr>
          <w:rFonts w:eastAsia="Times New Roman" w:cstheme="minorHAnsi"/>
          <w:color w:val="000000"/>
        </w:rPr>
        <w:t xml:space="preserve"> 1d8 per druid level</w:t>
      </w:r>
    </w:p>
    <w:p w14:paraId="64205BC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8 + your Stamina modifier</w:t>
      </w:r>
    </w:p>
    <w:p w14:paraId="486D5E1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 at Higher Levels</w:t>
      </w:r>
      <w:r w:rsidRPr="000D5DB5">
        <w:rPr>
          <w:rFonts w:eastAsia="Times New Roman" w:cstheme="minorHAnsi"/>
          <w:color w:val="000000"/>
        </w:rPr>
        <w:t xml:space="preserve"> 1d8 (or 5) + your Stamina modifier per druid level after 1st</w:t>
      </w:r>
    </w:p>
    <w:p w14:paraId="26BEB9A6" w14:textId="77777777" w:rsidR="00AB25EF" w:rsidRPr="000D5DB5" w:rsidRDefault="00AB25EF">
      <w:pPr>
        <w:contextualSpacing/>
        <w:rPr>
          <w:rFonts w:eastAsia="Times New Roman" w:cstheme="minorHAnsi"/>
          <w:sz w:val="24"/>
          <w:szCs w:val="24"/>
        </w:rPr>
      </w:pPr>
    </w:p>
    <w:p w14:paraId="7DE4D85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4F4D576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651FE350" w14:textId="77777777" w:rsidR="00AB25EF" w:rsidRPr="000D5DB5" w:rsidRDefault="00AB25EF" w:rsidP="00AA0E10">
      <w:pPr>
        <w:numPr>
          <w:ilvl w:val="0"/>
          <w:numId w:val="4"/>
        </w:numPr>
        <w:ind w:left="0" w:firstLine="0"/>
        <w:contextualSpacing/>
        <w:textAlignment w:val="baseline"/>
        <w:rPr>
          <w:rFonts w:eastAsia="Times New Roman" w:cstheme="minorHAnsi"/>
          <w:color w:val="000000"/>
        </w:rPr>
      </w:pPr>
      <w:r w:rsidRPr="000D5DB5">
        <w:rPr>
          <w:rFonts w:eastAsia="Times New Roman" w:cstheme="minorHAnsi"/>
          <w:color w:val="000000"/>
        </w:rPr>
        <w:t>(a) a quarterstaff, or (b) any simple weapon</w:t>
      </w:r>
    </w:p>
    <w:p w14:paraId="1360516D" w14:textId="77777777" w:rsidR="00AB25EF" w:rsidRPr="000D5DB5" w:rsidRDefault="00AB25EF" w:rsidP="00AA0E10">
      <w:pPr>
        <w:numPr>
          <w:ilvl w:val="0"/>
          <w:numId w:val="4"/>
        </w:numPr>
        <w:ind w:left="0" w:firstLine="0"/>
        <w:contextualSpacing/>
        <w:textAlignment w:val="baseline"/>
        <w:rPr>
          <w:rFonts w:eastAsia="Times New Roman" w:cstheme="minorHAnsi"/>
          <w:color w:val="000000"/>
        </w:rPr>
      </w:pPr>
      <w:r w:rsidRPr="000D5DB5">
        <w:rPr>
          <w:rFonts w:eastAsia="Times New Roman" w:cstheme="minorHAnsi"/>
          <w:color w:val="000000"/>
        </w:rPr>
        <w:t>(a) five javelins or (b) a sling and 10 bullets</w:t>
      </w:r>
    </w:p>
    <w:p w14:paraId="71208282" w14:textId="77777777" w:rsidR="00AB25EF" w:rsidRPr="000D5DB5" w:rsidRDefault="00AB25EF" w:rsidP="00AA0E10">
      <w:pPr>
        <w:numPr>
          <w:ilvl w:val="0"/>
          <w:numId w:val="4"/>
        </w:numPr>
        <w:ind w:left="0" w:firstLine="0"/>
        <w:contextualSpacing/>
        <w:textAlignment w:val="baseline"/>
        <w:rPr>
          <w:rFonts w:eastAsia="Times New Roman" w:cstheme="minorHAnsi"/>
          <w:color w:val="000000"/>
        </w:rPr>
      </w:pPr>
      <w:r w:rsidRPr="000D5DB5">
        <w:rPr>
          <w:rFonts w:eastAsia="Times New Roman" w:cstheme="minorHAnsi"/>
          <w:color w:val="000000"/>
        </w:rPr>
        <w:t>Leather armor, an explorer’s pack, and a druidic focus</w:t>
      </w:r>
      <w:r w:rsidR="00044833">
        <w:rPr>
          <w:rFonts w:eastAsia="Times New Roman" w:cstheme="minorHAnsi"/>
          <w:color w:val="000000"/>
        </w:rPr>
        <w:t xml:space="preserve"> (idol)</w:t>
      </w:r>
    </w:p>
    <w:p w14:paraId="073BB31C" w14:textId="77777777" w:rsidR="00AB25EF" w:rsidRPr="000D5DB5" w:rsidRDefault="00AB25EF">
      <w:pPr>
        <w:contextualSpacing/>
        <w:rPr>
          <w:rFonts w:eastAsia="Times New Roman" w:cstheme="minorHAnsi"/>
          <w:sz w:val="24"/>
          <w:szCs w:val="24"/>
        </w:rPr>
      </w:pPr>
    </w:p>
    <w:p w14:paraId="1852F2A5" w14:textId="77777777" w:rsidR="00A471E1" w:rsidRDefault="00AB25EF">
      <w:pPr>
        <w:contextualSpacing/>
        <w:rPr>
          <w:rFonts w:eastAsia="Times New Roman" w:cstheme="minorHAnsi"/>
          <w:b/>
          <w:bCs/>
          <w:color w:val="000000"/>
        </w:rPr>
      </w:pPr>
      <w:r w:rsidRPr="000D5DB5">
        <w:rPr>
          <w:rFonts w:eastAsia="Times New Roman" w:cstheme="minorHAnsi"/>
          <w:b/>
          <w:bCs/>
          <w:color w:val="000000"/>
        </w:rPr>
        <w:t>Druid Class</w:t>
      </w:r>
    </w:p>
    <w:p w14:paraId="413363A1" w14:textId="77777777" w:rsidR="00AB25EF" w:rsidRPr="000D5DB5" w:rsidRDefault="00BE38CD">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00AB25EF" w:rsidRPr="000D5DB5">
        <w:rPr>
          <w:rFonts w:eastAsia="Times New Roman" w:cstheme="minorHAnsi"/>
          <w:b/>
          <w:bCs/>
          <w:color w:val="000000"/>
        </w:rPr>
        <w:t>Proficiency</w:t>
      </w:r>
      <w:r>
        <w:rPr>
          <w:rFonts w:eastAsia="Times New Roman" w:cstheme="minorHAnsi"/>
          <w:color w:val="000000"/>
        </w:rPr>
        <w:tab/>
      </w:r>
      <w:r w:rsidR="00A471E1" w:rsidRPr="000D5DB5">
        <w:rPr>
          <w:rFonts w:eastAsia="Times New Roman" w:cstheme="minorHAnsi"/>
          <w:b/>
          <w:bCs/>
          <w:color w:val="000000"/>
        </w:rPr>
        <w:t>Features</w:t>
      </w:r>
      <w:r w:rsidR="00A471E1">
        <w:rPr>
          <w:rFonts w:eastAsia="Times New Roman" w:cstheme="minorHAnsi"/>
          <w:b/>
          <w:bCs/>
          <w:color w:val="000000"/>
        </w:rPr>
        <w:tab/>
      </w:r>
      <w:r w:rsidR="00A471E1">
        <w:rPr>
          <w:rFonts w:eastAsia="Times New Roman" w:cstheme="minorHAnsi"/>
          <w:b/>
          <w:bCs/>
          <w:color w:val="000000"/>
        </w:rPr>
        <w:tab/>
      </w:r>
      <w:r w:rsidR="00A471E1">
        <w:rPr>
          <w:rFonts w:eastAsia="Times New Roman" w:cstheme="minorHAnsi"/>
          <w:b/>
          <w:bCs/>
          <w:color w:val="000000"/>
        </w:rPr>
        <w:tab/>
      </w:r>
      <w:r w:rsidR="00A471E1">
        <w:rPr>
          <w:rFonts w:eastAsia="Times New Roman" w:cstheme="minorHAnsi"/>
          <w:b/>
          <w:bCs/>
          <w:color w:val="000000"/>
        </w:rPr>
        <w:tab/>
      </w:r>
      <w:r w:rsidR="00A471E1">
        <w:rPr>
          <w:rFonts w:eastAsia="Times New Roman" w:cstheme="minorHAnsi"/>
          <w:b/>
          <w:bCs/>
          <w:color w:val="000000"/>
        </w:rPr>
        <w:tab/>
      </w:r>
      <w:r w:rsidR="00855C8E">
        <w:rPr>
          <w:rFonts w:eastAsia="Times New Roman" w:cstheme="minorHAnsi"/>
          <w:b/>
          <w:bCs/>
          <w:color w:val="000000"/>
        </w:rPr>
        <w:t xml:space="preserve">Caster </w:t>
      </w:r>
      <w:r w:rsidR="008949C0">
        <w:rPr>
          <w:rFonts w:eastAsia="Times New Roman" w:cstheme="minorHAnsi"/>
          <w:b/>
          <w:bCs/>
          <w:color w:val="000000"/>
        </w:rPr>
        <w:t>l</w:t>
      </w:r>
      <w:r w:rsidR="00855C8E">
        <w:rPr>
          <w:rFonts w:eastAsia="Times New Roman" w:cstheme="minorHAnsi"/>
          <w:b/>
          <w:bCs/>
          <w:color w:val="000000"/>
        </w:rPr>
        <w:t>evel (Spell level)</w:t>
      </w:r>
    </w:p>
    <w:p w14:paraId="6B82007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1st</w:t>
      </w:r>
      <w:r w:rsidR="00BE38CD">
        <w:rPr>
          <w:rFonts w:eastAsia="Times New Roman" w:cstheme="minorHAnsi"/>
          <w:color w:val="000000"/>
        </w:rPr>
        <w:tab/>
      </w:r>
      <w:r w:rsidRPr="000D5DB5">
        <w:rPr>
          <w:rFonts w:eastAsia="Times New Roman" w:cstheme="minorHAnsi"/>
          <w:color w:val="000000"/>
        </w:rPr>
        <w:t>+</w:t>
      </w:r>
      <w:r w:rsidR="004F650B" w:rsidRPr="000D5DB5">
        <w:rPr>
          <w:rFonts w:eastAsia="Times New Roman" w:cstheme="minorHAnsi"/>
          <w:color w:val="000000"/>
        </w:rPr>
        <w:t>2</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Druidic, Spellcasting</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1 (1st)</w:t>
      </w:r>
    </w:p>
    <w:p w14:paraId="75589B10"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Wild shape, Druidic Circle, Ancient Power</w:t>
      </w:r>
      <w:r w:rsidR="00855C8E">
        <w:rPr>
          <w:rFonts w:eastAsia="Times New Roman" w:cstheme="minorHAnsi"/>
          <w:color w:val="000000"/>
        </w:rPr>
        <w:tab/>
        <w:t>2 (1st)</w:t>
      </w:r>
    </w:p>
    <w:p w14:paraId="634199BD"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3 (2nd)</w:t>
      </w:r>
    </w:p>
    <w:p w14:paraId="66B3DB46" w14:textId="77777777" w:rsidR="008949C0" w:rsidRDefault="00BE38CD">
      <w:pPr>
        <w:contextualSpacing/>
        <w:rPr>
          <w:rFonts w:eastAsia="Times New Roman" w:cstheme="minorHAnsi"/>
          <w:color w:val="000000"/>
        </w:rPr>
      </w:pPr>
      <w:r w:rsidRPr="000D5DB5">
        <w:rPr>
          <w:rFonts w:eastAsia="Times New Roman" w:cstheme="minorHAnsi"/>
          <w:color w:val="000000"/>
        </w:rPr>
        <w:t>4th</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Ability Score Improvement, Wild </w:t>
      </w:r>
      <w:r w:rsidR="00A471E1">
        <w:rPr>
          <w:rFonts w:eastAsia="Times New Roman" w:cstheme="minorHAnsi"/>
          <w:color w:val="000000"/>
        </w:rPr>
        <w:t>S</w:t>
      </w:r>
      <w:r w:rsidR="00A471E1" w:rsidRPr="000D5DB5">
        <w:rPr>
          <w:rFonts w:eastAsia="Times New Roman" w:cstheme="minorHAnsi"/>
          <w:color w:val="000000"/>
        </w:rPr>
        <w:t>hape</w:t>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4 (2nd)</w:t>
      </w:r>
    </w:p>
    <w:p w14:paraId="1CEFF0B0" w14:textId="77777777" w:rsidR="00AB25EF" w:rsidRPr="000D5DB5" w:rsidRDefault="00214B97" w:rsidP="00214B97">
      <w:pPr>
        <w:ind w:left="1440" w:firstLine="720"/>
        <w:contextualSpacing/>
        <w:rPr>
          <w:rFonts w:eastAsia="Times New Roman" w:cstheme="minorHAnsi"/>
          <w:sz w:val="24"/>
          <w:szCs w:val="24"/>
        </w:rPr>
      </w:pPr>
      <w:r>
        <w:rPr>
          <w:rFonts w:eastAsia="Times New Roman" w:cstheme="minorHAnsi"/>
          <w:color w:val="000000"/>
        </w:rPr>
        <w:lastRenderedPageBreak/>
        <w:t>I</w:t>
      </w:r>
      <w:r w:rsidR="00AB25EF" w:rsidRPr="000D5DB5">
        <w:rPr>
          <w:rFonts w:eastAsia="Times New Roman" w:cstheme="minorHAnsi"/>
          <w:color w:val="000000"/>
        </w:rPr>
        <w:t>mprovement (Water)</w:t>
      </w:r>
    </w:p>
    <w:p w14:paraId="3BF144C3"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5 (3rd)</w:t>
      </w:r>
    </w:p>
    <w:p w14:paraId="31E7C8DA"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6th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Druid Circle Feature</w:t>
      </w:r>
      <w:r w:rsidR="00A471E1">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ab/>
      </w:r>
      <w:r w:rsidR="00A471E1">
        <w:rPr>
          <w:rFonts w:eastAsia="Times New Roman" w:cstheme="minorHAnsi"/>
          <w:color w:val="000000"/>
        </w:rPr>
        <w:tab/>
      </w:r>
      <w:r w:rsidR="00855C8E">
        <w:rPr>
          <w:rFonts w:eastAsia="Times New Roman" w:cstheme="minorHAnsi"/>
          <w:color w:val="000000"/>
        </w:rPr>
        <w:t>6 (3rd)</w:t>
      </w:r>
    </w:p>
    <w:p w14:paraId="24112F22"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855C8E">
        <w:rPr>
          <w:rFonts w:eastAsia="Times New Roman" w:cstheme="minorHAnsi"/>
          <w:color w:val="000000"/>
        </w:rPr>
        <w:tab/>
      </w:r>
      <w:r w:rsidR="00855C8E">
        <w:rPr>
          <w:rFonts w:eastAsia="Times New Roman" w:cstheme="minorHAnsi"/>
          <w:color w:val="000000"/>
        </w:rPr>
        <w:tab/>
      </w:r>
      <w:r w:rsidR="00855C8E">
        <w:rPr>
          <w:rFonts w:eastAsia="Times New Roman" w:cstheme="minorHAnsi"/>
          <w:color w:val="000000"/>
        </w:rPr>
        <w:tab/>
      </w:r>
      <w:r w:rsidR="00855C8E">
        <w:rPr>
          <w:rFonts w:eastAsia="Times New Roman" w:cstheme="minorHAnsi"/>
          <w:color w:val="000000"/>
        </w:rPr>
        <w:tab/>
      </w:r>
      <w:r w:rsidR="00855C8E">
        <w:rPr>
          <w:rFonts w:eastAsia="Times New Roman" w:cstheme="minorHAnsi"/>
          <w:color w:val="000000"/>
        </w:rPr>
        <w:tab/>
      </w:r>
      <w:r w:rsidR="00855C8E">
        <w:rPr>
          <w:rFonts w:eastAsia="Times New Roman" w:cstheme="minorHAnsi"/>
          <w:color w:val="000000"/>
        </w:rPr>
        <w:tab/>
        <w:t>7 (4th)</w:t>
      </w:r>
    </w:p>
    <w:p w14:paraId="424A0052" w14:textId="77777777" w:rsidR="00214B97" w:rsidRDefault="00BE38CD" w:rsidP="00214B97">
      <w:pPr>
        <w:contextualSpacing/>
        <w:rPr>
          <w:rFonts w:eastAsia="Times New Roman" w:cstheme="minorHAnsi"/>
          <w:color w:val="000000"/>
        </w:rPr>
      </w:pPr>
      <w:r w:rsidRPr="000D5DB5">
        <w:rPr>
          <w:rFonts w:eastAsia="Times New Roman" w:cstheme="minorHAnsi"/>
          <w:color w:val="000000"/>
        </w:rPr>
        <w:t>8t</w:t>
      </w:r>
      <w:r>
        <w:rPr>
          <w:rFonts w:eastAsia="Times New Roman" w:cstheme="minorHAnsi"/>
          <w:color w:val="000000"/>
        </w:rPr>
        <w: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Ability Score Improvement, Wild </w:t>
      </w:r>
      <w:r w:rsidR="00A471E1">
        <w:rPr>
          <w:rFonts w:eastAsia="Times New Roman" w:cstheme="minorHAnsi"/>
          <w:color w:val="000000"/>
        </w:rPr>
        <w:t>S</w:t>
      </w:r>
      <w:r w:rsidR="00A471E1" w:rsidRPr="000D5DB5">
        <w:rPr>
          <w:rFonts w:eastAsia="Times New Roman" w:cstheme="minorHAnsi"/>
          <w:color w:val="000000"/>
        </w:rPr>
        <w:t xml:space="preserve">hape </w:t>
      </w:r>
      <w:r w:rsidR="00214B97">
        <w:rPr>
          <w:rFonts w:eastAsia="Times New Roman" w:cstheme="minorHAnsi"/>
          <w:color w:val="000000"/>
        </w:rPr>
        <w:tab/>
      </w:r>
      <w:r w:rsidR="00214B97">
        <w:rPr>
          <w:rFonts w:eastAsia="Times New Roman" w:cstheme="minorHAnsi"/>
          <w:color w:val="000000"/>
        </w:rPr>
        <w:tab/>
        <w:t>8 (4th)</w:t>
      </w:r>
    </w:p>
    <w:p w14:paraId="2BFB22E1" w14:textId="77777777" w:rsidR="00AB25EF" w:rsidRPr="00855C8E" w:rsidRDefault="00214B97" w:rsidP="00214B97">
      <w:pPr>
        <w:ind w:left="1440" w:firstLine="720"/>
        <w:contextualSpacing/>
        <w:rPr>
          <w:rFonts w:eastAsia="Times New Roman" w:cstheme="minorHAnsi"/>
          <w:color w:val="000000"/>
        </w:rPr>
      </w:pPr>
      <w:r>
        <w:rPr>
          <w:rFonts w:eastAsia="Times New Roman" w:cstheme="minorHAnsi"/>
          <w:color w:val="000000"/>
        </w:rPr>
        <w:t>I</w:t>
      </w:r>
      <w:r w:rsidR="00AB25EF" w:rsidRPr="000D5DB5">
        <w:rPr>
          <w:rFonts w:eastAsia="Times New Roman" w:cstheme="minorHAnsi"/>
          <w:color w:val="000000"/>
        </w:rPr>
        <w:t>mprovement (Air)</w:t>
      </w:r>
    </w:p>
    <w:p w14:paraId="5C75EA74"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9 (5th)</w:t>
      </w:r>
    </w:p>
    <w:p w14:paraId="32B04061"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10th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Druid Circle Feature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10 (5th)</w:t>
      </w:r>
    </w:p>
    <w:p w14:paraId="2EA293B8"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11th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11 (6th)</w:t>
      </w:r>
    </w:p>
    <w:p w14:paraId="2E09C273" w14:textId="77777777" w:rsidR="00214B97" w:rsidRDefault="00BE38CD">
      <w:pPr>
        <w:contextualSpacing/>
        <w:rPr>
          <w:rFonts w:eastAsia="Times New Roman" w:cstheme="minorHAnsi"/>
          <w:color w:val="000000"/>
        </w:rPr>
      </w:pPr>
      <w:r w:rsidRPr="000D5DB5">
        <w:rPr>
          <w:rFonts w:eastAsia="Times New Roman" w:cstheme="minorHAnsi"/>
          <w:color w:val="000000"/>
        </w:rPr>
        <w:t>12th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Ability Score Improvement, Wild </w:t>
      </w:r>
      <w:r w:rsidR="00A471E1">
        <w:rPr>
          <w:rFonts w:eastAsia="Times New Roman" w:cstheme="minorHAnsi"/>
          <w:color w:val="000000"/>
        </w:rPr>
        <w:t>S</w:t>
      </w:r>
      <w:r w:rsidR="00A471E1" w:rsidRPr="000D5DB5">
        <w:rPr>
          <w:rFonts w:eastAsia="Times New Roman" w:cstheme="minorHAnsi"/>
          <w:color w:val="000000"/>
        </w:rPr>
        <w:t>hape</w:t>
      </w:r>
      <w:r w:rsidR="00A520D0">
        <w:rPr>
          <w:rFonts w:eastAsia="Times New Roman" w:cstheme="minorHAnsi"/>
          <w:color w:val="000000"/>
        </w:rPr>
        <w:tab/>
      </w:r>
      <w:r w:rsidR="00A520D0">
        <w:rPr>
          <w:rFonts w:eastAsia="Times New Roman" w:cstheme="minorHAnsi"/>
          <w:color w:val="000000"/>
        </w:rPr>
        <w:tab/>
      </w:r>
      <w:r w:rsidR="00214B97">
        <w:rPr>
          <w:rFonts w:eastAsia="Times New Roman" w:cstheme="minorHAnsi"/>
          <w:color w:val="000000"/>
        </w:rPr>
        <w:t>12 (6th)</w:t>
      </w:r>
    </w:p>
    <w:p w14:paraId="47758FFE" w14:textId="77777777" w:rsidR="00AB25EF" w:rsidRPr="000D5DB5" w:rsidRDefault="00214B97" w:rsidP="00214B97">
      <w:pPr>
        <w:ind w:left="1440" w:firstLine="720"/>
        <w:contextualSpacing/>
        <w:rPr>
          <w:rFonts w:eastAsia="Times New Roman" w:cstheme="minorHAnsi"/>
          <w:sz w:val="24"/>
          <w:szCs w:val="24"/>
        </w:rPr>
      </w:pPr>
      <w:r>
        <w:rPr>
          <w:rFonts w:eastAsia="Times New Roman" w:cstheme="minorHAnsi"/>
          <w:color w:val="000000"/>
        </w:rPr>
        <w:t>I</w:t>
      </w:r>
      <w:r w:rsidR="00AB25EF" w:rsidRPr="000D5DB5">
        <w:rPr>
          <w:rFonts w:eastAsia="Times New Roman" w:cstheme="minorHAnsi"/>
          <w:color w:val="000000"/>
        </w:rPr>
        <w:t>mprovement (Plant)</w:t>
      </w:r>
    </w:p>
    <w:p w14:paraId="0421D16D"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13 (7th)</w:t>
      </w:r>
    </w:p>
    <w:p w14:paraId="206C076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14th</w:t>
      </w:r>
      <w:r w:rsidR="00BE38CD">
        <w:rPr>
          <w:rFonts w:eastAsia="Times New Roman" w:cstheme="minorHAnsi"/>
          <w:color w:val="000000"/>
        </w:rPr>
        <w:tab/>
      </w:r>
      <w:r w:rsidRPr="000D5DB5">
        <w:rPr>
          <w:rFonts w:eastAsia="Times New Roman" w:cstheme="minorHAnsi"/>
          <w:color w:val="000000"/>
        </w:rPr>
        <w:t>+5</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Druid Circle Feature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14 (7th)</w:t>
      </w:r>
    </w:p>
    <w:p w14:paraId="6B640AB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15th</w:t>
      </w:r>
      <w:r w:rsidR="00BE38CD">
        <w:rPr>
          <w:rFonts w:eastAsia="Times New Roman" w:cstheme="minorHAnsi"/>
          <w:color w:val="000000"/>
        </w:rPr>
        <w:tab/>
      </w:r>
      <w:r w:rsidRPr="000D5DB5">
        <w:rPr>
          <w:rFonts w:eastAsia="Times New Roman" w:cstheme="minorHAnsi"/>
          <w:color w:val="000000"/>
        </w:rPr>
        <w:t>+5</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15 (8th)</w:t>
      </w:r>
    </w:p>
    <w:p w14:paraId="77FB558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16th</w:t>
      </w:r>
      <w:r w:rsidR="00BE38CD">
        <w:rPr>
          <w:rFonts w:eastAsia="Times New Roman" w:cstheme="minorHAnsi"/>
          <w:color w:val="000000"/>
        </w:rPr>
        <w:tab/>
      </w:r>
      <w:r w:rsidRPr="000D5DB5">
        <w:rPr>
          <w:rFonts w:eastAsia="Times New Roman" w:cstheme="minorHAnsi"/>
          <w:color w:val="000000"/>
        </w:rPr>
        <w:t>+5</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16 (8th)</w:t>
      </w:r>
    </w:p>
    <w:p w14:paraId="000D40D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17th</w:t>
      </w:r>
      <w:r w:rsidR="00BE38CD">
        <w:rPr>
          <w:rFonts w:eastAsia="Times New Roman" w:cstheme="minorHAnsi"/>
          <w:color w:val="000000"/>
        </w:rPr>
        <w:tab/>
      </w:r>
      <w:r w:rsidRPr="000D5DB5">
        <w:rPr>
          <w:rFonts w:eastAsia="Times New Roman" w:cstheme="minorHAnsi"/>
          <w:color w:val="000000"/>
        </w:rPr>
        <w:t>+6</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17 (9th)</w:t>
      </w:r>
    </w:p>
    <w:p w14:paraId="177C2F8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18th</w:t>
      </w:r>
      <w:r w:rsidR="00BE38CD">
        <w:rPr>
          <w:rFonts w:eastAsia="Times New Roman" w:cstheme="minorHAnsi"/>
          <w:color w:val="000000"/>
        </w:rPr>
        <w:tab/>
      </w:r>
      <w:r w:rsidRPr="000D5DB5">
        <w:rPr>
          <w:rFonts w:eastAsia="Times New Roman" w:cstheme="minorHAnsi"/>
          <w:color w:val="000000"/>
        </w:rPr>
        <w:t>+6</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Timeless, Beast Spells</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18 (9th)</w:t>
      </w:r>
    </w:p>
    <w:p w14:paraId="1237F7D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19th</w:t>
      </w:r>
      <w:r w:rsidR="00BE38CD">
        <w:rPr>
          <w:rFonts w:eastAsia="Times New Roman" w:cstheme="minorHAnsi"/>
          <w:color w:val="000000"/>
        </w:rPr>
        <w:tab/>
      </w:r>
      <w:r w:rsidRPr="000D5DB5">
        <w:rPr>
          <w:rFonts w:eastAsia="Times New Roman" w:cstheme="minorHAnsi"/>
          <w:color w:val="000000"/>
        </w:rPr>
        <w:t>+6</w:t>
      </w:r>
      <w:r w:rsidR="00BE38CD">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19 (9th)</w:t>
      </w:r>
    </w:p>
    <w:p w14:paraId="082C5B55"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20th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Archdruid</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55C8E">
        <w:rPr>
          <w:rFonts w:eastAsia="Times New Roman" w:cstheme="minorHAnsi"/>
          <w:color w:val="000000"/>
        </w:rPr>
        <w:t>20 (9th)</w:t>
      </w:r>
    </w:p>
    <w:p w14:paraId="28B873D6" w14:textId="77777777" w:rsidR="00AB25EF" w:rsidRPr="000D5DB5" w:rsidRDefault="00AB25EF">
      <w:pPr>
        <w:contextualSpacing/>
        <w:rPr>
          <w:rFonts w:eastAsia="Times New Roman" w:cstheme="minorHAnsi"/>
          <w:sz w:val="24"/>
          <w:szCs w:val="24"/>
        </w:rPr>
      </w:pPr>
    </w:p>
    <w:p w14:paraId="4740A39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Druidic</w:t>
      </w:r>
    </w:p>
    <w:p w14:paraId="15D1A19E" w14:textId="77777777" w:rsidR="00AB25EF" w:rsidRPr="000D5DB5" w:rsidRDefault="00AB25EF" w:rsidP="00831D58">
      <w:pPr>
        <w:contextualSpacing/>
        <w:rPr>
          <w:rFonts w:eastAsia="Times New Roman" w:cstheme="minorHAnsi"/>
          <w:sz w:val="24"/>
          <w:szCs w:val="24"/>
        </w:rPr>
      </w:pPr>
      <w:r w:rsidRPr="000D5DB5">
        <w:rPr>
          <w:rFonts w:eastAsia="Times New Roman" w:cstheme="minorHAnsi"/>
          <w:color w:val="000000"/>
        </w:rPr>
        <w:t xml:space="preserve">You know </w:t>
      </w:r>
      <w:r w:rsidR="00831D58">
        <w:rPr>
          <w:rFonts w:eastAsia="Times New Roman" w:cstheme="minorHAnsi"/>
          <w:color w:val="000000"/>
        </w:rPr>
        <w:t>d</w:t>
      </w:r>
      <w:r w:rsidRPr="000D5DB5">
        <w:rPr>
          <w:rFonts w:eastAsia="Times New Roman" w:cstheme="minorHAnsi"/>
          <w:color w:val="000000"/>
        </w:rPr>
        <w:t xml:space="preserve">ruidic, the secret language of druids, fey, and spirits of the wild. You can speak the language and use it to leave hidden messages. You and others who know this language automatically spot such a message. Others spot the message’s presence with a successful DC 15 Spirit (Perception) check but can’t decipher it without magic. If you can speak druidic, you can communicate </w:t>
      </w:r>
      <w:r w:rsidR="00EF67C7">
        <w:rPr>
          <w:rFonts w:eastAsia="Times New Roman" w:cstheme="minorHAnsi"/>
          <w:color w:val="000000"/>
        </w:rPr>
        <w:t xml:space="preserve">one-way </w:t>
      </w:r>
      <w:r w:rsidRPr="000D5DB5">
        <w:rPr>
          <w:rFonts w:eastAsia="Times New Roman" w:cstheme="minorHAnsi"/>
          <w:color w:val="000000"/>
        </w:rPr>
        <w:t>with all other druids and fey creatures, even if you don’t otherwise share a language.</w:t>
      </w:r>
      <w:r w:rsidR="00831D58">
        <w:rPr>
          <w:rFonts w:eastAsia="Times New Roman" w:cstheme="minorHAnsi"/>
          <w:color w:val="000000"/>
        </w:rPr>
        <w:t xml:space="preserve"> Natural beasts understand simple commands in druidic. </w:t>
      </w:r>
    </w:p>
    <w:p w14:paraId="2631ED3D" w14:textId="77777777" w:rsidR="00AB25EF" w:rsidRPr="000D5DB5" w:rsidRDefault="00AB25EF">
      <w:pPr>
        <w:contextualSpacing/>
        <w:rPr>
          <w:rFonts w:eastAsia="Times New Roman" w:cstheme="minorHAnsi"/>
          <w:sz w:val="24"/>
          <w:szCs w:val="24"/>
        </w:rPr>
      </w:pPr>
    </w:p>
    <w:p w14:paraId="6466F18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Spellcasting</w:t>
      </w:r>
    </w:p>
    <w:p w14:paraId="5C4CED55" w14:textId="77777777" w:rsidR="00AB25EF" w:rsidRPr="000D5DB5" w:rsidRDefault="00AB25EF" w:rsidP="00C4083A">
      <w:pPr>
        <w:contextualSpacing/>
        <w:rPr>
          <w:rFonts w:eastAsia="Times New Roman" w:cstheme="minorHAnsi"/>
          <w:sz w:val="24"/>
          <w:szCs w:val="24"/>
        </w:rPr>
      </w:pPr>
      <w:r w:rsidRPr="000D5DB5">
        <w:rPr>
          <w:rFonts w:eastAsia="Times New Roman" w:cstheme="minorHAnsi"/>
          <w:color w:val="000000"/>
        </w:rPr>
        <w:t xml:space="preserve">Drawing on the divine essence of nature itself, you can cast spells to shape that essence to your will. </w:t>
      </w:r>
    </w:p>
    <w:p w14:paraId="0E39CA8C" w14:textId="77777777" w:rsidR="00AB25EF" w:rsidRPr="000D5DB5" w:rsidRDefault="00AB25EF">
      <w:pPr>
        <w:contextualSpacing/>
        <w:rPr>
          <w:rFonts w:eastAsia="Times New Roman" w:cstheme="minorHAnsi"/>
          <w:sz w:val="24"/>
          <w:szCs w:val="24"/>
        </w:rPr>
      </w:pPr>
    </w:p>
    <w:p w14:paraId="5A1C0937"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Cantrips</w:t>
      </w:r>
    </w:p>
    <w:p w14:paraId="009A713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At 1st level, you know </w:t>
      </w:r>
      <w:r w:rsidR="00C470C6">
        <w:rPr>
          <w:rFonts w:eastAsia="Times New Roman" w:cstheme="minorHAnsi"/>
          <w:color w:val="000000"/>
        </w:rPr>
        <w:t xml:space="preserve">a number of </w:t>
      </w:r>
      <w:r w:rsidR="00BE6F1E">
        <w:rPr>
          <w:rFonts w:eastAsia="Times New Roman" w:cstheme="minorHAnsi"/>
          <w:color w:val="000000"/>
        </w:rPr>
        <w:t>cantrips</w:t>
      </w:r>
      <w:r w:rsidR="00C470C6">
        <w:rPr>
          <w:rFonts w:eastAsia="Times New Roman" w:cstheme="minorHAnsi"/>
          <w:color w:val="000000"/>
        </w:rPr>
        <w:t xml:space="preserve"> equal to </w:t>
      </w:r>
      <w:ins w:id="1720" w:author="Admin" w:date="2021-05-05T16:37:00Z">
        <w:r w:rsidR="009D0365">
          <w:rPr>
            <w:rFonts w:eastAsia="Times New Roman" w:cstheme="minorHAnsi"/>
            <w:color w:val="000000"/>
          </w:rPr>
          <w:t xml:space="preserve">1 + </w:t>
        </w:r>
      </w:ins>
      <w:r w:rsidR="00C470C6">
        <w:rPr>
          <w:rFonts w:eastAsia="Times New Roman" w:cstheme="minorHAnsi"/>
          <w:color w:val="000000"/>
        </w:rPr>
        <w:t>your proficiency bonus</w:t>
      </w:r>
      <w:r w:rsidR="00BE6F1E">
        <w:rPr>
          <w:rFonts w:eastAsia="Times New Roman" w:cstheme="minorHAnsi"/>
          <w:color w:val="000000"/>
        </w:rPr>
        <w:t>.</w:t>
      </w:r>
    </w:p>
    <w:p w14:paraId="3FF592C9" w14:textId="77777777" w:rsidR="00AB25EF" w:rsidRPr="000D5DB5" w:rsidRDefault="00AB25EF">
      <w:pPr>
        <w:contextualSpacing/>
        <w:rPr>
          <w:rFonts w:eastAsia="Times New Roman" w:cstheme="minorHAnsi"/>
          <w:sz w:val="24"/>
          <w:szCs w:val="24"/>
        </w:rPr>
      </w:pPr>
    </w:p>
    <w:p w14:paraId="4B0CFA05" w14:textId="77777777" w:rsidR="004F650B" w:rsidRPr="000D5DB5" w:rsidRDefault="004F650B">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4BE05E51" w14:textId="77777777" w:rsidR="004F650B" w:rsidRPr="000D5DB5" w:rsidRDefault="004F650B" w:rsidP="00300B5D">
      <w:pPr>
        <w:contextualSpacing/>
        <w:rPr>
          <w:rFonts w:eastAsia="Times New Roman" w:cstheme="minorHAnsi"/>
          <w:color w:val="000000"/>
        </w:rPr>
      </w:pPr>
      <w:r w:rsidRPr="000D5DB5">
        <w:rPr>
          <w:rFonts w:eastAsia="Times New Roman" w:cstheme="minorHAnsi"/>
          <w:color w:val="000000"/>
        </w:rPr>
        <w:t xml:space="preserve">A druid can conjure </w:t>
      </w:r>
      <w:r w:rsidR="00567F43" w:rsidRPr="000D5DB5">
        <w:rPr>
          <w:rFonts w:eastAsia="Times New Roman" w:cstheme="minorHAnsi"/>
          <w:color w:val="000000"/>
        </w:rPr>
        <w:t xml:space="preserve">and bind </w:t>
      </w:r>
      <w:r w:rsidR="00300B5D">
        <w:rPr>
          <w:rFonts w:eastAsia="Times New Roman" w:cstheme="minorHAnsi"/>
          <w:color w:val="000000"/>
        </w:rPr>
        <w:t>aberrations, beasts</w:t>
      </w:r>
      <w:r w:rsidRPr="000D5DB5">
        <w:rPr>
          <w:rFonts w:eastAsia="Times New Roman" w:cstheme="minorHAnsi"/>
          <w:color w:val="000000"/>
        </w:rPr>
        <w:t xml:space="preserve">, elementals, fey, </w:t>
      </w:r>
      <w:r w:rsidR="00300B5D">
        <w:rPr>
          <w:rFonts w:eastAsia="Times New Roman" w:cstheme="minorHAnsi"/>
          <w:color w:val="000000"/>
        </w:rPr>
        <w:t xml:space="preserve">oozes, </w:t>
      </w:r>
      <w:r w:rsidRPr="000D5DB5">
        <w:rPr>
          <w:rFonts w:eastAsia="Times New Roman" w:cstheme="minorHAnsi"/>
          <w:color w:val="000000"/>
        </w:rPr>
        <w:t>and plants</w:t>
      </w:r>
      <w:r w:rsidR="00567F43" w:rsidRPr="000D5DB5">
        <w:rPr>
          <w:rFonts w:eastAsia="Times New Roman" w:cstheme="minorHAnsi"/>
          <w:color w:val="000000"/>
        </w:rPr>
        <w:t xml:space="preserve">. </w:t>
      </w:r>
    </w:p>
    <w:p w14:paraId="798F34B8" w14:textId="77777777" w:rsidR="004F650B" w:rsidRPr="000D5DB5" w:rsidRDefault="004F650B">
      <w:pPr>
        <w:contextualSpacing/>
        <w:rPr>
          <w:rFonts w:eastAsia="Times New Roman" w:cstheme="minorHAnsi"/>
          <w:sz w:val="24"/>
          <w:szCs w:val="24"/>
        </w:rPr>
      </w:pPr>
    </w:p>
    <w:p w14:paraId="05E67B3F"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7612D1D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druid level provides you with 1 caster level in the druid class. You follow the normal progression to unlock spell levels (see the table under the Mana section).</w:t>
      </w:r>
    </w:p>
    <w:p w14:paraId="4B09EB0B" w14:textId="77777777" w:rsidR="00AB25EF" w:rsidRPr="000D5DB5" w:rsidRDefault="00AB25EF" w:rsidP="00E04A8C">
      <w:pPr>
        <w:contextualSpacing/>
        <w:rPr>
          <w:rFonts w:eastAsia="Times New Roman" w:cstheme="minorHAnsi"/>
          <w:sz w:val="24"/>
          <w:szCs w:val="24"/>
        </w:rPr>
      </w:pPr>
      <w:r w:rsidRPr="000D5DB5">
        <w:rPr>
          <w:rFonts w:eastAsia="Times New Roman" w:cstheme="minorHAnsi"/>
          <w:color w:val="000000"/>
        </w:rPr>
        <w:t>You prepare the list of druid spells that are available for you to cast, choosing from the druid spell list. You can also change your list of prepared spells when you finish a long rest by meditating in nature</w:t>
      </w:r>
      <w:r w:rsidR="00AF790C" w:rsidRPr="000D5DB5">
        <w:rPr>
          <w:rFonts w:eastAsia="Times New Roman" w:cstheme="minorHAnsi"/>
          <w:color w:val="000000"/>
        </w:rPr>
        <w:t xml:space="preserve"> and </w:t>
      </w:r>
      <w:r w:rsidR="00E04A8C">
        <w:rPr>
          <w:rFonts w:eastAsia="Times New Roman" w:cstheme="minorHAnsi"/>
          <w:color w:val="000000"/>
        </w:rPr>
        <w:t xml:space="preserve">consulting </w:t>
      </w:r>
      <w:r w:rsidR="00AF790C" w:rsidRPr="000D5DB5">
        <w:rPr>
          <w:rFonts w:eastAsia="Times New Roman" w:cstheme="minorHAnsi"/>
          <w:color w:val="000000"/>
        </w:rPr>
        <w:t>your druidic idol (treat as a spellbook)</w:t>
      </w:r>
      <w:r w:rsidRPr="000D5DB5">
        <w:rPr>
          <w:rFonts w:eastAsia="Times New Roman" w:cstheme="minorHAnsi"/>
          <w:color w:val="000000"/>
        </w:rPr>
        <w:t>. Preparing a new list of druid spells requires time spent in prayer and meditation: at least 1 minute per spell level for each spell on your list.</w:t>
      </w:r>
    </w:p>
    <w:p w14:paraId="568AE43B" w14:textId="77777777" w:rsidR="00AB25EF" w:rsidRPr="000D5DB5" w:rsidRDefault="00AB25EF">
      <w:pPr>
        <w:contextualSpacing/>
        <w:rPr>
          <w:rFonts w:eastAsia="Times New Roman" w:cstheme="minorHAnsi"/>
          <w:sz w:val="24"/>
          <w:szCs w:val="24"/>
        </w:rPr>
      </w:pPr>
    </w:p>
    <w:p w14:paraId="2962801B" w14:textId="77777777" w:rsidR="00B37450" w:rsidRPr="000D5DB5" w:rsidRDefault="00B37450">
      <w:pPr>
        <w:contextualSpacing/>
        <w:rPr>
          <w:rFonts w:eastAsia="Times New Roman" w:cstheme="minorHAnsi"/>
          <w:sz w:val="24"/>
          <w:szCs w:val="24"/>
        </w:rPr>
      </w:pPr>
      <w:r w:rsidRPr="000D5DB5">
        <w:rPr>
          <w:rFonts w:eastAsia="Times New Roman" w:cstheme="minorHAnsi"/>
          <w:i/>
          <w:iCs/>
          <w:color w:val="000000"/>
        </w:rPr>
        <w:t>Ritual Casting</w:t>
      </w:r>
    </w:p>
    <w:p w14:paraId="42D94906"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lastRenderedPageBreak/>
        <w:t>You can cast a druid spell as a ritual if that spell has the ritual tag and you have the spell in your idol. You don't need to have the spell prepared.</w:t>
      </w:r>
    </w:p>
    <w:p w14:paraId="24D35462" w14:textId="77777777" w:rsidR="00B37450" w:rsidRPr="000D5DB5" w:rsidRDefault="00B37450">
      <w:pPr>
        <w:contextualSpacing/>
        <w:rPr>
          <w:rFonts w:eastAsia="Times New Roman" w:cstheme="minorHAnsi"/>
          <w:sz w:val="24"/>
          <w:szCs w:val="24"/>
        </w:rPr>
      </w:pPr>
    </w:p>
    <w:p w14:paraId="5A58E7FA"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Ability</w:t>
      </w:r>
    </w:p>
    <w:p w14:paraId="1FC83A6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Spirit is your spellcasting ability for your druid spells, since your magic draws upon your devotion and attunement to nature. You use your Spirit whenever a spell refers to your spellcasting ability. In addition, you use your Spirit modifier when setting the saving throw DC for a druid spell you cast and when making an attack roll with one.</w:t>
      </w:r>
    </w:p>
    <w:p w14:paraId="5F74B643"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save DC =</w:t>
      </w:r>
      <w:r w:rsidRPr="000D5DB5">
        <w:rPr>
          <w:rFonts w:eastAsia="Times New Roman" w:cstheme="minorHAnsi"/>
          <w:color w:val="000000"/>
        </w:rPr>
        <w:t xml:space="preserve"> 8 + your proficiency bonus + your Spirit modifier</w:t>
      </w:r>
    </w:p>
    <w:p w14:paraId="1B81216D"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attack modifier =</w:t>
      </w:r>
      <w:r w:rsidRPr="000D5DB5">
        <w:rPr>
          <w:rFonts w:eastAsia="Times New Roman" w:cstheme="minorHAnsi"/>
          <w:color w:val="000000"/>
        </w:rPr>
        <w:t xml:space="preserve"> your proficiency bonus + your Spirit modifier</w:t>
      </w:r>
    </w:p>
    <w:p w14:paraId="43EC1A74" w14:textId="77777777" w:rsidR="00AB25EF" w:rsidRPr="000D5DB5" w:rsidRDefault="00AB25EF">
      <w:pPr>
        <w:contextualSpacing/>
        <w:rPr>
          <w:rFonts w:eastAsia="Times New Roman" w:cstheme="minorHAnsi"/>
          <w:sz w:val="24"/>
          <w:szCs w:val="24"/>
        </w:rPr>
      </w:pPr>
    </w:p>
    <w:p w14:paraId="53BFB566" w14:textId="77777777" w:rsidR="00F17EC5" w:rsidRPr="000D5DB5" w:rsidRDefault="00F17EC5">
      <w:pPr>
        <w:contextualSpacing/>
        <w:rPr>
          <w:rFonts w:eastAsia="Times New Roman" w:cstheme="minorHAnsi"/>
          <w:sz w:val="24"/>
          <w:szCs w:val="24"/>
        </w:rPr>
      </w:pPr>
      <w:r w:rsidRPr="000D5DB5">
        <w:rPr>
          <w:rFonts w:eastAsia="Times New Roman" w:cstheme="minorHAnsi"/>
          <w:i/>
          <w:iCs/>
          <w:color w:val="000000"/>
        </w:rPr>
        <w:t>Spellbook – Idol</w:t>
      </w:r>
    </w:p>
    <w:p w14:paraId="7C9EDB0C" w14:textId="77777777" w:rsidR="00F17EC5" w:rsidRPr="000D5DB5" w:rsidRDefault="00F17EC5">
      <w:pPr>
        <w:contextualSpacing/>
        <w:rPr>
          <w:rFonts w:eastAsia="Times New Roman" w:cstheme="minorHAnsi"/>
          <w:sz w:val="24"/>
          <w:szCs w:val="24"/>
        </w:rPr>
      </w:pPr>
      <w:r w:rsidRPr="000D5DB5">
        <w:rPr>
          <w:rFonts w:eastAsia="Times New Roman" w:cstheme="minorHAnsi"/>
          <w:color w:val="000000"/>
        </w:rPr>
        <w:t xml:space="preserve">At 1st level, your idol contains six 1st-level druid spells of your choice. When you level up, you gain 2 additional druid spells of your choice. You may also acquire new spells by research, tutelage, or from the spellbooks and scrolls of spellcasters who have spells you can cast. </w:t>
      </w:r>
    </w:p>
    <w:p w14:paraId="7546691F" w14:textId="77777777" w:rsidR="00AB25EF" w:rsidRPr="000D5DB5" w:rsidRDefault="00F17EC5">
      <w:pPr>
        <w:contextualSpacing/>
        <w:rPr>
          <w:rFonts w:eastAsia="Times New Roman" w:cstheme="minorHAnsi"/>
          <w:sz w:val="24"/>
          <w:szCs w:val="24"/>
        </w:rPr>
      </w:pPr>
      <w:r w:rsidRPr="000D5DB5">
        <w:rPr>
          <w:rFonts w:eastAsia="Times New Roman" w:cstheme="minorHAnsi"/>
          <w:color w:val="000000"/>
        </w:rPr>
        <w:t xml:space="preserve">Your idol is effectively your spellbook, and you may add spells by meditating with it and inhaling herbal vapors. </w:t>
      </w:r>
    </w:p>
    <w:p w14:paraId="293BBD94" w14:textId="77777777" w:rsidR="00F17EC5" w:rsidRPr="000D5DB5" w:rsidRDefault="00F17EC5">
      <w:pPr>
        <w:contextualSpacing/>
        <w:rPr>
          <w:rFonts w:eastAsia="Times New Roman" w:cstheme="minorHAnsi"/>
          <w:sz w:val="24"/>
          <w:szCs w:val="24"/>
        </w:rPr>
      </w:pPr>
    </w:p>
    <w:p w14:paraId="73E49F38"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 xml:space="preserve">Spellcasting Focus </w:t>
      </w:r>
    </w:p>
    <w:p w14:paraId="24BD19F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can use a </w:t>
      </w:r>
      <w:r w:rsidR="003A2BF0" w:rsidRPr="000D5DB5">
        <w:rPr>
          <w:rFonts w:eastAsia="Times New Roman" w:cstheme="minorHAnsi"/>
          <w:color w:val="000000"/>
        </w:rPr>
        <w:t>druidic idol</w:t>
      </w:r>
      <w:r w:rsidRPr="000D5DB5">
        <w:rPr>
          <w:rFonts w:eastAsia="Times New Roman" w:cstheme="minorHAnsi"/>
          <w:color w:val="000000"/>
        </w:rPr>
        <w:t xml:space="preserve"> as a spellcasting focus for your druid spells.</w:t>
      </w:r>
    </w:p>
    <w:p w14:paraId="059AAF18" w14:textId="77777777" w:rsidR="00AB25EF" w:rsidRPr="000D5DB5" w:rsidRDefault="00AB25EF">
      <w:pPr>
        <w:contextualSpacing/>
        <w:rPr>
          <w:rFonts w:eastAsia="Times New Roman" w:cstheme="minorHAnsi"/>
          <w:sz w:val="24"/>
          <w:szCs w:val="24"/>
        </w:rPr>
      </w:pPr>
    </w:p>
    <w:p w14:paraId="1A3BD75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Druid Circle</w:t>
      </w:r>
    </w:p>
    <w:p w14:paraId="04C0806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2nd level, you choose to identify with a circle of druids: the Circle of the Balance to preserve the order of nature, the Circle of the Feral Beast to act within nature’s order, or the Circle of Restoration to keep and preserve living things, all detailed at the end of the class description. Your choice grants you features at 2nd level and again at 6th, 10th, and 14th level.</w:t>
      </w:r>
    </w:p>
    <w:p w14:paraId="680B469C" w14:textId="77777777" w:rsidR="00AB25EF" w:rsidRPr="000D5DB5" w:rsidRDefault="00AB25EF">
      <w:pPr>
        <w:contextualSpacing/>
        <w:rPr>
          <w:rFonts w:eastAsia="Times New Roman" w:cstheme="minorHAnsi"/>
          <w:sz w:val="24"/>
          <w:szCs w:val="24"/>
        </w:rPr>
      </w:pPr>
    </w:p>
    <w:p w14:paraId="13A0C24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Wild Shape</w:t>
      </w:r>
    </w:p>
    <w:p w14:paraId="194A4EC7" w14:textId="77777777" w:rsidR="00AB25EF" w:rsidRPr="000D5DB5" w:rsidRDefault="00AB25EF" w:rsidP="00D40DEB">
      <w:pPr>
        <w:contextualSpacing/>
        <w:rPr>
          <w:rFonts w:eastAsia="Times New Roman" w:cstheme="minorHAnsi"/>
          <w:sz w:val="24"/>
          <w:szCs w:val="24"/>
        </w:rPr>
      </w:pPr>
      <w:r w:rsidRPr="000D5DB5">
        <w:rPr>
          <w:rFonts w:eastAsia="Times New Roman" w:cstheme="minorHAnsi"/>
          <w:color w:val="000000"/>
        </w:rPr>
        <w:t>Starting at 2nd level, you may choose a land-bound beast to morph into as a</w:t>
      </w:r>
      <w:r w:rsidR="00F47B3E">
        <w:rPr>
          <w:rFonts w:eastAsia="Times New Roman" w:cstheme="minorHAnsi"/>
          <w:color w:val="000000"/>
        </w:rPr>
        <w:t>n</w:t>
      </w:r>
      <w:r w:rsidRPr="000D5DB5">
        <w:rPr>
          <w:rFonts w:eastAsia="Times New Roman" w:cstheme="minorHAnsi"/>
          <w:color w:val="000000"/>
        </w:rPr>
        <w:t xml:space="preserve"> action. You can use this </w:t>
      </w:r>
      <w:r w:rsidR="00D40DEB">
        <w:rPr>
          <w:rFonts w:eastAsia="Times New Roman" w:cstheme="minorHAnsi"/>
          <w:color w:val="000000"/>
        </w:rPr>
        <w:t xml:space="preserve">feature twice </w:t>
      </w:r>
      <w:r w:rsidRPr="000D5DB5">
        <w:rPr>
          <w:rFonts w:eastAsia="Times New Roman" w:cstheme="minorHAnsi"/>
          <w:color w:val="000000"/>
        </w:rPr>
        <w:t xml:space="preserve">before requiring a </w:t>
      </w:r>
      <w:r w:rsidR="00D40DEB">
        <w:rPr>
          <w:rFonts w:eastAsia="Times New Roman" w:cstheme="minorHAnsi"/>
          <w:color w:val="000000"/>
        </w:rPr>
        <w:t>short or long</w:t>
      </w:r>
      <w:r w:rsidRPr="000D5DB5">
        <w:rPr>
          <w:rFonts w:eastAsia="Times New Roman" w:cstheme="minorHAnsi"/>
          <w:color w:val="000000"/>
        </w:rPr>
        <w:t xml:space="preserve"> rest. The creature selected can be any beast that cannot fly or swim naturally, such as a wolf, lion, bear, tiger, etc. You remain in this form a number of hours equal to half your druid level (round down).</w:t>
      </w:r>
    </w:p>
    <w:p w14:paraId="52BCDD1E" w14:textId="77777777" w:rsidR="00AB25EF" w:rsidRPr="000D5DB5" w:rsidRDefault="00AB25EF" w:rsidP="00EB7DE9">
      <w:pPr>
        <w:contextualSpacing/>
        <w:rPr>
          <w:rFonts w:eastAsia="Times New Roman" w:cstheme="minorHAnsi"/>
          <w:sz w:val="24"/>
          <w:szCs w:val="24"/>
        </w:rPr>
      </w:pPr>
      <w:r w:rsidRPr="000D5DB5">
        <w:rPr>
          <w:rFonts w:eastAsia="Times New Roman" w:cstheme="minorHAnsi"/>
          <w:color w:val="000000"/>
        </w:rPr>
        <w:t>You then revert to your normal form unless you expend another use of this feature. You can revert to your normal form earlier by using a bonus action on your turn. You automatically revert if you fall unconscious</w:t>
      </w:r>
      <w:r w:rsidR="00EB7DE9">
        <w:rPr>
          <w:rFonts w:eastAsia="Times New Roman" w:cstheme="minorHAnsi"/>
          <w:color w:val="000000"/>
        </w:rPr>
        <w:t xml:space="preserve"> (unless if sleeping by your own volition, such as by resting or the </w:t>
      </w:r>
      <w:r w:rsidR="00EB7DE9">
        <w:rPr>
          <w:rFonts w:eastAsia="Times New Roman" w:cstheme="minorHAnsi"/>
          <w:i/>
          <w:iCs/>
          <w:color w:val="000000"/>
        </w:rPr>
        <w:t xml:space="preserve">slumber </w:t>
      </w:r>
      <w:r w:rsidR="00EB7DE9">
        <w:rPr>
          <w:rFonts w:eastAsia="Times New Roman" w:cstheme="minorHAnsi"/>
          <w:color w:val="000000"/>
        </w:rPr>
        <w:t>spell)</w:t>
      </w:r>
      <w:r w:rsidRPr="000D5DB5">
        <w:rPr>
          <w:rFonts w:eastAsia="Times New Roman" w:cstheme="minorHAnsi"/>
          <w:color w:val="000000"/>
        </w:rPr>
        <w:t xml:space="preserve">, drop to 0 hit points, or die. </w:t>
      </w:r>
    </w:p>
    <w:p w14:paraId="327BA3E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While you are transformed, the following rules apply:</w:t>
      </w:r>
    </w:p>
    <w:p w14:paraId="4C4BFD95" w14:textId="77777777" w:rsidR="00AB25EF" w:rsidRPr="000D5DB5" w:rsidRDefault="00AB25EF" w:rsidP="00AA0E10">
      <w:pPr>
        <w:numPr>
          <w:ilvl w:val="0"/>
          <w:numId w:val="5"/>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Your game statistics are replaced by the statistics of the beast, but you retain your alignment, personality, and Intelligence, Spirit, and Charisma scores. You also retain all of your skill and saving throw proficiencies, in addition to gaining those of the creature. </w:t>
      </w:r>
    </w:p>
    <w:p w14:paraId="1A4C121A" w14:textId="77777777" w:rsidR="00AB25EF" w:rsidRPr="000D5DB5" w:rsidRDefault="00AB25EF" w:rsidP="00AA0E10">
      <w:pPr>
        <w:numPr>
          <w:ilvl w:val="0"/>
          <w:numId w:val="5"/>
        </w:numPr>
        <w:ind w:left="0" w:firstLine="0"/>
        <w:contextualSpacing/>
        <w:textAlignment w:val="baseline"/>
        <w:rPr>
          <w:rFonts w:eastAsia="Times New Roman" w:cstheme="minorHAnsi"/>
          <w:color w:val="000000"/>
        </w:rPr>
      </w:pPr>
      <w:r w:rsidRPr="000D5DB5">
        <w:rPr>
          <w:rFonts w:eastAsia="Times New Roman" w:cstheme="minorHAnsi"/>
          <w:color w:val="000000"/>
        </w:rPr>
        <w:t>If the creature has the same proficiency as you and the bonus in its stat block is higher than yours, use the creature’s bonus instead of yours. If the creature has any legendary or lair actions, you can't use them.</w:t>
      </w:r>
    </w:p>
    <w:p w14:paraId="735F222B" w14:textId="77777777" w:rsidR="00CD2663" w:rsidRPr="000D5DB5" w:rsidRDefault="00AB25EF" w:rsidP="003E34BF">
      <w:pPr>
        <w:numPr>
          <w:ilvl w:val="0"/>
          <w:numId w:val="5"/>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When you transform, you assume the beast’s hit points and Hit Dice. </w:t>
      </w:r>
      <w:r w:rsidR="00CD2663" w:rsidRPr="000D5DB5">
        <w:rPr>
          <w:rFonts w:eastAsia="Times New Roman" w:cstheme="minorHAnsi"/>
          <w:color w:val="000000"/>
        </w:rPr>
        <w:t xml:space="preserve">When you revert to your normal form, you retain the percentage of hit points your </w:t>
      </w:r>
      <w:r w:rsidR="00AA283A">
        <w:rPr>
          <w:rFonts w:eastAsia="Times New Roman" w:cstheme="minorHAnsi"/>
          <w:color w:val="000000"/>
        </w:rPr>
        <w:t>wild shape</w:t>
      </w:r>
      <w:r w:rsidR="00CD2663" w:rsidRPr="000D5DB5">
        <w:rPr>
          <w:rFonts w:eastAsia="Times New Roman" w:cstheme="minorHAnsi"/>
          <w:color w:val="000000"/>
        </w:rPr>
        <w:t xml:space="preserve"> form ended with</w:t>
      </w:r>
      <w:r w:rsidR="003E34BF">
        <w:rPr>
          <w:rFonts w:eastAsia="Times New Roman" w:cstheme="minorHAnsi"/>
          <w:color w:val="000000"/>
        </w:rPr>
        <w:t>, but t</w:t>
      </w:r>
      <w:r w:rsidR="00AA283A">
        <w:rPr>
          <w:rFonts w:eastAsia="Times New Roman" w:cstheme="minorHAnsi"/>
          <w:color w:val="000000"/>
        </w:rPr>
        <w:t xml:space="preserve">his cannot reduce your hit points </w:t>
      </w:r>
      <w:r w:rsidR="003E34BF">
        <w:rPr>
          <w:rFonts w:eastAsia="Times New Roman" w:cstheme="minorHAnsi"/>
          <w:color w:val="000000"/>
        </w:rPr>
        <w:t xml:space="preserve">by </w:t>
      </w:r>
      <w:r w:rsidR="00AA283A">
        <w:rPr>
          <w:rFonts w:eastAsia="Times New Roman" w:cstheme="minorHAnsi"/>
          <w:color w:val="000000"/>
        </w:rPr>
        <w:t xml:space="preserve">more than </w:t>
      </w:r>
      <w:r w:rsidR="009C0F83">
        <w:rPr>
          <w:rFonts w:eastAsia="Times New Roman" w:cstheme="minorHAnsi"/>
          <w:color w:val="000000"/>
        </w:rPr>
        <w:t xml:space="preserve">one-quarter your </w:t>
      </w:r>
      <w:r w:rsidR="003E34BF">
        <w:rPr>
          <w:rFonts w:eastAsia="Times New Roman" w:cstheme="minorHAnsi"/>
          <w:color w:val="000000"/>
        </w:rPr>
        <w:t xml:space="preserve">hit point </w:t>
      </w:r>
      <w:r w:rsidR="009C0F83">
        <w:rPr>
          <w:rFonts w:eastAsia="Times New Roman" w:cstheme="minorHAnsi"/>
          <w:color w:val="000000"/>
        </w:rPr>
        <w:t xml:space="preserve">total </w:t>
      </w:r>
      <w:r w:rsidR="00CD2663" w:rsidRPr="000D5DB5">
        <w:rPr>
          <w:rFonts w:eastAsia="Times New Roman" w:cstheme="minorHAnsi"/>
          <w:color w:val="000000"/>
        </w:rPr>
        <w:t>(</w:t>
      </w:r>
      <w:r w:rsidR="00AA283A">
        <w:rPr>
          <w:rFonts w:eastAsia="Times New Roman" w:cstheme="minorHAnsi"/>
          <w:color w:val="000000"/>
        </w:rPr>
        <w:t xml:space="preserve">for instance, </w:t>
      </w:r>
      <w:r w:rsidR="009C0F83">
        <w:rPr>
          <w:rFonts w:eastAsia="Times New Roman" w:cstheme="minorHAnsi"/>
          <w:color w:val="000000"/>
        </w:rPr>
        <w:t xml:space="preserve">wild shaping to a creature at full hit points and ending </w:t>
      </w:r>
      <w:r w:rsidR="00CD2663" w:rsidRPr="000D5DB5">
        <w:rPr>
          <w:rFonts w:eastAsia="Times New Roman" w:cstheme="minorHAnsi"/>
          <w:color w:val="000000"/>
        </w:rPr>
        <w:t xml:space="preserve">the spell </w:t>
      </w:r>
      <w:r w:rsidR="00AA283A">
        <w:rPr>
          <w:rFonts w:eastAsia="Times New Roman" w:cstheme="minorHAnsi"/>
          <w:color w:val="000000"/>
        </w:rPr>
        <w:t xml:space="preserve">at 0 hit points reduces your current hit </w:t>
      </w:r>
      <w:r w:rsidR="00AA283A">
        <w:rPr>
          <w:rFonts w:eastAsia="Times New Roman" w:cstheme="minorHAnsi"/>
          <w:color w:val="000000"/>
        </w:rPr>
        <w:lastRenderedPageBreak/>
        <w:t>points by one-quarter</w:t>
      </w:r>
      <w:r w:rsidR="00CD2663" w:rsidRPr="000D5DB5">
        <w:rPr>
          <w:rFonts w:eastAsia="Times New Roman" w:cstheme="minorHAnsi"/>
          <w:color w:val="000000"/>
        </w:rPr>
        <w:t xml:space="preserve">). If the spell ended from your hit points being reduced to 0 or below, you revert back </w:t>
      </w:r>
      <w:r w:rsidR="009C0F83">
        <w:rPr>
          <w:rFonts w:eastAsia="Times New Roman" w:cstheme="minorHAnsi"/>
          <w:color w:val="000000"/>
        </w:rPr>
        <w:t>automatically</w:t>
      </w:r>
      <w:r w:rsidR="003E34BF">
        <w:rPr>
          <w:rFonts w:eastAsia="Times New Roman" w:cstheme="minorHAnsi"/>
          <w:color w:val="000000"/>
        </w:rPr>
        <w:t>, and reduce your current hit points by one-quarter as described</w:t>
      </w:r>
      <w:r w:rsidR="00CD2663" w:rsidRPr="000D5DB5">
        <w:rPr>
          <w:rFonts w:eastAsia="Times New Roman" w:cstheme="minorHAnsi"/>
          <w:color w:val="000000"/>
        </w:rPr>
        <w:t xml:space="preserve">. </w:t>
      </w:r>
    </w:p>
    <w:p w14:paraId="23AECAB4" w14:textId="77777777" w:rsidR="00AB25EF" w:rsidRPr="000D5DB5" w:rsidRDefault="00AB25EF" w:rsidP="00AA0E10">
      <w:pPr>
        <w:numPr>
          <w:ilvl w:val="0"/>
          <w:numId w:val="6"/>
        </w:numPr>
        <w:ind w:left="0" w:firstLine="0"/>
        <w:contextualSpacing/>
        <w:textAlignment w:val="baseline"/>
        <w:rPr>
          <w:rFonts w:eastAsia="Times New Roman" w:cstheme="minorHAnsi"/>
          <w:color w:val="000000"/>
        </w:rPr>
      </w:pPr>
      <w:r w:rsidRPr="000D5DB5">
        <w:rPr>
          <w:rFonts w:eastAsia="Times New Roman" w:cstheme="minorHAnsi"/>
          <w:color w:val="000000"/>
        </w:rPr>
        <w:t>You can’t cast spells unless those noted by other abilities, and your ability to speak or take any action that requires hands is limited to the capabilities of your beast form. Transforming doesn’t break your concentration on a spell you’ve already cast, however, or prevent you from taking actions that are part of a spell</w:t>
      </w:r>
      <w:r w:rsidR="009C0F83">
        <w:rPr>
          <w:rFonts w:eastAsia="Times New Roman" w:cstheme="minorHAnsi"/>
          <w:color w:val="000000"/>
        </w:rPr>
        <w:t xml:space="preserve"> (</w:t>
      </w:r>
      <w:r w:rsidRPr="000D5DB5">
        <w:rPr>
          <w:rFonts w:eastAsia="Times New Roman" w:cstheme="minorHAnsi"/>
          <w:color w:val="000000"/>
        </w:rPr>
        <w:t>such as call lightning</w:t>
      </w:r>
      <w:r w:rsidR="009C0F83">
        <w:rPr>
          <w:rFonts w:eastAsia="Times New Roman" w:cstheme="minorHAnsi"/>
          <w:color w:val="000000"/>
        </w:rPr>
        <w:t xml:space="preserve">) </w:t>
      </w:r>
      <w:r w:rsidRPr="000D5DB5">
        <w:rPr>
          <w:rFonts w:eastAsia="Times New Roman" w:cstheme="minorHAnsi"/>
          <w:color w:val="000000"/>
        </w:rPr>
        <w:t>that you’ve already cast.</w:t>
      </w:r>
    </w:p>
    <w:p w14:paraId="03A31145" w14:textId="77777777" w:rsidR="00AB25EF" w:rsidRPr="000D5DB5" w:rsidRDefault="00AB25EF" w:rsidP="00AA0E10">
      <w:pPr>
        <w:numPr>
          <w:ilvl w:val="0"/>
          <w:numId w:val="7"/>
        </w:numPr>
        <w:ind w:left="0" w:firstLine="0"/>
        <w:contextualSpacing/>
        <w:textAlignment w:val="baseline"/>
        <w:rPr>
          <w:rFonts w:eastAsia="Times New Roman" w:cstheme="minorHAnsi"/>
          <w:color w:val="000000"/>
        </w:rPr>
      </w:pPr>
      <w:r w:rsidRPr="000D5DB5">
        <w:rPr>
          <w:rFonts w:eastAsia="Times New Roman" w:cstheme="minorHAnsi"/>
          <w:color w:val="000000"/>
        </w:rPr>
        <w:t>You retain the benefit of any features from your class, race, or other source and can use them if the new form is physically capable of doing so. However, you can’t use any of your special senses, such as darkvision, unless your new form also has that sense.</w:t>
      </w:r>
    </w:p>
    <w:p w14:paraId="21DA282F" w14:textId="77777777" w:rsidR="00AB25EF" w:rsidRPr="000D5DB5" w:rsidRDefault="00AB25EF" w:rsidP="00AA0E10">
      <w:pPr>
        <w:numPr>
          <w:ilvl w:val="0"/>
          <w:numId w:val="7"/>
        </w:numPr>
        <w:ind w:left="0" w:firstLine="0"/>
        <w:contextualSpacing/>
        <w:textAlignment w:val="baseline"/>
        <w:rPr>
          <w:rFonts w:eastAsia="Times New Roman" w:cstheme="minorHAnsi"/>
          <w:color w:val="000000"/>
        </w:rPr>
      </w:pPr>
      <w:r w:rsidRPr="000D5DB5">
        <w:rPr>
          <w:rFonts w:eastAsia="Times New Roman" w:cstheme="minorHAnsi"/>
          <w:color w:val="000000"/>
        </w:rPr>
        <w:t>You choose whether your equipment falls to the ground in your space, merges into your new form, or is worn by it. Worn equipment functions as normal, but the DM decides whether it is practical for the new form to wear a piece of equipment, based on the creature’s shape and size. Your equipment doesn’t change size or shape to match the new form, and any equipment that the new form can’t wear must either fall to the ground or merge with it. Equipment that merges with the form has no effect until you leave the form.</w:t>
      </w:r>
    </w:p>
    <w:p w14:paraId="49445BAE" w14:textId="77777777" w:rsidR="00AB25EF" w:rsidRPr="000D5DB5" w:rsidRDefault="00AB25EF">
      <w:pPr>
        <w:contextualSpacing/>
        <w:rPr>
          <w:rFonts w:eastAsia="Times New Roman" w:cstheme="minorHAnsi"/>
          <w:sz w:val="24"/>
          <w:szCs w:val="24"/>
        </w:rPr>
      </w:pPr>
    </w:p>
    <w:p w14:paraId="5E7DFC6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Starting at 4th level, you may choose a creature with natural swimming capabilities and underwater breathing, such as a sea lion, a seal, a fish, a shark, etc. </w:t>
      </w:r>
    </w:p>
    <w:p w14:paraId="2249AFC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At 8th level, you may choose a creature with natural flying capabilities (such as giant eagles, dragonhawks, storm-crows, or vultures) to the list of creatures you can transform to. </w:t>
      </w:r>
    </w:p>
    <w:p w14:paraId="7FE81D88" w14:textId="77777777" w:rsidR="00AB25EF" w:rsidRPr="000D5DB5" w:rsidRDefault="00AB25EF" w:rsidP="009C0F83">
      <w:pPr>
        <w:contextualSpacing/>
        <w:rPr>
          <w:rFonts w:eastAsia="Times New Roman" w:cstheme="minorHAnsi"/>
          <w:sz w:val="24"/>
          <w:szCs w:val="24"/>
        </w:rPr>
      </w:pPr>
      <w:r w:rsidRPr="000D5DB5">
        <w:rPr>
          <w:rFonts w:eastAsia="Times New Roman" w:cstheme="minorHAnsi"/>
          <w:color w:val="000000"/>
        </w:rPr>
        <w:t>At 12th level, you may take the form of a tree or plant</w:t>
      </w:r>
      <w:r w:rsidR="009C0F83">
        <w:rPr>
          <w:rFonts w:eastAsia="Times New Roman" w:cstheme="minorHAnsi"/>
          <w:color w:val="000000"/>
        </w:rPr>
        <w:t xml:space="preserve"> creature</w:t>
      </w:r>
      <w:r w:rsidRPr="000D5DB5">
        <w:rPr>
          <w:rFonts w:eastAsia="Times New Roman" w:cstheme="minorHAnsi"/>
          <w:color w:val="000000"/>
        </w:rPr>
        <w:t xml:space="preserve">, and add </w:t>
      </w:r>
      <w:r w:rsidR="009C0F83">
        <w:rPr>
          <w:rFonts w:eastAsia="Times New Roman" w:cstheme="minorHAnsi"/>
          <w:color w:val="000000"/>
        </w:rPr>
        <w:t>m</w:t>
      </w:r>
      <w:r w:rsidRPr="000D5DB5">
        <w:rPr>
          <w:rFonts w:eastAsia="Times New Roman" w:cstheme="minorHAnsi"/>
          <w:color w:val="000000"/>
        </w:rPr>
        <w:t xml:space="preserve">inor </w:t>
      </w:r>
      <w:r w:rsidR="009C0F83">
        <w:rPr>
          <w:rFonts w:eastAsia="Times New Roman" w:cstheme="minorHAnsi"/>
          <w:color w:val="000000"/>
        </w:rPr>
        <w:t>a</w:t>
      </w:r>
      <w:r w:rsidRPr="000D5DB5">
        <w:rPr>
          <w:rFonts w:eastAsia="Times New Roman" w:cstheme="minorHAnsi"/>
          <w:color w:val="000000"/>
        </w:rPr>
        <w:t xml:space="preserve">ncients to the list of creatures you can transform to. </w:t>
      </w:r>
    </w:p>
    <w:p w14:paraId="06C1E0DF" w14:textId="77777777" w:rsidR="00AB25EF" w:rsidRPr="000D5DB5" w:rsidRDefault="00AB25EF" w:rsidP="009C0F83">
      <w:pPr>
        <w:contextualSpacing/>
        <w:rPr>
          <w:rFonts w:eastAsia="Times New Roman" w:cstheme="minorHAnsi"/>
          <w:sz w:val="24"/>
          <w:szCs w:val="24"/>
        </w:rPr>
      </w:pPr>
      <w:r w:rsidRPr="000D5DB5">
        <w:rPr>
          <w:rFonts w:eastAsia="Times New Roman" w:cstheme="minorHAnsi"/>
          <w:color w:val="000000"/>
        </w:rPr>
        <w:t xml:space="preserve">The chosen creature forms </w:t>
      </w:r>
      <w:r w:rsidR="009C0F83">
        <w:rPr>
          <w:rFonts w:eastAsia="Times New Roman" w:cstheme="minorHAnsi"/>
          <w:color w:val="000000"/>
        </w:rPr>
        <w:t xml:space="preserve">are equal to your </w:t>
      </w:r>
      <w:r w:rsidR="00CC00D0">
        <w:rPr>
          <w:rFonts w:eastAsia="Times New Roman" w:cstheme="minorHAnsi"/>
          <w:color w:val="000000"/>
        </w:rPr>
        <w:t xml:space="preserve">Spirit modifier </w:t>
      </w:r>
      <w:r w:rsidRPr="000D5DB5">
        <w:rPr>
          <w:rFonts w:eastAsia="Times New Roman" w:cstheme="minorHAnsi"/>
          <w:color w:val="000000"/>
        </w:rPr>
        <w:t>from each category</w:t>
      </w:r>
      <w:r w:rsidR="009C0F83">
        <w:rPr>
          <w:rFonts w:eastAsia="Times New Roman" w:cstheme="minorHAnsi"/>
          <w:color w:val="000000"/>
        </w:rPr>
        <w:t xml:space="preserve"> (land, water, air, and plant)</w:t>
      </w:r>
      <w:r w:rsidR="00CC6D8C">
        <w:rPr>
          <w:rFonts w:eastAsia="Times New Roman" w:cstheme="minorHAnsi"/>
          <w:color w:val="000000"/>
        </w:rPr>
        <w:t>, and the suite</w:t>
      </w:r>
      <w:r w:rsidR="009C0F83">
        <w:rPr>
          <w:rFonts w:eastAsia="Times New Roman" w:cstheme="minorHAnsi"/>
          <w:color w:val="000000"/>
        </w:rPr>
        <w:t xml:space="preserve"> </w:t>
      </w:r>
      <w:r w:rsidRPr="000D5DB5">
        <w:rPr>
          <w:rFonts w:eastAsia="Times New Roman" w:cstheme="minorHAnsi"/>
          <w:color w:val="000000"/>
        </w:rPr>
        <w:t>cannot be changed later</w:t>
      </w:r>
      <w:r w:rsidR="009C0F83">
        <w:rPr>
          <w:rFonts w:eastAsia="Times New Roman" w:cstheme="minorHAnsi"/>
          <w:color w:val="000000"/>
        </w:rPr>
        <w:t xml:space="preserve"> except when leveling up (in which case you may choose a new suite of creatures for each category)</w:t>
      </w:r>
      <w:r w:rsidRPr="000D5DB5">
        <w:rPr>
          <w:rFonts w:eastAsia="Times New Roman" w:cstheme="minorHAnsi"/>
          <w:color w:val="000000"/>
        </w:rPr>
        <w:t xml:space="preserve">. Creatures you may transform to have a maximum CR of your hit dice divided by 8 (¼ at level 2, ½ at level 4, 1 at level 8, and 2 at level 16). </w:t>
      </w:r>
    </w:p>
    <w:p w14:paraId="56DC853B" w14:textId="77777777" w:rsidR="00AB25EF" w:rsidRPr="000D5DB5" w:rsidRDefault="00AB25EF">
      <w:pPr>
        <w:contextualSpacing/>
        <w:rPr>
          <w:rFonts w:eastAsia="Times New Roman" w:cstheme="minorHAnsi"/>
          <w:sz w:val="24"/>
          <w:szCs w:val="24"/>
        </w:rPr>
      </w:pPr>
    </w:p>
    <w:p w14:paraId="64F0077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Ancient Power</w:t>
      </w:r>
    </w:p>
    <w:p w14:paraId="675A602D" w14:textId="53D07D35" w:rsidR="00AD5894" w:rsidRPr="0033692B" w:rsidDel="006A3139" w:rsidRDefault="00AD5894">
      <w:pPr>
        <w:contextualSpacing/>
        <w:rPr>
          <w:del w:id="1721" w:author="Admin" w:date="2021-08-22T03:50:00Z"/>
          <w:rFonts w:eastAsia="Times New Roman" w:cstheme="minorHAnsi"/>
          <w:color w:val="000000"/>
        </w:rPr>
      </w:pPr>
      <w:r w:rsidRPr="0033692B">
        <w:rPr>
          <w:rFonts w:eastAsia="Times New Roman" w:cstheme="minorHAnsi"/>
          <w:color w:val="000000"/>
        </w:rPr>
        <w:t xml:space="preserve">Starting at </w:t>
      </w:r>
      <w:r w:rsidR="001101FE">
        <w:rPr>
          <w:rFonts w:eastAsia="Times New Roman" w:cstheme="minorHAnsi"/>
          <w:color w:val="000000"/>
        </w:rPr>
        <w:t>2nd</w:t>
      </w:r>
      <w:r>
        <w:rPr>
          <w:rFonts w:eastAsia="Times New Roman" w:cstheme="minorHAnsi"/>
          <w:color w:val="000000"/>
        </w:rPr>
        <w:t xml:space="preserve"> </w:t>
      </w:r>
      <w:r w:rsidRPr="0033692B">
        <w:rPr>
          <w:rFonts w:eastAsia="Times New Roman" w:cstheme="minorHAnsi"/>
          <w:color w:val="000000"/>
        </w:rPr>
        <w:t xml:space="preserve">level, you may rapidly recover your mana by </w:t>
      </w:r>
      <w:r>
        <w:rPr>
          <w:rFonts w:eastAsia="Times New Roman" w:cstheme="minorHAnsi"/>
          <w:color w:val="000000"/>
        </w:rPr>
        <w:t>invoking ancient powers</w:t>
      </w:r>
      <w:r w:rsidRPr="0033692B">
        <w:rPr>
          <w:rFonts w:eastAsia="Times New Roman" w:cstheme="minorHAnsi"/>
          <w:color w:val="000000"/>
        </w:rPr>
        <w:t xml:space="preserve">. You can use your action and bonus action on your turn to regain </w:t>
      </w:r>
      <w:ins w:id="1722" w:author="Admin" w:date="2021-08-22T03:50:00Z">
        <w:r w:rsidR="006A3139">
          <w:rPr>
            <w:rFonts w:eastAsia="Times New Roman" w:cstheme="minorHAnsi"/>
            <w:color w:val="000000"/>
          </w:rPr>
          <w:t xml:space="preserve">up to 20 </w:t>
        </w:r>
      </w:ins>
      <w:r w:rsidRPr="0033692B">
        <w:rPr>
          <w:rFonts w:eastAsia="Times New Roman" w:cstheme="minorHAnsi"/>
          <w:color w:val="000000"/>
        </w:rPr>
        <w:t xml:space="preserve">mana </w:t>
      </w:r>
      <w:ins w:id="1723" w:author="Admin" w:date="2021-08-22T03:50:00Z">
        <w:r w:rsidR="006A3139">
          <w:rPr>
            <w:rFonts w:eastAsia="Times New Roman" w:cstheme="minorHAnsi"/>
            <w:color w:val="000000"/>
          </w:rPr>
          <w:t>points</w:t>
        </w:r>
      </w:ins>
      <w:del w:id="1724" w:author="Admin" w:date="2021-08-22T03:50:00Z">
        <w:r w:rsidRPr="0033692B" w:rsidDel="006A3139">
          <w:rPr>
            <w:rFonts w:eastAsia="Times New Roman" w:cstheme="minorHAnsi"/>
            <w:color w:val="000000"/>
          </w:rPr>
          <w:delText>as if completed a short rest</w:delText>
        </w:r>
        <w:r w:rsidDel="006A3139">
          <w:rPr>
            <w:rFonts w:eastAsia="Times New Roman" w:cstheme="minorHAnsi"/>
            <w:color w:val="000000"/>
          </w:rPr>
          <w:delText xml:space="preserve"> (or rested for one hour)</w:delText>
        </w:r>
      </w:del>
      <w:r w:rsidRPr="0033692B">
        <w:rPr>
          <w:rFonts w:eastAsia="Times New Roman" w:cstheme="minorHAnsi"/>
          <w:color w:val="000000"/>
        </w:rPr>
        <w:t xml:space="preserve">. </w:t>
      </w:r>
    </w:p>
    <w:p w14:paraId="6AE179ED" w14:textId="77777777" w:rsidR="006A3139" w:rsidRDefault="00AD5894">
      <w:pPr>
        <w:contextualSpacing/>
        <w:rPr>
          <w:ins w:id="1725" w:author="Admin" w:date="2021-08-22T03:50:00Z"/>
          <w:rFonts w:eastAsia="Times New Roman" w:cstheme="minorHAnsi"/>
          <w:color w:val="000000"/>
        </w:rPr>
      </w:pPr>
      <w:del w:id="1726" w:author="Admin" w:date="2021-08-22T03:50:00Z">
        <w:r w:rsidRPr="0033692B" w:rsidDel="006A3139">
          <w:rPr>
            <w:rFonts w:eastAsia="Times New Roman" w:cstheme="minorHAnsi"/>
            <w:color w:val="000000"/>
          </w:rPr>
          <w:delText xml:space="preserve">You can use this feature </w:delText>
        </w:r>
        <w:r w:rsidDel="006A3139">
          <w:rPr>
            <w:rFonts w:eastAsia="Times New Roman" w:cstheme="minorHAnsi"/>
            <w:color w:val="000000"/>
          </w:rPr>
          <w:delText xml:space="preserve">a number of times equal to </w:delText>
        </w:r>
        <w:r w:rsidR="000B097B" w:rsidDel="006A3139">
          <w:rPr>
            <w:rFonts w:eastAsia="Times New Roman" w:cstheme="minorHAnsi"/>
            <w:color w:val="000000"/>
          </w:rPr>
          <w:delText xml:space="preserve">half </w:delText>
        </w:r>
        <w:r w:rsidDel="006A3139">
          <w:rPr>
            <w:rFonts w:eastAsia="Times New Roman" w:cstheme="minorHAnsi"/>
            <w:color w:val="000000"/>
          </w:rPr>
          <w:delText xml:space="preserve">your </w:delText>
        </w:r>
        <w:r w:rsidRPr="0033692B" w:rsidDel="006A3139">
          <w:rPr>
            <w:rFonts w:eastAsia="Times New Roman" w:cstheme="minorHAnsi"/>
            <w:color w:val="000000"/>
          </w:rPr>
          <w:delText xml:space="preserve">proficiency bonus. </w:delText>
        </w:r>
      </w:del>
    </w:p>
    <w:p w14:paraId="11288E4B" w14:textId="422D30A3" w:rsidR="00AD5894" w:rsidRDefault="00AD5894">
      <w:pPr>
        <w:contextualSpacing/>
        <w:rPr>
          <w:rFonts w:eastAsia="Times New Roman" w:cstheme="minorHAnsi"/>
          <w:color w:val="000000"/>
        </w:rPr>
      </w:pPr>
      <w:r w:rsidRPr="0033692B">
        <w:rPr>
          <w:rFonts w:eastAsia="Times New Roman" w:cstheme="minorHAnsi"/>
          <w:color w:val="000000"/>
        </w:rPr>
        <w:t xml:space="preserve">You </w:t>
      </w:r>
      <w:del w:id="1727" w:author="Admin" w:date="2021-08-22T03:51:00Z">
        <w:r w:rsidRPr="0033692B" w:rsidDel="006A3139">
          <w:rPr>
            <w:rFonts w:eastAsia="Times New Roman" w:cstheme="minorHAnsi"/>
            <w:color w:val="000000"/>
          </w:rPr>
          <w:delText xml:space="preserve">regain </w:delText>
        </w:r>
      </w:del>
      <w:ins w:id="1728" w:author="Admin" w:date="2021-08-22T03:51:00Z">
        <w:r w:rsidR="006A3139">
          <w:rPr>
            <w:rFonts w:eastAsia="Times New Roman" w:cstheme="minorHAnsi"/>
            <w:color w:val="000000"/>
          </w:rPr>
          <w:t xml:space="preserve">replenish your reserve </w:t>
        </w:r>
      </w:ins>
      <w:ins w:id="1729" w:author="Admin" w:date="2021-08-22T04:01:00Z">
        <w:r w:rsidR="00F74B07">
          <w:rPr>
            <w:rFonts w:eastAsia="Times New Roman" w:cstheme="minorHAnsi"/>
            <w:color w:val="000000"/>
          </w:rPr>
          <w:t xml:space="preserve">of ancient power </w:t>
        </w:r>
      </w:ins>
      <w:del w:id="1730" w:author="Admin" w:date="2021-08-22T03:51:00Z">
        <w:r w:rsidRPr="0033692B" w:rsidDel="006A3139">
          <w:rPr>
            <w:rFonts w:eastAsia="Times New Roman" w:cstheme="minorHAnsi"/>
            <w:color w:val="000000"/>
          </w:rPr>
          <w:delText xml:space="preserve">expended uses </w:delText>
        </w:r>
      </w:del>
      <w:r w:rsidRPr="0033692B">
        <w:rPr>
          <w:rFonts w:eastAsia="Times New Roman" w:cstheme="minorHAnsi"/>
          <w:color w:val="000000"/>
        </w:rPr>
        <w:t>when you finish a long rest.</w:t>
      </w:r>
      <w:r>
        <w:rPr>
          <w:rFonts w:eastAsia="Times New Roman" w:cstheme="minorHAnsi"/>
          <w:color w:val="000000"/>
        </w:rPr>
        <w:t xml:space="preserve"> While using this feature, natural energies suffuse you, imposing disadvantage on attack rolls made against you, and granting you advantage to saving throws until the start of your turn in the next round. </w:t>
      </w:r>
    </w:p>
    <w:p w14:paraId="5BE794F5" w14:textId="251537EE" w:rsidR="001101FE" w:rsidDel="006A3139" w:rsidRDefault="00AD5894" w:rsidP="001101FE">
      <w:pPr>
        <w:contextualSpacing/>
        <w:rPr>
          <w:del w:id="1731" w:author="Admin" w:date="2021-08-22T03:51:00Z"/>
          <w:rFonts w:eastAsia="Times New Roman" w:cstheme="minorHAnsi"/>
          <w:color w:val="000000"/>
        </w:rPr>
      </w:pPr>
      <w:del w:id="1732" w:author="Admin" w:date="2021-08-22T03:51:00Z">
        <w:r w:rsidDel="006A3139">
          <w:rPr>
            <w:rFonts w:eastAsia="Times New Roman" w:cstheme="minorHAnsi"/>
            <w:color w:val="000000"/>
          </w:rPr>
          <w:delText xml:space="preserve">Alternatively, if you use this during a short rest or when you are below one-quarter your maximum mana point pool, you are treated as if you rested for two hours instead of one. </w:delText>
        </w:r>
        <w:r w:rsidR="001101FE" w:rsidDel="006A3139">
          <w:rPr>
            <w:rFonts w:eastAsia="Times New Roman" w:cstheme="minorHAnsi"/>
            <w:color w:val="000000"/>
          </w:rPr>
          <w:delText xml:space="preserve">This is atop the mana you regain for the normal rest. </w:delText>
        </w:r>
      </w:del>
    </w:p>
    <w:p w14:paraId="5E4A604E" w14:textId="77777777" w:rsidR="0033692B" w:rsidRPr="00F00B80" w:rsidRDefault="0033692B">
      <w:pPr>
        <w:contextualSpacing/>
        <w:rPr>
          <w:rFonts w:eastAsia="Times New Roman" w:cstheme="minorHAnsi"/>
        </w:rPr>
      </w:pPr>
    </w:p>
    <w:p w14:paraId="665D805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2C11EBB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468D92D8" w14:textId="77777777" w:rsidR="00AB25EF" w:rsidRPr="000D5DB5" w:rsidRDefault="00AB25EF">
      <w:pPr>
        <w:contextualSpacing/>
        <w:rPr>
          <w:rFonts w:eastAsia="Times New Roman" w:cstheme="minorHAnsi"/>
          <w:sz w:val="24"/>
          <w:szCs w:val="24"/>
        </w:rPr>
      </w:pPr>
    </w:p>
    <w:p w14:paraId="4047328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Timeless</w:t>
      </w:r>
    </w:p>
    <w:p w14:paraId="06691DA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Starting at 18th level, the primal magic that you wield causes you to age more slowly. For every 10 actual years you live, your body ages one year only.</w:t>
      </w:r>
    </w:p>
    <w:p w14:paraId="09A3A8FA" w14:textId="77777777" w:rsidR="00AB25EF" w:rsidRPr="000D5DB5" w:rsidRDefault="00AB25EF">
      <w:pPr>
        <w:contextualSpacing/>
        <w:rPr>
          <w:rFonts w:eastAsia="Times New Roman" w:cstheme="minorHAnsi"/>
          <w:sz w:val="24"/>
          <w:szCs w:val="24"/>
        </w:rPr>
      </w:pPr>
    </w:p>
    <w:p w14:paraId="6696245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Beast Spells</w:t>
      </w:r>
    </w:p>
    <w:p w14:paraId="28FDB756" w14:textId="77777777" w:rsidR="00AB25EF" w:rsidRPr="000D5DB5" w:rsidRDefault="00AB25EF" w:rsidP="00EF67C7">
      <w:pPr>
        <w:contextualSpacing/>
        <w:rPr>
          <w:rFonts w:eastAsia="Times New Roman" w:cstheme="minorHAnsi"/>
          <w:sz w:val="24"/>
          <w:szCs w:val="24"/>
        </w:rPr>
      </w:pPr>
      <w:r w:rsidRPr="000D5DB5">
        <w:rPr>
          <w:rFonts w:eastAsia="Times New Roman" w:cstheme="minorHAnsi"/>
          <w:color w:val="000000"/>
        </w:rPr>
        <w:t>Beginning at 18th level, you can cast many of your druid spells in any shape you assume using Wild Shape. You can perform the somatic and verbal components of a druid spell while in a beast shape, but you aren’t able to provide material components.</w:t>
      </w:r>
      <w:r w:rsidR="00EF67C7">
        <w:rPr>
          <w:rFonts w:eastAsia="Times New Roman" w:cstheme="minorHAnsi"/>
          <w:color w:val="000000"/>
        </w:rPr>
        <w:t xml:space="preserve"> </w:t>
      </w:r>
    </w:p>
    <w:p w14:paraId="286F36E2" w14:textId="77777777" w:rsidR="00AB25EF" w:rsidRPr="000D5DB5" w:rsidRDefault="00AB25EF">
      <w:pPr>
        <w:contextualSpacing/>
        <w:rPr>
          <w:rFonts w:eastAsia="Times New Roman" w:cstheme="minorHAnsi"/>
          <w:sz w:val="24"/>
          <w:szCs w:val="24"/>
        </w:rPr>
      </w:pPr>
    </w:p>
    <w:p w14:paraId="4D99515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Archdruid</w:t>
      </w:r>
    </w:p>
    <w:p w14:paraId="0DD3781D" w14:textId="77777777" w:rsidR="00AB25EF" w:rsidRPr="000D5DB5" w:rsidRDefault="00AB25EF" w:rsidP="009A76FC">
      <w:pPr>
        <w:contextualSpacing/>
        <w:rPr>
          <w:rFonts w:eastAsia="Times New Roman" w:cstheme="minorHAnsi"/>
          <w:sz w:val="24"/>
          <w:szCs w:val="24"/>
        </w:rPr>
      </w:pPr>
      <w:r w:rsidRPr="000D5DB5">
        <w:rPr>
          <w:rFonts w:eastAsia="Times New Roman" w:cstheme="minorHAnsi"/>
          <w:color w:val="000000"/>
        </w:rPr>
        <w:t>At 20th level, you can use your Wild Shape an unlimited number of times.</w:t>
      </w:r>
      <w:r w:rsidR="009A76FC">
        <w:rPr>
          <w:rFonts w:eastAsia="Times New Roman" w:cstheme="minorHAnsi"/>
          <w:color w:val="000000"/>
        </w:rPr>
        <w:t xml:space="preserve"> </w:t>
      </w:r>
      <w:r w:rsidRPr="000D5DB5">
        <w:rPr>
          <w:rFonts w:eastAsia="Times New Roman" w:cstheme="minorHAnsi"/>
          <w:color w:val="000000"/>
        </w:rPr>
        <w:t xml:space="preserve">Additionally, you can ignore the verbal and somatic components of your druid spells, as well as any material components that lack a cost and aren’t consumed by a spell. You gain this benefit in both your normal shape and your </w:t>
      </w:r>
      <w:r w:rsidR="009A76FC">
        <w:rPr>
          <w:rFonts w:eastAsia="Times New Roman" w:cstheme="minorHAnsi"/>
          <w:color w:val="000000"/>
        </w:rPr>
        <w:t>various</w:t>
      </w:r>
      <w:r w:rsidRPr="000D5DB5">
        <w:rPr>
          <w:rFonts w:eastAsia="Times New Roman" w:cstheme="minorHAnsi"/>
          <w:color w:val="000000"/>
        </w:rPr>
        <w:t xml:space="preserve"> Wild Shape</w:t>
      </w:r>
      <w:r w:rsidR="009A76FC">
        <w:rPr>
          <w:rFonts w:eastAsia="Times New Roman" w:cstheme="minorHAnsi"/>
          <w:color w:val="000000"/>
        </w:rPr>
        <w:t>s</w:t>
      </w:r>
      <w:r w:rsidRPr="000D5DB5">
        <w:rPr>
          <w:rFonts w:eastAsia="Times New Roman" w:cstheme="minorHAnsi"/>
          <w:color w:val="000000"/>
        </w:rPr>
        <w:t>.</w:t>
      </w:r>
    </w:p>
    <w:p w14:paraId="04B3B8C5" w14:textId="77777777" w:rsidR="00AB25EF" w:rsidRPr="000D5DB5" w:rsidRDefault="00AB25EF">
      <w:pPr>
        <w:contextualSpacing/>
        <w:rPr>
          <w:rFonts w:eastAsia="Times New Roman" w:cstheme="minorHAnsi"/>
          <w:sz w:val="24"/>
          <w:szCs w:val="24"/>
        </w:rPr>
      </w:pPr>
    </w:p>
    <w:p w14:paraId="7DC414EF" w14:textId="77777777" w:rsidR="00AB25EF" w:rsidRPr="000D5DB5" w:rsidRDefault="00AB25EF">
      <w:pPr>
        <w:contextualSpacing/>
        <w:outlineLvl w:val="2"/>
        <w:rPr>
          <w:rFonts w:eastAsia="Times New Roman" w:cstheme="minorHAnsi"/>
          <w:b/>
          <w:bCs/>
          <w:sz w:val="27"/>
          <w:szCs w:val="27"/>
        </w:rPr>
      </w:pPr>
      <w:bookmarkStart w:id="1733" w:name="_Toc509138734"/>
      <w:bookmarkStart w:id="1734" w:name="_Toc54196390"/>
      <w:r w:rsidRPr="000D5DB5">
        <w:rPr>
          <w:rFonts w:eastAsia="Times New Roman" w:cstheme="minorHAnsi"/>
          <w:color w:val="2E75B5"/>
          <w:sz w:val="28"/>
          <w:szCs w:val="28"/>
        </w:rPr>
        <w:t>Druid Circles</w:t>
      </w:r>
      <w:bookmarkEnd w:id="1733"/>
      <w:bookmarkEnd w:id="1734"/>
    </w:p>
    <w:p w14:paraId="66641DF1" w14:textId="77777777" w:rsidR="00AB25EF" w:rsidRPr="000D5DB5" w:rsidRDefault="009A76FC" w:rsidP="009A76FC">
      <w:pPr>
        <w:contextualSpacing/>
        <w:rPr>
          <w:rFonts w:eastAsia="Times New Roman" w:cstheme="minorHAnsi"/>
          <w:sz w:val="24"/>
          <w:szCs w:val="24"/>
        </w:rPr>
      </w:pPr>
      <w:r>
        <w:rPr>
          <w:rFonts w:eastAsia="Times New Roman" w:cstheme="minorHAnsi"/>
          <w:color w:val="000000"/>
        </w:rPr>
        <w:t xml:space="preserve">Azerothian </w:t>
      </w:r>
      <w:r w:rsidR="00AB25EF" w:rsidRPr="000D5DB5">
        <w:rPr>
          <w:rFonts w:eastAsia="Times New Roman" w:cstheme="minorHAnsi"/>
          <w:color w:val="000000"/>
        </w:rPr>
        <w:t xml:space="preserve">Druids </w:t>
      </w:r>
      <w:r>
        <w:rPr>
          <w:rFonts w:eastAsia="Times New Roman" w:cstheme="minorHAnsi"/>
          <w:color w:val="000000"/>
        </w:rPr>
        <w:t xml:space="preserve">usually </w:t>
      </w:r>
      <w:r w:rsidR="00AB25EF" w:rsidRPr="000D5DB5">
        <w:rPr>
          <w:rFonts w:eastAsia="Times New Roman" w:cstheme="minorHAnsi"/>
          <w:color w:val="000000"/>
        </w:rPr>
        <w:t xml:space="preserve">choose from one of the below three circles. </w:t>
      </w:r>
    </w:p>
    <w:p w14:paraId="29DD8FFA" w14:textId="77777777" w:rsidR="00AB25EF" w:rsidRPr="000D5DB5" w:rsidRDefault="00AB25EF">
      <w:pPr>
        <w:contextualSpacing/>
        <w:rPr>
          <w:rFonts w:eastAsia="Times New Roman" w:cstheme="minorHAnsi"/>
          <w:sz w:val="24"/>
          <w:szCs w:val="24"/>
        </w:rPr>
      </w:pPr>
    </w:p>
    <w:p w14:paraId="33E9331A"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Balance</w:t>
      </w:r>
    </w:p>
    <w:p w14:paraId="145A38A6" w14:textId="77777777" w:rsidR="00AB25EF" w:rsidRDefault="00847C44">
      <w:pPr>
        <w:contextualSpacing/>
        <w:rPr>
          <w:rFonts w:eastAsia="Times New Roman" w:cstheme="minorHAnsi"/>
          <w:color w:val="000000"/>
        </w:rPr>
      </w:pPr>
      <w:r>
        <w:rPr>
          <w:rFonts w:eastAsia="Times New Roman" w:cstheme="minorHAnsi"/>
          <w:color w:val="000000"/>
        </w:rPr>
        <w:t>You achieve a balance between the powers and influence of the moon and sun. Balance druids usually stand in the back lines</w:t>
      </w:r>
      <w:r w:rsidR="004411FD">
        <w:rPr>
          <w:rFonts w:eastAsia="Times New Roman" w:cstheme="minorHAnsi"/>
          <w:color w:val="000000"/>
        </w:rPr>
        <w:t>, invigorating their allies and calling down shooting stars on their foes</w:t>
      </w:r>
      <w:r>
        <w:rPr>
          <w:rFonts w:eastAsia="Times New Roman" w:cstheme="minorHAnsi"/>
          <w:color w:val="000000"/>
        </w:rPr>
        <w:t>.</w:t>
      </w:r>
    </w:p>
    <w:p w14:paraId="643C07BA" w14:textId="77777777" w:rsidR="00847C44" w:rsidRPr="000D5DB5" w:rsidRDefault="00847C44">
      <w:pPr>
        <w:contextualSpacing/>
        <w:rPr>
          <w:rFonts w:eastAsia="Times New Roman" w:cstheme="minorHAnsi"/>
          <w:sz w:val="24"/>
          <w:szCs w:val="24"/>
        </w:rPr>
      </w:pPr>
    </w:p>
    <w:p w14:paraId="6E015916" w14:textId="77777777" w:rsidR="001B3E16" w:rsidRDefault="001A2242">
      <w:pPr>
        <w:contextualSpacing/>
        <w:rPr>
          <w:rFonts w:eastAsia="Times New Roman" w:cstheme="minorHAnsi"/>
          <w:b/>
          <w:bCs/>
          <w:color w:val="000000"/>
        </w:rPr>
      </w:pPr>
      <w:r>
        <w:rPr>
          <w:rFonts w:eastAsia="Times New Roman" w:cstheme="minorHAnsi"/>
          <w:b/>
          <w:bCs/>
          <w:color w:val="000000"/>
        </w:rPr>
        <w:t>Balance</w:t>
      </w:r>
      <w:r w:rsidR="001B3E16">
        <w:rPr>
          <w:rFonts w:eastAsia="Times New Roman" w:cstheme="minorHAnsi"/>
          <w:b/>
          <w:bCs/>
          <w:color w:val="000000"/>
        </w:rPr>
        <w:t xml:space="preserve"> Circle Spells</w:t>
      </w:r>
    </w:p>
    <w:p w14:paraId="44C39E1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1B3E16">
        <w:rPr>
          <w:rFonts w:eastAsia="Times New Roman" w:cstheme="minorHAnsi"/>
          <w:b/>
          <w:bCs/>
          <w:color w:val="000000"/>
        </w:rPr>
        <w:tab/>
      </w:r>
      <w:r w:rsidRPr="000D5DB5">
        <w:rPr>
          <w:rFonts w:eastAsia="Times New Roman" w:cstheme="minorHAnsi"/>
          <w:b/>
          <w:bCs/>
          <w:color w:val="000000"/>
        </w:rPr>
        <w:t>Spells</w:t>
      </w:r>
    </w:p>
    <w:p w14:paraId="1F95F24A"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t>B</w:t>
      </w:r>
      <w:r w:rsidRPr="000D5DB5">
        <w:rPr>
          <w:rFonts w:eastAsia="Times New Roman" w:cstheme="minorHAnsi"/>
          <w:color w:val="000000"/>
        </w:rPr>
        <w:t>arkskin</w:t>
      </w:r>
      <w:r w:rsidR="00AB25EF" w:rsidRPr="000D5DB5">
        <w:rPr>
          <w:rFonts w:eastAsia="Times New Roman" w:cstheme="minorHAnsi"/>
          <w:color w:val="000000"/>
        </w:rPr>
        <w:t>, entangling roots</w:t>
      </w:r>
    </w:p>
    <w:p w14:paraId="567CD15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5t</w:t>
      </w:r>
      <w:r w:rsidR="001B3E16">
        <w:rPr>
          <w:rFonts w:eastAsia="Times New Roman" w:cstheme="minorHAnsi"/>
          <w:color w:val="000000"/>
        </w:rPr>
        <w:t>h</w:t>
      </w:r>
      <w:r w:rsidR="001B3E16">
        <w:rPr>
          <w:rFonts w:eastAsia="Times New Roman" w:cstheme="minorHAnsi"/>
          <w:color w:val="000000"/>
        </w:rPr>
        <w:tab/>
        <w:t>C</w:t>
      </w:r>
      <w:r w:rsidRPr="000D5DB5">
        <w:rPr>
          <w:rFonts w:eastAsia="Times New Roman" w:cstheme="minorHAnsi"/>
          <w:color w:val="000000"/>
        </w:rPr>
        <w:t>all lightning, plant growth</w:t>
      </w:r>
    </w:p>
    <w:p w14:paraId="0D786D0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7th</w:t>
      </w:r>
      <w:r w:rsidR="001B3E16">
        <w:rPr>
          <w:rFonts w:eastAsia="Times New Roman" w:cstheme="minorHAnsi"/>
          <w:color w:val="000000"/>
        </w:rPr>
        <w:tab/>
        <w:t>D</w:t>
      </w:r>
      <w:r w:rsidR="001B3E16" w:rsidRPr="000D5DB5">
        <w:rPr>
          <w:rFonts w:eastAsia="Times New Roman" w:cstheme="minorHAnsi"/>
          <w:color w:val="000000"/>
        </w:rPr>
        <w:t>ivination</w:t>
      </w:r>
      <w:r w:rsidRPr="000D5DB5">
        <w:rPr>
          <w:rFonts w:eastAsia="Times New Roman" w:cstheme="minorHAnsi"/>
          <w:color w:val="000000"/>
        </w:rPr>
        <w:t>, freedom of movement</w:t>
      </w:r>
    </w:p>
    <w:p w14:paraId="5FFC28C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9th</w:t>
      </w:r>
      <w:r w:rsidR="001B3E16">
        <w:rPr>
          <w:rFonts w:eastAsia="Times New Roman" w:cstheme="minorHAnsi"/>
          <w:color w:val="000000"/>
        </w:rPr>
        <w:tab/>
        <w:t>C</w:t>
      </w:r>
      <w:r w:rsidRPr="000D5DB5">
        <w:rPr>
          <w:rFonts w:eastAsia="Times New Roman" w:cstheme="minorHAnsi"/>
          <w:color w:val="000000"/>
        </w:rPr>
        <w:t>ommune with nature, tree stride</w:t>
      </w:r>
    </w:p>
    <w:p w14:paraId="67B5DFDE" w14:textId="77777777" w:rsidR="00AB25EF" w:rsidRPr="000D5DB5" w:rsidRDefault="00AB25EF">
      <w:pPr>
        <w:contextualSpacing/>
        <w:rPr>
          <w:rFonts w:eastAsia="Times New Roman" w:cstheme="minorHAnsi"/>
          <w:sz w:val="24"/>
          <w:szCs w:val="24"/>
        </w:rPr>
      </w:pPr>
    </w:p>
    <w:p w14:paraId="475A259C" w14:textId="77777777" w:rsidR="006D3697" w:rsidRDefault="00AB25EF" w:rsidP="001D5156">
      <w:pPr>
        <w:contextualSpacing/>
        <w:rPr>
          <w:rFonts w:eastAsia="Times New Roman" w:cstheme="minorHAnsi"/>
          <w:color w:val="000000"/>
        </w:rPr>
      </w:pPr>
      <w:r w:rsidRPr="000D5DB5">
        <w:rPr>
          <w:rFonts w:eastAsia="Times New Roman" w:cstheme="minorHAnsi"/>
          <w:b/>
          <w:bCs/>
          <w:color w:val="000000"/>
        </w:rPr>
        <w:t xml:space="preserve">Eclipse Pool. </w:t>
      </w:r>
      <w:r w:rsidRPr="000D5DB5">
        <w:rPr>
          <w:rFonts w:eastAsia="Times New Roman" w:cstheme="minorHAnsi"/>
          <w:color w:val="000000"/>
        </w:rPr>
        <w:t xml:space="preserve">Starting at 2nd level, whenever you successfully deal </w:t>
      </w:r>
      <w:r w:rsidR="007317EE">
        <w:rPr>
          <w:rFonts w:eastAsia="Times New Roman" w:cstheme="minorHAnsi"/>
          <w:color w:val="000000"/>
        </w:rPr>
        <w:t>a</w:t>
      </w:r>
      <w:r w:rsidRPr="000D5DB5">
        <w:rPr>
          <w:rFonts w:eastAsia="Times New Roman" w:cstheme="minorHAnsi"/>
          <w:color w:val="000000"/>
        </w:rPr>
        <w:t xml:space="preserve">rcane or </w:t>
      </w:r>
      <w:r w:rsidR="007317EE">
        <w:rPr>
          <w:rFonts w:eastAsia="Times New Roman" w:cstheme="minorHAnsi"/>
          <w:color w:val="000000"/>
        </w:rPr>
        <w:t>h</w:t>
      </w:r>
      <w:r w:rsidRPr="000D5DB5">
        <w:rPr>
          <w:rFonts w:eastAsia="Times New Roman" w:cstheme="minorHAnsi"/>
          <w:color w:val="000000"/>
        </w:rPr>
        <w:t xml:space="preserve">oly damage to an enemy through a Druidic spell or ability, you gain one Eclipse point. You cannot gain more than one per round. </w:t>
      </w:r>
      <w:r w:rsidR="006D3697">
        <w:rPr>
          <w:rFonts w:eastAsia="Times New Roman" w:cstheme="minorHAnsi"/>
          <w:color w:val="000000"/>
        </w:rPr>
        <w:t xml:space="preserve">This also applies once per spell, not once per target or sigil pulse. </w:t>
      </w:r>
      <w:r w:rsidRPr="000D5DB5">
        <w:rPr>
          <w:rFonts w:eastAsia="Times New Roman" w:cstheme="minorHAnsi"/>
          <w:color w:val="000000"/>
        </w:rPr>
        <w:t xml:space="preserve">Eclipse points </w:t>
      </w:r>
      <w:r w:rsidR="009A76FC">
        <w:rPr>
          <w:rFonts w:eastAsia="Times New Roman" w:cstheme="minorHAnsi"/>
          <w:color w:val="000000"/>
        </w:rPr>
        <w:t xml:space="preserve">are </w:t>
      </w:r>
      <w:r w:rsidRPr="000D5DB5">
        <w:rPr>
          <w:rFonts w:eastAsia="Times New Roman" w:cstheme="minorHAnsi"/>
          <w:color w:val="000000"/>
        </w:rPr>
        <w:t xml:space="preserve">used to empower your abilities. </w:t>
      </w:r>
    </w:p>
    <w:p w14:paraId="6861A2F8" w14:textId="77777777" w:rsidR="00AB25EF" w:rsidRPr="000D5DB5" w:rsidRDefault="00AB25EF" w:rsidP="007317EE">
      <w:pPr>
        <w:contextualSpacing/>
        <w:rPr>
          <w:rFonts w:eastAsia="Times New Roman" w:cstheme="minorHAnsi"/>
          <w:sz w:val="24"/>
          <w:szCs w:val="24"/>
        </w:rPr>
      </w:pPr>
      <w:r w:rsidRPr="000D5DB5">
        <w:rPr>
          <w:rFonts w:eastAsia="Times New Roman" w:cstheme="minorHAnsi"/>
          <w:color w:val="000000"/>
        </w:rPr>
        <w:t xml:space="preserve">For every Eclipse point you have, you may deal an additional 1 point of </w:t>
      </w:r>
      <w:r w:rsidR="007317EE">
        <w:rPr>
          <w:rFonts w:eastAsia="Times New Roman" w:cstheme="minorHAnsi"/>
          <w:color w:val="000000"/>
        </w:rPr>
        <w:t>a</w:t>
      </w:r>
      <w:r w:rsidRPr="000D5DB5">
        <w:rPr>
          <w:rFonts w:eastAsia="Times New Roman" w:cstheme="minorHAnsi"/>
          <w:color w:val="000000"/>
        </w:rPr>
        <w:t xml:space="preserve">rcane or </w:t>
      </w:r>
      <w:r w:rsidR="007317EE">
        <w:rPr>
          <w:rFonts w:eastAsia="Times New Roman" w:cstheme="minorHAnsi"/>
          <w:color w:val="000000"/>
        </w:rPr>
        <w:t>h</w:t>
      </w:r>
      <w:r w:rsidRPr="000D5DB5">
        <w:rPr>
          <w:rFonts w:eastAsia="Times New Roman" w:cstheme="minorHAnsi"/>
          <w:color w:val="000000"/>
        </w:rPr>
        <w:t xml:space="preserve">oly damage </w:t>
      </w:r>
      <w:r w:rsidR="007B4563">
        <w:rPr>
          <w:rFonts w:eastAsia="Times New Roman" w:cstheme="minorHAnsi"/>
          <w:color w:val="000000"/>
        </w:rPr>
        <w:t xml:space="preserve">per dice of the spell, if the </w:t>
      </w:r>
      <w:r w:rsidRPr="000D5DB5">
        <w:rPr>
          <w:rFonts w:eastAsia="Times New Roman" w:cstheme="minorHAnsi"/>
          <w:color w:val="000000"/>
        </w:rPr>
        <w:t xml:space="preserve">spells </w:t>
      </w:r>
      <w:r w:rsidR="007B4563">
        <w:rPr>
          <w:rFonts w:eastAsia="Times New Roman" w:cstheme="minorHAnsi"/>
          <w:color w:val="000000"/>
        </w:rPr>
        <w:t xml:space="preserve">or </w:t>
      </w:r>
      <w:r w:rsidRPr="000D5DB5">
        <w:rPr>
          <w:rFonts w:eastAsia="Times New Roman" w:cstheme="minorHAnsi"/>
          <w:color w:val="000000"/>
        </w:rPr>
        <w:t>abilities deal</w:t>
      </w:r>
      <w:r w:rsidR="007B4563">
        <w:rPr>
          <w:rFonts w:eastAsia="Times New Roman" w:cstheme="minorHAnsi"/>
          <w:color w:val="000000"/>
        </w:rPr>
        <w:t>s</w:t>
      </w:r>
      <w:r w:rsidRPr="000D5DB5">
        <w:rPr>
          <w:rFonts w:eastAsia="Times New Roman" w:cstheme="minorHAnsi"/>
          <w:color w:val="000000"/>
        </w:rPr>
        <w:t xml:space="preserve"> </w:t>
      </w:r>
      <w:r w:rsidR="007317EE">
        <w:rPr>
          <w:rFonts w:eastAsia="Times New Roman" w:cstheme="minorHAnsi"/>
          <w:color w:val="000000"/>
        </w:rPr>
        <w:t>a</w:t>
      </w:r>
      <w:r w:rsidRPr="000D5DB5">
        <w:rPr>
          <w:rFonts w:eastAsia="Times New Roman" w:cstheme="minorHAnsi"/>
          <w:color w:val="000000"/>
        </w:rPr>
        <w:t xml:space="preserve">rcane or </w:t>
      </w:r>
      <w:r w:rsidR="007317EE">
        <w:rPr>
          <w:rFonts w:eastAsia="Times New Roman" w:cstheme="minorHAnsi"/>
          <w:color w:val="000000"/>
        </w:rPr>
        <w:t>h</w:t>
      </w:r>
      <w:r w:rsidRPr="000D5DB5">
        <w:rPr>
          <w:rFonts w:eastAsia="Times New Roman" w:cstheme="minorHAnsi"/>
          <w:color w:val="000000"/>
        </w:rPr>
        <w:t xml:space="preserve">oly damage. You may have a maximum number of </w:t>
      </w:r>
      <w:r w:rsidR="006D3697">
        <w:rPr>
          <w:rFonts w:eastAsia="Times New Roman" w:cstheme="minorHAnsi"/>
          <w:color w:val="000000"/>
        </w:rPr>
        <w:t xml:space="preserve">eclipse </w:t>
      </w:r>
      <w:r w:rsidRPr="000D5DB5">
        <w:rPr>
          <w:rFonts w:eastAsia="Times New Roman" w:cstheme="minorHAnsi"/>
          <w:color w:val="000000"/>
        </w:rPr>
        <w:t xml:space="preserve">points equal to 2 plus your Proficiency bonus, and they remain for one hour after being acquired. </w:t>
      </w:r>
    </w:p>
    <w:p w14:paraId="04B5E102" w14:textId="77777777" w:rsidR="00AB25EF" w:rsidRPr="000D5DB5" w:rsidRDefault="00AB25EF">
      <w:pPr>
        <w:contextualSpacing/>
        <w:rPr>
          <w:rFonts w:eastAsia="Times New Roman" w:cstheme="minorHAnsi"/>
          <w:sz w:val="24"/>
          <w:szCs w:val="24"/>
        </w:rPr>
      </w:pPr>
    </w:p>
    <w:p w14:paraId="5085C631" w14:textId="77777777" w:rsidR="00072E46" w:rsidRDefault="00AB25EF" w:rsidP="00072E46">
      <w:pPr>
        <w:contextualSpacing/>
        <w:rPr>
          <w:rFonts w:eastAsia="Times New Roman" w:cstheme="minorHAnsi"/>
          <w:color w:val="000000"/>
        </w:rPr>
      </w:pPr>
      <w:r w:rsidRPr="000D5DB5">
        <w:rPr>
          <w:rFonts w:eastAsia="Times New Roman" w:cstheme="minorHAnsi"/>
          <w:b/>
          <w:bCs/>
          <w:color w:val="000000"/>
        </w:rPr>
        <w:t xml:space="preserve">Balance of Sun and Moon. </w:t>
      </w:r>
      <w:r w:rsidRPr="000D5DB5">
        <w:rPr>
          <w:rFonts w:eastAsia="Times New Roman" w:cstheme="minorHAnsi"/>
          <w:color w:val="000000"/>
        </w:rPr>
        <w:t xml:space="preserve">Also starting at 2nd level, you may expend one Eclipse point when casting a spell that deals </w:t>
      </w:r>
      <w:r w:rsidR="007317EE">
        <w:rPr>
          <w:rFonts w:eastAsia="Times New Roman" w:cstheme="minorHAnsi"/>
          <w:color w:val="000000"/>
        </w:rPr>
        <w:t>a</w:t>
      </w:r>
      <w:r w:rsidRPr="000D5DB5">
        <w:rPr>
          <w:rFonts w:eastAsia="Times New Roman" w:cstheme="minorHAnsi"/>
          <w:color w:val="000000"/>
        </w:rPr>
        <w:t xml:space="preserve">rcane or </w:t>
      </w:r>
      <w:r w:rsidR="007317EE">
        <w:rPr>
          <w:rFonts w:eastAsia="Times New Roman" w:cstheme="minorHAnsi"/>
          <w:color w:val="000000"/>
        </w:rPr>
        <w:t>h</w:t>
      </w:r>
      <w:r w:rsidRPr="000D5DB5">
        <w:rPr>
          <w:rFonts w:eastAsia="Times New Roman" w:cstheme="minorHAnsi"/>
          <w:color w:val="000000"/>
        </w:rPr>
        <w:t>oly damage</w:t>
      </w:r>
      <w:r w:rsidR="00072E46">
        <w:rPr>
          <w:rFonts w:eastAsia="Times New Roman" w:cstheme="minorHAnsi"/>
          <w:color w:val="000000"/>
        </w:rPr>
        <w:t xml:space="preserve"> to apply one of the following effects:</w:t>
      </w:r>
    </w:p>
    <w:p w14:paraId="3711360B" w14:textId="77777777" w:rsidR="00072E46" w:rsidRDefault="00072E46" w:rsidP="00072E46">
      <w:pPr>
        <w:pStyle w:val="ListParagraph"/>
        <w:numPr>
          <w:ilvl w:val="0"/>
          <w:numId w:val="7"/>
        </w:numPr>
        <w:rPr>
          <w:rFonts w:eastAsia="Times New Roman" w:cstheme="minorHAnsi"/>
          <w:color w:val="000000"/>
        </w:rPr>
      </w:pPr>
      <w:r>
        <w:rPr>
          <w:rFonts w:eastAsia="Times New Roman" w:cstheme="minorHAnsi"/>
          <w:color w:val="000000"/>
        </w:rPr>
        <w:t>D</w:t>
      </w:r>
      <w:r w:rsidR="00AB25EF" w:rsidRPr="00072E46">
        <w:rPr>
          <w:rFonts w:eastAsia="Times New Roman" w:cstheme="minorHAnsi"/>
          <w:color w:val="000000"/>
        </w:rPr>
        <w:t xml:space="preserve">eal </w:t>
      </w:r>
      <w:r w:rsidR="007B4563" w:rsidRPr="00072E46">
        <w:rPr>
          <w:rFonts w:eastAsia="Times New Roman" w:cstheme="minorHAnsi"/>
          <w:color w:val="000000"/>
        </w:rPr>
        <w:t>2</w:t>
      </w:r>
      <w:r w:rsidR="00AB25EF" w:rsidRPr="00072E46">
        <w:rPr>
          <w:rFonts w:eastAsia="Times New Roman" w:cstheme="minorHAnsi"/>
          <w:color w:val="000000"/>
        </w:rPr>
        <w:t>d</w:t>
      </w:r>
      <w:r w:rsidR="007B4563" w:rsidRPr="00072E46">
        <w:rPr>
          <w:rFonts w:eastAsia="Times New Roman" w:cstheme="minorHAnsi"/>
          <w:color w:val="000000"/>
        </w:rPr>
        <w:t>6</w:t>
      </w:r>
      <w:r w:rsidR="00AB25EF" w:rsidRPr="00072E46">
        <w:rPr>
          <w:rFonts w:eastAsia="Times New Roman" w:cstheme="minorHAnsi"/>
          <w:color w:val="000000"/>
        </w:rPr>
        <w:t xml:space="preserve"> </w:t>
      </w:r>
      <w:r w:rsidR="006D3697" w:rsidRPr="00072E46">
        <w:rPr>
          <w:rFonts w:eastAsia="Times New Roman" w:cstheme="minorHAnsi"/>
          <w:color w:val="000000"/>
        </w:rPr>
        <w:t xml:space="preserve">extra </w:t>
      </w:r>
      <w:r w:rsidR="00AB25EF" w:rsidRPr="00072E46">
        <w:rPr>
          <w:rFonts w:eastAsia="Times New Roman" w:cstheme="minorHAnsi"/>
          <w:color w:val="000000"/>
        </w:rPr>
        <w:t>points of damage of that type</w:t>
      </w:r>
      <w:r w:rsidR="006D3697" w:rsidRPr="00072E46">
        <w:rPr>
          <w:rFonts w:eastAsia="Times New Roman" w:cstheme="minorHAnsi"/>
          <w:color w:val="000000"/>
        </w:rPr>
        <w:t xml:space="preserve"> atop the normal bonus</w:t>
      </w:r>
    </w:p>
    <w:p w14:paraId="2A532195" w14:textId="77777777" w:rsidR="00072E46" w:rsidRPr="00072E46" w:rsidRDefault="00072E46" w:rsidP="00072E46">
      <w:pPr>
        <w:pStyle w:val="ListParagraph"/>
        <w:numPr>
          <w:ilvl w:val="0"/>
          <w:numId w:val="7"/>
        </w:numPr>
        <w:rPr>
          <w:rFonts w:eastAsia="Times New Roman" w:cstheme="minorHAnsi"/>
          <w:color w:val="000000"/>
        </w:rPr>
      </w:pPr>
      <w:r>
        <w:rPr>
          <w:rFonts w:eastAsia="Times New Roman" w:cstheme="minorHAnsi"/>
          <w:color w:val="000000"/>
        </w:rPr>
        <w:t xml:space="preserve">Cast the </w:t>
      </w:r>
      <w:r>
        <w:rPr>
          <w:rFonts w:eastAsia="Times New Roman" w:cstheme="minorHAnsi"/>
          <w:i/>
          <w:iCs/>
          <w:color w:val="000000"/>
        </w:rPr>
        <w:t xml:space="preserve">wrath </w:t>
      </w:r>
      <w:r>
        <w:rPr>
          <w:rFonts w:eastAsia="Times New Roman" w:cstheme="minorHAnsi"/>
          <w:color w:val="000000"/>
        </w:rPr>
        <w:t xml:space="preserve">cantrip as a bonus action. On a successful hit with the cantrip, you regain the Eclipse point. </w:t>
      </w:r>
    </w:p>
    <w:p w14:paraId="523C25F2" w14:textId="77777777" w:rsidR="00F06BEB" w:rsidRPr="00F06BEB" w:rsidRDefault="00F06BEB" w:rsidP="00F06BEB">
      <w:pPr>
        <w:contextualSpacing/>
        <w:rPr>
          <w:rFonts w:eastAsia="Times New Roman" w:cstheme="minorHAnsi"/>
          <w:color w:val="000000"/>
        </w:rPr>
      </w:pPr>
    </w:p>
    <w:p w14:paraId="6888A66E" w14:textId="77777777" w:rsidR="006D3697" w:rsidRPr="006D3697" w:rsidRDefault="006E3F8B" w:rsidP="006D3697">
      <w:pPr>
        <w:contextualSpacing/>
        <w:rPr>
          <w:rFonts w:eastAsia="Times New Roman" w:cstheme="minorHAnsi"/>
          <w:color w:val="000000"/>
        </w:rPr>
      </w:pPr>
      <w:r>
        <w:rPr>
          <w:rFonts w:eastAsia="Times New Roman" w:cstheme="minorHAnsi"/>
          <w:b/>
          <w:bCs/>
          <w:color w:val="000000"/>
        </w:rPr>
        <w:t>Moonkin</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Starting at 6th level, you may </w:t>
      </w:r>
      <w:r w:rsidR="006D3697">
        <w:rPr>
          <w:rFonts w:eastAsia="Times New Roman" w:cstheme="minorHAnsi"/>
          <w:color w:val="000000"/>
        </w:rPr>
        <w:t xml:space="preserve">always </w:t>
      </w:r>
      <w:r w:rsidR="00AB25EF" w:rsidRPr="000D5DB5">
        <w:rPr>
          <w:rFonts w:eastAsia="Times New Roman" w:cstheme="minorHAnsi"/>
          <w:color w:val="000000"/>
        </w:rPr>
        <w:t>transform into a wildkin</w:t>
      </w:r>
      <w:r w:rsidR="006D3697">
        <w:rPr>
          <w:rFonts w:eastAsia="Times New Roman" w:cstheme="minorHAnsi"/>
          <w:color w:val="000000"/>
        </w:rPr>
        <w:t xml:space="preserve"> when wild shaping</w:t>
      </w:r>
      <w:r w:rsidR="00AB25EF" w:rsidRPr="000D5DB5">
        <w:rPr>
          <w:rFonts w:eastAsia="Times New Roman" w:cstheme="minorHAnsi"/>
          <w:color w:val="000000"/>
        </w:rPr>
        <w:t xml:space="preserve">. </w:t>
      </w:r>
      <w:r w:rsidR="006D3697">
        <w:rPr>
          <w:rFonts w:eastAsia="Times New Roman" w:cstheme="minorHAnsi"/>
          <w:color w:val="000000"/>
        </w:rPr>
        <w:t xml:space="preserve">Furthermore, when </w:t>
      </w:r>
      <w:r w:rsidR="00AB25EF" w:rsidRPr="000D5DB5">
        <w:rPr>
          <w:rFonts w:eastAsia="Times New Roman" w:cstheme="minorHAnsi"/>
          <w:color w:val="000000"/>
        </w:rPr>
        <w:t>transformed</w:t>
      </w:r>
      <w:r w:rsidR="006D3697">
        <w:rPr>
          <w:rFonts w:eastAsia="Times New Roman" w:cstheme="minorHAnsi"/>
          <w:color w:val="000000"/>
        </w:rPr>
        <w:t xml:space="preserve"> to a wildkin</w:t>
      </w:r>
      <w:r w:rsidR="00AB25EF" w:rsidRPr="000D5DB5">
        <w:rPr>
          <w:rFonts w:eastAsia="Times New Roman" w:cstheme="minorHAnsi"/>
          <w:color w:val="000000"/>
        </w:rPr>
        <w:t>, you may still cast druidic spells of the Transmutation and Evocation schools</w:t>
      </w:r>
      <w:r w:rsidR="006D3697">
        <w:rPr>
          <w:rFonts w:eastAsia="Times New Roman" w:cstheme="minorHAnsi"/>
          <w:color w:val="000000"/>
        </w:rPr>
        <w:t xml:space="preserve">. </w:t>
      </w:r>
      <w:r w:rsidR="006D3697" w:rsidRPr="000D5DB5">
        <w:rPr>
          <w:rFonts w:eastAsia="Times New Roman" w:cstheme="minorHAnsi"/>
          <w:color w:val="000000"/>
        </w:rPr>
        <w:t>You can perform the somatic and verbal components of druid spell</w:t>
      </w:r>
      <w:r w:rsidR="006D3697">
        <w:rPr>
          <w:rFonts w:eastAsia="Times New Roman" w:cstheme="minorHAnsi"/>
          <w:color w:val="000000"/>
        </w:rPr>
        <w:t xml:space="preserve">s of the </w:t>
      </w:r>
      <w:r w:rsidR="006D3697">
        <w:rPr>
          <w:rFonts w:eastAsia="Times New Roman" w:cstheme="minorHAnsi"/>
          <w:color w:val="000000"/>
        </w:rPr>
        <w:lastRenderedPageBreak/>
        <w:t>Transmutation and Evocation schools</w:t>
      </w:r>
      <w:r w:rsidR="006D3697" w:rsidRPr="000D5DB5">
        <w:rPr>
          <w:rFonts w:eastAsia="Times New Roman" w:cstheme="minorHAnsi"/>
          <w:color w:val="000000"/>
        </w:rPr>
        <w:t xml:space="preserve"> while in a beast shape, but you aren’t able to provide material components.</w:t>
      </w:r>
      <w:r w:rsidR="006D3697">
        <w:rPr>
          <w:rFonts w:eastAsia="Times New Roman" w:cstheme="minorHAnsi"/>
          <w:color w:val="000000"/>
        </w:rPr>
        <w:t xml:space="preserve"> </w:t>
      </w:r>
      <w:r w:rsidR="007B4563">
        <w:rPr>
          <w:rFonts w:eastAsia="Times New Roman" w:cstheme="minorHAnsi"/>
          <w:color w:val="000000"/>
        </w:rPr>
        <w:t xml:space="preserve">Furthermore, you gain three Eclipse points when you enter this form. </w:t>
      </w:r>
    </w:p>
    <w:p w14:paraId="5D65AAEB" w14:textId="77777777" w:rsidR="00AB25EF" w:rsidRPr="000D5DB5" w:rsidRDefault="00AB25EF" w:rsidP="002A6322">
      <w:pPr>
        <w:contextualSpacing/>
        <w:rPr>
          <w:rFonts w:eastAsia="Times New Roman" w:cstheme="minorHAnsi"/>
          <w:sz w:val="24"/>
          <w:szCs w:val="24"/>
        </w:rPr>
      </w:pPr>
      <w:r w:rsidRPr="000D5DB5">
        <w:rPr>
          <w:rFonts w:eastAsia="Times New Roman" w:cstheme="minorHAnsi"/>
          <w:color w:val="000000"/>
        </w:rPr>
        <w:t>When in this form</w:t>
      </w:r>
      <w:r w:rsidR="00F06BEB">
        <w:rPr>
          <w:rFonts w:eastAsia="Times New Roman" w:cstheme="minorHAnsi"/>
          <w:color w:val="000000"/>
        </w:rPr>
        <w:t xml:space="preserve"> or while under the effects of the </w:t>
      </w:r>
      <w:r w:rsidR="00F06BEB">
        <w:rPr>
          <w:rFonts w:eastAsia="Times New Roman" w:cstheme="minorHAnsi"/>
          <w:i/>
          <w:iCs/>
          <w:color w:val="000000"/>
        </w:rPr>
        <w:t xml:space="preserve">avatar form </w:t>
      </w:r>
      <w:r w:rsidR="00F06BEB">
        <w:rPr>
          <w:rFonts w:eastAsia="Times New Roman" w:cstheme="minorHAnsi"/>
          <w:color w:val="000000"/>
        </w:rPr>
        <w:t>spell</w:t>
      </w:r>
      <w:r w:rsidRPr="000D5DB5">
        <w:rPr>
          <w:rFonts w:eastAsia="Times New Roman" w:cstheme="minorHAnsi"/>
          <w:color w:val="000000"/>
        </w:rPr>
        <w:t xml:space="preserve">, such spells cost 1 mana less than normal. </w:t>
      </w:r>
      <w:r w:rsidR="00EF67C7">
        <w:rPr>
          <w:rFonts w:eastAsia="Times New Roman" w:cstheme="minorHAnsi"/>
          <w:color w:val="000000"/>
        </w:rPr>
        <w:t>Once you gain the Beast Spells druid feature of 18th level, you can cast spells as normal, but you still benefit from the mana cost reduction</w:t>
      </w:r>
      <w:r w:rsidR="002A6322">
        <w:rPr>
          <w:rFonts w:eastAsia="Times New Roman" w:cstheme="minorHAnsi"/>
          <w:color w:val="000000"/>
        </w:rPr>
        <w:t xml:space="preserve"> for those specific spell schools</w:t>
      </w:r>
      <w:r w:rsidR="00EF67C7">
        <w:rPr>
          <w:rFonts w:eastAsia="Times New Roman" w:cstheme="minorHAnsi"/>
          <w:color w:val="000000"/>
        </w:rPr>
        <w:t xml:space="preserve">. </w:t>
      </w:r>
    </w:p>
    <w:p w14:paraId="205AD4DC" w14:textId="77777777" w:rsidR="00AB25EF" w:rsidRPr="000D5DB5" w:rsidRDefault="00AB25EF">
      <w:pPr>
        <w:contextualSpacing/>
        <w:rPr>
          <w:rFonts w:eastAsia="Times New Roman" w:cstheme="minorHAnsi"/>
          <w:sz w:val="24"/>
          <w:szCs w:val="24"/>
        </w:rPr>
      </w:pPr>
    </w:p>
    <w:p w14:paraId="57A4CD71" w14:textId="77777777" w:rsidR="00F06BEB" w:rsidRDefault="00AB25EF" w:rsidP="00F06BEB">
      <w:pPr>
        <w:contextualSpacing/>
        <w:rPr>
          <w:rFonts w:eastAsia="Times New Roman" w:cstheme="minorHAnsi"/>
          <w:color w:val="000000"/>
        </w:rPr>
      </w:pPr>
      <w:r w:rsidRPr="000D5DB5">
        <w:rPr>
          <w:rFonts w:eastAsia="Times New Roman" w:cstheme="minorHAnsi"/>
          <w:b/>
          <w:bCs/>
          <w:color w:val="000000"/>
        </w:rPr>
        <w:t xml:space="preserve">Shooting Star. </w:t>
      </w:r>
      <w:r w:rsidRPr="000D5DB5">
        <w:rPr>
          <w:rFonts w:eastAsia="Times New Roman" w:cstheme="minorHAnsi"/>
          <w:color w:val="000000"/>
        </w:rPr>
        <w:t xml:space="preserve">Starting at 10th level, you may reroll the damage roll for any </w:t>
      </w:r>
      <w:r w:rsidR="008517EC">
        <w:rPr>
          <w:rFonts w:eastAsia="Times New Roman" w:cstheme="minorHAnsi"/>
          <w:color w:val="000000"/>
        </w:rPr>
        <w:t xml:space="preserve">druid </w:t>
      </w:r>
      <w:r w:rsidRPr="000D5DB5">
        <w:rPr>
          <w:rFonts w:eastAsia="Times New Roman" w:cstheme="minorHAnsi"/>
          <w:color w:val="000000"/>
        </w:rPr>
        <w:t xml:space="preserve">spell you cast by expending an Eclipse Point. </w:t>
      </w:r>
      <w:r w:rsidR="00EF67C7">
        <w:rPr>
          <w:rFonts w:eastAsia="Times New Roman" w:cstheme="minorHAnsi"/>
          <w:color w:val="000000"/>
        </w:rPr>
        <w:t>If the dice’s roll is the maximum possible result (6 on d6, 4 on d4, etc.), you may roll again and add that damage to the total.</w:t>
      </w:r>
    </w:p>
    <w:p w14:paraId="686A59DD" w14:textId="77777777" w:rsidR="00AB25EF" w:rsidRDefault="00F06BEB" w:rsidP="00072E46">
      <w:pPr>
        <w:contextualSpacing/>
        <w:rPr>
          <w:rFonts w:eastAsia="Times New Roman" w:cstheme="minorHAnsi"/>
          <w:color w:val="000000"/>
        </w:rPr>
      </w:pPr>
      <w:r>
        <w:rPr>
          <w:rFonts w:eastAsia="Times New Roman" w:cstheme="minorHAnsi"/>
          <w:color w:val="000000"/>
        </w:rPr>
        <w:t xml:space="preserve">Also, while under the effects of the </w:t>
      </w:r>
      <w:r>
        <w:rPr>
          <w:rFonts w:eastAsia="Times New Roman" w:cstheme="minorHAnsi"/>
          <w:i/>
          <w:iCs/>
          <w:color w:val="000000"/>
        </w:rPr>
        <w:t xml:space="preserve">avatar form </w:t>
      </w:r>
      <w:r>
        <w:rPr>
          <w:rFonts w:eastAsia="Times New Roman" w:cstheme="minorHAnsi"/>
          <w:color w:val="000000"/>
        </w:rPr>
        <w:t xml:space="preserve">spell, whenever you spend an Eclipse point, roll a 1d4. On a roll of a 4, it is not spent. </w:t>
      </w:r>
    </w:p>
    <w:p w14:paraId="5306701D" w14:textId="77777777" w:rsidR="00072E46" w:rsidRPr="00F06BEB" w:rsidRDefault="00072E46" w:rsidP="00072E46">
      <w:pPr>
        <w:contextualSpacing/>
        <w:rPr>
          <w:rFonts w:eastAsia="Times New Roman" w:cstheme="minorHAnsi"/>
          <w:color w:val="000000"/>
        </w:rPr>
      </w:pPr>
    </w:p>
    <w:p w14:paraId="3907F9E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World in Balance. </w:t>
      </w:r>
      <w:r w:rsidRPr="000D5DB5">
        <w:rPr>
          <w:rFonts w:eastAsia="Times New Roman" w:cstheme="minorHAnsi"/>
          <w:color w:val="000000"/>
        </w:rPr>
        <w:t xml:space="preserve">Starting at 14th level, you can command the world to hear your call, and call a solar or lunar eclipse (depending on the time). </w:t>
      </w:r>
      <w:r w:rsidR="00AF286F">
        <w:rPr>
          <w:rFonts w:eastAsia="Times New Roman" w:cstheme="minorHAnsi"/>
          <w:color w:val="000000"/>
        </w:rPr>
        <w:t xml:space="preserve">Once this ability is used, it cannot be used again until after a long rest. </w:t>
      </w:r>
    </w:p>
    <w:p w14:paraId="020AE5F1" w14:textId="77777777" w:rsidR="00AB25EF" w:rsidRPr="000D5DB5" w:rsidRDefault="00AB25EF" w:rsidP="006D3697">
      <w:pPr>
        <w:contextualSpacing/>
        <w:rPr>
          <w:rFonts w:eastAsia="Times New Roman" w:cstheme="minorHAnsi"/>
          <w:sz w:val="24"/>
          <w:szCs w:val="24"/>
        </w:rPr>
      </w:pPr>
      <w:r w:rsidRPr="000D5DB5">
        <w:rPr>
          <w:rFonts w:eastAsia="Times New Roman" w:cstheme="minorHAnsi"/>
          <w:i/>
          <w:iCs/>
          <w:color w:val="000000"/>
        </w:rPr>
        <w:t xml:space="preserve">Solar Eclipse (Day only). </w:t>
      </w:r>
      <w:r w:rsidRPr="000D5DB5">
        <w:rPr>
          <w:rFonts w:eastAsia="Times New Roman" w:cstheme="minorHAnsi"/>
          <w:color w:val="000000"/>
        </w:rPr>
        <w:t xml:space="preserve">The sun’s light is covered by a shadow which blankets the earth in a 5-mile radius centered on the druid for one hour. The area becomes dim light or normal light (your choice), and creatures sensitive to sunlight do not take penalties from sunlight. All your </w:t>
      </w:r>
      <w:r w:rsidR="002A6322">
        <w:rPr>
          <w:rFonts w:eastAsia="Times New Roman" w:cstheme="minorHAnsi"/>
          <w:color w:val="000000"/>
        </w:rPr>
        <w:t xml:space="preserve">druid </w:t>
      </w:r>
      <w:r w:rsidRPr="000D5DB5">
        <w:rPr>
          <w:rFonts w:eastAsia="Times New Roman" w:cstheme="minorHAnsi"/>
          <w:color w:val="000000"/>
        </w:rPr>
        <w:t xml:space="preserve">spells that deal </w:t>
      </w:r>
      <w:r w:rsidR="006D3697">
        <w:rPr>
          <w:rFonts w:eastAsia="Times New Roman" w:cstheme="minorHAnsi"/>
          <w:color w:val="000000"/>
        </w:rPr>
        <w:t>a</w:t>
      </w:r>
      <w:r w:rsidRPr="000D5DB5">
        <w:rPr>
          <w:rFonts w:eastAsia="Times New Roman" w:cstheme="minorHAnsi"/>
          <w:color w:val="000000"/>
        </w:rPr>
        <w:t xml:space="preserve">rcane damage do so as if your Eclipse pool was full. You also gain one Eclipse Point per minute. </w:t>
      </w:r>
    </w:p>
    <w:p w14:paraId="77240BEA" w14:textId="77777777" w:rsidR="00AB25EF" w:rsidRPr="000D5DB5" w:rsidRDefault="00AB25EF" w:rsidP="007317EE">
      <w:pPr>
        <w:contextualSpacing/>
        <w:rPr>
          <w:rFonts w:eastAsia="Times New Roman" w:cstheme="minorHAnsi"/>
          <w:sz w:val="24"/>
          <w:szCs w:val="24"/>
        </w:rPr>
      </w:pPr>
      <w:r w:rsidRPr="000D5DB5">
        <w:rPr>
          <w:rFonts w:eastAsia="Times New Roman" w:cstheme="minorHAnsi"/>
          <w:i/>
          <w:iCs/>
          <w:color w:val="000000"/>
        </w:rPr>
        <w:t xml:space="preserve">Lunar Eclipse (Night only). </w:t>
      </w:r>
      <w:r w:rsidRPr="000D5DB5">
        <w:rPr>
          <w:rFonts w:eastAsia="Times New Roman" w:cstheme="minorHAnsi"/>
          <w:color w:val="000000"/>
        </w:rPr>
        <w:t xml:space="preserve">The moon’s light is bright and cloaked in the shadow which blankets the earth in a 5-mile radius centered on the druid for one hour. The area becomes either dim or normal light (your choice), and creatures sensitive to moonlight or sunlight take penalties (depending on your wish) when in the area. All your </w:t>
      </w:r>
      <w:r w:rsidR="002A6322">
        <w:rPr>
          <w:rFonts w:eastAsia="Times New Roman" w:cstheme="minorHAnsi"/>
          <w:color w:val="000000"/>
        </w:rPr>
        <w:t xml:space="preserve">druid </w:t>
      </w:r>
      <w:r w:rsidRPr="000D5DB5">
        <w:rPr>
          <w:rFonts w:eastAsia="Times New Roman" w:cstheme="minorHAnsi"/>
          <w:color w:val="000000"/>
        </w:rPr>
        <w:t xml:space="preserve">spells that deal </w:t>
      </w:r>
      <w:r w:rsidR="007317EE">
        <w:rPr>
          <w:rFonts w:eastAsia="Times New Roman" w:cstheme="minorHAnsi"/>
          <w:color w:val="000000"/>
        </w:rPr>
        <w:t>h</w:t>
      </w:r>
      <w:r w:rsidRPr="000D5DB5">
        <w:rPr>
          <w:rFonts w:eastAsia="Times New Roman" w:cstheme="minorHAnsi"/>
          <w:color w:val="000000"/>
        </w:rPr>
        <w:t xml:space="preserve">oly damage do so as if your Eclipse pool is full. You also gain one Eclipse Point per minute. </w:t>
      </w:r>
    </w:p>
    <w:p w14:paraId="3CEA0726" w14:textId="77777777" w:rsidR="00AB25EF" w:rsidRPr="000D5DB5" w:rsidRDefault="00AB25EF">
      <w:pPr>
        <w:contextualSpacing/>
        <w:rPr>
          <w:rFonts w:eastAsia="Times New Roman" w:cstheme="minorHAnsi"/>
          <w:sz w:val="24"/>
          <w:szCs w:val="24"/>
        </w:rPr>
      </w:pPr>
    </w:p>
    <w:p w14:paraId="79210003"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Feral</w:t>
      </w:r>
    </w:p>
    <w:p w14:paraId="020A70AC" w14:textId="77777777" w:rsidR="00AB25EF" w:rsidRPr="000D5DB5" w:rsidRDefault="004411FD">
      <w:pPr>
        <w:contextualSpacing/>
        <w:rPr>
          <w:rFonts w:eastAsia="Times New Roman" w:cstheme="minorHAnsi"/>
          <w:sz w:val="24"/>
          <w:szCs w:val="24"/>
        </w:rPr>
      </w:pPr>
      <w:r>
        <w:rPr>
          <w:rFonts w:eastAsia="Times New Roman" w:cstheme="minorHAnsi"/>
          <w:color w:val="000000"/>
        </w:rPr>
        <w:t xml:space="preserve">Your magical talents bring you closer to beasts of the wild, making you prime and paragon above them. Feral druids often take up traits of the beasts they shape to. </w:t>
      </w:r>
    </w:p>
    <w:p w14:paraId="65913A71" w14:textId="77777777" w:rsidR="00AB25EF" w:rsidRPr="000D5DB5" w:rsidRDefault="00AB25EF">
      <w:pPr>
        <w:contextualSpacing/>
        <w:rPr>
          <w:rFonts w:eastAsia="Times New Roman" w:cstheme="minorHAnsi"/>
          <w:sz w:val="24"/>
          <w:szCs w:val="24"/>
        </w:rPr>
      </w:pPr>
    </w:p>
    <w:p w14:paraId="0F7BF79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Fortitude of the Wilds. </w:t>
      </w:r>
      <w:r w:rsidRPr="000D5DB5">
        <w:rPr>
          <w:rFonts w:eastAsia="Times New Roman" w:cstheme="minorHAnsi"/>
          <w:color w:val="000000"/>
        </w:rPr>
        <w:t>When you choose this archetype at 2nd level, you gain the ability to use Wild Shape on your turn as a bonus action or a reaction, rather than as an action.</w:t>
      </w:r>
    </w:p>
    <w:p w14:paraId="21D633F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Additionally, while you are transformed by Wild Shape, you can use a bonus action to expend one spell to regain 1d8 hit points per level of the spell expended.</w:t>
      </w:r>
      <w:r w:rsidR="00CD2663" w:rsidRPr="000D5DB5">
        <w:rPr>
          <w:rFonts w:eastAsia="Times New Roman" w:cstheme="minorHAnsi"/>
          <w:color w:val="000000"/>
        </w:rPr>
        <w:t xml:space="preserve"> </w:t>
      </w:r>
    </w:p>
    <w:p w14:paraId="3194A250" w14:textId="77777777" w:rsidR="00AB25EF" w:rsidRPr="000D5DB5" w:rsidRDefault="00AB25EF">
      <w:pPr>
        <w:contextualSpacing/>
        <w:rPr>
          <w:rFonts w:eastAsia="Times New Roman" w:cstheme="minorHAnsi"/>
          <w:sz w:val="24"/>
          <w:szCs w:val="24"/>
        </w:rPr>
      </w:pPr>
    </w:p>
    <w:p w14:paraId="2E239C26" w14:textId="77777777" w:rsidR="009C0F83" w:rsidRDefault="00AB25EF" w:rsidP="009C0F83">
      <w:pPr>
        <w:contextualSpacing/>
        <w:rPr>
          <w:rFonts w:eastAsia="Times New Roman" w:cstheme="minorHAnsi"/>
          <w:color w:val="000000"/>
        </w:rPr>
      </w:pPr>
      <w:r w:rsidRPr="000D5DB5">
        <w:rPr>
          <w:rFonts w:eastAsia="Times New Roman" w:cstheme="minorHAnsi"/>
          <w:b/>
          <w:bCs/>
          <w:color w:val="000000"/>
        </w:rPr>
        <w:t xml:space="preserve">Fury of the Wilds. </w:t>
      </w:r>
      <w:r w:rsidRPr="000D5DB5">
        <w:rPr>
          <w:rFonts w:eastAsia="Times New Roman" w:cstheme="minorHAnsi"/>
          <w:color w:val="000000"/>
        </w:rPr>
        <w:t xml:space="preserve">Also when gaining this archetype, when determining your maximum allowable CR to transform to, you divide your level by </w:t>
      </w:r>
      <w:r w:rsidR="009C0F83">
        <w:rPr>
          <w:rFonts w:eastAsia="Times New Roman" w:cstheme="minorHAnsi"/>
          <w:color w:val="000000"/>
        </w:rPr>
        <w:t>three</w:t>
      </w:r>
      <w:r w:rsidRPr="000D5DB5">
        <w:rPr>
          <w:rFonts w:eastAsia="Times New Roman" w:cstheme="minorHAnsi"/>
          <w:color w:val="000000"/>
        </w:rPr>
        <w:t>, and not eight</w:t>
      </w:r>
      <w:r w:rsidR="009C0F83">
        <w:rPr>
          <w:rFonts w:eastAsia="Times New Roman" w:cstheme="minorHAnsi"/>
          <w:color w:val="000000"/>
        </w:rPr>
        <w:t xml:space="preserve"> (round down)</w:t>
      </w:r>
      <w:r w:rsidRPr="000D5DB5">
        <w:rPr>
          <w:rFonts w:eastAsia="Times New Roman" w:cstheme="minorHAnsi"/>
          <w:color w:val="000000"/>
        </w:rPr>
        <w:t xml:space="preserve">, </w:t>
      </w:r>
      <w:r w:rsidR="009C0F83">
        <w:rPr>
          <w:rFonts w:eastAsia="Times New Roman" w:cstheme="minorHAnsi"/>
          <w:color w:val="000000"/>
        </w:rPr>
        <w:t>referring to the below table.</w:t>
      </w:r>
    </w:p>
    <w:p w14:paraId="272A236A" w14:textId="77777777" w:rsidR="009C0F83" w:rsidRDefault="009C0F83" w:rsidP="009C0F83">
      <w:pPr>
        <w:contextualSpacing/>
        <w:rPr>
          <w:rFonts w:eastAsia="Times New Roman" w:cstheme="minorHAnsi"/>
          <w:color w:val="000000"/>
        </w:rPr>
      </w:pPr>
    </w:p>
    <w:p w14:paraId="169D6989" w14:textId="77777777" w:rsidR="009C0F83" w:rsidRDefault="009C0F83" w:rsidP="009C0F83">
      <w:pPr>
        <w:contextualSpacing/>
        <w:rPr>
          <w:rFonts w:eastAsia="Times New Roman" w:cstheme="minorHAnsi"/>
          <w:b/>
          <w:bCs/>
          <w:color w:val="000000"/>
        </w:rPr>
      </w:pPr>
      <w:r>
        <w:rPr>
          <w:rFonts w:eastAsia="Times New Roman" w:cstheme="minorHAnsi"/>
          <w:b/>
          <w:bCs/>
          <w:color w:val="000000"/>
        </w:rPr>
        <w:t>Druid Level</w:t>
      </w:r>
      <w:r>
        <w:rPr>
          <w:rFonts w:eastAsia="Times New Roman" w:cstheme="minorHAnsi"/>
          <w:b/>
          <w:bCs/>
          <w:color w:val="000000"/>
        </w:rPr>
        <w:tab/>
        <w:t>Maximum CR</w:t>
      </w:r>
    </w:p>
    <w:p w14:paraId="2FE65FF2" w14:textId="77777777" w:rsidR="009C0F83" w:rsidRDefault="009C0F83" w:rsidP="009C0F83">
      <w:pPr>
        <w:contextualSpacing/>
        <w:rPr>
          <w:rFonts w:eastAsia="Times New Roman" w:cstheme="minorHAnsi"/>
          <w:color w:val="000000"/>
        </w:rPr>
      </w:pPr>
      <w:r>
        <w:rPr>
          <w:rFonts w:eastAsia="Times New Roman" w:cstheme="minorHAnsi"/>
          <w:color w:val="000000"/>
        </w:rPr>
        <w:t>2</w:t>
      </w:r>
      <w:r>
        <w:rPr>
          <w:rFonts w:eastAsia="Times New Roman" w:cstheme="minorHAnsi"/>
          <w:color w:val="000000"/>
        </w:rPr>
        <w:tab/>
      </w:r>
      <w:r>
        <w:rPr>
          <w:rFonts w:eastAsia="Times New Roman" w:cstheme="minorHAnsi"/>
          <w:color w:val="000000"/>
        </w:rPr>
        <w:tab/>
        <w:t>1/2</w:t>
      </w:r>
    </w:p>
    <w:p w14:paraId="33FBA314" w14:textId="77777777" w:rsidR="009C0F83" w:rsidRDefault="009C0F83" w:rsidP="009C0F83">
      <w:pPr>
        <w:contextualSpacing/>
        <w:rPr>
          <w:rFonts w:eastAsia="Times New Roman" w:cstheme="minorHAnsi"/>
          <w:color w:val="000000"/>
        </w:rPr>
      </w:pPr>
      <w:r>
        <w:rPr>
          <w:rFonts w:eastAsia="Times New Roman" w:cstheme="minorHAnsi"/>
          <w:color w:val="000000"/>
        </w:rPr>
        <w:t>4</w:t>
      </w:r>
      <w:r>
        <w:rPr>
          <w:rFonts w:eastAsia="Times New Roman" w:cstheme="minorHAnsi"/>
          <w:color w:val="000000"/>
        </w:rPr>
        <w:tab/>
      </w:r>
      <w:r>
        <w:rPr>
          <w:rFonts w:eastAsia="Times New Roman" w:cstheme="minorHAnsi"/>
          <w:color w:val="000000"/>
        </w:rPr>
        <w:tab/>
        <w:t>1</w:t>
      </w:r>
    </w:p>
    <w:p w14:paraId="57ABF9C6" w14:textId="77777777" w:rsidR="009C0F83" w:rsidRDefault="009C0F83" w:rsidP="009C0F83">
      <w:pPr>
        <w:contextualSpacing/>
        <w:rPr>
          <w:rFonts w:eastAsia="Times New Roman" w:cstheme="minorHAnsi"/>
          <w:color w:val="000000"/>
        </w:rPr>
      </w:pPr>
      <w:r>
        <w:rPr>
          <w:rFonts w:eastAsia="Times New Roman" w:cstheme="minorHAnsi"/>
          <w:color w:val="000000"/>
        </w:rPr>
        <w:t>6</w:t>
      </w:r>
      <w:r>
        <w:rPr>
          <w:rFonts w:eastAsia="Times New Roman" w:cstheme="minorHAnsi"/>
          <w:color w:val="000000"/>
        </w:rPr>
        <w:tab/>
      </w:r>
      <w:r>
        <w:rPr>
          <w:rFonts w:eastAsia="Times New Roman" w:cstheme="minorHAnsi"/>
          <w:color w:val="000000"/>
        </w:rPr>
        <w:tab/>
        <w:t>2</w:t>
      </w:r>
    </w:p>
    <w:p w14:paraId="7B9A1404" w14:textId="77777777" w:rsidR="009C0F83" w:rsidRDefault="009C0F83" w:rsidP="009C0F83">
      <w:pPr>
        <w:contextualSpacing/>
        <w:rPr>
          <w:rFonts w:eastAsia="Times New Roman" w:cstheme="minorHAnsi"/>
          <w:color w:val="000000"/>
        </w:rPr>
      </w:pPr>
      <w:r>
        <w:rPr>
          <w:rFonts w:eastAsia="Times New Roman" w:cstheme="minorHAnsi"/>
          <w:color w:val="000000"/>
        </w:rPr>
        <w:t>9</w:t>
      </w:r>
      <w:r>
        <w:rPr>
          <w:rFonts w:eastAsia="Times New Roman" w:cstheme="minorHAnsi"/>
          <w:color w:val="000000"/>
        </w:rPr>
        <w:tab/>
      </w:r>
      <w:r>
        <w:rPr>
          <w:rFonts w:eastAsia="Times New Roman" w:cstheme="minorHAnsi"/>
          <w:color w:val="000000"/>
        </w:rPr>
        <w:tab/>
        <w:t>3</w:t>
      </w:r>
    </w:p>
    <w:p w14:paraId="60FEDDA7" w14:textId="77777777" w:rsidR="009C0F83" w:rsidRDefault="009C0F83" w:rsidP="009C0F83">
      <w:pPr>
        <w:contextualSpacing/>
        <w:rPr>
          <w:rFonts w:eastAsia="Times New Roman" w:cstheme="minorHAnsi"/>
          <w:color w:val="000000"/>
        </w:rPr>
      </w:pPr>
      <w:r>
        <w:rPr>
          <w:rFonts w:eastAsia="Times New Roman" w:cstheme="minorHAnsi"/>
          <w:color w:val="000000"/>
        </w:rPr>
        <w:t>12</w:t>
      </w:r>
      <w:r>
        <w:rPr>
          <w:rFonts w:eastAsia="Times New Roman" w:cstheme="minorHAnsi"/>
          <w:color w:val="000000"/>
        </w:rPr>
        <w:tab/>
      </w:r>
      <w:r>
        <w:rPr>
          <w:rFonts w:eastAsia="Times New Roman" w:cstheme="minorHAnsi"/>
          <w:color w:val="000000"/>
        </w:rPr>
        <w:tab/>
        <w:t>4</w:t>
      </w:r>
    </w:p>
    <w:p w14:paraId="2C8A47C8" w14:textId="77777777" w:rsidR="009C0F83" w:rsidRDefault="009C0F83" w:rsidP="009C0F83">
      <w:pPr>
        <w:contextualSpacing/>
        <w:rPr>
          <w:rFonts w:eastAsia="Times New Roman" w:cstheme="minorHAnsi"/>
          <w:color w:val="000000"/>
        </w:rPr>
      </w:pPr>
      <w:r>
        <w:rPr>
          <w:rFonts w:eastAsia="Times New Roman" w:cstheme="minorHAnsi"/>
          <w:color w:val="000000"/>
        </w:rPr>
        <w:t>15</w:t>
      </w:r>
      <w:r>
        <w:rPr>
          <w:rFonts w:eastAsia="Times New Roman" w:cstheme="minorHAnsi"/>
          <w:color w:val="000000"/>
        </w:rPr>
        <w:tab/>
      </w:r>
      <w:r>
        <w:rPr>
          <w:rFonts w:eastAsia="Times New Roman" w:cstheme="minorHAnsi"/>
          <w:color w:val="000000"/>
        </w:rPr>
        <w:tab/>
        <w:t>5</w:t>
      </w:r>
    </w:p>
    <w:p w14:paraId="4FF07DA6" w14:textId="77777777" w:rsidR="009C0F83" w:rsidRPr="009C0F83" w:rsidRDefault="009C0F83" w:rsidP="009C0F83">
      <w:pPr>
        <w:contextualSpacing/>
        <w:rPr>
          <w:rFonts w:eastAsia="Times New Roman" w:cstheme="minorHAnsi"/>
          <w:color w:val="000000"/>
        </w:rPr>
      </w:pPr>
      <w:r>
        <w:rPr>
          <w:rFonts w:eastAsia="Times New Roman" w:cstheme="minorHAnsi"/>
          <w:color w:val="000000"/>
        </w:rPr>
        <w:t>18</w:t>
      </w:r>
      <w:r>
        <w:rPr>
          <w:rFonts w:eastAsia="Times New Roman" w:cstheme="minorHAnsi"/>
          <w:color w:val="000000"/>
        </w:rPr>
        <w:tab/>
      </w:r>
      <w:r>
        <w:rPr>
          <w:rFonts w:eastAsia="Times New Roman" w:cstheme="minorHAnsi"/>
          <w:color w:val="000000"/>
        </w:rPr>
        <w:tab/>
        <w:t>6</w:t>
      </w:r>
    </w:p>
    <w:p w14:paraId="581139C5" w14:textId="77777777" w:rsidR="00AB25EF" w:rsidRPr="000D5DB5" w:rsidRDefault="00AB25EF">
      <w:pPr>
        <w:contextualSpacing/>
        <w:rPr>
          <w:rFonts w:eastAsia="Times New Roman" w:cstheme="minorHAnsi"/>
          <w:sz w:val="24"/>
          <w:szCs w:val="24"/>
        </w:rPr>
      </w:pPr>
    </w:p>
    <w:p w14:paraId="27E22D0F" w14:textId="77777777" w:rsidR="00F06BEB" w:rsidRDefault="00AB25EF" w:rsidP="00F06BEB">
      <w:pPr>
        <w:contextualSpacing/>
        <w:rPr>
          <w:rFonts w:eastAsia="Times New Roman" w:cstheme="minorHAnsi"/>
          <w:color w:val="000000"/>
        </w:rPr>
      </w:pPr>
      <w:r w:rsidRPr="000D5DB5">
        <w:rPr>
          <w:rFonts w:eastAsia="Times New Roman" w:cstheme="minorHAnsi"/>
          <w:b/>
          <w:bCs/>
          <w:color w:val="000000"/>
        </w:rPr>
        <w:lastRenderedPageBreak/>
        <w:t xml:space="preserve">Primal Strike. </w:t>
      </w:r>
      <w:r w:rsidRPr="000D5DB5">
        <w:rPr>
          <w:rFonts w:eastAsia="Times New Roman" w:cstheme="minorHAnsi"/>
          <w:color w:val="000000"/>
        </w:rPr>
        <w:t>Starting at 6th level, your attacks in beast form count as magical for the purpose of overcoming resistance and immunity to non-magical attacks and damage.</w:t>
      </w:r>
      <w:r w:rsidR="00F06BEB">
        <w:rPr>
          <w:rFonts w:eastAsia="Times New Roman" w:cstheme="minorHAnsi"/>
          <w:color w:val="000000"/>
        </w:rPr>
        <w:t xml:space="preserve"> You also gain a +1 bonus to your attack and damage rolls.</w:t>
      </w:r>
    </w:p>
    <w:p w14:paraId="2AE760E8" w14:textId="77777777" w:rsidR="00AB25EF" w:rsidRPr="00F06BEB" w:rsidRDefault="00AB25EF" w:rsidP="00F06BEB">
      <w:pPr>
        <w:contextualSpacing/>
        <w:rPr>
          <w:rFonts w:eastAsia="Times New Roman" w:cstheme="minorHAnsi"/>
          <w:color w:val="000000"/>
        </w:rPr>
      </w:pPr>
    </w:p>
    <w:p w14:paraId="097D7090" w14:textId="77777777" w:rsidR="00AB25EF" w:rsidRPr="000D5DB5" w:rsidRDefault="00AB25EF" w:rsidP="001F0B87">
      <w:pPr>
        <w:contextualSpacing/>
        <w:rPr>
          <w:rFonts w:eastAsia="Times New Roman" w:cstheme="minorHAnsi"/>
          <w:sz w:val="24"/>
          <w:szCs w:val="24"/>
        </w:rPr>
      </w:pPr>
      <w:r w:rsidRPr="000D5DB5">
        <w:rPr>
          <w:rFonts w:eastAsia="Times New Roman" w:cstheme="minorHAnsi"/>
          <w:b/>
          <w:bCs/>
          <w:color w:val="000000"/>
        </w:rPr>
        <w:t xml:space="preserve">Blessed Beast. </w:t>
      </w:r>
      <w:r w:rsidRPr="000D5DB5">
        <w:rPr>
          <w:rFonts w:eastAsia="Times New Roman" w:cstheme="minorHAnsi"/>
          <w:color w:val="000000"/>
        </w:rPr>
        <w:t xml:space="preserve">Starting at 10th level, you may gain a special ability </w:t>
      </w:r>
      <w:r w:rsidR="009C0F83">
        <w:rPr>
          <w:rFonts w:eastAsia="Times New Roman" w:cstheme="minorHAnsi"/>
          <w:color w:val="000000"/>
        </w:rPr>
        <w:t>when in wild shape</w:t>
      </w:r>
      <w:r w:rsidRPr="000D5DB5">
        <w:rPr>
          <w:rFonts w:eastAsia="Times New Roman" w:cstheme="minorHAnsi"/>
          <w:color w:val="000000"/>
        </w:rPr>
        <w:t xml:space="preserve">. Choose any of </w:t>
      </w:r>
      <w:r w:rsidR="001F0B87">
        <w:rPr>
          <w:rFonts w:eastAsia="Times New Roman" w:cstheme="minorHAnsi"/>
          <w:color w:val="000000"/>
        </w:rPr>
        <w:t>category of wild shape (land, sea, air, or plant)</w:t>
      </w:r>
      <w:r w:rsidRPr="000D5DB5">
        <w:rPr>
          <w:rFonts w:eastAsia="Times New Roman" w:cstheme="minorHAnsi"/>
          <w:color w:val="000000"/>
        </w:rPr>
        <w:t xml:space="preserve">, and you may assign one of the following abilities to </w:t>
      </w:r>
      <w:r w:rsidR="001F0B87">
        <w:rPr>
          <w:rFonts w:eastAsia="Times New Roman" w:cstheme="minorHAnsi"/>
          <w:color w:val="000000"/>
        </w:rPr>
        <w:t>all creatures in that category when wild shaping into them</w:t>
      </w:r>
      <w:r w:rsidRPr="000D5DB5">
        <w:rPr>
          <w:rFonts w:eastAsia="Times New Roman" w:cstheme="minorHAnsi"/>
          <w:color w:val="000000"/>
        </w:rPr>
        <w:t xml:space="preserve">, but only when in that form. Upon reaching 15th level, you may choose another option. </w:t>
      </w:r>
    </w:p>
    <w:p w14:paraId="2C53F458" w14:textId="77777777" w:rsidR="00AB25EF" w:rsidRPr="000D5DB5" w:rsidRDefault="00AB25EF" w:rsidP="00AA0E10">
      <w:pPr>
        <w:numPr>
          <w:ilvl w:val="0"/>
          <w:numId w:val="8"/>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Defending beast: </w:t>
      </w:r>
      <w:r w:rsidR="00F06BEB">
        <w:rPr>
          <w:rFonts w:eastAsia="Times New Roman" w:cstheme="minorHAnsi"/>
          <w:color w:val="000000"/>
        </w:rPr>
        <w:t xml:space="preserve">Whenever you start your turn while in wild shape, you gain </w:t>
      </w:r>
      <w:r w:rsidR="00072E46">
        <w:rPr>
          <w:rFonts w:eastAsia="Times New Roman" w:cstheme="minorHAnsi"/>
          <w:color w:val="000000"/>
        </w:rPr>
        <w:t>5 temporary hit points. Furthermore, y</w:t>
      </w:r>
      <w:r w:rsidRPr="000D5DB5">
        <w:rPr>
          <w:rFonts w:eastAsia="Times New Roman" w:cstheme="minorHAnsi"/>
          <w:color w:val="000000"/>
        </w:rPr>
        <w:t>ou can</w:t>
      </w:r>
      <w:r w:rsidR="00072E46">
        <w:rPr>
          <w:rFonts w:eastAsia="Times New Roman" w:cstheme="minorHAnsi"/>
          <w:color w:val="000000"/>
        </w:rPr>
        <w:t>, as a reaction, gain resistance to one damage type of your choice</w:t>
      </w:r>
      <w:r w:rsidRPr="000D5DB5">
        <w:rPr>
          <w:rFonts w:eastAsia="Times New Roman" w:cstheme="minorHAnsi"/>
          <w:color w:val="000000"/>
        </w:rPr>
        <w:t>. This remains for one minu</w:t>
      </w:r>
      <w:r w:rsidR="001F0B87">
        <w:rPr>
          <w:rFonts w:eastAsia="Times New Roman" w:cstheme="minorHAnsi"/>
          <w:color w:val="000000"/>
        </w:rPr>
        <w:t>te</w:t>
      </w:r>
      <w:r w:rsidR="00072E46">
        <w:rPr>
          <w:rFonts w:eastAsia="Times New Roman" w:cstheme="minorHAnsi"/>
          <w:color w:val="000000"/>
        </w:rPr>
        <w:t>, and cannot be used again until you complete a short rest</w:t>
      </w:r>
      <w:r w:rsidR="001F0B87">
        <w:rPr>
          <w:rFonts w:eastAsia="Times New Roman" w:cstheme="minorHAnsi"/>
          <w:color w:val="000000"/>
        </w:rPr>
        <w:t xml:space="preserve">. </w:t>
      </w:r>
    </w:p>
    <w:p w14:paraId="2BD19801" w14:textId="12E04530" w:rsidR="004B4C5B" w:rsidRPr="00EF67C7" w:rsidRDefault="004B4C5B">
      <w:pPr>
        <w:numPr>
          <w:ilvl w:val="0"/>
          <w:numId w:val="8"/>
        </w:numPr>
        <w:ind w:left="0" w:firstLine="0"/>
        <w:contextualSpacing/>
        <w:textAlignment w:val="baseline"/>
        <w:rPr>
          <w:rFonts w:eastAsia="Times New Roman" w:cstheme="minorHAnsi"/>
          <w:sz w:val="24"/>
          <w:szCs w:val="24"/>
        </w:rPr>
        <w:pPrChange w:id="1735" w:author="Admin" w:date="2021-09-10T19:46:00Z">
          <w:pPr>
            <w:numPr>
              <w:numId w:val="8"/>
            </w:numPr>
            <w:tabs>
              <w:tab w:val="num" w:pos="720"/>
            </w:tabs>
            <w:ind w:left="720" w:hanging="360"/>
            <w:contextualSpacing/>
            <w:textAlignment w:val="baseline"/>
          </w:pPr>
        </w:pPrChange>
      </w:pPr>
      <w:r w:rsidRPr="000D5DB5">
        <w:rPr>
          <w:rFonts w:eastAsia="Times New Roman" w:cstheme="minorHAnsi"/>
          <w:i/>
          <w:iCs/>
          <w:color w:val="000000"/>
        </w:rPr>
        <w:t xml:space="preserve">Furious beast: </w:t>
      </w:r>
      <w:r w:rsidRPr="000D5DB5">
        <w:rPr>
          <w:rFonts w:eastAsia="Times New Roman" w:cstheme="minorHAnsi"/>
          <w:color w:val="000000"/>
        </w:rPr>
        <w:t xml:space="preserve">You </w:t>
      </w:r>
      <w:r w:rsidR="00072E46">
        <w:rPr>
          <w:rFonts w:eastAsia="Times New Roman" w:cstheme="minorHAnsi"/>
          <w:color w:val="000000"/>
        </w:rPr>
        <w:t>gain the B</w:t>
      </w:r>
      <w:r w:rsidRPr="000D5DB5">
        <w:rPr>
          <w:rFonts w:eastAsia="Times New Roman" w:cstheme="minorHAnsi"/>
          <w:color w:val="000000"/>
        </w:rPr>
        <w:t xml:space="preserve">erserker </w:t>
      </w:r>
      <w:del w:id="1736" w:author="Admin" w:date="2021-09-10T19:39:00Z">
        <w:r w:rsidR="00072E46" w:rsidDel="004761D8">
          <w:rPr>
            <w:rFonts w:eastAsia="Times New Roman" w:cstheme="minorHAnsi"/>
            <w:color w:val="000000"/>
          </w:rPr>
          <w:delText>R</w:delText>
        </w:r>
        <w:r w:rsidRPr="000D5DB5" w:rsidDel="004761D8">
          <w:rPr>
            <w:rFonts w:eastAsia="Times New Roman" w:cstheme="minorHAnsi"/>
            <w:color w:val="000000"/>
          </w:rPr>
          <w:delText xml:space="preserve">age </w:delText>
        </w:r>
      </w:del>
      <w:ins w:id="1737" w:author="Admin" w:date="2021-09-10T19:46:00Z">
        <w:r w:rsidR="004761D8">
          <w:rPr>
            <w:rFonts w:eastAsia="Times New Roman" w:cstheme="minorHAnsi"/>
            <w:color w:val="000000"/>
          </w:rPr>
          <w:t>Rage</w:t>
        </w:r>
      </w:ins>
      <w:ins w:id="1738" w:author="Admin" w:date="2021-09-10T19:39:00Z">
        <w:r w:rsidR="004761D8">
          <w:rPr>
            <w:rFonts w:eastAsia="Times New Roman" w:cstheme="minorHAnsi"/>
            <w:color w:val="000000"/>
          </w:rPr>
          <w:t xml:space="preserve"> </w:t>
        </w:r>
      </w:ins>
      <w:r w:rsidRPr="000D5DB5">
        <w:rPr>
          <w:rFonts w:eastAsia="Times New Roman" w:cstheme="minorHAnsi"/>
          <w:color w:val="000000"/>
        </w:rPr>
        <w:t xml:space="preserve">talent. </w:t>
      </w:r>
    </w:p>
    <w:p w14:paraId="22C13582" w14:textId="77777777" w:rsidR="004B4C5B" w:rsidRPr="000D5DB5" w:rsidRDefault="004B4C5B" w:rsidP="00AA0E10">
      <w:pPr>
        <w:numPr>
          <w:ilvl w:val="0"/>
          <w:numId w:val="8"/>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Holy beast: </w:t>
      </w:r>
      <w:r w:rsidRPr="000D5DB5">
        <w:rPr>
          <w:rFonts w:eastAsia="Times New Roman" w:cstheme="minorHAnsi"/>
          <w:color w:val="000000"/>
        </w:rPr>
        <w:t xml:space="preserve">You gain </w:t>
      </w:r>
      <w:r>
        <w:rPr>
          <w:rFonts w:eastAsia="Times New Roman" w:cstheme="minorHAnsi"/>
          <w:color w:val="000000"/>
        </w:rPr>
        <w:t xml:space="preserve">the priest’s Channel Divinity as a </w:t>
      </w:r>
      <w:r w:rsidR="00072E46">
        <w:rPr>
          <w:rFonts w:eastAsia="Times New Roman" w:cstheme="minorHAnsi"/>
          <w:color w:val="000000"/>
        </w:rPr>
        <w:t xml:space="preserve">holy </w:t>
      </w:r>
      <w:r>
        <w:rPr>
          <w:rFonts w:eastAsia="Times New Roman" w:cstheme="minorHAnsi"/>
          <w:color w:val="000000"/>
        </w:rPr>
        <w:t xml:space="preserve">priest, but only to </w:t>
      </w:r>
      <w:r w:rsidRPr="000D5DB5">
        <w:rPr>
          <w:rFonts w:eastAsia="Times New Roman" w:cstheme="minorHAnsi"/>
          <w:color w:val="000000"/>
        </w:rPr>
        <w:t xml:space="preserve">Turn Undead. </w:t>
      </w:r>
      <w:r w:rsidR="00072E46">
        <w:rPr>
          <w:rFonts w:eastAsia="Times New Roman" w:cstheme="minorHAnsi"/>
          <w:color w:val="000000"/>
        </w:rPr>
        <w:t>Y</w:t>
      </w:r>
      <w:r>
        <w:rPr>
          <w:rFonts w:eastAsia="Times New Roman" w:cstheme="minorHAnsi"/>
          <w:color w:val="000000"/>
        </w:rPr>
        <w:t xml:space="preserve">our effective priest level for this ability is equal to </w:t>
      </w:r>
      <w:r w:rsidRPr="000D5DB5">
        <w:rPr>
          <w:rFonts w:eastAsia="Times New Roman" w:cstheme="minorHAnsi"/>
          <w:color w:val="000000"/>
        </w:rPr>
        <w:t>half your druid level</w:t>
      </w:r>
      <w:r>
        <w:rPr>
          <w:rFonts w:eastAsia="Times New Roman" w:cstheme="minorHAnsi"/>
          <w:color w:val="000000"/>
        </w:rPr>
        <w:t xml:space="preserve">. Fiends are also turned by this ability, but </w:t>
      </w:r>
      <w:r w:rsidR="00CC00D0">
        <w:rPr>
          <w:rFonts w:eastAsia="Times New Roman" w:cstheme="minorHAnsi"/>
          <w:color w:val="000000"/>
        </w:rPr>
        <w:t>cannot be destroyed as undead</w:t>
      </w:r>
      <w:r>
        <w:rPr>
          <w:rFonts w:eastAsia="Times New Roman" w:cstheme="minorHAnsi"/>
          <w:color w:val="000000"/>
        </w:rPr>
        <w:t>. You cannot increase the number of uses of the Channel Divinity effect (regardless of effective priest level)</w:t>
      </w:r>
      <w:r w:rsidRPr="000D5DB5">
        <w:rPr>
          <w:rFonts w:eastAsia="Times New Roman" w:cstheme="minorHAnsi"/>
          <w:color w:val="000000"/>
        </w:rPr>
        <w:t>.</w:t>
      </w:r>
    </w:p>
    <w:p w14:paraId="692E7937" w14:textId="77777777" w:rsidR="004B4C5B" w:rsidRPr="000D5DB5" w:rsidRDefault="004B4C5B" w:rsidP="00AA0E10">
      <w:pPr>
        <w:numPr>
          <w:ilvl w:val="0"/>
          <w:numId w:val="8"/>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Inspiring beast: </w:t>
      </w:r>
      <w:r w:rsidRPr="000D5DB5">
        <w:rPr>
          <w:rFonts w:eastAsia="Times New Roman" w:cstheme="minorHAnsi"/>
          <w:color w:val="000000"/>
        </w:rPr>
        <w:t xml:space="preserve">You gain the bard’s Inspiration ability. </w:t>
      </w:r>
      <w:r w:rsidR="00072E46">
        <w:rPr>
          <w:rFonts w:eastAsia="Times New Roman" w:cstheme="minorHAnsi"/>
          <w:color w:val="000000"/>
        </w:rPr>
        <w:t>Y</w:t>
      </w:r>
      <w:r>
        <w:rPr>
          <w:rFonts w:eastAsia="Times New Roman" w:cstheme="minorHAnsi"/>
          <w:color w:val="000000"/>
        </w:rPr>
        <w:t xml:space="preserve">our effective bard </w:t>
      </w:r>
      <w:r w:rsidRPr="000D5DB5">
        <w:rPr>
          <w:rFonts w:eastAsia="Times New Roman" w:cstheme="minorHAnsi"/>
          <w:color w:val="000000"/>
        </w:rPr>
        <w:t xml:space="preserve">level </w:t>
      </w:r>
      <w:r>
        <w:rPr>
          <w:rFonts w:eastAsia="Times New Roman" w:cstheme="minorHAnsi"/>
          <w:color w:val="000000"/>
        </w:rPr>
        <w:t xml:space="preserve">for this ability is equal to </w:t>
      </w:r>
      <w:r w:rsidRPr="000D5DB5">
        <w:rPr>
          <w:rFonts w:eastAsia="Times New Roman" w:cstheme="minorHAnsi"/>
          <w:color w:val="000000"/>
        </w:rPr>
        <w:t>half your druid level.</w:t>
      </w:r>
    </w:p>
    <w:p w14:paraId="36ED2DA4" w14:textId="77777777" w:rsidR="00AB25EF" w:rsidRPr="000D5DB5" w:rsidRDefault="00AB25EF" w:rsidP="003E34BF">
      <w:pPr>
        <w:numPr>
          <w:ilvl w:val="0"/>
          <w:numId w:val="8"/>
        </w:numPr>
        <w:ind w:left="0" w:firstLine="0"/>
        <w:contextualSpacing/>
        <w:textAlignment w:val="baseline"/>
        <w:rPr>
          <w:rFonts w:eastAsia="Times New Roman" w:cstheme="minorHAnsi"/>
          <w:color w:val="000000"/>
        </w:rPr>
      </w:pPr>
      <w:r w:rsidRPr="000D5DB5">
        <w:rPr>
          <w:rFonts w:eastAsia="Times New Roman" w:cstheme="minorHAnsi"/>
          <w:i/>
          <w:iCs/>
          <w:color w:val="000000"/>
        </w:rPr>
        <w:t>Magical beast:</w:t>
      </w:r>
      <w:r w:rsidRPr="000D5DB5">
        <w:rPr>
          <w:rFonts w:eastAsia="Times New Roman" w:cstheme="minorHAnsi"/>
          <w:color w:val="000000"/>
        </w:rPr>
        <w:t xml:space="preserve"> You may choose any </w:t>
      </w:r>
      <w:r w:rsidR="00072E46">
        <w:rPr>
          <w:rFonts w:eastAsia="Times New Roman" w:cstheme="minorHAnsi"/>
          <w:color w:val="000000"/>
        </w:rPr>
        <w:t xml:space="preserve">four </w:t>
      </w:r>
      <w:r w:rsidRPr="000D5DB5">
        <w:rPr>
          <w:rFonts w:eastAsia="Times New Roman" w:cstheme="minorHAnsi"/>
          <w:color w:val="000000"/>
        </w:rPr>
        <w:t xml:space="preserve">spells from your druid spell list and cast them in </w:t>
      </w:r>
      <w:r w:rsidR="001F0B87">
        <w:rPr>
          <w:rFonts w:eastAsia="Times New Roman" w:cstheme="minorHAnsi"/>
          <w:color w:val="000000"/>
        </w:rPr>
        <w:t>while in wild shape</w:t>
      </w:r>
      <w:r w:rsidRPr="000D5DB5">
        <w:rPr>
          <w:rFonts w:eastAsia="Times New Roman" w:cstheme="minorHAnsi"/>
          <w:color w:val="000000"/>
        </w:rPr>
        <w:t>. This does not require somatic or verbal components</w:t>
      </w:r>
      <w:r w:rsidR="001F0B87">
        <w:rPr>
          <w:rFonts w:eastAsia="Times New Roman" w:cstheme="minorHAnsi"/>
          <w:color w:val="000000"/>
        </w:rPr>
        <w:t>, but you must have chosen to merge any material components with you when you chose to wild shape</w:t>
      </w:r>
      <w:r w:rsidRPr="000D5DB5">
        <w:rPr>
          <w:rFonts w:eastAsia="Times New Roman" w:cstheme="minorHAnsi"/>
          <w:color w:val="000000"/>
        </w:rPr>
        <w:t xml:space="preserve">. </w:t>
      </w:r>
      <w:r w:rsidR="001F0B87">
        <w:rPr>
          <w:rFonts w:eastAsia="Times New Roman" w:cstheme="minorHAnsi"/>
          <w:color w:val="000000"/>
        </w:rPr>
        <w:t xml:space="preserve">If taken again, this ability adds </w:t>
      </w:r>
      <w:r w:rsidR="00072E46">
        <w:rPr>
          <w:rFonts w:eastAsia="Times New Roman" w:cstheme="minorHAnsi"/>
          <w:color w:val="000000"/>
        </w:rPr>
        <w:t xml:space="preserve">four </w:t>
      </w:r>
      <w:r w:rsidR="001F0B87">
        <w:rPr>
          <w:rFonts w:eastAsia="Times New Roman" w:cstheme="minorHAnsi"/>
          <w:color w:val="000000"/>
        </w:rPr>
        <w:t xml:space="preserve">other spells. </w:t>
      </w:r>
      <w:r w:rsidR="003E34BF">
        <w:rPr>
          <w:rFonts w:eastAsia="Times New Roman" w:cstheme="minorHAnsi"/>
          <w:color w:val="000000"/>
        </w:rPr>
        <w:br/>
      </w:r>
      <w:r w:rsidR="00EF67C7">
        <w:rPr>
          <w:rFonts w:eastAsia="Times New Roman" w:cstheme="minorHAnsi"/>
          <w:color w:val="000000"/>
        </w:rPr>
        <w:t>Upon gaining the Beast Spells feature of 18th level, you may cast all your druid spells without somatic or verbal components, as this ability details.</w:t>
      </w:r>
      <w:r w:rsidR="003E34BF">
        <w:rPr>
          <w:rFonts w:eastAsia="Times New Roman" w:cstheme="minorHAnsi"/>
          <w:color w:val="000000"/>
        </w:rPr>
        <w:t xml:space="preserve"> You may choose up </w:t>
      </w:r>
      <w:r w:rsidR="00072E46">
        <w:rPr>
          <w:rFonts w:eastAsia="Times New Roman" w:cstheme="minorHAnsi"/>
          <w:color w:val="000000"/>
        </w:rPr>
        <w:t xml:space="preserve">four </w:t>
      </w:r>
      <w:r w:rsidR="003E34BF">
        <w:rPr>
          <w:rFonts w:eastAsia="Times New Roman" w:cstheme="minorHAnsi"/>
          <w:color w:val="000000"/>
        </w:rPr>
        <w:t xml:space="preserve">spells per use of this ability, and use their material components while wild shaped. </w:t>
      </w:r>
    </w:p>
    <w:p w14:paraId="43FCAD51" w14:textId="77777777" w:rsidR="00AB25EF" w:rsidRPr="00C71B98" w:rsidRDefault="00AB25EF" w:rsidP="00AA0E10">
      <w:pPr>
        <w:numPr>
          <w:ilvl w:val="0"/>
          <w:numId w:val="8"/>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Prowling beast: </w:t>
      </w:r>
      <w:r w:rsidRPr="000D5DB5">
        <w:rPr>
          <w:rFonts w:eastAsia="Times New Roman" w:cstheme="minorHAnsi"/>
          <w:color w:val="000000"/>
        </w:rPr>
        <w:t>Whenever you and an ally both threaten a creature, your ally gains advantage to attack rolls against it</w:t>
      </w:r>
      <w:r w:rsidR="00072E46">
        <w:rPr>
          <w:rFonts w:eastAsia="Times New Roman" w:cstheme="minorHAnsi"/>
          <w:color w:val="000000"/>
        </w:rPr>
        <w:t xml:space="preserve">, and you deal 1d6 extra points of damage to it. </w:t>
      </w:r>
    </w:p>
    <w:p w14:paraId="4F91D3DE" w14:textId="77777777" w:rsidR="00C71B98" w:rsidRPr="000D5DB5" w:rsidRDefault="00C71B98" w:rsidP="00C71B98">
      <w:pPr>
        <w:numPr>
          <w:ilvl w:val="0"/>
          <w:numId w:val="8"/>
        </w:numPr>
        <w:ind w:left="0" w:firstLine="0"/>
        <w:contextualSpacing/>
        <w:textAlignment w:val="baseline"/>
        <w:rPr>
          <w:rFonts w:eastAsia="Times New Roman" w:cstheme="minorHAnsi"/>
          <w:i/>
          <w:iCs/>
          <w:color w:val="000000"/>
        </w:rPr>
      </w:pPr>
      <w:r>
        <w:rPr>
          <w:rFonts w:eastAsia="Times New Roman" w:cstheme="minorHAnsi"/>
          <w:i/>
          <w:iCs/>
          <w:color w:val="000000"/>
        </w:rPr>
        <w:t xml:space="preserve">Persistent beast: </w:t>
      </w:r>
      <w:r>
        <w:rPr>
          <w:rFonts w:eastAsia="Times New Roman" w:cstheme="minorHAnsi"/>
          <w:color w:val="000000"/>
        </w:rPr>
        <w:t xml:space="preserve">Whenever you are in a wild shape, you have advantage to Stamina saving throws to maintain a concentration spell. Furthermore, if you lose concentration on a spell by taking damage while in wild shape, you </w:t>
      </w:r>
      <w:r w:rsidR="00072E46">
        <w:rPr>
          <w:rFonts w:eastAsia="Times New Roman" w:cstheme="minorHAnsi"/>
          <w:color w:val="000000"/>
        </w:rPr>
        <w:t>regain half the mana spent on the spell</w:t>
      </w:r>
      <w:r>
        <w:rPr>
          <w:rFonts w:eastAsia="Times New Roman" w:cstheme="minorHAnsi"/>
          <w:color w:val="000000"/>
        </w:rPr>
        <w:t xml:space="preserve">. </w:t>
      </w:r>
      <w:r w:rsidR="00072E46">
        <w:rPr>
          <w:rFonts w:eastAsia="Times New Roman" w:cstheme="minorHAnsi"/>
          <w:color w:val="000000"/>
        </w:rPr>
        <w:t xml:space="preserve">This does not count as a normal mana restorative effect. </w:t>
      </w:r>
    </w:p>
    <w:p w14:paraId="2879C484" w14:textId="77777777" w:rsidR="004B4C5B" w:rsidRPr="000D5DB5" w:rsidRDefault="004B4C5B" w:rsidP="00AA0E10">
      <w:pPr>
        <w:numPr>
          <w:ilvl w:val="0"/>
          <w:numId w:val="8"/>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Raking beast: </w:t>
      </w:r>
      <w:r w:rsidRPr="000D5DB5">
        <w:rPr>
          <w:rFonts w:eastAsia="Times New Roman" w:cstheme="minorHAnsi"/>
          <w:color w:val="000000"/>
        </w:rPr>
        <w:t xml:space="preserve">You gain the rogue’s Sneak Attack ability as a 1st level rogue. </w:t>
      </w:r>
      <w:r>
        <w:rPr>
          <w:rFonts w:eastAsia="Times New Roman" w:cstheme="minorHAnsi"/>
          <w:color w:val="000000"/>
        </w:rPr>
        <w:t xml:space="preserve">If chosen again, your effective rogue level for this ability is equal to </w:t>
      </w:r>
      <w:r w:rsidRPr="000D5DB5">
        <w:rPr>
          <w:rFonts w:eastAsia="Times New Roman" w:cstheme="minorHAnsi"/>
          <w:color w:val="000000"/>
        </w:rPr>
        <w:t>half your druid level.</w:t>
      </w:r>
    </w:p>
    <w:p w14:paraId="6274BFC3" w14:textId="77777777" w:rsidR="009A76FC" w:rsidRPr="000D5DB5" w:rsidRDefault="009A76FC">
      <w:pPr>
        <w:contextualSpacing/>
        <w:textAlignment w:val="baseline"/>
        <w:rPr>
          <w:rFonts w:eastAsia="Times New Roman" w:cstheme="minorHAnsi"/>
          <w:color w:val="000000"/>
        </w:rPr>
      </w:pPr>
    </w:p>
    <w:p w14:paraId="33ED8471" w14:textId="77777777" w:rsidR="00F06BEB" w:rsidRDefault="00AB25EF">
      <w:pPr>
        <w:contextualSpacing/>
        <w:rPr>
          <w:rFonts w:eastAsia="Times New Roman" w:cstheme="minorHAnsi"/>
          <w:color w:val="000000"/>
        </w:rPr>
      </w:pPr>
      <w:r w:rsidRPr="000D5DB5">
        <w:rPr>
          <w:rFonts w:eastAsia="Times New Roman" w:cstheme="minorHAnsi"/>
          <w:b/>
          <w:bCs/>
          <w:color w:val="000000"/>
        </w:rPr>
        <w:t xml:space="preserve">Grand Beast. </w:t>
      </w:r>
      <w:r w:rsidRPr="000D5DB5">
        <w:rPr>
          <w:rFonts w:eastAsia="Times New Roman" w:cstheme="minorHAnsi"/>
          <w:color w:val="000000"/>
        </w:rPr>
        <w:t xml:space="preserve">Starting at 14th level, your weapon attacks while </w:t>
      </w:r>
      <w:r w:rsidR="00C70A89" w:rsidRPr="000D5DB5">
        <w:rPr>
          <w:rFonts w:eastAsia="Times New Roman" w:cstheme="minorHAnsi"/>
          <w:color w:val="000000"/>
        </w:rPr>
        <w:t xml:space="preserve">in </w:t>
      </w:r>
      <w:r w:rsidRPr="000D5DB5">
        <w:rPr>
          <w:rFonts w:eastAsia="Times New Roman" w:cstheme="minorHAnsi"/>
          <w:color w:val="000000"/>
        </w:rPr>
        <w:t>wild</w:t>
      </w:r>
      <w:r w:rsidR="00C70A89" w:rsidRPr="000D5DB5">
        <w:rPr>
          <w:rFonts w:eastAsia="Times New Roman" w:cstheme="minorHAnsi"/>
          <w:color w:val="000000"/>
        </w:rPr>
        <w:t xml:space="preserve"> </w:t>
      </w:r>
      <w:r w:rsidRPr="000D5DB5">
        <w:rPr>
          <w:rFonts w:eastAsia="Times New Roman" w:cstheme="minorHAnsi"/>
          <w:color w:val="000000"/>
        </w:rPr>
        <w:t>shap</w:t>
      </w:r>
      <w:r w:rsidR="00C70A89" w:rsidRPr="000D5DB5">
        <w:rPr>
          <w:rFonts w:eastAsia="Times New Roman" w:cstheme="minorHAnsi"/>
          <w:color w:val="000000"/>
        </w:rPr>
        <w:t>e</w:t>
      </w:r>
      <w:r w:rsidRPr="000D5DB5">
        <w:rPr>
          <w:rFonts w:eastAsia="Times New Roman" w:cstheme="minorHAnsi"/>
          <w:color w:val="000000"/>
        </w:rPr>
        <w:t xml:space="preserve"> deal an additional die of damage</w:t>
      </w:r>
      <w:r w:rsidR="00F06BEB">
        <w:rPr>
          <w:rFonts w:eastAsia="Times New Roman" w:cstheme="minorHAnsi"/>
          <w:color w:val="000000"/>
        </w:rPr>
        <w:t>, and your bonus to attack and damage rolls from your Primal Strike feature improves to +2</w:t>
      </w:r>
      <w:r w:rsidRPr="000D5DB5">
        <w:rPr>
          <w:rFonts w:eastAsia="Times New Roman" w:cstheme="minorHAnsi"/>
          <w:color w:val="000000"/>
        </w:rPr>
        <w:t xml:space="preserve">. </w:t>
      </w:r>
    </w:p>
    <w:p w14:paraId="39FEAC6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Also, </w:t>
      </w:r>
      <w:r w:rsidR="00F06BEB">
        <w:rPr>
          <w:rFonts w:eastAsia="Times New Roman" w:cstheme="minorHAnsi"/>
          <w:color w:val="000000"/>
        </w:rPr>
        <w:t xml:space="preserve">if you start your turn while </w:t>
      </w:r>
      <w:r w:rsidRPr="000D5DB5">
        <w:rPr>
          <w:rFonts w:eastAsia="Times New Roman" w:cstheme="minorHAnsi"/>
          <w:color w:val="000000"/>
        </w:rPr>
        <w:t>under a wild</w:t>
      </w:r>
      <w:r w:rsidR="00C70A89" w:rsidRPr="000D5DB5">
        <w:rPr>
          <w:rFonts w:eastAsia="Times New Roman" w:cstheme="minorHAnsi"/>
          <w:color w:val="000000"/>
        </w:rPr>
        <w:t xml:space="preserve"> </w:t>
      </w:r>
      <w:r w:rsidRPr="000D5DB5">
        <w:rPr>
          <w:rFonts w:eastAsia="Times New Roman" w:cstheme="minorHAnsi"/>
          <w:color w:val="000000"/>
        </w:rPr>
        <w:t xml:space="preserve">shape, you gain 5 temporary hit points. </w:t>
      </w:r>
      <w:r w:rsidR="00F06BEB">
        <w:rPr>
          <w:rFonts w:eastAsia="Times New Roman" w:cstheme="minorHAnsi"/>
          <w:color w:val="000000"/>
        </w:rPr>
        <w:t>These do not stack.</w:t>
      </w:r>
    </w:p>
    <w:p w14:paraId="7A28E4F3" w14:textId="77777777" w:rsidR="00AB25EF" w:rsidRPr="000D5DB5" w:rsidRDefault="00AB25EF">
      <w:pPr>
        <w:contextualSpacing/>
        <w:rPr>
          <w:rFonts w:eastAsia="Times New Roman" w:cstheme="minorHAnsi"/>
          <w:sz w:val="24"/>
          <w:szCs w:val="24"/>
        </w:rPr>
      </w:pPr>
    </w:p>
    <w:p w14:paraId="0DE42FF2"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Restoration</w:t>
      </w:r>
    </w:p>
    <w:p w14:paraId="06101F86" w14:textId="77777777" w:rsidR="00AB25EF" w:rsidRDefault="004411FD">
      <w:pPr>
        <w:contextualSpacing/>
        <w:rPr>
          <w:rFonts w:eastAsia="Times New Roman" w:cstheme="minorHAnsi"/>
          <w:color w:val="000000"/>
        </w:rPr>
      </w:pPr>
      <w:r>
        <w:rPr>
          <w:rFonts w:eastAsia="Times New Roman" w:cstheme="minorHAnsi"/>
          <w:color w:val="000000"/>
        </w:rPr>
        <w:t xml:space="preserve">You focus on the renewing and resilient quality of nature. Restoration druids appreciate the more organic side of nature, preferring to conjure plant allies (usually treants), heal their friends, and reach out through the Emerald Dream for information and insights to the future. </w:t>
      </w:r>
    </w:p>
    <w:p w14:paraId="33960B88" w14:textId="77777777" w:rsidR="004411FD" w:rsidRDefault="004411FD">
      <w:pPr>
        <w:contextualSpacing/>
        <w:rPr>
          <w:rFonts w:eastAsia="Times New Roman" w:cstheme="minorHAnsi"/>
          <w:sz w:val="24"/>
          <w:szCs w:val="24"/>
        </w:rPr>
      </w:pPr>
    </w:p>
    <w:p w14:paraId="1E452E8F" w14:textId="77777777" w:rsidR="001B3E16" w:rsidRDefault="001B3E16">
      <w:pPr>
        <w:contextualSpacing/>
        <w:rPr>
          <w:rFonts w:eastAsia="Times New Roman" w:cstheme="minorHAnsi"/>
          <w:b/>
          <w:bCs/>
          <w:color w:val="000000"/>
        </w:rPr>
      </w:pPr>
      <w:r>
        <w:rPr>
          <w:rFonts w:eastAsia="Times New Roman" w:cstheme="minorHAnsi"/>
          <w:b/>
          <w:bCs/>
          <w:color w:val="000000"/>
        </w:rPr>
        <w:t>Restoration Circle Spells</w:t>
      </w:r>
    </w:p>
    <w:p w14:paraId="5F17E8B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1B3E16">
        <w:rPr>
          <w:rFonts w:eastAsia="Times New Roman" w:cstheme="minorHAnsi"/>
          <w:b/>
          <w:bCs/>
          <w:color w:val="000000"/>
        </w:rPr>
        <w:tab/>
      </w:r>
      <w:r w:rsidRPr="000D5DB5">
        <w:rPr>
          <w:rFonts w:eastAsia="Times New Roman" w:cstheme="minorHAnsi"/>
          <w:b/>
          <w:bCs/>
          <w:color w:val="000000"/>
        </w:rPr>
        <w:t>Spells</w:t>
      </w:r>
    </w:p>
    <w:p w14:paraId="33484465" w14:textId="77777777" w:rsidR="00AB25EF" w:rsidRPr="000D5DB5" w:rsidRDefault="001B3E16" w:rsidP="00A41A90">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41A90">
        <w:rPr>
          <w:rFonts w:eastAsia="Times New Roman" w:cstheme="minorHAnsi"/>
          <w:color w:val="000000"/>
        </w:rPr>
        <w:t>P</w:t>
      </w:r>
      <w:r w:rsidR="00AB25EF" w:rsidRPr="000D5DB5">
        <w:rPr>
          <w:rFonts w:eastAsia="Times New Roman" w:cstheme="minorHAnsi"/>
          <w:color w:val="000000"/>
        </w:rPr>
        <w:t>ass without trace</w:t>
      </w:r>
      <w:r w:rsidR="00A41A90">
        <w:rPr>
          <w:rFonts w:eastAsia="Times New Roman" w:cstheme="minorHAnsi"/>
          <w:color w:val="000000"/>
        </w:rPr>
        <w:t>, r</w:t>
      </w:r>
      <w:r w:rsidR="00A41A90" w:rsidRPr="000D5DB5">
        <w:rPr>
          <w:rFonts w:eastAsia="Times New Roman" w:cstheme="minorHAnsi"/>
          <w:color w:val="000000"/>
        </w:rPr>
        <w:t>ejuvenation</w:t>
      </w:r>
    </w:p>
    <w:p w14:paraId="7674B732"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lastRenderedPageBreak/>
        <w:t>5th</w:t>
      </w:r>
      <w:r>
        <w:rPr>
          <w:rFonts w:eastAsia="Times New Roman" w:cstheme="minorHAnsi"/>
          <w:color w:val="000000"/>
        </w:rPr>
        <w:tab/>
      </w:r>
      <w:r w:rsidR="009A2B28">
        <w:rPr>
          <w:rFonts w:eastAsia="Times New Roman" w:cstheme="minorHAnsi"/>
          <w:color w:val="000000"/>
        </w:rPr>
        <w:t>D</w:t>
      </w:r>
      <w:r w:rsidR="009A2B28" w:rsidRPr="000D5DB5">
        <w:rPr>
          <w:rFonts w:eastAsia="Times New Roman" w:cstheme="minorHAnsi"/>
          <w:color w:val="000000"/>
        </w:rPr>
        <w:t>aylight</w:t>
      </w:r>
      <w:r w:rsidR="00AB25EF" w:rsidRPr="000D5DB5">
        <w:rPr>
          <w:rFonts w:eastAsia="Times New Roman" w:cstheme="minorHAnsi"/>
          <w:color w:val="000000"/>
        </w:rPr>
        <w:t xml:space="preserve">, </w:t>
      </w:r>
      <w:r w:rsidR="007B504F" w:rsidRPr="000D5DB5">
        <w:rPr>
          <w:rFonts w:eastAsia="Times New Roman" w:cstheme="minorHAnsi"/>
          <w:color w:val="000000"/>
        </w:rPr>
        <w:t>lesser restoration</w:t>
      </w:r>
    </w:p>
    <w:p w14:paraId="76A4F791"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9A2B28">
        <w:rPr>
          <w:rFonts w:eastAsia="Times New Roman" w:cstheme="minorHAnsi"/>
          <w:color w:val="000000"/>
        </w:rPr>
        <w:t>D</w:t>
      </w:r>
      <w:r w:rsidR="009A2B28" w:rsidRPr="000D5DB5">
        <w:rPr>
          <w:rFonts w:eastAsia="Times New Roman" w:cstheme="minorHAnsi"/>
          <w:color w:val="000000"/>
        </w:rPr>
        <w:t>ivination</w:t>
      </w:r>
      <w:r w:rsidR="00AB25EF" w:rsidRPr="000D5DB5">
        <w:rPr>
          <w:rFonts w:eastAsia="Times New Roman" w:cstheme="minorHAnsi"/>
          <w:color w:val="000000"/>
        </w:rPr>
        <w:t xml:space="preserve">, </w:t>
      </w:r>
      <w:r w:rsidR="004411FD">
        <w:rPr>
          <w:rFonts w:eastAsia="Times New Roman" w:cstheme="minorHAnsi"/>
          <w:color w:val="000000"/>
        </w:rPr>
        <w:t>conjure plant</w:t>
      </w:r>
      <w:r w:rsidR="000D514C">
        <w:rPr>
          <w:rFonts w:eastAsia="Times New Roman" w:cstheme="minorHAnsi"/>
          <w:color w:val="000000"/>
        </w:rPr>
        <w:t>s</w:t>
      </w:r>
      <w:r>
        <w:rPr>
          <w:rFonts w:eastAsia="Times New Roman" w:cstheme="minorHAnsi"/>
          <w:color w:val="000000"/>
        </w:rPr>
        <w:t xml:space="preserve"> (level 3)</w:t>
      </w:r>
    </w:p>
    <w:p w14:paraId="31BA6000"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9A2B28">
        <w:rPr>
          <w:rFonts w:eastAsia="Times New Roman" w:cstheme="minorHAnsi"/>
          <w:color w:val="000000"/>
        </w:rPr>
        <w:t>D</w:t>
      </w:r>
      <w:r w:rsidR="009A2B28" w:rsidRPr="000D5DB5">
        <w:rPr>
          <w:rFonts w:eastAsia="Times New Roman" w:cstheme="minorHAnsi"/>
          <w:color w:val="000000"/>
        </w:rPr>
        <w:t>ream</w:t>
      </w:r>
      <w:r w:rsidR="00AB25EF" w:rsidRPr="000D5DB5">
        <w:rPr>
          <w:rFonts w:eastAsia="Times New Roman" w:cstheme="minorHAnsi"/>
          <w:color w:val="000000"/>
        </w:rPr>
        <w:t>, tranquility</w:t>
      </w:r>
    </w:p>
    <w:p w14:paraId="5601B03F" w14:textId="77777777" w:rsidR="00AB25EF" w:rsidRPr="000D5DB5" w:rsidRDefault="00AB25EF">
      <w:pPr>
        <w:contextualSpacing/>
        <w:rPr>
          <w:rFonts w:eastAsia="Times New Roman" w:cstheme="minorHAnsi"/>
          <w:sz w:val="24"/>
          <w:szCs w:val="24"/>
        </w:rPr>
      </w:pPr>
    </w:p>
    <w:p w14:paraId="19D34F55" w14:textId="77777777" w:rsidR="00AB25EF" w:rsidDel="000D09AE" w:rsidRDefault="00AB25EF" w:rsidP="00272CA8">
      <w:pPr>
        <w:contextualSpacing/>
        <w:rPr>
          <w:del w:id="1739" w:author="Admin" w:date="2021-04-30T15:49:00Z"/>
          <w:rFonts w:eastAsia="Times New Roman" w:cstheme="minorHAnsi"/>
          <w:color w:val="000000"/>
        </w:rPr>
      </w:pPr>
      <w:r w:rsidRPr="000D5DB5">
        <w:rPr>
          <w:rFonts w:eastAsia="Times New Roman" w:cstheme="minorHAnsi"/>
          <w:b/>
          <w:bCs/>
          <w:color w:val="000000"/>
        </w:rPr>
        <w:t>Healing Lore.</w:t>
      </w:r>
      <w:r w:rsidRPr="000D5DB5">
        <w:rPr>
          <w:rFonts w:eastAsia="Times New Roman" w:cstheme="minorHAnsi"/>
          <w:color w:val="000000"/>
        </w:rPr>
        <w:t xml:space="preserve"> When you choose this archetype at 2nd level, you may alter the target of a </w:t>
      </w:r>
      <w:r w:rsidR="00181EE1">
        <w:rPr>
          <w:rFonts w:eastAsia="Times New Roman" w:cstheme="minorHAnsi"/>
          <w:color w:val="000000"/>
        </w:rPr>
        <w:t xml:space="preserve">druid </w:t>
      </w:r>
      <w:r w:rsidR="00B117C9" w:rsidRPr="000D5DB5">
        <w:rPr>
          <w:rFonts w:eastAsia="Times New Roman" w:cstheme="minorHAnsi"/>
          <w:color w:val="000000"/>
        </w:rPr>
        <w:t xml:space="preserve">sigil </w:t>
      </w:r>
      <w:r w:rsidRPr="000D5DB5">
        <w:rPr>
          <w:rFonts w:eastAsia="Times New Roman" w:cstheme="minorHAnsi"/>
          <w:color w:val="000000"/>
        </w:rPr>
        <w:t>spell effect as a bonus action</w:t>
      </w:r>
      <w:r w:rsidR="006E44B9">
        <w:rPr>
          <w:rFonts w:eastAsia="Times New Roman" w:cstheme="minorHAnsi"/>
          <w:color w:val="000000"/>
        </w:rPr>
        <w:t xml:space="preserve">. This requires a successful attack against the new </w:t>
      </w:r>
      <w:r w:rsidRPr="000D5DB5">
        <w:rPr>
          <w:rFonts w:eastAsia="Times New Roman" w:cstheme="minorHAnsi"/>
          <w:color w:val="000000"/>
        </w:rPr>
        <w:t>target</w:t>
      </w:r>
      <w:r w:rsidR="006E44B9">
        <w:rPr>
          <w:rFonts w:eastAsia="Times New Roman" w:cstheme="minorHAnsi"/>
          <w:color w:val="000000"/>
        </w:rPr>
        <w:t>, and you must be within the range of them to cast the spell normally</w:t>
      </w:r>
      <w:r w:rsidRPr="000D5DB5">
        <w:rPr>
          <w:rFonts w:eastAsia="Times New Roman" w:cstheme="minorHAnsi"/>
          <w:color w:val="000000"/>
        </w:rPr>
        <w:t xml:space="preserve">. The spell’s effects take place </w:t>
      </w:r>
      <w:del w:id="1740" w:author="Admin" w:date="2021-04-30T15:49:00Z">
        <w:r w:rsidRPr="000D5DB5" w:rsidDel="000D09AE">
          <w:rPr>
            <w:rFonts w:eastAsia="Times New Roman" w:cstheme="minorHAnsi"/>
            <w:color w:val="000000"/>
          </w:rPr>
          <w:delText>at the new target’s turn as usual</w:delText>
        </w:r>
      </w:del>
      <w:ins w:id="1741" w:author="Admin" w:date="2021-04-30T15:49:00Z">
        <w:r w:rsidR="000D09AE">
          <w:rPr>
            <w:rFonts w:eastAsia="Times New Roman" w:cstheme="minorHAnsi"/>
            <w:color w:val="000000"/>
          </w:rPr>
          <w:t xml:space="preserve">at the start of </w:t>
        </w:r>
      </w:ins>
      <w:ins w:id="1742" w:author="Admin" w:date="2021-04-30T15:50:00Z">
        <w:r w:rsidR="000D09AE">
          <w:rPr>
            <w:rFonts w:eastAsia="Times New Roman" w:cstheme="minorHAnsi"/>
            <w:color w:val="000000"/>
          </w:rPr>
          <w:t>your turn as normal, and you must declare use of this ability at the start of your turn</w:t>
        </w:r>
      </w:ins>
      <w:r w:rsidRPr="000D5DB5">
        <w:rPr>
          <w:rFonts w:eastAsia="Times New Roman" w:cstheme="minorHAnsi"/>
          <w:color w:val="000000"/>
        </w:rPr>
        <w:t>.</w:t>
      </w:r>
    </w:p>
    <w:p w14:paraId="5A973FAD" w14:textId="77777777" w:rsidR="000D09AE" w:rsidRDefault="000D09AE" w:rsidP="00272CA8">
      <w:pPr>
        <w:contextualSpacing/>
        <w:rPr>
          <w:ins w:id="1743" w:author="Admin" w:date="2021-04-30T15:49:00Z"/>
          <w:rFonts w:eastAsia="Times New Roman" w:cstheme="minorHAnsi"/>
          <w:sz w:val="24"/>
          <w:szCs w:val="24"/>
        </w:rPr>
      </w:pPr>
    </w:p>
    <w:p w14:paraId="7772BAD8" w14:textId="77777777" w:rsidR="00AB25EF" w:rsidRPr="000D5DB5" w:rsidRDefault="00AB25EF" w:rsidP="00933464">
      <w:pPr>
        <w:contextualSpacing/>
        <w:rPr>
          <w:rFonts w:eastAsia="Times New Roman" w:cstheme="minorHAnsi"/>
          <w:sz w:val="24"/>
          <w:szCs w:val="24"/>
        </w:rPr>
      </w:pPr>
    </w:p>
    <w:p w14:paraId="0776D8F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Extended Growth. </w:t>
      </w:r>
      <w:r w:rsidRPr="000D5DB5">
        <w:rPr>
          <w:rFonts w:eastAsia="Times New Roman" w:cstheme="minorHAnsi"/>
          <w:color w:val="000000"/>
        </w:rPr>
        <w:t xml:space="preserve">Also starting at 2nd level, the </w:t>
      </w:r>
      <w:del w:id="1744" w:author="Admin" w:date="2021-04-30T15:50:00Z">
        <w:r w:rsidRPr="000D5DB5" w:rsidDel="000D09AE">
          <w:rPr>
            <w:rFonts w:eastAsia="Times New Roman" w:cstheme="minorHAnsi"/>
            <w:color w:val="000000"/>
          </w:rPr>
          <w:delText xml:space="preserve">maximum </w:delText>
        </w:r>
      </w:del>
      <w:r w:rsidRPr="000D5DB5">
        <w:rPr>
          <w:rFonts w:eastAsia="Times New Roman" w:cstheme="minorHAnsi"/>
          <w:color w:val="000000"/>
        </w:rPr>
        <w:t xml:space="preserve">duration of </w:t>
      </w:r>
      <w:r w:rsidR="00B117C9" w:rsidRPr="000D5DB5">
        <w:rPr>
          <w:rFonts w:eastAsia="Times New Roman" w:cstheme="minorHAnsi"/>
          <w:color w:val="000000"/>
        </w:rPr>
        <w:t xml:space="preserve">healing </w:t>
      </w:r>
      <w:del w:id="1745" w:author="Admin" w:date="2021-04-30T15:50:00Z">
        <w:r w:rsidR="00B117C9" w:rsidRPr="000D5DB5" w:rsidDel="000D09AE">
          <w:rPr>
            <w:rFonts w:eastAsia="Times New Roman" w:cstheme="minorHAnsi"/>
            <w:color w:val="000000"/>
          </w:rPr>
          <w:delText xml:space="preserve">sigil </w:delText>
        </w:r>
      </w:del>
      <w:del w:id="1746" w:author="Admin" w:date="2021-05-07T14:35:00Z">
        <w:r w:rsidR="00181EE1" w:rsidDel="00346DBC">
          <w:rPr>
            <w:rFonts w:eastAsia="Times New Roman" w:cstheme="minorHAnsi"/>
            <w:color w:val="000000"/>
          </w:rPr>
          <w:delText xml:space="preserve">druid </w:delText>
        </w:r>
      </w:del>
      <w:r w:rsidRPr="000D5DB5">
        <w:rPr>
          <w:rFonts w:eastAsia="Times New Roman" w:cstheme="minorHAnsi"/>
          <w:color w:val="000000"/>
        </w:rPr>
        <w:t xml:space="preserve">spells </w:t>
      </w:r>
      <w:ins w:id="1747" w:author="Admin" w:date="2021-05-07T14:35:00Z">
        <w:r w:rsidR="00346DBC">
          <w:rPr>
            <w:rFonts w:eastAsia="Times New Roman" w:cstheme="minorHAnsi"/>
            <w:color w:val="000000"/>
          </w:rPr>
          <w:t xml:space="preserve">from the druid spell list </w:t>
        </w:r>
      </w:ins>
      <w:r w:rsidRPr="000D5DB5">
        <w:rPr>
          <w:rFonts w:eastAsia="Times New Roman" w:cstheme="minorHAnsi"/>
          <w:color w:val="000000"/>
        </w:rPr>
        <w:t xml:space="preserve">for you is </w:t>
      </w:r>
      <w:del w:id="1748" w:author="Admin" w:date="2021-05-07T14:34:00Z">
        <w:r w:rsidR="009A76FC" w:rsidDel="00346DBC">
          <w:rPr>
            <w:rFonts w:eastAsia="Times New Roman" w:cstheme="minorHAnsi"/>
            <w:color w:val="000000"/>
          </w:rPr>
          <w:delText>doubled</w:delText>
        </w:r>
      </w:del>
      <w:ins w:id="1749" w:author="Admin" w:date="2021-05-07T14:34:00Z">
        <w:r w:rsidR="00346DBC">
          <w:rPr>
            <w:rFonts w:eastAsia="Times New Roman" w:cstheme="minorHAnsi"/>
            <w:color w:val="000000"/>
          </w:rPr>
          <w:t xml:space="preserve">increased by 1 round </w:t>
        </w:r>
      </w:ins>
      <w:ins w:id="1750" w:author="Admin" w:date="2021-04-30T15:51:00Z">
        <w:r w:rsidR="000D09AE">
          <w:rPr>
            <w:rFonts w:eastAsia="Times New Roman" w:cstheme="minorHAnsi"/>
            <w:color w:val="000000"/>
          </w:rPr>
          <w:t xml:space="preserve">(such as the </w:t>
        </w:r>
        <w:r w:rsidR="000D09AE">
          <w:rPr>
            <w:rFonts w:eastAsia="Times New Roman" w:cstheme="minorHAnsi"/>
            <w:i/>
            <w:iCs/>
            <w:color w:val="000000"/>
          </w:rPr>
          <w:t xml:space="preserve">rejuvenation </w:t>
        </w:r>
        <w:r w:rsidR="000D09AE">
          <w:rPr>
            <w:rFonts w:eastAsia="Times New Roman" w:cstheme="minorHAnsi"/>
            <w:color w:val="000000"/>
          </w:rPr>
          <w:t>sigil spell)</w:t>
        </w:r>
      </w:ins>
      <w:del w:id="1751" w:author="Admin" w:date="2021-04-30T15:50:00Z">
        <w:r w:rsidRPr="000D5DB5" w:rsidDel="000D09AE">
          <w:rPr>
            <w:rFonts w:eastAsia="Times New Roman" w:cstheme="minorHAnsi"/>
            <w:color w:val="000000"/>
          </w:rPr>
          <w:delText xml:space="preserve">, and </w:delText>
        </w:r>
        <w:r w:rsidR="00FF50E4" w:rsidDel="000D09AE">
          <w:rPr>
            <w:rFonts w:eastAsia="Times New Roman" w:cstheme="minorHAnsi"/>
            <w:color w:val="000000"/>
          </w:rPr>
          <w:delText xml:space="preserve">you gain advantage to </w:delText>
        </w:r>
        <w:r w:rsidR="00E07D35" w:rsidDel="000D09AE">
          <w:rPr>
            <w:rFonts w:eastAsia="Times New Roman" w:cstheme="minorHAnsi"/>
            <w:color w:val="000000"/>
          </w:rPr>
          <w:delText>the roll</w:delText>
        </w:r>
        <w:r w:rsidR="006151E1" w:rsidDel="000D09AE">
          <w:rPr>
            <w:rFonts w:eastAsia="Times New Roman" w:cstheme="minorHAnsi"/>
            <w:color w:val="000000"/>
          </w:rPr>
          <w:delText xml:space="preserve"> to maintain </w:delText>
        </w:r>
        <w:r w:rsidR="005200B5" w:rsidDel="000D09AE">
          <w:rPr>
            <w:rFonts w:eastAsia="Times New Roman" w:cstheme="minorHAnsi"/>
            <w:color w:val="000000"/>
          </w:rPr>
          <w:delText xml:space="preserve">druid </w:delText>
        </w:r>
        <w:r w:rsidR="006151E1" w:rsidDel="000D09AE">
          <w:rPr>
            <w:rFonts w:eastAsia="Times New Roman" w:cstheme="minorHAnsi"/>
            <w:color w:val="000000"/>
          </w:rPr>
          <w:delText>sigil spell</w:delText>
        </w:r>
        <w:r w:rsidR="005200B5" w:rsidDel="000D09AE">
          <w:rPr>
            <w:rFonts w:eastAsia="Times New Roman" w:cstheme="minorHAnsi"/>
            <w:color w:val="000000"/>
          </w:rPr>
          <w:delText>s</w:delText>
        </w:r>
      </w:del>
      <w:r w:rsidRPr="000D5DB5">
        <w:rPr>
          <w:rFonts w:eastAsia="Times New Roman" w:cstheme="minorHAnsi"/>
          <w:color w:val="000000"/>
        </w:rPr>
        <w:t xml:space="preserve">. </w:t>
      </w:r>
    </w:p>
    <w:p w14:paraId="756F7118" w14:textId="77777777" w:rsidR="00AB25EF" w:rsidRPr="000D5DB5" w:rsidRDefault="00AB25EF">
      <w:pPr>
        <w:contextualSpacing/>
        <w:rPr>
          <w:rFonts w:eastAsia="Times New Roman" w:cstheme="minorHAnsi"/>
          <w:sz w:val="24"/>
          <w:szCs w:val="24"/>
        </w:rPr>
      </w:pPr>
    </w:p>
    <w:p w14:paraId="4F52AA57" w14:textId="77777777" w:rsidR="000D09AE" w:rsidRDefault="00AB25EF" w:rsidP="00272CA8">
      <w:pPr>
        <w:contextualSpacing/>
        <w:rPr>
          <w:ins w:id="1752" w:author="Admin" w:date="2021-04-30T15:53:00Z"/>
          <w:rFonts w:eastAsia="Times New Roman" w:cstheme="minorHAnsi"/>
          <w:color w:val="000000"/>
        </w:rPr>
      </w:pPr>
      <w:r w:rsidRPr="000D5DB5">
        <w:rPr>
          <w:rFonts w:eastAsia="Times New Roman" w:cstheme="minorHAnsi"/>
          <w:b/>
          <w:bCs/>
          <w:color w:val="000000"/>
        </w:rPr>
        <w:t xml:space="preserve">Seed of </w:t>
      </w:r>
      <w:del w:id="1753" w:author="Admin" w:date="2021-04-30T15:52:00Z">
        <w:r w:rsidRPr="000D5DB5" w:rsidDel="000D09AE">
          <w:rPr>
            <w:rFonts w:eastAsia="Times New Roman" w:cstheme="minorHAnsi"/>
            <w:b/>
            <w:bCs/>
            <w:color w:val="000000"/>
          </w:rPr>
          <w:delText>Life</w:delText>
        </w:r>
      </w:del>
      <w:ins w:id="1754" w:author="Admin" w:date="2021-04-30T15:52:00Z">
        <w:r w:rsidR="000D09AE">
          <w:rPr>
            <w:rFonts w:eastAsia="Times New Roman" w:cstheme="minorHAnsi"/>
            <w:b/>
            <w:bCs/>
            <w:color w:val="000000"/>
          </w:rPr>
          <w:t>Power</w:t>
        </w:r>
      </w:ins>
      <w:r w:rsidRPr="000D5DB5">
        <w:rPr>
          <w:rFonts w:eastAsia="Times New Roman" w:cstheme="minorHAnsi"/>
          <w:b/>
          <w:bCs/>
          <w:color w:val="000000"/>
        </w:rPr>
        <w:t xml:space="preserve">. </w:t>
      </w:r>
      <w:r w:rsidRPr="000D5DB5">
        <w:rPr>
          <w:rFonts w:eastAsia="Times New Roman" w:cstheme="minorHAnsi"/>
          <w:color w:val="000000"/>
        </w:rPr>
        <w:t xml:space="preserve">Starting at 6th level, you may </w:t>
      </w:r>
      <w:del w:id="1755" w:author="Admin" w:date="2021-04-30T15:52:00Z">
        <w:r w:rsidRPr="000D5DB5" w:rsidDel="000D09AE">
          <w:rPr>
            <w:rFonts w:eastAsia="Times New Roman" w:cstheme="minorHAnsi"/>
            <w:color w:val="000000"/>
          </w:rPr>
          <w:delText>touch any creature as an action</w:delText>
        </w:r>
      </w:del>
      <w:ins w:id="1756" w:author="Admin" w:date="2021-04-30T15:52:00Z">
        <w:r w:rsidR="000D09AE">
          <w:rPr>
            <w:rFonts w:eastAsia="Times New Roman" w:cstheme="minorHAnsi"/>
            <w:color w:val="000000"/>
          </w:rPr>
          <w:t>cast a spell on a target and store it on a creature you touch. The spell</w:t>
        </w:r>
      </w:ins>
      <w:ins w:id="1757" w:author="Admin" w:date="2021-04-30T15:53:00Z">
        <w:r w:rsidR="000D09AE">
          <w:rPr>
            <w:rFonts w:eastAsia="Times New Roman" w:cstheme="minorHAnsi"/>
            <w:color w:val="000000"/>
          </w:rPr>
          <w:t>, if cast this way,</w:t>
        </w:r>
      </w:ins>
      <w:ins w:id="1758" w:author="Admin" w:date="2021-04-30T15:52:00Z">
        <w:r w:rsidR="000D09AE">
          <w:rPr>
            <w:rFonts w:eastAsia="Times New Roman" w:cstheme="minorHAnsi"/>
            <w:color w:val="000000"/>
          </w:rPr>
          <w:t xml:space="preserve"> does not manifest immediately</w:t>
        </w:r>
      </w:ins>
      <w:ins w:id="1759" w:author="Admin" w:date="2021-04-30T15:53:00Z">
        <w:r w:rsidR="000D09AE">
          <w:rPr>
            <w:rFonts w:eastAsia="Times New Roman" w:cstheme="minorHAnsi"/>
            <w:color w:val="000000"/>
          </w:rPr>
          <w:t xml:space="preserve">, and is </w:t>
        </w:r>
      </w:ins>
      <w:ins w:id="1760" w:author="Admin" w:date="2021-04-30T15:52:00Z">
        <w:r w:rsidR="000D09AE">
          <w:rPr>
            <w:rFonts w:eastAsia="Times New Roman" w:cstheme="minorHAnsi"/>
            <w:color w:val="000000"/>
          </w:rPr>
          <w:t xml:space="preserve">stored </w:t>
        </w:r>
      </w:ins>
      <w:del w:id="1761" w:author="Admin" w:date="2021-04-30T15:52:00Z">
        <w:r w:rsidRPr="000D5DB5" w:rsidDel="000D09AE">
          <w:rPr>
            <w:rFonts w:eastAsia="Times New Roman" w:cstheme="minorHAnsi"/>
            <w:color w:val="000000"/>
          </w:rPr>
          <w:delText xml:space="preserve">, and </w:delText>
        </w:r>
        <w:r w:rsidR="00EA42A6" w:rsidDel="000D09AE">
          <w:rPr>
            <w:rFonts w:eastAsia="Times New Roman" w:cstheme="minorHAnsi"/>
            <w:color w:val="000000"/>
          </w:rPr>
          <w:delText xml:space="preserve">store </w:delText>
        </w:r>
        <w:r w:rsidRPr="000D5DB5" w:rsidDel="000D09AE">
          <w:rPr>
            <w:rFonts w:eastAsia="Times New Roman" w:cstheme="minorHAnsi"/>
            <w:color w:val="000000"/>
          </w:rPr>
          <w:delText>any spell</w:delText>
        </w:r>
        <w:r w:rsidR="00E07D35" w:rsidDel="000D09AE">
          <w:rPr>
            <w:rFonts w:eastAsia="Times New Roman" w:cstheme="minorHAnsi"/>
            <w:color w:val="000000"/>
          </w:rPr>
          <w:delText xml:space="preserve"> from the druid spell list</w:delText>
        </w:r>
        <w:r w:rsidR="00EA42A6" w:rsidDel="000D09AE">
          <w:rPr>
            <w:rFonts w:eastAsia="Times New Roman" w:cstheme="minorHAnsi"/>
            <w:color w:val="000000"/>
          </w:rPr>
          <w:delText xml:space="preserve"> into them</w:delText>
        </w:r>
        <w:r w:rsidRPr="000D5DB5" w:rsidDel="000D09AE">
          <w:rPr>
            <w:rFonts w:eastAsia="Times New Roman" w:cstheme="minorHAnsi"/>
            <w:color w:val="000000"/>
          </w:rPr>
          <w:delText xml:space="preserve">, which remains </w:delText>
        </w:r>
      </w:del>
      <w:del w:id="1762" w:author="Admin" w:date="2021-04-30T15:53:00Z">
        <w:r w:rsidRPr="000D5DB5" w:rsidDel="000D09AE">
          <w:rPr>
            <w:rFonts w:eastAsia="Times New Roman" w:cstheme="minorHAnsi"/>
            <w:color w:val="000000"/>
          </w:rPr>
          <w:delText xml:space="preserve">latent </w:delText>
        </w:r>
      </w:del>
      <w:r w:rsidRPr="000D5DB5">
        <w:rPr>
          <w:rFonts w:eastAsia="Times New Roman" w:cstheme="minorHAnsi"/>
          <w:color w:val="000000"/>
        </w:rPr>
        <w:t>until you discharge it with a mental command.</w:t>
      </w:r>
      <w:r w:rsidR="00EA373D">
        <w:rPr>
          <w:rFonts w:eastAsia="Times New Roman" w:cstheme="minorHAnsi"/>
          <w:color w:val="000000"/>
        </w:rPr>
        <w:t xml:space="preserve"> </w:t>
      </w:r>
      <w:ins w:id="1763" w:author="Admin" w:date="2021-05-01T15:48:00Z">
        <w:r w:rsidR="00D141C3">
          <w:rPr>
            <w:rFonts w:eastAsia="Times New Roman" w:cstheme="minorHAnsi"/>
            <w:color w:val="000000"/>
          </w:rPr>
          <w:t xml:space="preserve">The seed remains active for up to 1 hour. </w:t>
        </w:r>
      </w:ins>
      <w:del w:id="1764" w:author="Admin" w:date="2021-04-30T15:53:00Z">
        <w:r w:rsidR="00EA373D" w:rsidDel="000D09AE">
          <w:rPr>
            <w:rFonts w:eastAsia="Times New Roman" w:cstheme="minorHAnsi"/>
            <w:color w:val="000000"/>
          </w:rPr>
          <w:delText xml:space="preserve">If the spell’s casting time is more than 1 action, you must </w:delText>
        </w:r>
      </w:del>
      <w:del w:id="1765" w:author="Admin" w:date="2021-04-30T15:51:00Z">
        <w:r w:rsidR="00EA373D" w:rsidDel="000D09AE">
          <w:rPr>
            <w:rFonts w:eastAsia="Times New Roman" w:cstheme="minorHAnsi"/>
            <w:color w:val="000000"/>
          </w:rPr>
          <w:delText xml:space="preserve">also </w:delText>
        </w:r>
      </w:del>
      <w:del w:id="1766" w:author="Admin" w:date="2021-04-30T15:53:00Z">
        <w:r w:rsidR="00EA373D" w:rsidDel="000D09AE">
          <w:rPr>
            <w:rFonts w:eastAsia="Times New Roman" w:cstheme="minorHAnsi"/>
            <w:color w:val="000000"/>
          </w:rPr>
          <w:delText>spend the casting time in contact with the target</w:delText>
        </w:r>
      </w:del>
      <w:del w:id="1767" w:author="Admin" w:date="2021-04-30T15:52:00Z">
        <w:r w:rsidR="00EA373D" w:rsidDel="000D09AE">
          <w:rPr>
            <w:rFonts w:eastAsia="Times New Roman" w:cstheme="minorHAnsi"/>
            <w:color w:val="000000"/>
          </w:rPr>
          <w:delText>, as well as any required components</w:delText>
        </w:r>
      </w:del>
      <w:del w:id="1768" w:author="Admin" w:date="2021-04-30T15:53:00Z">
        <w:r w:rsidR="00EA373D" w:rsidDel="000D09AE">
          <w:rPr>
            <w:rFonts w:eastAsia="Times New Roman" w:cstheme="minorHAnsi"/>
            <w:color w:val="000000"/>
          </w:rPr>
          <w:delText>.</w:delText>
        </w:r>
        <w:r w:rsidRPr="000D5DB5" w:rsidDel="000D09AE">
          <w:rPr>
            <w:rFonts w:eastAsia="Times New Roman" w:cstheme="minorHAnsi"/>
            <w:color w:val="000000"/>
          </w:rPr>
          <w:delText xml:space="preserve"> </w:delText>
        </w:r>
      </w:del>
    </w:p>
    <w:p w14:paraId="315DB8ED" w14:textId="77777777" w:rsidR="00EA373D" w:rsidRDefault="00EA373D" w:rsidP="00933464">
      <w:pPr>
        <w:contextualSpacing/>
        <w:rPr>
          <w:rFonts w:eastAsia="Times New Roman" w:cstheme="minorHAnsi"/>
          <w:color w:val="000000"/>
        </w:rPr>
      </w:pPr>
      <w:r>
        <w:rPr>
          <w:rFonts w:eastAsia="Times New Roman" w:cstheme="minorHAnsi"/>
          <w:color w:val="000000"/>
        </w:rPr>
        <w:t xml:space="preserve">So long as the seed </w:t>
      </w:r>
      <w:ins w:id="1769" w:author="Admin" w:date="2021-04-30T15:53:00Z">
        <w:r w:rsidR="000D09AE">
          <w:rPr>
            <w:rFonts w:eastAsia="Times New Roman" w:cstheme="minorHAnsi"/>
            <w:color w:val="000000"/>
          </w:rPr>
          <w:t xml:space="preserve">of power </w:t>
        </w:r>
      </w:ins>
      <w:r>
        <w:rPr>
          <w:rFonts w:eastAsia="Times New Roman" w:cstheme="minorHAnsi"/>
          <w:color w:val="000000"/>
        </w:rPr>
        <w:t>remains active, you gain a general and vague sense of the well-being of the creature and their physical and mental health</w:t>
      </w:r>
      <w:ins w:id="1770" w:author="Admin" w:date="2021-04-30T15:53:00Z">
        <w:r w:rsidR="000D09AE">
          <w:rPr>
            <w:rFonts w:eastAsia="Times New Roman" w:cstheme="minorHAnsi"/>
            <w:color w:val="000000"/>
          </w:rPr>
          <w:t xml:space="preserve"> (such as being rested, excited, pained, et</w:t>
        </w:r>
      </w:ins>
      <w:ins w:id="1771" w:author="Admin" w:date="2021-04-30T15:54:00Z">
        <w:r w:rsidR="000D09AE">
          <w:rPr>
            <w:rFonts w:eastAsia="Times New Roman" w:cstheme="minorHAnsi"/>
            <w:color w:val="000000"/>
          </w:rPr>
          <w:t>c.)</w:t>
        </w:r>
      </w:ins>
      <w:r>
        <w:rPr>
          <w:rFonts w:eastAsia="Times New Roman" w:cstheme="minorHAnsi"/>
          <w:color w:val="000000"/>
        </w:rPr>
        <w:t>, and you may use a reaction at any point to discharge the spell</w:t>
      </w:r>
      <w:del w:id="1772" w:author="Admin" w:date="2021-04-30T15:54:00Z">
        <w:r w:rsidDel="000D09AE">
          <w:rPr>
            <w:rFonts w:eastAsia="Times New Roman" w:cstheme="minorHAnsi"/>
            <w:color w:val="000000"/>
          </w:rPr>
          <w:delText xml:space="preserve"> (in reaction to sudden pain or mental distress), although the spell does not specify the particulars of the triggering event. </w:delText>
        </w:r>
      </w:del>
      <w:ins w:id="1773" w:author="Admin" w:date="2021-04-30T15:54:00Z">
        <w:r w:rsidR="000D09AE">
          <w:rPr>
            <w:rFonts w:eastAsia="Times New Roman" w:cstheme="minorHAnsi"/>
            <w:color w:val="000000"/>
          </w:rPr>
          <w:t xml:space="preserve">. You do not know the nature of the effect, but can tell that the target has been damaged in a certain way. </w:t>
        </w:r>
      </w:ins>
    </w:p>
    <w:p w14:paraId="738C3675" w14:textId="77777777" w:rsidR="00EA373D" w:rsidRPr="00EA373D" w:rsidRDefault="00EA373D">
      <w:pPr>
        <w:contextualSpacing/>
        <w:rPr>
          <w:rFonts w:eastAsia="Times New Roman" w:cstheme="minorHAnsi"/>
          <w:i/>
          <w:iCs/>
          <w:color w:val="000000"/>
        </w:rPr>
      </w:pPr>
      <w:r>
        <w:rPr>
          <w:rFonts w:eastAsia="Times New Roman" w:cstheme="minorHAnsi"/>
          <w:color w:val="000000"/>
        </w:rPr>
        <w:t xml:space="preserve">If you choose the </w:t>
      </w:r>
      <w:r w:rsidR="003E34BF">
        <w:rPr>
          <w:rFonts w:eastAsia="Times New Roman" w:cstheme="minorHAnsi"/>
          <w:color w:val="000000"/>
        </w:rPr>
        <w:t>L</w:t>
      </w:r>
      <w:r w:rsidRPr="003E34BF">
        <w:rPr>
          <w:rFonts w:eastAsia="Times New Roman" w:cstheme="minorHAnsi"/>
          <w:color w:val="000000"/>
        </w:rPr>
        <w:t xml:space="preserve">esser </w:t>
      </w:r>
      <w:r w:rsidR="003E34BF">
        <w:rPr>
          <w:rFonts w:eastAsia="Times New Roman" w:cstheme="minorHAnsi"/>
          <w:color w:val="000000"/>
        </w:rPr>
        <w:t>R</w:t>
      </w:r>
      <w:r w:rsidRPr="003E34BF">
        <w:rPr>
          <w:rFonts w:eastAsia="Times New Roman" w:cstheme="minorHAnsi"/>
          <w:color w:val="000000"/>
        </w:rPr>
        <w:t xml:space="preserve">estoration or </w:t>
      </w:r>
      <w:r w:rsidR="003E34BF">
        <w:rPr>
          <w:rFonts w:eastAsia="Times New Roman" w:cstheme="minorHAnsi"/>
          <w:color w:val="000000"/>
        </w:rPr>
        <w:t>G</w:t>
      </w:r>
      <w:r w:rsidRPr="003E34BF">
        <w:rPr>
          <w:rFonts w:eastAsia="Times New Roman" w:cstheme="minorHAnsi"/>
          <w:color w:val="000000"/>
        </w:rPr>
        <w:t xml:space="preserve">reater </w:t>
      </w:r>
      <w:r w:rsidR="003E34BF">
        <w:rPr>
          <w:rFonts w:eastAsia="Times New Roman" w:cstheme="minorHAnsi"/>
          <w:color w:val="000000"/>
        </w:rPr>
        <w:t>R</w:t>
      </w:r>
      <w:r w:rsidRPr="003E34BF">
        <w:rPr>
          <w:rFonts w:eastAsia="Times New Roman" w:cstheme="minorHAnsi"/>
          <w:color w:val="000000"/>
        </w:rPr>
        <w:t>estoration</w:t>
      </w:r>
      <w:r>
        <w:rPr>
          <w:rFonts w:eastAsia="Times New Roman" w:cstheme="minorHAnsi"/>
          <w:color w:val="000000"/>
        </w:rPr>
        <w:t xml:space="preserve"> spells (or similar effects), the spell can also notify you when the target is affected by a condition the spell would heal or remove (such as death</w:t>
      </w:r>
      <w:ins w:id="1774" w:author="Admin" w:date="2021-04-30T15:54:00Z">
        <w:r w:rsidR="000D09AE">
          <w:rPr>
            <w:rFonts w:eastAsia="Times New Roman" w:cstheme="minorHAnsi"/>
            <w:color w:val="000000"/>
          </w:rPr>
          <w:t>,</w:t>
        </w:r>
      </w:ins>
      <w:r>
        <w:rPr>
          <w:rFonts w:eastAsia="Times New Roman" w:cstheme="minorHAnsi"/>
          <w:color w:val="000000"/>
        </w:rPr>
        <w:t xml:space="preserve"> if </w:t>
      </w:r>
      <w:del w:id="1775" w:author="Admin" w:date="2021-04-30T15:54:00Z">
        <w:r w:rsidDel="000D09AE">
          <w:rPr>
            <w:rFonts w:eastAsia="Times New Roman" w:cstheme="minorHAnsi"/>
            <w:color w:val="000000"/>
          </w:rPr>
          <w:delText xml:space="preserve">imbuing </w:delText>
        </w:r>
      </w:del>
      <w:ins w:id="1776" w:author="Admin" w:date="2021-04-30T15:54:00Z">
        <w:r w:rsidR="000D09AE">
          <w:rPr>
            <w:rFonts w:eastAsia="Times New Roman" w:cstheme="minorHAnsi"/>
            <w:color w:val="000000"/>
          </w:rPr>
          <w:t xml:space="preserve">casting </w:t>
        </w:r>
      </w:ins>
      <w:r>
        <w:rPr>
          <w:rFonts w:eastAsia="Times New Roman" w:cstheme="minorHAnsi"/>
          <w:i/>
          <w:iCs/>
          <w:color w:val="000000"/>
        </w:rPr>
        <w:t>revivify</w:t>
      </w:r>
      <w:ins w:id="1777" w:author="Admin" w:date="2021-04-30T15:54:00Z">
        <w:r w:rsidR="000D09AE">
          <w:rPr>
            <w:rFonts w:eastAsia="Times New Roman" w:cstheme="minorHAnsi"/>
            <w:i/>
            <w:iCs/>
            <w:color w:val="000000"/>
          </w:rPr>
          <w:t xml:space="preserve"> </w:t>
        </w:r>
        <w:r w:rsidR="000D09AE">
          <w:rPr>
            <w:rFonts w:eastAsia="Times New Roman" w:cstheme="minorHAnsi"/>
            <w:color w:val="000000"/>
          </w:rPr>
          <w:t>as a Seed of Power spell</w:t>
        </w:r>
      </w:ins>
      <w:r>
        <w:rPr>
          <w:rFonts w:eastAsia="Times New Roman" w:cstheme="minorHAnsi"/>
          <w:i/>
          <w:iCs/>
          <w:color w:val="000000"/>
        </w:rPr>
        <w:t xml:space="preserve">). </w:t>
      </w:r>
    </w:p>
    <w:p w14:paraId="651228F4" w14:textId="77777777" w:rsidR="00BA643A" w:rsidRDefault="00EA373D">
      <w:pPr>
        <w:contextualSpacing/>
        <w:rPr>
          <w:ins w:id="1778" w:author="Admin" w:date="2021-04-30T15:56:00Z"/>
          <w:rFonts w:eastAsia="Times New Roman" w:cstheme="minorHAnsi"/>
          <w:color w:val="000000"/>
        </w:rPr>
      </w:pPr>
      <w:del w:id="1779" w:author="Admin" w:date="2021-05-01T15:48:00Z">
        <w:r w:rsidDel="00D141C3">
          <w:rPr>
            <w:rFonts w:eastAsia="Times New Roman" w:cstheme="minorHAnsi"/>
            <w:color w:val="000000"/>
          </w:rPr>
          <w:delText xml:space="preserve">The seed remains active for up 24 hours, after which it fades. </w:delText>
        </w:r>
      </w:del>
      <w:r>
        <w:rPr>
          <w:rFonts w:eastAsia="Times New Roman" w:cstheme="minorHAnsi"/>
          <w:color w:val="000000"/>
        </w:rPr>
        <w:t>You may also discharge this spell only if the target is within 5 miles of you</w:t>
      </w:r>
      <w:ins w:id="1780" w:author="Admin" w:date="2021-04-30T15:55:00Z">
        <w:r w:rsidR="000D09AE">
          <w:rPr>
            <w:rFonts w:eastAsia="Times New Roman" w:cstheme="minorHAnsi"/>
            <w:color w:val="000000"/>
          </w:rPr>
          <w:t>, or if both you and the target are in the same terrain, and both have live plants within 30 feet of both of you (such as if being in the same forest or desert)</w:t>
        </w:r>
      </w:ins>
      <w:r>
        <w:rPr>
          <w:rFonts w:eastAsia="Times New Roman" w:cstheme="minorHAnsi"/>
          <w:color w:val="000000"/>
        </w:rPr>
        <w:t xml:space="preserve">. </w:t>
      </w:r>
      <w:del w:id="1781" w:author="Admin" w:date="2021-04-30T15:56:00Z">
        <w:r w:rsidDel="00BA643A">
          <w:rPr>
            <w:rFonts w:eastAsia="Times New Roman" w:cstheme="minorHAnsi"/>
            <w:color w:val="000000"/>
          </w:rPr>
          <w:delText xml:space="preserve">If you and the target are within similar terrain and there are live plants within 30 feet of both of you (such as being in the same forest or desert), you can discharge the spell at any range so long as the natural terrain is unbroken. </w:delText>
        </w:r>
      </w:del>
    </w:p>
    <w:p w14:paraId="04B9FBA0" w14:textId="77777777" w:rsidR="00EA373D" w:rsidDel="00BA643A" w:rsidRDefault="00EA373D">
      <w:pPr>
        <w:contextualSpacing/>
        <w:rPr>
          <w:del w:id="1782" w:author="Admin" w:date="2021-04-30T15:56:00Z"/>
          <w:rFonts w:eastAsia="Times New Roman" w:cstheme="minorHAnsi"/>
          <w:color w:val="000000"/>
        </w:rPr>
      </w:pPr>
      <w:r>
        <w:rPr>
          <w:rFonts w:eastAsia="Times New Roman" w:cstheme="minorHAnsi"/>
          <w:color w:val="000000"/>
        </w:rPr>
        <w:t xml:space="preserve">You </w:t>
      </w:r>
      <w:r w:rsidR="001D5156">
        <w:rPr>
          <w:rFonts w:eastAsia="Times New Roman" w:cstheme="minorHAnsi"/>
          <w:color w:val="000000"/>
        </w:rPr>
        <w:t xml:space="preserve">can place up to three seeds per day, and a creature can only benefit from one at any given time. </w:t>
      </w:r>
    </w:p>
    <w:p w14:paraId="6DF6DA93" w14:textId="77777777" w:rsidR="00EA373D" w:rsidDel="00BA643A" w:rsidRDefault="00EA373D">
      <w:pPr>
        <w:contextualSpacing/>
        <w:rPr>
          <w:del w:id="1783" w:author="Admin" w:date="2021-04-30T15:56:00Z"/>
          <w:rFonts w:eastAsia="Times New Roman" w:cstheme="minorHAnsi"/>
          <w:sz w:val="24"/>
          <w:szCs w:val="24"/>
        </w:rPr>
      </w:pPr>
      <w:r>
        <w:rPr>
          <w:rFonts w:eastAsia="Times New Roman" w:cstheme="minorHAnsi"/>
          <w:color w:val="000000"/>
        </w:rPr>
        <w:t>This feature has no effect on constructs unless they are plant-based or made of wood.</w:t>
      </w:r>
    </w:p>
    <w:p w14:paraId="322C351C" w14:textId="77777777" w:rsidR="00BA643A" w:rsidRDefault="00BA643A">
      <w:pPr>
        <w:contextualSpacing/>
        <w:rPr>
          <w:ins w:id="1784" w:author="Admin" w:date="2021-04-30T15:56:00Z"/>
          <w:rFonts w:eastAsia="Times New Roman" w:cstheme="minorHAnsi"/>
          <w:color w:val="000000"/>
        </w:rPr>
      </w:pPr>
    </w:p>
    <w:p w14:paraId="64FE48D0" w14:textId="77777777" w:rsidR="00AB25EF" w:rsidRPr="000D5DB5" w:rsidRDefault="00AB25EF">
      <w:pPr>
        <w:pPrChange w:id="1785" w:author="Admin" w:date="2021-04-30T15:56:00Z">
          <w:pPr>
            <w:contextualSpacing/>
          </w:pPr>
        </w:pPrChange>
      </w:pPr>
    </w:p>
    <w:p w14:paraId="0A3C4502" w14:textId="77777777" w:rsidR="00AB25EF" w:rsidRPr="000D5DB5" w:rsidRDefault="00AB25EF" w:rsidP="00181EE1">
      <w:pPr>
        <w:contextualSpacing/>
        <w:rPr>
          <w:rFonts w:eastAsia="Times New Roman" w:cstheme="minorHAnsi"/>
          <w:sz w:val="24"/>
          <w:szCs w:val="24"/>
        </w:rPr>
      </w:pPr>
      <w:r w:rsidRPr="000D5DB5">
        <w:rPr>
          <w:rFonts w:eastAsia="Times New Roman" w:cstheme="minorHAnsi"/>
          <w:b/>
          <w:bCs/>
          <w:color w:val="000000"/>
        </w:rPr>
        <w:t xml:space="preserve">Ironbark. </w:t>
      </w:r>
      <w:r w:rsidRPr="000D5DB5">
        <w:rPr>
          <w:rFonts w:eastAsia="Times New Roman" w:cstheme="minorHAnsi"/>
          <w:color w:val="000000"/>
        </w:rPr>
        <w:t>Starting at 10th level, whenever you heal a creature</w:t>
      </w:r>
      <w:r w:rsidR="006151E1">
        <w:rPr>
          <w:rFonts w:eastAsia="Times New Roman" w:cstheme="minorHAnsi"/>
          <w:color w:val="000000"/>
        </w:rPr>
        <w:t xml:space="preserve"> (including yourself)</w:t>
      </w:r>
      <w:r w:rsidRPr="000D5DB5">
        <w:rPr>
          <w:rFonts w:eastAsia="Times New Roman" w:cstheme="minorHAnsi"/>
          <w:color w:val="000000"/>
        </w:rPr>
        <w:t xml:space="preserve">, you may imbue their skin with the </w:t>
      </w:r>
      <w:r w:rsidR="006151E1">
        <w:rPr>
          <w:rFonts w:eastAsia="Times New Roman" w:cstheme="minorHAnsi"/>
          <w:color w:val="000000"/>
        </w:rPr>
        <w:t xml:space="preserve">resilience </w:t>
      </w:r>
      <w:r w:rsidRPr="000D5DB5">
        <w:rPr>
          <w:rFonts w:eastAsia="Times New Roman" w:cstheme="minorHAnsi"/>
          <w:color w:val="000000"/>
        </w:rPr>
        <w:t xml:space="preserve">of nature. </w:t>
      </w:r>
      <w:r w:rsidR="009B357E">
        <w:rPr>
          <w:rFonts w:eastAsia="Times New Roman" w:cstheme="minorHAnsi"/>
          <w:color w:val="000000"/>
        </w:rPr>
        <w:t>I</w:t>
      </w:r>
      <w:r w:rsidR="009B357E" w:rsidRPr="000D5DB5">
        <w:rPr>
          <w:rFonts w:eastAsia="Times New Roman" w:cstheme="minorHAnsi"/>
          <w:color w:val="000000"/>
        </w:rPr>
        <w:t xml:space="preserve">f </w:t>
      </w:r>
      <w:r w:rsidRPr="000D5DB5">
        <w:rPr>
          <w:rFonts w:eastAsia="Times New Roman" w:cstheme="minorHAnsi"/>
          <w:color w:val="000000"/>
        </w:rPr>
        <w:t>you do, they gain resistance to all non-magical weapon damage for 1 minute</w:t>
      </w:r>
      <w:r w:rsidR="00181EE1">
        <w:rPr>
          <w:rFonts w:eastAsia="Times New Roman" w:cstheme="minorHAnsi"/>
          <w:color w:val="000000"/>
        </w:rPr>
        <w:t>, or gain a number of temporary hit points equal to your level</w:t>
      </w:r>
      <w:r w:rsidRPr="000D5DB5">
        <w:rPr>
          <w:rFonts w:eastAsia="Times New Roman" w:cstheme="minorHAnsi"/>
          <w:color w:val="000000"/>
        </w:rPr>
        <w:t xml:space="preserve">. </w:t>
      </w:r>
      <w:r w:rsidR="006151E1">
        <w:rPr>
          <w:rFonts w:eastAsia="Times New Roman" w:cstheme="minorHAnsi"/>
          <w:color w:val="000000"/>
        </w:rPr>
        <w:t xml:space="preserve">A </w:t>
      </w:r>
      <w:r w:rsidRPr="000D5DB5">
        <w:rPr>
          <w:rFonts w:eastAsia="Times New Roman" w:cstheme="minorHAnsi"/>
          <w:color w:val="000000"/>
        </w:rPr>
        <w:t xml:space="preserve">given creature can benefit only once every 24 hours. </w:t>
      </w:r>
    </w:p>
    <w:p w14:paraId="4530115A" w14:textId="77777777" w:rsidR="00AB25EF" w:rsidRPr="000D5DB5" w:rsidRDefault="00AB25EF">
      <w:pPr>
        <w:pPrChange w:id="1786" w:author="Admin" w:date="2021-04-30T15:56:00Z">
          <w:pPr>
            <w:contextualSpacing/>
          </w:pPr>
        </w:pPrChange>
      </w:pPr>
    </w:p>
    <w:p w14:paraId="6016894D" w14:textId="77777777" w:rsidR="00D141C3" w:rsidDel="00202682" w:rsidRDefault="00AB25EF" w:rsidP="00272CA8">
      <w:pPr>
        <w:contextualSpacing/>
        <w:rPr>
          <w:del w:id="1787" w:author="Admin" w:date="2021-05-01T15:58:00Z"/>
          <w:rFonts w:eastAsia="Times New Roman" w:cstheme="minorHAnsi"/>
          <w:color w:val="000000"/>
        </w:rPr>
      </w:pPr>
      <w:del w:id="1788" w:author="Admin" w:date="2021-05-01T15:50:00Z">
        <w:r w:rsidRPr="00DF3836" w:rsidDel="00D141C3">
          <w:rPr>
            <w:rFonts w:eastAsia="Times New Roman" w:cstheme="minorHAnsi"/>
            <w:b/>
            <w:bCs/>
            <w:color w:val="000000"/>
            <w:highlight w:val="yellow"/>
            <w:rPrChange w:id="1789" w:author="Admin" w:date="2021-05-02T15:22:00Z">
              <w:rPr>
                <w:rFonts w:eastAsia="Times New Roman" w:cstheme="minorHAnsi"/>
                <w:b/>
                <w:bCs/>
                <w:color w:val="000000"/>
              </w:rPr>
            </w:rPrChange>
          </w:rPr>
          <w:delText xml:space="preserve">Improved Seed of </w:delText>
        </w:r>
      </w:del>
      <w:del w:id="1790" w:author="Admin" w:date="2021-04-30T15:56:00Z">
        <w:r w:rsidRPr="00DF3836" w:rsidDel="00BA643A">
          <w:rPr>
            <w:rFonts w:eastAsia="Times New Roman" w:cstheme="minorHAnsi"/>
            <w:b/>
            <w:bCs/>
            <w:color w:val="000000"/>
            <w:highlight w:val="yellow"/>
            <w:rPrChange w:id="1791" w:author="Admin" w:date="2021-05-02T15:22:00Z">
              <w:rPr>
                <w:rFonts w:eastAsia="Times New Roman" w:cstheme="minorHAnsi"/>
                <w:b/>
                <w:bCs/>
                <w:color w:val="000000"/>
              </w:rPr>
            </w:rPrChange>
          </w:rPr>
          <w:delText>Life</w:delText>
        </w:r>
      </w:del>
      <w:del w:id="1792" w:author="Admin" w:date="2021-05-01T15:50:00Z">
        <w:r w:rsidRPr="00DF3836" w:rsidDel="00D141C3">
          <w:rPr>
            <w:rFonts w:eastAsia="Times New Roman" w:cstheme="minorHAnsi"/>
            <w:b/>
            <w:bCs/>
            <w:color w:val="000000"/>
            <w:highlight w:val="yellow"/>
            <w:rPrChange w:id="1793" w:author="Admin" w:date="2021-05-02T15:22:00Z">
              <w:rPr>
                <w:rFonts w:eastAsia="Times New Roman" w:cstheme="minorHAnsi"/>
                <w:b/>
                <w:bCs/>
                <w:color w:val="000000"/>
              </w:rPr>
            </w:rPrChange>
          </w:rPr>
          <w:delText xml:space="preserve">. </w:delText>
        </w:r>
        <w:r w:rsidRPr="00DF3836" w:rsidDel="00D141C3">
          <w:rPr>
            <w:rFonts w:eastAsia="Times New Roman" w:cstheme="minorHAnsi"/>
            <w:color w:val="000000"/>
            <w:highlight w:val="yellow"/>
            <w:rPrChange w:id="1794" w:author="Admin" w:date="2021-05-02T15:22:00Z">
              <w:rPr>
                <w:rFonts w:eastAsia="Times New Roman" w:cstheme="minorHAnsi"/>
                <w:color w:val="000000"/>
              </w:rPr>
            </w:rPrChange>
          </w:rPr>
          <w:delText xml:space="preserve">Starting at 14th level, you may imbue up to </w:delText>
        </w:r>
        <w:r w:rsidR="001D5156" w:rsidRPr="00DF3836" w:rsidDel="00D141C3">
          <w:rPr>
            <w:rFonts w:eastAsia="Times New Roman" w:cstheme="minorHAnsi"/>
            <w:color w:val="000000"/>
            <w:highlight w:val="yellow"/>
            <w:rPrChange w:id="1795" w:author="Admin" w:date="2021-05-02T15:22:00Z">
              <w:rPr>
                <w:rFonts w:eastAsia="Times New Roman" w:cstheme="minorHAnsi"/>
                <w:color w:val="000000"/>
              </w:rPr>
            </w:rPrChange>
          </w:rPr>
          <w:delText xml:space="preserve">six </w:delText>
        </w:r>
      </w:del>
      <w:del w:id="1796" w:author="Admin" w:date="2021-04-30T15:56:00Z">
        <w:r w:rsidRPr="00DF3836" w:rsidDel="00BA643A">
          <w:rPr>
            <w:rFonts w:eastAsia="Times New Roman" w:cstheme="minorHAnsi"/>
            <w:color w:val="000000"/>
            <w:highlight w:val="yellow"/>
            <w:rPrChange w:id="1797" w:author="Admin" w:date="2021-05-02T15:22:00Z">
              <w:rPr>
                <w:rFonts w:eastAsia="Times New Roman" w:cstheme="minorHAnsi"/>
                <w:color w:val="000000"/>
              </w:rPr>
            </w:rPrChange>
          </w:rPr>
          <w:delText xml:space="preserve">seeds </w:delText>
        </w:r>
      </w:del>
      <w:del w:id="1798" w:author="Admin" w:date="2021-05-01T15:50:00Z">
        <w:r w:rsidRPr="00DF3836" w:rsidDel="00D141C3">
          <w:rPr>
            <w:rFonts w:eastAsia="Times New Roman" w:cstheme="minorHAnsi"/>
            <w:color w:val="000000"/>
            <w:highlight w:val="yellow"/>
            <w:rPrChange w:id="1799" w:author="Admin" w:date="2021-05-02T15:22:00Z">
              <w:rPr>
                <w:rFonts w:eastAsia="Times New Roman" w:cstheme="minorHAnsi"/>
                <w:color w:val="000000"/>
              </w:rPr>
            </w:rPrChange>
          </w:rPr>
          <w:delText xml:space="preserve">of </w:delText>
        </w:r>
      </w:del>
      <w:del w:id="1800" w:author="Admin" w:date="2021-04-30T15:56:00Z">
        <w:r w:rsidRPr="00DF3836" w:rsidDel="00BA643A">
          <w:rPr>
            <w:rFonts w:eastAsia="Times New Roman" w:cstheme="minorHAnsi"/>
            <w:color w:val="000000"/>
            <w:highlight w:val="yellow"/>
            <w:rPrChange w:id="1801" w:author="Admin" w:date="2021-05-02T15:22:00Z">
              <w:rPr>
                <w:rFonts w:eastAsia="Times New Roman" w:cstheme="minorHAnsi"/>
                <w:color w:val="000000"/>
              </w:rPr>
            </w:rPrChange>
          </w:rPr>
          <w:delText xml:space="preserve">life </w:delText>
        </w:r>
      </w:del>
      <w:del w:id="1802" w:author="Admin" w:date="2021-05-01T15:50:00Z">
        <w:r w:rsidRPr="00DF3836" w:rsidDel="00D141C3">
          <w:rPr>
            <w:rFonts w:eastAsia="Times New Roman" w:cstheme="minorHAnsi"/>
            <w:color w:val="000000"/>
            <w:highlight w:val="yellow"/>
            <w:rPrChange w:id="1803" w:author="Admin" w:date="2021-05-02T15:22:00Z">
              <w:rPr>
                <w:rFonts w:eastAsia="Times New Roman" w:cstheme="minorHAnsi"/>
                <w:color w:val="000000"/>
              </w:rPr>
            </w:rPrChange>
          </w:rPr>
          <w:delText>at once</w:delText>
        </w:r>
        <w:r w:rsidR="001D5156" w:rsidRPr="00DF3836" w:rsidDel="00D141C3">
          <w:rPr>
            <w:rFonts w:eastAsia="Times New Roman" w:cstheme="minorHAnsi"/>
            <w:color w:val="000000"/>
            <w:highlight w:val="yellow"/>
            <w:rPrChange w:id="1804" w:author="Admin" w:date="2021-05-02T15:22:00Z">
              <w:rPr>
                <w:rFonts w:eastAsia="Times New Roman" w:cstheme="minorHAnsi"/>
                <w:color w:val="000000"/>
              </w:rPr>
            </w:rPrChange>
          </w:rPr>
          <w:delText>, and can imbue a single target with up to two seeds</w:delText>
        </w:r>
        <w:r w:rsidR="00A41A90" w:rsidRPr="00DF3836" w:rsidDel="00D141C3">
          <w:rPr>
            <w:rFonts w:eastAsia="Times New Roman" w:cstheme="minorHAnsi"/>
            <w:color w:val="000000"/>
            <w:highlight w:val="yellow"/>
            <w:rPrChange w:id="1805" w:author="Admin" w:date="2021-05-02T15:22:00Z">
              <w:rPr>
                <w:rFonts w:eastAsia="Times New Roman" w:cstheme="minorHAnsi"/>
                <w:color w:val="000000"/>
              </w:rPr>
            </w:rPrChange>
          </w:rPr>
          <w:delText xml:space="preserve">. You </w:delText>
        </w:r>
        <w:r w:rsidRPr="00DF3836" w:rsidDel="00D141C3">
          <w:rPr>
            <w:rFonts w:eastAsia="Times New Roman" w:cstheme="minorHAnsi"/>
            <w:color w:val="000000"/>
            <w:highlight w:val="yellow"/>
            <w:rPrChange w:id="1806" w:author="Admin" w:date="2021-05-02T15:22:00Z">
              <w:rPr>
                <w:rFonts w:eastAsia="Times New Roman" w:cstheme="minorHAnsi"/>
                <w:color w:val="000000"/>
              </w:rPr>
            </w:rPrChange>
          </w:rPr>
          <w:delText xml:space="preserve">can </w:delText>
        </w:r>
        <w:r w:rsidR="00A41A90" w:rsidRPr="00DF3836" w:rsidDel="00D141C3">
          <w:rPr>
            <w:rFonts w:eastAsia="Times New Roman" w:cstheme="minorHAnsi"/>
            <w:color w:val="000000"/>
            <w:highlight w:val="yellow"/>
            <w:rPrChange w:id="1807" w:author="Admin" w:date="2021-05-02T15:22:00Z">
              <w:rPr>
                <w:rFonts w:eastAsia="Times New Roman" w:cstheme="minorHAnsi"/>
                <w:color w:val="000000"/>
              </w:rPr>
            </w:rPrChange>
          </w:rPr>
          <w:delText xml:space="preserve">also </w:delText>
        </w:r>
        <w:r w:rsidRPr="00DF3836" w:rsidDel="00D141C3">
          <w:rPr>
            <w:rFonts w:eastAsia="Times New Roman" w:cstheme="minorHAnsi"/>
            <w:color w:val="000000"/>
            <w:highlight w:val="yellow"/>
            <w:rPrChange w:id="1808" w:author="Admin" w:date="2021-05-02T15:22:00Z">
              <w:rPr>
                <w:rFonts w:eastAsia="Times New Roman" w:cstheme="minorHAnsi"/>
                <w:color w:val="000000"/>
              </w:rPr>
            </w:rPrChange>
          </w:rPr>
          <w:delText xml:space="preserve">use an action </w:delText>
        </w:r>
        <w:r w:rsidR="00A41A90" w:rsidRPr="00DF3836" w:rsidDel="00D141C3">
          <w:rPr>
            <w:rFonts w:eastAsia="Times New Roman" w:cstheme="minorHAnsi"/>
            <w:color w:val="000000"/>
            <w:highlight w:val="yellow"/>
            <w:rPrChange w:id="1809" w:author="Admin" w:date="2021-05-02T15:22:00Z">
              <w:rPr>
                <w:rFonts w:eastAsia="Times New Roman" w:cstheme="minorHAnsi"/>
                <w:color w:val="000000"/>
              </w:rPr>
            </w:rPrChange>
          </w:rPr>
          <w:delText xml:space="preserve">to see up to </w:delText>
        </w:r>
        <w:r w:rsidR="001D5156" w:rsidRPr="00DF3836" w:rsidDel="00D141C3">
          <w:rPr>
            <w:rFonts w:eastAsia="Times New Roman" w:cstheme="minorHAnsi"/>
            <w:color w:val="000000"/>
            <w:highlight w:val="yellow"/>
            <w:rPrChange w:id="1810" w:author="Admin" w:date="2021-05-02T15:22:00Z">
              <w:rPr>
                <w:rFonts w:eastAsia="Times New Roman" w:cstheme="minorHAnsi"/>
                <w:color w:val="000000"/>
              </w:rPr>
            </w:rPrChange>
          </w:rPr>
          <w:delText xml:space="preserve">a distance of </w:delText>
        </w:r>
      </w:del>
      <w:del w:id="1811" w:author="Admin" w:date="2021-04-30T15:57:00Z">
        <w:r w:rsidR="00A41A90" w:rsidRPr="00DF3836" w:rsidDel="00BA643A">
          <w:rPr>
            <w:rFonts w:eastAsia="Times New Roman" w:cstheme="minorHAnsi"/>
            <w:color w:val="000000"/>
            <w:highlight w:val="yellow"/>
            <w:rPrChange w:id="1812" w:author="Admin" w:date="2021-05-02T15:22:00Z">
              <w:rPr>
                <w:rFonts w:eastAsia="Times New Roman" w:cstheme="minorHAnsi"/>
                <w:color w:val="000000"/>
              </w:rPr>
            </w:rPrChange>
          </w:rPr>
          <w:delText xml:space="preserve">5 </w:delText>
        </w:r>
      </w:del>
      <w:del w:id="1813" w:author="Admin" w:date="2021-05-01T15:50:00Z">
        <w:r w:rsidR="00A41A90" w:rsidRPr="00DF3836" w:rsidDel="00D141C3">
          <w:rPr>
            <w:rFonts w:eastAsia="Times New Roman" w:cstheme="minorHAnsi"/>
            <w:color w:val="000000"/>
            <w:highlight w:val="yellow"/>
            <w:rPrChange w:id="1814" w:author="Admin" w:date="2021-05-02T15:22:00Z">
              <w:rPr>
                <w:rFonts w:eastAsia="Times New Roman" w:cstheme="minorHAnsi"/>
                <w:color w:val="000000"/>
              </w:rPr>
            </w:rPrChange>
          </w:rPr>
          <w:delText>f</w:delText>
        </w:r>
      </w:del>
      <w:del w:id="1815" w:author="Admin" w:date="2021-04-30T15:56:00Z">
        <w:r w:rsidR="00A41A90" w:rsidRPr="00DF3836" w:rsidDel="00BA643A">
          <w:rPr>
            <w:rFonts w:eastAsia="Times New Roman" w:cstheme="minorHAnsi"/>
            <w:color w:val="000000"/>
            <w:highlight w:val="yellow"/>
            <w:rPrChange w:id="1816" w:author="Admin" w:date="2021-05-02T15:22:00Z">
              <w:rPr>
                <w:rFonts w:eastAsia="Times New Roman" w:cstheme="minorHAnsi"/>
                <w:color w:val="000000"/>
              </w:rPr>
            </w:rPrChange>
          </w:rPr>
          <w:delText>t.</w:delText>
        </w:r>
      </w:del>
      <w:del w:id="1817" w:author="Admin" w:date="2021-05-01T15:50:00Z">
        <w:r w:rsidR="00A41A90" w:rsidRPr="00DF3836" w:rsidDel="00D141C3">
          <w:rPr>
            <w:rFonts w:eastAsia="Times New Roman" w:cstheme="minorHAnsi"/>
            <w:color w:val="000000"/>
            <w:highlight w:val="yellow"/>
            <w:rPrChange w:id="1818" w:author="Admin" w:date="2021-05-02T15:22:00Z">
              <w:rPr>
                <w:rFonts w:eastAsia="Times New Roman" w:cstheme="minorHAnsi"/>
                <w:color w:val="000000"/>
              </w:rPr>
            </w:rPrChange>
          </w:rPr>
          <w:delText xml:space="preserve"> </w:delText>
        </w:r>
        <w:r w:rsidR="001D5156" w:rsidRPr="00DF3836" w:rsidDel="00D141C3">
          <w:rPr>
            <w:rFonts w:eastAsia="Times New Roman" w:cstheme="minorHAnsi"/>
            <w:color w:val="000000"/>
            <w:highlight w:val="yellow"/>
            <w:rPrChange w:id="1819" w:author="Admin" w:date="2021-05-02T15:22:00Z">
              <w:rPr>
                <w:rFonts w:eastAsia="Times New Roman" w:cstheme="minorHAnsi"/>
                <w:color w:val="000000"/>
              </w:rPr>
            </w:rPrChange>
          </w:rPr>
          <w:delText xml:space="preserve">from </w:delText>
        </w:r>
        <w:r w:rsidR="00A41A90" w:rsidRPr="00DF3836" w:rsidDel="00D141C3">
          <w:rPr>
            <w:rFonts w:eastAsia="Times New Roman" w:cstheme="minorHAnsi"/>
            <w:color w:val="000000"/>
            <w:highlight w:val="yellow"/>
            <w:rPrChange w:id="1820" w:author="Admin" w:date="2021-05-02T15:22:00Z">
              <w:rPr>
                <w:rFonts w:eastAsia="Times New Roman" w:cstheme="minorHAnsi"/>
                <w:color w:val="000000"/>
              </w:rPr>
            </w:rPrChange>
          </w:rPr>
          <w:delText xml:space="preserve">a creature affected by your Seed of </w:delText>
        </w:r>
      </w:del>
      <w:del w:id="1821" w:author="Admin" w:date="2021-04-30T15:56:00Z">
        <w:r w:rsidR="00A41A90" w:rsidRPr="00DF3836" w:rsidDel="00BA643A">
          <w:rPr>
            <w:rFonts w:eastAsia="Times New Roman" w:cstheme="minorHAnsi"/>
            <w:color w:val="000000"/>
            <w:highlight w:val="yellow"/>
            <w:rPrChange w:id="1822" w:author="Admin" w:date="2021-05-02T15:22:00Z">
              <w:rPr>
                <w:rFonts w:eastAsia="Times New Roman" w:cstheme="minorHAnsi"/>
                <w:color w:val="000000"/>
              </w:rPr>
            </w:rPrChange>
          </w:rPr>
          <w:delText>Life</w:delText>
        </w:r>
      </w:del>
      <w:del w:id="1823" w:author="Admin" w:date="2021-05-01T15:50:00Z">
        <w:r w:rsidR="00A41A90" w:rsidRPr="00DF3836" w:rsidDel="00D141C3">
          <w:rPr>
            <w:rFonts w:eastAsia="Times New Roman" w:cstheme="minorHAnsi"/>
            <w:color w:val="000000"/>
            <w:highlight w:val="yellow"/>
            <w:rPrChange w:id="1824" w:author="Admin" w:date="2021-05-02T15:22:00Z">
              <w:rPr>
                <w:rFonts w:eastAsia="Times New Roman" w:cstheme="minorHAnsi"/>
                <w:color w:val="000000"/>
              </w:rPr>
            </w:rPrChange>
          </w:rPr>
          <w:delText xml:space="preserve">, so long as the ability wasn’t discharged yet. </w:delText>
        </w:r>
        <w:r w:rsidR="001D5156" w:rsidRPr="00DF3836" w:rsidDel="00D141C3">
          <w:rPr>
            <w:rFonts w:eastAsia="Times New Roman" w:cstheme="minorHAnsi"/>
            <w:color w:val="000000"/>
            <w:highlight w:val="yellow"/>
            <w:rPrChange w:id="1825" w:author="Admin" w:date="2021-05-02T15:22:00Z">
              <w:rPr>
                <w:rFonts w:eastAsia="Times New Roman" w:cstheme="minorHAnsi"/>
                <w:color w:val="000000"/>
              </w:rPr>
            </w:rPrChange>
          </w:rPr>
          <w:delText xml:space="preserve">You have no use of your normal senses while you </w:delText>
        </w:r>
      </w:del>
      <w:del w:id="1826" w:author="Admin" w:date="2021-04-30T15:57:00Z">
        <w:r w:rsidR="001D5156" w:rsidRPr="00DF3836" w:rsidDel="00BA643A">
          <w:rPr>
            <w:rFonts w:eastAsia="Times New Roman" w:cstheme="minorHAnsi"/>
            <w:color w:val="000000"/>
            <w:highlight w:val="yellow"/>
            <w:rPrChange w:id="1827" w:author="Admin" w:date="2021-05-02T15:22:00Z">
              <w:rPr>
                <w:rFonts w:eastAsia="Times New Roman" w:cstheme="minorHAnsi"/>
                <w:color w:val="000000"/>
              </w:rPr>
            </w:rPrChange>
          </w:rPr>
          <w:delText>are perceiving</w:delText>
        </w:r>
      </w:del>
      <w:del w:id="1828" w:author="Admin" w:date="2021-05-01T15:50:00Z">
        <w:r w:rsidR="001D5156" w:rsidRPr="00DF3836" w:rsidDel="00D141C3">
          <w:rPr>
            <w:rFonts w:eastAsia="Times New Roman" w:cstheme="minorHAnsi"/>
            <w:color w:val="000000"/>
            <w:highlight w:val="yellow"/>
            <w:rPrChange w:id="1829" w:author="Admin" w:date="2021-05-02T15:22:00Z">
              <w:rPr>
                <w:rFonts w:eastAsia="Times New Roman" w:cstheme="minorHAnsi"/>
                <w:color w:val="000000"/>
              </w:rPr>
            </w:rPrChange>
          </w:rPr>
          <w:delText xml:space="preserve"> this way. </w:delText>
        </w:r>
      </w:del>
      <w:ins w:id="1830" w:author="Admin" w:date="2021-05-01T15:50:00Z">
        <w:r w:rsidR="00D141C3" w:rsidRPr="00DF3836">
          <w:rPr>
            <w:rFonts w:eastAsia="Times New Roman" w:cstheme="minorHAnsi"/>
            <w:b/>
            <w:bCs/>
            <w:color w:val="000000"/>
            <w:highlight w:val="yellow"/>
            <w:rPrChange w:id="1831" w:author="Admin" w:date="2021-05-02T15:22:00Z">
              <w:rPr>
                <w:rFonts w:eastAsia="Times New Roman" w:cstheme="minorHAnsi"/>
                <w:b/>
                <w:bCs/>
                <w:color w:val="000000"/>
              </w:rPr>
            </w:rPrChange>
          </w:rPr>
          <w:t xml:space="preserve">Wild Growth. </w:t>
        </w:r>
        <w:r w:rsidR="00D141C3" w:rsidRPr="00DF3836">
          <w:rPr>
            <w:rFonts w:eastAsia="Times New Roman" w:cstheme="minorHAnsi"/>
            <w:color w:val="000000"/>
            <w:highlight w:val="yellow"/>
            <w:rPrChange w:id="1832" w:author="Admin" w:date="2021-05-02T15:22:00Z">
              <w:rPr>
                <w:rFonts w:eastAsia="Times New Roman" w:cstheme="minorHAnsi"/>
                <w:color w:val="000000"/>
              </w:rPr>
            </w:rPrChange>
          </w:rPr>
          <w:t xml:space="preserve">Starting at 14th </w:t>
        </w:r>
        <w:r w:rsidR="00D141C3" w:rsidRPr="00DF3836">
          <w:rPr>
            <w:rFonts w:eastAsia="Times New Roman" w:cstheme="minorHAnsi"/>
            <w:color w:val="000000"/>
            <w:highlight w:val="yellow"/>
            <w:rPrChange w:id="1833" w:author="Admin" w:date="2021-05-02T15:22:00Z">
              <w:rPr>
                <w:rFonts w:eastAsia="Times New Roman" w:cstheme="minorHAnsi"/>
                <w:color w:val="000000"/>
              </w:rPr>
            </w:rPrChange>
          </w:rPr>
          <w:lastRenderedPageBreak/>
          <w:t xml:space="preserve">level, whenever you cast a </w:t>
        </w:r>
      </w:ins>
      <w:ins w:id="1834" w:author="Admin" w:date="2021-05-01T15:51:00Z">
        <w:r w:rsidR="00D141C3" w:rsidRPr="00DF3836">
          <w:rPr>
            <w:rFonts w:eastAsia="Times New Roman" w:cstheme="minorHAnsi"/>
            <w:color w:val="000000"/>
            <w:highlight w:val="yellow"/>
            <w:rPrChange w:id="1835" w:author="Admin" w:date="2021-05-02T15:22:00Z">
              <w:rPr>
                <w:rFonts w:eastAsia="Times New Roman" w:cstheme="minorHAnsi"/>
                <w:color w:val="000000"/>
              </w:rPr>
            </w:rPrChange>
          </w:rPr>
          <w:t xml:space="preserve">healing </w:t>
        </w:r>
      </w:ins>
      <w:ins w:id="1836" w:author="Admin" w:date="2021-05-01T15:50:00Z">
        <w:r w:rsidR="00D141C3" w:rsidRPr="00DF3836">
          <w:rPr>
            <w:rFonts w:eastAsia="Times New Roman" w:cstheme="minorHAnsi"/>
            <w:color w:val="000000"/>
            <w:highlight w:val="yellow"/>
            <w:rPrChange w:id="1837" w:author="Admin" w:date="2021-05-02T15:22:00Z">
              <w:rPr>
                <w:rFonts w:eastAsia="Times New Roman" w:cstheme="minorHAnsi"/>
                <w:color w:val="000000"/>
              </w:rPr>
            </w:rPrChange>
          </w:rPr>
          <w:t xml:space="preserve">sigil </w:t>
        </w:r>
      </w:ins>
      <w:ins w:id="1838" w:author="Admin" w:date="2021-05-01T15:51:00Z">
        <w:r w:rsidR="00D141C3" w:rsidRPr="00DF3836">
          <w:rPr>
            <w:rFonts w:eastAsia="Times New Roman" w:cstheme="minorHAnsi"/>
            <w:color w:val="000000"/>
            <w:highlight w:val="yellow"/>
            <w:rPrChange w:id="1839" w:author="Admin" w:date="2021-05-02T15:22:00Z">
              <w:rPr>
                <w:rFonts w:eastAsia="Times New Roman" w:cstheme="minorHAnsi"/>
                <w:color w:val="000000"/>
              </w:rPr>
            </w:rPrChange>
          </w:rPr>
          <w:t>from your druid spell list</w:t>
        </w:r>
      </w:ins>
      <w:ins w:id="1840" w:author="Admin" w:date="2021-05-01T15:54:00Z">
        <w:r w:rsidR="00D141C3" w:rsidRPr="00DF3836">
          <w:rPr>
            <w:rFonts w:eastAsia="Times New Roman" w:cstheme="minorHAnsi"/>
            <w:color w:val="000000"/>
            <w:highlight w:val="yellow"/>
            <w:rPrChange w:id="1841" w:author="Admin" w:date="2021-05-02T15:22:00Z">
              <w:rPr>
                <w:rFonts w:eastAsia="Times New Roman" w:cstheme="minorHAnsi"/>
                <w:color w:val="000000"/>
              </w:rPr>
            </w:rPrChange>
          </w:rPr>
          <w:t xml:space="preserve">, you can target one additional target, even if the spell specifies only one target. </w:t>
        </w:r>
      </w:ins>
      <w:ins w:id="1842" w:author="Admin" w:date="2021-05-02T15:21:00Z">
        <w:r w:rsidR="00DF3836" w:rsidRPr="00DF3836">
          <w:rPr>
            <w:rFonts w:eastAsia="Times New Roman" w:cstheme="minorHAnsi"/>
            <w:color w:val="000000"/>
            <w:highlight w:val="yellow"/>
            <w:rPrChange w:id="1843" w:author="Admin" w:date="2021-05-02T15:22:00Z">
              <w:rPr>
                <w:rFonts w:eastAsia="Times New Roman" w:cstheme="minorHAnsi"/>
                <w:color w:val="000000"/>
              </w:rPr>
            </w:rPrChange>
          </w:rPr>
          <w:t>The spell must be three levels below your highest spell level.</w:t>
        </w:r>
        <w:r w:rsidR="00DF3836">
          <w:rPr>
            <w:rFonts w:eastAsia="Times New Roman" w:cstheme="minorHAnsi"/>
            <w:color w:val="000000"/>
          </w:rPr>
          <w:t xml:space="preserve"> </w:t>
        </w:r>
      </w:ins>
    </w:p>
    <w:p w14:paraId="5B9E467B" w14:textId="77777777" w:rsidR="00202682" w:rsidRDefault="00202682" w:rsidP="00933464">
      <w:pPr>
        <w:contextualSpacing/>
        <w:rPr>
          <w:ins w:id="1844" w:author="Admin" w:date="2021-05-01T16:02:00Z"/>
          <w:rFonts w:eastAsia="Times New Roman" w:cstheme="minorHAnsi"/>
          <w:color w:val="000000"/>
        </w:rPr>
      </w:pPr>
    </w:p>
    <w:p w14:paraId="6202D205" w14:textId="77777777" w:rsidR="00DF3836" w:rsidRDefault="00202682">
      <w:pPr>
        <w:rPr>
          <w:ins w:id="1845" w:author="Admin" w:date="2021-05-02T15:21:00Z"/>
        </w:rPr>
        <w:pPrChange w:id="1846" w:author="Admin" w:date="2021-05-02T15:21:00Z">
          <w:pPr>
            <w:contextualSpacing/>
          </w:pPr>
        </w:pPrChange>
      </w:pPr>
      <w:ins w:id="1847" w:author="Admin" w:date="2021-05-01T16:02:00Z">
        <w:r>
          <w:t xml:space="preserve">Also, a number of times equal to your Spirit modifier (minimum 1), you may use an action to prematurely end a healing sigil spell from the druid spell list. If you choose to do this, the target </w:t>
        </w:r>
      </w:ins>
      <w:ins w:id="1848" w:author="Admin" w:date="2021-05-01T16:03:00Z">
        <w:r>
          <w:t xml:space="preserve">gains the full benefit as if the spell ended normally. </w:t>
        </w:r>
      </w:ins>
    </w:p>
    <w:p w14:paraId="213FF4E4" w14:textId="77777777" w:rsidR="00202682" w:rsidRDefault="00202682">
      <w:pPr>
        <w:rPr>
          <w:ins w:id="1849" w:author="Admin" w:date="2021-05-01T16:01:00Z"/>
        </w:rPr>
        <w:pPrChange w:id="1850" w:author="Admin" w:date="2021-05-02T15:21:00Z">
          <w:pPr>
            <w:contextualSpacing/>
          </w:pPr>
        </w:pPrChange>
      </w:pPr>
      <w:ins w:id="1851" w:author="Admin" w:date="2021-05-01T16:02:00Z">
        <w:r>
          <w:t xml:space="preserve">You regain all uses of this ability when you complete a long rest. </w:t>
        </w:r>
      </w:ins>
    </w:p>
    <w:p w14:paraId="2DA297F6" w14:textId="77777777" w:rsidR="00202682" w:rsidRPr="000D5DB5" w:rsidRDefault="00202682">
      <w:pPr>
        <w:pPrChange w:id="1852" w:author="Admin" w:date="2021-05-01T16:02:00Z">
          <w:pPr>
            <w:contextualSpacing/>
          </w:pPr>
        </w:pPrChange>
      </w:pPr>
    </w:p>
    <w:p w14:paraId="51AC76A2" w14:textId="77777777" w:rsidR="00AB25EF" w:rsidRPr="000D5DB5" w:rsidRDefault="00CE4AA5">
      <w:pPr>
        <w:contextualSpacing/>
        <w:outlineLvl w:val="1"/>
        <w:rPr>
          <w:rFonts w:eastAsia="Times New Roman" w:cstheme="minorHAnsi"/>
          <w:b/>
          <w:bCs/>
          <w:sz w:val="36"/>
          <w:szCs w:val="36"/>
        </w:rPr>
      </w:pPr>
      <w:bookmarkStart w:id="1853" w:name="_Toc509138735"/>
      <w:bookmarkStart w:id="1854" w:name="_Toc54196391"/>
      <w:r w:rsidRPr="00965B49">
        <w:rPr>
          <w:noProof/>
        </w:rPr>
        <w:drawing>
          <wp:anchor distT="0" distB="0" distL="114300" distR="114300" simplePos="0" relativeHeight="251654144" behindDoc="0" locked="0" layoutInCell="1" allowOverlap="1" wp14:anchorId="370D6D76" wp14:editId="192D1712">
            <wp:simplePos x="0" y="0"/>
            <wp:positionH relativeFrom="column">
              <wp:posOffset>3696335</wp:posOffset>
            </wp:positionH>
            <wp:positionV relativeFrom="paragraph">
              <wp:posOffset>7620</wp:posOffset>
            </wp:positionV>
            <wp:extent cx="1794510" cy="1845945"/>
            <wp:effectExtent l="0" t="0" r="0" b="1905"/>
            <wp:wrapSquare wrapText="bothSides"/>
            <wp:docPr id="9" name="image2.png" descr="Hunter_crest.png"/>
            <wp:cNvGraphicFramePr/>
            <a:graphic xmlns:a="http://schemas.openxmlformats.org/drawingml/2006/main">
              <a:graphicData uri="http://schemas.openxmlformats.org/drawingml/2006/picture">
                <pic:pic xmlns:pic="http://schemas.openxmlformats.org/drawingml/2006/picture">
                  <pic:nvPicPr>
                    <pic:cNvPr id="0" name="image2.png" descr="Hunter_crest.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794510" cy="1845945"/>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Hunter (HTR)</w:t>
      </w:r>
      <w:bookmarkEnd w:id="1853"/>
      <w:bookmarkEnd w:id="1854"/>
    </w:p>
    <w:p w14:paraId="604FFC84" w14:textId="77777777" w:rsidR="00CE4AA5" w:rsidRDefault="00CE4AA5" w:rsidP="00CE4AA5">
      <w:r w:rsidRPr="00965B49">
        <w:t>A dwarf watches over frozen mountains</w:t>
      </w:r>
      <w:r>
        <w:t>, a loyal bear next to him breathing out warm buffs of breath against the falling snow. The dwarf studies the tracks in the snow, and then lifts his firearm, beckoning the bear to continue forward</w:t>
      </w:r>
      <w:ins w:id="1855" w:author="Admin" w:date="2021-04-30T15:57:00Z">
        <w:r w:rsidR="00BA643A">
          <w:t xml:space="preserve"> to hunt down the invader to his homeland</w:t>
        </w:r>
      </w:ins>
      <w:r>
        <w:t xml:space="preserve">. </w:t>
      </w:r>
    </w:p>
    <w:p w14:paraId="779741B8" w14:textId="77777777" w:rsidR="00CE4AA5" w:rsidRPr="00965B49" w:rsidRDefault="00CE4AA5" w:rsidP="00CE4AA5"/>
    <w:p w14:paraId="00C13405" w14:textId="77777777" w:rsidR="00CE4AA5" w:rsidRDefault="00CE4AA5" w:rsidP="00CE4AA5">
      <w:r w:rsidRPr="00965B49">
        <w:t>Stalking her prey, a troll loads a bolt into her crossbow. The panther is completely unaware of her, as she prowls through the jungle. Until it is too late. Before she can react, the bolt pierces her skull, as the troll walks calmly to claim her prize.</w:t>
      </w:r>
    </w:p>
    <w:p w14:paraId="0EF5672E" w14:textId="77777777" w:rsidR="00CE4AA5" w:rsidRPr="00965B49" w:rsidRDefault="00CE4AA5" w:rsidP="00CE4AA5"/>
    <w:p w14:paraId="77840E80" w14:textId="77777777" w:rsidR="00CE4AA5" w:rsidRDefault="00CE4AA5" w:rsidP="00CE4AA5">
      <w:r w:rsidRPr="00965B49">
        <w:t xml:space="preserve">As </w:t>
      </w:r>
      <w:r>
        <w:t xml:space="preserve">a </w:t>
      </w:r>
      <w:r w:rsidRPr="00965B49">
        <w:t xml:space="preserve">ship enters the harbor, </w:t>
      </w:r>
      <w:r>
        <w:t>a thin whistle of a crossbow bolt whispers in the wind. T</w:t>
      </w:r>
      <w:r w:rsidRPr="00965B49">
        <w:t xml:space="preserve">he navigator </w:t>
      </w:r>
      <w:r>
        <w:t xml:space="preserve">silently collapses, </w:t>
      </w:r>
      <w:r w:rsidRPr="00965B49">
        <w:t>drag</w:t>
      </w:r>
      <w:r>
        <w:t xml:space="preserve">ging </w:t>
      </w:r>
      <w:r w:rsidRPr="00965B49">
        <w:t>the ship’s wheel with her</w:t>
      </w:r>
      <w:r>
        <w:t xml:space="preserve"> as she falls, </w:t>
      </w:r>
      <w:r w:rsidRPr="00965B49">
        <w:t xml:space="preserve">forcing the ship to </w:t>
      </w:r>
      <w:r>
        <w:t xml:space="preserve">veer off and collide </w:t>
      </w:r>
      <w:r w:rsidRPr="00965B49">
        <w:t xml:space="preserve">with the </w:t>
      </w:r>
      <w:r>
        <w:t xml:space="preserve">dock’s </w:t>
      </w:r>
      <w:r w:rsidRPr="00965B49">
        <w:t>wooden beams</w:t>
      </w:r>
      <w:r>
        <w:t>, before its hull is punctured by the harbor’s rocky bottom, sinking. A</w:t>
      </w:r>
      <w:r w:rsidRPr="00965B49">
        <w:t xml:space="preserve"> goblin disappears back into the forest</w:t>
      </w:r>
      <w:r>
        <w:t xml:space="preserve"> from his perch</w:t>
      </w:r>
      <w:r w:rsidRPr="00965B49">
        <w:t>, his job complete</w:t>
      </w:r>
      <w:r>
        <w:t>, sporting a quiet smile on his face</w:t>
      </w:r>
      <w:r w:rsidRPr="00965B49">
        <w:t>.</w:t>
      </w:r>
    </w:p>
    <w:p w14:paraId="202D3216" w14:textId="77777777" w:rsidR="00CE4AA5" w:rsidRPr="00965B49" w:rsidRDefault="00CE4AA5" w:rsidP="00CE4AA5"/>
    <w:p w14:paraId="00E72F51" w14:textId="77777777" w:rsidR="00CE4AA5" w:rsidRDefault="00CE4AA5" w:rsidP="00CE4AA5">
      <w:r w:rsidRPr="00965B49">
        <w:t>From an early age the call of the wild draws some adventurers from the comfort of their homes into the unforgiving primal world outside. Those who endure become hunters. Masters of their environment, they are able to slip like ghosts through the trees and lay traps in the paths of their enemies.</w:t>
      </w:r>
    </w:p>
    <w:p w14:paraId="400EE82E" w14:textId="77777777" w:rsidR="00CE4AA5" w:rsidRDefault="00CE4AA5" w:rsidP="00CE4AA5"/>
    <w:p w14:paraId="16EDF791"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 xml:space="preserve">Deadly </w:t>
      </w:r>
      <w:r>
        <w:rPr>
          <w:rFonts w:eastAsia="Times New Roman" w:cstheme="minorHAnsi"/>
          <w:b/>
          <w:bCs/>
          <w:caps/>
          <w:color w:val="000000"/>
        </w:rPr>
        <w:t>Rangers</w:t>
      </w:r>
    </w:p>
    <w:p w14:paraId="423F4639" w14:textId="77777777" w:rsidR="00CE4AA5" w:rsidRDefault="00CE4AA5" w:rsidP="00CE4AA5">
      <w:r w:rsidRPr="00965B49">
        <w:t xml:space="preserve">Warriors of the wilderness, hunters specialize in hunting the monsters that threaten the edges of civilization—humanoid raiders, rampaging beasts and monstrosities, terrible giants, and even dragons. They learn to track their prey as a predator does, moving stealthily through the wilds and hiding themselves in brush and rubble. </w:t>
      </w:r>
    </w:p>
    <w:p w14:paraId="1075DCAA" w14:textId="77777777" w:rsidR="00CE4AA5" w:rsidRDefault="00CE4AA5" w:rsidP="00CE4AA5">
      <w:r w:rsidRPr="00965B49">
        <w:t xml:space="preserve">Hunters focus their combat training on techniques that are particularly useful against their specific favored foes. Thanks to their intimate familiarity with the wilds, hunters also acquire the ability to cast spells that harness nature’s power, much </w:t>
      </w:r>
      <w:r>
        <w:t>like</w:t>
      </w:r>
      <w:r w:rsidRPr="00965B49">
        <w:t xml:space="preserve"> a druid. Their spells, like their combat abilities, focus on speed, stealth, and the hunt.</w:t>
      </w:r>
    </w:p>
    <w:p w14:paraId="149F2513" w14:textId="77777777" w:rsidR="00CE4AA5" w:rsidRPr="00965B49" w:rsidRDefault="00CE4AA5" w:rsidP="00CE4AA5"/>
    <w:p w14:paraId="385E1009"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Independent Adventurers</w:t>
      </w:r>
    </w:p>
    <w:p w14:paraId="0B9A03B6" w14:textId="77777777" w:rsidR="00CE4AA5" w:rsidRPr="00965B49" w:rsidRDefault="00CE4AA5" w:rsidP="00CE4AA5">
      <w:r w:rsidRPr="00965B49">
        <w:t>Hunters are stalkers in the wild, living on their knowledge of survival and skill with a bow or rifle. They are deeply in tune with nature and some of its mightiest beasts are their allies. Of Azeroth's many creatures, few can resist the hunters' call, and fewer can survive their fury. Hunters are as varied as the world's many climates, but they are universally renowned for their amazing abilities to find their prey and bring it down. They come from any race</w:t>
      </w:r>
      <w:r>
        <w:t xml:space="preserve">, </w:t>
      </w:r>
      <w:r w:rsidRPr="00965B49">
        <w:t xml:space="preserve">though certain races naturally excel at </w:t>
      </w:r>
      <w:r w:rsidRPr="00965B49">
        <w:lastRenderedPageBreak/>
        <w:t>the hunter's profession. Most hunters seek to aid the balance of nature along with their druidic allies.</w:t>
      </w:r>
    </w:p>
    <w:p w14:paraId="2E8D19CF" w14:textId="77777777" w:rsidR="00CE4AA5" w:rsidRDefault="00CE4AA5" w:rsidP="00CE4AA5">
      <w:r w:rsidRPr="00965B49">
        <w:t xml:space="preserve">Hunters are skilled in stealth, slipping through the woods like a ghost. Orcs of the Horde first learned the ways of the </w:t>
      </w:r>
      <w:r>
        <w:t xml:space="preserve">Azerothian </w:t>
      </w:r>
      <w:r w:rsidRPr="00965B49">
        <w:t xml:space="preserve">hunter from forest trolls on Lordaeron and tauren have been masters of the hunt since the dawn of the world. Like the </w:t>
      </w:r>
      <w:r>
        <w:t>druid</w:t>
      </w:r>
      <w:r w:rsidRPr="00965B49">
        <w:t xml:space="preserve">, hunters call upon the spirits of the land, wind, and fire to aid them in their hunts and tasks. </w:t>
      </w:r>
    </w:p>
    <w:p w14:paraId="7623F8FB" w14:textId="77777777" w:rsidR="00CE4AA5" w:rsidRDefault="00CE4AA5" w:rsidP="00CE4AA5"/>
    <w:p w14:paraId="5D13ACC5"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CREATING A HUNTER</w:t>
      </w:r>
    </w:p>
    <w:p w14:paraId="56D7D782" w14:textId="77777777" w:rsidR="00CE4AA5" w:rsidRPr="00965B49" w:rsidRDefault="00CE4AA5" w:rsidP="00CE4AA5">
      <w:pPr>
        <w:widowControl w:val="0"/>
      </w:pPr>
      <w:r w:rsidRPr="00965B49">
        <w:t>As you create your hunter character, consider the nature of the training that gave you your particular capabilities. Did you train with a single mentor, wandering the wilds together until you mastered the hunter’s ways? Did you leave your apprenticeship, or was your mentor slain— perhaps by the same kind of monster that became your favored enemy? Or perhaps you learned your skills as part of a band of hunter’s affiliated with a druidic circle, trained in mystic paths as well as wilderness lore. You might be self-taught, a recluse who learned combat skills, tracking, and even a magical connection to nature through the necessity of surviving in the wilds.</w:t>
      </w:r>
    </w:p>
    <w:p w14:paraId="31737D2E" w14:textId="77777777" w:rsidR="00CE4AA5" w:rsidRDefault="00CE4AA5" w:rsidP="00CE4AA5">
      <w:pPr>
        <w:contextualSpacing/>
      </w:pPr>
      <w:r w:rsidRPr="00965B49">
        <w:t>What’s the source of your particular hatred of a certain kind of enemy? Did a monster kill someone you loved or destroy your home village? Or did you see too much of the destruction these monsters cause and commit yourself to reining in their depredations? Is your adventuring career a continuation of your work in protecting the borderlands, or a significant change? What made you join up with a band of adventurers? Do you find it challenging to teach new allies the ways of the wild, or do you welcome the relief from solitude that they offer?</w:t>
      </w:r>
    </w:p>
    <w:p w14:paraId="36961737" w14:textId="77777777" w:rsidR="00CE4AA5" w:rsidRPr="000D5DB5" w:rsidRDefault="00CE4AA5" w:rsidP="00CE4AA5">
      <w:pPr>
        <w:contextualSpacing/>
        <w:rPr>
          <w:rFonts w:eastAsia="Times New Roman" w:cstheme="minorHAnsi"/>
          <w:sz w:val="24"/>
          <w:szCs w:val="24"/>
        </w:rPr>
      </w:pPr>
    </w:p>
    <w:p w14:paraId="37057A1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QUICK BUILD </w:t>
      </w:r>
    </w:p>
    <w:p w14:paraId="6829876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can make a hunter quickly by following these suggestions. First, make Agility your highest ability score, followed by Spirit. (Some </w:t>
      </w:r>
      <w:r w:rsidR="00834768" w:rsidRPr="000D5DB5">
        <w:rPr>
          <w:rFonts w:eastAsia="Times New Roman" w:cstheme="minorHAnsi"/>
          <w:color w:val="000000"/>
        </w:rPr>
        <w:t xml:space="preserve">hunters </w:t>
      </w:r>
      <w:r w:rsidRPr="000D5DB5">
        <w:rPr>
          <w:rFonts w:eastAsia="Times New Roman" w:cstheme="minorHAnsi"/>
          <w:color w:val="000000"/>
        </w:rPr>
        <w:t>who focus on two-weapon fighting make Strength higher than Agility.) Second, choose the outlander background.</w:t>
      </w:r>
    </w:p>
    <w:p w14:paraId="1C3CDD27" w14:textId="77777777" w:rsidR="00AB25EF" w:rsidRPr="000D5DB5" w:rsidRDefault="00AB25EF">
      <w:pPr>
        <w:contextualSpacing/>
        <w:rPr>
          <w:rFonts w:eastAsia="Times New Roman" w:cstheme="minorHAnsi"/>
          <w:sz w:val="24"/>
          <w:szCs w:val="24"/>
        </w:rPr>
      </w:pPr>
    </w:p>
    <w:p w14:paraId="65FCED5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332B24F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hunter, you gain the following class features.</w:t>
      </w:r>
    </w:p>
    <w:p w14:paraId="1934D359" w14:textId="77777777" w:rsidR="00AB25EF" w:rsidRPr="000D5DB5" w:rsidRDefault="00AB25EF">
      <w:pPr>
        <w:contextualSpacing/>
        <w:rPr>
          <w:rFonts w:eastAsia="Times New Roman" w:cstheme="minorHAnsi"/>
          <w:sz w:val="24"/>
          <w:szCs w:val="24"/>
        </w:rPr>
      </w:pPr>
    </w:p>
    <w:p w14:paraId="1A9CADB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07C1EC2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1d10 per hunter level</w:t>
      </w:r>
    </w:p>
    <w:p w14:paraId="358E3CE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10 + your Stamina modifier</w:t>
      </w:r>
    </w:p>
    <w:p w14:paraId="2CC28F5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Higher Levels: </w:t>
      </w:r>
      <w:r w:rsidRPr="000D5DB5">
        <w:rPr>
          <w:rFonts w:eastAsia="Times New Roman" w:cstheme="minorHAnsi"/>
          <w:color w:val="000000"/>
        </w:rPr>
        <w:t>1d10 (or 6) + your Stamina modifier per hunter level after 1st</w:t>
      </w:r>
    </w:p>
    <w:p w14:paraId="3F017291" w14:textId="77777777" w:rsidR="00AB25EF" w:rsidRPr="000D5DB5" w:rsidRDefault="00AB25EF">
      <w:pPr>
        <w:contextualSpacing/>
        <w:rPr>
          <w:rFonts w:eastAsia="Times New Roman" w:cstheme="minorHAnsi"/>
          <w:sz w:val="24"/>
          <w:szCs w:val="24"/>
        </w:rPr>
      </w:pPr>
    </w:p>
    <w:p w14:paraId="3594F17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PROFICIENCIES </w:t>
      </w:r>
    </w:p>
    <w:p w14:paraId="2E00B62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Light armor, medium armor</w:t>
      </w:r>
    </w:p>
    <w:p w14:paraId="6C57DD8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Simple weapons, martial weapons</w:t>
      </w:r>
    </w:p>
    <w:p w14:paraId="01DAD0E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None</w:t>
      </w:r>
    </w:p>
    <w:p w14:paraId="428CD26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Pr="000D5DB5">
        <w:rPr>
          <w:rFonts w:eastAsia="Times New Roman" w:cstheme="minorHAnsi"/>
          <w:color w:val="000000"/>
        </w:rPr>
        <w:t>Strength, Agility</w:t>
      </w:r>
    </w:p>
    <w:p w14:paraId="2F70CB3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three from Animal Handling, Athletics, Insight, Investigation, Nature, Perception, Stealth, and Survival</w:t>
      </w:r>
    </w:p>
    <w:p w14:paraId="1531730C" w14:textId="77777777" w:rsidR="00AB25EF" w:rsidRPr="000D5DB5" w:rsidRDefault="00AB25EF">
      <w:pPr>
        <w:contextualSpacing/>
        <w:rPr>
          <w:rFonts w:eastAsia="Times New Roman" w:cstheme="minorHAnsi"/>
          <w:sz w:val="24"/>
          <w:szCs w:val="24"/>
        </w:rPr>
      </w:pPr>
    </w:p>
    <w:p w14:paraId="25175A5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0BF0AFC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2B94B479" w14:textId="77777777" w:rsidR="00AB25EF" w:rsidRPr="000D5DB5" w:rsidRDefault="00AB25EF" w:rsidP="00AA0E10">
      <w:pPr>
        <w:numPr>
          <w:ilvl w:val="0"/>
          <w:numId w:val="9"/>
        </w:numPr>
        <w:ind w:left="0" w:firstLine="0"/>
        <w:contextualSpacing/>
        <w:textAlignment w:val="baseline"/>
        <w:rPr>
          <w:rFonts w:eastAsia="Times New Roman" w:cstheme="minorHAnsi"/>
          <w:color w:val="000000"/>
        </w:rPr>
      </w:pPr>
      <w:r w:rsidRPr="000D5DB5">
        <w:rPr>
          <w:rFonts w:eastAsia="Times New Roman" w:cstheme="minorHAnsi"/>
          <w:color w:val="000000"/>
        </w:rPr>
        <w:t>(a) scale mail or (b) leather armor</w:t>
      </w:r>
    </w:p>
    <w:p w14:paraId="02DC4281" w14:textId="77777777" w:rsidR="00AB25EF" w:rsidRPr="000D5DB5" w:rsidRDefault="00AB25EF" w:rsidP="00AA0E10">
      <w:pPr>
        <w:numPr>
          <w:ilvl w:val="0"/>
          <w:numId w:val="9"/>
        </w:numPr>
        <w:ind w:left="0" w:firstLine="0"/>
        <w:contextualSpacing/>
        <w:textAlignment w:val="baseline"/>
        <w:rPr>
          <w:rFonts w:eastAsia="Times New Roman" w:cstheme="minorHAnsi"/>
          <w:color w:val="000000"/>
        </w:rPr>
      </w:pPr>
      <w:r w:rsidRPr="000D5DB5">
        <w:rPr>
          <w:rFonts w:eastAsia="Times New Roman" w:cstheme="minorHAnsi"/>
          <w:color w:val="000000"/>
        </w:rPr>
        <w:t>(a) two shortswords or (b) two simple melee weapons</w:t>
      </w:r>
    </w:p>
    <w:p w14:paraId="56EFF959" w14:textId="77777777" w:rsidR="00AB25EF" w:rsidRDefault="00AB25EF" w:rsidP="00AA0E10">
      <w:pPr>
        <w:numPr>
          <w:ilvl w:val="0"/>
          <w:numId w:val="9"/>
        </w:numPr>
        <w:ind w:left="0" w:firstLine="0"/>
        <w:contextualSpacing/>
        <w:textAlignment w:val="baseline"/>
        <w:rPr>
          <w:rFonts w:eastAsia="Times New Roman" w:cstheme="minorHAnsi"/>
          <w:color w:val="000000"/>
        </w:rPr>
      </w:pPr>
      <w:r w:rsidRPr="000D5DB5">
        <w:rPr>
          <w:rFonts w:eastAsia="Times New Roman" w:cstheme="minorHAnsi"/>
          <w:color w:val="000000"/>
        </w:rPr>
        <w:t>(a) a dungeoneer’s pack or (b) an explorer’s pack</w:t>
      </w:r>
    </w:p>
    <w:p w14:paraId="4F3DA4CC" w14:textId="77777777" w:rsidR="00044833" w:rsidRPr="000D5DB5" w:rsidRDefault="00044833" w:rsidP="00AA0E10">
      <w:pPr>
        <w:numPr>
          <w:ilvl w:val="0"/>
          <w:numId w:val="9"/>
        </w:numPr>
        <w:ind w:left="0" w:firstLine="0"/>
        <w:contextualSpacing/>
        <w:textAlignment w:val="baseline"/>
        <w:rPr>
          <w:rFonts w:eastAsia="Times New Roman" w:cstheme="minorHAnsi"/>
          <w:color w:val="000000"/>
        </w:rPr>
      </w:pPr>
      <w:r>
        <w:rPr>
          <w:rFonts w:eastAsia="Times New Roman" w:cstheme="minorHAnsi"/>
          <w:color w:val="000000"/>
        </w:rPr>
        <w:lastRenderedPageBreak/>
        <w:t>A druid idol</w:t>
      </w:r>
    </w:p>
    <w:p w14:paraId="0AE8124F" w14:textId="77777777" w:rsidR="00AB25EF" w:rsidRPr="000D5DB5" w:rsidRDefault="00AB25EF" w:rsidP="00AA0E10">
      <w:pPr>
        <w:numPr>
          <w:ilvl w:val="0"/>
          <w:numId w:val="9"/>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A longbow and a quiver of 20 arrows, or a </w:t>
      </w:r>
      <w:r w:rsidR="00044833">
        <w:rPr>
          <w:rFonts w:eastAsia="Times New Roman" w:cstheme="minorHAnsi"/>
          <w:color w:val="000000"/>
        </w:rPr>
        <w:t xml:space="preserve">common-quality </w:t>
      </w:r>
      <w:r w:rsidRPr="000D5DB5">
        <w:rPr>
          <w:rFonts w:eastAsia="Times New Roman" w:cstheme="minorHAnsi"/>
          <w:color w:val="000000"/>
        </w:rPr>
        <w:t xml:space="preserve">firearm </w:t>
      </w:r>
      <w:r w:rsidR="00044833">
        <w:rPr>
          <w:rFonts w:eastAsia="Times New Roman" w:cstheme="minorHAnsi"/>
          <w:color w:val="000000"/>
        </w:rPr>
        <w:t>(</w:t>
      </w:r>
      <w:r w:rsidRPr="000D5DB5">
        <w:rPr>
          <w:rFonts w:eastAsia="Times New Roman" w:cstheme="minorHAnsi"/>
          <w:color w:val="000000"/>
        </w:rPr>
        <w:t>EP 2 or lower</w:t>
      </w:r>
      <w:r w:rsidR="00044833">
        <w:rPr>
          <w:rFonts w:eastAsia="Times New Roman" w:cstheme="minorHAnsi"/>
          <w:color w:val="000000"/>
        </w:rPr>
        <w:t>)</w:t>
      </w:r>
      <w:r w:rsidRPr="000D5DB5">
        <w:rPr>
          <w:rFonts w:eastAsia="Times New Roman" w:cstheme="minorHAnsi"/>
          <w:color w:val="000000"/>
        </w:rPr>
        <w:t xml:space="preserve">, </w:t>
      </w:r>
      <w:r w:rsidR="00044833">
        <w:rPr>
          <w:rFonts w:eastAsia="Times New Roman" w:cstheme="minorHAnsi"/>
          <w:color w:val="000000"/>
        </w:rPr>
        <w:t>20</w:t>
      </w:r>
      <w:r w:rsidRPr="000D5DB5">
        <w:rPr>
          <w:rFonts w:eastAsia="Times New Roman" w:cstheme="minorHAnsi"/>
          <w:color w:val="000000"/>
        </w:rPr>
        <w:t xml:space="preserve"> bullets, and a powder horn</w:t>
      </w:r>
    </w:p>
    <w:p w14:paraId="04131F45" w14:textId="77777777" w:rsidR="00AB25EF" w:rsidRDefault="00AB25EF">
      <w:pPr>
        <w:contextualSpacing/>
        <w:rPr>
          <w:rFonts w:eastAsia="Times New Roman" w:cstheme="minorHAnsi"/>
          <w:sz w:val="24"/>
          <w:szCs w:val="24"/>
        </w:rPr>
      </w:pPr>
    </w:p>
    <w:p w14:paraId="6CA340E0" w14:textId="77777777" w:rsidR="00CE4AA5" w:rsidRPr="00CE4AA5" w:rsidRDefault="00CE4AA5" w:rsidP="00CE4AA5">
      <w:pPr>
        <w:contextualSpacing/>
        <w:rPr>
          <w:rFonts w:eastAsia="Times New Roman" w:cstheme="minorHAnsi"/>
          <w:b/>
          <w:bCs/>
          <w:color w:val="000000"/>
        </w:rPr>
      </w:pPr>
      <w:r w:rsidRPr="00CE4AA5">
        <w:rPr>
          <w:rFonts w:eastAsia="Times New Roman" w:cstheme="minorHAnsi"/>
          <w:b/>
          <w:bCs/>
          <w:color w:val="000000"/>
        </w:rPr>
        <w:t>SPECIAL FEATURES</w:t>
      </w:r>
    </w:p>
    <w:p w14:paraId="4DFCD506" w14:textId="77777777" w:rsidR="00CE4AA5" w:rsidRDefault="00CE4AA5" w:rsidP="00CE4AA5">
      <w:pPr>
        <w:contextualSpacing/>
        <w:rPr>
          <w:rFonts w:eastAsia="Times New Roman" w:cstheme="minorHAnsi"/>
        </w:rPr>
      </w:pPr>
      <w:r w:rsidRPr="00CE4AA5">
        <w:rPr>
          <w:rFonts w:eastAsia="Times New Roman" w:cstheme="minorHAnsi"/>
          <w:b/>
          <w:bCs/>
        </w:rPr>
        <w:t>Talents.</w:t>
      </w:r>
      <w:r>
        <w:rPr>
          <w:rFonts w:eastAsia="Times New Roman" w:cstheme="minorHAnsi"/>
        </w:rPr>
        <w:t xml:space="preserve"> If you wish to recreate the original 5e Ranger, choose the following talents the appropriate levels: </w:t>
      </w:r>
    </w:p>
    <w:p w14:paraId="7785268F" w14:textId="77777777" w:rsidR="00CE4AA5" w:rsidRDefault="00CE4AA5" w:rsidP="00FE7D01">
      <w:pPr>
        <w:pStyle w:val="ListParagraph"/>
        <w:numPr>
          <w:ilvl w:val="0"/>
          <w:numId w:val="32"/>
        </w:numPr>
        <w:rPr>
          <w:rFonts w:eastAsia="Times New Roman" w:cstheme="minorHAnsi"/>
        </w:rPr>
      </w:pPr>
      <w:r>
        <w:rPr>
          <w:rFonts w:eastAsia="Times New Roman" w:cstheme="minorHAnsi"/>
        </w:rPr>
        <w:t>Natural Explorer as the first talent at 1st level</w:t>
      </w:r>
    </w:p>
    <w:p w14:paraId="4A2544EB" w14:textId="77777777" w:rsidR="00CE4AA5" w:rsidRDefault="00CE4AA5" w:rsidP="00FE7D01">
      <w:pPr>
        <w:pStyle w:val="ListParagraph"/>
        <w:numPr>
          <w:ilvl w:val="0"/>
          <w:numId w:val="32"/>
        </w:numPr>
        <w:rPr>
          <w:rFonts w:eastAsia="Times New Roman" w:cstheme="minorHAnsi"/>
        </w:rPr>
      </w:pPr>
      <w:r>
        <w:rPr>
          <w:rFonts w:eastAsia="Times New Roman" w:cstheme="minorHAnsi"/>
        </w:rPr>
        <w:t>Primeval Awareness as the second talent at 3rd level</w:t>
      </w:r>
    </w:p>
    <w:p w14:paraId="12D1C6B6" w14:textId="77777777" w:rsidR="00CE4AA5" w:rsidRDefault="00CE4AA5" w:rsidP="00FE7D01">
      <w:pPr>
        <w:pStyle w:val="ListParagraph"/>
        <w:numPr>
          <w:ilvl w:val="0"/>
          <w:numId w:val="32"/>
        </w:numPr>
        <w:rPr>
          <w:rFonts w:eastAsia="Times New Roman" w:cstheme="minorHAnsi"/>
        </w:rPr>
      </w:pPr>
      <w:r>
        <w:rPr>
          <w:rFonts w:eastAsia="Times New Roman" w:cstheme="minorHAnsi"/>
        </w:rPr>
        <w:t>Natural Explorer as the third talent at 6th level</w:t>
      </w:r>
    </w:p>
    <w:p w14:paraId="14C0F7B5" w14:textId="77777777" w:rsidR="00CE4AA5" w:rsidRDefault="00CE4AA5" w:rsidP="00FE7D01">
      <w:pPr>
        <w:pStyle w:val="ListParagraph"/>
        <w:numPr>
          <w:ilvl w:val="0"/>
          <w:numId w:val="32"/>
        </w:numPr>
        <w:rPr>
          <w:rFonts w:eastAsia="Times New Roman" w:cstheme="minorHAnsi"/>
        </w:rPr>
      </w:pPr>
      <w:r>
        <w:rPr>
          <w:rFonts w:eastAsia="Times New Roman" w:cstheme="minorHAnsi"/>
        </w:rPr>
        <w:t>Land’s Stride as the fourth talent at 8th level</w:t>
      </w:r>
    </w:p>
    <w:p w14:paraId="49EB8816" w14:textId="77777777" w:rsidR="00CE4AA5" w:rsidRDefault="00CE4AA5" w:rsidP="00FE7D01">
      <w:pPr>
        <w:pStyle w:val="ListParagraph"/>
        <w:numPr>
          <w:ilvl w:val="0"/>
          <w:numId w:val="32"/>
        </w:numPr>
        <w:rPr>
          <w:rFonts w:eastAsia="Times New Roman" w:cstheme="minorHAnsi"/>
        </w:rPr>
      </w:pPr>
      <w:r>
        <w:rPr>
          <w:rFonts w:eastAsia="Times New Roman" w:cstheme="minorHAnsi"/>
        </w:rPr>
        <w:t>Natural Explorer as the fifth talent at 10th level</w:t>
      </w:r>
    </w:p>
    <w:p w14:paraId="6BD089B5" w14:textId="77777777" w:rsidR="00CE4AA5" w:rsidRDefault="007A3638" w:rsidP="00FE7D01">
      <w:pPr>
        <w:pStyle w:val="ListParagraph"/>
        <w:numPr>
          <w:ilvl w:val="0"/>
          <w:numId w:val="32"/>
        </w:numPr>
        <w:rPr>
          <w:rFonts w:eastAsia="Times New Roman" w:cstheme="minorHAnsi"/>
        </w:rPr>
      </w:pPr>
      <w:r>
        <w:rPr>
          <w:rFonts w:eastAsia="Times New Roman" w:cstheme="minorHAnsi"/>
        </w:rPr>
        <w:t>Camouflage</w:t>
      </w:r>
      <w:r w:rsidR="00CE4AA5">
        <w:rPr>
          <w:rFonts w:eastAsia="Times New Roman" w:cstheme="minorHAnsi"/>
        </w:rPr>
        <w:t xml:space="preserve"> as the sixth talent at 14th level</w:t>
      </w:r>
    </w:p>
    <w:p w14:paraId="3A3FDD2A" w14:textId="77777777" w:rsidR="00CE4AA5" w:rsidRPr="000F4352" w:rsidRDefault="00CE4AA5" w:rsidP="00FE7D01">
      <w:pPr>
        <w:pStyle w:val="ListParagraph"/>
        <w:numPr>
          <w:ilvl w:val="0"/>
          <w:numId w:val="32"/>
        </w:numPr>
        <w:rPr>
          <w:rFonts w:eastAsia="Times New Roman" w:cstheme="minorHAnsi"/>
        </w:rPr>
      </w:pPr>
      <w:r>
        <w:rPr>
          <w:rFonts w:eastAsia="Times New Roman" w:cstheme="minorHAnsi"/>
        </w:rPr>
        <w:t>Feral Senses as the seventh talent at 18th level</w:t>
      </w:r>
    </w:p>
    <w:p w14:paraId="3F146A33" w14:textId="77777777" w:rsidR="00CE4AA5" w:rsidRDefault="00CE4AA5">
      <w:pPr>
        <w:contextualSpacing/>
        <w:rPr>
          <w:rFonts w:eastAsia="Times New Roman" w:cstheme="minorHAnsi"/>
          <w:sz w:val="24"/>
          <w:szCs w:val="24"/>
        </w:rPr>
      </w:pPr>
    </w:p>
    <w:p w14:paraId="0D3B0D7B" w14:textId="77777777" w:rsidR="00A520D0" w:rsidRDefault="00AB25EF">
      <w:pPr>
        <w:contextualSpacing/>
        <w:rPr>
          <w:rFonts w:eastAsia="Times New Roman" w:cstheme="minorHAnsi"/>
          <w:b/>
          <w:bCs/>
          <w:color w:val="000000"/>
        </w:rPr>
      </w:pPr>
      <w:r w:rsidRPr="000D5DB5">
        <w:rPr>
          <w:rFonts w:eastAsia="Times New Roman" w:cstheme="minorHAnsi"/>
          <w:b/>
          <w:bCs/>
          <w:color w:val="000000"/>
        </w:rPr>
        <w:t>Hunter Class</w:t>
      </w:r>
    </w:p>
    <w:p w14:paraId="2D80F131" w14:textId="77777777" w:rsidR="00AB25EF" w:rsidRPr="000D5DB5" w:rsidRDefault="00BE38CD">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B25EF" w:rsidRPr="000D5DB5">
        <w:rPr>
          <w:rFonts w:eastAsia="Times New Roman" w:cstheme="minorHAnsi"/>
          <w:b/>
          <w:bCs/>
          <w:color w:val="000000"/>
        </w:rPr>
        <w:t>Features</w:t>
      </w:r>
      <w:r w:rsidR="00A520D0">
        <w:rPr>
          <w:rFonts w:eastAsia="Times New Roman" w:cstheme="minorHAnsi"/>
          <w:b/>
          <w:bCs/>
          <w:color w:val="000000"/>
        </w:rPr>
        <w:tab/>
      </w:r>
      <w:r w:rsidR="00A520D0">
        <w:rPr>
          <w:rFonts w:eastAsia="Times New Roman" w:cstheme="minorHAnsi"/>
          <w:b/>
          <w:bCs/>
          <w:color w:val="000000"/>
        </w:rPr>
        <w:tab/>
      </w:r>
      <w:r w:rsidR="00A520D0">
        <w:rPr>
          <w:rFonts w:eastAsia="Times New Roman" w:cstheme="minorHAnsi"/>
          <w:b/>
          <w:bCs/>
          <w:color w:val="000000"/>
        </w:rPr>
        <w:tab/>
      </w:r>
      <w:r w:rsidR="00BA0978">
        <w:rPr>
          <w:rFonts w:eastAsia="Times New Roman" w:cstheme="minorHAnsi"/>
          <w:b/>
          <w:bCs/>
          <w:color w:val="000000"/>
        </w:rPr>
        <w:t>Talents</w:t>
      </w:r>
      <w:r w:rsidR="00BA0978">
        <w:rPr>
          <w:rFonts w:eastAsia="Times New Roman" w:cstheme="minorHAnsi"/>
          <w:b/>
          <w:bCs/>
          <w:color w:val="000000"/>
        </w:rPr>
        <w:tab/>
      </w:r>
      <w:r w:rsidR="00A520D0">
        <w:rPr>
          <w:rFonts w:eastAsia="Times New Roman" w:cstheme="minorHAnsi"/>
          <w:b/>
          <w:bCs/>
          <w:color w:val="000000"/>
        </w:rPr>
        <w:tab/>
      </w:r>
      <w:r w:rsidR="00855C8E">
        <w:rPr>
          <w:rFonts w:eastAsia="Times New Roman" w:cstheme="minorHAnsi"/>
          <w:b/>
          <w:bCs/>
          <w:color w:val="000000"/>
        </w:rPr>
        <w:t xml:space="preserve">Caster </w:t>
      </w:r>
      <w:r w:rsidR="008949C0">
        <w:rPr>
          <w:rFonts w:eastAsia="Times New Roman" w:cstheme="minorHAnsi"/>
          <w:b/>
          <w:bCs/>
          <w:color w:val="000000"/>
        </w:rPr>
        <w:t>l</w:t>
      </w:r>
      <w:r w:rsidR="00855C8E">
        <w:rPr>
          <w:rFonts w:eastAsia="Times New Roman" w:cstheme="minorHAnsi"/>
          <w:b/>
          <w:bCs/>
          <w:color w:val="000000"/>
        </w:rPr>
        <w:t>evel (Spell level)</w:t>
      </w:r>
    </w:p>
    <w:p w14:paraId="46B19F8B"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w:t>
      </w:r>
      <w:r>
        <w:rPr>
          <w:rFonts w:eastAsia="Times New Roman" w:cstheme="minorHAnsi"/>
          <w:color w:val="000000"/>
        </w:rPr>
        <w:t>st</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Favored Enemy</w:t>
      </w:r>
      <w:r w:rsidR="00AB25EF" w:rsidRPr="00134BC3">
        <w:rPr>
          <w:rFonts w:eastAsia="Times New Roman" w:cstheme="minorHAnsi"/>
        </w:rPr>
        <w:t>,</w:t>
      </w:r>
      <w:r w:rsidR="00BA0978">
        <w:rPr>
          <w:rFonts w:eastAsia="Times New Roman" w:cstheme="minorHAnsi"/>
        </w:rPr>
        <w:tab/>
        <w:t>Hunter Talent</w:t>
      </w:r>
      <w:r w:rsidR="00855C8E">
        <w:rPr>
          <w:rFonts w:eastAsia="Times New Roman" w:cstheme="minorHAnsi"/>
        </w:rPr>
        <w:tab/>
      </w:r>
      <w:r w:rsidR="00BA0978">
        <w:rPr>
          <w:rFonts w:eastAsia="Times New Roman" w:cstheme="minorHAnsi"/>
        </w:rPr>
        <w:t>1</w:t>
      </w:r>
      <w:r w:rsidR="00855C8E">
        <w:rPr>
          <w:rFonts w:eastAsia="Times New Roman" w:cstheme="minorHAnsi"/>
        </w:rPr>
        <w:tab/>
      </w:r>
      <w:r w:rsidR="00BA0978">
        <w:rPr>
          <w:rFonts w:eastAsia="Times New Roman" w:cstheme="minorHAnsi"/>
        </w:rPr>
        <w:tab/>
      </w:r>
      <w:r w:rsidR="00855C8E">
        <w:rPr>
          <w:rFonts w:eastAsia="Times New Roman" w:cstheme="minorHAnsi"/>
        </w:rPr>
        <w:t>-</w:t>
      </w:r>
    </w:p>
    <w:p w14:paraId="274280EC" w14:textId="77777777" w:rsidR="00AB25EF" w:rsidRPr="000D5DB5" w:rsidRDefault="00BE38CD" w:rsidP="003F1310">
      <w:pPr>
        <w:contextualSpacing/>
        <w:rPr>
          <w:rFonts w:eastAsia="Times New Roman" w:cstheme="minorHAnsi"/>
          <w:sz w:val="24"/>
          <w:szCs w:val="24"/>
        </w:rPr>
      </w:pPr>
      <w:r w:rsidRPr="00134BC3">
        <w:rPr>
          <w:rFonts w:eastAsia="Times New Roman" w:cstheme="minorHAnsi"/>
        </w:rPr>
        <w:t>2</w:t>
      </w:r>
      <w:r>
        <w:rPr>
          <w:rFonts w:eastAsia="Times New Roman" w:cstheme="minorHAnsi"/>
        </w:rPr>
        <w:t>nd</w:t>
      </w:r>
      <w:r>
        <w:rPr>
          <w:rFonts w:eastAsia="Times New Roman" w:cstheme="minorHAnsi"/>
        </w:rPr>
        <w:tab/>
      </w:r>
      <w:r w:rsidR="00AB25EF" w:rsidRPr="00134BC3">
        <w:rPr>
          <w:rFonts w:eastAsia="Times New Roman" w:cstheme="minorHAnsi"/>
        </w:rPr>
        <w:t>+</w:t>
      </w:r>
      <w:r w:rsidRPr="00134BC3">
        <w:rPr>
          <w:rFonts w:eastAsia="Times New Roman" w:cstheme="minorHAnsi"/>
        </w:rPr>
        <w:t>2</w:t>
      </w:r>
      <w:r>
        <w:rPr>
          <w:rFonts w:eastAsia="Times New Roman" w:cstheme="minorHAnsi"/>
        </w:rPr>
        <w:tab/>
      </w:r>
      <w:r>
        <w:rPr>
          <w:rFonts w:eastAsia="Times New Roman" w:cstheme="minorHAnsi"/>
        </w:rPr>
        <w:tab/>
      </w:r>
      <w:r w:rsidR="00AB25EF" w:rsidRPr="00134BC3">
        <w:rPr>
          <w:rFonts w:eastAsia="Times New Roman" w:cstheme="minorHAnsi"/>
        </w:rPr>
        <w:t xml:space="preserve">Fighting Style, </w:t>
      </w:r>
      <w:r w:rsidR="003F1310">
        <w:rPr>
          <w:rFonts w:eastAsia="Times New Roman" w:cstheme="minorHAnsi"/>
        </w:rPr>
        <w:t>Hunter Focus</w:t>
      </w:r>
      <w:r w:rsidR="003F1310">
        <w:rPr>
          <w:rFonts w:eastAsia="Times New Roman" w:cstheme="minorHAnsi"/>
        </w:rPr>
        <w:tab/>
      </w:r>
      <w:r w:rsidR="00BA0978">
        <w:rPr>
          <w:rFonts w:eastAsia="Times New Roman" w:cstheme="minorHAnsi"/>
        </w:rPr>
        <w:t>1</w:t>
      </w:r>
      <w:r w:rsidR="003F1310">
        <w:rPr>
          <w:rFonts w:eastAsia="Times New Roman" w:cstheme="minorHAnsi"/>
        </w:rPr>
        <w:tab/>
      </w:r>
      <w:r w:rsidR="00A520D0">
        <w:rPr>
          <w:rFonts w:eastAsia="Times New Roman" w:cstheme="minorHAnsi"/>
        </w:rPr>
        <w:tab/>
      </w:r>
      <w:r w:rsidR="00855C8E">
        <w:rPr>
          <w:rFonts w:eastAsia="Times New Roman" w:cstheme="minorHAnsi"/>
        </w:rPr>
        <w:t>1 (1st)</w:t>
      </w:r>
    </w:p>
    <w:p w14:paraId="3D58A704" w14:textId="77777777" w:rsidR="00AB25EF" w:rsidRPr="000D5DB5" w:rsidRDefault="00BE38CD">
      <w:pPr>
        <w:contextualSpacing/>
        <w:rPr>
          <w:rFonts w:eastAsia="Times New Roman" w:cstheme="minorHAnsi"/>
          <w:sz w:val="24"/>
          <w:szCs w:val="24"/>
        </w:rPr>
      </w:pPr>
      <w:r w:rsidRPr="00134BC3">
        <w:rPr>
          <w:rFonts w:eastAsia="Times New Roman" w:cstheme="minorHAnsi"/>
        </w:rPr>
        <w:t>3</w:t>
      </w:r>
      <w:r>
        <w:rPr>
          <w:rFonts w:eastAsia="Times New Roman" w:cstheme="minorHAnsi"/>
        </w:rPr>
        <w:t>rd</w:t>
      </w:r>
      <w:r>
        <w:rPr>
          <w:rFonts w:eastAsia="Times New Roman" w:cstheme="minorHAnsi"/>
        </w:rPr>
        <w:tab/>
      </w:r>
      <w:r w:rsidR="00AB25EF" w:rsidRPr="00134BC3">
        <w:rPr>
          <w:rFonts w:eastAsia="Times New Roman" w:cstheme="minorHAnsi"/>
        </w:rPr>
        <w:t>+</w:t>
      </w:r>
      <w:r w:rsidRPr="00134BC3">
        <w:rPr>
          <w:rFonts w:eastAsia="Times New Roman" w:cstheme="minorHAnsi"/>
        </w:rPr>
        <w:t>2</w:t>
      </w:r>
      <w:r>
        <w:rPr>
          <w:rFonts w:eastAsia="Times New Roman" w:cstheme="minorHAnsi"/>
        </w:rPr>
        <w:tab/>
      </w:r>
      <w:r>
        <w:rPr>
          <w:rFonts w:eastAsia="Times New Roman" w:cstheme="minorHAnsi"/>
        </w:rPr>
        <w:tab/>
      </w:r>
      <w:r w:rsidR="00AB25EF" w:rsidRPr="00134BC3">
        <w:rPr>
          <w:rFonts w:eastAsia="Times New Roman" w:cstheme="minorHAnsi"/>
        </w:rPr>
        <w:t>Hunter Archetype</w:t>
      </w:r>
      <w:r w:rsidR="00BA0978">
        <w:rPr>
          <w:rFonts w:eastAsia="Times New Roman" w:cstheme="minorHAnsi"/>
        </w:rPr>
        <w:tab/>
      </w:r>
      <w:r w:rsidR="00BA0978">
        <w:rPr>
          <w:rFonts w:eastAsia="Times New Roman" w:cstheme="minorHAnsi"/>
        </w:rPr>
        <w:tab/>
        <w:t>2</w:t>
      </w:r>
      <w:r w:rsidR="00855C8E">
        <w:rPr>
          <w:rFonts w:eastAsia="Times New Roman" w:cstheme="minorHAnsi"/>
        </w:rPr>
        <w:tab/>
      </w:r>
      <w:r w:rsidR="00855C8E">
        <w:rPr>
          <w:rFonts w:eastAsia="Times New Roman" w:cstheme="minorHAnsi"/>
        </w:rPr>
        <w:tab/>
      </w:r>
      <w:r w:rsidR="008949C0">
        <w:rPr>
          <w:rFonts w:eastAsia="Times New Roman" w:cstheme="minorHAnsi"/>
        </w:rPr>
        <w:t>2</w:t>
      </w:r>
      <w:r w:rsidR="00855C8E">
        <w:rPr>
          <w:rFonts w:eastAsia="Times New Roman" w:cstheme="minorHAnsi"/>
        </w:rPr>
        <w:t xml:space="preserve"> (1st)</w:t>
      </w:r>
    </w:p>
    <w:p w14:paraId="0D0C10A9" w14:textId="77777777" w:rsidR="00AB25EF" w:rsidRPr="000D5DB5" w:rsidRDefault="00BE38CD">
      <w:pPr>
        <w:contextualSpacing/>
        <w:rPr>
          <w:rFonts w:eastAsia="Times New Roman" w:cstheme="minorHAnsi"/>
          <w:sz w:val="24"/>
          <w:szCs w:val="24"/>
        </w:rPr>
      </w:pPr>
      <w:r w:rsidRPr="00134BC3">
        <w:rPr>
          <w:rFonts w:eastAsia="Times New Roman" w:cstheme="minorHAnsi"/>
        </w:rPr>
        <w:t>4</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2</w:t>
      </w:r>
      <w:r>
        <w:rPr>
          <w:rFonts w:eastAsia="Times New Roman" w:cstheme="minorHAnsi"/>
        </w:rPr>
        <w:tab/>
      </w:r>
      <w:r>
        <w:rPr>
          <w:rFonts w:eastAsia="Times New Roman" w:cstheme="minorHAnsi"/>
        </w:rPr>
        <w:tab/>
      </w:r>
      <w:r w:rsidR="00AB25EF" w:rsidRPr="00134BC3">
        <w:rPr>
          <w:rFonts w:eastAsia="Times New Roman" w:cstheme="minorHAnsi"/>
        </w:rPr>
        <w:t>Ability Score Improvement</w:t>
      </w:r>
      <w:r w:rsidR="00A520D0">
        <w:rPr>
          <w:rFonts w:eastAsia="Times New Roman" w:cstheme="minorHAnsi"/>
        </w:rPr>
        <w:tab/>
      </w:r>
      <w:r w:rsidR="00BA0978">
        <w:rPr>
          <w:rFonts w:eastAsia="Times New Roman" w:cstheme="minorHAnsi"/>
        </w:rPr>
        <w:t>2</w:t>
      </w:r>
      <w:r w:rsidR="00A520D0">
        <w:rPr>
          <w:rFonts w:eastAsia="Times New Roman" w:cstheme="minorHAnsi"/>
        </w:rPr>
        <w:tab/>
      </w:r>
      <w:r w:rsidR="00A520D0">
        <w:rPr>
          <w:rFonts w:eastAsia="Times New Roman" w:cstheme="minorHAnsi"/>
        </w:rPr>
        <w:tab/>
      </w:r>
      <w:r w:rsidR="00855C8E">
        <w:rPr>
          <w:rFonts w:eastAsia="Times New Roman" w:cstheme="minorHAnsi"/>
        </w:rPr>
        <w:t>2 (1st)</w:t>
      </w:r>
    </w:p>
    <w:p w14:paraId="22E7CC75" w14:textId="77777777" w:rsidR="00AB25EF" w:rsidRPr="000D5DB5" w:rsidRDefault="00BE38CD">
      <w:pPr>
        <w:contextualSpacing/>
        <w:rPr>
          <w:rFonts w:eastAsia="Times New Roman" w:cstheme="minorHAnsi"/>
          <w:sz w:val="24"/>
          <w:szCs w:val="24"/>
        </w:rPr>
      </w:pPr>
      <w:r w:rsidRPr="00134BC3">
        <w:rPr>
          <w:rFonts w:eastAsia="Times New Roman" w:cstheme="minorHAnsi"/>
        </w:rPr>
        <w:t>5</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3</w:t>
      </w:r>
      <w:r>
        <w:rPr>
          <w:rFonts w:eastAsia="Times New Roman" w:cstheme="minorHAnsi"/>
        </w:rPr>
        <w:tab/>
      </w:r>
      <w:r>
        <w:rPr>
          <w:rFonts w:eastAsia="Times New Roman" w:cstheme="minorHAnsi"/>
        </w:rPr>
        <w:tab/>
      </w:r>
      <w:r w:rsidR="00AB25EF" w:rsidRPr="00134BC3">
        <w:rPr>
          <w:rFonts w:eastAsia="Times New Roman" w:cstheme="minorHAnsi"/>
        </w:rPr>
        <w:t>Extra Attack</w:t>
      </w:r>
      <w:r w:rsidR="00855C8E">
        <w:rPr>
          <w:rFonts w:eastAsia="Times New Roman" w:cstheme="minorHAnsi"/>
        </w:rPr>
        <w:tab/>
      </w:r>
      <w:r w:rsidR="00855C8E">
        <w:rPr>
          <w:rFonts w:eastAsia="Times New Roman" w:cstheme="minorHAnsi"/>
        </w:rPr>
        <w:tab/>
      </w:r>
      <w:r w:rsidR="00855C8E">
        <w:rPr>
          <w:rFonts w:eastAsia="Times New Roman" w:cstheme="minorHAnsi"/>
        </w:rPr>
        <w:tab/>
      </w:r>
      <w:r w:rsidR="00BA0978">
        <w:rPr>
          <w:rFonts w:eastAsia="Times New Roman" w:cstheme="minorHAnsi"/>
        </w:rPr>
        <w:t>2</w:t>
      </w:r>
      <w:r w:rsidR="00855C8E">
        <w:rPr>
          <w:rFonts w:eastAsia="Times New Roman" w:cstheme="minorHAnsi"/>
        </w:rPr>
        <w:tab/>
      </w:r>
      <w:r w:rsidR="00855C8E">
        <w:rPr>
          <w:rFonts w:eastAsia="Times New Roman" w:cstheme="minorHAnsi"/>
        </w:rPr>
        <w:tab/>
        <w:t>3 (2nd)</w:t>
      </w:r>
    </w:p>
    <w:p w14:paraId="319B6CA9" w14:textId="77777777" w:rsidR="00BE38CD" w:rsidRDefault="00BE38CD" w:rsidP="00FE7BC8">
      <w:pPr>
        <w:contextualSpacing/>
        <w:rPr>
          <w:rFonts w:eastAsia="Times New Roman" w:cstheme="minorHAnsi"/>
        </w:rPr>
      </w:pPr>
      <w:r w:rsidRPr="00134BC3">
        <w:rPr>
          <w:rFonts w:eastAsia="Times New Roman" w:cstheme="minorHAnsi"/>
        </w:rPr>
        <w:t>6</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3</w:t>
      </w:r>
      <w:r>
        <w:rPr>
          <w:rFonts w:eastAsia="Times New Roman" w:cstheme="minorHAnsi"/>
        </w:rPr>
        <w:tab/>
      </w:r>
      <w:r>
        <w:rPr>
          <w:rFonts w:eastAsia="Times New Roman" w:cstheme="minorHAnsi"/>
        </w:rPr>
        <w:tab/>
      </w:r>
      <w:r w:rsidR="00AB25EF" w:rsidRPr="00134BC3">
        <w:rPr>
          <w:rFonts w:eastAsia="Times New Roman" w:cstheme="minorHAnsi"/>
        </w:rPr>
        <w:t>Favored Enemy</w:t>
      </w:r>
      <w:r w:rsidR="00BA0978">
        <w:rPr>
          <w:rFonts w:eastAsia="Times New Roman" w:cstheme="minorHAnsi"/>
        </w:rPr>
        <w:tab/>
      </w:r>
      <w:r w:rsidR="00BA0978">
        <w:rPr>
          <w:rFonts w:eastAsia="Times New Roman" w:cstheme="minorHAnsi"/>
        </w:rPr>
        <w:tab/>
      </w:r>
      <w:r w:rsidR="00BA0978">
        <w:rPr>
          <w:rFonts w:eastAsia="Times New Roman" w:cstheme="minorHAnsi"/>
        </w:rPr>
        <w:tab/>
        <w:t>3</w:t>
      </w:r>
      <w:r w:rsidR="00855C8E">
        <w:rPr>
          <w:rFonts w:eastAsia="Times New Roman" w:cstheme="minorHAnsi"/>
        </w:rPr>
        <w:tab/>
      </w:r>
      <w:r w:rsidR="00855C8E">
        <w:rPr>
          <w:rFonts w:eastAsia="Times New Roman" w:cstheme="minorHAnsi"/>
        </w:rPr>
        <w:tab/>
        <w:t>3 (2nd)</w:t>
      </w:r>
    </w:p>
    <w:p w14:paraId="32A4662A" w14:textId="77777777" w:rsidR="00AB25EF" w:rsidRPr="000D5DB5" w:rsidRDefault="00BE38CD">
      <w:pPr>
        <w:contextualSpacing/>
        <w:rPr>
          <w:rFonts w:eastAsia="Times New Roman" w:cstheme="minorHAnsi"/>
          <w:sz w:val="24"/>
          <w:szCs w:val="24"/>
        </w:rPr>
      </w:pPr>
      <w:r w:rsidRPr="00134BC3">
        <w:rPr>
          <w:rFonts w:eastAsia="Times New Roman" w:cstheme="minorHAnsi"/>
        </w:rPr>
        <w:t>7</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3</w:t>
      </w:r>
      <w:r>
        <w:rPr>
          <w:rFonts w:eastAsia="Times New Roman" w:cstheme="minorHAnsi"/>
        </w:rPr>
        <w:tab/>
      </w:r>
      <w:r>
        <w:rPr>
          <w:rFonts w:eastAsia="Times New Roman" w:cstheme="minorHAnsi"/>
        </w:rPr>
        <w:tab/>
      </w:r>
      <w:r w:rsidR="00AB25EF" w:rsidRPr="00134BC3">
        <w:rPr>
          <w:rFonts w:eastAsia="Times New Roman" w:cstheme="minorHAnsi"/>
        </w:rPr>
        <w:t>Hunter Archetype Feature</w:t>
      </w:r>
      <w:r w:rsidR="00A520D0">
        <w:rPr>
          <w:rFonts w:eastAsia="Times New Roman" w:cstheme="minorHAnsi"/>
        </w:rPr>
        <w:tab/>
      </w:r>
      <w:r w:rsidR="00BA0978">
        <w:rPr>
          <w:rFonts w:eastAsia="Times New Roman" w:cstheme="minorHAnsi"/>
        </w:rPr>
        <w:t>3</w:t>
      </w:r>
      <w:r w:rsidR="00A520D0">
        <w:rPr>
          <w:rFonts w:eastAsia="Times New Roman" w:cstheme="minorHAnsi"/>
        </w:rPr>
        <w:tab/>
      </w:r>
      <w:r w:rsidR="00A520D0">
        <w:rPr>
          <w:rFonts w:eastAsia="Times New Roman" w:cstheme="minorHAnsi"/>
        </w:rPr>
        <w:tab/>
      </w:r>
      <w:r w:rsidR="008949C0">
        <w:rPr>
          <w:rFonts w:eastAsia="Times New Roman" w:cstheme="minorHAnsi"/>
        </w:rPr>
        <w:t>4</w:t>
      </w:r>
      <w:r w:rsidR="00855C8E">
        <w:rPr>
          <w:rFonts w:eastAsia="Times New Roman" w:cstheme="minorHAnsi"/>
        </w:rPr>
        <w:t xml:space="preserve"> (2nd)</w:t>
      </w:r>
    </w:p>
    <w:p w14:paraId="67F019C5" w14:textId="77777777" w:rsidR="00AB25EF" w:rsidRPr="000D5DB5" w:rsidRDefault="00BE38CD">
      <w:pPr>
        <w:contextualSpacing/>
        <w:rPr>
          <w:rFonts w:eastAsia="Times New Roman" w:cstheme="minorHAnsi"/>
          <w:sz w:val="24"/>
          <w:szCs w:val="24"/>
        </w:rPr>
      </w:pPr>
      <w:r w:rsidRPr="00134BC3">
        <w:rPr>
          <w:rFonts w:eastAsia="Times New Roman" w:cstheme="minorHAnsi"/>
        </w:rPr>
        <w:t>8</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3</w:t>
      </w:r>
      <w:r>
        <w:rPr>
          <w:rFonts w:eastAsia="Times New Roman" w:cstheme="minorHAnsi"/>
        </w:rPr>
        <w:tab/>
      </w:r>
      <w:r>
        <w:rPr>
          <w:rFonts w:eastAsia="Times New Roman" w:cstheme="minorHAnsi"/>
        </w:rPr>
        <w:tab/>
      </w:r>
      <w:r w:rsidR="00AB25EF" w:rsidRPr="00134BC3">
        <w:rPr>
          <w:rFonts w:eastAsia="Times New Roman" w:cstheme="minorHAnsi"/>
        </w:rPr>
        <w:t>Ability Score Improvement</w:t>
      </w:r>
      <w:r w:rsidR="00BA0978">
        <w:rPr>
          <w:rFonts w:eastAsia="Times New Roman" w:cstheme="minorHAnsi"/>
        </w:rPr>
        <w:tab/>
        <w:t>4</w:t>
      </w:r>
      <w:r w:rsidR="00BA0978">
        <w:rPr>
          <w:rFonts w:eastAsia="Times New Roman" w:cstheme="minorHAnsi"/>
        </w:rPr>
        <w:tab/>
      </w:r>
      <w:r w:rsidR="00855C8E">
        <w:rPr>
          <w:rFonts w:eastAsia="Times New Roman" w:cstheme="minorHAnsi"/>
        </w:rPr>
        <w:tab/>
        <w:t>4 (2nd)</w:t>
      </w:r>
    </w:p>
    <w:p w14:paraId="01198378" w14:textId="77777777" w:rsidR="00AB25EF" w:rsidRPr="000D5DB5" w:rsidRDefault="00BE38CD">
      <w:pPr>
        <w:contextualSpacing/>
        <w:rPr>
          <w:rFonts w:eastAsia="Times New Roman" w:cstheme="minorHAnsi"/>
          <w:sz w:val="24"/>
          <w:szCs w:val="24"/>
        </w:rPr>
      </w:pPr>
      <w:r w:rsidRPr="00134BC3">
        <w:rPr>
          <w:rFonts w:eastAsia="Times New Roman" w:cstheme="minorHAnsi"/>
        </w:rPr>
        <w:t>9</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4</w:t>
      </w:r>
      <w:r>
        <w:rPr>
          <w:rFonts w:eastAsia="Times New Roman" w:cstheme="minorHAnsi"/>
        </w:rPr>
        <w:tab/>
      </w:r>
      <w:r>
        <w:rPr>
          <w:rFonts w:eastAsia="Times New Roman" w:cstheme="minorHAnsi"/>
        </w:rPr>
        <w:tab/>
      </w:r>
      <w:r w:rsidR="00A520D0">
        <w:rPr>
          <w:rFonts w:eastAsia="Times New Roman" w:cstheme="minorHAnsi"/>
        </w:rPr>
        <w:t>-</w:t>
      </w:r>
      <w:r w:rsidR="00A520D0">
        <w:rPr>
          <w:rFonts w:eastAsia="Times New Roman" w:cstheme="minorHAnsi"/>
        </w:rPr>
        <w:tab/>
      </w:r>
      <w:r w:rsidR="00A520D0">
        <w:rPr>
          <w:rFonts w:eastAsia="Times New Roman" w:cstheme="minorHAnsi"/>
        </w:rPr>
        <w:tab/>
      </w:r>
      <w:r w:rsidR="00A520D0">
        <w:rPr>
          <w:rFonts w:eastAsia="Times New Roman" w:cstheme="minorHAnsi"/>
        </w:rPr>
        <w:tab/>
      </w:r>
      <w:r w:rsidR="00A520D0">
        <w:rPr>
          <w:rFonts w:eastAsia="Times New Roman" w:cstheme="minorHAnsi"/>
        </w:rPr>
        <w:tab/>
      </w:r>
      <w:r w:rsidR="00BA0978">
        <w:rPr>
          <w:rFonts w:eastAsia="Times New Roman" w:cstheme="minorHAnsi"/>
        </w:rPr>
        <w:t>4</w:t>
      </w:r>
      <w:r w:rsidR="00A520D0">
        <w:rPr>
          <w:rFonts w:eastAsia="Times New Roman" w:cstheme="minorHAnsi"/>
        </w:rPr>
        <w:tab/>
      </w:r>
      <w:r w:rsidR="00A520D0">
        <w:rPr>
          <w:rFonts w:eastAsia="Times New Roman" w:cstheme="minorHAnsi"/>
        </w:rPr>
        <w:tab/>
      </w:r>
      <w:r w:rsidR="008949C0">
        <w:rPr>
          <w:rFonts w:eastAsia="Times New Roman" w:cstheme="minorHAnsi"/>
        </w:rPr>
        <w:t>5</w:t>
      </w:r>
      <w:r w:rsidR="00855C8E">
        <w:rPr>
          <w:rFonts w:eastAsia="Times New Roman" w:cstheme="minorHAnsi"/>
        </w:rPr>
        <w:t xml:space="preserve"> (</w:t>
      </w:r>
      <w:r w:rsidR="008949C0">
        <w:rPr>
          <w:rFonts w:eastAsia="Times New Roman" w:cstheme="minorHAnsi"/>
        </w:rPr>
        <w:t>3r</w:t>
      </w:r>
      <w:r w:rsidR="00855C8E">
        <w:rPr>
          <w:rFonts w:eastAsia="Times New Roman" w:cstheme="minorHAnsi"/>
        </w:rPr>
        <w:t>d)</w:t>
      </w:r>
    </w:p>
    <w:p w14:paraId="4AD55175" w14:textId="77777777" w:rsidR="00AB25EF" w:rsidRPr="000D5DB5" w:rsidRDefault="00BE38CD">
      <w:pPr>
        <w:contextualSpacing/>
        <w:rPr>
          <w:rFonts w:eastAsia="Times New Roman" w:cstheme="minorHAnsi"/>
          <w:sz w:val="24"/>
          <w:szCs w:val="24"/>
        </w:rPr>
      </w:pPr>
      <w:r w:rsidRPr="00134BC3">
        <w:rPr>
          <w:rFonts w:eastAsia="Times New Roman" w:cstheme="minorHAnsi"/>
        </w:rPr>
        <w:t>10</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4</w:t>
      </w:r>
      <w:r>
        <w:rPr>
          <w:rFonts w:eastAsia="Times New Roman" w:cstheme="minorHAnsi"/>
        </w:rPr>
        <w:tab/>
      </w:r>
      <w:r>
        <w:rPr>
          <w:rFonts w:eastAsia="Times New Roman" w:cstheme="minorHAnsi"/>
        </w:rPr>
        <w:tab/>
      </w:r>
      <w:r w:rsidR="00AB25EF" w:rsidRPr="00134BC3">
        <w:rPr>
          <w:rFonts w:eastAsia="Times New Roman" w:cstheme="minorHAnsi"/>
        </w:rPr>
        <w:t>Hide in Plain Sight</w:t>
      </w:r>
      <w:r w:rsidR="00BA0978">
        <w:rPr>
          <w:rFonts w:eastAsia="Times New Roman" w:cstheme="minorHAnsi"/>
        </w:rPr>
        <w:tab/>
      </w:r>
      <w:r w:rsidR="00BA0978">
        <w:rPr>
          <w:rFonts w:eastAsia="Times New Roman" w:cstheme="minorHAnsi"/>
        </w:rPr>
        <w:tab/>
        <w:t>5</w:t>
      </w:r>
      <w:r w:rsidR="00855C8E">
        <w:rPr>
          <w:rFonts w:eastAsia="Times New Roman" w:cstheme="minorHAnsi"/>
        </w:rPr>
        <w:tab/>
      </w:r>
      <w:r w:rsidR="00855C8E">
        <w:rPr>
          <w:rFonts w:eastAsia="Times New Roman" w:cstheme="minorHAnsi"/>
        </w:rPr>
        <w:tab/>
        <w:t>5 (3rd)</w:t>
      </w:r>
    </w:p>
    <w:p w14:paraId="74A2DE8D" w14:textId="77777777" w:rsidR="00AB25EF" w:rsidRPr="000D5DB5" w:rsidRDefault="00BE38CD">
      <w:pPr>
        <w:contextualSpacing/>
        <w:rPr>
          <w:rFonts w:eastAsia="Times New Roman" w:cstheme="minorHAnsi"/>
          <w:sz w:val="24"/>
          <w:szCs w:val="24"/>
        </w:rPr>
      </w:pPr>
      <w:r w:rsidRPr="00134BC3">
        <w:rPr>
          <w:rFonts w:eastAsia="Times New Roman" w:cstheme="minorHAnsi"/>
        </w:rPr>
        <w:t>11</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4</w:t>
      </w:r>
      <w:r>
        <w:rPr>
          <w:rFonts w:eastAsia="Times New Roman" w:cstheme="minorHAnsi"/>
        </w:rPr>
        <w:tab/>
      </w:r>
      <w:r>
        <w:rPr>
          <w:rFonts w:eastAsia="Times New Roman" w:cstheme="minorHAnsi"/>
        </w:rPr>
        <w:tab/>
      </w:r>
      <w:r w:rsidR="00AB25EF" w:rsidRPr="00134BC3">
        <w:rPr>
          <w:rFonts w:eastAsia="Times New Roman" w:cstheme="minorHAnsi"/>
        </w:rPr>
        <w:t>Hunter Archetype Feature</w:t>
      </w:r>
      <w:r w:rsidR="00855C8E">
        <w:rPr>
          <w:rFonts w:eastAsia="Times New Roman" w:cstheme="minorHAnsi"/>
        </w:rPr>
        <w:tab/>
      </w:r>
      <w:r w:rsidR="00BA0978">
        <w:rPr>
          <w:rFonts w:eastAsia="Times New Roman" w:cstheme="minorHAnsi"/>
        </w:rPr>
        <w:t>5</w:t>
      </w:r>
      <w:r w:rsidR="00855C8E">
        <w:rPr>
          <w:rFonts w:eastAsia="Times New Roman" w:cstheme="minorHAnsi"/>
        </w:rPr>
        <w:tab/>
      </w:r>
      <w:r w:rsidR="00855C8E">
        <w:rPr>
          <w:rFonts w:eastAsia="Times New Roman" w:cstheme="minorHAnsi"/>
        </w:rPr>
        <w:tab/>
      </w:r>
      <w:r w:rsidR="008949C0">
        <w:rPr>
          <w:rFonts w:eastAsia="Times New Roman" w:cstheme="minorHAnsi"/>
        </w:rPr>
        <w:t>6</w:t>
      </w:r>
      <w:r w:rsidR="00855C8E">
        <w:rPr>
          <w:rFonts w:eastAsia="Times New Roman" w:cstheme="minorHAnsi"/>
        </w:rPr>
        <w:t xml:space="preserve"> (3rd)</w:t>
      </w:r>
    </w:p>
    <w:p w14:paraId="2740C5DA" w14:textId="77777777" w:rsidR="008949C0" w:rsidRPr="000D5DB5" w:rsidRDefault="00BE38CD">
      <w:pPr>
        <w:contextualSpacing/>
        <w:rPr>
          <w:rFonts w:eastAsia="Times New Roman" w:cstheme="minorHAnsi"/>
          <w:sz w:val="24"/>
          <w:szCs w:val="24"/>
        </w:rPr>
      </w:pPr>
      <w:r w:rsidRPr="00134BC3">
        <w:rPr>
          <w:rFonts w:eastAsia="Times New Roman" w:cstheme="minorHAnsi"/>
        </w:rPr>
        <w:t>12</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4</w:t>
      </w:r>
      <w:r>
        <w:rPr>
          <w:rFonts w:eastAsia="Times New Roman" w:cstheme="minorHAnsi"/>
        </w:rPr>
        <w:tab/>
      </w:r>
      <w:r>
        <w:rPr>
          <w:rFonts w:eastAsia="Times New Roman" w:cstheme="minorHAnsi"/>
        </w:rPr>
        <w:tab/>
      </w:r>
      <w:r w:rsidR="00AB25EF" w:rsidRPr="00134BC3">
        <w:rPr>
          <w:rFonts w:eastAsia="Times New Roman" w:cstheme="minorHAnsi"/>
        </w:rPr>
        <w:t>Ability Score Improvement</w:t>
      </w:r>
      <w:r w:rsidR="00855C8E">
        <w:rPr>
          <w:rFonts w:eastAsia="Times New Roman" w:cstheme="minorHAnsi"/>
        </w:rPr>
        <w:tab/>
      </w:r>
      <w:r w:rsidR="00BA0978">
        <w:rPr>
          <w:rFonts w:eastAsia="Times New Roman" w:cstheme="minorHAnsi"/>
        </w:rPr>
        <w:t>5</w:t>
      </w:r>
      <w:r w:rsidR="00855C8E">
        <w:rPr>
          <w:rFonts w:eastAsia="Times New Roman" w:cstheme="minorHAnsi"/>
        </w:rPr>
        <w:tab/>
      </w:r>
      <w:r w:rsidR="00855C8E">
        <w:rPr>
          <w:rFonts w:eastAsia="Times New Roman" w:cstheme="minorHAnsi"/>
        </w:rPr>
        <w:tab/>
      </w:r>
      <w:r w:rsidR="008949C0">
        <w:rPr>
          <w:rFonts w:eastAsia="Times New Roman" w:cstheme="minorHAnsi"/>
        </w:rPr>
        <w:t>6 (3rd)</w:t>
      </w:r>
    </w:p>
    <w:p w14:paraId="7AF31522" w14:textId="77777777" w:rsidR="00AB25EF" w:rsidRPr="000D5DB5" w:rsidRDefault="00BE38CD">
      <w:pPr>
        <w:contextualSpacing/>
        <w:rPr>
          <w:rFonts w:eastAsia="Times New Roman" w:cstheme="minorHAnsi"/>
          <w:sz w:val="24"/>
          <w:szCs w:val="24"/>
        </w:rPr>
      </w:pPr>
      <w:r w:rsidRPr="00134BC3">
        <w:rPr>
          <w:rFonts w:eastAsia="Times New Roman" w:cstheme="minorHAnsi"/>
        </w:rPr>
        <w:t>13</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w:t>
      </w:r>
      <w:r w:rsidR="008949C0">
        <w:rPr>
          <w:rFonts w:eastAsia="Times New Roman" w:cstheme="minorHAnsi"/>
        </w:rPr>
        <w:tab/>
      </w:r>
      <w:r w:rsidR="008949C0">
        <w:rPr>
          <w:rFonts w:eastAsia="Times New Roman" w:cstheme="minorHAnsi"/>
        </w:rPr>
        <w:tab/>
      </w:r>
      <w:r w:rsidR="008949C0">
        <w:rPr>
          <w:rFonts w:eastAsia="Times New Roman" w:cstheme="minorHAnsi"/>
        </w:rPr>
        <w:tab/>
      </w:r>
      <w:r w:rsidR="008949C0">
        <w:rPr>
          <w:rFonts w:eastAsia="Times New Roman" w:cstheme="minorHAnsi"/>
        </w:rPr>
        <w:tab/>
      </w:r>
      <w:r w:rsidR="00BA0978">
        <w:rPr>
          <w:rFonts w:eastAsia="Times New Roman" w:cstheme="minorHAnsi"/>
        </w:rPr>
        <w:t>5</w:t>
      </w:r>
      <w:r w:rsidR="008949C0">
        <w:rPr>
          <w:rFonts w:eastAsia="Times New Roman" w:cstheme="minorHAnsi"/>
        </w:rPr>
        <w:tab/>
      </w:r>
      <w:r w:rsidR="008949C0">
        <w:rPr>
          <w:rFonts w:eastAsia="Times New Roman" w:cstheme="minorHAnsi"/>
        </w:rPr>
        <w:tab/>
        <w:t>7 (4th)</w:t>
      </w:r>
    </w:p>
    <w:p w14:paraId="5A7EAA7E" w14:textId="77777777" w:rsidR="00AB25EF" w:rsidRPr="000D5DB5" w:rsidRDefault="00BE38CD" w:rsidP="00FE7BC8">
      <w:pPr>
        <w:contextualSpacing/>
        <w:rPr>
          <w:rFonts w:eastAsia="Times New Roman" w:cstheme="minorHAnsi"/>
          <w:sz w:val="24"/>
          <w:szCs w:val="24"/>
        </w:rPr>
      </w:pPr>
      <w:r w:rsidRPr="00134BC3">
        <w:rPr>
          <w:rFonts w:eastAsia="Times New Roman" w:cstheme="minorHAnsi"/>
        </w:rPr>
        <w:t>14</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Favored Enemy</w:t>
      </w:r>
      <w:r w:rsidR="00BA0978">
        <w:rPr>
          <w:rFonts w:eastAsia="Times New Roman" w:cstheme="minorHAnsi"/>
        </w:rPr>
        <w:tab/>
      </w:r>
      <w:r w:rsidR="00BA0978">
        <w:rPr>
          <w:rFonts w:eastAsia="Times New Roman" w:cstheme="minorHAnsi"/>
        </w:rPr>
        <w:tab/>
      </w:r>
      <w:r w:rsidR="008949C0">
        <w:rPr>
          <w:rFonts w:eastAsia="Times New Roman" w:cstheme="minorHAnsi"/>
        </w:rPr>
        <w:tab/>
      </w:r>
      <w:r w:rsidR="00BA0978">
        <w:rPr>
          <w:rFonts w:eastAsia="Times New Roman" w:cstheme="minorHAnsi"/>
        </w:rPr>
        <w:t>6</w:t>
      </w:r>
      <w:r w:rsidR="00FE7BC8">
        <w:rPr>
          <w:rFonts w:eastAsia="Times New Roman" w:cstheme="minorHAnsi"/>
        </w:rPr>
        <w:tab/>
      </w:r>
      <w:r w:rsidR="00FE7BC8">
        <w:rPr>
          <w:rFonts w:eastAsia="Times New Roman" w:cstheme="minorHAnsi"/>
        </w:rPr>
        <w:tab/>
      </w:r>
      <w:r w:rsidR="008949C0">
        <w:rPr>
          <w:rFonts w:eastAsia="Times New Roman" w:cstheme="minorHAnsi"/>
        </w:rPr>
        <w:t>7 (4th)</w:t>
      </w:r>
    </w:p>
    <w:p w14:paraId="485F8867" w14:textId="77777777" w:rsidR="00AB25EF" w:rsidRPr="000D5DB5" w:rsidRDefault="00BE38CD">
      <w:pPr>
        <w:contextualSpacing/>
        <w:rPr>
          <w:rFonts w:eastAsia="Times New Roman" w:cstheme="minorHAnsi"/>
          <w:sz w:val="24"/>
          <w:szCs w:val="24"/>
        </w:rPr>
      </w:pPr>
      <w:r w:rsidRPr="00134BC3">
        <w:rPr>
          <w:rFonts w:eastAsia="Times New Roman" w:cstheme="minorHAnsi"/>
        </w:rPr>
        <w:t>15</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Hunter Archetype Featur</w:t>
      </w:r>
      <w:r>
        <w:rPr>
          <w:rFonts w:eastAsia="Times New Roman" w:cstheme="minorHAnsi"/>
        </w:rPr>
        <w:t>e</w:t>
      </w:r>
      <w:r w:rsidR="008949C0">
        <w:rPr>
          <w:rFonts w:eastAsia="Times New Roman" w:cstheme="minorHAnsi"/>
        </w:rPr>
        <w:tab/>
      </w:r>
      <w:r w:rsidR="00BA0978">
        <w:rPr>
          <w:rFonts w:eastAsia="Times New Roman" w:cstheme="minorHAnsi"/>
        </w:rPr>
        <w:t>6</w:t>
      </w:r>
      <w:r w:rsidR="008949C0">
        <w:rPr>
          <w:rFonts w:eastAsia="Times New Roman" w:cstheme="minorHAnsi"/>
        </w:rPr>
        <w:tab/>
      </w:r>
      <w:r w:rsidR="008949C0">
        <w:rPr>
          <w:rFonts w:eastAsia="Times New Roman" w:cstheme="minorHAnsi"/>
        </w:rPr>
        <w:tab/>
        <w:t>8 (4th)</w:t>
      </w:r>
    </w:p>
    <w:p w14:paraId="1400AF16" w14:textId="77777777" w:rsidR="00AB25EF" w:rsidRPr="000D5DB5" w:rsidRDefault="00BE38CD">
      <w:pPr>
        <w:contextualSpacing/>
        <w:rPr>
          <w:rFonts w:eastAsia="Times New Roman" w:cstheme="minorHAnsi"/>
          <w:sz w:val="24"/>
          <w:szCs w:val="24"/>
        </w:rPr>
      </w:pPr>
      <w:r w:rsidRPr="00134BC3">
        <w:rPr>
          <w:rFonts w:eastAsia="Times New Roman" w:cstheme="minorHAnsi"/>
        </w:rPr>
        <w:t>16</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Ability Score Improvement</w:t>
      </w:r>
      <w:r w:rsidR="00A520D0">
        <w:rPr>
          <w:rFonts w:eastAsia="Times New Roman" w:cstheme="minorHAnsi"/>
        </w:rPr>
        <w:tab/>
      </w:r>
      <w:r w:rsidR="00BA0978">
        <w:rPr>
          <w:rFonts w:eastAsia="Times New Roman" w:cstheme="minorHAnsi"/>
        </w:rPr>
        <w:t>6</w:t>
      </w:r>
      <w:r w:rsidR="008949C0">
        <w:rPr>
          <w:rFonts w:eastAsia="Times New Roman" w:cstheme="minorHAnsi"/>
        </w:rPr>
        <w:tab/>
      </w:r>
      <w:r w:rsidR="008949C0">
        <w:rPr>
          <w:rFonts w:eastAsia="Times New Roman" w:cstheme="minorHAnsi"/>
        </w:rPr>
        <w:tab/>
        <w:t>8 (4th)</w:t>
      </w:r>
    </w:p>
    <w:p w14:paraId="7949A665" w14:textId="77777777" w:rsidR="00AB25EF" w:rsidRPr="000D5DB5" w:rsidRDefault="00BE38CD">
      <w:pPr>
        <w:contextualSpacing/>
        <w:rPr>
          <w:rFonts w:eastAsia="Times New Roman" w:cstheme="minorHAnsi"/>
          <w:sz w:val="24"/>
          <w:szCs w:val="24"/>
        </w:rPr>
      </w:pPr>
      <w:r w:rsidRPr="00134BC3">
        <w:rPr>
          <w:rFonts w:eastAsia="Times New Roman" w:cstheme="minorHAnsi"/>
        </w:rPr>
        <w:t>17</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6</w:t>
      </w:r>
      <w:r>
        <w:rPr>
          <w:rFonts w:eastAsia="Times New Roman" w:cstheme="minorHAnsi"/>
        </w:rPr>
        <w:tab/>
      </w:r>
      <w:r>
        <w:rPr>
          <w:rFonts w:eastAsia="Times New Roman" w:cstheme="minorHAnsi"/>
        </w:rPr>
        <w:tab/>
      </w:r>
      <w:r w:rsidR="00AB25EF" w:rsidRPr="00134BC3">
        <w:rPr>
          <w:rFonts w:eastAsia="Times New Roman" w:cstheme="minorHAnsi"/>
        </w:rPr>
        <w:t>-</w:t>
      </w:r>
      <w:r w:rsidR="008949C0">
        <w:rPr>
          <w:rFonts w:eastAsia="Times New Roman" w:cstheme="minorHAnsi"/>
        </w:rPr>
        <w:tab/>
      </w:r>
      <w:r w:rsidR="008949C0">
        <w:rPr>
          <w:rFonts w:eastAsia="Times New Roman" w:cstheme="minorHAnsi"/>
        </w:rPr>
        <w:tab/>
      </w:r>
      <w:r w:rsidR="008949C0">
        <w:rPr>
          <w:rFonts w:eastAsia="Times New Roman" w:cstheme="minorHAnsi"/>
        </w:rPr>
        <w:tab/>
      </w:r>
      <w:r w:rsidR="008949C0">
        <w:rPr>
          <w:rFonts w:eastAsia="Times New Roman" w:cstheme="minorHAnsi"/>
        </w:rPr>
        <w:tab/>
      </w:r>
      <w:r w:rsidR="00BA0978">
        <w:rPr>
          <w:rFonts w:eastAsia="Times New Roman" w:cstheme="minorHAnsi"/>
        </w:rPr>
        <w:t>6</w:t>
      </w:r>
      <w:r w:rsidR="008949C0">
        <w:rPr>
          <w:rFonts w:eastAsia="Times New Roman" w:cstheme="minorHAnsi"/>
        </w:rPr>
        <w:tab/>
      </w:r>
      <w:r w:rsidR="008949C0">
        <w:rPr>
          <w:rFonts w:eastAsia="Times New Roman" w:cstheme="minorHAnsi"/>
        </w:rPr>
        <w:tab/>
        <w:t>9 (5th)</w:t>
      </w:r>
    </w:p>
    <w:p w14:paraId="198174DE" w14:textId="77777777" w:rsidR="00AB25EF" w:rsidRPr="000D5DB5" w:rsidRDefault="00BE38CD">
      <w:pPr>
        <w:contextualSpacing/>
        <w:rPr>
          <w:rFonts w:eastAsia="Times New Roman" w:cstheme="minorHAnsi"/>
          <w:sz w:val="24"/>
          <w:szCs w:val="24"/>
        </w:rPr>
      </w:pPr>
      <w:r w:rsidRPr="00134BC3">
        <w:rPr>
          <w:rFonts w:eastAsia="Times New Roman" w:cstheme="minorHAnsi"/>
        </w:rPr>
        <w:t>18</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6</w:t>
      </w:r>
      <w:r>
        <w:rPr>
          <w:rFonts w:eastAsia="Times New Roman" w:cstheme="minorHAnsi"/>
        </w:rPr>
        <w:tab/>
      </w:r>
      <w:r>
        <w:rPr>
          <w:rFonts w:eastAsia="Times New Roman" w:cstheme="minorHAnsi"/>
        </w:rPr>
        <w:tab/>
      </w:r>
      <w:r w:rsidR="00BA0978">
        <w:rPr>
          <w:rFonts w:eastAsia="Times New Roman" w:cstheme="minorHAnsi"/>
        </w:rPr>
        <w:t>-</w:t>
      </w:r>
      <w:r w:rsidR="00BA0978">
        <w:rPr>
          <w:rFonts w:eastAsia="Times New Roman" w:cstheme="minorHAnsi"/>
        </w:rPr>
        <w:tab/>
      </w:r>
      <w:r w:rsidR="008949C0">
        <w:rPr>
          <w:rFonts w:eastAsia="Times New Roman" w:cstheme="minorHAnsi"/>
        </w:rPr>
        <w:tab/>
      </w:r>
      <w:r w:rsidR="008949C0">
        <w:rPr>
          <w:rFonts w:eastAsia="Times New Roman" w:cstheme="minorHAnsi"/>
        </w:rPr>
        <w:tab/>
      </w:r>
      <w:r w:rsidR="008949C0">
        <w:rPr>
          <w:rFonts w:eastAsia="Times New Roman" w:cstheme="minorHAnsi"/>
        </w:rPr>
        <w:tab/>
      </w:r>
      <w:r w:rsidR="00BA0978">
        <w:rPr>
          <w:rFonts w:eastAsia="Times New Roman" w:cstheme="minorHAnsi"/>
        </w:rPr>
        <w:t>7</w:t>
      </w:r>
      <w:r w:rsidR="008949C0">
        <w:rPr>
          <w:rFonts w:eastAsia="Times New Roman" w:cstheme="minorHAnsi"/>
        </w:rPr>
        <w:tab/>
      </w:r>
      <w:r w:rsidR="008949C0">
        <w:rPr>
          <w:rFonts w:eastAsia="Times New Roman" w:cstheme="minorHAnsi"/>
        </w:rPr>
        <w:tab/>
        <w:t>9 (5th)</w:t>
      </w:r>
    </w:p>
    <w:p w14:paraId="166D2C03" w14:textId="77777777" w:rsidR="00AB25EF" w:rsidRPr="000D5DB5" w:rsidRDefault="00BE38CD">
      <w:pPr>
        <w:contextualSpacing/>
        <w:rPr>
          <w:rFonts w:eastAsia="Times New Roman" w:cstheme="minorHAnsi"/>
          <w:sz w:val="24"/>
          <w:szCs w:val="24"/>
        </w:rPr>
      </w:pPr>
      <w:r w:rsidRPr="00134BC3">
        <w:rPr>
          <w:rFonts w:eastAsia="Times New Roman" w:cstheme="minorHAnsi"/>
        </w:rPr>
        <w:t>19</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6</w:t>
      </w:r>
      <w:r>
        <w:rPr>
          <w:rFonts w:eastAsia="Times New Roman" w:cstheme="minorHAnsi"/>
        </w:rPr>
        <w:tab/>
      </w:r>
      <w:r>
        <w:rPr>
          <w:rFonts w:eastAsia="Times New Roman" w:cstheme="minorHAnsi"/>
        </w:rPr>
        <w:tab/>
      </w:r>
      <w:r w:rsidR="00AB25EF" w:rsidRPr="00134BC3">
        <w:rPr>
          <w:rFonts w:eastAsia="Times New Roman" w:cstheme="minorHAnsi"/>
        </w:rPr>
        <w:t>Ability Score Improvement</w:t>
      </w:r>
      <w:r w:rsidR="00A520D0">
        <w:rPr>
          <w:rFonts w:eastAsia="Times New Roman" w:cstheme="minorHAnsi"/>
        </w:rPr>
        <w:tab/>
      </w:r>
      <w:r w:rsidR="00BA0978">
        <w:rPr>
          <w:rFonts w:eastAsia="Times New Roman" w:cstheme="minorHAnsi"/>
        </w:rPr>
        <w:t>7</w:t>
      </w:r>
      <w:r w:rsidR="00A520D0">
        <w:rPr>
          <w:rFonts w:eastAsia="Times New Roman" w:cstheme="minorHAnsi"/>
        </w:rPr>
        <w:tab/>
      </w:r>
      <w:r w:rsidR="008949C0">
        <w:rPr>
          <w:rFonts w:eastAsia="Times New Roman" w:cstheme="minorHAnsi"/>
        </w:rPr>
        <w:tab/>
        <w:t>10 (5th)</w:t>
      </w:r>
    </w:p>
    <w:p w14:paraId="753E2DE0" w14:textId="77777777" w:rsidR="00AB25EF" w:rsidRPr="000D5DB5" w:rsidRDefault="00BE38CD">
      <w:pPr>
        <w:contextualSpacing/>
        <w:rPr>
          <w:rFonts w:eastAsia="Times New Roman" w:cstheme="minorHAnsi"/>
          <w:sz w:val="24"/>
          <w:szCs w:val="24"/>
        </w:rPr>
      </w:pPr>
      <w:r w:rsidRPr="00134BC3">
        <w:rPr>
          <w:rFonts w:eastAsia="Times New Roman" w:cstheme="minorHAnsi"/>
        </w:rPr>
        <w:t>20</w:t>
      </w:r>
      <w:r>
        <w:rPr>
          <w:rFonts w:eastAsia="Times New Roman" w:cstheme="minorHAnsi"/>
        </w:rPr>
        <w:t>th</w:t>
      </w:r>
      <w:r>
        <w:rPr>
          <w:rFonts w:eastAsia="Times New Roman" w:cstheme="minorHAnsi"/>
        </w:rPr>
        <w:tab/>
      </w:r>
      <w:r w:rsidR="00AB25EF" w:rsidRPr="00134BC3">
        <w:rPr>
          <w:rFonts w:eastAsia="Times New Roman" w:cstheme="minorHAnsi"/>
        </w:rPr>
        <w:t>+</w:t>
      </w:r>
      <w:r w:rsidRPr="00134BC3">
        <w:rPr>
          <w:rFonts w:eastAsia="Times New Roman" w:cstheme="minorHAnsi"/>
        </w:rPr>
        <w:t>6</w:t>
      </w:r>
      <w:r>
        <w:rPr>
          <w:rFonts w:eastAsia="Times New Roman" w:cstheme="minorHAnsi"/>
        </w:rPr>
        <w:tab/>
      </w:r>
      <w:r>
        <w:rPr>
          <w:rFonts w:eastAsia="Times New Roman" w:cstheme="minorHAnsi"/>
        </w:rPr>
        <w:tab/>
      </w:r>
      <w:r w:rsidR="00AB25EF" w:rsidRPr="00134BC3">
        <w:rPr>
          <w:rFonts w:eastAsia="Times New Roman" w:cstheme="minorHAnsi"/>
        </w:rPr>
        <w:t>Foe Slayer</w:t>
      </w:r>
      <w:r w:rsidR="008949C0">
        <w:rPr>
          <w:rFonts w:eastAsia="Times New Roman" w:cstheme="minorHAnsi"/>
        </w:rPr>
        <w:tab/>
      </w:r>
      <w:r w:rsidR="008949C0">
        <w:rPr>
          <w:rFonts w:eastAsia="Times New Roman" w:cstheme="minorHAnsi"/>
        </w:rPr>
        <w:tab/>
      </w:r>
      <w:r w:rsidR="008949C0">
        <w:rPr>
          <w:rFonts w:eastAsia="Times New Roman" w:cstheme="minorHAnsi"/>
        </w:rPr>
        <w:tab/>
      </w:r>
      <w:r w:rsidR="00BA0978">
        <w:rPr>
          <w:rFonts w:eastAsia="Times New Roman" w:cstheme="minorHAnsi"/>
        </w:rPr>
        <w:t>7</w:t>
      </w:r>
      <w:r w:rsidR="008949C0">
        <w:rPr>
          <w:rFonts w:eastAsia="Times New Roman" w:cstheme="minorHAnsi"/>
        </w:rPr>
        <w:tab/>
      </w:r>
      <w:r w:rsidR="008949C0">
        <w:rPr>
          <w:rFonts w:eastAsia="Times New Roman" w:cstheme="minorHAnsi"/>
        </w:rPr>
        <w:tab/>
        <w:t>10 (5th)</w:t>
      </w:r>
    </w:p>
    <w:p w14:paraId="6D72F2D1" w14:textId="77777777" w:rsidR="00AB25EF" w:rsidRPr="000D5DB5" w:rsidRDefault="00AB25EF">
      <w:pPr>
        <w:contextualSpacing/>
        <w:rPr>
          <w:rFonts w:eastAsia="Times New Roman" w:cstheme="minorHAnsi"/>
          <w:sz w:val="24"/>
          <w:szCs w:val="24"/>
        </w:rPr>
      </w:pPr>
    </w:p>
    <w:p w14:paraId="6DDA334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Favored Enemy</w:t>
      </w:r>
    </w:p>
    <w:p w14:paraId="66EE5EFE" w14:textId="77777777" w:rsidR="00D27C9E" w:rsidRDefault="00AB25EF" w:rsidP="00D27C9E">
      <w:pPr>
        <w:contextualSpacing/>
        <w:rPr>
          <w:ins w:id="1856" w:author="Admin" w:date="2021-06-24T20:44:00Z"/>
          <w:rFonts w:eastAsia="Times New Roman" w:cstheme="minorHAnsi"/>
          <w:color w:val="000000"/>
        </w:rPr>
      </w:pPr>
      <w:r w:rsidRPr="000D5DB5">
        <w:rPr>
          <w:rFonts w:eastAsia="Times New Roman" w:cstheme="minorHAnsi"/>
          <w:color w:val="000000"/>
        </w:rPr>
        <w:t xml:space="preserve">Beginning at 1st level, you have significant experience studying, tracking, hunting, and even talking to a certain type of </w:t>
      </w:r>
      <w:bookmarkStart w:id="1857" w:name="_Hlk19021641"/>
      <w:r w:rsidRPr="000D5DB5">
        <w:rPr>
          <w:rFonts w:eastAsia="Times New Roman" w:cstheme="minorHAnsi"/>
          <w:color w:val="000000"/>
        </w:rPr>
        <w:t xml:space="preserve">enemy. </w:t>
      </w:r>
      <w:ins w:id="1858" w:author="Admin" w:date="2021-06-24T20:44:00Z">
        <w:r w:rsidR="00D27C9E">
          <w:rPr>
            <w:rFonts w:eastAsia="Times New Roman" w:cstheme="minorHAnsi"/>
            <w:color w:val="000000"/>
          </w:rPr>
          <w:t xml:space="preserve">You gain the Favored Enemy talent. At </w:t>
        </w:r>
      </w:ins>
      <w:ins w:id="1859" w:author="Admin" w:date="2021-06-24T20:45:00Z">
        <w:r w:rsidR="00D27C9E">
          <w:rPr>
            <w:rFonts w:eastAsia="Times New Roman" w:cstheme="minorHAnsi"/>
            <w:color w:val="000000"/>
          </w:rPr>
          <w:t>6</w:t>
        </w:r>
      </w:ins>
      <w:ins w:id="1860" w:author="Admin" w:date="2021-06-24T20:44:00Z">
        <w:r w:rsidR="00D27C9E">
          <w:rPr>
            <w:rFonts w:eastAsia="Times New Roman" w:cstheme="minorHAnsi"/>
            <w:color w:val="000000"/>
          </w:rPr>
          <w:t xml:space="preserve">th </w:t>
        </w:r>
      </w:ins>
      <w:ins w:id="1861" w:author="Admin" w:date="2021-06-24T20:45:00Z">
        <w:r w:rsidR="00D27C9E">
          <w:rPr>
            <w:rFonts w:eastAsia="Times New Roman" w:cstheme="minorHAnsi"/>
            <w:color w:val="000000"/>
          </w:rPr>
          <w:t xml:space="preserve">and 14th level, you gain it again. </w:t>
        </w:r>
      </w:ins>
    </w:p>
    <w:p w14:paraId="61BF30A1" w14:textId="77777777" w:rsidR="00AB25EF" w:rsidRPr="000D5DB5" w:rsidDel="00D27C9E" w:rsidRDefault="00AB25EF">
      <w:pPr>
        <w:contextualSpacing/>
        <w:rPr>
          <w:del w:id="1862" w:author="Admin" w:date="2021-06-24T20:45:00Z"/>
          <w:rFonts w:eastAsia="Times New Roman" w:cstheme="minorHAnsi"/>
          <w:sz w:val="24"/>
          <w:szCs w:val="24"/>
        </w:rPr>
      </w:pPr>
      <w:del w:id="1863" w:author="Admin" w:date="2021-06-24T20:45:00Z">
        <w:r w:rsidRPr="000D5DB5" w:rsidDel="00D27C9E">
          <w:rPr>
            <w:rFonts w:eastAsia="Times New Roman" w:cstheme="minorHAnsi"/>
            <w:color w:val="000000"/>
          </w:rPr>
          <w:delText>Choose a type of favored enemy: aberrations, beasts, celestials, constructs, dragons, elementals, fey, fiends, giants, monstrosities, oozes, plants, or undead. Alternatively, you can select two races of humanoid (such as gnolls and orcs) as favored enemies.</w:delText>
        </w:r>
      </w:del>
    </w:p>
    <w:p w14:paraId="7EB98213" w14:textId="77777777" w:rsidR="00AB25EF" w:rsidRPr="000D5DB5" w:rsidDel="00D27C9E" w:rsidRDefault="00AB25EF" w:rsidP="003F1310">
      <w:pPr>
        <w:contextualSpacing/>
        <w:rPr>
          <w:del w:id="1864" w:author="Admin" w:date="2021-06-24T20:45:00Z"/>
          <w:rFonts w:eastAsia="Times New Roman" w:cstheme="minorHAnsi"/>
          <w:sz w:val="24"/>
          <w:szCs w:val="24"/>
        </w:rPr>
      </w:pPr>
      <w:del w:id="1865" w:author="Admin" w:date="2021-06-24T20:45:00Z">
        <w:r w:rsidRPr="000D5DB5" w:rsidDel="00D27C9E">
          <w:rPr>
            <w:rFonts w:eastAsia="Times New Roman" w:cstheme="minorHAnsi"/>
            <w:color w:val="000000"/>
          </w:rPr>
          <w:delText xml:space="preserve">You have advantage on </w:delText>
        </w:r>
        <w:r w:rsidR="002E3B9E" w:rsidDel="00D27C9E">
          <w:rPr>
            <w:rFonts w:eastAsia="Times New Roman" w:cstheme="minorHAnsi"/>
            <w:color w:val="000000"/>
          </w:rPr>
          <w:delText>contested skill</w:delText>
        </w:r>
        <w:r w:rsidRPr="000D5DB5" w:rsidDel="00D27C9E">
          <w:rPr>
            <w:rFonts w:eastAsia="Times New Roman" w:cstheme="minorHAnsi"/>
            <w:color w:val="000000"/>
          </w:rPr>
          <w:delText xml:space="preserve"> checks against your favored enemies, as well as on Intelligence checks to</w:delText>
        </w:r>
        <w:r w:rsidR="00CA43BE" w:rsidDel="00D27C9E">
          <w:rPr>
            <w:rFonts w:eastAsia="Times New Roman" w:cstheme="minorHAnsi"/>
            <w:color w:val="000000"/>
          </w:rPr>
          <w:delText xml:space="preserve"> recall information about them</w:delText>
        </w:r>
        <w:r w:rsidR="00AF028C" w:rsidRPr="000D5DB5" w:rsidDel="00D27C9E">
          <w:rPr>
            <w:rFonts w:eastAsia="Times New Roman" w:cstheme="minorHAnsi"/>
            <w:color w:val="000000"/>
          </w:rPr>
          <w:delText xml:space="preserve">, and when making an attack against them, you deal </w:delText>
        </w:r>
        <w:r w:rsidR="003F1310" w:rsidDel="00D27C9E">
          <w:rPr>
            <w:rFonts w:eastAsia="Times New Roman" w:cstheme="minorHAnsi"/>
            <w:color w:val="000000"/>
          </w:rPr>
          <w:delText xml:space="preserve">2 </w:delText>
        </w:r>
        <w:r w:rsidR="00AF028C" w:rsidRPr="000D5DB5" w:rsidDel="00D27C9E">
          <w:rPr>
            <w:rFonts w:eastAsia="Times New Roman" w:cstheme="minorHAnsi"/>
            <w:color w:val="000000"/>
          </w:rPr>
          <w:delText xml:space="preserve">extra </w:delText>
        </w:r>
        <w:r w:rsidR="003F1310" w:rsidDel="00D27C9E">
          <w:rPr>
            <w:rFonts w:eastAsia="Times New Roman" w:cstheme="minorHAnsi"/>
            <w:color w:val="000000"/>
          </w:rPr>
          <w:delText xml:space="preserve">points of </w:delText>
        </w:r>
        <w:r w:rsidR="00AF028C" w:rsidRPr="000D5DB5" w:rsidDel="00D27C9E">
          <w:rPr>
            <w:rFonts w:eastAsia="Times New Roman" w:cstheme="minorHAnsi"/>
            <w:color w:val="000000"/>
          </w:rPr>
          <w:delText>damage</w:delText>
        </w:r>
        <w:r w:rsidRPr="000D5DB5" w:rsidDel="00D27C9E">
          <w:rPr>
            <w:rFonts w:eastAsia="Times New Roman" w:cstheme="minorHAnsi"/>
            <w:color w:val="000000"/>
          </w:rPr>
          <w:delText>.</w:delText>
        </w:r>
      </w:del>
    </w:p>
    <w:p w14:paraId="2DC02131" w14:textId="77777777" w:rsidR="00CA7E64" w:rsidDel="00D27C9E" w:rsidRDefault="00AB25EF" w:rsidP="00FE7BC8">
      <w:pPr>
        <w:contextualSpacing/>
        <w:rPr>
          <w:del w:id="1866" w:author="Admin" w:date="2021-06-24T20:45:00Z"/>
          <w:rFonts w:eastAsia="Times New Roman" w:cstheme="minorHAnsi"/>
          <w:color w:val="000000"/>
        </w:rPr>
      </w:pPr>
      <w:del w:id="1867" w:author="Admin" w:date="2021-06-24T20:45:00Z">
        <w:r w:rsidRPr="000D5DB5" w:rsidDel="00D27C9E">
          <w:rPr>
            <w:rFonts w:eastAsia="Times New Roman" w:cstheme="minorHAnsi"/>
            <w:color w:val="000000"/>
          </w:rPr>
          <w:lastRenderedPageBreak/>
          <w:delText>When you gain this feature, you also learn one language of your choice that is spoken by your favored enemies, if they speak one at all.</w:delText>
        </w:r>
        <w:r w:rsidR="00B82D99" w:rsidDel="00D27C9E">
          <w:rPr>
            <w:rFonts w:eastAsia="Times New Roman" w:cstheme="minorHAnsi"/>
            <w:sz w:val="24"/>
            <w:szCs w:val="24"/>
          </w:rPr>
          <w:delText xml:space="preserve"> </w:delText>
        </w:r>
        <w:r w:rsidRPr="000D5DB5" w:rsidDel="00D27C9E">
          <w:rPr>
            <w:rFonts w:eastAsia="Times New Roman" w:cstheme="minorHAnsi"/>
            <w:color w:val="000000"/>
          </w:rPr>
          <w:delText>As you gain levels, your choices reflect the types of monsters you have encountered on your adventures.</w:delText>
        </w:r>
        <w:r w:rsidR="00FE7BC8" w:rsidDel="00D27C9E">
          <w:rPr>
            <w:rFonts w:eastAsia="Times New Roman" w:cstheme="minorHAnsi"/>
            <w:color w:val="000000"/>
          </w:rPr>
          <w:delText xml:space="preserve"> </w:delText>
        </w:r>
        <w:r w:rsidR="00FE7BC8" w:rsidRPr="00FE7BC8" w:rsidDel="00D27C9E">
          <w:rPr>
            <w:rFonts w:eastAsia="Times New Roman" w:cstheme="minorHAnsi"/>
            <w:color w:val="000000"/>
          </w:rPr>
          <w:delText>You choose one additional favored enemy, as well as</w:delText>
        </w:r>
        <w:r w:rsidR="00FE7BC8" w:rsidDel="00D27C9E">
          <w:rPr>
            <w:rFonts w:eastAsia="Times New Roman" w:cstheme="minorHAnsi"/>
            <w:color w:val="000000"/>
          </w:rPr>
          <w:delText xml:space="preserve"> </w:delText>
        </w:r>
        <w:r w:rsidR="00FE7BC8" w:rsidRPr="00FE7BC8" w:rsidDel="00D27C9E">
          <w:rPr>
            <w:rFonts w:eastAsia="Times New Roman" w:cstheme="minorHAnsi"/>
            <w:color w:val="000000"/>
          </w:rPr>
          <w:delText>an associated language, at 6th and 14th level.</w:delText>
        </w:r>
        <w:r w:rsidR="00CA7E64" w:rsidDel="00D27C9E">
          <w:rPr>
            <w:rFonts w:eastAsia="Times New Roman" w:cstheme="minorHAnsi"/>
            <w:color w:val="000000"/>
          </w:rPr>
          <w:delText xml:space="preserve"> </w:delText>
        </w:r>
      </w:del>
    </w:p>
    <w:p w14:paraId="3EC62C3E" w14:textId="77777777" w:rsidR="00B82D99" w:rsidDel="00D27C9E" w:rsidRDefault="00B82D99" w:rsidP="00FE4CA5">
      <w:pPr>
        <w:contextualSpacing/>
        <w:rPr>
          <w:del w:id="1868" w:author="Admin" w:date="2021-06-24T20:45:00Z"/>
          <w:rFonts w:eastAsia="Times New Roman" w:cstheme="minorHAnsi"/>
          <w:color w:val="000000"/>
        </w:rPr>
      </w:pPr>
      <w:del w:id="1869" w:author="Admin" w:date="2021-06-24T20:45:00Z">
        <w:r w:rsidRPr="00B82D99" w:rsidDel="00D27C9E">
          <w:rPr>
            <w:rFonts w:eastAsia="Times New Roman" w:cstheme="minorHAnsi"/>
            <w:color w:val="000000"/>
          </w:rPr>
          <w:delText xml:space="preserve">You may switch </w:delText>
        </w:r>
        <w:r w:rsidR="00FE4CA5" w:rsidDel="00D27C9E">
          <w:rPr>
            <w:rFonts w:eastAsia="Times New Roman" w:cstheme="minorHAnsi"/>
            <w:color w:val="000000"/>
          </w:rPr>
          <w:delText xml:space="preserve">this feature (and your chosen </w:delText>
        </w:r>
        <w:r w:rsidRPr="00B82D99" w:rsidDel="00D27C9E">
          <w:rPr>
            <w:rFonts w:eastAsia="Times New Roman" w:cstheme="minorHAnsi"/>
            <w:color w:val="000000"/>
          </w:rPr>
          <w:delText>favored enemy</w:delText>
        </w:r>
        <w:r w:rsidR="00FE4CA5" w:rsidDel="00D27C9E">
          <w:rPr>
            <w:rFonts w:eastAsia="Times New Roman" w:cstheme="minorHAnsi"/>
            <w:color w:val="000000"/>
          </w:rPr>
          <w:delText>)</w:delText>
        </w:r>
        <w:r w:rsidRPr="00B82D99" w:rsidDel="00D27C9E">
          <w:rPr>
            <w:rFonts w:eastAsia="Times New Roman" w:cstheme="minorHAnsi"/>
            <w:color w:val="000000"/>
          </w:rPr>
          <w:delText xml:space="preserve"> by performing the following tasks</w:delText>
        </w:r>
        <w:r w:rsidDel="00D27C9E">
          <w:rPr>
            <w:rFonts w:eastAsia="Times New Roman" w:cstheme="minorHAnsi"/>
            <w:color w:val="000000"/>
          </w:rPr>
          <w:delText xml:space="preserve"> against one creature type (or two races of humanoids)</w:delText>
        </w:r>
        <w:r w:rsidRPr="00B82D99" w:rsidDel="00D27C9E">
          <w:rPr>
            <w:rFonts w:eastAsia="Times New Roman" w:cstheme="minorHAnsi"/>
            <w:color w:val="000000"/>
          </w:rPr>
          <w:delText xml:space="preserve">: </w:delText>
        </w:r>
      </w:del>
    </w:p>
    <w:p w14:paraId="539C1F63" w14:textId="77777777" w:rsidR="00B82D99" w:rsidDel="00D27C9E" w:rsidRDefault="00B82D99" w:rsidP="00AA0E10">
      <w:pPr>
        <w:pStyle w:val="ListParagraph"/>
        <w:numPr>
          <w:ilvl w:val="0"/>
          <w:numId w:val="9"/>
        </w:numPr>
        <w:ind w:left="360"/>
        <w:rPr>
          <w:del w:id="1870" w:author="Admin" w:date="2021-06-24T20:45:00Z"/>
          <w:rFonts w:eastAsia="Times New Roman" w:cstheme="minorHAnsi"/>
          <w:color w:val="000000"/>
        </w:rPr>
      </w:pPr>
      <w:del w:id="1871" w:author="Admin" w:date="2021-06-24T20:45:00Z">
        <w:r w:rsidDel="00D27C9E">
          <w:rPr>
            <w:rFonts w:eastAsia="Times New Roman" w:cstheme="minorHAnsi"/>
            <w:color w:val="000000"/>
          </w:rPr>
          <w:delText>D</w:delText>
        </w:r>
        <w:r w:rsidRPr="00B82D99" w:rsidDel="00D27C9E">
          <w:rPr>
            <w:rFonts w:eastAsia="Times New Roman" w:cstheme="minorHAnsi"/>
            <w:color w:val="000000"/>
          </w:rPr>
          <w:delText xml:space="preserve">efeat </w:delText>
        </w:r>
        <w:r w:rsidR="00280CEE" w:rsidDel="00D27C9E">
          <w:rPr>
            <w:rFonts w:eastAsia="Times New Roman" w:cstheme="minorHAnsi"/>
            <w:color w:val="000000"/>
          </w:rPr>
          <w:delText xml:space="preserve">it </w:delText>
        </w:r>
        <w:r w:rsidRPr="00B82D99" w:rsidDel="00D27C9E">
          <w:rPr>
            <w:rFonts w:eastAsia="Times New Roman" w:cstheme="minorHAnsi"/>
            <w:color w:val="000000"/>
          </w:rPr>
          <w:delText>in single combat</w:delText>
        </w:r>
      </w:del>
    </w:p>
    <w:p w14:paraId="276D0324" w14:textId="77777777" w:rsidR="00B82D99" w:rsidDel="00D27C9E" w:rsidRDefault="00B82D99" w:rsidP="00AA0E10">
      <w:pPr>
        <w:pStyle w:val="ListParagraph"/>
        <w:numPr>
          <w:ilvl w:val="0"/>
          <w:numId w:val="9"/>
        </w:numPr>
        <w:ind w:left="360"/>
        <w:rPr>
          <w:del w:id="1872" w:author="Admin" w:date="2021-06-24T20:45:00Z"/>
          <w:rFonts w:eastAsia="Times New Roman" w:cstheme="minorHAnsi"/>
          <w:color w:val="000000"/>
        </w:rPr>
      </w:pPr>
      <w:del w:id="1873" w:author="Admin" w:date="2021-06-24T20:45:00Z">
        <w:r w:rsidDel="00D27C9E">
          <w:rPr>
            <w:rFonts w:eastAsia="Times New Roman" w:cstheme="minorHAnsi"/>
            <w:color w:val="000000"/>
          </w:rPr>
          <w:delText>T</w:delText>
        </w:r>
        <w:r w:rsidRPr="00B82D99" w:rsidDel="00D27C9E">
          <w:rPr>
            <w:rFonts w:eastAsia="Times New Roman" w:cstheme="minorHAnsi"/>
            <w:color w:val="000000"/>
          </w:rPr>
          <w:delText xml:space="preserve">rack </w:delText>
        </w:r>
        <w:r w:rsidR="00280CEE" w:rsidDel="00D27C9E">
          <w:rPr>
            <w:rFonts w:eastAsia="Times New Roman" w:cstheme="minorHAnsi"/>
            <w:color w:val="000000"/>
          </w:rPr>
          <w:delText xml:space="preserve">and survey the creature type </w:delText>
        </w:r>
        <w:r w:rsidRPr="00B82D99" w:rsidDel="00D27C9E">
          <w:rPr>
            <w:rFonts w:eastAsia="Times New Roman" w:cstheme="minorHAnsi"/>
            <w:color w:val="000000"/>
          </w:rPr>
          <w:delText xml:space="preserve">for at </w:delText>
        </w:r>
        <w:r w:rsidR="00E07D35" w:rsidDel="00D27C9E">
          <w:rPr>
            <w:rFonts w:eastAsia="Times New Roman" w:cstheme="minorHAnsi"/>
            <w:color w:val="000000"/>
          </w:rPr>
          <w:delText>a total of 24 hours</w:delText>
        </w:r>
        <w:r w:rsidR="00FE4CA5" w:rsidDel="00D27C9E">
          <w:rPr>
            <w:rFonts w:eastAsia="Times New Roman" w:cstheme="minorHAnsi"/>
            <w:color w:val="000000"/>
          </w:rPr>
          <w:delText xml:space="preserve"> over 7 days</w:delText>
        </w:r>
      </w:del>
    </w:p>
    <w:p w14:paraId="1C1E3E51" w14:textId="77777777" w:rsidR="00B82D99" w:rsidDel="00D27C9E" w:rsidRDefault="00B82D99" w:rsidP="00AA0E10">
      <w:pPr>
        <w:pStyle w:val="ListParagraph"/>
        <w:numPr>
          <w:ilvl w:val="0"/>
          <w:numId w:val="9"/>
        </w:numPr>
        <w:ind w:left="360"/>
        <w:rPr>
          <w:del w:id="1874" w:author="Admin" w:date="2021-06-24T20:45:00Z"/>
          <w:rFonts w:eastAsia="Times New Roman" w:cstheme="minorHAnsi"/>
          <w:color w:val="000000"/>
        </w:rPr>
      </w:pPr>
      <w:del w:id="1875" w:author="Admin" w:date="2021-06-24T20:45:00Z">
        <w:r w:rsidDel="00D27C9E">
          <w:rPr>
            <w:rFonts w:eastAsia="Times New Roman" w:cstheme="minorHAnsi"/>
            <w:color w:val="000000"/>
          </w:rPr>
          <w:delText>E</w:delText>
        </w:r>
        <w:r w:rsidRPr="00B82D99" w:rsidDel="00D27C9E">
          <w:rPr>
            <w:rFonts w:eastAsia="Times New Roman" w:cstheme="minorHAnsi"/>
            <w:color w:val="000000"/>
          </w:rPr>
          <w:delText>xamine its corpse</w:delText>
        </w:r>
        <w:r w:rsidDel="00D27C9E">
          <w:rPr>
            <w:rFonts w:eastAsia="Times New Roman" w:cstheme="minorHAnsi"/>
            <w:color w:val="000000"/>
          </w:rPr>
          <w:delText xml:space="preserve"> for at one hour</w:delText>
        </w:r>
      </w:del>
    </w:p>
    <w:p w14:paraId="4F4972C8" w14:textId="77777777" w:rsidR="00AB25EF" w:rsidRPr="00B82D99" w:rsidDel="00D27C9E" w:rsidRDefault="00B82D99" w:rsidP="00E07D35">
      <w:pPr>
        <w:rPr>
          <w:del w:id="1876" w:author="Admin" w:date="2021-06-24T20:45:00Z"/>
          <w:rFonts w:eastAsia="Times New Roman" w:cstheme="minorHAnsi"/>
          <w:color w:val="000000"/>
        </w:rPr>
      </w:pPr>
      <w:del w:id="1877" w:author="Admin" w:date="2021-06-24T20:45:00Z">
        <w:r w:rsidRPr="00B82D99" w:rsidDel="00D27C9E">
          <w:rPr>
            <w:rFonts w:eastAsia="Times New Roman" w:cstheme="minorHAnsi"/>
            <w:color w:val="000000"/>
          </w:rPr>
          <w:delText>You cannot change a favored enemy this way if it is limited to an organization, but can do the same to other organizations. You may switch back to previously studied favored enemy at the end of a long rest.</w:delText>
        </w:r>
        <w:r w:rsidR="00280CEE" w:rsidDel="00D27C9E">
          <w:rPr>
            <w:rFonts w:eastAsia="Times New Roman" w:cstheme="minorHAnsi"/>
            <w:color w:val="000000"/>
          </w:rPr>
          <w:delText xml:space="preserve"> The language gained by the </w:delText>
        </w:r>
        <w:r w:rsidR="00E07D35" w:rsidDel="00D27C9E">
          <w:rPr>
            <w:rFonts w:eastAsia="Times New Roman" w:cstheme="minorHAnsi"/>
            <w:color w:val="000000"/>
          </w:rPr>
          <w:delText xml:space="preserve">initial </w:delText>
        </w:r>
        <w:r w:rsidR="00280CEE" w:rsidDel="00D27C9E">
          <w:rPr>
            <w:rFonts w:eastAsia="Times New Roman" w:cstheme="minorHAnsi"/>
            <w:color w:val="000000"/>
          </w:rPr>
          <w:delText>favored enemy choice</w:delText>
        </w:r>
        <w:r w:rsidR="00E07D35" w:rsidDel="00D27C9E">
          <w:rPr>
            <w:rFonts w:eastAsia="Times New Roman" w:cstheme="minorHAnsi"/>
            <w:color w:val="000000"/>
          </w:rPr>
          <w:delText>s</w:delText>
        </w:r>
        <w:r w:rsidR="00280CEE" w:rsidDel="00D27C9E">
          <w:rPr>
            <w:rFonts w:eastAsia="Times New Roman" w:cstheme="minorHAnsi"/>
            <w:color w:val="000000"/>
          </w:rPr>
          <w:delText xml:space="preserve"> cannot be re-chosen</w:delText>
        </w:r>
        <w:r w:rsidR="00E07D35" w:rsidDel="00D27C9E">
          <w:rPr>
            <w:rFonts w:eastAsia="Times New Roman" w:cstheme="minorHAnsi"/>
            <w:color w:val="000000"/>
          </w:rPr>
          <w:delText xml:space="preserve"> by switching favored enemies</w:delText>
        </w:r>
        <w:r w:rsidR="00280CEE" w:rsidDel="00D27C9E">
          <w:rPr>
            <w:rFonts w:eastAsia="Times New Roman" w:cstheme="minorHAnsi"/>
            <w:color w:val="000000"/>
          </w:rPr>
          <w:delText xml:space="preserve">. </w:delText>
        </w:r>
      </w:del>
    </w:p>
    <w:bookmarkEnd w:id="1857"/>
    <w:p w14:paraId="4FC535D3" w14:textId="77777777" w:rsidR="00BA144B" w:rsidRPr="000D5DB5" w:rsidRDefault="00BA144B">
      <w:pPr>
        <w:contextualSpacing/>
        <w:rPr>
          <w:rFonts w:eastAsia="Times New Roman" w:cstheme="minorHAnsi"/>
          <w:color w:val="000000"/>
        </w:rPr>
      </w:pPr>
    </w:p>
    <w:p w14:paraId="5BAED151" w14:textId="77777777" w:rsidR="00BA144B" w:rsidRPr="00134BC3" w:rsidRDefault="00BA144B">
      <w:pPr>
        <w:contextualSpacing/>
        <w:rPr>
          <w:rFonts w:eastAsia="Times New Roman" w:cstheme="minorHAnsi"/>
          <w:b/>
          <w:bCs/>
          <w:sz w:val="24"/>
          <w:szCs w:val="24"/>
        </w:rPr>
      </w:pPr>
      <w:r w:rsidRPr="000D5DB5">
        <w:rPr>
          <w:rFonts w:eastAsia="Times New Roman" w:cstheme="minorHAnsi"/>
          <w:b/>
          <w:bCs/>
          <w:color w:val="000000"/>
        </w:rPr>
        <w:t>Hunter Talent</w:t>
      </w:r>
    </w:p>
    <w:p w14:paraId="5CA0FF51" w14:textId="77777777" w:rsidR="00BA0978" w:rsidRDefault="0095640C" w:rsidP="00BA0978">
      <w:pPr>
        <w:rPr>
          <w:rFonts w:eastAsia="Times New Roman" w:cstheme="minorHAnsi"/>
          <w:color w:val="000000"/>
        </w:rPr>
      </w:pPr>
      <w:r w:rsidRPr="000D5DB5">
        <w:rPr>
          <w:rFonts w:eastAsia="Times New Roman" w:cstheme="minorHAnsi"/>
          <w:color w:val="000000"/>
        </w:rPr>
        <w:t xml:space="preserve">Starting at 1st level, you gain </w:t>
      </w:r>
      <w:r w:rsidR="003D2E5B">
        <w:rPr>
          <w:rFonts w:eastAsia="Times New Roman" w:cstheme="minorHAnsi"/>
          <w:color w:val="000000"/>
        </w:rPr>
        <w:t xml:space="preserve">a class </w:t>
      </w:r>
      <w:r w:rsidRPr="000D5DB5">
        <w:rPr>
          <w:rFonts w:eastAsia="Times New Roman" w:cstheme="minorHAnsi"/>
          <w:color w:val="000000"/>
        </w:rPr>
        <w:t xml:space="preserve">talent, representing your preferred tactics and abilities you honed through your experience of hunting. </w:t>
      </w:r>
      <w:r w:rsidR="003F3399">
        <w:rPr>
          <w:rFonts w:eastAsia="Times New Roman" w:cstheme="minorHAnsi"/>
          <w:color w:val="000000"/>
        </w:rPr>
        <w:t xml:space="preserve">See Class Talents at the end of the Chapter 3 for options. </w:t>
      </w:r>
    </w:p>
    <w:p w14:paraId="276FC009" w14:textId="77777777" w:rsidR="00BA0978" w:rsidRPr="00BA0978" w:rsidRDefault="0095640C" w:rsidP="003D2E5B">
      <w:pPr>
        <w:rPr>
          <w:rFonts w:eastAsia="Times New Roman" w:cstheme="minorHAnsi"/>
          <w:color w:val="000000"/>
        </w:rPr>
      </w:pPr>
      <w:r w:rsidRPr="000D5DB5">
        <w:rPr>
          <w:rFonts w:eastAsia="Times New Roman" w:cstheme="minorHAnsi"/>
          <w:color w:val="000000"/>
        </w:rPr>
        <w:t>Whenever you qualify for another talent (</w:t>
      </w:r>
      <w:r w:rsidR="00BA0978">
        <w:rPr>
          <w:rFonts w:eastAsia="Times New Roman" w:cstheme="minorHAnsi"/>
          <w:color w:val="000000"/>
        </w:rPr>
        <w:t>as detailed in the talent column</w:t>
      </w:r>
      <w:r w:rsidR="00264F69" w:rsidRPr="000D5DB5">
        <w:rPr>
          <w:rFonts w:eastAsia="Times New Roman" w:cstheme="minorHAnsi"/>
          <w:color w:val="000000"/>
        </w:rPr>
        <w:t>)</w:t>
      </w:r>
      <w:r w:rsidRPr="000D5DB5">
        <w:rPr>
          <w:rFonts w:eastAsia="Times New Roman" w:cstheme="minorHAnsi"/>
          <w:color w:val="000000"/>
        </w:rPr>
        <w:t xml:space="preserve">, you can choose another talent or gain another use of an existing talent. </w:t>
      </w:r>
    </w:p>
    <w:p w14:paraId="0526EB8B" w14:textId="77777777" w:rsidR="00264F69" w:rsidRPr="00134BC3" w:rsidRDefault="00264F69" w:rsidP="00BA0978">
      <w:pPr>
        <w:contextualSpacing/>
        <w:rPr>
          <w:rFonts w:eastAsia="Times New Roman" w:cstheme="minorHAnsi"/>
        </w:rPr>
      </w:pPr>
    </w:p>
    <w:p w14:paraId="4126F7E8" w14:textId="77777777" w:rsidR="00264F69" w:rsidRPr="000D5DB5" w:rsidRDefault="00264F69">
      <w:pPr>
        <w:contextualSpacing/>
        <w:rPr>
          <w:rFonts w:eastAsia="Times New Roman" w:cstheme="minorHAnsi"/>
          <w:sz w:val="24"/>
          <w:szCs w:val="24"/>
        </w:rPr>
      </w:pPr>
      <w:r w:rsidRPr="000D5DB5">
        <w:rPr>
          <w:rFonts w:eastAsia="Times New Roman" w:cstheme="minorHAnsi"/>
          <w:b/>
          <w:bCs/>
          <w:color w:val="000000"/>
        </w:rPr>
        <w:t>Fighting Style</w:t>
      </w:r>
    </w:p>
    <w:p w14:paraId="0F0152E8" w14:textId="77777777" w:rsidR="00264F69" w:rsidRPr="000D5DB5" w:rsidRDefault="00264F69">
      <w:pPr>
        <w:contextualSpacing/>
        <w:rPr>
          <w:rFonts w:eastAsia="Times New Roman" w:cstheme="minorHAnsi"/>
          <w:sz w:val="24"/>
          <w:szCs w:val="24"/>
        </w:rPr>
      </w:pPr>
      <w:r w:rsidRPr="000D5DB5">
        <w:rPr>
          <w:rFonts w:eastAsia="Times New Roman" w:cstheme="minorHAnsi"/>
          <w:color w:val="000000"/>
        </w:rPr>
        <w:t>At 2nd level, you adopt a particular style of fighting as your specialty. Choose one of the following options. You can’t take a Fighting Style option more than once, even if you later get to choose again.</w:t>
      </w:r>
    </w:p>
    <w:p w14:paraId="40D636AB" w14:textId="77777777" w:rsidR="00264F69" w:rsidRPr="000D5DB5" w:rsidRDefault="00264F69">
      <w:pPr>
        <w:contextualSpacing/>
        <w:rPr>
          <w:rFonts w:eastAsia="Times New Roman" w:cstheme="minorHAnsi"/>
          <w:sz w:val="24"/>
          <w:szCs w:val="24"/>
        </w:rPr>
      </w:pPr>
    </w:p>
    <w:p w14:paraId="74FC1449" w14:textId="77777777" w:rsidR="00264F69" w:rsidRPr="000D5DB5" w:rsidRDefault="00264F69">
      <w:pPr>
        <w:contextualSpacing/>
        <w:rPr>
          <w:rFonts w:eastAsia="Times New Roman" w:cstheme="minorHAnsi"/>
          <w:sz w:val="24"/>
          <w:szCs w:val="24"/>
        </w:rPr>
      </w:pPr>
      <w:r w:rsidRPr="000D5DB5">
        <w:rPr>
          <w:rFonts w:eastAsia="Times New Roman" w:cstheme="minorHAnsi"/>
          <w:i/>
          <w:iCs/>
          <w:color w:val="000000"/>
        </w:rPr>
        <w:t>Archery</w:t>
      </w:r>
    </w:p>
    <w:p w14:paraId="05A33061" w14:textId="77777777" w:rsidR="00264F69" w:rsidRPr="000D5DB5" w:rsidRDefault="00264F69">
      <w:pPr>
        <w:contextualSpacing/>
        <w:rPr>
          <w:rFonts w:eastAsia="Times New Roman" w:cstheme="minorHAnsi"/>
          <w:sz w:val="24"/>
          <w:szCs w:val="24"/>
        </w:rPr>
      </w:pPr>
      <w:r w:rsidRPr="000D5DB5">
        <w:rPr>
          <w:rFonts w:eastAsia="Times New Roman" w:cstheme="minorHAnsi"/>
          <w:color w:val="000000"/>
        </w:rPr>
        <w:t>You gain a +2 bonus to attack rolls you make with ranged weapons.</w:t>
      </w:r>
    </w:p>
    <w:p w14:paraId="6083B674" w14:textId="77777777" w:rsidR="00264F69" w:rsidRPr="000D5DB5" w:rsidRDefault="00264F69">
      <w:pPr>
        <w:contextualSpacing/>
        <w:rPr>
          <w:rFonts w:eastAsia="Times New Roman" w:cstheme="minorHAnsi"/>
          <w:sz w:val="24"/>
          <w:szCs w:val="24"/>
        </w:rPr>
      </w:pPr>
    </w:p>
    <w:p w14:paraId="37FB6957" w14:textId="77777777" w:rsidR="00264F69" w:rsidRPr="000D5DB5" w:rsidRDefault="00264F69">
      <w:pPr>
        <w:contextualSpacing/>
        <w:rPr>
          <w:rFonts w:eastAsia="Times New Roman" w:cstheme="minorHAnsi"/>
          <w:sz w:val="24"/>
          <w:szCs w:val="24"/>
        </w:rPr>
      </w:pPr>
      <w:r w:rsidRPr="000D5DB5">
        <w:rPr>
          <w:rFonts w:eastAsia="Times New Roman" w:cstheme="minorHAnsi"/>
          <w:i/>
          <w:iCs/>
          <w:color w:val="000000"/>
        </w:rPr>
        <w:t>Defense</w:t>
      </w:r>
    </w:p>
    <w:p w14:paraId="43050958" w14:textId="77777777" w:rsidR="00264F69" w:rsidRPr="000D5DB5" w:rsidRDefault="00264F69">
      <w:pPr>
        <w:contextualSpacing/>
        <w:rPr>
          <w:rFonts w:eastAsia="Times New Roman" w:cstheme="minorHAnsi"/>
          <w:sz w:val="24"/>
          <w:szCs w:val="24"/>
        </w:rPr>
      </w:pPr>
      <w:r w:rsidRPr="000D5DB5">
        <w:rPr>
          <w:rFonts w:eastAsia="Times New Roman" w:cstheme="minorHAnsi"/>
          <w:color w:val="000000"/>
        </w:rPr>
        <w:t>While you are wearing armor, you gain a +1 bonus to AC.</w:t>
      </w:r>
    </w:p>
    <w:p w14:paraId="33444D89" w14:textId="77777777" w:rsidR="00264F69" w:rsidRPr="000D5DB5" w:rsidRDefault="00264F69">
      <w:pPr>
        <w:contextualSpacing/>
        <w:rPr>
          <w:rFonts w:eastAsia="Times New Roman" w:cstheme="minorHAnsi"/>
          <w:sz w:val="24"/>
          <w:szCs w:val="24"/>
        </w:rPr>
      </w:pPr>
    </w:p>
    <w:p w14:paraId="5E5F4F11" w14:textId="77777777" w:rsidR="00264F69" w:rsidRPr="000D5DB5" w:rsidRDefault="00264F69">
      <w:pPr>
        <w:contextualSpacing/>
        <w:rPr>
          <w:rFonts w:eastAsia="Times New Roman" w:cstheme="minorHAnsi"/>
          <w:sz w:val="24"/>
          <w:szCs w:val="24"/>
        </w:rPr>
      </w:pPr>
      <w:r w:rsidRPr="000D5DB5">
        <w:rPr>
          <w:rFonts w:eastAsia="Times New Roman" w:cstheme="minorHAnsi"/>
          <w:i/>
          <w:iCs/>
          <w:color w:val="000000"/>
        </w:rPr>
        <w:t>Dueling</w:t>
      </w:r>
    </w:p>
    <w:p w14:paraId="09693843" w14:textId="77777777" w:rsidR="00264F69" w:rsidRPr="000D5DB5" w:rsidRDefault="00264F69">
      <w:pPr>
        <w:contextualSpacing/>
        <w:rPr>
          <w:rFonts w:eastAsia="Times New Roman" w:cstheme="minorHAnsi"/>
          <w:sz w:val="24"/>
          <w:szCs w:val="24"/>
        </w:rPr>
      </w:pPr>
      <w:r w:rsidRPr="000D5DB5">
        <w:rPr>
          <w:rFonts w:eastAsia="Times New Roman" w:cstheme="minorHAnsi"/>
          <w:color w:val="000000"/>
        </w:rPr>
        <w:t>When you are wielding a melee weapon in one hand and no other weapons, you gain a +2 bonus to damage rolls with that weapon.</w:t>
      </w:r>
    </w:p>
    <w:p w14:paraId="24A02A33" w14:textId="77777777" w:rsidR="00264F69" w:rsidRPr="000D5DB5" w:rsidRDefault="00264F69">
      <w:pPr>
        <w:contextualSpacing/>
        <w:rPr>
          <w:rFonts w:eastAsia="Times New Roman" w:cstheme="minorHAnsi"/>
          <w:sz w:val="24"/>
          <w:szCs w:val="24"/>
        </w:rPr>
      </w:pPr>
    </w:p>
    <w:p w14:paraId="2F7FA16C" w14:textId="77777777" w:rsidR="00264F69" w:rsidRPr="000D5DB5" w:rsidRDefault="00264F69">
      <w:pPr>
        <w:contextualSpacing/>
        <w:rPr>
          <w:rFonts w:eastAsia="Times New Roman" w:cstheme="minorHAnsi"/>
          <w:sz w:val="24"/>
          <w:szCs w:val="24"/>
        </w:rPr>
      </w:pPr>
      <w:r w:rsidRPr="000D5DB5">
        <w:rPr>
          <w:rFonts w:eastAsia="Times New Roman" w:cstheme="minorHAnsi"/>
          <w:i/>
          <w:iCs/>
          <w:color w:val="000000"/>
        </w:rPr>
        <w:t>Two-Weapon Fighting</w:t>
      </w:r>
    </w:p>
    <w:p w14:paraId="4E607D3B" w14:textId="77777777" w:rsidR="00264F69" w:rsidRPr="000D5DB5" w:rsidRDefault="00264F69">
      <w:pPr>
        <w:contextualSpacing/>
        <w:rPr>
          <w:rFonts w:eastAsia="Times New Roman" w:cstheme="minorHAnsi"/>
          <w:sz w:val="24"/>
          <w:szCs w:val="24"/>
        </w:rPr>
      </w:pPr>
      <w:r w:rsidRPr="000D5DB5">
        <w:rPr>
          <w:rFonts w:eastAsia="Times New Roman" w:cstheme="minorHAnsi"/>
          <w:color w:val="000000"/>
        </w:rPr>
        <w:t>When you engage in two-weapon fighting, you can add your ability modifier to the damage of the second attack.</w:t>
      </w:r>
    </w:p>
    <w:p w14:paraId="66B127D5" w14:textId="77777777" w:rsidR="00264F69" w:rsidRPr="000D5DB5" w:rsidRDefault="00264F69">
      <w:pPr>
        <w:contextualSpacing/>
        <w:rPr>
          <w:rFonts w:eastAsia="Times New Roman" w:cstheme="minorHAnsi"/>
          <w:sz w:val="24"/>
          <w:szCs w:val="24"/>
        </w:rPr>
      </w:pPr>
    </w:p>
    <w:p w14:paraId="355209B2" w14:textId="77777777" w:rsidR="00264F69" w:rsidRPr="000D5DB5" w:rsidRDefault="003F1310">
      <w:pPr>
        <w:contextualSpacing/>
        <w:rPr>
          <w:rFonts w:eastAsia="Times New Roman" w:cstheme="minorHAnsi"/>
          <w:sz w:val="24"/>
          <w:szCs w:val="24"/>
        </w:rPr>
      </w:pPr>
      <w:r>
        <w:rPr>
          <w:rFonts w:eastAsia="Times New Roman" w:cstheme="minorHAnsi"/>
          <w:b/>
          <w:bCs/>
          <w:color w:val="000000"/>
        </w:rPr>
        <w:t>Hunter Focus</w:t>
      </w:r>
    </w:p>
    <w:p w14:paraId="274ABA0C" w14:textId="77777777" w:rsidR="00753526" w:rsidRPr="000D5DB5" w:rsidRDefault="00753526">
      <w:pPr>
        <w:contextualSpacing/>
        <w:rPr>
          <w:rFonts w:eastAsia="Times New Roman" w:cstheme="minorHAnsi"/>
          <w:color w:val="000000"/>
        </w:rPr>
      </w:pPr>
      <w:r w:rsidRPr="000D5DB5">
        <w:rPr>
          <w:rFonts w:eastAsia="Times New Roman" w:cstheme="minorHAnsi"/>
          <w:color w:val="000000"/>
        </w:rPr>
        <w:t xml:space="preserve">You may choose to gain the ability to cast spells (drawing from the divine essence of nature itself) or to gain proficiency in engineering. </w:t>
      </w:r>
      <w:r w:rsidR="003F1310">
        <w:rPr>
          <w:rFonts w:eastAsia="Times New Roman" w:cstheme="minorHAnsi"/>
          <w:color w:val="000000"/>
        </w:rPr>
        <w:t>Choose either the Spellcasting or Engineering features.</w:t>
      </w:r>
    </w:p>
    <w:p w14:paraId="78D023AA" w14:textId="77777777" w:rsidR="00753526" w:rsidRPr="000D5DB5" w:rsidRDefault="00753526">
      <w:pPr>
        <w:contextualSpacing/>
        <w:rPr>
          <w:rFonts w:eastAsia="Times New Roman" w:cstheme="minorHAnsi"/>
          <w:color w:val="000000"/>
        </w:rPr>
      </w:pPr>
    </w:p>
    <w:p w14:paraId="63F531A2" w14:textId="77777777" w:rsidR="00753526" w:rsidRPr="003F1310" w:rsidRDefault="00753526" w:rsidP="003F1310">
      <w:pPr>
        <w:pStyle w:val="ListParagraph"/>
        <w:ind w:left="0"/>
        <w:rPr>
          <w:rFonts w:eastAsia="Times New Roman" w:cstheme="minorHAnsi"/>
          <w:b/>
          <w:bCs/>
          <w:color w:val="000000"/>
        </w:rPr>
      </w:pPr>
      <w:r w:rsidRPr="003F1310">
        <w:rPr>
          <w:rFonts w:eastAsia="Times New Roman" w:cstheme="minorHAnsi"/>
          <w:b/>
          <w:bCs/>
          <w:color w:val="000000"/>
        </w:rPr>
        <w:t>Spellcasting</w:t>
      </w:r>
    </w:p>
    <w:p w14:paraId="507DFDE0" w14:textId="77777777" w:rsidR="007227A7" w:rsidRPr="000D5DB5" w:rsidRDefault="007227A7" w:rsidP="00C4083A">
      <w:pPr>
        <w:contextualSpacing/>
        <w:rPr>
          <w:rFonts w:eastAsia="Times New Roman" w:cstheme="minorHAnsi"/>
          <w:sz w:val="24"/>
          <w:szCs w:val="24"/>
        </w:rPr>
      </w:pPr>
      <w:r w:rsidRPr="000D5DB5">
        <w:rPr>
          <w:rFonts w:eastAsia="Times New Roman" w:cstheme="minorHAnsi"/>
          <w:color w:val="000000"/>
        </w:rPr>
        <w:t xml:space="preserve">Drawing on the divine essence of nature itself, you can cast spells to shape that essence to your will. </w:t>
      </w:r>
    </w:p>
    <w:p w14:paraId="0C81550B" w14:textId="77777777" w:rsidR="00264F69" w:rsidRPr="000D5DB5" w:rsidRDefault="00264F69" w:rsidP="003F1310">
      <w:pPr>
        <w:contextualSpacing/>
        <w:rPr>
          <w:rFonts w:eastAsia="Times New Roman" w:cstheme="minorHAnsi"/>
          <w:sz w:val="24"/>
          <w:szCs w:val="24"/>
        </w:rPr>
      </w:pPr>
    </w:p>
    <w:p w14:paraId="58A8323B" w14:textId="77777777" w:rsidR="00264F69" w:rsidRPr="000D5DB5" w:rsidRDefault="00264F69" w:rsidP="003F1310">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479BD3DB" w14:textId="77777777" w:rsidR="00264F69" w:rsidRPr="000D5DB5" w:rsidRDefault="00264F69" w:rsidP="00300B5D">
      <w:pPr>
        <w:contextualSpacing/>
        <w:rPr>
          <w:rFonts w:eastAsia="Times New Roman" w:cstheme="minorHAnsi"/>
          <w:color w:val="000000"/>
        </w:rPr>
      </w:pPr>
      <w:r w:rsidRPr="000D5DB5">
        <w:rPr>
          <w:rFonts w:eastAsia="Times New Roman" w:cstheme="minorHAnsi"/>
          <w:color w:val="000000"/>
        </w:rPr>
        <w:lastRenderedPageBreak/>
        <w:t xml:space="preserve">A hunter can conjure and bind </w:t>
      </w:r>
      <w:r w:rsidR="00300B5D">
        <w:rPr>
          <w:rFonts w:eastAsia="Times New Roman" w:cstheme="minorHAnsi"/>
          <w:color w:val="000000"/>
        </w:rPr>
        <w:t>beasts</w:t>
      </w:r>
      <w:r w:rsidRPr="000D5DB5">
        <w:rPr>
          <w:rFonts w:eastAsia="Times New Roman" w:cstheme="minorHAnsi"/>
          <w:color w:val="000000"/>
        </w:rPr>
        <w:t xml:space="preserve">, elementals, fey, and plants. Beast master hunters often choose their animal companions from previously bounded animals. </w:t>
      </w:r>
    </w:p>
    <w:p w14:paraId="401B4AE8" w14:textId="77777777" w:rsidR="00264F69" w:rsidRPr="000D5DB5" w:rsidRDefault="00264F69" w:rsidP="003F1310">
      <w:pPr>
        <w:contextualSpacing/>
        <w:rPr>
          <w:rFonts w:eastAsia="Times New Roman" w:cstheme="minorHAnsi"/>
          <w:sz w:val="24"/>
          <w:szCs w:val="24"/>
        </w:rPr>
      </w:pPr>
    </w:p>
    <w:p w14:paraId="721571A8"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i/>
          <w:iCs/>
          <w:color w:val="000000"/>
        </w:rPr>
        <w:t>Preparing and Casting Spells</w:t>
      </w:r>
    </w:p>
    <w:p w14:paraId="3BB62FE5"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color w:val="000000"/>
        </w:rPr>
        <w:t xml:space="preserve">Each hunter level provides you with 0.5 </w:t>
      </w:r>
      <w:r w:rsidR="00855C8E">
        <w:rPr>
          <w:rFonts w:eastAsia="Times New Roman" w:cstheme="minorHAnsi"/>
          <w:color w:val="000000"/>
        </w:rPr>
        <w:t xml:space="preserve">caster </w:t>
      </w:r>
      <w:r w:rsidRPr="000D5DB5">
        <w:rPr>
          <w:rFonts w:eastAsia="Times New Roman" w:cstheme="minorHAnsi"/>
          <w:color w:val="000000"/>
        </w:rPr>
        <w:t>levels in the hunter class. You follow the normal progression to unlock spell levels (see the table under the Mana section).</w:t>
      </w:r>
    </w:p>
    <w:p w14:paraId="57583364" w14:textId="77777777" w:rsidR="00264F69" w:rsidRPr="000D5DB5" w:rsidRDefault="00264F69" w:rsidP="003F1310">
      <w:pPr>
        <w:contextualSpacing/>
        <w:rPr>
          <w:rFonts w:eastAsia="Times New Roman" w:cstheme="minorHAnsi"/>
          <w:color w:val="000000"/>
        </w:rPr>
      </w:pPr>
      <w:r w:rsidRPr="000D5DB5">
        <w:rPr>
          <w:rFonts w:eastAsia="Times New Roman" w:cstheme="minorHAnsi"/>
          <w:color w:val="000000"/>
        </w:rPr>
        <w:t xml:space="preserve">You prepare the list of hunter spells that are available for you to cast, choosing from the hunter spell list. </w:t>
      </w:r>
    </w:p>
    <w:p w14:paraId="6DB85CF1" w14:textId="77777777" w:rsidR="00264F69" w:rsidRPr="000D5DB5" w:rsidRDefault="00264F69" w:rsidP="003F1310">
      <w:pPr>
        <w:contextualSpacing/>
        <w:rPr>
          <w:rFonts w:eastAsia="Times New Roman" w:cstheme="minorHAnsi"/>
          <w:color w:val="000000"/>
        </w:rPr>
      </w:pPr>
      <w:r w:rsidRPr="000D5DB5">
        <w:rPr>
          <w:rFonts w:eastAsia="Times New Roman" w:cstheme="minorHAnsi"/>
          <w:color w:val="000000"/>
        </w:rPr>
        <w:t>When you do so, you may ready a number of hunter spells equal to half the number you can prepare normally</w:t>
      </w:r>
      <w:r w:rsidR="004C1AF3">
        <w:rPr>
          <w:rFonts w:eastAsia="Times New Roman" w:cstheme="minorHAnsi"/>
          <w:color w:val="000000"/>
        </w:rPr>
        <w:t xml:space="preserve"> (a 3rd level hunter with +2 Spirit can prepare 2 spells instead of 5)</w:t>
      </w:r>
      <w:r w:rsidRPr="000D5DB5">
        <w:rPr>
          <w:rFonts w:eastAsia="Times New Roman" w:cstheme="minorHAnsi"/>
          <w:color w:val="000000"/>
        </w:rPr>
        <w:t xml:space="preserve">. </w:t>
      </w:r>
    </w:p>
    <w:p w14:paraId="54D26CAE"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color w:val="000000"/>
        </w:rPr>
        <w:t xml:space="preserve">When you level up, you can exchange the spells known with others you qualify for. You cannot otherwise change your </w:t>
      </w:r>
      <w:r w:rsidR="002A6322">
        <w:rPr>
          <w:rFonts w:eastAsia="Times New Roman" w:cstheme="minorHAnsi"/>
          <w:color w:val="000000"/>
        </w:rPr>
        <w:t xml:space="preserve">hunter </w:t>
      </w:r>
      <w:r w:rsidRPr="000D5DB5">
        <w:rPr>
          <w:rFonts w:eastAsia="Times New Roman" w:cstheme="minorHAnsi"/>
          <w:color w:val="000000"/>
        </w:rPr>
        <w:t>spells other than by leveling up and exchanging them, or by training under another hunter, druid, or fey creature (see tutorship under magic)</w:t>
      </w:r>
      <w:r w:rsidR="00A27EFB">
        <w:rPr>
          <w:rFonts w:eastAsia="Times New Roman" w:cstheme="minorHAnsi"/>
          <w:color w:val="000000"/>
        </w:rPr>
        <w:t>, who can change your prepared spells after training is completed</w:t>
      </w:r>
      <w:r w:rsidRPr="000D5DB5">
        <w:rPr>
          <w:rFonts w:eastAsia="Times New Roman" w:cstheme="minorHAnsi"/>
          <w:color w:val="000000"/>
        </w:rPr>
        <w:t>.</w:t>
      </w:r>
    </w:p>
    <w:p w14:paraId="27A0350A" w14:textId="77777777" w:rsidR="00264F69" w:rsidRPr="000D5DB5" w:rsidRDefault="00264F69" w:rsidP="003F1310">
      <w:pPr>
        <w:contextualSpacing/>
        <w:rPr>
          <w:rFonts w:eastAsia="Times New Roman" w:cstheme="minorHAnsi"/>
          <w:sz w:val="24"/>
          <w:szCs w:val="24"/>
        </w:rPr>
      </w:pPr>
    </w:p>
    <w:p w14:paraId="481F94B4"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i/>
          <w:iCs/>
          <w:color w:val="000000"/>
        </w:rPr>
        <w:t>Spellcasting Ability</w:t>
      </w:r>
    </w:p>
    <w:p w14:paraId="7E988F95"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color w:val="000000"/>
        </w:rPr>
        <w:t>Spirit is your spellcasting ability for your hunter spells, since your magic draws upon your attunement to nature. You use your Spirit whenever a spell refers to your spellcasting ability. In addition, you use your Spirit modifier when setting the saving throw DC for a druid spell you cast and when making an attack roll with one.</w:t>
      </w:r>
    </w:p>
    <w:p w14:paraId="3DC9514C" w14:textId="77777777" w:rsidR="00264F69" w:rsidRPr="000D5DB5" w:rsidRDefault="00264F69" w:rsidP="003F1310">
      <w:pPr>
        <w:contextualSpacing/>
        <w:rPr>
          <w:rFonts w:eastAsia="Times New Roman" w:cstheme="minorHAnsi"/>
          <w:sz w:val="24"/>
          <w:szCs w:val="24"/>
        </w:rPr>
      </w:pPr>
    </w:p>
    <w:p w14:paraId="6F40A859"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b/>
          <w:bCs/>
          <w:color w:val="000000"/>
        </w:rPr>
        <w:t>Spell save DC</w:t>
      </w:r>
      <w:r w:rsidRPr="000D5DB5">
        <w:rPr>
          <w:rFonts w:eastAsia="Times New Roman" w:cstheme="minorHAnsi"/>
          <w:color w:val="000000"/>
        </w:rPr>
        <w:t xml:space="preserve"> = 8 + your proficiency bonus + your Spirit modifier</w:t>
      </w:r>
    </w:p>
    <w:p w14:paraId="1E875313"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b/>
          <w:bCs/>
          <w:color w:val="000000"/>
        </w:rPr>
        <w:t>Spell attack modifier</w:t>
      </w:r>
      <w:r w:rsidRPr="000D5DB5">
        <w:rPr>
          <w:rFonts w:eastAsia="Times New Roman" w:cstheme="minorHAnsi"/>
          <w:color w:val="000000"/>
        </w:rPr>
        <w:t xml:space="preserve"> = your proficiency bonus + your Spirit modifier</w:t>
      </w:r>
    </w:p>
    <w:p w14:paraId="488AB361" w14:textId="77777777" w:rsidR="00264F69" w:rsidRPr="000D5DB5" w:rsidRDefault="00264F69" w:rsidP="003F1310">
      <w:pPr>
        <w:contextualSpacing/>
        <w:rPr>
          <w:rFonts w:eastAsia="Times New Roman" w:cstheme="minorHAnsi"/>
          <w:sz w:val="24"/>
          <w:szCs w:val="24"/>
        </w:rPr>
      </w:pPr>
    </w:p>
    <w:p w14:paraId="0C1061EA"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i/>
          <w:iCs/>
          <w:color w:val="000000"/>
        </w:rPr>
        <w:t>Spellbook – Idol</w:t>
      </w:r>
    </w:p>
    <w:p w14:paraId="6B890108"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color w:val="000000"/>
        </w:rPr>
        <w:t xml:space="preserve">At 2nd level, your idol contains three 1st-level hunter spells of your choice. When you level up, you gain 2 additional hunter spells of your choice. You may also acquire new spells by research, tutelage, or from the spellbooks and scrolls of spellcasters who have spells you can cast. </w:t>
      </w:r>
    </w:p>
    <w:p w14:paraId="01F98480"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color w:val="000000"/>
        </w:rPr>
        <w:t xml:space="preserve">Your idol is effectively your spellbook, and you may add spells by meditating with it and inhaling herbal vapors. </w:t>
      </w:r>
    </w:p>
    <w:p w14:paraId="5C5CC7E3" w14:textId="77777777" w:rsidR="00264F69" w:rsidRPr="000D5DB5" w:rsidRDefault="00264F69" w:rsidP="003F1310">
      <w:pPr>
        <w:contextualSpacing/>
        <w:rPr>
          <w:rFonts w:eastAsia="Times New Roman" w:cstheme="minorHAnsi"/>
          <w:i/>
          <w:iCs/>
          <w:color w:val="000000"/>
        </w:rPr>
      </w:pPr>
    </w:p>
    <w:p w14:paraId="6E6D41CE"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i/>
          <w:iCs/>
          <w:color w:val="000000"/>
        </w:rPr>
        <w:t>Shot Spells</w:t>
      </w:r>
    </w:p>
    <w:p w14:paraId="708273B8" w14:textId="77777777" w:rsidR="00264F69" w:rsidRPr="000D5DB5" w:rsidRDefault="00264F69" w:rsidP="009A76FC">
      <w:pPr>
        <w:contextualSpacing/>
        <w:rPr>
          <w:rFonts w:eastAsia="Times New Roman" w:cstheme="minorHAnsi"/>
          <w:sz w:val="24"/>
          <w:szCs w:val="24"/>
        </w:rPr>
      </w:pPr>
      <w:r w:rsidRPr="000D5DB5">
        <w:rPr>
          <w:rFonts w:eastAsia="Times New Roman" w:cstheme="minorHAnsi"/>
          <w:color w:val="000000"/>
        </w:rPr>
        <w:t xml:space="preserve">Shot spells may be cast </w:t>
      </w:r>
      <w:r w:rsidR="009A76FC">
        <w:rPr>
          <w:rFonts w:eastAsia="Times New Roman" w:cstheme="minorHAnsi"/>
          <w:color w:val="000000"/>
        </w:rPr>
        <w:t xml:space="preserve">while </w:t>
      </w:r>
      <w:r w:rsidRPr="000D5DB5">
        <w:rPr>
          <w:rFonts w:eastAsia="Times New Roman" w:cstheme="minorHAnsi"/>
          <w:color w:val="000000"/>
        </w:rPr>
        <w:t>attacking with a ranged weapon, and counts as a strike feat for most purposes except where otherwise noted.</w:t>
      </w:r>
    </w:p>
    <w:p w14:paraId="579E4BA9" w14:textId="77777777" w:rsidR="00264F69" w:rsidRPr="000D5DB5" w:rsidRDefault="00264F69" w:rsidP="003F1310">
      <w:pPr>
        <w:contextualSpacing/>
        <w:rPr>
          <w:rFonts w:eastAsia="Times New Roman" w:cstheme="minorHAnsi"/>
          <w:sz w:val="24"/>
          <w:szCs w:val="24"/>
        </w:rPr>
      </w:pPr>
      <w:r w:rsidRPr="000D5DB5">
        <w:rPr>
          <w:rFonts w:eastAsia="Times New Roman" w:cstheme="minorHAnsi"/>
          <w:color w:val="000000"/>
        </w:rPr>
        <w:t xml:space="preserve">Some hunters eschew the arts of nature magic, and instead focus entirely on technology. </w:t>
      </w:r>
    </w:p>
    <w:p w14:paraId="6EC968EF" w14:textId="77777777" w:rsidR="00264F69" w:rsidRPr="000D5DB5" w:rsidRDefault="00264F69" w:rsidP="009A76FC">
      <w:pPr>
        <w:contextualSpacing/>
        <w:rPr>
          <w:rFonts w:eastAsia="Times New Roman" w:cstheme="minorHAnsi"/>
          <w:sz w:val="24"/>
          <w:szCs w:val="24"/>
        </w:rPr>
      </w:pPr>
      <w:r w:rsidRPr="000D5DB5">
        <w:rPr>
          <w:rFonts w:eastAsia="Times New Roman" w:cstheme="minorHAnsi"/>
          <w:color w:val="000000"/>
        </w:rPr>
        <w:t>They can lose access to all spells, and instead gain the Sharpshooter feature instead of the Spellcasting Feature.</w:t>
      </w:r>
    </w:p>
    <w:p w14:paraId="3FCB9129" w14:textId="77777777" w:rsidR="00264F69" w:rsidRPr="000D5DB5" w:rsidRDefault="00264F69">
      <w:pPr>
        <w:contextualSpacing/>
        <w:rPr>
          <w:rFonts w:eastAsia="Times New Roman" w:cstheme="minorHAnsi"/>
          <w:sz w:val="24"/>
          <w:szCs w:val="24"/>
        </w:rPr>
      </w:pPr>
    </w:p>
    <w:p w14:paraId="7F8CA0F1" w14:textId="77777777" w:rsidR="00264F69" w:rsidRPr="003F1310" w:rsidRDefault="00264F69" w:rsidP="003F1310">
      <w:pPr>
        <w:rPr>
          <w:rFonts w:eastAsia="Times New Roman" w:cstheme="minorHAnsi"/>
          <w:b/>
          <w:bCs/>
          <w:color w:val="000000"/>
        </w:rPr>
      </w:pPr>
      <w:r w:rsidRPr="003F1310">
        <w:rPr>
          <w:rFonts w:eastAsia="Times New Roman" w:cstheme="minorHAnsi"/>
          <w:b/>
          <w:bCs/>
          <w:color w:val="000000"/>
        </w:rPr>
        <w:t>Sharpshooter</w:t>
      </w:r>
    </w:p>
    <w:p w14:paraId="51072F97" w14:textId="77777777" w:rsidR="00264F69" w:rsidRPr="000D5DB5" w:rsidRDefault="00753526" w:rsidP="003E760E">
      <w:pPr>
        <w:contextualSpacing/>
        <w:rPr>
          <w:rFonts w:eastAsia="Times New Roman" w:cstheme="minorHAnsi"/>
          <w:sz w:val="24"/>
          <w:szCs w:val="24"/>
        </w:rPr>
      </w:pPr>
      <w:r w:rsidRPr="000D5DB5">
        <w:rPr>
          <w:rFonts w:eastAsia="Times New Roman" w:cstheme="minorHAnsi"/>
          <w:color w:val="000000"/>
        </w:rPr>
        <w:t xml:space="preserve">You gain </w:t>
      </w:r>
      <w:r w:rsidR="00264F69" w:rsidRPr="000D5DB5">
        <w:rPr>
          <w:rFonts w:eastAsia="Times New Roman" w:cstheme="minorHAnsi"/>
          <w:color w:val="000000"/>
        </w:rPr>
        <w:t xml:space="preserve">proficiency in </w:t>
      </w:r>
      <w:r w:rsidR="003E760E">
        <w:rPr>
          <w:rFonts w:eastAsia="Times New Roman" w:cstheme="minorHAnsi"/>
          <w:color w:val="000000"/>
        </w:rPr>
        <w:t>E</w:t>
      </w:r>
      <w:r w:rsidR="009A75B7">
        <w:rPr>
          <w:rFonts w:eastAsia="Times New Roman" w:cstheme="minorHAnsi"/>
          <w:color w:val="000000"/>
        </w:rPr>
        <w:t xml:space="preserve">ngineer’s </w:t>
      </w:r>
      <w:r w:rsidR="003E760E">
        <w:rPr>
          <w:rFonts w:eastAsia="Times New Roman" w:cstheme="minorHAnsi"/>
          <w:color w:val="000000"/>
        </w:rPr>
        <w:t>T</w:t>
      </w:r>
      <w:r w:rsidR="009A75B7">
        <w:rPr>
          <w:rFonts w:eastAsia="Times New Roman" w:cstheme="minorHAnsi"/>
          <w:color w:val="000000"/>
        </w:rPr>
        <w:t xml:space="preserve">ools </w:t>
      </w:r>
      <w:r w:rsidR="00264F69" w:rsidRPr="000D5DB5">
        <w:rPr>
          <w:rFonts w:eastAsia="Times New Roman" w:cstheme="minorHAnsi"/>
          <w:color w:val="000000"/>
        </w:rPr>
        <w:t xml:space="preserve">and weapons </w:t>
      </w:r>
      <w:r w:rsidR="009A75B7">
        <w:rPr>
          <w:rFonts w:eastAsia="Times New Roman" w:cstheme="minorHAnsi"/>
          <w:color w:val="000000"/>
        </w:rPr>
        <w:t xml:space="preserve">created by the tools </w:t>
      </w:r>
      <w:r w:rsidR="00264F69" w:rsidRPr="000D5DB5">
        <w:rPr>
          <w:rFonts w:eastAsia="Times New Roman" w:cstheme="minorHAnsi"/>
          <w:color w:val="000000"/>
        </w:rPr>
        <w:t xml:space="preserve">(such as firearms and explosives). You also create and maintain </w:t>
      </w:r>
      <w:r w:rsidR="009A75B7">
        <w:rPr>
          <w:rFonts w:eastAsia="Times New Roman" w:cstheme="minorHAnsi"/>
          <w:color w:val="000000"/>
        </w:rPr>
        <w:t xml:space="preserve">such </w:t>
      </w:r>
      <w:r w:rsidR="00264F69" w:rsidRPr="000D5DB5">
        <w:rPr>
          <w:rFonts w:eastAsia="Times New Roman" w:cstheme="minorHAnsi"/>
          <w:color w:val="000000"/>
        </w:rPr>
        <w:t xml:space="preserve">weapons with a 25% </w:t>
      </w:r>
      <w:r w:rsidR="00A27EFB">
        <w:rPr>
          <w:rFonts w:eastAsia="Times New Roman" w:cstheme="minorHAnsi"/>
          <w:color w:val="000000"/>
        </w:rPr>
        <w:t>reduction to cost</w:t>
      </w:r>
      <w:r w:rsidR="00264F69" w:rsidRPr="000D5DB5">
        <w:rPr>
          <w:rFonts w:eastAsia="Times New Roman" w:cstheme="minorHAnsi"/>
          <w:color w:val="000000"/>
        </w:rPr>
        <w:t xml:space="preserve">. </w:t>
      </w:r>
    </w:p>
    <w:p w14:paraId="1BB99F61" w14:textId="77777777" w:rsidR="00264F69" w:rsidRDefault="00264F69" w:rsidP="003E760E">
      <w:pPr>
        <w:contextualSpacing/>
        <w:rPr>
          <w:rFonts w:eastAsia="Times New Roman" w:cstheme="minorHAnsi"/>
          <w:color w:val="000000"/>
        </w:rPr>
      </w:pPr>
      <w:r w:rsidRPr="000D5DB5">
        <w:rPr>
          <w:rFonts w:eastAsia="Times New Roman" w:cstheme="minorHAnsi"/>
          <w:color w:val="000000"/>
        </w:rPr>
        <w:t xml:space="preserve">If you already have proficiency in </w:t>
      </w:r>
      <w:r w:rsidR="003E760E">
        <w:rPr>
          <w:rFonts w:eastAsia="Times New Roman" w:cstheme="minorHAnsi"/>
          <w:color w:val="000000"/>
        </w:rPr>
        <w:t>E</w:t>
      </w:r>
      <w:r w:rsidR="009A75B7">
        <w:rPr>
          <w:rFonts w:eastAsia="Times New Roman" w:cstheme="minorHAnsi"/>
          <w:color w:val="000000"/>
        </w:rPr>
        <w:t xml:space="preserve">ngineer’s </w:t>
      </w:r>
      <w:r w:rsidR="003E760E">
        <w:rPr>
          <w:rFonts w:eastAsia="Times New Roman" w:cstheme="minorHAnsi"/>
          <w:color w:val="000000"/>
        </w:rPr>
        <w:t>T</w:t>
      </w:r>
      <w:r w:rsidR="009A75B7">
        <w:rPr>
          <w:rFonts w:eastAsia="Times New Roman" w:cstheme="minorHAnsi"/>
          <w:color w:val="000000"/>
        </w:rPr>
        <w:t>ools</w:t>
      </w:r>
      <w:r w:rsidRPr="000D5DB5">
        <w:rPr>
          <w:rFonts w:eastAsia="Times New Roman" w:cstheme="minorHAnsi"/>
          <w:color w:val="000000"/>
        </w:rPr>
        <w:t xml:space="preserve">, you instead gain expertise to all </w:t>
      </w:r>
      <w:r w:rsidR="009A75B7">
        <w:rPr>
          <w:rFonts w:eastAsia="Times New Roman" w:cstheme="minorHAnsi"/>
          <w:color w:val="000000"/>
        </w:rPr>
        <w:t xml:space="preserve">checks with these tools </w:t>
      </w:r>
      <w:r w:rsidRPr="000D5DB5">
        <w:rPr>
          <w:rFonts w:eastAsia="Times New Roman" w:cstheme="minorHAnsi"/>
          <w:color w:val="000000"/>
        </w:rPr>
        <w:t>(although this does not improve the strength of technologically-crafted items).</w:t>
      </w:r>
    </w:p>
    <w:p w14:paraId="3B2418D1" w14:textId="77777777" w:rsidR="009A76FC" w:rsidRDefault="009A76FC" w:rsidP="009A76FC">
      <w:pPr>
        <w:contextualSpacing/>
        <w:rPr>
          <w:rFonts w:eastAsia="Times New Roman" w:cstheme="minorHAnsi"/>
          <w:color w:val="000000"/>
        </w:rPr>
      </w:pPr>
      <w:r>
        <w:rPr>
          <w:rFonts w:eastAsia="Times New Roman" w:cstheme="minorHAnsi"/>
          <w:color w:val="000000"/>
        </w:rPr>
        <w:t xml:space="preserve">You also gain one of the following features of your choice: </w:t>
      </w:r>
    </w:p>
    <w:p w14:paraId="72D8D5D3" w14:textId="496F8C5E" w:rsidR="009A76FC" w:rsidRDefault="009A76FC" w:rsidP="008B1EA0">
      <w:pPr>
        <w:pStyle w:val="ListParagraph"/>
        <w:numPr>
          <w:ilvl w:val="0"/>
          <w:numId w:val="9"/>
        </w:numPr>
        <w:rPr>
          <w:rFonts w:eastAsia="Times New Roman" w:cstheme="minorHAnsi"/>
          <w:color w:val="000000"/>
        </w:rPr>
        <w:pPrChange w:id="1878" w:author="Admin" w:date="2022-04-19T00:06:00Z">
          <w:pPr>
            <w:pStyle w:val="ListParagraph"/>
            <w:numPr>
              <w:numId w:val="9"/>
            </w:numPr>
            <w:tabs>
              <w:tab w:val="num" w:pos="720"/>
            </w:tabs>
            <w:ind w:hanging="360"/>
          </w:pPr>
        </w:pPrChange>
      </w:pPr>
      <w:r>
        <w:rPr>
          <w:rFonts w:eastAsia="Times New Roman" w:cstheme="minorHAnsi"/>
          <w:color w:val="000000"/>
        </w:rPr>
        <w:t>T</w:t>
      </w:r>
      <w:r w:rsidRPr="009A76FC">
        <w:rPr>
          <w:rFonts w:eastAsia="Times New Roman" w:cstheme="minorHAnsi"/>
          <w:color w:val="000000"/>
        </w:rPr>
        <w:t xml:space="preserve">he </w:t>
      </w:r>
      <w:r>
        <w:rPr>
          <w:rFonts w:eastAsia="Times New Roman" w:cstheme="minorHAnsi"/>
          <w:color w:val="000000"/>
        </w:rPr>
        <w:t>S</w:t>
      </w:r>
      <w:r w:rsidRPr="009A76FC">
        <w:rPr>
          <w:rFonts w:eastAsia="Times New Roman" w:cstheme="minorHAnsi"/>
          <w:color w:val="000000"/>
        </w:rPr>
        <w:t xml:space="preserve">uffused </w:t>
      </w:r>
      <w:r>
        <w:rPr>
          <w:rFonts w:eastAsia="Times New Roman" w:cstheme="minorHAnsi"/>
          <w:color w:val="000000"/>
        </w:rPr>
        <w:t>A</w:t>
      </w:r>
      <w:r w:rsidRPr="009A76FC">
        <w:rPr>
          <w:rFonts w:eastAsia="Times New Roman" w:cstheme="minorHAnsi"/>
          <w:color w:val="000000"/>
        </w:rPr>
        <w:t>rrows talent</w:t>
      </w:r>
      <w:del w:id="1879" w:author="Admin" w:date="2022-04-19T00:06:00Z">
        <w:r w:rsidRPr="009A76FC" w:rsidDel="008B1EA0">
          <w:rPr>
            <w:rFonts w:eastAsia="Times New Roman" w:cstheme="minorHAnsi"/>
            <w:color w:val="000000"/>
          </w:rPr>
          <w:delText xml:space="preserve">. </w:delText>
        </w:r>
      </w:del>
      <w:ins w:id="1880" w:author="Admin" w:date="2022-04-19T00:06:00Z">
        <w:r w:rsidR="008B1EA0">
          <w:rPr>
            <w:rFonts w:eastAsia="Times New Roman" w:cstheme="minorHAnsi"/>
            <w:color w:val="000000"/>
          </w:rPr>
          <w:t>,</w:t>
        </w:r>
      </w:ins>
    </w:p>
    <w:p w14:paraId="038FFFEF" w14:textId="5768DA39" w:rsidR="009A76FC" w:rsidRPr="009A76FC" w:rsidRDefault="009A76FC" w:rsidP="008B1EA0">
      <w:pPr>
        <w:pStyle w:val="ListParagraph"/>
        <w:numPr>
          <w:ilvl w:val="0"/>
          <w:numId w:val="9"/>
        </w:numPr>
        <w:rPr>
          <w:rFonts w:eastAsia="Times New Roman" w:cstheme="minorHAnsi"/>
          <w:color w:val="000000"/>
        </w:rPr>
        <w:pPrChange w:id="1881" w:author="Admin" w:date="2022-04-19T00:06:00Z">
          <w:pPr>
            <w:pStyle w:val="ListParagraph"/>
            <w:numPr>
              <w:numId w:val="9"/>
            </w:numPr>
            <w:tabs>
              <w:tab w:val="num" w:pos="720"/>
            </w:tabs>
            <w:ind w:hanging="360"/>
          </w:pPr>
        </w:pPrChange>
      </w:pPr>
      <w:r>
        <w:rPr>
          <w:rFonts w:eastAsia="Times New Roman" w:cstheme="minorHAnsi"/>
          <w:color w:val="000000"/>
        </w:rPr>
        <w:t>The Flash Bomber talent</w:t>
      </w:r>
      <w:ins w:id="1882" w:author="Admin" w:date="2022-04-19T00:06:00Z">
        <w:r w:rsidR="008B1EA0">
          <w:rPr>
            <w:rFonts w:eastAsia="Times New Roman" w:cstheme="minorHAnsi"/>
            <w:color w:val="000000"/>
          </w:rPr>
          <w:t>.</w:t>
        </w:r>
      </w:ins>
    </w:p>
    <w:p w14:paraId="465A261A" w14:textId="77777777" w:rsidR="00753526" w:rsidRPr="000D5DB5" w:rsidRDefault="00753526">
      <w:pPr>
        <w:contextualSpacing/>
        <w:rPr>
          <w:rFonts w:eastAsia="Times New Roman" w:cstheme="minorHAnsi"/>
          <w:sz w:val="24"/>
          <w:szCs w:val="24"/>
        </w:rPr>
      </w:pPr>
    </w:p>
    <w:p w14:paraId="0B7488B8" w14:textId="77777777" w:rsidR="00264F69" w:rsidRPr="000D5DB5" w:rsidRDefault="00264F69">
      <w:pPr>
        <w:contextualSpacing/>
        <w:rPr>
          <w:rFonts w:eastAsia="Times New Roman" w:cstheme="minorHAnsi"/>
          <w:sz w:val="24"/>
          <w:szCs w:val="24"/>
        </w:rPr>
      </w:pPr>
      <w:r w:rsidRPr="000D5DB5">
        <w:rPr>
          <w:rFonts w:eastAsia="Times New Roman" w:cstheme="minorHAnsi"/>
          <w:b/>
          <w:bCs/>
          <w:color w:val="000000"/>
        </w:rPr>
        <w:t>Hunter Archetype</w:t>
      </w:r>
    </w:p>
    <w:p w14:paraId="10ADA315" w14:textId="77777777" w:rsidR="00264F69" w:rsidRPr="000D5DB5" w:rsidRDefault="00264F69">
      <w:pPr>
        <w:contextualSpacing/>
        <w:rPr>
          <w:rFonts w:eastAsia="Times New Roman" w:cstheme="minorHAnsi"/>
          <w:sz w:val="24"/>
          <w:szCs w:val="24"/>
        </w:rPr>
      </w:pPr>
      <w:r w:rsidRPr="000D5DB5">
        <w:rPr>
          <w:rFonts w:eastAsia="Times New Roman" w:cstheme="minorHAnsi"/>
          <w:color w:val="000000"/>
        </w:rPr>
        <w:lastRenderedPageBreak/>
        <w:t>At 3rd level, you choose an archetype that you strive to emulate: the Beast Master who bonds with an animal, a Marksman who always finds their target and excels in bringing them down, and a Survivalist, who has several terrain-based abilities and is an expert ambusher, all of which are detailed at the end of the class description. Your choice grants you features at 3rd level and again at 7th, 11th, and 15th level.</w:t>
      </w:r>
    </w:p>
    <w:p w14:paraId="705624DB" w14:textId="77777777" w:rsidR="00264F69" w:rsidRPr="000D5DB5" w:rsidRDefault="00264F69">
      <w:pPr>
        <w:contextualSpacing/>
        <w:rPr>
          <w:rFonts w:eastAsia="Times New Roman" w:cstheme="minorHAnsi"/>
          <w:sz w:val="24"/>
          <w:szCs w:val="24"/>
        </w:rPr>
      </w:pPr>
    </w:p>
    <w:p w14:paraId="33D0E9A9" w14:textId="77777777" w:rsidR="00264F69" w:rsidRPr="000D5DB5" w:rsidRDefault="00264F69">
      <w:pPr>
        <w:contextualSpacing/>
        <w:rPr>
          <w:rFonts w:eastAsia="Times New Roman" w:cstheme="minorHAnsi"/>
          <w:sz w:val="24"/>
          <w:szCs w:val="24"/>
        </w:rPr>
      </w:pPr>
      <w:r w:rsidRPr="000D5DB5">
        <w:rPr>
          <w:rFonts w:eastAsia="Times New Roman" w:cstheme="minorHAnsi"/>
          <w:b/>
          <w:bCs/>
          <w:color w:val="000000"/>
        </w:rPr>
        <w:t>Ability Score Improvement</w:t>
      </w:r>
    </w:p>
    <w:p w14:paraId="70A0B4DC" w14:textId="77777777" w:rsidR="00264F69" w:rsidRPr="000D5DB5" w:rsidRDefault="00264F69">
      <w:pPr>
        <w:contextualSpacing/>
        <w:rPr>
          <w:rFonts w:eastAsia="Times New Roman" w:cstheme="minorHAnsi"/>
          <w:sz w:val="24"/>
          <w:szCs w:val="24"/>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60474C2A" w14:textId="77777777" w:rsidR="00264F69" w:rsidRPr="000D5DB5" w:rsidRDefault="00264F69">
      <w:pPr>
        <w:contextualSpacing/>
        <w:rPr>
          <w:rFonts w:eastAsia="Times New Roman" w:cstheme="minorHAnsi"/>
          <w:sz w:val="24"/>
          <w:szCs w:val="24"/>
        </w:rPr>
      </w:pPr>
    </w:p>
    <w:p w14:paraId="2A41C4FF" w14:textId="77777777" w:rsidR="00264F69" w:rsidRPr="000D5DB5" w:rsidRDefault="00264F69">
      <w:pPr>
        <w:contextualSpacing/>
        <w:rPr>
          <w:rFonts w:eastAsia="Times New Roman" w:cstheme="minorHAnsi"/>
          <w:sz w:val="24"/>
          <w:szCs w:val="24"/>
        </w:rPr>
      </w:pPr>
      <w:r w:rsidRPr="000D5DB5">
        <w:rPr>
          <w:rFonts w:eastAsia="Times New Roman" w:cstheme="minorHAnsi"/>
          <w:b/>
          <w:bCs/>
          <w:color w:val="000000"/>
        </w:rPr>
        <w:t>Extra Attack</w:t>
      </w:r>
    </w:p>
    <w:p w14:paraId="382F2708" w14:textId="77777777" w:rsidR="00264F69" w:rsidRPr="000D5DB5" w:rsidRDefault="00264F69">
      <w:pPr>
        <w:contextualSpacing/>
        <w:rPr>
          <w:rFonts w:eastAsia="Times New Roman" w:cstheme="minorHAnsi"/>
          <w:color w:val="000000"/>
        </w:rPr>
      </w:pPr>
      <w:r w:rsidRPr="000D5DB5">
        <w:rPr>
          <w:rFonts w:eastAsia="Times New Roman" w:cstheme="minorHAnsi"/>
          <w:color w:val="000000"/>
        </w:rPr>
        <w:t>Beginning at 5th level, you can attack twice, instead of once, whenever you take the Attack action on your turn.</w:t>
      </w:r>
    </w:p>
    <w:p w14:paraId="03F920D2" w14:textId="77777777" w:rsidR="00264F69" w:rsidRPr="000D5DB5" w:rsidRDefault="00264F69">
      <w:pPr>
        <w:contextualSpacing/>
        <w:rPr>
          <w:rFonts w:eastAsia="Times New Roman" w:cstheme="minorHAnsi"/>
          <w:sz w:val="24"/>
          <w:szCs w:val="24"/>
        </w:rPr>
      </w:pPr>
    </w:p>
    <w:p w14:paraId="076CD3A3" w14:textId="77777777" w:rsidR="00264F69" w:rsidRPr="000D5DB5" w:rsidRDefault="00264F69">
      <w:pPr>
        <w:contextualSpacing/>
        <w:rPr>
          <w:rFonts w:eastAsia="Times New Roman" w:cstheme="minorHAnsi"/>
          <w:sz w:val="24"/>
          <w:szCs w:val="24"/>
        </w:rPr>
      </w:pPr>
      <w:r w:rsidRPr="000D5DB5">
        <w:rPr>
          <w:rFonts w:eastAsia="Times New Roman" w:cstheme="minorHAnsi"/>
          <w:b/>
          <w:bCs/>
          <w:color w:val="000000"/>
        </w:rPr>
        <w:t>Hide in Plain Sight</w:t>
      </w:r>
    </w:p>
    <w:p w14:paraId="74FFC24B" w14:textId="77777777" w:rsidR="009A76FC" w:rsidRDefault="00264F69" w:rsidP="00EE6F01">
      <w:pPr>
        <w:contextualSpacing/>
        <w:rPr>
          <w:rFonts w:eastAsia="Times New Roman" w:cstheme="minorHAnsi"/>
          <w:color w:val="000000"/>
        </w:rPr>
      </w:pPr>
      <w:r w:rsidRPr="000D5DB5">
        <w:rPr>
          <w:rFonts w:eastAsia="Times New Roman" w:cstheme="minorHAnsi"/>
          <w:color w:val="000000"/>
        </w:rPr>
        <w:t xml:space="preserve">Starting at 10th level, you can spend 1 minute creating camouflage for yourself. You must have access to fresh mud, dirt, plants, soot, and other naturally occurring materials with which to create your camouflage. Once you are camouflaged in this way, you can try to hide by pressing yourself up against a solid surface, such as a tree or wall, that is at least as tall and wide as you are. You gain a +10 bonus to Agility (Stealth) checks as long as you remain there without moving or taking actions. </w:t>
      </w:r>
    </w:p>
    <w:p w14:paraId="12CDAC4A" w14:textId="77777777" w:rsidR="00264F69" w:rsidRDefault="00EE6F01" w:rsidP="00EE6F01">
      <w:pPr>
        <w:contextualSpacing/>
      </w:pPr>
      <w:r w:rsidRPr="00A93F93">
        <w:t xml:space="preserve">Once </w:t>
      </w:r>
      <w:r>
        <w:t xml:space="preserve">you </w:t>
      </w:r>
      <w:r w:rsidRPr="00A93F93">
        <w:t xml:space="preserve">move or take an action or a reaction, </w:t>
      </w:r>
      <w:r>
        <w:t xml:space="preserve">you </w:t>
      </w:r>
      <w:r w:rsidRPr="00A93F93">
        <w:t xml:space="preserve">must camouflage </w:t>
      </w:r>
      <w:r>
        <w:t xml:space="preserve">yourself </w:t>
      </w:r>
      <w:r w:rsidRPr="00A93F93">
        <w:t xml:space="preserve">again </w:t>
      </w:r>
      <w:r>
        <w:t>with an action so long as she remains in the same general terrain type. If you are in a different terrain, you must spend another minute.</w:t>
      </w:r>
    </w:p>
    <w:p w14:paraId="77573BDE" w14:textId="77777777" w:rsidR="00EE6F01" w:rsidRPr="000D5DB5" w:rsidRDefault="00EE6F01">
      <w:pPr>
        <w:contextualSpacing/>
        <w:rPr>
          <w:rFonts w:eastAsia="Times New Roman" w:cstheme="minorHAnsi"/>
          <w:sz w:val="24"/>
          <w:szCs w:val="24"/>
        </w:rPr>
      </w:pPr>
    </w:p>
    <w:p w14:paraId="68A09B32" w14:textId="77777777" w:rsidR="00264F69" w:rsidRPr="000D5DB5" w:rsidRDefault="00264F69">
      <w:pPr>
        <w:rPr>
          <w:rFonts w:eastAsia="Times New Roman" w:cstheme="minorHAnsi"/>
          <w:color w:val="000000"/>
        </w:rPr>
      </w:pPr>
      <w:r w:rsidRPr="00134BC3">
        <w:rPr>
          <w:rFonts w:eastAsia="Times New Roman" w:cstheme="minorHAnsi"/>
          <w:b/>
          <w:bCs/>
          <w:color w:val="000000"/>
        </w:rPr>
        <w:t xml:space="preserve">Foe Slayer </w:t>
      </w:r>
    </w:p>
    <w:p w14:paraId="746ECE90" w14:textId="77777777" w:rsidR="00264F69" w:rsidRPr="00134BC3" w:rsidRDefault="00264F69">
      <w:pPr>
        <w:rPr>
          <w:rFonts w:eastAsia="Times New Roman" w:cstheme="minorHAnsi"/>
          <w:sz w:val="24"/>
          <w:szCs w:val="24"/>
        </w:rPr>
      </w:pPr>
      <w:r w:rsidRPr="000D5DB5">
        <w:rPr>
          <w:rFonts w:eastAsia="Times New Roman" w:cstheme="minorHAnsi"/>
          <w:color w:val="000000"/>
        </w:rPr>
        <w:t>Starting at 20th level, y</w:t>
      </w:r>
      <w:r w:rsidRPr="00134BC3">
        <w:rPr>
          <w:rFonts w:eastAsia="Times New Roman" w:cstheme="minorHAnsi"/>
          <w:color w:val="000000"/>
        </w:rPr>
        <w:t>ou become an unparalleled hunter of your enemies. Once on each of your turns, you can add your Spirit modifier to the attack roll or the damage roll. You can choose to use this feature before or after the roll, but before any effects of the roll are applied.</w:t>
      </w:r>
    </w:p>
    <w:p w14:paraId="59F75EC0" w14:textId="77777777" w:rsidR="0095640C" w:rsidRPr="000D5DB5" w:rsidRDefault="0095640C">
      <w:pPr>
        <w:contextualSpacing/>
        <w:rPr>
          <w:rFonts w:eastAsia="Times New Roman" w:cstheme="minorHAnsi"/>
          <w:color w:val="000000"/>
        </w:rPr>
      </w:pPr>
    </w:p>
    <w:p w14:paraId="01FAD015" w14:textId="77777777" w:rsidR="00AB25EF" w:rsidRPr="000D5DB5" w:rsidRDefault="00AB25EF">
      <w:pPr>
        <w:contextualSpacing/>
        <w:outlineLvl w:val="2"/>
        <w:rPr>
          <w:rFonts w:eastAsia="Times New Roman" w:cstheme="minorHAnsi"/>
          <w:b/>
          <w:bCs/>
          <w:sz w:val="27"/>
          <w:szCs w:val="27"/>
        </w:rPr>
      </w:pPr>
      <w:bookmarkStart w:id="1883" w:name="_Toc509138737"/>
      <w:bookmarkStart w:id="1884" w:name="_Toc54196392"/>
      <w:r w:rsidRPr="000D5DB5">
        <w:rPr>
          <w:rFonts w:eastAsia="Times New Roman" w:cstheme="minorHAnsi"/>
          <w:color w:val="2E75B5"/>
          <w:sz w:val="28"/>
          <w:szCs w:val="28"/>
        </w:rPr>
        <w:t>Hunter Archetypes</w:t>
      </w:r>
      <w:bookmarkEnd w:id="1883"/>
      <w:bookmarkEnd w:id="1884"/>
    </w:p>
    <w:p w14:paraId="0E0D716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An Azerothian hunter may choose one of the three below archetypes. </w:t>
      </w:r>
    </w:p>
    <w:p w14:paraId="34C51421" w14:textId="77777777" w:rsidR="00AB25EF" w:rsidRPr="000D5DB5" w:rsidRDefault="00AB25EF">
      <w:pPr>
        <w:contextualSpacing/>
        <w:rPr>
          <w:rFonts w:eastAsia="Times New Roman" w:cstheme="minorHAnsi"/>
          <w:sz w:val="24"/>
          <w:szCs w:val="24"/>
        </w:rPr>
      </w:pPr>
    </w:p>
    <w:p w14:paraId="07A202F2"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Beast Master</w:t>
      </w:r>
    </w:p>
    <w:p w14:paraId="6D579FEE" w14:textId="77777777" w:rsidR="00AB25EF" w:rsidRPr="000D5DB5" w:rsidRDefault="004411FD">
      <w:pPr>
        <w:contextualSpacing/>
        <w:rPr>
          <w:rFonts w:eastAsia="Times New Roman" w:cstheme="minorHAnsi"/>
          <w:sz w:val="24"/>
          <w:szCs w:val="24"/>
        </w:rPr>
      </w:pPr>
      <w:r>
        <w:rPr>
          <w:rFonts w:eastAsia="Times New Roman" w:cstheme="minorHAnsi"/>
          <w:color w:val="000000"/>
        </w:rPr>
        <w:t xml:space="preserve">Your </w:t>
      </w:r>
      <w:r w:rsidR="00AB25EF" w:rsidRPr="000D5DB5">
        <w:rPr>
          <w:rFonts w:eastAsia="Times New Roman" w:cstheme="minorHAnsi"/>
          <w:color w:val="000000"/>
        </w:rPr>
        <w:t xml:space="preserve">bond with the land </w:t>
      </w:r>
      <w:r>
        <w:rPr>
          <w:rFonts w:eastAsia="Times New Roman" w:cstheme="minorHAnsi"/>
          <w:color w:val="000000"/>
        </w:rPr>
        <w:t xml:space="preserve">is stronger than that of other hunters, a bonded </w:t>
      </w:r>
      <w:r w:rsidR="00AB25EF" w:rsidRPr="000D5DB5">
        <w:rPr>
          <w:rFonts w:eastAsia="Times New Roman" w:cstheme="minorHAnsi"/>
          <w:color w:val="000000"/>
        </w:rPr>
        <w:t xml:space="preserve">beast appropriate to your terrain </w:t>
      </w:r>
      <w:r>
        <w:rPr>
          <w:rFonts w:eastAsia="Times New Roman" w:cstheme="minorHAnsi"/>
          <w:color w:val="000000"/>
        </w:rPr>
        <w:t xml:space="preserve">has chosen to </w:t>
      </w:r>
      <w:r w:rsidR="00AB25EF" w:rsidRPr="000D5DB5">
        <w:rPr>
          <w:rFonts w:eastAsia="Times New Roman" w:cstheme="minorHAnsi"/>
          <w:color w:val="000000"/>
        </w:rPr>
        <w:t xml:space="preserve">fight alongside you. </w:t>
      </w:r>
      <w:r>
        <w:rPr>
          <w:rFonts w:eastAsia="Times New Roman" w:cstheme="minorHAnsi"/>
          <w:color w:val="000000"/>
        </w:rPr>
        <w:t>Beast master hunters are the most common adventuring hunters to fight without aid.</w:t>
      </w:r>
    </w:p>
    <w:p w14:paraId="559F5922" w14:textId="77777777" w:rsidR="00AB25EF" w:rsidRPr="000D5DB5" w:rsidRDefault="00AB25EF">
      <w:pPr>
        <w:contextualSpacing/>
        <w:rPr>
          <w:rFonts w:eastAsia="Times New Roman" w:cstheme="minorHAnsi"/>
          <w:sz w:val="24"/>
          <w:szCs w:val="24"/>
        </w:rPr>
      </w:pPr>
    </w:p>
    <w:p w14:paraId="5D2B47F0" w14:textId="77777777" w:rsidR="002171B5" w:rsidRPr="000D5DB5" w:rsidRDefault="00AB25EF">
      <w:pPr>
        <w:contextualSpacing/>
        <w:rPr>
          <w:rFonts w:eastAsia="Times New Roman" w:cstheme="minorHAnsi"/>
          <w:color w:val="000000"/>
        </w:rPr>
      </w:pPr>
      <w:r w:rsidRPr="000D5DB5">
        <w:rPr>
          <w:rFonts w:eastAsia="Times New Roman" w:cstheme="minorHAnsi"/>
          <w:b/>
          <w:bCs/>
          <w:color w:val="000000"/>
        </w:rPr>
        <w:t xml:space="preserve">Hunter’s Companion. </w:t>
      </w:r>
      <w:r w:rsidRPr="000D5DB5">
        <w:rPr>
          <w:rFonts w:eastAsia="Times New Roman" w:cstheme="minorHAnsi"/>
          <w:color w:val="000000"/>
        </w:rPr>
        <w:t xml:space="preserve">At 3rd level, you gain a </w:t>
      </w:r>
      <w:r w:rsidR="002171B5" w:rsidRPr="000D5DB5">
        <w:rPr>
          <w:rFonts w:eastAsia="Times New Roman" w:cstheme="minorHAnsi"/>
          <w:color w:val="000000"/>
        </w:rPr>
        <w:t xml:space="preserve">bound </w:t>
      </w:r>
      <w:r w:rsidRPr="000D5DB5">
        <w:rPr>
          <w:rFonts w:eastAsia="Times New Roman" w:cstheme="minorHAnsi"/>
          <w:color w:val="000000"/>
        </w:rPr>
        <w:t xml:space="preserve">companion that accompanies you on your adventures and is trained to fight alongside you. </w:t>
      </w:r>
      <w:r w:rsidR="00FB1A45" w:rsidRPr="000D5DB5">
        <w:rPr>
          <w:rFonts w:eastAsia="Times New Roman" w:cstheme="minorHAnsi"/>
          <w:color w:val="000000"/>
        </w:rPr>
        <w:t>This acts as a normal bo</w:t>
      </w:r>
      <w:r w:rsidR="00823019">
        <w:rPr>
          <w:rFonts w:eastAsia="Times New Roman" w:cstheme="minorHAnsi"/>
          <w:color w:val="000000"/>
        </w:rPr>
        <w:t>u</w:t>
      </w:r>
      <w:r w:rsidR="00FB1A45" w:rsidRPr="000D5DB5">
        <w:rPr>
          <w:rFonts w:eastAsia="Times New Roman" w:cstheme="minorHAnsi"/>
          <w:color w:val="000000"/>
        </w:rPr>
        <w:t xml:space="preserve">nd companion. </w:t>
      </w:r>
      <w:r w:rsidR="002171B5" w:rsidRPr="000D5DB5">
        <w:rPr>
          <w:rFonts w:eastAsia="Times New Roman" w:cstheme="minorHAnsi"/>
          <w:color w:val="000000"/>
        </w:rPr>
        <w:t>The companion must be a beast that is no larger than Medium and that has a challenge rating of 1/</w:t>
      </w:r>
      <w:r w:rsidR="00FB1A45" w:rsidRPr="000D5DB5">
        <w:rPr>
          <w:rFonts w:eastAsia="Times New Roman" w:cstheme="minorHAnsi"/>
          <w:color w:val="000000"/>
        </w:rPr>
        <w:t xml:space="preserve">2 </w:t>
      </w:r>
      <w:r w:rsidR="002171B5" w:rsidRPr="000D5DB5">
        <w:rPr>
          <w:rFonts w:eastAsia="Times New Roman" w:cstheme="minorHAnsi"/>
          <w:color w:val="000000"/>
        </w:rPr>
        <w:t>or lower (for example, a hawk, mastiff, or panther). See Bound Companion for more details.</w:t>
      </w:r>
      <w:r w:rsidR="000D6E5C" w:rsidRPr="000D5DB5">
        <w:rPr>
          <w:rFonts w:eastAsia="Times New Roman" w:cstheme="minorHAnsi"/>
          <w:color w:val="000000"/>
        </w:rPr>
        <w:t xml:space="preserve"> The hunter is able to cast the </w:t>
      </w:r>
      <w:r w:rsidR="006309F8" w:rsidRPr="006309F8">
        <w:rPr>
          <w:rFonts w:eastAsia="Times New Roman" w:cstheme="minorHAnsi"/>
          <w:i/>
          <w:iCs/>
          <w:color w:val="000000"/>
        </w:rPr>
        <w:t>b</w:t>
      </w:r>
      <w:r w:rsidR="000D6E5C" w:rsidRPr="006309F8">
        <w:rPr>
          <w:rFonts w:eastAsia="Times New Roman" w:cstheme="minorHAnsi"/>
          <w:i/>
          <w:iCs/>
          <w:color w:val="000000"/>
        </w:rPr>
        <w:t>ind</w:t>
      </w:r>
      <w:r w:rsidR="000D6E5C" w:rsidRPr="000D5DB5">
        <w:rPr>
          <w:rFonts w:eastAsia="Times New Roman" w:cstheme="minorHAnsi"/>
          <w:color w:val="000000"/>
        </w:rPr>
        <w:t xml:space="preserve"> spell</w:t>
      </w:r>
      <w:r w:rsidR="006309F8">
        <w:rPr>
          <w:rFonts w:eastAsia="Times New Roman" w:cstheme="minorHAnsi"/>
          <w:color w:val="000000"/>
        </w:rPr>
        <w:t xml:space="preserve"> to bind beasts</w:t>
      </w:r>
      <w:r w:rsidR="000D6E5C" w:rsidRPr="000D5DB5">
        <w:rPr>
          <w:rFonts w:eastAsia="Times New Roman" w:cstheme="minorHAnsi"/>
          <w:color w:val="000000"/>
        </w:rPr>
        <w:t>, even if the spell is not prepared or spellcasting was removed due to the Sharpshooter ability.</w:t>
      </w:r>
    </w:p>
    <w:p w14:paraId="6073B32D" w14:textId="77777777" w:rsidR="002171B5" w:rsidRPr="000D5DB5" w:rsidRDefault="002171B5">
      <w:pPr>
        <w:contextualSpacing/>
        <w:rPr>
          <w:rFonts w:eastAsia="Times New Roman" w:cstheme="minorHAnsi"/>
          <w:i/>
          <w:iCs/>
          <w:color w:val="000000"/>
        </w:rPr>
      </w:pPr>
    </w:p>
    <w:p w14:paraId="51ADC241" w14:textId="77777777" w:rsidR="002171B5" w:rsidRPr="000D5DB5" w:rsidRDefault="002171B5">
      <w:pPr>
        <w:contextualSpacing/>
        <w:rPr>
          <w:rFonts w:eastAsia="Times New Roman" w:cstheme="minorHAnsi"/>
          <w:i/>
          <w:iCs/>
          <w:color w:val="000000"/>
        </w:rPr>
      </w:pPr>
      <w:r w:rsidRPr="000D5DB5">
        <w:rPr>
          <w:rFonts w:eastAsia="Times New Roman" w:cstheme="minorHAnsi"/>
          <w:i/>
          <w:iCs/>
          <w:color w:val="000000"/>
        </w:rPr>
        <w:t>Bond</w:t>
      </w:r>
    </w:p>
    <w:p w14:paraId="12020997" w14:textId="77777777" w:rsidR="00FB1A45" w:rsidRPr="000D5DB5" w:rsidRDefault="002171B5">
      <w:pPr>
        <w:contextualSpacing/>
        <w:rPr>
          <w:rFonts w:eastAsia="Times New Roman" w:cstheme="minorHAnsi"/>
          <w:color w:val="000000"/>
        </w:rPr>
      </w:pPr>
      <w:r w:rsidRPr="000D5DB5">
        <w:rPr>
          <w:rFonts w:eastAsia="Times New Roman" w:cstheme="minorHAnsi"/>
          <w:color w:val="000000"/>
        </w:rPr>
        <w:t xml:space="preserve">Due to your bond with the beast, you can add your proficiency bonus to the beast’s AC, attack rolls, and damage rolls, as well as to any saving throws and skills it is proficient in. </w:t>
      </w:r>
      <w:r w:rsidR="00FB1A45" w:rsidRPr="000D5DB5">
        <w:rPr>
          <w:rFonts w:eastAsia="Times New Roman" w:cstheme="minorHAnsi"/>
          <w:color w:val="000000"/>
        </w:rPr>
        <w:t xml:space="preserve">The beast also </w:t>
      </w:r>
      <w:r w:rsidR="00FB1A45" w:rsidRPr="000D5DB5">
        <w:rPr>
          <w:rFonts w:eastAsia="Times New Roman" w:cstheme="minorHAnsi"/>
          <w:color w:val="000000"/>
        </w:rPr>
        <w:lastRenderedPageBreak/>
        <w:t xml:space="preserve">gains proficiency in two skills of your choice, and to all saving throws. Due to your bond, however, the companion loses the Multiattack feature (if it possesses it). </w:t>
      </w:r>
      <w:r w:rsidR="00C46D1B">
        <w:rPr>
          <w:rFonts w:eastAsia="Times New Roman" w:cstheme="minorHAnsi"/>
          <w:color w:val="000000"/>
        </w:rPr>
        <w:t>This does not stack with their own proficiency bonuses.</w:t>
      </w:r>
    </w:p>
    <w:p w14:paraId="73368E64" w14:textId="77777777" w:rsidR="002171B5" w:rsidRPr="000D5DB5" w:rsidRDefault="002171B5">
      <w:pPr>
        <w:contextualSpacing/>
        <w:rPr>
          <w:rFonts w:eastAsia="Times New Roman" w:cstheme="minorHAnsi"/>
          <w:color w:val="000000"/>
        </w:rPr>
      </w:pPr>
      <w:r w:rsidRPr="000D5DB5">
        <w:rPr>
          <w:rFonts w:eastAsia="Times New Roman" w:cstheme="minorHAnsi"/>
          <w:color w:val="000000"/>
        </w:rPr>
        <w:t xml:space="preserve">Its hit point maximum equals its normal maximum or four times your </w:t>
      </w:r>
      <w:r w:rsidR="00834768" w:rsidRPr="000D5DB5">
        <w:rPr>
          <w:rFonts w:eastAsia="Times New Roman" w:cstheme="minorHAnsi"/>
          <w:color w:val="000000"/>
        </w:rPr>
        <w:t>hunter</w:t>
      </w:r>
      <w:r w:rsidRPr="000D5DB5">
        <w:rPr>
          <w:rFonts w:eastAsia="Times New Roman" w:cstheme="minorHAnsi"/>
          <w:color w:val="000000"/>
        </w:rPr>
        <w:t xml:space="preserve"> level, whichever is higher. </w:t>
      </w:r>
    </w:p>
    <w:p w14:paraId="0F017670" w14:textId="77777777" w:rsidR="008428EE" w:rsidRPr="000D5DB5" w:rsidRDefault="008428EE">
      <w:pPr>
        <w:contextualSpacing/>
        <w:rPr>
          <w:rFonts w:eastAsia="Times New Roman" w:cstheme="minorHAnsi"/>
          <w:sz w:val="24"/>
          <w:szCs w:val="24"/>
        </w:rPr>
      </w:pPr>
      <w:r w:rsidRPr="000D5DB5">
        <w:rPr>
          <w:rFonts w:eastAsia="Times New Roman" w:cstheme="minorHAnsi"/>
          <w:color w:val="000000"/>
        </w:rPr>
        <w:t xml:space="preserve">Whenever you gain Extra Attack, </w:t>
      </w:r>
      <w:r w:rsidR="00074023">
        <w:rPr>
          <w:rFonts w:eastAsia="Times New Roman" w:cstheme="minorHAnsi"/>
          <w:color w:val="000000"/>
        </w:rPr>
        <w:t xml:space="preserve">you can give </w:t>
      </w:r>
      <w:r w:rsidRPr="000D5DB5">
        <w:rPr>
          <w:rFonts w:eastAsia="Times New Roman" w:cstheme="minorHAnsi"/>
          <w:color w:val="000000"/>
        </w:rPr>
        <w:t>the extra attack action</w:t>
      </w:r>
      <w:r w:rsidR="006E44B9">
        <w:rPr>
          <w:rFonts w:eastAsia="Times New Roman" w:cstheme="minorHAnsi"/>
          <w:color w:val="000000"/>
        </w:rPr>
        <w:t xml:space="preserve"> to your beast</w:t>
      </w:r>
      <w:r w:rsidRPr="000D5DB5">
        <w:rPr>
          <w:rFonts w:eastAsia="Times New Roman" w:cstheme="minorHAnsi"/>
          <w:color w:val="000000"/>
        </w:rPr>
        <w:t xml:space="preserve"> </w:t>
      </w:r>
      <w:r w:rsidR="00074023">
        <w:rPr>
          <w:rFonts w:eastAsia="Times New Roman" w:cstheme="minorHAnsi"/>
          <w:color w:val="000000"/>
        </w:rPr>
        <w:t>instead of using it yourself</w:t>
      </w:r>
      <w:r w:rsidRPr="000D5DB5">
        <w:rPr>
          <w:rFonts w:eastAsia="Times New Roman" w:cstheme="minorHAnsi"/>
          <w:color w:val="000000"/>
        </w:rPr>
        <w:t xml:space="preserve">. </w:t>
      </w:r>
      <w:r w:rsidR="00074023">
        <w:rPr>
          <w:rFonts w:eastAsia="Times New Roman" w:cstheme="minorHAnsi"/>
          <w:color w:val="000000"/>
        </w:rPr>
        <w:t xml:space="preserve">This decision is made on the start of your turn on every round. </w:t>
      </w:r>
    </w:p>
    <w:p w14:paraId="46294D93" w14:textId="77777777" w:rsidR="002171B5" w:rsidRPr="000D5DB5" w:rsidRDefault="002171B5">
      <w:pPr>
        <w:contextualSpacing/>
        <w:rPr>
          <w:rFonts w:eastAsia="Times New Roman" w:cstheme="minorHAnsi"/>
          <w:color w:val="000000"/>
        </w:rPr>
      </w:pPr>
    </w:p>
    <w:p w14:paraId="3991E4A8" w14:textId="77777777" w:rsidR="002171B5" w:rsidRPr="000D5DB5" w:rsidRDefault="002171B5">
      <w:pPr>
        <w:contextualSpacing/>
        <w:rPr>
          <w:rFonts w:eastAsia="Times New Roman" w:cstheme="minorHAnsi"/>
          <w:i/>
          <w:iCs/>
          <w:color w:val="000000"/>
        </w:rPr>
      </w:pPr>
      <w:r w:rsidRPr="000D5DB5">
        <w:rPr>
          <w:rFonts w:eastAsia="Times New Roman" w:cstheme="minorHAnsi"/>
          <w:i/>
          <w:iCs/>
          <w:color w:val="000000"/>
        </w:rPr>
        <w:t>Leveling up</w:t>
      </w:r>
    </w:p>
    <w:p w14:paraId="2CFDDC38" w14:textId="77777777" w:rsidR="00FB1A45" w:rsidRPr="000D5DB5" w:rsidRDefault="002171B5">
      <w:pPr>
        <w:contextualSpacing/>
        <w:rPr>
          <w:rFonts w:eastAsia="Times New Roman" w:cstheme="minorHAnsi"/>
          <w:color w:val="000000"/>
        </w:rPr>
      </w:pPr>
      <w:r w:rsidRPr="000D5DB5">
        <w:rPr>
          <w:rFonts w:eastAsia="Times New Roman" w:cstheme="minorHAnsi"/>
          <w:color w:val="000000"/>
        </w:rPr>
        <w:t xml:space="preserve">Your beast companion improves in CR the higher your level becomes, CR equal to 1 per every 8 levels of Hunter (improving to </w:t>
      </w:r>
      <w:r w:rsidR="00FB1A45" w:rsidRPr="000D5DB5">
        <w:rPr>
          <w:rFonts w:eastAsia="Times New Roman" w:cstheme="minorHAnsi"/>
          <w:color w:val="000000"/>
        </w:rPr>
        <w:t>1</w:t>
      </w:r>
      <w:r w:rsidRPr="000D5DB5">
        <w:rPr>
          <w:rFonts w:eastAsia="Times New Roman" w:cstheme="minorHAnsi"/>
          <w:color w:val="000000"/>
        </w:rPr>
        <w:t xml:space="preserve"> CR at level 4, </w:t>
      </w:r>
      <w:r w:rsidR="00FB1A45" w:rsidRPr="000D5DB5">
        <w:rPr>
          <w:rFonts w:eastAsia="Times New Roman" w:cstheme="minorHAnsi"/>
          <w:color w:val="000000"/>
        </w:rPr>
        <w:t>2</w:t>
      </w:r>
      <w:r w:rsidRPr="000D5DB5">
        <w:rPr>
          <w:rFonts w:eastAsia="Times New Roman" w:cstheme="minorHAnsi"/>
          <w:color w:val="000000"/>
        </w:rPr>
        <w:t xml:space="preserve"> CR at level 8, and </w:t>
      </w:r>
      <w:r w:rsidR="00FB1A45" w:rsidRPr="000D5DB5">
        <w:rPr>
          <w:rFonts w:eastAsia="Times New Roman" w:cstheme="minorHAnsi"/>
          <w:color w:val="000000"/>
        </w:rPr>
        <w:t>3</w:t>
      </w:r>
      <w:r w:rsidRPr="000D5DB5">
        <w:rPr>
          <w:rFonts w:eastAsia="Times New Roman" w:cstheme="minorHAnsi"/>
          <w:color w:val="000000"/>
        </w:rPr>
        <w:t xml:space="preserve"> CR at level 16). </w:t>
      </w:r>
      <w:r w:rsidR="00FB1A45" w:rsidRPr="000D5DB5">
        <w:rPr>
          <w:rFonts w:eastAsia="Times New Roman" w:cstheme="minorHAnsi"/>
          <w:color w:val="000000"/>
        </w:rPr>
        <w:t xml:space="preserve">This either takes the form of choosing a higher-level companion, or adding hit dice to the companion until its CR increases. </w:t>
      </w:r>
    </w:p>
    <w:p w14:paraId="21F62C5C" w14:textId="77777777" w:rsidR="002171B5" w:rsidRPr="000D5DB5" w:rsidRDefault="002171B5">
      <w:pPr>
        <w:contextualSpacing/>
        <w:rPr>
          <w:rFonts w:eastAsia="Times New Roman" w:cstheme="minorHAnsi"/>
          <w:sz w:val="24"/>
          <w:szCs w:val="24"/>
        </w:rPr>
      </w:pPr>
      <w:r w:rsidRPr="000D5DB5">
        <w:rPr>
          <w:rFonts w:eastAsia="Times New Roman" w:cstheme="minorHAnsi"/>
          <w:color w:val="000000"/>
        </w:rPr>
        <w:t xml:space="preserve">When reaching 8th level, you can choose a Large creature. </w:t>
      </w:r>
      <w:r w:rsidR="00FB1A45" w:rsidRPr="000D5DB5">
        <w:rPr>
          <w:rFonts w:eastAsia="Times New Roman" w:cstheme="minorHAnsi"/>
          <w:color w:val="000000"/>
        </w:rPr>
        <w:t xml:space="preserve">The companion also gains an Ability Score Improvement once you do (this acts as the normal feature). </w:t>
      </w:r>
    </w:p>
    <w:p w14:paraId="7C107AFE" w14:textId="77777777" w:rsidR="002171B5" w:rsidRPr="000D5DB5" w:rsidRDefault="002171B5">
      <w:pPr>
        <w:contextualSpacing/>
        <w:rPr>
          <w:rFonts w:eastAsia="Times New Roman" w:cstheme="minorHAnsi"/>
          <w:color w:val="000000"/>
        </w:rPr>
      </w:pPr>
    </w:p>
    <w:p w14:paraId="1F4B5D9C" w14:textId="77777777" w:rsidR="002171B5" w:rsidRPr="000D5DB5" w:rsidRDefault="00D64DDD">
      <w:pPr>
        <w:contextualSpacing/>
        <w:rPr>
          <w:rFonts w:eastAsia="Times New Roman" w:cstheme="minorHAnsi"/>
          <w:i/>
          <w:iCs/>
          <w:color w:val="000000"/>
        </w:rPr>
      </w:pPr>
      <w:r w:rsidRPr="000D5DB5">
        <w:rPr>
          <w:rFonts w:eastAsia="Times New Roman" w:cstheme="minorHAnsi"/>
          <w:i/>
          <w:iCs/>
          <w:color w:val="000000"/>
        </w:rPr>
        <w:t>Special</w:t>
      </w:r>
      <w:r w:rsidR="002171B5" w:rsidRPr="000D5DB5">
        <w:rPr>
          <w:rFonts w:eastAsia="Times New Roman" w:cstheme="minorHAnsi"/>
          <w:i/>
          <w:iCs/>
          <w:color w:val="000000"/>
        </w:rPr>
        <w:t xml:space="preserve"> </w:t>
      </w:r>
    </w:p>
    <w:p w14:paraId="2952DC8D" w14:textId="77777777" w:rsidR="002171B5" w:rsidRPr="00134BC3" w:rsidRDefault="002171B5">
      <w:pPr>
        <w:contextualSpacing/>
        <w:rPr>
          <w:rFonts w:eastAsia="Times New Roman" w:cstheme="minorHAnsi"/>
          <w:sz w:val="24"/>
          <w:szCs w:val="24"/>
        </w:rPr>
      </w:pPr>
      <w:r w:rsidRPr="000D5DB5">
        <w:rPr>
          <w:rFonts w:eastAsia="Times New Roman" w:cstheme="minorHAnsi"/>
          <w:color w:val="000000"/>
        </w:rPr>
        <w:t xml:space="preserve">While traveling through your favored terrain with your beast, you can move stealthily at a normal pace. Bonding with a beast requires spending one hour communicating with the creature by nonverbal cues, and spending the next seven hours in bonding activities (hunting, etc.). </w:t>
      </w:r>
    </w:p>
    <w:p w14:paraId="6AE3CD82" w14:textId="77777777" w:rsidR="00AB25EF" w:rsidRPr="000D5DB5" w:rsidRDefault="00AB25EF">
      <w:pPr>
        <w:contextualSpacing/>
        <w:rPr>
          <w:rFonts w:eastAsia="Times New Roman" w:cstheme="minorHAnsi"/>
          <w:sz w:val="24"/>
          <w:szCs w:val="24"/>
        </w:rPr>
      </w:pPr>
    </w:p>
    <w:p w14:paraId="404FEE96" w14:textId="77777777" w:rsidR="00AB25EF" w:rsidRDefault="00AB25EF" w:rsidP="003F1310">
      <w:pPr>
        <w:contextualSpacing/>
        <w:rPr>
          <w:rFonts w:eastAsia="Times New Roman" w:cstheme="minorHAnsi"/>
          <w:color w:val="000000"/>
        </w:rPr>
      </w:pPr>
      <w:r w:rsidRPr="000D5DB5">
        <w:rPr>
          <w:rFonts w:eastAsia="Times New Roman" w:cstheme="minorHAnsi"/>
          <w:b/>
          <w:bCs/>
          <w:color w:val="000000"/>
        </w:rPr>
        <w:t xml:space="preserve">Spirit Bond. </w:t>
      </w:r>
      <w:r w:rsidRPr="000D5DB5">
        <w:rPr>
          <w:rFonts w:eastAsia="Times New Roman" w:cstheme="minorHAnsi"/>
          <w:color w:val="000000"/>
        </w:rPr>
        <w:t xml:space="preserve">Beginning at 7th level, on any of your turns, you can use a bonus action to command the beast to take the Dash, Disengage, Dodge, or Help action on </w:t>
      </w:r>
      <w:r w:rsidR="00074023">
        <w:rPr>
          <w:rFonts w:eastAsia="Times New Roman" w:cstheme="minorHAnsi"/>
          <w:color w:val="000000"/>
        </w:rPr>
        <w:t xml:space="preserve">your </w:t>
      </w:r>
      <w:r w:rsidRPr="000D5DB5">
        <w:rPr>
          <w:rFonts w:eastAsia="Times New Roman" w:cstheme="minorHAnsi"/>
          <w:color w:val="000000"/>
        </w:rPr>
        <w:t xml:space="preserve">turn. The beast also has advantage with any saving throw to resist spells that control </w:t>
      </w:r>
      <w:r w:rsidR="003F1310">
        <w:rPr>
          <w:rFonts w:eastAsia="Times New Roman" w:cstheme="minorHAnsi"/>
          <w:color w:val="000000"/>
        </w:rPr>
        <w:t xml:space="preserve">or repel </w:t>
      </w:r>
      <w:r w:rsidRPr="000D5DB5">
        <w:rPr>
          <w:rFonts w:eastAsia="Times New Roman" w:cstheme="minorHAnsi"/>
          <w:color w:val="000000"/>
        </w:rPr>
        <w:t xml:space="preserve">it (such as charm </w:t>
      </w:r>
      <w:r w:rsidR="003F1310">
        <w:rPr>
          <w:rFonts w:eastAsia="Times New Roman" w:cstheme="minorHAnsi"/>
          <w:color w:val="000000"/>
        </w:rPr>
        <w:t xml:space="preserve">or fear </w:t>
      </w:r>
      <w:r w:rsidRPr="000D5DB5">
        <w:rPr>
          <w:rFonts w:eastAsia="Times New Roman" w:cstheme="minorHAnsi"/>
          <w:color w:val="000000"/>
        </w:rPr>
        <w:t>spells)</w:t>
      </w:r>
      <w:r w:rsidR="003F1310">
        <w:rPr>
          <w:rFonts w:eastAsia="Times New Roman" w:cstheme="minorHAnsi"/>
          <w:color w:val="000000"/>
        </w:rPr>
        <w:t xml:space="preserve">, if the spell would cause it to </w:t>
      </w:r>
      <w:r w:rsidRPr="000D5DB5">
        <w:rPr>
          <w:rFonts w:eastAsia="Times New Roman" w:cstheme="minorHAnsi"/>
          <w:color w:val="000000"/>
        </w:rPr>
        <w:t xml:space="preserve">abandon </w:t>
      </w:r>
      <w:r w:rsidR="003F1310">
        <w:rPr>
          <w:rFonts w:eastAsia="Times New Roman" w:cstheme="minorHAnsi"/>
          <w:color w:val="000000"/>
        </w:rPr>
        <w:t xml:space="preserve">or betray you. </w:t>
      </w:r>
    </w:p>
    <w:p w14:paraId="5580BBCB" w14:textId="77777777" w:rsidR="003F1310" w:rsidRPr="000D5DB5" w:rsidRDefault="003F1310" w:rsidP="003F1310">
      <w:pPr>
        <w:contextualSpacing/>
        <w:rPr>
          <w:rFonts w:eastAsia="Times New Roman" w:cstheme="minorHAnsi"/>
          <w:sz w:val="24"/>
          <w:szCs w:val="24"/>
        </w:rPr>
      </w:pPr>
      <w:r>
        <w:rPr>
          <w:rFonts w:eastAsia="Times New Roman" w:cstheme="minorHAnsi"/>
          <w:color w:val="000000"/>
        </w:rPr>
        <w:t xml:space="preserve">You may also empower the spirit link to your beast. Doing so takes 1 minute of physical contact with a magic weapon (such as placing a magic sword against its paw, tapping it with a magic staff, or resting a magic bow on it). Once the task is completed, the beast’s weapon attacks are treated as magical as well for 1 hour. You may use weapons that belong to others, but not if they are attuned to others. If the weapon is attuned to you, it takes only 1 round of physical contact. </w:t>
      </w:r>
    </w:p>
    <w:p w14:paraId="46B149A4" w14:textId="77777777" w:rsidR="00AB25EF" w:rsidRPr="000D5DB5" w:rsidRDefault="00AB25EF">
      <w:pPr>
        <w:contextualSpacing/>
        <w:rPr>
          <w:rFonts w:eastAsia="Times New Roman" w:cstheme="minorHAnsi"/>
          <w:sz w:val="24"/>
          <w:szCs w:val="24"/>
        </w:rPr>
      </w:pPr>
    </w:p>
    <w:p w14:paraId="1A62EBD3" w14:textId="77777777" w:rsidR="008428EE" w:rsidRPr="000D5DB5" w:rsidRDefault="00AB25EF">
      <w:pPr>
        <w:contextualSpacing/>
        <w:rPr>
          <w:rFonts w:eastAsia="Times New Roman" w:cstheme="minorHAnsi"/>
          <w:color w:val="000000"/>
        </w:rPr>
      </w:pPr>
      <w:r w:rsidRPr="000D5DB5">
        <w:rPr>
          <w:rFonts w:eastAsia="Times New Roman" w:cstheme="minorHAnsi"/>
          <w:b/>
          <w:bCs/>
          <w:color w:val="000000"/>
        </w:rPr>
        <w:t xml:space="preserve">Frenzy. </w:t>
      </w:r>
      <w:r w:rsidRPr="000D5DB5">
        <w:rPr>
          <w:rFonts w:eastAsia="Times New Roman" w:cstheme="minorHAnsi"/>
          <w:color w:val="000000"/>
        </w:rPr>
        <w:t xml:space="preserve">Starting at 11th level, </w:t>
      </w:r>
      <w:r w:rsidR="00074023">
        <w:rPr>
          <w:rFonts w:eastAsia="Times New Roman" w:cstheme="minorHAnsi"/>
          <w:color w:val="000000"/>
        </w:rPr>
        <w:t xml:space="preserve">you can command your companion </w:t>
      </w:r>
      <w:r w:rsidR="008428EE" w:rsidRPr="000D5DB5">
        <w:rPr>
          <w:rFonts w:eastAsia="Times New Roman" w:cstheme="minorHAnsi"/>
          <w:color w:val="000000"/>
        </w:rPr>
        <w:t>to attack</w:t>
      </w:r>
      <w:r w:rsidR="00074023">
        <w:rPr>
          <w:rFonts w:eastAsia="Times New Roman" w:cstheme="minorHAnsi"/>
          <w:color w:val="000000"/>
        </w:rPr>
        <w:t xml:space="preserve"> with a bonus action</w:t>
      </w:r>
      <w:r w:rsidR="008428EE" w:rsidRPr="000D5DB5">
        <w:rPr>
          <w:rFonts w:eastAsia="Times New Roman" w:cstheme="minorHAnsi"/>
          <w:color w:val="000000"/>
        </w:rPr>
        <w:t xml:space="preserve">, </w:t>
      </w:r>
      <w:r w:rsidR="00074023">
        <w:rPr>
          <w:rFonts w:eastAsia="Times New Roman" w:cstheme="minorHAnsi"/>
          <w:color w:val="000000"/>
        </w:rPr>
        <w:t>allowing it to make two attacks when it uses an action to attack on its turn</w:t>
      </w:r>
      <w:r w:rsidR="008428EE" w:rsidRPr="000D5DB5">
        <w:rPr>
          <w:rFonts w:eastAsia="Times New Roman" w:cstheme="minorHAnsi"/>
          <w:color w:val="000000"/>
        </w:rPr>
        <w:t xml:space="preserve">. </w:t>
      </w:r>
      <w:r w:rsidR="00074023">
        <w:rPr>
          <w:rFonts w:eastAsia="Times New Roman" w:cstheme="minorHAnsi"/>
          <w:color w:val="000000"/>
        </w:rPr>
        <w:t xml:space="preserve">This stacks with giving your animal companion an extra attack from your Extra Attack feature. </w:t>
      </w:r>
    </w:p>
    <w:p w14:paraId="5FFDCFEC" w14:textId="77777777" w:rsidR="00AB25EF" w:rsidRPr="000D5DB5" w:rsidRDefault="008428EE">
      <w:pPr>
        <w:contextualSpacing/>
        <w:rPr>
          <w:rFonts w:eastAsia="Times New Roman" w:cstheme="minorHAnsi"/>
          <w:sz w:val="24"/>
          <w:szCs w:val="24"/>
        </w:rPr>
      </w:pPr>
      <w:r w:rsidRPr="000D5DB5">
        <w:rPr>
          <w:rFonts w:eastAsia="Times New Roman" w:cstheme="minorHAnsi"/>
          <w:color w:val="000000"/>
        </w:rPr>
        <w:t xml:space="preserve">Your animal companion’s </w:t>
      </w:r>
      <w:r w:rsidR="00AB25EF" w:rsidRPr="000D5DB5">
        <w:rPr>
          <w:rFonts w:eastAsia="Times New Roman" w:cstheme="minorHAnsi"/>
          <w:color w:val="000000"/>
        </w:rPr>
        <w:t xml:space="preserve">weapon attacks score a critical hit on a roll of 19 and 20. </w:t>
      </w:r>
    </w:p>
    <w:p w14:paraId="271E7B82" w14:textId="77777777" w:rsidR="00AB25EF" w:rsidRPr="000D5DB5" w:rsidRDefault="00AB25EF">
      <w:pPr>
        <w:contextualSpacing/>
        <w:rPr>
          <w:rFonts w:eastAsia="Times New Roman" w:cstheme="minorHAnsi"/>
          <w:sz w:val="24"/>
          <w:szCs w:val="24"/>
        </w:rPr>
      </w:pPr>
    </w:p>
    <w:p w14:paraId="5774FDD8" w14:textId="77777777" w:rsidR="004B38B6" w:rsidRDefault="00AB25EF">
      <w:pPr>
        <w:contextualSpacing/>
        <w:rPr>
          <w:rFonts w:eastAsia="Times New Roman" w:cstheme="minorHAnsi"/>
          <w:color w:val="000000"/>
        </w:rPr>
      </w:pPr>
      <w:r w:rsidRPr="000D5DB5">
        <w:rPr>
          <w:rFonts w:eastAsia="Times New Roman" w:cstheme="minorHAnsi"/>
          <w:b/>
          <w:bCs/>
          <w:color w:val="000000"/>
        </w:rPr>
        <w:t xml:space="preserve">Empowered Bond. </w:t>
      </w:r>
      <w:r w:rsidRPr="000D5DB5">
        <w:rPr>
          <w:rFonts w:eastAsia="Times New Roman" w:cstheme="minorHAnsi"/>
          <w:color w:val="000000"/>
        </w:rPr>
        <w:t>Beginning at 15th level, you and your animal companion may share the damage both of you take by dividing it by two so long as you are within 30 feet of one another</w:t>
      </w:r>
      <w:r w:rsidR="004B38B6">
        <w:rPr>
          <w:rFonts w:eastAsia="Times New Roman" w:cstheme="minorHAnsi"/>
          <w:color w:val="000000"/>
        </w:rPr>
        <w:t xml:space="preserve">, as if </w:t>
      </w:r>
      <w:r w:rsidRPr="000D5DB5">
        <w:rPr>
          <w:rFonts w:eastAsia="Times New Roman" w:cstheme="minorHAnsi"/>
          <w:color w:val="000000"/>
        </w:rPr>
        <w:t xml:space="preserve">under the effects of </w:t>
      </w:r>
      <w:r w:rsidR="004B38B6">
        <w:rPr>
          <w:rFonts w:eastAsia="Times New Roman" w:cstheme="minorHAnsi"/>
          <w:color w:val="000000"/>
        </w:rPr>
        <w:t xml:space="preserve">the </w:t>
      </w:r>
      <w:r w:rsidR="006309F8" w:rsidRPr="006309F8">
        <w:rPr>
          <w:rFonts w:eastAsia="Times New Roman" w:cstheme="minorHAnsi"/>
          <w:i/>
          <w:iCs/>
          <w:color w:val="000000"/>
        </w:rPr>
        <w:t>s</w:t>
      </w:r>
      <w:r w:rsidRPr="006309F8">
        <w:rPr>
          <w:rFonts w:eastAsia="Times New Roman" w:cstheme="minorHAnsi"/>
          <w:i/>
          <w:iCs/>
          <w:color w:val="000000"/>
        </w:rPr>
        <w:t xml:space="preserve">pirit </w:t>
      </w:r>
      <w:r w:rsidR="006309F8" w:rsidRPr="006309F8">
        <w:rPr>
          <w:rFonts w:eastAsia="Times New Roman" w:cstheme="minorHAnsi"/>
          <w:i/>
          <w:iCs/>
          <w:color w:val="000000"/>
        </w:rPr>
        <w:t>l</w:t>
      </w:r>
      <w:r w:rsidRPr="006309F8">
        <w:rPr>
          <w:rFonts w:eastAsia="Times New Roman" w:cstheme="minorHAnsi"/>
          <w:i/>
          <w:iCs/>
          <w:color w:val="000000"/>
        </w:rPr>
        <w:t>ink</w:t>
      </w:r>
      <w:r w:rsidR="004B38B6">
        <w:rPr>
          <w:rFonts w:eastAsia="Times New Roman" w:cstheme="minorHAnsi"/>
          <w:color w:val="000000"/>
        </w:rPr>
        <w:t xml:space="preserve"> spell</w:t>
      </w:r>
      <w:r w:rsidRPr="000D5DB5">
        <w:rPr>
          <w:rFonts w:eastAsia="Times New Roman" w:cstheme="minorHAnsi"/>
          <w:color w:val="000000"/>
        </w:rPr>
        <w:t xml:space="preserve">. </w:t>
      </w:r>
    </w:p>
    <w:p w14:paraId="3E3B3C9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long as you and your animal companion are within one mile or less of one another, you may also </w:t>
      </w:r>
      <w:r w:rsidR="004B38B6">
        <w:rPr>
          <w:rFonts w:eastAsia="Times New Roman" w:cstheme="minorHAnsi"/>
          <w:color w:val="000000"/>
        </w:rPr>
        <w:t xml:space="preserve">use an action to </w:t>
      </w:r>
      <w:r w:rsidRPr="000D5DB5">
        <w:rPr>
          <w:rFonts w:eastAsia="Times New Roman" w:cstheme="minorHAnsi"/>
          <w:color w:val="000000"/>
        </w:rPr>
        <w:t>see through your companion’s eyes</w:t>
      </w:r>
      <w:r w:rsidR="004B38B6">
        <w:rPr>
          <w:rFonts w:eastAsia="Times New Roman" w:cstheme="minorHAnsi"/>
          <w:color w:val="000000"/>
        </w:rPr>
        <w:t xml:space="preserve"> and sense through their normal senses</w:t>
      </w:r>
      <w:r w:rsidRPr="000D5DB5">
        <w:rPr>
          <w:rFonts w:eastAsia="Times New Roman" w:cstheme="minorHAnsi"/>
          <w:color w:val="000000"/>
        </w:rPr>
        <w:t xml:space="preserve">, though you are blind to your own surroundings if you do so. </w:t>
      </w:r>
    </w:p>
    <w:p w14:paraId="018FF64D" w14:textId="77777777" w:rsidR="00AB25EF" w:rsidRPr="000D5DB5" w:rsidRDefault="00AB25EF">
      <w:pPr>
        <w:contextualSpacing/>
        <w:rPr>
          <w:rFonts w:eastAsia="Times New Roman" w:cstheme="minorHAnsi"/>
          <w:sz w:val="24"/>
          <w:szCs w:val="24"/>
        </w:rPr>
      </w:pPr>
    </w:p>
    <w:p w14:paraId="0AE8971B"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Marksman</w:t>
      </w:r>
    </w:p>
    <w:p w14:paraId="17F9A3F4" w14:textId="77777777" w:rsidR="00AB25EF" w:rsidRPr="000D5DB5" w:rsidRDefault="004411FD">
      <w:pPr>
        <w:contextualSpacing/>
        <w:rPr>
          <w:rFonts w:eastAsia="Times New Roman" w:cstheme="minorHAnsi"/>
          <w:sz w:val="24"/>
          <w:szCs w:val="24"/>
        </w:rPr>
      </w:pPr>
      <w:r>
        <w:rPr>
          <w:rFonts w:eastAsia="Times New Roman" w:cstheme="minorHAnsi"/>
          <w:color w:val="000000"/>
        </w:rPr>
        <w:t xml:space="preserve">You are </w:t>
      </w:r>
      <w:r w:rsidR="00AB25EF" w:rsidRPr="000D5DB5">
        <w:rPr>
          <w:rFonts w:eastAsia="Times New Roman" w:cstheme="minorHAnsi"/>
          <w:color w:val="000000"/>
        </w:rPr>
        <w:t xml:space="preserve">a master archer </w:t>
      </w:r>
      <w:r>
        <w:rPr>
          <w:rFonts w:eastAsia="Times New Roman" w:cstheme="minorHAnsi"/>
          <w:color w:val="000000"/>
        </w:rPr>
        <w:t xml:space="preserve">or </w:t>
      </w:r>
      <w:r w:rsidR="00AB25EF" w:rsidRPr="000D5DB5">
        <w:rPr>
          <w:rFonts w:eastAsia="Times New Roman" w:cstheme="minorHAnsi"/>
          <w:color w:val="000000"/>
        </w:rPr>
        <w:t xml:space="preserve">sharpshooter who excels in bringing down enemies from afar. </w:t>
      </w:r>
      <w:r>
        <w:rPr>
          <w:rFonts w:eastAsia="Times New Roman" w:cstheme="minorHAnsi"/>
          <w:color w:val="000000"/>
        </w:rPr>
        <w:t xml:space="preserve">Marksmen hunters are often favored allies in battle, as chosen shot spells and the ability to focus their fire on an enemy can turn the tide of battle. </w:t>
      </w:r>
    </w:p>
    <w:p w14:paraId="5F138F02" w14:textId="77777777" w:rsidR="00AB25EF" w:rsidRPr="000D5DB5" w:rsidRDefault="00AB25EF">
      <w:pPr>
        <w:contextualSpacing/>
        <w:rPr>
          <w:rFonts w:eastAsia="Times New Roman" w:cstheme="minorHAnsi"/>
          <w:sz w:val="24"/>
          <w:szCs w:val="24"/>
        </w:rPr>
      </w:pPr>
    </w:p>
    <w:p w14:paraId="0C622D3D" w14:textId="77777777" w:rsidR="00986A5B" w:rsidRDefault="00AB25EF" w:rsidP="00986A5B">
      <w:pPr>
        <w:contextualSpacing/>
        <w:rPr>
          <w:rFonts w:eastAsia="Times New Roman" w:cstheme="minorHAnsi"/>
          <w:color w:val="000000"/>
        </w:rPr>
      </w:pPr>
      <w:r w:rsidRPr="000D5DB5">
        <w:rPr>
          <w:rFonts w:eastAsia="Times New Roman" w:cstheme="minorHAnsi"/>
          <w:b/>
          <w:bCs/>
          <w:color w:val="000000"/>
        </w:rPr>
        <w:lastRenderedPageBreak/>
        <w:t xml:space="preserve">Careful Aim. </w:t>
      </w:r>
      <w:r w:rsidRPr="000D5DB5">
        <w:rPr>
          <w:rFonts w:eastAsia="Times New Roman" w:cstheme="minorHAnsi"/>
          <w:color w:val="000000"/>
        </w:rPr>
        <w:t>Once you gain this archetype at 3rd level, you may use a bonus action as part of shooting to grant yourself advantage your ranged weapon attack. You cannot use this if you already moved in the previous round.</w:t>
      </w:r>
      <w:r w:rsidR="00986A5B">
        <w:rPr>
          <w:rFonts w:eastAsia="Times New Roman" w:cstheme="minorHAnsi"/>
          <w:color w:val="000000"/>
        </w:rPr>
        <w:t xml:space="preserve"> </w:t>
      </w:r>
    </w:p>
    <w:p w14:paraId="2D6E2F5D" w14:textId="77777777" w:rsidR="00AB25EF" w:rsidRPr="000D5DB5" w:rsidRDefault="00986A5B" w:rsidP="00986A5B">
      <w:pPr>
        <w:contextualSpacing/>
        <w:rPr>
          <w:rFonts w:eastAsia="Times New Roman" w:cstheme="minorHAnsi"/>
          <w:sz w:val="24"/>
          <w:szCs w:val="24"/>
        </w:rPr>
      </w:pPr>
      <w:r>
        <w:rPr>
          <w:rFonts w:eastAsia="Times New Roman" w:cstheme="minorHAnsi"/>
          <w:color w:val="000000"/>
        </w:rPr>
        <w:t xml:space="preserve">If you use a [Shot] effect or reload a firearm you are using, you can also benefit from advantage to your ranged weapon attack. </w:t>
      </w:r>
    </w:p>
    <w:p w14:paraId="771BD115" w14:textId="77777777" w:rsidR="00AB25EF" w:rsidRPr="000D5DB5" w:rsidRDefault="00AB25EF">
      <w:pPr>
        <w:contextualSpacing/>
        <w:rPr>
          <w:rFonts w:eastAsia="Times New Roman" w:cstheme="minorHAnsi"/>
          <w:sz w:val="24"/>
          <w:szCs w:val="24"/>
        </w:rPr>
      </w:pPr>
    </w:p>
    <w:p w14:paraId="01310BB8" w14:textId="77777777" w:rsidR="00AB25EF" w:rsidRPr="000D5DB5" w:rsidRDefault="00AB25EF" w:rsidP="00901B0C">
      <w:pPr>
        <w:contextualSpacing/>
        <w:rPr>
          <w:rFonts w:eastAsia="Times New Roman" w:cstheme="minorHAnsi"/>
          <w:sz w:val="24"/>
          <w:szCs w:val="24"/>
        </w:rPr>
      </w:pPr>
      <w:r w:rsidRPr="000D5DB5">
        <w:rPr>
          <w:rFonts w:eastAsia="Times New Roman" w:cstheme="minorHAnsi"/>
          <w:b/>
          <w:bCs/>
          <w:color w:val="000000"/>
        </w:rPr>
        <w:t xml:space="preserve">Hawk Eye. </w:t>
      </w:r>
      <w:r w:rsidRPr="000D5DB5">
        <w:rPr>
          <w:rFonts w:eastAsia="Times New Roman" w:cstheme="minorHAnsi"/>
          <w:color w:val="000000"/>
        </w:rPr>
        <w:t xml:space="preserve">Starting at 7th level, you double your range with all ranged weapon attacks. Also, </w:t>
      </w:r>
      <w:r w:rsidR="00901B0C">
        <w:rPr>
          <w:rFonts w:eastAsia="Times New Roman" w:cstheme="minorHAnsi"/>
          <w:color w:val="000000"/>
        </w:rPr>
        <w:t xml:space="preserve">your first </w:t>
      </w:r>
      <w:r w:rsidRPr="000D5DB5">
        <w:rPr>
          <w:rFonts w:eastAsia="Times New Roman" w:cstheme="minorHAnsi"/>
          <w:color w:val="000000"/>
        </w:rPr>
        <w:t xml:space="preserve">ranged attack </w:t>
      </w:r>
      <w:r w:rsidR="00901B0C">
        <w:rPr>
          <w:rFonts w:eastAsia="Times New Roman" w:cstheme="minorHAnsi"/>
          <w:color w:val="000000"/>
        </w:rPr>
        <w:t xml:space="preserve">in a given round is a critical hit if the target is </w:t>
      </w:r>
      <w:r w:rsidRPr="000D5DB5">
        <w:rPr>
          <w:rFonts w:eastAsia="Times New Roman" w:cstheme="minorHAnsi"/>
          <w:color w:val="000000"/>
        </w:rPr>
        <w:t xml:space="preserve">surprised. </w:t>
      </w:r>
    </w:p>
    <w:p w14:paraId="519B3356" w14:textId="77777777" w:rsidR="00AB25EF" w:rsidRPr="000D5DB5" w:rsidRDefault="00AB25EF">
      <w:pPr>
        <w:contextualSpacing/>
        <w:rPr>
          <w:rFonts w:eastAsia="Times New Roman" w:cstheme="minorHAnsi"/>
          <w:sz w:val="24"/>
          <w:szCs w:val="24"/>
        </w:rPr>
      </w:pPr>
    </w:p>
    <w:p w14:paraId="4A0D4B80" w14:textId="77777777" w:rsidR="002E2D56" w:rsidRDefault="00AB25EF" w:rsidP="002E2D56">
      <w:pPr>
        <w:contextualSpacing/>
        <w:rPr>
          <w:rFonts w:eastAsia="Times New Roman" w:cstheme="minorHAnsi"/>
          <w:color w:val="000000"/>
        </w:rPr>
      </w:pPr>
      <w:r w:rsidRPr="000D5DB5">
        <w:rPr>
          <w:rFonts w:eastAsia="Times New Roman" w:cstheme="minorHAnsi"/>
          <w:b/>
          <w:bCs/>
          <w:color w:val="000000"/>
        </w:rPr>
        <w:t xml:space="preserve">Multi-Shot Strike. </w:t>
      </w:r>
      <w:r w:rsidRPr="000D5DB5">
        <w:rPr>
          <w:rFonts w:eastAsia="Times New Roman" w:cstheme="minorHAnsi"/>
          <w:color w:val="000000"/>
        </w:rPr>
        <w:t xml:space="preserve">Starting at 11th level, whenever you successfully strike an enemy with a ranged attack, you may use a bonus action to attack any other target within 5 feet of the original target. </w:t>
      </w:r>
    </w:p>
    <w:p w14:paraId="7B1649F5" w14:textId="77777777" w:rsidR="00AB25EF" w:rsidRPr="000D5DB5" w:rsidRDefault="00AB25EF" w:rsidP="002E2D56">
      <w:pPr>
        <w:contextualSpacing/>
        <w:rPr>
          <w:rFonts w:eastAsia="Times New Roman" w:cstheme="minorHAnsi"/>
          <w:sz w:val="24"/>
          <w:szCs w:val="24"/>
        </w:rPr>
      </w:pPr>
      <w:r w:rsidRPr="000D5DB5">
        <w:rPr>
          <w:rFonts w:eastAsia="Times New Roman" w:cstheme="minorHAnsi"/>
          <w:color w:val="000000"/>
        </w:rPr>
        <w:t xml:space="preserve">You may also instead designate </w:t>
      </w:r>
      <w:r w:rsidR="002E2D56">
        <w:rPr>
          <w:rFonts w:eastAsia="Times New Roman" w:cstheme="minorHAnsi"/>
          <w:color w:val="000000"/>
        </w:rPr>
        <w:t>a 10</w:t>
      </w:r>
      <w:r w:rsidRPr="000D5DB5">
        <w:rPr>
          <w:rFonts w:eastAsia="Times New Roman" w:cstheme="minorHAnsi"/>
          <w:color w:val="000000"/>
        </w:rPr>
        <w:t xml:space="preserve">-foot-square within the range of your ranged weapon, and bombard any number of enemies </w:t>
      </w:r>
      <w:r w:rsidR="002E2D56">
        <w:rPr>
          <w:rFonts w:eastAsia="Times New Roman" w:cstheme="minorHAnsi"/>
          <w:color w:val="000000"/>
        </w:rPr>
        <w:t>the area, dealing your normal weapon damage, plus the minimum possible damage roll from each extra attack you have (taking the lowest result on the weapon damage roll)</w:t>
      </w:r>
      <w:r w:rsidRPr="000D5DB5">
        <w:rPr>
          <w:rFonts w:eastAsia="Times New Roman" w:cstheme="minorHAnsi"/>
          <w:color w:val="000000"/>
        </w:rPr>
        <w:t xml:space="preserve">. </w:t>
      </w:r>
    </w:p>
    <w:p w14:paraId="212041C1" w14:textId="77777777" w:rsidR="00AB25EF" w:rsidRPr="000D5DB5" w:rsidRDefault="00AB25EF">
      <w:pPr>
        <w:contextualSpacing/>
        <w:rPr>
          <w:rFonts w:eastAsia="Times New Roman" w:cstheme="minorHAnsi"/>
          <w:sz w:val="24"/>
          <w:szCs w:val="24"/>
        </w:rPr>
      </w:pPr>
    </w:p>
    <w:p w14:paraId="6D87456E" w14:textId="77777777" w:rsidR="00AB25EF" w:rsidRDefault="00AB25EF" w:rsidP="00607083">
      <w:pPr>
        <w:contextualSpacing/>
        <w:rPr>
          <w:rFonts w:eastAsia="Times New Roman" w:cstheme="minorHAnsi"/>
          <w:color w:val="000000"/>
        </w:rPr>
      </w:pPr>
      <w:r w:rsidRPr="000D5DB5">
        <w:rPr>
          <w:rFonts w:eastAsia="Times New Roman" w:cstheme="minorHAnsi"/>
          <w:b/>
          <w:bCs/>
          <w:color w:val="000000"/>
        </w:rPr>
        <w:t xml:space="preserve">Chimera Shot [Shot]. </w:t>
      </w:r>
      <w:r w:rsidRPr="000D5DB5">
        <w:rPr>
          <w:rFonts w:eastAsia="Times New Roman" w:cstheme="minorHAnsi"/>
          <w:color w:val="000000"/>
        </w:rPr>
        <w:t>Beginning at 15th level, you gain the ability to use Chimera Shot once per Spirit modifier, regained at the end of a long rest. You may declare the use of Chimera Shot, which allows you to combine the effects of up to three different shot spells</w:t>
      </w:r>
      <w:r w:rsidR="00BB0DA7">
        <w:rPr>
          <w:rFonts w:eastAsia="Times New Roman" w:cstheme="minorHAnsi"/>
          <w:color w:val="000000"/>
        </w:rPr>
        <w:t xml:space="preserve"> in the same attack</w:t>
      </w:r>
      <w:r w:rsidR="00607083">
        <w:rPr>
          <w:rFonts w:eastAsia="Times New Roman" w:cstheme="minorHAnsi"/>
          <w:color w:val="000000"/>
        </w:rPr>
        <w:t xml:space="preserve">. This does not cost mana. </w:t>
      </w:r>
    </w:p>
    <w:p w14:paraId="797F6F44" w14:textId="77777777" w:rsidR="00901B0C" w:rsidRPr="000D5DB5" w:rsidRDefault="00901B0C" w:rsidP="00901B0C">
      <w:pPr>
        <w:contextualSpacing/>
        <w:rPr>
          <w:rFonts w:eastAsia="Times New Roman" w:cstheme="minorHAnsi"/>
          <w:sz w:val="24"/>
          <w:szCs w:val="24"/>
        </w:rPr>
      </w:pPr>
      <w:r>
        <w:rPr>
          <w:rFonts w:eastAsia="Times New Roman" w:cstheme="minorHAnsi"/>
          <w:color w:val="000000"/>
        </w:rPr>
        <w:t xml:space="preserve">If you do not have access to shot spells, you can use the properties of up to three different ammunition types (such as suffused arrows or other special ammunition). </w:t>
      </w:r>
    </w:p>
    <w:p w14:paraId="28DC6988" w14:textId="77777777" w:rsidR="00AB25EF" w:rsidRPr="000D5DB5" w:rsidRDefault="00AB25EF">
      <w:pPr>
        <w:contextualSpacing/>
        <w:rPr>
          <w:rFonts w:eastAsia="Times New Roman" w:cstheme="minorHAnsi"/>
          <w:sz w:val="24"/>
          <w:szCs w:val="24"/>
        </w:rPr>
      </w:pPr>
    </w:p>
    <w:p w14:paraId="2AC95A8D"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Survival</w:t>
      </w:r>
    </w:p>
    <w:p w14:paraId="09A3AC64" w14:textId="77777777" w:rsidR="00AB25EF" w:rsidRPr="000D5DB5" w:rsidRDefault="004411FD">
      <w:pPr>
        <w:contextualSpacing/>
        <w:rPr>
          <w:rFonts w:eastAsia="Times New Roman" w:cstheme="minorHAnsi"/>
          <w:sz w:val="24"/>
          <w:szCs w:val="24"/>
        </w:rPr>
      </w:pPr>
      <w:r>
        <w:rPr>
          <w:rFonts w:eastAsia="Times New Roman" w:cstheme="minorHAnsi"/>
          <w:color w:val="000000"/>
        </w:rPr>
        <w:t xml:space="preserve">You are </w:t>
      </w:r>
      <w:r w:rsidR="00AB25EF" w:rsidRPr="000D5DB5">
        <w:rPr>
          <w:rFonts w:eastAsia="Times New Roman" w:cstheme="minorHAnsi"/>
          <w:color w:val="000000"/>
        </w:rPr>
        <w:t xml:space="preserve">a rugged tracker who uses animal venom, explosives, and traps as deadly weapons. </w:t>
      </w:r>
      <w:r>
        <w:rPr>
          <w:rFonts w:eastAsia="Times New Roman" w:cstheme="minorHAnsi"/>
          <w:color w:val="000000"/>
        </w:rPr>
        <w:t xml:space="preserve">Survival hunters usually walk alone, but make excellent advanced scouts and explorers who can handle nearly any terrain. </w:t>
      </w:r>
    </w:p>
    <w:p w14:paraId="671931A5" w14:textId="77777777" w:rsidR="00AB25EF" w:rsidRPr="000D5DB5" w:rsidRDefault="00AB25EF">
      <w:pPr>
        <w:contextualSpacing/>
        <w:rPr>
          <w:rFonts w:eastAsia="Times New Roman" w:cstheme="minorHAnsi"/>
          <w:sz w:val="24"/>
          <w:szCs w:val="24"/>
        </w:rPr>
      </w:pPr>
    </w:p>
    <w:p w14:paraId="4C92856B" w14:textId="77777777" w:rsidR="009A75B7" w:rsidRDefault="00AB25EF" w:rsidP="007378CE">
      <w:pPr>
        <w:contextualSpacing/>
        <w:rPr>
          <w:rFonts w:eastAsia="Times New Roman" w:cstheme="minorHAnsi"/>
          <w:color w:val="000000"/>
        </w:rPr>
      </w:pPr>
      <w:r w:rsidRPr="000D5DB5">
        <w:rPr>
          <w:rFonts w:eastAsia="Times New Roman" w:cstheme="minorHAnsi"/>
          <w:b/>
          <w:bCs/>
          <w:color w:val="000000"/>
        </w:rPr>
        <w:t xml:space="preserve">Survival Knowledge. </w:t>
      </w:r>
      <w:r w:rsidRPr="000D5DB5">
        <w:rPr>
          <w:rFonts w:eastAsia="Times New Roman" w:cstheme="minorHAnsi"/>
          <w:color w:val="000000"/>
        </w:rPr>
        <w:t xml:space="preserve">Starting at 3rd level, you gain proficiency in </w:t>
      </w:r>
      <w:r w:rsidR="007378CE">
        <w:rPr>
          <w:rFonts w:eastAsia="Times New Roman" w:cstheme="minorHAnsi"/>
          <w:color w:val="000000"/>
        </w:rPr>
        <w:t>E</w:t>
      </w:r>
      <w:r w:rsidR="009A75B7">
        <w:rPr>
          <w:rFonts w:eastAsia="Times New Roman" w:cstheme="minorHAnsi"/>
          <w:color w:val="000000"/>
        </w:rPr>
        <w:t xml:space="preserve">ngineer’s </w:t>
      </w:r>
      <w:r w:rsidR="007378CE">
        <w:rPr>
          <w:rFonts w:eastAsia="Times New Roman" w:cstheme="minorHAnsi"/>
          <w:color w:val="000000"/>
        </w:rPr>
        <w:t>T</w:t>
      </w:r>
      <w:r w:rsidR="009A75B7">
        <w:rPr>
          <w:rFonts w:eastAsia="Times New Roman" w:cstheme="minorHAnsi"/>
          <w:color w:val="000000"/>
        </w:rPr>
        <w:t>ools</w:t>
      </w:r>
      <w:r w:rsidRPr="000D5DB5">
        <w:rPr>
          <w:rFonts w:eastAsia="Times New Roman" w:cstheme="minorHAnsi"/>
          <w:color w:val="000000"/>
        </w:rPr>
        <w:t xml:space="preserve"> (</w:t>
      </w:r>
      <w:r w:rsidR="00F61FD3" w:rsidRPr="000D5DB5">
        <w:rPr>
          <w:rFonts w:eastAsia="Times New Roman" w:cstheme="minorHAnsi"/>
          <w:color w:val="000000"/>
        </w:rPr>
        <w:t>though only to make traps and explosives</w:t>
      </w:r>
      <w:r w:rsidRPr="000D5DB5">
        <w:rPr>
          <w:rFonts w:eastAsia="Times New Roman" w:cstheme="minorHAnsi"/>
          <w:color w:val="000000"/>
        </w:rPr>
        <w:t>)</w:t>
      </w:r>
      <w:r w:rsidR="00F61FD3" w:rsidRPr="000D5DB5">
        <w:rPr>
          <w:rFonts w:eastAsia="Times New Roman" w:cstheme="minorHAnsi"/>
          <w:color w:val="000000"/>
        </w:rPr>
        <w:t xml:space="preserve"> and the </w:t>
      </w:r>
      <w:r w:rsidR="007378CE">
        <w:rPr>
          <w:rFonts w:eastAsia="Times New Roman" w:cstheme="minorHAnsi"/>
          <w:color w:val="000000"/>
        </w:rPr>
        <w:t>P</w:t>
      </w:r>
      <w:r w:rsidR="00F61FD3" w:rsidRPr="000D5DB5">
        <w:rPr>
          <w:rFonts w:eastAsia="Times New Roman" w:cstheme="minorHAnsi"/>
          <w:color w:val="000000"/>
        </w:rPr>
        <w:t xml:space="preserve">oisoner’s </w:t>
      </w:r>
      <w:r w:rsidR="007378CE">
        <w:rPr>
          <w:rFonts w:eastAsia="Times New Roman" w:cstheme="minorHAnsi"/>
          <w:color w:val="000000"/>
        </w:rPr>
        <w:t>K</w:t>
      </w:r>
      <w:r w:rsidR="00F61FD3" w:rsidRPr="000D5DB5">
        <w:rPr>
          <w:rFonts w:eastAsia="Times New Roman" w:cstheme="minorHAnsi"/>
          <w:color w:val="000000"/>
        </w:rPr>
        <w:t>it</w:t>
      </w:r>
      <w:r w:rsidRPr="000D5DB5">
        <w:rPr>
          <w:rFonts w:eastAsia="Times New Roman" w:cstheme="minorHAnsi"/>
          <w:color w:val="000000"/>
        </w:rPr>
        <w:t xml:space="preserve">. </w:t>
      </w:r>
    </w:p>
    <w:p w14:paraId="2C154B17" w14:textId="77777777" w:rsidR="00AB25EF" w:rsidRPr="000D5DB5" w:rsidRDefault="00AB25EF" w:rsidP="009A75B7">
      <w:pPr>
        <w:contextualSpacing/>
        <w:rPr>
          <w:rFonts w:eastAsia="Times New Roman" w:cstheme="minorHAnsi"/>
          <w:sz w:val="24"/>
          <w:szCs w:val="24"/>
        </w:rPr>
      </w:pPr>
      <w:r w:rsidRPr="000D5DB5">
        <w:rPr>
          <w:rFonts w:eastAsia="Times New Roman" w:cstheme="minorHAnsi"/>
          <w:color w:val="000000"/>
        </w:rPr>
        <w:t xml:space="preserve">You also gain +10 feet to your speed when wearing medium armor or less, and when not using a shield. </w:t>
      </w:r>
    </w:p>
    <w:p w14:paraId="47EE7670" w14:textId="77777777" w:rsidR="00AB25EF" w:rsidRPr="000D5DB5" w:rsidRDefault="00AB25EF">
      <w:pPr>
        <w:contextualSpacing/>
        <w:rPr>
          <w:rFonts w:eastAsia="Times New Roman" w:cstheme="minorHAnsi"/>
          <w:sz w:val="24"/>
          <w:szCs w:val="24"/>
        </w:rPr>
      </w:pPr>
    </w:p>
    <w:p w14:paraId="224292A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Trap Expert. </w:t>
      </w:r>
      <w:r w:rsidRPr="000D5DB5">
        <w:rPr>
          <w:rFonts w:eastAsia="Times New Roman" w:cstheme="minorHAnsi"/>
          <w:color w:val="000000"/>
        </w:rPr>
        <w:t>Starting at 7th level, any creature subjected to traps set by you have disadvantage to their saves, or the trap has advantage to any attack against them, and you may add your Proficiency bonus to all saving throw DCs or attack rolls made by traps you set</w:t>
      </w:r>
      <w:r w:rsidR="00F61FD3" w:rsidRPr="000D5DB5">
        <w:rPr>
          <w:rFonts w:eastAsia="Times New Roman" w:cstheme="minorHAnsi"/>
          <w:color w:val="000000"/>
        </w:rPr>
        <w:t xml:space="preserve"> or poisons you create</w:t>
      </w:r>
      <w:r w:rsidRPr="000D5DB5">
        <w:rPr>
          <w:rFonts w:eastAsia="Times New Roman" w:cstheme="minorHAnsi"/>
          <w:color w:val="000000"/>
        </w:rPr>
        <w:t xml:space="preserve">. </w:t>
      </w:r>
    </w:p>
    <w:p w14:paraId="6F012D6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 trap needs only to be set by you, and not necessarily built by you. </w:t>
      </w:r>
      <w:r w:rsidR="00901B0C">
        <w:rPr>
          <w:rFonts w:eastAsia="Times New Roman" w:cstheme="minorHAnsi"/>
          <w:color w:val="000000"/>
        </w:rPr>
        <w:t>You may also add one additional explosive to any trap you set without triggering it (such as adding two mines, or one mine and a wagon clamp).</w:t>
      </w:r>
    </w:p>
    <w:p w14:paraId="1B383B6A" w14:textId="77777777" w:rsidR="00AB25EF" w:rsidRPr="000D5DB5" w:rsidRDefault="00AB25EF">
      <w:pPr>
        <w:contextualSpacing/>
        <w:rPr>
          <w:rFonts w:eastAsia="Times New Roman" w:cstheme="minorHAnsi"/>
          <w:sz w:val="24"/>
          <w:szCs w:val="24"/>
        </w:rPr>
      </w:pPr>
    </w:p>
    <w:p w14:paraId="574C076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Poison Science. </w:t>
      </w:r>
      <w:r w:rsidRPr="000D5DB5">
        <w:rPr>
          <w:rFonts w:eastAsia="Times New Roman" w:cstheme="minorHAnsi"/>
          <w:color w:val="000000"/>
        </w:rPr>
        <w:t xml:space="preserve">Starting at 11th level, you can harvest </w:t>
      </w:r>
      <w:r w:rsidR="00FC7C65" w:rsidRPr="000D5DB5">
        <w:rPr>
          <w:rFonts w:eastAsia="Times New Roman" w:cstheme="minorHAnsi"/>
          <w:color w:val="000000"/>
        </w:rPr>
        <w:t xml:space="preserve">triple the normal quantity of </w:t>
      </w:r>
      <w:r w:rsidRPr="000D5DB5">
        <w:rPr>
          <w:rFonts w:eastAsia="Times New Roman" w:cstheme="minorHAnsi"/>
          <w:color w:val="000000"/>
        </w:rPr>
        <w:t xml:space="preserve">poisons from dead creatures. You also gain resistance to </w:t>
      </w:r>
      <w:r w:rsidR="00B70F22" w:rsidRPr="000D5DB5">
        <w:rPr>
          <w:rFonts w:eastAsia="Times New Roman" w:cstheme="minorHAnsi"/>
          <w:color w:val="000000"/>
        </w:rPr>
        <w:t xml:space="preserve">all </w:t>
      </w:r>
      <w:r w:rsidRPr="000D5DB5">
        <w:rPr>
          <w:rFonts w:eastAsia="Times New Roman" w:cstheme="minorHAnsi"/>
          <w:color w:val="000000"/>
        </w:rPr>
        <w:t>poison damage.</w:t>
      </w:r>
      <w:r w:rsidR="000D5DB5">
        <w:rPr>
          <w:rFonts w:eastAsia="Times New Roman" w:cstheme="minorHAnsi"/>
          <w:color w:val="000000"/>
        </w:rPr>
        <w:t xml:space="preserve"> Gaining acquired immunity to poisons or diseases requires only one-quarter the normal time. </w:t>
      </w:r>
    </w:p>
    <w:p w14:paraId="1AC40515" w14:textId="77777777" w:rsidR="00AB25EF" w:rsidRPr="000D5DB5" w:rsidRDefault="00AB25EF">
      <w:pPr>
        <w:contextualSpacing/>
        <w:rPr>
          <w:rFonts w:eastAsia="Times New Roman" w:cstheme="minorHAnsi"/>
          <w:sz w:val="24"/>
          <w:szCs w:val="24"/>
        </w:rPr>
      </w:pPr>
    </w:p>
    <w:p w14:paraId="6D03BF3B" w14:textId="77777777" w:rsidR="00901B0C" w:rsidRDefault="00901B0C" w:rsidP="00901B0C">
      <w:pPr>
        <w:contextualSpacing/>
        <w:rPr>
          <w:rFonts w:eastAsia="Times New Roman" w:cstheme="minorHAnsi"/>
          <w:color w:val="000000"/>
        </w:rPr>
      </w:pPr>
      <w:r>
        <w:rPr>
          <w:rFonts w:eastAsia="Times New Roman" w:cstheme="minorHAnsi"/>
          <w:b/>
          <w:bCs/>
          <w:color w:val="000000"/>
        </w:rPr>
        <w:t>Grit</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Starting at </w:t>
      </w:r>
      <w:r w:rsidR="006B0B2B" w:rsidRPr="000D5DB5">
        <w:rPr>
          <w:rFonts w:eastAsia="Times New Roman" w:cstheme="minorHAnsi"/>
          <w:color w:val="000000"/>
        </w:rPr>
        <w:t>1</w:t>
      </w:r>
      <w:r w:rsidR="006B0B2B">
        <w:rPr>
          <w:rFonts w:eastAsia="Times New Roman" w:cstheme="minorHAnsi"/>
          <w:color w:val="000000"/>
        </w:rPr>
        <w:t>5</w:t>
      </w:r>
      <w:r w:rsidR="006B0B2B" w:rsidRPr="000D5DB5">
        <w:rPr>
          <w:rFonts w:eastAsia="Times New Roman" w:cstheme="minorHAnsi"/>
          <w:color w:val="000000"/>
        </w:rPr>
        <w:t xml:space="preserve">th </w:t>
      </w:r>
      <w:r w:rsidR="00AB25EF" w:rsidRPr="000D5DB5">
        <w:rPr>
          <w:rFonts w:eastAsia="Times New Roman" w:cstheme="minorHAnsi"/>
          <w:color w:val="000000"/>
        </w:rPr>
        <w:t xml:space="preserve">level, </w:t>
      </w:r>
      <w:r>
        <w:rPr>
          <w:rFonts w:eastAsia="Times New Roman" w:cstheme="minorHAnsi"/>
          <w:color w:val="000000"/>
        </w:rPr>
        <w:t xml:space="preserve">you only lose a death saving throw on a dice result of a natural 1 (counts as one failure) or when being attacked while dying. </w:t>
      </w:r>
    </w:p>
    <w:p w14:paraId="43CC3B03" w14:textId="77777777" w:rsidR="00AB25EF" w:rsidRPr="000D5DB5" w:rsidRDefault="00AB25EF" w:rsidP="00901B0C">
      <w:pPr>
        <w:contextualSpacing/>
        <w:rPr>
          <w:rFonts w:eastAsia="Times New Roman" w:cstheme="minorHAnsi"/>
          <w:sz w:val="24"/>
          <w:szCs w:val="24"/>
        </w:rPr>
      </w:pPr>
      <w:r w:rsidRPr="000D5DB5">
        <w:rPr>
          <w:rFonts w:eastAsia="Times New Roman" w:cstheme="minorHAnsi"/>
          <w:color w:val="000000"/>
        </w:rPr>
        <w:t xml:space="preserve">You may also apply poisons on your weapon as a bonus action. </w:t>
      </w:r>
    </w:p>
    <w:p w14:paraId="0D00B03E" w14:textId="77777777" w:rsidR="00AB25EF" w:rsidRPr="000D5DB5" w:rsidRDefault="00901B0C" w:rsidP="00901B0C">
      <w:pPr>
        <w:contextualSpacing/>
        <w:rPr>
          <w:rFonts w:eastAsia="Times New Roman" w:cstheme="minorHAnsi"/>
          <w:sz w:val="24"/>
          <w:szCs w:val="24"/>
        </w:rPr>
      </w:pPr>
      <w:r>
        <w:rPr>
          <w:rFonts w:eastAsia="Times New Roman" w:cstheme="minorHAnsi"/>
          <w:color w:val="000000"/>
        </w:rPr>
        <w:lastRenderedPageBreak/>
        <w:t>Furthermore, y</w:t>
      </w:r>
      <w:r w:rsidR="00AB25EF" w:rsidRPr="000D5DB5">
        <w:rPr>
          <w:rFonts w:eastAsia="Times New Roman" w:cstheme="minorHAnsi"/>
          <w:color w:val="000000"/>
        </w:rPr>
        <w:t>ou always count yourself as within your favored terrain for the purposes of travel</w:t>
      </w:r>
      <w:r>
        <w:rPr>
          <w:rFonts w:eastAsia="Times New Roman" w:cstheme="minorHAnsi"/>
          <w:color w:val="000000"/>
        </w:rPr>
        <w:t xml:space="preserve"> (so long as you have the favored terrain talent)</w:t>
      </w:r>
      <w:r w:rsidR="00AB25EF" w:rsidRPr="000D5DB5">
        <w:rPr>
          <w:rFonts w:eastAsia="Times New Roman" w:cstheme="minorHAnsi"/>
          <w:color w:val="000000"/>
        </w:rPr>
        <w:t xml:space="preserve">, and whenever one of your traps harm a creature, you always treat it as if it is surprised against you, unless combat hasn’t already started. </w:t>
      </w:r>
    </w:p>
    <w:p w14:paraId="6E75FF4E" w14:textId="77777777" w:rsidR="00AB25EF" w:rsidRPr="000D5DB5" w:rsidRDefault="00AB25EF">
      <w:pPr>
        <w:contextualSpacing/>
        <w:rPr>
          <w:rFonts w:eastAsia="Times New Roman" w:cstheme="minorHAnsi"/>
          <w:sz w:val="24"/>
          <w:szCs w:val="24"/>
        </w:rPr>
      </w:pPr>
    </w:p>
    <w:p w14:paraId="3FD049CC" w14:textId="77777777" w:rsidR="00AB25EF" w:rsidRPr="000D5DB5" w:rsidRDefault="00CE4AA5">
      <w:pPr>
        <w:contextualSpacing/>
        <w:outlineLvl w:val="1"/>
        <w:rPr>
          <w:rFonts w:eastAsia="Times New Roman" w:cstheme="minorHAnsi"/>
          <w:b/>
          <w:bCs/>
          <w:sz w:val="36"/>
          <w:szCs w:val="36"/>
        </w:rPr>
      </w:pPr>
      <w:bookmarkStart w:id="1885" w:name="_Toc509138738"/>
      <w:bookmarkStart w:id="1886" w:name="_Toc54196393"/>
      <w:r w:rsidRPr="00965B49">
        <w:rPr>
          <w:noProof/>
        </w:rPr>
        <w:drawing>
          <wp:anchor distT="0" distB="0" distL="114300" distR="114300" simplePos="0" relativeHeight="251655168" behindDoc="0" locked="0" layoutInCell="1" allowOverlap="1" wp14:anchorId="71DAC0CA" wp14:editId="7022E883">
            <wp:simplePos x="0" y="0"/>
            <wp:positionH relativeFrom="column">
              <wp:posOffset>3108960</wp:posOffset>
            </wp:positionH>
            <wp:positionV relativeFrom="paragraph">
              <wp:posOffset>5715</wp:posOffset>
            </wp:positionV>
            <wp:extent cx="2381250" cy="2381250"/>
            <wp:effectExtent l="0" t="0" r="0" b="0"/>
            <wp:wrapSquare wrapText="bothSides"/>
            <wp:docPr id="2" name="image8.png" descr="Mage_crest.png"/>
            <wp:cNvGraphicFramePr/>
            <a:graphic xmlns:a="http://schemas.openxmlformats.org/drawingml/2006/main">
              <a:graphicData uri="http://schemas.openxmlformats.org/drawingml/2006/picture">
                <pic:pic xmlns:pic="http://schemas.openxmlformats.org/drawingml/2006/picture">
                  <pic:nvPicPr>
                    <pic:cNvPr id="0" name="image8.png" descr="Mage_crest.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381250" cy="2381250"/>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Mage (MGE)</w:t>
      </w:r>
      <w:bookmarkEnd w:id="1885"/>
      <w:bookmarkEnd w:id="1886"/>
    </w:p>
    <w:p w14:paraId="34ABF7B1" w14:textId="77777777" w:rsidR="00CE4AA5" w:rsidRPr="00965B49" w:rsidRDefault="00CE4AA5" w:rsidP="00CE4AA5">
      <w:r w:rsidRPr="00965B49">
        <w:t xml:space="preserve">Standing atop a ruined </w:t>
      </w:r>
      <w:r>
        <w:t>cliff-side chapel</w:t>
      </w:r>
      <w:r w:rsidRPr="00965B49">
        <w:t xml:space="preserve">, a human mage </w:t>
      </w:r>
      <w:r>
        <w:t xml:space="preserve">retreats against the demonic </w:t>
      </w:r>
      <w:r w:rsidRPr="00965B49">
        <w:t>infernal. Climbing up the side, the infernal barely has time to react, as the human raises his arms, unleashing a volley of fireballs at the infernal</w:t>
      </w:r>
      <w:r>
        <w:t xml:space="preserve">, before releasing a storm of ice upon the demon, </w:t>
      </w:r>
      <w:r w:rsidRPr="00965B49">
        <w:t xml:space="preserve">sending it spiraling into the chasm below. </w:t>
      </w:r>
    </w:p>
    <w:p w14:paraId="444A204F" w14:textId="77777777" w:rsidR="00CE4AA5" w:rsidRDefault="00CE4AA5" w:rsidP="00CE4AA5"/>
    <w:p w14:paraId="6AC65CD3" w14:textId="77777777" w:rsidR="00CE4AA5" w:rsidRDefault="00CE4AA5" w:rsidP="00CE4AA5">
      <w:r w:rsidRPr="00965B49">
        <w:t>Surveying the battlefield from afar, a</w:t>
      </w:r>
      <w:r>
        <w:t xml:space="preserve"> blood elf </w:t>
      </w:r>
      <w:r w:rsidRPr="00965B49">
        <w:t>looks to the skies</w:t>
      </w:r>
      <w:r>
        <w:t>, finishing the last words of the spell</w:t>
      </w:r>
      <w:r w:rsidRPr="00965B49">
        <w:t>. The clouds part as a</w:t>
      </w:r>
      <w:r>
        <w:t>n</w:t>
      </w:r>
      <w:r w:rsidRPr="00965B49">
        <w:t xml:space="preserve"> ice crystals form, before falling to the ground, crashing and wreaking </w:t>
      </w:r>
      <w:r>
        <w:t xml:space="preserve">bloody </w:t>
      </w:r>
      <w:r w:rsidRPr="00965B49">
        <w:t xml:space="preserve">havoc amongst </w:t>
      </w:r>
      <w:r>
        <w:t xml:space="preserve">her </w:t>
      </w:r>
      <w:r w:rsidRPr="00965B49">
        <w:t>adversaries. Allowing the faintest smile, she walks away from the carnage, her duty fulfilled.</w:t>
      </w:r>
    </w:p>
    <w:p w14:paraId="56E3FA98" w14:textId="77777777" w:rsidR="00CE4AA5" w:rsidRDefault="00CE4AA5" w:rsidP="00CE4AA5"/>
    <w:p w14:paraId="03118173" w14:textId="77777777" w:rsidR="00CE4AA5" w:rsidRDefault="00CE4AA5" w:rsidP="00CE4AA5">
      <w:r>
        <w:t xml:space="preserve">The draenei mage-lord clad in violet and gold robes stands firm before fel winds. As a doomguard elite breaks his flank, he turns to it, sweeping his hand at its direction, suffusing the fiend with planar magic. The wills of the two clash, and then the doomguard roars in frustration, as he is banished from the battlefield to whence he came. Satisfied, the draenei sweeps his staff over the remaining demons. As the violet crystal sweeps over them, time slows, and they are torn apart by swords loyal to the Army of Light. </w:t>
      </w:r>
    </w:p>
    <w:p w14:paraId="519FBF4A" w14:textId="77777777" w:rsidR="00CE4AA5" w:rsidRPr="00965B49" w:rsidRDefault="00CE4AA5" w:rsidP="00CE4AA5"/>
    <w:p w14:paraId="787A61A8" w14:textId="77777777" w:rsidR="00CE4AA5" w:rsidRDefault="00CE4AA5" w:rsidP="00CE4AA5">
      <w:r w:rsidRPr="00965B49">
        <w:t xml:space="preserve">Students gifted with a keen intellect and unwavering discipline may walk the path of the Mage. The arcane magic available to magi is both great and dangerous, and thus is revealed only to the most devoted practitioners. To avoid interference with their spellcasting, magi wear only cloth armor, but arcane shields and enchantments give them additional protection. To keep enemies at bay, magi can summon bursts of fire </w:t>
      </w:r>
      <w:r>
        <w:t xml:space="preserve">or storms of ice </w:t>
      </w:r>
      <w:r w:rsidRPr="00965B49">
        <w:t xml:space="preserve">to </w:t>
      </w:r>
      <w:r>
        <w:t xml:space="preserve">decimate </w:t>
      </w:r>
      <w:r w:rsidRPr="00965B49">
        <w:t xml:space="preserve">distant targets and cause entire </w:t>
      </w:r>
      <w:r>
        <w:t>regiments</w:t>
      </w:r>
      <w:r w:rsidRPr="00965B49">
        <w:t xml:space="preserve"> to erupt</w:t>
      </w:r>
      <w:r>
        <w:t xml:space="preserve"> with elemental energy, or to barrage them with violet blasts of pure arcane magic</w:t>
      </w:r>
      <w:r w:rsidRPr="00965B49">
        <w:t>.</w:t>
      </w:r>
    </w:p>
    <w:p w14:paraId="0A0170D5" w14:textId="77777777" w:rsidR="00CE4AA5" w:rsidRDefault="00CE4AA5">
      <w:pPr>
        <w:contextualSpacing/>
        <w:rPr>
          <w:rFonts w:eastAsia="Times New Roman" w:cstheme="minorHAnsi"/>
          <w:color w:val="000000"/>
        </w:rPr>
      </w:pPr>
    </w:p>
    <w:p w14:paraId="74524629"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Scholars of the Arcane</w:t>
      </w:r>
    </w:p>
    <w:p w14:paraId="135A883C" w14:textId="77777777" w:rsidR="00CE4AA5" w:rsidRDefault="00CE4AA5" w:rsidP="00CE4AA5">
      <w:pPr>
        <w:contextualSpacing/>
        <w:rPr>
          <w:rFonts w:eastAsia="Times New Roman" w:cstheme="minorHAnsi"/>
          <w:color w:val="000000"/>
        </w:rPr>
      </w:pPr>
      <w:r w:rsidRPr="000D5DB5">
        <w:rPr>
          <w:rFonts w:eastAsia="Times New Roman" w:cstheme="minorHAnsi"/>
          <w:color w:val="000000"/>
        </w:rPr>
        <w:t xml:space="preserve">The wizards of Azeroth are commonly known as mages, or magi. The magi of Azeroth acknowledge the corrupting influence of arcane magic, and unlike Warlocks, they temper their advancement with cool intellect and precision. </w:t>
      </w:r>
    </w:p>
    <w:p w14:paraId="13292AA9" w14:textId="77777777" w:rsidR="00CE4AA5" w:rsidRDefault="00CE4AA5" w:rsidP="00CE4AA5">
      <w:r>
        <w:t xml:space="preserve">Mages </w:t>
      </w:r>
      <w:r w:rsidRPr="00965B49">
        <w:t xml:space="preserve">focus on magic that creates and changes things, most often with the purpose of damaging their enemies and boosting the power of their allies. Such beings can obtain a familiar, which is a normal animal that gains new powers and becomes a magical beast when summoned to service by a mage. </w:t>
      </w:r>
    </w:p>
    <w:p w14:paraId="2D564619" w14:textId="77777777" w:rsidR="00CE4AA5" w:rsidRDefault="00CE4AA5" w:rsidP="00CE4AA5">
      <w:r w:rsidRPr="00965B49">
        <w:t xml:space="preserve">Magi also understand the workings of arcane energy so well they can counter most magic with great effectiveness. Those who have dedication to and natural predilection for one of the schools of specialization </w:t>
      </w:r>
      <w:r>
        <w:t xml:space="preserve">or a magic tradition </w:t>
      </w:r>
      <w:r w:rsidRPr="00965B49">
        <w:t xml:space="preserve">becomes more entrenched. </w:t>
      </w:r>
    </w:p>
    <w:p w14:paraId="61CC0978" w14:textId="77777777" w:rsidR="00CE4AA5" w:rsidRPr="00965B49" w:rsidRDefault="00CE4AA5" w:rsidP="00CE4AA5">
      <w:r w:rsidRPr="00965B49">
        <w:t xml:space="preserve">The magi of the Kirin Tor first mastered the art of casting spells using the elements of ice and fire. Magi are also known for being able to summon elementals, usually water elementals, but can also summon air, earth, and fire elementals. The greatest mortal mage ever to have lived </w:t>
      </w:r>
      <w:r>
        <w:t xml:space="preserve">might be </w:t>
      </w:r>
      <w:r w:rsidRPr="00965B49">
        <w:t xml:space="preserve">the </w:t>
      </w:r>
      <w:r w:rsidRPr="00965B49">
        <w:lastRenderedPageBreak/>
        <w:t>naga</w:t>
      </w:r>
      <w:r>
        <w:t xml:space="preserve"> </w:t>
      </w:r>
      <w:r w:rsidRPr="00965B49">
        <w:t>Queen Azshara</w:t>
      </w:r>
      <w:r>
        <w:t xml:space="preserve"> (who </w:t>
      </w:r>
      <w:r w:rsidRPr="00965B49">
        <w:t>may no longer be mortal</w:t>
      </w:r>
      <w:r>
        <w:t>) or the legendary human Medivh, the last Guardian of Tirisfal, who set in motion many events in the Third War</w:t>
      </w:r>
      <w:r w:rsidRPr="00965B49">
        <w:t>.</w:t>
      </w:r>
    </w:p>
    <w:p w14:paraId="6B941902" w14:textId="77777777" w:rsidR="00CE4AA5" w:rsidRDefault="00CE4AA5" w:rsidP="00CE4AA5">
      <w:r w:rsidRPr="00965B49">
        <w:t>The first known magi on Azeroth were elves. They existed before the breaking of the Well of Eternity and the Exile of the High Elves, who lived on the shores of the Well of Eternity and wielded its tremendous magic powers.</w:t>
      </w:r>
      <w:r>
        <w:t xml:space="preserve"> When the elven kingdom made their ancient pact to aid the human kingdom of Arathi, the magi learned arcane magic as well, turning the tide of the Troll Wars to cement the human and elven presence in Azeroth. </w:t>
      </w:r>
    </w:p>
    <w:p w14:paraId="2B904874" w14:textId="77777777" w:rsidR="00CE4AA5" w:rsidRPr="00965B49" w:rsidRDefault="00CE4AA5" w:rsidP="00CE4AA5"/>
    <w:p w14:paraId="5938652D"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The Lure of Knowledge</w:t>
      </w:r>
    </w:p>
    <w:p w14:paraId="638E63C9" w14:textId="77777777" w:rsidR="00CE4AA5" w:rsidRPr="00965B49" w:rsidRDefault="00CE4AA5" w:rsidP="00CE4AA5">
      <w:r w:rsidRPr="00965B49">
        <w:t>Mages’ lives are seldom mundane. The closest a mage is likely to come to an ordinary life is working as a sage or lecturer in a library or university, teaching others the secrets of the multiverse. Other mages sell their services as diviners, serve in military forces, or pursue lives of crime or domination.</w:t>
      </w:r>
    </w:p>
    <w:p w14:paraId="6896FA32" w14:textId="77777777" w:rsidR="00CE4AA5" w:rsidRDefault="00CE4AA5" w:rsidP="00CE4AA5">
      <w:r w:rsidRPr="00965B49">
        <w:t>But the lure of knowledge and power calls even the most unadventurous mages out of the safety of their libraries and laboratories and into crumbling ruins and lost cities</w:t>
      </w:r>
      <w:r>
        <w:t>. M</w:t>
      </w:r>
      <w:r w:rsidRPr="00965B49">
        <w:t>age</w:t>
      </w:r>
      <w:r>
        <w:t>s</w:t>
      </w:r>
      <w:r w:rsidRPr="00965B49">
        <w:t xml:space="preserve"> believe that their counterparts in ancient civilizations knew secrets of magic that have been lost to the ages, and discovering those secrets could unlock the path to a power greater than any magic available in the present age.</w:t>
      </w:r>
    </w:p>
    <w:p w14:paraId="03094AC0" w14:textId="77777777" w:rsidR="00CE4AA5" w:rsidRPr="00965B49" w:rsidRDefault="00CE4AA5" w:rsidP="00CE4AA5"/>
    <w:p w14:paraId="16856186" w14:textId="77777777" w:rsidR="00DB16D9" w:rsidRPr="000D5DB5" w:rsidRDefault="00AB25EF">
      <w:pPr>
        <w:contextualSpacing/>
        <w:rPr>
          <w:rFonts w:eastAsia="Times New Roman" w:cstheme="minorHAnsi"/>
          <w:sz w:val="24"/>
          <w:szCs w:val="24"/>
        </w:rPr>
      </w:pPr>
      <w:r w:rsidRPr="000D5DB5">
        <w:rPr>
          <w:rFonts w:eastAsia="Times New Roman" w:cstheme="minorHAnsi"/>
          <w:b/>
          <w:bCs/>
          <w:color w:val="000000"/>
        </w:rPr>
        <w:t>CREATING A MAGE</w:t>
      </w:r>
    </w:p>
    <w:p w14:paraId="15FB06E2" w14:textId="77777777" w:rsidR="00CE4AA5" w:rsidRPr="00965B49" w:rsidRDefault="00CE4AA5" w:rsidP="00CE4AA5">
      <w:pPr>
        <w:widowControl w:val="0"/>
      </w:pPr>
      <w:r w:rsidRPr="00965B49">
        <w:t>Creating a Mage character demands a backstory dominated by at least one extraordinary event. How did your character first come into contact with magic? How did you discover you had an aptitude for it? Do you have a natural talent, or did you simply study hard and practice incessantly? Did you encounter a magical creature or an ancient tome that taught you the basics of magic?</w:t>
      </w:r>
    </w:p>
    <w:p w14:paraId="5A43D53B" w14:textId="77777777" w:rsidR="00CE4AA5" w:rsidRPr="00965B49" w:rsidRDefault="00CE4AA5" w:rsidP="00CE4AA5">
      <w:pPr>
        <w:widowControl w:val="0"/>
      </w:pPr>
      <w:r w:rsidRPr="00965B49">
        <w:t>What drew you forth from your life of study? Did your first taste of magical knowledge leave you hungry for more? Have you received word of a secret repository of knowledge not yet plundered by any other mage? Perhaps you’re simply eager to put your newfound magical skills to the test in the f</w:t>
      </w:r>
      <w:r>
        <w:t>ace of danger.</w:t>
      </w:r>
    </w:p>
    <w:p w14:paraId="77581D0F" w14:textId="77777777" w:rsidR="00CE4AA5" w:rsidRPr="000D5DB5" w:rsidRDefault="00CE4AA5" w:rsidP="00CE4AA5">
      <w:pPr>
        <w:contextualSpacing/>
        <w:rPr>
          <w:rFonts w:eastAsia="Times New Roman" w:cstheme="minorHAnsi"/>
          <w:sz w:val="24"/>
          <w:szCs w:val="24"/>
        </w:rPr>
      </w:pPr>
    </w:p>
    <w:p w14:paraId="0A5FC67B" w14:textId="77777777" w:rsidR="00DB16D9" w:rsidRPr="000D5DB5" w:rsidRDefault="00DB16D9">
      <w:pPr>
        <w:contextualSpacing/>
        <w:rPr>
          <w:rFonts w:eastAsia="Times New Roman" w:cstheme="minorHAnsi"/>
          <w:sz w:val="24"/>
          <w:szCs w:val="24"/>
        </w:rPr>
      </w:pPr>
      <w:bookmarkStart w:id="1887" w:name="_Hlk11070063"/>
      <w:r w:rsidRPr="000D5DB5">
        <w:rPr>
          <w:rFonts w:eastAsia="Times New Roman" w:cstheme="minorHAnsi"/>
          <w:b/>
          <w:bCs/>
          <w:color w:val="000000"/>
        </w:rPr>
        <w:t>QUICK BUILD</w:t>
      </w:r>
    </w:p>
    <w:p w14:paraId="174E243E" w14:textId="77777777" w:rsidR="00DB16D9" w:rsidRPr="000D5DB5" w:rsidRDefault="00DB16D9">
      <w:pPr>
        <w:contextualSpacing/>
        <w:rPr>
          <w:rFonts w:eastAsia="Times New Roman" w:cstheme="minorHAnsi"/>
          <w:sz w:val="24"/>
          <w:szCs w:val="24"/>
        </w:rPr>
      </w:pPr>
      <w:r w:rsidRPr="000D5DB5">
        <w:rPr>
          <w:rFonts w:eastAsia="Times New Roman" w:cstheme="minorHAnsi"/>
          <w:color w:val="000000"/>
        </w:rPr>
        <w:t xml:space="preserve">You can make a mage quickly by following these suggestions. First, Intelligence should be your highest ability score, followed by Stamina or Agility. </w:t>
      </w:r>
    </w:p>
    <w:p w14:paraId="2BD123E9" w14:textId="77777777" w:rsidR="00DB16D9" w:rsidRPr="000D5DB5" w:rsidRDefault="00DB16D9">
      <w:pPr>
        <w:contextualSpacing/>
        <w:rPr>
          <w:rFonts w:eastAsia="Times New Roman" w:cstheme="minorHAnsi"/>
          <w:sz w:val="24"/>
          <w:szCs w:val="24"/>
        </w:rPr>
      </w:pPr>
      <w:r w:rsidRPr="000D5DB5">
        <w:rPr>
          <w:rFonts w:eastAsia="Times New Roman" w:cstheme="minorHAnsi"/>
          <w:color w:val="000000"/>
        </w:rPr>
        <w:t xml:space="preserve">Second, choose the sage background. Third, choose the </w:t>
      </w:r>
      <w:r w:rsidRPr="008E6EC1">
        <w:rPr>
          <w:rFonts w:eastAsia="Times New Roman" w:cstheme="minorHAnsi"/>
          <w:i/>
          <w:iCs/>
          <w:color w:val="000000"/>
        </w:rPr>
        <w:t>mage hand</w:t>
      </w:r>
      <w:r w:rsidRPr="000D5DB5">
        <w:rPr>
          <w:rFonts w:eastAsia="Times New Roman" w:cstheme="minorHAnsi"/>
          <w:color w:val="000000"/>
        </w:rPr>
        <w:t xml:space="preserve">, </w:t>
      </w:r>
      <w:r w:rsidRPr="008E6EC1">
        <w:rPr>
          <w:rFonts w:eastAsia="Times New Roman" w:cstheme="minorHAnsi"/>
          <w:i/>
          <w:iCs/>
          <w:color w:val="000000"/>
        </w:rPr>
        <w:t>light</w:t>
      </w:r>
      <w:r w:rsidRPr="000D5DB5">
        <w:rPr>
          <w:rFonts w:eastAsia="Times New Roman" w:cstheme="minorHAnsi"/>
          <w:color w:val="000000"/>
        </w:rPr>
        <w:t xml:space="preserve">, and </w:t>
      </w:r>
      <w:r w:rsidRPr="008E6EC1">
        <w:rPr>
          <w:rFonts w:eastAsia="Times New Roman" w:cstheme="minorHAnsi"/>
          <w:i/>
          <w:iCs/>
          <w:color w:val="000000"/>
        </w:rPr>
        <w:t>frost bolt</w:t>
      </w:r>
      <w:r w:rsidRPr="000D5DB5">
        <w:rPr>
          <w:rFonts w:eastAsia="Times New Roman" w:cstheme="minorHAnsi"/>
          <w:color w:val="000000"/>
        </w:rPr>
        <w:t xml:space="preserve"> cantrips, along with the following 1st-level spells for your spellbook: </w:t>
      </w:r>
      <w:r w:rsidRPr="008E6EC1">
        <w:rPr>
          <w:rFonts w:eastAsia="Times New Roman" w:cstheme="minorHAnsi"/>
          <w:i/>
          <w:iCs/>
          <w:color w:val="000000"/>
        </w:rPr>
        <w:t>burning hands</w:t>
      </w:r>
      <w:r w:rsidRPr="000D5DB5">
        <w:rPr>
          <w:rFonts w:eastAsia="Times New Roman" w:cstheme="minorHAnsi"/>
          <w:color w:val="000000"/>
        </w:rPr>
        <w:t xml:space="preserve">, </w:t>
      </w:r>
      <w:r w:rsidRPr="008E6EC1">
        <w:rPr>
          <w:rFonts w:eastAsia="Times New Roman" w:cstheme="minorHAnsi"/>
          <w:i/>
          <w:iCs/>
          <w:color w:val="000000"/>
        </w:rPr>
        <w:t>charm (humanoid)</w:t>
      </w:r>
      <w:r w:rsidRPr="000D5DB5">
        <w:rPr>
          <w:rFonts w:eastAsia="Times New Roman" w:cstheme="minorHAnsi"/>
          <w:color w:val="000000"/>
        </w:rPr>
        <w:t xml:space="preserve">, </w:t>
      </w:r>
      <w:r w:rsidRPr="008E6EC1">
        <w:rPr>
          <w:rFonts w:eastAsia="Times New Roman" w:cstheme="minorHAnsi"/>
          <w:i/>
          <w:iCs/>
          <w:color w:val="000000"/>
        </w:rPr>
        <w:t>feather fall</w:t>
      </w:r>
      <w:r w:rsidRPr="000D5DB5">
        <w:rPr>
          <w:rFonts w:eastAsia="Times New Roman" w:cstheme="minorHAnsi"/>
          <w:color w:val="000000"/>
        </w:rPr>
        <w:t xml:space="preserve">, </w:t>
      </w:r>
      <w:r w:rsidRPr="008E6EC1">
        <w:rPr>
          <w:rFonts w:eastAsia="Times New Roman" w:cstheme="minorHAnsi"/>
          <w:i/>
          <w:iCs/>
          <w:color w:val="000000"/>
        </w:rPr>
        <w:t>mana shield</w:t>
      </w:r>
      <w:r w:rsidRPr="000D5DB5">
        <w:rPr>
          <w:rFonts w:eastAsia="Times New Roman" w:cstheme="minorHAnsi"/>
          <w:color w:val="000000"/>
        </w:rPr>
        <w:t xml:space="preserve">, </w:t>
      </w:r>
      <w:r w:rsidRPr="008E6EC1">
        <w:rPr>
          <w:rFonts w:eastAsia="Times New Roman" w:cstheme="minorHAnsi"/>
          <w:i/>
          <w:iCs/>
          <w:color w:val="000000"/>
        </w:rPr>
        <w:t>arcane missile</w:t>
      </w:r>
      <w:r w:rsidRPr="000D5DB5">
        <w:rPr>
          <w:rFonts w:eastAsia="Times New Roman" w:cstheme="minorHAnsi"/>
          <w:color w:val="000000"/>
        </w:rPr>
        <w:t xml:space="preserve">, and </w:t>
      </w:r>
      <w:r w:rsidRPr="008E6EC1">
        <w:rPr>
          <w:rFonts w:eastAsia="Times New Roman" w:cstheme="minorHAnsi"/>
          <w:i/>
          <w:iCs/>
          <w:color w:val="000000"/>
        </w:rPr>
        <w:t>sleep</w:t>
      </w:r>
      <w:r w:rsidRPr="000D5DB5">
        <w:rPr>
          <w:rFonts w:eastAsia="Times New Roman" w:cstheme="minorHAnsi"/>
          <w:color w:val="000000"/>
        </w:rPr>
        <w:t>.</w:t>
      </w:r>
    </w:p>
    <w:p w14:paraId="115B5CC4" w14:textId="77777777" w:rsidR="00AB25EF" w:rsidRPr="000D5DB5" w:rsidRDefault="00AB25EF">
      <w:pPr>
        <w:contextualSpacing/>
        <w:rPr>
          <w:rFonts w:eastAsia="Times New Roman" w:cstheme="minorHAnsi"/>
          <w:sz w:val="24"/>
          <w:szCs w:val="24"/>
        </w:rPr>
      </w:pPr>
    </w:p>
    <w:p w14:paraId="79028AB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7191760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mage, you gain the following class features.</w:t>
      </w:r>
    </w:p>
    <w:p w14:paraId="746B11F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4A9CF59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1d6 per mage level</w:t>
      </w:r>
    </w:p>
    <w:p w14:paraId="0286790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6 + your Stamina modifier</w:t>
      </w:r>
    </w:p>
    <w:p w14:paraId="7BDCB1F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Higher Levels: </w:t>
      </w:r>
      <w:r w:rsidRPr="000D5DB5">
        <w:rPr>
          <w:rFonts w:eastAsia="Times New Roman" w:cstheme="minorHAnsi"/>
          <w:color w:val="000000"/>
        </w:rPr>
        <w:t>1d6 (or 4) + your Stamina modifier per mage level after 1st</w:t>
      </w:r>
    </w:p>
    <w:p w14:paraId="5CA53192" w14:textId="77777777" w:rsidR="00AB25EF" w:rsidRPr="000D5DB5" w:rsidRDefault="00AB25EF">
      <w:pPr>
        <w:contextualSpacing/>
        <w:rPr>
          <w:rFonts w:eastAsia="Times New Roman" w:cstheme="minorHAnsi"/>
          <w:sz w:val="24"/>
          <w:szCs w:val="24"/>
        </w:rPr>
      </w:pPr>
    </w:p>
    <w:p w14:paraId="486B85C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PROFICIENCIES </w:t>
      </w:r>
    </w:p>
    <w:p w14:paraId="5FF8180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None</w:t>
      </w:r>
    </w:p>
    <w:p w14:paraId="4BBEC49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Daggers, darts, slings, quarterstaffs, light crossbows</w:t>
      </w:r>
    </w:p>
    <w:p w14:paraId="7088E55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None</w:t>
      </w:r>
    </w:p>
    <w:p w14:paraId="4ED2360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Pr="000D5DB5">
        <w:rPr>
          <w:rFonts w:eastAsia="Times New Roman" w:cstheme="minorHAnsi"/>
          <w:color w:val="000000"/>
        </w:rPr>
        <w:t>Intelligence, Spirit</w:t>
      </w:r>
    </w:p>
    <w:p w14:paraId="7170AAF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two from Arcana, History, Insight, Investigation, Medicine, and Religion</w:t>
      </w:r>
    </w:p>
    <w:p w14:paraId="0A5CF8C5" w14:textId="77777777" w:rsidR="00AB25EF" w:rsidRPr="000D5DB5" w:rsidRDefault="00AB25EF">
      <w:pPr>
        <w:contextualSpacing/>
        <w:rPr>
          <w:rFonts w:eastAsia="Times New Roman" w:cstheme="minorHAnsi"/>
          <w:sz w:val="24"/>
          <w:szCs w:val="24"/>
        </w:rPr>
      </w:pPr>
    </w:p>
    <w:p w14:paraId="2BC0420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09B2FE8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32DB9361" w14:textId="77777777" w:rsidR="00AB25EF" w:rsidRPr="000D5DB5" w:rsidRDefault="00AB25EF" w:rsidP="00AA0E10">
      <w:pPr>
        <w:numPr>
          <w:ilvl w:val="0"/>
          <w:numId w:val="10"/>
        </w:numPr>
        <w:ind w:left="0" w:firstLine="0"/>
        <w:contextualSpacing/>
        <w:textAlignment w:val="baseline"/>
        <w:rPr>
          <w:rFonts w:eastAsia="Times New Roman" w:cstheme="minorHAnsi"/>
          <w:color w:val="000000"/>
        </w:rPr>
      </w:pPr>
      <w:r w:rsidRPr="000D5DB5">
        <w:rPr>
          <w:rFonts w:eastAsia="Times New Roman" w:cstheme="minorHAnsi"/>
          <w:color w:val="000000"/>
        </w:rPr>
        <w:t>(a) a quarterstaff or (b) a dagger</w:t>
      </w:r>
    </w:p>
    <w:p w14:paraId="2CB1C043" w14:textId="77777777" w:rsidR="00AB25EF" w:rsidRPr="000D5DB5" w:rsidRDefault="00AB25EF" w:rsidP="00AA0E10">
      <w:pPr>
        <w:numPr>
          <w:ilvl w:val="0"/>
          <w:numId w:val="10"/>
        </w:numPr>
        <w:ind w:left="0" w:firstLine="0"/>
        <w:contextualSpacing/>
        <w:textAlignment w:val="baseline"/>
        <w:rPr>
          <w:rFonts w:eastAsia="Times New Roman" w:cstheme="minorHAnsi"/>
          <w:color w:val="000000"/>
        </w:rPr>
      </w:pPr>
      <w:r w:rsidRPr="000D5DB5">
        <w:rPr>
          <w:rFonts w:eastAsia="Times New Roman" w:cstheme="minorHAnsi"/>
          <w:color w:val="000000"/>
        </w:rPr>
        <w:t>(a) a component pouch or (b) an arcane focus</w:t>
      </w:r>
    </w:p>
    <w:p w14:paraId="3A29A3E1" w14:textId="77777777" w:rsidR="00AB25EF" w:rsidRPr="000D5DB5" w:rsidRDefault="00AB25EF" w:rsidP="00AA0E10">
      <w:pPr>
        <w:numPr>
          <w:ilvl w:val="0"/>
          <w:numId w:val="10"/>
        </w:numPr>
        <w:ind w:left="0" w:firstLine="0"/>
        <w:contextualSpacing/>
        <w:textAlignment w:val="baseline"/>
        <w:rPr>
          <w:rFonts w:eastAsia="Times New Roman" w:cstheme="minorHAnsi"/>
          <w:color w:val="000000"/>
        </w:rPr>
      </w:pPr>
      <w:r w:rsidRPr="000D5DB5">
        <w:rPr>
          <w:rFonts w:eastAsia="Times New Roman" w:cstheme="minorHAnsi"/>
          <w:color w:val="000000"/>
        </w:rPr>
        <w:t>(a) a scholar’s pack or (b) an explorer’s pack</w:t>
      </w:r>
    </w:p>
    <w:p w14:paraId="6A80CAE6" w14:textId="77777777" w:rsidR="00AB25EF" w:rsidRPr="000D5DB5" w:rsidRDefault="00AB25EF" w:rsidP="00AA0E10">
      <w:pPr>
        <w:numPr>
          <w:ilvl w:val="0"/>
          <w:numId w:val="10"/>
        </w:numPr>
        <w:ind w:left="0" w:firstLine="0"/>
        <w:contextualSpacing/>
        <w:textAlignment w:val="baseline"/>
        <w:rPr>
          <w:rFonts w:eastAsia="Times New Roman" w:cstheme="minorHAnsi"/>
          <w:color w:val="000000"/>
        </w:rPr>
      </w:pPr>
      <w:r w:rsidRPr="000D5DB5">
        <w:rPr>
          <w:rFonts w:eastAsia="Times New Roman" w:cstheme="minorHAnsi"/>
          <w:color w:val="000000"/>
        </w:rPr>
        <w:t>A spellbook</w:t>
      </w:r>
    </w:p>
    <w:p w14:paraId="69F4C36D" w14:textId="77777777" w:rsidR="00AB25EF" w:rsidRPr="000D5DB5" w:rsidRDefault="00AB25EF">
      <w:pPr>
        <w:contextualSpacing/>
        <w:rPr>
          <w:rFonts w:eastAsia="Times New Roman" w:cstheme="minorHAnsi"/>
          <w:sz w:val="24"/>
          <w:szCs w:val="24"/>
        </w:rPr>
      </w:pPr>
    </w:p>
    <w:p w14:paraId="6DFA1FA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Mage Class </w:t>
      </w:r>
    </w:p>
    <w:p w14:paraId="2F9E7CC7" w14:textId="77777777" w:rsidR="00AB25EF" w:rsidRPr="000D5DB5" w:rsidRDefault="00BE38CD">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B25EF" w:rsidRPr="000D5DB5">
        <w:rPr>
          <w:rFonts w:eastAsia="Times New Roman" w:cstheme="minorHAnsi"/>
          <w:b/>
          <w:bCs/>
          <w:color w:val="000000"/>
        </w:rPr>
        <w:t>Feature</w:t>
      </w:r>
      <w:r w:rsidR="00A520D0">
        <w:rPr>
          <w:rFonts w:eastAsia="Times New Roman" w:cstheme="minorHAnsi"/>
          <w:b/>
          <w:bCs/>
          <w:color w:val="000000"/>
        </w:rPr>
        <w:t>s</w:t>
      </w:r>
      <w:r w:rsidR="00A520D0">
        <w:rPr>
          <w:rFonts w:eastAsia="Times New Roman" w:cstheme="minorHAnsi"/>
          <w:b/>
          <w:bCs/>
          <w:color w:val="000000"/>
        </w:rPr>
        <w:tab/>
      </w:r>
      <w:r w:rsidR="008949C0">
        <w:rPr>
          <w:rFonts w:eastAsia="Times New Roman" w:cstheme="minorHAnsi"/>
          <w:b/>
          <w:bCs/>
          <w:color w:val="000000"/>
        </w:rPr>
        <w:tab/>
      </w:r>
      <w:r w:rsidR="008949C0">
        <w:rPr>
          <w:rFonts w:eastAsia="Times New Roman" w:cstheme="minorHAnsi"/>
          <w:b/>
          <w:bCs/>
          <w:color w:val="000000"/>
        </w:rPr>
        <w:tab/>
        <w:t>Caster Level (Spell level)</w:t>
      </w:r>
    </w:p>
    <w:p w14:paraId="6E25B00A"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Invocation, Spellcasting</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 (1st)</w:t>
      </w:r>
    </w:p>
    <w:p w14:paraId="36DF4FFE"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Mage Tradition</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2 (1st)</w:t>
      </w:r>
    </w:p>
    <w:p w14:paraId="300C8D87"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3 (2nd)</w:t>
      </w:r>
    </w:p>
    <w:p w14:paraId="6C9E4E1B"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4th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8949C0">
        <w:rPr>
          <w:rFonts w:eastAsia="Times New Roman" w:cstheme="minorHAnsi"/>
          <w:color w:val="000000"/>
        </w:rPr>
        <w:t>4 (2nd)</w:t>
      </w:r>
    </w:p>
    <w:p w14:paraId="10274864"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5 (3rd)</w:t>
      </w:r>
    </w:p>
    <w:p w14:paraId="4E10CB11"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6th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Mage Tradition Feature</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6 (3rd)</w:t>
      </w:r>
    </w:p>
    <w:p w14:paraId="754B217E"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7 (4th)</w:t>
      </w:r>
    </w:p>
    <w:p w14:paraId="5E50C234"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8th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8949C0">
        <w:rPr>
          <w:rFonts w:eastAsia="Times New Roman" w:cstheme="minorHAnsi"/>
          <w:color w:val="000000"/>
        </w:rPr>
        <w:t>8 (4th)</w:t>
      </w:r>
    </w:p>
    <w:p w14:paraId="5B37203A"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9 (5th)</w:t>
      </w:r>
    </w:p>
    <w:p w14:paraId="6CDC3B04" w14:textId="77777777" w:rsidR="00AB25EF" w:rsidRPr="008949C0" w:rsidRDefault="00BE38CD">
      <w:pPr>
        <w:contextualSpacing/>
        <w:rPr>
          <w:rFonts w:eastAsia="Times New Roman" w:cstheme="minorHAnsi"/>
          <w:b/>
          <w:bCs/>
          <w:sz w:val="24"/>
          <w:szCs w:val="24"/>
        </w:rPr>
      </w:pPr>
      <w:r w:rsidRPr="000D5DB5">
        <w:rPr>
          <w:rFonts w:eastAsia="Times New Roman" w:cstheme="minorHAnsi"/>
          <w:color w:val="000000"/>
        </w:rPr>
        <w:t>10th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Mage Tradition Feature</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10 (5th)</w:t>
      </w:r>
    </w:p>
    <w:p w14:paraId="57D10283"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11th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11 (6th)</w:t>
      </w:r>
    </w:p>
    <w:p w14:paraId="085A3163"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12th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8949C0">
        <w:rPr>
          <w:rFonts w:eastAsia="Times New Roman" w:cstheme="minorHAnsi"/>
          <w:color w:val="000000"/>
        </w:rPr>
        <w:t>12 (6th)</w:t>
      </w:r>
    </w:p>
    <w:p w14:paraId="0725559F"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13 (7th)</w:t>
      </w:r>
    </w:p>
    <w:p w14:paraId="3E526025"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14th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Mage Tradition Feature</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14 (7th)</w:t>
      </w:r>
    </w:p>
    <w:p w14:paraId="793F4BCC"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15th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15 (8th)</w:t>
      </w:r>
    </w:p>
    <w:p w14:paraId="0C4BC195"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16th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8949C0">
        <w:rPr>
          <w:rFonts w:eastAsia="Times New Roman" w:cstheme="minorHAnsi"/>
          <w:color w:val="000000"/>
        </w:rPr>
        <w:t>16 (8th)</w:t>
      </w:r>
    </w:p>
    <w:p w14:paraId="514E16F8"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17 (9th)</w:t>
      </w:r>
    </w:p>
    <w:p w14:paraId="3BD3F785"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18th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Spell Mastery</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18 (9th)</w:t>
      </w:r>
    </w:p>
    <w:p w14:paraId="4DCB7179"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19th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8949C0">
        <w:rPr>
          <w:rFonts w:eastAsia="Times New Roman" w:cstheme="minorHAnsi"/>
          <w:color w:val="000000"/>
        </w:rPr>
        <w:t>19 (9th)</w:t>
      </w:r>
    </w:p>
    <w:p w14:paraId="10CD05BA" w14:textId="77777777" w:rsidR="00AB25EF" w:rsidRPr="000D5DB5" w:rsidRDefault="00BE38CD">
      <w:pPr>
        <w:contextualSpacing/>
        <w:rPr>
          <w:rFonts w:eastAsia="Times New Roman" w:cstheme="minorHAnsi"/>
          <w:sz w:val="24"/>
          <w:szCs w:val="24"/>
        </w:rPr>
      </w:pPr>
      <w:r w:rsidRPr="000D5DB5">
        <w:rPr>
          <w:rFonts w:eastAsia="Times New Roman" w:cstheme="minorHAnsi"/>
          <w:color w:val="000000"/>
        </w:rPr>
        <w:t>20th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Signature Spell</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20 (9th)</w:t>
      </w:r>
    </w:p>
    <w:bookmarkEnd w:id="1887"/>
    <w:p w14:paraId="24617116" w14:textId="77777777" w:rsidR="00AB25EF" w:rsidRPr="000D5DB5" w:rsidRDefault="00AB25EF">
      <w:pPr>
        <w:contextualSpacing/>
        <w:rPr>
          <w:rFonts w:eastAsia="Times New Roman" w:cstheme="minorHAnsi"/>
          <w:sz w:val="24"/>
          <w:szCs w:val="24"/>
        </w:rPr>
      </w:pPr>
    </w:p>
    <w:p w14:paraId="493C1B8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Invocation</w:t>
      </w:r>
    </w:p>
    <w:p w14:paraId="5CD26791" w14:textId="65ADC667" w:rsidR="00F74B07" w:rsidRDefault="00F74B07">
      <w:pPr>
        <w:contextualSpacing/>
        <w:rPr>
          <w:ins w:id="1888" w:author="Admin" w:date="2021-08-22T04:01:00Z"/>
          <w:rFonts w:eastAsia="Times New Roman" w:cstheme="minorHAnsi"/>
          <w:color w:val="000000"/>
        </w:rPr>
      </w:pPr>
      <w:ins w:id="1889" w:author="Admin" w:date="2021-08-22T04:01:00Z">
        <w:r w:rsidRPr="0033692B">
          <w:rPr>
            <w:rFonts w:eastAsia="Times New Roman" w:cstheme="minorHAnsi"/>
            <w:color w:val="000000"/>
          </w:rPr>
          <w:t xml:space="preserve">Starting at </w:t>
        </w:r>
      </w:ins>
      <w:ins w:id="1890" w:author="Admin" w:date="2021-08-22T04:06:00Z">
        <w:r>
          <w:rPr>
            <w:rFonts w:eastAsia="Times New Roman" w:cstheme="minorHAnsi"/>
            <w:color w:val="000000"/>
          </w:rPr>
          <w:t>1st</w:t>
        </w:r>
      </w:ins>
      <w:ins w:id="1891" w:author="Admin" w:date="2021-08-22T04:01:00Z">
        <w:r>
          <w:rPr>
            <w:rFonts w:eastAsia="Times New Roman" w:cstheme="minorHAnsi"/>
            <w:color w:val="000000"/>
          </w:rPr>
          <w:t xml:space="preserve"> </w:t>
        </w:r>
        <w:r w:rsidRPr="0033692B">
          <w:rPr>
            <w:rFonts w:eastAsia="Times New Roman" w:cstheme="minorHAnsi"/>
            <w:color w:val="000000"/>
          </w:rPr>
          <w:t xml:space="preserve">level, you may rapidly recover your mana by </w:t>
        </w:r>
        <w:r>
          <w:rPr>
            <w:rFonts w:eastAsia="Times New Roman" w:cstheme="minorHAnsi"/>
            <w:color w:val="000000"/>
          </w:rPr>
          <w:t>invoking attuning yourself to the flows of magic</w:t>
        </w:r>
        <w:r w:rsidRPr="0033692B">
          <w:rPr>
            <w:rFonts w:eastAsia="Times New Roman" w:cstheme="minorHAnsi"/>
            <w:color w:val="000000"/>
          </w:rPr>
          <w:t xml:space="preserve">. You can use your action and bonus action on your turn to regain </w:t>
        </w:r>
        <w:r>
          <w:rPr>
            <w:rFonts w:eastAsia="Times New Roman" w:cstheme="minorHAnsi"/>
            <w:color w:val="000000"/>
          </w:rPr>
          <w:t xml:space="preserve">up to 20 </w:t>
        </w:r>
        <w:r w:rsidRPr="0033692B">
          <w:rPr>
            <w:rFonts w:eastAsia="Times New Roman" w:cstheme="minorHAnsi"/>
            <w:color w:val="000000"/>
          </w:rPr>
          <w:t xml:space="preserve">mana </w:t>
        </w:r>
        <w:r>
          <w:rPr>
            <w:rFonts w:eastAsia="Times New Roman" w:cstheme="minorHAnsi"/>
            <w:color w:val="000000"/>
          </w:rPr>
          <w:t>points</w:t>
        </w:r>
        <w:r w:rsidRPr="0033692B">
          <w:rPr>
            <w:rFonts w:eastAsia="Times New Roman" w:cstheme="minorHAnsi"/>
            <w:color w:val="000000"/>
          </w:rPr>
          <w:t xml:space="preserve">. </w:t>
        </w:r>
      </w:ins>
    </w:p>
    <w:p w14:paraId="0EDC0EA7" w14:textId="4ADD9EF1" w:rsidR="00F74B07" w:rsidRDefault="00F74B07">
      <w:pPr>
        <w:contextualSpacing/>
        <w:rPr>
          <w:ins w:id="1892" w:author="Admin" w:date="2021-08-22T04:01:00Z"/>
          <w:rFonts w:eastAsia="Times New Roman" w:cstheme="minorHAnsi"/>
          <w:color w:val="000000"/>
        </w:rPr>
      </w:pPr>
      <w:ins w:id="1893" w:author="Admin" w:date="2021-08-22T04:01:00Z">
        <w:r w:rsidRPr="0033692B">
          <w:rPr>
            <w:rFonts w:eastAsia="Times New Roman" w:cstheme="minorHAnsi"/>
            <w:color w:val="000000"/>
          </w:rPr>
          <w:t xml:space="preserve">You </w:t>
        </w:r>
        <w:r>
          <w:rPr>
            <w:rFonts w:eastAsia="Times New Roman" w:cstheme="minorHAnsi"/>
            <w:color w:val="000000"/>
          </w:rPr>
          <w:t xml:space="preserve">replenish your reserve of </w:t>
        </w:r>
      </w:ins>
      <w:ins w:id="1894" w:author="Admin" w:date="2021-08-22T04:02:00Z">
        <w:r>
          <w:rPr>
            <w:rFonts w:eastAsia="Times New Roman" w:cstheme="minorHAnsi"/>
            <w:color w:val="000000"/>
          </w:rPr>
          <w:t xml:space="preserve">the flows </w:t>
        </w:r>
      </w:ins>
      <w:ins w:id="1895" w:author="Admin" w:date="2021-08-22T04:01:00Z">
        <w:r w:rsidRPr="0033692B">
          <w:rPr>
            <w:rFonts w:eastAsia="Times New Roman" w:cstheme="minorHAnsi"/>
            <w:color w:val="000000"/>
          </w:rPr>
          <w:t>when you finish a long rest.</w:t>
        </w:r>
        <w:r>
          <w:rPr>
            <w:rFonts w:eastAsia="Times New Roman" w:cstheme="minorHAnsi"/>
            <w:color w:val="000000"/>
          </w:rPr>
          <w:t xml:space="preserve"> While using this feature, </w:t>
        </w:r>
      </w:ins>
      <w:ins w:id="1896" w:author="Admin" w:date="2021-08-22T05:26:00Z">
        <w:r w:rsidR="00422652">
          <w:rPr>
            <w:rFonts w:eastAsia="Times New Roman" w:cstheme="minorHAnsi"/>
            <w:color w:val="000000"/>
          </w:rPr>
          <w:t>arcane</w:t>
        </w:r>
      </w:ins>
      <w:ins w:id="1897" w:author="Admin" w:date="2021-08-22T04:01:00Z">
        <w:r>
          <w:rPr>
            <w:rFonts w:eastAsia="Times New Roman" w:cstheme="minorHAnsi"/>
            <w:color w:val="000000"/>
          </w:rPr>
          <w:t xml:space="preserve"> energies suffuse you, imposing disadvantage on attack rolls made against you, and granting you advantage to saving throws until the start of your turn in the next round. </w:t>
        </w:r>
      </w:ins>
    </w:p>
    <w:p w14:paraId="21F8EF46" w14:textId="0165BC3F" w:rsidR="0033692B" w:rsidRPr="0033692B" w:rsidDel="00F74B07" w:rsidRDefault="0033692B" w:rsidP="00E3628B">
      <w:pPr>
        <w:contextualSpacing/>
        <w:rPr>
          <w:del w:id="1898" w:author="Admin" w:date="2021-08-22T04:01:00Z"/>
          <w:rFonts w:eastAsia="Times New Roman" w:cstheme="minorHAnsi"/>
          <w:color w:val="000000"/>
        </w:rPr>
      </w:pPr>
      <w:del w:id="1899" w:author="Admin" w:date="2021-08-22T04:01:00Z">
        <w:r w:rsidRPr="0033692B" w:rsidDel="00F74B07">
          <w:rPr>
            <w:rFonts w:eastAsia="Times New Roman" w:cstheme="minorHAnsi"/>
            <w:color w:val="000000"/>
          </w:rPr>
          <w:delText xml:space="preserve">Starting at </w:delText>
        </w:r>
        <w:r w:rsidR="00E3628B" w:rsidDel="00F74B07">
          <w:rPr>
            <w:rFonts w:eastAsia="Times New Roman" w:cstheme="minorHAnsi"/>
            <w:color w:val="000000"/>
          </w:rPr>
          <w:delText xml:space="preserve">1st </w:delText>
        </w:r>
        <w:r w:rsidRPr="0033692B" w:rsidDel="00F74B07">
          <w:rPr>
            <w:rFonts w:eastAsia="Times New Roman" w:cstheme="minorHAnsi"/>
            <w:color w:val="000000"/>
          </w:rPr>
          <w:delText xml:space="preserve">level, you may rapidly recover your mana by </w:delText>
        </w:r>
        <w:r w:rsidDel="00F74B07">
          <w:rPr>
            <w:rFonts w:eastAsia="Times New Roman" w:cstheme="minorHAnsi"/>
            <w:color w:val="000000"/>
          </w:rPr>
          <w:delText>attuning yourself to the flows of magic</w:delText>
        </w:r>
        <w:r w:rsidRPr="0033692B" w:rsidDel="00F74B07">
          <w:rPr>
            <w:rFonts w:eastAsia="Times New Roman" w:cstheme="minorHAnsi"/>
            <w:color w:val="000000"/>
          </w:rPr>
          <w:delText>. You can use your action and bonus action on your turn to regain mana as if completed a short rest</w:delText>
        </w:r>
        <w:r w:rsidR="00A471E1" w:rsidDel="00F74B07">
          <w:rPr>
            <w:rFonts w:eastAsia="Times New Roman" w:cstheme="minorHAnsi"/>
            <w:color w:val="000000"/>
          </w:rPr>
          <w:delText xml:space="preserve"> (or rested for one hour)</w:delText>
        </w:r>
        <w:r w:rsidRPr="0033692B" w:rsidDel="00F74B07">
          <w:rPr>
            <w:rFonts w:eastAsia="Times New Roman" w:cstheme="minorHAnsi"/>
            <w:color w:val="000000"/>
          </w:rPr>
          <w:delText xml:space="preserve">. </w:delText>
        </w:r>
      </w:del>
    </w:p>
    <w:p w14:paraId="6600131D" w14:textId="63C44542" w:rsidR="0033692B" w:rsidDel="00F74B07" w:rsidRDefault="0033692B">
      <w:pPr>
        <w:contextualSpacing/>
        <w:rPr>
          <w:del w:id="1900" w:author="Admin" w:date="2021-08-22T04:01:00Z"/>
          <w:rFonts w:eastAsia="Times New Roman" w:cstheme="minorHAnsi"/>
          <w:color w:val="000000"/>
        </w:rPr>
      </w:pPr>
      <w:del w:id="1901" w:author="Admin" w:date="2021-08-22T04:01:00Z">
        <w:r w:rsidRPr="0033692B" w:rsidDel="00F74B07">
          <w:rPr>
            <w:rFonts w:eastAsia="Times New Roman" w:cstheme="minorHAnsi"/>
            <w:color w:val="000000"/>
          </w:rPr>
          <w:delText xml:space="preserve">You can use this feature </w:delText>
        </w:r>
        <w:r w:rsidR="00AD5894" w:rsidDel="00F74B07">
          <w:rPr>
            <w:rFonts w:eastAsia="Times New Roman" w:cstheme="minorHAnsi"/>
            <w:color w:val="000000"/>
          </w:rPr>
          <w:delText xml:space="preserve">a number of times equal to </w:delText>
        </w:r>
        <w:r w:rsidR="000B097B" w:rsidDel="00F74B07">
          <w:rPr>
            <w:rFonts w:eastAsia="Times New Roman" w:cstheme="minorHAnsi"/>
            <w:color w:val="000000"/>
          </w:rPr>
          <w:delText xml:space="preserve">half </w:delText>
        </w:r>
        <w:r w:rsidR="00AD5894" w:rsidDel="00F74B07">
          <w:rPr>
            <w:rFonts w:eastAsia="Times New Roman" w:cstheme="minorHAnsi"/>
            <w:color w:val="000000"/>
          </w:rPr>
          <w:delText xml:space="preserve">your </w:delText>
        </w:r>
        <w:r w:rsidRPr="0033692B" w:rsidDel="00F74B07">
          <w:rPr>
            <w:rFonts w:eastAsia="Times New Roman" w:cstheme="minorHAnsi"/>
            <w:color w:val="000000"/>
          </w:rPr>
          <w:delText>proficiency bonus. You regain expended uses when you finish a long rest.</w:delText>
        </w:r>
        <w:r w:rsidR="00AD5894" w:rsidDel="00F74B07">
          <w:rPr>
            <w:rFonts w:eastAsia="Times New Roman" w:cstheme="minorHAnsi"/>
            <w:color w:val="000000"/>
          </w:rPr>
          <w:delText xml:space="preserve"> While using this feature, the flow of raw mana protects you, imposing disadvantage on attack rolls made against you, and granting you advantage to saving throws until the start of your turn in the next round. </w:delText>
        </w:r>
      </w:del>
    </w:p>
    <w:p w14:paraId="2BEA32B4" w14:textId="13D7E755" w:rsidR="00A471E1" w:rsidDel="00F74B07" w:rsidRDefault="00A471E1">
      <w:pPr>
        <w:contextualSpacing/>
        <w:rPr>
          <w:del w:id="1902" w:author="Admin" w:date="2021-08-22T04:01:00Z"/>
          <w:rFonts w:eastAsia="Times New Roman" w:cstheme="minorHAnsi"/>
          <w:color w:val="000000"/>
        </w:rPr>
      </w:pPr>
      <w:del w:id="1903" w:author="Admin" w:date="2021-08-22T04:01:00Z">
        <w:r w:rsidDel="00F74B07">
          <w:rPr>
            <w:rFonts w:eastAsia="Times New Roman" w:cstheme="minorHAnsi"/>
            <w:color w:val="000000"/>
          </w:rPr>
          <w:delText>Alternatively, if you use this during a short rest</w:delText>
        </w:r>
        <w:r w:rsidR="00AD5894" w:rsidDel="00F74B07">
          <w:rPr>
            <w:rFonts w:eastAsia="Times New Roman" w:cstheme="minorHAnsi"/>
            <w:color w:val="000000"/>
          </w:rPr>
          <w:delText xml:space="preserve"> or when you are below one-quarter your maximum mana point pool</w:delText>
        </w:r>
        <w:r w:rsidDel="00F74B07">
          <w:rPr>
            <w:rFonts w:eastAsia="Times New Roman" w:cstheme="minorHAnsi"/>
            <w:color w:val="000000"/>
          </w:rPr>
          <w:delText>, you are treated as if you rested for two hours</w:delText>
        </w:r>
        <w:r w:rsidR="00D909FB" w:rsidDel="00F74B07">
          <w:rPr>
            <w:rFonts w:eastAsia="Times New Roman" w:cstheme="minorHAnsi"/>
            <w:color w:val="000000"/>
          </w:rPr>
          <w:delText xml:space="preserve"> instead of one</w:delText>
        </w:r>
        <w:r w:rsidDel="00F74B07">
          <w:rPr>
            <w:rFonts w:eastAsia="Times New Roman" w:cstheme="minorHAnsi"/>
            <w:color w:val="000000"/>
          </w:rPr>
          <w:delText xml:space="preserve">. </w:delText>
        </w:r>
        <w:r w:rsidR="001101FE" w:rsidDel="00F74B07">
          <w:rPr>
            <w:rFonts w:eastAsia="Times New Roman" w:cstheme="minorHAnsi"/>
            <w:color w:val="000000"/>
          </w:rPr>
          <w:delText xml:space="preserve">This is atop the mana you regain for the normal rest. </w:delText>
        </w:r>
      </w:del>
    </w:p>
    <w:p w14:paraId="52A7DDD5" w14:textId="77777777" w:rsidR="00AB25EF" w:rsidRPr="000D5DB5" w:rsidRDefault="00AB25EF">
      <w:pPr>
        <w:contextualSpacing/>
        <w:rPr>
          <w:rFonts w:eastAsia="Times New Roman" w:cstheme="minorHAnsi"/>
          <w:sz w:val="24"/>
          <w:szCs w:val="24"/>
        </w:rPr>
      </w:pPr>
    </w:p>
    <w:p w14:paraId="0CF6284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Spellcasting</w:t>
      </w:r>
    </w:p>
    <w:p w14:paraId="5A749F0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 student of arcane magic, you have a spellbook containing spells that show the first glimmerings of your true power. </w:t>
      </w:r>
    </w:p>
    <w:p w14:paraId="470500CB" w14:textId="77777777" w:rsidR="00AB25EF" w:rsidRPr="000D5DB5" w:rsidRDefault="00AB25EF">
      <w:pPr>
        <w:contextualSpacing/>
        <w:rPr>
          <w:rFonts w:eastAsia="Times New Roman" w:cstheme="minorHAnsi"/>
          <w:sz w:val="24"/>
          <w:szCs w:val="24"/>
        </w:rPr>
      </w:pPr>
    </w:p>
    <w:p w14:paraId="25FC4942"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Cantrips</w:t>
      </w:r>
    </w:p>
    <w:p w14:paraId="5A9336D3" w14:textId="77777777" w:rsidR="00C470C6" w:rsidRPr="000D5DB5" w:rsidRDefault="00C470C6" w:rsidP="00C470C6">
      <w:pPr>
        <w:contextualSpacing/>
        <w:rPr>
          <w:rFonts w:eastAsia="Times New Roman" w:cstheme="minorHAnsi"/>
          <w:sz w:val="24"/>
          <w:szCs w:val="24"/>
        </w:rPr>
      </w:pPr>
      <w:r w:rsidRPr="000D5DB5">
        <w:rPr>
          <w:rFonts w:eastAsia="Times New Roman" w:cstheme="minorHAnsi"/>
          <w:color w:val="000000"/>
        </w:rPr>
        <w:t xml:space="preserve">At 1st level, you know </w:t>
      </w:r>
      <w:r>
        <w:rPr>
          <w:rFonts w:eastAsia="Times New Roman" w:cstheme="minorHAnsi"/>
          <w:color w:val="000000"/>
        </w:rPr>
        <w:t xml:space="preserve">a number of cantrips equal to </w:t>
      </w:r>
      <w:ins w:id="1904" w:author="Admin" w:date="2021-05-05T16:37:00Z">
        <w:r w:rsidR="009D0365">
          <w:rPr>
            <w:rFonts w:eastAsia="Times New Roman" w:cstheme="minorHAnsi"/>
            <w:color w:val="000000"/>
          </w:rPr>
          <w:t xml:space="preserve">1 + </w:t>
        </w:r>
      </w:ins>
      <w:r>
        <w:rPr>
          <w:rFonts w:eastAsia="Times New Roman" w:cstheme="minorHAnsi"/>
          <w:color w:val="000000"/>
        </w:rPr>
        <w:t>your proficiency bonus.</w:t>
      </w:r>
    </w:p>
    <w:p w14:paraId="5CAB324A" w14:textId="77777777" w:rsidR="00AB25EF" w:rsidRPr="000D5DB5" w:rsidRDefault="00AB25EF">
      <w:pPr>
        <w:contextualSpacing/>
        <w:rPr>
          <w:rFonts w:eastAsia="Times New Roman" w:cstheme="minorHAnsi"/>
          <w:sz w:val="24"/>
          <w:szCs w:val="24"/>
        </w:rPr>
      </w:pPr>
    </w:p>
    <w:p w14:paraId="2EB52177" w14:textId="77777777" w:rsidR="004F650B" w:rsidRPr="000D5DB5" w:rsidRDefault="004F650B">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75D1B13D" w14:textId="77777777" w:rsidR="004F650B" w:rsidRPr="000D5DB5" w:rsidRDefault="004F650B" w:rsidP="00BF3D85">
      <w:pPr>
        <w:contextualSpacing/>
        <w:rPr>
          <w:rFonts w:eastAsia="Times New Roman" w:cstheme="minorHAnsi"/>
          <w:color w:val="000000"/>
        </w:rPr>
      </w:pPr>
      <w:r w:rsidRPr="000D5DB5">
        <w:rPr>
          <w:rFonts w:eastAsia="Times New Roman" w:cstheme="minorHAnsi"/>
          <w:color w:val="000000"/>
        </w:rPr>
        <w:t xml:space="preserve">A mage can conjure and bind </w:t>
      </w:r>
      <w:r w:rsidR="00300B5D">
        <w:rPr>
          <w:rFonts w:eastAsia="Times New Roman" w:cstheme="minorHAnsi"/>
          <w:color w:val="000000"/>
        </w:rPr>
        <w:t xml:space="preserve">aberrations, celestials, </w:t>
      </w:r>
      <w:r w:rsidRPr="000D5DB5">
        <w:rPr>
          <w:rFonts w:eastAsia="Times New Roman" w:cstheme="minorHAnsi"/>
          <w:color w:val="000000"/>
        </w:rPr>
        <w:t>constructs, elementals,</w:t>
      </w:r>
      <w:r w:rsidR="00300B5D">
        <w:rPr>
          <w:rFonts w:eastAsia="Times New Roman" w:cstheme="minorHAnsi"/>
          <w:color w:val="000000"/>
        </w:rPr>
        <w:t xml:space="preserve"> fey,</w:t>
      </w:r>
      <w:r w:rsidRPr="000D5DB5">
        <w:rPr>
          <w:rFonts w:eastAsia="Times New Roman" w:cstheme="minorHAnsi"/>
          <w:color w:val="000000"/>
        </w:rPr>
        <w:t xml:space="preserve"> fiends, </w:t>
      </w:r>
      <w:r w:rsidR="00300B5D">
        <w:rPr>
          <w:rFonts w:eastAsia="Times New Roman" w:cstheme="minorHAnsi"/>
          <w:color w:val="000000"/>
        </w:rPr>
        <w:t xml:space="preserve">oozes, </w:t>
      </w:r>
      <w:r w:rsidRPr="000D5DB5">
        <w:rPr>
          <w:rFonts w:eastAsia="Times New Roman" w:cstheme="minorHAnsi"/>
          <w:color w:val="000000"/>
        </w:rPr>
        <w:t>and undead</w:t>
      </w:r>
      <w:r w:rsidR="00BF3D85">
        <w:rPr>
          <w:rFonts w:eastAsia="Times New Roman" w:cstheme="minorHAnsi"/>
          <w:color w:val="000000"/>
        </w:rPr>
        <w:t xml:space="preserve">, </w:t>
      </w:r>
      <w:r w:rsidR="00BF3D85" w:rsidRPr="000D5DB5">
        <w:rPr>
          <w:rFonts w:eastAsia="Times New Roman" w:cstheme="minorHAnsi"/>
          <w:color w:val="000000"/>
        </w:rPr>
        <w:t xml:space="preserve">as well </w:t>
      </w:r>
      <w:r w:rsidR="00BF3D85">
        <w:rPr>
          <w:rFonts w:eastAsia="Times New Roman" w:cstheme="minorHAnsi"/>
          <w:color w:val="000000"/>
        </w:rPr>
        <w:t xml:space="preserve">homunculi </w:t>
      </w:r>
      <w:r w:rsidR="00BF3D85" w:rsidRPr="000D5DB5">
        <w:rPr>
          <w:rFonts w:eastAsia="Times New Roman" w:cstheme="minorHAnsi"/>
          <w:color w:val="000000"/>
        </w:rPr>
        <w:t xml:space="preserve">creatures (creatures with the </w:t>
      </w:r>
      <w:r w:rsidR="00BF3D85">
        <w:rPr>
          <w:rFonts w:eastAsia="Times New Roman" w:cstheme="minorHAnsi"/>
          <w:color w:val="000000"/>
        </w:rPr>
        <w:t xml:space="preserve">homunculus </w:t>
      </w:r>
      <w:r w:rsidR="00BF3D85" w:rsidRPr="000D5DB5">
        <w:rPr>
          <w:rFonts w:eastAsia="Times New Roman" w:cstheme="minorHAnsi"/>
          <w:color w:val="000000"/>
        </w:rPr>
        <w:t>template).</w:t>
      </w:r>
    </w:p>
    <w:p w14:paraId="0889574B" w14:textId="77777777" w:rsidR="004F650B" w:rsidRPr="000D5DB5" w:rsidRDefault="00BF3D85" w:rsidP="00BF3D85">
      <w:pPr>
        <w:tabs>
          <w:tab w:val="left" w:pos="1236"/>
        </w:tabs>
        <w:contextualSpacing/>
        <w:rPr>
          <w:rFonts w:eastAsia="Times New Roman" w:cstheme="minorHAnsi"/>
          <w:i/>
          <w:iCs/>
          <w:color w:val="000000"/>
        </w:rPr>
      </w:pPr>
      <w:r>
        <w:rPr>
          <w:rFonts w:eastAsia="Times New Roman" w:cstheme="minorHAnsi"/>
          <w:i/>
          <w:iCs/>
          <w:color w:val="000000"/>
        </w:rPr>
        <w:tab/>
      </w:r>
    </w:p>
    <w:p w14:paraId="17E67B8A"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Spellbook</w:t>
      </w:r>
    </w:p>
    <w:p w14:paraId="001E25D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At 1st level, you have a spellbook containing six 1st-level </w:t>
      </w:r>
      <w:r w:rsidR="00F17EC5" w:rsidRPr="000D5DB5">
        <w:rPr>
          <w:rFonts w:eastAsia="Times New Roman" w:cstheme="minorHAnsi"/>
          <w:color w:val="000000"/>
        </w:rPr>
        <w:t xml:space="preserve">mage </w:t>
      </w:r>
      <w:r w:rsidRPr="000D5DB5">
        <w:rPr>
          <w:rFonts w:eastAsia="Times New Roman" w:cstheme="minorHAnsi"/>
          <w:color w:val="000000"/>
        </w:rPr>
        <w:t>spells of your choice.</w:t>
      </w:r>
      <w:r w:rsidR="00F17EC5" w:rsidRPr="000D5DB5">
        <w:rPr>
          <w:rFonts w:eastAsia="Times New Roman" w:cstheme="minorHAnsi"/>
          <w:color w:val="000000"/>
        </w:rPr>
        <w:t xml:space="preserve"> When you level up, you gain 2 additional mage spells of your choice. You may also acquire new spells by research, tutelage, or from the spellbooks and scrolls of spellcasters who have spells you can cast. </w:t>
      </w:r>
    </w:p>
    <w:p w14:paraId="1F9D7DBF" w14:textId="77777777" w:rsidR="00AB25EF" w:rsidRPr="000D5DB5" w:rsidRDefault="00AB25EF">
      <w:pPr>
        <w:contextualSpacing/>
        <w:rPr>
          <w:rFonts w:eastAsia="Times New Roman" w:cstheme="minorHAnsi"/>
          <w:sz w:val="24"/>
          <w:szCs w:val="24"/>
        </w:rPr>
      </w:pPr>
    </w:p>
    <w:p w14:paraId="77EDD26A"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79AE266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mage level provides you with 1 caster level in the mage class. You follow the normal progression to unlock spell levels (see the table under the Mana section).</w:t>
      </w:r>
    </w:p>
    <w:p w14:paraId="29049EB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prepare the list of mage spells that are available for you to cast, choosing from the mage spell list. </w:t>
      </w:r>
    </w:p>
    <w:p w14:paraId="314A26E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also change your list of prepared spells by consulting your spellbook</w:t>
      </w:r>
      <w:r w:rsidR="00E04A8C">
        <w:rPr>
          <w:rFonts w:eastAsia="Times New Roman" w:cstheme="minorHAnsi"/>
          <w:color w:val="000000"/>
        </w:rPr>
        <w:t xml:space="preserve"> after a long rest</w:t>
      </w:r>
      <w:r w:rsidRPr="000D5DB5">
        <w:rPr>
          <w:rFonts w:eastAsia="Times New Roman" w:cstheme="minorHAnsi"/>
          <w:color w:val="000000"/>
        </w:rPr>
        <w:t>. Preparing a new list of mage spells requires time spent in study: at least 1 minute per spell level for each spell on your list.</w:t>
      </w:r>
    </w:p>
    <w:p w14:paraId="04C343E3" w14:textId="77777777" w:rsidR="00AB25EF" w:rsidRPr="000D5DB5" w:rsidRDefault="00AB25EF">
      <w:pPr>
        <w:contextualSpacing/>
        <w:rPr>
          <w:rFonts w:eastAsia="Times New Roman" w:cstheme="minorHAnsi"/>
          <w:sz w:val="24"/>
          <w:szCs w:val="24"/>
        </w:rPr>
      </w:pPr>
    </w:p>
    <w:p w14:paraId="52101861"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Ability</w:t>
      </w:r>
    </w:p>
    <w:p w14:paraId="4E8434E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Intelligence is your spellcasting ability for your mage spells, since you learn your </w:t>
      </w:r>
      <w:r w:rsidR="002A6322">
        <w:rPr>
          <w:rFonts w:eastAsia="Times New Roman" w:cstheme="minorHAnsi"/>
          <w:color w:val="000000"/>
        </w:rPr>
        <w:t xml:space="preserve">mage </w:t>
      </w:r>
      <w:r w:rsidRPr="000D5DB5">
        <w:rPr>
          <w:rFonts w:eastAsia="Times New Roman" w:cstheme="minorHAnsi"/>
          <w:color w:val="000000"/>
        </w:rPr>
        <w:t>spells through dedicated study and memorization.</w:t>
      </w:r>
    </w:p>
    <w:p w14:paraId="40EF5352"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You use your Intelligence whenever a spell refers to your spellcasting ability. In addition, you use your Intelligence modifier when setting the saving throw DC for a mage spell you cast and when making an attack roll with one.</w:t>
      </w:r>
    </w:p>
    <w:p w14:paraId="385C47DB" w14:textId="77777777" w:rsidR="00B37450" w:rsidRPr="000D5DB5" w:rsidRDefault="00B37450">
      <w:pPr>
        <w:contextualSpacing/>
        <w:rPr>
          <w:rFonts w:eastAsia="Times New Roman" w:cstheme="minorHAnsi"/>
          <w:sz w:val="24"/>
          <w:szCs w:val="24"/>
        </w:rPr>
      </w:pPr>
    </w:p>
    <w:p w14:paraId="473D78F2"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save DC =</w:t>
      </w:r>
      <w:r w:rsidRPr="000D5DB5">
        <w:rPr>
          <w:rFonts w:eastAsia="Times New Roman" w:cstheme="minorHAnsi"/>
          <w:color w:val="000000"/>
        </w:rPr>
        <w:t xml:space="preserve"> 8 + your proficiency bonus + your Intelligence modifier</w:t>
      </w:r>
    </w:p>
    <w:p w14:paraId="1C55B455"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attack modifier =</w:t>
      </w:r>
      <w:r w:rsidRPr="000D5DB5">
        <w:rPr>
          <w:rFonts w:eastAsia="Times New Roman" w:cstheme="minorHAnsi"/>
          <w:color w:val="000000"/>
        </w:rPr>
        <w:t xml:space="preserve"> your proficiency bonus + your Intelligence modifier</w:t>
      </w:r>
    </w:p>
    <w:p w14:paraId="1EF3E13F" w14:textId="77777777" w:rsidR="00AB25EF" w:rsidRPr="000D5DB5" w:rsidRDefault="00AB25EF">
      <w:pPr>
        <w:contextualSpacing/>
        <w:rPr>
          <w:rFonts w:eastAsia="Times New Roman" w:cstheme="minorHAnsi"/>
          <w:sz w:val="24"/>
          <w:szCs w:val="24"/>
        </w:rPr>
      </w:pPr>
    </w:p>
    <w:p w14:paraId="0D14E27D"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Ritual Casting</w:t>
      </w:r>
    </w:p>
    <w:p w14:paraId="75419C8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cast a mage spell as a ritual if that spell has the ritual tag and you have the spell in your spellbook. You don't need to have the spell prepared.</w:t>
      </w:r>
    </w:p>
    <w:p w14:paraId="711E5C40" w14:textId="77777777" w:rsidR="00AB25EF" w:rsidRPr="000D5DB5" w:rsidRDefault="00AB25EF">
      <w:pPr>
        <w:contextualSpacing/>
        <w:rPr>
          <w:rFonts w:eastAsia="Times New Roman" w:cstheme="minorHAnsi"/>
          <w:sz w:val="24"/>
          <w:szCs w:val="24"/>
        </w:rPr>
      </w:pPr>
    </w:p>
    <w:p w14:paraId="34C5FD76"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Focus</w:t>
      </w:r>
    </w:p>
    <w:p w14:paraId="2A99553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use an arcane focus as a spellcasting focus for your mage spells.</w:t>
      </w:r>
    </w:p>
    <w:p w14:paraId="5767AF92" w14:textId="77777777" w:rsidR="00AB25EF" w:rsidRPr="000D5DB5" w:rsidRDefault="00AB25EF">
      <w:pPr>
        <w:contextualSpacing/>
        <w:rPr>
          <w:rFonts w:eastAsia="Times New Roman" w:cstheme="minorHAnsi"/>
          <w:sz w:val="24"/>
          <w:szCs w:val="24"/>
        </w:rPr>
      </w:pPr>
    </w:p>
    <w:p w14:paraId="3FC74689"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Learning Spells of 1st Level and Higher</w:t>
      </w:r>
    </w:p>
    <w:p w14:paraId="5AE9CF1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On your adventures, you might find other spells that you can add to your spellbook. You do not gain spells by default, and typically scribe spells from scrolls into your own spellbook, or purchase (or steal) the spellbooks of others, or research them yourself. </w:t>
      </w:r>
    </w:p>
    <w:p w14:paraId="56BA463F" w14:textId="77777777" w:rsidR="00AB25EF" w:rsidRPr="000D5DB5" w:rsidRDefault="00AB25EF">
      <w:pPr>
        <w:contextualSpacing/>
        <w:rPr>
          <w:rFonts w:eastAsia="Times New Roman" w:cstheme="minorHAnsi"/>
          <w:sz w:val="24"/>
          <w:szCs w:val="24"/>
        </w:rPr>
      </w:pPr>
    </w:p>
    <w:p w14:paraId="4325D52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Mage Tradition</w:t>
      </w:r>
    </w:p>
    <w:p w14:paraId="1D6DF83B" w14:textId="77777777" w:rsidR="00AB25EF" w:rsidRPr="000D5DB5" w:rsidRDefault="00AB25EF" w:rsidP="00E3628B">
      <w:pPr>
        <w:contextualSpacing/>
        <w:rPr>
          <w:rFonts w:eastAsia="Times New Roman" w:cstheme="minorHAnsi"/>
          <w:sz w:val="24"/>
          <w:szCs w:val="24"/>
        </w:rPr>
      </w:pPr>
      <w:r w:rsidRPr="000D5DB5">
        <w:rPr>
          <w:rFonts w:eastAsia="Times New Roman" w:cstheme="minorHAnsi"/>
          <w:color w:val="000000"/>
        </w:rPr>
        <w:lastRenderedPageBreak/>
        <w:t xml:space="preserve">When you reach 2nd level, you choose a mage tradition, shaping your practice of magic through one of eight schools, or through the disciplines of Arcane, Fire, or Frost, detailed at the end of the class description. Your choice grants you features at 2nd level and again at 6th, 10th, and 14th level. </w:t>
      </w:r>
    </w:p>
    <w:p w14:paraId="1ED8AD7A" w14:textId="77777777" w:rsidR="00AB25EF" w:rsidRPr="000D5DB5" w:rsidRDefault="00AB25EF" w:rsidP="00E3628B">
      <w:pPr>
        <w:contextualSpacing/>
        <w:rPr>
          <w:rFonts w:eastAsia="Times New Roman" w:cstheme="minorHAnsi"/>
          <w:sz w:val="24"/>
          <w:szCs w:val="24"/>
        </w:rPr>
      </w:pPr>
      <w:r w:rsidRPr="000D5DB5">
        <w:rPr>
          <w:rFonts w:eastAsia="Times New Roman" w:cstheme="minorHAnsi"/>
          <w:color w:val="000000"/>
        </w:rPr>
        <w:t xml:space="preserve">The most common traditions in Azeroth are the three below: Arcane, Fire, and Frost. Arcane and Frost are preferred by the students and people of Dalaran, but the grand power of Fire is nothing to be ignored. Other than the above specializations, </w:t>
      </w:r>
      <w:r w:rsidR="00E3628B">
        <w:rPr>
          <w:rFonts w:eastAsia="Times New Roman" w:cstheme="minorHAnsi"/>
          <w:color w:val="000000"/>
        </w:rPr>
        <w:t>the Necromancy and Conjuration schools </w:t>
      </w:r>
      <w:r w:rsidRPr="000D5DB5">
        <w:rPr>
          <w:rFonts w:eastAsia="Times New Roman" w:cstheme="minorHAnsi"/>
          <w:color w:val="000000"/>
        </w:rPr>
        <w:t xml:space="preserve">(as described in the core rulebook) are common in Azeroth. </w:t>
      </w:r>
    </w:p>
    <w:p w14:paraId="7983E414" w14:textId="77777777" w:rsidR="00AB25EF" w:rsidRPr="000D5DB5" w:rsidRDefault="00AB25EF">
      <w:pPr>
        <w:contextualSpacing/>
        <w:rPr>
          <w:rFonts w:eastAsia="Times New Roman" w:cstheme="minorHAnsi"/>
          <w:sz w:val="24"/>
          <w:szCs w:val="24"/>
        </w:rPr>
      </w:pPr>
    </w:p>
    <w:p w14:paraId="53D1CD6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32C19EE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48F96CB1" w14:textId="77777777" w:rsidR="00AB25EF" w:rsidRPr="000D5DB5" w:rsidRDefault="00AB25EF">
      <w:pPr>
        <w:contextualSpacing/>
        <w:rPr>
          <w:rFonts w:eastAsia="Times New Roman" w:cstheme="minorHAnsi"/>
          <w:sz w:val="24"/>
          <w:szCs w:val="24"/>
        </w:rPr>
      </w:pPr>
    </w:p>
    <w:p w14:paraId="23CB904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Spell Mastery</w:t>
      </w:r>
    </w:p>
    <w:p w14:paraId="536BB72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At 18th level, you have achieved such mastery over certain spells that you can cast them at will with no mana cost. Choose a </w:t>
      </w:r>
      <w:r w:rsidR="00A42967">
        <w:rPr>
          <w:rFonts w:eastAsia="Times New Roman" w:cstheme="minorHAnsi"/>
          <w:color w:val="000000"/>
        </w:rPr>
        <w:t>2nd</w:t>
      </w:r>
      <w:r w:rsidRPr="000D5DB5">
        <w:rPr>
          <w:rFonts w:eastAsia="Times New Roman" w:cstheme="minorHAnsi"/>
          <w:color w:val="000000"/>
        </w:rPr>
        <w:t xml:space="preserve">-level and </w:t>
      </w:r>
      <w:r w:rsidR="00A42967">
        <w:rPr>
          <w:rFonts w:eastAsia="Times New Roman" w:cstheme="minorHAnsi"/>
          <w:color w:val="000000"/>
        </w:rPr>
        <w:t>one 3r</w:t>
      </w:r>
      <w:r w:rsidR="00A42967" w:rsidRPr="000D5DB5">
        <w:rPr>
          <w:rFonts w:eastAsia="Times New Roman" w:cstheme="minorHAnsi"/>
          <w:color w:val="000000"/>
        </w:rPr>
        <w:t>d</w:t>
      </w:r>
      <w:r w:rsidRPr="000D5DB5">
        <w:rPr>
          <w:rFonts w:eastAsia="Times New Roman" w:cstheme="minorHAnsi"/>
          <w:color w:val="000000"/>
        </w:rPr>
        <w:t xml:space="preserve">-level mage spell that are in your spellbook. </w:t>
      </w:r>
    </w:p>
    <w:p w14:paraId="665F5E6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can cast those spells at their lowest level without expending mana when you have them prepared. If you want to cast either spell at a higher level (or if the spell consumes mana in its description), you must expend mana as normal. </w:t>
      </w:r>
    </w:p>
    <w:p w14:paraId="73B5E84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By spending 8 hours in study, you can exchange one or both of the spells you chose for different spells of the same levels.</w:t>
      </w:r>
    </w:p>
    <w:p w14:paraId="249C57CA" w14:textId="77777777" w:rsidR="00AB25EF" w:rsidRPr="000D5DB5" w:rsidRDefault="00AB25EF">
      <w:pPr>
        <w:contextualSpacing/>
        <w:rPr>
          <w:rFonts w:eastAsia="Times New Roman" w:cstheme="minorHAnsi"/>
          <w:sz w:val="24"/>
          <w:szCs w:val="24"/>
        </w:rPr>
      </w:pPr>
    </w:p>
    <w:p w14:paraId="1CE0A73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Signature Spell</w:t>
      </w:r>
    </w:p>
    <w:p w14:paraId="717ACF3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When you reach 20th level, you gain mastery over two powerful spells and can cast them with little effort. Choose two </w:t>
      </w:r>
      <w:r w:rsidR="00A42967">
        <w:rPr>
          <w:rFonts w:eastAsia="Times New Roman" w:cstheme="minorHAnsi"/>
          <w:color w:val="000000"/>
        </w:rPr>
        <w:t>4th</w:t>
      </w:r>
      <w:r w:rsidRPr="000D5DB5">
        <w:rPr>
          <w:rFonts w:eastAsia="Times New Roman" w:cstheme="minorHAnsi"/>
          <w:color w:val="000000"/>
        </w:rPr>
        <w:t xml:space="preserve">-level </w:t>
      </w:r>
      <w:r w:rsidR="008734DE" w:rsidRPr="000D5DB5">
        <w:rPr>
          <w:rFonts w:eastAsia="Times New Roman" w:cstheme="minorHAnsi"/>
          <w:color w:val="000000"/>
        </w:rPr>
        <w:t xml:space="preserve">mage </w:t>
      </w:r>
      <w:r w:rsidRPr="000D5DB5">
        <w:rPr>
          <w:rFonts w:eastAsia="Times New Roman" w:cstheme="minorHAnsi"/>
          <w:color w:val="000000"/>
        </w:rPr>
        <w:t xml:space="preserve">spells in your spellbook as your signature spells. You always have these spells prepared, they don’t count against the number of spells you have prepared, and you can cast each of them once at </w:t>
      </w:r>
      <w:r w:rsidR="00A42967">
        <w:rPr>
          <w:rFonts w:eastAsia="Times New Roman" w:cstheme="minorHAnsi"/>
          <w:color w:val="000000"/>
        </w:rPr>
        <w:t>4th</w:t>
      </w:r>
      <w:r w:rsidR="00A42967" w:rsidRPr="000D5DB5">
        <w:rPr>
          <w:rFonts w:eastAsia="Times New Roman" w:cstheme="minorHAnsi"/>
          <w:color w:val="000000"/>
        </w:rPr>
        <w:t xml:space="preserve"> </w:t>
      </w:r>
      <w:r w:rsidRPr="000D5DB5">
        <w:rPr>
          <w:rFonts w:eastAsia="Times New Roman" w:cstheme="minorHAnsi"/>
          <w:color w:val="000000"/>
        </w:rPr>
        <w:t xml:space="preserve">level without expending mana. When you do so, you can’t do so again until you finish a short or long rest. </w:t>
      </w:r>
    </w:p>
    <w:p w14:paraId="0F6CC86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If you want to cast either spell at a higher level, you must expend mana as normal.</w:t>
      </w:r>
    </w:p>
    <w:p w14:paraId="5B50D349" w14:textId="77777777" w:rsidR="00AB25EF" w:rsidRPr="000D5DB5" w:rsidRDefault="00AB25EF">
      <w:pPr>
        <w:contextualSpacing/>
        <w:rPr>
          <w:rFonts w:eastAsia="Times New Roman" w:cstheme="minorHAnsi"/>
          <w:sz w:val="24"/>
          <w:szCs w:val="24"/>
        </w:rPr>
      </w:pPr>
    </w:p>
    <w:p w14:paraId="46C67661" w14:textId="77777777" w:rsidR="00AB25EF" w:rsidRPr="000D5DB5" w:rsidRDefault="00AB25EF">
      <w:pPr>
        <w:contextualSpacing/>
        <w:outlineLvl w:val="2"/>
        <w:rPr>
          <w:rFonts w:eastAsia="Times New Roman" w:cstheme="minorHAnsi"/>
          <w:b/>
          <w:bCs/>
          <w:sz w:val="27"/>
          <w:szCs w:val="27"/>
        </w:rPr>
      </w:pPr>
      <w:bookmarkStart w:id="1905" w:name="_Toc509138739"/>
      <w:bookmarkStart w:id="1906" w:name="_Toc54196394"/>
      <w:r w:rsidRPr="000D5DB5">
        <w:rPr>
          <w:rFonts w:eastAsia="Times New Roman" w:cstheme="minorHAnsi"/>
          <w:color w:val="2E75B5"/>
          <w:sz w:val="28"/>
          <w:szCs w:val="28"/>
        </w:rPr>
        <w:t>Mage Traditions</w:t>
      </w:r>
      <w:bookmarkEnd w:id="1905"/>
      <w:bookmarkEnd w:id="1906"/>
    </w:p>
    <w:p w14:paraId="46B83F6E"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Arcane</w:t>
      </w:r>
    </w:p>
    <w:p w14:paraId="256630C9" w14:textId="77777777" w:rsidR="00AB25EF" w:rsidRPr="000D5DB5" w:rsidRDefault="00847C44">
      <w:pPr>
        <w:contextualSpacing/>
        <w:rPr>
          <w:rFonts w:eastAsia="Times New Roman" w:cstheme="minorHAnsi"/>
          <w:sz w:val="24"/>
          <w:szCs w:val="24"/>
        </w:rPr>
      </w:pPr>
      <w:r>
        <w:rPr>
          <w:rFonts w:eastAsia="Times New Roman" w:cstheme="minorHAnsi"/>
          <w:color w:val="000000"/>
        </w:rPr>
        <w:t xml:space="preserve">You </w:t>
      </w:r>
      <w:r w:rsidR="00AB25EF" w:rsidRPr="000D5DB5">
        <w:rPr>
          <w:rFonts w:eastAsia="Times New Roman" w:cstheme="minorHAnsi"/>
          <w:color w:val="000000"/>
        </w:rPr>
        <w:t xml:space="preserve">manipulate focused mysterious arcane </w:t>
      </w:r>
      <w:r>
        <w:rPr>
          <w:rFonts w:eastAsia="Times New Roman" w:cstheme="minorHAnsi"/>
          <w:color w:val="000000"/>
        </w:rPr>
        <w:t xml:space="preserve">and raw mana </w:t>
      </w:r>
      <w:r w:rsidR="00AB25EF" w:rsidRPr="000D5DB5">
        <w:rPr>
          <w:rFonts w:eastAsia="Times New Roman" w:cstheme="minorHAnsi"/>
          <w:color w:val="000000"/>
        </w:rPr>
        <w:t>powers more adeptly than others, destroying enemies with overwhelming raw magic force.</w:t>
      </w:r>
      <w:r w:rsidR="004411FD">
        <w:rPr>
          <w:rFonts w:eastAsia="Times New Roman" w:cstheme="minorHAnsi"/>
          <w:color w:val="000000"/>
        </w:rPr>
        <w:t xml:space="preserve"> Arcane mages adopt a more scholarly persona than other mages. </w:t>
      </w:r>
    </w:p>
    <w:p w14:paraId="5C6A4FFB" w14:textId="77777777" w:rsidR="00AB25EF" w:rsidRPr="000D5DB5" w:rsidRDefault="00AB25EF">
      <w:pPr>
        <w:contextualSpacing/>
        <w:rPr>
          <w:rFonts w:eastAsia="Times New Roman" w:cstheme="minorHAnsi"/>
          <w:sz w:val="24"/>
          <w:szCs w:val="24"/>
        </w:rPr>
      </w:pPr>
    </w:p>
    <w:p w14:paraId="758B3C87" w14:textId="77777777" w:rsidR="00512850" w:rsidRDefault="00AB25EF" w:rsidP="00512850">
      <w:pPr>
        <w:contextualSpacing/>
        <w:rPr>
          <w:rFonts w:eastAsia="Times New Roman" w:cstheme="minorHAnsi"/>
          <w:color w:val="000000"/>
        </w:rPr>
      </w:pPr>
      <w:r w:rsidRPr="000D5DB5">
        <w:rPr>
          <w:rFonts w:eastAsia="Times New Roman" w:cstheme="minorHAnsi"/>
          <w:b/>
          <w:bCs/>
          <w:color w:val="000000"/>
        </w:rPr>
        <w:t xml:space="preserve">Arcane Spheres. </w:t>
      </w:r>
      <w:r w:rsidRPr="000D5DB5">
        <w:rPr>
          <w:rFonts w:eastAsia="Times New Roman" w:cstheme="minorHAnsi"/>
          <w:color w:val="000000"/>
        </w:rPr>
        <w:t xml:space="preserve">Starting at 2nd level, you gain one Arcane </w:t>
      </w:r>
      <w:r w:rsidR="00512850">
        <w:rPr>
          <w:rFonts w:eastAsia="Times New Roman" w:cstheme="minorHAnsi"/>
          <w:color w:val="000000"/>
        </w:rPr>
        <w:t>S</w:t>
      </w:r>
      <w:r w:rsidRPr="000D5DB5">
        <w:rPr>
          <w:rFonts w:eastAsia="Times New Roman" w:cstheme="minorHAnsi"/>
          <w:color w:val="000000"/>
        </w:rPr>
        <w:t>phere</w:t>
      </w:r>
      <w:r w:rsidR="00512850">
        <w:rPr>
          <w:rFonts w:eastAsia="Times New Roman" w:cstheme="minorHAnsi"/>
          <w:color w:val="000000"/>
        </w:rPr>
        <w:t xml:space="preserve"> whenever one of the following happens to you:</w:t>
      </w:r>
    </w:p>
    <w:p w14:paraId="799DF9E8" w14:textId="77777777" w:rsidR="00512850" w:rsidRDefault="00512850" w:rsidP="00512850">
      <w:pPr>
        <w:pStyle w:val="ListParagraph"/>
        <w:numPr>
          <w:ilvl w:val="0"/>
          <w:numId w:val="10"/>
        </w:numPr>
        <w:rPr>
          <w:rFonts w:eastAsia="Times New Roman" w:cstheme="minorHAnsi"/>
          <w:color w:val="000000"/>
        </w:rPr>
      </w:pPr>
      <w:r>
        <w:rPr>
          <w:rFonts w:eastAsia="Times New Roman" w:cstheme="minorHAnsi"/>
          <w:color w:val="000000"/>
        </w:rPr>
        <w:t>You deal arcane damage to an enemy with a mage ability or spell from the mage list</w:t>
      </w:r>
    </w:p>
    <w:p w14:paraId="3C8924A7" w14:textId="18823E46" w:rsidR="00512850" w:rsidRDefault="00512850">
      <w:pPr>
        <w:pStyle w:val="ListParagraph"/>
        <w:numPr>
          <w:ilvl w:val="0"/>
          <w:numId w:val="10"/>
        </w:numPr>
        <w:rPr>
          <w:rFonts w:eastAsia="Times New Roman" w:cstheme="minorHAnsi"/>
          <w:color w:val="000000"/>
        </w:rPr>
      </w:pPr>
      <w:r>
        <w:rPr>
          <w:rFonts w:eastAsia="Times New Roman" w:cstheme="minorHAnsi"/>
          <w:color w:val="000000"/>
        </w:rPr>
        <w:t xml:space="preserve">You lose at least </w:t>
      </w:r>
      <w:del w:id="1907" w:author="Admin" w:date="2021-08-22T04:02:00Z">
        <w:r w:rsidDel="00F74B07">
          <w:rPr>
            <w:rFonts w:eastAsia="Times New Roman" w:cstheme="minorHAnsi"/>
            <w:color w:val="000000"/>
          </w:rPr>
          <w:delText xml:space="preserve">4 </w:delText>
        </w:r>
      </w:del>
      <w:ins w:id="1908" w:author="Admin" w:date="2021-08-22T04:02:00Z">
        <w:r w:rsidR="00F74B07">
          <w:rPr>
            <w:rFonts w:eastAsia="Times New Roman" w:cstheme="minorHAnsi"/>
            <w:color w:val="000000"/>
          </w:rPr>
          <w:t xml:space="preserve">8 </w:t>
        </w:r>
      </w:ins>
      <w:r>
        <w:rPr>
          <w:rFonts w:eastAsia="Times New Roman" w:cstheme="minorHAnsi"/>
          <w:color w:val="000000"/>
        </w:rPr>
        <w:t xml:space="preserve">mana points by being target of the </w:t>
      </w:r>
      <w:r>
        <w:rPr>
          <w:rFonts w:eastAsia="Times New Roman" w:cstheme="minorHAnsi"/>
          <w:i/>
          <w:iCs/>
          <w:color w:val="000000"/>
        </w:rPr>
        <w:t xml:space="preserve">mana burn </w:t>
      </w:r>
      <w:r>
        <w:rPr>
          <w:rFonts w:eastAsia="Times New Roman" w:cstheme="minorHAnsi"/>
          <w:color w:val="000000"/>
        </w:rPr>
        <w:t xml:space="preserve">or </w:t>
      </w:r>
      <w:r>
        <w:rPr>
          <w:rFonts w:eastAsia="Times New Roman" w:cstheme="minorHAnsi"/>
          <w:i/>
          <w:iCs/>
          <w:color w:val="000000"/>
        </w:rPr>
        <w:t xml:space="preserve">detonate mana </w:t>
      </w:r>
      <w:r>
        <w:rPr>
          <w:rFonts w:eastAsia="Times New Roman" w:cstheme="minorHAnsi"/>
          <w:color w:val="000000"/>
        </w:rPr>
        <w:t xml:space="preserve">spells or absorbing damage via the </w:t>
      </w:r>
      <w:r>
        <w:rPr>
          <w:rFonts w:eastAsia="Times New Roman" w:cstheme="minorHAnsi"/>
          <w:i/>
          <w:iCs/>
          <w:color w:val="000000"/>
        </w:rPr>
        <w:t xml:space="preserve">mana shield </w:t>
      </w:r>
      <w:r>
        <w:rPr>
          <w:rFonts w:eastAsia="Times New Roman" w:cstheme="minorHAnsi"/>
          <w:color w:val="000000"/>
        </w:rPr>
        <w:t xml:space="preserve">spell. If absorbing damage by the </w:t>
      </w:r>
      <w:r>
        <w:rPr>
          <w:rFonts w:eastAsia="Times New Roman" w:cstheme="minorHAnsi"/>
          <w:i/>
          <w:iCs/>
          <w:color w:val="000000"/>
        </w:rPr>
        <w:t xml:space="preserve">mana shield </w:t>
      </w:r>
      <w:r>
        <w:rPr>
          <w:rFonts w:eastAsia="Times New Roman" w:cstheme="minorHAnsi"/>
          <w:color w:val="000000"/>
        </w:rPr>
        <w:t xml:space="preserve">spell, you gain one Arcane Sphere for each </w:t>
      </w:r>
      <w:del w:id="1909" w:author="Admin" w:date="2021-08-22T04:02:00Z">
        <w:r w:rsidDel="00F74B07">
          <w:rPr>
            <w:rFonts w:eastAsia="Times New Roman" w:cstheme="minorHAnsi"/>
            <w:color w:val="000000"/>
          </w:rPr>
          <w:delText xml:space="preserve">4 </w:delText>
        </w:r>
      </w:del>
      <w:ins w:id="1910" w:author="Admin" w:date="2021-08-22T04:02:00Z">
        <w:r w:rsidR="00F74B07">
          <w:rPr>
            <w:rFonts w:eastAsia="Times New Roman" w:cstheme="minorHAnsi"/>
            <w:color w:val="000000"/>
          </w:rPr>
          <w:t xml:space="preserve">8 </w:t>
        </w:r>
      </w:ins>
      <w:r>
        <w:rPr>
          <w:rFonts w:eastAsia="Times New Roman" w:cstheme="minorHAnsi"/>
          <w:color w:val="000000"/>
        </w:rPr>
        <w:t>mana points lost this way.</w:t>
      </w:r>
    </w:p>
    <w:p w14:paraId="744FFFBE" w14:textId="0E02D61B" w:rsidR="00512850" w:rsidRPr="00512850" w:rsidRDefault="00512850" w:rsidP="00512850">
      <w:pPr>
        <w:pStyle w:val="ListParagraph"/>
        <w:numPr>
          <w:ilvl w:val="0"/>
          <w:numId w:val="10"/>
        </w:numPr>
        <w:rPr>
          <w:rFonts w:eastAsia="Times New Roman" w:cstheme="minorHAnsi"/>
          <w:color w:val="000000"/>
        </w:rPr>
      </w:pPr>
      <w:r>
        <w:rPr>
          <w:rFonts w:eastAsia="Times New Roman" w:cstheme="minorHAnsi"/>
          <w:color w:val="000000"/>
        </w:rPr>
        <w:t xml:space="preserve">You </w:t>
      </w:r>
      <w:r w:rsidRPr="00512850">
        <w:rPr>
          <w:rFonts w:eastAsia="Times New Roman" w:cstheme="minorHAnsi"/>
          <w:color w:val="000000"/>
        </w:rPr>
        <w:t>suffer an attack from another Mystic Blast or similar ability (usually called Mystic, F</w:t>
      </w:r>
      <w:r>
        <w:rPr>
          <w:rFonts w:eastAsia="Times New Roman" w:cstheme="minorHAnsi"/>
          <w:color w:val="000000"/>
        </w:rPr>
        <w:t xml:space="preserve">ire, Arcane, or Shadow Blasts), </w:t>
      </w:r>
      <w:r w:rsidRPr="00512850">
        <w:rPr>
          <w:rFonts w:eastAsia="Times New Roman" w:cstheme="minorHAnsi"/>
          <w:color w:val="000000"/>
        </w:rPr>
        <w:t>unless it is fel damage</w:t>
      </w:r>
      <w:r>
        <w:rPr>
          <w:rFonts w:eastAsia="Times New Roman" w:cstheme="minorHAnsi"/>
          <w:color w:val="000000"/>
        </w:rPr>
        <w:t xml:space="preserve"> (in which case you do not gain a sphe</w:t>
      </w:r>
      <w:ins w:id="1911" w:author="Admin" w:date="2022-04-18T23:58:00Z">
        <w:r w:rsidR="008B1EA0">
          <w:rPr>
            <w:rFonts w:eastAsia="Times New Roman" w:cstheme="minorHAnsi"/>
            <w:color w:val="000000"/>
          </w:rPr>
          <w:t>r</w:t>
        </w:r>
      </w:ins>
      <w:r>
        <w:rPr>
          <w:rFonts w:eastAsia="Times New Roman" w:cstheme="minorHAnsi"/>
          <w:color w:val="000000"/>
        </w:rPr>
        <w:t>e)</w:t>
      </w:r>
      <w:r w:rsidRPr="00512850">
        <w:rPr>
          <w:rFonts w:eastAsia="Times New Roman" w:cstheme="minorHAnsi"/>
          <w:color w:val="000000"/>
        </w:rPr>
        <w:t xml:space="preserve">. </w:t>
      </w:r>
    </w:p>
    <w:p w14:paraId="3C131D80" w14:textId="77777777" w:rsidR="00A27EFB" w:rsidRDefault="007B4563" w:rsidP="00512850">
      <w:pPr>
        <w:contextualSpacing/>
        <w:rPr>
          <w:rFonts w:eastAsia="Times New Roman" w:cstheme="minorHAnsi"/>
          <w:color w:val="000000"/>
        </w:rPr>
      </w:pPr>
      <w:r>
        <w:rPr>
          <w:rFonts w:eastAsia="Times New Roman" w:cstheme="minorHAnsi"/>
          <w:color w:val="000000"/>
        </w:rPr>
        <w:t xml:space="preserve">This applies once per spell. </w:t>
      </w:r>
      <w:r w:rsidR="00AB25EF" w:rsidRPr="000D5DB5">
        <w:rPr>
          <w:rFonts w:eastAsia="Times New Roman" w:cstheme="minorHAnsi"/>
          <w:color w:val="000000"/>
        </w:rPr>
        <w:t xml:space="preserve">Arcane </w:t>
      </w:r>
      <w:r w:rsidR="00512850">
        <w:rPr>
          <w:rFonts w:eastAsia="Times New Roman" w:cstheme="minorHAnsi"/>
          <w:color w:val="000000"/>
        </w:rPr>
        <w:t>S</w:t>
      </w:r>
      <w:r w:rsidR="00AB25EF" w:rsidRPr="000D5DB5">
        <w:rPr>
          <w:rFonts w:eastAsia="Times New Roman" w:cstheme="minorHAnsi"/>
          <w:color w:val="000000"/>
        </w:rPr>
        <w:t xml:space="preserve">pheres may be used to empower your abilities. </w:t>
      </w:r>
      <w:r w:rsidR="00A27EFB">
        <w:rPr>
          <w:rFonts w:eastAsia="Times New Roman" w:cstheme="minorHAnsi"/>
          <w:color w:val="000000"/>
        </w:rPr>
        <w:t xml:space="preserve">Arcane </w:t>
      </w:r>
      <w:r w:rsidR="00512850">
        <w:rPr>
          <w:rFonts w:eastAsia="Times New Roman" w:cstheme="minorHAnsi"/>
          <w:color w:val="000000"/>
        </w:rPr>
        <w:t>S</w:t>
      </w:r>
      <w:r w:rsidR="00A27EFB">
        <w:rPr>
          <w:rFonts w:eastAsia="Times New Roman" w:cstheme="minorHAnsi"/>
          <w:color w:val="000000"/>
        </w:rPr>
        <w:t xml:space="preserve">pheres may be spent for the following. </w:t>
      </w:r>
    </w:p>
    <w:p w14:paraId="445F8C8B" w14:textId="77777777" w:rsidR="00AB25EF" w:rsidRPr="000D539E" w:rsidRDefault="000D539E" w:rsidP="000D539E">
      <w:pPr>
        <w:pStyle w:val="ListParagraph"/>
        <w:numPr>
          <w:ilvl w:val="0"/>
          <w:numId w:val="10"/>
        </w:numPr>
        <w:rPr>
          <w:rFonts w:eastAsia="Times New Roman" w:cstheme="minorHAnsi"/>
          <w:sz w:val="24"/>
          <w:szCs w:val="24"/>
        </w:rPr>
      </w:pPr>
      <w:r>
        <w:rPr>
          <w:rFonts w:eastAsia="Times New Roman" w:cstheme="minorHAnsi"/>
          <w:i/>
          <w:iCs/>
          <w:color w:val="000000"/>
        </w:rPr>
        <w:lastRenderedPageBreak/>
        <w:t xml:space="preserve">Augmenting Arcana. </w:t>
      </w:r>
      <w:r w:rsidR="00A27EFB">
        <w:rPr>
          <w:rFonts w:eastAsia="Times New Roman" w:cstheme="minorHAnsi"/>
          <w:color w:val="000000"/>
        </w:rPr>
        <w:t xml:space="preserve">Deal </w:t>
      </w:r>
      <w:r w:rsidR="00AB25EF" w:rsidRPr="00A27EFB">
        <w:rPr>
          <w:rFonts w:eastAsia="Times New Roman" w:cstheme="minorHAnsi"/>
          <w:color w:val="000000"/>
        </w:rPr>
        <w:t xml:space="preserve">1 </w:t>
      </w:r>
      <w:r w:rsidR="00A27EFB">
        <w:rPr>
          <w:rFonts w:eastAsia="Times New Roman" w:cstheme="minorHAnsi"/>
          <w:color w:val="000000"/>
        </w:rPr>
        <w:t xml:space="preserve">additional </w:t>
      </w:r>
      <w:r w:rsidR="00AB25EF" w:rsidRPr="00A27EFB">
        <w:rPr>
          <w:rFonts w:eastAsia="Times New Roman" w:cstheme="minorHAnsi"/>
          <w:color w:val="000000"/>
        </w:rPr>
        <w:t xml:space="preserve">point of </w:t>
      </w:r>
      <w:r w:rsidR="004411FD" w:rsidRPr="00A27EFB">
        <w:rPr>
          <w:rFonts w:eastAsia="Times New Roman" w:cstheme="minorHAnsi"/>
          <w:color w:val="000000"/>
        </w:rPr>
        <w:t>arcane</w:t>
      </w:r>
      <w:r w:rsidR="00AB25EF" w:rsidRPr="00A27EFB">
        <w:rPr>
          <w:rFonts w:eastAsia="Times New Roman" w:cstheme="minorHAnsi"/>
          <w:color w:val="000000"/>
        </w:rPr>
        <w:t xml:space="preserve"> damage </w:t>
      </w:r>
      <w:r w:rsidR="00F73CB6">
        <w:rPr>
          <w:rFonts w:eastAsia="Times New Roman" w:cstheme="minorHAnsi"/>
          <w:color w:val="000000"/>
        </w:rPr>
        <w:t xml:space="preserve">per damage dice </w:t>
      </w:r>
      <w:r w:rsidR="00AB25EF" w:rsidRPr="00A27EFB">
        <w:rPr>
          <w:rFonts w:eastAsia="Times New Roman" w:cstheme="minorHAnsi"/>
          <w:color w:val="000000"/>
        </w:rPr>
        <w:t xml:space="preserve">with </w:t>
      </w:r>
      <w:r w:rsidR="004476D8">
        <w:rPr>
          <w:rFonts w:eastAsia="Times New Roman" w:cstheme="minorHAnsi"/>
          <w:color w:val="000000"/>
        </w:rPr>
        <w:t xml:space="preserve">mage </w:t>
      </w:r>
      <w:r w:rsidR="00AB25EF" w:rsidRPr="00A27EFB">
        <w:rPr>
          <w:rFonts w:eastAsia="Times New Roman" w:cstheme="minorHAnsi"/>
          <w:color w:val="000000"/>
        </w:rPr>
        <w:t xml:space="preserve">spells and abilities that deal </w:t>
      </w:r>
      <w:r w:rsidR="004411FD" w:rsidRPr="00A27EFB">
        <w:rPr>
          <w:rFonts w:eastAsia="Times New Roman" w:cstheme="minorHAnsi"/>
          <w:color w:val="000000"/>
        </w:rPr>
        <w:t>arcane</w:t>
      </w:r>
      <w:r w:rsidR="00AB25EF" w:rsidRPr="00A27EFB">
        <w:rPr>
          <w:rFonts w:eastAsia="Times New Roman" w:cstheme="minorHAnsi"/>
          <w:color w:val="000000"/>
        </w:rPr>
        <w:t xml:space="preserve"> damage. </w:t>
      </w:r>
      <w:r w:rsidR="00A27EFB">
        <w:rPr>
          <w:rFonts w:eastAsia="Times New Roman" w:cstheme="minorHAnsi"/>
          <w:color w:val="000000"/>
        </w:rPr>
        <w:t>This can be spent after rolling for damage</w:t>
      </w:r>
      <w:r w:rsidR="00344F25">
        <w:rPr>
          <w:rFonts w:eastAsia="Times New Roman" w:cstheme="minorHAnsi"/>
          <w:color w:val="000000"/>
        </w:rPr>
        <w:t xml:space="preserve">, and </w:t>
      </w:r>
      <w:r w:rsidR="00F73CB6">
        <w:rPr>
          <w:rFonts w:eastAsia="Times New Roman" w:cstheme="minorHAnsi"/>
          <w:color w:val="000000"/>
        </w:rPr>
        <w:t xml:space="preserve">applies once per spell. </w:t>
      </w:r>
      <w:r>
        <w:rPr>
          <w:rFonts w:eastAsia="Times New Roman" w:cstheme="minorHAnsi"/>
          <w:color w:val="000000"/>
        </w:rPr>
        <w:t xml:space="preserve">This does not stack with similar abilities. </w:t>
      </w:r>
    </w:p>
    <w:p w14:paraId="209F908E" w14:textId="2E32CC15" w:rsidR="000D539E" w:rsidRPr="00512850" w:rsidRDefault="000D539E">
      <w:pPr>
        <w:pStyle w:val="ListParagraph"/>
        <w:numPr>
          <w:ilvl w:val="0"/>
          <w:numId w:val="10"/>
        </w:numPr>
        <w:rPr>
          <w:rFonts w:eastAsia="Times New Roman" w:cstheme="minorHAnsi"/>
          <w:sz w:val="24"/>
          <w:szCs w:val="24"/>
        </w:rPr>
      </w:pPr>
      <w:r>
        <w:rPr>
          <w:rFonts w:eastAsia="Times New Roman" w:cstheme="minorHAnsi"/>
          <w:i/>
          <w:iCs/>
          <w:color w:val="000000"/>
        </w:rPr>
        <w:t xml:space="preserve">Mana Circulation. </w:t>
      </w:r>
      <w:r w:rsidR="00512850">
        <w:rPr>
          <w:rFonts w:eastAsia="Times New Roman" w:cstheme="minorHAnsi"/>
          <w:color w:val="000000"/>
        </w:rPr>
        <w:t xml:space="preserve">You may substitute 1 Arcane Sphere for </w:t>
      </w:r>
      <w:del w:id="1912" w:author="Admin" w:date="2021-08-22T04:02:00Z">
        <w:r w:rsidR="00512850" w:rsidDel="00F74B07">
          <w:rPr>
            <w:rFonts w:eastAsia="Times New Roman" w:cstheme="minorHAnsi"/>
            <w:color w:val="000000"/>
          </w:rPr>
          <w:delText xml:space="preserve">1 </w:delText>
        </w:r>
      </w:del>
      <w:ins w:id="1913" w:author="Admin" w:date="2021-08-22T04:02:00Z">
        <w:r w:rsidR="00F74B07">
          <w:rPr>
            <w:rFonts w:eastAsia="Times New Roman" w:cstheme="minorHAnsi"/>
            <w:color w:val="000000"/>
          </w:rPr>
          <w:t xml:space="preserve">2 </w:t>
        </w:r>
      </w:ins>
      <w:r w:rsidR="00512850">
        <w:rPr>
          <w:rFonts w:eastAsia="Times New Roman" w:cstheme="minorHAnsi"/>
          <w:color w:val="000000"/>
        </w:rPr>
        <w:t>mana point</w:t>
      </w:r>
      <w:ins w:id="1914" w:author="Admin" w:date="2021-08-22T04:02:00Z">
        <w:r w:rsidR="00F74B07">
          <w:rPr>
            <w:rFonts w:eastAsia="Times New Roman" w:cstheme="minorHAnsi"/>
            <w:color w:val="000000"/>
          </w:rPr>
          <w:t>s</w:t>
        </w:r>
      </w:ins>
      <w:r w:rsidR="00512850">
        <w:rPr>
          <w:rFonts w:eastAsia="Times New Roman" w:cstheme="minorHAnsi"/>
          <w:color w:val="000000"/>
        </w:rPr>
        <w:t xml:space="preserve"> (cannot reduce mana point loss beyond </w:t>
      </w:r>
      <w:r w:rsidRPr="00A27EFB">
        <w:rPr>
          <w:rFonts w:eastAsia="Times New Roman" w:cstheme="minorHAnsi"/>
          <w:color w:val="000000"/>
        </w:rPr>
        <w:t>1)</w:t>
      </w:r>
      <w:r w:rsidR="00512850">
        <w:rPr>
          <w:rFonts w:eastAsia="Times New Roman" w:cstheme="minorHAnsi"/>
          <w:color w:val="000000"/>
        </w:rPr>
        <w:t xml:space="preserve"> for effects that consume mana (such as spells or </w:t>
      </w:r>
      <w:r w:rsidR="00512850">
        <w:rPr>
          <w:rFonts w:eastAsia="Times New Roman" w:cstheme="minorHAnsi"/>
          <w:i/>
          <w:iCs/>
          <w:color w:val="000000"/>
        </w:rPr>
        <w:t xml:space="preserve">mana burn </w:t>
      </w:r>
      <w:r w:rsidR="00512850">
        <w:rPr>
          <w:rFonts w:eastAsia="Times New Roman" w:cstheme="minorHAnsi"/>
          <w:color w:val="000000"/>
        </w:rPr>
        <w:t>and similar effects)</w:t>
      </w:r>
      <w:r w:rsidRPr="00A27EFB">
        <w:rPr>
          <w:rFonts w:eastAsia="Times New Roman" w:cstheme="minorHAnsi"/>
          <w:color w:val="000000"/>
        </w:rPr>
        <w:t xml:space="preserve">. </w:t>
      </w:r>
    </w:p>
    <w:p w14:paraId="24796C2F" w14:textId="77777777" w:rsidR="000D539E" w:rsidRPr="000D539E" w:rsidRDefault="000D539E" w:rsidP="000D539E">
      <w:pPr>
        <w:rPr>
          <w:rFonts w:eastAsia="Times New Roman" w:cstheme="minorHAnsi"/>
          <w:color w:val="000000"/>
        </w:rPr>
      </w:pPr>
      <w:r w:rsidRPr="000D539E">
        <w:rPr>
          <w:rFonts w:eastAsia="Times New Roman" w:cstheme="minorHAnsi"/>
          <w:color w:val="000000"/>
        </w:rPr>
        <w:t xml:space="preserve">You may have a maximum number of spheres equal to 2 plus your Proficiency bonus, and they remain for one hour after being acquired. </w:t>
      </w:r>
    </w:p>
    <w:p w14:paraId="6137FD52" w14:textId="77777777" w:rsidR="00AB25EF" w:rsidRPr="000D5DB5" w:rsidRDefault="00AB25EF">
      <w:pPr>
        <w:contextualSpacing/>
        <w:rPr>
          <w:rFonts w:eastAsia="Times New Roman" w:cstheme="minorHAnsi"/>
          <w:sz w:val="24"/>
          <w:szCs w:val="24"/>
        </w:rPr>
      </w:pPr>
    </w:p>
    <w:p w14:paraId="3BFE201C" w14:textId="77777777" w:rsidR="00AB25EF" w:rsidRPr="00512850" w:rsidRDefault="00AB25EF" w:rsidP="005F39A0">
      <w:pPr>
        <w:contextualSpacing/>
        <w:rPr>
          <w:rFonts w:eastAsia="Times New Roman" w:cstheme="minorHAnsi"/>
          <w:color w:val="000000"/>
        </w:rPr>
      </w:pPr>
      <w:r w:rsidRPr="000D5DB5">
        <w:rPr>
          <w:rFonts w:eastAsia="Times New Roman" w:cstheme="minorHAnsi"/>
          <w:b/>
          <w:bCs/>
          <w:color w:val="000000"/>
        </w:rPr>
        <w:t xml:space="preserve">Arcane </w:t>
      </w:r>
      <w:r w:rsidR="00512850">
        <w:rPr>
          <w:rFonts w:eastAsia="Times New Roman" w:cstheme="minorHAnsi"/>
          <w:b/>
          <w:bCs/>
          <w:color w:val="000000"/>
        </w:rPr>
        <w:t>Power</w:t>
      </w:r>
      <w:r w:rsidR="002F559E">
        <w:rPr>
          <w:rFonts w:eastAsia="Times New Roman" w:cstheme="minorHAnsi"/>
          <w:b/>
          <w:bCs/>
          <w:color w:val="000000"/>
        </w:rPr>
        <w:t xml:space="preserve"> Mastery</w:t>
      </w:r>
      <w:r w:rsidRPr="000D5DB5">
        <w:rPr>
          <w:rFonts w:eastAsia="Times New Roman" w:cstheme="minorHAnsi"/>
          <w:b/>
          <w:bCs/>
          <w:color w:val="000000"/>
        </w:rPr>
        <w:t xml:space="preserve">. </w:t>
      </w:r>
      <w:r w:rsidRPr="000D5DB5">
        <w:rPr>
          <w:rFonts w:eastAsia="Times New Roman" w:cstheme="minorHAnsi"/>
          <w:color w:val="000000"/>
        </w:rPr>
        <w:t xml:space="preserve">Also </w:t>
      </w:r>
      <w:r w:rsidR="002B09A1">
        <w:rPr>
          <w:rFonts w:eastAsia="Times New Roman" w:cstheme="minorHAnsi"/>
          <w:color w:val="000000"/>
        </w:rPr>
        <w:t xml:space="preserve">starting </w:t>
      </w:r>
      <w:r w:rsidRPr="000D5DB5">
        <w:rPr>
          <w:rFonts w:eastAsia="Times New Roman" w:cstheme="minorHAnsi"/>
          <w:color w:val="000000"/>
        </w:rPr>
        <w:t xml:space="preserve">at 2nd level, you gain the ability to unleash blasts of arcane force as an action. </w:t>
      </w:r>
      <w:r w:rsidR="00CC40AD" w:rsidRPr="000D5DB5">
        <w:rPr>
          <w:rFonts w:eastAsia="Times New Roman" w:cstheme="minorHAnsi"/>
          <w:color w:val="000000"/>
        </w:rPr>
        <w:t>You gain the Mystic Blast feat.</w:t>
      </w:r>
      <w:r w:rsidR="002B09A1">
        <w:rPr>
          <w:rFonts w:eastAsia="Times New Roman" w:cstheme="minorHAnsi"/>
          <w:color w:val="000000"/>
        </w:rPr>
        <w:t xml:space="preserve"> Unlike the normal Mystic Blast feat, </w:t>
      </w:r>
      <w:r w:rsidR="005F39A0">
        <w:rPr>
          <w:rFonts w:eastAsia="Times New Roman" w:cstheme="minorHAnsi"/>
          <w:color w:val="000000"/>
        </w:rPr>
        <w:t xml:space="preserve">this only </w:t>
      </w:r>
      <w:r w:rsidR="002B09A1">
        <w:rPr>
          <w:rFonts w:eastAsia="Times New Roman" w:cstheme="minorHAnsi"/>
          <w:color w:val="000000"/>
        </w:rPr>
        <w:t>deal</w:t>
      </w:r>
      <w:r w:rsidR="005F39A0">
        <w:rPr>
          <w:rFonts w:eastAsia="Times New Roman" w:cstheme="minorHAnsi"/>
          <w:color w:val="000000"/>
        </w:rPr>
        <w:t>s</w:t>
      </w:r>
      <w:r w:rsidR="002B09A1">
        <w:rPr>
          <w:rFonts w:eastAsia="Times New Roman" w:cstheme="minorHAnsi"/>
          <w:color w:val="000000"/>
        </w:rPr>
        <w:t xml:space="preserve"> arcane damage</w:t>
      </w:r>
      <w:r w:rsidR="00512850">
        <w:rPr>
          <w:rFonts w:eastAsia="Times New Roman" w:cstheme="minorHAnsi"/>
          <w:color w:val="000000"/>
        </w:rPr>
        <w:t xml:space="preserve">. </w:t>
      </w:r>
    </w:p>
    <w:p w14:paraId="1F22AC8A" w14:textId="77777777" w:rsidR="00512850" w:rsidRPr="00512850" w:rsidRDefault="00512850" w:rsidP="006E59A2">
      <w:pPr>
        <w:contextualSpacing/>
        <w:rPr>
          <w:rFonts w:eastAsia="Times New Roman" w:cstheme="minorHAnsi"/>
          <w:color w:val="000000"/>
        </w:rPr>
      </w:pPr>
      <w:r>
        <w:rPr>
          <w:rFonts w:eastAsia="Times New Roman" w:cstheme="minorHAnsi"/>
          <w:color w:val="000000"/>
        </w:rPr>
        <w:t xml:space="preserve">You also always have the </w:t>
      </w:r>
      <w:r>
        <w:rPr>
          <w:rFonts w:eastAsia="Times New Roman" w:cstheme="minorHAnsi"/>
          <w:i/>
          <w:iCs/>
          <w:color w:val="000000"/>
        </w:rPr>
        <w:t xml:space="preserve">mana shield </w:t>
      </w:r>
      <w:r>
        <w:rPr>
          <w:rFonts w:eastAsia="Times New Roman" w:cstheme="minorHAnsi"/>
          <w:color w:val="000000"/>
        </w:rPr>
        <w:t>spell prepared, and whenever you cast the spell, you gain temporary hit points equal to your Arcane Blast damage</w:t>
      </w:r>
      <w:r w:rsidR="006E59A2">
        <w:rPr>
          <w:rFonts w:eastAsia="Times New Roman" w:cstheme="minorHAnsi"/>
          <w:color w:val="000000"/>
        </w:rPr>
        <w:t xml:space="preserve"> until the spell ends</w:t>
      </w:r>
      <w:r>
        <w:rPr>
          <w:rFonts w:eastAsia="Times New Roman" w:cstheme="minorHAnsi"/>
          <w:color w:val="000000"/>
        </w:rPr>
        <w:t xml:space="preserve">. </w:t>
      </w:r>
    </w:p>
    <w:p w14:paraId="1041DFDC" w14:textId="77777777" w:rsidR="002F559E" w:rsidRPr="002F559E" w:rsidRDefault="002F559E" w:rsidP="002F559E">
      <w:pPr>
        <w:contextualSpacing/>
        <w:rPr>
          <w:rFonts w:eastAsia="Times New Roman" w:cstheme="minorHAnsi"/>
          <w:color w:val="000000"/>
        </w:rPr>
      </w:pPr>
    </w:p>
    <w:p w14:paraId="4A35B777" w14:textId="77777777" w:rsidR="002B09A1" w:rsidRDefault="002B09A1" w:rsidP="00AA283A">
      <w:pPr>
        <w:contextualSpacing/>
        <w:rPr>
          <w:rFonts w:eastAsia="Times New Roman" w:cstheme="minorHAnsi"/>
          <w:color w:val="000000"/>
        </w:rPr>
      </w:pPr>
      <w:r>
        <w:rPr>
          <w:rFonts w:eastAsia="Times New Roman" w:cstheme="minorHAnsi"/>
          <w:b/>
          <w:bCs/>
          <w:color w:val="000000"/>
        </w:rPr>
        <w:t xml:space="preserve">Presence of Mind. </w:t>
      </w:r>
      <w:r>
        <w:rPr>
          <w:rFonts w:eastAsia="Times New Roman" w:cstheme="minorHAnsi"/>
          <w:color w:val="000000"/>
        </w:rPr>
        <w:t xml:space="preserve">Starting at 6th level, you may store bits of your mental focus and concentration over the day, and then discharge the stored potential to cast a spell. When you cast a mage spell that has a casting time of 1 action, it instead becomes a bonus action. You can cast two spells in one round this way, and are not restricted to cantrips. </w:t>
      </w:r>
      <w:r w:rsidR="002F559E">
        <w:rPr>
          <w:rFonts w:eastAsia="Times New Roman" w:cstheme="minorHAnsi"/>
          <w:color w:val="000000"/>
        </w:rPr>
        <w:t xml:space="preserve">For this purpose, Mystic Blast counts as a spell. </w:t>
      </w:r>
    </w:p>
    <w:p w14:paraId="09CC2115" w14:textId="77777777" w:rsidR="002B09A1" w:rsidRDefault="002B09A1" w:rsidP="00AA283A">
      <w:pPr>
        <w:contextualSpacing/>
        <w:rPr>
          <w:rFonts w:eastAsia="Times New Roman" w:cstheme="minorHAnsi"/>
          <w:color w:val="000000"/>
        </w:rPr>
      </w:pPr>
      <w:r>
        <w:rPr>
          <w:rFonts w:eastAsia="Times New Roman" w:cstheme="minorHAnsi"/>
          <w:color w:val="000000"/>
        </w:rPr>
        <w:t xml:space="preserve">Once this ability is used a number of times equal to half your proficiency bonus, it cannot be used again until after a long or short rest. </w:t>
      </w:r>
    </w:p>
    <w:p w14:paraId="771DD5BA" w14:textId="77777777" w:rsidR="002B09A1" w:rsidRDefault="002B09A1" w:rsidP="00AA283A">
      <w:pPr>
        <w:contextualSpacing/>
        <w:rPr>
          <w:rFonts w:eastAsia="Times New Roman" w:cstheme="minorHAnsi"/>
          <w:color w:val="000000"/>
        </w:rPr>
      </w:pPr>
    </w:p>
    <w:p w14:paraId="4E9D3C20" w14:textId="09D5341D" w:rsidR="00C67988" w:rsidRDefault="00C67988">
      <w:pPr>
        <w:contextualSpacing/>
        <w:rPr>
          <w:rFonts w:eastAsia="Times New Roman" w:cstheme="minorHAnsi"/>
          <w:color w:val="000000"/>
        </w:rPr>
      </w:pPr>
      <w:r>
        <w:rPr>
          <w:rFonts w:eastAsia="Times New Roman" w:cstheme="minorHAnsi"/>
          <w:b/>
          <w:bCs/>
          <w:color w:val="000000"/>
        </w:rPr>
        <w:t xml:space="preserve">Arcane Power. </w:t>
      </w:r>
      <w:r>
        <w:rPr>
          <w:rFonts w:eastAsia="Times New Roman" w:cstheme="minorHAnsi"/>
          <w:color w:val="000000"/>
        </w:rPr>
        <w:t>Starting at 10th level, you can open yourself to latent arcane energies</w:t>
      </w:r>
      <w:r w:rsidR="00512850">
        <w:rPr>
          <w:rFonts w:eastAsia="Times New Roman" w:cstheme="minorHAnsi"/>
          <w:color w:val="000000"/>
        </w:rPr>
        <w:t xml:space="preserve"> with an action</w:t>
      </w:r>
      <w:r>
        <w:rPr>
          <w:rFonts w:eastAsia="Times New Roman" w:cstheme="minorHAnsi"/>
          <w:color w:val="000000"/>
        </w:rPr>
        <w:t xml:space="preserve">, channeling power you would normally be unable to channel. For the next minute, every mage spell you cast costs </w:t>
      </w:r>
      <w:del w:id="1915" w:author="Admin" w:date="2021-08-22T04:02:00Z">
        <w:r w:rsidDel="00F74B07">
          <w:rPr>
            <w:rFonts w:eastAsia="Times New Roman" w:cstheme="minorHAnsi"/>
            <w:color w:val="000000"/>
          </w:rPr>
          <w:delText xml:space="preserve">1 </w:delText>
        </w:r>
      </w:del>
      <w:ins w:id="1916" w:author="Admin" w:date="2021-08-22T04:02:00Z">
        <w:r w:rsidR="00F74B07">
          <w:rPr>
            <w:rFonts w:eastAsia="Times New Roman" w:cstheme="minorHAnsi"/>
            <w:color w:val="000000"/>
          </w:rPr>
          <w:t xml:space="preserve">2 </w:t>
        </w:r>
      </w:ins>
      <w:r>
        <w:rPr>
          <w:rFonts w:eastAsia="Times New Roman" w:cstheme="minorHAnsi"/>
          <w:color w:val="000000"/>
        </w:rPr>
        <w:t>less mana point</w:t>
      </w:r>
      <w:ins w:id="1917" w:author="Admin" w:date="2021-08-22T04:02:00Z">
        <w:r w:rsidR="00F74B07">
          <w:rPr>
            <w:rFonts w:eastAsia="Times New Roman" w:cstheme="minorHAnsi"/>
            <w:color w:val="000000"/>
          </w:rPr>
          <w:t>s</w:t>
        </w:r>
      </w:ins>
      <w:r w:rsidR="006E59A2">
        <w:rPr>
          <w:rFonts w:eastAsia="Times New Roman" w:cstheme="minorHAnsi"/>
          <w:color w:val="000000"/>
        </w:rPr>
        <w:t xml:space="preserve"> (minimum 1 mana)</w:t>
      </w:r>
      <w:r>
        <w:rPr>
          <w:rFonts w:eastAsia="Times New Roman" w:cstheme="minorHAnsi"/>
          <w:color w:val="000000"/>
        </w:rPr>
        <w:t xml:space="preserve">. If the spell is heightened from a lower spell level, </w:t>
      </w:r>
      <w:r w:rsidR="00967E8A">
        <w:rPr>
          <w:rFonts w:eastAsia="Times New Roman" w:cstheme="minorHAnsi"/>
          <w:color w:val="000000"/>
        </w:rPr>
        <w:t>it costs</w:t>
      </w:r>
      <w:r>
        <w:rPr>
          <w:rFonts w:eastAsia="Times New Roman" w:cstheme="minorHAnsi"/>
          <w:color w:val="000000"/>
        </w:rPr>
        <w:t xml:space="preserve"> </w:t>
      </w:r>
      <w:del w:id="1918" w:author="Admin" w:date="2021-08-22T04:03:00Z">
        <w:r w:rsidDel="00F74B07">
          <w:rPr>
            <w:rFonts w:eastAsia="Times New Roman" w:cstheme="minorHAnsi"/>
            <w:color w:val="000000"/>
          </w:rPr>
          <w:delText xml:space="preserve">2 </w:delText>
        </w:r>
      </w:del>
      <w:ins w:id="1919" w:author="Admin" w:date="2021-08-22T04:03:00Z">
        <w:r w:rsidR="00F74B07">
          <w:rPr>
            <w:rFonts w:eastAsia="Times New Roman" w:cstheme="minorHAnsi"/>
            <w:color w:val="000000"/>
          </w:rPr>
          <w:t xml:space="preserve">4 </w:t>
        </w:r>
      </w:ins>
      <w:r w:rsidR="00967E8A">
        <w:rPr>
          <w:rFonts w:eastAsia="Times New Roman" w:cstheme="minorHAnsi"/>
          <w:color w:val="000000"/>
        </w:rPr>
        <w:t xml:space="preserve">less </w:t>
      </w:r>
      <w:r>
        <w:rPr>
          <w:rFonts w:eastAsia="Times New Roman" w:cstheme="minorHAnsi"/>
          <w:color w:val="000000"/>
        </w:rPr>
        <w:t>points instead. Once you use this ability, you cannot use it again until after a short or long rest</w:t>
      </w:r>
      <w:r w:rsidR="009D55CD">
        <w:rPr>
          <w:rFonts w:eastAsia="Times New Roman" w:cstheme="minorHAnsi"/>
          <w:color w:val="000000"/>
        </w:rPr>
        <w:t>, or unless you spend 4 Arcane spheres</w:t>
      </w:r>
      <w:r>
        <w:rPr>
          <w:rFonts w:eastAsia="Times New Roman" w:cstheme="minorHAnsi"/>
          <w:color w:val="000000"/>
        </w:rPr>
        <w:t xml:space="preserve">. </w:t>
      </w:r>
    </w:p>
    <w:p w14:paraId="011885B3" w14:textId="77777777" w:rsidR="00512850" w:rsidRDefault="00512850" w:rsidP="00C67988">
      <w:pPr>
        <w:contextualSpacing/>
        <w:rPr>
          <w:rFonts w:eastAsia="Times New Roman" w:cstheme="minorHAnsi"/>
          <w:color w:val="000000"/>
        </w:rPr>
      </w:pPr>
    </w:p>
    <w:p w14:paraId="24CDD0FC" w14:textId="77777777" w:rsidR="00156D80" w:rsidRDefault="00C67988" w:rsidP="00344F25">
      <w:pPr>
        <w:contextualSpacing/>
        <w:rPr>
          <w:rFonts w:eastAsia="Times New Roman" w:cstheme="minorHAnsi"/>
          <w:color w:val="000000"/>
        </w:rPr>
      </w:pPr>
      <w:r>
        <w:rPr>
          <w:rFonts w:eastAsia="Times New Roman" w:cstheme="minorHAnsi"/>
          <w:b/>
          <w:bCs/>
          <w:color w:val="000000"/>
        </w:rPr>
        <w:t xml:space="preserve">Focus Power. </w:t>
      </w:r>
      <w:r>
        <w:rPr>
          <w:rFonts w:eastAsia="Times New Roman" w:cstheme="minorHAnsi"/>
          <w:color w:val="000000"/>
        </w:rPr>
        <w:t xml:space="preserve">Starting at 14th level, </w:t>
      </w:r>
      <w:r w:rsidR="00344F25">
        <w:rPr>
          <w:rFonts w:eastAsia="Times New Roman" w:cstheme="minorHAnsi"/>
          <w:color w:val="000000"/>
        </w:rPr>
        <w:t>you can choose to re-use arcane energies that normally dissipate into the ether when casting spells. W</w:t>
      </w:r>
      <w:r>
        <w:rPr>
          <w:rFonts w:eastAsia="Times New Roman" w:cstheme="minorHAnsi"/>
          <w:color w:val="000000"/>
        </w:rPr>
        <w:t>hen</w:t>
      </w:r>
      <w:r w:rsidR="00344F25">
        <w:rPr>
          <w:rFonts w:eastAsia="Times New Roman" w:cstheme="minorHAnsi"/>
          <w:color w:val="000000"/>
        </w:rPr>
        <w:t>ever</w:t>
      </w:r>
      <w:r>
        <w:rPr>
          <w:rFonts w:eastAsia="Times New Roman" w:cstheme="minorHAnsi"/>
          <w:color w:val="000000"/>
        </w:rPr>
        <w:t xml:space="preserve"> you </w:t>
      </w:r>
      <w:r w:rsidR="00156D80">
        <w:rPr>
          <w:rFonts w:eastAsia="Times New Roman" w:cstheme="minorHAnsi"/>
          <w:color w:val="000000"/>
        </w:rPr>
        <w:t>affect</w:t>
      </w:r>
      <w:r>
        <w:rPr>
          <w:rFonts w:eastAsia="Times New Roman" w:cstheme="minorHAnsi"/>
          <w:color w:val="000000"/>
        </w:rPr>
        <w:t xml:space="preserve"> a </w:t>
      </w:r>
      <w:r w:rsidR="00156D80">
        <w:rPr>
          <w:rFonts w:eastAsia="Times New Roman" w:cstheme="minorHAnsi"/>
          <w:color w:val="000000"/>
        </w:rPr>
        <w:t xml:space="preserve">target by a </w:t>
      </w:r>
      <w:r>
        <w:rPr>
          <w:rFonts w:eastAsia="Times New Roman" w:cstheme="minorHAnsi"/>
          <w:color w:val="000000"/>
        </w:rPr>
        <w:t xml:space="preserve">mage spell on your turn, you can also </w:t>
      </w:r>
      <w:r w:rsidR="00156D80">
        <w:rPr>
          <w:rFonts w:eastAsia="Times New Roman" w:cstheme="minorHAnsi"/>
          <w:color w:val="000000"/>
        </w:rPr>
        <w:t xml:space="preserve">make an </w:t>
      </w:r>
      <w:r>
        <w:rPr>
          <w:rFonts w:eastAsia="Times New Roman" w:cstheme="minorHAnsi"/>
          <w:color w:val="000000"/>
        </w:rPr>
        <w:t xml:space="preserve">Arcane Blast </w:t>
      </w:r>
      <w:r w:rsidR="00156D80">
        <w:rPr>
          <w:rFonts w:eastAsia="Times New Roman" w:cstheme="minorHAnsi"/>
          <w:color w:val="000000"/>
        </w:rPr>
        <w:t xml:space="preserve">attack </w:t>
      </w:r>
      <w:r>
        <w:rPr>
          <w:rFonts w:eastAsia="Times New Roman" w:cstheme="minorHAnsi"/>
          <w:color w:val="000000"/>
        </w:rPr>
        <w:t xml:space="preserve">without spending an action. This can be used once per turn, regardless of how many targets you affect by your spell, and can </w:t>
      </w:r>
      <w:r w:rsidR="00344F25">
        <w:rPr>
          <w:rFonts w:eastAsia="Times New Roman" w:cstheme="minorHAnsi"/>
          <w:color w:val="000000"/>
        </w:rPr>
        <w:t xml:space="preserve">only </w:t>
      </w:r>
      <w:r>
        <w:rPr>
          <w:rFonts w:eastAsia="Times New Roman" w:cstheme="minorHAnsi"/>
          <w:color w:val="000000"/>
        </w:rPr>
        <w:t>be added to spell</w:t>
      </w:r>
      <w:r w:rsidR="00344F25">
        <w:rPr>
          <w:rFonts w:eastAsia="Times New Roman" w:cstheme="minorHAnsi"/>
          <w:color w:val="000000"/>
        </w:rPr>
        <w:t>s two levels lower than your highest-level spell</w:t>
      </w:r>
      <w:r>
        <w:rPr>
          <w:rFonts w:eastAsia="Times New Roman" w:cstheme="minorHAnsi"/>
          <w:color w:val="000000"/>
        </w:rPr>
        <w:t xml:space="preserve">. </w:t>
      </w:r>
    </w:p>
    <w:p w14:paraId="06D72CCB" w14:textId="77777777" w:rsidR="00344F25" w:rsidRPr="00C67988" w:rsidRDefault="00344F25" w:rsidP="00344F25">
      <w:pPr>
        <w:contextualSpacing/>
        <w:rPr>
          <w:rFonts w:eastAsia="Times New Roman" w:cstheme="minorHAnsi"/>
          <w:color w:val="000000"/>
        </w:rPr>
      </w:pPr>
      <w:r>
        <w:rPr>
          <w:rFonts w:eastAsia="Times New Roman" w:cstheme="minorHAnsi"/>
          <w:color w:val="000000"/>
        </w:rPr>
        <w:t xml:space="preserve">If the spell has a duration more than instantaneous, you can instead choose to deliver the damage at any point of the duration instead of after instantaneously striking the target (up to a maximum of the end of the spell’s duration). </w:t>
      </w:r>
    </w:p>
    <w:p w14:paraId="07DE0D2D" w14:textId="77777777" w:rsidR="00344F25" w:rsidRDefault="00344F25" w:rsidP="00344F25">
      <w:pPr>
        <w:contextualSpacing/>
        <w:rPr>
          <w:rFonts w:eastAsia="Times New Roman" w:cstheme="minorHAnsi"/>
          <w:color w:val="000000"/>
        </w:rPr>
      </w:pPr>
      <w:r>
        <w:rPr>
          <w:rFonts w:eastAsia="Times New Roman" w:cstheme="minorHAnsi"/>
          <w:color w:val="000000"/>
        </w:rPr>
        <w:t xml:space="preserve">The damage of the Arcane Blast is added to the total damage despite being of a different type (and is counted as one attack; thus, if the original spell had a saving throw to negate or half damage, the extra damage is negated or halved appropriately). </w:t>
      </w:r>
    </w:p>
    <w:p w14:paraId="6CAC33A0" w14:textId="77777777" w:rsidR="00AB25EF" w:rsidRPr="000D5DB5" w:rsidRDefault="00AB25EF">
      <w:pPr>
        <w:contextualSpacing/>
        <w:rPr>
          <w:rFonts w:eastAsia="Times New Roman" w:cstheme="minorHAnsi"/>
          <w:sz w:val="24"/>
          <w:szCs w:val="24"/>
        </w:rPr>
      </w:pPr>
    </w:p>
    <w:p w14:paraId="25457321"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Fire</w:t>
      </w:r>
    </w:p>
    <w:p w14:paraId="745E8DBB" w14:textId="77777777" w:rsidR="00AF3D14" w:rsidRPr="000D5DB5" w:rsidRDefault="00AF3D14" w:rsidP="00AF3D14">
      <w:pPr>
        <w:contextualSpacing/>
        <w:rPr>
          <w:rFonts w:eastAsia="Times New Roman" w:cstheme="minorHAnsi"/>
          <w:sz w:val="24"/>
          <w:szCs w:val="24"/>
        </w:rPr>
      </w:pPr>
      <w:r>
        <w:rPr>
          <w:rFonts w:eastAsia="Times New Roman" w:cstheme="minorHAnsi"/>
          <w:color w:val="000000"/>
        </w:rPr>
        <w:t xml:space="preserve">You ignite </w:t>
      </w:r>
      <w:r w:rsidRPr="000D5DB5">
        <w:rPr>
          <w:rFonts w:eastAsia="Times New Roman" w:cstheme="minorHAnsi"/>
          <w:color w:val="000000"/>
        </w:rPr>
        <w:t xml:space="preserve">enemies with bolts of </w:t>
      </w:r>
      <w:r>
        <w:rPr>
          <w:rFonts w:eastAsia="Times New Roman" w:cstheme="minorHAnsi"/>
          <w:color w:val="000000"/>
        </w:rPr>
        <w:t xml:space="preserve">flame </w:t>
      </w:r>
      <w:r w:rsidRPr="000D5DB5">
        <w:rPr>
          <w:rFonts w:eastAsia="Times New Roman" w:cstheme="minorHAnsi"/>
          <w:color w:val="000000"/>
        </w:rPr>
        <w:t xml:space="preserve">and exploding </w:t>
      </w:r>
      <w:r>
        <w:rPr>
          <w:rFonts w:eastAsia="Times New Roman" w:cstheme="minorHAnsi"/>
          <w:color w:val="000000"/>
        </w:rPr>
        <w:t>fire, heating up until you deliver the final strike</w:t>
      </w:r>
      <w:r w:rsidRPr="000D5DB5">
        <w:rPr>
          <w:rFonts w:eastAsia="Times New Roman" w:cstheme="minorHAnsi"/>
          <w:color w:val="000000"/>
        </w:rPr>
        <w:t>.</w:t>
      </w:r>
      <w:r>
        <w:rPr>
          <w:rFonts w:eastAsia="Times New Roman" w:cstheme="minorHAnsi"/>
          <w:color w:val="000000"/>
        </w:rPr>
        <w:t xml:space="preserve"> Fire mages are well-appreciated engines of destruction in war. </w:t>
      </w:r>
    </w:p>
    <w:p w14:paraId="6A70297B" w14:textId="77777777" w:rsidR="00AF3D14" w:rsidRPr="000D5DB5" w:rsidRDefault="00AF3D14" w:rsidP="00AF3D14">
      <w:pPr>
        <w:contextualSpacing/>
        <w:rPr>
          <w:rFonts w:eastAsia="Times New Roman" w:cstheme="minorHAnsi"/>
          <w:sz w:val="24"/>
          <w:szCs w:val="24"/>
        </w:rPr>
      </w:pPr>
    </w:p>
    <w:p w14:paraId="6BF438E9" w14:textId="77777777" w:rsidR="00AF3D14" w:rsidRDefault="00AF3D14" w:rsidP="00AF3D14">
      <w:pPr>
        <w:autoSpaceDE w:val="0"/>
        <w:autoSpaceDN w:val="0"/>
        <w:adjustRightInd w:val="0"/>
        <w:rPr>
          <w:rFonts w:eastAsia="Times New Roman" w:cstheme="minorHAnsi"/>
          <w:color w:val="000000"/>
        </w:rPr>
      </w:pPr>
      <w:r w:rsidRPr="000D5DB5">
        <w:rPr>
          <w:rFonts w:eastAsia="Times New Roman" w:cstheme="minorHAnsi"/>
          <w:b/>
          <w:bCs/>
          <w:color w:val="000000"/>
        </w:rPr>
        <w:t xml:space="preserve">Controlled Destruction. </w:t>
      </w:r>
      <w:r w:rsidRPr="000D5DB5">
        <w:rPr>
          <w:rFonts w:eastAsia="Times New Roman" w:cstheme="minorHAnsi"/>
          <w:color w:val="000000"/>
        </w:rPr>
        <w:t xml:space="preserve">Beginning at 2nd level, you can create pockets of relative safety within the effects of your fire evocation spells. When you cast a fire evocation spell that affects other creatures that you can see, you can choose a number of them equal to 1 + your intelligence modifier. The </w:t>
      </w:r>
      <w:r w:rsidRPr="000D5DB5">
        <w:rPr>
          <w:rFonts w:eastAsia="Times New Roman" w:cstheme="minorHAnsi"/>
          <w:color w:val="000000"/>
        </w:rPr>
        <w:lastRenderedPageBreak/>
        <w:t>chosen creatures automatically succeed on their saving throws against the spell, and they take no damage if they would normally take half damage on a successful save.</w:t>
      </w:r>
    </w:p>
    <w:p w14:paraId="13382BB2" w14:textId="77777777" w:rsidR="000D539E" w:rsidRDefault="00AF3D14" w:rsidP="000D539E">
      <w:pPr>
        <w:autoSpaceDE w:val="0"/>
        <w:autoSpaceDN w:val="0"/>
        <w:adjustRightInd w:val="0"/>
        <w:rPr>
          <w:rFonts w:eastAsia="Times New Roman" w:cstheme="minorHAnsi"/>
          <w:color w:val="000000"/>
        </w:rPr>
      </w:pPr>
      <w:r>
        <w:rPr>
          <w:rFonts w:eastAsia="Times New Roman" w:cstheme="minorHAnsi"/>
          <w:color w:val="000000"/>
        </w:rPr>
        <w:t xml:space="preserve">Also, for a number of times equal to your proficiency bonus, your fire evocation spells can be used to set a target </w:t>
      </w:r>
      <w:r w:rsidR="000D539E">
        <w:rPr>
          <w:rFonts w:eastAsia="Times New Roman" w:cstheme="minorHAnsi"/>
          <w:color w:val="000000"/>
        </w:rPr>
        <w:t xml:space="preserve">single </w:t>
      </w:r>
      <w:r>
        <w:rPr>
          <w:rFonts w:eastAsia="Times New Roman" w:cstheme="minorHAnsi"/>
          <w:color w:val="000000"/>
        </w:rPr>
        <w:t>on fire</w:t>
      </w:r>
      <w:r w:rsidR="000D539E">
        <w:rPr>
          <w:rFonts w:eastAsia="Times New Roman" w:cstheme="minorHAnsi"/>
          <w:color w:val="000000"/>
        </w:rPr>
        <w:t>, inflicting the burning condition on a failed Stamina saving throw</w:t>
      </w:r>
      <w:r>
        <w:rPr>
          <w:rFonts w:eastAsia="Times New Roman" w:cstheme="minorHAnsi"/>
          <w:color w:val="000000"/>
        </w:rPr>
        <w:t xml:space="preserve">. </w:t>
      </w:r>
      <w:r w:rsidR="000D539E">
        <w:rPr>
          <w:rFonts w:eastAsia="Times New Roman" w:cstheme="minorHAnsi"/>
          <w:color w:val="000000"/>
        </w:rPr>
        <w:t xml:space="preserve">The burning damage is equal to 1d6 points of fire damage, or one-quarter the number of dice the spell dealt (whichever is higher). </w:t>
      </w:r>
    </w:p>
    <w:p w14:paraId="6CF1189D" w14:textId="77777777" w:rsidR="000D539E" w:rsidRDefault="000D539E" w:rsidP="000D539E">
      <w:pPr>
        <w:autoSpaceDE w:val="0"/>
        <w:autoSpaceDN w:val="0"/>
        <w:adjustRightInd w:val="0"/>
        <w:rPr>
          <w:rFonts w:eastAsia="Times New Roman" w:cstheme="minorHAnsi"/>
          <w:color w:val="000000"/>
        </w:rPr>
      </w:pPr>
      <w:r>
        <w:rPr>
          <w:rFonts w:eastAsia="Times New Roman" w:cstheme="minorHAnsi"/>
          <w:color w:val="000000"/>
        </w:rPr>
        <w:t>You may use multiple uses on a single spell. You regain all spent uses at the end of a short rest.</w:t>
      </w:r>
    </w:p>
    <w:p w14:paraId="784A2DC7" w14:textId="77777777" w:rsidR="00AF3D14" w:rsidRPr="000D5DB5" w:rsidRDefault="00AF3D14" w:rsidP="00AF3D14">
      <w:pPr>
        <w:contextualSpacing/>
        <w:rPr>
          <w:rFonts w:eastAsia="Times New Roman" w:cstheme="minorHAnsi"/>
          <w:sz w:val="24"/>
          <w:szCs w:val="24"/>
        </w:rPr>
      </w:pPr>
    </w:p>
    <w:p w14:paraId="50CB171D" w14:textId="77777777" w:rsidR="00AF3D14" w:rsidRPr="000D5DB5" w:rsidRDefault="00AF3D14" w:rsidP="00AF3D14">
      <w:pPr>
        <w:contextualSpacing/>
        <w:rPr>
          <w:rFonts w:eastAsia="Times New Roman" w:cstheme="minorHAnsi"/>
          <w:sz w:val="24"/>
          <w:szCs w:val="24"/>
        </w:rPr>
      </w:pPr>
      <w:r w:rsidRPr="000D5DB5">
        <w:rPr>
          <w:rFonts w:eastAsia="Times New Roman" w:cstheme="minorHAnsi"/>
          <w:b/>
          <w:bCs/>
          <w:color w:val="000000"/>
        </w:rPr>
        <w:t xml:space="preserve">Student of Flame. </w:t>
      </w:r>
      <w:r w:rsidRPr="000D5DB5">
        <w:rPr>
          <w:rFonts w:eastAsia="Times New Roman" w:cstheme="minorHAnsi"/>
          <w:color w:val="000000"/>
        </w:rPr>
        <w:t xml:space="preserve">Also beginning at 2nd level, you may scribe evocation spells with other energy types as fire spells in your spellbook. The spells act the same way, unless the DM rules it is unreasonable (such as a slippery effect on a fire sleet spell). You also gain resistance to fire damage. </w:t>
      </w:r>
    </w:p>
    <w:p w14:paraId="1A429C10" w14:textId="77777777" w:rsidR="00AF3D14" w:rsidRPr="000D5DB5" w:rsidRDefault="00AF3D14" w:rsidP="00AF3D14">
      <w:pPr>
        <w:contextualSpacing/>
        <w:rPr>
          <w:rFonts w:eastAsia="Times New Roman" w:cstheme="minorHAnsi"/>
          <w:sz w:val="24"/>
          <w:szCs w:val="24"/>
        </w:rPr>
      </w:pPr>
    </w:p>
    <w:p w14:paraId="0869D434" w14:textId="77777777" w:rsidR="00AF3D14" w:rsidRPr="000D5DB5" w:rsidRDefault="00AF3D14" w:rsidP="000D539E">
      <w:pPr>
        <w:contextualSpacing/>
        <w:rPr>
          <w:rFonts w:eastAsia="Times New Roman" w:cstheme="minorHAnsi"/>
          <w:sz w:val="24"/>
          <w:szCs w:val="24"/>
        </w:rPr>
      </w:pPr>
      <w:r w:rsidRPr="000D5DB5">
        <w:rPr>
          <w:rFonts w:eastAsia="Times New Roman" w:cstheme="minorHAnsi"/>
          <w:b/>
          <w:bCs/>
          <w:color w:val="000000"/>
        </w:rPr>
        <w:t xml:space="preserve">Scorch. </w:t>
      </w:r>
      <w:r w:rsidRPr="000D5DB5">
        <w:rPr>
          <w:rFonts w:eastAsia="Times New Roman" w:cstheme="minorHAnsi"/>
          <w:color w:val="000000"/>
        </w:rPr>
        <w:t xml:space="preserve">Starting at 6th level, you may cast </w:t>
      </w:r>
      <w:r w:rsidR="006746EC">
        <w:rPr>
          <w:rFonts w:eastAsia="Times New Roman" w:cstheme="minorHAnsi"/>
          <w:i/>
          <w:iCs/>
          <w:color w:val="000000"/>
        </w:rPr>
        <w:t>f</w:t>
      </w:r>
      <w:r w:rsidRPr="006746EC">
        <w:rPr>
          <w:rFonts w:eastAsia="Times New Roman" w:cstheme="minorHAnsi"/>
          <w:i/>
          <w:iCs/>
          <w:color w:val="000000"/>
        </w:rPr>
        <w:t xml:space="preserve">ire </w:t>
      </w:r>
      <w:r w:rsidR="006746EC">
        <w:rPr>
          <w:rFonts w:eastAsia="Times New Roman" w:cstheme="minorHAnsi"/>
          <w:i/>
          <w:iCs/>
          <w:color w:val="000000"/>
        </w:rPr>
        <w:t>b</w:t>
      </w:r>
      <w:r w:rsidRPr="006746EC">
        <w:rPr>
          <w:rFonts w:eastAsia="Times New Roman" w:cstheme="minorHAnsi"/>
          <w:i/>
          <w:iCs/>
          <w:color w:val="000000"/>
        </w:rPr>
        <w:t>olt</w:t>
      </w:r>
      <w:r w:rsidRPr="000D5DB5">
        <w:rPr>
          <w:rFonts w:eastAsia="Times New Roman" w:cstheme="minorHAnsi"/>
          <w:color w:val="000000"/>
        </w:rPr>
        <w:t xml:space="preserve"> as a bonus action</w:t>
      </w:r>
      <w:r w:rsidRPr="000D5DB5">
        <w:rPr>
          <w:rFonts w:eastAsia="Times New Roman" w:cstheme="minorHAnsi"/>
          <w:b/>
          <w:bCs/>
          <w:color w:val="000000"/>
        </w:rPr>
        <w:t xml:space="preserve">. </w:t>
      </w:r>
      <w:r w:rsidRPr="000D5DB5">
        <w:rPr>
          <w:rFonts w:eastAsia="Times New Roman" w:cstheme="minorHAnsi"/>
          <w:color w:val="000000"/>
        </w:rPr>
        <w:t xml:space="preserve">Also, you may critically hit with any ranged fire spell attack on a 19 and a 20, dealing double damage. </w:t>
      </w:r>
      <w:r w:rsidR="000D539E">
        <w:rPr>
          <w:rFonts w:eastAsia="Times New Roman" w:cstheme="minorHAnsi"/>
          <w:color w:val="000000"/>
        </w:rPr>
        <w:t xml:space="preserve">Also, whenever a creature suffers the burning condition from your fire spells, they also have disadvantage to ability checks so long as the condition remains. </w:t>
      </w:r>
    </w:p>
    <w:p w14:paraId="5EFE7FD1" w14:textId="77777777" w:rsidR="00AF3D14" w:rsidRPr="000D5DB5" w:rsidRDefault="00AF3D14" w:rsidP="00AF3D14">
      <w:pPr>
        <w:contextualSpacing/>
        <w:rPr>
          <w:rFonts w:eastAsia="Times New Roman" w:cstheme="minorHAnsi"/>
          <w:sz w:val="24"/>
          <w:szCs w:val="24"/>
        </w:rPr>
      </w:pPr>
    </w:p>
    <w:p w14:paraId="647A6637" w14:textId="77777777" w:rsidR="00DE6A10" w:rsidRPr="00DE6A10" w:rsidRDefault="00DE6A10" w:rsidP="00DE6A10">
      <w:pPr>
        <w:contextualSpacing/>
        <w:rPr>
          <w:rFonts w:eastAsia="Times New Roman" w:cstheme="minorHAnsi"/>
          <w:color w:val="000000"/>
        </w:rPr>
      </w:pPr>
      <w:r w:rsidRPr="00DE6A10">
        <w:rPr>
          <w:rFonts w:eastAsia="Times New Roman" w:cstheme="minorHAnsi"/>
          <w:b/>
          <w:bCs/>
          <w:color w:val="000000"/>
        </w:rPr>
        <w:t xml:space="preserve">Black Fire. </w:t>
      </w:r>
      <w:r w:rsidRPr="00DE6A10">
        <w:rPr>
          <w:rFonts w:eastAsia="Times New Roman" w:cstheme="minorHAnsi"/>
          <w:color w:val="000000"/>
        </w:rPr>
        <w:t xml:space="preserve">Starting at 10th level, you may spend a bonus action and curse a creature within 30 feet with black flame, reducing its resistance to fire damage. The creature must succeed on a Stamina saving throw or fall to the hex for 1 minute. If it is immune to fire damage, it becomes resistant instead. If resistant, it takes fire damage normally. </w:t>
      </w:r>
    </w:p>
    <w:p w14:paraId="46B03E65" w14:textId="77777777" w:rsidR="00DE6A10" w:rsidRPr="00DE6A10" w:rsidRDefault="00DE6A10" w:rsidP="00DE6A10">
      <w:pPr>
        <w:contextualSpacing/>
        <w:rPr>
          <w:rFonts w:eastAsia="Times New Roman" w:cstheme="minorHAnsi"/>
          <w:color w:val="000000"/>
        </w:rPr>
      </w:pPr>
      <w:r w:rsidRPr="00DE6A10">
        <w:rPr>
          <w:rFonts w:eastAsia="Times New Roman" w:cstheme="minorHAnsi"/>
          <w:color w:val="000000"/>
        </w:rPr>
        <w:t>If it doesn't have immunity nor resistance, you (and only you) instead deal bonus fire damage to them equal to half your level. This applies once per spell or effect.</w:t>
      </w:r>
    </w:p>
    <w:p w14:paraId="7256908A" w14:textId="77777777" w:rsidR="00AF3D14" w:rsidRPr="00DE6A10" w:rsidRDefault="00DE6A10" w:rsidP="00DE6A10">
      <w:pPr>
        <w:contextualSpacing/>
        <w:rPr>
          <w:rFonts w:eastAsia="Times New Roman" w:cstheme="minorHAnsi"/>
          <w:color w:val="000000"/>
        </w:rPr>
      </w:pPr>
      <w:r w:rsidRPr="00DE6A10">
        <w:rPr>
          <w:rFonts w:eastAsia="Times New Roman" w:cstheme="minorHAnsi"/>
          <w:color w:val="000000"/>
        </w:rPr>
        <w:t>A creature cannot be subjected to this effect more than once for 24 hours. You can only affect one creature with this ability at any given time.</w:t>
      </w:r>
    </w:p>
    <w:p w14:paraId="7DF3F4E4" w14:textId="77777777" w:rsidR="00DE6A10" w:rsidRPr="000D5DB5" w:rsidRDefault="00DE6A10" w:rsidP="00DE6A10">
      <w:pPr>
        <w:contextualSpacing/>
        <w:rPr>
          <w:rFonts w:eastAsia="Times New Roman" w:cstheme="minorHAnsi"/>
          <w:sz w:val="24"/>
          <w:szCs w:val="24"/>
        </w:rPr>
      </w:pPr>
    </w:p>
    <w:p w14:paraId="1306CB49" w14:textId="77777777" w:rsidR="00AF3D14" w:rsidRPr="000D5DB5" w:rsidRDefault="00AF3D14" w:rsidP="006134A1">
      <w:pPr>
        <w:contextualSpacing/>
        <w:rPr>
          <w:rFonts w:eastAsia="Times New Roman" w:cstheme="minorHAnsi"/>
          <w:sz w:val="24"/>
          <w:szCs w:val="24"/>
        </w:rPr>
      </w:pPr>
      <w:r w:rsidRPr="000D5DB5">
        <w:rPr>
          <w:rFonts w:eastAsia="Times New Roman" w:cstheme="minorHAnsi"/>
          <w:b/>
          <w:bCs/>
          <w:color w:val="000000"/>
        </w:rPr>
        <w:t xml:space="preserve">Pyromaniac. </w:t>
      </w:r>
      <w:r w:rsidRPr="000D5DB5">
        <w:rPr>
          <w:rFonts w:eastAsia="Times New Roman" w:cstheme="minorHAnsi"/>
          <w:color w:val="000000"/>
        </w:rPr>
        <w:t>At 1</w:t>
      </w:r>
      <w:r>
        <w:rPr>
          <w:rFonts w:eastAsia="Times New Roman" w:cstheme="minorHAnsi"/>
          <w:color w:val="000000"/>
        </w:rPr>
        <w:t>4</w:t>
      </w:r>
      <w:r w:rsidRPr="000D5DB5">
        <w:rPr>
          <w:rFonts w:eastAsia="Times New Roman" w:cstheme="minorHAnsi"/>
          <w:color w:val="000000"/>
        </w:rPr>
        <w:t xml:space="preserve">th level, you add the </w:t>
      </w:r>
      <w:r w:rsidR="00697C83" w:rsidRPr="00697C83">
        <w:rPr>
          <w:rFonts w:eastAsia="Times New Roman" w:cstheme="minorHAnsi"/>
          <w:i/>
          <w:iCs/>
          <w:color w:val="000000"/>
        </w:rPr>
        <w:t>p</w:t>
      </w:r>
      <w:r w:rsidRPr="00697C83">
        <w:rPr>
          <w:rFonts w:eastAsia="Times New Roman" w:cstheme="minorHAnsi"/>
          <w:i/>
          <w:iCs/>
          <w:color w:val="000000"/>
        </w:rPr>
        <w:t>yroblast</w:t>
      </w:r>
      <w:r w:rsidRPr="000D5DB5">
        <w:rPr>
          <w:rFonts w:eastAsia="Times New Roman" w:cstheme="minorHAnsi"/>
          <w:color w:val="000000"/>
        </w:rPr>
        <w:t xml:space="preserve"> spell to your spellbook if it isn’t already within it. Whenever you critically hit with a ranged fire spell, you may spend a bonus action to gain one round of concentration on the </w:t>
      </w:r>
      <w:r w:rsidR="00697C83" w:rsidRPr="00697C83">
        <w:rPr>
          <w:rFonts w:eastAsia="Times New Roman" w:cstheme="minorHAnsi"/>
          <w:i/>
          <w:iCs/>
          <w:color w:val="000000"/>
        </w:rPr>
        <w:t>p</w:t>
      </w:r>
      <w:r w:rsidRPr="00697C83">
        <w:rPr>
          <w:rFonts w:eastAsia="Times New Roman" w:cstheme="minorHAnsi"/>
          <w:i/>
          <w:iCs/>
          <w:color w:val="000000"/>
        </w:rPr>
        <w:t>yroblast</w:t>
      </w:r>
      <w:r w:rsidRPr="000D5DB5">
        <w:rPr>
          <w:rFonts w:eastAsia="Times New Roman" w:cstheme="minorHAnsi"/>
          <w:color w:val="000000"/>
        </w:rPr>
        <w:t xml:space="preserve"> spell</w:t>
      </w:r>
      <w:r w:rsidR="00697C83">
        <w:rPr>
          <w:rFonts w:eastAsia="Times New Roman" w:cstheme="minorHAnsi"/>
          <w:color w:val="000000"/>
        </w:rPr>
        <w:t xml:space="preserve"> for each critical hit</w:t>
      </w:r>
      <w:r w:rsidRPr="000D5DB5">
        <w:rPr>
          <w:rFonts w:eastAsia="Times New Roman" w:cstheme="minorHAnsi"/>
          <w:color w:val="000000"/>
        </w:rPr>
        <w:t xml:space="preserve">. The pyromaniac bonus remains for one </w:t>
      </w:r>
      <w:r w:rsidR="006134A1">
        <w:rPr>
          <w:rFonts w:eastAsia="Times New Roman" w:cstheme="minorHAnsi"/>
          <w:color w:val="000000"/>
        </w:rPr>
        <w:t>hour</w:t>
      </w:r>
      <w:r w:rsidRPr="000D5DB5">
        <w:rPr>
          <w:rFonts w:eastAsia="Times New Roman" w:cstheme="minorHAnsi"/>
          <w:color w:val="000000"/>
        </w:rPr>
        <w:t xml:space="preserve"> or until you cast </w:t>
      </w:r>
      <w:r w:rsidR="00697C83">
        <w:rPr>
          <w:rFonts w:eastAsia="Times New Roman" w:cstheme="minorHAnsi"/>
          <w:color w:val="000000"/>
        </w:rPr>
        <w:t>the spell</w:t>
      </w:r>
      <w:r w:rsidRPr="000D5DB5">
        <w:rPr>
          <w:rFonts w:eastAsia="Times New Roman" w:cstheme="minorHAnsi"/>
          <w:color w:val="000000"/>
        </w:rPr>
        <w:t xml:space="preserve">, and stacks with itself. It cannot exceed the maximum damage you can deal with </w:t>
      </w:r>
      <w:r w:rsidR="00697C83">
        <w:rPr>
          <w:rFonts w:eastAsia="Times New Roman" w:cstheme="minorHAnsi"/>
          <w:color w:val="000000"/>
        </w:rPr>
        <w:t>spell</w:t>
      </w:r>
      <w:r w:rsidRPr="000D5DB5">
        <w:rPr>
          <w:rFonts w:eastAsia="Times New Roman" w:cstheme="minorHAnsi"/>
          <w:color w:val="000000"/>
        </w:rPr>
        <w:t>, however. For this purpose, you count as if you critically hit if one of the targets of your fire spells fails by a natural 1</w:t>
      </w:r>
      <w:r w:rsidR="006134A1">
        <w:rPr>
          <w:rFonts w:eastAsia="Times New Roman" w:cstheme="minorHAnsi"/>
          <w:color w:val="000000"/>
        </w:rPr>
        <w:t>-2</w:t>
      </w:r>
      <w:r w:rsidRPr="000D5DB5">
        <w:rPr>
          <w:rFonts w:eastAsia="Times New Roman" w:cstheme="minorHAnsi"/>
          <w:color w:val="000000"/>
        </w:rPr>
        <w:t xml:space="preserve"> on a saving throw, or </w:t>
      </w:r>
      <w:r w:rsidR="006134A1">
        <w:rPr>
          <w:rFonts w:eastAsia="Times New Roman" w:cstheme="minorHAnsi"/>
          <w:color w:val="000000"/>
        </w:rPr>
        <w:t xml:space="preserve">if you score </w:t>
      </w:r>
      <w:r w:rsidRPr="000D5DB5">
        <w:rPr>
          <w:rFonts w:eastAsia="Times New Roman" w:cstheme="minorHAnsi"/>
          <w:color w:val="000000"/>
        </w:rPr>
        <w:t xml:space="preserve">a natural 19-20 on a ranged attack with a fire spell. </w:t>
      </w:r>
    </w:p>
    <w:p w14:paraId="06B17E20" w14:textId="77777777" w:rsidR="00AB25EF" w:rsidRPr="000D5DB5" w:rsidRDefault="00AB25EF">
      <w:pPr>
        <w:contextualSpacing/>
        <w:rPr>
          <w:rFonts w:eastAsia="Times New Roman" w:cstheme="minorHAnsi"/>
          <w:sz w:val="24"/>
          <w:szCs w:val="24"/>
        </w:rPr>
      </w:pPr>
    </w:p>
    <w:p w14:paraId="6240337E"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Frost</w:t>
      </w:r>
    </w:p>
    <w:p w14:paraId="54044682" w14:textId="77777777" w:rsidR="00AF3D14" w:rsidRPr="000D5DB5" w:rsidRDefault="00AF3D14" w:rsidP="00AF3D14">
      <w:pPr>
        <w:contextualSpacing/>
        <w:rPr>
          <w:rFonts w:eastAsia="Times New Roman" w:cstheme="minorHAnsi"/>
          <w:sz w:val="24"/>
          <w:szCs w:val="24"/>
        </w:rPr>
      </w:pPr>
      <w:r>
        <w:rPr>
          <w:rFonts w:eastAsia="Times New Roman" w:cstheme="minorHAnsi"/>
          <w:color w:val="000000"/>
        </w:rPr>
        <w:t xml:space="preserve">You debilitate and </w:t>
      </w:r>
      <w:r w:rsidRPr="000D5DB5">
        <w:rPr>
          <w:rFonts w:eastAsia="Times New Roman" w:cstheme="minorHAnsi"/>
          <w:color w:val="000000"/>
        </w:rPr>
        <w:t xml:space="preserve">freeze </w:t>
      </w:r>
      <w:r>
        <w:rPr>
          <w:rFonts w:eastAsia="Times New Roman" w:cstheme="minorHAnsi"/>
          <w:color w:val="000000"/>
        </w:rPr>
        <w:t xml:space="preserve">your </w:t>
      </w:r>
      <w:r w:rsidRPr="000D5DB5">
        <w:rPr>
          <w:rFonts w:eastAsia="Times New Roman" w:cstheme="minorHAnsi"/>
          <w:color w:val="000000"/>
        </w:rPr>
        <w:t xml:space="preserve">enemies in their tracks, </w:t>
      </w:r>
      <w:r>
        <w:rPr>
          <w:rFonts w:eastAsia="Times New Roman" w:cstheme="minorHAnsi"/>
          <w:color w:val="000000"/>
        </w:rPr>
        <w:t xml:space="preserve">before </w:t>
      </w:r>
      <w:r w:rsidRPr="000D5DB5">
        <w:rPr>
          <w:rFonts w:eastAsia="Times New Roman" w:cstheme="minorHAnsi"/>
          <w:color w:val="000000"/>
        </w:rPr>
        <w:t>shatter</w:t>
      </w:r>
      <w:r>
        <w:rPr>
          <w:rFonts w:eastAsia="Times New Roman" w:cstheme="minorHAnsi"/>
          <w:color w:val="000000"/>
        </w:rPr>
        <w:t>ing</w:t>
      </w:r>
      <w:r w:rsidRPr="000D5DB5">
        <w:rPr>
          <w:rFonts w:eastAsia="Times New Roman" w:cstheme="minorHAnsi"/>
          <w:color w:val="000000"/>
        </w:rPr>
        <w:t xml:space="preserve"> them with ice magic</w:t>
      </w:r>
      <w:r>
        <w:rPr>
          <w:rFonts w:eastAsia="Times New Roman" w:cstheme="minorHAnsi"/>
          <w:color w:val="000000"/>
        </w:rPr>
        <w:t xml:space="preserve"> or entombing them in it for eternity</w:t>
      </w:r>
      <w:r w:rsidRPr="000D5DB5">
        <w:rPr>
          <w:rFonts w:eastAsia="Times New Roman" w:cstheme="minorHAnsi"/>
          <w:color w:val="000000"/>
        </w:rPr>
        <w:t xml:space="preserve">. </w:t>
      </w:r>
      <w:r>
        <w:rPr>
          <w:rFonts w:eastAsia="Times New Roman" w:cstheme="minorHAnsi"/>
          <w:color w:val="000000"/>
        </w:rPr>
        <w:t xml:space="preserve">Frost mages are usually explorers, as their ability to debilitate, slow, and evade foes gives them survivability that makes them natural to the task. </w:t>
      </w:r>
    </w:p>
    <w:p w14:paraId="4311CBFB" w14:textId="77777777" w:rsidR="00AF3D14" w:rsidRPr="000D5DB5" w:rsidRDefault="00AF3D14" w:rsidP="00AF3D14">
      <w:pPr>
        <w:contextualSpacing/>
        <w:rPr>
          <w:rFonts w:eastAsia="Times New Roman" w:cstheme="minorHAnsi"/>
          <w:sz w:val="24"/>
          <w:szCs w:val="24"/>
        </w:rPr>
      </w:pPr>
    </w:p>
    <w:p w14:paraId="1CCB4576" w14:textId="77777777" w:rsidR="00AF3D14" w:rsidRPr="000D5DB5" w:rsidRDefault="00AF3D14" w:rsidP="00AF3D14">
      <w:pPr>
        <w:contextualSpacing/>
        <w:rPr>
          <w:rFonts w:eastAsia="Times New Roman" w:cstheme="minorHAnsi"/>
          <w:sz w:val="24"/>
          <w:szCs w:val="24"/>
        </w:rPr>
      </w:pPr>
      <w:r w:rsidRPr="000D5DB5">
        <w:rPr>
          <w:rFonts w:eastAsia="Times New Roman" w:cstheme="minorHAnsi"/>
          <w:b/>
          <w:bCs/>
          <w:color w:val="000000"/>
        </w:rPr>
        <w:t xml:space="preserve">Chilling Effects. </w:t>
      </w:r>
      <w:r w:rsidRPr="000D5DB5">
        <w:rPr>
          <w:rFonts w:eastAsia="Times New Roman" w:cstheme="minorHAnsi"/>
          <w:color w:val="000000"/>
        </w:rPr>
        <w:t xml:space="preserve">Starting at 2nd level, you may use a bonus action to </w:t>
      </w:r>
      <w:r>
        <w:rPr>
          <w:rFonts w:eastAsia="Times New Roman" w:cstheme="minorHAnsi"/>
          <w:color w:val="000000"/>
        </w:rPr>
        <w:t xml:space="preserve">inflict the chilled condition to </w:t>
      </w:r>
      <w:r w:rsidRPr="000D5DB5">
        <w:rPr>
          <w:rFonts w:eastAsia="Times New Roman" w:cstheme="minorHAnsi"/>
          <w:color w:val="000000"/>
        </w:rPr>
        <w:t xml:space="preserve">any target of your cold spells </w:t>
      </w:r>
      <w:r>
        <w:rPr>
          <w:rFonts w:eastAsia="Times New Roman" w:cstheme="minorHAnsi"/>
          <w:color w:val="000000"/>
        </w:rPr>
        <w:t xml:space="preserve">for </w:t>
      </w:r>
      <w:r w:rsidRPr="000D5DB5">
        <w:rPr>
          <w:rFonts w:eastAsia="Times New Roman" w:cstheme="minorHAnsi"/>
          <w:color w:val="000000"/>
        </w:rPr>
        <w:t xml:space="preserve">one round. </w:t>
      </w:r>
      <w:r>
        <w:rPr>
          <w:rFonts w:eastAsia="Times New Roman" w:cstheme="minorHAnsi"/>
          <w:color w:val="000000"/>
        </w:rPr>
        <w:t xml:space="preserve">The condition stacks as normal, even with spells that already chill the enemy. If multiple creatures are chilled, choose a number equal to your Intelligence modifier. </w:t>
      </w:r>
    </w:p>
    <w:p w14:paraId="3D347B36" w14:textId="77777777" w:rsidR="00AF3D14" w:rsidRPr="000D5DB5" w:rsidRDefault="00AF3D14" w:rsidP="00AF3D14">
      <w:pPr>
        <w:contextualSpacing/>
        <w:rPr>
          <w:rFonts w:eastAsia="Times New Roman" w:cstheme="minorHAnsi"/>
          <w:sz w:val="24"/>
          <w:szCs w:val="24"/>
        </w:rPr>
      </w:pPr>
    </w:p>
    <w:p w14:paraId="21679B10" w14:textId="77777777" w:rsidR="00AF3D14" w:rsidRPr="000D5DB5" w:rsidRDefault="00AF3D14" w:rsidP="00AF3D14">
      <w:pPr>
        <w:contextualSpacing/>
        <w:rPr>
          <w:rFonts w:eastAsia="Times New Roman" w:cstheme="minorHAnsi"/>
          <w:sz w:val="24"/>
          <w:szCs w:val="24"/>
        </w:rPr>
      </w:pPr>
      <w:r w:rsidRPr="000D5DB5">
        <w:rPr>
          <w:rFonts w:eastAsia="Times New Roman" w:cstheme="minorHAnsi"/>
          <w:b/>
          <w:bCs/>
          <w:color w:val="000000"/>
        </w:rPr>
        <w:t xml:space="preserve">Student of Frost. </w:t>
      </w:r>
      <w:r w:rsidRPr="000D5DB5">
        <w:rPr>
          <w:rFonts w:eastAsia="Times New Roman" w:cstheme="minorHAnsi"/>
          <w:color w:val="000000"/>
        </w:rPr>
        <w:t xml:space="preserve">Also beginning at 2nd level, you may scribe evocation spells with other energy types as cold spells in your spellbook. The spells act the same way, unless the DM rules it is unreasonable (such as a burning effect on a cold spell). You also gain resistance to </w:t>
      </w:r>
      <w:r w:rsidR="00697C83">
        <w:rPr>
          <w:rFonts w:eastAsia="Times New Roman" w:cstheme="minorHAnsi"/>
          <w:color w:val="000000"/>
        </w:rPr>
        <w:t>c</w:t>
      </w:r>
      <w:r w:rsidRPr="000D5DB5">
        <w:rPr>
          <w:rFonts w:eastAsia="Times New Roman" w:cstheme="minorHAnsi"/>
          <w:color w:val="000000"/>
        </w:rPr>
        <w:t>old damage.</w:t>
      </w:r>
    </w:p>
    <w:p w14:paraId="1EB4837D" w14:textId="77777777" w:rsidR="00AF3D14" w:rsidRPr="000D5DB5" w:rsidRDefault="00AF3D14" w:rsidP="00AF3D14">
      <w:pPr>
        <w:contextualSpacing/>
        <w:rPr>
          <w:rFonts w:eastAsia="Times New Roman" w:cstheme="minorHAnsi"/>
          <w:sz w:val="24"/>
          <w:szCs w:val="24"/>
        </w:rPr>
      </w:pPr>
    </w:p>
    <w:p w14:paraId="0E25219D" w14:textId="77777777" w:rsidR="00AF3D14" w:rsidRPr="001F25FA" w:rsidRDefault="00AF3D14" w:rsidP="008E6EC1">
      <w:pPr>
        <w:contextualSpacing/>
        <w:rPr>
          <w:rFonts w:eastAsia="Times New Roman" w:cstheme="minorHAnsi"/>
          <w:color w:val="000000"/>
        </w:rPr>
      </w:pPr>
      <w:r w:rsidRPr="00685484">
        <w:rPr>
          <w:rFonts w:eastAsia="Times New Roman" w:cstheme="minorHAnsi"/>
          <w:b/>
          <w:bCs/>
          <w:color w:val="000000"/>
        </w:rPr>
        <w:lastRenderedPageBreak/>
        <w:t xml:space="preserve">Ice Lance. </w:t>
      </w:r>
      <w:r w:rsidRPr="001F25FA">
        <w:rPr>
          <w:rFonts w:eastAsia="Times New Roman" w:cstheme="minorHAnsi"/>
          <w:color w:val="000000"/>
        </w:rPr>
        <w:t xml:space="preserve">Starting at </w:t>
      </w:r>
      <w:r>
        <w:rPr>
          <w:rFonts w:eastAsia="Times New Roman" w:cstheme="minorHAnsi"/>
          <w:color w:val="000000"/>
        </w:rPr>
        <w:t>6</w:t>
      </w:r>
      <w:r w:rsidRPr="001F25FA">
        <w:rPr>
          <w:rFonts w:eastAsia="Times New Roman" w:cstheme="minorHAnsi"/>
          <w:color w:val="000000"/>
        </w:rPr>
        <w:t xml:space="preserve">th level, you </w:t>
      </w:r>
      <w:r w:rsidR="00A67B81">
        <w:rPr>
          <w:rFonts w:eastAsia="Times New Roman" w:cstheme="minorHAnsi"/>
          <w:color w:val="000000"/>
        </w:rPr>
        <w:t xml:space="preserve">know the </w:t>
      </w:r>
      <w:r w:rsidR="008E6EC1" w:rsidRPr="008E6EC1">
        <w:rPr>
          <w:rFonts w:eastAsia="Times New Roman" w:cstheme="minorHAnsi"/>
          <w:i/>
          <w:iCs/>
          <w:color w:val="000000"/>
        </w:rPr>
        <w:t>f</w:t>
      </w:r>
      <w:r w:rsidRPr="008E6EC1">
        <w:rPr>
          <w:rFonts w:eastAsia="Times New Roman" w:cstheme="minorHAnsi"/>
          <w:i/>
          <w:iCs/>
          <w:color w:val="000000"/>
        </w:rPr>
        <w:t xml:space="preserve">rost </w:t>
      </w:r>
      <w:r w:rsidR="008E6EC1" w:rsidRPr="008E6EC1">
        <w:rPr>
          <w:rFonts w:eastAsia="Times New Roman" w:cstheme="minorHAnsi"/>
          <w:i/>
          <w:iCs/>
          <w:color w:val="000000"/>
        </w:rPr>
        <w:t>b</w:t>
      </w:r>
      <w:r w:rsidRPr="008E6EC1">
        <w:rPr>
          <w:rFonts w:eastAsia="Times New Roman" w:cstheme="minorHAnsi"/>
          <w:i/>
          <w:iCs/>
          <w:color w:val="000000"/>
        </w:rPr>
        <w:t>olt</w:t>
      </w:r>
      <w:r w:rsidRPr="001F25FA">
        <w:rPr>
          <w:rFonts w:eastAsia="Times New Roman" w:cstheme="minorHAnsi"/>
          <w:color w:val="000000"/>
        </w:rPr>
        <w:t xml:space="preserve"> cantrip</w:t>
      </w:r>
      <w:r w:rsidR="00A67B81">
        <w:rPr>
          <w:rFonts w:eastAsia="Times New Roman" w:cstheme="minorHAnsi"/>
          <w:color w:val="000000"/>
        </w:rPr>
        <w:t>, and can always cast it</w:t>
      </w:r>
      <w:r w:rsidRPr="001F25FA">
        <w:rPr>
          <w:rFonts w:eastAsia="Times New Roman" w:cstheme="minorHAnsi"/>
          <w:color w:val="000000"/>
        </w:rPr>
        <w:t xml:space="preserve"> as a bonus action</w:t>
      </w:r>
      <w:r>
        <w:rPr>
          <w:rFonts w:eastAsia="Times New Roman" w:cstheme="minorHAnsi"/>
          <w:color w:val="000000"/>
        </w:rPr>
        <w:t xml:space="preserve">. </w:t>
      </w:r>
      <w:r w:rsidR="00A67B81">
        <w:rPr>
          <w:rFonts w:eastAsia="Times New Roman" w:cstheme="minorHAnsi"/>
          <w:color w:val="000000"/>
        </w:rPr>
        <w:t xml:space="preserve">You can also use this cantrip if you already cast a spell in the same round. </w:t>
      </w:r>
    </w:p>
    <w:p w14:paraId="41873749" w14:textId="77777777" w:rsidR="00A67B81" w:rsidRDefault="00AF3D14" w:rsidP="008E6EC1">
      <w:pPr>
        <w:contextualSpacing/>
        <w:rPr>
          <w:rFonts w:eastAsia="Times New Roman" w:cstheme="minorHAnsi"/>
          <w:color w:val="000000"/>
        </w:rPr>
      </w:pPr>
      <w:r w:rsidRPr="001F25FA">
        <w:rPr>
          <w:rFonts w:eastAsia="Times New Roman" w:cstheme="minorHAnsi"/>
          <w:color w:val="000000"/>
        </w:rPr>
        <w:t xml:space="preserve">Also, </w:t>
      </w:r>
      <w:r w:rsidR="00A67B81">
        <w:rPr>
          <w:rFonts w:eastAsia="Times New Roman" w:cstheme="minorHAnsi"/>
          <w:color w:val="000000"/>
        </w:rPr>
        <w:t xml:space="preserve">you can create a path of frost over water (or any liquid that freezes at a similar temperature) with any spell that deals cold damage (including cantrips). This freezes a number of consecutive 5-foot squares equal to double the spell level (or a single square if a cantrip). </w:t>
      </w:r>
    </w:p>
    <w:p w14:paraId="7B60CEA5" w14:textId="77777777" w:rsidR="00AF3D14" w:rsidRDefault="00AF3D14" w:rsidP="008E6EC1">
      <w:pPr>
        <w:contextualSpacing/>
        <w:rPr>
          <w:rFonts w:eastAsia="Times New Roman" w:cstheme="minorHAnsi"/>
          <w:color w:val="000000"/>
        </w:rPr>
      </w:pPr>
      <w:r w:rsidRPr="001F25FA">
        <w:rPr>
          <w:rFonts w:eastAsia="Times New Roman" w:cstheme="minorHAnsi"/>
          <w:color w:val="000000"/>
        </w:rPr>
        <w:t xml:space="preserve">The frozen path melts away in one minute (or may not if the weather is at below freezing). The path can also be broken </w:t>
      </w:r>
      <w:r w:rsidR="00A67B81">
        <w:rPr>
          <w:rFonts w:eastAsia="Times New Roman" w:cstheme="minorHAnsi"/>
          <w:color w:val="000000"/>
        </w:rPr>
        <w:t>by spending 5 feet of movement for every 5-foot square</w:t>
      </w:r>
      <w:r w:rsidRPr="001F25FA">
        <w:rPr>
          <w:rFonts w:eastAsia="Times New Roman" w:cstheme="minorHAnsi"/>
          <w:color w:val="000000"/>
        </w:rPr>
        <w:t xml:space="preserve">. </w:t>
      </w:r>
    </w:p>
    <w:p w14:paraId="4BE49C0F" w14:textId="77777777" w:rsidR="00AF3D14" w:rsidRPr="00DE6A10" w:rsidRDefault="00AF3D14" w:rsidP="00AF3D14">
      <w:pPr>
        <w:rPr>
          <w:rFonts w:eastAsia="Goudy Old Style" w:cs="Goudy Old Style"/>
          <w:color w:val="000000"/>
        </w:rPr>
      </w:pPr>
    </w:p>
    <w:p w14:paraId="1C43B8B4" w14:textId="77777777" w:rsidR="00DE6A10" w:rsidRDefault="00DE6A10" w:rsidP="00DE6A10">
      <w:pPr>
        <w:rPr>
          <w:rFonts w:eastAsia="Goudy Old Style" w:cs="Goudy Old Style"/>
          <w:color w:val="000000"/>
        </w:rPr>
      </w:pPr>
      <w:r w:rsidRPr="00DE6A10">
        <w:rPr>
          <w:rFonts w:eastAsia="Goudy Old Style" w:cs="Goudy Old Style"/>
          <w:b/>
          <w:bCs/>
          <w:color w:val="000000"/>
        </w:rPr>
        <w:t xml:space="preserve">White Ice. </w:t>
      </w:r>
      <w:r w:rsidRPr="00DE6A10">
        <w:rPr>
          <w:rFonts w:eastAsia="Goudy Old Style" w:cs="Goudy Old Style"/>
          <w:color w:val="000000"/>
        </w:rPr>
        <w:t>Starting at 10th level, you may spend a bonus action and curse a creature within 30 feet with white ice, reducing its resistance to cold damage. The creature must succeed on a Stamina saving throw or fall to the hex for 1 minute.</w:t>
      </w:r>
      <w:r>
        <w:rPr>
          <w:rFonts w:eastAsia="Goudy Old Style" w:cs="Goudy Old Style"/>
          <w:color w:val="000000"/>
        </w:rPr>
        <w:t xml:space="preserve"> </w:t>
      </w:r>
    </w:p>
    <w:p w14:paraId="6D118F47" w14:textId="77777777" w:rsidR="00DE6A10" w:rsidRDefault="00DE6A10" w:rsidP="00DE6A10">
      <w:pPr>
        <w:rPr>
          <w:rFonts w:eastAsia="Goudy Old Style" w:cs="Goudy Old Style"/>
          <w:color w:val="000000"/>
        </w:rPr>
      </w:pPr>
      <w:r>
        <w:rPr>
          <w:rFonts w:eastAsia="Goudy Old Style" w:cs="Goudy Old Style"/>
          <w:color w:val="000000"/>
        </w:rPr>
        <w:t>If it is immune to cold damage, it becomes resistant instead. If resistant, it takes cold damage normally. If it doesn't have immunity nor resistance, you (and only you) instead deal bonus cold damage to them equal to half your level. This applies once per spell or effect.</w:t>
      </w:r>
    </w:p>
    <w:p w14:paraId="55B29858" w14:textId="77777777" w:rsidR="00DE6A10" w:rsidRDefault="00DE6A10" w:rsidP="00DE6A10">
      <w:pPr>
        <w:rPr>
          <w:rFonts w:eastAsia="Goudy Old Style" w:cs="Goudy Old Style"/>
          <w:color w:val="000000"/>
        </w:rPr>
      </w:pPr>
      <w:r>
        <w:rPr>
          <w:rFonts w:eastAsia="Goudy Old Style" w:cs="Goudy Old Style"/>
          <w:color w:val="000000"/>
        </w:rPr>
        <w:t xml:space="preserve">A creature cannot be subjected to this effect more than once for 24 hours. You can only affect one creature with this ability at any given time. </w:t>
      </w:r>
    </w:p>
    <w:p w14:paraId="3F8B440E" w14:textId="77777777" w:rsidR="00AF3D14" w:rsidRPr="00991F5F" w:rsidRDefault="00AF3D14" w:rsidP="00AF3D14">
      <w:pPr>
        <w:contextualSpacing/>
        <w:rPr>
          <w:rFonts w:eastAsia="Times New Roman" w:cstheme="minorHAnsi"/>
          <w:color w:val="000000"/>
        </w:rPr>
      </w:pPr>
    </w:p>
    <w:p w14:paraId="5CBEAFFD" w14:textId="77777777" w:rsidR="00AF3D14" w:rsidRPr="001F25FA" w:rsidRDefault="00AF3D14" w:rsidP="00272CA8">
      <w:pPr>
        <w:contextualSpacing/>
        <w:rPr>
          <w:rFonts w:eastAsia="Times New Roman" w:cstheme="minorHAnsi"/>
          <w:color w:val="000000"/>
        </w:rPr>
      </w:pPr>
      <w:r w:rsidRPr="00685484">
        <w:rPr>
          <w:rFonts w:eastAsia="Times New Roman" w:cstheme="minorHAnsi"/>
          <w:b/>
          <w:bCs/>
          <w:color w:val="000000"/>
        </w:rPr>
        <w:t xml:space="preserve">Ice Statues. </w:t>
      </w:r>
      <w:r w:rsidRPr="001F25FA">
        <w:rPr>
          <w:rFonts w:eastAsia="Times New Roman" w:cstheme="minorHAnsi"/>
          <w:color w:val="000000"/>
        </w:rPr>
        <w:t xml:space="preserve">At </w:t>
      </w:r>
      <w:r>
        <w:rPr>
          <w:rFonts w:eastAsia="Times New Roman" w:cstheme="minorHAnsi"/>
          <w:color w:val="000000"/>
        </w:rPr>
        <w:t>14</w:t>
      </w:r>
      <w:r w:rsidRPr="001F25FA">
        <w:rPr>
          <w:rFonts w:eastAsia="Times New Roman" w:cstheme="minorHAnsi"/>
          <w:color w:val="000000"/>
        </w:rPr>
        <w:t xml:space="preserve">th level, whenever </w:t>
      </w:r>
      <w:del w:id="1920" w:author="Admin" w:date="2021-05-02T23:25:00Z">
        <w:r w:rsidRPr="001F25FA" w:rsidDel="00557739">
          <w:rPr>
            <w:rFonts w:eastAsia="Times New Roman" w:cstheme="minorHAnsi"/>
            <w:color w:val="000000"/>
          </w:rPr>
          <w:delText xml:space="preserve">you </w:delText>
        </w:r>
      </w:del>
      <w:r w:rsidRPr="001F25FA">
        <w:rPr>
          <w:rFonts w:eastAsia="Times New Roman" w:cstheme="minorHAnsi"/>
          <w:color w:val="000000"/>
        </w:rPr>
        <w:t>a target of you</w:t>
      </w:r>
      <w:r>
        <w:rPr>
          <w:rFonts w:eastAsia="Times New Roman" w:cstheme="minorHAnsi"/>
          <w:color w:val="000000"/>
        </w:rPr>
        <w:t xml:space="preserve">r </w:t>
      </w:r>
      <w:r w:rsidR="002A6322">
        <w:rPr>
          <w:rFonts w:eastAsia="Times New Roman" w:cstheme="minorHAnsi"/>
          <w:color w:val="000000"/>
        </w:rPr>
        <w:t xml:space="preserve">mage </w:t>
      </w:r>
      <w:r>
        <w:rPr>
          <w:rFonts w:eastAsia="Times New Roman" w:cstheme="minorHAnsi"/>
          <w:color w:val="000000"/>
        </w:rPr>
        <w:t xml:space="preserve">spells </w:t>
      </w:r>
      <w:del w:id="1921" w:author="Admin" w:date="2021-05-02T23:25:00Z">
        <w:r w:rsidDel="00557739">
          <w:rPr>
            <w:rFonts w:eastAsia="Times New Roman" w:cstheme="minorHAnsi"/>
            <w:color w:val="000000"/>
          </w:rPr>
          <w:delText xml:space="preserve">is </w:delText>
        </w:r>
      </w:del>
      <w:ins w:id="1922" w:author="Admin" w:date="2021-05-02T23:25:00Z">
        <w:r w:rsidR="00557739">
          <w:rPr>
            <w:rFonts w:eastAsia="Times New Roman" w:cstheme="minorHAnsi"/>
            <w:color w:val="000000"/>
          </w:rPr>
          <w:t xml:space="preserve">becomes </w:t>
        </w:r>
      </w:ins>
      <w:r>
        <w:rPr>
          <w:rFonts w:eastAsia="Times New Roman" w:cstheme="minorHAnsi"/>
          <w:color w:val="000000"/>
        </w:rPr>
        <w:t xml:space="preserve">restrained by having their speed reduced to 0 by </w:t>
      </w:r>
      <w:r w:rsidRPr="001F25FA">
        <w:rPr>
          <w:rFonts w:eastAsia="Times New Roman" w:cstheme="minorHAnsi"/>
          <w:color w:val="000000"/>
        </w:rPr>
        <w:t>the chilled condition, they are also incapacitated for the duration</w:t>
      </w:r>
      <w:r>
        <w:rPr>
          <w:rFonts w:eastAsia="Times New Roman" w:cstheme="minorHAnsi"/>
          <w:color w:val="000000"/>
        </w:rPr>
        <w:t xml:space="preserve"> of the </w:t>
      </w:r>
      <w:r w:rsidR="009073E3">
        <w:rPr>
          <w:rFonts w:eastAsia="Times New Roman" w:cstheme="minorHAnsi"/>
          <w:color w:val="000000"/>
        </w:rPr>
        <w:t>chilled condition</w:t>
      </w:r>
      <w:r>
        <w:rPr>
          <w:rFonts w:eastAsia="Times New Roman" w:cstheme="minorHAnsi"/>
          <w:color w:val="000000"/>
        </w:rPr>
        <w:t xml:space="preserve">. Against such targets, your </w:t>
      </w:r>
      <w:r w:rsidR="006746EC">
        <w:rPr>
          <w:rFonts w:eastAsia="Times New Roman" w:cstheme="minorHAnsi"/>
          <w:i/>
          <w:iCs/>
          <w:color w:val="000000"/>
        </w:rPr>
        <w:t>f</w:t>
      </w:r>
      <w:r w:rsidRPr="006746EC">
        <w:rPr>
          <w:rFonts w:eastAsia="Times New Roman" w:cstheme="minorHAnsi"/>
          <w:i/>
          <w:iCs/>
          <w:color w:val="000000"/>
        </w:rPr>
        <w:t xml:space="preserve">rost </w:t>
      </w:r>
      <w:r w:rsidR="006746EC">
        <w:rPr>
          <w:rFonts w:eastAsia="Times New Roman" w:cstheme="minorHAnsi"/>
          <w:i/>
          <w:iCs/>
          <w:color w:val="000000"/>
        </w:rPr>
        <w:t>b</w:t>
      </w:r>
      <w:r w:rsidRPr="006746EC">
        <w:rPr>
          <w:rFonts w:eastAsia="Times New Roman" w:cstheme="minorHAnsi"/>
          <w:i/>
          <w:iCs/>
          <w:color w:val="000000"/>
        </w:rPr>
        <w:t>olt</w:t>
      </w:r>
      <w:r>
        <w:rPr>
          <w:rFonts w:eastAsia="Times New Roman" w:cstheme="minorHAnsi"/>
          <w:color w:val="000000"/>
        </w:rPr>
        <w:t xml:space="preserve"> </w:t>
      </w:r>
      <w:r w:rsidR="006746EC">
        <w:rPr>
          <w:rFonts w:eastAsia="Times New Roman" w:cstheme="minorHAnsi"/>
          <w:color w:val="000000"/>
        </w:rPr>
        <w:t xml:space="preserve">cantrip </w:t>
      </w:r>
      <w:r>
        <w:rPr>
          <w:rFonts w:eastAsia="Times New Roman" w:cstheme="minorHAnsi"/>
          <w:color w:val="000000"/>
        </w:rPr>
        <w:t>is automatically a critical hit if it successfully hits</w:t>
      </w:r>
      <w:r w:rsidR="009073E3">
        <w:rPr>
          <w:rFonts w:eastAsia="Times New Roman" w:cstheme="minorHAnsi"/>
          <w:color w:val="000000"/>
        </w:rPr>
        <w:t xml:space="preserve">, but the chilled condition ends prematurely (and is not applied for </w:t>
      </w:r>
      <w:r w:rsidR="006746EC" w:rsidRPr="006746EC">
        <w:rPr>
          <w:rFonts w:eastAsia="Times New Roman" w:cstheme="minorHAnsi"/>
          <w:i/>
          <w:iCs/>
          <w:color w:val="000000"/>
        </w:rPr>
        <w:t>f</w:t>
      </w:r>
      <w:r w:rsidR="009073E3" w:rsidRPr="006746EC">
        <w:rPr>
          <w:rFonts w:eastAsia="Times New Roman" w:cstheme="minorHAnsi"/>
          <w:i/>
          <w:iCs/>
          <w:color w:val="000000"/>
        </w:rPr>
        <w:t xml:space="preserve">rost </w:t>
      </w:r>
      <w:r w:rsidR="006746EC" w:rsidRPr="006746EC">
        <w:rPr>
          <w:rFonts w:eastAsia="Times New Roman" w:cstheme="minorHAnsi"/>
          <w:i/>
          <w:iCs/>
          <w:color w:val="000000"/>
        </w:rPr>
        <w:t>b</w:t>
      </w:r>
      <w:r w:rsidR="009073E3" w:rsidRPr="006746EC">
        <w:rPr>
          <w:rFonts w:eastAsia="Times New Roman" w:cstheme="minorHAnsi"/>
          <w:i/>
          <w:iCs/>
          <w:color w:val="000000"/>
        </w:rPr>
        <w:t>olt</w:t>
      </w:r>
      <w:r w:rsidR="009073E3">
        <w:rPr>
          <w:rFonts w:eastAsia="Times New Roman" w:cstheme="minorHAnsi"/>
          <w:color w:val="000000"/>
        </w:rPr>
        <w:t>)</w:t>
      </w:r>
      <w:r>
        <w:rPr>
          <w:rFonts w:eastAsia="Times New Roman" w:cstheme="minorHAnsi"/>
          <w:color w:val="000000"/>
        </w:rPr>
        <w:t xml:space="preserve">. </w:t>
      </w:r>
    </w:p>
    <w:p w14:paraId="1A727420" w14:textId="77777777" w:rsidR="00AF3D14" w:rsidRPr="001F25FA" w:rsidRDefault="00AF3D14" w:rsidP="00AF3D14">
      <w:pPr>
        <w:contextualSpacing/>
        <w:rPr>
          <w:rFonts w:eastAsia="Times New Roman" w:cstheme="minorHAnsi"/>
          <w:color w:val="000000"/>
        </w:rPr>
      </w:pPr>
      <w:r>
        <w:rPr>
          <w:rFonts w:eastAsia="Times New Roman" w:cstheme="minorHAnsi"/>
          <w:color w:val="000000"/>
        </w:rPr>
        <w:t xml:space="preserve">Also, </w:t>
      </w:r>
      <w:r w:rsidRPr="001F25FA">
        <w:rPr>
          <w:rFonts w:eastAsia="Times New Roman" w:cstheme="minorHAnsi"/>
          <w:color w:val="000000"/>
        </w:rPr>
        <w:t>whenever you deal damage to a creature that exceeds one-half their maximum hit points</w:t>
      </w:r>
      <w:r>
        <w:rPr>
          <w:rFonts w:eastAsia="Times New Roman" w:cstheme="minorHAnsi"/>
          <w:color w:val="000000"/>
        </w:rPr>
        <w:t xml:space="preserve"> at once</w:t>
      </w:r>
      <w:r w:rsidRPr="001F25FA">
        <w:rPr>
          <w:rFonts w:eastAsia="Times New Roman" w:cstheme="minorHAnsi"/>
          <w:color w:val="000000"/>
        </w:rPr>
        <w:t xml:space="preserve">, they are both </w:t>
      </w:r>
      <w:r>
        <w:rPr>
          <w:rFonts w:eastAsia="Times New Roman" w:cstheme="minorHAnsi"/>
          <w:color w:val="000000"/>
        </w:rPr>
        <w:t>restrained</w:t>
      </w:r>
      <w:r w:rsidRPr="001F25FA">
        <w:rPr>
          <w:rFonts w:eastAsia="Times New Roman" w:cstheme="minorHAnsi"/>
          <w:color w:val="000000"/>
        </w:rPr>
        <w:t xml:space="preserve"> and incapacitated for one hour (or until they thaw out, whichever comes first). </w:t>
      </w:r>
      <w:r>
        <w:rPr>
          <w:rFonts w:eastAsia="Times New Roman" w:cstheme="minorHAnsi"/>
          <w:color w:val="000000"/>
        </w:rPr>
        <w:t>Both</w:t>
      </w:r>
      <w:r w:rsidRPr="001F25FA">
        <w:rPr>
          <w:rFonts w:eastAsia="Times New Roman" w:cstheme="minorHAnsi"/>
          <w:color w:val="000000"/>
        </w:rPr>
        <w:t xml:space="preserve"> </w:t>
      </w:r>
      <w:r>
        <w:rPr>
          <w:rFonts w:eastAsia="Times New Roman" w:cstheme="minorHAnsi"/>
          <w:color w:val="000000"/>
        </w:rPr>
        <w:t>effects end</w:t>
      </w:r>
      <w:r w:rsidRPr="001F25FA">
        <w:rPr>
          <w:rFonts w:eastAsia="Times New Roman" w:cstheme="minorHAnsi"/>
          <w:color w:val="000000"/>
        </w:rPr>
        <w:t xml:space="preserve"> prematurely if the target is hit. </w:t>
      </w:r>
    </w:p>
    <w:p w14:paraId="33DDA2BA" w14:textId="77777777" w:rsidR="00AB25EF" w:rsidRPr="000D5DB5" w:rsidRDefault="00AB25EF">
      <w:pPr>
        <w:contextualSpacing/>
        <w:rPr>
          <w:rFonts w:eastAsia="Times New Roman" w:cstheme="minorHAnsi"/>
          <w:sz w:val="24"/>
          <w:szCs w:val="24"/>
        </w:rPr>
      </w:pPr>
    </w:p>
    <w:p w14:paraId="58B88EC3" w14:textId="77777777" w:rsidR="00AB25EF" w:rsidRPr="000D5DB5" w:rsidRDefault="00CE4AA5">
      <w:pPr>
        <w:contextualSpacing/>
        <w:outlineLvl w:val="1"/>
        <w:rPr>
          <w:rFonts w:eastAsia="Times New Roman" w:cstheme="minorHAnsi"/>
          <w:b/>
          <w:bCs/>
          <w:sz w:val="36"/>
          <w:szCs w:val="36"/>
        </w:rPr>
      </w:pPr>
      <w:bookmarkStart w:id="1923" w:name="_Toc509138740"/>
      <w:bookmarkStart w:id="1924" w:name="_Toc54196395"/>
      <w:r w:rsidRPr="00965B49">
        <w:rPr>
          <w:noProof/>
        </w:rPr>
        <w:drawing>
          <wp:anchor distT="0" distB="0" distL="114300" distR="114300" simplePos="0" relativeHeight="251656192" behindDoc="0" locked="0" layoutInCell="1" allowOverlap="1" wp14:anchorId="063ECF6C" wp14:editId="32A81004">
            <wp:simplePos x="0" y="0"/>
            <wp:positionH relativeFrom="column">
              <wp:posOffset>3437255</wp:posOffset>
            </wp:positionH>
            <wp:positionV relativeFrom="paragraph">
              <wp:posOffset>3810</wp:posOffset>
            </wp:positionV>
            <wp:extent cx="2052955" cy="2294255"/>
            <wp:effectExtent l="0" t="0" r="4445" b="0"/>
            <wp:wrapSquare wrapText="bothSides"/>
            <wp:docPr id="4" name="image6.png" descr="Monk_crest.png"/>
            <wp:cNvGraphicFramePr/>
            <a:graphic xmlns:a="http://schemas.openxmlformats.org/drawingml/2006/main">
              <a:graphicData uri="http://schemas.openxmlformats.org/drawingml/2006/picture">
                <pic:pic xmlns:pic="http://schemas.openxmlformats.org/drawingml/2006/picture">
                  <pic:nvPicPr>
                    <pic:cNvPr id="0" name="image6.png" descr="Monk_crest.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052955" cy="2294255"/>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Monk (MNK)</w:t>
      </w:r>
      <w:bookmarkEnd w:id="1923"/>
      <w:bookmarkEnd w:id="1924"/>
    </w:p>
    <w:p w14:paraId="3B49BCD6" w14:textId="77777777" w:rsidR="00CE4AA5" w:rsidRPr="00965B49" w:rsidRDefault="00CE4AA5" w:rsidP="00CE4AA5">
      <w:r w:rsidRPr="00965B49">
        <w:t>Witnessing an orc and a human locked in battle</w:t>
      </w:r>
      <w:r>
        <w:t xml:space="preserve"> on his land</w:t>
      </w:r>
      <w:r w:rsidRPr="00965B49">
        <w:t>, a pandaren</w:t>
      </w:r>
      <w:r>
        <w:t xml:space="preserve"> </w:t>
      </w:r>
      <w:r w:rsidRPr="00965B49">
        <w:t>intervenes. Expertly placing his staff between the two combatants</w:t>
      </w:r>
      <w:r>
        <w:t xml:space="preserve"> and intercepting</w:t>
      </w:r>
      <w:r w:rsidRPr="00965B49">
        <w:t>, he parries every one of their blows, using their own attacks against them. Without landing a single attack on his adversaries, he emerges triumphant.</w:t>
      </w:r>
    </w:p>
    <w:p w14:paraId="16DE2A19" w14:textId="77777777" w:rsidR="00CE4AA5" w:rsidRDefault="00CE4AA5" w:rsidP="00CE4AA5"/>
    <w:p w14:paraId="6401B814" w14:textId="77777777" w:rsidR="00CE4AA5" w:rsidRPr="00965B49" w:rsidRDefault="00CE4AA5" w:rsidP="00CE4AA5">
      <w:r w:rsidRPr="00965B49">
        <w:t xml:space="preserve">An ancient temple lays atop the snowy peak of a mountain, the violent winds cut away at the </w:t>
      </w:r>
      <w:r>
        <w:t>pandaren’s</w:t>
      </w:r>
      <w:r w:rsidRPr="00965B49">
        <w:t xml:space="preserve"> face as she meditates. She can feel the balance of the world, the good and bad, the calm and the rage, the silence and the storm. The mists slowly curl around her paws, filling her shivering body with warmth, soothing her aching muscles and lifting her broken spirit.</w:t>
      </w:r>
    </w:p>
    <w:p w14:paraId="30FFBD8B" w14:textId="77777777" w:rsidR="00CE4AA5" w:rsidRDefault="00CE4AA5" w:rsidP="00CE4AA5"/>
    <w:p w14:paraId="5E175503" w14:textId="77777777" w:rsidR="00CE4AA5" w:rsidRDefault="00CE4AA5" w:rsidP="00CE4AA5">
      <w:r>
        <w:t xml:space="preserve">The wildhammer dwarf gathers power into himself, tattoos on his back shimmering. He then releases a single powerful blow that shatters a stone larger than he. He then turns to the three orcs hiding in the bushes, and smirks as they flee, leaving their weapons behind. </w:t>
      </w:r>
    </w:p>
    <w:p w14:paraId="402533EC" w14:textId="77777777" w:rsidR="00CE4AA5" w:rsidRDefault="00CE4AA5" w:rsidP="00CE4AA5"/>
    <w:p w14:paraId="6E45CAC9" w14:textId="77777777" w:rsidR="00CE4AA5" w:rsidRDefault="00CE4AA5" w:rsidP="00CE4AA5">
      <w:r w:rsidRPr="00965B49">
        <w:t xml:space="preserve">When the pandaren were subjugated by the mogu centuries ago, it was the monks that brought hope to a seemingly dim future. Restricted from using weapons by their slave masters, these </w:t>
      </w:r>
      <w:r w:rsidRPr="00965B49">
        <w:lastRenderedPageBreak/>
        <w:t>pandaren instead focused on harnessing their chi and learning weaponless combat. When the opportunity for revolution struck, they were well-trained to throw off the yoke of oppression.</w:t>
      </w:r>
      <w:r>
        <w:t xml:space="preserve"> </w:t>
      </w:r>
    </w:p>
    <w:p w14:paraId="068169FF" w14:textId="77777777" w:rsidR="00CE4AA5" w:rsidRDefault="00CE4AA5" w:rsidP="00CE4AA5">
      <w:r>
        <w:t xml:space="preserve">Dwarves and tauren are also familiar with the way of the monk, although they know it as rune-weaving. </w:t>
      </w:r>
    </w:p>
    <w:p w14:paraId="2DCC218C" w14:textId="77777777" w:rsidR="00CE4AA5" w:rsidRPr="00965B49" w:rsidRDefault="00CE4AA5" w:rsidP="00CE4AA5"/>
    <w:p w14:paraId="0B2FBD65"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Masters of the Mind</w:t>
      </w:r>
    </w:p>
    <w:p w14:paraId="418194BF" w14:textId="77777777" w:rsidR="00CE4AA5" w:rsidRDefault="00CE4AA5" w:rsidP="00CE4AA5">
      <w:r w:rsidRPr="00965B49">
        <w:t xml:space="preserve">Experts of bare-handed combat, monks never rely solely on the need to have a weapon in their hands to defend against their enemies. Although most widely known to the outside world for their fearsome jabs and flying kicks, they refuse to limit themselves to a single method of combat. </w:t>
      </w:r>
    </w:p>
    <w:p w14:paraId="2334410D" w14:textId="77777777" w:rsidR="00CE4AA5" w:rsidRDefault="00CE4AA5" w:rsidP="00CE4AA5">
      <w:r w:rsidRPr="00965B49">
        <w:t>Many monks prefer instead to “soak it up” and seem to revel in the intoxicating effect of absorbing blow after blow while their companions press the attack. Other monks specialize in calling upon the restorative power of the mists to balance the good and bad energy within people, returning t</w:t>
      </w:r>
      <w:r>
        <w:t xml:space="preserve">hem to good health and fortune. </w:t>
      </w:r>
      <w:r w:rsidRPr="00965B49">
        <w:t>Monks make careful study of a magical energy that most monastic traditions call chi</w:t>
      </w:r>
      <w:r>
        <w:t xml:space="preserve">. </w:t>
      </w:r>
    </w:p>
    <w:p w14:paraId="26B04526" w14:textId="77777777" w:rsidR="00CE4AA5" w:rsidRDefault="00CE4AA5" w:rsidP="00CE4AA5">
      <w:r w:rsidRPr="00965B49">
        <w:t xml:space="preserve">This energy is an element of the magic that suffuses the multiverse—specifically, the element that flows through living bodies. Monks harness this power </w:t>
      </w:r>
      <w:r>
        <w:t>w</w:t>
      </w:r>
      <w:r w:rsidRPr="00965B49">
        <w:t>ithin themselves to create magical effects and exceed their bodies’ physical capabilities, and some of their special attacks can hinder the flow of chi in their opponents. Using this energy, monks channel uncanny speed and strength into their unarmed strikes. As they gain experience, their martial training and their mastery of chi gives them more</w:t>
      </w:r>
      <w:r>
        <w:t xml:space="preserve"> </w:t>
      </w:r>
      <w:r w:rsidRPr="00965B49">
        <w:t>power over their bodies and the bodies of their foes.</w:t>
      </w:r>
    </w:p>
    <w:p w14:paraId="535989D6" w14:textId="77777777" w:rsidR="00CE4AA5" w:rsidRPr="00965B49" w:rsidRDefault="00CE4AA5" w:rsidP="00CE4AA5"/>
    <w:p w14:paraId="2D09B813"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Discipline and Harmony</w:t>
      </w:r>
    </w:p>
    <w:p w14:paraId="68E788DE" w14:textId="77777777" w:rsidR="00CE4AA5" w:rsidRDefault="00CE4AA5" w:rsidP="00CE4AA5">
      <w:r w:rsidRPr="00965B49">
        <w:t xml:space="preserve">Monks bring a unique martial arts style to any fight, and harness an exotic form of magical energy that’s unfamiliar to those who practice other arcane arts. They seek spiritual balance in life and in combat, and as dangerous as </w:t>
      </w:r>
      <w:r>
        <w:t>m</w:t>
      </w:r>
      <w:r w:rsidRPr="00965B49">
        <w:t xml:space="preserve">onks can be on the battlefield, they’re rarely looking to pick a fight without just cause. </w:t>
      </w:r>
    </w:p>
    <w:p w14:paraId="157A8FEE" w14:textId="77777777" w:rsidR="00CE4AA5" w:rsidRPr="00965B49" w:rsidRDefault="00CE4AA5" w:rsidP="00CE4AA5">
      <w:r w:rsidRPr="00965B49">
        <w:t>They view the world through a different lens, finding power through serenity and inner peace—then expressing it through artful combat techniques and powers that mend life. Perhaps most surprisingly, Monks are also adept at producing powerful brews they consume to aid them in battle.</w:t>
      </w:r>
    </w:p>
    <w:p w14:paraId="19F06ACA" w14:textId="77777777" w:rsidR="00CE4AA5" w:rsidRDefault="00CE4AA5" w:rsidP="00CE4AA5">
      <w:r w:rsidRPr="00965B49">
        <w:t>Some monks live entirely apart from the surrounding population, secluded from anything that might impede their spiritual progress. Others are sworn to isolation, emerging only to serve as spies or assassins at the command of their leader, a noble patron, or some other mortal or divine power.</w:t>
      </w:r>
    </w:p>
    <w:p w14:paraId="373D8C3E" w14:textId="77777777" w:rsidR="00AB25EF" w:rsidRPr="000D5DB5" w:rsidRDefault="00AB25EF">
      <w:pPr>
        <w:contextualSpacing/>
        <w:rPr>
          <w:rFonts w:eastAsia="Times New Roman" w:cstheme="minorHAnsi"/>
          <w:sz w:val="24"/>
          <w:szCs w:val="24"/>
        </w:rPr>
      </w:pPr>
    </w:p>
    <w:p w14:paraId="4F39FD9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CREATING A MONK</w:t>
      </w:r>
    </w:p>
    <w:p w14:paraId="7EC2663D" w14:textId="77777777" w:rsidR="00CE4AA5" w:rsidRDefault="00CE4AA5" w:rsidP="00CE4AA5">
      <w:pPr>
        <w:contextualSpacing/>
        <w:rPr>
          <w:rFonts w:eastAsia="Times New Roman" w:cstheme="minorHAnsi"/>
          <w:color w:val="000000"/>
        </w:rPr>
      </w:pPr>
      <w:r w:rsidRPr="000D5DB5">
        <w:rPr>
          <w:rFonts w:eastAsia="Times New Roman" w:cstheme="minorHAnsi"/>
          <w:color w:val="000000"/>
        </w:rPr>
        <w:t xml:space="preserve">The Monks of Azeroth usually follow Pandaren monastery tradition, ever since they were subjugated by the mogu. They usually act independently from factions, seeing the ebb and flow of right and wrong to belong with neither sides, and can be found in the most unusual of places, seeking wisdom or enlightenment. </w:t>
      </w:r>
    </w:p>
    <w:p w14:paraId="02D930F1" w14:textId="77777777" w:rsidR="00CE4AA5" w:rsidRPr="00965B49" w:rsidRDefault="00CE4AA5" w:rsidP="00CE4AA5">
      <w:pPr>
        <w:widowControl w:val="0"/>
      </w:pPr>
      <w:r w:rsidRPr="00965B49">
        <w:t>As you make your monk character</w:t>
      </w:r>
      <w:r>
        <w:t xml:space="preserve">, </w:t>
      </w:r>
      <w:r w:rsidRPr="00965B49">
        <w:t>think about your connection to the monastery where you learned your skills and spent your formative years. Were you an orphan or a child left on the monastery’s threshold? Did your parents promise you to the monastery in gratitude for a service performed by the monks? Did you enter this secluded life to hide from a crime you committed? Or did you choose the monastic life for yourself?</w:t>
      </w:r>
    </w:p>
    <w:p w14:paraId="61374DEA" w14:textId="77777777" w:rsidR="00CE4AA5" w:rsidRPr="00965B49" w:rsidRDefault="00CE4AA5" w:rsidP="00CE4AA5">
      <w:pPr>
        <w:widowControl w:val="0"/>
      </w:pPr>
      <w:r w:rsidRPr="00965B49">
        <w:t xml:space="preserve">Consider </w:t>
      </w:r>
      <w:r>
        <w:t>w</w:t>
      </w:r>
      <w:r w:rsidRPr="00965B49">
        <w:t xml:space="preserve">hy you left. Did the head of your monastery choose you for a particularly important mission beyond the </w:t>
      </w:r>
      <w:r>
        <w:t>c</w:t>
      </w:r>
      <w:r w:rsidRPr="00965B49">
        <w:t>loister? Perhaps you were cast out because of some violation of the community’s rules. Did you dread leaving, or were you happy to go? Is there something you hope to accomplish outside the monastery? Are you eager to return to your home?</w:t>
      </w:r>
      <w:r>
        <w:t xml:space="preserve"> If you are a dwarf or tauren, do you follow the old ways of rune-weaving? Why have you chosen this path over others, </w:t>
      </w:r>
      <w:r>
        <w:lastRenderedPageBreak/>
        <w:t>and how do you compare your ancient traditions with the more structured beliefs of the pandaren monks?</w:t>
      </w:r>
    </w:p>
    <w:p w14:paraId="21B4E4FA" w14:textId="77777777" w:rsidR="00CE4AA5" w:rsidRDefault="00CE4AA5" w:rsidP="00CE4AA5">
      <w:pPr>
        <w:contextualSpacing/>
      </w:pPr>
      <w:r w:rsidRPr="00965B49">
        <w:t>As a result of the structured life of a monastic community and the discipline required to harness chi, monks are almost always lawful in alignment.</w:t>
      </w:r>
    </w:p>
    <w:p w14:paraId="33C10291" w14:textId="77777777" w:rsidR="00CE4AA5" w:rsidRPr="000D5DB5" w:rsidRDefault="00CE4AA5" w:rsidP="00CE4AA5">
      <w:pPr>
        <w:contextualSpacing/>
        <w:rPr>
          <w:rFonts w:eastAsia="Times New Roman" w:cstheme="minorHAnsi"/>
          <w:sz w:val="24"/>
          <w:szCs w:val="24"/>
        </w:rPr>
      </w:pPr>
    </w:p>
    <w:p w14:paraId="0E8C53E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QUICK BUILD</w:t>
      </w:r>
    </w:p>
    <w:p w14:paraId="387BE650" w14:textId="77777777" w:rsidR="00AB25EF" w:rsidRDefault="00AB25EF">
      <w:pPr>
        <w:contextualSpacing/>
        <w:rPr>
          <w:rFonts w:eastAsia="Times New Roman" w:cstheme="minorHAnsi"/>
          <w:color w:val="000000"/>
        </w:rPr>
      </w:pPr>
      <w:r w:rsidRPr="000D5DB5">
        <w:rPr>
          <w:rFonts w:eastAsia="Times New Roman" w:cstheme="minorHAnsi"/>
          <w:color w:val="000000"/>
        </w:rPr>
        <w:t>You can make a monk quickly by following these suggestions. First, make Agility your highest ability score, followed by Spirit. Second, choose the hermit background.</w:t>
      </w:r>
    </w:p>
    <w:p w14:paraId="043F6EA5" w14:textId="77777777" w:rsidR="0017025E" w:rsidRPr="000D5DB5" w:rsidRDefault="0017025E">
      <w:pPr>
        <w:contextualSpacing/>
        <w:rPr>
          <w:rFonts w:eastAsia="Times New Roman" w:cstheme="minorHAnsi"/>
          <w:sz w:val="24"/>
          <w:szCs w:val="24"/>
        </w:rPr>
      </w:pPr>
    </w:p>
    <w:p w14:paraId="108472C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4434170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monk, you gain the following class features.</w:t>
      </w:r>
    </w:p>
    <w:p w14:paraId="1D646679" w14:textId="77777777" w:rsidR="00AB25EF" w:rsidRPr="000D5DB5" w:rsidRDefault="00AB25EF">
      <w:pPr>
        <w:contextualSpacing/>
        <w:rPr>
          <w:rFonts w:eastAsia="Times New Roman" w:cstheme="minorHAnsi"/>
          <w:sz w:val="24"/>
          <w:szCs w:val="24"/>
        </w:rPr>
      </w:pPr>
    </w:p>
    <w:p w14:paraId="2FBBFE4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w:t>
      </w:r>
      <w:r w:rsidR="00845E29" w:rsidRPr="000D5DB5">
        <w:rPr>
          <w:rFonts w:eastAsia="Times New Roman" w:cstheme="minorHAnsi"/>
          <w:b/>
          <w:bCs/>
          <w:color w:val="000000"/>
        </w:rPr>
        <w:t>POINT</w:t>
      </w:r>
      <w:r w:rsidR="00845E29">
        <w:rPr>
          <w:rFonts w:eastAsia="Times New Roman" w:cstheme="minorHAnsi"/>
          <w:b/>
          <w:bCs/>
          <w:color w:val="000000"/>
        </w:rPr>
        <w:t>S</w:t>
      </w:r>
    </w:p>
    <w:p w14:paraId="5A15FCB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1d8 per monk level</w:t>
      </w:r>
    </w:p>
    <w:p w14:paraId="188C26E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8 + your Stamina modifier</w:t>
      </w:r>
    </w:p>
    <w:p w14:paraId="53BC8D5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 at Higher Levels:</w:t>
      </w:r>
      <w:r w:rsidRPr="000D5DB5">
        <w:rPr>
          <w:rFonts w:eastAsia="Times New Roman" w:cstheme="minorHAnsi"/>
          <w:color w:val="000000"/>
        </w:rPr>
        <w:t xml:space="preserve"> 1d8 (or 5) + your Stamina modifier per monk level after 1st</w:t>
      </w:r>
    </w:p>
    <w:p w14:paraId="0387D36C" w14:textId="77777777" w:rsidR="00AB25EF" w:rsidRPr="000D5DB5" w:rsidRDefault="00AB25EF">
      <w:pPr>
        <w:contextualSpacing/>
        <w:rPr>
          <w:rFonts w:eastAsia="Times New Roman" w:cstheme="minorHAnsi"/>
          <w:sz w:val="24"/>
          <w:szCs w:val="24"/>
        </w:rPr>
      </w:pPr>
    </w:p>
    <w:p w14:paraId="0CC6974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PROFICIENCIES</w:t>
      </w:r>
    </w:p>
    <w:p w14:paraId="39A6256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None</w:t>
      </w:r>
    </w:p>
    <w:p w14:paraId="35F4E8F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Simple weapons, shortswords, darts, quarterstaffs</w:t>
      </w:r>
    </w:p>
    <w:p w14:paraId="0F9AD0D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 xml:space="preserve">Choose one type of artisan’s tools or one musical instrument. </w:t>
      </w:r>
    </w:p>
    <w:p w14:paraId="414B3C1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Pr="000D5DB5">
        <w:rPr>
          <w:rFonts w:eastAsia="Times New Roman" w:cstheme="minorHAnsi"/>
          <w:color w:val="000000"/>
        </w:rPr>
        <w:t>Strength, Agility</w:t>
      </w:r>
    </w:p>
    <w:p w14:paraId="7E4C688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two from Acrobatics, Athletics, History, Insight, Religion, and Stealth</w:t>
      </w:r>
    </w:p>
    <w:p w14:paraId="545436FA" w14:textId="77777777" w:rsidR="00AB25EF" w:rsidRPr="000D5DB5" w:rsidRDefault="00AB25EF">
      <w:pPr>
        <w:contextualSpacing/>
        <w:rPr>
          <w:rFonts w:eastAsia="Times New Roman" w:cstheme="minorHAnsi"/>
          <w:sz w:val="24"/>
          <w:szCs w:val="24"/>
        </w:rPr>
      </w:pPr>
    </w:p>
    <w:p w14:paraId="3DCDE69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1F13290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3D1A0860" w14:textId="77777777" w:rsidR="00AB25EF" w:rsidRPr="000D5DB5" w:rsidRDefault="00AB25EF" w:rsidP="00AA0E10">
      <w:pPr>
        <w:numPr>
          <w:ilvl w:val="0"/>
          <w:numId w:val="11"/>
        </w:numPr>
        <w:ind w:left="0" w:firstLine="0"/>
        <w:contextualSpacing/>
        <w:textAlignment w:val="baseline"/>
        <w:rPr>
          <w:rFonts w:eastAsia="Times New Roman" w:cstheme="minorHAnsi"/>
          <w:color w:val="000000"/>
        </w:rPr>
      </w:pPr>
      <w:r w:rsidRPr="000D5DB5">
        <w:rPr>
          <w:rFonts w:eastAsia="Times New Roman" w:cstheme="minorHAnsi"/>
          <w:color w:val="000000"/>
        </w:rPr>
        <w:t>(a) a shortsword or (b) any simple weapon</w:t>
      </w:r>
    </w:p>
    <w:p w14:paraId="2AC01701" w14:textId="77777777" w:rsidR="00AB25EF" w:rsidRPr="000D5DB5" w:rsidRDefault="00AB25EF" w:rsidP="00AA0E10">
      <w:pPr>
        <w:numPr>
          <w:ilvl w:val="0"/>
          <w:numId w:val="12"/>
        </w:numPr>
        <w:ind w:left="0" w:firstLine="0"/>
        <w:contextualSpacing/>
        <w:textAlignment w:val="baseline"/>
        <w:rPr>
          <w:rFonts w:eastAsia="Times New Roman" w:cstheme="minorHAnsi"/>
          <w:color w:val="000000"/>
        </w:rPr>
      </w:pPr>
      <w:r w:rsidRPr="000D5DB5">
        <w:rPr>
          <w:rFonts w:eastAsia="Times New Roman" w:cstheme="minorHAnsi"/>
          <w:color w:val="000000"/>
        </w:rPr>
        <w:t>(a) a dungeoneer’s pack or (b) an explorer’s pack</w:t>
      </w:r>
    </w:p>
    <w:p w14:paraId="263F49D2" w14:textId="77777777" w:rsidR="00AB25EF" w:rsidRPr="000D5DB5" w:rsidRDefault="00AB25EF" w:rsidP="00AA0E10">
      <w:pPr>
        <w:numPr>
          <w:ilvl w:val="0"/>
          <w:numId w:val="13"/>
        </w:numPr>
        <w:ind w:left="0" w:firstLine="0"/>
        <w:contextualSpacing/>
        <w:textAlignment w:val="baseline"/>
        <w:rPr>
          <w:rFonts w:eastAsia="Times New Roman" w:cstheme="minorHAnsi"/>
          <w:color w:val="000000"/>
        </w:rPr>
      </w:pPr>
      <w:r w:rsidRPr="000D5DB5">
        <w:rPr>
          <w:rFonts w:eastAsia="Times New Roman" w:cstheme="minorHAnsi"/>
          <w:color w:val="000000"/>
        </w:rPr>
        <w:t>10 darts</w:t>
      </w:r>
    </w:p>
    <w:p w14:paraId="64FFC990" w14:textId="77777777" w:rsidR="00AB25EF" w:rsidRPr="000D5DB5" w:rsidRDefault="00AB25EF" w:rsidP="00AA0E10">
      <w:pPr>
        <w:numPr>
          <w:ilvl w:val="0"/>
          <w:numId w:val="14"/>
        </w:numPr>
        <w:ind w:left="0" w:firstLine="0"/>
        <w:contextualSpacing/>
        <w:textAlignment w:val="baseline"/>
        <w:rPr>
          <w:rFonts w:eastAsia="Times New Roman" w:cstheme="minorHAnsi"/>
          <w:color w:val="000000"/>
        </w:rPr>
      </w:pPr>
      <w:r w:rsidRPr="000D5DB5">
        <w:rPr>
          <w:rFonts w:eastAsia="Times New Roman" w:cstheme="minorHAnsi"/>
          <w:color w:val="000000"/>
        </w:rPr>
        <w:t>A keg of brew or tea</w:t>
      </w:r>
    </w:p>
    <w:p w14:paraId="43E49611" w14:textId="77777777" w:rsidR="00AB25EF" w:rsidRDefault="00AB25EF">
      <w:pPr>
        <w:contextualSpacing/>
        <w:rPr>
          <w:rFonts w:eastAsia="Times New Roman" w:cstheme="minorHAnsi"/>
          <w:sz w:val="24"/>
          <w:szCs w:val="24"/>
        </w:rPr>
      </w:pPr>
    </w:p>
    <w:p w14:paraId="335DF493" w14:textId="77777777" w:rsidR="00D85DF3" w:rsidRPr="00606E14" w:rsidRDefault="00D85DF3" w:rsidP="00D85DF3">
      <w:pPr>
        <w:contextualSpacing/>
        <w:rPr>
          <w:rFonts w:eastAsia="Times New Roman" w:cstheme="minorHAnsi"/>
          <w:b/>
          <w:bCs/>
          <w:sz w:val="24"/>
          <w:szCs w:val="24"/>
        </w:rPr>
      </w:pPr>
      <w:r w:rsidRPr="00606E14">
        <w:rPr>
          <w:rFonts w:eastAsia="Times New Roman" w:cstheme="minorHAnsi"/>
          <w:b/>
          <w:bCs/>
          <w:sz w:val="24"/>
          <w:szCs w:val="24"/>
        </w:rPr>
        <w:t>SPECIAL FEATURES</w:t>
      </w:r>
    </w:p>
    <w:p w14:paraId="367C828B" w14:textId="77777777" w:rsidR="00D85DF3" w:rsidRDefault="00D85DF3" w:rsidP="00D85DF3">
      <w:pPr>
        <w:contextualSpacing/>
        <w:rPr>
          <w:rFonts w:eastAsia="Times New Roman" w:cstheme="minorHAnsi"/>
        </w:rPr>
      </w:pPr>
      <w:r>
        <w:rPr>
          <w:rFonts w:eastAsia="Times New Roman" w:cstheme="minorHAnsi"/>
          <w:b/>
          <w:bCs/>
        </w:rPr>
        <w:t xml:space="preserve">Talents. </w:t>
      </w:r>
      <w:r>
        <w:rPr>
          <w:rFonts w:eastAsia="Times New Roman" w:cstheme="minorHAnsi"/>
        </w:rPr>
        <w:t xml:space="preserve">If you wish to recreate the original 5e Monk, choose the following talents the appropriate levels: </w:t>
      </w:r>
    </w:p>
    <w:p w14:paraId="61A8F1D9" w14:textId="77777777" w:rsidR="00D85DF3" w:rsidRDefault="00D85DF3" w:rsidP="00D85DF3">
      <w:pPr>
        <w:pStyle w:val="ListParagraph"/>
        <w:numPr>
          <w:ilvl w:val="0"/>
          <w:numId w:val="32"/>
        </w:numPr>
        <w:rPr>
          <w:rFonts w:eastAsia="Times New Roman" w:cstheme="minorHAnsi"/>
        </w:rPr>
      </w:pPr>
      <w:r>
        <w:rPr>
          <w:rFonts w:eastAsia="Times New Roman" w:cstheme="minorHAnsi"/>
        </w:rPr>
        <w:t>Unarmored Movement as the first talent at 2nd level</w:t>
      </w:r>
    </w:p>
    <w:p w14:paraId="29530C7E" w14:textId="77777777" w:rsidR="00C35A1B" w:rsidRDefault="00C35A1B" w:rsidP="00D85DF3">
      <w:pPr>
        <w:pStyle w:val="ListParagraph"/>
        <w:numPr>
          <w:ilvl w:val="0"/>
          <w:numId w:val="32"/>
        </w:numPr>
        <w:rPr>
          <w:rFonts w:eastAsia="Times New Roman" w:cstheme="minorHAnsi"/>
        </w:rPr>
      </w:pPr>
      <w:r>
        <w:rPr>
          <w:rFonts w:eastAsia="Times New Roman" w:cstheme="minorHAnsi"/>
        </w:rPr>
        <w:t xml:space="preserve">Deflect </w:t>
      </w:r>
      <w:r w:rsidR="000E5FDF">
        <w:rPr>
          <w:rFonts w:eastAsia="Times New Roman" w:cstheme="minorHAnsi"/>
        </w:rPr>
        <w:t xml:space="preserve">Missiles </w:t>
      </w:r>
      <w:r>
        <w:rPr>
          <w:rFonts w:eastAsia="Times New Roman" w:cstheme="minorHAnsi"/>
        </w:rPr>
        <w:t>as the second talent at 3rd level</w:t>
      </w:r>
    </w:p>
    <w:p w14:paraId="7212FE82" w14:textId="77777777" w:rsidR="00D85DF3" w:rsidRDefault="00D85DF3" w:rsidP="00D85DF3">
      <w:pPr>
        <w:pStyle w:val="ListParagraph"/>
        <w:numPr>
          <w:ilvl w:val="0"/>
          <w:numId w:val="32"/>
        </w:numPr>
        <w:rPr>
          <w:rFonts w:eastAsia="Times New Roman" w:cstheme="minorHAnsi"/>
        </w:rPr>
      </w:pPr>
      <w:r>
        <w:rPr>
          <w:rFonts w:eastAsia="Times New Roman" w:cstheme="minorHAnsi"/>
        </w:rPr>
        <w:t xml:space="preserve">Slow Fall as the </w:t>
      </w:r>
      <w:r w:rsidR="00C35A1B">
        <w:rPr>
          <w:rFonts w:eastAsia="Times New Roman" w:cstheme="minorHAnsi"/>
        </w:rPr>
        <w:t xml:space="preserve">third </w:t>
      </w:r>
      <w:r>
        <w:rPr>
          <w:rFonts w:eastAsia="Times New Roman" w:cstheme="minorHAnsi"/>
        </w:rPr>
        <w:t>talent at 4th level</w:t>
      </w:r>
    </w:p>
    <w:p w14:paraId="5DBABF08" w14:textId="77777777" w:rsidR="00D85DF3" w:rsidRDefault="00D85DF3" w:rsidP="00D85DF3">
      <w:pPr>
        <w:pStyle w:val="ListParagraph"/>
        <w:numPr>
          <w:ilvl w:val="0"/>
          <w:numId w:val="32"/>
        </w:numPr>
        <w:rPr>
          <w:rFonts w:eastAsia="Times New Roman" w:cstheme="minorHAnsi"/>
        </w:rPr>
      </w:pPr>
      <w:r>
        <w:rPr>
          <w:rFonts w:eastAsia="Times New Roman" w:cstheme="minorHAnsi"/>
        </w:rPr>
        <w:t xml:space="preserve">Evasion as the </w:t>
      </w:r>
      <w:r w:rsidR="00C35A1B">
        <w:rPr>
          <w:rFonts w:eastAsia="Times New Roman" w:cstheme="minorHAnsi"/>
        </w:rPr>
        <w:t xml:space="preserve">fourth </w:t>
      </w:r>
      <w:r>
        <w:rPr>
          <w:rFonts w:eastAsia="Times New Roman" w:cstheme="minorHAnsi"/>
        </w:rPr>
        <w:t>talent at 7th level</w:t>
      </w:r>
    </w:p>
    <w:p w14:paraId="603F6ED8" w14:textId="77777777" w:rsidR="00D85DF3" w:rsidRDefault="00D85DF3" w:rsidP="00D85DF3">
      <w:pPr>
        <w:pStyle w:val="ListParagraph"/>
        <w:numPr>
          <w:ilvl w:val="0"/>
          <w:numId w:val="32"/>
        </w:numPr>
        <w:rPr>
          <w:rFonts w:eastAsia="Times New Roman" w:cstheme="minorHAnsi"/>
        </w:rPr>
      </w:pPr>
      <w:r>
        <w:rPr>
          <w:rFonts w:eastAsia="Times New Roman" w:cstheme="minorHAnsi"/>
        </w:rPr>
        <w:t xml:space="preserve">Unarmored Movement II as the </w:t>
      </w:r>
      <w:r w:rsidR="00C35A1B">
        <w:rPr>
          <w:rFonts w:eastAsia="Times New Roman" w:cstheme="minorHAnsi"/>
        </w:rPr>
        <w:t xml:space="preserve">fifth </w:t>
      </w:r>
      <w:r>
        <w:rPr>
          <w:rFonts w:eastAsia="Times New Roman" w:cstheme="minorHAnsi"/>
        </w:rPr>
        <w:t>talent at 9th level</w:t>
      </w:r>
    </w:p>
    <w:p w14:paraId="7C8C459B" w14:textId="77777777" w:rsidR="00D85DF3" w:rsidRDefault="00D85DF3" w:rsidP="00D85DF3">
      <w:pPr>
        <w:pStyle w:val="ListParagraph"/>
        <w:numPr>
          <w:ilvl w:val="0"/>
          <w:numId w:val="32"/>
        </w:numPr>
        <w:rPr>
          <w:rFonts w:eastAsia="Times New Roman" w:cstheme="minorHAnsi"/>
        </w:rPr>
      </w:pPr>
      <w:r>
        <w:rPr>
          <w:rFonts w:eastAsia="Times New Roman" w:cstheme="minorHAnsi"/>
        </w:rPr>
        <w:t xml:space="preserve">Slippery Mind as the </w:t>
      </w:r>
      <w:r w:rsidR="00C35A1B">
        <w:rPr>
          <w:rFonts w:eastAsia="Times New Roman" w:cstheme="minorHAnsi"/>
        </w:rPr>
        <w:t xml:space="preserve">sixth </w:t>
      </w:r>
      <w:r>
        <w:rPr>
          <w:rFonts w:eastAsia="Times New Roman" w:cstheme="minorHAnsi"/>
        </w:rPr>
        <w:t xml:space="preserve">talent </w:t>
      </w:r>
      <w:r w:rsidR="00C35A1B">
        <w:rPr>
          <w:rFonts w:eastAsia="Times New Roman" w:cstheme="minorHAnsi"/>
        </w:rPr>
        <w:t xml:space="preserve">at </w:t>
      </w:r>
      <w:r>
        <w:rPr>
          <w:rFonts w:eastAsia="Times New Roman" w:cstheme="minorHAnsi"/>
        </w:rPr>
        <w:t>14th level</w:t>
      </w:r>
    </w:p>
    <w:p w14:paraId="2C575627" w14:textId="77777777" w:rsidR="00D85DF3" w:rsidRPr="000D5DB5" w:rsidRDefault="00D85DF3">
      <w:pPr>
        <w:contextualSpacing/>
        <w:rPr>
          <w:rFonts w:eastAsia="Times New Roman" w:cstheme="minorHAnsi"/>
          <w:sz w:val="24"/>
          <w:szCs w:val="24"/>
        </w:rPr>
      </w:pPr>
    </w:p>
    <w:p w14:paraId="2D90DFF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Monk Class</w:t>
      </w:r>
    </w:p>
    <w:p w14:paraId="29ED2A13"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L</w:t>
      </w:r>
      <w:r w:rsidRPr="000D5DB5">
        <w:rPr>
          <w:rFonts w:eastAsia="Times New Roman" w:cstheme="minorHAnsi"/>
          <w:b/>
          <w:bCs/>
          <w:color w:val="000000"/>
        </w:rPr>
        <w:t>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B25EF" w:rsidRPr="000D5DB5">
        <w:rPr>
          <w:rFonts w:eastAsia="Times New Roman" w:cstheme="minorHAnsi"/>
          <w:b/>
          <w:bCs/>
          <w:color w:val="000000"/>
        </w:rPr>
        <w:t>Martial</w:t>
      </w:r>
      <w:r w:rsidR="00BA0978">
        <w:rPr>
          <w:rFonts w:eastAsia="Times New Roman" w:cstheme="minorHAnsi"/>
          <w:b/>
          <w:bCs/>
          <w:color w:val="000000"/>
        </w:rPr>
        <w:tab/>
        <w:t>Talents</w:t>
      </w:r>
      <w:r w:rsidR="00BA0978">
        <w:rPr>
          <w:rFonts w:eastAsia="Times New Roman" w:cstheme="minorHAnsi"/>
          <w:b/>
          <w:bCs/>
          <w:color w:val="000000"/>
        </w:rPr>
        <w:tab/>
      </w:r>
      <w:r w:rsidR="00BA0978">
        <w:rPr>
          <w:rFonts w:eastAsia="Times New Roman" w:cstheme="minorHAnsi"/>
          <w:b/>
          <w:bCs/>
          <w:color w:val="000000"/>
        </w:rPr>
        <w:tab/>
      </w:r>
      <w:r w:rsidR="00AB25EF" w:rsidRPr="000D5DB5">
        <w:rPr>
          <w:rFonts w:eastAsia="Times New Roman" w:cstheme="minorHAnsi"/>
          <w:b/>
          <w:bCs/>
          <w:color w:val="000000"/>
        </w:rPr>
        <w:t>Features</w:t>
      </w:r>
    </w:p>
    <w:p w14:paraId="0A73F3D9"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sidR="005847D1" w:rsidRPr="000D5DB5">
        <w:rPr>
          <w:rFonts w:eastAsia="Times New Roman" w:cstheme="minorHAnsi"/>
          <w:color w:val="000000"/>
        </w:rPr>
        <w:tab/>
      </w:r>
      <w:r w:rsidRPr="000D5DB5">
        <w:rPr>
          <w:rFonts w:eastAsia="Times New Roman" w:cstheme="minorHAnsi"/>
          <w:color w:val="000000"/>
        </w:rPr>
        <w:t>1d4</w:t>
      </w:r>
      <w:r>
        <w:rPr>
          <w:rFonts w:eastAsia="Times New Roman" w:cstheme="minorHAnsi"/>
          <w:color w:val="000000"/>
        </w:rPr>
        <w:tab/>
      </w:r>
      <w:r w:rsidR="00BA0978">
        <w:rPr>
          <w:rFonts w:eastAsia="Times New Roman" w:cstheme="minorHAnsi"/>
          <w:color w:val="000000"/>
        </w:rPr>
        <w:t>-</w:t>
      </w:r>
      <w:r w:rsidR="00BA0978">
        <w:rPr>
          <w:rFonts w:eastAsia="Times New Roman" w:cstheme="minorHAnsi"/>
          <w:color w:val="000000"/>
        </w:rPr>
        <w:tab/>
      </w:r>
      <w:r w:rsidR="00BA0978">
        <w:rPr>
          <w:rFonts w:eastAsia="Times New Roman" w:cstheme="minorHAnsi"/>
          <w:color w:val="000000"/>
        </w:rPr>
        <w:tab/>
      </w:r>
      <w:r w:rsidR="00AB25EF" w:rsidRPr="000D5DB5">
        <w:rPr>
          <w:rFonts w:eastAsia="Times New Roman" w:cstheme="minorHAnsi"/>
          <w:color w:val="000000"/>
        </w:rPr>
        <w:t>Unarmored Defense, Martial Arts</w:t>
      </w:r>
    </w:p>
    <w:p w14:paraId="1D5E7040"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1d4</w:t>
      </w:r>
      <w:r w:rsidR="00BA0978">
        <w:rPr>
          <w:rFonts w:eastAsia="Times New Roman" w:cstheme="minorHAnsi"/>
          <w:color w:val="000000"/>
        </w:rPr>
        <w:tab/>
        <w:t>1</w:t>
      </w:r>
      <w:r w:rsidR="00BA0978">
        <w:rPr>
          <w:rFonts w:eastAsia="Times New Roman" w:cstheme="minorHAnsi"/>
          <w:color w:val="000000"/>
        </w:rPr>
        <w:tab/>
      </w:r>
      <w:r w:rsidR="00BA0978">
        <w:rPr>
          <w:rFonts w:eastAsia="Times New Roman" w:cstheme="minorHAnsi"/>
          <w:color w:val="000000"/>
        </w:rPr>
        <w:tab/>
      </w:r>
      <w:r w:rsidR="00AB25EF" w:rsidRPr="000D5DB5">
        <w:rPr>
          <w:rFonts w:eastAsia="Times New Roman" w:cstheme="minorHAnsi"/>
          <w:color w:val="000000"/>
        </w:rPr>
        <w:t>Ki</w:t>
      </w:r>
    </w:p>
    <w:p w14:paraId="4B05055D" w14:textId="77777777" w:rsidR="00AB25EF" w:rsidRPr="00134BC3" w:rsidRDefault="00AB25EF">
      <w:pPr>
        <w:contextualSpacing/>
        <w:rPr>
          <w:rFonts w:eastAsia="Times New Roman" w:cstheme="minorHAnsi"/>
          <w:sz w:val="28"/>
          <w:szCs w:val="28"/>
        </w:rPr>
      </w:pPr>
      <w:r w:rsidRPr="00134BC3">
        <w:rPr>
          <w:rFonts w:eastAsia="Times New Roman" w:cstheme="minorHAnsi"/>
          <w:color w:val="000000"/>
        </w:rPr>
        <w:t>3rd</w:t>
      </w:r>
      <w:r w:rsidR="008267FE">
        <w:rPr>
          <w:rFonts w:eastAsia="Times New Roman" w:cstheme="minorHAnsi"/>
          <w:color w:val="000000"/>
        </w:rPr>
        <w:tab/>
      </w:r>
      <w:r w:rsidRPr="00134BC3">
        <w:rPr>
          <w:rFonts w:eastAsia="Times New Roman" w:cstheme="minorHAnsi"/>
          <w:color w:val="000000"/>
        </w:rPr>
        <w:t>+2</w:t>
      </w:r>
      <w:r w:rsidR="008267FE">
        <w:rPr>
          <w:rFonts w:eastAsia="Times New Roman" w:cstheme="minorHAnsi"/>
          <w:color w:val="000000"/>
        </w:rPr>
        <w:tab/>
      </w:r>
      <w:r w:rsidR="008267FE">
        <w:rPr>
          <w:rFonts w:eastAsia="Times New Roman" w:cstheme="minorHAnsi"/>
          <w:color w:val="000000"/>
        </w:rPr>
        <w:tab/>
      </w:r>
      <w:r w:rsidR="008267FE" w:rsidRPr="00134BC3">
        <w:rPr>
          <w:rFonts w:eastAsia="Times New Roman" w:cstheme="minorHAnsi"/>
          <w:color w:val="000000"/>
        </w:rPr>
        <w:t>1d4</w:t>
      </w:r>
      <w:r w:rsidR="00BA0978">
        <w:rPr>
          <w:rFonts w:eastAsia="Times New Roman" w:cstheme="minorHAnsi"/>
          <w:color w:val="000000"/>
        </w:rPr>
        <w:tab/>
      </w:r>
      <w:r w:rsidR="00D262A7">
        <w:rPr>
          <w:rFonts w:eastAsia="Times New Roman" w:cstheme="minorHAnsi"/>
          <w:color w:val="000000"/>
        </w:rPr>
        <w:t>2</w:t>
      </w:r>
      <w:r w:rsidR="00BA0978">
        <w:rPr>
          <w:rFonts w:eastAsia="Times New Roman" w:cstheme="minorHAnsi"/>
          <w:color w:val="000000"/>
        </w:rPr>
        <w:tab/>
      </w:r>
      <w:r w:rsidR="00BA0978">
        <w:rPr>
          <w:rFonts w:eastAsia="Times New Roman" w:cstheme="minorHAnsi"/>
          <w:color w:val="000000"/>
        </w:rPr>
        <w:tab/>
      </w:r>
      <w:r w:rsidRPr="00134BC3">
        <w:rPr>
          <w:rFonts w:eastAsia="Times New Roman" w:cstheme="minorHAnsi"/>
          <w:color w:val="000000"/>
        </w:rPr>
        <w:t>Monk Tradition</w:t>
      </w:r>
    </w:p>
    <w:p w14:paraId="1AABB0E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4th</w:t>
      </w:r>
      <w:r w:rsidR="008267FE">
        <w:rPr>
          <w:rFonts w:eastAsia="Times New Roman" w:cstheme="minorHAnsi"/>
          <w:color w:val="000000"/>
        </w:rPr>
        <w:tab/>
      </w:r>
      <w:r w:rsidRPr="000D5DB5">
        <w:rPr>
          <w:rFonts w:eastAsia="Times New Roman" w:cstheme="minorHAnsi"/>
          <w:color w:val="000000"/>
        </w:rPr>
        <w:t>+</w:t>
      </w:r>
      <w:r w:rsidR="008267FE">
        <w:rPr>
          <w:rFonts w:eastAsia="Times New Roman" w:cstheme="minorHAnsi"/>
          <w:color w:val="000000"/>
        </w:rPr>
        <w:t>2</w:t>
      </w:r>
      <w:r w:rsidR="008267FE">
        <w:rPr>
          <w:rFonts w:eastAsia="Times New Roman" w:cstheme="minorHAnsi"/>
          <w:color w:val="000000"/>
        </w:rPr>
        <w:tab/>
      </w:r>
      <w:r w:rsidR="008267FE">
        <w:rPr>
          <w:rFonts w:eastAsia="Times New Roman" w:cstheme="minorHAnsi"/>
          <w:color w:val="000000"/>
        </w:rPr>
        <w:tab/>
      </w:r>
      <w:r w:rsidR="008267FE" w:rsidRPr="000D5DB5">
        <w:rPr>
          <w:rFonts w:eastAsia="Times New Roman" w:cstheme="minorHAnsi"/>
          <w:color w:val="000000"/>
        </w:rPr>
        <w:t>1d4</w:t>
      </w:r>
      <w:r w:rsidR="00BA0978">
        <w:rPr>
          <w:rFonts w:eastAsia="Times New Roman" w:cstheme="minorHAnsi"/>
          <w:color w:val="000000"/>
        </w:rPr>
        <w:tab/>
      </w:r>
      <w:r w:rsidR="00D262A7">
        <w:rPr>
          <w:rFonts w:eastAsia="Times New Roman" w:cstheme="minorHAnsi"/>
          <w:color w:val="000000"/>
        </w:rPr>
        <w:t>3</w:t>
      </w:r>
      <w:r w:rsidR="00BA0978">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Ability Score Improvement</w:t>
      </w:r>
    </w:p>
    <w:p w14:paraId="47AD776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5th</w:t>
      </w:r>
      <w:r w:rsidR="008267FE">
        <w:rPr>
          <w:rFonts w:eastAsia="Times New Roman" w:cstheme="minorHAnsi"/>
          <w:color w:val="000000"/>
        </w:rPr>
        <w:tab/>
      </w:r>
      <w:r w:rsidRPr="000D5DB5">
        <w:rPr>
          <w:rFonts w:eastAsia="Times New Roman" w:cstheme="minorHAnsi"/>
          <w:color w:val="000000"/>
        </w:rPr>
        <w:t>+</w:t>
      </w:r>
      <w:r w:rsidR="008267FE">
        <w:rPr>
          <w:rFonts w:eastAsia="Times New Roman" w:cstheme="minorHAnsi"/>
          <w:color w:val="000000"/>
        </w:rPr>
        <w:t>3</w:t>
      </w:r>
      <w:r w:rsidR="008267FE">
        <w:rPr>
          <w:rFonts w:eastAsia="Times New Roman" w:cstheme="minorHAnsi"/>
          <w:color w:val="000000"/>
        </w:rPr>
        <w:tab/>
      </w:r>
      <w:r w:rsidR="008267FE">
        <w:rPr>
          <w:rFonts w:eastAsia="Times New Roman" w:cstheme="minorHAnsi"/>
          <w:color w:val="000000"/>
        </w:rPr>
        <w:tab/>
      </w:r>
      <w:r w:rsidRPr="000D5DB5">
        <w:rPr>
          <w:rFonts w:eastAsia="Times New Roman" w:cstheme="minorHAnsi"/>
          <w:color w:val="000000"/>
        </w:rPr>
        <w:t>1d6</w:t>
      </w:r>
      <w:r w:rsidR="008267FE">
        <w:rPr>
          <w:rFonts w:eastAsia="Times New Roman" w:cstheme="minorHAnsi"/>
          <w:color w:val="000000"/>
        </w:rPr>
        <w:tab/>
      </w:r>
      <w:r w:rsidR="00D262A7">
        <w:rPr>
          <w:rFonts w:eastAsia="Times New Roman" w:cstheme="minorHAnsi"/>
          <w:color w:val="000000"/>
        </w:rPr>
        <w:t>3</w:t>
      </w:r>
      <w:r w:rsidR="00BA0978">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Extra Attack, Stunning Strike</w:t>
      </w:r>
    </w:p>
    <w:p w14:paraId="64C9EE0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6th</w:t>
      </w:r>
      <w:r w:rsidR="008267FE">
        <w:rPr>
          <w:rFonts w:eastAsia="Times New Roman" w:cstheme="minorHAnsi"/>
          <w:color w:val="000000"/>
        </w:rPr>
        <w:tab/>
      </w:r>
      <w:r w:rsidRPr="000D5DB5">
        <w:rPr>
          <w:rFonts w:eastAsia="Times New Roman" w:cstheme="minorHAnsi"/>
          <w:color w:val="000000"/>
        </w:rPr>
        <w:t>+3</w:t>
      </w:r>
      <w:r w:rsidR="005847D1" w:rsidRPr="000D5DB5">
        <w:rPr>
          <w:rFonts w:eastAsia="Times New Roman" w:cstheme="minorHAnsi"/>
          <w:color w:val="000000"/>
        </w:rPr>
        <w:tab/>
      </w:r>
      <w:r w:rsidR="005847D1" w:rsidRPr="000D5DB5">
        <w:rPr>
          <w:rFonts w:eastAsia="Times New Roman" w:cstheme="minorHAnsi"/>
          <w:color w:val="000000"/>
        </w:rPr>
        <w:tab/>
      </w:r>
      <w:r w:rsidR="008267FE" w:rsidRPr="000D5DB5">
        <w:rPr>
          <w:rFonts w:eastAsia="Times New Roman" w:cstheme="minorHAnsi"/>
          <w:color w:val="000000"/>
        </w:rPr>
        <w:t>1d6</w:t>
      </w:r>
      <w:r w:rsidR="008267FE">
        <w:rPr>
          <w:rFonts w:eastAsia="Times New Roman" w:cstheme="minorHAnsi"/>
          <w:color w:val="000000"/>
        </w:rPr>
        <w:tab/>
      </w:r>
      <w:r w:rsidR="00D262A7">
        <w:rPr>
          <w:rFonts w:eastAsia="Times New Roman" w:cstheme="minorHAnsi"/>
          <w:color w:val="000000"/>
        </w:rPr>
        <w:t>3</w:t>
      </w:r>
      <w:r w:rsidR="00BA0978">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Ki-Empowered Strikes, Monk Tradition feature</w:t>
      </w:r>
    </w:p>
    <w:p w14:paraId="31BD4CF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7th</w:t>
      </w:r>
      <w:r w:rsidR="008267FE">
        <w:rPr>
          <w:rFonts w:eastAsia="Times New Roman" w:cstheme="minorHAnsi"/>
          <w:color w:val="000000"/>
        </w:rPr>
        <w:tab/>
      </w:r>
      <w:r w:rsidRPr="000D5DB5">
        <w:rPr>
          <w:rFonts w:eastAsia="Times New Roman" w:cstheme="minorHAnsi"/>
          <w:color w:val="000000"/>
        </w:rPr>
        <w:t>+3</w:t>
      </w:r>
      <w:r w:rsidR="00A520D0">
        <w:rPr>
          <w:rFonts w:eastAsia="Times New Roman" w:cstheme="minorHAnsi"/>
          <w:color w:val="000000"/>
        </w:rPr>
        <w:tab/>
      </w:r>
      <w:r w:rsidR="00A520D0">
        <w:rPr>
          <w:rFonts w:eastAsia="Times New Roman" w:cstheme="minorHAnsi"/>
          <w:color w:val="000000"/>
        </w:rPr>
        <w:tab/>
      </w:r>
      <w:r w:rsidR="008267FE" w:rsidRPr="000D5DB5">
        <w:rPr>
          <w:rFonts w:eastAsia="Times New Roman" w:cstheme="minorHAnsi"/>
          <w:color w:val="000000"/>
        </w:rPr>
        <w:t>1d6</w:t>
      </w:r>
      <w:r w:rsidR="008267FE">
        <w:rPr>
          <w:rFonts w:eastAsia="Times New Roman" w:cstheme="minorHAnsi"/>
          <w:color w:val="000000"/>
        </w:rPr>
        <w:tab/>
      </w:r>
      <w:r w:rsidR="00D262A7">
        <w:rPr>
          <w:rFonts w:eastAsia="Times New Roman" w:cstheme="minorHAnsi"/>
          <w:color w:val="000000"/>
        </w:rPr>
        <w:t>4</w:t>
      </w:r>
      <w:r w:rsidR="008267FE">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Stillness of Mind</w:t>
      </w:r>
    </w:p>
    <w:p w14:paraId="463DC7E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8th</w:t>
      </w:r>
      <w:r w:rsidR="008267FE">
        <w:rPr>
          <w:rFonts w:eastAsia="Times New Roman" w:cstheme="minorHAnsi"/>
          <w:color w:val="000000"/>
        </w:rPr>
        <w:tab/>
      </w:r>
      <w:r w:rsidRPr="000D5DB5">
        <w:rPr>
          <w:rFonts w:eastAsia="Times New Roman" w:cstheme="minorHAnsi"/>
          <w:color w:val="000000"/>
        </w:rPr>
        <w:t>+3</w:t>
      </w:r>
      <w:r w:rsidR="00A520D0">
        <w:rPr>
          <w:rFonts w:eastAsia="Times New Roman" w:cstheme="minorHAnsi"/>
          <w:color w:val="000000"/>
        </w:rPr>
        <w:tab/>
      </w:r>
      <w:r w:rsidR="00A520D0">
        <w:rPr>
          <w:rFonts w:eastAsia="Times New Roman" w:cstheme="minorHAnsi"/>
          <w:color w:val="000000"/>
        </w:rPr>
        <w:tab/>
      </w:r>
      <w:r w:rsidR="008267FE" w:rsidRPr="000D5DB5">
        <w:rPr>
          <w:rFonts w:eastAsia="Times New Roman" w:cstheme="minorHAnsi"/>
          <w:color w:val="000000"/>
        </w:rPr>
        <w:t>1d6</w:t>
      </w:r>
      <w:r w:rsidR="008267FE">
        <w:rPr>
          <w:rFonts w:eastAsia="Times New Roman" w:cstheme="minorHAnsi"/>
          <w:color w:val="000000"/>
        </w:rPr>
        <w:tab/>
      </w:r>
      <w:r w:rsidR="00D262A7">
        <w:rPr>
          <w:rFonts w:eastAsia="Times New Roman" w:cstheme="minorHAnsi"/>
          <w:color w:val="000000"/>
        </w:rPr>
        <w:t>4</w:t>
      </w:r>
      <w:r w:rsidR="008267FE">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Ability Score Improvement</w:t>
      </w:r>
    </w:p>
    <w:p w14:paraId="4B2B3A5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9th</w:t>
      </w:r>
      <w:r w:rsidR="008267FE">
        <w:rPr>
          <w:rFonts w:eastAsia="Times New Roman" w:cstheme="minorHAnsi"/>
          <w:color w:val="000000"/>
        </w:rPr>
        <w:tab/>
      </w:r>
      <w:r w:rsidRPr="000D5DB5">
        <w:rPr>
          <w:rFonts w:eastAsia="Times New Roman" w:cstheme="minorHAnsi"/>
          <w:color w:val="000000"/>
        </w:rPr>
        <w:t>+4</w:t>
      </w:r>
      <w:r w:rsidR="00A520D0">
        <w:rPr>
          <w:rFonts w:eastAsia="Times New Roman" w:cstheme="minorHAnsi"/>
          <w:color w:val="000000"/>
        </w:rPr>
        <w:tab/>
      </w:r>
      <w:r w:rsidR="00A520D0">
        <w:rPr>
          <w:rFonts w:eastAsia="Times New Roman" w:cstheme="minorHAnsi"/>
          <w:color w:val="000000"/>
        </w:rPr>
        <w:tab/>
      </w:r>
      <w:r w:rsidRPr="000D5DB5">
        <w:rPr>
          <w:rFonts w:eastAsia="Times New Roman" w:cstheme="minorHAnsi"/>
          <w:color w:val="000000"/>
        </w:rPr>
        <w:t>1d6</w:t>
      </w:r>
      <w:r w:rsidR="008267FE">
        <w:rPr>
          <w:rFonts w:eastAsia="Times New Roman" w:cstheme="minorHAnsi"/>
          <w:color w:val="000000"/>
        </w:rPr>
        <w:tab/>
      </w:r>
      <w:r w:rsidR="00D262A7">
        <w:rPr>
          <w:rFonts w:eastAsia="Times New Roman" w:cstheme="minorHAnsi"/>
          <w:color w:val="000000"/>
        </w:rPr>
        <w:t>5</w:t>
      </w:r>
      <w:r w:rsidR="008267FE">
        <w:rPr>
          <w:rFonts w:eastAsia="Times New Roman" w:cstheme="minorHAnsi"/>
          <w:color w:val="000000"/>
        </w:rPr>
        <w:tab/>
      </w:r>
      <w:r w:rsidR="00BA0978">
        <w:rPr>
          <w:rFonts w:eastAsia="Times New Roman" w:cstheme="minorHAnsi"/>
          <w:color w:val="000000"/>
        </w:rPr>
        <w:tab/>
        <w:t>-</w:t>
      </w:r>
    </w:p>
    <w:p w14:paraId="546A0FB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10th</w:t>
      </w:r>
      <w:r w:rsidR="008267FE">
        <w:rPr>
          <w:rFonts w:eastAsia="Times New Roman" w:cstheme="minorHAnsi"/>
          <w:color w:val="000000"/>
        </w:rPr>
        <w:tab/>
      </w:r>
      <w:r w:rsidRPr="000D5DB5">
        <w:rPr>
          <w:rFonts w:eastAsia="Times New Roman" w:cstheme="minorHAnsi"/>
          <w:color w:val="000000"/>
        </w:rPr>
        <w:t>+4</w:t>
      </w:r>
      <w:r w:rsidR="00A520D0">
        <w:rPr>
          <w:rFonts w:eastAsia="Times New Roman" w:cstheme="minorHAnsi"/>
          <w:color w:val="000000"/>
        </w:rPr>
        <w:tab/>
      </w:r>
      <w:r w:rsidR="00A520D0">
        <w:rPr>
          <w:rFonts w:eastAsia="Times New Roman" w:cstheme="minorHAnsi"/>
          <w:color w:val="000000"/>
        </w:rPr>
        <w:tab/>
      </w:r>
      <w:r w:rsidR="008267FE" w:rsidRPr="000D5DB5">
        <w:rPr>
          <w:rFonts w:eastAsia="Times New Roman" w:cstheme="minorHAnsi"/>
          <w:color w:val="000000"/>
        </w:rPr>
        <w:t>1d6</w:t>
      </w:r>
      <w:r w:rsidR="008267FE">
        <w:rPr>
          <w:rFonts w:eastAsia="Times New Roman" w:cstheme="minorHAnsi"/>
          <w:color w:val="000000"/>
        </w:rPr>
        <w:tab/>
      </w:r>
      <w:r w:rsidR="00D262A7">
        <w:rPr>
          <w:rFonts w:eastAsia="Times New Roman" w:cstheme="minorHAnsi"/>
          <w:color w:val="000000"/>
        </w:rPr>
        <w:t>5</w:t>
      </w:r>
      <w:r w:rsidR="008267FE">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Purity of Body</w:t>
      </w:r>
    </w:p>
    <w:p w14:paraId="03EADAB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11th</w:t>
      </w:r>
      <w:r w:rsidR="008267FE">
        <w:rPr>
          <w:rFonts w:eastAsia="Times New Roman" w:cstheme="minorHAnsi"/>
          <w:color w:val="000000"/>
        </w:rPr>
        <w:tab/>
      </w:r>
      <w:r w:rsidRPr="000D5DB5">
        <w:rPr>
          <w:rFonts w:eastAsia="Times New Roman" w:cstheme="minorHAnsi"/>
          <w:color w:val="000000"/>
        </w:rPr>
        <w:t>+4</w:t>
      </w:r>
      <w:r w:rsidR="00A520D0">
        <w:rPr>
          <w:rFonts w:eastAsia="Times New Roman" w:cstheme="minorHAnsi"/>
          <w:color w:val="000000"/>
        </w:rPr>
        <w:tab/>
      </w:r>
      <w:r w:rsidR="00A520D0">
        <w:rPr>
          <w:rFonts w:eastAsia="Times New Roman" w:cstheme="minorHAnsi"/>
          <w:color w:val="000000"/>
        </w:rPr>
        <w:tab/>
      </w:r>
      <w:r w:rsidR="008267FE" w:rsidRPr="000D5DB5">
        <w:rPr>
          <w:rFonts w:eastAsia="Times New Roman" w:cstheme="minorHAnsi"/>
          <w:color w:val="000000"/>
        </w:rPr>
        <w:t>1d8</w:t>
      </w:r>
      <w:r w:rsidR="008267FE">
        <w:rPr>
          <w:rFonts w:eastAsia="Times New Roman" w:cstheme="minorHAnsi"/>
          <w:color w:val="000000"/>
        </w:rPr>
        <w:tab/>
      </w:r>
      <w:r w:rsidR="00D262A7">
        <w:rPr>
          <w:rFonts w:eastAsia="Times New Roman" w:cstheme="minorHAnsi"/>
          <w:color w:val="000000"/>
        </w:rPr>
        <w:t>5</w:t>
      </w:r>
      <w:r w:rsidR="008267FE">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Monk Tradition feature</w:t>
      </w:r>
    </w:p>
    <w:p w14:paraId="63D49D0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12th</w:t>
      </w:r>
      <w:r w:rsidR="008267FE">
        <w:rPr>
          <w:rFonts w:eastAsia="Times New Roman" w:cstheme="minorHAnsi"/>
          <w:color w:val="000000"/>
        </w:rPr>
        <w:tab/>
      </w:r>
      <w:r w:rsidRPr="000D5DB5">
        <w:rPr>
          <w:rFonts w:eastAsia="Times New Roman" w:cstheme="minorHAnsi"/>
          <w:color w:val="000000"/>
        </w:rPr>
        <w:t>+</w:t>
      </w:r>
      <w:r w:rsidR="005847D1" w:rsidRPr="000D5DB5">
        <w:rPr>
          <w:rFonts w:eastAsia="Times New Roman" w:cstheme="minorHAnsi"/>
          <w:color w:val="000000"/>
        </w:rPr>
        <w:t>4</w:t>
      </w:r>
      <w:r w:rsidR="00A520D0">
        <w:rPr>
          <w:rFonts w:eastAsia="Times New Roman" w:cstheme="minorHAnsi"/>
          <w:color w:val="000000"/>
        </w:rPr>
        <w:tab/>
      </w:r>
      <w:r w:rsidR="00A520D0">
        <w:rPr>
          <w:rFonts w:eastAsia="Times New Roman" w:cstheme="minorHAnsi"/>
          <w:color w:val="000000"/>
        </w:rPr>
        <w:tab/>
      </w:r>
      <w:r w:rsidR="008267FE" w:rsidRPr="000D5DB5">
        <w:rPr>
          <w:rFonts w:eastAsia="Times New Roman" w:cstheme="minorHAnsi"/>
          <w:color w:val="000000"/>
        </w:rPr>
        <w:t>1d8</w:t>
      </w:r>
      <w:r w:rsidR="008267FE">
        <w:rPr>
          <w:rFonts w:eastAsia="Times New Roman" w:cstheme="minorHAnsi"/>
          <w:color w:val="000000"/>
        </w:rPr>
        <w:tab/>
      </w:r>
      <w:r w:rsidR="00D262A7">
        <w:rPr>
          <w:rFonts w:eastAsia="Times New Roman" w:cstheme="minorHAnsi"/>
          <w:color w:val="000000"/>
        </w:rPr>
        <w:t>5</w:t>
      </w:r>
      <w:r w:rsidR="00BA0978">
        <w:rPr>
          <w:rFonts w:eastAsia="Times New Roman" w:cstheme="minorHAnsi"/>
          <w:color w:val="000000"/>
        </w:rPr>
        <w:tab/>
      </w:r>
      <w:r w:rsidR="008267FE">
        <w:rPr>
          <w:rFonts w:eastAsia="Times New Roman" w:cstheme="minorHAnsi"/>
          <w:color w:val="000000"/>
        </w:rPr>
        <w:tab/>
      </w:r>
      <w:r w:rsidRPr="000D5DB5">
        <w:rPr>
          <w:rFonts w:eastAsia="Times New Roman" w:cstheme="minorHAnsi"/>
          <w:color w:val="000000"/>
        </w:rPr>
        <w:t>Ability Score Improvement</w:t>
      </w:r>
    </w:p>
    <w:p w14:paraId="6E980DF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13th</w:t>
      </w:r>
      <w:r w:rsidR="008267FE">
        <w:rPr>
          <w:rFonts w:eastAsia="Times New Roman" w:cstheme="minorHAnsi"/>
          <w:color w:val="000000"/>
        </w:rPr>
        <w:tab/>
      </w:r>
      <w:r w:rsidRPr="000D5DB5">
        <w:rPr>
          <w:rFonts w:eastAsia="Times New Roman" w:cstheme="minorHAnsi"/>
          <w:color w:val="000000"/>
        </w:rPr>
        <w:t>+</w:t>
      </w:r>
      <w:r w:rsidR="005847D1" w:rsidRPr="000D5DB5">
        <w:rPr>
          <w:rFonts w:eastAsia="Times New Roman" w:cstheme="minorHAnsi"/>
          <w:color w:val="000000"/>
        </w:rPr>
        <w:t>5</w:t>
      </w:r>
      <w:r w:rsidR="00A520D0">
        <w:rPr>
          <w:rFonts w:eastAsia="Times New Roman" w:cstheme="minorHAnsi"/>
          <w:color w:val="000000"/>
        </w:rPr>
        <w:tab/>
      </w:r>
      <w:r w:rsidR="00A520D0">
        <w:rPr>
          <w:rFonts w:eastAsia="Times New Roman" w:cstheme="minorHAnsi"/>
          <w:color w:val="000000"/>
        </w:rPr>
        <w:tab/>
      </w:r>
      <w:r w:rsidR="008267FE" w:rsidRPr="000D5DB5">
        <w:rPr>
          <w:rFonts w:eastAsia="Times New Roman" w:cstheme="minorHAnsi"/>
          <w:color w:val="000000"/>
        </w:rPr>
        <w:t>1d8</w:t>
      </w:r>
      <w:r w:rsidR="008267FE">
        <w:rPr>
          <w:rFonts w:eastAsia="Times New Roman" w:cstheme="minorHAnsi"/>
          <w:color w:val="000000"/>
        </w:rPr>
        <w:tab/>
      </w:r>
      <w:r w:rsidR="00D262A7">
        <w:rPr>
          <w:rFonts w:eastAsia="Times New Roman" w:cstheme="minorHAnsi"/>
          <w:color w:val="000000"/>
        </w:rPr>
        <w:t>5</w:t>
      </w:r>
      <w:r w:rsidR="00BA0978">
        <w:rPr>
          <w:rFonts w:eastAsia="Times New Roman" w:cstheme="minorHAnsi"/>
          <w:color w:val="000000"/>
        </w:rPr>
        <w:tab/>
      </w:r>
      <w:r w:rsidR="008267FE">
        <w:rPr>
          <w:rFonts w:eastAsia="Times New Roman" w:cstheme="minorHAnsi"/>
          <w:color w:val="000000"/>
        </w:rPr>
        <w:tab/>
      </w:r>
      <w:r w:rsidRPr="000D5DB5">
        <w:rPr>
          <w:rFonts w:eastAsia="Times New Roman" w:cstheme="minorHAnsi"/>
          <w:color w:val="000000"/>
        </w:rPr>
        <w:t>Tongue of the Sun and Moon</w:t>
      </w:r>
    </w:p>
    <w:p w14:paraId="5A5DD94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14th</w:t>
      </w:r>
      <w:r w:rsidR="008267FE">
        <w:rPr>
          <w:rFonts w:eastAsia="Times New Roman" w:cstheme="minorHAnsi"/>
          <w:color w:val="000000"/>
        </w:rPr>
        <w:tab/>
      </w:r>
      <w:r w:rsidRPr="000D5DB5">
        <w:rPr>
          <w:rFonts w:eastAsia="Times New Roman" w:cstheme="minorHAnsi"/>
          <w:color w:val="000000"/>
        </w:rPr>
        <w:t>+</w:t>
      </w:r>
      <w:r w:rsidR="005847D1" w:rsidRPr="000D5DB5">
        <w:rPr>
          <w:rFonts w:eastAsia="Times New Roman" w:cstheme="minorHAnsi"/>
          <w:color w:val="000000"/>
        </w:rPr>
        <w:t>5</w:t>
      </w:r>
      <w:r w:rsidR="00A520D0">
        <w:rPr>
          <w:rFonts w:eastAsia="Times New Roman" w:cstheme="minorHAnsi"/>
          <w:color w:val="000000"/>
        </w:rPr>
        <w:tab/>
      </w:r>
      <w:r w:rsidR="00A520D0">
        <w:rPr>
          <w:rFonts w:eastAsia="Times New Roman" w:cstheme="minorHAnsi"/>
          <w:color w:val="000000"/>
        </w:rPr>
        <w:tab/>
      </w:r>
      <w:r w:rsidR="008267FE" w:rsidRPr="000D5DB5">
        <w:rPr>
          <w:rFonts w:eastAsia="Times New Roman" w:cstheme="minorHAnsi"/>
          <w:color w:val="000000"/>
        </w:rPr>
        <w:t>1d8</w:t>
      </w:r>
      <w:r w:rsidR="008267FE">
        <w:rPr>
          <w:rFonts w:eastAsia="Times New Roman" w:cstheme="minorHAnsi"/>
          <w:color w:val="000000"/>
        </w:rPr>
        <w:tab/>
      </w:r>
      <w:r w:rsidR="00D262A7">
        <w:rPr>
          <w:rFonts w:eastAsia="Times New Roman" w:cstheme="minorHAnsi"/>
          <w:color w:val="000000"/>
        </w:rPr>
        <w:t>6</w:t>
      </w:r>
      <w:r w:rsidR="008267FE">
        <w:rPr>
          <w:rFonts w:eastAsia="Times New Roman" w:cstheme="minorHAnsi"/>
          <w:color w:val="000000"/>
        </w:rPr>
        <w:tab/>
      </w:r>
      <w:r w:rsidR="00BA0978">
        <w:rPr>
          <w:rFonts w:eastAsia="Times New Roman" w:cstheme="minorHAnsi"/>
          <w:color w:val="000000"/>
        </w:rPr>
        <w:tab/>
      </w:r>
      <w:r w:rsidR="00D262A7">
        <w:rPr>
          <w:rFonts w:eastAsia="Times New Roman" w:cstheme="minorHAnsi"/>
          <w:color w:val="000000"/>
        </w:rPr>
        <w:t>-</w:t>
      </w:r>
    </w:p>
    <w:p w14:paraId="5D65A3DA"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15th</w:t>
      </w:r>
      <w:r>
        <w:rPr>
          <w:rFonts w:eastAsia="Times New Roman" w:cstheme="minorHAnsi"/>
          <w:color w:val="000000"/>
        </w:rPr>
        <w:tab/>
      </w:r>
      <w:r w:rsidR="00AB25EF" w:rsidRPr="000D5DB5">
        <w:rPr>
          <w:rFonts w:eastAsia="Times New Roman" w:cstheme="minorHAnsi"/>
          <w:color w:val="000000"/>
        </w:rPr>
        <w:t>+</w:t>
      </w:r>
      <w:r w:rsidR="005847D1" w:rsidRPr="000D5DB5">
        <w:rPr>
          <w:rFonts w:eastAsia="Times New Roman" w:cstheme="minorHAnsi"/>
          <w:color w:val="000000"/>
        </w:rPr>
        <w:t>5</w:t>
      </w:r>
      <w:r w:rsidR="005847D1" w:rsidRPr="000D5DB5">
        <w:rPr>
          <w:rFonts w:eastAsia="Times New Roman" w:cstheme="minorHAnsi"/>
          <w:color w:val="000000"/>
        </w:rPr>
        <w:tab/>
      </w:r>
      <w:r w:rsidR="005847D1" w:rsidRPr="000D5DB5">
        <w:rPr>
          <w:rFonts w:eastAsia="Times New Roman" w:cstheme="minorHAnsi"/>
          <w:color w:val="000000"/>
        </w:rPr>
        <w:tab/>
      </w:r>
      <w:r w:rsidRPr="000D5DB5">
        <w:rPr>
          <w:rFonts w:eastAsia="Times New Roman" w:cstheme="minorHAnsi"/>
          <w:color w:val="000000"/>
        </w:rPr>
        <w:t>1d8</w:t>
      </w:r>
      <w:r>
        <w:rPr>
          <w:rFonts w:eastAsia="Times New Roman" w:cstheme="minorHAnsi"/>
          <w:color w:val="000000"/>
        </w:rPr>
        <w:tab/>
      </w:r>
      <w:r w:rsidR="00D262A7">
        <w:rPr>
          <w:rFonts w:eastAsia="Times New Roman" w:cstheme="minorHAnsi"/>
          <w:color w:val="000000"/>
        </w:rPr>
        <w:t>6</w:t>
      </w:r>
      <w:r w:rsidR="00BA0978">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Timeless Body</w:t>
      </w:r>
    </w:p>
    <w:p w14:paraId="1F4BD656"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16th</w:t>
      </w:r>
      <w:r>
        <w:rPr>
          <w:rFonts w:eastAsia="Times New Roman" w:cstheme="minorHAnsi"/>
          <w:color w:val="000000"/>
        </w:rPr>
        <w:tab/>
      </w:r>
      <w:r w:rsidR="00AB25EF" w:rsidRPr="000D5DB5">
        <w:rPr>
          <w:rFonts w:eastAsia="Times New Roman" w:cstheme="minorHAnsi"/>
          <w:color w:val="000000"/>
        </w:rPr>
        <w:t>+</w:t>
      </w:r>
      <w:r w:rsidR="005847D1" w:rsidRPr="000D5DB5">
        <w:rPr>
          <w:rFonts w:eastAsia="Times New Roman" w:cstheme="minorHAnsi"/>
          <w:color w:val="000000"/>
        </w:rPr>
        <w:t>5</w:t>
      </w:r>
      <w:r w:rsidR="005847D1" w:rsidRPr="000D5DB5">
        <w:rPr>
          <w:rFonts w:eastAsia="Times New Roman" w:cstheme="minorHAnsi"/>
          <w:color w:val="000000"/>
        </w:rPr>
        <w:tab/>
      </w:r>
      <w:r w:rsidR="005847D1" w:rsidRPr="000D5DB5">
        <w:rPr>
          <w:rFonts w:eastAsia="Times New Roman" w:cstheme="minorHAnsi"/>
          <w:color w:val="000000"/>
        </w:rPr>
        <w:tab/>
      </w:r>
      <w:r w:rsidRPr="000D5DB5">
        <w:rPr>
          <w:rFonts w:eastAsia="Times New Roman" w:cstheme="minorHAnsi"/>
          <w:color w:val="000000"/>
        </w:rPr>
        <w:t>1d8</w:t>
      </w:r>
      <w:r w:rsidR="00BE38CD">
        <w:rPr>
          <w:rFonts w:eastAsia="Times New Roman" w:cstheme="minorHAnsi"/>
          <w:color w:val="000000"/>
        </w:rPr>
        <w:tab/>
      </w:r>
      <w:r w:rsidR="00D262A7">
        <w:rPr>
          <w:rFonts w:eastAsia="Times New Roman" w:cstheme="minorHAnsi"/>
          <w:color w:val="000000"/>
        </w:rPr>
        <w:t>6</w:t>
      </w:r>
      <w:r w:rsidR="00BA0978">
        <w:rPr>
          <w:rFonts w:eastAsia="Times New Roman" w:cstheme="minorHAnsi"/>
          <w:color w:val="000000"/>
        </w:rPr>
        <w:tab/>
      </w:r>
      <w:r w:rsidR="00BE38CD">
        <w:rPr>
          <w:rFonts w:eastAsia="Times New Roman" w:cstheme="minorHAnsi"/>
          <w:color w:val="000000"/>
        </w:rPr>
        <w:tab/>
      </w:r>
      <w:r w:rsidR="00AB25EF" w:rsidRPr="000D5DB5">
        <w:rPr>
          <w:rFonts w:eastAsia="Times New Roman" w:cstheme="minorHAnsi"/>
          <w:color w:val="000000"/>
        </w:rPr>
        <w:t>Ability Score Improvement</w:t>
      </w:r>
    </w:p>
    <w:p w14:paraId="3B6A698C" w14:textId="77777777" w:rsidR="005847D1" w:rsidRPr="000D5DB5" w:rsidRDefault="00AB25EF">
      <w:pPr>
        <w:contextualSpacing/>
        <w:rPr>
          <w:rFonts w:eastAsia="Times New Roman" w:cstheme="minorHAnsi"/>
          <w:sz w:val="24"/>
          <w:szCs w:val="24"/>
        </w:rPr>
      </w:pPr>
      <w:r w:rsidRPr="000D5DB5">
        <w:rPr>
          <w:rFonts w:eastAsia="Times New Roman" w:cstheme="minorHAnsi"/>
          <w:color w:val="000000"/>
        </w:rPr>
        <w:t>17th</w:t>
      </w:r>
      <w:r w:rsidR="008267FE">
        <w:rPr>
          <w:rFonts w:eastAsia="Times New Roman" w:cstheme="minorHAnsi"/>
          <w:color w:val="000000"/>
        </w:rPr>
        <w:tab/>
      </w:r>
      <w:r w:rsidRPr="000D5DB5">
        <w:rPr>
          <w:rFonts w:eastAsia="Times New Roman" w:cstheme="minorHAnsi"/>
          <w:color w:val="000000"/>
        </w:rPr>
        <w:t>+</w:t>
      </w:r>
      <w:r w:rsidR="005847D1" w:rsidRPr="000D5DB5">
        <w:rPr>
          <w:rFonts w:eastAsia="Times New Roman" w:cstheme="minorHAnsi"/>
          <w:color w:val="000000"/>
        </w:rPr>
        <w:t>6</w:t>
      </w:r>
      <w:r w:rsidR="005847D1" w:rsidRPr="000D5DB5">
        <w:rPr>
          <w:rFonts w:eastAsia="Times New Roman" w:cstheme="minorHAnsi"/>
          <w:color w:val="000000"/>
        </w:rPr>
        <w:tab/>
      </w:r>
      <w:r w:rsidR="005847D1" w:rsidRPr="000D5DB5">
        <w:rPr>
          <w:rFonts w:eastAsia="Times New Roman" w:cstheme="minorHAnsi"/>
          <w:color w:val="000000"/>
        </w:rPr>
        <w:tab/>
      </w:r>
      <w:r w:rsidR="008267FE" w:rsidRPr="000D5DB5">
        <w:rPr>
          <w:rFonts w:eastAsia="Times New Roman" w:cstheme="minorHAnsi"/>
          <w:color w:val="000000"/>
        </w:rPr>
        <w:t>1d10</w:t>
      </w:r>
      <w:r w:rsidR="00BE38CD">
        <w:rPr>
          <w:rFonts w:eastAsia="Times New Roman" w:cstheme="minorHAnsi"/>
          <w:color w:val="000000"/>
        </w:rPr>
        <w:tab/>
      </w:r>
      <w:r w:rsidR="00D262A7">
        <w:rPr>
          <w:rFonts w:eastAsia="Times New Roman" w:cstheme="minorHAnsi"/>
          <w:color w:val="000000"/>
        </w:rPr>
        <w:t>6</w:t>
      </w:r>
      <w:r w:rsidR="00BA0978">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Monk Tradition feature</w:t>
      </w:r>
    </w:p>
    <w:p w14:paraId="7C60048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18th</w:t>
      </w:r>
      <w:r w:rsidR="008267FE">
        <w:rPr>
          <w:rFonts w:eastAsia="Times New Roman" w:cstheme="minorHAnsi"/>
          <w:color w:val="000000"/>
        </w:rPr>
        <w:tab/>
      </w:r>
      <w:r w:rsidRPr="000D5DB5">
        <w:rPr>
          <w:rFonts w:eastAsia="Times New Roman" w:cstheme="minorHAnsi"/>
          <w:color w:val="000000"/>
        </w:rPr>
        <w:t>+</w:t>
      </w:r>
      <w:r w:rsidR="005847D1" w:rsidRPr="000D5DB5">
        <w:rPr>
          <w:rFonts w:eastAsia="Times New Roman" w:cstheme="minorHAnsi"/>
          <w:color w:val="000000"/>
        </w:rPr>
        <w:t>6</w:t>
      </w:r>
      <w:r w:rsidR="005847D1" w:rsidRPr="000D5DB5">
        <w:rPr>
          <w:rFonts w:eastAsia="Times New Roman" w:cstheme="minorHAnsi"/>
          <w:color w:val="000000"/>
        </w:rPr>
        <w:tab/>
      </w:r>
      <w:r w:rsidR="005847D1" w:rsidRPr="000D5DB5">
        <w:rPr>
          <w:rFonts w:eastAsia="Times New Roman" w:cstheme="minorHAnsi"/>
          <w:color w:val="000000"/>
        </w:rPr>
        <w:tab/>
      </w:r>
      <w:r w:rsidRPr="000D5DB5">
        <w:rPr>
          <w:rFonts w:eastAsia="Times New Roman" w:cstheme="minorHAnsi"/>
          <w:color w:val="000000"/>
        </w:rPr>
        <w:t>1d10</w:t>
      </w:r>
      <w:r w:rsidR="00BE38CD">
        <w:rPr>
          <w:rFonts w:eastAsia="Times New Roman" w:cstheme="minorHAnsi"/>
          <w:color w:val="000000"/>
        </w:rPr>
        <w:tab/>
      </w:r>
      <w:r w:rsidR="00D262A7">
        <w:rPr>
          <w:rFonts w:eastAsia="Times New Roman" w:cstheme="minorHAnsi"/>
          <w:color w:val="000000"/>
        </w:rPr>
        <w:t>6</w:t>
      </w:r>
      <w:r w:rsidR="00BA0978">
        <w:rPr>
          <w:rFonts w:eastAsia="Times New Roman" w:cstheme="minorHAnsi"/>
          <w:color w:val="000000"/>
        </w:rPr>
        <w:tab/>
      </w:r>
      <w:r w:rsidR="00BE38CD">
        <w:rPr>
          <w:rFonts w:eastAsia="Times New Roman" w:cstheme="minorHAnsi"/>
          <w:color w:val="000000"/>
        </w:rPr>
        <w:tab/>
      </w:r>
      <w:r w:rsidRPr="000D5DB5">
        <w:rPr>
          <w:rFonts w:eastAsia="Times New Roman" w:cstheme="minorHAnsi"/>
          <w:color w:val="000000"/>
        </w:rPr>
        <w:t>Empty Body</w:t>
      </w:r>
    </w:p>
    <w:p w14:paraId="0A9BE6F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19th</w:t>
      </w:r>
      <w:r w:rsidR="008267FE">
        <w:rPr>
          <w:rFonts w:eastAsia="Times New Roman" w:cstheme="minorHAnsi"/>
          <w:color w:val="000000"/>
        </w:rPr>
        <w:tab/>
      </w:r>
      <w:r w:rsidRPr="000D5DB5">
        <w:rPr>
          <w:rFonts w:eastAsia="Times New Roman" w:cstheme="minorHAnsi"/>
          <w:color w:val="000000"/>
        </w:rPr>
        <w:t>+</w:t>
      </w:r>
      <w:r w:rsidR="005847D1" w:rsidRPr="000D5DB5">
        <w:rPr>
          <w:rFonts w:eastAsia="Times New Roman" w:cstheme="minorHAnsi"/>
          <w:color w:val="000000"/>
        </w:rPr>
        <w:t>6</w:t>
      </w:r>
      <w:r w:rsidR="005847D1" w:rsidRPr="000D5DB5">
        <w:rPr>
          <w:rFonts w:eastAsia="Times New Roman" w:cstheme="minorHAnsi"/>
          <w:color w:val="000000"/>
        </w:rPr>
        <w:tab/>
      </w:r>
      <w:r w:rsidR="005847D1" w:rsidRPr="000D5DB5">
        <w:rPr>
          <w:rFonts w:eastAsia="Times New Roman" w:cstheme="minorHAnsi"/>
          <w:color w:val="000000"/>
        </w:rPr>
        <w:tab/>
      </w:r>
      <w:r w:rsidRPr="000D5DB5">
        <w:rPr>
          <w:rFonts w:eastAsia="Times New Roman" w:cstheme="minorHAnsi"/>
          <w:color w:val="000000"/>
        </w:rPr>
        <w:t>1d10</w:t>
      </w:r>
      <w:r w:rsidR="00BE38CD">
        <w:rPr>
          <w:rFonts w:eastAsia="Times New Roman" w:cstheme="minorHAnsi"/>
          <w:color w:val="000000"/>
        </w:rPr>
        <w:tab/>
      </w:r>
      <w:r w:rsidR="00D262A7">
        <w:rPr>
          <w:rFonts w:eastAsia="Times New Roman" w:cstheme="minorHAnsi"/>
          <w:color w:val="000000"/>
        </w:rPr>
        <w:t>6</w:t>
      </w:r>
      <w:r w:rsidR="00BE38CD">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Ability Score Improvement</w:t>
      </w:r>
    </w:p>
    <w:p w14:paraId="19F7BBA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20th</w:t>
      </w:r>
      <w:r w:rsidR="008267FE">
        <w:rPr>
          <w:rFonts w:eastAsia="Times New Roman" w:cstheme="minorHAnsi"/>
          <w:color w:val="000000"/>
        </w:rPr>
        <w:tab/>
      </w:r>
      <w:r w:rsidRPr="000D5DB5">
        <w:rPr>
          <w:rFonts w:eastAsia="Times New Roman" w:cstheme="minorHAnsi"/>
          <w:color w:val="000000"/>
        </w:rPr>
        <w:t>+</w:t>
      </w:r>
      <w:r w:rsidR="005847D1" w:rsidRPr="000D5DB5">
        <w:rPr>
          <w:rFonts w:eastAsia="Times New Roman" w:cstheme="minorHAnsi"/>
          <w:color w:val="000000"/>
        </w:rPr>
        <w:t>6</w:t>
      </w:r>
      <w:r w:rsidR="005847D1" w:rsidRPr="000D5DB5">
        <w:rPr>
          <w:rFonts w:eastAsia="Times New Roman" w:cstheme="minorHAnsi"/>
          <w:color w:val="000000"/>
        </w:rPr>
        <w:tab/>
      </w:r>
      <w:r w:rsidR="005847D1" w:rsidRPr="000D5DB5">
        <w:rPr>
          <w:rFonts w:eastAsia="Times New Roman" w:cstheme="minorHAnsi"/>
          <w:color w:val="000000"/>
        </w:rPr>
        <w:tab/>
      </w:r>
      <w:r w:rsidR="008267FE" w:rsidRPr="000D5DB5">
        <w:rPr>
          <w:rFonts w:eastAsia="Times New Roman" w:cstheme="minorHAnsi"/>
          <w:color w:val="000000"/>
        </w:rPr>
        <w:t>1d1</w:t>
      </w:r>
      <w:r w:rsidR="008267FE">
        <w:rPr>
          <w:rFonts w:eastAsia="Times New Roman" w:cstheme="minorHAnsi"/>
          <w:color w:val="000000"/>
        </w:rPr>
        <w:t>0</w:t>
      </w:r>
      <w:r w:rsidR="00BE38CD">
        <w:rPr>
          <w:rFonts w:eastAsia="Times New Roman" w:cstheme="minorHAnsi"/>
          <w:color w:val="000000"/>
        </w:rPr>
        <w:tab/>
      </w:r>
      <w:r w:rsidR="00D262A7">
        <w:rPr>
          <w:rFonts w:eastAsia="Times New Roman" w:cstheme="minorHAnsi"/>
          <w:color w:val="000000"/>
        </w:rPr>
        <w:t>6</w:t>
      </w:r>
      <w:r w:rsidR="00BE38CD">
        <w:rPr>
          <w:rFonts w:eastAsia="Times New Roman" w:cstheme="minorHAnsi"/>
          <w:color w:val="000000"/>
        </w:rPr>
        <w:tab/>
      </w:r>
      <w:r w:rsidR="00BA0978">
        <w:rPr>
          <w:rFonts w:eastAsia="Times New Roman" w:cstheme="minorHAnsi"/>
          <w:color w:val="000000"/>
        </w:rPr>
        <w:tab/>
      </w:r>
      <w:r w:rsidRPr="000D5DB5">
        <w:rPr>
          <w:rFonts w:eastAsia="Times New Roman" w:cstheme="minorHAnsi"/>
          <w:color w:val="000000"/>
        </w:rPr>
        <w:t>Perfect Self</w:t>
      </w:r>
    </w:p>
    <w:p w14:paraId="4FE6415E" w14:textId="77777777" w:rsidR="00AB25EF" w:rsidRPr="000D5DB5" w:rsidRDefault="00AB25EF">
      <w:pPr>
        <w:contextualSpacing/>
        <w:rPr>
          <w:rFonts w:eastAsia="Times New Roman" w:cstheme="minorHAnsi"/>
          <w:sz w:val="24"/>
          <w:szCs w:val="24"/>
        </w:rPr>
      </w:pPr>
    </w:p>
    <w:p w14:paraId="4F66953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Unarmored Defense</w:t>
      </w:r>
    </w:p>
    <w:p w14:paraId="2D77C95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1st level, while you are wearing no armor and not wielding a shield, your AC equals 10 + your Agility modifier + your Spirit modifier.</w:t>
      </w:r>
    </w:p>
    <w:p w14:paraId="6774887D" w14:textId="77777777" w:rsidR="00AB25EF" w:rsidRPr="000D5DB5" w:rsidRDefault="00AB25EF">
      <w:pPr>
        <w:contextualSpacing/>
        <w:rPr>
          <w:rFonts w:eastAsia="Times New Roman" w:cstheme="minorHAnsi"/>
          <w:sz w:val="24"/>
          <w:szCs w:val="24"/>
        </w:rPr>
      </w:pPr>
    </w:p>
    <w:p w14:paraId="7CA51AD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Martial Arts</w:t>
      </w:r>
    </w:p>
    <w:p w14:paraId="6503BED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1st level, your practice of martial arts gives you mastery of combat styles that use unarmed strikes and monk weapons, which are shortswords and any simple melee weapons that don’t have the two-handed or heavy property.</w:t>
      </w:r>
    </w:p>
    <w:p w14:paraId="5BBD0702" w14:textId="02A41B54" w:rsidR="00AB25EF" w:rsidRPr="000D5DB5" w:rsidRDefault="00AB25EF" w:rsidP="008B1EA0">
      <w:pPr>
        <w:contextualSpacing/>
        <w:rPr>
          <w:rFonts w:eastAsia="Times New Roman" w:cstheme="minorHAnsi"/>
          <w:sz w:val="24"/>
          <w:szCs w:val="24"/>
        </w:rPr>
        <w:pPrChange w:id="1925" w:author="Admin" w:date="2022-04-19T00:01:00Z">
          <w:pPr>
            <w:contextualSpacing/>
          </w:pPr>
        </w:pPrChange>
      </w:pPr>
      <w:r w:rsidRPr="000D5DB5">
        <w:rPr>
          <w:rFonts w:eastAsia="Times New Roman" w:cstheme="minorHAnsi"/>
          <w:color w:val="000000"/>
        </w:rPr>
        <w:t>You gain the following benefits while you are unarmed or wielding only monk weapons and you aren’t wearing armor or wielding a shield</w:t>
      </w:r>
      <w:del w:id="1926" w:author="Admin" w:date="2022-04-19T00:01:00Z">
        <w:r w:rsidRPr="000D5DB5" w:rsidDel="008B1EA0">
          <w:rPr>
            <w:rFonts w:eastAsia="Times New Roman" w:cstheme="minorHAnsi"/>
            <w:color w:val="000000"/>
          </w:rPr>
          <w:delText>:</w:delText>
        </w:r>
      </w:del>
      <w:ins w:id="1927" w:author="Admin" w:date="2022-04-19T00:01:00Z">
        <w:r w:rsidR="008B1EA0">
          <w:rPr>
            <w:rFonts w:eastAsia="Times New Roman" w:cstheme="minorHAnsi"/>
            <w:color w:val="000000"/>
          </w:rPr>
          <w:t>.</w:t>
        </w:r>
      </w:ins>
    </w:p>
    <w:p w14:paraId="7DC2CDCF" w14:textId="77777777" w:rsidR="00AB25EF" w:rsidRPr="000D5DB5" w:rsidRDefault="00AB25EF">
      <w:pPr>
        <w:contextualSpacing/>
        <w:rPr>
          <w:rFonts w:eastAsia="Times New Roman" w:cstheme="minorHAnsi"/>
          <w:sz w:val="24"/>
          <w:szCs w:val="24"/>
        </w:rPr>
      </w:pPr>
    </w:p>
    <w:p w14:paraId="355E8898" w14:textId="77777777" w:rsidR="00AB25EF" w:rsidRPr="000D5DB5" w:rsidRDefault="00AB25EF" w:rsidP="00AA0E10">
      <w:pPr>
        <w:numPr>
          <w:ilvl w:val="0"/>
          <w:numId w:val="15"/>
        </w:numPr>
        <w:ind w:left="0" w:firstLine="0"/>
        <w:contextualSpacing/>
        <w:textAlignment w:val="baseline"/>
        <w:rPr>
          <w:rFonts w:eastAsia="Times New Roman" w:cstheme="minorHAnsi"/>
          <w:color w:val="000000"/>
        </w:rPr>
      </w:pPr>
      <w:r w:rsidRPr="000D5DB5">
        <w:rPr>
          <w:rFonts w:eastAsia="Times New Roman" w:cstheme="minorHAnsi"/>
          <w:color w:val="000000"/>
        </w:rPr>
        <w:t>You can use Agility instead of Strength for the attack and damage rolls of your unarmed strikes and monk weapons.</w:t>
      </w:r>
    </w:p>
    <w:p w14:paraId="06AAF595" w14:textId="77777777" w:rsidR="00AB25EF" w:rsidRPr="000D5DB5" w:rsidRDefault="00AB25EF" w:rsidP="00231EAC">
      <w:pPr>
        <w:numPr>
          <w:ilvl w:val="0"/>
          <w:numId w:val="15"/>
        </w:numPr>
        <w:ind w:left="0" w:firstLine="0"/>
        <w:contextualSpacing/>
        <w:textAlignment w:val="baseline"/>
        <w:rPr>
          <w:rFonts w:eastAsia="Times New Roman" w:cstheme="minorHAnsi"/>
          <w:color w:val="000000"/>
        </w:rPr>
      </w:pPr>
      <w:r w:rsidRPr="000D5DB5">
        <w:rPr>
          <w:rFonts w:eastAsia="Times New Roman" w:cstheme="minorHAnsi"/>
          <w:color w:val="000000"/>
        </w:rPr>
        <w:t>You can roll a d4 in place of the normal damage of your unarmed strike or monk weapon. This die changes as you gain monk levels, as shown in the Martial</w:t>
      </w:r>
      <w:r w:rsidR="00BA0978">
        <w:rPr>
          <w:rFonts w:eastAsia="Times New Roman" w:cstheme="minorHAnsi"/>
          <w:color w:val="000000"/>
        </w:rPr>
        <w:t xml:space="preserve"> </w:t>
      </w:r>
      <w:r w:rsidRPr="000D5DB5">
        <w:rPr>
          <w:rFonts w:eastAsia="Times New Roman" w:cstheme="minorHAnsi"/>
          <w:color w:val="000000"/>
        </w:rPr>
        <w:t>column of the Monk table.</w:t>
      </w:r>
      <w:r w:rsidR="00231EAC">
        <w:rPr>
          <w:rFonts w:eastAsia="Times New Roman" w:cstheme="minorHAnsi"/>
          <w:color w:val="000000"/>
        </w:rPr>
        <w:t xml:space="preserve"> If you have a greater damage die, you may choose that instead. </w:t>
      </w:r>
    </w:p>
    <w:p w14:paraId="679BF7BE" w14:textId="77777777" w:rsidR="00AB25EF" w:rsidRPr="000D5DB5" w:rsidRDefault="00AB25EF" w:rsidP="00AA0E10">
      <w:pPr>
        <w:numPr>
          <w:ilvl w:val="0"/>
          <w:numId w:val="15"/>
        </w:numPr>
        <w:ind w:left="0" w:firstLine="0"/>
        <w:contextualSpacing/>
        <w:textAlignment w:val="baseline"/>
        <w:rPr>
          <w:rFonts w:eastAsia="Times New Roman" w:cstheme="minorHAnsi"/>
          <w:color w:val="000000"/>
        </w:rPr>
      </w:pPr>
      <w:r w:rsidRPr="000D5DB5">
        <w:rPr>
          <w:rFonts w:eastAsia="Times New Roman" w:cstheme="minorHAnsi"/>
          <w:color w:val="000000"/>
        </w:rPr>
        <w:t>When you use the Attack action with an unarmed strike or a monk weapon on your turn, you can make one unarmed strike as a bonus action. For example, if you take the Attack action and attack with a quarterstaff, you can also make an unarmed strike as a bonus action, assuming you haven't already taken a bonus action this turn.</w:t>
      </w:r>
    </w:p>
    <w:p w14:paraId="657C3114" w14:textId="77777777" w:rsidR="00AB25EF" w:rsidRPr="000D5DB5" w:rsidRDefault="00AB25EF" w:rsidP="002D08C5">
      <w:pPr>
        <w:contextualSpacing/>
        <w:rPr>
          <w:rFonts w:eastAsia="Times New Roman" w:cstheme="minorHAnsi"/>
          <w:sz w:val="24"/>
          <w:szCs w:val="24"/>
        </w:rPr>
      </w:pPr>
      <w:r w:rsidRPr="000D5DB5">
        <w:rPr>
          <w:rFonts w:eastAsia="Times New Roman" w:cstheme="minorHAnsi"/>
          <w:color w:val="000000"/>
        </w:rPr>
        <w:t>Certain monasteries use specialized forms of the monk weapons. For example, you might use a nunchaku (club that is two lengths of wood connected by a short chain) or a kama (sickle with a shorter, straighter blade), or even a large tankard of alcohol (club). Whatever name you use for a monk weapon, you can use the game statistics provided for the weapon.</w:t>
      </w:r>
    </w:p>
    <w:p w14:paraId="6873AC2C" w14:textId="77777777" w:rsidR="00AB25EF" w:rsidRPr="000D5DB5" w:rsidRDefault="00AB25EF">
      <w:pPr>
        <w:contextualSpacing/>
        <w:rPr>
          <w:rFonts w:eastAsia="Times New Roman" w:cstheme="minorHAnsi"/>
          <w:sz w:val="24"/>
          <w:szCs w:val="24"/>
        </w:rPr>
      </w:pPr>
    </w:p>
    <w:p w14:paraId="38A1010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Ki</w:t>
      </w:r>
    </w:p>
    <w:p w14:paraId="13B0683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Starting at 2nd level, your training allows you to harness the mystic energy of ki (or Chi within Pandaren circles). Your access to this energy is represented by a number of ki points. You have a number of Ki points equal to your monk level. </w:t>
      </w:r>
    </w:p>
    <w:p w14:paraId="719AF28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spend these points to fuel various ki features. You start knowing three such features: Flurry of Blows, Patient Defense, and Step of the Wind. You learn more ki features as you gain levels in this class.</w:t>
      </w:r>
    </w:p>
    <w:p w14:paraId="6057ECA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 xml:space="preserve">When you spend a ki point, it is unavailable until you finish a short or long rest, at the end of which you draw all of your expended ki back into yourself. </w:t>
      </w:r>
    </w:p>
    <w:p w14:paraId="281DBB6D" w14:textId="77777777" w:rsidR="00AB25EF" w:rsidRPr="000D5DB5" w:rsidRDefault="00AB25EF">
      <w:pPr>
        <w:contextualSpacing/>
        <w:rPr>
          <w:rFonts w:eastAsia="Times New Roman" w:cstheme="minorHAnsi"/>
          <w:sz w:val="24"/>
          <w:szCs w:val="24"/>
        </w:rPr>
      </w:pPr>
    </w:p>
    <w:p w14:paraId="17ABFD6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must spend at least 30 minutes of the rest meditating to regain your ki points. Some of your ki features require your target to make a saving throw to resist the feature’s effects. </w:t>
      </w:r>
    </w:p>
    <w:p w14:paraId="3C24D96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 saving throw DC is calculated as follows: </w:t>
      </w:r>
    </w:p>
    <w:p w14:paraId="6CB4B907"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 xml:space="preserve">Ki save DC </w:t>
      </w:r>
      <w:r w:rsidRPr="000D5DB5">
        <w:rPr>
          <w:rFonts w:eastAsia="Times New Roman" w:cstheme="minorHAnsi"/>
          <w:color w:val="000000"/>
        </w:rPr>
        <w:t>= 8 + your proficiency bonus + your Spirit modifier</w:t>
      </w:r>
      <w:r w:rsidR="00BE38CD">
        <w:rPr>
          <w:rFonts w:eastAsia="Times New Roman" w:cstheme="minorHAnsi"/>
          <w:color w:val="000000"/>
        </w:rPr>
        <w:t>.</w:t>
      </w:r>
    </w:p>
    <w:p w14:paraId="6C2B2A5E" w14:textId="77777777" w:rsidR="00AB25EF" w:rsidRPr="000D5DB5" w:rsidRDefault="00AB25EF">
      <w:pPr>
        <w:contextualSpacing/>
        <w:rPr>
          <w:rFonts w:eastAsia="Times New Roman" w:cstheme="minorHAnsi"/>
          <w:sz w:val="24"/>
          <w:szCs w:val="24"/>
        </w:rPr>
      </w:pPr>
    </w:p>
    <w:p w14:paraId="4F05367C"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Flurry of Blows</w:t>
      </w:r>
    </w:p>
    <w:p w14:paraId="160800E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Immediately after you take the Attack action on your turn, you can spend 1 ki point to make two unarmed strikes as a bonus action.</w:t>
      </w:r>
    </w:p>
    <w:p w14:paraId="4C1746D4" w14:textId="77777777" w:rsidR="00AB25EF" w:rsidRPr="000D5DB5" w:rsidRDefault="00AB25EF">
      <w:pPr>
        <w:contextualSpacing/>
        <w:rPr>
          <w:rFonts w:eastAsia="Times New Roman" w:cstheme="minorHAnsi"/>
          <w:sz w:val="24"/>
          <w:szCs w:val="24"/>
        </w:rPr>
      </w:pPr>
    </w:p>
    <w:p w14:paraId="34051399"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Patient Defense</w:t>
      </w:r>
    </w:p>
    <w:p w14:paraId="41CDB39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spend 1 ki point to take the Dodge action as a bonus action on your turn.</w:t>
      </w:r>
    </w:p>
    <w:p w14:paraId="0B6F8DFC" w14:textId="77777777" w:rsidR="00AB25EF" w:rsidRPr="000D5DB5" w:rsidRDefault="00AB25EF">
      <w:pPr>
        <w:contextualSpacing/>
        <w:rPr>
          <w:rFonts w:eastAsia="Times New Roman" w:cstheme="minorHAnsi"/>
          <w:sz w:val="24"/>
          <w:szCs w:val="24"/>
        </w:rPr>
      </w:pPr>
    </w:p>
    <w:p w14:paraId="51A6C620"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Step of the Wind</w:t>
      </w:r>
    </w:p>
    <w:p w14:paraId="060BA1B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spend 1 ki point to take the Disengage or Dash action as a bonus action on your turn, and your jump distance is doubled for the turn.</w:t>
      </w:r>
    </w:p>
    <w:p w14:paraId="07473556" w14:textId="77777777" w:rsidR="00AD77F2" w:rsidRDefault="00AD77F2">
      <w:pPr>
        <w:contextualSpacing/>
        <w:rPr>
          <w:rFonts w:eastAsia="Times New Roman" w:cstheme="minorHAnsi"/>
          <w:i/>
          <w:iCs/>
          <w:sz w:val="24"/>
          <w:szCs w:val="24"/>
        </w:rPr>
      </w:pPr>
    </w:p>
    <w:p w14:paraId="51D5C788" w14:textId="77777777" w:rsidR="001B5457" w:rsidRDefault="001B5457" w:rsidP="001B5457">
      <w:r w:rsidRPr="001B5457">
        <w:rPr>
          <w:i/>
          <w:iCs/>
        </w:rPr>
        <w:t xml:space="preserve">Casting Ki Spells </w:t>
      </w:r>
    </w:p>
    <w:p w14:paraId="11549B74" w14:textId="77777777" w:rsidR="001B5457" w:rsidRDefault="001B5457" w:rsidP="00773BF8">
      <w:r>
        <w:t xml:space="preserve">Some monk abilities allow you to cast spells. To cast one of these spells, you use its casting time and other rules, but you don’t need to provide material components for it. You can spend additional ki points to the original value to increase the level of the spell that you cast, provided that the spell has an enhanced effect at a higher level, as burning hands does. The spell's level increases by 1 for each additional ki point you spend. For example, if you are a 5th-level Brewmaster and use Breath of Fire to cast </w:t>
      </w:r>
      <w:r w:rsidRPr="00697C83">
        <w:rPr>
          <w:i/>
          <w:iCs/>
        </w:rPr>
        <w:t>burning hands</w:t>
      </w:r>
      <w:r>
        <w:t xml:space="preserve">, you can spend 2 ki points to cast it as a 2nd-level spell or 3 ki and cast it as a 3rd level spell. The maximum number of ki points you can spend to cast a spell in this way (including its base ki point cost and any additional ki points you spend to increase its level) is determined by your monk level, as shown in the Spells and Ki Points table. Your effective spellcasting ability score is Spirit. </w:t>
      </w:r>
    </w:p>
    <w:p w14:paraId="75DC6BF5" w14:textId="77777777" w:rsidR="00AB25EF" w:rsidRDefault="00AB25EF">
      <w:pPr>
        <w:contextualSpacing/>
        <w:rPr>
          <w:rFonts w:eastAsia="Times New Roman" w:cstheme="minorHAnsi"/>
          <w:sz w:val="24"/>
          <w:szCs w:val="24"/>
        </w:rPr>
      </w:pPr>
    </w:p>
    <w:p w14:paraId="24268666" w14:textId="77777777" w:rsidR="00BA0978" w:rsidRPr="000D5DB5" w:rsidRDefault="00BA0978" w:rsidP="00BA0978">
      <w:pPr>
        <w:contextualSpacing/>
        <w:rPr>
          <w:rFonts w:eastAsia="Times New Roman" w:cstheme="minorHAnsi"/>
          <w:sz w:val="24"/>
          <w:szCs w:val="24"/>
        </w:rPr>
      </w:pPr>
      <w:r>
        <w:rPr>
          <w:rFonts w:eastAsia="Times New Roman" w:cstheme="minorHAnsi"/>
          <w:b/>
          <w:bCs/>
          <w:color w:val="000000"/>
        </w:rPr>
        <w:t xml:space="preserve">Monk </w:t>
      </w:r>
      <w:r w:rsidRPr="000D5DB5">
        <w:rPr>
          <w:rFonts w:eastAsia="Times New Roman" w:cstheme="minorHAnsi"/>
          <w:b/>
          <w:bCs/>
          <w:color w:val="000000"/>
        </w:rPr>
        <w:t xml:space="preserve">Talent </w:t>
      </w:r>
    </w:p>
    <w:p w14:paraId="74FEBC36" w14:textId="77777777" w:rsidR="005C4816" w:rsidRPr="005C4816" w:rsidRDefault="005C4816" w:rsidP="005C4816">
      <w:pPr>
        <w:contextualSpacing/>
        <w:rPr>
          <w:rFonts w:eastAsia="Times New Roman" w:cstheme="minorHAnsi"/>
          <w:color w:val="000000"/>
        </w:rPr>
      </w:pPr>
      <w:r w:rsidRPr="005C4816">
        <w:rPr>
          <w:rFonts w:eastAsia="Times New Roman" w:cstheme="minorHAnsi"/>
          <w:color w:val="000000"/>
        </w:rPr>
        <w:t xml:space="preserve">Starting at </w:t>
      </w:r>
      <w:r>
        <w:rPr>
          <w:rFonts w:eastAsia="Times New Roman" w:cstheme="minorHAnsi"/>
          <w:color w:val="000000"/>
        </w:rPr>
        <w:t xml:space="preserve">2nd </w:t>
      </w:r>
      <w:r w:rsidRPr="005C4816">
        <w:rPr>
          <w:rFonts w:eastAsia="Times New Roman" w:cstheme="minorHAnsi"/>
          <w:color w:val="000000"/>
        </w:rPr>
        <w:t xml:space="preserve">level, you gain a class talent, representing </w:t>
      </w:r>
      <w:r w:rsidRPr="000D5DB5">
        <w:rPr>
          <w:rFonts w:eastAsia="Times New Roman" w:cstheme="minorHAnsi"/>
          <w:color w:val="000000"/>
        </w:rPr>
        <w:t xml:space="preserve">your </w:t>
      </w:r>
      <w:r>
        <w:rPr>
          <w:rFonts w:eastAsia="Times New Roman" w:cstheme="minorHAnsi"/>
          <w:color w:val="000000"/>
        </w:rPr>
        <w:t>various special abilities</w:t>
      </w:r>
      <w:r w:rsidRPr="000D5DB5">
        <w:rPr>
          <w:rFonts w:eastAsia="Times New Roman" w:cstheme="minorHAnsi"/>
          <w:color w:val="000000"/>
        </w:rPr>
        <w:t xml:space="preserve">, either by </w:t>
      </w:r>
      <w:r>
        <w:rPr>
          <w:rFonts w:eastAsia="Times New Roman" w:cstheme="minorHAnsi"/>
          <w:color w:val="000000"/>
        </w:rPr>
        <w:t>use of Ki</w:t>
      </w:r>
      <w:r w:rsidRPr="000D5DB5">
        <w:rPr>
          <w:rFonts w:eastAsia="Times New Roman" w:cstheme="minorHAnsi"/>
          <w:color w:val="000000"/>
        </w:rPr>
        <w:t xml:space="preserve">, </w:t>
      </w:r>
      <w:r>
        <w:rPr>
          <w:rFonts w:eastAsia="Times New Roman" w:cstheme="minorHAnsi"/>
          <w:color w:val="000000"/>
        </w:rPr>
        <w:t>natural grace in movement, or esoteric fighting techniques</w:t>
      </w:r>
      <w:r w:rsidRPr="005C4816">
        <w:rPr>
          <w:rFonts w:eastAsia="Times New Roman" w:cstheme="minorHAnsi"/>
          <w:color w:val="000000"/>
        </w:rPr>
        <w:t xml:space="preserve">. See Class Talents at the end of the Chapter 3 for options. </w:t>
      </w:r>
    </w:p>
    <w:p w14:paraId="6B87568E" w14:textId="77777777" w:rsidR="005C4816" w:rsidRDefault="005C4816" w:rsidP="005C4816">
      <w:pPr>
        <w:contextualSpacing/>
        <w:rPr>
          <w:rFonts w:eastAsia="Times New Roman" w:cstheme="minorHAnsi"/>
          <w:color w:val="000000"/>
        </w:rPr>
      </w:pPr>
      <w:r w:rsidRPr="005C4816">
        <w:rPr>
          <w:rFonts w:eastAsia="Times New Roman" w:cstheme="minorHAnsi"/>
          <w:color w:val="000000"/>
        </w:rPr>
        <w:t>Whenever you qualify for another talent (as detailed in the talent column), you can choose another talent or gain another use of an existing talent.</w:t>
      </w:r>
    </w:p>
    <w:p w14:paraId="42107800" w14:textId="77777777" w:rsidR="005C4816" w:rsidRDefault="005C4816" w:rsidP="005C4816">
      <w:pPr>
        <w:contextualSpacing/>
        <w:rPr>
          <w:rFonts w:eastAsia="Times New Roman" w:cstheme="minorHAnsi"/>
          <w:color w:val="000000"/>
        </w:rPr>
      </w:pPr>
    </w:p>
    <w:p w14:paraId="0CD87FE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Monk Tradition</w:t>
      </w:r>
    </w:p>
    <w:p w14:paraId="68B07E7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When you reach 3rd level, you commit yourself to a monk tradition: the way of the Brewmaster, who excels in mysterious drinks, the way of the Mistweaver, who heals themselves and others, or the way of the Windwalker, the adventurous and evasive combatant. </w:t>
      </w:r>
    </w:p>
    <w:p w14:paraId="55F06D2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All traditions are detailed at the end of the class description. Your tradition grants you features at 3rd level and again at 6th, 11th, and 17th level.</w:t>
      </w:r>
    </w:p>
    <w:p w14:paraId="039752EC" w14:textId="77777777" w:rsidR="00AB25EF" w:rsidRPr="000D5DB5" w:rsidRDefault="00AB25EF">
      <w:pPr>
        <w:contextualSpacing/>
        <w:rPr>
          <w:rFonts w:eastAsia="Times New Roman" w:cstheme="minorHAnsi"/>
          <w:sz w:val="24"/>
          <w:szCs w:val="24"/>
        </w:rPr>
      </w:pPr>
    </w:p>
    <w:p w14:paraId="5F54E99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57925F7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When you reach 4th level, and again at 8th, 12th, 16th, and 19th level, you can increase one ability score of your choice by 2, or you can increase two ability scores of your choice by 1. </w:t>
      </w:r>
    </w:p>
    <w:p w14:paraId="2564F34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As normal, you can’t increase an ability score above 20 using this feature.</w:t>
      </w:r>
    </w:p>
    <w:p w14:paraId="2CD5DA96" w14:textId="77777777" w:rsidR="00AB25EF" w:rsidRPr="000D5DB5" w:rsidRDefault="00AB25EF">
      <w:pPr>
        <w:contextualSpacing/>
        <w:rPr>
          <w:rFonts w:eastAsia="Times New Roman" w:cstheme="minorHAnsi"/>
          <w:sz w:val="24"/>
          <w:szCs w:val="24"/>
        </w:rPr>
      </w:pPr>
    </w:p>
    <w:p w14:paraId="232F86A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Extra Attack</w:t>
      </w:r>
    </w:p>
    <w:p w14:paraId="714CBC0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5th level, you can attack twice, instead of once, whenever you take the Attack action on your turn.</w:t>
      </w:r>
    </w:p>
    <w:p w14:paraId="27D66E2D" w14:textId="77777777" w:rsidR="00AB25EF" w:rsidRPr="000D5DB5" w:rsidRDefault="00AB25EF">
      <w:pPr>
        <w:contextualSpacing/>
        <w:rPr>
          <w:rFonts w:eastAsia="Times New Roman" w:cstheme="minorHAnsi"/>
          <w:sz w:val="24"/>
          <w:szCs w:val="24"/>
        </w:rPr>
      </w:pPr>
    </w:p>
    <w:p w14:paraId="684D842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Stunning Strike</w:t>
      </w:r>
    </w:p>
    <w:p w14:paraId="00D36A7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Starting at 5th level, you can interfere with the flow of ki in an opponent’s body. When you hit another creature with a melee weapon attack, you can spend 1 ki point to attempt a stunning strike. The target must succeed on a Stamina saving throw or be stunned until the end of your next turn.</w:t>
      </w:r>
      <w:r w:rsidR="00985C8E" w:rsidRPr="000D5DB5">
        <w:rPr>
          <w:rFonts w:eastAsia="Times New Roman" w:cstheme="minorHAnsi"/>
          <w:color w:val="000000"/>
        </w:rPr>
        <w:t xml:space="preserve"> </w:t>
      </w:r>
      <w:r w:rsidR="00D3534B">
        <w:rPr>
          <w:rFonts w:eastAsia="Times New Roman" w:cstheme="minorHAnsi"/>
          <w:color w:val="000000"/>
        </w:rPr>
        <w:t xml:space="preserve">Despite the name, this is not a strike effect. </w:t>
      </w:r>
    </w:p>
    <w:p w14:paraId="49A73336" w14:textId="77777777" w:rsidR="00AB25EF" w:rsidRPr="000D5DB5" w:rsidRDefault="00AB25EF">
      <w:pPr>
        <w:contextualSpacing/>
        <w:rPr>
          <w:rFonts w:eastAsia="Times New Roman" w:cstheme="minorHAnsi"/>
          <w:sz w:val="24"/>
          <w:szCs w:val="24"/>
        </w:rPr>
      </w:pPr>
    </w:p>
    <w:p w14:paraId="2E64875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Ki-Empowered Strikes</w:t>
      </w:r>
    </w:p>
    <w:p w14:paraId="61AA03E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Starting at 6th level, your unarmed strikes count as magical for the purpose of overcoming resistance and immunity to non-magical attacks and damage.</w:t>
      </w:r>
    </w:p>
    <w:p w14:paraId="52649E31" w14:textId="77777777" w:rsidR="00AB25EF" w:rsidRPr="000D5DB5" w:rsidRDefault="00AB25EF">
      <w:pPr>
        <w:contextualSpacing/>
        <w:rPr>
          <w:rFonts w:eastAsia="Times New Roman" w:cstheme="minorHAnsi"/>
          <w:sz w:val="24"/>
          <w:szCs w:val="24"/>
        </w:rPr>
      </w:pPr>
    </w:p>
    <w:p w14:paraId="79159F8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Stillness of Mind</w:t>
      </w:r>
    </w:p>
    <w:p w14:paraId="4D9512A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Starting at 7th level, you can use your action to end one effect on yourself that is causing you to be charmed or frightened.</w:t>
      </w:r>
    </w:p>
    <w:p w14:paraId="6AFA1F3B" w14:textId="77777777" w:rsidR="00AB25EF" w:rsidRPr="000D5DB5" w:rsidRDefault="00AB25EF">
      <w:pPr>
        <w:contextualSpacing/>
        <w:rPr>
          <w:rFonts w:eastAsia="Times New Roman" w:cstheme="minorHAnsi"/>
          <w:sz w:val="24"/>
          <w:szCs w:val="24"/>
        </w:rPr>
      </w:pPr>
    </w:p>
    <w:p w14:paraId="188D16F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Purity of Body</w:t>
      </w:r>
    </w:p>
    <w:p w14:paraId="77B6D75F" w14:textId="77777777" w:rsidR="00AB25EF" w:rsidRDefault="00AB25EF">
      <w:pPr>
        <w:contextualSpacing/>
        <w:rPr>
          <w:rFonts w:eastAsia="Times New Roman" w:cstheme="minorHAnsi"/>
          <w:color w:val="000000"/>
        </w:rPr>
      </w:pPr>
      <w:r w:rsidRPr="000D5DB5">
        <w:rPr>
          <w:rFonts w:eastAsia="Times New Roman" w:cstheme="minorHAnsi"/>
          <w:color w:val="000000"/>
        </w:rPr>
        <w:t>At 10th level, your mastery of the ki flowing through you makes you immune to disease and poison.</w:t>
      </w:r>
    </w:p>
    <w:p w14:paraId="3C7148F4" w14:textId="77777777" w:rsidR="00BA0978" w:rsidRPr="00325C48" w:rsidRDefault="00BA0978" w:rsidP="00BA0978">
      <w:pPr>
        <w:contextualSpacing/>
        <w:rPr>
          <w:rFonts w:eastAsia="Times New Roman" w:cstheme="minorHAnsi"/>
        </w:rPr>
      </w:pPr>
      <w:r>
        <w:rPr>
          <w:rFonts w:eastAsia="Times New Roman" w:cstheme="minorHAnsi"/>
          <w:color w:val="000000"/>
        </w:rPr>
        <w:t>Furthermore</w:t>
      </w:r>
      <w:r w:rsidRPr="00325C48">
        <w:rPr>
          <w:rFonts w:eastAsia="Times New Roman" w:cstheme="minorHAnsi"/>
          <w:color w:val="000000"/>
        </w:rPr>
        <w:t xml:space="preserve">, whenever you make a saving throw and fail, you can spend 1 ki point to reroll it and take the second result. </w:t>
      </w:r>
    </w:p>
    <w:p w14:paraId="610892C7" w14:textId="77777777" w:rsidR="00AB25EF" w:rsidRPr="000D5DB5" w:rsidRDefault="00AB25EF">
      <w:pPr>
        <w:contextualSpacing/>
        <w:rPr>
          <w:rFonts w:eastAsia="Times New Roman" w:cstheme="minorHAnsi"/>
          <w:sz w:val="24"/>
          <w:szCs w:val="24"/>
        </w:rPr>
      </w:pPr>
    </w:p>
    <w:p w14:paraId="20F3C9D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Tongue of </w:t>
      </w:r>
      <w:r w:rsidR="007A3638">
        <w:rPr>
          <w:rFonts w:eastAsia="Times New Roman" w:cstheme="minorHAnsi"/>
          <w:b/>
          <w:bCs/>
          <w:color w:val="000000"/>
        </w:rPr>
        <w:t xml:space="preserve">the </w:t>
      </w:r>
      <w:r w:rsidRPr="000D5DB5">
        <w:rPr>
          <w:rFonts w:eastAsia="Times New Roman" w:cstheme="minorHAnsi"/>
          <w:b/>
          <w:bCs/>
          <w:color w:val="000000"/>
        </w:rPr>
        <w:t>Sun and Moon</w:t>
      </w:r>
    </w:p>
    <w:p w14:paraId="4393060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Starting at 13th level, you learn to touch the ki of other minds so that you understand all spoken languages. Moreover, any creature that can understand a language can understand what you say.</w:t>
      </w:r>
    </w:p>
    <w:p w14:paraId="7A5A70CF" w14:textId="77777777" w:rsidR="00AB25EF" w:rsidRPr="000D5DB5" w:rsidRDefault="00AB25EF">
      <w:pPr>
        <w:contextualSpacing/>
        <w:rPr>
          <w:rFonts w:eastAsia="Times New Roman" w:cstheme="minorHAnsi"/>
          <w:sz w:val="24"/>
          <w:szCs w:val="24"/>
        </w:rPr>
      </w:pPr>
    </w:p>
    <w:p w14:paraId="7AA6BF97" w14:textId="77777777" w:rsidR="008E4E2C" w:rsidRPr="00325C48" w:rsidRDefault="008E4E2C">
      <w:pPr>
        <w:contextualSpacing/>
        <w:rPr>
          <w:rFonts w:eastAsia="Times New Roman" w:cstheme="minorHAnsi"/>
          <w:b/>
          <w:bCs/>
        </w:rPr>
      </w:pPr>
      <w:r w:rsidRPr="00325C48">
        <w:rPr>
          <w:rFonts w:eastAsia="Times New Roman" w:cstheme="minorHAnsi"/>
          <w:b/>
          <w:bCs/>
        </w:rPr>
        <w:t>Timeless Body</w:t>
      </w:r>
    </w:p>
    <w:p w14:paraId="6A10F093" w14:textId="77777777" w:rsidR="008E4E2C" w:rsidRPr="00325C48" w:rsidRDefault="008E4E2C" w:rsidP="008E4E2C">
      <w:pPr>
        <w:contextualSpacing/>
        <w:rPr>
          <w:rFonts w:eastAsia="Times New Roman" w:cstheme="minorHAnsi"/>
        </w:rPr>
      </w:pPr>
      <w:r w:rsidRPr="00325C48">
        <w:rPr>
          <w:rFonts w:eastAsia="Times New Roman" w:cstheme="minorHAnsi"/>
        </w:rPr>
        <w:t xml:space="preserve">At 15th level, your ki sustains you so that you suffer none of the frailty of old age, and you can't be aged magically. You can still die of old age, however. In addition, you no longer need food or water. </w:t>
      </w:r>
    </w:p>
    <w:p w14:paraId="26EA26D3" w14:textId="77777777" w:rsidR="008E4E2C" w:rsidRPr="00325C48" w:rsidRDefault="008E4E2C">
      <w:pPr>
        <w:contextualSpacing/>
        <w:rPr>
          <w:rFonts w:eastAsia="Times New Roman" w:cstheme="minorHAnsi"/>
          <w:color w:val="000000"/>
        </w:rPr>
      </w:pPr>
    </w:p>
    <w:p w14:paraId="7FE023F2" w14:textId="77777777" w:rsidR="00325C48" w:rsidRPr="00325C48" w:rsidRDefault="00325C48">
      <w:pPr>
        <w:contextualSpacing/>
        <w:rPr>
          <w:rFonts w:eastAsia="Times New Roman" w:cstheme="minorHAnsi"/>
          <w:b/>
          <w:bCs/>
          <w:color w:val="000000"/>
        </w:rPr>
      </w:pPr>
      <w:r w:rsidRPr="00325C48">
        <w:rPr>
          <w:rFonts w:eastAsia="Times New Roman" w:cstheme="minorHAnsi"/>
          <w:b/>
          <w:bCs/>
          <w:color w:val="000000"/>
        </w:rPr>
        <w:t>Empty Body</w:t>
      </w:r>
    </w:p>
    <w:p w14:paraId="54CFFD10" w14:textId="77777777" w:rsidR="00325C48" w:rsidRPr="00325C48" w:rsidRDefault="00325C48" w:rsidP="00325C48">
      <w:pPr>
        <w:contextualSpacing/>
        <w:rPr>
          <w:rFonts w:eastAsia="Times New Roman" w:cstheme="minorHAnsi"/>
          <w:color w:val="000000"/>
        </w:rPr>
      </w:pPr>
      <w:r w:rsidRPr="00325C48">
        <w:rPr>
          <w:rFonts w:eastAsia="Times New Roman" w:cstheme="minorHAnsi"/>
          <w:color w:val="000000"/>
        </w:rPr>
        <w:t>Beginning at 18th level, you can use your action to spend 4 ki points to become invisible for 1 minute. During that time, you also have resistance to all damage but arcane damage.</w:t>
      </w:r>
    </w:p>
    <w:p w14:paraId="4A2C3C48" w14:textId="77777777" w:rsidR="00325C48" w:rsidRPr="00325C48" w:rsidRDefault="00325C48" w:rsidP="00325C48">
      <w:pPr>
        <w:contextualSpacing/>
        <w:rPr>
          <w:rFonts w:eastAsia="Times New Roman" w:cstheme="minorHAnsi"/>
        </w:rPr>
      </w:pPr>
      <w:r w:rsidRPr="00325C48">
        <w:rPr>
          <w:rFonts w:eastAsia="Times New Roman" w:cstheme="minorHAnsi"/>
          <w:color w:val="000000"/>
        </w:rPr>
        <w:t xml:space="preserve">Additionally, you can spend 8 ki points to cast the </w:t>
      </w:r>
      <w:r w:rsidRPr="00697C83">
        <w:rPr>
          <w:rFonts w:eastAsia="Times New Roman" w:cstheme="minorHAnsi"/>
          <w:i/>
          <w:iCs/>
          <w:color w:val="000000"/>
        </w:rPr>
        <w:t>astral projection</w:t>
      </w:r>
      <w:r w:rsidRPr="00325C48">
        <w:rPr>
          <w:rFonts w:eastAsia="Times New Roman" w:cstheme="minorHAnsi"/>
          <w:color w:val="000000"/>
        </w:rPr>
        <w:t xml:space="preserve"> spell, without needing material components. When you do so, you can’t take any other creatures with you.</w:t>
      </w:r>
    </w:p>
    <w:p w14:paraId="1E117E75" w14:textId="77777777" w:rsidR="00325C48" w:rsidRPr="000D5DB5" w:rsidRDefault="00325C48">
      <w:pPr>
        <w:contextualSpacing/>
        <w:rPr>
          <w:rFonts w:eastAsia="Times New Roman" w:cstheme="minorHAnsi"/>
          <w:sz w:val="24"/>
          <w:szCs w:val="24"/>
        </w:rPr>
      </w:pPr>
    </w:p>
    <w:p w14:paraId="202D225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Perfect Self</w:t>
      </w:r>
    </w:p>
    <w:p w14:paraId="7E8B93F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20th level, when you roll for initiative and have no ki points remaining, you regain 4 ki points.</w:t>
      </w:r>
    </w:p>
    <w:p w14:paraId="4BB91AB7" w14:textId="77777777" w:rsidR="00AB25EF" w:rsidRPr="000D5DB5" w:rsidRDefault="00AB25EF">
      <w:pPr>
        <w:contextualSpacing/>
        <w:rPr>
          <w:rFonts w:eastAsia="Times New Roman" w:cstheme="minorHAnsi"/>
          <w:sz w:val="24"/>
          <w:szCs w:val="24"/>
        </w:rPr>
      </w:pPr>
    </w:p>
    <w:p w14:paraId="1742B52D" w14:textId="77777777" w:rsidR="00AB25EF" w:rsidRPr="000D5DB5" w:rsidRDefault="00AB25EF">
      <w:pPr>
        <w:contextualSpacing/>
        <w:outlineLvl w:val="2"/>
        <w:rPr>
          <w:rFonts w:eastAsia="Times New Roman" w:cstheme="minorHAnsi"/>
          <w:b/>
          <w:bCs/>
          <w:sz w:val="27"/>
          <w:szCs w:val="27"/>
        </w:rPr>
      </w:pPr>
      <w:bookmarkStart w:id="1928" w:name="_Toc509138741"/>
      <w:bookmarkStart w:id="1929" w:name="_Toc54196396"/>
      <w:r w:rsidRPr="000D5DB5">
        <w:rPr>
          <w:rFonts w:eastAsia="Times New Roman" w:cstheme="minorHAnsi"/>
          <w:color w:val="2E75B5"/>
          <w:sz w:val="28"/>
          <w:szCs w:val="28"/>
        </w:rPr>
        <w:t>Monk Traditions</w:t>
      </w:r>
      <w:bookmarkEnd w:id="1928"/>
      <w:bookmarkEnd w:id="1929"/>
    </w:p>
    <w:p w14:paraId="752D38E4"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Brewmaster</w:t>
      </w:r>
    </w:p>
    <w:p w14:paraId="62EC6FD9" w14:textId="77777777" w:rsidR="00AB25EF" w:rsidRDefault="00847C44">
      <w:pPr>
        <w:contextualSpacing/>
        <w:rPr>
          <w:rFonts w:eastAsia="Times New Roman" w:cstheme="minorHAnsi"/>
          <w:color w:val="000000"/>
        </w:rPr>
      </w:pPr>
      <w:r>
        <w:rPr>
          <w:rFonts w:eastAsia="Times New Roman" w:cstheme="minorHAnsi"/>
          <w:color w:val="000000"/>
        </w:rPr>
        <w:t xml:space="preserve">You </w:t>
      </w:r>
      <w:r w:rsidR="00AB25EF" w:rsidRPr="000D5DB5">
        <w:rPr>
          <w:rFonts w:eastAsia="Times New Roman" w:cstheme="minorHAnsi"/>
          <w:color w:val="000000"/>
        </w:rPr>
        <w:t xml:space="preserve">are focused on evading blows and empowering themselves and </w:t>
      </w:r>
      <w:r>
        <w:rPr>
          <w:rFonts w:eastAsia="Times New Roman" w:cstheme="minorHAnsi"/>
          <w:color w:val="000000"/>
        </w:rPr>
        <w:t xml:space="preserve">your </w:t>
      </w:r>
      <w:r w:rsidR="00AB25EF" w:rsidRPr="000D5DB5">
        <w:rPr>
          <w:rFonts w:eastAsia="Times New Roman" w:cstheme="minorHAnsi"/>
          <w:color w:val="000000"/>
        </w:rPr>
        <w:t xml:space="preserve">allies through </w:t>
      </w:r>
      <w:r>
        <w:rPr>
          <w:rFonts w:eastAsia="Times New Roman" w:cstheme="minorHAnsi"/>
          <w:color w:val="000000"/>
        </w:rPr>
        <w:t xml:space="preserve">your </w:t>
      </w:r>
      <w:r w:rsidR="00AB25EF" w:rsidRPr="000D5DB5">
        <w:rPr>
          <w:rFonts w:eastAsia="Times New Roman" w:cstheme="minorHAnsi"/>
          <w:color w:val="000000"/>
        </w:rPr>
        <w:t>brews</w:t>
      </w:r>
      <w:r>
        <w:rPr>
          <w:rFonts w:eastAsia="Times New Roman" w:cstheme="minorHAnsi"/>
          <w:color w:val="000000"/>
        </w:rPr>
        <w:t xml:space="preserve">. Brewmasters </w:t>
      </w:r>
      <w:r w:rsidR="00AB25EF" w:rsidRPr="000D5DB5">
        <w:rPr>
          <w:rFonts w:eastAsia="Times New Roman" w:cstheme="minorHAnsi"/>
          <w:color w:val="000000"/>
        </w:rPr>
        <w:t xml:space="preserve">make the most common of monk adventurers. </w:t>
      </w:r>
    </w:p>
    <w:p w14:paraId="238BBCC3" w14:textId="77777777" w:rsidR="00847C44" w:rsidRPr="000D5DB5" w:rsidRDefault="00847C44">
      <w:pPr>
        <w:contextualSpacing/>
        <w:rPr>
          <w:rFonts w:eastAsia="Times New Roman" w:cstheme="minorHAnsi"/>
          <w:sz w:val="24"/>
          <w:szCs w:val="24"/>
        </w:rPr>
      </w:pPr>
    </w:p>
    <w:p w14:paraId="42D5520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Brewmaster Focus. </w:t>
      </w:r>
      <w:r w:rsidRPr="000D5DB5">
        <w:rPr>
          <w:rFonts w:eastAsia="Times New Roman" w:cstheme="minorHAnsi"/>
          <w:color w:val="000000"/>
        </w:rPr>
        <w:t xml:space="preserve">Upon reaching 3rd level and gaining this monk tradition, you </w:t>
      </w:r>
      <w:r w:rsidR="002554F2">
        <w:rPr>
          <w:rFonts w:eastAsia="Times New Roman" w:cstheme="minorHAnsi"/>
          <w:color w:val="000000"/>
        </w:rPr>
        <w:t xml:space="preserve">may </w:t>
      </w:r>
      <w:r w:rsidRPr="000D5DB5">
        <w:rPr>
          <w:rFonts w:eastAsia="Times New Roman" w:cstheme="minorHAnsi"/>
          <w:color w:val="000000"/>
        </w:rPr>
        <w:t xml:space="preserve">add the following Ki power to your repertoire. </w:t>
      </w:r>
    </w:p>
    <w:p w14:paraId="0CB840BE" w14:textId="77777777" w:rsidR="00E5236E" w:rsidRDefault="00AB25EF" w:rsidP="00181EE1">
      <w:pPr>
        <w:numPr>
          <w:ilvl w:val="0"/>
          <w:numId w:val="16"/>
        </w:numPr>
        <w:ind w:left="0" w:firstLine="0"/>
        <w:contextualSpacing/>
        <w:textAlignment w:val="baseline"/>
        <w:rPr>
          <w:rFonts w:eastAsia="Times New Roman" w:cstheme="minorHAnsi"/>
          <w:color w:val="000000"/>
        </w:rPr>
      </w:pPr>
      <w:r w:rsidRPr="002554F2">
        <w:rPr>
          <w:rFonts w:eastAsia="Times New Roman" w:cstheme="minorHAnsi"/>
          <w:b/>
          <w:bCs/>
          <w:color w:val="000000"/>
        </w:rPr>
        <w:t xml:space="preserve">Breath of Fire. </w:t>
      </w:r>
      <w:r w:rsidRPr="002554F2">
        <w:rPr>
          <w:rFonts w:eastAsia="Times New Roman" w:cstheme="minorHAnsi"/>
          <w:color w:val="000000"/>
        </w:rPr>
        <w:t xml:space="preserve">As an action, you can </w:t>
      </w:r>
      <w:r w:rsidR="001B5457">
        <w:rPr>
          <w:rFonts w:eastAsia="Times New Roman" w:cstheme="minorHAnsi"/>
          <w:color w:val="000000"/>
        </w:rPr>
        <w:t xml:space="preserve">spend 1 Ki to </w:t>
      </w:r>
      <w:r w:rsidRPr="002554F2">
        <w:rPr>
          <w:rFonts w:eastAsia="Times New Roman" w:cstheme="minorHAnsi"/>
          <w:color w:val="000000"/>
        </w:rPr>
        <w:t xml:space="preserve">cast </w:t>
      </w:r>
      <w:r w:rsidR="00181EE1">
        <w:rPr>
          <w:rFonts w:eastAsia="Times New Roman" w:cstheme="minorHAnsi"/>
          <w:color w:val="000000"/>
        </w:rPr>
        <w:t xml:space="preserve">the </w:t>
      </w:r>
      <w:r w:rsidR="00181EE1" w:rsidRPr="00181EE1">
        <w:rPr>
          <w:rFonts w:eastAsia="Times New Roman" w:cstheme="minorHAnsi"/>
          <w:i/>
          <w:iCs/>
          <w:color w:val="000000"/>
        </w:rPr>
        <w:t>b</w:t>
      </w:r>
      <w:r w:rsidRPr="00181EE1">
        <w:rPr>
          <w:rFonts w:eastAsia="Times New Roman" w:cstheme="minorHAnsi"/>
          <w:i/>
          <w:iCs/>
          <w:color w:val="000000"/>
        </w:rPr>
        <w:t xml:space="preserve">urning </w:t>
      </w:r>
      <w:r w:rsidR="00181EE1" w:rsidRPr="00181EE1">
        <w:rPr>
          <w:rFonts w:eastAsia="Times New Roman" w:cstheme="minorHAnsi"/>
          <w:i/>
          <w:iCs/>
          <w:color w:val="000000"/>
        </w:rPr>
        <w:t>h</w:t>
      </w:r>
      <w:r w:rsidRPr="00181EE1">
        <w:rPr>
          <w:rFonts w:eastAsia="Times New Roman" w:cstheme="minorHAnsi"/>
          <w:i/>
          <w:iCs/>
          <w:color w:val="000000"/>
        </w:rPr>
        <w:t>ands</w:t>
      </w:r>
      <w:r w:rsidR="00181EE1">
        <w:rPr>
          <w:rFonts w:eastAsia="Times New Roman" w:cstheme="minorHAnsi"/>
          <w:color w:val="000000"/>
        </w:rPr>
        <w:t xml:space="preserve"> spell</w:t>
      </w:r>
      <w:r w:rsidRPr="002554F2">
        <w:rPr>
          <w:rFonts w:eastAsia="Times New Roman" w:cstheme="minorHAnsi"/>
          <w:color w:val="000000"/>
        </w:rPr>
        <w:t xml:space="preserve">. This </w:t>
      </w:r>
      <w:r w:rsidR="00181EE1">
        <w:rPr>
          <w:rFonts w:eastAsia="Times New Roman" w:cstheme="minorHAnsi"/>
          <w:color w:val="000000"/>
        </w:rPr>
        <w:t xml:space="preserve">requires only verbal components. </w:t>
      </w:r>
      <w:r w:rsidR="001B5457">
        <w:rPr>
          <w:rFonts w:eastAsia="Times New Roman" w:cstheme="minorHAnsi"/>
          <w:color w:val="000000"/>
        </w:rPr>
        <w:t>You can spend additional Ki to heighten the spell</w:t>
      </w:r>
      <w:ins w:id="1930" w:author="Admin" w:date="2021-03-31T21:24:00Z">
        <w:r w:rsidR="00523605">
          <w:rPr>
            <w:rFonts w:eastAsia="Times New Roman" w:cstheme="minorHAnsi"/>
            <w:color w:val="000000"/>
          </w:rPr>
          <w:t xml:space="preserve"> (up to the normal limit of ki spells)</w:t>
        </w:r>
      </w:ins>
      <w:r w:rsidR="00765FC4" w:rsidRPr="002554F2">
        <w:rPr>
          <w:rFonts w:eastAsia="Times New Roman" w:cstheme="minorHAnsi"/>
          <w:color w:val="000000"/>
        </w:rPr>
        <w:t>.</w:t>
      </w:r>
    </w:p>
    <w:p w14:paraId="139871F9" w14:textId="77777777" w:rsidR="002B7A83" w:rsidRDefault="002B7A83" w:rsidP="002B7A83">
      <w:pPr>
        <w:contextualSpacing/>
        <w:textAlignment w:val="baseline"/>
        <w:rPr>
          <w:rFonts w:eastAsia="Times New Roman" w:cstheme="minorHAnsi"/>
          <w:color w:val="000000"/>
        </w:rPr>
      </w:pPr>
    </w:p>
    <w:p w14:paraId="5A5912BB" w14:textId="77777777" w:rsidR="002B7A83" w:rsidRDefault="002B7A83" w:rsidP="002B7A83">
      <w:pPr>
        <w:contextualSpacing/>
        <w:textAlignment w:val="baseline"/>
        <w:rPr>
          <w:rFonts w:eastAsia="Times New Roman" w:cstheme="minorHAnsi"/>
          <w:color w:val="000000"/>
        </w:rPr>
      </w:pPr>
      <w:r w:rsidRPr="00F20944">
        <w:rPr>
          <w:rFonts w:eastAsia="Times New Roman" w:cstheme="minorHAnsi"/>
          <w:b/>
          <w:bCs/>
          <w:color w:val="000000"/>
        </w:rPr>
        <w:t xml:space="preserve">Drunken Style Stance [Stance]. </w:t>
      </w:r>
      <w:r w:rsidRPr="002B7A83">
        <w:rPr>
          <w:rFonts w:eastAsia="Times New Roman" w:cstheme="minorHAnsi"/>
          <w:color w:val="000000"/>
        </w:rPr>
        <w:t>Also</w:t>
      </w:r>
      <w:r>
        <w:rPr>
          <w:rFonts w:eastAsia="Times New Roman" w:cstheme="minorHAnsi"/>
          <w:b/>
          <w:bCs/>
          <w:color w:val="000000"/>
        </w:rPr>
        <w:t xml:space="preserve"> </w:t>
      </w:r>
      <w:r>
        <w:rPr>
          <w:rFonts w:eastAsia="Times New Roman" w:cstheme="minorHAnsi"/>
          <w:color w:val="000000"/>
        </w:rPr>
        <w:t>starting at 3rd level, y</w:t>
      </w:r>
      <w:r w:rsidRPr="00F20944">
        <w:rPr>
          <w:rFonts w:eastAsia="Times New Roman" w:cstheme="minorHAnsi"/>
          <w:color w:val="000000"/>
        </w:rPr>
        <w:t xml:space="preserve">ou can use a bonus action to enter the drunken style stance. So long as you are in this stance, use of the Step of the Wind Ki ability does not spend Ki. Furthermore, due to your consistent drunken interventions, a target successfully struck by one of your melee weapon attacks has have disadvantage to attack rolls to attacks that do not target you, and reduces its spell DCs and spell attack bonus by 4 points if the spell does not include you. </w:t>
      </w:r>
    </w:p>
    <w:p w14:paraId="26306F65" w14:textId="77777777" w:rsidR="002B7A83" w:rsidRDefault="002B7A83" w:rsidP="002B7A83">
      <w:pPr>
        <w:contextualSpacing/>
        <w:textAlignment w:val="baseline"/>
        <w:rPr>
          <w:rFonts w:eastAsia="Times New Roman" w:cstheme="minorHAnsi"/>
          <w:color w:val="000000"/>
        </w:rPr>
      </w:pPr>
      <w:r w:rsidRPr="00F20944">
        <w:rPr>
          <w:rFonts w:eastAsia="Times New Roman" w:cstheme="minorHAnsi"/>
          <w:color w:val="000000"/>
        </w:rPr>
        <w:t>This stance is broken if you move more than your normal speed in a single round.</w:t>
      </w:r>
      <w:r>
        <w:rPr>
          <w:rFonts w:eastAsia="Times New Roman" w:cstheme="minorHAnsi"/>
          <w:color w:val="000000"/>
        </w:rPr>
        <w:t xml:space="preserve"> </w:t>
      </w:r>
    </w:p>
    <w:p w14:paraId="2B2E38E7" w14:textId="6CB922E1" w:rsidR="002B7A83" w:rsidDel="008B1EA0" w:rsidRDefault="002B7A83">
      <w:pPr>
        <w:contextualSpacing/>
        <w:rPr>
          <w:del w:id="1931" w:author="Admin" w:date="2022-04-19T00:01:00Z"/>
          <w:rFonts w:eastAsia="Times New Roman" w:cstheme="minorHAnsi"/>
          <w:color w:val="000000"/>
        </w:rPr>
      </w:pPr>
    </w:p>
    <w:p w14:paraId="2749CD23" w14:textId="77777777" w:rsidR="00DF343E" w:rsidRPr="00134BC3" w:rsidRDefault="00DF343E" w:rsidP="00DF343E">
      <w:pPr>
        <w:contextualSpacing/>
        <w:rPr>
          <w:rFonts w:eastAsia="Times New Roman" w:cstheme="minorHAnsi"/>
          <w:color w:val="000000"/>
        </w:rPr>
      </w:pPr>
    </w:p>
    <w:p w14:paraId="554F7BA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Brewmaster Ki. </w:t>
      </w:r>
      <w:r w:rsidRPr="000D5DB5">
        <w:rPr>
          <w:rFonts w:eastAsia="Times New Roman" w:cstheme="minorHAnsi"/>
          <w:color w:val="000000"/>
        </w:rPr>
        <w:t xml:space="preserve">Upon reaching 6th level, you gain the following new Ki powers and add them to your repertoire. </w:t>
      </w:r>
    </w:p>
    <w:p w14:paraId="65486C05" w14:textId="77777777" w:rsidR="002B7A83" w:rsidRDefault="00AB25EF" w:rsidP="002B7A83">
      <w:pPr>
        <w:numPr>
          <w:ilvl w:val="0"/>
          <w:numId w:val="17"/>
        </w:numPr>
        <w:ind w:left="0" w:firstLine="0"/>
        <w:contextualSpacing/>
        <w:textAlignment w:val="baseline"/>
        <w:rPr>
          <w:rFonts w:eastAsia="Times New Roman" w:cstheme="minorHAnsi"/>
          <w:color w:val="000000"/>
        </w:rPr>
      </w:pPr>
      <w:r w:rsidRPr="000D5DB5">
        <w:rPr>
          <w:rFonts w:eastAsia="Times New Roman" w:cstheme="minorHAnsi"/>
          <w:b/>
          <w:bCs/>
          <w:color w:val="000000"/>
        </w:rPr>
        <w:t xml:space="preserve">Purifying Touch [Strike]. </w:t>
      </w:r>
      <w:r w:rsidRPr="000D5DB5">
        <w:rPr>
          <w:rFonts w:eastAsia="Times New Roman" w:cstheme="minorHAnsi"/>
          <w:color w:val="000000"/>
        </w:rPr>
        <w:t xml:space="preserve">As an action, you can </w:t>
      </w:r>
      <w:r w:rsidR="001B5457">
        <w:rPr>
          <w:rFonts w:eastAsia="Times New Roman" w:cstheme="minorHAnsi"/>
          <w:color w:val="000000"/>
        </w:rPr>
        <w:t xml:space="preserve">spend 3 Ki and </w:t>
      </w:r>
      <w:r w:rsidRPr="000D5DB5">
        <w:rPr>
          <w:rFonts w:eastAsia="Times New Roman" w:cstheme="minorHAnsi"/>
          <w:color w:val="000000"/>
        </w:rPr>
        <w:t xml:space="preserve">cast </w:t>
      </w:r>
      <w:r w:rsidR="00792C86">
        <w:rPr>
          <w:rFonts w:eastAsia="Times New Roman" w:cstheme="minorHAnsi"/>
          <w:color w:val="000000"/>
        </w:rPr>
        <w:t xml:space="preserve">the </w:t>
      </w:r>
      <w:r w:rsidR="00792C86" w:rsidRPr="00792C86">
        <w:rPr>
          <w:rFonts w:eastAsia="Times New Roman" w:cstheme="minorHAnsi"/>
          <w:i/>
          <w:iCs/>
          <w:color w:val="000000"/>
        </w:rPr>
        <w:t>d</w:t>
      </w:r>
      <w:r w:rsidRPr="00792C86">
        <w:rPr>
          <w:rFonts w:eastAsia="Times New Roman" w:cstheme="minorHAnsi"/>
          <w:i/>
          <w:iCs/>
          <w:color w:val="000000"/>
        </w:rPr>
        <w:t xml:space="preserve">ispel </w:t>
      </w:r>
      <w:r w:rsidR="00792C86" w:rsidRPr="00792C86">
        <w:rPr>
          <w:rFonts w:eastAsia="Times New Roman" w:cstheme="minorHAnsi"/>
          <w:i/>
          <w:iCs/>
          <w:color w:val="000000"/>
        </w:rPr>
        <w:t>m</w:t>
      </w:r>
      <w:r w:rsidRPr="00792C86">
        <w:rPr>
          <w:rFonts w:eastAsia="Times New Roman" w:cstheme="minorHAnsi"/>
          <w:i/>
          <w:iCs/>
          <w:color w:val="000000"/>
        </w:rPr>
        <w:t>agic</w:t>
      </w:r>
      <w:r w:rsidR="00792C86">
        <w:rPr>
          <w:rFonts w:eastAsia="Times New Roman" w:cstheme="minorHAnsi"/>
          <w:color w:val="000000"/>
        </w:rPr>
        <w:t xml:space="preserve"> spell</w:t>
      </w:r>
      <w:r w:rsidRPr="000D5DB5">
        <w:rPr>
          <w:rFonts w:eastAsia="Times New Roman" w:cstheme="minorHAnsi"/>
          <w:color w:val="000000"/>
        </w:rPr>
        <w:t xml:space="preserve">. This requires touching the effect or creature that is subject to the effect. You may </w:t>
      </w:r>
      <w:r w:rsidR="00985C8E" w:rsidRPr="000D5DB5">
        <w:rPr>
          <w:rFonts w:eastAsia="Times New Roman" w:cstheme="minorHAnsi"/>
          <w:color w:val="000000"/>
        </w:rPr>
        <w:t>use this as a touch or as a strike effect</w:t>
      </w:r>
      <w:r w:rsidRPr="000D5DB5">
        <w:rPr>
          <w:rFonts w:eastAsia="Times New Roman" w:cstheme="minorHAnsi"/>
          <w:color w:val="000000"/>
        </w:rPr>
        <w:t xml:space="preserve">. </w:t>
      </w:r>
      <w:r w:rsidR="001B5457">
        <w:rPr>
          <w:rFonts w:eastAsia="Times New Roman" w:cstheme="minorHAnsi"/>
          <w:color w:val="000000"/>
        </w:rPr>
        <w:t>You can spend additional Ki to heighten the spell</w:t>
      </w:r>
      <w:ins w:id="1932" w:author="Admin" w:date="2021-03-31T21:24:00Z">
        <w:r w:rsidR="00523605">
          <w:rPr>
            <w:rFonts w:eastAsia="Times New Roman" w:cstheme="minorHAnsi"/>
            <w:color w:val="000000"/>
          </w:rPr>
          <w:t xml:space="preserve"> (up to the normal limit of ki spells)</w:t>
        </w:r>
      </w:ins>
      <w:r w:rsidR="001B5457">
        <w:rPr>
          <w:rFonts w:eastAsia="Times New Roman" w:cstheme="minorHAnsi"/>
          <w:color w:val="000000"/>
        </w:rPr>
        <w:t xml:space="preserve">. </w:t>
      </w:r>
      <w:r w:rsidR="005336CA">
        <w:rPr>
          <w:rFonts w:eastAsia="Times New Roman" w:cstheme="minorHAnsi"/>
          <w:color w:val="000000"/>
        </w:rPr>
        <w:t xml:space="preserve">If you end a spell this way, you regain a number of Ki points equal to the dispelled spell’s level (if dispelling multiple spells, choose only the highest-level spell). This cannot restore more Ki than double the amount spent on the ability. </w:t>
      </w:r>
    </w:p>
    <w:p w14:paraId="2664E34B" w14:textId="77777777" w:rsidR="002B7A83" w:rsidRDefault="002B7A83" w:rsidP="002B7A83">
      <w:pPr>
        <w:numPr>
          <w:ilvl w:val="0"/>
          <w:numId w:val="17"/>
        </w:numPr>
        <w:ind w:left="0" w:firstLine="0"/>
        <w:contextualSpacing/>
        <w:textAlignment w:val="baseline"/>
        <w:rPr>
          <w:rFonts w:eastAsia="Times New Roman" w:cstheme="minorHAnsi"/>
          <w:color w:val="000000"/>
        </w:rPr>
      </w:pPr>
      <w:r w:rsidRPr="002B7A83">
        <w:rPr>
          <w:rFonts w:eastAsia="Times New Roman" w:cstheme="minorHAnsi"/>
          <w:b/>
          <w:bCs/>
          <w:color w:val="000000"/>
        </w:rPr>
        <w:t xml:space="preserve">Brewmaster’s Stagger. </w:t>
      </w:r>
      <w:r>
        <w:rPr>
          <w:rFonts w:eastAsia="Times New Roman" w:cstheme="minorHAnsi"/>
          <w:color w:val="000000"/>
        </w:rPr>
        <w:t xml:space="preserve">As a reaction, </w:t>
      </w:r>
      <w:r w:rsidRPr="002B7A83">
        <w:rPr>
          <w:rFonts w:eastAsia="Times New Roman" w:cstheme="minorHAnsi"/>
          <w:color w:val="000000"/>
        </w:rPr>
        <w:t xml:space="preserve">you may </w:t>
      </w:r>
      <w:r>
        <w:rPr>
          <w:rFonts w:eastAsia="Times New Roman" w:cstheme="minorHAnsi"/>
          <w:color w:val="000000"/>
        </w:rPr>
        <w:t xml:space="preserve">spend 2 Ki and </w:t>
      </w:r>
      <w:r w:rsidRPr="002B7A83">
        <w:rPr>
          <w:rFonts w:eastAsia="Times New Roman" w:cstheme="minorHAnsi"/>
          <w:color w:val="000000"/>
        </w:rPr>
        <w:t xml:space="preserve">stagger damage done to you, </w:t>
      </w:r>
      <w:r>
        <w:rPr>
          <w:rFonts w:eastAsia="Times New Roman" w:cstheme="minorHAnsi"/>
          <w:color w:val="000000"/>
        </w:rPr>
        <w:t xml:space="preserve">spreading </w:t>
      </w:r>
      <w:r w:rsidRPr="002B7A83">
        <w:rPr>
          <w:rFonts w:eastAsia="Times New Roman" w:cstheme="minorHAnsi"/>
          <w:color w:val="000000"/>
        </w:rPr>
        <w:t xml:space="preserve">the damage over multiple rounds. You suffer one-quarter the damage you would normally suffer. At the start of your turn in the next round, you suffer another one-quarter. This continues </w:t>
      </w:r>
      <w:r>
        <w:rPr>
          <w:rFonts w:eastAsia="Times New Roman" w:cstheme="minorHAnsi"/>
          <w:color w:val="000000"/>
        </w:rPr>
        <w:t xml:space="preserve">at the start of your turn every round </w:t>
      </w:r>
      <w:r w:rsidRPr="002B7A83">
        <w:rPr>
          <w:rFonts w:eastAsia="Times New Roman" w:cstheme="minorHAnsi"/>
          <w:color w:val="000000"/>
        </w:rPr>
        <w:t xml:space="preserve">until you spread the damage over </w:t>
      </w:r>
      <w:r>
        <w:rPr>
          <w:rFonts w:eastAsia="Times New Roman" w:cstheme="minorHAnsi"/>
          <w:color w:val="000000"/>
        </w:rPr>
        <w:t xml:space="preserve">a total of four </w:t>
      </w:r>
      <w:r w:rsidRPr="002B7A83">
        <w:rPr>
          <w:rFonts w:eastAsia="Times New Roman" w:cstheme="minorHAnsi"/>
          <w:color w:val="000000"/>
        </w:rPr>
        <w:t>rounds (suffering one-quarter every round). If you would stagger damage when at 0 hit points, you automatically fail your death saving throw. You cannot stagger damage unless you are benefitting from Unarmored Defense.</w:t>
      </w:r>
    </w:p>
    <w:p w14:paraId="0770882B" w14:textId="77777777" w:rsidR="002B7A83" w:rsidRPr="002B7A83" w:rsidRDefault="002B7A83" w:rsidP="002B7A83">
      <w:pPr>
        <w:rPr>
          <w:rFonts w:eastAsia="Times New Roman" w:cstheme="minorHAnsi"/>
          <w:color w:val="000000"/>
        </w:rPr>
      </w:pPr>
      <w:r w:rsidRPr="002B7A83">
        <w:rPr>
          <w:rFonts w:eastAsia="Times New Roman" w:cstheme="minorHAnsi"/>
          <w:color w:val="000000"/>
        </w:rPr>
        <w:t xml:space="preserve">Whenever you choose to stagger damage while in </w:t>
      </w:r>
      <w:r>
        <w:rPr>
          <w:rFonts w:eastAsia="Times New Roman" w:cstheme="minorHAnsi"/>
          <w:color w:val="000000"/>
        </w:rPr>
        <w:t xml:space="preserve">Drunken Style </w:t>
      </w:r>
      <w:r w:rsidRPr="002B7A83">
        <w:rPr>
          <w:rFonts w:eastAsia="Times New Roman" w:cstheme="minorHAnsi"/>
          <w:color w:val="000000"/>
        </w:rPr>
        <w:t xml:space="preserve">Stance, </w:t>
      </w:r>
      <w:r>
        <w:rPr>
          <w:rFonts w:eastAsia="Times New Roman" w:cstheme="minorHAnsi"/>
          <w:color w:val="000000"/>
        </w:rPr>
        <w:t xml:space="preserve">you may direct any excess healing you would benefit to the pool of staggered damage. </w:t>
      </w:r>
    </w:p>
    <w:p w14:paraId="03249DE3" w14:textId="77777777" w:rsidR="00E5236E" w:rsidRDefault="00E5236E">
      <w:pPr>
        <w:contextualSpacing/>
        <w:textAlignment w:val="baseline"/>
        <w:rPr>
          <w:rFonts w:eastAsia="Times New Roman" w:cstheme="minorHAnsi"/>
          <w:color w:val="000000"/>
        </w:rPr>
      </w:pPr>
    </w:p>
    <w:p w14:paraId="2EC9ACC9" w14:textId="77777777" w:rsidR="002B7A83" w:rsidRDefault="002B7A83" w:rsidP="002B7A83">
      <w:pPr>
        <w:rPr>
          <w:rFonts w:eastAsia="Times New Roman" w:cstheme="minorHAnsi"/>
          <w:color w:val="000000"/>
        </w:rPr>
      </w:pPr>
      <w:r>
        <w:rPr>
          <w:rFonts w:eastAsia="Times New Roman" w:cstheme="minorHAnsi"/>
          <w:b/>
          <w:bCs/>
          <w:color w:val="000000"/>
        </w:rPr>
        <w:t xml:space="preserve">Brewmaster’s Sturdiness. </w:t>
      </w:r>
      <w:r>
        <w:rPr>
          <w:rFonts w:eastAsia="Times New Roman" w:cstheme="minorHAnsi"/>
          <w:color w:val="000000"/>
        </w:rPr>
        <w:t>Also starting at 6th level,</w:t>
      </w:r>
      <w:r w:rsidRPr="002B7A83">
        <w:rPr>
          <w:rFonts w:eastAsia="Times New Roman" w:cstheme="minorHAnsi"/>
          <w:color w:val="000000"/>
        </w:rPr>
        <w:t xml:space="preserve"> you can use your weight to enhance your blows and deflect attacks. </w:t>
      </w:r>
    </w:p>
    <w:p w14:paraId="09F67204" w14:textId="77777777" w:rsidR="002B7A83" w:rsidRPr="002B7A83" w:rsidRDefault="002B7A83" w:rsidP="002B7A83">
      <w:pPr>
        <w:rPr>
          <w:rFonts w:eastAsia="Times New Roman" w:cstheme="minorHAnsi"/>
          <w:color w:val="000000"/>
        </w:rPr>
      </w:pPr>
      <w:r w:rsidRPr="002B7A83">
        <w:rPr>
          <w:rFonts w:eastAsia="Times New Roman" w:cstheme="minorHAnsi"/>
          <w:color w:val="000000"/>
        </w:rPr>
        <w:t xml:space="preserve">Your AC increases by </w:t>
      </w:r>
      <w:r>
        <w:rPr>
          <w:rFonts w:eastAsia="Times New Roman" w:cstheme="minorHAnsi"/>
          <w:color w:val="000000"/>
        </w:rPr>
        <w:t>one-half your</w:t>
      </w:r>
      <w:r w:rsidRPr="002B7A83">
        <w:rPr>
          <w:rFonts w:eastAsia="Times New Roman" w:cstheme="minorHAnsi"/>
          <w:color w:val="000000"/>
        </w:rPr>
        <w:t xml:space="preserve"> </w:t>
      </w:r>
      <w:r>
        <w:rPr>
          <w:rFonts w:eastAsia="Times New Roman" w:cstheme="minorHAnsi"/>
          <w:color w:val="000000"/>
        </w:rPr>
        <w:t>Strength modifier</w:t>
      </w:r>
      <w:r w:rsidRPr="002B7A83">
        <w:rPr>
          <w:rFonts w:eastAsia="Times New Roman" w:cstheme="minorHAnsi"/>
          <w:color w:val="000000"/>
        </w:rPr>
        <w:t xml:space="preserve">, and you may add 3 points of damage to all your melee attacks that are modified by Strength </w:t>
      </w:r>
      <w:r>
        <w:rPr>
          <w:rFonts w:eastAsia="Times New Roman" w:cstheme="minorHAnsi"/>
          <w:color w:val="000000"/>
        </w:rPr>
        <w:t xml:space="preserve">so long </w:t>
      </w:r>
      <w:r w:rsidRPr="002B7A83">
        <w:rPr>
          <w:rFonts w:eastAsia="Times New Roman" w:cstheme="minorHAnsi"/>
          <w:color w:val="000000"/>
        </w:rPr>
        <w:t xml:space="preserve">as you are above half </w:t>
      </w:r>
      <w:r>
        <w:rPr>
          <w:rFonts w:eastAsia="Times New Roman" w:cstheme="minorHAnsi"/>
          <w:color w:val="000000"/>
        </w:rPr>
        <w:t xml:space="preserve">your </w:t>
      </w:r>
      <w:r w:rsidRPr="002B7A83">
        <w:rPr>
          <w:rFonts w:eastAsia="Times New Roman" w:cstheme="minorHAnsi"/>
          <w:color w:val="000000"/>
        </w:rPr>
        <w:t xml:space="preserve">carrying capacity. </w:t>
      </w:r>
      <w:r>
        <w:rPr>
          <w:rFonts w:eastAsia="Times New Roman" w:cstheme="minorHAnsi"/>
          <w:color w:val="000000"/>
        </w:rPr>
        <w:t xml:space="preserve">You must benefit from Unarmored Defense to make use of this ability. </w:t>
      </w:r>
    </w:p>
    <w:p w14:paraId="4E80C983" w14:textId="77777777" w:rsidR="002B7A83" w:rsidRPr="000D5DB5" w:rsidRDefault="002B7A83">
      <w:pPr>
        <w:contextualSpacing/>
        <w:textAlignment w:val="baseline"/>
        <w:rPr>
          <w:rFonts w:eastAsia="Times New Roman" w:cstheme="minorHAnsi"/>
          <w:color w:val="000000"/>
        </w:rPr>
      </w:pPr>
    </w:p>
    <w:p w14:paraId="3DBF7A0F" w14:textId="77777777" w:rsidR="00DF343E" w:rsidRDefault="00AB25EF" w:rsidP="002B7A83">
      <w:pPr>
        <w:contextualSpacing/>
        <w:rPr>
          <w:rFonts w:eastAsia="Times New Roman" w:cstheme="minorHAnsi"/>
          <w:color w:val="000000"/>
        </w:rPr>
      </w:pPr>
      <w:r w:rsidRPr="000D5DB5">
        <w:rPr>
          <w:rFonts w:eastAsia="Times New Roman" w:cstheme="minorHAnsi"/>
          <w:b/>
          <w:bCs/>
          <w:color w:val="000000"/>
        </w:rPr>
        <w:t xml:space="preserve">Ox Stance [Stance]. </w:t>
      </w:r>
      <w:r w:rsidRPr="000D5DB5">
        <w:rPr>
          <w:rFonts w:eastAsia="Times New Roman" w:cstheme="minorHAnsi"/>
          <w:color w:val="000000"/>
        </w:rPr>
        <w:t>Starting at 11th level, you may enter this stance</w:t>
      </w:r>
      <w:r w:rsidR="00996A33">
        <w:rPr>
          <w:rFonts w:eastAsia="Times New Roman" w:cstheme="minorHAnsi"/>
          <w:color w:val="000000"/>
        </w:rPr>
        <w:t xml:space="preserve"> as a bonus action by spending 2 Ki</w:t>
      </w:r>
      <w:r w:rsidRPr="000D5DB5">
        <w:rPr>
          <w:rFonts w:eastAsia="Times New Roman" w:cstheme="minorHAnsi"/>
          <w:color w:val="000000"/>
        </w:rPr>
        <w:t>. While in this stance, you may add your Spirit modifier to all saving throws</w:t>
      </w:r>
      <w:r w:rsidR="005336CA">
        <w:rPr>
          <w:rFonts w:eastAsia="Times New Roman" w:cstheme="minorHAnsi"/>
          <w:color w:val="000000"/>
        </w:rPr>
        <w:t>, and you are enhanced with greater resilience</w:t>
      </w:r>
      <w:r w:rsidRPr="000D5DB5">
        <w:rPr>
          <w:rFonts w:eastAsia="Times New Roman" w:cstheme="minorHAnsi"/>
          <w:color w:val="000000"/>
        </w:rPr>
        <w:t xml:space="preserve">. </w:t>
      </w:r>
      <w:r w:rsidR="002B7A83">
        <w:rPr>
          <w:rFonts w:eastAsia="Times New Roman" w:cstheme="minorHAnsi"/>
          <w:color w:val="000000"/>
        </w:rPr>
        <w:t>You may stagger damage twice for no cost, and whenever you choose to stagger damage while in this stance, you suffer one less round of damage (suffering a total of three-quarters damage). Furthermore, you do not automatically fail death saving throws from triggered by staggered damage.</w:t>
      </w:r>
    </w:p>
    <w:p w14:paraId="75BA789F" w14:textId="77777777" w:rsidR="00DF343E" w:rsidRDefault="002B7A83" w:rsidP="002B7A83">
      <w:pPr>
        <w:contextualSpacing/>
        <w:rPr>
          <w:rFonts w:eastAsia="Times New Roman" w:cstheme="minorHAnsi"/>
          <w:color w:val="000000"/>
        </w:rPr>
      </w:pPr>
      <w:r>
        <w:rPr>
          <w:rFonts w:eastAsia="Times New Roman" w:cstheme="minorHAnsi"/>
          <w:color w:val="000000"/>
        </w:rPr>
        <w:lastRenderedPageBreak/>
        <w:t>Also, t</w:t>
      </w:r>
      <w:r w:rsidR="005336CA">
        <w:rPr>
          <w:rFonts w:eastAsia="Times New Roman" w:cstheme="minorHAnsi"/>
          <w:color w:val="000000"/>
        </w:rPr>
        <w:t>he first time you enter this stance, you gain temporary hit poi</w:t>
      </w:r>
      <w:r>
        <w:rPr>
          <w:rFonts w:eastAsia="Times New Roman" w:cstheme="minorHAnsi"/>
          <w:color w:val="000000"/>
        </w:rPr>
        <w:t xml:space="preserve">nts equal to double your level. </w:t>
      </w:r>
      <w:r w:rsidR="00DF343E">
        <w:rPr>
          <w:rFonts w:eastAsia="Times New Roman" w:cstheme="minorHAnsi"/>
          <w:color w:val="000000"/>
        </w:rPr>
        <w:t xml:space="preserve">If </w:t>
      </w:r>
      <w:r w:rsidR="00996A33">
        <w:rPr>
          <w:rFonts w:eastAsia="Times New Roman" w:cstheme="minorHAnsi"/>
          <w:color w:val="000000"/>
        </w:rPr>
        <w:t xml:space="preserve">you succeed on an Agility </w:t>
      </w:r>
      <w:r w:rsidR="005336CA">
        <w:rPr>
          <w:rFonts w:eastAsia="Times New Roman" w:cstheme="minorHAnsi"/>
          <w:color w:val="000000"/>
        </w:rPr>
        <w:t xml:space="preserve">or Strength </w:t>
      </w:r>
      <w:r w:rsidR="00996A33">
        <w:rPr>
          <w:rFonts w:eastAsia="Times New Roman" w:cstheme="minorHAnsi"/>
          <w:color w:val="000000"/>
        </w:rPr>
        <w:t xml:space="preserve">saving throw against an effect and take no damage, you may enter this stance </w:t>
      </w:r>
      <w:r w:rsidR="00DF343E">
        <w:rPr>
          <w:rFonts w:eastAsia="Times New Roman" w:cstheme="minorHAnsi"/>
          <w:color w:val="000000"/>
        </w:rPr>
        <w:t>for only 1 Ki point, as a reaction</w:t>
      </w:r>
      <w:r w:rsidR="00996A33">
        <w:rPr>
          <w:rFonts w:eastAsia="Times New Roman" w:cstheme="minorHAnsi"/>
          <w:color w:val="000000"/>
        </w:rPr>
        <w:t xml:space="preserve">. </w:t>
      </w:r>
    </w:p>
    <w:p w14:paraId="0DB2708A" w14:textId="77777777" w:rsidR="002B7A83" w:rsidRDefault="002B7A83" w:rsidP="002B7A83">
      <w:pPr>
        <w:contextualSpacing/>
        <w:rPr>
          <w:rFonts w:eastAsia="Times New Roman" w:cstheme="minorHAnsi"/>
          <w:color w:val="000000"/>
        </w:rPr>
      </w:pPr>
      <w:r w:rsidRPr="00F20944">
        <w:rPr>
          <w:rFonts w:eastAsia="Times New Roman" w:cstheme="minorHAnsi"/>
          <w:color w:val="000000"/>
        </w:rPr>
        <w:t xml:space="preserve">This stance is </w:t>
      </w:r>
      <w:r>
        <w:rPr>
          <w:rFonts w:eastAsia="Times New Roman" w:cstheme="minorHAnsi"/>
          <w:color w:val="000000"/>
        </w:rPr>
        <w:t xml:space="preserve">also </w:t>
      </w:r>
      <w:r w:rsidRPr="00F20944">
        <w:rPr>
          <w:rFonts w:eastAsia="Times New Roman" w:cstheme="minorHAnsi"/>
          <w:color w:val="000000"/>
        </w:rPr>
        <w:t>broken if you move more than your normal speed in a single round.</w:t>
      </w:r>
      <w:r>
        <w:rPr>
          <w:rFonts w:eastAsia="Times New Roman" w:cstheme="minorHAnsi"/>
          <w:color w:val="000000"/>
        </w:rPr>
        <w:t xml:space="preserve"> </w:t>
      </w:r>
    </w:p>
    <w:p w14:paraId="11940C84" w14:textId="77777777" w:rsidR="00AB25EF" w:rsidRPr="000D5DB5" w:rsidRDefault="00AB25EF">
      <w:pPr>
        <w:contextualSpacing/>
        <w:rPr>
          <w:rFonts w:eastAsia="Times New Roman" w:cstheme="minorHAnsi"/>
          <w:sz w:val="24"/>
          <w:szCs w:val="24"/>
        </w:rPr>
      </w:pPr>
    </w:p>
    <w:p w14:paraId="77B0E823" w14:textId="77777777" w:rsidR="00AB25EF" w:rsidRDefault="00AB25EF" w:rsidP="00DF343E">
      <w:pPr>
        <w:contextualSpacing/>
        <w:rPr>
          <w:rFonts w:eastAsia="Times New Roman" w:cstheme="minorHAnsi"/>
          <w:color w:val="000000"/>
        </w:rPr>
      </w:pPr>
      <w:r w:rsidRPr="000D5DB5">
        <w:rPr>
          <w:rFonts w:eastAsia="Times New Roman" w:cstheme="minorHAnsi"/>
          <w:b/>
          <w:bCs/>
          <w:color w:val="000000"/>
        </w:rPr>
        <w:t xml:space="preserve">Zen Pose. </w:t>
      </w:r>
      <w:r w:rsidRPr="000D5DB5">
        <w:rPr>
          <w:rFonts w:eastAsia="Times New Roman" w:cstheme="minorHAnsi"/>
          <w:color w:val="000000"/>
        </w:rPr>
        <w:t xml:space="preserve">Starting at 17th level, </w:t>
      </w:r>
      <w:r w:rsidR="00666570">
        <w:rPr>
          <w:rFonts w:eastAsia="Times New Roman" w:cstheme="minorHAnsi"/>
          <w:color w:val="000000"/>
        </w:rPr>
        <w:t xml:space="preserve">your </w:t>
      </w:r>
      <w:r w:rsidR="00D262A7">
        <w:rPr>
          <w:rFonts w:eastAsia="Times New Roman" w:cstheme="minorHAnsi"/>
          <w:color w:val="000000"/>
        </w:rPr>
        <w:t>Ox Stance</w:t>
      </w:r>
      <w:r w:rsidR="00666570">
        <w:rPr>
          <w:rFonts w:eastAsia="Times New Roman" w:cstheme="minorHAnsi"/>
          <w:color w:val="000000"/>
        </w:rPr>
        <w:t xml:space="preserve"> is enhanced</w:t>
      </w:r>
      <w:r w:rsidR="00DF343E">
        <w:rPr>
          <w:rFonts w:eastAsia="Times New Roman" w:cstheme="minorHAnsi"/>
          <w:color w:val="000000"/>
        </w:rPr>
        <w:t xml:space="preserve"> into Zen Pose</w:t>
      </w:r>
      <w:r w:rsidR="00F20944">
        <w:rPr>
          <w:rFonts w:eastAsia="Times New Roman" w:cstheme="minorHAnsi"/>
          <w:color w:val="000000"/>
        </w:rPr>
        <w:t xml:space="preserve">. So long </w:t>
      </w:r>
      <w:r w:rsidRPr="000D5DB5">
        <w:rPr>
          <w:rFonts w:eastAsia="Times New Roman" w:cstheme="minorHAnsi"/>
          <w:color w:val="000000"/>
        </w:rPr>
        <w:t xml:space="preserve">as you </w:t>
      </w:r>
      <w:r w:rsidR="00765FC4" w:rsidRPr="000D5DB5">
        <w:rPr>
          <w:rFonts w:eastAsia="Times New Roman" w:cstheme="minorHAnsi"/>
          <w:color w:val="000000"/>
        </w:rPr>
        <w:t>do not take damage from an attack and do not fail a saving throw</w:t>
      </w:r>
      <w:r w:rsidRPr="000D5DB5">
        <w:rPr>
          <w:rFonts w:eastAsia="Times New Roman" w:cstheme="minorHAnsi"/>
          <w:color w:val="000000"/>
        </w:rPr>
        <w:t xml:space="preserve">, your enemies have disadvantage to attack rolls against you, and you have advantage to all saving throws. Whenever </w:t>
      </w:r>
      <w:r w:rsidR="00F20944">
        <w:rPr>
          <w:rFonts w:eastAsia="Times New Roman" w:cstheme="minorHAnsi"/>
          <w:color w:val="000000"/>
        </w:rPr>
        <w:t xml:space="preserve">both rolls (from advantage or disadvantage) are resolved to your benefit while in the pose (such as an attack failing once normally and again due to disadvantage), </w:t>
      </w:r>
      <w:r w:rsidRPr="000D5DB5">
        <w:rPr>
          <w:rFonts w:eastAsia="Times New Roman" w:cstheme="minorHAnsi"/>
          <w:color w:val="000000"/>
        </w:rPr>
        <w:t>you regain 1 Ki point</w:t>
      </w:r>
      <w:r w:rsidR="002554F2">
        <w:rPr>
          <w:rFonts w:eastAsia="Times New Roman" w:cstheme="minorHAnsi"/>
          <w:color w:val="000000"/>
        </w:rPr>
        <w:t>.</w:t>
      </w:r>
      <w:r w:rsidR="00F20944">
        <w:rPr>
          <w:rFonts w:eastAsia="Times New Roman" w:cstheme="minorHAnsi"/>
          <w:color w:val="000000"/>
        </w:rPr>
        <w:t xml:space="preserve"> </w:t>
      </w:r>
    </w:p>
    <w:p w14:paraId="58C66BCB" w14:textId="77777777" w:rsidR="00AB25EF" w:rsidRPr="000D5DB5" w:rsidRDefault="00AB25EF">
      <w:pPr>
        <w:contextualSpacing/>
        <w:rPr>
          <w:rFonts w:eastAsia="Times New Roman" w:cstheme="minorHAnsi"/>
          <w:sz w:val="24"/>
          <w:szCs w:val="24"/>
        </w:rPr>
      </w:pPr>
    </w:p>
    <w:p w14:paraId="4F2225EF"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Mistweaver</w:t>
      </w:r>
    </w:p>
    <w:p w14:paraId="6C161DD5" w14:textId="77777777" w:rsidR="00AB25EF" w:rsidRDefault="00847C44">
      <w:pPr>
        <w:contextualSpacing/>
        <w:rPr>
          <w:rFonts w:eastAsia="Times New Roman" w:cstheme="minorHAnsi"/>
          <w:color w:val="000000"/>
        </w:rPr>
      </w:pPr>
      <w:r>
        <w:rPr>
          <w:rFonts w:eastAsia="Times New Roman" w:cstheme="minorHAnsi"/>
          <w:color w:val="000000"/>
        </w:rPr>
        <w:t xml:space="preserve">You </w:t>
      </w:r>
      <w:r w:rsidR="00AB25EF" w:rsidRPr="000D5DB5">
        <w:rPr>
          <w:rFonts w:eastAsia="Times New Roman" w:cstheme="minorHAnsi"/>
          <w:color w:val="000000"/>
        </w:rPr>
        <w:t>are focused on empowering and supporting allies</w:t>
      </w:r>
      <w:r>
        <w:rPr>
          <w:rFonts w:eastAsia="Times New Roman" w:cstheme="minorHAnsi"/>
          <w:color w:val="000000"/>
        </w:rPr>
        <w:t>. Mistweavers are</w:t>
      </w:r>
      <w:r w:rsidRPr="000D5DB5">
        <w:rPr>
          <w:rFonts w:eastAsia="Times New Roman" w:cstheme="minorHAnsi"/>
          <w:color w:val="000000"/>
        </w:rPr>
        <w:t xml:space="preserve"> </w:t>
      </w:r>
      <w:r w:rsidR="00AB25EF" w:rsidRPr="000D5DB5">
        <w:rPr>
          <w:rFonts w:eastAsia="Times New Roman" w:cstheme="minorHAnsi"/>
          <w:color w:val="000000"/>
        </w:rPr>
        <w:t xml:space="preserve">usually the most elusive of the monk disciplines. </w:t>
      </w:r>
    </w:p>
    <w:p w14:paraId="278376AE" w14:textId="77777777" w:rsidR="00847C44" w:rsidRPr="000D5DB5" w:rsidRDefault="00847C44">
      <w:pPr>
        <w:contextualSpacing/>
        <w:rPr>
          <w:rFonts w:eastAsia="Times New Roman" w:cstheme="minorHAnsi"/>
          <w:sz w:val="24"/>
          <w:szCs w:val="24"/>
        </w:rPr>
      </w:pPr>
    </w:p>
    <w:p w14:paraId="796CC64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Mistweaver Focus. </w:t>
      </w:r>
      <w:r w:rsidRPr="000D5DB5">
        <w:rPr>
          <w:rFonts w:eastAsia="Times New Roman" w:cstheme="minorHAnsi"/>
          <w:color w:val="000000"/>
        </w:rPr>
        <w:t xml:space="preserve">Upon reaching 3rd level and gaining this monk tradition, </w:t>
      </w:r>
      <w:r w:rsidR="002554F2">
        <w:rPr>
          <w:rFonts w:eastAsia="Times New Roman" w:cstheme="minorHAnsi"/>
          <w:color w:val="000000"/>
        </w:rPr>
        <w:t xml:space="preserve">you </w:t>
      </w:r>
      <w:r w:rsidRPr="000D5DB5">
        <w:rPr>
          <w:rFonts w:eastAsia="Times New Roman" w:cstheme="minorHAnsi"/>
          <w:color w:val="000000"/>
        </w:rPr>
        <w:t xml:space="preserve">may add the following Ki power to your repertoire. </w:t>
      </w:r>
    </w:p>
    <w:p w14:paraId="5CFE8BAC" w14:textId="77777777" w:rsidR="001B1B6A" w:rsidRDefault="00AB25EF" w:rsidP="00996A33">
      <w:pPr>
        <w:numPr>
          <w:ilvl w:val="0"/>
          <w:numId w:val="18"/>
        </w:numPr>
        <w:ind w:left="0" w:firstLine="0"/>
        <w:contextualSpacing/>
        <w:textAlignment w:val="baseline"/>
        <w:rPr>
          <w:rFonts w:eastAsia="Times New Roman" w:cstheme="minorHAnsi"/>
          <w:color w:val="000000"/>
        </w:rPr>
      </w:pPr>
      <w:r w:rsidRPr="001B1B6A">
        <w:rPr>
          <w:rFonts w:eastAsia="Times New Roman" w:cstheme="minorHAnsi"/>
          <w:b/>
          <w:bCs/>
          <w:color w:val="000000"/>
        </w:rPr>
        <w:t xml:space="preserve">Soothing Mist. </w:t>
      </w:r>
      <w:r w:rsidRPr="001B1B6A">
        <w:rPr>
          <w:rFonts w:eastAsia="Times New Roman" w:cstheme="minorHAnsi"/>
          <w:color w:val="000000"/>
        </w:rPr>
        <w:t xml:space="preserve">As an action, you may expend Ki and gain a </w:t>
      </w:r>
      <w:r w:rsidR="00765FC4" w:rsidRPr="001B1B6A">
        <w:rPr>
          <w:rFonts w:eastAsia="Times New Roman" w:cstheme="minorHAnsi"/>
          <w:color w:val="000000"/>
        </w:rPr>
        <w:t xml:space="preserve">cloud </w:t>
      </w:r>
      <w:r w:rsidRPr="001B1B6A">
        <w:rPr>
          <w:rFonts w:eastAsia="Times New Roman" w:cstheme="minorHAnsi"/>
          <w:color w:val="000000"/>
        </w:rPr>
        <w:t>of healing</w:t>
      </w:r>
      <w:r w:rsidR="00765FC4" w:rsidRPr="001B1B6A">
        <w:rPr>
          <w:rFonts w:eastAsia="Times New Roman" w:cstheme="minorHAnsi"/>
          <w:color w:val="000000"/>
        </w:rPr>
        <w:t xml:space="preserve"> mists</w:t>
      </w:r>
      <w:r w:rsidRPr="001B1B6A">
        <w:rPr>
          <w:rFonts w:eastAsia="Times New Roman" w:cstheme="minorHAnsi"/>
          <w:color w:val="000000"/>
        </w:rPr>
        <w:t xml:space="preserve">. The creature gains </w:t>
      </w:r>
      <w:r w:rsidR="004E4000">
        <w:rPr>
          <w:rFonts w:eastAsia="Times New Roman" w:cstheme="minorHAnsi"/>
          <w:color w:val="000000"/>
        </w:rPr>
        <w:t>2d6</w:t>
      </w:r>
      <w:r w:rsidR="00765FC4" w:rsidRPr="001B1B6A">
        <w:rPr>
          <w:rFonts w:eastAsia="Times New Roman" w:cstheme="minorHAnsi"/>
          <w:color w:val="000000"/>
        </w:rPr>
        <w:t xml:space="preserve"> </w:t>
      </w:r>
      <w:r w:rsidRPr="001B1B6A">
        <w:rPr>
          <w:rFonts w:eastAsia="Times New Roman" w:cstheme="minorHAnsi"/>
          <w:color w:val="000000"/>
        </w:rPr>
        <w:t xml:space="preserve">hit points for every Ki point invested. You may target a creature up to </w:t>
      </w:r>
      <w:r w:rsidR="00C547DB">
        <w:rPr>
          <w:rFonts w:eastAsia="Times New Roman" w:cstheme="minorHAnsi"/>
          <w:color w:val="000000"/>
        </w:rPr>
        <w:t>15</w:t>
      </w:r>
      <w:r w:rsidRPr="001B1B6A">
        <w:rPr>
          <w:rFonts w:eastAsia="Times New Roman" w:cstheme="minorHAnsi"/>
          <w:color w:val="000000"/>
        </w:rPr>
        <w:t xml:space="preserve"> feet away</w:t>
      </w:r>
      <w:r w:rsidR="00765FC4" w:rsidRPr="001B1B6A">
        <w:rPr>
          <w:rFonts w:eastAsia="Times New Roman" w:cstheme="minorHAnsi"/>
          <w:color w:val="000000"/>
        </w:rPr>
        <w:t xml:space="preserve"> (or a number of creatures within 30 feet of one another)</w:t>
      </w:r>
      <w:r w:rsidRPr="001B1B6A">
        <w:rPr>
          <w:rFonts w:eastAsia="Times New Roman" w:cstheme="minorHAnsi"/>
          <w:color w:val="000000"/>
        </w:rPr>
        <w:t>, and distribute healing amongst as many creatures as you wish. If benefitting from Thunder Focus Tea</w:t>
      </w:r>
      <w:r w:rsidR="00373404" w:rsidRPr="001B1B6A">
        <w:rPr>
          <w:rFonts w:eastAsia="Times New Roman" w:cstheme="minorHAnsi"/>
          <w:color w:val="000000"/>
        </w:rPr>
        <w:t>, this ability heals 5 extra hit points</w:t>
      </w:r>
      <w:r w:rsidRPr="001B1B6A">
        <w:rPr>
          <w:rFonts w:eastAsia="Times New Roman" w:cstheme="minorHAnsi"/>
          <w:color w:val="000000"/>
        </w:rPr>
        <w:t xml:space="preserve">. </w:t>
      </w:r>
    </w:p>
    <w:p w14:paraId="2C411A3B" w14:textId="77777777" w:rsidR="004E4000" w:rsidRDefault="001B1B6A" w:rsidP="004E4000">
      <w:pPr>
        <w:contextualSpacing/>
        <w:textAlignment w:val="baseline"/>
        <w:rPr>
          <w:rFonts w:eastAsia="Times New Roman" w:cstheme="minorHAnsi"/>
          <w:color w:val="000000"/>
        </w:rPr>
      </w:pPr>
      <w:r>
        <w:rPr>
          <w:rFonts w:eastAsia="Times New Roman" w:cstheme="minorHAnsi"/>
          <w:color w:val="000000"/>
        </w:rPr>
        <w:t>If you already used your action to attack a hostile creature and landed at least one successful hit</w:t>
      </w:r>
      <w:r w:rsidR="004E4000">
        <w:rPr>
          <w:rFonts w:eastAsia="Times New Roman" w:cstheme="minorHAnsi"/>
          <w:color w:val="000000"/>
        </w:rPr>
        <w:t xml:space="preserve"> on your turn in the last round</w:t>
      </w:r>
      <w:r>
        <w:rPr>
          <w:rFonts w:eastAsia="Times New Roman" w:cstheme="minorHAnsi"/>
          <w:color w:val="000000"/>
        </w:rPr>
        <w:t>, you may use this ability as a bonus action instead.</w:t>
      </w:r>
    </w:p>
    <w:p w14:paraId="58980D9E" w14:textId="77777777" w:rsidR="001B1B6A" w:rsidRDefault="001B1B6A" w:rsidP="001B1B6A">
      <w:pPr>
        <w:contextualSpacing/>
        <w:textAlignment w:val="baseline"/>
        <w:rPr>
          <w:rFonts w:eastAsia="Times New Roman" w:cstheme="minorHAnsi"/>
          <w:color w:val="000000"/>
        </w:rPr>
      </w:pPr>
      <w:r>
        <w:rPr>
          <w:rFonts w:eastAsia="Times New Roman" w:cstheme="minorHAnsi"/>
          <w:color w:val="000000"/>
        </w:rPr>
        <w:t>Y</w:t>
      </w:r>
      <w:r w:rsidR="00AB25EF" w:rsidRPr="001B1B6A">
        <w:rPr>
          <w:rFonts w:eastAsia="Times New Roman" w:cstheme="minorHAnsi"/>
          <w:color w:val="000000"/>
        </w:rPr>
        <w:t xml:space="preserve">ou </w:t>
      </w:r>
      <w:r>
        <w:rPr>
          <w:rFonts w:eastAsia="Times New Roman" w:cstheme="minorHAnsi"/>
          <w:color w:val="000000"/>
        </w:rPr>
        <w:t xml:space="preserve">may alternatively </w:t>
      </w:r>
      <w:r w:rsidR="00AB25EF" w:rsidRPr="001B1B6A">
        <w:rPr>
          <w:rFonts w:eastAsia="Times New Roman" w:cstheme="minorHAnsi"/>
          <w:color w:val="000000"/>
        </w:rPr>
        <w:t xml:space="preserve">expend hit points from your pool of healing to cure the target of one disease or neutralize one poison affecting it, with a number of hit points required equal to one-half the saving throw DC of the poison (round up). You can cure multiple diseases and neutralize multiple poisons with a single use of Soothing Mist, expending hit points separately for each one. This feature has no effect on constructs or undead. </w:t>
      </w:r>
    </w:p>
    <w:p w14:paraId="5C4F4B7A" w14:textId="77777777" w:rsidR="00C0782F" w:rsidRDefault="00C0782F" w:rsidP="00C0782F">
      <w:pPr>
        <w:numPr>
          <w:ilvl w:val="0"/>
          <w:numId w:val="16"/>
        </w:numPr>
        <w:ind w:left="0" w:firstLine="0"/>
        <w:contextualSpacing/>
        <w:textAlignment w:val="baseline"/>
        <w:rPr>
          <w:rFonts w:eastAsia="Times New Roman" w:cstheme="minorHAnsi"/>
          <w:color w:val="000000"/>
        </w:rPr>
      </w:pPr>
      <w:r>
        <w:rPr>
          <w:rFonts w:eastAsia="Times New Roman" w:cstheme="minorHAnsi"/>
          <w:b/>
          <w:bCs/>
          <w:color w:val="000000"/>
        </w:rPr>
        <w:t>Enveloping Mist</w:t>
      </w:r>
      <w:r w:rsidRPr="002554F2">
        <w:rPr>
          <w:rFonts w:eastAsia="Times New Roman" w:cstheme="minorHAnsi"/>
          <w:b/>
          <w:bCs/>
          <w:color w:val="000000"/>
        </w:rPr>
        <w:t xml:space="preserve">. </w:t>
      </w:r>
      <w:r w:rsidRPr="002554F2">
        <w:rPr>
          <w:rFonts w:eastAsia="Times New Roman" w:cstheme="minorHAnsi"/>
          <w:color w:val="000000"/>
        </w:rPr>
        <w:t xml:space="preserve">As an action, you can </w:t>
      </w:r>
      <w:r>
        <w:rPr>
          <w:rFonts w:eastAsia="Times New Roman" w:cstheme="minorHAnsi"/>
          <w:color w:val="000000"/>
        </w:rPr>
        <w:t xml:space="preserve">spend 1 Ki to </w:t>
      </w:r>
      <w:r w:rsidRPr="002554F2">
        <w:rPr>
          <w:rFonts w:eastAsia="Times New Roman" w:cstheme="minorHAnsi"/>
          <w:color w:val="000000"/>
        </w:rPr>
        <w:t xml:space="preserve">cast </w:t>
      </w:r>
      <w:r>
        <w:rPr>
          <w:rFonts w:eastAsia="Times New Roman" w:cstheme="minorHAnsi"/>
          <w:color w:val="000000"/>
        </w:rPr>
        <w:t xml:space="preserve">the </w:t>
      </w:r>
      <w:r>
        <w:rPr>
          <w:rFonts w:eastAsia="Times New Roman" w:cstheme="minorHAnsi"/>
          <w:i/>
          <w:iCs/>
          <w:color w:val="000000"/>
        </w:rPr>
        <w:t xml:space="preserve">rejuvenation </w:t>
      </w:r>
      <w:r>
        <w:rPr>
          <w:rFonts w:eastAsia="Times New Roman" w:cstheme="minorHAnsi"/>
          <w:color w:val="000000"/>
        </w:rPr>
        <w:t xml:space="preserve">or </w:t>
      </w:r>
      <w:r>
        <w:rPr>
          <w:rFonts w:eastAsia="Times New Roman" w:cstheme="minorHAnsi"/>
          <w:i/>
          <w:iCs/>
          <w:color w:val="000000"/>
        </w:rPr>
        <w:t xml:space="preserve">expeditious retreat </w:t>
      </w:r>
      <w:r>
        <w:rPr>
          <w:rFonts w:eastAsia="Times New Roman" w:cstheme="minorHAnsi"/>
          <w:color w:val="000000"/>
        </w:rPr>
        <w:t>spells as 1st level spells</w:t>
      </w:r>
      <w:r w:rsidRPr="002554F2">
        <w:rPr>
          <w:rFonts w:eastAsia="Times New Roman" w:cstheme="minorHAnsi"/>
          <w:color w:val="000000"/>
        </w:rPr>
        <w:t xml:space="preserve">. </w:t>
      </w:r>
      <w:r>
        <w:rPr>
          <w:rFonts w:eastAsia="Times New Roman" w:cstheme="minorHAnsi"/>
          <w:color w:val="000000"/>
        </w:rPr>
        <w:t>These requires only verbal components. You can spend additional Ki to heighten the spells</w:t>
      </w:r>
      <w:ins w:id="1933" w:author="Admin" w:date="2021-03-31T21:25:00Z">
        <w:r w:rsidR="00523605">
          <w:rPr>
            <w:rFonts w:eastAsia="Times New Roman" w:cstheme="minorHAnsi"/>
            <w:color w:val="000000"/>
          </w:rPr>
          <w:t xml:space="preserve"> (up to the normal limit of ki spells)</w:t>
        </w:r>
      </w:ins>
      <w:r w:rsidRPr="002554F2">
        <w:rPr>
          <w:rFonts w:eastAsia="Times New Roman" w:cstheme="minorHAnsi"/>
          <w:color w:val="000000"/>
        </w:rPr>
        <w:t>.</w:t>
      </w:r>
    </w:p>
    <w:p w14:paraId="690F626E" w14:textId="77777777" w:rsidR="001B1B6A" w:rsidRDefault="001B1B6A" w:rsidP="001B1B6A">
      <w:pPr>
        <w:contextualSpacing/>
        <w:textAlignment w:val="baseline"/>
        <w:rPr>
          <w:rFonts w:eastAsia="Times New Roman" w:cstheme="minorHAnsi"/>
          <w:color w:val="000000"/>
        </w:rPr>
      </w:pPr>
    </w:p>
    <w:p w14:paraId="0E40115F" w14:textId="77777777" w:rsidR="00156D80" w:rsidRDefault="00156D80" w:rsidP="00156D80">
      <w:pPr>
        <w:contextualSpacing/>
        <w:rPr>
          <w:rFonts w:eastAsia="Times New Roman" w:cstheme="minorHAnsi"/>
          <w:color w:val="000000"/>
        </w:rPr>
      </w:pPr>
      <w:r>
        <w:rPr>
          <w:rFonts w:eastAsia="Times New Roman" w:cstheme="minorHAnsi"/>
          <w:b/>
          <w:bCs/>
          <w:color w:val="000000"/>
        </w:rPr>
        <w:t xml:space="preserve">Mistweaver’s Enlightenment. </w:t>
      </w:r>
      <w:r>
        <w:rPr>
          <w:rFonts w:eastAsia="Times New Roman" w:cstheme="minorHAnsi"/>
          <w:color w:val="000000"/>
        </w:rPr>
        <w:t xml:space="preserve">Also upon gaining this monk tradition, whenever you deal damage to a target, you are enhanced with enlightenment for until the end of your turn in the next round. </w:t>
      </w:r>
      <w:r w:rsidR="005336CA">
        <w:rPr>
          <w:rFonts w:eastAsia="Times New Roman" w:cstheme="minorHAnsi"/>
          <w:color w:val="000000"/>
        </w:rPr>
        <w:t xml:space="preserve">You may either reduce the </w:t>
      </w:r>
      <w:r>
        <w:rPr>
          <w:rFonts w:eastAsia="Times New Roman" w:cstheme="minorHAnsi"/>
          <w:color w:val="000000"/>
        </w:rPr>
        <w:t xml:space="preserve">Ki </w:t>
      </w:r>
      <w:r w:rsidR="005336CA">
        <w:rPr>
          <w:rFonts w:eastAsia="Times New Roman" w:cstheme="minorHAnsi"/>
          <w:color w:val="000000"/>
        </w:rPr>
        <w:t xml:space="preserve">cost of an </w:t>
      </w:r>
      <w:r>
        <w:rPr>
          <w:rFonts w:eastAsia="Times New Roman" w:cstheme="minorHAnsi"/>
          <w:color w:val="000000"/>
        </w:rPr>
        <w:t xml:space="preserve">ability you use </w:t>
      </w:r>
      <w:r w:rsidR="005336CA">
        <w:rPr>
          <w:rFonts w:eastAsia="Times New Roman" w:cstheme="minorHAnsi"/>
          <w:color w:val="000000"/>
        </w:rPr>
        <w:t xml:space="preserve">by </w:t>
      </w:r>
      <w:r>
        <w:rPr>
          <w:rFonts w:eastAsia="Times New Roman" w:cstheme="minorHAnsi"/>
          <w:color w:val="000000"/>
        </w:rPr>
        <w:t>1 point</w:t>
      </w:r>
      <w:r w:rsidR="00C0782F">
        <w:rPr>
          <w:rFonts w:eastAsia="Times New Roman" w:cstheme="minorHAnsi"/>
          <w:color w:val="000000"/>
        </w:rPr>
        <w:t xml:space="preserve"> (minimum 1 point)</w:t>
      </w:r>
      <w:r w:rsidR="005336CA">
        <w:rPr>
          <w:rFonts w:eastAsia="Times New Roman" w:cstheme="minorHAnsi"/>
          <w:color w:val="000000"/>
        </w:rPr>
        <w:t xml:space="preserve">, or use the Soothing Mist Ki power with no expenditure of Ki. This heals as if you spent 1 Ki point only, but cannot heal a creature above its Bloodied value. </w:t>
      </w:r>
    </w:p>
    <w:p w14:paraId="4AE72335" w14:textId="77777777" w:rsidR="00156D80" w:rsidRPr="001B1B6A" w:rsidRDefault="00156D80" w:rsidP="001B1B6A">
      <w:pPr>
        <w:contextualSpacing/>
        <w:textAlignment w:val="baseline"/>
        <w:rPr>
          <w:rFonts w:eastAsia="Times New Roman" w:cstheme="minorHAnsi"/>
          <w:color w:val="000000"/>
        </w:rPr>
      </w:pPr>
    </w:p>
    <w:p w14:paraId="203E7CD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Mistweaver Ki. </w:t>
      </w:r>
      <w:r w:rsidRPr="000D5DB5">
        <w:rPr>
          <w:rFonts w:eastAsia="Times New Roman" w:cstheme="minorHAnsi"/>
          <w:color w:val="000000"/>
        </w:rPr>
        <w:t xml:space="preserve">Upon reaching 6th level, you gain the following new Ki powers and add them to your repertoire. </w:t>
      </w:r>
    </w:p>
    <w:p w14:paraId="18486D72" w14:textId="77777777" w:rsidR="00AB25EF" w:rsidRPr="000D5DB5" w:rsidRDefault="00AB25EF" w:rsidP="00181EE1">
      <w:pPr>
        <w:numPr>
          <w:ilvl w:val="0"/>
          <w:numId w:val="19"/>
        </w:numPr>
        <w:ind w:left="0" w:firstLine="0"/>
        <w:contextualSpacing/>
        <w:textAlignment w:val="baseline"/>
        <w:rPr>
          <w:rFonts w:eastAsia="Times New Roman" w:cstheme="minorHAnsi"/>
          <w:color w:val="000000"/>
        </w:rPr>
      </w:pPr>
      <w:r w:rsidRPr="000D5DB5">
        <w:rPr>
          <w:rFonts w:eastAsia="Times New Roman" w:cstheme="minorHAnsi"/>
          <w:b/>
          <w:bCs/>
          <w:color w:val="000000"/>
        </w:rPr>
        <w:t xml:space="preserve">Control Ki. </w:t>
      </w:r>
      <w:r w:rsidRPr="000D5DB5">
        <w:rPr>
          <w:rFonts w:eastAsia="Times New Roman" w:cstheme="minorHAnsi"/>
          <w:color w:val="000000"/>
        </w:rPr>
        <w:t xml:space="preserve">As an action, you may </w:t>
      </w:r>
      <w:r w:rsidR="00996A33">
        <w:rPr>
          <w:rFonts w:eastAsia="Times New Roman" w:cstheme="minorHAnsi"/>
          <w:color w:val="000000"/>
        </w:rPr>
        <w:t xml:space="preserve">spend 2 Ki to </w:t>
      </w:r>
      <w:r w:rsidRPr="000D5DB5">
        <w:rPr>
          <w:rFonts w:eastAsia="Times New Roman" w:cstheme="minorHAnsi"/>
          <w:color w:val="000000"/>
        </w:rPr>
        <w:t xml:space="preserve">cast </w:t>
      </w:r>
      <w:r w:rsidR="00181EE1">
        <w:rPr>
          <w:rFonts w:eastAsia="Times New Roman" w:cstheme="minorHAnsi"/>
          <w:color w:val="000000"/>
        </w:rPr>
        <w:t xml:space="preserve">the </w:t>
      </w:r>
      <w:r w:rsidR="00181EE1" w:rsidRPr="00181EE1">
        <w:rPr>
          <w:rFonts w:eastAsia="Times New Roman" w:cstheme="minorHAnsi"/>
          <w:i/>
          <w:iCs/>
          <w:color w:val="000000"/>
        </w:rPr>
        <w:t>m</w:t>
      </w:r>
      <w:r w:rsidRPr="00181EE1">
        <w:rPr>
          <w:rFonts w:eastAsia="Times New Roman" w:cstheme="minorHAnsi"/>
          <w:i/>
          <w:iCs/>
          <w:color w:val="000000"/>
        </w:rPr>
        <w:t>ute</w:t>
      </w:r>
      <w:r w:rsidR="00181EE1">
        <w:rPr>
          <w:rFonts w:eastAsia="Times New Roman" w:cstheme="minorHAnsi"/>
          <w:color w:val="000000"/>
        </w:rPr>
        <w:t xml:space="preserve"> spell</w:t>
      </w:r>
      <w:r w:rsidRPr="000D5DB5">
        <w:rPr>
          <w:rFonts w:eastAsia="Times New Roman" w:cstheme="minorHAnsi"/>
          <w:color w:val="000000"/>
        </w:rPr>
        <w:t xml:space="preserve">. Upon reaching 9th level, you may also cast </w:t>
      </w:r>
      <w:r w:rsidR="00181EE1">
        <w:rPr>
          <w:rFonts w:eastAsia="Times New Roman" w:cstheme="minorHAnsi"/>
          <w:i/>
          <w:iCs/>
          <w:color w:val="000000"/>
        </w:rPr>
        <w:t>d</w:t>
      </w:r>
      <w:r w:rsidRPr="000D5DB5">
        <w:rPr>
          <w:rFonts w:eastAsia="Times New Roman" w:cstheme="minorHAnsi"/>
          <w:i/>
          <w:iCs/>
          <w:color w:val="000000"/>
        </w:rPr>
        <w:t xml:space="preserve">ispel </w:t>
      </w:r>
      <w:r w:rsidR="00181EE1">
        <w:rPr>
          <w:rFonts w:eastAsia="Times New Roman" w:cstheme="minorHAnsi"/>
          <w:i/>
          <w:iCs/>
          <w:color w:val="000000"/>
        </w:rPr>
        <w:t>m</w:t>
      </w:r>
      <w:r w:rsidRPr="000D5DB5">
        <w:rPr>
          <w:rFonts w:eastAsia="Times New Roman" w:cstheme="minorHAnsi"/>
          <w:i/>
          <w:iCs/>
          <w:color w:val="000000"/>
        </w:rPr>
        <w:t xml:space="preserve">agic </w:t>
      </w:r>
      <w:r w:rsidRPr="000D5DB5">
        <w:rPr>
          <w:rFonts w:eastAsia="Times New Roman" w:cstheme="minorHAnsi"/>
          <w:color w:val="000000"/>
        </w:rPr>
        <w:t>as a 3rd level spell. You may either cast them with their normal ranges</w:t>
      </w:r>
      <w:r w:rsidR="004E4000">
        <w:rPr>
          <w:rFonts w:eastAsia="Times New Roman" w:cstheme="minorHAnsi"/>
          <w:color w:val="000000"/>
        </w:rPr>
        <w:t>, use them as strike effects</w:t>
      </w:r>
      <w:r w:rsidRPr="000D5DB5">
        <w:rPr>
          <w:rFonts w:eastAsia="Times New Roman" w:cstheme="minorHAnsi"/>
          <w:color w:val="000000"/>
        </w:rPr>
        <w:t>, or imbue them into your brews</w:t>
      </w:r>
      <w:r w:rsidR="002554F2">
        <w:rPr>
          <w:rFonts w:eastAsia="Times New Roman" w:cstheme="minorHAnsi"/>
          <w:color w:val="000000"/>
        </w:rPr>
        <w:t xml:space="preserve"> if you have the Brewer feat</w:t>
      </w:r>
      <w:r w:rsidRPr="000D5DB5">
        <w:rPr>
          <w:rFonts w:eastAsia="Times New Roman" w:cstheme="minorHAnsi"/>
          <w:color w:val="000000"/>
        </w:rPr>
        <w:t xml:space="preserve">. In this case, they are the only imbued effect. </w:t>
      </w:r>
      <w:r w:rsidR="00996A33">
        <w:rPr>
          <w:rFonts w:eastAsia="Times New Roman" w:cstheme="minorHAnsi"/>
          <w:color w:val="000000"/>
        </w:rPr>
        <w:t>You can spend Ki to heighten this effect</w:t>
      </w:r>
      <w:ins w:id="1934" w:author="Admin" w:date="2021-03-31T21:25:00Z">
        <w:r w:rsidR="00523605">
          <w:rPr>
            <w:rFonts w:eastAsia="Times New Roman" w:cstheme="minorHAnsi"/>
            <w:color w:val="000000"/>
          </w:rPr>
          <w:t xml:space="preserve"> (up to the normal limit of ki spells)</w:t>
        </w:r>
      </w:ins>
      <w:r w:rsidR="00996A33">
        <w:rPr>
          <w:rFonts w:eastAsia="Times New Roman" w:cstheme="minorHAnsi"/>
          <w:color w:val="000000"/>
        </w:rPr>
        <w:t xml:space="preserve">. </w:t>
      </w:r>
      <w:r w:rsidR="004E4000">
        <w:rPr>
          <w:rFonts w:eastAsia="Times New Roman" w:cstheme="minorHAnsi"/>
          <w:color w:val="000000"/>
        </w:rPr>
        <w:br/>
        <w:t xml:space="preserve">If the target of your </w:t>
      </w:r>
      <w:r w:rsidR="004E4000">
        <w:rPr>
          <w:rFonts w:eastAsia="Times New Roman" w:cstheme="minorHAnsi"/>
          <w:i/>
          <w:iCs/>
          <w:color w:val="000000"/>
        </w:rPr>
        <w:t xml:space="preserve">mute </w:t>
      </w:r>
      <w:r w:rsidR="004E4000">
        <w:rPr>
          <w:rFonts w:eastAsia="Times New Roman" w:cstheme="minorHAnsi"/>
          <w:color w:val="000000"/>
        </w:rPr>
        <w:t xml:space="preserve">spell fails their saving throw or if your </w:t>
      </w:r>
      <w:r w:rsidR="004E4000">
        <w:rPr>
          <w:rFonts w:eastAsia="Times New Roman" w:cstheme="minorHAnsi"/>
          <w:i/>
          <w:iCs/>
          <w:color w:val="000000"/>
        </w:rPr>
        <w:t xml:space="preserve">dispel magic </w:t>
      </w:r>
      <w:r w:rsidR="004E4000">
        <w:rPr>
          <w:rFonts w:eastAsia="Times New Roman" w:cstheme="minorHAnsi"/>
          <w:color w:val="000000"/>
        </w:rPr>
        <w:t xml:space="preserve">spell successfully dispels a spell, you regain 1 Ki. </w:t>
      </w:r>
    </w:p>
    <w:p w14:paraId="2D9B755F" w14:textId="77777777" w:rsidR="00C547DB" w:rsidRPr="00C547DB" w:rsidRDefault="00AB25EF" w:rsidP="00181EE1">
      <w:pPr>
        <w:numPr>
          <w:ilvl w:val="0"/>
          <w:numId w:val="20"/>
        </w:numPr>
        <w:ind w:left="0" w:firstLine="0"/>
        <w:contextualSpacing/>
        <w:textAlignment w:val="baseline"/>
        <w:rPr>
          <w:rFonts w:eastAsia="Times New Roman" w:cstheme="minorHAnsi"/>
          <w:b/>
          <w:bCs/>
          <w:color w:val="000000"/>
        </w:rPr>
      </w:pPr>
      <w:r w:rsidRPr="000D5DB5">
        <w:rPr>
          <w:rFonts w:eastAsia="Times New Roman" w:cstheme="minorHAnsi"/>
          <w:b/>
          <w:bCs/>
          <w:color w:val="000000"/>
        </w:rPr>
        <w:lastRenderedPageBreak/>
        <w:t xml:space="preserve">Mist Weave. </w:t>
      </w:r>
      <w:r w:rsidRPr="000D5DB5">
        <w:rPr>
          <w:rFonts w:eastAsia="Times New Roman" w:cstheme="minorHAnsi"/>
          <w:color w:val="000000"/>
        </w:rPr>
        <w:t xml:space="preserve">As an action, you can </w:t>
      </w:r>
      <w:r w:rsidR="00996A33">
        <w:rPr>
          <w:rFonts w:eastAsia="Times New Roman" w:cstheme="minorHAnsi"/>
          <w:color w:val="000000"/>
        </w:rPr>
        <w:t xml:space="preserve">spend 2 Ki to cast the </w:t>
      </w:r>
      <w:r w:rsidR="00181EE1" w:rsidRPr="00181EE1">
        <w:rPr>
          <w:rFonts w:eastAsia="Times New Roman" w:cstheme="minorHAnsi"/>
          <w:i/>
          <w:iCs/>
          <w:color w:val="000000"/>
        </w:rPr>
        <w:t>f</w:t>
      </w:r>
      <w:r w:rsidRPr="00181EE1">
        <w:rPr>
          <w:rFonts w:eastAsia="Times New Roman" w:cstheme="minorHAnsi"/>
          <w:i/>
          <w:iCs/>
          <w:color w:val="000000"/>
        </w:rPr>
        <w:t xml:space="preserve">og </w:t>
      </w:r>
      <w:r w:rsidR="00181EE1" w:rsidRPr="00181EE1">
        <w:rPr>
          <w:rFonts w:eastAsia="Times New Roman" w:cstheme="minorHAnsi"/>
          <w:i/>
          <w:iCs/>
          <w:color w:val="000000"/>
        </w:rPr>
        <w:t>c</w:t>
      </w:r>
      <w:r w:rsidRPr="00181EE1">
        <w:rPr>
          <w:rFonts w:eastAsia="Times New Roman" w:cstheme="minorHAnsi"/>
          <w:i/>
          <w:iCs/>
          <w:color w:val="000000"/>
        </w:rPr>
        <w:t>loud</w:t>
      </w:r>
      <w:r w:rsidRPr="00996A33">
        <w:rPr>
          <w:rFonts w:eastAsia="Times New Roman" w:cstheme="minorHAnsi"/>
          <w:color w:val="000000"/>
        </w:rPr>
        <w:t xml:space="preserve"> and </w:t>
      </w:r>
      <w:r w:rsidR="00181EE1" w:rsidRPr="00181EE1">
        <w:rPr>
          <w:rFonts w:eastAsia="Times New Roman" w:cstheme="minorHAnsi"/>
          <w:i/>
          <w:iCs/>
          <w:color w:val="000000"/>
        </w:rPr>
        <w:t>b</w:t>
      </w:r>
      <w:r w:rsidRPr="00181EE1">
        <w:rPr>
          <w:rFonts w:eastAsia="Times New Roman" w:cstheme="minorHAnsi"/>
          <w:i/>
          <w:iCs/>
          <w:color w:val="000000"/>
        </w:rPr>
        <w:t xml:space="preserve">link </w:t>
      </w:r>
      <w:r w:rsidR="00181EE1" w:rsidRPr="00181EE1">
        <w:rPr>
          <w:rFonts w:eastAsia="Times New Roman" w:cstheme="minorHAnsi"/>
          <w:i/>
          <w:iCs/>
          <w:color w:val="000000"/>
        </w:rPr>
        <w:t>s</w:t>
      </w:r>
      <w:r w:rsidRPr="00181EE1">
        <w:rPr>
          <w:rFonts w:eastAsia="Times New Roman" w:cstheme="minorHAnsi"/>
          <w:i/>
          <w:iCs/>
          <w:color w:val="000000"/>
        </w:rPr>
        <w:t>tep</w:t>
      </w:r>
      <w:r w:rsidR="00996A33">
        <w:rPr>
          <w:rFonts w:eastAsia="Times New Roman" w:cstheme="minorHAnsi"/>
          <w:color w:val="000000"/>
        </w:rPr>
        <w:t xml:space="preserve"> </w:t>
      </w:r>
      <w:r w:rsidR="00181EE1">
        <w:rPr>
          <w:rFonts w:eastAsia="Times New Roman" w:cstheme="minorHAnsi"/>
          <w:color w:val="000000"/>
        </w:rPr>
        <w:t>spells</w:t>
      </w:r>
      <w:r w:rsidR="004E4000">
        <w:rPr>
          <w:rFonts w:eastAsia="Times New Roman" w:cstheme="minorHAnsi"/>
          <w:color w:val="000000"/>
        </w:rPr>
        <w:t xml:space="preserve"> as 2nd level spells</w:t>
      </w:r>
      <w:r w:rsidRPr="000D5DB5">
        <w:rPr>
          <w:rFonts w:eastAsia="Times New Roman" w:cstheme="minorHAnsi"/>
          <w:color w:val="000000"/>
        </w:rPr>
        <w:t xml:space="preserve">. </w:t>
      </w:r>
      <w:r w:rsidR="00996A33">
        <w:rPr>
          <w:rFonts w:eastAsia="Times New Roman" w:cstheme="minorHAnsi"/>
          <w:color w:val="000000"/>
        </w:rPr>
        <w:t>You can spend Ki to heighten this effect</w:t>
      </w:r>
      <w:ins w:id="1935" w:author="Admin" w:date="2021-03-31T21:25:00Z">
        <w:r w:rsidR="00523605">
          <w:rPr>
            <w:rFonts w:eastAsia="Times New Roman" w:cstheme="minorHAnsi"/>
            <w:color w:val="000000"/>
          </w:rPr>
          <w:t xml:space="preserve"> (up to the normal limit of ki spells)</w:t>
        </w:r>
      </w:ins>
      <w:r w:rsidR="00996A33">
        <w:rPr>
          <w:rFonts w:eastAsia="Times New Roman" w:cstheme="minorHAnsi"/>
          <w:color w:val="000000"/>
        </w:rPr>
        <w:t>.</w:t>
      </w:r>
      <w:r w:rsidR="004E4000">
        <w:rPr>
          <w:rFonts w:eastAsia="Times New Roman" w:cstheme="minorHAnsi"/>
          <w:color w:val="000000"/>
        </w:rPr>
        <w:t xml:space="preserve"> If you use the </w:t>
      </w:r>
      <w:r w:rsidR="004E4000">
        <w:rPr>
          <w:rFonts w:eastAsia="Times New Roman" w:cstheme="minorHAnsi"/>
          <w:i/>
          <w:iCs/>
          <w:color w:val="000000"/>
        </w:rPr>
        <w:t xml:space="preserve">blink step </w:t>
      </w:r>
      <w:r w:rsidR="004E4000">
        <w:rPr>
          <w:rFonts w:eastAsia="Times New Roman" w:cstheme="minorHAnsi"/>
          <w:color w:val="000000"/>
        </w:rPr>
        <w:t xml:space="preserve">spell to end adjacent to an ally and target them with your Soothing Mist ability, you regain half the Ki you spend on the ability. </w:t>
      </w:r>
    </w:p>
    <w:p w14:paraId="3FF297E0" w14:textId="77777777" w:rsidR="00AB25EF" w:rsidRPr="000D5DB5" w:rsidRDefault="00C547DB" w:rsidP="00C547DB">
      <w:pPr>
        <w:contextualSpacing/>
        <w:textAlignment w:val="baseline"/>
        <w:rPr>
          <w:rFonts w:eastAsia="Times New Roman" w:cstheme="minorHAnsi"/>
          <w:b/>
          <w:bCs/>
          <w:color w:val="000000"/>
        </w:rPr>
      </w:pPr>
      <w:r>
        <w:rPr>
          <w:rFonts w:eastAsia="Times New Roman" w:cstheme="minorHAnsi"/>
          <w:color w:val="000000"/>
        </w:rPr>
        <w:t xml:space="preserve">Furthermore, so long as you have at least 2 Ki, </w:t>
      </w:r>
      <w:r w:rsidR="00AB25EF" w:rsidRPr="000D5DB5">
        <w:rPr>
          <w:rFonts w:eastAsia="Times New Roman" w:cstheme="minorHAnsi"/>
          <w:color w:val="000000"/>
        </w:rPr>
        <w:t>you suffer only light obstruction, and never heavy obstruction</w:t>
      </w:r>
      <w:r>
        <w:rPr>
          <w:rFonts w:eastAsia="Times New Roman" w:cstheme="minorHAnsi"/>
          <w:color w:val="000000"/>
        </w:rPr>
        <w:t xml:space="preserve"> from mist and fog</w:t>
      </w:r>
      <w:r w:rsidR="00AB25EF" w:rsidRPr="000D5DB5">
        <w:rPr>
          <w:rFonts w:eastAsia="Times New Roman" w:cstheme="minorHAnsi"/>
          <w:color w:val="000000"/>
        </w:rPr>
        <w:t xml:space="preserve">. </w:t>
      </w:r>
    </w:p>
    <w:p w14:paraId="58B94876" w14:textId="77777777" w:rsidR="00AB25EF" w:rsidRDefault="00AB25EF">
      <w:pPr>
        <w:contextualSpacing/>
        <w:rPr>
          <w:rFonts w:eastAsia="Times New Roman" w:cstheme="minorHAnsi"/>
          <w:sz w:val="24"/>
          <w:szCs w:val="24"/>
        </w:rPr>
      </w:pPr>
    </w:p>
    <w:p w14:paraId="571DB9C5" w14:textId="77777777" w:rsidR="00C0782F" w:rsidRDefault="00C0782F" w:rsidP="00C0782F">
      <w:pPr>
        <w:rPr>
          <w:rFonts w:eastAsia="Times New Roman" w:cstheme="minorHAnsi"/>
          <w:color w:val="000000"/>
        </w:rPr>
      </w:pPr>
      <w:r>
        <w:rPr>
          <w:rFonts w:eastAsia="Times New Roman" w:cstheme="minorHAnsi"/>
          <w:b/>
          <w:bCs/>
          <w:color w:val="000000"/>
        </w:rPr>
        <w:t xml:space="preserve">Mistweaver’s Peace. </w:t>
      </w:r>
      <w:r>
        <w:rPr>
          <w:rFonts w:eastAsia="Times New Roman" w:cstheme="minorHAnsi"/>
          <w:color w:val="000000"/>
        </w:rPr>
        <w:t>Also starting at 6th level,</w:t>
      </w:r>
      <w:r w:rsidRPr="002B7A83">
        <w:rPr>
          <w:rFonts w:eastAsia="Times New Roman" w:cstheme="minorHAnsi"/>
          <w:color w:val="000000"/>
        </w:rPr>
        <w:t xml:space="preserve"> you can </w:t>
      </w:r>
      <w:r>
        <w:rPr>
          <w:rFonts w:eastAsia="Times New Roman" w:cstheme="minorHAnsi"/>
          <w:color w:val="000000"/>
        </w:rPr>
        <w:t xml:space="preserve">spend 3 Ki to cast the </w:t>
      </w:r>
      <w:r>
        <w:rPr>
          <w:rFonts w:eastAsia="Times New Roman" w:cstheme="minorHAnsi"/>
          <w:i/>
          <w:iCs/>
          <w:color w:val="000000"/>
        </w:rPr>
        <w:t xml:space="preserve">barrier ward </w:t>
      </w:r>
      <w:r>
        <w:rPr>
          <w:rFonts w:eastAsia="Times New Roman" w:cstheme="minorHAnsi"/>
          <w:color w:val="000000"/>
        </w:rPr>
        <w:t xml:space="preserve">spell as a 3rd level spell. Furthermore, if a creature fails to force its way through the barrier or attempts to deal damage to the barrier, it is pushed 10 feet away from the barrier. If attempting to damage the barrier, the target is pushed only if they fail a Strength saving throw against your Ki DC. </w:t>
      </w:r>
    </w:p>
    <w:p w14:paraId="2A6CB1C7" w14:textId="77777777" w:rsidR="00C0782F" w:rsidRPr="000D5DB5" w:rsidRDefault="00C0782F">
      <w:pPr>
        <w:contextualSpacing/>
        <w:rPr>
          <w:rFonts w:eastAsia="Times New Roman" w:cstheme="minorHAnsi"/>
          <w:sz w:val="24"/>
          <w:szCs w:val="24"/>
        </w:rPr>
      </w:pPr>
    </w:p>
    <w:p w14:paraId="26ECF8C2" w14:textId="77777777" w:rsidR="00A31B7B" w:rsidRDefault="00C547DB" w:rsidP="00996A33">
      <w:pPr>
        <w:contextualSpacing/>
        <w:rPr>
          <w:rFonts w:eastAsia="Times New Roman" w:cstheme="minorHAnsi"/>
          <w:color w:val="000000"/>
        </w:rPr>
      </w:pPr>
      <w:r>
        <w:rPr>
          <w:rFonts w:eastAsia="Times New Roman" w:cstheme="minorHAnsi"/>
          <w:b/>
          <w:bCs/>
          <w:color w:val="000000"/>
        </w:rPr>
        <w:t>Life Cocoon</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Starting at 11th level, you may </w:t>
      </w:r>
      <w:r w:rsidR="00996A33">
        <w:rPr>
          <w:rFonts w:eastAsia="Times New Roman" w:cstheme="minorHAnsi"/>
          <w:color w:val="000000"/>
        </w:rPr>
        <w:t xml:space="preserve">spend 2 Ki points </w:t>
      </w:r>
      <w:r>
        <w:rPr>
          <w:rFonts w:eastAsia="Times New Roman" w:cstheme="minorHAnsi"/>
          <w:color w:val="000000"/>
        </w:rPr>
        <w:t>designate an allied creature with a cocoon of Ki</w:t>
      </w:r>
      <w:r w:rsidR="00A31B7B">
        <w:rPr>
          <w:rFonts w:eastAsia="Times New Roman" w:cstheme="minorHAnsi"/>
          <w:color w:val="000000"/>
        </w:rPr>
        <w:t xml:space="preserve"> as an action</w:t>
      </w:r>
      <w:r w:rsidR="00996A33">
        <w:rPr>
          <w:rFonts w:eastAsia="Times New Roman" w:cstheme="minorHAnsi"/>
          <w:color w:val="000000"/>
        </w:rPr>
        <w:t xml:space="preserve">, which </w:t>
      </w:r>
      <w:r>
        <w:rPr>
          <w:rFonts w:eastAsia="Times New Roman" w:cstheme="minorHAnsi"/>
          <w:color w:val="000000"/>
        </w:rPr>
        <w:t xml:space="preserve">remains for 1 minute. While invigorated this way, the creature gains </w:t>
      </w:r>
      <w:r w:rsidR="000C692E">
        <w:rPr>
          <w:rFonts w:eastAsia="Times New Roman" w:cstheme="minorHAnsi"/>
          <w:color w:val="000000"/>
        </w:rPr>
        <w:t>3</w:t>
      </w:r>
      <w:r>
        <w:rPr>
          <w:rFonts w:eastAsia="Times New Roman" w:cstheme="minorHAnsi"/>
          <w:color w:val="000000"/>
        </w:rPr>
        <w:t xml:space="preserve">d10 temporary hit points. So long as the temporary hit points remain, the target heals </w:t>
      </w:r>
      <w:r w:rsidR="006821DF">
        <w:rPr>
          <w:rFonts w:eastAsia="Times New Roman" w:cstheme="minorHAnsi"/>
          <w:color w:val="000000"/>
        </w:rPr>
        <w:t>50</w:t>
      </w:r>
      <w:r>
        <w:rPr>
          <w:rFonts w:eastAsia="Times New Roman" w:cstheme="minorHAnsi"/>
          <w:color w:val="000000"/>
        </w:rPr>
        <w:t>% more hit points</w:t>
      </w:r>
      <w:r w:rsidR="00A31B7B">
        <w:rPr>
          <w:rFonts w:eastAsia="Times New Roman" w:cstheme="minorHAnsi"/>
          <w:color w:val="000000"/>
        </w:rPr>
        <w:t xml:space="preserve"> from healing effects</w:t>
      </w:r>
      <w:r>
        <w:rPr>
          <w:rFonts w:eastAsia="Times New Roman" w:cstheme="minorHAnsi"/>
          <w:color w:val="000000"/>
        </w:rPr>
        <w:t xml:space="preserve">. </w:t>
      </w:r>
    </w:p>
    <w:p w14:paraId="6C0FFFAB" w14:textId="77777777" w:rsidR="00A31B7B" w:rsidRDefault="00A31B7B" w:rsidP="00A31B7B">
      <w:pPr>
        <w:contextualSpacing/>
        <w:rPr>
          <w:rFonts w:eastAsia="Times New Roman" w:cstheme="minorHAnsi"/>
          <w:color w:val="000000"/>
        </w:rPr>
      </w:pPr>
      <w:r>
        <w:rPr>
          <w:rFonts w:eastAsia="Times New Roman" w:cstheme="minorHAnsi"/>
          <w:color w:val="000000"/>
        </w:rPr>
        <w:t xml:space="preserve">A creature cannot benefit from life cocoon more than once every 24 hours. You may use this ability on yourself while stunned or asleep, but not while incapacitated. </w:t>
      </w:r>
    </w:p>
    <w:p w14:paraId="3CD0311E" w14:textId="77777777" w:rsidR="00C547DB" w:rsidRPr="000D5DB5" w:rsidRDefault="00C547DB" w:rsidP="00C547DB">
      <w:pPr>
        <w:contextualSpacing/>
        <w:rPr>
          <w:rFonts w:eastAsia="Times New Roman" w:cstheme="minorHAnsi"/>
          <w:sz w:val="24"/>
          <w:szCs w:val="24"/>
        </w:rPr>
      </w:pPr>
    </w:p>
    <w:p w14:paraId="19F91841" w14:textId="77777777" w:rsidR="00AB25EF" w:rsidRDefault="00AB25EF" w:rsidP="00181EE1">
      <w:pPr>
        <w:contextualSpacing/>
        <w:rPr>
          <w:rFonts w:eastAsia="Times New Roman" w:cstheme="minorHAnsi"/>
          <w:color w:val="000000"/>
        </w:rPr>
      </w:pPr>
      <w:r w:rsidRPr="000D5DB5">
        <w:rPr>
          <w:rFonts w:eastAsia="Times New Roman" w:cstheme="minorHAnsi"/>
          <w:b/>
          <w:bCs/>
          <w:color w:val="000000"/>
        </w:rPr>
        <w:t xml:space="preserve">Enlightenment. </w:t>
      </w:r>
      <w:r w:rsidRPr="000D5DB5">
        <w:rPr>
          <w:rFonts w:eastAsia="Times New Roman" w:cstheme="minorHAnsi"/>
          <w:color w:val="000000"/>
        </w:rPr>
        <w:t xml:space="preserve">Starting at 17th level, you may </w:t>
      </w:r>
      <w:r w:rsidR="00996A33">
        <w:rPr>
          <w:rFonts w:eastAsia="Times New Roman" w:cstheme="minorHAnsi"/>
          <w:color w:val="000000"/>
        </w:rPr>
        <w:t>spend 7 Ki to cast</w:t>
      </w:r>
      <w:r w:rsidRPr="000D5DB5">
        <w:rPr>
          <w:rFonts w:eastAsia="Times New Roman" w:cstheme="minorHAnsi"/>
          <w:color w:val="000000"/>
        </w:rPr>
        <w:t xml:space="preserve"> the </w:t>
      </w:r>
      <w:r w:rsidR="00181EE1" w:rsidRPr="00181EE1">
        <w:rPr>
          <w:rFonts w:eastAsia="Times New Roman" w:cstheme="minorHAnsi"/>
          <w:i/>
          <w:iCs/>
          <w:color w:val="000000"/>
        </w:rPr>
        <w:t>r</w:t>
      </w:r>
      <w:r w:rsidRPr="00181EE1">
        <w:rPr>
          <w:rFonts w:eastAsia="Times New Roman" w:cstheme="minorHAnsi"/>
          <w:i/>
          <w:iCs/>
          <w:color w:val="000000"/>
        </w:rPr>
        <w:t>esurrection</w:t>
      </w:r>
      <w:r w:rsidRPr="000D5DB5">
        <w:rPr>
          <w:rFonts w:eastAsia="Times New Roman" w:cstheme="minorHAnsi"/>
          <w:i/>
          <w:iCs/>
          <w:color w:val="000000"/>
        </w:rPr>
        <w:t xml:space="preserve"> </w:t>
      </w:r>
      <w:r w:rsidRPr="000D5DB5">
        <w:rPr>
          <w:rFonts w:eastAsia="Times New Roman" w:cstheme="minorHAnsi"/>
          <w:color w:val="000000"/>
        </w:rPr>
        <w:t xml:space="preserve">spell, or </w:t>
      </w:r>
      <w:r w:rsidR="00996A33">
        <w:rPr>
          <w:rFonts w:eastAsia="Times New Roman" w:cstheme="minorHAnsi"/>
          <w:color w:val="000000"/>
        </w:rPr>
        <w:t xml:space="preserve">4 Ki to cast </w:t>
      </w:r>
      <w:r w:rsidRPr="000D5DB5">
        <w:rPr>
          <w:rFonts w:eastAsia="Times New Roman" w:cstheme="minorHAnsi"/>
          <w:color w:val="000000"/>
        </w:rPr>
        <w:t xml:space="preserve">the </w:t>
      </w:r>
      <w:r w:rsidR="00181EE1" w:rsidRPr="00181EE1">
        <w:rPr>
          <w:rFonts w:eastAsia="Times New Roman" w:cstheme="minorHAnsi"/>
          <w:i/>
          <w:iCs/>
          <w:color w:val="000000"/>
        </w:rPr>
        <w:t>r</w:t>
      </w:r>
      <w:r w:rsidRPr="00181EE1">
        <w:rPr>
          <w:rFonts w:eastAsia="Times New Roman" w:cstheme="minorHAnsi"/>
          <w:i/>
          <w:iCs/>
          <w:color w:val="000000"/>
        </w:rPr>
        <w:t>evivify</w:t>
      </w:r>
      <w:r w:rsidRPr="000D5DB5">
        <w:rPr>
          <w:rFonts w:eastAsia="Times New Roman" w:cstheme="minorHAnsi"/>
          <w:i/>
          <w:iCs/>
          <w:color w:val="000000"/>
        </w:rPr>
        <w:t xml:space="preserve"> </w:t>
      </w:r>
      <w:r w:rsidRPr="000D5DB5">
        <w:rPr>
          <w:rFonts w:eastAsia="Times New Roman" w:cstheme="minorHAnsi"/>
          <w:color w:val="000000"/>
        </w:rPr>
        <w:t xml:space="preserve">spell. </w:t>
      </w:r>
      <w:r w:rsidR="00996A33">
        <w:rPr>
          <w:rFonts w:eastAsia="Times New Roman" w:cstheme="minorHAnsi"/>
          <w:color w:val="000000"/>
        </w:rPr>
        <w:t xml:space="preserve">Once the </w:t>
      </w:r>
      <w:r w:rsidR="00181EE1" w:rsidRPr="00181EE1">
        <w:rPr>
          <w:rFonts w:eastAsia="Times New Roman" w:cstheme="minorHAnsi"/>
          <w:i/>
          <w:iCs/>
          <w:color w:val="000000"/>
        </w:rPr>
        <w:t>r</w:t>
      </w:r>
      <w:r w:rsidR="00996A33" w:rsidRPr="00181EE1">
        <w:rPr>
          <w:rFonts w:eastAsia="Times New Roman" w:cstheme="minorHAnsi"/>
          <w:i/>
          <w:iCs/>
          <w:color w:val="000000"/>
        </w:rPr>
        <w:t>esurrection</w:t>
      </w:r>
      <w:r w:rsidR="00996A33">
        <w:rPr>
          <w:rFonts w:eastAsia="Times New Roman" w:cstheme="minorHAnsi"/>
          <w:color w:val="000000"/>
        </w:rPr>
        <w:t xml:space="preserve"> spell is cast, you cannot cast it again until you complete a short rest, regardless if you have Ki remaining. </w:t>
      </w:r>
    </w:p>
    <w:p w14:paraId="04242C9D" w14:textId="77777777" w:rsidR="000C692E" w:rsidRPr="000C692E" w:rsidRDefault="000C692E" w:rsidP="00181EE1">
      <w:pPr>
        <w:contextualSpacing/>
        <w:rPr>
          <w:rFonts w:eastAsia="Times New Roman" w:cstheme="minorHAnsi"/>
        </w:rPr>
      </w:pPr>
      <w:r w:rsidRPr="000C692E">
        <w:rPr>
          <w:rFonts w:eastAsia="Times New Roman" w:cstheme="minorHAnsi"/>
        </w:rPr>
        <w:t>Furthermore, your Life Cocoon</w:t>
      </w:r>
      <w:r>
        <w:rPr>
          <w:rFonts w:eastAsia="Times New Roman" w:cstheme="minorHAnsi"/>
        </w:rPr>
        <w:t xml:space="preserve"> ability grants 5d10 temporary hit points instead of 3d10, and a creature can benefit once per a short rest. </w:t>
      </w:r>
    </w:p>
    <w:p w14:paraId="7AD042F2" w14:textId="77777777" w:rsidR="00AB25EF" w:rsidRPr="000D5DB5" w:rsidRDefault="00AB25EF">
      <w:pPr>
        <w:contextualSpacing/>
        <w:rPr>
          <w:rFonts w:eastAsia="Times New Roman" w:cstheme="minorHAnsi"/>
          <w:sz w:val="24"/>
          <w:szCs w:val="24"/>
        </w:rPr>
      </w:pPr>
    </w:p>
    <w:p w14:paraId="22A53BCC"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Windwalker</w:t>
      </w:r>
    </w:p>
    <w:p w14:paraId="37F3BA95" w14:textId="77777777" w:rsidR="00AB25EF" w:rsidRDefault="00847C44">
      <w:pPr>
        <w:contextualSpacing/>
        <w:rPr>
          <w:rFonts w:eastAsia="Times New Roman" w:cstheme="minorHAnsi"/>
          <w:color w:val="000000"/>
        </w:rPr>
      </w:pPr>
      <w:r>
        <w:rPr>
          <w:rFonts w:eastAsia="Times New Roman" w:cstheme="minorHAnsi"/>
          <w:color w:val="000000"/>
        </w:rPr>
        <w:t xml:space="preserve">You </w:t>
      </w:r>
      <w:r w:rsidR="00AB25EF" w:rsidRPr="000D5DB5">
        <w:rPr>
          <w:rFonts w:eastAsia="Times New Roman" w:cstheme="minorHAnsi"/>
          <w:color w:val="000000"/>
        </w:rPr>
        <w:t>are focused on hand-to-hand combat</w:t>
      </w:r>
      <w:r>
        <w:rPr>
          <w:rFonts w:eastAsia="Times New Roman" w:cstheme="minorHAnsi"/>
          <w:color w:val="000000"/>
        </w:rPr>
        <w:t xml:space="preserve"> and evasion of the enemy’s blows. Windwalkers </w:t>
      </w:r>
      <w:r w:rsidR="00AB25EF" w:rsidRPr="000D5DB5">
        <w:rPr>
          <w:rFonts w:eastAsia="Times New Roman" w:cstheme="minorHAnsi"/>
          <w:color w:val="000000"/>
        </w:rPr>
        <w:t xml:space="preserve">are usually the most </w:t>
      </w:r>
      <w:r w:rsidR="00765FC4" w:rsidRPr="000D5DB5">
        <w:rPr>
          <w:rFonts w:eastAsia="Times New Roman" w:cstheme="minorHAnsi"/>
          <w:color w:val="000000"/>
        </w:rPr>
        <w:t xml:space="preserve">confrontational </w:t>
      </w:r>
      <w:r w:rsidR="00AB25EF" w:rsidRPr="000D5DB5">
        <w:rPr>
          <w:rFonts w:eastAsia="Times New Roman" w:cstheme="minorHAnsi"/>
          <w:color w:val="000000"/>
        </w:rPr>
        <w:t xml:space="preserve">of the monk disciplines. </w:t>
      </w:r>
    </w:p>
    <w:p w14:paraId="1C49A5D2" w14:textId="77777777" w:rsidR="00847C44" w:rsidRPr="000D5DB5" w:rsidRDefault="00847C44">
      <w:pPr>
        <w:contextualSpacing/>
        <w:rPr>
          <w:rFonts w:eastAsia="Times New Roman" w:cstheme="minorHAnsi"/>
          <w:sz w:val="24"/>
          <w:szCs w:val="24"/>
        </w:rPr>
      </w:pPr>
    </w:p>
    <w:p w14:paraId="506B2BE6" w14:textId="77777777" w:rsidR="00AB25EF" w:rsidRPr="000D5DB5" w:rsidRDefault="00AB25EF" w:rsidP="00996A33">
      <w:pPr>
        <w:contextualSpacing/>
        <w:rPr>
          <w:rFonts w:eastAsia="Times New Roman" w:cstheme="minorHAnsi"/>
          <w:sz w:val="24"/>
          <w:szCs w:val="24"/>
        </w:rPr>
      </w:pPr>
      <w:r w:rsidRPr="000D5DB5">
        <w:rPr>
          <w:rFonts w:eastAsia="Times New Roman" w:cstheme="minorHAnsi"/>
          <w:b/>
          <w:bCs/>
          <w:color w:val="000000"/>
        </w:rPr>
        <w:t xml:space="preserve">Windwalker </w:t>
      </w:r>
      <w:r w:rsidR="00996A33">
        <w:rPr>
          <w:rFonts w:eastAsia="Times New Roman" w:cstheme="minorHAnsi"/>
          <w:b/>
          <w:bCs/>
          <w:color w:val="000000"/>
        </w:rPr>
        <w:t>Focus</w:t>
      </w:r>
      <w:r w:rsidRPr="000D5DB5">
        <w:rPr>
          <w:rFonts w:eastAsia="Times New Roman" w:cstheme="minorHAnsi"/>
          <w:b/>
          <w:bCs/>
          <w:color w:val="000000"/>
        </w:rPr>
        <w:t xml:space="preserve">. </w:t>
      </w:r>
      <w:r w:rsidRPr="000D5DB5">
        <w:rPr>
          <w:rFonts w:eastAsia="Times New Roman" w:cstheme="minorHAnsi"/>
          <w:color w:val="000000"/>
        </w:rPr>
        <w:t xml:space="preserve">Upon reaching 3rd level and gaining this monk tradition, </w:t>
      </w:r>
      <w:r w:rsidR="002554F2">
        <w:rPr>
          <w:rFonts w:eastAsia="Times New Roman" w:cstheme="minorHAnsi"/>
          <w:color w:val="000000"/>
        </w:rPr>
        <w:t>y</w:t>
      </w:r>
      <w:r w:rsidRPr="000D5DB5">
        <w:rPr>
          <w:rFonts w:eastAsia="Times New Roman" w:cstheme="minorHAnsi"/>
          <w:color w:val="000000"/>
        </w:rPr>
        <w:t>ou may add the following Ki power to your repertoire.</w:t>
      </w:r>
    </w:p>
    <w:p w14:paraId="3A8002C0" w14:textId="77777777" w:rsidR="00AB25EF" w:rsidRDefault="00AB25EF" w:rsidP="00996A33">
      <w:pPr>
        <w:numPr>
          <w:ilvl w:val="0"/>
          <w:numId w:val="21"/>
        </w:numPr>
        <w:ind w:left="0" w:firstLine="0"/>
        <w:contextualSpacing/>
        <w:textAlignment w:val="baseline"/>
        <w:rPr>
          <w:rFonts w:eastAsia="Times New Roman" w:cstheme="minorHAnsi"/>
          <w:color w:val="000000"/>
        </w:rPr>
      </w:pPr>
      <w:r w:rsidRPr="000D5DB5">
        <w:rPr>
          <w:rFonts w:eastAsia="Times New Roman" w:cstheme="minorHAnsi"/>
          <w:b/>
          <w:bCs/>
          <w:color w:val="000000"/>
        </w:rPr>
        <w:t>Superior Martial Arts.</w:t>
      </w:r>
      <w:r w:rsidRPr="000D5DB5">
        <w:rPr>
          <w:rFonts w:eastAsia="Times New Roman" w:cstheme="minorHAnsi"/>
          <w:color w:val="000000"/>
        </w:rPr>
        <w:t xml:space="preserve"> As an action, you may </w:t>
      </w:r>
      <w:r w:rsidR="00996A33">
        <w:rPr>
          <w:rFonts w:eastAsia="Times New Roman" w:cstheme="minorHAnsi"/>
          <w:color w:val="000000"/>
        </w:rPr>
        <w:t xml:space="preserve">spend 2 Ki and </w:t>
      </w:r>
      <w:r w:rsidRPr="000D5DB5">
        <w:rPr>
          <w:rFonts w:eastAsia="Times New Roman" w:cstheme="minorHAnsi"/>
          <w:color w:val="000000"/>
        </w:rPr>
        <w:t xml:space="preserve">deal </w:t>
      </w:r>
      <w:r w:rsidR="00544F2E">
        <w:rPr>
          <w:rFonts w:eastAsia="Times New Roman" w:cstheme="minorHAnsi"/>
          <w:color w:val="000000"/>
        </w:rPr>
        <w:t xml:space="preserve">a single </w:t>
      </w:r>
      <w:r w:rsidRPr="000D5DB5">
        <w:rPr>
          <w:rFonts w:eastAsia="Times New Roman" w:cstheme="minorHAnsi"/>
          <w:color w:val="000000"/>
        </w:rPr>
        <w:t xml:space="preserve">unarmed </w:t>
      </w:r>
      <w:r w:rsidR="00544F2E">
        <w:rPr>
          <w:rFonts w:eastAsia="Times New Roman" w:cstheme="minorHAnsi"/>
          <w:color w:val="000000"/>
        </w:rPr>
        <w:t xml:space="preserve">attack roll </w:t>
      </w:r>
      <w:r w:rsidRPr="000D5DB5">
        <w:rPr>
          <w:rFonts w:eastAsia="Times New Roman" w:cstheme="minorHAnsi"/>
          <w:color w:val="000000"/>
        </w:rPr>
        <w:t>as an area of effect</w:t>
      </w:r>
      <w:r w:rsidR="004E7003" w:rsidRPr="000D5DB5">
        <w:rPr>
          <w:rFonts w:eastAsia="Times New Roman" w:cstheme="minorHAnsi"/>
          <w:color w:val="000000"/>
        </w:rPr>
        <w:t xml:space="preserve"> (</w:t>
      </w:r>
      <w:r w:rsidR="00BE3B58" w:rsidRPr="000D5DB5">
        <w:rPr>
          <w:rFonts w:eastAsia="Times New Roman" w:cstheme="minorHAnsi"/>
          <w:color w:val="000000"/>
        </w:rPr>
        <w:t>expending any number of attacks</w:t>
      </w:r>
      <w:r w:rsidR="004E7003" w:rsidRPr="000D5DB5">
        <w:rPr>
          <w:rFonts w:eastAsia="Times New Roman" w:cstheme="minorHAnsi"/>
          <w:color w:val="000000"/>
        </w:rPr>
        <w:t>)</w:t>
      </w:r>
      <w:r w:rsidRPr="000D5DB5">
        <w:rPr>
          <w:rFonts w:eastAsia="Times New Roman" w:cstheme="minorHAnsi"/>
          <w:color w:val="000000"/>
        </w:rPr>
        <w:t>. You may choose to make it a 5-foot-burst around you (</w:t>
      </w:r>
      <w:r w:rsidR="00765FC4" w:rsidRPr="000D5DB5">
        <w:rPr>
          <w:rFonts w:eastAsia="Times New Roman" w:cstheme="minorHAnsi"/>
          <w:color w:val="000000"/>
        </w:rPr>
        <w:t xml:space="preserve">Hurricane </w:t>
      </w:r>
      <w:r w:rsidRPr="000D5DB5">
        <w:rPr>
          <w:rFonts w:eastAsia="Times New Roman" w:cstheme="minorHAnsi"/>
          <w:color w:val="000000"/>
        </w:rPr>
        <w:t xml:space="preserve">Kick), a 10-foot cone (Fists of Fury), or a 15-foot line (Flying Serpent Kick). You may move within the specified area of effect without provoking reactions </w:t>
      </w:r>
      <w:r w:rsidR="00765FC4" w:rsidRPr="000D5DB5">
        <w:rPr>
          <w:rFonts w:eastAsia="Times New Roman" w:cstheme="minorHAnsi"/>
          <w:color w:val="000000"/>
        </w:rPr>
        <w:t xml:space="preserve">from the creatures in the area of effect </w:t>
      </w:r>
      <w:r w:rsidRPr="000D5DB5">
        <w:rPr>
          <w:rFonts w:eastAsia="Times New Roman" w:cstheme="minorHAnsi"/>
          <w:color w:val="000000"/>
        </w:rPr>
        <w:t xml:space="preserve">(such as kicking through a line of enemies and landing behind them with a Flying Serpent Kick, or shifting 5 feet to the right after a </w:t>
      </w:r>
      <w:r w:rsidR="002554F2">
        <w:rPr>
          <w:rFonts w:eastAsia="Times New Roman" w:cstheme="minorHAnsi"/>
          <w:color w:val="000000"/>
        </w:rPr>
        <w:t>Hurricane</w:t>
      </w:r>
      <w:r w:rsidR="002554F2" w:rsidRPr="000D5DB5">
        <w:rPr>
          <w:rFonts w:eastAsia="Times New Roman" w:cstheme="minorHAnsi"/>
          <w:color w:val="000000"/>
        </w:rPr>
        <w:t xml:space="preserve"> </w:t>
      </w:r>
      <w:r w:rsidRPr="000D5DB5">
        <w:rPr>
          <w:rFonts w:eastAsia="Times New Roman" w:cstheme="minorHAnsi"/>
          <w:color w:val="000000"/>
        </w:rPr>
        <w:t xml:space="preserve">Kick, or moving 10 feet to one side after a Fists of Fury). </w:t>
      </w:r>
      <w:r w:rsidR="00D3534B">
        <w:rPr>
          <w:rFonts w:eastAsia="Times New Roman" w:cstheme="minorHAnsi"/>
          <w:color w:val="000000"/>
        </w:rPr>
        <w:t xml:space="preserve">Creatures affected can attempt an Agility saving throw against your Ki DC to half the damage. </w:t>
      </w:r>
      <w:r w:rsidR="00765FC4" w:rsidRPr="000D5DB5">
        <w:rPr>
          <w:rFonts w:eastAsia="Times New Roman" w:cstheme="minorHAnsi"/>
          <w:color w:val="000000"/>
        </w:rPr>
        <w:br/>
      </w:r>
      <w:r w:rsidRPr="000D5DB5">
        <w:rPr>
          <w:rFonts w:eastAsia="Times New Roman" w:cstheme="minorHAnsi"/>
          <w:color w:val="000000"/>
        </w:rPr>
        <w:t xml:space="preserve">This action counts as if you made </w:t>
      </w:r>
      <w:r w:rsidR="00544F2E">
        <w:rPr>
          <w:rFonts w:eastAsia="Times New Roman" w:cstheme="minorHAnsi"/>
          <w:color w:val="000000"/>
        </w:rPr>
        <w:t xml:space="preserve">a single </w:t>
      </w:r>
      <w:r w:rsidRPr="000D5DB5">
        <w:rPr>
          <w:rFonts w:eastAsia="Times New Roman" w:cstheme="minorHAnsi"/>
          <w:color w:val="000000"/>
        </w:rPr>
        <w:t xml:space="preserve">unarmed attack for the purposes of your Martial Arts feature and Flurry of Blows ability. </w:t>
      </w:r>
    </w:p>
    <w:p w14:paraId="5BF664AD" w14:textId="77777777" w:rsidR="00996A33" w:rsidRDefault="00996A33" w:rsidP="00996A33">
      <w:pPr>
        <w:contextualSpacing/>
        <w:textAlignment w:val="baseline"/>
        <w:rPr>
          <w:rFonts w:eastAsia="Times New Roman" w:cstheme="minorHAnsi"/>
          <w:color w:val="000000"/>
        </w:rPr>
      </w:pPr>
    </w:p>
    <w:p w14:paraId="16813464" w14:textId="77777777" w:rsidR="00156D80" w:rsidRPr="00156D80" w:rsidRDefault="00156D80" w:rsidP="00156D80">
      <w:pPr>
        <w:contextualSpacing/>
        <w:rPr>
          <w:rFonts w:eastAsia="Times New Roman" w:cstheme="minorHAnsi"/>
          <w:color w:val="000000"/>
        </w:rPr>
      </w:pPr>
      <w:r>
        <w:rPr>
          <w:rFonts w:eastAsia="Times New Roman" w:cstheme="minorHAnsi"/>
          <w:b/>
          <w:bCs/>
          <w:color w:val="000000"/>
        </w:rPr>
        <w:t xml:space="preserve">Windwalker Grace. </w:t>
      </w:r>
      <w:r>
        <w:rPr>
          <w:rFonts w:eastAsia="Times New Roman" w:cstheme="minorHAnsi"/>
          <w:color w:val="000000"/>
        </w:rPr>
        <w:t xml:space="preserve">Also upon gaining this monk tradition, whenever you deal damage to a target, you can use your Step of the Wind Ki ability without spending a Ki point. </w:t>
      </w:r>
    </w:p>
    <w:p w14:paraId="75C3973F" w14:textId="77777777" w:rsidR="00156D80" w:rsidRPr="00996A33" w:rsidRDefault="00156D80" w:rsidP="00996A33">
      <w:pPr>
        <w:contextualSpacing/>
        <w:textAlignment w:val="baseline"/>
        <w:rPr>
          <w:rFonts w:eastAsia="Times New Roman" w:cstheme="minorHAnsi"/>
          <w:color w:val="000000"/>
        </w:rPr>
      </w:pPr>
    </w:p>
    <w:p w14:paraId="6B8E518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Windwalker Ki. </w:t>
      </w:r>
      <w:r w:rsidRPr="000D5DB5">
        <w:rPr>
          <w:rFonts w:eastAsia="Times New Roman" w:cstheme="minorHAnsi"/>
          <w:color w:val="000000"/>
        </w:rPr>
        <w:t xml:space="preserve">Upon reaching 6th level, you gain the following new Ki powers and add them to your repertoire. </w:t>
      </w:r>
    </w:p>
    <w:p w14:paraId="4DDBB696" w14:textId="77777777" w:rsidR="00AB25EF" w:rsidRPr="000D5DB5" w:rsidRDefault="00AB25EF" w:rsidP="00181EE1">
      <w:pPr>
        <w:numPr>
          <w:ilvl w:val="0"/>
          <w:numId w:val="22"/>
        </w:numPr>
        <w:ind w:left="0" w:firstLine="0"/>
        <w:contextualSpacing/>
        <w:textAlignment w:val="baseline"/>
        <w:rPr>
          <w:rFonts w:eastAsia="Times New Roman" w:cstheme="minorHAnsi"/>
          <w:color w:val="000000"/>
        </w:rPr>
      </w:pPr>
      <w:r w:rsidRPr="000D5DB5">
        <w:rPr>
          <w:rFonts w:eastAsia="Times New Roman" w:cstheme="minorHAnsi"/>
          <w:b/>
          <w:bCs/>
          <w:color w:val="000000"/>
        </w:rPr>
        <w:lastRenderedPageBreak/>
        <w:t xml:space="preserve">Destroy </w:t>
      </w:r>
      <w:r w:rsidR="00373404" w:rsidRPr="000D5DB5">
        <w:rPr>
          <w:rFonts w:eastAsia="Times New Roman" w:cstheme="minorHAnsi"/>
          <w:b/>
          <w:bCs/>
          <w:color w:val="000000"/>
        </w:rPr>
        <w:t xml:space="preserve">Mana </w:t>
      </w:r>
      <w:r w:rsidRPr="000D5DB5">
        <w:rPr>
          <w:rFonts w:eastAsia="Times New Roman" w:cstheme="minorHAnsi"/>
          <w:b/>
          <w:bCs/>
          <w:color w:val="000000"/>
        </w:rPr>
        <w:t xml:space="preserve">[Strike]. </w:t>
      </w:r>
      <w:r w:rsidRPr="000D5DB5">
        <w:rPr>
          <w:rFonts w:eastAsia="Times New Roman" w:cstheme="minorHAnsi"/>
          <w:color w:val="000000"/>
        </w:rPr>
        <w:t xml:space="preserve">As an action, you </w:t>
      </w:r>
      <w:r w:rsidR="00996A33">
        <w:rPr>
          <w:rFonts w:eastAsia="Times New Roman" w:cstheme="minorHAnsi"/>
          <w:color w:val="000000"/>
        </w:rPr>
        <w:t xml:space="preserve">may spend 2 Ki to cast the </w:t>
      </w:r>
      <w:r w:rsidR="00181EE1" w:rsidRPr="00181EE1">
        <w:rPr>
          <w:rFonts w:eastAsia="Times New Roman" w:cstheme="minorHAnsi"/>
          <w:i/>
          <w:iCs/>
          <w:color w:val="000000"/>
        </w:rPr>
        <w:t>m</w:t>
      </w:r>
      <w:r w:rsidRPr="00181EE1">
        <w:rPr>
          <w:rFonts w:eastAsia="Times New Roman" w:cstheme="minorHAnsi"/>
          <w:i/>
          <w:iCs/>
          <w:color w:val="000000"/>
        </w:rPr>
        <w:t xml:space="preserve">ana </w:t>
      </w:r>
      <w:r w:rsidR="00181EE1" w:rsidRPr="00181EE1">
        <w:rPr>
          <w:rFonts w:eastAsia="Times New Roman" w:cstheme="minorHAnsi"/>
          <w:i/>
          <w:iCs/>
          <w:color w:val="000000"/>
        </w:rPr>
        <w:t>b</w:t>
      </w:r>
      <w:r w:rsidRPr="00181EE1">
        <w:rPr>
          <w:rFonts w:eastAsia="Times New Roman" w:cstheme="minorHAnsi"/>
          <w:i/>
          <w:iCs/>
          <w:color w:val="000000"/>
        </w:rPr>
        <w:t>urn</w:t>
      </w:r>
      <w:r w:rsidR="00996A33">
        <w:rPr>
          <w:rFonts w:eastAsia="Times New Roman" w:cstheme="minorHAnsi"/>
          <w:color w:val="000000"/>
        </w:rPr>
        <w:t xml:space="preserve"> spell</w:t>
      </w:r>
      <w:r w:rsidRPr="000D5DB5">
        <w:rPr>
          <w:rFonts w:eastAsia="Times New Roman" w:cstheme="minorHAnsi"/>
          <w:color w:val="000000"/>
        </w:rPr>
        <w:t xml:space="preserve">. This requires touching the effect or creature that is subject to the effect, and does not require vocal components. </w:t>
      </w:r>
      <w:r w:rsidR="00373404" w:rsidRPr="000D5DB5">
        <w:rPr>
          <w:rFonts w:eastAsia="Times New Roman" w:cstheme="minorHAnsi"/>
          <w:color w:val="000000"/>
        </w:rPr>
        <w:t xml:space="preserve">You can choose to make this ability destroy Ki instead, in which case it removes half the mana points it would normally remove. </w:t>
      </w:r>
      <w:r w:rsidR="00985C8E" w:rsidRPr="000D5DB5">
        <w:rPr>
          <w:rFonts w:eastAsia="Times New Roman" w:cstheme="minorHAnsi"/>
          <w:color w:val="000000"/>
        </w:rPr>
        <w:t>You may treat this as a strike effect</w:t>
      </w:r>
      <w:r w:rsidRPr="000D5DB5">
        <w:rPr>
          <w:rFonts w:eastAsia="Times New Roman" w:cstheme="minorHAnsi"/>
          <w:color w:val="000000"/>
        </w:rPr>
        <w:t xml:space="preserve">. </w:t>
      </w:r>
      <w:r w:rsidR="00996A33">
        <w:rPr>
          <w:rFonts w:eastAsia="Times New Roman" w:cstheme="minorHAnsi"/>
          <w:color w:val="000000"/>
        </w:rPr>
        <w:t xml:space="preserve">You can spend </w:t>
      </w:r>
      <w:r w:rsidR="00886B69">
        <w:rPr>
          <w:rFonts w:eastAsia="Times New Roman" w:cstheme="minorHAnsi"/>
          <w:color w:val="000000"/>
        </w:rPr>
        <w:t>Ki to heighten this effect</w:t>
      </w:r>
      <w:ins w:id="1936" w:author="Admin" w:date="2021-03-31T21:25:00Z">
        <w:r w:rsidR="00523605">
          <w:rPr>
            <w:rFonts w:eastAsia="Times New Roman" w:cstheme="minorHAnsi"/>
            <w:color w:val="000000"/>
          </w:rPr>
          <w:t xml:space="preserve"> (up to the normal limit of ki spells)</w:t>
        </w:r>
      </w:ins>
      <w:r w:rsidR="00886B69">
        <w:rPr>
          <w:rFonts w:eastAsia="Times New Roman" w:cstheme="minorHAnsi"/>
          <w:color w:val="000000"/>
        </w:rPr>
        <w:t>.</w:t>
      </w:r>
    </w:p>
    <w:p w14:paraId="00F87808" w14:textId="77777777" w:rsidR="00AB25EF" w:rsidRPr="00886B69" w:rsidRDefault="00AB25EF" w:rsidP="00181EE1">
      <w:pPr>
        <w:numPr>
          <w:ilvl w:val="0"/>
          <w:numId w:val="22"/>
        </w:numPr>
        <w:ind w:left="0" w:firstLine="0"/>
        <w:contextualSpacing/>
        <w:textAlignment w:val="baseline"/>
        <w:rPr>
          <w:rFonts w:eastAsia="Times New Roman" w:cstheme="minorHAnsi"/>
          <w:color w:val="000000"/>
        </w:rPr>
      </w:pPr>
      <w:r w:rsidRPr="000D5DB5">
        <w:rPr>
          <w:rFonts w:eastAsia="Times New Roman" w:cstheme="minorHAnsi"/>
          <w:b/>
          <w:bCs/>
          <w:color w:val="000000"/>
        </w:rPr>
        <w:t xml:space="preserve">Rising Sun [Strike]. </w:t>
      </w:r>
      <w:r w:rsidRPr="000D5DB5">
        <w:rPr>
          <w:rFonts w:eastAsia="Times New Roman" w:cstheme="minorHAnsi"/>
          <w:color w:val="000000"/>
        </w:rPr>
        <w:t>As a bonus action, you may perform an up</w:t>
      </w:r>
      <w:r w:rsidR="004E7003" w:rsidRPr="000D5DB5">
        <w:rPr>
          <w:rFonts w:eastAsia="Times New Roman" w:cstheme="minorHAnsi"/>
          <w:color w:val="000000"/>
        </w:rPr>
        <w:t xml:space="preserve">wards </w:t>
      </w:r>
      <w:r w:rsidRPr="000D5DB5">
        <w:rPr>
          <w:rFonts w:eastAsia="Times New Roman" w:cstheme="minorHAnsi"/>
          <w:color w:val="000000"/>
        </w:rPr>
        <w:t>kick, dealing unarmed damage and</w:t>
      </w:r>
      <w:r w:rsidR="004E7003" w:rsidRPr="000D5DB5">
        <w:rPr>
          <w:rFonts w:eastAsia="Times New Roman" w:cstheme="minorHAnsi"/>
          <w:color w:val="000000"/>
        </w:rPr>
        <w:t xml:space="preserve"> imposing</w:t>
      </w:r>
      <w:r w:rsidRPr="000D5DB5">
        <w:rPr>
          <w:rFonts w:eastAsia="Times New Roman" w:cstheme="minorHAnsi"/>
          <w:color w:val="000000"/>
        </w:rPr>
        <w:t xml:space="preserve"> an additional effect. You may also choose between dealing extra 2d6 damage, or </w:t>
      </w:r>
      <w:r w:rsidR="002554F2">
        <w:rPr>
          <w:rFonts w:eastAsia="Times New Roman" w:cstheme="minorHAnsi"/>
          <w:color w:val="000000"/>
        </w:rPr>
        <w:t xml:space="preserve">adding 1d6 to any melee weapon attack you make against the target for </w:t>
      </w:r>
      <w:r w:rsidR="00181EE1">
        <w:rPr>
          <w:rFonts w:eastAsia="Times New Roman" w:cstheme="minorHAnsi"/>
          <w:color w:val="000000"/>
        </w:rPr>
        <w:t xml:space="preserve">the next </w:t>
      </w:r>
      <w:r w:rsidR="002554F2">
        <w:rPr>
          <w:rFonts w:eastAsia="Times New Roman" w:cstheme="minorHAnsi"/>
          <w:color w:val="000000"/>
        </w:rPr>
        <w:t>minute</w:t>
      </w:r>
      <w:r w:rsidRPr="000D5DB5">
        <w:rPr>
          <w:rFonts w:eastAsia="Times New Roman" w:cstheme="minorHAnsi"/>
          <w:color w:val="000000"/>
        </w:rPr>
        <w:t>.</w:t>
      </w:r>
      <w:r w:rsidR="00886B69">
        <w:rPr>
          <w:rFonts w:eastAsia="Times New Roman" w:cstheme="minorHAnsi"/>
          <w:color w:val="000000"/>
        </w:rPr>
        <w:t xml:space="preserve"> If the target succeed</w:t>
      </w:r>
      <w:r w:rsidR="00181EE1">
        <w:rPr>
          <w:rFonts w:eastAsia="Times New Roman" w:cstheme="minorHAnsi"/>
          <w:color w:val="000000"/>
        </w:rPr>
        <w:t>s</w:t>
      </w:r>
      <w:r w:rsidR="00886B69">
        <w:rPr>
          <w:rFonts w:eastAsia="Times New Roman" w:cstheme="minorHAnsi"/>
          <w:color w:val="000000"/>
        </w:rPr>
        <w:t xml:space="preserve"> on a </w:t>
      </w:r>
      <w:r w:rsidRPr="00886B69">
        <w:rPr>
          <w:rFonts w:eastAsia="Times New Roman" w:cstheme="minorHAnsi"/>
          <w:color w:val="000000"/>
        </w:rPr>
        <w:t>Strength saving throw</w:t>
      </w:r>
      <w:r w:rsidR="00886B69">
        <w:rPr>
          <w:rFonts w:eastAsia="Times New Roman" w:cstheme="minorHAnsi"/>
          <w:color w:val="000000"/>
        </w:rPr>
        <w:t>, they take half the 2d6 extra damage, or, if you chose the second option, ignore the extra damage.</w:t>
      </w:r>
      <w:r w:rsidRPr="00886B69">
        <w:rPr>
          <w:rFonts w:eastAsia="Times New Roman" w:cstheme="minorHAnsi"/>
          <w:color w:val="000000"/>
        </w:rPr>
        <w:t xml:space="preserve"> </w:t>
      </w:r>
    </w:p>
    <w:p w14:paraId="57216EB9" w14:textId="77777777" w:rsidR="00AB25EF" w:rsidRPr="000D5DB5" w:rsidRDefault="00AB25EF">
      <w:pPr>
        <w:contextualSpacing/>
        <w:rPr>
          <w:rFonts w:eastAsia="Times New Roman" w:cstheme="minorHAnsi"/>
          <w:sz w:val="24"/>
          <w:szCs w:val="24"/>
        </w:rPr>
      </w:pPr>
    </w:p>
    <w:p w14:paraId="38A1824E" w14:textId="77777777" w:rsidR="00AB25EF" w:rsidRPr="000D5DB5" w:rsidRDefault="00AB25EF" w:rsidP="00886B69">
      <w:pPr>
        <w:contextualSpacing/>
        <w:rPr>
          <w:rFonts w:eastAsia="Times New Roman" w:cstheme="minorHAnsi"/>
          <w:sz w:val="24"/>
          <w:szCs w:val="24"/>
        </w:rPr>
      </w:pPr>
      <w:r w:rsidRPr="000D5DB5">
        <w:rPr>
          <w:rFonts w:eastAsia="Times New Roman" w:cstheme="minorHAnsi"/>
          <w:b/>
          <w:bCs/>
          <w:color w:val="000000"/>
        </w:rPr>
        <w:t xml:space="preserve">Combo Attacks. </w:t>
      </w:r>
      <w:r w:rsidRPr="000D5DB5">
        <w:rPr>
          <w:rFonts w:eastAsia="Times New Roman" w:cstheme="minorHAnsi"/>
          <w:color w:val="000000"/>
        </w:rPr>
        <w:t>Starting at 11th level, you score a critical hit</w:t>
      </w:r>
      <w:r w:rsidR="009073E3">
        <w:rPr>
          <w:rFonts w:eastAsia="Times New Roman" w:cstheme="minorHAnsi"/>
          <w:color w:val="000000"/>
        </w:rPr>
        <w:t xml:space="preserve"> with your weapon attacks</w:t>
      </w:r>
      <w:r w:rsidRPr="000D5DB5">
        <w:rPr>
          <w:rFonts w:eastAsia="Times New Roman" w:cstheme="minorHAnsi"/>
          <w:color w:val="000000"/>
        </w:rPr>
        <w:t xml:space="preserve"> on a 19-20. If you already possess this range, the range increases by 1</w:t>
      </w:r>
      <w:r w:rsidR="00886B69">
        <w:rPr>
          <w:rFonts w:eastAsia="Times New Roman" w:cstheme="minorHAnsi"/>
          <w:color w:val="000000"/>
        </w:rPr>
        <w:t xml:space="preserve"> point to </w:t>
      </w:r>
      <w:r w:rsidRPr="000D5DB5">
        <w:rPr>
          <w:rFonts w:eastAsia="Times New Roman" w:cstheme="minorHAnsi"/>
          <w:color w:val="000000"/>
        </w:rPr>
        <w:t xml:space="preserve">18-20. When you score a critical hit, you may either use any one Ki ability with no action or Ki cost (such as flurry of blows, Rising Sun, your Superior Martial Arts abilities, or Quivering Palm once you gain it), or choose to regain 2 Ki. </w:t>
      </w:r>
    </w:p>
    <w:p w14:paraId="2710BA23" w14:textId="77777777" w:rsidR="00AB25EF" w:rsidRPr="000D5DB5" w:rsidRDefault="00AB25EF">
      <w:pPr>
        <w:contextualSpacing/>
        <w:rPr>
          <w:rFonts w:eastAsia="Times New Roman" w:cstheme="minorHAnsi"/>
          <w:sz w:val="24"/>
          <w:szCs w:val="24"/>
        </w:rPr>
      </w:pPr>
    </w:p>
    <w:p w14:paraId="47C19559" w14:textId="77777777" w:rsidR="00AB25EF" w:rsidRPr="000D5DB5" w:rsidRDefault="00AB25EF" w:rsidP="00886B69">
      <w:pPr>
        <w:contextualSpacing/>
        <w:rPr>
          <w:rFonts w:eastAsia="Times New Roman" w:cstheme="minorHAnsi"/>
          <w:sz w:val="24"/>
          <w:szCs w:val="24"/>
        </w:rPr>
      </w:pPr>
      <w:r w:rsidRPr="000D5DB5">
        <w:rPr>
          <w:rFonts w:eastAsia="Times New Roman" w:cstheme="minorHAnsi"/>
          <w:b/>
          <w:bCs/>
          <w:color w:val="000000"/>
        </w:rPr>
        <w:t xml:space="preserve">Quivering Palm. </w:t>
      </w:r>
      <w:r w:rsidRPr="000D5DB5">
        <w:rPr>
          <w:rFonts w:eastAsia="Times New Roman" w:cstheme="minorHAnsi"/>
          <w:color w:val="000000"/>
        </w:rPr>
        <w:t xml:space="preserve">At 17th level, you gain the ability to set up lethal vibrations in someone’s body. When you hit a creature with an unarmed strike, you can </w:t>
      </w:r>
      <w:r w:rsidR="002554F2">
        <w:rPr>
          <w:rFonts w:eastAsia="Times New Roman" w:cstheme="minorHAnsi"/>
          <w:color w:val="000000"/>
        </w:rPr>
        <w:t xml:space="preserve">use a bonus action </w:t>
      </w:r>
      <w:r w:rsidR="00886B69">
        <w:rPr>
          <w:rFonts w:eastAsia="Times New Roman" w:cstheme="minorHAnsi"/>
          <w:color w:val="000000"/>
        </w:rPr>
        <w:t xml:space="preserve">and 3 Ki </w:t>
      </w:r>
      <w:r w:rsidR="00BF1C04">
        <w:rPr>
          <w:rFonts w:eastAsia="Times New Roman" w:cstheme="minorHAnsi"/>
          <w:color w:val="000000"/>
        </w:rPr>
        <w:t xml:space="preserve">to </w:t>
      </w:r>
      <w:r w:rsidRPr="000D5DB5">
        <w:rPr>
          <w:rFonts w:eastAsia="Times New Roman" w:cstheme="minorHAnsi"/>
          <w:color w:val="000000"/>
        </w:rPr>
        <w:t xml:space="preserve">start these imperceptible vibrations, which last for a number of days equal to your monk level. The vibrations are harmless unless you use your action to end them. To do so, you and the target must be on the same plane of existence. When you use this action, the creature must make a Stamina saving throw. If it fails, it is reduced to 0 hit points. If it succeeds, it takes 10d10 </w:t>
      </w:r>
      <w:r w:rsidR="002554F2">
        <w:rPr>
          <w:rFonts w:eastAsia="Times New Roman" w:cstheme="minorHAnsi"/>
          <w:color w:val="000000"/>
        </w:rPr>
        <w:t>shadow</w:t>
      </w:r>
      <w:r w:rsidR="002554F2" w:rsidRPr="000D5DB5">
        <w:rPr>
          <w:rFonts w:eastAsia="Times New Roman" w:cstheme="minorHAnsi"/>
          <w:color w:val="000000"/>
        </w:rPr>
        <w:t xml:space="preserve"> </w:t>
      </w:r>
      <w:r w:rsidRPr="000D5DB5">
        <w:rPr>
          <w:rFonts w:eastAsia="Times New Roman" w:cstheme="minorHAnsi"/>
          <w:color w:val="000000"/>
        </w:rPr>
        <w:t>damage instead.</w:t>
      </w:r>
      <w:r w:rsidR="004E7003" w:rsidRPr="000D5DB5">
        <w:rPr>
          <w:rFonts w:eastAsia="Times New Roman" w:cstheme="minorHAnsi"/>
          <w:color w:val="000000"/>
        </w:rPr>
        <w:t xml:space="preserve"> You may place these vibrations even with a harmless touch (which may require a </w:t>
      </w:r>
      <w:r w:rsidR="002E3B9E">
        <w:rPr>
          <w:rFonts w:eastAsia="Times New Roman" w:cstheme="minorHAnsi"/>
          <w:color w:val="000000"/>
        </w:rPr>
        <w:t>Charisma (</w:t>
      </w:r>
      <w:r w:rsidR="004E7003" w:rsidRPr="000D5DB5">
        <w:rPr>
          <w:rFonts w:eastAsia="Times New Roman" w:cstheme="minorHAnsi"/>
          <w:color w:val="000000"/>
        </w:rPr>
        <w:t>Deception</w:t>
      </w:r>
      <w:r w:rsidR="002E3B9E">
        <w:rPr>
          <w:rFonts w:eastAsia="Times New Roman" w:cstheme="minorHAnsi"/>
          <w:color w:val="000000"/>
        </w:rPr>
        <w:t>)</w:t>
      </w:r>
      <w:r w:rsidR="004E7003" w:rsidRPr="000D5DB5">
        <w:rPr>
          <w:rFonts w:eastAsia="Times New Roman" w:cstheme="minorHAnsi"/>
          <w:color w:val="000000"/>
        </w:rPr>
        <w:t xml:space="preserve"> check </w:t>
      </w:r>
      <w:r w:rsidR="002E3B9E">
        <w:rPr>
          <w:rFonts w:eastAsia="Times New Roman" w:cstheme="minorHAnsi"/>
          <w:color w:val="000000"/>
        </w:rPr>
        <w:t>contested</w:t>
      </w:r>
      <w:r w:rsidR="004E7003" w:rsidRPr="000D5DB5">
        <w:rPr>
          <w:rFonts w:eastAsia="Times New Roman" w:cstheme="minorHAnsi"/>
          <w:color w:val="000000"/>
        </w:rPr>
        <w:t xml:space="preserve"> to </w:t>
      </w:r>
      <w:r w:rsidR="002E3B9E">
        <w:rPr>
          <w:rFonts w:eastAsia="Times New Roman" w:cstheme="minorHAnsi"/>
          <w:color w:val="000000"/>
        </w:rPr>
        <w:t>a Spirit (</w:t>
      </w:r>
      <w:r w:rsidR="004E7003" w:rsidRPr="000D5DB5">
        <w:rPr>
          <w:rFonts w:eastAsia="Times New Roman" w:cstheme="minorHAnsi"/>
          <w:color w:val="000000"/>
        </w:rPr>
        <w:t>Insight</w:t>
      </w:r>
      <w:r w:rsidR="002E3B9E">
        <w:rPr>
          <w:rFonts w:eastAsia="Times New Roman" w:cstheme="minorHAnsi"/>
          <w:color w:val="000000"/>
        </w:rPr>
        <w:t>) check</w:t>
      </w:r>
      <w:r w:rsidR="004E7003" w:rsidRPr="000D5DB5">
        <w:rPr>
          <w:rFonts w:eastAsia="Times New Roman" w:cstheme="minorHAnsi"/>
          <w:color w:val="000000"/>
        </w:rPr>
        <w:t>).</w:t>
      </w:r>
    </w:p>
    <w:p w14:paraId="688B5FD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can have only one creature under the effect of this feature at a time. You can choose to end the vibrations harmlessly without using an action. </w:t>
      </w:r>
    </w:p>
    <w:p w14:paraId="45E93D4F" w14:textId="77777777" w:rsidR="00AB25EF" w:rsidRPr="000D5DB5" w:rsidRDefault="00AB25EF">
      <w:pPr>
        <w:contextualSpacing/>
        <w:rPr>
          <w:rFonts w:eastAsia="Times New Roman" w:cstheme="minorHAnsi"/>
          <w:sz w:val="24"/>
          <w:szCs w:val="24"/>
        </w:rPr>
      </w:pPr>
    </w:p>
    <w:p w14:paraId="1FE1D6FE" w14:textId="77777777" w:rsidR="00AB25EF" w:rsidRPr="000D5DB5" w:rsidRDefault="00CE4AA5">
      <w:pPr>
        <w:contextualSpacing/>
        <w:outlineLvl w:val="1"/>
        <w:rPr>
          <w:rFonts w:eastAsia="Times New Roman" w:cstheme="minorHAnsi"/>
          <w:b/>
          <w:bCs/>
          <w:sz w:val="36"/>
          <w:szCs w:val="36"/>
        </w:rPr>
      </w:pPr>
      <w:bookmarkStart w:id="1937" w:name="_Toc509138742"/>
      <w:bookmarkStart w:id="1938" w:name="_Toc54196397"/>
      <w:r w:rsidRPr="00965B49">
        <w:rPr>
          <w:noProof/>
        </w:rPr>
        <w:drawing>
          <wp:anchor distT="0" distB="0" distL="114300" distR="114300" simplePos="0" relativeHeight="251658240" behindDoc="0" locked="0" layoutInCell="1" allowOverlap="1" wp14:anchorId="747B429D" wp14:editId="37B78715">
            <wp:simplePos x="0" y="0"/>
            <wp:positionH relativeFrom="column">
              <wp:posOffset>3653155</wp:posOffset>
            </wp:positionH>
            <wp:positionV relativeFrom="paragraph">
              <wp:posOffset>3810</wp:posOffset>
            </wp:positionV>
            <wp:extent cx="1837690" cy="1785620"/>
            <wp:effectExtent l="0" t="0" r="0" b="5080"/>
            <wp:wrapSquare wrapText="bothSides"/>
            <wp:docPr id="10" name="image4.png" descr="Paladin_crest.png"/>
            <wp:cNvGraphicFramePr/>
            <a:graphic xmlns:a="http://schemas.openxmlformats.org/drawingml/2006/main">
              <a:graphicData uri="http://schemas.openxmlformats.org/drawingml/2006/picture">
                <pic:pic xmlns:pic="http://schemas.openxmlformats.org/drawingml/2006/picture">
                  <pic:nvPicPr>
                    <pic:cNvPr id="0" name="image4.png" descr="Paladin_crest.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1837690" cy="1785620"/>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Paladin (PLD)</w:t>
      </w:r>
      <w:bookmarkEnd w:id="1937"/>
      <w:bookmarkEnd w:id="1938"/>
    </w:p>
    <w:p w14:paraId="36019934" w14:textId="77777777" w:rsidR="00CE4AA5" w:rsidRPr="00965B49" w:rsidRDefault="00CE4AA5" w:rsidP="00CE4AA5">
      <w:r>
        <w:t>A draenei pores over an ancient libram, moving its pages by his mere will</w:t>
      </w:r>
      <w:r w:rsidRPr="00965B49">
        <w:t xml:space="preserve">. </w:t>
      </w:r>
      <w:r>
        <w:t>Summoning a blessing, he shuts the tome as light arises from his hooves to the heavens</w:t>
      </w:r>
      <w:r w:rsidRPr="00965B49">
        <w:t xml:space="preserve">. </w:t>
      </w:r>
      <w:r>
        <w:t>Hefting his crystalline greathammer</w:t>
      </w:r>
      <w:r w:rsidRPr="00965B49">
        <w:t>, he exits, aware that his return is unlikely at best.</w:t>
      </w:r>
    </w:p>
    <w:p w14:paraId="765F2BF1" w14:textId="77777777" w:rsidR="00CE4AA5" w:rsidRDefault="00CE4AA5" w:rsidP="00CE4AA5"/>
    <w:p w14:paraId="3C25A467" w14:textId="77777777" w:rsidR="00CE4AA5" w:rsidRDefault="00CE4AA5" w:rsidP="00CE4AA5">
      <w:r w:rsidRPr="00965B49">
        <w:t xml:space="preserve">Huddled together, two young orcs cower as a fierce dragon </w:t>
      </w:r>
      <w:r>
        <w:t>lands with a resounding crash atop the chieftain’s hut</w:t>
      </w:r>
      <w:r w:rsidRPr="00965B49">
        <w:t>. She roars before spewing liquid fire upon the great watchtower, revealing the orcs</w:t>
      </w:r>
      <w:r>
        <w:t xml:space="preserve"> in the light</w:t>
      </w:r>
      <w:r w:rsidRPr="00965B49">
        <w:t xml:space="preserve">. </w:t>
      </w:r>
      <w:r>
        <w:t>She releases a blast of flame at them—but then stops. T</w:t>
      </w:r>
      <w:r w:rsidRPr="00965B49">
        <w:t xml:space="preserve">he red inferno dissipates </w:t>
      </w:r>
      <w:r>
        <w:t xml:space="preserve">to reveal </w:t>
      </w:r>
      <w:r w:rsidRPr="00965B49">
        <w:t xml:space="preserve">tauren clad in golden plate, </w:t>
      </w:r>
      <w:r>
        <w:t>holding aloft a mighty shield that blocked her fire</w:t>
      </w:r>
      <w:r w:rsidRPr="00965B49">
        <w:t>. Telling the orcs to run, the tauren prepares himself to face the dragon alone, satisfied he has bought the young orcs the time they needed to escape.</w:t>
      </w:r>
    </w:p>
    <w:p w14:paraId="0B20D3F8" w14:textId="77777777" w:rsidR="00CE4AA5" w:rsidRDefault="00CE4AA5" w:rsidP="00CE4AA5"/>
    <w:p w14:paraId="05708EB0" w14:textId="77777777" w:rsidR="00CE4AA5" w:rsidRDefault="00CE4AA5" w:rsidP="00CE4AA5">
      <w:r>
        <w:t>A human rides through haunted plague</w:t>
      </w:r>
      <w:r w:rsidR="00D505CC">
        <w:t>-</w:t>
      </w:r>
      <w:r>
        <w:t xml:space="preserve">lands on a wounded steed. As he nears an abandoned barn, hisses </w:t>
      </w:r>
      <w:r w:rsidR="00D505CC">
        <w:t xml:space="preserve">are </w:t>
      </w:r>
      <w:r>
        <w:t>from undead throats</w:t>
      </w:r>
      <w:r w:rsidR="00D505CC">
        <w:t>, as s</w:t>
      </w:r>
      <w:r>
        <w:t xml:space="preserve">ix ghouls skulk from the interior of the barn. </w:t>
      </w:r>
      <w:r w:rsidR="00D505CC">
        <w:t xml:space="preserve">The </w:t>
      </w:r>
      <w:r>
        <w:t xml:space="preserve">rider raises </w:t>
      </w:r>
      <w:r w:rsidR="00D505CC">
        <w:t xml:space="preserve">a bare </w:t>
      </w:r>
      <w:r>
        <w:t xml:space="preserve">hand, </w:t>
      </w:r>
      <w:r w:rsidR="00D505CC">
        <w:t xml:space="preserve">causing </w:t>
      </w:r>
      <w:r>
        <w:t xml:space="preserve">a burst of holy light </w:t>
      </w:r>
      <w:r w:rsidR="00D505CC">
        <w:t xml:space="preserve">to rise from the </w:t>
      </w:r>
      <w:r>
        <w:t xml:space="preserve">earth to burn the ghouls. After his deed is done, the rider continues on, the land still marked with his power, </w:t>
      </w:r>
      <w:r w:rsidR="00D505CC">
        <w:t xml:space="preserve">temporarily </w:t>
      </w:r>
      <w:r>
        <w:t xml:space="preserve">freed from unholy blight. </w:t>
      </w:r>
    </w:p>
    <w:p w14:paraId="4A1EB540" w14:textId="77777777" w:rsidR="00CE4AA5" w:rsidRPr="00965B49" w:rsidRDefault="00CE4AA5" w:rsidP="00CE4AA5"/>
    <w:p w14:paraId="171C44C0" w14:textId="77777777" w:rsidR="00CE4AA5" w:rsidRDefault="00CE4AA5" w:rsidP="00CE4AA5">
      <w:bookmarkStart w:id="1939" w:name="_3xot5vd2cj0o" w:colFirst="0" w:colLast="0"/>
      <w:bookmarkEnd w:id="1939"/>
      <w:r w:rsidRPr="00965B49">
        <w:t>This is the call of the paladin: to protect the weak, to bring justice to the unjust, and to vanquish evil from the darkest corners of the world. These holy warriors are equipped with plate armor so they can confront the toughest of foes, and the blessing of the Light allows them to heal wounds and, in some cases, even restore life to the dead.</w:t>
      </w:r>
    </w:p>
    <w:p w14:paraId="32862DD4" w14:textId="77777777" w:rsidR="00CE4AA5" w:rsidRDefault="00CE4AA5">
      <w:pPr>
        <w:contextualSpacing/>
        <w:rPr>
          <w:rFonts w:eastAsia="Times New Roman" w:cstheme="minorHAnsi"/>
        </w:rPr>
      </w:pPr>
    </w:p>
    <w:p w14:paraId="6098DAB5"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The Cause of Righteousness</w:t>
      </w:r>
    </w:p>
    <w:p w14:paraId="630B3089" w14:textId="77777777" w:rsidR="00CE4AA5" w:rsidRPr="00965B49" w:rsidRDefault="00CE4AA5" w:rsidP="00CE4AA5">
      <w:r w:rsidRPr="00965B49">
        <w:t>Paladins are virtuous defenders of the weak, and tireless, unfaltering enemies of the undead. Mixing elements of the warrior and the clerics of the Holy Light, the paladin is a tough melee fighter.</w:t>
      </w:r>
    </w:p>
    <w:p w14:paraId="3F51EF5B" w14:textId="77777777" w:rsidR="00CE4AA5" w:rsidRPr="00965B49" w:rsidRDefault="00CE4AA5" w:rsidP="00CE4AA5">
      <w:r w:rsidRPr="00965B49">
        <w:t>The paladin is a warrior of the Holy Light. They uphold all that is good and true in the world and revile all that is evil and sinister, especially undead and the Burning Legion. They offer succor to the beleaguered and smite their enemies with holy fervor. They are particularly potent against undead, as these creatures threaten the goodly races and the Holy Light burns them terribly. The presence of any evil is reprehensible to paladins, but they focus their efforts on destroying undead and demons.</w:t>
      </w:r>
    </w:p>
    <w:p w14:paraId="45584C00" w14:textId="77777777" w:rsidR="00CE4AA5" w:rsidRDefault="00CE4AA5" w:rsidP="00CE4AA5">
      <w:r w:rsidRPr="00965B49">
        <w:t>These warriors uphold the tenets of the Holy Light and defend their factions from the predations of any threat. Found in almost every corner of Azeroth fighting the forces of evil and barbarism, these stalwart warriors of faith ceaselessly uphold their vigil against demonic forces from beyond the Dark Portal. Paladins are the embodiment of good and selfless dedication to the protection of their peoples. They help the innocent and punish the wicked. As such, paladins are generally of good alignment.</w:t>
      </w:r>
    </w:p>
    <w:p w14:paraId="676882F3" w14:textId="77777777" w:rsidR="00CE4AA5" w:rsidRPr="00965B49" w:rsidRDefault="00CE4AA5" w:rsidP="00CE4AA5"/>
    <w:p w14:paraId="2F749426" w14:textId="77777777" w:rsidR="00CE4AA5" w:rsidRPr="00CE4AA5" w:rsidRDefault="00CE4AA5" w:rsidP="00CE4AA5">
      <w:pPr>
        <w:contextualSpacing/>
        <w:rPr>
          <w:rFonts w:eastAsia="Times New Roman" w:cstheme="minorHAnsi"/>
          <w:b/>
          <w:bCs/>
          <w:caps/>
          <w:color w:val="000000"/>
        </w:rPr>
      </w:pPr>
      <w:r w:rsidRPr="00CE4AA5">
        <w:rPr>
          <w:rFonts w:eastAsia="Times New Roman" w:cstheme="minorHAnsi"/>
          <w:b/>
          <w:bCs/>
          <w:caps/>
          <w:color w:val="000000"/>
        </w:rPr>
        <w:t>Beyond the Mundane Life</w:t>
      </w:r>
    </w:p>
    <w:p w14:paraId="2664308D" w14:textId="77777777" w:rsidR="00CE4AA5" w:rsidRDefault="00CE4AA5" w:rsidP="00CE4AA5">
      <w:r w:rsidRPr="00965B49">
        <w:t xml:space="preserve">Almost by definition, the life of a paladin is an adventuring life. Unless a lasting injury has taken him or her away from adventuring for a time, every paladin lives on the front lines of the cosmic struggle against evil. </w:t>
      </w:r>
    </w:p>
    <w:p w14:paraId="6CA75448" w14:textId="77777777" w:rsidR="00CE4AA5" w:rsidRDefault="00CE4AA5" w:rsidP="00CE4AA5">
      <w:r w:rsidRPr="00965B49">
        <w:t>Fighters are rare enough among the ranks of the militias and armies of the world, but even fewer people can claim the true calling of a paladin. When they do receive the call, these warriors turn from their former occupations and take up arms to fight evil. Sometimes their oaths lead them into the service of the crown as leaders of elite groups of knights, but even then their loyalty is first to the cause of righteousness, not to crown and country. Adventuring paladins take their work seriously. A delve into an ancient ruin or dusty crypt can be a quest driven by a higher purpose than the acquisition of treasure. Evil lurks in dungeons and primeval forests, and even the smallest victory against it can tilt the cosmic balance away from oblivion.</w:t>
      </w:r>
    </w:p>
    <w:p w14:paraId="6A593DCC" w14:textId="77777777" w:rsidR="00AB25EF" w:rsidRPr="000D5DB5" w:rsidRDefault="00AB25EF">
      <w:pPr>
        <w:contextualSpacing/>
        <w:rPr>
          <w:rFonts w:eastAsia="Times New Roman" w:cstheme="minorHAnsi"/>
          <w:sz w:val="24"/>
          <w:szCs w:val="24"/>
        </w:rPr>
      </w:pPr>
    </w:p>
    <w:p w14:paraId="7CA4ADD2" w14:textId="77777777" w:rsidR="00AB25EF" w:rsidRDefault="004E7003">
      <w:pPr>
        <w:contextualSpacing/>
        <w:rPr>
          <w:rFonts w:eastAsia="Times New Roman" w:cstheme="minorHAnsi"/>
          <w:b/>
          <w:bCs/>
          <w:color w:val="000000"/>
        </w:rPr>
      </w:pPr>
      <w:r w:rsidRPr="000D5DB5">
        <w:rPr>
          <w:rFonts w:eastAsia="Times New Roman" w:cstheme="minorHAnsi"/>
          <w:b/>
          <w:bCs/>
          <w:color w:val="000000"/>
        </w:rPr>
        <w:t>CREATING A</w:t>
      </w:r>
      <w:r w:rsidR="00AB25EF" w:rsidRPr="000D5DB5">
        <w:rPr>
          <w:rFonts w:eastAsia="Times New Roman" w:cstheme="minorHAnsi"/>
          <w:b/>
          <w:bCs/>
          <w:color w:val="000000"/>
        </w:rPr>
        <w:t xml:space="preserve"> PALADIN</w:t>
      </w:r>
    </w:p>
    <w:p w14:paraId="54AD5503" w14:textId="77777777" w:rsidR="00CE4AA5" w:rsidRDefault="00CE4AA5" w:rsidP="00CE4AA5">
      <w:pPr>
        <w:widowControl w:val="0"/>
      </w:pPr>
      <w:r w:rsidRPr="00965B49">
        <w:t xml:space="preserve">The most important aspect of a paladin character is the nature of his or her holy quest. Although the class features related to your oath don’t appear until you reach 3rd level, plan ahead for that choice by reading the oath descriptions at the end of the class. </w:t>
      </w:r>
    </w:p>
    <w:p w14:paraId="18A33A85" w14:textId="77777777" w:rsidR="00CE4AA5" w:rsidRDefault="00CE4AA5" w:rsidP="00CE4AA5">
      <w:pPr>
        <w:widowControl w:val="0"/>
      </w:pPr>
      <w:r w:rsidRPr="00965B49">
        <w:t xml:space="preserve">Are you a devoted servant of good, loyal to justice and honor, a holy knight in shining armor venturing forth to smite evil? Are you a glorious champion of the Light, cherishing everything beautiful that stands against the shadow? </w:t>
      </w:r>
      <w:r>
        <w:t xml:space="preserve">Are you a defender who can stand before sea of foes without flinching? </w:t>
      </w:r>
      <w:r w:rsidRPr="00965B49">
        <w:t xml:space="preserve">Or are you an embittered loner sworn to </w:t>
      </w:r>
      <w:r>
        <w:t xml:space="preserve">deliver retribution </w:t>
      </w:r>
      <w:r w:rsidRPr="00965B49">
        <w:t>on those who have done great evil?</w:t>
      </w:r>
    </w:p>
    <w:p w14:paraId="4908BF68" w14:textId="77777777" w:rsidR="00CE4AA5" w:rsidRPr="00CE4AA5" w:rsidRDefault="00CE4AA5" w:rsidP="00CE4AA5">
      <w:pPr>
        <w:widowControl w:val="0"/>
      </w:pPr>
    </w:p>
    <w:p w14:paraId="6FA3D05F" w14:textId="77777777" w:rsidR="00AB25EF" w:rsidRPr="000D5DB5" w:rsidRDefault="00F31D0F">
      <w:pPr>
        <w:contextualSpacing/>
        <w:rPr>
          <w:rFonts w:eastAsia="Times New Roman" w:cstheme="minorHAnsi"/>
          <w:sz w:val="24"/>
          <w:szCs w:val="24"/>
        </w:rPr>
      </w:pPr>
      <w:r>
        <w:rPr>
          <w:rFonts w:eastAsia="Times New Roman" w:cstheme="minorHAnsi"/>
          <w:b/>
          <w:bCs/>
          <w:color w:val="000000"/>
        </w:rPr>
        <w:t>QUICK BUILD</w:t>
      </w:r>
    </w:p>
    <w:p w14:paraId="7A7DB34F" w14:textId="77777777" w:rsidR="00AB25EF" w:rsidRPr="000D5DB5" w:rsidRDefault="00AB25EF" w:rsidP="00CE4AA5">
      <w:pPr>
        <w:contextualSpacing/>
        <w:rPr>
          <w:rFonts w:eastAsia="Times New Roman" w:cstheme="minorHAnsi"/>
          <w:sz w:val="24"/>
          <w:szCs w:val="24"/>
        </w:rPr>
      </w:pPr>
      <w:r w:rsidRPr="000D5DB5">
        <w:rPr>
          <w:rFonts w:eastAsia="Times New Roman" w:cstheme="minorHAnsi"/>
          <w:color w:val="000000"/>
        </w:rPr>
        <w:lastRenderedPageBreak/>
        <w:t>You can make a paladin quickly by following these suggestions. First, Strength should be your highest ability score, followed by Charisma. Second, choose the noble background.</w:t>
      </w:r>
      <w:r w:rsidR="00CE4AA5">
        <w:rPr>
          <w:rFonts w:eastAsia="Times New Roman" w:cstheme="minorHAnsi"/>
          <w:color w:val="000000"/>
        </w:rPr>
        <w:t xml:space="preserve"> </w:t>
      </w:r>
      <w:r w:rsidR="00CE4AA5" w:rsidRPr="000D5DB5">
        <w:rPr>
          <w:rFonts w:eastAsia="Times New Roman" w:cstheme="minorHAnsi"/>
          <w:color w:val="000000"/>
        </w:rPr>
        <w:t xml:space="preserve">Third, choose the following 1st-level spells for your </w:t>
      </w:r>
      <w:r w:rsidR="00CE4AA5">
        <w:rPr>
          <w:rFonts w:eastAsia="Times New Roman" w:cstheme="minorHAnsi"/>
          <w:color w:val="000000"/>
        </w:rPr>
        <w:t>libram</w:t>
      </w:r>
      <w:r w:rsidR="00CE4AA5" w:rsidRPr="000D5DB5">
        <w:rPr>
          <w:rFonts w:eastAsia="Times New Roman" w:cstheme="minorHAnsi"/>
          <w:color w:val="000000"/>
        </w:rPr>
        <w:t xml:space="preserve">: </w:t>
      </w:r>
      <w:r w:rsidR="00CE4AA5">
        <w:rPr>
          <w:rFonts w:eastAsia="Times New Roman" w:cstheme="minorHAnsi"/>
          <w:i/>
          <w:iCs/>
          <w:color w:val="000000"/>
        </w:rPr>
        <w:t xml:space="preserve">compelled duel, holy light, </w:t>
      </w:r>
      <w:r w:rsidR="00CE4AA5">
        <w:rPr>
          <w:rFonts w:eastAsia="Times New Roman" w:cstheme="minorHAnsi"/>
          <w:color w:val="000000"/>
        </w:rPr>
        <w:t xml:space="preserve">and </w:t>
      </w:r>
      <w:r w:rsidR="00CE4AA5">
        <w:rPr>
          <w:rFonts w:eastAsia="Times New Roman" w:cstheme="minorHAnsi"/>
          <w:i/>
          <w:iCs/>
          <w:color w:val="000000"/>
        </w:rPr>
        <w:t>seal array (righteousness)</w:t>
      </w:r>
      <w:r w:rsidR="00CE4AA5" w:rsidRPr="000D5DB5">
        <w:rPr>
          <w:rFonts w:eastAsia="Times New Roman" w:cstheme="minorHAnsi"/>
          <w:color w:val="000000"/>
        </w:rPr>
        <w:t>.</w:t>
      </w:r>
    </w:p>
    <w:p w14:paraId="4354E5FE" w14:textId="77777777" w:rsidR="00AB25EF" w:rsidRPr="000D5DB5" w:rsidRDefault="00AB25EF">
      <w:pPr>
        <w:contextualSpacing/>
        <w:rPr>
          <w:rFonts w:eastAsia="Times New Roman" w:cstheme="minorHAnsi"/>
          <w:sz w:val="24"/>
          <w:szCs w:val="24"/>
        </w:rPr>
      </w:pPr>
    </w:p>
    <w:p w14:paraId="2B082AB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735ADE4E" w14:textId="77777777" w:rsidR="00AB25EF" w:rsidRDefault="00AB25EF">
      <w:pPr>
        <w:contextualSpacing/>
        <w:rPr>
          <w:rFonts w:eastAsia="Times New Roman" w:cstheme="minorHAnsi"/>
          <w:color w:val="000000"/>
        </w:rPr>
      </w:pPr>
      <w:r w:rsidRPr="000D5DB5">
        <w:rPr>
          <w:rFonts w:eastAsia="Times New Roman" w:cstheme="minorHAnsi"/>
          <w:color w:val="000000"/>
        </w:rPr>
        <w:t>As a paladin, you have the following class features.</w:t>
      </w:r>
    </w:p>
    <w:p w14:paraId="000F48E8" w14:textId="77777777" w:rsidR="00845E29" w:rsidRPr="000D5DB5" w:rsidRDefault="00845E29">
      <w:pPr>
        <w:contextualSpacing/>
        <w:rPr>
          <w:rFonts w:eastAsia="Times New Roman" w:cstheme="minorHAnsi"/>
          <w:sz w:val="24"/>
          <w:szCs w:val="24"/>
        </w:rPr>
      </w:pPr>
    </w:p>
    <w:p w14:paraId="656C956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11ACF90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Dice</w:t>
      </w:r>
      <w:r w:rsidRPr="000D5DB5">
        <w:rPr>
          <w:rFonts w:eastAsia="Times New Roman" w:cstheme="minorHAnsi"/>
          <w:color w:val="000000"/>
        </w:rPr>
        <w:t xml:space="preserve"> 1d10 per paladin level</w:t>
      </w:r>
    </w:p>
    <w:p w14:paraId="33D92EE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10 + your Stamina modifier</w:t>
      </w:r>
    </w:p>
    <w:p w14:paraId="2DE9D6D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 at Higher Levels</w:t>
      </w:r>
      <w:r w:rsidRPr="000D5DB5">
        <w:rPr>
          <w:rFonts w:eastAsia="Times New Roman" w:cstheme="minorHAnsi"/>
          <w:color w:val="000000"/>
        </w:rPr>
        <w:t xml:space="preserve"> 1d10 (or 6) + your Stamina modifier per paladin level after 1st</w:t>
      </w:r>
    </w:p>
    <w:p w14:paraId="7EE4F942" w14:textId="77777777" w:rsidR="00AB25EF" w:rsidRPr="000D5DB5" w:rsidRDefault="00AB25EF">
      <w:pPr>
        <w:contextualSpacing/>
        <w:rPr>
          <w:rFonts w:eastAsia="Times New Roman" w:cstheme="minorHAnsi"/>
          <w:sz w:val="24"/>
          <w:szCs w:val="24"/>
        </w:rPr>
      </w:pPr>
    </w:p>
    <w:p w14:paraId="313B476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PROFICIENCIES</w:t>
      </w:r>
    </w:p>
    <w:p w14:paraId="4A2FCA2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Armor</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All</w:t>
      </w:r>
      <w:r w:rsidR="00C7010F">
        <w:rPr>
          <w:rFonts w:eastAsia="Times New Roman" w:cstheme="minorHAnsi"/>
          <w:color w:val="000000"/>
        </w:rPr>
        <w:t xml:space="preserve"> </w:t>
      </w:r>
      <w:r w:rsidRPr="000D5DB5">
        <w:rPr>
          <w:rFonts w:eastAsia="Times New Roman" w:cstheme="minorHAnsi"/>
          <w:color w:val="000000"/>
        </w:rPr>
        <w:t>armor, shields</w:t>
      </w:r>
    </w:p>
    <w:p w14:paraId="266C3FA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Weapons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Simple weapons, martial weapons</w:t>
      </w:r>
    </w:p>
    <w:p w14:paraId="21D27D3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Tools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None</w:t>
      </w:r>
    </w:p>
    <w:p w14:paraId="231ADD3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Saving Throws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Stamina, </w:t>
      </w:r>
      <w:r w:rsidR="00694F79" w:rsidRPr="000D5DB5">
        <w:rPr>
          <w:rFonts w:eastAsia="Times New Roman" w:cstheme="minorHAnsi"/>
          <w:color w:val="000000"/>
        </w:rPr>
        <w:t>Charisma</w:t>
      </w:r>
    </w:p>
    <w:p w14:paraId="58A50A80" w14:textId="77777777" w:rsidR="00AB25EF" w:rsidRDefault="00AB25EF" w:rsidP="00B70B00">
      <w:pPr>
        <w:contextualSpacing/>
        <w:rPr>
          <w:rFonts w:eastAsia="Times New Roman" w:cstheme="minorHAnsi"/>
          <w:color w:val="000000"/>
        </w:rPr>
      </w:pPr>
      <w:r w:rsidRPr="000D5DB5">
        <w:rPr>
          <w:rFonts w:eastAsia="Times New Roman" w:cstheme="minorHAnsi"/>
          <w:b/>
          <w:bCs/>
          <w:color w:val="000000"/>
        </w:rPr>
        <w:t>Skills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Choose </w:t>
      </w:r>
      <w:r w:rsidR="00B70B00">
        <w:rPr>
          <w:rFonts w:eastAsia="Times New Roman" w:cstheme="minorHAnsi"/>
          <w:color w:val="000000"/>
        </w:rPr>
        <w:t>two</w:t>
      </w:r>
      <w:r w:rsidRPr="000D5DB5">
        <w:rPr>
          <w:rFonts w:eastAsia="Times New Roman" w:cstheme="minorHAnsi"/>
          <w:color w:val="000000"/>
        </w:rPr>
        <w:t xml:space="preserve"> from Athletics, Insight, Intimidation, Medicine, Deception, and Religion. </w:t>
      </w:r>
    </w:p>
    <w:p w14:paraId="4E90BEF2" w14:textId="77777777" w:rsidR="00C7010F" w:rsidRPr="000D5DB5" w:rsidRDefault="00C7010F">
      <w:pPr>
        <w:contextualSpacing/>
        <w:rPr>
          <w:rFonts w:eastAsia="Times New Roman" w:cstheme="minorHAnsi"/>
          <w:sz w:val="24"/>
          <w:szCs w:val="24"/>
        </w:rPr>
      </w:pPr>
    </w:p>
    <w:p w14:paraId="21FA19B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12B9461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68C3AF0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(a) a martial weapon and a shield or (b) two martial weapons</w:t>
      </w:r>
    </w:p>
    <w:p w14:paraId="361FBB3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(a) five javelins or (b) any simple melee weapon</w:t>
      </w:r>
    </w:p>
    <w:p w14:paraId="7A5D6AD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(a) a priest’s pack or (b) an explorer’s pack</w:t>
      </w:r>
    </w:p>
    <w:p w14:paraId="6CD7C53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Chain mail, a holy symbol, and a holy libram</w:t>
      </w:r>
    </w:p>
    <w:p w14:paraId="2CB5C166" w14:textId="77777777" w:rsidR="00AB25EF" w:rsidRDefault="00AB25EF">
      <w:pPr>
        <w:contextualSpacing/>
        <w:rPr>
          <w:rFonts w:eastAsia="Times New Roman" w:cstheme="minorHAnsi"/>
          <w:sz w:val="24"/>
          <w:szCs w:val="24"/>
        </w:rPr>
      </w:pPr>
    </w:p>
    <w:p w14:paraId="53C9279E" w14:textId="77777777" w:rsidR="00760436" w:rsidRPr="00760436" w:rsidRDefault="00760436">
      <w:pPr>
        <w:contextualSpacing/>
        <w:rPr>
          <w:rFonts w:eastAsia="Times New Roman" w:cstheme="minorHAnsi"/>
          <w:b/>
          <w:bCs/>
          <w:sz w:val="24"/>
          <w:szCs w:val="24"/>
        </w:rPr>
      </w:pPr>
      <w:r w:rsidRPr="00760436">
        <w:rPr>
          <w:rFonts w:eastAsia="Times New Roman" w:cstheme="minorHAnsi"/>
          <w:b/>
          <w:bCs/>
          <w:sz w:val="24"/>
          <w:szCs w:val="24"/>
        </w:rPr>
        <w:t>SPECIAL</w:t>
      </w:r>
    </w:p>
    <w:p w14:paraId="6701AFC3" w14:textId="77777777" w:rsidR="00760436" w:rsidRDefault="00760436" w:rsidP="00760436">
      <w:pPr>
        <w:contextualSpacing/>
        <w:rPr>
          <w:rFonts w:eastAsia="Times New Roman" w:cstheme="minorHAnsi"/>
          <w:b/>
          <w:bCs/>
          <w:color w:val="000000"/>
        </w:rPr>
      </w:pPr>
      <w:r>
        <w:rPr>
          <w:rFonts w:eastAsia="Times New Roman" w:cstheme="minorHAnsi"/>
          <w:b/>
          <w:bCs/>
          <w:color w:val="000000"/>
        </w:rPr>
        <w:t>Seal Spells</w:t>
      </w:r>
    </w:p>
    <w:p w14:paraId="46C0C41A" w14:textId="77777777" w:rsidR="00760436" w:rsidRPr="00760436" w:rsidRDefault="00760436" w:rsidP="00760436">
      <w:pPr>
        <w:contextualSpacing/>
        <w:rPr>
          <w:rFonts w:eastAsia="Times New Roman" w:cstheme="minorHAnsi"/>
          <w:color w:val="000000"/>
        </w:rPr>
      </w:pPr>
      <w:r>
        <w:rPr>
          <w:rFonts w:eastAsia="Times New Roman" w:cstheme="minorHAnsi"/>
          <w:color w:val="000000"/>
        </w:rPr>
        <w:t xml:space="preserve">Paladins are the only class that can access the </w:t>
      </w:r>
      <w:r>
        <w:rPr>
          <w:rFonts w:eastAsia="Times New Roman" w:cstheme="minorHAnsi"/>
          <w:i/>
          <w:iCs/>
          <w:color w:val="000000"/>
        </w:rPr>
        <w:t xml:space="preserve">seal array </w:t>
      </w:r>
      <w:r>
        <w:rPr>
          <w:rFonts w:eastAsia="Times New Roman" w:cstheme="minorHAnsi"/>
          <w:color w:val="000000"/>
        </w:rPr>
        <w:t xml:space="preserve">spell, and can prepare different seals for strike effects. Seals are magical enhancements that can enhance a paladin’s weapon attacks, and can be released in coordination with the Crusader Strike ability to cause a devastating strike. </w:t>
      </w:r>
    </w:p>
    <w:p w14:paraId="6C2FE160" w14:textId="77777777" w:rsidR="00760436" w:rsidRPr="000D5DB5" w:rsidRDefault="00760436">
      <w:pPr>
        <w:contextualSpacing/>
        <w:rPr>
          <w:rFonts w:eastAsia="Times New Roman" w:cstheme="minorHAnsi"/>
          <w:sz w:val="24"/>
          <w:szCs w:val="24"/>
        </w:rPr>
      </w:pPr>
    </w:p>
    <w:p w14:paraId="03E6081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Paladin Class </w:t>
      </w:r>
    </w:p>
    <w:p w14:paraId="2AD19A66" w14:textId="77777777" w:rsidR="00AB25EF" w:rsidRPr="000D5DB5" w:rsidRDefault="008267FE">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B25EF" w:rsidRPr="000D5DB5">
        <w:rPr>
          <w:rFonts w:eastAsia="Times New Roman" w:cstheme="minorHAnsi"/>
          <w:b/>
          <w:bCs/>
          <w:color w:val="000000"/>
        </w:rPr>
        <w:t>Features</w:t>
      </w:r>
      <w:r w:rsidR="00A520D0">
        <w:rPr>
          <w:rFonts w:eastAsia="Times New Roman" w:cstheme="minorHAnsi"/>
          <w:b/>
          <w:bCs/>
          <w:color w:val="000000"/>
        </w:rPr>
        <w:tab/>
      </w:r>
      <w:r w:rsidR="00A520D0">
        <w:rPr>
          <w:rFonts w:eastAsia="Times New Roman" w:cstheme="minorHAnsi"/>
          <w:b/>
          <w:bCs/>
          <w:color w:val="000000"/>
        </w:rPr>
        <w:tab/>
      </w:r>
      <w:r w:rsidR="00A520D0">
        <w:rPr>
          <w:rFonts w:eastAsia="Times New Roman" w:cstheme="minorHAnsi"/>
          <w:b/>
          <w:bCs/>
          <w:color w:val="000000"/>
        </w:rPr>
        <w:tab/>
      </w:r>
      <w:r w:rsidR="00A520D0">
        <w:rPr>
          <w:rFonts w:eastAsia="Times New Roman" w:cstheme="minorHAnsi"/>
          <w:b/>
          <w:bCs/>
          <w:color w:val="000000"/>
        </w:rPr>
        <w:tab/>
      </w:r>
      <w:r w:rsidR="008949C0">
        <w:rPr>
          <w:rFonts w:eastAsia="Times New Roman" w:cstheme="minorHAnsi"/>
          <w:b/>
          <w:bCs/>
          <w:color w:val="000000"/>
        </w:rPr>
        <w:tab/>
        <w:t>Caster level (Spell level)</w:t>
      </w:r>
    </w:p>
    <w:p w14:paraId="461D036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1st</w:t>
      </w:r>
      <w:r w:rsidR="008267FE">
        <w:rPr>
          <w:rFonts w:eastAsia="Times New Roman" w:cstheme="minorHAnsi"/>
          <w:color w:val="000000"/>
        </w:rPr>
        <w:tab/>
      </w:r>
      <w:r w:rsidRPr="000D5DB5">
        <w:rPr>
          <w:rFonts w:eastAsia="Times New Roman" w:cstheme="minorHAnsi"/>
          <w:color w:val="000000"/>
        </w:rPr>
        <w:t>+</w:t>
      </w:r>
      <w:r w:rsidR="008267FE" w:rsidRPr="000D5DB5">
        <w:rPr>
          <w:rFonts w:eastAsia="Times New Roman" w:cstheme="minorHAnsi"/>
          <w:color w:val="000000"/>
        </w:rPr>
        <w:t>2</w:t>
      </w:r>
      <w:r w:rsidR="008267FE">
        <w:rPr>
          <w:rFonts w:eastAsia="Times New Roman" w:cstheme="minorHAnsi"/>
          <w:color w:val="000000"/>
        </w:rPr>
        <w:tab/>
      </w:r>
      <w:r w:rsidR="008267FE">
        <w:rPr>
          <w:rFonts w:eastAsia="Times New Roman" w:cstheme="minorHAnsi"/>
          <w:color w:val="000000"/>
        </w:rPr>
        <w:tab/>
      </w:r>
      <w:r w:rsidRPr="000D5DB5">
        <w:rPr>
          <w:rFonts w:eastAsia="Times New Roman" w:cstheme="minorHAnsi"/>
          <w:color w:val="000000"/>
        </w:rPr>
        <w:t>Divine Sense, Lay on Hands</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w:t>
      </w:r>
    </w:p>
    <w:p w14:paraId="6219A4FF"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57150D" w:rsidRPr="000D5DB5">
        <w:rPr>
          <w:rFonts w:eastAsia="Times New Roman" w:cstheme="minorHAnsi"/>
          <w:color w:val="000000"/>
        </w:rPr>
        <w:t xml:space="preserve">Crusader Strike, </w:t>
      </w:r>
      <w:r w:rsidR="00AB25EF" w:rsidRPr="000D5DB5">
        <w:rPr>
          <w:rFonts w:eastAsia="Times New Roman" w:cstheme="minorHAnsi"/>
          <w:color w:val="000000"/>
        </w:rPr>
        <w:t>Fighting Style, Spellcasting</w:t>
      </w:r>
      <w:r w:rsidR="008949C0">
        <w:rPr>
          <w:rFonts w:eastAsia="Times New Roman" w:cstheme="minorHAnsi"/>
          <w:color w:val="000000"/>
        </w:rPr>
        <w:tab/>
        <w:t>1 (1st)</w:t>
      </w:r>
    </w:p>
    <w:p w14:paraId="0CDBA527"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Aura (Devotion), Holy Oath</w:t>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2 (1st)</w:t>
      </w:r>
    </w:p>
    <w:p w14:paraId="615B8CD4"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4th</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2 (1st)</w:t>
      </w:r>
    </w:p>
    <w:p w14:paraId="10367BAF"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Extra Attack</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3 (2nd)</w:t>
      </w:r>
    </w:p>
    <w:p w14:paraId="153393D0"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6th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Divine Health, Aura (</w:t>
      </w:r>
      <w:r w:rsidR="00D25F49" w:rsidRPr="000D5DB5">
        <w:rPr>
          <w:rFonts w:eastAsia="Times New Roman" w:cstheme="minorHAnsi"/>
          <w:color w:val="000000"/>
        </w:rPr>
        <w:t>Retribution</w:t>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3 (2nd)</w:t>
      </w:r>
    </w:p>
    <w:p w14:paraId="76BA3E9E"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Holy Oath </w:t>
      </w:r>
      <w:r w:rsidR="00A520D0">
        <w:rPr>
          <w:rFonts w:eastAsia="Times New Roman" w:cstheme="minorHAnsi"/>
          <w:color w:val="000000"/>
        </w:rPr>
        <w:t>F</w:t>
      </w:r>
      <w:r w:rsidR="00A520D0" w:rsidRPr="000D5DB5">
        <w:rPr>
          <w:rFonts w:eastAsia="Times New Roman" w:cstheme="minorHAnsi"/>
          <w:color w:val="000000"/>
        </w:rPr>
        <w:t>eature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4 (2nd)</w:t>
      </w:r>
    </w:p>
    <w:p w14:paraId="62012C1B"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8th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4 (2nd)</w:t>
      </w:r>
    </w:p>
    <w:p w14:paraId="6205F99F"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5 (3rd)</w:t>
      </w:r>
    </w:p>
    <w:p w14:paraId="1A464598"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10th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Aura (</w:t>
      </w:r>
      <w:r w:rsidR="00D25F49" w:rsidRPr="000D5DB5">
        <w:rPr>
          <w:rFonts w:eastAsia="Times New Roman" w:cstheme="minorHAnsi"/>
          <w:color w:val="000000"/>
        </w:rPr>
        <w:t>Crusader</w:t>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5 (3rd)</w:t>
      </w:r>
    </w:p>
    <w:p w14:paraId="14E8A33A"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11th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Improved Crusader Strike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6 (3rd)</w:t>
      </w:r>
    </w:p>
    <w:p w14:paraId="3BCA94BA"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12th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6 (3rd)</w:t>
      </w:r>
    </w:p>
    <w:p w14:paraId="65B8874C"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7 (4th)</w:t>
      </w:r>
    </w:p>
    <w:p w14:paraId="732B65BE"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14th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Cleansing Touch, Aura (Concentration)</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7 (4th)</w:t>
      </w:r>
    </w:p>
    <w:p w14:paraId="62EB22E2"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lastRenderedPageBreak/>
        <w:t>15th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Holy Oath Feature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8 (4th)</w:t>
      </w:r>
    </w:p>
    <w:p w14:paraId="71A6117D"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16th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8 (4th)</w:t>
      </w:r>
    </w:p>
    <w:p w14:paraId="0AF9DD01"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9 (5th)</w:t>
      </w:r>
    </w:p>
    <w:p w14:paraId="2EA014C1"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18th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Aura (Resistance), Aura Improvement</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9 (5th)</w:t>
      </w:r>
    </w:p>
    <w:p w14:paraId="4E48FC17"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19th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10 (5th)</w:t>
      </w:r>
    </w:p>
    <w:p w14:paraId="60FBDF3C"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20th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Holy Oath Feature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10 (5th)</w:t>
      </w:r>
    </w:p>
    <w:p w14:paraId="39AFFBAE" w14:textId="77777777" w:rsidR="00AB25EF" w:rsidRPr="000D5DB5" w:rsidRDefault="00AB25EF">
      <w:pPr>
        <w:contextualSpacing/>
        <w:rPr>
          <w:rFonts w:eastAsia="Times New Roman" w:cstheme="minorHAnsi"/>
          <w:sz w:val="24"/>
          <w:szCs w:val="24"/>
        </w:rPr>
      </w:pPr>
    </w:p>
    <w:p w14:paraId="2F5717D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Divine Sense</w:t>
      </w:r>
    </w:p>
    <w:p w14:paraId="3B3AF7A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 presence of strong evil registers on your senses like a noxious odor, and powerful good rings like heavenly music in your ears. As an action, you can open your awareness to detect such forces. Until the end of your next turn, you know the location of any celestial, fiend, or undead within 60 feet of you that is not behind total cover. You know the type (celestial, fiend, or undead) of any being whose presence you sense, but not its identity (the lich Kel’Thuzad, for instance). Within the same radius, you also detect the presence of any place or object that has been consecrated or desecrated, as with the </w:t>
      </w:r>
      <w:r w:rsidRPr="00707BEF">
        <w:rPr>
          <w:rFonts w:eastAsia="Times New Roman" w:cstheme="minorHAnsi"/>
          <w:i/>
          <w:iCs/>
          <w:color w:val="000000"/>
          <w:rPrChange w:id="1940" w:author="Abdulrahman Al-omair" w:date="2021-08-13T18:18:00Z">
            <w:rPr>
              <w:rFonts w:eastAsia="Times New Roman" w:cstheme="minorHAnsi"/>
              <w:color w:val="000000"/>
            </w:rPr>
          </w:rPrChange>
        </w:rPr>
        <w:t>hallow</w:t>
      </w:r>
      <w:r w:rsidRPr="000D5DB5">
        <w:rPr>
          <w:rFonts w:eastAsia="Times New Roman" w:cstheme="minorHAnsi"/>
          <w:color w:val="000000"/>
        </w:rPr>
        <w:t xml:space="preserve"> spell. You can use this feature a number of times equal to 1 + your Charisma modifier. When you finish a long rest, you regain all expended uses.</w:t>
      </w:r>
    </w:p>
    <w:p w14:paraId="603B0234" w14:textId="77777777" w:rsidR="00AB25EF" w:rsidRPr="000D5DB5" w:rsidRDefault="00AB25EF">
      <w:pPr>
        <w:contextualSpacing/>
        <w:rPr>
          <w:rFonts w:eastAsia="Times New Roman" w:cstheme="minorHAnsi"/>
          <w:sz w:val="24"/>
          <w:szCs w:val="24"/>
        </w:rPr>
      </w:pPr>
    </w:p>
    <w:p w14:paraId="52D06480" w14:textId="77777777" w:rsidR="00AB25EF" w:rsidRPr="000D5DB5" w:rsidRDefault="00AB25EF">
      <w:pPr>
        <w:contextualSpacing/>
        <w:rPr>
          <w:rFonts w:eastAsia="Times New Roman" w:cstheme="minorHAnsi"/>
          <w:b/>
          <w:bCs/>
          <w:color w:val="000000"/>
        </w:rPr>
      </w:pPr>
      <w:r w:rsidRPr="000D5DB5">
        <w:rPr>
          <w:rFonts w:eastAsia="Times New Roman" w:cstheme="minorHAnsi"/>
          <w:b/>
          <w:bCs/>
          <w:color w:val="000000"/>
        </w:rPr>
        <w:t>Lay on Hands</w:t>
      </w:r>
    </w:p>
    <w:p w14:paraId="1FAC53A6" w14:textId="496393AA" w:rsidR="006C7EB9" w:rsidRDefault="001F09BB">
      <w:pPr>
        <w:contextualSpacing/>
        <w:rPr>
          <w:rFonts w:eastAsia="Times New Roman" w:cstheme="minorHAnsi"/>
          <w:color w:val="000000"/>
        </w:rPr>
      </w:pPr>
      <w:r w:rsidRPr="000D5DB5">
        <w:rPr>
          <w:rFonts w:eastAsia="Times New Roman" w:cstheme="minorHAnsi"/>
          <w:color w:val="000000"/>
        </w:rPr>
        <w:t xml:space="preserve">Your blessed touch can cure wounds. As an action, you </w:t>
      </w:r>
      <w:r w:rsidR="006C7EB9">
        <w:rPr>
          <w:rFonts w:eastAsia="Times New Roman" w:cstheme="minorHAnsi"/>
          <w:color w:val="000000"/>
        </w:rPr>
        <w:t xml:space="preserve">may lay your hands on a target, investing them with healing energies. For every mana point you spend for Lay on Hands, you heal </w:t>
      </w:r>
      <w:del w:id="1941" w:author="Admin" w:date="2021-08-22T04:03:00Z">
        <w:r w:rsidR="006C7EB9" w:rsidDel="00F74B07">
          <w:rPr>
            <w:rFonts w:eastAsia="Times New Roman" w:cstheme="minorHAnsi"/>
            <w:color w:val="000000"/>
          </w:rPr>
          <w:delText xml:space="preserve">a </w:delText>
        </w:r>
      </w:del>
      <w:ins w:id="1942" w:author="Admin" w:date="2021-08-22T04:03:00Z">
        <w:r w:rsidR="00F74B07">
          <w:rPr>
            <w:rFonts w:eastAsia="Times New Roman" w:cstheme="minorHAnsi"/>
            <w:color w:val="000000"/>
          </w:rPr>
          <w:t xml:space="preserve">1 </w:t>
        </w:r>
      </w:ins>
      <w:del w:id="1943" w:author="Admin" w:date="2021-08-22T04:03:00Z">
        <w:r w:rsidR="006C7EB9" w:rsidDel="00F74B07">
          <w:rPr>
            <w:rFonts w:eastAsia="Times New Roman" w:cstheme="minorHAnsi"/>
            <w:color w:val="000000"/>
          </w:rPr>
          <w:delText>number of hit points</w:delText>
        </w:r>
      </w:del>
      <w:ins w:id="1944" w:author="Admin" w:date="2021-08-22T04:03:00Z">
        <w:r w:rsidR="00F74B07">
          <w:rPr>
            <w:rFonts w:eastAsia="Times New Roman" w:cstheme="minorHAnsi"/>
            <w:color w:val="000000"/>
          </w:rPr>
          <w:t>hit point, up to a maximum amount every action equal to half your maximum hit points</w:t>
        </w:r>
      </w:ins>
      <w:del w:id="1945" w:author="Admin" w:date="2021-08-22T04:03:00Z">
        <w:r w:rsidR="006C7EB9" w:rsidDel="00F74B07">
          <w:rPr>
            <w:rFonts w:eastAsia="Times New Roman" w:cstheme="minorHAnsi"/>
            <w:color w:val="000000"/>
          </w:rPr>
          <w:delText xml:space="preserve"> equal to your proficiency bonus</w:delText>
        </w:r>
      </w:del>
      <w:r w:rsidR="006C7EB9">
        <w:rPr>
          <w:rFonts w:eastAsia="Times New Roman" w:cstheme="minorHAnsi"/>
          <w:color w:val="000000"/>
        </w:rPr>
        <w:t>. Amount</w:t>
      </w:r>
      <w:ins w:id="1946" w:author="Admin" w:date="2021-08-22T04:03:00Z">
        <w:r w:rsidR="00F74B07">
          <w:rPr>
            <w:rFonts w:eastAsia="Times New Roman" w:cstheme="minorHAnsi"/>
            <w:color w:val="000000"/>
          </w:rPr>
          <w:t>s</w:t>
        </w:r>
      </w:ins>
      <w:r w:rsidR="006C7EB9">
        <w:rPr>
          <w:rFonts w:eastAsia="Times New Roman" w:cstheme="minorHAnsi"/>
          <w:color w:val="000000"/>
        </w:rPr>
        <w:t xml:space="preserve"> you heal is instead treated as </w:t>
      </w:r>
      <w:r w:rsidR="007317EE">
        <w:rPr>
          <w:rFonts w:eastAsia="Times New Roman" w:cstheme="minorHAnsi"/>
          <w:color w:val="000000"/>
        </w:rPr>
        <w:t>h</w:t>
      </w:r>
      <w:r w:rsidR="006C7EB9">
        <w:rPr>
          <w:rFonts w:eastAsia="Times New Roman" w:cstheme="minorHAnsi"/>
          <w:color w:val="000000"/>
        </w:rPr>
        <w:t>oly damage for undead and fiends (in which case, this requires a melee spell attack). Excess hit points are lost</w:t>
      </w:r>
      <w:del w:id="1947" w:author="Admin" w:date="2021-08-22T04:03:00Z">
        <w:r w:rsidR="009F686B" w:rsidDel="00F74B07">
          <w:rPr>
            <w:rFonts w:eastAsia="Times New Roman" w:cstheme="minorHAnsi"/>
            <w:color w:val="000000"/>
          </w:rPr>
          <w:delText>, and you cannot heal or deal more damage than a value equal to your maximum hit points</w:delText>
        </w:r>
      </w:del>
      <w:r w:rsidR="006C7EB9">
        <w:rPr>
          <w:rFonts w:eastAsia="Times New Roman" w:cstheme="minorHAnsi"/>
          <w:color w:val="000000"/>
        </w:rPr>
        <w:t xml:space="preserve">. When performing Lay on Hands on yourself, this is instead a bonus action. </w:t>
      </w:r>
    </w:p>
    <w:p w14:paraId="3111D648" w14:textId="65F1C19D" w:rsidR="005E0D67" w:rsidRPr="008C4A7D" w:rsidRDefault="006C7EB9">
      <w:pPr>
        <w:contextualSpacing/>
        <w:rPr>
          <w:rFonts w:eastAsia="Times New Roman" w:cstheme="minorHAnsi"/>
          <w:color w:val="000000"/>
        </w:rPr>
      </w:pPr>
      <w:r w:rsidRPr="000D5DB5">
        <w:rPr>
          <w:rFonts w:eastAsia="Times New Roman" w:cstheme="minorHAnsi"/>
          <w:color w:val="000000"/>
        </w:rPr>
        <w:t xml:space="preserve">Alternatively, you can expend </w:t>
      </w:r>
      <w:r>
        <w:rPr>
          <w:rFonts w:eastAsia="Times New Roman" w:cstheme="minorHAnsi"/>
          <w:color w:val="000000"/>
        </w:rPr>
        <w:t xml:space="preserve">the mana </w:t>
      </w:r>
      <w:r w:rsidRPr="000D5DB5">
        <w:rPr>
          <w:rFonts w:eastAsia="Times New Roman" w:cstheme="minorHAnsi"/>
          <w:color w:val="000000"/>
        </w:rPr>
        <w:t xml:space="preserve">to cure one disease or one poison of your choice. Each disease or poison requires spending </w:t>
      </w:r>
      <w:r>
        <w:rPr>
          <w:rFonts w:eastAsia="Times New Roman" w:cstheme="minorHAnsi"/>
          <w:color w:val="000000"/>
        </w:rPr>
        <w:t xml:space="preserve">mana points </w:t>
      </w:r>
      <w:r w:rsidRPr="000D5DB5">
        <w:rPr>
          <w:rFonts w:eastAsia="Times New Roman" w:cstheme="minorHAnsi"/>
          <w:color w:val="000000"/>
        </w:rPr>
        <w:t xml:space="preserve">equal to </w:t>
      </w:r>
      <w:del w:id="1948" w:author="Admin" w:date="2021-08-22T04:04:00Z">
        <w:r w:rsidDel="00F74B07">
          <w:rPr>
            <w:rFonts w:eastAsia="Times New Roman" w:cstheme="minorHAnsi"/>
            <w:color w:val="000000"/>
          </w:rPr>
          <w:delText xml:space="preserve">one-quarter </w:delText>
        </w:r>
      </w:del>
      <w:r w:rsidRPr="000D5DB5">
        <w:rPr>
          <w:rFonts w:eastAsia="Times New Roman" w:cstheme="minorHAnsi"/>
          <w:color w:val="000000"/>
        </w:rPr>
        <w:t xml:space="preserve">the saving throw </w:t>
      </w:r>
      <w:r>
        <w:rPr>
          <w:rFonts w:eastAsia="Times New Roman" w:cstheme="minorHAnsi"/>
          <w:color w:val="000000"/>
        </w:rPr>
        <w:t xml:space="preserve">DC </w:t>
      </w:r>
      <w:r w:rsidRPr="000D5DB5">
        <w:rPr>
          <w:rFonts w:eastAsia="Times New Roman" w:cstheme="minorHAnsi"/>
          <w:color w:val="000000"/>
        </w:rPr>
        <w:t xml:space="preserve">of the poison or disease. You may cure multiple diseases or poisons this way. This feature has no effect on constructs. </w:t>
      </w:r>
      <w:ins w:id="1949" w:author="Admin" w:date="2021-09-05T20:15:00Z">
        <w:r w:rsidR="008C4A7D">
          <w:rPr>
            <w:rFonts w:eastAsia="Times New Roman" w:cstheme="minorHAnsi"/>
            <w:color w:val="000000"/>
          </w:rPr>
          <w:t xml:space="preserve">This acts as a </w:t>
        </w:r>
        <w:r w:rsidR="008C4A7D">
          <w:rPr>
            <w:rFonts w:eastAsia="Times New Roman" w:cstheme="minorHAnsi"/>
            <w:i/>
            <w:iCs/>
            <w:color w:val="000000"/>
          </w:rPr>
          <w:t xml:space="preserve">lesser restoration </w:t>
        </w:r>
        <w:r w:rsidR="008C4A7D">
          <w:rPr>
            <w:rFonts w:eastAsia="Times New Roman" w:cstheme="minorHAnsi"/>
            <w:color w:val="000000"/>
          </w:rPr>
          <w:t xml:space="preserve">spell. </w:t>
        </w:r>
      </w:ins>
    </w:p>
    <w:p w14:paraId="14564CDE" w14:textId="77777777" w:rsidR="005E0D67" w:rsidRPr="005E0D67" w:rsidRDefault="005E0D67" w:rsidP="005E0D67">
      <w:pPr>
        <w:contextualSpacing/>
        <w:rPr>
          <w:rFonts w:eastAsia="Times New Roman" w:cstheme="minorHAnsi"/>
          <w:color w:val="000000"/>
        </w:rPr>
      </w:pPr>
      <w:r>
        <w:rPr>
          <w:rFonts w:eastAsia="Times New Roman" w:cstheme="minorHAnsi"/>
          <w:color w:val="000000"/>
        </w:rPr>
        <w:t>You gain a mana pool as if you were a second level paladin (see the Spellcasting feature below), with the pool size as if you had no access to 1st level spells.</w:t>
      </w:r>
    </w:p>
    <w:p w14:paraId="4DCFA9C7" w14:textId="77777777" w:rsidR="004E6733" w:rsidRPr="000D5DB5" w:rsidRDefault="004E6733" w:rsidP="004E6733">
      <w:pPr>
        <w:contextualSpacing/>
        <w:rPr>
          <w:rFonts w:eastAsia="Times New Roman" w:cstheme="minorHAnsi"/>
          <w:sz w:val="24"/>
          <w:szCs w:val="24"/>
        </w:rPr>
      </w:pPr>
    </w:p>
    <w:p w14:paraId="32B11BEC" w14:textId="77777777" w:rsidR="004E6733" w:rsidRPr="000D5DB5" w:rsidRDefault="004E6733" w:rsidP="004E6733">
      <w:pPr>
        <w:contextualSpacing/>
        <w:rPr>
          <w:rFonts w:eastAsia="Times New Roman" w:cstheme="minorHAnsi"/>
          <w:sz w:val="24"/>
          <w:szCs w:val="24"/>
        </w:rPr>
      </w:pPr>
      <w:r w:rsidRPr="000D5DB5">
        <w:rPr>
          <w:rFonts w:eastAsia="Times New Roman" w:cstheme="minorHAnsi"/>
          <w:b/>
          <w:bCs/>
          <w:color w:val="000000"/>
        </w:rPr>
        <w:t>Crusader Strike</w:t>
      </w:r>
    </w:p>
    <w:p w14:paraId="4F890466" w14:textId="77777777" w:rsidR="004E6733" w:rsidRPr="000D5DB5" w:rsidRDefault="004E6733" w:rsidP="00166030">
      <w:pPr>
        <w:contextualSpacing/>
        <w:rPr>
          <w:rFonts w:eastAsia="Times New Roman" w:cstheme="minorHAnsi"/>
          <w:sz w:val="24"/>
          <w:szCs w:val="24"/>
        </w:rPr>
      </w:pPr>
      <w:r w:rsidRPr="000D5DB5">
        <w:rPr>
          <w:rFonts w:eastAsia="Times New Roman" w:cstheme="minorHAnsi"/>
          <w:color w:val="000000"/>
        </w:rPr>
        <w:t xml:space="preserve">Starting at 2nd level, when you hit a creature with a melee weapon attack, you can expend mana </w:t>
      </w:r>
      <w:r w:rsidR="00166030">
        <w:rPr>
          <w:rFonts w:eastAsia="Times New Roman" w:cstheme="minorHAnsi"/>
          <w:color w:val="000000"/>
        </w:rPr>
        <w:t xml:space="preserve">as if you cast a spell </w:t>
      </w:r>
      <w:r w:rsidRPr="000D5DB5">
        <w:rPr>
          <w:rFonts w:eastAsia="Times New Roman" w:cstheme="minorHAnsi"/>
          <w:color w:val="000000"/>
        </w:rPr>
        <w:t xml:space="preserve">to deal holy damage to the target, in addition to the weapon’s damage. The extra damage is 1d8 plus 1d8 per spell </w:t>
      </w:r>
      <w:r w:rsidR="00166030">
        <w:rPr>
          <w:rFonts w:eastAsia="Times New Roman" w:cstheme="minorHAnsi"/>
          <w:color w:val="000000"/>
        </w:rPr>
        <w:t xml:space="preserve">level </w:t>
      </w:r>
      <w:r w:rsidRPr="000D5DB5">
        <w:rPr>
          <w:rFonts w:eastAsia="Times New Roman" w:cstheme="minorHAnsi"/>
          <w:color w:val="000000"/>
        </w:rPr>
        <w:t xml:space="preserve">(maximum 6d8 with a 5th level </w:t>
      </w:r>
      <w:r w:rsidR="00166030">
        <w:rPr>
          <w:rFonts w:eastAsia="Times New Roman" w:cstheme="minorHAnsi"/>
          <w:color w:val="000000"/>
        </w:rPr>
        <w:t>spell</w:t>
      </w:r>
      <w:r w:rsidRPr="000D5DB5">
        <w:rPr>
          <w:rFonts w:eastAsia="Times New Roman" w:cstheme="minorHAnsi"/>
          <w:color w:val="000000"/>
        </w:rPr>
        <w:t xml:space="preserve">). If the target is a fiend or an undead, you gain +5 to the strike’s damage. </w:t>
      </w:r>
    </w:p>
    <w:p w14:paraId="567AAAD3" w14:textId="77777777" w:rsidR="004E6733" w:rsidRPr="000D5DB5" w:rsidRDefault="004E6733" w:rsidP="004E6733">
      <w:pPr>
        <w:contextualSpacing/>
        <w:rPr>
          <w:rFonts w:eastAsia="Times New Roman" w:cstheme="minorHAnsi"/>
          <w:sz w:val="24"/>
          <w:szCs w:val="24"/>
        </w:rPr>
      </w:pPr>
      <w:r w:rsidRPr="000D5DB5">
        <w:rPr>
          <w:rFonts w:eastAsia="Times New Roman" w:cstheme="minorHAnsi"/>
          <w:color w:val="000000"/>
        </w:rPr>
        <w:t xml:space="preserve">If you have a seal active, you may also perform a Crusader Strike without expending mana (called Seal Release or Judgment), terminating the effects of the seal (plus an additional effect depending on the seal). Despite the name, Crusader Strike does not count as a Strike effect. </w:t>
      </w:r>
    </w:p>
    <w:p w14:paraId="3AF83E77" w14:textId="77777777" w:rsidR="00AB25EF" w:rsidRPr="000D5DB5" w:rsidRDefault="00AB25EF">
      <w:pPr>
        <w:contextualSpacing/>
        <w:rPr>
          <w:rFonts w:eastAsia="Times New Roman" w:cstheme="minorHAnsi"/>
          <w:sz w:val="24"/>
          <w:szCs w:val="24"/>
        </w:rPr>
      </w:pPr>
    </w:p>
    <w:p w14:paraId="60811E9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Fighting Style</w:t>
      </w:r>
    </w:p>
    <w:p w14:paraId="547F6C0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2nd level, you adopt a style of fighting as your specialty. Choose one of the following options. You can’t take a Fighting Style option more than once, even if you later get to choose again.</w:t>
      </w:r>
    </w:p>
    <w:p w14:paraId="375F6ACF" w14:textId="77777777" w:rsidR="00AB25EF" w:rsidRPr="000D5DB5" w:rsidRDefault="00AB25EF">
      <w:pPr>
        <w:contextualSpacing/>
        <w:rPr>
          <w:rFonts w:eastAsia="Times New Roman" w:cstheme="minorHAnsi"/>
          <w:sz w:val="24"/>
          <w:szCs w:val="24"/>
        </w:rPr>
      </w:pPr>
    </w:p>
    <w:p w14:paraId="6291581F"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Defense</w:t>
      </w:r>
    </w:p>
    <w:p w14:paraId="7CEE7DB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While you are wearing armor, you gain a +1 bonus to AC.</w:t>
      </w:r>
    </w:p>
    <w:p w14:paraId="6458E6BC" w14:textId="77777777" w:rsidR="00AB25EF" w:rsidRPr="000D5DB5" w:rsidRDefault="00AB25EF">
      <w:pPr>
        <w:contextualSpacing/>
        <w:rPr>
          <w:rFonts w:eastAsia="Times New Roman" w:cstheme="minorHAnsi"/>
          <w:sz w:val="24"/>
          <w:szCs w:val="24"/>
        </w:rPr>
      </w:pPr>
    </w:p>
    <w:p w14:paraId="4198A8D1"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lastRenderedPageBreak/>
        <w:t>Dueling</w:t>
      </w:r>
    </w:p>
    <w:p w14:paraId="189130B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are wielding a melee weapon in one hand and no other weapons, you gain a +2 bonus to damage rolls with that weapon.</w:t>
      </w:r>
    </w:p>
    <w:p w14:paraId="1505DD2E" w14:textId="77777777" w:rsidR="00AB25EF" w:rsidRPr="000D5DB5" w:rsidRDefault="00AB25EF">
      <w:pPr>
        <w:contextualSpacing/>
        <w:rPr>
          <w:rFonts w:eastAsia="Times New Roman" w:cstheme="minorHAnsi"/>
          <w:sz w:val="24"/>
          <w:szCs w:val="24"/>
        </w:rPr>
      </w:pPr>
    </w:p>
    <w:p w14:paraId="1D02F040"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Great Weapon Fighting</w:t>
      </w:r>
    </w:p>
    <w:p w14:paraId="14C7861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roll a 1 or 2 on a damage die for an attack you make with a melee weapon that you are wielding with</w:t>
      </w:r>
      <w:r w:rsidR="0057150D" w:rsidRPr="000D5DB5">
        <w:rPr>
          <w:rFonts w:eastAsia="Times New Roman" w:cstheme="minorHAnsi"/>
          <w:color w:val="000000"/>
        </w:rPr>
        <w:t xml:space="preserve"> </w:t>
      </w:r>
      <w:r w:rsidRPr="000D5DB5">
        <w:rPr>
          <w:rFonts w:eastAsia="Times New Roman" w:cstheme="minorHAnsi"/>
          <w:color w:val="000000"/>
        </w:rPr>
        <w:t>two hands, you can reroll the die and must use the new roll. The weapon must have the two-handed or versatile property for you to gain this benefit.</w:t>
      </w:r>
    </w:p>
    <w:p w14:paraId="4570EF96" w14:textId="77777777" w:rsidR="00AB25EF" w:rsidRPr="000D5DB5" w:rsidRDefault="00AB25EF">
      <w:pPr>
        <w:contextualSpacing/>
        <w:rPr>
          <w:rFonts w:eastAsia="Times New Roman" w:cstheme="minorHAnsi"/>
          <w:sz w:val="24"/>
          <w:szCs w:val="24"/>
        </w:rPr>
      </w:pPr>
    </w:p>
    <w:p w14:paraId="18A41A4C"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Protection</w:t>
      </w:r>
    </w:p>
    <w:p w14:paraId="6A91900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a creature you can see attacks a target other than you that is within 5 feet of you, you can use your</w:t>
      </w:r>
      <w:r w:rsidR="0057150D" w:rsidRPr="000D5DB5">
        <w:rPr>
          <w:rFonts w:eastAsia="Times New Roman" w:cstheme="minorHAnsi"/>
          <w:color w:val="000000"/>
        </w:rPr>
        <w:t xml:space="preserve"> </w:t>
      </w:r>
      <w:r w:rsidRPr="000D5DB5">
        <w:rPr>
          <w:rFonts w:eastAsia="Times New Roman" w:cstheme="minorHAnsi"/>
          <w:color w:val="000000"/>
        </w:rPr>
        <w:t>reaction to impose disadvantage on the attack roll. You must be wielding a shield.</w:t>
      </w:r>
    </w:p>
    <w:p w14:paraId="6D5036A2" w14:textId="77777777" w:rsidR="00AB25EF" w:rsidRPr="000D5DB5" w:rsidRDefault="00AB25EF">
      <w:pPr>
        <w:contextualSpacing/>
        <w:rPr>
          <w:rFonts w:eastAsia="Times New Roman" w:cstheme="minorHAnsi"/>
          <w:sz w:val="24"/>
          <w:szCs w:val="24"/>
        </w:rPr>
      </w:pPr>
    </w:p>
    <w:p w14:paraId="394CE4F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Spellcasting</w:t>
      </w:r>
    </w:p>
    <w:p w14:paraId="55F93C0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By 2nd level, you have learned to draw on divine magic through meditation and prayer to cast spells as a priest does. </w:t>
      </w:r>
    </w:p>
    <w:p w14:paraId="558110B7" w14:textId="77777777" w:rsidR="00AB25EF" w:rsidRPr="000D5DB5" w:rsidRDefault="00AB25EF">
      <w:pPr>
        <w:contextualSpacing/>
        <w:rPr>
          <w:rFonts w:eastAsia="Times New Roman" w:cstheme="minorHAnsi"/>
          <w:sz w:val="24"/>
          <w:szCs w:val="24"/>
        </w:rPr>
      </w:pPr>
    </w:p>
    <w:p w14:paraId="536B2874" w14:textId="77777777" w:rsidR="004F650B" w:rsidRPr="000D5DB5" w:rsidRDefault="004F650B">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50FBBA2A" w14:textId="77777777" w:rsidR="004F650B" w:rsidRPr="000D5DB5" w:rsidRDefault="004F650B">
      <w:pPr>
        <w:contextualSpacing/>
        <w:rPr>
          <w:rFonts w:eastAsia="Times New Roman" w:cstheme="minorHAnsi"/>
          <w:color w:val="000000"/>
        </w:rPr>
      </w:pPr>
      <w:r w:rsidRPr="000D5DB5">
        <w:rPr>
          <w:rFonts w:eastAsia="Times New Roman" w:cstheme="minorHAnsi"/>
          <w:color w:val="000000"/>
        </w:rPr>
        <w:t xml:space="preserve">A paladin can conjure and bind celestials. </w:t>
      </w:r>
    </w:p>
    <w:p w14:paraId="6421B6CC" w14:textId="77777777" w:rsidR="004F650B" w:rsidRPr="000D5DB5" w:rsidRDefault="004F650B">
      <w:pPr>
        <w:contextualSpacing/>
        <w:rPr>
          <w:rFonts w:eastAsia="Times New Roman" w:cstheme="minorHAnsi"/>
          <w:sz w:val="24"/>
          <w:szCs w:val="24"/>
        </w:rPr>
      </w:pPr>
    </w:p>
    <w:p w14:paraId="7C6E8C45"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38081CF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paladin level provides you with 0.5 caster levels in the paladin class</w:t>
      </w:r>
      <w:r w:rsidR="00E8457B" w:rsidRPr="000D5DB5">
        <w:rPr>
          <w:rFonts w:eastAsia="Times New Roman" w:cstheme="minorHAnsi"/>
          <w:color w:val="000000"/>
        </w:rPr>
        <w:t xml:space="preserve"> (minimum 0)</w:t>
      </w:r>
      <w:r w:rsidRPr="000D5DB5">
        <w:rPr>
          <w:rFonts w:eastAsia="Times New Roman" w:cstheme="minorHAnsi"/>
          <w:color w:val="000000"/>
        </w:rPr>
        <w:t>. You follow the normal progression to unlock spell levels (see the table under the Mana section).</w:t>
      </w:r>
    </w:p>
    <w:p w14:paraId="2A4B165B"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You can also change your list of prepared spells by consulting your libram (treat as a spellbook)</w:t>
      </w:r>
      <w:r w:rsidR="00E04A8C">
        <w:rPr>
          <w:rFonts w:eastAsia="Times New Roman" w:cstheme="minorHAnsi"/>
          <w:color w:val="000000"/>
        </w:rPr>
        <w:t xml:space="preserve"> after a long rest</w:t>
      </w:r>
      <w:r w:rsidRPr="000D5DB5">
        <w:rPr>
          <w:rFonts w:eastAsia="Times New Roman" w:cstheme="minorHAnsi"/>
          <w:color w:val="000000"/>
        </w:rPr>
        <w:t>. Preparing a new list of paladin spells requires time spent in study: at least 1 minute per spell level for each spell on your list.</w:t>
      </w:r>
    </w:p>
    <w:p w14:paraId="1DA55B81" w14:textId="77777777" w:rsidR="00AB25EF" w:rsidRPr="000D5DB5" w:rsidRDefault="00AB25EF">
      <w:pPr>
        <w:contextualSpacing/>
        <w:rPr>
          <w:rFonts w:eastAsia="Times New Roman" w:cstheme="minorHAnsi"/>
          <w:sz w:val="24"/>
          <w:szCs w:val="24"/>
        </w:rPr>
      </w:pPr>
    </w:p>
    <w:p w14:paraId="6BB43169"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Ability</w:t>
      </w:r>
    </w:p>
    <w:p w14:paraId="7AD8894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Charisma is your spellcasting ability for your paladin spells, since their power derives from the strength of</w:t>
      </w:r>
      <w:r w:rsidR="0057150D" w:rsidRPr="000D5DB5">
        <w:rPr>
          <w:rFonts w:eastAsia="Times New Roman" w:cstheme="minorHAnsi"/>
          <w:color w:val="000000"/>
        </w:rPr>
        <w:t xml:space="preserve"> </w:t>
      </w:r>
      <w:r w:rsidRPr="000D5DB5">
        <w:rPr>
          <w:rFonts w:eastAsia="Times New Roman" w:cstheme="minorHAnsi"/>
          <w:color w:val="000000"/>
        </w:rPr>
        <w:t>your convictions. You use your Charisma whenever a spell refers to your spellcasting ability. In addition, you</w:t>
      </w:r>
      <w:r w:rsidR="0057150D" w:rsidRPr="000D5DB5">
        <w:rPr>
          <w:rFonts w:eastAsia="Times New Roman" w:cstheme="minorHAnsi"/>
          <w:color w:val="000000"/>
        </w:rPr>
        <w:t xml:space="preserve"> </w:t>
      </w:r>
      <w:r w:rsidRPr="000D5DB5">
        <w:rPr>
          <w:rFonts w:eastAsia="Times New Roman" w:cstheme="minorHAnsi"/>
          <w:color w:val="000000"/>
        </w:rPr>
        <w:t>use your Charisma modifier when setting the saving throw DC for a paladin spell you cast and when making</w:t>
      </w:r>
      <w:r w:rsidR="0057150D" w:rsidRPr="000D5DB5">
        <w:rPr>
          <w:rFonts w:eastAsia="Times New Roman" w:cstheme="minorHAnsi"/>
          <w:color w:val="000000"/>
        </w:rPr>
        <w:t xml:space="preserve"> </w:t>
      </w:r>
      <w:r w:rsidRPr="000D5DB5">
        <w:rPr>
          <w:rFonts w:eastAsia="Times New Roman" w:cstheme="minorHAnsi"/>
          <w:color w:val="000000"/>
        </w:rPr>
        <w:t>an attack roll with one.</w:t>
      </w:r>
    </w:p>
    <w:p w14:paraId="60170D48"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save DC =</w:t>
      </w:r>
      <w:r w:rsidRPr="000D5DB5">
        <w:rPr>
          <w:rFonts w:eastAsia="Times New Roman" w:cstheme="minorHAnsi"/>
          <w:color w:val="000000"/>
        </w:rPr>
        <w:t xml:space="preserve"> 8 + your proficiency bonus + your Charisma modifier</w:t>
      </w:r>
    </w:p>
    <w:p w14:paraId="6F656EAD"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attack modifier</w:t>
      </w:r>
      <w:r w:rsidRPr="000D5DB5">
        <w:rPr>
          <w:rFonts w:eastAsia="Times New Roman" w:cstheme="minorHAnsi"/>
          <w:i/>
          <w:iCs/>
          <w:color w:val="000000"/>
        </w:rPr>
        <w:t xml:space="preserve"> </w:t>
      </w:r>
      <w:r w:rsidRPr="000D5DB5">
        <w:rPr>
          <w:rFonts w:eastAsia="Times New Roman" w:cstheme="minorHAnsi"/>
          <w:color w:val="000000"/>
        </w:rPr>
        <w:t>= your proficiency bonus + your Charisma modifier</w:t>
      </w:r>
    </w:p>
    <w:p w14:paraId="2153D5CA" w14:textId="77777777" w:rsidR="00AB25EF" w:rsidRPr="000D5DB5" w:rsidRDefault="00AB25EF">
      <w:pPr>
        <w:contextualSpacing/>
        <w:rPr>
          <w:rFonts w:eastAsia="Times New Roman" w:cstheme="minorHAnsi"/>
          <w:sz w:val="24"/>
          <w:szCs w:val="24"/>
        </w:rPr>
      </w:pPr>
    </w:p>
    <w:p w14:paraId="283D7270" w14:textId="77777777" w:rsidR="00E243F5" w:rsidRPr="000D5DB5" w:rsidRDefault="00E243F5">
      <w:pPr>
        <w:contextualSpacing/>
        <w:rPr>
          <w:rFonts w:eastAsia="Times New Roman" w:cstheme="minorHAnsi"/>
          <w:sz w:val="24"/>
          <w:szCs w:val="24"/>
        </w:rPr>
      </w:pPr>
      <w:r w:rsidRPr="000D5DB5">
        <w:rPr>
          <w:rFonts w:eastAsia="Times New Roman" w:cstheme="minorHAnsi"/>
          <w:i/>
          <w:iCs/>
          <w:color w:val="000000"/>
        </w:rPr>
        <w:t>Spellbook – Libram</w:t>
      </w:r>
    </w:p>
    <w:p w14:paraId="585BF42C" w14:textId="77777777" w:rsidR="00E243F5" w:rsidRPr="000D5DB5" w:rsidRDefault="00E243F5">
      <w:pPr>
        <w:contextualSpacing/>
        <w:rPr>
          <w:rFonts w:eastAsia="Times New Roman" w:cstheme="minorHAnsi"/>
          <w:sz w:val="24"/>
          <w:szCs w:val="24"/>
        </w:rPr>
      </w:pPr>
      <w:r w:rsidRPr="000D5DB5">
        <w:rPr>
          <w:rFonts w:eastAsia="Times New Roman" w:cstheme="minorHAnsi"/>
          <w:color w:val="000000"/>
        </w:rPr>
        <w:t xml:space="preserve">At 2nd level, your libram contains three 1st-level paladin spells of your choice. When you level up, you gain 2 additional paladin spells of your choice. You may also acquire new spells by research, tutelage, or from the spellbooks and scrolls of spellcasters who have spells you can cast. </w:t>
      </w:r>
    </w:p>
    <w:p w14:paraId="5AB332BF" w14:textId="77777777" w:rsidR="00E243F5" w:rsidRPr="000D5DB5" w:rsidRDefault="00E243F5">
      <w:pPr>
        <w:contextualSpacing/>
        <w:rPr>
          <w:rFonts w:eastAsia="Times New Roman" w:cstheme="minorHAnsi"/>
          <w:sz w:val="24"/>
          <w:szCs w:val="24"/>
        </w:rPr>
      </w:pPr>
      <w:r w:rsidRPr="000D5DB5">
        <w:rPr>
          <w:rFonts w:eastAsia="Times New Roman" w:cstheme="minorHAnsi"/>
          <w:color w:val="000000"/>
        </w:rPr>
        <w:t>Your libram is effectively your spellbook, and you may add spells by scribing it with new insights regarding the faith and how to protect and promote it.</w:t>
      </w:r>
    </w:p>
    <w:p w14:paraId="27AE9F68" w14:textId="77777777" w:rsidR="00E243F5" w:rsidRPr="005401D2" w:rsidRDefault="00E243F5">
      <w:pPr>
        <w:contextualSpacing/>
        <w:rPr>
          <w:rFonts w:eastAsia="Times New Roman" w:cstheme="minorHAnsi"/>
        </w:rPr>
      </w:pPr>
    </w:p>
    <w:p w14:paraId="71262056"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Focus</w:t>
      </w:r>
    </w:p>
    <w:p w14:paraId="5EB36EFD" w14:textId="77777777" w:rsidR="00AB25EF" w:rsidRPr="005401D2" w:rsidRDefault="00AB25EF">
      <w:pPr>
        <w:contextualSpacing/>
        <w:rPr>
          <w:rFonts w:eastAsia="Times New Roman" w:cstheme="minorHAnsi"/>
        </w:rPr>
      </w:pPr>
      <w:r w:rsidRPr="005401D2">
        <w:rPr>
          <w:rFonts w:eastAsia="Times New Roman" w:cstheme="minorHAnsi"/>
          <w:color w:val="000000"/>
        </w:rPr>
        <w:t>You can use your holy libram as a spellcasting focus for your paladin spells, as well as the store for them.</w:t>
      </w:r>
    </w:p>
    <w:p w14:paraId="24B5C18B" w14:textId="77777777" w:rsidR="00AB25EF" w:rsidRPr="005401D2" w:rsidRDefault="00AB25EF">
      <w:pPr>
        <w:contextualSpacing/>
        <w:rPr>
          <w:rFonts w:eastAsia="Times New Roman" w:cstheme="minorHAnsi"/>
        </w:rPr>
      </w:pPr>
    </w:p>
    <w:p w14:paraId="6BCEBEF8" w14:textId="77777777" w:rsidR="005401D2" w:rsidRPr="005401D2" w:rsidRDefault="005401D2" w:rsidP="005401D2">
      <w:pPr>
        <w:rPr>
          <w:b/>
          <w:bCs/>
        </w:rPr>
      </w:pPr>
      <w:r w:rsidRPr="005401D2">
        <w:rPr>
          <w:b/>
          <w:bCs/>
        </w:rPr>
        <w:t>Aura</w:t>
      </w:r>
    </w:p>
    <w:p w14:paraId="75812940" w14:textId="77777777" w:rsidR="005401D2" w:rsidRPr="005401D2" w:rsidRDefault="005401D2" w:rsidP="005401D2">
      <w:r w:rsidRPr="005401D2">
        <w:lastRenderedPageBreak/>
        <w:t xml:space="preserve">Starting at 3rd level, your mastery over aura spells begins to manifest. You always have the following aura spells prepared. </w:t>
      </w:r>
    </w:p>
    <w:p w14:paraId="77187182" w14:textId="77777777" w:rsidR="005401D2" w:rsidRPr="005401D2" w:rsidRDefault="005401D2" w:rsidP="003C4628">
      <w:pPr>
        <w:pStyle w:val="ListParagraph"/>
        <w:numPr>
          <w:ilvl w:val="0"/>
          <w:numId w:val="60"/>
        </w:numPr>
      </w:pPr>
      <w:r w:rsidRPr="005401D2">
        <w:t xml:space="preserve">At 3rd level, you always have the </w:t>
      </w:r>
      <w:r w:rsidR="0021291A" w:rsidRPr="0021291A">
        <w:rPr>
          <w:i/>
          <w:iCs/>
        </w:rPr>
        <w:t>d</w:t>
      </w:r>
      <w:r w:rsidRPr="0021291A">
        <w:rPr>
          <w:i/>
          <w:iCs/>
        </w:rPr>
        <w:t xml:space="preserve">evotion </w:t>
      </w:r>
      <w:r w:rsidR="0021291A" w:rsidRPr="0021291A">
        <w:rPr>
          <w:i/>
          <w:iCs/>
        </w:rPr>
        <w:t>a</w:t>
      </w:r>
      <w:r w:rsidRPr="0021291A">
        <w:rPr>
          <w:i/>
          <w:iCs/>
        </w:rPr>
        <w:t>ura</w:t>
      </w:r>
      <w:r w:rsidRPr="005401D2">
        <w:t xml:space="preserve"> spell prepared.</w:t>
      </w:r>
    </w:p>
    <w:p w14:paraId="7FC792C4" w14:textId="77777777" w:rsidR="005401D2" w:rsidRDefault="005401D2" w:rsidP="003C4628">
      <w:pPr>
        <w:pStyle w:val="ListParagraph"/>
        <w:numPr>
          <w:ilvl w:val="0"/>
          <w:numId w:val="60"/>
        </w:numPr>
      </w:pPr>
      <w:r w:rsidRPr="005401D2">
        <w:t xml:space="preserve">At 6th level, you always have the </w:t>
      </w:r>
      <w:r w:rsidR="0021291A" w:rsidRPr="0021291A">
        <w:rPr>
          <w:i/>
          <w:iCs/>
        </w:rPr>
        <w:t>r</w:t>
      </w:r>
      <w:r w:rsidR="00883DF9" w:rsidRPr="0021291A">
        <w:rPr>
          <w:i/>
          <w:iCs/>
        </w:rPr>
        <w:t xml:space="preserve">etribution </w:t>
      </w:r>
      <w:r w:rsidR="0021291A" w:rsidRPr="0021291A">
        <w:rPr>
          <w:i/>
          <w:iCs/>
        </w:rPr>
        <w:t>a</w:t>
      </w:r>
      <w:r w:rsidRPr="0021291A">
        <w:rPr>
          <w:i/>
          <w:iCs/>
        </w:rPr>
        <w:t>ura</w:t>
      </w:r>
      <w:r w:rsidRPr="005401D2">
        <w:t xml:space="preserve"> spell prepared.</w:t>
      </w:r>
    </w:p>
    <w:p w14:paraId="265663DD" w14:textId="77777777" w:rsidR="00883DF9" w:rsidRPr="005401D2" w:rsidRDefault="00883DF9" w:rsidP="003C4628">
      <w:pPr>
        <w:pStyle w:val="ListParagraph"/>
        <w:numPr>
          <w:ilvl w:val="0"/>
          <w:numId w:val="60"/>
        </w:numPr>
      </w:pPr>
      <w:r>
        <w:t xml:space="preserve">At 10th level, you always have the </w:t>
      </w:r>
      <w:r w:rsidR="0021291A" w:rsidRPr="0021291A">
        <w:rPr>
          <w:i/>
          <w:iCs/>
        </w:rPr>
        <w:t>c</w:t>
      </w:r>
      <w:r w:rsidRPr="0021291A">
        <w:rPr>
          <w:i/>
          <w:iCs/>
        </w:rPr>
        <w:t xml:space="preserve">rusader </w:t>
      </w:r>
      <w:r w:rsidR="0021291A" w:rsidRPr="0021291A">
        <w:rPr>
          <w:i/>
          <w:iCs/>
        </w:rPr>
        <w:t>a</w:t>
      </w:r>
      <w:r w:rsidRPr="0021291A">
        <w:rPr>
          <w:i/>
          <w:iCs/>
        </w:rPr>
        <w:t>ura</w:t>
      </w:r>
      <w:r>
        <w:t xml:space="preserve"> spell prepared.</w:t>
      </w:r>
    </w:p>
    <w:p w14:paraId="5B41D619" w14:textId="77777777" w:rsidR="005401D2" w:rsidRPr="005401D2" w:rsidRDefault="005401D2" w:rsidP="003C4628">
      <w:pPr>
        <w:pStyle w:val="ListParagraph"/>
        <w:numPr>
          <w:ilvl w:val="0"/>
          <w:numId w:val="60"/>
        </w:numPr>
      </w:pPr>
      <w:r w:rsidRPr="005401D2">
        <w:t xml:space="preserve">At 14th level, you always have the </w:t>
      </w:r>
      <w:r w:rsidR="0021291A" w:rsidRPr="0021291A">
        <w:rPr>
          <w:i/>
          <w:iCs/>
        </w:rPr>
        <w:t>c</w:t>
      </w:r>
      <w:r w:rsidRPr="0021291A">
        <w:rPr>
          <w:i/>
          <w:iCs/>
        </w:rPr>
        <w:t xml:space="preserve">oncentration </w:t>
      </w:r>
      <w:r w:rsidR="0021291A" w:rsidRPr="0021291A">
        <w:rPr>
          <w:i/>
          <w:iCs/>
        </w:rPr>
        <w:t>a</w:t>
      </w:r>
      <w:r w:rsidRPr="0021291A">
        <w:rPr>
          <w:i/>
          <w:iCs/>
        </w:rPr>
        <w:t>ura</w:t>
      </w:r>
      <w:r w:rsidRPr="005401D2">
        <w:t xml:space="preserve"> spell prepared.</w:t>
      </w:r>
    </w:p>
    <w:p w14:paraId="07BF5B7F" w14:textId="77777777" w:rsidR="005401D2" w:rsidRPr="005401D2" w:rsidRDefault="005401D2" w:rsidP="003C4628">
      <w:pPr>
        <w:pStyle w:val="ListParagraph"/>
        <w:numPr>
          <w:ilvl w:val="0"/>
          <w:numId w:val="60"/>
        </w:numPr>
      </w:pPr>
      <w:r w:rsidRPr="005401D2">
        <w:t xml:space="preserve">At 18th level, you always have the </w:t>
      </w:r>
      <w:r w:rsidR="0021291A" w:rsidRPr="0021291A">
        <w:rPr>
          <w:i/>
          <w:iCs/>
        </w:rPr>
        <w:t>r</w:t>
      </w:r>
      <w:r w:rsidRPr="0021291A">
        <w:rPr>
          <w:i/>
          <w:iCs/>
        </w:rPr>
        <w:t xml:space="preserve">esistance </w:t>
      </w:r>
      <w:r w:rsidR="0021291A" w:rsidRPr="0021291A">
        <w:rPr>
          <w:i/>
          <w:iCs/>
        </w:rPr>
        <w:t>a</w:t>
      </w:r>
      <w:r w:rsidRPr="0021291A">
        <w:rPr>
          <w:i/>
          <w:iCs/>
        </w:rPr>
        <w:t>ura</w:t>
      </w:r>
      <w:r w:rsidRPr="005401D2">
        <w:t xml:space="preserve"> spell prepared.</w:t>
      </w:r>
    </w:p>
    <w:p w14:paraId="5325C584" w14:textId="77777777" w:rsidR="00EA42A6" w:rsidRPr="00EA42A6" w:rsidRDefault="00EA42A6" w:rsidP="00EA42A6">
      <w:r w:rsidRPr="00EA42A6">
        <w:t>Furthermore, you may cast</w:t>
      </w:r>
      <w:r>
        <w:t xml:space="preserve"> each of the above aura spells for no cost once upon reaching the described level. You regain all expended uses after a short rest. </w:t>
      </w:r>
    </w:p>
    <w:p w14:paraId="6B174380" w14:textId="77777777" w:rsidR="00EA42A6" w:rsidRPr="005401D2" w:rsidRDefault="00EA42A6">
      <w:pPr>
        <w:contextualSpacing/>
        <w:rPr>
          <w:rFonts w:eastAsia="Times New Roman" w:cstheme="minorHAnsi"/>
        </w:rPr>
      </w:pPr>
    </w:p>
    <w:p w14:paraId="76856A93" w14:textId="77777777" w:rsidR="00AB25EF" w:rsidRPr="005401D2" w:rsidRDefault="00AB25EF">
      <w:pPr>
        <w:contextualSpacing/>
        <w:rPr>
          <w:rFonts w:eastAsia="Times New Roman" w:cstheme="minorHAnsi"/>
        </w:rPr>
      </w:pPr>
      <w:r w:rsidRPr="005401D2">
        <w:rPr>
          <w:rFonts w:eastAsia="Times New Roman" w:cstheme="minorHAnsi"/>
          <w:b/>
          <w:bCs/>
          <w:color w:val="000000"/>
        </w:rPr>
        <w:t>Holy Oath</w:t>
      </w:r>
    </w:p>
    <w:p w14:paraId="77568AF3" w14:textId="77777777" w:rsidR="00AB25EF" w:rsidRPr="005401D2" w:rsidRDefault="00AB25EF">
      <w:pPr>
        <w:contextualSpacing/>
        <w:rPr>
          <w:rFonts w:eastAsia="Times New Roman" w:cstheme="minorHAnsi"/>
        </w:rPr>
      </w:pPr>
      <w:r w:rsidRPr="005401D2">
        <w:rPr>
          <w:rFonts w:eastAsia="Times New Roman" w:cstheme="minorHAnsi"/>
          <w:color w:val="000000"/>
        </w:rPr>
        <w:t xml:space="preserve">When you reach 3rd level, you walk a path that defines you as a paladin forever. Up to this time you have been in a preparatory stage, committed to the path but not yet sworn to it. </w:t>
      </w:r>
    </w:p>
    <w:p w14:paraId="4E1D8EBA" w14:textId="77777777" w:rsidR="00AB25EF" w:rsidRPr="005401D2" w:rsidRDefault="00AB25EF">
      <w:pPr>
        <w:contextualSpacing/>
        <w:rPr>
          <w:rFonts w:eastAsia="Times New Roman" w:cstheme="minorHAnsi"/>
        </w:rPr>
      </w:pPr>
      <w:r w:rsidRPr="005401D2">
        <w:rPr>
          <w:rFonts w:eastAsia="Times New Roman" w:cstheme="minorHAnsi"/>
          <w:color w:val="000000"/>
        </w:rPr>
        <w:t>You may choose the Oath of Holiness to aid the helpless, Oath of Protection to guard the weak, or Oath of Retribution to smite the wicked, all detailed at the end of the class description.</w:t>
      </w:r>
    </w:p>
    <w:p w14:paraId="5EF9588D" w14:textId="77777777" w:rsidR="00AB25EF" w:rsidRPr="005401D2" w:rsidRDefault="00AB25EF">
      <w:pPr>
        <w:contextualSpacing/>
        <w:rPr>
          <w:rFonts w:eastAsia="Times New Roman" w:cstheme="minorHAnsi"/>
        </w:rPr>
      </w:pPr>
      <w:r w:rsidRPr="005401D2">
        <w:rPr>
          <w:rFonts w:eastAsia="Times New Roman" w:cstheme="minorHAnsi"/>
          <w:color w:val="000000"/>
        </w:rPr>
        <w:t>Your choice grants you features at 3rd level and again at 7th, 15th, and 20th level. Those features include oath spells and the Channel Divinity feature.</w:t>
      </w:r>
    </w:p>
    <w:p w14:paraId="1EC6F10A" w14:textId="77777777" w:rsidR="00AB25EF" w:rsidRPr="005401D2" w:rsidRDefault="00AB25EF">
      <w:pPr>
        <w:contextualSpacing/>
        <w:rPr>
          <w:rFonts w:eastAsia="Times New Roman" w:cstheme="minorHAnsi"/>
        </w:rPr>
      </w:pPr>
    </w:p>
    <w:p w14:paraId="5119E1FA" w14:textId="77777777" w:rsidR="00AB25EF" w:rsidRPr="005401D2" w:rsidRDefault="00AB25EF">
      <w:pPr>
        <w:contextualSpacing/>
        <w:rPr>
          <w:rFonts w:eastAsia="Times New Roman" w:cstheme="minorHAnsi"/>
        </w:rPr>
      </w:pPr>
      <w:r w:rsidRPr="005401D2">
        <w:rPr>
          <w:rFonts w:eastAsia="Times New Roman" w:cstheme="minorHAnsi"/>
          <w:i/>
          <w:iCs/>
          <w:color w:val="000000"/>
        </w:rPr>
        <w:t>Oath Spells</w:t>
      </w:r>
    </w:p>
    <w:p w14:paraId="68FF0963" w14:textId="77777777" w:rsidR="00AB25EF" w:rsidRPr="005401D2" w:rsidRDefault="00AB25EF" w:rsidP="009073E3">
      <w:pPr>
        <w:contextualSpacing/>
        <w:rPr>
          <w:rFonts w:eastAsia="Times New Roman" w:cstheme="minorHAnsi"/>
        </w:rPr>
      </w:pPr>
      <w:r w:rsidRPr="005401D2">
        <w:rPr>
          <w:rFonts w:eastAsia="Times New Roman" w:cstheme="minorHAnsi"/>
          <w:color w:val="000000"/>
        </w:rPr>
        <w:t>Each oath has a list of associated spells. You gain access to these spells at the levels specified in the oath description. Once you gain access to a</w:t>
      </w:r>
      <w:r w:rsidR="009073E3">
        <w:rPr>
          <w:rFonts w:eastAsia="Times New Roman" w:cstheme="minorHAnsi"/>
          <w:color w:val="000000"/>
        </w:rPr>
        <w:t>n</w:t>
      </w:r>
      <w:r w:rsidRPr="005401D2">
        <w:rPr>
          <w:rFonts w:eastAsia="Times New Roman" w:cstheme="minorHAnsi"/>
          <w:color w:val="000000"/>
        </w:rPr>
        <w:t xml:space="preserve"> oath spell, you always have it prepared. Oath spells don’t count against the number of spells you can prepare each day.</w:t>
      </w:r>
    </w:p>
    <w:p w14:paraId="1B180571" w14:textId="77777777" w:rsidR="00AB25EF" w:rsidRPr="000D5DB5" w:rsidRDefault="00AB25EF" w:rsidP="00B70B00">
      <w:pPr>
        <w:contextualSpacing/>
        <w:rPr>
          <w:rFonts w:eastAsia="Times New Roman" w:cstheme="minorHAnsi"/>
          <w:sz w:val="24"/>
          <w:szCs w:val="24"/>
        </w:rPr>
      </w:pPr>
      <w:r w:rsidRPr="005401D2">
        <w:rPr>
          <w:rFonts w:eastAsia="Times New Roman" w:cstheme="minorHAnsi"/>
          <w:color w:val="000000"/>
        </w:rPr>
        <w:t>If you gain an oath</w:t>
      </w:r>
      <w:r w:rsidRPr="000D5DB5">
        <w:rPr>
          <w:rFonts w:eastAsia="Times New Roman" w:cstheme="minorHAnsi"/>
          <w:color w:val="000000"/>
        </w:rPr>
        <w:t xml:space="preserve"> spell that doesn’t appear on the </w:t>
      </w:r>
      <w:r w:rsidR="00B70B00">
        <w:rPr>
          <w:rFonts w:eastAsia="Times New Roman" w:cstheme="minorHAnsi"/>
          <w:color w:val="000000"/>
        </w:rPr>
        <w:t>paladin</w:t>
      </w:r>
      <w:r w:rsidRPr="000D5DB5">
        <w:rPr>
          <w:rFonts w:eastAsia="Times New Roman" w:cstheme="minorHAnsi"/>
          <w:color w:val="000000"/>
        </w:rPr>
        <w:t xml:space="preserve"> spell list, the spell is nonetheless a paladin spell for you.</w:t>
      </w:r>
    </w:p>
    <w:p w14:paraId="039577CD" w14:textId="77777777" w:rsidR="00AB25EF" w:rsidRPr="005401D2" w:rsidRDefault="00AB25EF">
      <w:pPr>
        <w:contextualSpacing/>
        <w:rPr>
          <w:rFonts w:eastAsia="Times New Roman" w:cstheme="minorHAnsi"/>
        </w:rPr>
      </w:pPr>
    </w:p>
    <w:p w14:paraId="1821AC59"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Channel Divinity</w:t>
      </w:r>
    </w:p>
    <w:p w14:paraId="5EDD80A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Your path allows you to channel divine energy to fuel magical effects. Each Channel Divinity option provided by your path explains how to use it. When you use your Channel Divinity, you choose which option to use. You must then finish a short or long rest to use your Channel Divinity again. Some Channel Divinity effects require saving throws. When you use such an effect from this class, the DC equals your paladin spell save DC.</w:t>
      </w:r>
    </w:p>
    <w:p w14:paraId="729CD0CB" w14:textId="77777777" w:rsidR="00AB25EF" w:rsidRPr="000D5DB5" w:rsidRDefault="0033692B">
      <w:pPr>
        <w:contextualSpacing/>
        <w:rPr>
          <w:rFonts w:eastAsia="Times New Roman" w:cstheme="minorHAnsi"/>
          <w:sz w:val="24"/>
          <w:szCs w:val="24"/>
        </w:rPr>
      </w:pPr>
      <w:r>
        <w:rPr>
          <w:rFonts w:eastAsia="Times New Roman" w:cstheme="minorHAnsi"/>
          <w:color w:val="000000"/>
        </w:rPr>
        <w:t>You</w:t>
      </w:r>
      <w:r w:rsidR="00AB25EF" w:rsidRPr="000D5DB5">
        <w:rPr>
          <w:rFonts w:eastAsia="Times New Roman" w:cstheme="minorHAnsi"/>
          <w:color w:val="000000"/>
        </w:rPr>
        <w:t xml:space="preserve"> may always Turn Undead, and</w:t>
      </w:r>
      <w:r>
        <w:rPr>
          <w:rFonts w:eastAsia="Times New Roman" w:cstheme="minorHAnsi"/>
          <w:color w:val="000000"/>
        </w:rPr>
        <w:t xml:space="preserve"> you</w:t>
      </w:r>
      <w:r w:rsidR="00AB25EF" w:rsidRPr="000D5DB5">
        <w:rPr>
          <w:rFonts w:eastAsia="Times New Roman" w:cstheme="minorHAnsi"/>
          <w:color w:val="000000"/>
        </w:rPr>
        <w:t xml:space="preserve"> gain an additional choice from your Path. </w:t>
      </w:r>
    </w:p>
    <w:p w14:paraId="0502E4F3" w14:textId="77777777" w:rsidR="00AB25EF" w:rsidRPr="000D5DB5" w:rsidRDefault="00AB25EF">
      <w:pPr>
        <w:contextualSpacing/>
        <w:rPr>
          <w:rFonts w:eastAsia="Times New Roman" w:cstheme="minorHAnsi"/>
          <w:sz w:val="24"/>
          <w:szCs w:val="24"/>
        </w:rPr>
      </w:pPr>
    </w:p>
    <w:p w14:paraId="5B15F2A7" w14:textId="77777777" w:rsidR="00AB25EF" w:rsidRPr="00F00B80" w:rsidRDefault="0033692B">
      <w:pPr>
        <w:contextualSpacing/>
        <w:rPr>
          <w:rFonts w:eastAsia="Times New Roman" w:cstheme="minorHAnsi"/>
          <w:i/>
          <w:iCs/>
          <w:sz w:val="24"/>
          <w:szCs w:val="24"/>
        </w:rPr>
      </w:pPr>
      <w:r w:rsidRPr="00F00B80">
        <w:rPr>
          <w:rFonts w:eastAsia="Times New Roman" w:cstheme="minorHAnsi"/>
          <w:i/>
          <w:iCs/>
          <w:color w:val="000000"/>
        </w:rPr>
        <w:t xml:space="preserve">Channel Divinity: </w:t>
      </w:r>
      <w:r w:rsidR="00AB25EF" w:rsidRPr="00F00B80">
        <w:rPr>
          <w:rFonts w:eastAsia="Times New Roman" w:cstheme="minorHAnsi"/>
          <w:i/>
          <w:iCs/>
          <w:color w:val="000000"/>
        </w:rPr>
        <w:t>Turn Undead</w:t>
      </w:r>
    </w:p>
    <w:p w14:paraId="740AC93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an action, you present your holy symbol and speak a prayer censuring fiends and undead, using your Channel Divinity. Each fiend or undead that can see or hear you within 30 feet of you must make a Spirit saving throw. </w:t>
      </w:r>
    </w:p>
    <w:p w14:paraId="5CD6D11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If the creature fails its saving throw, it is turned for 1 minute or until it takes damage. A turned creature must spend its turns trying to move as far away from you as it can, and it can’t willingly move to a space within 30 feet of you. It also can’t take reactions. For its action, it can use only the Dash action or try to escape from an effect that prevents it from moving. If there’s nowhere to move, the creature can use the Dodge action.</w:t>
      </w:r>
    </w:p>
    <w:p w14:paraId="38207EE1" w14:textId="77777777" w:rsidR="00AB25EF" w:rsidRPr="000D5DB5" w:rsidRDefault="00AB25EF">
      <w:pPr>
        <w:contextualSpacing/>
        <w:rPr>
          <w:rFonts w:eastAsia="Times New Roman" w:cstheme="minorHAnsi"/>
          <w:sz w:val="24"/>
          <w:szCs w:val="24"/>
        </w:rPr>
      </w:pPr>
    </w:p>
    <w:p w14:paraId="51B04C9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73760D7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When you reach 4th level, and again at 8th, 12th, 16th, and 19th level, you can increase one ability score of your choice by 2, or you can increase two ability scores of your choice by 1. </w:t>
      </w:r>
    </w:p>
    <w:p w14:paraId="12EEC62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normal, you can’t increase an ability score above 20 using this feature.</w:t>
      </w:r>
    </w:p>
    <w:p w14:paraId="6D3483D5" w14:textId="77777777" w:rsidR="00AB25EF" w:rsidRPr="000D5DB5" w:rsidRDefault="00AB25EF">
      <w:pPr>
        <w:contextualSpacing/>
        <w:rPr>
          <w:rFonts w:eastAsia="Times New Roman" w:cstheme="minorHAnsi"/>
          <w:sz w:val="24"/>
          <w:szCs w:val="24"/>
        </w:rPr>
      </w:pPr>
    </w:p>
    <w:p w14:paraId="12B26F0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Extra Attack</w:t>
      </w:r>
    </w:p>
    <w:p w14:paraId="625A21B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5th level, you can attack twice, instead of once, whenever you take the Attack action on your turn.</w:t>
      </w:r>
    </w:p>
    <w:p w14:paraId="36CBDF24" w14:textId="77777777" w:rsidR="00AB25EF" w:rsidRPr="000D5DB5" w:rsidRDefault="00AB25EF">
      <w:pPr>
        <w:contextualSpacing/>
        <w:rPr>
          <w:rFonts w:eastAsia="Times New Roman" w:cstheme="minorHAnsi"/>
          <w:sz w:val="24"/>
          <w:szCs w:val="24"/>
        </w:rPr>
      </w:pPr>
    </w:p>
    <w:p w14:paraId="463C3F5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Divine Health</w:t>
      </w:r>
    </w:p>
    <w:p w14:paraId="1057EA7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Starting at 6th level, the divine magics flowing within you grant you immunity to diseases and advantage against poison, as well as resistance against poison damage. </w:t>
      </w:r>
    </w:p>
    <w:p w14:paraId="17C9BD1B" w14:textId="77777777" w:rsidR="00AB25EF" w:rsidRPr="000D5DB5" w:rsidRDefault="00AB25EF">
      <w:pPr>
        <w:contextualSpacing/>
        <w:rPr>
          <w:rFonts w:eastAsia="Times New Roman" w:cstheme="minorHAnsi"/>
          <w:sz w:val="24"/>
          <w:szCs w:val="24"/>
        </w:rPr>
      </w:pPr>
    </w:p>
    <w:p w14:paraId="3168764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Improved Crusader Strike</w:t>
      </w:r>
    </w:p>
    <w:p w14:paraId="0F8F120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By 11th level, you are so suffused with the might of the Light that all your melee weapon strikes carry its divine power with it. Whenever you hit a creature with a melee weapon, the creature takes an extra 1d8 holy damage. If you also use your Crusader Strike with an attack, you add this damage to the extra damage of your Crusader Strike.</w:t>
      </w:r>
    </w:p>
    <w:p w14:paraId="7EB2ACBE" w14:textId="77777777" w:rsidR="00AB25EF" w:rsidRPr="000D5DB5" w:rsidRDefault="00AB25EF">
      <w:pPr>
        <w:contextualSpacing/>
        <w:rPr>
          <w:rFonts w:eastAsia="Times New Roman" w:cstheme="minorHAnsi"/>
          <w:sz w:val="24"/>
          <w:szCs w:val="24"/>
        </w:rPr>
      </w:pPr>
    </w:p>
    <w:p w14:paraId="2799E2F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Cleansing Touch</w:t>
      </w:r>
    </w:p>
    <w:p w14:paraId="55A4235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14th level, you can use your action to end one spell on yourself or on one willing creature that you touch.</w:t>
      </w:r>
    </w:p>
    <w:p w14:paraId="14EDDBF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use this feature a number of times equal to your Charisma modifier (a minimum of once). You regain expended uses when you finish a long rest.</w:t>
      </w:r>
    </w:p>
    <w:p w14:paraId="041C4E27" w14:textId="77777777" w:rsidR="00AB25EF" w:rsidRPr="000D5DB5" w:rsidRDefault="00AB25EF">
      <w:pPr>
        <w:contextualSpacing/>
        <w:rPr>
          <w:rFonts w:eastAsia="Times New Roman" w:cstheme="minorHAnsi"/>
          <w:sz w:val="24"/>
          <w:szCs w:val="24"/>
        </w:rPr>
      </w:pPr>
    </w:p>
    <w:p w14:paraId="4CEEE337" w14:textId="77777777" w:rsidR="005401D2" w:rsidRPr="009B5292" w:rsidRDefault="005401D2" w:rsidP="005401D2">
      <w:pPr>
        <w:rPr>
          <w:b/>
          <w:bCs/>
        </w:rPr>
      </w:pPr>
      <w:r w:rsidRPr="009B5292">
        <w:rPr>
          <w:b/>
          <w:bCs/>
        </w:rPr>
        <w:t>Aura Improvement</w:t>
      </w:r>
    </w:p>
    <w:p w14:paraId="038FA5E7" w14:textId="77777777" w:rsidR="005401D2" w:rsidRDefault="005401D2" w:rsidP="005401D2">
      <w:r w:rsidRPr="005438EC">
        <w:t xml:space="preserve">Also </w:t>
      </w:r>
      <w:r>
        <w:t xml:space="preserve">starting at 18th level, you have advantage to any check to maintain an aura, and may extend the range of any aura spell by 100%. Any effect that would normally dispel the aura instead suppresses it for 1 minute instead. </w:t>
      </w:r>
    </w:p>
    <w:p w14:paraId="38DC3821" w14:textId="77777777" w:rsidR="00AB25EF" w:rsidRPr="000D5DB5" w:rsidRDefault="00AB25EF">
      <w:pPr>
        <w:contextualSpacing/>
        <w:rPr>
          <w:rFonts w:eastAsia="Times New Roman" w:cstheme="minorHAnsi"/>
          <w:sz w:val="24"/>
          <w:szCs w:val="24"/>
        </w:rPr>
      </w:pPr>
    </w:p>
    <w:p w14:paraId="73622014" w14:textId="77777777" w:rsidR="00AB25EF" w:rsidRPr="000D5DB5" w:rsidRDefault="00AB25EF">
      <w:pPr>
        <w:contextualSpacing/>
        <w:outlineLvl w:val="2"/>
        <w:rPr>
          <w:rFonts w:eastAsia="Times New Roman" w:cstheme="minorHAnsi"/>
          <w:b/>
          <w:bCs/>
          <w:sz w:val="27"/>
          <w:szCs w:val="27"/>
        </w:rPr>
      </w:pPr>
      <w:bookmarkStart w:id="1950" w:name="_Toc509138743"/>
      <w:bookmarkStart w:id="1951" w:name="_Toc54196398"/>
      <w:r w:rsidRPr="000D5DB5">
        <w:rPr>
          <w:rFonts w:eastAsia="Times New Roman" w:cstheme="minorHAnsi"/>
          <w:color w:val="2E75B5"/>
          <w:sz w:val="28"/>
          <w:szCs w:val="28"/>
        </w:rPr>
        <w:t>Sacred Oaths</w:t>
      </w:r>
      <w:bookmarkEnd w:id="1950"/>
      <w:bookmarkEnd w:id="1951"/>
    </w:p>
    <w:p w14:paraId="1675942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An Azerothian Paladin chooses from one of the below three sacred oaths. </w:t>
      </w:r>
    </w:p>
    <w:p w14:paraId="37C183CB" w14:textId="77777777" w:rsidR="00AB25EF" w:rsidRPr="000D5DB5" w:rsidRDefault="00AB25EF">
      <w:pPr>
        <w:contextualSpacing/>
        <w:rPr>
          <w:rFonts w:eastAsia="Times New Roman" w:cstheme="minorHAnsi"/>
          <w:sz w:val="24"/>
          <w:szCs w:val="24"/>
        </w:rPr>
      </w:pPr>
    </w:p>
    <w:p w14:paraId="15E9E49B"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Oath of Holiness</w:t>
      </w:r>
    </w:p>
    <w:p w14:paraId="48F3CA53" w14:textId="77777777" w:rsidR="00AB25EF" w:rsidRPr="000D5DB5" w:rsidRDefault="004411FD">
      <w:pPr>
        <w:contextualSpacing/>
        <w:rPr>
          <w:rFonts w:eastAsia="Times New Roman" w:cstheme="minorHAnsi"/>
          <w:sz w:val="24"/>
          <w:szCs w:val="24"/>
        </w:rPr>
      </w:pPr>
      <w:r>
        <w:rPr>
          <w:rFonts w:eastAsia="Times New Roman" w:cstheme="minorHAnsi"/>
          <w:color w:val="000000"/>
        </w:rPr>
        <w:t xml:space="preserve">Your oath is to </w:t>
      </w:r>
      <w:r w:rsidR="00AB25EF" w:rsidRPr="000D5DB5">
        <w:rPr>
          <w:rFonts w:eastAsia="Times New Roman" w:cstheme="minorHAnsi"/>
          <w:color w:val="000000"/>
        </w:rPr>
        <w:t>heal</w:t>
      </w:r>
      <w:r>
        <w:rPr>
          <w:rFonts w:eastAsia="Times New Roman" w:cstheme="minorHAnsi"/>
          <w:color w:val="000000"/>
        </w:rPr>
        <w:t xml:space="preserve"> and inspire your allies. Holy paladins are common, and are usually well-regarded battle healers. </w:t>
      </w:r>
    </w:p>
    <w:p w14:paraId="4BA5BEF3" w14:textId="77777777" w:rsidR="004411FD" w:rsidRDefault="004411FD">
      <w:pPr>
        <w:contextualSpacing/>
        <w:rPr>
          <w:rFonts w:eastAsia="Times New Roman" w:cstheme="minorHAnsi"/>
          <w:b/>
          <w:bCs/>
          <w:color w:val="000000"/>
        </w:rPr>
      </w:pPr>
    </w:p>
    <w:p w14:paraId="309B403A" w14:textId="77777777" w:rsidR="004411FD" w:rsidRDefault="004411FD">
      <w:pPr>
        <w:contextualSpacing/>
        <w:rPr>
          <w:rFonts w:eastAsia="Times New Roman" w:cstheme="minorHAnsi"/>
          <w:b/>
          <w:bCs/>
          <w:color w:val="000000"/>
        </w:rPr>
      </w:pPr>
      <w:r>
        <w:rPr>
          <w:rFonts w:eastAsia="Times New Roman" w:cstheme="minorHAnsi"/>
          <w:b/>
          <w:bCs/>
          <w:color w:val="000000"/>
        </w:rPr>
        <w:t>Oath of Holiness Spells</w:t>
      </w:r>
    </w:p>
    <w:p w14:paraId="4EFBC3A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1B3E16">
        <w:rPr>
          <w:rFonts w:eastAsia="Times New Roman" w:cstheme="minorHAnsi"/>
          <w:b/>
          <w:bCs/>
          <w:color w:val="000000"/>
        </w:rPr>
        <w:tab/>
      </w:r>
      <w:r w:rsidRPr="000D5DB5">
        <w:rPr>
          <w:rFonts w:eastAsia="Times New Roman" w:cstheme="minorHAnsi"/>
          <w:b/>
          <w:bCs/>
          <w:color w:val="000000"/>
        </w:rPr>
        <w:t>Spells</w:t>
      </w:r>
    </w:p>
    <w:p w14:paraId="2B8D4ADD"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796D5C" w:rsidRPr="000D5DB5">
        <w:rPr>
          <w:rFonts w:eastAsia="Times New Roman" w:cstheme="minorHAnsi"/>
          <w:color w:val="000000"/>
        </w:rPr>
        <w:t xml:space="preserve">Protection </w:t>
      </w:r>
      <w:r w:rsidR="00AB25EF" w:rsidRPr="000D5DB5">
        <w:rPr>
          <w:rFonts w:eastAsia="Times New Roman" w:cstheme="minorHAnsi"/>
          <w:color w:val="000000"/>
        </w:rPr>
        <w:t xml:space="preserve">from </w:t>
      </w:r>
      <w:r w:rsidR="004411FD">
        <w:rPr>
          <w:rFonts w:eastAsia="Times New Roman" w:cstheme="minorHAnsi"/>
          <w:color w:val="000000"/>
        </w:rPr>
        <w:t>e</w:t>
      </w:r>
      <w:r w:rsidR="00796D5C" w:rsidRPr="000D5DB5">
        <w:rPr>
          <w:rFonts w:eastAsia="Times New Roman" w:cstheme="minorHAnsi"/>
          <w:color w:val="000000"/>
        </w:rPr>
        <w:t xml:space="preserve">vil </w:t>
      </w:r>
      <w:r w:rsidR="00AB25EF" w:rsidRPr="000D5DB5">
        <w:rPr>
          <w:rFonts w:eastAsia="Times New Roman" w:cstheme="minorHAnsi"/>
          <w:color w:val="000000"/>
        </w:rPr>
        <w:t xml:space="preserve">and </w:t>
      </w:r>
      <w:r w:rsidR="004411FD">
        <w:rPr>
          <w:rFonts w:eastAsia="Times New Roman" w:cstheme="minorHAnsi"/>
          <w:color w:val="000000"/>
        </w:rPr>
        <w:t>g</w:t>
      </w:r>
      <w:r w:rsidR="00796D5C" w:rsidRPr="000D5DB5">
        <w:rPr>
          <w:rFonts w:eastAsia="Times New Roman" w:cstheme="minorHAnsi"/>
          <w:color w:val="000000"/>
        </w:rPr>
        <w:t>ood</w:t>
      </w:r>
      <w:r w:rsidR="00AB25EF" w:rsidRPr="000D5DB5">
        <w:rPr>
          <w:rFonts w:eastAsia="Times New Roman" w:cstheme="minorHAnsi"/>
          <w:color w:val="000000"/>
        </w:rPr>
        <w:t xml:space="preserve">, </w:t>
      </w:r>
      <w:r w:rsidR="004411FD">
        <w:rPr>
          <w:rFonts w:eastAsia="Times New Roman" w:cstheme="minorHAnsi"/>
          <w:color w:val="000000"/>
        </w:rPr>
        <w:t>s</w:t>
      </w:r>
      <w:r w:rsidR="00796D5C" w:rsidRPr="000D5DB5">
        <w:rPr>
          <w:rFonts w:eastAsia="Times New Roman" w:cstheme="minorHAnsi"/>
          <w:color w:val="000000"/>
        </w:rPr>
        <w:t>anctuary</w:t>
      </w:r>
    </w:p>
    <w:p w14:paraId="667DC36B" w14:textId="77777777" w:rsidR="00AB25EF" w:rsidRPr="000D5DB5" w:rsidRDefault="001B3E16" w:rsidP="00BB6EA8">
      <w:pPr>
        <w:contextualSpacing/>
        <w:rPr>
          <w:rFonts w:eastAsia="Times New Roman" w:cstheme="minorHAnsi"/>
          <w:sz w:val="24"/>
          <w:szCs w:val="24"/>
        </w:rPr>
      </w:pPr>
      <w:r w:rsidRPr="000D5DB5">
        <w:rPr>
          <w:rFonts w:eastAsia="Times New Roman" w:cstheme="minorHAnsi"/>
          <w:color w:val="000000"/>
        </w:rPr>
        <w:t>5t</w:t>
      </w:r>
      <w:r w:rsidR="00BB6EA8">
        <w:rPr>
          <w:rFonts w:eastAsia="Times New Roman" w:cstheme="minorHAnsi"/>
          <w:color w:val="000000"/>
        </w:rPr>
        <w:t>h</w:t>
      </w:r>
      <w:r>
        <w:rPr>
          <w:rFonts w:eastAsia="Times New Roman" w:cstheme="minorHAnsi"/>
          <w:color w:val="000000"/>
        </w:rPr>
        <w:tab/>
      </w:r>
      <w:r w:rsidR="00796D5C" w:rsidRPr="000D5DB5">
        <w:rPr>
          <w:rFonts w:eastAsia="Times New Roman" w:cstheme="minorHAnsi"/>
          <w:color w:val="000000"/>
        </w:rPr>
        <w:t xml:space="preserve">Lesser </w:t>
      </w:r>
      <w:r w:rsidR="004411FD">
        <w:rPr>
          <w:rFonts w:eastAsia="Times New Roman" w:cstheme="minorHAnsi"/>
          <w:color w:val="000000"/>
        </w:rPr>
        <w:t>r</w:t>
      </w:r>
      <w:r w:rsidR="00796D5C" w:rsidRPr="000D5DB5">
        <w:rPr>
          <w:rFonts w:eastAsia="Times New Roman" w:cstheme="minorHAnsi"/>
          <w:color w:val="000000"/>
        </w:rPr>
        <w:t>estoration</w:t>
      </w:r>
      <w:r w:rsidR="00AB25EF" w:rsidRPr="000D5DB5">
        <w:rPr>
          <w:rFonts w:eastAsia="Times New Roman" w:cstheme="minorHAnsi"/>
          <w:color w:val="000000"/>
        </w:rPr>
        <w:t xml:space="preserve">, </w:t>
      </w:r>
      <w:r w:rsidR="004411FD">
        <w:rPr>
          <w:rFonts w:eastAsia="Times New Roman" w:cstheme="minorHAnsi"/>
          <w:color w:val="000000"/>
        </w:rPr>
        <w:t>z</w:t>
      </w:r>
      <w:r w:rsidR="00796D5C" w:rsidRPr="000D5DB5">
        <w:rPr>
          <w:rFonts w:eastAsia="Times New Roman" w:cstheme="minorHAnsi"/>
          <w:color w:val="000000"/>
        </w:rPr>
        <w:t xml:space="preserve">one </w:t>
      </w:r>
      <w:r w:rsidR="00AB25EF" w:rsidRPr="000D5DB5">
        <w:rPr>
          <w:rFonts w:eastAsia="Times New Roman" w:cstheme="minorHAnsi"/>
          <w:color w:val="000000"/>
        </w:rPr>
        <w:t xml:space="preserve">of </w:t>
      </w:r>
      <w:r w:rsidR="004411FD">
        <w:rPr>
          <w:rFonts w:eastAsia="Times New Roman" w:cstheme="minorHAnsi"/>
          <w:color w:val="000000"/>
        </w:rPr>
        <w:t>t</w:t>
      </w:r>
      <w:r w:rsidR="00796D5C" w:rsidRPr="000D5DB5">
        <w:rPr>
          <w:rFonts w:eastAsia="Times New Roman" w:cstheme="minorHAnsi"/>
          <w:color w:val="000000"/>
        </w:rPr>
        <w:t>ruth</w:t>
      </w:r>
    </w:p>
    <w:p w14:paraId="01BED67D" w14:textId="77777777" w:rsidR="00AB25EF" w:rsidRPr="000D5DB5" w:rsidRDefault="001B3E16" w:rsidP="00BB43E0">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796D5C" w:rsidRPr="000D5DB5">
        <w:rPr>
          <w:rFonts w:eastAsia="Times New Roman" w:cstheme="minorHAnsi"/>
          <w:color w:val="000000"/>
        </w:rPr>
        <w:t xml:space="preserve">Beacon </w:t>
      </w:r>
      <w:r w:rsidR="00AB25EF" w:rsidRPr="000D5DB5">
        <w:rPr>
          <w:rFonts w:eastAsia="Times New Roman" w:cstheme="minorHAnsi"/>
          <w:color w:val="000000"/>
        </w:rPr>
        <w:t xml:space="preserve">of </w:t>
      </w:r>
      <w:r w:rsidR="004411FD">
        <w:rPr>
          <w:rFonts w:eastAsia="Times New Roman" w:cstheme="minorHAnsi"/>
          <w:color w:val="000000"/>
        </w:rPr>
        <w:t>h</w:t>
      </w:r>
      <w:r w:rsidR="00796D5C" w:rsidRPr="000D5DB5">
        <w:rPr>
          <w:rFonts w:eastAsia="Times New Roman" w:cstheme="minorHAnsi"/>
          <w:color w:val="000000"/>
        </w:rPr>
        <w:t>ope</w:t>
      </w:r>
      <w:r w:rsidR="00AB25EF" w:rsidRPr="000D5DB5">
        <w:rPr>
          <w:rFonts w:eastAsia="Times New Roman" w:cstheme="minorHAnsi"/>
          <w:color w:val="000000"/>
        </w:rPr>
        <w:t xml:space="preserve">, </w:t>
      </w:r>
      <w:r w:rsidR="004411FD">
        <w:rPr>
          <w:rFonts w:eastAsia="Times New Roman" w:cstheme="minorHAnsi"/>
          <w:color w:val="000000"/>
        </w:rPr>
        <w:t>revivify</w:t>
      </w:r>
      <w:r w:rsidR="00BB43E0">
        <w:rPr>
          <w:rFonts w:eastAsia="Times New Roman" w:cstheme="minorHAnsi"/>
          <w:color w:val="000000"/>
        </w:rPr>
        <w:t xml:space="preserve"> (or redemption)</w:t>
      </w:r>
    </w:p>
    <w:p w14:paraId="11371B22"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796D5C" w:rsidRPr="000D5DB5">
        <w:rPr>
          <w:rFonts w:eastAsia="Times New Roman" w:cstheme="minorHAnsi"/>
          <w:color w:val="000000"/>
        </w:rPr>
        <w:t xml:space="preserve">Freedom </w:t>
      </w:r>
      <w:r w:rsidR="00AB25EF" w:rsidRPr="000D5DB5">
        <w:rPr>
          <w:rFonts w:eastAsia="Times New Roman" w:cstheme="minorHAnsi"/>
          <w:color w:val="000000"/>
        </w:rPr>
        <w:t xml:space="preserve">of </w:t>
      </w:r>
      <w:r w:rsidR="004411FD">
        <w:rPr>
          <w:rFonts w:eastAsia="Times New Roman" w:cstheme="minorHAnsi"/>
          <w:color w:val="000000"/>
        </w:rPr>
        <w:t>m</w:t>
      </w:r>
      <w:r w:rsidR="00796D5C" w:rsidRPr="000D5DB5">
        <w:rPr>
          <w:rFonts w:eastAsia="Times New Roman" w:cstheme="minorHAnsi"/>
          <w:color w:val="000000"/>
        </w:rPr>
        <w:t>ovement</w:t>
      </w:r>
      <w:r w:rsidR="00AB25EF" w:rsidRPr="000D5DB5">
        <w:rPr>
          <w:rFonts w:eastAsia="Times New Roman" w:cstheme="minorHAnsi"/>
          <w:color w:val="000000"/>
        </w:rPr>
        <w:t xml:space="preserve">, </w:t>
      </w:r>
      <w:r w:rsidR="004411FD">
        <w:rPr>
          <w:rFonts w:eastAsia="Times New Roman" w:cstheme="minorHAnsi"/>
          <w:color w:val="000000"/>
        </w:rPr>
        <w:t>g</w:t>
      </w:r>
      <w:r w:rsidR="00796D5C" w:rsidRPr="000D5DB5">
        <w:rPr>
          <w:rFonts w:eastAsia="Times New Roman" w:cstheme="minorHAnsi"/>
          <w:color w:val="000000"/>
        </w:rPr>
        <w:t xml:space="preserve">uardian </w:t>
      </w:r>
      <w:r w:rsidR="00AB25EF" w:rsidRPr="000D5DB5">
        <w:rPr>
          <w:rFonts w:eastAsia="Times New Roman" w:cstheme="minorHAnsi"/>
          <w:color w:val="000000"/>
        </w:rPr>
        <w:t xml:space="preserve">of </w:t>
      </w:r>
      <w:r w:rsidR="004411FD">
        <w:rPr>
          <w:rFonts w:eastAsia="Times New Roman" w:cstheme="minorHAnsi"/>
          <w:color w:val="000000"/>
        </w:rPr>
        <w:t>f</w:t>
      </w:r>
      <w:r w:rsidR="00796D5C" w:rsidRPr="000D5DB5">
        <w:rPr>
          <w:rFonts w:eastAsia="Times New Roman" w:cstheme="minorHAnsi"/>
          <w:color w:val="000000"/>
        </w:rPr>
        <w:t>aith</w:t>
      </w:r>
    </w:p>
    <w:p w14:paraId="0A1890CB" w14:textId="77777777" w:rsidR="00AB25EF" w:rsidRPr="000D5DB5" w:rsidRDefault="001B3E16" w:rsidP="00BB43E0">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796D5C" w:rsidRPr="000D5DB5">
        <w:rPr>
          <w:rFonts w:eastAsia="Times New Roman" w:cstheme="minorHAnsi"/>
          <w:color w:val="000000"/>
        </w:rPr>
        <w:t>Commune</w:t>
      </w:r>
      <w:r w:rsidR="00AB25EF" w:rsidRPr="000D5DB5">
        <w:rPr>
          <w:rFonts w:eastAsia="Times New Roman" w:cstheme="minorHAnsi"/>
          <w:color w:val="000000"/>
        </w:rPr>
        <w:t xml:space="preserve">, </w:t>
      </w:r>
      <w:r w:rsidR="004411FD">
        <w:rPr>
          <w:rFonts w:eastAsia="Times New Roman" w:cstheme="minorHAnsi"/>
          <w:color w:val="000000"/>
        </w:rPr>
        <w:t>m</w:t>
      </w:r>
      <w:r w:rsidR="0067539E" w:rsidRPr="000D5DB5">
        <w:rPr>
          <w:rFonts w:eastAsia="Times New Roman" w:cstheme="minorHAnsi"/>
          <w:color w:val="000000"/>
        </w:rPr>
        <w:t xml:space="preserve">ass </w:t>
      </w:r>
      <w:r w:rsidR="004411FD">
        <w:rPr>
          <w:rFonts w:eastAsia="Times New Roman" w:cstheme="minorHAnsi"/>
          <w:color w:val="000000"/>
        </w:rPr>
        <w:t>r</w:t>
      </w:r>
      <w:r w:rsidR="0067539E" w:rsidRPr="000D5DB5">
        <w:rPr>
          <w:rFonts w:eastAsia="Times New Roman" w:cstheme="minorHAnsi"/>
          <w:color w:val="000000"/>
        </w:rPr>
        <w:t>evivify</w:t>
      </w:r>
      <w:r w:rsidR="00BB43E0">
        <w:rPr>
          <w:rFonts w:eastAsia="Times New Roman" w:cstheme="minorHAnsi"/>
          <w:color w:val="000000"/>
        </w:rPr>
        <w:t xml:space="preserve"> (or mass redemption)</w:t>
      </w:r>
    </w:p>
    <w:p w14:paraId="6B777105" w14:textId="77777777" w:rsidR="00AB25EF" w:rsidRPr="000D5DB5" w:rsidRDefault="00AB25EF">
      <w:pPr>
        <w:contextualSpacing/>
        <w:rPr>
          <w:rFonts w:eastAsia="Times New Roman" w:cstheme="minorHAnsi"/>
          <w:sz w:val="24"/>
          <w:szCs w:val="24"/>
        </w:rPr>
      </w:pPr>
    </w:p>
    <w:p w14:paraId="6037AC46" w14:textId="77777777" w:rsidR="00AB25EF" w:rsidRPr="000D5DB5" w:rsidRDefault="00AB25EF" w:rsidP="00DE2CAA">
      <w:pPr>
        <w:contextualSpacing/>
        <w:rPr>
          <w:rFonts w:eastAsia="Times New Roman" w:cstheme="minorHAnsi"/>
          <w:sz w:val="24"/>
          <w:szCs w:val="24"/>
        </w:rPr>
      </w:pPr>
      <w:r w:rsidRPr="000D5DB5">
        <w:rPr>
          <w:rFonts w:eastAsia="Times New Roman" w:cstheme="minorHAnsi"/>
          <w:b/>
          <w:bCs/>
          <w:color w:val="000000"/>
        </w:rPr>
        <w:t>Channel Divinity</w:t>
      </w:r>
      <w:r w:rsidR="00DE2CAA">
        <w:rPr>
          <w:rFonts w:eastAsia="Times New Roman" w:cstheme="minorHAnsi"/>
          <w:b/>
          <w:bCs/>
          <w:color w:val="000000"/>
        </w:rPr>
        <w:t xml:space="preserve">: Light of Dawn. </w:t>
      </w:r>
      <w:r w:rsidRPr="000D5DB5">
        <w:rPr>
          <w:rFonts w:eastAsia="Times New Roman" w:cstheme="minorHAnsi"/>
          <w:color w:val="000000"/>
        </w:rPr>
        <w:t xml:space="preserve">When you take this oath at 3rd level, you </w:t>
      </w:r>
      <w:r w:rsidR="00DE2CAA">
        <w:rPr>
          <w:rFonts w:eastAsia="Times New Roman" w:cstheme="minorHAnsi"/>
          <w:color w:val="000000"/>
        </w:rPr>
        <w:t xml:space="preserve">can spend a Channel Divinity use and an </w:t>
      </w:r>
      <w:r w:rsidRPr="000D5DB5">
        <w:rPr>
          <w:rFonts w:eastAsia="Times New Roman" w:cstheme="minorHAnsi"/>
          <w:color w:val="000000"/>
        </w:rPr>
        <w:t xml:space="preserve">action, </w:t>
      </w:r>
      <w:r w:rsidR="00DE2CAA">
        <w:rPr>
          <w:rFonts w:eastAsia="Times New Roman" w:cstheme="minorHAnsi"/>
          <w:color w:val="000000"/>
        </w:rPr>
        <w:t xml:space="preserve">to </w:t>
      </w:r>
      <w:r w:rsidRPr="000D5DB5">
        <w:rPr>
          <w:rFonts w:eastAsia="Times New Roman" w:cstheme="minorHAnsi"/>
          <w:color w:val="000000"/>
        </w:rPr>
        <w:t>present your holy symbol</w:t>
      </w:r>
      <w:r w:rsidR="00DE2CAA">
        <w:rPr>
          <w:rFonts w:eastAsia="Times New Roman" w:cstheme="minorHAnsi"/>
          <w:color w:val="000000"/>
        </w:rPr>
        <w:t xml:space="preserve"> </w:t>
      </w:r>
      <w:r w:rsidRPr="000D5DB5">
        <w:rPr>
          <w:rFonts w:eastAsia="Times New Roman" w:cstheme="minorHAnsi"/>
          <w:color w:val="000000"/>
        </w:rPr>
        <w:t xml:space="preserve">and release an outburst of the Holy Light of Creation, allowing </w:t>
      </w:r>
      <w:r w:rsidR="00796D5C" w:rsidRPr="000D5DB5">
        <w:rPr>
          <w:rFonts w:eastAsia="Times New Roman" w:cstheme="minorHAnsi"/>
          <w:color w:val="000000"/>
        </w:rPr>
        <w:t xml:space="preserve">one </w:t>
      </w:r>
      <w:r w:rsidRPr="000D5DB5">
        <w:rPr>
          <w:rFonts w:eastAsia="Times New Roman" w:cstheme="minorHAnsi"/>
          <w:color w:val="000000"/>
        </w:rPr>
        <w:t xml:space="preserve">friendly creature within 30 feet to use a hit dice as if they rested. The ally also gains temporary hit points equal to double your Charisma modifier. </w:t>
      </w:r>
    </w:p>
    <w:p w14:paraId="52D8E327" w14:textId="77777777" w:rsidR="00AB25EF" w:rsidRPr="000D5DB5" w:rsidRDefault="00AB25EF">
      <w:pPr>
        <w:contextualSpacing/>
        <w:rPr>
          <w:rFonts w:eastAsia="Times New Roman" w:cstheme="minorHAnsi"/>
          <w:sz w:val="24"/>
          <w:szCs w:val="24"/>
        </w:rPr>
      </w:pPr>
    </w:p>
    <w:p w14:paraId="658F3452" w14:textId="77777777" w:rsidR="00632304" w:rsidRDefault="00AB25EF" w:rsidP="00447F86">
      <w:pPr>
        <w:contextualSpacing/>
        <w:rPr>
          <w:rFonts w:eastAsia="Times New Roman" w:cstheme="minorHAnsi"/>
          <w:color w:val="000000"/>
        </w:rPr>
      </w:pPr>
      <w:r w:rsidRPr="000D5DB5">
        <w:rPr>
          <w:rFonts w:eastAsia="Times New Roman" w:cstheme="minorHAnsi"/>
          <w:b/>
          <w:bCs/>
          <w:color w:val="000000"/>
        </w:rPr>
        <w:t xml:space="preserve">Holy Vision. </w:t>
      </w:r>
      <w:r w:rsidRPr="000D5DB5">
        <w:rPr>
          <w:rFonts w:eastAsia="Times New Roman" w:cstheme="minorHAnsi"/>
          <w:color w:val="000000"/>
        </w:rPr>
        <w:t xml:space="preserve">At 3rd level, </w:t>
      </w:r>
      <w:r w:rsidR="00447F86" w:rsidRPr="000D5DB5">
        <w:rPr>
          <w:rFonts w:eastAsia="Times New Roman" w:cstheme="minorHAnsi"/>
          <w:color w:val="000000"/>
        </w:rPr>
        <w:t>when</w:t>
      </w:r>
      <w:r w:rsidR="00447F86">
        <w:rPr>
          <w:rFonts w:eastAsia="Times New Roman" w:cstheme="minorHAnsi"/>
          <w:color w:val="000000"/>
        </w:rPr>
        <w:t>ever</w:t>
      </w:r>
      <w:r w:rsidR="00447F86" w:rsidRPr="000D5DB5">
        <w:rPr>
          <w:rFonts w:eastAsia="Times New Roman" w:cstheme="minorHAnsi"/>
          <w:color w:val="000000"/>
        </w:rPr>
        <w:t xml:space="preserve"> you cast a healing spell</w:t>
      </w:r>
      <w:r w:rsidR="00447F86">
        <w:rPr>
          <w:rFonts w:eastAsia="Times New Roman" w:cstheme="minorHAnsi"/>
          <w:color w:val="000000"/>
        </w:rPr>
        <w:t xml:space="preserve"> from the paladin spell list and the dice shows the maximum possible result (such as a 6 on a d6), you may roll the maximized dice again </w:t>
      </w:r>
      <w:r w:rsidR="00447F86">
        <w:rPr>
          <w:rFonts w:eastAsia="Times New Roman" w:cstheme="minorHAnsi"/>
          <w:color w:val="000000"/>
        </w:rPr>
        <w:lastRenderedPageBreak/>
        <w:t xml:space="preserve">and add the amount healed to the total. This applies to healing spells that deal damage to undead. This does not stack with other similar abilities. </w:t>
      </w:r>
    </w:p>
    <w:p w14:paraId="41D70FDF" w14:textId="77777777" w:rsidR="00447F86" w:rsidRDefault="00447F86" w:rsidP="00632304">
      <w:pPr>
        <w:contextualSpacing/>
        <w:rPr>
          <w:rFonts w:eastAsia="Times New Roman" w:cstheme="minorHAnsi"/>
          <w:color w:val="000000"/>
        </w:rPr>
      </w:pPr>
      <w:r>
        <w:rPr>
          <w:rFonts w:eastAsia="Times New Roman" w:cstheme="minorHAnsi"/>
          <w:color w:val="000000"/>
        </w:rPr>
        <w:t>This acts similarly to the Light’s Insight ability of the holy priesthood.</w:t>
      </w:r>
      <w:r w:rsidR="00632304">
        <w:rPr>
          <w:rFonts w:eastAsia="Times New Roman" w:cstheme="minorHAnsi"/>
          <w:color w:val="000000"/>
        </w:rPr>
        <w:t xml:space="preserve"> If having both features, and if the re-rolled dice results in a maximum result as well, you may roll a third time. </w:t>
      </w:r>
    </w:p>
    <w:p w14:paraId="7288AEEE" w14:textId="77777777" w:rsidR="00447F86" w:rsidRDefault="00447F86" w:rsidP="00447F86">
      <w:pPr>
        <w:contextualSpacing/>
        <w:rPr>
          <w:rFonts w:eastAsia="Times New Roman" w:cstheme="minorHAnsi"/>
          <w:color w:val="000000"/>
        </w:rPr>
      </w:pPr>
    </w:p>
    <w:p w14:paraId="00ABE743" w14:textId="77777777" w:rsidR="00D928A8" w:rsidRDefault="00D928A8" w:rsidP="00D928A8">
      <w:pPr>
        <w:contextualSpacing/>
        <w:rPr>
          <w:rFonts w:eastAsia="Times New Roman" w:cstheme="minorHAnsi"/>
          <w:color w:val="000000"/>
        </w:rPr>
      </w:pPr>
      <w:r w:rsidRPr="000D5DB5">
        <w:rPr>
          <w:rFonts w:eastAsia="Times New Roman" w:cstheme="minorHAnsi"/>
          <w:b/>
          <w:bCs/>
          <w:color w:val="000000"/>
        </w:rPr>
        <w:t xml:space="preserve">Holy Auras. </w:t>
      </w:r>
      <w:r w:rsidRPr="000D5DB5">
        <w:rPr>
          <w:rFonts w:eastAsia="Times New Roman" w:cstheme="minorHAnsi"/>
          <w:color w:val="000000"/>
        </w:rPr>
        <w:t xml:space="preserve">At 7th level, your auras increase in strength. </w:t>
      </w:r>
      <w:r>
        <w:rPr>
          <w:rFonts w:eastAsia="Times New Roman" w:cstheme="minorHAnsi"/>
          <w:color w:val="000000"/>
        </w:rPr>
        <w:t xml:space="preserve">You may maintain two aura spells at once as if they cost one case of concentration. Furthermore, your allies can benefit from two auras at a time. </w:t>
      </w:r>
    </w:p>
    <w:p w14:paraId="5DD3A01F" w14:textId="77777777" w:rsidR="00D928A8" w:rsidRPr="00D26A91" w:rsidRDefault="00D928A8" w:rsidP="00167ECE">
      <w:pPr>
        <w:contextualSpacing/>
        <w:rPr>
          <w:rFonts w:eastAsia="Times New Roman" w:cstheme="minorHAnsi"/>
          <w:color w:val="000000"/>
        </w:rPr>
      </w:pPr>
      <w:r>
        <w:rPr>
          <w:rFonts w:eastAsia="Times New Roman" w:cstheme="minorHAnsi"/>
          <w:color w:val="000000"/>
        </w:rPr>
        <w:t>Also, whenever an ally is within one of your aura spells, they are more easily healed by you.</w:t>
      </w:r>
      <w:r w:rsidR="00167ECE">
        <w:rPr>
          <w:rFonts w:eastAsia="Times New Roman" w:cstheme="minorHAnsi"/>
          <w:color w:val="000000"/>
        </w:rPr>
        <w:t xml:space="preserve"> </w:t>
      </w:r>
      <w:r>
        <w:rPr>
          <w:rFonts w:eastAsia="Times New Roman" w:cstheme="minorHAnsi"/>
          <w:color w:val="000000"/>
        </w:rPr>
        <w:t xml:space="preserve">If you are using a paladin healing spell, it can heal one additional dice of damage to them. If </w:t>
      </w:r>
      <w:r w:rsidR="00256A2D">
        <w:rPr>
          <w:rFonts w:eastAsia="Times New Roman" w:cstheme="minorHAnsi"/>
          <w:color w:val="000000"/>
        </w:rPr>
        <w:t xml:space="preserve">you are </w:t>
      </w:r>
      <w:r>
        <w:rPr>
          <w:rFonts w:eastAsia="Times New Roman" w:cstheme="minorHAnsi"/>
          <w:color w:val="000000"/>
        </w:rPr>
        <w:t>using the Lay on Hands feature</w:t>
      </w:r>
      <w:r w:rsidR="00256A2D">
        <w:rPr>
          <w:rFonts w:eastAsia="Times New Roman" w:cstheme="minorHAnsi"/>
          <w:color w:val="000000"/>
        </w:rPr>
        <w:t>, it can heal 25% extra hit points</w:t>
      </w:r>
      <w:r>
        <w:rPr>
          <w:rFonts w:eastAsia="Times New Roman" w:cstheme="minorHAnsi"/>
          <w:color w:val="000000"/>
        </w:rPr>
        <w:t xml:space="preserve">. </w:t>
      </w:r>
      <w:r w:rsidR="00D26A91">
        <w:rPr>
          <w:rFonts w:eastAsia="Times New Roman" w:cstheme="minorHAnsi"/>
          <w:color w:val="000000"/>
        </w:rPr>
        <w:t xml:space="preserve">If you are using the </w:t>
      </w:r>
      <w:r w:rsidR="00D26A91">
        <w:rPr>
          <w:rFonts w:eastAsia="Times New Roman" w:cstheme="minorHAnsi"/>
          <w:i/>
          <w:iCs/>
          <w:color w:val="000000"/>
        </w:rPr>
        <w:t xml:space="preserve">holy shock </w:t>
      </w:r>
      <w:r w:rsidR="00D26A91">
        <w:rPr>
          <w:rFonts w:eastAsia="Times New Roman" w:cstheme="minorHAnsi"/>
          <w:color w:val="000000"/>
        </w:rPr>
        <w:t xml:space="preserve">spell, it can heal or deal one additional dice of damage if the target is within one of your aura spells. </w:t>
      </w:r>
    </w:p>
    <w:p w14:paraId="1AB2BA9A" w14:textId="77777777" w:rsidR="00AB25EF" w:rsidRPr="000D5DB5" w:rsidRDefault="00AB25EF">
      <w:pPr>
        <w:contextualSpacing/>
        <w:rPr>
          <w:rFonts w:eastAsia="Times New Roman" w:cstheme="minorHAnsi"/>
          <w:sz w:val="24"/>
          <w:szCs w:val="24"/>
        </w:rPr>
      </w:pPr>
    </w:p>
    <w:p w14:paraId="55AD761E" w14:textId="77777777" w:rsidR="00AB25EF" w:rsidRDefault="00AB25EF">
      <w:pPr>
        <w:contextualSpacing/>
        <w:rPr>
          <w:rFonts w:eastAsia="Times New Roman" w:cstheme="minorHAnsi"/>
          <w:color w:val="000000"/>
        </w:rPr>
      </w:pPr>
      <w:r w:rsidRPr="000D5DB5">
        <w:rPr>
          <w:rFonts w:eastAsia="Times New Roman" w:cstheme="minorHAnsi"/>
          <w:b/>
          <w:bCs/>
          <w:color w:val="000000"/>
        </w:rPr>
        <w:t xml:space="preserve">Latent Prayer. </w:t>
      </w:r>
      <w:r w:rsidRPr="000D5DB5">
        <w:rPr>
          <w:rFonts w:eastAsia="Times New Roman" w:cstheme="minorHAnsi"/>
          <w:color w:val="000000"/>
        </w:rPr>
        <w:t xml:space="preserve">Starting at 15th level, you may cast a healing spell on a creature that only activates whenever the creature wishes. This does not require concentration on your end, and the creature (or you) may declare use of the spell as a reaction. This effect remains for one day or until used, and leaves a holy mark that can be detected as the healing spell. A </w:t>
      </w:r>
      <w:r w:rsidR="009073E3">
        <w:rPr>
          <w:rFonts w:eastAsia="Times New Roman" w:cstheme="minorHAnsi"/>
          <w:color w:val="000000"/>
        </w:rPr>
        <w:t xml:space="preserve">single </w:t>
      </w:r>
      <w:r w:rsidRPr="000D5DB5">
        <w:rPr>
          <w:rFonts w:eastAsia="Times New Roman" w:cstheme="minorHAnsi"/>
          <w:color w:val="000000"/>
        </w:rPr>
        <w:t>creature can only benefit from one latent prayer until they take a long rest. This may also be applied to undead</w:t>
      </w:r>
      <w:r w:rsidR="009073E3">
        <w:rPr>
          <w:rFonts w:eastAsia="Times New Roman" w:cstheme="minorHAnsi"/>
          <w:color w:val="000000"/>
        </w:rPr>
        <w:t xml:space="preserve"> to harm them (if possible)</w:t>
      </w:r>
      <w:r w:rsidRPr="000D5DB5">
        <w:rPr>
          <w:rFonts w:eastAsia="Times New Roman" w:cstheme="minorHAnsi"/>
          <w:color w:val="000000"/>
        </w:rPr>
        <w:t xml:space="preserve">. </w:t>
      </w:r>
    </w:p>
    <w:p w14:paraId="7A99445F" w14:textId="77777777" w:rsidR="004476B1" w:rsidRPr="004476B1" w:rsidRDefault="004476B1">
      <w:pPr>
        <w:contextualSpacing/>
        <w:rPr>
          <w:rFonts w:eastAsia="Times New Roman" w:cstheme="minorHAnsi"/>
          <w:color w:val="000000"/>
        </w:rPr>
      </w:pPr>
      <w:r w:rsidRPr="004476B1">
        <w:rPr>
          <w:rFonts w:eastAsia="Times New Roman" w:cstheme="minorHAnsi"/>
          <w:color w:val="000000"/>
        </w:rPr>
        <w:t xml:space="preserve">If you use this ability while under the effect of the </w:t>
      </w:r>
      <w:r w:rsidRPr="004476B1">
        <w:rPr>
          <w:rFonts w:eastAsia="Times New Roman" w:cstheme="minorHAnsi"/>
          <w:i/>
          <w:iCs/>
          <w:color w:val="000000"/>
        </w:rPr>
        <w:t>avatar form</w:t>
      </w:r>
      <w:r w:rsidRPr="004476B1">
        <w:rPr>
          <w:rFonts w:eastAsia="Times New Roman" w:cstheme="minorHAnsi"/>
          <w:color w:val="000000"/>
        </w:rPr>
        <w:t xml:space="preserve"> paladin spell, you can affect a second time in the same period. </w:t>
      </w:r>
    </w:p>
    <w:p w14:paraId="64E0EACB" w14:textId="77777777" w:rsidR="00AB25EF" w:rsidRPr="000D5DB5" w:rsidRDefault="00AB25EF">
      <w:pPr>
        <w:contextualSpacing/>
        <w:rPr>
          <w:rFonts w:eastAsia="Times New Roman" w:cstheme="minorHAnsi"/>
          <w:sz w:val="24"/>
          <w:szCs w:val="24"/>
        </w:rPr>
      </w:pPr>
    </w:p>
    <w:p w14:paraId="239C585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Illuminated Healer. </w:t>
      </w:r>
      <w:r w:rsidRPr="000D5DB5">
        <w:rPr>
          <w:rFonts w:eastAsia="Times New Roman" w:cstheme="minorHAnsi"/>
          <w:color w:val="000000"/>
        </w:rPr>
        <w:t xml:space="preserve">By 20th level, whenever a creature that benefits from a healing effect (such as Light of Dawn, or healing spell) originating from you manifest a holy shield. This holy shield grants them temporary hit points equal to the amount they were healed by you. </w:t>
      </w:r>
    </w:p>
    <w:p w14:paraId="3FF6FA3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This shield remains until ten minutes have passed. </w:t>
      </w:r>
      <w:r w:rsidR="00167ECE">
        <w:rPr>
          <w:rFonts w:eastAsia="Times New Roman" w:cstheme="minorHAnsi"/>
          <w:color w:val="000000"/>
        </w:rPr>
        <w:t>A</w:t>
      </w:r>
      <w:r w:rsidRPr="000D5DB5">
        <w:rPr>
          <w:rFonts w:eastAsia="Times New Roman" w:cstheme="minorHAnsi"/>
          <w:color w:val="000000"/>
        </w:rPr>
        <w:t xml:space="preserve"> creature can benefit from a single holy shield only once every hour. </w:t>
      </w:r>
      <w:r w:rsidR="00167ECE">
        <w:rPr>
          <w:rFonts w:eastAsia="Times New Roman" w:cstheme="minorHAnsi"/>
          <w:color w:val="000000"/>
        </w:rPr>
        <w:t>When you benefit from maximized dice via your Holy Vision feature, you may roll again (up to twice per instance).</w:t>
      </w:r>
    </w:p>
    <w:p w14:paraId="00E92729" w14:textId="77777777" w:rsidR="00AB25EF" w:rsidRPr="000D5DB5" w:rsidRDefault="00AB25EF">
      <w:pPr>
        <w:contextualSpacing/>
        <w:rPr>
          <w:rFonts w:eastAsia="Times New Roman" w:cstheme="minorHAnsi"/>
          <w:sz w:val="24"/>
          <w:szCs w:val="24"/>
        </w:rPr>
      </w:pPr>
    </w:p>
    <w:p w14:paraId="0B8FFEF4"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Oath of Protection</w:t>
      </w:r>
    </w:p>
    <w:p w14:paraId="2E348CD1" w14:textId="77777777" w:rsidR="00AB25EF" w:rsidRDefault="004411FD">
      <w:pPr>
        <w:contextualSpacing/>
        <w:rPr>
          <w:rFonts w:eastAsia="Times New Roman" w:cstheme="minorHAnsi"/>
          <w:color w:val="000000"/>
        </w:rPr>
      </w:pPr>
      <w:r>
        <w:rPr>
          <w:rFonts w:eastAsia="Times New Roman" w:cstheme="minorHAnsi"/>
          <w:color w:val="000000"/>
        </w:rPr>
        <w:t>Your oath is to guard your allies and all friends of the Holy Light</w:t>
      </w:r>
      <w:r w:rsidR="00AB25EF" w:rsidRPr="000D5DB5">
        <w:rPr>
          <w:rFonts w:eastAsia="Times New Roman" w:cstheme="minorHAnsi"/>
          <w:color w:val="000000"/>
        </w:rPr>
        <w:t xml:space="preserve">. </w:t>
      </w:r>
      <w:r>
        <w:rPr>
          <w:rFonts w:eastAsia="Times New Roman" w:cstheme="minorHAnsi"/>
          <w:color w:val="000000"/>
        </w:rPr>
        <w:t xml:space="preserve">Protection paladins are very tough foes who can survive hefty abuse. </w:t>
      </w:r>
    </w:p>
    <w:p w14:paraId="310AF96B" w14:textId="77777777" w:rsidR="004411FD" w:rsidRPr="000D5DB5" w:rsidRDefault="004411FD">
      <w:pPr>
        <w:contextualSpacing/>
        <w:rPr>
          <w:rFonts w:eastAsia="Times New Roman" w:cstheme="minorHAnsi"/>
          <w:sz w:val="24"/>
          <w:szCs w:val="24"/>
        </w:rPr>
      </w:pPr>
    </w:p>
    <w:p w14:paraId="0D0F44A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Oath of Protection spells</w:t>
      </w:r>
    </w:p>
    <w:p w14:paraId="1DC923B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1B3E16">
        <w:rPr>
          <w:rFonts w:eastAsia="Times New Roman" w:cstheme="minorHAnsi"/>
          <w:b/>
          <w:bCs/>
          <w:color w:val="000000"/>
        </w:rPr>
        <w:tab/>
      </w:r>
      <w:r w:rsidRPr="000D5DB5">
        <w:rPr>
          <w:rFonts w:eastAsia="Times New Roman" w:cstheme="minorHAnsi"/>
          <w:b/>
          <w:bCs/>
          <w:color w:val="000000"/>
        </w:rPr>
        <w:t>Spells</w:t>
      </w:r>
    </w:p>
    <w:p w14:paraId="486B8399" w14:textId="77777777" w:rsidR="00AB25EF" w:rsidRPr="000D5DB5" w:rsidRDefault="001B3E16" w:rsidP="00BB43E0">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BB43E0">
        <w:rPr>
          <w:rFonts w:eastAsia="Times New Roman" w:cstheme="minorHAnsi"/>
          <w:color w:val="000000"/>
        </w:rPr>
        <w:t>S</w:t>
      </w:r>
      <w:r w:rsidR="004411FD" w:rsidRPr="000D5DB5">
        <w:rPr>
          <w:rFonts w:eastAsia="Times New Roman" w:cstheme="minorHAnsi"/>
          <w:color w:val="000000"/>
        </w:rPr>
        <w:t>anctuary</w:t>
      </w:r>
      <w:r w:rsidR="00BB43E0">
        <w:rPr>
          <w:rFonts w:eastAsia="Times New Roman" w:cstheme="minorHAnsi"/>
          <w:color w:val="000000"/>
        </w:rPr>
        <w:t>, s</w:t>
      </w:r>
      <w:r w:rsidR="00BB43E0" w:rsidRPr="000D5DB5">
        <w:rPr>
          <w:rFonts w:eastAsia="Times New Roman" w:cstheme="minorHAnsi"/>
          <w:color w:val="000000"/>
        </w:rPr>
        <w:t>hield</w:t>
      </w:r>
    </w:p>
    <w:p w14:paraId="5FA4668D"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 xml:space="preserve">Lesser </w:t>
      </w:r>
      <w:r w:rsidR="004411FD">
        <w:rPr>
          <w:rFonts w:eastAsia="Times New Roman" w:cstheme="minorHAnsi"/>
          <w:color w:val="000000"/>
        </w:rPr>
        <w:t>r</w:t>
      </w:r>
      <w:r w:rsidR="004411FD" w:rsidRPr="000D5DB5">
        <w:rPr>
          <w:rFonts w:eastAsia="Times New Roman" w:cstheme="minorHAnsi"/>
          <w:color w:val="000000"/>
        </w:rPr>
        <w:t>estoration</w:t>
      </w:r>
      <w:r w:rsidR="00AB25EF" w:rsidRPr="000D5DB5">
        <w:rPr>
          <w:rFonts w:eastAsia="Times New Roman" w:cstheme="minorHAnsi"/>
          <w:color w:val="000000"/>
        </w:rPr>
        <w:t xml:space="preserve">, </w:t>
      </w:r>
      <w:r w:rsidR="004411FD">
        <w:rPr>
          <w:rFonts w:eastAsia="Times New Roman" w:cstheme="minorHAnsi"/>
          <w:color w:val="000000"/>
        </w:rPr>
        <w:t>w</w:t>
      </w:r>
      <w:r w:rsidR="004411FD" w:rsidRPr="000D5DB5">
        <w:rPr>
          <w:rFonts w:eastAsia="Times New Roman" w:cstheme="minorHAnsi"/>
          <w:color w:val="000000"/>
        </w:rPr>
        <w:t xml:space="preserve">arding </w:t>
      </w:r>
      <w:r w:rsidR="004411FD">
        <w:rPr>
          <w:rFonts w:eastAsia="Times New Roman" w:cstheme="minorHAnsi"/>
          <w:color w:val="000000"/>
        </w:rPr>
        <w:t>b</w:t>
      </w:r>
      <w:r w:rsidR="004411FD" w:rsidRPr="000D5DB5">
        <w:rPr>
          <w:rFonts w:eastAsia="Times New Roman" w:cstheme="minorHAnsi"/>
          <w:color w:val="000000"/>
        </w:rPr>
        <w:t>ond</w:t>
      </w:r>
    </w:p>
    <w:p w14:paraId="40FF08D6"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9t</w:t>
      </w:r>
      <w:r>
        <w:rPr>
          <w:rFonts w:eastAsia="Times New Roman" w:cstheme="minorHAnsi"/>
          <w:color w:val="000000"/>
        </w:rPr>
        <w:t>h</w:t>
      </w:r>
      <w:r>
        <w:rPr>
          <w:rFonts w:eastAsia="Times New Roman" w:cstheme="minorHAnsi"/>
          <w:color w:val="000000"/>
        </w:rPr>
        <w:tab/>
      </w:r>
      <w:r w:rsidR="00AB25EF" w:rsidRPr="000D5DB5">
        <w:rPr>
          <w:rFonts w:eastAsia="Times New Roman" w:cstheme="minorHAnsi"/>
          <w:color w:val="000000"/>
        </w:rPr>
        <w:t xml:space="preserve">Beacon of </w:t>
      </w:r>
      <w:r w:rsidR="004411FD">
        <w:rPr>
          <w:rFonts w:eastAsia="Times New Roman" w:cstheme="minorHAnsi"/>
          <w:color w:val="000000"/>
        </w:rPr>
        <w:t>h</w:t>
      </w:r>
      <w:r w:rsidR="004411FD" w:rsidRPr="000D5DB5">
        <w:rPr>
          <w:rFonts w:eastAsia="Times New Roman" w:cstheme="minorHAnsi"/>
          <w:color w:val="000000"/>
        </w:rPr>
        <w:t>ope</w:t>
      </w:r>
      <w:r w:rsidR="00AB25EF" w:rsidRPr="000D5DB5">
        <w:rPr>
          <w:rFonts w:eastAsia="Times New Roman" w:cstheme="minorHAnsi"/>
          <w:color w:val="000000"/>
        </w:rPr>
        <w:t xml:space="preserve">, </w:t>
      </w:r>
      <w:r w:rsidR="004411FD">
        <w:rPr>
          <w:rFonts w:eastAsia="Times New Roman" w:cstheme="minorHAnsi"/>
          <w:color w:val="000000"/>
        </w:rPr>
        <w:t>r</w:t>
      </w:r>
      <w:r w:rsidR="004411FD" w:rsidRPr="000D5DB5">
        <w:rPr>
          <w:rFonts w:eastAsia="Times New Roman" w:cstheme="minorHAnsi"/>
          <w:color w:val="000000"/>
        </w:rPr>
        <w:t>evivify</w:t>
      </w:r>
      <w:r w:rsidR="00BB43E0">
        <w:rPr>
          <w:rFonts w:eastAsia="Times New Roman" w:cstheme="minorHAnsi"/>
          <w:color w:val="000000"/>
        </w:rPr>
        <w:t xml:space="preserve"> (or redemption)</w:t>
      </w:r>
    </w:p>
    <w:p w14:paraId="1302DCE0"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 xml:space="preserve">Aura of </w:t>
      </w:r>
      <w:r w:rsidR="004411FD">
        <w:rPr>
          <w:rFonts w:eastAsia="Times New Roman" w:cstheme="minorHAnsi"/>
          <w:color w:val="000000"/>
        </w:rPr>
        <w:t>l</w:t>
      </w:r>
      <w:r w:rsidR="004411FD" w:rsidRPr="000D5DB5">
        <w:rPr>
          <w:rFonts w:eastAsia="Times New Roman" w:cstheme="minorHAnsi"/>
          <w:color w:val="000000"/>
        </w:rPr>
        <w:t>ife</w:t>
      </w:r>
      <w:r w:rsidR="00AB25EF" w:rsidRPr="000D5DB5">
        <w:rPr>
          <w:rFonts w:eastAsia="Times New Roman" w:cstheme="minorHAnsi"/>
          <w:color w:val="000000"/>
        </w:rPr>
        <w:t xml:space="preserve">, </w:t>
      </w:r>
      <w:r>
        <w:rPr>
          <w:rFonts w:eastAsia="Times New Roman" w:cstheme="minorHAnsi"/>
          <w:color w:val="000000"/>
        </w:rPr>
        <w:t>d</w:t>
      </w:r>
      <w:r w:rsidRPr="000D5DB5">
        <w:rPr>
          <w:rFonts w:eastAsia="Times New Roman" w:cstheme="minorHAnsi"/>
          <w:color w:val="000000"/>
        </w:rPr>
        <w:t xml:space="preserve">eath </w:t>
      </w:r>
      <w:r>
        <w:rPr>
          <w:rFonts w:eastAsia="Times New Roman" w:cstheme="minorHAnsi"/>
          <w:color w:val="000000"/>
        </w:rPr>
        <w:t>w</w:t>
      </w:r>
      <w:r w:rsidRPr="000D5DB5">
        <w:rPr>
          <w:rFonts w:eastAsia="Times New Roman" w:cstheme="minorHAnsi"/>
          <w:color w:val="000000"/>
        </w:rPr>
        <w:t>ard</w:t>
      </w:r>
    </w:p>
    <w:p w14:paraId="6FE03CC3" w14:textId="77777777" w:rsidR="00AB25EF" w:rsidRPr="000D5DB5" w:rsidRDefault="001B3E16" w:rsidP="00153C7C">
      <w:pPr>
        <w:contextualSpacing/>
        <w:rPr>
          <w:rFonts w:eastAsia="Times New Roman" w:cstheme="minorHAnsi"/>
          <w:sz w:val="24"/>
          <w:szCs w:val="24"/>
        </w:rPr>
      </w:pPr>
      <w:r w:rsidRPr="000D5DB5">
        <w:rPr>
          <w:rFonts w:eastAsia="Times New Roman" w:cstheme="minorHAnsi"/>
          <w:color w:val="000000"/>
        </w:rPr>
        <w:t>17t</w:t>
      </w:r>
      <w:r>
        <w:rPr>
          <w:rFonts w:eastAsia="Times New Roman" w:cstheme="minorHAnsi"/>
          <w:color w:val="000000"/>
        </w:rPr>
        <w:t>h</w:t>
      </w:r>
      <w:r>
        <w:rPr>
          <w:rFonts w:eastAsia="Times New Roman" w:cstheme="minorHAnsi"/>
          <w:color w:val="000000"/>
        </w:rPr>
        <w:tab/>
      </w:r>
      <w:r w:rsidR="00153C7C">
        <w:rPr>
          <w:rFonts w:eastAsia="Times New Roman" w:cstheme="minorHAnsi"/>
          <w:color w:val="000000"/>
        </w:rPr>
        <w:t>Mass cure wounds</w:t>
      </w:r>
      <w:r w:rsidR="00BB43E0">
        <w:rPr>
          <w:rFonts w:eastAsia="Times New Roman" w:cstheme="minorHAnsi"/>
          <w:color w:val="000000"/>
        </w:rPr>
        <w:t xml:space="preserve"> (or hope of healing)</w:t>
      </w:r>
      <w:r w:rsidR="00AB25EF" w:rsidRPr="000D5DB5">
        <w:rPr>
          <w:rFonts w:eastAsia="Times New Roman" w:cstheme="minorHAnsi"/>
          <w:color w:val="000000"/>
        </w:rPr>
        <w:t xml:space="preserve">, </w:t>
      </w:r>
      <w:r w:rsidR="004411FD">
        <w:rPr>
          <w:rFonts w:eastAsia="Times New Roman" w:cstheme="minorHAnsi"/>
          <w:color w:val="000000"/>
        </w:rPr>
        <w:t>w</w:t>
      </w:r>
      <w:r w:rsidR="004411FD" w:rsidRPr="000D5DB5">
        <w:rPr>
          <w:rFonts w:eastAsia="Times New Roman" w:cstheme="minorHAnsi"/>
          <w:color w:val="000000"/>
        </w:rPr>
        <w:t xml:space="preserve">all </w:t>
      </w:r>
      <w:r w:rsidR="00AB25EF" w:rsidRPr="000D5DB5">
        <w:rPr>
          <w:rFonts w:eastAsia="Times New Roman" w:cstheme="minorHAnsi"/>
          <w:color w:val="000000"/>
        </w:rPr>
        <w:t xml:space="preserve">of </w:t>
      </w:r>
      <w:r w:rsidR="004411FD">
        <w:rPr>
          <w:rFonts w:eastAsia="Times New Roman" w:cstheme="minorHAnsi"/>
          <w:color w:val="000000"/>
        </w:rPr>
        <w:t>f</w:t>
      </w:r>
      <w:r w:rsidR="004411FD" w:rsidRPr="000D5DB5">
        <w:rPr>
          <w:rFonts w:eastAsia="Times New Roman" w:cstheme="minorHAnsi"/>
          <w:color w:val="000000"/>
        </w:rPr>
        <w:t>orce</w:t>
      </w:r>
      <w:r w:rsidR="00912104">
        <w:rPr>
          <w:rFonts w:eastAsia="Times New Roman" w:cstheme="minorHAnsi"/>
          <w:color w:val="000000"/>
        </w:rPr>
        <w:t xml:space="preserve"> (projected from a</w:t>
      </w:r>
      <w:r w:rsidR="00217DFA">
        <w:rPr>
          <w:rFonts w:eastAsia="Times New Roman" w:cstheme="minorHAnsi"/>
          <w:color w:val="000000"/>
        </w:rPr>
        <w:t>n up</w:t>
      </w:r>
      <w:r w:rsidR="00912104">
        <w:rPr>
          <w:rFonts w:eastAsia="Times New Roman" w:cstheme="minorHAnsi"/>
          <w:color w:val="000000"/>
        </w:rPr>
        <w:t>held shield)</w:t>
      </w:r>
    </w:p>
    <w:p w14:paraId="0887F84F" w14:textId="77777777" w:rsidR="00AB25EF" w:rsidRPr="000D5DB5" w:rsidRDefault="00AB25EF">
      <w:pPr>
        <w:contextualSpacing/>
        <w:rPr>
          <w:rFonts w:eastAsia="Times New Roman" w:cstheme="minorHAnsi"/>
          <w:sz w:val="24"/>
          <w:szCs w:val="24"/>
        </w:rPr>
      </w:pPr>
    </w:p>
    <w:p w14:paraId="634D9EBA" w14:textId="77777777" w:rsidR="00536819" w:rsidRDefault="00AB25EF" w:rsidP="00217DFA">
      <w:pPr>
        <w:contextualSpacing/>
        <w:rPr>
          <w:rFonts w:eastAsia="Times New Roman" w:cstheme="minorHAnsi"/>
          <w:color w:val="000000"/>
        </w:rPr>
      </w:pPr>
      <w:r w:rsidRPr="000D5DB5">
        <w:rPr>
          <w:rFonts w:eastAsia="Times New Roman" w:cstheme="minorHAnsi"/>
          <w:b/>
          <w:bCs/>
          <w:color w:val="000000"/>
        </w:rPr>
        <w:t>Channel Divinity</w:t>
      </w:r>
      <w:r w:rsidR="00DE2CAA">
        <w:rPr>
          <w:rFonts w:eastAsia="Times New Roman" w:cstheme="minorHAnsi"/>
          <w:b/>
          <w:bCs/>
          <w:color w:val="000000"/>
        </w:rPr>
        <w:t>: Rook’s Move</w:t>
      </w:r>
      <w:r w:rsidR="00AE2F36">
        <w:rPr>
          <w:rFonts w:eastAsia="Times New Roman" w:cstheme="minorHAnsi"/>
          <w:b/>
          <w:bCs/>
          <w:color w:val="000000"/>
        </w:rPr>
        <w:t>.</w:t>
      </w:r>
      <w:r w:rsidR="00DE2CAA">
        <w:rPr>
          <w:rFonts w:eastAsia="Times New Roman" w:cstheme="minorHAnsi"/>
          <w:b/>
          <w:bCs/>
          <w:color w:val="000000"/>
        </w:rPr>
        <w:t xml:space="preserve"> </w:t>
      </w:r>
      <w:r w:rsidRPr="000D5DB5">
        <w:rPr>
          <w:rFonts w:eastAsia="Times New Roman" w:cstheme="minorHAnsi"/>
          <w:color w:val="000000"/>
        </w:rPr>
        <w:t xml:space="preserve">When you take this oath at 3rd level, you </w:t>
      </w:r>
      <w:r w:rsidR="00217DFA">
        <w:rPr>
          <w:rFonts w:eastAsia="Times New Roman" w:cstheme="minorHAnsi"/>
          <w:color w:val="000000"/>
        </w:rPr>
        <w:t xml:space="preserve">may </w:t>
      </w:r>
      <w:r w:rsidR="00DE2CAA">
        <w:rPr>
          <w:rFonts w:eastAsia="Times New Roman" w:cstheme="minorHAnsi"/>
          <w:color w:val="000000"/>
        </w:rPr>
        <w:t xml:space="preserve">spend a Channel Divinity use </w:t>
      </w:r>
      <w:r w:rsidRPr="000D5DB5">
        <w:rPr>
          <w:rFonts w:eastAsia="Times New Roman" w:cstheme="minorHAnsi"/>
          <w:color w:val="000000"/>
        </w:rPr>
        <w:t>to swap places with any ally</w:t>
      </w:r>
      <w:r w:rsidR="00217DFA">
        <w:rPr>
          <w:rFonts w:eastAsia="Times New Roman" w:cstheme="minorHAnsi"/>
          <w:color w:val="000000"/>
        </w:rPr>
        <w:t xml:space="preserve"> as a reaction</w:t>
      </w:r>
      <w:r w:rsidRPr="000D5DB5">
        <w:rPr>
          <w:rFonts w:eastAsia="Times New Roman" w:cstheme="minorHAnsi"/>
          <w:color w:val="000000"/>
        </w:rPr>
        <w:t xml:space="preserve">. </w:t>
      </w:r>
      <w:r w:rsidR="00217DFA">
        <w:rPr>
          <w:rFonts w:eastAsia="Times New Roman" w:cstheme="minorHAnsi"/>
          <w:color w:val="000000"/>
        </w:rPr>
        <w:t>C</w:t>
      </w:r>
      <w:r w:rsidRPr="000D5DB5">
        <w:rPr>
          <w:rFonts w:eastAsia="Times New Roman" w:cstheme="minorHAnsi"/>
          <w:color w:val="000000"/>
        </w:rPr>
        <w:t xml:space="preserve">hoose </w:t>
      </w:r>
      <w:r w:rsidR="00217DFA">
        <w:rPr>
          <w:rFonts w:eastAsia="Times New Roman" w:cstheme="minorHAnsi"/>
          <w:color w:val="000000"/>
        </w:rPr>
        <w:t xml:space="preserve">an </w:t>
      </w:r>
      <w:r w:rsidRPr="000D5DB5">
        <w:rPr>
          <w:rFonts w:eastAsia="Times New Roman" w:cstheme="minorHAnsi"/>
          <w:color w:val="000000"/>
        </w:rPr>
        <w:t xml:space="preserve">ally </w:t>
      </w:r>
      <w:r w:rsidR="00536819">
        <w:rPr>
          <w:rFonts w:eastAsia="Times New Roman" w:cstheme="minorHAnsi"/>
          <w:color w:val="000000"/>
        </w:rPr>
        <w:t>that is about to be attacked</w:t>
      </w:r>
      <w:r w:rsidR="00217DFA">
        <w:rPr>
          <w:rFonts w:eastAsia="Times New Roman" w:cstheme="minorHAnsi"/>
          <w:color w:val="000000"/>
        </w:rPr>
        <w:t xml:space="preserve"> by a weapon attack, or an ally who took damage from a weapon attack roll</w:t>
      </w:r>
      <w:r w:rsidR="00536819">
        <w:rPr>
          <w:rFonts w:eastAsia="Times New Roman" w:cstheme="minorHAnsi"/>
          <w:color w:val="000000"/>
        </w:rPr>
        <w:t xml:space="preserve">. </w:t>
      </w:r>
      <w:r w:rsidR="00217DFA">
        <w:rPr>
          <w:rFonts w:eastAsia="Times New Roman" w:cstheme="minorHAnsi"/>
          <w:color w:val="000000"/>
        </w:rPr>
        <w:t>The two of you change places, ignoring attacks of opportunity provoked as part of movement and difficult terrain</w:t>
      </w:r>
      <w:r w:rsidR="00217DFA" w:rsidRPr="000D5DB5">
        <w:rPr>
          <w:rFonts w:eastAsia="Times New Roman" w:cstheme="minorHAnsi"/>
          <w:color w:val="000000"/>
        </w:rPr>
        <w:t xml:space="preserve">. </w:t>
      </w:r>
      <w:r w:rsidR="00536819">
        <w:rPr>
          <w:rFonts w:eastAsia="Times New Roman" w:cstheme="minorHAnsi"/>
          <w:color w:val="000000"/>
        </w:rPr>
        <w:t xml:space="preserve">The ally must be </w:t>
      </w:r>
      <w:r w:rsidRPr="000D5DB5">
        <w:rPr>
          <w:rFonts w:eastAsia="Times New Roman" w:cstheme="minorHAnsi"/>
          <w:color w:val="000000"/>
        </w:rPr>
        <w:t xml:space="preserve">within </w:t>
      </w:r>
      <w:r w:rsidR="00217DFA">
        <w:rPr>
          <w:rFonts w:eastAsia="Times New Roman" w:cstheme="minorHAnsi"/>
          <w:color w:val="000000"/>
        </w:rPr>
        <w:t>3</w:t>
      </w:r>
      <w:r w:rsidRPr="000D5DB5">
        <w:rPr>
          <w:rFonts w:eastAsia="Times New Roman" w:cstheme="minorHAnsi"/>
          <w:color w:val="000000"/>
        </w:rPr>
        <w:t>0 f</w:t>
      </w:r>
      <w:r w:rsidR="00536819">
        <w:rPr>
          <w:rFonts w:eastAsia="Times New Roman" w:cstheme="minorHAnsi"/>
          <w:color w:val="000000"/>
        </w:rPr>
        <w:t>ee</w:t>
      </w:r>
      <w:r w:rsidRPr="000D5DB5">
        <w:rPr>
          <w:rFonts w:eastAsia="Times New Roman" w:cstheme="minorHAnsi"/>
          <w:color w:val="000000"/>
        </w:rPr>
        <w:t>t</w:t>
      </w:r>
      <w:r w:rsidR="00536819">
        <w:rPr>
          <w:rFonts w:eastAsia="Times New Roman" w:cstheme="minorHAnsi"/>
          <w:color w:val="000000"/>
        </w:rPr>
        <w:t xml:space="preserve"> of you, </w:t>
      </w:r>
      <w:r w:rsidR="00217DFA">
        <w:rPr>
          <w:rFonts w:eastAsia="Times New Roman" w:cstheme="minorHAnsi"/>
          <w:color w:val="000000"/>
        </w:rPr>
        <w:t xml:space="preserve">you must have a clear path to them, </w:t>
      </w:r>
      <w:r w:rsidR="00536819">
        <w:rPr>
          <w:rFonts w:eastAsia="Times New Roman" w:cstheme="minorHAnsi"/>
          <w:color w:val="000000"/>
        </w:rPr>
        <w:t xml:space="preserve">and </w:t>
      </w:r>
      <w:r w:rsidR="00217DFA">
        <w:rPr>
          <w:rFonts w:eastAsia="Times New Roman" w:cstheme="minorHAnsi"/>
          <w:color w:val="000000"/>
        </w:rPr>
        <w:t xml:space="preserve">the target must be </w:t>
      </w:r>
      <w:r w:rsidR="00536819">
        <w:rPr>
          <w:rFonts w:eastAsia="Times New Roman" w:cstheme="minorHAnsi"/>
          <w:color w:val="000000"/>
        </w:rPr>
        <w:t>of your size category or smaller</w:t>
      </w:r>
      <w:r w:rsidRPr="000D5DB5">
        <w:rPr>
          <w:rFonts w:eastAsia="Times New Roman" w:cstheme="minorHAnsi"/>
          <w:color w:val="000000"/>
        </w:rPr>
        <w:t xml:space="preserve">. </w:t>
      </w:r>
    </w:p>
    <w:p w14:paraId="33CF2FF8" w14:textId="77777777" w:rsidR="00217DFA" w:rsidRDefault="00AB25EF" w:rsidP="00886B69">
      <w:pPr>
        <w:contextualSpacing/>
        <w:rPr>
          <w:rFonts w:eastAsia="Times New Roman" w:cstheme="minorHAnsi"/>
          <w:color w:val="000000"/>
        </w:rPr>
      </w:pPr>
      <w:r w:rsidRPr="000D5DB5">
        <w:rPr>
          <w:rFonts w:eastAsia="Times New Roman" w:cstheme="minorHAnsi"/>
          <w:color w:val="000000"/>
        </w:rPr>
        <w:lastRenderedPageBreak/>
        <w:t>If you use this ability before the attack roll</w:t>
      </w:r>
      <w:r w:rsidR="00536819">
        <w:rPr>
          <w:rFonts w:eastAsia="Times New Roman" w:cstheme="minorHAnsi"/>
          <w:color w:val="000000"/>
        </w:rPr>
        <w:t xml:space="preserve"> is made</w:t>
      </w:r>
      <w:r w:rsidRPr="000D5DB5">
        <w:rPr>
          <w:rFonts w:eastAsia="Times New Roman" w:cstheme="minorHAnsi"/>
          <w:color w:val="000000"/>
        </w:rPr>
        <w:t xml:space="preserve">, </w:t>
      </w:r>
      <w:r w:rsidR="00886B69">
        <w:rPr>
          <w:rFonts w:eastAsia="Times New Roman" w:cstheme="minorHAnsi"/>
          <w:color w:val="000000"/>
        </w:rPr>
        <w:t>but you must declare use of this ability before knowing whether the attack would hit the ally. T</w:t>
      </w:r>
      <w:r w:rsidR="00AE2F36">
        <w:rPr>
          <w:rFonts w:eastAsia="Times New Roman" w:cstheme="minorHAnsi"/>
          <w:color w:val="000000"/>
        </w:rPr>
        <w:t xml:space="preserve">he attack roll is made against your </w:t>
      </w:r>
      <w:r w:rsidR="00886B69">
        <w:rPr>
          <w:rFonts w:eastAsia="Times New Roman" w:cstheme="minorHAnsi"/>
          <w:color w:val="000000"/>
        </w:rPr>
        <w:t xml:space="preserve">normal </w:t>
      </w:r>
      <w:r w:rsidR="00AE2F36">
        <w:rPr>
          <w:rFonts w:eastAsia="Times New Roman" w:cstheme="minorHAnsi"/>
          <w:color w:val="000000"/>
        </w:rPr>
        <w:t>AC</w:t>
      </w:r>
      <w:r w:rsidR="00536819">
        <w:rPr>
          <w:rFonts w:eastAsia="Times New Roman" w:cstheme="minorHAnsi"/>
          <w:color w:val="000000"/>
        </w:rPr>
        <w:t xml:space="preserve">. </w:t>
      </w:r>
    </w:p>
    <w:p w14:paraId="2E70143D" w14:textId="77777777" w:rsidR="00AB25EF" w:rsidRPr="000D5DB5" w:rsidRDefault="00536819" w:rsidP="00886B69">
      <w:pPr>
        <w:contextualSpacing/>
        <w:rPr>
          <w:rFonts w:eastAsia="Times New Roman" w:cstheme="minorHAnsi"/>
          <w:sz w:val="24"/>
          <w:szCs w:val="24"/>
        </w:rPr>
      </w:pPr>
      <w:r>
        <w:rPr>
          <w:rFonts w:eastAsia="Times New Roman" w:cstheme="minorHAnsi"/>
          <w:color w:val="000000"/>
        </w:rPr>
        <w:t xml:space="preserve">If you declare this ability after the attack roll is successful, </w:t>
      </w:r>
      <w:r w:rsidR="00886B69">
        <w:rPr>
          <w:rFonts w:eastAsia="Times New Roman" w:cstheme="minorHAnsi"/>
          <w:color w:val="000000"/>
        </w:rPr>
        <w:t xml:space="preserve">the attack is automatically successful, and you switch </w:t>
      </w:r>
      <w:r w:rsidR="00217DFA">
        <w:rPr>
          <w:rFonts w:eastAsia="Times New Roman" w:cstheme="minorHAnsi"/>
          <w:color w:val="000000"/>
        </w:rPr>
        <w:t xml:space="preserve">places, </w:t>
      </w:r>
      <w:r w:rsidR="00AB25EF" w:rsidRPr="000D5DB5">
        <w:rPr>
          <w:rFonts w:eastAsia="Times New Roman" w:cstheme="minorHAnsi"/>
          <w:color w:val="000000"/>
        </w:rPr>
        <w:t xml:space="preserve">even if you would have otherwise </w:t>
      </w:r>
      <w:r w:rsidR="00217DFA">
        <w:rPr>
          <w:rFonts w:eastAsia="Times New Roman" w:cstheme="minorHAnsi"/>
          <w:color w:val="000000"/>
        </w:rPr>
        <w:t>been unharmed (</w:t>
      </w:r>
      <w:r w:rsidR="00AB25EF" w:rsidRPr="000D5DB5">
        <w:rPr>
          <w:rFonts w:eastAsia="Times New Roman" w:cstheme="minorHAnsi"/>
          <w:color w:val="000000"/>
        </w:rPr>
        <w:t>it</w:t>
      </w:r>
      <w:r w:rsidR="00AE2F36">
        <w:rPr>
          <w:rFonts w:eastAsia="Times New Roman" w:cstheme="minorHAnsi"/>
          <w:color w:val="000000"/>
        </w:rPr>
        <w:t xml:space="preserve"> such as by having a high</w:t>
      </w:r>
      <w:r w:rsidR="00217DFA">
        <w:rPr>
          <w:rFonts w:eastAsia="Times New Roman" w:cstheme="minorHAnsi"/>
          <w:color w:val="000000"/>
        </w:rPr>
        <w:t>er</w:t>
      </w:r>
      <w:r w:rsidR="00AE2F36">
        <w:rPr>
          <w:rFonts w:eastAsia="Times New Roman" w:cstheme="minorHAnsi"/>
          <w:color w:val="000000"/>
        </w:rPr>
        <w:t xml:space="preserve"> AC value</w:t>
      </w:r>
      <w:r w:rsidR="00217DFA">
        <w:rPr>
          <w:rFonts w:eastAsia="Times New Roman" w:cstheme="minorHAnsi"/>
          <w:color w:val="000000"/>
        </w:rPr>
        <w:t xml:space="preserve"> than the attacker’s attack roll</w:t>
      </w:r>
      <w:r w:rsidR="00AE2F36">
        <w:rPr>
          <w:rFonts w:eastAsia="Times New Roman" w:cstheme="minorHAnsi"/>
          <w:color w:val="000000"/>
        </w:rPr>
        <w:t>)</w:t>
      </w:r>
      <w:r w:rsidR="00AB25EF" w:rsidRPr="000D5DB5">
        <w:rPr>
          <w:rFonts w:eastAsia="Times New Roman" w:cstheme="minorHAnsi"/>
          <w:color w:val="000000"/>
        </w:rPr>
        <w:t>.</w:t>
      </w:r>
    </w:p>
    <w:p w14:paraId="1CC52527" w14:textId="77777777" w:rsidR="00AB25EF" w:rsidRPr="000D5DB5" w:rsidRDefault="00AB25EF">
      <w:pPr>
        <w:contextualSpacing/>
        <w:rPr>
          <w:rFonts w:eastAsia="Times New Roman" w:cstheme="minorHAnsi"/>
          <w:sz w:val="24"/>
          <w:szCs w:val="24"/>
        </w:rPr>
      </w:pPr>
    </w:p>
    <w:p w14:paraId="522F1D76" w14:textId="77777777" w:rsidR="008E533D" w:rsidRDefault="00AB25EF" w:rsidP="00D7077D">
      <w:pPr>
        <w:contextualSpacing/>
        <w:rPr>
          <w:rFonts w:eastAsia="Times New Roman" w:cstheme="minorHAnsi"/>
          <w:color w:val="000000"/>
        </w:rPr>
      </w:pPr>
      <w:r w:rsidRPr="000D5DB5">
        <w:rPr>
          <w:rFonts w:eastAsia="Times New Roman" w:cstheme="minorHAnsi"/>
          <w:b/>
          <w:bCs/>
          <w:color w:val="000000"/>
        </w:rPr>
        <w:t xml:space="preserve">Avenger’s Shield. </w:t>
      </w:r>
      <w:r w:rsidRPr="000D5DB5">
        <w:rPr>
          <w:rFonts w:eastAsia="Times New Roman" w:cstheme="minorHAnsi"/>
          <w:color w:val="000000"/>
        </w:rPr>
        <w:t xml:space="preserve">Starting 3rd level, you may throw </w:t>
      </w:r>
      <w:r w:rsidR="00954E9C">
        <w:rPr>
          <w:rFonts w:eastAsia="Times New Roman" w:cstheme="minorHAnsi"/>
          <w:color w:val="000000"/>
        </w:rPr>
        <w:t xml:space="preserve">a </w:t>
      </w:r>
      <w:r w:rsidRPr="000D5DB5">
        <w:rPr>
          <w:rFonts w:eastAsia="Times New Roman" w:cstheme="minorHAnsi"/>
          <w:color w:val="000000"/>
        </w:rPr>
        <w:t xml:space="preserve">shield </w:t>
      </w:r>
      <w:r w:rsidR="00954E9C">
        <w:rPr>
          <w:rFonts w:eastAsia="Times New Roman" w:cstheme="minorHAnsi"/>
          <w:color w:val="000000"/>
        </w:rPr>
        <w:t xml:space="preserve">you are wearing </w:t>
      </w:r>
      <w:r w:rsidRPr="000D5DB5">
        <w:rPr>
          <w:rFonts w:eastAsia="Times New Roman" w:cstheme="minorHAnsi"/>
          <w:color w:val="000000"/>
        </w:rPr>
        <w:t>as a ranged thrown attack</w:t>
      </w:r>
      <w:r w:rsidR="00954E9C">
        <w:rPr>
          <w:rFonts w:eastAsia="Times New Roman" w:cstheme="minorHAnsi"/>
          <w:color w:val="000000"/>
        </w:rPr>
        <w:t xml:space="preserve"> (even if it is normally strapped to your arm)</w:t>
      </w:r>
      <w:r w:rsidRPr="000D5DB5">
        <w:rPr>
          <w:rFonts w:eastAsia="Times New Roman" w:cstheme="minorHAnsi"/>
          <w:color w:val="000000"/>
        </w:rPr>
        <w:t xml:space="preserve">. The shield </w:t>
      </w:r>
      <w:r w:rsidR="008E533D">
        <w:rPr>
          <w:rFonts w:eastAsia="Times New Roman" w:cstheme="minorHAnsi"/>
          <w:color w:val="000000"/>
        </w:rPr>
        <w:t xml:space="preserve">acts as a </w:t>
      </w:r>
      <w:r w:rsidR="00D7077D">
        <w:rPr>
          <w:rFonts w:eastAsia="Times New Roman" w:cstheme="minorHAnsi"/>
          <w:color w:val="000000"/>
        </w:rPr>
        <w:t xml:space="preserve">light </w:t>
      </w:r>
      <w:r w:rsidR="008E533D">
        <w:rPr>
          <w:rFonts w:eastAsia="Times New Roman" w:cstheme="minorHAnsi"/>
          <w:color w:val="000000"/>
        </w:rPr>
        <w:t xml:space="preserve">thrown weapon with </w:t>
      </w:r>
      <w:r w:rsidRPr="000D5DB5">
        <w:rPr>
          <w:rFonts w:eastAsia="Times New Roman" w:cstheme="minorHAnsi"/>
          <w:color w:val="000000"/>
        </w:rPr>
        <w:t>a range of 30/</w:t>
      </w:r>
      <w:r w:rsidR="00536819">
        <w:rPr>
          <w:rFonts w:eastAsia="Times New Roman" w:cstheme="minorHAnsi"/>
          <w:color w:val="000000"/>
        </w:rPr>
        <w:t>6</w:t>
      </w:r>
      <w:r w:rsidRPr="000D5DB5">
        <w:rPr>
          <w:rFonts w:eastAsia="Times New Roman" w:cstheme="minorHAnsi"/>
          <w:color w:val="000000"/>
        </w:rPr>
        <w:t>0</w:t>
      </w:r>
      <w:r w:rsidR="00536819">
        <w:rPr>
          <w:rFonts w:eastAsia="Times New Roman" w:cstheme="minorHAnsi"/>
          <w:color w:val="000000"/>
        </w:rPr>
        <w:t xml:space="preserve"> feet</w:t>
      </w:r>
      <w:r w:rsidR="008E533D">
        <w:rPr>
          <w:rFonts w:eastAsia="Times New Roman" w:cstheme="minorHAnsi"/>
          <w:color w:val="000000"/>
        </w:rPr>
        <w:t xml:space="preserve"> that deals </w:t>
      </w:r>
      <w:r w:rsidRPr="000D5DB5">
        <w:rPr>
          <w:rFonts w:eastAsia="Times New Roman" w:cstheme="minorHAnsi"/>
          <w:color w:val="000000"/>
        </w:rPr>
        <w:t>1d4 + your Strength modifier</w:t>
      </w:r>
      <w:r w:rsidR="008E533D">
        <w:rPr>
          <w:rFonts w:eastAsia="Times New Roman" w:cstheme="minorHAnsi"/>
          <w:color w:val="000000"/>
        </w:rPr>
        <w:t xml:space="preserve"> in damage. T</w:t>
      </w:r>
      <w:r w:rsidRPr="000D5DB5">
        <w:rPr>
          <w:rFonts w:eastAsia="Times New Roman" w:cstheme="minorHAnsi"/>
          <w:color w:val="000000"/>
        </w:rPr>
        <w:t xml:space="preserve">he damage dealt is half </w:t>
      </w:r>
      <w:r w:rsidR="00536819">
        <w:rPr>
          <w:rFonts w:eastAsia="Times New Roman" w:cstheme="minorHAnsi"/>
          <w:color w:val="000000"/>
        </w:rPr>
        <w:t>h</w:t>
      </w:r>
      <w:r w:rsidRPr="000D5DB5">
        <w:rPr>
          <w:rFonts w:eastAsia="Times New Roman" w:cstheme="minorHAnsi"/>
          <w:color w:val="000000"/>
        </w:rPr>
        <w:t xml:space="preserve">oly and half </w:t>
      </w:r>
      <w:r w:rsidR="00536819">
        <w:rPr>
          <w:rFonts w:eastAsia="Times New Roman" w:cstheme="minorHAnsi"/>
          <w:color w:val="000000"/>
        </w:rPr>
        <w:t>b</w:t>
      </w:r>
      <w:r w:rsidRPr="000D5DB5">
        <w:rPr>
          <w:rFonts w:eastAsia="Times New Roman" w:cstheme="minorHAnsi"/>
          <w:color w:val="000000"/>
        </w:rPr>
        <w:t>ludgeoning</w:t>
      </w:r>
      <w:r w:rsidR="00954E9C">
        <w:rPr>
          <w:rFonts w:eastAsia="Times New Roman" w:cstheme="minorHAnsi"/>
          <w:color w:val="000000"/>
        </w:rPr>
        <w:t xml:space="preserve">, and </w:t>
      </w:r>
      <w:r w:rsidR="008E533D">
        <w:rPr>
          <w:rFonts w:eastAsia="Times New Roman" w:cstheme="minorHAnsi"/>
          <w:color w:val="000000"/>
        </w:rPr>
        <w:t xml:space="preserve">furthermore </w:t>
      </w:r>
      <w:r w:rsidR="00954E9C">
        <w:rPr>
          <w:rFonts w:eastAsia="Times New Roman" w:cstheme="minorHAnsi"/>
          <w:color w:val="000000"/>
        </w:rPr>
        <w:t xml:space="preserve">the target </w:t>
      </w:r>
      <w:r w:rsidR="00FC1C98">
        <w:rPr>
          <w:rFonts w:eastAsia="Times New Roman" w:cstheme="minorHAnsi"/>
          <w:color w:val="000000"/>
        </w:rPr>
        <w:t>gains the</w:t>
      </w:r>
      <w:r w:rsidR="00954E9C">
        <w:rPr>
          <w:rFonts w:eastAsia="Times New Roman" w:cstheme="minorHAnsi"/>
          <w:color w:val="000000"/>
        </w:rPr>
        <w:t xml:space="preserve"> </w:t>
      </w:r>
      <w:r w:rsidR="00FC1C98">
        <w:rPr>
          <w:rFonts w:eastAsia="Times New Roman" w:cstheme="minorHAnsi"/>
          <w:color w:val="000000"/>
        </w:rPr>
        <w:t>distracted</w:t>
      </w:r>
      <w:r w:rsidR="00954E9C">
        <w:rPr>
          <w:rFonts w:eastAsia="Times New Roman" w:cstheme="minorHAnsi"/>
          <w:color w:val="000000"/>
        </w:rPr>
        <w:t xml:space="preserve"> </w:t>
      </w:r>
      <w:r w:rsidR="00FC1C98">
        <w:rPr>
          <w:rFonts w:eastAsia="Times New Roman" w:cstheme="minorHAnsi"/>
          <w:color w:val="000000"/>
        </w:rPr>
        <w:t xml:space="preserve">condition </w:t>
      </w:r>
      <w:r w:rsidR="00954E9C">
        <w:rPr>
          <w:rFonts w:eastAsia="Times New Roman" w:cstheme="minorHAnsi"/>
          <w:color w:val="000000"/>
        </w:rPr>
        <w:t xml:space="preserve">for until the beginning of your turn in the next round. </w:t>
      </w:r>
      <w:r w:rsidRPr="000D5DB5">
        <w:rPr>
          <w:rFonts w:eastAsia="Times New Roman" w:cstheme="minorHAnsi"/>
          <w:color w:val="000000"/>
        </w:rPr>
        <w:t>The shield returns instantaneously to your hand, and may be used again in the same round</w:t>
      </w:r>
      <w:r w:rsidR="00D7077D">
        <w:rPr>
          <w:rFonts w:eastAsia="Times New Roman" w:cstheme="minorHAnsi"/>
          <w:color w:val="000000"/>
        </w:rPr>
        <w:t xml:space="preserve"> if you have multiple attacks</w:t>
      </w:r>
      <w:r w:rsidRPr="000D5DB5">
        <w:rPr>
          <w:rFonts w:eastAsia="Times New Roman" w:cstheme="minorHAnsi"/>
          <w:color w:val="000000"/>
        </w:rPr>
        <w:t xml:space="preserve">. </w:t>
      </w:r>
    </w:p>
    <w:p w14:paraId="748A1EF7" w14:textId="77777777" w:rsidR="00886B69" w:rsidRDefault="00886B69" w:rsidP="008E533D">
      <w:pPr>
        <w:contextualSpacing/>
        <w:rPr>
          <w:rFonts w:eastAsia="Times New Roman" w:cstheme="minorHAnsi"/>
          <w:color w:val="000000"/>
        </w:rPr>
      </w:pPr>
      <w:r>
        <w:rPr>
          <w:rFonts w:eastAsia="Times New Roman" w:cstheme="minorHAnsi"/>
          <w:color w:val="000000"/>
        </w:rPr>
        <w:t>Also, so long as you are using a shield, you cannot lose concentration on an aura spell due to damage. The Improved Auras ability grants you advantage to any concentration spell from the Paladin spell list instead.</w:t>
      </w:r>
    </w:p>
    <w:p w14:paraId="71D2E788" w14:textId="77777777" w:rsidR="00FD3F06" w:rsidRPr="000D5DB5" w:rsidRDefault="00FD3F06">
      <w:pPr>
        <w:contextualSpacing/>
        <w:rPr>
          <w:rFonts w:eastAsia="Times New Roman" w:cstheme="minorHAnsi"/>
          <w:sz w:val="24"/>
          <w:szCs w:val="24"/>
        </w:rPr>
      </w:pPr>
    </w:p>
    <w:p w14:paraId="43094BB6" w14:textId="77777777" w:rsidR="00AB25EF" w:rsidRDefault="00AB25EF" w:rsidP="008E533D">
      <w:pPr>
        <w:contextualSpacing/>
        <w:rPr>
          <w:rFonts w:eastAsia="Times New Roman" w:cstheme="minorHAnsi"/>
          <w:sz w:val="24"/>
          <w:szCs w:val="24"/>
        </w:rPr>
      </w:pPr>
      <w:r w:rsidRPr="000D5DB5">
        <w:rPr>
          <w:rFonts w:eastAsia="Times New Roman" w:cstheme="minorHAnsi"/>
          <w:b/>
          <w:bCs/>
          <w:color w:val="000000"/>
        </w:rPr>
        <w:t xml:space="preserve">Opportune Prayer. </w:t>
      </w:r>
      <w:r w:rsidRPr="000D5DB5">
        <w:rPr>
          <w:rFonts w:eastAsia="Times New Roman" w:cstheme="minorHAnsi"/>
          <w:color w:val="000000"/>
        </w:rPr>
        <w:t>Starting at 7</w:t>
      </w:r>
      <w:r w:rsidR="00536819">
        <w:rPr>
          <w:rFonts w:eastAsia="Times New Roman" w:cstheme="minorHAnsi"/>
          <w:color w:val="000000"/>
        </w:rPr>
        <w:t xml:space="preserve">th </w:t>
      </w:r>
      <w:r w:rsidRPr="000D5DB5">
        <w:rPr>
          <w:rFonts w:eastAsia="Times New Roman" w:cstheme="minorHAnsi"/>
          <w:color w:val="000000"/>
        </w:rPr>
        <w:t xml:space="preserve">level, whenever you reduce an enemy to 0 hit points, you may cast a </w:t>
      </w:r>
      <w:r w:rsidR="008E533D">
        <w:rPr>
          <w:rFonts w:eastAsia="Times New Roman" w:cstheme="minorHAnsi"/>
          <w:color w:val="000000"/>
        </w:rPr>
        <w:t xml:space="preserve">healing </w:t>
      </w:r>
      <w:r w:rsidRPr="000D5DB5">
        <w:rPr>
          <w:rFonts w:eastAsia="Times New Roman" w:cstheme="minorHAnsi"/>
          <w:color w:val="000000"/>
        </w:rPr>
        <w:t xml:space="preserve">spell </w:t>
      </w:r>
      <w:r w:rsidR="008E533D">
        <w:rPr>
          <w:rFonts w:eastAsia="Times New Roman" w:cstheme="minorHAnsi"/>
          <w:color w:val="000000"/>
        </w:rPr>
        <w:t xml:space="preserve">from the paladin spell list </w:t>
      </w:r>
      <w:r w:rsidRPr="000D5DB5">
        <w:rPr>
          <w:rFonts w:eastAsia="Times New Roman" w:cstheme="minorHAnsi"/>
          <w:color w:val="000000"/>
        </w:rPr>
        <w:t>as a reaction</w:t>
      </w:r>
      <w:r w:rsidR="008E533D">
        <w:rPr>
          <w:rFonts w:eastAsia="Times New Roman" w:cstheme="minorHAnsi"/>
          <w:color w:val="000000"/>
        </w:rPr>
        <w:t xml:space="preserve"> (so long as the spell has a maximum casting time of 1 action)</w:t>
      </w:r>
      <w:r w:rsidRPr="000D5DB5">
        <w:rPr>
          <w:rFonts w:eastAsia="Times New Roman" w:cstheme="minorHAnsi"/>
          <w:color w:val="000000"/>
        </w:rPr>
        <w:t xml:space="preserve">. You may also do this whenever you </w:t>
      </w:r>
      <w:r w:rsidR="00536819">
        <w:rPr>
          <w:rFonts w:eastAsia="Times New Roman" w:cstheme="minorHAnsi"/>
          <w:color w:val="000000"/>
        </w:rPr>
        <w:t xml:space="preserve">score a critical </w:t>
      </w:r>
      <w:r w:rsidRPr="000D5DB5">
        <w:rPr>
          <w:rFonts w:eastAsia="Times New Roman" w:cstheme="minorHAnsi"/>
          <w:color w:val="000000"/>
        </w:rPr>
        <w:t>hit</w:t>
      </w:r>
      <w:r w:rsidR="008E533D">
        <w:rPr>
          <w:rFonts w:eastAsia="Times New Roman" w:cstheme="minorHAnsi"/>
          <w:color w:val="000000"/>
        </w:rPr>
        <w:t>,</w:t>
      </w:r>
      <w:r w:rsidRPr="000D5DB5">
        <w:rPr>
          <w:rFonts w:eastAsia="Times New Roman" w:cstheme="minorHAnsi"/>
          <w:color w:val="000000"/>
        </w:rPr>
        <w:t xml:space="preserve"> are </w:t>
      </w:r>
      <w:r w:rsidR="00536819">
        <w:rPr>
          <w:rFonts w:eastAsia="Times New Roman" w:cstheme="minorHAnsi"/>
          <w:color w:val="000000"/>
        </w:rPr>
        <w:t>hit with a critical hit</w:t>
      </w:r>
      <w:r w:rsidR="008E533D">
        <w:rPr>
          <w:rFonts w:eastAsia="Times New Roman" w:cstheme="minorHAnsi"/>
          <w:color w:val="000000"/>
        </w:rPr>
        <w:t>, or when reduced to 0 hit points</w:t>
      </w:r>
      <w:r w:rsidRPr="000D5DB5">
        <w:rPr>
          <w:rFonts w:eastAsia="Times New Roman" w:cstheme="minorHAnsi"/>
          <w:color w:val="000000"/>
        </w:rPr>
        <w:t>.</w:t>
      </w:r>
    </w:p>
    <w:p w14:paraId="56AA4FF8" w14:textId="77777777" w:rsidR="008E533D" w:rsidRPr="008E533D" w:rsidRDefault="008E533D" w:rsidP="008E533D">
      <w:pPr>
        <w:contextualSpacing/>
        <w:rPr>
          <w:rFonts w:eastAsia="Times New Roman" w:cstheme="minorHAnsi"/>
          <w:color w:val="000000"/>
        </w:rPr>
      </w:pPr>
      <w:r>
        <w:rPr>
          <w:rFonts w:eastAsia="Times New Roman" w:cstheme="minorHAnsi"/>
          <w:color w:val="000000"/>
        </w:rPr>
        <w:t xml:space="preserve">Furthermore, so long as you have multiple attacks, you can spend them to allow your Avenger’s Shield to target multiple creatures. Regardless if the shield hits or misses, it may target another creature within 30 feet of the first target (up to one target per attack action spent this way). </w:t>
      </w:r>
      <w:r w:rsidRPr="000D5DB5">
        <w:rPr>
          <w:rFonts w:eastAsia="Times New Roman" w:cstheme="minorHAnsi"/>
          <w:color w:val="000000"/>
        </w:rPr>
        <w:t xml:space="preserve">When you no longer have </w:t>
      </w:r>
      <w:r>
        <w:rPr>
          <w:rFonts w:eastAsia="Times New Roman" w:cstheme="minorHAnsi"/>
          <w:color w:val="000000"/>
        </w:rPr>
        <w:t xml:space="preserve">any extra </w:t>
      </w:r>
      <w:r w:rsidRPr="000D5DB5">
        <w:rPr>
          <w:rFonts w:eastAsia="Times New Roman" w:cstheme="minorHAnsi"/>
          <w:color w:val="000000"/>
        </w:rPr>
        <w:t>attacks</w:t>
      </w:r>
      <w:r>
        <w:rPr>
          <w:rFonts w:eastAsia="Times New Roman" w:cstheme="minorHAnsi"/>
          <w:color w:val="000000"/>
        </w:rPr>
        <w:t xml:space="preserve"> or choose to stop the bounce</w:t>
      </w:r>
      <w:r w:rsidRPr="000D5DB5">
        <w:rPr>
          <w:rFonts w:eastAsia="Times New Roman" w:cstheme="minorHAnsi"/>
          <w:color w:val="000000"/>
        </w:rPr>
        <w:t xml:space="preserve">, the shield returns to you. </w:t>
      </w:r>
    </w:p>
    <w:p w14:paraId="5ECAC88A" w14:textId="77777777" w:rsidR="00536819" w:rsidRPr="004476B1" w:rsidRDefault="004476B1" w:rsidP="008E533D">
      <w:pPr>
        <w:contextualSpacing/>
        <w:rPr>
          <w:rFonts w:eastAsia="Times New Roman" w:cstheme="minorHAnsi"/>
        </w:rPr>
      </w:pPr>
      <w:r w:rsidRPr="00CB57CE">
        <w:rPr>
          <w:rFonts w:eastAsia="Times New Roman" w:cstheme="minorHAnsi"/>
        </w:rPr>
        <w:t xml:space="preserve">If you are under the effects of the </w:t>
      </w:r>
      <w:r w:rsidRPr="00CB57CE">
        <w:rPr>
          <w:rFonts w:eastAsia="Times New Roman" w:cstheme="minorHAnsi"/>
          <w:i/>
          <w:iCs/>
        </w:rPr>
        <w:t xml:space="preserve">avatar form </w:t>
      </w:r>
      <w:r w:rsidRPr="00CB57CE">
        <w:rPr>
          <w:rFonts w:eastAsia="Times New Roman" w:cstheme="minorHAnsi"/>
        </w:rPr>
        <w:t>paladin spell, you can bounce your shield at one extra target.</w:t>
      </w:r>
      <w:r w:rsidRPr="004476B1">
        <w:rPr>
          <w:rFonts w:eastAsia="Times New Roman" w:cstheme="minorHAnsi"/>
        </w:rPr>
        <w:t xml:space="preserve"> </w:t>
      </w:r>
    </w:p>
    <w:p w14:paraId="247C421B" w14:textId="77777777" w:rsidR="004476B1" w:rsidRPr="004476B1" w:rsidRDefault="004476B1" w:rsidP="008E533D">
      <w:pPr>
        <w:contextualSpacing/>
        <w:rPr>
          <w:rFonts w:eastAsia="Times New Roman" w:cstheme="minorHAnsi"/>
        </w:rPr>
      </w:pPr>
    </w:p>
    <w:p w14:paraId="4E00D5D5" w14:textId="77777777" w:rsidR="00D7077D" w:rsidRDefault="00AB25EF" w:rsidP="00D7077D">
      <w:pPr>
        <w:contextualSpacing/>
        <w:rPr>
          <w:rFonts w:eastAsia="Times New Roman" w:cstheme="minorHAnsi"/>
          <w:color w:val="000000"/>
        </w:rPr>
      </w:pPr>
      <w:r w:rsidRPr="000D5DB5">
        <w:rPr>
          <w:rFonts w:eastAsia="Times New Roman" w:cstheme="minorHAnsi"/>
          <w:b/>
          <w:bCs/>
          <w:color w:val="000000"/>
        </w:rPr>
        <w:t xml:space="preserve">Holy Sentinel. </w:t>
      </w:r>
      <w:r w:rsidRPr="000D5DB5">
        <w:rPr>
          <w:rFonts w:eastAsia="Times New Roman" w:cstheme="minorHAnsi"/>
          <w:color w:val="000000"/>
        </w:rPr>
        <w:t>Starting at 15th level</w:t>
      </w:r>
      <w:r w:rsidR="00D7077D">
        <w:rPr>
          <w:rFonts w:eastAsia="Times New Roman" w:cstheme="minorHAnsi"/>
          <w:color w:val="000000"/>
        </w:rPr>
        <w:t xml:space="preserve">, your Avenger’s Shield deals 2d4 points of damage instead of 1d4. Also, whenever you successfully strike a target with the shield, you gain a d4 dice (up to a maximum number of dice equal to 3d4). If you deal Holy damage or heal at least 1 hit point of damage with your Paladin spells or your Lay on Hands feature, you may expend the dice and add the result to your roll. </w:t>
      </w:r>
    </w:p>
    <w:p w14:paraId="111825EC" w14:textId="77777777" w:rsidR="00AB25EF" w:rsidRDefault="00D7077D" w:rsidP="00D7077D">
      <w:pPr>
        <w:contextualSpacing/>
        <w:rPr>
          <w:rFonts w:eastAsia="Times New Roman" w:cstheme="minorHAnsi"/>
          <w:color w:val="000000"/>
        </w:rPr>
      </w:pPr>
      <w:r>
        <w:rPr>
          <w:rFonts w:eastAsia="Times New Roman" w:cstheme="minorHAnsi"/>
          <w:color w:val="000000"/>
        </w:rPr>
        <w:t xml:space="preserve">This applies once per spell. </w:t>
      </w:r>
    </w:p>
    <w:p w14:paraId="66738488" w14:textId="77777777" w:rsidR="004476B1" w:rsidRPr="000D5DB5" w:rsidRDefault="004476B1">
      <w:pPr>
        <w:contextualSpacing/>
        <w:rPr>
          <w:rFonts w:eastAsia="Times New Roman" w:cstheme="minorHAnsi"/>
          <w:sz w:val="24"/>
          <w:szCs w:val="24"/>
        </w:rPr>
      </w:pPr>
    </w:p>
    <w:p w14:paraId="78B03F47" w14:textId="77777777" w:rsidR="00536819" w:rsidRDefault="00AB25EF" w:rsidP="008E533D">
      <w:pPr>
        <w:contextualSpacing/>
        <w:rPr>
          <w:rFonts w:eastAsia="Times New Roman" w:cstheme="minorHAnsi"/>
          <w:color w:val="000000"/>
        </w:rPr>
      </w:pPr>
      <w:r w:rsidRPr="000D5DB5">
        <w:rPr>
          <w:rFonts w:eastAsia="Times New Roman" w:cstheme="minorHAnsi"/>
          <w:b/>
          <w:bCs/>
          <w:color w:val="000000"/>
        </w:rPr>
        <w:t xml:space="preserve">Ardent Defender. </w:t>
      </w:r>
      <w:r w:rsidRPr="000D5DB5">
        <w:rPr>
          <w:rFonts w:eastAsia="Times New Roman" w:cstheme="minorHAnsi"/>
          <w:color w:val="000000"/>
        </w:rPr>
        <w:t>At level 20, you may, as a reaction, you may gain resistance to all damage for one round</w:t>
      </w:r>
      <w:r w:rsidR="00536819">
        <w:rPr>
          <w:rFonts w:eastAsia="Times New Roman" w:cstheme="minorHAnsi"/>
          <w:color w:val="000000"/>
        </w:rPr>
        <w:t xml:space="preserve">. Once this feature is used </w:t>
      </w:r>
      <w:r w:rsidR="008E533D">
        <w:rPr>
          <w:rFonts w:eastAsia="Times New Roman" w:cstheme="minorHAnsi"/>
          <w:color w:val="000000"/>
        </w:rPr>
        <w:t xml:space="preserve">a number of </w:t>
      </w:r>
      <w:r w:rsidR="00536819">
        <w:rPr>
          <w:rFonts w:eastAsia="Times New Roman" w:cstheme="minorHAnsi"/>
          <w:color w:val="000000"/>
        </w:rPr>
        <w:t>times</w:t>
      </w:r>
      <w:r w:rsidR="008E533D">
        <w:rPr>
          <w:rFonts w:eastAsia="Times New Roman" w:cstheme="minorHAnsi"/>
          <w:color w:val="000000"/>
        </w:rPr>
        <w:t xml:space="preserve"> equal to your Charisma modifier</w:t>
      </w:r>
      <w:r w:rsidR="00536819">
        <w:rPr>
          <w:rFonts w:eastAsia="Times New Roman" w:cstheme="minorHAnsi"/>
          <w:color w:val="000000"/>
        </w:rPr>
        <w:t>, it cannot be used again until you complete a long rest.</w:t>
      </w:r>
    </w:p>
    <w:p w14:paraId="1C7879E3" w14:textId="77777777" w:rsidR="00AB25EF" w:rsidRPr="00536819" w:rsidRDefault="008E533D" w:rsidP="008E533D">
      <w:pPr>
        <w:contextualSpacing/>
        <w:rPr>
          <w:rFonts w:eastAsia="Times New Roman" w:cstheme="minorHAnsi"/>
          <w:color w:val="000000"/>
        </w:rPr>
      </w:pPr>
      <w:r>
        <w:rPr>
          <w:rFonts w:eastAsia="Times New Roman" w:cstheme="minorHAnsi"/>
          <w:color w:val="000000"/>
        </w:rPr>
        <w:t>W</w:t>
      </w:r>
      <w:r w:rsidR="00536819">
        <w:rPr>
          <w:rFonts w:eastAsia="Times New Roman" w:cstheme="minorHAnsi"/>
          <w:color w:val="000000"/>
        </w:rPr>
        <w:t xml:space="preserve">hen you no longer have uses of this ability, </w:t>
      </w:r>
      <w:r>
        <w:rPr>
          <w:rFonts w:eastAsia="Times New Roman" w:cstheme="minorHAnsi"/>
          <w:color w:val="000000"/>
        </w:rPr>
        <w:t>your Opportune Prayer ability allows you to cast any paladin spell when it is triggered instead (subject to the same casting time restriction)</w:t>
      </w:r>
      <w:r w:rsidR="00536819">
        <w:rPr>
          <w:rFonts w:eastAsia="Times New Roman" w:cstheme="minorHAnsi"/>
          <w:color w:val="000000"/>
        </w:rPr>
        <w:t xml:space="preserve">. </w:t>
      </w:r>
    </w:p>
    <w:p w14:paraId="54E8ACF1" w14:textId="77777777" w:rsidR="004476B1" w:rsidRPr="000D5DB5" w:rsidRDefault="004476B1">
      <w:pPr>
        <w:contextualSpacing/>
        <w:rPr>
          <w:rFonts w:eastAsia="Times New Roman" w:cstheme="minorHAnsi"/>
          <w:sz w:val="24"/>
          <w:szCs w:val="24"/>
        </w:rPr>
      </w:pPr>
    </w:p>
    <w:p w14:paraId="7D3F6B38"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Oath of Retribution</w:t>
      </w:r>
    </w:p>
    <w:p w14:paraId="0501431A" w14:textId="77777777" w:rsidR="00AB25EF" w:rsidRDefault="004411FD">
      <w:pPr>
        <w:contextualSpacing/>
        <w:rPr>
          <w:rFonts w:eastAsia="Times New Roman" w:cstheme="minorHAnsi"/>
          <w:color w:val="000000"/>
        </w:rPr>
      </w:pPr>
      <w:r>
        <w:rPr>
          <w:rFonts w:eastAsia="Times New Roman" w:cstheme="minorHAnsi"/>
          <w:color w:val="000000"/>
        </w:rPr>
        <w:t xml:space="preserve">Your oath is to bring retribution to the wicked, avenging wrongs </w:t>
      </w:r>
      <w:r w:rsidR="00AB25EF" w:rsidRPr="000D5DB5">
        <w:rPr>
          <w:rFonts w:eastAsia="Times New Roman" w:cstheme="minorHAnsi"/>
          <w:color w:val="000000"/>
        </w:rPr>
        <w:t>made</w:t>
      </w:r>
      <w:r>
        <w:rPr>
          <w:rFonts w:eastAsia="Times New Roman" w:cstheme="minorHAnsi"/>
          <w:color w:val="000000"/>
        </w:rPr>
        <w:t xml:space="preserve"> but not settled</w:t>
      </w:r>
      <w:r w:rsidR="00AB25EF" w:rsidRPr="000D5DB5">
        <w:rPr>
          <w:rFonts w:eastAsia="Times New Roman" w:cstheme="minorHAnsi"/>
          <w:color w:val="000000"/>
        </w:rPr>
        <w:t xml:space="preserve">. </w:t>
      </w:r>
      <w:r>
        <w:rPr>
          <w:rFonts w:eastAsia="Times New Roman" w:cstheme="minorHAnsi"/>
          <w:color w:val="000000"/>
        </w:rPr>
        <w:t xml:space="preserve">Retribution paladins </w:t>
      </w:r>
      <w:r w:rsidR="009A2B28">
        <w:rPr>
          <w:rFonts w:eastAsia="Times New Roman" w:cstheme="minorHAnsi"/>
          <w:color w:val="000000"/>
        </w:rPr>
        <w:t xml:space="preserve">are often wandering knights, hunting down villains and depraved monsters. </w:t>
      </w:r>
    </w:p>
    <w:p w14:paraId="1C77E462" w14:textId="77777777" w:rsidR="004411FD" w:rsidRPr="000D5DB5" w:rsidRDefault="004411FD">
      <w:pPr>
        <w:contextualSpacing/>
        <w:rPr>
          <w:rFonts w:eastAsia="Times New Roman" w:cstheme="minorHAnsi"/>
          <w:sz w:val="24"/>
          <w:szCs w:val="24"/>
        </w:rPr>
      </w:pPr>
    </w:p>
    <w:p w14:paraId="3E81565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Oath of Retribution spells</w:t>
      </w:r>
    </w:p>
    <w:p w14:paraId="02D9760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Level</w:t>
      </w:r>
      <w:r w:rsidR="001B3E16">
        <w:rPr>
          <w:rFonts w:eastAsia="Times New Roman" w:cstheme="minorHAnsi"/>
          <w:b/>
          <w:bCs/>
          <w:color w:val="000000"/>
        </w:rPr>
        <w:tab/>
      </w:r>
      <w:r w:rsidRPr="000D5DB5">
        <w:rPr>
          <w:rFonts w:eastAsia="Times New Roman" w:cstheme="minorHAnsi"/>
          <w:b/>
          <w:bCs/>
          <w:color w:val="000000"/>
        </w:rPr>
        <w:t>Spell</w:t>
      </w:r>
    </w:p>
    <w:p w14:paraId="6B910BFB"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 xml:space="preserve">Compelled </w:t>
      </w:r>
      <w:r w:rsidR="00482607">
        <w:rPr>
          <w:rFonts w:eastAsia="Times New Roman" w:cstheme="minorHAnsi"/>
          <w:color w:val="000000"/>
        </w:rPr>
        <w:t>d</w:t>
      </w:r>
      <w:r w:rsidR="00482607" w:rsidRPr="000D5DB5">
        <w:rPr>
          <w:rFonts w:eastAsia="Times New Roman" w:cstheme="minorHAnsi"/>
          <w:color w:val="000000"/>
        </w:rPr>
        <w:t>uel</w:t>
      </w:r>
      <w:r w:rsidR="00482607">
        <w:rPr>
          <w:rFonts w:eastAsia="Times New Roman" w:cstheme="minorHAnsi"/>
          <w:color w:val="000000"/>
        </w:rPr>
        <w:t>, h</w:t>
      </w:r>
      <w:r w:rsidR="00482607" w:rsidRPr="000D5DB5">
        <w:rPr>
          <w:rFonts w:eastAsia="Times New Roman" w:cstheme="minorHAnsi"/>
          <w:color w:val="000000"/>
        </w:rPr>
        <w:t>eroism</w:t>
      </w:r>
    </w:p>
    <w:p w14:paraId="3685938C" w14:textId="77777777" w:rsidR="00AB25EF" w:rsidRPr="000D5DB5" w:rsidRDefault="001B3E16" w:rsidP="00110B03">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 xml:space="preserve">Branding </w:t>
      </w:r>
      <w:r w:rsidR="00110B03">
        <w:rPr>
          <w:rFonts w:eastAsia="Times New Roman" w:cstheme="minorHAnsi"/>
          <w:color w:val="000000"/>
        </w:rPr>
        <w:t>smite</w:t>
      </w:r>
      <w:r w:rsidR="00AB25EF" w:rsidRPr="000D5DB5">
        <w:rPr>
          <w:rFonts w:eastAsia="Times New Roman" w:cstheme="minorHAnsi"/>
          <w:color w:val="000000"/>
        </w:rPr>
        <w:t xml:space="preserve">, </w:t>
      </w:r>
      <w:r w:rsidR="00482607">
        <w:rPr>
          <w:rFonts w:eastAsia="Times New Roman" w:cstheme="minorHAnsi"/>
          <w:color w:val="000000"/>
        </w:rPr>
        <w:t>w</w:t>
      </w:r>
      <w:r w:rsidR="00482607" w:rsidRPr="000D5DB5">
        <w:rPr>
          <w:rFonts w:eastAsia="Times New Roman" w:cstheme="minorHAnsi"/>
          <w:color w:val="000000"/>
        </w:rPr>
        <w:t xml:space="preserve">arding </w:t>
      </w:r>
      <w:r w:rsidR="00482607">
        <w:rPr>
          <w:rFonts w:eastAsia="Times New Roman" w:cstheme="minorHAnsi"/>
          <w:color w:val="000000"/>
        </w:rPr>
        <w:t>b</w:t>
      </w:r>
      <w:r w:rsidR="00482607" w:rsidRPr="000D5DB5">
        <w:rPr>
          <w:rFonts w:eastAsia="Times New Roman" w:cstheme="minorHAnsi"/>
          <w:color w:val="000000"/>
        </w:rPr>
        <w:t>ond</w:t>
      </w:r>
    </w:p>
    <w:p w14:paraId="3D7A39E7" w14:textId="77777777" w:rsidR="00AB25EF" w:rsidRPr="000D5DB5" w:rsidRDefault="001B3E16" w:rsidP="00434213">
      <w:pPr>
        <w:contextualSpacing/>
        <w:rPr>
          <w:rFonts w:eastAsia="Times New Roman" w:cstheme="minorHAnsi"/>
          <w:sz w:val="24"/>
          <w:szCs w:val="24"/>
        </w:rPr>
      </w:pPr>
      <w:r w:rsidRPr="000D5DB5">
        <w:rPr>
          <w:rFonts w:eastAsia="Times New Roman" w:cstheme="minorHAnsi"/>
          <w:color w:val="000000"/>
        </w:rPr>
        <w:lastRenderedPageBreak/>
        <w:t>9th</w:t>
      </w:r>
      <w:r>
        <w:rPr>
          <w:rFonts w:eastAsia="Times New Roman" w:cstheme="minorHAnsi"/>
          <w:color w:val="000000"/>
        </w:rPr>
        <w:tab/>
      </w:r>
      <w:r w:rsidR="00434213">
        <w:rPr>
          <w:rFonts w:eastAsia="Times New Roman" w:cstheme="minorHAnsi"/>
          <w:color w:val="000000"/>
        </w:rPr>
        <w:t>D</w:t>
      </w:r>
      <w:r w:rsidR="00434213" w:rsidRPr="000D5DB5">
        <w:rPr>
          <w:rFonts w:eastAsia="Times New Roman" w:cstheme="minorHAnsi"/>
          <w:color w:val="000000"/>
        </w:rPr>
        <w:t>aylight</w:t>
      </w:r>
      <w:r w:rsidR="00AB25EF" w:rsidRPr="000D5DB5">
        <w:rPr>
          <w:rFonts w:eastAsia="Times New Roman" w:cstheme="minorHAnsi"/>
          <w:color w:val="000000"/>
        </w:rPr>
        <w:t xml:space="preserve">, </w:t>
      </w:r>
      <w:r w:rsidR="00482607">
        <w:rPr>
          <w:rFonts w:eastAsia="Times New Roman" w:cstheme="minorHAnsi"/>
          <w:color w:val="000000"/>
        </w:rPr>
        <w:t>h</w:t>
      </w:r>
      <w:r w:rsidR="00482607" w:rsidRPr="000D5DB5">
        <w:rPr>
          <w:rFonts w:eastAsia="Times New Roman" w:cstheme="minorHAnsi"/>
          <w:color w:val="000000"/>
        </w:rPr>
        <w:t>aste</w:t>
      </w:r>
    </w:p>
    <w:p w14:paraId="150C16CE" w14:textId="77777777" w:rsidR="00AB25EF" w:rsidRPr="000D5DB5" w:rsidRDefault="001B3E16" w:rsidP="00A318E3">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318E3">
        <w:rPr>
          <w:rFonts w:eastAsia="Times New Roman" w:cstheme="minorHAnsi"/>
          <w:color w:val="000000"/>
        </w:rPr>
        <w:t>D</w:t>
      </w:r>
      <w:r w:rsidR="00A318E3" w:rsidRPr="000D5DB5">
        <w:rPr>
          <w:rFonts w:eastAsia="Times New Roman" w:cstheme="minorHAnsi"/>
          <w:color w:val="000000"/>
        </w:rPr>
        <w:t xml:space="preserve">eath </w:t>
      </w:r>
      <w:r w:rsidR="00A318E3">
        <w:rPr>
          <w:rFonts w:eastAsia="Times New Roman" w:cstheme="minorHAnsi"/>
          <w:color w:val="000000"/>
        </w:rPr>
        <w:t>w</w:t>
      </w:r>
      <w:r w:rsidR="00A318E3" w:rsidRPr="000D5DB5">
        <w:rPr>
          <w:rFonts w:eastAsia="Times New Roman" w:cstheme="minorHAnsi"/>
          <w:color w:val="000000"/>
        </w:rPr>
        <w:t>ard</w:t>
      </w:r>
      <w:r w:rsidR="00A318E3">
        <w:rPr>
          <w:rFonts w:eastAsia="Times New Roman" w:cstheme="minorHAnsi"/>
          <w:color w:val="000000"/>
        </w:rPr>
        <w:t>, g</w:t>
      </w:r>
      <w:r w:rsidR="00AB25EF" w:rsidRPr="000D5DB5">
        <w:rPr>
          <w:rFonts w:eastAsia="Times New Roman" w:cstheme="minorHAnsi"/>
          <w:color w:val="000000"/>
        </w:rPr>
        <w:t xml:space="preserve">uardian of </w:t>
      </w:r>
      <w:r w:rsidR="00482607">
        <w:rPr>
          <w:rFonts w:eastAsia="Times New Roman" w:cstheme="minorHAnsi"/>
          <w:color w:val="000000"/>
        </w:rPr>
        <w:t>f</w:t>
      </w:r>
      <w:r w:rsidR="00482607" w:rsidRPr="000D5DB5">
        <w:rPr>
          <w:rFonts w:eastAsia="Times New Roman" w:cstheme="minorHAnsi"/>
          <w:color w:val="000000"/>
        </w:rPr>
        <w:t>aith</w:t>
      </w:r>
    </w:p>
    <w:p w14:paraId="0BD3A60B" w14:textId="77777777" w:rsidR="00AB25EF" w:rsidRPr="000D5DB5" w:rsidRDefault="001B3E16" w:rsidP="00BB43E0">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153C7C">
        <w:rPr>
          <w:rFonts w:eastAsia="Times New Roman" w:cstheme="minorHAnsi"/>
          <w:color w:val="000000"/>
        </w:rPr>
        <w:t>Aligned weapon</w:t>
      </w:r>
      <w:r w:rsidR="00BB43E0">
        <w:rPr>
          <w:rFonts w:eastAsia="Times New Roman" w:cstheme="minorHAnsi"/>
          <w:color w:val="000000"/>
        </w:rPr>
        <w:t xml:space="preserve"> (or holy weapon)</w:t>
      </w:r>
      <w:r w:rsidR="00AB25EF" w:rsidRPr="000D5DB5">
        <w:rPr>
          <w:rFonts w:eastAsia="Times New Roman" w:cstheme="minorHAnsi"/>
          <w:color w:val="000000"/>
        </w:rPr>
        <w:t xml:space="preserve">, </w:t>
      </w:r>
      <w:r w:rsidR="00153C7C">
        <w:rPr>
          <w:rFonts w:eastAsia="Times New Roman" w:cstheme="minorHAnsi"/>
          <w:color w:val="000000"/>
        </w:rPr>
        <w:t>flame strike</w:t>
      </w:r>
      <w:r w:rsidR="00BB43E0">
        <w:rPr>
          <w:rFonts w:eastAsia="Times New Roman" w:cstheme="minorHAnsi"/>
          <w:color w:val="000000"/>
        </w:rPr>
        <w:t xml:space="preserve"> (or argent cleansing)</w:t>
      </w:r>
    </w:p>
    <w:p w14:paraId="5195B93B" w14:textId="77777777" w:rsidR="00AB25EF" w:rsidRPr="000D5DB5" w:rsidRDefault="00AB25EF">
      <w:pPr>
        <w:contextualSpacing/>
        <w:rPr>
          <w:rFonts w:eastAsia="Times New Roman" w:cstheme="minorHAnsi"/>
          <w:sz w:val="24"/>
          <w:szCs w:val="24"/>
        </w:rPr>
      </w:pPr>
    </w:p>
    <w:p w14:paraId="77EFDFFA" w14:textId="77777777" w:rsidR="00954E9C" w:rsidRDefault="00AB25EF" w:rsidP="00954E9C">
      <w:pPr>
        <w:contextualSpacing/>
        <w:rPr>
          <w:rFonts w:eastAsia="Times New Roman" w:cstheme="minorHAnsi"/>
          <w:color w:val="000000"/>
        </w:rPr>
      </w:pPr>
      <w:r w:rsidRPr="000D5DB5">
        <w:rPr>
          <w:rFonts w:eastAsia="Times New Roman" w:cstheme="minorHAnsi"/>
          <w:b/>
          <w:bCs/>
          <w:color w:val="000000"/>
        </w:rPr>
        <w:t>Channel Divinity</w:t>
      </w:r>
      <w:r w:rsidR="00DE2CAA">
        <w:rPr>
          <w:rFonts w:eastAsia="Times New Roman" w:cstheme="minorHAnsi"/>
          <w:b/>
          <w:bCs/>
          <w:color w:val="000000"/>
        </w:rPr>
        <w:t>: Sword of Light</w:t>
      </w:r>
      <w:r w:rsidRPr="000D5DB5">
        <w:rPr>
          <w:rFonts w:eastAsia="Times New Roman" w:cstheme="minorHAnsi"/>
          <w:b/>
          <w:bCs/>
          <w:color w:val="000000"/>
        </w:rPr>
        <w:t xml:space="preserve">. </w:t>
      </w:r>
      <w:r w:rsidRPr="000D5DB5">
        <w:rPr>
          <w:rFonts w:eastAsia="Times New Roman" w:cstheme="minorHAnsi"/>
          <w:color w:val="000000"/>
        </w:rPr>
        <w:t>When you take this oath at 3rd level, you</w:t>
      </w:r>
      <w:r w:rsidR="00DE2CAA">
        <w:rPr>
          <w:rFonts w:eastAsia="Times New Roman" w:cstheme="minorHAnsi"/>
          <w:color w:val="000000"/>
        </w:rPr>
        <w:t xml:space="preserve"> can spend a Channel Divinity use and </w:t>
      </w:r>
      <w:r w:rsidRPr="000D5DB5">
        <w:rPr>
          <w:rFonts w:eastAsia="Times New Roman" w:cstheme="minorHAnsi"/>
          <w:color w:val="000000"/>
        </w:rPr>
        <w:t>an action</w:t>
      </w:r>
      <w:r w:rsidR="00DE2CAA">
        <w:rPr>
          <w:rFonts w:eastAsia="Times New Roman" w:cstheme="minorHAnsi"/>
          <w:color w:val="000000"/>
        </w:rPr>
        <w:t xml:space="preserve"> to </w:t>
      </w:r>
      <w:r w:rsidRPr="000D5DB5">
        <w:rPr>
          <w:rFonts w:eastAsia="Times New Roman" w:cstheme="minorHAnsi"/>
          <w:color w:val="000000"/>
        </w:rPr>
        <w:t>imbue one weapon that you are holding with positive energy. For 1 minute, you add your Charisma modifier to attack rolls made with that weapon (a minimum bonus of +1).</w:t>
      </w:r>
      <w:r w:rsidR="00954E9C">
        <w:rPr>
          <w:rFonts w:eastAsia="Times New Roman" w:cstheme="minorHAnsi"/>
          <w:color w:val="000000"/>
        </w:rPr>
        <w:t xml:space="preserve"> </w:t>
      </w:r>
      <w:r w:rsidRPr="000D5DB5">
        <w:rPr>
          <w:rFonts w:eastAsia="Times New Roman" w:cstheme="minorHAnsi"/>
          <w:color w:val="000000"/>
        </w:rPr>
        <w:t xml:space="preserve">The weapon also </w:t>
      </w:r>
      <w:r w:rsidR="00217DFA">
        <w:rPr>
          <w:rFonts w:eastAsia="Times New Roman" w:cstheme="minorHAnsi"/>
          <w:color w:val="000000"/>
        </w:rPr>
        <w:t>emits bright light in a 20-foot-</w:t>
      </w:r>
      <w:r w:rsidRPr="000D5DB5">
        <w:rPr>
          <w:rFonts w:eastAsia="Times New Roman" w:cstheme="minorHAnsi"/>
          <w:color w:val="000000"/>
        </w:rPr>
        <w:t xml:space="preserve">radius and dim light 20 feet beyond that. If the weapon is not already magical, it becomes magical for the duration. </w:t>
      </w:r>
    </w:p>
    <w:p w14:paraId="487067F7" w14:textId="77777777" w:rsidR="00AB25EF" w:rsidRDefault="00AB25EF" w:rsidP="00954E9C">
      <w:pPr>
        <w:contextualSpacing/>
        <w:rPr>
          <w:rFonts w:eastAsia="Times New Roman" w:cstheme="minorHAnsi"/>
          <w:sz w:val="24"/>
          <w:szCs w:val="24"/>
        </w:rPr>
      </w:pPr>
      <w:r w:rsidRPr="000D5DB5">
        <w:rPr>
          <w:rFonts w:eastAsia="Times New Roman" w:cstheme="minorHAnsi"/>
          <w:color w:val="000000"/>
        </w:rPr>
        <w:t>You can end this effect on your turn as a bonus action. If you are no longer holding or carrying this weapon, or if you fall unconscious, this effect ends.</w:t>
      </w:r>
      <w:r w:rsidR="00434213">
        <w:rPr>
          <w:rFonts w:eastAsia="Times New Roman" w:cstheme="minorHAnsi"/>
          <w:color w:val="000000"/>
        </w:rPr>
        <w:t xml:space="preserve"> The light is treated as a </w:t>
      </w:r>
      <w:r w:rsidR="0018126D">
        <w:rPr>
          <w:rFonts w:eastAsia="Times New Roman" w:cstheme="minorHAnsi"/>
          <w:color w:val="000000"/>
        </w:rPr>
        <w:t xml:space="preserve">light </w:t>
      </w:r>
      <w:r w:rsidR="00434213">
        <w:rPr>
          <w:rFonts w:eastAsia="Times New Roman" w:cstheme="minorHAnsi"/>
          <w:color w:val="000000"/>
        </w:rPr>
        <w:t xml:space="preserve">spell of your </w:t>
      </w:r>
      <w:r w:rsidR="0007798F">
        <w:rPr>
          <w:rFonts w:eastAsia="Times New Roman" w:cstheme="minorHAnsi"/>
          <w:color w:val="000000"/>
        </w:rPr>
        <w:t>highest-level</w:t>
      </w:r>
      <w:r w:rsidR="00434213">
        <w:rPr>
          <w:rFonts w:eastAsia="Times New Roman" w:cstheme="minorHAnsi"/>
          <w:color w:val="000000"/>
        </w:rPr>
        <w:t xml:space="preserve"> paladin level</w:t>
      </w:r>
      <w:r w:rsidR="0007798F">
        <w:rPr>
          <w:rFonts w:eastAsia="Times New Roman" w:cstheme="minorHAnsi"/>
          <w:color w:val="000000"/>
        </w:rPr>
        <w:t xml:space="preserve"> for the purposes of dispelling darkness</w:t>
      </w:r>
      <w:r w:rsidR="00434213">
        <w:rPr>
          <w:rFonts w:eastAsia="Times New Roman" w:cstheme="minorHAnsi"/>
          <w:color w:val="000000"/>
        </w:rPr>
        <w:t>.</w:t>
      </w:r>
    </w:p>
    <w:p w14:paraId="1B51492C" w14:textId="77777777" w:rsidR="00217DFA" w:rsidRPr="000D5DB5" w:rsidRDefault="00217DFA" w:rsidP="00217DFA">
      <w:pPr>
        <w:contextualSpacing/>
        <w:rPr>
          <w:rFonts w:eastAsia="Times New Roman" w:cstheme="minorHAnsi"/>
          <w:sz w:val="24"/>
          <w:szCs w:val="24"/>
        </w:rPr>
      </w:pPr>
    </w:p>
    <w:p w14:paraId="1870D9AE" w14:textId="77777777" w:rsidR="00BF785A" w:rsidRDefault="00AB25EF" w:rsidP="00BF785A">
      <w:pPr>
        <w:contextualSpacing/>
        <w:rPr>
          <w:rFonts w:eastAsia="Times New Roman" w:cstheme="minorHAnsi"/>
          <w:color w:val="000000"/>
        </w:rPr>
      </w:pPr>
      <w:r w:rsidRPr="000D5DB5">
        <w:rPr>
          <w:rFonts w:eastAsia="Times New Roman" w:cstheme="minorHAnsi"/>
          <w:b/>
          <w:bCs/>
          <w:color w:val="000000"/>
        </w:rPr>
        <w:t xml:space="preserve">Arm of the Law. </w:t>
      </w:r>
      <w:r w:rsidRPr="000D5DB5">
        <w:rPr>
          <w:rFonts w:eastAsia="Times New Roman" w:cstheme="minorHAnsi"/>
          <w:color w:val="000000"/>
        </w:rPr>
        <w:t xml:space="preserve">At 3rd level, </w:t>
      </w:r>
      <w:r w:rsidR="00BF785A">
        <w:rPr>
          <w:rFonts w:eastAsia="Times New Roman" w:cstheme="minorHAnsi"/>
          <w:color w:val="000000"/>
        </w:rPr>
        <w:t>you may perform a Crusader Strike as a ranged spell attack. The attack has a range of 30 feet, and deals only the holy damage as well as any seal release effects. If you use a thrown weapon, you can use Crusader Strike at a range of up to 30 feet.</w:t>
      </w:r>
    </w:p>
    <w:p w14:paraId="3C5BA0A2" w14:textId="77777777" w:rsidR="00BF785A" w:rsidRDefault="00BF785A" w:rsidP="00BF785A">
      <w:pPr>
        <w:contextualSpacing/>
        <w:rPr>
          <w:rFonts w:eastAsia="Times New Roman" w:cstheme="minorHAnsi"/>
          <w:color w:val="000000"/>
        </w:rPr>
      </w:pPr>
      <w:r>
        <w:rPr>
          <w:rFonts w:eastAsia="Times New Roman" w:cstheme="minorHAnsi"/>
          <w:color w:val="000000"/>
        </w:rPr>
        <w:t xml:space="preserve">Also, whenever you use Crusader Strike or release a seal, you can Dash as a bonus action, but only to approach the target of your Crusader Strike or an allied creature within 10 feet of the target. </w:t>
      </w:r>
    </w:p>
    <w:p w14:paraId="222E3813" w14:textId="77777777" w:rsidR="00985C8E" w:rsidRPr="000D5DB5" w:rsidRDefault="00985C8E">
      <w:pPr>
        <w:contextualSpacing/>
        <w:rPr>
          <w:rFonts w:eastAsia="Times New Roman" w:cstheme="minorHAnsi"/>
          <w:sz w:val="24"/>
          <w:szCs w:val="24"/>
        </w:rPr>
      </w:pPr>
    </w:p>
    <w:p w14:paraId="622A06D8" w14:textId="77777777" w:rsidR="00AB25EF" w:rsidRPr="0007798F" w:rsidRDefault="00AB25EF" w:rsidP="0007798F">
      <w:pPr>
        <w:contextualSpacing/>
        <w:rPr>
          <w:rFonts w:eastAsia="Times New Roman" w:cstheme="minorHAnsi"/>
          <w:color w:val="000000"/>
        </w:rPr>
      </w:pPr>
      <w:r w:rsidRPr="000D5DB5">
        <w:rPr>
          <w:rFonts w:eastAsia="Times New Roman" w:cstheme="minorHAnsi"/>
          <w:b/>
          <w:bCs/>
          <w:color w:val="000000"/>
        </w:rPr>
        <w:t xml:space="preserve">Sword of Truth. </w:t>
      </w:r>
      <w:r w:rsidRPr="000D5DB5">
        <w:rPr>
          <w:rFonts w:eastAsia="Times New Roman" w:cstheme="minorHAnsi"/>
          <w:color w:val="000000"/>
        </w:rPr>
        <w:t>Starting at 7th level, you add your Ch</w:t>
      </w:r>
      <w:r w:rsidR="00706059">
        <w:rPr>
          <w:rFonts w:eastAsia="Times New Roman" w:cstheme="minorHAnsi"/>
          <w:color w:val="000000"/>
        </w:rPr>
        <w:t xml:space="preserve">arisma modifier to </w:t>
      </w:r>
      <w:r w:rsidR="00C719CA">
        <w:rPr>
          <w:rFonts w:eastAsia="Times New Roman" w:cstheme="minorHAnsi"/>
          <w:color w:val="000000"/>
        </w:rPr>
        <w:t xml:space="preserve">your melee weapon </w:t>
      </w:r>
      <w:r w:rsidR="00706059">
        <w:rPr>
          <w:rFonts w:eastAsia="Times New Roman" w:cstheme="minorHAnsi"/>
          <w:color w:val="000000"/>
        </w:rPr>
        <w:t>damage rolls</w:t>
      </w:r>
      <w:r w:rsidR="001D5156">
        <w:rPr>
          <w:rFonts w:eastAsia="Times New Roman" w:cstheme="minorHAnsi"/>
          <w:color w:val="000000"/>
        </w:rPr>
        <w:t xml:space="preserve">, </w:t>
      </w:r>
      <w:r w:rsidR="0007798F">
        <w:rPr>
          <w:rFonts w:eastAsia="Times New Roman" w:cstheme="minorHAnsi"/>
          <w:color w:val="000000"/>
        </w:rPr>
        <w:t xml:space="preserve">and </w:t>
      </w:r>
      <w:r w:rsidR="001D5156">
        <w:rPr>
          <w:rFonts w:eastAsia="Times New Roman" w:cstheme="minorHAnsi"/>
          <w:color w:val="000000"/>
        </w:rPr>
        <w:t>when</w:t>
      </w:r>
      <w:r w:rsidR="00954E9C">
        <w:rPr>
          <w:rFonts w:eastAsia="Times New Roman" w:cstheme="minorHAnsi"/>
          <w:color w:val="000000"/>
        </w:rPr>
        <w:t>ever</w:t>
      </w:r>
      <w:r w:rsidR="001D5156">
        <w:rPr>
          <w:rFonts w:eastAsia="Times New Roman" w:cstheme="minorHAnsi"/>
          <w:color w:val="000000"/>
        </w:rPr>
        <w:t xml:space="preserve"> you perform a Crusader Strike, </w:t>
      </w:r>
      <w:r w:rsidR="00FE513D">
        <w:rPr>
          <w:rFonts w:eastAsia="Times New Roman" w:cstheme="minorHAnsi"/>
          <w:color w:val="000000"/>
        </w:rPr>
        <w:t xml:space="preserve">you </w:t>
      </w:r>
      <w:r w:rsidR="001D5156">
        <w:rPr>
          <w:rFonts w:eastAsia="Times New Roman" w:cstheme="minorHAnsi"/>
          <w:color w:val="000000"/>
        </w:rPr>
        <w:t xml:space="preserve">regain hit points equal to </w:t>
      </w:r>
      <w:r w:rsidR="00FE513D">
        <w:rPr>
          <w:rFonts w:eastAsia="Times New Roman" w:cstheme="minorHAnsi"/>
          <w:color w:val="000000"/>
        </w:rPr>
        <w:t xml:space="preserve">half </w:t>
      </w:r>
      <w:r w:rsidR="001D5156">
        <w:rPr>
          <w:rFonts w:eastAsia="Times New Roman" w:cstheme="minorHAnsi"/>
          <w:color w:val="000000"/>
        </w:rPr>
        <w:t>the holy damage you dealt</w:t>
      </w:r>
      <w:r w:rsidR="00FE513D">
        <w:rPr>
          <w:rFonts w:eastAsia="Times New Roman" w:cstheme="minorHAnsi"/>
          <w:color w:val="000000"/>
        </w:rPr>
        <w:t xml:space="preserve"> using the ability</w:t>
      </w:r>
      <w:r w:rsidR="00954E9C">
        <w:rPr>
          <w:rFonts w:eastAsia="Times New Roman" w:cstheme="minorHAnsi"/>
          <w:color w:val="000000"/>
        </w:rPr>
        <w:t xml:space="preserve">. </w:t>
      </w:r>
    </w:p>
    <w:p w14:paraId="0155736D" w14:textId="77777777" w:rsidR="00760436" w:rsidRDefault="007B4563" w:rsidP="0007798F">
      <w:pPr>
        <w:contextualSpacing/>
        <w:rPr>
          <w:rFonts w:eastAsia="Times New Roman" w:cstheme="minorHAnsi"/>
        </w:rPr>
      </w:pPr>
      <w:r>
        <w:rPr>
          <w:rFonts w:eastAsia="Times New Roman" w:cstheme="minorHAnsi"/>
        </w:rPr>
        <w:t>Lastly, i</w:t>
      </w:r>
      <w:r w:rsidRPr="004476B1">
        <w:rPr>
          <w:rFonts w:eastAsia="Times New Roman" w:cstheme="minorHAnsi"/>
        </w:rPr>
        <w:t xml:space="preserve">f you are under the effects of the </w:t>
      </w:r>
      <w:r w:rsidRPr="004476B1">
        <w:rPr>
          <w:rFonts w:eastAsia="Times New Roman" w:cstheme="minorHAnsi"/>
          <w:i/>
          <w:iCs/>
        </w:rPr>
        <w:t xml:space="preserve">avatar form </w:t>
      </w:r>
      <w:r w:rsidRPr="004476B1">
        <w:rPr>
          <w:rFonts w:eastAsia="Times New Roman" w:cstheme="minorHAnsi"/>
        </w:rPr>
        <w:t xml:space="preserve">paladin spell, </w:t>
      </w:r>
      <w:r w:rsidR="0007798F">
        <w:rPr>
          <w:rFonts w:eastAsia="Times New Roman" w:cstheme="minorHAnsi"/>
        </w:rPr>
        <w:t xml:space="preserve">you can choose one seal you can cast, and that seal is cast for no mana cost, and remains active until the </w:t>
      </w:r>
      <w:r w:rsidR="0007798F">
        <w:rPr>
          <w:rFonts w:eastAsia="Times New Roman" w:cstheme="minorHAnsi"/>
          <w:i/>
          <w:iCs/>
        </w:rPr>
        <w:t xml:space="preserve">avatar form </w:t>
      </w:r>
      <w:r w:rsidR="0007798F">
        <w:rPr>
          <w:rFonts w:eastAsia="Times New Roman" w:cstheme="minorHAnsi"/>
        </w:rPr>
        <w:t>spell ends</w:t>
      </w:r>
      <w:r w:rsidRPr="004476B1">
        <w:rPr>
          <w:rFonts w:eastAsia="Times New Roman" w:cstheme="minorHAnsi"/>
        </w:rPr>
        <w:t>.</w:t>
      </w:r>
      <w:r w:rsidR="0007798F">
        <w:rPr>
          <w:rFonts w:eastAsia="Times New Roman" w:cstheme="minorHAnsi"/>
        </w:rPr>
        <w:t xml:space="preserve"> </w:t>
      </w:r>
    </w:p>
    <w:p w14:paraId="4639BFBD" w14:textId="77777777" w:rsidR="0007798F" w:rsidRPr="00760436" w:rsidRDefault="0007798F" w:rsidP="0007798F">
      <w:pPr>
        <w:contextualSpacing/>
        <w:rPr>
          <w:rFonts w:eastAsia="Times New Roman" w:cstheme="minorHAnsi"/>
        </w:rPr>
      </w:pPr>
    </w:p>
    <w:p w14:paraId="307D96C5" w14:textId="77777777" w:rsidR="00954E9C" w:rsidRDefault="006E1C48" w:rsidP="003C059C">
      <w:pPr>
        <w:contextualSpacing/>
        <w:rPr>
          <w:rFonts w:eastAsia="Times New Roman" w:cstheme="minorHAnsi"/>
          <w:color w:val="000000"/>
        </w:rPr>
      </w:pPr>
      <w:r w:rsidRPr="000D5DB5">
        <w:rPr>
          <w:rFonts w:eastAsia="Times New Roman" w:cstheme="minorHAnsi"/>
          <w:b/>
          <w:bCs/>
          <w:color w:val="000000"/>
        </w:rPr>
        <w:t>Divine Storm</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Starting at 15th level, </w:t>
      </w:r>
      <w:r w:rsidRPr="000D5DB5">
        <w:rPr>
          <w:rFonts w:eastAsia="Times New Roman" w:cstheme="minorHAnsi"/>
          <w:color w:val="000000"/>
        </w:rPr>
        <w:t xml:space="preserve">whenever you use a Crusader Strike, </w:t>
      </w:r>
      <w:r w:rsidR="00954E9C">
        <w:rPr>
          <w:rFonts w:eastAsia="Times New Roman" w:cstheme="minorHAnsi"/>
          <w:color w:val="000000"/>
        </w:rPr>
        <w:t xml:space="preserve">you may allow </w:t>
      </w:r>
      <w:r w:rsidR="00217DFA">
        <w:rPr>
          <w:rFonts w:eastAsia="Times New Roman" w:cstheme="minorHAnsi"/>
          <w:color w:val="000000"/>
        </w:rPr>
        <w:t xml:space="preserve">the holy </w:t>
      </w:r>
      <w:r w:rsidR="00954E9C">
        <w:rPr>
          <w:rFonts w:eastAsia="Times New Roman" w:cstheme="minorHAnsi"/>
          <w:color w:val="000000"/>
        </w:rPr>
        <w:t>energ</w:t>
      </w:r>
      <w:r w:rsidR="00760436">
        <w:rPr>
          <w:rFonts w:eastAsia="Times New Roman" w:cstheme="minorHAnsi"/>
          <w:color w:val="000000"/>
        </w:rPr>
        <w:t>ies</w:t>
      </w:r>
      <w:r w:rsidR="00954E9C">
        <w:rPr>
          <w:rFonts w:eastAsia="Times New Roman" w:cstheme="minorHAnsi"/>
          <w:color w:val="000000"/>
        </w:rPr>
        <w:t xml:space="preserve"> to radiate</w:t>
      </w:r>
      <w:r w:rsidR="00217DFA">
        <w:rPr>
          <w:rFonts w:eastAsia="Times New Roman" w:cstheme="minorHAnsi"/>
          <w:color w:val="000000"/>
        </w:rPr>
        <w:t xml:space="preserve"> from you</w:t>
      </w:r>
      <w:r w:rsidR="00760436">
        <w:rPr>
          <w:rFonts w:eastAsia="Times New Roman" w:cstheme="minorHAnsi"/>
          <w:color w:val="000000"/>
        </w:rPr>
        <w:t xml:space="preserve"> in a blazing storm of holy radiance</w:t>
      </w:r>
      <w:r w:rsidR="00954E9C">
        <w:rPr>
          <w:rFonts w:eastAsia="Times New Roman" w:cstheme="minorHAnsi"/>
          <w:color w:val="000000"/>
        </w:rPr>
        <w:t xml:space="preserve">. All hostile creatures within 5 feet of </w:t>
      </w:r>
      <w:r w:rsidR="003C059C">
        <w:rPr>
          <w:rFonts w:eastAsia="Times New Roman" w:cstheme="minorHAnsi"/>
          <w:color w:val="000000"/>
        </w:rPr>
        <w:t xml:space="preserve">you </w:t>
      </w:r>
      <w:r w:rsidR="00954E9C">
        <w:rPr>
          <w:rFonts w:eastAsia="Times New Roman" w:cstheme="minorHAnsi"/>
          <w:color w:val="000000"/>
        </w:rPr>
        <w:t xml:space="preserve">suffer the same holy damage dealt by the </w:t>
      </w:r>
      <w:r w:rsidR="003C059C">
        <w:rPr>
          <w:rFonts w:eastAsia="Times New Roman" w:cstheme="minorHAnsi"/>
          <w:color w:val="000000"/>
        </w:rPr>
        <w:t xml:space="preserve">Crusader Strike </w:t>
      </w:r>
      <w:r w:rsidR="00954E9C">
        <w:rPr>
          <w:rFonts w:eastAsia="Times New Roman" w:cstheme="minorHAnsi"/>
          <w:color w:val="000000"/>
        </w:rPr>
        <w:t>ability</w:t>
      </w:r>
      <w:r w:rsidR="003C059C">
        <w:rPr>
          <w:rFonts w:eastAsia="Times New Roman" w:cstheme="minorHAnsi"/>
          <w:color w:val="000000"/>
        </w:rPr>
        <w:t xml:space="preserve">. They may halve the damage </w:t>
      </w:r>
      <w:r w:rsidR="00954E9C">
        <w:rPr>
          <w:rFonts w:eastAsia="Times New Roman" w:cstheme="minorHAnsi"/>
          <w:color w:val="000000"/>
        </w:rPr>
        <w:t xml:space="preserve">on a successful Spirit saving throw against your </w:t>
      </w:r>
      <w:r w:rsidR="003C059C">
        <w:rPr>
          <w:rFonts w:eastAsia="Times New Roman" w:cstheme="minorHAnsi"/>
          <w:color w:val="000000"/>
        </w:rPr>
        <w:t>S</w:t>
      </w:r>
      <w:r w:rsidR="00954E9C">
        <w:rPr>
          <w:rFonts w:eastAsia="Times New Roman" w:cstheme="minorHAnsi"/>
          <w:color w:val="000000"/>
        </w:rPr>
        <w:t xml:space="preserve">pell </w:t>
      </w:r>
      <w:r w:rsidR="003C059C">
        <w:rPr>
          <w:rFonts w:eastAsia="Times New Roman" w:cstheme="minorHAnsi"/>
          <w:color w:val="000000"/>
        </w:rPr>
        <w:t xml:space="preserve">save </w:t>
      </w:r>
      <w:r w:rsidR="00954E9C">
        <w:rPr>
          <w:rFonts w:eastAsia="Times New Roman" w:cstheme="minorHAnsi"/>
          <w:color w:val="000000"/>
        </w:rPr>
        <w:t xml:space="preserve">DC. </w:t>
      </w:r>
    </w:p>
    <w:p w14:paraId="5D0DD217" w14:textId="77777777" w:rsidR="00AB25EF" w:rsidRPr="000D5DB5" w:rsidRDefault="00954E9C" w:rsidP="00954E9C">
      <w:pPr>
        <w:contextualSpacing/>
        <w:rPr>
          <w:rFonts w:eastAsia="Times New Roman" w:cstheme="minorHAnsi"/>
          <w:sz w:val="24"/>
          <w:szCs w:val="24"/>
        </w:rPr>
      </w:pPr>
      <w:r>
        <w:rPr>
          <w:rFonts w:eastAsia="Times New Roman" w:cstheme="minorHAnsi"/>
          <w:color w:val="000000"/>
        </w:rPr>
        <w:t xml:space="preserve">If you released a seal, the release effect </w:t>
      </w:r>
      <w:r w:rsidR="006E1C48" w:rsidRPr="000D5DB5">
        <w:rPr>
          <w:rFonts w:eastAsia="Times New Roman" w:cstheme="minorHAnsi"/>
          <w:color w:val="000000"/>
        </w:rPr>
        <w:t>is applied only to the initial creature</w:t>
      </w:r>
      <w:r>
        <w:rPr>
          <w:rFonts w:eastAsia="Times New Roman" w:cstheme="minorHAnsi"/>
          <w:color w:val="000000"/>
        </w:rPr>
        <w:t xml:space="preserve">. You also only regain hit points appropriate to the damage you dealt the initial target. </w:t>
      </w:r>
    </w:p>
    <w:p w14:paraId="7641A3FA" w14:textId="77777777" w:rsidR="009D6F40" w:rsidRDefault="004476B1" w:rsidP="004476B1">
      <w:pPr>
        <w:contextualSpacing/>
        <w:rPr>
          <w:rFonts w:eastAsia="Times New Roman" w:cstheme="minorHAnsi"/>
        </w:rPr>
      </w:pPr>
      <w:r w:rsidRPr="004476B1">
        <w:rPr>
          <w:rFonts w:eastAsia="Times New Roman" w:cstheme="minorHAnsi"/>
        </w:rPr>
        <w:t xml:space="preserve">If you are under the effects of the </w:t>
      </w:r>
      <w:r w:rsidRPr="004476B1">
        <w:rPr>
          <w:rFonts w:eastAsia="Times New Roman" w:cstheme="minorHAnsi"/>
          <w:i/>
          <w:iCs/>
        </w:rPr>
        <w:t xml:space="preserve">avatar form </w:t>
      </w:r>
      <w:r w:rsidRPr="004476B1">
        <w:rPr>
          <w:rFonts w:eastAsia="Times New Roman" w:cstheme="minorHAnsi"/>
        </w:rPr>
        <w:t>paladin spell,</w:t>
      </w:r>
      <w:r>
        <w:rPr>
          <w:rFonts w:eastAsia="Times New Roman" w:cstheme="minorHAnsi"/>
        </w:rPr>
        <w:t xml:space="preserve"> </w:t>
      </w:r>
      <w:r w:rsidR="009D6F40">
        <w:rPr>
          <w:rFonts w:eastAsia="Times New Roman" w:cstheme="minorHAnsi"/>
        </w:rPr>
        <w:t xml:space="preserve">you may reroll any 1 or 2 on a damage dice for your Crusader Strike, and you must choose the new roll, even if the new roll is a 1 or a 2. </w:t>
      </w:r>
    </w:p>
    <w:p w14:paraId="4F3CB60A" w14:textId="77777777" w:rsidR="004476B1" w:rsidRPr="004476B1" w:rsidRDefault="004476B1">
      <w:pPr>
        <w:contextualSpacing/>
        <w:rPr>
          <w:rFonts w:eastAsia="Times New Roman" w:cstheme="minorHAnsi"/>
        </w:rPr>
      </w:pPr>
    </w:p>
    <w:p w14:paraId="67208029" w14:textId="77777777" w:rsidR="00954E9C" w:rsidRDefault="006E1C48" w:rsidP="00954E9C">
      <w:pPr>
        <w:contextualSpacing/>
        <w:rPr>
          <w:rFonts w:eastAsia="Times New Roman" w:cstheme="minorHAnsi"/>
          <w:color w:val="000000"/>
        </w:rPr>
      </w:pPr>
      <w:r w:rsidRPr="000D5DB5">
        <w:rPr>
          <w:rFonts w:eastAsia="Times New Roman" w:cstheme="minorHAnsi"/>
          <w:b/>
          <w:bCs/>
          <w:color w:val="000000"/>
        </w:rPr>
        <w:t>Emancipate</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At level 20, </w:t>
      </w:r>
      <w:r w:rsidRPr="000D5DB5">
        <w:rPr>
          <w:rFonts w:eastAsia="Times New Roman" w:cstheme="minorHAnsi"/>
          <w:color w:val="000000"/>
        </w:rPr>
        <w:t xml:space="preserve">your </w:t>
      </w:r>
      <w:r w:rsidR="00954E9C">
        <w:rPr>
          <w:rFonts w:eastAsia="Times New Roman" w:cstheme="minorHAnsi"/>
          <w:color w:val="000000"/>
        </w:rPr>
        <w:t>C</w:t>
      </w:r>
      <w:r w:rsidRPr="000D5DB5">
        <w:rPr>
          <w:rFonts w:eastAsia="Times New Roman" w:cstheme="minorHAnsi"/>
          <w:color w:val="000000"/>
        </w:rPr>
        <w:t xml:space="preserve">leansing </w:t>
      </w:r>
      <w:r w:rsidR="00954E9C">
        <w:rPr>
          <w:rFonts w:eastAsia="Times New Roman" w:cstheme="minorHAnsi"/>
          <w:color w:val="000000"/>
        </w:rPr>
        <w:t>T</w:t>
      </w:r>
      <w:r w:rsidRPr="000D5DB5">
        <w:rPr>
          <w:rFonts w:eastAsia="Times New Roman" w:cstheme="minorHAnsi"/>
          <w:color w:val="000000"/>
        </w:rPr>
        <w:t xml:space="preserve">ouch </w:t>
      </w:r>
      <w:r w:rsidR="00954E9C">
        <w:rPr>
          <w:rFonts w:eastAsia="Times New Roman" w:cstheme="minorHAnsi"/>
          <w:color w:val="000000"/>
        </w:rPr>
        <w:t xml:space="preserve">ability </w:t>
      </w:r>
      <w:r w:rsidRPr="000D5DB5">
        <w:rPr>
          <w:rFonts w:eastAsia="Times New Roman" w:cstheme="minorHAnsi"/>
          <w:color w:val="000000"/>
        </w:rPr>
        <w:t xml:space="preserve">may be used at a range of </w:t>
      </w:r>
      <w:r w:rsidR="00FE513D">
        <w:rPr>
          <w:rFonts w:eastAsia="Times New Roman" w:cstheme="minorHAnsi"/>
          <w:color w:val="000000"/>
        </w:rPr>
        <w:t>1</w:t>
      </w:r>
      <w:r w:rsidR="00954E9C">
        <w:rPr>
          <w:rFonts w:eastAsia="Times New Roman" w:cstheme="minorHAnsi"/>
          <w:color w:val="000000"/>
        </w:rPr>
        <w:t>0</w:t>
      </w:r>
      <w:r w:rsidRPr="000D5DB5">
        <w:rPr>
          <w:rFonts w:eastAsia="Times New Roman" w:cstheme="minorHAnsi"/>
          <w:color w:val="000000"/>
        </w:rPr>
        <w:t xml:space="preserve"> feet, and you may always cast it on yourself, even when otherwise incapacitated. </w:t>
      </w:r>
    </w:p>
    <w:p w14:paraId="64E19FA0" w14:textId="77777777" w:rsidR="00954E9C" w:rsidRPr="000D5DB5" w:rsidRDefault="00954E9C" w:rsidP="00954E9C">
      <w:pPr>
        <w:contextualSpacing/>
        <w:rPr>
          <w:rFonts w:eastAsia="Times New Roman" w:cstheme="minorHAnsi"/>
          <w:sz w:val="24"/>
          <w:szCs w:val="24"/>
        </w:rPr>
      </w:pPr>
      <w:r>
        <w:rPr>
          <w:rFonts w:eastAsia="Times New Roman" w:cstheme="minorHAnsi"/>
          <w:color w:val="000000"/>
        </w:rPr>
        <w:t xml:space="preserve">Furthermore, whenever you have no mana points remaining or uses of Cleaning Touch, you may spend hit dice to fuel your Crusader Strike feature (up to one hit dice per spell level). </w:t>
      </w:r>
    </w:p>
    <w:p w14:paraId="3EB5AB32" w14:textId="77777777" w:rsidR="00AB25EF" w:rsidRPr="000D5DB5" w:rsidRDefault="00AB25EF">
      <w:pPr>
        <w:contextualSpacing/>
        <w:rPr>
          <w:rFonts w:eastAsia="Times New Roman" w:cstheme="minorHAnsi"/>
          <w:sz w:val="24"/>
          <w:szCs w:val="24"/>
        </w:rPr>
      </w:pPr>
    </w:p>
    <w:p w14:paraId="5A75707C" w14:textId="77777777" w:rsidR="00AB25EF" w:rsidRPr="000D5DB5" w:rsidRDefault="00AB25EF">
      <w:pPr>
        <w:contextualSpacing/>
        <w:outlineLvl w:val="1"/>
        <w:rPr>
          <w:rFonts w:eastAsia="Times New Roman" w:cstheme="minorHAnsi"/>
          <w:b/>
          <w:bCs/>
          <w:sz w:val="36"/>
          <w:szCs w:val="36"/>
        </w:rPr>
      </w:pPr>
      <w:bookmarkStart w:id="1952" w:name="_Toc509138744"/>
      <w:bookmarkStart w:id="1953" w:name="_Toc54196399"/>
      <w:r w:rsidRPr="000D5DB5">
        <w:rPr>
          <w:rFonts w:eastAsia="Times New Roman" w:cstheme="minorHAnsi"/>
          <w:color w:val="2E75B5"/>
          <w:sz w:val="32"/>
          <w:szCs w:val="32"/>
        </w:rPr>
        <w:t>Priest (PRS)</w:t>
      </w:r>
      <w:bookmarkEnd w:id="1952"/>
      <w:bookmarkEnd w:id="1953"/>
    </w:p>
    <w:p w14:paraId="66691E49" w14:textId="77777777" w:rsidR="00606E14" w:rsidRDefault="00606E14" w:rsidP="00606E14">
      <w:r w:rsidRPr="00965B49">
        <w:t>A human screams in agony as blood gushes from the wound in his chest. A night elf comes to his aid, whispering a prayer to Elune</w:t>
      </w:r>
      <w:r>
        <w:t>, before nocking an arrow to her bow</w:t>
      </w:r>
      <w:r w:rsidRPr="00965B49">
        <w:t>. Moonlight breaks through the tree canopy above, as the gash in the human’s chest heals closes.</w:t>
      </w:r>
    </w:p>
    <w:p w14:paraId="69BBBD2B" w14:textId="77777777" w:rsidR="00606E14" w:rsidRPr="00965B49" w:rsidRDefault="00606E14" w:rsidP="00606E14"/>
    <w:p w14:paraId="625514FA" w14:textId="77777777" w:rsidR="00606E14" w:rsidRDefault="00606E14" w:rsidP="00606E14">
      <w:r w:rsidRPr="00965B49">
        <w:t>As an orc receives arrow after arrow to the chest, he falls to the ground, motionless. Before long, a yellow-white light shines upon him, and climbs to his feet, revealing a blood elf behind, raising her staff high, bathed in a similar light.</w:t>
      </w:r>
    </w:p>
    <w:p w14:paraId="7512AC69" w14:textId="77777777" w:rsidR="00606E14" w:rsidRDefault="00606E14" w:rsidP="00606E14"/>
    <w:p w14:paraId="686D2011" w14:textId="77777777" w:rsidR="00606E14" w:rsidRDefault="00606E14" w:rsidP="00606E14">
      <w:r>
        <w:lastRenderedPageBreak/>
        <w:t>Testing the boundaries of his sanity, a forsaken taps into the power of his psyche and calls to the Forgotten Shadow, melting the mind of a fanatic bent on scourge his kin from the land.</w:t>
      </w:r>
    </w:p>
    <w:p w14:paraId="3D7429FB" w14:textId="77777777" w:rsidR="00606E14" w:rsidRPr="00965B49" w:rsidRDefault="00606E14" w:rsidP="00606E14"/>
    <w:p w14:paraId="2C7B5B0D" w14:textId="77777777" w:rsidR="00606E14" w:rsidRDefault="00606E14" w:rsidP="00606E14">
      <w:bookmarkStart w:id="1954" w:name="_x5za2dicu9bu" w:colFirst="0" w:colLast="0"/>
      <w:bookmarkEnd w:id="1954"/>
      <w:r w:rsidRPr="00965B49">
        <w:t>Through priests, the divine powers of the Light and Void channel into the world, mending wounds or wreaking havoc. True mastery of these forces comes through worship to greater beings, such as Elune, the Old Gods, or even the Holy Light itself. Whether devoted to the Light, or a servant of the Void Lords, a priest is an ambassador for their deity, imbued by the energies they deliver.</w:t>
      </w:r>
    </w:p>
    <w:p w14:paraId="1360C589" w14:textId="77777777" w:rsidR="00606E14" w:rsidRDefault="00606E14">
      <w:pPr>
        <w:contextualSpacing/>
        <w:rPr>
          <w:rFonts w:eastAsia="Times New Roman" w:cstheme="minorHAnsi"/>
          <w:color w:val="000000"/>
        </w:rPr>
      </w:pPr>
    </w:p>
    <w:p w14:paraId="0286DB03" w14:textId="77777777" w:rsidR="00606E14" w:rsidRPr="00606E14" w:rsidRDefault="00606E14" w:rsidP="00606E14">
      <w:pPr>
        <w:contextualSpacing/>
        <w:rPr>
          <w:rFonts w:eastAsia="Times New Roman" w:cstheme="minorHAnsi"/>
          <w:b/>
          <w:bCs/>
          <w:caps/>
          <w:color w:val="000000"/>
        </w:rPr>
      </w:pPr>
      <w:r w:rsidRPr="00606E14">
        <w:rPr>
          <w:rFonts w:eastAsia="Times New Roman" w:cstheme="minorHAnsi"/>
          <w:b/>
          <w:bCs/>
          <w:caps/>
          <w:color w:val="000000"/>
        </w:rPr>
        <w:t>Agents of Light or Shadow</w:t>
      </w:r>
    </w:p>
    <w:p w14:paraId="0A8CA516" w14:textId="77777777" w:rsidR="00606E14" w:rsidRPr="00965B49" w:rsidRDefault="00606E14" w:rsidP="00606E14">
      <w:r w:rsidRPr="00965B49">
        <w:t xml:space="preserve">Wielding the power of the Holy Light, priests can unleash powerful healing energies to restore their allies and undo harm. Manipulating the shadows from the Void equips a priest with devastating abilities, able to bring complete chaos, shattering the minds of their foes. Careful balance and discipline permits a priest to truly master the most absolute energies of the Universe, granting them the ability to heal through shadow, and harm through the </w:t>
      </w:r>
      <w:r>
        <w:t>l</w:t>
      </w:r>
      <w:r w:rsidRPr="00965B49">
        <w:t>ight.</w:t>
      </w:r>
    </w:p>
    <w:p w14:paraId="50A5E9CD" w14:textId="77777777" w:rsidR="00606E14" w:rsidRPr="00965B49" w:rsidRDefault="00606E14" w:rsidP="00606E14">
      <w:r w:rsidRPr="00965B49">
        <w:t xml:space="preserve">Comprehension of the </w:t>
      </w:r>
      <w:r>
        <w:t>l</w:t>
      </w:r>
      <w:r w:rsidRPr="00965B49">
        <w:t xml:space="preserve">ight allows a priest to heal the most serious of wounds, and even undo death. The power to wield the </w:t>
      </w:r>
      <w:r>
        <w:t>l</w:t>
      </w:r>
      <w:r w:rsidRPr="00965B49">
        <w:t>ight doesn’t require extensive practice or study, instead relying on the user’s faith in their own abilities. Those who follow the ways of the Void were often once worshippers of the Light. As such, priests are among the most devout people in Azeroth.</w:t>
      </w:r>
    </w:p>
    <w:p w14:paraId="08073FC6" w14:textId="77777777" w:rsidR="00606E14" w:rsidRDefault="00606E14" w:rsidP="00606E14">
      <w:r w:rsidRPr="00965B49">
        <w:t>A priest is incredibly useful in battle, no matter their discipline. Whether they heal their allies, protect them from harm altogether, or blast the minds of their enemies into submission, few are more effective than these devout followers of the Light and Shadow, especially when coupled with thei</w:t>
      </w:r>
      <w:r>
        <w:t>r influence in greater society.</w:t>
      </w:r>
    </w:p>
    <w:p w14:paraId="19263F1C" w14:textId="77777777" w:rsidR="00606E14" w:rsidRPr="00965B49" w:rsidRDefault="00606E14" w:rsidP="00606E14"/>
    <w:p w14:paraId="6B4FE724" w14:textId="77777777" w:rsidR="00606E14" w:rsidRPr="00606E14" w:rsidRDefault="00606E14" w:rsidP="00606E14">
      <w:pPr>
        <w:contextualSpacing/>
        <w:rPr>
          <w:rFonts w:eastAsia="Times New Roman" w:cstheme="minorHAnsi"/>
          <w:b/>
          <w:bCs/>
          <w:caps/>
          <w:color w:val="000000"/>
        </w:rPr>
      </w:pPr>
      <w:r w:rsidRPr="00606E14">
        <w:rPr>
          <w:rFonts w:eastAsia="Times New Roman" w:cstheme="minorHAnsi"/>
          <w:b/>
          <w:bCs/>
          <w:caps/>
          <w:color w:val="000000"/>
        </w:rPr>
        <w:t>Servants and Acolytes</w:t>
      </w:r>
    </w:p>
    <w:p w14:paraId="73634557" w14:textId="77777777" w:rsidR="00606E14" w:rsidRDefault="00606E14" w:rsidP="00606E14">
      <w:r w:rsidRPr="00965B49">
        <w:t xml:space="preserve">Many across Azeroth practice </w:t>
      </w:r>
      <w:r>
        <w:t xml:space="preserve">divine </w:t>
      </w:r>
      <w:r w:rsidRPr="00965B49">
        <w:t>magic</w:t>
      </w:r>
      <w:r>
        <w:t>, regardless of intermediaries</w:t>
      </w:r>
      <w:r w:rsidRPr="00965B49">
        <w:t xml:space="preserve">, and as such many cults have formed. Servitude of the Light brings restorative healing powers, while giving oneself to the Shadow grants power over the mind, shadows and even </w:t>
      </w:r>
      <w:r>
        <w:t xml:space="preserve">insanity </w:t>
      </w:r>
      <w:r w:rsidRPr="00965B49">
        <w:t xml:space="preserve">itself. </w:t>
      </w:r>
      <w:r>
        <w:t xml:space="preserve">A priestess of Elune taps into powers of nature and the balance of sun and moon, while a priest of death calls to the Lich King to curse his foes. </w:t>
      </w:r>
    </w:p>
    <w:p w14:paraId="4267FEC9" w14:textId="77777777" w:rsidR="00606E14" w:rsidRPr="00965B49" w:rsidRDefault="00606E14" w:rsidP="00606E14">
      <w:r w:rsidRPr="00965B49">
        <w:t>Whether good or evil, a priest will rarely abandon their cause, often fighting to the death, or sacrificing themselves in place of an ally. Finding someone as loyal as a priest is a rare thing indeed.</w:t>
      </w:r>
    </w:p>
    <w:p w14:paraId="2AA63951" w14:textId="77777777" w:rsidR="00606E14" w:rsidRDefault="00606E14" w:rsidP="00606E14">
      <w:r w:rsidRPr="00965B49">
        <w:t xml:space="preserve">Found all over Azeroth, a priest of the Church of the Holy Light brings healing and restorative powers in times of peace, and protection in times of war, a true advocate for good. A death priest of the Lich King or a follower of the Cult of the Forgotten Shadow manipulates the shadows to bring death and destruction to their enemies, warping their minds into madness, often serving evil purposes, though not always. </w:t>
      </w:r>
      <w:r>
        <w:t xml:space="preserve">A follower of Elune can serve her goddess’s will, setting out to right wrongs or to retrieve articles of the faith. </w:t>
      </w:r>
    </w:p>
    <w:p w14:paraId="45F1992A" w14:textId="77777777" w:rsidR="00606E14" w:rsidRPr="00965B49" w:rsidRDefault="00606E14" w:rsidP="00606E14">
      <w:r w:rsidRPr="00965B49">
        <w:t>It is not unheard of for servants of the Light to use it for evil. Since the Light responds to belief that one’s actions are right, which makes it impossible to wield it in the knowledge that one’s action are truly evil.</w:t>
      </w:r>
    </w:p>
    <w:p w14:paraId="608DB7B3" w14:textId="77777777" w:rsidR="00606E14" w:rsidRDefault="00606E14" w:rsidP="00606E14">
      <w:r w:rsidRPr="00965B49">
        <w:t>Absolute faith is crucial to harnessing the Light, which is why priests make excellent servants. Many priests that have abandoned the Light and have opted to harness darker energies retain their devotion, and while many question their motives, their faith is unwavering, and they continue to serve their deity.</w:t>
      </w:r>
    </w:p>
    <w:p w14:paraId="37CD26E5" w14:textId="77777777" w:rsidR="00606E14" w:rsidRDefault="00606E14">
      <w:pPr>
        <w:contextualSpacing/>
        <w:rPr>
          <w:rFonts w:eastAsia="Times New Roman" w:cstheme="minorHAnsi"/>
          <w:color w:val="000000"/>
        </w:rPr>
      </w:pPr>
    </w:p>
    <w:p w14:paraId="5459E30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CREATING A PRIEST</w:t>
      </w:r>
    </w:p>
    <w:p w14:paraId="17665F9A" w14:textId="77777777" w:rsidR="00606E14" w:rsidRPr="00606E14" w:rsidRDefault="00606E14" w:rsidP="00606E14">
      <w:pPr>
        <w:widowControl w:val="0"/>
      </w:pPr>
      <w:r w:rsidRPr="000D5DB5">
        <w:rPr>
          <w:rFonts w:eastAsia="Times New Roman" w:cstheme="minorHAnsi"/>
          <w:color w:val="000000"/>
        </w:rPr>
        <w:t xml:space="preserve">Priest of Azeroth are known as priests or clerics, depending on their domains and focus. They channel their power through their conviction, not through the direct power of their patrons. The Scarlet Crusade, for example, channel the Holy Light due to their belief in their cause, although </w:t>
      </w:r>
      <w:r w:rsidRPr="000D5DB5">
        <w:rPr>
          <w:rFonts w:eastAsia="Times New Roman" w:cstheme="minorHAnsi"/>
          <w:color w:val="000000"/>
        </w:rPr>
        <w:lastRenderedPageBreak/>
        <w:t xml:space="preserve">many betray principles the Church of the Holy Light considers tenants of the faith. </w:t>
      </w:r>
    </w:p>
    <w:p w14:paraId="4D6E604D" w14:textId="77777777" w:rsidR="00606E14" w:rsidRDefault="00606E14" w:rsidP="00606E14">
      <w:pPr>
        <w:widowControl w:val="0"/>
      </w:pPr>
      <w:r w:rsidRPr="00965B49">
        <w:t>As you create your priest, always remember the faith you serve and the ideals your character conveys. Decide how your character came into the service of that particular faith or cult, such as through divine intervention or through your character’s own choosing. Are you renowned as a devout follower of your deity, a fanatic, a troublemaker? How do others of your faith perceive you? If you have an ultimate goal, keep it in mind when you advance your character.</w:t>
      </w:r>
    </w:p>
    <w:p w14:paraId="1E713D25" w14:textId="77777777" w:rsidR="00606E14" w:rsidRPr="000D5DB5" w:rsidRDefault="00606E14" w:rsidP="00606E14">
      <w:pPr>
        <w:contextualSpacing/>
        <w:rPr>
          <w:rFonts w:eastAsia="Times New Roman" w:cstheme="minorHAnsi"/>
          <w:sz w:val="24"/>
          <w:szCs w:val="24"/>
        </w:rPr>
      </w:pPr>
      <w:r w:rsidRPr="000D5DB5">
        <w:rPr>
          <w:rFonts w:eastAsia="Times New Roman" w:cstheme="minorHAnsi"/>
          <w:color w:val="000000"/>
        </w:rPr>
        <w:t xml:space="preserve">Priests may be of any alignment and allegiance. </w:t>
      </w:r>
    </w:p>
    <w:p w14:paraId="79437FBE" w14:textId="77777777" w:rsidR="00606E14" w:rsidRDefault="00606E14" w:rsidP="00606E14">
      <w:pPr>
        <w:contextualSpacing/>
        <w:rPr>
          <w:rFonts w:eastAsia="Times New Roman" w:cstheme="minorHAnsi"/>
          <w:color w:val="000000"/>
        </w:rPr>
      </w:pPr>
      <w:r w:rsidRPr="000D5DB5">
        <w:rPr>
          <w:rFonts w:eastAsia="Times New Roman" w:cstheme="minorHAnsi"/>
          <w:color w:val="000000"/>
        </w:rPr>
        <w:t xml:space="preserve">Priests serve their faith--either that of the Light through the Holy priesthood, the Old Gods though the Shadow priesthood, the Lich King through the Death priesthood, taking a neutral stance between the forces of the world with Discipline priesthood, or serving the Moon goddess Elune through the universally-female Moon priesthood. </w:t>
      </w:r>
    </w:p>
    <w:p w14:paraId="2D888AEB" w14:textId="77777777" w:rsidR="00606E14" w:rsidRPr="000D5DB5" w:rsidRDefault="00606E14" w:rsidP="00606E14">
      <w:pPr>
        <w:contextualSpacing/>
        <w:rPr>
          <w:rFonts w:eastAsia="Times New Roman" w:cstheme="minorHAnsi"/>
          <w:sz w:val="24"/>
          <w:szCs w:val="24"/>
        </w:rPr>
      </w:pPr>
    </w:p>
    <w:p w14:paraId="6A462C9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QUICK BUILD</w:t>
      </w:r>
    </w:p>
    <w:p w14:paraId="212A7BAC" w14:textId="77777777" w:rsidR="00AB25EF" w:rsidRPr="000D5DB5" w:rsidRDefault="00AB25EF" w:rsidP="00606E14">
      <w:pPr>
        <w:contextualSpacing/>
        <w:rPr>
          <w:rFonts w:eastAsia="Times New Roman" w:cstheme="minorHAnsi"/>
          <w:sz w:val="24"/>
          <w:szCs w:val="24"/>
        </w:rPr>
      </w:pPr>
      <w:r w:rsidRPr="000D5DB5">
        <w:rPr>
          <w:rFonts w:eastAsia="Times New Roman" w:cstheme="minorHAnsi"/>
          <w:color w:val="000000"/>
        </w:rPr>
        <w:t>You can make a priest quickly by following these suggestions. First, Spirit should be your highest ability score, followed by Strength or Stamina. Second, choose the acolyte background.</w:t>
      </w:r>
      <w:r w:rsidR="00606E14" w:rsidRPr="00606E14">
        <w:rPr>
          <w:rFonts w:eastAsia="Times New Roman" w:cstheme="minorHAnsi"/>
          <w:color w:val="000000"/>
        </w:rPr>
        <w:t xml:space="preserve"> </w:t>
      </w:r>
      <w:r w:rsidR="00606E14" w:rsidRPr="000D5DB5">
        <w:rPr>
          <w:rFonts w:eastAsia="Times New Roman" w:cstheme="minorHAnsi"/>
          <w:color w:val="000000"/>
        </w:rPr>
        <w:t xml:space="preserve">Third, choose the </w:t>
      </w:r>
      <w:r w:rsidR="00606E14" w:rsidRPr="008E6EC1">
        <w:rPr>
          <w:rFonts w:eastAsia="Times New Roman" w:cstheme="minorHAnsi"/>
          <w:i/>
          <w:iCs/>
          <w:color w:val="000000"/>
        </w:rPr>
        <w:t>light</w:t>
      </w:r>
      <w:r w:rsidR="00606E14">
        <w:rPr>
          <w:rFonts w:eastAsia="Times New Roman" w:cstheme="minorHAnsi"/>
          <w:i/>
          <w:iCs/>
          <w:color w:val="000000"/>
        </w:rPr>
        <w:t>, smite</w:t>
      </w:r>
      <w:r w:rsidR="00606E14" w:rsidRPr="000D5DB5">
        <w:rPr>
          <w:rFonts w:eastAsia="Times New Roman" w:cstheme="minorHAnsi"/>
          <w:color w:val="000000"/>
        </w:rPr>
        <w:t xml:space="preserve">, and </w:t>
      </w:r>
      <w:r w:rsidR="00606E14">
        <w:rPr>
          <w:rFonts w:eastAsia="Times New Roman" w:cstheme="minorHAnsi"/>
          <w:i/>
          <w:iCs/>
          <w:color w:val="000000"/>
        </w:rPr>
        <w:t xml:space="preserve">word of radiance </w:t>
      </w:r>
      <w:r w:rsidR="00606E14" w:rsidRPr="000D5DB5">
        <w:rPr>
          <w:rFonts w:eastAsia="Times New Roman" w:cstheme="minorHAnsi"/>
          <w:color w:val="000000"/>
        </w:rPr>
        <w:t xml:space="preserve">cantrips, along with the following 1st-level spells for your </w:t>
      </w:r>
      <w:r w:rsidR="00606E14">
        <w:rPr>
          <w:rFonts w:eastAsia="Times New Roman" w:cstheme="minorHAnsi"/>
          <w:color w:val="000000"/>
        </w:rPr>
        <w:t>libram</w:t>
      </w:r>
      <w:r w:rsidR="00606E14" w:rsidRPr="000D5DB5">
        <w:rPr>
          <w:rFonts w:eastAsia="Times New Roman" w:cstheme="minorHAnsi"/>
          <w:color w:val="000000"/>
        </w:rPr>
        <w:t xml:space="preserve">: </w:t>
      </w:r>
      <w:r w:rsidR="00606E14">
        <w:rPr>
          <w:rFonts w:eastAsia="Times New Roman" w:cstheme="minorHAnsi"/>
          <w:i/>
          <w:iCs/>
          <w:color w:val="000000"/>
        </w:rPr>
        <w:t>inner fire, holy light (or death coil)</w:t>
      </w:r>
      <w:r w:rsidR="00606E14" w:rsidRPr="000D5DB5">
        <w:rPr>
          <w:rFonts w:eastAsia="Times New Roman" w:cstheme="minorHAnsi"/>
          <w:color w:val="000000"/>
        </w:rPr>
        <w:t>,</w:t>
      </w:r>
      <w:r w:rsidR="00606E14">
        <w:rPr>
          <w:rFonts w:eastAsia="Times New Roman" w:cstheme="minorHAnsi"/>
          <w:i/>
          <w:iCs/>
          <w:color w:val="000000"/>
        </w:rPr>
        <w:t xml:space="preserve"> mind blast, renewing light, sanctuary, </w:t>
      </w:r>
      <w:r w:rsidR="00606E14" w:rsidRPr="00606E14">
        <w:rPr>
          <w:rFonts w:eastAsia="Times New Roman" w:cstheme="minorHAnsi"/>
          <w:color w:val="000000"/>
        </w:rPr>
        <w:t>and</w:t>
      </w:r>
      <w:r w:rsidR="00606E14">
        <w:rPr>
          <w:rFonts w:eastAsia="Times New Roman" w:cstheme="minorHAnsi"/>
          <w:i/>
          <w:iCs/>
          <w:color w:val="000000"/>
        </w:rPr>
        <w:t xml:space="preserve"> shield of faith.</w:t>
      </w:r>
    </w:p>
    <w:p w14:paraId="75D739E4" w14:textId="77777777" w:rsidR="00AB25EF" w:rsidRDefault="00AB25EF">
      <w:pPr>
        <w:contextualSpacing/>
        <w:rPr>
          <w:rFonts w:eastAsia="Times New Roman" w:cstheme="minorHAnsi"/>
          <w:sz w:val="24"/>
          <w:szCs w:val="24"/>
        </w:rPr>
      </w:pPr>
    </w:p>
    <w:p w14:paraId="5CD4D9C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6CB4CF4F" w14:textId="77777777" w:rsidR="00AB25EF" w:rsidRDefault="00AB25EF">
      <w:pPr>
        <w:contextualSpacing/>
        <w:rPr>
          <w:rFonts w:eastAsia="Times New Roman" w:cstheme="minorHAnsi"/>
          <w:color w:val="000000"/>
        </w:rPr>
      </w:pPr>
      <w:r w:rsidRPr="000D5DB5">
        <w:rPr>
          <w:rFonts w:eastAsia="Times New Roman" w:cstheme="minorHAnsi"/>
          <w:color w:val="000000"/>
        </w:rPr>
        <w:t>As a priest, you gain the following class features.</w:t>
      </w:r>
    </w:p>
    <w:p w14:paraId="6F82063A" w14:textId="77777777" w:rsidR="00F31D0F" w:rsidRPr="000D5DB5" w:rsidRDefault="00F31D0F">
      <w:pPr>
        <w:contextualSpacing/>
        <w:rPr>
          <w:rFonts w:eastAsia="Times New Roman" w:cstheme="minorHAnsi"/>
          <w:sz w:val="24"/>
          <w:szCs w:val="24"/>
        </w:rPr>
      </w:pPr>
    </w:p>
    <w:p w14:paraId="6A35DB1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2F22596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1d8 per priest level</w:t>
      </w:r>
    </w:p>
    <w:p w14:paraId="53CD3ED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8 + your Stamina modifier</w:t>
      </w:r>
    </w:p>
    <w:p w14:paraId="03F0268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Higher Levels: </w:t>
      </w:r>
      <w:r w:rsidRPr="000D5DB5">
        <w:rPr>
          <w:rFonts w:eastAsia="Times New Roman" w:cstheme="minorHAnsi"/>
          <w:color w:val="000000"/>
        </w:rPr>
        <w:t>1d8 (or 5) + your Stamina modifier per priest level after 1st</w:t>
      </w:r>
    </w:p>
    <w:p w14:paraId="2F01F463" w14:textId="77777777" w:rsidR="00AB25EF" w:rsidRPr="000D5DB5" w:rsidRDefault="00AB25EF">
      <w:pPr>
        <w:contextualSpacing/>
        <w:rPr>
          <w:rFonts w:eastAsia="Times New Roman" w:cstheme="minorHAnsi"/>
          <w:sz w:val="24"/>
          <w:szCs w:val="24"/>
        </w:rPr>
      </w:pPr>
    </w:p>
    <w:p w14:paraId="7909456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PROFICIENCIES </w:t>
      </w:r>
    </w:p>
    <w:p w14:paraId="73B8F05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Light armor</w:t>
      </w:r>
    </w:p>
    <w:p w14:paraId="18E904C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All simple weapons</w:t>
      </w:r>
    </w:p>
    <w:p w14:paraId="3E68678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None</w:t>
      </w:r>
    </w:p>
    <w:p w14:paraId="4657C8A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Pr="000D5DB5">
        <w:rPr>
          <w:rFonts w:eastAsia="Times New Roman" w:cstheme="minorHAnsi"/>
          <w:color w:val="000000"/>
        </w:rPr>
        <w:t>Spirit, Charisma</w:t>
      </w:r>
    </w:p>
    <w:p w14:paraId="30BAAEF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two from History, Insight, Medicine, Persuasion, and Religion</w:t>
      </w:r>
    </w:p>
    <w:p w14:paraId="04D778A7" w14:textId="77777777" w:rsidR="00AB25EF" w:rsidRPr="000D5DB5" w:rsidRDefault="00AB25EF">
      <w:pPr>
        <w:contextualSpacing/>
        <w:rPr>
          <w:rFonts w:eastAsia="Times New Roman" w:cstheme="minorHAnsi"/>
          <w:sz w:val="24"/>
          <w:szCs w:val="24"/>
        </w:rPr>
      </w:pPr>
    </w:p>
    <w:p w14:paraId="593C4B4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791FB30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50234EFC" w14:textId="77777777" w:rsidR="00AB25EF" w:rsidRPr="000D5DB5" w:rsidRDefault="00AB25EF" w:rsidP="00AA0E10">
      <w:pPr>
        <w:numPr>
          <w:ilvl w:val="0"/>
          <w:numId w:val="23"/>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(a) a </w:t>
      </w:r>
      <w:r w:rsidR="00E90C54" w:rsidRPr="000D5DB5">
        <w:rPr>
          <w:rFonts w:eastAsia="Times New Roman" w:cstheme="minorHAnsi"/>
          <w:color w:val="000000"/>
        </w:rPr>
        <w:t xml:space="preserve">club </w:t>
      </w:r>
      <w:r w:rsidRPr="000D5DB5">
        <w:rPr>
          <w:rFonts w:eastAsia="Times New Roman" w:cstheme="minorHAnsi"/>
          <w:color w:val="000000"/>
        </w:rPr>
        <w:t xml:space="preserve">or (b) a quarterstaff </w:t>
      </w:r>
    </w:p>
    <w:p w14:paraId="7599EBBE" w14:textId="77777777" w:rsidR="00AB25EF" w:rsidRPr="000D5DB5" w:rsidRDefault="00AB25EF" w:rsidP="00AA0E10">
      <w:pPr>
        <w:numPr>
          <w:ilvl w:val="0"/>
          <w:numId w:val="23"/>
        </w:numPr>
        <w:ind w:left="0" w:firstLine="0"/>
        <w:contextualSpacing/>
        <w:textAlignment w:val="baseline"/>
        <w:rPr>
          <w:rFonts w:eastAsia="Times New Roman" w:cstheme="minorHAnsi"/>
          <w:color w:val="000000"/>
        </w:rPr>
      </w:pPr>
      <w:r w:rsidRPr="000D5DB5">
        <w:rPr>
          <w:rFonts w:eastAsia="Times New Roman" w:cstheme="minorHAnsi"/>
          <w:color w:val="000000"/>
        </w:rPr>
        <w:t>(a) leather armor, or (b) chain shirt (if proficient)</w:t>
      </w:r>
    </w:p>
    <w:p w14:paraId="2CF5BBD4" w14:textId="77777777" w:rsidR="00AB25EF" w:rsidRPr="000D5DB5" w:rsidRDefault="00AB25EF" w:rsidP="00AA0E10">
      <w:pPr>
        <w:numPr>
          <w:ilvl w:val="0"/>
          <w:numId w:val="23"/>
        </w:numPr>
        <w:ind w:left="0" w:firstLine="0"/>
        <w:contextualSpacing/>
        <w:textAlignment w:val="baseline"/>
        <w:rPr>
          <w:rFonts w:eastAsia="Times New Roman" w:cstheme="minorHAnsi"/>
          <w:color w:val="000000"/>
        </w:rPr>
      </w:pPr>
      <w:r w:rsidRPr="000D5DB5">
        <w:rPr>
          <w:rFonts w:eastAsia="Times New Roman" w:cstheme="minorHAnsi"/>
          <w:color w:val="000000"/>
        </w:rPr>
        <w:t>(a) a light crossbow and 20 bolts or (b) any simple weapon</w:t>
      </w:r>
    </w:p>
    <w:p w14:paraId="6A338BC1" w14:textId="77777777" w:rsidR="00AB25EF" w:rsidRPr="000D5DB5" w:rsidRDefault="00AB25EF" w:rsidP="00AA0E10">
      <w:pPr>
        <w:numPr>
          <w:ilvl w:val="0"/>
          <w:numId w:val="23"/>
        </w:numPr>
        <w:ind w:left="0" w:firstLine="0"/>
        <w:contextualSpacing/>
        <w:textAlignment w:val="baseline"/>
        <w:rPr>
          <w:rFonts w:eastAsia="Times New Roman" w:cstheme="minorHAnsi"/>
          <w:color w:val="000000"/>
        </w:rPr>
      </w:pPr>
      <w:r w:rsidRPr="000D5DB5">
        <w:rPr>
          <w:rFonts w:eastAsia="Times New Roman" w:cstheme="minorHAnsi"/>
          <w:color w:val="000000"/>
        </w:rPr>
        <w:t>(a) a priest’s pack or (b) an explorer’s pack</w:t>
      </w:r>
    </w:p>
    <w:p w14:paraId="56855FDA" w14:textId="77777777" w:rsidR="00AB25EF" w:rsidRPr="000D5DB5" w:rsidRDefault="00AB25EF" w:rsidP="00AA0E10">
      <w:pPr>
        <w:numPr>
          <w:ilvl w:val="0"/>
          <w:numId w:val="23"/>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A holy </w:t>
      </w:r>
      <w:r w:rsidR="008F72AC" w:rsidRPr="000D5DB5">
        <w:rPr>
          <w:rFonts w:eastAsia="Times New Roman" w:cstheme="minorHAnsi"/>
          <w:color w:val="000000"/>
        </w:rPr>
        <w:t xml:space="preserve">(or unholy or neutral) </w:t>
      </w:r>
      <w:r w:rsidRPr="000D5DB5">
        <w:rPr>
          <w:rFonts w:eastAsia="Times New Roman" w:cstheme="minorHAnsi"/>
          <w:color w:val="000000"/>
        </w:rPr>
        <w:t>symbol and libram</w:t>
      </w:r>
    </w:p>
    <w:p w14:paraId="55BB07E2" w14:textId="77777777" w:rsidR="00E243F5" w:rsidRPr="000D5DB5" w:rsidRDefault="00E243F5">
      <w:pPr>
        <w:contextualSpacing/>
        <w:textAlignment w:val="baseline"/>
        <w:rPr>
          <w:rFonts w:eastAsia="Times New Roman" w:cstheme="minorHAnsi"/>
          <w:color w:val="000000"/>
        </w:rPr>
      </w:pPr>
    </w:p>
    <w:p w14:paraId="032A5334" w14:textId="77777777" w:rsidR="00A520D0" w:rsidRDefault="00AB25EF">
      <w:pPr>
        <w:contextualSpacing/>
        <w:rPr>
          <w:rFonts w:eastAsia="Times New Roman" w:cstheme="minorHAnsi"/>
          <w:b/>
          <w:bCs/>
          <w:color w:val="000000"/>
        </w:rPr>
      </w:pPr>
      <w:r w:rsidRPr="000D5DB5">
        <w:rPr>
          <w:rFonts w:eastAsia="Times New Roman" w:cstheme="minorHAnsi"/>
          <w:b/>
          <w:bCs/>
          <w:color w:val="000000"/>
        </w:rPr>
        <w:t>Priest Class</w:t>
      </w:r>
    </w:p>
    <w:p w14:paraId="09C6AD2A" w14:textId="77777777" w:rsidR="00AB25EF" w:rsidRPr="000D5DB5" w:rsidRDefault="008267FE">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B25EF" w:rsidRPr="000D5DB5">
        <w:rPr>
          <w:rFonts w:eastAsia="Times New Roman" w:cstheme="minorHAnsi"/>
          <w:b/>
          <w:bCs/>
          <w:color w:val="000000"/>
        </w:rPr>
        <w:t xml:space="preserve">Features </w:t>
      </w:r>
      <w:r w:rsidR="008949C0">
        <w:rPr>
          <w:rFonts w:eastAsia="Times New Roman" w:cstheme="minorHAnsi"/>
          <w:b/>
          <w:bCs/>
          <w:color w:val="000000"/>
        </w:rPr>
        <w:tab/>
      </w:r>
      <w:r w:rsidR="008949C0">
        <w:rPr>
          <w:rFonts w:eastAsia="Times New Roman" w:cstheme="minorHAnsi"/>
          <w:b/>
          <w:bCs/>
          <w:color w:val="000000"/>
        </w:rPr>
        <w:tab/>
      </w:r>
      <w:r w:rsidR="008949C0">
        <w:rPr>
          <w:rFonts w:eastAsia="Times New Roman" w:cstheme="minorHAnsi"/>
          <w:b/>
          <w:bCs/>
          <w:color w:val="000000"/>
        </w:rPr>
        <w:tab/>
      </w:r>
      <w:r w:rsidR="008949C0">
        <w:rPr>
          <w:rFonts w:eastAsia="Times New Roman" w:cstheme="minorHAnsi"/>
          <w:b/>
          <w:bCs/>
          <w:color w:val="000000"/>
        </w:rPr>
        <w:tab/>
      </w:r>
      <w:r w:rsidR="008949C0">
        <w:rPr>
          <w:rFonts w:eastAsia="Times New Roman" w:cstheme="minorHAnsi"/>
          <w:b/>
          <w:bCs/>
          <w:color w:val="000000"/>
        </w:rPr>
        <w:tab/>
        <w:t>Caster level (Spell level)</w:t>
      </w:r>
    </w:p>
    <w:p w14:paraId="25EDCB60"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Priesthood, Spellcasting, Unarmored Defense</w:t>
      </w:r>
      <w:r w:rsidR="008949C0">
        <w:rPr>
          <w:rFonts w:eastAsia="Times New Roman" w:cstheme="minorHAnsi"/>
          <w:color w:val="000000"/>
        </w:rPr>
        <w:tab/>
        <w:t>1 (1st)</w:t>
      </w:r>
    </w:p>
    <w:p w14:paraId="2E9FE54D" w14:textId="77777777" w:rsidR="008949C0" w:rsidRDefault="008267FE">
      <w:pPr>
        <w:contextualSpacing/>
        <w:rPr>
          <w:rFonts w:eastAsia="Times New Roman" w:cstheme="minorHAnsi"/>
          <w:color w:val="000000"/>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Channel Divinity (1/rest), Priesthood Feature, </w:t>
      </w:r>
      <w:r w:rsidR="008949C0">
        <w:rPr>
          <w:rFonts w:eastAsia="Times New Roman" w:cstheme="minorHAnsi"/>
          <w:color w:val="000000"/>
        </w:rPr>
        <w:tab/>
        <w:t>2 (1st)</w:t>
      </w:r>
    </w:p>
    <w:p w14:paraId="472C97D9" w14:textId="77777777" w:rsidR="00AB25EF" w:rsidRPr="000D5DB5" w:rsidRDefault="00AB25EF" w:rsidP="009073E3">
      <w:pPr>
        <w:ind w:left="1440" w:firstLine="720"/>
        <w:contextualSpacing/>
        <w:rPr>
          <w:rFonts w:eastAsia="Times New Roman" w:cstheme="minorHAnsi"/>
          <w:sz w:val="24"/>
          <w:szCs w:val="24"/>
        </w:rPr>
      </w:pPr>
      <w:r w:rsidRPr="000D5DB5">
        <w:rPr>
          <w:rFonts w:eastAsia="Times New Roman" w:cstheme="minorHAnsi"/>
          <w:color w:val="000000"/>
        </w:rPr>
        <w:t>Desperate Prayer</w:t>
      </w:r>
    </w:p>
    <w:p w14:paraId="14CA2C00"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3 (2nd)</w:t>
      </w:r>
    </w:p>
    <w:p w14:paraId="2B06B4CC"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4th</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4 (2nd)</w:t>
      </w:r>
    </w:p>
    <w:p w14:paraId="3B52C3D0"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lastRenderedPageBreak/>
        <w:t>5th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7108BC">
        <w:rPr>
          <w:rFonts w:eastAsia="Times New Roman" w:cstheme="minorHAnsi"/>
          <w:color w:val="000000"/>
        </w:rPr>
        <w:t>-</w:t>
      </w:r>
      <w:r w:rsidR="007108BC">
        <w:rPr>
          <w:rFonts w:eastAsia="Times New Roman" w:cstheme="minorHAnsi"/>
          <w:color w:val="000000"/>
        </w:rPr>
        <w:tab/>
      </w:r>
      <w:r w:rsidR="007108BC">
        <w:rPr>
          <w:rFonts w:eastAsia="Times New Roman" w:cstheme="minorHAnsi"/>
          <w:color w:val="000000"/>
        </w:rPr>
        <w:tab/>
      </w:r>
      <w:r w:rsidR="007108BC">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5 (3rd)</w:t>
      </w:r>
    </w:p>
    <w:p w14:paraId="712EC3E6"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6th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Channel Divinity (2/rest), Priesthood Feature</w:t>
      </w:r>
      <w:r w:rsidR="008949C0">
        <w:rPr>
          <w:rFonts w:eastAsia="Times New Roman" w:cstheme="minorHAnsi"/>
          <w:color w:val="000000"/>
        </w:rPr>
        <w:tab/>
        <w:t>6 (3rd)</w:t>
      </w:r>
    </w:p>
    <w:p w14:paraId="2A1E3762"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7 (4th)</w:t>
      </w:r>
    </w:p>
    <w:p w14:paraId="643F6292" w14:textId="77777777" w:rsidR="008949C0" w:rsidRPr="007108BC" w:rsidRDefault="008267FE" w:rsidP="007108BC">
      <w:pPr>
        <w:contextualSpacing/>
        <w:rPr>
          <w:rFonts w:eastAsia="Times New Roman" w:cstheme="minorHAnsi"/>
          <w:sz w:val="24"/>
          <w:szCs w:val="24"/>
        </w:rPr>
      </w:pPr>
      <w:r w:rsidRPr="000D5DB5">
        <w:rPr>
          <w:rFonts w:eastAsia="Times New Roman" w:cstheme="minorHAnsi"/>
          <w:color w:val="000000"/>
        </w:rPr>
        <w:t>8th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sidR="007108BC">
        <w:rPr>
          <w:rFonts w:eastAsia="Times New Roman" w:cstheme="minorHAnsi"/>
          <w:color w:val="000000"/>
        </w:rPr>
        <w:tab/>
      </w:r>
      <w:r w:rsidR="00AB25EF" w:rsidRPr="000D5DB5">
        <w:rPr>
          <w:rFonts w:eastAsia="Times New Roman" w:cstheme="minorHAnsi"/>
          <w:color w:val="000000"/>
        </w:rPr>
        <w:t>Ability Score Improvement,</w:t>
      </w:r>
      <w:r w:rsidR="007108BC">
        <w:rPr>
          <w:rFonts w:eastAsia="Times New Roman" w:cstheme="minorHAnsi"/>
          <w:color w:val="000000"/>
        </w:rPr>
        <w:t xml:space="preserve"> </w:t>
      </w:r>
      <w:r w:rsidR="007108BC" w:rsidRPr="000D5DB5">
        <w:rPr>
          <w:rFonts w:eastAsia="Times New Roman" w:cstheme="minorHAnsi"/>
          <w:color w:val="000000"/>
        </w:rPr>
        <w:t>Priesthood Feature</w:t>
      </w:r>
      <w:r w:rsidR="008949C0">
        <w:rPr>
          <w:rFonts w:eastAsia="Times New Roman" w:cstheme="minorHAnsi"/>
          <w:color w:val="000000"/>
        </w:rPr>
        <w:tab/>
        <w:t>8 (4th)</w:t>
      </w:r>
    </w:p>
    <w:p w14:paraId="6EB56F2D"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520D0"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9 (5th)</w:t>
      </w:r>
    </w:p>
    <w:p w14:paraId="41770004"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10th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Divine Intervention</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10 (5th)</w:t>
      </w:r>
    </w:p>
    <w:p w14:paraId="0D487E3C"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11th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7108BC">
        <w:rPr>
          <w:rFonts w:eastAsia="Times New Roman" w:cstheme="minorHAnsi"/>
          <w:color w:val="000000"/>
        </w:rPr>
        <w:t>-</w:t>
      </w:r>
      <w:r w:rsidR="007108BC">
        <w:rPr>
          <w:rFonts w:eastAsia="Times New Roman" w:cstheme="minorHAnsi"/>
          <w:color w:val="000000"/>
        </w:rPr>
        <w:tab/>
      </w:r>
      <w:r w:rsidR="007108BC">
        <w:rPr>
          <w:rFonts w:eastAsia="Times New Roman" w:cstheme="minorHAnsi"/>
          <w:color w:val="000000"/>
        </w:rPr>
        <w:tab/>
      </w:r>
      <w:r w:rsidR="007108BC">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11 (6th)</w:t>
      </w:r>
    </w:p>
    <w:p w14:paraId="311F830A"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12th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t>12 (6th)</w:t>
      </w:r>
    </w:p>
    <w:p w14:paraId="20F2D5CD"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13 (7th)</w:t>
      </w:r>
      <w:r w:rsidR="008949C0">
        <w:rPr>
          <w:rFonts w:eastAsia="Times New Roman" w:cstheme="minorHAnsi"/>
          <w:color w:val="000000"/>
        </w:rPr>
        <w:tab/>
      </w:r>
    </w:p>
    <w:p w14:paraId="1F00D1AC"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14th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7108BC">
        <w:rPr>
          <w:rFonts w:eastAsia="Times New Roman" w:cstheme="minorHAnsi"/>
          <w:color w:val="000000"/>
        </w:rPr>
        <w:t>-</w:t>
      </w:r>
      <w:r w:rsidR="007108BC">
        <w:rPr>
          <w:rFonts w:eastAsia="Times New Roman" w:cstheme="minorHAnsi"/>
          <w:color w:val="000000"/>
        </w:rPr>
        <w:tab/>
      </w:r>
      <w:r w:rsidR="007108BC">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14 (7th)</w:t>
      </w:r>
    </w:p>
    <w:p w14:paraId="7D786FCC"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15th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15 (8th)</w:t>
      </w:r>
    </w:p>
    <w:p w14:paraId="1065EDC8"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16th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16 (8th)</w:t>
      </w:r>
    </w:p>
    <w:p w14:paraId="315FD11F"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Priesthood Feature</w:t>
      </w:r>
      <w:r w:rsidR="008949C0">
        <w:rPr>
          <w:rFonts w:eastAsia="Times New Roman" w:cstheme="minorHAnsi"/>
          <w:color w:val="000000"/>
        </w:rPr>
        <w:tab/>
      </w:r>
      <w:r w:rsidR="007108BC">
        <w:rPr>
          <w:rFonts w:eastAsia="Times New Roman" w:cstheme="minorHAnsi"/>
          <w:color w:val="000000"/>
        </w:rPr>
        <w:tab/>
      </w:r>
      <w:r w:rsidR="007108BC">
        <w:rPr>
          <w:rFonts w:eastAsia="Times New Roman" w:cstheme="minorHAnsi"/>
          <w:color w:val="000000"/>
        </w:rPr>
        <w:tab/>
      </w:r>
      <w:r w:rsidR="007108BC">
        <w:rPr>
          <w:rFonts w:eastAsia="Times New Roman" w:cstheme="minorHAnsi"/>
          <w:color w:val="000000"/>
        </w:rPr>
        <w:tab/>
      </w:r>
      <w:r w:rsidR="008949C0">
        <w:rPr>
          <w:rFonts w:eastAsia="Times New Roman" w:cstheme="minorHAnsi"/>
          <w:color w:val="000000"/>
        </w:rPr>
        <w:t>17 (9th)</w:t>
      </w:r>
    </w:p>
    <w:p w14:paraId="43E66655"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18th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Channel Divinity (3/rest)</w:t>
      </w:r>
      <w:r w:rsidR="008949C0">
        <w:rPr>
          <w:rFonts w:eastAsia="Times New Roman" w:cstheme="minorHAnsi"/>
          <w:color w:val="000000"/>
        </w:rPr>
        <w:tab/>
      </w:r>
      <w:r w:rsidR="008949C0">
        <w:rPr>
          <w:rFonts w:eastAsia="Times New Roman" w:cstheme="minorHAnsi"/>
          <w:color w:val="000000"/>
        </w:rPr>
        <w:tab/>
      </w:r>
      <w:r w:rsidR="008949C0">
        <w:rPr>
          <w:rFonts w:eastAsia="Times New Roman" w:cstheme="minorHAnsi"/>
          <w:color w:val="000000"/>
        </w:rPr>
        <w:tab/>
        <w:t>18 (9th)</w:t>
      </w:r>
    </w:p>
    <w:p w14:paraId="78F09D12"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19th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19 (9th)</w:t>
      </w:r>
    </w:p>
    <w:p w14:paraId="41C6C5B5" w14:textId="77777777" w:rsidR="00AB25EF" w:rsidRPr="000D5DB5" w:rsidRDefault="008267FE">
      <w:pPr>
        <w:contextualSpacing/>
        <w:rPr>
          <w:rFonts w:eastAsia="Times New Roman" w:cstheme="minorHAnsi"/>
          <w:sz w:val="24"/>
          <w:szCs w:val="24"/>
        </w:rPr>
      </w:pPr>
      <w:r w:rsidRPr="000D5DB5">
        <w:rPr>
          <w:rFonts w:eastAsia="Times New Roman" w:cstheme="minorHAnsi"/>
          <w:color w:val="000000"/>
        </w:rPr>
        <w:t>20t</w:t>
      </w:r>
      <w:r>
        <w:rPr>
          <w:rFonts w:eastAsia="Times New Roman" w:cstheme="minorHAnsi"/>
          <w:color w:val="000000"/>
        </w:rPr>
        <w: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Divine Intervention Improvement</w:t>
      </w:r>
      <w:r w:rsidR="00A520D0">
        <w:rPr>
          <w:rFonts w:eastAsia="Times New Roman" w:cstheme="minorHAnsi"/>
          <w:color w:val="000000"/>
        </w:rPr>
        <w:tab/>
      </w:r>
      <w:r w:rsidR="00A520D0">
        <w:rPr>
          <w:rFonts w:eastAsia="Times New Roman" w:cstheme="minorHAnsi"/>
          <w:color w:val="000000"/>
        </w:rPr>
        <w:tab/>
      </w:r>
      <w:r w:rsidR="008949C0">
        <w:rPr>
          <w:rFonts w:eastAsia="Times New Roman" w:cstheme="minorHAnsi"/>
          <w:color w:val="000000"/>
        </w:rPr>
        <w:t>20 (9th)</w:t>
      </w:r>
    </w:p>
    <w:p w14:paraId="019B8880" w14:textId="77777777" w:rsidR="00AB25EF" w:rsidRPr="000D5DB5" w:rsidRDefault="00AB25EF">
      <w:pPr>
        <w:contextualSpacing/>
        <w:rPr>
          <w:rFonts w:eastAsia="Times New Roman" w:cstheme="minorHAnsi"/>
          <w:sz w:val="24"/>
          <w:szCs w:val="24"/>
        </w:rPr>
      </w:pPr>
    </w:p>
    <w:p w14:paraId="46D03E8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Priesthood</w:t>
      </w:r>
    </w:p>
    <w:p w14:paraId="3DFB014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Choose one priesthood or domain related to your deity: Death (Lich King), Discipline (Balance), Holy (Holy Light), Moon (Elune), or Shadow (Forgotten Shadow). Each priesthood is detailed at the end of the class description. Your choice grants you domain spells and other features when you choose it at 1st level. It also grants you additional ways to use Channel Divinity when you gain that feature at 2nd level, and additional benefits at 6th, 8th, and 17th levels. </w:t>
      </w:r>
    </w:p>
    <w:p w14:paraId="616CF65B" w14:textId="77777777" w:rsidR="00AB25EF" w:rsidRPr="000D5DB5" w:rsidRDefault="00AB25EF">
      <w:pPr>
        <w:contextualSpacing/>
        <w:rPr>
          <w:rFonts w:eastAsia="Times New Roman" w:cstheme="minorHAnsi"/>
          <w:sz w:val="24"/>
          <w:szCs w:val="24"/>
        </w:rPr>
      </w:pPr>
    </w:p>
    <w:p w14:paraId="2C33DAA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Spellcasting</w:t>
      </w:r>
    </w:p>
    <w:p w14:paraId="5C58DB9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 practitioner of divine magic, </w:t>
      </w:r>
      <w:r w:rsidR="00C4083A">
        <w:rPr>
          <w:rFonts w:eastAsia="Times New Roman" w:cstheme="minorHAnsi"/>
          <w:color w:val="000000"/>
        </w:rPr>
        <w:t xml:space="preserve">you draw your power from the divines themselves, channeling their will through your body. </w:t>
      </w:r>
      <w:r w:rsidRPr="000D5DB5">
        <w:rPr>
          <w:rFonts w:eastAsia="Times New Roman" w:cstheme="minorHAnsi"/>
          <w:color w:val="000000"/>
        </w:rPr>
        <w:t xml:space="preserve"> </w:t>
      </w:r>
    </w:p>
    <w:p w14:paraId="57EDFBC9" w14:textId="77777777" w:rsidR="00AB25EF" w:rsidRPr="000D5DB5" w:rsidRDefault="00AB25EF">
      <w:pPr>
        <w:contextualSpacing/>
        <w:rPr>
          <w:rFonts w:eastAsia="Times New Roman" w:cstheme="minorHAnsi"/>
          <w:sz w:val="24"/>
          <w:szCs w:val="24"/>
        </w:rPr>
      </w:pPr>
    </w:p>
    <w:p w14:paraId="5FE1417B"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Cantrips</w:t>
      </w:r>
    </w:p>
    <w:p w14:paraId="5F9A085D" w14:textId="77777777" w:rsidR="00C470C6" w:rsidRPr="000D5DB5" w:rsidRDefault="00C470C6" w:rsidP="00C470C6">
      <w:pPr>
        <w:contextualSpacing/>
        <w:rPr>
          <w:rFonts w:eastAsia="Times New Roman" w:cstheme="minorHAnsi"/>
          <w:sz w:val="24"/>
          <w:szCs w:val="24"/>
        </w:rPr>
      </w:pPr>
      <w:r w:rsidRPr="000D5DB5">
        <w:rPr>
          <w:rFonts w:eastAsia="Times New Roman" w:cstheme="minorHAnsi"/>
          <w:color w:val="000000"/>
        </w:rPr>
        <w:t xml:space="preserve">At 1st level, you know </w:t>
      </w:r>
      <w:r>
        <w:rPr>
          <w:rFonts w:eastAsia="Times New Roman" w:cstheme="minorHAnsi"/>
          <w:color w:val="000000"/>
        </w:rPr>
        <w:t>a number of cantrips equal to</w:t>
      </w:r>
      <w:ins w:id="1955" w:author="Admin" w:date="2021-05-05T16:37:00Z">
        <w:r w:rsidR="009D0365">
          <w:rPr>
            <w:rFonts w:eastAsia="Times New Roman" w:cstheme="minorHAnsi"/>
            <w:color w:val="000000"/>
          </w:rPr>
          <w:t xml:space="preserve"> 1 +</w:t>
        </w:r>
      </w:ins>
      <w:r>
        <w:rPr>
          <w:rFonts w:eastAsia="Times New Roman" w:cstheme="minorHAnsi"/>
          <w:color w:val="000000"/>
        </w:rPr>
        <w:t xml:space="preserve"> your proficiency bonus.</w:t>
      </w:r>
    </w:p>
    <w:p w14:paraId="333FBB37" w14:textId="77777777" w:rsidR="00AB25EF" w:rsidRPr="000D5DB5" w:rsidRDefault="00AB25EF">
      <w:pPr>
        <w:contextualSpacing/>
        <w:rPr>
          <w:rFonts w:eastAsia="Times New Roman" w:cstheme="minorHAnsi"/>
          <w:sz w:val="24"/>
          <w:szCs w:val="24"/>
        </w:rPr>
      </w:pPr>
    </w:p>
    <w:p w14:paraId="2EFE083F" w14:textId="77777777" w:rsidR="004F650B" w:rsidRPr="000D5DB5" w:rsidRDefault="004F650B">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628F1580" w14:textId="77777777" w:rsidR="004F650B" w:rsidRPr="000D5DB5" w:rsidRDefault="004F650B" w:rsidP="00BF3D85">
      <w:pPr>
        <w:contextualSpacing/>
        <w:rPr>
          <w:rFonts w:eastAsia="Times New Roman" w:cstheme="minorHAnsi"/>
          <w:color w:val="000000"/>
        </w:rPr>
      </w:pPr>
      <w:r w:rsidRPr="000D5DB5">
        <w:rPr>
          <w:rFonts w:eastAsia="Times New Roman" w:cstheme="minorHAnsi"/>
          <w:color w:val="000000"/>
        </w:rPr>
        <w:t>A priest can conjure</w:t>
      </w:r>
      <w:r w:rsidR="00567F43" w:rsidRPr="000D5DB5">
        <w:rPr>
          <w:rFonts w:eastAsia="Times New Roman" w:cstheme="minorHAnsi"/>
          <w:color w:val="000000"/>
        </w:rPr>
        <w:t xml:space="preserve"> and bind</w:t>
      </w:r>
      <w:r w:rsidRPr="000D5DB5">
        <w:rPr>
          <w:rFonts w:eastAsia="Times New Roman" w:cstheme="minorHAnsi"/>
          <w:color w:val="000000"/>
        </w:rPr>
        <w:t xml:space="preserve"> </w:t>
      </w:r>
      <w:r w:rsidR="00300B5D">
        <w:rPr>
          <w:rFonts w:eastAsia="Times New Roman" w:cstheme="minorHAnsi"/>
          <w:color w:val="000000"/>
        </w:rPr>
        <w:t>aberrations, beasts</w:t>
      </w:r>
      <w:r w:rsidRPr="000D5DB5">
        <w:rPr>
          <w:rFonts w:eastAsia="Times New Roman" w:cstheme="minorHAnsi"/>
          <w:color w:val="000000"/>
        </w:rPr>
        <w:t xml:space="preserve">, </w:t>
      </w:r>
      <w:r w:rsidR="00300B5D">
        <w:rPr>
          <w:rFonts w:eastAsia="Times New Roman" w:cstheme="minorHAnsi"/>
          <w:color w:val="000000"/>
        </w:rPr>
        <w:t xml:space="preserve">celestials, </w:t>
      </w:r>
      <w:r w:rsidRPr="000D5DB5">
        <w:rPr>
          <w:rFonts w:eastAsia="Times New Roman" w:cstheme="minorHAnsi"/>
          <w:color w:val="000000"/>
        </w:rPr>
        <w:t>elementals, fey,</w:t>
      </w:r>
      <w:r w:rsidR="00300B5D">
        <w:rPr>
          <w:rFonts w:eastAsia="Times New Roman" w:cstheme="minorHAnsi"/>
          <w:color w:val="000000"/>
        </w:rPr>
        <w:t xml:space="preserve"> fiends,</w:t>
      </w:r>
      <w:r w:rsidRPr="000D5DB5">
        <w:rPr>
          <w:rFonts w:eastAsia="Times New Roman" w:cstheme="minorHAnsi"/>
          <w:color w:val="000000"/>
        </w:rPr>
        <w:t xml:space="preserve"> </w:t>
      </w:r>
      <w:r w:rsidR="00300B5D">
        <w:rPr>
          <w:rFonts w:eastAsia="Times New Roman" w:cstheme="minorHAnsi"/>
          <w:color w:val="000000"/>
        </w:rPr>
        <w:t xml:space="preserve">oozes, </w:t>
      </w:r>
      <w:r w:rsidRPr="000D5DB5">
        <w:rPr>
          <w:rFonts w:eastAsia="Times New Roman" w:cstheme="minorHAnsi"/>
          <w:color w:val="000000"/>
        </w:rPr>
        <w:t xml:space="preserve">and </w:t>
      </w:r>
      <w:r w:rsidR="00300B5D">
        <w:rPr>
          <w:rFonts w:eastAsia="Times New Roman" w:cstheme="minorHAnsi"/>
          <w:color w:val="000000"/>
        </w:rPr>
        <w:t>undead</w:t>
      </w:r>
      <w:r w:rsidR="00BF3D85">
        <w:rPr>
          <w:rFonts w:eastAsia="Times New Roman" w:cstheme="minorHAnsi"/>
          <w:color w:val="000000"/>
        </w:rPr>
        <w:t xml:space="preserve">, </w:t>
      </w:r>
      <w:r w:rsidR="00BF3D85" w:rsidRPr="000D5DB5">
        <w:rPr>
          <w:rFonts w:eastAsia="Times New Roman" w:cstheme="minorHAnsi"/>
          <w:color w:val="000000"/>
        </w:rPr>
        <w:t xml:space="preserve">as well </w:t>
      </w:r>
      <w:r w:rsidR="00BF3D85">
        <w:rPr>
          <w:rFonts w:eastAsia="Times New Roman" w:cstheme="minorHAnsi"/>
          <w:color w:val="000000"/>
        </w:rPr>
        <w:t xml:space="preserve">homunculi </w:t>
      </w:r>
      <w:r w:rsidR="00BF3D85" w:rsidRPr="000D5DB5">
        <w:rPr>
          <w:rFonts w:eastAsia="Times New Roman" w:cstheme="minorHAnsi"/>
          <w:color w:val="000000"/>
        </w:rPr>
        <w:t xml:space="preserve">creatures (creatures with the </w:t>
      </w:r>
      <w:r w:rsidR="00BF3D85">
        <w:rPr>
          <w:rFonts w:eastAsia="Times New Roman" w:cstheme="minorHAnsi"/>
          <w:color w:val="000000"/>
        </w:rPr>
        <w:t xml:space="preserve">homunculus </w:t>
      </w:r>
      <w:r w:rsidR="00BF3D85" w:rsidRPr="000D5DB5">
        <w:rPr>
          <w:rFonts w:eastAsia="Times New Roman" w:cstheme="minorHAnsi"/>
          <w:color w:val="000000"/>
        </w:rPr>
        <w:t>template)</w:t>
      </w:r>
      <w:r w:rsidR="00567F43" w:rsidRPr="000D5DB5">
        <w:rPr>
          <w:rFonts w:eastAsia="Times New Roman" w:cstheme="minorHAnsi"/>
          <w:color w:val="000000"/>
        </w:rPr>
        <w:t xml:space="preserve">. </w:t>
      </w:r>
    </w:p>
    <w:p w14:paraId="2638CDAE" w14:textId="77777777" w:rsidR="004F650B" w:rsidRPr="000D5DB5" w:rsidRDefault="004F650B">
      <w:pPr>
        <w:contextualSpacing/>
        <w:rPr>
          <w:rFonts w:eastAsia="Times New Roman" w:cstheme="minorHAnsi"/>
          <w:sz w:val="24"/>
          <w:szCs w:val="24"/>
        </w:rPr>
      </w:pPr>
    </w:p>
    <w:p w14:paraId="6C37618D"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23A65A2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priest level provides you with 1 caster level in the priest class. You follow the normal progression to unlock spell levels (see the table under the Mana section).</w:t>
      </w:r>
    </w:p>
    <w:p w14:paraId="3FDD74C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prepare the list of priest spells that are available for you to cast, choosing from the priest spell list. </w:t>
      </w:r>
    </w:p>
    <w:p w14:paraId="2DD6556E"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You can also change your list of prepared spells by consulting your libram (treat as a spellbook)</w:t>
      </w:r>
      <w:r w:rsidR="00E04A8C">
        <w:rPr>
          <w:rFonts w:eastAsia="Times New Roman" w:cstheme="minorHAnsi"/>
          <w:color w:val="000000"/>
        </w:rPr>
        <w:t xml:space="preserve"> after a long rest</w:t>
      </w:r>
      <w:r w:rsidRPr="000D5DB5">
        <w:rPr>
          <w:rFonts w:eastAsia="Times New Roman" w:cstheme="minorHAnsi"/>
          <w:color w:val="000000"/>
        </w:rPr>
        <w:t>. Preparing a new list of priest spells requires time spent in study: at least 1 minute per spell level for each spell on your list.</w:t>
      </w:r>
    </w:p>
    <w:p w14:paraId="129833F5" w14:textId="77777777" w:rsidR="00AB25EF" w:rsidRPr="000D5DB5" w:rsidRDefault="00AB25EF">
      <w:pPr>
        <w:contextualSpacing/>
        <w:rPr>
          <w:rFonts w:eastAsia="Times New Roman" w:cstheme="minorHAnsi"/>
          <w:sz w:val="24"/>
          <w:szCs w:val="24"/>
        </w:rPr>
      </w:pPr>
    </w:p>
    <w:p w14:paraId="740DED0E"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Ability</w:t>
      </w:r>
    </w:p>
    <w:p w14:paraId="554C34F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Spirit is your spellcasting ability for your priest spells, since you learn your </w:t>
      </w:r>
      <w:r w:rsidR="002A6322">
        <w:rPr>
          <w:rFonts w:eastAsia="Times New Roman" w:cstheme="minorHAnsi"/>
          <w:color w:val="000000"/>
        </w:rPr>
        <w:t xml:space="preserve">priest </w:t>
      </w:r>
      <w:r w:rsidRPr="000D5DB5">
        <w:rPr>
          <w:rFonts w:eastAsia="Times New Roman" w:cstheme="minorHAnsi"/>
          <w:color w:val="000000"/>
        </w:rPr>
        <w:t xml:space="preserve">spells through dedication to a higher force. </w:t>
      </w:r>
    </w:p>
    <w:p w14:paraId="67998DF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You use your Spirit whenever a spell refers to your spellcasting ability. In addition, you use your Spirit modifier when setting the saving throw DC for a priest spell you cast and when making an attack roll with one.</w:t>
      </w:r>
    </w:p>
    <w:p w14:paraId="08E86EEA"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save DC</w:t>
      </w:r>
      <w:r w:rsidRPr="000D5DB5">
        <w:rPr>
          <w:rFonts w:eastAsia="Times New Roman" w:cstheme="minorHAnsi"/>
          <w:i/>
          <w:iCs/>
          <w:color w:val="000000"/>
        </w:rPr>
        <w:t xml:space="preserve"> </w:t>
      </w:r>
      <w:r w:rsidRPr="000D5DB5">
        <w:rPr>
          <w:rFonts w:eastAsia="Times New Roman" w:cstheme="minorHAnsi"/>
          <w:color w:val="000000"/>
        </w:rPr>
        <w:t>= 8 + your proficiency bonus + your Spirit modifier</w:t>
      </w:r>
    </w:p>
    <w:p w14:paraId="57F3B83C"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attack modifier</w:t>
      </w:r>
      <w:r w:rsidRPr="000D5DB5">
        <w:rPr>
          <w:rFonts w:eastAsia="Times New Roman" w:cstheme="minorHAnsi"/>
          <w:i/>
          <w:iCs/>
          <w:color w:val="000000"/>
        </w:rPr>
        <w:t xml:space="preserve"> </w:t>
      </w:r>
      <w:r w:rsidRPr="000D5DB5">
        <w:rPr>
          <w:rFonts w:eastAsia="Times New Roman" w:cstheme="minorHAnsi"/>
          <w:color w:val="000000"/>
        </w:rPr>
        <w:t>= your proficiency bonus + your Spirit modifier</w:t>
      </w:r>
    </w:p>
    <w:p w14:paraId="3BEFBC99" w14:textId="77777777" w:rsidR="00AB25EF" w:rsidRPr="000D5DB5" w:rsidRDefault="00AB25EF">
      <w:pPr>
        <w:contextualSpacing/>
        <w:rPr>
          <w:rFonts w:eastAsia="Times New Roman" w:cstheme="minorHAnsi"/>
          <w:sz w:val="24"/>
          <w:szCs w:val="24"/>
        </w:rPr>
      </w:pPr>
    </w:p>
    <w:p w14:paraId="77231B83"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Priesthood Spells</w:t>
      </w:r>
    </w:p>
    <w:p w14:paraId="18E359F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Each priesthood has a list of spells—its priesthood spells—that you gain at the priest levels noted in the priesthood description. Once you gain a priesthood spell, you always have it prepared, and it doesn’t count against the number of spells you can prepare each day. </w:t>
      </w:r>
    </w:p>
    <w:p w14:paraId="64FE350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If you have a priesthood spell that doesn’t appear on the priest spell list, the spell is nonetheless a priest spell for you.</w:t>
      </w:r>
    </w:p>
    <w:p w14:paraId="0744925A" w14:textId="77777777" w:rsidR="00AB25EF" w:rsidRPr="000D5DB5" w:rsidRDefault="00AB25EF">
      <w:pPr>
        <w:contextualSpacing/>
        <w:rPr>
          <w:rFonts w:eastAsia="Times New Roman" w:cstheme="minorHAnsi"/>
          <w:sz w:val="24"/>
          <w:szCs w:val="24"/>
        </w:rPr>
      </w:pPr>
    </w:p>
    <w:p w14:paraId="6CAF4D80" w14:textId="77777777" w:rsidR="00E243F5" w:rsidRPr="000D5DB5" w:rsidRDefault="00E243F5">
      <w:pPr>
        <w:contextualSpacing/>
        <w:rPr>
          <w:rFonts w:eastAsia="Times New Roman" w:cstheme="minorHAnsi"/>
          <w:sz w:val="24"/>
          <w:szCs w:val="24"/>
        </w:rPr>
      </w:pPr>
      <w:r w:rsidRPr="000D5DB5">
        <w:rPr>
          <w:rFonts w:eastAsia="Times New Roman" w:cstheme="minorHAnsi"/>
          <w:i/>
          <w:iCs/>
          <w:color w:val="000000"/>
        </w:rPr>
        <w:t>Spellbook – Libram</w:t>
      </w:r>
    </w:p>
    <w:p w14:paraId="1C3D1A4B" w14:textId="77777777" w:rsidR="00E243F5" w:rsidRPr="000D5DB5" w:rsidRDefault="00E243F5">
      <w:pPr>
        <w:contextualSpacing/>
        <w:rPr>
          <w:rFonts w:eastAsia="Times New Roman" w:cstheme="minorHAnsi"/>
          <w:sz w:val="24"/>
          <w:szCs w:val="24"/>
        </w:rPr>
      </w:pPr>
      <w:r w:rsidRPr="000D5DB5">
        <w:rPr>
          <w:rFonts w:eastAsia="Times New Roman" w:cstheme="minorHAnsi"/>
          <w:color w:val="000000"/>
        </w:rPr>
        <w:t xml:space="preserve">At 1st level, your libram contains six 1st-level priest spells of your choice. When you level up, you gain 2 additional priest spells of your choice. You may also acquire new spells by research, tutelage, or from the spellbooks and scrolls of spellcasters who have spells you can cast. </w:t>
      </w:r>
    </w:p>
    <w:p w14:paraId="6F266D36" w14:textId="77777777" w:rsidR="00E243F5" w:rsidRPr="000D5DB5" w:rsidRDefault="00E243F5">
      <w:pPr>
        <w:contextualSpacing/>
        <w:rPr>
          <w:rFonts w:eastAsia="Times New Roman" w:cstheme="minorHAnsi"/>
          <w:sz w:val="24"/>
          <w:szCs w:val="24"/>
        </w:rPr>
      </w:pPr>
      <w:r w:rsidRPr="000D5DB5">
        <w:rPr>
          <w:rFonts w:eastAsia="Times New Roman" w:cstheme="minorHAnsi"/>
          <w:color w:val="000000"/>
        </w:rPr>
        <w:t>Your libram is effectively your spellbook, and you may add spells by scribing in your insights regarding the secrets of the powers you serve.</w:t>
      </w:r>
    </w:p>
    <w:p w14:paraId="303892C6" w14:textId="77777777" w:rsidR="00AB25EF" w:rsidRPr="000D5DB5" w:rsidRDefault="00AB25EF">
      <w:pPr>
        <w:contextualSpacing/>
        <w:rPr>
          <w:rFonts w:eastAsia="Times New Roman" w:cstheme="minorHAnsi"/>
          <w:sz w:val="24"/>
          <w:szCs w:val="24"/>
        </w:rPr>
      </w:pPr>
    </w:p>
    <w:p w14:paraId="05638DF9"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Focus</w:t>
      </w:r>
    </w:p>
    <w:p w14:paraId="574A4D5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use your holy symbol as a spellcasting focus for your priest spells.</w:t>
      </w:r>
      <w:r w:rsidR="004F650B" w:rsidRPr="000D5DB5">
        <w:rPr>
          <w:rFonts w:eastAsia="Times New Roman" w:cstheme="minorHAnsi"/>
          <w:color w:val="000000"/>
        </w:rPr>
        <w:t xml:space="preserve"> </w:t>
      </w:r>
    </w:p>
    <w:p w14:paraId="5885F22C" w14:textId="77777777" w:rsidR="00AB25EF" w:rsidRPr="000D5DB5" w:rsidRDefault="00AB25EF">
      <w:pPr>
        <w:contextualSpacing/>
        <w:rPr>
          <w:rFonts w:eastAsia="Times New Roman" w:cstheme="minorHAnsi"/>
          <w:sz w:val="24"/>
          <w:szCs w:val="24"/>
        </w:rPr>
      </w:pPr>
    </w:p>
    <w:p w14:paraId="25A86D9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Unarmored Defense</w:t>
      </w:r>
    </w:p>
    <w:p w14:paraId="4980C0A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1st level, while you are wearing no armor and not wielding a shield, your AC equals 10 + your Agility modifier + your Spirit modifier.</w:t>
      </w:r>
    </w:p>
    <w:p w14:paraId="6B6C74A0" w14:textId="77777777" w:rsidR="00AB25EF" w:rsidRPr="000D5DB5" w:rsidRDefault="00AB25EF">
      <w:pPr>
        <w:contextualSpacing/>
        <w:rPr>
          <w:rFonts w:eastAsia="Times New Roman" w:cstheme="minorHAnsi"/>
          <w:sz w:val="24"/>
          <w:szCs w:val="24"/>
        </w:rPr>
      </w:pPr>
    </w:p>
    <w:p w14:paraId="3AC31EC7" w14:textId="77777777" w:rsidR="006B1043" w:rsidRDefault="006B1043" w:rsidP="006B1043">
      <w:pPr>
        <w:contextualSpacing/>
        <w:rPr>
          <w:rFonts w:eastAsia="Times New Roman" w:cstheme="minorHAnsi"/>
          <w:b/>
          <w:bCs/>
          <w:color w:val="000000"/>
        </w:rPr>
      </w:pPr>
      <w:r w:rsidRPr="000D5DB5">
        <w:rPr>
          <w:rFonts w:eastAsia="Times New Roman" w:cstheme="minorHAnsi"/>
          <w:b/>
          <w:bCs/>
          <w:color w:val="000000"/>
        </w:rPr>
        <w:t>Desperate Prayer</w:t>
      </w:r>
    </w:p>
    <w:p w14:paraId="2C37AEF1" w14:textId="1DD5793E" w:rsidR="00F74B07" w:rsidRDefault="00F74B07">
      <w:pPr>
        <w:contextualSpacing/>
        <w:rPr>
          <w:ins w:id="1956" w:author="Admin" w:date="2021-08-22T04:06:00Z"/>
          <w:rFonts w:eastAsia="Times New Roman" w:cstheme="minorHAnsi"/>
          <w:color w:val="000000"/>
        </w:rPr>
      </w:pPr>
      <w:ins w:id="1957" w:author="Admin" w:date="2021-08-22T04:06:00Z">
        <w:r w:rsidRPr="0033692B">
          <w:rPr>
            <w:rFonts w:eastAsia="Times New Roman" w:cstheme="minorHAnsi"/>
            <w:color w:val="000000"/>
          </w:rPr>
          <w:t xml:space="preserve">Starting at </w:t>
        </w:r>
        <w:r>
          <w:rPr>
            <w:rFonts w:eastAsia="Times New Roman" w:cstheme="minorHAnsi"/>
            <w:color w:val="000000"/>
          </w:rPr>
          <w:t xml:space="preserve">1st </w:t>
        </w:r>
        <w:r w:rsidRPr="0033692B">
          <w:rPr>
            <w:rFonts w:eastAsia="Times New Roman" w:cstheme="minorHAnsi"/>
            <w:color w:val="000000"/>
          </w:rPr>
          <w:t xml:space="preserve">level, you may rapidly recover your mana by </w:t>
        </w:r>
        <w:r>
          <w:rPr>
            <w:rFonts w:eastAsia="Times New Roman" w:cstheme="minorHAnsi"/>
            <w:color w:val="000000"/>
          </w:rPr>
          <w:t xml:space="preserve">invoking </w:t>
        </w:r>
      </w:ins>
      <w:ins w:id="1958" w:author="Admin" w:date="2021-08-22T04:14:00Z">
        <w:r w:rsidR="006E24EF">
          <w:rPr>
            <w:rFonts w:eastAsia="Times New Roman" w:cstheme="minorHAnsi"/>
            <w:color w:val="000000"/>
          </w:rPr>
          <w:t>your diety in a desperate prayer</w:t>
        </w:r>
      </w:ins>
      <w:ins w:id="1959" w:author="Admin" w:date="2021-08-22T04:06:00Z">
        <w:r w:rsidRPr="0033692B">
          <w:rPr>
            <w:rFonts w:eastAsia="Times New Roman" w:cstheme="minorHAnsi"/>
            <w:color w:val="000000"/>
          </w:rPr>
          <w:t xml:space="preserve">. You can use your action and bonus action on your turn to regain </w:t>
        </w:r>
        <w:r>
          <w:rPr>
            <w:rFonts w:eastAsia="Times New Roman" w:cstheme="minorHAnsi"/>
            <w:color w:val="000000"/>
          </w:rPr>
          <w:t xml:space="preserve">up to 20 </w:t>
        </w:r>
        <w:r w:rsidRPr="0033692B">
          <w:rPr>
            <w:rFonts w:eastAsia="Times New Roman" w:cstheme="minorHAnsi"/>
            <w:color w:val="000000"/>
          </w:rPr>
          <w:t xml:space="preserve">mana </w:t>
        </w:r>
        <w:r>
          <w:rPr>
            <w:rFonts w:eastAsia="Times New Roman" w:cstheme="minorHAnsi"/>
            <w:color w:val="000000"/>
          </w:rPr>
          <w:t>points</w:t>
        </w:r>
        <w:r w:rsidRPr="0033692B">
          <w:rPr>
            <w:rFonts w:eastAsia="Times New Roman" w:cstheme="minorHAnsi"/>
            <w:color w:val="000000"/>
          </w:rPr>
          <w:t xml:space="preserve">. </w:t>
        </w:r>
      </w:ins>
    </w:p>
    <w:p w14:paraId="6F3F2FDC" w14:textId="78BA458C" w:rsidR="00F74B07" w:rsidRDefault="00F74B07">
      <w:pPr>
        <w:contextualSpacing/>
        <w:rPr>
          <w:ins w:id="1960" w:author="Admin" w:date="2021-08-22T04:06:00Z"/>
          <w:rFonts w:eastAsia="Times New Roman" w:cstheme="minorHAnsi"/>
          <w:color w:val="000000"/>
        </w:rPr>
      </w:pPr>
      <w:ins w:id="1961" w:author="Admin" w:date="2021-08-22T04:06:00Z">
        <w:r w:rsidRPr="0033692B">
          <w:rPr>
            <w:rFonts w:eastAsia="Times New Roman" w:cstheme="minorHAnsi"/>
            <w:color w:val="000000"/>
          </w:rPr>
          <w:t xml:space="preserve">You </w:t>
        </w:r>
        <w:r>
          <w:rPr>
            <w:rFonts w:eastAsia="Times New Roman" w:cstheme="minorHAnsi"/>
            <w:color w:val="000000"/>
          </w:rPr>
          <w:t xml:space="preserve">replenish your reserve of power </w:t>
        </w:r>
        <w:r w:rsidRPr="0033692B">
          <w:rPr>
            <w:rFonts w:eastAsia="Times New Roman" w:cstheme="minorHAnsi"/>
            <w:color w:val="000000"/>
          </w:rPr>
          <w:t>when you finish a long rest.</w:t>
        </w:r>
        <w:r>
          <w:rPr>
            <w:rFonts w:eastAsia="Times New Roman" w:cstheme="minorHAnsi"/>
            <w:color w:val="000000"/>
          </w:rPr>
          <w:t xml:space="preserve"> While using this feature, </w:t>
        </w:r>
      </w:ins>
      <w:ins w:id="1962" w:author="Admin" w:date="2021-08-22T05:25:00Z">
        <w:r w:rsidR="00422652">
          <w:rPr>
            <w:rFonts w:eastAsia="Times New Roman" w:cstheme="minorHAnsi"/>
            <w:color w:val="000000"/>
          </w:rPr>
          <w:t>holy</w:t>
        </w:r>
      </w:ins>
      <w:ins w:id="1963" w:author="Admin" w:date="2021-08-22T04:06:00Z">
        <w:r>
          <w:rPr>
            <w:rFonts w:eastAsia="Times New Roman" w:cstheme="minorHAnsi"/>
            <w:color w:val="000000"/>
          </w:rPr>
          <w:t xml:space="preserve"> </w:t>
        </w:r>
      </w:ins>
      <w:ins w:id="1964" w:author="Admin" w:date="2021-08-22T05:25:00Z">
        <w:r w:rsidR="00422652">
          <w:rPr>
            <w:rFonts w:eastAsia="Times New Roman" w:cstheme="minorHAnsi"/>
            <w:color w:val="000000"/>
          </w:rPr>
          <w:t xml:space="preserve">power </w:t>
        </w:r>
      </w:ins>
      <w:ins w:id="1965" w:author="Admin" w:date="2021-08-22T04:06:00Z">
        <w:r>
          <w:rPr>
            <w:rFonts w:eastAsia="Times New Roman" w:cstheme="minorHAnsi"/>
            <w:color w:val="000000"/>
          </w:rPr>
          <w:t>suffuse</w:t>
        </w:r>
      </w:ins>
      <w:ins w:id="1966" w:author="Admin" w:date="2021-08-22T05:25:00Z">
        <w:r w:rsidR="00422652">
          <w:rPr>
            <w:rFonts w:eastAsia="Times New Roman" w:cstheme="minorHAnsi"/>
            <w:color w:val="000000"/>
          </w:rPr>
          <w:t>s</w:t>
        </w:r>
      </w:ins>
      <w:ins w:id="1967" w:author="Admin" w:date="2021-08-22T04:06:00Z">
        <w:r>
          <w:rPr>
            <w:rFonts w:eastAsia="Times New Roman" w:cstheme="minorHAnsi"/>
            <w:color w:val="000000"/>
          </w:rPr>
          <w:t xml:space="preserve"> you, imposing disadvantage on attack rolls made against you, and granting you advantage to saving throws until the start of your turn in the next round. </w:t>
        </w:r>
      </w:ins>
    </w:p>
    <w:p w14:paraId="6A808D7C" w14:textId="7A050EE5" w:rsidR="006B1043" w:rsidRPr="0033692B" w:rsidDel="00F74B07" w:rsidRDefault="006B1043">
      <w:pPr>
        <w:contextualSpacing/>
        <w:rPr>
          <w:del w:id="1968" w:author="Admin" w:date="2021-08-22T04:06:00Z"/>
          <w:rFonts w:eastAsia="Times New Roman" w:cstheme="minorHAnsi"/>
          <w:color w:val="000000"/>
        </w:rPr>
      </w:pPr>
      <w:del w:id="1969" w:author="Admin" w:date="2021-08-22T04:06:00Z">
        <w:r w:rsidRPr="0033692B" w:rsidDel="00F74B07">
          <w:rPr>
            <w:rFonts w:eastAsia="Times New Roman" w:cstheme="minorHAnsi"/>
            <w:color w:val="000000"/>
          </w:rPr>
          <w:delText xml:space="preserve">Starting at </w:delText>
        </w:r>
        <w:r w:rsidDel="00F74B07">
          <w:rPr>
            <w:rFonts w:eastAsia="Times New Roman" w:cstheme="minorHAnsi"/>
            <w:color w:val="000000"/>
          </w:rPr>
          <w:delText xml:space="preserve">1st </w:delText>
        </w:r>
        <w:r w:rsidRPr="0033692B" w:rsidDel="00F74B07">
          <w:rPr>
            <w:rFonts w:eastAsia="Times New Roman" w:cstheme="minorHAnsi"/>
            <w:color w:val="000000"/>
          </w:rPr>
          <w:delText xml:space="preserve">level, you may rapidly recover your mana by </w:delText>
        </w:r>
        <w:r w:rsidDel="00F74B07">
          <w:rPr>
            <w:rFonts w:eastAsia="Times New Roman" w:cstheme="minorHAnsi"/>
            <w:color w:val="000000"/>
          </w:rPr>
          <w:delText>invoking powers from beyond</w:delText>
        </w:r>
        <w:r w:rsidRPr="0033692B" w:rsidDel="00F74B07">
          <w:rPr>
            <w:rFonts w:eastAsia="Times New Roman" w:cstheme="minorHAnsi"/>
            <w:color w:val="000000"/>
          </w:rPr>
          <w:delText>. You can use your action and bonus action on your turn to regain mana</w:delText>
        </w:r>
      </w:del>
      <w:del w:id="1970" w:author="Admin" w:date="2021-08-22T04:05:00Z">
        <w:r w:rsidRPr="0033692B" w:rsidDel="00F74B07">
          <w:rPr>
            <w:rFonts w:eastAsia="Times New Roman" w:cstheme="minorHAnsi"/>
            <w:color w:val="000000"/>
          </w:rPr>
          <w:delText xml:space="preserve"> as if completed a short rest</w:delText>
        </w:r>
        <w:r w:rsidDel="00F74B07">
          <w:rPr>
            <w:rFonts w:eastAsia="Times New Roman" w:cstheme="minorHAnsi"/>
            <w:color w:val="000000"/>
          </w:rPr>
          <w:delText xml:space="preserve"> (or rested for one hour)</w:delText>
        </w:r>
      </w:del>
      <w:del w:id="1971" w:author="Admin" w:date="2021-08-22T04:06:00Z">
        <w:r w:rsidRPr="0033692B" w:rsidDel="00F74B07">
          <w:rPr>
            <w:rFonts w:eastAsia="Times New Roman" w:cstheme="minorHAnsi"/>
            <w:color w:val="000000"/>
          </w:rPr>
          <w:delText xml:space="preserve">. </w:delText>
        </w:r>
      </w:del>
    </w:p>
    <w:p w14:paraId="60C0BC0A" w14:textId="7C21736F" w:rsidR="006B1043" w:rsidDel="00F74B07" w:rsidRDefault="006B1043" w:rsidP="006B1043">
      <w:pPr>
        <w:contextualSpacing/>
        <w:rPr>
          <w:del w:id="1972" w:author="Admin" w:date="2021-08-22T04:06:00Z"/>
          <w:rFonts w:eastAsia="Times New Roman" w:cstheme="minorHAnsi"/>
          <w:color w:val="000000"/>
        </w:rPr>
      </w:pPr>
      <w:del w:id="1973" w:author="Admin" w:date="2021-08-22T04:06:00Z">
        <w:r w:rsidRPr="0033692B" w:rsidDel="00F74B07">
          <w:rPr>
            <w:rFonts w:eastAsia="Times New Roman" w:cstheme="minorHAnsi"/>
            <w:color w:val="000000"/>
          </w:rPr>
          <w:delText xml:space="preserve">You can use this feature </w:delText>
        </w:r>
        <w:r w:rsidDel="00F74B07">
          <w:rPr>
            <w:rFonts w:eastAsia="Times New Roman" w:cstheme="minorHAnsi"/>
            <w:color w:val="000000"/>
          </w:rPr>
          <w:delText xml:space="preserve">a number of times equal to </w:delText>
        </w:r>
        <w:r w:rsidR="000B097B" w:rsidDel="00F74B07">
          <w:rPr>
            <w:rFonts w:eastAsia="Times New Roman" w:cstheme="minorHAnsi"/>
            <w:color w:val="000000"/>
          </w:rPr>
          <w:delText xml:space="preserve">half </w:delText>
        </w:r>
        <w:r w:rsidDel="00F74B07">
          <w:rPr>
            <w:rFonts w:eastAsia="Times New Roman" w:cstheme="minorHAnsi"/>
            <w:color w:val="000000"/>
          </w:rPr>
          <w:delText xml:space="preserve">your </w:delText>
        </w:r>
        <w:r w:rsidRPr="0033692B" w:rsidDel="00F74B07">
          <w:rPr>
            <w:rFonts w:eastAsia="Times New Roman" w:cstheme="minorHAnsi"/>
            <w:color w:val="000000"/>
          </w:rPr>
          <w:delText>proficiency bonus. You regain expended uses when you finish a long rest.</w:delText>
        </w:r>
        <w:r w:rsidDel="00F74B07">
          <w:rPr>
            <w:rFonts w:eastAsia="Times New Roman" w:cstheme="minorHAnsi"/>
            <w:color w:val="000000"/>
          </w:rPr>
          <w:delText xml:space="preserve"> While using this feature, your connection to your chosen power guards you, imposing disadvantage on attack rolls made against you, and granting you advantage to saving throws until the start of your turn in the next round. </w:delText>
        </w:r>
      </w:del>
    </w:p>
    <w:p w14:paraId="5CFABE59" w14:textId="23130871" w:rsidR="006B1043" w:rsidDel="00F74B07" w:rsidRDefault="006B1043" w:rsidP="006B1043">
      <w:pPr>
        <w:contextualSpacing/>
        <w:rPr>
          <w:del w:id="1974" w:author="Admin" w:date="2021-08-22T04:06:00Z"/>
          <w:rFonts w:eastAsia="Times New Roman" w:cstheme="minorHAnsi"/>
          <w:color w:val="000000"/>
        </w:rPr>
      </w:pPr>
      <w:del w:id="1975" w:author="Admin" w:date="2021-08-22T04:06:00Z">
        <w:r w:rsidDel="00F74B07">
          <w:rPr>
            <w:rFonts w:eastAsia="Times New Roman" w:cstheme="minorHAnsi"/>
            <w:color w:val="000000"/>
          </w:rPr>
          <w:delText xml:space="preserve">Alternatively, if you use this during a short rest or when you are below one-quarter your maximum mana point pool, you are treated as if you rested for two hours instead of one. </w:delText>
        </w:r>
        <w:r w:rsidR="001101FE" w:rsidDel="00F74B07">
          <w:rPr>
            <w:rFonts w:eastAsia="Times New Roman" w:cstheme="minorHAnsi"/>
            <w:color w:val="000000"/>
          </w:rPr>
          <w:delText>This is atop the mana you regain for the normal rest.</w:delText>
        </w:r>
      </w:del>
    </w:p>
    <w:p w14:paraId="1A6539B2" w14:textId="77777777" w:rsidR="006B1043" w:rsidRPr="000D5DB5" w:rsidRDefault="006B1043" w:rsidP="006B1043">
      <w:pPr>
        <w:contextualSpacing/>
        <w:rPr>
          <w:rFonts w:eastAsia="Times New Roman" w:cstheme="minorHAnsi"/>
          <w:sz w:val="24"/>
          <w:szCs w:val="24"/>
        </w:rPr>
      </w:pPr>
    </w:p>
    <w:p w14:paraId="3863219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Channel Divinity</w:t>
      </w:r>
    </w:p>
    <w:p w14:paraId="4E0C024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At 2nd level, you gain the ability to channel divine energy directly from your deity, using that energy to fuel magical effects. You start with two such effects: </w:t>
      </w:r>
      <w:r w:rsidR="00CC00D0">
        <w:rPr>
          <w:rFonts w:eastAsia="Times New Roman" w:cstheme="minorHAnsi"/>
          <w:color w:val="000000"/>
        </w:rPr>
        <w:t>Invoke Power</w:t>
      </w:r>
      <w:r w:rsidRPr="000D5DB5">
        <w:rPr>
          <w:rFonts w:eastAsia="Times New Roman" w:cstheme="minorHAnsi"/>
          <w:color w:val="000000"/>
        </w:rPr>
        <w:t xml:space="preserve"> and an effect determined by your priesthood. Some domains grant you additional effects as you advance in levels, </w:t>
      </w:r>
      <w:r w:rsidRPr="000D5DB5">
        <w:rPr>
          <w:rFonts w:eastAsia="Times New Roman" w:cstheme="minorHAnsi"/>
          <w:color w:val="000000"/>
        </w:rPr>
        <w:lastRenderedPageBreak/>
        <w:t xml:space="preserve">as noted in the domain description. When you use your Channel Divinity, you choose which effect to create. You must then finish a short or long rest to use your Channel Divinity again. </w:t>
      </w:r>
    </w:p>
    <w:p w14:paraId="3DC063F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Some Channel Divinity effects require saving throws. When you use such an effect from this class, the DC equals your priest spell save DC. Beginning at 6th level, you can use your Channel Divinity twice between rests, and beginning at 18th level you can use it three times between rests. When you finish a short or long rest, you regain your expended uses.</w:t>
      </w:r>
    </w:p>
    <w:p w14:paraId="18C8C6F7" w14:textId="77777777" w:rsidR="00AB25EF" w:rsidRPr="000D5DB5" w:rsidRDefault="00AB25EF">
      <w:pPr>
        <w:contextualSpacing/>
        <w:rPr>
          <w:rFonts w:eastAsia="Times New Roman" w:cstheme="minorHAnsi"/>
          <w:sz w:val="24"/>
          <w:szCs w:val="24"/>
        </w:rPr>
      </w:pPr>
    </w:p>
    <w:p w14:paraId="6985B457" w14:textId="77777777" w:rsidR="00AB25EF" w:rsidRPr="00F00B80" w:rsidRDefault="0033692B">
      <w:pPr>
        <w:contextualSpacing/>
        <w:rPr>
          <w:rFonts w:eastAsia="Times New Roman" w:cstheme="minorHAnsi"/>
          <w:i/>
          <w:iCs/>
          <w:sz w:val="24"/>
          <w:szCs w:val="24"/>
        </w:rPr>
      </w:pPr>
      <w:bookmarkStart w:id="1976" w:name="_Hlk21955072"/>
      <w:r w:rsidRPr="00F00B80">
        <w:rPr>
          <w:rFonts w:eastAsia="Times New Roman" w:cstheme="minorHAnsi"/>
          <w:i/>
          <w:iCs/>
          <w:color w:val="000000"/>
        </w:rPr>
        <w:t xml:space="preserve">Channel Divinity: </w:t>
      </w:r>
      <w:r w:rsidR="00CC00D0">
        <w:rPr>
          <w:rFonts w:eastAsia="Times New Roman" w:cstheme="minorHAnsi"/>
          <w:i/>
          <w:iCs/>
          <w:color w:val="000000"/>
        </w:rPr>
        <w:t>Invoke Power</w:t>
      </w:r>
    </w:p>
    <w:p w14:paraId="496459CD" w14:textId="45C4B952" w:rsidR="00CC00D0" w:rsidRDefault="00AB25EF">
      <w:pPr>
        <w:contextualSpacing/>
        <w:rPr>
          <w:rFonts w:eastAsia="Times New Roman" w:cstheme="minorHAnsi"/>
          <w:color w:val="000000"/>
        </w:rPr>
      </w:pPr>
      <w:r w:rsidRPr="000D5DB5">
        <w:rPr>
          <w:rFonts w:eastAsia="Times New Roman" w:cstheme="minorHAnsi"/>
          <w:color w:val="000000"/>
        </w:rPr>
        <w:t>As a</w:t>
      </w:r>
      <w:r w:rsidR="00CC00D0">
        <w:rPr>
          <w:rFonts w:eastAsia="Times New Roman" w:cstheme="minorHAnsi"/>
          <w:color w:val="000000"/>
        </w:rPr>
        <w:t xml:space="preserve"> bonus</w:t>
      </w:r>
      <w:r w:rsidRPr="000D5DB5">
        <w:rPr>
          <w:rFonts w:eastAsia="Times New Roman" w:cstheme="minorHAnsi"/>
          <w:color w:val="000000"/>
        </w:rPr>
        <w:t xml:space="preserve"> action, you present your symbol and speak a prayer</w:t>
      </w:r>
      <w:r w:rsidR="00CC00D0">
        <w:rPr>
          <w:rFonts w:eastAsia="Times New Roman" w:cstheme="minorHAnsi"/>
          <w:color w:val="000000"/>
        </w:rPr>
        <w:t xml:space="preserve"> to your patron power, filling you with mysterious strength. The next spell you cast within 1 minute has its mana cost reduced </w:t>
      </w:r>
      <w:del w:id="1977" w:author="Admin" w:date="2021-08-22T04:14:00Z">
        <w:r w:rsidR="00CC00D0" w:rsidDel="006E24EF">
          <w:rPr>
            <w:rFonts w:eastAsia="Times New Roman" w:cstheme="minorHAnsi"/>
            <w:color w:val="000000"/>
          </w:rPr>
          <w:delText xml:space="preserve">2 </w:delText>
        </w:r>
      </w:del>
      <w:ins w:id="1978" w:author="Admin" w:date="2021-08-22T04:14:00Z">
        <w:r w:rsidR="006E24EF">
          <w:rPr>
            <w:rFonts w:eastAsia="Times New Roman" w:cstheme="minorHAnsi"/>
            <w:color w:val="000000"/>
          </w:rPr>
          <w:t xml:space="preserve">by 4 </w:t>
        </w:r>
      </w:ins>
      <w:r w:rsidR="00CC00D0">
        <w:rPr>
          <w:rFonts w:eastAsia="Times New Roman" w:cstheme="minorHAnsi"/>
          <w:color w:val="000000"/>
        </w:rPr>
        <w:t xml:space="preserve">points (minimum 0). </w:t>
      </w:r>
      <w:del w:id="1979" w:author="Admin" w:date="2021-08-22T04:15:00Z">
        <w:r w:rsidR="00CC00D0" w:rsidDel="006E24EF">
          <w:rPr>
            <w:rFonts w:eastAsia="Times New Roman" w:cstheme="minorHAnsi"/>
            <w:color w:val="000000"/>
          </w:rPr>
          <w:delText xml:space="preserve">At higher levels, the invocation further reduces the mana cost. </w:delText>
        </w:r>
      </w:del>
    </w:p>
    <w:p w14:paraId="29D5F267" w14:textId="527AF842" w:rsidR="00CC00D0" w:rsidDel="006E24EF" w:rsidRDefault="00CC00D0">
      <w:pPr>
        <w:contextualSpacing/>
        <w:rPr>
          <w:del w:id="1980" w:author="Admin" w:date="2021-08-22T04:15:00Z"/>
          <w:rFonts w:eastAsia="Times New Roman" w:cstheme="minorHAnsi"/>
          <w:color w:val="000000"/>
        </w:rPr>
      </w:pPr>
    </w:p>
    <w:p w14:paraId="0FC12699" w14:textId="5292DAD6" w:rsidR="00CC00D0" w:rsidDel="006E24EF" w:rsidRDefault="00CC00D0">
      <w:pPr>
        <w:contextualSpacing/>
        <w:rPr>
          <w:del w:id="1981" w:author="Admin" w:date="2021-08-22T04:15:00Z"/>
          <w:rFonts w:eastAsia="Times New Roman" w:cstheme="minorHAnsi"/>
          <w:i/>
          <w:iCs/>
          <w:color w:val="000000"/>
        </w:rPr>
      </w:pPr>
      <w:del w:id="1982" w:author="Admin" w:date="2021-08-22T04:15:00Z">
        <w:r w:rsidDel="006E24EF">
          <w:rPr>
            <w:rFonts w:eastAsia="Times New Roman" w:cstheme="minorHAnsi"/>
            <w:i/>
            <w:iCs/>
            <w:color w:val="000000"/>
          </w:rPr>
          <w:delText>Invoke Power Table</w:delText>
        </w:r>
      </w:del>
    </w:p>
    <w:p w14:paraId="7FF27280" w14:textId="0B5671A6" w:rsidR="00CC00D0" w:rsidRPr="00CC00D0" w:rsidDel="006E24EF" w:rsidRDefault="00CC00D0">
      <w:pPr>
        <w:contextualSpacing/>
        <w:rPr>
          <w:del w:id="1983" w:author="Admin" w:date="2021-08-22T04:15:00Z"/>
          <w:rFonts w:eastAsia="Times New Roman" w:cstheme="minorHAnsi"/>
          <w:i/>
          <w:iCs/>
          <w:color w:val="000000"/>
        </w:rPr>
      </w:pPr>
      <w:del w:id="1984" w:author="Admin" w:date="2021-08-22T04:15:00Z">
        <w:r w:rsidDel="006E24EF">
          <w:rPr>
            <w:rFonts w:eastAsia="Times New Roman" w:cstheme="minorHAnsi"/>
            <w:i/>
            <w:iCs/>
            <w:color w:val="000000"/>
          </w:rPr>
          <w:delText>Priest Level</w:delText>
        </w:r>
        <w:r w:rsidDel="006E24EF">
          <w:rPr>
            <w:rFonts w:eastAsia="Times New Roman" w:cstheme="minorHAnsi"/>
            <w:i/>
            <w:iCs/>
            <w:color w:val="000000"/>
          </w:rPr>
          <w:tab/>
          <w:delText>Invocation Strength</w:delText>
        </w:r>
      </w:del>
    </w:p>
    <w:p w14:paraId="131F9E2D" w14:textId="0E52AE45" w:rsidR="00CC00D0" w:rsidDel="006E24EF" w:rsidRDefault="00CC00D0">
      <w:pPr>
        <w:contextualSpacing/>
        <w:rPr>
          <w:del w:id="1985" w:author="Admin" w:date="2021-08-22T04:15:00Z"/>
          <w:rFonts w:eastAsia="Times New Roman" w:cstheme="minorHAnsi"/>
          <w:color w:val="000000"/>
        </w:rPr>
      </w:pPr>
      <w:del w:id="1986" w:author="Admin" w:date="2021-08-22T04:15:00Z">
        <w:r w:rsidDel="006E24EF">
          <w:rPr>
            <w:rFonts w:eastAsia="Times New Roman" w:cstheme="minorHAnsi"/>
            <w:color w:val="000000"/>
          </w:rPr>
          <w:delText>5</w:delText>
        </w:r>
        <w:r w:rsidDel="006E24EF">
          <w:rPr>
            <w:rFonts w:eastAsia="Times New Roman" w:cstheme="minorHAnsi"/>
            <w:color w:val="000000"/>
          </w:rPr>
          <w:tab/>
        </w:r>
        <w:r w:rsidDel="006E24EF">
          <w:rPr>
            <w:rFonts w:eastAsia="Times New Roman" w:cstheme="minorHAnsi"/>
            <w:color w:val="000000"/>
          </w:rPr>
          <w:tab/>
          <w:delText>3</w:delText>
        </w:r>
      </w:del>
    </w:p>
    <w:p w14:paraId="3F03D99F" w14:textId="14F4530D" w:rsidR="00CC00D0" w:rsidDel="006E24EF" w:rsidRDefault="00CC00D0">
      <w:pPr>
        <w:contextualSpacing/>
        <w:rPr>
          <w:del w:id="1987" w:author="Admin" w:date="2021-08-22T04:15:00Z"/>
          <w:rFonts w:eastAsia="Times New Roman" w:cstheme="minorHAnsi"/>
          <w:color w:val="000000"/>
        </w:rPr>
      </w:pPr>
      <w:del w:id="1988" w:author="Admin" w:date="2021-08-22T04:15:00Z">
        <w:r w:rsidDel="006E24EF">
          <w:rPr>
            <w:rFonts w:eastAsia="Times New Roman" w:cstheme="minorHAnsi"/>
            <w:color w:val="000000"/>
          </w:rPr>
          <w:delText>8</w:delText>
        </w:r>
        <w:r w:rsidDel="006E24EF">
          <w:rPr>
            <w:rFonts w:eastAsia="Times New Roman" w:cstheme="minorHAnsi"/>
            <w:color w:val="000000"/>
          </w:rPr>
          <w:tab/>
        </w:r>
        <w:r w:rsidDel="006E24EF">
          <w:rPr>
            <w:rFonts w:eastAsia="Times New Roman" w:cstheme="minorHAnsi"/>
            <w:color w:val="000000"/>
          </w:rPr>
          <w:tab/>
          <w:delText>4</w:delText>
        </w:r>
      </w:del>
    </w:p>
    <w:p w14:paraId="11C08839" w14:textId="7C22E639" w:rsidR="00CC00D0" w:rsidDel="006E24EF" w:rsidRDefault="00CC00D0">
      <w:pPr>
        <w:contextualSpacing/>
        <w:rPr>
          <w:del w:id="1989" w:author="Admin" w:date="2021-08-22T04:15:00Z"/>
          <w:rFonts w:eastAsia="Times New Roman" w:cstheme="minorHAnsi"/>
          <w:color w:val="000000"/>
        </w:rPr>
      </w:pPr>
      <w:del w:id="1990" w:author="Admin" w:date="2021-08-22T04:15:00Z">
        <w:r w:rsidDel="006E24EF">
          <w:rPr>
            <w:rFonts w:eastAsia="Times New Roman" w:cstheme="minorHAnsi"/>
            <w:color w:val="000000"/>
          </w:rPr>
          <w:delText>11</w:delText>
        </w:r>
        <w:r w:rsidDel="006E24EF">
          <w:rPr>
            <w:rFonts w:eastAsia="Times New Roman" w:cstheme="minorHAnsi"/>
            <w:color w:val="000000"/>
          </w:rPr>
          <w:tab/>
        </w:r>
        <w:r w:rsidDel="006E24EF">
          <w:rPr>
            <w:rFonts w:eastAsia="Times New Roman" w:cstheme="minorHAnsi"/>
            <w:color w:val="000000"/>
          </w:rPr>
          <w:tab/>
          <w:delText>5</w:delText>
        </w:r>
      </w:del>
    </w:p>
    <w:p w14:paraId="2236B5EB" w14:textId="61E70401" w:rsidR="00CC00D0" w:rsidDel="006E24EF" w:rsidRDefault="00CC00D0">
      <w:pPr>
        <w:contextualSpacing/>
        <w:rPr>
          <w:del w:id="1991" w:author="Admin" w:date="2021-08-22T04:15:00Z"/>
          <w:rFonts w:eastAsia="Times New Roman" w:cstheme="minorHAnsi"/>
          <w:color w:val="000000"/>
        </w:rPr>
      </w:pPr>
      <w:del w:id="1992" w:author="Admin" w:date="2021-08-22T04:15:00Z">
        <w:r w:rsidDel="006E24EF">
          <w:rPr>
            <w:rFonts w:eastAsia="Times New Roman" w:cstheme="minorHAnsi"/>
            <w:color w:val="000000"/>
          </w:rPr>
          <w:delText>14</w:delText>
        </w:r>
        <w:r w:rsidDel="006E24EF">
          <w:rPr>
            <w:rFonts w:eastAsia="Times New Roman" w:cstheme="minorHAnsi"/>
            <w:color w:val="000000"/>
          </w:rPr>
          <w:tab/>
        </w:r>
        <w:r w:rsidDel="006E24EF">
          <w:rPr>
            <w:rFonts w:eastAsia="Times New Roman" w:cstheme="minorHAnsi"/>
            <w:color w:val="000000"/>
          </w:rPr>
          <w:tab/>
          <w:delText>6</w:delText>
        </w:r>
      </w:del>
    </w:p>
    <w:p w14:paraId="27EDCF97" w14:textId="76917865" w:rsidR="00CC00D0" w:rsidDel="006E24EF" w:rsidRDefault="00CC00D0">
      <w:pPr>
        <w:contextualSpacing/>
        <w:rPr>
          <w:del w:id="1993" w:author="Admin" w:date="2021-08-22T04:15:00Z"/>
          <w:rFonts w:eastAsia="Times New Roman" w:cstheme="minorHAnsi"/>
          <w:color w:val="000000"/>
        </w:rPr>
      </w:pPr>
      <w:del w:id="1994" w:author="Admin" w:date="2021-08-22T04:15:00Z">
        <w:r w:rsidDel="006E24EF">
          <w:rPr>
            <w:rFonts w:eastAsia="Times New Roman" w:cstheme="minorHAnsi"/>
            <w:color w:val="000000"/>
          </w:rPr>
          <w:delText>17</w:delText>
        </w:r>
        <w:r w:rsidDel="006E24EF">
          <w:rPr>
            <w:rFonts w:eastAsia="Times New Roman" w:cstheme="minorHAnsi"/>
            <w:color w:val="000000"/>
          </w:rPr>
          <w:tab/>
        </w:r>
        <w:r w:rsidDel="006E24EF">
          <w:rPr>
            <w:rFonts w:eastAsia="Times New Roman" w:cstheme="minorHAnsi"/>
            <w:color w:val="000000"/>
          </w:rPr>
          <w:tab/>
          <w:delText>7</w:delText>
        </w:r>
      </w:del>
    </w:p>
    <w:p w14:paraId="694197D0" w14:textId="77777777" w:rsidR="00CC00D0" w:rsidRDefault="00CC00D0">
      <w:pPr>
        <w:contextualSpacing/>
        <w:rPr>
          <w:rFonts w:eastAsia="Times New Roman" w:cstheme="minorHAnsi"/>
          <w:color w:val="000000"/>
        </w:rPr>
      </w:pPr>
    </w:p>
    <w:bookmarkEnd w:id="1976"/>
    <w:p w14:paraId="1469FD1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411F8F8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72D334DE" w14:textId="77777777" w:rsidR="00AB25EF" w:rsidRPr="000D5DB5" w:rsidRDefault="00AB25EF">
      <w:pPr>
        <w:contextualSpacing/>
        <w:rPr>
          <w:rFonts w:eastAsia="Times New Roman" w:cstheme="minorHAnsi"/>
          <w:sz w:val="24"/>
          <w:szCs w:val="24"/>
        </w:rPr>
      </w:pPr>
    </w:p>
    <w:p w14:paraId="2BA0134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Divine Intervention</w:t>
      </w:r>
    </w:p>
    <w:p w14:paraId="37102A3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Beginning at 10th level, you can call on your deity to intervene on your behalf when your need is great. </w:t>
      </w:r>
    </w:p>
    <w:p w14:paraId="022F516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Describe the assistance you seek, and roll percentile dice. If you roll a number equal to or lower than your priest level, your deity intervenes. The DM chooses the </w:t>
      </w:r>
      <w:r w:rsidR="00A05456">
        <w:rPr>
          <w:rFonts w:eastAsia="Times New Roman" w:cstheme="minorHAnsi"/>
          <w:color w:val="000000"/>
        </w:rPr>
        <w:t xml:space="preserve">nature of the intervention; the </w:t>
      </w:r>
      <w:r w:rsidRPr="000D5DB5">
        <w:rPr>
          <w:rFonts w:eastAsia="Times New Roman" w:cstheme="minorHAnsi"/>
          <w:color w:val="000000"/>
        </w:rPr>
        <w:t>effect of any priest spell or priesthood spell would be appropriate.</w:t>
      </w:r>
    </w:p>
    <w:p w14:paraId="6C52875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Imploring your deity’s aid requires you to use your action. </w:t>
      </w:r>
    </w:p>
    <w:p w14:paraId="351F649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If your deity intervenes, you can’t use this feature again for 7 days. Otherwise, you can use it again after you finish a long rest. At 20th level, your call for intervention succeeds automatically, no roll required.</w:t>
      </w:r>
    </w:p>
    <w:p w14:paraId="10638838" w14:textId="77777777" w:rsidR="00AB25EF" w:rsidRPr="000D5DB5" w:rsidRDefault="00AB25EF">
      <w:pPr>
        <w:contextualSpacing/>
        <w:rPr>
          <w:rFonts w:eastAsia="Times New Roman" w:cstheme="minorHAnsi"/>
          <w:sz w:val="24"/>
          <w:szCs w:val="24"/>
        </w:rPr>
      </w:pPr>
    </w:p>
    <w:p w14:paraId="556D9420" w14:textId="77777777" w:rsidR="00AB25EF" w:rsidRPr="000D5DB5" w:rsidRDefault="00AB25EF">
      <w:pPr>
        <w:contextualSpacing/>
        <w:outlineLvl w:val="2"/>
        <w:rPr>
          <w:rFonts w:eastAsia="Times New Roman" w:cstheme="minorHAnsi"/>
          <w:b/>
          <w:bCs/>
          <w:sz w:val="27"/>
          <w:szCs w:val="27"/>
        </w:rPr>
      </w:pPr>
      <w:bookmarkStart w:id="1995" w:name="_Toc509138745"/>
      <w:bookmarkStart w:id="1996" w:name="_Toc54196400"/>
      <w:r w:rsidRPr="000D5DB5">
        <w:rPr>
          <w:rFonts w:eastAsia="Times New Roman" w:cstheme="minorHAnsi"/>
          <w:color w:val="2E75B5"/>
          <w:sz w:val="28"/>
          <w:szCs w:val="28"/>
        </w:rPr>
        <w:t>Priest</w:t>
      </w:r>
      <w:r w:rsidR="007D15A3" w:rsidRPr="000D5DB5">
        <w:rPr>
          <w:rFonts w:eastAsia="Times New Roman" w:cstheme="minorHAnsi"/>
          <w:color w:val="2E75B5"/>
          <w:sz w:val="28"/>
          <w:szCs w:val="28"/>
        </w:rPr>
        <w:t>hoods</w:t>
      </w:r>
      <w:bookmarkEnd w:id="1995"/>
      <w:bookmarkEnd w:id="1996"/>
    </w:p>
    <w:p w14:paraId="67D869E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 priest can be under one of the below priesthoods.</w:t>
      </w:r>
    </w:p>
    <w:p w14:paraId="74640B20" w14:textId="77777777" w:rsidR="00AB25EF" w:rsidRPr="000D5DB5" w:rsidRDefault="00AB25EF">
      <w:pPr>
        <w:contextualSpacing/>
        <w:rPr>
          <w:rFonts w:eastAsia="Times New Roman" w:cstheme="minorHAnsi"/>
          <w:sz w:val="24"/>
          <w:szCs w:val="24"/>
        </w:rPr>
      </w:pPr>
    </w:p>
    <w:p w14:paraId="3D0BB1A7"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Death Priesthood</w:t>
      </w:r>
    </w:p>
    <w:p w14:paraId="04AB2438" w14:textId="77777777" w:rsidR="00AB25EF" w:rsidRPr="000D5DB5" w:rsidRDefault="009A2B28">
      <w:pPr>
        <w:contextualSpacing/>
        <w:rPr>
          <w:rFonts w:eastAsia="Times New Roman" w:cstheme="minorHAnsi"/>
          <w:sz w:val="24"/>
          <w:szCs w:val="24"/>
        </w:rPr>
      </w:pPr>
      <w:r>
        <w:rPr>
          <w:rFonts w:eastAsia="Times New Roman" w:cstheme="minorHAnsi"/>
          <w:color w:val="000000"/>
        </w:rPr>
        <w:t>You follow the Lich King, gaining unholy powers from your devotion to the Dark Lord of the Dead</w:t>
      </w:r>
      <w:r w:rsidR="00AB25EF" w:rsidRPr="000D5DB5">
        <w:rPr>
          <w:rFonts w:eastAsia="Times New Roman" w:cstheme="minorHAnsi"/>
          <w:color w:val="000000"/>
        </w:rPr>
        <w:t>.</w:t>
      </w:r>
      <w:r>
        <w:rPr>
          <w:rFonts w:eastAsia="Times New Roman" w:cstheme="minorHAnsi"/>
          <w:color w:val="000000"/>
        </w:rPr>
        <w:t xml:space="preserve"> Death priesthoods are feared and reviled figures in civilized societies, as they are often seen as harbingers for a Scourge invasion. </w:t>
      </w:r>
    </w:p>
    <w:p w14:paraId="349935F0" w14:textId="77777777" w:rsidR="00AB25EF" w:rsidRPr="000D5DB5" w:rsidRDefault="00AB25EF">
      <w:pPr>
        <w:contextualSpacing/>
        <w:rPr>
          <w:rFonts w:eastAsia="Times New Roman" w:cstheme="minorHAnsi"/>
          <w:sz w:val="24"/>
          <w:szCs w:val="24"/>
        </w:rPr>
      </w:pPr>
    </w:p>
    <w:p w14:paraId="74B6F780"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Death Priesthood Spells</w:t>
      </w:r>
    </w:p>
    <w:p w14:paraId="2A41D5FF" w14:textId="77777777" w:rsidR="001B3E16" w:rsidRPr="000D5DB5" w:rsidRDefault="001B3E16">
      <w:pPr>
        <w:contextualSpacing/>
        <w:rPr>
          <w:rFonts w:eastAsia="Times New Roman" w:cstheme="minorHAnsi"/>
          <w:sz w:val="24"/>
          <w:szCs w:val="24"/>
        </w:rPr>
      </w:pPr>
      <w:r>
        <w:rPr>
          <w:rFonts w:eastAsia="Times New Roman" w:cstheme="minorHAnsi"/>
          <w:b/>
          <w:bCs/>
          <w:color w:val="000000"/>
        </w:rPr>
        <w:t>Level</w:t>
      </w:r>
      <w:r>
        <w:rPr>
          <w:rFonts w:eastAsia="Times New Roman" w:cstheme="minorHAnsi"/>
          <w:b/>
          <w:bCs/>
          <w:color w:val="000000"/>
        </w:rPr>
        <w:tab/>
        <w:t>Spells</w:t>
      </w:r>
    </w:p>
    <w:p w14:paraId="3ABB7213"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1</w:t>
      </w:r>
      <w:r>
        <w:rPr>
          <w:rFonts w:eastAsia="Times New Roman" w:cstheme="minorHAnsi"/>
          <w:color w:val="000000"/>
        </w:rPr>
        <w:t>st</w:t>
      </w:r>
      <w:r>
        <w:rPr>
          <w:rFonts w:eastAsia="Times New Roman" w:cstheme="minorHAnsi"/>
          <w:color w:val="000000"/>
        </w:rPr>
        <w:tab/>
      </w:r>
      <w:r w:rsidR="00AB25EF" w:rsidRPr="000D5DB5">
        <w:rPr>
          <w:rFonts w:eastAsia="Times New Roman" w:cstheme="minorHAnsi"/>
          <w:color w:val="000000"/>
        </w:rPr>
        <w:t>Bane</w:t>
      </w:r>
      <w:r w:rsidR="00482607">
        <w:rPr>
          <w:rFonts w:eastAsia="Times New Roman" w:cstheme="minorHAnsi"/>
          <w:color w:val="000000"/>
        </w:rPr>
        <w:t>, s</w:t>
      </w:r>
      <w:r w:rsidR="00482607" w:rsidRPr="000D5DB5">
        <w:rPr>
          <w:rFonts w:eastAsia="Times New Roman" w:cstheme="minorHAnsi"/>
          <w:color w:val="000000"/>
        </w:rPr>
        <w:t>leep</w:t>
      </w:r>
    </w:p>
    <w:p w14:paraId="441425F5"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3</w:t>
      </w:r>
      <w:r>
        <w:rPr>
          <w:rFonts w:eastAsia="Times New Roman" w:cstheme="minorHAnsi"/>
          <w:color w:val="000000"/>
        </w:rPr>
        <w:t>rd</w:t>
      </w:r>
      <w:r>
        <w:rPr>
          <w:rFonts w:eastAsia="Times New Roman" w:cstheme="minorHAnsi"/>
          <w:color w:val="000000"/>
        </w:rPr>
        <w:tab/>
      </w:r>
      <w:r w:rsidR="00AB25EF" w:rsidRPr="000D5DB5">
        <w:rPr>
          <w:rFonts w:eastAsia="Times New Roman" w:cstheme="minorHAnsi"/>
          <w:color w:val="000000"/>
        </w:rPr>
        <w:t xml:space="preserve">Gentle </w:t>
      </w:r>
      <w:r w:rsidR="00342721">
        <w:rPr>
          <w:rFonts w:eastAsia="Times New Roman" w:cstheme="minorHAnsi"/>
          <w:color w:val="000000"/>
        </w:rPr>
        <w:t>r</w:t>
      </w:r>
      <w:r w:rsidR="00342721" w:rsidRPr="000D5DB5">
        <w:rPr>
          <w:rFonts w:eastAsia="Times New Roman" w:cstheme="minorHAnsi"/>
          <w:color w:val="000000"/>
        </w:rPr>
        <w:t>epose</w:t>
      </w:r>
      <w:r w:rsidR="00482607">
        <w:rPr>
          <w:rFonts w:eastAsia="Times New Roman" w:cstheme="minorHAnsi"/>
          <w:color w:val="000000"/>
        </w:rPr>
        <w:t>, s</w:t>
      </w:r>
      <w:r w:rsidR="00AB25EF" w:rsidRPr="000D5DB5">
        <w:rPr>
          <w:rFonts w:eastAsia="Times New Roman" w:cstheme="minorHAnsi"/>
          <w:color w:val="000000"/>
        </w:rPr>
        <w:t xml:space="preserve">ee </w:t>
      </w:r>
      <w:r w:rsidR="00342721">
        <w:rPr>
          <w:rFonts w:eastAsia="Times New Roman" w:cstheme="minorHAnsi"/>
          <w:color w:val="000000"/>
        </w:rPr>
        <w:t>i</w:t>
      </w:r>
      <w:r w:rsidR="00342721" w:rsidRPr="000D5DB5">
        <w:rPr>
          <w:rFonts w:eastAsia="Times New Roman" w:cstheme="minorHAnsi"/>
          <w:color w:val="000000"/>
        </w:rPr>
        <w:t>nvisibility</w:t>
      </w:r>
    </w:p>
    <w:p w14:paraId="540106CA"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lastRenderedPageBreak/>
        <w:t>5</w:t>
      </w:r>
      <w:r>
        <w:rPr>
          <w:rFonts w:eastAsia="Times New Roman" w:cstheme="minorHAnsi"/>
          <w:color w:val="000000"/>
        </w:rPr>
        <w:t>th</w:t>
      </w:r>
      <w:r>
        <w:rPr>
          <w:rFonts w:eastAsia="Times New Roman" w:cstheme="minorHAnsi"/>
          <w:color w:val="000000"/>
        </w:rPr>
        <w:tab/>
      </w:r>
      <w:r w:rsidR="00601A39">
        <w:rPr>
          <w:rFonts w:eastAsia="Times New Roman" w:cstheme="minorHAnsi"/>
          <w:color w:val="000000"/>
        </w:rPr>
        <w:t>Conjure undead (animate undead</w:t>
      </w:r>
      <w:r w:rsidR="004E1D1A">
        <w:rPr>
          <w:rFonts w:eastAsia="Times New Roman" w:cstheme="minorHAnsi"/>
          <w:color w:val="000000"/>
        </w:rPr>
        <w:t>)</w:t>
      </w:r>
      <w:r w:rsidR="00482607">
        <w:rPr>
          <w:rFonts w:eastAsia="Times New Roman" w:cstheme="minorHAnsi"/>
          <w:color w:val="000000"/>
        </w:rPr>
        <w:t>, s</w:t>
      </w:r>
      <w:r w:rsidR="00482607" w:rsidRPr="000D5DB5">
        <w:rPr>
          <w:rFonts w:eastAsia="Times New Roman" w:cstheme="minorHAnsi"/>
          <w:color w:val="000000"/>
        </w:rPr>
        <w:t xml:space="preserve">peak </w:t>
      </w:r>
      <w:r w:rsidR="00AB25EF" w:rsidRPr="000D5DB5">
        <w:rPr>
          <w:rFonts w:eastAsia="Times New Roman" w:cstheme="minorHAnsi"/>
          <w:color w:val="000000"/>
        </w:rPr>
        <w:t xml:space="preserve">with </w:t>
      </w:r>
      <w:r w:rsidR="00482607">
        <w:rPr>
          <w:rFonts w:eastAsia="Times New Roman" w:cstheme="minorHAnsi"/>
          <w:color w:val="000000"/>
        </w:rPr>
        <w:t>d</w:t>
      </w:r>
      <w:r w:rsidR="00482607" w:rsidRPr="000D5DB5">
        <w:rPr>
          <w:rFonts w:eastAsia="Times New Roman" w:cstheme="minorHAnsi"/>
          <w:color w:val="000000"/>
        </w:rPr>
        <w:t>ead</w:t>
      </w:r>
    </w:p>
    <w:p w14:paraId="466E449B"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7</w:t>
      </w:r>
      <w:r>
        <w:rPr>
          <w:rFonts w:eastAsia="Times New Roman" w:cstheme="minorHAnsi"/>
          <w:color w:val="000000"/>
        </w:rPr>
        <w:t>th</w:t>
      </w:r>
      <w:r>
        <w:rPr>
          <w:rFonts w:eastAsia="Times New Roman" w:cstheme="minorHAnsi"/>
          <w:color w:val="000000"/>
        </w:rPr>
        <w:tab/>
      </w:r>
      <w:r w:rsidR="00AB25EF" w:rsidRPr="000D5DB5">
        <w:rPr>
          <w:rFonts w:eastAsia="Times New Roman" w:cstheme="minorHAnsi"/>
          <w:color w:val="000000"/>
        </w:rPr>
        <w:t>Blight</w:t>
      </w:r>
      <w:r w:rsidR="00482607">
        <w:rPr>
          <w:rFonts w:eastAsia="Times New Roman" w:cstheme="minorHAnsi"/>
          <w:color w:val="000000"/>
        </w:rPr>
        <w:t xml:space="preserve">, </w:t>
      </w:r>
      <w:r w:rsidR="00342721">
        <w:rPr>
          <w:rFonts w:eastAsia="Times New Roman" w:cstheme="minorHAnsi"/>
          <w:color w:val="000000"/>
        </w:rPr>
        <w:t>drain life</w:t>
      </w:r>
    </w:p>
    <w:p w14:paraId="0F4AC441"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9</w:t>
      </w:r>
      <w:r>
        <w:rPr>
          <w:rFonts w:eastAsia="Times New Roman" w:cstheme="minorHAnsi"/>
          <w:color w:val="000000"/>
        </w:rPr>
        <w:t>th</w:t>
      </w:r>
      <w:r>
        <w:rPr>
          <w:rFonts w:eastAsia="Times New Roman" w:cstheme="minorHAnsi"/>
          <w:color w:val="000000"/>
        </w:rPr>
        <w:tab/>
      </w:r>
      <w:r w:rsidR="00912104">
        <w:rPr>
          <w:rFonts w:eastAsia="Times New Roman" w:cstheme="minorHAnsi"/>
          <w:color w:val="000000"/>
        </w:rPr>
        <w:t>Contagion</w:t>
      </w:r>
      <w:r w:rsidR="00482607">
        <w:rPr>
          <w:rFonts w:eastAsia="Times New Roman" w:cstheme="minorHAnsi"/>
          <w:color w:val="000000"/>
        </w:rPr>
        <w:t xml:space="preserve">, </w:t>
      </w:r>
      <w:r w:rsidR="00912104">
        <w:rPr>
          <w:rFonts w:eastAsia="Times New Roman" w:cstheme="minorHAnsi"/>
          <w:color w:val="000000"/>
        </w:rPr>
        <w:t>unhallow</w:t>
      </w:r>
    </w:p>
    <w:p w14:paraId="4257B234" w14:textId="77777777" w:rsidR="00AB25EF" w:rsidRPr="000D5DB5" w:rsidRDefault="00AB25EF">
      <w:pPr>
        <w:contextualSpacing/>
        <w:rPr>
          <w:rFonts w:eastAsia="Times New Roman" w:cstheme="minorHAnsi"/>
          <w:sz w:val="24"/>
          <w:szCs w:val="24"/>
        </w:rPr>
      </w:pPr>
    </w:p>
    <w:p w14:paraId="395C3E6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Death Can Wait. </w:t>
      </w:r>
      <w:r w:rsidRPr="000D5DB5">
        <w:rPr>
          <w:rFonts w:eastAsia="Times New Roman" w:cstheme="minorHAnsi"/>
          <w:color w:val="000000"/>
        </w:rPr>
        <w:t xml:space="preserve">At first level, you gain advantage against all Death Saving Throws, attempts to stabilize, and saves against necromancy spell effects. </w:t>
      </w:r>
    </w:p>
    <w:p w14:paraId="22D289C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may also sacrifice yourself ritually to become a shade, gaining incorporeality (see Introduction), but becoming unable to cast spells. You gain telepathy with who sacrificed you, and may communicate with them and share what you see as an action from their part. This remains so long as you and your lord are in the same plane. The connection may be willingly transferred to another creature. The transformation is complete after one day of death, and cannot be reversed short of a wish spell</w:t>
      </w:r>
      <w:r w:rsidR="00781FA4" w:rsidRPr="000D5DB5">
        <w:rPr>
          <w:rFonts w:eastAsia="Times New Roman" w:cstheme="minorHAnsi"/>
          <w:color w:val="000000"/>
        </w:rPr>
        <w:t xml:space="preserve"> or divine intervention</w:t>
      </w:r>
      <w:r w:rsidRPr="000D5DB5">
        <w:rPr>
          <w:rFonts w:eastAsia="Times New Roman" w:cstheme="minorHAnsi"/>
          <w:color w:val="000000"/>
        </w:rPr>
        <w:t>.</w:t>
      </w:r>
    </w:p>
    <w:p w14:paraId="01FD408A" w14:textId="77777777" w:rsidR="00AB25EF" w:rsidRDefault="00AB25EF">
      <w:pPr>
        <w:contextualSpacing/>
        <w:rPr>
          <w:rFonts w:eastAsia="Times New Roman" w:cstheme="minorHAnsi"/>
          <w:sz w:val="24"/>
          <w:szCs w:val="24"/>
        </w:rPr>
      </w:pPr>
    </w:p>
    <w:p w14:paraId="6BA1910C" w14:textId="79D574F3"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Lich King’s Favor. </w:t>
      </w:r>
      <w:r w:rsidRPr="000D5DB5">
        <w:rPr>
          <w:rFonts w:eastAsia="Times New Roman" w:cstheme="minorHAnsi"/>
          <w:color w:val="000000"/>
        </w:rPr>
        <w:t xml:space="preserve">Starting at 2nd level, you add all </w:t>
      </w:r>
      <w:r w:rsidR="00311C44" w:rsidRPr="000D5DB5">
        <w:rPr>
          <w:rFonts w:eastAsia="Times New Roman" w:cstheme="minorHAnsi"/>
          <w:color w:val="000000"/>
        </w:rPr>
        <w:t xml:space="preserve">necromancy spells from all spell lists </w:t>
      </w:r>
      <w:r w:rsidRPr="000D5DB5">
        <w:rPr>
          <w:rFonts w:eastAsia="Times New Roman" w:cstheme="minorHAnsi"/>
          <w:color w:val="000000"/>
        </w:rPr>
        <w:t xml:space="preserve">to your spell list. </w:t>
      </w:r>
      <w:r w:rsidR="00311C44" w:rsidRPr="000D5DB5">
        <w:rPr>
          <w:rFonts w:eastAsia="Times New Roman" w:cstheme="minorHAnsi"/>
          <w:color w:val="000000"/>
        </w:rPr>
        <w:t xml:space="preserve">Using necromancy spells that are not on your spell list cost </w:t>
      </w:r>
      <w:del w:id="1997" w:author="Admin" w:date="2021-08-22T04:15:00Z">
        <w:r w:rsidR="00311C44" w:rsidRPr="000D5DB5" w:rsidDel="006E24EF">
          <w:rPr>
            <w:rFonts w:eastAsia="Times New Roman" w:cstheme="minorHAnsi"/>
            <w:color w:val="000000"/>
          </w:rPr>
          <w:delText xml:space="preserve">1 </w:delText>
        </w:r>
      </w:del>
      <w:ins w:id="1998" w:author="Admin" w:date="2021-08-22T04:15:00Z">
        <w:r w:rsidR="006E24EF">
          <w:rPr>
            <w:rFonts w:eastAsia="Times New Roman" w:cstheme="minorHAnsi"/>
            <w:color w:val="000000"/>
          </w:rPr>
          <w:t>2</w:t>
        </w:r>
        <w:r w:rsidR="006E24EF" w:rsidRPr="000D5DB5">
          <w:rPr>
            <w:rFonts w:eastAsia="Times New Roman" w:cstheme="minorHAnsi"/>
            <w:color w:val="000000"/>
          </w:rPr>
          <w:t xml:space="preserve"> </w:t>
        </w:r>
      </w:ins>
      <w:r w:rsidR="00311C44" w:rsidRPr="000D5DB5">
        <w:rPr>
          <w:rFonts w:eastAsia="Times New Roman" w:cstheme="minorHAnsi"/>
          <w:color w:val="000000"/>
        </w:rPr>
        <w:t>additional mana point</w:t>
      </w:r>
      <w:ins w:id="1999" w:author="Admin" w:date="2021-08-22T04:15:00Z">
        <w:r w:rsidR="006E24EF">
          <w:rPr>
            <w:rFonts w:eastAsia="Times New Roman" w:cstheme="minorHAnsi"/>
            <w:color w:val="000000"/>
          </w:rPr>
          <w:t>s</w:t>
        </w:r>
      </w:ins>
      <w:r w:rsidR="00311C44" w:rsidRPr="000D5DB5">
        <w:rPr>
          <w:rFonts w:eastAsia="Times New Roman" w:cstheme="minorHAnsi"/>
          <w:color w:val="000000"/>
        </w:rPr>
        <w:t>.</w:t>
      </w:r>
    </w:p>
    <w:p w14:paraId="30466BEE" w14:textId="77777777" w:rsidR="009A2B28" w:rsidRDefault="009A2B28">
      <w:pPr>
        <w:contextualSpacing/>
        <w:rPr>
          <w:rFonts w:eastAsia="Times New Roman" w:cstheme="minorHAnsi"/>
          <w:sz w:val="24"/>
          <w:szCs w:val="24"/>
        </w:rPr>
      </w:pPr>
    </w:p>
    <w:p w14:paraId="18A74987" w14:textId="77777777" w:rsidR="00CC00D0" w:rsidRPr="00CC00D0" w:rsidRDefault="00CC00D0" w:rsidP="00CC00D0">
      <w:pPr>
        <w:contextualSpacing/>
        <w:rPr>
          <w:rFonts w:eastAsia="Times New Roman" w:cstheme="minorHAnsi"/>
          <w:color w:val="000000"/>
        </w:rPr>
      </w:pPr>
      <w:r>
        <w:rPr>
          <w:rFonts w:eastAsia="Times New Roman" w:cstheme="minorHAnsi"/>
          <w:b/>
          <w:bCs/>
          <w:color w:val="000000"/>
        </w:rPr>
        <w:t xml:space="preserve">Channel Divinity: Turn Living. </w:t>
      </w:r>
      <w:r>
        <w:rPr>
          <w:rFonts w:eastAsia="Times New Roman" w:cstheme="minorHAnsi"/>
          <w:color w:val="000000"/>
        </w:rPr>
        <w:t xml:space="preserve">Also starting at 2nd level, you can, as </w:t>
      </w:r>
      <w:r w:rsidRPr="00CC00D0">
        <w:rPr>
          <w:rFonts w:eastAsia="Times New Roman" w:cstheme="minorHAnsi"/>
          <w:color w:val="000000"/>
        </w:rPr>
        <w:t xml:space="preserve">an action, present your </w:t>
      </w:r>
      <w:r>
        <w:rPr>
          <w:rFonts w:eastAsia="Times New Roman" w:cstheme="minorHAnsi"/>
          <w:color w:val="000000"/>
        </w:rPr>
        <w:t>s</w:t>
      </w:r>
      <w:r w:rsidRPr="00CC00D0">
        <w:rPr>
          <w:rFonts w:eastAsia="Times New Roman" w:cstheme="minorHAnsi"/>
          <w:color w:val="000000"/>
        </w:rPr>
        <w:t xml:space="preserve">ymbol and speak a prayer censuring the </w:t>
      </w:r>
      <w:r>
        <w:rPr>
          <w:rFonts w:eastAsia="Times New Roman" w:cstheme="minorHAnsi"/>
          <w:color w:val="000000"/>
        </w:rPr>
        <w:t>living</w:t>
      </w:r>
      <w:r w:rsidRPr="00CC00D0">
        <w:rPr>
          <w:rFonts w:eastAsia="Times New Roman" w:cstheme="minorHAnsi"/>
          <w:color w:val="000000"/>
        </w:rPr>
        <w:t xml:space="preserve">. Each </w:t>
      </w:r>
      <w:r>
        <w:rPr>
          <w:rFonts w:eastAsia="Times New Roman" w:cstheme="minorHAnsi"/>
          <w:color w:val="000000"/>
        </w:rPr>
        <w:t xml:space="preserve">living creature </w:t>
      </w:r>
      <w:r w:rsidRPr="00CC00D0">
        <w:rPr>
          <w:rFonts w:eastAsia="Times New Roman" w:cstheme="minorHAnsi"/>
          <w:color w:val="000000"/>
        </w:rPr>
        <w:t xml:space="preserve">that can see or hear you within 30 feet of you must make a </w:t>
      </w:r>
      <w:r>
        <w:rPr>
          <w:rFonts w:eastAsia="Times New Roman" w:cstheme="minorHAnsi"/>
          <w:color w:val="000000"/>
        </w:rPr>
        <w:t>Spirit</w:t>
      </w:r>
      <w:r w:rsidRPr="00CC00D0">
        <w:rPr>
          <w:rFonts w:eastAsia="Times New Roman" w:cstheme="minorHAnsi"/>
          <w:color w:val="000000"/>
        </w:rPr>
        <w:t xml:space="preserve"> saving throw. If the creature fails its saving throw, it is turned for 1 minute or until it takes any damage.</w:t>
      </w:r>
    </w:p>
    <w:p w14:paraId="64BC7F21" w14:textId="77777777" w:rsidR="00CC00D0" w:rsidRDefault="00CC00D0" w:rsidP="00CC00D0">
      <w:pPr>
        <w:contextualSpacing/>
        <w:rPr>
          <w:rFonts w:eastAsia="Times New Roman" w:cstheme="minorHAnsi"/>
          <w:color w:val="000000"/>
        </w:rPr>
      </w:pPr>
      <w:r w:rsidRPr="00CC00D0">
        <w:rPr>
          <w:rFonts w:eastAsia="Times New Roman" w:cstheme="minorHAnsi"/>
          <w:color w:val="000000"/>
        </w:rPr>
        <w:t>A turned creature must spend its turns trying to move as far away from you as it can, and it can't willingly move to a space within 30 feet of you. It also can't take reactions. For its action, it can use only the Dash action or try to escape from an effect that prevents it from moving. If there's nowhere to move, the creature can use the Dodge action.</w:t>
      </w:r>
    </w:p>
    <w:p w14:paraId="2E6612F2" w14:textId="77777777" w:rsidR="00CC00D0" w:rsidRDefault="00CC00D0" w:rsidP="00CC00D0">
      <w:pPr>
        <w:contextualSpacing/>
        <w:rPr>
          <w:rFonts w:eastAsia="Times New Roman" w:cstheme="minorHAnsi"/>
          <w:color w:val="000000"/>
        </w:rPr>
      </w:pPr>
      <w:r>
        <w:rPr>
          <w:rFonts w:eastAsia="Times New Roman" w:cstheme="minorHAnsi"/>
          <w:color w:val="000000"/>
        </w:rPr>
        <w:t xml:space="preserve">When you reach 5th level, you can also outright destroy the living you turn with this feature. </w:t>
      </w:r>
    </w:p>
    <w:p w14:paraId="1CF18E5B" w14:textId="77777777" w:rsidR="00CC00D0" w:rsidRPr="00EF7C93" w:rsidRDefault="00CC00D0" w:rsidP="00CC00D0">
      <w:pPr>
        <w:contextualSpacing/>
        <w:rPr>
          <w:rFonts w:eastAsia="Times New Roman" w:cstheme="minorHAnsi"/>
          <w:sz w:val="24"/>
          <w:szCs w:val="24"/>
        </w:rPr>
      </w:pPr>
      <w:r>
        <w:rPr>
          <w:rFonts w:eastAsia="Times New Roman" w:cstheme="minorHAnsi"/>
          <w:color w:val="000000"/>
        </w:rPr>
        <w:t>W</w:t>
      </w:r>
      <w:r w:rsidRPr="000D5DB5">
        <w:rPr>
          <w:rFonts w:eastAsia="Times New Roman" w:cstheme="minorHAnsi"/>
          <w:color w:val="000000"/>
        </w:rPr>
        <w:t>hen a</w:t>
      </w:r>
      <w:r>
        <w:rPr>
          <w:rFonts w:eastAsia="Times New Roman" w:cstheme="minorHAnsi"/>
          <w:color w:val="000000"/>
        </w:rPr>
        <w:t xml:space="preserve"> living creature </w:t>
      </w:r>
      <w:r w:rsidRPr="000D5DB5">
        <w:rPr>
          <w:rFonts w:eastAsia="Times New Roman" w:cstheme="minorHAnsi"/>
          <w:color w:val="000000"/>
        </w:rPr>
        <w:t xml:space="preserve">fails its saving throw against your Turn </w:t>
      </w:r>
      <w:r>
        <w:rPr>
          <w:rFonts w:eastAsia="Times New Roman" w:cstheme="minorHAnsi"/>
          <w:color w:val="000000"/>
        </w:rPr>
        <w:t xml:space="preserve">Living </w:t>
      </w:r>
      <w:r w:rsidRPr="000D5DB5">
        <w:rPr>
          <w:rFonts w:eastAsia="Times New Roman" w:cstheme="minorHAnsi"/>
          <w:color w:val="000000"/>
        </w:rPr>
        <w:t xml:space="preserve">feature, the creature is instantly destroyed if its challenge rating is at or below a certain threshold, as shown in the </w:t>
      </w:r>
      <w:r>
        <w:rPr>
          <w:rFonts w:eastAsia="Times New Roman" w:cstheme="minorHAnsi"/>
          <w:color w:val="000000"/>
        </w:rPr>
        <w:t>Turn</w:t>
      </w:r>
      <w:r w:rsidRPr="000D5DB5">
        <w:rPr>
          <w:rFonts w:eastAsia="Times New Roman" w:cstheme="minorHAnsi"/>
          <w:color w:val="000000"/>
        </w:rPr>
        <w:t xml:space="preserve"> </w:t>
      </w:r>
      <w:r>
        <w:rPr>
          <w:rFonts w:eastAsia="Times New Roman" w:cstheme="minorHAnsi"/>
          <w:color w:val="000000"/>
        </w:rPr>
        <w:t xml:space="preserve">Living </w:t>
      </w:r>
      <w:r w:rsidRPr="000D5DB5">
        <w:rPr>
          <w:rFonts w:eastAsia="Times New Roman" w:cstheme="minorHAnsi"/>
          <w:color w:val="000000"/>
        </w:rPr>
        <w:t>table.</w:t>
      </w:r>
      <w:r w:rsidRPr="00CC00D0">
        <w:rPr>
          <w:rFonts w:eastAsia="Times New Roman" w:cstheme="minorHAnsi"/>
          <w:color w:val="000000"/>
        </w:rPr>
        <w:t xml:space="preserve"> </w:t>
      </w:r>
      <w:r w:rsidRPr="00EF7C93">
        <w:rPr>
          <w:rFonts w:eastAsia="Times New Roman" w:cstheme="minorHAnsi"/>
          <w:color w:val="000000"/>
        </w:rPr>
        <w:t xml:space="preserve">It disintegrates, leaving only a pile of dust, so commands the Lich King. </w:t>
      </w:r>
    </w:p>
    <w:p w14:paraId="79EEF4A0" w14:textId="77777777" w:rsidR="00CC00D0" w:rsidRPr="000D5DB5" w:rsidRDefault="00CC00D0" w:rsidP="00CC00D0">
      <w:pPr>
        <w:contextualSpacing/>
        <w:rPr>
          <w:rFonts w:eastAsia="Times New Roman" w:cstheme="minorHAnsi"/>
          <w:sz w:val="24"/>
          <w:szCs w:val="24"/>
        </w:rPr>
      </w:pPr>
    </w:p>
    <w:p w14:paraId="5F2B8779" w14:textId="77777777" w:rsidR="00CC00D0" w:rsidRPr="000D5DB5" w:rsidRDefault="00CC00D0" w:rsidP="00CC00D0">
      <w:pPr>
        <w:contextualSpacing/>
        <w:rPr>
          <w:rFonts w:eastAsia="Times New Roman" w:cstheme="minorHAnsi"/>
          <w:sz w:val="24"/>
          <w:szCs w:val="24"/>
        </w:rPr>
      </w:pPr>
      <w:r>
        <w:rPr>
          <w:rFonts w:eastAsia="Times New Roman" w:cstheme="minorHAnsi"/>
          <w:i/>
          <w:iCs/>
          <w:color w:val="000000"/>
        </w:rPr>
        <w:t xml:space="preserve">Turn Living </w:t>
      </w:r>
      <w:r w:rsidRPr="000D5DB5">
        <w:rPr>
          <w:rFonts w:eastAsia="Times New Roman" w:cstheme="minorHAnsi"/>
          <w:i/>
          <w:iCs/>
          <w:color w:val="000000"/>
        </w:rPr>
        <w:t>Table</w:t>
      </w:r>
    </w:p>
    <w:p w14:paraId="23F915C9" w14:textId="77777777" w:rsidR="00CC00D0" w:rsidRPr="000D5DB5" w:rsidRDefault="00CC00D0" w:rsidP="00CC00D0">
      <w:pPr>
        <w:contextualSpacing/>
        <w:rPr>
          <w:rFonts w:eastAsia="Times New Roman" w:cstheme="minorHAnsi"/>
          <w:sz w:val="24"/>
          <w:szCs w:val="24"/>
        </w:rPr>
      </w:pPr>
      <w:r>
        <w:rPr>
          <w:rFonts w:eastAsia="Times New Roman" w:cstheme="minorHAnsi"/>
          <w:i/>
          <w:iCs/>
          <w:color w:val="000000"/>
        </w:rPr>
        <w:t>Priest</w:t>
      </w:r>
      <w:r w:rsidRPr="000D5DB5">
        <w:rPr>
          <w:rFonts w:eastAsia="Times New Roman" w:cstheme="minorHAnsi"/>
          <w:i/>
          <w:iCs/>
          <w:color w:val="000000"/>
        </w:rPr>
        <w:t xml:space="preserve"> Level</w:t>
      </w:r>
      <w:r>
        <w:rPr>
          <w:rFonts w:eastAsia="Times New Roman" w:cstheme="minorHAnsi"/>
          <w:i/>
          <w:iCs/>
          <w:color w:val="000000"/>
        </w:rPr>
        <w:tab/>
      </w:r>
      <w:r w:rsidRPr="000D5DB5">
        <w:rPr>
          <w:rFonts w:eastAsia="Times New Roman" w:cstheme="minorHAnsi"/>
          <w:i/>
          <w:iCs/>
          <w:color w:val="000000"/>
        </w:rPr>
        <w:t xml:space="preserve">Destroys </w:t>
      </w:r>
      <w:r>
        <w:rPr>
          <w:rFonts w:eastAsia="Times New Roman" w:cstheme="minorHAnsi"/>
          <w:i/>
          <w:iCs/>
          <w:color w:val="000000"/>
        </w:rPr>
        <w:t xml:space="preserve">Living </w:t>
      </w:r>
      <w:r w:rsidRPr="000D5DB5">
        <w:rPr>
          <w:rFonts w:eastAsia="Times New Roman" w:cstheme="minorHAnsi"/>
          <w:i/>
          <w:iCs/>
          <w:color w:val="000000"/>
        </w:rPr>
        <w:t>of CR</w:t>
      </w:r>
    </w:p>
    <w:p w14:paraId="25C577EB"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i/>
          <w:iCs/>
          <w:color w:val="000000"/>
        </w:rPr>
        <w:t>5</w:t>
      </w:r>
      <w:r w:rsidRPr="000D5DB5">
        <w:rPr>
          <w:rFonts w:eastAsia="Times New Roman" w:cstheme="minorHAnsi"/>
          <w:color w:val="000000"/>
        </w:rPr>
        <w:t>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1/2 or lower</w:t>
      </w:r>
    </w:p>
    <w:p w14:paraId="2396392E"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color w:val="000000"/>
        </w:rPr>
        <w:t>8th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1 or lower</w:t>
      </w:r>
    </w:p>
    <w:p w14:paraId="551C6623"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color w:val="000000"/>
        </w:rPr>
        <w:t>11t</w:t>
      </w:r>
      <w:r>
        <w:rPr>
          <w:rFonts w:eastAsia="Times New Roman" w:cstheme="minorHAnsi"/>
          <w:color w:val="000000"/>
        </w:rPr>
        <w: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2 or lower</w:t>
      </w:r>
    </w:p>
    <w:p w14:paraId="3D87310B"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color w:val="000000"/>
        </w:rPr>
        <w:t>14th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3 or lower</w:t>
      </w:r>
    </w:p>
    <w:p w14:paraId="06715528" w14:textId="77777777" w:rsidR="00CC00D0" w:rsidRDefault="00CC00D0" w:rsidP="00CC00D0">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4 or lower</w:t>
      </w:r>
    </w:p>
    <w:p w14:paraId="44DC910F" w14:textId="77777777" w:rsidR="00CC00D0" w:rsidRPr="00EF7C93" w:rsidRDefault="00CC00D0">
      <w:pPr>
        <w:contextualSpacing/>
        <w:rPr>
          <w:rFonts w:eastAsia="Times New Roman" w:cstheme="minorHAnsi"/>
          <w:sz w:val="24"/>
          <w:szCs w:val="24"/>
        </w:rPr>
      </w:pPr>
    </w:p>
    <w:p w14:paraId="5CB5C8C2" w14:textId="3126D8E0" w:rsidR="00AB25EF" w:rsidRPr="000D5DB5" w:rsidRDefault="00AB25EF" w:rsidP="00066B30">
      <w:pPr>
        <w:contextualSpacing/>
        <w:rPr>
          <w:rFonts w:eastAsia="Times New Roman" w:cstheme="minorHAnsi"/>
          <w:sz w:val="24"/>
          <w:szCs w:val="24"/>
        </w:rPr>
      </w:pPr>
      <w:del w:id="2000" w:author="Admin" w:date="2021-12-09T23:12:00Z">
        <w:r w:rsidRPr="000D5DB5" w:rsidDel="00066B30">
          <w:rPr>
            <w:rFonts w:eastAsia="Times New Roman" w:cstheme="minorHAnsi"/>
            <w:b/>
            <w:bCs/>
            <w:color w:val="000000"/>
          </w:rPr>
          <w:delText>Cultist of the Damned</w:delText>
        </w:r>
      </w:del>
      <w:ins w:id="2001" w:author="Admin" w:date="2021-12-09T23:16:00Z">
        <w:r w:rsidR="00066B30">
          <w:rPr>
            <w:rFonts w:eastAsia="Times New Roman" w:cstheme="minorHAnsi"/>
            <w:b/>
            <w:bCs/>
            <w:color w:val="000000"/>
          </w:rPr>
          <w:t xml:space="preserve">Death </w:t>
        </w:r>
      </w:ins>
      <w:ins w:id="2002" w:author="Admin" w:date="2021-12-09T23:17:00Z">
        <w:r w:rsidR="00066B30">
          <w:rPr>
            <w:rFonts w:eastAsia="Times New Roman" w:cstheme="minorHAnsi"/>
            <w:b/>
            <w:bCs/>
            <w:color w:val="000000"/>
          </w:rPr>
          <w:t>Denied</w:t>
        </w:r>
      </w:ins>
      <w:r w:rsidRPr="000D5DB5">
        <w:rPr>
          <w:rFonts w:eastAsia="Times New Roman" w:cstheme="minorHAnsi"/>
          <w:b/>
          <w:bCs/>
          <w:color w:val="000000"/>
        </w:rPr>
        <w:t>.</w:t>
      </w:r>
      <w:r w:rsidRPr="000D5DB5">
        <w:rPr>
          <w:rFonts w:eastAsia="Times New Roman" w:cstheme="minorHAnsi"/>
          <w:color w:val="000000"/>
        </w:rPr>
        <w:t xml:space="preserve"> Starting at 6th level</w:t>
      </w:r>
      <w:del w:id="2003" w:author="Admin" w:date="2021-12-09T23:12:00Z">
        <w:r w:rsidRPr="000D5DB5" w:rsidDel="00066B30">
          <w:rPr>
            <w:rFonts w:eastAsia="Times New Roman" w:cstheme="minorHAnsi"/>
            <w:color w:val="000000"/>
          </w:rPr>
          <w:delText xml:space="preserve">, you can cast any Necromancy spell as a ritual even if it doesn't have the ritual tag. </w:delText>
        </w:r>
      </w:del>
      <w:ins w:id="2004" w:author="Admin" w:date="2021-12-09T23:12:00Z">
        <w:r w:rsidR="00066B30">
          <w:rPr>
            <w:rFonts w:eastAsia="Times New Roman" w:cstheme="minorHAnsi"/>
            <w:color w:val="000000"/>
          </w:rPr>
          <w:t xml:space="preserve">, you may release a burst of shadow as an action. </w:t>
        </w:r>
      </w:ins>
      <w:ins w:id="2005" w:author="Admin" w:date="2021-12-09T23:15:00Z">
        <w:r w:rsidR="00066B30">
          <w:rPr>
            <w:rFonts w:eastAsia="Times New Roman" w:cstheme="minorHAnsi"/>
            <w:color w:val="000000"/>
          </w:rPr>
          <w:t xml:space="preserve">This acts as the </w:t>
        </w:r>
        <w:r w:rsidR="00066B30">
          <w:rPr>
            <w:rFonts w:eastAsia="Times New Roman" w:cstheme="minorHAnsi"/>
            <w:i/>
            <w:iCs/>
            <w:color w:val="000000"/>
          </w:rPr>
          <w:t xml:space="preserve">death nova </w:t>
        </w:r>
        <w:r w:rsidR="00066B30">
          <w:rPr>
            <w:rFonts w:eastAsia="Times New Roman" w:cstheme="minorHAnsi"/>
            <w:color w:val="000000"/>
          </w:rPr>
          <w:t xml:space="preserve">spell. After you use this ability, you cannot use it again until you complete a short or long rest, or until you have </w:t>
        </w:r>
      </w:ins>
      <w:ins w:id="2006" w:author="Admin" w:date="2021-12-09T23:16:00Z">
        <w:r w:rsidR="00066B30">
          <w:rPr>
            <w:rFonts w:eastAsia="Times New Roman" w:cstheme="minorHAnsi"/>
            <w:color w:val="000000"/>
          </w:rPr>
          <w:t xml:space="preserve">made at least one death saving throw. </w:t>
        </w:r>
      </w:ins>
      <w:ins w:id="2007" w:author="Admin" w:date="2021-12-09T23:12:00Z">
        <w:r w:rsidR="00066B30">
          <w:rPr>
            <w:rFonts w:eastAsia="Times New Roman" w:cstheme="minorHAnsi"/>
            <w:color w:val="000000"/>
          </w:rPr>
          <w:t xml:space="preserve"> </w:t>
        </w:r>
      </w:ins>
    </w:p>
    <w:p w14:paraId="44E3B249" w14:textId="77777777" w:rsidR="00AB25EF" w:rsidRPr="000D5DB5" w:rsidRDefault="00AB25EF">
      <w:pPr>
        <w:contextualSpacing/>
        <w:rPr>
          <w:rFonts w:eastAsia="Times New Roman" w:cstheme="minorHAnsi"/>
          <w:sz w:val="24"/>
          <w:szCs w:val="24"/>
        </w:rPr>
      </w:pPr>
    </w:p>
    <w:p w14:paraId="291937EA" w14:textId="7D981405" w:rsidR="00066B30" w:rsidRDefault="00AB25EF" w:rsidP="00066B30">
      <w:pPr>
        <w:contextualSpacing/>
        <w:rPr>
          <w:ins w:id="2008" w:author="Admin" w:date="2021-12-09T23:18:00Z"/>
          <w:rFonts w:eastAsia="Times New Roman" w:cstheme="minorHAnsi"/>
          <w:color w:val="000000"/>
        </w:rPr>
      </w:pPr>
      <w:r w:rsidRPr="000D5DB5">
        <w:rPr>
          <w:rFonts w:eastAsia="Times New Roman" w:cstheme="minorHAnsi"/>
          <w:b/>
          <w:bCs/>
          <w:color w:val="000000"/>
        </w:rPr>
        <w:t xml:space="preserve">Death's Touch. </w:t>
      </w:r>
      <w:r w:rsidRPr="000D5DB5">
        <w:rPr>
          <w:rFonts w:eastAsia="Times New Roman" w:cstheme="minorHAnsi"/>
          <w:color w:val="000000"/>
        </w:rPr>
        <w:t>At 8th level, you may use an action to target any dying</w:t>
      </w:r>
      <w:ins w:id="2009" w:author="Admin" w:date="2021-12-09T23:18:00Z">
        <w:r w:rsidR="00066B30">
          <w:rPr>
            <w:rFonts w:eastAsia="Times New Roman" w:cstheme="minorHAnsi"/>
            <w:color w:val="000000"/>
          </w:rPr>
          <w:t xml:space="preserve"> or stabilized</w:t>
        </w:r>
      </w:ins>
      <w:r w:rsidRPr="000D5DB5">
        <w:rPr>
          <w:rFonts w:eastAsia="Times New Roman" w:cstheme="minorHAnsi"/>
          <w:color w:val="000000"/>
        </w:rPr>
        <w:t xml:space="preserve"> creature within 90 feet with a ranged spell attack. </w:t>
      </w:r>
      <w:del w:id="2010" w:author="Admin" w:date="2021-12-09T23:17:00Z">
        <w:r w:rsidRPr="000D5DB5" w:rsidDel="00066B30">
          <w:rPr>
            <w:rFonts w:eastAsia="Times New Roman" w:cstheme="minorHAnsi"/>
            <w:color w:val="000000"/>
          </w:rPr>
          <w:delText xml:space="preserve">The </w:delText>
        </w:r>
      </w:del>
      <w:ins w:id="2011" w:author="Admin" w:date="2021-12-09T23:17:00Z">
        <w:r w:rsidR="00066B30">
          <w:rPr>
            <w:rFonts w:eastAsia="Times New Roman" w:cstheme="minorHAnsi"/>
            <w:color w:val="000000"/>
          </w:rPr>
          <w:t xml:space="preserve">On a successful hit, the </w:t>
        </w:r>
      </w:ins>
      <w:r w:rsidRPr="000D5DB5">
        <w:rPr>
          <w:rFonts w:eastAsia="Times New Roman" w:cstheme="minorHAnsi"/>
          <w:color w:val="000000"/>
        </w:rPr>
        <w:t>creature fails one death saving throw</w:t>
      </w:r>
      <w:del w:id="2012" w:author="Admin" w:date="2021-12-09T23:17:00Z">
        <w:r w:rsidRPr="000D5DB5" w:rsidDel="00066B30">
          <w:rPr>
            <w:rFonts w:eastAsia="Times New Roman" w:cstheme="minorHAnsi"/>
            <w:color w:val="000000"/>
          </w:rPr>
          <w:delText xml:space="preserve"> instantly</w:delText>
        </w:r>
      </w:del>
      <w:ins w:id="2013" w:author="Admin" w:date="2021-12-09T23:18:00Z">
        <w:r w:rsidR="00066B30">
          <w:rPr>
            <w:rFonts w:eastAsia="Times New Roman" w:cstheme="minorHAnsi"/>
            <w:color w:val="000000"/>
          </w:rPr>
          <w:t xml:space="preserve"> and is no longer stabilized</w:t>
        </w:r>
      </w:ins>
      <w:r w:rsidRPr="000D5DB5">
        <w:rPr>
          <w:rFonts w:eastAsia="Times New Roman" w:cstheme="minorHAnsi"/>
          <w:color w:val="000000"/>
        </w:rPr>
        <w:t xml:space="preserve">. </w:t>
      </w:r>
    </w:p>
    <w:p w14:paraId="6E3B855D" w14:textId="4782E120" w:rsidR="00AB25EF" w:rsidRPr="000D5DB5" w:rsidRDefault="00AB25EF" w:rsidP="00066B30">
      <w:pPr>
        <w:contextualSpacing/>
        <w:rPr>
          <w:rFonts w:eastAsia="Times New Roman" w:cstheme="minorHAnsi"/>
          <w:sz w:val="24"/>
          <w:szCs w:val="24"/>
        </w:rPr>
      </w:pPr>
      <w:r w:rsidRPr="000D5DB5">
        <w:rPr>
          <w:rFonts w:eastAsia="Times New Roman" w:cstheme="minorHAnsi"/>
          <w:color w:val="000000"/>
        </w:rPr>
        <w:t xml:space="preserve">You also have Resistance to </w:t>
      </w:r>
      <w:r w:rsidR="00B77552" w:rsidRPr="000D5DB5">
        <w:rPr>
          <w:rFonts w:eastAsia="Times New Roman" w:cstheme="minorHAnsi"/>
          <w:color w:val="000000"/>
        </w:rPr>
        <w:t xml:space="preserve">shadow </w:t>
      </w:r>
      <w:r w:rsidRPr="000D5DB5">
        <w:rPr>
          <w:rFonts w:eastAsia="Times New Roman" w:cstheme="minorHAnsi"/>
          <w:color w:val="000000"/>
        </w:rPr>
        <w:t xml:space="preserve">damage. </w:t>
      </w:r>
    </w:p>
    <w:p w14:paraId="7C7841BC" w14:textId="77777777" w:rsidR="00AB25EF" w:rsidRPr="000D5DB5" w:rsidRDefault="00AB25EF">
      <w:pPr>
        <w:contextualSpacing/>
        <w:rPr>
          <w:rFonts w:eastAsia="Times New Roman" w:cstheme="minorHAnsi"/>
          <w:sz w:val="24"/>
          <w:szCs w:val="24"/>
        </w:rPr>
      </w:pPr>
    </w:p>
    <w:p w14:paraId="2C7EBA5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Avatar of Death.</w:t>
      </w:r>
      <w:r w:rsidRPr="000D5DB5">
        <w:rPr>
          <w:rFonts w:eastAsia="Times New Roman" w:cstheme="minorHAnsi"/>
          <w:color w:val="000000"/>
        </w:rPr>
        <w:t xml:space="preserve"> At 17th level you have the “Command Undead” ability as if you were a Necromancer equal to your priest level. </w:t>
      </w:r>
      <w:r w:rsidR="00CC00D0" w:rsidRPr="000D5DB5">
        <w:rPr>
          <w:rFonts w:eastAsia="Times New Roman" w:cstheme="minorHAnsi"/>
          <w:color w:val="000000"/>
        </w:rPr>
        <w:t>Also,</w:t>
      </w:r>
      <w:r w:rsidRPr="000D5DB5">
        <w:rPr>
          <w:rFonts w:eastAsia="Times New Roman" w:cstheme="minorHAnsi"/>
          <w:color w:val="000000"/>
        </w:rPr>
        <w:t xml:space="preserve"> when</w:t>
      </w:r>
      <w:r w:rsidR="00CC00D0">
        <w:rPr>
          <w:rFonts w:eastAsia="Times New Roman" w:cstheme="minorHAnsi"/>
          <w:color w:val="000000"/>
        </w:rPr>
        <w:t xml:space="preserve">ever you defeat a creature using a necromancy spell, they </w:t>
      </w:r>
      <w:r w:rsidRPr="000D5DB5">
        <w:rPr>
          <w:rFonts w:eastAsia="Times New Roman" w:cstheme="minorHAnsi"/>
          <w:color w:val="000000"/>
        </w:rPr>
        <w:t>cannot be resurrected or reincarnated</w:t>
      </w:r>
      <w:r w:rsidR="00CC00D0">
        <w:rPr>
          <w:rFonts w:eastAsia="Times New Roman" w:cstheme="minorHAnsi"/>
          <w:color w:val="000000"/>
        </w:rPr>
        <w:t xml:space="preserve"> so long as you have not dropped to 0 hit points since you defeated them</w:t>
      </w:r>
      <w:r w:rsidRPr="000D5DB5">
        <w:rPr>
          <w:rFonts w:eastAsia="Times New Roman" w:cstheme="minorHAnsi"/>
          <w:color w:val="000000"/>
        </w:rPr>
        <w:t xml:space="preserve">. They can however be raised as </w:t>
      </w:r>
      <w:r w:rsidR="00CC00D0">
        <w:rPr>
          <w:rFonts w:eastAsia="Times New Roman" w:cstheme="minorHAnsi"/>
          <w:color w:val="000000"/>
        </w:rPr>
        <w:t>u</w:t>
      </w:r>
      <w:r w:rsidRPr="000D5DB5">
        <w:rPr>
          <w:rFonts w:eastAsia="Times New Roman" w:cstheme="minorHAnsi"/>
          <w:color w:val="000000"/>
        </w:rPr>
        <w:t>ndead.</w:t>
      </w:r>
    </w:p>
    <w:p w14:paraId="14C05F60" w14:textId="77777777" w:rsidR="00AB25EF" w:rsidRPr="000D5DB5" w:rsidRDefault="00AB25EF">
      <w:pPr>
        <w:contextualSpacing/>
        <w:rPr>
          <w:rFonts w:eastAsia="Times New Roman" w:cstheme="minorHAnsi"/>
          <w:sz w:val="24"/>
          <w:szCs w:val="24"/>
        </w:rPr>
      </w:pPr>
    </w:p>
    <w:p w14:paraId="33179455"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 xml:space="preserve">Discipline Priesthood </w:t>
      </w:r>
    </w:p>
    <w:p w14:paraId="2AA24C09" w14:textId="77777777" w:rsidR="00AB25EF" w:rsidRDefault="009A2B28">
      <w:pPr>
        <w:contextualSpacing/>
        <w:rPr>
          <w:rFonts w:eastAsia="Times New Roman" w:cstheme="minorHAnsi"/>
          <w:color w:val="000000"/>
        </w:rPr>
      </w:pPr>
      <w:bookmarkStart w:id="2014" w:name="_Hlk13753517"/>
      <w:r>
        <w:rPr>
          <w:rFonts w:eastAsia="Times New Roman" w:cstheme="minorHAnsi"/>
          <w:color w:val="000000"/>
        </w:rPr>
        <w:t xml:space="preserve">You </w:t>
      </w:r>
      <w:r w:rsidR="00CC00D0" w:rsidRPr="000D5DB5">
        <w:rPr>
          <w:rFonts w:eastAsia="Times New Roman" w:cstheme="minorHAnsi"/>
          <w:color w:val="000000"/>
        </w:rPr>
        <w:t>follow</w:t>
      </w:r>
      <w:r w:rsidR="00AB25EF" w:rsidRPr="000D5DB5">
        <w:rPr>
          <w:rFonts w:eastAsia="Times New Roman" w:cstheme="minorHAnsi"/>
          <w:color w:val="000000"/>
        </w:rPr>
        <w:t xml:space="preserve"> the tenets of balance and self-improvement</w:t>
      </w:r>
      <w:r>
        <w:rPr>
          <w:rFonts w:eastAsia="Times New Roman" w:cstheme="minorHAnsi"/>
          <w:color w:val="000000"/>
        </w:rPr>
        <w:t>, balancing the forces of Light and Shadow within you—a concept often called Chakra training</w:t>
      </w:r>
      <w:r w:rsidR="00AB25EF" w:rsidRPr="000D5DB5">
        <w:rPr>
          <w:rFonts w:eastAsia="Times New Roman" w:cstheme="minorHAnsi"/>
          <w:color w:val="000000"/>
        </w:rPr>
        <w:t xml:space="preserve">. </w:t>
      </w:r>
      <w:r>
        <w:rPr>
          <w:rFonts w:eastAsia="Times New Roman" w:cstheme="minorHAnsi"/>
          <w:color w:val="000000"/>
        </w:rPr>
        <w:t xml:space="preserve">Your magics can </w:t>
      </w:r>
      <w:r w:rsidR="00AB25EF" w:rsidRPr="000D5DB5">
        <w:rPr>
          <w:rFonts w:eastAsia="Times New Roman" w:cstheme="minorHAnsi"/>
          <w:color w:val="000000"/>
        </w:rPr>
        <w:t xml:space="preserve">shield allies from taking damage as well as heal their wounds. </w:t>
      </w:r>
      <w:r>
        <w:rPr>
          <w:rFonts w:eastAsia="Times New Roman" w:cstheme="minorHAnsi"/>
          <w:color w:val="000000"/>
        </w:rPr>
        <w:t xml:space="preserve">Discipline priests do not advertise themselves, but act as other priests. </w:t>
      </w:r>
    </w:p>
    <w:p w14:paraId="2F4BAFDD" w14:textId="77777777" w:rsidR="009A2B28" w:rsidRPr="000D5DB5" w:rsidRDefault="009A2B28">
      <w:pPr>
        <w:contextualSpacing/>
        <w:rPr>
          <w:rFonts w:eastAsia="Times New Roman" w:cstheme="minorHAnsi"/>
          <w:sz w:val="24"/>
          <w:szCs w:val="24"/>
        </w:rPr>
      </w:pPr>
    </w:p>
    <w:p w14:paraId="05A68CC7"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Discipline Priesthood Spells</w:t>
      </w:r>
    </w:p>
    <w:p w14:paraId="61735973" w14:textId="77777777" w:rsidR="001B3E16" w:rsidRPr="000D5DB5" w:rsidRDefault="001B3E16">
      <w:pPr>
        <w:contextualSpacing/>
        <w:rPr>
          <w:rFonts w:eastAsia="Times New Roman" w:cstheme="minorHAnsi"/>
          <w:sz w:val="24"/>
          <w:szCs w:val="24"/>
        </w:rPr>
      </w:pPr>
      <w:r>
        <w:rPr>
          <w:rFonts w:eastAsia="Times New Roman" w:cstheme="minorHAnsi"/>
          <w:b/>
          <w:bCs/>
          <w:color w:val="000000"/>
        </w:rPr>
        <w:t>Level</w:t>
      </w:r>
      <w:r>
        <w:rPr>
          <w:rFonts w:eastAsia="Times New Roman" w:cstheme="minorHAnsi"/>
          <w:b/>
          <w:bCs/>
          <w:color w:val="000000"/>
        </w:rPr>
        <w:tab/>
        <w:t>Spells</w:t>
      </w:r>
    </w:p>
    <w:p w14:paraId="213B8298"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5E7F5A">
        <w:rPr>
          <w:rFonts w:eastAsia="Times New Roman" w:cstheme="minorHAnsi"/>
          <w:color w:val="000000"/>
        </w:rPr>
        <w:t>Arcane armor</w:t>
      </w:r>
      <w:r w:rsidR="00AB25EF" w:rsidRPr="000D5DB5">
        <w:rPr>
          <w:rFonts w:eastAsia="Times New Roman" w:cstheme="minorHAnsi"/>
          <w:color w:val="000000"/>
        </w:rPr>
        <w:t xml:space="preserve">, </w:t>
      </w:r>
      <w:r w:rsidR="009A2B28">
        <w:rPr>
          <w:rFonts w:eastAsia="Times New Roman" w:cstheme="minorHAnsi"/>
          <w:color w:val="000000"/>
        </w:rPr>
        <w:t>s</w:t>
      </w:r>
      <w:r w:rsidR="009A2B28" w:rsidRPr="000D5DB5">
        <w:rPr>
          <w:rFonts w:eastAsia="Times New Roman" w:cstheme="minorHAnsi"/>
          <w:color w:val="000000"/>
        </w:rPr>
        <w:t>anctuary</w:t>
      </w:r>
    </w:p>
    <w:p w14:paraId="030DD7B1" w14:textId="77777777" w:rsidR="00AB25EF" w:rsidRPr="000D5DB5" w:rsidRDefault="001B3E16" w:rsidP="00730961">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730961">
        <w:rPr>
          <w:rFonts w:eastAsia="Times New Roman" w:cstheme="minorHAnsi"/>
          <w:color w:val="000000"/>
        </w:rPr>
        <w:t>Aid (or p</w:t>
      </w:r>
      <w:r w:rsidR="00AB25EF" w:rsidRPr="000D5DB5">
        <w:rPr>
          <w:rFonts w:eastAsia="Times New Roman" w:cstheme="minorHAnsi"/>
          <w:color w:val="000000"/>
        </w:rPr>
        <w:t xml:space="preserve">ower </w:t>
      </w:r>
      <w:r w:rsidR="009A2B28">
        <w:rPr>
          <w:rFonts w:eastAsia="Times New Roman" w:cstheme="minorHAnsi"/>
          <w:color w:val="000000"/>
        </w:rPr>
        <w:t>w</w:t>
      </w:r>
      <w:r w:rsidR="00AB25EF" w:rsidRPr="000D5DB5">
        <w:rPr>
          <w:rFonts w:eastAsia="Times New Roman" w:cstheme="minorHAnsi"/>
          <w:color w:val="000000"/>
        </w:rPr>
        <w:t>ord</w:t>
      </w:r>
      <w:r w:rsidR="00392EC5" w:rsidRPr="000D5DB5">
        <w:rPr>
          <w:rFonts w:eastAsia="Times New Roman" w:cstheme="minorHAnsi"/>
          <w:color w:val="000000"/>
        </w:rPr>
        <w:t xml:space="preserve"> </w:t>
      </w:r>
      <w:r w:rsidR="00730961">
        <w:rPr>
          <w:rFonts w:eastAsia="Times New Roman" w:cstheme="minorHAnsi"/>
          <w:color w:val="000000"/>
        </w:rPr>
        <w:t>fortitude)</w:t>
      </w:r>
      <w:r w:rsidR="00AB25EF" w:rsidRPr="000D5DB5">
        <w:rPr>
          <w:rFonts w:eastAsia="Times New Roman" w:cstheme="minorHAnsi"/>
          <w:color w:val="000000"/>
        </w:rPr>
        <w:t xml:space="preserve">, </w:t>
      </w:r>
      <w:r w:rsidR="009A2B28">
        <w:rPr>
          <w:rFonts w:eastAsia="Times New Roman" w:cstheme="minorHAnsi"/>
          <w:color w:val="000000"/>
        </w:rPr>
        <w:t>l</w:t>
      </w:r>
      <w:r w:rsidR="009A2B28" w:rsidRPr="000D5DB5">
        <w:rPr>
          <w:rFonts w:eastAsia="Times New Roman" w:cstheme="minorHAnsi"/>
          <w:color w:val="000000"/>
        </w:rPr>
        <w:t>evitate</w:t>
      </w:r>
    </w:p>
    <w:p w14:paraId="451845F1"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 xml:space="preserve">Remove </w:t>
      </w:r>
      <w:r w:rsidR="009A2B28">
        <w:rPr>
          <w:rFonts w:eastAsia="Times New Roman" w:cstheme="minorHAnsi"/>
          <w:color w:val="000000"/>
        </w:rPr>
        <w:t>c</w:t>
      </w:r>
      <w:r w:rsidR="009A2B28" w:rsidRPr="000D5DB5">
        <w:rPr>
          <w:rFonts w:eastAsia="Times New Roman" w:cstheme="minorHAnsi"/>
          <w:color w:val="000000"/>
        </w:rPr>
        <w:t>urse</w:t>
      </w:r>
      <w:r w:rsidR="00AB25EF" w:rsidRPr="000D5DB5">
        <w:rPr>
          <w:rFonts w:eastAsia="Times New Roman" w:cstheme="minorHAnsi"/>
          <w:color w:val="000000"/>
        </w:rPr>
        <w:t xml:space="preserve">, </w:t>
      </w:r>
      <w:r w:rsidR="009A2B28">
        <w:rPr>
          <w:rFonts w:eastAsia="Times New Roman" w:cstheme="minorHAnsi"/>
          <w:color w:val="000000"/>
        </w:rPr>
        <w:t>w</w:t>
      </w:r>
      <w:r w:rsidR="009A2B28" w:rsidRPr="000D5DB5">
        <w:rPr>
          <w:rFonts w:eastAsia="Times New Roman" w:cstheme="minorHAnsi"/>
          <w:color w:val="000000"/>
        </w:rPr>
        <w:t xml:space="preserve">arding </w:t>
      </w:r>
      <w:r w:rsidR="009A2B28">
        <w:rPr>
          <w:rFonts w:eastAsia="Times New Roman" w:cstheme="minorHAnsi"/>
          <w:color w:val="000000"/>
        </w:rPr>
        <w:t>b</w:t>
      </w:r>
      <w:r w:rsidR="009A2B28" w:rsidRPr="000D5DB5">
        <w:rPr>
          <w:rFonts w:eastAsia="Times New Roman" w:cstheme="minorHAnsi"/>
          <w:color w:val="000000"/>
        </w:rPr>
        <w:t>ond</w:t>
      </w:r>
    </w:p>
    <w:p w14:paraId="4F400193"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 xml:space="preserve">Death </w:t>
      </w:r>
      <w:r w:rsidR="009A2B28">
        <w:rPr>
          <w:rFonts w:eastAsia="Times New Roman" w:cstheme="minorHAnsi"/>
          <w:color w:val="000000"/>
        </w:rPr>
        <w:t>w</w:t>
      </w:r>
      <w:r w:rsidR="009A2B28" w:rsidRPr="000D5DB5">
        <w:rPr>
          <w:rFonts w:eastAsia="Times New Roman" w:cstheme="minorHAnsi"/>
          <w:color w:val="000000"/>
        </w:rPr>
        <w:t>ard</w:t>
      </w:r>
      <w:r w:rsidR="00AB25EF" w:rsidRPr="000D5DB5">
        <w:rPr>
          <w:rFonts w:eastAsia="Times New Roman" w:cstheme="minorHAnsi"/>
          <w:color w:val="000000"/>
        </w:rPr>
        <w:t xml:space="preserve">, </w:t>
      </w:r>
      <w:r w:rsidR="009A2B28">
        <w:rPr>
          <w:rFonts w:eastAsia="Times New Roman" w:cstheme="minorHAnsi"/>
          <w:color w:val="000000"/>
        </w:rPr>
        <w:t>s</w:t>
      </w:r>
      <w:r w:rsidR="009A2B28" w:rsidRPr="000D5DB5">
        <w:rPr>
          <w:rFonts w:eastAsia="Times New Roman" w:cstheme="minorHAnsi"/>
          <w:color w:val="000000"/>
        </w:rPr>
        <w:t>toneskin</w:t>
      </w:r>
    </w:p>
    <w:p w14:paraId="658938C5" w14:textId="77777777" w:rsidR="00AB25EF" w:rsidRPr="000D5DB5" w:rsidRDefault="001B3E16" w:rsidP="00064648">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Hold</w:t>
      </w:r>
      <w:r w:rsidR="009A2B28">
        <w:rPr>
          <w:rFonts w:eastAsia="Times New Roman" w:cstheme="minorHAnsi"/>
          <w:color w:val="000000"/>
        </w:rPr>
        <w:t xml:space="preserve"> (</w:t>
      </w:r>
      <w:r w:rsidR="00064648">
        <w:rPr>
          <w:rFonts w:eastAsia="Times New Roman" w:cstheme="minorHAnsi"/>
          <w:color w:val="000000"/>
        </w:rPr>
        <w:t>up to 4 creature types</w:t>
      </w:r>
      <w:r w:rsidR="009A2B28">
        <w:rPr>
          <w:rFonts w:eastAsia="Times New Roman" w:cstheme="minorHAnsi"/>
          <w:color w:val="000000"/>
        </w:rPr>
        <w:t>)</w:t>
      </w:r>
      <w:r w:rsidR="00AB25EF" w:rsidRPr="000D5DB5">
        <w:rPr>
          <w:rFonts w:eastAsia="Times New Roman" w:cstheme="minorHAnsi"/>
          <w:color w:val="000000"/>
        </w:rPr>
        <w:t xml:space="preserve">, </w:t>
      </w:r>
      <w:r>
        <w:rPr>
          <w:rFonts w:eastAsia="Times New Roman" w:cstheme="minorHAnsi"/>
          <w:color w:val="000000"/>
        </w:rPr>
        <w:t>t</w:t>
      </w:r>
      <w:r w:rsidRPr="000D5DB5">
        <w:rPr>
          <w:rFonts w:eastAsia="Times New Roman" w:cstheme="minorHAnsi"/>
          <w:color w:val="000000"/>
        </w:rPr>
        <w:t xml:space="preserve">elekinesis </w:t>
      </w:r>
    </w:p>
    <w:p w14:paraId="5C53CBA2" w14:textId="77777777" w:rsidR="00AB25EF" w:rsidRPr="000D5DB5" w:rsidRDefault="00AB25EF">
      <w:pPr>
        <w:contextualSpacing/>
        <w:rPr>
          <w:rFonts w:eastAsia="Times New Roman" w:cstheme="minorHAnsi"/>
          <w:sz w:val="24"/>
          <w:szCs w:val="24"/>
        </w:rPr>
      </w:pPr>
    </w:p>
    <w:p w14:paraId="15B7FF8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Chakra Ward. </w:t>
      </w:r>
      <w:r w:rsidRPr="000D5DB5">
        <w:rPr>
          <w:rFonts w:eastAsia="Times New Roman" w:cstheme="minorHAnsi"/>
          <w:color w:val="000000"/>
        </w:rPr>
        <w:t>Beginning at 1st level, while you are wearing no armor and not wielding a shield, you take 3 less damage from all slashing, piercing, and bludgeoning damage</w:t>
      </w:r>
      <w:r w:rsidR="00DD23CC">
        <w:rPr>
          <w:rFonts w:eastAsia="Times New Roman" w:cstheme="minorHAnsi"/>
          <w:color w:val="000000"/>
        </w:rPr>
        <w:t xml:space="preserve"> (minimum 1)</w:t>
      </w:r>
      <w:r w:rsidRPr="000D5DB5">
        <w:rPr>
          <w:rFonts w:eastAsia="Times New Roman" w:cstheme="minorHAnsi"/>
          <w:color w:val="000000"/>
        </w:rPr>
        <w:t xml:space="preserve">. </w:t>
      </w:r>
    </w:p>
    <w:p w14:paraId="4ED30402" w14:textId="77777777" w:rsidR="00AB25EF" w:rsidRPr="000D5DB5" w:rsidRDefault="00AB25EF">
      <w:pPr>
        <w:contextualSpacing/>
        <w:rPr>
          <w:rFonts w:eastAsia="Times New Roman" w:cstheme="minorHAnsi"/>
          <w:sz w:val="24"/>
          <w:szCs w:val="24"/>
        </w:rPr>
      </w:pPr>
    </w:p>
    <w:p w14:paraId="104DA76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Extended Wards. </w:t>
      </w:r>
      <w:r w:rsidRPr="000D5DB5">
        <w:rPr>
          <w:rFonts w:eastAsia="Times New Roman" w:cstheme="minorHAnsi"/>
          <w:color w:val="000000"/>
        </w:rPr>
        <w:t xml:space="preserve">Also beginning at 1st level, you double the duration of any active spell that grants temporary hit points and all </w:t>
      </w:r>
      <w:r w:rsidRPr="00B44029">
        <w:rPr>
          <w:rFonts w:eastAsia="Times New Roman" w:cstheme="minorHAnsi"/>
          <w:i/>
          <w:iCs/>
          <w:color w:val="000000"/>
          <w:rPrChange w:id="2015" w:author="Admin" w:date="2021-05-30T22:30:00Z">
            <w:rPr>
              <w:rFonts w:eastAsia="Times New Roman" w:cstheme="minorHAnsi"/>
              <w:color w:val="000000"/>
            </w:rPr>
          </w:rPrChange>
        </w:rPr>
        <w:t>Power Word</w:t>
      </w:r>
      <w:r w:rsidRPr="000D5DB5">
        <w:rPr>
          <w:rFonts w:eastAsia="Times New Roman" w:cstheme="minorHAnsi"/>
          <w:color w:val="000000"/>
        </w:rPr>
        <w:t xml:space="preserve"> spells. </w:t>
      </w:r>
    </w:p>
    <w:p w14:paraId="0E1B083C" w14:textId="77777777" w:rsidR="0071401A" w:rsidRDefault="0071401A" w:rsidP="0071401A">
      <w:pPr>
        <w:contextualSpacing/>
        <w:rPr>
          <w:rFonts w:eastAsia="Times New Roman" w:cstheme="minorHAnsi"/>
          <w:sz w:val="24"/>
          <w:szCs w:val="24"/>
        </w:rPr>
      </w:pPr>
    </w:p>
    <w:p w14:paraId="3E17B106" w14:textId="77777777" w:rsidR="0071401A" w:rsidRDefault="0071401A" w:rsidP="0071401A">
      <w:pPr>
        <w:contextualSpacing/>
        <w:rPr>
          <w:rFonts w:eastAsia="Times New Roman" w:cstheme="minorHAnsi"/>
          <w:color w:val="000000"/>
        </w:rPr>
      </w:pPr>
      <w:r w:rsidRPr="000D5DB5">
        <w:rPr>
          <w:rFonts w:eastAsia="Times New Roman" w:cstheme="minorHAnsi"/>
          <w:b/>
          <w:bCs/>
          <w:color w:val="000000"/>
        </w:rPr>
        <w:t>Channel Divinity</w:t>
      </w:r>
      <w:r>
        <w:rPr>
          <w:rFonts w:eastAsia="Times New Roman" w:cstheme="minorHAnsi"/>
          <w:b/>
          <w:bCs/>
          <w:color w:val="000000"/>
        </w:rPr>
        <w:t>: Atonement</w:t>
      </w:r>
      <w:r w:rsidRPr="000D5DB5">
        <w:rPr>
          <w:rFonts w:eastAsia="Times New Roman" w:cstheme="minorHAnsi"/>
          <w:b/>
          <w:bCs/>
          <w:color w:val="000000"/>
        </w:rPr>
        <w:t xml:space="preserve">. </w:t>
      </w:r>
      <w:r w:rsidRPr="000D5DB5">
        <w:rPr>
          <w:rFonts w:eastAsia="Times New Roman" w:cstheme="minorHAnsi"/>
          <w:color w:val="000000"/>
        </w:rPr>
        <w:t>Starting at level 2, you</w:t>
      </w:r>
      <w:r>
        <w:rPr>
          <w:rFonts w:eastAsia="Times New Roman" w:cstheme="minorHAnsi"/>
          <w:color w:val="000000"/>
        </w:rPr>
        <w:t xml:space="preserve"> may, as an action, </w:t>
      </w:r>
      <w:r w:rsidRPr="000D5DB5">
        <w:rPr>
          <w:rFonts w:eastAsia="Times New Roman" w:cstheme="minorHAnsi"/>
          <w:color w:val="000000"/>
        </w:rPr>
        <w:t xml:space="preserve">use a channel divinity attempt to grant any ally within 30 ft. </w:t>
      </w:r>
      <w:r>
        <w:rPr>
          <w:rFonts w:eastAsia="Times New Roman" w:cstheme="minorHAnsi"/>
          <w:color w:val="000000"/>
        </w:rPr>
        <w:t>a polar link to your spells</w:t>
      </w:r>
      <w:r w:rsidRPr="000D5DB5">
        <w:rPr>
          <w:rFonts w:eastAsia="Times New Roman" w:cstheme="minorHAnsi"/>
          <w:color w:val="000000"/>
        </w:rPr>
        <w:t xml:space="preserve">. </w:t>
      </w:r>
      <w:r>
        <w:rPr>
          <w:rFonts w:eastAsia="Times New Roman" w:cstheme="minorHAnsi"/>
          <w:color w:val="000000"/>
        </w:rPr>
        <w:t xml:space="preserve">Whenever you deal damage via a priest spell to a target within 30 feet of the warded ally, the warded </w:t>
      </w:r>
      <w:r w:rsidRPr="009F686B">
        <w:rPr>
          <w:rFonts w:eastAsia="Times New Roman" w:cstheme="minorHAnsi"/>
          <w:color w:val="000000"/>
        </w:rPr>
        <w:t>creature regains Hit Points equal to 2 + the spell’s level</w:t>
      </w:r>
      <w:r>
        <w:rPr>
          <w:rFonts w:eastAsia="Times New Roman" w:cstheme="minorHAnsi"/>
          <w:color w:val="000000"/>
        </w:rPr>
        <w:t xml:space="preserve"> (or only 2 for a cantrip). This effect remains for one minute.</w:t>
      </w:r>
    </w:p>
    <w:p w14:paraId="2DEF1B1B" w14:textId="77777777" w:rsidR="0071401A" w:rsidRDefault="0071401A" w:rsidP="0071401A">
      <w:pPr>
        <w:contextualSpacing/>
        <w:rPr>
          <w:rFonts w:eastAsia="Times New Roman" w:cstheme="minorHAnsi"/>
          <w:color w:val="000000"/>
        </w:rPr>
      </w:pPr>
      <w:r>
        <w:rPr>
          <w:rFonts w:eastAsia="Times New Roman" w:cstheme="minorHAnsi"/>
          <w:color w:val="000000"/>
        </w:rPr>
        <w:t xml:space="preserve">This feature has no effect if the mana cost of the spell has been reduced to 0. </w:t>
      </w:r>
    </w:p>
    <w:p w14:paraId="48EFB22D" w14:textId="77777777" w:rsidR="00AB25EF" w:rsidRPr="000D5DB5" w:rsidRDefault="00AB25EF">
      <w:pPr>
        <w:contextualSpacing/>
        <w:rPr>
          <w:rFonts w:eastAsia="Times New Roman" w:cstheme="minorHAnsi"/>
          <w:sz w:val="24"/>
          <w:szCs w:val="24"/>
        </w:rPr>
      </w:pPr>
    </w:p>
    <w:p w14:paraId="2E933A3F" w14:textId="77777777" w:rsidR="00333226" w:rsidRDefault="00AB25EF" w:rsidP="000E01F2">
      <w:pPr>
        <w:contextualSpacing/>
        <w:rPr>
          <w:rFonts w:eastAsia="Times New Roman" w:cstheme="minorHAnsi"/>
          <w:color w:val="000000"/>
        </w:rPr>
      </w:pPr>
      <w:r w:rsidRPr="000D5DB5">
        <w:rPr>
          <w:rFonts w:eastAsia="Times New Roman" w:cstheme="minorHAnsi"/>
          <w:b/>
          <w:bCs/>
          <w:color w:val="000000"/>
        </w:rPr>
        <w:t>Channel Divinity</w:t>
      </w:r>
      <w:r w:rsidR="00DE2CAA">
        <w:rPr>
          <w:rFonts w:eastAsia="Times New Roman" w:cstheme="minorHAnsi"/>
          <w:b/>
          <w:bCs/>
          <w:color w:val="000000"/>
        </w:rPr>
        <w:t xml:space="preserve">: </w:t>
      </w:r>
      <w:r w:rsidR="0071401A">
        <w:rPr>
          <w:rFonts w:eastAsia="Times New Roman" w:cstheme="minorHAnsi"/>
          <w:b/>
          <w:bCs/>
          <w:color w:val="000000"/>
        </w:rPr>
        <w:t>Penance</w:t>
      </w:r>
      <w:r w:rsidRPr="000D5DB5">
        <w:rPr>
          <w:rFonts w:eastAsia="Times New Roman" w:cstheme="minorHAnsi"/>
          <w:b/>
          <w:bCs/>
          <w:color w:val="000000"/>
        </w:rPr>
        <w:t xml:space="preserve">. </w:t>
      </w:r>
      <w:r w:rsidRPr="000D5DB5">
        <w:rPr>
          <w:rFonts w:eastAsia="Times New Roman" w:cstheme="minorHAnsi"/>
          <w:color w:val="000000"/>
        </w:rPr>
        <w:t>Starting at level 2, you</w:t>
      </w:r>
      <w:r w:rsidR="00F90C77">
        <w:rPr>
          <w:rFonts w:eastAsia="Times New Roman" w:cstheme="minorHAnsi"/>
          <w:color w:val="000000"/>
        </w:rPr>
        <w:t xml:space="preserve"> may, as an action, </w:t>
      </w:r>
      <w:r w:rsidRPr="000D5DB5">
        <w:rPr>
          <w:rFonts w:eastAsia="Times New Roman" w:cstheme="minorHAnsi"/>
          <w:color w:val="000000"/>
        </w:rPr>
        <w:t xml:space="preserve">use channel divinity to </w:t>
      </w:r>
      <w:r w:rsidR="00333226">
        <w:rPr>
          <w:rFonts w:eastAsia="Times New Roman" w:cstheme="minorHAnsi"/>
          <w:color w:val="000000"/>
        </w:rPr>
        <w:t xml:space="preserve">enhance up to 3 targets within 30 ft. with Penance until the end of your turn in the next round. If a target who benefits from Penance takes damage, you can choose to grant that target resistance against any damage type you specify, and end the Penance effect for the remaining targets. </w:t>
      </w:r>
      <w:r w:rsidR="000E01F2">
        <w:rPr>
          <w:rFonts w:eastAsia="Times New Roman" w:cstheme="minorHAnsi"/>
          <w:color w:val="000000"/>
        </w:rPr>
        <w:t xml:space="preserve">If all the targets suffer damage at the same time (such as from an area of effect ability or spell), they all benefit, and the effect ends for them. </w:t>
      </w:r>
    </w:p>
    <w:p w14:paraId="612E4AD1" w14:textId="77777777" w:rsidR="00AB25EF" w:rsidRPr="000D5DB5" w:rsidRDefault="00AB25EF">
      <w:pPr>
        <w:contextualSpacing/>
        <w:rPr>
          <w:rFonts w:eastAsia="Times New Roman" w:cstheme="minorHAnsi"/>
          <w:sz w:val="24"/>
          <w:szCs w:val="24"/>
        </w:rPr>
      </w:pPr>
    </w:p>
    <w:p w14:paraId="47F91C27" w14:textId="77777777" w:rsidR="002B6FAC" w:rsidRPr="000D5DB5" w:rsidRDefault="0071401A" w:rsidP="000E01F2">
      <w:pPr>
        <w:contextualSpacing/>
        <w:rPr>
          <w:rFonts w:eastAsia="Times New Roman" w:cstheme="minorHAnsi"/>
          <w:sz w:val="24"/>
          <w:szCs w:val="24"/>
        </w:rPr>
      </w:pPr>
      <w:r>
        <w:rPr>
          <w:rFonts w:eastAsia="Times New Roman" w:cstheme="minorHAnsi"/>
          <w:b/>
          <w:bCs/>
          <w:color w:val="000000"/>
        </w:rPr>
        <w:t>Restitution</w:t>
      </w:r>
      <w:r w:rsidR="002B6FAC" w:rsidRPr="000D5DB5">
        <w:rPr>
          <w:rFonts w:eastAsia="Times New Roman" w:cstheme="minorHAnsi"/>
          <w:b/>
          <w:bCs/>
          <w:color w:val="000000"/>
        </w:rPr>
        <w:t xml:space="preserve">. </w:t>
      </w:r>
      <w:r w:rsidR="002B6FAC" w:rsidRPr="000D5DB5">
        <w:rPr>
          <w:rFonts w:eastAsia="Times New Roman" w:cstheme="minorHAnsi"/>
          <w:color w:val="000000"/>
        </w:rPr>
        <w:t xml:space="preserve">Starting at 6th level, whenever a creature benefitting from your </w:t>
      </w:r>
      <w:r>
        <w:rPr>
          <w:rFonts w:eastAsia="Times New Roman" w:cstheme="minorHAnsi"/>
          <w:color w:val="000000"/>
        </w:rPr>
        <w:t xml:space="preserve">Channel Divinity: Penance </w:t>
      </w:r>
      <w:r w:rsidR="002B6FAC" w:rsidRPr="000D5DB5">
        <w:rPr>
          <w:rFonts w:eastAsia="Times New Roman" w:cstheme="minorHAnsi"/>
          <w:color w:val="000000"/>
        </w:rPr>
        <w:t xml:space="preserve">ability </w:t>
      </w:r>
      <w:r w:rsidR="000E01F2">
        <w:rPr>
          <w:rFonts w:eastAsia="Times New Roman" w:cstheme="minorHAnsi"/>
          <w:color w:val="000000"/>
        </w:rPr>
        <w:t>suffers damage;</w:t>
      </w:r>
      <w:r w:rsidR="002B6FAC">
        <w:rPr>
          <w:rFonts w:eastAsia="Times New Roman" w:cstheme="minorHAnsi"/>
          <w:color w:val="000000"/>
        </w:rPr>
        <w:t xml:space="preserve"> you may deflect a fraction of the damage back to the aggressor</w:t>
      </w:r>
      <w:r w:rsidR="00AA7F1D">
        <w:rPr>
          <w:rFonts w:eastAsia="Times New Roman" w:cstheme="minorHAnsi"/>
          <w:color w:val="000000"/>
        </w:rPr>
        <w:t xml:space="preserve"> as a reaction</w:t>
      </w:r>
      <w:r w:rsidR="000E01F2">
        <w:rPr>
          <w:rFonts w:eastAsia="Times New Roman" w:cstheme="minorHAnsi"/>
          <w:color w:val="000000"/>
        </w:rPr>
        <w:t xml:space="preserve"> if it is within 60 ft.</w:t>
      </w:r>
      <w:r w:rsidR="002B6FAC" w:rsidRPr="000D5DB5">
        <w:rPr>
          <w:rFonts w:eastAsia="Times New Roman" w:cstheme="minorHAnsi"/>
          <w:color w:val="000000"/>
        </w:rPr>
        <w:t xml:space="preserve"> </w:t>
      </w:r>
      <w:r w:rsidR="00E679C2">
        <w:rPr>
          <w:rFonts w:eastAsia="Times New Roman" w:cstheme="minorHAnsi"/>
          <w:color w:val="000000"/>
        </w:rPr>
        <w:t xml:space="preserve">If multiple targets are damaged at the same time (such as by suffering from an area of effect ability or spell), you can deflect the damage to the </w:t>
      </w:r>
      <w:r w:rsidR="000E01F2">
        <w:rPr>
          <w:rFonts w:eastAsia="Times New Roman" w:cstheme="minorHAnsi"/>
          <w:color w:val="000000"/>
        </w:rPr>
        <w:t>source, so long as it is within 60 ft.</w:t>
      </w:r>
    </w:p>
    <w:p w14:paraId="3AB9D10C" w14:textId="77777777" w:rsidR="00AB25EF" w:rsidRDefault="000E01F2" w:rsidP="000E01F2">
      <w:pPr>
        <w:contextualSpacing/>
        <w:rPr>
          <w:rFonts w:eastAsia="Times New Roman" w:cstheme="minorHAnsi"/>
          <w:color w:val="000000"/>
        </w:rPr>
      </w:pPr>
      <w:r>
        <w:rPr>
          <w:rFonts w:eastAsia="Times New Roman" w:cstheme="minorHAnsi"/>
          <w:color w:val="000000"/>
        </w:rPr>
        <w:t>In both cases, t</w:t>
      </w:r>
      <w:r w:rsidR="002B6FAC">
        <w:rPr>
          <w:rFonts w:eastAsia="Times New Roman" w:cstheme="minorHAnsi"/>
          <w:color w:val="000000"/>
        </w:rPr>
        <w:t xml:space="preserve">his requires a successful </w:t>
      </w:r>
      <w:r w:rsidR="002B6FAC" w:rsidRPr="000D5DB5">
        <w:rPr>
          <w:rFonts w:eastAsia="Times New Roman" w:cstheme="minorHAnsi"/>
          <w:color w:val="000000"/>
        </w:rPr>
        <w:t>ranged spell attack, and on a success,</w:t>
      </w:r>
      <w:r>
        <w:rPr>
          <w:rFonts w:eastAsia="Times New Roman" w:cstheme="minorHAnsi"/>
          <w:color w:val="000000"/>
        </w:rPr>
        <w:t xml:space="preserve"> the creature damaging the warded targets </w:t>
      </w:r>
      <w:r w:rsidR="002B6FAC">
        <w:rPr>
          <w:rFonts w:eastAsia="Times New Roman" w:cstheme="minorHAnsi"/>
          <w:color w:val="000000"/>
        </w:rPr>
        <w:t xml:space="preserve">take damage equal to half </w:t>
      </w:r>
      <w:r>
        <w:rPr>
          <w:rFonts w:eastAsia="Times New Roman" w:cstheme="minorHAnsi"/>
          <w:color w:val="000000"/>
        </w:rPr>
        <w:t xml:space="preserve">all </w:t>
      </w:r>
      <w:r w:rsidR="002B6FAC">
        <w:rPr>
          <w:rFonts w:eastAsia="Times New Roman" w:cstheme="minorHAnsi"/>
          <w:color w:val="000000"/>
        </w:rPr>
        <w:t>the damage they dealt</w:t>
      </w:r>
      <w:r w:rsidR="002B6FAC" w:rsidRPr="000D5DB5">
        <w:rPr>
          <w:rFonts w:eastAsia="Times New Roman" w:cstheme="minorHAnsi"/>
          <w:color w:val="000000"/>
        </w:rPr>
        <w:t>. This does not alter the type of damage dealt.</w:t>
      </w:r>
    </w:p>
    <w:p w14:paraId="05957AC7" w14:textId="77777777" w:rsidR="0071401A" w:rsidRDefault="0071401A" w:rsidP="0071401A">
      <w:pPr>
        <w:contextualSpacing/>
        <w:rPr>
          <w:rFonts w:eastAsia="Times New Roman" w:cstheme="minorHAnsi"/>
          <w:color w:val="000000"/>
        </w:rPr>
      </w:pPr>
      <w:r>
        <w:rPr>
          <w:rFonts w:eastAsia="Times New Roman" w:cstheme="minorHAnsi"/>
          <w:color w:val="000000"/>
        </w:rPr>
        <w:lastRenderedPageBreak/>
        <w:t>Furthermore, if you use Channel Divinity: Penance a creature that is already a target of your Channel Divinity: Atonement, roll a d4. On a roll of 2 to 4, the Channel Divinity is not spent, and can be used again.</w:t>
      </w:r>
    </w:p>
    <w:p w14:paraId="5293C75C" w14:textId="77777777" w:rsidR="0071401A" w:rsidRPr="0071401A" w:rsidRDefault="0071401A" w:rsidP="0071401A">
      <w:pPr>
        <w:contextualSpacing/>
        <w:rPr>
          <w:rFonts w:eastAsia="Times New Roman" w:cstheme="minorHAnsi"/>
          <w:color w:val="000000"/>
        </w:rPr>
      </w:pPr>
    </w:p>
    <w:p w14:paraId="0A53EE9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Chakra Cleansing. </w:t>
      </w:r>
      <w:r w:rsidRPr="000D5DB5">
        <w:rPr>
          <w:rFonts w:eastAsia="Times New Roman" w:cstheme="minorHAnsi"/>
          <w:color w:val="000000"/>
        </w:rPr>
        <w:t xml:space="preserve">Starting at 8th level, whenever you cast </w:t>
      </w:r>
      <w:del w:id="2016" w:author="Admin" w:date="2021-05-30T22:30:00Z">
        <w:r w:rsidRPr="000D5DB5" w:rsidDel="00B44029">
          <w:rPr>
            <w:rFonts w:eastAsia="Times New Roman" w:cstheme="minorHAnsi"/>
            <w:color w:val="000000"/>
          </w:rPr>
          <w:delText xml:space="preserve">a shielding </w:delText>
        </w:r>
      </w:del>
      <w:ins w:id="2017" w:author="Admin" w:date="2021-05-30T22:30:00Z">
        <w:r w:rsidR="00B44029">
          <w:rPr>
            <w:rFonts w:eastAsia="Times New Roman" w:cstheme="minorHAnsi"/>
            <w:color w:val="000000"/>
          </w:rPr>
          <w:t xml:space="preserve">the </w:t>
        </w:r>
        <w:r w:rsidR="00B44029" w:rsidRPr="00B44029">
          <w:rPr>
            <w:rFonts w:eastAsia="Times New Roman" w:cstheme="minorHAnsi"/>
            <w:i/>
            <w:iCs/>
            <w:color w:val="000000"/>
            <w:rPrChange w:id="2018" w:author="Admin" w:date="2021-05-30T22:30:00Z">
              <w:rPr>
                <w:rFonts w:eastAsia="Times New Roman" w:cstheme="minorHAnsi"/>
                <w:color w:val="000000"/>
              </w:rPr>
            </w:rPrChange>
          </w:rPr>
          <w:t>Power Word Shield</w:t>
        </w:r>
        <w:r w:rsidR="00B44029">
          <w:rPr>
            <w:rFonts w:eastAsia="Times New Roman" w:cstheme="minorHAnsi"/>
            <w:color w:val="000000"/>
          </w:rPr>
          <w:t xml:space="preserve"> </w:t>
        </w:r>
      </w:ins>
      <w:r w:rsidRPr="000D5DB5">
        <w:rPr>
          <w:rFonts w:eastAsia="Times New Roman" w:cstheme="minorHAnsi"/>
          <w:color w:val="000000"/>
        </w:rPr>
        <w:t xml:space="preserve">spell, you may </w:t>
      </w:r>
      <w:r w:rsidR="009F686B">
        <w:rPr>
          <w:rFonts w:eastAsia="Times New Roman" w:cstheme="minorHAnsi"/>
          <w:color w:val="000000"/>
        </w:rPr>
        <w:t>apply</w:t>
      </w:r>
      <w:r w:rsidRPr="000D5DB5">
        <w:rPr>
          <w:rFonts w:eastAsia="Times New Roman" w:cstheme="minorHAnsi"/>
          <w:color w:val="000000"/>
        </w:rPr>
        <w:t xml:space="preserve"> one of the two </w:t>
      </w:r>
      <w:r w:rsidR="009F686B">
        <w:rPr>
          <w:rFonts w:eastAsia="Times New Roman" w:cstheme="minorHAnsi"/>
          <w:color w:val="000000"/>
        </w:rPr>
        <w:t xml:space="preserve">effects as </w:t>
      </w:r>
      <w:r w:rsidRPr="000D5DB5">
        <w:rPr>
          <w:rFonts w:eastAsia="Times New Roman" w:cstheme="minorHAnsi"/>
          <w:color w:val="000000"/>
        </w:rPr>
        <w:t xml:space="preserve">a bonus action. </w:t>
      </w:r>
    </w:p>
    <w:p w14:paraId="50F3D17E" w14:textId="77777777" w:rsidR="00AB25EF" w:rsidRPr="000D5DB5" w:rsidRDefault="00AB25EF">
      <w:pPr>
        <w:numPr>
          <w:ilvl w:val="0"/>
          <w:numId w:val="24"/>
        </w:numPr>
        <w:ind w:left="0" w:firstLine="0"/>
        <w:contextualSpacing/>
        <w:textAlignment w:val="baseline"/>
        <w:rPr>
          <w:rFonts w:eastAsia="Times New Roman" w:cstheme="minorHAnsi"/>
          <w:color w:val="000000"/>
        </w:rPr>
        <w:pPrChange w:id="2019" w:author="Admin" w:date="2021-05-30T22:30:00Z">
          <w:pPr>
            <w:numPr>
              <w:numId w:val="24"/>
            </w:numPr>
            <w:tabs>
              <w:tab w:val="num" w:pos="720"/>
            </w:tabs>
            <w:ind w:left="720" w:hanging="360"/>
            <w:contextualSpacing/>
            <w:textAlignment w:val="baseline"/>
          </w:pPr>
        </w:pPrChange>
      </w:pPr>
      <w:r w:rsidRPr="000D5DB5">
        <w:rPr>
          <w:rFonts w:eastAsia="Times New Roman" w:cstheme="minorHAnsi"/>
          <w:color w:val="000000"/>
        </w:rPr>
        <w:t xml:space="preserve">You may dispel </w:t>
      </w:r>
      <w:r w:rsidR="009F686B">
        <w:rPr>
          <w:rFonts w:eastAsia="Times New Roman" w:cstheme="minorHAnsi"/>
          <w:color w:val="000000"/>
        </w:rPr>
        <w:t xml:space="preserve">a </w:t>
      </w:r>
      <w:r w:rsidRPr="000D5DB5">
        <w:rPr>
          <w:rFonts w:eastAsia="Times New Roman" w:cstheme="minorHAnsi"/>
          <w:color w:val="000000"/>
        </w:rPr>
        <w:t xml:space="preserve">magical effect the target suffers from. This acts as </w:t>
      </w:r>
      <w:r w:rsidRPr="00697C83">
        <w:rPr>
          <w:rFonts w:eastAsia="Times New Roman" w:cstheme="minorHAnsi"/>
          <w:i/>
          <w:iCs/>
          <w:color w:val="000000"/>
        </w:rPr>
        <w:t>dispel magic</w:t>
      </w:r>
      <w:r w:rsidRPr="000D5DB5">
        <w:rPr>
          <w:rFonts w:eastAsia="Times New Roman" w:cstheme="minorHAnsi"/>
          <w:color w:val="000000"/>
        </w:rPr>
        <w:t xml:space="preserve"> with a spell level equal to the level of the </w:t>
      </w:r>
      <w:del w:id="2020" w:author="Admin" w:date="2021-05-30T22:30:00Z">
        <w:r w:rsidRPr="00B44029" w:rsidDel="00B44029">
          <w:rPr>
            <w:rFonts w:eastAsia="Times New Roman" w:cstheme="minorHAnsi"/>
            <w:i/>
            <w:iCs/>
            <w:color w:val="000000"/>
            <w:rPrChange w:id="2021" w:author="Admin" w:date="2021-05-30T22:30:00Z">
              <w:rPr>
                <w:rFonts w:eastAsia="Times New Roman" w:cstheme="minorHAnsi"/>
                <w:color w:val="000000"/>
              </w:rPr>
            </w:rPrChange>
          </w:rPr>
          <w:delText xml:space="preserve">shielding </w:delText>
        </w:r>
      </w:del>
      <w:ins w:id="2022" w:author="Admin" w:date="2021-05-30T22:30:00Z">
        <w:r w:rsidR="00B44029" w:rsidRPr="00B44029">
          <w:rPr>
            <w:rFonts w:eastAsia="Times New Roman" w:cstheme="minorHAnsi"/>
            <w:i/>
            <w:iCs/>
            <w:color w:val="000000"/>
            <w:rPrChange w:id="2023" w:author="Admin" w:date="2021-05-30T22:30:00Z">
              <w:rPr>
                <w:rFonts w:eastAsia="Times New Roman" w:cstheme="minorHAnsi"/>
                <w:color w:val="000000"/>
              </w:rPr>
            </w:rPrChange>
          </w:rPr>
          <w:t>Power Word</w:t>
        </w:r>
        <w:r w:rsidR="00B44029">
          <w:rPr>
            <w:rFonts w:eastAsia="Times New Roman" w:cstheme="minorHAnsi"/>
            <w:color w:val="000000"/>
          </w:rPr>
          <w:t xml:space="preserve"> Shield </w:t>
        </w:r>
      </w:ins>
      <w:r w:rsidRPr="000D5DB5">
        <w:rPr>
          <w:rFonts w:eastAsia="Times New Roman" w:cstheme="minorHAnsi"/>
          <w:color w:val="000000"/>
        </w:rPr>
        <w:t>spell</w:t>
      </w:r>
      <w:del w:id="2024" w:author="Admin" w:date="2021-05-30T22:30:00Z">
        <w:r w:rsidRPr="000D5DB5" w:rsidDel="00B44029">
          <w:rPr>
            <w:rFonts w:eastAsia="Times New Roman" w:cstheme="minorHAnsi"/>
            <w:color w:val="000000"/>
          </w:rPr>
          <w:delText xml:space="preserve"> you cast</w:delText>
        </w:r>
      </w:del>
      <w:r w:rsidRPr="000D5DB5">
        <w:rPr>
          <w:rFonts w:eastAsia="Times New Roman" w:cstheme="minorHAnsi"/>
          <w:color w:val="000000"/>
        </w:rPr>
        <w:t xml:space="preserve">. </w:t>
      </w:r>
    </w:p>
    <w:p w14:paraId="34B8BE0B" w14:textId="77777777" w:rsidR="00AB25EF" w:rsidRPr="009F686B" w:rsidRDefault="00AB25EF" w:rsidP="009F686B">
      <w:pPr>
        <w:numPr>
          <w:ilvl w:val="0"/>
          <w:numId w:val="24"/>
        </w:numPr>
        <w:ind w:left="0" w:firstLine="0"/>
        <w:contextualSpacing/>
        <w:textAlignment w:val="baseline"/>
        <w:rPr>
          <w:rFonts w:eastAsia="Times New Roman" w:cstheme="minorHAnsi"/>
          <w:color w:val="000000"/>
        </w:rPr>
      </w:pPr>
      <w:r w:rsidRPr="000D5DB5">
        <w:rPr>
          <w:rFonts w:eastAsia="Times New Roman" w:cstheme="minorHAnsi"/>
          <w:color w:val="000000"/>
        </w:rPr>
        <w:t>You may grant additional temporary hit points equal to double the spell</w:t>
      </w:r>
      <w:r w:rsidR="009F686B">
        <w:rPr>
          <w:rFonts w:eastAsia="Times New Roman" w:cstheme="minorHAnsi"/>
          <w:color w:val="000000"/>
        </w:rPr>
        <w:t>’s</w:t>
      </w:r>
      <w:r w:rsidRPr="009F686B">
        <w:rPr>
          <w:rFonts w:eastAsia="Times New Roman" w:cstheme="minorHAnsi"/>
          <w:color w:val="000000"/>
        </w:rPr>
        <w:t xml:space="preserve"> level. </w:t>
      </w:r>
    </w:p>
    <w:p w14:paraId="2E5F7BB9" w14:textId="77777777" w:rsidR="00AB25EF" w:rsidRPr="000D5DB5" w:rsidRDefault="00AB25EF">
      <w:pPr>
        <w:contextualSpacing/>
        <w:rPr>
          <w:rFonts w:eastAsia="Times New Roman" w:cstheme="minorHAnsi"/>
          <w:sz w:val="24"/>
          <w:szCs w:val="24"/>
        </w:rPr>
      </w:pPr>
    </w:p>
    <w:p w14:paraId="201A25E0" w14:textId="77777777" w:rsidR="0071401A" w:rsidRDefault="00AB25EF">
      <w:pPr>
        <w:contextualSpacing/>
        <w:rPr>
          <w:rFonts w:eastAsia="Times New Roman" w:cstheme="minorHAnsi"/>
          <w:color w:val="000000"/>
        </w:rPr>
      </w:pPr>
      <w:r w:rsidRPr="00134BC3">
        <w:rPr>
          <w:rFonts w:eastAsia="Times New Roman" w:cstheme="minorHAnsi"/>
          <w:b/>
          <w:bCs/>
          <w:color w:val="000000"/>
        </w:rPr>
        <w:t>I</w:t>
      </w:r>
      <w:r w:rsidRPr="000D5DB5">
        <w:rPr>
          <w:rFonts w:eastAsia="Times New Roman" w:cstheme="minorHAnsi"/>
          <w:b/>
          <w:bCs/>
          <w:color w:val="000000"/>
        </w:rPr>
        <w:t xml:space="preserve">nfused Shield. </w:t>
      </w:r>
      <w:r w:rsidRPr="000D5DB5">
        <w:rPr>
          <w:rFonts w:eastAsia="Times New Roman" w:cstheme="minorHAnsi"/>
          <w:color w:val="000000"/>
        </w:rPr>
        <w:t xml:space="preserve">Starting at 17th level, whenever you cast a healing or </w:t>
      </w:r>
      <w:del w:id="2025" w:author="Admin" w:date="2021-05-30T22:30:00Z">
        <w:r w:rsidRPr="000D5DB5" w:rsidDel="00B44029">
          <w:rPr>
            <w:rFonts w:eastAsia="Times New Roman" w:cstheme="minorHAnsi"/>
            <w:color w:val="000000"/>
          </w:rPr>
          <w:delText xml:space="preserve">shielding </w:delText>
        </w:r>
      </w:del>
      <w:ins w:id="2026" w:author="Admin" w:date="2021-05-30T22:30:00Z">
        <w:r w:rsidR="00B44029">
          <w:rPr>
            <w:rFonts w:eastAsia="Times New Roman" w:cstheme="minorHAnsi"/>
            <w:color w:val="000000"/>
          </w:rPr>
          <w:t xml:space="preserve">the </w:t>
        </w:r>
        <w:r w:rsidR="00B44029" w:rsidRPr="00B44029">
          <w:rPr>
            <w:rFonts w:eastAsia="Times New Roman" w:cstheme="minorHAnsi"/>
            <w:i/>
            <w:iCs/>
            <w:color w:val="000000"/>
            <w:rPrChange w:id="2027" w:author="Admin" w:date="2021-05-30T22:30:00Z">
              <w:rPr>
                <w:rFonts w:eastAsia="Times New Roman" w:cstheme="minorHAnsi"/>
                <w:color w:val="000000"/>
              </w:rPr>
            </w:rPrChange>
          </w:rPr>
          <w:t>Power Word Shield</w:t>
        </w:r>
        <w:r w:rsidR="00B44029" w:rsidRPr="000D5DB5">
          <w:rPr>
            <w:rFonts w:eastAsia="Times New Roman" w:cstheme="minorHAnsi"/>
            <w:color w:val="000000"/>
          </w:rPr>
          <w:t xml:space="preserve"> </w:t>
        </w:r>
      </w:ins>
      <w:r w:rsidRPr="000D5DB5">
        <w:rPr>
          <w:rFonts w:eastAsia="Times New Roman" w:cstheme="minorHAnsi"/>
          <w:color w:val="000000"/>
        </w:rPr>
        <w:t xml:space="preserve">spell, you may freely convert temporary hit points from your </w:t>
      </w:r>
      <w:r w:rsidR="002A6322">
        <w:rPr>
          <w:rFonts w:eastAsia="Times New Roman" w:cstheme="minorHAnsi"/>
          <w:color w:val="000000"/>
        </w:rPr>
        <w:t xml:space="preserve">priest </w:t>
      </w:r>
      <w:r w:rsidRPr="000D5DB5">
        <w:rPr>
          <w:rFonts w:eastAsia="Times New Roman" w:cstheme="minorHAnsi"/>
          <w:color w:val="000000"/>
        </w:rPr>
        <w:t>spells to actual hit points, or vice versa. A healing spell that grants temporary hit points is counted as a shielding spell, and benefits from the Chakra Cleansing</w:t>
      </w:r>
      <w:r w:rsidR="0071401A">
        <w:rPr>
          <w:rFonts w:eastAsia="Times New Roman" w:cstheme="minorHAnsi"/>
          <w:color w:val="000000"/>
        </w:rPr>
        <w:t xml:space="preserve"> and </w:t>
      </w:r>
      <w:r w:rsidRPr="000D5DB5">
        <w:rPr>
          <w:rFonts w:eastAsia="Times New Roman" w:cstheme="minorHAnsi"/>
          <w:color w:val="000000"/>
        </w:rPr>
        <w:t>Extended Wards</w:t>
      </w:r>
      <w:r w:rsidR="0071401A">
        <w:rPr>
          <w:rFonts w:eastAsia="Times New Roman" w:cstheme="minorHAnsi"/>
          <w:color w:val="000000"/>
        </w:rPr>
        <w:t xml:space="preserve"> </w:t>
      </w:r>
      <w:r w:rsidRPr="000D5DB5">
        <w:rPr>
          <w:rFonts w:eastAsia="Times New Roman" w:cstheme="minorHAnsi"/>
          <w:color w:val="000000"/>
        </w:rPr>
        <w:t>abilities.</w:t>
      </w:r>
      <w:r w:rsidR="0071401A">
        <w:rPr>
          <w:rFonts w:eastAsia="Times New Roman" w:cstheme="minorHAnsi"/>
          <w:color w:val="000000"/>
        </w:rPr>
        <w:t xml:space="preserve"> </w:t>
      </w:r>
    </w:p>
    <w:p w14:paraId="262BC8A9" w14:textId="77777777" w:rsidR="0071401A" w:rsidRPr="0071401A" w:rsidRDefault="0071401A" w:rsidP="0071401A">
      <w:pPr>
        <w:contextualSpacing/>
        <w:rPr>
          <w:rFonts w:eastAsia="Times New Roman" w:cstheme="minorHAnsi"/>
          <w:color w:val="000000"/>
        </w:rPr>
      </w:pPr>
      <w:r>
        <w:rPr>
          <w:rFonts w:eastAsia="Times New Roman" w:cstheme="minorHAnsi"/>
          <w:color w:val="000000"/>
        </w:rPr>
        <w:t xml:space="preserve">Furthermore, you may use your Channel Divinity: Penance ability as a reaction instead of an action. </w:t>
      </w:r>
    </w:p>
    <w:bookmarkEnd w:id="2014"/>
    <w:p w14:paraId="78BDBD67" w14:textId="77777777" w:rsidR="00AB25EF" w:rsidRPr="000D5DB5" w:rsidRDefault="00AB25EF">
      <w:pPr>
        <w:contextualSpacing/>
        <w:rPr>
          <w:rFonts w:eastAsia="Times New Roman" w:cstheme="minorHAnsi"/>
          <w:sz w:val="24"/>
          <w:szCs w:val="24"/>
        </w:rPr>
      </w:pPr>
    </w:p>
    <w:p w14:paraId="22181999"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Holy Light Priesthood</w:t>
      </w:r>
    </w:p>
    <w:p w14:paraId="119ABBC1" w14:textId="77777777" w:rsidR="00AB25EF" w:rsidRPr="000D5DB5" w:rsidRDefault="009A2B28">
      <w:pPr>
        <w:contextualSpacing/>
        <w:rPr>
          <w:rFonts w:eastAsia="Times New Roman" w:cstheme="minorHAnsi"/>
          <w:sz w:val="24"/>
          <w:szCs w:val="24"/>
        </w:rPr>
      </w:pPr>
      <w:r>
        <w:rPr>
          <w:rFonts w:eastAsia="Times New Roman" w:cstheme="minorHAnsi"/>
          <w:color w:val="000000"/>
        </w:rPr>
        <w:t xml:space="preserve">You are a vessel of the Holy Light’s will, </w:t>
      </w:r>
      <w:r w:rsidR="00AB25EF" w:rsidRPr="000D5DB5">
        <w:rPr>
          <w:rFonts w:eastAsia="Times New Roman" w:cstheme="minorHAnsi"/>
          <w:color w:val="000000"/>
        </w:rPr>
        <w:t xml:space="preserve">a versatile healer who can reverse damage on individuals or groups and even heal from beyond the grave. </w:t>
      </w:r>
      <w:r>
        <w:rPr>
          <w:rFonts w:eastAsia="Times New Roman" w:cstheme="minorHAnsi"/>
          <w:color w:val="000000"/>
        </w:rPr>
        <w:t xml:space="preserve">Holy priests are well-adored and respected among the Alliance. </w:t>
      </w:r>
    </w:p>
    <w:p w14:paraId="7821A54A" w14:textId="77777777" w:rsidR="00AB25EF" w:rsidRPr="000D5DB5" w:rsidRDefault="00AB25EF">
      <w:pPr>
        <w:contextualSpacing/>
        <w:rPr>
          <w:rFonts w:eastAsia="Times New Roman" w:cstheme="minorHAnsi"/>
          <w:sz w:val="24"/>
          <w:szCs w:val="24"/>
        </w:rPr>
      </w:pPr>
    </w:p>
    <w:p w14:paraId="3DCF015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Holy Priesthood Spells</w:t>
      </w:r>
    </w:p>
    <w:p w14:paraId="49735161" w14:textId="77777777" w:rsidR="001B3E16" w:rsidRPr="001F25FA" w:rsidRDefault="001B3E16">
      <w:pPr>
        <w:contextualSpacing/>
        <w:rPr>
          <w:rFonts w:eastAsia="Times New Roman" w:cstheme="minorHAnsi"/>
          <w:b/>
          <w:bCs/>
          <w:color w:val="000000"/>
        </w:rPr>
      </w:pPr>
      <w:r>
        <w:rPr>
          <w:rFonts w:eastAsia="Times New Roman" w:cstheme="minorHAnsi"/>
          <w:b/>
          <w:bCs/>
          <w:color w:val="000000"/>
        </w:rPr>
        <w:t>Level</w:t>
      </w:r>
      <w:r>
        <w:rPr>
          <w:rFonts w:eastAsia="Times New Roman" w:cstheme="minorHAnsi"/>
          <w:b/>
          <w:bCs/>
          <w:color w:val="000000"/>
        </w:rPr>
        <w:tab/>
        <w:t>Spells</w:t>
      </w:r>
    </w:p>
    <w:p w14:paraId="6805C9DB"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 xml:space="preserve">Bless, </w:t>
      </w:r>
      <w:r w:rsidR="009A2B28">
        <w:rPr>
          <w:rFonts w:eastAsia="Times New Roman" w:cstheme="minorHAnsi"/>
          <w:color w:val="000000"/>
        </w:rPr>
        <w:t>h</w:t>
      </w:r>
      <w:r w:rsidR="009A2B28" w:rsidRPr="000D5DB5">
        <w:rPr>
          <w:rFonts w:eastAsia="Times New Roman" w:cstheme="minorHAnsi"/>
          <w:color w:val="000000"/>
        </w:rPr>
        <w:t xml:space="preserve">oly </w:t>
      </w:r>
      <w:r w:rsidR="009A2B28">
        <w:rPr>
          <w:rFonts w:eastAsia="Times New Roman" w:cstheme="minorHAnsi"/>
          <w:color w:val="000000"/>
        </w:rPr>
        <w:t>l</w:t>
      </w:r>
      <w:r w:rsidR="009A2B28" w:rsidRPr="000D5DB5">
        <w:rPr>
          <w:rFonts w:eastAsia="Times New Roman" w:cstheme="minorHAnsi"/>
          <w:color w:val="000000"/>
        </w:rPr>
        <w:t>ight</w:t>
      </w:r>
    </w:p>
    <w:p w14:paraId="411DCBAC" w14:textId="77777777" w:rsidR="00AB25EF" w:rsidRPr="000D5DB5" w:rsidRDefault="001B3E16" w:rsidP="00BB43E0">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 xml:space="preserve">Lesser </w:t>
      </w:r>
      <w:r w:rsidR="009A2B28">
        <w:rPr>
          <w:rFonts w:eastAsia="Times New Roman" w:cstheme="minorHAnsi"/>
          <w:color w:val="000000"/>
        </w:rPr>
        <w:t>r</w:t>
      </w:r>
      <w:r w:rsidR="009A2B28" w:rsidRPr="000D5DB5">
        <w:rPr>
          <w:rFonts w:eastAsia="Times New Roman" w:cstheme="minorHAnsi"/>
          <w:color w:val="000000"/>
        </w:rPr>
        <w:t>estoration</w:t>
      </w:r>
      <w:r w:rsidR="00AB25EF" w:rsidRPr="000D5DB5">
        <w:rPr>
          <w:rFonts w:eastAsia="Times New Roman" w:cstheme="minorHAnsi"/>
          <w:color w:val="000000"/>
        </w:rPr>
        <w:t xml:space="preserve">, </w:t>
      </w:r>
      <w:r w:rsidR="009A2B28">
        <w:rPr>
          <w:rFonts w:eastAsia="Times New Roman" w:cstheme="minorHAnsi"/>
          <w:color w:val="000000"/>
        </w:rPr>
        <w:t>s</w:t>
      </w:r>
      <w:r w:rsidR="009A2B28" w:rsidRPr="000D5DB5">
        <w:rPr>
          <w:rFonts w:eastAsia="Times New Roman" w:cstheme="minorHAnsi"/>
          <w:color w:val="000000"/>
        </w:rPr>
        <w:t xml:space="preserve">piritual </w:t>
      </w:r>
      <w:r w:rsidR="00BB43E0">
        <w:rPr>
          <w:rFonts w:eastAsia="Times New Roman" w:cstheme="minorHAnsi"/>
          <w:color w:val="000000"/>
        </w:rPr>
        <w:t>w</w:t>
      </w:r>
      <w:r w:rsidR="009A2B28" w:rsidRPr="000D5DB5">
        <w:rPr>
          <w:rFonts w:eastAsia="Times New Roman" w:cstheme="minorHAnsi"/>
          <w:color w:val="000000"/>
        </w:rPr>
        <w:t>eapon</w:t>
      </w:r>
    </w:p>
    <w:p w14:paraId="2F1B5BA7"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8A46B6">
        <w:rPr>
          <w:rFonts w:eastAsia="Times New Roman" w:cstheme="minorHAnsi"/>
          <w:color w:val="000000"/>
        </w:rPr>
        <w:t>Haste (or light’s speed), revivify</w:t>
      </w:r>
    </w:p>
    <w:p w14:paraId="4797EB29"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 xml:space="preserve">Death </w:t>
      </w:r>
      <w:r w:rsidR="009A2B28">
        <w:rPr>
          <w:rFonts w:eastAsia="Times New Roman" w:cstheme="minorHAnsi"/>
          <w:color w:val="000000"/>
        </w:rPr>
        <w:t>w</w:t>
      </w:r>
      <w:r w:rsidR="009A2B28" w:rsidRPr="000D5DB5">
        <w:rPr>
          <w:rFonts w:eastAsia="Times New Roman" w:cstheme="minorHAnsi"/>
          <w:color w:val="000000"/>
        </w:rPr>
        <w:t>ard</w:t>
      </w:r>
      <w:r w:rsidR="00AB25EF" w:rsidRPr="000D5DB5">
        <w:rPr>
          <w:rFonts w:eastAsia="Times New Roman" w:cstheme="minorHAnsi"/>
          <w:color w:val="000000"/>
        </w:rPr>
        <w:t xml:space="preserve">, </w:t>
      </w:r>
      <w:r w:rsidR="009A2B28">
        <w:rPr>
          <w:rFonts w:eastAsia="Times New Roman" w:cstheme="minorHAnsi"/>
          <w:color w:val="000000"/>
        </w:rPr>
        <w:t>g</w:t>
      </w:r>
      <w:r w:rsidR="009A2B28" w:rsidRPr="000D5DB5">
        <w:rPr>
          <w:rFonts w:eastAsia="Times New Roman" w:cstheme="minorHAnsi"/>
          <w:color w:val="000000"/>
        </w:rPr>
        <w:t xml:space="preserve">uardian </w:t>
      </w:r>
      <w:r w:rsidR="00AB25EF" w:rsidRPr="000D5DB5">
        <w:rPr>
          <w:rFonts w:eastAsia="Times New Roman" w:cstheme="minorHAnsi"/>
          <w:color w:val="000000"/>
        </w:rPr>
        <w:t xml:space="preserve">of </w:t>
      </w:r>
      <w:r w:rsidR="009A2B28">
        <w:rPr>
          <w:rFonts w:eastAsia="Times New Roman" w:cstheme="minorHAnsi"/>
          <w:color w:val="000000"/>
        </w:rPr>
        <w:t>f</w:t>
      </w:r>
      <w:r w:rsidR="009A2B28" w:rsidRPr="000D5DB5">
        <w:rPr>
          <w:rFonts w:eastAsia="Times New Roman" w:cstheme="minorHAnsi"/>
          <w:color w:val="000000"/>
        </w:rPr>
        <w:t>aith</w:t>
      </w:r>
    </w:p>
    <w:p w14:paraId="2A256767" w14:textId="77777777" w:rsidR="00AB25EF" w:rsidRPr="000D5DB5" w:rsidRDefault="001B3E16" w:rsidP="00153C7C">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153C7C">
        <w:rPr>
          <w:rFonts w:eastAsia="Times New Roman" w:cstheme="minorHAnsi"/>
          <w:color w:val="000000"/>
        </w:rPr>
        <w:t>Mass cure wounds</w:t>
      </w:r>
      <w:r w:rsidR="00BB43E0">
        <w:rPr>
          <w:rFonts w:eastAsia="Times New Roman" w:cstheme="minorHAnsi"/>
          <w:color w:val="000000"/>
        </w:rPr>
        <w:t xml:space="preserve"> (or hope of healing)</w:t>
      </w:r>
      <w:r w:rsidR="00AB25EF" w:rsidRPr="000D5DB5">
        <w:rPr>
          <w:rFonts w:eastAsia="Times New Roman" w:cstheme="minorHAnsi"/>
          <w:color w:val="000000"/>
        </w:rPr>
        <w:t xml:space="preserve">, </w:t>
      </w:r>
      <w:r w:rsidR="009A2B28">
        <w:rPr>
          <w:rFonts w:eastAsia="Times New Roman" w:cstheme="minorHAnsi"/>
          <w:color w:val="000000"/>
        </w:rPr>
        <w:t>m</w:t>
      </w:r>
      <w:r w:rsidR="0067539E" w:rsidRPr="000D5DB5">
        <w:rPr>
          <w:rFonts w:eastAsia="Times New Roman" w:cstheme="minorHAnsi"/>
          <w:color w:val="000000"/>
        </w:rPr>
        <w:t xml:space="preserve">ass </w:t>
      </w:r>
      <w:r w:rsidR="009A2B28">
        <w:rPr>
          <w:rFonts w:eastAsia="Times New Roman" w:cstheme="minorHAnsi"/>
          <w:color w:val="000000"/>
        </w:rPr>
        <w:t>r</w:t>
      </w:r>
      <w:r w:rsidR="0067539E" w:rsidRPr="000D5DB5">
        <w:rPr>
          <w:rFonts w:eastAsia="Times New Roman" w:cstheme="minorHAnsi"/>
          <w:color w:val="000000"/>
        </w:rPr>
        <w:t>evivify</w:t>
      </w:r>
    </w:p>
    <w:p w14:paraId="77FC9648" w14:textId="77777777" w:rsidR="00AB25EF" w:rsidRPr="000D5DB5" w:rsidRDefault="00AB25EF">
      <w:pPr>
        <w:contextualSpacing/>
        <w:rPr>
          <w:rFonts w:eastAsia="Times New Roman" w:cstheme="minorHAnsi"/>
          <w:sz w:val="24"/>
          <w:szCs w:val="24"/>
        </w:rPr>
      </w:pPr>
    </w:p>
    <w:p w14:paraId="301E4D61" w14:textId="77777777" w:rsidR="00632304" w:rsidRDefault="00AB25EF" w:rsidP="00632304">
      <w:pPr>
        <w:contextualSpacing/>
        <w:rPr>
          <w:rFonts w:eastAsia="Times New Roman" w:cstheme="minorHAnsi"/>
          <w:color w:val="000000"/>
        </w:rPr>
      </w:pPr>
      <w:r w:rsidRPr="000D5DB5">
        <w:rPr>
          <w:rFonts w:eastAsia="Times New Roman" w:cstheme="minorHAnsi"/>
          <w:b/>
          <w:bCs/>
          <w:color w:val="000000"/>
        </w:rPr>
        <w:t xml:space="preserve">Light’s Insight. </w:t>
      </w:r>
      <w:r w:rsidRPr="000D5DB5">
        <w:rPr>
          <w:rFonts w:eastAsia="Times New Roman" w:cstheme="minorHAnsi"/>
          <w:color w:val="000000"/>
        </w:rPr>
        <w:t>Starting at 1st level, when</w:t>
      </w:r>
      <w:r w:rsidR="003D2876">
        <w:rPr>
          <w:rFonts w:eastAsia="Times New Roman" w:cstheme="minorHAnsi"/>
          <w:color w:val="000000"/>
        </w:rPr>
        <w:t>ever</w:t>
      </w:r>
      <w:r w:rsidRPr="000D5DB5">
        <w:rPr>
          <w:rFonts w:eastAsia="Times New Roman" w:cstheme="minorHAnsi"/>
          <w:color w:val="000000"/>
        </w:rPr>
        <w:t xml:space="preserve"> you cast a healing spell</w:t>
      </w:r>
      <w:r w:rsidR="00571A54">
        <w:rPr>
          <w:rFonts w:eastAsia="Times New Roman" w:cstheme="minorHAnsi"/>
          <w:color w:val="000000"/>
        </w:rPr>
        <w:t xml:space="preserve"> from the priest spell list and the dice shows the maximum possible result (such as a 6 on a d6), you may roll </w:t>
      </w:r>
      <w:r w:rsidR="003D2876">
        <w:rPr>
          <w:rFonts w:eastAsia="Times New Roman" w:cstheme="minorHAnsi"/>
          <w:color w:val="000000"/>
        </w:rPr>
        <w:t xml:space="preserve">the </w:t>
      </w:r>
      <w:r w:rsidR="00571A54">
        <w:rPr>
          <w:rFonts w:eastAsia="Times New Roman" w:cstheme="minorHAnsi"/>
          <w:color w:val="000000"/>
        </w:rPr>
        <w:t xml:space="preserve">maximized dice again and add the amount healed to the total. </w:t>
      </w:r>
      <w:r w:rsidR="003D2876">
        <w:rPr>
          <w:rFonts w:eastAsia="Times New Roman" w:cstheme="minorHAnsi"/>
          <w:color w:val="000000"/>
        </w:rPr>
        <w:t xml:space="preserve">This applies to healing spells that deal damage to undead. </w:t>
      </w:r>
      <w:r w:rsidR="00632304">
        <w:rPr>
          <w:rFonts w:eastAsia="Times New Roman" w:cstheme="minorHAnsi"/>
          <w:color w:val="000000"/>
        </w:rPr>
        <w:t xml:space="preserve">This acts similarly to the Holy Vision ability of the holy oath. If having both features, and if the re-rolled dice results in a maximum result as well, you may roll a third time. </w:t>
      </w:r>
    </w:p>
    <w:p w14:paraId="158B5A95" w14:textId="77777777" w:rsidR="003D2876" w:rsidRPr="000D5DB5" w:rsidRDefault="003D2876" w:rsidP="003D2876">
      <w:pPr>
        <w:contextualSpacing/>
        <w:rPr>
          <w:rFonts w:eastAsia="Times New Roman" w:cstheme="minorHAnsi"/>
          <w:sz w:val="24"/>
          <w:szCs w:val="24"/>
        </w:rPr>
      </w:pPr>
    </w:p>
    <w:p w14:paraId="1E1EBF87" w14:textId="77777777" w:rsidR="00AB25EF" w:rsidRPr="000D5DB5" w:rsidRDefault="00AB25EF" w:rsidP="00632304">
      <w:pPr>
        <w:contextualSpacing/>
        <w:rPr>
          <w:rFonts w:eastAsia="Times New Roman" w:cstheme="minorHAnsi"/>
          <w:sz w:val="24"/>
          <w:szCs w:val="24"/>
        </w:rPr>
      </w:pPr>
      <w:r w:rsidRPr="000D5DB5">
        <w:rPr>
          <w:rFonts w:eastAsia="Times New Roman" w:cstheme="minorHAnsi"/>
          <w:b/>
          <w:bCs/>
          <w:color w:val="000000"/>
        </w:rPr>
        <w:t xml:space="preserve">Light’s Embrace. </w:t>
      </w:r>
      <w:r w:rsidRPr="000D5DB5">
        <w:rPr>
          <w:rFonts w:eastAsia="Times New Roman" w:cstheme="minorHAnsi"/>
          <w:color w:val="000000"/>
        </w:rPr>
        <w:t xml:space="preserve">Also starting at 1st level, your healing spells are more effective. Whenever you use a </w:t>
      </w:r>
      <w:r w:rsidR="00571A54">
        <w:rPr>
          <w:rFonts w:eastAsia="Times New Roman" w:cstheme="minorHAnsi"/>
          <w:color w:val="000000"/>
        </w:rPr>
        <w:t xml:space="preserve">priest </w:t>
      </w:r>
      <w:r w:rsidRPr="000D5DB5">
        <w:rPr>
          <w:rFonts w:eastAsia="Times New Roman" w:cstheme="minorHAnsi"/>
          <w:color w:val="000000"/>
        </w:rPr>
        <w:t xml:space="preserve">spell of 1st level or higher to restore hit points to a creature, the creature regains additional hit points equal to 2 + the spell’s level. </w:t>
      </w:r>
      <w:r w:rsidR="00632304">
        <w:rPr>
          <w:rFonts w:eastAsia="Times New Roman" w:cstheme="minorHAnsi"/>
          <w:color w:val="000000"/>
        </w:rPr>
        <w:t xml:space="preserve">If the spell heals multiple creatures, the additional healing is added to the total, not to each creature. </w:t>
      </w:r>
    </w:p>
    <w:p w14:paraId="1CA656C4" w14:textId="77777777" w:rsidR="00632304" w:rsidRDefault="00632304" w:rsidP="00632304">
      <w:pPr>
        <w:contextualSpacing/>
        <w:rPr>
          <w:rFonts w:eastAsia="Times New Roman" w:cstheme="minorHAnsi"/>
          <w:sz w:val="24"/>
          <w:szCs w:val="24"/>
        </w:rPr>
      </w:pPr>
      <w:r w:rsidRPr="000D5DB5">
        <w:rPr>
          <w:rFonts w:eastAsia="Times New Roman" w:cstheme="minorHAnsi"/>
          <w:color w:val="000000"/>
        </w:rPr>
        <w:t xml:space="preserve">You may also turn fiends when you </w:t>
      </w:r>
      <w:r>
        <w:rPr>
          <w:rFonts w:eastAsia="Times New Roman" w:cstheme="minorHAnsi"/>
          <w:color w:val="000000"/>
        </w:rPr>
        <w:t xml:space="preserve">use your Channel Divinity to </w:t>
      </w:r>
      <w:r w:rsidRPr="000D5DB5">
        <w:rPr>
          <w:rFonts w:eastAsia="Times New Roman" w:cstheme="minorHAnsi"/>
          <w:color w:val="000000"/>
        </w:rPr>
        <w:t xml:space="preserve">turn undead. </w:t>
      </w:r>
    </w:p>
    <w:p w14:paraId="345B63F0" w14:textId="77777777" w:rsidR="00AB25EF" w:rsidRPr="000D5DB5" w:rsidRDefault="00AB25EF">
      <w:pPr>
        <w:contextualSpacing/>
        <w:rPr>
          <w:rFonts w:eastAsia="Times New Roman" w:cstheme="minorHAnsi"/>
          <w:sz w:val="24"/>
          <w:szCs w:val="24"/>
        </w:rPr>
      </w:pPr>
    </w:p>
    <w:p w14:paraId="3115B3A6" w14:textId="77777777" w:rsidR="00AB25EF" w:rsidRDefault="00AB25EF" w:rsidP="00DE2CAA">
      <w:pPr>
        <w:contextualSpacing/>
        <w:rPr>
          <w:rFonts w:eastAsia="Times New Roman" w:cstheme="minorHAnsi"/>
          <w:color w:val="000000"/>
        </w:rPr>
      </w:pPr>
      <w:r w:rsidRPr="000D5DB5">
        <w:rPr>
          <w:rFonts w:eastAsia="Times New Roman" w:cstheme="minorHAnsi"/>
          <w:b/>
          <w:bCs/>
          <w:color w:val="000000"/>
        </w:rPr>
        <w:t>Channel Divinity</w:t>
      </w:r>
      <w:r w:rsidR="00DE2CAA">
        <w:rPr>
          <w:rFonts w:eastAsia="Times New Roman" w:cstheme="minorHAnsi"/>
          <w:b/>
          <w:bCs/>
          <w:color w:val="000000"/>
        </w:rPr>
        <w:t xml:space="preserve">: </w:t>
      </w:r>
      <w:r w:rsidRPr="000D5DB5">
        <w:rPr>
          <w:rFonts w:eastAsia="Times New Roman" w:cstheme="minorHAnsi"/>
          <w:b/>
          <w:bCs/>
          <w:color w:val="000000"/>
        </w:rPr>
        <w:t xml:space="preserve">Restore Life. </w:t>
      </w:r>
      <w:r w:rsidRPr="000D5DB5">
        <w:rPr>
          <w:rFonts w:eastAsia="Times New Roman" w:cstheme="minorHAnsi"/>
          <w:color w:val="000000"/>
        </w:rPr>
        <w:t xml:space="preserve">Starting at 2nd level, you may use your action while presenting your holy symbol to evoke healing energy that can restore a number of hit points equal to five times your priest level. Choose any creatures within 30 feet of you, and divide those hit points among them. This feature can restore a creature to no more than half of its hit point maximum. You can’t use this feature on a construct, but may target undead to damage by expending healing, dealing holy damage instead of healing them. </w:t>
      </w:r>
    </w:p>
    <w:p w14:paraId="2899A965" w14:textId="77777777" w:rsidR="00DE2CAA" w:rsidRDefault="00DE2CAA">
      <w:pPr>
        <w:contextualSpacing/>
        <w:rPr>
          <w:rFonts w:eastAsia="Times New Roman" w:cstheme="minorHAnsi"/>
          <w:sz w:val="24"/>
          <w:szCs w:val="24"/>
        </w:rPr>
      </w:pPr>
    </w:p>
    <w:p w14:paraId="2A04431C" w14:textId="77777777" w:rsidR="00CC00D0" w:rsidRPr="00CC00D0" w:rsidRDefault="00CC00D0" w:rsidP="00CC00D0">
      <w:pPr>
        <w:contextualSpacing/>
        <w:rPr>
          <w:rFonts w:eastAsia="Times New Roman" w:cstheme="minorHAnsi"/>
          <w:color w:val="000000"/>
        </w:rPr>
      </w:pPr>
      <w:r>
        <w:rPr>
          <w:rFonts w:eastAsia="Times New Roman" w:cstheme="minorHAnsi"/>
          <w:b/>
          <w:bCs/>
          <w:color w:val="000000"/>
        </w:rPr>
        <w:t xml:space="preserve">Channel Divinity: Turn Undead. </w:t>
      </w:r>
      <w:r>
        <w:rPr>
          <w:rFonts w:eastAsia="Times New Roman" w:cstheme="minorHAnsi"/>
          <w:color w:val="000000"/>
        </w:rPr>
        <w:t xml:space="preserve">Also starting at 2nd level, you can, as </w:t>
      </w:r>
      <w:r w:rsidRPr="00CC00D0">
        <w:rPr>
          <w:rFonts w:eastAsia="Times New Roman" w:cstheme="minorHAnsi"/>
          <w:color w:val="000000"/>
        </w:rPr>
        <w:t xml:space="preserve">an action, present your holy Symbol and speak a prayer censuring the Undead. Each Undead that can see or hear you within 30 feet of you must make a </w:t>
      </w:r>
      <w:r>
        <w:rPr>
          <w:rFonts w:eastAsia="Times New Roman" w:cstheme="minorHAnsi"/>
          <w:color w:val="000000"/>
        </w:rPr>
        <w:t xml:space="preserve">Spirit </w:t>
      </w:r>
      <w:r w:rsidRPr="00CC00D0">
        <w:rPr>
          <w:rFonts w:eastAsia="Times New Roman" w:cstheme="minorHAnsi"/>
          <w:color w:val="000000"/>
        </w:rPr>
        <w:t>saving throw. If the creature fails its saving throw, it is turned for 1 minute or until it takes any damage.</w:t>
      </w:r>
    </w:p>
    <w:p w14:paraId="008F6497" w14:textId="77777777" w:rsidR="00CC00D0" w:rsidRDefault="00CC00D0" w:rsidP="00CC00D0">
      <w:pPr>
        <w:contextualSpacing/>
        <w:rPr>
          <w:rFonts w:eastAsia="Times New Roman" w:cstheme="minorHAnsi"/>
          <w:color w:val="000000"/>
        </w:rPr>
      </w:pPr>
      <w:r w:rsidRPr="00CC00D0">
        <w:rPr>
          <w:rFonts w:eastAsia="Times New Roman" w:cstheme="minorHAnsi"/>
          <w:color w:val="000000"/>
        </w:rPr>
        <w:t>A turned creature must spend its turns trying to move as far away from you as it can, and it can't willingly move to a space within 30 feet of you. It also can't take reactions. For its action, it can use only the Dash action or try to escape from an effect that prevents it from moving. If there's nowhere to move, the creature can use the Dodge action.</w:t>
      </w:r>
    </w:p>
    <w:p w14:paraId="1812990C" w14:textId="77777777" w:rsidR="00CC00D0" w:rsidRDefault="00CC00D0" w:rsidP="00CC00D0">
      <w:pPr>
        <w:contextualSpacing/>
        <w:rPr>
          <w:rFonts w:eastAsia="Times New Roman" w:cstheme="minorHAnsi"/>
          <w:color w:val="000000"/>
        </w:rPr>
      </w:pPr>
      <w:r>
        <w:rPr>
          <w:rFonts w:eastAsia="Times New Roman" w:cstheme="minorHAnsi"/>
          <w:color w:val="000000"/>
        </w:rPr>
        <w:t xml:space="preserve">When you reach 5th level, you can also outright destroy undead you turn with this feature. </w:t>
      </w:r>
    </w:p>
    <w:p w14:paraId="1C8630F0" w14:textId="77777777" w:rsidR="00CC00D0" w:rsidRPr="000D5DB5" w:rsidRDefault="00CC00D0" w:rsidP="00CC00D0">
      <w:pPr>
        <w:contextualSpacing/>
        <w:rPr>
          <w:rFonts w:eastAsia="Times New Roman" w:cstheme="minorHAnsi"/>
          <w:sz w:val="24"/>
          <w:szCs w:val="24"/>
        </w:rPr>
      </w:pPr>
      <w:r>
        <w:rPr>
          <w:rFonts w:eastAsia="Times New Roman" w:cstheme="minorHAnsi"/>
          <w:color w:val="000000"/>
        </w:rPr>
        <w:t>W</w:t>
      </w:r>
      <w:r w:rsidRPr="000D5DB5">
        <w:rPr>
          <w:rFonts w:eastAsia="Times New Roman" w:cstheme="minorHAnsi"/>
          <w:color w:val="000000"/>
        </w:rPr>
        <w:t xml:space="preserve">hen an undead fails its saving throw against your Turn Undead feature, the creature is instantly destroyed if its challenge rating is at or below a certain threshold, as shown in the </w:t>
      </w:r>
      <w:r>
        <w:rPr>
          <w:rFonts w:eastAsia="Times New Roman" w:cstheme="minorHAnsi"/>
          <w:color w:val="000000"/>
        </w:rPr>
        <w:t>Turn</w:t>
      </w:r>
      <w:r w:rsidRPr="000D5DB5">
        <w:rPr>
          <w:rFonts w:eastAsia="Times New Roman" w:cstheme="minorHAnsi"/>
          <w:color w:val="000000"/>
        </w:rPr>
        <w:t xml:space="preserve"> Undead table.</w:t>
      </w:r>
    </w:p>
    <w:p w14:paraId="6310226B" w14:textId="77777777" w:rsidR="00CC00D0" w:rsidRPr="000D5DB5" w:rsidRDefault="00CC00D0" w:rsidP="00CC00D0">
      <w:pPr>
        <w:contextualSpacing/>
        <w:rPr>
          <w:rFonts w:eastAsia="Times New Roman" w:cstheme="minorHAnsi"/>
          <w:sz w:val="24"/>
          <w:szCs w:val="24"/>
        </w:rPr>
      </w:pPr>
    </w:p>
    <w:p w14:paraId="7D05400B" w14:textId="77777777" w:rsidR="00CC00D0" w:rsidRPr="000D5DB5" w:rsidRDefault="00CC00D0" w:rsidP="00CC00D0">
      <w:pPr>
        <w:contextualSpacing/>
        <w:rPr>
          <w:rFonts w:eastAsia="Times New Roman" w:cstheme="minorHAnsi"/>
          <w:sz w:val="24"/>
          <w:szCs w:val="24"/>
        </w:rPr>
      </w:pPr>
      <w:r>
        <w:rPr>
          <w:rFonts w:eastAsia="Times New Roman" w:cstheme="minorHAnsi"/>
          <w:i/>
          <w:iCs/>
          <w:color w:val="000000"/>
        </w:rPr>
        <w:t xml:space="preserve">Turn </w:t>
      </w:r>
      <w:r w:rsidRPr="000D5DB5">
        <w:rPr>
          <w:rFonts w:eastAsia="Times New Roman" w:cstheme="minorHAnsi"/>
          <w:i/>
          <w:iCs/>
          <w:color w:val="000000"/>
        </w:rPr>
        <w:t>Undead Table</w:t>
      </w:r>
    </w:p>
    <w:p w14:paraId="4D76CDFF" w14:textId="77777777" w:rsidR="00CC00D0" w:rsidRPr="000D5DB5" w:rsidRDefault="00CC00D0" w:rsidP="00CC00D0">
      <w:pPr>
        <w:contextualSpacing/>
        <w:rPr>
          <w:rFonts w:eastAsia="Times New Roman" w:cstheme="minorHAnsi"/>
          <w:sz w:val="24"/>
          <w:szCs w:val="24"/>
        </w:rPr>
      </w:pPr>
      <w:r>
        <w:rPr>
          <w:rFonts w:eastAsia="Times New Roman" w:cstheme="minorHAnsi"/>
          <w:i/>
          <w:iCs/>
          <w:color w:val="000000"/>
        </w:rPr>
        <w:t>Priest</w:t>
      </w:r>
      <w:r w:rsidRPr="000D5DB5">
        <w:rPr>
          <w:rFonts w:eastAsia="Times New Roman" w:cstheme="minorHAnsi"/>
          <w:i/>
          <w:iCs/>
          <w:color w:val="000000"/>
        </w:rPr>
        <w:t xml:space="preserve"> Level</w:t>
      </w:r>
      <w:r>
        <w:rPr>
          <w:rFonts w:eastAsia="Times New Roman" w:cstheme="minorHAnsi"/>
          <w:i/>
          <w:iCs/>
          <w:color w:val="000000"/>
        </w:rPr>
        <w:tab/>
      </w:r>
      <w:r w:rsidRPr="000D5DB5">
        <w:rPr>
          <w:rFonts w:eastAsia="Times New Roman" w:cstheme="minorHAnsi"/>
          <w:i/>
          <w:iCs/>
          <w:color w:val="000000"/>
        </w:rPr>
        <w:t>Destroys Undead of CR</w:t>
      </w:r>
    </w:p>
    <w:p w14:paraId="61C98DF8"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i/>
          <w:iCs/>
          <w:color w:val="000000"/>
        </w:rPr>
        <w:t>5</w:t>
      </w:r>
      <w:r w:rsidRPr="000D5DB5">
        <w:rPr>
          <w:rFonts w:eastAsia="Times New Roman" w:cstheme="minorHAnsi"/>
          <w:color w:val="000000"/>
        </w:rPr>
        <w:t>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1/2 or lower</w:t>
      </w:r>
    </w:p>
    <w:p w14:paraId="0C58573C"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color w:val="000000"/>
        </w:rPr>
        <w:t>8th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1 or lower</w:t>
      </w:r>
    </w:p>
    <w:p w14:paraId="3417611B"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color w:val="000000"/>
        </w:rPr>
        <w:t>11t</w:t>
      </w:r>
      <w:r>
        <w:rPr>
          <w:rFonts w:eastAsia="Times New Roman" w:cstheme="minorHAnsi"/>
          <w:color w:val="000000"/>
        </w:rPr>
        <w: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2 or lower</w:t>
      </w:r>
    </w:p>
    <w:p w14:paraId="7FF50725" w14:textId="77777777" w:rsidR="00CC00D0" w:rsidRPr="000D5DB5" w:rsidRDefault="00CC00D0" w:rsidP="00CC00D0">
      <w:pPr>
        <w:contextualSpacing/>
        <w:rPr>
          <w:rFonts w:eastAsia="Times New Roman" w:cstheme="minorHAnsi"/>
          <w:sz w:val="24"/>
          <w:szCs w:val="24"/>
        </w:rPr>
      </w:pPr>
      <w:r w:rsidRPr="000D5DB5">
        <w:rPr>
          <w:rFonts w:eastAsia="Times New Roman" w:cstheme="minorHAnsi"/>
          <w:color w:val="000000"/>
        </w:rPr>
        <w:t>14th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3 or lower</w:t>
      </w:r>
    </w:p>
    <w:p w14:paraId="76201B70" w14:textId="77777777" w:rsidR="00CC00D0" w:rsidRDefault="00CC00D0" w:rsidP="00CC00D0">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4 or lower</w:t>
      </w:r>
    </w:p>
    <w:p w14:paraId="48C98169" w14:textId="77777777" w:rsidR="00CC00D0" w:rsidRPr="000D5DB5" w:rsidRDefault="00CC00D0">
      <w:pPr>
        <w:contextualSpacing/>
        <w:rPr>
          <w:rFonts w:eastAsia="Times New Roman" w:cstheme="minorHAnsi"/>
          <w:sz w:val="24"/>
          <w:szCs w:val="24"/>
        </w:rPr>
      </w:pPr>
    </w:p>
    <w:p w14:paraId="75767E5F" w14:textId="77777777" w:rsidR="00EE167B" w:rsidRPr="009073E3" w:rsidRDefault="00EE167B" w:rsidP="00EE167B">
      <w:pPr>
        <w:contextualSpacing/>
        <w:rPr>
          <w:rFonts w:eastAsia="Times New Roman" w:cstheme="minorHAnsi"/>
          <w:color w:val="000000"/>
        </w:rPr>
      </w:pPr>
      <w:r w:rsidRPr="000D5DB5">
        <w:rPr>
          <w:rFonts w:eastAsia="Times New Roman" w:cstheme="minorHAnsi"/>
          <w:b/>
          <w:bCs/>
          <w:color w:val="000000"/>
        </w:rPr>
        <w:t>Channel Divinity</w:t>
      </w:r>
      <w:r>
        <w:rPr>
          <w:rFonts w:eastAsia="Times New Roman" w:cstheme="minorHAnsi"/>
          <w:b/>
          <w:bCs/>
          <w:color w:val="000000"/>
        </w:rPr>
        <w:t xml:space="preserve">: </w:t>
      </w:r>
      <w:r w:rsidRPr="000D5DB5">
        <w:rPr>
          <w:rFonts w:eastAsia="Times New Roman" w:cstheme="minorHAnsi"/>
          <w:b/>
          <w:bCs/>
          <w:color w:val="000000"/>
        </w:rPr>
        <w:t xml:space="preserve">Focused </w:t>
      </w:r>
      <w:r>
        <w:rPr>
          <w:rFonts w:eastAsia="Times New Roman" w:cstheme="minorHAnsi"/>
          <w:b/>
          <w:bCs/>
          <w:color w:val="000000"/>
        </w:rPr>
        <w:t>Light</w:t>
      </w:r>
      <w:r w:rsidRPr="000D5DB5">
        <w:rPr>
          <w:rFonts w:eastAsia="Times New Roman" w:cstheme="minorHAnsi"/>
          <w:b/>
          <w:bCs/>
          <w:color w:val="000000"/>
        </w:rPr>
        <w:t xml:space="preserve">. </w:t>
      </w:r>
      <w:r w:rsidRPr="000D5DB5">
        <w:rPr>
          <w:rFonts w:eastAsia="Times New Roman" w:cstheme="minorHAnsi"/>
          <w:color w:val="000000"/>
        </w:rPr>
        <w:t xml:space="preserve">Starting at 6th level, you may use a channel </w:t>
      </w:r>
      <w:r>
        <w:rPr>
          <w:rFonts w:eastAsia="Times New Roman" w:cstheme="minorHAnsi"/>
          <w:color w:val="000000"/>
        </w:rPr>
        <w:t xml:space="preserve">divinity </w:t>
      </w:r>
      <w:r w:rsidRPr="000D5DB5">
        <w:rPr>
          <w:rFonts w:eastAsia="Times New Roman" w:cstheme="minorHAnsi"/>
          <w:color w:val="000000"/>
        </w:rPr>
        <w:t xml:space="preserve">to alter the target </w:t>
      </w:r>
      <w:r>
        <w:rPr>
          <w:rFonts w:eastAsia="Times New Roman" w:cstheme="minorHAnsi"/>
          <w:color w:val="000000"/>
        </w:rPr>
        <w:t xml:space="preserve">and refresh the duration </w:t>
      </w:r>
      <w:r w:rsidRPr="000D5DB5">
        <w:rPr>
          <w:rFonts w:eastAsia="Times New Roman" w:cstheme="minorHAnsi"/>
          <w:color w:val="000000"/>
        </w:rPr>
        <w:t xml:space="preserve">of any </w:t>
      </w:r>
      <w:r>
        <w:rPr>
          <w:rFonts w:eastAsia="Times New Roman" w:cstheme="minorHAnsi"/>
          <w:color w:val="000000"/>
        </w:rPr>
        <w:t xml:space="preserve">healing </w:t>
      </w:r>
      <w:r w:rsidRPr="000D5DB5">
        <w:rPr>
          <w:rFonts w:eastAsia="Times New Roman" w:cstheme="minorHAnsi"/>
          <w:color w:val="000000"/>
        </w:rPr>
        <w:t xml:space="preserve">sigil spell you cast on a target. This may be used outside </w:t>
      </w:r>
      <w:r>
        <w:rPr>
          <w:rFonts w:eastAsia="Times New Roman" w:cstheme="minorHAnsi"/>
          <w:color w:val="000000"/>
        </w:rPr>
        <w:t xml:space="preserve">your </w:t>
      </w:r>
      <w:r w:rsidRPr="000D5DB5">
        <w:rPr>
          <w:rFonts w:eastAsia="Times New Roman" w:cstheme="minorHAnsi"/>
          <w:color w:val="000000"/>
        </w:rPr>
        <w:t>turn</w:t>
      </w:r>
      <w:r>
        <w:rPr>
          <w:rFonts w:eastAsia="Times New Roman" w:cstheme="minorHAnsi"/>
          <w:color w:val="000000"/>
        </w:rPr>
        <w:t>, possibly recovering from a dispelled sigil by shifting it to another target</w:t>
      </w:r>
      <w:r w:rsidRPr="000D5DB5">
        <w:rPr>
          <w:rFonts w:eastAsia="Times New Roman" w:cstheme="minorHAnsi"/>
          <w:color w:val="000000"/>
        </w:rPr>
        <w:t xml:space="preserve">. </w:t>
      </w:r>
      <w:r>
        <w:rPr>
          <w:rFonts w:eastAsia="Times New Roman" w:cstheme="minorHAnsi"/>
          <w:color w:val="000000"/>
        </w:rPr>
        <w:t xml:space="preserve">This requires a spell attack as normal. </w:t>
      </w:r>
      <w:r w:rsidRPr="000D5DB5">
        <w:rPr>
          <w:rFonts w:eastAsia="Times New Roman" w:cstheme="minorHAnsi"/>
          <w:color w:val="000000"/>
        </w:rPr>
        <w:t xml:space="preserve">This </w:t>
      </w:r>
      <w:r>
        <w:rPr>
          <w:rFonts w:eastAsia="Times New Roman" w:cstheme="minorHAnsi"/>
          <w:color w:val="000000"/>
        </w:rPr>
        <w:t>costs a reaction if used outside your turn, and a bonus action if on your turn</w:t>
      </w:r>
      <w:r w:rsidRPr="000D5DB5">
        <w:rPr>
          <w:rFonts w:eastAsia="Times New Roman" w:cstheme="minorHAnsi"/>
          <w:color w:val="000000"/>
        </w:rPr>
        <w:t>.</w:t>
      </w:r>
    </w:p>
    <w:p w14:paraId="5DDAEB8F" w14:textId="77777777" w:rsidR="00AB25EF" w:rsidRPr="000D5DB5" w:rsidRDefault="00AB25EF">
      <w:pPr>
        <w:contextualSpacing/>
        <w:rPr>
          <w:rFonts w:eastAsia="Times New Roman" w:cstheme="minorHAnsi"/>
          <w:sz w:val="24"/>
          <w:szCs w:val="24"/>
        </w:rPr>
      </w:pPr>
    </w:p>
    <w:p w14:paraId="328BC044" w14:textId="77777777" w:rsidR="004476B1" w:rsidRDefault="00AB25EF">
      <w:pPr>
        <w:contextualSpacing/>
        <w:rPr>
          <w:rFonts w:eastAsia="Times New Roman" w:cstheme="minorHAnsi"/>
          <w:color w:val="000000"/>
        </w:rPr>
      </w:pPr>
      <w:r w:rsidRPr="000D5DB5">
        <w:rPr>
          <w:rFonts w:eastAsia="Times New Roman" w:cstheme="minorHAnsi"/>
          <w:b/>
          <w:bCs/>
          <w:color w:val="000000"/>
        </w:rPr>
        <w:t xml:space="preserve">Angelic Form. </w:t>
      </w:r>
      <w:r w:rsidRPr="000D5DB5">
        <w:rPr>
          <w:rFonts w:eastAsia="Times New Roman" w:cstheme="minorHAnsi"/>
          <w:color w:val="000000"/>
        </w:rPr>
        <w:t xml:space="preserve">Starting at 8th level, </w:t>
      </w:r>
      <w:r w:rsidR="004476B1">
        <w:rPr>
          <w:rFonts w:eastAsia="Times New Roman" w:cstheme="minorHAnsi"/>
          <w:color w:val="000000"/>
        </w:rPr>
        <w:t xml:space="preserve">you gain the </w:t>
      </w:r>
      <w:r w:rsidR="004476B1">
        <w:rPr>
          <w:rFonts w:eastAsia="Times New Roman" w:cstheme="minorHAnsi"/>
          <w:i/>
          <w:iCs/>
          <w:color w:val="000000"/>
        </w:rPr>
        <w:t xml:space="preserve">avatar form </w:t>
      </w:r>
      <w:r w:rsidR="004476B1" w:rsidRPr="004476B1">
        <w:rPr>
          <w:rFonts w:eastAsia="Times New Roman" w:cstheme="minorHAnsi"/>
          <w:color w:val="000000"/>
        </w:rPr>
        <w:t>priest</w:t>
      </w:r>
      <w:r w:rsidR="004476B1">
        <w:rPr>
          <w:rFonts w:eastAsia="Times New Roman" w:cstheme="minorHAnsi"/>
          <w:i/>
          <w:iCs/>
          <w:color w:val="000000"/>
        </w:rPr>
        <w:t xml:space="preserve"> </w:t>
      </w:r>
      <w:r w:rsidR="004476B1">
        <w:rPr>
          <w:rFonts w:eastAsia="Times New Roman" w:cstheme="minorHAnsi"/>
          <w:color w:val="000000"/>
        </w:rPr>
        <w:t>spell for no cost if you didn’t already have it. Furthermore, you augment the spell in the following ways:</w:t>
      </w:r>
    </w:p>
    <w:p w14:paraId="365BB916" w14:textId="77777777" w:rsidR="004476B1" w:rsidRPr="004476B1" w:rsidRDefault="004476B1" w:rsidP="00E81567">
      <w:pPr>
        <w:pStyle w:val="ListParagraph"/>
        <w:numPr>
          <w:ilvl w:val="0"/>
          <w:numId w:val="24"/>
        </w:numPr>
        <w:rPr>
          <w:rFonts w:eastAsia="Times New Roman" w:cstheme="minorHAnsi"/>
          <w:color w:val="000000"/>
        </w:rPr>
      </w:pPr>
      <w:r w:rsidRPr="004476B1">
        <w:rPr>
          <w:rFonts w:eastAsia="Times New Roman" w:cstheme="minorHAnsi"/>
          <w:color w:val="000000"/>
        </w:rPr>
        <w:t>You can cast the spell as a reaction when reduced to 0 hit points. When this happens, the spell also restores one-quarter your full hit points and mana. If you enter the avatar form this way cast healing, restorative, and domain spells</w:t>
      </w:r>
      <w:r>
        <w:rPr>
          <w:rFonts w:eastAsia="Times New Roman" w:cstheme="minorHAnsi"/>
          <w:color w:val="000000"/>
        </w:rPr>
        <w:t xml:space="preserve"> </w:t>
      </w:r>
      <w:r w:rsidRPr="004476B1">
        <w:rPr>
          <w:rFonts w:eastAsia="Times New Roman" w:cstheme="minorHAnsi"/>
          <w:color w:val="000000"/>
        </w:rPr>
        <w:t xml:space="preserve">so long as the form persists. </w:t>
      </w:r>
    </w:p>
    <w:p w14:paraId="77D8464C" w14:textId="77777777" w:rsidR="004476B1" w:rsidRPr="004476B1" w:rsidRDefault="004476B1" w:rsidP="004476B1">
      <w:pPr>
        <w:pStyle w:val="ListParagraph"/>
        <w:numPr>
          <w:ilvl w:val="0"/>
          <w:numId w:val="24"/>
        </w:numPr>
        <w:rPr>
          <w:rFonts w:eastAsia="Times New Roman" w:cstheme="minorHAnsi"/>
          <w:color w:val="000000"/>
        </w:rPr>
      </w:pPr>
      <w:r>
        <w:rPr>
          <w:rFonts w:eastAsia="Times New Roman" w:cstheme="minorHAnsi"/>
          <w:color w:val="000000"/>
        </w:rPr>
        <w:t xml:space="preserve">When you cast the spell, you can </w:t>
      </w:r>
      <w:r w:rsidRPr="004476B1">
        <w:rPr>
          <w:rFonts w:eastAsia="Times New Roman" w:cstheme="minorHAnsi"/>
          <w:color w:val="000000"/>
        </w:rPr>
        <w:t xml:space="preserve">dispel one magical effect on you (as if by the </w:t>
      </w:r>
      <w:r w:rsidRPr="004476B1">
        <w:rPr>
          <w:rFonts w:eastAsia="Times New Roman" w:cstheme="minorHAnsi"/>
          <w:i/>
          <w:iCs/>
          <w:color w:val="000000"/>
        </w:rPr>
        <w:t xml:space="preserve">dispel magic </w:t>
      </w:r>
      <w:r w:rsidRPr="004476B1">
        <w:rPr>
          <w:rFonts w:eastAsia="Times New Roman" w:cstheme="minorHAnsi"/>
          <w:color w:val="000000"/>
        </w:rPr>
        <w:t xml:space="preserve">spell, spell level equal to the </w:t>
      </w:r>
      <w:r w:rsidRPr="004476B1">
        <w:rPr>
          <w:rFonts w:eastAsia="Times New Roman" w:cstheme="minorHAnsi"/>
          <w:i/>
          <w:iCs/>
          <w:color w:val="000000"/>
        </w:rPr>
        <w:t>avatar form</w:t>
      </w:r>
      <w:r w:rsidRPr="004476B1">
        <w:rPr>
          <w:rFonts w:eastAsia="Times New Roman" w:cstheme="minorHAnsi"/>
          <w:color w:val="000000"/>
        </w:rPr>
        <w:t xml:space="preserve"> spell). </w:t>
      </w:r>
    </w:p>
    <w:p w14:paraId="3F0DD27D" w14:textId="77777777" w:rsidR="009073E3" w:rsidRPr="000D5DB5" w:rsidRDefault="00AB25EF" w:rsidP="004476B1">
      <w:pPr>
        <w:contextualSpacing/>
        <w:rPr>
          <w:rFonts w:eastAsia="Times New Roman" w:cstheme="minorHAnsi"/>
          <w:sz w:val="24"/>
          <w:szCs w:val="24"/>
        </w:rPr>
      </w:pPr>
      <w:r w:rsidRPr="000D5DB5">
        <w:rPr>
          <w:rFonts w:eastAsia="Times New Roman" w:cstheme="minorHAnsi"/>
          <w:color w:val="000000"/>
        </w:rPr>
        <w:t xml:space="preserve">After </w:t>
      </w:r>
      <w:r w:rsidR="004476B1">
        <w:rPr>
          <w:rFonts w:eastAsia="Times New Roman" w:cstheme="minorHAnsi"/>
          <w:color w:val="000000"/>
        </w:rPr>
        <w:t>the spell’s duration ends</w:t>
      </w:r>
      <w:r w:rsidRPr="000D5DB5">
        <w:rPr>
          <w:rFonts w:eastAsia="Times New Roman" w:cstheme="minorHAnsi"/>
          <w:color w:val="000000"/>
        </w:rPr>
        <w:t xml:space="preserve">, you return to your normal form, </w:t>
      </w:r>
      <w:r w:rsidR="00505587" w:rsidRPr="000D5DB5">
        <w:rPr>
          <w:rFonts w:eastAsia="Times New Roman" w:cstheme="minorHAnsi"/>
          <w:color w:val="000000"/>
        </w:rPr>
        <w:t xml:space="preserve">and are reduced to 10% </w:t>
      </w:r>
      <w:r w:rsidR="00571A54">
        <w:rPr>
          <w:rFonts w:eastAsia="Times New Roman" w:cstheme="minorHAnsi"/>
          <w:color w:val="000000"/>
        </w:rPr>
        <w:t xml:space="preserve">of your maximum </w:t>
      </w:r>
      <w:r w:rsidR="00505587" w:rsidRPr="000D5DB5">
        <w:rPr>
          <w:rFonts w:eastAsia="Times New Roman" w:cstheme="minorHAnsi"/>
          <w:color w:val="000000"/>
        </w:rPr>
        <w:t>hit points</w:t>
      </w:r>
      <w:r w:rsidRPr="000D5DB5">
        <w:rPr>
          <w:rFonts w:eastAsia="Times New Roman" w:cstheme="minorHAnsi"/>
          <w:color w:val="000000"/>
        </w:rPr>
        <w:t xml:space="preserve">. </w:t>
      </w:r>
      <w:r w:rsidR="009073E3">
        <w:rPr>
          <w:rFonts w:eastAsia="Times New Roman" w:cstheme="minorHAnsi"/>
          <w:color w:val="000000"/>
        </w:rPr>
        <w:t>You also learn celestial, if you don’t already know how to speak it.</w:t>
      </w:r>
    </w:p>
    <w:p w14:paraId="1050C913" w14:textId="77777777" w:rsidR="00724EAE" w:rsidRPr="000D5DB5" w:rsidRDefault="00724EAE">
      <w:pPr>
        <w:contextualSpacing/>
        <w:rPr>
          <w:rFonts w:eastAsia="Times New Roman" w:cstheme="minorHAnsi"/>
          <w:sz w:val="24"/>
          <w:szCs w:val="24"/>
        </w:rPr>
      </w:pPr>
    </w:p>
    <w:p w14:paraId="063E9235" w14:textId="77777777" w:rsidR="00AB25EF" w:rsidRPr="000D5DB5" w:rsidRDefault="00AB25EF" w:rsidP="00571A54">
      <w:pPr>
        <w:contextualSpacing/>
        <w:rPr>
          <w:rFonts w:eastAsia="Times New Roman" w:cstheme="minorHAnsi"/>
          <w:color w:val="000000"/>
        </w:rPr>
      </w:pPr>
      <w:r w:rsidRPr="000D5DB5">
        <w:rPr>
          <w:rFonts w:eastAsia="Times New Roman" w:cstheme="minorHAnsi"/>
          <w:b/>
          <w:bCs/>
          <w:color w:val="000000"/>
        </w:rPr>
        <w:t xml:space="preserve">Guardian Spirit. </w:t>
      </w:r>
      <w:r w:rsidRPr="000D5DB5">
        <w:rPr>
          <w:rFonts w:eastAsia="Times New Roman" w:cstheme="minorHAnsi"/>
          <w:color w:val="000000"/>
        </w:rPr>
        <w:t xml:space="preserve">Starting at 17th level, you may target any ally within 30 ft., granting them a guardian angel spirit. This spirit increases the amount of healing </w:t>
      </w:r>
      <w:r w:rsidR="00571A54">
        <w:rPr>
          <w:rFonts w:eastAsia="Times New Roman" w:cstheme="minorHAnsi"/>
          <w:color w:val="000000"/>
        </w:rPr>
        <w:t xml:space="preserve">taken </w:t>
      </w:r>
      <w:r w:rsidRPr="000D5DB5">
        <w:rPr>
          <w:rFonts w:eastAsia="Times New Roman" w:cstheme="minorHAnsi"/>
          <w:color w:val="000000"/>
        </w:rPr>
        <w:t xml:space="preserve">from all </w:t>
      </w:r>
      <w:r w:rsidR="00571A54">
        <w:rPr>
          <w:rFonts w:eastAsia="Times New Roman" w:cstheme="minorHAnsi"/>
          <w:color w:val="000000"/>
        </w:rPr>
        <w:t xml:space="preserve">your </w:t>
      </w:r>
      <w:r w:rsidR="002A6322">
        <w:rPr>
          <w:rFonts w:eastAsia="Times New Roman" w:cstheme="minorHAnsi"/>
          <w:color w:val="000000"/>
        </w:rPr>
        <w:t xml:space="preserve">priest </w:t>
      </w:r>
      <w:r w:rsidRPr="000D5DB5">
        <w:rPr>
          <w:rFonts w:eastAsia="Times New Roman" w:cstheme="minorHAnsi"/>
          <w:color w:val="000000"/>
        </w:rPr>
        <w:t xml:space="preserve">spells by </w:t>
      </w:r>
      <w:r w:rsidR="00571A54">
        <w:rPr>
          <w:rFonts w:eastAsia="Times New Roman" w:cstheme="minorHAnsi"/>
          <w:color w:val="000000"/>
        </w:rPr>
        <w:t>25</w:t>
      </w:r>
      <w:r w:rsidRPr="000D5DB5">
        <w:rPr>
          <w:rFonts w:eastAsia="Times New Roman" w:cstheme="minorHAnsi"/>
          <w:color w:val="000000"/>
        </w:rPr>
        <w:t>%, and may be sacrificed to either grant resistance against any one attack the target</w:t>
      </w:r>
      <w:r w:rsidR="00571A54">
        <w:rPr>
          <w:rFonts w:eastAsia="Times New Roman" w:cstheme="minorHAnsi"/>
          <w:color w:val="000000"/>
        </w:rPr>
        <w:t>,</w:t>
      </w:r>
      <w:r w:rsidRPr="000D5DB5">
        <w:rPr>
          <w:rFonts w:eastAsia="Times New Roman" w:cstheme="minorHAnsi"/>
          <w:color w:val="000000"/>
        </w:rPr>
        <w:t xml:space="preserve"> or automatically stabilize the target if they are reduced to 0 hit points. This does not affect constructs or undead. This may be used once per rest. </w:t>
      </w:r>
    </w:p>
    <w:p w14:paraId="297BA67D" w14:textId="77777777" w:rsidR="00AB25EF" w:rsidRPr="000D5DB5" w:rsidRDefault="00AB25EF">
      <w:pPr>
        <w:contextualSpacing/>
        <w:rPr>
          <w:rFonts w:eastAsia="Times New Roman" w:cstheme="minorHAnsi"/>
          <w:sz w:val="24"/>
          <w:szCs w:val="24"/>
        </w:rPr>
      </w:pPr>
    </w:p>
    <w:p w14:paraId="07AEDBD6"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Moon Priesthood</w:t>
      </w:r>
    </w:p>
    <w:p w14:paraId="5A344CB9" w14:textId="77777777" w:rsidR="00AB25EF" w:rsidRDefault="009A2B28">
      <w:pPr>
        <w:contextualSpacing/>
        <w:rPr>
          <w:rFonts w:eastAsia="Times New Roman" w:cstheme="minorHAnsi"/>
          <w:color w:val="000000"/>
        </w:rPr>
      </w:pPr>
      <w:r>
        <w:rPr>
          <w:rFonts w:eastAsia="Times New Roman" w:cstheme="minorHAnsi"/>
          <w:color w:val="000000"/>
        </w:rPr>
        <w:t>You are part of the ancient and well-respected</w:t>
      </w:r>
      <w:r w:rsidRPr="000D5DB5">
        <w:rPr>
          <w:rFonts w:eastAsia="Times New Roman" w:cstheme="minorHAnsi"/>
          <w:color w:val="000000"/>
        </w:rPr>
        <w:t xml:space="preserve"> </w:t>
      </w:r>
      <w:r>
        <w:rPr>
          <w:rFonts w:eastAsia="Times New Roman" w:cstheme="minorHAnsi"/>
          <w:color w:val="000000"/>
        </w:rPr>
        <w:t xml:space="preserve">sisterhood </w:t>
      </w:r>
      <w:r w:rsidR="00AB25EF" w:rsidRPr="000D5DB5">
        <w:rPr>
          <w:rFonts w:eastAsia="Times New Roman" w:cstheme="minorHAnsi"/>
          <w:color w:val="000000"/>
        </w:rPr>
        <w:t xml:space="preserve">of the night-elven </w:t>
      </w:r>
      <w:r>
        <w:rPr>
          <w:rFonts w:eastAsia="Times New Roman" w:cstheme="minorHAnsi"/>
          <w:color w:val="000000"/>
        </w:rPr>
        <w:t xml:space="preserve">moon </w:t>
      </w:r>
      <w:r w:rsidR="00AB25EF" w:rsidRPr="000D5DB5">
        <w:rPr>
          <w:rFonts w:eastAsia="Times New Roman" w:cstheme="minorHAnsi"/>
          <w:color w:val="000000"/>
        </w:rPr>
        <w:t>goddess Elune</w:t>
      </w:r>
      <w:r>
        <w:rPr>
          <w:rFonts w:eastAsia="Times New Roman" w:cstheme="minorHAnsi"/>
          <w:color w:val="000000"/>
        </w:rPr>
        <w:t xml:space="preserve">, and your path is of </w:t>
      </w:r>
      <w:r w:rsidR="00AB25EF" w:rsidRPr="000D5DB5">
        <w:rPr>
          <w:rFonts w:eastAsia="Times New Roman" w:cstheme="minorHAnsi"/>
          <w:color w:val="000000"/>
        </w:rPr>
        <w:t xml:space="preserve">serenity, </w:t>
      </w:r>
      <w:r>
        <w:rPr>
          <w:rFonts w:eastAsia="Times New Roman" w:cstheme="minorHAnsi"/>
          <w:color w:val="000000"/>
        </w:rPr>
        <w:t xml:space="preserve">grace, </w:t>
      </w:r>
      <w:r w:rsidR="00AB25EF" w:rsidRPr="000D5DB5">
        <w:rPr>
          <w:rFonts w:eastAsia="Times New Roman" w:cstheme="minorHAnsi"/>
          <w:color w:val="000000"/>
        </w:rPr>
        <w:t>and reflection.</w:t>
      </w:r>
      <w:r>
        <w:rPr>
          <w:rFonts w:eastAsia="Times New Roman" w:cstheme="minorHAnsi"/>
          <w:color w:val="000000"/>
        </w:rPr>
        <w:t xml:space="preserve"> Moon </w:t>
      </w:r>
      <w:r w:rsidR="00AB25EF" w:rsidRPr="000D5DB5">
        <w:rPr>
          <w:rFonts w:eastAsia="Times New Roman" w:cstheme="minorHAnsi"/>
          <w:color w:val="000000"/>
        </w:rPr>
        <w:t xml:space="preserve">priestesses favor using </w:t>
      </w:r>
      <w:r>
        <w:rPr>
          <w:rFonts w:eastAsia="Times New Roman" w:cstheme="minorHAnsi"/>
          <w:color w:val="000000"/>
        </w:rPr>
        <w:t>subtlety</w:t>
      </w:r>
      <w:r w:rsidR="00AB25EF" w:rsidRPr="000D5DB5">
        <w:rPr>
          <w:rFonts w:eastAsia="Times New Roman" w:cstheme="minorHAnsi"/>
          <w:color w:val="000000"/>
        </w:rPr>
        <w:t xml:space="preserve">, </w:t>
      </w:r>
      <w:r>
        <w:rPr>
          <w:rFonts w:eastAsia="Times New Roman" w:cstheme="minorHAnsi"/>
          <w:color w:val="000000"/>
        </w:rPr>
        <w:t xml:space="preserve">the </w:t>
      </w:r>
      <w:r>
        <w:rPr>
          <w:rFonts w:eastAsia="Times New Roman" w:cstheme="minorHAnsi"/>
          <w:color w:val="000000"/>
        </w:rPr>
        <w:lastRenderedPageBreak/>
        <w:t>bow</w:t>
      </w:r>
      <w:r w:rsidR="00505587" w:rsidRPr="000D5DB5">
        <w:rPr>
          <w:rFonts w:eastAsia="Times New Roman" w:cstheme="minorHAnsi"/>
          <w:color w:val="000000"/>
        </w:rPr>
        <w:t>, and</w:t>
      </w:r>
      <w:r w:rsidR="00AB25EF" w:rsidRPr="000D5DB5">
        <w:rPr>
          <w:rFonts w:eastAsia="Times New Roman" w:cstheme="minorHAnsi"/>
          <w:color w:val="000000"/>
        </w:rPr>
        <w:t xml:space="preserve"> hit-and-run techniques to guard her flock</w:t>
      </w:r>
      <w:r w:rsidR="002B6FAC">
        <w:rPr>
          <w:rFonts w:eastAsia="Times New Roman" w:cstheme="minorHAnsi"/>
          <w:color w:val="000000"/>
        </w:rPr>
        <w:t>, but act in accordance with the two faces of the moon</w:t>
      </w:r>
      <w:r w:rsidR="00AB25EF" w:rsidRPr="000D5DB5">
        <w:rPr>
          <w:rFonts w:eastAsia="Times New Roman" w:cstheme="minorHAnsi"/>
          <w:color w:val="000000"/>
        </w:rPr>
        <w:t xml:space="preserve">. </w:t>
      </w:r>
    </w:p>
    <w:p w14:paraId="237046F3" w14:textId="77777777" w:rsidR="009A2B28" w:rsidRPr="000D5DB5" w:rsidRDefault="009A2B28">
      <w:pPr>
        <w:contextualSpacing/>
        <w:rPr>
          <w:rFonts w:eastAsia="Times New Roman" w:cstheme="minorHAnsi"/>
          <w:sz w:val="24"/>
          <w:szCs w:val="24"/>
        </w:rPr>
      </w:pPr>
    </w:p>
    <w:p w14:paraId="255EA7C7"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 xml:space="preserve">Moon Priesthood Spells </w:t>
      </w:r>
    </w:p>
    <w:p w14:paraId="3B574C6B" w14:textId="77777777" w:rsidR="001B3E16" w:rsidRPr="000D5DB5" w:rsidRDefault="001B3E16">
      <w:pPr>
        <w:contextualSpacing/>
        <w:rPr>
          <w:rFonts w:eastAsia="Times New Roman" w:cstheme="minorHAnsi"/>
          <w:sz w:val="24"/>
          <w:szCs w:val="24"/>
        </w:rPr>
      </w:pPr>
      <w:r>
        <w:rPr>
          <w:rFonts w:eastAsia="Times New Roman" w:cstheme="minorHAnsi"/>
          <w:b/>
          <w:bCs/>
          <w:color w:val="000000"/>
        </w:rPr>
        <w:t>Level</w:t>
      </w:r>
      <w:r>
        <w:rPr>
          <w:rFonts w:eastAsia="Times New Roman" w:cstheme="minorHAnsi"/>
          <w:b/>
          <w:bCs/>
          <w:color w:val="000000"/>
        </w:rPr>
        <w:tab/>
        <w:t>Spells</w:t>
      </w:r>
    </w:p>
    <w:p w14:paraId="1F1B7785" w14:textId="77777777" w:rsidR="00AB25EF" w:rsidRPr="000D5DB5" w:rsidRDefault="001B3E16" w:rsidP="00256A2D">
      <w:pPr>
        <w:contextualSpacing/>
        <w:rPr>
          <w:rFonts w:eastAsia="Times New Roman" w:cstheme="minorHAnsi"/>
          <w:sz w:val="24"/>
          <w:szCs w:val="24"/>
        </w:rPr>
      </w:pPr>
      <w:r w:rsidRPr="000D5DB5">
        <w:rPr>
          <w:rFonts w:eastAsia="Times New Roman" w:cstheme="minorHAnsi"/>
          <w:color w:val="000000"/>
        </w:rPr>
        <w:t>1</w:t>
      </w:r>
      <w:r>
        <w:rPr>
          <w:rFonts w:eastAsia="Times New Roman" w:cstheme="minorHAnsi"/>
          <w:color w:val="000000"/>
        </w:rPr>
        <w:t>st</w:t>
      </w:r>
      <w:r>
        <w:rPr>
          <w:rFonts w:eastAsia="Times New Roman" w:cstheme="minorHAnsi"/>
          <w:color w:val="000000"/>
        </w:rPr>
        <w:tab/>
      </w:r>
      <w:r w:rsidR="00621719">
        <w:rPr>
          <w:rFonts w:eastAsia="Times New Roman" w:cstheme="minorHAnsi"/>
          <w:color w:val="000000"/>
        </w:rPr>
        <w:t>Shot array (all except black arrow),</w:t>
      </w:r>
      <w:r w:rsidR="00EE7E83">
        <w:rPr>
          <w:rFonts w:eastAsia="Times New Roman" w:cstheme="minorHAnsi"/>
          <w:color w:val="000000"/>
        </w:rPr>
        <w:t xml:space="preserve"> </w:t>
      </w:r>
      <w:r w:rsidR="00256A2D">
        <w:rPr>
          <w:rFonts w:eastAsia="Times New Roman" w:cstheme="minorHAnsi"/>
          <w:color w:val="000000"/>
        </w:rPr>
        <w:t>trueshot aura</w:t>
      </w:r>
    </w:p>
    <w:p w14:paraId="7BC4EA33" w14:textId="77777777" w:rsidR="00AB25EF" w:rsidRPr="000D5DB5" w:rsidRDefault="001B3E16" w:rsidP="003B44AD">
      <w:pPr>
        <w:contextualSpacing/>
        <w:rPr>
          <w:rFonts w:eastAsia="Times New Roman" w:cstheme="minorHAnsi"/>
          <w:sz w:val="24"/>
          <w:szCs w:val="24"/>
        </w:rPr>
      </w:pPr>
      <w:r w:rsidRPr="000D5DB5">
        <w:rPr>
          <w:rFonts w:eastAsia="Times New Roman" w:cstheme="minorHAnsi"/>
          <w:color w:val="000000"/>
        </w:rPr>
        <w:t>3</w:t>
      </w:r>
      <w:r>
        <w:rPr>
          <w:rFonts w:eastAsia="Times New Roman" w:cstheme="minorHAnsi"/>
          <w:color w:val="000000"/>
        </w:rPr>
        <w:t>rd</w:t>
      </w:r>
      <w:r>
        <w:rPr>
          <w:rFonts w:eastAsia="Times New Roman" w:cstheme="minorHAnsi"/>
          <w:color w:val="000000"/>
        </w:rPr>
        <w:tab/>
      </w:r>
      <w:r w:rsidR="003B44AD">
        <w:rPr>
          <w:rFonts w:eastAsia="Times New Roman" w:cstheme="minorHAnsi"/>
          <w:color w:val="000000"/>
        </w:rPr>
        <w:t>Invisibility</w:t>
      </w:r>
      <w:r w:rsidR="009A2B28">
        <w:rPr>
          <w:rFonts w:eastAsia="Times New Roman" w:cstheme="minorHAnsi"/>
          <w:color w:val="000000"/>
        </w:rPr>
        <w:t>, m</w:t>
      </w:r>
      <w:r w:rsidR="009A2B28" w:rsidRPr="000D5DB5">
        <w:rPr>
          <w:rFonts w:eastAsia="Times New Roman" w:cstheme="minorHAnsi"/>
          <w:color w:val="000000"/>
        </w:rPr>
        <w:t>oonbeam</w:t>
      </w:r>
    </w:p>
    <w:p w14:paraId="4C59B245"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5</w:t>
      </w:r>
      <w:r>
        <w:rPr>
          <w:rFonts w:eastAsia="Times New Roman" w:cstheme="minorHAnsi"/>
          <w:color w:val="000000"/>
        </w:rPr>
        <w:t>th</w:t>
      </w:r>
      <w:r>
        <w:rPr>
          <w:rFonts w:eastAsia="Times New Roman" w:cstheme="minorHAnsi"/>
          <w:color w:val="000000"/>
        </w:rPr>
        <w:tab/>
      </w:r>
      <w:r w:rsidR="00AB25EF" w:rsidRPr="000D5DB5">
        <w:rPr>
          <w:rFonts w:eastAsia="Times New Roman" w:cstheme="minorHAnsi"/>
          <w:color w:val="000000"/>
        </w:rPr>
        <w:t xml:space="preserve">Remove </w:t>
      </w:r>
      <w:r w:rsidR="009A2B28">
        <w:rPr>
          <w:rFonts w:eastAsia="Times New Roman" w:cstheme="minorHAnsi"/>
          <w:color w:val="000000"/>
        </w:rPr>
        <w:t>c</w:t>
      </w:r>
      <w:r w:rsidR="009A2B28" w:rsidRPr="000D5DB5">
        <w:rPr>
          <w:rFonts w:eastAsia="Times New Roman" w:cstheme="minorHAnsi"/>
          <w:color w:val="000000"/>
        </w:rPr>
        <w:t>urse</w:t>
      </w:r>
      <w:r w:rsidR="00E5236E" w:rsidRPr="000D5DB5">
        <w:rPr>
          <w:rFonts w:eastAsia="Times New Roman" w:cstheme="minorHAnsi"/>
          <w:color w:val="000000"/>
        </w:rPr>
        <w:t xml:space="preserve">, </w:t>
      </w:r>
      <w:r w:rsidR="009A2B28">
        <w:rPr>
          <w:rFonts w:eastAsia="Times New Roman" w:cstheme="minorHAnsi"/>
          <w:color w:val="000000"/>
        </w:rPr>
        <w:t>s</w:t>
      </w:r>
      <w:r w:rsidR="00E5236E" w:rsidRPr="000D5DB5">
        <w:rPr>
          <w:rFonts w:eastAsia="Times New Roman" w:cstheme="minorHAnsi"/>
          <w:color w:val="000000"/>
        </w:rPr>
        <w:t xml:space="preserve">hooting </w:t>
      </w:r>
      <w:r w:rsidR="009A2B28">
        <w:rPr>
          <w:rFonts w:eastAsia="Times New Roman" w:cstheme="minorHAnsi"/>
          <w:color w:val="000000"/>
        </w:rPr>
        <w:t>s</w:t>
      </w:r>
      <w:r w:rsidR="00E5236E" w:rsidRPr="000D5DB5">
        <w:rPr>
          <w:rFonts w:eastAsia="Times New Roman" w:cstheme="minorHAnsi"/>
          <w:color w:val="000000"/>
        </w:rPr>
        <w:t>tar</w:t>
      </w:r>
    </w:p>
    <w:p w14:paraId="2818D1C4"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7</w:t>
      </w:r>
      <w:r>
        <w:rPr>
          <w:rFonts w:eastAsia="Times New Roman" w:cstheme="minorHAnsi"/>
          <w:color w:val="000000"/>
        </w:rPr>
        <w:t>th</w:t>
      </w:r>
      <w:r>
        <w:rPr>
          <w:rFonts w:eastAsia="Times New Roman" w:cstheme="minorHAnsi"/>
          <w:color w:val="000000"/>
        </w:rPr>
        <w:tab/>
      </w:r>
      <w:r w:rsidR="00AB25EF" w:rsidRPr="000D5DB5">
        <w:rPr>
          <w:rFonts w:eastAsia="Times New Roman" w:cstheme="minorHAnsi"/>
          <w:color w:val="000000"/>
        </w:rPr>
        <w:t>Dominate</w:t>
      </w:r>
      <w:r w:rsidR="009A2B28">
        <w:rPr>
          <w:rFonts w:eastAsia="Times New Roman" w:cstheme="minorHAnsi"/>
          <w:color w:val="000000"/>
        </w:rPr>
        <w:t>,</w:t>
      </w:r>
      <w:r w:rsidR="009A2B28" w:rsidRPr="000D5DB5">
        <w:rPr>
          <w:rFonts w:eastAsia="Times New Roman" w:cstheme="minorHAnsi"/>
          <w:color w:val="000000"/>
        </w:rPr>
        <w:t xml:space="preserve"> </w:t>
      </w:r>
      <w:r w:rsidR="009A2B28">
        <w:rPr>
          <w:rFonts w:eastAsia="Times New Roman" w:cstheme="minorHAnsi"/>
          <w:color w:val="000000"/>
        </w:rPr>
        <w:t>h</w:t>
      </w:r>
      <w:r w:rsidR="00E5236E" w:rsidRPr="000D5DB5">
        <w:rPr>
          <w:rFonts w:eastAsia="Times New Roman" w:cstheme="minorHAnsi"/>
          <w:color w:val="000000"/>
        </w:rPr>
        <w:t xml:space="preserve">allucinatory </w:t>
      </w:r>
      <w:r w:rsidR="009A2B28">
        <w:rPr>
          <w:rFonts w:eastAsia="Times New Roman" w:cstheme="minorHAnsi"/>
          <w:color w:val="000000"/>
        </w:rPr>
        <w:t>t</w:t>
      </w:r>
      <w:r w:rsidR="00E5236E" w:rsidRPr="000D5DB5">
        <w:rPr>
          <w:rFonts w:eastAsia="Times New Roman" w:cstheme="minorHAnsi"/>
          <w:color w:val="000000"/>
        </w:rPr>
        <w:t>errain</w:t>
      </w:r>
    </w:p>
    <w:p w14:paraId="5B3417BB"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9</w:t>
      </w:r>
      <w:r>
        <w:rPr>
          <w:rFonts w:eastAsia="Times New Roman" w:cstheme="minorHAnsi"/>
          <w:color w:val="000000"/>
        </w:rPr>
        <w:t>th</w:t>
      </w:r>
      <w:r>
        <w:rPr>
          <w:rFonts w:eastAsia="Times New Roman" w:cstheme="minorHAnsi"/>
          <w:color w:val="000000"/>
        </w:rPr>
        <w:tab/>
      </w:r>
      <w:r w:rsidR="00AB25EF" w:rsidRPr="000D5DB5">
        <w:rPr>
          <w:rFonts w:eastAsia="Times New Roman" w:cstheme="minorHAnsi"/>
          <w:color w:val="000000"/>
        </w:rPr>
        <w:t>Dream</w:t>
      </w:r>
      <w:r w:rsidR="009A2B28">
        <w:rPr>
          <w:rFonts w:eastAsia="Times New Roman" w:cstheme="minorHAnsi"/>
          <w:color w:val="000000"/>
        </w:rPr>
        <w:t>, s</w:t>
      </w:r>
      <w:r w:rsidR="00E5236E" w:rsidRPr="000D5DB5">
        <w:rPr>
          <w:rFonts w:eastAsia="Times New Roman" w:cstheme="minorHAnsi"/>
          <w:color w:val="000000"/>
        </w:rPr>
        <w:t>tarfall</w:t>
      </w:r>
    </w:p>
    <w:p w14:paraId="787F3E5E" w14:textId="77777777" w:rsidR="00AB25EF" w:rsidRDefault="00AB25EF">
      <w:pPr>
        <w:contextualSpacing/>
        <w:rPr>
          <w:rFonts w:eastAsia="Times New Roman" w:cstheme="minorHAnsi"/>
          <w:sz w:val="24"/>
          <w:szCs w:val="24"/>
        </w:rPr>
      </w:pPr>
    </w:p>
    <w:p w14:paraId="44888965" w14:textId="77777777" w:rsidR="00A8213E" w:rsidRDefault="00A8213E" w:rsidP="00A8213E">
      <w:pPr>
        <w:contextualSpacing/>
        <w:rPr>
          <w:rFonts w:eastAsia="Times New Roman" w:cstheme="minorHAnsi"/>
          <w:color w:val="000000"/>
        </w:rPr>
      </w:pPr>
      <w:bookmarkStart w:id="2028" w:name="_Hlk21956981"/>
      <w:r>
        <w:rPr>
          <w:rFonts w:eastAsia="Times New Roman" w:cstheme="minorHAnsi"/>
          <w:b/>
          <w:bCs/>
          <w:color w:val="000000"/>
        </w:rPr>
        <w:t xml:space="preserve">Facets </w:t>
      </w:r>
      <w:r w:rsidRPr="005F2338">
        <w:rPr>
          <w:rFonts w:eastAsia="Times New Roman" w:cstheme="minorHAnsi"/>
          <w:b/>
          <w:bCs/>
          <w:color w:val="000000"/>
        </w:rPr>
        <w:t xml:space="preserve">of </w:t>
      </w:r>
      <w:r>
        <w:rPr>
          <w:rFonts w:eastAsia="Times New Roman" w:cstheme="minorHAnsi"/>
          <w:b/>
          <w:bCs/>
          <w:color w:val="000000"/>
        </w:rPr>
        <w:t>the Moon Goddess</w:t>
      </w:r>
      <w:r w:rsidRPr="005F2338">
        <w:rPr>
          <w:rFonts w:eastAsia="Times New Roman" w:cstheme="minorHAnsi"/>
          <w:b/>
          <w:bCs/>
          <w:color w:val="000000"/>
        </w:rPr>
        <w:t>.</w:t>
      </w:r>
      <w:r w:rsidRPr="005F2338">
        <w:rPr>
          <w:rFonts w:eastAsia="Times New Roman" w:cstheme="minorHAnsi"/>
          <w:color w:val="000000"/>
        </w:rPr>
        <w:t xml:space="preserve"> Upon choosing this priesthood, you become attuned to the dual faces of Elune, the goddess of the moon. </w:t>
      </w:r>
      <w:r>
        <w:rPr>
          <w:rFonts w:eastAsia="Times New Roman" w:cstheme="minorHAnsi"/>
          <w:color w:val="000000"/>
        </w:rPr>
        <w:t xml:space="preserve">Whenever the moon (or one moon of your realm) enters a new phase, you may adapt that aspect of Elune. This choice is made at the end of a long rest. This changes how some of your priesthood features act. </w:t>
      </w:r>
    </w:p>
    <w:p w14:paraId="450BBB3D" w14:textId="77777777" w:rsidR="00A8213E" w:rsidRPr="005F2338" w:rsidRDefault="00A8213E" w:rsidP="003C4628">
      <w:pPr>
        <w:pStyle w:val="ListParagraph"/>
        <w:numPr>
          <w:ilvl w:val="0"/>
          <w:numId w:val="71"/>
        </w:numPr>
      </w:pPr>
      <w:r w:rsidRPr="0085055D">
        <w:rPr>
          <w:i/>
          <w:iCs/>
        </w:rPr>
        <w:t>Full Moon</w:t>
      </w:r>
      <w:r>
        <w:rPr>
          <w:i/>
          <w:iCs/>
        </w:rPr>
        <w:t xml:space="preserve"> Aspect</w:t>
      </w:r>
      <w:r w:rsidRPr="0085055D">
        <w:rPr>
          <w:i/>
          <w:iCs/>
        </w:rPr>
        <w:t xml:space="preserve">. </w:t>
      </w:r>
      <w:r>
        <w:t>The full moon aspect of Elune is known as the Mother Moon. It is more adept with healing and providing support, as well as ranged combat, and represents calm wisdom and righteous, precise action.</w:t>
      </w:r>
    </w:p>
    <w:p w14:paraId="6E1ADAF0" w14:textId="77777777" w:rsidR="00A8213E" w:rsidRPr="0085055D" w:rsidRDefault="00A8213E" w:rsidP="003C4628">
      <w:pPr>
        <w:pStyle w:val="ListParagraph"/>
        <w:numPr>
          <w:ilvl w:val="0"/>
          <w:numId w:val="71"/>
        </w:numPr>
        <w:rPr>
          <w:rFonts w:eastAsia="Times New Roman" w:cstheme="minorHAnsi"/>
          <w:color w:val="000000"/>
        </w:rPr>
      </w:pPr>
      <w:r w:rsidRPr="0085055D">
        <w:rPr>
          <w:i/>
          <w:iCs/>
        </w:rPr>
        <w:t xml:space="preserve">New Moon. </w:t>
      </w:r>
      <w:r w:rsidRPr="0085055D">
        <w:rPr>
          <w:rFonts w:eastAsia="Times New Roman" w:cstheme="minorHAnsi"/>
          <w:color w:val="000000"/>
        </w:rPr>
        <w:t xml:space="preserve">The new moon </w:t>
      </w:r>
      <w:r>
        <w:rPr>
          <w:rFonts w:eastAsia="Times New Roman" w:cstheme="minorHAnsi"/>
          <w:color w:val="000000"/>
        </w:rPr>
        <w:t xml:space="preserve">aspect of Elune is known as </w:t>
      </w:r>
      <w:r w:rsidRPr="0085055D">
        <w:rPr>
          <w:rFonts w:eastAsia="Times New Roman" w:cstheme="minorHAnsi"/>
          <w:color w:val="000000"/>
        </w:rPr>
        <w:t>the Night Warrior</w:t>
      </w:r>
      <w:r>
        <w:rPr>
          <w:rFonts w:eastAsia="Times New Roman" w:cstheme="minorHAnsi"/>
          <w:color w:val="000000"/>
        </w:rPr>
        <w:t xml:space="preserve">. It is more </w:t>
      </w:r>
      <w:r w:rsidRPr="0085055D">
        <w:rPr>
          <w:rFonts w:eastAsia="Times New Roman" w:cstheme="minorHAnsi"/>
          <w:color w:val="000000"/>
        </w:rPr>
        <w:t>adept with melee combat</w:t>
      </w:r>
      <w:r>
        <w:rPr>
          <w:rFonts w:eastAsia="Times New Roman" w:cstheme="minorHAnsi"/>
          <w:color w:val="000000"/>
        </w:rPr>
        <w:t xml:space="preserve">, and </w:t>
      </w:r>
      <w:r w:rsidRPr="0085055D">
        <w:rPr>
          <w:rFonts w:eastAsia="Times New Roman" w:cstheme="minorHAnsi"/>
          <w:color w:val="000000"/>
        </w:rPr>
        <w:t xml:space="preserve">represents the furious savagery of nature, vengeful aspects of the goddess, and her shepherding the souls of the dead to beyond the stars. </w:t>
      </w:r>
    </w:p>
    <w:p w14:paraId="174E29D8" w14:textId="77777777" w:rsidR="00A8213E" w:rsidRPr="005F2338" w:rsidRDefault="00A8213E" w:rsidP="00A8213E">
      <w:pPr>
        <w:contextualSpacing/>
        <w:rPr>
          <w:rFonts w:eastAsia="Times New Roman" w:cstheme="minorHAnsi"/>
          <w:color w:val="000000"/>
        </w:rPr>
      </w:pPr>
      <w:r>
        <w:rPr>
          <w:rFonts w:eastAsia="Times New Roman" w:cstheme="minorHAnsi"/>
          <w:color w:val="000000"/>
        </w:rPr>
        <w:t xml:space="preserve">You are also always able to see the moon (or its outline, if it if you have line of sight to it, even in daylight. In the new moon phase, you can see the moon’s outline. You cannot gain normally benefits from observing it except at night, however, when Elune’s power waxes, unless the power specifies so. </w:t>
      </w:r>
    </w:p>
    <w:p w14:paraId="2CA7F24D" w14:textId="77777777" w:rsidR="00A8213E" w:rsidRDefault="00A8213E" w:rsidP="00A8213E">
      <w:pPr>
        <w:rPr>
          <w:rFonts w:eastAsia="Times New Roman" w:cstheme="minorHAnsi"/>
          <w:sz w:val="16"/>
          <w:szCs w:val="16"/>
        </w:rPr>
      </w:pPr>
    </w:p>
    <w:p w14:paraId="42073B9B" w14:textId="77777777" w:rsidR="00A8213E" w:rsidRPr="0085055D" w:rsidRDefault="00A8213E" w:rsidP="00A8213E">
      <w:pPr>
        <w:contextualSpacing/>
        <w:rPr>
          <w:rFonts w:eastAsia="Times New Roman" w:cstheme="minorHAnsi"/>
          <w:color w:val="000000"/>
        </w:rPr>
      </w:pPr>
      <w:r>
        <w:rPr>
          <w:rFonts w:eastAsia="Times New Roman" w:cstheme="minorHAnsi"/>
          <w:b/>
          <w:bCs/>
          <w:color w:val="000000"/>
        </w:rPr>
        <w:t>Might</w:t>
      </w:r>
      <w:r w:rsidRPr="000D5DB5">
        <w:rPr>
          <w:rFonts w:eastAsia="Times New Roman" w:cstheme="minorHAnsi"/>
          <w:b/>
          <w:bCs/>
          <w:color w:val="000000"/>
        </w:rPr>
        <w:t xml:space="preserve"> of the Moon. </w:t>
      </w:r>
      <w:r w:rsidRPr="000D5DB5">
        <w:rPr>
          <w:rFonts w:eastAsia="Times New Roman" w:cstheme="minorHAnsi"/>
          <w:color w:val="000000"/>
        </w:rPr>
        <w:t xml:space="preserve">Starting at 1st level, </w:t>
      </w:r>
      <w:r>
        <w:rPr>
          <w:rFonts w:eastAsia="Times New Roman" w:cstheme="minorHAnsi"/>
          <w:color w:val="000000"/>
        </w:rPr>
        <w:t xml:space="preserve">so long as you can observe the moon and are at night, you are affected by the </w:t>
      </w:r>
      <w:r>
        <w:rPr>
          <w:rFonts w:eastAsia="Times New Roman" w:cstheme="minorHAnsi"/>
          <w:i/>
          <w:iCs/>
          <w:color w:val="000000"/>
        </w:rPr>
        <w:t xml:space="preserve">inner fire </w:t>
      </w:r>
      <w:r>
        <w:rPr>
          <w:rFonts w:eastAsia="Times New Roman" w:cstheme="minorHAnsi"/>
          <w:color w:val="000000"/>
        </w:rPr>
        <w:t xml:space="preserve">spell (level equal to highest spell level you can access). In other conditions, the bonus provided by the spell is halved (minimum 0). </w:t>
      </w:r>
    </w:p>
    <w:p w14:paraId="2A8675AA" w14:textId="77777777" w:rsidR="00A8213E" w:rsidRDefault="00A8213E" w:rsidP="00A8213E">
      <w:pPr>
        <w:contextualSpacing/>
        <w:rPr>
          <w:rFonts w:eastAsia="Times New Roman" w:cstheme="minorHAnsi"/>
          <w:color w:val="000000"/>
        </w:rPr>
      </w:pPr>
      <w:r>
        <w:rPr>
          <w:rFonts w:eastAsia="Times New Roman" w:cstheme="minorHAnsi"/>
          <w:color w:val="000000"/>
        </w:rPr>
        <w:t xml:space="preserve">You do not require have to be outdoors to benefit from this feature. If there are multiple moons in the realm you are in, any moon suffices. </w:t>
      </w:r>
    </w:p>
    <w:p w14:paraId="035CB1C2" w14:textId="77777777" w:rsidR="00A8213E" w:rsidRPr="000D5DB5" w:rsidRDefault="00A8213E" w:rsidP="00A8213E"/>
    <w:p w14:paraId="161C1F65" w14:textId="77777777" w:rsidR="00A8213E" w:rsidRDefault="00A8213E" w:rsidP="00A8213E">
      <w:pPr>
        <w:contextualSpacing/>
        <w:rPr>
          <w:rFonts w:eastAsia="Times New Roman" w:cstheme="minorHAnsi"/>
          <w:color w:val="000000"/>
        </w:rPr>
      </w:pPr>
      <w:r w:rsidRPr="000D5DB5">
        <w:rPr>
          <w:rFonts w:eastAsia="Times New Roman" w:cstheme="minorHAnsi"/>
          <w:b/>
          <w:bCs/>
          <w:color w:val="000000"/>
        </w:rPr>
        <w:t xml:space="preserve">Favor of Elune. </w:t>
      </w:r>
      <w:r w:rsidRPr="000D5DB5">
        <w:rPr>
          <w:rFonts w:eastAsia="Times New Roman" w:cstheme="minorHAnsi"/>
          <w:color w:val="000000"/>
        </w:rPr>
        <w:t xml:space="preserve">Also starting at 1st level, you gain </w:t>
      </w:r>
      <w:r>
        <w:rPr>
          <w:rFonts w:eastAsia="Times New Roman" w:cstheme="minorHAnsi"/>
          <w:color w:val="000000"/>
        </w:rPr>
        <w:t xml:space="preserve">the Favored by Elune talent, and gain proficiency with all ranged projectile weapons and medium armor. You also gain a one of the following blessings, depending on the lunar phase you have chosen. </w:t>
      </w:r>
    </w:p>
    <w:p w14:paraId="4FED16D8" w14:textId="77777777" w:rsidR="00A8213E" w:rsidRPr="00532E3A" w:rsidRDefault="00A8213E" w:rsidP="00A8213E">
      <w:pPr>
        <w:rPr>
          <w:i/>
          <w:iCs/>
        </w:rPr>
      </w:pPr>
      <w:r w:rsidRPr="00532E3A">
        <w:rPr>
          <w:i/>
          <w:iCs/>
        </w:rPr>
        <w:t xml:space="preserve">Full Moon Priestess. </w:t>
      </w:r>
      <w:r>
        <w:t xml:space="preserve">You </w:t>
      </w:r>
      <w:r w:rsidRPr="00532E3A">
        <w:rPr>
          <w:rFonts w:eastAsia="Times New Roman" w:cstheme="minorHAnsi"/>
          <w:color w:val="000000"/>
        </w:rPr>
        <w:t>may add your spirit modifier to damage rolls with bows of all types.</w:t>
      </w:r>
    </w:p>
    <w:p w14:paraId="55923C4D" w14:textId="77777777" w:rsidR="00A8213E" w:rsidRPr="00532E3A" w:rsidRDefault="00A8213E" w:rsidP="00A8213E">
      <w:pPr>
        <w:rPr>
          <w:i/>
          <w:iCs/>
        </w:rPr>
      </w:pPr>
      <w:r w:rsidRPr="00532E3A">
        <w:rPr>
          <w:i/>
          <w:iCs/>
        </w:rPr>
        <w:t xml:space="preserve">New Moon Priestess. </w:t>
      </w:r>
      <w:r w:rsidRPr="00532E3A">
        <w:rPr>
          <w:rFonts w:eastAsia="Times New Roman" w:cstheme="minorHAnsi"/>
          <w:color w:val="000000"/>
        </w:rPr>
        <w:t xml:space="preserve">You may choose one fighting style (chosen from the </w:t>
      </w:r>
      <w:r>
        <w:rPr>
          <w:rFonts w:eastAsia="Times New Roman" w:cstheme="minorHAnsi"/>
          <w:color w:val="000000"/>
        </w:rPr>
        <w:t xml:space="preserve">list of </w:t>
      </w:r>
      <w:r w:rsidRPr="00532E3A">
        <w:rPr>
          <w:rFonts w:eastAsia="Times New Roman" w:cstheme="minorHAnsi"/>
          <w:color w:val="000000"/>
        </w:rPr>
        <w:t xml:space="preserve">the warrior class). </w:t>
      </w:r>
    </w:p>
    <w:p w14:paraId="66203C06" w14:textId="77777777" w:rsidR="00A8213E" w:rsidRPr="000D5DB5" w:rsidRDefault="00A8213E" w:rsidP="00A8213E"/>
    <w:p w14:paraId="7DAB9B27" w14:textId="77777777" w:rsidR="00A8213E" w:rsidRDefault="00A8213E" w:rsidP="00A8213E">
      <w:r w:rsidRPr="000D5DB5">
        <w:rPr>
          <w:b/>
          <w:bCs/>
        </w:rPr>
        <w:t>Channel Divinity</w:t>
      </w:r>
      <w:r>
        <w:rPr>
          <w:b/>
          <w:bCs/>
        </w:rPr>
        <w:t xml:space="preserve">: </w:t>
      </w:r>
      <w:r w:rsidRPr="000D5DB5">
        <w:rPr>
          <w:b/>
          <w:bCs/>
        </w:rPr>
        <w:t xml:space="preserve">Moonlight Calm. </w:t>
      </w:r>
      <w:r w:rsidRPr="000D5DB5">
        <w:t xml:space="preserve">Starting at 2nd level, when you channel divinity, you may </w:t>
      </w:r>
      <w:r>
        <w:t>channel an aspect of Elune’s grace to calm a creature within 30 feet of you. You may target a humanoid or beast, or a creature in another shape (such as a druid in wild shape or a shapeshifter).</w:t>
      </w:r>
    </w:p>
    <w:p w14:paraId="3B6C135D" w14:textId="77777777" w:rsidR="00A8213E" w:rsidRPr="00A8213E" w:rsidRDefault="00A8213E" w:rsidP="003C4628">
      <w:pPr>
        <w:pStyle w:val="ListParagraph"/>
        <w:numPr>
          <w:ilvl w:val="0"/>
          <w:numId w:val="71"/>
        </w:numPr>
        <w:rPr>
          <w:rFonts w:eastAsia="Times New Roman" w:cstheme="minorHAnsi"/>
          <w:color w:val="000000"/>
        </w:rPr>
      </w:pPr>
      <w:r w:rsidRPr="00A8213E">
        <w:rPr>
          <w:rFonts w:eastAsia="Times New Roman" w:cstheme="minorHAnsi"/>
          <w:color w:val="000000"/>
        </w:rPr>
        <w:t xml:space="preserve">If you target a beast or humanoid, the creature must succeed on a Charisma saving throw or it is charmed by you for 1 minute or until it takes damage. While it is charmed by you, it is friendly to you and other creatures you designate. If you treat them fairly, they do not revert to their original hostility after the duration ends. </w:t>
      </w:r>
    </w:p>
    <w:p w14:paraId="3C2FBBB7" w14:textId="77777777" w:rsidR="00A8213E" w:rsidRPr="00A8213E" w:rsidRDefault="00A8213E" w:rsidP="003C4628">
      <w:pPr>
        <w:pStyle w:val="ListParagraph"/>
        <w:numPr>
          <w:ilvl w:val="0"/>
          <w:numId w:val="71"/>
        </w:numPr>
        <w:rPr>
          <w:sz w:val="24"/>
          <w:szCs w:val="24"/>
        </w:rPr>
      </w:pPr>
      <w:r>
        <w:t xml:space="preserve">If you target </w:t>
      </w:r>
      <w:r w:rsidRPr="000D5DB5">
        <w:t>a Druid in their Wild Shape or a shapeshifting creature</w:t>
      </w:r>
      <w:r>
        <w:t>,</w:t>
      </w:r>
      <w:r w:rsidRPr="000D5DB5">
        <w:t xml:space="preserve"> </w:t>
      </w:r>
      <w:r>
        <w:t xml:space="preserve">they </w:t>
      </w:r>
      <w:r w:rsidRPr="000D5DB5">
        <w:t>revert to their original shape if they fail a Charisma saving throw</w:t>
      </w:r>
      <w:r>
        <w:t xml:space="preserve">, and </w:t>
      </w:r>
      <w:r w:rsidRPr="000D5DB5">
        <w:t xml:space="preserve">cannot </w:t>
      </w:r>
      <w:r>
        <w:t xml:space="preserve">shapeshift </w:t>
      </w:r>
      <w:r w:rsidRPr="000D5DB5">
        <w:t xml:space="preserve">for one minute. </w:t>
      </w:r>
      <w:r>
        <w:t xml:space="preserve">They may repeat the saving throw at the end of their turn every round. </w:t>
      </w:r>
    </w:p>
    <w:p w14:paraId="0E4128A9" w14:textId="77777777" w:rsidR="00A8213E" w:rsidRPr="000D5DB5" w:rsidRDefault="00A8213E" w:rsidP="00A8213E">
      <w:pPr>
        <w:contextualSpacing/>
        <w:rPr>
          <w:rFonts w:eastAsia="Times New Roman" w:cstheme="minorHAnsi"/>
          <w:sz w:val="24"/>
          <w:szCs w:val="24"/>
        </w:rPr>
      </w:pPr>
    </w:p>
    <w:p w14:paraId="74C19250" w14:textId="77777777" w:rsidR="00A8213E" w:rsidRDefault="00A8213E" w:rsidP="00A8213E">
      <w:pPr>
        <w:contextualSpacing/>
        <w:rPr>
          <w:rFonts w:eastAsia="Times New Roman" w:cstheme="minorHAnsi"/>
          <w:color w:val="000000"/>
        </w:rPr>
      </w:pPr>
      <w:r>
        <w:rPr>
          <w:rFonts w:eastAsia="Times New Roman" w:cstheme="minorHAnsi"/>
          <w:b/>
          <w:bCs/>
          <w:color w:val="000000"/>
        </w:rPr>
        <w:t xml:space="preserve">Channel Divinity: Moonlight Ward. </w:t>
      </w:r>
      <w:r>
        <w:rPr>
          <w:rFonts w:eastAsia="Times New Roman" w:cstheme="minorHAnsi"/>
          <w:color w:val="000000"/>
        </w:rPr>
        <w:t>Starting at 6th level, you may spend a Channel Divinity use as a bonus action and designate one ally within 30 feet as your moonlight ward. The ward remains for 1 minute. Depending on the phase of the moon, your ward has one of the following effects:</w:t>
      </w:r>
    </w:p>
    <w:p w14:paraId="41170CBC" w14:textId="77777777" w:rsidR="00A8213E" w:rsidRPr="007C2D69" w:rsidRDefault="00A8213E" w:rsidP="003C4628">
      <w:pPr>
        <w:pStyle w:val="ListParagraph"/>
        <w:numPr>
          <w:ilvl w:val="0"/>
          <w:numId w:val="71"/>
        </w:numPr>
        <w:rPr>
          <w:rFonts w:eastAsia="Times New Roman" w:cstheme="minorHAnsi"/>
          <w:color w:val="000000"/>
        </w:rPr>
      </w:pPr>
      <w:r w:rsidRPr="007C2D69">
        <w:rPr>
          <w:rFonts w:eastAsia="Times New Roman" w:cstheme="minorHAnsi"/>
          <w:i/>
          <w:iCs/>
          <w:color w:val="000000"/>
        </w:rPr>
        <w:t xml:space="preserve">Full Moon. </w:t>
      </w:r>
      <w:r w:rsidRPr="007C2D69">
        <w:rPr>
          <w:rFonts w:eastAsia="Times New Roman" w:cstheme="minorHAnsi"/>
          <w:color w:val="000000"/>
        </w:rPr>
        <w:t xml:space="preserve">So long as the ally remains </w:t>
      </w:r>
      <w:r>
        <w:rPr>
          <w:rFonts w:eastAsia="Times New Roman" w:cstheme="minorHAnsi"/>
          <w:color w:val="000000"/>
        </w:rPr>
        <w:t>within range</w:t>
      </w:r>
      <w:r w:rsidRPr="007C2D69">
        <w:rPr>
          <w:rFonts w:eastAsia="Times New Roman" w:cstheme="minorHAnsi"/>
          <w:color w:val="000000"/>
        </w:rPr>
        <w:t>, you may use a bonus action to heal the target with a</w:t>
      </w:r>
      <w:r>
        <w:rPr>
          <w:rFonts w:eastAsia="Times New Roman" w:cstheme="minorHAnsi"/>
          <w:color w:val="000000"/>
        </w:rPr>
        <w:t>ny</w:t>
      </w:r>
      <w:r w:rsidRPr="007C2D69">
        <w:rPr>
          <w:rFonts w:eastAsia="Times New Roman" w:cstheme="minorHAnsi"/>
          <w:color w:val="000000"/>
        </w:rPr>
        <w:t xml:space="preserve"> healing spell from the priest spell list that normally requires an action. If the spell normally costs a bonus action to cast (such as the </w:t>
      </w:r>
      <w:r w:rsidRPr="007C2D69">
        <w:rPr>
          <w:rFonts w:eastAsia="Times New Roman" w:cstheme="minorHAnsi"/>
          <w:i/>
          <w:iCs/>
          <w:color w:val="000000"/>
        </w:rPr>
        <w:t>flash of light</w:t>
      </w:r>
      <w:r w:rsidRPr="007C2D69">
        <w:rPr>
          <w:rFonts w:eastAsia="Times New Roman" w:cstheme="minorHAnsi"/>
          <w:color w:val="000000"/>
        </w:rPr>
        <w:t xml:space="preserve"> spell), it may instead </w:t>
      </w:r>
      <w:r>
        <w:rPr>
          <w:rFonts w:eastAsia="Times New Roman" w:cstheme="minorHAnsi"/>
          <w:color w:val="000000"/>
        </w:rPr>
        <w:t xml:space="preserve">cast it as </w:t>
      </w:r>
      <w:r w:rsidRPr="007C2D69">
        <w:rPr>
          <w:rFonts w:eastAsia="Times New Roman" w:cstheme="minorHAnsi"/>
          <w:color w:val="000000"/>
        </w:rPr>
        <w:t xml:space="preserve">a reaction. </w:t>
      </w:r>
    </w:p>
    <w:p w14:paraId="2C5063F0" w14:textId="77777777" w:rsidR="00A8213E" w:rsidRPr="007C2D69" w:rsidRDefault="00A8213E" w:rsidP="003C4628">
      <w:pPr>
        <w:pStyle w:val="ListParagraph"/>
        <w:numPr>
          <w:ilvl w:val="0"/>
          <w:numId w:val="71"/>
        </w:numPr>
        <w:rPr>
          <w:rFonts w:eastAsia="Times New Roman" w:cstheme="minorHAnsi"/>
          <w:color w:val="000000"/>
        </w:rPr>
      </w:pPr>
      <w:r w:rsidRPr="007C2D69">
        <w:rPr>
          <w:rFonts w:eastAsia="Times New Roman" w:cstheme="minorHAnsi"/>
          <w:i/>
          <w:iCs/>
          <w:color w:val="000000"/>
        </w:rPr>
        <w:t>New Moon</w:t>
      </w:r>
      <w:r>
        <w:rPr>
          <w:rFonts w:eastAsia="Times New Roman" w:cstheme="minorHAnsi"/>
          <w:i/>
          <w:iCs/>
          <w:color w:val="000000"/>
        </w:rPr>
        <w:t xml:space="preserve">. </w:t>
      </w:r>
      <w:r w:rsidRPr="007C2D69">
        <w:rPr>
          <w:rFonts w:eastAsia="Times New Roman" w:cstheme="minorHAnsi"/>
          <w:color w:val="000000"/>
        </w:rPr>
        <w:t xml:space="preserve">So long as the ally </w:t>
      </w:r>
      <w:r>
        <w:rPr>
          <w:rFonts w:eastAsia="Times New Roman" w:cstheme="minorHAnsi"/>
          <w:color w:val="000000"/>
        </w:rPr>
        <w:t xml:space="preserve">within </w:t>
      </w:r>
      <w:r w:rsidRPr="007C2D69">
        <w:rPr>
          <w:rFonts w:eastAsia="Times New Roman" w:cstheme="minorHAnsi"/>
          <w:color w:val="000000"/>
        </w:rPr>
        <w:t xml:space="preserve">range, you can cast any spell that deals psychic or shadow damage as a bonus action so long as you target a creature who attacked your moonlit ward in the last round. If the spell normally costs a bonus action to cast (such as the </w:t>
      </w:r>
      <w:r w:rsidRPr="007C2D69">
        <w:rPr>
          <w:rFonts w:eastAsia="Times New Roman" w:cstheme="minorHAnsi"/>
          <w:i/>
          <w:iCs/>
          <w:color w:val="000000"/>
        </w:rPr>
        <w:t>flash of light</w:t>
      </w:r>
      <w:r w:rsidRPr="007C2D69">
        <w:rPr>
          <w:rFonts w:eastAsia="Times New Roman" w:cstheme="minorHAnsi"/>
          <w:color w:val="000000"/>
        </w:rPr>
        <w:t xml:space="preserve"> spell), it may instead cost a reaction. </w:t>
      </w:r>
      <w:r>
        <w:rPr>
          <w:rFonts w:eastAsia="Times New Roman" w:cstheme="minorHAnsi"/>
          <w:color w:val="000000"/>
        </w:rPr>
        <w:t xml:space="preserve">You cannot cast sigil spells this way. </w:t>
      </w:r>
    </w:p>
    <w:p w14:paraId="2316A749" w14:textId="6E86796C" w:rsidR="00A8213E" w:rsidRDefault="00A8213E">
      <w:pPr>
        <w:contextualSpacing/>
        <w:rPr>
          <w:rFonts w:eastAsia="Times New Roman" w:cstheme="minorHAnsi"/>
          <w:color w:val="000000"/>
        </w:rPr>
      </w:pPr>
      <w:r>
        <w:rPr>
          <w:rFonts w:eastAsia="Times New Roman" w:cstheme="minorHAnsi"/>
          <w:color w:val="000000"/>
        </w:rPr>
        <w:t xml:space="preserve">If you successfully dealt weapon damage to an enemy before using the moonlight ward, the mana cost of the spell (healing or damaging, respectively) is reduced by </w:t>
      </w:r>
      <w:del w:id="2029" w:author="Admin" w:date="2021-08-22T04:15:00Z">
        <w:r w:rsidDel="006E24EF">
          <w:rPr>
            <w:rFonts w:eastAsia="Times New Roman" w:cstheme="minorHAnsi"/>
            <w:color w:val="000000"/>
          </w:rPr>
          <w:delText xml:space="preserve">1 </w:delText>
        </w:r>
      </w:del>
      <w:ins w:id="2030" w:author="Admin" w:date="2021-08-22T04:15:00Z">
        <w:r w:rsidR="006E24EF">
          <w:rPr>
            <w:rFonts w:eastAsia="Times New Roman" w:cstheme="minorHAnsi"/>
            <w:color w:val="000000"/>
          </w:rPr>
          <w:t xml:space="preserve">2 </w:t>
        </w:r>
      </w:ins>
      <w:r>
        <w:rPr>
          <w:rFonts w:eastAsia="Times New Roman" w:cstheme="minorHAnsi"/>
          <w:color w:val="000000"/>
        </w:rPr>
        <w:t>(minimum 1). This can stack with the normal reduction for repeat-casting a spell.</w:t>
      </w:r>
    </w:p>
    <w:bookmarkEnd w:id="2028"/>
    <w:p w14:paraId="371C5EBB" w14:textId="77777777" w:rsidR="00A8213E" w:rsidRPr="000D5DB5" w:rsidRDefault="00A8213E" w:rsidP="00A8213E">
      <w:pPr>
        <w:contextualSpacing/>
        <w:rPr>
          <w:rFonts w:eastAsia="Times New Roman" w:cstheme="minorHAnsi"/>
          <w:sz w:val="24"/>
          <w:szCs w:val="24"/>
        </w:rPr>
      </w:pPr>
    </w:p>
    <w:p w14:paraId="566B0326" w14:textId="77777777" w:rsidR="00A8213E" w:rsidRDefault="00A8213E" w:rsidP="00A8213E">
      <w:pPr>
        <w:contextualSpacing/>
        <w:rPr>
          <w:rFonts w:eastAsia="Times New Roman" w:cstheme="minorHAnsi"/>
          <w:color w:val="000000"/>
        </w:rPr>
      </w:pPr>
      <w:r w:rsidRPr="000D5DB5">
        <w:rPr>
          <w:rFonts w:eastAsia="Times New Roman" w:cstheme="minorHAnsi"/>
          <w:b/>
          <w:bCs/>
          <w:color w:val="000000"/>
        </w:rPr>
        <w:t xml:space="preserve">Elune’s Grace. </w:t>
      </w:r>
      <w:r w:rsidRPr="000D5DB5">
        <w:rPr>
          <w:rFonts w:eastAsia="Times New Roman" w:cstheme="minorHAnsi"/>
          <w:color w:val="000000"/>
        </w:rPr>
        <w:t xml:space="preserve">Starting at 8th level, </w:t>
      </w:r>
      <w:r>
        <w:rPr>
          <w:rFonts w:eastAsia="Times New Roman" w:cstheme="minorHAnsi"/>
          <w:color w:val="000000"/>
        </w:rPr>
        <w:t xml:space="preserve">you can bless creatures with a shard of your goddess’s grace. Depending on your chosen phase, you can grant a creature you affect by your spells one of the below blessings. Once you use the blessings three times, you cannot bless another creature until you complete a short rest. </w:t>
      </w:r>
      <w:r w:rsidR="005436AF">
        <w:rPr>
          <w:rFonts w:eastAsia="Times New Roman" w:cstheme="minorHAnsi"/>
          <w:color w:val="000000"/>
        </w:rPr>
        <w:t>You may use multiple blessings per round</w:t>
      </w:r>
      <w:r w:rsidR="00CB1D2A">
        <w:rPr>
          <w:rFonts w:eastAsia="Times New Roman" w:cstheme="minorHAnsi"/>
          <w:color w:val="000000"/>
        </w:rPr>
        <w:t xml:space="preserve"> (they do not require an action)</w:t>
      </w:r>
      <w:r w:rsidR="005436AF">
        <w:rPr>
          <w:rFonts w:eastAsia="Times New Roman" w:cstheme="minorHAnsi"/>
          <w:color w:val="000000"/>
        </w:rPr>
        <w:t xml:space="preserve">. </w:t>
      </w:r>
    </w:p>
    <w:p w14:paraId="6264B320" w14:textId="77777777" w:rsidR="00A8213E" w:rsidRPr="00A8213E" w:rsidRDefault="00A8213E" w:rsidP="003C4628">
      <w:pPr>
        <w:pStyle w:val="ListParagraph"/>
        <w:numPr>
          <w:ilvl w:val="0"/>
          <w:numId w:val="71"/>
        </w:numPr>
        <w:rPr>
          <w:rFonts w:eastAsia="Times New Roman" w:cstheme="minorHAnsi"/>
          <w:color w:val="000000"/>
        </w:rPr>
      </w:pPr>
      <w:r w:rsidRPr="00A8213E">
        <w:rPr>
          <w:i/>
          <w:iCs/>
        </w:rPr>
        <w:t xml:space="preserve">Full Moon. </w:t>
      </w:r>
      <w:r>
        <w:t xml:space="preserve">You priest spells that restore hit points heal </w:t>
      </w:r>
      <w:r w:rsidRPr="00A8213E">
        <w:rPr>
          <w:rFonts w:eastAsia="Times New Roman" w:cstheme="minorHAnsi"/>
          <w:color w:val="000000"/>
        </w:rPr>
        <w:t>the maximum amount</w:t>
      </w:r>
      <w:r w:rsidRPr="00A8213E">
        <w:t xml:space="preserve"> </w:t>
      </w:r>
      <w:r>
        <w:t>for the dice</w:t>
      </w:r>
      <w:r w:rsidR="005436AF">
        <w:t xml:space="preserve"> for one target</w:t>
      </w:r>
      <w:r w:rsidRPr="00A8213E">
        <w:rPr>
          <w:rFonts w:eastAsia="Times New Roman" w:cstheme="minorHAnsi"/>
          <w:color w:val="000000"/>
        </w:rPr>
        <w:t xml:space="preserve">. </w:t>
      </w:r>
    </w:p>
    <w:p w14:paraId="4C38C929" w14:textId="77777777" w:rsidR="00A8213E" w:rsidRPr="00F560C8" w:rsidRDefault="00A8213E" w:rsidP="003C4628">
      <w:pPr>
        <w:pStyle w:val="ListParagraph"/>
        <w:numPr>
          <w:ilvl w:val="0"/>
          <w:numId w:val="71"/>
        </w:numPr>
      </w:pPr>
      <w:r w:rsidRPr="00A8213E">
        <w:rPr>
          <w:i/>
          <w:iCs/>
        </w:rPr>
        <w:t xml:space="preserve">New Moon. </w:t>
      </w:r>
      <w:r>
        <w:t>Your priest spells that deal psychic or shadow damage deal maximum damage for the dice</w:t>
      </w:r>
      <w:r w:rsidR="005436AF">
        <w:t xml:space="preserve"> for one target</w:t>
      </w:r>
      <w:r>
        <w:t xml:space="preserve">. </w:t>
      </w:r>
    </w:p>
    <w:p w14:paraId="398A115F" w14:textId="77777777" w:rsidR="00A8213E" w:rsidRPr="00CB1D2A" w:rsidRDefault="00CB1D2A" w:rsidP="00A8213E">
      <w:pPr>
        <w:contextualSpacing/>
        <w:rPr>
          <w:rFonts w:eastAsia="Times New Roman" w:cstheme="minorHAnsi"/>
          <w:color w:val="000000"/>
        </w:rPr>
      </w:pPr>
      <w:r>
        <w:rPr>
          <w:rFonts w:eastAsia="Times New Roman" w:cstheme="minorHAnsi"/>
          <w:color w:val="000000"/>
        </w:rPr>
        <w:t xml:space="preserve">If you are under the effects of the </w:t>
      </w:r>
      <w:r>
        <w:rPr>
          <w:rFonts w:eastAsia="Times New Roman" w:cstheme="minorHAnsi"/>
          <w:i/>
          <w:iCs/>
          <w:color w:val="000000"/>
        </w:rPr>
        <w:t xml:space="preserve">avatar form </w:t>
      </w:r>
      <w:r>
        <w:rPr>
          <w:rFonts w:eastAsia="Times New Roman" w:cstheme="minorHAnsi"/>
          <w:color w:val="000000"/>
        </w:rPr>
        <w:t xml:space="preserve">priest spell, you can use the blessing two additional times before a short rest. </w:t>
      </w:r>
    </w:p>
    <w:p w14:paraId="00C93D70" w14:textId="77777777" w:rsidR="00CB1D2A" w:rsidRPr="00621719" w:rsidRDefault="00CB1D2A" w:rsidP="00A8213E">
      <w:pPr>
        <w:contextualSpacing/>
        <w:rPr>
          <w:rFonts w:eastAsia="Times New Roman" w:cstheme="minorHAnsi"/>
          <w:color w:val="000000"/>
        </w:rPr>
      </w:pPr>
    </w:p>
    <w:p w14:paraId="43468F96" w14:textId="77777777" w:rsidR="00A8213E" w:rsidRDefault="00A8213E" w:rsidP="00A8213E">
      <w:pPr>
        <w:contextualSpacing/>
        <w:rPr>
          <w:rFonts w:eastAsia="Times New Roman" w:cstheme="minorHAnsi"/>
          <w:color w:val="000000"/>
        </w:rPr>
      </w:pPr>
      <w:r w:rsidRPr="000D5DB5">
        <w:rPr>
          <w:rFonts w:eastAsia="Times New Roman" w:cstheme="minorHAnsi"/>
          <w:b/>
          <w:bCs/>
          <w:color w:val="000000"/>
        </w:rPr>
        <w:t>Moon's Luck</w:t>
      </w:r>
      <w:r w:rsidRPr="000D5DB5">
        <w:rPr>
          <w:rFonts w:eastAsia="Times New Roman" w:cstheme="minorHAnsi"/>
          <w:color w:val="000000"/>
        </w:rPr>
        <w:t xml:space="preserve">. Starting at 17th level, </w:t>
      </w:r>
      <w:r>
        <w:rPr>
          <w:rFonts w:eastAsia="Times New Roman" w:cstheme="minorHAnsi"/>
          <w:color w:val="000000"/>
        </w:rPr>
        <w:t>you gain the Lucky f</w:t>
      </w:r>
      <w:r w:rsidRPr="000D5DB5">
        <w:rPr>
          <w:rFonts w:eastAsia="Times New Roman" w:cstheme="minorHAnsi"/>
          <w:color w:val="000000"/>
        </w:rPr>
        <w:t>eat</w:t>
      </w:r>
      <w:r>
        <w:rPr>
          <w:rFonts w:eastAsia="Times New Roman" w:cstheme="minorHAnsi"/>
          <w:color w:val="000000"/>
        </w:rPr>
        <w:t xml:space="preserve">. </w:t>
      </w:r>
      <w:r w:rsidRPr="000D5DB5">
        <w:rPr>
          <w:rFonts w:eastAsia="Times New Roman" w:cstheme="minorHAnsi"/>
          <w:color w:val="000000"/>
        </w:rPr>
        <w:t>You have a number of Luck Points equal to half of your Priest level (rounded down)</w:t>
      </w:r>
      <w:r>
        <w:rPr>
          <w:rFonts w:eastAsia="Times New Roman" w:cstheme="minorHAnsi"/>
          <w:color w:val="000000"/>
        </w:rPr>
        <w:t xml:space="preserve"> in the following conditions, depending on the phase you have chosen:</w:t>
      </w:r>
    </w:p>
    <w:p w14:paraId="04FF332E" w14:textId="77777777" w:rsidR="00A8213E" w:rsidRPr="00C3468C" w:rsidRDefault="00A8213E" w:rsidP="003C4628">
      <w:pPr>
        <w:pStyle w:val="ListParagraph"/>
        <w:numPr>
          <w:ilvl w:val="0"/>
          <w:numId w:val="71"/>
        </w:numPr>
      </w:pPr>
      <w:r w:rsidRPr="00A8213E">
        <w:rPr>
          <w:i/>
          <w:iCs/>
        </w:rPr>
        <w:t xml:space="preserve">Full Moon. </w:t>
      </w:r>
      <w:r>
        <w:t>When you are under direct moonlight.</w:t>
      </w:r>
    </w:p>
    <w:p w14:paraId="4D5B27CE" w14:textId="77777777" w:rsidR="00A8213E" w:rsidRPr="00A8213E" w:rsidRDefault="00A8213E" w:rsidP="003C4628">
      <w:pPr>
        <w:pStyle w:val="ListParagraph"/>
        <w:numPr>
          <w:ilvl w:val="0"/>
          <w:numId w:val="71"/>
        </w:numPr>
        <w:rPr>
          <w:rFonts w:eastAsia="Times New Roman" w:cstheme="minorHAnsi"/>
          <w:color w:val="000000"/>
        </w:rPr>
      </w:pPr>
      <w:r w:rsidRPr="00A8213E">
        <w:rPr>
          <w:i/>
          <w:iCs/>
        </w:rPr>
        <w:t xml:space="preserve">New Moon. </w:t>
      </w:r>
      <w:r>
        <w:t>When you are under the new moon.</w:t>
      </w:r>
    </w:p>
    <w:p w14:paraId="3D12D73D" w14:textId="77777777" w:rsidR="00A8213E" w:rsidRPr="00A8213E" w:rsidRDefault="00A8213E" w:rsidP="00A8213E">
      <w:pPr>
        <w:contextualSpacing/>
        <w:rPr>
          <w:rFonts w:eastAsia="Times New Roman" w:cstheme="minorHAnsi"/>
          <w:sz w:val="24"/>
          <w:szCs w:val="24"/>
        </w:rPr>
      </w:pPr>
      <w:r>
        <w:rPr>
          <w:rFonts w:eastAsia="Times New Roman" w:cstheme="minorHAnsi"/>
          <w:color w:val="000000"/>
        </w:rPr>
        <w:t>You may use Luck Points to use your Elune’s Grace feature instead of the number of limited blessings.</w:t>
      </w:r>
      <w:r>
        <w:rPr>
          <w:rFonts w:eastAsia="Times New Roman" w:cstheme="minorHAnsi"/>
          <w:sz w:val="24"/>
          <w:szCs w:val="24"/>
        </w:rPr>
        <w:t xml:space="preserve"> </w:t>
      </w:r>
      <w:r w:rsidRPr="000D5DB5">
        <w:rPr>
          <w:rFonts w:eastAsia="Times New Roman" w:cstheme="minorHAnsi"/>
          <w:color w:val="000000"/>
        </w:rPr>
        <w:t>In other conditions</w:t>
      </w:r>
      <w:r>
        <w:rPr>
          <w:rFonts w:eastAsia="Times New Roman" w:cstheme="minorHAnsi"/>
          <w:color w:val="000000"/>
        </w:rPr>
        <w:t xml:space="preserve"> to the ones specified</w:t>
      </w:r>
      <w:r w:rsidRPr="000D5DB5">
        <w:rPr>
          <w:rFonts w:eastAsia="Times New Roman" w:cstheme="minorHAnsi"/>
          <w:color w:val="000000"/>
        </w:rPr>
        <w:t xml:space="preserve">, </w:t>
      </w:r>
      <w:r>
        <w:rPr>
          <w:rFonts w:eastAsia="Times New Roman" w:cstheme="minorHAnsi"/>
          <w:color w:val="000000"/>
        </w:rPr>
        <w:t>each Luck Point has half the benefit (requiring spending two points instead of one for a benefit of the feat)</w:t>
      </w:r>
      <w:r w:rsidRPr="000D5DB5">
        <w:rPr>
          <w:rFonts w:eastAsia="Times New Roman" w:cstheme="minorHAnsi"/>
          <w:color w:val="000000"/>
        </w:rPr>
        <w:t xml:space="preserve">. </w:t>
      </w:r>
    </w:p>
    <w:p w14:paraId="16D80AFE" w14:textId="77777777" w:rsidR="00A8213E" w:rsidRDefault="00A8213E">
      <w:pPr>
        <w:contextualSpacing/>
        <w:rPr>
          <w:rFonts w:eastAsia="Times New Roman" w:cstheme="minorHAnsi"/>
          <w:sz w:val="24"/>
          <w:szCs w:val="24"/>
        </w:rPr>
      </w:pPr>
    </w:p>
    <w:p w14:paraId="792A5EDA"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Shadow Priesthood</w:t>
      </w:r>
    </w:p>
    <w:p w14:paraId="6985D451" w14:textId="77777777" w:rsidR="00AB25EF" w:rsidRDefault="009A2B28" w:rsidP="005436AF">
      <w:pPr>
        <w:contextualSpacing/>
        <w:rPr>
          <w:rFonts w:eastAsia="Times New Roman" w:cstheme="minorHAnsi"/>
          <w:color w:val="000000"/>
        </w:rPr>
      </w:pPr>
      <w:r>
        <w:rPr>
          <w:rFonts w:eastAsia="Times New Roman" w:cstheme="minorHAnsi"/>
          <w:color w:val="000000"/>
        </w:rPr>
        <w:t xml:space="preserve">You answered the call of the Old Gods, joining </w:t>
      </w:r>
      <w:r w:rsidR="00AB25EF" w:rsidRPr="000D5DB5">
        <w:rPr>
          <w:rFonts w:eastAsia="Times New Roman" w:cstheme="minorHAnsi"/>
          <w:color w:val="000000"/>
        </w:rPr>
        <w:t>the Cult of the Forgotten Shadow</w:t>
      </w:r>
      <w:r>
        <w:rPr>
          <w:rFonts w:eastAsia="Times New Roman" w:cstheme="minorHAnsi"/>
          <w:color w:val="000000"/>
        </w:rPr>
        <w:t>, gaining powers over the eldritch mysteries and powers of the ancient changed beings</w:t>
      </w:r>
      <w:r w:rsidR="00AB25EF" w:rsidRPr="000D5DB5">
        <w:rPr>
          <w:rFonts w:eastAsia="Times New Roman" w:cstheme="minorHAnsi"/>
          <w:color w:val="000000"/>
        </w:rPr>
        <w:t xml:space="preserve">. </w:t>
      </w:r>
      <w:r>
        <w:rPr>
          <w:rFonts w:eastAsia="Times New Roman" w:cstheme="minorHAnsi"/>
          <w:color w:val="000000"/>
        </w:rPr>
        <w:t>Shadow</w:t>
      </w:r>
      <w:r w:rsidR="00AB25EF" w:rsidRPr="000D5DB5">
        <w:rPr>
          <w:rFonts w:eastAsia="Times New Roman" w:cstheme="minorHAnsi"/>
          <w:color w:val="000000"/>
        </w:rPr>
        <w:t xml:space="preserve"> </w:t>
      </w:r>
      <w:r>
        <w:rPr>
          <w:rFonts w:eastAsia="Times New Roman" w:cstheme="minorHAnsi"/>
          <w:color w:val="000000"/>
        </w:rPr>
        <w:t>P</w:t>
      </w:r>
      <w:r w:rsidRPr="000D5DB5">
        <w:rPr>
          <w:rFonts w:eastAsia="Times New Roman" w:cstheme="minorHAnsi"/>
          <w:color w:val="000000"/>
        </w:rPr>
        <w:t>riest</w:t>
      </w:r>
      <w:r>
        <w:rPr>
          <w:rFonts w:eastAsia="Times New Roman" w:cstheme="minorHAnsi"/>
          <w:color w:val="000000"/>
        </w:rPr>
        <w:t>s</w:t>
      </w:r>
      <w:r w:rsidRPr="000D5DB5">
        <w:rPr>
          <w:rFonts w:eastAsia="Times New Roman" w:cstheme="minorHAnsi"/>
          <w:color w:val="000000"/>
        </w:rPr>
        <w:t xml:space="preserve"> </w:t>
      </w:r>
      <w:r w:rsidR="00AB25EF" w:rsidRPr="000D5DB5">
        <w:rPr>
          <w:rFonts w:eastAsia="Times New Roman" w:cstheme="minorHAnsi"/>
          <w:color w:val="000000"/>
        </w:rPr>
        <w:t xml:space="preserve">use sinister </w:t>
      </w:r>
      <w:r w:rsidR="00AB38F7" w:rsidRPr="000D5DB5">
        <w:rPr>
          <w:rFonts w:eastAsia="Times New Roman" w:cstheme="minorHAnsi"/>
          <w:color w:val="000000"/>
        </w:rPr>
        <w:t xml:space="preserve">shadow </w:t>
      </w:r>
      <w:r w:rsidR="00AB25EF" w:rsidRPr="000D5DB5">
        <w:rPr>
          <w:rFonts w:eastAsia="Times New Roman" w:cstheme="minorHAnsi"/>
          <w:color w:val="000000"/>
        </w:rPr>
        <w:t xml:space="preserve">magic, </w:t>
      </w:r>
      <w:r>
        <w:rPr>
          <w:rFonts w:eastAsia="Times New Roman" w:cstheme="minorHAnsi"/>
          <w:color w:val="000000"/>
        </w:rPr>
        <w:t xml:space="preserve">especially </w:t>
      </w:r>
      <w:r w:rsidR="00F55063" w:rsidRPr="000D5DB5">
        <w:rPr>
          <w:rFonts w:eastAsia="Times New Roman" w:cstheme="minorHAnsi"/>
          <w:color w:val="000000"/>
        </w:rPr>
        <w:t xml:space="preserve">sigil </w:t>
      </w:r>
      <w:r w:rsidR="00AB25EF" w:rsidRPr="000D5DB5">
        <w:rPr>
          <w:rFonts w:eastAsia="Times New Roman" w:cstheme="minorHAnsi"/>
          <w:color w:val="000000"/>
        </w:rPr>
        <w:t xml:space="preserve">spells, to eradicate enemies. </w:t>
      </w:r>
    </w:p>
    <w:p w14:paraId="4E2F22D5" w14:textId="77777777" w:rsidR="009A2B28" w:rsidRPr="000D5DB5" w:rsidRDefault="009A2B28">
      <w:pPr>
        <w:contextualSpacing/>
        <w:rPr>
          <w:rFonts w:eastAsia="Times New Roman" w:cstheme="minorHAnsi"/>
          <w:sz w:val="24"/>
          <w:szCs w:val="24"/>
        </w:rPr>
      </w:pPr>
    </w:p>
    <w:p w14:paraId="01582571"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Shadow Priesthood Spells</w:t>
      </w:r>
    </w:p>
    <w:p w14:paraId="2DA10E48" w14:textId="77777777" w:rsidR="001B3E16" w:rsidRPr="000D5DB5" w:rsidRDefault="001B3E16">
      <w:pPr>
        <w:contextualSpacing/>
        <w:rPr>
          <w:rFonts w:eastAsia="Times New Roman" w:cstheme="minorHAnsi"/>
          <w:sz w:val="24"/>
          <w:szCs w:val="24"/>
        </w:rPr>
      </w:pPr>
      <w:r>
        <w:rPr>
          <w:rFonts w:eastAsia="Times New Roman" w:cstheme="minorHAnsi"/>
          <w:b/>
          <w:bCs/>
          <w:color w:val="000000"/>
        </w:rPr>
        <w:t>Level</w:t>
      </w:r>
      <w:r>
        <w:rPr>
          <w:rFonts w:eastAsia="Times New Roman" w:cstheme="minorHAnsi"/>
          <w:b/>
          <w:bCs/>
          <w:color w:val="000000"/>
        </w:rPr>
        <w:tab/>
        <w:t>Spells</w:t>
      </w:r>
    </w:p>
    <w:p w14:paraId="16ADBCC6"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 xml:space="preserve">Dissonant </w:t>
      </w:r>
      <w:r w:rsidR="009A2B28">
        <w:rPr>
          <w:rFonts w:eastAsia="Times New Roman" w:cstheme="minorHAnsi"/>
          <w:color w:val="000000"/>
        </w:rPr>
        <w:t>w</w:t>
      </w:r>
      <w:r w:rsidR="009A2B28" w:rsidRPr="000D5DB5">
        <w:rPr>
          <w:rFonts w:eastAsia="Times New Roman" w:cstheme="minorHAnsi"/>
          <w:color w:val="000000"/>
        </w:rPr>
        <w:t>hispers</w:t>
      </w:r>
      <w:r w:rsidR="00AB25EF" w:rsidRPr="000D5DB5">
        <w:rPr>
          <w:rFonts w:eastAsia="Times New Roman" w:cstheme="minorHAnsi"/>
          <w:color w:val="000000"/>
        </w:rPr>
        <w:t xml:space="preserve">, </w:t>
      </w:r>
      <w:r w:rsidR="009A2B28">
        <w:rPr>
          <w:rFonts w:eastAsia="Times New Roman" w:cstheme="minorHAnsi"/>
          <w:color w:val="000000"/>
        </w:rPr>
        <w:t>s</w:t>
      </w:r>
      <w:r w:rsidR="009A2B28" w:rsidRPr="000D5DB5">
        <w:rPr>
          <w:rFonts w:eastAsia="Times New Roman" w:cstheme="minorHAnsi"/>
          <w:color w:val="000000"/>
        </w:rPr>
        <w:t>leep</w:t>
      </w:r>
    </w:p>
    <w:p w14:paraId="222FA407"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9A2B28">
        <w:rPr>
          <w:rFonts w:eastAsia="Times New Roman" w:cstheme="minorHAnsi"/>
          <w:color w:val="000000"/>
        </w:rPr>
        <w:t>F</w:t>
      </w:r>
      <w:r w:rsidR="009A2B28" w:rsidRPr="000D5DB5">
        <w:rPr>
          <w:rFonts w:eastAsia="Times New Roman" w:cstheme="minorHAnsi"/>
          <w:color w:val="000000"/>
        </w:rPr>
        <w:t>ear</w:t>
      </w:r>
      <w:r w:rsidR="009A2B28">
        <w:rPr>
          <w:rFonts w:eastAsia="Times New Roman" w:cstheme="minorHAnsi"/>
          <w:color w:val="000000"/>
        </w:rPr>
        <w:t xml:space="preserve">, hex </w:t>
      </w:r>
      <w:r w:rsidR="009257AE">
        <w:rPr>
          <w:rFonts w:eastAsia="Times New Roman" w:cstheme="minorHAnsi"/>
          <w:color w:val="000000"/>
        </w:rPr>
        <w:t xml:space="preserve">array </w:t>
      </w:r>
      <w:r w:rsidR="009A2B28">
        <w:rPr>
          <w:rFonts w:eastAsia="Times New Roman" w:cstheme="minorHAnsi"/>
          <w:color w:val="000000"/>
        </w:rPr>
        <w:t>(only dream eat</w:t>
      </w:r>
      <w:r w:rsidR="009257AE">
        <w:rPr>
          <w:rFonts w:eastAsia="Times New Roman" w:cstheme="minorHAnsi"/>
          <w:color w:val="000000"/>
        </w:rPr>
        <w:t>)</w:t>
      </w:r>
    </w:p>
    <w:p w14:paraId="18B46332"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8432B4" w:rsidRPr="000D5DB5">
        <w:rPr>
          <w:rFonts w:eastAsia="Times New Roman" w:cstheme="minorHAnsi"/>
          <w:color w:val="000000"/>
        </w:rPr>
        <w:t xml:space="preserve">Blight, </w:t>
      </w:r>
      <w:r w:rsidR="009A2B28">
        <w:rPr>
          <w:rFonts w:eastAsia="Times New Roman" w:cstheme="minorHAnsi"/>
          <w:color w:val="000000"/>
        </w:rPr>
        <w:t>c</w:t>
      </w:r>
      <w:r w:rsidR="008432B4" w:rsidRPr="000D5DB5">
        <w:rPr>
          <w:rFonts w:eastAsia="Times New Roman" w:cstheme="minorHAnsi"/>
          <w:color w:val="000000"/>
        </w:rPr>
        <w:t xml:space="preserve">urse of </w:t>
      </w:r>
      <w:r w:rsidR="009A2B28">
        <w:rPr>
          <w:rFonts w:eastAsia="Times New Roman" w:cstheme="minorHAnsi"/>
          <w:color w:val="000000"/>
        </w:rPr>
        <w:t>w</w:t>
      </w:r>
      <w:r w:rsidR="008432B4" w:rsidRPr="000D5DB5">
        <w:rPr>
          <w:rFonts w:eastAsia="Times New Roman" w:cstheme="minorHAnsi"/>
          <w:color w:val="000000"/>
        </w:rPr>
        <w:t>eakness</w:t>
      </w:r>
    </w:p>
    <w:p w14:paraId="5B4E2B4C" w14:textId="77777777" w:rsidR="00AB25EF" w:rsidRPr="000D5DB5" w:rsidRDefault="001B3E16" w:rsidP="00BB43E0">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342721">
        <w:rPr>
          <w:rFonts w:eastAsia="Times New Roman" w:cstheme="minorHAnsi"/>
          <w:color w:val="000000"/>
        </w:rPr>
        <w:t>B</w:t>
      </w:r>
      <w:r w:rsidR="00342721" w:rsidRPr="000D5DB5">
        <w:rPr>
          <w:rFonts w:eastAsia="Times New Roman" w:cstheme="minorHAnsi"/>
          <w:color w:val="000000"/>
        </w:rPr>
        <w:t xml:space="preserve">lack </w:t>
      </w:r>
      <w:r w:rsidR="00342721">
        <w:rPr>
          <w:rFonts w:eastAsia="Times New Roman" w:cstheme="minorHAnsi"/>
          <w:color w:val="000000"/>
        </w:rPr>
        <w:t>t</w:t>
      </w:r>
      <w:r w:rsidR="00342721" w:rsidRPr="000D5DB5">
        <w:rPr>
          <w:rFonts w:eastAsia="Times New Roman" w:cstheme="minorHAnsi"/>
          <w:color w:val="000000"/>
        </w:rPr>
        <w:t xml:space="preserve">entacles (or </w:t>
      </w:r>
      <w:r w:rsidR="00BB43E0">
        <w:rPr>
          <w:rFonts w:eastAsia="Times New Roman" w:cstheme="minorHAnsi"/>
          <w:color w:val="000000"/>
        </w:rPr>
        <w:t>o</w:t>
      </w:r>
      <w:r w:rsidR="00342721" w:rsidRPr="000D5DB5">
        <w:rPr>
          <w:rFonts w:eastAsia="Times New Roman" w:cstheme="minorHAnsi"/>
          <w:color w:val="000000"/>
        </w:rPr>
        <w:t xml:space="preserve">ld </w:t>
      </w:r>
      <w:r w:rsidR="00BB43E0">
        <w:rPr>
          <w:rFonts w:eastAsia="Times New Roman" w:cstheme="minorHAnsi"/>
          <w:color w:val="000000"/>
        </w:rPr>
        <w:t>g</w:t>
      </w:r>
      <w:r w:rsidR="00342721" w:rsidRPr="000D5DB5">
        <w:rPr>
          <w:rFonts w:eastAsia="Times New Roman" w:cstheme="minorHAnsi"/>
          <w:color w:val="000000"/>
        </w:rPr>
        <w:t xml:space="preserve">ods’ </w:t>
      </w:r>
      <w:r w:rsidR="00BB43E0">
        <w:rPr>
          <w:rFonts w:eastAsia="Times New Roman" w:cstheme="minorHAnsi"/>
          <w:color w:val="000000"/>
        </w:rPr>
        <w:t>g</w:t>
      </w:r>
      <w:r w:rsidR="00342721" w:rsidRPr="000D5DB5">
        <w:rPr>
          <w:rFonts w:eastAsia="Times New Roman" w:cstheme="minorHAnsi"/>
          <w:color w:val="000000"/>
        </w:rPr>
        <w:t>rasp)</w:t>
      </w:r>
      <w:r w:rsidR="00342721">
        <w:rPr>
          <w:rFonts w:eastAsia="Times New Roman" w:cstheme="minorHAnsi"/>
          <w:color w:val="000000"/>
        </w:rPr>
        <w:t>, c</w:t>
      </w:r>
      <w:r w:rsidR="00342721" w:rsidRPr="000D5DB5">
        <w:rPr>
          <w:rFonts w:eastAsia="Times New Roman" w:cstheme="minorHAnsi"/>
          <w:color w:val="000000"/>
        </w:rPr>
        <w:t>onfusion</w:t>
      </w:r>
    </w:p>
    <w:p w14:paraId="60DFF8A8" w14:textId="77777777" w:rsidR="00AB25EF" w:rsidRPr="000D5DB5" w:rsidRDefault="001B3E16" w:rsidP="00BB43E0">
      <w:pPr>
        <w:contextualSpacing/>
        <w:rPr>
          <w:rFonts w:eastAsia="Times New Roman" w:cstheme="minorHAnsi"/>
          <w:sz w:val="24"/>
          <w:szCs w:val="24"/>
        </w:rPr>
      </w:pPr>
      <w:r w:rsidRPr="000D5DB5">
        <w:rPr>
          <w:rFonts w:eastAsia="Times New Roman" w:cstheme="minorHAnsi"/>
          <w:color w:val="000000"/>
        </w:rPr>
        <w:t>9th</w:t>
      </w:r>
      <w:r w:rsidR="00912104">
        <w:rPr>
          <w:rFonts w:eastAsia="Times New Roman" w:cstheme="minorHAnsi"/>
          <w:color w:val="000000"/>
        </w:rPr>
        <w:tab/>
        <w:t>H</w:t>
      </w:r>
      <w:r w:rsidR="009A2B28" w:rsidRPr="000D5DB5">
        <w:rPr>
          <w:rFonts w:eastAsia="Times New Roman" w:cstheme="minorHAnsi"/>
          <w:color w:val="000000"/>
        </w:rPr>
        <w:t xml:space="preserve">old </w:t>
      </w:r>
      <w:r w:rsidR="00E5236E" w:rsidRPr="000D5DB5">
        <w:rPr>
          <w:rFonts w:eastAsia="Times New Roman" w:cstheme="minorHAnsi"/>
          <w:color w:val="000000"/>
        </w:rPr>
        <w:t>(</w:t>
      </w:r>
      <w:r w:rsidR="006746EC">
        <w:rPr>
          <w:rFonts w:eastAsia="Times New Roman" w:cstheme="minorHAnsi"/>
          <w:color w:val="000000"/>
        </w:rPr>
        <w:t>up to 4 creature types</w:t>
      </w:r>
      <w:r w:rsidR="00E5236E" w:rsidRPr="000D5DB5">
        <w:rPr>
          <w:rFonts w:eastAsia="Times New Roman" w:cstheme="minorHAnsi"/>
          <w:color w:val="000000"/>
        </w:rPr>
        <w:t>)</w:t>
      </w:r>
      <w:r w:rsidR="00912104">
        <w:rPr>
          <w:rFonts w:eastAsia="Times New Roman" w:cstheme="minorHAnsi"/>
          <w:color w:val="000000"/>
        </w:rPr>
        <w:t>, vampiric aura</w:t>
      </w:r>
    </w:p>
    <w:p w14:paraId="0B5338B9" w14:textId="77777777" w:rsidR="00AB25EF" w:rsidRPr="000D5DB5" w:rsidRDefault="00AB25EF">
      <w:pPr>
        <w:contextualSpacing/>
        <w:rPr>
          <w:rFonts w:eastAsia="Times New Roman" w:cstheme="minorHAnsi"/>
          <w:sz w:val="24"/>
          <w:szCs w:val="24"/>
        </w:rPr>
      </w:pPr>
    </w:p>
    <w:p w14:paraId="12B3D612" w14:textId="77777777" w:rsidR="004476D8" w:rsidRDefault="00AB25EF" w:rsidP="004476D8">
      <w:pPr>
        <w:contextualSpacing/>
        <w:rPr>
          <w:rFonts w:eastAsia="Times New Roman" w:cstheme="minorHAnsi"/>
          <w:color w:val="000000"/>
        </w:rPr>
      </w:pPr>
      <w:r w:rsidRPr="000D5DB5">
        <w:rPr>
          <w:rFonts w:eastAsia="Times New Roman" w:cstheme="minorHAnsi"/>
          <w:b/>
          <w:bCs/>
          <w:color w:val="000000"/>
        </w:rPr>
        <w:t xml:space="preserve">Shadow Orbs. </w:t>
      </w:r>
      <w:r w:rsidR="004476D8" w:rsidRPr="000D5DB5">
        <w:rPr>
          <w:rFonts w:eastAsia="Times New Roman" w:cstheme="minorHAnsi"/>
          <w:color w:val="000000"/>
        </w:rPr>
        <w:t xml:space="preserve">Starting at </w:t>
      </w:r>
      <w:r w:rsidR="004476D8">
        <w:rPr>
          <w:rFonts w:eastAsia="Times New Roman" w:cstheme="minorHAnsi"/>
          <w:color w:val="000000"/>
        </w:rPr>
        <w:t xml:space="preserve">1st </w:t>
      </w:r>
      <w:r w:rsidR="004476D8" w:rsidRPr="000D5DB5">
        <w:rPr>
          <w:rFonts w:eastAsia="Times New Roman" w:cstheme="minorHAnsi"/>
          <w:color w:val="000000"/>
        </w:rPr>
        <w:t xml:space="preserve">level, whenever you successfully deal </w:t>
      </w:r>
      <w:r w:rsidR="004476D8">
        <w:rPr>
          <w:rFonts w:eastAsia="Times New Roman" w:cstheme="minorHAnsi"/>
          <w:color w:val="000000"/>
        </w:rPr>
        <w:t xml:space="preserve">psychic </w:t>
      </w:r>
      <w:r w:rsidR="004476D8" w:rsidRPr="000D5DB5">
        <w:rPr>
          <w:rFonts w:eastAsia="Times New Roman" w:cstheme="minorHAnsi"/>
          <w:color w:val="000000"/>
        </w:rPr>
        <w:t xml:space="preserve">damage to an enemy through a spell or ability, you gain one </w:t>
      </w:r>
      <w:r w:rsidR="004476D8">
        <w:rPr>
          <w:rFonts w:eastAsia="Times New Roman" w:cstheme="minorHAnsi"/>
          <w:color w:val="000000"/>
        </w:rPr>
        <w:t xml:space="preserve">Shadow </w:t>
      </w:r>
      <w:r w:rsidR="009D55CD">
        <w:rPr>
          <w:rFonts w:eastAsia="Times New Roman" w:cstheme="minorHAnsi"/>
          <w:color w:val="000000"/>
        </w:rPr>
        <w:t>o</w:t>
      </w:r>
      <w:r w:rsidR="004476D8">
        <w:rPr>
          <w:rFonts w:eastAsia="Times New Roman" w:cstheme="minorHAnsi"/>
          <w:color w:val="000000"/>
        </w:rPr>
        <w:t>rb</w:t>
      </w:r>
      <w:r w:rsidR="004476D8" w:rsidRPr="000D5DB5">
        <w:rPr>
          <w:rFonts w:eastAsia="Times New Roman" w:cstheme="minorHAnsi"/>
          <w:color w:val="000000"/>
        </w:rPr>
        <w:t xml:space="preserve">. </w:t>
      </w:r>
      <w:r w:rsidR="009D55CD">
        <w:rPr>
          <w:rFonts w:eastAsia="Times New Roman" w:cstheme="minorHAnsi"/>
          <w:color w:val="000000"/>
        </w:rPr>
        <w:t xml:space="preserve">This applies once per spell. </w:t>
      </w:r>
      <w:r w:rsidR="004476D8">
        <w:rPr>
          <w:rFonts w:eastAsia="Times New Roman" w:cstheme="minorHAnsi"/>
          <w:color w:val="000000"/>
        </w:rPr>
        <w:t xml:space="preserve">Shadow orbs </w:t>
      </w:r>
      <w:r w:rsidR="004476D8" w:rsidRPr="000D5DB5">
        <w:rPr>
          <w:rFonts w:eastAsia="Times New Roman" w:cstheme="minorHAnsi"/>
          <w:color w:val="000000"/>
        </w:rPr>
        <w:t xml:space="preserve">spheres may be used to empower your abilities. </w:t>
      </w:r>
      <w:r w:rsidR="004476D8">
        <w:rPr>
          <w:rFonts w:eastAsia="Times New Roman" w:cstheme="minorHAnsi"/>
          <w:color w:val="000000"/>
        </w:rPr>
        <w:t xml:space="preserve">Shadow Orbs may be spent for the following. </w:t>
      </w:r>
    </w:p>
    <w:p w14:paraId="1828213F" w14:textId="0B9F2BAD" w:rsidR="005436AF" w:rsidRPr="004476D8" w:rsidRDefault="005436AF">
      <w:pPr>
        <w:pStyle w:val="ListParagraph"/>
        <w:numPr>
          <w:ilvl w:val="0"/>
          <w:numId w:val="10"/>
        </w:numPr>
        <w:rPr>
          <w:rFonts w:eastAsia="Times New Roman" w:cstheme="minorHAnsi"/>
          <w:sz w:val="24"/>
          <w:szCs w:val="24"/>
        </w:rPr>
      </w:pPr>
      <w:r>
        <w:rPr>
          <w:rFonts w:eastAsia="Times New Roman" w:cstheme="minorHAnsi"/>
          <w:i/>
          <w:iCs/>
          <w:color w:val="000000"/>
        </w:rPr>
        <w:t xml:space="preserve">Meld into Madness. </w:t>
      </w:r>
      <w:r>
        <w:rPr>
          <w:rFonts w:eastAsia="Times New Roman" w:cstheme="minorHAnsi"/>
          <w:color w:val="000000"/>
        </w:rPr>
        <w:t>R</w:t>
      </w:r>
      <w:r w:rsidRPr="00A27EFB">
        <w:rPr>
          <w:rFonts w:eastAsia="Times New Roman" w:cstheme="minorHAnsi"/>
          <w:color w:val="000000"/>
        </w:rPr>
        <w:t xml:space="preserve">educe </w:t>
      </w:r>
      <w:r>
        <w:rPr>
          <w:rFonts w:eastAsia="Times New Roman" w:cstheme="minorHAnsi"/>
          <w:color w:val="000000"/>
        </w:rPr>
        <w:t xml:space="preserve">the </w:t>
      </w:r>
      <w:r w:rsidRPr="00A27EFB">
        <w:rPr>
          <w:rFonts w:eastAsia="Times New Roman" w:cstheme="minorHAnsi"/>
          <w:color w:val="000000"/>
        </w:rPr>
        <w:t xml:space="preserve">mana cost of one </w:t>
      </w:r>
      <w:r>
        <w:rPr>
          <w:rFonts w:eastAsia="Times New Roman" w:cstheme="minorHAnsi"/>
          <w:color w:val="000000"/>
        </w:rPr>
        <w:t xml:space="preserve">priest </w:t>
      </w:r>
      <w:r w:rsidRPr="00A27EFB">
        <w:rPr>
          <w:rFonts w:eastAsia="Times New Roman" w:cstheme="minorHAnsi"/>
          <w:color w:val="000000"/>
        </w:rPr>
        <w:t>spell</w:t>
      </w:r>
      <w:r>
        <w:rPr>
          <w:rFonts w:eastAsia="Times New Roman" w:cstheme="minorHAnsi"/>
          <w:color w:val="000000"/>
        </w:rPr>
        <w:t xml:space="preserve"> you cast</w:t>
      </w:r>
      <w:r w:rsidRPr="00A27EFB">
        <w:rPr>
          <w:rFonts w:eastAsia="Times New Roman" w:cstheme="minorHAnsi"/>
          <w:color w:val="000000"/>
        </w:rPr>
        <w:t xml:space="preserve">. The reduction in mana cost is </w:t>
      </w:r>
      <w:del w:id="2031" w:author="Admin" w:date="2021-08-22T04:15:00Z">
        <w:r w:rsidRPr="00A27EFB" w:rsidDel="006E24EF">
          <w:rPr>
            <w:rFonts w:eastAsia="Times New Roman" w:cstheme="minorHAnsi"/>
            <w:color w:val="000000"/>
          </w:rPr>
          <w:delText xml:space="preserve">one </w:delText>
        </w:r>
      </w:del>
      <w:ins w:id="2032" w:author="Admin" w:date="2021-08-22T04:15:00Z">
        <w:r w:rsidR="006E24EF">
          <w:rPr>
            <w:rFonts w:eastAsia="Times New Roman" w:cstheme="minorHAnsi"/>
            <w:color w:val="000000"/>
          </w:rPr>
          <w:t xml:space="preserve">2 </w:t>
        </w:r>
      </w:ins>
      <w:r w:rsidRPr="00A27EFB">
        <w:rPr>
          <w:rFonts w:eastAsia="Times New Roman" w:cstheme="minorHAnsi"/>
          <w:color w:val="000000"/>
        </w:rPr>
        <w:t>point</w:t>
      </w:r>
      <w:ins w:id="2033" w:author="Admin" w:date="2021-08-22T04:15:00Z">
        <w:r w:rsidR="006E24EF">
          <w:rPr>
            <w:rFonts w:eastAsia="Times New Roman" w:cstheme="minorHAnsi"/>
            <w:color w:val="000000"/>
          </w:rPr>
          <w:t>s</w:t>
        </w:r>
      </w:ins>
      <w:r w:rsidRPr="00A27EFB">
        <w:rPr>
          <w:rFonts w:eastAsia="Times New Roman" w:cstheme="minorHAnsi"/>
          <w:color w:val="000000"/>
        </w:rPr>
        <w:t xml:space="preserve"> per </w:t>
      </w:r>
      <w:r>
        <w:rPr>
          <w:rFonts w:eastAsia="Times New Roman" w:cstheme="minorHAnsi"/>
          <w:color w:val="000000"/>
        </w:rPr>
        <w:t xml:space="preserve">Shadow </w:t>
      </w:r>
      <w:r w:rsidR="009D55CD">
        <w:rPr>
          <w:rFonts w:eastAsia="Times New Roman" w:cstheme="minorHAnsi"/>
          <w:color w:val="000000"/>
        </w:rPr>
        <w:t>o</w:t>
      </w:r>
      <w:r>
        <w:rPr>
          <w:rFonts w:eastAsia="Times New Roman" w:cstheme="minorHAnsi"/>
          <w:color w:val="000000"/>
        </w:rPr>
        <w:t xml:space="preserve">rb </w:t>
      </w:r>
      <w:r w:rsidRPr="00A27EFB">
        <w:rPr>
          <w:rFonts w:eastAsia="Times New Roman" w:cstheme="minorHAnsi"/>
          <w:color w:val="000000"/>
        </w:rPr>
        <w:t xml:space="preserve">removed (minimum mana </w:t>
      </w:r>
      <w:r>
        <w:rPr>
          <w:rFonts w:eastAsia="Times New Roman" w:cstheme="minorHAnsi"/>
          <w:color w:val="000000"/>
        </w:rPr>
        <w:t xml:space="preserve">cost </w:t>
      </w:r>
      <w:r w:rsidRPr="00A27EFB">
        <w:rPr>
          <w:rFonts w:eastAsia="Times New Roman" w:cstheme="minorHAnsi"/>
          <w:color w:val="000000"/>
        </w:rPr>
        <w:t xml:space="preserve">1). </w:t>
      </w:r>
      <w:r w:rsidR="009D55CD">
        <w:rPr>
          <w:rFonts w:eastAsia="Times New Roman" w:cstheme="minorHAnsi"/>
          <w:color w:val="000000"/>
        </w:rPr>
        <w:t xml:space="preserve">For each level of madness you have, a single Shadow orb can reduce the mana cost by </w:t>
      </w:r>
      <w:del w:id="2034" w:author="Admin" w:date="2021-08-22T04:15:00Z">
        <w:r w:rsidR="009D55CD" w:rsidDel="006E24EF">
          <w:rPr>
            <w:rFonts w:eastAsia="Times New Roman" w:cstheme="minorHAnsi"/>
            <w:color w:val="000000"/>
          </w:rPr>
          <w:delText>0.5</w:delText>
        </w:r>
      </w:del>
      <w:ins w:id="2035" w:author="Admin" w:date="2021-08-22T04:15:00Z">
        <w:r w:rsidR="006E24EF">
          <w:rPr>
            <w:rFonts w:eastAsia="Times New Roman" w:cstheme="minorHAnsi"/>
            <w:color w:val="000000"/>
          </w:rPr>
          <w:t>1</w:t>
        </w:r>
      </w:ins>
      <w:r w:rsidR="009D55CD">
        <w:rPr>
          <w:rFonts w:eastAsia="Times New Roman" w:cstheme="minorHAnsi"/>
          <w:color w:val="000000"/>
        </w:rPr>
        <w:t xml:space="preserve"> points (round down)</w:t>
      </w:r>
      <w:ins w:id="2036" w:author="Admin" w:date="2021-08-22T04:15:00Z">
        <w:r w:rsidR="006E24EF">
          <w:rPr>
            <w:rFonts w:eastAsia="Times New Roman" w:cstheme="minorHAnsi"/>
            <w:color w:val="000000"/>
          </w:rPr>
          <w:t xml:space="preserve"> instead</w:t>
        </w:r>
      </w:ins>
      <w:r w:rsidR="009D55CD">
        <w:rPr>
          <w:rFonts w:eastAsia="Times New Roman" w:cstheme="minorHAnsi"/>
          <w:color w:val="000000"/>
        </w:rPr>
        <w:t xml:space="preserve">. </w:t>
      </w:r>
    </w:p>
    <w:p w14:paraId="569023E9" w14:textId="77777777" w:rsidR="004476D8" w:rsidRPr="000D539E" w:rsidRDefault="004476D8" w:rsidP="005436AF">
      <w:pPr>
        <w:pStyle w:val="ListParagraph"/>
        <w:numPr>
          <w:ilvl w:val="0"/>
          <w:numId w:val="10"/>
        </w:numPr>
        <w:rPr>
          <w:rFonts w:eastAsia="Times New Roman" w:cstheme="minorHAnsi"/>
          <w:sz w:val="24"/>
          <w:szCs w:val="24"/>
        </w:rPr>
      </w:pPr>
      <w:r>
        <w:rPr>
          <w:rFonts w:eastAsia="Times New Roman" w:cstheme="minorHAnsi"/>
          <w:i/>
          <w:iCs/>
          <w:color w:val="000000"/>
        </w:rPr>
        <w:t xml:space="preserve">Prey </w:t>
      </w:r>
      <w:r w:rsidR="005436AF">
        <w:rPr>
          <w:rFonts w:eastAsia="Times New Roman" w:cstheme="minorHAnsi"/>
          <w:i/>
          <w:iCs/>
          <w:color w:val="000000"/>
        </w:rPr>
        <w:t>on</w:t>
      </w:r>
      <w:r>
        <w:rPr>
          <w:rFonts w:eastAsia="Times New Roman" w:cstheme="minorHAnsi"/>
          <w:i/>
          <w:iCs/>
          <w:color w:val="000000"/>
        </w:rPr>
        <w:t xml:space="preserve"> the Psyche. </w:t>
      </w:r>
      <w:r>
        <w:rPr>
          <w:rFonts w:eastAsia="Times New Roman" w:cstheme="minorHAnsi"/>
          <w:color w:val="000000"/>
        </w:rPr>
        <w:t xml:space="preserve">Deal </w:t>
      </w:r>
      <w:r w:rsidRPr="00A27EFB">
        <w:rPr>
          <w:rFonts w:eastAsia="Times New Roman" w:cstheme="minorHAnsi"/>
          <w:color w:val="000000"/>
        </w:rPr>
        <w:t xml:space="preserve">1 </w:t>
      </w:r>
      <w:r>
        <w:rPr>
          <w:rFonts w:eastAsia="Times New Roman" w:cstheme="minorHAnsi"/>
          <w:color w:val="000000"/>
        </w:rPr>
        <w:t xml:space="preserve">additional </w:t>
      </w:r>
      <w:r w:rsidRPr="00A27EFB">
        <w:rPr>
          <w:rFonts w:eastAsia="Times New Roman" w:cstheme="minorHAnsi"/>
          <w:color w:val="000000"/>
        </w:rPr>
        <w:t xml:space="preserve">point of </w:t>
      </w:r>
      <w:r>
        <w:rPr>
          <w:rFonts w:eastAsia="Times New Roman" w:cstheme="minorHAnsi"/>
          <w:color w:val="000000"/>
        </w:rPr>
        <w:t xml:space="preserve">psychic </w:t>
      </w:r>
      <w:r w:rsidRPr="00A27EFB">
        <w:rPr>
          <w:rFonts w:eastAsia="Times New Roman" w:cstheme="minorHAnsi"/>
          <w:color w:val="000000"/>
        </w:rPr>
        <w:t xml:space="preserve">damage </w:t>
      </w:r>
      <w:r>
        <w:rPr>
          <w:rFonts w:eastAsia="Times New Roman" w:cstheme="minorHAnsi"/>
          <w:color w:val="000000"/>
        </w:rPr>
        <w:t xml:space="preserve">per damage dice </w:t>
      </w:r>
      <w:r w:rsidRPr="00A27EFB">
        <w:rPr>
          <w:rFonts w:eastAsia="Times New Roman" w:cstheme="minorHAnsi"/>
          <w:color w:val="000000"/>
        </w:rPr>
        <w:t xml:space="preserve">with spells and abilities that deal </w:t>
      </w:r>
      <w:r>
        <w:rPr>
          <w:rFonts w:eastAsia="Times New Roman" w:cstheme="minorHAnsi"/>
          <w:color w:val="000000"/>
        </w:rPr>
        <w:t xml:space="preserve">psychic </w:t>
      </w:r>
      <w:r w:rsidRPr="00A27EFB">
        <w:rPr>
          <w:rFonts w:eastAsia="Times New Roman" w:cstheme="minorHAnsi"/>
          <w:color w:val="000000"/>
        </w:rPr>
        <w:t xml:space="preserve">damage. </w:t>
      </w:r>
      <w:r>
        <w:rPr>
          <w:rFonts w:eastAsia="Times New Roman" w:cstheme="minorHAnsi"/>
          <w:color w:val="000000"/>
        </w:rPr>
        <w:t xml:space="preserve">This can be spent after rolling for damage, and applies once per spell. This does not stack with similar abilities. </w:t>
      </w:r>
    </w:p>
    <w:p w14:paraId="72BE7A0F" w14:textId="77777777" w:rsidR="004476D8" w:rsidRPr="000D539E" w:rsidRDefault="004476D8" w:rsidP="004476D8">
      <w:pPr>
        <w:rPr>
          <w:rFonts w:eastAsia="Times New Roman" w:cstheme="minorHAnsi"/>
          <w:color w:val="000000"/>
        </w:rPr>
      </w:pPr>
      <w:r w:rsidRPr="000D539E">
        <w:rPr>
          <w:rFonts w:eastAsia="Times New Roman" w:cstheme="minorHAnsi"/>
          <w:color w:val="000000"/>
        </w:rPr>
        <w:t xml:space="preserve">You may have a maximum number of </w:t>
      </w:r>
      <w:r>
        <w:rPr>
          <w:rFonts w:eastAsia="Times New Roman" w:cstheme="minorHAnsi"/>
          <w:color w:val="000000"/>
        </w:rPr>
        <w:t xml:space="preserve">orbs </w:t>
      </w:r>
      <w:r w:rsidRPr="000D539E">
        <w:rPr>
          <w:rFonts w:eastAsia="Times New Roman" w:cstheme="minorHAnsi"/>
          <w:color w:val="000000"/>
        </w:rPr>
        <w:t xml:space="preserve">equal to 2 plus your Proficiency bonus, and they remain for one hour after being acquired. </w:t>
      </w:r>
    </w:p>
    <w:p w14:paraId="105D782E" w14:textId="77777777" w:rsidR="00AB25EF" w:rsidRPr="000D5DB5" w:rsidRDefault="00AB25EF">
      <w:pPr>
        <w:contextualSpacing/>
        <w:rPr>
          <w:rFonts w:eastAsia="Times New Roman" w:cstheme="minorHAnsi"/>
          <w:sz w:val="24"/>
          <w:szCs w:val="24"/>
        </w:rPr>
      </w:pPr>
    </w:p>
    <w:p w14:paraId="6CD8316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Mind Quickening. </w:t>
      </w:r>
      <w:r w:rsidRPr="000D5DB5">
        <w:rPr>
          <w:rFonts w:eastAsia="Times New Roman" w:cstheme="minorHAnsi"/>
          <w:color w:val="000000"/>
        </w:rPr>
        <w:t xml:space="preserve">Also starting at 1st level, your expanded mind gives you the ability to touch the minds of other creatures. You can communicate telepathically with any creature you can see within 30 feet of you. You don’t need to share a language with the creature for it to understand your telepathic utterances, but the creature must be able to understand at least one language. </w:t>
      </w:r>
    </w:p>
    <w:p w14:paraId="3CEB710A"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 xml:space="preserve">You may also pronounce the verbal components of your </w:t>
      </w:r>
      <w:r w:rsidR="00BF3164" w:rsidRPr="000D5DB5">
        <w:rPr>
          <w:rFonts w:eastAsia="Times New Roman" w:cstheme="minorHAnsi"/>
          <w:color w:val="000000"/>
        </w:rPr>
        <w:t xml:space="preserve">priest </w:t>
      </w:r>
      <w:r w:rsidRPr="000D5DB5">
        <w:rPr>
          <w:rFonts w:eastAsia="Times New Roman" w:cstheme="minorHAnsi"/>
          <w:color w:val="000000"/>
        </w:rPr>
        <w:t xml:space="preserve">spells mentally, so that only the target can hear them. </w:t>
      </w:r>
      <w:r w:rsidR="00BF3164" w:rsidRPr="000D5DB5">
        <w:rPr>
          <w:rFonts w:eastAsia="Times New Roman" w:cstheme="minorHAnsi"/>
          <w:color w:val="000000"/>
        </w:rPr>
        <w:t>This way, you cast spells in areas of silence or while muted</w:t>
      </w:r>
      <w:r w:rsidR="009D55CD">
        <w:rPr>
          <w:rFonts w:eastAsia="Times New Roman" w:cstheme="minorHAnsi"/>
          <w:color w:val="000000"/>
        </w:rPr>
        <w:t>, so long as at least one target of the spell is within 30 feet and within line of sight</w:t>
      </w:r>
      <w:r w:rsidR="00BF3164" w:rsidRPr="000D5DB5">
        <w:rPr>
          <w:rFonts w:eastAsia="Times New Roman" w:cstheme="minorHAnsi"/>
          <w:color w:val="000000"/>
        </w:rPr>
        <w:t xml:space="preserve">. </w:t>
      </w:r>
    </w:p>
    <w:p w14:paraId="2F5C70F7" w14:textId="77777777" w:rsidR="00505587" w:rsidRPr="000D5DB5" w:rsidRDefault="00505587">
      <w:pPr>
        <w:contextualSpacing/>
        <w:rPr>
          <w:rFonts w:eastAsia="Times New Roman" w:cstheme="minorHAnsi"/>
          <w:sz w:val="24"/>
          <w:szCs w:val="24"/>
        </w:rPr>
      </w:pPr>
    </w:p>
    <w:p w14:paraId="08666F87" w14:textId="77777777" w:rsidR="00BF378D" w:rsidRDefault="00BF378D" w:rsidP="00BF378D">
      <w:pPr>
        <w:contextualSpacing/>
        <w:rPr>
          <w:rFonts w:eastAsia="Times New Roman" w:cstheme="minorHAnsi"/>
          <w:color w:val="000000"/>
        </w:rPr>
      </w:pPr>
      <w:r>
        <w:rPr>
          <w:rFonts w:eastAsia="Times New Roman" w:cstheme="minorHAnsi"/>
          <w:b/>
          <w:bCs/>
          <w:color w:val="000000"/>
        </w:rPr>
        <w:t xml:space="preserve">Attuned to the </w:t>
      </w:r>
      <w:r w:rsidR="0071401A">
        <w:rPr>
          <w:rFonts w:eastAsia="Times New Roman" w:cstheme="minorHAnsi"/>
          <w:b/>
          <w:bCs/>
          <w:color w:val="000000"/>
        </w:rPr>
        <w:t xml:space="preserve">Void. </w:t>
      </w:r>
      <w:r>
        <w:rPr>
          <w:rFonts w:eastAsia="Times New Roman" w:cstheme="minorHAnsi"/>
          <w:color w:val="000000"/>
        </w:rPr>
        <w:t>S</w:t>
      </w:r>
      <w:r w:rsidR="0071401A">
        <w:rPr>
          <w:rFonts w:eastAsia="Times New Roman" w:cstheme="minorHAnsi"/>
          <w:color w:val="000000"/>
        </w:rPr>
        <w:t xml:space="preserve">tarting at 2nd level, you may </w:t>
      </w:r>
      <w:r>
        <w:rPr>
          <w:rFonts w:eastAsia="Times New Roman" w:cstheme="minorHAnsi"/>
          <w:color w:val="000000"/>
        </w:rPr>
        <w:t xml:space="preserve">dip your spells into the raw maddening power of the Void, coloring them permanently. </w:t>
      </w:r>
      <w:r w:rsidR="0071401A">
        <w:rPr>
          <w:rFonts w:eastAsia="Times New Roman" w:cstheme="minorHAnsi"/>
          <w:color w:val="000000"/>
        </w:rPr>
        <w:t>Choose a number of priest spells equal to your proficiency bonus</w:t>
      </w:r>
      <w:r>
        <w:rPr>
          <w:rFonts w:eastAsia="Times New Roman" w:cstheme="minorHAnsi"/>
          <w:color w:val="000000"/>
        </w:rPr>
        <w:t xml:space="preserve">. </w:t>
      </w:r>
    </w:p>
    <w:p w14:paraId="5CD13F92" w14:textId="77777777" w:rsidR="0071401A" w:rsidRDefault="0071401A" w:rsidP="00BF378D">
      <w:pPr>
        <w:contextualSpacing/>
        <w:rPr>
          <w:rFonts w:eastAsia="Times New Roman" w:cstheme="minorHAnsi"/>
          <w:sz w:val="24"/>
          <w:szCs w:val="24"/>
        </w:rPr>
      </w:pPr>
      <w:r>
        <w:rPr>
          <w:rFonts w:eastAsia="Times New Roman" w:cstheme="minorHAnsi"/>
          <w:color w:val="000000"/>
        </w:rPr>
        <w:t>Y</w:t>
      </w:r>
      <w:r w:rsidRPr="000D5DB5">
        <w:rPr>
          <w:rFonts w:eastAsia="Times New Roman" w:cstheme="minorHAnsi"/>
          <w:color w:val="000000"/>
        </w:rPr>
        <w:t xml:space="preserve">ou may scribe </w:t>
      </w:r>
      <w:r w:rsidR="00BF378D">
        <w:rPr>
          <w:rFonts w:eastAsia="Times New Roman" w:cstheme="minorHAnsi"/>
          <w:color w:val="000000"/>
        </w:rPr>
        <w:t xml:space="preserve">such </w:t>
      </w:r>
      <w:r w:rsidRPr="000D5DB5">
        <w:rPr>
          <w:rFonts w:eastAsia="Times New Roman" w:cstheme="minorHAnsi"/>
          <w:color w:val="000000"/>
        </w:rPr>
        <w:t xml:space="preserve">spells </w:t>
      </w:r>
      <w:r w:rsidR="00BF378D">
        <w:rPr>
          <w:rFonts w:eastAsia="Times New Roman" w:cstheme="minorHAnsi"/>
          <w:color w:val="000000"/>
        </w:rPr>
        <w:t xml:space="preserve">that deal damage </w:t>
      </w:r>
      <w:r w:rsidRPr="000D5DB5">
        <w:rPr>
          <w:rFonts w:eastAsia="Times New Roman" w:cstheme="minorHAnsi"/>
          <w:color w:val="000000"/>
        </w:rPr>
        <w:t xml:space="preserve">with other energy types as </w:t>
      </w:r>
      <w:r>
        <w:rPr>
          <w:rFonts w:eastAsia="Times New Roman" w:cstheme="minorHAnsi"/>
          <w:color w:val="000000"/>
        </w:rPr>
        <w:t xml:space="preserve">psychic or shadow </w:t>
      </w:r>
      <w:r w:rsidRPr="000D5DB5">
        <w:rPr>
          <w:rFonts w:eastAsia="Times New Roman" w:cstheme="minorHAnsi"/>
          <w:color w:val="000000"/>
        </w:rPr>
        <w:t xml:space="preserve">spells in your spellbook. The spells act the same way, unless the DM rules it is unreasonable. </w:t>
      </w:r>
    </w:p>
    <w:p w14:paraId="6280A059" w14:textId="77777777" w:rsidR="00BF378D" w:rsidRPr="000D5DB5" w:rsidRDefault="00BF378D" w:rsidP="00BF378D">
      <w:pPr>
        <w:contextualSpacing/>
        <w:rPr>
          <w:rFonts w:eastAsia="Times New Roman" w:cstheme="minorHAnsi"/>
          <w:sz w:val="24"/>
          <w:szCs w:val="24"/>
        </w:rPr>
      </w:pPr>
    </w:p>
    <w:p w14:paraId="7B946E24" w14:textId="77777777" w:rsidR="00BF378D" w:rsidRDefault="00BF378D" w:rsidP="00BF378D">
      <w:pPr>
        <w:contextualSpacing/>
        <w:rPr>
          <w:rFonts w:eastAsia="Times New Roman" w:cstheme="minorHAnsi"/>
          <w:color w:val="000000"/>
        </w:rPr>
      </w:pPr>
      <w:r w:rsidRPr="000D5DB5">
        <w:rPr>
          <w:rFonts w:eastAsia="Times New Roman" w:cstheme="minorHAnsi"/>
          <w:b/>
          <w:bCs/>
          <w:color w:val="000000"/>
        </w:rPr>
        <w:t>Channel Divinity</w:t>
      </w:r>
      <w:r>
        <w:rPr>
          <w:rFonts w:eastAsia="Times New Roman" w:cstheme="minorHAnsi"/>
          <w:b/>
          <w:bCs/>
          <w:color w:val="000000"/>
        </w:rPr>
        <w:t xml:space="preserve">: </w:t>
      </w:r>
      <w:r w:rsidRPr="000D5DB5">
        <w:rPr>
          <w:rFonts w:eastAsia="Times New Roman" w:cstheme="minorHAnsi"/>
          <w:b/>
          <w:bCs/>
          <w:color w:val="000000"/>
        </w:rPr>
        <w:t xml:space="preserve">Devouring Plague. </w:t>
      </w:r>
      <w:r>
        <w:rPr>
          <w:rFonts w:eastAsia="Times New Roman" w:cstheme="minorHAnsi"/>
          <w:color w:val="000000"/>
        </w:rPr>
        <w:t>Also s</w:t>
      </w:r>
      <w:r w:rsidRPr="000D5DB5">
        <w:rPr>
          <w:rFonts w:eastAsia="Times New Roman" w:cstheme="minorHAnsi"/>
          <w:color w:val="000000"/>
        </w:rPr>
        <w:t xml:space="preserve">tarting at 2nd level, you may use an action while presenting your unholy symbol to evoke dark energy, dealing psychic damage equal to five times your </w:t>
      </w:r>
      <w:r>
        <w:rPr>
          <w:rFonts w:eastAsia="Times New Roman" w:cstheme="minorHAnsi"/>
          <w:color w:val="000000"/>
        </w:rPr>
        <w:t>priest</w:t>
      </w:r>
      <w:r w:rsidRPr="000D5DB5">
        <w:rPr>
          <w:rFonts w:eastAsia="Times New Roman" w:cstheme="minorHAnsi"/>
          <w:color w:val="000000"/>
        </w:rPr>
        <w:t xml:space="preserve"> level, halved with a Spirit saving throw. Choose any creatures within 30 feet of you, and divide th</w:t>
      </w:r>
      <w:r>
        <w:rPr>
          <w:rFonts w:eastAsia="Times New Roman" w:cstheme="minorHAnsi"/>
          <w:color w:val="000000"/>
        </w:rPr>
        <w:t>e</w:t>
      </w:r>
      <w:r w:rsidRPr="000D5DB5">
        <w:rPr>
          <w:rFonts w:eastAsia="Times New Roman" w:cstheme="minorHAnsi"/>
          <w:color w:val="000000"/>
        </w:rPr>
        <w:t xml:space="preserve"> damage among them. This feature can reduce a creature to no more than half of its hit point maximum. You can’t use this feature on undead or constructs. You regain hit points equal to the total damage you dealt. </w:t>
      </w:r>
    </w:p>
    <w:p w14:paraId="085245EE" w14:textId="77777777" w:rsidR="00BF378D" w:rsidRDefault="00BF378D" w:rsidP="00BF378D">
      <w:pPr>
        <w:contextualSpacing/>
        <w:rPr>
          <w:rFonts w:eastAsia="Times New Roman" w:cstheme="minorHAnsi"/>
          <w:color w:val="000000"/>
        </w:rPr>
      </w:pPr>
      <w:r w:rsidRPr="000D5DB5">
        <w:rPr>
          <w:rFonts w:eastAsia="Times New Roman" w:cstheme="minorHAnsi"/>
          <w:color w:val="000000"/>
        </w:rPr>
        <w:t xml:space="preserve">If you </w:t>
      </w:r>
      <w:r>
        <w:rPr>
          <w:rFonts w:eastAsia="Times New Roman" w:cstheme="minorHAnsi"/>
          <w:color w:val="000000"/>
        </w:rPr>
        <w:t xml:space="preserve">have at least one </w:t>
      </w:r>
      <w:r w:rsidRPr="000D5DB5">
        <w:rPr>
          <w:rFonts w:eastAsia="Times New Roman" w:cstheme="minorHAnsi"/>
          <w:color w:val="000000"/>
        </w:rPr>
        <w:t>shadow orb</w:t>
      </w:r>
      <w:r>
        <w:rPr>
          <w:rFonts w:eastAsia="Times New Roman" w:cstheme="minorHAnsi"/>
          <w:color w:val="000000"/>
        </w:rPr>
        <w:t xml:space="preserve"> before using this ability</w:t>
      </w:r>
      <w:r w:rsidRPr="000D5DB5">
        <w:rPr>
          <w:rFonts w:eastAsia="Times New Roman" w:cstheme="minorHAnsi"/>
          <w:color w:val="000000"/>
        </w:rPr>
        <w:t xml:space="preserve">, you may </w:t>
      </w:r>
      <w:r>
        <w:rPr>
          <w:rFonts w:eastAsia="Times New Roman" w:cstheme="minorHAnsi"/>
          <w:color w:val="000000"/>
        </w:rPr>
        <w:t xml:space="preserve">choose to gain no shadow orbs from this ability’s use for the round, and share the healing gained with them (costing one </w:t>
      </w:r>
      <w:r w:rsidRPr="000D5DB5">
        <w:rPr>
          <w:rFonts w:eastAsia="Times New Roman" w:cstheme="minorHAnsi"/>
          <w:color w:val="000000"/>
        </w:rPr>
        <w:t>shadow orb</w:t>
      </w:r>
      <w:r>
        <w:rPr>
          <w:rFonts w:eastAsia="Times New Roman" w:cstheme="minorHAnsi"/>
          <w:color w:val="000000"/>
        </w:rPr>
        <w:t xml:space="preserve"> to include one creature in the sharing)</w:t>
      </w:r>
      <w:r w:rsidRPr="000D5DB5">
        <w:rPr>
          <w:rFonts w:eastAsia="Times New Roman" w:cstheme="minorHAnsi"/>
          <w:color w:val="000000"/>
        </w:rPr>
        <w:t xml:space="preserve">. </w:t>
      </w:r>
    </w:p>
    <w:p w14:paraId="57516FD6" w14:textId="370A28AC" w:rsidR="00BF378D" w:rsidRPr="00422652" w:rsidRDefault="00BF378D">
      <w:pPr>
        <w:contextualSpacing/>
        <w:rPr>
          <w:rFonts w:eastAsia="Times New Roman" w:cstheme="minorHAnsi"/>
          <w:rPrChange w:id="2037" w:author="Admin" w:date="2021-08-22T05:29:00Z">
            <w:rPr>
              <w:rFonts w:eastAsia="Times New Roman" w:cstheme="minorHAnsi"/>
              <w:color w:val="000000"/>
            </w:rPr>
          </w:rPrChange>
        </w:rPr>
      </w:pPr>
      <w:r w:rsidRPr="00422652">
        <w:rPr>
          <w:rFonts w:eastAsia="Times New Roman" w:cstheme="minorHAnsi"/>
          <w:rPrChange w:id="2038" w:author="Admin" w:date="2021-08-22T05:29:00Z">
            <w:rPr>
              <w:rFonts w:eastAsia="Times New Roman" w:cstheme="minorHAnsi"/>
              <w:color w:val="000000"/>
            </w:rPr>
          </w:rPrChange>
        </w:rPr>
        <w:t xml:space="preserve">You may reduce the amount of hit points you (and your chosen allies) can potentially gain from this ability and convert the healing energies to mana restoration. Every </w:t>
      </w:r>
      <w:ins w:id="2039" w:author="Admin" w:date="2021-08-22T04:52:00Z">
        <w:r w:rsidR="00DE3B88" w:rsidRPr="00422652">
          <w:rPr>
            <w:rFonts w:eastAsia="Times New Roman" w:cstheme="minorHAnsi"/>
            <w:rPrChange w:id="2040" w:author="Admin" w:date="2021-08-22T05:29:00Z">
              <w:rPr>
                <w:rFonts w:eastAsia="Times New Roman" w:cstheme="minorHAnsi"/>
                <w:color w:val="FF0000"/>
              </w:rPr>
            </w:rPrChange>
          </w:rPr>
          <w:t>5</w:t>
        </w:r>
      </w:ins>
      <w:ins w:id="2041" w:author="Admin" w:date="2021-08-22T04:16:00Z">
        <w:r w:rsidR="006E24EF" w:rsidRPr="00422652">
          <w:rPr>
            <w:rFonts w:eastAsia="Times New Roman" w:cstheme="minorHAnsi"/>
            <w:rPrChange w:id="2042" w:author="Admin" w:date="2021-08-22T05:29:00Z">
              <w:rPr>
                <w:rFonts w:eastAsia="Times New Roman" w:cstheme="minorHAnsi"/>
                <w:color w:val="000000"/>
              </w:rPr>
            </w:rPrChange>
          </w:rPr>
          <w:t xml:space="preserve"> </w:t>
        </w:r>
      </w:ins>
      <w:del w:id="2043" w:author="Admin" w:date="2021-08-22T04:16:00Z">
        <w:r w:rsidRPr="00422652" w:rsidDel="006E24EF">
          <w:rPr>
            <w:rFonts w:eastAsia="Times New Roman" w:cstheme="minorHAnsi"/>
            <w:rPrChange w:id="2044" w:author="Admin" w:date="2021-08-22T05:29:00Z">
              <w:rPr>
                <w:rFonts w:eastAsia="Times New Roman" w:cstheme="minorHAnsi"/>
                <w:color w:val="000000"/>
              </w:rPr>
            </w:rPrChange>
          </w:rPr>
          <w:delText xml:space="preserve">five </w:delText>
        </w:r>
      </w:del>
      <w:r w:rsidRPr="00422652">
        <w:rPr>
          <w:rFonts w:eastAsia="Times New Roman" w:cstheme="minorHAnsi"/>
          <w:rPrChange w:id="2045" w:author="Admin" w:date="2021-08-22T05:29:00Z">
            <w:rPr>
              <w:rFonts w:eastAsia="Times New Roman" w:cstheme="minorHAnsi"/>
              <w:color w:val="000000"/>
            </w:rPr>
          </w:rPrChange>
        </w:rPr>
        <w:t>hit point</w:t>
      </w:r>
      <w:ins w:id="2046" w:author="Admin" w:date="2021-08-22T04:52:00Z">
        <w:r w:rsidR="00DE3B88" w:rsidRPr="00422652">
          <w:rPr>
            <w:rFonts w:eastAsia="Times New Roman" w:cstheme="minorHAnsi"/>
            <w:rPrChange w:id="2047" w:author="Admin" w:date="2021-08-22T05:29:00Z">
              <w:rPr>
                <w:rFonts w:eastAsia="Times New Roman" w:cstheme="minorHAnsi"/>
                <w:color w:val="FF0000"/>
              </w:rPr>
            </w:rPrChange>
          </w:rPr>
          <w:t>s</w:t>
        </w:r>
      </w:ins>
      <w:del w:id="2048" w:author="Admin" w:date="2021-08-22T04:16:00Z">
        <w:r w:rsidRPr="00422652" w:rsidDel="006E24EF">
          <w:rPr>
            <w:rFonts w:eastAsia="Times New Roman" w:cstheme="minorHAnsi"/>
            <w:rPrChange w:id="2049" w:author="Admin" w:date="2021-08-22T05:29:00Z">
              <w:rPr>
                <w:rFonts w:eastAsia="Times New Roman" w:cstheme="minorHAnsi"/>
                <w:color w:val="000000"/>
              </w:rPr>
            </w:rPrChange>
          </w:rPr>
          <w:delText>s</w:delText>
        </w:r>
      </w:del>
      <w:r w:rsidRPr="00422652">
        <w:rPr>
          <w:rFonts w:eastAsia="Times New Roman" w:cstheme="minorHAnsi"/>
          <w:rPrChange w:id="2050" w:author="Admin" w:date="2021-08-22T05:29:00Z">
            <w:rPr>
              <w:rFonts w:eastAsia="Times New Roman" w:cstheme="minorHAnsi"/>
              <w:color w:val="000000"/>
            </w:rPr>
          </w:rPrChange>
        </w:rPr>
        <w:t xml:space="preserve"> of healing </w:t>
      </w:r>
      <w:del w:id="2051" w:author="Admin" w:date="2021-08-22T04:16:00Z">
        <w:r w:rsidRPr="00422652" w:rsidDel="006E24EF">
          <w:rPr>
            <w:rFonts w:eastAsia="Times New Roman" w:cstheme="minorHAnsi"/>
            <w:rPrChange w:id="2052" w:author="Admin" w:date="2021-08-22T05:29:00Z">
              <w:rPr>
                <w:rFonts w:eastAsia="Times New Roman" w:cstheme="minorHAnsi"/>
                <w:color w:val="000000"/>
              </w:rPr>
            </w:rPrChange>
          </w:rPr>
          <w:delText xml:space="preserve">are </w:delText>
        </w:r>
      </w:del>
      <w:ins w:id="2053" w:author="Admin" w:date="2021-08-22T04:16:00Z">
        <w:r w:rsidR="006E24EF" w:rsidRPr="00422652">
          <w:rPr>
            <w:rFonts w:eastAsia="Times New Roman" w:cstheme="minorHAnsi"/>
            <w:rPrChange w:id="2054" w:author="Admin" w:date="2021-08-22T05:29:00Z">
              <w:rPr>
                <w:rFonts w:eastAsia="Times New Roman" w:cstheme="minorHAnsi"/>
                <w:color w:val="000000"/>
              </w:rPr>
            </w:rPrChange>
          </w:rPr>
          <w:t xml:space="preserve">is </w:t>
        </w:r>
      </w:ins>
      <w:r w:rsidRPr="00422652">
        <w:rPr>
          <w:rFonts w:eastAsia="Times New Roman" w:cstheme="minorHAnsi"/>
          <w:rPrChange w:id="2055" w:author="Admin" w:date="2021-08-22T05:29:00Z">
            <w:rPr>
              <w:rFonts w:eastAsia="Times New Roman" w:cstheme="minorHAnsi"/>
              <w:color w:val="000000"/>
            </w:rPr>
          </w:rPrChange>
        </w:rPr>
        <w:t xml:space="preserve">converted to </w:t>
      </w:r>
      <w:del w:id="2056" w:author="Admin" w:date="2021-08-22T04:16:00Z">
        <w:r w:rsidRPr="00422652" w:rsidDel="006E24EF">
          <w:rPr>
            <w:rFonts w:eastAsia="Times New Roman" w:cstheme="minorHAnsi"/>
            <w:rPrChange w:id="2057" w:author="Admin" w:date="2021-08-22T05:29:00Z">
              <w:rPr>
                <w:rFonts w:eastAsia="Times New Roman" w:cstheme="minorHAnsi"/>
                <w:color w:val="000000"/>
              </w:rPr>
            </w:rPrChange>
          </w:rPr>
          <w:delText xml:space="preserve">one </w:delText>
        </w:r>
      </w:del>
      <w:ins w:id="2058" w:author="Admin" w:date="2021-08-22T04:16:00Z">
        <w:r w:rsidR="006E24EF" w:rsidRPr="00422652">
          <w:rPr>
            <w:rFonts w:eastAsia="Times New Roman" w:cstheme="minorHAnsi"/>
            <w:rPrChange w:id="2059" w:author="Admin" w:date="2021-08-22T05:29:00Z">
              <w:rPr>
                <w:rFonts w:eastAsia="Times New Roman" w:cstheme="minorHAnsi"/>
                <w:color w:val="000000"/>
              </w:rPr>
            </w:rPrChange>
          </w:rPr>
          <w:t xml:space="preserve">1 </w:t>
        </w:r>
      </w:ins>
      <w:r w:rsidRPr="00422652">
        <w:rPr>
          <w:rFonts w:eastAsia="Times New Roman" w:cstheme="minorHAnsi"/>
          <w:rPrChange w:id="2060" w:author="Admin" w:date="2021-08-22T05:29:00Z">
            <w:rPr>
              <w:rFonts w:eastAsia="Times New Roman" w:cstheme="minorHAnsi"/>
              <w:color w:val="000000"/>
            </w:rPr>
          </w:rPrChange>
        </w:rPr>
        <w:t>mana point</w:t>
      </w:r>
      <w:del w:id="2061" w:author="Admin" w:date="2021-08-22T04:53:00Z">
        <w:r w:rsidRPr="00422652" w:rsidDel="00DE3B88">
          <w:rPr>
            <w:rFonts w:eastAsia="Times New Roman" w:cstheme="minorHAnsi"/>
            <w:rPrChange w:id="2062" w:author="Admin" w:date="2021-08-22T05:29:00Z">
              <w:rPr>
                <w:rFonts w:eastAsia="Times New Roman" w:cstheme="minorHAnsi"/>
                <w:color w:val="000000"/>
              </w:rPr>
            </w:rPrChange>
          </w:rPr>
          <w:delText xml:space="preserve"> (up to a maximum of half the healing potential)</w:delText>
        </w:r>
      </w:del>
      <w:r w:rsidRPr="00422652">
        <w:rPr>
          <w:rFonts w:eastAsia="Times New Roman" w:cstheme="minorHAnsi"/>
          <w:rPrChange w:id="2063" w:author="Admin" w:date="2021-08-22T05:29:00Z">
            <w:rPr>
              <w:rFonts w:eastAsia="Times New Roman" w:cstheme="minorHAnsi"/>
              <w:color w:val="000000"/>
            </w:rPr>
          </w:rPrChange>
        </w:rPr>
        <w:t xml:space="preserve">. </w:t>
      </w:r>
      <w:del w:id="2064" w:author="Admin" w:date="2021-08-22T05:23:00Z">
        <w:r w:rsidRPr="00422652" w:rsidDel="00422652">
          <w:rPr>
            <w:rFonts w:eastAsia="Times New Roman" w:cstheme="minorHAnsi"/>
            <w:rPrChange w:id="2065" w:author="Admin" w:date="2021-08-22T05:29:00Z">
              <w:rPr>
                <w:rFonts w:eastAsia="Times New Roman" w:cstheme="minorHAnsi"/>
                <w:color w:val="000000"/>
              </w:rPr>
            </w:rPrChange>
          </w:rPr>
          <w:delText xml:space="preserve">Once a creature benefits from this mana restoration, it cannot benefit again until it completes a long rest. </w:delText>
        </w:r>
      </w:del>
      <w:ins w:id="2066" w:author="Admin" w:date="2021-08-22T05:23:00Z">
        <w:r w:rsidR="00422652" w:rsidRPr="00422652">
          <w:rPr>
            <w:rFonts w:eastAsia="Times New Roman" w:cstheme="minorHAnsi"/>
            <w:rPrChange w:id="2067" w:author="Admin" w:date="2021-08-22T05:29:00Z">
              <w:rPr>
                <w:rFonts w:eastAsia="Times New Roman" w:cstheme="minorHAnsi"/>
                <w:color w:val="FF0000"/>
              </w:rPr>
            </w:rPrChange>
          </w:rPr>
          <w:t>Once you restore a total amount of mana using this ability equal to your priest level, you cannot restore mana until you complete a long rest.</w:t>
        </w:r>
      </w:ins>
    </w:p>
    <w:p w14:paraId="6A3C3D4E" w14:textId="77777777" w:rsidR="00BF378D" w:rsidRDefault="00BF378D" w:rsidP="00BF378D">
      <w:pPr>
        <w:contextualSpacing/>
        <w:rPr>
          <w:rFonts w:eastAsia="Times New Roman" w:cstheme="minorHAnsi"/>
          <w:sz w:val="24"/>
          <w:szCs w:val="24"/>
        </w:rPr>
      </w:pPr>
    </w:p>
    <w:p w14:paraId="2408CE00" w14:textId="77777777" w:rsidR="009D55CD" w:rsidRPr="009073E3" w:rsidRDefault="00AB25EF" w:rsidP="009D55CD">
      <w:pPr>
        <w:contextualSpacing/>
        <w:rPr>
          <w:rFonts w:eastAsia="Times New Roman" w:cstheme="minorHAnsi"/>
          <w:color w:val="000000"/>
        </w:rPr>
      </w:pPr>
      <w:r w:rsidRPr="000D5DB5">
        <w:rPr>
          <w:rFonts w:eastAsia="Times New Roman" w:cstheme="minorHAnsi"/>
          <w:b/>
          <w:bCs/>
          <w:color w:val="000000"/>
        </w:rPr>
        <w:t>Channel Divinity</w:t>
      </w:r>
      <w:r w:rsidR="00DE2CAA">
        <w:rPr>
          <w:rFonts w:eastAsia="Times New Roman" w:cstheme="minorHAnsi"/>
          <w:b/>
          <w:bCs/>
          <w:color w:val="000000"/>
        </w:rPr>
        <w:t xml:space="preserve">: </w:t>
      </w:r>
      <w:r w:rsidRPr="000D5DB5">
        <w:rPr>
          <w:rFonts w:eastAsia="Times New Roman" w:cstheme="minorHAnsi"/>
          <w:b/>
          <w:bCs/>
          <w:color w:val="000000"/>
        </w:rPr>
        <w:t xml:space="preserve">Focused Psyche. </w:t>
      </w:r>
      <w:r w:rsidRPr="000D5DB5">
        <w:rPr>
          <w:rFonts w:eastAsia="Times New Roman" w:cstheme="minorHAnsi"/>
          <w:color w:val="000000"/>
        </w:rPr>
        <w:t xml:space="preserve">Starting at 6th level, you may use a channel </w:t>
      </w:r>
      <w:r w:rsidR="0004365F">
        <w:rPr>
          <w:rFonts w:eastAsia="Times New Roman" w:cstheme="minorHAnsi"/>
          <w:color w:val="000000"/>
        </w:rPr>
        <w:t xml:space="preserve">divinity </w:t>
      </w:r>
      <w:r w:rsidRPr="000D5DB5">
        <w:rPr>
          <w:rFonts w:eastAsia="Times New Roman" w:cstheme="minorHAnsi"/>
          <w:color w:val="000000"/>
        </w:rPr>
        <w:t xml:space="preserve">to alter the target </w:t>
      </w:r>
      <w:r w:rsidR="009073E3">
        <w:rPr>
          <w:rFonts w:eastAsia="Times New Roman" w:cstheme="minorHAnsi"/>
          <w:color w:val="000000"/>
        </w:rPr>
        <w:t xml:space="preserve">and refresh the duration </w:t>
      </w:r>
      <w:r w:rsidRPr="000D5DB5">
        <w:rPr>
          <w:rFonts w:eastAsia="Times New Roman" w:cstheme="minorHAnsi"/>
          <w:color w:val="000000"/>
        </w:rPr>
        <w:t xml:space="preserve">of any </w:t>
      </w:r>
      <w:r w:rsidR="00F55063" w:rsidRPr="000D5DB5">
        <w:rPr>
          <w:rFonts w:eastAsia="Times New Roman" w:cstheme="minorHAnsi"/>
          <w:color w:val="000000"/>
        </w:rPr>
        <w:t xml:space="preserve">damaging sigil </w:t>
      </w:r>
      <w:r w:rsidRPr="000D5DB5">
        <w:rPr>
          <w:rFonts w:eastAsia="Times New Roman" w:cstheme="minorHAnsi"/>
          <w:color w:val="000000"/>
        </w:rPr>
        <w:t xml:space="preserve">spell you cast on a target. This may be used outside </w:t>
      </w:r>
      <w:r w:rsidR="009073E3">
        <w:rPr>
          <w:rFonts w:eastAsia="Times New Roman" w:cstheme="minorHAnsi"/>
          <w:color w:val="000000"/>
        </w:rPr>
        <w:t xml:space="preserve">your </w:t>
      </w:r>
      <w:r w:rsidRPr="000D5DB5">
        <w:rPr>
          <w:rFonts w:eastAsia="Times New Roman" w:cstheme="minorHAnsi"/>
          <w:color w:val="000000"/>
        </w:rPr>
        <w:t>turn</w:t>
      </w:r>
      <w:r w:rsidR="009073E3">
        <w:rPr>
          <w:rFonts w:eastAsia="Times New Roman" w:cstheme="minorHAnsi"/>
          <w:color w:val="000000"/>
        </w:rPr>
        <w:t>, possibly recovering from a dispelled sigil by shifting it to another target</w:t>
      </w:r>
      <w:r w:rsidRPr="000D5DB5">
        <w:rPr>
          <w:rFonts w:eastAsia="Times New Roman" w:cstheme="minorHAnsi"/>
          <w:color w:val="000000"/>
        </w:rPr>
        <w:t xml:space="preserve">. </w:t>
      </w:r>
      <w:r w:rsidR="009073E3">
        <w:rPr>
          <w:rFonts w:eastAsia="Times New Roman" w:cstheme="minorHAnsi"/>
          <w:color w:val="000000"/>
        </w:rPr>
        <w:t xml:space="preserve">This </w:t>
      </w:r>
      <w:r w:rsidR="009073E3">
        <w:rPr>
          <w:rFonts w:eastAsia="Times New Roman" w:cstheme="minorHAnsi"/>
          <w:color w:val="000000"/>
        </w:rPr>
        <w:lastRenderedPageBreak/>
        <w:t xml:space="preserve">requires a spell attack as normal. </w:t>
      </w:r>
      <w:r w:rsidRPr="000D5DB5">
        <w:rPr>
          <w:rFonts w:eastAsia="Times New Roman" w:cstheme="minorHAnsi"/>
          <w:color w:val="000000"/>
        </w:rPr>
        <w:t xml:space="preserve">This </w:t>
      </w:r>
      <w:r w:rsidR="009073E3">
        <w:rPr>
          <w:rFonts w:eastAsia="Times New Roman" w:cstheme="minorHAnsi"/>
          <w:color w:val="000000"/>
        </w:rPr>
        <w:t>costs a reaction if used outside your turn, and a bonus action if on your turn</w:t>
      </w:r>
      <w:r w:rsidRPr="000D5DB5">
        <w:rPr>
          <w:rFonts w:eastAsia="Times New Roman" w:cstheme="minorHAnsi"/>
          <w:color w:val="000000"/>
        </w:rPr>
        <w:t>.</w:t>
      </w:r>
      <w:r w:rsidR="009D55CD">
        <w:rPr>
          <w:rFonts w:eastAsia="Times New Roman" w:cstheme="minorHAnsi"/>
          <w:color w:val="000000"/>
        </w:rPr>
        <w:t xml:space="preserve"> </w:t>
      </w:r>
    </w:p>
    <w:p w14:paraId="00D3A8BA" w14:textId="77777777" w:rsidR="00AB25EF" w:rsidRDefault="00AB25EF">
      <w:pPr>
        <w:contextualSpacing/>
        <w:rPr>
          <w:rFonts w:eastAsia="Times New Roman" w:cstheme="minorHAnsi"/>
          <w:sz w:val="24"/>
          <w:szCs w:val="24"/>
        </w:rPr>
      </w:pPr>
    </w:p>
    <w:p w14:paraId="52FC8910" w14:textId="77777777" w:rsidR="004476B1" w:rsidRDefault="004476B1" w:rsidP="004476B1">
      <w:pPr>
        <w:contextualSpacing/>
        <w:rPr>
          <w:rFonts w:eastAsia="Times New Roman" w:cstheme="minorHAnsi"/>
          <w:color w:val="000000"/>
        </w:rPr>
      </w:pPr>
      <w:r>
        <w:rPr>
          <w:rFonts w:eastAsia="Times New Roman" w:cstheme="minorHAnsi"/>
          <w:b/>
          <w:bCs/>
          <w:color w:val="000000"/>
        </w:rPr>
        <w:t xml:space="preserve">Shadow </w:t>
      </w:r>
      <w:r w:rsidRPr="000D5DB5">
        <w:rPr>
          <w:rFonts w:eastAsia="Times New Roman" w:cstheme="minorHAnsi"/>
          <w:b/>
          <w:bCs/>
          <w:color w:val="000000"/>
        </w:rPr>
        <w:t xml:space="preserve">Form. </w:t>
      </w:r>
      <w:r w:rsidRPr="000D5DB5">
        <w:rPr>
          <w:rFonts w:eastAsia="Times New Roman" w:cstheme="minorHAnsi"/>
          <w:color w:val="000000"/>
        </w:rPr>
        <w:t xml:space="preserve">Starting at 8th level, </w:t>
      </w:r>
      <w:r>
        <w:rPr>
          <w:rFonts w:eastAsia="Times New Roman" w:cstheme="minorHAnsi"/>
          <w:color w:val="000000"/>
        </w:rPr>
        <w:t xml:space="preserve">you gain the </w:t>
      </w:r>
      <w:r>
        <w:rPr>
          <w:rFonts w:eastAsia="Times New Roman" w:cstheme="minorHAnsi"/>
          <w:i/>
          <w:iCs/>
          <w:color w:val="000000"/>
        </w:rPr>
        <w:t xml:space="preserve">avatar form </w:t>
      </w:r>
      <w:r>
        <w:rPr>
          <w:rFonts w:eastAsia="Times New Roman" w:cstheme="minorHAnsi"/>
          <w:color w:val="000000"/>
        </w:rPr>
        <w:t>priest spell for no cost if you didn’t already have it. Furthermore, you augment the spell in the following ways:</w:t>
      </w:r>
    </w:p>
    <w:p w14:paraId="3D230C12" w14:textId="77777777" w:rsidR="004476B1" w:rsidRPr="004476B1" w:rsidRDefault="004476B1" w:rsidP="004476B1">
      <w:pPr>
        <w:pStyle w:val="ListParagraph"/>
        <w:numPr>
          <w:ilvl w:val="0"/>
          <w:numId w:val="24"/>
        </w:numPr>
        <w:rPr>
          <w:rFonts w:eastAsia="Times New Roman" w:cstheme="minorHAnsi"/>
          <w:color w:val="000000"/>
        </w:rPr>
      </w:pPr>
      <w:r w:rsidRPr="004476B1">
        <w:rPr>
          <w:rFonts w:eastAsia="Times New Roman" w:cstheme="minorHAnsi"/>
          <w:color w:val="000000"/>
        </w:rPr>
        <w:t>You can cast the spell as a reaction when reduced to 0 hit points. When this happens, the spell also restores one-quarter your full hit points and mana</w:t>
      </w:r>
      <w:r w:rsidR="009D55CD">
        <w:rPr>
          <w:rFonts w:eastAsia="Times New Roman" w:cstheme="minorHAnsi"/>
          <w:color w:val="000000"/>
        </w:rPr>
        <w:t>, and grants you 4 Shadow orbs</w:t>
      </w:r>
      <w:r w:rsidRPr="004476B1">
        <w:rPr>
          <w:rFonts w:eastAsia="Times New Roman" w:cstheme="minorHAnsi"/>
          <w:color w:val="000000"/>
        </w:rPr>
        <w:t xml:space="preserve">. If you enter the avatar form this way, you can only cast psychic, sigil, and domain spells so long as the form persists. </w:t>
      </w:r>
    </w:p>
    <w:p w14:paraId="0492EB01" w14:textId="77777777" w:rsidR="004476B1" w:rsidRPr="004476B1" w:rsidRDefault="004476B1" w:rsidP="004476B1">
      <w:pPr>
        <w:pStyle w:val="ListParagraph"/>
        <w:numPr>
          <w:ilvl w:val="0"/>
          <w:numId w:val="24"/>
        </w:numPr>
        <w:rPr>
          <w:rFonts w:eastAsia="Times New Roman" w:cstheme="minorHAnsi"/>
          <w:color w:val="000000"/>
        </w:rPr>
      </w:pPr>
      <w:r>
        <w:rPr>
          <w:rFonts w:eastAsia="Times New Roman" w:cstheme="minorHAnsi"/>
          <w:color w:val="000000"/>
        </w:rPr>
        <w:t xml:space="preserve">When you cast the spell, you can </w:t>
      </w:r>
      <w:r w:rsidRPr="004476B1">
        <w:rPr>
          <w:rFonts w:eastAsia="Times New Roman" w:cstheme="minorHAnsi"/>
          <w:color w:val="000000"/>
        </w:rPr>
        <w:t xml:space="preserve">dispel one magical effect on you (as if by the </w:t>
      </w:r>
      <w:r w:rsidRPr="004476B1">
        <w:rPr>
          <w:rFonts w:eastAsia="Times New Roman" w:cstheme="minorHAnsi"/>
          <w:i/>
          <w:iCs/>
          <w:color w:val="000000"/>
        </w:rPr>
        <w:t xml:space="preserve">dispel magic </w:t>
      </w:r>
      <w:r w:rsidRPr="004476B1">
        <w:rPr>
          <w:rFonts w:eastAsia="Times New Roman" w:cstheme="minorHAnsi"/>
          <w:color w:val="000000"/>
        </w:rPr>
        <w:t xml:space="preserve">spell, spell level equal to the </w:t>
      </w:r>
      <w:r w:rsidRPr="004476B1">
        <w:rPr>
          <w:rFonts w:eastAsia="Times New Roman" w:cstheme="minorHAnsi"/>
          <w:i/>
          <w:iCs/>
          <w:color w:val="000000"/>
        </w:rPr>
        <w:t>avatar form</w:t>
      </w:r>
      <w:r w:rsidRPr="004476B1">
        <w:rPr>
          <w:rFonts w:eastAsia="Times New Roman" w:cstheme="minorHAnsi"/>
          <w:color w:val="000000"/>
        </w:rPr>
        <w:t xml:space="preserve"> spell). </w:t>
      </w:r>
    </w:p>
    <w:p w14:paraId="134E3E63" w14:textId="77777777" w:rsidR="004476B1" w:rsidRDefault="004476B1" w:rsidP="009D55CD">
      <w:pPr>
        <w:contextualSpacing/>
        <w:rPr>
          <w:rFonts w:eastAsia="Times New Roman" w:cstheme="minorHAnsi"/>
          <w:sz w:val="24"/>
          <w:szCs w:val="24"/>
        </w:rPr>
      </w:pPr>
      <w:r w:rsidRPr="000D5DB5">
        <w:rPr>
          <w:rFonts w:eastAsia="Times New Roman" w:cstheme="minorHAnsi"/>
          <w:color w:val="000000"/>
        </w:rPr>
        <w:t xml:space="preserve">After </w:t>
      </w:r>
      <w:r>
        <w:rPr>
          <w:rFonts w:eastAsia="Times New Roman" w:cstheme="minorHAnsi"/>
          <w:color w:val="000000"/>
        </w:rPr>
        <w:t>the spell’s duration ends</w:t>
      </w:r>
      <w:r w:rsidRPr="000D5DB5">
        <w:rPr>
          <w:rFonts w:eastAsia="Times New Roman" w:cstheme="minorHAnsi"/>
          <w:color w:val="000000"/>
        </w:rPr>
        <w:t xml:space="preserve">, you return to your normal form, and are reduced to 10% </w:t>
      </w:r>
      <w:r>
        <w:rPr>
          <w:rFonts w:eastAsia="Times New Roman" w:cstheme="minorHAnsi"/>
          <w:color w:val="000000"/>
        </w:rPr>
        <w:t xml:space="preserve">of your maximum </w:t>
      </w:r>
      <w:r w:rsidRPr="000D5DB5">
        <w:rPr>
          <w:rFonts w:eastAsia="Times New Roman" w:cstheme="minorHAnsi"/>
          <w:color w:val="000000"/>
        </w:rPr>
        <w:t xml:space="preserve">hit points. </w:t>
      </w:r>
      <w:r>
        <w:rPr>
          <w:rFonts w:eastAsia="Times New Roman" w:cstheme="minorHAnsi"/>
          <w:color w:val="000000"/>
        </w:rPr>
        <w:t>You also learn shath’yar, if you don’t already know how to speak it.</w:t>
      </w:r>
    </w:p>
    <w:p w14:paraId="3BBC1835" w14:textId="77777777" w:rsidR="009D55CD" w:rsidRPr="000D5DB5" w:rsidRDefault="009D55CD" w:rsidP="009D55CD">
      <w:pPr>
        <w:contextualSpacing/>
        <w:rPr>
          <w:rFonts w:eastAsia="Times New Roman" w:cstheme="minorHAnsi"/>
          <w:sz w:val="24"/>
          <w:szCs w:val="24"/>
        </w:rPr>
      </w:pPr>
    </w:p>
    <w:p w14:paraId="39F98498" w14:textId="77777777" w:rsidR="009D55CD" w:rsidRDefault="00AB25EF" w:rsidP="00BA7B40">
      <w:pPr>
        <w:contextualSpacing/>
        <w:rPr>
          <w:rFonts w:eastAsia="Times New Roman" w:cstheme="minorHAnsi"/>
          <w:color w:val="000000"/>
        </w:rPr>
      </w:pPr>
      <w:r w:rsidRPr="000D5DB5">
        <w:rPr>
          <w:rFonts w:eastAsia="Times New Roman" w:cstheme="minorHAnsi"/>
          <w:b/>
          <w:bCs/>
          <w:color w:val="000000"/>
        </w:rPr>
        <w:t xml:space="preserve">Vampiric Embrace. </w:t>
      </w:r>
      <w:r w:rsidRPr="000D5DB5">
        <w:rPr>
          <w:rFonts w:eastAsia="Times New Roman" w:cstheme="minorHAnsi"/>
          <w:color w:val="000000"/>
        </w:rPr>
        <w:t xml:space="preserve">Starting at 17th level, whenever you deal damage with a </w:t>
      </w:r>
      <w:r w:rsidR="00F55063" w:rsidRPr="000D5DB5">
        <w:rPr>
          <w:rFonts w:eastAsia="Times New Roman" w:cstheme="minorHAnsi"/>
          <w:color w:val="000000"/>
        </w:rPr>
        <w:t xml:space="preserve">damaging sigil </w:t>
      </w:r>
      <w:r w:rsidRPr="000D5DB5">
        <w:rPr>
          <w:rFonts w:eastAsia="Times New Roman" w:cstheme="minorHAnsi"/>
          <w:color w:val="000000"/>
        </w:rPr>
        <w:t xml:space="preserve">or psychic effect, you may </w:t>
      </w:r>
      <w:r w:rsidR="00AF286F">
        <w:rPr>
          <w:rFonts w:eastAsia="Times New Roman" w:cstheme="minorHAnsi"/>
          <w:color w:val="000000"/>
        </w:rPr>
        <w:t xml:space="preserve">can </w:t>
      </w:r>
      <w:r w:rsidR="009D55CD">
        <w:rPr>
          <w:rFonts w:eastAsia="Times New Roman" w:cstheme="minorHAnsi"/>
          <w:color w:val="000000"/>
        </w:rPr>
        <w:t>count one-</w:t>
      </w:r>
      <w:r w:rsidR="00AF286F">
        <w:rPr>
          <w:rFonts w:eastAsia="Times New Roman" w:cstheme="minorHAnsi"/>
          <w:color w:val="000000"/>
        </w:rPr>
        <w:t>quarter</w:t>
      </w:r>
      <w:r w:rsidRPr="000D5DB5">
        <w:rPr>
          <w:rFonts w:eastAsia="Times New Roman" w:cstheme="minorHAnsi"/>
          <w:color w:val="000000"/>
        </w:rPr>
        <w:t xml:space="preserve"> the damage </w:t>
      </w:r>
      <w:r w:rsidR="009D55CD">
        <w:rPr>
          <w:rFonts w:eastAsia="Times New Roman" w:cstheme="minorHAnsi"/>
          <w:color w:val="000000"/>
        </w:rPr>
        <w:t xml:space="preserve">dealt </w:t>
      </w:r>
      <w:r w:rsidR="00AF286F">
        <w:rPr>
          <w:rFonts w:eastAsia="Times New Roman" w:cstheme="minorHAnsi"/>
          <w:color w:val="000000"/>
        </w:rPr>
        <w:t xml:space="preserve">and </w:t>
      </w:r>
      <w:r w:rsidRPr="000D5DB5">
        <w:rPr>
          <w:rFonts w:eastAsia="Times New Roman" w:cstheme="minorHAnsi"/>
          <w:color w:val="000000"/>
        </w:rPr>
        <w:t>grant it as healing to allies within 30 feet</w:t>
      </w:r>
      <w:r w:rsidR="00AF286F">
        <w:rPr>
          <w:rFonts w:eastAsia="Times New Roman" w:cstheme="minorHAnsi"/>
          <w:color w:val="000000"/>
        </w:rPr>
        <w:t xml:space="preserve"> of the target</w:t>
      </w:r>
      <w:r w:rsidRPr="000D5DB5">
        <w:rPr>
          <w:rFonts w:eastAsia="Times New Roman" w:cstheme="minorHAnsi"/>
          <w:color w:val="000000"/>
        </w:rPr>
        <w:t xml:space="preserve">, dividing the healing evenly. You may instead divide the damage by </w:t>
      </w:r>
      <w:r w:rsidR="00AF286F">
        <w:rPr>
          <w:rFonts w:eastAsia="Times New Roman" w:cstheme="minorHAnsi"/>
          <w:color w:val="000000"/>
        </w:rPr>
        <w:t>ten</w:t>
      </w:r>
      <w:r w:rsidRPr="000D5DB5">
        <w:rPr>
          <w:rFonts w:eastAsia="Times New Roman" w:cstheme="minorHAnsi"/>
          <w:color w:val="000000"/>
        </w:rPr>
        <w:t>, and grant it as mana restoration</w:t>
      </w:r>
      <w:r w:rsidR="00AF286F">
        <w:rPr>
          <w:rFonts w:eastAsia="Times New Roman" w:cstheme="minorHAnsi"/>
          <w:color w:val="000000"/>
        </w:rPr>
        <w:t xml:space="preserve"> to the same </w:t>
      </w:r>
      <w:r w:rsidR="009D55CD">
        <w:rPr>
          <w:rFonts w:eastAsia="Times New Roman" w:cstheme="minorHAnsi"/>
          <w:color w:val="000000"/>
        </w:rPr>
        <w:t xml:space="preserve">number </w:t>
      </w:r>
      <w:r w:rsidR="00AF286F">
        <w:rPr>
          <w:rFonts w:eastAsia="Times New Roman" w:cstheme="minorHAnsi"/>
          <w:color w:val="000000"/>
        </w:rPr>
        <w:t>of targets</w:t>
      </w:r>
      <w:r w:rsidRPr="000D5DB5">
        <w:rPr>
          <w:rFonts w:eastAsia="Times New Roman" w:cstheme="minorHAnsi"/>
          <w:color w:val="000000"/>
        </w:rPr>
        <w:t xml:space="preserve">. </w:t>
      </w:r>
    </w:p>
    <w:p w14:paraId="34607ECE" w14:textId="77777777" w:rsidR="00AB25EF" w:rsidRPr="000D5DB5" w:rsidRDefault="00AF286F" w:rsidP="00BA7B40">
      <w:pPr>
        <w:contextualSpacing/>
        <w:rPr>
          <w:rFonts w:eastAsia="Times New Roman" w:cstheme="minorHAnsi"/>
          <w:sz w:val="24"/>
          <w:szCs w:val="24"/>
        </w:rPr>
      </w:pPr>
      <w:r>
        <w:rPr>
          <w:rFonts w:eastAsia="Times New Roman" w:cstheme="minorHAnsi"/>
          <w:color w:val="000000"/>
        </w:rPr>
        <w:t xml:space="preserve">Unlike normal mana </w:t>
      </w:r>
      <w:r w:rsidR="00AB25EF" w:rsidRPr="000D5DB5">
        <w:rPr>
          <w:rFonts w:eastAsia="Times New Roman" w:cstheme="minorHAnsi"/>
          <w:color w:val="000000"/>
        </w:rPr>
        <w:t>restoration effect</w:t>
      </w:r>
      <w:r>
        <w:rPr>
          <w:rFonts w:eastAsia="Times New Roman" w:cstheme="minorHAnsi"/>
          <w:color w:val="000000"/>
        </w:rPr>
        <w:t>s, this can benefit a target up to three times before it cannot be used again for an hour</w:t>
      </w:r>
      <w:r w:rsidR="00BA7B40">
        <w:rPr>
          <w:rFonts w:eastAsia="Times New Roman" w:cstheme="minorHAnsi"/>
          <w:color w:val="000000"/>
        </w:rPr>
        <w:t>, although you cannot restore more mana to yourself than the cost of the spell you used</w:t>
      </w:r>
      <w:r w:rsidR="00AB25EF" w:rsidRPr="000D5DB5">
        <w:rPr>
          <w:rFonts w:eastAsia="Times New Roman" w:cstheme="minorHAnsi"/>
          <w:color w:val="000000"/>
        </w:rPr>
        <w:t xml:space="preserve">. </w:t>
      </w:r>
    </w:p>
    <w:p w14:paraId="74ED7887" w14:textId="77777777" w:rsidR="00606E14" w:rsidRDefault="00606E14">
      <w:pPr>
        <w:spacing w:after="200" w:line="276" w:lineRule="auto"/>
        <w:rPr>
          <w:rFonts w:eastAsia="Times New Roman" w:cstheme="minorHAnsi"/>
          <w:sz w:val="24"/>
          <w:szCs w:val="24"/>
        </w:rPr>
      </w:pPr>
      <w:r>
        <w:rPr>
          <w:rFonts w:eastAsia="Times New Roman" w:cstheme="minorHAnsi"/>
          <w:sz w:val="24"/>
          <w:szCs w:val="24"/>
        </w:rPr>
        <w:br w:type="page"/>
      </w:r>
    </w:p>
    <w:p w14:paraId="5535CF20" w14:textId="77777777" w:rsidR="00AB25EF" w:rsidRPr="000D5DB5" w:rsidRDefault="00606E14" w:rsidP="00606E14">
      <w:pPr>
        <w:contextualSpacing/>
        <w:outlineLvl w:val="1"/>
        <w:rPr>
          <w:rFonts w:eastAsia="Times New Roman" w:cstheme="minorHAnsi"/>
          <w:b/>
          <w:bCs/>
          <w:sz w:val="36"/>
          <w:szCs w:val="36"/>
        </w:rPr>
      </w:pPr>
      <w:bookmarkStart w:id="2068" w:name="_Toc509138746"/>
      <w:bookmarkStart w:id="2069" w:name="_Toc54196401"/>
      <w:r w:rsidRPr="00965B49">
        <w:rPr>
          <w:noProof/>
        </w:rPr>
        <w:lastRenderedPageBreak/>
        <w:drawing>
          <wp:anchor distT="0" distB="0" distL="114300" distR="114300" simplePos="0" relativeHeight="251659264" behindDoc="1" locked="0" layoutInCell="1" allowOverlap="1" wp14:anchorId="16C608D3" wp14:editId="464D321C">
            <wp:simplePos x="0" y="0"/>
            <wp:positionH relativeFrom="column">
              <wp:posOffset>3109595</wp:posOffset>
            </wp:positionH>
            <wp:positionV relativeFrom="paragraph">
              <wp:posOffset>5715</wp:posOffset>
            </wp:positionV>
            <wp:extent cx="2381250" cy="2133600"/>
            <wp:effectExtent l="0" t="0" r="0" b="0"/>
            <wp:wrapSquare wrapText="bothSides"/>
            <wp:docPr id="6" name="image11.png" descr="Rogue_crest.png"/>
            <wp:cNvGraphicFramePr/>
            <a:graphic xmlns:a="http://schemas.openxmlformats.org/drawingml/2006/main">
              <a:graphicData uri="http://schemas.openxmlformats.org/drawingml/2006/picture">
                <pic:pic xmlns:pic="http://schemas.openxmlformats.org/drawingml/2006/picture">
                  <pic:nvPicPr>
                    <pic:cNvPr id="0" name="image11.png" descr="Rogue_crest.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381250" cy="2133600"/>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Rogue (RGE)</w:t>
      </w:r>
      <w:bookmarkEnd w:id="2068"/>
      <w:bookmarkEnd w:id="2069"/>
    </w:p>
    <w:p w14:paraId="0C57D0AD" w14:textId="77777777" w:rsidR="00606E14" w:rsidRDefault="00606E14" w:rsidP="00606E14">
      <w:r w:rsidRPr="00965B49">
        <w:t xml:space="preserve">A hooded figure walks towards the entrance of a shop, </w:t>
      </w:r>
      <w:r>
        <w:t xml:space="preserve">as </w:t>
      </w:r>
      <w:r w:rsidRPr="00965B49">
        <w:t xml:space="preserve">a crow as black as night flies from its rest above the shop’s sign. The human shopkeeper studies the man carefully, before sliding a book from its shelf. The bookcase slowly creaks open and the hooded figure enters the dark passage. As the figure passes, </w:t>
      </w:r>
      <w:r>
        <w:t xml:space="preserve">they toss </w:t>
      </w:r>
      <w:r w:rsidRPr="00965B49">
        <w:t xml:space="preserve">a single silver piece with an odd symbol </w:t>
      </w:r>
      <w:r>
        <w:t xml:space="preserve">to the </w:t>
      </w:r>
      <w:r w:rsidRPr="00965B49">
        <w:t>counter top</w:t>
      </w:r>
      <w:r>
        <w:t>, which is quickly collected by the shopkeep</w:t>
      </w:r>
      <w:r w:rsidRPr="00965B49">
        <w:t xml:space="preserve">. </w:t>
      </w:r>
    </w:p>
    <w:p w14:paraId="1FED2C5B" w14:textId="77777777" w:rsidR="00606E14" w:rsidRPr="00965B49" w:rsidRDefault="00606E14" w:rsidP="00606E14"/>
    <w:p w14:paraId="68CB58AD" w14:textId="77777777" w:rsidR="00606E14" w:rsidRDefault="00606E14" w:rsidP="00606E14">
      <w:r w:rsidRPr="00965B49">
        <w:t>Lost, a traveler finds a mansion in the middle of the woods. Starving and cold, she approaches the manor. Inside the guests lay motionless, slumped over their dinner. She slowly walks up to the head of the table, where she sees the heavy frame of a man. She notices a wide cut in his neck, as a sharp pain is felt in her chest. As the traveler looks down, a black dagger protrudes from her abdomen. Falling to the ground she sees the rotten grin of a forsaken, as blood spills to the ground and she draws her last breath.</w:t>
      </w:r>
    </w:p>
    <w:p w14:paraId="5C15D8D6" w14:textId="77777777" w:rsidR="00606E14" w:rsidRPr="00965B49" w:rsidRDefault="00606E14" w:rsidP="00606E14"/>
    <w:p w14:paraId="4D2C6A79" w14:textId="77777777" w:rsidR="00606E14" w:rsidRDefault="00606E14" w:rsidP="00606E14">
      <w:r w:rsidRPr="00965B49">
        <w:t xml:space="preserve">In a </w:t>
      </w:r>
      <w:r>
        <w:t>run-</w:t>
      </w:r>
      <w:r w:rsidRPr="00965B49">
        <w:t xml:space="preserve">down inn on the coast, a band of sailors drink and sing merrily into the night. Suddenly a goblin, clad in leather and armed with a shortsword and loaded pistol, strolls in. All faces </w:t>
      </w:r>
      <w:r>
        <w:t xml:space="preserve">turn </w:t>
      </w:r>
      <w:r w:rsidRPr="00965B49">
        <w:t xml:space="preserve">to the wanted sign across the room mirroring </w:t>
      </w:r>
      <w:r>
        <w:t xml:space="preserve">the goblin intruder’s </w:t>
      </w:r>
      <w:r w:rsidRPr="00965B49">
        <w:t xml:space="preserve">face. With a grin the goblin cocks her pistol, </w:t>
      </w:r>
      <w:r>
        <w:t>and in a few moments, the goblin leaves the inn once more, swinging a few purses stained with blood</w:t>
      </w:r>
      <w:r w:rsidRPr="00965B49">
        <w:t>.</w:t>
      </w:r>
    </w:p>
    <w:p w14:paraId="3BFD90E7" w14:textId="77777777" w:rsidR="00606E14" w:rsidRDefault="00606E14" w:rsidP="00606E14"/>
    <w:p w14:paraId="09ACCBCF" w14:textId="77777777" w:rsidR="00606E14" w:rsidRPr="00606E14" w:rsidRDefault="00606E14" w:rsidP="00606E14">
      <w:pPr>
        <w:contextualSpacing/>
        <w:rPr>
          <w:rFonts w:eastAsia="Times New Roman" w:cstheme="minorHAnsi"/>
          <w:b/>
          <w:bCs/>
          <w:caps/>
          <w:color w:val="000000"/>
        </w:rPr>
      </w:pPr>
      <w:r w:rsidRPr="00606E14">
        <w:rPr>
          <w:rFonts w:eastAsia="Times New Roman" w:cstheme="minorHAnsi"/>
          <w:b/>
          <w:bCs/>
          <w:caps/>
          <w:color w:val="000000"/>
        </w:rPr>
        <w:t>Skill and Precision</w:t>
      </w:r>
    </w:p>
    <w:p w14:paraId="4513682A" w14:textId="77777777" w:rsidR="00606E14" w:rsidRPr="00965B49" w:rsidRDefault="00606E14" w:rsidP="00606E14">
      <w:r w:rsidRPr="00965B49">
        <w:t>Rogues possess a wide range of skills that allow them to accomplish feats from finding secret doors to smacking a magic item until it works. They are excellent in a fight, and if they can strike quickly or unseen — or are flanking an enemy with the help of a thoughtful ally — they can be truly deadly. Of course, they also excel at stealth.</w:t>
      </w:r>
    </w:p>
    <w:p w14:paraId="148FF44B" w14:textId="77777777" w:rsidR="00606E14" w:rsidRDefault="00606E14" w:rsidP="00606E14">
      <w:r w:rsidRPr="00965B49">
        <w:t>The rogues of Azeroth are the masters of subterfuge, skilled and cunning adversaries of those who dare not look into the shadows to see what lurks there. Roguery is a profession for those who seek the adventures of stalking in silent forests, dimly lit halls, and heavily guarded strongholds. Using trickery in combat and able to vanish at the slightest distraction, the rogue is a welcome addition to any group of adventurers. Ideal spies, deadly to those they can catch unaware, rogues have no problem finding a place in the world. Deadly masters of stealth, rogues are the whispers in shadowy corners and the hooded figures crossing dark fields. Skilled with daggers and the art of silent death, these vagabonds and bandits skulk about Azeroth seeking targets and profit. A member of almost any race can learn the tricks necessary to become a skilled rogue. Still, for the tauren and draenei, such a profession is an alien concept and therefore rare among those peoples. Whether they are diplomats, spies, thieves, scoundrels, entertainers, or simply adventurers, they can be found plying just about any trade from Mount Hyjal to Ratchet.</w:t>
      </w:r>
    </w:p>
    <w:p w14:paraId="719B9D56" w14:textId="77777777" w:rsidR="00606E14" w:rsidRPr="00965B49" w:rsidRDefault="00606E14" w:rsidP="00606E14"/>
    <w:p w14:paraId="79EFE001" w14:textId="77777777" w:rsidR="00606E14" w:rsidRPr="00606E14" w:rsidRDefault="00606E14" w:rsidP="00606E14">
      <w:pPr>
        <w:contextualSpacing/>
        <w:rPr>
          <w:rFonts w:eastAsia="Times New Roman" w:cstheme="minorHAnsi"/>
          <w:b/>
          <w:bCs/>
          <w:caps/>
          <w:color w:val="000000"/>
        </w:rPr>
      </w:pPr>
      <w:r w:rsidRPr="00606E14">
        <w:rPr>
          <w:rFonts w:eastAsia="Times New Roman" w:cstheme="minorHAnsi"/>
          <w:b/>
          <w:bCs/>
          <w:caps/>
          <w:color w:val="000000"/>
        </w:rPr>
        <w:t>A Shady Living</w:t>
      </w:r>
    </w:p>
    <w:p w14:paraId="027178A2" w14:textId="77777777" w:rsidR="00606E14" w:rsidRPr="00965B49" w:rsidRDefault="00606E14" w:rsidP="00606E14">
      <w:r w:rsidRPr="00965B49">
        <w:t>Rogues fend for themselves, looking for fights in which they dictate the terms. They’re the shadows in the night that remain unseen until the right moment comes to strike—then they dispatch an opponent with quick blade work or a deadly toxin snuck acutely into the bloodstream. Rogues are opportunistic thieves, bandits, and assassins, but there’s an unparalleled art to what they do.</w:t>
      </w:r>
    </w:p>
    <w:p w14:paraId="562D927A" w14:textId="77777777" w:rsidR="00606E14" w:rsidRPr="00965B49" w:rsidRDefault="00606E14" w:rsidP="00606E14">
      <w:r w:rsidRPr="00965B49">
        <w:lastRenderedPageBreak/>
        <w:t>From the high-contract assassin hired in secret by respected noblemen to the lowly street mugger, rogues are the ones called upon when maintaining the status quo requires a questionable solution — and by fulfilling it, they are branded as outcasts by the very society that calls upon their service.</w:t>
      </w:r>
    </w:p>
    <w:p w14:paraId="2D5931EF" w14:textId="77777777" w:rsidR="00606E14" w:rsidRDefault="00606E14" w:rsidP="00606E14">
      <w:r w:rsidRPr="00965B49">
        <w:t>In Azeroth, rogues are largely free agents, though some prefer to join an organization for safety and ease of employment. Ravenholdt and the Syndicate are examples. Other recognized rogue organizations include the Shattered Hand, the Deathstalkers, and SI:7.</w:t>
      </w:r>
    </w:p>
    <w:p w14:paraId="51DD5F9C" w14:textId="77777777" w:rsidR="00606E14" w:rsidRDefault="00606E14" w:rsidP="00606E14"/>
    <w:p w14:paraId="34A9CFF2"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CREATING A ROGUE</w:t>
      </w:r>
    </w:p>
    <w:p w14:paraId="719B3C72" w14:textId="77777777" w:rsidR="00606E14" w:rsidRPr="00965B49" w:rsidRDefault="00606E14" w:rsidP="00606E14">
      <w:pPr>
        <w:widowControl w:val="0"/>
      </w:pPr>
      <w:r w:rsidRPr="00965B49">
        <w:t>As you create your rogue character, consider the character’s relationship to the law. Do you have a criminal past—or present? Are you on the run from the law or from an angry thieves’ guild master? Or did you leave your guild in search of bigger risks and bigger rewards? Is it greed that drives you in your adventures</w:t>
      </w:r>
      <w:r>
        <w:t xml:space="preserve">, </w:t>
      </w:r>
      <w:r w:rsidRPr="00965B49">
        <w:t>or some other desire or ideal?</w:t>
      </w:r>
    </w:p>
    <w:p w14:paraId="6B6AD0D5" w14:textId="77777777" w:rsidR="00606E14" w:rsidRPr="00965B49" w:rsidRDefault="00606E14" w:rsidP="00606E14">
      <w:pPr>
        <w:widowControl w:val="0"/>
      </w:pPr>
      <w:r w:rsidRPr="00965B49">
        <w:t>What was the trigger that led you away from your previous life? Did a great con or heist gone terribly wrong cause you to reevaluate your career? Maybe you were lucky and a successful robbery gave you the coin you needed to escape the squalor of your life.</w:t>
      </w:r>
    </w:p>
    <w:p w14:paraId="7BDA591C" w14:textId="77777777" w:rsidR="00606E14" w:rsidRDefault="00606E14" w:rsidP="00606E14">
      <w:pPr>
        <w:contextualSpacing/>
      </w:pPr>
      <w:r w:rsidRPr="00965B49">
        <w:t>Did wanderlust finally call you away from your home? Perhaps you suddenly found yourself out off from your family or your mentor, and you had to find a new means of support. Or maybe you made a new friend—another member of your adventuring party—who showed you new possibilities for earning a living and employing your particular talents.</w:t>
      </w:r>
    </w:p>
    <w:p w14:paraId="0299905F" w14:textId="77777777" w:rsidR="00606E14" w:rsidRPr="007A0074" w:rsidRDefault="00606E14" w:rsidP="00606E14">
      <w:pPr>
        <w:contextualSpacing/>
        <w:rPr>
          <w:rFonts w:eastAsia="Times New Roman" w:cstheme="minorHAnsi"/>
          <w:color w:val="000000"/>
        </w:rPr>
      </w:pPr>
      <w:r w:rsidRPr="000D5DB5">
        <w:rPr>
          <w:rFonts w:eastAsia="Times New Roman" w:cstheme="minorHAnsi"/>
          <w:color w:val="000000"/>
        </w:rPr>
        <w:t>Rogues represent thieves, treasure-hunters, cunning spies, and aspiring adventurers. Using their skills and cunning (and sometimes gifted with a knack for technology or strange magics), rogues are always welcome to any faction, and many work</w:t>
      </w:r>
      <w:r>
        <w:rPr>
          <w:noProof/>
        </w:rPr>
        <w:t>s</w:t>
      </w:r>
      <w:r w:rsidRPr="000D5DB5">
        <w:rPr>
          <w:rFonts w:eastAsia="Times New Roman" w:cstheme="minorHAnsi"/>
          <w:color w:val="000000"/>
        </w:rPr>
        <w:t xml:space="preserve"> for more than two at any given time as scouts, </w:t>
      </w:r>
      <w:r w:rsidRPr="007A0074">
        <w:rPr>
          <w:rFonts w:eastAsia="Times New Roman" w:cstheme="minorHAnsi"/>
          <w:color w:val="000000"/>
        </w:rPr>
        <w:t xml:space="preserve">double agents, and false merchants. </w:t>
      </w:r>
    </w:p>
    <w:p w14:paraId="5844301A" w14:textId="77777777" w:rsidR="00606E14" w:rsidRDefault="00606E14" w:rsidP="00606E14">
      <w:r w:rsidRPr="00965B49">
        <w:t>For rogues, the only code is the contract, and their honor is purchased in gold. Free from the constraints of a conscience, these mercenaries rely on brutal and efficient tactics. Lethal assassins and masters of stealth, they will approach their marks from behind, piercing a vital organ and vanishing into the shadows before the victim hits the ground.</w:t>
      </w:r>
    </w:p>
    <w:p w14:paraId="4AF63A00" w14:textId="77777777" w:rsidR="00606E14" w:rsidRDefault="00606E14" w:rsidP="00606E14">
      <w:pPr>
        <w:contextualSpacing/>
      </w:pPr>
    </w:p>
    <w:p w14:paraId="631BF9B3" w14:textId="77777777" w:rsidR="00AB25EF" w:rsidRPr="000D5DB5" w:rsidRDefault="00AB25EF" w:rsidP="00606E14">
      <w:pPr>
        <w:contextualSpacing/>
        <w:rPr>
          <w:rFonts w:eastAsia="Times New Roman" w:cstheme="minorHAnsi"/>
          <w:sz w:val="24"/>
          <w:szCs w:val="24"/>
        </w:rPr>
      </w:pPr>
      <w:r w:rsidRPr="000D5DB5">
        <w:rPr>
          <w:rFonts w:eastAsia="Times New Roman" w:cstheme="minorHAnsi"/>
          <w:b/>
          <w:bCs/>
          <w:color w:val="000000"/>
        </w:rPr>
        <w:t>QUICK BUILD</w:t>
      </w:r>
    </w:p>
    <w:p w14:paraId="434730D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make a rogue quickly by following these suggestions. First. Agility should be your highest ability score. Make Intelligence your next-highest if you want to excel at Investigation. Choose Charisma instead if you plan to emphasize deception and social interaction. Second, choose the charlatan background.</w:t>
      </w:r>
    </w:p>
    <w:p w14:paraId="1D29F975" w14:textId="77777777" w:rsidR="00AB25EF" w:rsidRPr="000D5DB5" w:rsidRDefault="00AB25EF">
      <w:pPr>
        <w:contextualSpacing/>
        <w:rPr>
          <w:rFonts w:eastAsia="Times New Roman" w:cstheme="minorHAnsi"/>
          <w:sz w:val="24"/>
          <w:szCs w:val="24"/>
        </w:rPr>
      </w:pPr>
    </w:p>
    <w:p w14:paraId="6E53C44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1E9EFD7E" w14:textId="77777777" w:rsidR="00AB25EF" w:rsidRDefault="00AB25EF">
      <w:pPr>
        <w:contextualSpacing/>
        <w:rPr>
          <w:rFonts w:eastAsia="Times New Roman" w:cstheme="minorHAnsi"/>
          <w:color w:val="000000"/>
        </w:rPr>
      </w:pPr>
      <w:r w:rsidRPr="000D5DB5">
        <w:rPr>
          <w:rFonts w:eastAsia="Times New Roman" w:cstheme="minorHAnsi"/>
          <w:color w:val="000000"/>
        </w:rPr>
        <w:t>As a rogue, you have the following class features.</w:t>
      </w:r>
    </w:p>
    <w:p w14:paraId="546F88BD" w14:textId="77777777" w:rsidR="00F31D0F" w:rsidRPr="000D5DB5" w:rsidRDefault="00F31D0F">
      <w:pPr>
        <w:contextualSpacing/>
        <w:rPr>
          <w:rFonts w:eastAsia="Times New Roman" w:cstheme="minorHAnsi"/>
          <w:sz w:val="24"/>
          <w:szCs w:val="24"/>
        </w:rPr>
      </w:pPr>
    </w:p>
    <w:p w14:paraId="55DD9CD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31D5D5D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1d8 per rogue level</w:t>
      </w:r>
    </w:p>
    <w:p w14:paraId="73788F3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8 + your Stamina modifier</w:t>
      </w:r>
    </w:p>
    <w:p w14:paraId="731BE89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Higher Levels: </w:t>
      </w:r>
      <w:r w:rsidRPr="000D5DB5">
        <w:rPr>
          <w:rFonts w:eastAsia="Times New Roman" w:cstheme="minorHAnsi"/>
          <w:color w:val="000000"/>
        </w:rPr>
        <w:t>1d8 (or 5) + your Stamina modifier per rogue level after 1st</w:t>
      </w:r>
    </w:p>
    <w:p w14:paraId="10B76D3C" w14:textId="77777777" w:rsidR="00AB25EF" w:rsidRPr="000D5DB5" w:rsidRDefault="00AB25EF">
      <w:pPr>
        <w:contextualSpacing/>
        <w:rPr>
          <w:rFonts w:eastAsia="Times New Roman" w:cstheme="minorHAnsi"/>
          <w:sz w:val="24"/>
          <w:szCs w:val="24"/>
        </w:rPr>
      </w:pPr>
    </w:p>
    <w:p w14:paraId="67E6521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PROFICIENCIES</w:t>
      </w:r>
    </w:p>
    <w:p w14:paraId="09E723A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Light armor</w:t>
      </w:r>
    </w:p>
    <w:p w14:paraId="034F9078" w14:textId="77777777" w:rsidR="00AB25EF" w:rsidRPr="000D5DB5" w:rsidRDefault="00AB25EF" w:rsidP="005B465A">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 xml:space="preserve">Simple weapons, hand crossbows, longswords, rapiers, </w:t>
      </w:r>
      <w:r w:rsidR="005B465A">
        <w:rPr>
          <w:rFonts w:eastAsia="Times New Roman" w:cstheme="minorHAnsi"/>
          <w:color w:val="000000"/>
        </w:rPr>
        <w:t xml:space="preserve">scimitars, </w:t>
      </w:r>
      <w:r w:rsidRPr="000D5DB5">
        <w:rPr>
          <w:rFonts w:eastAsia="Times New Roman" w:cstheme="minorHAnsi"/>
          <w:color w:val="000000"/>
        </w:rPr>
        <w:t>shortswords</w:t>
      </w:r>
    </w:p>
    <w:p w14:paraId="1E65F40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Thieves’ tools or Poisoner’s Kit</w:t>
      </w:r>
    </w:p>
    <w:p w14:paraId="48509A3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Pr="000D5DB5">
        <w:rPr>
          <w:rFonts w:eastAsia="Times New Roman" w:cstheme="minorHAnsi"/>
          <w:color w:val="000000"/>
        </w:rPr>
        <w:t>Agility, Intelligence</w:t>
      </w:r>
    </w:p>
    <w:p w14:paraId="5739651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 xml:space="preserve">Skills: </w:t>
      </w:r>
      <w:r w:rsidRPr="000D5DB5">
        <w:rPr>
          <w:rFonts w:eastAsia="Times New Roman" w:cstheme="minorHAnsi"/>
          <w:color w:val="000000"/>
        </w:rPr>
        <w:t>Choose four from Acrobatics, Athletics, Deception, Insight, Intimidation, Investigation, Perception, Performance, Persuasion, Sleight of Hand, and Stealth</w:t>
      </w:r>
    </w:p>
    <w:p w14:paraId="4FE7B171" w14:textId="77777777" w:rsidR="00AB25EF" w:rsidRPr="000D5DB5" w:rsidRDefault="00AB25EF">
      <w:pPr>
        <w:contextualSpacing/>
        <w:rPr>
          <w:rFonts w:eastAsia="Times New Roman" w:cstheme="minorHAnsi"/>
          <w:sz w:val="24"/>
          <w:szCs w:val="24"/>
        </w:rPr>
      </w:pPr>
    </w:p>
    <w:p w14:paraId="068F1B9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3B2213A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25598095" w14:textId="77777777" w:rsidR="00AB25EF" w:rsidRPr="000D5DB5" w:rsidRDefault="00AB25EF" w:rsidP="00AA0E10">
      <w:pPr>
        <w:numPr>
          <w:ilvl w:val="0"/>
          <w:numId w:val="25"/>
        </w:numPr>
        <w:ind w:left="0" w:firstLine="0"/>
        <w:contextualSpacing/>
        <w:textAlignment w:val="baseline"/>
        <w:rPr>
          <w:rFonts w:eastAsia="Times New Roman" w:cstheme="minorHAnsi"/>
          <w:color w:val="000000"/>
        </w:rPr>
      </w:pPr>
      <w:r w:rsidRPr="000D5DB5">
        <w:rPr>
          <w:rFonts w:eastAsia="Times New Roman" w:cstheme="minorHAnsi"/>
          <w:color w:val="000000"/>
        </w:rPr>
        <w:t>(a) a rapier or (b) a shortsword</w:t>
      </w:r>
    </w:p>
    <w:p w14:paraId="75A69876" w14:textId="77777777" w:rsidR="00AB25EF" w:rsidRPr="000D5DB5" w:rsidRDefault="00AB25EF" w:rsidP="00AA0E10">
      <w:pPr>
        <w:numPr>
          <w:ilvl w:val="0"/>
          <w:numId w:val="25"/>
        </w:numPr>
        <w:ind w:left="0" w:firstLine="0"/>
        <w:contextualSpacing/>
        <w:textAlignment w:val="baseline"/>
        <w:rPr>
          <w:rFonts w:eastAsia="Times New Roman" w:cstheme="minorHAnsi"/>
          <w:color w:val="000000"/>
        </w:rPr>
      </w:pPr>
      <w:r w:rsidRPr="000D5DB5">
        <w:rPr>
          <w:rFonts w:eastAsia="Times New Roman" w:cstheme="minorHAnsi"/>
          <w:color w:val="000000"/>
        </w:rPr>
        <w:t>(a) a shortbow and quiver of 20 arrows or (b) a shortsword</w:t>
      </w:r>
    </w:p>
    <w:p w14:paraId="1333D9E3" w14:textId="77777777" w:rsidR="00AB25EF" w:rsidRPr="000D5DB5" w:rsidRDefault="00AB25EF" w:rsidP="00AA0E10">
      <w:pPr>
        <w:numPr>
          <w:ilvl w:val="0"/>
          <w:numId w:val="25"/>
        </w:numPr>
        <w:ind w:left="0" w:firstLine="0"/>
        <w:contextualSpacing/>
        <w:textAlignment w:val="baseline"/>
        <w:rPr>
          <w:rFonts w:eastAsia="Times New Roman" w:cstheme="minorHAnsi"/>
          <w:color w:val="000000"/>
        </w:rPr>
      </w:pPr>
      <w:r w:rsidRPr="000D5DB5">
        <w:rPr>
          <w:rFonts w:eastAsia="Times New Roman" w:cstheme="minorHAnsi"/>
          <w:color w:val="000000"/>
        </w:rPr>
        <w:t>(a) a burglar’s pack, (b) a dungeoneer’s pack, or (c) an explorer’s pack</w:t>
      </w:r>
    </w:p>
    <w:p w14:paraId="473A860C" w14:textId="77777777" w:rsidR="00AB25EF" w:rsidRPr="000D5DB5" w:rsidRDefault="00AB25EF" w:rsidP="00AA0E10">
      <w:pPr>
        <w:numPr>
          <w:ilvl w:val="0"/>
          <w:numId w:val="25"/>
        </w:numPr>
        <w:ind w:left="0" w:firstLine="0"/>
        <w:contextualSpacing/>
        <w:textAlignment w:val="baseline"/>
        <w:rPr>
          <w:rFonts w:eastAsia="Times New Roman" w:cstheme="minorHAnsi"/>
          <w:color w:val="000000"/>
        </w:rPr>
      </w:pPr>
      <w:r w:rsidRPr="000D5DB5">
        <w:rPr>
          <w:rFonts w:eastAsia="Times New Roman" w:cstheme="minorHAnsi"/>
          <w:color w:val="000000"/>
        </w:rPr>
        <w:t>Leather armor, two daggers, and thieves’ tools or poisoner’s tools</w:t>
      </w:r>
    </w:p>
    <w:p w14:paraId="2B35571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One use of a poison (</w:t>
      </w:r>
      <w:r w:rsidR="00D85DF3">
        <w:rPr>
          <w:rFonts w:eastAsia="Times New Roman" w:cstheme="minorHAnsi"/>
          <w:color w:val="000000"/>
        </w:rPr>
        <w:t xml:space="preserve">a </w:t>
      </w:r>
      <w:r w:rsidRPr="000D5DB5">
        <w:rPr>
          <w:rFonts w:eastAsia="Times New Roman" w:cstheme="minorHAnsi"/>
          <w:color w:val="000000"/>
        </w:rPr>
        <w:t xml:space="preserve">vial, </w:t>
      </w:r>
      <w:r w:rsidR="00D85DF3">
        <w:rPr>
          <w:rFonts w:eastAsia="Times New Roman" w:cstheme="minorHAnsi"/>
          <w:color w:val="000000"/>
        </w:rPr>
        <w:t xml:space="preserve">a </w:t>
      </w:r>
      <w:r w:rsidRPr="000D5DB5">
        <w:rPr>
          <w:rFonts w:eastAsia="Times New Roman" w:cstheme="minorHAnsi"/>
          <w:color w:val="000000"/>
        </w:rPr>
        <w:t xml:space="preserve">dash, etc.) are considered creations of moderate complexity (1 day) to create. </w:t>
      </w:r>
    </w:p>
    <w:p w14:paraId="385C1528" w14:textId="77777777" w:rsidR="00AB25EF" w:rsidRDefault="00AB25EF">
      <w:pPr>
        <w:contextualSpacing/>
        <w:rPr>
          <w:rFonts w:eastAsia="Times New Roman" w:cstheme="minorHAnsi"/>
          <w:sz w:val="24"/>
          <w:szCs w:val="24"/>
        </w:rPr>
      </w:pPr>
    </w:p>
    <w:p w14:paraId="3FA471A7" w14:textId="77777777" w:rsidR="00606E14" w:rsidRPr="00606E14" w:rsidRDefault="00606E14" w:rsidP="00606E14">
      <w:pPr>
        <w:contextualSpacing/>
        <w:rPr>
          <w:rFonts w:eastAsia="Times New Roman" w:cstheme="minorHAnsi"/>
          <w:b/>
          <w:bCs/>
          <w:sz w:val="24"/>
          <w:szCs w:val="24"/>
        </w:rPr>
      </w:pPr>
      <w:r w:rsidRPr="00606E14">
        <w:rPr>
          <w:rFonts w:eastAsia="Times New Roman" w:cstheme="minorHAnsi"/>
          <w:b/>
          <w:bCs/>
          <w:sz w:val="24"/>
          <w:szCs w:val="24"/>
        </w:rPr>
        <w:t>SPECIAL FEATURES</w:t>
      </w:r>
    </w:p>
    <w:p w14:paraId="22A8F082" w14:textId="77777777" w:rsidR="00606E14" w:rsidRDefault="00606E14" w:rsidP="00606E14">
      <w:pPr>
        <w:contextualSpacing/>
        <w:rPr>
          <w:rFonts w:eastAsia="Times New Roman" w:cstheme="minorHAnsi"/>
        </w:rPr>
      </w:pPr>
      <w:r>
        <w:rPr>
          <w:rFonts w:eastAsia="Times New Roman" w:cstheme="minorHAnsi"/>
          <w:b/>
          <w:bCs/>
        </w:rPr>
        <w:t xml:space="preserve">Talents. </w:t>
      </w:r>
      <w:r>
        <w:rPr>
          <w:rFonts w:eastAsia="Times New Roman" w:cstheme="minorHAnsi"/>
        </w:rPr>
        <w:t xml:space="preserve">If you wish to recreate the original 5e Rogue, choose the following talents the appropriate levels: </w:t>
      </w:r>
    </w:p>
    <w:p w14:paraId="461F60BA" w14:textId="77777777" w:rsidR="00606E14" w:rsidRDefault="00606E14" w:rsidP="00FE7D01">
      <w:pPr>
        <w:pStyle w:val="ListParagraph"/>
        <w:numPr>
          <w:ilvl w:val="0"/>
          <w:numId w:val="32"/>
        </w:numPr>
        <w:rPr>
          <w:rFonts w:eastAsia="Times New Roman" w:cstheme="minorHAnsi"/>
        </w:rPr>
      </w:pPr>
      <w:r>
        <w:rPr>
          <w:rFonts w:eastAsia="Times New Roman" w:cstheme="minorHAnsi"/>
        </w:rPr>
        <w:t>Cunning Action as the first talent at 2nd level</w:t>
      </w:r>
    </w:p>
    <w:p w14:paraId="3CCE8D92" w14:textId="77777777" w:rsidR="00606E14" w:rsidRDefault="00606E14" w:rsidP="00FE7D01">
      <w:pPr>
        <w:pStyle w:val="ListParagraph"/>
        <w:numPr>
          <w:ilvl w:val="0"/>
          <w:numId w:val="32"/>
        </w:numPr>
        <w:rPr>
          <w:rFonts w:eastAsia="Times New Roman" w:cstheme="minorHAnsi"/>
        </w:rPr>
      </w:pPr>
      <w:r>
        <w:rPr>
          <w:rFonts w:eastAsia="Times New Roman" w:cstheme="minorHAnsi"/>
        </w:rPr>
        <w:t>Uncanny Dodge as the second talent at 5th level</w:t>
      </w:r>
    </w:p>
    <w:p w14:paraId="5B19F740" w14:textId="77777777" w:rsidR="00606E14" w:rsidRDefault="00606E14" w:rsidP="00FE7D01">
      <w:pPr>
        <w:pStyle w:val="ListParagraph"/>
        <w:numPr>
          <w:ilvl w:val="0"/>
          <w:numId w:val="32"/>
        </w:numPr>
        <w:rPr>
          <w:rFonts w:eastAsia="Times New Roman" w:cstheme="minorHAnsi"/>
        </w:rPr>
      </w:pPr>
      <w:r>
        <w:rPr>
          <w:rFonts w:eastAsia="Times New Roman" w:cstheme="minorHAnsi"/>
        </w:rPr>
        <w:t xml:space="preserve">Evasion as the </w:t>
      </w:r>
      <w:r w:rsidR="00C35A1B">
        <w:rPr>
          <w:rFonts w:eastAsia="Times New Roman" w:cstheme="minorHAnsi"/>
        </w:rPr>
        <w:t xml:space="preserve">third </w:t>
      </w:r>
      <w:r>
        <w:rPr>
          <w:rFonts w:eastAsia="Times New Roman" w:cstheme="minorHAnsi"/>
        </w:rPr>
        <w:t>talent at 7th level</w:t>
      </w:r>
    </w:p>
    <w:p w14:paraId="0E2F2A98" w14:textId="77777777" w:rsidR="00606E14" w:rsidRDefault="00606E14" w:rsidP="00FE7D01">
      <w:pPr>
        <w:pStyle w:val="ListParagraph"/>
        <w:numPr>
          <w:ilvl w:val="0"/>
          <w:numId w:val="32"/>
        </w:numPr>
        <w:rPr>
          <w:rFonts w:eastAsia="Times New Roman" w:cstheme="minorHAnsi"/>
        </w:rPr>
      </w:pPr>
      <w:r>
        <w:rPr>
          <w:rFonts w:eastAsia="Times New Roman" w:cstheme="minorHAnsi"/>
        </w:rPr>
        <w:t xml:space="preserve">Reliable </w:t>
      </w:r>
      <w:r w:rsidR="000706C1">
        <w:rPr>
          <w:rFonts w:eastAsia="Times New Roman" w:cstheme="minorHAnsi"/>
        </w:rPr>
        <w:t xml:space="preserve">Talent </w:t>
      </w:r>
      <w:r>
        <w:rPr>
          <w:rFonts w:eastAsia="Times New Roman" w:cstheme="minorHAnsi"/>
        </w:rPr>
        <w:t xml:space="preserve">as the </w:t>
      </w:r>
      <w:r w:rsidR="00C35A1B">
        <w:rPr>
          <w:rFonts w:eastAsia="Times New Roman" w:cstheme="minorHAnsi"/>
        </w:rPr>
        <w:t xml:space="preserve">fourth </w:t>
      </w:r>
      <w:r>
        <w:rPr>
          <w:rFonts w:eastAsia="Times New Roman" w:cstheme="minorHAnsi"/>
        </w:rPr>
        <w:t>talent at 11th level</w:t>
      </w:r>
    </w:p>
    <w:p w14:paraId="4281C29D" w14:textId="77777777" w:rsidR="00606E14" w:rsidRDefault="00606E14" w:rsidP="00FE7D01">
      <w:pPr>
        <w:pStyle w:val="ListParagraph"/>
        <w:numPr>
          <w:ilvl w:val="0"/>
          <w:numId w:val="32"/>
        </w:numPr>
        <w:rPr>
          <w:rFonts w:eastAsia="Times New Roman" w:cstheme="minorHAnsi"/>
        </w:rPr>
      </w:pPr>
      <w:r>
        <w:rPr>
          <w:rFonts w:eastAsia="Times New Roman" w:cstheme="minorHAnsi"/>
        </w:rPr>
        <w:t xml:space="preserve">Slippery Mind as the </w:t>
      </w:r>
      <w:r w:rsidR="00C35A1B">
        <w:rPr>
          <w:rFonts w:eastAsia="Times New Roman" w:cstheme="minorHAnsi"/>
        </w:rPr>
        <w:t xml:space="preserve">fifth </w:t>
      </w:r>
      <w:r>
        <w:rPr>
          <w:rFonts w:eastAsia="Times New Roman" w:cstheme="minorHAnsi"/>
        </w:rPr>
        <w:t>talent 15th level</w:t>
      </w:r>
    </w:p>
    <w:p w14:paraId="0713E01F" w14:textId="77777777" w:rsidR="00606E14" w:rsidRPr="000F4352" w:rsidRDefault="00606E14" w:rsidP="00FE7D01">
      <w:pPr>
        <w:pStyle w:val="ListParagraph"/>
        <w:numPr>
          <w:ilvl w:val="0"/>
          <w:numId w:val="32"/>
        </w:numPr>
        <w:rPr>
          <w:rFonts w:eastAsia="Times New Roman" w:cstheme="minorHAnsi"/>
        </w:rPr>
      </w:pPr>
      <w:r>
        <w:rPr>
          <w:rFonts w:eastAsia="Times New Roman" w:cstheme="minorHAnsi"/>
        </w:rPr>
        <w:t xml:space="preserve">Elusive as the </w:t>
      </w:r>
      <w:r w:rsidR="00C35A1B">
        <w:rPr>
          <w:rFonts w:eastAsia="Times New Roman" w:cstheme="minorHAnsi"/>
        </w:rPr>
        <w:t xml:space="preserve">sixth </w:t>
      </w:r>
      <w:r>
        <w:rPr>
          <w:rFonts w:eastAsia="Times New Roman" w:cstheme="minorHAnsi"/>
        </w:rPr>
        <w:t>talent at 18th level</w:t>
      </w:r>
    </w:p>
    <w:p w14:paraId="2089CBFF" w14:textId="77777777" w:rsidR="00606E14" w:rsidRPr="000D5DB5" w:rsidRDefault="00606E14">
      <w:pPr>
        <w:contextualSpacing/>
        <w:rPr>
          <w:rFonts w:eastAsia="Times New Roman" w:cstheme="minorHAnsi"/>
          <w:sz w:val="24"/>
          <w:szCs w:val="24"/>
        </w:rPr>
      </w:pPr>
    </w:p>
    <w:p w14:paraId="6163BB1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Rogue Class</w:t>
      </w:r>
    </w:p>
    <w:p w14:paraId="4A0D702B" w14:textId="77777777" w:rsidR="00AB25EF" w:rsidRPr="000D5DB5" w:rsidRDefault="00A926B3">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w:t>
      </w:r>
      <w:r>
        <w:rPr>
          <w:rFonts w:eastAsia="Times New Roman" w:cstheme="minorHAnsi"/>
          <w:b/>
          <w:bCs/>
          <w:color w:val="000000"/>
        </w:rPr>
        <w:t>y</w:t>
      </w:r>
      <w:r>
        <w:rPr>
          <w:rFonts w:eastAsia="Times New Roman" w:cstheme="minorHAnsi"/>
          <w:b/>
          <w:bCs/>
          <w:color w:val="000000"/>
        </w:rPr>
        <w:tab/>
      </w:r>
      <w:r w:rsidR="00AB25EF" w:rsidRPr="000D5DB5">
        <w:rPr>
          <w:rFonts w:eastAsia="Times New Roman" w:cstheme="minorHAnsi"/>
          <w:b/>
          <w:bCs/>
          <w:color w:val="000000"/>
        </w:rPr>
        <w:t xml:space="preserve">Sneak </w:t>
      </w:r>
      <w:r w:rsidR="008267FE" w:rsidRPr="000D5DB5">
        <w:rPr>
          <w:rFonts w:eastAsia="Times New Roman" w:cstheme="minorHAnsi"/>
          <w:b/>
          <w:bCs/>
          <w:color w:val="000000"/>
        </w:rPr>
        <w:t>Attack</w:t>
      </w:r>
      <w:r w:rsidR="00D85DF3">
        <w:rPr>
          <w:rFonts w:eastAsia="Times New Roman" w:cstheme="minorHAnsi"/>
          <w:b/>
          <w:bCs/>
          <w:color w:val="000000"/>
        </w:rPr>
        <w:tab/>
        <w:t>Talents</w:t>
      </w:r>
      <w:r w:rsidR="00D85DF3">
        <w:rPr>
          <w:rFonts w:eastAsia="Times New Roman" w:cstheme="minorHAnsi"/>
          <w:b/>
          <w:bCs/>
          <w:color w:val="000000"/>
        </w:rPr>
        <w:tab/>
      </w:r>
      <w:r w:rsidR="008267FE">
        <w:rPr>
          <w:rFonts w:eastAsia="Times New Roman" w:cstheme="minorHAnsi"/>
          <w:b/>
          <w:bCs/>
          <w:color w:val="000000"/>
        </w:rPr>
        <w:tab/>
      </w:r>
      <w:r w:rsidR="00AB25EF" w:rsidRPr="000D5DB5">
        <w:rPr>
          <w:rFonts w:eastAsia="Times New Roman" w:cstheme="minorHAnsi"/>
          <w:b/>
          <w:bCs/>
          <w:color w:val="000000"/>
        </w:rPr>
        <w:t>Features</w:t>
      </w:r>
    </w:p>
    <w:p w14:paraId="00950368"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8267FE" w:rsidRPr="000D5DB5">
        <w:rPr>
          <w:rFonts w:eastAsia="Times New Roman" w:cstheme="minorHAnsi"/>
          <w:color w:val="000000"/>
        </w:rPr>
        <w:t>1d6</w:t>
      </w:r>
      <w:r w:rsidR="008267FE">
        <w:rPr>
          <w:rFonts w:eastAsia="Times New Roman" w:cstheme="minorHAnsi"/>
          <w:color w:val="000000"/>
        </w:rPr>
        <w:tab/>
      </w:r>
      <w:r w:rsidR="008267FE">
        <w:rPr>
          <w:rFonts w:eastAsia="Times New Roman" w:cstheme="minorHAnsi"/>
          <w:color w:val="000000"/>
        </w:rPr>
        <w:tab/>
      </w:r>
      <w:r w:rsidR="00D262A7">
        <w:rPr>
          <w:rFonts w:eastAsia="Times New Roman" w:cstheme="minorHAnsi"/>
          <w:color w:val="000000"/>
        </w:rPr>
        <w:t>-</w:t>
      </w:r>
      <w:r w:rsidR="00D85DF3">
        <w:rPr>
          <w:rFonts w:eastAsia="Times New Roman" w:cstheme="minorHAnsi"/>
          <w:color w:val="000000"/>
        </w:rPr>
        <w:tab/>
      </w:r>
      <w:r w:rsidR="00D85DF3">
        <w:rPr>
          <w:rFonts w:eastAsia="Times New Roman" w:cstheme="minorHAnsi"/>
          <w:color w:val="000000"/>
        </w:rPr>
        <w:tab/>
      </w:r>
      <w:r w:rsidR="00AB25EF" w:rsidRPr="000D5DB5">
        <w:rPr>
          <w:rFonts w:eastAsia="Times New Roman" w:cstheme="minorHAnsi"/>
          <w:color w:val="000000"/>
        </w:rPr>
        <w:t>Expertise, Sneak Attack, Thieves’ Cant</w:t>
      </w:r>
    </w:p>
    <w:p w14:paraId="6FB061D4"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1d6</w:t>
      </w:r>
      <w:r w:rsidR="008267FE">
        <w:rPr>
          <w:rFonts w:eastAsia="Times New Roman" w:cstheme="minorHAnsi"/>
        </w:rPr>
        <w:tab/>
      </w:r>
      <w:r w:rsidR="008267FE">
        <w:rPr>
          <w:rFonts w:eastAsia="Times New Roman" w:cstheme="minorHAnsi"/>
        </w:rPr>
        <w:tab/>
      </w:r>
      <w:r w:rsidR="00D85DF3">
        <w:rPr>
          <w:rFonts w:eastAsia="Times New Roman" w:cstheme="minorHAnsi"/>
        </w:rPr>
        <w:t>1</w:t>
      </w:r>
      <w:r w:rsidR="00D85DF3">
        <w:rPr>
          <w:rFonts w:eastAsia="Times New Roman" w:cstheme="minorHAnsi"/>
        </w:rPr>
        <w:tab/>
      </w:r>
      <w:r w:rsidR="00D85DF3">
        <w:rPr>
          <w:rFonts w:eastAsia="Times New Roman" w:cstheme="minorHAnsi"/>
        </w:rPr>
        <w:tab/>
      </w:r>
      <w:r w:rsidR="00D85DF3">
        <w:rPr>
          <w:rFonts w:eastAsia="Times New Roman" w:cstheme="minorHAnsi"/>
          <w:color w:val="000000"/>
        </w:rPr>
        <w:t>-</w:t>
      </w:r>
    </w:p>
    <w:p w14:paraId="5CA5F2EF" w14:textId="77777777" w:rsidR="00AB25EF" w:rsidRPr="000D5DB5" w:rsidRDefault="00A926B3">
      <w:pPr>
        <w:contextualSpacing/>
        <w:rPr>
          <w:rFonts w:eastAsia="Times New Roman" w:cstheme="minorHAnsi"/>
          <w:sz w:val="24"/>
          <w:szCs w:val="24"/>
        </w:rPr>
      </w:pPr>
      <w:r w:rsidRPr="00134BC3">
        <w:rPr>
          <w:rFonts w:eastAsia="Times New Roman" w:cstheme="minorHAnsi"/>
        </w:rPr>
        <w:t>3rd</w:t>
      </w:r>
      <w:r>
        <w:rPr>
          <w:rFonts w:eastAsia="Times New Roman" w:cstheme="minorHAnsi"/>
        </w:rPr>
        <w:tab/>
      </w:r>
      <w:r w:rsidR="00AB25EF" w:rsidRPr="00134BC3">
        <w:rPr>
          <w:rFonts w:eastAsia="Times New Roman" w:cstheme="minorHAnsi"/>
        </w:rPr>
        <w:t>+2</w:t>
      </w:r>
      <w:r w:rsidR="00A520D0">
        <w:rPr>
          <w:rFonts w:eastAsia="Times New Roman" w:cstheme="minorHAnsi"/>
        </w:rPr>
        <w:tab/>
      </w:r>
      <w:r w:rsidR="00A520D0">
        <w:rPr>
          <w:rFonts w:eastAsia="Times New Roman" w:cstheme="minorHAnsi"/>
        </w:rPr>
        <w:tab/>
      </w:r>
      <w:r w:rsidR="00AB25EF" w:rsidRPr="00134BC3">
        <w:rPr>
          <w:rFonts w:eastAsia="Times New Roman" w:cstheme="minorHAnsi"/>
        </w:rPr>
        <w:t>2d6</w:t>
      </w:r>
      <w:r w:rsidR="008267FE">
        <w:rPr>
          <w:rFonts w:eastAsia="Times New Roman" w:cstheme="minorHAnsi"/>
        </w:rPr>
        <w:tab/>
      </w:r>
      <w:r w:rsidR="008267FE">
        <w:rPr>
          <w:rFonts w:eastAsia="Times New Roman" w:cstheme="minorHAnsi"/>
        </w:rPr>
        <w:tab/>
      </w:r>
      <w:r w:rsidR="00D85DF3">
        <w:rPr>
          <w:rFonts w:eastAsia="Times New Roman" w:cstheme="minorHAnsi"/>
        </w:rPr>
        <w:t>1</w:t>
      </w:r>
      <w:r w:rsidR="00D85DF3">
        <w:rPr>
          <w:rFonts w:eastAsia="Times New Roman" w:cstheme="minorHAnsi"/>
        </w:rPr>
        <w:tab/>
      </w:r>
      <w:r w:rsidR="00D85DF3">
        <w:rPr>
          <w:rFonts w:eastAsia="Times New Roman" w:cstheme="minorHAnsi"/>
        </w:rPr>
        <w:tab/>
      </w:r>
      <w:r w:rsidR="00AB25EF" w:rsidRPr="00134BC3">
        <w:rPr>
          <w:rFonts w:eastAsia="Times New Roman" w:cstheme="minorHAnsi"/>
        </w:rPr>
        <w:t>Rogue Archetype</w:t>
      </w:r>
    </w:p>
    <w:p w14:paraId="65659603" w14:textId="77777777" w:rsidR="00AB25EF" w:rsidRPr="000D5DB5" w:rsidRDefault="00A926B3">
      <w:pPr>
        <w:contextualSpacing/>
        <w:rPr>
          <w:rFonts w:eastAsia="Times New Roman" w:cstheme="minorHAnsi"/>
          <w:sz w:val="24"/>
          <w:szCs w:val="24"/>
        </w:rPr>
      </w:pPr>
      <w:r w:rsidRPr="00134BC3">
        <w:rPr>
          <w:rFonts w:eastAsia="Times New Roman" w:cstheme="minorHAnsi"/>
        </w:rPr>
        <w:t>4th</w:t>
      </w:r>
      <w:r>
        <w:rPr>
          <w:rFonts w:eastAsia="Times New Roman" w:cstheme="minorHAnsi"/>
        </w:rPr>
        <w:tab/>
      </w:r>
      <w:r w:rsidR="00AB25EF" w:rsidRPr="00134BC3">
        <w:rPr>
          <w:rFonts w:eastAsia="Times New Roman" w:cstheme="minorHAnsi"/>
        </w:rPr>
        <w:t>+2</w:t>
      </w:r>
      <w:r>
        <w:rPr>
          <w:rFonts w:eastAsia="Times New Roman" w:cstheme="minorHAnsi"/>
        </w:rPr>
        <w:tab/>
      </w:r>
      <w:r>
        <w:rPr>
          <w:rFonts w:eastAsia="Times New Roman" w:cstheme="minorHAnsi"/>
        </w:rPr>
        <w:tab/>
      </w:r>
      <w:r w:rsidR="00AB25EF" w:rsidRPr="00134BC3">
        <w:rPr>
          <w:rFonts w:eastAsia="Times New Roman" w:cstheme="minorHAnsi"/>
        </w:rPr>
        <w:t>2d6</w:t>
      </w:r>
      <w:r w:rsidR="008267FE">
        <w:rPr>
          <w:rFonts w:eastAsia="Times New Roman" w:cstheme="minorHAnsi"/>
        </w:rPr>
        <w:tab/>
      </w:r>
      <w:r w:rsidR="008267FE">
        <w:rPr>
          <w:rFonts w:eastAsia="Times New Roman" w:cstheme="minorHAnsi"/>
        </w:rPr>
        <w:tab/>
      </w:r>
      <w:r w:rsidR="00D85DF3">
        <w:rPr>
          <w:rFonts w:eastAsia="Times New Roman" w:cstheme="minorHAnsi"/>
        </w:rPr>
        <w:t xml:space="preserve">1 </w:t>
      </w:r>
      <w:r w:rsidR="00D85DF3">
        <w:rPr>
          <w:rFonts w:eastAsia="Times New Roman" w:cstheme="minorHAnsi"/>
        </w:rPr>
        <w:tab/>
      </w:r>
      <w:r w:rsidR="00D85DF3">
        <w:rPr>
          <w:rFonts w:eastAsia="Times New Roman" w:cstheme="minorHAnsi"/>
        </w:rPr>
        <w:tab/>
      </w:r>
      <w:r w:rsidR="00AB25EF" w:rsidRPr="00134BC3">
        <w:rPr>
          <w:rFonts w:eastAsia="Times New Roman" w:cstheme="minorHAnsi"/>
        </w:rPr>
        <w:t>Ability Score Improvement</w:t>
      </w:r>
    </w:p>
    <w:p w14:paraId="0538CD1B" w14:textId="77777777" w:rsidR="00AB25EF" w:rsidRPr="000D5DB5" w:rsidRDefault="00AB25EF" w:rsidP="005B465A">
      <w:pPr>
        <w:contextualSpacing/>
        <w:rPr>
          <w:rFonts w:eastAsia="Times New Roman" w:cstheme="minorHAnsi"/>
          <w:sz w:val="24"/>
          <w:szCs w:val="24"/>
        </w:rPr>
      </w:pPr>
      <w:r w:rsidRPr="00134BC3">
        <w:rPr>
          <w:rFonts w:eastAsia="Times New Roman" w:cstheme="minorHAnsi"/>
        </w:rPr>
        <w:t>5th</w:t>
      </w:r>
      <w:r w:rsidR="00A926B3">
        <w:rPr>
          <w:rFonts w:eastAsia="Times New Roman" w:cstheme="minorHAnsi"/>
        </w:rPr>
        <w:tab/>
      </w:r>
      <w:r w:rsidRPr="00134BC3">
        <w:rPr>
          <w:rFonts w:eastAsia="Times New Roman" w:cstheme="minorHAnsi"/>
        </w:rPr>
        <w:t>+</w:t>
      </w:r>
      <w:r w:rsidR="00A926B3" w:rsidRPr="00134BC3">
        <w:rPr>
          <w:rFonts w:eastAsia="Times New Roman" w:cstheme="minorHAnsi"/>
        </w:rPr>
        <w:t>3</w:t>
      </w:r>
      <w:r w:rsidR="00A926B3">
        <w:rPr>
          <w:rFonts w:eastAsia="Times New Roman" w:cstheme="minorHAnsi"/>
        </w:rPr>
        <w:tab/>
      </w:r>
      <w:r w:rsidR="00A926B3">
        <w:rPr>
          <w:rFonts w:eastAsia="Times New Roman" w:cstheme="minorHAnsi"/>
        </w:rPr>
        <w:tab/>
      </w:r>
      <w:r w:rsidRPr="00134BC3">
        <w:rPr>
          <w:rFonts w:eastAsia="Times New Roman" w:cstheme="minorHAnsi"/>
        </w:rPr>
        <w:t>3d6</w:t>
      </w:r>
      <w:r w:rsidR="008267FE">
        <w:rPr>
          <w:rFonts w:eastAsia="Times New Roman" w:cstheme="minorHAnsi"/>
        </w:rPr>
        <w:tab/>
      </w:r>
      <w:r w:rsidR="008267FE">
        <w:rPr>
          <w:rFonts w:eastAsia="Times New Roman" w:cstheme="minorHAnsi"/>
        </w:rPr>
        <w:tab/>
      </w:r>
      <w:r w:rsidR="00D85DF3">
        <w:rPr>
          <w:rFonts w:eastAsia="Times New Roman" w:cstheme="minorHAnsi"/>
        </w:rPr>
        <w:t>2</w:t>
      </w:r>
      <w:r w:rsidR="00D85DF3">
        <w:rPr>
          <w:rFonts w:eastAsia="Times New Roman" w:cstheme="minorHAnsi"/>
        </w:rPr>
        <w:tab/>
      </w:r>
      <w:r w:rsidR="00D85DF3">
        <w:rPr>
          <w:rFonts w:eastAsia="Times New Roman" w:cstheme="minorHAnsi"/>
        </w:rPr>
        <w:tab/>
        <w:t>-</w:t>
      </w:r>
    </w:p>
    <w:p w14:paraId="6F213A61" w14:textId="77777777" w:rsidR="00AB25EF" w:rsidRPr="000D5DB5" w:rsidRDefault="00AB25EF" w:rsidP="00DE2CAA">
      <w:pPr>
        <w:contextualSpacing/>
        <w:rPr>
          <w:rFonts w:eastAsia="Times New Roman" w:cstheme="minorHAnsi"/>
          <w:sz w:val="24"/>
          <w:szCs w:val="24"/>
        </w:rPr>
      </w:pPr>
      <w:r w:rsidRPr="00134BC3">
        <w:rPr>
          <w:rFonts w:eastAsia="Times New Roman" w:cstheme="minorHAnsi"/>
        </w:rPr>
        <w:t>6th</w:t>
      </w:r>
      <w:r w:rsidR="00A926B3">
        <w:rPr>
          <w:rFonts w:eastAsia="Times New Roman" w:cstheme="minorHAnsi"/>
        </w:rPr>
        <w:tab/>
      </w:r>
      <w:r w:rsidRPr="00134BC3">
        <w:rPr>
          <w:rFonts w:eastAsia="Times New Roman" w:cstheme="minorHAnsi"/>
        </w:rPr>
        <w:t>+</w:t>
      </w:r>
      <w:r w:rsidR="00A926B3" w:rsidRPr="00134BC3">
        <w:rPr>
          <w:rFonts w:eastAsia="Times New Roman" w:cstheme="minorHAnsi"/>
        </w:rPr>
        <w:t>3</w:t>
      </w:r>
      <w:r w:rsidR="00A926B3">
        <w:rPr>
          <w:rFonts w:eastAsia="Times New Roman" w:cstheme="minorHAnsi"/>
        </w:rPr>
        <w:tab/>
      </w:r>
      <w:r w:rsidR="00A926B3">
        <w:rPr>
          <w:rFonts w:eastAsia="Times New Roman" w:cstheme="minorHAnsi"/>
        </w:rPr>
        <w:tab/>
      </w:r>
      <w:r w:rsidRPr="00134BC3">
        <w:rPr>
          <w:rFonts w:eastAsia="Times New Roman" w:cstheme="minorHAnsi"/>
        </w:rPr>
        <w:t>3d6</w:t>
      </w:r>
      <w:r w:rsidR="008267FE">
        <w:rPr>
          <w:rFonts w:eastAsia="Times New Roman" w:cstheme="minorHAnsi"/>
        </w:rPr>
        <w:tab/>
      </w:r>
      <w:r w:rsidR="008267FE">
        <w:rPr>
          <w:rFonts w:eastAsia="Times New Roman" w:cstheme="minorHAnsi"/>
        </w:rPr>
        <w:tab/>
      </w:r>
      <w:r w:rsidR="00D85DF3">
        <w:rPr>
          <w:rFonts w:eastAsia="Times New Roman" w:cstheme="minorHAnsi"/>
        </w:rPr>
        <w:t>2</w:t>
      </w:r>
      <w:r w:rsidR="00D85DF3">
        <w:rPr>
          <w:rFonts w:eastAsia="Times New Roman" w:cstheme="minorHAnsi"/>
        </w:rPr>
        <w:tab/>
      </w:r>
      <w:r w:rsidR="00D85DF3">
        <w:rPr>
          <w:rFonts w:eastAsia="Times New Roman" w:cstheme="minorHAnsi"/>
        </w:rPr>
        <w:tab/>
      </w:r>
      <w:r w:rsidRPr="00134BC3">
        <w:rPr>
          <w:rFonts w:eastAsia="Times New Roman" w:cstheme="minorHAnsi"/>
        </w:rPr>
        <w:t>Expertise</w:t>
      </w:r>
      <w:r w:rsidR="000E60F2" w:rsidRPr="00134BC3">
        <w:rPr>
          <w:rFonts w:eastAsia="Times New Roman" w:cstheme="minorHAnsi"/>
        </w:rPr>
        <w:t xml:space="preserve"> </w:t>
      </w:r>
    </w:p>
    <w:p w14:paraId="68C99691" w14:textId="77777777" w:rsidR="00AB25EF" w:rsidRPr="000D5DB5" w:rsidRDefault="00A926B3">
      <w:pPr>
        <w:contextualSpacing/>
        <w:rPr>
          <w:rFonts w:eastAsia="Times New Roman" w:cstheme="minorHAnsi"/>
          <w:sz w:val="24"/>
          <w:szCs w:val="24"/>
        </w:rPr>
      </w:pPr>
      <w:r w:rsidRPr="00134BC3">
        <w:rPr>
          <w:rFonts w:eastAsia="Times New Roman" w:cstheme="minorHAnsi"/>
        </w:rPr>
        <w:t>7th</w:t>
      </w:r>
      <w:r>
        <w:rPr>
          <w:rFonts w:eastAsia="Times New Roman" w:cstheme="minorHAnsi"/>
        </w:rPr>
        <w:tab/>
      </w:r>
      <w:r w:rsidR="00AB25EF" w:rsidRPr="00134BC3">
        <w:rPr>
          <w:rFonts w:eastAsia="Times New Roman" w:cstheme="minorHAnsi"/>
        </w:rPr>
        <w:t>+</w:t>
      </w:r>
      <w:r w:rsidRPr="00134BC3">
        <w:rPr>
          <w:rFonts w:eastAsia="Times New Roman" w:cstheme="minorHAnsi"/>
        </w:rPr>
        <w:t>3</w:t>
      </w:r>
      <w:r>
        <w:rPr>
          <w:rFonts w:eastAsia="Times New Roman" w:cstheme="minorHAnsi"/>
        </w:rPr>
        <w:tab/>
      </w:r>
      <w:r>
        <w:rPr>
          <w:rFonts w:eastAsia="Times New Roman" w:cstheme="minorHAnsi"/>
        </w:rPr>
        <w:tab/>
      </w:r>
      <w:r w:rsidR="00AB25EF" w:rsidRPr="00134BC3">
        <w:rPr>
          <w:rFonts w:eastAsia="Times New Roman" w:cstheme="minorHAnsi"/>
        </w:rPr>
        <w:t>4d6</w:t>
      </w:r>
      <w:r w:rsidR="008267FE">
        <w:rPr>
          <w:rFonts w:eastAsia="Times New Roman" w:cstheme="minorHAnsi"/>
        </w:rPr>
        <w:tab/>
      </w:r>
      <w:r w:rsidR="008267FE">
        <w:rPr>
          <w:rFonts w:eastAsia="Times New Roman" w:cstheme="minorHAnsi"/>
        </w:rPr>
        <w:tab/>
      </w:r>
      <w:r w:rsidR="00D85DF3">
        <w:rPr>
          <w:rFonts w:eastAsia="Times New Roman" w:cstheme="minorHAnsi"/>
        </w:rPr>
        <w:t>3</w:t>
      </w:r>
      <w:r w:rsidR="00D85DF3">
        <w:rPr>
          <w:rFonts w:eastAsia="Times New Roman" w:cstheme="minorHAnsi"/>
        </w:rPr>
        <w:tab/>
      </w:r>
      <w:r w:rsidR="00D85DF3">
        <w:rPr>
          <w:rFonts w:eastAsia="Times New Roman" w:cstheme="minorHAnsi"/>
        </w:rPr>
        <w:tab/>
        <w:t>-</w:t>
      </w:r>
    </w:p>
    <w:p w14:paraId="18A23848" w14:textId="77777777" w:rsidR="00AB25EF" w:rsidRPr="000D5DB5" w:rsidRDefault="00A926B3">
      <w:pPr>
        <w:contextualSpacing/>
        <w:rPr>
          <w:rFonts w:eastAsia="Times New Roman" w:cstheme="minorHAnsi"/>
          <w:sz w:val="24"/>
          <w:szCs w:val="24"/>
        </w:rPr>
      </w:pPr>
      <w:r w:rsidRPr="00134BC3">
        <w:rPr>
          <w:rFonts w:eastAsia="Times New Roman" w:cstheme="minorHAnsi"/>
        </w:rPr>
        <w:t>8th</w:t>
      </w:r>
      <w:r>
        <w:rPr>
          <w:rFonts w:eastAsia="Times New Roman" w:cstheme="minorHAnsi"/>
        </w:rPr>
        <w:tab/>
      </w:r>
      <w:r w:rsidR="00AB25EF" w:rsidRPr="00134BC3">
        <w:rPr>
          <w:rFonts w:eastAsia="Times New Roman" w:cstheme="minorHAnsi"/>
        </w:rPr>
        <w:t>+3</w:t>
      </w:r>
      <w:r>
        <w:rPr>
          <w:rFonts w:eastAsia="Times New Roman" w:cstheme="minorHAnsi"/>
        </w:rPr>
        <w:tab/>
      </w:r>
      <w:r>
        <w:rPr>
          <w:rFonts w:eastAsia="Times New Roman" w:cstheme="minorHAnsi"/>
        </w:rPr>
        <w:tab/>
      </w:r>
      <w:r w:rsidR="00AB25EF" w:rsidRPr="00134BC3">
        <w:rPr>
          <w:rFonts w:eastAsia="Times New Roman" w:cstheme="minorHAnsi"/>
        </w:rPr>
        <w:t>4d6</w:t>
      </w:r>
      <w:r w:rsidR="008267FE">
        <w:rPr>
          <w:rFonts w:eastAsia="Times New Roman" w:cstheme="minorHAnsi"/>
        </w:rPr>
        <w:tab/>
      </w:r>
      <w:r w:rsidR="008267FE">
        <w:rPr>
          <w:rFonts w:eastAsia="Times New Roman" w:cstheme="minorHAnsi"/>
        </w:rPr>
        <w:tab/>
      </w:r>
      <w:r w:rsidR="00D85DF3">
        <w:rPr>
          <w:rFonts w:eastAsia="Times New Roman" w:cstheme="minorHAnsi"/>
        </w:rPr>
        <w:t>3</w:t>
      </w:r>
      <w:r w:rsidR="00D85DF3">
        <w:rPr>
          <w:rFonts w:eastAsia="Times New Roman" w:cstheme="minorHAnsi"/>
        </w:rPr>
        <w:tab/>
      </w:r>
      <w:r w:rsidR="00D85DF3">
        <w:rPr>
          <w:rFonts w:eastAsia="Times New Roman" w:cstheme="minorHAnsi"/>
        </w:rPr>
        <w:tab/>
      </w:r>
      <w:r w:rsidR="00AB25EF" w:rsidRPr="00134BC3">
        <w:rPr>
          <w:rFonts w:eastAsia="Times New Roman" w:cstheme="minorHAnsi"/>
        </w:rPr>
        <w:t>Ability Score Improvement</w:t>
      </w:r>
    </w:p>
    <w:p w14:paraId="2255E272" w14:textId="77777777" w:rsidR="00AB25EF" w:rsidRPr="000D5DB5" w:rsidRDefault="00A926B3">
      <w:pPr>
        <w:contextualSpacing/>
        <w:rPr>
          <w:rFonts w:eastAsia="Times New Roman" w:cstheme="minorHAnsi"/>
          <w:sz w:val="24"/>
          <w:szCs w:val="24"/>
        </w:rPr>
      </w:pPr>
      <w:r w:rsidRPr="00134BC3">
        <w:rPr>
          <w:rFonts w:eastAsia="Times New Roman" w:cstheme="minorHAnsi"/>
        </w:rPr>
        <w:t>9th</w:t>
      </w:r>
      <w:r>
        <w:rPr>
          <w:rFonts w:eastAsia="Times New Roman" w:cstheme="minorHAnsi"/>
        </w:rPr>
        <w:tab/>
      </w:r>
      <w:r w:rsidR="00AB25EF" w:rsidRPr="00134BC3">
        <w:rPr>
          <w:rFonts w:eastAsia="Times New Roman" w:cstheme="minorHAnsi"/>
        </w:rPr>
        <w:t>+4</w:t>
      </w:r>
      <w:r>
        <w:rPr>
          <w:rFonts w:eastAsia="Times New Roman" w:cstheme="minorHAnsi"/>
        </w:rPr>
        <w:tab/>
      </w:r>
      <w:r>
        <w:rPr>
          <w:rFonts w:eastAsia="Times New Roman" w:cstheme="minorHAnsi"/>
        </w:rPr>
        <w:tab/>
      </w:r>
      <w:r w:rsidR="00AB25EF" w:rsidRPr="00134BC3">
        <w:rPr>
          <w:rFonts w:eastAsia="Times New Roman" w:cstheme="minorHAnsi"/>
        </w:rPr>
        <w:t>5d6</w:t>
      </w:r>
      <w:r w:rsidR="008267FE">
        <w:rPr>
          <w:rFonts w:eastAsia="Times New Roman" w:cstheme="minorHAnsi"/>
        </w:rPr>
        <w:tab/>
      </w:r>
      <w:r w:rsidR="008267FE">
        <w:rPr>
          <w:rFonts w:eastAsia="Times New Roman" w:cstheme="minorHAnsi"/>
        </w:rPr>
        <w:tab/>
      </w:r>
      <w:r w:rsidR="00D85DF3">
        <w:rPr>
          <w:rFonts w:eastAsia="Times New Roman" w:cstheme="minorHAnsi"/>
        </w:rPr>
        <w:t>3</w:t>
      </w:r>
      <w:r w:rsidR="00D85DF3">
        <w:rPr>
          <w:rFonts w:eastAsia="Times New Roman" w:cstheme="minorHAnsi"/>
        </w:rPr>
        <w:tab/>
      </w:r>
      <w:r w:rsidR="00D85DF3">
        <w:rPr>
          <w:rFonts w:eastAsia="Times New Roman" w:cstheme="minorHAnsi"/>
        </w:rPr>
        <w:tab/>
      </w:r>
      <w:r w:rsidR="00AB25EF" w:rsidRPr="00134BC3">
        <w:rPr>
          <w:rFonts w:eastAsia="Times New Roman" w:cstheme="minorHAnsi"/>
        </w:rPr>
        <w:t>Rogue Archetype feature</w:t>
      </w:r>
    </w:p>
    <w:p w14:paraId="53DD0368" w14:textId="77777777" w:rsidR="00AB25EF" w:rsidRPr="000D5DB5" w:rsidRDefault="00A926B3">
      <w:pPr>
        <w:contextualSpacing/>
        <w:rPr>
          <w:rFonts w:eastAsia="Times New Roman" w:cstheme="minorHAnsi"/>
          <w:sz w:val="24"/>
          <w:szCs w:val="24"/>
        </w:rPr>
      </w:pPr>
      <w:r w:rsidRPr="00134BC3">
        <w:rPr>
          <w:rFonts w:eastAsia="Times New Roman" w:cstheme="minorHAnsi"/>
        </w:rPr>
        <w:t>10th</w:t>
      </w:r>
      <w:r>
        <w:rPr>
          <w:rFonts w:eastAsia="Times New Roman" w:cstheme="minorHAnsi"/>
        </w:rPr>
        <w:tab/>
      </w:r>
      <w:r w:rsidR="00AB25EF" w:rsidRPr="00134BC3">
        <w:rPr>
          <w:rFonts w:eastAsia="Times New Roman" w:cstheme="minorHAnsi"/>
        </w:rPr>
        <w:t>+4</w:t>
      </w:r>
      <w:r>
        <w:rPr>
          <w:rFonts w:eastAsia="Times New Roman" w:cstheme="minorHAnsi"/>
        </w:rPr>
        <w:tab/>
      </w:r>
      <w:r>
        <w:rPr>
          <w:rFonts w:eastAsia="Times New Roman" w:cstheme="minorHAnsi"/>
        </w:rPr>
        <w:tab/>
      </w:r>
      <w:r w:rsidR="00AB25EF" w:rsidRPr="00134BC3">
        <w:rPr>
          <w:rFonts w:eastAsia="Times New Roman" w:cstheme="minorHAnsi"/>
        </w:rPr>
        <w:t>5d6</w:t>
      </w:r>
      <w:r w:rsidR="008267FE">
        <w:rPr>
          <w:rFonts w:eastAsia="Times New Roman" w:cstheme="minorHAnsi"/>
        </w:rPr>
        <w:tab/>
      </w:r>
      <w:r w:rsidR="008267FE">
        <w:rPr>
          <w:rFonts w:eastAsia="Times New Roman" w:cstheme="minorHAnsi"/>
        </w:rPr>
        <w:tab/>
      </w:r>
      <w:r w:rsidR="00D85DF3">
        <w:rPr>
          <w:rFonts w:eastAsia="Times New Roman" w:cstheme="minorHAnsi"/>
        </w:rPr>
        <w:t>3</w:t>
      </w:r>
      <w:r w:rsidR="00D85DF3">
        <w:rPr>
          <w:rFonts w:eastAsia="Times New Roman" w:cstheme="minorHAnsi"/>
        </w:rPr>
        <w:tab/>
      </w:r>
      <w:r w:rsidR="00D85DF3">
        <w:rPr>
          <w:rFonts w:eastAsia="Times New Roman" w:cstheme="minorHAnsi"/>
        </w:rPr>
        <w:tab/>
      </w:r>
      <w:r w:rsidR="00AB25EF" w:rsidRPr="00134BC3">
        <w:rPr>
          <w:rFonts w:eastAsia="Times New Roman" w:cstheme="minorHAnsi"/>
        </w:rPr>
        <w:t>Ability Score Improvement</w:t>
      </w:r>
    </w:p>
    <w:p w14:paraId="60D89E5F" w14:textId="77777777" w:rsidR="00AB25EF" w:rsidRPr="000D5DB5" w:rsidRDefault="00A926B3">
      <w:pPr>
        <w:contextualSpacing/>
        <w:rPr>
          <w:rFonts w:eastAsia="Times New Roman" w:cstheme="minorHAnsi"/>
          <w:sz w:val="24"/>
          <w:szCs w:val="24"/>
        </w:rPr>
      </w:pPr>
      <w:r w:rsidRPr="00134BC3">
        <w:rPr>
          <w:rFonts w:eastAsia="Times New Roman" w:cstheme="minorHAnsi"/>
        </w:rPr>
        <w:t>11th</w:t>
      </w:r>
      <w:r>
        <w:rPr>
          <w:rFonts w:eastAsia="Times New Roman" w:cstheme="minorHAnsi"/>
        </w:rPr>
        <w:tab/>
      </w:r>
      <w:r w:rsidR="00AB25EF" w:rsidRPr="00134BC3">
        <w:rPr>
          <w:rFonts w:eastAsia="Times New Roman" w:cstheme="minorHAnsi"/>
        </w:rPr>
        <w:t>+4</w:t>
      </w:r>
      <w:r>
        <w:rPr>
          <w:rFonts w:eastAsia="Times New Roman" w:cstheme="minorHAnsi"/>
        </w:rPr>
        <w:tab/>
      </w:r>
      <w:r>
        <w:rPr>
          <w:rFonts w:eastAsia="Times New Roman" w:cstheme="minorHAnsi"/>
        </w:rPr>
        <w:tab/>
      </w:r>
      <w:r w:rsidR="00AB25EF" w:rsidRPr="00134BC3">
        <w:rPr>
          <w:rFonts w:eastAsia="Times New Roman" w:cstheme="minorHAnsi"/>
        </w:rPr>
        <w:t>6d6</w:t>
      </w:r>
      <w:r w:rsidR="008267FE">
        <w:rPr>
          <w:rFonts w:eastAsia="Times New Roman" w:cstheme="minorHAnsi"/>
        </w:rPr>
        <w:tab/>
      </w:r>
      <w:r w:rsidR="008267FE">
        <w:rPr>
          <w:rFonts w:eastAsia="Times New Roman" w:cstheme="minorHAnsi"/>
        </w:rPr>
        <w:tab/>
      </w:r>
      <w:r w:rsidR="00D85DF3">
        <w:rPr>
          <w:rFonts w:eastAsia="Times New Roman" w:cstheme="minorHAnsi"/>
        </w:rPr>
        <w:t>4</w:t>
      </w:r>
      <w:r w:rsidR="00D85DF3">
        <w:rPr>
          <w:rFonts w:eastAsia="Times New Roman" w:cstheme="minorHAnsi"/>
        </w:rPr>
        <w:tab/>
      </w:r>
      <w:r w:rsidR="00D85DF3">
        <w:rPr>
          <w:rFonts w:eastAsia="Times New Roman" w:cstheme="minorHAnsi"/>
        </w:rPr>
        <w:tab/>
        <w:t>-</w:t>
      </w:r>
    </w:p>
    <w:p w14:paraId="71408A6F" w14:textId="2F2E402F" w:rsidR="00AB25EF" w:rsidRPr="000D5DB5" w:rsidRDefault="00A926B3" w:rsidP="00510864">
      <w:pPr>
        <w:contextualSpacing/>
        <w:rPr>
          <w:rFonts w:eastAsia="Times New Roman" w:cstheme="minorHAnsi"/>
          <w:sz w:val="24"/>
          <w:szCs w:val="24"/>
        </w:rPr>
      </w:pPr>
      <w:r w:rsidRPr="00134BC3">
        <w:rPr>
          <w:rFonts w:eastAsia="Times New Roman" w:cstheme="minorHAnsi"/>
        </w:rPr>
        <w:t>12th</w:t>
      </w:r>
      <w:r>
        <w:rPr>
          <w:rFonts w:eastAsia="Times New Roman" w:cstheme="minorHAnsi"/>
        </w:rPr>
        <w:tab/>
      </w:r>
      <w:r w:rsidR="00AB25EF" w:rsidRPr="00134BC3">
        <w:rPr>
          <w:rFonts w:eastAsia="Times New Roman" w:cstheme="minorHAnsi"/>
        </w:rPr>
        <w:t>+4</w:t>
      </w:r>
      <w:r>
        <w:rPr>
          <w:rFonts w:eastAsia="Times New Roman" w:cstheme="minorHAnsi"/>
        </w:rPr>
        <w:tab/>
      </w:r>
      <w:r>
        <w:rPr>
          <w:rFonts w:eastAsia="Times New Roman" w:cstheme="minorHAnsi"/>
        </w:rPr>
        <w:tab/>
      </w:r>
      <w:r w:rsidR="00AB25EF" w:rsidRPr="00134BC3">
        <w:rPr>
          <w:rFonts w:eastAsia="Times New Roman" w:cstheme="minorHAnsi"/>
        </w:rPr>
        <w:t>6d6</w:t>
      </w:r>
      <w:r w:rsidR="008267FE">
        <w:rPr>
          <w:rFonts w:eastAsia="Times New Roman" w:cstheme="minorHAnsi"/>
        </w:rPr>
        <w:tab/>
      </w:r>
      <w:r w:rsidR="008267FE">
        <w:rPr>
          <w:rFonts w:eastAsia="Times New Roman" w:cstheme="minorHAnsi"/>
        </w:rPr>
        <w:tab/>
      </w:r>
      <w:r w:rsidR="00D85DF3">
        <w:rPr>
          <w:rFonts w:eastAsia="Times New Roman" w:cstheme="minorHAnsi"/>
        </w:rPr>
        <w:t>4</w:t>
      </w:r>
      <w:r w:rsidR="00D85DF3">
        <w:rPr>
          <w:rFonts w:eastAsia="Times New Roman" w:cstheme="minorHAnsi"/>
        </w:rPr>
        <w:tab/>
      </w:r>
      <w:r w:rsidR="00D85DF3">
        <w:rPr>
          <w:rFonts w:eastAsia="Times New Roman" w:cstheme="minorHAnsi"/>
        </w:rPr>
        <w:tab/>
      </w:r>
      <w:ins w:id="2070" w:author="Admin" w:date="2021-11-17T19:46:00Z">
        <w:r w:rsidR="00510864" w:rsidRPr="00134BC3">
          <w:rPr>
            <w:rFonts w:eastAsia="Times New Roman" w:cstheme="minorHAnsi"/>
          </w:rPr>
          <w:t>Ability Score Improvement</w:t>
        </w:r>
      </w:ins>
      <w:del w:id="2071" w:author="Admin" w:date="2021-11-17T19:46:00Z">
        <w:r w:rsidR="00D85DF3" w:rsidDel="00510864">
          <w:rPr>
            <w:rFonts w:eastAsia="Times New Roman" w:cstheme="minorHAnsi"/>
          </w:rPr>
          <w:delText>-</w:delText>
        </w:r>
      </w:del>
    </w:p>
    <w:p w14:paraId="540BC20E" w14:textId="39B8952B" w:rsidR="00AB25EF" w:rsidRPr="000D5DB5" w:rsidRDefault="00A926B3" w:rsidP="00510864">
      <w:pPr>
        <w:contextualSpacing/>
        <w:rPr>
          <w:rFonts w:eastAsia="Times New Roman" w:cstheme="minorHAnsi"/>
          <w:sz w:val="24"/>
          <w:szCs w:val="24"/>
        </w:rPr>
      </w:pPr>
      <w:r w:rsidRPr="00134BC3">
        <w:rPr>
          <w:rFonts w:eastAsia="Times New Roman" w:cstheme="minorHAnsi"/>
        </w:rPr>
        <w:t>13th</w:t>
      </w:r>
      <w:r>
        <w:rPr>
          <w:rFonts w:eastAsia="Times New Roman" w:cstheme="minorHAnsi"/>
        </w:rPr>
        <w:tab/>
      </w:r>
      <w:r w:rsidR="00AB25EF"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7d6</w:t>
      </w:r>
      <w:r w:rsidR="008267FE">
        <w:rPr>
          <w:rFonts w:eastAsia="Times New Roman" w:cstheme="minorHAnsi"/>
        </w:rPr>
        <w:tab/>
      </w:r>
      <w:r w:rsidR="008267FE">
        <w:rPr>
          <w:rFonts w:eastAsia="Times New Roman" w:cstheme="minorHAnsi"/>
        </w:rPr>
        <w:tab/>
      </w:r>
      <w:r w:rsidR="00D85DF3">
        <w:rPr>
          <w:rFonts w:eastAsia="Times New Roman" w:cstheme="minorHAnsi"/>
        </w:rPr>
        <w:t>4</w:t>
      </w:r>
      <w:r w:rsidR="00D85DF3">
        <w:rPr>
          <w:rFonts w:eastAsia="Times New Roman" w:cstheme="minorHAnsi"/>
        </w:rPr>
        <w:tab/>
      </w:r>
      <w:r w:rsidR="00D85DF3">
        <w:rPr>
          <w:rFonts w:eastAsia="Times New Roman" w:cstheme="minorHAnsi"/>
        </w:rPr>
        <w:tab/>
      </w:r>
      <w:ins w:id="2072" w:author="Admin" w:date="2021-11-17T19:46:00Z">
        <w:r w:rsidR="00510864" w:rsidRPr="00134BC3">
          <w:rPr>
            <w:rFonts w:eastAsia="Times New Roman" w:cstheme="minorHAnsi"/>
          </w:rPr>
          <w:t>Rogue Archetype feature</w:t>
        </w:r>
      </w:ins>
      <w:del w:id="2073" w:author="Admin" w:date="2021-11-17T19:46:00Z">
        <w:r w:rsidR="00D85DF3" w:rsidDel="00510864">
          <w:rPr>
            <w:rFonts w:eastAsia="Times New Roman" w:cstheme="minorHAnsi"/>
          </w:rPr>
          <w:delText>-</w:delText>
        </w:r>
      </w:del>
    </w:p>
    <w:p w14:paraId="62206521" w14:textId="2F3B84AA" w:rsidR="00AB25EF" w:rsidRPr="000D5DB5" w:rsidRDefault="00A926B3" w:rsidP="00510864">
      <w:pPr>
        <w:contextualSpacing/>
        <w:rPr>
          <w:rFonts w:eastAsia="Times New Roman" w:cstheme="minorHAnsi"/>
          <w:sz w:val="24"/>
          <w:szCs w:val="24"/>
        </w:rPr>
      </w:pPr>
      <w:r w:rsidRPr="00134BC3">
        <w:rPr>
          <w:rFonts w:eastAsia="Times New Roman" w:cstheme="minorHAnsi"/>
        </w:rPr>
        <w:t>14th</w:t>
      </w:r>
      <w:r>
        <w:rPr>
          <w:rFonts w:eastAsia="Times New Roman" w:cstheme="minorHAnsi"/>
        </w:rPr>
        <w:tab/>
      </w:r>
      <w:r w:rsidR="00AB25EF"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7d6</w:t>
      </w:r>
      <w:r w:rsidR="008267FE">
        <w:rPr>
          <w:rFonts w:eastAsia="Times New Roman" w:cstheme="minorHAnsi"/>
        </w:rPr>
        <w:tab/>
      </w:r>
      <w:r w:rsidR="008267FE">
        <w:rPr>
          <w:rFonts w:eastAsia="Times New Roman" w:cstheme="minorHAnsi"/>
        </w:rPr>
        <w:tab/>
      </w:r>
      <w:r w:rsidR="00D85DF3">
        <w:rPr>
          <w:rFonts w:eastAsia="Times New Roman" w:cstheme="minorHAnsi"/>
        </w:rPr>
        <w:t>4</w:t>
      </w:r>
      <w:r w:rsidR="00D85DF3">
        <w:rPr>
          <w:rFonts w:eastAsia="Times New Roman" w:cstheme="minorHAnsi"/>
        </w:rPr>
        <w:tab/>
      </w:r>
      <w:r w:rsidR="00D85DF3">
        <w:rPr>
          <w:rFonts w:eastAsia="Times New Roman" w:cstheme="minorHAnsi"/>
        </w:rPr>
        <w:tab/>
      </w:r>
      <w:del w:id="2074" w:author="Admin" w:date="2021-11-17T19:46:00Z">
        <w:r w:rsidR="00D85DF3" w:rsidDel="00510864">
          <w:rPr>
            <w:rFonts w:eastAsia="Times New Roman" w:cstheme="minorHAnsi"/>
          </w:rPr>
          <w:delText>-</w:delText>
        </w:r>
      </w:del>
      <w:ins w:id="2075" w:author="Admin" w:date="2021-11-17T19:46:00Z">
        <w:r w:rsidR="00510864">
          <w:rPr>
            <w:rFonts w:eastAsia="Times New Roman" w:cstheme="minorHAnsi"/>
          </w:rPr>
          <w:t>Blindsense</w:t>
        </w:r>
      </w:ins>
    </w:p>
    <w:p w14:paraId="0FD49F39" w14:textId="77777777" w:rsidR="00AB25EF" w:rsidRPr="000D5DB5" w:rsidRDefault="00A926B3">
      <w:pPr>
        <w:contextualSpacing/>
        <w:rPr>
          <w:rFonts w:eastAsia="Times New Roman" w:cstheme="minorHAnsi"/>
          <w:sz w:val="24"/>
          <w:szCs w:val="24"/>
        </w:rPr>
      </w:pPr>
      <w:r w:rsidRPr="00134BC3">
        <w:rPr>
          <w:rFonts w:eastAsia="Times New Roman" w:cstheme="minorHAnsi"/>
        </w:rPr>
        <w:t>15th</w:t>
      </w:r>
      <w:r>
        <w:rPr>
          <w:rFonts w:eastAsia="Times New Roman" w:cstheme="minorHAnsi"/>
        </w:rPr>
        <w:tab/>
      </w:r>
      <w:r w:rsidR="00AB25EF"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8d6</w:t>
      </w:r>
      <w:r w:rsidR="008267FE">
        <w:rPr>
          <w:rFonts w:eastAsia="Times New Roman" w:cstheme="minorHAnsi"/>
        </w:rPr>
        <w:tab/>
      </w:r>
      <w:r w:rsidR="008267FE">
        <w:rPr>
          <w:rFonts w:eastAsia="Times New Roman" w:cstheme="minorHAnsi"/>
        </w:rPr>
        <w:tab/>
      </w:r>
      <w:r w:rsidR="00D85DF3">
        <w:rPr>
          <w:rFonts w:eastAsia="Times New Roman" w:cstheme="minorHAnsi"/>
        </w:rPr>
        <w:t>5</w:t>
      </w:r>
      <w:r w:rsidR="00D85DF3">
        <w:rPr>
          <w:rFonts w:eastAsia="Times New Roman" w:cstheme="minorHAnsi"/>
        </w:rPr>
        <w:tab/>
      </w:r>
      <w:r w:rsidR="00D85DF3">
        <w:rPr>
          <w:rFonts w:eastAsia="Times New Roman" w:cstheme="minorHAnsi"/>
        </w:rPr>
        <w:tab/>
        <w:t>-</w:t>
      </w:r>
    </w:p>
    <w:p w14:paraId="6AED0753" w14:textId="77777777" w:rsidR="00AB25EF" w:rsidRPr="000D5DB5" w:rsidRDefault="00A926B3">
      <w:pPr>
        <w:contextualSpacing/>
        <w:rPr>
          <w:rFonts w:eastAsia="Times New Roman" w:cstheme="minorHAnsi"/>
          <w:sz w:val="24"/>
          <w:szCs w:val="24"/>
        </w:rPr>
      </w:pPr>
      <w:r w:rsidRPr="00134BC3">
        <w:rPr>
          <w:rFonts w:eastAsia="Times New Roman" w:cstheme="minorHAnsi"/>
        </w:rPr>
        <w:t>16th</w:t>
      </w:r>
      <w:r>
        <w:rPr>
          <w:rFonts w:eastAsia="Times New Roman" w:cstheme="minorHAnsi"/>
        </w:rPr>
        <w:tab/>
      </w:r>
      <w:r w:rsidR="00AB25EF" w:rsidRPr="00134BC3">
        <w:rPr>
          <w:rFonts w:eastAsia="Times New Roman" w:cstheme="minorHAnsi"/>
        </w:rPr>
        <w:t>+5</w:t>
      </w:r>
      <w:r>
        <w:rPr>
          <w:rFonts w:eastAsia="Times New Roman" w:cstheme="minorHAnsi"/>
        </w:rPr>
        <w:tab/>
      </w:r>
      <w:r>
        <w:rPr>
          <w:rFonts w:eastAsia="Times New Roman" w:cstheme="minorHAnsi"/>
        </w:rPr>
        <w:tab/>
      </w:r>
      <w:r w:rsidR="00AB25EF" w:rsidRPr="00134BC3">
        <w:rPr>
          <w:rFonts w:eastAsia="Times New Roman" w:cstheme="minorHAnsi"/>
        </w:rPr>
        <w:t>8d6</w:t>
      </w:r>
      <w:r w:rsidR="008267FE">
        <w:rPr>
          <w:rFonts w:eastAsia="Times New Roman" w:cstheme="minorHAnsi"/>
        </w:rPr>
        <w:tab/>
      </w:r>
      <w:r w:rsidR="008267FE">
        <w:rPr>
          <w:rFonts w:eastAsia="Times New Roman" w:cstheme="minorHAnsi"/>
        </w:rPr>
        <w:tab/>
      </w:r>
      <w:r w:rsidR="00D85DF3">
        <w:rPr>
          <w:rFonts w:eastAsia="Times New Roman" w:cstheme="minorHAnsi"/>
        </w:rPr>
        <w:t>5</w:t>
      </w:r>
      <w:r w:rsidR="00D85DF3">
        <w:rPr>
          <w:rFonts w:eastAsia="Times New Roman" w:cstheme="minorHAnsi"/>
        </w:rPr>
        <w:tab/>
      </w:r>
      <w:r w:rsidR="00D85DF3">
        <w:rPr>
          <w:rFonts w:eastAsia="Times New Roman" w:cstheme="minorHAnsi"/>
        </w:rPr>
        <w:tab/>
      </w:r>
      <w:r w:rsidR="00AB25EF" w:rsidRPr="00134BC3">
        <w:rPr>
          <w:rFonts w:eastAsia="Times New Roman" w:cstheme="minorHAnsi"/>
        </w:rPr>
        <w:t>Ability Score Improvement</w:t>
      </w:r>
    </w:p>
    <w:p w14:paraId="223EEF25" w14:textId="77777777" w:rsidR="00AB25EF" w:rsidRPr="000D5DB5" w:rsidRDefault="00A926B3">
      <w:pPr>
        <w:contextualSpacing/>
        <w:rPr>
          <w:rFonts w:eastAsia="Times New Roman" w:cstheme="minorHAnsi"/>
          <w:sz w:val="24"/>
          <w:szCs w:val="24"/>
        </w:rPr>
      </w:pPr>
      <w:r w:rsidRPr="00134BC3">
        <w:rPr>
          <w:rFonts w:eastAsia="Times New Roman" w:cstheme="minorHAnsi"/>
        </w:rPr>
        <w:t>17th</w:t>
      </w:r>
      <w:r>
        <w:rPr>
          <w:rFonts w:eastAsia="Times New Roman" w:cstheme="minorHAnsi"/>
        </w:rPr>
        <w:tab/>
      </w:r>
      <w:r w:rsidR="00AB25EF" w:rsidRPr="00134BC3">
        <w:rPr>
          <w:rFonts w:eastAsia="Times New Roman" w:cstheme="minorHAnsi"/>
        </w:rPr>
        <w:t>+6</w:t>
      </w:r>
      <w:r>
        <w:rPr>
          <w:rFonts w:eastAsia="Times New Roman" w:cstheme="minorHAnsi"/>
        </w:rPr>
        <w:tab/>
      </w:r>
      <w:r>
        <w:rPr>
          <w:rFonts w:eastAsia="Times New Roman" w:cstheme="minorHAnsi"/>
        </w:rPr>
        <w:tab/>
      </w:r>
      <w:r w:rsidR="00AB25EF" w:rsidRPr="00134BC3">
        <w:rPr>
          <w:rFonts w:eastAsia="Times New Roman" w:cstheme="minorHAnsi"/>
        </w:rPr>
        <w:t>9d6</w:t>
      </w:r>
      <w:r w:rsidR="008267FE">
        <w:rPr>
          <w:rFonts w:eastAsia="Times New Roman" w:cstheme="minorHAnsi"/>
        </w:rPr>
        <w:tab/>
      </w:r>
      <w:r w:rsidR="008267FE">
        <w:rPr>
          <w:rFonts w:eastAsia="Times New Roman" w:cstheme="minorHAnsi"/>
        </w:rPr>
        <w:tab/>
      </w:r>
      <w:r w:rsidR="00D85DF3">
        <w:rPr>
          <w:rFonts w:eastAsia="Times New Roman" w:cstheme="minorHAnsi"/>
        </w:rPr>
        <w:t>5</w:t>
      </w:r>
      <w:r w:rsidR="00D85DF3">
        <w:rPr>
          <w:rFonts w:eastAsia="Times New Roman" w:cstheme="minorHAnsi"/>
        </w:rPr>
        <w:tab/>
      </w:r>
      <w:r w:rsidR="00D85DF3">
        <w:rPr>
          <w:rFonts w:eastAsia="Times New Roman" w:cstheme="minorHAnsi"/>
        </w:rPr>
        <w:tab/>
      </w:r>
      <w:r w:rsidR="00AB25EF" w:rsidRPr="00134BC3">
        <w:rPr>
          <w:rFonts w:eastAsia="Times New Roman" w:cstheme="minorHAnsi"/>
        </w:rPr>
        <w:t>Rogue Archetype feature</w:t>
      </w:r>
    </w:p>
    <w:p w14:paraId="636918CF" w14:textId="77777777" w:rsidR="00AB25EF" w:rsidRPr="000D5DB5" w:rsidRDefault="00AB25EF">
      <w:pPr>
        <w:contextualSpacing/>
        <w:rPr>
          <w:rFonts w:eastAsia="Times New Roman" w:cstheme="minorHAnsi"/>
          <w:sz w:val="24"/>
          <w:szCs w:val="24"/>
        </w:rPr>
      </w:pPr>
      <w:r w:rsidRPr="00134BC3">
        <w:rPr>
          <w:rFonts w:eastAsia="Times New Roman" w:cstheme="minorHAnsi"/>
        </w:rPr>
        <w:t>18th</w:t>
      </w:r>
      <w:r w:rsidR="00A520D0">
        <w:rPr>
          <w:rFonts w:eastAsia="Times New Roman" w:cstheme="minorHAnsi"/>
        </w:rPr>
        <w:tab/>
      </w:r>
      <w:r w:rsidRPr="00134BC3">
        <w:rPr>
          <w:rFonts w:eastAsia="Times New Roman" w:cstheme="minorHAnsi"/>
        </w:rPr>
        <w:t>+6</w:t>
      </w:r>
      <w:r w:rsidR="00A926B3">
        <w:rPr>
          <w:rFonts w:eastAsia="Times New Roman" w:cstheme="minorHAnsi"/>
        </w:rPr>
        <w:tab/>
      </w:r>
      <w:r w:rsidR="00A926B3">
        <w:rPr>
          <w:rFonts w:eastAsia="Times New Roman" w:cstheme="minorHAnsi"/>
        </w:rPr>
        <w:tab/>
      </w:r>
      <w:r w:rsidRPr="00134BC3">
        <w:rPr>
          <w:rFonts w:eastAsia="Times New Roman" w:cstheme="minorHAnsi"/>
        </w:rPr>
        <w:t>9d6</w:t>
      </w:r>
      <w:r w:rsidR="008267FE">
        <w:rPr>
          <w:rFonts w:eastAsia="Times New Roman" w:cstheme="minorHAnsi"/>
        </w:rPr>
        <w:tab/>
      </w:r>
      <w:r w:rsidR="008267FE">
        <w:rPr>
          <w:rFonts w:eastAsia="Times New Roman" w:cstheme="minorHAnsi"/>
        </w:rPr>
        <w:tab/>
      </w:r>
      <w:r w:rsidR="00D85DF3">
        <w:rPr>
          <w:rFonts w:eastAsia="Times New Roman" w:cstheme="minorHAnsi"/>
        </w:rPr>
        <w:t>6</w:t>
      </w:r>
      <w:r w:rsidR="00D85DF3">
        <w:rPr>
          <w:rFonts w:eastAsia="Times New Roman" w:cstheme="minorHAnsi"/>
        </w:rPr>
        <w:tab/>
      </w:r>
      <w:r w:rsidR="00D85DF3">
        <w:rPr>
          <w:rFonts w:eastAsia="Times New Roman" w:cstheme="minorHAnsi"/>
        </w:rPr>
        <w:tab/>
        <w:t>-</w:t>
      </w:r>
    </w:p>
    <w:p w14:paraId="51E9AA25" w14:textId="77777777" w:rsidR="00AB25EF" w:rsidRPr="000D5DB5" w:rsidRDefault="00AB25EF">
      <w:pPr>
        <w:contextualSpacing/>
        <w:rPr>
          <w:rFonts w:eastAsia="Times New Roman" w:cstheme="minorHAnsi"/>
          <w:sz w:val="24"/>
          <w:szCs w:val="24"/>
        </w:rPr>
      </w:pPr>
      <w:r w:rsidRPr="00134BC3">
        <w:rPr>
          <w:rFonts w:eastAsia="Times New Roman" w:cstheme="minorHAnsi"/>
        </w:rPr>
        <w:t>19th</w:t>
      </w:r>
      <w:r w:rsidR="00A926B3">
        <w:rPr>
          <w:rFonts w:eastAsia="Times New Roman" w:cstheme="minorHAnsi"/>
        </w:rPr>
        <w:tab/>
      </w:r>
      <w:r w:rsidRPr="00134BC3">
        <w:rPr>
          <w:rFonts w:eastAsia="Times New Roman" w:cstheme="minorHAnsi"/>
        </w:rPr>
        <w:t>+6</w:t>
      </w:r>
      <w:r w:rsidR="00A926B3">
        <w:rPr>
          <w:rFonts w:eastAsia="Times New Roman" w:cstheme="minorHAnsi"/>
        </w:rPr>
        <w:tab/>
      </w:r>
      <w:r w:rsidR="00A926B3">
        <w:rPr>
          <w:rFonts w:eastAsia="Times New Roman" w:cstheme="minorHAnsi"/>
        </w:rPr>
        <w:tab/>
      </w:r>
      <w:r w:rsidRPr="00134BC3">
        <w:rPr>
          <w:rFonts w:eastAsia="Times New Roman" w:cstheme="minorHAnsi"/>
        </w:rPr>
        <w:t>10d6</w:t>
      </w:r>
      <w:r w:rsidR="008267FE">
        <w:rPr>
          <w:rFonts w:eastAsia="Times New Roman" w:cstheme="minorHAnsi"/>
        </w:rPr>
        <w:tab/>
      </w:r>
      <w:r w:rsidR="008267FE">
        <w:rPr>
          <w:rFonts w:eastAsia="Times New Roman" w:cstheme="minorHAnsi"/>
        </w:rPr>
        <w:tab/>
      </w:r>
      <w:r w:rsidR="00D85DF3">
        <w:rPr>
          <w:rFonts w:eastAsia="Times New Roman" w:cstheme="minorHAnsi"/>
        </w:rPr>
        <w:t>6</w:t>
      </w:r>
      <w:r w:rsidR="00D85DF3">
        <w:rPr>
          <w:rFonts w:eastAsia="Times New Roman" w:cstheme="minorHAnsi"/>
        </w:rPr>
        <w:tab/>
      </w:r>
      <w:r w:rsidR="00D85DF3">
        <w:rPr>
          <w:rFonts w:eastAsia="Times New Roman" w:cstheme="minorHAnsi"/>
        </w:rPr>
        <w:tab/>
      </w:r>
      <w:r w:rsidRPr="00134BC3">
        <w:rPr>
          <w:rFonts w:eastAsia="Times New Roman" w:cstheme="minorHAnsi"/>
        </w:rPr>
        <w:t>Ability Score Improvement</w:t>
      </w:r>
    </w:p>
    <w:p w14:paraId="0C312B5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20th</w:t>
      </w:r>
      <w:r w:rsidR="00A926B3">
        <w:rPr>
          <w:rFonts w:eastAsia="Times New Roman" w:cstheme="minorHAnsi"/>
        </w:rPr>
        <w:tab/>
      </w:r>
      <w:r w:rsidRPr="000D5DB5">
        <w:rPr>
          <w:rFonts w:eastAsia="Times New Roman" w:cstheme="minorHAnsi"/>
          <w:color w:val="000000"/>
        </w:rPr>
        <w:t>+6</w:t>
      </w:r>
      <w:r w:rsidR="00A926B3">
        <w:rPr>
          <w:rFonts w:eastAsia="Times New Roman" w:cstheme="minorHAnsi"/>
        </w:rPr>
        <w:tab/>
      </w:r>
      <w:r w:rsidR="00A926B3">
        <w:rPr>
          <w:rFonts w:eastAsia="Times New Roman" w:cstheme="minorHAnsi"/>
        </w:rPr>
        <w:tab/>
      </w:r>
      <w:r w:rsidRPr="000D5DB5">
        <w:rPr>
          <w:rFonts w:eastAsia="Times New Roman" w:cstheme="minorHAnsi"/>
          <w:color w:val="000000"/>
        </w:rPr>
        <w:t>10d6</w:t>
      </w:r>
      <w:r w:rsidR="008267FE">
        <w:rPr>
          <w:rFonts w:eastAsia="Times New Roman" w:cstheme="minorHAnsi"/>
        </w:rPr>
        <w:tab/>
      </w:r>
      <w:r w:rsidR="008267FE">
        <w:rPr>
          <w:rFonts w:eastAsia="Times New Roman" w:cstheme="minorHAnsi"/>
        </w:rPr>
        <w:tab/>
      </w:r>
      <w:r w:rsidR="00D85DF3">
        <w:rPr>
          <w:rFonts w:eastAsia="Times New Roman" w:cstheme="minorHAnsi"/>
        </w:rPr>
        <w:t>6</w:t>
      </w:r>
      <w:r w:rsidR="00D85DF3">
        <w:rPr>
          <w:rFonts w:eastAsia="Times New Roman" w:cstheme="minorHAnsi"/>
        </w:rPr>
        <w:tab/>
      </w:r>
      <w:r w:rsidR="00D85DF3">
        <w:rPr>
          <w:rFonts w:eastAsia="Times New Roman" w:cstheme="minorHAnsi"/>
        </w:rPr>
        <w:tab/>
      </w:r>
      <w:r w:rsidRPr="000D5DB5">
        <w:rPr>
          <w:rFonts w:eastAsia="Times New Roman" w:cstheme="minorHAnsi"/>
          <w:color w:val="000000"/>
        </w:rPr>
        <w:t>Stroke of Luck</w:t>
      </w:r>
    </w:p>
    <w:p w14:paraId="5557FFD8" w14:textId="77777777" w:rsidR="00AB25EF" w:rsidRPr="000D5DB5" w:rsidRDefault="00AB25EF">
      <w:pPr>
        <w:contextualSpacing/>
        <w:rPr>
          <w:rFonts w:eastAsia="Times New Roman" w:cstheme="minorHAnsi"/>
          <w:sz w:val="24"/>
          <w:szCs w:val="24"/>
        </w:rPr>
      </w:pPr>
    </w:p>
    <w:p w14:paraId="2BFEE28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Expertise</w:t>
      </w:r>
    </w:p>
    <w:p w14:paraId="6C442AF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At 1st level, choose two of your skill proficiencies, or one of your skill proficiencies and your proficiency with thieves’ tools. Your proficiency bonus is doubled for any ability check you make that uses either of the chosen proficiencies.</w:t>
      </w:r>
    </w:p>
    <w:p w14:paraId="0E30C66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6th level, you can choose two more of your proficiencies (in skills or with thieves’ tools) to gain this benefit.</w:t>
      </w:r>
    </w:p>
    <w:p w14:paraId="00384FB0" w14:textId="77777777" w:rsidR="00AB25EF" w:rsidRPr="000D5DB5" w:rsidRDefault="00AB25EF">
      <w:pPr>
        <w:contextualSpacing/>
        <w:rPr>
          <w:rFonts w:eastAsia="Times New Roman" w:cstheme="minorHAnsi"/>
          <w:sz w:val="24"/>
          <w:szCs w:val="24"/>
        </w:rPr>
      </w:pPr>
    </w:p>
    <w:p w14:paraId="0B55C67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Sneak Attack</w:t>
      </w:r>
    </w:p>
    <w:p w14:paraId="74AC820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Beginning at 1st level, you know how to strike subtly and exploit a foe’s distraction. Once per turn, you can deal an extra 1d6 damage to one creature you hit with an attack if you have advantage on the attack roll. The attack must use a finesse or a ranged weapon. You don’t need advantage on the attack roll if another enemy of the target is within 5 feet of it, that enemy isn’t incapacitated, and you don’t have disadvantage on the attack roll. </w:t>
      </w:r>
    </w:p>
    <w:p w14:paraId="1906105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amount of the extra damage increases as you gain levels in this class, as shown in the Sneak Attack column of the Rogue table.</w:t>
      </w:r>
    </w:p>
    <w:p w14:paraId="18AEC72F" w14:textId="77777777" w:rsidR="00AB25EF" w:rsidRPr="000D5DB5" w:rsidRDefault="00AB25EF">
      <w:pPr>
        <w:contextualSpacing/>
        <w:rPr>
          <w:rFonts w:eastAsia="Times New Roman" w:cstheme="minorHAnsi"/>
          <w:sz w:val="24"/>
          <w:szCs w:val="24"/>
        </w:rPr>
      </w:pPr>
    </w:p>
    <w:p w14:paraId="041C122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Thieves’ Cant</w:t>
      </w:r>
    </w:p>
    <w:p w14:paraId="43F1C906" w14:textId="77777777" w:rsidR="00AB25EF" w:rsidRPr="000D5DB5" w:rsidRDefault="00AB25EF" w:rsidP="00831D58">
      <w:pPr>
        <w:contextualSpacing/>
        <w:rPr>
          <w:rFonts w:eastAsia="Times New Roman" w:cstheme="minorHAnsi"/>
          <w:sz w:val="24"/>
          <w:szCs w:val="24"/>
        </w:rPr>
      </w:pPr>
      <w:r w:rsidRPr="000D5DB5">
        <w:rPr>
          <w:rFonts w:eastAsia="Times New Roman" w:cstheme="minorHAnsi"/>
          <w:color w:val="000000"/>
        </w:rPr>
        <w:t>During your rogue training you learned thieves’ cant, a secret mix of dialect, jargon, and code that allows you to hide messages in seemingly normal conversation. Only another creature that knows thieves’ cant understands such messages. It takes four times longer to convey such a message than it does to speak the same idea plainly. In addition, you understand a set of secret signs and symbols used to convey short, simple messages, such as whether an area is dangerous or the territory of a thieves’ guild, whether loot is nearby, or whether the people in an area are easy marks or will provide a safe house for thieves on the run.</w:t>
      </w:r>
      <w:r w:rsidR="00831D58">
        <w:rPr>
          <w:rFonts w:eastAsia="Times New Roman" w:cstheme="minorHAnsi"/>
          <w:color w:val="000000"/>
        </w:rPr>
        <w:t xml:space="preserve"> </w:t>
      </w:r>
    </w:p>
    <w:p w14:paraId="2DB9B702" w14:textId="77777777" w:rsidR="00AB25EF" w:rsidRPr="000D5DB5" w:rsidRDefault="00AB25EF">
      <w:pPr>
        <w:contextualSpacing/>
        <w:rPr>
          <w:rFonts w:eastAsia="Times New Roman" w:cstheme="minorHAnsi"/>
          <w:sz w:val="24"/>
          <w:szCs w:val="24"/>
        </w:rPr>
      </w:pPr>
    </w:p>
    <w:p w14:paraId="48AE9AAC" w14:textId="77777777" w:rsidR="009E22F6" w:rsidRDefault="009E22F6">
      <w:pPr>
        <w:contextualSpacing/>
        <w:rPr>
          <w:rFonts w:eastAsia="Times New Roman" w:cstheme="minorHAnsi"/>
          <w:b/>
          <w:bCs/>
          <w:color w:val="000000"/>
        </w:rPr>
      </w:pPr>
      <w:r w:rsidRPr="000D5DB5">
        <w:rPr>
          <w:rFonts w:eastAsia="Times New Roman" w:cstheme="minorHAnsi"/>
          <w:b/>
          <w:bCs/>
          <w:color w:val="000000"/>
        </w:rPr>
        <w:t xml:space="preserve">Rogue Talent </w:t>
      </w:r>
    </w:p>
    <w:p w14:paraId="6D70953E" w14:textId="77777777" w:rsidR="005C4816" w:rsidRPr="005C4816" w:rsidRDefault="005C4816" w:rsidP="005C4816">
      <w:pPr>
        <w:contextualSpacing/>
        <w:rPr>
          <w:rFonts w:eastAsia="Times New Roman" w:cstheme="minorHAnsi"/>
          <w:color w:val="000000"/>
        </w:rPr>
      </w:pPr>
      <w:r w:rsidRPr="005C4816">
        <w:rPr>
          <w:rFonts w:eastAsia="Times New Roman" w:cstheme="minorHAnsi"/>
          <w:color w:val="000000"/>
        </w:rPr>
        <w:t xml:space="preserve">Starting at 2nd level, you gain a class talent, representing </w:t>
      </w:r>
      <w:r w:rsidRPr="000D5DB5">
        <w:rPr>
          <w:rFonts w:eastAsia="Times New Roman" w:cstheme="minorHAnsi"/>
          <w:color w:val="000000"/>
        </w:rPr>
        <w:t>your ability to function under pressure or perform specialized tasks, either by quick thinking, good use of skill, special aptitude towards magic, or by lightning-fast reflexes</w:t>
      </w:r>
      <w:r w:rsidRPr="005C4816">
        <w:rPr>
          <w:rFonts w:eastAsia="Times New Roman" w:cstheme="minorHAnsi"/>
          <w:color w:val="000000"/>
        </w:rPr>
        <w:t xml:space="preserve">. See Class Talents at the end of the Chapter 3 for options. </w:t>
      </w:r>
    </w:p>
    <w:p w14:paraId="131A66C9" w14:textId="77777777" w:rsidR="005C4816" w:rsidRPr="005C4816" w:rsidRDefault="005C4816" w:rsidP="005C4816">
      <w:pPr>
        <w:contextualSpacing/>
        <w:rPr>
          <w:rFonts w:eastAsia="Times New Roman" w:cstheme="minorHAnsi"/>
          <w:color w:val="000000"/>
        </w:rPr>
      </w:pPr>
      <w:r w:rsidRPr="005C4816">
        <w:rPr>
          <w:rFonts w:eastAsia="Times New Roman" w:cstheme="minorHAnsi"/>
          <w:color w:val="000000"/>
        </w:rPr>
        <w:t>Whenever you qualify for another talent (as detailed in the talent column), you can choose another talent or gain another use of an existing talent.</w:t>
      </w:r>
    </w:p>
    <w:p w14:paraId="76E5D8D9" w14:textId="77777777" w:rsidR="007C715D" w:rsidRPr="00134BC3" w:rsidRDefault="007C715D">
      <w:pPr>
        <w:rPr>
          <w:rFonts w:eastAsia="Times New Roman" w:cstheme="minorHAnsi"/>
        </w:rPr>
      </w:pPr>
    </w:p>
    <w:p w14:paraId="6ABD06F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Roguish Archetype</w:t>
      </w:r>
    </w:p>
    <w:p w14:paraId="70C262B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At 3rd level, you choose an archetype that you emulate in the exercise of your rogue abilities: Assassination, which focuses on capturing the opponent unawares a quickly dispatching of them, </w:t>
      </w:r>
      <w:r w:rsidR="00ED6D2D" w:rsidRPr="000D5DB5">
        <w:rPr>
          <w:rFonts w:eastAsia="Times New Roman" w:cstheme="minorHAnsi"/>
          <w:color w:val="000000"/>
        </w:rPr>
        <w:t>Outlaw</w:t>
      </w:r>
      <w:r w:rsidRPr="000D5DB5">
        <w:rPr>
          <w:rFonts w:eastAsia="Times New Roman" w:cstheme="minorHAnsi"/>
          <w:color w:val="000000"/>
        </w:rPr>
        <w:t xml:space="preserve">, which focuses on dueling and </w:t>
      </w:r>
      <w:r w:rsidR="00ED6D2D" w:rsidRPr="000D5DB5">
        <w:rPr>
          <w:rFonts w:eastAsia="Times New Roman" w:cstheme="minorHAnsi"/>
          <w:color w:val="000000"/>
        </w:rPr>
        <w:t>swashbuckling</w:t>
      </w:r>
      <w:r w:rsidRPr="000D5DB5">
        <w:rPr>
          <w:rFonts w:eastAsia="Times New Roman" w:cstheme="minorHAnsi"/>
          <w:color w:val="000000"/>
        </w:rPr>
        <w:t>, and Subtlety, which attunes one’s self with shadows so much that they begin to aid him. All are detailed at the end of the class description. Your archetype choice grants you features at 3rd level and then again at 9th, 13th, and 17th level.</w:t>
      </w:r>
    </w:p>
    <w:p w14:paraId="6C52E165" w14:textId="77777777" w:rsidR="00AB25EF" w:rsidRPr="000D5DB5" w:rsidRDefault="00AB25EF">
      <w:pPr>
        <w:contextualSpacing/>
        <w:rPr>
          <w:rFonts w:eastAsia="Times New Roman" w:cstheme="minorHAnsi"/>
          <w:sz w:val="24"/>
          <w:szCs w:val="24"/>
        </w:rPr>
      </w:pPr>
    </w:p>
    <w:p w14:paraId="429DDFE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3DA325F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8th, 10th, 12th, 16th, and 19th level, you can increase one ability score of your choice by 2, or you can increase two ability scores of your choice by 1. As normal, you can’t increase an ability score above 20 using this feature.</w:t>
      </w:r>
    </w:p>
    <w:p w14:paraId="36F3488C" w14:textId="77777777" w:rsidR="00AB25EF" w:rsidRPr="000D5DB5" w:rsidRDefault="00AB25EF">
      <w:pPr>
        <w:contextualSpacing/>
        <w:rPr>
          <w:rFonts w:eastAsia="Times New Roman" w:cstheme="minorHAnsi"/>
          <w:sz w:val="24"/>
          <w:szCs w:val="24"/>
        </w:rPr>
      </w:pPr>
    </w:p>
    <w:p w14:paraId="2E32ECF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Blindsense</w:t>
      </w:r>
    </w:p>
    <w:p w14:paraId="72B98BDB" w14:textId="77777777" w:rsidR="00AB25EF" w:rsidRDefault="00AB25EF">
      <w:pPr>
        <w:contextualSpacing/>
        <w:rPr>
          <w:rFonts w:eastAsia="Times New Roman" w:cstheme="minorHAnsi"/>
          <w:color w:val="000000"/>
        </w:rPr>
      </w:pPr>
      <w:r w:rsidRPr="000D5DB5">
        <w:rPr>
          <w:rFonts w:eastAsia="Times New Roman" w:cstheme="minorHAnsi"/>
          <w:color w:val="000000"/>
        </w:rPr>
        <w:t>Starting at 14th level, if you are able to hear, you are aware of the location of any hidden or invisible creature within 10 feet of you.</w:t>
      </w:r>
    </w:p>
    <w:p w14:paraId="53373F60" w14:textId="77777777" w:rsidR="00134BC3" w:rsidRPr="000D5DB5" w:rsidRDefault="00134BC3">
      <w:pPr>
        <w:contextualSpacing/>
        <w:rPr>
          <w:rFonts w:eastAsia="Times New Roman" w:cstheme="minorHAnsi"/>
          <w:sz w:val="24"/>
          <w:szCs w:val="24"/>
        </w:rPr>
      </w:pPr>
    </w:p>
    <w:p w14:paraId="0987389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Stroke of Luck</w:t>
      </w:r>
    </w:p>
    <w:p w14:paraId="2392D63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At 20th level, you have an uncanny knack for succeeding when you need to. If your attack misses a target within range, you can turn the miss into a hit. Alternatively, if you fail an ability check, you can treat the d20 roll as a 20.</w:t>
      </w:r>
    </w:p>
    <w:p w14:paraId="5330E24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Once you use this feature, you can’t use it again until you finish a short or long rest.</w:t>
      </w:r>
    </w:p>
    <w:p w14:paraId="1564D57F" w14:textId="77777777" w:rsidR="00AB25EF" w:rsidRPr="000D5DB5" w:rsidRDefault="00AB25EF">
      <w:pPr>
        <w:contextualSpacing/>
        <w:rPr>
          <w:rFonts w:eastAsia="Times New Roman" w:cstheme="minorHAnsi"/>
          <w:sz w:val="24"/>
          <w:szCs w:val="24"/>
        </w:rPr>
      </w:pPr>
    </w:p>
    <w:p w14:paraId="585F229B" w14:textId="77777777" w:rsidR="00AB25EF" w:rsidRPr="000D5DB5" w:rsidRDefault="00AB25EF">
      <w:pPr>
        <w:contextualSpacing/>
        <w:outlineLvl w:val="2"/>
        <w:rPr>
          <w:rFonts w:eastAsia="Times New Roman" w:cstheme="minorHAnsi"/>
          <w:b/>
          <w:bCs/>
          <w:sz w:val="27"/>
          <w:szCs w:val="27"/>
        </w:rPr>
      </w:pPr>
      <w:bookmarkStart w:id="2076" w:name="_Toc509138748"/>
      <w:bookmarkStart w:id="2077" w:name="_Toc54196402"/>
      <w:r w:rsidRPr="000D5DB5">
        <w:rPr>
          <w:rFonts w:eastAsia="Times New Roman" w:cstheme="minorHAnsi"/>
          <w:color w:val="2E75B5"/>
          <w:sz w:val="28"/>
          <w:szCs w:val="28"/>
        </w:rPr>
        <w:t>Rogue Archetypes</w:t>
      </w:r>
      <w:bookmarkEnd w:id="2076"/>
      <w:bookmarkEnd w:id="2077"/>
    </w:p>
    <w:p w14:paraId="54BF7A5C" w14:textId="77777777" w:rsidR="00AB25EF" w:rsidRDefault="00AB25EF">
      <w:pPr>
        <w:contextualSpacing/>
        <w:rPr>
          <w:rFonts w:eastAsia="Times New Roman" w:cstheme="minorHAnsi"/>
          <w:color w:val="000000"/>
        </w:rPr>
      </w:pPr>
      <w:r w:rsidRPr="000D5DB5">
        <w:rPr>
          <w:rFonts w:eastAsia="Times New Roman" w:cstheme="minorHAnsi"/>
          <w:color w:val="000000"/>
        </w:rPr>
        <w:t>Rogues can choose from the below archetypes.</w:t>
      </w:r>
    </w:p>
    <w:p w14:paraId="50C60465" w14:textId="77777777" w:rsidR="005F3A37" w:rsidRPr="000D5DB5" w:rsidRDefault="005F3A37">
      <w:pPr>
        <w:contextualSpacing/>
        <w:rPr>
          <w:rFonts w:eastAsia="Times New Roman" w:cstheme="minorHAnsi"/>
          <w:sz w:val="24"/>
          <w:szCs w:val="24"/>
        </w:rPr>
      </w:pPr>
    </w:p>
    <w:p w14:paraId="57A382E3"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Assassination</w:t>
      </w:r>
    </w:p>
    <w:p w14:paraId="36E12365" w14:textId="77777777" w:rsidR="00AB25EF" w:rsidRPr="000C50A2" w:rsidRDefault="00D74169">
      <w:pPr>
        <w:contextualSpacing/>
        <w:rPr>
          <w:rFonts w:eastAsia="Times New Roman" w:cstheme="minorHAnsi"/>
          <w:sz w:val="24"/>
          <w:szCs w:val="24"/>
        </w:rPr>
      </w:pPr>
      <w:r>
        <w:rPr>
          <w:rFonts w:eastAsia="Times New Roman" w:cstheme="minorHAnsi"/>
          <w:color w:val="000000"/>
        </w:rPr>
        <w:t xml:space="preserve">You </w:t>
      </w:r>
      <w:r w:rsidR="00AB25EF" w:rsidRPr="000D5DB5">
        <w:rPr>
          <w:rFonts w:eastAsia="Times New Roman" w:cstheme="minorHAnsi"/>
          <w:color w:val="000000"/>
        </w:rPr>
        <w:t>are deadly master of poisons, who</w:t>
      </w:r>
      <w:r w:rsidR="005F3A37">
        <w:rPr>
          <w:rFonts w:eastAsia="Times New Roman" w:cstheme="minorHAnsi"/>
          <w:color w:val="000000"/>
        </w:rPr>
        <w:t xml:space="preserve"> can</w:t>
      </w:r>
      <w:r w:rsidR="00AB25EF" w:rsidRPr="000D5DB5">
        <w:rPr>
          <w:rFonts w:eastAsia="Times New Roman" w:cstheme="minorHAnsi"/>
          <w:color w:val="000000"/>
        </w:rPr>
        <w:t xml:space="preserve"> dispatch various victims with vicious dagger strikes and amazing talents. </w:t>
      </w:r>
      <w:r>
        <w:rPr>
          <w:rFonts w:eastAsia="Times New Roman" w:cstheme="minorHAnsi"/>
          <w:color w:val="000000"/>
        </w:rPr>
        <w:t xml:space="preserve">Assassins are </w:t>
      </w:r>
      <w:r w:rsidRPr="00F00B80">
        <w:rPr>
          <w:rFonts w:eastAsia="Times New Roman" w:cstheme="minorHAnsi"/>
        </w:rPr>
        <w:t>usually independent agents who perform contracts with various organizations</w:t>
      </w:r>
      <w:r w:rsidR="00096A0B" w:rsidRPr="00F00B80">
        <w:rPr>
          <w:rFonts w:eastAsia="Times New Roman" w:cstheme="minorHAnsi"/>
        </w:rPr>
        <w:t xml:space="preserve"> to further their own goals</w:t>
      </w:r>
      <w:r w:rsidRPr="00F00B80">
        <w:rPr>
          <w:rFonts w:eastAsia="Times New Roman" w:cstheme="minorHAnsi"/>
        </w:rPr>
        <w:t xml:space="preserve">. </w:t>
      </w:r>
    </w:p>
    <w:p w14:paraId="7617A6DD" w14:textId="77777777" w:rsidR="00AB25EF" w:rsidRPr="000C50A2" w:rsidRDefault="00AB25EF">
      <w:pPr>
        <w:contextualSpacing/>
        <w:rPr>
          <w:rFonts w:eastAsia="Times New Roman" w:cstheme="minorHAnsi"/>
          <w:sz w:val="24"/>
          <w:szCs w:val="24"/>
        </w:rPr>
      </w:pPr>
    </w:p>
    <w:p w14:paraId="04696FF0" w14:textId="77777777" w:rsidR="00096A0B" w:rsidRPr="00F00B80" w:rsidRDefault="00AB25EF">
      <w:pPr>
        <w:contextualSpacing/>
        <w:rPr>
          <w:rFonts w:eastAsia="Times New Roman" w:cstheme="minorHAnsi"/>
        </w:rPr>
      </w:pPr>
      <w:r w:rsidRPr="00F00B80">
        <w:rPr>
          <w:rFonts w:eastAsia="Times New Roman" w:cstheme="minorHAnsi"/>
          <w:b/>
          <w:bCs/>
        </w:rPr>
        <w:t xml:space="preserve">Assassinate. </w:t>
      </w:r>
      <w:r w:rsidRPr="00F00B80">
        <w:rPr>
          <w:rFonts w:eastAsia="Times New Roman" w:cstheme="minorHAnsi"/>
        </w:rPr>
        <w:t>Starting at 3rd level, you are at your deadliest when you get the drop on your enemies. You have advantage on attack rolls against any creature that hasn’t taken a turn in the combat yet. In addition, any hit you score against a creature that is surprised is a critical hit.</w:t>
      </w:r>
      <w:r w:rsidR="005F3A37" w:rsidRPr="00F00B80">
        <w:rPr>
          <w:rFonts w:eastAsia="Times New Roman" w:cstheme="minorHAnsi"/>
        </w:rPr>
        <w:t xml:space="preserve"> </w:t>
      </w:r>
    </w:p>
    <w:p w14:paraId="5BF80335" w14:textId="77777777" w:rsidR="00AB25EF" w:rsidRPr="00F00B80" w:rsidRDefault="005F3A37">
      <w:pPr>
        <w:contextualSpacing/>
        <w:rPr>
          <w:rFonts w:eastAsia="Times New Roman" w:cstheme="minorHAnsi"/>
        </w:rPr>
      </w:pPr>
      <w:r w:rsidRPr="00F00B80">
        <w:rPr>
          <w:rFonts w:eastAsia="Times New Roman" w:cstheme="minorHAnsi"/>
        </w:rPr>
        <w:t>Also, if you don’t already have proficiency with a poisoner’s k</w:t>
      </w:r>
      <w:r w:rsidR="00096A0B" w:rsidRPr="00F00B80">
        <w:rPr>
          <w:rFonts w:eastAsia="Times New Roman" w:cstheme="minorHAnsi"/>
        </w:rPr>
        <w:t xml:space="preserve">it, you gain proficiency in it, and you gain advantage to saving throws against your own poisons. </w:t>
      </w:r>
    </w:p>
    <w:p w14:paraId="549FEADC" w14:textId="77777777" w:rsidR="00AB25EF" w:rsidRPr="000C50A2" w:rsidRDefault="00AB25EF">
      <w:pPr>
        <w:contextualSpacing/>
        <w:rPr>
          <w:rFonts w:eastAsia="Times New Roman" w:cstheme="minorHAnsi"/>
          <w:sz w:val="24"/>
          <w:szCs w:val="24"/>
        </w:rPr>
      </w:pPr>
    </w:p>
    <w:p w14:paraId="1601D543" w14:textId="77777777" w:rsidR="00AB25EF" w:rsidRPr="000C50A2" w:rsidRDefault="00AB25EF" w:rsidP="00FC1C98">
      <w:pPr>
        <w:contextualSpacing/>
        <w:rPr>
          <w:rFonts w:eastAsia="Times New Roman" w:cstheme="minorHAnsi"/>
          <w:sz w:val="24"/>
          <w:szCs w:val="24"/>
        </w:rPr>
      </w:pPr>
      <w:r w:rsidRPr="00F00B80">
        <w:rPr>
          <w:rFonts w:eastAsia="Times New Roman" w:cstheme="minorHAnsi"/>
          <w:b/>
          <w:bCs/>
        </w:rPr>
        <w:t xml:space="preserve">Disrupting Strike [Strike]. </w:t>
      </w:r>
      <w:r w:rsidRPr="00F00B80">
        <w:rPr>
          <w:rFonts w:eastAsia="Times New Roman" w:cstheme="minorHAnsi"/>
        </w:rPr>
        <w:t>Also starting at 3rd level, you gain experience in fighting casters. Whenever you deal sneak attack damage</w:t>
      </w:r>
      <w:r w:rsidR="0059180F">
        <w:rPr>
          <w:rFonts w:eastAsia="Times New Roman" w:cstheme="minorHAnsi"/>
        </w:rPr>
        <w:t xml:space="preserve"> with a melee weapon</w:t>
      </w:r>
      <w:r w:rsidRPr="00F00B80">
        <w:rPr>
          <w:rFonts w:eastAsia="Times New Roman" w:cstheme="minorHAnsi"/>
        </w:rPr>
        <w:t xml:space="preserve">, you may give up a portion of the damage to </w:t>
      </w:r>
      <w:r w:rsidR="00FC1C98">
        <w:rPr>
          <w:rFonts w:eastAsia="Times New Roman" w:cstheme="minorHAnsi"/>
        </w:rPr>
        <w:t xml:space="preserve">inflict on </w:t>
      </w:r>
      <w:r w:rsidRPr="00F00B80">
        <w:rPr>
          <w:rFonts w:eastAsia="Times New Roman" w:cstheme="minorHAnsi"/>
        </w:rPr>
        <w:t xml:space="preserve">the target </w:t>
      </w:r>
      <w:r w:rsidR="00FC1C98">
        <w:rPr>
          <w:rFonts w:eastAsia="Times New Roman" w:cstheme="minorHAnsi"/>
        </w:rPr>
        <w:t xml:space="preserve">the distracted condition </w:t>
      </w:r>
      <w:r w:rsidRPr="00F00B80">
        <w:rPr>
          <w:rFonts w:eastAsia="Times New Roman" w:cstheme="minorHAnsi"/>
        </w:rPr>
        <w:t xml:space="preserve">for one round per 1d6 of sneak attack given up. </w:t>
      </w:r>
    </w:p>
    <w:p w14:paraId="5F5F2EEC" w14:textId="77777777" w:rsidR="00AB25EF" w:rsidRPr="000C50A2" w:rsidRDefault="00AB25EF">
      <w:pPr>
        <w:contextualSpacing/>
        <w:rPr>
          <w:rFonts w:eastAsia="Times New Roman" w:cstheme="minorHAnsi"/>
          <w:sz w:val="24"/>
          <w:szCs w:val="24"/>
        </w:rPr>
      </w:pPr>
    </w:p>
    <w:p w14:paraId="61980DCA"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Dispatch.</w:t>
      </w:r>
      <w:r w:rsidRPr="00F00B80">
        <w:rPr>
          <w:rFonts w:eastAsia="Times New Roman" w:cstheme="minorHAnsi"/>
        </w:rPr>
        <w:t xml:space="preserve"> Starting at 9th level, whenever attacking a target that is </w:t>
      </w:r>
      <w:r w:rsidR="000959C4">
        <w:rPr>
          <w:rFonts w:eastAsia="Times New Roman" w:cstheme="minorHAnsi"/>
        </w:rPr>
        <w:t>bloodied</w:t>
      </w:r>
      <w:r w:rsidRPr="00F00B80">
        <w:rPr>
          <w:rFonts w:eastAsia="Times New Roman" w:cstheme="minorHAnsi"/>
        </w:rPr>
        <w:t xml:space="preserve">, your sneak attack dice improves from 1d6 to d10. </w:t>
      </w:r>
    </w:p>
    <w:p w14:paraId="2155FA77" w14:textId="77777777" w:rsidR="00AB25EF" w:rsidRPr="000C50A2" w:rsidRDefault="00AB25EF">
      <w:pPr>
        <w:contextualSpacing/>
        <w:rPr>
          <w:rFonts w:eastAsia="Times New Roman" w:cstheme="minorHAnsi"/>
          <w:sz w:val="24"/>
          <w:szCs w:val="24"/>
        </w:rPr>
      </w:pPr>
    </w:p>
    <w:p w14:paraId="7A767946"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 xml:space="preserve">Expert Poisoner. </w:t>
      </w:r>
      <w:r w:rsidRPr="00F00B80">
        <w:rPr>
          <w:rFonts w:eastAsia="Times New Roman" w:cstheme="minorHAnsi"/>
        </w:rPr>
        <w:t xml:space="preserve">Starting at 13th level, the Poisoned condition if delivered by you also </w:t>
      </w:r>
      <w:r w:rsidR="005F3A37" w:rsidRPr="00F00B80">
        <w:rPr>
          <w:rFonts w:eastAsia="Times New Roman" w:cstheme="minorHAnsi"/>
        </w:rPr>
        <w:t xml:space="preserve">inflicts </w:t>
      </w:r>
      <w:r w:rsidRPr="00F00B80">
        <w:rPr>
          <w:rFonts w:eastAsia="Times New Roman" w:cstheme="minorHAnsi"/>
        </w:rPr>
        <w:t xml:space="preserve">disadvantage on </w:t>
      </w:r>
      <w:r w:rsidR="005F3A37" w:rsidRPr="00F00B80">
        <w:rPr>
          <w:rFonts w:eastAsia="Times New Roman" w:cstheme="minorHAnsi"/>
        </w:rPr>
        <w:t xml:space="preserve">one </w:t>
      </w:r>
      <w:r w:rsidRPr="00F00B80">
        <w:rPr>
          <w:rFonts w:eastAsia="Times New Roman" w:cstheme="minorHAnsi"/>
        </w:rPr>
        <w:t xml:space="preserve">saving throw </w:t>
      </w:r>
      <w:r w:rsidR="005F3A37" w:rsidRPr="00F00B80">
        <w:rPr>
          <w:rFonts w:eastAsia="Times New Roman" w:cstheme="minorHAnsi"/>
        </w:rPr>
        <w:t xml:space="preserve">type </w:t>
      </w:r>
      <w:r w:rsidRPr="00F00B80">
        <w:rPr>
          <w:rFonts w:eastAsia="Times New Roman" w:cstheme="minorHAnsi"/>
        </w:rPr>
        <w:t xml:space="preserve">you choose for the duration of the condition. </w:t>
      </w:r>
      <w:r w:rsidR="00C2185D">
        <w:rPr>
          <w:rFonts w:eastAsia="Times New Roman" w:cstheme="minorHAnsi"/>
        </w:rPr>
        <w:t xml:space="preserve">You also gather triple the normal amount of crafting materials for poisons when harvesting (such as from raw materials or from creatures). </w:t>
      </w:r>
    </w:p>
    <w:p w14:paraId="2E176EAA" w14:textId="77777777" w:rsidR="00AB25EF" w:rsidRPr="000C50A2" w:rsidRDefault="00AB25EF">
      <w:pPr>
        <w:contextualSpacing/>
        <w:rPr>
          <w:rFonts w:eastAsia="Times New Roman" w:cstheme="minorHAnsi"/>
          <w:sz w:val="24"/>
          <w:szCs w:val="24"/>
        </w:rPr>
      </w:pPr>
    </w:p>
    <w:p w14:paraId="53FD2987"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Vendetta.</w:t>
      </w:r>
      <w:r w:rsidRPr="00F00B80">
        <w:rPr>
          <w:rFonts w:eastAsia="Times New Roman" w:cstheme="minorHAnsi"/>
          <w:i/>
          <w:iCs/>
        </w:rPr>
        <w:t xml:space="preserve"> </w:t>
      </w:r>
      <w:r w:rsidRPr="00F00B80">
        <w:rPr>
          <w:rFonts w:eastAsia="Times New Roman" w:cstheme="minorHAnsi"/>
        </w:rPr>
        <w:t xml:space="preserve">Starting at 17th level, you may mark one target within 100 feet with an action, and have advantage to all Perception checks to perceive them, as well as advantage to the first attack of every turn against them. The benefits remain for one minute, and may be used once before a </w:t>
      </w:r>
      <w:r w:rsidR="00AA068A">
        <w:rPr>
          <w:rFonts w:eastAsia="Times New Roman" w:cstheme="minorHAnsi"/>
        </w:rPr>
        <w:t xml:space="preserve">short </w:t>
      </w:r>
      <w:r w:rsidRPr="00F00B80">
        <w:rPr>
          <w:rFonts w:eastAsia="Times New Roman" w:cstheme="minorHAnsi"/>
        </w:rPr>
        <w:t>rest.</w:t>
      </w:r>
    </w:p>
    <w:p w14:paraId="322EFB9B" w14:textId="77777777" w:rsidR="00AB25EF" w:rsidRPr="000C50A2" w:rsidRDefault="00AB25EF">
      <w:pPr>
        <w:contextualSpacing/>
        <w:rPr>
          <w:rFonts w:eastAsia="Times New Roman" w:cstheme="minorHAnsi"/>
          <w:sz w:val="24"/>
          <w:szCs w:val="24"/>
        </w:rPr>
      </w:pPr>
    </w:p>
    <w:p w14:paraId="4F7741CC" w14:textId="77777777" w:rsidR="00AB25EF" w:rsidRPr="000D5DB5" w:rsidRDefault="00ED6D2D">
      <w:pPr>
        <w:contextualSpacing/>
        <w:outlineLvl w:val="3"/>
        <w:rPr>
          <w:rFonts w:eastAsia="Times New Roman" w:cstheme="minorHAnsi"/>
          <w:b/>
          <w:bCs/>
          <w:sz w:val="24"/>
          <w:szCs w:val="24"/>
        </w:rPr>
      </w:pPr>
      <w:r w:rsidRPr="000D5DB5">
        <w:rPr>
          <w:rFonts w:eastAsia="Times New Roman" w:cstheme="minorHAnsi"/>
          <w:color w:val="2E75B5"/>
          <w:sz w:val="24"/>
          <w:szCs w:val="24"/>
        </w:rPr>
        <w:t>Outlaw</w:t>
      </w:r>
    </w:p>
    <w:p w14:paraId="2D241CCE" w14:textId="77777777" w:rsidR="00AB25EF" w:rsidRPr="000C50A2" w:rsidRDefault="00D74169">
      <w:pPr>
        <w:contextualSpacing/>
        <w:rPr>
          <w:rFonts w:eastAsia="Times New Roman" w:cstheme="minorHAnsi"/>
          <w:sz w:val="24"/>
          <w:szCs w:val="24"/>
        </w:rPr>
      </w:pPr>
      <w:r w:rsidRPr="00F00B80">
        <w:rPr>
          <w:rFonts w:eastAsia="Times New Roman" w:cstheme="minorHAnsi"/>
        </w:rPr>
        <w:t xml:space="preserve">You are a </w:t>
      </w:r>
      <w:r w:rsidR="00AB25EF" w:rsidRPr="00F00B80">
        <w:rPr>
          <w:rFonts w:eastAsia="Times New Roman" w:cstheme="minorHAnsi"/>
        </w:rPr>
        <w:t xml:space="preserve">swashbuckler, duelists, </w:t>
      </w:r>
      <w:r w:rsidRPr="00F00B80">
        <w:rPr>
          <w:rFonts w:eastAsia="Times New Roman" w:cstheme="minorHAnsi"/>
        </w:rPr>
        <w:t xml:space="preserve">or combatant </w:t>
      </w:r>
      <w:r w:rsidR="00AB25EF" w:rsidRPr="00F00B80">
        <w:rPr>
          <w:rFonts w:eastAsia="Times New Roman" w:cstheme="minorHAnsi"/>
        </w:rPr>
        <w:t>who use</w:t>
      </w:r>
      <w:r w:rsidRPr="00F00B80">
        <w:rPr>
          <w:rFonts w:eastAsia="Times New Roman" w:cstheme="minorHAnsi"/>
        </w:rPr>
        <w:t>s</w:t>
      </w:r>
      <w:r w:rsidR="00AB25EF" w:rsidRPr="00F00B80">
        <w:rPr>
          <w:rFonts w:eastAsia="Times New Roman" w:cstheme="minorHAnsi"/>
        </w:rPr>
        <w:t xml:space="preserve"> agility and guile to stand toe-to-toe with opponents. </w:t>
      </w:r>
      <w:r w:rsidRPr="00F00B80">
        <w:rPr>
          <w:rFonts w:eastAsia="Times New Roman" w:cstheme="minorHAnsi"/>
        </w:rPr>
        <w:t xml:space="preserve">Outlaw rogues are usually pirates and highwaymen. </w:t>
      </w:r>
    </w:p>
    <w:p w14:paraId="5D71E1AD" w14:textId="77777777" w:rsidR="00AB25EF" w:rsidRPr="000C50A2" w:rsidRDefault="00AB25EF">
      <w:pPr>
        <w:contextualSpacing/>
        <w:rPr>
          <w:rFonts w:eastAsia="Times New Roman" w:cstheme="minorHAnsi"/>
          <w:sz w:val="24"/>
          <w:szCs w:val="24"/>
        </w:rPr>
      </w:pPr>
    </w:p>
    <w:p w14:paraId="74EB97B1"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Riposte.</w:t>
      </w:r>
      <w:r w:rsidRPr="00F00B80">
        <w:rPr>
          <w:rFonts w:eastAsia="Times New Roman" w:cstheme="minorHAnsi"/>
        </w:rPr>
        <w:t xml:space="preserve"> Starting at 3rd level, you may deflect an incoming attack by using a reaction, thereby adding your Proficiency bonus to your AC. If your AC is then high enough to make the enemy miss after it would have been a success, you can make an attack of opportunity against the enemy. </w:t>
      </w:r>
    </w:p>
    <w:p w14:paraId="0D274615" w14:textId="77777777" w:rsidR="00AB25EF" w:rsidRPr="000C50A2" w:rsidRDefault="00ED6D2D">
      <w:pPr>
        <w:contextualSpacing/>
        <w:rPr>
          <w:rFonts w:eastAsia="Times New Roman" w:cstheme="minorHAnsi"/>
          <w:sz w:val="24"/>
          <w:szCs w:val="24"/>
        </w:rPr>
      </w:pPr>
      <w:r w:rsidRPr="00F00B80">
        <w:rPr>
          <w:rFonts w:eastAsia="Times New Roman" w:cstheme="minorHAnsi"/>
        </w:rPr>
        <w:t xml:space="preserve">Outlaw </w:t>
      </w:r>
      <w:r w:rsidR="00AB25EF" w:rsidRPr="00F00B80">
        <w:rPr>
          <w:rFonts w:eastAsia="Times New Roman" w:cstheme="minorHAnsi"/>
        </w:rPr>
        <w:t xml:space="preserve">rogues also gain proficiency with firearms and explosives. </w:t>
      </w:r>
    </w:p>
    <w:p w14:paraId="36B852F2" w14:textId="77777777" w:rsidR="00AB25EF" w:rsidRPr="000C50A2" w:rsidRDefault="00AB25EF">
      <w:pPr>
        <w:contextualSpacing/>
        <w:rPr>
          <w:rFonts w:eastAsia="Times New Roman" w:cstheme="minorHAnsi"/>
          <w:sz w:val="24"/>
          <w:szCs w:val="24"/>
        </w:rPr>
      </w:pPr>
    </w:p>
    <w:p w14:paraId="5852D40C"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 xml:space="preserve">Revealing Strike [Strike]. </w:t>
      </w:r>
      <w:r w:rsidRPr="00F00B80">
        <w:rPr>
          <w:rFonts w:eastAsia="Times New Roman" w:cstheme="minorHAnsi"/>
        </w:rPr>
        <w:t xml:space="preserve">Also at 3rd level, a target struck with this ability must make an Agility saving throw </w:t>
      </w:r>
      <w:r w:rsidR="002E3B9E">
        <w:rPr>
          <w:rFonts w:eastAsia="Times New Roman" w:cstheme="minorHAnsi"/>
        </w:rPr>
        <w:t>contested</w:t>
      </w:r>
      <w:r w:rsidRPr="00F00B80">
        <w:rPr>
          <w:rFonts w:eastAsia="Times New Roman" w:cstheme="minorHAnsi"/>
        </w:rPr>
        <w:t xml:space="preserve"> by your own. If you succeed, the target loses all increases to AC from a </w:t>
      </w:r>
      <w:r w:rsidRPr="00F00B80">
        <w:rPr>
          <w:rFonts w:eastAsia="Times New Roman" w:cstheme="minorHAnsi"/>
        </w:rPr>
        <w:lastRenderedPageBreak/>
        <w:t xml:space="preserve">single type against all targets for until the end of your next round. This may be used to nullify armor bonuses, insight bonuses, or Agility bonuses, but not all three. </w:t>
      </w:r>
    </w:p>
    <w:p w14:paraId="7C9DAACB" w14:textId="77777777" w:rsidR="00AB25EF" w:rsidRPr="000C50A2" w:rsidRDefault="00AB25EF">
      <w:pPr>
        <w:contextualSpacing/>
        <w:rPr>
          <w:rFonts w:eastAsia="Times New Roman" w:cstheme="minorHAnsi"/>
          <w:sz w:val="24"/>
          <w:szCs w:val="24"/>
        </w:rPr>
      </w:pPr>
      <w:r w:rsidRPr="00F00B80">
        <w:rPr>
          <w:rFonts w:eastAsia="Times New Roman" w:cstheme="minorHAnsi"/>
        </w:rPr>
        <w:t xml:space="preserve">A creature that suffers the effects of Revealing Strike cannot be targeted again for 24 hours. This is a strike effect that costs a bonus action. </w:t>
      </w:r>
    </w:p>
    <w:p w14:paraId="47AE372A" w14:textId="77777777" w:rsidR="00AB25EF" w:rsidRPr="000C50A2" w:rsidRDefault="00AB25EF">
      <w:pPr>
        <w:contextualSpacing/>
        <w:rPr>
          <w:rFonts w:eastAsia="Times New Roman" w:cstheme="minorHAnsi"/>
          <w:sz w:val="24"/>
          <w:szCs w:val="24"/>
        </w:rPr>
      </w:pPr>
    </w:p>
    <w:p w14:paraId="01872532"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Quick Combatant.</w:t>
      </w:r>
      <w:r w:rsidRPr="00F00B80">
        <w:rPr>
          <w:rFonts w:eastAsia="Times New Roman" w:cstheme="minorHAnsi"/>
        </w:rPr>
        <w:t xml:space="preserve"> Beginning at 9th level, you can attack twice, instead of once, whenever you take the Attack action on your turn. </w:t>
      </w:r>
    </w:p>
    <w:p w14:paraId="38AAA7F6" w14:textId="77777777" w:rsidR="00AB25EF" w:rsidRPr="000C50A2" w:rsidRDefault="00AB25EF" w:rsidP="00AF286F">
      <w:pPr>
        <w:contextualSpacing/>
        <w:rPr>
          <w:rFonts w:eastAsia="Times New Roman" w:cstheme="minorHAnsi"/>
          <w:sz w:val="24"/>
          <w:szCs w:val="24"/>
        </w:rPr>
      </w:pPr>
      <w:r w:rsidRPr="00F00B80">
        <w:rPr>
          <w:rFonts w:eastAsia="Times New Roman" w:cstheme="minorHAnsi"/>
        </w:rPr>
        <w:t xml:space="preserve">If you roll a successful attack roll with one of these attacks, you may forgo dealing damage with that attack to give yourself advantage on the next attack you make. This may only be done with melee attacks. </w:t>
      </w:r>
    </w:p>
    <w:p w14:paraId="05FA5613" w14:textId="77777777" w:rsidR="00AB25EF" w:rsidRPr="000C50A2" w:rsidRDefault="00AB25EF">
      <w:pPr>
        <w:contextualSpacing/>
        <w:rPr>
          <w:rFonts w:eastAsia="Times New Roman" w:cstheme="minorHAnsi"/>
          <w:sz w:val="24"/>
          <w:szCs w:val="24"/>
        </w:rPr>
      </w:pPr>
    </w:p>
    <w:p w14:paraId="6FC4BD57"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 xml:space="preserve">Disabling Strike [Strike]. </w:t>
      </w:r>
      <w:r w:rsidRPr="00F00B80">
        <w:rPr>
          <w:rFonts w:eastAsia="Times New Roman" w:cstheme="minorHAnsi"/>
        </w:rPr>
        <w:t xml:space="preserve">Starting at 13th level, your keen eye and calculating mind makes your Sneak Attacks even more potent. Whenever you succeed on an attack that deals Sneak Attack damage, you may elect to not deal sneak attack damage, and force your target to make an Agility saving throw </w:t>
      </w:r>
      <w:r w:rsidR="002E3B9E">
        <w:rPr>
          <w:rFonts w:eastAsia="Times New Roman" w:cstheme="minorHAnsi"/>
        </w:rPr>
        <w:t>contested</w:t>
      </w:r>
      <w:r w:rsidRPr="00F00B80">
        <w:rPr>
          <w:rFonts w:eastAsia="Times New Roman" w:cstheme="minorHAnsi"/>
        </w:rPr>
        <w:t xml:space="preserve"> by your own. If the target fails the saving throw, it gains one of the following conditions at your choice. </w:t>
      </w:r>
    </w:p>
    <w:p w14:paraId="69A09369" w14:textId="77777777" w:rsidR="00AB25EF" w:rsidRPr="00F00B80" w:rsidRDefault="00AB25EF" w:rsidP="00AF286F">
      <w:pPr>
        <w:numPr>
          <w:ilvl w:val="0"/>
          <w:numId w:val="27"/>
        </w:numPr>
        <w:ind w:left="0" w:firstLine="0"/>
        <w:contextualSpacing/>
        <w:textAlignment w:val="baseline"/>
        <w:rPr>
          <w:rFonts w:eastAsia="Times New Roman" w:cstheme="minorHAnsi"/>
        </w:rPr>
      </w:pPr>
      <w:r w:rsidRPr="00F00B80">
        <w:rPr>
          <w:rFonts w:eastAsia="Times New Roman" w:cstheme="minorHAnsi"/>
        </w:rPr>
        <w:t xml:space="preserve">Slowed by 1/2 their normal movement rate for </w:t>
      </w:r>
      <w:r w:rsidR="00AF286F">
        <w:rPr>
          <w:rFonts w:eastAsia="Times New Roman" w:cstheme="minorHAnsi"/>
        </w:rPr>
        <w:t>until the end of its turn in the next round</w:t>
      </w:r>
      <w:r w:rsidRPr="00F00B80">
        <w:rPr>
          <w:rFonts w:eastAsia="Times New Roman" w:cstheme="minorHAnsi"/>
        </w:rPr>
        <w:t>.</w:t>
      </w:r>
    </w:p>
    <w:p w14:paraId="5044170F" w14:textId="77777777" w:rsidR="00AB25EF" w:rsidRPr="00F00B80" w:rsidRDefault="00AB25EF" w:rsidP="00AF286F">
      <w:pPr>
        <w:numPr>
          <w:ilvl w:val="0"/>
          <w:numId w:val="27"/>
        </w:numPr>
        <w:ind w:left="0" w:firstLine="0"/>
        <w:contextualSpacing/>
        <w:textAlignment w:val="baseline"/>
        <w:rPr>
          <w:rFonts w:eastAsia="Times New Roman" w:cstheme="minorHAnsi"/>
        </w:rPr>
      </w:pPr>
      <w:r w:rsidRPr="00F00B80">
        <w:rPr>
          <w:rFonts w:eastAsia="Times New Roman" w:cstheme="minorHAnsi"/>
        </w:rPr>
        <w:t xml:space="preserve">Blinded </w:t>
      </w:r>
      <w:r w:rsidR="00AF286F">
        <w:rPr>
          <w:rFonts w:eastAsia="Times New Roman" w:cstheme="minorHAnsi"/>
        </w:rPr>
        <w:t>for until the end of its turn in the next round</w:t>
      </w:r>
      <w:r w:rsidRPr="00F00B80">
        <w:rPr>
          <w:rFonts w:eastAsia="Times New Roman" w:cstheme="minorHAnsi"/>
        </w:rPr>
        <w:t>.</w:t>
      </w:r>
    </w:p>
    <w:p w14:paraId="5F357436" w14:textId="77777777" w:rsidR="00AB25EF" w:rsidRPr="00F00B80" w:rsidRDefault="00AB25EF" w:rsidP="00AF286F">
      <w:pPr>
        <w:numPr>
          <w:ilvl w:val="0"/>
          <w:numId w:val="27"/>
        </w:numPr>
        <w:ind w:left="0" w:firstLine="0"/>
        <w:contextualSpacing/>
        <w:textAlignment w:val="baseline"/>
        <w:rPr>
          <w:rFonts w:eastAsia="Times New Roman" w:cstheme="minorHAnsi"/>
        </w:rPr>
      </w:pPr>
      <w:r w:rsidRPr="00F00B80">
        <w:rPr>
          <w:rFonts w:eastAsia="Times New Roman" w:cstheme="minorHAnsi"/>
        </w:rPr>
        <w:t xml:space="preserve">Stunned </w:t>
      </w:r>
      <w:r w:rsidR="00AF286F">
        <w:rPr>
          <w:rFonts w:eastAsia="Times New Roman" w:cstheme="minorHAnsi"/>
        </w:rPr>
        <w:t>for until the end of its turn in the next round</w:t>
      </w:r>
      <w:r w:rsidRPr="00F00B80">
        <w:rPr>
          <w:rFonts w:eastAsia="Times New Roman" w:cstheme="minorHAnsi"/>
        </w:rPr>
        <w:t>.</w:t>
      </w:r>
    </w:p>
    <w:p w14:paraId="20B82CB0" w14:textId="77777777" w:rsidR="00AB25EF" w:rsidRPr="000C50A2" w:rsidRDefault="00AB25EF" w:rsidP="00AF286F">
      <w:pPr>
        <w:contextualSpacing/>
        <w:rPr>
          <w:rFonts w:eastAsia="Times New Roman" w:cstheme="minorHAnsi"/>
          <w:sz w:val="24"/>
          <w:szCs w:val="24"/>
        </w:rPr>
      </w:pPr>
      <w:r w:rsidRPr="00F00B80">
        <w:rPr>
          <w:rFonts w:eastAsia="Times New Roman" w:cstheme="minorHAnsi"/>
        </w:rPr>
        <w:t xml:space="preserve">This is a strike effect that costs a bonus action. A creature cannot suffer more than once against your Disabling Strike in 24 hours. </w:t>
      </w:r>
      <w:r w:rsidR="00AF286F">
        <w:rPr>
          <w:rFonts w:eastAsia="Times New Roman" w:cstheme="minorHAnsi"/>
        </w:rPr>
        <w:t xml:space="preserve">If you have the dire strike ability, you can deal half your sneak attack damage when applying a dire strike. </w:t>
      </w:r>
    </w:p>
    <w:p w14:paraId="54971315" w14:textId="77777777" w:rsidR="00AB25EF" w:rsidRPr="000C50A2" w:rsidRDefault="00AB25EF">
      <w:pPr>
        <w:contextualSpacing/>
        <w:rPr>
          <w:rFonts w:eastAsia="Times New Roman" w:cstheme="minorHAnsi"/>
          <w:sz w:val="24"/>
          <w:szCs w:val="24"/>
        </w:rPr>
      </w:pPr>
    </w:p>
    <w:p w14:paraId="42C400D8" w14:textId="77777777" w:rsidR="00AB25EF" w:rsidRPr="000C50A2" w:rsidRDefault="00AB25EF">
      <w:pPr>
        <w:contextualSpacing/>
        <w:rPr>
          <w:rFonts w:eastAsia="Times New Roman" w:cstheme="minorHAnsi"/>
          <w:sz w:val="24"/>
          <w:szCs w:val="24"/>
        </w:rPr>
      </w:pPr>
      <w:r w:rsidRPr="00F00B80">
        <w:rPr>
          <w:rFonts w:eastAsia="Times New Roman" w:cstheme="minorHAnsi"/>
          <w:b/>
          <w:bCs/>
        </w:rPr>
        <w:t xml:space="preserve">Killing Spree. </w:t>
      </w:r>
      <w:r w:rsidRPr="00F00B80">
        <w:rPr>
          <w:rFonts w:eastAsia="Times New Roman" w:cstheme="minorHAnsi"/>
        </w:rPr>
        <w:t xml:space="preserve">Starting at 17th level, you tap into your reserves of speed, going into a killing spree. While you are in this state, you may double your movement and gain advantage on your first attack at the beginning of every round. Your movement doesn't provoke opportunity attacks. This state remains for 1 minute, or until you spend one of your rounds without making an attack roll or if you are not targeted with an attack roll. This may be used once per short rest. </w:t>
      </w:r>
    </w:p>
    <w:p w14:paraId="74612DBD" w14:textId="77777777" w:rsidR="00AB25EF" w:rsidRPr="000C50A2" w:rsidRDefault="00AB25EF">
      <w:pPr>
        <w:contextualSpacing/>
        <w:rPr>
          <w:rFonts w:eastAsia="Times New Roman" w:cstheme="minorHAnsi"/>
          <w:sz w:val="24"/>
          <w:szCs w:val="24"/>
        </w:rPr>
      </w:pPr>
    </w:p>
    <w:p w14:paraId="4F24B29B"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 xml:space="preserve">Subtlety </w:t>
      </w:r>
    </w:p>
    <w:p w14:paraId="4DE4C364" w14:textId="77777777" w:rsidR="00AB25EF" w:rsidRPr="000D5DB5" w:rsidRDefault="00D74169">
      <w:pPr>
        <w:contextualSpacing/>
        <w:rPr>
          <w:rFonts w:eastAsia="Times New Roman" w:cstheme="minorHAnsi"/>
          <w:sz w:val="24"/>
          <w:szCs w:val="24"/>
        </w:rPr>
      </w:pPr>
      <w:r>
        <w:rPr>
          <w:rFonts w:eastAsia="Times New Roman" w:cstheme="minorHAnsi"/>
          <w:color w:val="000000"/>
        </w:rPr>
        <w:t>Your affinity with shadows reached beyond the mundane, tapping into shadowy arcane powers</w:t>
      </w:r>
      <w:r w:rsidR="00AB25EF" w:rsidRPr="000D5DB5">
        <w:rPr>
          <w:rFonts w:eastAsia="Times New Roman" w:cstheme="minorHAnsi"/>
          <w:color w:val="000000"/>
        </w:rPr>
        <w:t xml:space="preserve">. </w:t>
      </w:r>
      <w:r>
        <w:rPr>
          <w:rFonts w:eastAsia="Times New Roman" w:cstheme="minorHAnsi"/>
          <w:color w:val="000000"/>
        </w:rPr>
        <w:t xml:space="preserve">Subtlety rogues are often spies who sell their secrets to the highest bidder. </w:t>
      </w:r>
    </w:p>
    <w:p w14:paraId="5C28C06C" w14:textId="77777777" w:rsidR="00AB25EF" w:rsidRPr="000D5DB5" w:rsidRDefault="00AB25EF">
      <w:pPr>
        <w:contextualSpacing/>
        <w:rPr>
          <w:rFonts w:eastAsia="Times New Roman" w:cstheme="minorHAnsi"/>
          <w:sz w:val="24"/>
          <w:szCs w:val="24"/>
        </w:rPr>
      </w:pPr>
    </w:p>
    <w:p w14:paraId="226ADB0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Shadow Spellcasting</w:t>
      </w:r>
    </w:p>
    <w:p w14:paraId="78629088" w14:textId="77777777" w:rsidR="00AB25EF" w:rsidRPr="00C20827" w:rsidRDefault="00AB25EF">
      <w:pPr>
        <w:contextualSpacing/>
        <w:rPr>
          <w:rFonts w:eastAsia="Times New Roman" w:cstheme="minorHAnsi"/>
          <w:sz w:val="24"/>
          <w:szCs w:val="24"/>
        </w:rPr>
      </w:pPr>
      <w:r w:rsidRPr="000D5DB5">
        <w:rPr>
          <w:rFonts w:eastAsia="Times New Roman" w:cstheme="minorHAnsi"/>
          <w:color w:val="000000"/>
        </w:rPr>
        <w:t xml:space="preserve">Drawing on mysterious shadow-magics, you can cast spells to shape that essence to your will. You cast spells </w:t>
      </w:r>
      <w:r w:rsidRPr="00C20827">
        <w:rPr>
          <w:rFonts w:eastAsia="Times New Roman" w:cstheme="minorHAnsi"/>
        </w:rPr>
        <w:t xml:space="preserve">drawn from the Mage spell list, </w:t>
      </w:r>
      <w:r w:rsidR="00515CE1" w:rsidRPr="00C20827">
        <w:rPr>
          <w:rFonts w:eastAsia="Times New Roman" w:cstheme="minorHAnsi"/>
        </w:rPr>
        <w:t xml:space="preserve">and are </w:t>
      </w:r>
      <w:r w:rsidRPr="00C20827">
        <w:rPr>
          <w:rFonts w:eastAsia="Times New Roman" w:cstheme="minorHAnsi"/>
        </w:rPr>
        <w:t>restricted to spells from the Conjuration</w:t>
      </w:r>
      <w:r w:rsidR="00AB38F7" w:rsidRPr="00C20827">
        <w:rPr>
          <w:rFonts w:eastAsia="Times New Roman" w:cstheme="minorHAnsi"/>
        </w:rPr>
        <w:t>, Evocation,</w:t>
      </w:r>
      <w:r w:rsidRPr="00C20827">
        <w:rPr>
          <w:rFonts w:eastAsia="Times New Roman" w:cstheme="minorHAnsi"/>
        </w:rPr>
        <w:t xml:space="preserve"> </w:t>
      </w:r>
      <w:r w:rsidR="00AB38F7" w:rsidRPr="00C20827">
        <w:rPr>
          <w:rFonts w:eastAsia="Times New Roman" w:cstheme="minorHAnsi"/>
        </w:rPr>
        <w:t xml:space="preserve">Enchantment, </w:t>
      </w:r>
      <w:r w:rsidRPr="00C20827">
        <w:rPr>
          <w:rFonts w:eastAsia="Times New Roman" w:cstheme="minorHAnsi"/>
        </w:rPr>
        <w:t>and Illusion schools. You may also scribe spells in Thieves’ Cant.</w:t>
      </w:r>
      <w:r w:rsidR="00AF790C" w:rsidRPr="00C20827">
        <w:rPr>
          <w:rFonts w:eastAsia="Times New Roman" w:cstheme="minorHAnsi"/>
        </w:rPr>
        <w:t xml:space="preserve"> You also gain a spellbook as a 1st-level mage. </w:t>
      </w:r>
    </w:p>
    <w:p w14:paraId="784FB98C" w14:textId="77777777" w:rsidR="00AB25EF" w:rsidRPr="00C20827" w:rsidRDefault="00AB25EF">
      <w:pPr>
        <w:contextualSpacing/>
        <w:rPr>
          <w:rFonts w:eastAsia="Times New Roman" w:cstheme="minorHAnsi"/>
          <w:sz w:val="24"/>
          <w:szCs w:val="24"/>
        </w:rPr>
      </w:pPr>
      <w:r w:rsidRPr="00C20827">
        <w:rPr>
          <w:rFonts w:eastAsia="Times New Roman" w:cstheme="minorHAnsi"/>
        </w:rPr>
        <w:t>You gain bonus spells on your 8th, 14th, and 20th level. These spells can be of any schools.</w:t>
      </w:r>
    </w:p>
    <w:p w14:paraId="258E31B6" w14:textId="77777777" w:rsidR="00AB25EF" w:rsidRPr="00C20827" w:rsidRDefault="00AB25EF">
      <w:pPr>
        <w:contextualSpacing/>
        <w:rPr>
          <w:rFonts w:eastAsia="Times New Roman" w:cstheme="minorHAnsi"/>
          <w:sz w:val="24"/>
          <w:szCs w:val="24"/>
        </w:rPr>
      </w:pPr>
    </w:p>
    <w:p w14:paraId="5B15E4B6" w14:textId="77777777" w:rsidR="00AB25EF" w:rsidRPr="00C20827" w:rsidRDefault="00AB25EF">
      <w:pPr>
        <w:contextualSpacing/>
        <w:rPr>
          <w:rFonts w:eastAsia="Times New Roman" w:cstheme="minorHAnsi"/>
          <w:sz w:val="24"/>
          <w:szCs w:val="24"/>
        </w:rPr>
      </w:pPr>
      <w:r w:rsidRPr="00C20827">
        <w:rPr>
          <w:rFonts w:eastAsia="Times New Roman" w:cstheme="minorHAnsi"/>
          <w:i/>
          <w:iCs/>
        </w:rPr>
        <w:t>Cantrips</w:t>
      </w:r>
    </w:p>
    <w:p w14:paraId="71F412E6" w14:textId="77777777" w:rsidR="00C470C6" w:rsidRPr="00C20827" w:rsidRDefault="00C470C6" w:rsidP="00C470C6">
      <w:pPr>
        <w:contextualSpacing/>
        <w:rPr>
          <w:rFonts w:eastAsia="Times New Roman" w:cstheme="minorHAnsi"/>
          <w:sz w:val="24"/>
          <w:szCs w:val="24"/>
        </w:rPr>
      </w:pPr>
      <w:r w:rsidRPr="00C20827">
        <w:rPr>
          <w:rFonts w:eastAsia="Times New Roman" w:cstheme="minorHAnsi"/>
        </w:rPr>
        <w:t xml:space="preserve">At 1st level, you know a number of cantrips equal to </w:t>
      </w:r>
      <w:ins w:id="2078" w:author="Admin" w:date="2021-05-05T16:37:00Z">
        <w:r w:rsidR="009D0365">
          <w:rPr>
            <w:rFonts w:eastAsia="Times New Roman" w:cstheme="minorHAnsi"/>
          </w:rPr>
          <w:t xml:space="preserve">1 + </w:t>
        </w:r>
      </w:ins>
      <w:r w:rsidRPr="00C20827">
        <w:rPr>
          <w:rFonts w:eastAsia="Times New Roman" w:cstheme="minorHAnsi"/>
        </w:rPr>
        <w:t>your proficiency bonus.</w:t>
      </w:r>
    </w:p>
    <w:p w14:paraId="3B85FA44" w14:textId="77777777" w:rsidR="00AB25EF" w:rsidRPr="00C20827" w:rsidRDefault="00AB25EF" w:rsidP="008E6EC1">
      <w:pPr>
        <w:contextualSpacing/>
        <w:rPr>
          <w:rFonts w:eastAsia="Times New Roman" w:cstheme="minorHAnsi"/>
          <w:sz w:val="24"/>
          <w:szCs w:val="24"/>
        </w:rPr>
      </w:pPr>
      <w:r w:rsidRPr="00C20827">
        <w:rPr>
          <w:rFonts w:eastAsia="Times New Roman" w:cstheme="minorHAnsi"/>
        </w:rPr>
        <w:t xml:space="preserve">One of your cantrips must be the </w:t>
      </w:r>
      <w:r w:rsidR="008E6EC1" w:rsidRPr="008E6EC1">
        <w:rPr>
          <w:rFonts w:eastAsia="Times New Roman" w:cstheme="minorHAnsi"/>
          <w:i/>
          <w:iCs/>
        </w:rPr>
        <w:t>m</w:t>
      </w:r>
      <w:r w:rsidRPr="008E6EC1">
        <w:rPr>
          <w:rFonts w:eastAsia="Times New Roman" w:cstheme="minorHAnsi"/>
          <w:i/>
          <w:iCs/>
        </w:rPr>
        <w:t xml:space="preserve">age </w:t>
      </w:r>
      <w:r w:rsidR="008E6EC1" w:rsidRPr="008E6EC1">
        <w:rPr>
          <w:rFonts w:eastAsia="Times New Roman" w:cstheme="minorHAnsi"/>
          <w:i/>
          <w:iCs/>
        </w:rPr>
        <w:t>h</w:t>
      </w:r>
      <w:r w:rsidRPr="008E6EC1">
        <w:rPr>
          <w:rFonts w:eastAsia="Times New Roman" w:cstheme="minorHAnsi"/>
          <w:i/>
          <w:iCs/>
        </w:rPr>
        <w:t>and</w:t>
      </w:r>
      <w:r w:rsidRPr="00C20827">
        <w:rPr>
          <w:rFonts w:eastAsia="Times New Roman" w:cstheme="minorHAnsi"/>
        </w:rPr>
        <w:t xml:space="preserve"> </w:t>
      </w:r>
      <w:r w:rsidR="00967903" w:rsidRPr="00C20827">
        <w:rPr>
          <w:rFonts w:eastAsia="Times New Roman" w:cstheme="minorHAnsi"/>
        </w:rPr>
        <w:t>cantrip</w:t>
      </w:r>
      <w:r w:rsidRPr="00C20827">
        <w:rPr>
          <w:rFonts w:eastAsia="Times New Roman" w:cstheme="minorHAnsi"/>
        </w:rPr>
        <w:t xml:space="preserve">. </w:t>
      </w:r>
    </w:p>
    <w:p w14:paraId="1DDECE29" w14:textId="77777777" w:rsidR="00AB25EF" w:rsidRPr="00C20827" w:rsidRDefault="00AB25EF">
      <w:pPr>
        <w:contextualSpacing/>
        <w:rPr>
          <w:rFonts w:eastAsia="Times New Roman" w:cstheme="minorHAnsi"/>
          <w:sz w:val="24"/>
          <w:szCs w:val="24"/>
        </w:rPr>
      </w:pPr>
    </w:p>
    <w:p w14:paraId="0797AB01" w14:textId="77777777" w:rsidR="00AB25EF" w:rsidRPr="00C20827" w:rsidRDefault="00AB25EF">
      <w:pPr>
        <w:contextualSpacing/>
        <w:rPr>
          <w:rFonts w:eastAsia="Times New Roman" w:cstheme="minorHAnsi"/>
          <w:sz w:val="24"/>
          <w:szCs w:val="24"/>
        </w:rPr>
      </w:pPr>
      <w:r w:rsidRPr="00C20827">
        <w:rPr>
          <w:rFonts w:eastAsia="Times New Roman" w:cstheme="minorHAnsi"/>
          <w:i/>
          <w:iCs/>
        </w:rPr>
        <w:t>Preparing and Casting Spells</w:t>
      </w:r>
    </w:p>
    <w:p w14:paraId="6087EA00" w14:textId="77777777" w:rsidR="00AB25EF" w:rsidRPr="00C20827" w:rsidRDefault="00AB25EF">
      <w:pPr>
        <w:contextualSpacing/>
        <w:rPr>
          <w:rFonts w:eastAsia="Times New Roman" w:cstheme="minorHAnsi"/>
          <w:sz w:val="24"/>
          <w:szCs w:val="24"/>
        </w:rPr>
      </w:pPr>
      <w:r w:rsidRPr="00C20827">
        <w:rPr>
          <w:rFonts w:eastAsia="Times New Roman" w:cstheme="minorHAnsi"/>
        </w:rPr>
        <w:t xml:space="preserve">Each </w:t>
      </w:r>
      <w:r w:rsidR="004C1AF3" w:rsidRPr="00C20827">
        <w:rPr>
          <w:rFonts w:eastAsia="Times New Roman" w:cstheme="minorHAnsi"/>
        </w:rPr>
        <w:t xml:space="preserve">rogue </w:t>
      </w:r>
      <w:r w:rsidRPr="00C20827">
        <w:rPr>
          <w:rFonts w:eastAsia="Times New Roman" w:cstheme="minorHAnsi"/>
        </w:rPr>
        <w:t xml:space="preserve">level provides you with </w:t>
      </w:r>
      <w:r w:rsidR="00E8457B" w:rsidRPr="00C20827">
        <w:rPr>
          <w:rFonts w:eastAsia="Times New Roman" w:cs="Times New Roman"/>
        </w:rPr>
        <w:t>0.5</w:t>
      </w:r>
      <w:r w:rsidR="00373404" w:rsidRPr="00C20827">
        <w:rPr>
          <w:rFonts w:eastAsia="Times New Roman" w:cs="Times New Roman"/>
        </w:rPr>
        <w:t xml:space="preserve"> </w:t>
      </w:r>
      <w:r w:rsidRPr="00C20827">
        <w:rPr>
          <w:rFonts w:eastAsia="Times New Roman" w:cstheme="minorHAnsi"/>
        </w:rPr>
        <w:t>a caster level in the Mage class (</w:t>
      </w:r>
      <w:r w:rsidR="00E8457B" w:rsidRPr="00C20827">
        <w:rPr>
          <w:rFonts w:eastAsia="Times New Roman" w:cstheme="minorHAnsi"/>
        </w:rPr>
        <w:t>minimum 0</w:t>
      </w:r>
      <w:r w:rsidRPr="00C20827">
        <w:rPr>
          <w:rFonts w:eastAsia="Times New Roman" w:cstheme="minorHAnsi"/>
        </w:rPr>
        <w:t>). You follow the normal progression to unlock spell levels (see the table under the Mana section).</w:t>
      </w:r>
    </w:p>
    <w:p w14:paraId="5928FB62" w14:textId="77777777" w:rsidR="00B37450" w:rsidRPr="00C20827" w:rsidRDefault="00AB25EF">
      <w:pPr>
        <w:contextualSpacing/>
        <w:rPr>
          <w:rFonts w:eastAsia="Times New Roman" w:cstheme="minorHAnsi"/>
          <w:sz w:val="24"/>
          <w:szCs w:val="24"/>
        </w:rPr>
      </w:pPr>
      <w:r w:rsidRPr="00C20827">
        <w:rPr>
          <w:rFonts w:eastAsia="Times New Roman" w:cstheme="minorHAnsi"/>
        </w:rPr>
        <w:lastRenderedPageBreak/>
        <w:t xml:space="preserve">You prepare the list of Mage spells that are available for you to cast, choosing from the </w:t>
      </w:r>
      <w:r w:rsidR="00B37450" w:rsidRPr="00C20827">
        <w:rPr>
          <w:rFonts w:eastAsia="Times New Roman" w:cstheme="minorHAnsi"/>
        </w:rPr>
        <w:t xml:space="preserve">mage </w:t>
      </w:r>
      <w:r w:rsidRPr="00C20827">
        <w:rPr>
          <w:rFonts w:eastAsia="Times New Roman" w:cstheme="minorHAnsi"/>
        </w:rPr>
        <w:t xml:space="preserve">spell list. </w:t>
      </w:r>
      <w:r w:rsidR="003A2BF0" w:rsidRPr="00C20827">
        <w:rPr>
          <w:rFonts w:eastAsia="Times New Roman" w:cstheme="minorHAnsi"/>
        </w:rPr>
        <w:t>Your spellcasting otherwise follows the same rules as the mage class</w:t>
      </w:r>
      <w:r w:rsidR="00E243F5" w:rsidRPr="00C20827">
        <w:rPr>
          <w:rFonts w:eastAsia="Times New Roman" w:cstheme="minorHAnsi"/>
        </w:rPr>
        <w:t xml:space="preserve"> (with regards to which creatures you can conjure, spellbooks, etc</w:t>
      </w:r>
      <w:r w:rsidR="00E04A8C" w:rsidRPr="00C20827">
        <w:rPr>
          <w:rFonts w:eastAsia="Times New Roman" w:cstheme="minorHAnsi"/>
        </w:rPr>
        <w:t>.)</w:t>
      </w:r>
      <w:r w:rsidR="00B37450" w:rsidRPr="00C20827">
        <w:rPr>
          <w:rFonts w:eastAsia="Times New Roman" w:cstheme="minorHAnsi"/>
        </w:rPr>
        <w:t>. Your spellcasting ability is Intelligence.</w:t>
      </w:r>
      <w:r w:rsidR="004064CC" w:rsidRPr="00C20827" w:rsidDel="004064CC">
        <w:rPr>
          <w:rFonts w:eastAsia="Times New Roman" w:cstheme="minorHAnsi"/>
        </w:rPr>
        <w:t xml:space="preserve"> </w:t>
      </w:r>
    </w:p>
    <w:p w14:paraId="1440C256" w14:textId="77777777" w:rsidR="00AB25EF" w:rsidRPr="00C20827" w:rsidRDefault="00AB25EF">
      <w:pPr>
        <w:contextualSpacing/>
        <w:rPr>
          <w:rFonts w:eastAsia="Times New Roman" w:cstheme="minorHAnsi"/>
          <w:sz w:val="24"/>
          <w:szCs w:val="24"/>
        </w:rPr>
      </w:pPr>
    </w:p>
    <w:p w14:paraId="136C07A8" w14:textId="77777777" w:rsidR="00AB25EF" w:rsidRPr="00C20827" w:rsidRDefault="00AB25EF" w:rsidP="006516D2">
      <w:pPr>
        <w:contextualSpacing/>
        <w:rPr>
          <w:rFonts w:eastAsia="Times New Roman" w:cstheme="minorHAnsi"/>
          <w:sz w:val="24"/>
          <w:szCs w:val="24"/>
        </w:rPr>
      </w:pPr>
      <w:r w:rsidRPr="00C20827">
        <w:rPr>
          <w:rFonts w:eastAsia="Times New Roman" w:cstheme="minorHAnsi"/>
          <w:b/>
          <w:bCs/>
        </w:rPr>
        <w:t>Premeditation.</w:t>
      </w:r>
      <w:r w:rsidRPr="00C20827">
        <w:rPr>
          <w:rFonts w:eastAsia="Times New Roman" w:cstheme="minorHAnsi"/>
        </w:rPr>
        <w:t xml:space="preserve"> Also on 3rd level, you may use 3 rounds (counted as 3 actions) to study an enemy. If you do, you may always apply your sneak attack damage against them (even without advantage or an ally nearby) for one minute, unless the</w:t>
      </w:r>
      <w:r w:rsidR="006516D2" w:rsidRPr="00C20827">
        <w:rPr>
          <w:rFonts w:eastAsia="Times New Roman" w:cstheme="minorHAnsi"/>
        </w:rPr>
        <w:t xml:space="preserve"> target</w:t>
      </w:r>
      <w:r w:rsidRPr="00C20827">
        <w:rPr>
          <w:rFonts w:eastAsia="Times New Roman" w:cstheme="minorHAnsi"/>
        </w:rPr>
        <w:t xml:space="preserve"> move</w:t>
      </w:r>
      <w:r w:rsidR="006516D2" w:rsidRPr="00C20827">
        <w:rPr>
          <w:rFonts w:eastAsia="Times New Roman" w:cstheme="minorHAnsi"/>
        </w:rPr>
        <w:t>s</w:t>
      </w:r>
      <w:r w:rsidRPr="00C20827">
        <w:rPr>
          <w:rFonts w:eastAsia="Times New Roman" w:cstheme="minorHAnsi"/>
        </w:rPr>
        <w:t xml:space="preserve"> more than their </w:t>
      </w:r>
      <w:r w:rsidR="006516D2" w:rsidRPr="00C20827">
        <w:rPr>
          <w:rFonts w:eastAsia="Times New Roman" w:cstheme="minorHAnsi"/>
        </w:rPr>
        <w:t xml:space="preserve">full </w:t>
      </w:r>
      <w:r w:rsidRPr="00C20827">
        <w:rPr>
          <w:rFonts w:eastAsia="Times New Roman" w:cstheme="minorHAnsi"/>
        </w:rPr>
        <w:t xml:space="preserve">speed in one round. In addition, any hit you score against a creature that is surprised is a critical hit. </w:t>
      </w:r>
    </w:p>
    <w:p w14:paraId="326E642A" w14:textId="77777777" w:rsidR="00AB25EF" w:rsidRPr="00C20827" w:rsidRDefault="00AB25EF">
      <w:pPr>
        <w:contextualSpacing/>
        <w:rPr>
          <w:rFonts w:eastAsia="Times New Roman" w:cstheme="minorHAnsi"/>
          <w:sz w:val="24"/>
          <w:szCs w:val="24"/>
        </w:rPr>
      </w:pPr>
    </w:p>
    <w:p w14:paraId="50057892" w14:textId="77777777" w:rsidR="00AB25EF" w:rsidRPr="000D5DB5" w:rsidRDefault="00AB25EF">
      <w:pPr>
        <w:contextualSpacing/>
        <w:rPr>
          <w:rFonts w:eastAsia="Times New Roman" w:cstheme="minorHAnsi"/>
          <w:sz w:val="24"/>
          <w:szCs w:val="24"/>
        </w:rPr>
      </w:pPr>
      <w:r w:rsidRPr="00C20827">
        <w:rPr>
          <w:rFonts w:eastAsia="Times New Roman" w:cstheme="minorHAnsi"/>
          <w:b/>
          <w:bCs/>
        </w:rPr>
        <w:t xml:space="preserve">Vanish. </w:t>
      </w:r>
      <w:r w:rsidRPr="00C20827">
        <w:rPr>
          <w:rFonts w:eastAsia="Times New Roman" w:cstheme="minorHAnsi"/>
        </w:rPr>
        <w:t xml:space="preserve">Starting at 9th level, you </w:t>
      </w:r>
      <w:r w:rsidRPr="00134BC3">
        <w:rPr>
          <w:rFonts w:eastAsia="Times New Roman" w:cstheme="minorHAnsi"/>
        </w:rPr>
        <w:t xml:space="preserve">may grant yourself invisibility as a reaction. This invisibility remains until the end of your next turn. This may be used once per point of Intelligence modifier, and replenishes after a </w:t>
      </w:r>
      <w:r w:rsidR="00AA068A">
        <w:rPr>
          <w:rFonts w:eastAsia="Times New Roman" w:cstheme="minorHAnsi"/>
        </w:rPr>
        <w:t xml:space="preserve">short </w:t>
      </w:r>
      <w:r w:rsidRPr="00134BC3">
        <w:rPr>
          <w:rFonts w:eastAsia="Times New Roman" w:cstheme="minorHAnsi"/>
        </w:rPr>
        <w:t xml:space="preserve">rest. </w:t>
      </w:r>
    </w:p>
    <w:p w14:paraId="7CEF66A8" w14:textId="77777777" w:rsidR="00AB25EF" w:rsidRPr="000D5DB5" w:rsidRDefault="00AB25EF">
      <w:pPr>
        <w:contextualSpacing/>
        <w:rPr>
          <w:rFonts w:eastAsia="Times New Roman" w:cstheme="minorHAnsi"/>
          <w:sz w:val="24"/>
          <w:szCs w:val="24"/>
        </w:rPr>
      </w:pPr>
    </w:p>
    <w:p w14:paraId="07423146" w14:textId="77777777" w:rsidR="00AB25EF" w:rsidRPr="000D5DB5" w:rsidRDefault="00AB25EF" w:rsidP="004A650F">
      <w:pPr>
        <w:contextualSpacing/>
        <w:rPr>
          <w:rFonts w:eastAsia="Times New Roman" w:cstheme="minorHAnsi"/>
          <w:sz w:val="24"/>
          <w:szCs w:val="24"/>
        </w:rPr>
      </w:pPr>
      <w:r w:rsidRPr="00134BC3">
        <w:rPr>
          <w:rFonts w:eastAsia="Times New Roman" w:cstheme="minorHAnsi"/>
          <w:b/>
          <w:bCs/>
        </w:rPr>
        <w:t>Shadow Dance.</w:t>
      </w:r>
      <w:r w:rsidRPr="00134BC3">
        <w:rPr>
          <w:rFonts w:eastAsia="Times New Roman" w:cstheme="minorHAnsi"/>
        </w:rPr>
        <w:t xml:space="preserve"> Starting at 13th level, you may initiate a shadow dance by moving more than 10 feet. While in this stance, you grant yourself concealment as per the </w:t>
      </w:r>
      <w:r w:rsidR="001019DF" w:rsidRPr="001019DF">
        <w:rPr>
          <w:rFonts w:eastAsia="Times New Roman" w:cstheme="minorHAnsi"/>
          <w:i/>
          <w:iCs/>
        </w:rPr>
        <w:t>b</w:t>
      </w:r>
      <w:r w:rsidRPr="001019DF">
        <w:rPr>
          <w:rFonts w:eastAsia="Times New Roman" w:cstheme="minorHAnsi"/>
          <w:i/>
          <w:iCs/>
        </w:rPr>
        <w:t>lur</w:t>
      </w:r>
      <w:r w:rsidRPr="00134BC3">
        <w:rPr>
          <w:rFonts w:eastAsia="Times New Roman" w:cstheme="minorHAnsi"/>
        </w:rPr>
        <w:t xml:space="preserve"> spell. </w:t>
      </w:r>
      <w:r w:rsidR="004A650F">
        <w:rPr>
          <w:rFonts w:eastAsia="Times New Roman" w:cstheme="minorHAnsi"/>
        </w:rPr>
        <w:t xml:space="preserve">Also while </w:t>
      </w:r>
      <w:r w:rsidRPr="00134BC3">
        <w:rPr>
          <w:rFonts w:eastAsia="Times New Roman" w:cstheme="minorHAnsi"/>
        </w:rPr>
        <w:t xml:space="preserve">in the stance, creatures affected or distracted by your </w:t>
      </w:r>
      <w:r w:rsidR="002A6322">
        <w:rPr>
          <w:rFonts w:eastAsia="Times New Roman" w:cstheme="minorHAnsi"/>
        </w:rPr>
        <w:t xml:space="preserve">mage </w:t>
      </w:r>
      <w:r w:rsidRPr="00134BC3">
        <w:rPr>
          <w:rFonts w:eastAsia="Times New Roman" w:cstheme="minorHAnsi"/>
        </w:rPr>
        <w:t>spells (such as a summoned monster or an image illusion</w:t>
      </w:r>
      <w:r w:rsidR="00933D82">
        <w:rPr>
          <w:rFonts w:eastAsia="Times New Roman" w:cstheme="minorHAnsi"/>
        </w:rPr>
        <w:t>, but not the distracted condition</w:t>
      </w:r>
      <w:r w:rsidRPr="00134BC3">
        <w:rPr>
          <w:rFonts w:eastAsia="Times New Roman" w:cstheme="minorHAnsi"/>
        </w:rPr>
        <w:t xml:space="preserve">) grant you advantage to your first attack at any round. This may be used once per short rest, and remains so long as you continue moving. </w:t>
      </w:r>
    </w:p>
    <w:p w14:paraId="1168EFD2" w14:textId="77777777" w:rsidR="00AB25EF" w:rsidRPr="000D5DB5" w:rsidRDefault="00AB25EF">
      <w:pPr>
        <w:contextualSpacing/>
        <w:rPr>
          <w:rFonts w:eastAsia="Times New Roman" w:cstheme="minorHAnsi"/>
          <w:sz w:val="24"/>
          <w:szCs w:val="24"/>
        </w:rPr>
      </w:pPr>
    </w:p>
    <w:p w14:paraId="01C51745" w14:textId="77777777" w:rsidR="00AB25EF" w:rsidRPr="000D5DB5" w:rsidRDefault="00AB25EF">
      <w:pPr>
        <w:contextualSpacing/>
        <w:rPr>
          <w:rFonts w:eastAsia="Times New Roman" w:cstheme="minorHAnsi"/>
          <w:sz w:val="24"/>
          <w:szCs w:val="24"/>
        </w:rPr>
      </w:pPr>
      <w:r w:rsidRPr="00134BC3">
        <w:rPr>
          <w:rFonts w:eastAsia="Times New Roman" w:cstheme="minorHAnsi"/>
          <w:b/>
          <w:bCs/>
        </w:rPr>
        <w:t>Backstab.</w:t>
      </w:r>
      <w:r w:rsidRPr="00134BC3">
        <w:rPr>
          <w:rFonts w:eastAsia="Times New Roman" w:cstheme="minorHAnsi"/>
        </w:rPr>
        <w:t xml:space="preserve"> Starting at 17th level, when you target </w:t>
      </w:r>
      <w:r w:rsidR="000959C4">
        <w:rPr>
          <w:rFonts w:eastAsia="Times New Roman" w:cstheme="minorHAnsi"/>
        </w:rPr>
        <w:t>a bloodied creature</w:t>
      </w:r>
      <w:r w:rsidRPr="00134BC3">
        <w:rPr>
          <w:rFonts w:eastAsia="Times New Roman" w:cstheme="minorHAnsi"/>
        </w:rPr>
        <w:t xml:space="preserve"> with a sneak attack, you may deal double </w:t>
      </w:r>
      <w:r w:rsidR="000959C4">
        <w:rPr>
          <w:rFonts w:eastAsia="Times New Roman" w:cstheme="minorHAnsi"/>
        </w:rPr>
        <w:t xml:space="preserve">the </w:t>
      </w:r>
      <w:r w:rsidRPr="00134BC3">
        <w:rPr>
          <w:rFonts w:eastAsia="Times New Roman" w:cstheme="minorHAnsi"/>
        </w:rPr>
        <w:t xml:space="preserve">sneak attack damage. </w:t>
      </w:r>
      <w:r w:rsidR="000959C4">
        <w:rPr>
          <w:rFonts w:eastAsia="Times New Roman" w:cstheme="minorHAnsi"/>
        </w:rPr>
        <w:t>Once affected, the target is immune to this ability until they complete a short rest</w:t>
      </w:r>
      <w:r w:rsidRPr="00134BC3">
        <w:rPr>
          <w:rFonts w:eastAsia="Times New Roman" w:cstheme="minorHAnsi"/>
        </w:rPr>
        <w:t xml:space="preserve">. </w:t>
      </w:r>
    </w:p>
    <w:p w14:paraId="011A6C97" w14:textId="77777777" w:rsidR="00AB25EF" w:rsidRPr="000D5DB5" w:rsidRDefault="00AB25EF">
      <w:pPr>
        <w:contextualSpacing/>
        <w:rPr>
          <w:rFonts w:eastAsia="Times New Roman" w:cstheme="minorHAnsi"/>
          <w:sz w:val="24"/>
          <w:szCs w:val="24"/>
        </w:rPr>
      </w:pPr>
    </w:p>
    <w:p w14:paraId="6DC48B03" w14:textId="77777777" w:rsidR="00AB25EF" w:rsidRPr="000D5DB5" w:rsidRDefault="00606E14">
      <w:pPr>
        <w:contextualSpacing/>
        <w:outlineLvl w:val="1"/>
        <w:rPr>
          <w:rFonts w:eastAsia="Times New Roman" w:cstheme="minorHAnsi"/>
          <w:b/>
          <w:bCs/>
          <w:sz w:val="36"/>
          <w:szCs w:val="36"/>
        </w:rPr>
      </w:pPr>
      <w:bookmarkStart w:id="2079" w:name="_Toc509138749"/>
      <w:bookmarkStart w:id="2080" w:name="_Toc54196403"/>
      <w:r w:rsidRPr="00965B49">
        <w:rPr>
          <w:noProof/>
        </w:rPr>
        <w:drawing>
          <wp:anchor distT="0" distB="0" distL="114300" distR="114300" simplePos="0" relativeHeight="251661312" behindDoc="0" locked="0" layoutInCell="1" allowOverlap="1" wp14:anchorId="1A884380" wp14:editId="78924B7B">
            <wp:simplePos x="0" y="0"/>
            <wp:positionH relativeFrom="column">
              <wp:posOffset>3100705</wp:posOffset>
            </wp:positionH>
            <wp:positionV relativeFrom="paragraph">
              <wp:posOffset>8890</wp:posOffset>
            </wp:positionV>
            <wp:extent cx="2381250" cy="2381250"/>
            <wp:effectExtent l="0" t="0" r="0" b="0"/>
            <wp:wrapSquare wrapText="bothSides"/>
            <wp:docPr id="5" name="image1.png" descr="Shaman_crest.png"/>
            <wp:cNvGraphicFramePr/>
            <a:graphic xmlns:a="http://schemas.openxmlformats.org/drawingml/2006/main">
              <a:graphicData uri="http://schemas.openxmlformats.org/drawingml/2006/picture">
                <pic:pic xmlns:pic="http://schemas.openxmlformats.org/drawingml/2006/picture">
                  <pic:nvPicPr>
                    <pic:cNvPr id="0" name="image1.png" descr="Shaman_crest.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381250" cy="2381250"/>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Shaman (SHM)</w:t>
      </w:r>
      <w:bookmarkEnd w:id="2079"/>
      <w:bookmarkEnd w:id="2080"/>
    </w:p>
    <w:p w14:paraId="2815DEBB" w14:textId="77777777" w:rsidR="00606E14" w:rsidRDefault="00606E14" w:rsidP="00606E14">
      <w:r w:rsidRPr="00965B49">
        <w:t xml:space="preserve">A tauren </w:t>
      </w:r>
      <w:r>
        <w:t>standing atop a cliff calmly raises his hand, leaning on a giant halberd, sprinkling reagents upon the grasslands below. The golden dust is carried on a spirit of the wind. A giant totem bound to his back trembles in approval.</w:t>
      </w:r>
    </w:p>
    <w:p w14:paraId="6A0E8146" w14:textId="77777777" w:rsidR="00606E14" w:rsidRDefault="00606E14" w:rsidP="00606E14"/>
    <w:p w14:paraId="4982565C" w14:textId="77777777" w:rsidR="00606E14" w:rsidRDefault="00606E14" w:rsidP="00606E14">
      <w:r>
        <w:t xml:space="preserve">A red-bearded dwarf stands on shaking ground, unmoved, as the earth cracks before him, spewing the beginnings of lava. As his comrades collapse, he points at it with commanding presence, shouting in a primordial tongue that speaks to the very earth. The beginnings of a chaotic volcanic eruption slow, before the primal powers of the earth and fire retreat, calmed, back into the earth. </w:t>
      </w:r>
    </w:p>
    <w:p w14:paraId="2837F1E6" w14:textId="77777777" w:rsidR="00606E14" w:rsidRDefault="00606E14" w:rsidP="00606E14"/>
    <w:p w14:paraId="0547BC4E" w14:textId="77777777" w:rsidR="00606E14" w:rsidRPr="00965B49" w:rsidRDefault="00606E14" w:rsidP="00606E14">
      <w:r>
        <w:t>Cleaving through fiendish foes with a bloodied axe in one hand and lightning-enhanced attack claws in the other, the orc shouts a war cry to rally his allies. Bearing a wolf-pelt over his shoulders, he raises an olive-skinned arm to the skies, summoning a bolt of lightning from the stormy clouds before, which he then sends at a gathering of demons with a resounding clap of thunder.</w:t>
      </w:r>
    </w:p>
    <w:p w14:paraId="2C0FB535" w14:textId="77777777" w:rsidR="00606E14" w:rsidRPr="00282D07" w:rsidRDefault="00606E14" w:rsidP="00606E14"/>
    <w:p w14:paraId="71A786EC" w14:textId="77777777" w:rsidR="00606E14" w:rsidRDefault="00606E14" w:rsidP="00606E14">
      <w:r w:rsidRPr="00965B49">
        <w:t xml:space="preserve">Shaman are mortal mediators between the very elements themselves. Often spiritual guides of their communities, these powerful practitioners commune with the ancestors and seek to balance the raging elemental forces, and can call upon them in battle to scorch and blast their enemies, or to </w:t>
      </w:r>
      <w:r w:rsidRPr="00965B49">
        <w:lastRenderedPageBreak/>
        <w:t>strengthen and heal their allies. Shaman can enhance their weapons with elemental effects, smite enemies with lightning strikes and bursts of lava, and summon powerful elementals to their aid.</w:t>
      </w:r>
    </w:p>
    <w:p w14:paraId="42EFEF50" w14:textId="77777777" w:rsidR="00606E14" w:rsidRDefault="00606E14">
      <w:pPr>
        <w:contextualSpacing/>
        <w:rPr>
          <w:rFonts w:eastAsia="Times New Roman" w:cstheme="minorHAnsi"/>
          <w:color w:val="000000"/>
        </w:rPr>
      </w:pPr>
    </w:p>
    <w:p w14:paraId="09BCB957" w14:textId="77777777" w:rsidR="00606E14" w:rsidRPr="00606E14" w:rsidRDefault="00606E14" w:rsidP="00606E14">
      <w:pPr>
        <w:contextualSpacing/>
        <w:rPr>
          <w:rFonts w:eastAsia="Times New Roman" w:cstheme="minorHAnsi"/>
          <w:b/>
          <w:bCs/>
          <w:caps/>
        </w:rPr>
      </w:pPr>
      <w:r w:rsidRPr="00606E14">
        <w:rPr>
          <w:rFonts w:eastAsia="Times New Roman" w:cstheme="minorHAnsi"/>
          <w:b/>
          <w:bCs/>
          <w:caps/>
        </w:rPr>
        <w:t>Spiritual Powers</w:t>
      </w:r>
    </w:p>
    <w:p w14:paraId="281EF9F3" w14:textId="77777777" w:rsidR="00606E14" w:rsidRPr="00965B49" w:rsidRDefault="00606E14" w:rsidP="00606E14">
      <w:r w:rsidRPr="00965B49">
        <w:t>Shaman are spiritual guides and practitioners, not of the divine, but of the very elements. Unlike some other mystics, shaman commune with forces that are not strictly benevolent. The elements are chaotic, and left to their own devices, they rage against one another in unending primal fury. It is the call of the shaman to bring balance to this chaos. Acting as moderators among earth, fire, water, and air, shaman summon totems that focus the elements to support the shaman’s allies or punish those who threaten them.</w:t>
      </w:r>
    </w:p>
    <w:p w14:paraId="4767B3B9" w14:textId="77777777" w:rsidR="00606E14" w:rsidRDefault="00606E14" w:rsidP="00606E14">
      <w:r w:rsidRPr="00965B49">
        <w:t xml:space="preserve">Shaman are spiritual visionaries of tribes and clans. These gifted warriors can see into the world of spirits and communicate with creatures invisible to the eyes of normal beings. They are beset by visions of the future and use their sight to guide their people through troubled times. Although shaman may seem wise and serene at first, they are formidable foes; when angered, their wrath is as fierce as those who have a connection to </w:t>
      </w:r>
      <w:r>
        <w:t xml:space="preserve">divines </w:t>
      </w:r>
      <w:r w:rsidRPr="00965B49">
        <w:t xml:space="preserve">or </w:t>
      </w:r>
      <w:r>
        <w:t xml:space="preserve">to </w:t>
      </w:r>
      <w:r w:rsidRPr="00965B49">
        <w:t>nature.</w:t>
      </w:r>
    </w:p>
    <w:p w14:paraId="70668EE1" w14:textId="77777777" w:rsidR="00606E14" w:rsidRDefault="00606E14" w:rsidP="00606E14">
      <w:r w:rsidRPr="008731C5">
        <w:t>During combat, shaman place damaging and controlling totems on the ground to maximize their effectiveness while hindering their enemies. Shaman are versatile enough to battle foes up close or at range, but wise shaman</w:t>
      </w:r>
      <w:r w:rsidR="001019DF">
        <w:t>s</w:t>
      </w:r>
      <w:r w:rsidRPr="008731C5">
        <w:t xml:space="preserve"> choose their avenue of attack based on their enemies' strengths and weaknesses.</w:t>
      </w:r>
    </w:p>
    <w:p w14:paraId="2984434D" w14:textId="77777777" w:rsidR="00606E14" w:rsidRPr="00965B49" w:rsidRDefault="00606E14" w:rsidP="00606E14"/>
    <w:p w14:paraId="5216BAA9" w14:textId="77777777" w:rsidR="00606E14" w:rsidRPr="00606E14" w:rsidRDefault="00606E14" w:rsidP="00606E14">
      <w:pPr>
        <w:contextualSpacing/>
        <w:rPr>
          <w:rFonts w:eastAsia="Times New Roman" w:cstheme="minorHAnsi"/>
          <w:b/>
          <w:bCs/>
          <w:caps/>
        </w:rPr>
      </w:pPr>
      <w:r w:rsidRPr="00606E14">
        <w:rPr>
          <w:rFonts w:eastAsia="Times New Roman" w:cstheme="minorHAnsi"/>
          <w:b/>
          <w:bCs/>
          <w:caps/>
        </w:rPr>
        <w:t>Gift of the Elements</w:t>
      </w:r>
    </w:p>
    <w:p w14:paraId="4D03CF7E" w14:textId="77777777" w:rsidR="00606E14" w:rsidRPr="000D5DB5" w:rsidRDefault="00606E14" w:rsidP="00606E14">
      <w:pPr>
        <w:contextualSpacing/>
        <w:rPr>
          <w:rFonts w:eastAsia="Times New Roman" w:cstheme="minorHAnsi"/>
          <w:sz w:val="24"/>
          <w:szCs w:val="24"/>
        </w:rPr>
      </w:pPr>
      <w:r w:rsidRPr="000D5DB5">
        <w:rPr>
          <w:rFonts w:eastAsia="Times New Roman" w:cstheme="minorHAnsi"/>
          <w:color w:val="000000"/>
        </w:rPr>
        <w:t xml:space="preserve">Commanding chaotic and conflicting elements, a shaman is a force that hears the world tremble and directs its wrath. Communicating with spirits of flame, winds, and stone, shamans channel the power of the storm, earth, and fire to their will. A shaman’s holy symbol is a small ancestral relic or totem of bone, wood, or iron that can be carried in one’s hand. </w:t>
      </w:r>
    </w:p>
    <w:p w14:paraId="263BF668" w14:textId="77777777" w:rsidR="00606E14" w:rsidRPr="00325A13" w:rsidRDefault="00606E14" w:rsidP="00606E14">
      <w:pPr>
        <w:contextualSpacing/>
        <w:rPr>
          <w:rFonts w:eastAsia="Times New Roman" w:cstheme="minorHAnsi"/>
        </w:rPr>
      </w:pPr>
      <w:r w:rsidRPr="000D5DB5">
        <w:rPr>
          <w:rFonts w:eastAsia="Times New Roman" w:cstheme="minorHAnsi"/>
          <w:color w:val="383121"/>
        </w:rPr>
        <w:t>T</w:t>
      </w:r>
      <w:r w:rsidRPr="000D5DB5">
        <w:rPr>
          <w:rFonts w:eastAsia="Times New Roman" w:cstheme="minorHAnsi"/>
          <w:color w:val="000000"/>
        </w:rPr>
        <w:t xml:space="preserve">he elements are chaotic, however, and left to their own devices, they rage against one another in unending primal fury. It is </w:t>
      </w:r>
      <w:r w:rsidRPr="00325A13">
        <w:rPr>
          <w:rFonts w:eastAsia="Times New Roman" w:cstheme="minorHAnsi"/>
        </w:rPr>
        <w:t>the call of the shaman to bring balance to this chaos, acting as moderators among earth, fire, water, and air. The spirit of life is a hidden and elusive one, but shamans often channel healing energies through water until they are able and proficient enough to negotiate bringing the dead to life via invoking life spirits.</w:t>
      </w:r>
    </w:p>
    <w:p w14:paraId="6568C141" w14:textId="77777777" w:rsidR="00606E14" w:rsidRPr="00325A13" w:rsidRDefault="00606E14" w:rsidP="00606E14">
      <w:pPr>
        <w:contextualSpacing/>
        <w:rPr>
          <w:rFonts w:eastAsia="Times New Roman" w:cstheme="minorHAnsi"/>
        </w:rPr>
      </w:pPr>
      <w:r w:rsidRPr="00325A13">
        <w:rPr>
          <w:rFonts w:eastAsia="Times New Roman" w:cstheme="minorHAnsi"/>
        </w:rPr>
        <w:t xml:space="preserve">As shamans mediate between elemental spirits, it is unsurprising that such aptitude eventually translates to connecting with other kinds of spirits as well, including that of incorporeal undead (such as banshees or ghosts) or the shaman’s own ancestors. </w:t>
      </w:r>
    </w:p>
    <w:p w14:paraId="7ECAD3C5" w14:textId="77777777" w:rsidR="00606E14" w:rsidRDefault="00606E14" w:rsidP="00606E14">
      <w:r>
        <w:t xml:space="preserve">Besides the great shamanistic traditions of the orcs, Wildhammer dwarves are familiar with shamanism in its ancestral worship form, and Tauren are most well-versed with the spirits of earth and sky, both having traditions ancient to modern Azeroth. </w:t>
      </w:r>
    </w:p>
    <w:p w14:paraId="462B21C1" w14:textId="77777777" w:rsidR="00F31D0F" w:rsidRPr="00325A13" w:rsidRDefault="00F31D0F">
      <w:pPr>
        <w:contextualSpacing/>
        <w:rPr>
          <w:rFonts w:eastAsia="Times New Roman" w:cstheme="minorHAnsi"/>
        </w:rPr>
      </w:pPr>
    </w:p>
    <w:p w14:paraId="7FBAC63F" w14:textId="77777777" w:rsidR="00AB25EF" w:rsidRPr="00606E14" w:rsidRDefault="00AB25EF">
      <w:pPr>
        <w:contextualSpacing/>
        <w:rPr>
          <w:rFonts w:eastAsia="Times New Roman" w:cstheme="minorHAnsi"/>
          <w:caps/>
          <w:sz w:val="24"/>
          <w:szCs w:val="24"/>
        </w:rPr>
      </w:pPr>
      <w:r w:rsidRPr="00606E14">
        <w:rPr>
          <w:rFonts w:eastAsia="Times New Roman" w:cstheme="minorHAnsi"/>
          <w:b/>
          <w:bCs/>
          <w:caps/>
        </w:rPr>
        <w:t>CREATING A SHAMAN</w:t>
      </w:r>
    </w:p>
    <w:p w14:paraId="3B54569F" w14:textId="77777777" w:rsidR="00606E14" w:rsidRDefault="00606E14" w:rsidP="00606E14">
      <w:pPr>
        <w:widowControl w:val="0"/>
      </w:pPr>
      <w:r w:rsidRPr="00965B49">
        <w:t>When you create your shaman the most important question to ask is how you became attuned to the spirits. Was it a natural event such as being born during a mystical meteor shower? Did terrible dreams plague you as a child and it wasn’t until you had matured that you realized the truth of your abilities?</w:t>
      </w:r>
    </w:p>
    <w:p w14:paraId="2D8BF5CB" w14:textId="77777777" w:rsidR="00606E14" w:rsidRDefault="00606E14" w:rsidP="00606E14">
      <w:pPr>
        <w:widowControl w:val="0"/>
      </w:pPr>
      <w:r w:rsidRPr="00965B49">
        <w:t>How does your character perceive their abilities? Maybe you view them as a duty to the souls around you, an endless task to lend aid to the spirits and help them into the afterlife? Or even perhaps you view the spirits as tools to advance your own plans, choosing to exploit the spirits you see rather than helping them</w:t>
      </w:r>
      <w:r>
        <w:t>?</w:t>
      </w:r>
    </w:p>
    <w:p w14:paraId="6D613307" w14:textId="77777777" w:rsidR="00606E14" w:rsidRPr="00965B49" w:rsidRDefault="00606E14" w:rsidP="00606E14">
      <w:pPr>
        <w:widowControl w:val="0"/>
      </w:pPr>
    </w:p>
    <w:p w14:paraId="44EF7BE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QUICK BUILD</w:t>
      </w:r>
    </w:p>
    <w:p w14:paraId="3271C143" w14:textId="77777777" w:rsidR="00AB25EF" w:rsidRPr="000D5DB5" w:rsidRDefault="00AB25EF" w:rsidP="00953E35">
      <w:pPr>
        <w:contextualSpacing/>
        <w:rPr>
          <w:rFonts w:eastAsia="Times New Roman" w:cstheme="minorHAnsi"/>
          <w:sz w:val="24"/>
          <w:szCs w:val="24"/>
        </w:rPr>
      </w:pPr>
      <w:r w:rsidRPr="000D5DB5">
        <w:rPr>
          <w:rFonts w:eastAsia="Times New Roman" w:cstheme="minorHAnsi"/>
          <w:color w:val="000000"/>
        </w:rPr>
        <w:lastRenderedPageBreak/>
        <w:t>You can make a shaman quickly by following these suggestions. First, Spirit should be your highest ability score, followed by Strength or Stamina. Second, choose the hermit background.</w:t>
      </w:r>
      <w:r w:rsidR="00606E14" w:rsidRPr="00606E14">
        <w:rPr>
          <w:rFonts w:eastAsia="Times New Roman" w:cstheme="minorHAnsi"/>
          <w:color w:val="000000"/>
        </w:rPr>
        <w:t xml:space="preserve"> </w:t>
      </w:r>
      <w:r w:rsidR="00606E14" w:rsidRPr="000D5DB5">
        <w:rPr>
          <w:rFonts w:eastAsia="Times New Roman" w:cstheme="minorHAnsi"/>
          <w:color w:val="000000"/>
        </w:rPr>
        <w:t xml:space="preserve">Third, choose the </w:t>
      </w:r>
      <w:r w:rsidR="00606E14">
        <w:rPr>
          <w:rFonts w:eastAsia="Times New Roman" w:cstheme="minorHAnsi"/>
          <w:i/>
          <w:iCs/>
          <w:color w:val="000000"/>
        </w:rPr>
        <w:t>create bonfire, invoke elements</w:t>
      </w:r>
      <w:r w:rsidR="00606E14" w:rsidRPr="000D5DB5">
        <w:rPr>
          <w:rFonts w:eastAsia="Times New Roman" w:cstheme="minorHAnsi"/>
          <w:color w:val="000000"/>
        </w:rPr>
        <w:t xml:space="preserve">, and </w:t>
      </w:r>
      <w:r w:rsidR="00606E14">
        <w:rPr>
          <w:rFonts w:eastAsia="Times New Roman" w:cstheme="minorHAnsi"/>
          <w:i/>
          <w:iCs/>
          <w:color w:val="000000"/>
        </w:rPr>
        <w:t xml:space="preserve">thunderclap </w:t>
      </w:r>
      <w:r w:rsidR="00606E14" w:rsidRPr="000D5DB5">
        <w:rPr>
          <w:rFonts w:eastAsia="Times New Roman" w:cstheme="minorHAnsi"/>
          <w:color w:val="000000"/>
        </w:rPr>
        <w:t xml:space="preserve">cantrips, along with the following 1st-level spells for your </w:t>
      </w:r>
      <w:r w:rsidR="00953E35">
        <w:rPr>
          <w:rFonts w:eastAsia="Times New Roman" w:cstheme="minorHAnsi"/>
          <w:color w:val="000000"/>
        </w:rPr>
        <w:t xml:space="preserve">master </w:t>
      </w:r>
      <w:r w:rsidR="00606E14">
        <w:rPr>
          <w:rFonts w:eastAsia="Times New Roman" w:cstheme="minorHAnsi"/>
          <w:color w:val="000000"/>
        </w:rPr>
        <w:t>totem</w:t>
      </w:r>
      <w:r w:rsidR="00606E14" w:rsidRPr="000D5DB5">
        <w:rPr>
          <w:rFonts w:eastAsia="Times New Roman" w:cstheme="minorHAnsi"/>
          <w:color w:val="000000"/>
        </w:rPr>
        <w:t xml:space="preserve">: </w:t>
      </w:r>
      <w:r w:rsidR="00953E35">
        <w:rPr>
          <w:rFonts w:eastAsia="Times New Roman" w:cstheme="minorHAnsi"/>
          <w:i/>
          <w:iCs/>
          <w:color w:val="000000"/>
        </w:rPr>
        <w:t>absorb elements</w:t>
      </w:r>
      <w:r w:rsidR="00606E14">
        <w:rPr>
          <w:rFonts w:eastAsia="Times New Roman" w:cstheme="minorHAnsi"/>
          <w:i/>
          <w:iCs/>
          <w:color w:val="000000"/>
        </w:rPr>
        <w:t xml:space="preserve">, </w:t>
      </w:r>
      <w:r w:rsidR="00953E35">
        <w:rPr>
          <w:rFonts w:eastAsia="Times New Roman" w:cstheme="minorHAnsi"/>
          <w:i/>
          <w:iCs/>
          <w:color w:val="000000"/>
        </w:rPr>
        <w:t>conjure (elementals</w:t>
      </w:r>
      <w:r w:rsidR="00606E14">
        <w:rPr>
          <w:rFonts w:eastAsia="Times New Roman" w:cstheme="minorHAnsi"/>
          <w:i/>
          <w:iCs/>
          <w:color w:val="000000"/>
        </w:rPr>
        <w:t>)</w:t>
      </w:r>
      <w:r w:rsidR="00606E14" w:rsidRPr="000D5DB5">
        <w:rPr>
          <w:rFonts w:eastAsia="Times New Roman" w:cstheme="minorHAnsi"/>
          <w:color w:val="000000"/>
        </w:rPr>
        <w:t>,</w:t>
      </w:r>
      <w:r w:rsidR="00606E14">
        <w:rPr>
          <w:rFonts w:eastAsia="Times New Roman" w:cstheme="minorHAnsi"/>
          <w:i/>
          <w:iCs/>
          <w:color w:val="000000"/>
        </w:rPr>
        <w:t xml:space="preserve"> </w:t>
      </w:r>
      <w:r w:rsidR="00953E35">
        <w:rPr>
          <w:rFonts w:eastAsia="Times New Roman" w:cstheme="minorHAnsi"/>
          <w:i/>
          <w:iCs/>
          <w:color w:val="000000"/>
        </w:rPr>
        <w:t>elemental shock</w:t>
      </w:r>
      <w:r w:rsidR="00606E14">
        <w:rPr>
          <w:rFonts w:eastAsia="Times New Roman" w:cstheme="minorHAnsi"/>
          <w:i/>
          <w:iCs/>
          <w:color w:val="000000"/>
        </w:rPr>
        <w:t xml:space="preserve">, </w:t>
      </w:r>
      <w:r w:rsidR="00953E35">
        <w:rPr>
          <w:rFonts w:eastAsia="Times New Roman" w:cstheme="minorHAnsi"/>
          <w:i/>
          <w:iCs/>
          <w:color w:val="000000"/>
        </w:rPr>
        <w:t>fog cloud</w:t>
      </w:r>
      <w:r w:rsidR="00606E14">
        <w:rPr>
          <w:rFonts w:eastAsia="Times New Roman" w:cstheme="minorHAnsi"/>
          <w:i/>
          <w:iCs/>
          <w:color w:val="000000"/>
        </w:rPr>
        <w:t xml:space="preserve">, </w:t>
      </w:r>
      <w:r w:rsidR="00953E35">
        <w:rPr>
          <w:rFonts w:eastAsia="Times New Roman" w:cstheme="minorHAnsi"/>
          <w:i/>
          <w:iCs/>
          <w:color w:val="000000"/>
        </w:rPr>
        <w:t>healing ward</w:t>
      </w:r>
      <w:r w:rsidR="00606E14">
        <w:rPr>
          <w:rFonts w:eastAsia="Times New Roman" w:cstheme="minorHAnsi"/>
          <w:i/>
          <w:iCs/>
          <w:color w:val="000000"/>
        </w:rPr>
        <w:t xml:space="preserve">, </w:t>
      </w:r>
      <w:r w:rsidR="00606E14" w:rsidRPr="00606E14">
        <w:rPr>
          <w:rFonts w:eastAsia="Times New Roman" w:cstheme="minorHAnsi"/>
          <w:color w:val="000000"/>
        </w:rPr>
        <w:t>and</w:t>
      </w:r>
      <w:r w:rsidR="00606E14">
        <w:rPr>
          <w:rFonts w:eastAsia="Times New Roman" w:cstheme="minorHAnsi"/>
          <w:i/>
          <w:iCs/>
          <w:color w:val="000000"/>
        </w:rPr>
        <w:t xml:space="preserve"> </w:t>
      </w:r>
      <w:r w:rsidR="00953E35">
        <w:rPr>
          <w:rFonts w:eastAsia="Times New Roman" w:cstheme="minorHAnsi"/>
          <w:i/>
          <w:iCs/>
          <w:color w:val="000000"/>
        </w:rPr>
        <w:t>lightning orbs</w:t>
      </w:r>
      <w:r w:rsidR="00606E14">
        <w:rPr>
          <w:rFonts w:eastAsia="Times New Roman" w:cstheme="minorHAnsi"/>
          <w:i/>
          <w:iCs/>
          <w:color w:val="000000"/>
        </w:rPr>
        <w:t>.</w:t>
      </w:r>
    </w:p>
    <w:p w14:paraId="510FE77A" w14:textId="77777777" w:rsidR="00AB25EF" w:rsidRPr="000D5DB5" w:rsidRDefault="00AB25EF">
      <w:pPr>
        <w:contextualSpacing/>
        <w:rPr>
          <w:rFonts w:eastAsia="Times New Roman" w:cstheme="minorHAnsi"/>
          <w:sz w:val="24"/>
          <w:szCs w:val="24"/>
        </w:rPr>
      </w:pPr>
    </w:p>
    <w:p w14:paraId="6A301FB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533E8F7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As a shaman, you gain the following class features.</w:t>
      </w:r>
    </w:p>
    <w:p w14:paraId="2213BBF4" w14:textId="77777777" w:rsidR="00AB25EF" w:rsidRPr="000D5DB5" w:rsidRDefault="00AB25EF">
      <w:pPr>
        <w:contextualSpacing/>
        <w:rPr>
          <w:rFonts w:eastAsia="Times New Roman" w:cstheme="minorHAnsi"/>
          <w:sz w:val="24"/>
          <w:szCs w:val="24"/>
        </w:rPr>
      </w:pPr>
    </w:p>
    <w:p w14:paraId="6A1E37A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244B2FA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1d8 per shaman level</w:t>
      </w:r>
    </w:p>
    <w:p w14:paraId="737110C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8 + your Stamina modifier</w:t>
      </w:r>
    </w:p>
    <w:p w14:paraId="539CC78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Higher Levels: </w:t>
      </w:r>
      <w:r w:rsidRPr="000D5DB5">
        <w:rPr>
          <w:rFonts w:eastAsia="Times New Roman" w:cstheme="minorHAnsi"/>
          <w:color w:val="000000"/>
        </w:rPr>
        <w:t>1d8 (or 5) + your Stamina modifier per shaman level after 1st</w:t>
      </w:r>
    </w:p>
    <w:p w14:paraId="40A06DC6" w14:textId="77777777" w:rsidR="00AB25EF" w:rsidRPr="000D5DB5" w:rsidRDefault="00AB25EF">
      <w:pPr>
        <w:contextualSpacing/>
        <w:rPr>
          <w:rFonts w:eastAsia="Times New Roman" w:cstheme="minorHAnsi"/>
          <w:sz w:val="24"/>
          <w:szCs w:val="24"/>
        </w:rPr>
      </w:pPr>
    </w:p>
    <w:p w14:paraId="65A020F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PROFICIENCIES </w:t>
      </w:r>
    </w:p>
    <w:p w14:paraId="4B1C997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Light armor, medium armor, shields</w:t>
      </w:r>
    </w:p>
    <w:p w14:paraId="2339256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All simple weapons, bludgeons, axes, daggers, and quarterstaffs</w:t>
      </w:r>
    </w:p>
    <w:p w14:paraId="625BD35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Herbalism kit</w:t>
      </w:r>
    </w:p>
    <w:p w14:paraId="77C7163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Pr="000D5DB5">
        <w:rPr>
          <w:rFonts w:eastAsia="Times New Roman" w:cstheme="minorHAnsi"/>
          <w:color w:val="000000"/>
        </w:rPr>
        <w:t>Spirit, Charisma</w:t>
      </w:r>
    </w:p>
    <w:p w14:paraId="2BACB1A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two from History, Insight, Medicine, Persuasion, and Religion</w:t>
      </w:r>
    </w:p>
    <w:p w14:paraId="1B28DE0A" w14:textId="77777777" w:rsidR="00AB25EF" w:rsidRPr="000D5DB5" w:rsidRDefault="00AB25EF">
      <w:pPr>
        <w:contextualSpacing/>
        <w:rPr>
          <w:rFonts w:eastAsia="Times New Roman" w:cstheme="minorHAnsi"/>
          <w:sz w:val="24"/>
          <w:szCs w:val="24"/>
        </w:rPr>
      </w:pPr>
    </w:p>
    <w:p w14:paraId="09DAF53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2FFDC85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35FBCCDC" w14:textId="77777777" w:rsidR="00AB25EF" w:rsidRPr="000D5DB5" w:rsidRDefault="00AB25EF" w:rsidP="00AA0E10">
      <w:pPr>
        <w:numPr>
          <w:ilvl w:val="0"/>
          <w:numId w:val="28"/>
        </w:numPr>
        <w:ind w:left="0" w:firstLine="0"/>
        <w:contextualSpacing/>
        <w:textAlignment w:val="baseline"/>
        <w:rPr>
          <w:rFonts w:eastAsia="Times New Roman" w:cstheme="minorHAnsi"/>
          <w:color w:val="000000"/>
        </w:rPr>
      </w:pPr>
      <w:r w:rsidRPr="000D5DB5">
        <w:rPr>
          <w:rFonts w:eastAsia="Times New Roman" w:cstheme="minorHAnsi"/>
          <w:color w:val="000000"/>
        </w:rPr>
        <w:t>(a) a battle axe or (b) a warhammer</w:t>
      </w:r>
    </w:p>
    <w:p w14:paraId="17EED530" w14:textId="77777777" w:rsidR="00AB25EF" w:rsidRPr="000D5DB5" w:rsidRDefault="00AB25EF" w:rsidP="00AA0E10">
      <w:pPr>
        <w:numPr>
          <w:ilvl w:val="0"/>
          <w:numId w:val="28"/>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(a) leather armor, or (b) chain shirt </w:t>
      </w:r>
    </w:p>
    <w:p w14:paraId="40754DEE" w14:textId="77777777" w:rsidR="00AB25EF" w:rsidRPr="000D5DB5" w:rsidRDefault="00AB25EF" w:rsidP="00AA0E10">
      <w:pPr>
        <w:numPr>
          <w:ilvl w:val="0"/>
          <w:numId w:val="28"/>
        </w:numPr>
        <w:ind w:left="0" w:firstLine="0"/>
        <w:contextualSpacing/>
        <w:textAlignment w:val="baseline"/>
        <w:rPr>
          <w:rFonts w:eastAsia="Times New Roman" w:cstheme="minorHAnsi"/>
          <w:color w:val="000000"/>
        </w:rPr>
      </w:pPr>
      <w:r w:rsidRPr="000D5DB5">
        <w:rPr>
          <w:rFonts w:eastAsia="Times New Roman" w:cstheme="minorHAnsi"/>
          <w:color w:val="000000"/>
        </w:rPr>
        <w:t>(a) 2 Handaxes or (b) a shield</w:t>
      </w:r>
    </w:p>
    <w:p w14:paraId="6F3B85D7" w14:textId="77777777" w:rsidR="00AB25EF" w:rsidRPr="000D5DB5" w:rsidRDefault="00AB25EF" w:rsidP="00AA0E10">
      <w:pPr>
        <w:numPr>
          <w:ilvl w:val="0"/>
          <w:numId w:val="28"/>
        </w:numPr>
        <w:ind w:left="0" w:firstLine="0"/>
        <w:contextualSpacing/>
        <w:textAlignment w:val="baseline"/>
        <w:rPr>
          <w:rFonts w:eastAsia="Times New Roman" w:cstheme="minorHAnsi"/>
          <w:color w:val="000000"/>
        </w:rPr>
      </w:pPr>
      <w:r w:rsidRPr="000D5DB5">
        <w:rPr>
          <w:rFonts w:eastAsia="Times New Roman" w:cstheme="minorHAnsi"/>
          <w:color w:val="000000"/>
        </w:rPr>
        <w:t>(a) a priest’s pack or (b) an explorer’s pack</w:t>
      </w:r>
    </w:p>
    <w:p w14:paraId="598A75E6" w14:textId="77777777" w:rsidR="00AB25EF" w:rsidRPr="000D5DB5" w:rsidRDefault="00AB25EF" w:rsidP="00AA0E10">
      <w:pPr>
        <w:numPr>
          <w:ilvl w:val="0"/>
          <w:numId w:val="28"/>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A shamanistic </w:t>
      </w:r>
      <w:r w:rsidR="00044833">
        <w:rPr>
          <w:rFonts w:eastAsia="Times New Roman" w:cstheme="minorHAnsi"/>
          <w:color w:val="000000"/>
        </w:rPr>
        <w:t>focus (</w:t>
      </w:r>
      <w:r w:rsidRPr="000D5DB5">
        <w:rPr>
          <w:rFonts w:eastAsia="Times New Roman" w:cstheme="minorHAnsi"/>
          <w:color w:val="000000"/>
        </w:rPr>
        <w:t>minor totem</w:t>
      </w:r>
      <w:r w:rsidR="00044833">
        <w:rPr>
          <w:rFonts w:eastAsia="Times New Roman" w:cstheme="minorHAnsi"/>
          <w:color w:val="000000"/>
        </w:rPr>
        <w:t>)</w:t>
      </w:r>
    </w:p>
    <w:p w14:paraId="2FD9EEDE" w14:textId="77777777" w:rsidR="00AB25EF" w:rsidRPr="000D5DB5" w:rsidRDefault="00AB25EF">
      <w:pPr>
        <w:contextualSpacing/>
        <w:rPr>
          <w:rFonts w:eastAsia="Times New Roman" w:cstheme="minorHAnsi"/>
          <w:sz w:val="24"/>
          <w:szCs w:val="24"/>
        </w:rPr>
      </w:pPr>
    </w:p>
    <w:p w14:paraId="56AD8D3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Shaman Class </w:t>
      </w:r>
    </w:p>
    <w:p w14:paraId="5B0F7DA0" w14:textId="77777777" w:rsidR="00AB25EF" w:rsidRPr="000D5DB5" w:rsidRDefault="00A926B3">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520D0" w:rsidRPr="000D5DB5">
        <w:rPr>
          <w:rFonts w:eastAsia="Times New Roman" w:cstheme="minorHAnsi"/>
          <w:b/>
          <w:bCs/>
          <w:color w:val="000000"/>
        </w:rPr>
        <w:t>Features</w:t>
      </w:r>
      <w:r w:rsidR="00A520D0">
        <w:rPr>
          <w:rFonts w:eastAsia="Times New Roman" w:cstheme="minorHAnsi"/>
          <w:b/>
          <w:bCs/>
          <w:color w:val="000000"/>
        </w:rPr>
        <w:tab/>
      </w:r>
      <w:r w:rsidR="00B62344">
        <w:rPr>
          <w:rFonts w:eastAsia="Times New Roman" w:cstheme="minorHAnsi"/>
          <w:b/>
          <w:bCs/>
          <w:color w:val="000000"/>
        </w:rPr>
        <w:tab/>
      </w:r>
      <w:r w:rsidR="00B62344">
        <w:rPr>
          <w:rFonts w:eastAsia="Times New Roman" w:cstheme="minorHAnsi"/>
          <w:b/>
          <w:bCs/>
          <w:color w:val="000000"/>
        </w:rPr>
        <w:tab/>
      </w:r>
      <w:r w:rsidR="00B62344">
        <w:rPr>
          <w:rFonts w:eastAsia="Times New Roman" w:cstheme="minorHAnsi"/>
          <w:b/>
          <w:bCs/>
          <w:color w:val="000000"/>
        </w:rPr>
        <w:tab/>
      </w:r>
      <w:r w:rsidR="00B62344">
        <w:rPr>
          <w:rFonts w:eastAsia="Times New Roman" w:cstheme="minorHAnsi"/>
          <w:b/>
          <w:bCs/>
          <w:color w:val="000000"/>
        </w:rPr>
        <w:tab/>
        <w:t>Caster level (Spell level)</w:t>
      </w:r>
    </w:p>
    <w:p w14:paraId="7C534C9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1st</w:t>
      </w:r>
      <w:r w:rsidR="00A926B3">
        <w:rPr>
          <w:rFonts w:eastAsia="Times New Roman" w:cstheme="minorHAnsi"/>
          <w:color w:val="000000"/>
        </w:rPr>
        <w:tab/>
      </w:r>
      <w:r w:rsidRPr="000D5DB5">
        <w:rPr>
          <w:rFonts w:eastAsia="Times New Roman" w:cstheme="minorHAnsi"/>
          <w:color w:val="000000"/>
        </w:rPr>
        <w:t>+</w:t>
      </w:r>
      <w:r w:rsidR="00A926B3">
        <w:rPr>
          <w:rFonts w:eastAsia="Times New Roman" w:cstheme="minorHAnsi"/>
          <w:color w:val="000000"/>
        </w:rPr>
        <w:t>2</w:t>
      </w:r>
      <w:r w:rsidR="00A926B3">
        <w:rPr>
          <w:rFonts w:eastAsia="Times New Roman" w:cstheme="minorHAnsi"/>
          <w:color w:val="000000"/>
        </w:rPr>
        <w:tab/>
      </w:r>
      <w:r w:rsidR="00A926B3">
        <w:rPr>
          <w:rFonts w:eastAsia="Times New Roman" w:cstheme="minorHAnsi"/>
          <w:color w:val="000000"/>
        </w:rPr>
        <w:tab/>
      </w:r>
      <w:r w:rsidRPr="000D5DB5">
        <w:rPr>
          <w:rFonts w:eastAsia="Times New Roman" w:cstheme="minorHAnsi"/>
          <w:color w:val="000000"/>
        </w:rPr>
        <w:t xml:space="preserve">Kalimag, </w:t>
      </w:r>
      <w:r w:rsidR="00B37450" w:rsidRPr="000D5DB5">
        <w:rPr>
          <w:rFonts w:eastAsia="Times New Roman" w:cstheme="minorHAnsi"/>
          <w:color w:val="000000"/>
        </w:rPr>
        <w:t xml:space="preserve">Spellcasting, </w:t>
      </w:r>
      <w:r w:rsidRPr="000D5DB5">
        <w:rPr>
          <w:rFonts w:eastAsia="Times New Roman" w:cstheme="minorHAnsi"/>
          <w:color w:val="000000"/>
        </w:rPr>
        <w:t>Shamanistic Art</w:t>
      </w:r>
      <w:r w:rsidR="00B62344">
        <w:rPr>
          <w:rFonts w:eastAsia="Times New Roman" w:cstheme="minorHAnsi"/>
          <w:color w:val="000000"/>
        </w:rPr>
        <w:tab/>
      </w:r>
      <w:r w:rsidR="00B62344">
        <w:rPr>
          <w:rFonts w:eastAsia="Times New Roman" w:cstheme="minorHAnsi"/>
          <w:color w:val="000000"/>
        </w:rPr>
        <w:tab/>
        <w:t>1 (1st)</w:t>
      </w:r>
    </w:p>
    <w:p w14:paraId="22AF6660" w14:textId="77777777" w:rsidR="00B62344" w:rsidRDefault="00A926B3">
      <w:pPr>
        <w:contextualSpacing/>
        <w:rPr>
          <w:rFonts w:eastAsia="Times New Roman" w:cstheme="minorHAnsi"/>
          <w:color w:val="000000"/>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w:t>
      </w:r>
      <w:r>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Channel Elements (1/rest), Art Feature, </w:t>
      </w:r>
      <w:r w:rsidR="00B62344">
        <w:rPr>
          <w:rFonts w:eastAsia="Times New Roman" w:cstheme="minorHAnsi"/>
          <w:color w:val="000000"/>
        </w:rPr>
        <w:tab/>
      </w:r>
      <w:r w:rsidR="00B62344">
        <w:rPr>
          <w:rFonts w:eastAsia="Times New Roman" w:cstheme="minorHAnsi"/>
          <w:color w:val="000000"/>
        </w:rPr>
        <w:tab/>
        <w:t>2 (1st)</w:t>
      </w:r>
    </w:p>
    <w:p w14:paraId="3DF73908" w14:textId="77777777" w:rsidR="00AB25EF" w:rsidRPr="000D5DB5" w:rsidRDefault="00AB25EF" w:rsidP="00AF286F">
      <w:pPr>
        <w:ind w:left="1440" w:firstLine="720"/>
        <w:contextualSpacing/>
        <w:rPr>
          <w:rFonts w:eastAsia="Times New Roman" w:cstheme="minorHAnsi"/>
          <w:sz w:val="24"/>
          <w:szCs w:val="24"/>
        </w:rPr>
      </w:pPr>
      <w:r w:rsidRPr="000D5DB5">
        <w:rPr>
          <w:rFonts w:eastAsia="Times New Roman" w:cstheme="minorHAnsi"/>
          <w:color w:val="000000"/>
        </w:rPr>
        <w:t>Mana Surge</w:t>
      </w:r>
    </w:p>
    <w:p w14:paraId="5053BEAC"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w:t>
      </w:r>
      <w:r>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3 (2nd)</w:t>
      </w:r>
    </w:p>
    <w:p w14:paraId="37C6B35D" w14:textId="77777777" w:rsidR="00B62344" w:rsidRDefault="00A926B3">
      <w:pPr>
        <w:contextualSpacing/>
        <w:rPr>
          <w:rFonts w:eastAsia="Times New Roman" w:cstheme="minorHAnsi"/>
          <w:color w:val="000000"/>
        </w:rPr>
      </w:pPr>
      <w:r w:rsidRPr="000D5DB5">
        <w:rPr>
          <w:rFonts w:eastAsia="Times New Roman" w:cstheme="minorHAnsi"/>
          <w:color w:val="000000"/>
        </w:rPr>
        <w:t>4th</w:t>
      </w:r>
      <w:r>
        <w:rPr>
          <w:rFonts w:eastAsia="Times New Roman" w:cstheme="minorHAnsi"/>
          <w:color w:val="000000"/>
        </w:rPr>
        <w:tab/>
      </w:r>
      <w:r w:rsidR="00AB25EF" w:rsidRPr="000D5DB5">
        <w:rPr>
          <w:rFonts w:eastAsia="Times New Roman" w:cstheme="minorHAnsi"/>
          <w:color w:val="000000"/>
        </w:rPr>
        <w:t>+</w:t>
      </w:r>
      <w:r>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4 (2nd)</w:t>
      </w:r>
    </w:p>
    <w:p w14:paraId="5CDBB952"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w:t>
      </w:r>
      <w:r>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Release Elemental (CR 1/2)</w:t>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5 (3rd)</w:t>
      </w:r>
    </w:p>
    <w:p w14:paraId="74616404" w14:textId="77777777" w:rsidR="006473A5" w:rsidRPr="000D5DB5" w:rsidRDefault="00A926B3" w:rsidP="002C4594">
      <w:pPr>
        <w:contextualSpacing/>
        <w:rPr>
          <w:rFonts w:eastAsia="Times New Roman" w:cstheme="minorHAnsi"/>
          <w:color w:val="000000"/>
        </w:rPr>
      </w:pPr>
      <w:r w:rsidRPr="000D5DB5">
        <w:rPr>
          <w:rFonts w:eastAsia="Times New Roman" w:cstheme="minorHAnsi"/>
          <w:color w:val="000000"/>
        </w:rPr>
        <w:t>6th</w:t>
      </w:r>
      <w:r>
        <w:rPr>
          <w:rFonts w:eastAsia="Times New Roman" w:cstheme="minorHAnsi"/>
          <w:color w:val="000000"/>
        </w:rPr>
        <w:tab/>
      </w:r>
      <w:r w:rsidR="00AB25EF" w:rsidRPr="000D5DB5">
        <w:rPr>
          <w:rFonts w:eastAsia="Times New Roman" w:cstheme="minorHAnsi"/>
          <w:color w:val="000000"/>
        </w:rPr>
        <w:t>+</w:t>
      </w:r>
      <w:r>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Channel Elements (2/rest)</w:t>
      </w:r>
      <w:r w:rsidR="002C4594">
        <w:rPr>
          <w:rFonts w:eastAsia="Times New Roman" w:cstheme="minorHAnsi"/>
          <w:color w:val="000000"/>
        </w:rPr>
        <w:t>, Art Feature</w:t>
      </w:r>
      <w:r w:rsidR="00B62344">
        <w:rPr>
          <w:rFonts w:eastAsia="Times New Roman" w:cstheme="minorHAnsi"/>
          <w:color w:val="000000"/>
        </w:rPr>
        <w:tab/>
      </w:r>
      <w:r w:rsidR="00B62344">
        <w:rPr>
          <w:rFonts w:eastAsia="Times New Roman" w:cstheme="minorHAnsi"/>
          <w:color w:val="000000"/>
        </w:rPr>
        <w:tab/>
        <w:t>6 (3rd)</w:t>
      </w:r>
    </w:p>
    <w:p w14:paraId="5746D680"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w:t>
      </w:r>
      <w:r>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7 (4th)</w:t>
      </w:r>
    </w:p>
    <w:p w14:paraId="539FDFD0" w14:textId="77777777" w:rsidR="00B62344" w:rsidRDefault="00A926B3">
      <w:pPr>
        <w:contextualSpacing/>
        <w:rPr>
          <w:rFonts w:eastAsia="Times New Roman" w:cstheme="minorHAnsi"/>
          <w:color w:val="000000"/>
        </w:rPr>
      </w:pPr>
      <w:r>
        <w:rPr>
          <w:rFonts w:eastAsia="Times New Roman" w:cstheme="minorHAnsi"/>
          <w:color w:val="000000"/>
        </w:rPr>
        <w:t>8th</w:t>
      </w:r>
      <w:r>
        <w:rPr>
          <w:rFonts w:eastAsia="Times New Roman" w:cstheme="minorHAnsi"/>
          <w:color w:val="000000"/>
        </w:rPr>
        <w:tab/>
      </w:r>
      <w:r w:rsidR="00AB25EF" w:rsidRPr="000D5DB5">
        <w:rPr>
          <w:rFonts w:eastAsia="Times New Roman" w:cstheme="minorHAnsi"/>
          <w:color w:val="000000"/>
        </w:rPr>
        <w:t>+</w:t>
      </w:r>
      <w:r>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 Release</w:t>
      </w:r>
      <w:r w:rsidR="00A520D0">
        <w:rPr>
          <w:rFonts w:eastAsia="Times New Roman" w:cstheme="minorHAnsi"/>
          <w:color w:val="000000"/>
        </w:rPr>
        <w:tab/>
      </w:r>
      <w:r w:rsidR="00B62344">
        <w:rPr>
          <w:rFonts w:eastAsia="Times New Roman" w:cstheme="minorHAnsi"/>
          <w:color w:val="000000"/>
        </w:rPr>
        <w:tab/>
        <w:t>8 (4th)</w:t>
      </w:r>
    </w:p>
    <w:p w14:paraId="375A1D4F" w14:textId="77777777" w:rsidR="00AB25EF" w:rsidRPr="000D5DB5" w:rsidRDefault="00AB25EF" w:rsidP="00AF286F">
      <w:pPr>
        <w:ind w:left="1440" w:firstLine="720"/>
        <w:contextualSpacing/>
        <w:rPr>
          <w:rFonts w:eastAsia="Times New Roman" w:cstheme="minorHAnsi"/>
          <w:sz w:val="24"/>
          <w:szCs w:val="24"/>
        </w:rPr>
      </w:pPr>
      <w:r w:rsidRPr="000D5DB5">
        <w:rPr>
          <w:rFonts w:eastAsia="Times New Roman" w:cstheme="minorHAnsi"/>
          <w:color w:val="000000"/>
        </w:rPr>
        <w:t>Elemental (CR 1), Art</w:t>
      </w:r>
      <w:r w:rsidR="006473A5" w:rsidRPr="000D5DB5">
        <w:rPr>
          <w:rFonts w:eastAsia="Times New Roman" w:cstheme="minorHAnsi"/>
          <w:color w:val="000000"/>
        </w:rPr>
        <w:t xml:space="preserve"> </w:t>
      </w:r>
      <w:r w:rsidRPr="000D5DB5">
        <w:rPr>
          <w:rFonts w:eastAsia="Times New Roman" w:cstheme="minorHAnsi"/>
          <w:color w:val="000000"/>
        </w:rPr>
        <w:t>Feature</w:t>
      </w:r>
    </w:p>
    <w:p w14:paraId="17232503"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9 (5th)</w:t>
      </w:r>
    </w:p>
    <w:p w14:paraId="3A4F983E"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10th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B62344">
        <w:rPr>
          <w:rFonts w:eastAsia="Times New Roman" w:cstheme="minorHAnsi"/>
          <w:color w:val="000000"/>
        </w:rPr>
        <w:t>Elemental</w:t>
      </w:r>
      <w:r w:rsidR="00AB25EF" w:rsidRPr="000D5DB5">
        <w:rPr>
          <w:rFonts w:eastAsia="Times New Roman" w:cstheme="minorHAnsi"/>
          <w:color w:val="000000"/>
        </w:rPr>
        <w:t xml:space="preserve"> Intervention</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10 (5th)</w:t>
      </w:r>
    </w:p>
    <w:p w14:paraId="1A904630"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11th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Release Elemental (CR 2)</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11 (6th)</w:t>
      </w:r>
    </w:p>
    <w:p w14:paraId="2BE153BD"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12th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12 (6th)</w:t>
      </w:r>
    </w:p>
    <w:p w14:paraId="7E564B41"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13 (7th)</w:t>
      </w:r>
    </w:p>
    <w:p w14:paraId="4F91F566"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14th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Release Elemental (CR 3)</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14 (7th)</w:t>
      </w:r>
    </w:p>
    <w:p w14:paraId="2D801C67"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15th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15 (8th)</w:t>
      </w:r>
    </w:p>
    <w:p w14:paraId="26CE66CC"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lastRenderedPageBreak/>
        <w:t>16th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16 (8th)</w:t>
      </w:r>
    </w:p>
    <w:p w14:paraId="574A6F9B"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Release Elemental (CR 4), Art Feature</w:t>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17 (9th)</w:t>
      </w:r>
    </w:p>
    <w:p w14:paraId="5DA882CB"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18th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Channel Elements (3/rest)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18 (9th)</w:t>
      </w:r>
    </w:p>
    <w:p w14:paraId="24AE9EC2"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19th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19 (9th)</w:t>
      </w:r>
    </w:p>
    <w:p w14:paraId="5A0D395D"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20th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Elemental Intervention Improvement</w:t>
      </w:r>
      <w:r w:rsidR="00B62344">
        <w:rPr>
          <w:rFonts w:eastAsia="Times New Roman" w:cstheme="minorHAnsi"/>
          <w:color w:val="000000"/>
        </w:rPr>
        <w:tab/>
      </w:r>
      <w:r w:rsidR="00B62344">
        <w:rPr>
          <w:rFonts w:eastAsia="Times New Roman" w:cstheme="minorHAnsi"/>
          <w:color w:val="000000"/>
        </w:rPr>
        <w:tab/>
        <w:t>20 (9th)</w:t>
      </w:r>
    </w:p>
    <w:p w14:paraId="485E8A2A" w14:textId="77777777" w:rsidR="00AB25EF" w:rsidRPr="000D5DB5" w:rsidRDefault="00AB25EF">
      <w:pPr>
        <w:contextualSpacing/>
        <w:rPr>
          <w:rFonts w:eastAsia="Times New Roman" w:cstheme="minorHAnsi"/>
          <w:sz w:val="24"/>
          <w:szCs w:val="24"/>
        </w:rPr>
      </w:pPr>
    </w:p>
    <w:p w14:paraId="6DE73DE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Kalimag</w:t>
      </w:r>
    </w:p>
    <w:p w14:paraId="5B3DCBA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know Kalimag, the language of elementals and wind, earth, fire, and water spirits. You can speak the language and use it to leave hidden messages. You and others who know this language automatically spot such a message. If you can speak </w:t>
      </w:r>
      <w:r w:rsidR="00AF286F" w:rsidRPr="000D5DB5">
        <w:rPr>
          <w:rFonts w:eastAsia="Times New Roman" w:cstheme="minorHAnsi"/>
          <w:color w:val="000000"/>
        </w:rPr>
        <w:t>Kalimag</w:t>
      </w:r>
      <w:r w:rsidRPr="000D5DB5">
        <w:rPr>
          <w:rFonts w:eastAsia="Times New Roman" w:cstheme="minorHAnsi"/>
          <w:color w:val="000000"/>
        </w:rPr>
        <w:t>, you can communicate with all other shamans and elementals, even if you don’t otherwise share a language.</w:t>
      </w:r>
    </w:p>
    <w:p w14:paraId="6CBAF406" w14:textId="77777777" w:rsidR="00AB25EF" w:rsidRPr="000D5DB5" w:rsidRDefault="00AB25EF">
      <w:pPr>
        <w:contextualSpacing/>
        <w:rPr>
          <w:rFonts w:eastAsia="Times New Roman" w:cstheme="minorHAnsi"/>
          <w:sz w:val="24"/>
          <w:szCs w:val="24"/>
        </w:rPr>
      </w:pPr>
    </w:p>
    <w:p w14:paraId="5B307E0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Spellcasting</w:t>
      </w:r>
    </w:p>
    <w:p w14:paraId="6E5F58C2"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 xml:space="preserve">By 1st level, you have learned to draw on raw elemental might through meditation and communication with the elements. </w:t>
      </w:r>
    </w:p>
    <w:p w14:paraId="5ADD0D9A" w14:textId="77777777" w:rsidR="00B37450" w:rsidRPr="000D5DB5" w:rsidRDefault="00B37450">
      <w:pPr>
        <w:contextualSpacing/>
        <w:rPr>
          <w:rFonts w:eastAsia="Times New Roman" w:cstheme="minorHAnsi"/>
          <w:sz w:val="24"/>
          <w:szCs w:val="24"/>
        </w:rPr>
      </w:pPr>
    </w:p>
    <w:p w14:paraId="6D5FA1FD"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Cantrips</w:t>
      </w:r>
    </w:p>
    <w:p w14:paraId="08D646F9" w14:textId="77777777" w:rsidR="00C470C6" w:rsidRPr="000D5DB5" w:rsidRDefault="00C470C6" w:rsidP="00C470C6">
      <w:pPr>
        <w:contextualSpacing/>
        <w:rPr>
          <w:rFonts w:eastAsia="Times New Roman" w:cstheme="minorHAnsi"/>
          <w:sz w:val="24"/>
          <w:szCs w:val="24"/>
        </w:rPr>
      </w:pPr>
      <w:r w:rsidRPr="000D5DB5">
        <w:rPr>
          <w:rFonts w:eastAsia="Times New Roman" w:cstheme="minorHAnsi"/>
          <w:color w:val="000000"/>
        </w:rPr>
        <w:t xml:space="preserve">At 1st level, you know </w:t>
      </w:r>
      <w:r>
        <w:rPr>
          <w:rFonts w:eastAsia="Times New Roman" w:cstheme="minorHAnsi"/>
          <w:color w:val="000000"/>
        </w:rPr>
        <w:t>a number of cantrips equal to</w:t>
      </w:r>
      <w:ins w:id="2081" w:author="Admin" w:date="2021-05-05T16:37:00Z">
        <w:r w:rsidR="009D0365">
          <w:rPr>
            <w:rFonts w:eastAsia="Times New Roman" w:cstheme="minorHAnsi"/>
            <w:color w:val="000000"/>
          </w:rPr>
          <w:t xml:space="preserve"> 1 +</w:t>
        </w:r>
      </w:ins>
      <w:r>
        <w:rPr>
          <w:rFonts w:eastAsia="Times New Roman" w:cstheme="minorHAnsi"/>
          <w:color w:val="000000"/>
        </w:rPr>
        <w:t xml:space="preserve"> your proficiency bonus.</w:t>
      </w:r>
    </w:p>
    <w:p w14:paraId="1F6D6CD7" w14:textId="77777777" w:rsidR="00AB25EF" w:rsidRPr="000D5DB5" w:rsidRDefault="00AB25EF">
      <w:pPr>
        <w:contextualSpacing/>
        <w:rPr>
          <w:rFonts w:eastAsia="Times New Roman" w:cstheme="minorHAnsi"/>
          <w:sz w:val="24"/>
          <w:szCs w:val="24"/>
        </w:rPr>
      </w:pPr>
    </w:p>
    <w:p w14:paraId="43F5384A" w14:textId="77777777" w:rsidR="00515CE1" w:rsidRPr="000D5DB5" w:rsidRDefault="00515CE1">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317D53F6" w14:textId="77777777" w:rsidR="00186D60" w:rsidRDefault="00515CE1" w:rsidP="00186D60">
      <w:pPr>
        <w:contextualSpacing/>
        <w:rPr>
          <w:rFonts w:eastAsia="Times New Roman" w:cstheme="minorHAnsi"/>
          <w:color w:val="000000"/>
        </w:rPr>
      </w:pPr>
      <w:r w:rsidRPr="000D5DB5">
        <w:rPr>
          <w:rFonts w:eastAsia="Times New Roman" w:cstheme="minorHAnsi"/>
          <w:color w:val="000000"/>
        </w:rPr>
        <w:t xml:space="preserve">A shaman can conjure and bind </w:t>
      </w:r>
      <w:r w:rsidR="00300B5D">
        <w:rPr>
          <w:rFonts w:eastAsia="Times New Roman" w:cstheme="minorHAnsi"/>
          <w:color w:val="000000"/>
        </w:rPr>
        <w:t xml:space="preserve">aberrations, </w:t>
      </w:r>
      <w:r w:rsidRPr="000D5DB5">
        <w:rPr>
          <w:rFonts w:eastAsia="Times New Roman" w:cstheme="minorHAnsi"/>
          <w:color w:val="000000"/>
        </w:rPr>
        <w:t>elementals</w:t>
      </w:r>
      <w:r w:rsidR="00FA2C0E" w:rsidRPr="000D5DB5">
        <w:rPr>
          <w:rFonts w:eastAsia="Times New Roman" w:cstheme="minorHAnsi"/>
          <w:color w:val="000000"/>
        </w:rPr>
        <w:t xml:space="preserve">, </w:t>
      </w:r>
      <w:r w:rsidRPr="000D5DB5">
        <w:rPr>
          <w:rFonts w:eastAsia="Times New Roman" w:cstheme="minorHAnsi"/>
          <w:color w:val="000000"/>
        </w:rPr>
        <w:t>fiends</w:t>
      </w:r>
      <w:r w:rsidR="00FA2C0E" w:rsidRPr="000D5DB5">
        <w:rPr>
          <w:rFonts w:eastAsia="Times New Roman" w:cstheme="minorHAnsi"/>
          <w:color w:val="000000"/>
        </w:rPr>
        <w:t xml:space="preserve">, </w:t>
      </w:r>
      <w:r w:rsidR="00300B5D">
        <w:rPr>
          <w:rFonts w:eastAsia="Times New Roman" w:cstheme="minorHAnsi"/>
          <w:color w:val="000000"/>
        </w:rPr>
        <w:t xml:space="preserve">oozes, </w:t>
      </w:r>
      <w:r w:rsidR="00FA2C0E" w:rsidRPr="000D5DB5">
        <w:rPr>
          <w:rFonts w:eastAsia="Times New Roman" w:cstheme="minorHAnsi"/>
          <w:color w:val="000000"/>
        </w:rPr>
        <w:t>and undead</w:t>
      </w:r>
      <w:r w:rsidR="00F64D75" w:rsidRPr="000D5DB5">
        <w:rPr>
          <w:rFonts w:eastAsia="Times New Roman" w:cstheme="minorHAnsi"/>
          <w:color w:val="000000"/>
        </w:rPr>
        <w:t xml:space="preserve">, as well spirit </w:t>
      </w:r>
      <w:r w:rsidR="00FA2C0E" w:rsidRPr="000D5DB5">
        <w:rPr>
          <w:rFonts w:eastAsia="Times New Roman" w:cstheme="minorHAnsi"/>
          <w:color w:val="000000"/>
        </w:rPr>
        <w:t>creatures (creatures with the spirit template)</w:t>
      </w:r>
      <w:r w:rsidRPr="000D5DB5">
        <w:rPr>
          <w:rFonts w:eastAsia="Times New Roman" w:cstheme="minorHAnsi"/>
          <w:color w:val="000000"/>
        </w:rPr>
        <w:t xml:space="preserve">. </w:t>
      </w:r>
    </w:p>
    <w:p w14:paraId="300ADF7B" w14:textId="77777777" w:rsidR="00515CE1" w:rsidRPr="00186D60" w:rsidRDefault="00186D60" w:rsidP="00186D60">
      <w:pPr>
        <w:contextualSpacing/>
        <w:rPr>
          <w:rFonts w:eastAsia="Times New Roman" w:cstheme="minorHAnsi"/>
          <w:sz w:val="24"/>
          <w:szCs w:val="24"/>
        </w:rPr>
      </w:pPr>
      <w:r>
        <w:rPr>
          <w:rFonts w:eastAsia="Times New Roman" w:cstheme="minorHAnsi"/>
          <w:color w:val="000000"/>
        </w:rPr>
        <w:t xml:space="preserve">Furthermore, you can be Called (see Calling, see Chapter 10) by the elements and elementals, although they usually only call to ask for aid regarding circumstances that threaten the balance of powers, </w:t>
      </w:r>
      <w:r w:rsidRPr="000D5DB5">
        <w:rPr>
          <w:rFonts w:eastAsia="Times New Roman" w:cstheme="minorHAnsi"/>
          <w:color w:val="000000"/>
        </w:rPr>
        <w:t xml:space="preserve">such as extensive drilling efforts, an upcoming wildfire in a dry area, or a coming storm in around 24 hours before they take place. </w:t>
      </w:r>
    </w:p>
    <w:p w14:paraId="2C2C46BB" w14:textId="77777777" w:rsidR="00186D60" w:rsidRPr="000D5DB5" w:rsidRDefault="00186D60">
      <w:pPr>
        <w:contextualSpacing/>
        <w:rPr>
          <w:rFonts w:eastAsia="Times New Roman" w:cstheme="minorHAnsi"/>
          <w:i/>
          <w:iCs/>
          <w:color w:val="000000"/>
        </w:rPr>
      </w:pPr>
    </w:p>
    <w:p w14:paraId="39A22DA1"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1DBD4E1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shaman level provides you with 1 caster level in the shaman class. You follow the normal progression to unlock spell levels (see the table under the Mana section).</w:t>
      </w:r>
    </w:p>
    <w:p w14:paraId="0269583F" w14:textId="77777777" w:rsidR="003A2BF0" w:rsidRPr="000D5DB5" w:rsidRDefault="00AB25EF">
      <w:pPr>
        <w:contextualSpacing/>
        <w:rPr>
          <w:rFonts w:eastAsia="Times New Roman" w:cstheme="minorHAnsi"/>
          <w:color w:val="000000"/>
        </w:rPr>
      </w:pPr>
      <w:r w:rsidRPr="000D5DB5">
        <w:rPr>
          <w:rFonts w:eastAsia="Times New Roman" w:cstheme="minorHAnsi"/>
          <w:color w:val="000000"/>
        </w:rPr>
        <w:t xml:space="preserve">You prepare the list of shaman spells that are available for you to cast, choosing from the shaman spell list. </w:t>
      </w:r>
    </w:p>
    <w:p w14:paraId="1E6B097C"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You can also change your list of prepared spells by consulting your totem (treat as a spellbook)</w:t>
      </w:r>
      <w:r w:rsidR="00E04A8C">
        <w:rPr>
          <w:rFonts w:eastAsia="Times New Roman" w:cstheme="minorHAnsi"/>
          <w:color w:val="000000"/>
        </w:rPr>
        <w:t xml:space="preserve"> after a long rest</w:t>
      </w:r>
      <w:r w:rsidRPr="000D5DB5">
        <w:rPr>
          <w:rFonts w:eastAsia="Times New Roman" w:cstheme="minorHAnsi"/>
          <w:color w:val="000000"/>
        </w:rPr>
        <w:t>. Preparing a new list of shaman spells requires time spent in study: at least 1 minute per spell level for each spell on your list.</w:t>
      </w:r>
    </w:p>
    <w:p w14:paraId="0B578E0E" w14:textId="77777777" w:rsidR="00AB25EF" w:rsidRPr="000D5DB5" w:rsidRDefault="00AB25EF">
      <w:pPr>
        <w:contextualSpacing/>
        <w:rPr>
          <w:rFonts w:eastAsia="Times New Roman" w:cstheme="minorHAnsi"/>
          <w:sz w:val="24"/>
          <w:szCs w:val="24"/>
        </w:rPr>
      </w:pPr>
    </w:p>
    <w:p w14:paraId="38F15573"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Ability</w:t>
      </w:r>
    </w:p>
    <w:p w14:paraId="1D67F69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Spirit is your spellcasting ability for your shaman spells, since you learn your </w:t>
      </w:r>
      <w:r w:rsidR="002A6322">
        <w:rPr>
          <w:rFonts w:eastAsia="Times New Roman" w:cstheme="minorHAnsi"/>
          <w:color w:val="000000"/>
        </w:rPr>
        <w:t xml:space="preserve">shaman </w:t>
      </w:r>
      <w:r w:rsidRPr="000D5DB5">
        <w:rPr>
          <w:rFonts w:eastAsia="Times New Roman" w:cstheme="minorHAnsi"/>
          <w:color w:val="000000"/>
        </w:rPr>
        <w:t xml:space="preserve">spells through primal contact with the elemental forces. </w:t>
      </w:r>
    </w:p>
    <w:p w14:paraId="386CDD1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use your Spirit whenever a spell refers to your spellcasting ability. In addition, you use your Spirit modifier when setting the saving throw DC for a shaman spell you cast and when making an attack roll with one.</w:t>
      </w:r>
    </w:p>
    <w:p w14:paraId="4369D4EE"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save DC</w:t>
      </w:r>
      <w:r w:rsidRPr="000D5DB5">
        <w:rPr>
          <w:rFonts w:eastAsia="Times New Roman" w:cstheme="minorHAnsi"/>
          <w:i/>
          <w:iCs/>
          <w:color w:val="000000"/>
        </w:rPr>
        <w:t xml:space="preserve"> </w:t>
      </w:r>
      <w:r w:rsidRPr="000D5DB5">
        <w:rPr>
          <w:rFonts w:eastAsia="Times New Roman" w:cstheme="minorHAnsi"/>
          <w:color w:val="000000"/>
        </w:rPr>
        <w:t>= 8 + your proficiency bonus + your Spirit modifier</w:t>
      </w:r>
    </w:p>
    <w:p w14:paraId="4E1A7CAF"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attack modifier</w:t>
      </w:r>
      <w:r w:rsidRPr="000D5DB5">
        <w:rPr>
          <w:rFonts w:eastAsia="Times New Roman" w:cstheme="minorHAnsi"/>
          <w:i/>
          <w:iCs/>
          <w:color w:val="000000"/>
        </w:rPr>
        <w:t xml:space="preserve"> </w:t>
      </w:r>
      <w:r w:rsidRPr="000D5DB5">
        <w:rPr>
          <w:rFonts w:eastAsia="Times New Roman" w:cstheme="minorHAnsi"/>
          <w:color w:val="000000"/>
        </w:rPr>
        <w:t>= your proficiency bonus + your Spirit modifier</w:t>
      </w:r>
    </w:p>
    <w:p w14:paraId="692E37B0" w14:textId="77777777" w:rsidR="00AB25EF" w:rsidRPr="000D5DB5" w:rsidRDefault="00AB25EF">
      <w:pPr>
        <w:contextualSpacing/>
        <w:rPr>
          <w:rFonts w:eastAsia="Times New Roman" w:cstheme="minorHAnsi"/>
          <w:sz w:val="24"/>
          <w:szCs w:val="24"/>
        </w:rPr>
      </w:pPr>
    </w:p>
    <w:p w14:paraId="2D1B4D48" w14:textId="77777777" w:rsidR="00E243F5" w:rsidRPr="000D5DB5" w:rsidRDefault="00E243F5">
      <w:pPr>
        <w:contextualSpacing/>
        <w:rPr>
          <w:rFonts w:eastAsia="Times New Roman" w:cstheme="minorHAnsi"/>
          <w:sz w:val="24"/>
          <w:szCs w:val="24"/>
        </w:rPr>
      </w:pPr>
      <w:r w:rsidRPr="000D5DB5">
        <w:rPr>
          <w:rFonts w:eastAsia="Times New Roman" w:cstheme="minorHAnsi"/>
          <w:i/>
          <w:iCs/>
          <w:color w:val="000000"/>
        </w:rPr>
        <w:t xml:space="preserve">Spellbook – </w:t>
      </w:r>
      <w:r w:rsidR="00953E35">
        <w:rPr>
          <w:rFonts w:eastAsia="Times New Roman" w:cstheme="minorHAnsi"/>
          <w:i/>
          <w:iCs/>
          <w:color w:val="000000"/>
        </w:rPr>
        <w:t xml:space="preserve">Master </w:t>
      </w:r>
      <w:r w:rsidRPr="000D5DB5">
        <w:rPr>
          <w:rFonts w:eastAsia="Times New Roman" w:cstheme="minorHAnsi"/>
          <w:i/>
          <w:iCs/>
          <w:color w:val="000000"/>
        </w:rPr>
        <w:t>Totem</w:t>
      </w:r>
    </w:p>
    <w:p w14:paraId="0B707DAE" w14:textId="77777777" w:rsidR="00E243F5" w:rsidRPr="000D5DB5" w:rsidRDefault="00E243F5">
      <w:pPr>
        <w:contextualSpacing/>
        <w:rPr>
          <w:rFonts w:eastAsia="Times New Roman" w:cstheme="minorHAnsi"/>
          <w:sz w:val="24"/>
          <w:szCs w:val="24"/>
        </w:rPr>
      </w:pPr>
      <w:r w:rsidRPr="000D5DB5">
        <w:rPr>
          <w:rFonts w:eastAsia="Times New Roman" w:cstheme="minorHAnsi"/>
          <w:color w:val="000000"/>
        </w:rPr>
        <w:lastRenderedPageBreak/>
        <w:t xml:space="preserve">At 1st level, your totem contains six 1st-level shaman spells of your choice. When you level up, you gain 2 additional shaman spells of your choice. You may also acquire new spells by research, tutelage, or from the spellbooks and scrolls of spellcasters who have spells you can cast. </w:t>
      </w:r>
    </w:p>
    <w:p w14:paraId="75922A5D" w14:textId="77777777" w:rsidR="00E243F5" w:rsidRPr="000D5DB5" w:rsidRDefault="00E243F5" w:rsidP="00953E35">
      <w:pPr>
        <w:contextualSpacing/>
        <w:rPr>
          <w:rFonts w:eastAsia="Times New Roman" w:cstheme="minorHAnsi"/>
          <w:sz w:val="24"/>
          <w:szCs w:val="24"/>
        </w:rPr>
      </w:pPr>
      <w:r w:rsidRPr="000D5DB5">
        <w:rPr>
          <w:rFonts w:eastAsia="Times New Roman" w:cstheme="minorHAnsi"/>
          <w:color w:val="000000"/>
        </w:rPr>
        <w:t xml:space="preserve">Your totem is effectively your spellbook, and you may add spells by meditating with it and burning incense and rare herbs. </w:t>
      </w:r>
      <w:r w:rsidR="00953E35">
        <w:rPr>
          <w:rFonts w:eastAsia="Times New Roman" w:cstheme="minorHAnsi"/>
          <w:color w:val="000000"/>
        </w:rPr>
        <w:t xml:space="preserve">This totem is usually also known as your spell totem. </w:t>
      </w:r>
    </w:p>
    <w:p w14:paraId="03702DCC" w14:textId="77777777" w:rsidR="00AB25EF" w:rsidRPr="000D5DB5" w:rsidRDefault="00AB25EF">
      <w:pPr>
        <w:contextualSpacing/>
        <w:rPr>
          <w:rFonts w:eastAsia="Times New Roman" w:cstheme="minorHAnsi"/>
          <w:sz w:val="24"/>
          <w:szCs w:val="24"/>
        </w:rPr>
      </w:pPr>
    </w:p>
    <w:p w14:paraId="01998FE7"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Focus</w:t>
      </w:r>
    </w:p>
    <w:p w14:paraId="7B324B8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can use your shamanistic symbol as a spellcasting focus for your shaman spells. These are typically totems, tufts of wolf hair, or a carving of your spiritual animal. </w:t>
      </w:r>
    </w:p>
    <w:p w14:paraId="5387BC14" w14:textId="77777777" w:rsidR="00AB25EF" w:rsidRPr="000D5DB5" w:rsidRDefault="00AB25EF">
      <w:pPr>
        <w:contextualSpacing/>
        <w:rPr>
          <w:rFonts w:eastAsia="Times New Roman" w:cstheme="minorHAnsi"/>
          <w:sz w:val="24"/>
          <w:szCs w:val="24"/>
        </w:rPr>
      </w:pPr>
    </w:p>
    <w:p w14:paraId="19472867" w14:textId="77777777" w:rsidR="00B37450" w:rsidRPr="000D5DB5" w:rsidRDefault="00B37450">
      <w:pPr>
        <w:contextualSpacing/>
        <w:rPr>
          <w:rFonts w:eastAsia="Times New Roman" w:cstheme="minorHAnsi"/>
          <w:sz w:val="24"/>
          <w:szCs w:val="24"/>
        </w:rPr>
      </w:pPr>
      <w:r w:rsidRPr="000D5DB5">
        <w:rPr>
          <w:rFonts w:eastAsia="Times New Roman" w:cstheme="minorHAnsi"/>
          <w:b/>
          <w:bCs/>
          <w:color w:val="000000"/>
        </w:rPr>
        <w:t>Shamanistic Art</w:t>
      </w:r>
    </w:p>
    <w:p w14:paraId="59E5C8CA"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 xml:space="preserve">Choose one shamanistic art or focus related to how you view the elements and how they have received you, such as Elemental to focus on bringing the elements’ wrath down, enhancement to strengthen yourself through the elements, or restoration, in which the elements are in balance. </w:t>
      </w:r>
    </w:p>
    <w:p w14:paraId="5F54D143"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 xml:space="preserve">Each art is detailed at the end of the class description. </w:t>
      </w:r>
    </w:p>
    <w:p w14:paraId="53ECD60C" w14:textId="77777777" w:rsidR="00B37450" w:rsidRPr="000D5DB5" w:rsidRDefault="00B37450">
      <w:pPr>
        <w:contextualSpacing/>
        <w:rPr>
          <w:rFonts w:eastAsia="Times New Roman" w:cstheme="minorHAnsi"/>
          <w:sz w:val="24"/>
          <w:szCs w:val="24"/>
        </w:rPr>
      </w:pPr>
    </w:p>
    <w:p w14:paraId="3FDC7AFA"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Your choice grants you art spells and other features when you choose it at 1st level. It also grants you additional ways to use Channel Elements when you gain that feature at 2nd level, and additional benefits at 6th, 8th, and 17th levels.</w:t>
      </w:r>
    </w:p>
    <w:p w14:paraId="0866A2E3" w14:textId="77777777" w:rsidR="00B37450" w:rsidRPr="000D5DB5" w:rsidRDefault="00B37450">
      <w:pPr>
        <w:contextualSpacing/>
        <w:rPr>
          <w:rFonts w:eastAsia="Times New Roman" w:cstheme="minorHAnsi"/>
          <w:sz w:val="24"/>
          <w:szCs w:val="24"/>
        </w:rPr>
      </w:pPr>
    </w:p>
    <w:p w14:paraId="64839EAD" w14:textId="77777777" w:rsidR="00B37450" w:rsidRPr="000D5DB5" w:rsidRDefault="00B37450">
      <w:pPr>
        <w:contextualSpacing/>
        <w:rPr>
          <w:rFonts w:eastAsia="Times New Roman" w:cstheme="minorHAnsi"/>
          <w:sz w:val="24"/>
          <w:szCs w:val="24"/>
        </w:rPr>
      </w:pPr>
      <w:r w:rsidRPr="000D5DB5">
        <w:rPr>
          <w:rFonts w:eastAsia="Times New Roman" w:cstheme="minorHAnsi"/>
          <w:i/>
          <w:iCs/>
          <w:color w:val="000000"/>
        </w:rPr>
        <w:t>Art Spells</w:t>
      </w:r>
    </w:p>
    <w:p w14:paraId="286B463D" w14:textId="77777777" w:rsidR="00B37450" w:rsidRPr="000D5DB5" w:rsidRDefault="00B37450">
      <w:pPr>
        <w:contextualSpacing/>
        <w:rPr>
          <w:rFonts w:eastAsia="Times New Roman" w:cstheme="minorHAnsi"/>
          <w:sz w:val="24"/>
          <w:szCs w:val="24"/>
        </w:rPr>
      </w:pPr>
      <w:r w:rsidRPr="000D5DB5">
        <w:rPr>
          <w:rFonts w:eastAsia="Times New Roman" w:cstheme="minorHAnsi"/>
          <w:color w:val="000000"/>
        </w:rPr>
        <w:t xml:space="preserve">Each art has a list of spells—its art spells—that you gain at the shaman levels noted in the art description. Once you gain an art spell, you always have it prepared, and it doesn’t count against the number of spells you can prepare each day. If you have an art spell that doesn’t appear on the </w:t>
      </w:r>
      <w:del w:id="2082" w:author="Admin" w:date="2021-03-31T21:23:00Z">
        <w:r w:rsidRPr="000D5DB5" w:rsidDel="00523605">
          <w:rPr>
            <w:rFonts w:eastAsia="Times New Roman" w:cstheme="minorHAnsi"/>
            <w:color w:val="000000"/>
          </w:rPr>
          <w:delText xml:space="preserve">priest </w:delText>
        </w:r>
      </w:del>
      <w:ins w:id="2083" w:author="Admin" w:date="2021-03-31T21:23:00Z">
        <w:r w:rsidR="00523605">
          <w:rPr>
            <w:rFonts w:eastAsia="Times New Roman" w:cstheme="minorHAnsi"/>
            <w:color w:val="000000"/>
          </w:rPr>
          <w:t>shaman</w:t>
        </w:r>
        <w:r w:rsidR="00523605" w:rsidRPr="000D5DB5">
          <w:rPr>
            <w:rFonts w:eastAsia="Times New Roman" w:cstheme="minorHAnsi"/>
            <w:color w:val="000000"/>
          </w:rPr>
          <w:t xml:space="preserve"> </w:t>
        </w:r>
      </w:ins>
      <w:r w:rsidRPr="000D5DB5">
        <w:rPr>
          <w:rFonts w:eastAsia="Times New Roman" w:cstheme="minorHAnsi"/>
          <w:color w:val="000000"/>
        </w:rPr>
        <w:t>spell list, the spell is nonetheless a shaman spell for you.</w:t>
      </w:r>
    </w:p>
    <w:p w14:paraId="36726183" w14:textId="77777777" w:rsidR="00B37450" w:rsidRPr="000D5DB5" w:rsidRDefault="00B37450">
      <w:pPr>
        <w:contextualSpacing/>
        <w:rPr>
          <w:rFonts w:eastAsia="Times New Roman" w:cstheme="minorHAnsi"/>
          <w:sz w:val="24"/>
          <w:szCs w:val="24"/>
        </w:rPr>
      </w:pPr>
    </w:p>
    <w:p w14:paraId="5D139FC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Channel Elements</w:t>
      </w:r>
    </w:p>
    <w:p w14:paraId="54E5702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At 2nd level, you gain the ability to channel elemental energy directly, using that energy to fuel magical effects. You start with two such effects: Turn Elementals and an effect determined by your art. Some arts grant you additional effects as you advance in levels, as noted in the art description. When you use your Channel Elements, you choose which effect to create. You must then finish a short or long rest to use your Channel Elements again. </w:t>
      </w:r>
    </w:p>
    <w:p w14:paraId="010D7B3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Some Channel Elements effects require saving throws. When you use such an effect from this class, the DC equals your shaman spell save DC. Beginning at 6th level, you can use your Channel Elements twice between rests, and beginning at 18th level you can use it three times between rests. When you finish a short or long rest, you regain your expended uses.</w:t>
      </w:r>
    </w:p>
    <w:p w14:paraId="7D3CB309" w14:textId="77777777" w:rsidR="00AB25EF" w:rsidRPr="000D5DB5" w:rsidRDefault="00AB25EF">
      <w:pPr>
        <w:contextualSpacing/>
        <w:rPr>
          <w:rFonts w:eastAsia="Times New Roman" w:cstheme="minorHAnsi"/>
          <w:sz w:val="24"/>
          <w:szCs w:val="24"/>
        </w:rPr>
      </w:pPr>
    </w:p>
    <w:p w14:paraId="1CAD5A1B" w14:textId="77777777" w:rsidR="00AB25EF" w:rsidRPr="00F00B80" w:rsidRDefault="0033692B">
      <w:pPr>
        <w:contextualSpacing/>
        <w:rPr>
          <w:rFonts w:eastAsia="Times New Roman" w:cstheme="minorHAnsi"/>
          <w:i/>
          <w:iCs/>
          <w:sz w:val="24"/>
          <w:szCs w:val="24"/>
        </w:rPr>
      </w:pPr>
      <w:r w:rsidRPr="00F00B80">
        <w:rPr>
          <w:rFonts w:eastAsia="Times New Roman" w:cstheme="minorHAnsi"/>
          <w:i/>
          <w:iCs/>
          <w:color w:val="000000"/>
        </w:rPr>
        <w:t xml:space="preserve">Channel Elements: </w:t>
      </w:r>
      <w:r w:rsidR="00AB25EF" w:rsidRPr="00F00B80">
        <w:rPr>
          <w:rFonts w:eastAsia="Times New Roman" w:cstheme="minorHAnsi"/>
          <w:i/>
          <w:iCs/>
          <w:color w:val="000000"/>
        </w:rPr>
        <w:t>Turn Elementals</w:t>
      </w:r>
    </w:p>
    <w:p w14:paraId="41668A2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As an action, you present your shamanistic symbol and speak a prayer dismissing and quelling elementals. Each elemental that can see or hear you within 30 feet of you must make a Spirit saving throw. If the creature fails its saving throw, it is turned for 1 minute or until it takes any damage. </w:t>
      </w:r>
    </w:p>
    <w:p w14:paraId="15CF244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 turned creature must spend its turns trying to move as far away from you as it can, and it can’t willingly move to a space within 30 feet of you. It also can’t take reactions. For its action, it can use only the Dash action or try to escape from an effect that prevents it from moving. If there’s nowhere to move, the creature can use the Dodge action.</w:t>
      </w:r>
    </w:p>
    <w:p w14:paraId="46AEB7E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While it is turned, you may also opt to calm the elemental, rendering it passive and not hostile for one minute. If treated fairly and listened to, the elemental might reveal why it is angered, and may </w:t>
      </w:r>
      <w:r w:rsidRPr="000D5DB5">
        <w:rPr>
          <w:rFonts w:eastAsia="Times New Roman" w:cstheme="minorHAnsi"/>
          <w:color w:val="000000"/>
        </w:rPr>
        <w:lastRenderedPageBreak/>
        <w:t xml:space="preserve">demand from the shaman to address a problem that is wracking the elementals in the region (or beyond). </w:t>
      </w:r>
    </w:p>
    <w:p w14:paraId="37D17D58" w14:textId="77777777" w:rsidR="00AB25EF" w:rsidRPr="000D5DB5" w:rsidRDefault="00AB25EF">
      <w:pPr>
        <w:contextualSpacing/>
        <w:rPr>
          <w:rFonts w:eastAsia="Times New Roman" w:cstheme="minorHAnsi"/>
          <w:sz w:val="24"/>
          <w:szCs w:val="24"/>
        </w:rPr>
      </w:pPr>
    </w:p>
    <w:p w14:paraId="7AC278C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Mana Surge</w:t>
      </w:r>
    </w:p>
    <w:p w14:paraId="79AE9999" w14:textId="37477DE3" w:rsidR="00422652" w:rsidRDefault="00422652">
      <w:pPr>
        <w:contextualSpacing/>
        <w:rPr>
          <w:ins w:id="2084" w:author="Admin" w:date="2021-08-22T05:24:00Z"/>
          <w:rFonts w:eastAsia="Times New Roman" w:cstheme="minorHAnsi"/>
          <w:color w:val="000000"/>
        </w:rPr>
      </w:pPr>
      <w:ins w:id="2085" w:author="Admin" w:date="2021-08-22T05:24:00Z">
        <w:r w:rsidRPr="0033692B">
          <w:rPr>
            <w:rFonts w:eastAsia="Times New Roman" w:cstheme="minorHAnsi"/>
            <w:color w:val="000000"/>
          </w:rPr>
          <w:t xml:space="preserve">Starting at </w:t>
        </w:r>
      </w:ins>
      <w:ins w:id="2086" w:author="Admin" w:date="2021-08-22T05:25:00Z">
        <w:r>
          <w:rPr>
            <w:rFonts w:eastAsia="Times New Roman" w:cstheme="minorHAnsi"/>
            <w:color w:val="000000"/>
          </w:rPr>
          <w:t>2nd</w:t>
        </w:r>
      </w:ins>
      <w:ins w:id="2087" w:author="Admin" w:date="2021-08-22T05:24:00Z">
        <w:r>
          <w:rPr>
            <w:rFonts w:eastAsia="Times New Roman" w:cstheme="minorHAnsi"/>
            <w:color w:val="000000"/>
          </w:rPr>
          <w:t xml:space="preserve"> </w:t>
        </w:r>
        <w:r w:rsidRPr="0033692B">
          <w:rPr>
            <w:rFonts w:eastAsia="Times New Roman" w:cstheme="minorHAnsi"/>
            <w:color w:val="000000"/>
          </w:rPr>
          <w:t xml:space="preserve">level, you may rapidly recover your mana by </w:t>
        </w:r>
        <w:r>
          <w:rPr>
            <w:rFonts w:eastAsia="Times New Roman" w:cstheme="minorHAnsi"/>
            <w:color w:val="000000"/>
          </w:rPr>
          <w:t xml:space="preserve">invoking </w:t>
        </w:r>
      </w:ins>
      <w:ins w:id="2088" w:author="Admin" w:date="2021-08-22T05:25:00Z">
        <w:r>
          <w:rPr>
            <w:rFonts w:eastAsia="Times New Roman" w:cstheme="minorHAnsi"/>
            <w:color w:val="000000"/>
          </w:rPr>
          <w:t>elemental energies</w:t>
        </w:r>
      </w:ins>
      <w:ins w:id="2089" w:author="Admin" w:date="2021-08-22T05:24:00Z">
        <w:r w:rsidRPr="0033692B">
          <w:rPr>
            <w:rFonts w:eastAsia="Times New Roman" w:cstheme="minorHAnsi"/>
            <w:color w:val="000000"/>
          </w:rPr>
          <w:t xml:space="preserve">. You can use your action and bonus action on your turn to regain </w:t>
        </w:r>
        <w:r>
          <w:rPr>
            <w:rFonts w:eastAsia="Times New Roman" w:cstheme="minorHAnsi"/>
            <w:color w:val="000000"/>
          </w:rPr>
          <w:t xml:space="preserve">up to 20 </w:t>
        </w:r>
        <w:r w:rsidRPr="0033692B">
          <w:rPr>
            <w:rFonts w:eastAsia="Times New Roman" w:cstheme="minorHAnsi"/>
            <w:color w:val="000000"/>
          </w:rPr>
          <w:t xml:space="preserve">mana </w:t>
        </w:r>
        <w:r>
          <w:rPr>
            <w:rFonts w:eastAsia="Times New Roman" w:cstheme="minorHAnsi"/>
            <w:color w:val="000000"/>
          </w:rPr>
          <w:t>points</w:t>
        </w:r>
        <w:r w:rsidRPr="0033692B">
          <w:rPr>
            <w:rFonts w:eastAsia="Times New Roman" w:cstheme="minorHAnsi"/>
            <w:color w:val="000000"/>
          </w:rPr>
          <w:t xml:space="preserve">. </w:t>
        </w:r>
      </w:ins>
    </w:p>
    <w:p w14:paraId="3A4770CD" w14:textId="31CF518F" w:rsidR="00422652" w:rsidRDefault="00422652">
      <w:pPr>
        <w:contextualSpacing/>
        <w:rPr>
          <w:ins w:id="2090" w:author="Admin" w:date="2021-08-22T05:24:00Z"/>
          <w:rFonts w:eastAsia="Times New Roman" w:cstheme="minorHAnsi"/>
          <w:color w:val="000000"/>
        </w:rPr>
      </w:pPr>
      <w:ins w:id="2091" w:author="Admin" w:date="2021-08-22T05:24:00Z">
        <w:r w:rsidRPr="0033692B">
          <w:rPr>
            <w:rFonts w:eastAsia="Times New Roman" w:cstheme="minorHAnsi"/>
            <w:color w:val="000000"/>
          </w:rPr>
          <w:t xml:space="preserve">You </w:t>
        </w:r>
        <w:r>
          <w:rPr>
            <w:rFonts w:eastAsia="Times New Roman" w:cstheme="minorHAnsi"/>
            <w:color w:val="000000"/>
          </w:rPr>
          <w:t xml:space="preserve">replenish your reserve of shamanistic power </w:t>
        </w:r>
        <w:r w:rsidRPr="0033692B">
          <w:rPr>
            <w:rFonts w:eastAsia="Times New Roman" w:cstheme="minorHAnsi"/>
            <w:color w:val="000000"/>
          </w:rPr>
          <w:t>when you finish a long rest.</w:t>
        </w:r>
        <w:r>
          <w:rPr>
            <w:rFonts w:eastAsia="Times New Roman" w:cstheme="minorHAnsi"/>
            <w:color w:val="000000"/>
          </w:rPr>
          <w:t xml:space="preserve"> While using this feature, </w:t>
        </w:r>
      </w:ins>
      <w:ins w:id="2092" w:author="Admin" w:date="2021-08-22T05:25:00Z">
        <w:r>
          <w:rPr>
            <w:rFonts w:eastAsia="Times New Roman" w:cstheme="minorHAnsi"/>
            <w:color w:val="000000"/>
          </w:rPr>
          <w:t>elemental energies</w:t>
        </w:r>
      </w:ins>
      <w:ins w:id="2093" w:author="Admin" w:date="2021-08-22T05:24:00Z">
        <w:r>
          <w:rPr>
            <w:rFonts w:eastAsia="Times New Roman" w:cstheme="minorHAnsi"/>
            <w:color w:val="000000"/>
          </w:rPr>
          <w:t xml:space="preserve"> suffuse you, imposing disadvantage on attack rolls made against you, and granting you advantage to saving throws until the start of your turn in the next round. </w:t>
        </w:r>
      </w:ins>
    </w:p>
    <w:p w14:paraId="11A13687" w14:textId="1F4D7920" w:rsidR="00AD5894" w:rsidRPr="0033692B" w:rsidDel="00422652" w:rsidRDefault="00AD5894">
      <w:pPr>
        <w:contextualSpacing/>
        <w:rPr>
          <w:del w:id="2094" w:author="Admin" w:date="2021-08-22T05:24:00Z"/>
          <w:rFonts w:eastAsia="Times New Roman" w:cstheme="minorHAnsi"/>
          <w:color w:val="000000"/>
        </w:rPr>
      </w:pPr>
      <w:del w:id="2095" w:author="Admin" w:date="2021-08-22T05:24:00Z">
        <w:r w:rsidRPr="0033692B" w:rsidDel="00422652">
          <w:rPr>
            <w:rFonts w:eastAsia="Times New Roman" w:cstheme="minorHAnsi"/>
            <w:color w:val="000000"/>
          </w:rPr>
          <w:delText xml:space="preserve">Starting at </w:delText>
        </w:r>
        <w:r w:rsidR="001101FE" w:rsidDel="00422652">
          <w:rPr>
            <w:rFonts w:eastAsia="Times New Roman" w:cstheme="minorHAnsi"/>
            <w:color w:val="000000"/>
          </w:rPr>
          <w:delText>2nd</w:delText>
        </w:r>
        <w:r w:rsidDel="00422652">
          <w:rPr>
            <w:rFonts w:eastAsia="Times New Roman" w:cstheme="minorHAnsi"/>
            <w:color w:val="000000"/>
          </w:rPr>
          <w:delText xml:space="preserve"> </w:delText>
        </w:r>
        <w:r w:rsidRPr="0033692B" w:rsidDel="00422652">
          <w:rPr>
            <w:rFonts w:eastAsia="Times New Roman" w:cstheme="minorHAnsi"/>
            <w:color w:val="000000"/>
          </w:rPr>
          <w:delText xml:space="preserve">level, you may rapidly recover your mana by </w:delText>
        </w:r>
        <w:r w:rsidDel="00422652">
          <w:rPr>
            <w:rFonts w:eastAsia="Times New Roman" w:cstheme="minorHAnsi"/>
            <w:color w:val="000000"/>
          </w:rPr>
          <w:delText>calling out to fonts of spiritual power</w:delText>
        </w:r>
        <w:r w:rsidRPr="0033692B" w:rsidDel="00422652">
          <w:rPr>
            <w:rFonts w:eastAsia="Times New Roman" w:cstheme="minorHAnsi"/>
            <w:color w:val="000000"/>
          </w:rPr>
          <w:delText>. You can use your action and bonus action on your turn to regain mana as if completed a short rest</w:delText>
        </w:r>
        <w:r w:rsidDel="00422652">
          <w:rPr>
            <w:rFonts w:eastAsia="Times New Roman" w:cstheme="minorHAnsi"/>
            <w:color w:val="000000"/>
          </w:rPr>
          <w:delText xml:space="preserve"> (or rested for one hour)</w:delText>
        </w:r>
        <w:r w:rsidRPr="0033692B" w:rsidDel="00422652">
          <w:rPr>
            <w:rFonts w:eastAsia="Times New Roman" w:cstheme="minorHAnsi"/>
            <w:color w:val="000000"/>
          </w:rPr>
          <w:delText xml:space="preserve">. </w:delText>
        </w:r>
      </w:del>
    </w:p>
    <w:p w14:paraId="70B59BCD" w14:textId="6C76C947" w:rsidR="00AD5894" w:rsidDel="00422652" w:rsidRDefault="00AD5894" w:rsidP="00AD5894">
      <w:pPr>
        <w:contextualSpacing/>
        <w:rPr>
          <w:del w:id="2096" w:author="Admin" w:date="2021-08-22T05:24:00Z"/>
          <w:rFonts w:eastAsia="Times New Roman" w:cstheme="minorHAnsi"/>
          <w:color w:val="000000"/>
        </w:rPr>
      </w:pPr>
      <w:del w:id="2097" w:author="Admin" w:date="2021-08-22T05:24:00Z">
        <w:r w:rsidRPr="0033692B" w:rsidDel="00422652">
          <w:rPr>
            <w:rFonts w:eastAsia="Times New Roman" w:cstheme="minorHAnsi"/>
            <w:color w:val="000000"/>
          </w:rPr>
          <w:delText xml:space="preserve">You can use this feature </w:delText>
        </w:r>
        <w:r w:rsidDel="00422652">
          <w:rPr>
            <w:rFonts w:eastAsia="Times New Roman" w:cstheme="minorHAnsi"/>
            <w:color w:val="000000"/>
          </w:rPr>
          <w:delText xml:space="preserve">a number of times equal to </w:delText>
        </w:r>
        <w:r w:rsidR="000B097B" w:rsidDel="00422652">
          <w:rPr>
            <w:rFonts w:eastAsia="Times New Roman" w:cstheme="minorHAnsi"/>
            <w:color w:val="000000"/>
          </w:rPr>
          <w:delText xml:space="preserve">half </w:delText>
        </w:r>
        <w:r w:rsidDel="00422652">
          <w:rPr>
            <w:rFonts w:eastAsia="Times New Roman" w:cstheme="minorHAnsi"/>
            <w:color w:val="000000"/>
          </w:rPr>
          <w:delText xml:space="preserve">your </w:delText>
        </w:r>
        <w:r w:rsidRPr="0033692B" w:rsidDel="00422652">
          <w:rPr>
            <w:rFonts w:eastAsia="Times New Roman" w:cstheme="minorHAnsi"/>
            <w:color w:val="000000"/>
          </w:rPr>
          <w:delText>proficiency bonus. You regain expended uses when you finish a long rest.</w:delText>
        </w:r>
        <w:r w:rsidDel="00422652">
          <w:rPr>
            <w:rFonts w:eastAsia="Times New Roman" w:cstheme="minorHAnsi"/>
            <w:color w:val="000000"/>
          </w:rPr>
          <w:delText xml:space="preserve"> While using this feature, the flow of elemental power protects you, imposing disadvantage on attack rolls made against you, and granting you advantage to saving throws until the start of your turn in the next round. </w:delText>
        </w:r>
      </w:del>
    </w:p>
    <w:p w14:paraId="0227019C" w14:textId="78449254" w:rsidR="00AD5894" w:rsidDel="00422652" w:rsidRDefault="00AD5894" w:rsidP="00AD5894">
      <w:pPr>
        <w:contextualSpacing/>
        <w:rPr>
          <w:del w:id="2098" w:author="Admin" w:date="2021-08-22T05:24:00Z"/>
          <w:rFonts w:eastAsia="Times New Roman" w:cstheme="minorHAnsi"/>
          <w:color w:val="000000"/>
        </w:rPr>
      </w:pPr>
      <w:del w:id="2099" w:author="Admin" w:date="2021-08-22T05:24:00Z">
        <w:r w:rsidDel="00422652">
          <w:rPr>
            <w:rFonts w:eastAsia="Times New Roman" w:cstheme="minorHAnsi"/>
            <w:color w:val="000000"/>
          </w:rPr>
          <w:delText xml:space="preserve">Alternatively, if you use this during a short rest or when you are below one-quarter your maximum mana point pool, you are treated as if you rested for two hours instead of one. </w:delText>
        </w:r>
        <w:r w:rsidR="001101FE" w:rsidDel="00422652">
          <w:rPr>
            <w:rFonts w:eastAsia="Times New Roman" w:cstheme="minorHAnsi"/>
            <w:color w:val="000000"/>
          </w:rPr>
          <w:delText>This is atop the mana you regain for the normal rest.</w:delText>
        </w:r>
      </w:del>
    </w:p>
    <w:p w14:paraId="2D757425" w14:textId="77777777" w:rsidR="00AB25EF" w:rsidRPr="000D5DB5" w:rsidRDefault="00AB25EF">
      <w:pPr>
        <w:contextualSpacing/>
        <w:rPr>
          <w:rFonts w:eastAsia="Times New Roman" w:cstheme="minorHAnsi"/>
          <w:sz w:val="24"/>
          <w:szCs w:val="24"/>
        </w:rPr>
      </w:pPr>
    </w:p>
    <w:p w14:paraId="0DF58B4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1FEE145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0B8F21C1" w14:textId="77777777" w:rsidR="00AB25EF" w:rsidRPr="000D5DB5" w:rsidRDefault="00AB25EF">
      <w:pPr>
        <w:contextualSpacing/>
        <w:rPr>
          <w:rFonts w:eastAsia="Times New Roman" w:cstheme="minorHAnsi"/>
          <w:sz w:val="24"/>
          <w:szCs w:val="24"/>
        </w:rPr>
      </w:pPr>
    </w:p>
    <w:p w14:paraId="0D0E9BE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Release Elemental</w:t>
      </w:r>
    </w:p>
    <w:p w14:paraId="04803FB2" w14:textId="77777777" w:rsidR="00AB25EF" w:rsidRDefault="00AB25EF" w:rsidP="003B06CA">
      <w:pPr>
        <w:contextualSpacing/>
        <w:rPr>
          <w:rFonts w:eastAsia="Times New Roman" w:cstheme="minorHAnsi"/>
          <w:sz w:val="24"/>
          <w:szCs w:val="24"/>
        </w:rPr>
      </w:pPr>
      <w:bookmarkStart w:id="2100" w:name="_Hlk21955250"/>
      <w:bookmarkStart w:id="2101" w:name="_Hlk21955475"/>
      <w:r w:rsidRPr="000D5DB5">
        <w:rPr>
          <w:rFonts w:eastAsia="Times New Roman" w:cstheme="minorHAnsi"/>
          <w:color w:val="000000"/>
        </w:rPr>
        <w:t xml:space="preserve">Starting at 5th level, when an elemental fails its saving throw against your Turn Elemental feature, </w:t>
      </w:r>
      <w:r w:rsidR="003B06CA">
        <w:rPr>
          <w:rFonts w:eastAsia="Times New Roman" w:cstheme="minorHAnsi"/>
          <w:color w:val="000000"/>
        </w:rPr>
        <w:t xml:space="preserve">you may subject the creature to a dispel </w:t>
      </w:r>
      <w:r w:rsidR="006473A5" w:rsidRPr="000D5DB5">
        <w:rPr>
          <w:rFonts w:eastAsia="Times New Roman" w:cstheme="minorHAnsi"/>
          <w:color w:val="000000"/>
        </w:rPr>
        <w:t>(</w:t>
      </w:r>
      <w:r w:rsidR="003B06CA">
        <w:rPr>
          <w:rFonts w:eastAsia="Times New Roman" w:cstheme="minorHAnsi"/>
          <w:color w:val="000000"/>
        </w:rPr>
        <w:t xml:space="preserve">as the </w:t>
      </w:r>
      <w:r w:rsidR="003B06CA">
        <w:rPr>
          <w:rFonts w:eastAsia="Times New Roman" w:cstheme="minorHAnsi"/>
          <w:i/>
          <w:iCs/>
          <w:color w:val="000000"/>
        </w:rPr>
        <w:t xml:space="preserve">dispel magic </w:t>
      </w:r>
      <w:r w:rsidR="003B06CA">
        <w:rPr>
          <w:rFonts w:eastAsia="Times New Roman" w:cstheme="minorHAnsi"/>
          <w:color w:val="000000"/>
        </w:rPr>
        <w:t>spell</w:t>
      </w:r>
      <w:r w:rsidR="006473A5" w:rsidRPr="000D5DB5">
        <w:rPr>
          <w:rFonts w:eastAsia="Times New Roman" w:cstheme="minorHAnsi"/>
          <w:color w:val="000000"/>
        </w:rPr>
        <w:t xml:space="preserve">), </w:t>
      </w:r>
      <w:r w:rsidRPr="000D5DB5">
        <w:rPr>
          <w:rFonts w:eastAsia="Times New Roman" w:cstheme="minorHAnsi"/>
          <w:color w:val="000000"/>
        </w:rPr>
        <w:t>release</w:t>
      </w:r>
      <w:r w:rsidR="003B06CA">
        <w:rPr>
          <w:rFonts w:eastAsia="Times New Roman" w:cstheme="minorHAnsi"/>
          <w:color w:val="000000"/>
        </w:rPr>
        <w:t xml:space="preserve"> it</w:t>
      </w:r>
      <w:r w:rsidRPr="000D5DB5">
        <w:rPr>
          <w:rFonts w:eastAsia="Times New Roman" w:cstheme="minorHAnsi"/>
          <w:color w:val="000000"/>
        </w:rPr>
        <w:t xml:space="preserve"> from its bindings</w:t>
      </w:r>
      <w:r w:rsidR="00D870E0" w:rsidRPr="000D5DB5">
        <w:rPr>
          <w:rFonts w:eastAsia="Times New Roman" w:cstheme="minorHAnsi"/>
          <w:color w:val="000000"/>
        </w:rPr>
        <w:t xml:space="preserve"> (</w:t>
      </w:r>
      <w:r w:rsidR="003B06CA">
        <w:rPr>
          <w:rFonts w:eastAsia="Times New Roman" w:cstheme="minorHAnsi"/>
          <w:color w:val="000000"/>
        </w:rPr>
        <w:t xml:space="preserve">if bound by the </w:t>
      </w:r>
      <w:r w:rsidR="003B06CA">
        <w:rPr>
          <w:rFonts w:eastAsia="Times New Roman" w:cstheme="minorHAnsi"/>
          <w:i/>
          <w:iCs/>
          <w:color w:val="000000"/>
        </w:rPr>
        <w:t xml:space="preserve">bind </w:t>
      </w:r>
      <w:r w:rsidR="003B06CA">
        <w:rPr>
          <w:rFonts w:eastAsia="Times New Roman" w:cstheme="minorHAnsi"/>
          <w:color w:val="000000"/>
        </w:rPr>
        <w:t xml:space="preserve">or </w:t>
      </w:r>
      <w:r w:rsidR="003B06CA">
        <w:rPr>
          <w:rFonts w:eastAsia="Times New Roman" w:cstheme="minorHAnsi"/>
          <w:i/>
          <w:iCs/>
          <w:color w:val="000000"/>
        </w:rPr>
        <w:t xml:space="preserve">essence seal </w:t>
      </w:r>
      <w:r w:rsidR="003B06CA">
        <w:rPr>
          <w:rFonts w:eastAsia="Times New Roman" w:cstheme="minorHAnsi"/>
          <w:color w:val="000000"/>
        </w:rPr>
        <w:t>spells</w:t>
      </w:r>
      <w:r w:rsidR="00D870E0" w:rsidRPr="000D5DB5">
        <w:rPr>
          <w:rFonts w:eastAsia="Times New Roman" w:cstheme="minorHAnsi"/>
          <w:color w:val="000000"/>
        </w:rPr>
        <w:t>)</w:t>
      </w:r>
      <w:r w:rsidR="006473A5" w:rsidRPr="000D5DB5">
        <w:rPr>
          <w:rFonts w:eastAsia="Times New Roman" w:cstheme="minorHAnsi"/>
          <w:color w:val="000000"/>
        </w:rPr>
        <w:t xml:space="preserve">, return </w:t>
      </w:r>
      <w:r w:rsidR="003B06CA">
        <w:rPr>
          <w:rFonts w:eastAsia="Times New Roman" w:cstheme="minorHAnsi"/>
          <w:color w:val="000000"/>
        </w:rPr>
        <w:t xml:space="preserve">it </w:t>
      </w:r>
      <w:r w:rsidR="006473A5" w:rsidRPr="000D5DB5">
        <w:rPr>
          <w:rFonts w:eastAsia="Times New Roman" w:cstheme="minorHAnsi"/>
          <w:color w:val="000000"/>
        </w:rPr>
        <w:t>to its realm of origin</w:t>
      </w:r>
      <w:r w:rsidR="003B06CA">
        <w:rPr>
          <w:rFonts w:eastAsia="Times New Roman" w:cstheme="minorHAnsi"/>
          <w:color w:val="000000"/>
        </w:rPr>
        <w:t xml:space="preserve"> (as the </w:t>
      </w:r>
      <w:r w:rsidR="003B06CA">
        <w:rPr>
          <w:rFonts w:eastAsia="Times New Roman" w:cstheme="minorHAnsi"/>
          <w:i/>
          <w:iCs/>
          <w:color w:val="000000"/>
        </w:rPr>
        <w:t xml:space="preserve">banishment </w:t>
      </w:r>
      <w:r w:rsidR="003B06CA">
        <w:rPr>
          <w:rFonts w:eastAsia="Times New Roman" w:cstheme="minorHAnsi"/>
          <w:color w:val="000000"/>
        </w:rPr>
        <w:t>spell)</w:t>
      </w:r>
      <w:r w:rsidR="006473A5" w:rsidRPr="000D5DB5">
        <w:rPr>
          <w:rFonts w:eastAsia="Times New Roman" w:cstheme="minorHAnsi"/>
          <w:color w:val="000000"/>
        </w:rPr>
        <w:t>, or destroy</w:t>
      </w:r>
      <w:r w:rsidR="003B06CA">
        <w:rPr>
          <w:rFonts w:eastAsia="Times New Roman" w:cstheme="minorHAnsi"/>
          <w:color w:val="000000"/>
        </w:rPr>
        <w:t xml:space="preserve"> it outright</w:t>
      </w:r>
      <w:r w:rsidRPr="000D5DB5">
        <w:rPr>
          <w:rFonts w:eastAsia="Times New Roman" w:cstheme="minorHAnsi"/>
          <w:color w:val="000000"/>
        </w:rPr>
        <w:t xml:space="preserve"> if its challenge rating is at or below a certain threshold, as shown in the </w:t>
      </w:r>
      <w:r w:rsidR="006473A5" w:rsidRPr="000D5DB5">
        <w:rPr>
          <w:rFonts w:eastAsia="Times New Roman" w:cstheme="minorHAnsi"/>
          <w:color w:val="000000"/>
        </w:rPr>
        <w:t xml:space="preserve">Release </w:t>
      </w:r>
      <w:r w:rsidRPr="000D5DB5">
        <w:rPr>
          <w:rFonts w:eastAsia="Times New Roman" w:cstheme="minorHAnsi"/>
          <w:color w:val="000000"/>
        </w:rPr>
        <w:t xml:space="preserve">Elemental table. This ability only functions when you declare your intention to </w:t>
      </w:r>
      <w:r w:rsidR="00101539">
        <w:rPr>
          <w:rFonts w:eastAsia="Times New Roman" w:cstheme="minorHAnsi"/>
          <w:color w:val="000000"/>
        </w:rPr>
        <w:t xml:space="preserve">use </w:t>
      </w:r>
      <w:r w:rsidRPr="000D5DB5">
        <w:rPr>
          <w:rFonts w:eastAsia="Times New Roman" w:cstheme="minorHAnsi"/>
          <w:color w:val="000000"/>
        </w:rPr>
        <w:t>it.</w:t>
      </w:r>
    </w:p>
    <w:p w14:paraId="4718416B" w14:textId="77777777" w:rsidR="003B06CA" w:rsidRPr="000D5DB5" w:rsidRDefault="003B06CA" w:rsidP="003B06CA">
      <w:pPr>
        <w:contextualSpacing/>
        <w:rPr>
          <w:rFonts w:eastAsia="Times New Roman" w:cstheme="minorHAnsi"/>
          <w:sz w:val="24"/>
          <w:szCs w:val="24"/>
        </w:rPr>
      </w:pPr>
    </w:p>
    <w:p w14:paraId="089270BA"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 xml:space="preserve">Shaman </w:t>
      </w:r>
      <w:r w:rsidR="00A520D0" w:rsidRPr="000D5DB5">
        <w:rPr>
          <w:rFonts w:eastAsia="Times New Roman" w:cstheme="minorHAnsi"/>
          <w:i/>
          <w:iCs/>
          <w:color w:val="000000"/>
        </w:rPr>
        <w:t>Level</w:t>
      </w:r>
      <w:r w:rsidR="00A520D0">
        <w:rPr>
          <w:rFonts w:eastAsia="Times New Roman" w:cstheme="minorHAnsi"/>
          <w:i/>
          <w:iCs/>
          <w:color w:val="000000"/>
        </w:rPr>
        <w:tab/>
      </w:r>
      <w:r w:rsidR="006473A5" w:rsidRPr="000D5DB5">
        <w:rPr>
          <w:rFonts w:eastAsia="Times New Roman" w:cstheme="minorHAnsi"/>
          <w:i/>
          <w:iCs/>
          <w:color w:val="000000"/>
        </w:rPr>
        <w:t xml:space="preserve">Releases </w:t>
      </w:r>
      <w:r w:rsidRPr="000D5DB5">
        <w:rPr>
          <w:rFonts w:eastAsia="Times New Roman" w:cstheme="minorHAnsi"/>
          <w:i/>
          <w:iCs/>
          <w:color w:val="000000"/>
        </w:rPr>
        <w:t>Elemental of CR</w:t>
      </w:r>
    </w:p>
    <w:p w14:paraId="74FB54A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5th</w:t>
      </w:r>
      <w:r w:rsidR="00A520D0">
        <w:rPr>
          <w:rFonts w:eastAsia="Times New Roman" w:cstheme="minorHAnsi"/>
          <w:color w:val="000000"/>
        </w:rPr>
        <w:tab/>
      </w:r>
      <w:r w:rsidR="00A520D0">
        <w:rPr>
          <w:rFonts w:eastAsia="Times New Roman" w:cstheme="minorHAnsi"/>
          <w:color w:val="000000"/>
        </w:rPr>
        <w:tab/>
      </w:r>
      <w:r w:rsidRPr="000D5DB5">
        <w:rPr>
          <w:rFonts w:eastAsia="Times New Roman" w:cstheme="minorHAnsi"/>
          <w:color w:val="000000"/>
        </w:rPr>
        <w:t>1/2 or lower</w:t>
      </w:r>
    </w:p>
    <w:bookmarkEnd w:id="2100"/>
    <w:p w14:paraId="68EB76A3" w14:textId="77777777" w:rsidR="00AB25EF" w:rsidRPr="000D5DB5" w:rsidRDefault="006473A5">
      <w:pPr>
        <w:contextualSpacing/>
        <w:rPr>
          <w:rFonts w:eastAsia="Times New Roman" w:cstheme="minorHAnsi"/>
          <w:sz w:val="24"/>
          <w:szCs w:val="24"/>
        </w:rPr>
      </w:pPr>
      <w:r w:rsidRPr="000D5DB5">
        <w:rPr>
          <w:rFonts w:eastAsia="Times New Roman" w:cstheme="minorHAnsi"/>
          <w:color w:val="000000"/>
        </w:rPr>
        <w:t>8th</w:t>
      </w:r>
      <w:r w:rsidRPr="000D5DB5">
        <w:rPr>
          <w:rFonts w:eastAsia="Times New Roman" w:cstheme="minorHAnsi"/>
          <w:color w:val="000000"/>
        </w:rPr>
        <w:tab/>
      </w:r>
      <w:r w:rsidRPr="000D5DB5">
        <w:rPr>
          <w:rFonts w:eastAsia="Times New Roman" w:cstheme="minorHAnsi"/>
          <w:color w:val="000000"/>
        </w:rPr>
        <w:tab/>
      </w:r>
      <w:r w:rsidR="00AB25EF" w:rsidRPr="000D5DB5">
        <w:rPr>
          <w:rFonts w:eastAsia="Times New Roman" w:cstheme="minorHAnsi"/>
          <w:color w:val="000000"/>
        </w:rPr>
        <w:t>1 or lower</w:t>
      </w:r>
    </w:p>
    <w:p w14:paraId="2C3341AE" w14:textId="77777777" w:rsidR="00AB25EF" w:rsidRPr="000D5DB5" w:rsidRDefault="006473A5">
      <w:pPr>
        <w:contextualSpacing/>
        <w:rPr>
          <w:rFonts w:eastAsia="Times New Roman" w:cstheme="minorHAnsi"/>
          <w:sz w:val="24"/>
          <w:szCs w:val="24"/>
        </w:rPr>
      </w:pPr>
      <w:r w:rsidRPr="000D5DB5">
        <w:rPr>
          <w:rFonts w:eastAsia="Times New Roman" w:cstheme="minorHAnsi"/>
          <w:color w:val="000000"/>
        </w:rPr>
        <w:t>11th</w:t>
      </w:r>
      <w:r w:rsidR="00A520D0">
        <w:rPr>
          <w:rFonts w:eastAsia="Times New Roman" w:cstheme="minorHAnsi"/>
          <w:color w:val="000000"/>
        </w:rPr>
        <w:tab/>
      </w:r>
      <w:r w:rsidR="00A520D0">
        <w:rPr>
          <w:rFonts w:eastAsia="Times New Roman" w:cstheme="minorHAnsi"/>
          <w:color w:val="000000"/>
        </w:rPr>
        <w:tab/>
      </w:r>
      <w:r w:rsidR="00AB25EF" w:rsidRPr="000D5DB5">
        <w:rPr>
          <w:rFonts w:eastAsia="Times New Roman" w:cstheme="minorHAnsi"/>
          <w:color w:val="000000"/>
        </w:rPr>
        <w:t>2 or lower</w:t>
      </w:r>
    </w:p>
    <w:p w14:paraId="456B6A5B" w14:textId="77777777" w:rsidR="00AB25EF" w:rsidRPr="000D5DB5" w:rsidRDefault="006473A5">
      <w:pPr>
        <w:contextualSpacing/>
        <w:rPr>
          <w:rFonts w:eastAsia="Times New Roman" w:cstheme="minorHAnsi"/>
          <w:sz w:val="24"/>
          <w:szCs w:val="24"/>
        </w:rPr>
      </w:pPr>
      <w:r w:rsidRPr="000D5DB5">
        <w:rPr>
          <w:rFonts w:eastAsia="Times New Roman" w:cstheme="minorHAnsi"/>
          <w:color w:val="000000"/>
        </w:rPr>
        <w:t>14th</w:t>
      </w:r>
      <w:r w:rsidR="00A520D0">
        <w:rPr>
          <w:rFonts w:eastAsia="Times New Roman" w:cstheme="minorHAnsi"/>
          <w:color w:val="000000"/>
        </w:rPr>
        <w:tab/>
      </w:r>
      <w:r w:rsidR="00A520D0">
        <w:rPr>
          <w:rFonts w:eastAsia="Times New Roman" w:cstheme="minorHAnsi"/>
          <w:color w:val="000000"/>
        </w:rPr>
        <w:tab/>
      </w:r>
      <w:r w:rsidR="00AB25EF" w:rsidRPr="000D5DB5">
        <w:rPr>
          <w:rFonts w:eastAsia="Times New Roman" w:cstheme="minorHAnsi"/>
          <w:color w:val="000000"/>
        </w:rPr>
        <w:t>3 or lower</w:t>
      </w:r>
    </w:p>
    <w:p w14:paraId="44DBFD19" w14:textId="77777777" w:rsidR="00AB25EF" w:rsidRPr="000D5DB5" w:rsidRDefault="006473A5">
      <w:pPr>
        <w:contextualSpacing/>
        <w:rPr>
          <w:rFonts w:eastAsia="Times New Roman" w:cstheme="minorHAnsi"/>
          <w:sz w:val="24"/>
          <w:szCs w:val="24"/>
        </w:rPr>
      </w:pPr>
      <w:r w:rsidRPr="000D5DB5">
        <w:rPr>
          <w:rFonts w:eastAsia="Times New Roman" w:cstheme="minorHAnsi"/>
          <w:color w:val="000000"/>
        </w:rPr>
        <w:t>17th</w:t>
      </w:r>
      <w:r w:rsidR="00A520D0">
        <w:rPr>
          <w:rFonts w:eastAsia="Times New Roman" w:cstheme="minorHAnsi"/>
          <w:color w:val="000000"/>
        </w:rPr>
        <w:tab/>
      </w:r>
      <w:r w:rsidR="00A520D0">
        <w:rPr>
          <w:rFonts w:eastAsia="Times New Roman" w:cstheme="minorHAnsi"/>
          <w:color w:val="000000"/>
        </w:rPr>
        <w:tab/>
      </w:r>
      <w:r w:rsidR="00AB25EF" w:rsidRPr="000D5DB5">
        <w:rPr>
          <w:rFonts w:eastAsia="Times New Roman" w:cstheme="minorHAnsi"/>
          <w:color w:val="000000"/>
        </w:rPr>
        <w:t>4 or lower</w:t>
      </w:r>
    </w:p>
    <w:p w14:paraId="46899255" w14:textId="77777777" w:rsidR="00AB25EF" w:rsidRPr="000D5DB5" w:rsidRDefault="00AB25EF">
      <w:pPr>
        <w:contextualSpacing/>
        <w:rPr>
          <w:rFonts w:eastAsia="Times New Roman" w:cstheme="minorHAnsi"/>
          <w:sz w:val="24"/>
          <w:szCs w:val="24"/>
        </w:rPr>
      </w:pPr>
    </w:p>
    <w:p w14:paraId="26BF9016" w14:textId="77777777" w:rsidR="006473A5" w:rsidRPr="000D5DB5" w:rsidRDefault="00101539" w:rsidP="00101539">
      <w:pPr>
        <w:contextualSpacing/>
        <w:rPr>
          <w:rFonts w:eastAsia="Times New Roman" w:cstheme="minorHAnsi"/>
          <w:sz w:val="24"/>
          <w:szCs w:val="24"/>
        </w:rPr>
      </w:pPr>
      <w:r>
        <w:rPr>
          <w:rFonts w:eastAsia="Times New Roman" w:cstheme="minorHAnsi"/>
          <w:color w:val="000000"/>
        </w:rPr>
        <w:t xml:space="preserve">If targeting an elemental whose essence is captured and is being </w:t>
      </w:r>
      <w:r w:rsidR="006473A5" w:rsidRPr="00134BC3">
        <w:rPr>
          <w:rFonts w:eastAsia="Times New Roman" w:cstheme="minorHAnsi"/>
          <w:color w:val="000000"/>
        </w:rPr>
        <w:t xml:space="preserve">used </w:t>
      </w:r>
      <w:r w:rsidR="006473A5" w:rsidRPr="000D5DB5">
        <w:rPr>
          <w:rFonts w:eastAsia="Times New Roman" w:cstheme="minorHAnsi"/>
          <w:color w:val="000000"/>
        </w:rPr>
        <w:t xml:space="preserve">to </w:t>
      </w:r>
      <w:r>
        <w:rPr>
          <w:rFonts w:eastAsia="Times New Roman" w:cstheme="minorHAnsi"/>
          <w:color w:val="000000"/>
        </w:rPr>
        <w:t xml:space="preserve">fuel </w:t>
      </w:r>
      <w:r w:rsidR="006473A5" w:rsidRPr="000D5DB5">
        <w:rPr>
          <w:rFonts w:eastAsia="Times New Roman" w:cstheme="minorHAnsi"/>
          <w:color w:val="000000"/>
        </w:rPr>
        <w:t>a device with an elemental engine</w:t>
      </w:r>
      <w:r>
        <w:rPr>
          <w:rFonts w:eastAsia="Times New Roman" w:cstheme="minorHAnsi"/>
          <w:color w:val="000000"/>
        </w:rPr>
        <w:t>, you can cause it</w:t>
      </w:r>
      <w:r w:rsidR="006473A5" w:rsidRPr="000D5DB5">
        <w:rPr>
          <w:rFonts w:eastAsia="Times New Roman" w:cstheme="minorHAnsi"/>
          <w:color w:val="000000"/>
        </w:rPr>
        <w:t xml:space="preserve"> to </w:t>
      </w:r>
      <w:r>
        <w:rPr>
          <w:rFonts w:eastAsia="Times New Roman" w:cstheme="minorHAnsi"/>
          <w:color w:val="000000"/>
        </w:rPr>
        <w:t xml:space="preserve">suffer from the </w:t>
      </w:r>
      <w:r w:rsidR="006473A5" w:rsidRPr="000D5DB5">
        <w:rPr>
          <w:rFonts w:eastAsia="Times New Roman" w:cstheme="minorHAnsi"/>
          <w:color w:val="000000"/>
        </w:rPr>
        <w:t>malfunction</w:t>
      </w:r>
      <w:r>
        <w:rPr>
          <w:rFonts w:eastAsia="Times New Roman" w:cstheme="minorHAnsi"/>
          <w:color w:val="000000"/>
        </w:rPr>
        <w:t>ed condition</w:t>
      </w:r>
      <w:r w:rsidR="006473A5" w:rsidRPr="000D5DB5">
        <w:rPr>
          <w:rFonts w:eastAsia="Times New Roman" w:cstheme="minorHAnsi"/>
          <w:color w:val="000000"/>
        </w:rPr>
        <w:t xml:space="preserve"> with a successful </w:t>
      </w:r>
      <w:r>
        <w:rPr>
          <w:rFonts w:eastAsia="Times New Roman" w:cstheme="minorHAnsi"/>
          <w:color w:val="000000"/>
        </w:rPr>
        <w:t xml:space="preserve">spell attack against the wielder of the device. If the device already is malfunctioned, a successful spell attack releases the elemental instead, which appears at any point between you and the device (you can choose the point). </w:t>
      </w:r>
      <w:r w:rsidR="006473A5" w:rsidRPr="000D5DB5">
        <w:rPr>
          <w:rFonts w:eastAsia="Times New Roman" w:cstheme="minorHAnsi"/>
          <w:color w:val="000000"/>
        </w:rPr>
        <w:t xml:space="preserve">Such elementals usually serve the shaman for 1 day or until they can return the favor. </w:t>
      </w:r>
    </w:p>
    <w:bookmarkEnd w:id="2101"/>
    <w:p w14:paraId="1E07613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Destroying elementals is a secret art known to shamans, and is typically only used against elementals that are corrupted by fel energies, as elementals are usually receptive to shamans who turn them (see above). </w:t>
      </w:r>
    </w:p>
    <w:p w14:paraId="1C29C19E" w14:textId="77777777" w:rsidR="00AB25EF" w:rsidRPr="000D5DB5" w:rsidRDefault="00AB25EF">
      <w:pPr>
        <w:contextualSpacing/>
        <w:rPr>
          <w:rFonts w:eastAsia="Times New Roman" w:cstheme="minorHAnsi"/>
          <w:sz w:val="24"/>
          <w:szCs w:val="24"/>
        </w:rPr>
      </w:pPr>
    </w:p>
    <w:p w14:paraId="08F5922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Elemental Intervention</w:t>
      </w:r>
    </w:p>
    <w:p w14:paraId="4FF5C90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Beginning at 10th level, you can call on the elements of Azeroth to intervene on your behalf when your need is great. Imploring the elements’ aid requires you to use your action. Describe the assistance you seek, and roll a percentile dice. If you roll a number equal to or lower than your shaman level, the elements intervene. The DM chooses the nature of the intervention; the effect of any shaman spell or art spell would be appropriate.</w:t>
      </w:r>
      <w:r w:rsidR="00781FA4" w:rsidRPr="000D5DB5">
        <w:rPr>
          <w:rFonts w:eastAsia="Times New Roman" w:cstheme="minorHAnsi"/>
          <w:color w:val="000000"/>
        </w:rPr>
        <w:t xml:space="preserve"> This ability is treated as divine intervention in all respects. </w:t>
      </w:r>
    </w:p>
    <w:p w14:paraId="232CDA1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If the elements intervene, you can’t use this feature again for 7 days. Otherwise, you can use it again after you finish a long rest. At 20th level, your call for intervention succeeds automatically, no roll required.</w:t>
      </w:r>
    </w:p>
    <w:p w14:paraId="0AB897EE" w14:textId="77777777" w:rsidR="00AB25EF" w:rsidRPr="000D5DB5" w:rsidRDefault="00AB25EF">
      <w:pPr>
        <w:contextualSpacing/>
        <w:rPr>
          <w:rFonts w:eastAsia="Times New Roman" w:cstheme="minorHAnsi"/>
          <w:sz w:val="24"/>
          <w:szCs w:val="24"/>
        </w:rPr>
      </w:pPr>
    </w:p>
    <w:p w14:paraId="66A92F92" w14:textId="77777777" w:rsidR="00AB25EF" w:rsidRPr="000D5DB5" w:rsidRDefault="00AB25EF">
      <w:pPr>
        <w:contextualSpacing/>
        <w:outlineLvl w:val="2"/>
        <w:rPr>
          <w:rFonts w:eastAsia="Times New Roman" w:cstheme="minorHAnsi"/>
          <w:b/>
          <w:bCs/>
          <w:sz w:val="27"/>
          <w:szCs w:val="27"/>
        </w:rPr>
      </w:pPr>
      <w:bookmarkStart w:id="2102" w:name="_Toc509138750"/>
      <w:bookmarkStart w:id="2103" w:name="_Toc54196404"/>
      <w:r w:rsidRPr="000D5DB5">
        <w:rPr>
          <w:rFonts w:eastAsia="Times New Roman" w:cstheme="minorHAnsi"/>
          <w:color w:val="2E75B5"/>
          <w:sz w:val="28"/>
          <w:szCs w:val="28"/>
        </w:rPr>
        <w:t>Shamanistic Arts</w:t>
      </w:r>
      <w:bookmarkEnd w:id="2102"/>
      <w:bookmarkEnd w:id="2103"/>
    </w:p>
    <w:p w14:paraId="0392D10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An Azerothian shaman may choose one of the three following shamanistic arts. </w:t>
      </w:r>
    </w:p>
    <w:p w14:paraId="3269BCFB" w14:textId="77777777" w:rsidR="00AB25EF" w:rsidRPr="000D5DB5" w:rsidRDefault="00AB25EF">
      <w:pPr>
        <w:contextualSpacing/>
        <w:rPr>
          <w:rFonts w:eastAsia="Times New Roman" w:cstheme="minorHAnsi"/>
          <w:sz w:val="24"/>
          <w:szCs w:val="24"/>
        </w:rPr>
      </w:pPr>
    </w:p>
    <w:p w14:paraId="1D83AEF2"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Elemental</w:t>
      </w:r>
    </w:p>
    <w:p w14:paraId="5FDB3182" w14:textId="77777777" w:rsidR="00AB25EF" w:rsidRPr="000D5DB5" w:rsidRDefault="00D74169">
      <w:pPr>
        <w:contextualSpacing/>
        <w:rPr>
          <w:rFonts w:eastAsia="Times New Roman" w:cstheme="minorHAnsi"/>
          <w:color w:val="000000"/>
        </w:rPr>
      </w:pPr>
      <w:r>
        <w:rPr>
          <w:rFonts w:eastAsia="Times New Roman" w:cstheme="minorHAnsi"/>
          <w:color w:val="000000"/>
        </w:rPr>
        <w:t xml:space="preserve">Your </w:t>
      </w:r>
      <w:r w:rsidR="00AB25EF" w:rsidRPr="000D5DB5">
        <w:rPr>
          <w:rFonts w:eastAsia="Times New Roman" w:cstheme="minorHAnsi"/>
          <w:color w:val="000000"/>
        </w:rPr>
        <w:t xml:space="preserve">ability to command the elements </w:t>
      </w:r>
      <w:r>
        <w:rPr>
          <w:rFonts w:eastAsia="Times New Roman" w:cstheme="minorHAnsi"/>
          <w:color w:val="000000"/>
        </w:rPr>
        <w:t xml:space="preserve">at </w:t>
      </w:r>
      <w:r w:rsidR="00AB25EF" w:rsidRPr="000D5DB5">
        <w:rPr>
          <w:rFonts w:eastAsia="Times New Roman" w:cstheme="minorHAnsi"/>
          <w:color w:val="000000"/>
        </w:rPr>
        <w:t>long ranges</w:t>
      </w:r>
      <w:r w:rsidR="00585135" w:rsidRPr="000D5DB5">
        <w:rPr>
          <w:rFonts w:eastAsia="Times New Roman" w:cstheme="minorHAnsi"/>
          <w:color w:val="000000"/>
        </w:rPr>
        <w:t>, and influence and aid their allies at equal distance</w:t>
      </w:r>
      <w:r>
        <w:rPr>
          <w:rFonts w:eastAsia="Times New Roman" w:cstheme="minorHAnsi"/>
          <w:color w:val="000000"/>
        </w:rPr>
        <w:t xml:space="preserve"> is renowned and respected</w:t>
      </w:r>
      <w:r w:rsidR="00585135" w:rsidRPr="000D5DB5">
        <w:rPr>
          <w:rFonts w:eastAsia="Times New Roman" w:cstheme="minorHAnsi"/>
          <w:color w:val="000000"/>
        </w:rPr>
        <w:t xml:space="preserve">. Elementalists </w:t>
      </w:r>
      <w:r>
        <w:rPr>
          <w:rFonts w:eastAsia="Times New Roman" w:cstheme="minorHAnsi"/>
          <w:color w:val="000000"/>
        </w:rPr>
        <w:t>make up most adventuring shamans.</w:t>
      </w:r>
      <w:r w:rsidR="006473A5" w:rsidRPr="000D5DB5">
        <w:rPr>
          <w:rFonts w:eastAsia="Times New Roman" w:cstheme="minorHAnsi"/>
          <w:color w:val="000000"/>
        </w:rPr>
        <w:t xml:space="preserve"> </w:t>
      </w:r>
    </w:p>
    <w:p w14:paraId="77073FE2" w14:textId="77777777" w:rsidR="006473A5" w:rsidRPr="000D5DB5" w:rsidRDefault="006473A5">
      <w:pPr>
        <w:contextualSpacing/>
        <w:rPr>
          <w:rFonts w:eastAsia="Times New Roman" w:cstheme="minorHAnsi"/>
          <w:sz w:val="24"/>
          <w:szCs w:val="24"/>
        </w:rPr>
      </w:pPr>
    </w:p>
    <w:p w14:paraId="6C2AC460" w14:textId="77777777" w:rsidR="001B3E16" w:rsidRDefault="001B3E16">
      <w:pPr>
        <w:contextualSpacing/>
        <w:rPr>
          <w:rFonts w:eastAsia="Times New Roman" w:cstheme="minorHAnsi"/>
          <w:b/>
          <w:bCs/>
          <w:color w:val="000000"/>
        </w:rPr>
      </w:pPr>
      <w:r>
        <w:rPr>
          <w:rFonts w:eastAsia="Times New Roman" w:cstheme="minorHAnsi"/>
          <w:b/>
          <w:bCs/>
          <w:color w:val="000000"/>
        </w:rPr>
        <w:t>Elemental Art Spells</w:t>
      </w:r>
    </w:p>
    <w:p w14:paraId="3FBC79B5" w14:textId="77777777" w:rsidR="00AB25EF" w:rsidRPr="000D5DB5" w:rsidRDefault="001B3E16">
      <w:pPr>
        <w:contextualSpacing/>
        <w:rPr>
          <w:rFonts w:eastAsia="Times New Roman" w:cstheme="minorHAnsi"/>
          <w:sz w:val="24"/>
          <w:szCs w:val="24"/>
        </w:rPr>
      </w:pPr>
      <w:r>
        <w:rPr>
          <w:rFonts w:eastAsia="Times New Roman" w:cstheme="minorHAnsi"/>
          <w:b/>
          <w:bCs/>
          <w:color w:val="000000"/>
        </w:rPr>
        <w:t>Level</w:t>
      </w:r>
      <w:r>
        <w:rPr>
          <w:rFonts w:eastAsia="Times New Roman" w:cstheme="minorHAnsi"/>
          <w:b/>
          <w:bCs/>
          <w:color w:val="000000"/>
        </w:rPr>
        <w:tab/>
        <w:t>Spells</w:t>
      </w:r>
    </w:p>
    <w:p w14:paraId="3C95DEB5" w14:textId="77777777" w:rsidR="00AB25EF" w:rsidRPr="000D5DB5" w:rsidRDefault="00A520D0" w:rsidP="00EC734B">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 xml:space="preserve">Fog </w:t>
      </w:r>
      <w:r w:rsidR="001B3E16">
        <w:rPr>
          <w:rFonts w:eastAsia="Times New Roman" w:cstheme="minorHAnsi"/>
          <w:color w:val="000000"/>
        </w:rPr>
        <w:t>c</w:t>
      </w:r>
      <w:r w:rsidR="001B3E16" w:rsidRPr="000D5DB5">
        <w:rPr>
          <w:rFonts w:eastAsia="Times New Roman" w:cstheme="minorHAnsi"/>
          <w:color w:val="000000"/>
        </w:rPr>
        <w:t>loud</w:t>
      </w:r>
      <w:r w:rsidR="00AB25EF" w:rsidRPr="000D5DB5">
        <w:rPr>
          <w:rFonts w:eastAsia="Times New Roman" w:cstheme="minorHAnsi"/>
          <w:color w:val="000000"/>
        </w:rPr>
        <w:t xml:space="preserve">, </w:t>
      </w:r>
      <w:r w:rsidR="00EC734B">
        <w:rPr>
          <w:rFonts w:eastAsia="Times New Roman" w:cstheme="minorHAnsi"/>
          <w:color w:val="000000"/>
        </w:rPr>
        <w:t>elemental shock</w:t>
      </w:r>
    </w:p>
    <w:p w14:paraId="5C8DAA4E" w14:textId="77777777" w:rsidR="00AB25EF" w:rsidRPr="000D5DB5" w:rsidRDefault="00A520D0" w:rsidP="00BB43E0">
      <w:pPr>
        <w:contextualSpacing/>
        <w:rPr>
          <w:rFonts w:eastAsia="Times New Roman" w:cstheme="minorHAnsi"/>
          <w:sz w:val="24"/>
          <w:szCs w:val="24"/>
        </w:rPr>
      </w:pPr>
      <w:r>
        <w:rPr>
          <w:rFonts w:eastAsia="Times New Roman" w:cstheme="minorHAnsi"/>
          <w:color w:val="000000"/>
        </w:rPr>
        <w:t>3</w:t>
      </w:r>
      <w:r w:rsidRPr="00A520D0">
        <w:rPr>
          <w:rFonts w:eastAsia="Times New Roman" w:cstheme="minorHAnsi"/>
          <w:color w:val="000000"/>
        </w:rPr>
        <w:t>rd</w:t>
      </w:r>
      <w:r>
        <w:rPr>
          <w:rFonts w:eastAsia="Times New Roman" w:cstheme="minorHAnsi"/>
          <w:color w:val="000000"/>
        </w:rPr>
        <w:tab/>
      </w:r>
      <w:r w:rsidR="00AB25EF" w:rsidRPr="000D5DB5">
        <w:rPr>
          <w:rFonts w:eastAsia="Times New Roman" w:cstheme="minorHAnsi"/>
          <w:color w:val="000000"/>
        </w:rPr>
        <w:t xml:space="preserve">Animal </w:t>
      </w:r>
      <w:r w:rsidR="001B3E16">
        <w:rPr>
          <w:rFonts w:eastAsia="Times New Roman" w:cstheme="minorHAnsi"/>
          <w:color w:val="000000"/>
        </w:rPr>
        <w:t>m</w:t>
      </w:r>
      <w:r w:rsidR="001B3E16" w:rsidRPr="000D5DB5">
        <w:rPr>
          <w:rFonts w:eastAsia="Times New Roman" w:cstheme="minorHAnsi"/>
          <w:color w:val="000000"/>
        </w:rPr>
        <w:t xml:space="preserve">essenger </w:t>
      </w:r>
      <w:r w:rsidR="00AB25EF" w:rsidRPr="000D5DB5">
        <w:rPr>
          <w:rFonts w:eastAsia="Times New Roman" w:cstheme="minorHAnsi"/>
          <w:color w:val="000000"/>
        </w:rPr>
        <w:t>(</w:t>
      </w:r>
      <w:r w:rsidR="00BB43E0">
        <w:rPr>
          <w:rFonts w:eastAsia="Times New Roman" w:cstheme="minorHAnsi"/>
          <w:color w:val="000000"/>
        </w:rPr>
        <w:t xml:space="preserve">or </w:t>
      </w:r>
      <w:r w:rsidR="00AB25EF" w:rsidRPr="000D5DB5">
        <w:rPr>
          <w:rFonts w:eastAsia="Times New Roman" w:cstheme="minorHAnsi"/>
          <w:color w:val="000000"/>
        </w:rPr>
        <w:t xml:space="preserve">animal spirit), </w:t>
      </w:r>
      <w:r w:rsidR="001B3E16">
        <w:rPr>
          <w:rFonts w:eastAsia="Times New Roman" w:cstheme="minorHAnsi"/>
          <w:color w:val="000000"/>
        </w:rPr>
        <w:t>g</w:t>
      </w:r>
      <w:r w:rsidR="001B3E16" w:rsidRPr="000D5DB5">
        <w:rPr>
          <w:rFonts w:eastAsia="Times New Roman" w:cstheme="minorHAnsi"/>
          <w:color w:val="000000"/>
        </w:rPr>
        <w:t xml:space="preserve">ust </w:t>
      </w:r>
      <w:r w:rsidR="00AB25EF" w:rsidRPr="000D5DB5">
        <w:rPr>
          <w:rFonts w:eastAsia="Times New Roman" w:cstheme="minorHAnsi"/>
          <w:color w:val="000000"/>
        </w:rPr>
        <w:t xml:space="preserve">of </w:t>
      </w:r>
      <w:r w:rsidR="001B3E16">
        <w:rPr>
          <w:rFonts w:eastAsia="Times New Roman" w:cstheme="minorHAnsi"/>
          <w:color w:val="000000"/>
        </w:rPr>
        <w:t>w</w:t>
      </w:r>
      <w:r w:rsidR="001B3E16" w:rsidRPr="000D5DB5">
        <w:rPr>
          <w:rFonts w:eastAsia="Times New Roman" w:cstheme="minorHAnsi"/>
          <w:color w:val="000000"/>
        </w:rPr>
        <w:t>ind</w:t>
      </w:r>
    </w:p>
    <w:p w14:paraId="41CB6966" w14:textId="77777777" w:rsidR="00AB25EF" w:rsidRPr="000D5DB5" w:rsidRDefault="00A520D0">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 xml:space="preserve">Call </w:t>
      </w:r>
      <w:r w:rsidR="001B3E16">
        <w:rPr>
          <w:rFonts w:eastAsia="Times New Roman" w:cstheme="minorHAnsi"/>
          <w:color w:val="000000"/>
        </w:rPr>
        <w:t>l</w:t>
      </w:r>
      <w:r w:rsidR="001B3E16" w:rsidRPr="000D5DB5">
        <w:rPr>
          <w:rFonts w:eastAsia="Times New Roman" w:cstheme="minorHAnsi"/>
          <w:color w:val="000000"/>
        </w:rPr>
        <w:t>ightning</w:t>
      </w:r>
      <w:r w:rsidR="00AB25EF" w:rsidRPr="000D5DB5">
        <w:rPr>
          <w:rFonts w:eastAsia="Times New Roman" w:cstheme="minorHAnsi"/>
          <w:color w:val="000000"/>
        </w:rPr>
        <w:t xml:space="preserve">, </w:t>
      </w:r>
      <w:r w:rsidR="001B3E16">
        <w:rPr>
          <w:rFonts w:eastAsia="Times New Roman" w:cstheme="minorHAnsi"/>
          <w:color w:val="000000"/>
        </w:rPr>
        <w:t>s</w:t>
      </w:r>
      <w:r w:rsidR="001B3E16" w:rsidRPr="000D5DB5">
        <w:rPr>
          <w:rFonts w:eastAsia="Times New Roman" w:cstheme="minorHAnsi"/>
          <w:color w:val="000000"/>
        </w:rPr>
        <w:t>ending</w:t>
      </w:r>
    </w:p>
    <w:p w14:paraId="33973995" w14:textId="77777777" w:rsidR="00AB25EF" w:rsidRPr="000D5DB5" w:rsidRDefault="00A520D0">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 xml:space="preserve">Control </w:t>
      </w:r>
      <w:r w:rsidR="001B3E16">
        <w:rPr>
          <w:rFonts w:eastAsia="Times New Roman" w:cstheme="minorHAnsi"/>
          <w:color w:val="000000"/>
        </w:rPr>
        <w:t>w</w:t>
      </w:r>
      <w:r w:rsidR="001B3E16" w:rsidRPr="000D5DB5">
        <w:rPr>
          <w:rFonts w:eastAsia="Times New Roman" w:cstheme="minorHAnsi"/>
          <w:color w:val="000000"/>
        </w:rPr>
        <w:t>ater</w:t>
      </w:r>
      <w:r w:rsidR="00AB25EF" w:rsidRPr="000D5DB5">
        <w:rPr>
          <w:rFonts w:eastAsia="Times New Roman" w:cstheme="minorHAnsi"/>
          <w:color w:val="000000"/>
        </w:rPr>
        <w:t xml:space="preserve">, </w:t>
      </w:r>
      <w:r w:rsidR="001B3E16">
        <w:rPr>
          <w:rFonts w:eastAsia="Times New Roman" w:cstheme="minorHAnsi"/>
          <w:color w:val="000000"/>
        </w:rPr>
        <w:t>i</w:t>
      </w:r>
      <w:r w:rsidR="001B3E16" w:rsidRPr="000D5DB5">
        <w:rPr>
          <w:rFonts w:eastAsia="Times New Roman" w:cstheme="minorHAnsi"/>
          <w:color w:val="000000"/>
        </w:rPr>
        <w:t xml:space="preserve">ce </w:t>
      </w:r>
      <w:r w:rsidR="001B3E16">
        <w:rPr>
          <w:rFonts w:eastAsia="Times New Roman" w:cstheme="minorHAnsi"/>
          <w:color w:val="000000"/>
        </w:rPr>
        <w:t>s</w:t>
      </w:r>
      <w:r w:rsidR="001B3E16" w:rsidRPr="000D5DB5">
        <w:rPr>
          <w:rFonts w:eastAsia="Times New Roman" w:cstheme="minorHAnsi"/>
          <w:color w:val="000000"/>
        </w:rPr>
        <w:t>torm</w:t>
      </w:r>
    </w:p>
    <w:p w14:paraId="4B88E690" w14:textId="77777777" w:rsidR="00AB25EF" w:rsidRPr="000D5DB5" w:rsidRDefault="00A520D0">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 xml:space="preserve">Maelstrom, </w:t>
      </w:r>
      <w:r w:rsidR="001B3E16">
        <w:rPr>
          <w:rFonts w:eastAsia="Times New Roman" w:cstheme="minorHAnsi"/>
          <w:color w:val="000000"/>
        </w:rPr>
        <w:t>t</w:t>
      </w:r>
      <w:r w:rsidR="001B3E16" w:rsidRPr="000D5DB5">
        <w:rPr>
          <w:rFonts w:eastAsia="Times New Roman" w:cstheme="minorHAnsi"/>
          <w:color w:val="000000"/>
        </w:rPr>
        <w:t xml:space="preserve">eleport </w:t>
      </w:r>
      <w:r w:rsidR="001B3E16">
        <w:rPr>
          <w:rFonts w:eastAsia="Times New Roman" w:cstheme="minorHAnsi"/>
          <w:color w:val="000000"/>
        </w:rPr>
        <w:t>c</w:t>
      </w:r>
      <w:r w:rsidR="001B3E16" w:rsidRPr="000D5DB5">
        <w:rPr>
          <w:rFonts w:eastAsia="Times New Roman" w:cstheme="minorHAnsi"/>
          <w:color w:val="000000"/>
        </w:rPr>
        <w:t xml:space="preserve">ircle </w:t>
      </w:r>
      <w:r w:rsidR="00E52138" w:rsidRPr="000D5DB5">
        <w:rPr>
          <w:rFonts w:eastAsia="Times New Roman" w:cstheme="minorHAnsi"/>
          <w:color w:val="000000"/>
        </w:rPr>
        <w:t>(to areas of elemental power)</w:t>
      </w:r>
    </w:p>
    <w:p w14:paraId="5E020F8E" w14:textId="77777777" w:rsidR="00AB25EF" w:rsidRPr="000D5DB5" w:rsidRDefault="00AB25EF">
      <w:pPr>
        <w:contextualSpacing/>
        <w:rPr>
          <w:rFonts w:eastAsia="Times New Roman" w:cstheme="minorHAnsi"/>
          <w:sz w:val="24"/>
          <w:szCs w:val="24"/>
        </w:rPr>
      </w:pPr>
    </w:p>
    <w:p w14:paraId="101BB45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Elemental Mastery. </w:t>
      </w:r>
      <w:r w:rsidRPr="000D5DB5">
        <w:rPr>
          <w:rFonts w:eastAsia="Times New Roman" w:cstheme="minorHAnsi"/>
          <w:color w:val="000000"/>
        </w:rPr>
        <w:t xml:space="preserve">Starting at 1st level, you may change any elemental damage type dealt by your </w:t>
      </w:r>
      <w:r w:rsidR="002A6322">
        <w:rPr>
          <w:rFonts w:eastAsia="Times New Roman" w:cstheme="minorHAnsi"/>
          <w:color w:val="000000"/>
        </w:rPr>
        <w:t xml:space="preserve">shaman </w:t>
      </w:r>
      <w:r w:rsidRPr="000D5DB5">
        <w:rPr>
          <w:rFonts w:eastAsia="Times New Roman" w:cstheme="minorHAnsi"/>
          <w:color w:val="000000"/>
        </w:rPr>
        <w:t>spells to another type</w:t>
      </w:r>
      <w:r w:rsidR="00C45160" w:rsidRPr="000D5DB5">
        <w:rPr>
          <w:rFonts w:eastAsia="Times New Roman" w:cstheme="minorHAnsi"/>
          <w:color w:val="000000"/>
        </w:rPr>
        <w:t>.</w:t>
      </w:r>
      <w:r w:rsidRPr="000D5DB5">
        <w:rPr>
          <w:rFonts w:eastAsia="Times New Roman" w:cstheme="minorHAnsi"/>
          <w:color w:val="000000"/>
        </w:rPr>
        <w:t xml:space="preserve"> </w:t>
      </w:r>
      <w:r w:rsidR="002C4594">
        <w:rPr>
          <w:rFonts w:eastAsia="Times New Roman" w:cstheme="minorHAnsi"/>
          <w:color w:val="000000"/>
        </w:rPr>
        <w:t xml:space="preserve">This requires a bonus action. </w:t>
      </w:r>
    </w:p>
    <w:p w14:paraId="11E2742E" w14:textId="77777777" w:rsidR="00AB25EF" w:rsidRPr="000D5DB5" w:rsidRDefault="00AB25EF">
      <w:pPr>
        <w:contextualSpacing/>
        <w:rPr>
          <w:rFonts w:eastAsia="Times New Roman" w:cstheme="minorHAnsi"/>
          <w:sz w:val="24"/>
          <w:szCs w:val="24"/>
        </w:rPr>
      </w:pPr>
    </w:p>
    <w:p w14:paraId="378FC4E1" w14:textId="77777777" w:rsidR="00AF286F" w:rsidRDefault="00AB25EF" w:rsidP="00186D60">
      <w:pPr>
        <w:contextualSpacing/>
        <w:rPr>
          <w:rFonts w:eastAsia="Times New Roman" w:cstheme="minorHAnsi"/>
          <w:color w:val="000000"/>
        </w:rPr>
      </w:pPr>
      <w:r w:rsidRPr="000D5DB5">
        <w:rPr>
          <w:rFonts w:eastAsia="Times New Roman" w:cstheme="minorHAnsi"/>
          <w:b/>
          <w:bCs/>
          <w:color w:val="000000"/>
        </w:rPr>
        <w:t xml:space="preserve">Acclimation. </w:t>
      </w:r>
      <w:r w:rsidRPr="000D5DB5">
        <w:rPr>
          <w:rFonts w:eastAsia="Times New Roman" w:cstheme="minorHAnsi"/>
          <w:color w:val="000000"/>
        </w:rPr>
        <w:t>Also at 1st level, you are also immune to the hostile effects of weather</w:t>
      </w:r>
      <w:r w:rsidR="00186D60">
        <w:rPr>
          <w:rFonts w:eastAsia="Times New Roman" w:cstheme="minorHAnsi"/>
          <w:color w:val="000000"/>
        </w:rPr>
        <w:t>. By spending an action, you can determine the weather for the next 24 hours with a 50% degree of accuracy</w:t>
      </w:r>
      <w:r w:rsidRPr="000D5DB5">
        <w:rPr>
          <w:rFonts w:eastAsia="Times New Roman" w:cstheme="minorHAnsi"/>
          <w:color w:val="000000"/>
        </w:rPr>
        <w:t xml:space="preserve">. </w:t>
      </w:r>
      <w:r w:rsidR="00AF286F" w:rsidRPr="000D5DB5">
        <w:rPr>
          <w:rFonts w:eastAsia="Times New Roman" w:cstheme="minorHAnsi"/>
          <w:color w:val="000000"/>
        </w:rPr>
        <w:t>You can also sense any weather-changing spells when they are being cast within 5 miles of your location, and can roughly identify whether the caster is a friend or foe to the elements or shamans.</w:t>
      </w:r>
    </w:p>
    <w:p w14:paraId="2180C01C" w14:textId="77777777" w:rsidR="00AB25EF" w:rsidRPr="000D5DB5" w:rsidRDefault="00AB25EF">
      <w:pPr>
        <w:contextualSpacing/>
        <w:rPr>
          <w:rFonts w:eastAsia="Times New Roman" w:cstheme="minorHAnsi"/>
          <w:sz w:val="24"/>
          <w:szCs w:val="24"/>
        </w:rPr>
      </w:pPr>
    </w:p>
    <w:p w14:paraId="6356B9E0" w14:textId="77777777" w:rsidR="00AB25EF" w:rsidRDefault="00AB25EF" w:rsidP="00DE2CAA">
      <w:pPr>
        <w:contextualSpacing/>
        <w:rPr>
          <w:rFonts w:eastAsia="Times New Roman" w:cstheme="minorHAnsi"/>
          <w:color w:val="000000"/>
        </w:rPr>
      </w:pPr>
      <w:r w:rsidRPr="000D5DB5">
        <w:rPr>
          <w:rFonts w:eastAsia="Times New Roman" w:cstheme="minorHAnsi"/>
          <w:b/>
          <w:bCs/>
          <w:color w:val="000000"/>
        </w:rPr>
        <w:t>Channel Elements</w:t>
      </w:r>
      <w:r w:rsidR="00DE2CAA">
        <w:rPr>
          <w:rFonts w:eastAsia="Times New Roman" w:cstheme="minorHAnsi"/>
          <w:b/>
          <w:bCs/>
          <w:color w:val="000000"/>
        </w:rPr>
        <w:t xml:space="preserve">: </w:t>
      </w:r>
      <w:r w:rsidRPr="000D5DB5">
        <w:rPr>
          <w:rFonts w:eastAsia="Times New Roman" w:cstheme="minorHAnsi"/>
          <w:b/>
          <w:bCs/>
          <w:color w:val="000000"/>
        </w:rPr>
        <w:t xml:space="preserve">Wrath. </w:t>
      </w:r>
      <w:r w:rsidRPr="000D5DB5">
        <w:rPr>
          <w:rFonts w:eastAsia="Times New Roman" w:cstheme="minorHAnsi"/>
          <w:color w:val="000000"/>
        </w:rPr>
        <w:t xml:space="preserve">At 2nd level, you can </w:t>
      </w:r>
      <w:r w:rsidR="00DE2CAA">
        <w:rPr>
          <w:rFonts w:eastAsia="Times New Roman" w:cstheme="minorHAnsi"/>
          <w:color w:val="000000"/>
        </w:rPr>
        <w:t xml:space="preserve">spend a </w:t>
      </w:r>
      <w:r w:rsidRPr="000D5DB5">
        <w:rPr>
          <w:rFonts w:eastAsia="Times New Roman" w:cstheme="minorHAnsi"/>
          <w:color w:val="000000"/>
        </w:rPr>
        <w:t xml:space="preserve">Channel </w:t>
      </w:r>
      <w:r w:rsidR="00DE2CAA">
        <w:rPr>
          <w:rFonts w:eastAsia="Times New Roman" w:cstheme="minorHAnsi"/>
          <w:color w:val="000000"/>
        </w:rPr>
        <w:t>Elements</w:t>
      </w:r>
      <w:r w:rsidRPr="000D5DB5">
        <w:rPr>
          <w:rFonts w:eastAsia="Times New Roman" w:cstheme="minorHAnsi"/>
          <w:color w:val="000000"/>
        </w:rPr>
        <w:t xml:space="preserve"> </w:t>
      </w:r>
      <w:r w:rsidR="00DE2CAA">
        <w:rPr>
          <w:rFonts w:eastAsia="Times New Roman" w:cstheme="minorHAnsi"/>
          <w:color w:val="000000"/>
        </w:rPr>
        <w:t xml:space="preserve">use </w:t>
      </w:r>
      <w:r w:rsidRPr="000D5DB5">
        <w:rPr>
          <w:rFonts w:eastAsia="Times New Roman" w:cstheme="minorHAnsi"/>
          <w:color w:val="000000"/>
        </w:rPr>
        <w:t xml:space="preserve">to wield the power of the elements with unchecked ferocity. When you roll for any type of </w:t>
      </w:r>
      <w:r w:rsidR="00C45160" w:rsidRPr="000D5DB5">
        <w:rPr>
          <w:rFonts w:eastAsia="Times New Roman" w:cstheme="minorHAnsi"/>
          <w:color w:val="000000"/>
        </w:rPr>
        <w:t xml:space="preserve">elemental </w:t>
      </w:r>
      <w:r w:rsidRPr="000D5DB5">
        <w:rPr>
          <w:rFonts w:eastAsia="Times New Roman" w:cstheme="minorHAnsi"/>
          <w:color w:val="000000"/>
        </w:rPr>
        <w:t xml:space="preserve">damage, you can use a Channel </w:t>
      </w:r>
      <w:r w:rsidR="003B06CA">
        <w:rPr>
          <w:rFonts w:eastAsia="Times New Roman" w:cstheme="minorHAnsi"/>
          <w:color w:val="000000"/>
        </w:rPr>
        <w:t xml:space="preserve">Elements </w:t>
      </w:r>
      <w:r w:rsidRPr="000D5DB5">
        <w:rPr>
          <w:rFonts w:eastAsia="Times New Roman" w:cstheme="minorHAnsi"/>
          <w:color w:val="000000"/>
        </w:rPr>
        <w:t xml:space="preserve">attempt to deal maximum damage instead. </w:t>
      </w:r>
    </w:p>
    <w:p w14:paraId="1125C010" w14:textId="77777777" w:rsidR="002C4594" w:rsidRDefault="002C4594">
      <w:pPr>
        <w:contextualSpacing/>
        <w:rPr>
          <w:rFonts w:eastAsia="Times New Roman" w:cstheme="minorHAnsi"/>
          <w:color w:val="000000"/>
        </w:rPr>
      </w:pPr>
    </w:p>
    <w:p w14:paraId="7045D8B0" w14:textId="77777777" w:rsidR="002C4594" w:rsidRDefault="009B7C8F" w:rsidP="00EC734B">
      <w:pPr>
        <w:contextualSpacing/>
        <w:rPr>
          <w:rFonts w:eastAsia="Times New Roman" w:cstheme="minorHAnsi"/>
          <w:color w:val="000000"/>
        </w:rPr>
      </w:pPr>
      <w:r w:rsidRPr="009B7C8F">
        <w:rPr>
          <w:rFonts w:eastAsia="Times New Roman" w:cstheme="minorHAnsi"/>
          <w:b/>
          <w:bCs/>
          <w:color w:val="000000"/>
        </w:rPr>
        <w:t xml:space="preserve">Elemental </w:t>
      </w:r>
      <w:r>
        <w:rPr>
          <w:rFonts w:eastAsia="Times New Roman" w:cstheme="minorHAnsi"/>
          <w:b/>
          <w:bCs/>
          <w:color w:val="000000"/>
        </w:rPr>
        <w:t>Mixing</w:t>
      </w:r>
      <w:r w:rsidRPr="009B7C8F">
        <w:rPr>
          <w:rFonts w:eastAsia="Times New Roman" w:cstheme="minorHAnsi"/>
          <w:b/>
          <w:bCs/>
          <w:color w:val="000000"/>
        </w:rPr>
        <w:t>.</w:t>
      </w:r>
      <w:r w:rsidRPr="009B7C8F">
        <w:rPr>
          <w:rFonts w:eastAsia="Times New Roman" w:cstheme="minorHAnsi"/>
          <w:color w:val="000000"/>
        </w:rPr>
        <w:t xml:space="preserve"> Starting at 6th level, </w:t>
      </w:r>
      <w:r>
        <w:rPr>
          <w:rFonts w:eastAsia="Times New Roman" w:cstheme="minorHAnsi"/>
          <w:color w:val="000000"/>
        </w:rPr>
        <w:t>when you roll elemental damage</w:t>
      </w:r>
      <w:r w:rsidR="00400AD1">
        <w:rPr>
          <w:rFonts w:eastAsia="Times New Roman" w:cstheme="minorHAnsi"/>
          <w:color w:val="000000"/>
        </w:rPr>
        <w:t xml:space="preserve"> from a shaman spell </w:t>
      </w:r>
      <w:r w:rsidR="00EC734B">
        <w:rPr>
          <w:rFonts w:eastAsia="Times New Roman" w:cstheme="minorHAnsi"/>
          <w:color w:val="000000"/>
        </w:rPr>
        <w:t xml:space="preserve">of spell level 1 </w:t>
      </w:r>
      <w:r w:rsidR="00400AD1">
        <w:rPr>
          <w:rFonts w:eastAsia="Times New Roman" w:cstheme="minorHAnsi"/>
          <w:color w:val="000000"/>
        </w:rPr>
        <w:t>1st or higher</w:t>
      </w:r>
      <w:r>
        <w:rPr>
          <w:rFonts w:eastAsia="Times New Roman" w:cstheme="minorHAnsi"/>
          <w:color w:val="000000"/>
        </w:rPr>
        <w:t>, you can apply one of the following effects.</w:t>
      </w:r>
    </w:p>
    <w:p w14:paraId="4296BE97" w14:textId="77777777" w:rsidR="009B7C8F" w:rsidRPr="00F00B80" w:rsidDel="00AB2253" w:rsidRDefault="009B7C8F" w:rsidP="003C4628">
      <w:pPr>
        <w:numPr>
          <w:ilvl w:val="0"/>
          <w:numId w:val="41"/>
        </w:numPr>
        <w:ind w:left="0" w:firstLine="0"/>
        <w:contextualSpacing/>
        <w:textAlignment w:val="baseline"/>
        <w:rPr>
          <w:rFonts w:eastAsia="Times New Roman" w:cstheme="minorHAnsi"/>
        </w:rPr>
      </w:pPr>
      <w:moveFromRangeStart w:id="2104" w:author="Admin" w:date="2020-10-19T20:17:00Z" w:name="move54031050"/>
      <w:moveFrom w:id="2105" w:author="Admin" w:date="2020-10-19T20:17:00Z">
        <w:r w:rsidRPr="00F00B80" w:rsidDel="00AB2253">
          <w:rPr>
            <w:rFonts w:eastAsia="Times New Roman" w:cstheme="minorHAnsi"/>
            <w:i/>
            <w:iCs/>
            <w:color w:val="000000"/>
          </w:rPr>
          <w:t xml:space="preserve">Storm </w:t>
        </w:r>
        <w:r w:rsidDel="00AB2253">
          <w:rPr>
            <w:rFonts w:eastAsia="Times New Roman" w:cstheme="minorHAnsi"/>
            <w:i/>
            <w:iCs/>
            <w:color w:val="000000"/>
          </w:rPr>
          <w:t>Toss</w:t>
        </w:r>
        <w:r w:rsidRPr="00F00B80" w:rsidDel="00AB2253">
          <w:rPr>
            <w:rFonts w:eastAsia="Times New Roman" w:cstheme="minorHAnsi"/>
            <w:color w:val="000000"/>
          </w:rPr>
          <w:t>. The target takes disadvantage to attack rolls.</w:t>
        </w:r>
      </w:moveFrom>
    </w:p>
    <w:moveFromRangeEnd w:id="2104"/>
    <w:p w14:paraId="2C1A7B00" w14:textId="77777777" w:rsidR="009B7C8F" w:rsidRPr="00F00B80" w:rsidRDefault="009B7C8F" w:rsidP="003C4628">
      <w:pPr>
        <w:numPr>
          <w:ilvl w:val="0"/>
          <w:numId w:val="41"/>
        </w:numPr>
        <w:ind w:left="0" w:firstLine="0"/>
        <w:contextualSpacing/>
        <w:textAlignment w:val="baseline"/>
        <w:rPr>
          <w:rFonts w:eastAsia="Times New Roman" w:cstheme="minorHAnsi"/>
        </w:rPr>
      </w:pPr>
      <w:r w:rsidRPr="00F00B80">
        <w:rPr>
          <w:rFonts w:eastAsia="Times New Roman" w:cstheme="minorHAnsi"/>
          <w:i/>
          <w:iCs/>
          <w:color w:val="000000"/>
        </w:rPr>
        <w:t xml:space="preserve">Earth </w:t>
      </w:r>
      <w:r>
        <w:rPr>
          <w:rFonts w:eastAsia="Times New Roman" w:cstheme="minorHAnsi"/>
          <w:i/>
          <w:iCs/>
          <w:color w:val="000000"/>
        </w:rPr>
        <w:t>Slide</w:t>
      </w:r>
      <w:r w:rsidRPr="00F00B80">
        <w:rPr>
          <w:rFonts w:eastAsia="Times New Roman" w:cstheme="minorHAnsi"/>
          <w:color w:val="000000"/>
        </w:rPr>
        <w:t>. The target is pushed 10 feet in any direction you choose.</w:t>
      </w:r>
    </w:p>
    <w:p w14:paraId="0EED882B" w14:textId="77777777" w:rsidR="009B7C8F" w:rsidRPr="00F00B80" w:rsidRDefault="009B7C8F"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Fire </w:t>
      </w:r>
      <w:r>
        <w:rPr>
          <w:rFonts w:eastAsia="Times New Roman" w:cstheme="minorHAnsi"/>
          <w:i/>
          <w:iCs/>
          <w:color w:val="000000"/>
        </w:rPr>
        <w:t>Sear</w:t>
      </w:r>
      <w:r w:rsidRPr="00F00B80">
        <w:rPr>
          <w:rFonts w:eastAsia="Times New Roman" w:cstheme="minorHAnsi"/>
          <w:color w:val="000000"/>
        </w:rPr>
        <w:t xml:space="preserve">. The target </w:t>
      </w:r>
      <w:r w:rsidRPr="004A6694">
        <w:rPr>
          <w:rFonts w:eastAsia="Times New Roman" w:cstheme="minorHAnsi"/>
          <w:color w:val="000000"/>
        </w:rPr>
        <w:t>is scorched for one round.</w:t>
      </w:r>
    </w:p>
    <w:p w14:paraId="498D92F1" w14:textId="77777777" w:rsidR="00AB2253" w:rsidRPr="00F00B80" w:rsidRDefault="00AB2253" w:rsidP="00AB2253">
      <w:pPr>
        <w:numPr>
          <w:ilvl w:val="0"/>
          <w:numId w:val="41"/>
        </w:numPr>
        <w:ind w:left="0" w:firstLine="0"/>
        <w:contextualSpacing/>
        <w:textAlignment w:val="baseline"/>
        <w:rPr>
          <w:rFonts w:eastAsia="Times New Roman" w:cstheme="minorHAnsi"/>
        </w:rPr>
      </w:pPr>
      <w:moveToRangeStart w:id="2106" w:author="Admin" w:date="2020-10-19T20:17:00Z" w:name="move54031051"/>
      <w:moveTo w:id="2107" w:author="Admin" w:date="2020-10-19T20:17:00Z">
        <w:r w:rsidRPr="00F00B80">
          <w:rPr>
            <w:rFonts w:eastAsia="Times New Roman" w:cstheme="minorHAnsi"/>
            <w:i/>
            <w:iCs/>
            <w:color w:val="000000"/>
          </w:rPr>
          <w:t xml:space="preserve">Frost </w:t>
        </w:r>
        <w:r>
          <w:rPr>
            <w:rFonts w:eastAsia="Times New Roman" w:cstheme="minorHAnsi"/>
            <w:i/>
            <w:iCs/>
            <w:color w:val="000000"/>
          </w:rPr>
          <w:t>Snap</w:t>
        </w:r>
        <w:r w:rsidRPr="00F00B80">
          <w:rPr>
            <w:rFonts w:eastAsia="Times New Roman" w:cstheme="minorHAnsi"/>
            <w:i/>
            <w:iCs/>
            <w:color w:val="000000"/>
          </w:rPr>
          <w:t xml:space="preserve">. </w:t>
        </w:r>
        <w:r w:rsidRPr="00F00B80">
          <w:rPr>
            <w:rFonts w:eastAsia="Times New Roman" w:cstheme="minorHAnsi"/>
            <w:color w:val="000000"/>
          </w:rPr>
          <w:t>The target is chilled for one round.</w:t>
        </w:r>
      </w:moveTo>
    </w:p>
    <w:p w14:paraId="574AFFAA" w14:textId="77777777" w:rsidR="00AB2253" w:rsidRPr="00F00B80" w:rsidRDefault="00AB2253" w:rsidP="00AB2253">
      <w:pPr>
        <w:numPr>
          <w:ilvl w:val="0"/>
          <w:numId w:val="41"/>
        </w:numPr>
        <w:ind w:left="0" w:firstLine="0"/>
        <w:contextualSpacing/>
        <w:textAlignment w:val="baseline"/>
        <w:rPr>
          <w:rFonts w:eastAsia="Times New Roman" w:cstheme="minorHAnsi"/>
        </w:rPr>
      </w:pPr>
      <w:moveToRangeStart w:id="2108" w:author="Admin" w:date="2020-10-19T20:17:00Z" w:name="move54031050"/>
      <w:moveToRangeEnd w:id="2106"/>
      <w:moveTo w:id="2109" w:author="Admin" w:date="2020-10-19T20:17:00Z">
        <w:r w:rsidRPr="00F00B80">
          <w:rPr>
            <w:rFonts w:eastAsia="Times New Roman" w:cstheme="minorHAnsi"/>
            <w:i/>
            <w:iCs/>
            <w:color w:val="000000"/>
          </w:rPr>
          <w:t xml:space="preserve">Storm </w:t>
        </w:r>
        <w:r>
          <w:rPr>
            <w:rFonts w:eastAsia="Times New Roman" w:cstheme="minorHAnsi"/>
            <w:i/>
            <w:iCs/>
            <w:color w:val="000000"/>
          </w:rPr>
          <w:t>Toss</w:t>
        </w:r>
        <w:r w:rsidRPr="00F00B80">
          <w:rPr>
            <w:rFonts w:eastAsia="Times New Roman" w:cstheme="minorHAnsi"/>
            <w:color w:val="000000"/>
          </w:rPr>
          <w:t>. The target takes disadvantage to attack rolls.</w:t>
        </w:r>
      </w:moveTo>
    </w:p>
    <w:p w14:paraId="733F0DF9" w14:textId="77777777" w:rsidR="009B7C8F" w:rsidRPr="00F00B80" w:rsidDel="00AB2253" w:rsidRDefault="009B7C8F" w:rsidP="003C4628">
      <w:pPr>
        <w:numPr>
          <w:ilvl w:val="0"/>
          <w:numId w:val="41"/>
        </w:numPr>
        <w:ind w:left="0" w:firstLine="0"/>
        <w:contextualSpacing/>
        <w:textAlignment w:val="baseline"/>
        <w:rPr>
          <w:rFonts w:eastAsia="Times New Roman" w:cstheme="minorHAnsi"/>
        </w:rPr>
      </w:pPr>
      <w:moveFromRangeStart w:id="2110" w:author="Admin" w:date="2020-10-19T20:17:00Z" w:name="move54031051"/>
      <w:moveToRangeEnd w:id="2108"/>
      <w:moveFrom w:id="2111" w:author="Admin" w:date="2020-10-19T20:17:00Z">
        <w:r w:rsidRPr="00F00B80" w:rsidDel="00AB2253">
          <w:rPr>
            <w:rFonts w:eastAsia="Times New Roman" w:cstheme="minorHAnsi"/>
            <w:i/>
            <w:iCs/>
            <w:color w:val="000000"/>
          </w:rPr>
          <w:t xml:space="preserve">Frost </w:t>
        </w:r>
        <w:r w:rsidDel="00AB2253">
          <w:rPr>
            <w:rFonts w:eastAsia="Times New Roman" w:cstheme="minorHAnsi"/>
            <w:i/>
            <w:iCs/>
            <w:color w:val="000000"/>
          </w:rPr>
          <w:t>Snap</w:t>
        </w:r>
        <w:r w:rsidRPr="00F00B80" w:rsidDel="00AB2253">
          <w:rPr>
            <w:rFonts w:eastAsia="Times New Roman" w:cstheme="minorHAnsi"/>
            <w:i/>
            <w:iCs/>
            <w:color w:val="000000"/>
          </w:rPr>
          <w:t xml:space="preserve">. </w:t>
        </w:r>
        <w:r w:rsidRPr="00F00B80" w:rsidDel="00AB2253">
          <w:rPr>
            <w:rFonts w:eastAsia="Times New Roman" w:cstheme="minorHAnsi"/>
            <w:color w:val="000000"/>
          </w:rPr>
          <w:t>The target is chilled for one round.</w:t>
        </w:r>
      </w:moveFrom>
    </w:p>
    <w:moveFromRangeEnd w:id="2110"/>
    <w:p w14:paraId="5507F4E7" w14:textId="77777777" w:rsidR="009B7C8F" w:rsidRDefault="009B7C8F" w:rsidP="009B7C8F">
      <w:pPr>
        <w:contextualSpacing/>
        <w:rPr>
          <w:rFonts w:eastAsia="Times New Roman" w:cstheme="minorHAnsi"/>
          <w:color w:val="000000"/>
        </w:rPr>
      </w:pPr>
      <w:r>
        <w:rPr>
          <w:rFonts w:eastAsia="Times New Roman" w:cstheme="minorHAnsi"/>
          <w:color w:val="000000"/>
        </w:rPr>
        <w:lastRenderedPageBreak/>
        <w:t xml:space="preserve">These effects stack with others, whenever possible (such as by the </w:t>
      </w:r>
      <w:r w:rsidR="00C65205">
        <w:rPr>
          <w:rFonts w:eastAsia="Times New Roman" w:cstheme="minorHAnsi"/>
          <w:i/>
          <w:iCs/>
          <w:color w:val="000000"/>
        </w:rPr>
        <w:t>e</w:t>
      </w:r>
      <w:r w:rsidRPr="00C65205">
        <w:rPr>
          <w:rFonts w:eastAsia="Times New Roman" w:cstheme="minorHAnsi"/>
          <w:i/>
          <w:iCs/>
          <w:color w:val="000000"/>
        </w:rPr>
        <w:t xml:space="preserve">lemental </w:t>
      </w:r>
      <w:r w:rsidR="00C65205">
        <w:rPr>
          <w:rFonts w:eastAsia="Times New Roman" w:cstheme="minorHAnsi"/>
          <w:i/>
          <w:iCs/>
          <w:color w:val="000000"/>
        </w:rPr>
        <w:t>s</w:t>
      </w:r>
      <w:r w:rsidRPr="00C65205">
        <w:rPr>
          <w:rFonts w:eastAsia="Times New Roman" w:cstheme="minorHAnsi"/>
          <w:i/>
          <w:iCs/>
          <w:color w:val="000000"/>
        </w:rPr>
        <w:t>hock</w:t>
      </w:r>
      <w:r>
        <w:rPr>
          <w:rFonts w:eastAsia="Times New Roman" w:cstheme="minorHAnsi"/>
          <w:color w:val="000000"/>
        </w:rPr>
        <w:t xml:space="preserve"> spell). For example, an </w:t>
      </w:r>
      <w:r w:rsidR="00740BB1" w:rsidRPr="00740BB1">
        <w:rPr>
          <w:rFonts w:eastAsia="Times New Roman" w:cstheme="minorHAnsi"/>
          <w:i/>
          <w:iCs/>
          <w:color w:val="000000"/>
        </w:rPr>
        <w:t>e</w:t>
      </w:r>
      <w:r w:rsidRPr="00740BB1">
        <w:rPr>
          <w:rFonts w:eastAsia="Times New Roman" w:cstheme="minorHAnsi"/>
          <w:i/>
          <w:iCs/>
          <w:color w:val="000000"/>
        </w:rPr>
        <w:t xml:space="preserve">lemental </w:t>
      </w:r>
      <w:r w:rsidR="00740BB1" w:rsidRPr="00740BB1">
        <w:rPr>
          <w:rFonts w:eastAsia="Times New Roman" w:cstheme="minorHAnsi"/>
          <w:i/>
          <w:iCs/>
          <w:color w:val="000000"/>
        </w:rPr>
        <w:t>s</w:t>
      </w:r>
      <w:r w:rsidRPr="00740BB1">
        <w:rPr>
          <w:rFonts w:eastAsia="Times New Roman" w:cstheme="minorHAnsi"/>
          <w:i/>
          <w:iCs/>
          <w:color w:val="000000"/>
        </w:rPr>
        <w:t>hock</w:t>
      </w:r>
      <w:r>
        <w:rPr>
          <w:rFonts w:eastAsia="Times New Roman" w:cstheme="minorHAnsi"/>
          <w:color w:val="000000"/>
        </w:rPr>
        <w:t xml:space="preserve"> that deals </w:t>
      </w:r>
      <w:r w:rsidR="00740BB1">
        <w:rPr>
          <w:rFonts w:eastAsia="Times New Roman" w:cstheme="minorHAnsi"/>
          <w:color w:val="000000"/>
        </w:rPr>
        <w:t>l</w:t>
      </w:r>
      <w:r>
        <w:rPr>
          <w:rFonts w:eastAsia="Times New Roman" w:cstheme="minorHAnsi"/>
          <w:color w:val="000000"/>
        </w:rPr>
        <w:t>ightning (</w:t>
      </w:r>
      <w:r w:rsidR="00740BB1" w:rsidRPr="00740BB1">
        <w:rPr>
          <w:rFonts w:eastAsia="Times New Roman" w:cstheme="minorHAnsi"/>
          <w:i/>
          <w:iCs/>
          <w:color w:val="000000"/>
        </w:rPr>
        <w:t>l</w:t>
      </w:r>
      <w:r w:rsidRPr="00740BB1">
        <w:rPr>
          <w:rFonts w:eastAsia="Times New Roman" w:cstheme="minorHAnsi"/>
          <w:i/>
          <w:iCs/>
          <w:color w:val="000000"/>
        </w:rPr>
        <w:t xml:space="preserve">ightning </w:t>
      </w:r>
      <w:r w:rsidR="00740BB1" w:rsidRPr="00740BB1">
        <w:rPr>
          <w:rFonts w:eastAsia="Times New Roman" w:cstheme="minorHAnsi"/>
          <w:i/>
          <w:iCs/>
          <w:color w:val="000000"/>
        </w:rPr>
        <w:t>s</w:t>
      </w:r>
      <w:r w:rsidRPr="00740BB1">
        <w:rPr>
          <w:rFonts w:eastAsia="Times New Roman" w:cstheme="minorHAnsi"/>
          <w:i/>
          <w:iCs/>
          <w:color w:val="000000"/>
        </w:rPr>
        <w:t>hock</w:t>
      </w:r>
      <w:r>
        <w:rPr>
          <w:rFonts w:eastAsia="Times New Roman" w:cstheme="minorHAnsi"/>
          <w:color w:val="000000"/>
        </w:rPr>
        <w:t xml:space="preserve">) normally imposes the Storm Toss effect. You can also add the Earth Slide effect to push the target as well. </w:t>
      </w:r>
    </w:p>
    <w:p w14:paraId="2D4B2E0A" w14:textId="77777777" w:rsidR="009B7C8F" w:rsidRPr="000D5DB5" w:rsidRDefault="009B7C8F" w:rsidP="009B7C8F">
      <w:pPr>
        <w:contextualSpacing/>
        <w:rPr>
          <w:rFonts w:eastAsia="Times New Roman" w:cstheme="minorHAnsi"/>
          <w:sz w:val="24"/>
          <w:szCs w:val="24"/>
        </w:rPr>
      </w:pPr>
    </w:p>
    <w:p w14:paraId="38321398" w14:textId="77777777" w:rsidR="00AB25EF" w:rsidRPr="000D5DB5" w:rsidRDefault="00AB25EF" w:rsidP="00AF286F">
      <w:pPr>
        <w:contextualSpacing/>
        <w:rPr>
          <w:rFonts w:eastAsia="Times New Roman" w:cstheme="minorHAnsi"/>
          <w:sz w:val="24"/>
          <w:szCs w:val="24"/>
        </w:rPr>
      </w:pPr>
      <w:r w:rsidRPr="000D5DB5">
        <w:rPr>
          <w:rFonts w:eastAsia="Times New Roman" w:cstheme="minorHAnsi"/>
          <w:b/>
          <w:bCs/>
          <w:color w:val="000000"/>
        </w:rPr>
        <w:t xml:space="preserve">Bonded Elemental. </w:t>
      </w:r>
      <w:r w:rsidRPr="000D5DB5">
        <w:rPr>
          <w:rFonts w:eastAsia="Times New Roman" w:cstheme="minorHAnsi"/>
          <w:color w:val="000000"/>
        </w:rPr>
        <w:t>Starting at 8th level, you may conjure an elemental and render its duration permanent. If the elemental dies, you can perform the ritual again to summon another. This elemental does not require concentration to maintain</w:t>
      </w:r>
      <w:r w:rsidR="007B42FD" w:rsidRPr="000D5DB5">
        <w:rPr>
          <w:rFonts w:eastAsia="Times New Roman" w:cstheme="minorHAnsi"/>
          <w:color w:val="000000"/>
        </w:rPr>
        <w:t xml:space="preserve"> and does not count against the normal limit for the </w:t>
      </w:r>
      <w:r w:rsidR="00740BB1" w:rsidRPr="00740BB1">
        <w:rPr>
          <w:rFonts w:eastAsia="Times New Roman" w:cstheme="minorHAnsi"/>
          <w:i/>
          <w:iCs/>
          <w:color w:val="000000"/>
        </w:rPr>
        <w:t>b</w:t>
      </w:r>
      <w:r w:rsidR="00AF286F" w:rsidRPr="00740BB1">
        <w:rPr>
          <w:rFonts w:eastAsia="Times New Roman" w:cstheme="minorHAnsi"/>
          <w:i/>
          <w:iCs/>
          <w:color w:val="000000"/>
        </w:rPr>
        <w:t>i</w:t>
      </w:r>
      <w:r w:rsidR="007B42FD" w:rsidRPr="00740BB1">
        <w:rPr>
          <w:rFonts w:eastAsia="Times New Roman" w:cstheme="minorHAnsi"/>
          <w:i/>
          <w:iCs/>
          <w:color w:val="000000"/>
        </w:rPr>
        <w:t>nd</w:t>
      </w:r>
      <w:r w:rsidR="007B42FD" w:rsidRPr="000D5DB5">
        <w:rPr>
          <w:rFonts w:eastAsia="Times New Roman" w:cstheme="minorHAnsi"/>
          <w:color w:val="000000"/>
        </w:rPr>
        <w:t xml:space="preserve"> spell</w:t>
      </w:r>
      <w:r w:rsidRPr="000D5DB5">
        <w:rPr>
          <w:rFonts w:eastAsia="Times New Roman" w:cstheme="minorHAnsi"/>
          <w:color w:val="000000"/>
        </w:rPr>
        <w:t xml:space="preserve">, with a maximum spell level rendered permanent equal to one-half the maximum spell level of </w:t>
      </w:r>
      <w:r w:rsidR="007B42FD" w:rsidRPr="000D5DB5">
        <w:rPr>
          <w:rFonts w:eastAsia="Times New Roman" w:cstheme="minorHAnsi"/>
          <w:color w:val="000000"/>
        </w:rPr>
        <w:t xml:space="preserve">the elemental </w:t>
      </w:r>
      <w:r w:rsidRPr="000D5DB5">
        <w:rPr>
          <w:rFonts w:eastAsia="Times New Roman" w:cstheme="minorHAnsi"/>
          <w:color w:val="000000"/>
        </w:rPr>
        <w:t xml:space="preserve">you can </w:t>
      </w:r>
      <w:r w:rsidR="007B42FD" w:rsidRPr="000D5DB5">
        <w:rPr>
          <w:rFonts w:eastAsia="Times New Roman" w:cstheme="minorHAnsi"/>
          <w:color w:val="000000"/>
        </w:rPr>
        <w:t>bond</w:t>
      </w:r>
      <w:r w:rsidRPr="000D5DB5">
        <w:rPr>
          <w:rFonts w:eastAsia="Times New Roman" w:cstheme="minorHAnsi"/>
          <w:color w:val="000000"/>
        </w:rPr>
        <w:t xml:space="preserve">. </w:t>
      </w:r>
    </w:p>
    <w:p w14:paraId="74267F83" w14:textId="77777777" w:rsidR="00AB25EF" w:rsidRPr="000D5DB5" w:rsidRDefault="00AB25EF">
      <w:pPr>
        <w:contextualSpacing/>
        <w:rPr>
          <w:rFonts w:eastAsia="Times New Roman" w:cstheme="minorHAnsi"/>
          <w:sz w:val="24"/>
          <w:szCs w:val="24"/>
        </w:rPr>
      </w:pPr>
    </w:p>
    <w:p w14:paraId="03F6C7DE" w14:textId="77777777" w:rsidR="00AB25EF" w:rsidRPr="000D5DB5" w:rsidRDefault="00AB25EF" w:rsidP="00BA098A">
      <w:pPr>
        <w:contextualSpacing/>
        <w:rPr>
          <w:rFonts w:eastAsia="Times New Roman" w:cstheme="minorHAnsi"/>
          <w:sz w:val="24"/>
          <w:szCs w:val="24"/>
        </w:rPr>
      </w:pPr>
      <w:r w:rsidRPr="00134BC3">
        <w:rPr>
          <w:rFonts w:eastAsia="Times New Roman" w:cstheme="minorHAnsi"/>
          <w:b/>
          <w:bCs/>
          <w:color w:val="000000"/>
        </w:rPr>
        <w:t xml:space="preserve">Elemental Storm. </w:t>
      </w:r>
      <w:r w:rsidRPr="00134BC3">
        <w:rPr>
          <w:rFonts w:eastAsia="Times New Roman" w:cstheme="minorHAnsi"/>
          <w:color w:val="000000"/>
        </w:rPr>
        <w:t xml:space="preserve">When you reach level 17, you gain the ability to summon a </w:t>
      </w:r>
      <w:r w:rsidR="008A4877">
        <w:rPr>
          <w:rFonts w:eastAsia="Times New Roman" w:cstheme="minorHAnsi"/>
          <w:color w:val="000000"/>
        </w:rPr>
        <w:t xml:space="preserve">fully-realized </w:t>
      </w:r>
      <w:r w:rsidRPr="00134BC3">
        <w:rPr>
          <w:rFonts w:eastAsia="Times New Roman" w:cstheme="minorHAnsi"/>
          <w:color w:val="000000"/>
        </w:rPr>
        <w:t xml:space="preserve">thunderstorm, snowstorm, or firestorm at your location. The earth is blanketed by a 5-mile radius centered on you for one hour. This otherwise acts as control weather, and takes 10 minutes to cast as normal. However, so long as the elemental storm is active, you may also use an action to cause a 10-foot wide cylinder of elemental wrath that deals 10d6 damage (thunder, </w:t>
      </w:r>
      <w:r w:rsidR="00BA098A">
        <w:rPr>
          <w:rFonts w:eastAsia="Times New Roman" w:cstheme="minorHAnsi"/>
          <w:color w:val="000000"/>
        </w:rPr>
        <w:t>lighting</w:t>
      </w:r>
      <w:r w:rsidRPr="00134BC3">
        <w:rPr>
          <w:rFonts w:eastAsia="Times New Roman" w:cstheme="minorHAnsi"/>
          <w:color w:val="000000"/>
        </w:rPr>
        <w:t>, cold, or fire, depending on the storm type). The range of this ability is as far as you can see within the radius, and the affected creatures are entitled an Agility saving throw to half damage.</w:t>
      </w:r>
      <w:r w:rsidRPr="000D5DB5">
        <w:rPr>
          <w:rFonts w:eastAsia="Times New Roman" w:cstheme="minorHAnsi"/>
          <w:color w:val="000000"/>
        </w:rPr>
        <w:t xml:space="preserve"> </w:t>
      </w:r>
    </w:p>
    <w:p w14:paraId="2D5E4C1E" w14:textId="77777777" w:rsidR="00AB25EF" w:rsidRPr="000D5DB5" w:rsidRDefault="00AB25EF" w:rsidP="00AF286F">
      <w:pPr>
        <w:contextualSpacing/>
        <w:rPr>
          <w:rFonts w:eastAsia="Times New Roman" w:cstheme="minorHAnsi"/>
          <w:sz w:val="24"/>
          <w:szCs w:val="24"/>
        </w:rPr>
      </w:pPr>
      <w:r w:rsidRPr="000D5DB5">
        <w:rPr>
          <w:rFonts w:eastAsia="Times New Roman" w:cstheme="minorHAnsi"/>
          <w:color w:val="000000"/>
        </w:rPr>
        <w:t xml:space="preserve">Whenever you call the elemental cylinder, the dice damage is reduced by 2d6. When they reach 0d6, the storm ends prematurely (even if maintaining concentration), as the elemental spirits become calmer. </w:t>
      </w:r>
      <w:r w:rsidR="006608FB">
        <w:rPr>
          <w:rFonts w:eastAsia="Times New Roman" w:cstheme="minorHAnsi"/>
          <w:color w:val="000000"/>
        </w:rPr>
        <w:t xml:space="preserve">Once used, this ability cannot be used again until after a </w:t>
      </w:r>
      <w:r w:rsidR="00AF286F">
        <w:rPr>
          <w:rFonts w:eastAsia="Times New Roman" w:cstheme="minorHAnsi"/>
          <w:color w:val="000000"/>
        </w:rPr>
        <w:t>long</w:t>
      </w:r>
      <w:r w:rsidR="006608FB">
        <w:rPr>
          <w:rFonts w:eastAsia="Times New Roman" w:cstheme="minorHAnsi"/>
          <w:color w:val="000000"/>
        </w:rPr>
        <w:t xml:space="preserve"> rest. </w:t>
      </w:r>
    </w:p>
    <w:p w14:paraId="159AE4C8" w14:textId="77777777" w:rsidR="00AB25EF" w:rsidRPr="000D5DB5" w:rsidRDefault="00AB25EF">
      <w:pPr>
        <w:contextualSpacing/>
        <w:rPr>
          <w:rFonts w:eastAsia="Times New Roman" w:cstheme="minorHAnsi"/>
          <w:sz w:val="24"/>
          <w:szCs w:val="24"/>
        </w:rPr>
      </w:pPr>
    </w:p>
    <w:p w14:paraId="724783E0"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Enhancement</w:t>
      </w:r>
    </w:p>
    <w:p w14:paraId="3C9B238F" w14:textId="77777777" w:rsidR="00AB25EF" w:rsidRDefault="00D74169">
      <w:pPr>
        <w:contextualSpacing/>
        <w:rPr>
          <w:rFonts w:eastAsia="Times New Roman" w:cstheme="minorHAnsi"/>
          <w:color w:val="000000"/>
        </w:rPr>
      </w:pPr>
      <w:r>
        <w:rPr>
          <w:rFonts w:eastAsia="Times New Roman" w:cstheme="minorHAnsi"/>
          <w:color w:val="000000"/>
        </w:rPr>
        <w:t xml:space="preserve">Your magic is woven to your combat style, </w:t>
      </w:r>
      <w:r w:rsidR="00AB25EF" w:rsidRPr="000D5DB5">
        <w:rPr>
          <w:rFonts w:eastAsia="Times New Roman" w:cstheme="minorHAnsi"/>
          <w:color w:val="000000"/>
        </w:rPr>
        <w:t xml:space="preserve">empowering </w:t>
      </w:r>
      <w:r>
        <w:rPr>
          <w:rFonts w:eastAsia="Times New Roman" w:cstheme="minorHAnsi"/>
          <w:color w:val="000000"/>
        </w:rPr>
        <w:t xml:space="preserve">your ability </w:t>
      </w:r>
      <w:r w:rsidR="00AB25EF" w:rsidRPr="000D5DB5">
        <w:rPr>
          <w:rFonts w:eastAsia="Times New Roman" w:cstheme="minorHAnsi"/>
          <w:color w:val="000000"/>
        </w:rPr>
        <w:t>harm their enemies</w:t>
      </w:r>
      <w:r>
        <w:rPr>
          <w:rFonts w:eastAsia="Times New Roman" w:cstheme="minorHAnsi"/>
          <w:color w:val="000000"/>
        </w:rPr>
        <w:t xml:space="preserve"> in melee combat</w:t>
      </w:r>
      <w:r w:rsidR="00AB25EF" w:rsidRPr="000D5DB5">
        <w:rPr>
          <w:rFonts w:eastAsia="Times New Roman" w:cstheme="minorHAnsi"/>
          <w:color w:val="000000"/>
        </w:rPr>
        <w:t xml:space="preserve">. </w:t>
      </w:r>
      <w:r>
        <w:rPr>
          <w:rFonts w:eastAsia="Times New Roman" w:cstheme="minorHAnsi"/>
          <w:color w:val="000000"/>
        </w:rPr>
        <w:t xml:space="preserve">Enhancement shamans usually use two weapons. </w:t>
      </w:r>
    </w:p>
    <w:p w14:paraId="26AFF01B" w14:textId="77777777" w:rsidR="00D74169" w:rsidRPr="000D5DB5" w:rsidRDefault="00D74169">
      <w:pPr>
        <w:contextualSpacing/>
        <w:rPr>
          <w:rFonts w:eastAsia="Times New Roman" w:cstheme="minorHAnsi"/>
          <w:sz w:val="24"/>
          <w:szCs w:val="24"/>
        </w:rPr>
      </w:pPr>
    </w:p>
    <w:p w14:paraId="469AF66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Enhancement Art Spells</w:t>
      </w:r>
    </w:p>
    <w:p w14:paraId="41EBA8E8" w14:textId="77777777" w:rsidR="00D74169" w:rsidRPr="00134BC3" w:rsidRDefault="00D74169">
      <w:pPr>
        <w:contextualSpacing/>
        <w:rPr>
          <w:rFonts w:eastAsia="Times New Roman" w:cstheme="minorHAnsi"/>
          <w:b/>
          <w:bCs/>
          <w:color w:val="000000"/>
        </w:rPr>
      </w:pPr>
      <w:r>
        <w:rPr>
          <w:rFonts w:eastAsia="Times New Roman" w:cstheme="minorHAnsi"/>
          <w:b/>
          <w:bCs/>
          <w:color w:val="000000"/>
        </w:rPr>
        <w:t>Level</w:t>
      </w:r>
      <w:r>
        <w:rPr>
          <w:rFonts w:eastAsia="Times New Roman" w:cstheme="minorHAnsi"/>
          <w:b/>
          <w:bCs/>
          <w:color w:val="000000"/>
        </w:rPr>
        <w:tab/>
        <w:t>Spell</w:t>
      </w:r>
    </w:p>
    <w:p w14:paraId="08BB9DCF" w14:textId="77777777" w:rsidR="00AB25EF" w:rsidRPr="000D5DB5" w:rsidRDefault="001B3E16" w:rsidP="00EC734B">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EC734B">
        <w:rPr>
          <w:rFonts w:eastAsia="Times New Roman" w:cstheme="minorHAnsi"/>
          <w:color w:val="000000"/>
        </w:rPr>
        <w:t>E</w:t>
      </w:r>
      <w:r w:rsidR="00965583">
        <w:rPr>
          <w:rFonts w:eastAsia="Times New Roman" w:cstheme="minorHAnsi"/>
          <w:color w:val="000000"/>
        </w:rPr>
        <w:t>lemental tongue</w:t>
      </w:r>
      <w:r w:rsidR="00EC734B">
        <w:rPr>
          <w:rFonts w:eastAsia="Times New Roman" w:cstheme="minorHAnsi"/>
          <w:color w:val="000000"/>
        </w:rPr>
        <w:t>, shield</w:t>
      </w:r>
    </w:p>
    <w:p w14:paraId="20A1B34A" w14:textId="77777777" w:rsidR="00AB25EF" w:rsidRPr="000D5DB5" w:rsidRDefault="001B3E16" w:rsidP="00204C94">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204C94">
        <w:rPr>
          <w:rFonts w:eastAsia="Times New Roman" w:cstheme="minorHAnsi"/>
          <w:color w:val="000000"/>
        </w:rPr>
        <w:t>Conjure*,</w:t>
      </w:r>
      <w:r w:rsidR="00AB25EF" w:rsidRPr="000D5DB5">
        <w:rPr>
          <w:rFonts w:eastAsia="Times New Roman" w:cstheme="minorHAnsi"/>
          <w:color w:val="000000"/>
        </w:rPr>
        <w:t xml:space="preserve"> </w:t>
      </w:r>
      <w:r w:rsidR="00965583">
        <w:rPr>
          <w:rFonts w:eastAsia="Times New Roman" w:cstheme="minorHAnsi"/>
          <w:color w:val="000000"/>
        </w:rPr>
        <w:t>earth shield</w:t>
      </w:r>
    </w:p>
    <w:p w14:paraId="7667F459" w14:textId="77777777" w:rsidR="00AB25EF" w:rsidRPr="000D5DB5" w:rsidRDefault="001B3E16" w:rsidP="00EC734B">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EC734B">
        <w:rPr>
          <w:rFonts w:eastAsia="Times New Roman" w:cstheme="minorHAnsi"/>
          <w:color w:val="000000"/>
        </w:rPr>
        <w:t>B</w:t>
      </w:r>
      <w:r w:rsidR="00D74169" w:rsidRPr="000D5DB5">
        <w:rPr>
          <w:rFonts w:eastAsia="Times New Roman" w:cstheme="minorHAnsi"/>
          <w:color w:val="000000"/>
        </w:rPr>
        <w:t>loodlust</w:t>
      </w:r>
      <w:r w:rsidR="00EC734B">
        <w:rPr>
          <w:rFonts w:eastAsia="Times New Roman" w:cstheme="minorHAnsi"/>
          <w:color w:val="000000"/>
        </w:rPr>
        <w:t>, spirit infusion</w:t>
      </w:r>
    </w:p>
    <w:p w14:paraId="0D15EBB4"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 xml:space="preserve">Death </w:t>
      </w:r>
      <w:r w:rsidR="00D74169">
        <w:rPr>
          <w:rFonts w:eastAsia="Times New Roman" w:cstheme="minorHAnsi"/>
          <w:color w:val="000000"/>
        </w:rPr>
        <w:t>w</w:t>
      </w:r>
      <w:r w:rsidR="00D74169" w:rsidRPr="000D5DB5">
        <w:rPr>
          <w:rFonts w:eastAsia="Times New Roman" w:cstheme="minorHAnsi"/>
          <w:color w:val="000000"/>
        </w:rPr>
        <w:t>ard</w:t>
      </w:r>
      <w:r w:rsidR="00AB25EF" w:rsidRPr="000D5DB5">
        <w:rPr>
          <w:rFonts w:eastAsia="Times New Roman" w:cstheme="minorHAnsi"/>
          <w:color w:val="000000"/>
        </w:rPr>
        <w:t xml:space="preserve">, </w:t>
      </w:r>
      <w:r w:rsidR="00D74169">
        <w:rPr>
          <w:rFonts w:eastAsia="Times New Roman" w:cstheme="minorHAnsi"/>
          <w:color w:val="000000"/>
        </w:rPr>
        <w:t>freedom of movement</w:t>
      </w:r>
      <w:r w:rsidR="00BB43E0">
        <w:rPr>
          <w:rFonts w:eastAsia="Times New Roman" w:cstheme="minorHAnsi"/>
          <w:color w:val="000000"/>
        </w:rPr>
        <w:t xml:space="preserve"> (or grace of air)</w:t>
      </w:r>
    </w:p>
    <w:p w14:paraId="1D000520"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D74169">
        <w:rPr>
          <w:rFonts w:eastAsia="Times New Roman" w:cstheme="minorHAnsi"/>
          <w:color w:val="000000"/>
        </w:rPr>
        <w:t>Windfury tongue, true seeing</w:t>
      </w:r>
    </w:p>
    <w:p w14:paraId="24D160F6" w14:textId="77777777" w:rsidR="00204C94" w:rsidRPr="00730961" w:rsidRDefault="00204C94" w:rsidP="00204C94">
      <w:pPr>
        <w:contextualSpacing/>
        <w:rPr>
          <w:rFonts w:eastAsia="Times New Roman" w:cstheme="minorHAnsi"/>
        </w:rPr>
      </w:pPr>
      <w:r w:rsidRPr="00730961">
        <w:rPr>
          <w:rFonts w:eastAsia="Times New Roman" w:cstheme="minorHAnsi"/>
        </w:rPr>
        <w:t>* Spirit dire wolf</w:t>
      </w:r>
    </w:p>
    <w:p w14:paraId="0F818A06" w14:textId="77777777" w:rsidR="00204C94" w:rsidRPr="000D5DB5" w:rsidRDefault="00204C94">
      <w:pPr>
        <w:contextualSpacing/>
        <w:rPr>
          <w:rFonts w:eastAsia="Times New Roman" w:cstheme="minorHAnsi"/>
          <w:sz w:val="24"/>
          <w:szCs w:val="24"/>
        </w:rPr>
      </w:pPr>
    </w:p>
    <w:p w14:paraId="7798B4AF" w14:textId="77777777" w:rsidR="00AB25EF" w:rsidRPr="00E57773" w:rsidRDefault="00AB25EF" w:rsidP="004074E0">
      <w:pPr>
        <w:contextualSpacing/>
        <w:rPr>
          <w:rFonts w:eastAsia="Times New Roman" w:cstheme="minorHAnsi"/>
          <w:color w:val="000000"/>
        </w:rPr>
      </w:pPr>
      <w:r w:rsidRPr="000D5DB5">
        <w:rPr>
          <w:rFonts w:eastAsia="Times New Roman" w:cstheme="minorHAnsi"/>
          <w:b/>
          <w:bCs/>
          <w:color w:val="000000"/>
        </w:rPr>
        <w:t xml:space="preserve">Bonus Proficiencies. </w:t>
      </w:r>
      <w:r w:rsidRPr="000D5DB5">
        <w:rPr>
          <w:rFonts w:eastAsia="Times New Roman" w:cstheme="minorHAnsi"/>
          <w:color w:val="000000"/>
        </w:rPr>
        <w:t xml:space="preserve">At 1st level, you gain proficiency with martial weapons. </w:t>
      </w:r>
      <w:r w:rsidR="004074E0">
        <w:rPr>
          <w:rFonts w:eastAsia="Times New Roman" w:cstheme="minorHAnsi"/>
          <w:color w:val="000000"/>
        </w:rPr>
        <w:t>Also, y</w:t>
      </w:r>
      <w:r w:rsidR="004074E0" w:rsidRPr="005A7A06">
        <w:rPr>
          <w:rFonts w:eastAsia="Times New Roman" w:cstheme="minorHAnsi"/>
          <w:color w:val="000000"/>
        </w:rPr>
        <w:t xml:space="preserve">ou </w:t>
      </w:r>
      <w:r w:rsidR="004074E0">
        <w:rPr>
          <w:rFonts w:eastAsia="Times New Roman" w:cstheme="minorHAnsi"/>
          <w:color w:val="000000"/>
        </w:rPr>
        <w:t xml:space="preserve">gain the Dual Wielder feat if you didn’t already have it. If you already have it, you add +1 to your weapon damage rolls with either weapon.  </w:t>
      </w:r>
    </w:p>
    <w:p w14:paraId="385899BB" w14:textId="77777777" w:rsidR="006529E8" w:rsidRPr="00E57773" w:rsidRDefault="006529E8">
      <w:pPr>
        <w:contextualSpacing/>
        <w:rPr>
          <w:rFonts w:eastAsia="Times New Roman" w:cstheme="minorHAnsi"/>
        </w:rPr>
      </w:pPr>
    </w:p>
    <w:p w14:paraId="3A0E7406" w14:textId="77777777" w:rsidR="00AB25EF" w:rsidRPr="00E57773" w:rsidRDefault="00AB25EF" w:rsidP="00E57773">
      <w:pPr>
        <w:contextualSpacing/>
        <w:rPr>
          <w:rFonts w:eastAsia="Times New Roman" w:cstheme="minorHAnsi"/>
        </w:rPr>
      </w:pPr>
      <w:r w:rsidRPr="00E57773">
        <w:rPr>
          <w:rFonts w:eastAsia="Times New Roman" w:cstheme="minorHAnsi"/>
          <w:b/>
          <w:bCs/>
          <w:color w:val="000000"/>
        </w:rPr>
        <w:t xml:space="preserve">Elemental Command. </w:t>
      </w:r>
      <w:r w:rsidRPr="00E57773">
        <w:rPr>
          <w:rFonts w:eastAsia="Times New Roman" w:cstheme="minorHAnsi"/>
          <w:color w:val="000000"/>
        </w:rPr>
        <w:t xml:space="preserve">Also at 1st level, you gain increased proficiency and command over the elements. You may perform any of the following abilities a number of times equal to your Spirit modifier. All such uses </w:t>
      </w:r>
      <w:r w:rsidR="00E57773" w:rsidRPr="00E57773">
        <w:rPr>
          <w:rFonts w:eastAsia="Times New Roman" w:cstheme="minorHAnsi"/>
          <w:color w:val="000000"/>
        </w:rPr>
        <w:t xml:space="preserve">of elemental command </w:t>
      </w:r>
      <w:r w:rsidRPr="00E57773">
        <w:rPr>
          <w:rFonts w:eastAsia="Times New Roman" w:cstheme="minorHAnsi"/>
          <w:color w:val="000000"/>
        </w:rPr>
        <w:t xml:space="preserve">are restored after a </w:t>
      </w:r>
      <w:r w:rsidR="00AA068A">
        <w:rPr>
          <w:rFonts w:eastAsia="Times New Roman" w:cstheme="minorHAnsi"/>
          <w:color w:val="000000"/>
        </w:rPr>
        <w:t xml:space="preserve">short </w:t>
      </w:r>
      <w:r w:rsidRPr="00E57773">
        <w:rPr>
          <w:rFonts w:eastAsia="Times New Roman" w:cstheme="minorHAnsi"/>
          <w:color w:val="000000"/>
        </w:rPr>
        <w:t xml:space="preserve">rest. </w:t>
      </w:r>
    </w:p>
    <w:p w14:paraId="5785E2E5" w14:textId="77777777" w:rsidR="00AB25EF" w:rsidRPr="00B926E4" w:rsidRDefault="00AB25EF" w:rsidP="003C4628">
      <w:pPr>
        <w:pStyle w:val="ListParagraph"/>
        <w:numPr>
          <w:ilvl w:val="0"/>
          <w:numId w:val="69"/>
        </w:numPr>
        <w:textAlignment w:val="baseline"/>
        <w:rPr>
          <w:rFonts w:eastAsia="Times New Roman" w:cstheme="minorHAnsi"/>
          <w:color w:val="000000"/>
        </w:rPr>
      </w:pPr>
      <w:r w:rsidRPr="00B926E4">
        <w:rPr>
          <w:rFonts w:eastAsia="Times New Roman" w:cstheme="minorHAnsi"/>
          <w:i/>
          <w:iCs/>
          <w:color w:val="000000"/>
        </w:rPr>
        <w:t xml:space="preserve">Command the Storm. </w:t>
      </w:r>
      <w:r w:rsidRPr="00B926E4">
        <w:rPr>
          <w:rFonts w:eastAsia="Times New Roman" w:cstheme="minorHAnsi"/>
          <w:color w:val="000000"/>
        </w:rPr>
        <w:t>When a creature within 5 feet of you that you can see hits you with an attack, you can use your reaction to cause the creature to make an Agility saving throw. The creature takes 2d</w:t>
      </w:r>
      <w:r w:rsidR="002B620E">
        <w:rPr>
          <w:rFonts w:eastAsia="Times New Roman" w:cstheme="minorHAnsi"/>
          <w:color w:val="000000"/>
        </w:rPr>
        <w:t>6</w:t>
      </w:r>
      <w:r w:rsidRPr="00B926E4">
        <w:rPr>
          <w:rFonts w:eastAsia="Times New Roman" w:cstheme="minorHAnsi"/>
          <w:color w:val="000000"/>
        </w:rPr>
        <w:t xml:space="preserve"> lightning or thunder damage (your choice) on a failed saving throw, and half as much damage on a successful one.</w:t>
      </w:r>
      <w:r w:rsidR="00AA068A" w:rsidRPr="00B926E4">
        <w:rPr>
          <w:rFonts w:eastAsia="Times New Roman" w:cstheme="minorHAnsi"/>
          <w:color w:val="000000"/>
        </w:rPr>
        <w:t xml:space="preserve"> If they took at least 5 points of damage, they are pushed 5 feet away. </w:t>
      </w:r>
      <w:r w:rsidR="002B620E">
        <w:rPr>
          <w:rFonts w:eastAsia="Times New Roman" w:cstheme="minorHAnsi"/>
          <w:color w:val="000000"/>
        </w:rPr>
        <w:t>The damage increases by 1 dice for every two spell levels you can access above 1st level (up to 6d6).</w:t>
      </w:r>
    </w:p>
    <w:p w14:paraId="465E476E" w14:textId="77777777" w:rsidR="00AB25EF" w:rsidRPr="00B926E4" w:rsidRDefault="00AB25EF" w:rsidP="004074E0">
      <w:pPr>
        <w:pStyle w:val="ListParagraph"/>
        <w:numPr>
          <w:ilvl w:val="0"/>
          <w:numId w:val="69"/>
        </w:numPr>
        <w:textAlignment w:val="baseline"/>
        <w:rPr>
          <w:rFonts w:eastAsia="Times New Roman" w:cstheme="minorHAnsi"/>
          <w:color w:val="000000"/>
        </w:rPr>
      </w:pPr>
      <w:r w:rsidRPr="00B926E4">
        <w:rPr>
          <w:rFonts w:eastAsia="Times New Roman" w:cstheme="minorHAnsi"/>
          <w:i/>
          <w:iCs/>
          <w:color w:val="000000"/>
        </w:rPr>
        <w:lastRenderedPageBreak/>
        <w:t xml:space="preserve">Command the Earth. </w:t>
      </w:r>
      <w:r w:rsidRPr="00B926E4">
        <w:rPr>
          <w:rFonts w:eastAsia="Times New Roman" w:cstheme="minorHAnsi"/>
          <w:color w:val="000000"/>
        </w:rPr>
        <w:t>You may send a tremor through the earth as a bonus action</w:t>
      </w:r>
      <w:r w:rsidR="00E57773" w:rsidRPr="00B926E4">
        <w:rPr>
          <w:rFonts w:eastAsia="Times New Roman" w:cstheme="minorHAnsi"/>
          <w:color w:val="000000"/>
        </w:rPr>
        <w:t xml:space="preserve"> as an elemental command</w:t>
      </w:r>
      <w:r w:rsidRPr="00B926E4">
        <w:rPr>
          <w:rFonts w:eastAsia="Times New Roman" w:cstheme="minorHAnsi"/>
          <w:color w:val="000000"/>
        </w:rPr>
        <w:t>, unbalancing your enemies. In a 30-foot-sphere centered on you, you may send a shockwave, dealing 2d6 + your Spirit modifier in bludgeoning damage</w:t>
      </w:r>
      <w:r w:rsidR="006608FB" w:rsidRPr="00B926E4">
        <w:rPr>
          <w:rFonts w:eastAsia="Times New Roman" w:cstheme="minorHAnsi"/>
          <w:color w:val="000000"/>
        </w:rPr>
        <w:t xml:space="preserve"> (or your </w:t>
      </w:r>
      <w:r w:rsidR="004074E0">
        <w:rPr>
          <w:rFonts w:eastAsia="Times New Roman" w:cstheme="minorHAnsi"/>
          <w:color w:val="000000"/>
        </w:rPr>
        <w:t xml:space="preserve">off-handed </w:t>
      </w:r>
      <w:r w:rsidR="006608FB" w:rsidRPr="00B926E4">
        <w:rPr>
          <w:rFonts w:eastAsia="Times New Roman" w:cstheme="minorHAnsi"/>
          <w:color w:val="000000"/>
        </w:rPr>
        <w:t>weapon damage, whichever is higher)</w:t>
      </w:r>
      <w:r w:rsidRPr="00B926E4">
        <w:rPr>
          <w:rFonts w:eastAsia="Times New Roman" w:cstheme="minorHAnsi"/>
          <w:color w:val="000000"/>
        </w:rPr>
        <w:t xml:space="preserve">, with an Agility saving throw to half damage. You may instead shape this as a 15-foot-long cone, or a 30-foot-long line. </w:t>
      </w:r>
      <w:r w:rsidR="001F0E6A" w:rsidRPr="00B926E4">
        <w:rPr>
          <w:rFonts w:eastAsia="Times New Roman" w:cstheme="minorHAnsi"/>
          <w:color w:val="000000"/>
        </w:rPr>
        <w:t xml:space="preserve">If you also have the </w:t>
      </w:r>
      <w:r w:rsidR="004074E0">
        <w:rPr>
          <w:rFonts w:eastAsia="Times New Roman" w:cstheme="minorHAnsi"/>
          <w:color w:val="000000"/>
        </w:rPr>
        <w:t>T</w:t>
      </w:r>
      <w:r w:rsidR="001F0E6A" w:rsidRPr="00B926E4">
        <w:rPr>
          <w:rFonts w:eastAsia="Times New Roman" w:cstheme="minorHAnsi"/>
          <w:color w:val="000000"/>
        </w:rPr>
        <w:t xml:space="preserve">remor talent, </w:t>
      </w:r>
      <w:r w:rsidR="00AA068A" w:rsidRPr="00B926E4">
        <w:rPr>
          <w:rFonts w:eastAsia="Times New Roman" w:cstheme="minorHAnsi"/>
          <w:color w:val="000000"/>
        </w:rPr>
        <w:t xml:space="preserve">you may expend </w:t>
      </w:r>
      <w:r w:rsidR="003A0E73" w:rsidRPr="00B926E4">
        <w:rPr>
          <w:rFonts w:eastAsia="Times New Roman" w:cstheme="minorHAnsi"/>
          <w:color w:val="000000"/>
        </w:rPr>
        <w:t xml:space="preserve">a use of </w:t>
      </w:r>
      <w:r w:rsidR="004074E0">
        <w:rPr>
          <w:rFonts w:eastAsia="Times New Roman" w:cstheme="minorHAnsi"/>
          <w:color w:val="000000"/>
        </w:rPr>
        <w:t>T</w:t>
      </w:r>
      <w:r w:rsidR="003A0E73" w:rsidRPr="00B926E4">
        <w:rPr>
          <w:rFonts w:eastAsia="Times New Roman" w:cstheme="minorHAnsi"/>
          <w:color w:val="000000"/>
        </w:rPr>
        <w:t xml:space="preserve">remor. If you elect to do so, creatures who fail </w:t>
      </w:r>
      <w:r w:rsidR="00AA068A" w:rsidRPr="00B926E4">
        <w:rPr>
          <w:rFonts w:eastAsia="Times New Roman" w:cstheme="minorHAnsi"/>
          <w:color w:val="000000"/>
        </w:rPr>
        <w:t>the Agility saving throw are also knocked prone</w:t>
      </w:r>
      <w:r w:rsidR="004074E0">
        <w:rPr>
          <w:rFonts w:eastAsia="Times New Roman" w:cstheme="minorHAnsi"/>
          <w:color w:val="000000"/>
        </w:rPr>
        <w:t xml:space="preserve"> and suffer 5 additional points of damage</w:t>
      </w:r>
      <w:r w:rsidR="00AA068A" w:rsidRPr="00B926E4">
        <w:rPr>
          <w:rFonts w:eastAsia="Times New Roman" w:cstheme="minorHAnsi"/>
          <w:color w:val="000000"/>
        </w:rPr>
        <w:t xml:space="preserve">. </w:t>
      </w:r>
      <w:r w:rsidR="002B620E">
        <w:rPr>
          <w:rFonts w:eastAsia="Times New Roman" w:cstheme="minorHAnsi"/>
          <w:color w:val="000000"/>
        </w:rPr>
        <w:t>The damage increases by 1 dice for every two spell levels you can access above 1st level (up to 6d6).</w:t>
      </w:r>
    </w:p>
    <w:p w14:paraId="29E71171" w14:textId="77777777" w:rsidR="00AB25EF" w:rsidRPr="00B926E4" w:rsidRDefault="00AB25EF" w:rsidP="004074E0">
      <w:pPr>
        <w:pStyle w:val="ListParagraph"/>
        <w:numPr>
          <w:ilvl w:val="0"/>
          <w:numId w:val="69"/>
        </w:numPr>
        <w:textAlignment w:val="baseline"/>
        <w:rPr>
          <w:rFonts w:eastAsia="Times New Roman" w:cstheme="minorHAnsi"/>
          <w:color w:val="000000"/>
        </w:rPr>
      </w:pPr>
      <w:r w:rsidRPr="00B926E4">
        <w:rPr>
          <w:rFonts w:eastAsia="Times New Roman" w:cstheme="minorHAnsi"/>
          <w:i/>
          <w:iCs/>
          <w:color w:val="000000"/>
        </w:rPr>
        <w:t xml:space="preserve">Command the Flame. </w:t>
      </w:r>
      <w:r w:rsidRPr="00B926E4">
        <w:rPr>
          <w:rFonts w:eastAsia="Times New Roman" w:cstheme="minorHAnsi"/>
          <w:color w:val="000000"/>
        </w:rPr>
        <w:t xml:space="preserve">You may cast </w:t>
      </w:r>
      <w:r w:rsidR="006746EC">
        <w:rPr>
          <w:rFonts w:eastAsia="Times New Roman" w:cstheme="minorHAnsi"/>
          <w:i/>
          <w:iCs/>
          <w:color w:val="000000"/>
        </w:rPr>
        <w:t>f</w:t>
      </w:r>
      <w:r w:rsidRPr="006746EC">
        <w:rPr>
          <w:rFonts w:eastAsia="Times New Roman" w:cstheme="minorHAnsi"/>
          <w:i/>
          <w:iCs/>
          <w:color w:val="000000"/>
        </w:rPr>
        <w:t>ire</w:t>
      </w:r>
      <w:r w:rsidR="00F74BFD" w:rsidRPr="006746EC">
        <w:rPr>
          <w:rFonts w:eastAsia="Times New Roman" w:cstheme="minorHAnsi"/>
          <w:i/>
          <w:iCs/>
          <w:color w:val="000000"/>
        </w:rPr>
        <w:t xml:space="preserve"> </w:t>
      </w:r>
      <w:r w:rsidR="006746EC">
        <w:rPr>
          <w:rFonts w:eastAsia="Times New Roman" w:cstheme="minorHAnsi"/>
          <w:i/>
          <w:iCs/>
          <w:color w:val="000000"/>
        </w:rPr>
        <w:t>b</w:t>
      </w:r>
      <w:r w:rsidRPr="006746EC">
        <w:rPr>
          <w:rFonts w:eastAsia="Times New Roman" w:cstheme="minorHAnsi"/>
          <w:i/>
          <w:iCs/>
          <w:color w:val="000000"/>
        </w:rPr>
        <w:t>olt</w:t>
      </w:r>
      <w:r w:rsidRPr="00B926E4">
        <w:rPr>
          <w:rFonts w:eastAsia="Times New Roman" w:cstheme="minorHAnsi"/>
          <w:color w:val="000000"/>
        </w:rPr>
        <w:t xml:space="preserve"> as a bonus action</w:t>
      </w:r>
      <w:r w:rsidR="00E57773" w:rsidRPr="00B926E4">
        <w:rPr>
          <w:rFonts w:eastAsia="Times New Roman" w:cstheme="minorHAnsi"/>
          <w:color w:val="000000"/>
        </w:rPr>
        <w:t xml:space="preserve"> or as a reaction</w:t>
      </w:r>
      <w:r w:rsidR="006746EC">
        <w:rPr>
          <w:rFonts w:eastAsia="Times New Roman" w:cstheme="minorHAnsi"/>
          <w:color w:val="000000"/>
        </w:rPr>
        <w:t xml:space="preserve"> as a use of elemental command</w:t>
      </w:r>
      <w:r w:rsidRPr="00B926E4">
        <w:rPr>
          <w:rFonts w:eastAsia="Times New Roman" w:cstheme="minorHAnsi"/>
          <w:color w:val="000000"/>
        </w:rPr>
        <w:t xml:space="preserve">. </w:t>
      </w:r>
      <w:r w:rsidR="004074E0">
        <w:rPr>
          <w:rFonts w:eastAsia="Times New Roman" w:cstheme="minorHAnsi"/>
          <w:color w:val="000000"/>
        </w:rPr>
        <w:t xml:space="preserve">You may add this damage to your off-hand attack as part of the same action. </w:t>
      </w:r>
    </w:p>
    <w:p w14:paraId="2094E4A9" w14:textId="77777777" w:rsidR="003A0E73" w:rsidRDefault="002B620E" w:rsidP="002B620E">
      <w:pPr>
        <w:contextualSpacing/>
        <w:textAlignment w:val="baseline"/>
        <w:rPr>
          <w:rFonts w:eastAsia="Times New Roman" w:cstheme="minorHAnsi"/>
          <w:color w:val="000000"/>
        </w:rPr>
      </w:pPr>
      <w:r>
        <w:rPr>
          <w:rFonts w:eastAsia="Times New Roman" w:cstheme="minorHAnsi"/>
          <w:color w:val="000000"/>
        </w:rPr>
        <w:t xml:space="preserve">Also, choose one weapon you are proficient in and enhance it with a shard of your essence. So long as you wield the weapon, it counts as a spellcasting focus, and you may use it to perform somatic components of your shaman spells. You can only have one weapon enhanced this way. </w:t>
      </w:r>
    </w:p>
    <w:p w14:paraId="0B14DB40" w14:textId="77777777" w:rsidR="002B620E" w:rsidRPr="003A0E73" w:rsidRDefault="002B620E" w:rsidP="003A0E73">
      <w:pPr>
        <w:contextualSpacing/>
        <w:textAlignment w:val="baseline"/>
        <w:rPr>
          <w:rFonts w:eastAsia="Times New Roman" w:cstheme="minorHAnsi"/>
          <w:color w:val="000000"/>
        </w:rPr>
      </w:pPr>
    </w:p>
    <w:p w14:paraId="3A2BCE0A" w14:textId="77777777" w:rsidR="00DE2CAA" w:rsidRDefault="00AB25EF" w:rsidP="00415E2E">
      <w:pPr>
        <w:contextualSpacing/>
        <w:rPr>
          <w:rFonts w:eastAsia="Times New Roman" w:cstheme="minorHAnsi"/>
          <w:color w:val="000000"/>
        </w:rPr>
      </w:pPr>
      <w:r w:rsidRPr="00E57773">
        <w:rPr>
          <w:rFonts w:eastAsia="Times New Roman" w:cstheme="minorHAnsi"/>
          <w:b/>
          <w:bCs/>
          <w:color w:val="000000"/>
        </w:rPr>
        <w:t>Channel Elements</w:t>
      </w:r>
      <w:r w:rsidR="00DE2CAA">
        <w:rPr>
          <w:rFonts w:eastAsia="Times New Roman" w:cstheme="minorHAnsi"/>
          <w:b/>
          <w:bCs/>
          <w:color w:val="000000"/>
        </w:rPr>
        <w:t xml:space="preserve">: </w:t>
      </w:r>
      <w:r w:rsidR="009B7C8F">
        <w:rPr>
          <w:rFonts w:eastAsia="Times New Roman" w:cstheme="minorHAnsi"/>
          <w:b/>
          <w:bCs/>
          <w:color w:val="000000"/>
        </w:rPr>
        <w:t>Elementalist</w:t>
      </w:r>
      <w:r w:rsidRPr="00E57773">
        <w:rPr>
          <w:rFonts w:eastAsia="Times New Roman" w:cstheme="minorHAnsi"/>
          <w:b/>
          <w:bCs/>
          <w:color w:val="000000"/>
        </w:rPr>
        <w:t xml:space="preserve"> </w:t>
      </w:r>
      <w:r w:rsidR="009B7C8F">
        <w:rPr>
          <w:rFonts w:eastAsia="Times New Roman" w:cstheme="minorHAnsi"/>
          <w:b/>
          <w:bCs/>
          <w:color w:val="000000"/>
        </w:rPr>
        <w:t>Combat</w:t>
      </w:r>
      <w:r w:rsidRPr="00E57773">
        <w:rPr>
          <w:rFonts w:eastAsia="Times New Roman" w:cstheme="minorHAnsi"/>
          <w:b/>
          <w:bCs/>
          <w:color w:val="000000"/>
        </w:rPr>
        <w:t xml:space="preserve">. </w:t>
      </w:r>
      <w:r w:rsidRPr="00E57773">
        <w:rPr>
          <w:rFonts w:eastAsia="Times New Roman" w:cstheme="minorHAnsi"/>
          <w:color w:val="000000"/>
        </w:rPr>
        <w:t>At 2nd level</w:t>
      </w:r>
      <w:r w:rsidR="009B7C8F">
        <w:rPr>
          <w:rFonts w:eastAsia="Times New Roman" w:cstheme="minorHAnsi"/>
          <w:color w:val="000000"/>
        </w:rPr>
        <w:t xml:space="preserve">, you can </w:t>
      </w:r>
      <w:r w:rsidR="00DE2CAA">
        <w:rPr>
          <w:rFonts w:eastAsia="Times New Roman" w:cstheme="minorHAnsi"/>
          <w:color w:val="000000"/>
        </w:rPr>
        <w:t xml:space="preserve">spend a </w:t>
      </w:r>
      <w:r w:rsidR="009B7C8F">
        <w:rPr>
          <w:rFonts w:eastAsia="Times New Roman" w:cstheme="minorHAnsi"/>
          <w:color w:val="000000"/>
        </w:rPr>
        <w:t xml:space="preserve">Channel Elements </w:t>
      </w:r>
      <w:r w:rsidR="00DE2CAA">
        <w:rPr>
          <w:rFonts w:eastAsia="Times New Roman" w:cstheme="minorHAnsi"/>
          <w:color w:val="000000"/>
        </w:rPr>
        <w:t xml:space="preserve">use </w:t>
      </w:r>
      <w:r w:rsidR="009B7C8F">
        <w:rPr>
          <w:rFonts w:eastAsia="Times New Roman" w:cstheme="minorHAnsi"/>
          <w:color w:val="000000"/>
        </w:rPr>
        <w:t xml:space="preserve">to </w:t>
      </w:r>
      <w:r w:rsidR="00415E2E">
        <w:rPr>
          <w:rFonts w:eastAsia="Times New Roman" w:cstheme="minorHAnsi"/>
          <w:color w:val="000000"/>
        </w:rPr>
        <w:t xml:space="preserve">invoke a blessing from the elementals. </w:t>
      </w:r>
      <w:r w:rsidR="00216939">
        <w:rPr>
          <w:rFonts w:eastAsia="Times New Roman" w:cstheme="minorHAnsi"/>
          <w:color w:val="000000"/>
        </w:rPr>
        <w:t xml:space="preserve">This does not cost an action. </w:t>
      </w:r>
      <w:r w:rsidR="00415E2E">
        <w:rPr>
          <w:rFonts w:eastAsia="Times New Roman" w:cstheme="minorHAnsi"/>
          <w:color w:val="000000"/>
        </w:rPr>
        <w:t>This blessing boosts</w:t>
      </w:r>
      <w:r w:rsidR="009B7C8F">
        <w:rPr>
          <w:rFonts w:eastAsia="Times New Roman" w:cstheme="minorHAnsi"/>
          <w:color w:val="000000"/>
        </w:rPr>
        <w:t xml:space="preserve"> your combat capabilities beyond those even of experienced warriors</w:t>
      </w:r>
      <w:r w:rsidR="00415E2E">
        <w:rPr>
          <w:rFonts w:eastAsia="Times New Roman" w:cstheme="minorHAnsi"/>
          <w:color w:val="000000"/>
        </w:rPr>
        <w:t xml:space="preserve"> for 1 minute</w:t>
      </w:r>
      <w:r w:rsidR="009B7C8F">
        <w:rPr>
          <w:rFonts w:eastAsia="Times New Roman" w:cstheme="minorHAnsi"/>
          <w:color w:val="000000"/>
        </w:rPr>
        <w:t xml:space="preserve">. </w:t>
      </w:r>
      <w:r w:rsidR="00415E2E">
        <w:rPr>
          <w:rFonts w:eastAsia="Times New Roman" w:cstheme="minorHAnsi"/>
          <w:color w:val="000000"/>
        </w:rPr>
        <w:t xml:space="preserve">While this blessing is active, </w:t>
      </w:r>
      <w:r w:rsidR="009B7C8F">
        <w:rPr>
          <w:rFonts w:eastAsia="Times New Roman" w:cstheme="minorHAnsi"/>
          <w:color w:val="000000"/>
        </w:rPr>
        <w:t>your strike and shot effects do not cost a bonus action to apply</w:t>
      </w:r>
      <w:r w:rsidR="003A0E73">
        <w:rPr>
          <w:rFonts w:eastAsia="Times New Roman" w:cstheme="minorHAnsi"/>
          <w:color w:val="000000"/>
        </w:rPr>
        <w:t>, so long as they are from the shaman class or from shaman spells</w:t>
      </w:r>
      <w:r w:rsidR="009B7C8F">
        <w:rPr>
          <w:rFonts w:eastAsia="Times New Roman" w:cstheme="minorHAnsi"/>
          <w:color w:val="000000"/>
        </w:rPr>
        <w:t xml:space="preserve">. </w:t>
      </w:r>
      <w:r w:rsidR="00DE2CAA" w:rsidRPr="00E57773">
        <w:rPr>
          <w:rFonts w:eastAsia="Times New Roman" w:cstheme="minorHAnsi"/>
          <w:color w:val="000000"/>
        </w:rPr>
        <w:t xml:space="preserve">Furthermore, if you successfully affect the target with </w:t>
      </w:r>
      <w:r w:rsidR="00415E2E">
        <w:rPr>
          <w:rFonts w:eastAsia="Times New Roman" w:cstheme="minorHAnsi"/>
          <w:color w:val="000000"/>
        </w:rPr>
        <w:t xml:space="preserve">two </w:t>
      </w:r>
      <w:r w:rsidR="00DE2CAA" w:rsidRPr="00E57773">
        <w:rPr>
          <w:rFonts w:eastAsia="Times New Roman" w:cstheme="minorHAnsi"/>
          <w:color w:val="000000"/>
        </w:rPr>
        <w:t>attacks</w:t>
      </w:r>
      <w:r w:rsidR="009D55CD">
        <w:rPr>
          <w:rFonts w:eastAsia="Times New Roman" w:cstheme="minorHAnsi"/>
          <w:color w:val="000000"/>
        </w:rPr>
        <w:t xml:space="preserve"> or more</w:t>
      </w:r>
      <w:r w:rsidR="00DE2CAA" w:rsidRPr="00E57773">
        <w:rPr>
          <w:rFonts w:eastAsia="Times New Roman" w:cstheme="minorHAnsi"/>
          <w:color w:val="000000"/>
        </w:rPr>
        <w:t>, you may push the creature up to 10 feet away</w:t>
      </w:r>
      <w:r w:rsidR="00415E2E">
        <w:rPr>
          <w:rFonts w:eastAsia="Times New Roman" w:cstheme="minorHAnsi"/>
          <w:color w:val="000000"/>
        </w:rPr>
        <w:t xml:space="preserve"> (plus an additional 10 feet for each extra attack)</w:t>
      </w:r>
      <w:r w:rsidR="00DE2CAA" w:rsidRPr="00E57773">
        <w:rPr>
          <w:rFonts w:eastAsia="Times New Roman" w:cstheme="minorHAnsi"/>
          <w:color w:val="000000"/>
        </w:rPr>
        <w:t xml:space="preserve">, so long as it is not more than one size category larger you. If the strike would </w:t>
      </w:r>
      <w:r w:rsidR="00DE2CAA">
        <w:rPr>
          <w:rFonts w:eastAsia="Times New Roman" w:cstheme="minorHAnsi"/>
          <w:color w:val="000000"/>
        </w:rPr>
        <w:t xml:space="preserve">normally </w:t>
      </w:r>
      <w:r w:rsidR="00DE2CAA" w:rsidRPr="00E57773">
        <w:rPr>
          <w:rFonts w:eastAsia="Times New Roman" w:cstheme="minorHAnsi"/>
          <w:color w:val="000000"/>
        </w:rPr>
        <w:t xml:space="preserve">push the enemy, the forced movement does not stack. </w:t>
      </w:r>
    </w:p>
    <w:p w14:paraId="3D8C1A6B" w14:textId="77777777" w:rsidR="005D6C5E" w:rsidRPr="004A6694" w:rsidRDefault="005D6C5E" w:rsidP="00415E2E">
      <w:pPr>
        <w:contextualSpacing/>
        <w:rPr>
          <w:rFonts w:eastAsia="Times New Roman" w:cstheme="minorHAnsi"/>
          <w:color w:val="000000"/>
        </w:rPr>
      </w:pPr>
      <w:r w:rsidRPr="004A6694">
        <w:rPr>
          <w:rFonts w:eastAsia="Times New Roman" w:cstheme="minorHAnsi"/>
          <w:color w:val="000000"/>
        </w:rPr>
        <w:t xml:space="preserve">The </w:t>
      </w:r>
      <w:r w:rsidR="00415E2E">
        <w:rPr>
          <w:rFonts w:eastAsia="Times New Roman" w:cstheme="minorHAnsi"/>
          <w:color w:val="000000"/>
        </w:rPr>
        <w:t xml:space="preserve">blessing </w:t>
      </w:r>
      <w:r w:rsidRPr="004A6694">
        <w:rPr>
          <w:rFonts w:eastAsia="Times New Roman" w:cstheme="minorHAnsi"/>
          <w:color w:val="000000"/>
        </w:rPr>
        <w:t xml:space="preserve">ends early if </w:t>
      </w:r>
      <w:r w:rsidR="00415E2E">
        <w:rPr>
          <w:rFonts w:eastAsia="Times New Roman" w:cstheme="minorHAnsi"/>
          <w:color w:val="000000"/>
        </w:rPr>
        <w:t xml:space="preserve">you are </w:t>
      </w:r>
      <w:r w:rsidRPr="004A6694">
        <w:rPr>
          <w:rFonts w:eastAsia="Times New Roman" w:cstheme="minorHAnsi"/>
          <w:color w:val="000000"/>
        </w:rPr>
        <w:t xml:space="preserve">knocked unconscious, or if their turn ends without being attacked or attacking a hostile creature, or if not </w:t>
      </w:r>
      <w:r w:rsidR="00415E2E">
        <w:rPr>
          <w:rFonts w:eastAsia="Times New Roman" w:cstheme="minorHAnsi"/>
          <w:color w:val="000000"/>
        </w:rPr>
        <w:t>casting a non-cantrip shaman spell</w:t>
      </w:r>
      <w:r w:rsidRPr="004A6694">
        <w:rPr>
          <w:rFonts w:eastAsia="Times New Roman" w:cstheme="minorHAnsi"/>
          <w:color w:val="000000"/>
        </w:rPr>
        <w:t xml:space="preserve">. </w:t>
      </w:r>
    </w:p>
    <w:p w14:paraId="42DE4AF8" w14:textId="77777777" w:rsidR="00E57773" w:rsidRPr="00E57773" w:rsidRDefault="00E57773" w:rsidP="00E57773">
      <w:pPr>
        <w:contextualSpacing/>
        <w:rPr>
          <w:rFonts w:eastAsia="Times New Roman" w:cstheme="minorHAnsi"/>
        </w:rPr>
      </w:pPr>
    </w:p>
    <w:p w14:paraId="64EEEC99" w14:textId="77777777" w:rsidR="00AB25EF" w:rsidRDefault="00AB25EF" w:rsidP="009B7C8F">
      <w:pPr>
        <w:contextualSpacing/>
        <w:rPr>
          <w:rFonts w:eastAsia="Times New Roman" w:cstheme="minorHAnsi"/>
          <w:color w:val="000000"/>
        </w:rPr>
      </w:pPr>
      <w:r w:rsidRPr="00E57773">
        <w:rPr>
          <w:rFonts w:eastAsia="Times New Roman" w:cstheme="minorHAnsi"/>
          <w:b/>
          <w:bCs/>
          <w:color w:val="000000"/>
        </w:rPr>
        <w:t xml:space="preserve">Flurry. </w:t>
      </w:r>
      <w:r w:rsidRPr="00E57773">
        <w:rPr>
          <w:rFonts w:eastAsia="Times New Roman" w:cstheme="minorHAnsi"/>
          <w:color w:val="000000"/>
        </w:rPr>
        <w:t xml:space="preserve">Starting at </w:t>
      </w:r>
      <w:r w:rsidR="009B7C8F">
        <w:rPr>
          <w:rFonts w:eastAsia="Times New Roman" w:cstheme="minorHAnsi"/>
          <w:color w:val="000000"/>
        </w:rPr>
        <w:t>6</w:t>
      </w:r>
      <w:r w:rsidRPr="00E57773">
        <w:rPr>
          <w:rFonts w:eastAsia="Times New Roman" w:cstheme="minorHAnsi"/>
          <w:color w:val="000000"/>
        </w:rPr>
        <w:t xml:space="preserve">th level, when you take an action to attack, you can attack twice instead of once. </w:t>
      </w:r>
    </w:p>
    <w:p w14:paraId="3CF7A7FD" w14:textId="77777777" w:rsidR="009B7C8F" w:rsidRDefault="009B7C8F" w:rsidP="009B7C8F">
      <w:pPr>
        <w:contextualSpacing/>
        <w:rPr>
          <w:rFonts w:eastAsia="Times New Roman" w:cstheme="minorHAnsi"/>
          <w:color w:val="000000"/>
        </w:rPr>
      </w:pPr>
    </w:p>
    <w:p w14:paraId="03F458CD" w14:textId="77777777" w:rsidR="009D55CD" w:rsidRDefault="00AB25EF" w:rsidP="003A0E73">
      <w:pPr>
        <w:contextualSpacing/>
        <w:rPr>
          <w:rFonts w:eastAsia="Times New Roman" w:cstheme="minorHAnsi"/>
          <w:color w:val="000000"/>
        </w:rPr>
      </w:pPr>
      <w:r w:rsidRPr="00E57773">
        <w:rPr>
          <w:rFonts w:eastAsia="Times New Roman" w:cstheme="minorHAnsi"/>
          <w:b/>
          <w:bCs/>
          <w:color w:val="000000"/>
        </w:rPr>
        <w:t xml:space="preserve">Spirit Wolves. </w:t>
      </w:r>
      <w:r w:rsidRPr="00E57773">
        <w:rPr>
          <w:rFonts w:eastAsia="Times New Roman" w:cstheme="minorHAnsi"/>
          <w:color w:val="000000"/>
        </w:rPr>
        <w:t xml:space="preserve">Starting at </w:t>
      </w:r>
      <w:r w:rsidR="009B7C8F">
        <w:rPr>
          <w:rFonts w:eastAsia="Times New Roman" w:cstheme="minorHAnsi"/>
          <w:color w:val="000000"/>
        </w:rPr>
        <w:t>8</w:t>
      </w:r>
      <w:r w:rsidRPr="00E57773">
        <w:rPr>
          <w:rFonts w:eastAsia="Times New Roman" w:cstheme="minorHAnsi"/>
          <w:color w:val="000000"/>
        </w:rPr>
        <w:t xml:space="preserve">th level, you can summon two dire wolves </w:t>
      </w:r>
      <w:r w:rsidR="006608FB">
        <w:rPr>
          <w:rFonts w:eastAsia="Times New Roman" w:cstheme="minorHAnsi"/>
          <w:color w:val="000000"/>
        </w:rPr>
        <w:t xml:space="preserve">with the spirit template </w:t>
      </w:r>
      <w:r w:rsidRPr="00E57773">
        <w:rPr>
          <w:rFonts w:eastAsia="Times New Roman" w:cstheme="minorHAnsi"/>
          <w:color w:val="000000"/>
        </w:rPr>
        <w:t>as an action, which take their turns immediately after yours</w:t>
      </w:r>
      <w:r w:rsidR="003A0E73">
        <w:rPr>
          <w:rFonts w:eastAsia="Times New Roman" w:cstheme="minorHAnsi"/>
          <w:color w:val="000000"/>
        </w:rPr>
        <w:t>. The wolves</w:t>
      </w:r>
      <w:r w:rsidRPr="00E57773">
        <w:rPr>
          <w:rFonts w:eastAsia="Times New Roman" w:cstheme="minorHAnsi"/>
          <w:color w:val="000000"/>
        </w:rPr>
        <w:t xml:space="preserve"> dissipate after </w:t>
      </w:r>
      <w:r w:rsidR="00AA4505">
        <w:rPr>
          <w:rFonts w:eastAsia="Times New Roman" w:cstheme="minorHAnsi"/>
          <w:color w:val="000000"/>
        </w:rPr>
        <w:t>5</w:t>
      </w:r>
      <w:r w:rsidRPr="00E57773">
        <w:rPr>
          <w:rFonts w:eastAsia="Times New Roman" w:cstheme="minorHAnsi"/>
          <w:color w:val="000000"/>
        </w:rPr>
        <w:t xml:space="preserve"> minute</w:t>
      </w:r>
      <w:r w:rsidR="00AA4505">
        <w:rPr>
          <w:rFonts w:eastAsia="Times New Roman" w:cstheme="minorHAnsi"/>
          <w:color w:val="000000"/>
        </w:rPr>
        <w:t>s</w:t>
      </w:r>
      <w:r w:rsidR="003A0E73">
        <w:rPr>
          <w:rFonts w:eastAsia="Times New Roman" w:cstheme="minorHAnsi"/>
          <w:color w:val="000000"/>
        </w:rPr>
        <w:t>,</w:t>
      </w:r>
      <w:r w:rsidRPr="00E57773">
        <w:rPr>
          <w:rFonts w:eastAsia="Times New Roman" w:cstheme="minorHAnsi"/>
          <w:color w:val="000000"/>
        </w:rPr>
        <w:t xml:space="preserve"> and do not require concentration. </w:t>
      </w:r>
      <w:r w:rsidR="003A0E73">
        <w:rPr>
          <w:rFonts w:eastAsia="Times New Roman" w:cstheme="minorHAnsi"/>
          <w:color w:val="000000"/>
        </w:rPr>
        <w:t xml:space="preserve">So long as the wolves </w:t>
      </w:r>
      <w:r w:rsidRPr="00E57773">
        <w:rPr>
          <w:rFonts w:eastAsia="Times New Roman" w:cstheme="minorHAnsi"/>
          <w:color w:val="000000"/>
        </w:rPr>
        <w:t xml:space="preserve">are within 10 feet of you, your movement speed increases to match their own. </w:t>
      </w:r>
    </w:p>
    <w:p w14:paraId="4FFF5350" w14:textId="77777777" w:rsidR="009D55CD" w:rsidRDefault="009D55CD" w:rsidP="003A0E73">
      <w:pPr>
        <w:contextualSpacing/>
        <w:rPr>
          <w:rFonts w:eastAsia="Times New Roman" w:cstheme="minorHAnsi"/>
          <w:color w:val="000000"/>
        </w:rPr>
      </w:pPr>
      <w:r>
        <w:rPr>
          <w:rFonts w:eastAsia="Times New Roman" w:cstheme="minorHAnsi"/>
          <w:color w:val="000000"/>
        </w:rPr>
        <w:t xml:space="preserve">Furthermore, whenever you succeed on more than two attacks and the spirit wolves are within 30 feet of you, they can make an attack of opportunity as a reaction against any creature that is within 5 feet of them. </w:t>
      </w:r>
      <w:r w:rsidR="00AA4505">
        <w:rPr>
          <w:rFonts w:eastAsia="Times New Roman" w:cstheme="minorHAnsi"/>
          <w:color w:val="000000"/>
        </w:rPr>
        <w:t xml:space="preserve">If either succeeds on attacking, you regain 1d6+1 hit points. </w:t>
      </w:r>
    </w:p>
    <w:p w14:paraId="112C0FAA" w14:textId="77777777" w:rsidR="00AB25EF" w:rsidRDefault="00AB25EF" w:rsidP="00DA445C">
      <w:pPr>
        <w:contextualSpacing/>
        <w:rPr>
          <w:rFonts w:eastAsia="Times New Roman" w:cstheme="minorHAnsi"/>
          <w:color w:val="000000"/>
        </w:rPr>
      </w:pPr>
      <w:r w:rsidRPr="00E57773">
        <w:rPr>
          <w:rFonts w:eastAsia="Times New Roman" w:cstheme="minorHAnsi"/>
          <w:color w:val="000000"/>
        </w:rPr>
        <w:t xml:space="preserve">After using this feature, </w:t>
      </w:r>
      <w:r w:rsidRPr="000D5DB5">
        <w:rPr>
          <w:rFonts w:eastAsia="Times New Roman" w:cstheme="minorHAnsi"/>
          <w:color w:val="000000"/>
        </w:rPr>
        <w:t xml:space="preserve">you must finish a </w:t>
      </w:r>
      <w:r w:rsidR="009B7C8F">
        <w:rPr>
          <w:rFonts w:eastAsia="Times New Roman" w:cstheme="minorHAnsi"/>
          <w:color w:val="000000"/>
        </w:rPr>
        <w:t xml:space="preserve">short </w:t>
      </w:r>
      <w:r w:rsidRPr="000D5DB5">
        <w:rPr>
          <w:rFonts w:eastAsia="Times New Roman" w:cstheme="minorHAnsi"/>
          <w:color w:val="000000"/>
        </w:rPr>
        <w:t>rest before you can use it again.</w:t>
      </w:r>
      <w:r w:rsidR="006608FB">
        <w:rPr>
          <w:rFonts w:eastAsia="Times New Roman" w:cstheme="minorHAnsi"/>
          <w:color w:val="000000"/>
        </w:rPr>
        <w:t xml:space="preserve"> The DM has the wolves’ statistics, and applies the spirit template appropriately. </w:t>
      </w:r>
      <w:r w:rsidR="009D55CD">
        <w:rPr>
          <w:rFonts w:eastAsia="Times New Roman" w:cstheme="minorHAnsi"/>
          <w:color w:val="000000"/>
        </w:rPr>
        <w:t>The dire wolves’ Challenge is always</w:t>
      </w:r>
      <w:r w:rsidR="00AA4505">
        <w:rPr>
          <w:rFonts w:eastAsia="Times New Roman" w:cstheme="minorHAnsi"/>
          <w:color w:val="000000"/>
        </w:rPr>
        <w:t xml:space="preserve"> of a value equal to one-eighth your shaman level (allowing you to enhance them, as described in the Monster Guide). </w:t>
      </w:r>
      <w:ins w:id="2112" w:author="Admin" w:date="2020-11-16T19:04:00Z">
        <w:r w:rsidR="00DA445C">
          <w:rPr>
            <w:rFonts w:eastAsia="Times New Roman" w:cstheme="minorHAnsi"/>
            <w:color w:val="000000"/>
          </w:rPr>
          <w:t>For the purpose of this ability, the spirit template does not increase the effective CR of the wolves.</w:t>
        </w:r>
      </w:ins>
    </w:p>
    <w:p w14:paraId="626199F0" w14:textId="77777777" w:rsidR="009B7C8F" w:rsidRDefault="009B7C8F" w:rsidP="009B7C8F">
      <w:pPr>
        <w:contextualSpacing/>
        <w:rPr>
          <w:rFonts w:eastAsia="Times New Roman" w:cstheme="minorHAnsi"/>
          <w:color w:val="000000"/>
        </w:rPr>
      </w:pPr>
    </w:p>
    <w:p w14:paraId="555B7A55" w14:textId="77777777" w:rsidR="003A0E73" w:rsidRDefault="006B6374" w:rsidP="003A0E73">
      <w:pPr>
        <w:contextualSpacing/>
        <w:rPr>
          <w:rFonts w:eastAsia="Times New Roman" w:cstheme="minorHAnsi"/>
          <w:color w:val="000000"/>
        </w:rPr>
      </w:pPr>
      <w:r>
        <w:rPr>
          <w:rFonts w:eastAsia="Times New Roman" w:cstheme="minorHAnsi"/>
          <w:b/>
          <w:bCs/>
          <w:color w:val="000000"/>
        </w:rPr>
        <w:t>Greater Investitures</w:t>
      </w:r>
      <w:r w:rsidRPr="006B6374">
        <w:rPr>
          <w:rFonts w:eastAsia="Times New Roman" w:cstheme="minorHAnsi"/>
          <w:b/>
          <w:bCs/>
          <w:color w:val="000000"/>
        </w:rPr>
        <w:t>.</w:t>
      </w:r>
      <w:r w:rsidRPr="006B6374">
        <w:rPr>
          <w:rFonts w:eastAsia="Times New Roman" w:cstheme="minorHAnsi"/>
          <w:color w:val="000000"/>
        </w:rPr>
        <w:t xml:space="preserve"> Starting at 17th level, </w:t>
      </w:r>
      <w:r>
        <w:rPr>
          <w:rFonts w:eastAsia="Times New Roman" w:cstheme="minorHAnsi"/>
          <w:color w:val="000000"/>
        </w:rPr>
        <w:t xml:space="preserve">you can </w:t>
      </w:r>
      <w:r w:rsidR="003A0E73">
        <w:rPr>
          <w:rFonts w:eastAsia="Times New Roman" w:cstheme="minorHAnsi"/>
          <w:color w:val="000000"/>
        </w:rPr>
        <w:t xml:space="preserve">may cast one of the </w:t>
      </w:r>
      <w:r>
        <w:rPr>
          <w:rFonts w:eastAsia="Times New Roman" w:cstheme="minorHAnsi"/>
          <w:color w:val="000000"/>
        </w:rPr>
        <w:t>four ‘Investiture’ spells (</w:t>
      </w:r>
      <w:r w:rsidRPr="00AA4505">
        <w:rPr>
          <w:rFonts w:eastAsia="Times New Roman" w:cstheme="minorHAnsi"/>
          <w:i/>
          <w:iCs/>
          <w:color w:val="000000"/>
        </w:rPr>
        <w:t>Investiture of Flame, Investiture of Wind</w:t>
      </w:r>
      <w:r>
        <w:rPr>
          <w:rFonts w:eastAsia="Times New Roman" w:cstheme="minorHAnsi"/>
          <w:color w:val="000000"/>
        </w:rPr>
        <w:t xml:space="preserve">, etc.) </w:t>
      </w:r>
      <w:r w:rsidR="003A0E73">
        <w:rPr>
          <w:rFonts w:eastAsia="Times New Roman" w:cstheme="minorHAnsi"/>
          <w:color w:val="000000"/>
        </w:rPr>
        <w:t xml:space="preserve">with a use of Elemental Command. </w:t>
      </w:r>
    </w:p>
    <w:p w14:paraId="3170E92B" w14:textId="77777777" w:rsidR="00AB25EF" w:rsidRDefault="006B6374" w:rsidP="00AA4505">
      <w:pPr>
        <w:contextualSpacing/>
        <w:rPr>
          <w:rFonts w:eastAsia="Times New Roman" w:cstheme="minorHAnsi"/>
          <w:color w:val="000000"/>
        </w:rPr>
      </w:pPr>
      <w:r>
        <w:rPr>
          <w:rFonts w:eastAsia="Times New Roman" w:cstheme="minorHAnsi"/>
          <w:color w:val="000000"/>
        </w:rPr>
        <w:t xml:space="preserve">While under the effects of one of the spells, </w:t>
      </w:r>
      <w:r w:rsidR="003A0E73">
        <w:rPr>
          <w:rFonts w:eastAsia="Times New Roman" w:cstheme="minorHAnsi"/>
          <w:color w:val="000000"/>
        </w:rPr>
        <w:t xml:space="preserve">whenever you cast the </w:t>
      </w:r>
      <w:r w:rsidR="00AA4505" w:rsidRPr="00AA4505">
        <w:rPr>
          <w:rFonts w:eastAsia="Times New Roman" w:cstheme="minorHAnsi"/>
          <w:i/>
          <w:iCs/>
          <w:color w:val="000000"/>
        </w:rPr>
        <w:t>e</w:t>
      </w:r>
      <w:r w:rsidRPr="00AA4505">
        <w:rPr>
          <w:rFonts w:eastAsia="Times New Roman" w:cstheme="minorHAnsi"/>
          <w:i/>
          <w:iCs/>
          <w:color w:val="000000"/>
        </w:rPr>
        <w:t xml:space="preserve">lemental </w:t>
      </w:r>
      <w:r w:rsidR="00AA4505" w:rsidRPr="00AA4505">
        <w:rPr>
          <w:rFonts w:eastAsia="Times New Roman" w:cstheme="minorHAnsi"/>
          <w:i/>
          <w:iCs/>
          <w:color w:val="000000"/>
        </w:rPr>
        <w:t>s</w:t>
      </w:r>
      <w:r w:rsidRPr="00AA4505">
        <w:rPr>
          <w:rFonts w:eastAsia="Times New Roman" w:cstheme="minorHAnsi"/>
          <w:i/>
          <w:iCs/>
          <w:color w:val="000000"/>
        </w:rPr>
        <w:t>hock</w:t>
      </w:r>
      <w:r>
        <w:rPr>
          <w:rFonts w:eastAsia="Times New Roman" w:cstheme="minorHAnsi"/>
          <w:color w:val="000000"/>
        </w:rPr>
        <w:t xml:space="preserve"> </w:t>
      </w:r>
      <w:r w:rsidR="00AA4505">
        <w:rPr>
          <w:rFonts w:eastAsia="Times New Roman" w:cstheme="minorHAnsi"/>
          <w:color w:val="000000"/>
        </w:rPr>
        <w:t xml:space="preserve">or </w:t>
      </w:r>
      <w:r w:rsidR="00AA4505">
        <w:rPr>
          <w:rFonts w:eastAsia="Times New Roman" w:cstheme="minorHAnsi"/>
          <w:i/>
          <w:iCs/>
          <w:color w:val="000000"/>
        </w:rPr>
        <w:t xml:space="preserve">elemental tongue </w:t>
      </w:r>
      <w:r>
        <w:rPr>
          <w:rFonts w:eastAsia="Times New Roman" w:cstheme="minorHAnsi"/>
          <w:color w:val="000000"/>
        </w:rPr>
        <w:t>spell</w:t>
      </w:r>
      <w:r w:rsidR="00AA4505">
        <w:rPr>
          <w:rFonts w:eastAsia="Times New Roman" w:cstheme="minorHAnsi"/>
          <w:color w:val="000000"/>
        </w:rPr>
        <w:t>s</w:t>
      </w:r>
      <w:r>
        <w:rPr>
          <w:rFonts w:eastAsia="Times New Roman" w:cstheme="minorHAnsi"/>
          <w:color w:val="000000"/>
        </w:rPr>
        <w:t xml:space="preserve"> that deals the same damage type </w:t>
      </w:r>
      <w:r w:rsidR="003A0E73">
        <w:rPr>
          <w:rFonts w:eastAsia="Times New Roman" w:cstheme="minorHAnsi"/>
          <w:color w:val="000000"/>
        </w:rPr>
        <w:t xml:space="preserve">as described in the investiture </w:t>
      </w:r>
      <w:r>
        <w:rPr>
          <w:rFonts w:eastAsia="Times New Roman" w:cstheme="minorHAnsi"/>
          <w:color w:val="000000"/>
        </w:rPr>
        <w:t>(if any)</w:t>
      </w:r>
      <w:r w:rsidR="003A0E73">
        <w:rPr>
          <w:rFonts w:eastAsia="Times New Roman" w:cstheme="minorHAnsi"/>
          <w:color w:val="000000"/>
        </w:rPr>
        <w:t>, the spell</w:t>
      </w:r>
      <w:r>
        <w:rPr>
          <w:rFonts w:eastAsia="Times New Roman" w:cstheme="minorHAnsi"/>
          <w:color w:val="000000"/>
        </w:rPr>
        <w:t xml:space="preserve"> deals double damage (as if a critical hit). </w:t>
      </w:r>
      <w:r w:rsidR="003A0E73">
        <w:rPr>
          <w:rFonts w:eastAsia="Times New Roman" w:cstheme="minorHAnsi"/>
          <w:color w:val="000000"/>
        </w:rPr>
        <w:t>This can stack with a critical hit (up to triple damage).</w:t>
      </w:r>
    </w:p>
    <w:p w14:paraId="53ADEBBD" w14:textId="77777777" w:rsidR="00AA4505" w:rsidRPr="00AA4505" w:rsidRDefault="00AA4505" w:rsidP="00AA4505">
      <w:pPr>
        <w:contextualSpacing/>
        <w:rPr>
          <w:rFonts w:eastAsia="Times New Roman" w:cstheme="minorHAnsi"/>
          <w:color w:val="000000"/>
        </w:rPr>
      </w:pPr>
    </w:p>
    <w:p w14:paraId="523998B0"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lastRenderedPageBreak/>
        <w:t>Restoration</w:t>
      </w:r>
    </w:p>
    <w:p w14:paraId="06A3686A" w14:textId="77777777" w:rsidR="00AB25EF" w:rsidRPr="000D5DB5" w:rsidRDefault="00D74169">
      <w:pPr>
        <w:contextualSpacing/>
        <w:rPr>
          <w:rFonts w:eastAsia="Times New Roman" w:cstheme="minorHAnsi"/>
          <w:color w:val="000000"/>
        </w:rPr>
      </w:pPr>
      <w:r>
        <w:rPr>
          <w:rFonts w:eastAsia="Times New Roman" w:cstheme="minorHAnsi"/>
          <w:color w:val="000000"/>
        </w:rPr>
        <w:t xml:space="preserve">You </w:t>
      </w:r>
      <w:r w:rsidR="00AB25EF" w:rsidRPr="000D5DB5">
        <w:rPr>
          <w:rFonts w:eastAsia="Times New Roman" w:cstheme="minorHAnsi"/>
          <w:color w:val="000000"/>
        </w:rPr>
        <w:t xml:space="preserve">focuses on </w:t>
      </w:r>
      <w:r>
        <w:rPr>
          <w:rFonts w:eastAsia="Times New Roman" w:cstheme="minorHAnsi"/>
          <w:color w:val="000000"/>
        </w:rPr>
        <w:t>magic that heals and divines the future—your totems, as a consequence, are stronger than that of other paths. Restoration shamans are often thought of as more spiritual than others, and are known as witch-shamans or spirit-walkers.</w:t>
      </w:r>
    </w:p>
    <w:p w14:paraId="45E96121" w14:textId="77777777" w:rsidR="001C2C91" w:rsidRPr="000D5DB5" w:rsidRDefault="001C2C91">
      <w:pPr>
        <w:contextualSpacing/>
        <w:rPr>
          <w:rFonts w:eastAsia="Times New Roman" w:cstheme="minorHAnsi"/>
          <w:sz w:val="24"/>
          <w:szCs w:val="24"/>
        </w:rPr>
      </w:pPr>
    </w:p>
    <w:p w14:paraId="254018C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Restoration Art Spells</w:t>
      </w:r>
    </w:p>
    <w:p w14:paraId="2703C325" w14:textId="77777777" w:rsidR="00D74169" w:rsidRPr="00EF7C93" w:rsidRDefault="00D74169">
      <w:pPr>
        <w:contextualSpacing/>
        <w:rPr>
          <w:rFonts w:eastAsia="Times New Roman" w:cstheme="minorHAnsi"/>
          <w:b/>
          <w:bCs/>
          <w:color w:val="000000"/>
        </w:rPr>
      </w:pPr>
      <w:r>
        <w:rPr>
          <w:rFonts w:eastAsia="Times New Roman" w:cstheme="minorHAnsi"/>
          <w:b/>
          <w:bCs/>
          <w:color w:val="000000"/>
        </w:rPr>
        <w:t>Level</w:t>
      </w:r>
      <w:r>
        <w:rPr>
          <w:rFonts w:eastAsia="Times New Roman" w:cstheme="minorHAnsi"/>
          <w:b/>
          <w:bCs/>
          <w:color w:val="000000"/>
        </w:rPr>
        <w:tab/>
        <w:t>Spell</w:t>
      </w:r>
    </w:p>
    <w:p w14:paraId="56621A0A"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t>H</w:t>
      </w:r>
      <w:r w:rsidR="00D74169" w:rsidRPr="000D5DB5">
        <w:rPr>
          <w:rFonts w:eastAsia="Times New Roman" w:cstheme="minorHAnsi"/>
          <w:color w:val="000000"/>
        </w:rPr>
        <w:t xml:space="preserve">ealing </w:t>
      </w:r>
      <w:r w:rsidR="00D74169">
        <w:rPr>
          <w:rFonts w:eastAsia="Times New Roman" w:cstheme="minorHAnsi"/>
          <w:color w:val="000000"/>
        </w:rPr>
        <w:t>w</w:t>
      </w:r>
      <w:r w:rsidR="00D74169" w:rsidRPr="000D5DB5">
        <w:rPr>
          <w:rFonts w:eastAsia="Times New Roman" w:cstheme="minorHAnsi"/>
          <w:color w:val="000000"/>
        </w:rPr>
        <w:t>ard</w:t>
      </w:r>
      <w:r>
        <w:rPr>
          <w:rFonts w:eastAsia="Times New Roman" w:cstheme="minorHAnsi"/>
          <w:color w:val="000000"/>
        </w:rPr>
        <w:t>, r</w:t>
      </w:r>
      <w:r w:rsidRPr="000D5DB5">
        <w:rPr>
          <w:rFonts w:eastAsia="Times New Roman" w:cstheme="minorHAnsi"/>
          <w:color w:val="000000"/>
        </w:rPr>
        <w:t>iptide</w:t>
      </w:r>
    </w:p>
    <w:p w14:paraId="0C8DC2EF"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5A0896" w:rsidRPr="000D5DB5">
        <w:rPr>
          <w:rFonts w:eastAsia="Times New Roman" w:cstheme="minorHAnsi"/>
          <w:color w:val="000000"/>
        </w:rPr>
        <w:t xml:space="preserve">Ancestral </w:t>
      </w:r>
      <w:r w:rsidR="00D74169">
        <w:rPr>
          <w:rFonts w:eastAsia="Times New Roman" w:cstheme="minorHAnsi"/>
          <w:color w:val="000000"/>
        </w:rPr>
        <w:t>g</w:t>
      </w:r>
      <w:r w:rsidR="005A0896" w:rsidRPr="000D5DB5">
        <w:rPr>
          <w:rFonts w:eastAsia="Times New Roman" w:cstheme="minorHAnsi"/>
          <w:color w:val="000000"/>
        </w:rPr>
        <w:t>uardians,</w:t>
      </w:r>
      <w:r w:rsidR="00AB25EF" w:rsidRPr="000D5DB5">
        <w:rPr>
          <w:rFonts w:eastAsia="Times New Roman" w:cstheme="minorHAnsi"/>
          <w:color w:val="000000"/>
        </w:rPr>
        <w:t xml:space="preserve"> </w:t>
      </w:r>
      <w:r w:rsidR="00D74169">
        <w:rPr>
          <w:rFonts w:eastAsia="Times New Roman" w:cstheme="minorHAnsi"/>
          <w:color w:val="000000"/>
        </w:rPr>
        <w:t>t</w:t>
      </w:r>
      <w:r w:rsidR="00D74169" w:rsidRPr="000D5DB5">
        <w:rPr>
          <w:rFonts w:eastAsia="Times New Roman" w:cstheme="minorHAnsi"/>
          <w:color w:val="000000"/>
        </w:rPr>
        <w:t xml:space="preserve">otemic </w:t>
      </w:r>
      <w:r w:rsidR="00D74169">
        <w:rPr>
          <w:rFonts w:eastAsia="Times New Roman" w:cstheme="minorHAnsi"/>
          <w:color w:val="000000"/>
        </w:rPr>
        <w:t>r</w:t>
      </w:r>
      <w:r w:rsidR="00D74169" w:rsidRPr="000D5DB5">
        <w:rPr>
          <w:rFonts w:eastAsia="Times New Roman" w:cstheme="minorHAnsi"/>
          <w:color w:val="000000"/>
        </w:rPr>
        <w:t>ecall</w:t>
      </w:r>
    </w:p>
    <w:p w14:paraId="357C015F" w14:textId="77777777" w:rsidR="00AB25EF" w:rsidRPr="00BB43E0" w:rsidRDefault="001B3E16" w:rsidP="00BB43E0">
      <w:pPr>
        <w:contextualSpacing/>
        <w:rPr>
          <w:rFonts w:eastAsia="Times New Roman" w:cstheme="minorHAnsi"/>
          <w:color w:val="000000"/>
        </w:rPr>
      </w:pPr>
      <w:r w:rsidRPr="000D5DB5">
        <w:rPr>
          <w:rFonts w:eastAsia="Times New Roman" w:cstheme="minorHAnsi"/>
          <w:color w:val="000000"/>
        </w:rPr>
        <w:t>5th</w:t>
      </w:r>
      <w:r>
        <w:rPr>
          <w:rFonts w:eastAsia="Times New Roman" w:cstheme="minorHAnsi"/>
          <w:color w:val="000000"/>
        </w:rPr>
        <w:tab/>
      </w:r>
      <w:r w:rsidR="00D74169">
        <w:rPr>
          <w:rFonts w:eastAsia="Times New Roman" w:cstheme="minorHAnsi"/>
          <w:color w:val="000000"/>
        </w:rPr>
        <w:t>H</w:t>
      </w:r>
      <w:r w:rsidR="00D74169" w:rsidRPr="00EF7C93">
        <w:rPr>
          <w:rFonts w:eastAsia="Times New Roman" w:cstheme="minorHAnsi"/>
          <w:color w:val="000000"/>
        </w:rPr>
        <w:t xml:space="preserve">ealing </w:t>
      </w:r>
      <w:r w:rsidR="00D74169">
        <w:rPr>
          <w:rFonts w:eastAsia="Times New Roman" w:cstheme="minorHAnsi"/>
          <w:color w:val="000000"/>
        </w:rPr>
        <w:t>s</w:t>
      </w:r>
      <w:r w:rsidR="00D74169" w:rsidRPr="00EF7C93">
        <w:rPr>
          <w:rFonts w:eastAsia="Times New Roman" w:cstheme="minorHAnsi"/>
          <w:color w:val="000000"/>
        </w:rPr>
        <w:t>tream</w:t>
      </w:r>
      <w:r w:rsidR="00D74169">
        <w:rPr>
          <w:rFonts w:eastAsia="Times New Roman" w:cstheme="minorHAnsi"/>
          <w:color w:val="000000"/>
        </w:rPr>
        <w:t>, r</w:t>
      </w:r>
      <w:r w:rsidR="00D74169" w:rsidRPr="000D5DB5">
        <w:rPr>
          <w:rFonts w:eastAsia="Times New Roman" w:cstheme="minorHAnsi"/>
          <w:color w:val="000000"/>
        </w:rPr>
        <w:t>evivify</w:t>
      </w:r>
      <w:r w:rsidR="00BB43E0">
        <w:rPr>
          <w:rFonts w:eastAsia="Times New Roman" w:cstheme="minorHAnsi"/>
          <w:color w:val="000000"/>
        </w:rPr>
        <w:t xml:space="preserve"> (or a</w:t>
      </w:r>
      <w:r w:rsidR="00BB43E0" w:rsidRPr="00BB43E0">
        <w:rPr>
          <w:rFonts w:eastAsia="Times New Roman" w:cstheme="minorHAnsi"/>
          <w:color w:val="000000"/>
        </w:rPr>
        <w:t xml:space="preserve">ncestral </w:t>
      </w:r>
      <w:r w:rsidR="00BB43E0">
        <w:rPr>
          <w:rFonts w:eastAsia="Times New Roman" w:cstheme="minorHAnsi"/>
          <w:color w:val="000000"/>
        </w:rPr>
        <w:t>s</w:t>
      </w:r>
      <w:r w:rsidR="00BB43E0" w:rsidRPr="00BB43E0">
        <w:rPr>
          <w:rFonts w:eastAsia="Times New Roman" w:cstheme="minorHAnsi"/>
          <w:color w:val="000000"/>
        </w:rPr>
        <w:t>ight</w:t>
      </w:r>
      <w:r w:rsidR="00BB43E0">
        <w:rPr>
          <w:rFonts w:eastAsia="Times New Roman" w:cstheme="minorHAnsi"/>
          <w:color w:val="000000"/>
        </w:rPr>
        <w:t>)</w:t>
      </w:r>
    </w:p>
    <w:p w14:paraId="714D7C57"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 xml:space="preserve">Death </w:t>
      </w:r>
      <w:r>
        <w:rPr>
          <w:rFonts w:eastAsia="Times New Roman" w:cstheme="minorHAnsi"/>
          <w:color w:val="000000"/>
        </w:rPr>
        <w:t>w</w:t>
      </w:r>
      <w:r w:rsidRPr="000D5DB5">
        <w:rPr>
          <w:rFonts w:eastAsia="Times New Roman" w:cstheme="minorHAnsi"/>
          <w:color w:val="000000"/>
        </w:rPr>
        <w:t>ard</w:t>
      </w:r>
      <w:r w:rsidR="00AB25EF" w:rsidRPr="000D5DB5">
        <w:rPr>
          <w:rFonts w:eastAsia="Times New Roman" w:cstheme="minorHAnsi"/>
          <w:color w:val="000000"/>
        </w:rPr>
        <w:t xml:space="preserve">, </w:t>
      </w:r>
      <w:r w:rsidR="00D74169">
        <w:rPr>
          <w:rFonts w:eastAsia="Times New Roman" w:cstheme="minorHAnsi"/>
          <w:color w:val="000000"/>
        </w:rPr>
        <w:t>s</w:t>
      </w:r>
      <w:r w:rsidR="00D74169" w:rsidRPr="000D5DB5">
        <w:rPr>
          <w:rFonts w:eastAsia="Times New Roman" w:cstheme="minorHAnsi"/>
          <w:color w:val="000000"/>
        </w:rPr>
        <w:t xml:space="preserve">pirit </w:t>
      </w:r>
      <w:r w:rsidR="00D74169">
        <w:rPr>
          <w:rFonts w:eastAsia="Times New Roman" w:cstheme="minorHAnsi"/>
          <w:color w:val="000000"/>
        </w:rPr>
        <w:t>l</w:t>
      </w:r>
      <w:r w:rsidR="00D74169" w:rsidRPr="000D5DB5">
        <w:rPr>
          <w:rFonts w:eastAsia="Times New Roman" w:cstheme="minorHAnsi"/>
          <w:color w:val="000000"/>
        </w:rPr>
        <w:t xml:space="preserve">ink </w:t>
      </w:r>
      <w:r w:rsidR="00D74169">
        <w:rPr>
          <w:rFonts w:eastAsia="Times New Roman" w:cstheme="minorHAnsi"/>
          <w:color w:val="000000"/>
        </w:rPr>
        <w:t>t</w:t>
      </w:r>
      <w:r w:rsidR="00D74169" w:rsidRPr="000D5DB5">
        <w:rPr>
          <w:rFonts w:eastAsia="Times New Roman" w:cstheme="minorHAnsi"/>
          <w:color w:val="000000"/>
        </w:rPr>
        <w:t>otem</w:t>
      </w:r>
    </w:p>
    <w:p w14:paraId="44A805D9" w14:textId="77777777" w:rsidR="00AB25EF" w:rsidRPr="000D5DB5" w:rsidRDefault="001B3E16">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 xml:space="preserve">Healing </w:t>
      </w:r>
      <w:r w:rsidR="00D74169">
        <w:rPr>
          <w:rFonts w:eastAsia="Times New Roman" w:cstheme="minorHAnsi"/>
          <w:color w:val="000000"/>
        </w:rPr>
        <w:t>s</w:t>
      </w:r>
      <w:r w:rsidR="00D74169" w:rsidRPr="000D5DB5">
        <w:rPr>
          <w:rFonts w:eastAsia="Times New Roman" w:cstheme="minorHAnsi"/>
          <w:color w:val="000000"/>
        </w:rPr>
        <w:t xml:space="preserve">tream </w:t>
      </w:r>
      <w:r w:rsidR="00D74169">
        <w:rPr>
          <w:rFonts w:eastAsia="Times New Roman" w:cstheme="minorHAnsi"/>
          <w:color w:val="000000"/>
        </w:rPr>
        <w:t>t</w:t>
      </w:r>
      <w:r w:rsidR="00D74169" w:rsidRPr="000D5DB5">
        <w:rPr>
          <w:rFonts w:eastAsia="Times New Roman" w:cstheme="minorHAnsi"/>
          <w:color w:val="000000"/>
        </w:rPr>
        <w:t>otem</w:t>
      </w:r>
      <w:r w:rsidR="00AB25EF" w:rsidRPr="000D5DB5">
        <w:rPr>
          <w:rFonts w:eastAsia="Times New Roman" w:cstheme="minorHAnsi"/>
          <w:color w:val="000000"/>
        </w:rPr>
        <w:t xml:space="preserve">, </w:t>
      </w:r>
      <w:r w:rsidR="00D74169">
        <w:rPr>
          <w:rFonts w:eastAsia="Times New Roman" w:cstheme="minorHAnsi"/>
          <w:color w:val="000000"/>
        </w:rPr>
        <w:t>t</w:t>
      </w:r>
      <w:r w:rsidR="00D74169" w:rsidRPr="000D5DB5">
        <w:rPr>
          <w:rFonts w:eastAsia="Times New Roman" w:cstheme="minorHAnsi"/>
          <w:color w:val="000000"/>
        </w:rPr>
        <w:t xml:space="preserve">ranquility </w:t>
      </w:r>
      <w:r w:rsidR="00943EED" w:rsidRPr="000D5DB5">
        <w:rPr>
          <w:rFonts w:eastAsia="Times New Roman" w:cstheme="minorHAnsi"/>
          <w:color w:val="000000"/>
        </w:rPr>
        <w:t>(</w:t>
      </w:r>
      <w:r w:rsidR="00D74169">
        <w:rPr>
          <w:rFonts w:eastAsia="Times New Roman" w:cstheme="minorHAnsi"/>
          <w:color w:val="000000"/>
        </w:rPr>
        <w:t xml:space="preserve">or </w:t>
      </w:r>
      <w:r>
        <w:rPr>
          <w:rFonts w:eastAsia="Times New Roman" w:cstheme="minorHAnsi"/>
          <w:color w:val="000000"/>
        </w:rPr>
        <w:t>h</w:t>
      </w:r>
      <w:r w:rsidRPr="000D5DB5">
        <w:rPr>
          <w:rFonts w:eastAsia="Times New Roman" w:cstheme="minorHAnsi"/>
          <w:color w:val="000000"/>
        </w:rPr>
        <w:t xml:space="preserve">ealing </w:t>
      </w:r>
      <w:r>
        <w:rPr>
          <w:rFonts w:eastAsia="Times New Roman" w:cstheme="minorHAnsi"/>
          <w:color w:val="000000"/>
        </w:rPr>
        <w:t>r</w:t>
      </w:r>
      <w:r w:rsidRPr="000D5DB5">
        <w:rPr>
          <w:rFonts w:eastAsia="Times New Roman" w:cstheme="minorHAnsi"/>
          <w:color w:val="000000"/>
        </w:rPr>
        <w:t>ain</w:t>
      </w:r>
      <w:r w:rsidR="00943EED" w:rsidRPr="000D5DB5">
        <w:rPr>
          <w:rFonts w:eastAsia="Times New Roman" w:cstheme="minorHAnsi"/>
          <w:color w:val="000000"/>
        </w:rPr>
        <w:t>)</w:t>
      </w:r>
    </w:p>
    <w:p w14:paraId="7CF53390" w14:textId="77777777" w:rsidR="00AB25EF" w:rsidRPr="000D5DB5" w:rsidRDefault="00AB25EF">
      <w:pPr>
        <w:contextualSpacing/>
        <w:rPr>
          <w:rFonts w:eastAsia="Times New Roman" w:cstheme="minorHAnsi"/>
          <w:sz w:val="24"/>
          <w:szCs w:val="24"/>
        </w:rPr>
      </w:pPr>
    </w:p>
    <w:p w14:paraId="65C8246E" w14:textId="77777777" w:rsidR="00997410" w:rsidRPr="00997410" w:rsidRDefault="00AB25EF" w:rsidP="00997410">
      <w:pPr>
        <w:contextualSpacing/>
        <w:rPr>
          <w:rFonts w:eastAsia="Times New Roman" w:cstheme="minorHAnsi"/>
          <w:color w:val="000000"/>
        </w:rPr>
      </w:pPr>
      <w:r w:rsidRPr="000D5DB5">
        <w:rPr>
          <w:rFonts w:eastAsia="Times New Roman" w:cstheme="minorHAnsi"/>
          <w:b/>
          <w:bCs/>
          <w:color w:val="000000"/>
        </w:rPr>
        <w:t xml:space="preserve">Ancestral Blessing. </w:t>
      </w:r>
      <w:r w:rsidRPr="000D5DB5">
        <w:rPr>
          <w:rFonts w:eastAsia="Times New Roman" w:cstheme="minorHAnsi"/>
          <w:color w:val="000000"/>
        </w:rPr>
        <w:t xml:space="preserve">At 1st level, whenever you heal a creature, you add your Spirit modifier to the total amount of healing given. </w:t>
      </w:r>
      <w:r w:rsidR="003A0E73">
        <w:rPr>
          <w:rFonts w:eastAsia="Times New Roman" w:cstheme="minorHAnsi"/>
          <w:color w:val="000000"/>
        </w:rPr>
        <w:t xml:space="preserve">This applies once per spell. </w:t>
      </w:r>
      <w:r w:rsidR="00997410">
        <w:rPr>
          <w:rFonts w:eastAsia="Times New Roman" w:cstheme="minorHAnsi"/>
          <w:color w:val="000000"/>
        </w:rPr>
        <w:t xml:space="preserve">If the target is blood-related to you or sworn to the same blood-oath, the benefits of this ability is doubled for them. See Chapter 10 for details on Blood Oaths. </w:t>
      </w:r>
      <w:r w:rsidR="00997410">
        <w:rPr>
          <w:rFonts w:eastAsia="Times New Roman" w:cstheme="minorHAnsi"/>
        </w:rPr>
        <w:t xml:space="preserve"> </w:t>
      </w:r>
    </w:p>
    <w:p w14:paraId="4A2A7962" w14:textId="4C9EC9BC" w:rsidR="00740BB1" w:rsidRPr="00740BB1" w:rsidDel="006245DC" w:rsidRDefault="00740BB1">
      <w:pPr>
        <w:contextualSpacing/>
        <w:rPr>
          <w:del w:id="2113" w:author="Admin" w:date="2021-08-22T05:51:00Z"/>
          <w:rFonts w:eastAsia="Times New Roman" w:cstheme="minorHAnsi"/>
        </w:rPr>
      </w:pPr>
      <w:del w:id="2114" w:author="Admin" w:date="2021-08-22T05:51:00Z">
        <w:r w:rsidDel="006245DC">
          <w:rPr>
            <w:rFonts w:eastAsia="Times New Roman" w:cstheme="minorHAnsi"/>
          </w:rPr>
          <w:delText>Also, a</w:delText>
        </w:r>
        <w:r w:rsidRPr="00740BB1" w:rsidDel="006245DC">
          <w:rPr>
            <w:rFonts w:eastAsia="Times New Roman" w:cstheme="minorHAnsi"/>
          </w:rPr>
          <w:delText xml:space="preserve">ny </w:delText>
        </w:r>
        <w:r w:rsidDel="006245DC">
          <w:rPr>
            <w:rFonts w:eastAsia="Times New Roman" w:cstheme="minorHAnsi"/>
          </w:rPr>
          <w:delText xml:space="preserve">healing </w:delText>
        </w:r>
        <w:r w:rsidRPr="00740BB1" w:rsidDel="006245DC">
          <w:rPr>
            <w:rFonts w:eastAsia="Times New Roman" w:cstheme="minorHAnsi"/>
          </w:rPr>
          <w:delText xml:space="preserve">totem </w:delText>
        </w:r>
        <w:r w:rsidDel="006245DC">
          <w:rPr>
            <w:rFonts w:eastAsia="Times New Roman" w:cstheme="minorHAnsi"/>
          </w:rPr>
          <w:delText xml:space="preserve">costs </w:delText>
        </w:r>
      </w:del>
      <w:del w:id="2115" w:author="Admin" w:date="2021-08-22T05:30:00Z">
        <w:r w:rsidDel="00422652">
          <w:rPr>
            <w:rFonts w:eastAsia="Times New Roman" w:cstheme="minorHAnsi"/>
          </w:rPr>
          <w:delText xml:space="preserve">1 </w:delText>
        </w:r>
      </w:del>
      <w:del w:id="2116" w:author="Admin" w:date="2021-08-22T05:51:00Z">
        <w:r w:rsidDel="006245DC">
          <w:rPr>
            <w:rFonts w:eastAsia="Times New Roman" w:cstheme="minorHAnsi"/>
          </w:rPr>
          <w:delText xml:space="preserve">less mana point to cast (minimum 1). </w:delText>
        </w:r>
      </w:del>
    </w:p>
    <w:p w14:paraId="5A7F943E" w14:textId="77777777" w:rsidR="00AB25EF" w:rsidRPr="000D5DB5" w:rsidRDefault="00AB25EF">
      <w:pPr>
        <w:contextualSpacing/>
        <w:rPr>
          <w:rFonts w:eastAsia="Times New Roman" w:cstheme="minorHAnsi"/>
          <w:sz w:val="24"/>
          <w:szCs w:val="24"/>
        </w:rPr>
      </w:pPr>
    </w:p>
    <w:p w14:paraId="6B670116" w14:textId="77777777" w:rsidR="00926521" w:rsidRDefault="00AB25EF">
      <w:pPr>
        <w:contextualSpacing/>
        <w:rPr>
          <w:rFonts w:eastAsia="Times New Roman" w:cstheme="minorHAnsi"/>
          <w:color w:val="000000"/>
        </w:rPr>
      </w:pPr>
      <w:r w:rsidRPr="000D5DB5">
        <w:rPr>
          <w:rFonts w:eastAsia="Times New Roman" w:cstheme="minorHAnsi"/>
          <w:b/>
          <w:bCs/>
          <w:color w:val="000000"/>
        </w:rPr>
        <w:t xml:space="preserve">Elusive Totems. </w:t>
      </w:r>
      <w:r w:rsidRPr="000D5DB5">
        <w:rPr>
          <w:rFonts w:eastAsia="Times New Roman" w:cstheme="minorHAnsi"/>
          <w:color w:val="000000"/>
        </w:rPr>
        <w:t>Also</w:t>
      </w:r>
      <w:r w:rsidR="008A4877">
        <w:rPr>
          <w:rFonts w:eastAsia="Times New Roman" w:cstheme="minorHAnsi"/>
          <w:color w:val="000000"/>
        </w:rPr>
        <w:t xml:space="preserve"> starting</w:t>
      </w:r>
      <w:r w:rsidRPr="000D5DB5">
        <w:rPr>
          <w:rFonts w:eastAsia="Times New Roman" w:cstheme="minorHAnsi"/>
          <w:color w:val="000000"/>
        </w:rPr>
        <w:t xml:space="preserve"> at 1st level, you may move </w:t>
      </w:r>
      <w:r w:rsidR="00740BB1">
        <w:rPr>
          <w:rFonts w:eastAsia="Times New Roman" w:cstheme="minorHAnsi"/>
          <w:color w:val="000000"/>
        </w:rPr>
        <w:t xml:space="preserve">any or all of </w:t>
      </w:r>
      <w:r w:rsidRPr="000D5DB5">
        <w:rPr>
          <w:rFonts w:eastAsia="Times New Roman" w:cstheme="minorHAnsi"/>
          <w:color w:val="000000"/>
        </w:rPr>
        <w:t>your totems up to half your own speed as a reaction, not as a bonus action. This cannot interrupt an attack, but gives the totem a bonus to AC equal to your Spirit modifier versus an attack</w:t>
      </w:r>
      <w:r w:rsidR="008A4877">
        <w:rPr>
          <w:rFonts w:eastAsia="Times New Roman" w:cstheme="minorHAnsi"/>
          <w:color w:val="000000"/>
        </w:rPr>
        <w:t xml:space="preserve"> you react to</w:t>
      </w:r>
      <w:r w:rsidRPr="000D5DB5">
        <w:rPr>
          <w:rFonts w:eastAsia="Times New Roman" w:cstheme="minorHAnsi"/>
          <w:color w:val="000000"/>
        </w:rPr>
        <w:t xml:space="preserve">. </w:t>
      </w:r>
    </w:p>
    <w:p w14:paraId="69A19EC7" w14:textId="77777777" w:rsidR="00997410" w:rsidRPr="00997410" w:rsidRDefault="00AB25EF" w:rsidP="00997410">
      <w:pPr>
        <w:contextualSpacing/>
        <w:rPr>
          <w:rFonts w:eastAsia="Times New Roman" w:cstheme="minorHAnsi"/>
          <w:color w:val="000000"/>
        </w:rPr>
      </w:pPr>
      <w:r w:rsidRPr="000D5DB5">
        <w:rPr>
          <w:rFonts w:eastAsia="Times New Roman" w:cstheme="minorHAnsi"/>
          <w:color w:val="000000"/>
        </w:rPr>
        <w:t xml:space="preserve">You also increase their hit points by your level (to a total of three times your level). Totems also gain the benefit of </w:t>
      </w:r>
      <w:r w:rsidR="00926521">
        <w:rPr>
          <w:rFonts w:eastAsia="Times New Roman" w:cstheme="minorHAnsi"/>
          <w:color w:val="000000"/>
        </w:rPr>
        <w:t>the E</w:t>
      </w:r>
      <w:r w:rsidRPr="000D5DB5">
        <w:rPr>
          <w:rFonts w:eastAsia="Times New Roman" w:cstheme="minorHAnsi"/>
          <w:color w:val="000000"/>
        </w:rPr>
        <w:t xml:space="preserve">vasion </w:t>
      </w:r>
      <w:r w:rsidR="00926521">
        <w:rPr>
          <w:rFonts w:eastAsia="Times New Roman" w:cstheme="minorHAnsi"/>
          <w:color w:val="000000"/>
        </w:rPr>
        <w:t xml:space="preserve">rogue ability </w:t>
      </w:r>
      <w:r w:rsidRPr="000D5DB5">
        <w:rPr>
          <w:rFonts w:eastAsia="Times New Roman" w:cstheme="minorHAnsi"/>
          <w:color w:val="000000"/>
        </w:rPr>
        <w:t xml:space="preserve">when using your Agility saving throw bonus. </w:t>
      </w:r>
    </w:p>
    <w:p w14:paraId="785526CF" w14:textId="427B85A2" w:rsidR="00740BB1" w:rsidRDefault="00740BB1" w:rsidP="00740BB1">
      <w:pPr>
        <w:contextualSpacing/>
        <w:rPr>
          <w:rFonts w:eastAsia="Times New Roman" w:cstheme="minorHAnsi"/>
        </w:rPr>
      </w:pPr>
      <w:r>
        <w:rPr>
          <w:rFonts w:eastAsia="Times New Roman" w:cstheme="minorHAnsi"/>
        </w:rPr>
        <w:t xml:space="preserve">Lastly, if one of your totems </w:t>
      </w:r>
      <w:del w:id="2117" w:author="Admin" w:date="2021-08-22T05:30:00Z">
        <w:r w:rsidDel="00422652">
          <w:rPr>
            <w:rFonts w:eastAsia="Times New Roman" w:cstheme="minorHAnsi"/>
          </w:rPr>
          <w:delText>are</w:delText>
        </w:r>
      </w:del>
      <w:ins w:id="2118" w:author="Admin" w:date="2021-08-22T05:30:00Z">
        <w:r w:rsidR="00422652">
          <w:rPr>
            <w:rFonts w:eastAsia="Times New Roman" w:cstheme="minorHAnsi"/>
          </w:rPr>
          <w:t>is</w:t>
        </w:r>
      </w:ins>
      <w:r>
        <w:rPr>
          <w:rFonts w:eastAsia="Times New Roman" w:cstheme="minorHAnsi"/>
        </w:rPr>
        <w:t xml:space="preserve"> destroyed, you regain one-quarter the mana cost you spent on it. </w:t>
      </w:r>
    </w:p>
    <w:p w14:paraId="75BED054" w14:textId="77777777" w:rsidR="00AB25EF" w:rsidRPr="00740BB1" w:rsidRDefault="00740BB1">
      <w:pPr>
        <w:contextualSpacing/>
        <w:rPr>
          <w:rFonts w:eastAsia="Times New Roman" w:cstheme="minorHAnsi"/>
        </w:rPr>
      </w:pPr>
      <w:r w:rsidRPr="00740BB1">
        <w:rPr>
          <w:rFonts w:eastAsia="Times New Roman" w:cstheme="minorHAnsi"/>
        </w:rPr>
        <w:t xml:space="preserve">If you are traveling overland with totems out, they move with you. </w:t>
      </w:r>
    </w:p>
    <w:p w14:paraId="344B0D8B" w14:textId="77777777" w:rsidR="00740BB1" w:rsidRPr="000D5DB5" w:rsidRDefault="00740BB1">
      <w:pPr>
        <w:contextualSpacing/>
        <w:rPr>
          <w:rFonts w:eastAsia="Times New Roman" w:cstheme="minorHAnsi"/>
          <w:sz w:val="24"/>
          <w:szCs w:val="24"/>
        </w:rPr>
      </w:pPr>
    </w:p>
    <w:p w14:paraId="3E535E0B" w14:textId="2939D226" w:rsidR="00AB25EF" w:rsidRDefault="00AB25EF" w:rsidP="008B1EA0">
      <w:pPr>
        <w:contextualSpacing/>
        <w:rPr>
          <w:rFonts w:eastAsia="Times New Roman" w:cstheme="minorHAnsi"/>
          <w:sz w:val="24"/>
          <w:szCs w:val="24"/>
        </w:rPr>
        <w:pPrChange w:id="2119" w:author="Admin" w:date="2022-04-18T23:59:00Z">
          <w:pPr>
            <w:contextualSpacing/>
          </w:pPr>
        </w:pPrChange>
      </w:pPr>
      <w:r w:rsidRPr="000D5DB5">
        <w:rPr>
          <w:rFonts w:eastAsia="Times New Roman" w:cstheme="minorHAnsi"/>
          <w:b/>
          <w:bCs/>
          <w:color w:val="000000"/>
        </w:rPr>
        <w:t>Channel Elements</w:t>
      </w:r>
      <w:r w:rsidR="00DE2CAA">
        <w:rPr>
          <w:rFonts w:eastAsia="Times New Roman" w:cstheme="minorHAnsi"/>
          <w:b/>
          <w:bCs/>
          <w:color w:val="000000"/>
        </w:rPr>
        <w:t xml:space="preserve">: </w:t>
      </w:r>
      <w:r w:rsidRPr="000D5DB5">
        <w:rPr>
          <w:rFonts w:eastAsia="Times New Roman" w:cstheme="minorHAnsi"/>
          <w:b/>
          <w:bCs/>
          <w:color w:val="000000"/>
        </w:rPr>
        <w:t xml:space="preserve">Life-Link. </w:t>
      </w:r>
      <w:r w:rsidRPr="000D5DB5">
        <w:rPr>
          <w:rFonts w:eastAsia="Times New Roman" w:cstheme="minorHAnsi"/>
          <w:color w:val="000000"/>
        </w:rPr>
        <w:t xml:space="preserve">Starting at 2nd level, you may </w:t>
      </w:r>
      <w:r w:rsidR="003A0E73">
        <w:rPr>
          <w:rFonts w:eastAsia="Times New Roman" w:cstheme="minorHAnsi"/>
          <w:color w:val="000000"/>
        </w:rPr>
        <w:t>c</w:t>
      </w:r>
      <w:r w:rsidR="00DE2CAA">
        <w:rPr>
          <w:rFonts w:eastAsia="Times New Roman" w:cstheme="minorHAnsi"/>
          <w:color w:val="000000"/>
        </w:rPr>
        <w:t xml:space="preserve">hannel </w:t>
      </w:r>
      <w:r w:rsidR="003A0E73">
        <w:rPr>
          <w:rFonts w:eastAsia="Times New Roman" w:cstheme="minorHAnsi"/>
          <w:color w:val="000000"/>
        </w:rPr>
        <w:t>the e</w:t>
      </w:r>
      <w:r w:rsidR="00DE2CAA">
        <w:rPr>
          <w:rFonts w:eastAsia="Times New Roman" w:cstheme="minorHAnsi"/>
          <w:color w:val="000000"/>
        </w:rPr>
        <w:t xml:space="preserve">lements and </w:t>
      </w:r>
      <w:r w:rsidR="003A0E73">
        <w:rPr>
          <w:rFonts w:eastAsia="Times New Roman" w:cstheme="minorHAnsi"/>
          <w:color w:val="000000"/>
        </w:rPr>
        <w:t xml:space="preserve">spend </w:t>
      </w:r>
      <w:r w:rsidRPr="000D5DB5">
        <w:rPr>
          <w:rFonts w:eastAsia="Times New Roman" w:cstheme="minorHAnsi"/>
          <w:color w:val="000000"/>
        </w:rPr>
        <w:t>an action</w:t>
      </w:r>
      <w:del w:id="2120" w:author="Admin" w:date="2022-04-18T23:59:00Z">
        <w:r w:rsidRPr="000D5DB5" w:rsidDel="008B1EA0">
          <w:rPr>
            <w:rFonts w:eastAsia="Times New Roman" w:cstheme="minorHAnsi"/>
            <w:color w:val="000000"/>
          </w:rPr>
          <w:delText xml:space="preserve"> to </w:delText>
        </w:r>
        <w:r w:rsidR="003A0E73" w:rsidDel="008B1EA0">
          <w:rPr>
            <w:rFonts w:eastAsia="Times New Roman" w:cstheme="minorHAnsi"/>
            <w:color w:val="000000"/>
          </w:rPr>
          <w:delText xml:space="preserve">cast </w:delText>
        </w:r>
      </w:del>
      <w:ins w:id="2121" w:author="Admin" w:date="2022-04-18T23:59:00Z">
        <w:r w:rsidR="008B1EA0">
          <w:rPr>
            <w:rFonts w:eastAsia="Times New Roman" w:cstheme="minorHAnsi"/>
            <w:color w:val="000000"/>
          </w:rPr>
          <w:t xml:space="preserve"> to replicate the </w:t>
        </w:r>
      </w:ins>
      <w:r w:rsidRPr="000D5DB5">
        <w:rPr>
          <w:rFonts w:eastAsia="Times New Roman" w:cstheme="minorHAnsi"/>
          <w:color w:val="000000"/>
        </w:rPr>
        <w:t>effect</w:t>
      </w:r>
      <w:ins w:id="2122" w:author="Admin" w:date="2022-04-18T23:59:00Z">
        <w:r w:rsidR="008B1EA0">
          <w:rPr>
            <w:rFonts w:eastAsia="Times New Roman" w:cstheme="minorHAnsi"/>
            <w:color w:val="000000"/>
          </w:rPr>
          <w:t xml:space="preserve"> of the</w:t>
        </w:r>
      </w:ins>
      <w:del w:id="2123" w:author="Admin" w:date="2022-04-18T23:59:00Z">
        <w:r w:rsidRPr="000D5DB5" w:rsidDel="008B1EA0">
          <w:rPr>
            <w:rFonts w:eastAsia="Times New Roman" w:cstheme="minorHAnsi"/>
            <w:color w:val="000000"/>
          </w:rPr>
          <w:delText>s</w:delText>
        </w:r>
      </w:del>
      <w:r w:rsidRPr="000D5DB5">
        <w:rPr>
          <w:rFonts w:eastAsia="Times New Roman" w:cstheme="minorHAnsi"/>
          <w:color w:val="000000"/>
        </w:rPr>
        <w:t xml:space="preserve"> </w:t>
      </w:r>
      <w:r w:rsidR="00697C83" w:rsidRPr="00697C83">
        <w:rPr>
          <w:rFonts w:eastAsia="Times New Roman" w:cstheme="minorHAnsi"/>
          <w:i/>
          <w:iCs/>
          <w:color w:val="000000"/>
        </w:rPr>
        <w:t>s</w:t>
      </w:r>
      <w:r w:rsidRPr="00697C83">
        <w:rPr>
          <w:rFonts w:eastAsia="Times New Roman" w:cstheme="minorHAnsi"/>
          <w:i/>
          <w:iCs/>
          <w:color w:val="000000"/>
        </w:rPr>
        <w:t xml:space="preserve">pirit </w:t>
      </w:r>
      <w:r w:rsidR="00697C83" w:rsidRPr="00697C83">
        <w:rPr>
          <w:rFonts w:eastAsia="Times New Roman" w:cstheme="minorHAnsi"/>
          <w:i/>
          <w:iCs/>
          <w:color w:val="000000"/>
        </w:rPr>
        <w:t>l</w:t>
      </w:r>
      <w:r w:rsidRPr="00697C83">
        <w:rPr>
          <w:rFonts w:eastAsia="Times New Roman" w:cstheme="minorHAnsi"/>
          <w:i/>
          <w:iCs/>
          <w:color w:val="000000"/>
        </w:rPr>
        <w:t>ink</w:t>
      </w:r>
      <w:r w:rsidRPr="000D5DB5">
        <w:rPr>
          <w:rFonts w:eastAsia="Times New Roman" w:cstheme="minorHAnsi"/>
          <w:color w:val="000000"/>
        </w:rPr>
        <w:t xml:space="preserve"> spell (even if you normally cannot cast it)</w:t>
      </w:r>
      <w:r w:rsidR="003A0E73">
        <w:rPr>
          <w:rFonts w:eastAsia="Times New Roman" w:cstheme="minorHAnsi"/>
          <w:color w:val="000000"/>
        </w:rPr>
        <w:t>. Furthermore,</w:t>
      </w:r>
      <w:r w:rsidRPr="000D5DB5">
        <w:rPr>
          <w:rFonts w:eastAsia="Times New Roman" w:cstheme="minorHAnsi"/>
          <w:color w:val="000000"/>
        </w:rPr>
        <w:t xml:space="preserve"> whenever a creature is healed, the healing is also distributed </w:t>
      </w:r>
      <w:r w:rsidR="00AA4505">
        <w:rPr>
          <w:rFonts w:eastAsia="Times New Roman" w:cstheme="minorHAnsi"/>
          <w:color w:val="000000"/>
        </w:rPr>
        <w:t xml:space="preserve">through the link </w:t>
      </w:r>
      <w:r w:rsidRPr="000D5DB5">
        <w:rPr>
          <w:rFonts w:eastAsia="Times New Roman" w:cstheme="minorHAnsi"/>
          <w:color w:val="000000"/>
        </w:rPr>
        <w:t xml:space="preserve">as well. </w:t>
      </w:r>
      <w:r w:rsidR="003A0E73">
        <w:rPr>
          <w:rFonts w:eastAsia="Times New Roman" w:cstheme="minorHAnsi"/>
          <w:color w:val="000000"/>
        </w:rPr>
        <w:t xml:space="preserve">You may add this effect to </w:t>
      </w:r>
      <w:r w:rsidRPr="000D5DB5">
        <w:rPr>
          <w:rFonts w:eastAsia="Times New Roman" w:cstheme="minorHAnsi"/>
          <w:color w:val="000000"/>
        </w:rPr>
        <w:t xml:space="preserve">as an existing </w:t>
      </w:r>
      <w:r w:rsidR="00697C83" w:rsidRPr="00697C83">
        <w:rPr>
          <w:rFonts w:eastAsia="Times New Roman" w:cstheme="minorHAnsi"/>
          <w:i/>
          <w:iCs/>
          <w:color w:val="000000"/>
        </w:rPr>
        <w:t>s</w:t>
      </w:r>
      <w:r w:rsidRPr="00697C83">
        <w:rPr>
          <w:rFonts w:eastAsia="Times New Roman" w:cstheme="minorHAnsi"/>
          <w:i/>
          <w:iCs/>
          <w:color w:val="000000"/>
        </w:rPr>
        <w:t xml:space="preserve">pirit </w:t>
      </w:r>
      <w:r w:rsidR="00697C83" w:rsidRPr="00697C83">
        <w:rPr>
          <w:rFonts w:eastAsia="Times New Roman" w:cstheme="minorHAnsi"/>
          <w:i/>
          <w:iCs/>
          <w:color w:val="000000"/>
        </w:rPr>
        <w:t>l</w:t>
      </w:r>
      <w:r w:rsidRPr="00697C83">
        <w:rPr>
          <w:rFonts w:eastAsia="Times New Roman" w:cstheme="minorHAnsi"/>
          <w:i/>
          <w:iCs/>
          <w:color w:val="000000"/>
        </w:rPr>
        <w:t>ink</w:t>
      </w:r>
      <w:r w:rsidRPr="000D5DB5">
        <w:rPr>
          <w:rFonts w:eastAsia="Times New Roman" w:cstheme="minorHAnsi"/>
          <w:color w:val="000000"/>
        </w:rPr>
        <w:t xml:space="preserve"> spell</w:t>
      </w:r>
      <w:r w:rsidR="003A0E73">
        <w:rPr>
          <w:rFonts w:eastAsia="Times New Roman" w:cstheme="minorHAnsi"/>
          <w:color w:val="000000"/>
        </w:rPr>
        <w:t xml:space="preserve"> as well</w:t>
      </w:r>
      <w:r w:rsidR="00997410">
        <w:rPr>
          <w:rFonts w:eastAsia="Times New Roman" w:cstheme="minorHAnsi"/>
          <w:color w:val="000000"/>
        </w:rPr>
        <w:t xml:space="preserve"> by using channel divinity</w:t>
      </w:r>
      <w:r w:rsidR="003A0E73">
        <w:rPr>
          <w:rFonts w:eastAsia="Times New Roman" w:cstheme="minorHAnsi"/>
          <w:color w:val="000000"/>
        </w:rPr>
        <w:t>, so long as you were the one who cast it</w:t>
      </w:r>
      <w:r w:rsidRPr="000D5DB5">
        <w:rPr>
          <w:rFonts w:eastAsia="Times New Roman" w:cstheme="minorHAnsi"/>
          <w:color w:val="000000"/>
        </w:rPr>
        <w:t xml:space="preserve">. </w:t>
      </w:r>
    </w:p>
    <w:p w14:paraId="1F4BAFF4" w14:textId="77777777" w:rsidR="003A0E73" w:rsidRDefault="003A0E73" w:rsidP="003A0E73">
      <w:pPr>
        <w:contextualSpacing/>
        <w:rPr>
          <w:rFonts w:eastAsia="Times New Roman" w:cstheme="minorHAnsi"/>
          <w:sz w:val="24"/>
          <w:szCs w:val="24"/>
        </w:rPr>
      </w:pPr>
    </w:p>
    <w:p w14:paraId="35A9E2F5" w14:textId="6BFD197F" w:rsidR="003A0E73" w:rsidRPr="000D5DB5" w:rsidRDefault="00E3283F" w:rsidP="008B1EA0">
      <w:pPr>
        <w:contextualSpacing/>
        <w:rPr>
          <w:rFonts w:eastAsia="Times New Roman" w:cstheme="minorHAnsi"/>
          <w:sz w:val="24"/>
          <w:szCs w:val="24"/>
        </w:rPr>
        <w:pPrChange w:id="2124" w:author="Admin" w:date="2022-04-18T23:59:00Z">
          <w:pPr>
            <w:contextualSpacing/>
          </w:pPr>
        </w:pPrChange>
      </w:pPr>
      <w:r w:rsidRPr="000D5DB5">
        <w:rPr>
          <w:rFonts w:eastAsia="Times New Roman" w:cstheme="minorHAnsi"/>
          <w:b/>
          <w:bCs/>
          <w:color w:val="000000"/>
        </w:rPr>
        <w:t>Cleanse Spirit</w:t>
      </w:r>
      <w:r w:rsidR="00AB25EF" w:rsidRPr="000D5DB5">
        <w:rPr>
          <w:rFonts w:eastAsia="Times New Roman" w:cstheme="minorHAnsi"/>
          <w:b/>
          <w:bCs/>
          <w:color w:val="000000"/>
        </w:rPr>
        <w:t xml:space="preserve">. </w:t>
      </w:r>
      <w:r w:rsidR="00EF61BA">
        <w:rPr>
          <w:rFonts w:eastAsia="Times New Roman" w:cstheme="minorHAnsi"/>
          <w:color w:val="000000"/>
        </w:rPr>
        <w:t xml:space="preserve">Starting at 6th </w:t>
      </w:r>
      <w:r w:rsidR="00AB25EF" w:rsidRPr="000D5DB5">
        <w:rPr>
          <w:rFonts w:eastAsia="Times New Roman" w:cstheme="minorHAnsi"/>
          <w:color w:val="000000"/>
        </w:rPr>
        <w:t xml:space="preserve">level, </w:t>
      </w:r>
      <w:r w:rsidR="005B6B02" w:rsidRPr="000D5DB5">
        <w:rPr>
          <w:rFonts w:eastAsia="Times New Roman" w:cstheme="minorHAnsi"/>
          <w:color w:val="000000"/>
        </w:rPr>
        <w:t xml:space="preserve">you may use an action to </w:t>
      </w:r>
      <w:r w:rsidR="003A0E73">
        <w:rPr>
          <w:rFonts w:eastAsia="Times New Roman" w:cstheme="minorHAnsi"/>
          <w:color w:val="000000"/>
        </w:rPr>
        <w:t xml:space="preserve">cast the </w:t>
      </w:r>
      <w:r w:rsidR="003A0E73" w:rsidRPr="00697C83">
        <w:rPr>
          <w:rFonts w:eastAsia="Times New Roman" w:cstheme="minorHAnsi"/>
          <w:i/>
          <w:iCs/>
          <w:color w:val="000000"/>
        </w:rPr>
        <w:t>d</w:t>
      </w:r>
      <w:r w:rsidRPr="00697C83">
        <w:rPr>
          <w:rFonts w:eastAsia="Times New Roman" w:cstheme="minorHAnsi"/>
          <w:i/>
          <w:iCs/>
          <w:color w:val="000000"/>
        </w:rPr>
        <w:t xml:space="preserve">ispel </w:t>
      </w:r>
      <w:r w:rsidR="003A0E73" w:rsidRPr="00697C83">
        <w:rPr>
          <w:rFonts w:eastAsia="Times New Roman" w:cstheme="minorHAnsi"/>
          <w:i/>
          <w:iCs/>
          <w:color w:val="000000"/>
        </w:rPr>
        <w:t>m</w:t>
      </w:r>
      <w:r w:rsidRPr="00697C83">
        <w:rPr>
          <w:rFonts w:eastAsia="Times New Roman" w:cstheme="minorHAnsi"/>
          <w:i/>
          <w:iCs/>
          <w:color w:val="000000"/>
        </w:rPr>
        <w:t>agic</w:t>
      </w:r>
      <w:r w:rsidR="005B6B02" w:rsidRPr="000D5DB5">
        <w:rPr>
          <w:rFonts w:eastAsia="Times New Roman" w:cstheme="minorHAnsi"/>
          <w:color w:val="000000"/>
        </w:rPr>
        <w:t xml:space="preserve"> </w:t>
      </w:r>
      <w:r w:rsidR="003A0E73">
        <w:rPr>
          <w:rFonts w:eastAsia="Times New Roman" w:cstheme="minorHAnsi"/>
          <w:color w:val="000000"/>
        </w:rPr>
        <w:t xml:space="preserve">spell (spell level equal to the highest spell level you can access) </w:t>
      </w:r>
      <w:r w:rsidR="005B6B02" w:rsidRPr="000D5DB5">
        <w:rPr>
          <w:rFonts w:eastAsia="Times New Roman" w:cstheme="minorHAnsi"/>
          <w:color w:val="000000"/>
        </w:rPr>
        <w:t>to any creature within 30 feet</w:t>
      </w:r>
      <w:r w:rsidR="00926521">
        <w:rPr>
          <w:rFonts w:eastAsia="Times New Roman" w:cstheme="minorHAnsi"/>
          <w:color w:val="000000"/>
        </w:rPr>
        <w:t>, but not on objects, areas, or creatures without spirits (such as Undead or Constructs)</w:t>
      </w:r>
      <w:r w:rsidR="00AB25EF" w:rsidRPr="000D5DB5">
        <w:rPr>
          <w:rFonts w:eastAsia="Times New Roman" w:cstheme="minorHAnsi"/>
          <w:color w:val="000000"/>
        </w:rPr>
        <w:t xml:space="preserve">. This may be used </w:t>
      </w:r>
      <w:r w:rsidR="003A0E73">
        <w:rPr>
          <w:rFonts w:eastAsia="Times New Roman" w:cstheme="minorHAnsi"/>
          <w:color w:val="000000"/>
        </w:rPr>
        <w:t xml:space="preserve">a number of times equal to your </w:t>
      </w:r>
      <w:r w:rsidR="00AB25EF" w:rsidRPr="000D5DB5">
        <w:rPr>
          <w:rFonts w:eastAsia="Times New Roman" w:cstheme="minorHAnsi"/>
          <w:color w:val="000000"/>
        </w:rPr>
        <w:t xml:space="preserve">Spirit modifier (minimum 1). </w:t>
      </w:r>
      <w:r w:rsidR="003A0E73">
        <w:rPr>
          <w:rFonts w:eastAsia="Times New Roman" w:cstheme="minorHAnsi"/>
          <w:color w:val="000000"/>
        </w:rPr>
        <w:t xml:space="preserve">You may spend three uses </w:t>
      </w:r>
      <w:ins w:id="2125" w:author="Admin" w:date="2022-04-18T23:59:00Z">
        <w:r w:rsidR="008B1EA0">
          <w:rPr>
            <w:rFonts w:eastAsia="Times New Roman" w:cstheme="minorHAnsi"/>
            <w:color w:val="000000"/>
          </w:rPr>
          <w:t xml:space="preserve">of this ability </w:t>
        </w:r>
      </w:ins>
      <w:r w:rsidR="003A0E73">
        <w:rPr>
          <w:rFonts w:eastAsia="Times New Roman" w:cstheme="minorHAnsi"/>
          <w:color w:val="000000"/>
        </w:rPr>
        <w:t xml:space="preserve">to cast the </w:t>
      </w:r>
      <w:r w:rsidR="003A0E73" w:rsidRPr="008B1EA0">
        <w:rPr>
          <w:rFonts w:eastAsia="Times New Roman" w:cstheme="minorHAnsi"/>
          <w:i/>
          <w:iCs/>
          <w:color w:val="000000"/>
          <w:rPrChange w:id="2126" w:author="Admin" w:date="2022-04-18T23:59:00Z">
            <w:rPr>
              <w:rFonts w:eastAsia="Times New Roman" w:cstheme="minorHAnsi"/>
              <w:color w:val="000000"/>
            </w:rPr>
          </w:rPrChange>
        </w:rPr>
        <w:t>remove curse</w:t>
      </w:r>
      <w:r w:rsidR="003A0E73" w:rsidRPr="000D5DB5">
        <w:rPr>
          <w:rFonts w:eastAsia="Times New Roman" w:cstheme="minorHAnsi"/>
          <w:color w:val="000000"/>
        </w:rPr>
        <w:t xml:space="preserve"> </w:t>
      </w:r>
      <w:ins w:id="2127" w:author="Admin" w:date="2022-04-18T23:59:00Z">
        <w:r w:rsidR="008B1EA0">
          <w:rPr>
            <w:rFonts w:eastAsia="Times New Roman" w:cstheme="minorHAnsi"/>
            <w:color w:val="000000"/>
          </w:rPr>
          <w:t xml:space="preserve">spell </w:t>
        </w:r>
      </w:ins>
      <w:r w:rsidR="003A0E73">
        <w:rPr>
          <w:rFonts w:eastAsia="Times New Roman" w:cstheme="minorHAnsi"/>
          <w:color w:val="000000"/>
        </w:rPr>
        <w:t xml:space="preserve">instead with the same limitations. All expended uses are replenished at a long rest. </w:t>
      </w:r>
      <w:r w:rsidR="003A0E73" w:rsidRPr="000D5DB5">
        <w:rPr>
          <w:rFonts w:eastAsia="Times New Roman" w:cstheme="minorHAnsi"/>
          <w:color w:val="000000"/>
        </w:rPr>
        <w:t>To unwilling targets, this must be a ranged spell attack.</w:t>
      </w:r>
      <w:r w:rsidR="003A0E73">
        <w:rPr>
          <w:rFonts w:eastAsia="Times New Roman" w:cstheme="minorHAnsi"/>
          <w:color w:val="000000"/>
        </w:rPr>
        <w:t xml:space="preserve"> </w:t>
      </w:r>
    </w:p>
    <w:p w14:paraId="51749723" w14:textId="77777777" w:rsidR="00997410" w:rsidRDefault="00AB25EF">
      <w:pPr>
        <w:contextualSpacing/>
        <w:rPr>
          <w:rFonts w:eastAsia="Times New Roman" w:cstheme="minorHAnsi"/>
          <w:color w:val="000000"/>
        </w:rPr>
      </w:pPr>
      <w:r w:rsidRPr="000D5DB5">
        <w:rPr>
          <w:rFonts w:eastAsia="Times New Roman" w:cstheme="minorHAnsi"/>
          <w:color w:val="000000"/>
        </w:rPr>
        <w:t xml:space="preserve">Also, whenever you dispel any number of magical effects, </w:t>
      </w:r>
      <w:r w:rsidR="005B6B02" w:rsidRPr="000D5DB5">
        <w:rPr>
          <w:rFonts w:eastAsia="Times New Roman" w:cstheme="minorHAnsi"/>
          <w:color w:val="000000"/>
        </w:rPr>
        <w:t xml:space="preserve">you may choose to </w:t>
      </w:r>
      <w:r w:rsidR="00997410">
        <w:rPr>
          <w:rFonts w:eastAsia="Times New Roman" w:cstheme="minorHAnsi"/>
          <w:color w:val="000000"/>
        </w:rPr>
        <w:t>apply one of the following additional effects:</w:t>
      </w:r>
    </w:p>
    <w:p w14:paraId="00D6F428" w14:textId="67C81CAA" w:rsidR="00997410" w:rsidRPr="00997410" w:rsidRDefault="00997410" w:rsidP="003C4628">
      <w:pPr>
        <w:pStyle w:val="ListParagraph"/>
        <w:numPr>
          <w:ilvl w:val="0"/>
          <w:numId w:val="69"/>
        </w:numPr>
        <w:rPr>
          <w:rFonts w:eastAsia="Times New Roman" w:cstheme="minorHAnsi"/>
          <w:color w:val="000000"/>
        </w:rPr>
      </w:pPr>
      <w:r>
        <w:rPr>
          <w:rFonts w:eastAsia="Times New Roman" w:cstheme="minorHAnsi"/>
          <w:color w:val="000000"/>
        </w:rPr>
        <w:t>A</w:t>
      </w:r>
      <w:r w:rsidR="00AA4505" w:rsidRPr="00997410">
        <w:rPr>
          <w:rFonts w:eastAsia="Times New Roman" w:cstheme="minorHAnsi"/>
          <w:color w:val="000000"/>
        </w:rPr>
        <w:t xml:space="preserve">llow </w:t>
      </w:r>
      <w:r>
        <w:rPr>
          <w:rFonts w:eastAsia="Times New Roman" w:cstheme="minorHAnsi"/>
          <w:color w:val="000000"/>
        </w:rPr>
        <w:t xml:space="preserve">the target </w:t>
      </w:r>
      <w:r w:rsidR="00AA4505" w:rsidRPr="00997410">
        <w:rPr>
          <w:rFonts w:eastAsia="Times New Roman" w:cstheme="minorHAnsi"/>
          <w:color w:val="000000"/>
        </w:rPr>
        <w:t>to spend a hit dice to heal themselve</w:t>
      </w:r>
      <w:r>
        <w:rPr>
          <w:rFonts w:eastAsia="Times New Roman" w:cstheme="minorHAnsi"/>
          <w:color w:val="000000"/>
        </w:rPr>
        <w:t>s</w:t>
      </w:r>
      <w:ins w:id="2128" w:author="Admin" w:date="2022-04-19T00:00:00Z">
        <w:r w:rsidR="008B1EA0">
          <w:rPr>
            <w:rFonts w:eastAsia="Times New Roman" w:cstheme="minorHAnsi"/>
            <w:color w:val="000000"/>
          </w:rPr>
          <w:t>,</w:t>
        </w:r>
      </w:ins>
    </w:p>
    <w:p w14:paraId="51615F39" w14:textId="03008598" w:rsidR="00997410" w:rsidRDefault="00997410" w:rsidP="003C4628">
      <w:pPr>
        <w:pStyle w:val="ListParagraph"/>
        <w:numPr>
          <w:ilvl w:val="0"/>
          <w:numId w:val="69"/>
        </w:numPr>
        <w:rPr>
          <w:rFonts w:eastAsia="Times New Roman" w:cstheme="minorHAnsi"/>
          <w:color w:val="000000"/>
        </w:rPr>
      </w:pPr>
      <w:r>
        <w:rPr>
          <w:rFonts w:eastAsia="Times New Roman" w:cstheme="minorHAnsi"/>
          <w:color w:val="000000"/>
        </w:rPr>
        <w:t>Deal 1d6 points of arcane damage for each spell level removed</w:t>
      </w:r>
      <w:ins w:id="2129" w:author="Admin" w:date="2022-04-19T00:00:00Z">
        <w:r w:rsidR="008B1EA0">
          <w:rPr>
            <w:rFonts w:eastAsia="Times New Roman" w:cstheme="minorHAnsi"/>
            <w:color w:val="000000"/>
          </w:rPr>
          <w:t>,</w:t>
        </w:r>
      </w:ins>
    </w:p>
    <w:p w14:paraId="1F8EEC7F" w14:textId="4611D7E8" w:rsidR="00997410" w:rsidRPr="00997410" w:rsidRDefault="00997410" w:rsidP="003C4628">
      <w:pPr>
        <w:pStyle w:val="ListParagraph"/>
        <w:numPr>
          <w:ilvl w:val="0"/>
          <w:numId w:val="69"/>
        </w:numPr>
        <w:rPr>
          <w:rFonts w:eastAsia="Times New Roman" w:cstheme="minorHAnsi"/>
          <w:color w:val="000000"/>
        </w:rPr>
      </w:pPr>
      <w:r>
        <w:rPr>
          <w:rFonts w:eastAsia="Times New Roman" w:cstheme="minorHAnsi"/>
          <w:color w:val="000000"/>
        </w:rPr>
        <w:t>R</w:t>
      </w:r>
      <w:r w:rsidRPr="00997410">
        <w:rPr>
          <w:rFonts w:eastAsia="Times New Roman" w:cstheme="minorHAnsi"/>
          <w:color w:val="000000"/>
        </w:rPr>
        <w:t xml:space="preserve">educe the target’s speed by 10 feet for </w:t>
      </w:r>
      <w:r>
        <w:rPr>
          <w:rFonts w:eastAsia="Times New Roman" w:cstheme="minorHAnsi"/>
          <w:color w:val="000000"/>
        </w:rPr>
        <w:t>1 minute</w:t>
      </w:r>
      <w:ins w:id="2130" w:author="Admin" w:date="2022-04-19T00:00:00Z">
        <w:r w:rsidR="008B1EA0">
          <w:rPr>
            <w:rFonts w:eastAsia="Times New Roman" w:cstheme="minorHAnsi"/>
            <w:color w:val="000000"/>
          </w:rPr>
          <w:t>.</w:t>
        </w:r>
      </w:ins>
    </w:p>
    <w:p w14:paraId="49137A76" w14:textId="77777777" w:rsidR="00997410" w:rsidRPr="00997410" w:rsidRDefault="00997410" w:rsidP="00997410">
      <w:pPr>
        <w:rPr>
          <w:rFonts w:eastAsia="Times New Roman" w:cstheme="minorHAnsi"/>
          <w:color w:val="000000"/>
        </w:rPr>
      </w:pPr>
    </w:p>
    <w:p w14:paraId="0B4DCECC" w14:textId="77777777" w:rsidR="00740BB1" w:rsidRDefault="00926521" w:rsidP="00740BB1">
      <w:pPr>
        <w:contextualSpacing/>
        <w:rPr>
          <w:rFonts w:eastAsia="Times New Roman" w:cstheme="minorHAnsi"/>
        </w:rPr>
      </w:pPr>
      <w:r w:rsidRPr="003A0E73">
        <w:rPr>
          <w:rFonts w:eastAsia="Times New Roman" w:cstheme="minorHAnsi"/>
          <w:b/>
          <w:bCs/>
        </w:rPr>
        <w:t xml:space="preserve">Deep Healing. </w:t>
      </w:r>
      <w:r w:rsidRPr="003A0E73">
        <w:rPr>
          <w:rFonts w:eastAsia="Times New Roman" w:cstheme="minorHAnsi"/>
        </w:rPr>
        <w:t xml:space="preserve">Starting at 8th level, your healing spells heal much more if the target is already wounded. If </w:t>
      </w:r>
      <w:r w:rsidR="00AA4505">
        <w:rPr>
          <w:rFonts w:eastAsia="Times New Roman" w:cstheme="minorHAnsi"/>
        </w:rPr>
        <w:t xml:space="preserve">the target of one of your shaman </w:t>
      </w:r>
      <w:r w:rsidRPr="003A0E73">
        <w:rPr>
          <w:rFonts w:eastAsia="Times New Roman" w:cstheme="minorHAnsi"/>
        </w:rPr>
        <w:t>healing spell</w:t>
      </w:r>
      <w:r w:rsidR="00AA4505">
        <w:rPr>
          <w:rFonts w:eastAsia="Times New Roman" w:cstheme="minorHAnsi"/>
        </w:rPr>
        <w:t>s</w:t>
      </w:r>
      <w:r w:rsidRPr="003A0E73">
        <w:rPr>
          <w:rFonts w:eastAsia="Times New Roman" w:cstheme="minorHAnsi"/>
        </w:rPr>
        <w:t xml:space="preserve"> </w:t>
      </w:r>
      <w:r w:rsidR="00AA4505">
        <w:rPr>
          <w:rFonts w:eastAsia="Times New Roman" w:cstheme="minorHAnsi"/>
        </w:rPr>
        <w:t>is bloodied</w:t>
      </w:r>
      <w:r w:rsidRPr="003A0E73">
        <w:rPr>
          <w:rFonts w:eastAsia="Times New Roman" w:cstheme="minorHAnsi"/>
        </w:rPr>
        <w:t xml:space="preserve">, the </w:t>
      </w:r>
      <w:r w:rsidR="003A0E73">
        <w:rPr>
          <w:rFonts w:eastAsia="Times New Roman" w:cstheme="minorHAnsi"/>
        </w:rPr>
        <w:t xml:space="preserve">benefits of your </w:t>
      </w:r>
      <w:r w:rsidR="003A0E73">
        <w:rPr>
          <w:rFonts w:eastAsia="Times New Roman" w:cstheme="minorHAnsi"/>
        </w:rPr>
        <w:lastRenderedPageBreak/>
        <w:t>Ancestral Blessing ability is doubled (double your Spirit modifier in extra hit points). If the target is at 0 hit points and is unstable, the benefits triple.</w:t>
      </w:r>
    </w:p>
    <w:p w14:paraId="430317FD" w14:textId="77777777" w:rsidR="00740BB1" w:rsidRPr="003A0E73" w:rsidRDefault="00740BB1" w:rsidP="003A0E73">
      <w:pPr>
        <w:contextualSpacing/>
        <w:rPr>
          <w:rFonts w:eastAsia="Times New Roman" w:cstheme="minorHAnsi"/>
        </w:rPr>
      </w:pPr>
      <w:r>
        <w:rPr>
          <w:rFonts w:eastAsia="Times New Roman" w:cstheme="minorHAnsi"/>
        </w:rPr>
        <w:t xml:space="preserve">Also, so long as one of your shaman totems is within 30 feet of you, you can cast any shaman healing spell through it as if you were standing in its space. You can ‘chain’ the shaman totem, extending healing via the totems you prepare. </w:t>
      </w:r>
    </w:p>
    <w:p w14:paraId="68BC215F" w14:textId="77777777" w:rsidR="00926521" w:rsidRPr="000D5DB5" w:rsidRDefault="00926521">
      <w:pPr>
        <w:contextualSpacing/>
        <w:rPr>
          <w:rFonts w:eastAsia="Times New Roman" w:cstheme="minorHAnsi"/>
          <w:sz w:val="24"/>
          <w:szCs w:val="24"/>
        </w:rPr>
      </w:pPr>
    </w:p>
    <w:p w14:paraId="145918E6" w14:textId="77777777" w:rsidR="00997410" w:rsidRDefault="00AB25EF" w:rsidP="003A0E73">
      <w:pPr>
        <w:contextualSpacing/>
        <w:rPr>
          <w:rFonts w:eastAsia="Times New Roman" w:cstheme="minorHAnsi"/>
          <w:color w:val="000000"/>
        </w:rPr>
      </w:pPr>
      <w:r w:rsidRPr="00134BC3">
        <w:rPr>
          <w:rFonts w:eastAsia="Times New Roman" w:cstheme="minorHAnsi"/>
          <w:b/>
          <w:bCs/>
          <w:color w:val="000000"/>
        </w:rPr>
        <w:t xml:space="preserve">Totem Mastery. </w:t>
      </w:r>
      <w:r w:rsidRPr="00134BC3">
        <w:rPr>
          <w:rFonts w:eastAsia="Times New Roman" w:cstheme="minorHAnsi"/>
          <w:color w:val="000000"/>
        </w:rPr>
        <w:t>Starting at 17th level, you may activate two totems with the same reaction</w:t>
      </w:r>
      <w:r w:rsidR="00391B17" w:rsidRPr="000D5DB5">
        <w:rPr>
          <w:rFonts w:eastAsia="Times New Roman" w:cstheme="minorHAnsi"/>
          <w:color w:val="000000"/>
        </w:rPr>
        <w:t xml:space="preserve">. </w:t>
      </w:r>
      <w:r w:rsidRPr="00134BC3">
        <w:rPr>
          <w:rFonts w:eastAsia="Times New Roman" w:cstheme="minorHAnsi"/>
          <w:color w:val="000000"/>
        </w:rPr>
        <w:t xml:space="preserve">You may also include totems in the </w:t>
      </w:r>
      <w:r w:rsidR="00697C83" w:rsidRPr="00697C83">
        <w:rPr>
          <w:rFonts w:eastAsia="Times New Roman" w:cstheme="minorHAnsi"/>
          <w:i/>
          <w:iCs/>
          <w:color w:val="000000"/>
        </w:rPr>
        <w:t>s</w:t>
      </w:r>
      <w:r w:rsidRPr="00697C83">
        <w:rPr>
          <w:rFonts w:eastAsia="Times New Roman" w:cstheme="minorHAnsi"/>
          <w:i/>
          <w:iCs/>
          <w:color w:val="000000"/>
        </w:rPr>
        <w:t xml:space="preserve">pirit </w:t>
      </w:r>
      <w:r w:rsidR="00697C83" w:rsidRPr="00697C83">
        <w:rPr>
          <w:rFonts w:eastAsia="Times New Roman" w:cstheme="minorHAnsi"/>
          <w:i/>
          <w:iCs/>
          <w:color w:val="000000"/>
        </w:rPr>
        <w:t>l</w:t>
      </w:r>
      <w:r w:rsidRPr="00697C83">
        <w:rPr>
          <w:rFonts w:eastAsia="Times New Roman" w:cstheme="minorHAnsi"/>
          <w:i/>
          <w:iCs/>
          <w:color w:val="000000"/>
        </w:rPr>
        <w:t>ink</w:t>
      </w:r>
      <w:r w:rsidRPr="00134BC3">
        <w:rPr>
          <w:rFonts w:eastAsia="Times New Roman" w:cstheme="minorHAnsi"/>
          <w:color w:val="000000"/>
        </w:rPr>
        <w:t xml:space="preserve"> spell or effect, despite them being objects and not creatures</w:t>
      </w:r>
      <w:r w:rsidR="00997410">
        <w:rPr>
          <w:rFonts w:eastAsia="Times New Roman" w:cstheme="minorHAnsi"/>
          <w:color w:val="000000"/>
        </w:rPr>
        <w:t>. For this purpose, they have resistance against any damage shared through the link, soaking up the total damage distributed</w:t>
      </w:r>
      <w:r w:rsidRPr="00134BC3">
        <w:rPr>
          <w:rFonts w:eastAsia="Times New Roman" w:cstheme="minorHAnsi"/>
          <w:color w:val="000000"/>
        </w:rPr>
        <w:t>.</w:t>
      </w:r>
      <w:r w:rsidR="003A0E73">
        <w:rPr>
          <w:rFonts w:eastAsia="Times New Roman" w:cstheme="minorHAnsi"/>
          <w:color w:val="000000"/>
        </w:rPr>
        <w:t xml:space="preserve"> </w:t>
      </w:r>
    </w:p>
    <w:p w14:paraId="391CEBCC" w14:textId="77777777" w:rsidR="00AB25EF" w:rsidRPr="000D5DB5" w:rsidRDefault="003A0E73" w:rsidP="003A0E73">
      <w:pPr>
        <w:contextualSpacing/>
        <w:rPr>
          <w:rFonts w:eastAsia="Times New Roman" w:cstheme="minorHAnsi"/>
          <w:sz w:val="24"/>
          <w:szCs w:val="24"/>
        </w:rPr>
      </w:pPr>
      <w:r>
        <w:rPr>
          <w:rFonts w:eastAsia="Times New Roman" w:cstheme="minorHAnsi"/>
          <w:color w:val="000000"/>
        </w:rPr>
        <w:t>Also, whenever one of your totems is attacked (</w:t>
      </w:r>
      <w:r w:rsidR="00697C83">
        <w:rPr>
          <w:rFonts w:eastAsia="Times New Roman" w:cstheme="minorHAnsi"/>
          <w:color w:val="000000"/>
        </w:rPr>
        <w:t xml:space="preserve">and </w:t>
      </w:r>
      <w:r>
        <w:rPr>
          <w:rFonts w:eastAsia="Times New Roman" w:cstheme="minorHAnsi"/>
          <w:color w:val="000000"/>
        </w:rPr>
        <w:t xml:space="preserve">not necessarily hit), it can move 10 feet in any direction. </w:t>
      </w:r>
      <w:r w:rsidR="00997410">
        <w:rPr>
          <w:rFonts w:eastAsia="Times New Roman" w:cstheme="minorHAnsi"/>
          <w:color w:val="000000"/>
        </w:rPr>
        <w:t xml:space="preserve">If it ends adjacent to an ally, the totem regains 2d6 hit points. </w:t>
      </w:r>
    </w:p>
    <w:p w14:paraId="258ECC73" w14:textId="77777777" w:rsidR="00997410" w:rsidRDefault="00997410">
      <w:pPr>
        <w:spacing w:after="200" w:line="276" w:lineRule="auto"/>
        <w:rPr>
          <w:rFonts w:eastAsia="Times New Roman" w:cstheme="minorHAnsi"/>
          <w:sz w:val="24"/>
          <w:szCs w:val="24"/>
        </w:rPr>
      </w:pPr>
      <w:r>
        <w:rPr>
          <w:rFonts w:eastAsia="Times New Roman" w:cstheme="minorHAnsi"/>
          <w:sz w:val="24"/>
          <w:szCs w:val="24"/>
        </w:rPr>
        <w:br w:type="page"/>
      </w:r>
    </w:p>
    <w:p w14:paraId="72461B5C" w14:textId="77777777" w:rsidR="00AB25EF" w:rsidRPr="000D5DB5" w:rsidRDefault="00997410">
      <w:pPr>
        <w:contextualSpacing/>
        <w:outlineLvl w:val="1"/>
        <w:rPr>
          <w:rFonts w:eastAsia="Times New Roman" w:cstheme="minorHAnsi"/>
          <w:b/>
          <w:bCs/>
          <w:sz w:val="36"/>
          <w:szCs w:val="36"/>
        </w:rPr>
      </w:pPr>
      <w:bookmarkStart w:id="2131" w:name="_Toc509138751"/>
      <w:bookmarkStart w:id="2132" w:name="_Toc54196405"/>
      <w:r>
        <w:rPr>
          <w:noProof/>
        </w:rPr>
        <w:lastRenderedPageBreak/>
        <w:drawing>
          <wp:anchor distT="0" distB="0" distL="114300" distR="114300" simplePos="0" relativeHeight="251659776" behindDoc="1" locked="0" layoutInCell="1" allowOverlap="1" wp14:anchorId="1F66A08D" wp14:editId="3F2A063B">
            <wp:simplePos x="0" y="0"/>
            <wp:positionH relativeFrom="column">
              <wp:posOffset>3455975</wp:posOffset>
            </wp:positionH>
            <wp:positionV relativeFrom="paragraph">
              <wp:posOffset>-432</wp:posOffset>
            </wp:positionV>
            <wp:extent cx="2018665" cy="2570480"/>
            <wp:effectExtent l="0" t="0" r="635" b="0"/>
            <wp:wrapSquare wrapText="bothSides"/>
            <wp:docPr id="7" name="Picture 7" descr="imageedit_1_6454939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edit_1_64549392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8665" cy="2570480"/>
                    </a:xfrm>
                    <a:prstGeom prst="rect">
                      <a:avLst/>
                    </a:prstGeom>
                    <a:noFill/>
                    <a:ln>
                      <a:noFill/>
                    </a:ln>
                  </pic:spPr>
                </pic:pic>
              </a:graphicData>
            </a:graphic>
          </wp:anchor>
        </w:drawing>
      </w:r>
      <w:r w:rsidR="00AB25EF" w:rsidRPr="000D5DB5">
        <w:rPr>
          <w:rFonts w:eastAsia="Times New Roman" w:cstheme="minorHAnsi"/>
          <w:color w:val="2E75B5"/>
          <w:sz w:val="32"/>
          <w:szCs w:val="32"/>
        </w:rPr>
        <w:t>Tinker (TNK)</w:t>
      </w:r>
      <w:bookmarkEnd w:id="2131"/>
      <w:bookmarkEnd w:id="2132"/>
    </w:p>
    <w:p w14:paraId="0694927C" w14:textId="77777777" w:rsidR="00953E35" w:rsidRDefault="00953E35" w:rsidP="00953E35">
      <w:r>
        <w:t xml:space="preserve">A dwarf holds out his rifle, standing watch over his position atop defensive walls. In the distance, he hears the explosion </w:t>
      </w:r>
      <w:r w:rsidR="00997410">
        <w:t>in a</w:t>
      </w:r>
      <w:r>
        <w:t xml:space="preserve"> mine. Mentally calculating the distance, he turns to a nearby mortar, adjusting a few settings. He pulls the primer, smirking as the mortar lobs the explosive shell somewhere into the woods behind cover, releasing panicked screams and another blast. </w:t>
      </w:r>
    </w:p>
    <w:p w14:paraId="0CC44E7B" w14:textId="77777777" w:rsidR="00953E35" w:rsidRDefault="00953E35" w:rsidP="00953E35"/>
    <w:p w14:paraId="62037755" w14:textId="77777777" w:rsidR="00953E35" w:rsidRDefault="00953E35" w:rsidP="00953E35">
      <w:r>
        <w:t>A large mechanical construct with arms of steel and razor-sharp claws approaches a keep’s shut portcullis. The construct digs its claws under the steel of the gate, and begins pulling it upwards, as a small voice from inside the construct urges its fellows to pass quickly. From the walls, an arrow clangs on the construct’s shoulder, causing the driver of the mecha to turn, lift an arm, and release a rocket barrage against the hapless archer. From within, a gnome squeaks out an apology.</w:t>
      </w:r>
    </w:p>
    <w:p w14:paraId="3A05EFFD" w14:textId="77777777" w:rsidR="00953E35" w:rsidRDefault="00953E35" w:rsidP="00953E35"/>
    <w:p w14:paraId="10D49D45" w14:textId="77777777" w:rsidR="00953E35" w:rsidRDefault="00953E35" w:rsidP="00953E35">
      <w:r>
        <w:t>The goblin’s green skin seems almost black from the soot of her explosives as she ducks behind the ruined door frame, evading sling bullets and bolts of frost. She rests her back on the wall for a moment, and unhooks a mechanical wheel from her back. She revs up a rip-tire, packs a few pieces of dynamite into it, and releases it. With a roar, the wheel charges into the open gateway and lets out a resounding blast. The goblin then smirks at the silence, and hearing a groan, she pulls out her flamethrower, and moves in to clean up.</w:t>
      </w:r>
    </w:p>
    <w:p w14:paraId="47A22A2C" w14:textId="77777777" w:rsidR="00953E35" w:rsidRDefault="00953E35" w:rsidP="00953E35"/>
    <w:p w14:paraId="3338A61D" w14:textId="77777777" w:rsidR="00953E35" w:rsidRDefault="00953E35" w:rsidP="00953E35">
      <w:r>
        <w:t xml:space="preserve">For the tinker, innovation is both the tool and the end. Having the brain and the tools give them the nearly limitless capacity to solve any problem. These engineers are lightly armored, and are proficient with the skills to create a variety of tools and machines to help them achieve their goals. </w:t>
      </w:r>
    </w:p>
    <w:p w14:paraId="1F496EFE" w14:textId="77777777" w:rsidR="00953E35" w:rsidRDefault="00953E35">
      <w:pPr>
        <w:contextualSpacing/>
        <w:rPr>
          <w:rFonts w:eastAsia="Times New Roman" w:cstheme="minorHAnsi"/>
          <w:color w:val="000000"/>
        </w:rPr>
      </w:pPr>
    </w:p>
    <w:p w14:paraId="5F33D28D" w14:textId="77777777" w:rsidR="00953E35" w:rsidRPr="00953E35" w:rsidRDefault="00953E35" w:rsidP="00953E35">
      <w:pPr>
        <w:contextualSpacing/>
        <w:rPr>
          <w:rFonts w:eastAsia="Times New Roman" w:cstheme="minorHAnsi"/>
          <w:b/>
          <w:bCs/>
          <w:caps/>
          <w:color w:val="000000"/>
        </w:rPr>
      </w:pPr>
      <w:r w:rsidRPr="00953E35">
        <w:rPr>
          <w:rFonts w:eastAsia="Times New Roman" w:cstheme="minorHAnsi"/>
          <w:b/>
          <w:bCs/>
          <w:caps/>
          <w:color w:val="000000"/>
        </w:rPr>
        <w:t>Consummate Innovators</w:t>
      </w:r>
    </w:p>
    <w:p w14:paraId="6221419D" w14:textId="77777777" w:rsidR="00953E35" w:rsidRPr="000D5DB5" w:rsidRDefault="00953E35" w:rsidP="00953E35">
      <w:pPr>
        <w:contextualSpacing/>
        <w:rPr>
          <w:rFonts w:eastAsia="Times New Roman" w:cstheme="minorHAnsi"/>
          <w:sz w:val="24"/>
          <w:szCs w:val="24"/>
        </w:rPr>
      </w:pPr>
      <w:r w:rsidRPr="000D5DB5">
        <w:rPr>
          <w:rFonts w:eastAsia="Times New Roman" w:cstheme="minorHAnsi"/>
          <w:color w:val="000000"/>
        </w:rPr>
        <w:t>Tinkers among the smartest and most creative of the adventurers setting out to explore and conquer Azeroth. As a creator of incredible inventions from steam saws to siege engines, your devices allow them to overcome nearly any situation — and if you don’t have the device they need, you just might be able to design and create a new one on the spot.</w:t>
      </w:r>
    </w:p>
    <w:p w14:paraId="30DF0E6F" w14:textId="77777777" w:rsidR="00953E35" w:rsidRDefault="00953E35" w:rsidP="00953E35">
      <w:r>
        <w:t>Tinkers are born of necessity—economic or military. Many gnomish and goblin engineers chose to take up the path of the tinker because of its demand in peace and wartime, and to satisfy their creativity. Tinkers tend to carry about packs and pouches full of heavy tools, spare parts and inventions both finished and incomplete. In doing so, they quickly develop the ability to shoulder casually otherwise crushing burdens. Furthermore, the tinker’s ability to put together devices out of random piles of spare parts or whatever wires and gears they happen to be carrying is a valuable asset, allowing a tinker to address problems and improvise even when they would otherwise be stumped.</w:t>
      </w:r>
    </w:p>
    <w:p w14:paraId="78398F76" w14:textId="77777777" w:rsidR="00953E35" w:rsidRDefault="00953E35" w:rsidP="00953E35">
      <w:r>
        <w:t>From developing vehicles such as the zeppelin or the steam engine to reliable weapons and explosives, tinkers are increasingly needed innovators in the changing World of Warcraft.</w:t>
      </w:r>
    </w:p>
    <w:p w14:paraId="5341AB96" w14:textId="77777777" w:rsidR="00953E35" w:rsidRPr="000C1B5E" w:rsidRDefault="00953E35" w:rsidP="00953E35"/>
    <w:p w14:paraId="19606DF0" w14:textId="77777777" w:rsidR="00953E35" w:rsidRPr="00953E35" w:rsidRDefault="00953E35" w:rsidP="00953E35">
      <w:pPr>
        <w:contextualSpacing/>
        <w:rPr>
          <w:rFonts w:eastAsia="Times New Roman" w:cstheme="minorHAnsi"/>
          <w:b/>
          <w:bCs/>
          <w:caps/>
          <w:color w:val="000000"/>
        </w:rPr>
      </w:pPr>
      <w:bookmarkStart w:id="2133" w:name="_2f1j0ab5ayph" w:colFirst="0" w:colLast="0"/>
      <w:bookmarkStart w:id="2134" w:name="_cn1n0cftx63n" w:colFirst="0" w:colLast="0"/>
      <w:bookmarkEnd w:id="2133"/>
      <w:bookmarkEnd w:id="2134"/>
      <w:r w:rsidRPr="00953E35">
        <w:rPr>
          <w:rFonts w:eastAsia="Times New Roman" w:cstheme="minorHAnsi"/>
          <w:b/>
          <w:bCs/>
          <w:caps/>
          <w:color w:val="000000"/>
        </w:rPr>
        <w:t>Adaptable Combatants</w:t>
      </w:r>
    </w:p>
    <w:p w14:paraId="23665EDD" w14:textId="77777777" w:rsidR="00953E35" w:rsidRDefault="00953E35" w:rsidP="00953E35">
      <w:r>
        <w:t xml:space="preserve">Tinkers prefer to spend days, weeks or even months constructing the devices they design. When adventuring, though, tinkers are often forced to throw together a device more quickly or adapt </w:t>
      </w:r>
      <w:r>
        <w:lastRenderedPageBreak/>
        <w:t xml:space="preserve">pieces of fallen technology to their purposes. A tinker can arrive onto a battlefield with many tools, ranging from firearms, explosives, strange gadgets, to even personal vehicles and mecha. A tinker always balances what they can bring with what they </w:t>
      </w:r>
      <w:r>
        <w:rPr>
          <w:i/>
          <w:iCs/>
        </w:rPr>
        <w:t xml:space="preserve">should </w:t>
      </w:r>
      <w:r>
        <w:t xml:space="preserve">bring, as relying on technology that is too young could result in a crisis like the destruction of Gnomregan. They also look forward to repurposing enemy technology, and a tinker’s strength can grow the more developed their opposition is. </w:t>
      </w:r>
    </w:p>
    <w:p w14:paraId="2952137C" w14:textId="77777777" w:rsidR="00953E35" w:rsidRPr="00953E35" w:rsidRDefault="00953E35" w:rsidP="00953E35">
      <w:pPr>
        <w:contextualSpacing/>
        <w:rPr>
          <w:rFonts w:eastAsia="Times New Roman" w:cstheme="minorHAnsi"/>
          <w:color w:val="000000"/>
        </w:rPr>
      </w:pPr>
      <w:r w:rsidRPr="000D5DB5">
        <w:rPr>
          <w:rFonts w:eastAsia="Times New Roman" w:cstheme="minorHAnsi"/>
          <w:color w:val="000000"/>
        </w:rPr>
        <w:t>Tinkers have a reputation for being dangerous companions before specializing, born mainly of reckless goblins experimenting with explosives, or using ga</w:t>
      </w:r>
      <w:r>
        <w:rPr>
          <w:rFonts w:eastAsia="Times New Roman" w:cstheme="minorHAnsi"/>
          <w:color w:val="000000"/>
        </w:rPr>
        <w:t xml:space="preserve">dgets made and owned by others. </w:t>
      </w:r>
      <w:r w:rsidRPr="000D5DB5">
        <w:rPr>
          <w:rFonts w:eastAsia="Times New Roman" w:cstheme="minorHAnsi"/>
          <w:color w:val="000000"/>
        </w:rPr>
        <w:t xml:space="preserve">However, the true heart of the tinker profession can be found in the steady craftsmanship of the dwarves and the wild-eyed curiosity of the gnomes. </w:t>
      </w:r>
    </w:p>
    <w:p w14:paraId="4CC255A9" w14:textId="77777777" w:rsidR="00953E35" w:rsidRDefault="00953E35">
      <w:pPr>
        <w:contextualSpacing/>
        <w:rPr>
          <w:rFonts w:eastAsia="Times New Roman" w:cstheme="minorHAnsi"/>
          <w:color w:val="000000"/>
        </w:rPr>
      </w:pPr>
    </w:p>
    <w:p w14:paraId="565D1786" w14:textId="77777777" w:rsidR="00953E35" w:rsidRDefault="00953E35">
      <w:pPr>
        <w:contextualSpacing/>
        <w:rPr>
          <w:rFonts w:eastAsia="Times New Roman" w:cstheme="minorHAnsi"/>
          <w:b/>
          <w:bCs/>
          <w:caps/>
          <w:color w:val="000000"/>
        </w:rPr>
      </w:pPr>
      <w:r>
        <w:rPr>
          <w:rFonts w:eastAsia="Times New Roman" w:cstheme="minorHAnsi"/>
          <w:b/>
          <w:bCs/>
          <w:caps/>
          <w:color w:val="000000"/>
        </w:rPr>
        <w:t>CREATING A TINKER</w:t>
      </w:r>
    </w:p>
    <w:p w14:paraId="4C5C556F" w14:textId="77777777" w:rsidR="00953E35" w:rsidRDefault="00953E35" w:rsidP="00953E35">
      <w:r>
        <w:t>When you create a tinker, consider where you learned your craft. Are you self-taught or a student of a well-established guild, university, or master tinker? How has that affected your starting devices and formulae? Another thing to consider is your specialty—many gnomes and draenei prefer to rely on gadgets, while goblins lean towards explosives, and dwarves would swear on a reliable firearm.</w:t>
      </w:r>
    </w:p>
    <w:p w14:paraId="0D46506E" w14:textId="77777777" w:rsidR="00953E35" w:rsidRDefault="00953E35" w:rsidP="00953E35">
      <w:r>
        <w:t xml:space="preserve">Are the components and parts of your devices usually supplied and numbered or scavenged and repurposed from other devices? </w:t>
      </w:r>
    </w:p>
    <w:p w14:paraId="5D883BEA" w14:textId="77777777" w:rsidR="00953E35" w:rsidRDefault="00953E35" w:rsidP="00953E35">
      <w:r>
        <w:t xml:space="preserve">Do you have qualms of repurposing technology (seeing it as a mark of poverty) or revel in it (seeing it as a proof of your power and skill)? Have you ever worked for an engineering society or guild—how have they treated you or used your inventions? </w:t>
      </w:r>
    </w:p>
    <w:p w14:paraId="4E6F6370" w14:textId="77777777" w:rsidR="00953E35" w:rsidRPr="00953E35" w:rsidRDefault="00953E35" w:rsidP="00953E35"/>
    <w:p w14:paraId="22469AF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QUICK BUILD</w:t>
      </w:r>
      <w:r w:rsidRPr="000D5DB5">
        <w:rPr>
          <w:rFonts w:eastAsia="Times New Roman" w:cstheme="minorHAnsi"/>
          <w:color w:val="000000"/>
        </w:rPr>
        <w:t xml:space="preserve"> </w:t>
      </w:r>
    </w:p>
    <w:p w14:paraId="09B33F4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You can make a tinker quickly by following these suggestions. First. Intelligence should be your highest ability score. Make Agility your next-highest if you want to excel at using firearms and explosives. Choose </w:t>
      </w:r>
      <w:r w:rsidR="006F5349">
        <w:rPr>
          <w:rFonts w:eastAsia="Times New Roman" w:cstheme="minorHAnsi"/>
          <w:color w:val="000000"/>
        </w:rPr>
        <w:t xml:space="preserve">Stamina or Strength </w:t>
      </w:r>
      <w:r w:rsidRPr="000D5DB5">
        <w:rPr>
          <w:rFonts w:eastAsia="Times New Roman" w:cstheme="minorHAnsi"/>
          <w:color w:val="000000"/>
        </w:rPr>
        <w:t xml:space="preserve">instead if you plan to emphasize using </w:t>
      </w:r>
      <w:r w:rsidR="006F5349">
        <w:rPr>
          <w:rFonts w:eastAsia="Times New Roman" w:cstheme="minorHAnsi"/>
          <w:color w:val="000000"/>
        </w:rPr>
        <w:t>c</w:t>
      </w:r>
      <w:r w:rsidR="006F5349" w:rsidRPr="000D5DB5">
        <w:rPr>
          <w:rFonts w:eastAsia="Times New Roman" w:cstheme="minorHAnsi"/>
          <w:color w:val="000000"/>
        </w:rPr>
        <w:t xml:space="preserve">onstructs </w:t>
      </w:r>
      <w:r w:rsidRPr="000D5DB5">
        <w:rPr>
          <w:rFonts w:eastAsia="Times New Roman" w:cstheme="minorHAnsi"/>
          <w:color w:val="000000"/>
        </w:rPr>
        <w:t>and mecha. Second, choose the guild artisan background.</w:t>
      </w:r>
      <w:r w:rsidR="00953E35">
        <w:rPr>
          <w:rFonts w:eastAsia="Times New Roman" w:cstheme="minorHAnsi"/>
          <w:color w:val="000000"/>
        </w:rPr>
        <w:t xml:space="preserve"> Third, choose the following starting devices in your engineer’s notebook: boomstick (or auto-crossbow), fog machine (gadget), flamethrower (gadget), and hand grenade (or </w:t>
      </w:r>
      <w:r w:rsidR="00AF7BF0">
        <w:rPr>
          <w:rFonts w:eastAsia="Times New Roman" w:cstheme="minorHAnsi"/>
          <w:color w:val="000000"/>
        </w:rPr>
        <w:t xml:space="preserve">iron </w:t>
      </w:r>
      <w:r w:rsidR="00953E35">
        <w:rPr>
          <w:rFonts w:eastAsia="Times New Roman" w:cstheme="minorHAnsi"/>
          <w:color w:val="000000"/>
        </w:rPr>
        <w:t>rocket</w:t>
      </w:r>
      <w:r w:rsidR="00AF7BF0">
        <w:rPr>
          <w:rFonts w:eastAsia="Times New Roman" w:cstheme="minorHAnsi"/>
          <w:color w:val="000000"/>
        </w:rPr>
        <w:t>s</w:t>
      </w:r>
      <w:r w:rsidR="00953E35">
        <w:rPr>
          <w:rFonts w:eastAsia="Times New Roman" w:cstheme="minorHAnsi"/>
          <w:color w:val="000000"/>
        </w:rPr>
        <w:t>,</w:t>
      </w:r>
      <w:r w:rsidR="00AF7BF0">
        <w:rPr>
          <w:rFonts w:eastAsia="Times New Roman" w:cstheme="minorHAnsi"/>
          <w:color w:val="000000"/>
        </w:rPr>
        <w:t xml:space="preserve"> iron bombs, or iron mines</w:t>
      </w:r>
      <w:r w:rsidR="00953E35">
        <w:rPr>
          <w:rFonts w:eastAsia="Times New Roman" w:cstheme="minorHAnsi"/>
          <w:color w:val="000000"/>
        </w:rPr>
        <w:t xml:space="preserve">). </w:t>
      </w:r>
    </w:p>
    <w:p w14:paraId="3C8E9ECB" w14:textId="77777777" w:rsidR="00AB25EF" w:rsidRPr="000D5DB5" w:rsidRDefault="00AB25EF">
      <w:pPr>
        <w:contextualSpacing/>
        <w:rPr>
          <w:rFonts w:eastAsia="Times New Roman" w:cstheme="minorHAnsi"/>
          <w:sz w:val="24"/>
          <w:szCs w:val="24"/>
        </w:rPr>
      </w:pPr>
    </w:p>
    <w:p w14:paraId="466EA717" w14:textId="77777777" w:rsidR="00953E35" w:rsidRPr="00953E35" w:rsidRDefault="00953E35" w:rsidP="00953E35">
      <w:pPr>
        <w:contextualSpacing/>
        <w:rPr>
          <w:rFonts w:eastAsia="Times New Roman" w:cstheme="minorHAnsi"/>
          <w:caps/>
          <w:sz w:val="24"/>
          <w:szCs w:val="24"/>
        </w:rPr>
      </w:pPr>
      <w:r w:rsidRPr="00953E35">
        <w:rPr>
          <w:rFonts w:eastAsia="Times New Roman" w:cstheme="minorHAnsi"/>
          <w:b/>
          <w:bCs/>
          <w:caps/>
          <w:color w:val="000000"/>
        </w:rPr>
        <w:t>CLASS FEATURES</w:t>
      </w:r>
    </w:p>
    <w:p w14:paraId="1E0CF2E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71D0323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Dice</w:t>
      </w:r>
      <w:r w:rsidRPr="000D5DB5">
        <w:rPr>
          <w:rFonts w:eastAsia="Times New Roman" w:cstheme="minorHAnsi"/>
          <w:color w:val="000000"/>
        </w:rPr>
        <w:t xml:space="preserve"> 1d8 per tinker level</w:t>
      </w:r>
    </w:p>
    <w:p w14:paraId="5B22F95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8 + your Stamina modifier</w:t>
      </w:r>
    </w:p>
    <w:p w14:paraId="67C5440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 at Higher Levels</w:t>
      </w:r>
      <w:r w:rsidRPr="000D5DB5">
        <w:rPr>
          <w:rFonts w:eastAsia="Times New Roman" w:cstheme="minorHAnsi"/>
          <w:color w:val="000000"/>
        </w:rPr>
        <w:t xml:space="preserve"> 1d8 (or 5) + your Stamina modifier per tinker level after 1st</w:t>
      </w:r>
    </w:p>
    <w:p w14:paraId="15CF487D" w14:textId="77777777" w:rsidR="00AB25EF" w:rsidRPr="000D5DB5" w:rsidRDefault="00AB25EF">
      <w:pPr>
        <w:contextualSpacing/>
        <w:rPr>
          <w:rFonts w:eastAsia="Times New Roman" w:cstheme="minorHAnsi"/>
          <w:sz w:val="24"/>
          <w:szCs w:val="24"/>
        </w:rPr>
      </w:pPr>
      <w:r w:rsidRPr="000D5DB5">
        <w:rPr>
          <w:rFonts w:eastAsia="Times New Roman" w:cstheme="minorHAnsi"/>
          <w:sz w:val="24"/>
          <w:szCs w:val="24"/>
        </w:rPr>
        <w:br/>
      </w:r>
      <w:r w:rsidRPr="000D5DB5">
        <w:rPr>
          <w:rFonts w:eastAsia="Times New Roman" w:cstheme="minorHAnsi"/>
          <w:b/>
          <w:bCs/>
          <w:color w:val="000000"/>
        </w:rPr>
        <w:t>PROFICIENCIES</w:t>
      </w:r>
    </w:p>
    <w:p w14:paraId="4C1CA0A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Armor</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Light armor</w:t>
      </w:r>
    </w:p>
    <w:p w14:paraId="014B035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Weapons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Simple weapons, hand crossbows, maces, firearms, explosives, and short swords.</w:t>
      </w:r>
    </w:p>
    <w:p w14:paraId="35CB61E4" w14:textId="77777777" w:rsidR="00AB25EF" w:rsidRPr="000D5DB5" w:rsidRDefault="00AB25EF" w:rsidP="007378CE">
      <w:pPr>
        <w:contextualSpacing/>
        <w:rPr>
          <w:rFonts w:eastAsia="Times New Roman" w:cstheme="minorHAnsi"/>
          <w:sz w:val="24"/>
          <w:szCs w:val="24"/>
        </w:rPr>
      </w:pPr>
      <w:r w:rsidRPr="000D5DB5">
        <w:rPr>
          <w:rFonts w:eastAsia="Times New Roman" w:cstheme="minorHAnsi"/>
          <w:b/>
          <w:bCs/>
          <w:color w:val="000000"/>
        </w:rPr>
        <w:t>Tools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Thieves’ tools and </w:t>
      </w:r>
      <w:r w:rsidR="007378CE">
        <w:rPr>
          <w:rFonts w:eastAsia="Times New Roman" w:cstheme="minorHAnsi"/>
          <w:color w:val="000000"/>
        </w:rPr>
        <w:t>E</w:t>
      </w:r>
      <w:r w:rsidR="007C7823">
        <w:rPr>
          <w:rFonts w:eastAsia="Times New Roman" w:cstheme="minorHAnsi"/>
          <w:color w:val="000000"/>
        </w:rPr>
        <w:t xml:space="preserve">ngineer’s </w:t>
      </w:r>
      <w:r w:rsidR="007378CE">
        <w:rPr>
          <w:rFonts w:eastAsia="Times New Roman" w:cstheme="minorHAnsi"/>
          <w:color w:val="000000"/>
        </w:rPr>
        <w:t>T</w:t>
      </w:r>
      <w:r w:rsidRPr="000D5DB5">
        <w:rPr>
          <w:rFonts w:eastAsia="Times New Roman" w:cstheme="minorHAnsi"/>
          <w:color w:val="000000"/>
        </w:rPr>
        <w:t>ools</w:t>
      </w:r>
    </w:p>
    <w:p w14:paraId="5677406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Saving Throws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Agility</w:t>
      </w:r>
      <w:r w:rsidR="006F5349">
        <w:rPr>
          <w:rFonts w:eastAsia="Times New Roman" w:cstheme="minorHAnsi"/>
          <w:color w:val="000000"/>
        </w:rPr>
        <w:t xml:space="preserve">, </w:t>
      </w:r>
      <w:r w:rsidRPr="000D5DB5">
        <w:rPr>
          <w:rFonts w:eastAsia="Times New Roman" w:cstheme="minorHAnsi"/>
          <w:color w:val="000000"/>
        </w:rPr>
        <w:t>Intelligence</w:t>
      </w:r>
    </w:p>
    <w:p w14:paraId="37EE3C75" w14:textId="77777777" w:rsidR="00AB25EF" w:rsidRDefault="00AB25EF">
      <w:pPr>
        <w:contextualSpacing/>
        <w:rPr>
          <w:rFonts w:eastAsia="Times New Roman" w:cstheme="minorHAnsi"/>
          <w:color w:val="000000"/>
        </w:rPr>
      </w:pPr>
      <w:r w:rsidRPr="000D5DB5">
        <w:rPr>
          <w:rFonts w:eastAsia="Times New Roman" w:cstheme="minorHAnsi"/>
          <w:b/>
          <w:bCs/>
          <w:color w:val="000000"/>
        </w:rPr>
        <w:t>Skills</w:t>
      </w:r>
      <w:r w:rsidR="00C7010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Choose four from Acrobatics, Athletics, Insight, Intimidation, Investigation, Perception, Performance, Persuasion, Sleight of Hand, and Stealth.</w:t>
      </w:r>
    </w:p>
    <w:p w14:paraId="49921F35" w14:textId="77777777" w:rsidR="00C7010F" w:rsidRPr="000D5DB5" w:rsidRDefault="00C7010F">
      <w:pPr>
        <w:contextualSpacing/>
        <w:rPr>
          <w:rFonts w:eastAsia="Times New Roman" w:cstheme="minorHAnsi"/>
          <w:sz w:val="24"/>
          <w:szCs w:val="24"/>
        </w:rPr>
      </w:pPr>
    </w:p>
    <w:p w14:paraId="05C411C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4DEA5A0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328D9A5C" w14:textId="77777777" w:rsidR="00AB25EF" w:rsidRPr="000D5DB5" w:rsidRDefault="00AB25EF" w:rsidP="00B926E4">
      <w:pPr>
        <w:numPr>
          <w:ilvl w:val="0"/>
          <w:numId w:val="29"/>
        </w:numPr>
        <w:ind w:left="0" w:firstLine="0"/>
        <w:contextualSpacing/>
        <w:textAlignment w:val="baseline"/>
        <w:rPr>
          <w:rFonts w:eastAsia="Times New Roman" w:cstheme="minorHAnsi"/>
          <w:color w:val="000000"/>
        </w:rPr>
      </w:pPr>
      <w:r w:rsidRPr="000D5DB5">
        <w:rPr>
          <w:rFonts w:eastAsia="Times New Roman" w:cstheme="minorHAnsi"/>
          <w:color w:val="000000"/>
        </w:rPr>
        <w:t>(</w:t>
      </w:r>
      <w:r w:rsidRPr="000D5DB5">
        <w:rPr>
          <w:rFonts w:eastAsia="Times New Roman" w:cstheme="minorHAnsi"/>
          <w:i/>
          <w:iCs/>
          <w:color w:val="000000"/>
        </w:rPr>
        <w:t>a</w:t>
      </w:r>
      <w:r w:rsidRPr="000D5DB5">
        <w:rPr>
          <w:rFonts w:eastAsia="Times New Roman" w:cstheme="minorHAnsi"/>
          <w:color w:val="000000"/>
        </w:rPr>
        <w:t>) A mace or (</w:t>
      </w:r>
      <w:r w:rsidRPr="000D5DB5">
        <w:rPr>
          <w:rFonts w:eastAsia="Times New Roman" w:cstheme="minorHAnsi"/>
          <w:i/>
          <w:iCs/>
          <w:color w:val="000000"/>
        </w:rPr>
        <w:t>b</w:t>
      </w:r>
      <w:r w:rsidRPr="000D5DB5">
        <w:rPr>
          <w:rFonts w:eastAsia="Times New Roman" w:cstheme="minorHAnsi"/>
          <w:color w:val="000000"/>
        </w:rPr>
        <w:t>) a shortsword</w:t>
      </w:r>
    </w:p>
    <w:p w14:paraId="7D679C00" w14:textId="77777777" w:rsidR="00AB25EF" w:rsidRPr="00AF7BF0" w:rsidRDefault="00AB25EF" w:rsidP="00E95E1F">
      <w:pPr>
        <w:numPr>
          <w:ilvl w:val="0"/>
          <w:numId w:val="29"/>
        </w:numPr>
        <w:ind w:left="0" w:firstLine="0"/>
        <w:contextualSpacing/>
        <w:textAlignment w:val="baseline"/>
        <w:rPr>
          <w:rFonts w:eastAsia="Times New Roman" w:cstheme="minorHAnsi"/>
          <w:color w:val="000000"/>
        </w:rPr>
      </w:pPr>
      <w:r w:rsidRPr="00AF7BF0">
        <w:rPr>
          <w:rFonts w:eastAsia="Times New Roman" w:cstheme="minorHAnsi"/>
          <w:color w:val="000000"/>
        </w:rPr>
        <w:lastRenderedPageBreak/>
        <w:t>(</w:t>
      </w:r>
      <w:r w:rsidRPr="00AF7BF0">
        <w:rPr>
          <w:rFonts w:eastAsia="Times New Roman" w:cstheme="minorHAnsi"/>
          <w:i/>
          <w:iCs/>
          <w:color w:val="000000"/>
        </w:rPr>
        <w:t>a</w:t>
      </w:r>
      <w:r w:rsidRPr="00AF7BF0">
        <w:rPr>
          <w:rFonts w:eastAsia="Times New Roman" w:cstheme="minorHAnsi"/>
          <w:color w:val="000000"/>
        </w:rPr>
        <w:t xml:space="preserve">) 2 </w:t>
      </w:r>
      <w:r w:rsidR="00953E35" w:rsidRPr="00AF7BF0">
        <w:rPr>
          <w:rFonts w:eastAsia="Times New Roman" w:cstheme="minorHAnsi"/>
          <w:color w:val="000000"/>
        </w:rPr>
        <w:t>common explosives (</w:t>
      </w:r>
      <w:r w:rsidR="00AF7BF0" w:rsidRPr="00AF7BF0">
        <w:rPr>
          <w:rFonts w:eastAsia="Times New Roman" w:cstheme="minorHAnsi"/>
          <w:color w:val="000000"/>
        </w:rPr>
        <w:t xml:space="preserve">your choice of the following: iron bomb, iron </w:t>
      </w:r>
      <w:r w:rsidR="00AF7BF0" w:rsidRPr="00E95E1F">
        <w:rPr>
          <w:rFonts w:eastAsia="Times New Roman" w:cstheme="minorHAnsi"/>
          <w:color w:val="000000"/>
        </w:rPr>
        <w:t>mine, or iron rocket</w:t>
      </w:r>
      <w:r w:rsidR="00953E35" w:rsidRPr="00AF7BF0">
        <w:rPr>
          <w:rFonts w:eastAsia="Times New Roman" w:cstheme="minorHAnsi"/>
          <w:color w:val="000000"/>
        </w:rPr>
        <w:t>)</w:t>
      </w:r>
    </w:p>
    <w:p w14:paraId="0AD8B160" w14:textId="77777777" w:rsidR="00AB25EF" w:rsidRPr="000D5DB5" w:rsidRDefault="00AB25EF" w:rsidP="00B926E4">
      <w:pPr>
        <w:numPr>
          <w:ilvl w:val="0"/>
          <w:numId w:val="29"/>
        </w:numPr>
        <w:ind w:left="0" w:firstLine="0"/>
        <w:contextualSpacing/>
        <w:textAlignment w:val="baseline"/>
        <w:rPr>
          <w:rFonts w:eastAsia="Times New Roman" w:cstheme="minorHAnsi"/>
          <w:color w:val="000000"/>
        </w:rPr>
      </w:pPr>
      <w:r w:rsidRPr="000D5DB5">
        <w:rPr>
          <w:rFonts w:eastAsia="Times New Roman" w:cstheme="minorHAnsi"/>
          <w:color w:val="000000"/>
        </w:rPr>
        <w:t>(</w:t>
      </w:r>
      <w:r w:rsidRPr="000D5DB5">
        <w:rPr>
          <w:rFonts w:eastAsia="Times New Roman" w:cstheme="minorHAnsi"/>
          <w:i/>
          <w:iCs/>
          <w:color w:val="000000"/>
        </w:rPr>
        <w:t>a</w:t>
      </w:r>
      <w:r w:rsidRPr="000D5DB5">
        <w:rPr>
          <w:rFonts w:eastAsia="Times New Roman" w:cstheme="minorHAnsi"/>
          <w:color w:val="000000"/>
        </w:rPr>
        <w:t>) A dungeoneer’s pack, or (</w:t>
      </w:r>
      <w:r w:rsidRPr="000D5DB5">
        <w:rPr>
          <w:rFonts w:eastAsia="Times New Roman" w:cstheme="minorHAnsi"/>
          <w:i/>
          <w:iCs/>
          <w:color w:val="000000"/>
        </w:rPr>
        <w:t>b</w:t>
      </w:r>
      <w:r w:rsidRPr="000D5DB5">
        <w:rPr>
          <w:rFonts w:eastAsia="Times New Roman" w:cstheme="minorHAnsi"/>
          <w:color w:val="000000"/>
        </w:rPr>
        <w:t>) an explorer’s pack</w:t>
      </w:r>
    </w:p>
    <w:p w14:paraId="36196FA4" w14:textId="77777777" w:rsidR="00226181" w:rsidRDefault="00AB25EF" w:rsidP="007378CE">
      <w:pPr>
        <w:numPr>
          <w:ilvl w:val="0"/>
          <w:numId w:val="29"/>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Leather armor, </w:t>
      </w:r>
      <w:r w:rsidR="007378CE">
        <w:rPr>
          <w:rFonts w:eastAsia="Times New Roman" w:cstheme="minorHAnsi"/>
          <w:color w:val="000000"/>
        </w:rPr>
        <w:t>E</w:t>
      </w:r>
      <w:r w:rsidRPr="000D5DB5">
        <w:rPr>
          <w:rFonts w:eastAsia="Times New Roman" w:cstheme="minorHAnsi"/>
          <w:color w:val="000000"/>
        </w:rPr>
        <w:t>ngineer</w:t>
      </w:r>
      <w:r w:rsidR="007C7823">
        <w:rPr>
          <w:rFonts w:eastAsia="Times New Roman" w:cstheme="minorHAnsi"/>
          <w:color w:val="000000"/>
        </w:rPr>
        <w:t>’s</w:t>
      </w:r>
      <w:r w:rsidRPr="000D5DB5">
        <w:rPr>
          <w:rFonts w:eastAsia="Times New Roman" w:cstheme="minorHAnsi"/>
          <w:color w:val="000000"/>
        </w:rPr>
        <w:t xml:space="preserve"> </w:t>
      </w:r>
      <w:r w:rsidR="007378CE">
        <w:rPr>
          <w:rFonts w:eastAsia="Times New Roman" w:cstheme="minorHAnsi"/>
          <w:color w:val="000000"/>
        </w:rPr>
        <w:t>T</w:t>
      </w:r>
      <w:r w:rsidRPr="000D5DB5">
        <w:rPr>
          <w:rFonts w:eastAsia="Times New Roman" w:cstheme="minorHAnsi"/>
          <w:color w:val="000000"/>
        </w:rPr>
        <w:t>ools</w:t>
      </w:r>
    </w:p>
    <w:p w14:paraId="08DCB029" w14:textId="77777777" w:rsidR="00AB25EF" w:rsidRPr="000D5DB5" w:rsidRDefault="00226181" w:rsidP="00E95E1F">
      <w:pPr>
        <w:numPr>
          <w:ilvl w:val="0"/>
          <w:numId w:val="29"/>
        </w:numPr>
        <w:ind w:left="0" w:firstLine="0"/>
        <w:contextualSpacing/>
        <w:textAlignment w:val="baseline"/>
        <w:rPr>
          <w:rFonts w:eastAsia="Times New Roman" w:cstheme="minorHAnsi"/>
          <w:color w:val="000000"/>
        </w:rPr>
      </w:pPr>
      <w:r>
        <w:rPr>
          <w:rFonts w:eastAsia="Times New Roman" w:cstheme="minorHAnsi"/>
          <w:color w:val="000000"/>
        </w:rPr>
        <w:t>Engineer’s notebook</w:t>
      </w:r>
      <w:r w:rsidRPr="00226181">
        <w:rPr>
          <w:rFonts w:eastAsia="Times New Roman" w:cstheme="minorHAnsi"/>
          <w:color w:val="000000"/>
        </w:rPr>
        <w:t xml:space="preserve">, 250 gp worth of </w:t>
      </w:r>
      <w:r>
        <w:rPr>
          <w:rFonts w:eastAsia="Times New Roman" w:cstheme="minorHAnsi"/>
          <w:color w:val="000000"/>
        </w:rPr>
        <w:t xml:space="preserve">engineering </w:t>
      </w:r>
      <w:r w:rsidRPr="00226181">
        <w:rPr>
          <w:rFonts w:eastAsia="Times New Roman" w:cstheme="minorHAnsi"/>
          <w:color w:val="000000"/>
        </w:rPr>
        <w:t>materials (can be spen</w:t>
      </w:r>
      <w:r w:rsidR="0094184C">
        <w:rPr>
          <w:rFonts w:eastAsia="Times New Roman" w:cstheme="minorHAnsi"/>
          <w:color w:val="000000"/>
        </w:rPr>
        <w:t>t</w:t>
      </w:r>
      <w:r w:rsidRPr="00226181">
        <w:rPr>
          <w:rFonts w:eastAsia="Times New Roman" w:cstheme="minorHAnsi"/>
          <w:color w:val="000000"/>
        </w:rPr>
        <w:t xml:space="preserve"> </w:t>
      </w:r>
      <w:r w:rsidR="0094184C">
        <w:rPr>
          <w:rFonts w:eastAsia="Times New Roman" w:cstheme="minorHAnsi"/>
          <w:color w:val="000000"/>
        </w:rPr>
        <w:t xml:space="preserve">during </w:t>
      </w:r>
      <w:r w:rsidRPr="00226181">
        <w:rPr>
          <w:rFonts w:eastAsia="Times New Roman" w:cstheme="minorHAnsi"/>
          <w:color w:val="000000"/>
        </w:rPr>
        <w:t>character creation)</w:t>
      </w:r>
      <w:r>
        <w:rPr>
          <w:rFonts w:eastAsia="Times New Roman" w:cstheme="minorHAnsi"/>
          <w:color w:val="000000"/>
        </w:rPr>
        <w:t xml:space="preserve">, </w:t>
      </w:r>
      <w:r w:rsidR="0094184C">
        <w:rPr>
          <w:rFonts w:eastAsia="Times New Roman" w:cstheme="minorHAnsi"/>
          <w:color w:val="000000"/>
        </w:rPr>
        <w:t xml:space="preserve">and </w:t>
      </w:r>
      <w:r w:rsidR="00AF7BF0">
        <w:rPr>
          <w:rFonts w:eastAsia="Times New Roman" w:cstheme="minorHAnsi"/>
          <w:color w:val="000000"/>
        </w:rPr>
        <w:t xml:space="preserve">fuel enough for 4 devices charges </w:t>
      </w:r>
      <w:r>
        <w:rPr>
          <w:rFonts w:eastAsia="Times New Roman" w:cstheme="minorHAnsi"/>
          <w:color w:val="000000"/>
        </w:rPr>
        <w:t xml:space="preserve">of the tinker’s choice (except alchemical </w:t>
      </w:r>
      <w:r w:rsidR="00AF7BF0">
        <w:rPr>
          <w:rFonts w:eastAsia="Times New Roman" w:cstheme="minorHAnsi"/>
          <w:color w:val="000000"/>
        </w:rPr>
        <w:t>fuel</w:t>
      </w:r>
      <w:r>
        <w:rPr>
          <w:rFonts w:eastAsia="Times New Roman" w:cstheme="minorHAnsi"/>
          <w:color w:val="000000"/>
        </w:rPr>
        <w:t>)</w:t>
      </w:r>
    </w:p>
    <w:p w14:paraId="155ED69C" w14:textId="77777777" w:rsidR="00AB25EF" w:rsidRPr="000D5DB5" w:rsidRDefault="00AB25EF">
      <w:pPr>
        <w:contextualSpacing/>
        <w:rPr>
          <w:rFonts w:eastAsia="Times New Roman" w:cstheme="minorHAnsi"/>
          <w:sz w:val="24"/>
          <w:szCs w:val="24"/>
        </w:rPr>
      </w:pPr>
    </w:p>
    <w:p w14:paraId="725BDD9C"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Tinker Class</w:t>
      </w:r>
    </w:p>
    <w:p w14:paraId="495199B0" w14:textId="77777777" w:rsidR="0063714D" w:rsidRDefault="0063714D" w:rsidP="0063714D">
      <w:pPr>
        <w:rPr>
          <w:b/>
          <w:bCs/>
        </w:rPr>
      </w:pPr>
      <w:r w:rsidRPr="000D5DB5">
        <w:rPr>
          <w:b/>
          <w:bCs/>
        </w:rPr>
        <w:t>Level</w:t>
      </w:r>
      <w:r>
        <w:rPr>
          <w:b/>
          <w:bCs/>
        </w:rPr>
        <w:tab/>
      </w:r>
      <w:r w:rsidRPr="000D5DB5">
        <w:rPr>
          <w:b/>
          <w:bCs/>
        </w:rPr>
        <w:t>Proficiency</w:t>
      </w:r>
      <w:r w:rsidRPr="000D5DB5">
        <w:rPr>
          <w:b/>
          <w:bCs/>
        </w:rPr>
        <w:tab/>
        <w:t>Features</w:t>
      </w:r>
      <w:r>
        <w:rPr>
          <w:b/>
          <w:bCs/>
        </w:rPr>
        <w:tab/>
      </w:r>
      <w:r>
        <w:rPr>
          <w:b/>
          <w:bCs/>
        </w:rPr>
        <w:tab/>
      </w:r>
      <w:r>
        <w:rPr>
          <w:b/>
          <w:bCs/>
        </w:rPr>
        <w:tab/>
      </w:r>
      <w:r>
        <w:rPr>
          <w:b/>
          <w:bCs/>
        </w:rPr>
        <w:tab/>
        <w:t>Rarity</w:t>
      </w:r>
    </w:p>
    <w:p w14:paraId="5A81E40E" w14:textId="77777777" w:rsidR="0063714D" w:rsidRDefault="0063714D" w:rsidP="007465BF">
      <w:r w:rsidRPr="00134BC3">
        <w:t>1st</w:t>
      </w:r>
      <w:r w:rsidRPr="00134BC3">
        <w:tab/>
        <w:t>+2</w:t>
      </w:r>
      <w:r w:rsidRPr="00134BC3">
        <w:tab/>
      </w:r>
      <w:r w:rsidRPr="00134BC3">
        <w:tab/>
      </w:r>
      <w:r>
        <w:t>Engineering</w:t>
      </w:r>
      <w:r w:rsidRPr="00134BC3">
        <w:t xml:space="preserve">, </w:t>
      </w:r>
      <w:r>
        <w:t>Innovation</w:t>
      </w:r>
      <w:r w:rsidR="007465BF">
        <w:t>, Patent</w:t>
      </w:r>
      <w:r w:rsidR="007465BF">
        <w:tab/>
      </w:r>
      <w:r>
        <w:tab/>
        <w:t>Uncommon</w:t>
      </w:r>
    </w:p>
    <w:p w14:paraId="4416D53D" w14:textId="77777777" w:rsidR="0063714D" w:rsidRDefault="0063714D" w:rsidP="0063714D">
      <w:r w:rsidRPr="00134BC3">
        <w:t>2nd</w:t>
      </w:r>
      <w:r w:rsidRPr="00134BC3">
        <w:tab/>
        <w:t>+2</w:t>
      </w:r>
      <w:r w:rsidRPr="00134BC3">
        <w:tab/>
      </w:r>
      <w:r w:rsidRPr="00134BC3">
        <w:tab/>
      </w:r>
      <w:r>
        <w:t>Efficient Engineering, Knack for It</w:t>
      </w:r>
      <w:r>
        <w:tab/>
        <w:t>Uncommon</w:t>
      </w:r>
    </w:p>
    <w:p w14:paraId="3AFF4B12" w14:textId="1822FA36" w:rsidR="0063714D" w:rsidRDefault="0063714D" w:rsidP="008B1EA0">
      <w:pPr>
        <w:pPrChange w:id="2135" w:author="Admin" w:date="2022-04-19T00:02:00Z">
          <w:pPr/>
        </w:pPrChange>
      </w:pPr>
      <w:r w:rsidRPr="000D5DB5">
        <w:t>3rd</w:t>
      </w:r>
      <w:r w:rsidRPr="000D5DB5">
        <w:tab/>
        <w:t>+2</w:t>
      </w:r>
      <w:r w:rsidRPr="000D5DB5">
        <w:tab/>
      </w:r>
      <w:r w:rsidRPr="000D5DB5">
        <w:tab/>
      </w:r>
      <w:del w:id="2136" w:author="Admin" w:date="2022-04-19T00:02:00Z">
        <w:r w:rsidRPr="000D5DB5" w:rsidDel="008B1EA0">
          <w:delText xml:space="preserve">Alchemy </w:delText>
        </w:r>
      </w:del>
      <w:ins w:id="2137" w:author="Admin" w:date="2022-04-19T00:02:00Z">
        <w:r w:rsidR="008B1EA0">
          <w:t xml:space="preserve">Tinker </w:t>
        </w:r>
      </w:ins>
      <w:r w:rsidRPr="000D5DB5">
        <w:t>Path</w:t>
      </w:r>
      <w:r>
        <w:t>, Flash Bomber</w:t>
      </w:r>
      <w:r>
        <w:tab/>
      </w:r>
      <w:r>
        <w:tab/>
        <w:t>Uncommon</w:t>
      </w:r>
    </w:p>
    <w:p w14:paraId="6EEFB712" w14:textId="77777777" w:rsidR="0063714D" w:rsidRDefault="0063714D" w:rsidP="0063714D">
      <w:r w:rsidRPr="000D5DB5">
        <w:t>4th</w:t>
      </w:r>
      <w:r w:rsidRPr="000D5DB5">
        <w:tab/>
        <w:t>+2</w:t>
      </w:r>
      <w:r w:rsidRPr="000D5DB5">
        <w:tab/>
      </w:r>
      <w:r w:rsidRPr="000D5DB5">
        <w:tab/>
        <w:t>Ability Score Improvement</w:t>
      </w:r>
      <w:r>
        <w:tab/>
      </w:r>
      <w:r>
        <w:tab/>
        <w:t>Uncommon</w:t>
      </w:r>
    </w:p>
    <w:p w14:paraId="7D4F1CF4" w14:textId="77777777" w:rsidR="0063714D" w:rsidRDefault="0063714D" w:rsidP="0063714D">
      <w:r w:rsidRPr="00134BC3">
        <w:t>5th</w:t>
      </w:r>
      <w:r w:rsidRPr="000D5DB5">
        <w:tab/>
        <w:t>+3</w:t>
      </w:r>
      <w:r w:rsidRPr="000D5DB5">
        <w:tab/>
      </w:r>
      <w:r w:rsidRPr="000D5DB5">
        <w:tab/>
      </w:r>
      <w:r>
        <w:t xml:space="preserve">Favored Creations, </w:t>
      </w:r>
      <w:r>
        <w:rPr>
          <w:rFonts w:eastAsia="Times New Roman" w:cstheme="minorHAnsi"/>
          <w:color w:val="000000"/>
        </w:rPr>
        <w:t>Superfunctions</w:t>
      </w:r>
      <w:r>
        <w:tab/>
        <w:t>Rare</w:t>
      </w:r>
    </w:p>
    <w:p w14:paraId="5F16C0BD" w14:textId="77777777" w:rsidR="0063714D" w:rsidRPr="000D5DB5" w:rsidRDefault="0063714D" w:rsidP="0063714D">
      <w:r w:rsidRPr="000D5DB5">
        <w:t>6th</w:t>
      </w:r>
      <w:r w:rsidRPr="000D5DB5">
        <w:tab/>
        <w:t>+3</w:t>
      </w:r>
      <w:r w:rsidRPr="000D5DB5">
        <w:tab/>
      </w:r>
      <w:r w:rsidRPr="000D5DB5">
        <w:tab/>
        <w:t>Path Feature</w:t>
      </w:r>
      <w:r>
        <w:tab/>
      </w:r>
      <w:r>
        <w:tab/>
      </w:r>
      <w:r>
        <w:tab/>
      </w:r>
      <w:r>
        <w:tab/>
        <w:t>Rare</w:t>
      </w:r>
    </w:p>
    <w:p w14:paraId="06ECF57F" w14:textId="77777777" w:rsidR="0063714D" w:rsidRPr="000D5DB5" w:rsidRDefault="0063714D" w:rsidP="0063714D">
      <w:r w:rsidRPr="000D5DB5">
        <w:t>7th</w:t>
      </w:r>
      <w:r w:rsidRPr="000D5DB5">
        <w:tab/>
        <w:t>+3</w:t>
      </w:r>
      <w:r w:rsidRPr="000D5DB5">
        <w:tab/>
      </w:r>
      <w:r w:rsidRPr="000D5DB5">
        <w:tab/>
      </w:r>
      <w:r>
        <w:t>Coolness under Fire</w:t>
      </w:r>
      <w:r>
        <w:tab/>
      </w:r>
      <w:r>
        <w:tab/>
      </w:r>
      <w:r>
        <w:tab/>
        <w:t>Rare</w:t>
      </w:r>
    </w:p>
    <w:p w14:paraId="4B92ACA7" w14:textId="77777777" w:rsidR="0063714D" w:rsidRPr="000D5DB5" w:rsidRDefault="0063714D" w:rsidP="0063714D">
      <w:r w:rsidRPr="000D5DB5">
        <w:t>8th</w:t>
      </w:r>
      <w:r w:rsidRPr="000D5DB5">
        <w:tab/>
        <w:t>+3</w:t>
      </w:r>
      <w:r w:rsidRPr="000D5DB5">
        <w:tab/>
      </w:r>
      <w:r w:rsidRPr="000D5DB5">
        <w:tab/>
        <w:t>Ability Score Improvement</w:t>
      </w:r>
      <w:r>
        <w:tab/>
      </w:r>
      <w:r>
        <w:tab/>
        <w:t>Rare</w:t>
      </w:r>
    </w:p>
    <w:p w14:paraId="54F66041" w14:textId="77777777" w:rsidR="0063714D" w:rsidRPr="000D5DB5" w:rsidRDefault="0063714D" w:rsidP="00864C72">
      <w:r w:rsidRPr="000D5DB5">
        <w:t>9th</w:t>
      </w:r>
      <w:r w:rsidRPr="000D5DB5">
        <w:tab/>
        <w:t>+4</w:t>
      </w:r>
      <w:r w:rsidRPr="000D5DB5">
        <w:tab/>
      </w:r>
      <w:r w:rsidRPr="000D5DB5">
        <w:tab/>
      </w:r>
      <w:r>
        <w:t>Consistent Innovations</w:t>
      </w:r>
      <w:r>
        <w:tab/>
      </w:r>
      <w:r>
        <w:tab/>
      </w:r>
      <w:r>
        <w:tab/>
      </w:r>
      <w:r w:rsidR="00864C72">
        <w:t>Epic</w:t>
      </w:r>
    </w:p>
    <w:p w14:paraId="0AD77270" w14:textId="77777777" w:rsidR="0063714D" w:rsidRDefault="0063714D" w:rsidP="00864C72">
      <w:r w:rsidRPr="000D5DB5">
        <w:t>10th</w:t>
      </w:r>
      <w:r w:rsidRPr="000D5DB5">
        <w:tab/>
        <w:t>+4</w:t>
      </w:r>
      <w:r w:rsidRPr="000D5DB5">
        <w:tab/>
      </w:r>
      <w:r w:rsidRPr="000D5DB5">
        <w:tab/>
      </w:r>
      <w:r w:rsidRPr="000D5DB5">
        <w:rPr>
          <w:rFonts w:eastAsia="Times New Roman" w:cstheme="minorHAnsi"/>
          <w:color w:val="000000"/>
        </w:rPr>
        <w:t xml:space="preserve">Scavenge, </w:t>
      </w:r>
      <w:r w:rsidRPr="000D5DB5">
        <w:t>Path Feature</w:t>
      </w:r>
      <w:r>
        <w:tab/>
      </w:r>
      <w:r>
        <w:tab/>
      </w:r>
      <w:r>
        <w:tab/>
      </w:r>
      <w:r w:rsidR="00864C72">
        <w:t>Epic</w:t>
      </w:r>
    </w:p>
    <w:p w14:paraId="064DD77B" w14:textId="77777777" w:rsidR="0063714D" w:rsidRDefault="0063714D" w:rsidP="00C440A2">
      <w:r w:rsidRPr="000D5DB5">
        <w:t>11th</w:t>
      </w:r>
      <w:r w:rsidRPr="000D5DB5">
        <w:tab/>
        <w:t>+4</w:t>
      </w:r>
      <w:r w:rsidRPr="000D5DB5">
        <w:tab/>
      </w:r>
      <w:r w:rsidRPr="000D5DB5">
        <w:tab/>
      </w:r>
      <w:r>
        <w:t>Evasion</w:t>
      </w:r>
      <w:r w:rsidR="00C440A2">
        <w:t>, Works as Intended</w:t>
      </w:r>
      <w:r>
        <w:tab/>
      </w:r>
      <w:r>
        <w:tab/>
      </w:r>
      <w:r w:rsidR="00864C72">
        <w:t>Epic</w:t>
      </w:r>
    </w:p>
    <w:p w14:paraId="73504446" w14:textId="77777777" w:rsidR="0063714D" w:rsidRPr="000D5DB5" w:rsidRDefault="0063714D" w:rsidP="00864C72">
      <w:r w:rsidRPr="000D5DB5">
        <w:t>12th</w:t>
      </w:r>
      <w:r w:rsidRPr="000D5DB5">
        <w:tab/>
        <w:t>+4</w:t>
      </w:r>
      <w:r w:rsidRPr="000D5DB5">
        <w:tab/>
      </w:r>
      <w:r w:rsidRPr="000D5DB5">
        <w:tab/>
        <w:t>Ability Score Improvement</w:t>
      </w:r>
      <w:r>
        <w:tab/>
      </w:r>
      <w:r>
        <w:tab/>
      </w:r>
      <w:r w:rsidR="00864C72">
        <w:t>Epic</w:t>
      </w:r>
    </w:p>
    <w:p w14:paraId="69583347" w14:textId="77777777" w:rsidR="0063714D" w:rsidRDefault="0063714D" w:rsidP="0063714D">
      <w:r w:rsidRPr="000D5DB5">
        <w:t>13th</w:t>
      </w:r>
      <w:r w:rsidRPr="000D5DB5">
        <w:tab/>
        <w:t>+5</w:t>
      </w:r>
      <w:r w:rsidRPr="000D5DB5">
        <w:tab/>
      </w:r>
      <w:r w:rsidRPr="000D5DB5">
        <w:tab/>
      </w:r>
      <w:r>
        <w:rPr>
          <w:rFonts w:eastAsia="Times New Roman" w:cstheme="minorHAnsi"/>
          <w:color w:val="000000"/>
        </w:rPr>
        <w:t>Battle-Tested</w:t>
      </w:r>
      <w:r>
        <w:rPr>
          <w:rFonts w:eastAsia="Times New Roman" w:cstheme="minorHAnsi"/>
          <w:color w:val="000000"/>
        </w:rPr>
        <w:tab/>
      </w:r>
      <w:r>
        <w:rPr>
          <w:rFonts w:eastAsia="Times New Roman" w:cstheme="minorHAnsi"/>
          <w:color w:val="000000"/>
        </w:rPr>
        <w:tab/>
      </w:r>
      <w:r>
        <w:tab/>
      </w:r>
      <w:r>
        <w:tab/>
        <w:t>Legendary</w:t>
      </w:r>
    </w:p>
    <w:p w14:paraId="77B422C0" w14:textId="77777777" w:rsidR="0063714D" w:rsidRPr="000D5DB5" w:rsidRDefault="0063714D" w:rsidP="0063714D">
      <w:r w:rsidRPr="000D5DB5">
        <w:t>14th</w:t>
      </w:r>
      <w:r w:rsidRPr="000D5DB5">
        <w:tab/>
        <w:t>+5</w:t>
      </w:r>
      <w:r w:rsidRPr="000D5DB5">
        <w:tab/>
      </w:r>
      <w:r w:rsidRPr="000D5DB5">
        <w:tab/>
        <w:t>Path Feature</w:t>
      </w:r>
      <w:r>
        <w:tab/>
      </w:r>
      <w:r>
        <w:tab/>
      </w:r>
      <w:r>
        <w:tab/>
      </w:r>
      <w:r>
        <w:tab/>
        <w:t>Legendary</w:t>
      </w:r>
    </w:p>
    <w:p w14:paraId="54A61889" w14:textId="77777777" w:rsidR="0063714D" w:rsidRPr="000D5DB5" w:rsidRDefault="0063714D" w:rsidP="00CC03F3">
      <w:r w:rsidRPr="000D5DB5">
        <w:t xml:space="preserve">15th </w:t>
      </w:r>
      <w:r w:rsidRPr="000D5DB5">
        <w:tab/>
        <w:t>+5</w:t>
      </w:r>
      <w:r w:rsidRPr="000D5DB5">
        <w:tab/>
      </w:r>
      <w:r w:rsidRPr="000D5DB5">
        <w:tab/>
      </w:r>
      <w:r>
        <w:rPr>
          <w:rFonts w:eastAsia="Times New Roman" w:cstheme="minorHAnsi"/>
          <w:color w:val="000000"/>
        </w:rPr>
        <w:t>Efficient Engineering</w:t>
      </w:r>
      <w:r w:rsidRPr="000D5DB5">
        <w:rPr>
          <w:rFonts w:eastAsia="Times New Roman" w:cstheme="minorHAnsi"/>
          <w:color w:val="000000"/>
        </w:rPr>
        <w:t>, Quick Tech</w:t>
      </w:r>
      <w:r>
        <w:tab/>
        <w:t>Legendary</w:t>
      </w:r>
    </w:p>
    <w:p w14:paraId="0308121F" w14:textId="77777777" w:rsidR="0063714D" w:rsidRPr="000D5DB5" w:rsidRDefault="0063714D" w:rsidP="0063714D">
      <w:r w:rsidRPr="000D5DB5">
        <w:t>16th</w:t>
      </w:r>
      <w:r w:rsidRPr="000D5DB5">
        <w:tab/>
        <w:t>+5</w:t>
      </w:r>
      <w:r w:rsidRPr="000D5DB5">
        <w:tab/>
      </w:r>
      <w:r w:rsidRPr="000D5DB5">
        <w:tab/>
        <w:t>Ability Score Improvement</w:t>
      </w:r>
      <w:r>
        <w:tab/>
      </w:r>
      <w:r>
        <w:tab/>
        <w:t>Legendary</w:t>
      </w:r>
    </w:p>
    <w:p w14:paraId="67ABD446" w14:textId="77777777" w:rsidR="0063714D" w:rsidRPr="000D5DB5" w:rsidRDefault="0063714D" w:rsidP="0063714D">
      <w:r w:rsidRPr="000D5DB5">
        <w:t>17th</w:t>
      </w:r>
      <w:r w:rsidRPr="000D5DB5">
        <w:tab/>
        <w:t>+6</w:t>
      </w:r>
      <w:r w:rsidRPr="000D5DB5">
        <w:tab/>
      </w:r>
      <w:r w:rsidRPr="000D5DB5">
        <w:tab/>
      </w:r>
      <w:r>
        <w:rPr>
          <w:rFonts w:eastAsia="Times New Roman" w:cstheme="minorHAnsi"/>
          <w:color w:val="000000"/>
        </w:rPr>
        <w:t>Shutdown</w:t>
      </w:r>
      <w:r>
        <w:rPr>
          <w:rFonts w:eastAsia="Times New Roman" w:cstheme="minorHAnsi"/>
          <w:color w:val="000000"/>
        </w:rPr>
        <w:tab/>
      </w:r>
      <w:r>
        <w:tab/>
      </w:r>
      <w:r>
        <w:tab/>
      </w:r>
      <w:r>
        <w:tab/>
        <w:t xml:space="preserve">Artifact </w:t>
      </w:r>
      <w:r>
        <w:tab/>
      </w:r>
    </w:p>
    <w:p w14:paraId="45FB774B" w14:textId="77777777" w:rsidR="0063714D" w:rsidRPr="000D5DB5" w:rsidRDefault="0063714D" w:rsidP="00C440A2">
      <w:r w:rsidRPr="000D5DB5">
        <w:t>18th</w:t>
      </w:r>
      <w:r w:rsidRPr="000D5DB5">
        <w:tab/>
        <w:t>+6</w:t>
      </w:r>
      <w:r w:rsidRPr="000D5DB5">
        <w:tab/>
      </w:r>
      <w:r w:rsidRPr="000D5DB5">
        <w:tab/>
      </w:r>
      <w:r w:rsidR="00C440A2">
        <w:t>Precision Guesswork</w:t>
      </w:r>
      <w:r>
        <w:tab/>
      </w:r>
      <w:r>
        <w:tab/>
      </w:r>
      <w:r>
        <w:tab/>
        <w:t>Artifact</w:t>
      </w:r>
      <w:r>
        <w:tab/>
      </w:r>
    </w:p>
    <w:p w14:paraId="5B1C5E5F" w14:textId="77777777" w:rsidR="0063714D" w:rsidRPr="000D5DB5" w:rsidRDefault="0063714D" w:rsidP="0063714D">
      <w:r w:rsidRPr="000D5DB5">
        <w:t>19th</w:t>
      </w:r>
      <w:r w:rsidRPr="000D5DB5">
        <w:tab/>
        <w:t>+6</w:t>
      </w:r>
      <w:r w:rsidRPr="000D5DB5">
        <w:tab/>
      </w:r>
      <w:r w:rsidRPr="000D5DB5">
        <w:tab/>
        <w:t>Ability Score Improvement</w:t>
      </w:r>
      <w:r>
        <w:tab/>
      </w:r>
      <w:r>
        <w:tab/>
        <w:t>Artifact</w:t>
      </w:r>
      <w:r>
        <w:tab/>
        <w:t xml:space="preserve"> </w:t>
      </w:r>
    </w:p>
    <w:p w14:paraId="6A5D5274" w14:textId="77777777" w:rsidR="0063714D" w:rsidRDefault="0063714D" w:rsidP="0063714D">
      <w:r w:rsidRPr="000D5DB5">
        <w:t>20th</w:t>
      </w:r>
      <w:r w:rsidRPr="000D5DB5">
        <w:tab/>
        <w:t>+6</w:t>
      </w:r>
      <w:r w:rsidRPr="000D5DB5">
        <w:tab/>
      </w:r>
      <w:r w:rsidRPr="000D5DB5">
        <w:tab/>
      </w:r>
      <w:r>
        <w:t>Engineering Mastery</w:t>
      </w:r>
      <w:r>
        <w:tab/>
      </w:r>
      <w:r>
        <w:tab/>
      </w:r>
      <w:r>
        <w:tab/>
        <w:t>Artifact</w:t>
      </w:r>
      <w:r>
        <w:tab/>
      </w:r>
    </w:p>
    <w:p w14:paraId="19311438" w14:textId="77777777" w:rsidR="00417088" w:rsidRPr="000D5DB5" w:rsidRDefault="00417088">
      <w:pPr>
        <w:contextualSpacing/>
        <w:rPr>
          <w:rFonts w:eastAsia="Times New Roman" w:cstheme="minorHAnsi"/>
          <w:sz w:val="24"/>
          <w:szCs w:val="24"/>
        </w:rPr>
      </w:pPr>
    </w:p>
    <w:p w14:paraId="0AE1674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Engineering</w:t>
      </w:r>
    </w:p>
    <w:p w14:paraId="0444252E" w14:textId="77777777" w:rsidR="00AB25EF" w:rsidRPr="000D5DB5" w:rsidRDefault="007465BF" w:rsidP="007465BF">
      <w:pPr>
        <w:contextualSpacing/>
        <w:rPr>
          <w:rFonts w:eastAsia="Times New Roman" w:cstheme="minorHAnsi"/>
          <w:color w:val="000000"/>
        </w:rPr>
      </w:pPr>
      <w:r>
        <w:rPr>
          <w:rFonts w:eastAsia="Times New Roman" w:cstheme="minorHAnsi"/>
          <w:color w:val="000000"/>
        </w:rPr>
        <w:t xml:space="preserve">Starting when you gain your first level in this class, you are a </w:t>
      </w:r>
      <w:r w:rsidR="009A75B7">
        <w:rPr>
          <w:rFonts w:eastAsia="Times New Roman" w:cstheme="minorHAnsi"/>
          <w:color w:val="000000"/>
        </w:rPr>
        <w:t>master of engineering</w:t>
      </w:r>
      <w:r>
        <w:rPr>
          <w:rFonts w:eastAsia="Times New Roman" w:cstheme="minorHAnsi"/>
          <w:color w:val="000000"/>
        </w:rPr>
        <w:t xml:space="preserve"> in the making</w:t>
      </w:r>
      <w:r w:rsidR="009A75B7">
        <w:rPr>
          <w:rFonts w:eastAsia="Times New Roman" w:cstheme="minorHAnsi"/>
          <w:color w:val="000000"/>
        </w:rPr>
        <w:t xml:space="preserve">. You gain an engineer’s notebook and can perform marvels with the skill that few can even imagine. </w:t>
      </w:r>
    </w:p>
    <w:p w14:paraId="4552F807" w14:textId="77777777" w:rsidR="00417088" w:rsidRPr="000D5DB5" w:rsidRDefault="00417088">
      <w:pPr>
        <w:contextualSpacing/>
        <w:rPr>
          <w:rFonts w:eastAsia="Times New Roman" w:cstheme="minorHAnsi"/>
          <w:color w:val="000000"/>
        </w:rPr>
      </w:pPr>
    </w:p>
    <w:p w14:paraId="1B0205BA" w14:textId="77777777" w:rsidR="00417088" w:rsidRPr="000D5DB5" w:rsidRDefault="00417088">
      <w:pPr>
        <w:contextualSpacing/>
        <w:rPr>
          <w:rFonts w:eastAsia="Times New Roman" w:cstheme="minorHAnsi"/>
          <w:i/>
          <w:iCs/>
          <w:color w:val="000000"/>
        </w:rPr>
      </w:pPr>
      <w:r w:rsidRPr="000D5DB5">
        <w:rPr>
          <w:rFonts w:eastAsia="Times New Roman" w:cstheme="minorHAnsi"/>
          <w:i/>
          <w:iCs/>
          <w:color w:val="000000"/>
        </w:rPr>
        <w:t>Notebook</w:t>
      </w:r>
    </w:p>
    <w:p w14:paraId="37A27A9A" w14:textId="77777777" w:rsidR="00AB25EF" w:rsidRDefault="00417088">
      <w:pPr>
        <w:contextualSpacing/>
        <w:rPr>
          <w:rFonts w:eastAsia="Times New Roman" w:cstheme="minorHAnsi"/>
          <w:color w:val="000000"/>
        </w:rPr>
      </w:pPr>
      <w:r w:rsidRPr="000D5DB5">
        <w:rPr>
          <w:rFonts w:eastAsia="Times New Roman" w:cstheme="minorHAnsi"/>
          <w:color w:val="000000"/>
        </w:rPr>
        <w:t xml:space="preserve">At 1st level, your notebook contains four blueprints of your choice that detail the specifications of any device you can create. When you level up, you gain 2 additional blueprints of your choice. You may also acquire new blueprints by research, tutelage, or from the notebooks and blueprints of tinkers who have devices you can create. </w:t>
      </w:r>
    </w:p>
    <w:p w14:paraId="6F462B1A" w14:textId="77777777" w:rsidR="00096A0B" w:rsidRPr="000D5DB5" w:rsidRDefault="00096A0B">
      <w:pPr>
        <w:contextualSpacing/>
        <w:rPr>
          <w:rFonts w:eastAsia="Times New Roman" w:cstheme="minorHAnsi"/>
          <w:sz w:val="24"/>
          <w:szCs w:val="24"/>
        </w:rPr>
      </w:pPr>
    </w:p>
    <w:p w14:paraId="71F07762" w14:textId="77777777" w:rsidR="007916FE" w:rsidRPr="007916FE" w:rsidRDefault="007916FE" w:rsidP="007916FE">
      <w:pPr>
        <w:rPr>
          <w:b/>
          <w:bCs/>
        </w:rPr>
      </w:pPr>
      <w:r w:rsidRPr="007916FE">
        <w:rPr>
          <w:b/>
          <w:bCs/>
        </w:rPr>
        <w:t>Innovation</w:t>
      </w:r>
    </w:p>
    <w:p w14:paraId="3120DD05" w14:textId="77777777" w:rsidR="007916FE" w:rsidRPr="007916FE" w:rsidRDefault="007916FE" w:rsidP="007916FE">
      <w:r w:rsidRPr="007916FE">
        <w:t>You also gain the ability to craft temporary and unstable technological creations</w:t>
      </w:r>
      <w:r w:rsidR="000E423B">
        <w:t xml:space="preserve"> at certain levels</w:t>
      </w:r>
      <w:r w:rsidRPr="007916FE">
        <w:t xml:space="preserve">. Such creations have limitations compared to normal crafting (as described in Chapter 7), but are more accessible and useable in combat. </w:t>
      </w:r>
      <w:r w:rsidR="004A6719" w:rsidRPr="007916FE">
        <w:t>You also need the required tools at hand (Engineer's Tools).</w:t>
      </w:r>
    </w:p>
    <w:p w14:paraId="54CBCA61" w14:textId="77777777" w:rsidR="007916FE" w:rsidRPr="007916FE" w:rsidRDefault="007916FE" w:rsidP="007916FE">
      <w:r w:rsidRPr="007916FE">
        <w:t xml:space="preserve">Creating temporary technological device costs an Action if a Consumable, 3 turns if a use-item (such </w:t>
      </w:r>
      <w:r w:rsidR="00F24208" w:rsidRPr="007916FE">
        <w:t>as</w:t>
      </w:r>
      <w:r w:rsidRPr="007916FE">
        <w:t xml:space="preserve"> a firearm), or 1 minute if a Creature (such as turret or combat armor). </w:t>
      </w:r>
    </w:p>
    <w:p w14:paraId="291FC29B" w14:textId="77777777" w:rsidR="007916FE" w:rsidRPr="007916FE" w:rsidRDefault="007916FE" w:rsidP="007916FE"/>
    <w:p w14:paraId="42798635" w14:textId="77777777" w:rsidR="000E423B" w:rsidRPr="001C38B8" w:rsidRDefault="000E423B" w:rsidP="000E423B">
      <w:pPr>
        <w:rPr>
          <w:i/>
          <w:iCs/>
          <w:vertAlign w:val="superscript"/>
        </w:rPr>
      </w:pPr>
      <w:r>
        <w:rPr>
          <w:i/>
          <w:iCs/>
        </w:rPr>
        <w:lastRenderedPageBreak/>
        <w:t>Level</w:t>
      </w:r>
      <w:r>
        <w:rPr>
          <w:i/>
          <w:iCs/>
        </w:rPr>
        <w:tab/>
        <w:t>Rarity</w:t>
      </w:r>
      <w:r>
        <w:rPr>
          <w:i/>
          <w:iCs/>
        </w:rPr>
        <w:tab/>
      </w:r>
      <w:r>
        <w:rPr>
          <w:i/>
          <w:iCs/>
        </w:rPr>
        <w:tab/>
        <w:t>Point Cost</w:t>
      </w:r>
      <w:r>
        <w:rPr>
          <w:i/>
          <w:iCs/>
          <w:vertAlign w:val="superscript"/>
        </w:rPr>
        <w:t>1</w:t>
      </w:r>
      <w:r>
        <w:rPr>
          <w:i/>
          <w:iCs/>
        </w:rPr>
        <w:tab/>
        <w:t>Material Cost</w:t>
      </w:r>
      <w:r>
        <w:rPr>
          <w:i/>
          <w:iCs/>
          <w:vertAlign w:val="superscript"/>
        </w:rPr>
        <w:t>2</w:t>
      </w:r>
    </w:p>
    <w:p w14:paraId="4B1E672F" w14:textId="77777777" w:rsidR="000E423B" w:rsidRDefault="000E423B" w:rsidP="000E423B">
      <w:r>
        <w:t>1</w:t>
      </w:r>
      <w:r>
        <w:tab/>
        <w:t>Common</w:t>
      </w:r>
      <w:r>
        <w:tab/>
        <w:t>5</w:t>
      </w:r>
      <w:r>
        <w:tab/>
      </w:r>
      <w:r>
        <w:tab/>
        <w:t>1 gp</w:t>
      </w:r>
      <w:r>
        <w:rPr>
          <w:vertAlign w:val="superscript"/>
        </w:rPr>
        <w:t>3</w:t>
      </w:r>
    </w:p>
    <w:p w14:paraId="68695E4C" w14:textId="77777777" w:rsidR="000E423B" w:rsidRDefault="000E423B" w:rsidP="000E423B">
      <w:r>
        <w:t>1</w:t>
      </w:r>
      <w:r>
        <w:tab/>
        <w:t>Uncommon</w:t>
      </w:r>
      <w:r>
        <w:tab/>
        <w:t>7</w:t>
      </w:r>
      <w:r>
        <w:tab/>
      </w:r>
      <w:r>
        <w:tab/>
        <w:t>4 gp</w:t>
      </w:r>
    </w:p>
    <w:p w14:paraId="2D537CDA" w14:textId="77777777" w:rsidR="000E423B" w:rsidRDefault="000E423B" w:rsidP="000E423B">
      <w:r>
        <w:t>5</w:t>
      </w:r>
      <w:r>
        <w:tab/>
        <w:t>Rare</w:t>
      </w:r>
      <w:r>
        <w:tab/>
      </w:r>
      <w:r>
        <w:tab/>
        <w:t>9</w:t>
      </w:r>
      <w:r>
        <w:tab/>
      </w:r>
      <w:r>
        <w:tab/>
        <w:t>16 gp</w:t>
      </w:r>
    </w:p>
    <w:p w14:paraId="76E9789B" w14:textId="77777777" w:rsidR="000E423B" w:rsidRDefault="000E423B" w:rsidP="00864C72">
      <w:r>
        <w:t>9</w:t>
      </w:r>
      <w:r>
        <w:tab/>
      </w:r>
      <w:r w:rsidR="00864C72">
        <w:t>Epic</w:t>
      </w:r>
      <w:r w:rsidR="00864C72">
        <w:tab/>
      </w:r>
      <w:r>
        <w:tab/>
        <w:t>11</w:t>
      </w:r>
      <w:r>
        <w:tab/>
      </w:r>
      <w:r>
        <w:tab/>
        <w:t>64 gp</w:t>
      </w:r>
    </w:p>
    <w:p w14:paraId="75C4C219" w14:textId="77777777" w:rsidR="000E423B" w:rsidRDefault="000E423B" w:rsidP="000E423B">
      <w:r>
        <w:t>13</w:t>
      </w:r>
      <w:r>
        <w:tab/>
        <w:t>Legendary</w:t>
      </w:r>
      <w:r>
        <w:tab/>
        <w:t>13</w:t>
      </w:r>
      <w:r>
        <w:tab/>
      </w:r>
      <w:r>
        <w:tab/>
      </w:r>
      <w:r w:rsidRPr="004A6719">
        <w:t>256</w:t>
      </w:r>
      <w:r>
        <w:t xml:space="preserve"> gp</w:t>
      </w:r>
    </w:p>
    <w:p w14:paraId="18573996" w14:textId="77777777" w:rsidR="000E423B" w:rsidRDefault="000E423B" w:rsidP="000E423B">
      <w:r>
        <w:t>17</w:t>
      </w:r>
      <w:r>
        <w:tab/>
        <w:t>Artifact</w:t>
      </w:r>
      <w:r>
        <w:tab/>
      </w:r>
      <w:r>
        <w:tab/>
        <w:t>15</w:t>
      </w:r>
      <w:r>
        <w:tab/>
      </w:r>
      <w:r>
        <w:tab/>
      </w:r>
      <w:r w:rsidRPr="004A6719">
        <w:t>1</w:t>
      </w:r>
      <w:r>
        <w:t>,</w:t>
      </w:r>
      <w:r w:rsidRPr="004A6719">
        <w:t>024</w:t>
      </w:r>
      <w:r>
        <w:t xml:space="preserve"> gp</w:t>
      </w:r>
    </w:p>
    <w:p w14:paraId="6548F6BF" w14:textId="77777777" w:rsidR="007916FE" w:rsidRPr="007916FE" w:rsidRDefault="007916FE" w:rsidP="007916FE"/>
    <w:p w14:paraId="3B2EF3A0" w14:textId="77777777" w:rsidR="007916FE" w:rsidRPr="007916FE" w:rsidRDefault="007916FE" w:rsidP="007916FE">
      <w:r w:rsidRPr="007916FE">
        <w:t>1 You reduce the crafting point cost by your proficiency bonus. You may reduce the point cost by your proficiency bonus (not applied above). Common items can have their point cost reduced to 0.</w:t>
      </w:r>
    </w:p>
    <w:p w14:paraId="13450CBB" w14:textId="77777777" w:rsidR="004A6719" w:rsidRDefault="004A6719" w:rsidP="004A6719">
      <w:r>
        <w:t>2 The crafting cost is unaffected by the Efficient Alchemy feature. Unlike normal crafting, the base crafting cost in materials is not modified for crafting class (x25 for Creatures), and thus innovating a Consumable costs the same as a Creature.</w:t>
      </w:r>
    </w:p>
    <w:p w14:paraId="5B061FF9" w14:textId="77777777" w:rsidR="007916FE" w:rsidRPr="007916FE" w:rsidRDefault="007916FE" w:rsidP="007916FE">
      <w:r w:rsidRPr="007916FE">
        <w:t xml:space="preserve">3 Starting at 5th level, your Common-level temporary creations do not consume crafting materials, but still require access to your tools (Engineer's Tools). </w:t>
      </w:r>
    </w:p>
    <w:p w14:paraId="15057C96" w14:textId="77777777" w:rsidR="007916FE" w:rsidRPr="007916FE" w:rsidRDefault="007916FE" w:rsidP="007916FE"/>
    <w:p w14:paraId="0E8933E7" w14:textId="77777777" w:rsidR="007916FE" w:rsidRPr="007916FE" w:rsidRDefault="007916FE" w:rsidP="007916FE">
      <w:pPr>
        <w:rPr>
          <w:i/>
          <w:iCs/>
        </w:rPr>
      </w:pPr>
      <w:r w:rsidRPr="007916FE">
        <w:rPr>
          <w:i/>
          <w:iCs/>
        </w:rPr>
        <w:t>Crafting Point Cost</w:t>
      </w:r>
    </w:p>
    <w:p w14:paraId="4098DB3E" w14:textId="77777777" w:rsidR="007916FE" w:rsidRPr="007916FE" w:rsidRDefault="007916FE" w:rsidP="007916FE">
      <w:r w:rsidRPr="007916FE">
        <w:t>Your ability to do such rapid and innovative creations strains your mind and creative capabilities. You are afforded a pool of Crafting Points (which act as Mana Points). Similarly to Mana Points, you spend points to spontaneously craft items, and regain such points by resting. This is subject to the following points of difference, however:</w:t>
      </w:r>
    </w:p>
    <w:p w14:paraId="431FA773" w14:textId="77777777" w:rsidR="007916FE" w:rsidRPr="007916FE" w:rsidRDefault="007916FE" w:rsidP="007916FE">
      <w:r w:rsidRPr="007916FE">
        <w:t>•</w:t>
      </w:r>
      <w:r w:rsidRPr="007916FE">
        <w:tab/>
        <w:t>You have a number of Crafting Points equal to your Intelligence score (not modifier) plus your proficiency bonus plus one-half your Tinker level (round down). Unlike mana points, your pool is unaffected by the spell level you can access. As this power is not magical in nature, you are unaffected by any anti-magic effects such as an antimagic field or mana burn effects.</w:t>
      </w:r>
    </w:p>
    <w:p w14:paraId="3067BD05" w14:textId="77777777" w:rsidR="007916FE" w:rsidRPr="007916FE" w:rsidRDefault="007916FE" w:rsidP="007916FE">
      <w:r w:rsidRPr="007916FE">
        <w:t>•</w:t>
      </w:r>
      <w:r w:rsidRPr="007916FE">
        <w:tab/>
        <w:t>You do not regain points by mana-restorative effects, such as Mana Potions or resting near mana fountains. However, so long as you are in a relevant resource node or crafting area (such as an engineering workshop or your stronghold), you regain points with a +50% increase, as you draw inspiration from them.</w:t>
      </w:r>
    </w:p>
    <w:p w14:paraId="16CB4548" w14:textId="77777777" w:rsidR="007916FE" w:rsidRPr="007916FE" w:rsidRDefault="007916FE" w:rsidP="007916FE">
      <w:r w:rsidRPr="007916FE">
        <w:t>•</w:t>
      </w:r>
      <w:r w:rsidRPr="007916FE">
        <w:tab/>
        <w:t>Your creation costs scale by the item’s rarity and your ability to craft them; and are thus limited by the Rarity column in your class chart. You can craft anything you have memorized or if you refer to the formula of in your possession (such as in your formulae book).</w:t>
      </w:r>
    </w:p>
    <w:p w14:paraId="0F2D942E" w14:textId="77777777" w:rsidR="007916FE" w:rsidRPr="007916FE" w:rsidRDefault="007916FE" w:rsidP="007916FE">
      <w:r w:rsidRPr="007916FE">
        <w:t xml:space="preserve">A temporary creation that breaks down, fails, or expires can be harvested for one-half the crafting materials invested. This does not apply to Consumables that were successfully used. </w:t>
      </w:r>
    </w:p>
    <w:p w14:paraId="629A64F4" w14:textId="77777777" w:rsidR="007916FE" w:rsidRPr="007916FE" w:rsidRDefault="007916FE" w:rsidP="007916FE">
      <w:r w:rsidRPr="007916FE">
        <w:t xml:space="preserve">Your temporary creations can be made permanent by paying the rest of the crafting cost. </w:t>
      </w:r>
    </w:p>
    <w:p w14:paraId="581FBFFA" w14:textId="77777777" w:rsidR="007916FE" w:rsidRPr="007916FE" w:rsidRDefault="007916FE" w:rsidP="007916FE"/>
    <w:p w14:paraId="5514C3C5" w14:textId="77777777" w:rsidR="007916FE" w:rsidRPr="007916FE" w:rsidRDefault="007916FE" w:rsidP="007916FE">
      <w:pPr>
        <w:rPr>
          <w:i/>
          <w:iCs/>
        </w:rPr>
      </w:pPr>
      <w:r w:rsidRPr="007916FE">
        <w:rPr>
          <w:i/>
          <w:iCs/>
        </w:rPr>
        <w:t>Material Cost</w:t>
      </w:r>
    </w:p>
    <w:p w14:paraId="18A73044" w14:textId="77777777" w:rsidR="007916FE" w:rsidRPr="007916FE" w:rsidRDefault="007916FE" w:rsidP="007916FE">
      <w:r w:rsidRPr="007916FE">
        <w:t xml:space="preserve">As well as consuming Crafting Points, temporary creations also cost material costs appropriate to their rarity, as detailed above. </w:t>
      </w:r>
    </w:p>
    <w:p w14:paraId="60F3500E" w14:textId="77777777" w:rsidR="007916FE" w:rsidRPr="007916FE" w:rsidRDefault="007916FE" w:rsidP="007916FE"/>
    <w:p w14:paraId="7153217E" w14:textId="77777777" w:rsidR="007916FE" w:rsidRPr="007916FE" w:rsidRDefault="007916FE" w:rsidP="007916FE">
      <w:pPr>
        <w:rPr>
          <w:i/>
          <w:iCs/>
        </w:rPr>
      </w:pPr>
      <w:r w:rsidRPr="007916FE">
        <w:rPr>
          <w:i/>
          <w:iCs/>
        </w:rPr>
        <w:t>Temporary Item Duration</w:t>
      </w:r>
    </w:p>
    <w:p w14:paraId="1D38DB02" w14:textId="77777777" w:rsidR="007916FE" w:rsidRPr="007916FE" w:rsidRDefault="007916FE" w:rsidP="007916FE">
      <w:r w:rsidRPr="007916FE">
        <w:t xml:space="preserve">Once created, the temporary item remains until used (if a Consumable), until it breaks down (if a Use-Item or Creature), or up to 5 minutes. Temporary creations are not stable, and if the item is not a consumable in nature, you must succeed on a tool check (Engineer's Tools) against a DC of 15 after a successful use (if a Use-Item), 1 minute (if a Creature), or the creation breaks down. </w:t>
      </w:r>
    </w:p>
    <w:p w14:paraId="2936957F" w14:textId="77777777" w:rsidR="007916FE" w:rsidRPr="007916FE" w:rsidRDefault="007916FE" w:rsidP="007916FE">
      <w:r w:rsidRPr="007916FE">
        <w:t xml:space="preserve">If the item is not being used by you (or a creature bound to you), it has a +4 increase to its malfunction rate. You may maintain multiple temporary creations, but they all begin expiring starting from the round they were crafted. </w:t>
      </w:r>
    </w:p>
    <w:p w14:paraId="2E1204B3" w14:textId="77777777" w:rsidR="007916FE" w:rsidRPr="007916FE" w:rsidRDefault="007916FE" w:rsidP="007916FE"/>
    <w:p w14:paraId="044B1F86" w14:textId="77777777" w:rsidR="007916FE" w:rsidRPr="007916FE" w:rsidRDefault="007916FE" w:rsidP="007916FE">
      <w:pPr>
        <w:rPr>
          <w:i/>
          <w:iCs/>
        </w:rPr>
      </w:pPr>
      <w:r w:rsidRPr="007916FE">
        <w:rPr>
          <w:i/>
          <w:iCs/>
        </w:rPr>
        <w:lastRenderedPageBreak/>
        <w:t>At Higher Levels</w:t>
      </w:r>
    </w:p>
    <w:p w14:paraId="5104F8A6" w14:textId="77777777" w:rsidR="007916FE" w:rsidRPr="007916FE" w:rsidRDefault="007916FE" w:rsidP="007916FE">
      <w:r w:rsidRPr="007916FE">
        <w:t>As you increase in levels, creations of certain rarity require less time and effort. The time it takes for you to innovate or craft temporary versions of your creations is reduced to a Bonus Action or 3 turns at the following levels for each rarity.</w:t>
      </w:r>
    </w:p>
    <w:p w14:paraId="46C3CF26" w14:textId="77777777" w:rsidR="007916FE" w:rsidRPr="007916FE" w:rsidRDefault="007916FE" w:rsidP="007916FE"/>
    <w:p w14:paraId="60EEAC49" w14:textId="77777777" w:rsidR="007916FE" w:rsidRPr="007916FE" w:rsidRDefault="007916FE" w:rsidP="007916FE">
      <w:pPr>
        <w:rPr>
          <w:i/>
          <w:iCs/>
        </w:rPr>
      </w:pPr>
      <w:r w:rsidRPr="007916FE">
        <w:rPr>
          <w:i/>
          <w:iCs/>
        </w:rPr>
        <w:t>Level</w:t>
      </w:r>
      <w:r w:rsidRPr="007916FE">
        <w:rPr>
          <w:i/>
          <w:iCs/>
        </w:rPr>
        <w:tab/>
        <w:t>Rarity</w:t>
      </w:r>
      <w:r w:rsidRPr="007916FE">
        <w:rPr>
          <w:i/>
          <w:iCs/>
        </w:rPr>
        <w:tab/>
      </w:r>
      <w:r w:rsidRPr="007916FE">
        <w:rPr>
          <w:i/>
          <w:iCs/>
        </w:rPr>
        <w:tab/>
        <w:t>Consumable</w:t>
      </w:r>
      <w:r w:rsidRPr="007916FE">
        <w:rPr>
          <w:i/>
          <w:iCs/>
        </w:rPr>
        <w:tab/>
      </w:r>
      <w:r w:rsidR="00BD2425">
        <w:rPr>
          <w:i/>
          <w:iCs/>
        </w:rPr>
        <w:t>Use-Item</w:t>
      </w:r>
      <w:r w:rsidR="00BD2425">
        <w:rPr>
          <w:i/>
          <w:iCs/>
        </w:rPr>
        <w:tab/>
      </w:r>
      <w:r w:rsidR="00BD2425">
        <w:rPr>
          <w:i/>
          <w:iCs/>
        </w:rPr>
        <w:tab/>
      </w:r>
      <w:r w:rsidRPr="007916FE">
        <w:rPr>
          <w:i/>
          <w:iCs/>
        </w:rPr>
        <w:t>Creature</w:t>
      </w:r>
    </w:p>
    <w:p w14:paraId="3F54514C" w14:textId="77777777" w:rsidR="007916FE" w:rsidRPr="007916FE" w:rsidRDefault="007916FE" w:rsidP="007916FE">
      <w:r w:rsidRPr="007916FE">
        <w:t xml:space="preserve">2nd </w:t>
      </w:r>
      <w:r w:rsidRPr="007916FE">
        <w:tab/>
        <w:t>Common</w:t>
      </w:r>
      <w:r w:rsidRPr="007916FE">
        <w:tab/>
        <w:t>Bonus Action</w:t>
      </w:r>
      <w:r w:rsidRPr="007916FE">
        <w:tab/>
      </w:r>
      <w:r w:rsidR="00BD2425">
        <w:t>1 turn</w:t>
      </w:r>
      <w:r w:rsidR="00BD2425">
        <w:tab/>
      </w:r>
      <w:r w:rsidR="00BD2425">
        <w:tab/>
      </w:r>
      <w:r w:rsidRPr="007916FE">
        <w:t>3 turns</w:t>
      </w:r>
    </w:p>
    <w:p w14:paraId="20BFB637" w14:textId="77777777" w:rsidR="007916FE" w:rsidRPr="007916FE" w:rsidRDefault="007916FE" w:rsidP="007916FE">
      <w:r w:rsidRPr="007916FE">
        <w:t>9th</w:t>
      </w:r>
      <w:r w:rsidRPr="007916FE">
        <w:tab/>
        <w:t xml:space="preserve">Uncommon </w:t>
      </w:r>
      <w:r w:rsidRPr="007916FE">
        <w:tab/>
        <w:t>Bonus Action</w:t>
      </w:r>
      <w:r w:rsidRPr="007916FE">
        <w:tab/>
      </w:r>
      <w:r w:rsidR="00BD2425">
        <w:t>1 turn</w:t>
      </w:r>
      <w:r w:rsidR="00BD2425">
        <w:tab/>
      </w:r>
      <w:r w:rsidR="00BD2425">
        <w:tab/>
      </w:r>
      <w:r w:rsidRPr="007916FE">
        <w:t>3 turns</w:t>
      </w:r>
    </w:p>
    <w:p w14:paraId="75BE1B24" w14:textId="77777777" w:rsidR="00F257BF" w:rsidRPr="007916FE" w:rsidRDefault="007916FE" w:rsidP="007916FE">
      <w:r w:rsidRPr="007916FE">
        <w:t>17th</w:t>
      </w:r>
      <w:r w:rsidRPr="007916FE">
        <w:tab/>
        <w:t xml:space="preserve">Rare </w:t>
      </w:r>
      <w:r w:rsidRPr="007916FE">
        <w:tab/>
      </w:r>
      <w:r w:rsidRPr="007916FE">
        <w:tab/>
        <w:t>Bonus Action</w:t>
      </w:r>
      <w:r w:rsidRPr="007916FE">
        <w:tab/>
      </w:r>
      <w:r w:rsidR="00BD2425">
        <w:t>1 turn</w:t>
      </w:r>
      <w:r w:rsidR="00BD2425">
        <w:tab/>
      </w:r>
      <w:r w:rsidR="00BD2425">
        <w:tab/>
      </w:r>
      <w:r w:rsidRPr="007916FE">
        <w:t>3 turns</w:t>
      </w:r>
    </w:p>
    <w:p w14:paraId="19243901" w14:textId="77777777" w:rsidR="007916FE" w:rsidRDefault="007916FE" w:rsidP="007916FE">
      <w:pPr>
        <w:rPr>
          <w:rFonts w:eastAsia="Times New Roman" w:cstheme="minorHAnsi"/>
          <w:sz w:val="24"/>
          <w:szCs w:val="24"/>
        </w:rPr>
      </w:pPr>
    </w:p>
    <w:p w14:paraId="1DAB97D5" w14:textId="77777777" w:rsidR="007465BF" w:rsidRPr="000D5DB5" w:rsidRDefault="007465BF" w:rsidP="007465BF">
      <w:pPr>
        <w:contextualSpacing/>
        <w:rPr>
          <w:rFonts w:eastAsia="Times New Roman" w:cstheme="minorHAnsi"/>
          <w:sz w:val="24"/>
          <w:szCs w:val="24"/>
        </w:rPr>
      </w:pPr>
      <w:r>
        <w:rPr>
          <w:rFonts w:eastAsia="Times New Roman" w:cstheme="minorHAnsi"/>
          <w:b/>
          <w:bCs/>
          <w:color w:val="000000"/>
        </w:rPr>
        <w:t>Patent</w:t>
      </w:r>
    </w:p>
    <w:p w14:paraId="5AEC9042" w14:textId="77777777" w:rsidR="007465BF" w:rsidRDefault="007465BF" w:rsidP="00C0782F">
      <w:pPr>
        <w:contextualSpacing/>
        <w:rPr>
          <w:rFonts w:eastAsia="Times New Roman" w:cstheme="minorHAnsi"/>
          <w:color w:val="000000"/>
        </w:rPr>
      </w:pPr>
      <w:r>
        <w:rPr>
          <w:rFonts w:eastAsia="Times New Roman" w:cstheme="minorHAnsi"/>
          <w:color w:val="000000"/>
        </w:rPr>
        <w:t xml:space="preserve">Also starting at 1st level, you gain increased mastery over a single engineered device of your creation that is not a consumable. </w:t>
      </w:r>
      <w:r w:rsidR="00CC03F3">
        <w:rPr>
          <w:rFonts w:eastAsia="Times New Roman" w:cstheme="minorHAnsi"/>
          <w:color w:val="000000"/>
        </w:rPr>
        <w:t>Your Patented device does not malfunction</w:t>
      </w:r>
      <w:r w:rsidR="00222DAF">
        <w:rPr>
          <w:rFonts w:eastAsia="Times New Roman" w:cstheme="minorHAnsi"/>
          <w:color w:val="000000"/>
        </w:rPr>
        <w:t xml:space="preserve"> when being used</w:t>
      </w:r>
      <w:r w:rsidR="00CC03F3">
        <w:rPr>
          <w:rFonts w:eastAsia="Times New Roman" w:cstheme="minorHAnsi"/>
          <w:color w:val="000000"/>
        </w:rPr>
        <w:t xml:space="preserve">. </w:t>
      </w:r>
      <w:r w:rsidR="00222DAF">
        <w:rPr>
          <w:rFonts w:eastAsia="Times New Roman" w:cstheme="minorHAnsi"/>
          <w:color w:val="000000"/>
        </w:rPr>
        <w:t xml:space="preserve">Furthermore, if a construct or gadget, it takes one-quarter the fuel as normally required for a </w:t>
      </w:r>
      <w:r w:rsidR="00C0782F">
        <w:rPr>
          <w:rFonts w:eastAsia="Times New Roman" w:cstheme="minorHAnsi"/>
          <w:color w:val="000000"/>
        </w:rPr>
        <w:t xml:space="preserve">single </w:t>
      </w:r>
      <w:r w:rsidR="00222DAF">
        <w:rPr>
          <w:rFonts w:eastAsia="Times New Roman" w:cstheme="minorHAnsi"/>
          <w:color w:val="000000"/>
        </w:rPr>
        <w:t xml:space="preserve">use. </w:t>
      </w:r>
      <w:r w:rsidR="00C0782F">
        <w:rPr>
          <w:rFonts w:eastAsia="Times New Roman" w:cstheme="minorHAnsi"/>
          <w:color w:val="000000"/>
        </w:rPr>
        <w:t xml:space="preserve">This stacks with the reduction for certain devices (such as strike effect gadgets). </w:t>
      </w:r>
    </w:p>
    <w:p w14:paraId="40671190" w14:textId="77777777" w:rsidR="007465BF" w:rsidRPr="007465BF" w:rsidRDefault="00222DAF" w:rsidP="007A0AE5">
      <w:pPr>
        <w:contextualSpacing/>
        <w:rPr>
          <w:rFonts w:eastAsia="Times New Roman" w:cstheme="minorHAnsi"/>
          <w:color w:val="000000"/>
        </w:rPr>
      </w:pPr>
      <w:r>
        <w:rPr>
          <w:rFonts w:eastAsia="Times New Roman" w:cstheme="minorHAnsi"/>
          <w:color w:val="000000"/>
        </w:rPr>
        <w:t xml:space="preserve">The device may malfunction condition from other circumstances or abilities. </w:t>
      </w:r>
      <w:r w:rsidR="007465BF">
        <w:rPr>
          <w:rFonts w:eastAsia="Times New Roman" w:cstheme="minorHAnsi"/>
          <w:color w:val="000000"/>
        </w:rPr>
        <w:t xml:space="preserve">This bonus only applies to your Patent device, and does not extend to Innovated devices (even if they </w:t>
      </w:r>
      <w:r w:rsidR="007A0AE5">
        <w:rPr>
          <w:rFonts w:eastAsia="Times New Roman" w:cstheme="minorHAnsi"/>
          <w:color w:val="000000"/>
        </w:rPr>
        <w:t>are of your Patented device</w:t>
      </w:r>
      <w:r w:rsidR="007465BF">
        <w:rPr>
          <w:rFonts w:eastAsia="Times New Roman" w:cstheme="minorHAnsi"/>
          <w:color w:val="000000"/>
        </w:rPr>
        <w:t xml:space="preserve">). </w:t>
      </w:r>
    </w:p>
    <w:p w14:paraId="4D199621" w14:textId="77777777" w:rsidR="007465BF" w:rsidRDefault="007465BF" w:rsidP="007465BF">
      <w:pPr>
        <w:tabs>
          <w:tab w:val="left" w:pos="2339"/>
        </w:tabs>
        <w:rPr>
          <w:rFonts w:eastAsia="Times New Roman" w:cstheme="minorHAnsi"/>
          <w:sz w:val="24"/>
          <w:szCs w:val="24"/>
        </w:rPr>
      </w:pPr>
    </w:p>
    <w:p w14:paraId="69A1618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Knack for It</w:t>
      </w:r>
    </w:p>
    <w:p w14:paraId="6F2672D1" w14:textId="77777777" w:rsidR="00AB25EF" w:rsidRPr="000D5DB5" w:rsidRDefault="00AB25EF" w:rsidP="006709D2">
      <w:pPr>
        <w:contextualSpacing/>
        <w:rPr>
          <w:rFonts w:eastAsia="Times New Roman" w:cstheme="minorHAnsi"/>
          <w:color w:val="000000"/>
        </w:rPr>
      </w:pPr>
      <w:r w:rsidRPr="000D5DB5">
        <w:rPr>
          <w:rFonts w:eastAsia="Times New Roman" w:cstheme="minorHAnsi"/>
          <w:color w:val="000000"/>
        </w:rPr>
        <w:t>Starting at 2nd level, you can use your bonus action to make an Agility (Sleight of Hand) check</w:t>
      </w:r>
      <w:r w:rsidR="00672FF2" w:rsidRPr="000D5DB5">
        <w:rPr>
          <w:rFonts w:eastAsia="Times New Roman" w:cstheme="minorHAnsi"/>
          <w:color w:val="000000"/>
        </w:rPr>
        <w:t xml:space="preserve"> or </w:t>
      </w:r>
      <w:r w:rsidRPr="000D5DB5">
        <w:rPr>
          <w:rFonts w:eastAsia="Times New Roman" w:cstheme="minorHAnsi"/>
          <w:color w:val="000000"/>
        </w:rPr>
        <w:t xml:space="preserve">use your </w:t>
      </w:r>
      <w:r w:rsidR="006709D2">
        <w:rPr>
          <w:rFonts w:eastAsia="Times New Roman" w:cstheme="minorHAnsi"/>
          <w:color w:val="000000"/>
        </w:rPr>
        <w:t>T</w:t>
      </w:r>
      <w:r w:rsidRPr="000D5DB5">
        <w:rPr>
          <w:rFonts w:eastAsia="Times New Roman" w:cstheme="minorHAnsi"/>
          <w:color w:val="000000"/>
        </w:rPr>
        <w:t xml:space="preserve">hieves’ </w:t>
      </w:r>
      <w:r w:rsidR="006709D2">
        <w:rPr>
          <w:rFonts w:eastAsia="Times New Roman" w:cstheme="minorHAnsi"/>
          <w:color w:val="000000"/>
        </w:rPr>
        <w:t>T</w:t>
      </w:r>
      <w:r w:rsidRPr="000D5DB5">
        <w:rPr>
          <w:rFonts w:eastAsia="Times New Roman" w:cstheme="minorHAnsi"/>
          <w:color w:val="000000"/>
        </w:rPr>
        <w:t xml:space="preserve">ools to disarm a trap or open a lock. </w:t>
      </w:r>
    </w:p>
    <w:p w14:paraId="310FBDC7" w14:textId="77777777" w:rsidR="007465BF" w:rsidRDefault="006709D2" w:rsidP="00CC03F3">
      <w:pPr>
        <w:contextualSpacing/>
        <w:rPr>
          <w:rFonts w:eastAsia="Times New Roman" w:cstheme="minorHAnsi"/>
          <w:color w:val="000000"/>
        </w:rPr>
      </w:pPr>
      <w:r>
        <w:rPr>
          <w:rFonts w:eastAsia="Times New Roman" w:cstheme="minorHAnsi"/>
          <w:color w:val="000000"/>
        </w:rPr>
        <w:t xml:space="preserve">Furthermore, </w:t>
      </w:r>
      <w:r w:rsidRPr="000D5DB5">
        <w:rPr>
          <w:rFonts w:eastAsia="Times New Roman" w:cstheme="minorHAnsi"/>
          <w:color w:val="000000"/>
        </w:rPr>
        <w:t xml:space="preserve">you </w:t>
      </w:r>
      <w:r>
        <w:rPr>
          <w:rFonts w:eastAsia="Times New Roman" w:cstheme="minorHAnsi"/>
          <w:color w:val="000000"/>
        </w:rPr>
        <w:t xml:space="preserve">can choose to </w:t>
      </w:r>
      <w:r w:rsidR="007465BF">
        <w:rPr>
          <w:rFonts w:eastAsia="Times New Roman" w:cstheme="minorHAnsi"/>
          <w:color w:val="000000"/>
        </w:rPr>
        <w:t xml:space="preserve">lower the malfunction rating of all devices you create by 2 points (minimum 1). </w:t>
      </w:r>
    </w:p>
    <w:p w14:paraId="43F04CE4" w14:textId="77777777" w:rsidR="00AB25EF" w:rsidRPr="000D5DB5" w:rsidRDefault="00AB25EF">
      <w:pPr>
        <w:contextualSpacing/>
        <w:rPr>
          <w:rFonts w:eastAsia="Times New Roman" w:cstheme="minorHAnsi"/>
          <w:sz w:val="24"/>
          <w:szCs w:val="24"/>
        </w:rPr>
      </w:pPr>
    </w:p>
    <w:p w14:paraId="74C2993F" w14:textId="77777777" w:rsidR="00AB25EF" w:rsidRPr="000D5DB5" w:rsidRDefault="00F6023F">
      <w:pPr>
        <w:contextualSpacing/>
        <w:rPr>
          <w:rFonts w:eastAsia="Times New Roman" w:cstheme="minorHAnsi"/>
          <w:sz w:val="24"/>
          <w:szCs w:val="24"/>
        </w:rPr>
      </w:pPr>
      <w:r>
        <w:rPr>
          <w:rFonts w:eastAsia="Times New Roman" w:cstheme="minorHAnsi"/>
          <w:b/>
          <w:bCs/>
          <w:color w:val="000000"/>
        </w:rPr>
        <w:t>Efficient Engineering</w:t>
      </w:r>
    </w:p>
    <w:p w14:paraId="687DFE98" w14:textId="77777777" w:rsidR="004A6719" w:rsidRDefault="004A6719" w:rsidP="004A6719">
      <w:r w:rsidRPr="000D5DB5">
        <w:t xml:space="preserve">Starting at 2nd level, your ability to whip up </w:t>
      </w:r>
      <w:r>
        <w:t xml:space="preserve">devices </w:t>
      </w:r>
      <w:r w:rsidRPr="000D5DB5">
        <w:t xml:space="preserve">increases your efficiency in creating normal </w:t>
      </w:r>
      <w:r>
        <w:t>devices</w:t>
      </w:r>
      <w:r w:rsidRPr="000D5DB5">
        <w:t xml:space="preserve">. You reduce the </w:t>
      </w:r>
      <w:r>
        <w:t xml:space="preserve">base crafting </w:t>
      </w:r>
      <w:r w:rsidRPr="000D5DB5">
        <w:t xml:space="preserve">cost </w:t>
      </w:r>
      <w:r>
        <w:t xml:space="preserve">for technological devices from one-half to one-quarter buying price. This does not affect the costs of material components for spells nor does it affect the crafting costs for your Innovation ability. Normally crafting a device is also one step of complexity faster. This does not also reduce the cost of spell </w:t>
      </w:r>
      <w:r w:rsidRPr="000D5DB5">
        <w:t xml:space="preserve">material components. </w:t>
      </w:r>
    </w:p>
    <w:p w14:paraId="449CFF09" w14:textId="77777777" w:rsidR="004A6719" w:rsidRPr="006709D2" w:rsidRDefault="004A6719" w:rsidP="00CC03F3">
      <w:r>
        <w:t>Starting at 1</w:t>
      </w:r>
      <w:r w:rsidR="00CC03F3">
        <w:t>5</w:t>
      </w:r>
      <w:r>
        <w:t>th level, this ability also halves the cost of spell material components</w:t>
      </w:r>
      <w:r w:rsidR="00CC03F3">
        <w:t xml:space="preserve"> for your gadget devices</w:t>
      </w:r>
      <w:r>
        <w:t xml:space="preserve">. </w:t>
      </w:r>
    </w:p>
    <w:p w14:paraId="55F0D2BC" w14:textId="77777777" w:rsidR="006709D2" w:rsidRPr="000D5DB5" w:rsidRDefault="006709D2">
      <w:pPr>
        <w:contextualSpacing/>
        <w:rPr>
          <w:rFonts w:eastAsia="Times New Roman" w:cstheme="minorHAnsi"/>
          <w:sz w:val="24"/>
          <w:szCs w:val="24"/>
        </w:rPr>
      </w:pPr>
    </w:p>
    <w:p w14:paraId="12D167A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Tinker Path</w:t>
      </w:r>
    </w:p>
    <w:p w14:paraId="0682B7C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3rd level, you choose a path that you emulate in the exercise of your tinker abilities: Bomber who focuses on creating explosives, the Gunner who focuses on creating and shooting with firearms, and Gadgeteer who focuses on creating wondrous gadgets, all detailed at the end of the class description.</w:t>
      </w:r>
    </w:p>
    <w:p w14:paraId="5FD1310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Your path choice grants you features at 3rd level and then again at 6th, 10th, and 14th levels.</w:t>
      </w:r>
    </w:p>
    <w:p w14:paraId="775283F3" w14:textId="77777777" w:rsidR="00AB25EF" w:rsidRDefault="00AB25EF">
      <w:pPr>
        <w:contextualSpacing/>
        <w:rPr>
          <w:rFonts w:eastAsia="Times New Roman" w:cstheme="minorHAnsi"/>
          <w:sz w:val="24"/>
          <w:szCs w:val="24"/>
        </w:rPr>
      </w:pPr>
    </w:p>
    <w:p w14:paraId="339CFA23" w14:textId="77777777" w:rsidR="00803514" w:rsidRPr="00325A13" w:rsidRDefault="00803514">
      <w:pPr>
        <w:contextualSpacing/>
        <w:rPr>
          <w:rFonts w:eastAsia="Times New Roman" w:cstheme="minorHAnsi"/>
          <w:b/>
          <w:bCs/>
          <w:color w:val="000000"/>
        </w:rPr>
      </w:pPr>
      <w:r>
        <w:rPr>
          <w:rFonts w:eastAsia="Times New Roman" w:cstheme="minorHAnsi"/>
          <w:b/>
          <w:bCs/>
          <w:color w:val="000000"/>
        </w:rPr>
        <w:t>Flash Bomber</w:t>
      </w:r>
    </w:p>
    <w:p w14:paraId="2834EA1B" w14:textId="77777777" w:rsidR="00803514" w:rsidRPr="000D5DB5" w:rsidRDefault="00803514">
      <w:pPr>
        <w:contextualSpacing/>
        <w:rPr>
          <w:rFonts w:eastAsia="Times New Roman" w:cstheme="minorHAnsi"/>
          <w:sz w:val="24"/>
          <w:szCs w:val="24"/>
        </w:rPr>
      </w:pPr>
      <w:r>
        <w:rPr>
          <w:rFonts w:eastAsia="Times New Roman" w:cstheme="minorHAnsi"/>
          <w:color w:val="000000"/>
        </w:rPr>
        <w:t xml:space="preserve">Also starting at 3rd level, you </w:t>
      </w:r>
      <w:r w:rsidRPr="000D5DB5">
        <w:rPr>
          <w:rFonts w:eastAsia="Times New Roman" w:cstheme="minorHAnsi"/>
          <w:color w:val="000000"/>
        </w:rPr>
        <w:t xml:space="preserve">also gain the Flash Bomber talent, but may only use </w:t>
      </w:r>
      <w:r>
        <w:rPr>
          <w:rFonts w:eastAsia="Times New Roman" w:cstheme="minorHAnsi"/>
          <w:color w:val="000000"/>
        </w:rPr>
        <w:t xml:space="preserve">it for </w:t>
      </w:r>
      <w:r w:rsidRPr="000D5DB5">
        <w:rPr>
          <w:rFonts w:eastAsia="Times New Roman" w:cstheme="minorHAnsi"/>
          <w:color w:val="000000"/>
        </w:rPr>
        <w:t xml:space="preserve">explosives. </w:t>
      </w:r>
    </w:p>
    <w:p w14:paraId="1105DC09" w14:textId="77777777" w:rsidR="00803514" w:rsidRPr="000D5DB5" w:rsidRDefault="00803514">
      <w:pPr>
        <w:contextualSpacing/>
        <w:rPr>
          <w:rFonts w:eastAsia="Times New Roman" w:cstheme="minorHAnsi"/>
          <w:sz w:val="24"/>
          <w:szCs w:val="24"/>
        </w:rPr>
      </w:pPr>
    </w:p>
    <w:p w14:paraId="28D7110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5DB4DF2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7EE1E269" w14:textId="77777777" w:rsidR="00AB25EF" w:rsidRDefault="00AB25EF">
      <w:pPr>
        <w:contextualSpacing/>
        <w:rPr>
          <w:rFonts w:eastAsia="Times New Roman" w:cstheme="minorHAnsi"/>
          <w:sz w:val="24"/>
          <w:szCs w:val="24"/>
        </w:rPr>
      </w:pPr>
    </w:p>
    <w:p w14:paraId="3AB7D107" w14:textId="77777777" w:rsidR="0063714D" w:rsidRDefault="0063714D" w:rsidP="0063714D">
      <w:pPr>
        <w:rPr>
          <w:b/>
          <w:bCs/>
        </w:rPr>
      </w:pPr>
      <w:r w:rsidRPr="00A01E6A">
        <w:rPr>
          <w:b/>
          <w:bCs/>
        </w:rPr>
        <w:t>Favored Creations</w:t>
      </w:r>
    </w:p>
    <w:p w14:paraId="38DACF30" w14:textId="77777777" w:rsidR="00472BDC" w:rsidRDefault="00472BDC" w:rsidP="00472BDC">
      <w:r>
        <w:t xml:space="preserve">Starting at 5th level, you gain increased proficiency in innovation. Choose up to four devices. These devices have half the Crafting Point cost, and their formulae are memorized. You may change a single favored creation with one week of downtime. </w:t>
      </w:r>
    </w:p>
    <w:p w14:paraId="3D4B2F84" w14:textId="77777777" w:rsidR="0063714D" w:rsidRPr="000D5DB5" w:rsidRDefault="0063714D">
      <w:pPr>
        <w:contextualSpacing/>
        <w:rPr>
          <w:rFonts w:eastAsia="Times New Roman" w:cstheme="minorHAnsi"/>
          <w:sz w:val="24"/>
          <w:szCs w:val="24"/>
        </w:rPr>
      </w:pPr>
    </w:p>
    <w:p w14:paraId="086AB4F2" w14:textId="77777777" w:rsidR="00AB25EF" w:rsidRPr="000D5DB5" w:rsidRDefault="00AB25EF" w:rsidP="00951D60">
      <w:pPr>
        <w:contextualSpacing/>
        <w:rPr>
          <w:rFonts w:eastAsia="Times New Roman" w:cstheme="minorHAnsi"/>
          <w:sz w:val="24"/>
          <w:szCs w:val="24"/>
        </w:rPr>
      </w:pPr>
      <w:r w:rsidRPr="000D5DB5">
        <w:rPr>
          <w:rFonts w:eastAsia="Times New Roman" w:cstheme="minorHAnsi"/>
          <w:b/>
          <w:bCs/>
          <w:color w:val="000000"/>
        </w:rPr>
        <w:t xml:space="preserve">Superfunction </w:t>
      </w:r>
    </w:p>
    <w:p w14:paraId="00AC612A" w14:textId="77777777" w:rsidR="00C42FE4" w:rsidRDefault="0063714D" w:rsidP="003A7C04">
      <w:pPr>
        <w:contextualSpacing/>
        <w:rPr>
          <w:rFonts w:eastAsia="Times New Roman" w:cstheme="minorHAnsi"/>
          <w:color w:val="000000"/>
        </w:rPr>
      </w:pPr>
      <w:r>
        <w:rPr>
          <w:rFonts w:eastAsia="Times New Roman" w:cstheme="minorHAnsi"/>
          <w:color w:val="000000"/>
        </w:rPr>
        <w:t>Also s</w:t>
      </w:r>
      <w:r w:rsidR="00AB25EF" w:rsidRPr="000D5DB5">
        <w:rPr>
          <w:rFonts w:eastAsia="Times New Roman" w:cstheme="minorHAnsi"/>
          <w:color w:val="000000"/>
        </w:rPr>
        <w:t xml:space="preserve">tarting at 5th level, </w:t>
      </w:r>
      <w:r w:rsidR="00C42FE4">
        <w:rPr>
          <w:rFonts w:eastAsia="Times New Roman" w:cstheme="minorHAnsi"/>
          <w:color w:val="000000"/>
        </w:rPr>
        <w:t>your genius allows you to use malfunction rates to your benefit. W</w:t>
      </w:r>
      <w:r w:rsidR="00C42FE4" w:rsidRPr="000D5DB5">
        <w:rPr>
          <w:rFonts w:eastAsia="Times New Roman" w:cstheme="minorHAnsi"/>
          <w:color w:val="000000"/>
        </w:rPr>
        <w:t>henever you use a device, there is a chance it performs unexpectedly well</w:t>
      </w:r>
      <w:r w:rsidR="00C42FE4">
        <w:rPr>
          <w:rFonts w:eastAsia="Times New Roman" w:cstheme="minorHAnsi"/>
          <w:color w:val="000000"/>
        </w:rPr>
        <w:t xml:space="preserve">—thus the greater the malfunction rate, the greater the superfunction rate. </w:t>
      </w:r>
      <w:r w:rsidR="003A7C04">
        <w:rPr>
          <w:rFonts w:eastAsia="Times New Roman" w:cstheme="minorHAnsi"/>
          <w:color w:val="000000"/>
        </w:rPr>
        <w:t xml:space="preserve">A Superfunction can stack with a critical hit (if using a weapon-based engineered device). </w:t>
      </w:r>
    </w:p>
    <w:p w14:paraId="7018330A" w14:textId="77777777" w:rsidR="006709D2" w:rsidRDefault="006709D2" w:rsidP="006709D2">
      <w:pPr>
        <w:contextualSpacing/>
        <w:rPr>
          <w:rFonts w:eastAsia="Times New Roman" w:cstheme="minorHAnsi"/>
          <w:color w:val="000000"/>
        </w:rPr>
      </w:pPr>
    </w:p>
    <w:p w14:paraId="6B6AFBF8" w14:textId="77777777" w:rsidR="006709D2" w:rsidRPr="006709D2" w:rsidRDefault="006709D2" w:rsidP="006709D2">
      <w:pPr>
        <w:contextualSpacing/>
        <w:jc w:val="center"/>
        <w:rPr>
          <w:rFonts w:eastAsia="Times New Roman" w:cstheme="minorHAnsi"/>
          <w:i/>
          <w:iCs/>
          <w:color w:val="000000"/>
        </w:rPr>
      </w:pPr>
      <w:r>
        <w:rPr>
          <w:rFonts w:eastAsia="Times New Roman" w:cstheme="minorHAnsi"/>
          <w:i/>
          <w:iCs/>
          <w:color w:val="000000"/>
        </w:rPr>
        <w:t>Superfunction Rate = 20 – Malfunction Rate</w:t>
      </w:r>
    </w:p>
    <w:p w14:paraId="02514FB6" w14:textId="77777777" w:rsidR="006709D2" w:rsidRDefault="006709D2" w:rsidP="00C42FE4">
      <w:pPr>
        <w:contextualSpacing/>
        <w:rPr>
          <w:rFonts w:eastAsia="Times New Roman" w:cstheme="minorHAnsi"/>
          <w:color w:val="000000"/>
        </w:rPr>
      </w:pPr>
    </w:p>
    <w:p w14:paraId="046B9AEA" w14:textId="77777777" w:rsidR="006709D2" w:rsidRDefault="005C42F5" w:rsidP="006709D2">
      <w:pPr>
        <w:contextualSpacing/>
        <w:rPr>
          <w:rFonts w:eastAsia="Times New Roman" w:cstheme="minorHAnsi"/>
          <w:color w:val="000000"/>
        </w:rPr>
      </w:pPr>
      <w:r w:rsidRPr="006709D2">
        <w:rPr>
          <w:rFonts w:eastAsia="Times New Roman" w:cstheme="minorHAnsi"/>
          <w:color w:val="000000"/>
        </w:rPr>
        <w:t xml:space="preserve">For </w:t>
      </w:r>
      <w:r w:rsidR="00951D60" w:rsidRPr="006709D2">
        <w:rPr>
          <w:rFonts w:eastAsia="Times New Roman" w:cstheme="minorHAnsi"/>
          <w:color w:val="000000"/>
        </w:rPr>
        <w:t>instance</w:t>
      </w:r>
      <w:r w:rsidR="006709D2">
        <w:rPr>
          <w:rFonts w:eastAsia="Times New Roman" w:cstheme="minorHAnsi"/>
          <w:color w:val="000000"/>
        </w:rPr>
        <w:t>,</w:t>
      </w:r>
      <w:r w:rsidR="006709D2" w:rsidRPr="006709D2">
        <w:rPr>
          <w:rFonts w:eastAsia="Times New Roman" w:cstheme="minorHAnsi"/>
          <w:color w:val="000000"/>
        </w:rPr>
        <w:t xml:space="preserve"> a</w:t>
      </w:r>
      <w:r w:rsidR="006709D2">
        <w:rPr>
          <w:rFonts w:eastAsia="Times New Roman" w:cstheme="minorHAnsi"/>
          <w:color w:val="000000"/>
        </w:rPr>
        <w:t xml:space="preserve">n </w:t>
      </w:r>
      <w:r w:rsidR="006709D2" w:rsidRPr="006709D2">
        <w:rPr>
          <w:rFonts w:eastAsia="Times New Roman" w:cstheme="minorHAnsi"/>
          <w:color w:val="000000"/>
        </w:rPr>
        <w:t xml:space="preserve">explosive </w:t>
      </w:r>
      <w:r w:rsidR="006709D2">
        <w:rPr>
          <w:rFonts w:eastAsia="Times New Roman" w:cstheme="minorHAnsi"/>
          <w:color w:val="000000"/>
        </w:rPr>
        <w:t xml:space="preserve">that has a malfunction rate of 2 has a Superfunction rate of 18-20. </w:t>
      </w:r>
    </w:p>
    <w:p w14:paraId="2F22B36A" w14:textId="77777777" w:rsidR="006709D2" w:rsidRPr="00951D60" w:rsidRDefault="006709D2" w:rsidP="00C42FE4">
      <w:pPr>
        <w:contextualSpacing/>
        <w:rPr>
          <w:rFonts w:eastAsia="Times New Roman" w:cstheme="minorHAnsi"/>
          <w:color w:val="000000"/>
        </w:rPr>
      </w:pPr>
    </w:p>
    <w:p w14:paraId="6149C103" w14:textId="77777777" w:rsidR="00AB25EF" w:rsidRDefault="00AB25EF" w:rsidP="00C42FE4">
      <w:pPr>
        <w:contextualSpacing/>
        <w:rPr>
          <w:rFonts w:eastAsia="Times New Roman" w:cstheme="minorHAnsi"/>
          <w:sz w:val="24"/>
          <w:szCs w:val="24"/>
        </w:rPr>
      </w:pPr>
      <w:r w:rsidRPr="000D5DB5">
        <w:rPr>
          <w:rFonts w:eastAsia="Times New Roman" w:cstheme="minorHAnsi"/>
          <w:color w:val="000000"/>
        </w:rPr>
        <w:t>When a device superfunctions, it does not roll for a malfunction for the duration of the effect (see below, affected by energy source).</w:t>
      </w:r>
      <w:r w:rsidR="00951D60">
        <w:rPr>
          <w:rFonts w:eastAsia="Times New Roman" w:cstheme="minorHAnsi"/>
          <w:color w:val="000000"/>
        </w:rPr>
        <w:t xml:space="preserve"> It also gains a bonus depending on its energy source. </w:t>
      </w:r>
      <w:r w:rsidR="00C42FE4">
        <w:rPr>
          <w:rFonts w:eastAsia="Times New Roman" w:cstheme="minorHAnsi"/>
          <w:color w:val="000000"/>
        </w:rPr>
        <w:t xml:space="preserve">Choose one benefit the device qualifies for. </w:t>
      </w:r>
    </w:p>
    <w:p w14:paraId="657E8709" w14:textId="77777777" w:rsidR="00F6023F" w:rsidRPr="00C42FE4" w:rsidRDefault="00F6023F" w:rsidP="003C4628">
      <w:pPr>
        <w:pStyle w:val="ListParagraph"/>
        <w:numPr>
          <w:ilvl w:val="0"/>
          <w:numId w:val="66"/>
        </w:numPr>
        <w:textAlignment w:val="baseline"/>
        <w:rPr>
          <w:rFonts w:eastAsia="Times New Roman" w:cstheme="minorHAnsi"/>
          <w:color w:val="000000"/>
        </w:rPr>
      </w:pPr>
      <w:r>
        <w:rPr>
          <w:rFonts w:eastAsia="Times New Roman" w:cstheme="minorHAnsi"/>
          <w:i/>
          <w:iCs/>
          <w:color w:val="000000"/>
        </w:rPr>
        <w:t xml:space="preserve">Better. </w:t>
      </w:r>
      <w:r w:rsidRPr="00C42FE4">
        <w:rPr>
          <w:rFonts w:eastAsia="Times New Roman" w:cstheme="minorHAnsi"/>
          <w:color w:val="000000"/>
        </w:rPr>
        <w:t>The next malfunction condition is negated</w:t>
      </w:r>
      <w:r>
        <w:rPr>
          <w:rFonts w:eastAsia="Times New Roman" w:cstheme="minorHAnsi"/>
          <w:color w:val="000000"/>
        </w:rPr>
        <w:t xml:space="preserve">, and the </w:t>
      </w:r>
      <w:r w:rsidRPr="00C42FE4">
        <w:rPr>
          <w:rFonts w:eastAsia="Times New Roman" w:cstheme="minorHAnsi"/>
          <w:color w:val="000000"/>
        </w:rPr>
        <w:t xml:space="preserve">next </w:t>
      </w:r>
      <w:r>
        <w:rPr>
          <w:rFonts w:eastAsia="Times New Roman" w:cstheme="minorHAnsi"/>
          <w:color w:val="000000"/>
        </w:rPr>
        <w:t>use</w:t>
      </w:r>
      <w:r w:rsidRPr="00C42FE4">
        <w:rPr>
          <w:rFonts w:eastAsia="Times New Roman" w:cstheme="minorHAnsi"/>
          <w:color w:val="000000"/>
        </w:rPr>
        <w:t xml:space="preserve"> </w:t>
      </w:r>
      <w:r>
        <w:rPr>
          <w:rFonts w:eastAsia="Times New Roman" w:cstheme="minorHAnsi"/>
          <w:color w:val="000000"/>
        </w:rPr>
        <w:t xml:space="preserve">of the device </w:t>
      </w:r>
      <w:r w:rsidRPr="00C42FE4">
        <w:rPr>
          <w:rFonts w:eastAsia="Times New Roman" w:cstheme="minorHAnsi"/>
          <w:color w:val="000000"/>
        </w:rPr>
        <w:t>consume</w:t>
      </w:r>
      <w:r>
        <w:rPr>
          <w:rFonts w:eastAsia="Times New Roman" w:cstheme="minorHAnsi"/>
          <w:color w:val="000000"/>
        </w:rPr>
        <w:t>s</w:t>
      </w:r>
      <w:r w:rsidRPr="00C42FE4">
        <w:rPr>
          <w:rFonts w:eastAsia="Times New Roman" w:cstheme="minorHAnsi"/>
          <w:color w:val="000000"/>
        </w:rPr>
        <w:t xml:space="preserve"> no fuel charges</w:t>
      </w:r>
      <w:r>
        <w:rPr>
          <w:rFonts w:eastAsia="Times New Roman" w:cstheme="minorHAnsi"/>
          <w:color w:val="000000"/>
        </w:rPr>
        <w:t xml:space="preserve"> (so long as it doesn’t have only one use)</w:t>
      </w:r>
    </w:p>
    <w:p w14:paraId="420F5EDA" w14:textId="77777777" w:rsidR="00F6023F" w:rsidRDefault="00F6023F" w:rsidP="003C4628">
      <w:pPr>
        <w:pStyle w:val="ListParagraph"/>
        <w:numPr>
          <w:ilvl w:val="0"/>
          <w:numId w:val="66"/>
        </w:numPr>
        <w:textAlignment w:val="baseline"/>
        <w:rPr>
          <w:rFonts w:eastAsia="Times New Roman" w:cstheme="minorHAnsi"/>
          <w:color w:val="000000"/>
        </w:rPr>
      </w:pPr>
      <w:r>
        <w:rPr>
          <w:rFonts w:eastAsia="Times New Roman" w:cstheme="minorHAnsi"/>
          <w:i/>
          <w:iCs/>
          <w:color w:val="000000"/>
        </w:rPr>
        <w:t xml:space="preserve">Faster. </w:t>
      </w:r>
      <w:r>
        <w:rPr>
          <w:rFonts w:eastAsia="Times New Roman" w:cstheme="minorHAnsi"/>
          <w:color w:val="000000"/>
        </w:rPr>
        <w:t xml:space="preserve">The device </w:t>
      </w:r>
      <w:r w:rsidRPr="00C42FE4">
        <w:rPr>
          <w:rFonts w:eastAsia="Times New Roman" w:cstheme="minorHAnsi"/>
          <w:color w:val="000000"/>
        </w:rPr>
        <w:t>gains a 25% increase in movement speed (if a construct or vehicle)</w:t>
      </w:r>
      <w:r w:rsidR="00990B72">
        <w:rPr>
          <w:rFonts w:eastAsia="Times New Roman" w:cstheme="minorHAnsi"/>
          <w:color w:val="000000"/>
        </w:rPr>
        <w:t xml:space="preserve"> for 1 hour</w:t>
      </w:r>
    </w:p>
    <w:p w14:paraId="62B6B154" w14:textId="77777777" w:rsidR="00C42FE4" w:rsidRPr="00C42FE4" w:rsidRDefault="00C42FE4" w:rsidP="00990B72">
      <w:pPr>
        <w:pStyle w:val="ListParagraph"/>
        <w:numPr>
          <w:ilvl w:val="0"/>
          <w:numId w:val="66"/>
        </w:numPr>
        <w:textAlignment w:val="baseline"/>
        <w:rPr>
          <w:rFonts w:eastAsia="Times New Roman" w:cstheme="minorHAnsi"/>
          <w:color w:val="000000"/>
        </w:rPr>
      </w:pPr>
      <w:r>
        <w:rPr>
          <w:rFonts w:eastAsia="Times New Roman" w:cstheme="minorHAnsi"/>
          <w:i/>
          <w:iCs/>
          <w:color w:val="000000"/>
        </w:rPr>
        <w:t>Harder</w:t>
      </w:r>
      <w:r w:rsidR="00F6023F">
        <w:rPr>
          <w:rFonts w:eastAsia="Times New Roman" w:cstheme="minorHAnsi"/>
          <w:i/>
          <w:iCs/>
          <w:color w:val="000000"/>
        </w:rPr>
        <w:t xml:space="preserve">. </w:t>
      </w:r>
      <w:r>
        <w:rPr>
          <w:rFonts w:eastAsia="Times New Roman" w:cstheme="minorHAnsi"/>
          <w:color w:val="000000"/>
        </w:rPr>
        <w:t>The device cannot lose charges by taking damage</w:t>
      </w:r>
      <w:r w:rsidR="00990B72">
        <w:rPr>
          <w:rFonts w:eastAsia="Times New Roman" w:cstheme="minorHAnsi"/>
          <w:color w:val="000000"/>
        </w:rPr>
        <w:t xml:space="preserve"> or suffer any negative effects that would normally cause it to loses charges (such as overcharging) for 1 hour</w:t>
      </w:r>
    </w:p>
    <w:p w14:paraId="15BDBF15" w14:textId="77777777" w:rsidR="00C42FE4" w:rsidRDefault="00C42FE4" w:rsidP="003C4628">
      <w:pPr>
        <w:pStyle w:val="ListParagraph"/>
        <w:numPr>
          <w:ilvl w:val="0"/>
          <w:numId w:val="66"/>
        </w:numPr>
        <w:textAlignment w:val="baseline"/>
        <w:rPr>
          <w:rFonts w:eastAsia="Times New Roman" w:cstheme="minorHAnsi"/>
          <w:color w:val="000000"/>
        </w:rPr>
      </w:pPr>
      <w:r>
        <w:rPr>
          <w:rFonts w:eastAsia="Times New Roman" w:cstheme="minorHAnsi"/>
          <w:i/>
          <w:iCs/>
          <w:color w:val="000000"/>
        </w:rPr>
        <w:t>Stronger</w:t>
      </w:r>
      <w:r w:rsidR="00F6023F">
        <w:rPr>
          <w:rFonts w:eastAsia="Times New Roman" w:cstheme="minorHAnsi"/>
          <w:i/>
          <w:iCs/>
          <w:color w:val="000000"/>
        </w:rPr>
        <w:t xml:space="preserve">. </w:t>
      </w:r>
      <w:r>
        <w:rPr>
          <w:rFonts w:eastAsia="Times New Roman" w:cstheme="minorHAnsi"/>
          <w:color w:val="000000"/>
        </w:rPr>
        <w:t xml:space="preserve">The device </w:t>
      </w:r>
      <w:r w:rsidRPr="00C42FE4">
        <w:rPr>
          <w:rFonts w:eastAsia="Times New Roman" w:cstheme="minorHAnsi"/>
          <w:color w:val="000000"/>
        </w:rPr>
        <w:t xml:space="preserve">deals maximum damage (no need to roll) with </w:t>
      </w:r>
      <w:r>
        <w:rPr>
          <w:rFonts w:eastAsia="Times New Roman" w:cstheme="minorHAnsi"/>
          <w:color w:val="000000"/>
        </w:rPr>
        <w:t>the next (or current) damage roll</w:t>
      </w:r>
      <w:r w:rsidRPr="00C42FE4">
        <w:rPr>
          <w:rFonts w:eastAsia="Times New Roman" w:cstheme="minorHAnsi"/>
          <w:color w:val="000000"/>
        </w:rPr>
        <w:t xml:space="preserve"> it makes</w:t>
      </w:r>
    </w:p>
    <w:p w14:paraId="2B583AC2" w14:textId="77777777" w:rsidR="00C42FE4" w:rsidRDefault="00C42FE4" w:rsidP="00C42FE4">
      <w:pPr>
        <w:textAlignment w:val="baseline"/>
        <w:rPr>
          <w:rFonts w:eastAsia="Times New Roman" w:cstheme="minorHAnsi"/>
          <w:color w:val="000000"/>
        </w:rPr>
      </w:pPr>
    </w:p>
    <w:p w14:paraId="72D2EBCE" w14:textId="77777777" w:rsidR="002D0171" w:rsidRDefault="002D0171" w:rsidP="002D0171">
      <w:pPr>
        <w:textAlignment w:val="baseline"/>
        <w:rPr>
          <w:rFonts w:eastAsia="Times New Roman" w:cstheme="minorHAnsi"/>
          <w:color w:val="000000"/>
        </w:rPr>
      </w:pPr>
      <w:r>
        <w:rPr>
          <w:rFonts w:eastAsia="Times New Roman" w:cstheme="minorHAnsi"/>
          <w:i/>
          <w:iCs/>
          <w:color w:val="000000"/>
        </w:rPr>
        <w:t xml:space="preserve">Note. </w:t>
      </w:r>
      <w:r>
        <w:rPr>
          <w:rFonts w:eastAsia="Times New Roman" w:cstheme="minorHAnsi"/>
          <w:color w:val="000000"/>
        </w:rPr>
        <w:t xml:space="preserve">Since your Patent device cannot malfunction, it can only Superfunction at a natural 20 use. </w:t>
      </w:r>
    </w:p>
    <w:p w14:paraId="20AD3B0B" w14:textId="77777777" w:rsidR="002D0171" w:rsidRPr="00C42FE4" w:rsidRDefault="002D0171" w:rsidP="00C42FE4">
      <w:pPr>
        <w:textAlignment w:val="baseline"/>
        <w:rPr>
          <w:rFonts w:eastAsia="Times New Roman" w:cstheme="minorHAnsi"/>
          <w:color w:val="000000"/>
        </w:rPr>
      </w:pPr>
    </w:p>
    <w:p w14:paraId="30BEDC8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Coolness under Fire</w:t>
      </w:r>
    </w:p>
    <w:p w14:paraId="251FF8F9" w14:textId="77777777" w:rsidR="00AB25EF" w:rsidRPr="000D5DB5" w:rsidRDefault="00AB25EF" w:rsidP="00DE39A9">
      <w:pPr>
        <w:contextualSpacing/>
        <w:rPr>
          <w:rFonts w:eastAsia="Times New Roman" w:cstheme="minorHAnsi"/>
          <w:sz w:val="24"/>
          <w:szCs w:val="24"/>
        </w:rPr>
      </w:pPr>
      <w:r w:rsidRPr="000D5DB5">
        <w:rPr>
          <w:rFonts w:eastAsia="Times New Roman" w:cstheme="minorHAnsi"/>
          <w:color w:val="000000"/>
        </w:rPr>
        <w:t xml:space="preserve">Starting at 7th level, you may </w:t>
      </w:r>
      <w:r w:rsidR="00DE39A9">
        <w:rPr>
          <w:rFonts w:eastAsia="Times New Roman" w:cstheme="minorHAnsi"/>
          <w:color w:val="000000"/>
        </w:rPr>
        <w:t xml:space="preserve">spend 4 Crafting Points to </w:t>
      </w:r>
      <w:r w:rsidRPr="000D5DB5">
        <w:rPr>
          <w:rFonts w:eastAsia="Times New Roman" w:cstheme="minorHAnsi"/>
          <w:color w:val="000000"/>
        </w:rPr>
        <w:t xml:space="preserve">take 10 on any attack roll </w:t>
      </w:r>
      <w:r w:rsidR="005C42F5">
        <w:rPr>
          <w:rFonts w:eastAsia="Times New Roman" w:cstheme="minorHAnsi"/>
          <w:color w:val="000000"/>
        </w:rPr>
        <w:t xml:space="preserve">with an engineered device </w:t>
      </w:r>
      <w:r w:rsidRPr="000D5DB5">
        <w:rPr>
          <w:rFonts w:eastAsia="Times New Roman" w:cstheme="minorHAnsi"/>
          <w:color w:val="000000"/>
        </w:rPr>
        <w:t xml:space="preserve">or </w:t>
      </w:r>
      <w:r w:rsidR="00951D60">
        <w:rPr>
          <w:rFonts w:eastAsia="Times New Roman" w:cstheme="minorHAnsi"/>
          <w:color w:val="000000"/>
        </w:rPr>
        <w:t xml:space="preserve">ability check </w:t>
      </w:r>
      <w:r w:rsidR="007C7823">
        <w:rPr>
          <w:rFonts w:eastAsia="Times New Roman" w:cstheme="minorHAnsi"/>
          <w:color w:val="000000"/>
        </w:rPr>
        <w:t xml:space="preserve">with </w:t>
      </w:r>
      <w:r w:rsidR="00055E8F">
        <w:rPr>
          <w:rFonts w:eastAsia="Times New Roman" w:cstheme="minorHAnsi"/>
          <w:color w:val="000000"/>
        </w:rPr>
        <w:t>E</w:t>
      </w:r>
      <w:r w:rsidR="007C7823">
        <w:rPr>
          <w:rFonts w:eastAsia="Times New Roman" w:cstheme="minorHAnsi"/>
          <w:color w:val="000000"/>
        </w:rPr>
        <w:t>ngineer’s</w:t>
      </w:r>
      <w:r w:rsidR="00951D60">
        <w:rPr>
          <w:rFonts w:eastAsia="Times New Roman" w:cstheme="minorHAnsi"/>
          <w:color w:val="000000"/>
        </w:rPr>
        <w:t xml:space="preserve"> </w:t>
      </w:r>
      <w:r w:rsidR="00055E8F">
        <w:rPr>
          <w:rFonts w:eastAsia="Times New Roman" w:cstheme="minorHAnsi"/>
          <w:color w:val="000000"/>
        </w:rPr>
        <w:t>T</w:t>
      </w:r>
      <w:r w:rsidR="00951D60">
        <w:rPr>
          <w:rFonts w:eastAsia="Times New Roman" w:cstheme="minorHAnsi"/>
          <w:color w:val="000000"/>
        </w:rPr>
        <w:t>ools</w:t>
      </w:r>
      <w:r w:rsidRPr="000D5DB5">
        <w:rPr>
          <w:rFonts w:eastAsia="Times New Roman" w:cstheme="minorHAnsi"/>
          <w:color w:val="000000"/>
        </w:rPr>
        <w:t xml:space="preserve">. </w:t>
      </w:r>
    </w:p>
    <w:p w14:paraId="569F2393" w14:textId="77777777" w:rsidR="00AB25EF" w:rsidRDefault="00AB25EF">
      <w:pPr>
        <w:contextualSpacing/>
        <w:rPr>
          <w:rFonts w:eastAsia="Times New Roman" w:cstheme="minorHAnsi"/>
          <w:sz w:val="24"/>
          <w:szCs w:val="24"/>
        </w:rPr>
      </w:pPr>
    </w:p>
    <w:p w14:paraId="3224A44E" w14:textId="77777777" w:rsidR="00472BDC" w:rsidRDefault="0063714D" w:rsidP="00472BDC">
      <w:pPr>
        <w:rPr>
          <w:b/>
          <w:bCs/>
        </w:rPr>
      </w:pPr>
      <w:r w:rsidRPr="00A01E6A">
        <w:rPr>
          <w:b/>
          <w:bCs/>
        </w:rPr>
        <w:t>Consistent Innovations</w:t>
      </w:r>
    </w:p>
    <w:p w14:paraId="42C01F60" w14:textId="6E097738" w:rsidR="0063714D" w:rsidRDefault="0063714D" w:rsidP="00CC03F3">
      <w:r>
        <w:t xml:space="preserve">Starting from 9th level, you have advantage to any tool check to maintain an innovated device, and the maximum duration increases from 5 minutes to 1 hour. You lessen the malfunction rate of </w:t>
      </w:r>
      <w:r w:rsidR="00CC03F3">
        <w:t>innovated</w:t>
      </w:r>
      <w:r>
        <w:t xml:space="preserve"> devices by 2 points (to a base increase of only 2 points).</w:t>
      </w:r>
      <w:ins w:id="2138" w:author="Admin" w:date="2022-04-19T00:11:00Z">
        <w:r w:rsidR="00C82D21">
          <w:t xml:space="preserve"> Without this ability, the malfunction rate is increased by 4 points. </w:t>
        </w:r>
      </w:ins>
    </w:p>
    <w:p w14:paraId="5F8073F3" w14:textId="77777777" w:rsidR="0063714D" w:rsidRPr="000D5DB5" w:rsidRDefault="0063714D">
      <w:pPr>
        <w:contextualSpacing/>
        <w:rPr>
          <w:rFonts w:eastAsia="Times New Roman" w:cstheme="minorHAnsi"/>
          <w:sz w:val="24"/>
          <w:szCs w:val="24"/>
        </w:rPr>
      </w:pPr>
    </w:p>
    <w:p w14:paraId="5DED157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Scavenge</w:t>
      </w:r>
    </w:p>
    <w:p w14:paraId="6B5CFDB9" w14:textId="77777777" w:rsidR="00AB25EF" w:rsidRPr="000D5DB5" w:rsidRDefault="00AB25EF" w:rsidP="00990B72">
      <w:pPr>
        <w:contextualSpacing/>
        <w:rPr>
          <w:rFonts w:eastAsia="Times New Roman" w:cstheme="minorHAnsi"/>
          <w:sz w:val="24"/>
          <w:szCs w:val="24"/>
        </w:rPr>
      </w:pPr>
      <w:r w:rsidRPr="000D5DB5">
        <w:rPr>
          <w:rFonts w:eastAsia="Times New Roman" w:cstheme="minorHAnsi"/>
          <w:color w:val="000000"/>
        </w:rPr>
        <w:t>Starting at 10th level, when you gather raw materials for use with engineering, you gain triple the total value.</w:t>
      </w:r>
      <w:r w:rsidR="007C7823">
        <w:rPr>
          <w:rFonts w:eastAsia="Times New Roman" w:cstheme="minorHAnsi"/>
          <w:color w:val="000000"/>
        </w:rPr>
        <w:t xml:space="preserve"> This applies when harvesting existing devices</w:t>
      </w:r>
      <w:r w:rsidR="00524C59">
        <w:rPr>
          <w:rFonts w:eastAsia="Times New Roman" w:cstheme="minorHAnsi"/>
          <w:color w:val="000000"/>
        </w:rPr>
        <w:t>, nodes, creatures,</w:t>
      </w:r>
      <w:r w:rsidR="007C7823">
        <w:rPr>
          <w:rFonts w:eastAsia="Times New Roman" w:cstheme="minorHAnsi"/>
          <w:color w:val="000000"/>
        </w:rPr>
        <w:t xml:space="preserve"> </w:t>
      </w:r>
      <w:r w:rsidR="00524C59">
        <w:rPr>
          <w:rFonts w:eastAsia="Times New Roman" w:cstheme="minorHAnsi"/>
          <w:color w:val="000000"/>
        </w:rPr>
        <w:t>and deconstructing devices</w:t>
      </w:r>
      <w:r w:rsidR="007C7823">
        <w:rPr>
          <w:rFonts w:eastAsia="Times New Roman" w:cstheme="minorHAnsi"/>
          <w:color w:val="000000"/>
        </w:rPr>
        <w:t xml:space="preserve">. </w:t>
      </w:r>
      <w:r w:rsidR="00990B72">
        <w:rPr>
          <w:rFonts w:eastAsia="Times New Roman" w:cstheme="minorHAnsi"/>
          <w:color w:val="000000"/>
        </w:rPr>
        <w:t xml:space="preserve">If dismantling an item, this cannot exceed one-half the value of creating the item itself (counting any reductions). </w:t>
      </w:r>
    </w:p>
    <w:p w14:paraId="697E8256" w14:textId="77777777" w:rsidR="00AB25EF" w:rsidRPr="000D5DB5" w:rsidRDefault="00AB25EF">
      <w:pPr>
        <w:contextualSpacing/>
        <w:rPr>
          <w:rFonts w:eastAsia="Times New Roman" w:cstheme="minorHAnsi"/>
          <w:sz w:val="24"/>
          <w:szCs w:val="24"/>
        </w:rPr>
      </w:pPr>
    </w:p>
    <w:p w14:paraId="355B1F3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Evasion</w:t>
      </w:r>
    </w:p>
    <w:p w14:paraId="03CA6CFC" w14:textId="77777777" w:rsidR="00570889" w:rsidRDefault="00AB25EF" w:rsidP="00570889">
      <w:pPr>
        <w:contextualSpacing/>
        <w:rPr>
          <w:rFonts w:eastAsia="Times New Roman" w:cstheme="minorHAnsi"/>
          <w:color w:val="000000"/>
        </w:rPr>
      </w:pPr>
      <w:r w:rsidRPr="000D5DB5">
        <w:rPr>
          <w:rFonts w:eastAsia="Times New Roman" w:cstheme="minorHAnsi"/>
          <w:color w:val="000000"/>
        </w:rPr>
        <w:t xml:space="preserve">Also starting at 11th level, you can nimbly dodge out of the way of certain area effects, such as a red dragon’s fiery breath or an </w:t>
      </w:r>
      <w:r w:rsidRPr="00697C83">
        <w:rPr>
          <w:rFonts w:eastAsia="Times New Roman" w:cstheme="minorHAnsi"/>
          <w:i/>
          <w:iCs/>
          <w:color w:val="000000"/>
        </w:rPr>
        <w:t>ice storm</w:t>
      </w:r>
      <w:r w:rsidRPr="000D5DB5">
        <w:rPr>
          <w:rFonts w:eastAsia="Times New Roman" w:cstheme="minorHAnsi"/>
          <w:i/>
          <w:iCs/>
          <w:color w:val="000000"/>
        </w:rPr>
        <w:t xml:space="preserve"> </w:t>
      </w:r>
      <w:r w:rsidRPr="000D5DB5">
        <w:rPr>
          <w:rFonts w:eastAsia="Times New Roman" w:cstheme="minorHAnsi"/>
          <w:color w:val="000000"/>
        </w:rPr>
        <w:t xml:space="preserve">spell. When you are subjected to an effect that allows you to make an Agility saving throw to take only half damage, you instead take no damage if you succeed </w:t>
      </w:r>
      <w:r w:rsidRPr="000D5DB5">
        <w:rPr>
          <w:rFonts w:eastAsia="Times New Roman" w:cstheme="minorHAnsi"/>
          <w:color w:val="000000"/>
        </w:rPr>
        <w:lastRenderedPageBreak/>
        <w:t xml:space="preserve">on the saving throw, and only half damage if you fail. </w:t>
      </w:r>
      <w:r w:rsidR="00990B72">
        <w:rPr>
          <w:rFonts w:eastAsia="Times New Roman" w:cstheme="minorHAnsi"/>
          <w:color w:val="000000"/>
        </w:rPr>
        <w:t xml:space="preserve">You regain </w:t>
      </w:r>
      <w:r w:rsidR="00DE39A9">
        <w:rPr>
          <w:rFonts w:eastAsia="Times New Roman" w:cstheme="minorHAnsi"/>
          <w:color w:val="000000"/>
        </w:rPr>
        <w:t xml:space="preserve">2 Crafting Points </w:t>
      </w:r>
      <w:r w:rsidR="00990B72">
        <w:rPr>
          <w:rFonts w:eastAsia="Times New Roman" w:cstheme="minorHAnsi"/>
          <w:color w:val="000000"/>
        </w:rPr>
        <w:t xml:space="preserve">if you suffer no damage from a successful saving throw. </w:t>
      </w:r>
      <w:r w:rsidRPr="000D5DB5">
        <w:rPr>
          <w:rFonts w:eastAsia="Times New Roman" w:cstheme="minorHAnsi"/>
          <w:color w:val="000000"/>
        </w:rPr>
        <w:t>If you make a saving throw versus an effect made by you, you can either take half damage automatically or make a saving throw. If you choose to make a saving throw, you take no damage on a successful save, but take normal (full) damage on a failed save.</w:t>
      </w:r>
      <w:r w:rsidR="00990B72">
        <w:rPr>
          <w:rFonts w:eastAsia="Times New Roman" w:cstheme="minorHAnsi"/>
          <w:color w:val="000000"/>
        </w:rPr>
        <w:t xml:space="preserve"> </w:t>
      </w:r>
      <w:r w:rsidR="00570889">
        <w:rPr>
          <w:rFonts w:eastAsia="Times New Roman" w:cstheme="minorHAnsi"/>
          <w:color w:val="000000"/>
        </w:rPr>
        <w:t>After gaining 2 Crafting Points, you cannot gain more unless you complete a short rest.</w:t>
      </w:r>
    </w:p>
    <w:p w14:paraId="07C3C2C3" w14:textId="77777777" w:rsidR="007C7823" w:rsidRDefault="007C7823" w:rsidP="007C7823">
      <w:pPr>
        <w:contextualSpacing/>
        <w:rPr>
          <w:rFonts w:eastAsia="Times New Roman" w:cstheme="minorHAnsi"/>
          <w:sz w:val="24"/>
          <w:szCs w:val="24"/>
        </w:rPr>
      </w:pPr>
    </w:p>
    <w:p w14:paraId="7C1363B1" w14:textId="77777777" w:rsidR="00C440A2" w:rsidRPr="000D5DB5" w:rsidRDefault="00C440A2" w:rsidP="00C440A2">
      <w:pPr>
        <w:contextualSpacing/>
        <w:rPr>
          <w:rFonts w:eastAsia="Times New Roman" w:cstheme="minorHAnsi"/>
          <w:sz w:val="24"/>
          <w:szCs w:val="24"/>
        </w:rPr>
      </w:pPr>
      <w:r>
        <w:rPr>
          <w:rFonts w:eastAsia="Times New Roman" w:cstheme="minorHAnsi"/>
          <w:b/>
          <w:bCs/>
          <w:color w:val="000000"/>
        </w:rPr>
        <w:t>Works as Intended</w:t>
      </w:r>
    </w:p>
    <w:p w14:paraId="0EE467A1" w14:textId="77777777" w:rsidR="00C440A2" w:rsidRDefault="00C440A2" w:rsidP="00C440A2">
      <w:pPr>
        <w:contextualSpacing/>
        <w:rPr>
          <w:rFonts w:eastAsia="Times New Roman" w:cstheme="minorHAnsi"/>
          <w:color w:val="000000"/>
        </w:rPr>
      </w:pPr>
      <w:r w:rsidRPr="000D5DB5">
        <w:rPr>
          <w:rFonts w:eastAsia="Times New Roman" w:cstheme="minorHAnsi"/>
          <w:color w:val="000000"/>
        </w:rPr>
        <w:t>Starting at 11th</w:t>
      </w:r>
      <w:r>
        <w:rPr>
          <w:rFonts w:eastAsia="Times New Roman" w:cstheme="minorHAnsi"/>
          <w:color w:val="000000"/>
        </w:rPr>
        <w:t xml:space="preserve"> </w:t>
      </w:r>
      <w:r w:rsidRPr="000D5DB5">
        <w:rPr>
          <w:rFonts w:eastAsia="Times New Roman" w:cstheme="minorHAnsi"/>
          <w:color w:val="000000"/>
        </w:rPr>
        <w:t xml:space="preserve">level, </w:t>
      </w:r>
      <w:r>
        <w:rPr>
          <w:rFonts w:eastAsia="Times New Roman" w:cstheme="minorHAnsi"/>
          <w:color w:val="000000"/>
        </w:rPr>
        <w:t>you may spend 2 Crafting Points to remove the Malfunctioned condition of a device you are touching. This costs a bonus action or reaction.</w:t>
      </w:r>
    </w:p>
    <w:p w14:paraId="6B68355F" w14:textId="77777777" w:rsidR="00C440A2" w:rsidRDefault="00C440A2" w:rsidP="00C440A2">
      <w:pPr>
        <w:contextualSpacing/>
        <w:rPr>
          <w:rFonts w:eastAsia="Times New Roman" w:cstheme="minorHAnsi"/>
          <w:color w:val="000000"/>
        </w:rPr>
      </w:pPr>
      <w:r>
        <w:rPr>
          <w:rFonts w:eastAsia="Times New Roman" w:cstheme="minorHAnsi"/>
          <w:color w:val="000000"/>
        </w:rPr>
        <w:t xml:space="preserve">Also, removing the Malfunctioned condition requires 2d4 minutes instead of 1 hour (or the end of a short rest). </w:t>
      </w:r>
    </w:p>
    <w:p w14:paraId="17D46BF5" w14:textId="77777777" w:rsidR="00C440A2" w:rsidRDefault="00C440A2" w:rsidP="00C440A2">
      <w:pPr>
        <w:contextualSpacing/>
        <w:rPr>
          <w:rFonts w:eastAsia="Times New Roman" w:cstheme="minorHAnsi"/>
          <w:color w:val="000000"/>
        </w:rPr>
      </w:pPr>
      <w:r>
        <w:rPr>
          <w:rFonts w:eastAsia="Times New Roman" w:cstheme="minorHAnsi"/>
          <w:color w:val="000000"/>
        </w:rPr>
        <w:t xml:space="preserve">In both cases, this does not require you being familiar with the device. </w:t>
      </w:r>
    </w:p>
    <w:p w14:paraId="4B3E65F4" w14:textId="77777777" w:rsidR="00C440A2" w:rsidRPr="000D5DB5" w:rsidRDefault="00C440A2" w:rsidP="00C440A2">
      <w:pPr>
        <w:contextualSpacing/>
        <w:rPr>
          <w:rFonts w:eastAsia="Times New Roman" w:cstheme="minorHAnsi"/>
          <w:sz w:val="24"/>
          <w:szCs w:val="24"/>
        </w:rPr>
      </w:pPr>
    </w:p>
    <w:p w14:paraId="33DA1436" w14:textId="77777777" w:rsidR="009324C9" w:rsidRDefault="0063714D" w:rsidP="009324C9">
      <w:pPr>
        <w:rPr>
          <w:b/>
          <w:bCs/>
        </w:rPr>
      </w:pPr>
      <w:r w:rsidRPr="00A01E6A">
        <w:rPr>
          <w:b/>
          <w:bCs/>
        </w:rPr>
        <w:t>Battle-Tested</w:t>
      </w:r>
    </w:p>
    <w:p w14:paraId="50463BE6" w14:textId="77777777" w:rsidR="009324C9" w:rsidRDefault="0063714D" w:rsidP="009324C9">
      <w:r>
        <w:t xml:space="preserve">Starting from 13th level, your innovated creations that have been used at least three times without breaking down can be kept unused indefinitely (instead of breaking down after 5 minutes). </w:t>
      </w:r>
    </w:p>
    <w:p w14:paraId="3174D00E" w14:textId="77777777" w:rsidR="00990B72" w:rsidRDefault="0063714D" w:rsidP="00570889">
      <w:r>
        <w:t>If you choose to make the item into a permanent creation, you must pay the normal crafting cost, but the item’s malfunction rate is 1 point lower (minimum 0). This improved model can be shared and scribed down as a new innova</w:t>
      </w:r>
      <w:r w:rsidR="00570889">
        <w:t xml:space="preserve">tion. You cannot battle-test a base design </w:t>
      </w:r>
      <w:r>
        <w:t>more than once.</w:t>
      </w:r>
      <w:r w:rsidR="00551CE9">
        <w:t xml:space="preserve"> </w:t>
      </w:r>
    </w:p>
    <w:p w14:paraId="695E7955" w14:textId="77777777" w:rsidR="00551CE9" w:rsidRPr="000D5DB5" w:rsidRDefault="00551CE9" w:rsidP="00551CE9">
      <w:pPr>
        <w:rPr>
          <w:rFonts w:eastAsia="Times New Roman" w:cstheme="minorHAnsi"/>
          <w:sz w:val="24"/>
          <w:szCs w:val="24"/>
        </w:rPr>
      </w:pPr>
      <w:r>
        <w:rPr>
          <w:rFonts w:eastAsia="Times New Roman" w:cstheme="minorHAnsi"/>
          <w:color w:val="000000"/>
        </w:rPr>
        <w:t>You may also deal double damage to objects and constructs with your melee attacks as a strike effect.</w:t>
      </w:r>
    </w:p>
    <w:p w14:paraId="6861A052" w14:textId="77777777" w:rsidR="0063714D" w:rsidRDefault="0063714D" w:rsidP="00551CE9">
      <w:r w:rsidRPr="00BC5E99">
        <w:rPr>
          <w:i/>
          <w:iCs/>
        </w:rPr>
        <w:t>Special.</w:t>
      </w:r>
      <w:r>
        <w:t xml:space="preserve"> For the purposes of the Superfunction ability, battle-tested </w:t>
      </w:r>
      <w:r w:rsidR="00551CE9">
        <w:t>creations act</w:t>
      </w:r>
      <w:r>
        <w:t xml:space="preserve"> as if its malfunction rate is 1 point higher</w:t>
      </w:r>
      <w:r w:rsidR="00570889">
        <w:t xml:space="preserve"> instead of 1 point lower</w:t>
      </w:r>
      <w:r>
        <w:t>.</w:t>
      </w:r>
    </w:p>
    <w:p w14:paraId="04505FF4" w14:textId="77777777" w:rsidR="00AB25EF" w:rsidRPr="000D5DB5" w:rsidRDefault="00AB25EF">
      <w:pPr>
        <w:contextualSpacing/>
        <w:rPr>
          <w:rFonts w:eastAsia="Times New Roman" w:cstheme="minorHAnsi"/>
          <w:sz w:val="24"/>
          <w:szCs w:val="24"/>
        </w:rPr>
      </w:pPr>
    </w:p>
    <w:p w14:paraId="1A7DD847" w14:textId="77777777" w:rsidR="007B3ACD" w:rsidRPr="00BC5E99" w:rsidRDefault="007B3ACD" w:rsidP="007B3ACD">
      <w:pPr>
        <w:contextualSpacing/>
        <w:rPr>
          <w:rFonts w:eastAsia="Times New Roman" w:cstheme="minorHAnsi"/>
          <w:sz w:val="24"/>
          <w:szCs w:val="24"/>
        </w:rPr>
      </w:pPr>
      <w:r w:rsidRPr="000D5DB5">
        <w:rPr>
          <w:rFonts w:eastAsia="Times New Roman" w:cstheme="minorHAnsi"/>
          <w:b/>
          <w:bCs/>
          <w:color w:val="000000"/>
        </w:rPr>
        <w:t>Quick Tech</w:t>
      </w:r>
    </w:p>
    <w:p w14:paraId="68DEDDF4" w14:textId="77777777" w:rsidR="007B3ACD" w:rsidRDefault="007B3ACD" w:rsidP="009324C9">
      <w:pPr>
        <w:contextualSpacing/>
        <w:rPr>
          <w:rFonts w:eastAsia="Times New Roman" w:cstheme="minorHAnsi"/>
          <w:color w:val="000000"/>
        </w:rPr>
      </w:pPr>
      <w:r w:rsidRPr="000D5DB5">
        <w:rPr>
          <w:rFonts w:eastAsia="Times New Roman" w:cstheme="minorHAnsi"/>
          <w:color w:val="000000"/>
        </w:rPr>
        <w:t xml:space="preserve">Also starting at 15th level, </w:t>
      </w:r>
      <w:r>
        <w:rPr>
          <w:rFonts w:eastAsia="Times New Roman" w:cstheme="minorHAnsi"/>
          <w:color w:val="000000"/>
        </w:rPr>
        <w:t xml:space="preserve">you may use your </w:t>
      </w:r>
      <w:r w:rsidR="009324C9">
        <w:rPr>
          <w:rFonts w:eastAsia="Times New Roman" w:cstheme="minorHAnsi"/>
          <w:color w:val="000000"/>
        </w:rPr>
        <w:t>i</w:t>
      </w:r>
      <w:r>
        <w:rPr>
          <w:rFonts w:eastAsia="Times New Roman" w:cstheme="minorHAnsi"/>
          <w:color w:val="000000"/>
        </w:rPr>
        <w:t xml:space="preserve">nnovate ability on a device of equal rarity, and permanently alter the properties of the device. This device does not have to be built by you, nor does it have to be temporarily-created. </w:t>
      </w:r>
      <w:r w:rsidR="006C20B8">
        <w:rPr>
          <w:rFonts w:eastAsia="Times New Roman" w:cstheme="minorHAnsi"/>
          <w:color w:val="000000"/>
        </w:rPr>
        <w:t xml:space="preserve">This costs the same number of Crafting Points as well as the same time. </w:t>
      </w:r>
    </w:p>
    <w:p w14:paraId="48F5C264" w14:textId="77777777" w:rsidR="00AB25EF" w:rsidRPr="000D5DB5" w:rsidRDefault="00AB25EF">
      <w:pPr>
        <w:contextualSpacing/>
        <w:rPr>
          <w:rFonts w:eastAsia="Times New Roman" w:cstheme="minorHAnsi"/>
          <w:sz w:val="24"/>
          <w:szCs w:val="24"/>
        </w:rPr>
      </w:pPr>
    </w:p>
    <w:p w14:paraId="172F4D9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Shutdown</w:t>
      </w:r>
    </w:p>
    <w:p w14:paraId="0CC197B2" w14:textId="77777777" w:rsidR="00AB25EF" w:rsidRPr="008721AA" w:rsidRDefault="00AB25EF" w:rsidP="00CA3419">
      <w:pPr>
        <w:contextualSpacing/>
        <w:rPr>
          <w:rFonts w:eastAsia="Times New Roman" w:cstheme="minorHAnsi"/>
          <w:sz w:val="24"/>
          <w:szCs w:val="24"/>
        </w:rPr>
      </w:pPr>
      <w:r w:rsidRPr="000D5DB5">
        <w:rPr>
          <w:rFonts w:eastAsia="Times New Roman" w:cstheme="minorHAnsi"/>
          <w:color w:val="000000"/>
        </w:rPr>
        <w:t xml:space="preserve">Starting at 17th level, you may expend </w:t>
      </w:r>
      <w:r w:rsidR="00DE39A9">
        <w:rPr>
          <w:rFonts w:eastAsia="Times New Roman" w:cstheme="minorHAnsi"/>
          <w:color w:val="000000"/>
        </w:rPr>
        <w:t xml:space="preserve">2 Crafting Points </w:t>
      </w:r>
      <w:r w:rsidR="00CA3419">
        <w:rPr>
          <w:rFonts w:eastAsia="Times New Roman" w:cstheme="minorHAnsi"/>
          <w:color w:val="000000"/>
        </w:rPr>
        <w:t xml:space="preserve">and a bonus action </w:t>
      </w:r>
      <w:r w:rsidRPr="000D5DB5">
        <w:rPr>
          <w:rFonts w:eastAsia="Times New Roman" w:cstheme="minorHAnsi"/>
          <w:color w:val="000000"/>
        </w:rPr>
        <w:t xml:space="preserve">to </w:t>
      </w:r>
      <w:r w:rsidR="005C42F5" w:rsidRPr="008721AA">
        <w:rPr>
          <w:rFonts w:eastAsia="Times New Roman" w:cstheme="minorHAnsi"/>
          <w:color w:val="000000"/>
        </w:rPr>
        <w:t xml:space="preserve">increase </w:t>
      </w:r>
      <w:r w:rsidRPr="008721AA">
        <w:rPr>
          <w:rFonts w:eastAsia="Times New Roman" w:cstheme="minorHAnsi"/>
          <w:color w:val="000000"/>
        </w:rPr>
        <w:t xml:space="preserve">the malfunction rate of any device within </w:t>
      </w:r>
      <w:r w:rsidR="007C7823" w:rsidRPr="008721AA">
        <w:rPr>
          <w:rFonts w:eastAsia="Times New Roman" w:cstheme="minorHAnsi"/>
          <w:color w:val="000000"/>
        </w:rPr>
        <w:t>10</w:t>
      </w:r>
      <w:r w:rsidRPr="008721AA">
        <w:rPr>
          <w:rFonts w:eastAsia="Times New Roman" w:cstheme="minorHAnsi"/>
          <w:color w:val="000000"/>
        </w:rPr>
        <w:t xml:space="preserve"> feet of you by 5 points</w:t>
      </w:r>
      <w:r w:rsidR="005C42F5" w:rsidRPr="008721AA">
        <w:rPr>
          <w:rFonts w:eastAsia="Times New Roman" w:cstheme="minorHAnsi"/>
          <w:color w:val="000000"/>
        </w:rPr>
        <w:t xml:space="preserve"> for up to </w:t>
      </w:r>
      <w:r w:rsidR="00055E8F" w:rsidRPr="008721AA">
        <w:rPr>
          <w:rFonts w:eastAsia="Times New Roman" w:cstheme="minorHAnsi"/>
          <w:color w:val="000000"/>
        </w:rPr>
        <w:t xml:space="preserve">1 </w:t>
      </w:r>
      <w:r w:rsidR="005C42F5" w:rsidRPr="008721AA">
        <w:rPr>
          <w:rFonts w:eastAsia="Times New Roman" w:cstheme="minorHAnsi"/>
          <w:color w:val="000000"/>
        </w:rPr>
        <w:t>hour</w:t>
      </w:r>
      <w:r w:rsidRPr="008721AA">
        <w:rPr>
          <w:rFonts w:eastAsia="Times New Roman" w:cstheme="minorHAnsi"/>
          <w:color w:val="000000"/>
        </w:rPr>
        <w:t xml:space="preserve">. </w:t>
      </w:r>
      <w:r w:rsidR="007C7823" w:rsidRPr="008721AA">
        <w:rPr>
          <w:rFonts w:eastAsia="Times New Roman" w:cstheme="minorHAnsi"/>
          <w:color w:val="000000"/>
        </w:rPr>
        <w:t xml:space="preserve">You can target your own devices to increase the risk of malfunction </w:t>
      </w:r>
      <w:r w:rsidR="00CA3419">
        <w:rPr>
          <w:rFonts w:eastAsia="Times New Roman" w:cstheme="minorHAnsi"/>
          <w:color w:val="000000"/>
        </w:rPr>
        <w:t xml:space="preserve">and </w:t>
      </w:r>
      <w:r w:rsidR="00055E8F" w:rsidRPr="008721AA">
        <w:rPr>
          <w:rFonts w:eastAsia="Times New Roman" w:cstheme="minorHAnsi"/>
          <w:color w:val="000000"/>
        </w:rPr>
        <w:t>Superfunction</w:t>
      </w:r>
      <w:r w:rsidR="00CA3419">
        <w:rPr>
          <w:rFonts w:eastAsia="Times New Roman" w:cstheme="minorHAnsi"/>
          <w:color w:val="000000"/>
        </w:rPr>
        <w:t xml:space="preserve"> (up to a 50% chance for either)</w:t>
      </w:r>
      <w:r w:rsidR="007C7823" w:rsidRPr="008721AA">
        <w:rPr>
          <w:rFonts w:eastAsia="Times New Roman" w:cstheme="minorHAnsi"/>
          <w:color w:val="000000"/>
        </w:rPr>
        <w:t>.</w:t>
      </w:r>
      <w:r w:rsidR="00055E8F" w:rsidRPr="008721AA">
        <w:rPr>
          <w:rFonts w:eastAsia="Times New Roman" w:cstheme="minorHAnsi"/>
          <w:color w:val="000000"/>
        </w:rPr>
        <w:t xml:space="preserve"> </w:t>
      </w:r>
      <w:r w:rsidR="00CA3419">
        <w:rPr>
          <w:rFonts w:eastAsia="Times New Roman" w:cstheme="minorHAnsi"/>
          <w:color w:val="000000"/>
        </w:rPr>
        <w:t xml:space="preserve">If you attempt to apply this feature to another device while it is active, its benefits end for the previous one. </w:t>
      </w:r>
    </w:p>
    <w:p w14:paraId="79E52D5A" w14:textId="77777777" w:rsidR="00AB25EF" w:rsidRPr="000D5DB5" w:rsidRDefault="00AB25EF">
      <w:pPr>
        <w:contextualSpacing/>
        <w:rPr>
          <w:rFonts w:eastAsia="Times New Roman" w:cstheme="minorHAnsi"/>
          <w:sz w:val="24"/>
          <w:szCs w:val="24"/>
        </w:rPr>
      </w:pPr>
    </w:p>
    <w:p w14:paraId="6809BD8B" w14:textId="77777777" w:rsidR="00AB25EF" w:rsidRPr="000D5DB5" w:rsidRDefault="00C440A2">
      <w:pPr>
        <w:contextualSpacing/>
        <w:rPr>
          <w:rFonts w:eastAsia="Times New Roman" w:cstheme="minorHAnsi"/>
          <w:sz w:val="24"/>
          <w:szCs w:val="24"/>
        </w:rPr>
      </w:pPr>
      <w:r>
        <w:rPr>
          <w:rFonts w:eastAsia="Times New Roman" w:cstheme="minorHAnsi"/>
          <w:b/>
          <w:bCs/>
          <w:color w:val="000000"/>
        </w:rPr>
        <w:t xml:space="preserve">Precision Guesswork </w:t>
      </w:r>
    </w:p>
    <w:p w14:paraId="58B97468" w14:textId="77777777" w:rsidR="00DE39A9" w:rsidRDefault="00AB25EF" w:rsidP="00C440A2">
      <w:pPr>
        <w:contextualSpacing/>
        <w:rPr>
          <w:rFonts w:eastAsia="Times New Roman" w:cstheme="minorHAnsi"/>
          <w:color w:val="000000"/>
        </w:rPr>
      </w:pPr>
      <w:r w:rsidRPr="000D5DB5">
        <w:rPr>
          <w:rFonts w:eastAsia="Times New Roman" w:cstheme="minorHAnsi"/>
          <w:color w:val="000000"/>
        </w:rPr>
        <w:t>Starting at 18th level</w:t>
      </w:r>
      <w:r w:rsidR="008721AA">
        <w:rPr>
          <w:rFonts w:eastAsia="Times New Roman" w:cstheme="minorHAnsi"/>
          <w:color w:val="000000"/>
        </w:rPr>
        <w:t xml:space="preserve">, </w:t>
      </w:r>
      <w:r w:rsidR="00DE39A9">
        <w:rPr>
          <w:rFonts w:eastAsia="Times New Roman" w:cstheme="minorHAnsi"/>
          <w:color w:val="000000"/>
        </w:rPr>
        <w:t xml:space="preserve">you spend half the required Crafting Points for the Coolness under Fire, </w:t>
      </w:r>
      <w:r w:rsidR="00C440A2">
        <w:rPr>
          <w:rFonts w:eastAsia="Times New Roman" w:cstheme="minorHAnsi"/>
          <w:color w:val="000000"/>
        </w:rPr>
        <w:t>Works as Intended</w:t>
      </w:r>
      <w:r w:rsidR="00DE39A9">
        <w:rPr>
          <w:rFonts w:eastAsia="Times New Roman" w:cstheme="minorHAnsi"/>
          <w:color w:val="000000"/>
        </w:rPr>
        <w:t xml:space="preserve">, and Shutdown abilities. </w:t>
      </w:r>
    </w:p>
    <w:p w14:paraId="5DB39DBC" w14:textId="77777777" w:rsidR="00AB25EF" w:rsidRPr="000D5DB5" w:rsidRDefault="00AB25EF">
      <w:pPr>
        <w:contextualSpacing/>
        <w:rPr>
          <w:rFonts w:eastAsia="Times New Roman" w:cstheme="minorHAnsi"/>
          <w:sz w:val="24"/>
          <w:szCs w:val="24"/>
        </w:rPr>
      </w:pPr>
    </w:p>
    <w:p w14:paraId="4EB71AF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Engineering Mastery</w:t>
      </w:r>
    </w:p>
    <w:p w14:paraId="6192AEF4" w14:textId="77777777" w:rsidR="00004581" w:rsidRDefault="00AB25EF">
      <w:pPr>
        <w:contextualSpacing/>
        <w:rPr>
          <w:rFonts w:eastAsia="Times New Roman" w:cstheme="minorHAnsi"/>
          <w:color w:val="000000"/>
        </w:rPr>
      </w:pPr>
      <w:r w:rsidRPr="000D5DB5">
        <w:rPr>
          <w:rFonts w:eastAsia="Times New Roman" w:cstheme="minorHAnsi"/>
          <w:color w:val="000000"/>
        </w:rPr>
        <w:t>Starting at 20th level, you may identify the weaknesses and command triggers for any device you see</w:t>
      </w:r>
      <w:r w:rsidR="00004581">
        <w:rPr>
          <w:rFonts w:eastAsia="Times New Roman" w:cstheme="minorHAnsi"/>
          <w:color w:val="000000"/>
        </w:rPr>
        <w:t xml:space="preserve">. You gain the ability to deduce the operation and design of any device you </w:t>
      </w:r>
      <w:r w:rsidRPr="000D5DB5">
        <w:rPr>
          <w:rFonts w:eastAsia="Times New Roman" w:cstheme="minorHAnsi"/>
          <w:color w:val="000000"/>
        </w:rPr>
        <w:t>operate</w:t>
      </w:r>
      <w:r w:rsidR="00004581">
        <w:rPr>
          <w:rFonts w:eastAsia="Times New Roman" w:cstheme="minorHAnsi"/>
          <w:color w:val="000000"/>
        </w:rPr>
        <w:t xml:space="preserve"> or have one hour to study, and have a 20% chance to </w:t>
      </w:r>
      <w:r w:rsidRPr="000D5DB5">
        <w:rPr>
          <w:rFonts w:eastAsia="Times New Roman" w:cstheme="minorHAnsi"/>
          <w:color w:val="000000"/>
        </w:rPr>
        <w:t>recreate it from memory</w:t>
      </w:r>
      <w:r w:rsidR="00004581">
        <w:rPr>
          <w:rFonts w:eastAsia="Times New Roman" w:cstheme="minorHAnsi"/>
          <w:color w:val="000000"/>
        </w:rPr>
        <w:t>.</w:t>
      </w:r>
    </w:p>
    <w:p w14:paraId="534EA114" w14:textId="77777777" w:rsidR="007C7823" w:rsidRDefault="00A27343" w:rsidP="007C7823">
      <w:pPr>
        <w:rPr>
          <w:rFonts w:eastAsia="Times New Roman" w:cstheme="minorHAnsi"/>
          <w:color w:val="000000"/>
        </w:rPr>
      </w:pPr>
      <w:r w:rsidRPr="00A27343">
        <w:rPr>
          <w:rFonts w:eastAsia="Times New Roman" w:cstheme="minorHAnsi"/>
          <w:color w:val="000000"/>
        </w:rPr>
        <w:t xml:space="preserve">You can </w:t>
      </w:r>
      <w:r>
        <w:rPr>
          <w:rFonts w:eastAsia="Times New Roman" w:cstheme="minorHAnsi"/>
          <w:color w:val="000000"/>
        </w:rPr>
        <w:t xml:space="preserve">also </w:t>
      </w:r>
      <w:r w:rsidRPr="00A27343">
        <w:rPr>
          <w:rFonts w:eastAsia="Times New Roman" w:cstheme="minorHAnsi"/>
          <w:color w:val="000000"/>
        </w:rPr>
        <w:t xml:space="preserve">spend a reaction if hit by a </w:t>
      </w:r>
      <w:r w:rsidR="007C7823">
        <w:rPr>
          <w:rFonts w:eastAsia="Times New Roman" w:cstheme="minorHAnsi"/>
          <w:color w:val="000000"/>
        </w:rPr>
        <w:t xml:space="preserve">weapon attack made from a </w:t>
      </w:r>
      <w:r w:rsidRPr="00A27343">
        <w:rPr>
          <w:rFonts w:eastAsia="Times New Roman" w:cstheme="minorHAnsi"/>
          <w:color w:val="000000"/>
        </w:rPr>
        <w:t>construct, trap, or engineered device</w:t>
      </w:r>
      <w:r w:rsidR="000A12DC">
        <w:rPr>
          <w:rFonts w:eastAsia="Times New Roman" w:cstheme="minorHAnsi"/>
          <w:color w:val="000000"/>
        </w:rPr>
        <w:t xml:space="preserve"> (except firearms and crossbows) </w:t>
      </w:r>
      <w:r w:rsidRPr="00A27343">
        <w:rPr>
          <w:rFonts w:eastAsia="Times New Roman" w:cstheme="minorHAnsi"/>
          <w:color w:val="000000"/>
        </w:rPr>
        <w:t>to hal</w:t>
      </w:r>
      <w:r w:rsidR="007C7823">
        <w:rPr>
          <w:rFonts w:eastAsia="Times New Roman" w:cstheme="minorHAnsi"/>
          <w:color w:val="000000"/>
        </w:rPr>
        <w:t>ve</w:t>
      </w:r>
      <w:r w:rsidRPr="00A27343">
        <w:rPr>
          <w:rFonts w:eastAsia="Times New Roman" w:cstheme="minorHAnsi"/>
          <w:color w:val="000000"/>
        </w:rPr>
        <w:t xml:space="preserve"> the </w:t>
      </w:r>
      <w:r>
        <w:rPr>
          <w:rFonts w:eastAsia="Times New Roman" w:cstheme="minorHAnsi"/>
          <w:color w:val="000000"/>
        </w:rPr>
        <w:t xml:space="preserve">amount of </w:t>
      </w:r>
      <w:r w:rsidRPr="00A27343">
        <w:rPr>
          <w:rFonts w:eastAsia="Times New Roman" w:cstheme="minorHAnsi"/>
          <w:color w:val="000000"/>
        </w:rPr>
        <w:t xml:space="preserve">damage you take </w:t>
      </w:r>
      <w:r>
        <w:rPr>
          <w:rFonts w:eastAsia="Times New Roman" w:cstheme="minorHAnsi"/>
          <w:color w:val="000000"/>
        </w:rPr>
        <w:t xml:space="preserve">from </w:t>
      </w:r>
      <w:r w:rsidRPr="00A27343">
        <w:rPr>
          <w:rFonts w:eastAsia="Times New Roman" w:cstheme="minorHAnsi"/>
          <w:color w:val="000000"/>
        </w:rPr>
        <w:t xml:space="preserve">it. </w:t>
      </w:r>
      <w:r w:rsidR="000A12DC">
        <w:rPr>
          <w:rFonts w:eastAsia="Times New Roman" w:cstheme="minorHAnsi"/>
          <w:color w:val="000000"/>
        </w:rPr>
        <w:t xml:space="preserve">This does not stack with the bonus from your Evasion ability. </w:t>
      </w:r>
    </w:p>
    <w:p w14:paraId="0A865F53" w14:textId="77777777" w:rsidR="00AB25EF" w:rsidRPr="000D5DB5" w:rsidRDefault="00AB25EF">
      <w:pPr>
        <w:contextualSpacing/>
        <w:rPr>
          <w:rFonts w:eastAsia="Times New Roman" w:cstheme="minorHAnsi"/>
          <w:sz w:val="24"/>
          <w:szCs w:val="24"/>
        </w:rPr>
      </w:pPr>
    </w:p>
    <w:p w14:paraId="6003AB92" w14:textId="77777777" w:rsidR="00AB25EF" w:rsidRPr="000D5DB5" w:rsidRDefault="00AB25EF">
      <w:pPr>
        <w:pStyle w:val="Heading3"/>
        <w:contextualSpacing/>
        <w:rPr>
          <w:rFonts w:cstheme="minorHAnsi"/>
        </w:rPr>
      </w:pPr>
      <w:bookmarkStart w:id="2139" w:name="_Toc509138752"/>
      <w:bookmarkStart w:id="2140" w:name="_Toc54196406"/>
      <w:r w:rsidRPr="000D5DB5">
        <w:rPr>
          <w:rFonts w:cstheme="minorHAnsi"/>
        </w:rPr>
        <w:t>Tinker Path</w:t>
      </w:r>
      <w:bookmarkEnd w:id="2139"/>
      <w:r w:rsidR="006310FD">
        <w:rPr>
          <w:rFonts w:cstheme="minorHAnsi"/>
        </w:rPr>
        <w:t>s</w:t>
      </w:r>
      <w:bookmarkEnd w:id="2140"/>
    </w:p>
    <w:p w14:paraId="07D9F7A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An Azerothian tinker may choose one of the three below paths. </w:t>
      </w:r>
    </w:p>
    <w:p w14:paraId="4FFD8B11" w14:textId="77777777" w:rsidR="00AB25EF" w:rsidRPr="000D5DB5" w:rsidRDefault="00AB25EF">
      <w:pPr>
        <w:contextualSpacing/>
        <w:rPr>
          <w:rFonts w:eastAsia="Times New Roman" w:cstheme="minorHAnsi"/>
          <w:sz w:val="24"/>
          <w:szCs w:val="24"/>
        </w:rPr>
      </w:pPr>
    </w:p>
    <w:p w14:paraId="4CCCF220" w14:textId="77777777" w:rsidR="00AB25EF" w:rsidRPr="00325A13" w:rsidRDefault="00AB25EF">
      <w:pPr>
        <w:contextualSpacing/>
        <w:outlineLvl w:val="3"/>
        <w:rPr>
          <w:rFonts w:cstheme="minorHAnsi"/>
          <w:color w:val="2E75B5"/>
          <w:sz w:val="24"/>
          <w:szCs w:val="24"/>
        </w:rPr>
      </w:pPr>
      <w:r w:rsidRPr="00325A13">
        <w:rPr>
          <w:rFonts w:eastAsia="Times New Roman" w:cstheme="minorHAnsi"/>
          <w:color w:val="2E75B5"/>
          <w:sz w:val="24"/>
          <w:szCs w:val="24"/>
        </w:rPr>
        <w:t>Bomber</w:t>
      </w:r>
    </w:p>
    <w:p w14:paraId="6D71A57E" w14:textId="77777777" w:rsidR="00AB25EF" w:rsidRPr="000D5DB5" w:rsidRDefault="00D74169">
      <w:pPr>
        <w:contextualSpacing/>
        <w:rPr>
          <w:rFonts w:eastAsia="Times New Roman" w:cstheme="minorHAnsi"/>
          <w:sz w:val="24"/>
          <w:szCs w:val="24"/>
        </w:rPr>
      </w:pPr>
      <w:r>
        <w:rPr>
          <w:rFonts w:eastAsia="Times New Roman" w:cstheme="minorHAnsi"/>
          <w:color w:val="000000"/>
        </w:rPr>
        <w:t xml:space="preserve">You appreciate the controlled destruction behind a bomb, terrible surprise beneath a mine, and the terror a rocket invokes. Bomber tinkers often </w:t>
      </w:r>
      <w:r w:rsidR="00AB25EF" w:rsidRPr="000D5DB5">
        <w:rPr>
          <w:rFonts w:eastAsia="Times New Roman" w:cstheme="minorHAnsi"/>
          <w:color w:val="000000"/>
        </w:rPr>
        <w:t>makes use of mortars</w:t>
      </w:r>
      <w:r>
        <w:rPr>
          <w:rFonts w:eastAsia="Times New Roman" w:cstheme="minorHAnsi"/>
          <w:color w:val="000000"/>
        </w:rPr>
        <w:t xml:space="preserve"> and </w:t>
      </w:r>
      <w:r w:rsidR="00AB25EF" w:rsidRPr="000D5DB5">
        <w:rPr>
          <w:rFonts w:eastAsia="Times New Roman" w:cstheme="minorHAnsi"/>
          <w:color w:val="000000"/>
        </w:rPr>
        <w:t xml:space="preserve">rocket </w:t>
      </w:r>
      <w:r>
        <w:rPr>
          <w:rFonts w:eastAsia="Times New Roman" w:cstheme="minorHAnsi"/>
          <w:color w:val="000000"/>
        </w:rPr>
        <w:t xml:space="preserve">or mine </w:t>
      </w:r>
      <w:r w:rsidR="00AB25EF" w:rsidRPr="000D5DB5">
        <w:rPr>
          <w:rFonts w:eastAsia="Times New Roman" w:cstheme="minorHAnsi"/>
          <w:color w:val="000000"/>
        </w:rPr>
        <w:t xml:space="preserve">launchers, to </w:t>
      </w:r>
      <w:r>
        <w:rPr>
          <w:rFonts w:eastAsia="Times New Roman" w:cstheme="minorHAnsi"/>
          <w:color w:val="000000"/>
        </w:rPr>
        <w:t xml:space="preserve">deny enemy mobility as well as to </w:t>
      </w:r>
      <w:r w:rsidR="00AB25EF" w:rsidRPr="000D5DB5">
        <w:rPr>
          <w:rFonts w:eastAsia="Times New Roman" w:cstheme="minorHAnsi"/>
          <w:color w:val="000000"/>
        </w:rPr>
        <w:t>deal massive damage to their enemies. Bombers are also known as grenadiers</w:t>
      </w:r>
      <w:r w:rsidR="00777F0E">
        <w:rPr>
          <w:rFonts w:eastAsia="Times New Roman" w:cstheme="minorHAnsi"/>
          <w:color w:val="000000"/>
        </w:rPr>
        <w:t>, and often take to the skies on gyrocopters to unleash their fury from above</w:t>
      </w:r>
      <w:r w:rsidR="00AB25EF" w:rsidRPr="000D5DB5">
        <w:rPr>
          <w:rFonts w:eastAsia="Times New Roman" w:cstheme="minorHAnsi"/>
          <w:color w:val="000000"/>
        </w:rPr>
        <w:t xml:space="preserve">. </w:t>
      </w:r>
    </w:p>
    <w:p w14:paraId="3BE6B3E2" w14:textId="77777777" w:rsidR="00AB25EF" w:rsidRPr="000D5DB5" w:rsidRDefault="00AB25EF">
      <w:pPr>
        <w:contextualSpacing/>
        <w:rPr>
          <w:rFonts w:eastAsia="Times New Roman" w:cstheme="minorHAnsi"/>
          <w:sz w:val="24"/>
          <w:szCs w:val="24"/>
        </w:rPr>
      </w:pPr>
    </w:p>
    <w:p w14:paraId="1C8FA82A" w14:textId="77777777" w:rsidR="00AB25EF" w:rsidRDefault="00CA3419" w:rsidP="00CA3419">
      <w:pPr>
        <w:contextualSpacing/>
        <w:rPr>
          <w:rFonts w:eastAsia="Times New Roman" w:cstheme="minorHAnsi"/>
          <w:color w:val="000000"/>
        </w:rPr>
      </w:pPr>
      <w:r>
        <w:rPr>
          <w:rFonts w:eastAsia="Times New Roman" w:cstheme="minorHAnsi"/>
          <w:b/>
          <w:bCs/>
          <w:color w:val="000000"/>
        </w:rPr>
        <w:t>Explosive Mastery</w:t>
      </w:r>
      <w:r w:rsidR="00AB25EF" w:rsidRPr="000D5DB5">
        <w:rPr>
          <w:rFonts w:eastAsia="Times New Roman" w:cstheme="minorHAnsi"/>
          <w:b/>
          <w:bCs/>
          <w:color w:val="000000"/>
        </w:rPr>
        <w:t xml:space="preserve">. </w:t>
      </w:r>
      <w:r w:rsidR="00AB25EF" w:rsidRPr="000D5DB5">
        <w:rPr>
          <w:rFonts w:eastAsia="Times New Roman" w:cstheme="minorHAnsi"/>
          <w:color w:val="000000"/>
        </w:rPr>
        <w:t>Starting when you choose this archetype at 3rd level, you increase the range of your bombs</w:t>
      </w:r>
      <w:r w:rsidR="00E36227">
        <w:rPr>
          <w:rFonts w:eastAsia="Times New Roman" w:cstheme="minorHAnsi"/>
          <w:color w:val="000000"/>
        </w:rPr>
        <w:t xml:space="preserve"> </w:t>
      </w:r>
      <w:r w:rsidR="00AB25EF" w:rsidRPr="000D5DB5">
        <w:rPr>
          <w:rFonts w:eastAsia="Times New Roman" w:cstheme="minorHAnsi"/>
          <w:color w:val="000000"/>
        </w:rPr>
        <w:t>and rockets by 15 feet</w:t>
      </w:r>
      <w:r w:rsidR="00E36227">
        <w:rPr>
          <w:rFonts w:eastAsia="Times New Roman" w:cstheme="minorHAnsi"/>
          <w:color w:val="000000"/>
        </w:rPr>
        <w:t>, and the range of your mine’s detection to its blast radius</w:t>
      </w:r>
      <w:r w:rsidR="00C5720B">
        <w:rPr>
          <w:rFonts w:eastAsia="Times New Roman" w:cstheme="minorHAnsi"/>
          <w:color w:val="000000"/>
        </w:rPr>
        <w:t xml:space="preserve"> (beyond its actual position)</w:t>
      </w:r>
      <w:r w:rsidR="00AB25EF" w:rsidRPr="000D5DB5">
        <w:rPr>
          <w:rFonts w:eastAsia="Times New Roman" w:cstheme="minorHAnsi"/>
          <w:color w:val="000000"/>
        </w:rPr>
        <w:t xml:space="preserve">. </w:t>
      </w:r>
    </w:p>
    <w:p w14:paraId="4E331C8A" w14:textId="77777777" w:rsidR="00E36227" w:rsidRPr="000D5DB5" w:rsidRDefault="00E36227" w:rsidP="00E840FA">
      <w:pPr>
        <w:contextualSpacing/>
        <w:rPr>
          <w:rFonts w:eastAsia="Times New Roman" w:cstheme="minorHAnsi"/>
          <w:sz w:val="24"/>
          <w:szCs w:val="24"/>
        </w:rPr>
      </w:pPr>
      <w:r>
        <w:rPr>
          <w:rFonts w:eastAsia="Times New Roman" w:cstheme="minorHAnsi"/>
          <w:color w:val="000000"/>
        </w:rPr>
        <w:t xml:space="preserve">Also, </w:t>
      </w:r>
      <w:r w:rsidR="00C5720B">
        <w:rPr>
          <w:rFonts w:eastAsia="Times New Roman" w:cstheme="minorHAnsi"/>
          <w:color w:val="000000"/>
        </w:rPr>
        <w:t xml:space="preserve">any explosive you use is automatically modified by the </w:t>
      </w:r>
      <w:r w:rsidR="007378CE">
        <w:rPr>
          <w:rFonts w:eastAsia="Times New Roman" w:cstheme="minorHAnsi"/>
          <w:color w:val="000000"/>
        </w:rPr>
        <w:t>C</w:t>
      </w:r>
      <w:r w:rsidR="00C5720B">
        <w:rPr>
          <w:rFonts w:eastAsia="Times New Roman" w:cstheme="minorHAnsi"/>
          <w:color w:val="000000"/>
        </w:rPr>
        <w:t xml:space="preserve">areful </w:t>
      </w:r>
      <w:r w:rsidR="007378CE">
        <w:rPr>
          <w:rFonts w:eastAsia="Times New Roman" w:cstheme="minorHAnsi"/>
          <w:color w:val="000000"/>
        </w:rPr>
        <w:t>E</w:t>
      </w:r>
      <w:r w:rsidR="00C5720B">
        <w:rPr>
          <w:rFonts w:eastAsia="Times New Roman" w:cstheme="minorHAnsi"/>
          <w:color w:val="000000"/>
        </w:rPr>
        <w:t xml:space="preserve">xplosion </w:t>
      </w:r>
      <w:r w:rsidR="00055E8F">
        <w:rPr>
          <w:rFonts w:eastAsia="Times New Roman" w:cstheme="minorHAnsi"/>
          <w:color w:val="000000"/>
        </w:rPr>
        <w:t>modification</w:t>
      </w:r>
      <w:r w:rsidR="00C5720B">
        <w:rPr>
          <w:rFonts w:eastAsia="Times New Roman" w:cstheme="minorHAnsi"/>
          <w:color w:val="000000"/>
        </w:rPr>
        <w:t>, with no cost to the modification</w:t>
      </w:r>
      <w:r w:rsidRPr="000D5DB5">
        <w:rPr>
          <w:rFonts w:eastAsia="Times New Roman" w:cstheme="minorHAnsi"/>
          <w:color w:val="000000"/>
        </w:rPr>
        <w:t>.</w:t>
      </w:r>
      <w:r w:rsidR="00CA3419">
        <w:rPr>
          <w:rFonts w:eastAsia="Times New Roman" w:cstheme="minorHAnsi"/>
          <w:color w:val="000000"/>
        </w:rPr>
        <w:t xml:space="preserve"> If you roll a </w:t>
      </w:r>
      <w:r w:rsidR="00CA3419">
        <w:rPr>
          <w:rFonts w:eastAsia="Times New Roman" w:cstheme="minorHAnsi"/>
          <w:i/>
          <w:iCs/>
          <w:color w:val="000000"/>
        </w:rPr>
        <w:t>careen</w:t>
      </w:r>
      <w:r w:rsidR="00E840FA">
        <w:rPr>
          <w:rFonts w:eastAsia="Times New Roman" w:cstheme="minorHAnsi"/>
          <w:i/>
          <w:iCs/>
          <w:color w:val="000000"/>
        </w:rPr>
        <w:t xml:space="preserve"> </w:t>
      </w:r>
      <w:r w:rsidR="00CA3419">
        <w:rPr>
          <w:rFonts w:eastAsia="Times New Roman" w:cstheme="minorHAnsi"/>
          <w:color w:val="000000"/>
        </w:rPr>
        <w:t xml:space="preserve">on </w:t>
      </w:r>
      <w:r w:rsidR="00E840FA">
        <w:rPr>
          <w:rFonts w:eastAsia="Times New Roman" w:cstheme="minorHAnsi"/>
          <w:color w:val="000000"/>
        </w:rPr>
        <w:t xml:space="preserve">mishap </w:t>
      </w:r>
      <w:r w:rsidR="00CA3419">
        <w:rPr>
          <w:rFonts w:eastAsia="Times New Roman" w:cstheme="minorHAnsi"/>
          <w:color w:val="000000"/>
        </w:rPr>
        <w:t xml:space="preserve">with an explosive, you may roll twice and choose the second result (even if it’s worse). </w:t>
      </w:r>
    </w:p>
    <w:p w14:paraId="19DAA656" w14:textId="77777777" w:rsidR="00AB25EF" w:rsidRPr="000D5DB5" w:rsidRDefault="00AB25EF">
      <w:pPr>
        <w:contextualSpacing/>
        <w:rPr>
          <w:rFonts w:eastAsia="Times New Roman" w:cstheme="minorHAnsi"/>
          <w:sz w:val="24"/>
          <w:szCs w:val="24"/>
        </w:rPr>
      </w:pPr>
    </w:p>
    <w:p w14:paraId="742C00AA" w14:textId="77777777" w:rsidR="00AB25EF" w:rsidRDefault="00803514" w:rsidP="00C5720B">
      <w:pPr>
        <w:contextualSpacing/>
        <w:rPr>
          <w:rFonts w:eastAsia="Times New Roman" w:cstheme="minorHAnsi"/>
          <w:color w:val="000000"/>
        </w:rPr>
      </w:pPr>
      <w:r>
        <w:rPr>
          <w:rFonts w:eastAsia="Times New Roman" w:cstheme="minorHAnsi"/>
          <w:b/>
          <w:bCs/>
          <w:color w:val="000000"/>
        </w:rPr>
        <w:t xml:space="preserve">Corner Blast </w:t>
      </w:r>
      <w:r w:rsidR="00AB25EF" w:rsidRPr="000D5DB5">
        <w:rPr>
          <w:rFonts w:eastAsia="Times New Roman" w:cstheme="minorHAnsi"/>
          <w:b/>
          <w:bCs/>
          <w:color w:val="000000"/>
        </w:rPr>
        <w:t xml:space="preserve">Strike. </w:t>
      </w:r>
      <w:r w:rsidR="00AB25EF" w:rsidRPr="000D5DB5">
        <w:rPr>
          <w:rFonts w:eastAsia="Times New Roman" w:cstheme="minorHAnsi"/>
          <w:color w:val="000000"/>
        </w:rPr>
        <w:t xml:space="preserve">Starting at 6th level, </w:t>
      </w:r>
      <w:r>
        <w:rPr>
          <w:rFonts w:eastAsia="Times New Roman" w:cstheme="minorHAnsi"/>
          <w:color w:val="000000"/>
        </w:rPr>
        <w:t xml:space="preserve">whenever you use an explosive, you may center it against one creature in the area of effect, dealing </w:t>
      </w:r>
      <w:r w:rsidR="00AB25EF" w:rsidRPr="000D5DB5">
        <w:rPr>
          <w:rFonts w:eastAsia="Times New Roman" w:cstheme="minorHAnsi"/>
          <w:color w:val="000000"/>
        </w:rPr>
        <w:t xml:space="preserve">two additional dice of damage. This is a </w:t>
      </w:r>
      <w:r w:rsidR="00C5720B">
        <w:rPr>
          <w:rFonts w:eastAsia="Times New Roman" w:cstheme="minorHAnsi"/>
          <w:color w:val="000000"/>
        </w:rPr>
        <w:t>s</w:t>
      </w:r>
      <w:r w:rsidR="00AB25EF" w:rsidRPr="000D5DB5">
        <w:rPr>
          <w:rFonts w:eastAsia="Times New Roman" w:cstheme="minorHAnsi"/>
          <w:color w:val="000000"/>
        </w:rPr>
        <w:t>trike effect that can target only one creature within the blast.</w:t>
      </w:r>
      <w:r>
        <w:rPr>
          <w:rFonts w:eastAsia="Times New Roman" w:cstheme="minorHAnsi"/>
          <w:color w:val="000000"/>
        </w:rPr>
        <w:t xml:space="preserve"> If the explosive </w:t>
      </w:r>
      <w:r w:rsidR="00777F0E">
        <w:rPr>
          <w:rFonts w:eastAsia="Times New Roman" w:cstheme="minorHAnsi"/>
          <w:color w:val="000000"/>
        </w:rPr>
        <w:t xml:space="preserve">already </w:t>
      </w:r>
      <w:r>
        <w:rPr>
          <w:rFonts w:eastAsia="Times New Roman" w:cstheme="minorHAnsi"/>
          <w:color w:val="000000"/>
        </w:rPr>
        <w:t>affects only a single creature</w:t>
      </w:r>
      <w:r w:rsidR="00C5720B">
        <w:rPr>
          <w:rFonts w:eastAsia="Times New Roman" w:cstheme="minorHAnsi"/>
          <w:color w:val="000000"/>
        </w:rPr>
        <w:t xml:space="preserve"> (either by design or by fact)</w:t>
      </w:r>
      <w:r>
        <w:rPr>
          <w:rFonts w:eastAsia="Times New Roman" w:cstheme="minorHAnsi"/>
          <w:color w:val="000000"/>
        </w:rPr>
        <w:t xml:space="preserve">, this is applied automatically without using a bonus action. </w:t>
      </w:r>
    </w:p>
    <w:p w14:paraId="57226847" w14:textId="77777777" w:rsidR="00BA3C0C" w:rsidRPr="00BA3C0C" w:rsidRDefault="00BA3C0C" w:rsidP="00BA3C0C">
      <w:pPr>
        <w:contextualSpacing/>
        <w:rPr>
          <w:rFonts w:eastAsia="Times New Roman" w:cstheme="minorHAnsi"/>
          <w:sz w:val="24"/>
          <w:szCs w:val="24"/>
        </w:rPr>
      </w:pPr>
      <w:r>
        <w:rPr>
          <w:rFonts w:eastAsia="Times New Roman" w:cstheme="minorHAnsi"/>
          <w:color w:val="000000"/>
        </w:rPr>
        <w:t xml:space="preserve">You also gain the </w:t>
      </w:r>
      <w:r>
        <w:rPr>
          <w:rFonts w:eastAsia="Times New Roman" w:cstheme="minorHAnsi"/>
          <w:i/>
          <w:iCs/>
          <w:color w:val="000000"/>
        </w:rPr>
        <w:t xml:space="preserve">mortar, rocket launcher, cluster launcher </w:t>
      </w:r>
      <w:r w:rsidRPr="00BA3C0C">
        <w:rPr>
          <w:rFonts w:eastAsia="Times New Roman" w:cstheme="minorHAnsi"/>
          <w:color w:val="000000"/>
        </w:rPr>
        <w:t>and</w:t>
      </w:r>
      <w:r>
        <w:rPr>
          <w:rFonts w:eastAsia="Times New Roman" w:cstheme="minorHAnsi"/>
          <w:i/>
          <w:iCs/>
          <w:color w:val="000000"/>
        </w:rPr>
        <w:t xml:space="preserve"> mine launcher </w:t>
      </w:r>
      <w:r>
        <w:rPr>
          <w:rFonts w:eastAsia="Times New Roman" w:cstheme="minorHAnsi"/>
          <w:color w:val="000000"/>
        </w:rPr>
        <w:t xml:space="preserve">blueprints for no cost, and they consume half the normal fuel. </w:t>
      </w:r>
    </w:p>
    <w:p w14:paraId="5E0742A2" w14:textId="77777777" w:rsidR="00AB25EF" w:rsidRPr="000D5DB5" w:rsidRDefault="00AB25EF">
      <w:pPr>
        <w:contextualSpacing/>
        <w:rPr>
          <w:rFonts w:eastAsia="Times New Roman" w:cstheme="minorHAnsi"/>
          <w:sz w:val="24"/>
          <w:szCs w:val="24"/>
        </w:rPr>
      </w:pPr>
    </w:p>
    <w:p w14:paraId="57942EB2" w14:textId="4DF07180" w:rsidR="00AB25EF" w:rsidRPr="000D5DB5" w:rsidRDefault="00803514" w:rsidP="008B1EA0">
      <w:pPr>
        <w:contextualSpacing/>
        <w:rPr>
          <w:rFonts w:eastAsia="Times New Roman" w:cstheme="minorHAnsi"/>
          <w:sz w:val="24"/>
          <w:szCs w:val="24"/>
        </w:rPr>
        <w:pPrChange w:id="2141" w:author="Admin" w:date="2022-04-19T00:06:00Z">
          <w:pPr>
            <w:contextualSpacing/>
          </w:pPr>
        </w:pPrChange>
      </w:pPr>
      <w:r>
        <w:rPr>
          <w:rFonts w:eastAsia="Times New Roman" w:cstheme="minorHAnsi"/>
          <w:b/>
          <w:bCs/>
          <w:color w:val="000000"/>
        </w:rPr>
        <w:t>Greater Flash</w:t>
      </w:r>
      <w:r w:rsidRPr="000D5DB5">
        <w:rPr>
          <w:rFonts w:eastAsia="Times New Roman" w:cstheme="minorHAnsi"/>
          <w:b/>
          <w:bCs/>
          <w:color w:val="000000"/>
        </w:rPr>
        <w:t xml:space="preserve"> </w:t>
      </w:r>
      <w:r w:rsidR="00AB25EF" w:rsidRPr="000D5DB5">
        <w:rPr>
          <w:rFonts w:eastAsia="Times New Roman" w:cstheme="minorHAnsi"/>
          <w:b/>
          <w:bCs/>
          <w:color w:val="000000"/>
        </w:rPr>
        <w:t xml:space="preserve">Bomber. </w:t>
      </w:r>
      <w:r w:rsidR="00AB25EF" w:rsidRPr="000D5DB5">
        <w:rPr>
          <w:rFonts w:eastAsia="Times New Roman" w:cstheme="minorHAnsi"/>
          <w:color w:val="000000"/>
        </w:rPr>
        <w:t xml:space="preserve">Starting at 10th level, </w:t>
      </w:r>
      <w:del w:id="2142" w:author="Admin" w:date="2022-04-19T00:06:00Z">
        <w:r w:rsidDel="008B1EA0">
          <w:rPr>
            <w:rFonts w:eastAsia="Times New Roman" w:cstheme="minorHAnsi"/>
            <w:color w:val="000000"/>
          </w:rPr>
          <w:delText xml:space="preserve">you double the amount of times you may use the </w:delText>
        </w:r>
      </w:del>
      <w:ins w:id="2143" w:author="Admin" w:date="2022-04-19T00:06:00Z">
        <w:r w:rsidR="008B1EA0">
          <w:rPr>
            <w:rFonts w:eastAsia="Times New Roman" w:cstheme="minorHAnsi"/>
            <w:color w:val="000000"/>
          </w:rPr>
          <w:t xml:space="preserve">you can use the </w:t>
        </w:r>
      </w:ins>
      <w:r w:rsidR="007378CE">
        <w:rPr>
          <w:rFonts w:eastAsia="Times New Roman" w:cstheme="minorHAnsi"/>
          <w:color w:val="000000"/>
        </w:rPr>
        <w:t>F</w:t>
      </w:r>
      <w:r>
        <w:rPr>
          <w:rFonts w:eastAsia="Times New Roman" w:cstheme="minorHAnsi"/>
          <w:color w:val="000000"/>
        </w:rPr>
        <w:t xml:space="preserve">lash </w:t>
      </w:r>
      <w:r w:rsidR="007378CE">
        <w:rPr>
          <w:rFonts w:eastAsia="Times New Roman" w:cstheme="minorHAnsi"/>
          <w:color w:val="000000"/>
        </w:rPr>
        <w:t>B</w:t>
      </w:r>
      <w:r>
        <w:rPr>
          <w:rFonts w:eastAsia="Times New Roman" w:cstheme="minorHAnsi"/>
          <w:color w:val="000000"/>
        </w:rPr>
        <w:t>omber talent</w:t>
      </w:r>
      <w:r w:rsidR="00FB41CB">
        <w:rPr>
          <w:rFonts w:eastAsia="Times New Roman" w:cstheme="minorHAnsi"/>
          <w:color w:val="000000"/>
        </w:rPr>
        <w:t xml:space="preserve"> </w:t>
      </w:r>
      <w:ins w:id="2144" w:author="Admin" w:date="2022-04-19T00:07:00Z">
        <w:r w:rsidR="008B1EA0">
          <w:rPr>
            <w:rFonts w:eastAsia="Times New Roman" w:cstheme="minorHAnsi"/>
            <w:color w:val="000000"/>
          </w:rPr>
          <w:t xml:space="preserve">a number of times equal to double your Intelligence modifier </w:t>
        </w:r>
      </w:ins>
      <w:r w:rsidR="00FB41CB">
        <w:rPr>
          <w:rFonts w:eastAsia="Times New Roman" w:cstheme="minorHAnsi"/>
          <w:color w:val="000000"/>
        </w:rPr>
        <w:t>before a rest</w:t>
      </w:r>
      <w:del w:id="2145" w:author="Admin" w:date="2022-04-19T00:04:00Z">
        <w:r w:rsidR="00C5720B" w:rsidDel="008B1EA0">
          <w:rPr>
            <w:rFonts w:eastAsia="Times New Roman" w:cstheme="minorHAnsi"/>
            <w:color w:val="000000"/>
          </w:rPr>
          <w:delText>, and can use any explosive (not just in bomb form)</w:delText>
        </w:r>
        <w:r w:rsidDel="008B1EA0">
          <w:rPr>
            <w:rFonts w:eastAsia="Times New Roman" w:cstheme="minorHAnsi"/>
            <w:color w:val="000000"/>
          </w:rPr>
          <w:delText xml:space="preserve">. </w:delText>
        </w:r>
      </w:del>
      <w:ins w:id="2146" w:author="Admin" w:date="2022-04-19T00:04:00Z">
        <w:r w:rsidR="008B1EA0">
          <w:rPr>
            <w:rFonts w:eastAsia="Times New Roman" w:cstheme="minorHAnsi"/>
            <w:color w:val="000000"/>
          </w:rPr>
          <w:t xml:space="preserve">. </w:t>
        </w:r>
      </w:ins>
    </w:p>
    <w:p w14:paraId="6AD04771" w14:textId="77777777" w:rsidR="00AB25EF" w:rsidRDefault="00E36227" w:rsidP="00C5720B">
      <w:pPr>
        <w:contextualSpacing/>
        <w:rPr>
          <w:rFonts w:eastAsia="Times New Roman" w:cstheme="minorHAnsi"/>
          <w:sz w:val="24"/>
          <w:szCs w:val="24"/>
        </w:rPr>
      </w:pPr>
      <w:r>
        <w:rPr>
          <w:rFonts w:eastAsia="Times New Roman" w:cstheme="minorHAnsi"/>
          <w:color w:val="000000"/>
        </w:rPr>
        <w:t xml:space="preserve">You also gain the </w:t>
      </w:r>
      <w:r w:rsidRPr="00777F0E">
        <w:rPr>
          <w:rFonts w:eastAsia="Times New Roman" w:cstheme="minorHAnsi"/>
          <w:i/>
          <w:iCs/>
          <w:color w:val="000000"/>
        </w:rPr>
        <w:t>remote</w:t>
      </w:r>
      <w:r>
        <w:rPr>
          <w:rFonts w:eastAsia="Times New Roman" w:cstheme="minorHAnsi"/>
          <w:color w:val="000000"/>
        </w:rPr>
        <w:t xml:space="preserve"> blueprint for free</w:t>
      </w:r>
      <w:r w:rsidR="002C4A6A">
        <w:rPr>
          <w:rFonts w:eastAsia="Times New Roman" w:cstheme="minorHAnsi"/>
          <w:color w:val="000000"/>
        </w:rPr>
        <w:t xml:space="preserve"> if you didn’t already have it</w:t>
      </w:r>
      <w:r>
        <w:rPr>
          <w:rFonts w:eastAsia="Times New Roman" w:cstheme="minorHAnsi"/>
          <w:color w:val="000000"/>
        </w:rPr>
        <w:t xml:space="preserve">, and may employ it to trigger </w:t>
      </w:r>
      <w:r w:rsidR="00055E8F">
        <w:rPr>
          <w:rFonts w:eastAsia="Times New Roman" w:cstheme="minorHAnsi"/>
          <w:color w:val="000000"/>
        </w:rPr>
        <w:t xml:space="preserve">any number of </w:t>
      </w:r>
      <w:r>
        <w:rPr>
          <w:rFonts w:eastAsia="Times New Roman" w:cstheme="minorHAnsi"/>
          <w:color w:val="000000"/>
        </w:rPr>
        <w:t>your explosive</w:t>
      </w:r>
      <w:r w:rsidR="00055E8F">
        <w:rPr>
          <w:rFonts w:eastAsia="Times New Roman" w:cstheme="minorHAnsi"/>
          <w:color w:val="000000"/>
        </w:rPr>
        <w:t>s</w:t>
      </w:r>
      <w:r>
        <w:rPr>
          <w:rFonts w:eastAsia="Times New Roman" w:cstheme="minorHAnsi"/>
          <w:color w:val="000000"/>
        </w:rPr>
        <w:t xml:space="preserve"> normally, </w:t>
      </w:r>
      <w:r w:rsidR="00C5720B">
        <w:rPr>
          <w:rFonts w:eastAsia="Times New Roman" w:cstheme="minorHAnsi"/>
          <w:color w:val="000000"/>
        </w:rPr>
        <w:t xml:space="preserve">and can </w:t>
      </w:r>
      <w:r>
        <w:rPr>
          <w:rFonts w:eastAsia="Times New Roman" w:cstheme="minorHAnsi"/>
          <w:color w:val="000000"/>
        </w:rPr>
        <w:t>use it with a reaction.</w:t>
      </w:r>
    </w:p>
    <w:p w14:paraId="53519FA7" w14:textId="77777777" w:rsidR="00E36227" w:rsidRPr="000D5DB5" w:rsidRDefault="00E36227">
      <w:pPr>
        <w:contextualSpacing/>
        <w:rPr>
          <w:rFonts w:eastAsia="Times New Roman" w:cstheme="minorHAnsi"/>
          <w:sz w:val="24"/>
          <w:szCs w:val="24"/>
        </w:rPr>
      </w:pPr>
    </w:p>
    <w:p w14:paraId="7D66AF31" w14:textId="77777777" w:rsidR="00777F0E" w:rsidRDefault="00803514" w:rsidP="00C5720B">
      <w:pPr>
        <w:contextualSpacing/>
        <w:rPr>
          <w:rFonts w:eastAsia="Times New Roman" w:cstheme="minorHAnsi"/>
          <w:color w:val="000000"/>
        </w:rPr>
      </w:pPr>
      <w:r w:rsidRPr="00803514">
        <w:rPr>
          <w:rFonts w:eastAsia="Times New Roman" w:cstheme="minorHAnsi"/>
          <w:b/>
          <w:bCs/>
          <w:color w:val="000000"/>
        </w:rPr>
        <w:t xml:space="preserve">Explosive Resistance. </w:t>
      </w:r>
      <w:r w:rsidRPr="00325A13">
        <w:rPr>
          <w:rFonts w:eastAsia="Times New Roman" w:cstheme="minorHAnsi"/>
          <w:color w:val="000000"/>
        </w:rPr>
        <w:t>Starting at 1</w:t>
      </w:r>
      <w:r w:rsidR="00FB41CB">
        <w:rPr>
          <w:rFonts w:eastAsia="Times New Roman" w:cstheme="minorHAnsi"/>
          <w:color w:val="000000"/>
        </w:rPr>
        <w:t>4</w:t>
      </w:r>
      <w:r w:rsidRPr="00325A13">
        <w:rPr>
          <w:rFonts w:eastAsia="Times New Roman" w:cstheme="minorHAnsi"/>
          <w:color w:val="000000"/>
        </w:rPr>
        <w:t xml:space="preserve">th level, you gain resistance to concussive, thunder, and bludgeoning damage. </w:t>
      </w:r>
    </w:p>
    <w:p w14:paraId="675BEFB9" w14:textId="77777777" w:rsidR="00C5720B" w:rsidRDefault="00C5720B" w:rsidP="00777F0E">
      <w:pPr>
        <w:contextualSpacing/>
        <w:rPr>
          <w:rFonts w:eastAsia="Times New Roman" w:cstheme="minorHAnsi"/>
          <w:color w:val="000000"/>
        </w:rPr>
      </w:pPr>
      <w:r>
        <w:rPr>
          <w:rFonts w:eastAsia="Times New Roman" w:cstheme="minorHAnsi"/>
          <w:color w:val="000000"/>
        </w:rPr>
        <w:t>Also, whenever you are in the area of concussive damage or the blast radius of an explosion, you can ‘ride the blast’ and move up to one-half your speed away from the center of the blast, even if you otherwise took no damage from it</w:t>
      </w:r>
      <w:r w:rsidR="00777F0E">
        <w:rPr>
          <w:rFonts w:eastAsia="Times New Roman" w:cstheme="minorHAnsi"/>
          <w:color w:val="000000"/>
        </w:rPr>
        <w:t xml:space="preserve"> (such as by using the Evasion ability)</w:t>
      </w:r>
      <w:r>
        <w:rPr>
          <w:rFonts w:eastAsia="Times New Roman" w:cstheme="minorHAnsi"/>
          <w:color w:val="000000"/>
        </w:rPr>
        <w:t>. This can propel you upward if the e</w:t>
      </w:r>
      <w:r w:rsidR="00777F0E">
        <w:rPr>
          <w:rFonts w:eastAsia="Times New Roman" w:cstheme="minorHAnsi"/>
          <w:color w:val="000000"/>
        </w:rPr>
        <w:t xml:space="preserve">xplosion takes place under you. </w:t>
      </w:r>
      <w:r>
        <w:rPr>
          <w:rFonts w:eastAsia="Times New Roman" w:cstheme="minorHAnsi"/>
          <w:color w:val="000000"/>
        </w:rPr>
        <w:t>This distance is added to the distance the explosion already moves you (if possible).</w:t>
      </w:r>
    </w:p>
    <w:p w14:paraId="4D086F09" w14:textId="77777777" w:rsidR="00C5720B" w:rsidRDefault="00C5720B" w:rsidP="00C5720B">
      <w:pPr>
        <w:contextualSpacing/>
        <w:rPr>
          <w:rFonts w:eastAsia="Times New Roman" w:cstheme="minorHAnsi"/>
          <w:color w:val="000000"/>
        </w:rPr>
      </w:pPr>
    </w:p>
    <w:p w14:paraId="57989C83" w14:textId="77777777" w:rsidR="00AB25EF" w:rsidRPr="00325A13" w:rsidRDefault="00AB25EF">
      <w:pPr>
        <w:contextualSpacing/>
        <w:outlineLvl w:val="3"/>
        <w:rPr>
          <w:rFonts w:cstheme="minorHAnsi"/>
          <w:color w:val="2E75B5"/>
          <w:sz w:val="24"/>
          <w:szCs w:val="24"/>
        </w:rPr>
      </w:pPr>
      <w:r w:rsidRPr="00325A13">
        <w:rPr>
          <w:rFonts w:eastAsia="Times New Roman" w:cstheme="minorHAnsi"/>
          <w:color w:val="2E75B5"/>
          <w:sz w:val="24"/>
          <w:szCs w:val="24"/>
        </w:rPr>
        <w:t>Gunner</w:t>
      </w:r>
    </w:p>
    <w:p w14:paraId="14B92B2E" w14:textId="77777777" w:rsidR="00AB25EF" w:rsidRPr="000D5DB5" w:rsidRDefault="00D74169">
      <w:pPr>
        <w:contextualSpacing/>
        <w:rPr>
          <w:rFonts w:eastAsia="Times New Roman" w:cstheme="minorHAnsi"/>
          <w:sz w:val="24"/>
          <w:szCs w:val="24"/>
        </w:rPr>
      </w:pPr>
      <w:r>
        <w:rPr>
          <w:rFonts w:eastAsia="Times New Roman" w:cstheme="minorHAnsi"/>
          <w:color w:val="000000"/>
        </w:rPr>
        <w:t xml:space="preserve">You are not only a renowned </w:t>
      </w:r>
      <w:r w:rsidR="00AB25EF" w:rsidRPr="000D5DB5">
        <w:rPr>
          <w:rFonts w:eastAsia="Times New Roman" w:cstheme="minorHAnsi"/>
          <w:color w:val="000000"/>
        </w:rPr>
        <w:t>gunsmith, but is also an excellent marksman.</w:t>
      </w:r>
      <w:r>
        <w:rPr>
          <w:rFonts w:eastAsia="Times New Roman" w:cstheme="minorHAnsi"/>
          <w:color w:val="000000"/>
        </w:rPr>
        <w:t xml:space="preserve"> Gunners are often called gunslingers or musketeers, and are usually employed in battlefields.</w:t>
      </w:r>
    </w:p>
    <w:p w14:paraId="1EBA322B" w14:textId="77777777" w:rsidR="00AB25EF" w:rsidRPr="000D5DB5" w:rsidRDefault="00AB25EF">
      <w:pPr>
        <w:contextualSpacing/>
        <w:rPr>
          <w:rFonts w:eastAsia="Times New Roman" w:cstheme="minorHAnsi"/>
          <w:sz w:val="24"/>
          <w:szCs w:val="24"/>
        </w:rPr>
      </w:pPr>
    </w:p>
    <w:p w14:paraId="682366C6" w14:textId="77777777" w:rsidR="00F607D7" w:rsidRDefault="00AB25EF">
      <w:pPr>
        <w:contextualSpacing/>
        <w:rPr>
          <w:rFonts w:eastAsia="Times New Roman" w:cstheme="minorHAnsi"/>
          <w:color w:val="000000"/>
        </w:rPr>
      </w:pPr>
      <w:r w:rsidRPr="000D5DB5">
        <w:rPr>
          <w:rFonts w:eastAsia="Times New Roman" w:cstheme="minorHAnsi"/>
          <w:b/>
          <w:bCs/>
          <w:color w:val="000000"/>
        </w:rPr>
        <w:t xml:space="preserve">Quick Reload. </w:t>
      </w:r>
      <w:r w:rsidRPr="000D5DB5">
        <w:rPr>
          <w:rFonts w:eastAsia="Times New Roman" w:cstheme="minorHAnsi"/>
          <w:color w:val="000000"/>
        </w:rPr>
        <w:t>Starting when you choose this archetype at 3rd level, you may use a bonus action to reload a firearm</w:t>
      </w:r>
      <w:r w:rsidR="00CF7303">
        <w:rPr>
          <w:rFonts w:eastAsia="Times New Roman" w:cstheme="minorHAnsi"/>
          <w:color w:val="000000"/>
        </w:rPr>
        <w:t xml:space="preserve"> instead of an action</w:t>
      </w:r>
      <w:r w:rsidRPr="000D5DB5">
        <w:rPr>
          <w:rFonts w:eastAsia="Times New Roman" w:cstheme="minorHAnsi"/>
          <w:color w:val="000000"/>
        </w:rPr>
        <w:t xml:space="preserve">. </w:t>
      </w:r>
    </w:p>
    <w:p w14:paraId="312A9AE3" w14:textId="77777777" w:rsidR="00AB25EF" w:rsidRPr="000D5DB5" w:rsidRDefault="009C57B4">
      <w:pPr>
        <w:contextualSpacing/>
        <w:rPr>
          <w:rFonts w:eastAsia="Times New Roman" w:cstheme="minorHAnsi"/>
          <w:sz w:val="24"/>
          <w:szCs w:val="24"/>
        </w:rPr>
      </w:pPr>
      <w:r>
        <w:rPr>
          <w:rFonts w:eastAsia="Times New Roman" w:cstheme="minorHAnsi"/>
          <w:color w:val="000000"/>
        </w:rPr>
        <w:t>If you perform the Touch-Blast Strike special attack</w:t>
      </w:r>
      <w:r w:rsidR="00F607D7">
        <w:rPr>
          <w:rFonts w:eastAsia="Times New Roman" w:cstheme="minorHAnsi"/>
          <w:color w:val="000000"/>
        </w:rPr>
        <w:t xml:space="preserve"> or attack with your firearm as a melee attack</w:t>
      </w:r>
      <w:r>
        <w:rPr>
          <w:rFonts w:eastAsia="Times New Roman" w:cstheme="minorHAnsi"/>
          <w:color w:val="000000"/>
        </w:rPr>
        <w:t>, you can also reload as part of the action</w:t>
      </w:r>
      <w:r w:rsidR="00F607D7">
        <w:rPr>
          <w:rFonts w:eastAsia="Times New Roman" w:cstheme="minorHAnsi"/>
          <w:color w:val="000000"/>
        </w:rPr>
        <w:t>, and you may add your proficiency bonus to attacks with firearms without bayonets</w:t>
      </w:r>
      <w:r>
        <w:rPr>
          <w:rFonts w:eastAsia="Times New Roman" w:cstheme="minorHAnsi"/>
          <w:color w:val="000000"/>
        </w:rPr>
        <w:t xml:space="preserve">. </w:t>
      </w:r>
      <w:r w:rsidR="00F607D7">
        <w:rPr>
          <w:rFonts w:eastAsia="Times New Roman" w:cstheme="minorHAnsi"/>
          <w:color w:val="000000"/>
        </w:rPr>
        <w:t xml:space="preserve">If you use a bayonet, you deal 2 extra points of damage with melee attacks with them. </w:t>
      </w:r>
    </w:p>
    <w:p w14:paraId="4A84D1F4" w14:textId="77777777" w:rsidR="00AB25EF" w:rsidRPr="000D5DB5" w:rsidRDefault="00AB25EF">
      <w:pPr>
        <w:contextualSpacing/>
        <w:rPr>
          <w:rFonts w:eastAsia="Times New Roman" w:cstheme="minorHAnsi"/>
          <w:sz w:val="24"/>
          <w:szCs w:val="24"/>
        </w:rPr>
      </w:pPr>
    </w:p>
    <w:p w14:paraId="64774F29" w14:textId="77777777" w:rsidR="002C4A6A" w:rsidRDefault="00AB25EF" w:rsidP="00C0782F">
      <w:pPr>
        <w:contextualSpacing/>
      </w:pPr>
      <w:r w:rsidRPr="000D5DB5">
        <w:rPr>
          <w:rFonts w:eastAsia="Times New Roman" w:cstheme="minorHAnsi"/>
          <w:b/>
          <w:bCs/>
          <w:color w:val="000000"/>
        </w:rPr>
        <w:t xml:space="preserve">Special Bullets. </w:t>
      </w:r>
      <w:r w:rsidRPr="000D5DB5">
        <w:rPr>
          <w:rFonts w:eastAsia="Times New Roman" w:cstheme="minorHAnsi"/>
          <w:color w:val="000000"/>
        </w:rPr>
        <w:t xml:space="preserve">Starting at 6th level, you </w:t>
      </w:r>
      <w:r w:rsidR="002C4A6A">
        <w:rPr>
          <w:rFonts w:eastAsia="Times New Roman" w:cstheme="minorHAnsi"/>
          <w:color w:val="000000"/>
        </w:rPr>
        <w:t xml:space="preserve">gain </w:t>
      </w:r>
      <w:r w:rsidR="002C4A6A" w:rsidRPr="007C7823">
        <w:rPr>
          <w:rFonts w:eastAsia="Times New Roman" w:cstheme="minorHAnsi"/>
          <w:color w:val="000000"/>
        </w:rPr>
        <w:t xml:space="preserve">the Suffused Arrows talent </w:t>
      </w:r>
      <w:r w:rsidR="00F6023F">
        <w:rPr>
          <w:rFonts w:eastAsia="Times New Roman" w:cstheme="minorHAnsi"/>
          <w:color w:val="000000"/>
        </w:rPr>
        <w:t>(gaining proficiency as appropriate)</w:t>
      </w:r>
      <w:r w:rsidR="00DC14AE">
        <w:rPr>
          <w:rFonts w:eastAsia="Times New Roman" w:cstheme="minorHAnsi"/>
          <w:color w:val="000000"/>
        </w:rPr>
        <w:t>, and can create special infused bullets</w:t>
      </w:r>
      <w:r w:rsidR="007C7823">
        <w:rPr>
          <w:rFonts w:eastAsia="Times New Roman" w:cstheme="minorHAnsi"/>
          <w:color w:val="000000"/>
        </w:rPr>
        <w:t xml:space="preserve">. </w:t>
      </w:r>
      <w:r w:rsidR="00C0782F">
        <w:rPr>
          <w:rFonts w:eastAsia="Times New Roman" w:cstheme="minorHAnsi"/>
          <w:color w:val="000000"/>
        </w:rPr>
        <w:t xml:space="preserve">You also deal 3 extra points of damage with any unmodified bullets. </w:t>
      </w:r>
    </w:p>
    <w:p w14:paraId="5024C9B6" w14:textId="77777777" w:rsidR="002C4A6A" w:rsidRPr="00325A13" w:rsidRDefault="002C4A6A">
      <w:pPr>
        <w:contextualSpacing/>
        <w:rPr>
          <w:rFonts w:eastAsia="Times New Roman" w:cstheme="minorHAnsi"/>
          <w:color w:val="000000"/>
        </w:rPr>
      </w:pPr>
    </w:p>
    <w:p w14:paraId="2E5B2196" w14:textId="77777777" w:rsidR="00AB25EF" w:rsidRDefault="00967903">
      <w:pPr>
        <w:rPr>
          <w:rFonts w:eastAsia="Times New Roman" w:cstheme="minorHAnsi"/>
          <w:color w:val="000000"/>
        </w:rPr>
      </w:pPr>
      <w:r>
        <w:rPr>
          <w:rFonts w:eastAsia="Times New Roman" w:cstheme="minorHAnsi"/>
          <w:b/>
          <w:bCs/>
          <w:color w:val="000000"/>
        </w:rPr>
        <w:t>Practiced Precision</w:t>
      </w:r>
      <w:r w:rsidR="002C4A6A" w:rsidRPr="00325A13">
        <w:rPr>
          <w:rFonts w:eastAsia="Times New Roman" w:cstheme="minorHAnsi"/>
          <w:b/>
          <w:bCs/>
          <w:color w:val="000000"/>
        </w:rPr>
        <w:t>.</w:t>
      </w:r>
      <w:r w:rsidR="002C4A6A">
        <w:rPr>
          <w:rFonts w:eastAsia="Times New Roman" w:cstheme="minorHAnsi"/>
          <w:color w:val="000000"/>
        </w:rPr>
        <w:t xml:space="preserve"> S</w:t>
      </w:r>
      <w:r w:rsidR="00AB25EF" w:rsidRPr="00325A13">
        <w:rPr>
          <w:rFonts w:eastAsia="Times New Roman" w:cstheme="minorHAnsi"/>
          <w:color w:val="000000"/>
        </w:rPr>
        <w:t>tarting at 10th level, you do not take disadvantage to your ranged attack roll while being within 5 feet of a hostile creature</w:t>
      </w:r>
      <w:r w:rsidR="002C4A6A" w:rsidRPr="00325A13">
        <w:rPr>
          <w:rFonts w:eastAsia="Times New Roman" w:cstheme="minorHAnsi"/>
          <w:color w:val="000000"/>
        </w:rPr>
        <w:t xml:space="preserve">, even if you don’t attack them in melee first. </w:t>
      </w:r>
    </w:p>
    <w:p w14:paraId="7924427E" w14:textId="77777777" w:rsidR="00AB25EF" w:rsidRDefault="00084DF0" w:rsidP="00055E8F">
      <w:pPr>
        <w:contextualSpacing/>
        <w:rPr>
          <w:rFonts w:eastAsia="Times New Roman" w:cstheme="minorHAnsi"/>
          <w:sz w:val="24"/>
          <w:szCs w:val="24"/>
        </w:rPr>
      </w:pPr>
      <w:r>
        <w:rPr>
          <w:rFonts w:eastAsia="Times New Roman" w:cstheme="minorHAnsi"/>
          <w:color w:val="000000"/>
        </w:rPr>
        <w:t xml:space="preserve">You also gain the Sharpshooter feat for free. If you already had it, </w:t>
      </w:r>
      <w:r w:rsidR="00FB41CB">
        <w:rPr>
          <w:rFonts w:eastAsia="Times New Roman" w:cstheme="minorHAnsi"/>
          <w:color w:val="000000"/>
        </w:rPr>
        <w:t xml:space="preserve">you gain the </w:t>
      </w:r>
      <w:r w:rsidR="00FB41CB" w:rsidRPr="00325A13">
        <w:rPr>
          <w:rFonts w:eastAsia="Times New Roman" w:cstheme="minorHAnsi"/>
          <w:color w:val="000000"/>
        </w:rPr>
        <w:t>Archery</w:t>
      </w:r>
      <w:r w:rsidR="00FB41CB">
        <w:rPr>
          <w:rFonts w:eastAsia="Times New Roman" w:cstheme="minorHAnsi"/>
          <w:color w:val="000000"/>
        </w:rPr>
        <w:t xml:space="preserve"> fighting style</w:t>
      </w:r>
      <w:r w:rsidR="00297D2F">
        <w:rPr>
          <w:rFonts w:eastAsia="Times New Roman" w:cstheme="minorHAnsi"/>
          <w:color w:val="000000"/>
        </w:rPr>
        <w:t xml:space="preserve"> (applicable to firearms only)</w:t>
      </w:r>
      <w:r w:rsidR="00FB41CB">
        <w:rPr>
          <w:rFonts w:eastAsia="Times New Roman" w:cstheme="minorHAnsi"/>
          <w:color w:val="000000"/>
        </w:rPr>
        <w:t xml:space="preserve">. </w:t>
      </w:r>
    </w:p>
    <w:p w14:paraId="7F17D527" w14:textId="77777777" w:rsidR="007D2290" w:rsidRPr="000D5DB5" w:rsidRDefault="007D2290" w:rsidP="007D2290">
      <w:pPr>
        <w:contextualSpacing/>
        <w:rPr>
          <w:rFonts w:eastAsia="Times New Roman" w:cstheme="minorHAnsi"/>
          <w:sz w:val="24"/>
          <w:szCs w:val="24"/>
        </w:rPr>
      </w:pPr>
    </w:p>
    <w:p w14:paraId="50594343" w14:textId="77777777" w:rsidR="00FB41CB" w:rsidRDefault="00FB41CB">
      <w:pPr>
        <w:contextualSpacing/>
        <w:rPr>
          <w:rFonts w:eastAsia="Times New Roman" w:cstheme="minorHAnsi"/>
          <w:color w:val="000000"/>
        </w:rPr>
      </w:pPr>
      <w:r>
        <w:rPr>
          <w:rFonts w:eastAsia="Times New Roman" w:cstheme="minorHAnsi"/>
          <w:b/>
          <w:bCs/>
          <w:color w:val="000000"/>
        </w:rPr>
        <w:t xml:space="preserve">Firearm </w:t>
      </w:r>
      <w:r w:rsidR="00AB25EF" w:rsidRPr="000D5DB5">
        <w:rPr>
          <w:rFonts w:eastAsia="Times New Roman" w:cstheme="minorHAnsi"/>
          <w:b/>
          <w:bCs/>
          <w:color w:val="000000"/>
        </w:rPr>
        <w:t xml:space="preserve">Improvement. </w:t>
      </w:r>
      <w:r w:rsidR="00AB25EF" w:rsidRPr="000D5DB5">
        <w:rPr>
          <w:rFonts w:eastAsia="Times New Roman" w:cstheme="minorHAnsi"/>
          <w:color w:val="000000"/>
        </w:rPr>
        <w:t xml:space="preserve">Starting at 14th level, </w:t>
      </w:r>
      <w:r>
        <w:rPr>
          <w:rFonts w:eastAsia="Times New Roman" w:cstheme="minorHAnsi"/>
          <w:color w:val="000000"/>
        </w:rPr>
        <w:t>firearms you create always benefit from one free modification (</w:t>
      </w:r>
      <w:r w:rsidR="008F72A0">
        <w:rPr>
          <w:rFonts w:eastAsia="Times New Roman" w:cstheme="minorHAnsi"/>
          <w:color w:val="000000"/>
        </w:rPr>
        <w:t xml:space="preserve">equivalent to </w:t>
      </w:r>
      <w:r>
        <w:rPr>
          <w:rFonts w:eastAsia="Times New Roman" w:cstheme="minorHAnsi"/>
          <w:color w:val="000000"/>
        </w:rPr>
        <w:t xml:space="preserve">1 </w:t>
      </w:r>
      <w:r w:rsidR="008F72A0">
        <w:rPr>
          <w:rFonts w:eastAsia="Times New Roman" w:cstheme="minorHAnsi"/>
          <w:color w:val="000000"/>
        </w:rPr>
        <w:t xml:space="preserve">EP </w:t>
      </w:r>
      <w:r>
        <w:rPr>
          <w:rFonts w:eastAsia="Times New Roman" w:cstheme="minorHAnsi"/>
          <w:color w:val="000000"/>
        </w:rPr>
        <w:t xml:space="preserve">point), chosen from any modification that applies to firearms. </w:t>
      </w:r>
    </w:p>
    <w:p w14:paraId="0B763231" w14:textId="77777777" w:rsidR="00F607D7" w:rsidRDefault="008F72A0">
      <w:pPr>
        <w:contextualSpacing/>
        <w:rPr>
          <w:rFonts w:eastAsia="Times New Roman" w:cstheme="minorHAnsi"/>
          <w:color w:val="000000"/>
        </w:rPr>
      </w:pPr>
      <w:r>
        <w:rPr>
          <w:rFonts w:eastAsia="Times New Roman" w:cstheme="minorHAnsi"/>
          <w:color w:val="000000"/>
        </w:rPr>
        <w:t xml:space="preserve">Also, whenever you apply an add-on to your firearms and suffer a malfunction, you can choose to let only the add-on suffer the condition. </w:t>
      </w:r>
    </w:p>
    <w:p w14:paraId="507034E7" w14:textId="77777777" w:rsidR="00AB25EF" w:rsidRPr="000D5DB5" w:rsidRDefault="00AB25EF">
      <w:pPr>
        <w:contextualSpacing/>
        <w:rPr>
          <w:rFonts w:eastAsia="Times New Roman" w:cstheme="minorHAnsi"/>
          <w:sz w:val="24"/>
          <w:szCs w:val="24"/>
        </w:rPr>
      </w:pPr>
    </w:p>
    <w:p w14:paraId="7BAA571C" w14:textId="77777777" w:rsidR="00AB25EF" w:rsidRPr="00325A13" w:rsidRDefault="00AB25EF">
      <w:pPr>
        <w:contextualSpacing/>
        <w:outlineLvl w:val="3"/>
        <w:rPr>
          <w:rFonts w:cstheme="minorHAnsi"/>
          <w:color w:val="2E75B5"/>
          <w:sz w:val="24"/>
          <w:szCs w:val="24"/>
        </w:rPr>
      </w:pPr>
      <w:r w:rsidRPr="00325A13">
        <w:rPr>
          <w:rFonts w:eastAsia="Times New Roman" w:cstheme="minorHAnsi"/>
          <w:color w:val="2E75B5"/>
          <w:sz w:val="24"/>
          <w:szCs w:val="24"/>
        </w:rPr>
        <w:t>Gadgeteer</w:t>
      </w:r>
    </w:p>
    <w:p w14:paraId="50DCBB2A" w14:textId="77777777" w:rsidR="00AB25EF" w:rsidRPr="000D5DB5" w:rsidRDefault="00D74169">
      <w:pPr>
        <w:contextualSpacing/>
        <w:rPr>
          <w:rFonts w:eastAsia="Times New Roman" w:cstheme="minorHAnsi"/>
          <w:sz w:val="24"/>
          <w:szCs w:val="24"/>
        </w:rPr>
      </w:pPr>
      <w:r>
        <w:rPr>
          <w:rFonts w:eastAsia="Times New Roman" w:cstheme="minorHAnsi"/>
          <w:color w:val="000000"/>
        </w:rPr>
        <w:t xml:space="preserve">You appreciate the </w:t>
      </w:r>
      <w:r w:rsidR="00AB25EF" w:rsidRPr="000D5DB5">
        <w:rPr>
          <w:rFonts w:eastAsia="Times New Roman" w:cstheme="minorHAnsi"/>
          <w:color w:val="000000"/>
        </w:rPr>
        <w:t>versatil</w:t>
      </w:r>
      <w:r>
        <w:rPr>
          <w:rFonts w:eastAsia="Times New Roman" w:cstheme="minorHAnsi"/>
          <w:color w:val="000000"/>
        </w:rPr>
        <w:t>ity gadgets provide, or prefer to craft and control constructs such as mechs and vehicles of all types</w:t>
      </w:r>
      <w:r w:rsidR="00AB25EF" w:rsidRPr="000D5DB5">
        <w:rPr>
          <w:rFonts w:eastAsia="Times New Roman" w:cstheme="minorHAnsi"/>
          <w:color w:val="000000"/>
        </w:rPr>
        <w:t>.</w:t>
      </w:r>
      <w:r>
        <w:rPr>
          <w:rFonts w:eastAsia="Times New Roman" w:cstheme="minorHAnsi"/>
          <w:color w:val="000000"/>
        </w:rPr>
        <w:t xml:space="preserve"> Gadgeteers are often the drivers of their own devices, such as </w:t>
      </w:r>
      <w:r w:rsidR="00A93A61">
        <w:rPr>
          <w:rFonts w:eastAsia="Times New Roman" w:cstheme="minorHAnsi"/>
          <w:color w:val="000000"/>
        </w:rPr>
        <w:t xml:space="preserve">the engines of </w:t>
      </w:r>
      <w:r w:rsidR="00EF13E1">
        <w:rPr>
          <w:rFonts w:eastAsia="Times New Roman" w:cstheme="minorHAnsi"/>
          <w:color w:val="000000"/>
        </w:rPr>
        <w:t>g</w:t>
      </w:r>
      <w:r>
        <w:rPr>
          <w:rFonts w:eastAsia="Times New Roman" w:cstheme="minorHAnsi"/>
          <w:color w:val="000000"/>
        </w:rPr>
        <w:t xml:space="preserve">oblin </w:t>
      </w:r>
      <w:r w:rsidR="00EF13E1">
        <w:rPr>
          <w:rFonts w:eastAsia="Times New Roman" w:cstheme="minorHAnsi"/>
          <w:color w:val="000000"/>
        </w:rPr>
        <w:t>b</w:t>
      </w:r>
      <w:r>
        <w:rPr>
          <w:rFonts w:eastAsia="Times New Roman" w:cstheme="minorHAnsi"/>
          <w:color w:val="000000"/>
        </w:rPr>
        <w:t>al</w:t>
      </w:r>
      <w:r w:rsidR="00EF13E1">
        <w:rPr>
          <w:rFonts w:eastAsia="Times New Roman" w:cstheme="minorHAnsi"/>
          <w:color w:val="000000"/>
        </w:rPr>
        <w:t>loons, dwarf steam tanks, or gnomish submarines and gyrocopters.</w:t>
      </w:r>
    </w:p>
    <w:p w14:paraId="3F052CF9" w14:textId="77777777" w:rsidR="00AB25EF" w:rsidRPr="000D5DB5" w:rsidRDefault="00AB25EF">
      <w:pPr>
        <w:contextualSpacing/>
        <w:rPr>
          <w:rFonts w:eastAsia="Times New Roman" w:cstheme="minorHAnsi"/>
          <w:sz w:val="24"/>
          <w:szCs w:val="24"/>
        </w:rPr>
      </w:pPr>
    </w:p>
    <w:p w14:paraId="449B29D1" w14:textId="77777777" w:rsidR="00AB25EF" w:rsidRPr="000D5DB5" w:rsidRDefault="00AB25EF" w:rsidP="007378CE">
      <w:pPr>
        <w:contextualSpacing/>
        <w:rPr>
          <w:rFonts w:eastAsia="Times New Roman" w:cstheme="minorHAnsi"/>
          <w:sz w:val="24"/>
          <w:szCs w:val="24"/>
        </w:rPr>
      </w:pPr>
      <w:r w:rsidRPr="000D5DB5">
        <w:rPr>
          <w:rFonts w:eastAsia="Times New Roman" w:cstheme="minorHAnsi"/>
          <w:b/>
          <w:bCs/>
          <w:color w:val="000000"/>
        </w:rPr>
        <w:t xml:space="preserve">Quick Cooldown. </w:t>
      </w:r>
      <w:r w:rsidRPr="000D5DB5">
        <w:rPr>
          <w:rFonts w:eastAsia="Times New Roman" w:cstheme="minorHAnsi"/>
          <w:color w:val="000000"/>
        </w:rPr>
        <w:t>Starting when you choose this archetype at 3rd level, you</w:t>
      </w:r>
      <w:r w:rsidR="007D2290">
        <w:rPr>
          <w:rFonts w:eastAsia="Times New Roman" w:cstheme="minorHAnsi"/>
          <w:color w:val="000000"/>
        </w:rPr>
        <w:t xml:space="preserve">r gadgets and constructs always benefit from the </w:t>
      </w:r>
      <w:r w:rsidR="007378CE">
        <w:rPr>
          <w:rFonts w:eastAsia="Times New Roman" w:cstheme="minorHAnsi"/>
          <w:color w:val="000000"/>
        </w:rPr>
        <w:t>Q</w:t>
      </w:r>
      <w:r w:rsidR="007D2290">
        <w:rPr>
          <w:rFonts w:eastAsia="Times New Roman" w:cstheme="minorHAnsi"/>
          <w:color w:val="000000"/>
        </w:rPr>
        <w:t xml:space="preserve">uick </w:t>
      </w:r>
      <w:r w:rsidR="007378CE">
        <w:rPr>
          <w:rFonts w:eastAsia="Times New Roman" w:cstheme="minorHAnsi"/>
          <w:color w:val="000000"/>
        </w:rPr>
        <w:t>U</w:t>
      </w:r>
      <w:r w:rsidR="007D2290">
        <w:rPr>
          <w:rFonts w:eastAsia="Times New Roman" w:cstheme="minorHAnsi"/>
          <w:color w:val="000000"/>
        </w:rPr>
        <w:t xml:space="preserve">se and </w:t>
      </w:r>
      <w:r w:rsidR="007378CE">
        <w:rPr>
          <w:rFonts w:eastAsia="Times New Roman" w:cstheme="minorHAnsi"/>
          <w:color w:val="000000"/>
        </w:rPr>
        <w:t>Q</w:t>
      </w:r>
      <w:r w:rsidR="007D2290">
        <w:rPr>
          <w:rFonts w:eastAsia="Times New Roman" w:cstheme="minorHAnsi"/>
          <w:color w:val="000000"/>
        </w:rPr>
        <w:t xml:space="preserve">uick </w:t>
      </w:r>
      <w:r w:rsidR="007378CE">
        <w:rPr>
          <w:rFonts w:eastAsia="Times New Roman" w:cstheme="minorHAnsi"/>
          <w:color w:val="000000"/>
        </w:rPr>
        <w:t>S</w:t>
      </w:r>
      <w:r w:rsidR="007D2290">
        <w:rPr>
          <w:rFonts w:eastAsia="Times New Roman" w:cstheme="minorHAnsi"/>
          <w:color w:val="000000"/>
        </w:rPr>
        <w:t xml:space="preserve">tartup modifications, respectively. This has no cost. </w:t>
      </w:r>
    </w:p>
    <w:p w14:paraId="0FA01D35" w14:textId="77777777" w:rsidR="00AB25EF" w:rsidRPr="000D5DB5" w:rsidRDefault="00AB25EF">
      <w:pPr>
        <w:contextualSpacing/>
        <w:rPr>
          <w:rFonts w:eastAsia="Times New Roman" w:cstheme="minorHAnsi"/>
          <w:sz w:val="24"/>
          <w:szCs w:val="24"/>
        </w:rPr>
      </w:pPr>
    </w:p>
    <w:p w14:paraId="0C8D2B69" w14:textId="77777777" w:rsidR="00AB25EF" w:rsidRDefault="00AB25EF" w:rsidP="00326392">
      <w:pPr>
        <w:contextualSpacing/>
        <w:rPr>
          <w:rFonts w:eastAsia="Times New Roman" w:cstheme="minorHAnsi"/>
          <w:color w:val="000000"/>
        </w:rPr>
      </w:pPr>
      <w:r w:rsidRPr="000D5DB5">
        <w:rPr>
          <w:rFonts w:eastAsia="Times New Roman" w:cstheme="minorHAnsi"/>
          <w:b/>
          <w:bCs/>
          <w:color w:val="000000"/>
        </w:rPr>
        <w:t xml:space="preserve">Extensive Designing. </w:t>
      </w:r>
      <w:r w:rsidRPr="000D5DB5">
        <w:rPr>
          <w:rFonts w:eastAsia="Times New Roman" w:cstheme="minorHAnsi"/>
          <w:color w:val="000000"/>
        </w:rPr>
        <w:t xml:space="preserve">Starting at 6th level, </w:t>
      </w:r>
      <w:r w:rsidR="00326392">
        <w:rPr>
          <w:rFonts w:eastAsia="Times New Roman" w:cstheme="minorHAnsi"/>
          <w:color w:val="000000"/>
        </w:rPr>
        <w:t>whenever you apply the Quick Use modification to your devices (as described under Quick Cooldown above), you reduce it by a further step.</w:t>
      </w:r>
    </w:p>
    <w:p w14:paraId="1EC7149E" w14:textId="77777777" w:rsidR="00326392" w:rsidRDefault="00326392" w:rsidP="00326392">
      <w:pPr>
        <w:pStyle w:val="ListParagraph"/>
        <w:numPr>
          <w:ilvl w:val="0"/>
          <w:numId w:val="66"/>
        </w:numPr>
        <w:rPr>
          <w:rFonts w:eastAsia="Times New Roman" w:cstheme="minorHAnsi"/>
          <w:color w:val="000000"/>
        </w:rPr>
      </w:pPr>
      <w:r>
        <w:rPr>
          <w:rFonts w:eastAsia="Times New Roman" w:cstheme="minorHAnsi"/>
          <w:color w:val="000000"/>
        </w:rPr>
        <w:t xml:space="preserve">Gadgets </w:t>
      </w:r>
      <w:r w:rsidRPr="00326392">
        <w:rPr>
          <w:rFonts w:eastAsia="Times New Roman" w:cstheme="minorHAnsi"/>
          <w:color w:val="000000"/>
        </w:rPr>
        <w:t>that replicate spell levels above 3rd level have their cooldown reduced to 1 minute instead of 1 hour.</w:t>
      </w:r>
    </w:p>
    <w:p w14:paraId="566EB116" w14:textId="77777777" w:rsidR="00326392" w:rsidRPr="00326392" w:rsidRDefault="00326392" w:rsidP="00326392">
      <w:pPr>
        <w:pStyle w:val="ListParagraph"/>
        <w:numPr>
          <w:ilvl w:val="0"/>
          <w:numId w:val="66"/>
        </w:numPr>
        <w:rPr>
          <w:rFonts w:eastAsia="Times New Roman" w:cstheme="minorHAnsi"/>
          <w:color w:val="000000"/>
        </w:rPr>
      </w:pPr>
      <w:r>
        <w:rPr>
          <w:rFonts w:eastAsia="Times New Roman" w:cstheme="minorHAnsi"/>
          <w:color w:val="000000"/>
        </w:rPr>
        <w:t xml:space="preserve">Gadgets that replicate spell levels above 6th level have their cooldown reduced to 1 hour instead of 8 hours. </w:t>
      </w:r>
    </w:p>
    <w:p w14:paraId="6F8C81F7" w14:textId="77777777" w:rsidR="00685CA1" w:rsidRPr="000D5DB5" w:rsidRDefault="00685CA1" w:rsidP="007D2290">
      <w:pPr>
        <w:contextualSpacing/>
        <w:rPr>
          <w:rFonts w:eastAsia="Times New Roman" w:cstheme="minorHAnsi"/>
          <w:sz w:val="24"/>
          <w:szCs w:val="24"/>
        </w:rPr>
      </w:pPr>
      <w:r>
        <w:rPr>
          <w:rFonts w:eastAsia="Times New Roman" w:cstheme="minorHAnsi"/>
          <w:color w:val="000000"/>
        </w:rPr>
        <w:t xml:space="preserve">You </w:t>
      </w:r>
      <w:r w:rsidR="00326392">
        <w:rPr>
          <w:rFonts w:eastAsia="Times New Roman" w:cstheme="minorHAnsi"/>
          <w:color w:val="000000"/>
        </w:rPr>
        <w:t xml:space="preserve">may </w:t>
      </w:r>
      <w:r>
        <w:rPr>
          <w:rFonts w:eastAsia="Times New Roman" w:cstheme="minorHAnsi"/>
          <w:color w:val="000000"/>
        </w:rPr>
        <w:t xml:space="preserve">also add your proficiency bonus to attack rolls with your constructs. </w:t>
      </w:r>
    </w:p>
    <w:p w14:paraId="7C62CCEC" w14:textId="77777777" w:rsidR="00AB25EF" w:rsidRPr="000D5DB5" w:rsidRDefault="00AB25EF">
      <w:pPr>
        <w:contextualSpacing/>
        <w:rPr>
          <w:rFonts w:eastAsia="Times New Roman" w:cstheme="minorHAnsi"/>
          <w:sz w:val="24"/>
          <w:szCs w:val="24"/>
        </w:rPr>
      </w:pPr>
    </w:p>
    <w:p w14:paraId="755C8506" w14:textId="77777777" w:rsidR="00AB25EF" w:rsidRDefault="00597CDF" w:rsidP="000A12DC">
      <w:pPr>
        <w:contextualSpacing/>
        <w:rPr>
          <w:rFonts w:eastAsia="Times New Roman" w:cstheme="minorHAnsi"/>
          <w:color w:val="000000"/>
        </w:rPr>
      </w:pPr>
      <w:r>
        <w:rPr>
          <w:rFonts w:eastAsia="Times New Roman" w:cstheme="minorHAnsi"/>
          <w:b/>
          <w:bCs/>
          <w:color w:val="000000"/>
        </w:rPr>
        <w:t xml:space="preserve">Solid </w:t>
      </w:r>
      <w:r w:rsidR="00AB25EF" w:rsidRPr="000D5DB5">
        <w:rPr>
          <w:rFonts w:eastAsia="Times New Roman" w:cstheme="minorHAnsi"/>
          <w:b/>
          <w:bCs/>
          <w:color w:val="000000"/>
        </w:rPr>
        <w:t xml:space="preserve">Engineering. </w:t>
      </w:r>
      <w:r w:rsidR="00AB25EF" w:rsidRPr="000D5DB5">
        <w:rPr>
          <w:rFonts w:eastAsia="Times New Roman" w:cstheme="minorHAnsi"/>
          <w:color w:val="000000"/>
        </w:rPr>
        <w:t xml:space="preserve">Starting at 10th level, your devices </w:t>
      </w:r>
      <w:r w:rsidR="000A12DC">
        <w:rPr>
          <w:rFonts w:eastAsia="Times New Roman" w:cstheme="minorHAnsi"/>
          <w:color w:val="000000"/>
        </w:rPr>
        <w:t xml:space="preserve">do </w:t>
      </w:r>
      <w:r w:rsidR="00AB25EF" w:rsidRPr="000D5DB5">
        <w:rPr>
          <w:rFonts w:eastAsia="Times New Roman" w:cstheme="minorHAnsi"/>
          <w:color w:val="000000"/>
        </w:rPr>
        <w:t xml:space="preserve">not lose charges when they are </w:t>
      </w:r>
      <w:r w:rsidR="00004581">
        <w:rPr>
          <w:rFonts w:eastAsia="Times New Roman" w:cstheme="minorHAnsi"/>
          <w:color w:val="000000"/>
        </w:rPr>
        <w:t>damaged</w:t>
      </w:r>
      <w:r w:rsidR="00AB25EF" w:rsidRPr="000D5DB5">
        <w:rPr>
          <w:rFonts w:eastAsia="Times New Roman" w:cstheme="minorHAnsi"/>
          <w:color w:val="000000"/>
        </w:rPr>
        <w:t>, and all your devices (</w:t>
      </w:r>
      <w:r w:rsidR="00004581">
        <w:rPr>
          <w:rFonts w:eastAsia="Times New Roman" w:cstheme="minorHAnsi"/>
          <w:color w:val="000000"/>
        </w:rPr>
        <w:t>e</w:t>
      </w:r>
      <w:r w:rsidR="00004581" w:rsidRPr="000D5DB5">
        <w:rPr>
          <w:rFonts w:eastAsia="Times New Roman" w:cstheme="minorHAnsi"/>
          <w:color w:val="000000"/>
        </w:rPr>
        <w:t xml:space="preserve">xcept </w:t>
      </w:r>
      <w:r w:rsidR="00AB25EF" w:rsidRPr="000D5DB5">
        <w:rPr>
          <w:rFonts w:eastAsia="Times New Roman" w:cstheme="minorHAnsi"/>
          <w:color w:val="000000"/>
        </w:rPr>
        <w:t xml:space="preserve">bombs and firearms) </w:t>
      </w:r>
      <w:r w:rsidR="009C57B4">
        <w:rPr>
          <w:rFonts w:eastAsia="Times New Roman" w:cstheme="minorHAnsi"/>
          <w:color w:val="000000"/>
        </w:rPr>
        <w:t xml:space="preserve">consume half the normal </w:t>
      </w:r>
      <w:r w:rsidR="00004581">
        <w:rPr>
          <w:rFonts w:eastAsia="Times New Roman" w:cstheme="minorHAnsi"/>
          <w:color w:val="000000"/>
        </w:rPr>
        <w:t>fuel</w:t>
      </w:r>
      <w:r w:rsidR="009C57B4">
        <w:rPr>
          <w:rFonts w:eastAsia="Times New Roman" w:cstheme="minorHAnsi"/>
          <w:color w:val="000000"/>
        </w:rPr>
        <w:t xml:space="preserve"> (this may stack with the </w:t>
      </w:r>
      <w:r w:rsidR="007378CE">
        <w:rPr>
          <w:rFonts w:eastAsia="Times New Roman" w:cstheme="minorHAnsi"/>
          <w:color w:val="000000"/>
        </w:rPr>
        <w:t>E</w:t>
      </w:r>
      <w:r w:rsidR="009C57B4">
        <w:rPr>
          <w:rFonts w:eastAsia="Times New Roman" w:cstheme="minorHAnsi"/>
          <w:color w:val="000000"/>
        </w:rPr>
        <w:t xml:space="preserve">fficient </w:t>
      </w:r>
      <w:r w:rsidR="007378CE">
        <w:rPr>
          <w:rFonts w:eastAsia="Times New Roman" w:cstheme="minorHAnsi"/>
          <w:color w:val="000000"/>
        </w:rPr>
        <w:t>F</w:t>
      </w:r>
      <w:r w:rsidR="009C57B4">
        <w:rPr>
          <w:rFonts w:eastAsia="Times New Roman" w:cstheme="minorHAnsi"/>
          <w:color w:val="000000"/>
        </w:rPr>
        <w:t>uel modification)</w:t>
      </w:r>
      <w:r w:rsidR="00AB25EF" w:rsidRPr="000D5DB5">
        <w:rPr>
          <w:rFonts w:eastAsia="Times New Roman" w:cstheme="minorHAnsi"/>
          <w:color w:val="000000"/>
        </w:rPr>
        <w:t>.</w:t>
      </w:r>
      <w:r w:rsidR="00004581">
        <w:rPr>
          <w:rFonts w:eastAsia="Times New Roman" w:cstheme="minorHAnsi"/>
          <w:color w:val="000000"/>
        </w:rPr>
        <w:t xml:space="preserve"> </w:t>
      </w:r>
    </w:p>
    <w:p w14:paraId="79682ACA" w14:textId="77777777" w:rsidR="00685CA1" w:rsidRPr="000D5DB5" w:rsidRDefault="00685CA1" w:rsidP="009C57B4">
      <w:pPr>
        <w:contextualSpacing/>
        <w:rPr>
          <w:rFonts w:eastAsia="Times New Roman" w:cstheme="minorHAnsi"/>
          <w:sz w:val="24"/>
          <w:szCs w:val="24"/>
        </w:rPr>
      </w:pPr>
      <w:r>
        <w:rPr>
          <w:rFonts w:eastAsia="Times New Roman" w:cstheme="minorHAnsi"/>
          <w:color w:val="000000"/>
        </w:rPr>
        <w:t xml:space="preserve">Also, you </w:t>
      </w:r>
      <w:r w:rsidR="009C57B4">
        <w:rPr>
          <w:rFonts w:eastAsia="Times New Roman" w:cstheme="minorHAnsi"/>
          <w:color w:val="000000"/>
        </w:rPr>
        <w:t xml:space="preserve">memorize the formula for </w:t>
      </w:r>
      <w:r w:rsidR="00F532D5">
        <w:rPr>
          <w:rFonts w:eastAsia="Times New Roman" w:cstheme="minorHAnsi"/>
          <w:color w:val="000000"/>
        </w:rPr>
        <w:t xml:space="preserve">phlogiston, gaining proficiency in </w:t>
      </w:r>
      <w:r w:rsidR="00DC00C1">
        <w:rPr>
          <w:rFonts w:eastAsia="Times New Roman" w:cstheme="minorHAnsi"/>
          <w:color w:val="000000"/>
        </w:rPr>
        <w:t>A</w:t>
      </w:r>
      <w:r w:rsidR="00F532D5">
        <w:rPr>
          <w:rFonts w:eastAsia="Times New Roman" w:cstheme="minorHAnsi"/>
          <w:color w:val="000000"/>
        </w:rPr>
        <w:t xml:space="preserve">lchemist’s </w:t>
      </w:r>
      <w:r w:rsidR="00DC00C1">
        <w:rPr>
          <w:rFonts w:eastAsia="Times New Roman" w:cstheme="minorHAnsi"/>
          <w:color w:val="000000"/>
        </w:rPr>
        <w:t>S</w:t>
      </w:r>
      <w:r w:rsidR="00F532D5">
        <w:rPr>
          <w:rFonts w:eastAsia="Times New Roman" w:cstheme="minorHAnsi"/>
          <w:color w:val="000000"/>
        </w:rPr>
        <w:t xml:space="preserve">upplies if you don’t already have it. </w:t>
      </w:r>
    </w:p>
    <w:p w14:paraId="2C3E9214" w14:textId="77777777" w:rsidR="00AB25EF" w:rsidRPr="000D5DB5" w:rsidRDefault="00AB25EF">
      <w:pPr>
        <w:contextualSpacing/>
        <w:rPr>
          <w:rFonts w:eastAsia="Times New Roman" w:cstheme="minorHAnsi"/>
          <w:sz w:val="24"/>
          <w:szCs w:val="24"/>
        </w:rPr>
      </w:pPr>
    </w:p>
    <w:p w14:paraId="7776C521" w14:textId="0CA3D8B3" w:rsidR="00AB25EF" w:rsidRDefault="00AB25EF" w:rsidP="000A12DC">
      <w:pPr>
        <w:contextualSpacing/>
        <w:rPr>
          <w:rFonts w:eastAsia="Times New Roman" w:cstheme="minorHAnsi"/>
          <w:color w:val="000000"/>
        </w:rPr>
      </w:pPr>
      <w:r w:rsidRPr="000D5DB5">
        <w:rPr>
          <w:rFonts w:eastAsia="Times New Roman" w:cstheme="minorHAnsi"/>
          <w:b/>
          <w:bCs/>
          <w:color w:val="000000"/>
        </w:rPr>
        <w:t xml:space="preserve">Protective Shell. </w:t>
      </w:r>
      <w:r w:rsidRPr="000D5DB5">
        <w:rPr>
          <w:rFonts w:eastAsia="Times New Roman" w:cstheme="minorHAnsi"/>
          <w:color w:val="000000"/>
        </w:rPr>
        <w:t xml:space="preserve">Starting at 14th level, </w:t>
      </w:r>
      <w:r w:rsidR="009C57B4">
        <w:rPr>
          <w:rFonts w:eastAsia="Times New Roman" w:cstheme="minorHAnsi"/>
          <w:color w:val="000000"/>
        </w:rPr>
        <w:t xml:space="preserve">all your constructs </w:t>
      </w:r>
      <w:r w:rsidR="000A12DC">
        <w:rPr>
          <w:rFonts w:eastAsia="Times New Roman" w:cstheme="minorHAnsi"/>
          <w:color w:val="000000"/>
        </w:rPr>
        <w:t xml:space="preserve">always benefit from the </w:t>
      </w:r>
      <w:r w:rsidR="007378CE">
        <w:rPr>
          <w:rFonts w:eastAsia="Times New Roman" w:cstheme="minorHAnsi"/>
          <w:color w:val="000000"/>
        </w:rPr>
        <w:t>C</w:t>
      </w:r>
      <w:r w:rsidR="009C57B4">
        <w:rPr>
          <w:rFonts w:eastAsia="Times New Roman" w:cstheme="minorHAnsi"/>
          <w:color w:val="000000"/>
        </w:rPr>
        <w:t xml:space="preserve">oated </w:t>
      </w:r>
      <w:r w:rsidR="007378CE">
        <w:rPr>
          <w:rFonts w:eastAsia="Times New Roman" w:cstheme="minorHAnsi"/>
          <w:color w:val="000000"/>
        </w:rPr>
        <w:t>I</w:t>
      </w:r>
      <w:r w:rsidR="009C57B4">
        <w:rPr>
          <w:rFonts w:eastAsia="Times New Roman" w:cstheme="minorHAnsi"/>
          <w:color w:val="000000"/>
        </w:rPr>
        <w:t xml:space="preserve">nterior and </w:t>
      </w:r>
      <w:r w:rsidR="007378CE">
        <w:rPr>
          <w:rFonts w:eastAsia="Times New Roman" w:cstheme="minorHAnsi"/>
          <w:color w:val="000000"/>
        </w:rPr>
        <w:t>E</w:t>
      </w:r>
      <w:r w:rsidR="009C57B4">
        <w:rPr>
          <w:rFonts w:eastAsia="Times New Roman" w:cstheme="minorHAnsi"/>
          <w:color w:val="000000"/>
        </w:rPr>
        <w:t xml:space="preserve">fficient </w:t>
      </w:r>
      <w:r w:rsidR="007378CE">
        <w:rPr>
          <w:rFonts w:eastAsia="Times New Roman" w:cstheme="minorHAnsi"/>
          <w:color w:val="000000"/>
        </w:rPr>
        <w:t>F</w:t>
      </w:r>
      <w:r w:rsidR="009C57B4">
        <w:rPr>
          <w:rFonts w:eastAsia="Times New Roman" w:cstheme="minorHAnsi"/>
          <w:color w:val="000000"/>
        </w:rPr>
        <w:t>uel</w:t>
      </w:r>
      <w:r w:rsidR="000A12DC">
        <w:rPr>
          <w:rFonts w:eastAsia="Times New Roman" w:cstheme="minorHAnsi"/>
          <w:color w:val="000000"/>
        </w:rPr>
        <w:t xml:space="preserve"> modifications</w:t>
      </w:r>
      <w:r w:rsidR="00326392">
        <w:rPr>
          <w:rFonts w:eastAsia="Times New Roman" w:cstheme="minorHAnsi"/>
          <w:color w:val="000000"/>
        </w:rPr>
        <w:t xml:space="preserve"> (for a total fuel reduction of 1/8 the normal cost for constructs)</w:t>
      </w:r>
      <w:r w:rsidR="009C57B4">
        <w:rPr>
          <w:rFonts w:eastAsia="Times New Roman" w:cstheme="minorHAnsi"/>
          <w:color w:val="000000"/>
        </w:rPr>
        <w:t xml:space="preserve">. You </w:t>
      </w:r>
      <w:r w:rsidR="000A12DC">
        <w:rPr>
          <w:rFonts w:eastAsia="Times New Roman" w:cstheme="minorHAnsi"/>
          <w:color w:val="000000"/>
        </w:rPr>
        <w:t xml:space="preserve">may </w:t>
      </w:r>
      <w:r w:rsidR="009C57B4">
        <w:rPr>
          <w:rFonts w:eastAsia="Times New Roman" w:cstheme="minorHAnsi"/>
          <w:color w:val="000000"/>
        </w:rPr>
        <w:t xml:space="preserve">also </w:t>
      </w:r>
      <w:ins w:id="2147" w:author="Admin" w:date="2022-04-19T00:07:00Z">
        <w:r w:rsidR="008B1EA0">
          <w:rPr>
            <w:rFonts w:eastAsia="Times New Roman" w:cstheme="minorHAnsi"/>
            <w:color w:val="000000"/>
          </w:rPr>
          <w:t xml:space="preserve">add </w:t>
        </w:r>
      </w:ins>
      <w:r w:rsidR="000A12DC">
        <w:rPr>
          <w:rFonts w:eastAsia="Times New Roman" w:cstheme="minorHAnsi"/>
          <w:color w:val="000000"/>
        </w:rPr>
        <w:t>double the Construct’s Challenge Rating to its maximum hit points</w:t>
      </w:r>
      <w:r w:rsidR="009C57B4">
        <w:rPr>
          <w:rFonts w:eastAsia="Times New Roman" w:cstheme="minorHAnsi"/>
          <w:color w:val="000000"/>
        </w:rPr>
        <w:t>.</w:t>
      </w:r>
    </w:p>
    <w:p w14:paraId="22758837" w14:textId="77777777" w:rsidR="00326392" w:rsidRDefault="00F22CB2" w:rsidP="00F22CB2">
      <w:pPr>
        <w:contextualSpacing/>
        <w:rPr>
          <w:rFonts w:eastAsia="Times New Roman" w:cstheme="minorHAnsi"/>
          <w:sz w:val="24"/>
          <w:szCs w:val="24"/>
        </w:rPr>
      </w:pPr>
      <w:r>
        <w:rPr>
          <w:rFonts w:eastAsia="Times New Roman" w:cstheme="minorHAnsi"/>
          <w:color w:val="000000"/>
        </w:rPr>
        <w:t xml:space="preserve">Also, whenever you activate a gadget that requires a harness or concentration, you gain temporary hit points equal to 1d10 + your Tinker level, which remain until the gadget stops operating. This does not stack with the benefit of the Coated Interior modification. </w:t>
      </w:r>
    </w:p>
    <w:p w14:paraId="11F757F6" w14:textId="77777777" w:rsidR="007D2290" w:rsidRPr="000D5DB5" w:rsidRDefault="007D2290" w:rsidP="007D2290">
      <w:pPr>
        <w:contextualSpacing/>
        <w:rPr>
          <w:rFonts w:eastAsia="Times New Roman" w:cstheme="minorHAnsi"/>
          <w:sz w:val="24"/>
          <w:szCs w:val="24"/>
        </w:rPr>
      </w:pPr>
    </w:p>
    <w:p w14:paraId="58F631C3" w14:textId="77777777" w:rsidR="00AB25EF" w:rsidRPr="000D5DB5" w:rsidRDefault="00953E35" w:rsidP="00967903">
      <w:pPr>
        <w:contextualSpacing/>
        <w:outlineLvl w:val="1"/>
        <w:rPr>
          <w:rFonts w:eastAsia="Times New Roman" w:cstheme="minorHAnsi"/>
          <w:b/>
          <w:bCs/>
          <w:sz w:val="36"/>
          <w:szCs w:val="36"/>
        </w:rPr>
      </w:pPr>
      <w:bookmarkStart w:id="2148" w:name="_Toc509138753"/>
      <w:bookmarkStart w:id="2149" w:name="_Toc54196407"/>
      <w:r w:rsidRPr="00965B49">
        <w:rPr>
          <w:noProof/>
        </w:rPr>
        <w:lastRenderedPageBreak/>
        <w:drawing>
          <wp:anchor distT="0" distB="0" distL="114300" distR="114300" simplePos="0" relativeHeight="251662336" behindDoc="0" locked="0" layoutInCell="1" allowOverlap="1" wp14:anchorId="4A3DEA70" wp14:editId="44579ED5">
            <wp:simplePos x="0" y="0"/>
            <wp:positionH relativeFrom="column">
              <wp:posOffset>3108960</wp:posOffset>
            </wp:positionH>
            <wp:positionV relativeFrom="paragraph">
              <wp:posOffset>5715</wp:posOffset>
            </wp:positionV>
            <wp:extent cx="2381250" cy="2381250"/>
            <wp:effectExtent l="0" t="0" r="0" b="0"/>
            <wp:wrapSquare wrapText="bothSides"/>
            <wp:docPr id="11" name="image3.png" descr="Warlock_crest.png"/>
            <wp:cNvGraphicFramePr/>
            <a:graphic xmlns:a="http://schemas.openxmlformats.org/drawingml/2006/main">
              <a:graphicData uri="http://schemas.openxmlformats.org/drawingml/2006/picture">
                <pic:pic xmlns:pic="http://schemas.openxmlformats.org/drawingml/2006/picture">
                  <pic:nvPicPr>
                    <pic:cNvPr id="0" name="image3.png" descr="Warlock_crest.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381250" cy="2381250"/>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Warlock (</w:t>
      </w:r>
      <w:r w:rsidR="00967903">
        <w:rPr>
          <w:rFonts w:eastAsia="Times New Roman" w:cstheme="minorHAnsi"/>
          <w:color w:val="2E75B5"/>
          <w:sz w:val="32"/>
          <w:szCs w:val="32"/>
        </w:rPr>
        <w:t>WRK</w:t>
      </w:r>
      <w:r w:rsidR="00AB25EF" w:rsidRPr="000D5DB5">
        <w:rPr>
          <w:rFonts w:eastAsia="Times New Roman" w:cstheme="minorHAnsi"/>
          <w:color w:val="2E75B5"/>
          <w:sz w:val="32"/>
          <w:szCs w:val="32"/>
        </w:rPr>
        <w:t>)</w:t>
      </w:r>
      <w:bookmarkEnd w:id="2148"/>
      <w:bookmarkEnd w:id="2149"/>
    </w:p>
    <w:p w14:paraId="77DFE4EC" w14:textId="77777777" w:rsidR="00953E35" w:rsidRDefault="00953E35" w:rsidP="00953E35">
      <w:r w:rsidRPr="00965B49">
        <w:t xml:space="preserve">Her hand waving playfully around the mana wyrm, a blood elf soothes the critter. In an instant, the wyrm’s calm nature turns to anguish, as the elf’s eyes turn green and the beast’s essence is drawn towards her. Nothing is left but a glowing orb of raw </w:t>
      </w:r>
      <w:r>
        <w:t xml:space="preserve">mana </w:t>
      </w:r>
      <w:r w:rsidRPr="00965B49">
        <w:t>between the elf’s fingers</w:t>
      </w:r>
      <w:r>
        <w:t>.</w:t>
      </w:r>
    </w:p>
    <w:p w14:paraId="635E1ED4" w14:textId="77777777" w:rsidR="00953E35" w:rsidRPr="00965B49" w:rsidRDefault="00953E35" w:rsidP="00953E35"/>
    <w:p w14:paraId="2CD196D7" w14:textId="77777777" w:rsidR="00953E35" w:rsidRDefault="00953E35" w:rsidP="00953E35">
      <w:r w:rsidRPr="00965B49">
        <w:t>The earth beneath the orc’s feet decaying, the grass dying. An infernal nears the orc, waiting patiently for his master’s command. Impatiently, the infernal screeches, causing even the orc to wince with fear</w:t>
      </w:r>
      <w:r>
        <w:t>, as the demon’s master grins from the shadows beyond</w:t>
      </w:r>
      <w:r w:rsidRPr="00965B49">
        <w:t>.</w:t>
      </w:r>
    </w:p>
    <w:p w14:paraId="7F947830" w14:textId="77777777" w:rsidR="00953E35" w:rsidRPr="00965B49" w:rsidRDefault="00953E35" w:rsidP="00953E35"/>
    <w:p w14:paraId="7DD3D194" w14:textId="77777777" w:rsidR="00953E35" w:rsidRDefault="00953E35" w:rsidP="00953E35">
      <w:r w:rsidRPr="00965B49">
        <w:t xml:space="preserve">Murlocs advance upon the </w:t>
      </w:r>
      <w:r>
        <w:t>f</w:t>
      </w:r>
      <w:r w:rsidRPr="00965B49">
        <w:t xml:space="preserve">orsaken </w:t>
      </w:r>
      <w:r>
        <w:t xml:space="preserve">limping </w:t>
      </w:r>
      <w:r w:rsidRPr="00965B49">
        <w:t>through the swamp. Without breaking his stride, he waves his hand</w:t>
      </w:r>
      <w:r>
        <w:t xml:space="preserve"> behind him</w:t>
      </w:r>
      <w:r w:rsidRPr="00965B49">
        <w:t xml:space="preserve">, </w:t>
      </w:r>
      <w:r>
        <w:t>engulfing the murlocs in flame</w:t>
      </w:r>
      <w:r w:rsidRPr="00965B49">
        <w:t>.</w:t>
      </w:r>
      <w:r>
        <w:t xml:space="preserve"> He marches on, scourging whoever stands in his way. </w:t>
      </w:r>
    </w:p>
    <w:p w14:paraId="421C1C9E" w14:textId="77777777" w:rsidR="00953E35" w:rsidRPr="00965B49" w:rsidRDefault="00953E35" w:rsidP="00953E35"/>
    <w:p w14:paraId="4B82AAFF" w14:textId="77777777" w:rsidR="00953E35" w:rsidRPr="00965B49" w:rsidRDefault="00953E35" w:rsidP="00953E35">
      <w:r w:rsidRPr="00965B49">
        <w:t>Warlocks are magical practitioners that seek to understand darker, fel-based magics, including destructive spells. While many warlocks willingly follow the Burning Legion, there are those who work against it, using their magic to fight against evil. Warlocks have proven themselves to be powerful allies - as well as powerful foes.</w:t>
      </w:r>
    </w:p>
    <w:p w14:paraId="6EE6CB0E" w14:textId="77777777" w:rsidR="00953E35" w:rsidRDefault="00953E35" w:rsidP="00953E35">
      <w:r w:rsidRPr="00965B49">
        <w:t>In the face of demonic power, most heroes see death. Warlocks see only opportunity. Dominance is their aim, and they have found a path to it in the dark arts. These voracious spellcasters summon demonic minions to fight beside them. Warlocks can ignite distant enemies in searing flame, send them fleeing in terror and pain, or afflict them with corrupting diseases and curses that steal the victim’s vitality.</w:t>
      </w:r>
    </w:p>
    <w:p w14:paraId="2708D0CC" w14:textId="77777777" w:rsidR="00953E35" w:rsidRDefault="00953E35" w:rsidP="00953E35"/>
    <w:p w14:paraId="183EED91" w14:textId="77777777" w:rsidR="00953E35" w:rsidRPr="00953E35" w:rsidRDefault="00953E35" w:rsidP="00953E35">
      <w:pPr>
        <w:contextualSpacing/>
        <w:rPr>
          <w:rFonts w:eastAsia="Times New Roman" w:cstheme="minorHAnsi"/>
          <w:b/>
          <w:bCs/>
          <w:caps/>
          <w:color w:val="000000"/>
        </w:rPr>
      </w:pPr>
      <w:r w:rsidRPr="00953E35">
        <w:rPr>
          <w:rFonts w:eastAsia="Times New Roman" w:cstheme="minorHAnsi"/>
          <w:b/>
          <w:bCs/>
          <w:caps/>
          <w:color w:val="000000"/>
        </w:rPr>
        <w:t>Forbidden Mysteries</w:t>
      </w:r>
    </w:p>
    <w:p w14:paraId="412C83C8" w14:textId="77777777" w:rsidR="00953E35" w:rsidRDefault="00953E35" w:rsidP="00953E35">
      <w:r w:rsidRPr="00965B49">
        <w:t xml:space="preserve">Born of </w:t>
      </w:r>
      <w:r>
        <w:t>trafficking with fel magic</w:t>
      </w:r>
      <w:r w:rsidRPr="00965B49">
        <w:t xml:space="preserve">, warlocks are absolutely corrupt and unimaginably powerful. Their chaos magics have burnt out whole worlds and annihilated countless species over the </w:t>
      </w:r>
      <w:r>
        <w:t>eons</w:t>
      </w:r>
      <w:r w:rsidRPr="00965B49">
        <w:t xml:space="preserve">. </w:t>
      </w:r>
      <w:r>
        <w:t xml:space="preserve">The Eredar lord </w:t>
      </w:r>
      <w:r w:rsidRPr="00965B49">
        <w:t>Kil'jaeden taught the orcs the secrets of warlock magics, but the orcs could never master the powers of entropy and destruction as well the wicked Eredar. Under Archimonde's command, the warlocks serve as the Legi</w:t>
      </w:r>
      <w:r>
        <w:t>on's tacticians and strategists.</w:t>
      </w:r>
    </w:p>
    <w:p w14:paraId="63C85AA8" w14:textId="77777777" w:rsidR="00953E35" w:rsidRPr="00965B49" w:rsidRDefault="00953E35" w:rsidP="00953E35">
      <w:r w:rsidRPr="00965B49">
        <w:t xml:space="preserve">Warlocks peer into the Void without hesitation, leveraging the chaos they glimpse within to devastating ends in battle—their greatest abilities are fueled by the souls they’ve harvested from their victims. They exploit powerful Shadow magic to manipulate and degrade the minds and bodies of their enemies. They employ Fire magic, dropping hellish rain from the sky, to immolate the opposition. They summon and command </w:t>
      </w:r>
      <w:r>
        <w:t xml:space="preserve">otherwise </w:t>
      </w:r>
      <w:r w:rsidRPr="00965B49">
        <w:t>indomitable demons from the Twisting Nether to do their bidding, or even to be sacrificed as the Warlock sees fit, protecting the dark caster from harm.</w:t>
      </w:r>
    </w:p>
    <w:p w14:paraId="184AD86B" w14:textId="77777777" w:rsidR="00953E35" w:rsidRDefault="00953E35" w:rsidP="00953E35">
      <w:r w:rsidRPr="00965B49">
        <w:t xml:space="preserve">These practitioners of the profane are feared across Azeroth, and many who have felt their wrath now prefer to fight alongside a warlock than against one. Warlocks are common in both the Alliance and Horde, though in most cases they serve the Burning Legion while disguising their true loyalties. </w:t>
      </w:r>
    </w:p>
    <w:p w14:paraId="0A5D3E3E" w14:textId="77777777" w:rsidR="00953E35" w:rsidRPr="00965B49" w:rsidRDefault="00953E35" w:rsidP="00953E35"/>
    <w:p w14:paraId="36297AEF" w14:textId="77777777" w:rsidR="00953E35" w:rsidRPr="00953E35" w:rsidRDefault="00953E35" w:rsidP="00953E35">
      <w:pPr>
        <w:contextualSpacing/>
        <w:rPr>
          <w:rFonts w:eastAsia="Times New Roman" w:cstheme="minorHAnsi"/>
          <w:b/>
          <w:bCs/>
          <w:caps/>
          <w:color w:val="000000"/>
        </w:rPr>
      </w:pPr>
      <w:r w:rsidRPr="00953E35">
        <w:rPr>
          <w:rFonts w:eastAsia="Times New Roman" w:cstheme="minorHAnsi"/>
          <w:b/>
          <w:bCs/>
          <w:caps/>
          <w:color w:val="000000"/>
        </w:rPr>
        <w:t>Conjuring and Binding</w:t>
      </w:r>
    </w:p>
    <w:p w14:paraId="705DF551" w14:textId="77777777" w:rsidR="00953E35" w:rsidRPr="00965B49" w:rsidRDefault="00953E35" w:rsidP="00953E35">
      <w:r w:rsidRPr="00965B49">
        <w:lastRenderedPageBreak/>
        <w:t>Warlocks are the most volatile and insatiable of spellcasters. Though they often pledge themselves to the service of noble causes and are not innately evil, their desire to understand darker magics and exercise unwavering command over demonic forces breeds mistrust among even their closest allies.</w:t>
      </w:r>
    </w:p>
    <w:p w14:paraId="5F99241A" w14:textId="77777777" w:rsidR="00953E35" w:rsidRDefault="00953E35" w:rsidP="00953E35">
      <w:r w:rsidRPr="00965B49">
        <w:t>These dark casters burn and destroy weakened foes with a combination of crippling illnesses and dark magic. While their demon pets protect and enhance them, warlocks strike at their enemies from a distance. As physically weak spellcasters bereft of heavy armor, cunning warlocks allow their minions to take the brunt of enemy attacks in order to save their own skin.</w:t>
      </w:r>
    </w:p>
    <w:p w14:paraId="110AE712" w14:textId="77777777" w:rsidR="00AB25EF" w:rsidRPr="000D5DB5" w:rsidRDefault="00AB25EF">
      <w:pPr>
        <w:contextualSpacing/>
        <w:rPr>
          <w:rFonts w:eastAsia="Times New Roman" w:cstheme="minorHAnsi"/>
          <w:sz w:val="24"/>
          <w:szCs w:val="24"/>
        </w:rPr>
      </w:pPr>
    </w:p>
    <w:p w14:paraId="6A4F470C" w14:textId="77777777" w:rsidR="00AB25EF" w:rsidRPr="00953E35" w:rsidRDefault="00AB25EF">
      <w:pPr>
        <w:contextualSpacing/>
        <w:rPr>
          <w:rFonts w:eastAsia="Times New Roman" w:cstheme="minorHAnsi"/>
          <w:caps/>
          <w:sz w:val="24"/>
          <w:szCs w:val="24"/>
        </w:rPr>
      </w:pPr>
      <w:r w:rsidRPr="00953E35">
        <w:rPr>
          <w:rFonts w:eastAsia="Times New Roman" w:cstheme="minorHAnsi"/>
          <w:b/>
          <w:bCs/>
          <w:caps/>
          <w:color w:val="000000"/>
        </w:rPr>
        <w:t>CREATING A WARLOCK</w:t>
      </w:r>
    </w:p>
    <w:p w14:paraId="7E658952" w14:textId="77777777" w:rsidR="00953E35" w:rsidRPr="000D5DB5" w:rsidRDefault="00953E35" w:rsidP="00953E35">
      <w:pPr>
        <w:contextualSpacing/>
        <w:rPr>
          <w:rFonts w:eastAsia="Times New Roman" w:cstheme="minorHAnsi"/>
          <w:sz w:val="24"/>
          <w:szCs w:val="24"/>
        </w:rPr>
      </w:pPr>
      <w:r w:rsidRPr="000D5DB5">
        <w:rPr>
          <w:rFonts w:eastAsia="Times New Roman" w:cstheme="minorHAnsi"/>
          <w:color w:val="000000"/>
        </w:rPr>
        <w:t xml:space="preserve">Warlocks are arcane spellcasters who study dark arts and magics associated with demons and the Burning Legion. Due to this, they gain a very deeply tainted reputation due to their tendencies to traffic and deal with demons. Hiding in cellars and secret covens, warlocks are known for making secret pacts for permanent demonic companions that grow steadily in power so long as the warlock does. </w:t>
      </w:r>
    </w:p>
    <w:p w14:paraId="1852198F" w14:textId="77777777" w:rsidR="00953E35" w:rsidRDefault="00953E35" w:rsidP="00953E35">
      <w:pPr>
        <w:contextualSpacing/>
        <w:rPr>
          <w:rFonts w:eastAsia="Times New Roman" w:cstheme="minorHAnsi"/>
          <w:color w:val="000000"/>
        </w:rPr>
      </w:pPr>
      <w:r w:rsidRPr="000D5DB5">
        <w:rPr>
          <w:rFonts w:eastAsia="Times New Roman" w:cstheme="minorHAnsi"/>
          <w:color w:val="000000"/>
        </w:rPr>
        <w:t xml:space="preserve">Warlocks are common in both the Alliance and Horde, though in most cases they serve the Burning Legion while disguising their true loyalties. </w:t>
      </w:r>
    </w:p>
    <w:p w14:paraId="20AB45B6" w14:textId="77777777" w:rsidR="00953E35" w:rsidRDefault="00953E35" w:rsidP="00953E35">
      <w:r w:rsidRPr="00965B49">
        <w:t xml:space="preserve">When creating your warlock character, think about what led you to take up the powers of evil. Did you decide to beat the forces of evil at their own game? Were you seduced by dark forces? Do you view the fel as truly evil? </w:t>
      </w:r>
    </w:p>
    <w:p w14:paraId="659E2AE3" w14:textId="77777777" w:rsidR="00C01723" w:rsidRDefault="00953E35" w:rsidP="00953E35">
      <w:r w:rsidRPr="00965B49">
        <w:t xml:space="preserve">However you chose to follow the </w:t>
      </w:r>
      <w:r>
        <w:t>path of power</w:t>
      </w:r>
      <w:r w:rsidRPr="00965B49">
        <w:t>, think about what implications it has on your character, and how they are perceived by greater society. Most warlocks are shunned, and live as pariahs</w:t>
      </w:r>
      <w:r>
        <w:t>—</w:t>
      </w:r>
      <w:r w:rsidRPr="00965B49">
        <w:t>you could be a highly charismatic character, hiding your true talent for the dark arts</w:t>
      </w:r>
      <w:r>
        <w:t>, however, or might be justifying it to your followers and loved ones as fighting fire with fire.</w:t>
      </w:r>
    </w:p>
    <w:p w14:paraId="7FE02326" w14:textId="77777777" w:rsidR="00C01723" w:rsidRDefault="00C01723" w:rsidP="00953E35"/>
    <w:p w14:paraId="54B15D1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QUICK BUILD</w:t>
      </w:r>
    </w:p>
    <w:p w14:paraId="334D37F6" w14:textId="77777777" w:rsidR="00901B0C" w:rsidRPr="000D5DB5" w:rsidRDefault="00AB25EF" w:rsidP="00F74BFD">
      <w:pPr>
        <w:contextualSpacing/>
        <w:rPr>
          <w:rFonts w:eastAsia="Times New Roman" w:cstheme="minorHAnsi"/>
          <w:sz w:val="24"/>
          <w:szCs w:val="24"/>
        </w:rPr>
      </w:pPr>
      <w:r w:rsidRPr="000D5DB5">
        <w:rPr>
          <w:rFonts w:eastAsia="Times New Roman" w:cstheme="minorHAnsi"/>
          <w:color w:val="000000"/>
        </w:rPr>
        <w:t xml:space="preserve">You can make a warlock quickly by following these suggestions. First, Charisma should be your highest ability score, followed by Stamina. Second, choose the charlatan background. </w:t>
      </w:r>
      <w:r w:rsidR="00901B0C" w:rsidRPr="000D5DB5">
        <w:rPr>
          <w:rFonts w:eastAsia="Times New Roman" w:cstheme="minorHAnsi"/>
          <w:color w:val="000000"/>
        </w:rPr>
        <w:t xml:space="preserve">Second, choose the </w:t>
      </w:r>
      <w:r w:rsidR="00901B0C">
        <w:rPr>
          <w:rFonts w:eastAsia="Times New Roman" w:cstheme="minorHAnsi"/>
          <w:color w:val="000000"/>
        </w:rPr>
        <w:t>charlatan</w:t>
      </w:r>
      <w:r w:rsidR="00901B0C" w:rsidRPr="000D5DB5">
        <w:rPr>
          <w:rFonts w:eastAsia="Times New Roman" w:cstheme="minorHAnsi"/>
          <w:color w:val="000000"/>
        </w:rPr>
        <w:t xml:space="preserve"> background. Third, choose the </w:t>
      </w:r>
      <w:r w:rsidR="00901B0C" w:rsidRPr="008E6EC1">
        <w:rPr>
          <w:rFonts w:eastAsia="Times New Roman" w:cstheme="minorHAnsi"/>
          <w:i/>
          <w:iCs/>
          <w:color w:val="000000"/>
        </w:rPr>
        <w:t>light</w:t>
      </w:r>
      <w:r w:rsidR="00901B0C" w:rsidRPr="000D5DB5">
        <w:rPr>
          <w:rFonts w:eastAsia="Times New Roman" w:cstheme="minorHAnsi"/>
          <w:color w:val="000000"/>
        </w:rPr>
        <w:t xml:space="preserve">, </w:t>
      </w:r>
      <w:r w:rsidR="00901B0C" w:rsidRPr="008E6EC1">
        <w:rPr>
          <w:rFonts w:eastAsia="Times New Roman" w:cstheme="minorHAnsi"/>
          <w:i/>
          <w:iCs/>
          <w:color w:val="000000"/>
        </w:rPr>
        <w:t>fire</w:t>
      </w:r>
      <w:r w:rsidR="00F74BFD" w:rsidRPr="008E6EC1">
        <w:rPr>
          <w:rFonts w:eastAsia="Times New Roman" w:cstheme="minorHAnsi"/>
          <w:i/>
          <w:iCs/>
          <w:color w:val="000000"/>
        </w:rPr>
        <w:t xml:space="preserve"> </w:t>
      </w:r>
      <w:r w:rsidR="00901B0C" w:rsidRPr="008E6EC1">
        <w:rPr>
          <w:rFonts w:eastAsia="Times New Roman" w:cstheme="minorHAnsi"/>
          <w:i/>
          <w:iCs/>
          <w:color w:val="000000"/>
        </w:rPr>
        <w:t>bolt</w:t>
      </w:r>
      <w:r w:rsidR="00901B0C">
        <w:rPr>
          <w:rFonts w:eastAsia="Times New Roman" w:cstheme="minorHAnsi"/>
          <w:color w:val="000000"/>
        </w:rPr>
        <w:t xml:space="preserve">, </w:t>
      </w:r>
      <w:r w:rsidR="00901B0C" w:rsidRPr="000D5DB5">
        <w:rPr>
          <w:rFonts w:eastAsia="Times New Roman" w:cstheme="minorHAnsi"/>
          <w:color w:val="000000"/>
        </w:rPr>
        <w:t xml:space="preserve">and </w:t>
      </w:r>
      <w:r w:rsidR="00901B0C" w:rsidRPr="008E6EC1">
        <w:rPr>
          <w:rFonts w:eastAsia="Times New Roman" w:cstheme="minorHAnsi"/>
          <w:i/>
          <w:iCs/>
          <w:color w:val="000000"/>
        </w:rPr>
        <w:t>chill touch</w:t>
      </w:r>
      <w:r w:rsidR="00901B0C">
        <w:rPr>
          <w:rFonts w:eastAsia="Times New Roman" w:cstheme="minorHAnsi"/>
          <w:color w:val="000000"/>
        </w:rPr>
        <w:t xml:space="preserve"> </w:t>
      </w:r>
      <w:r w:rsidR="00901B0C" w:rsidRPr="000D5DB5">
        <w:rPr>
          <w:rFonts w:eastAsia="Times New Roman" w:cstheme="minorHAnsi"/>
          <w:color w:val="000000"/>
        </w:rPr>
        <w:t xml:space="preserve">cantrips, along with the following 1st-level spells for your </w:t>
      </w:r>
      <w:r w:rsidR="00901B0C">
        <w:rPr>
          <w:rFonts w:eastAsia="Times New Roman" w:cstheme="minorHAnsi"/>
          <w:color w:val="000000"/>
        </w:rPr>
        <w:t xml:space="preserve">grimoire: </w:t>
      </w:r>
      <w:r w:rsidR="00901B0C" w:rsidRPr="008E6EC1">
        <w:rPr>
          <w:rFonts w:eastAsia="Times New Roman" w:cstheme="minorHAnsi"/>
          <w:i/>
          <w:iCs/>
          <w:color w:val="000000"/>
        </w:rPr>
        <w:t xml:space="preserve">burning hands, charm </w:t>
      </w:r>
      <w:r w:rsidR="008E6EC1">
        <w:rPr>
          <w:rFonts w:eastAsia="Times New Roman" w:cstheme="minorHAnsi"/>
          <w:i/>
          <w:iCs/>
          <w:color w:val="000000"/>
        </w:rPr>
        <w:t>(</w:t>
      </w:r>
      <w:r w:rsidR="00901B0C" w:rsidRPr="008E6EC1">
        <w:rPr>
          <w:rFonts w:eastAsia="Times New Roman" w:cstheme="minorHAnsi"/>
          <w:i/>
          <w:iCs/>
          <w:color w:val="000000"/>
        </w:rPr>
        <w:t>fiends</w:t>
      </w:r>
      <w:r w:rsidR="008E6EC1">
        <w:rPr>
          <w:rFonts w:eastAsia="Times New Roman" w:cstheme="minorHAnsi"/>
          <w:i/>
          <w:iCs/>
          <w:color w:val="000000"/>
        </w:rPr>
        <w:t>)</w:t>
      </w:r>
      <w:r w:rsidR="00901B0C" w:rsidRPr="008E6EC1">
        <w:rPr>
          <w:rFonts w:eastAsia="Times New Roman" w:cstheme="minorHAnsi"/>
          <w:i/>
          <w:iCs/>
          <w:color w:val="000000"/>
        </w:rPr>
        <w:t xml:space="preserve">, chaos bolt, conjure </w:t>
      </w:r>
      <w:r w:rsidR="008E6EC1">
        <w:rPr>
          <w:rFonts w:eastAsia="Times New Roman" w:cstheme="minorHAnsi"/>
          <w:i/>
          <w:iCs/>
          <w:color w:val="000000"/>
        </w:rPr>
        <w:t>(</w:t>
      </w:r>
      <w:r w:rsidR="00901B0C" w:rsidRPr="008E6EC1">
        <w:rPr>
          <w:rFonts w:eastAsia="Times New Roman" w:cstheme="minorHAnsi"/>
          <w:i/>
          <w:iCs/>
          <w:color w:val="000000"/>
        </w:rPr>
        <w:t>fiends</w:t>
      </w:r>
      <w:r w:rsidR="008E6EC1">
        <w:rPr>
          <w:rFonts w:eastAsia="Times New Roman" w:cstheme="minorHAnsi"/>
          <w:i/>
          <w:iCs/>
          <w:color w:val="000000"/>
        </w:rPr>
        <w:t>)</w:t>
      </w:r>
      <w:r w:rsidR="00901B0C" w:rsidRPr="008E6EC1">
        <w:rPr>
          <w:rFonts w:eastAsia="Times New Roman" w:cstheme="minorHAnsi"/>
          <w:i/>
          <w:iCs/>
          <w:color w:val="000000"/>
        </w:rPr>
        <w:t>, immolate</w:t>
      </w:r>
      <w:r w:rsidR="00901B0C" w:rsidRPr="008E6EC1">
        <w:rPr>
          <w:rFonts w:eastAsia="Times New Roman" w:cstheme="minorHAnsi"/>
          <w:color w:val="000000"/>
        </w:rPr>
        <w:t>, and</w:t>
      </w:r>
      <w:r w:rsidR="00901B0C" w:rsidRPr="008E6EC1">
        <w:rPr>
          <w:rFonts w:eastAsia="Times New Roman" w:cstheme="minorHAnsi"/>
          <w:i/>
          <w:iCs/>
          <w:color w:val="000000"/>
        </w:rPr>
        <w:t xml:space="preserve"> sleep</w:t>
      </w:r>
      <w:r w:rsidR="00901B0C" w:rsidRPr="000D5DB5">
        <w:rPr>
          <w:rFonts w:eastAsia="Times New Roman" w:cstheme="minorHAnsi"/>
          <w:color w:val="000000"/>
        </w:rPr>
        <w:t>.</w:t>
      </w:r>
    </w:p>
    <w:p w14:paraId="3468B4D4" w14:textId="77777777" w:rsidR="00AB25EF" w:rsidRPr="000D5DB5" w:rsidRDefault="00AB25EF">
      <w:pPr>
        <w:contextualSpacing/>
        <w:rPr>
          <w:rFonts w:eastAsia="Times New Roman" w:cstheme="minorHAnsi"/>
          <w:sz w:val="24"/>
          <w:szCs w:val="24"/>
        </w:rPr>
      </w:pPr>
    </w:p>
    <w:p w14:paraId="2FEE086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59C513A9" w14:textId="77777777" w:rsidR="00AB25EF" w:rsidRDefault="00AB25EF">
      <w:pPr>
        <w:contextualSpacing/>
        <w:rPr>
          <w:rFonts w:eastAsia="Times New Roman" w:cstheme="minorHAnsi"/>
          <w:color w:val="000000"/>
        </w:rPr>
      </w:pPr>
      <w:r w:rsidRPr="000D5DB5">
        <w:rPr>
          <w:rFonts w:eastAsia="Times New Roman" w:cstheme="minorHAnsi"/>
          <w:color w:val="000000"/>
        </w:rPr>
        <w:t>As a warlock, you gain the following class features.</w:t>
      </w:r>
    </w:p>
    <w:p w14:paraId="789015BB" w14:textId="77777777" w:rsidR="00F31D0F" w:rsidRPr="000D5DB5" w:rsidRDefault="00F31D0F">
      <w:pPr>
        <w:contextualSpacing/>
        <w:rPr>
          <w:rFonts w:eastAsia="Times New Roman" w:cstheme="minorHAnsi"/>
          <w:sz w:val="24"/>
          <w:szCs w:val="24"/>
        </w:rPr>
      </w:pPr>
    </w:p>
    <w:p w14:paraId="4A9E90E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402901F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1d6 per warlock level</w:t>
      </w:r>
    </w:p>
    <w:p w14:paraId="003C849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6 + your Stamina modifier</w:t>
      </w:r>
    </w:p>
    <w:p w14:paraId="2CB69ED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Higher Levels: </w:t>
      </w:r>
      <w:r w:rsidRPr="000D5DB5">
        <w:rPr>
          <w:rFonts w:eastAsia="Times New Roman" w:cstheme="minorHAnsi"/>
          <w:color w:val="000000"/>
        </w:rPr>
        <w:t>1d6 (or 4) + your Stamina modifier per warlock level after 1st.</w:t>
      </w:r>
    </w:p>
    <w:p w14:paraId="74F89B16" w14:textId="77777777" w:rsidR="00AB25EF" w:rsidRPr="000D5DB5" w:rsidRDefault="00AB25EF">
      <w:pPr>
        <w:contextualSpacing/>
        <w:rPr>
          <w:rFonts w:eastAsia="Times New Roman" w:cstheme="minorHAnsi"/>
          <w:sz w:val="24"/>
          <w:szCs w:val="24"/>
        </w:rPr>
      </w:pPr>
    </w:p>
    <w:p w14:paraId="0062825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PROFICIENCIES</w:t>
      </w:r>
    </w:p>
    <w:p w14:paraId="5E2E49D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Armor: </w:t>
      </w:r>
      <w:r w:rsidRPr="000D5DB5">
        <w:rPr>
          <w:rFonts w:eastAsia="Times New Roman" w:cstheme="minorHAnsi"/>
          <w:color w:val="000000"/>
        </w:rPr>
        <w:t>None</w:t>
      </w:r>
    </w:p>
    <w:p w14:paraId="30D3DD4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Daggers, darts, slings, quarterstaffs, light crossbows</w:t>
      </w:r>
    </w:p>
    <w:p w14:paraId="4ADDC889"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None</w:t>
      </w:r>
    </w:p>
    <w:p w14:paraId="3963096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Saving Throws: </w:t>
      </w:r>
      <w:r w:rsidRPr="000D5DB5">
        <w:rPr>
          <w:rFonts w:eastAsia="Times New Roman" w:cstheme="minorHAnsi"/>
          <w:color w:val="000000"/>
        </w:rPr>
        <w:t>Charisma</w:t>
      </w:r>
      <w:r w:rsidR="006645CF">
        <w:rPr>
          <w:rFonts w:eastAsia="Times New Roman" w:cstheme="minorHAnsi"/>
          <w:color w:val="000000"/>
        </w:rPr>
        <w:t>, Spirit</w:t>
      </w:r>
    </w:p>
    <w:p w14:paraId="276BD7B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two from Arcana, Deception, Insight, Intimidation, Persuasion, and Religion</w:t>
      </w:r>
    </w:p>
    <w:p w14:paraId="6F4006AF" w14:textId="77777777" w:rsidR="00AB25EF" w:rsidRPr="000D5DB5" w:rsidRDefault="00AB25EF">
      <w:pPr>
        <w:contextualSpacing/>
        <w:rPr>
          <w:rFonts w:eastAsia="Times New Roman" w:cstheme="minorHAnsi"/>
          <w:sz w:val="24"/>
          <w:szCs w:val="24"/>
        </w:rPr>
      </w:pPr>
    </w:p>
    <w:p w14:paraId="064D5B0B"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EQUIPMENT</w:t>
      </w:r>
    </w:p>
    <w:p w14:paraId="60AA650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lastRenderedPageBreak/>
        <w:t>You start with the following equipment, in addition to the equipment granted by your background:</w:t>
      </w:r>
    </w:p>
    <w:p w14:paraId="03F28195" w14:textId="77777777" w:rsidR="00AB25EF" w:rsidRPr="000D5DB5" w:rsidRDefault="00AB25EF" w:rsidP="00FE7D01">
      <w:pPr>
        <w:numPr>
          <w:ilvl w:val="0"/>
          <w:numId w:val="30"/>
        </w:numPr>
        <w:ind w:left="0" w:firstLine="0"/>
        <w:contextualSpacing/>
        <w:textAlignment w:val="baseline"/>
        <w:rPr>
          <w:rFonts w:eastAsia="Times New Roman" w:cstheme="minorHAnsi"/>
          <w:color w:val="000000"/>
        </w:rPr>
      </w:pPr>
      <w:r w:rsidRPr="000D5DB5">
        <w:rPr>
          <w:rFonts w:eastAsia="Times New Roman" w:cstheme="minorHAnsi"/>
          <w:color w:val="000000"/>
        </w:rPr>
        <w:t>(a) a light crossbow and 20 bolts or (b) any simple weapon</w:t>
      </w:r>
    </w:p>
    <w:p w14:paraId="0961E1E9" w14:textId="77777777" w:rsidR="00AB25EF" w:rsidRPr="000D5DB5" w:rsidRDefault="00AB25EF" w:rsidP="00FE7D01">
      <w:pPr>
        <w:numPr>
          <w:ilvl w:val="0"/>
          <w:numId w:val="30"/>
        </w:numPr>
        <w:ind w:left="0" w:firstLine="0"/>
        <w:contextualSpacing/>
        <w:textAlignment w:val="baseline"/>
        <w:rPr>
          <w:rFonts w:eastAsia="Times New Roman" w:cstheme="minorHAnsi"/>
          <w:color w:val="000000"/>
        </w:rPr>
      </w:pPr>
      <w:r w:rsidRPr="000D5DB5">
        <w:rPr>
          <w:rFonts w:eastAsia="Times New Roman" w:cstheme="minorHAnsi"/>
          <w:color w:val="000000"/>
        </w:rPr>
        <w:t>(a) a component pouch or (b) an arcane focus</w:t>
      </w:r>
    </w:p>
    <w:p w14:paraId="0B2464A4" w14:textId="77777777" w:rsidR="00AB25EF" w:rsidRPr="000D5DB5" w:rsidRDefault="00AB25EF" w:rsidP="00FE7D01">
      <w:pPr>
        <w:numPr>
          <w:ilvl w:val="0"/>
          <w:numId w:val="30"/>
        </w:numPr>
        <w:ind w:left="0" w:firstLine="0"/>
        <w:contextualSpacing/>
        <w:textAlignment w:val="baseline"/>
        <w:rPr>
          <w:rFonts w:eastAsia="Times New Roman" w:cstheme="minorHAnsi"/>
          <w:color w:val="000000"/>
        </w:rPr>
      </w:pPr>
      <w:r w:rsidRPr="000D5DB5">
        <w:rPr>
          <w:rFonts w:eastAsia="Times New Roman" w:cstheme="minorHAnsi"/>
          <w:color w:val="000000"/>
        </w:rPr>
        <w:t>(a) a dungeoneer’s pack or (b) an explorer’s pack</w:t>
      </w:r>
    </w:p>
    <w:p w14:paraId="0E359583" w14:textId="77777777" w:rsidR="00AB25EF" w:rsidRPr="000D5DB5" w:rsidRDefault="00AB25EF" w:rsidP="00FE7D01">
      <w:pPr>
        <w:numPr>
          <w:ilvl w:val="0"/>
          <w:numId w:val="30"/>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Demonic grimoire </w:t>
      </w:r>
      <w:r w:rsidR="00044833">
        <w:rPr>
          <w:rFonts w:eastAsia="Times New Roman" w:cstheme="minorHAnsi"/>
          <w:color w:val="000000"/>
        </w:rPr>
        <w:t>(</w:t>
      </w:r>
      <w:r w:rsidRPr="000D5DB5">
        <w:rPr>
          <w:rFonts w:eastAsia="Times New Roman" w:cstheme="minorHAnsi"/>
          <w:color w:val="000000"/>
        </w:rPr>
        <w:t>spellbook</w:t>
      </w:r>
      <w:r w:rsidR="00044833">
        <w:rPr>
          <w:rFonts w:eastAsia="Times New Roman" w:cstheme="minorHAnsi"/>
          <w:color w:val="000000"/>
        </w:rPr>
        <w:t>)</w:t>
      </w:r>
    </w:p>
    <w:p w14:paraId="38B58354" w14:textId="77777777" w:rsidR="000B097B" w:rsidRDefault="000B097B" w:rsidP="00E95E1F"/>
    <w:p w14:paraId="267C04F5" w14:textId="77777777" w:rsidR="00AB25EF" w:rsidRPr="00E95E1F" w:rsidRDefault="00AB25EF" w:rsidP="00E95E1F">
      <w:pPr>
        <w:rPr>
          <w:b/>
          <w:bCs/>
          <w:sz w:val="24"/>
          <w:szCs w:val="24"/>
        </w:rPr>
      </w:pPr>
      <w:r w:rsidRPr="00E95E1F">
        <w:rPr>
          <w:b/>
          <w:bCs/>
        </w:rPr>
        <w:t xml:space="preserve">Warlock Class </w:t>
      </w:r>
    </w:p>
    <w:p w14:paraId="7ED703DE" w14:textId="77777777" w:rsidR="00AB25EF" w:rsidRPr="000D5DB5" w:rsidRDefault="00A926B3">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Pr="000D5DB5">
        <w:rPr>
          <w:rFonts w:eastAsia="Times New Roman" w:cstheme="minorHAnsi"/>
          <w:b/>
          <w:bCs/>
          <w:color w:val="000000"/>
        </w:rPr>
        <w:t>Proficiency</w:t>
      </w:r>
      <w:r>
        <w:rPr>
          <w:rFonts w:eastAsia="Times New Roman" w:cstheme="minorHAnsi"/>
          <w:b/>
          <w:bCs/>
          <w:color w:val="000000"/>
        </w:rPr>
        <w:tab/>
      </w:r>
      <w:r w:rsidR="00AB25EF" w:rsidRPr="000D5DB5">
        <w:rPr>
          <w:rFonts w:eastAsia="Times New Roman" w:cstheme="minorHAnsi"/>
          <w:b/>
          <w:bCs/>
          <w:color w:val="000000"/>
        </w:rPr>
        <w:t>Features</w:t>
      </w:r>
      <w:r w:rsidR="00A520D0">
        <w:rPr>
          <w:rFonts w:eastAsia="Times New Roman" w:cstheme="minorHAnsi"/>
          <w:b/>
          <w:bCs/>
          <w:color w:val="000000"/>
        </w:rPr>
        <w:tab/>
      </w:r>
      <w:r w:rsidR="00A520D0">
        <w:rPr>
          <w:rFonts w:eastAsia="Times New Roman" w:cstheme="minorHAnsi"/>
          <w:b/>
          <w:bCs/>
          <w:color w:val="000000"/>
        </w:rPr>
        <w:tab/>
      </w:r>
      <w:r w:rsidR="00B62344">
        <w:rPr>
          <w:rFonts w:eastAsia="Times New Roman" w:cstheme="minorHAnsi"/>
          <w:b/>
          <w:bCs/>
          <w:color w:val="000000"/>
        </w:rPr>
        <w:tab/>
      </w:r>
      <w:r w:rsidR="00B62344">
        <w:rPr>
          <w:rFonts w:eastAsia="Times New Roman" w:cstheme="minorHAnsi"/>
          <w:b/>
          <w:bCs/>
          <w:color w:val="000000"/>
        </w:rPr>
        <w:tab/>
      </w:r>
      <w:r w:rsidR="00B62344">
        <w:rPr>
          <w:rFonts w:eastAsia="Times New Roman" w:cstheme="minorHAnsi"/>
          <w:b/>
          <w:bCs/>
          <w:color w:val="000000"/>
        </w:rPr>
        <w:tab/>
        <w:t>Caster level (Spell level)</w:t>
      </w:r>
    </w:p>
    <w:p w14:paraId="19BC45D3" w14:textId="77777777" w:rsidR="00B62344" w:rsidRDefault="00A926B3">
      <w:pPr>
        <w:contextualSpacing/>
        <w:rPr>
          <w:rFonts w:eastAsia="Times New Roman" w:cstheme="minorHAnsi"/>
          <w:color w:val="000000"/>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CE427A">
        <w:rPr>
          <w:rFonts w:eastAsia="Times New Roman" w:cstheme="minorHAnsi"/>
          <w:color w:val="000000"/>
        </w:rPr>
        <w:t xml:space="preserve">Eredun, </w:t>
      </w:r>
      <w:r w:rsidR="00AB25EF" w:rsidRPr="000D5DB5">
        <w:rPr>
          <w:rFonts w:eastAsia="Times New Roman" w:cstheme="minorHAnsi"/>
          <w:color w:val="000000"/>
        </w:rPr>
        <w:t xml:space="preserve">Demonic Studies, </w:t>
      </w:r>
      <w:r w:rsidR="00CE427A">
        <w:rPr>
          <w:rFonts w:eastAsia="Times New Roman" w:cstheme="minorHAnsi"/>
          <w:color w:val="000000"/>
        </w:rPr>
        <w:t>D</w:t>
      </w:r>
      <w:r w:rsidR="00CE427A" w:rsidRPr="000D5DB5">
        <w:rPr>
          <w:rFonts w:eastAsia="Times New Roman" w:cstheme="minorHAnsi"/>
          <w:color w:val="000000"/>
        </w:rPr>
        <w:t xml:space="preserve">emonic </w:t>
      </w:r>
      <w:r w:rsidR="00CE427A">
        <w:rPr>
          <w:rFonts w:eastAsia="Times New Roman" w:cstheme="minorHAnsi"/>
          <w:color w:val="000000"/>
        </w:rPr>
        <w:t>I</w:t>
      </w:r>
      <w:r w:rsidR="00CE427A" w:rsidRPr="000D5DB5">
        <w:rPr>
          <w:rFonts w:eastAsia="Times New Roman" w:cstheme="minorHAnsi"/>
          <w:color w:val="000000"/>
        </w:rPr>
        <w:t>nvocation</w:t>
      </w:r>
      <w:r w:rsidR="00AB25EF" w:rsidRPr="000D5DB5">
        <w:rPr>
          <w:rFonts w:eastAsia="Times New Roman" w:cstheme="minorHAnsi"/>
          <w:color w:val="000000"/>
        </w:rPr>
        <w:t xml:space="preserve">, </w:t>
      </w:r>
      <w:r w:rsidR="00B62344">
        <w:rPr>
          <w:rFonts w:eastAsia="Times New Roman" w:cstheme="minorHAnsi"/>
          <w:color w:val="000000"/>
        </w:rPr>
        <w:tab/>
        <w:t>1 (1st)</w:t>
      </w:r>
    </w:p>
    <w:p w14:paraId="66CF71F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Spellcasting</w:t>
      </w:r>
      <w:r w:rsidR="00CE427A">
        <w:rPr>
          <w:rFonts w:eastAsia="Times New Roman" w:cstheme="minorHAnsi"/>
          <w:color w:val="000000"/>
        </w:rPr>
        <w:t xml:space="preserve"> </w:t>
      </w:r>
    </w:p>
    <w:p w14:paraId="3F53E10E"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2nd</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Soul </w:t>
      </w:r>
      <w:r w:rsidR="00A520D0" w:rsidRPr="000D5DB5">
        <w:rPr>
          <w:rFonts w:eastAsia="Times New Roman" w:cstheme="minorHAnsi"/>
          <w:color w:val="000000"/>
        </w:rPr>
        <w:t>Shards</w:t>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2 (1st)</w:t>
      </w:r>
    </w:p>
    <w:p w14:paraId="0FEDA523"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3rd</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2021C8" w:rsidRPr="000D5DB5">
        <w:rPr>
          <w:rFonts w:eastAsia="Times New Roman" w:cstheme="minorHAnsi"/>
          <w:color w:val="000000"/>
        </w:rPr>
        <w:t>Warlock Focus</w:t>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3 (2nd)</w:t>
      </w:r>
    </w:p>
    <w:p w14:paraId="2AE4FB65"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4th</w:t>
      </w:r>
      <w:r>
        <w:rPr>
          <w:rFonts w:eastAsia="Times New Roman" w:cstheme="minorHAnsi"/>
          <w:color w:val="000000"/>
        </w:rPr>
        <w:tab/>
      </w:r>
      <w:r w:rsidR="00AB25EF" w:rsidRPr="000D5DB5">
        <w:rPr>
          <w:rFonts w:eastAsia="Times New Roman" w:cstheme="minorHAnsi"/>
          <w:color w:val="000000"/>
        </w:rPr>
        <w:t>+</w:t>
      </w:r>
      <w:r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4 (2nd)</w:t>
      </w:r>
    </w:p>
    <w:p w14:paraId="2D8D16B4"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5th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520D0">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5 (3rd)</w:t>
      </w:r>
    </w:p>
    <w:p w14:paraId="18ACB609"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6th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Demonic Study Feature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ab/>
        <w:t>6 (3rd)</w:t>
      </w:r>
    </w:p>
    <w:p w14:paraId="34D0250D"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7th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7 (4th)</w:t>
      </w:r>
    </w:p>
    <w:p w14:paraId="302A3CE3"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8th</w:t>
      </w:r>
      <w:r>
        <w:rPr>
          <w:rFonts w:eastAsia="Times New Roman" w:cstheme="minorHAnsi"/>
          <w:color w:val="000000"/>
        </w:rPr>
        <w:tab/>
      </w:r>
      <w:r w:rsidR="00AB25EF" w:rsidRPr="000D5DB5">
        <w:rPr>
          <w:rFonts w:eastAsia="Times New Roman" w:cstheme="minorHAnsi"/>
          <w:color w:val="000000"/>
        </w:rPr>
        <w:t>+3</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8 (4th)</w:t>
      </w:r>
    </w:p>
    <w:p w14:paraId="5F6EB026"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9th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520D0">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9 (5th)</w:t>
      </w:r>
    </w:p>
    <w:p w14:paraId="346879EC"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10th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896E73">
        <w:rPr>
          <w:rFonts w:eastAsia="Times New Roman" w:cstheme="minorHAnsi"/>
          <w:color w:val="000000"/>
        </w:rPr>
        <w:t>Fiendish Barter</w:t>
      </w:r>
      <w:r w:rsidR="00896E73">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10 (5th)</w:t>
      </w:r>
    </w:p>
    <w:p w14:paraId="271A1D97"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11th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11 (6th)</w:t>
      </w:r>
    </w:p>
    <w:p w14:paraId="2FEDEEF1"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12th</w:t>
      </w:r>
      <w:r>
        <w:rPr>
          <w:rFonts w:eastAsia="Times New Roman" w:cstheme="minorHAnsi"/>
          <w:color w:val="000000"/>
        </w:rPr>
        <w:tab/>
      </w:r>
      <w:r w:rsidR="00AB25EF" w:rsidRPr="000D5DB5">
        <w:rPr>
          <w:rFonts w:eastAsia="Times New Roman" w:cstheme="minorHAnsi"/>
          <w:color w:val="000000"/>
        </w:rPr>
        <w:t>+4</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12 (6th)</w:t>
      </w:r>
    </w:p>
    <w:p w14:paraId="55F45928"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13th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13 (7th)</w:t>
      </w:r>
    </w:p>
    <w:p w14:paraId="1A0D49EC"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14th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Demonic Study </w:t>
      </w:r>
      <w:r w:rsidR="00A520D0" w:rsidRPr="000D5DB5">
        <w:rPr>
          <w:rFonts w:eastAsia="Times New Roman" w:cstheme="minorHAnsi"/>
          <w:color w:val="000000"/>
        </w:rPr>
        <w:t>Feature</w:t>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14 (7th)</w:t>
      </w:r>
    </w:p>
    <w:p w14:paraId="0AD995EA"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15th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15 (8th)</w:t>
      </w:r>
    </w:p>
    <w:p w14:paraId="5858E7CE"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16th</w:t>
      </w:r>
      <w:r>
        <w:rPr>
          <w:rFonts w:eastAsia="Times New Roman" w:cstheme="minorHAnsi"/>
          <w:color w:val="000000"/>
        </w:rPr>
        <w:tab/>
      </w:r>
      <w:r w:rsidR="00AB25EF" w:rsidRPr="000D5DB5">
        <w:rPr>
          <w:rFonts w:eastAsia="Times New Roman" w:cstheme="minorHAnsi"/>
          <w:color w:val="000000"/>
        </w:rPr>
        <w:t>+5</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 xml:space="preserve">Ability Score </w:t>
      </w:r>
      <w:r w:rsidR="00A520D0" w:rsidRPr="000D5DB5">
        <w:rPr>
          <w:rFonts w:eastAsia="Times New Roman" w:cstheme="minorHAnsi"/>
          <w:color w:val="000000"/>
        </w:rPr>
        <w:t>Improvement</w:t>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16 (8th)</w:t>
      </w:r>
    </w:p>
    <w:p w14:paraId="65C1B3B5"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17th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w:t>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r>
      <w:r w:rsidR="00B62344">
        <w:rPr>
          <w:rFonts w:eastAsia="Times New Roman" w:cstheme="minorHAnsi"/>
          <w:color w:val="000000"/>
        </w:rPr>
        <w:tab/>
        <w:t>17 (9th)</w:t>
      </w:r>
    </w:p>
    <w:p w14:paraId="531819D8"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18th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Demonic Study Feature</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ab/>
        <w:t>18 (9th)</w:t>
      </w:r>
    </w:p>
    <w:p w14:paraId="5EA44D4E"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19th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Ability Score Improvement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19 (9th)</w:t>
      </w:r>
    </w:p>
    <w:p w14:paraId="6036A15F" w14:textId="77777777" w:rsidR="00AB25EF" w:rsidRPr="000D5DB5" w:rsidRDefault="00A926B3">
      <w:pPr>
        <w:contextualSpacing/>
        <w:rPr>
          <w:rFonts w:eastAsia="Times New Roman" w:cstheme="minorHAnsi"/>
          <w:sz w:val="24"/>
          <w:szCs w:val="24"/>
        </w:rPr>
      </w:pPr>
      <w:r w:rsidRPr="000D5DB5">
        <w:rPr>
          <w:rFonts w:eastAsia="Times New Roman" w:cstheme="minorHAnsi"/>
          <w:color w:val="000000"/>
        </w:rPr>
        <w:t>20th</w:t>
      </w:r>
      <w:r>
        <w:rPr>
          <w:rFonts w:eastAsia="Times New Roman" w:cstheme="minorHAnsi"/>
          <w:color w:val="000000"/>
        </w:rPr>
        <w:tab/>
      </w:r>
      <w:r w:rsidR="00AB25EF" w:rsidRPr="000D5DB5">
        <w:rPr>
          <w:rFonts w:eastAsia="Times New Roman" w:cstheme="minorHAnsi"/>
          <w:color w:val="000000"/>
        </w:rPr>
        <w:t>+6</w:t>
      </w:r>
      <w:r>
        <w:rPr>
          <w:rFonts w:eastAsia="Times New Roman" w:cstheme="minorHAnsi"/>
          <w:color w:val="000000"/>
        </w:rPr>
        <w:tab/>
      </w:r>
      <w:r>
        <w:rPr>
          <w:rFonts w:eastAsia="Times New Roman" w:cstheme="minorHAnsi"/>
          <w:color w:val="000000"/>
        </w:rPr>
        <w:tab/>
      </w:r>
      <w:r w:rsidR="00AB25EF" w:rsidRPr="000D5DB5">
        <w:rPr>
          <w:rFonts w:eastAsia="Times New Roman" w:cstheme="minorHAnsi"/>
          <w:color w:val="000000"/>
        </w:rPr>
        <w:t>Soul Vault</w:t>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A520D0">
        <w:rPr>
          <w:rFonts w:eastAsia="Times New Roman" w:cstheme="minorHAnsi"/>
          <w:color w:val="000000"/>
        </w:rPr>
        <w:tab/>
      </w:r>
      <w:r w:rsidR="00B62344">
        <w:rPr>
          <w:rFonts w:eastAsia="Times New Roman" w:cstheme="minorHAnsi"/>
          <w:color w:val="000000"/>
        </w:rPr>
        <w:t>20 (9th)</w:t>
      </w:r>
    </w:p>
    <w:p w14:paraId="2AD992E7" w14:textId="77777777" w:rsidR="00AB25EF" w:rsidRDefault="00AB25EF">
      <w:pPr>
        <w:contextualSpacing/>
        <w:rPr>
          <w:rFonts w:eastAsia="Times New Roman" w:cstheme="minorHAnsi"/>
          <w:sz w:val="24"/>
          <w:szCs w:val="24"/>
        </w:rPr>
      </w:pPr>
    </w:p>
    <w:p w14:paraId="77E57624" w14:textId="77777777" w:rsidR="00CE427A" w:rsidRPr="000D5DB5" w:rsidRDefault="00CE427A">
      <w:pPr>
        <w:contextualSpacing/>
        <w:rPr>
          <w:rFonts w:eastAsia="Times New Roman" w:cstheme="minorHAnsi"/>
          <w:sz w:val="24"/>
          <w:szCs w:val="24"/>
        </w:rPr>
      </w:pPr>
      <w:r>
        <w:rPr>
          <w:rFonts w:eastAsia="Times New Roman" w:cstheme="minorHAnsi"/>
          <w:b/>
          <w:bCs/>
          <w:color w:val="000000"/>
        </w:rPr>
        <w:t>Eredun</w:t>
      </w:r>
    </w:p>
    <w:p w14:paraId="38F23532" w14:textId="77777777" w:rsidR="00CE427A" w:rsidRPr="000D5DB5" w:rsidRDefault="00CE427A">
      <w:pPr>
        <w:contextualSpacing/>
        <w:rPr>
          <w:rFonts w:eastAsia="Times New Roman" w:cstheme="minorHAnsi"/>
          <w:sz w:val="24"/>
          <w:szCs w:val="24"/>
        </w:rPr>
      </w:pPr>
      <w:r w:rsidRPr="000D5DB5">
        <w:rPr>
          <w:rFonts w:eastAsia="Times New Roman" w:cstheme="minorHAnsi"/>
          <w:color w:val="000000"/>
        </w:rPr>
        <w:t xml:space="preserve">You know </w:t>
      </w:r>
      <w:r>
        <w:rPr>
          <w:rFonts w:eastAsia="Times New Roman" w:cstheme="minorHAnsi"/>
          <w:color w:val="000000"/>
        </w:rPr>
        <w:t>Eredun</w:t>
      </w:r>
      <w:r w:rsidRPr="000D5DB5">
        <w:rPr>
          <w:rFonts w:eastAsia="Times New Roman" w:cstheme="minorHAnsi"/>
          <w:color w:val="000000"/>
        </w:rPr>
        <w:t xml:space="preserve">, the language of </w:t>
      </w:r>
      <w:r>
        <w:rPr>
          <w:rFonts w:eastAsia="Times New Roman" w:cstheme="minorHAnsi"/>
          <w:color w:val="000000"/>
        </w:rPr>
        <w:t xml:space="preserve">fiends </w:t>
      </w:r>
      <w:r w:rsidRPr="000D5DB5">
        <w:rPr>
          <w:rFonts w:eastAsia="Times New Roman" w:cstheme="minorHAnsi"/>
          <w:color w:val="000000"/>
        </w:rPr>
        <w:t xml:space="preserve">and </w:t>
      </w:r>
      <w:r>
        <w:rPr>
          <w:rFonts w:eastAsia="Times New Roman" w:cstheme="minorHAnsi"/>
          <w:color w:val="000000"/>
        </w:rPr>
        <w:t>the Burning Legion</w:t>
      </w:r>
      <w:r w:rsidRPr="000D5DB5">
        <w:rPr>
          <w:rFonts w:eastAsia="Times New Roman" w:cstheme="minorHAnsi"/>
          <w:color w:val="000000"/>
        </w:rPr>
        <w:t>. You can speak the language</w:t>
      </w:r>
      <w:r w:rsidR="00831D58">
        <w:rPr>
          <w:rFonts w:eastAsia="Times New Roman" w:cstheme="minorHAnsi"/>
          <w:color w:val="000000"/>
        </w:rPr>
        <w:t>, and</w:t>
      </w:r>
      <w:r w:rsidRPr="000D5DB5">
        <w:rPr>
          <w:rFonts w:eastAsia="Times New Roman" w:cstheme="minorHAnsi"/>
          <w:color w:val="000000"/>
        </w:rPr>
        <w:t xml:space="preserve"> </w:t>
      </w:r>
      <w:r>
        <w:rPr>
          <w:rFonts w:eastAsia="Times New Roman" w:cstheme="minorHAnsi"/>
          <w:color w:val="000000"/>
        </w:rPr>
        <w:t>do not suffer any penalty from its curse</w:t>
      </w:r>
      <w:r w:rsidRPr="000D5DB5">
        <w:rPr>
          <w:rFonts w:eastAsia="Times New Roman" w:cstheme="minorHAnsi"/>
          <w:color w:val="000000"/>
        </w:rPr>
        <w:t xml:space="preserve">. If you can speak </w:t>
      </w:r>
      <w:r>
        <w:rPr>
          <w:rFonts w:eastAsia="Times New Roman" w:cstheme="minorHAnsi"/>
          <w:color w:val="000000"/>
        </w:rPr>
        <w:t>Eredun</w:t>
      </w:r>
      <w:r w:rsidRPr="000D5DB5">
        <w:rPr>
          <w:rFonts w:eastAsia="Times New Roman" w:cstheme="minorHAnsi"/>
          <w:color w:val="000000"/>
        </w:rPr>
        <w:t xml:space="preserve">, you can communicate with all other </w:t>
      </w:r>
      <w:r>
        <w:rPr>
          <w:rFonts w:eastAsia="Times New Roman" w:cstheme="minorHAnsi"/>
          <w:color w:val="000000"/>
        </w:rPr>
        <w:t xml:space="preserve">warlocks </w:t>
      </w:r>
      <w:r w:rsidRPr="000D5DB5">
        <w:rPr>
          <w:rFonts w:eastAsia="Times New Roman" w:cstheme="minorHAnsi"/>
          <w:color w:val="000000"/>
        </w:rPr>
        <w:t xml:space="preserve">and </w:t>
      </w:r>
      <w:r>
        <w:rPr>
          <w:rFonts w:eastAsia="Times New Roman" w:cstheme="minorHAnsi"/>
          <w:color w:val="000000"/>
        </w:rPr>
        <w:t>fiends</w:t>
      </w:r>
      <w:r w:rsidRPr="000D5DB5">
        <w:rPr>
          <w:rFonts w:eastAsia="Times New Roman" w:cstheme="minorHAnsi"/>
          <w:color w:val="000000"/>
        </w:rPr>
        <w:t>, even if you don’t otherwise share a language.</w:t>
      </w:r>
    </w:p>
    <w:p w14:paraId="3EEF8B37" w14:textId="77777777" w:rsidR="00CE427A" w:rsidRDefault="00CE427A">
      <w:pPr>
        <w:contextualSpacing/>
        <w:rPr>
          <w:rFonts w:eastAsia="Times New Roman" w:cstheme="minorHAnsi"/>
          <w:sz w:val="24"/>
          <w:szCs w:val="24"/>
        </w:rPr>
      </w:pPr>
      <w:r w:rsidRPr="000D5DB5">
        <w:rPr>
          <w:rFonts w:eastAsia="Times New Roman" w:cstheme="minorHAnsi"/>
          <w:color w:val="000000"/>
        </w:rPr>
        <w:t xml:space="preserve">However, </w:t>
      </w:r>
      <w:r>
        <w:rPr>
          <w:rFonts w:eastAsia="Times New Roman" w:cstheme="minorHAnsi"/>
          <w:color w:val="000000"/>
        </w:rPr>
        <w:t xml:space="preserve">you </w:t>
      </w:r>
      <w:r w:rsidRPr="000D5DB5">
        <w:rPr>
          <w:rFonts w:eastAsia="Times New Roman" w:cstheme="minorHAnsi"/>
          <w:color w:val="000000"/>
        </w:rPr>
        <w:t>are (due to demonic promises) often more likely than others to seek out pacts willingly.</w:t>
      </w:r>
    </w:p>
    <w:p w14:paraId="06BCA4D6" w14:textId="77777777" w:rsidR="00CE427A" w:rsidRPr="000D5DB5" w:rsidRDefault="00CE427A">
      <w:pPr>
        <w:contextualSpacing/>
        <w:rPr>
          <w:rFonts w:eastAsia="Times New Roman" w:cstheme="minorHAnsi"/>
          <w:sz w:val="24"/>
          <w:szCs w:val="24"/>
        </w:rPr>
      </w:pPr>
    </w:p>
    <w:p w14:paraId="0E0C4FC8"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Demonic Studies</w:t>
      </w:r>
    </w:p>
    <w:p w14:paraId="095D5B50" w14:textId="77777777" w:rsidR="00AB25EF" w:rsidRPr="000D5DB5" w:rsidRDefault="00AB25EF" w:rsidP="004F5D1D">
      <w:pPr>
        <w:contextualSpacing/>
        <w:rPr>
          <w:rFonts w:eastAsia="Times New Roman" w:cstheme="minorHAnsi"/>
          <w:sz w:val="24"/>
          <w:szCs w:val="24"/>
        </w:rPr>
      </w:pPr>
      <w:r w:rsidRPr="000D5DB5">
        <w:rPr>
          <w:rFonts w:eastAsia="Times New Roman" w:cstheme="minorHAnsi"/>
          <w:color w:val="000000"/>
        </w:rPr>
        <w:t xml:space="preserve">Starting at 1st level, </w:t>
      </w:r>
      <w:r w:rsidR="00CE427A">
        <w:rPr>
          <w:rFonts w:eastAsia="Times New Roman" w:cstheme="minorHAnsi"/>
          <w:color w:val="000000"/>
        </w:rPr>
        <w:t>t</w:t>
      </w:r>
      <w:r w:rsidR="00CE427A" w:rsidRPr="000D5DB5">
        <w:rPr>
          <w:rFonts w:eastAsia="Times New Roman" w:cstheme="minorHAnsi"/>
          <w:color w:val="000000"/>
        </w:rPr>
        <w:t xml:space="preserve">he </w:t>
      </w:r>
      <w:r w:rsidRPr="000D5DB5">
        <w:rPr>
          <w:rFonts w:eastAsia="Times New Roman" w:cstheme="minorHAnsi"/>
          <w:color w:val="000000"/>
        </w:rPr>
        <w:t xml:space="preserve">warlock is also initiated into a warlock circle. You may choose a demonic study, which describes the way you take to power. You can choose Affliction, the path of the withering magical casters, Demonology, who focus on their demonic allies and improving them, or Destruction, who summons Hellfire </w:t>
      </w:r>
      <w:r w:rsidR="004F5D1D">
        <w:rPr>
          <w:rFonts w:eastAsia="Times New Roman" w:cstheme="minorHAnsi"/>
          <w:color w:val="000000"/>
        </w:rPr>
        <w:t>upon their foes</w:t>
      </w:r>
      <w:r w:rsidRPr="000D5DB5">
        <w:rPr>
          <w:rFonts w:eastAsia="Times New Roman" w:cstheme="minorHAnsi"/>
          <w:color w:val="000000"/>
        </w:rPr>
        <w:t>. Your choice grants you features when you choose it at 1st level and again at 6th, 14th, and 18th level.</w:t>
      </w:r>
    </w:p>
    <w:p w14:paraId="5D84D39E" w14:textId="77777777" w:rsidR="00CE427A" w:rsidRPr="000D5DB5" w:rsidRDefault="00CE427A">
      <w:pPr>
        <w:contextualSpacing/>
        <w:rPr>
          <w:rFonts w:eastAsia="Times New Roman" w:cstheme="minorHAnsi"/>
          <w:sz w:val="24"/>
          <w:szCs w:val="24"/>
        </w:rPr>
      </w:pPr>
    </w:p>
    <w:p w14:paraId="4BB74025"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Demonic Invocation</w:t>
      </w:r>
    </w:p>
    <w:p w14:paraId="1BF228E5" w14:textId="7B99F159" w:rsidR="00422652" w:rsidRDefault="00422652">
      <w:pPr>
        <w:contextualSpacing/>
        <w:rPr>
          <w:ins w:id="2150" w:author="Admin" w:date="2021-08-22T05:25:00Z"/>
          <w:rFonts w:eastAsia="Times New Roman" w:cstheme="minorHAnsi"/>
          <w:color w:val="000000"/>
        </w:rPr>
      </w:pPr>
      <w:ins w:id="2151" w:author="Admin" w:date="2021-08-22T05:25:00Z">
        <w:r w:rsidRPr="0033692B">
          <w:rPr>
            <w:rFonts w:eastAsia="Times New Roman" w:cstheme="minorHAnsi"/>
            <w:color w:val="000000"/>
          </w:rPr>
          <w:t xml:space="preserve">Starting at </w:t>
        </w:r>
        <w:r>
          <w:rPr>
            <w:rFonts w:eastAsia="Times New Roman" w:cstheme="minorHAnsi"/>
            <w:color w:val="000000"/>
          </w:rPr>
          <w:t xml:space="preserve">1st </w:t>
        </w:r>
        <w:r w:rsidRPr="0033692B">
          <w:rPr>
            <w:rFonts w:eastAsia="Times New Roman" w:cstheme="minorHAnsi"/>
            <w:color w:val="000000"/>
          </w:rPr>
          <w:t xml:space="preserve">level, you may rapidly recover your mana by </w:t>
        </w:r>
        <w:r>
          <w:rPr>
            <w:rFonts w:eastAsia="Times New Roman" w:cstheme="minorHAnsi"/>
            <w:color w:val="000000"/>
          </w:rPr>
          <w:t>invoking demonic energies</w:t>
        </w:r>
        <w:r w:rsidRPr="0033692B">
          <w:rPr>
            <w:rFonts w:eastAsia="Times New Roman" w:cstheme="minorHAnsi"/>
            <w:color w:val="000000"/>
          </w:rPr>
          <w:t xml:space="preserve">. You can use your action and bonus action on your turn to regain </w:t>
        </w:r>
        <w:r>
          <w:rPr>
            <w:rFonts w:eastAsia="Times New Roman" w:cstheme="minorHAnsi"/>
            <w:color w:val="000000"/>
          </w:rPr>
          <w:t xml:space="preserve">up to 20 </w:t>
        </w:r>
        <w:r w:rsidRPr="0033692B">
          <w:rPr>
            <w:rFonts w:eastAsia="Times New Roman" w:cstheme="minorHAnsi"/>
            <w:color w:val="000000"/>
          </w:rPr>
          <w:t xml:space="preserve">mana </w:t>
        </w:r>
        <w:r>
          <w:rPr>
            <w:rFonts w:eastAsia="Times New Roman" w:cstheme="minorHAnsi"/>
            <w:color w:val="000000"/>
          </w:rPr>
          <w:t>points</w:t>
        </w:r>
        <w:r w:rsidRPr="0033692B">
          <w:rPr>
            <w:rFonts w:eastAsia="Times New Roman" w:cstheme="minorHAnsi"/>
            <w:color w:val="000000"/>
          </w:rPr>
          <w:t xml:space="preserve">. </w:t>
        </w:r>
      </w:ins>
    </w:p>
    <w:p w14:paraId="341787B9" w14:textId="5E74FE88" w:rsidR="00422652" w:rsidRDefault="00422652">
      <w:pPr>
        <w:contextualSpacing/>
        <w:rPr>
          <w:ins w:id="2152" w:author="Admin" w:date="2021-08-22T05:25:00Z"/>
          <w:rFonts w:eastAsia="Times New Roman" w:cstheme="minorHAnsi"/>
          <w:color w:val="000000"/>
        </w:rPr>
      </w:pPr>
      <w:ins w:id="2153" w:author="Admin" w:date="2021-08-22T05:25:00Z">
        <w:r w:rsidRPr="0033692B">
          <w:rPr>
            <w:rFonts w:eastAsia="Times New Roman" w:cstheme="minorHAnsi"/>
            <w:color w:val="000000"/>
          </w:rPr>
          <w:lastRenderedPageBreak/>
          <w:t xml:space="preserve">You </w:t>
        </w:r>
        <w:r>
          <w:rPr>
            <w:rFonts w:eastAsia="Times New Roman" w:cstheme="minorHAnsi"/>
            <w:color w:val="000000"/>
          </w:rPr>
          <w:t xml:space="preserve">replenish your reserve of demonic power </w:t>
        </w:r>
        <w:r w:rsidRPr="0033692B">
          <w:rPr>
            <w:rFonts w:eastAsia="Times New Roman" w:cstheme="minorHAnsi"/>
            <w:color w:val="000000"/>
          </w:rPr>
          <w:t>when you finish a long rest.</w:t>
        </w:r>
        <w:r>
          <w:rPr>
            <w:rFonts w:eastAsia="Times New Roman" w:cstheme="minorHAnsi"/>
            <w:color w:val="000000"/>
          </w:rPr>
          <w:t xml:space="preserve"> While using this feature, fel energies suffuse you, imposing disadvantage on attack rolls made against you, and granting you advantage to saving throws until the start of your turn in the next round. </w:t>
        </w:r>
      </w:ins>
    </w:p>
    <w:p w14:paraId="5024ACEC" w14:textId="67D84323" w:rsidR="00AD5894" w:rsidRPr="0033692B" w:rsidDel="00422652" w:rsidRDefault="00AD5894" w:rsidP="00AD5894">
      <w:pPr>
        <w:contextualSpacing/>
        <w:rPr>
          <w:del w:id="2154" w:author="Admin" w:date="2021-08-22T05:25:00Z"/>
          <w:rFonts w:eastAsia="Times New Roman" w:cstheme="minorHAnsi"/>
          <w:color w:val="000000"/>
        </w:rPr>
      </w:pPr>
      <w:del w:id="2155" w:author="Admin" w:date="2021-08-22T05:25:00Z">
        <w:r w:rsidRPr="0033692B" w:rsidDel="00422652">
          <w:rPr>
            <w:rFonts w:eastAsia="Times New Roman" w:cstheme="minorHAnsi"/>
            <w:color w:val="000000"/>
          </w:rPr>
          <w:delText xml:space="preserve">Starting at </w:delText>
        </w:r>
        <w:r w:rsidDel="00422652">
          <w:rPr>
            <w:rFonts w:eastAsia="Times New Roman" w:cstheme="minorHAnsi"/>
            <w:color w:val="000000"/>
          </w:rPr>
          <w:delText xml:space="preserve">1st </w:delText>
        </w:r>
        <w:r w:rsidRPr="0033692B" w:rsidDel="00422652">
          <w:rPr>
            <w:rFonts w:eastAsia="Times New Roman" w:cstheme="minorHAnsi"/>
            <w:color w:val="000000"/>
          </w:rPr>
          <w:delText xml:space="preserve">level, you may rapidly recover your mana by </w:delText>
        </w:r>
        <w:r w:rsidDel="00422652">
          <w:rPr>
            <w:rFonts w:eastAsia="Times New Roman" w:cstheme="minorHAnsi"/>
            <w:color w:val="000000"/>
          </w:rPr>
          <w:delText>attuning yourself to the flow of fel magic</w:delText>
        </w:r>
        <w:r w:rsidRPr="0033692B" w:rsidDel="00422652">
          <w:rPr>
            <w:rFonts w:eastAsia="Times New Roman" w:cstheme="minorHAnsi"/>
            <w:color w:val="000000"/>
          </w:rPr>
          <w:delText>. You can use your action and bonus action on your turn to regain mana as if completed a short rest</w:delText>
        </w:r>
        <w:r w:rsidDel="00422652">
          <w:rPr>
            <w:rFonts w:eastAsia="Times New Roman" w:cstheme="minorHAnsi"/>
            <w:color w:val="000000"/>
          </w:rPr>
          <w:delText xml:space="preserve"> (or rested for one hour)</w:delText>
        </w:r>
        <w:r w:rsidRPr="0033692B" w:rsidDel="00422652">
          <w:rPr>
            <w:rFonts w:eastAsia="Times New Roman" w:cstheme="minorHAnsi"/>
            <w:color w:val="000000"/>
          </w:rPr>
          <w:delText xml:space="preserve">. </w:delText>
        </w:r>
      </w:del>
    </w:p>
    <w:p w14:paraId="2A0ABFA3" w14:textId="1C60D9C8" w:rsidR="00AD5894" w:rsidDel="00422652" w:rsidRDefault="00AD5894" w:rsidP="00AD5894">
      <w:pPr>
        <w:contextualSpacing/>
        <w:rPr>
          <w:del w:id="2156" w:author="Admin" w:date="2021-08-22T05:25:00Z"/>
          <w:rFonts w:eastAsia="Times New Roman" w:cstheme="minorHAnsi"/>
          <w:color w:val="000000"/>
        </w:rPr>
      </w:pPr>
      <w:del w:id="2157" w:author="Admin" w:date="2021-08-22T05:25:00Z">
        <w:r w:rsidRPr="0033692B" w:rsidDel="00422652">
          <w:rPr>
            <w:rFonts w:eastAsia="Times New Roman" w:cstheme="minorHAnsi"/>
            <w:color w:val="000000"/>
          </w:rPr>
          <w:delText xml:space="preserve">You can use this feature </w:delText>
        </w:r>
        <w:r w:rsidDel="00422652">
          <w:rPr>
            <w:rFonts w:eastAsia="Times New Roman" w:cstheme="minorHAnsi"/>
            <w:color w:val="000000"/>
          </w:rPr>
          <w:delText xml:space="preserve">a number of times equal to </w:delText>
        </w:r>
        <w:r w:rsidR="000B097B" w:rsidDel="00422652">
          <w:rPr>
            <w:rFonts w:eastAsia="Times New Roman" w:cstheme="minorHAnsi"/>
            <w:color w:val="000000"/>
          </w:rPr>
          <w:delText xml:space="preserve">half </w:delText>
        </w:r>
        <w:r w:rsidDel="00422652">
          <w:rPr>
            <w:rFonts w:eastAsia="Times New Roman" w:cstheme="minorHAnsi"/>
            <w:color w:val="000000"/>
          </w:rPr>
          <w:delText xml:space="preserve">your </w:delText>
        </w:r>
        <w:r w:rsidRPr="0033692B" w:rsidDel="00422652">
          <w:rPr>
            <w:rFonts w:eastAsia="Times New Roman" w:cstheme="minorHAnsi"/>
            <w:color w:val="000000"/>
          </w:rPr>
          <w:delText>proficiency bonus. You regain expended uses when you finish a long rest.</w:delText>
        </w:r>
        <w:r w:rsidDel="00422652">
          <w:rPr>
            <w:rFonts w:eastAsia="Times New Roman" w:cstheme="minorHAnsi"/>
            <w:color w:val="000000"/>
          </w:rPr>
          <w:delText xml:space="preserve"> While using this feature, the shimmering fel augments you, imposing disadvantage on attack rolls made against you, and granting you advantage to saving throws until the start of your turn in the next round. </w:delText>
        </w:r>
      </w:del>
    </w:p>
    <w:p w14:paraId="7966AB40" w14:textId="6A2B5895" w:rsidR="00AD5894" w:rsidDel="00422652" w:rsidRDefault="00AD5894" w:rsidP="00AD5894">
      <w:pPr>
        <w:contextualSpacing/>
        <w:rPr>
          <w:del w:id="2158" w:author="Admin" w:date="2021-08-22T05:25:00Z"/>
          <w:rFonts w:eastAsia="Times New Roman" w:cstheme="minorHAnsi"/>
          <w:color w:val="000000"/>
        </w:rPr>
      </w:pPr>
      <w:del w:id="2159" w:author="Admin" w:date="2021-08-22T05:25:00Z">
        <w:r w:rsidDel="00422652">
          <w:rPr>
            <w:rFonts w:eastAsia="Times New Roman" w:cstheme="minorHAnsi"/>
            <w:color w:val="000000"/>
          </w:rPr>
          <w:delText xml:space="preserve">Alternatively, if you use this during a short rest or when you are below one-quarter your maximum mana point pool, you are treated as if you rested for two hours instead of one. </w:delText>
        </w:r>
        <w:r w:rsidR="001101FE" w:rsidDel="00422652">
          <w:rPr>
            <w:rFonts w:eastAsia="Times New Roman" w:cstheme="minorHAnsi"/>
            <w:color w:val="000000"/>
          </w:rPr>
          <w:delText>This is atop the mana you regain for the normal rest.</w:delText>
        </w:r>
      </w:del>
    </w:p>
    <w:p w14:paraId="72C4AAB0" w14:textId="77777777" w:rsidR="00AB25EF" w:rsidRPr="000D5DB5" w:rsidRDefault="00AB25EF">
      <w:pPr>
        <w:contextualSpacing/>
        <w:rPr>
          <w:rFonts w:eastAsia="Times New Roman" w:cstheme="minorHAnsi"/>
          <w:sz w:val="24"/>
          <w:szCs w:val="24"/>
        </w:rPr>
      </w:pPr>
    </w:p>
    <w:p w14:paraId="7DD5064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Spellcasting</w:t>
      </w:r>
    </w:p>
    <w:p w14:paraId="705E40EE" w14:textId="77777777" w:rsidR="00AB25EF" w:rsidRPr="000D5DB5" w:rsidRDefault="00E3628B" w:rsidP="00E3628B">
      <w:pPr>
        <w:contextualSpacing/>
        <w:rPr>
          <w:rFonts w:eastAsia="Times New Roman" w:cstheme="minorHAnsi"/>
          <w:sz w:val="24"/>
          <w:szCs w:val="24"/>
        </w:rPr>
      </w:pPr>
      <w:r>
        <w:rPr>
          <w:rFonts w:eastAsia="Times New Roman" w:cstheme="minorHAnsi"/>
          <w:color w:val="000000"/>
        </w:rPr>
        <w:t>Also starting at 1st level, you gain the ability to cast spells, trafficking in demonic forces most have no hope of understanding or controlling. Y</w:t>
      </w:r>
      <w:r w:rsidR="00AB25EF" w:rsidRPr="000D5DB5">
        <w:rPr>
          <w:rFonts w:eastAsia="Times New Roman" w:cstheme="minorHAnsi"/>
          <w:color w:val="000000"/>
        </w:rPr>
        <w:t xml:space="preserve">ou have a grimoire containing spells that show the first glimmerings of your true power. </w:t>
      </w:r>
    </w:p>
    <w:p w14:paraId="6AEDEFC2" w14:textId="77777777" w:rsidR="00AB25EF" w:rsidRPr="000D5DB5" w:rsidRDefault="00AB25EF">
      <w:pPr>
        <w:contextualSpacing/>
        <w:rPr>
          <w:rFonts w:eastAsia="Times New Roman" w:cstheme="minorHAnsi"/>
          <w:sz w:val="24"/>
          <w:szCs w:val="24"/>
        </w:rPr>
      </w:pPr>
    </w:p>
    <w:p w14:paraId="4513C4B6"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Cantrips</w:t>
      </w:r>
    </w:p>
    <w:p w14:paraId="226E4EDD" w14:textId="77777777" w:rsidR="00C470C6" w:rsidRPr="000D5DB5" w:rsidRDefault="00C470C6" w:rsidP="00C470C6">
      <w:pPr>
        <w:contextualSpacing/>
        <w:rPr>
          <w:rFonts w:eastAsia="Times New Roman" w:cstheme="minorHAnsi"/>
          <w:sz w:val="24"/>
          <w:szCs w:val="24"/>
        </w:rPr>
      </w:pPr>
      <w:r w:rsidRPr="000D5DB5">
        <w:rPr>
          <w:rFonts w:eastAsia="Times New Roman" w:cstheme="minorHAnsi"/>
          <w:color w:val="000000"/>
        </w:rPr>
        <w:t xml:space="preserve">At 1st level, you know </w:t>
      </w:r>
      <w:r>
        <w:rPr>
          <w:rFonts w:eastAsia="Times New Roman" w:cstheme="minorHAnsi"/>
          <w:color w:val="000000"/>
        </w:rPr>
        <w:t xml:space="preserve">a number of cantrips equal to </w:t>
      </w:r>
      <w:ins w:id="2160" w:author="Admin" w:date="2021-05-05T16:37:00Z">
        <w:r w:rsidR="009D0365">
          <w:rPr>
            <w:rFonts w:eastAsia="Times New Roman" w:cstheme="minorHAnsi"/>
            <w:color w:val="000000"/>
          </w:rPr>
          <w:t xml:space="preserve">1 + </w:t>
        </w:r>
      </w:ins>
      <w:r>
        <w:rPr>
          <w:rFonts w:eastAsia="Times New Roman" w:cstheme="minorHAnsi"/>
          <w:color w:val="000000"/>
        </w:rPr>
        <w:t>your proficiency bonus.</w:t>
      </w:r>
    </w:p>
    <w:p w14:paraId="7CD43877" w14:textId="77777777" w:rsidR="00AB25EF" w:rsidRPr="000D5DB5" w:rsidRDefault="00AB25EF">
      <w:pPr>
        <w:contextualSpacing/>
        <w:rPr>
          <w:rFonts w:eastAsia="Times New Roman" w:cstheme="minorHAnsi"/>
          <w:sz w:val="24"/>
          <w:szCs w:val="24"/>
        </w:rPr>
      </w:pPr>
    </w:p>
    <w:p w14:paraId="748738AB" w14:textId="77777777" w:rsidR="00515CE1" w:rsidRPr="000D5DB5" w:rsidRDefault="00515CE1">
      <w:pPr>
        <w:contextualSpacing/>
        <w:rPr>
          <w:rFonts w:eastAsia="Times New Roman" w:cstheme="minorHAnsi"/>
          <w:i/>
          <w:iCs/>
          <w:color w:val="000000"/>
        </w:rPr>
      </w:pPr>
      <w:r w:rsidRPr="000D5DB5">
        <w:rPr>
          <w:rFonts w:eastAsia="Times New Roman" w:cstheme="minorHAnsi"/>
          <w:i/>
          <w:iCs/>
          <w:color w:val="000000"/>
        </w:rPr>
        <w:t xml:space="preserve">Conjuring and Binding </w:t>
      </w:r>
    </w:p>
    <w:p w14:paraId="0295F9AD" w14:textId="77777777" w:rsidR="00515CE1" w:rsidRPr="000D5DB5" w:rsidRDefault="00515CE1" w:rsidP="00BF3D85">
      <w:pPr>
        <w:contextualSpacing/>
        <w:rPr>
          <w:rFonts w:eastAsia="Times New Roman" w:cstheme="minorHAnsi"/>
          <w:color w:val="000000"/>
        </w:rPr>
      </w:pPr>
      <w:r w:rsidRPr="000D5DB5">
        <w:rPr>
          <w:rFonts w:eastAsia="Times New Roman" w:cstheme="minorHAnsi"/>
          <w:color w:val="000000"/>
        </w:rPr>
        <w:t xml:space="preserve">A warlock can conjure and bind </w:t>
      </w:r>
      <w:r w:rsidR="00300B5D">
        <w:rPr>
          <w:rFonts w:eastAsia="Times New Roman" w:cstheme="minorHAnsi"/>
          <w:color w:val="000000"/>
        </w:rPr>
        <w:t xml:space="preserve">aberrations, </w:t>
      </w:r>
      <w:r w:rsidRPr="000D5DB5">
        <w:rPr>
          <w:rFonts w:eastAsia="Times New Roman" w:cstheme="minorHAnsi"/>
          <w:color w:val="000000"/>
        </w:rPr>
        <w:t xml:space="preserve">elementals, fiends, </w:t>
      </w:r>
      <w:r w:rsidR="00300B5D">
        <w:rPr>
          <w:rFonts w:eastAsia="Times New Roman" w:cstheme="minorHAnsi"/>
          <w:color w:val="000000"/>
        </w:rPr>
        <w:t xml:space="preserve">oozes, </w:t>
      </w:r>
      <w:r w:rsidRPr="000D5DB5">
        <w:rPr>
          <w:rFonts w:eastAsia="Times New Roman" w:cstheme="minorHAnsi"/>
          <w:color w:val="000000"/>
        </w:rPr>
        <w:t xml:space="preserve">and undead. </w:t>
      </w:r>
    </w:p>
    <w:p w14:paraId="4E981792" w14:textId="77777777" w:rsidR="00515CE1" w:rsidRPr="000D5DB5" w:rsidRDefault="00515CE1">
      <w:pPr>
        <w:contextualSpacing/>
        <w:rPr>
          <w:rFonts w:eastAsia="Times New Roman" w:cstheme="minorHAnsi"/>
          <w:sz w:val="24"/>
          <w:szCs w:val="24"/>
        </w:rPr>
      </w:pPr>
    </w:p>
    <w:p w14:paraId="3BCD1EF3"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Grimoire</w:t>
      </w:r>
    </w:p>
    <w:p w14:paraId="472911C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1st level, you have a grimoire (treat as a spellbook) containing six 1st-level warlock spells of your choice.</w:t>
      </w:r>
    </w:p>
    <w:p w14:paraId="0D9B5C9B" w14:textId="77777777" w:rsidR="00AB25EF" w:rsidRPr="000D5DB5" w:rsidRDefault="00AB25EF">
      <w:pPr>
        <w:contextualSpacing/>
        <w:rPr>
          <w:rFonts w:eastAsia="Times New Roman" w:cstheme="minorHAnsi"/>
          <w:sz w:val="24"/>
          <w:szCs w:val="24"/>
        </w:rPr>
      </w:pPr>
    </w:p>
    <w:p w14:paraId="1C3C55F7"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51BAAC4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Each warlock level provides you with 1 caster level in the warlock class. You follow the normal progression to unlock spell levels (see the table under the Mana section).</w:t>
      </w:r>
      <w:r w:rsidR="00E243F5" w:rsidRPr="000D5DB5">
        <w:rPr>
          <w:rFonts w:eastAsia="Times New Roman" w:cstheme="minorHAnsi"/>
          <w:color w:val="000000"/>
        </w:rPr>
        <w:t xml:space="preserve"> </w:t>
      </w:r>
      <w:r w:rsidRPr="000D5DB5">
        <w:rPr>
          <w:rFonts w:eastAsia="Times New Roman" w:cstheme="minorHAnsi"/>
          <w:color w:val="000000"/>
        </w:rPr>
        <w:t xml:space="preserve">You prepare the list of warlock spells that are available for you to cast, choosing from the warlock spell list. </w:t>
      </w:r>
    </w:p>
    <w:p w14:paraId="0170584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Preparing a new list of warlock spells requires time spent in study: at least 1 minute per spell level for each spell on your list.</w:t>
      </w:r>
    </w:p>
    <w:p w14:paraId="4DF70A2F" w14:textId="77777777" w:rsidR="00AB25EF" w:rsidRPr="000D5DB5" w:rsidRDefault="00AB25EF">
      <w:pPr>
        <w:contextualSpacing/>
        <w:rPr>
          <w:rFonts w:eastAsia="Times New Roman" w:cstheme="minorHAnsi"/>
          <w:sz w:val="24"/>
          <w:szCs w:val="24"/>
        </w:rPr>
      </w:pPr>
    </w:p>
    <w:p w14:paraId="194E92FB"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Ability</w:t>
      </w:r>
    </w:p>
    <w:p w14:paraId="7669675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Charisma is your spellcasting ability for your warlock spells, since you strengthen your magic by summoning and tapping into extraplanar beings. </w:t>
      </w:r>
    </w:p>
    <w:p w14:paraId="44ADA13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use your Charisma whenever a spell refers to your spellcasting ability. In addition, you use your Charisma modifier when setting the saving throw DC for a warlock spell you cast and when making an attack roll with one.</w:t>
      </w:r>
    </w:p>
    <w:p w14:paraId="540E6829"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save DC =</w:t>
      </w:r>
      <w:r w:rsidRPr="000D5DB5">
        <w:rPr>
          <w:rFonts w:eastAsia="Times New Roman" w:cstheme="minorHAnsi"/>
          <w:color w:val="000000"/>
        </w:rPr>
        <w:t xml:space="preserve"> 8 + your proficiency bonus + your Charisma modifier</w:t>
      </w:r>
    </w:p>
    <w:p w14:paraId="47BEDB0A" w14:textId="77777777" w:rsidR="00AB25EF" w:rsidRPr="000D5DB5" w:rsidRDefault="00AB25EF">
      <w:pPr>
        <w:contextualSpacing/>
        <w:rPr>
          <w:rFonts w:eastAsia="Times New Roman" w:cstheme="minorHAnsi"/>
          <w:sz w:val="24"/>
          <w:szCs w:val="24"/>
        </w:rPr>
      </w:pPr>
      <w:r w:rsidRPr="00134BC3">
        <w:rPr>
          <w:rFonts w:eastAsia="Times New Roman" w:cstheme="minorHAnsi"/>
          <w:b/>
          <w:bCs/>
          <w:color w:val="000000"/>
        </w:rPr>
        <w:t>Spell attack modifier =</w:t>
      </w:r>
      <w:r w:rsidRPr="000D5DB5">
        <w:rPr>
          <w:rFonts w:eastAsia="Times New Roman" w:cstheme="minorHAnsi"/>
          <w:color w:val="000000"/>
        </w:rPr>
        <w:t xml:space="preserve"> your proficiency bonus + your Charisma modifier</w:t>
      </w:r>
    </w:p>
    <w:p w14:paraId="7FE5E8EB" w14:textId="77777777" w:rsidR="00AB25EF" w:rsidRPr="000D5DB5" w:rsidRDefault="00AB25EF">
      <w:pPr>
        <w:contextualSpacing/>
        <w:rPr>
          <w:rFonts w:eastAsia="Times New Roman" w:cstheme="minorHAnsi"/>
          <w:sz w:val="24"/>
          <w:szCs w:val="24"/>
        </w:rPr>
      </w:pPr>
    </w:p>
    <w:p w14:paraId="32257ADB" w14:textId="77777777" w:rsidR="00E243F5" w:rsidRPr="000D5DB5" w:rsidRDefault="00E243F5">
      <w:pPr>
        <w:contextualSpacing/>
        <w:rPr>
          <w:rFonts w:eastAsia="Times New Roman" w:cstheme="minorHAnsi"/>
          <w:sz w:val="24"/>
          <w:szCs w:val="24"/>
        </w:rPr>
      </w:pPr>
      <w:r w:rsidRPr="000D5DB5">
        <w:rPr>
          <w:rFonts w:eastAsia="Times New Roman" w:cstheme="minorHAnsi"/>
          <w:i/>
          <w:iCs/>
          <w:color w:val="000000"/>
        </w:rPr>
        <w:t>Spellbook – Grimoire</w:t>
      </w:r>
    </w:p>
    <w:p w14:paraId="62E6E438" w14:textId="77777777" w:rsidR="00E243F5" w:rsidRPr="000D5DB5" w:rsidRDefault="00E243F5">
      <w:pPr>
        <w:contextualSpacing/>
        <w:rPr>
          <w:rFonts w:eastAsia="Times New Roman" w:cstheme="minorHAnsi"/>
          <w:sz w:val="24"/>
          <w:szCs w:val="24"/>
        </w:rPr>
      </w:pPr>
      <w:r w:rsidRPr="000D5DB5">
        <w:rPr>
          <w:rFonts w:eastAsia="Times New Roman" w:cstheme="minorHAnsi"/>
          <w:color w:val="000000"/>
        </w:rPr>
        <w:lastRenderedPageBreak/>
        <w:t xml:space="preserve">At 1st level, your grimoire contains six 1st-level warlock spells of your choice. When you level up, you gain 2 additional warlock spells of your choice. You may also acquire new spells by research, tutelage, or from the spellbooks and scrolls of spellcasters who have spells you can cast. </w:t>
      </w:r>
    </w:p>
    <w:p w14:paraId="4ECE2F2E" w14:textId="77777777" w:rsidR="00E243F5" w:rsidRPr="000D5DB5" w:rsidRDefault="00E243F5">
      <w:pPr>
        <w:contextualSpacing/>
        <w:rPr>
          <w:rFonts w:eastAsia="Times New Roman" w:cstheme="minorHAnsi"/>
          <w:sz w:val="24"/>
          <w:szCs w:val="24"/>
        </w:rPr>
      </w:pPr>
      <w:r w:rsidRPr="000D5DB5">
        <w:rPr>
          <w:rFonts w:eastAsia="Times New Roman" w:cstheme="minorHAnsi"/>
          <w:color w:val="000000"/>
        </w:rPr>
        <w:t>Your grimoire is effectively your spellbook, and you may add spells by scribing in new spells or your insights regarding the planes and the powers you serve.</w:t>
      </w:r>
    </w:p>
    <w:p w14:paraId="56F4D4B2" w14:textId="77777777" w:rsidR="00AB25EF" w:rsidRPr="000D5DB5" w:rsidRDefault="00AB25EF">
      <w:pPr>
        <w:contextualSpacing/>
        <w:rPr>
          <w:rFonts w:eastAsia="Times New Roman" w:cstheme="minorHAnsi"/>
          <w:sz w:val="24"/>
          <w:szCs w:val="24"/>
        </w:rPr>
      </w:pPr>
    </w:p>
    <w:p w14:paraId="09909A77"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Spellcasting Focus</w:t>
      </w:r>
    </w:p>
    <w:p w14:paraId="0B828CF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use an arcane focus as a spellcasting focus for your warlock spells.</w:t>
      </w:r>
    </w:p>
    <w:p w14:paraId="2A67A3DF" w14:textId="77777777" w:rsidR="00AB25EF" w:rsidRPr="000D5DB5" w:rsidRDefault="00AB25EF">
      <w:pPr>
        <w:contextualSpacing/>
        <w:rPr>
          <w:rFonts w:eastAsia="Times New Roman" w:cstheme="minorHAnsi"/>
          <w:sz w:val="24"/>
          <w:szCs w:val="24"/>
        </w:rPr>
      </w:pPr>
    </w:p>
    <w:p w14:paraId="6506734F"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Soul Shards</w:t>
      </w:r>
    </w:p>
    <w:p w14:paraId="43827A9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2nd level, you tap into a deep and mysterious magic of souls. This wellspring is represented by soul shards, which allow you to weaken your enemies or strengthen your own spells</w:t>
      </w:r>
      <w:r w:rsidR="00896E73">
        <w:rPr>
          <w:rFonts w:eastAsia="Times New Roman" w:cstheme="minorHAnsi"/>
          <w:color w:val="000000"/>
        </w:rPr>
        <w:t>, by siphoning off a part of the opponent’s lifeforce</w:t>
      </w:r>
      <w:r w:rsidRPr="000D5DB5">
        <w:rPr>
          <w:rFonts w:eastAsia="Times New Roman" w:cstheme="minorHAnsi"/>
          <w:color w:val="000000"/>
        </w:rPr>
        <w:t>.</w:t>
      </w:r>
    </w:p>
    <w:p w14:paraId="7FA69580" w14:textId="77777777" w:rsidR="00AB25EF" w:rsidRPr="000D5DB5" w:rsidRDefault="00AB25EF">
      <w:pPr>
        <w:contextualSpacing/>
        <w:rPr>
          <w:rFonts w:eastAsia="Times New Roman" w:cstheme="minorHAnsi"/>
          <w:sz w:val="24"/>
          <w:szCs w:val="24"/>
        </w:rPr>
      </w:pPr>
    </w:p>
    <w:p w14:paraId="34C23FBE"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Soul Shards</w:t>
      </w:r>
    </w:p>
    <w:p w14:paraId="1B1439C3" w14:textId="77777777" w:rsidR="00896E73" w:rsidRDefault="00896E73" w:rsidP="00C3685F">
      <w:pPr>
        <w:contextualSpacing/>
        <w:rPr>
          <w:rFonts w:eastAsia="Times New Roman" w:cstheme="minorHAnsi"/>
          <w:color w:val="000000"/>
        </w:rPr>
      </w:pPr>
      <w:r>
        <w:rPr>
          <w:rFonts w:eastAsia="Times New Roman" w:cstheme="minorHAnsi"/>
          <w:color w:val="000000"/>
        </w:rPr>
        <w:t xml:space="preserve">Your magic can bind your opponent’s lifeforce to your own. Whenever you deal damage by a spell, melee or ranged weapon or spell attack, or whenever a creature you summoned or bound deals damage to a creature that is not a construct, they are marked by your warlock magic until the beginning of your turn in the next round. </w:t>
      </w:r>
    </w:p>
    <w:p w14:paraId="71F8AA3B" w14:textId="77777777" w:rsidR="00896E73" w:rsidRDefault="00896E73" w:rsidP="00C3685F">
      <w:pPr>
        <w:contextualSpacing/>
        <w:rPr>
          <w:rFonts w:eastAsia="Times New Roman" w:cstheme="minorHAnsi"/>
          <w:color w:val="000000"/>
        </w:rPr>
      </w:pPr>
      <w:r>
        <w:rPr>
          <w:rFonts w:eastAsia="Times New Roman" w:cstheme="minorHAnsi"/>
          <w:color w:val="000000"/>
        </w:rPr>
        <w:t xml:space="preserve">If the creature dies or is reduced to 0 hit points while marked this way, you gain a soul shard. A creature cannot be marked by more than one warlock at a given time. Any new mark replaces the one before it, unless the previous mark was placed by a warlock of higher level. </w:t>
      </w:r>
    </w:p>
    <w:p w14:paraId="6BA782B5" w14:textId="77777777" w:rsidR="00C3685F" w:rsidRDefault="00C3685F" w:rsidP="00C3685F">
      <w:pPr>
        <w:contextualSpacing/>
        <w:rPr>
          <w:rFonts w:eastAsia="Times New Roman" w:cstheme="minorHAnsi"/>
          <w:color w:val="000000"/>
        </w:rPr>
      </w:pPr>
      <w:r>
        <w:rPr>
          <w:rFonts w:eastAsia="Times New Roman" w:cstheme="minorHAnsi"/>
          <w:color w:val="000000"/>
        </w:rPr>
        <w:t xml:space="preserve">You can </w:t>
      </w:r>
      <w:r w:rsidR="00AB25EF" w:rsidRPr="000D5DB5">
        <w:rPr>
          <w:rFonts w:eastAsia="Times New Roman" w:cstheme="minorHAnsi"/>
          <w:color w:val="000000"/>
        </w:rPr>
        <w:t xml:space="preserve">have </w:t>
      </w:r>
      <w:r>
        <w:rPr>
          <w:rFonts w:eastAsia="Times New Roman" w:cstheme="minorHAnsi"/>
          <w:color w:val="000000"/>
        </w:rPr>
        <w:t>a maximum number of soul shards</w:t>
      </w:r>
      <w:r w:rsidR="00AB25EF" w:rsidRPr="000D5DB5">
        <w:rPr>
          <w:rFonts w:eastAsia="Times New Roman" w:cstheme="minorHAnsi"/>
          <w:color w:val="000000"/>
        </w:rPr>
        <w:t xml:space="preserve"> </w:t>
      </w:r>
      <w:r>
        <w:rPr>
          <w:rFonts w:eastAsia="Times New Roman" w:cstheme="minorHAnsi"/>
          <w:color w:val="000000"/>
        </w:rPr>
        <w:t xml:space="preserve">equal to your </w:t>
      </w:r>
      <w:r w:rsidR="00AB25EF" w:rsidRPr="000D5DB5">
        <w:rPr>
          <w:rFonts w:eastAsia="Times New Roman" w:cstheme="minorHAnsi"/>
          <w:color w:val="000000"/>
        </w:rPr>
        <w:t xml:space="preserve">Warlock level. </w:t>
      </w:r>
      <w:r>
        <w:rPr>
          <w:rFonts w:eastAsia="Times New Roman" w:cstheme="minorHAnsi"/>
          <w:color w:val="000000"/>
        </w:rPr>
        <w:t xml:space="preserve">Soul shards </w:t>
      </w:r>
      <w:r w:rsidR="00AB25EF" w:rsidRPr="000D5DB5">
        <w:rPr>
          <w:rFonts w:eastAsia="Times New Roman" w:cstheme="minorHAnsi"/>
          <w:color w:val="000000"/>
        </w:rPr>
        <w:t xml:space="preserve">fade </w:t>
      </w:r>
      <w:r>
        <w:rPr>
          <w:rFonts w:eastAsia="Times New Roman" w:cstheme="minorHAnsi"/>
          <w:color w:val="000000"/>
        </w:rPr>
        <w:t xml:space="preserve">at a rate of </w:t>
      </w:r>
      <w:r w:rsidR="00896E73">
        <w:rPr>
          <w:rFonts w:eastAsia="Times New Roman" w:cstheme="minorHAnsi"/>
          <w:color w:val="000000"/>
        </w:rPr>
        <w:t xml:space="preserve">1 shard </w:t>
      </w:r>
      <w:r>
        <w:rPr>
          <w:rFonts w:eastAsia="Times New Roman" w:cstheme="minorHAnsi"/>
          <w:color w:val="000000"/>
        </w:rPr>
        <w:t xml:space="preserve">per </w:t>
      </w:r>
      <w:r w:rsidR="00AB25EF" w:rsidRPr="000D5DB5">
        <w:rPr>
          <w:rFonts w:eastAsia="Times New Roman" w:cstheme="minorHAnsi"/>
          <w:color w:val="000000"/>
        </w:rPr>
        <w:t>hour</w:t>
      </w:r>
      <w:r w:rsidR="00896E73">
        <w:rPr>
          <w:rFonts w:eastAsia="Times New Roman" w:cstheme="minorHAnsi"/>
          <w:color w:val="000000"/>
        </w:rPr>
        <w:t xml:space="preserve"> (or 1 shard </w:t>
      </w:r>
      <w:r>
        <w:rPr>
          <w:rFonts w:eastAsia="Times New Roman" w:cstheme="minorHAnsi"/>
          <w:color w:val="000000"/>
        </w:rPr>
        <w:t xml:space="preserve">per </w:t>
      </w:r>
      <w:r w:rsidR="00AB25EF" w:rsidRPr="000D5DB5">
        <w:rPr>
          <w:rFonts w:eastAsia="Times New Roman" w:cstheme="minorHAnsi"/>
          <w:color w:val="000000"/>
        </w:rPr>
        <w:t>short rest</w:t>
      </w:r>
      <w:r>
        <w:rPr>
          <w:rFonts w:eastAsia="Times New Roman" w:cstheme="minorHAnsi"/>
          <w:color w:val="000000"/>
        </w:rPr>
        <w:t>) if not used</w:t>
      </w:r>
      <w:r w:rsidR="00AB25EF" w:rsidRPr="000D5DB5">
        <w:rPr>
          <w:rFonts w:eastAsia="Times New Roman" w:cstheme="minorHAnsi"/>
          <w:color w:val="000000"/>
        </w:rPr>
        <w:t xml:space="preserve">. </w:t>
      </w:r>
      <w:r>
        <w:rPr>
          <w:rFonts w:eastAsia="Times New Roman" w:cstheme="minorHAnsi"/>
          <w:color w:val="000000"/>
        </w:rPr>
        <w:t>The creature must be a qualifying threat to you (such as by having a Challenge comparable with your level, or if it is able to reliably or consistently harm you).</w:t>
      </w:r>
    </w:p>
    <w:p w14:paraId="144E3B8A" w14:textId="77777777" w:rsidR="00896E73" w:rsidRPr="00C3685F" w:rsidRDefault="00896E73" w:rsidP="00C3685F">
      <w:pPr>
        <w:contextualSpacing/>
        <w:rPr>
          <w:rFonts w:eastAsia="Times New Roman" w:cstheme="minorHAnsi"/>
          <w:color w:val="000000"/>
        </w:rPr>
      </w:pPr>
      <w:r>
        <w:rPr>
          <w:rFonts w:eastAsia="Times New Roman" w:cstheme="minorHAnsi"/>
          <w:color w:val="000000"/>
        </w:rPr>
        <w:t>You may use soul shards for any of the following:</w:t>
      </w:r>
    </w:p>
    <w:p w14:paraId="184ED242" w14:textId="77777777" w:rsidR="002518CF" w:rsidRPr="002518CF" w:rsidRDefault="00AB25EF" w:rsidP="00FE7D01">
      <w:pPr>
        <w:pStyle w:val="ListParagraph"/>
        <w:numPr>
          <w:ilvl w:val="0"/>
          <w:numId w:val="31"/>
        </w:numPr>
        <w:textAlignment w:val="baseline"/>
        <w:rPr>
          <w:rFonts w:eastAsia="Times New Roman" w:cstheme="minorHAnsi"/>
          <w:i/>
          <w:iCs/>
          <w:color w:val="000000"/>
        </w:rPr>
      </w:pPr>
      <w:r w:rsidRPr="002518CF">
        <w:rPr>
          <w:rFonts w:eastAsia="Times New Roman" w:cstheme="minorHAnsi"/>
          <w:i/>
          <w:iCs/>
          <w:color w:val="000000"/>
        </w:rPr>
        <w:t xml:space="preserve">Enhanced Conjuring: </w:t>
      </w:r>
      <w:r w:rsidRPr="002518CF">
        <w:rPr>
          <w:rFonts w:eastAsia="Times New Roman" w:cstheme="minorHAnsi"/>
          <w:color w:val="000000"/>
        </w:rPr>
        <w:t xml:space="preserve">You may </w:t>
      </w:r>
      <w:r w:rsidR="002021C8" w:rsidRPr="002518CF">
        <w:rPr>
          <w:rFonts w:eastAsia="Times New Roman" w:cstheme="minorHAnsi"/>
          <w:color w:val="000000"/>
        </w:rPr>
        <w:t xml:space="preserve">spend </w:t>
      </w:r>
      <w:r w:rsidRPr="002518CF">
        <w:rPr>
          <w:rFonts w:eastAsia="Times New Roman" w:cstheme="minorHAnsi"/>
          <w:color w:val="000000"/>
        </w:rPr>
        <w:t xml:space="preserve">one soul shard per spell level, and quicken any </w:t>
      </w:r>
      <w:r w:rsidR="005C5B9F" w:rsidRPr="005C5B9F">
        <w:rPr>
          <w:rFonts w:eastAsia="Times New Roman" w:cstheme="minorHAnsi"/>
          <w:i/>
          <w:iCs/>
          <w:color w:val="000000"/>
        </w:rPr>
        <w:t>c</w:t>
      </w:r>
      <w:r w:rsidRPr="005C5B9F">
        <w:rPr>
          <w:rFonts w:eastAsia="Times New Roman" w:cstheme="minorHAnsi"/>
          <w:i/>
          <w:iCs/>
          <w:color w:val="000000"/>
        </w:rPr>
        <w:t>onjure</w:t>
      </w:r>
      <w:r w:rsidRPr="002518CF">
        <w:rPr>
          <w:rFonts w:eastAsia="Times New Roman" w:cstheme="minorHAnsi"/>
          <w:color w:val="000000"/>
        </w:rPr>
        <w:t xml:space="preserve"> spell of a casting time of 1 minute to cost only </w:t>
      </w:r>
      <w:r w:rsidR="002021C8" w:rsidRPr="002518CF">
        <w:rPr>
          <w:rFonts w:eastAsia="Times New Roman" w:cstheme="minorHAnsi"/>
          <w:color w:val="000000"/>
        </w:rPr>
        <w:t>a</w:t>
      </w:r>
      <w:r w:rsidRPr="002518CF">
        <w:rPr>
          <w:rFonts w:eastAsia="Times New Roman" w:cstheme="minorHAnsi"/>
          <w:color w:val="000000"/>
        </w:rPr>
        <w:t xml:space="preserve"> 1 action</w:t>
      </w:r>
      <w:r w:rsidR="004F5D1D">
        <w:rPr>
          <w:rFonts w:eastAsia="Times New Roman" w:cstheme="minorHAnsi"/>
          <w:color w:val="000000"/>
        </w:rPr>
        <w:t xml:space="preserve">. For until the beginning of your turn in the next round, your speed is 0. </w:t>
      </w:r>
    </w:p>
    <w:p w14:paraId="22E4FF80" w14:textId="77777777" w:rsidR="002518CF" w:rsidRPr="002518CF" w:rsidRDefault="002021C8" w:rsidP="00FE7D01">
      <w:pPr>
        <w:pStyle w:val="ListParagraph"/>
        <w:numPr>
          <w:ilvl w:val="0"/>
          <w:numId w:val="31"/>
        </w:numPr>
        <w:textAlignment w:val="baseline"/>
        <w:rPr>
          <w:rFonts w:eastAsia="Times New Roman" w:cstheme="minorHAnsi"/>
          <w:i/>
          <w:iCs/>
          <w:color w:val="000000"/>
        </w:rPr>
      </w:pPr>
      <w:r w:rsidRPr="002518CF">
        <w:rPr>
          <w:rFonts w:eastAsia="Times New Roman" w:cstheme="minorHAnsi"/>
          <w:i/>
          <w:iCs/>
          <w:color w:val="000000"/>
        </w:rPr>
        <w:t>Enhanced Concentration:</w:t>
      </w:r>
      <w:r w:rsidRPr="002518CF">
        <w:rPr>
          <w:rFonts w:eastAsia="Times New Roman" w:cstheme="minorHAnsi"/>
          <w:color w:val="000000"/>
        </w:rPr>
        <w:t xml:space="preserve"> </w:t>
      </w:r>
      <w:r w:rsidR="00A11642" w:rsidRPr="002518CF">
        <w:rPr>
          <w:rFonts w:eastAsia="Times New Roman" w:cstheme="minorHAnsi"/>
          <w:color w:val="000000"/>
        </w:rPr>
        <w:t xml:space="preserve">When you cast a conjuration warlock spell that requires concentration, you may spend one soul shard to concentrate on the spell, instead of having to concentrate on it yourself. </w:t>
      </w:r>
      <w:r w:rsidRPr="002518CF">
        <w:rPr>
          <w:rFonts w:eastAsia="Times New Roman" w:cstheme="minorHAnsi"/>
          <w:color w:val="000000"/>
        </w:rPr>
        <w:t>You cannot concentrate on more than two conjured creatures</w:t>
      </w:r>
      <w:r w:rsidR="00E0739F" w:rsidRPr="002518CF">
        <w:rPr>
          <w:rFonts w:eastAsia="Times New Roman" w:cstheme="minorHAnsi"/>
          <w:color w:val="000000"/>
        </w:rPr>
        <w:t xml:space="preserve"> using this ability</w:t>
      </w:r>
      <w:r w:rsidRPr="002518CF">
        <w:rPr>
          <w:rFonts w:eastAsia="Times New Roman" w:cstheme="minorHAnsi"/>
          <w:color w:val="000000"/>
        </w:rPr>
        <w:t xml:space="preserve">. </w:t>
      </w:r>
      <w:r w:rsidR="00A11642" w:rsidRPr="002518CF">
        <w:rPr>
          <w:rFonts w:eastAsia="Times New Roman" w:cstheme="minorHAnsi"/>
          <w:color w:val="000000"/>
        </w:rPr>
        <w:t xml:space="preserve">When your concentration is </w:t>
      </w:r>
      <w:r w:rsidR="00FC1C98">
        <w:rPr>
          <w:rFonts w:eastAsia="Times New Roman" w:cstheme="minorHAnsi"/>
          <w:color w:val="000000"/>
        </w:rPr>
        <w:t>threatened</w:t>
      </w:r>
      <w:r w:rsidR="00A11642" w:rsidRPr="002518CF">
        <w:rPr>
          <w:rFonts w:eastAsia="Times New Roman" w:cstheme="minorHAnsi"/>
          <w:color w:val="000000"/>
        </w:rPr>
        <w:t xml:space="preserve">, you must roll to maintain both spells, however. This costs one soul shard per spell level. </w:t>
      </w:r>
    </w:p>
    <w:p w14:paraId="462A9CF4" w14:textId="77777777" w:rsidR="00AB25EF" w:rsidRPr="002518CF" w:rsidRDefault="00AB25EF" w:rsidP="00FE7D01">
      <w:pPr>
        <w:pStyle w:val="ListParagraph"/>
        <w:numPr>
          <w:ilvl w:val="0"/>
          <w:numId w:val="31"/>
        </w:numPr>
        <w:textAlignment w:val="baseline"/>
        <w:rPr>
          <w:rFonts w:eastAsia="Times New Roman" w:cstheme="minorHAnsi"/>
          <w:i/>
          <w:iCs/>
          <w:color w:val="000000"/>
        </w:rPr>
      </w:pPr>
      <w:r w:rsidRPr="002518CF">
        <w:rPr>
          <w:rFonts w:eastAsia="Times New Roman" w:cstheme="minorHAnsi"/>
          <w:i/>
          <w:iCs/>
          <w:color w:val="000000"/>
        </w:rPr>
        <w:t xml:space="preserve">Soul Magic: </w:t>
      </w:r>
      <w:r w:rsidRPr="002518CF">
        <w:rPr>
          <w:rFonts w:eastAsia="Times New Roman" w:cstheme="minorHAnsi"/>
          <w:color w:val="000000"/>
        </w:rPr>
        <w:t xml:space="preserve">With a bonus action, you can force a living creature or an undead to take </w:t>
      </w:r>
      <w:r w:rsidR="0089218E">
        <w:rPr>
          <w:rFonts w:eastAsia="Times New Roman" w:cstheme="minorHAnsi"/>
          <w:color w:val="000000"/>
        </w:rPr>
        <w:t xml:space="preserve">-4 to its </w:t>
      </w:r>
      <w:r w:rsidRPr="002518CF">
        <w:rPr>
          <w:rFonts w:eastAsia="Times New Roman" w:cstheme="minorHAnsi"/>
          <w:color w:val="000000"/>
        </w:rPr>
        <w:t xml:space="preserve">saving throw of one of your </w:t>
      </w:r>
      <w:r w:rsidR="002A6322" w:rsidRPr="002518CF">
        <w:rPr>
          <w:rFonts w:eastAsia="Times New Roman" w:cstheme="minorHAnsi"/>
          <w:color w:val="000000"/>
        </w:rPr>
        <w:t xml:space="preserve">warlock </w:t>
      </w:r>
      <w:r w:rsidRPr="002518CF">
        <w:rPr>
          <w:rFonts w:eastAsia="Times New Roman" w:cstheme="minorHAnsi"/>
          <w:color w:val="000000"/>
        </w:rPr>
        <w:t xml:space="preserve">spells, or </w:t>
      </w:r>
      <w:r w:rsidR="0089218E">
        <w:rPr>
          <w:rFonts w:eastAsia="Times New Roman" w:cstheme="minorHAnsi"/>
          <w:color w:val="000000"/>
        </w:rPr>
        <w:t xml:space="preserve">you can gain a +4 bonus </w:t>
      </w:r>
      <w:r w:rsidRPr="002518CF">
        <w:rPr>
          <w:rFonts w:eastAsia="Times New Roman" w:cstheme="minorHAnsi"/>
          <w:color w:val="000000"/>
        </w:rPr>
        <w:t xml:space="preserve">to your own </w:t>
      </w:r>
      <w:r w:rsidR="0089218E">
        <w:rPr>
          <w:rFonts w:eastAsia="Times New Roman" w:cstheme="minorHAnsi"/>
          <w:color w:val="000000"/>
        </w:rPr>
        <w:t xml:space="preserve">spell and </w:t>
      </w:r>
      <w:r w:rsidRPr="002518CF">
        <w:rPr>
          <w:rFonts w:eastAsia="Times New Roman" w:cstheme="minorHAnsi"/>
          <w:color w:val="000000"/>
        </w:rPr>
        <w:t>attack rolls to such targets</w:t>
      </w:r>
      <w:r w:rsidR="0089218E">
        <w:rPr>
          <w:rFonts w:eastAsia="Times New Roman" w:cstheme="minorHAnsi"/>
          <w:color w:val="000000"/>
        </w:rPr>
        <w:t xml:space="preserve"> (including sigil rolls)</w:t>
      </w:r>
      <w:r w:rsidRPr="002518CF">
        <w:rPr>
          <w:rFonts w:eastAsia="Times New Roman" w:cstheme="minorHAnsi"/>
          <w:color w:val="000000"/>
        </w:rPr>
        <w:t xml:space="preserve">. This functions up to 5th level spells, and costs one soul shard per spell level. </w:t>
      </w:r>
      <w:r w:rsidR="0089218E">
        <w:rPr>
          <w:rFonts w:eastAsia="Times New Roman" w:cstheme="minorHAnsi"/>
          <w:color w:val="000000"/>
        </w:rPr>
        <w:t>This bonus can be applied after knowing the result of the roll (whether failure or success).</w:t>
      </w:r>
    </w:p>
    <w:p w14:paraId="6BD4131B" w14:textId="77777777" w:rsidR="00AB25EF" w:rsidRPr="000D5DB5" w:rsidRDefault="00AB25EF">
      <w:pPr>
        <w:contextualSpacing/>
        <w:rPr>
          <w:rFonts w:eastAsia="Times New Roman" w:cstheme="minorHAnsi"/>
          <w:sz w:val="24"/>
          <w:szCs w:val="24"/>
        </w:rPr>
      </w:pPr>
    </w:p>
    <w:p w14:paraId="41EDE42D" w14:textId="77777777" w:rsidR="002021C8" w:rsidRPr="000D5DB5" w:rsidRDefault="002021C8">
      <w:pPr>
        <w:contextualSpacing/>
        <w:rPr>
          <w:rFonts w:eastAsia="Times New Roman" w:cstheme="minorHAnsi"/>
          <w:color w:val="000000"/>
        </w:rPr>
      </w:pPr>
      <w:r w:rsidRPr="000D5DB5">
        <w:rPr>
          <w:rFonts w:eastAsia="Times New Roman" w:cstheme="minorHAnsi"/>
          <w:b/>
          <w:bCs/>
          <w:color w:val="000000"/>
        </w:rPr>
        <w:t>Warlock Focus</w:t>
      </w:r>
      <w:r w:rsidR="002171B5" w:rsidRPr="000D5DB5">
        <w:rPr>
          <w:rFonts w:eastAsia="Times New Roman" w:cstheme="minorHAnsi"/>
          <w:color w:val="000000"/>
        </w:rPr>
        <w:t xml:space="preserve">. At 3rd level, you </w:t>
      </w:r>
      <w:r w:rsidRPr="000D5DB5">
        <w:rPr>
          <w:rFonts w:eastAsia="Times New Roman" w:cstheme="minorHAnsi"/>
          <w:color w:val="000000"/>
        </w:rPr>
        <w:t xml:space="preserve">may choose to focus on one of two warlock focuses. </w:t>
      </w:r>
    </w:p>
    <w:p w14:paraId="5E576571" w14:textId="77777777" w:rsidR="002021C8" w:rsidRDefault="002021C8" w:rsidP="00CE16DC">
      <w:pPr>
        <w:pStyle w:val="ListParagraph"/>
        <w:numPr>
          <w:ilvl w:val="0"/>
          <w:numId w:val="31"/>
        </w:numPr>
        <w:textAlignment w:val="baseline"/>
        <w:rPr>
          <w:rFonts w:eastAsia="Times New Roman" w:cstheme="minorHAnsi"/>
          <w:color w:val="000000"/>
        </w:rPr>
      </w:pPr>
      <w:r w:rsidRPr="002518CF">
        <w:rPr>
          <w:rFonts w:eastAsia="Times New Roman" w:cstheme="minorHAnsi"/>
          <w:i/>
          <w:iCs/>
          <w:color w:val="000000"/>
        </w:rPr>
        <w:t>Fiendish Alliance:</w:t>
      </w:r>
      <w:r w:rsidRPr="002518CF">
        <w:rPr>
          <w:rFonts w:eastAsia="Times New Roman" w:cstheme="minorHAnsi"/>
          <w:color w:val="000000"/>
        </w:rPr>
        <w:t xml:space="preserve"> The warlock gains a permanent </w:t>
      </w:r>
      <w:r w:rsidR="00823019" w:rsidRPr="002518CF">
        <w:rPr>
          <w:rFonts w:eastAsia="Times New Roman" w:cstheme="minorHAnsi"/>
          <w:color w:val="000000"/>
        </w:rPr>
        <w:t xml:space="preserve">bound </w:t>
      </w:r>
      <w:r w:rsidR="002171B5" w:rsidRPr="002518CF">
        <w:rPr>
          <w:rFonts w:eastAsia="Times New Roman" w:cstheme="minorHAnsi"/>
          <w:color w:val="000000"/>
        </w:rPr>
        <w:t xml:space="preserve">companion that accompanies you on your adventures, advises you in the ways of demonology, and teaches you magical spells upon the completion of tasks (determined by the DM). </w:t>
      </w:r>
      <w:r w:rsidR="00CE16DC" w:rsidRPr="000D5DB5">
        <w:rPr>
          <w:rFonts w:eastAsia="Times New Roman" w:cstheme="minorHAnsi"/>
          <w:color w:val="000000"/>
        </w:rPr>
        <w:t xml:space="preserve">You can also </w:t>
      </w:r>
      <w:r w:rsidR="00CE16DC">
        <w:rPr>
          <w:rFonts w:eastAsia="Times New Roman" w:cstheme="minorHAnsi"/>
          <w:color w:val="000000"/>
        </w:rPr>
        <w:t xml:space="preserve">have </w:t>
      </w:r>
      <w:r w:rsidR="00CE16DC" w:rsidRPr="000D5DB5">
        <w:rPr>
          <w:rFonts w:eastAsia="Times New Roman" w:cstheme="minorHAnsi"/>
          <w:color w:val="000000"/>
        </w:rPr>
        <w:t xml:space="preserve">the </w:t>
      </w:r>
      <w:r w:rsidR="00CE16DC" w:rsidRPr="00697C83">
        <w:rPr>
          <w:rFonts w:eastAsia="Times New Roman" w:cstheme="minorHAnsi"/>
          <w:i/>
          <w:iCs/>
          <w:color w:val="000000"/>
        </w:rPr>
        <w:t>conjure fiend</w:t>
      </w:r>
      <w:r w:rsidR="00CE16DC">
        <w:rPr>
          <w:rFonts w:eastAsia="Times New Roman" w:cstheme="minorHAnsi"/>
          <w:color w:val="000000"/>
        </w:rPr>
        <w:t xml:space="preserve"> </w:t>
      </w:r>
      <w:r w:rsidR="00CE16DC" w:rsidRPr="000D5DB5">
        <w:rPr>
          <w:rFonts w:eastAsia="Times New Roman" w:cstheme="minorHAnsi"/>
          <w:color w:val="000000"/>
        </w:rPr>
        <w:t>spell</w:t>
      </w:r>
      <w:r w:rsidR="00CE16DC">
        <w:rPr>
          <w:rFonts w:eastAsia="Times New Roman" w:cstheme="minorHAnsi"/>
          <w:color w:val="000000"/>
        </w:rPr>
        <w:t xml:space="preserve"> memorized</w:t>
      </w:r>
      <w:r w:rsidR="00CE16DC" w:rsidRPr="000D5DB5">
        <w:rPr>
          <w:rFonts w:eastAsia="Times New Roman" w:cstheme="minorHAnsi"/>
          <w:color w:val="000000"/>
        </w:rPr>
        <w:t>.</w:t>
      </w:r>
      <w:r w:rsidR="00CE16DC">
        <w:rPr>
          <w:rFonts w:eastAsia="Times New Roman" w:cstheme="minorHAnsi"/>
          <w:color w:val="000000"/>
        </w:rPr>
        <w:t xml:space="preserve"> </w:t>
      </w:r>
      <w:r w:rsidR="00823019" w:rsidRPr="002518CF">
        <w:rPr>
          <w:rFonts w:eastAsia="Times New Roman" w:cstheme="minorHAnsi"/>
          <w:color w:val="000000"/>
        </w:rPr>
        <w:t>See Bound Companion for details.</w:t>
      </w:r>
    </w:p>
    <w:p w14:paraId="59DB8ABF" w14:textId="77777777" w:rsidR="0047335C" w:rsidRDefault="0047335C">
      <w:pPr>
        <w:pStyle w:val="ListParagraph"/>
        <w:numPr>
          <w:ilvl w:val="0"/>
          <w:numId w:val="31"/>
        </w:numPr>
        <w:textAlignment w:val="baseline"/>
        <w:rPr>
          <w:rFonts w:eastAsia="Times New Roman" w:cstheme="minorHAnsi"/>
          <w:color w:val="000000"/>
        </w:rPr>
      </w:pPr>
      <w:r>
        <w:rPr>
          <w:rFonts w:eastAsia="Times New Roman" w:cstheme="minorHAnsi"/>
          <w:i/>
          <w:iCs/>
          <w:color w:val="000000"/>
        </w:rPr>
        <w:t>Shadow Harvest</w:t>
      </w:r>
      <w:r w:rsidRPr="002518CF">
        <w:rPr>
          <w:rFonts w:eastAsia="Times New Roman" w:cstheme="minorHAnsi"/>
          <w:i/>
          <w:iCs/>
          <w:color w:val="000000"/>
        </w:rPr>
        <w:t xml:space="preserve">: </w:t>
      </w:r>
      <w:r w:rsidRPr="0047335C">
        <w:rPr>
          <w:rFonts w:eastAsia="Times New Roman" w:cstheme="minorHAnsi"/>
          <w:color w:val="000000"/>
        </w:rPr>
        <w:t xml:space="preserve">You gain the ability to reap soul shards out of your victims. As a bonus action you can target one </w:t>
      </w:r>
      <w:r>
        <w:rPr>
          <w:rFonts w:eastAsia="Times New Roman" w:cstheme="minorHAnsi"/>
          <w:color w:val="000000"/>
        </w:rPr>
        <w:t xml:space="preserve">hostile </w:t>
      </w:r>
      <w:r w:rsidRPr="0047335C">
        <w:rPr>
          <w:rFonts w:eastAsia="Times New Roman" w:cstheme="minorHAnsi"/>
          <w:color w:val="000000"/>
        </w:rPr>
        <w:t xml:space="preserve">creature within 60 feet of you, </w:t>
      </w:r>
      <w:r>
        <w:rPr>
          <w:rFonts w:eastAsia="Times New Roman" w:cstheme="minorHAnsi"/>
          <w:color w:val="000000"/>
        </w:rPr>
        <w:t xml:space="preserve">and shearing its soul. This </w:t>
      </w:r>
      <w:r>
        <w:rPr>
          <w:rFonts w:eastAsia="Times New Roman" w:cstheme="minorHAnsi"/>
          <w:color w:val="000000"/>
        </w:rPr>
        <w:lastRenderedPageBreak/>
        <w:t xml:space="preserve">deals 1d4 points of shadow damage for each spell level you access and grants you </w:t>
      </w:r>
      <w:r w:rsidRPr="0047335C">
        <w:rPr>
          <w:rFonts w:eastAsia="Times New Roman" w:cstheme="minorHAnsi"/>
          <w:color w:val="000000"/>
        </w:rPr>
        <w:t xml:space="preserve">a number of soul shards equal your proficiency bonus. </w:t>
      </w:r>
      <w:r>
        <w:rPr>
          <w:rFonts w:eastAsia="Times New Roman" w:cstheme="minorHAnsi"/>
          <w:color w:val="000000"/>
        </w:rPr>
        <w:t xml:space="preserve">Once you use this power, you cannot use it again until you complete a short or long rest. If the target dies from using this power, roll a d6. On a result of 5-6, you do not expend this power. </w:t>
      </w:r>
    </w:p>
    <w:p w14:paraId="5666B467" w14:textId="77777777" w:rsidR="002518CF" w:rsidRPr="002518CF" w:rsidRDefault="002518CF" w:rsidP="002518CF">
      <w:pPr>
        <w:ind w:left="360"/>
        <w:textAlignment w:val="baseline"/>
        <w:rPr>
          <w:rFonts w:eastAsia="Times New Roman" w:cstheme="minorHAnsi"/>
          <w:color w:val="000000"/>
        </w:rPr>
      </w:pPr>
    </w:p>
    <w:p w14:paraId="3D23A64A" w14:textId="77777777" w:rsidR="002021C8" w:rsidRPr="000D5DB5" w:rsidRDefault="0047335C">
      <w:pPr>
        <w:pStyle w:val="ListParagraph"/>
        <w:ind w:left="0"/>
        <w:rPr>
          <w:rFonts w:eastAsia="Times New Roman" w:cstheme="minorHAnsi"/>
          <w:color w:val="000000"/>
        </w:rPr>
      </w:pPr>
      <w:r w:rsidRPr="00134BC3">
        <w:rPr>
          <w:rFonts w:eastAsia="Times New Roman" w:cstheme="minorHAnsi"/>
          <w:color w:val="000000"/>
        </w:rPr>
        <w:t>Th</w:t>
      </w:r>
      <w:r>
        <w:rPr>
          <w:rFonts w:eastAsia="Times New Roman" w:cstheme="minorHAnsi"/>
          <w:color w:val="000000"/>
        </w:rPr>
        <w:t>e</w:t>
      </w:r>
      <w:r w:rsidRPr="00134BC3">
        <w:rPr>
          <w:rFonts w:eastAsia="Times New Roman" w:cstheme="minorHAnsi"/>
          <w:color w:val="000000"/>
        </w:rPr>
        <w:t xml:space="preserve"> </w:t>
      </w:r>
      <w:r w:rsidR="002171B5" w:rsidRPr="00134BC3">
        <w:rPr>
          <w:rFonts w:eastAsia="Times New Roman" w:cstheme="minorHAnsi"/>
          <w:color w:val="000000"/>
        </w:rPr>
        <w:t xml:space="preserve">companion </w:t>
      </w:r>
      <w:r>
        <w:rPr>
          <w:rFonts w:eastAsia="Times New Roman" w:cstheme="minorHAnsi"/>
          <w:color w:val="000000"/>
        </w:rPr>
        <w:t xml:space="preserve">you gain by the Fiendish Alliance focus </w:t>
      </w:r>
      <w:r w:rsidR="002171B5" w:rsidRPr="00134BC3">
        <w:rPr>
          <w:rFonts w:eastAsia="Times New Roman" w:cstheme="minorHAnsi"/>
          <w:color w:val="000000"/>
        </w:rPr>
        <w:t xml:space="preserve">must be a demon </w:t>
      </w:r>
      <w:r w:rsidR="00D64DDD" w:rsidRPr="00134BC3">
        <w:rPr>
          <w:rFonts w:eastAsia="Times New Roman" w:cstheme="minorHAnsi"/>
          <w:color w:val="000000"/>
        </w:rPr>
        <w:t xml:space="preserve">you can summon and bind to your service (see the </w:t>
      </w:r>
      <w:r w:rsidR="005C5B9F" w:rsidRPr="005C5B9F">
        <w:rPr>
          <w:rFonts w:eastAsia="Times New Roman" w:cstheme="minorHAnsi"/>
          <w:i/>
          <w:iCs/>
          <w:color w:val="000000"/>
        </w:rPr>
        <w:t>b</w:t>
      </w:r>
      <w:r w:rsidR="00D64DDD" w:rsidRPr="005C5B9F">
        <w:rPr>
          <w:rFonts w:eastAsia="Times New Roman" w:cstheme="minorHAnsi"/>
          <w:i/>
          <w:iCs/>
          <w:color w:val="000000"/>
        </w:rPr>
        <w:t>ind</w:t>
      </w:r>
      <w:r w:rsidR="00D64DDD" w:rsidRPr="00134BC3">
        <w:rPr>
          <w:rFonts w:eastAsia="Times New Roman" w:cstheme="minorHAnsi"/>
          <w:color w:val="000000"/>
        </w:rPr>
        <w:t xml:space="preserve"> spell) </w:t>
      </w:r>
      <w:r w:rsidR="002171B5" w:rsidRPr="00134BC3">
        <w:rPr>
          <w:rFonts w:eastAsia="Times New Roman" w:cstheme="minorHAnsi"/>
          <w:color w:val="000000"/>
        </w:rPr>
        <w:t xml:space="preserve">that is no larger than Medium and that has a challenge rating equal to the </w:t>
      </w:r>
      <w:r w:rsidR="00697C83" w:rsidRPr="00134BC3">
        <w:rPr>
          <w:rFonts w:eastAsia="Times New Roman" w:cstheme="minorHAnsi"/>
          <w:color w:val="000000"/>
        </w:rPr>
        <w:t>highest-level</w:t>
      </w:r>
      <w:r w:rsidR="002171B5" w:rsidRPr="00134BC3">
        <w:rPr>
          <w:rFonts w:eastAsia="Times New Roman" w:cstheme="minorHAnsi"/>
          <w:color w:val="000000"/>
        </w:rPr>
        <w:t xml:space="preserve"> demon you can </w:t>
      </w:r>
      <w:r w:rsidR="00D64DDD" w:rsidRPr="00E95E1F">
        <w:rPr>
          <w:rFonts w:eastAsia="Times New Roman" w:cstheme="minorHAnsi"/>
          <w:i/>
          <w:iCs/>
          <w:color w:val="000000"/>
        </w:rPr>
        <w:t xml:space="preserve">bind </w:t>
      </w:r>
      <w:r w:rsidR="002171B5" w:rsidRPr="00134BC3">
        <w:rPr>
          <w:rFonts w:eastAsia="Times New Roman" w:cstheme="minorHAnsi"/>
          <w:color w:val="000000"/>
        </w:rPr>
        <w:t xml:space="preserve">spell. See Bound Companion </w:t>
      </w:r>
      <w:r w:rsidR="00D64DDD" w:rsidRPr="00134BC3">
        <w:rPr>
          <w:rFonts w:eastAsia="Times New Roman" w:cstheme="minorHAnsi"/>
          <w:color w:val="000000"/>
        </w:rPr>
        <w:t xml:space="preserve">and the </w:t>
      </w:r>
      <w:r w:rsidR="00697C83" w:rsidRPr="00697C83">
        <w:rPr>
          <w:rFonts w:eastAsia="Times New Roman" w:cstheme="minorHAnsi"/>
          <w:i/>
          <w:iCs/>
          <w:color w:val="000000"/>
        </w:rPr>
        <w:t>b</w:t>
      </w:r>
      <w:r w:rsidR="00D64DDD" w:rsidRPr="00697C83">
        <w:rPr>
          <w:rFonts w:eastAsia="Times New Roman" w:cstheme="minorHAnsi"/>
          <w:i/>
          <w:iCs/>
          <w:color w:val="000000"/>
        </w:rPr>
        <w:t>ind</w:t>
      </w:r>
      <w:r w:rsidR="00D64DDD" w:rsidRPr="00134BC3">
        <w:rPr>
          <w:rFonts w:eastAsia="Times New Roman" w:cstheme="minorHAnsi"/>
          <w:color w:val="000000"/>
        </w:rPr>
        <w:t xml:space="preserve"> spell </w:t>
      </w:r>
      <w:r w:rsidR="002171B5" w:rsidRPr="00134BC3">
        <w:rPr>
          <w:rFonts w:eastAsia="Times New Roman" w:cstheme="minorHAnsi"/>
          <w:color w:val="000000"/>
        </w:rPr>
        <w:t xml:space="preserve">for more details. </w:t>
      </w:r>
    </w:p>
    <w:p w14:paraId="1BAF3AAE" w14:textId="77777777" w:rsidR="002021C8" w:rsidRPr="000D5DB5" w:rsidRDefault="002021C8" w:rsidP="00F00B80">
      <w:pPr>
        <w:pStyle w:val="ListParagraph"/>
        <w:ind w:left="0"/>
        <w:rPr>
          <w:rFonts w:eastAsia="Times New Roman" w:cstheme="minorHAnsi"/>
          <w:color w:val="000000"/>
        </w:rPr>
      </w:pPr>
    </w:p>
    <w:p w14:paraId="2C6AD7DD" w14:textId="77777777" w:rsidR="002021C8" w:rsidRPr="000D5DB5" w:rsidRDefault="002171B5" w:rsidP="00F00B80">
      <w:pPr>
        <w:pStyle w:val="ListParagraph"/>
        <w:ind w:left="0"/>
        <w:rPr>
          <w:rFonts w:eastAsia="Times New Roman" w:cstheme="minorHAnsi"/>
          <w:bCs/>
          <w:i/>
          <w:iCs/>
          <w:color w:val="000000"/>
        </w:rPr>
      </w:pPr>
      <w:r w:rsidRPr="000D5DB5">
        <w:rPr>
          <w:rFonts w:eastAsia="Times New Roman" w:cstheme="minorHAnsi"/>
          <w:bCs/>
          <w:i/>
          <w:iCs/>
          <w:color w:val="000000"/>
        </w:rPr>
        <w:t>Bond</w:t>
      </w:r>
    </w:p>
    <w:p w14:paraId="19E80B09" w14:textId="77777777" w:rsidR="002021C8" w:rsidRPr="000D5DB5" w:rsidRDefault="002171B5">
      <w:pPr>
        <w:pStyle w:val="ListParagraph"/>
        <w:ind w:left="0"/>
        <w:rPr>
          <w:rFonts w:eastAsia="Times New Roman" w:cstheme="minorHAnsi"/>
          <w:color w:val="000000"/>
        </w:rPr>
      </w:pPr>
      <w:r w:rsidRPr="000D5DB5">
        <w:rPr>
          <w:rFonts w:eastAsia="Times New Roman" w:cstheme="minorHAnsi"/>
          <w:color w:val="000000"/>
        </w:rPr>
        <w:t xml:space="preserve">When a fiend you </w:t>
      </w:r>
      <w:r w:rsidR="00D64DDD" w:rsidRPr="000D5DB5">
        <w:rPr>
          <w:rFonts w:eastAsia="Times New Roman" w:cstheme="minorHAnsi"/>
          <w:color w:val="000000"/>
        </w:rPr>
        <w:t xml:space="preserve">are bound to </w:t>
      </w:r>
      <w:r w:rsidRPr="000D5DB5">
        <w:rPr>
          <w:rFonts w:eastAsia="Times New Roman" w:cstheme="minorHAnsi"/>
          <w:color w:val="000000"/>
        </w:rPr>
        <w:t>is reduced to 0 hit points, you may transfer to them your own hit points as a reaction</w:t>
      </w:r>
      <w:r w:rsidR="00E0739F" w:rsidRPr="000D5DB5">
        <w:rPr>
          <w:rFonts w:eastAsia="Times New Roman" w:cstheme="minorHAnsi"/>
          <w:color w:val="000000"/>
        </w:rPr>
        <w:t>, so long as you are within 10 feet of them</w:t>
      </w:r>
      <w:r w:rsidRPr="000D5DB5">
        <w:rPr>
          <w:rFonts w:eastAsia="Times New Roman" w:cstheme="minorHAnsi"/>
          <w:color w:val="000000"/>
        </w:rPr>
        <w:t xml:space="preserve">. You may only transfer enough hit points to leave them at 1 hit point. </w:t>
      </w:r>
    </w:p>
    <w:p w14:paraId="75FC1243" w14:textId="77777777" w:rsidR="00E0739F" w:rsidRPr="000D5DB5" w:rsidRDefault="00E0739F" w:rsidP="002518CF">
      <w:pPr>
        <w:pStyle w:val="ListParagraph"/>
        <w:ind w:left="0"/>
      </w:pPr>
      <w:r w:rsidRPr="000D5DB5">
        <w:t>If the bound fiend is killed, you must succeed against a DC 20 Stamina saving throw or suffer 1d10 arcane damage per C</w:t>
      </w:r>
      <w:r w:rsidR="002518CF">
        <w:t>hallenge</w:t>
      </w:r>
      <w:r w:rsidRPr="000D5DB5">
        <w:t xml:space="preserve"> of the demon, as its </w:t>
      </w:r>
      <w:r w:rsidR="0033692B" w:rsidRPr="000D5DB5">
        <w:t>life-force</w:t>
      </w:r>
      <w:r w:rsidRPr="000D5DB5">
        <w:t xml:space="preserve"> is torn from yours. </w:t>
      </w:r>
      <w:r w:rsidR="002518CF">
        <w:t xml:space="preserve">As the fiend is dead, you must bond with another. </w:t>
      </w:r>
    </w:p>
    <w:p w14:paraId="625584CE" w14:textId="77777777" w:rsidR="002021C8" w:rsidRPr="000D5DB5" w:rsidRDefault="002021C8" w:rsidP="00F00B80">
      <w:pPr>
        <w:pStyle w:val="ListParagraph"/>
        <w:ind w:left="0"/>
        <w:rPr>
          <w:rFonts w:eastAsia="Times New Roman" w:cstheme="minorHAnsi"/>
          <w:color w:val="000000"/>
        </w:rPr>
      </w:pPr>
    </w:p>
    <w:p w14:paraId="05D4C568" w14:textId="77777777" w:rsidR="002021C8" w:rsidRPr="000D5DB5" w:rsidRDefault="002171B5" w:rsidP="00F00B80">
      <w:pPr>
        <w:pStyle w:val="ListParagraph"/>
        <w:ind w:left="0"/>
        <w:rPr>
          <w:rFonts w:eastAsia="Times New Roman" w:cstheme="minorHAnsi"/>
          <w:i/>
          <w:iCs/>
          <w:color w:val="000000"/>
        </w:rPr>
      </w:pPr>
      <w:r w:rsidRPr="000D5DB5">
        <w:rPr>
          <w:rFonts w:eastAsia="Times New Roman" w:cstheme="minorHAnsi"/>
          <w:i/>
          <w:iCs/>
          <w:color w:val="000000"/>
        </w:rPr>
        <w:t>Leveling up</w:t>
      </w:r>
    </w:p>
    <w:p w14:paraId="4EA5CFD7" w14:textId="77777777" w:rsidR="002021C8" w:rsidRPr="000D5DB5" w:rsidRDefault="002171B5" w:rsidP="00F00B80">
      <w:pPr>
        <w:pStyle w:val="ListParagraph"/>
        <w:ind w:left="0"/>
        <w:rPr>
          <w:rFonts w:eastAsia="Times New Roman" w:cstheme="minorHAnsi"/>
          <w:color w:val="000000"/>
        </w:rPr>
      </w:pPr>
      <w:r w:rsidRPr="000D5DB5">
        <w:rPr>
          <w:rFonts w:eastAsia="Times New Roman" w:cstheme="minorHAnsi"/>
          <w:color w:val="000000"/>
        </w:rPr>
        <w:t xml:space="preserve">The level of the fiend is equal to the highest-level demon you can </w:t>
      </w:r>
      <w:r w:rsidR="00D64DDD" w:rsidRPr="000D5DB5">
        <w:rPr>
          <w:rFonts w:eastAsia="Times New Roman" w:cstheme="minorHAnsi"/>
          <w:color w:val="000000"/>
        </w:rPr>
        <w:t>bind</w:t>
      </w:r>
      <w:r w:rsidRPr="000D5DB5">
        <w:rPr>
          <w:rFonts w:eastAsia="Times New Roman" w:cstheme="minorHAnsi"/>
          <w:color w:val="000000"/>
        </w:rPr>
        <w:t xml:space="preserve"> with the warlock’s </w:t>
      </w:r>
      <w:r w:rsidR="00D64DDD" w:rsidRPr="000D5DB5">
        <w:rPr>
          <w:rFonts w:eastAsia="Times New Roman" w:cstheme="minorHAnsi"/>
          <w:color w:val="000000"/>
        </w:rPr>
        <w:t xml:space="preserve">Bind </w:t>
      </w:r>
      <w:r w:rsidR="002021C8" w:rsidRPr="000D5DB5">
        <w:rPr>
          <w:rFonts w:eastAsia="Times New Roman" w:cstheme="minorHAnsi"/>
          <w:color w:val="000000"/>
        </w:rPr>
        <w:t>Fiend spell.</w:t>
      </w:r>
    </w:p>
    <w:p w14:paraId="4A2359A0" w14:textId="77777777" w:rsidR="002021C8" w:rsidRPr="000D5DB5" w:rsidRDefault="002021C8" w:rsidP="00F00B80">
      <w:pPr>
        <w:pStyle w:val="ListParagraph"/>
        <w:ind w:left="0"/>
        <w:rPr>
          <w:rFonts w:eastAsia="Times New Roman" w:cstheme="minorHAnsi"/>
          <w:color w:val="000000"/>
        </w:rPr>
      </w:pPr>
    </w:p>
    <w:p w14:paraId="493225E4" w14:textId="77777777" w:rsidR="002021C8" w:rsidRPr="00134BC3" w:rsidRDefault="00D64DDD" w:rsidP="00F00B80">
      <w:pPr>
        <w:pStyle w:val="ListParagraph"/>
        <w:ind w:left="0"/>
        <w:rPr>
          <w:rFonts w:eastAsia="Times New Roman" w:cstheme="minorHAnsi"/>
          <w:color w:val="000000"/>
        </w:rPr>
      </w:pPr>
      <w:r w:rsidRPr="000D5DB5">
        <w:rPr>
          <w:rFonts w:eastAsia="Times New Roman" w:cstheme="minorHAnsi"/>
          <w:i/>
          <w:iCs/>
          <w:color w:val="000000"/>
        </w:rPr>
        <w:t>Specia</w:t>
      </w:r>
      <w:r w:rsidR="002021C8" w:rsidRPr="000D5DB5">
        <w:rPr>
          <w:rFonts w:eastAsia="Times New Roman" w:cstheme="minorHAnsi"/>
          <w:i/>
          <w:iCs/>
          <w:color w:val="000000"/>
        </w:rPr>
        <w:t>l</w:t>
      </w:r>
    </w:p>
    <w:p w14:paraId="23E482B5" w14:textId="77777777" w:rsidR="003925F9" w:rsidRPr="00134BC3" w:rsidRDefault="002021C8" w:rsidP="00F00B80">
      <w:pPr>
        <w:pStyle w:val="ListParagraph"/>
        <w:ind w:left="0"/>
      </w:pPr>
      <w:r w:rsidRPr="000D5DB5">
        <w:rPr>
          <w:rFonts w:eastAsia="Times New Roman" w:cstheme="minorHAnsi"/>
          <w:color w:val="000000"/>
        </w:rPr>
        <w:t>Bo</w:t>
      </w:r>
      <w:r w:rsidR="003925F9" w:rsidRPr="000D5DB5">
        <w:rPr>
          <w:rFonts w:eastAsia="Times New Roman" w:cstheme="minorHAnsi"/>
          <w:color w:val="000000"/>
        </w:rPr>
        <w:t xml:space="preserve">nding with a fiend requires spending one hour communicating with the creature, and spending the next seven hours in activities the fiend considers to be ‘bonding’, such as </w:t>
      </w:r>
      <w:r w:rsidR="00896E73" w:rsidRPr="000D5DB5">
        <w:rPr>
          <w:rFonts w:eastAsia="Times New Roman" w:cstheme="minorHAnsi"/>
          <w:color w:val="000000"/>
        </w:rPr>
        <w:t>arson</w:t>
      </w:r>
      <w:r w:rsidR="003925F9" w:rsidRPr="000D5DB5">
        <w:rPr>
          <w:rFonts w:eastAsia="Times New Roman" w:cstheme="minorHAnsi"/>
          <w:color w:val="000000"/>
        </w:rPr>
        <w:t xml:space="preserve"> for imps, bloodshed for felguards, as the DM decides.</w:t>
      </w:r>
    </w:p>
    <w:p w14:paraId="10771C4B" w14:textId="77777777" w:rsidR="002021C8" w:rsidRPr="000D5DB5" w:rsidRDefault="002021C8">
      <w:pPr>
        <w:contextualSpacing/>
        <w:rPr>
          <w:rFonts w:eastAsia="Times New Roman" w:cstheme="minorHAnsi"/>
          <w:sz w:val="24"/>
          <w:szCs w:val="24"/>
        </w:rPr>
      </w:pPr>
    </w:p>
    <w:p w14:paraId="4485281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4360A339" w14:textId="77777777" w:rsidR="00AB25EF" w:rsidRDefault="00AB25EF">
      <w:pPr>
        <w:contextualSpacing/>
        <w:rPr>
          <w:rFonts w:eastAsia="Times New Roman" w:cstheme="minorHAnsi"/>
          <w:color w:val="000000"/>
        </w:rPr>
      </w:pPr>
      <w:r w:rsidRPr="000D5DB5">
        <w:rPr>
          <w:rFonts w:eastAsia="Times New Roman" w:cstheme="minorHAnsi"/>
          <w:color w:val="000000"/>
        </w:rPr>
        <w:t>When you reach 4th level, and again at 8th, 12th, 16th, and 19th level, you can increase one ability score of your choice by 2, or you can increase two ability scores of your choice by 1. As normal, you can’t increase an ability score above 20 using this feature.</w:t>
      </w:r>
    </w:p>
    <w:p w14:paraId="6D628E82" w14:textId="77777777" w:rsidR="00896E73" w:rsidRPr="00896E73" w:rsidRDefault="00896E73">
      <w:pPr>
        <w:contextualSpacing/>
        <w:rPr>
          <w:rFonts w:eastAsia="Times New Roman" w:cstheme="minorHAnsi"/>
          <w:color w:val="000000"/>
        </w:rPr>
      </w:pPr>
    </w:p>
    <w:p w14:paraId="7901F208" w14:textId="77777777" w:rsidR="00896E73" w:rsidRPr="00896E73" w:rsidRDefault="00896E73">
      <w:pPr>
        <w:contextualSpacing/>
        <w:rPr>
          <w:rFonts w:eastAsia="Times New Roman" w:cstheme="minorHAnsi"/>
          <w:b/>
          <w:bCs/>
          <w:color w:val="000000"/>
        </w:rPr>
      </w:pPr>
      <w:r w:rsidRPr="00896E73">
        <w:rPr>
          <w:rFonts w:eastAsia="Times New Roman" w:cstheme="minorHAnsi"/>
          <w:b/>
          <w:bCs/>
          <w:color w:val="000000"/>
        </w:rPr>
        <w:t>Fiendish Barter</w:t>
      </w:r>
    </w:p>
    <w:p w14:paraId="5AAF10D2" w14:textId="77777777" w:rsidR="00896E73" w:rsidRDefault="00896E73">
      <w:pPr>
        <w:contextualSpacing/>
        <w:rPr>
          <w:rFonts w:eastAsia="Times New Roman" w:cstheme="minorHAnsi"/>
          <w:color w:val="000000"/>
        </w:rPr>
      </w:pPr>
      <w:r w:rsidRPr="00896E73">
        <w:rPr>
          <w:rFonts w:eastAsia="Times New Roman" w:cstheme="minorHAnsi"/>
          <w:color w:val="000000"/>
        </w:rPr>
        <w:t xml:space="preserve">Starting on 10th </w:t>
      </w:r>
      <w:r>
        <w:rPr>
          <w:rFonts w:eastAsia="Times New Roman" w:cstheme="minorHAnsi"/>
          <w:color w:val="000000"/>
        </w:rPr>
        <w:t>level, you can generate soul shards momentarily at the expense of future access to them. You may use your Action and gain a number of soul shards equal to half your Warlock level</w:t>
      </w:r>
      <w:r w:rsidR="0089218E">
        <w:rPr>
          <w:rFonts w:eastAsia="Times New Roman" w:cstheme="minorHAnsi"/>
          <w:color w:val="000000"/>
        </w:rPr>
        <w:t xml:space="preserve"> (up to your normal maximum)</w:t>
      </w:r>
      <w:r>
        <w:rPr>
          <w:rFonts w:eastAsia="Times New Roman" w:cstheme="minorHAnsi"/>
          <w:color w:val="000000"/>
        </w:rPr>
        <w:t xml:space="preserve">. </w:t>
      </w:r>
    </w:p>
    <w:p w14:paraId="09252222" w14:textId="77777777" w:rsidR="00896E73" w:rsidRPr="00896E73" w:rsidRDefault="00896E73">
      <w:pPr>
        <w:contextualSpacing/>
        <w:rPr>
          <w:rFonts w:eastAsia="Times New Roman" w:cstheme="minorHAnsi"/>
          <w:color w:val="000000"/>
        </w:rPr>
      </w:pPr>
      <w:r>
        <w:rPr>
          <w:rFonts w:eastAsia="Times New Roman" w:cstheme="minorHAnsi"/>
          <w:color w:val="000000"/>
        </w:rPr>
        <w:t>Until you complete a short rest, any soul shards you gain after using this ability are deduced from the number of soul shards you gained by Fiendish Barter</w:t>
      </w:r>
      <w:r w:rsidR="0089218E">
        <w:rPr>
          <w:rFonts w:eastAsia="Times New Roman" w:cstheme="minorHAnsi"/>
          <w:color w:val="000000"/>
        </w:rPr>
        <w:t>, plus another 2 Soul Shards</w:t>
      </w:r>
      <w:r>
        <w:rPr>
          <w:rFonts w:eastAsia="Times New Roman" w:cstheme="minorHAnsi"/>
          <w:color w:val="000000"/>
        </w:rPr>
        <w:t xml:space="preserve">. </w:t>
      </w:r>
      <w:r w:rsidR="0089218E">
        <w:rPr>
          <w:rFonts w:eastAsia="Times New Roman" w:cstheme="minorHAnsi"/>
          <w:color w:val="000000"/>
        </w:rPr>
        <w:t xml:space="preserve">Once used, you cannot use this ability again until you complete a short rest. </w:t>
      </w:r>
    </w:p>
    <w:p w14:paraId="709B1DA8" w14:textId="77777777" w:rsidR="00AB25EF" w:rsidRPr="00896E73" w:rsidRDefault="00AB25EF">
      <w:pPr>
        <w:contextualSpacing/>
        <w:rPr>
          <w:rFonts w:eastAsia="Times New Roman" w:cstheme="minorHAnsi"/>
          <w:color w:val="000000"/>
        </w:rPr>
      </w:pPr>
    </w:p>
    <w:p w14:paraId="09CDB5C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Soul Vault</w:t>
      </w:r>
    </w:p>
    <w:p w14:paraId="33C3AE52" w14:textId="77777777" w:rsidR="00AB25EF" w:rsidRPr="00C3685F" w:rsidRDefault="00AB25EF" w:rsidP="00C3685F">
      <w:pPr>
        <w:contextualSpacing/>
        <w:rPr>
          <w:rFonts w:eastAsia="Times New Roman" w:cstheme="minorHAnsi"/>
          <w:color w:val="000000"/>
        </w:rPr>
      </w:pPr>
      <w:r w:rsidRPr="000D5DB5">
        <w:rPr>
          <w:rFonts w:eastAsia="Times New Roman" w:cstheme="minorHAnsi"/>
          <w:color w:val="000000"/>
        </w:rPr>
        <w:t xml:space="preserve">When you reach 20th level, you may gain two soul shards instead of one per every enemy reduced to 0 hit points as a result of your </w:t>
      </w:r>
      <w:r w:rsidR="002A6322">
        <w:rPr>
          <w:rFonts w:eastAsia="Times New Roman" w:cstheme="minorHAnsi"/>
          <w:color w:val="000000"/>
        </w:rPr>
        <w:t xml:space="preserve">warlock </w:t>
      </w:r>
      <w:r w:rsidRPr="000D5DB5">
        <w:rPr>
          <w:rFonts w:eastAsia="Times New Roman" w:cstheme="minorHAnsi"/>
          <w:color w:val="000000"/>
        </w:rPr>
        <w:t xml:space="preserve">spells. </w:t>
      </w:r>
    </w:p>
    <w:p w14:paraId="75035282" w14:textId="77777777" w:rsidR="006369FF" w:rsidRDefault="00C3685F" w:rsidP="006369FF">
      <w:pPr>
        <w:contextualSpacing/>
        <w:rPr>
          <w:rFonts w:eastAsia="Times New Roman" w:cstheme="minorHAnsi"/>
          <w:color w:val="000000"/>
        </w:rPr>
      </w:pPr>
      <w:r w:rsidRPr="00C3685F">
        <w:rPr>
          <w:rFonts w:eastAsia="Times New Roman" w:cstheme="minorHAnsi"/>
          <w:color w:val="000000"/>
        </w:rPr>
        <w:t>Also, you may stow your grimoire into</w:t>
      </w:r>
      <w:r>
        <w:rPr>
          <w:rFonts w:eastAsia="Times New Roman" w:cstheme="minorHAnsi"/>
          <w:color w:val="000000"/>
        </w:rPr>
        <w:t xml:space="preserve"> the pocket realm</w:t>
      </w:r>
      <w:r w:rsidR="006369FF">
        <w:rPr>
          <w:rFonts w:eastAsia="Times New Roman" w:cstheme="minorHAnsi"/>
          <w:color w:val="000000"/>
        </w:rPr>
        <w:t xml:space="preserve"> (known as the soul vault) of your choosing by using 3 soul shards, and can draw it out using 1 soul shard. You do not need to physically possess the grimoire at that time, but must be within 100 feet of it, and spend 1 action to banish it into the realm or draw it back again. </w:t>
      </w:r>
    </w:p>
    <w:p w14:paraId="1B813373" w14:textId="77777777" w:rsidR="00AB25EF" w:rsidRPr="00C3685F" w:rsidRDefault="006369FF" w:rsidP="006369FF">
      <w:pPr>
        <w:contextualSpacing/>
        <w:rPr>
          <w:rFonts w:eastAsia="Times New Roman" w:cstheme="minorHAnsi"/>
          <w:color w:val="000000"/>
        </w:rPr>
      </w:pPr>
      <w:r>
        <w:rPr>
          <w:rFonts w:eastAsia="Times New Roman" w:cstheme="minorHAnsi"/>
          <w:color w:val="000000"/>
        </w:rPr>
        <w:lastRenderedPageBreak/>
        <w:t xml:space="preserve">Only you can access the pocket realm, unless you choose a realm that multiple creatures can enter (in which case, you can designate the grimoire to appear at any point you previously conducted a 1-hour ritual to attune the book to the place). </w:t>
      </w:r>
    </w:p>
    <w:p w14:paraId="469F7DBF" w14:textId="77777777" w:rsidR="00AB25EF" w:rsidRPr="00C3685F" w:rsidRDefault="00AB25EF">
      <w:pPr>
        <w:contextualSpacing/>
        <w:rPr>
          <w:rFonts w:eastAsia="Times New Roman" w:cstheme="minorHAnsi"/>
          <w:color w:val="000000"/>
        </w:rPr>
      </w:pPr>
    </w:p>
    <w:p w14:paraId="6FA7E05A" w14:textId="77777777" w:rsidR="00AB25EF" w:rsidRPr="000D5DB5" w:rsidRDefault="007D2290">
      <w:pPr>
        <w:contextualSpacing/>
        <w:outlineLvl w:val="2"/>
        <w:rPr>
          <w:rFonts w:eastAsia="Times New Roman" w:cstheme="minorHAnsi"/>
          <w:b/>
          <w:bCs/>
          <w:sz w:val="27"/>
          <w:szCs w:val="27"/>
        </w:rPr>
      </w:pPr>
      <w:bookmarkStart w:id="2161" w:name="_Toc509138754"/>
      <w:bookmarkStart w:id="2162" w:name="_Toc54196408"/>
      <w:r>
        <w:rPr>
          <w:rFonts w:eastAsia="Times New Roman" w:cstheme="minorHAnsi"/>
          <w:color w:val="2E75B5"/>
          <w:sz w:val="28"/>
          <w:szCs w:val="28"/>
        </w:rPr>
        <w:t>Demonic</w:t>
      </w:r>
      <w:r w:rsidR="00AB25EF" w:rsidRPr="000D5DB5">
        <w:rPr>
          <w:rFonts w:eastAsia="Times New Roman" w:cstheme="minorHAnsi"/>
          <w:color w:val="2E75B5"/>
          <w:sz w:val="28"/>
          <w:szCs w:val="28"/>
        </w:rPr>
        <w:t xml:space="preserve"> Studies</w:t>
      </w:r>
      <w:bookmarkEnd w:id="2161"/>
      <w:bookmarkEnd w:id="2162"/>
    </w:p>
    <w:p w14:paraId="1656BFFA" w14:textId="77777777" w:rsidR="00AB25EF" w:rsidRDefault="00AB25EF">
      <w:pPr>
        <w:contextualSpacing/>
        <w:rPr>
          <w:rFonts w:eastAsia="Times New Roman" w:cstheme="minorHAnsi"/>
          <w:color w:val="000000"/>
        </w:rPr>
      </w:pPr>
      <w:r w:rsidRPr="000D5DB5">
        <w:rPr>
          <w:rFonts w:eastAsia="Times New Roman" w:cstheme="minorHAnsi"/>
          <w:color w:val="000000"/>
        </w:rPr>
        <w:t xml:space="preserve">An Azerothian warlock may choose one of the three below archetypes. </w:t>
      </w:r>
    </w:p>
    <w:p w14:paraId="190FA739" w14:textId="77777777" w:rsidR="00EF13E1" w:rsidRPr="000D5DB5" w:rsidRDefault="00EF13E1">
      <w:pPr>
        <w:contextualSpacing/>
        <w:rPr>
          <w:rFonts w:eastAsia="Times New Roman" w:cstheme="minorHAnsi"/>
          <w:sz w:val="24"/>
          <w:szCs w:val="24"/>
        </w:rPr>
      </w:pPr>
    </w:p>
    <w:p w14:paraId="088F018A"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Affliction</w:t>
      </w:r>
    </w:p>
    <w:p w14:paraId="713AB7B6" w14:textId="77777777" w:rsidR="00AB25EF" w:rsidRPr="000D5DB5" w:rsidRDefault="00EF13E1">
      <w:pPr>
        <w:contextualSpacing/>
        <w:rPr>
          <w:rFonts w:eastAsia="Times New Roman" w:cstheme="minorHAnsi"/>
          <w:sz w:val="24"/>
          <w:szCs w:val="24"/>
        </w:rPr>
      </w:pPr>
      <w:r>
        <w:rPr>
          <w:rFonts w:eastAsia="Times New Roman" w:cstheme="minorHAnsi"/>
          <w:color w:val="000000"/>
        </w:rPr>
        <w:t xml:space="preserve">Your mastery over </w:t>
      </w:r>
      <w:r w:rsidR="00F55063" w:rsidRPr="000D5DB5">
        <w:rPr>
          <w:rFonts w:eastAsia="Times New Roman" w:cstheme="minorHAnsi"/>
          <w:color w:val="000000"/>
        </w:rPr>
        <w:t xml:space="preserve">sigil </w:t>
      </w:r>
      <w:r w:rsidR="00AB25EF" w:rsidRPr="000D5DB5">
        <w:rPr>
          <w:rFonts w:eastAsia="Times New Roman" w:cstheme="minorHAnsi"/>
          <w:color w:val="000000"/>
        </w:rPr>
        <w:t>spells</w:t>
      </w:r>
      <w:r>
        <w:rPr>
          <w:rFonts w:eastAsia="Times New Roman" w:cstheme="minorHAnsi"/>
          <w:color w:val="000000"/>
        </w:rPr>
        <w:t xml:space="preserve"> </w:t>
      </w:r>
      <w:r w:rsidR="00AB25EF" w:rsidRPr="000D5DB5">
        <w:rPr>
          <w:rFonts w:eastAsia="Times New Roman" w:cstheme="minorHAnsi"/>
          <w:color w:val="000000"/>
        </w:rPr>
        <w:t xml:space="preserve">corrupts </w:t>
      </w:r>
      <w:r>
        <w:rPr>
          <w:rFonts w:eastAsia="Times New Roman" w:cstheme="minorHAnsi"/>
          <w:color w:val="000000"/>
        </w:rPr>
        <w:t xml:space="preserve">and destroys your </w:t>
      </w:r>
      <w:r w:rsidR="00AB25EF" w:rsidRPr="000D5DB5">
        <w:rPr>
          <w:rFonts w:eastAsia="Times New Roman" w:cstheme="minorHAnsi"/>
          <w:color w:val="000000"/>
        </w:rPr>
        <w:t>enemies</w:t>
      </w:r>
      <w:r>
        <w:rPr>
          <w:rFonts w:eastAsia="Times New Roman" w:cstheme="minorHAnsi"/>
          <w:color w:val="000000"/>
        </w:rPr>
        <w:t xml:space="preserve">. </w:t>
      </w:r>
      <w:r w:rsidR="000D514C">
        <w:rPr>
          <w:rFonts w:eastAsia="Times New Roman" w:cstheme="minorHAnsi"/>
          <w:color w:val="000000"/>
        </w:rPr>
        <w:t>Affliction</w:t>
      </w:r>
      <w:r>
        <w:rPr>
          <w:rFonts w:eastAsia="Times New Roman" w:cstheme="minorHAnsi"/>
          <w:color w:val="000000"/>
        </w:rPr>
        <w:t xml:space="preserve"> warlocks are feared exemplars of the art.</w:t>
      </w:r>
    </w:p>
    <w:p w14:paraId="74A6C43D" w14:textId="77777777" w:rsidR="00AB25EF" w:rsidRPr="000D5DB5" w:rsidRDefault="00AB25EF">
      <w:pPr>
        <w:contextualSpacing/>
        <w:rPr>
          <w:rFonts w:eastAsia="Times New Roman" w:cstheme="minorHAnsi"/>
          <w:sz w:val="24"/>
          <w:szCs w:val="24"/>
        </w:rPr>
      </w:pPr>
    </w:p>
    <w:p w14:paraId="3CC35391" w14:textId="77777777" w:rsidR="00AB25EF" w:rsidRPr="000D5DB5" w:rsidRDefault="00AB25EF" w:rsidP="00C637B5">
      <w:pPr>
        <w:contextualSpacing/>
        <w:rPr>
          <w:rFonts w:eastAsia="Times New Roman" w:cstheme="minorHAnsi"/>
          <w:sz w:val="24"/>
          <w:szCs w:val="24"/>
        </w:rPr>
      </w:pPr>
      <w:r w:rsidRPr="000D5DB5">
        <w:rPr>
          <w:rFonts w:eastAsia="Times New Roman" w:cstheme="minorHAnsi"/>
          <w:b/>
          <w:bCs/>
          <w:color w:val="000000"/>
        </w:rPr>
        <w:t>Haunt</w:t>
      </w:r>
      <w:r w:rsidRPr="000D5DB5">
        <w:rPr>
          <w:rFonts w:eastAsia="Times New Roman" w:cstheme="minorHAnsi"/>
          <w:color w:val="000000"/>
        </w:rPr>
        <w:t xml:space="preserve">. Starting at 1st level, you gain the Mystic Blast feat, </w:t>
      </w:r>
      <w:r w:rsidR="00C637B5">
        <w:rPr>
          <w:rFonts w:eastAsia="Times New Roman" w:cstheme="minorHAnsi"/>
          <w:color w:val="000000"/>
        </w:rPr>
        <w:t>but must choose</w:t>
      </w:r>
      <w:r w:rsidRPr="000D5DB5">
        <w:rPr>
          <w:rFonts w:eastAsia="Times New Roman" w:cstheme="minorHAnsi"/>
          <w:color w:val="000000"/>
        </w:rPr>
        <w:t xml:space="preserve"> </w:t>
      </w:r>
      <w:r w:rsidR="00C637B5">
        <w:rPr>
          <w:rFonts w:eastAsia="Times New Roman" w:cstheme="minorHAnsi"/>
          <w:color w:val="000000"/>
        </w:rPr>
        <w:t xml:space="preserve">to deal </w:t>
      </w:r>
      <w:r w:rsidR="007317EE">
        <w:rPr>
          <w:rFonts w:eastAsia="Times New Roman" w:cstheme="minorHAnsi"/>
          <w:color w:val="000000"/>
        </w:rPr>
        <w:t>f</w:t>
      </w:r>
      <w:r w:rsidRPr="000D5DB5">
        <w:rPr>
          <w:rFonts w:eastAsia="Times New Roman" w:cstheme="minorHAnsi"/>
          <w:color w:val="000000"/>
        </w:rPr>
        <w:t xml:space="preserve">el damage. </w:t>
      </w:r>
    </w:p>
    <w:p w14:paraId="2C69C1CF" w14:textId="77777777" w:rsidR="00AB25EF" w:rsidRDefault="00AB25EF" w:rsidP="007D2290">
      <w:pPr>
        <w:contextualSpacing/>
        <w:rPr>
          <w:rFonts w:eastAsia="Times New Roman" w:cstheme="minorHAnsi"/>
          <w:color w:val="000000"/>
        </w:rPr>
      </w:pPr>
      <w:r w:rsidRPr="000D5DB5">
        <w:rPr>
          <w:rFonts w:eastAsia="Times New Roman" w:cstheme="minorHAnsi"/>
          <w:color w:val="000000"/>
        </w:rPr>
        <w:t xml:space="preserve">When casting a </w:t>
      </w:r>
      <w:r w:rsidR="00F55063" w:rsidRPr="000D5DB5">
        <w:rPr>
          <w:rFonts w:eastAsia="Times New Roman" w:cstheme="minorHAnsi"/>
          <w:color w:val="000000"/>
        </w:rPr>
        <w:t xml:space="preserve">damaging sigil </w:t>
      </w:r>
      <w:r w:rsidRPr="000D5DB5">
        <w:rPr>
          <w:rFonts w:eastAsia="Times New Roman" w:cstheme="minorHAnsi"/>
          <w:color w:val="000000"/>
        </w:rPr>
        <w:t xml:space="preserve">spell, you may use a single soul shard to also use your </w:t>
      </w:r>
      <w:r w:rsidR="007D2290">
        <w:rPr>
          <w:rFonts w:eastAsia="Times New Roman" w:cstheme="minorHAnsi"/>
          <w:color w:val="000000"/>
        </w:rPr>
        <w:t xml:space="preserve">make a Mystic Blast attack </w:t>
      </w:r>
      <w:r w:rsidRPr="000D5DB5">
        <w:rPr>
          <w:rFonts w:eastAsia="Times New Roman" w:cstheme="minorHAnsi"/>
          <w:color w:val="000000"/>
        </w:rPr>
        <w:t xml:space="preserve">against the same target </w:t>
      </w:r>
      <w:r w:rsidR="007D2290">
        <w:rPr>
          <w:rFonts w:eastAsia="Times New Roman" w:cstheme="minorHAnsi"/>
          <w:color w:val="000000"/>
        </w:rPr>
        <w:t xml:space="preserve">as a bonus </w:t>
      </w:r>
      <w:r w:rsidRPr="000D5DB5">
        <w:rPr>
          <w:rFonts w:eastAsia="Times New Roman" w:cstheme="minorHAnsi"/>
          <w:color w:val="000000"/>
        </w:rPr>
        <w:t xml:space="preserve">action. This still requires a ranged spell attack, but the range of the </w:t>
      </w:r>
      <w:r w:rsidR="007D2290">
        <w:rPr>
          <w:rFonts w:eastAsia="Times New Roman" w:cstheme="minorHAnsi"/>
          <w:color w:val="000000"/>
        </w:rPr>
        <w:t>mystic blast</w:t>
      </w:r>
      <w:r w:rsidRPr="000D5DB5">
        <w:rPr>
          <w:rFonts w:eastAsia="Times New Roman" w:cstheme="minorHAnsi"/>
          <w:color w:val="000000"/>
        </w:rPr>
        <w:t xml:space="preserve"> becomes equal to the range of the </w:t>
      </w:r>
      <w:r w:rsidR="00F55063" w:rsidRPr="000D5DB5">
        <w:rPr>
          <w:rFonts w:eastAsia="Times New Roman" w:cstheme="minorHAnsi"/>
          <w:color w:val="000000"/>
        </w:rPr>
        <w:t xml:space="preserve">sigil </w:t>
      </w:r>
      <w:r w:rsidRPr="000D5DB5">
        <w:rPr>
          <w:rFonts w:eastAsia="Times New Roman" w:cstheme="minorHAnsi"/>
          <w:color w:val="000000"/>
        </w:rPr>
        <w:t xml:space="preserve">spell. </w:t>
      </w:r>
    </w:p>
    <w:p w14:paraId="703CFDC2" w14:textId="77777777" w:rsidR="0002458E" w:rsidRPr="000D5DB5" w:rsidRDefault="0002458E" w:rsidP="0002458E">
      <w:pPr>
        <w:contextualSpacing/>
        <w:rPr>
          <w:rFonts w:eastAsia="Times New Roman" w:cstheme="minorHAnsi"/>
          <w:sz w:val="24"/>
          <w:szCs w:val="24"/>
        </w:rPr>
      </w:pPr>
      <w:r>
        <w:rPr>
          <w:rFonts w:eastAsia="Times New Roman" w:cstheme="minorHAnsi"/>
          <w:color w:val="000000"/>
        </w:rPr>
        <w:t>Furthermore, whenever a creature dies while under the effect of a warlock sigil you cast, you gain a soul shard. This can stack with the soul shard you gain from landing a killing blow.</w:t>
      </w:r>
    </w:p>
    <w:p w14:paraId="6EDFFA54" w14:textId="77777777" w:rsidR="00AB25EF" w:rsidRPr="000D5DB5" w:rsidRDefault="00AB25EF">
      <w:pPr>
        <w:contextualSpacing/>
        <w:rPr>
          <w:rFonts w:eastAsia="Times New Roman" w:cstheme="minorHAnsi"/>
          <w:sz w:val="24"/>
          <w:szCs w:val="24"/>
        </w:rPr>
      </w:pPr>
    </w:p>
    <w:p w14:paraId="2193564A" w14:textId="77777777" w:rsidR="00FF50E4" w:rsidRDefault="00AB25EF" w:rsidP="007D2290">
      <w:pPr>
        <w:contextualSpacing/>
        <w:rPr>
          <w:rFonts w:eastAsia="Times New Roman" w:cstheme="minorHAnsi"/>
          <w:color w:val="000000"/>
        </w:rPr>
      </w:pPr>
      <w:r w:rsidRPr="000D5DB5">
        <w:rPr>
          <w:rFonts w:eastAsia="Times New Roman" w:cstheme="minorHAnsi"/>
          <w:b/>
          <w:bCs/>
          <w:color w:val="000000"/>
        </w:rPr>
        <w:t xml:space="preserve">Infestation. </w:t>
      </w:r>
      <w:r w:rsidRPr="000D5DB5">
        <w:rPr>
          <w:rFonts w:eastAsia="Times New Roman" w:cstheme="minorHAnsi"/>
          <w:color w:val="000000"/>
        </w:rPr>
        <w:t xml:space="preserve">Also starting at 1st level, you </w:t>
      </w:r>
      <w:r w:rsidR="00FF50E4" w:rsidRPr="000D5DB5">
        <w:rPr>
          <w:rFonts w:eastAsia="Times New Roman" w:cstheme="minorHAnsi"/>
          <w:color w:val="000000"/>
        </w:rPr>
        <w:t xml:space="preserve">may use </w:t>
      </w:r>
      <w:r w:rsidR="007D2290">
        <w:rPr>
          <w:rFonts w:eastAsia="Times New Roman" w:cstheme="minorHAnsi"/>
          <w:color w:val="000000"/>
        </w:rPr>
        <w:t xml:space="preserve">a soul shard to refresh the duration of </w:t>
      </w:r>
      <w:r w:rsidR="00FF50E4">
        <w:rPr>
          <w:rFonts w:eastAsia="Times New Roman" w:cstheme="minorHAnsi"/>
          <w:color w:val="000000"/>
        </w:rPr>
        <w:t xml:space="preserve">a </w:t>
      </w:r>
      <w:r w:rsidR="007D2290">
        <w:rPr>
          <w:rFonts w:eastAsia="Times New Roman" w:cstheme="minorHAnsi"/>
          <w:color w:val="000000"/>
        </w:rPr>
        <w:t xml:space="preserve">current </w:t>
      </w:r>
      <w:r w:rsidR="00FF50E4">
        <w:rPr>
          <w:rFonts w:eastAsia="Times New Roman" w:cstheme="minorHAnsi"/>
          <w:color w:val="000000"/>
        </w:rPr>
        <w:t xml:space="preserve">sigil effect, or to automatically succeed on maintaining a sigil effect. </w:t>
      </w:r>
    </w:p>
    <w:p w14:paraId="2C620C68" w14:textId="77777777" w:rsidR="00AB25EF" w:rsidRPr="000D5DB5" w:rsidRDefault="00846C1E">
      <w:pPr>
        <w:contextualSpacing/>
        <w:rPr>
          <w:rFonts w:eastAsia="Times New Roman" w:cstheme="minorHAnsi"/>
          <w:sz w:val="24"/>
          <w:szCs w:val="24"/>
        </w:rPr>
      </w:pPr>
      <w:r w:rsidRPr="000D5DB5">
        <w:rPr>
          <w:rFonts w:eastAsia="Times New Roman" w:cstheme="minorHAnsi"/>
          <w:color w:val="000000"/>
        </w:rPr>
        <w:t xml:space="preserve">A single creature cannot be affected by this more than once in the same 24 hours period. </w:t>
      </w:r>
    </w:p>
    <w:p w14:paraId="4882BC1C" w14:textId="77777777" w:rsidR="00AB25EF" w:rsidRPr="000D5DB5" w:rsidRDefault="00AB25EF">
      <w:pPr>
        <w:contextualSpacing/>
        <w:rPr>
          <w:rFonts w:eastAsia="Times New Roman" w:cstheme="minorHAnsi"/>
          <w:sz w:val="24"/>
          <w:szCs w:val="24"/>
        </w:rPr>
      </w:pPr>
    </w:p>
    <w:p w14:paraId="5A775F34" w14:textId="77777777" w:rsidR="00AB25EF" w:rsidRDefault="00AB25EF">
      <w:pPr>
        <w:contextualSpacing/>
        <w:rPr>
          <w:rFonts w:eastAsia="Times New Roman" w:cstheme="minorHAnsi"/>
          <w:color w:val="000000"/>
        </w:rPr>
      </w:pPr>
      <w:r w:rsidRPr="000D5DB5">
        <w:rPr>
          <w:rFonts w:eastAsia="Times New Roman" w:cstheme="minorHAnsi"/>
          <w:b/>
          <w:bCs/>
          <w:color w:val="000000"/>
        </w:rPr>
        <w:t>Soul Swap.</w:t>
      </w:r>
      <w:r w:rsidRPr="000D5DB5">
        <w:rPr>
          <w:rFonts w:eastAsia="Times New Roman" w:cstheme="minorHAnsi"/>
          <w:color w:val="000000"/>
        </w:rPr>
        <w:t xml:space="preserve"> Starting at 6th level, you may alter the target of a </w:t>
      </w:r>
      <w:r w:rsidR="00846C1E" w:rsidRPr="000D5DB5">
        <w:rPr>
          <w:rFonts w:eastAsia="Times New Roman" w:cstheme="minorHAnsi"/>
          <w:color w:val="000000"/>
        </w:rPr>
        <w:t xml:space="preserve">sigil </w:t>
      </w:r>
      <w:r w:rsidRPr="000D5DB5">
        <w:rPr>
          <w:rFonts w:eastAsia="Times New Roman" w:cstheme="minorHAnsi"/>
          <w:color w:val="000000"/>
        </w:rPr>
        <w:t>spell effect as a bonus action, targeting any eligible target within a range equal to the spell’s original range. The spell’s effects take place at the new target’s turn as usual.</w:t>
      </w:r>
    </w:p>
    <w:p w14:paraId="308C3059" w14:textId="77777777" w:rsidR="00CB1D2A" w:rsidRDefault="00CB1D2A">
      <w:pPr>
        <w:contextualSpacing/>
        <w:rPr>
          <w:rFonts w:eastAsia="Times New Roman" w:cstheme="minorHAnsi"/>
        </w:rPr>
      </w:pPr>
      <w:r w:rsidRPr="00CB1D2A">
        <w:rPr>
          <w:rFonts w:eastAsia="Times New Roman" w:cstheme="minorHAnsi"/>
        </w:rPr>
        <w:t xml:space="preserve">If you are under the effects of the </w:t>
      </w:r>
      <w:r w:rsidRPr="00CB1D2A">
        <w:rPr>
          <w:rFonts w:eastAsia="Times New Roman" w:cstheme="minorHAnsi"/>
          <w:i/>
          <w:iCs/>
        </w:rPr>
        <w:t xml:space="preserve">avatar form </w:t>
      </w:r>
      <w:r w:rsidRPr="00CB1D2A">
        <w:rPr>
          <w:rFonts w:eastAsia="Times New Roman" w:cstheme="minorHAnsi"/>
        </w:rPr>
        <w:t>warlock spell</w:t>
      </w:r>
      <w:r>
        <w:rPr>
          <w:rFonts w:eastAsia="Times New Roman" w:cstheme="minorHAnsi"/>
        </w:rPr>
        <w:t xml:space="preserve"> and you choose to </w:t>
      </w:r>
      <w:r w:rsidR="004776D6">
        <w:rPr>
          <w:rFonts w:eastAsia="Times New Roman" w:cstheme="minorHAnsi"/>
        </w:rPr>
        <w:t>alter</w:t>
      </w:r>
      <w:r>
        <w:rPr>
          <w:rFonts w:eastAsia="Times New Roman" w:cstheme="minorHAnsi"/>
        </w:rPr>
        <w:t xml:space="preserve"> the target of the sigil spell with this ability, you may attempt a sigil roll on your original target before shifting the spell (possibly affecting two targets in the same turn).</w:t>
      </w:r>
    </w:p>
    <w:p w14:paraId="0D2793BD" w14:textId="77777777" w:rsidR="00AB25EF" w:rsidRPr="000D5DB5" w:rsidRDefault="00AB25EF">
      <w:pPr>
        <w:contextualSpacing/>
        <w:rPr>
          <w:rFonts w:eastAsia="Times New Roman" w:cstheme="minorHAnsi"/>
          <w:sz w:val="24"/>
          <w:szCs w:val="24"/>
        </w:rPr>
      </w:pPr>
    </w:p>
    <w:p w14:paraId="425B5F20" w14:textId="77777777" w:rsidR="00333226" w:rsidRDefault="00AB25EF" w:rsidP="00333226">
      <w:pPr>
        <w:contextualSpacing/>
        <w:rPr>
          <w:rFonts w:eastAsia="Times New Roman" w:cstheme="minorHAnsi"/>
          <w:color w:val="000000"/>
        </w:rPr>
      </w:pPr>
      <w:r w:rsidRPr="000D5DB5">
        <w:rPr>
          <w:rFonts w:eastAsia="Times New Roman" w:cstheme="minorHAnsi"/>
          <w:b/>
          <w:bCs/>
          <w:color w:val="000000"/>
        </w:rPr>
        <w:t xml:space="preserve">Seed of Corruption. </w:t>
      </w:r>
      <w:r w:rsidRPr="000D5DB5">
        <w:rPr>
          <w:rFonts w:eastAsia="Times New Roman" w:cstheme="minorHAnsi"/>
          <w:color w:val="000000"/>
        </w:rPr>
        <w:t xml:space="preserve">Starting at 14th level, if you reduce a creature to 0 hit points with a damaging </w:t>
      </w:r>
      <w:r w:rsidR="00846C1E" w:rsidRPr="000D5DB5">
        <w:rPr>
          <w:rFonts w:eastAsia="Times New Roman" w:cstheme="minorHAnsi"/>
          <w:color w:val="000000"/>
        </w:rPr>
        <w:t xml:space="preserve">sigil </w:t>
      </w:r>
      <w:r w:rsidRPr="000D5DB5">
        <w:rPr>
          <w:rFonts w:eastAsia="Times New Roman" w:cstheme="minorHAnsi"/>
          <w:color w:val="000000"/>
        </w:rPr>
        <w:t xml:space="preserve">or single-target channel spell effect, you may </w:t>
      </w:r>
      <w:r w:rsidR="00333226">
        <w:rPr>
          <w:rFonts w:eastAsia="Times New Roman" w:cstheme="minorHAnsi"/>
          <w:color w:val="000000"/>
        </w:rPr>
        <w:t xml:space="preserve">produce one of the following effects: </w:t>
      </w:r>
    </w:p>
    <w:p w14:paraId="465D2192" w14:textId="77777777" w:rsidR="00333226" w:rsidRPr="00333226" w:rsidRDefault="00333226" w:rsidP="00333226">
      <w:pPr>
        <w:pStyle w:val="ListParagraph"/>
        <w:numPr>
          <w:ilvl w:val="0"/>
          <w:numId w:val="31"/>
        </w:numPr>
        <w:rPr>
          <w:rFonts w:eastAsia="Times New Roman" w:cstheme="minorHAnsi"/>
          <w:sz w:val="24"/>
          <w:szCs w:val="24"/>
        </w:rPr>
      </w:pPr>
      <w:r w:rsidRPr="00333226">
        <w:rPr>
          <w:rFonts w:eastAsia="Times New Roman" w:cstheme="minorHAnsi"/>
          <w:i/>
          <w:iCs/>
          <w:color w:val="000000"/>
        </w:rPr>
        <w:t xml:space="preserve">Exploding Seed. </w:t>
      </w:r>
      <w:r>
        <w:rPr>
          <w:rFonts w:eastAsia="Times New Roman" w:cstheme="minorHAnsi"/>
          <w:color w:val="000000"/>
        </w:rPr>
        <w:t>You may d</w:t>
      </w:r>
      <w:r w:rsidR="00AB25EF" w:rsidRPr="00333226">
        <w:rPr>
          <w:rFonts w:eastAsia="Times New Roman" w:cstheme="minorHAnsi"/>
          <w:color w:val="000000"/>
        </w:rPr>
        <w:t xml:space="preserve">eal the </w:t>
      </w:r>
      <w:r>
        <w:rPr>
          <w:rFonts w:eastAsia="Times New Roman" w:cstheme="minorHAnsi"/>
          <w:color w:val="000000"/>
        </w:rPr>
        <w:t xml:space="preserve">sigil (or channel) </w:t>
      </w:r>
      <w:r w:rsidR="00AB25EF" w:rsidRPr="00333226">
        <w:rPr>
          <w:rFonts w:eastAsia="Times New Roman" w:cstheme="minorHAnsi"/>
          <w:color w:val="000000"/>
        </w:rPr>
        <w:t>damage again in a 30-foot burst</w:t>
      </w:r>
      <w:r>
        <w:rPr>
          <w:rFonts w:eastAsia="Times New Roman" w:cstheme="minorHAnsi"/>
          <w:color w:val="000000"/>
        </w:rPr>
        <w:t>. T</w:t>
      </w:r>
      <w:r w:rsidR="00FF50E4" w:rsidRPr="00333226">
        <w:rPr>
          <w:rFonts w:eastAsia="Times New Roman" w:cstheme="minorHAnsi"/>
          <w:color w:val="000000"/>
        </w:rPr>
        <w:t>his does not count as an additional hit against the original target</w:t>
      </w:r>
      <w:r w:rsidR="00AB25EF" w:rsidRPr="00333226">
        <w:rPr>
          <w:rFonts w:eastAsia="Times New Roman" w:cstheme="minorHAnsi"/>
          <w:color w:val="000000"/>
        </w:rPr>
        <w:t>.</w:t>
      </w:r>
      <w:r w:rsidR="004776D6" w:rsidRPr="00333226">
        <w:rPr>
          <w:rFonts w:eastAsia="Times New Roman" w:cstheme="minorHAnsi"/>
          <w:color w:val="000000"/>
        </w:rPr>
        <w:t xml:space="preserve"> </w:t>
      </w:r>
    </w:p>
    <w:p w14:paraId="7DDDBACC" w14:textId="77777777" w:rsidR="00AB25EF" w:rsidRPr="00333226" w:rsidRDefault="00333226" w:rsidP="00333226">
      <w:pPr>
        <w:pStyle w:val="ListParagraph"/>
        <w:numPr>
          <w:ilvl w:val="0"/>
          <w:numId w:val="31"/>
        </w:numPr>
        <w:rPr>
          <w:rFonts w:eastAsia="Times New Roman" w:cstheme="minorHAnsi"/>
          <w:sz w:val="24"/>
          <w:szCs w:val="24"/>
        </w:rPr>
      </w:pPr>
      <w:r>
        <w:rPr>
          <w:rFonts w:eastAsia="Times New Roman" w:cstheme="minorHAnsi"/>
          <w:i/>
          <w:iCs/>
          <w:color w:val="000000"/>
        </w:rPr>
        <w:t xml:space="preserve">Store Seed. </w:t>
      </w:r>
      <w:r>
        <w:rPr>
          <w:rFonts w:eastAsia="Times New Roman" w:cstheme="minorHAnsi"/>
          <w:color w:val="000000"/>
        </w:rPr>
        <w:t>Y</w:t>
      </w:r>
      <w:r w:rsidR="004776D6" w:rsidRPr="00333226">
        <w:rPr>
          <w:rFonts w:eastAsia="Times New Roman" w:cstheme="minorHAnsi"/>
          <w:color w:val="000000"/>
        </w:rPr>
        <w:t xml:space="preserve">ou may </w:t>
      </w:r>
      <w:r>
        <w:rPr>
          <w:rFonts w:eastAsia="Times New Roman" w:cstheme="minorHAnsi"/>
          <w:color w:val="000000"/>
        </w:rPr>
        <w:t xml:space="preserve">recapture the spell’s effects, regaining the </w:t>
      </w:r>
      <w:r w:rsidR="004776D6" w:rsidRPr="00333226">
        <w:rPr>
          <w:rFonts w:eastAsia="Times New Roman" w:cstheme="minorHAnsi"/>
          <w:color w:val="000000"/>
        </w:rPr>
        <w:t>spell</w:t>
      </w:r>
      <w:r>
        <w:rPr>
          <w:rFonts w:eastAsia="Times New Roman" w:cstheme="minorHAnsi"/>
          <w:color w:val="000000"/>
        </w:rPr>
        <w:t xml:space="preserve">. If you choose to do so, you can cast the spell again for no cost against another target within </w:t>
      </w:r>
      <w:r w:rsidR="004776D6" w:rsidRPr="00333226">
        <w:rPr>
          <w:rFonts w:eastAsia="Times New Roman" w:cstheme="minorHAnsi"/>
          <w:color w:val="000000"/>
        </w:rPr>
        <w:t>1 minute. This acts as if you cast the spell again</w:t>
      </w:r>
      <w:r>
        <w:rPr>
          <w:rFonts w:eastAsia="Times New Roman" w:cstheme="minorHAnsi"/>
          <w:color w:val="000000"/>
        </w:rPr>
        <w:t>, for the purposes of actions required (but not for resources spent like mana or components), and for the purposes of talents that trigger off spell use (such as your Haunt talent)</w:t>
      </w:r>
      <w:r w:rsidR="004776D6" w:rsidRPr="00333226">
        <w:rPr>
          <w:rFonts w:eastAsia="Times New Roman" w:cstheme="minorHAnsi"/>
          <w:color w:val="000000"/>
        </w:rPr>
        <w:t xml:space="preserve">. </w:t>
      </w:r>
      <w:r>
        <w:rPr>
          <w:rFonts w:eastAsia="Times New Roman" w:cstheme="minorHAnsi"/>
          <w:color w:val="000000"/>
        </w:rPr>
        <w:t xml:space="preserve">You can store one seed this way. </w:t>
      </w:r>
    </w:p>
    <w:p w14:paraId="3E541F5E" w14:textId="77777777" w:rsidR="00AB25EF" w:rsidRPr="000D5DB5" w:rsidRDefault="00AB25EF">
      <w:pPr>
        <w:contextualSpacing/>
        <w:rPr>
          <w:rFonts w:eastAsia="Times New Roman" w:cstheme="minorHAnsi"/>
          <w:sz w:val="24"/>
          <w:szCs w:val="24"/>
        </w:rPr>
      </w:pPr>
    </w:p>
    <w:p w14:paraId="3C442B58" w14:textId="77777777" w:rsidR="004776D6" w:rsidRDefault="00AB25EF" w:rsidP="00333226">
      <w:pPr>
        <w:contextualSpacing/>
        <w:rPr>
          <w:rFonts w:eastAsia="Times New Roman" w:cstheme="minorHAnsi"/>
          <w:color w:val="000000"/>
        </w:rPr>
      </w:pPr>
      <w:r w:rsidRPr="000D5DB5">
        <w:rPr>
          <w:rFonts w:eastAsia="Times New Roman" w:cstheme="minorHAnsi"/>
          <w:b/>
          <w:bCs/>
          <w:color w:val="000000"/>
        </w:rPr>
        <w:t xml:space="preserve">Corruptive Influence. </w:t>
      </w:r>
      <w:r w:rsidRPr="000D5DB5">
        <w:rPr>
          <w:rFonts w:eastAsia="Times New Roman" w:cstheme="minorHAnsi"/>
          <w:color w:val="000000"/>
        </w:rPr>
        <w:t xml:space="preserve">Starting at 18th level, </w:t>
      </w:r>
      <w:r w:rsidR="004776D6">
        <w:rPr>
          <w:rFonts w:eastAsia="Times New Roman" w:cstheme="minorHAnsi"/>
          <w:color w:val="000000"/>
        </w:rPr>
        <w:t xml:space="preserve">whenever you would fail to maintain a sigil effect, you can </w:t>
      </w:r>
      <w:r w:rsidR="00333226">
        <w:rPr>
          <w:rFonts w:eastAsia="Times New Roman" w:cstheme="minorHAnsi"/>
          <w:color w:val="000000"/>
        </w:rPr>
        <w:t xml:space="preserve">either </w:t>
      </w:r>
      <w:r w:rsidR="004776D6">
        <w:rPr>
          <w:rFonts w:eastAsia="Times New Roman" w:cstheme="minorHAnsi"/>
          <w:color w:val="000000"/>
        </w:rPr>
        <w:t>store the spell</w:t>
      </w:r>
      <w:r w:rsidR="00333226">
        <w:rPr>
          <w:rFonts w:eastAsia="Times New Roman" w:cstheme="minorHAnsi"/>
          <w:color w:val="000000"/>
        </w:rPr>
        <w:t xml:space="preserve"> (as described in Seed of Corruption) or use your Soul Swap ability. You can also store up to three spells using your Seed of Corruption ability, and you can store them for up to 4 hours. </w:t>
      </w:r>
    </w:p>
    <w:p w14:paraId="1E3FB2C7" w14:textId="77777777" w:rsidR="00AB25EF" w:rsidRPr="000D5DB5" w:rsidRDefault="00AB25EF" w:rsidP="003A2EEC"/>
    <w:p w14:paraId="0CBA2DAD"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Demonology</w:t>
      </w:r>
    </w:p>
    <w:p w14:paraId="5D76EDDC" w14:textId="77777777" w:rsidR="00AB25EF" w:rsidRPr="000D5DB5" w:rsidRDefault="00EF13E1">
      <w:pPr>
        <w:contextualSpacing/>
        <w:rPr>
          <w:rFonts w:eastAsia="Times New Roman" w:cstheme="minorHAnsi"/>
          <w:sz w:val="24"/>
          <w:szCs w:val="24"/>
        </w:rPr>
      </w:pPr>
      <w:r>
        <w:rPr>
          <w:rFonts w:eastAsia="Times New Roman" w:cstheme="minorHAnsi"/>
          <w:color w:val="000000"/>
        </w:rPr>
        <w:lastRenderedPageBreak/>
        <w:t>Your consorting with demons has been noticed and appreciated by the forces in the Twisting Nether</w:t>
      </w:r>
      <w:r w:rsidR="00AB25EF" w:rsidRPr="000D5DB5">
        <w:rPr>
          <w:rFonts w:eastAsia="Times New Roman" w:cstheme="minorHAnsi"/>
          <w:color w:val="000000"/>
        </w:rPr>
        <w:t xml:space="preserve">. </w:t>
      </w:r>
      <w:r w:rsidR="002021C8" w:rsidRPr="000D5DB5">
        <w:rPr>
          <w:rFonts w:eastAsia="Times New Roman" w:cstheme="minorHAnsi"/>
          <w:color w:val="000000"/>
        </w:rPr>
        <w:t xml:space="preserve">A demonologist </w:t>
      </w:r>
      <w:r>
        <w:rPr>
          <w:rFonts w:eastAsia="Times New Roman" w:cstheme="minorHAnsi"/>
          <w:color w:val="000000"/>
        </w:rPr>
        <w:t xml:space="preserve">often adventures alone, relying on nobody other than himself and his enslaved demons. </w:t>
      </w:r>
    </w:p>
    <w:p w14:paraId="368FEA9D" w14:textId="77777777" w:rsidR="00AB25EF" w:rsidRPr="000D5DB5" w:rsidRDefault="00AB25EF" w:rsidP="003A2EEC"/>
    <w:p w14:paraId="4A284CC5" w14:textId="77777777" w:rsidR="00AB25EF" w:rsidRDefault="00AB25EF" w:rsidP="00CD0B7C">
      <w:pPr>
        <w:contextualSpacing/>
        <w:rPr>
          <w:rFonts w:eastAsia="Times New Roman" w:cstheme="minorHAnsi"/>
          <w:sz w:val="24"/>
          <w:szCs w:val="24"/>
        </w:rPr>
      </w:pPr>
      <w:r w:rsidRPr="000D5DB5">
        <w:rPr>
          <w:rFonts w:eastAsia="Times New Roman" w:cstheme="minorHAnsi"/>
          <w:b/>
          <w:bCs/>
          <w:color w:val="000000"/>
        </w:rPr>
        <w:t xml:space="preserve">Blood Pact. </w:t>
      </w:r>
      <w:r w:rsidRPr="000D5DB5">
        <w:rPr>
          <w:rFonts w:eastAsia="Times New Roman" w:cstheme="minorHAnsi"/>
          <w:color w:val="000000"/>
        </w:rPr>
        <w:t xml:space="preserve">Starting at 1st level, all demons summoned or bonded to you gain a bonus to their maximum hit points </w:t>
      </w:r>
      <w:r w:rsidR="00CD0B7C">
        <w:rPr>
          <w:rFonts w:eastAsia="Times New Roman" w:cstheme="minorHAnsi"/>
          <w:color w:val="000000"/>
        </w:rPr>
        <w:t>as if you knew and used their true name (this may stack with actually knowing their true names, see Chapter 10)</w:t>
      </w:r>
      <w:r w:rsidRPr="000D5DB5">
        <w:rPr>
          <w:rFonts w:eastAsia="Times New Roman" w:cstheme="minorHAnsi"/>
          <w:color w:val="000000"/>
        </w:rPr>
        <w:t xml:space="preserve">. You may also add your proficiency bonus to all your </w:t>
      </w:r>
      <w:r w:rsidR="00A52D46">
        <w:rPr>
          <w:rFonts w:eastAsia="Times New Roman" w:cstheme="minorHAnsi"/>
          <w:color w:val="000000"/>
        </w:rPr>
        <w:t xml:space="preserve">fiendish </w:t>
      </w:r>
      <w:r w:rsidRPr="000D5DB5">
        <w:rPr>
          <w:rFonts w:eastAsia="Times New Roman" w:cstheme="minorHAnsi"/>
          <w:color w:val="000000"/>
        </w:rPr>
        <w:t>allies</w:t>
      </w:r>
      <w:r w:rsidR="00A52D46">
        <w:rPr>
          <w:rFonts w:eastAsia="Times New Roman" w:cstheme="minorHAnsi"/>
          <w:color w:val="000000"/>
        </w:rPr>
        <w:t>’</w:t>
      </w:r>
      <w:r w:rsidRPr="000D5DB5">
        <w:rPr>
          <w:rFonts w:eastAsia="Times New Roman" w:cstheme="minorHAnsi"/>
          <w:color w:val="000000"/>
        </w:rPr>
        <w:t xml:space="preserve"> attack rolls and saving throws. </w:t>
      </w:r>
      <w:r w:rsidR="00C46D1B">
        <w:rPr>
          <w:rFonts w:eastAsia="Times New Roman" w:cstheme="minorHAnsi"/>
          <w:color w:val="000000"/>
        </w:rPr>
        <w:t>This does not stack with their own proficiency bonuses.</w:t>
      </w:r>
    </w:p>
    <w:p w14:paraId="07160334" w14:textId="77777777" w:rsidR="00CD0B7C" w:rsidRPr="00CD0B7C" w:rsidRDefault="00CD0B7C" w:rsidP="00CD0B7C">
      <w:pPr>
        <w:contextualSpacing/>
        <w:rPr>
          <w:rFonts w:eastAsia="Times New Roman" w:cstheme="minorHAnsi"/>
          <w:sz w:val="24"/>
          <w:szCs w:val="24"/>
        </w:rPr>
      </w:pPr>
    </w:p>
    <w:p w14:paraId="72858900" w14:textId="77777777" w:rsidR="00AB25EF" w:rsidRPr="008558EA" w:rsidRDefault="00AB25EF" w:rsidP="008558EA">
      <w:pPr>
        <w:contextualSpacing/>
        <w:rPr>
          <w:rFonts w:eastAsia="Times New Roman" w:cstheme="minorHAnsi"/>
          <w:sz w:val="24"/>
          <w:szCs w:val="24"/>
        </w:rPr>
      </w:pPr>
      <w:r w:rsidRPr="000D5DB5">
        <w:rPr>
          <w:rFonts w:eastAsia="Times New Roman" w:cstheme="minorHAnsi"/>
          <w:b/>
          <w:bCs/>
          <w:color w:val="000000"/>
        </w:rPr>
        <w:t xml:space="preserve">Demonic Echoes. </w:t>
      </w:r>
      <w:r w:rsidRPr="000D5DB5">
        <w:rPr>
          <w:rFonts w:eastAsia="Times New Roman" w:cstheme="minorHAnsi"/>
          <w:color w:val="000000"/>
        </w:rPr>
        <w:t xml:space="preserve">Also starting at 1st level, you may count demons as </w:t>
      </w:r>
      <w:r w:rsidR="00630DD8" w:rsidRPr="000D5DB5">
        <w:rPr>
          <w:rFonts w:eastAsia="Times New Roman" w:cstheme="minorHAnsi"/>
          <w:color w:val="000000"/>
        </w:rPr>
        <w:t xml:space="preserve">eligible targets </w:t>
      </w:r>
      <w:r w:rsidRPr="000D5DB5">
        <w:rPr>
          <w:rFonts w:eastAsia="Times New Roman" w:cstheme="minorHAnsi"/>
          <w:color w:val="000000"/>
        </w:rPr>
        <w:t xml:space="preserve">for all </w:t>
      </w:r>
      <w:r w:rsidR="00630DD8" w:rsidRPr="000D5DB5">
        <w:rPr>
          <w:rFonts w:eastAsia="Times New Roman" w:cstheme="minorHAnsi"/>
          <w:color w:val="000000"/>
        </w:rPr>
        <w:t>creature</w:t>
      </w:r>
      <w:r w:rsidRPr="000D5DB5">
        <w:rPr>
          <w:rFonts w:eastAsia="Times New Roman" w:cstheme="minorHAnsi"/>
          <w:color w:val="000000"/>
        </w:rPr>
        <w:t>-specific spells by using a soul shard</w:t>
      </w:r>
      <w:r w:rsidR="002021C8" w:rsidRPr="000D5DB5">
        <w:rPr>
          <w:rFonts w:eastAsia="Times New Roman" w:cstheme="minorHAnsi"/>
          <w:color w:val="000000"/>
        </w:rPr>
        <w:t xml:space="preserve"> (such as </w:t>
      </w:r>
      <w:r w:rsidR="002021C8" w:rsidRPr="006746EC">
        <w:rPr>
          <w:rFonts w:eastAsia="Times New Roman" w:cstheme="minorHAnsi"/>
          <w:i/>
          <w:iCs/>
          <w:color w:val="000000"/>
        </w:rPr>
        <w:t>charm person</w:t>
      </w:r>
      <w:r w:rsidR="00630DD8" w:rsidRPr="000D5DB5">
        <w:rPr>
          <w:rFonts w:eastAsia="Times New Roman" w:cstheme="minorHAnsi"/>
          <w:color w:val="000000"/>
        </w:rPr>
        <w:t xml:space="preserve"> or </w:t>
      </w:r>
      <w:r w:rsidR="00630DD8" w:rsidRPr="006746EC">
        <w:rPr>
          <w:rFonts w:eastAsia="Times New Roman" w:cstheme="minorHAnsi"/>
          <w:i/>
          <w:iCs/>
          <w:color w:val="000000"/>
        </w:rPr>
        <w:t>hold elemental</w:t>
      </w:r>
      <w:r w:rsidR="002021C8" w:rsidRPr="000D5DB5">
        <w:rPr>
          <w:rFonts w:eastAsia="Times New Roman" w:cstheme="minorHAnsi"/>
          <w:color w:val="000000"/>
        </w:rPr>
        <w:t>)</w:t>
      </w:r>
      <w:r w:rsidRPr="000D5DB5">
        <w:rPr>
          <w:rFonts w:eastAsia="Times New Roman" w:cstheme="minorHAnsi"/>
          <w:color w:val="000000"/>
        </w:rPr>
        <w:t xml:space="preserve">. You may at any time grant your hit points to them as a reaction on their round, or a bonus action on your round. You may also drain their hit points </w:t>
      </w:r>
      <w:r w:rsidR="008558EA">
        <w:rPr>
          <w:rFonts w:eastAsia="Times New Roman" w:cstheme="minorHAnsi"/>
          <w:color w:val="000000"/>
        </w:rPr>
        <w:t xml:space="preserve">with the same action </w:t>
      </w:r>
      <w:r w:rsidRPr="000D5DB5">
        <w:rPr>
          <w:rFonts w:eastAsia="Times New Roman" w:cstheme="minorHAnsi"/>
          <w:color w:val="000000"/>
        </w:rPr>
        <w:t xml:space="preserve">(at a 2:1 ratio), though you can only benefit from </w:t>
      </w:r>
      <w:r w:rsidR="008558EA">
        <w:rPr>
          <w:rFonts w:eastAsia="Times New Roman" w:cstheme="minorHAnsi"/>
          <w:color w:val="000000"/>
        </w:rPr>
        <w:t xml:space="preserve">drained </w:t>
      </w:r>
      <w:r w:rsidRPr="000D5DB5">
        <w:rPr>
          <w:rFonts w:eastAsia="Times New Roman" w:cstheme="minorHAnsi"/>
          <w:color w:val="000000"/>
        </w:rPr>
        <w:t xml:space="preserve">hit points once every long rest. </w:t>
      </w:r>
    </w:p>
    <w:p w14:paraId="07E5BE2A" w14:textId="77777777" w:rsidR="008558EA" w:rsidRDefault="008558EA" w:rsidP="003A2EEC">
      <w:r>
        <w:t xml:space="preserve">Furthermore, you gain two soul shards instead of one if a demon under your control kills a creature. </w:t>
      </w:r>
    </w:p>
    <w:p w14:paraId="13BCF9CC" w14:textId="77777777" w:rsidR="008558EA" w:rsidRPr="000D5DB5" w:rsidRDefault="008558EA" w:rsidP="003A2EEC"/>
    <w:p w14:paraId="53C7C4D9" w14:textId="77777777" w:rsidR="00AB25EF" w:rsidRPr="00CB1D2A" w:rsidRDefault="00E0739F" w:rsidP="00CB1D2A">
      <w:pPr>
        <w:contextualSpacing/>
        <w:rPr>
          <w:rFonts w:eastAsia="Times New Roman" w:cstheme="minorHAnsi"/>
          <w:sz w:val="24"/>
          <w:szCs w:val="24"/>
        </w:rPr>
      </w:pPr>
      <w:r w:rsidRPr="000D5DB5">
        <w:rPr>
          <w:rFonts w:eastAsia="Times New Roman" w:cstheme="minorHAnsi"/>
          <w:b/>
          <w:bCs/>
          <w:color w:val="000000"/>
        </w:rPr>
        <w:t>Fel Mind</w:t>
      </w:r>
      <w:r w:rsidR="00AB25EF" w:rsidRPr="000D5DB5">
        <w:rPr>
          <w:rFonts w:eastAsia="Times New Roman" w:cstheme="minorHAnsi"/>
          <w:color w:val="000000"/>
        </w:rPr>
        <w:t>. Starting at 6th level, you</w:t>
      </w:r>
      <w:r w:rsidRPr="000D5DB5">
        <w:rPr>
          <w:rFonts w:eastAsia="Times New Roman" w:cstheme="minorHAnsi"/>
          <w:color w:val="000000"/>
        </w:rPr>
        <w:t xml:space="preserve"> can use </w:t>
      </w:r>
      <w:r w:rsidR="00CD0B7C">
        <w:rPr>
          <w:rFonts w:eastAsia="Times New Roman" w:cstheme="minorHAnsi"/>
          <w:color w:val="000000"/>
        </w:rPr>
        <w:t xml:space="preserve">the </w:t>
      </w:r>
      <w:r w:rsidRPr="000D5DB5">
        <w:rPr>
          <w:rFonts w:eastAsia="Times New Roman" w:cstheme="minorHAnsi"/>
          <w:color w:val="000000"/>
        </w:rPr>
        <w:t xml:space="preserve">Enhanced Concentration </w:t>
      </w:r>
      <w:r w:rsidR="00CD0B7C">
        <w:rPr>
          <w:rFonts w:eastAsia="Times New Roman" w:cstheme="minorHAnsi"/>
          <w:color w:val="000000"/>
        </w:rPr>
        <w:t xml:space="preserve">ability </w:t>
      </w:r>
      <w:r w:rsidRPr="000D5DB5">
        <w:rPr>
          <w:rFonts w:eastAsia="Times New Roman" w:cstheme="minorHAnsi"/>
          <w:color w:val="000000"/>
        </w:rPr>
        <w:t xml:space="preserve">without spending Soul Shards. </w:t>
      </w:r>
    </w:p>
    <w:p w14:paraId="31D7AC73" w14:textId="77777777" w:rsidR="00AB25EF" w:rsidRPr="000D5DB5" w:rsidRDefault="00AB25EF" w:rsidP="003A2EEC"/>
    <w:p w14:paraId="39FF75AB" w14:textId="77777777" w:rsidR="00AB25EF" w:rsidRPr="000D5DB5" w:rsidRDefault="00AB25EF" w:rsidP="007317EE">
      <w:pPr>
        <w:contextualSpacing/>
        <w:rPr>
          <w:rFonts w:eastAsia="Times New Roman" w:cstheme="minorHAnsi"/>
          <w:sz w:val="24"/>
          <w:szCs w:val="24"/>
        </w:rPr>
      </w:pPr>
      <w:r w:rsidRPr="000D5DB5">
        <w:rPr>
          <w:rFonts w:eastAsia="Times New Roman" w:cstheme="minorHAnsi"/>
          <w:b/>
          <w:bCs/>
          <w:color w:val="000000"/>
        </w:rPr>
        <w:t xml:space="preserve">Dark Secrets. </w:t>
      </w:r>
      <w:r w:rsidRPr="000D5DB5">
        <w:rPr>
          <w:rFonts w:eastAsia="Times New Roman" w:cstheme="minorHAnsi"/>
          <w:color w:val="000000"/>
        </w:rPr>
        <w:t xml:space="preserve">Starting at 14th level, you gain advantage to all saves versus spells, except those who deal </w:t>
      </w:r>
      <w:r w:rsidR="007317EE">
        <w:rPr>
          <w:rFonts w:eastAsia="Times New Roman" w:cstheme="minorHAnsi"/>
          <w:color w:val="000000"/>
        </w:rPr>
        <w:t>h</w:t>
      </w:r>
      <w:r w:rsidRPr="000D5DB5">
        <w:rPr>
          <w:rFonts w:eastAsia="Times New Roman" w:cstheme="minorHAnsi"/>
          <w:color w:val="000000"/>
        </w:rPr>
        <w:t xml:space="preserve">oly damage, and gain immunity to one elemental damage type. You may also use a soul shard and a reaction to grant one demonic ally advantage to its first attack during a round, or impose disadvantage to the attacker targeting it. </w:t>
      </w:r>
    </w:p>
    <w:p w14:paraId="1851FC50" w14:textId="77777777" w:rsidR="00CB1D2A" w:rsidRPr="00CB1D2A" w:rsidRDefault="00CB1D2A" w:rsidP="00CB1D2A">
      <w:pPr>
        <w:contextualSpacing/>
        <w:rPr>
          <w:rFonts w:eastAsia="Times New Roman" w:cstheme="minorHAnsi"/>
          <w:sz w:val="24"/>
          <w:szCs w:val="24"/>
        </w:rPr>
      </w:pPr>
      <w:r>
        <w:rPr>
          <w:rFonts w:eastAsia="Times New Roman" w:cstheme="minorHAnsi"/>
          <w:color w:val="000000"/>
        </w:rPr>
        <w:t xml:space="preserve">Furthermore, when you are under the effects of the </w:t>
      </w:r>
      <w:r>
        <w:rPr>
          <w:rFonts w:eastAsia="Times New Roman" w:cstheme="minorHAnsi"/>
          <w:i/>
          <w:iCs/>
          <w:color w:val="000000"/>
        </w:rPr>
        <w:t xml:space="preserve">avatar form </w:t>
      </w:r>
      <w:r>
        <w:rPr>
          <w:rFonts w:eastAsia="Times New Roman" w:cstheme="minorHAnsi"/>
          <w:color w:val="000000"/>
        </w:rPr>
        <w:t xml:space="preserve">warlock spell, you also gain resistance to all damage taken by fiends and weapons (magical or otherwise) wielded by creatures of evil alignment. </w:t>
      </w:r>
    </w:p>
    <w:p w14:paraId="1C493EB7" w14:textId="77777777" w:rsidR="00AB25EF" w:rsidRPr="000D5DB5" w:rsidRDefault="00AB25EF" w:rsidP="003A2EEC"/>
    <w:p w14:paraId="40F7A80E" w14:textId="77777777" w:rsidR="00AB25EF" w:rsidRPr="000D5DB5" w:rsidRDefault="00AB25EF" w:rsidP="00A52D46">
      <w:pPr>
        <w:contextualSpacing/>
        <w:rPr>
          <w:rFonts w:eastAsia="Times New Roman" w:cstheme="minorHAnsi"/>
          <w:sz w:val="24"/>
          <w:szCs w:val="24"/>
        </w:rPr>
      </w:pPr>
      <w:r w:rsidRPr="000D5DB5">
        <w:rPr>
          <w:rFonts w:eastAsia="Times New Roman" w:cstheme="minorHAnsi"/>
          <w:b/>
          <w:bCs/>
          <w:color w:val="000000"/>
        </w:rPr>
        <w:t xml:space="preserve">Demon-Soul. </w:t>
      </w:r>
      <w:r w:rsidRPr="000D5DB5">
        <w:rPr>
          <w:rFonts w:eastAsia="Times New Roman" w:cstheme="minorHAnsi"/>
          <w:color w:val="000000"/>
        </w:rPr>
        <w:t xml:space="preserve">Starting at 18th level, whenever you summon a demonic creature by a spell or use your </w:t>
      </w:r>
      <w:r w:rsidR="00A52D46">
        <w:rPr>
          <w:rFonts w:eastAsia="Times New Roman" w:cstheme="minorHAnsi"/>
          <w:color w:val="000000"/>
        </w:rPr>
        <w:t>fiendish</w:t>
      </w:r>
      <w:r w:rsidRPr="000D5DB5">
        <w:rPr>
          <w:rFonts w:eastAsia="Times New Roman" w:cstheme="minorHAnsi"/>
          <w:color w:val="000000"/>
        </w:rPr>
        <w:t xml:space="preserve"> alliance ability to </w:t>
      </w:r>
      <w:r w:rsidR="00D64DDD" w:rsidRPr="000D5DB5">
        <w:rPr>
          <w:rFonts w:eastAsia="Times New Roman" w:cstheme="minorHAnsi"/>
          <w:color w:val="000000"/>
        </w:rPr>
        <w:t xml:space="preserve">bind </w:t>
      </w:r>
      <w:r w:rsidRPr="000D5DB5">
        <w:rPr>
          <w:rFonts w:eastAsia="Times New Roman" w:cstheme="minorHAnsi"/>
          <w:color w:val="000000"/>
        </w:rPr>
        <w:t xml:space="preserve">a fiend (as per the Conjure </w:t>
      </w:r>
      <w:r w:rsidR="00D64DDD" w:rsidRPr="000D5DB5">
        <w:rPr>
          <w:rFonts w:eastAsia="Times New Roman" w:cstheme="minorHAnsi"/>
          <w:color w:val="000000"/>
        </w:rPr>
        <w:t xml:space="preserve">or Bind </w:t>
      </w:r>
      <w:r w:rsidRPr="000D5DB5">
        <w:rPr>
          <w:rFonts w:eastAsia="Times New Roman" w:cstheme="minorHAnsi"/>
          <w:color w:val="000000"/>
        </w:rPr>
        <w:t xml:space="preserve">Fiend spell), you may summon </w:t>
      </w:r>
      <w:r w:rsidR="00D64DDD" w:rsidRPr="000D5DB5">
        <w:rPr>
          <w:rFonts w:eastAsia="Times New Roman" w:cstheme="minorHAnsi"/>
          <w:color w:val="000000"/>
        </w:rPr>
        <w:t xml:space="preserve">or bind </w:t>
      </w:r>
      <w:r w:rsidRPr="000D5DB5">
        <w:rPr>
          <w:rFonts w:eastAsia="Times New Roman" w:cstheme="minorHAnsi"/>
          <w:color w:val="000000"/>
        </w:rPr>
        <w:t>another fiend of the same or lower level (these are counted as if concentrating on the same spell). Thus</w:t>
      </w:r>
      <w:r w:rsidR="00D64DDD" w:rsidRPr="000D5DB5">
        <w:rPr>
          <w:rFonts w:eastAsia="Times New Roman" w:cstheme="minorHAnsi"/>
          <w:color w:val="000000"/>
        </w:rPr>
        <w:t>,</w:t>
      </w:r>
      <w:r w:rsidRPr="000D5DB5">
        <w:rPr>
          <w:rFonts w:eastAsia="Times New Roman" w:cstheme="minorHAnsi"/>
          <w:color w:val="000000"/>
        </w:rPr>
        <w:t xml:space="preserve"> you may summon a succubus and a felguard, or an imp and a felhound, or two succubi or felguards</w:t>
      </w:r>
      <w:r w:rsidR="00D64DDD" w:rsidRPr="000D5DB5">
        <w:rPr>
          <w:rFonts w:eastAsia="Times New Roman" w:cstheme="minorHAnsi"/>
          <w:color w:val="000000"/>
        </w:rPr>
        <w:t xml:space="preserve"> and have them bound at the same time</w:t>
      </w:r>
      <w:r w:rsidRPr="000D5DB5">
        <w:rPr>
          <w:rFonts w:eastAsia="Times New Roman" w:cstheme="minorHAnsi"/>
          <w:color w:val="000000"/>
        </w:rPr>
        <w:t xml:space="preserve">. </w:t>
      </w:r>
      <w:r w:rsidR="00D64DDD" w:rsidRPr="000D5DB5">
        <w:rPr>
          <w:rFonts w:eastAsia="Times New Roman" w:cstheme="minorHAnsi"/>
          <w:color w:val="000000"/>
        </w:rPr>
        <w:t xml:space="preserve">Commanding both bound creatures is the same </w:t>
      </w:r>
      <w:r w:rsidR="00E0739F" w:rsidRPr="000D5DB5">
        <w:rPr>
          <w:rFonts w:eastAsia="Times New Roman" w:cstheme="minorHAnsi"/>
          <w:color w:val="000000"/>
        </w:rPr>
        <w:t xml:space="preserve">concentration </w:t>
      </w:r>
      <w:r w:rsidR="00D64DDD" w:rsidRPr="000D5DB5">
        <w:rPr>
          <w:rFonts w:eastAsia="Times New Roman" w:cstheme="minorHAnsi"/>
          <w:color w:val="000000"/>
        </w:rPr>
        <w:t xml:space="preserve">action. </w:t>
      </w:r>
    </w:p>
    <w:p w14:paraId="77F6F60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When you are killed, your spirit is taken to an demiplane (see the spell) that is owned by you, where you return to life in the matter of 1d10 days, nurtured by any demonic allies you have employed, enslaved, or </w:t>
      </w:r>
      <w:r w:rsidR="00D64DDD" w:rsidRPr="000D5DB5">
        <w:rPr>
          <w:rFonts w:eastAsia="Times New Roman" w:cstheme="minorHAnsi"/>
          <w:color w:val="000000"/>
        </w:rPr>
        <w:t>allied with</w:t>
      </w:r>
      <w:r w:rsidRPr="000D5DB5">
        <w:rPr>
          <w:rFonts w:eastAsia="Times New Roman" w:cstheme="minorHAnsi"/>
          <w:color w:val="000000"/>
        </w:rPr>
        <w:t xml:space="preserve">. </w:t>
      </w:r>
    </w:p>
    <w:p w14:paraId="584A502D" w14:textId="77777777" w:rsidR="00AB25EF" w:rsidRPr="000D5DB5" w:rsidRDefault="00AB25EF" w:rsidP="003A2EEC"/>
    <w:p w14:paraId="35F2A723"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Destruction</w:t>
      </w:r>
    </w:p>
    <w:p w14:paraId="3902CCEC" w14:textId="77777777" w:rsidR="00AB25EF" w:rsidRPr="000D5DB5" w:rsidRDefault="00EF13E1">
      <w:pPr>
        <w:contextualSpacing/>
        <w:rPr>
          <w:rFonts w:eastAsia="Times New Roman" w:cstheme="minorHAnsi"/>
          <w:sz w:val="24"/>
          <w:szCs w:val="24"/>
        </w:rPr>
      </w:pPr>
      <w:r>
        <w:rPr>
          <w:rFonts w:eastAsia="Times New Roman" w:cstheme="minorHAnsi"/>
          <w:color w:val="000000"/>
        </w:rPr>
        <w:t xml:space="preserve">You are </w:t>
      </w:r>
      <w:r w:rsidR="00AB25EF" w:rsidRPr="000D5DB5">
        <w:rPr>
          <w:rFonts w:eastAsia="Times New Roman" w:cstheme="minorHAnsi"/>
          <w:color w:val="000000"/>
        </w:rPr>
        <w:t xml:space="preserve">a master of </w:t>
      </w:r>
      <w:r>
        <w:rPr>
          <w:rFonts w:eastAsia="Times New Roman" w:cstheme="minorHAnsi"/>
          <w:color w:val="000000"/>
        </w:rPr>
        <w:t>chaotic fel-fire</w:t>
      </w:r>
      <w:r w:rsidR="00AB25EF" w:rsidRPr="000D5DB5">
        <w:rPr>
          <w:rFonts w:eastAsia="Times New Roman" w:cstheme="minorHAnsi"/>
          <w:color w:val="000000"/>
        </w:rPr>
        <w:t xml:space="preserve">, calling down </w:t>
      </w:r>
      <w:r>
        <w:rPr>
          <w:rFonts w:eastAsia="Times New Roman" w:cstheme="minorHAnsi"/>
          <w:color w:val="000000"/>
        </w:rPr>
        <w:t xml:space="preserve">the green flame </w:t>
      </w:r>
      <w:r w:rsidR="00AB25EF" w:rsidRPr="000D5DB5">
        <w:rPr>
          <w:rFonts w:eastAsia="Times New Roman" w:cstheme="minorHAnsi"/>
          <w:color w:val="000000"/>
        </w:rPr>
        <w:t xml:space="preserve">to burn and demolish </w:t>
      </w:r>
      <w:r>
        <w:rPr>
          <w:rFonts w:eastAsia="Times New Roman" w:cstheme="minorHAnsi"/>
          <w:color w:val="000000"/>
        </w:rPr>
        <w:t xml:space="preserve">your </w:t>
      </w:r>
      <w:r w:rsidR="00AB25EF" w:rsidRPr="000D5DB5">
        <w:rPr>
          <w:rFonts w:eastAsia="Times New Roman" w:cstheme="minorHAnsi"/>
          <w:color w:val="000000"/>
        </w:rPr>
        <w:t xml:space="preserve">foes. </w:t>
      </w:r>
      <w:r w:rsidR="001D7A57" w:rsidRPr="000D5DB5">
        <w:rPr>
          <w:rFonts w:eastAsia="Times New Roman" w:cstheme="minorHAnsi"/>
          <w:color w:val="000000"/>
        </w:rPr>
        <w:t>Destruction warlocks usually take the Fiendish Power focus</w:t>
      </w:r>
      <w:r>
        <w:rPr>
          <w:rFonts w:eastAsia="Times New Roman" w:cstheme="minorHAnsi"/>
          <w:color w:val="000000"/>
        </w:rPr>
        <w:t>, eschewing an actual alliance with demons over the awesome destructive power of fel magic.</w:t>
      </w:r>
    </w:p>
    <w:p w14:paraId="3B7C4018" w14:textId="77777777" w:rsidR="00AB25EF" w:rsidRPr="000D5DB5" w:rsidRDefault="00AB25EF" w:rsidP="003A2EEC"/>
    <w:p w14:paraId="28B3A1B3" w14:textId="77777777" w:rsidR="00AB25EF" w:rsidRDefault="00AB25EF" w:rsidP="00C2185D">
      <w:pPr>
        <w:contextualSpacing/>
        <w:rPr>
          <w:rFonts w:eastAsia="Times New Roman" w:cstheme="minorHAnsi"/>
          <w:color w:val="000000"/>
        </w:rPr>
      </w:pPr>
      <w:r w:rsidRPr="000D5DB5">
        <w:rPr>
          <w:rFonts w:eastAsia="Times New Roman" w:cstheme="minorHAnsi"/>
          <w:b/>
          <w:bCs/>
          <w:color w:val="000000"/>
        </w:rPr>
        <w:t xml:space="preserve">Chaos Magic. </w:t>
      </w:r>
      <w:r w:rsidRPr="000D5DB5">
        <w:rPr>
          <w:rFonts w:eastAsia="Times New Roman" w:cstheme="minorHAnsi"/>
          <w:color w:val="000000"/>
        </w:rPr>
        <w:t>Starting at 1st level, any fire</w:t>
      </w:r>
      <w:r w:rsidR="001372CB" w:rsidRPr="000D5DB5">
        <w:rPr>
          <w:rFonts w:eastAsia="Times New Roman" w:cstheme="minorHAnsi"/>
          <w:color w:val="000000"/>
        </w:rPr>
        <w:t xml:space="preserve"> or fel</w:t>
      </w:r>
      <w:r w:rsidRPr="000D5DB5">
        <w:rPr>
          <w:rFonts w:eastAsia="Times New Roman" w:cstheme="minorHAnsi"/>
          <w:color w:val="000000"/>
        </w:rPr>
        <w:t xml:space="preserve"> spell you use that deals damage </w:t>
      </w:r>
      <w:r w:rsidR="001372CB" w:rsidRPr="000D5DB5">
        <w:rPr>
          <w:rFonts w:eastAsia="Times New Roman" w:cstheme="minorHAnsi"/>
          <w:color w:val="000000"/>
        </w:rPr>
        <w:t xml:space="preserve">also </w:t>
      </w:r>
      <w:r w:rsidRPr="000D5DB5">
        <w:rPr>
          <w:rFonts w:eastAsia="Times New Roman" w:cstheme="minorHAnsi"/>
          <w:color w:val="000000"/>
        </w:rPr>
        <w:t xml:space="preserve">deals an additional 1d6 </w:t>
      </w:r>
      <w:r w:rsidR="001372CB" w:rsidRPr="000D5DB5">
        <w:rPr>
          <w:rFonts w:eastAsia="Times New Roman" w:cstheme="minorHAnsi"/>
          <w:color w:val="000000"/>
        </w:rPr>
        <w:t>points of the other type (fire deals extra 1d6 fel, or vice versa)</w:t>
      </w:r>
      <w:r w:rsidRPr="000D5DB5">
        <w:rPr>
          <w:rFonts w:eastAsia="Times New Roman" w:cstheme="minorHAnsi"/>
          <w:color w:val="000000"/>
        </w:rPr>
        <w:t xml:space="preserve">. Spells that deal both fire and fel damage gain an additional 1d10 damage from either types (your choice). </w:t>
      </w:r>
      <w:r w:rsidR="00AF2DAC">
        <w:rPr>
          <w:rFonts w:eastAsia="Times New Roman" w:cstheme="minorHAnsi"/>
          <w:color w:val="000000"/>
        </w:rPr>
        <w:t xml:space="preserve">This triggers once per spell. </w:t>
      </w:r>
    </w:p>
    <w:p w14:paraId="0E4F26B9" w14:textId="77777777" w:rsidR="00C2185D" w:rsidRPr="00C2185D" w:rsidRDefault="00C2185D" w:rsidP="003A2EEC"/>
    <w:p w14:paraId="0D8D40C1" w14:textId="77777777" w:rsidR="003B4E03" w:rsidRPr="000D5DB5" w:rsidRDefault="00AB25EF">
      <w:pPr>
        <w:contextualSpacing/>
        <w:rPr>
          <w:rFonts w:eastAsia="Times New Roman" w:cstheme="minorHAnsi"/>
          <w:color w:val="000000"/>
        </w:rPr>
      </w:pPr>
      <w:r w:rsidRPr="000D5DB5">
        <w:rPr>
          <w:rFonts w:eastAsia="Times New Roman" w:cstheme="minorHAnsi"/>
          <w:b/>
          <w:bCs/>
          <w:color w:val="000000"/>
        </w:rPr>
        <w:lastRenderedPageBreak/>
        <w:t xml:space="preserve">Havoc. </w:t>
      </w:r>
      <w:r w:rsidRPr="000D5DB5">
        <w:rPr>
          <w:rFonts w:eastAsia="Times New Roman" w:cstheme="minorHAnsi"/>
          <w:color w:val="000000"/>
        </w:rPr>
        <w:t xml:space="preserve">Also at 1st level, you </w:t>
      </w:r>
      <w:r w:rsidR="003B4E03" w:rsidRPr="000D5DB5">
        <w:rPr>
          <w:rFonts w:eastAsia="Times New Roman" w:cstheme="minorHAnsi"/>
          <w:color w:val="000000"/>
        </w:rPr>
        <w:t>gain the Havoc ability, and can spend a soul shard to activate it.</w:t>
      </w:r>
    </w:p>
    <w:p w14:paraId="7EF9F2C4" w14:textId="77777777" w:rsidR="003B4E03" w:rsidRPr="00B926E4" w:rsidRDefault="003B4E03" w:rsidP="003C4628">
      <w:pPr>
        <w:pStyle w:val="ListParagraph"/>
        <w:numPr>
          <w:ilvl w:val="0"/>
          <w:numId w:val="70"/>
        </w:numPr>
        <w:textAlignment w:val="baseline"/>
        <w:rPr>
          <w:rFonts w:eastAsia="Times New Roman" w:cstheme="minorHAnsi"/>
          <w:i/>
          <w:iCs/>
          <w:color w:val="000000"/>
        </w:rPr>
      </w:pPr>
      <w:r w:rsidRPr="00B926E4">
        <w:rPr>
          <w:rFonts w:eastAsia="Times New Roman" w:cstheme="minorHAnsi"/>
          <w:i/>
          <w:iCs/>
          <w:color w:val="000000"/>
        </w:rPr>
        <w:t xml:space="preserve">Havoc: </w:t>
      </w:r>
      <w:r w:rsidRPr="00B926E4">
        <w:rPr>
          <w:rFonts w:eastAsia="Times New Roman" w:cstheme="minorHAnsi"/>
          <w:color w:val="000000"/>
        </w:rPr>
        <w:t>You may spend one soul shard</w:t>
      </w:r>
      <w:r w:rsidR="00C2185D" w:rsidRPr="00B926E4">
        <w:rPr>
          <w:rFonts w:eastAsia="Times New Roman" w:cstheme="minorHAnsi"/>
          <w:color w:val="000000"/>
        </w:rPr>
        <w:t xml:space="preserve"> to </w:t>
      </w:r>
      <w:r w:rsidRPr="00B926E4">
        <w:rPr>
          <w:rFonts w:eastAsia="Times New Roman" w:cstheme="minorHAnsi"/>
          <w:color w:val="000000"/>
        </w:rPr>
        <w:t>affect two creatures within 30 feet of one</w:t>
      </w:r>
      <w:r w:rsidR="00C2185D" w:rsidRPr="00B926E4">
        <w:rPr>
          <w:rFonts w:eastAsia="Times New Roman" w:cstheme="minorHAnsi"/>
          <w:color w:val="000000"/>
        </w:rPr>
        <w:t xml:space="preserve"> another with a single-target</w:t>
      </w:r>
      <w:r w:rsidRPr="00B926E4">
        <w:rPr>
          <w:rFonts w:eastAsia="Times New Roman" w:cstheme="minorHAnsi"/>
          <w:color w:val="000000"/>
        </w:rPr>
        <w:t xml:space="preserve"> damaging or channeling (such </w:t>
      </w:r>
      <w:r w:rsidRPr="002D0D10">
        <w:rPr>
          <w:rFonts w:eastAsia="Times New Roman" w:cstheme="minorHAnsi"/>
          <w:i/>
          <w:iCs/>
          <w:color w:val="000000"/>
        </w:rPr>
        <w:t>inferno blast</w:t>
      </w:r>
      <w:r w:rsidRPr="00B926E4">
        <w:rPr>
          <w:rFonts w:eastAsia="Times New Roman" w:cstheme="minorHAnsi"/>
          <w:color w:val="000000"/>
        </w:rPr>
        <w:t xml:space="preserve"> or </w:t>
      </w:r>
      <w:r w:rsidRPr="002D0D10">
        <w:rPr>
          <w:rFonts w:eastAsia="Times New Roman" w:cstheme="minorHAnsi"/>
          <w:i/>
          <w:iCs/>
          <w:color w:val="000000"/>
        </w:rPr>
        <w:t>drain</w:t>
      </w:r>
      <w:r w:rsidR="00E06953" w:rsidRPr="002D0D10">
        <w:rPr>
          <w:rFonts w:eastAsia="Times New Roman" w:cstheme="minorHAnsi"/>
          <w:i/>
          <w:iCs/>
          <w:color w:val="000000"/>
        </w:rPr>
        <w:t xml:space="preserve"> mana</w:t>
      </w:r>
      <w:r w:rsidRPr="00B926E4">
        <w:rPr>
          <w:rFonts w:eastAsia="Times New Roman" w:cstheme="minorHAnsi"/>
          <w:color w:val="000000"/>
        </w:rPr>
        <w:t>)</w:t>
      </w:r>
      <w:r w:rsidR="00C2185D" w:rsidRPr="00B926E4">
        <w:rPr>
          <w:rFonts w:eastAsia="Times New Roman" w:cstheme="minorHAnsi"/>
          <w:color w:val="000000"/>
        </w:rPr>
        <w:t xml:space="preserve">, so long as the </w:t>
      </w:r>
      <w:r w:rsidRPr="00B926E4">
        <w:rPr>
          <w:rFonts w:eastAsia="Times New Roman" w:cstheme="minorHAnsi"/>
          <w:color w:val="000000"/>
        </w:rPr>
        <w:t xml:space="preserve">spell </w:t>
      </w:r>
      <w:r w:rsidR="00C2185D" w:rsidRPr="00B926E4">
        <w:rPr>
          <w:rFonts w:eastAsia="Times New Roman" w:cstheme="minorHAnsi"/>
          <w:color w:val="000000"/>
        </w:rPr>
        <w:t xml:space="preserve">is from the warlock spell </w:t>
      </w:r>
      <w:r w:rsidRPr="00B926E4">
        <w:rPr>
          <w:rFonts w:eastAsia="Times New Roman" w:cstheme="minorHAnsi"/>
          <w:color w:val="000000"/>
        </w:rPr>
        <w:t xml:space="preserve">list. The spell cannot have a range of touch or self. </w:t>
      </w:r>
      <w:r w:rsidR="00C2185D" w:rsidRPr="00B926E4">
        <w:rPr>
          <w:rFonts w:eastAsia="Times New Roman" w:cstheme="minorHAnsi"/>
          <w:color w:val="000000"/>
        </w:rPr>
        <w:t xml:space="preserve">Maintaining the spell on one target maintains it on the other so long as the spell’s duration is active. </w:t>
      </w:r>
    </w:p>
    <w:p w14:paraId="55E3546B" w14:textId="77777777" w:rsidR="00AB25EF" w:rsidRDefault="0002458E" w:rsidP="0002458E">
      <w:r>
        <w:t xml:space="preserve">Furthermore, you also gain two soul shards instead of one if you reduce a creature to 0 hit points with a channeled warlock spell. </w:t>
      </w:r>
    </w:p>
    <w:p w14:paraId="0D2A7998" w14:textId="77777777" w:rsidR="0002458E" w:rsidRPr="000D5DB5" w:rsidRDefault="0002458E" w:rsidP="003A2EEC"/>
    <w:p w14:paraId="31878533" w14:textId="77777777" w:rsidR="00CB1D2A" w:rsidRPr="00CB1D2A" w:rsidRDefault="00AB25EF" w:rsidP="00272CA8">
      <w:pPr>
        <w:contextualSpacing/>
        <w:rPr>
          <w:rFonts w:eastAsia="Times New Roman" w:cstheme="minorHAnsi"/>
          <w:sz w:val="24"/>
          <w:szCs w:val="24"/>
        </w:rPr>
      </w:pPr>
      <w:r w:rsidRPr="000D5DB5">
        <w:rPr>
          <w:rFonts w:eastAsia="Times New Roman" w:cstheme="minorHAnsi"/>
          <w:b/>
          <w:bCs/>
          <w:color w:val="000000"/>
        </w:rPr>
        <w:t xml:space="preserve">Searing Magics. </w:t>
      </w:r>
      <w:r w:rsidRPr="000D5DB5">
        <w:rPr>
          <w:rFonts w:eastAsia="Times New Roman" w:cstheme="minorHAnsi"/>
          <w:color w:val="000000"/>
        </w:rPr>
        <w:t xml:space="preserve">Starting at 6th level, you may also target a creature with an action to make it more susceptible to your fire and fel </w:t>
      </w:r>
      <w:del w:id="2163" w:author="Admin" w:date="2021-05-02T17:26:00Z">
        <w:r w:rsidRPr="000D5DB5" w:rsidDel="00EC45E9">
          <w:rPr>
            <w:rFonts w:eastAsia="Times New Roman" w:cstheme="minorHAnsi"/>
            <w:color w:val="000000"/>
          </w:rPr>
          <w:delText>magical damage</w:delText>
        </w:r>
      </w:del>
      <w:ins w:id="2164" w:author="Admin" w:date="2021-05-02T17:26:00Z">
        <w:r w:rsidR="00EC45E9">
          <w:rPr>
            <w:rFonts w:eastAsia="Times New Roman" w:cstheme="minorHAnsi"/>
            <w:color w:val="000000"/>
          </w:rPr>
          <w:t>spells</w:t>
        </w:r>
      </w:ins>
      <w:r w:rsidRPr="000D5DB5">
        <w:rPr>
          <w:rFonts w:eastAsia="Times New Roman" w:cstheme="minorHAnsi"/>
          <w:color w:val="000000"/>
        </w:rPr>
        <w:t>. If the target is immune to fire</w:t>
      </w:r>
      <w:r w:rsidR="009E7050" w:rsidRPr="000D5DB5">
        <w:rPr>
          <w:rFonts w:eastAsia="Times New Roman" w:cstheme="minorHAnsi"/>
          <w:color w:val="000000"/>
        </w:rPr>
        <w:t xml:space="preserve"> or fel</w:t>
      </w:r>
      <w:r w:rsidRPr="000D5DB5">
        <w:rPr>
          <w:rFonts w:eastAsia="Times New Roman" w:cstheme="minorHAnsi"/>
          <w:color w:val="000000"/>
        </w:rPr>
        <w:t xml:space="preserve">, it becomes resistant to the damage. If it is resistant, it loses the resistance. If it has no resistance, it becomes vulnerable. If it was previously vulnerable, it takes triple damage. </w:t>
      </w:r>
      <w:r w:rsidR="00C2185D">
        <w:rPr>
          <w:rFonts w:eastAsia="Times New Roman" w:cstheme="minorHAnsi"/>
          <w:color w:val="000000"/>
        </w:rPr>
        <w:t>Once used, this ability cannot be used again until after a short rest</w:t>
      </w:r>
      <w:r w:rsidR="00CB1D2A">
        <w:rPr>
          <w:rFonts w:eastAsia="Times New Roman" w:cstheme="minorHAnsi"/>
          <w:color w:val="000000"/>
        </w:rPr>
        <w:t xml:space="preserve"> (unless you used this ability while under the effects of the </w:t>
      </w:r>
      <w:r w:rsidR="00CB1D2A">
        <w:rPr>
          <w:rFonts w:eastAsia="Times New Roman" w:cstheme="minorHAnsi"/>
          <w:i/>
          <w:iCs/>
          <w:color w:val="000000"/>
        </w:rPr>
        <w:t xml:space="preserve">avatar form </w:t>
      </w:r>
      <w:r w:rsidR="00CB1D2A">
        <w:rPr>
          <w:rFonts w:eastAsia="Times New Roman" w:cstheme="minorHAnsi"/>
          <w:color w:val="000000"/>
        </w:rPr>
        <w:t>warlock spell, in which case you can use the ability twice).</w:t>
      </w:r>
    </w:p>
    <w:p w14:paraId="370DCC38" w14:textId="77777777" w:rsidR="00AB25EF" w:rsidRPr="000D5DB5" w:rsidRDefault="00AB25EF" w:rsidP="003A2EEC"/>
    <w:p w14:paraId="27606041" w14:textId="77777777" w:rsidR="00AB25EF" w:rsidRPr="000D5DB5" w:rsidRDefault="00AB25EF" w:rsidP="00C2185D">
      <w:pPr>
        <w:contextualSpacing/>
        <w:rPr>
          <w:rFonts w:eastAsia="Times New Roman" w:cstheme="minorHAnsi"/>
          <w:sz w:val="24"/>
          <w:szCs w:val="24"/>
        </w:rPr>
      </w:pPr>
      <w:r w:rsidRPr="000D5DB5">
        <w:rPr>
          <w:rFonts w:eastAsia="Times New Roman" w:cstheme="minorHAnsi"/>
          <w:b/>
          <w:bCs/>
          <w:color w:val="000000"/>
        </w:rPr>
        <w:t>Incinerate</w:t>
      </w:r>
      <w:r w:rsidRPr="000D5DB5">
        <w:rPr>
          <w:rFonts w:eastAsia="Times New Roman" w:cstheme="minorHAnsi"/>
          <w:color w:val="000000"/>
        </w:rPr>
        <w:t xml:space="preserve">. </w:t>
      </w:r>
      <w:r w:rsidR="00AD503F" w:rsidRPr="000D5DB5">
        <w:rPr>
          <w:rFonts w:eastAsia="Times New Roman" w:cstheme="minorHAnsi"/>
          <w:color w:val="000000"/>
        </w:rPr>
        <w:t xml:space="preserve">Starting at 14th level, whenever </w:t>
      </w:r>
      <w:r w:rsidRPr="000D5DB5">
        <w:rPr>
          <w:rFonts w:eastAsia="Times New Roman" w:cstheme="minorHAnsi"/>
          <w:color w:val="000000"/>
        </w:rPr>
        <w:t>you deal fire damage to an enemy with a spell (th</w:t>
      </w:r>
      <w:r w:rsidR="00A52ACB">
        <w:rPr>
          <w:rFonts w:eastAsia="Times New Roman" w:cstheme="minorHAnsi"/>
          <w:color w:val="000000"/>
        </w:rPr>
        <w:t>r</w:t>
      </w:r>
      <w:r w:rsidRPr="000D5DB5">
        <w:rPr>
          <w:rFonts w:eastAsia="Times New Roman" w:cstheme="minorHAnsi"/>
          <w:color w:val="000000"/>
        </w:rPr>
        <w:t xml:space="preserve">ough the spell or through your chaos magic ability), you may use a soul shard to </w:t>
      </w:r>
      <w:r w:rsidR="00C2185D">
        <w:rPr>
          <w:rFonts w:eastAsia="Times New Roman" w:cstheme="minorHAnsi"/>
          <w:color w:val="000000"/>
        </w:rPr>
        <w:t>manifest one of the following effects</w:t>
      </w:r>
      <w:r w:rsidRPr="000D5DB5">
        <w:rPr>
          <w:rFonts w:eastAsia="Times New Roman" w:cstheme="minorHAnsi"/>
          <w:color w:val="000000"/>
        </w:rPr>
        <w:t xml:space="preserve">. This triggers once per round. </w:t>
      </w:r>
    </w:p>
    <w:p w14:paraId="37596446" w14:textId="77777777" w:rsidR="002518CF" w:rsidRPr="002518CF" w:rsidRDefault="002518CF" w:rsidP="00FE7D01">
      <w:pPr>
        <w:pStyle w:val="ListParagraph"/>
        <w:numPr>
          <w:ilvl w:val="0"/>
          <w:numId w:val="32"/>
        </w:numPr>
        <w:textAlignment w:val="baseline"/>
        <w:rPr>
          <w:rFonts w:eastAsia="Times New Roman" w:cstheme="minorHAnsi"/>
          <w:color w:val="000000"/>
        </w:rPr>
      </w:pPr>
      <w:r>
        <w:rPr>
          <w:rFonts w:eastAsia="Times New Roman" w:cstheme="minorHAnsi"/>
          <w:i/>
          <w:iCs/>
          <w:color w:val="000000"/>
        </w:rPr>
        <w:t>Burning Blast.</w:t>
      </w:r>
      <w:r>
        <w:rPr>
          <w:rFonts w:eastAsia="Times New Roman" w:cstheme="minorHAnsi"/>
          <w:color w:val="000000"/>
        </w:rPr>
        <w:t xml:space="preserve"> </w:t>
      </w:r>
      <w:r w:rsidRPr="002518CF">
        <w:rPr>
          <w:rFonts w:eastAsia="Times New Roman" w:cstheme="minorHAnsi"/>
          <w:color w:val="000000"/>
        </w:rPr>
        <w:t>If the target is reduced to 0 hit points, you can deal 6d6 damage (or the damage they took, whichever is lower) in a 30-foot burst centered on the target.</w:t>
      </w:r>
    </w:p>
    <w:p w14:paraId="7B688FEB" w14:textId="77777777" w:rsidR="002518CF" w:rsidRDefault="002518CF" w:rsidP="00FE7D01">
      <w:pPr>
        <w:pStyle w:val="ListParagraph"/>
        <w:numPr>
          <w:ilvl w:val="0"/>
          <w:numId w:val="32"/>
        </w:numPr>
        <w:textAlignment w:val="baseline"/>
        <w:rPr>
          <w:rFonts w:eastAsia="Times New Roman" w:cstheme="minorHAnsi"/>
          <w:color w:val="000000"/>
        </w:rPr>
      </w:pPr>
      <w:r>
        <w:rPr>
          <w:rFonts w:eastAsia="Times New Roman" w:cstheme="minorHAnsi"/>
          <w:i/>
          <w:iCs/>
          <w:color w:val="000000"/>
        </w:rPr>
        <w:t xml:space="preserve">Lingering Brimfire. </w:t>
      </w:r>
      <w:r w:rsidR="000D539E" w:rsidRPr="002518CF">
        <w:rPr>
          <w:rFonts w:eastAsia="Times New Roman" w:cstheme="minorHAnsi"/>
          <w:color w:val="000000"/>
        </w:rPr>
        <w:t xml:space="preserve">The target suffers the burning condition for until the end of their turn in the next round. </w:t>
      </w:r>
      <w:r w:rsidR="00AB25EF" w:rsidRPr="002518CF">
        <w:rPr>
          <w:rFonts w:eastAsia="Times New Roman" w:cstheme="minorHAnsi"/>
          <w:color w:val="000000"/>
        </w:rPr>
        <w:t xml:space="preserve">While </w:t>
      </w:r>
      <w:r w:rsidR="000D539E" w:rsidRPr="002518CF">
        <w:rPr>
          <w:rFonts w:eastAsia="Times New Roman" w:cstheme="minorHAnsi"/>
          <w:color w:val="000000"/>
        </w:rPr>
        <w:t xml:space="preserve">suffering this condition </w:t>
      </w:r>
      <w:r w:rsidR="00C2185D" w:rsidRPr="002518CF">
        <w:rPr>
          <w:rFonts w:eastAsia="Times New Roman" w:cstheme="minorHAnsi"/>
          <w:color w:val="000000"/>
        </w:rPr>
        <w:t>and taking at least 1 point of damage</w:t>
      </w:r>
      <w:r w:rsidR="000D539E" w:rsidRPr="002518CF">
        <w:rPr>
          <w:rFonts w:eastAsia="Times New Roman" w:cstheme="minorHAnsi"/>
          <w:color w:val="000000"/>
        </w:rPr>
        <w:t xml:space="preserve"> in the same round</w:t>
      </w:r>
      <w:r w:rsidR="00AB25EF" w:rsidRPr="002518CF">
        <w:rPr>
          <w:rFonts w:eastAsia="Times New Roman" w:cstheme="minorHAnsi"/>
          <w:color w:val="000000"/>
        </w:rPr>
        <w:t xml:space="preserve">, </w:t>
      </w:r>
      <w:r w:rsidR="00C2185D" w:rsidRPr="002518CF">
        <w:rPr>
          <w:rFonts w:eastAsia="Times New Roman" w:cstheme="minorHAnsi"/>
          <w:color w:val="000000"/>
        </w:rPr>
        <w:t xml:space="preserve">the target has </w:t>
      </w:r>
      <w:r w:rsidR="00AB25EF" w:rsidRPr="002518CF">
        <w:rPr>
          <w:rFonts w:eastAsia="Times New Roman" w:cstheme="minorHAnsi"/>
          <w:color w:val="000000"/>
        </w:rPr>
        <w:t xml:space="preserve">disadvantage to attack rolls and ability checks. </w:t>
      </w:r>
    </w:p>
    <w:p w14:paraId="756616F0" w14:textId="77777777" w:rsidR="002518CF" w:rsidRDefault="002518CF" w:rsidP="00FE7D01">
      <w:pPr>
        <w:pStyle w:val="ListParagraph"/>
        <w:numPr>
          <w:ilvl w:val="0"/>
          <w:numId w:val="32"/>
        </w:numPr>
        <w:textAlignment w:val="baseline"/>
        <w:rPr>
          <w:rFonts w:eastAsia="Times New Roman" w:cstheme="minorHAnsi"/>
          <w:color w:val="000000"/>
        </w:rPr>
      </w:pPr>
      <w:r>
        <w:rPr>
          <w:rFonts w:eastAsia="Times New Roman" w:cstheme="minorHAnsi"/>
          <w:i/>
          <w:iCs/>
          <w:color w:val="000000"/>
        </w:rPr>
        <w:t>Quickened Infestations.</w:t>
      </w:r>
      <w:r>
        <w:rPr>
          <w:rFonts w:eastAsia="Times New Roman" w:cstheme="minorHAnsi"/>
          <w:color w:val="000000"/>
        </w:rPr>
        <w:t xml:space="preserve"> </w:t>
      </w:r>
      <w:r w:rsidR="00AB25EF" w:rsidRPr="002518CF">
        <w:rPr>
          <w:rFonts w:eastAsia="Times New Roman" w:cstheme="minorHAnsi"/>
          <w:color w:val="000000"/>
        </w:rPr>
        <w:t xml:space="preserve">Cast any </w:t>
      </w:r>
      <w:r w:rsidR="00846C1E" w:rsidRPr="002518CF">
        <w:rPr>
          <w:rFonts w:eastAsia="Times New Roman" w:cstheme="minorHAnsi"/>
          <w:color w:val="000000"/>
        </w:rPr>
        <w:t xml:space="preserve">sigil </w:t>
      </w:r>
      <w:r w:rsidR="00AB25EF" w:rsidRPr="002518CF">
        <w:rPr>
          <w:rFonts w:eastAsia="Times New Roman" w:cstheme="minorHAnsi"/>
          <w:color w:val="000000"/>
        </w:rPr>
        <w:t>spell you have prepared</w:t>
      </w:r>
      <w:r w:rsidR="00846C1E" w:rsidRPr="002518CF">
        <w:rPr>
          <w:rFonts w:eastAsia="Times New Roman" w:cstheme="minorHAnsi"/>
          <w:color w:val="000000"/>
        </w:rPr>
        <w:t xml:space="preserve"> without spending </w:t>
      </w:r>
      <w:r w:rsidR="00C2185D" w:rsidRPr="002518CF">
        <w:rPr>
          <w:rFonts w:eastAsia="Times New Roman" w:cstheme="minorHAnsi"/>
          <w:color w:val="000000"/>
        </w:rPr>
        <w:t>the normal casting time</w:t>
      </w:r>
      <w:r w:rsidR="00AB25EF" w:rsidRPr="002518CF">
        <w:rPr>
          <w:rFonts w:eastAsia="Times New Roman" w:cstheme="minorHAnsi"/>
          <w:color w:val="000000"/>
        </w:rPr>
        <w:t>.</w:t>
      </w:r>
    </w:p>
    <w:p w14:paraId="688AFD08" w14:textId="77777777" w:rsidR="00AB25EF" w:rsidRPr="000D5DB5" w:rsidRDefault="00AB25EF" w:rsidP="003A2EEC"/>
    <w:p w14:paraId="371A01E2" w14:textId="77777777" w:rsidR="00AB25EF" w:rsidRDefault="00AB25EF" w:rsidP="00C2185D">
      <w:pPr>
        <w:contextualSpacing/>
        <w:rPr>
          <w:rFonts w:eastAsia="Times New Roman" w:cstheme="minorHAnsi"/>
          <w:color w:val="000000"/>
        </w:rPr>
      </w:pPr>
      <w:r w:rsidRPr="000D5DB5">
        <w:rPr>
          <w:rFonts w:eastAsia="Times New Roman" w:cstheme="minorHAnsi"/>
          <w:b/>
          <w:bCs/>
          <w:color w:val="000000"/>
        </w:rPr>
        <w:t xml:space="preserve">Soul Burner. </w:t>
      </w:r>
      <w:r w:rsidRPr="000D5DB5">
        <w:rPr>
          <w:rFonts w:eastAsia="Times New Roman" w:cstheme="minorHAnsi"/>
          <w:color w:val="000000"/>
        </w:rPr>
        <w:t xml:space="preserve">Starting at 18th level, you </w:t>
      </w:r>
      <w:r w:rsidR="009E7050" w:rsidRPr="000D5DB5">
        <w:rPr>
          <w:rFonts w:eastAsia="Times New Roman" w:cstheme="minorHAnsi"/>
          <w:color w:val="000000"/>
        </w:rPr>
        <w:t xml:space="preserve">double the range of </w:t>
      </w:r>
      <w:r w:rsidRPr="000D5DB5">
        <w:rPr>
          <w:rFonts w:eastAsia="Times New Roman" w:cstheme="minorHAnsi"/>
          <w:color w:val="000000"/>
        </w:rPr>
        <w:t>your fire and fel spells. If the spell has an area of effect, you may double the area of effect</w:t>
      </w:r>
      <w:r w:rsidR="009E7050" w:rsidRPr="000D5DB5">
        <w:rPr>
          <w:rFonts w:eastAsia="Times New Roman" w:cstheme="minorHAnsi"/>
          <w:color w:val="000000"/>
        </w:rPr>
        <w:t xml:space="preserve"> instead</w:t>
      </w:r>
      <w:r w:rsidRPr="000D5DB5">
        <w:rPr>
          <w:rFonts w:eastAsia="Times New Roman" w:cstheme="minorHAnsi"/>
          <w:color w:val="000000"/>
        </w:rPr>
        <w:t xml:space="preserve">. </w:t>
      </w:r>
      <w:r w:rsidR="00C2185D">
        <w:rPr>
          <w:rFonts w:eastAsia="Times New Roman" w:cstheme="minorHAnsi"/>
          <w:color w:val="000000"/>
        </w:rPr>
        <w:t xml:space="preserve">Your </w:t>
      </w:r>
      <w:r w:rsidR="00697C83">
        <w:rPr>
          <w:rFonts w:eastAsia="Times New Roman" w:cstheme="minorHAnsi"/>
          <w:color w:val="000000"/>
        </w:rPr>
        <w:t>I</w:t>
      </w:r>
      <w:r w:rsidR="00C2185D">
        <w:rPr>
          <w:rFonts w:eastAsia="Times New Roman" w:cstheme="minorHAnsi"/>
          <w:color w:val="000000"/>
        </w:rPr>
        <w:t xml:space="preserve">ncinerate ability also does not cost a soul shard. </w:t>
      </w:r>
    </w:p>
    <w:p w14:paraId="7BC71D1B" w14:textId="77777777" w:rsidR="00C2185D" w:rsidRPr="000D5DB5" w:rsidRDefault="00C2185D" w:rsidP="00C2185D">
      <w:pPr>
        <w:contextualSpacing/>
        <w:rPr>
          <w:rFonts w:eastAsia="Times New Roman" w:cstheme="minorHAnsi"/>
          <w:sz w:val="24"/>
          <w:szCs w:val="24"/>
        </w:rPr>
      </w:pPr>
    </w:p>
    <w:p w14:paraId="20B48521" w14:textId="77777777" w:rsidR="00AB25EF" w:rsidRPr="000D5DB5" w:rsidRDefault="00953E35">
      <w:pPr>
        <w:contextualSpacing/>
        <w:outlineLvl w:val="1"/>
        <w:rPr>
          <w:rFonts w:eastAsia="Times New Roman" w:cstheme="minorHAnsi"/>
          <w:b/>
          <w:bCs/>
          <w:sz w:val="36"/>
          <w:szCs w:val="36"/>
        </w:rPr>
      </w:pPr>
      <w:bookmarkStart w:id="2165" w:name="_Toc509138755"/>
      <w:bookmarkStart w:id="2166" w:name="_Toc54196409"/>
      <w:r w:rsidRPr="00965B49">
        <w:rPr>
          <w:noProof/>
        </w:rPr>
        <w:drawing>
          <wp:anchor distT="0" distB="0" distL="114300" distR="114300" simplePos="0" relativeHeight="251663360" behindDoc="0" locked="0" layoutInCell="1" allowOverlap="1" wp14:anchorId="70752A8A" wp14:editId="59EDF62E">
            <wp:simplePos x="0" y="0"/>
            <wp:positionH relativeFrom="column">
              <wp:posOffset>3643630</wp:posOffset>
            </wp:positionH>
            <wp:positionV relativeFrom="paragraph">
              <wp:posOffset>9525</wp:posOffset>
            </wp:positionV>
            <wp:extent cx="1844675" cy="2385060"/>
            <wp:effectExtent l="0" t="0" r="0" b="0"/>
            <wp:wrapSquare wrapText="bothSides"/>
            <wp:docPr id="13" name="image7.png" descr="Warrior_crest.png"/>
            <wp:cNvGraphicFramePr/>
            <a:graphic xmlns:a="http://schemas.openxmlformats.org/drawingml/2006/main">
              <a:graphicData uri="http://schemas.openxmlformats.org/drawingml/2006/picture">
                <pic:pic xmlns:pic="http://schemas.openxmlformats.org/drawingml/2006/picture">
                  <pic:nvPicPr>
                    <pic:cNvPr id="0" name="image7.png" descr="Warrior_crest.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844675" cy="2385060"/>
                    </a:xfrm>
                    <a:prstGeom prst="rect">
                      <a:avLst/>
                    </a:prstGeom>
                    <a:ln/>
                  </pic:spPr>
                </pic:pic>
              </a:graphicData>
            </a:graphic>
            <wp14:sizeRelH relativeFrom="page">
              <wp14:pctWidth>0</wp14:pctWidth>
            </wp14:sizeRelH>
            <wp14:sizeRelV relativeFrom="page">
              <wp14:pctHeight>0</wp14:pctHeight>
            </wp14:sizeRelV>
          </wp:anchor>
        </w:drawing>
      </w:r>
      <w:r w:rsidR="00AB25EF" w:rsidRPr="000D5DB5">
        <w:rPr>
          <w:rFonts w:eastAsia="Times New Roman" w:cstheme="minorHAnsi"/>
          <w:color w:val="2E75B5"/>
          <w:sz w:val="32"/>
          <w:szCs w:val="32"/>
        </w:rPr>
        <w:t>Warrior (WAR)</w:t>
      </w:r>
      <w:bookmarkEnd w:id="2165"/>
      <w:bookmarkEnd w:id="2166"/>
    </w:p>
    <w:p w14:paraId="48640141" w14:textId="77777777" w:rsidR="00953E35" w:rsidRDefault="00953E35" w:rsidP="00953E35">
      <w:r>
        <w:t>The heavily-armored dwarf takes a deep breath, tightening his grip on a war-hammer in one hand and a battleaxe in the other, facing down the ogre warlord raiding his mountain home. The mountain king shouts a battle-cry, suddenly increasing in size to equal the ogre, and swings his axe to dig deeply into the ogre’s shoulder, before bringing down the war-hammer, causing a bloody shower to erupt onto his face.</w:t>
      </w:r>
    </w:p>
    <w:p w14:paraId="3F90F248" w14:textId="77777777" w:rsidR="00953E35" w:rsidRDefault="00953E35" w:rsidP="00953E35"/>
    <w:p w14:paraId="36AB7B90" w14:textId="77777777" w:rsidR="00953E35" w:rsidRPr="00965B49" w:rsidRDefault="00953E35" w:rsidP="00953E35">
      <w:r>
        <w:t xml:space="preserve">An </w:t>
      </w:r>
      <w:r w:rsidRPr="00965B49">
        <w:t>orc</w:t>
      </w:r>
      <w:r>
        <w:t xml:space="preserve"> armed with a great two-handed blade leaps towards two naga, cleaving</w:t>
      </w:r>
      <w:r w:rsidRPr="00965B49">
        <w:t xml:space="preserve"> </w:t>
      </w:r>
      <w:r>
        <w:t>through both with a single strike and shaking the ground where he fell</w:t>
      </w:r>
      <w:r w:rsidRPr="00965B49">
        <w:t xml:space="preserve">. </w:t>
      </w:r>
      <w:r>
        <w:t xml:space="preserve">Not breaking a sweat, he charges ahead to the next foe. </w:t>
      </w:r>
    </w:p>
    <w:p w14:paraId="6BB0211F" w14:textId="77777777" w:rsidR="00953E35" w:rsidRDefault="00953E35" w:rsidP="00953E35"/>
    <w:p w14:paraId="5EF38BFC" w14:textId="77777777" w:rsidR="00953E35" w:rsidRDefault="00953E35" w:rsidP="00953E35">
      <w:r w:rsidRPr="00965B49">
        <w:t xml:space="preserve">A tauren calmly strides across the </w:t>
      </w:r>
      <w:r>
        <w:t xml:space="preserve">fel-suffused </w:t>
      </w:r>
      <w:r w:rsidRPr="00965B49">
        <w:t xml:space="preserve">battlefield, seeking a worthy opponent. Eventually, he finds his match, a bloodthirsty </w:t>
      </w:r>
      <w:r>
        <w:t>felguard</w:t>
      </w:r>
      <w:r w:rsidRPr="00965B49">
        <w:t xml:space="preserve">. Treading carefully, he parries every blow with his </w:t>
      </w:r>
      <w:r>
        <w:t>giant battle-</w:t>
      </w:r>
      <w:r w:rsidRPr="00965B49">
        <w:t>totem</w:t>
      </w:r>
      <w:r>
        <w:t xml:space="preserve">. Noticing an opportunity, the tauren warrior slams his hooves into the ground, </w:t>
      </w:r>
      <w:r>
        <w:lastRenderedPageBreak/>
        <w:t xml:space="preserve">knocking the felguard down, and then bringing </w:t>
      </w:r>
      <w:r w:rsidRPr="00965B49">
        <w:t xml:space="preserve">down his mighty totem down, </w:t>
      </w:r>
      <w:r>
        <w:t xml:space="preserve">caving the fiend’s </w:t>
      </w:r>
      <w:r w:rsidRPr="00965B49">
        <w:t>torso</w:t>
      </w:r>
      <w:r>
        <w:t xml:space="preserve"> inward with a furious war-cry</w:t>
      </w:r>
      <w:r w:rsidRPr="00965B49">
        <w:t>.</w:t>
      </w:r>
    </w:p>
    <w:p w14:paraId="404E27C6" w14:textId="77777777" w:rsidR="00953E35" w:rsidRDefault="00953E35" w:rsidP="00953E35">
      <w:r w:rsidRPr="00965B49">
        <w:t>Warriors are fighters highly trained in the art of weaponry. Combat is the warrior's strongest skill. They are strong and quick on the battlefield. Depending on their specialization, a warrior can often deal very high damage or be tough to kill.</w:t>
      </w:r>
    </w:p>
    <w:p w14:paraId="1158BFFB" w14:textId="77777777" w:rsidR="00953E35" w:rsidRDefault="00953E35">
      <w:pPr>
        <w:contextualSpacing/>
        <w:rPr>
          <w:rFonts w:eastAsia="Times New Roman" w:cstheme="minorHAnsi"/>
          <w:color w:val="000000"/>
        </w:rPr>
      </w:pPr>
    </w:p>
    <w:p w14:paraId="14C9CCFD" w14:textId="77777777" w:rsidR="00953E35" w:rsidRPr="00953E35" w:rsidRDefault="00953E35" w:rsidP="00953E35">
      <w:pPr>
        <w:contextualSpacing/>
        <w:rPr>
          <w:rFonts w:eastAsia="Times New Roman" w:cstheme="minorHAnsi"/>
          <w:b/>
          <w:bCs/>
          <w:caps/>
          <w:color w:val="000000"/>
        </w:rPr>
      </w:pPr>
      <w:r w:rsidRPr="00953E35">
        <w:rPr>
          <w:rFonts w:eastAsia="Times New Roman" w:cstheme="minorHAnsi"/>
          <w:b/>
          <w:bCs/>
          <w:caps/>
          <w:color w:val="000000"/>
        </w:rPr>
        <w:t>Trained for Battle</w:t>
      </w:r>
    </w:p>
    <w:p w14:paraId="1CC9C05B" w14:textId="77777777" w:rsidR="00953E35" w:rsidRPr="00965B49" w:rsidRDefault="00953E35" w:rsidP="00953E35">
      <w:r w:rsidRPr="00965B49">
        <w:t>As long as war is waged on Azeroth, there will be men and women who fight those wars. Warriors are no mere sword-swingers; they are skilled combatants, combining strength of arm, knowledge of weaponry, and practiced maneuvers to slice or bludgeon their foes into little red bits. Warriors are the most versatile of the combat classes, and they supplement their fighting prowess with the ability to rally their allies and spur them to victory. They charge into the heart of the battle and survive the most grievous of wounds.</w:t>
      </w:r>
      <w:r>
        <w:t xml:space="preserve"> Elven and dwarven warriors reach into their blood for innate magic, creating spellbreakers and mountain kings, respectively, while tauren and orcs lean naturally towards using a single large weapon and the Arms path, creating chieftains and blademasters, respectively. </w:t>
      </w:r>
    </w:p>
    <w:p w14:paraId="02E5309D" w14:textId="77777777" w:rsidR="00953E35" w:rsidRDefault="00953E35" w:rsidP="00953E35">
      <w:r w:rsidRPr="00965B49">
        <w:t>Warriors are common in dwarf, forsaken, human, and orc societies, but many other species also fill their ranks with warriors. Masters of swords, spears, and weapons of all kinds, warriors share a common way of life on Azeroth. Using their abilities to deal pain and cause bloodshed, warriors are deadly adversaries and welcome friends in violent times (which seem to be all the time in recent decades). Anyone willing to take up arms to defend their people can be classed as a warrior. A knight is the warrior elite among humans.</w:t>
      </w:r>
    </w:p>
    <w:p w14:paraId="2D86AA70" w14:textId="77777777" w:rsidR="00953E35" w:rsidRPr="00965B49" w:rsidRDefault="00953E35" w:rsidP="00953E35"/>
    <w:p w14:paraId="22455565" w14:textId="77777777" w:rsidR="00953E35" w:rsidRPr="00953E35" w:rsidRDefault="00953E35" w:rsidP="00953E35">
      <w:pPr>
        <w:contextualSpacing/>
        <w:rPr>
          <w:rFonts w:eastAsia="Times New Roman" w:cstheme="minorHAnsi"/>
          <w:b/>
          <w:bCs/>
          <w:caps/>
          <w:color w:val="000000"/>
        </w:rPr>
      </w:pPr>
      <w:r w:rsidRPr="00953E35">
        <w:rPr>
          <w:rFonts w:eastAsia="Times New Roman" w:cstheme="minorHAnsi"/>
          <w:b/>
          <w:bCs/>
          <w:caps/>
          <w:color w:val="000000"/>
        </w:rPr>
        <w:t>Elite Fighters</w:t>
      </w:r>
    </w:p>
    <w:p w14:paraId="58E9D1D7" w14:textId="77777777" w:rsidR="00953E35" w:rsidRPr="00965B49" w:rsidRDefault="00953E35" w:rsidP="00953E35">
      <w:r w:rsidRPr="00965B49">
        <w:t xml:space="preserve">Not every member of the city watch, </w:t>
      </w:r>
      <w:r>
        <w:t>v</w:t>
      </w:r>
      <w:r w:rsidRPr="00965B49">
        <w:t>illage militia, or the queen’s army is a warrior. Most of these troops are relatively untrained soldiers with only the most basic combat knowledge</w:t>
      </w:r>
      <w:r>
        <w:t xml:space="preserve"> or drilled for a certain function</w:t>
      </w:r>
      <w:r w:rsidRPr="00965B49">
        <w:t xml:space="preserve">. Veteran soldiers, military officers, trained bodyguards, dedicated knights, and similar figures are </w:t>
      </w:r>
      <w:r>
        <w:t xml:space="preserve">true </w:t>
      </w:r>
      <w:r w:rsidRPr="00965B49">
        <w:t>warriors</w:t>
      </w:r>
      <w:r>
        <w:t>—it is all about the spirit, in truth</w:t>
      </w:r>
      <w:r w:rsidRPr="00965B49">
        <w:t>.</w:t>
      </w:r>
    </w:p>
    <w:p w14:paraId="1D241041" w14:textId="77777777" w:rsidR="00953E35" w:rsidRPr="000E773D" w:rsidRDefault="00953E35" w:rsidP="00953E35">
      <w:r w:rsidRPr="00965B49">
        <w:t>Some warriors feel drawn to use their training as adventurers. The dungeon delving</w:t>
      </w:r>
      <w:r>
        <w:t xml:space="preserve">, </w:t>
      </w:r>
      <w:r w:rsidRPr="00965B49">
        <w:t xml:space="preserve">monster slaying, and other dangerous work common among adventurers is second </w:t>
      </w:r>
      <w:r w:rsidRPr="000E773D">
        <w:t xml:space="preserve">nature for a warrior, not all that different from the life he or she left behind. </w:t>
      </w:r>
      <w:r>
        <w:t xml:space="preserve">Other warriors live a more stable life, serving as elite members in an order or military force, answering assignments and missions that involve armed pacification of resistance or the escort of vulnerable charges. </w:t>
      </w:r>
    </w:p>
    <w:p w14:paraId="0B905DB7" w14:textId="77777777" w:rsidR="00953E35" w:rsidRPr="00965B49" w:rsidRDefault="00953E35" w:rsidP="00953E35"/>
    <w:p w14:paraId="3C67EFA0" w14:textId="77777777" w:rsidR="00AB25EF" w:rsidRPr="00953E35" w:rsidRDefault="00AB25EF">
      <w:pPr>
        <w:contextualSpacing/>
        <w:rPr>
          <w:rFonts w:eastAsia="Times New Roman" w:cstheme="minorHAnsi"/>
          <w:caps/>
          <w:sz w:val="24"/>
          <w:szCs w:val="24"/>
        </w:rPr>
      </w:pPr>
      <w:r w:rsidRPr="00953E35">
        <w:rPr>
          <w:rFonts w:eastAsia="Times New Roman" w:cstheme="minorHAnsi"/>
          <w:b/>
          <w:bCs/>
          <w:caps/>
          <w:color w:val="000000"/>
        </w:rPr>
        <w:t>CREATING A WARRIOR</w:t>
      </w:r>
    </w:p>
    <w:p w14:paraId="7A60A52A" w14:textId="77777777" w:rsidR="00953E35" w:rsidRDefault="00953E35" w:rsidP="00953E35">
      <w:pPr>
        <w:contextualSpacing/>
        <w:rPr>
          <w:rFonts w:eastAsia="Times New Roman" w:cstheme="minorHAnsi"/>
          <w:color w:val="000000"/>
        </w:rPr>
      </w:pPr>
      <w:r w:rsidRPr="000D5DB5">
        <w:rPr>
          <w:rFonts w:eastAsia="Times New Roman" w:cstheme="minorHAnsi"/>
          <w:color w:val="000000"/>
        </w:rPr>
        <w:t>For as long as war has raged, heroes from every race have aimed to master the art of battle. Warriors combine strength, leadership, and a vast knowledge of arms and armor to wreak havoc in glorious combat. Some protect from the front lines with shields, locking down enemies while allies support the warrior from behind with spell and bow. Others forgo the shield and unleash their rage at the closest threat with a variety of deadly weapons.</w:t>
      </w:r>
    </w:p>
    <w:p w14:paraId="68AD2681" w14:textId="77777777" w:rsidR="00953E35" w:rsidRDefault="00953E35" w:rsidP="00953E35">
      <w:pPr>
        <w:widowControl w:val="0"/>
      </w:pPr>
      <w:r w:rsidRPr="00965B49">
        <w:t>As you build your warrior</w:t>
      </w:r>
      <w:r>
        <w:t xml:space="preserve">, </w:t>
      </w:r>
      <w:r w:rsidRPr="00965B49">
        <w:t>think about your character’s background: Where did you get your combat training</w:t>
      </w:r>
      <w:r>
        <w:t xml:space="preserve">, </w:t>
      </w:r>
      <w:r w:rsidRPr="00965B49">
        <w:t>and what set</w:t>
      </w:r>
      <w:r>
        <w:t>s</w:t>
      </w:r>
      <w:r w:rsidRPr="00965B49">
        <w:t xml:space="preserve"> you apart from the mundane </w:t>
      </w:r>
      <w:r>
        <w:t xml:space="preserve">soldiers </w:t>
      </w:r>
      <w:r w:rsidRPr="00965B49">
        <w:t>around you? You might have enjoyed formal training in a noble’s army or in a local militia. Perhaps you trained in a war academy, learning strategy, tactics</w:t>
      </w:r>
      <w:r>
        <w:t xml:space="preserve">, </w:t>
      </w:r>
      <w:r w:rsidRPr="00965B49">
        <w:t xml:space="preserve">and military history. Or you might be self—taught—unpolished but well tested. </w:t>
      </w:r>
    </w:p>
    <w:p w14:paraId="55AB1295" w14:textId="77777777" w:rsidR="00953E35" w:rsidRPr="00965B49" w:rsidRDefault="00953E35" w:rsidP="00953E35">
      <w:pPr>
        <w:widowControl w:val="0"/>
      </w:pPr>
      <w:r w:rsidRPr="00965B49">
        <w:t xml:space="preserve">Were you particularly ruthless? Did you get extra help from a mentor, </w:t>
      </w:r>
      <w:r>
        <w:t xml:space="preserve">or did your spirit shine brightly enough to warrant the title due to </w:t>
      </w:r>
      <w:r w:rsidRPr="00965B49">
        <w:t>exceptional dedication</w:t>
      </w:r>
      <w:r>
        <w:t xml:space="preserve">? </w:t>
      </w:r>
      <w:r w:rsidRPr="00965B49">
        <w:t xml:space="preserve">What drove you to this training in the first place? </w:t>
      </w:r>
      <w:r>
        <w:t>Was it a</w:t>
      </w:r>
      <w:r w:rsidRPr="00965B49">
        <w:t xml:space="preserve"> threat to your homeland, a thirst for revenge</w:t>
      </w:r>
      <w:r>
        <w:t>, or a need to prove yourself?</w:t>
      </w:r>
    </w:p>
    <w:p w14:paraId="1EF4B14D" w14:textId="77777777" w:rsidR="00953E35" w:rsidRDefault="00953E35" w:rsidP="00953E35">
      <w:pPr>
        <w:widowControl w:val="0"/>
      </w:pPr>
      <w:r w:rsidRPr="00965B49">
        <w:t xml:space="preserve">Did you take up the sword as a way to escape the limits of life on a farm, or are you following a </w:t>
      </w:r>
      <w:r w:rsidRPr="00965B49">
        <w:lastRenderedPageBreak/>
        <w:t>proud family tradition? Where did you acquire your weapons and armor? They might have been military issue or family heirlooms, or perhaps you scrimped and saved for years to buy them. Your armaments are now among your most important possessions—the only things that stand between you and death's embrace.</w:t>
      </w:r>
    </w:p>
    <w:p w14:paraId="2C42A247" w14:textId="77777777" w:rsidR="00953E35" w:rsidRPr="000D5DB5" w:rsidRDefault="00953E35" w:rsidP="00953E35">
      <w:pPr>
        <w:contextualSpacing/>
        <w:rPr>
          <w:rFonts w:eastAsia="Times New Roman" w:cstheme="minorHAnsi"/>
          <w:sz w:val="24"/>
          <w:szCs w:val="24"/>
        </w:rPr>
      </w:pPr>
    </w:p>
    <w:p w14:paraId="13584654" w14:textId="77777777" w:rsidR="00AB25EF" w:rsidRPr="000D5DB5" w:rsidRDefault="00AB25EF">
      <w:pPr>
        <w:contextualSpacing/>
        <w:rPr>
          <w:rFonts w:eastAsia="Times New Roman" w:cstheme="minorHAnsi"/>
          <w:sz w:val="24"/>
          <w:szCs w:val="24"/>
        </w:rPr>
      </w:pPr>
      <w:bookmarkStart w:id="2167" w:name="_Hlk11067681"/>
      <w:r w:rsidRPr="000D5DB5">
        <w:rPr>
          <w:rFonts w:eastAsia="Times New Roman" w:cstheme="minorHAnsi"/>
          <w:b/>
          <w:bCs/>
          <w:color w:val="000000"/>
        </w:rPr>
        <w:t>QUICK BUILD</w:t>
      </w:r>
    </w:p>
    <w:p w14:paraId="3C8EB16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can make a warrior quickly by following these suggestions. First, make Strength or Agility your highest ability score, depending on whether you want to focus on melee weapons or on archery (or finesse weapons). Your next-highest score should be Stamina. Second, choose the soldier background.</w:t>
      </w:r>
    </w:p>
    <w:p w14:paraId="49386853" w14:textId="77777777" w:rsidR="00982B51" w:rsidRPr="000D5DB5" w:rsidRDefault="00982B51">
      <w:pPr>
        <w:contextualSpacing/>
        <w:rPr>
          <w:rFonts w:eastAsia="Times New Roman" w:cstheme="minorHAnsi"/>
          <w:sz w:val="24"/>
          <w:szCs w:val="24"/>
        </w:rPr>
      </w:pPr>
    </w:p>
    <w:p w14:paraId="140722EE"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CLASS FEATURES</w:t>
      </w:r>
    </w:p>
    <w:p w14:paraId="70D3B1B7" w14:textId="77777777" w:rsidR="00AB25EF" w:rsidRDefault="00AB25EF">
      <w:pPr>
        <w:contextualSpacing/>
        <w:rPr>
          <w:rFonts w:eastAsia="Times New Roman" w:cstheme="minorHAnsi"/>
          <w:color w:val="000000"/>
        </w:rPr>
      </w:pPr>
      <w:r w:rsidRPr="000D5DB5">
        <w:rPr>
          <w:rFonts w:eastAsia="Times New Roman" w:cstheme="minorHAnsi"/>
          <w:color w:val="000000"/>
        </w:rPr>
        <w:t>As a warrior, you gain the following class features.</w:t>
      </w:r>
    </w:p>
    <w:p w14:paraId="0455AE99" w14:textId="77777777" w:rsidR="00F31D0F" w:rsidRPr="000D5DB5" w:rsidRDefault="00F31D0F">
      <w:pPr>
        <w:contextualSpacing/>
        <w:rPr>
          <w:rFonts w:eastAsia="Times New Roman" w:cstheme="minorHAnsi"/>
          <w:sz w:val="24"/>
          <w:szCs w:val="24"/>
        </w:rPr>
      </w:pPr>
    </w:p>
    <w:p w14:paraId="6617D37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HIT POINTS</w:t>
      </w:r>
    </w:p>
    <w:p w14:paraId="3B18325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Dice: </w:t>
      </w:r>
      <w:r w:rsidRPr="000D5DB5">
        <w:rPr>
          <w:rFonts w:eastAsia="Times New Roman" w:cstheme="minorHAnsi"/>
          <w:color w:val="000000"/>
        </w:rPr>
        <w:t>1d10 per warrior level</w:t>
      </w:r>
    </w:p>
    <w:p w14:paraId="2A4F9FE7"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Hit Points at 1st Level: </w:t>
      </w:r>
      <w:r w:rsidRPr="000D5DB5">
        <w:rPr>
          <w:rFonts w:eastAsia="Times New Roman" w:cstheme="minorHAnsi"/>
          <w:color w:val="000000"/>
        </w:rPr>
        <w:t>10 + your Stamina modifier</w:t>
      </w:r>
    </w:p>
    <w:p w14:paraId="4BB61D29" w14:textId="77777777" w:rsidR="00AB25EF" w:rsidRDefault="00AB25EF">
      <w:pPr>
        <w:contextualSpacing/>
        <w:rPr>
          <w:rFonts w:eastAsia="Times New Roman" w:cstheme="minorHAnsi"/>
          <w:color w:val="000000"/>
        </w:rPr>
      </w:pPr>
      <w:r w:rsidRPr="000D5DB5">
        <w:rPr>
          <w:rFonts w:eastAsia="Times New Roman" w:cstheme="minorHAnsi"/>
          <w:b/>
          <w:bCs/>
          <w:color w:val="000000"/>
        </w:rPr>
        <w:t xml:space="preserve">Hit Points at Higher Levels: </w:t>
      </w:r>
      <w:r w:rsidRPr="000D5DB5">
        <w:rPr>
          <w:rFonts w:eastAsia="Times New Roman" w:cstheme="minorHAnsi"/>
          <w:color w:val="000000"/>
        </w:rPr>
        <w:t>1d10 (or 6) + your Stamina modifier per warrior level after 1</w:t>
      </w:r>
      <w:r w:rsidRPr="001F25FA">
        <w:rPr>
          <w:rFonts w:eastAsia="Times New Roman" w:cstheme="minorHAnsi"/>
          <w:color w:val="000000"/>
          <w:vertAlign w:val="superscript"/>
        </w:rPr>
        <w:t>st</w:t>
      </w:r>
    </w:p>
    <w:p w14:paraId="2489893C" w14:textId="77777777" w:rsidR="00F31D0F" w:rsidRPr="000D5DB5" w:rsidRDefault="00F31D0F">
      <w:pPr>
        <w:contextualSpacing/>
        <w:rPr>
          <w:rFonts w:eastAsia="Times New Roman" w:cstheme="minorHAnsi"/>
          <w:sz w:val="24"/>
          <w:szCs w:val="24"/>
        </w:rPr>
      </w:pPr>
    </w:p>
    <w:p w14:paraId="4B628662"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PROFICIENCIES</w:t>
      </w:r>
    </w:p>
    <w:p w14:paraId="1DCA314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Armor</w:t>
      </w:r>
      <w:r w:rsidRPr="000D5DB5">
        <w:rPr>
          <w:rFonts w:eastAsia="Times New Roman" w:cstheme="minorHAnsi"/>
          <w:color w:val="000000"/>
        </w:rPr>
        <w:t xml:space="preserve">: All armor, shields </w:t>
      </w:r>
    </w:p>
    <w:p w14:paraId="70D20653"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Weapons: </w:t>
      </w:r>
      <w:r w:rsidRPr="000D5DB5">
        <w:rPr>
          <w:rFonts w:eastAsia="Times New Roman" w:cstheme="minorHAnsi"/>
          <w:color w:val="000000"/>
        </w:rPr>
        <w:t xml:space="preserve">Simple weapons, martial weapons </w:t>
      </w:r>
    </w:p>
    <w:p w14:paraId="4449969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Tools: </w:t>
      </w:r>
      <w:r w:rsidRPr="000D5DB5">
        <w:rPr>
          <w:rFonts w:eastAsia="Times New Roman" w:cstheme="minorHAnsi"/>
          <w:color w:val="000000"/>
        </w:rPr>
        <w:t>None</w:t>
      </w:r>
    </w:p>
    <w:p w14:paraId="5621E841" w14:textId="77777777" w:rsidR="00AB25EF" w:rsidRPr="000D5DB5" w:rsidRDefault="00AB25EF">
      <w:pPr>
        <w:contextualSpacing/>
        <w:rPr>
          <w:rFonts w:eastAsia="Times New Roman" w:cstheme="minorHAnsi"/>
          <w:sz w:val="24"/>
          <w:szCs w:val="24"/>
        </w:rPr>
      </w:pPr>
      <w:bookmarkStart w:id="2168" w:name="_Hlk11067714"/>
      <w:bookmarkEnd w:id="2167"/>
      <w:r w:rsidRPr="000D5DB5">
        <w:rPr>
          <w:rFonts w:eastAsia="Times New Roman" w:cstheme="minorHAnsi"/>
          <w:b/>
          <w:bCs/>
          <w:color w:val="000000"/>
        </w:rPr>
        <w:t xml:space="preserve">Saving Throws: </w:t>
      </w:r>
      <w:r w:rsidRPr="000D5DB5">
        <w:rPr>
          <w:rFonts w:eastAsia="Times New Roman" w:cstheme="minorHAnsi"/>
          <w:color w:val="000000"/>
        </w:rPr>
        <w:t>Strength, Stamina</w:t>
      </w:r>
    </w:p>
    <w:p w14:paraId="6DD7EC9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Skills: </w:t>
      </w:r>
      <w:r w:rsidRPr="000D5DB5">
        <w:rPr>
          <w:rFonts w:eastAsia="Times New Roman" w:cstheme="minorHAnsi"/>
          <w:color w:val="000000"/>
        </w:rPr>
        <w:t>Choose two skills from Acrobatics, Animal Handling, Athletics, History, Insight, Intimidation, Perception, and Survival</w:t>
      </w:r>
    </w:p>
    <w:bookmarkEnd w:id="2168"/>
    <w:p w14:paraId="0F9B402F" w14:textId="77777777" w:rsidR="00721264" w:rsidRPr="000D5DB5" w:rsidRDefault="00721264">
      <w:pPr>
        <w:contextualSpacing/>
        <w:rPr>
          <w:rFonts w:eastAsia="Times New Roman" w:cstheme="minorHAnsi"/>
          <w:sz w:val="24"/>
          <w:szCs w:val="24"/>
        </w:rPr>
      </w:pPr>
    </w:p>
    <w:p w14:paraId="51FA05E4" w14:textId="77777777" w:rsidR="00AB25EF" w:rsidRPr="000D5DB5" w:rsidRDefault="00AB25EF">
      <w:pPr>
        <w:contextualSpacing/>
        <w:rPr>
          <w:rFonts w:eastAsia="Times New Roman" w:cstheme="minorHAnsi"/>
          <w:sz w:val="24"/>
          <w:szCs w:val="24"/>
        </w:rPr>
      </w:pPr>
      <w:bookmarkStart w:id="2169" w:name="_Hlk11067722"/>
      <w:r w:rsidRPr="000D5DB5">
        <w:rPr>
          <w:rFonts w:eastAsia="Times New Roman" w:cstheme="minorHAnsi"/>
          <w:b/>
          <w:bCs/>
          <w:color w:val="000000"/>
        </w:rPr>
        <w:t>EQUIPMENT</w:t>
      </w:r>
    </w:p>
    <w:p w14:paraId="7FC0EC3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start with the following equipment, in addition to the equipment granted by your background:</w:t>
      </w:r>
    </w:p>
    <w:p w14:paraId="27330BDE" w14:textId="77777777" w:rsidR="00AB25EF" w:rsidRPr="000D5DB5" w:rsidRDefault="00AB25EF" w:rsidP="00FE7D01">
      <w:pPr>
        <w:numPr>
          <w:ilvl w:val="0"/>
          <w:numId w:val="33"/>
        </w:numPr>
        <w:ind w:left="0" w:firstLine="0"/>
        <w:contextualSpacing/>
        <w:textAlignment w:val="baseline"/>
        <w:rPr>
          <w:rFonts w:eastAsia="Times New Roman" w:cstheme="minorHAnsi"/>
          <w:color w:val="000000"/>
        </w:rPr>
      </w:pPr>
      <w:r w:rsidRPr="000D5DB5">
        <w:rPr>
          <w:rFonts w:eastAsia="Times New Roman" w:cstheme="minorHAnsi"/>
          <w:color w:val="000000"/>
        </w:rPr>
        <w:t>(a) chain mail or (b) leather, longbow, and 20 arrows</w:t>
      </w:r>
    </w:p>
    <w:p w14:paraId="6C5B104C" w14:textId="77777777" w:rsidR="00AB25EF" w:rsidRPr="000D5DB5" w:rsidRDefault="00AB25EF" w:rsidP="00FE7D01">
      <w:pPr>
        <w:numPr>
          <w:ilvl w:val="0"/>
          <w:numId w:val="33"/>
        </w:numPr>
        <w:ind w:left="0" w:firstLine="0"/>
        <w:contextualSpacing/>
        <w:textAlignment w:val="baseline"/>
        <w:rPr>
          <w:rFonts w:eastAsia="Times New Roman" w:cstheme="minorHAnsi"/>
          <w:color w:val="000000"/>
        </w:rPr>
      </w:pPr>
      <w:r w:rsidRPr="000D5DB5">
        <w:rPr>
          <w:rFonts w:eastAsia="Times New Roman" w:cstheme="minorHAnsi"/>
          <w:color w:val="000000"/>
        </w:rPr>
        <w:t>(a) a martial weapon and a shield or (b) two martial weapons</w:t>
      </w:r>
    </w:p>
    <w:p w14:paraId="7C8D2CD7" w14:textId="77777777" w:rsidR="00AB25EF" w:rsidRPr="000D5DB5" w:rsidRDefault="00AB25EF" w:rsidP="00FE7D01">
      <w:pPr>
        <w:numPr>
          <w:ilvl w:val="0"/>
          <w:numId w:val="33"/>
        </w:numPr>
        <w:ind w:left="0" w:firstLine="0"/>
        <w:contextualSpacing/>
        <w:textAlignment w:val="baseline"/>
        <w:rPr>
          <w:rFonts w:eastAsia="Times New Roman" w:cstheme="minorHAnsi"/>
          <w:color w:val="000000"/>
        </w:rPr>
      </w:pPr>
      <w:r w:rsidRPr="000D5DB5">
        <w:rPr>
          <w:rFonts w:eastAsia="Times New Roman" w:cstheme="minorHAnsi"/>
          <w:color w:val="000000"/>
        </w:rPr>
        <w:t>(a) a light crossbow and 20 bolts or (b) two handaxes</w:t>
      </w:r>
    </w:p>
    <w:p w14:paraId="4EFE3069" w14:textId="77777777" w:rsidR="00AB25EF" w:rsidRPr="000D5DB5" w:rsidRDefault="00AB25EF" w:rsidP="00FE7D01">
      <w:pPr>
        <w:numPr>
          <w:ilvl w:val="0"/>
          <w:numId w:val="33"/>
        </w:numPr>
        <w:ind w:left="0" w:firstLine="0"/>
        <w:contextualSpacing/>
        <w:textAlignment w:val="baseline"/>
        <w:rPr>
          <w:rFonts w:eastAsia="Times New Roman" w:cstheme="minorHAnsi"/>
          <w:color w:val="000000"/>
        </w:rPr>
      </w:pPr>
      <w:r w:rsidRPr="000D5DB5">
        <w:rPr>
          <w:rFonts w:eastAsia="Times New Roman" w:cstheme="minorHAnsi"/>
          <w:color w:val="000000"/>
        </w:rPr>
        <w:t>(a) a dungeoneer’s pack or (b) an explorer’s pack</w:t>
      </w:r>
    </w:p>
    <w:bookmarkEnd w:id="2169"/>
    <w:p w14:paraId="0894132D" w14:textId="77777777" w:rsidR="00721264" w:rsidRDefault="00721264">
      <w:pPr>
        <w:contextualSpacing/>
        <w:rPr>
          <w:rFonts w:eastAsia="Times New Roman" w:cstheme="minorHAnsi"/>
        </w:rPr>
      </w:pPr>
    </w:p>
    <w:p w14:paraId="33B04F75" w14:textId="77777777" w:rsidR="00953E35" w:rsidRPr="00953E35" w:rsidRDefault="00953E35">
      <w:pPr>
        <w:contextualSpacing/>
        <w:rPr>
          <w:rFonts w:eastAsia="Times New Roman" w:cstheme="minorHAnsi"/>
          <w:b/>
          <w:bCs/>
          <w:caps/>
        </w:rPr>
      </w:pPr>
      <w:bookmarkStart w:id="2170" w:name="_Hlk11067793"/>
      <w:r w:rsidRPr="00953E35">
        <w:rPr>
          <w:rFonts w:eastAsia="Times New Roman" w:cstheme="minorHAnsi"/>
          <w:b/>
          <w:bCs/>
          <w:caps/>
        </w:rPr>
        <w:t>SPECIAL FEATURES</w:t>
      </w:r>
    </w:p>
    <w:p w14:paraId="0DE5187E" w14:textId="77777777" w:rsidR="00953E35" w:rsidRDefault="00953E35">
      <w:pPr>
        <w:contextualSpacing/>
        <w:rPr>
          <w:rFonts w:eastAsia="Times New Roman" w:cstheme="minorHAnsi"/>
        </w:rPr>
      </w:pPr>
      <w:r>
        <w:rPr>
          <w:rFonts w:eastAsia="Times New Roman" w:cstheme="minorHAnsi"/>
        </w:rPr>
        <w:t xml:space="preserve">Upon gaining your </w:t>
      </w:r>
      <w:r w:rsidR="00901993">
        <w:rPr>
          <w:rFonts w:eastAsia="Times New Roman" w:cstheme="minorHAnsi"/>
        </w:rPr>
        <w:t xml:space="preserve">starting </w:t>
      </w:r>
      <w:r>
        <w:rPr>
          <w:rFonts w:eastAsia="Times New Roman" w:cstheme="minorHAnsi"/>
        </w:rPr>
        <w:t xml:space="preserve">class proficiencies, you </w:t>
      </w:r>
      <w:r w:rsidRPr="00721264">
        <w:rPr>
          <w:rFonts w:eastAsia="Times New Roman" w:cstheme="minorHAnsi"/>
        </w:rPr>
        <w:t>may lose proficiency with heavy armor</w:t>
      </w:r>
      <w:r>
        <w:rPr>
          <w:rFonts w:eastAsia="Times New Roman" w:cstheme="minorHAnsi"/>
        </w:rPr>
        <w:t xml:space="preserve">, and instead gain the </w:t>
      </w:r>
      <w:del w:id="2171" w:author="Admin" w:date="2021-05-25T18:23:00Z">
        <w:r w:rsidDel="00133F7E">
          <w:rPr>
            <w:rFonts w:eastAsia="Times New Roman" w:cstheme="minorHAnsi"/>
          </w:rPr>
          <w:delText xml:space="preserve">unarmored </w:delText>
        </w:r>
      </w:del>
      <w:ins w:id="2172" w:author="Admin" w:date="2021-05-25T18:23:00Z">
        <w:r w:rsidR="00133F7E">
          <w:rPr>
            <w:rFonts w:eastAsia="Times New Roman" w:cstheme="minorHAnsi"/>
          </w:rPr>
          <w:t xml:space="preserve">Unarmored </w:t>
        </w:r>
      </w:ins>
      <w:del w:id="2173" w:author="Admin" w:date="2021-05-25T18:23:00Z">
        <w:r w:rsidDel="00133F7E">
          <w:rPr>
            <w:rFonts w:eastAsia="Times New Roman" w:cstheme="minorHAnsi"/>
          </w:rPr>
          <w:delText xml:space="preserve">defense </w:delText>
        </w:r>
      </w:del>
      <w:ins w:id="2174" w:author="Admin" w:date="2021-05-25T18:23:00Z">
        <w:r w:rsidR="00133F7E">
          <w:rPr>
            <w:rFonts w:eastAsia="Times New Roman" w:cstheme="minorHAnsi"/>
          </w:rPr>
          <w:t xml:space="preserve">Defense </w:t>
        </w:r>
      </w:ins>
      <w:r>
        <w:rPr>
          <w:rFonts w:eastAsia="Times New Roman" w:cstheme="minorHAnsi"/>
        </w:rPr>
        <w:t>ability.</w:t>
      </w:r>
      <w:r w:rsidR="00901993">
        <w:rPr>
          <w:rFonts w:eastAsia="Times New Roman" w:cstheme="minorHAnsi"/>
        </w:rPr>
        <w:t xml:space="preserve"> </w:t>
      </w:r>
      <w:bookmarkStart w:id="2175" w:name="_Hlk12173853"/>
      <w:r w:rsidR="00901993">
        <w:rPr>
          <w:rFonts w:eastAsia="Times New Roman" w:cstheme="minorHAnsi"/>
        </w:rPr>
        <w:t xml:space="preserve">These are not gained as part of multi-classing. </w:t>
      </w:r>
      <w:bookmarkEnd w:id="2175"/>
    </w:p>
    <w:p w14:paraId="28E95D36" w14:textId="77777777" w:rsidR="00AA7E3C" w:rsidRDefault="00AA7E3C" w:rsidP="00953E35">
      <w:pPr>
        <w:contextualSpacing/>
        <w:rPr>
          <w:rFonts w:eastAsia="Times New Roman" w:cstheme="minorHAnsi"/>
        </w:rPr>
      </w:pPr>
    </w:p>
    <w:p w14:paraId="1BA9A661" w14:textId="77777777" w:rsidR="00721264" w:rsidRPr="00721264" w:rsidRDefault="00721264" w:rsidP="00721264">
      <w:pPr>
        <w:contextualSpacing/>
        <w:rPr>
          <w:rFonts w:eastAsia="Times New Roman" w:cstheme="minorHAnsi"/>
          <w:b/>
          <w:bCs/>
        </w:rPr>
      </w:pPr>
      <w:r>
        <w:rPr>
          <w:rFonts w:eastAsia="Times New Roman" w:cstheme="minorHAnsi"/>
          <w:b/>
          <w:bCs/>
        </w:rPr>
        <w:t>Unarmored Defense</w:t>
      </w:r>
    </w:p>
    <w:p w14:paraId="56608ED6" w14:textId="77777777" w:rsidR="00721264" w:rsidRPr="00721264" w:rsidRDefault="00721264" w:rsidP="00C93C34">
      <w:pPr>
        <w:contextualSpacing/>
        <w:rPr>
          <w:rFonts w:eastAsia="Times New Roman" w:cstheme="minorHAnsi"/>
        </w:rPr>
      </w:pPr>
      <w:r>
        <w:rPr>
          <w:rFonts w:eastAsia="Times New Roman" w:cstheme="minorHAnsi"/>
        </w:rPr>
        <w:t>While you are not w</w:t>
      </w:r>
      <w:r w:rsidRPr="00721264">
        <w:rPr>
          <w:rFonts w:eastAsia="Times New Roman" w:cstheme="minorHAnsi"/>
        </w:rPr>
        <w:t>earing any armor, your Armor Class</w:t>
      </w:r>
      <w:r>
        <w:rPr>
          <w:rFonts w:eastAsia="Times New Roman" w:cstheme="minorHAnsi"/>
        </w:rPr>
        <w:t xml:space="preserve"> equals 10 + your </w:t>
      </w:r>
      <w:r w:rsidR="00C93C34">
        <w:rPr>
          <w:rFonts w:eastAsia="Times New Roman" w:cstheme="minorHAnsi"/>
        </w:rPr>
        <w:t>Agility</w:t>
      </w:r>
      <w:r>
        <w:rPr>
          <w:rFonts w:eastAsia="Times New Roman" w:cstheme="minorHAnsi"/>
        </w:rPr>
        <w:t xml:space="preserve"> m</w:t>
      </w:r>
      <w:r w:rsidRPr="00721264">
        <w:rPr>
          <w:rFonts w:eastAsia="Times New Roman" w:cstheme="minorHAnsi"/>
        </w:rPr>
        <w:t xml:space="preserve">odifier + your </w:t>
      </w:r>
      <w:r>
        <w:rPr>
          <w:rFonts w:eastAsia="Times New Roman" w:cstheme="minorHAnsi"/>
        </w:rPr>
        <w:t xml:space="preserve">Stamina </w:t>
      </w:r>
      <w:r w:rsidRPr="00721264">
        <w:rPr>
          <w:rFonts w:eastAsia="Times New Roman" w:cstheme="minorHAnsi"/>
        </w:rPr>
        <w:t>modifier. You can use a shield and still gain this benefit</w:t>
      </w:r>
      <w:r>
        <w:rPr>
          <w:rFonts w:eastAsia="Times New Roman" w:cstheme="minorHAnsi"/>
        </w:rPr>
        <w:t>.</w:t>
      </w:r>
    </w:p>
    <w:bookmarkEnd w:id="2170"/>
    <w:p w14:paraId="5154790A" w14:textId="77777777" w:rsidR="00721264" w:rsidRDefault="00721264">
      <w:pPr>
        <w:contextualSpacing/>
        <w:rPr>
          <w:rFonts w:eastAsia="Times New Roman" w:cstheme="minorHAnsi"/>
        </w:rPr>
      </w:pPr>
    </w:p>
    <w:p w14:paraId="30B4518C" w14:textId="77777777" w:rsidR="00953E35" w:rsidRDefault="00953E35" w:rsidP="00953E35">
      <w:pPr>
        <w:contextualSpacing/>
        <w:rPr>
          <w:rFonts w:eastAsia="Times New Roman" w:cstheme="minorHAnsi"/>
        </w:rPr>
      </w:pPr>
      <w:r>
        <w:rPr>
          <w:rFonts w:eastAsia="Times New Roman" w:cstheme="minorHAnsi"/>
          <w:b/>
          <w:bCs/>
        </w:rPr>
        <w:t xml:space="preserve">Talents. </w:t>
      </w:r>
      <w:r>
        <w:rPr>
          <w:rFonts w:eastAsia="Times New Roman" w:cstheme="minorHAnsi"/>
        </w:rPr>
        <w:t xml:space="preserve">If you wish to recreate the original 5e Fighter, choose the following talents the appropriate levels: </w:t>
      </w:r>
    </w:p>
    <w:p w14:paraId="10A92454" w14:textId="77777777" w:rsidR="00D85DF3" w:rsidRDefault="00D85DF3" w:rsidP="00FE7D01">
      <w:pPr>
        <w:pStyle w:val="ListParagraph"/>
        <w:numPr>
          <w:ilvl w:val="0"/>
          <w:numId w:val="32"/>
        </w:numPr>
        <w:rPr>
          <w:rFonts w:eastAsia="Times New Roman" w:cstheme="minorHAnsi"/>
        </w:rPr>
      </w:pPr>
      <w:r>
        <w:rPr>
          <w:rFonts w:eastAsia="Times New Roman" w:cstheme="minorHAnsi"/>
        </w:rPr>
        <w:t>Second Wind as the first talent at 1st level</w:t>
      </w:r>
    </w:p>
    <w:p w14:paraId="43E37465" w14:textId="77777777" w:rsidR="00953E35" w:rsidRDefault="00953E35" w:rsidP="00FE7D01">
      <w:pPr>
        <w:pStyle w:val="ListParagraph"/>
        <w:numPr>
          <w:ilvl w:val="0"/>
          <w:numId w:val="32"/>
        </w:numPr>
        <w:rPr>
          <w:ins w:id="2176" w:author="Admin" w:date="2021-05-25T18:22:00Z"/>
          <w:rFonts w:eastAsia="Times New Roman" w:cstheme="minorHAnsi"/>
        </w:rPr>
      </w:pPr>
      <w:r>
        <w:rPr>
          <w:rFonts w:eastAsia="Times New Roman" w:cstheme="minorHAnsi"/>
        </w:rPr>
        <w:t xml:space="preserve">Action Surge as the </w:t>
      </w:r>
      <w:r w:rsidR="00D85DF3">
        <w:rPr>
          <w:rFonts w:eastAsia="Times New Roman" w:cstheme="minorHAnsi"/>
        </w:rPr>
        <w:t xml:space="preserve">second </w:t>
      </w:r>
      <w:r>
        <w:rPr>
          <w:rFonts w:eastAsia="Times New Roman" w:cstheme="minorHAnsi"/>
        </w:rPr>
        <w:t>talent at 2nd level</w:t>
      </w:r>
    </w:p>
    <w:p w14:paraId="07F52448" w14:textId="77777777" w:rsidR="00133F7E" w:rsidDel="005B34DF" w:rsidRDefault="00133F7E">
      <w:pPr>
        <w:pStyle w:val="ListParagraph"/>
        <w:numPr>
          <w:ilvl w:val="0"/>
          <w:numId w:val="32"/>
        </w:numPr>
        <w:rPr>
          <w:del w:id="2177" w:author="Admin" w:date="2021-05-25T18:18:00Z"/>
          <w:rFonts w:eastAsia="Times New Roman" w:cstheme="minorHAnsi"/>
        </w:rPr>
      </w:pPr>
      <w:ins w:id="2178" w:author="Admin" w:date="2021-05-25T18:22:00Z">
        <w:r>
          <w:rPr>
            <w:rFonts w:eastAsia="Times New Roman" w:cstheme="minorHAnsi"/>
          </w:rPr>
          <w:t xml:space="preserve">Any talent as the third talent at 5th </w:t>
        </w:r>
      </w:ins>
      <w:ins w:id="2179" w:author="Admin" w:date="2021-05-25T18:23:00Z">
        <w:r>
          <w:rPr>
            <w:rFonts w:eastAsia="Times New Roman" w:cstheme="minorHAnsi"/>
          </w:rPr>
          <w:t>level</w:t>
        </w:r>
      </w:ins>
    </w:p>
    <w:p w14:paraId="627D8C9C" w14:textId="77777777" w:rsidR="005B34DF" w:rsidRPr="00F24F00" w:rsidRDefault="005B34DF" w:rsidP="00F24F00">
      <w:pPr>
        <w:pStyle w:val="ListParagraph"/>
        <w:numPr>
          <w:ilvl w:val="0"/>
          <w:numId w:val="32"/>
        </w:numPr>
        <w:rPr>
          <w:ins w:id="2180" w:author="Admin" w:date="2021-07-04T20:22:00Z"/>
          <w:rFonts w:eastAsia="Times New Roman" w:cstheme="minorHAnsi"/>
          <w:rPrChange w:id="2181" w:author="Admin" w:date="2021-05-31T13:33:00Z">
            <w:rPr>
              <w:ins w:id="2182" w:author="Admin" w:date="2021-07-04T20:22:00Z"/>
            </w:rPr>
          </w:rPrChange>
        </w:rPr>
      </w:pPr>
    </w:p>
    <w:p w14:paraId="05882E31" w14:textId="77777777" w:rsidR="00953E35" w:rsidRDefault="00953E35">
      <w:pPr>
        <w:pStyle w:val="ListParagraph"/>
        <w:numPr>
          <w:ilvl w:val="0"/>
          <w:numId w:val="32"/>
        </w:numPr>
        <w:rPr>
          <w:rFonts w:eastAsia="Times New Roman" w:cstheme="minorHAnsi"/>
        </w:rPr>
      </w:pPr>
      <w:r>
        <w:rPr>
          <w:rFonts w:eastAsia="Times New Roman" w:cstheme="minorHAnsi"/>
        </w:rPr>
        <w:t xml:space="preserve">Indomitable as the </w:t>
      </w:r>
      <w:del w:id="2183" w:author="Admin" w:date="2021-05-25T18:23:00Z">
        <w:r w:rsidR="00D85DF3" w:rsidDel="00133F7E">
          <w:rPr>
            <w:rFonts w:eastAsia="Times New Roman" w:cstheme="minorHAnsi"/>
          </w:rPr>
          <w:delText xml:space="preserve">third </w:delText>
        </w:r>
      </w:del>
      <w:ins w:id="2184" w:author="Admin" w:date="2021-05-25T18:23:00Z">
        <w:r w:rsidR="00133F7E">
          <w:rPr>
            <w:rFonts w:eastAsia="Times New Roman" w:cstheme="minorHAnsi"/>
          </w:rPr>
          <w:t xml:space="preserve">fourth </w:t>
        </w:r>
      </w:ins>
      <w:r>
        <w:rPr>
          <w:rFonts w:eastAsia="Times New Roman" w:cstheme="minorHAnsi"/>
        </w:rPr>
        <w:t>talent at 9th level</w:t>
      </w:r>
    </w:p>
    <w:p w14:paraId="5460C865" w14:textId="77777777" w:rsidR="00953E35" w:rsidRDefault="00953E35">
      <w:pPr>
        <w:pStyle w:val="ListParagraph"/>
        <w:numPr>
          <w:ilvl w:val="0"/>
          <w:numId w:val="32"/>
        </w:numPr>
        <w:rPr>
          <w:rFonts w:eastAsia="Times New Roman" w:cstheme="minorHAnsi"/>
        </w:rPr>
      </w:pPr>
      <w:r>
        <w:rPr>
          <w:rFonts w:eastAsia="Times New Roman" w:cstheme="minorHAnsi"/>
        </w:rPr>
        <w:t xml:space="preserve">Relentless as the </w:t>
      </w:r>
      <w:del w:id="2185" w:author="Admin" w:date="2021-05-25T18:23:00Z">
        <w:r w:rsidR="00D85DF3" w:rsidDel="00133F7E">
          <w:rPr>
            <w:rFonts w:eastAsia="Times New Roman" w:cstheme="minorHAnsi"/>
          </w:rPr>
          <w:delText xml:space="preserve">fourth </w:delText>
        </w:r>
      </w:del>
      <w:ins w:id="2186" w:author="Admin" w:date="2021-05-25T18:23:00Z">
        <w:r w:rsidR="00133F7E">
          <w:rPr>
            <w:rFonts w:eastAsia="Times New Roman" w:cstheme="minorHAnsi"/>
          </w:rPr>
          <w:t xml:space="preserve">fifth </w:t>
        </w:r>
      </w:ins>
      <w:r>
        <w:rPr>
          <w:rFonts w:eastAsia="Times New Roman" w:cstheme="minorHAnsi"/>
        </w:rPr>
        <w:t>talent at 13th level</w:t>
      </w:r>
    </w:p>
    <w:p w14:paraId="1FF4A62E" w14:textId="77777777" w:rsidR="00953E35" w:rsidRPr="00F00B80" w:rsidRDefault="00953E35">
      <w:pPr>
        <w:pStyle w:val="ListParagraph"/>
        <w:numPr>
          <w:ilvl w:val="0"/>
          <w:numId w:val="32"/>
        </w:numPr>
        <w:rPr>
          <w:rFonts w:eastAsia="Times New Roman" w:cstheme="minorHAnsi"/>
        </w:rPr>
      </w:pPr>
      <w:r>
        <w:rPr>
          <w:rFonts w:eastAsia="Times New Roman" w:cstheme="minorHAnsi"/>
        </w:rPr>
        <w:t xml:space="preserve">Action Surge </w:t>
      </w:r>
      <w:ins w:id="2187" w:author="Admin" w:date="2021-05-25T18:23:00Z">
        <w:r w:rsidR="00133F7E">
          <w:rPr>
            <w:rFonts w:eastAsia="Times New Roman" w:cstheme="minorHAnsi"/>
          </w:rPr>
          <w:t xml:space="preserve">II </w:t>
        </w:r>
      </w:ins>
      <w:r>
        <w:rPr>
          <w:rFonts w:eastAsia="Times New Roman" w:cstheme="minorHAnsi"/>
        </w:rPr>
        <w:t xml:space="preserve">as the </w:t>
      </w:r>
      <w:del w:id="2188" w:author="Admin" w:date="2021-05-25T18:23:00Z">
        <w:r w:rsidR="00D85DF3" w:rsidDel="00133F7E">
          <w:rPr>
            <w:rFonts w:eastAsia="Times New Roman" w:cstheme="minorHAnsi"/>
          </w:rPr>
          <w:delText xml:space="preserve">fifth </w:delText>
        </w:r>
      </w:del>
      <w:ins w:id="2189" w:author="Admin" w:date="2021-05-25T18:23:00Z">
        <w:r w:rsidR="00133F7E">
          <w:rPr>
            <w:rFonts w:eastAsia="Times New Roman" w:cstheme="minorHAnsi"/>
          </w:rPr>
          <w:t xml:space="preserve">sixth </w:t>
        </w:r>
      </w:ins>
      <w:r>
        <w:rPr>
          <w:rFonts w:eastAsia="Times New Roman" w:cstheme="minorHAnsi"/>
        </w:rPr>
        <w:t>talent at 17th level</w:t>
      </w:r>
    </w:p>
    <w:p w14:paraId="0798043D" w14:textId="77777777" w:rsidR="00953E35" w:rsidRDefault="00953E35" w:rsidP="00953E35">
      <w:pPr>
        <w:contextualSpacing/>
        <w:rPr>
          <w:rFonts w:eastAsia="Times New Roman" w:cstheme="minorHAnsi"/>
          <w:color w:val="000000"/>
        </w:rPr>
      </w:pPr>
    </w:p>
    <w:p w14:paraId="6DE73D3F" w14:textId="77777777" w:rsidR="00953E35" w:rsidRPr="004659B1" w:rsidRDefault="00953E35" w:rsidP="00953E35">
      <w:pPr>
        <w:contextualSpacing/>
        <w:rPr>
          <w:rFonts w:eastAsia="Times New Roman" w:cstheme="minorHAnsi"/>
          <w:color w:val="000000"/>
        </w:rPr>
      </w:pPr>
      <w:r w:rsidRPr="004659B1">
        <w:rPr>
          <w:rFonts w:eastAsia="Times New Roman" w:cstheme="minorHAnsi"/>
          <w:color w:val="000000"/>
        </w:rPr>
        <w:t xml:space="preserve">If you wish to recreate </w:t>
      </w:r>
      <w:r>
        <w:rPr>
          <w:rFonts w:eastAsia="Times New Roman" w:cstheme="minorHAnsi"/>
          <w:color w:val="000000"/>
        </w:rPr>
        <w:t xml:space="preserve">something closer to </w:t>
      </w:r>
      <w:r w:rsidRPr="004659B1">
        <w:rPr>
          <w:rFonts w:eastAsia="Times New Roman" w:cstheme="minorHAnsi"/>
          <w:color w:val="000000"/>
        </w:rPr>
        <w:t xml:space="preserve">the original 5e </w:t>
      </w:r>
      <w:r>
        <w:rPr>
          <w:rFonts w:eastAsia="Times New Roman" w:cstheme="minorHAnsi"/>
          <w:color w:val="000000"/>
        </w:rPr>
        <w:t>Barbarian, choose the following talents the appropriate levels</w:t>
      </w:r>
      <w:r w:rsidR="00D85DF3">
        <w:rPr>
          <w:rFonts w:eastAsia="Times New Roman" w:cstheme="minorHAnsi"/>
          <w:color w:val="000000"/>
        </w:rPr>
        <w:t>, and choose the Unarmored Defense option for class proficiencies</w:t>
      </w:r>
      <w:r w:rsidR="00AA7E3C">
        <w:rPr>
          <w:rFonts w:eastAsia="Times New Roman" w:cstheme="minorHAnsi"/>
          <w:color w:val="000000"/>
        </w:rPr>
        <w:t xml:space="preserve"> (see above)</w:t>
      </w:r>
      <w:r>
        <w:rPr>
          <w:rFonts w:eastAsia="Times New Roman" w:cstheme="minorHAnsi"/>
          <w:color w:val="000000"/>
        </w:rPr>
        <w:t xml:space="preserve">: </w:t>
      </w:r>
    </w:p>
    <w:p w14:paraId="5B2596B7" w14:textId="38FEC75D" w:rsidR="00D85DF3" w:rsidRDefault="00D85DF3">
      <w:pPr>
        <w:pStyle w:val="ListParagraph"/>
        <w:numPr>
          <w:ilvl w:val="0"/>
          <w:numId w:val="32"/>
        </w:numPr>
        <w:rPr>
          <w:rFonts w:eastAsia="Times New Roman" w:cstheme="minorHAnsi"/>
        </w:rPr>
      </w:pPr>
      <w:r>
        <w:rPr>
          <w:rFonts w:eastAsia="Times New Roman" w:cstheme="minorHAnsi"/>
        </w:rPr>
        <w:t>Berserker</w:t>
      </w:r>
      <w:r w:rsidRPr="004659B1">
        <w:rPr>
          <w:rFonts w:eastAsia="Times New Roman" w:cstheme="minorHAnsi"/>
        </w:rPr>
        <w:t xml:space="preserve"> </w:t>
      </w:r>
      <w:del w:id="2190" w:author="Admin" w:date="2021-09-10T19:40:00Z">
        <w:r w:rsidRPr="004659B1" w:rsidDel="004761D8">
          <w:rPr>
            <w:rFonts w:eastAsia="Times New Roman" w:cstheme="minorHAnsi"/>
          </w:rPr>
          <w:delText>Rage</w:delText>
        </w:r>
        <w:r w:rsidDel="004761D8">
          <w:rPr>
            <w:rFonts w:eastAsia="Times New Roman" w:cstheme="minorHAnsi"/>
          </w:rPr>
          <w:delText xml:space="preserve"> </w:delText>
        </w:r>
      </w:del>
      <w:ins w:id="2191" w:author="Admin" w:date="2021-09-10T19:46:00Z">
        <w:r w:rsidR="004761D8">
          <w:rPr>
            <w:rFonts w:eastAsia="Times New Roman" w:cstheme="minorHAnsi"/>
          </w:rPr>
          <w:t xml:space="preserve">Rage </w:t>
        </w:r>
      </w:ins>
      <w:r>
        <w:rPr>
          <w:rFonts w:eastAsia="Times New Roman" w:cstheme="minorHAnsi"/>
        </w:rPr>
        <w:t>as the first talent at 1st level</w:t>
      </w:r>
    </w:p>
    <w:p w14:paraId="4C13DBFF" w14:textId="6AEDB26F" w:rsidR="00953E35" w:rsidRDefault="00A0538E">
      <w:pPr>
        <w:pStyle w:val="ListParagraph"/>
        <w:numPr>
          <w:ilvl w:val="0"/>
          <w:numId w:val="32"/>
        </w:numPr>
        <w:rPr>
          <w:ins w:id="2192" w:author="Admin" w:date="2021-05-25T18:19:00Z"/>
          <w:rFonts w:eastAsia="Times New Roman" w:cstheme="minorHAnsi"/>
        </w:rPr>
      </w:pPr>
      <w:r>
        <w:rPr>
          <w:rFonts w:eastAsia="Times New Roman" w:cstheme="minorHAnsi"/>
        </w:rPr>
        <w:t xml:space="preserve">Berserker </w:t>
      </w:r>
      <w:del w:id="2193" w:author="Admin" w:date="2021-09-10T19:40:00Z">
        <w:r w:rsidDel="004761D8">
          <w:rPr>
            <w:rFonts w:eastAsia="Times New Roman" w:cstheme="minorHAnsi"/>
          </w:rPr>
          <w:delText xml:space="preserve">Rage </w:delText>
        </w:r>
      </w:del>
      <w:ins w:id="2194" w:author="Admin" w:date="2021-09-10T19:46:00Z">
        <w:r w:rsidR="004761D8">
          <w:rPr>
            <w:rFonts w:eastAsia="Times New Roman" w:cstheme="minorHAnsi"/>
          </w:rPr>
          <w:t xml:space="preserve">Rage II </w:t>
        </w:r>
      </w:ins>
      <w:del w:id="2195" w:author="Admin" w:date="2021-09-10T19:46:00Z">
        <w:r w:rsidDel="004761D8">
          <w:rPr>
            <w:rFonts w:eastAsia="Times New Roman" w:cstheme="minorHAnsi"/>
          </w:rPr>
          <w:delText xml:space="preserve">II </w:delText>
        </w:r>
      </w:del>
      <w:r w:rsidR="00953E35">
        <w:rPr>
          <w:rFonts w:eastAsia="Times New Roman" w:cstheme="minorHAnsi"/>
        </w:rPr>
        <w:t xml:space="preserve">as the </w:t>
      </w:r>
      <w:r w:rsidR="00D85DF3">
        <w:rPr>
          <w:rFonts w:eastAsia="Times New Roman" w:cstheme="minorHAnsi"/>
        </w:rPr>
        <w:t>second</w:t>
      </w:r>
      <w:r w:rsidR="00953E35">
        <w:rPr>
          <w:rFonts w:eastAsia="Times New Roman" w:cstheme="minorHAnsi"/>
        </w:rPr>
        <w:t xml:space="preserve"> talent at 2nd level</w:t>
      </w:r>
    </w:p>
    <w:p w14:paraId="30EBA698" w14:textId="77777777" w:rsidR="00133F7E" w:rsidRDefault="00133F7E">
      <w:pPr>
        <w:pStyle w:val="ListParagraph"/>
        <w:numPr>
          <w:ilvl w:val="0"/>
          <w:numId w:val="32"/>
        </w:numPr>
        <w:rPr>
          <w:rFonts w:eastAsia="Times New Roman" w:cstheme="minorHAnsi"/>
        </w:rPr>
      </w:pPr>
      <w:ins w:id="2196" w:author="Admin" w:date="2021-05-25T18:22:00Z">
        <w:r>
          <w:rPr>
            <w:rFonts w:eastAsia="Times New Roman" w:cstheme="minorHAnsi"/>
          </w:rPr>
          <w:t xml:space="preserve">Dread Ambusher or Unarmored Movement </w:t>
        </w:r>
      </w:ins>
      <w:ins w:id="2197" w:author="Admin" w:date="2021-05-25T18:19:00Z">
        <w:r>
          <w:rPr>
            <w:rFonts w:eastAsia="Times New Roman" w:cstheme="minorHAnsi"/>
          </w:rPr>
          <w:t xml:space="preserve">as the third talent at </w:t>
        </w:r>
      </w:ins>
      <w:ins w:id="2198" w:author="Admin" w:date="2021-05-25T18:22:00Z">
        <w:r>
          <w:rPr>
            <w:rFonts w:eastAsia="Times New Roman" w:cstheme="minorHAnsi"/>
          </w:rPr>
          <w:t>5th level</w:t>
        </w:r>
      </w:ins>
    </w:p>
    <w:p w14:paraId="5B62F0B4" w14:textId="77777777" w:rsidR="00953E35" w:rsidRDefault="00A0538E">
      <w:pPr>
        <w:pStyle w:val="ListParagraph"/>
        <w:numPr>
          <w:ilvl w:val="0"/>
          <w:numId w:val="32"/>
        </w:numPr>
        <w:rPr>
          <w:rFonts w:eastAsia="Times New Roman" w:cstheme="minorHAnsi"/>
        </w:rPr>
      </w:pPr>
      <w:r>
        <w:rPr>
          <w:rFonts w:eastAsia="Times New Roman" w:cstheme="minorHAnsi"/>
        </w:rPr>
        <w:t xml:space="preserve">Danger Sense </w:t>
      </w:r>
      <w:r w:rsidR="00953E35">
        <w:rPr>
          <w:rFonts w:eastAsia="Times New Roman" w:cstheme="minorHAnsi"/>
        </w:rPr>
        <w:t xml:space="preserve">as the </w:t>
      </w:r>
      <w:del w:id="2199" w:author="Admin" w:date="2021-05-25T18:18:00Z">
        <w:r w:rsidR="00D85DF3" w:rsidDel="00133F7E">
          <w:rPr>
            <w:rFonts w:eastAsia="Times New Roman" w:cstheme="minorHAnsi"/>
          </w:rPr>
          <w:delText xml:space="preserve">third </w:delText>
        </w:r>
      </w:del>
      <w:ins w:id="2200" w:author="Admin" w:date="2021-05-25T18:18:00Z">
        <w:r w:rsidR="00133F7E">
          <w:rPr>
            <w:rFonts w:eastAsia="Times New Roman" w:cstheme="minorHAnsi"/>
          </w:rPr>
          <w:t xml:space="preserve">fourth </w:t>
        </w:r>
      </w:ins>
      <w:r w:rsidR="00953E35">
        <w:rPr>
          <w:rFonts w:eastAsia="Times New Roman" w:cstheme="minorHAnsi"/>
        </w:rPr>
        <w:t>talent at 9th level</w:t>
      </w:r>
    </w:p>
    <w:p w14:paraId="7DB92146" w14:textId="77777777" w:rsidR="00953E35" w:rsidRDefault="00A0538E">
      <w:pPr>
        <w:pStyle w:val="ListParagraph"/>
        <w:numPr>
          <w:ilvl w:val="0"/>
          <w:numId w:val="32"/>
        </w:numPr>
        <w:rPr>
          <w:rFonts w:eastAsia="Times New Roman" w:cstheme="minorHAnsi"/>
        </w:rPr>
      </w:pPr>
      <w:r>
        <w:rPr>
          <w:rFonts w:eastAsia="Times New Roman" w:cstheme="minorHAnsi"/>
        </w:rPr>
        <w:t xml:space="preserve">Relentless </w:t>
      </w:r>
      <w:r w:rsidR="00953E35">
        <w:rPr>
          <w:rFonts w:eastAsia="Times New Roman" w:cstheme="minorHAnsi"/>
        </w:rPr>
        <w:t xml:space="preserve">as the </w:t>
      </w:r>
      <w:del w:id="2201" w:author="Admin" w:date="2021-05-25T18:19:00Z">
        <w:r w:rsidR="00D85DF3" w:rsidDel="00133F7E">
          <w:rPr>
            <w:rFonts w:eastAsia="Times New Roman" w:cstheme="minorHAnsi"/>
          </w:rPr>
          <w:delText xml:space="preserve">fourth </w:delText>
        </w:r>
      </w:del>
      <w:ins w:id="2202" w:author="Admin" w:date="2021-05-25T18:19:00Z">
        <w:r w:rsidR="00133F7E">
          <w:rPr>
            <w:rFonts w:eastAsia="Times New Roman" w:cstheme="minorHAnsi"/>
          </w:rPr>
          <w:t xml:space="preserve">fifth </w:t>
        </w:r>
      </w:ins>
      <w:r w:rsidR="00953E35">
        <w:rPr>
          <w:rFonts w:eastAsia="Times New Roman" w:cstheme="minorHAnsi"/>
        </w:rPr>
        <w:t>talent at 13th level</w:t>
      </w:r>
    </w:p>
    <w:p w14:paraId="423E6C3F" w14:textId="77777777" w:rsidR="00953E35" w:rsidRPr="004659B1" w:rsidRDefault="00953E35">
      <w:pPr>
        <w:pStyle w:val="ListParagraph"/>
        <w:numPr>
          <w:ilvl w:val="0"/>
          <w:numId w:val="32"/>
        </w:numPr>
        <w:rPr>
          <w:rFonts w:eastAsia="Times New Roman" w:cstheme="minorHAnsi"/>
        </w:rPr>
      </w:pPr>
      <w:r>
        <w:rPr>
          <w:rFonts w:eastAsia="Times New Roman" w:cstheme="minorHAnsi"/>
        </w:rPr>
        <w:t xml:space="preserve">Indomitable Might as the </w:t>
      </w:r>
      <w:del w:id="2203" w:author="Admin" w:date="2021-05-25T18:19:00Z">
        <w:r w:rsidR="00D85DF3" w:rsidDel="00133F7E">
          <w:rPr>
            <w:rFonts w:eastAsia="Times New Roman" w:cstheme="minorHAnsi"/>
          </w:rPr>
          <w:delText xml:space="preserve">fifth </w:delText>
        </w:r>
      </w:del>
      <w:ins w:id="2204" w:author="Admin" w:date="2021-05-25T18:19:00Z">
        <w:r w:rsidR="00133F7E">
          <w:rPr>
            <w:rFonts w:eastAsia="Times New Roman" w:cstheme="minorHAnsi"/>
          </w:rPr>
          <w:t xml:space="preserve">sixth </w:t>
        </w:r>
      </w:ins>
      <w:r>
        <w:rPr>
          <w:rFonts w:eastAsia="Times New Roman" w:cstheme="minorHAnsi"/>
        </w:rPr>
        <w:t>talent at 17th level</w:t>
      </w:r>
    </w:p>
    <w:p w14:paraId="6FCB836D" w14:textId="77777777" w:rsidR="00953E35" w:rsidRPr="00721264" w:rsidRDefault="00953E35">
      <w:pPr>
        <w:contextualSpacing/>
        <w:rPr>
          <w:rFonts w:eastAsia="Times New Roman" w:cstheme="minorHAnsi"/>
        </w:rPr>
      </w:pPr>
    </w:p>
    <w:p w14:paraId="6D7DE4EE" w14:textId="77777777" w:rsidR="00AB25EF" w:rsidRPr="000D5DB5" w:rsidRDefault="00AB25EF">
      <w:pPr>
        <w:contextualSpacing/>
        <w:rPr>
          <w:rFonts w:eastAsia="Times New Roman" w:cstheme="minorHAnsi"/>
          <w:sz w:val="24"/>
          <w:szCs w:val="24"/>
        </w:rPr>
      </w:pPr>
      <w:bookmarkStart w:id="2205" w:name="_Hlk11067832"/>
      <w:r w:rsidRPr="000D5DB5">
        <w:rPr>
          <w:rFonts w:eastAsia="Times New Roman" w:cstheme="minorHAnsi"/>
          <w:b/>
          <w:bCs/>
          <w:color w:val="000000"/>
        </w:rPr>
        <w:t>Warrior Class</w:t>
      </w:r>
    </w:p>
    <w:p w14:paraId="11C473E0" w14:textId="77777777" w:rsidR="00AB25EF" w:rsidRPr="000D5DB5" w:rsidRDefault="00CE427A">
      <w:pPr>
        <w:contextualSpacing/>
        <w:rPr>
          <w:rFonts w:eastAsia="Times New Roman" w:cstheme="minorHAnsi"/>
          <w:sz w:val="24"/>
          <w:szCs w:val="24"/>
        </w:rPr>
      </w:pPr>
      <w:r w:rsidRPr="000D5DB5">
        <w:rPr>
          <w:rFonts w:eastAsia="Times New Roman" w:cstheme="minorHAnsi"/>
          <w:b/>
          <w:bCs/>
          <w:color w:val="000000"/>
        </w:rPr>
        <w:t>Level</w:t>
      </w:r>
      <w:r>
        <w:rPr>
          <w:rFonts w:eastAsia="Times New Roman" w:cstheme="minorHAnsi"/>
          <w:b/>
          <w:bCs/>
          <w:color w:val="000000"/>
        </w:rPr>
        <w:tab/>
      </w:r>
      <w:r w:rsidR="00AB25EF" w:rsidRPr="000D5DB5">
        <w:rPr>
          <w:rFonts w:eastAsia="Times New Roman" w:cstheme="minorHAnsi"/>
          <w:b/>
          <w:bCs/>
          <w:color w:val="000000"/>
        </w:rPr>
        <w:t>Proficiency</w:t>
      </w:r>
      <w:r>
        <w:rPr>
          <w:rFonts w:eastAsia="Times New Roman" w:cstheme="minorHAnsi"/>
          <w:color w:val="000000"/>
        </w:rPr>
        <w:tab/>
      </w:r>
      <w:r w:rsidR="00D85DF3" w:rsidRPr="00D85DF3">
        <w:rPr>
          <w:rFonts w:eastAsia="Times New Roman" w:cstheme="minorHAnsi"/>
          <w:b/>
          <w:bCs/>
          <w:color w:val="000000"/>
        </w:rPr>
        <w:t>Talent</w:t>
      </w:r>
      <w:r w:rsidR="00D85DF3">
        <w:rPr>
          <w:rFonts w:eastAsia="Times New Roman" w:cstheme="minorHAnsi"/>
          <w:color w:val="000000"/>
        </w:rPr>
        <w:t xml:space="preserve"> </w:t>
      </w:r>
      <w:r w:rsidR="00D85DF3">
        <w:rPr>
          <w:rFonts w:eastAsia="Times New Roman" w:cstheme="minorHAnsi"/>
          <w:color w:val="000000"/>
        </w:rPr>
        <w:tab/>
      </w:r>
      <w:r w:rsidR="00AB25EF" w:rsidRPr="000D5DB5">
        <w:rPr>
          <w:rFonts w:eastAsia="Times New Roman" w:cstheme="minorHAnsi"/>
          <w:b/>
          <w:bCs/>
          <w:color w:val="000000"/>
        </w:rPr>
        <w:t>Features</w:t>
      </w:r>
    </w:p>
    <w:p w14:paraId="389E2421" w14:textId="77777777" w:rsidR="00AB25EF" w:rsidRPr="007A0074" w:rsidRDefault="00CE427A">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AB25EF" w:rsidRPr="000D5DB5">
        <w:rPr>
          <w:rFonts w:eastAsia="Times New Roman" w:cstheme="minorHAnsi"/>
          <w:color w:val="000000"/>
        </w:rPr>
        <w:t>+2</w:t>
      </w:r>
      <w:r>
        <w:rPr>
          <w:rFonts w:eastAsia="Times New Roman" w:cstheme="minorHAnsi"/>
          <w:color w:val="000000"/>
        </w:rPr>
        <w:tab/>
      </w:r>
      <w:r>
        <w:rPr>
          <w:rFonts w:eastAsia="Times New Roman" w:cstheme="minorHAnsi"/>
          <w:color w:val="000000"/>
        </w:rPr>
        <w:tab/>
      </w:r>
      <w:r w:rsidR="00D85DF3">
        <w:rPr>
          <w:rFonts w:eastAsia="Times New Roman" w:cstheme="minorHAnsi"/>
          <w:color w:val="000000"/>
        </w:rPr>
        <w:t>1</w:t>
      </w:r>
      <w:r w:rsidR="00D85DF3">
        <w:rPr>
          <w:rFonts w:eastAsia="Times New Roman" w:cstheme="minorHAnsi"/>
          <w:color w:val="000000"/>
        </w:rPr>
        <w:tab/>
      </w:r>
      <w:r w:rsidR="00AB25EF" w:rsidRPr="00325A13">
        <w:rPr>
          <w:rFonts w:eastAsia="Times New Roman" w:cstheme="minorHAnsi"/>
        </w:rPr>
        <w:t xml:space="preserve">Fighting Style, </w:t>
      </w:r>
      <w:r w:rsidR="00D85DF3">
        <w:rPr>
          <w:rFonts w:eastAsia="Times New Roman" w:cstheme="minorHAnsi"/>
        </w:rPr>
        <w:t>Warrior Talent</w:t>
      </w:r>
    </w:p>
    <w:p w14:paraId="25DCD1F8" w14:textId="77777777" w:rsidR="002D6950" w:rsidRPr="00325A13" w:rsidRDefault="00AB25EF">
      <w:pPr>
        <w:contextualSpacing/>
        <w:rPr>
          <w:rFonts w:eastAsia="Times New Roman" w:cstheme="minorHAnsi"/>
        </w:rPr>
      </w:pPr>
      <w:r w:rsidRPr="00325A13">
        <w:rPr>
          <w:rFonts w:eastAsia="Times New Roman" w:cstheme="minorHAnsi"/>
        </w:rPr>
        <w:t>2nd</w:t>
      </w:r>
      <w:r w:rsidR="00CE427A" w:rsidRPr="00325A13">
        <w:rPr>
          <w:rFonts w:eastAsia="Times New Roman" w:cstheme="minorHAnsi"/>
        </w:rPr>
        <w:tab/>
      </w:r>
      <w:r w:rsidRPr="00325A13">
        <w:rPr>
          <w:rFonts w:eastAsia="Times New Roman" w:cstheme="minorHAnsi"/>
        </w:rPr>
        <w:t>+2</w:t>
      </w:r>
      <w:r w:rsidR="00CE427A" w:rsidRPr="00325A13">
        <w:rPr>
          <w:rFonts w:eastAsia="Times New Roman" w:cstheme="minorHAnsi"/>
        </w:rPr>
        <w:tab/>
      </w:r>
      <w:r w:rsidR="00CE427A" w:rsidRPr="00325A13">
        <w:rPr>
          <w:rFonts w:eastAsia="Times New Roman" w:cstheme="minorHAnsi"/>
        </w:rPr>
        <w:tab/>
      </w:r>
      <w:r w:rsidR="00D85DF3">
        <w:rPr>
          <w:rFonts w:eastAsia="Times New Roman" w:cstheme="minorHAnsi"/>
        </w:rPr>
        <w:t>2</w:t>
      </w:r>
      <w:r w:rsidR="00D85DF3">
        <w:rPr>
          <w:rFonts w:eastAsia="Times New Roman" w:cstheme="minorHAnsi"/>
        </w:rPr>
        <w:tab/>
        <w:t>-</w:t>
      </w:r>
    </w:p>
    <w:p w14:paraId="236FD19D" w14:textId="77777777" w:rsidR="00AB25EF" w:rsidRPr="007A0074" w:rsidRDefault="00AB25EF">
      <w:pPr>
        <w:contextualSpacing/>
        <w:rPr>
          <w:rFonts w:eastAsia="Times New Roman" w:cstheme="minorHAnsi"/>
          <w:sz w:val="24"/>
          <w:szCs w:val="24"/>
        </w:rPr>
      </w:pPr>
      <w:r w:rsidRPr="00325A13">
        <w:rPr>
          <w:rFonts w:eastAsia="Times New Roman" w:cstheme="minorHAnsi"/>
        </w:rPr>
        <w:t>3rd</w:t>
      </w:r>
      <w:r w:rsidR="00CE427A" w:rsidRPr="00325A13">
        <w:rPr>
          <w:rFonts w:eastAsia="Times New Roman" w:cstheme="minorHAnsi"/>
        </w:rPr>
        <w:tab/>
      </w:r>
      <w:r w:rsidRPr="00325A13">
        <w:rPr>
          <w:rFonts w:eastAsia="Times New Roman" w:cstheme="minorHAnsi"/>
        </w:rPr>
        <w:t>+2</w:t>
      </w:r>
      <w:r w:rsidR="00CE427A" w:rsidRPr="00325A13">
        <w:rPr>
          <w:rFonts w:eastAsia="Times New Roman" w:cstheme="minorHAnsi"/>
        </w:rPr>
        <w:tab/>
      </w:r>
      <w:r w:rsidR="00CE427A" w:rsidRPr="00325A13">
        <w:rPr>
          <w:rFonts w:eastAsia="Times New Roman" w:cstheme="minorHAnsi"/>
        </w:rPr>
        <w:tab/>
      </w:r>
      <w:r w:rsidR="00D85DF3">
        <w:rPr>
          <w:rFonts w:eastAsia="Times New Roman" w:cstheme="minorHAnsi"/>
        </w:rPr>
        <w:t>2</w:t>
      </w:r>
      <w:r w:rsidR="00D85DF3">
        <w:rPr>
          <w:rFonts w:eastAsia="Times New Roman" w:cstheme="minorHAnsi"/>
        </w:rPr>
        <w:tab/>
      </w:r>
      <w:r w:rsidRPr="00325A13">
        <w:rPr>
          <w:rFonts w:eastAsia="Times New Roman" w:cstheme="minorHAnsi"/>
        </w:rPr>
        <w:t>Warrior Archetype</w:t>
      </w:r>
    </w:p>
    <w:p w14:paraId="13C9488F" w14:textId="77777777" w:rsidR="00AB25EF" w:rsidRPr="007A0074" w:rsidRDefault="00AB25EF">
      <w:pPr>
        <w:contextualSpacing/>
        <w:rPr>
          <w:rFonts w:eastAsia="Times New Roman" w:cstheme="minorHAnsi"/>
          <w:sz w:val="24"/>
          <w:szCs w:val="24"/>
        </w:rPr>
      </w:pPr>
      <w:r w:rsidRPr="00325A13">
        <w:rPr>
          <w:rFonts w:eastAsia="Times New Roman" w:cstheme="minorHAnsi"/>
        </w:rPr>
        <w:t>4th</w:t>
      </w:r>
      <w:r w:rsidR="00CE427A" w:rsidRPr="00325A13">
        <w:rPr>
          <w:rFonts w:eastAsia="Times New Roman" w:cstheme="minorHAnsi"/>
        </w:rPr>
        <w:tab/>
      </w:r>
      <w:r w:rsidRPr="00325A13">
        <w:rPr>
          <w:rFonts w:eastAsia="Times New Roman" w:cstheme="minorHAnsi"/>
        </w:rPr>
        <w:t>+2</w:t>
      </w:r>
      <w:r w:rsidR="00CE427A" w:rsidRPr="00325A13">
        <w:rPr>
          <w:rFonts w:eastAsia="Times New Roman" w:cstheme="minorHAnsi"/>
        </w:rPr>
        <w:tab/>
      </w:r>
      <w:r w:rsidR="00CE427A" w:rsidRPr="00325A13">
        <w:rPr>
          <w:rFonts w:eastAsia="Times New Roman" w:cstheme="minorHAnsi"/>
        </w:rPr>
        <w:tab/>
      </w:r>
      <w:r w:rsidR="00D85DF3">
        <w:rPr>
          <w:rFonts w:eastAsia="Times New Roman" w:cstheme="minorHAnsi"/>
        </w:rPr>
        <w:t>2</w:t>
      </w:r>
      <w:r w:rsidR="00D85DF3">
        <w:rPr>
          <w:rFonts w:eastAsia="Times New Roman" w:cstheme="minorHAnsi"/>
        </w:rPr>
        <w:tab/>
      </w:r>
      <w:r w:rsidRPr="00325A13">
        <w:rPr>
          <w:rFonts w:eastAsia="Times New Roman" w:cstheme="minorHAnsi"/>
        </w:rPr>
        <w:t>Ability Score Improvement</w:t>
      </w:r>
    </w:p>
    <w:p w14:paraId="2BF1453B" w14:textId="77777777" w:rsidR="00AB25EF" w:rsidRPr="007A0074" w:rsidRDefault="00AB25EF">
      <w:pPr>
        <w:contextualSpacing/>
        <w:rPr>
          <w:rFonts w:eastAsia="Times New Roman" w:cstheme="minorHAnsi"/>
          <w:sz w:val="24"/>
          <w:szCs w:val="24"/>
        </w:rPr>
      </w:pPr>
      <w:r w:rsidRPr="00325A13">
        <w:rPr>
          <w:rFonts w:eastAsia="Times New Roman" w:cstheme="minorHAnsi"/>
        </w:rPr>
        <w:t>5th</w:t>
      </w:r>
      <w:r w:rsidR="00CE427A" w:rsidRPr="00325A13">
        <w:rPr>
          <w:rFonts w:eastAsia="Times New Roman" w:cstheme="minorHAnsi"/>
        </w:rPr>
        <w:tab/>
      </w:r>
      <w:r w:rsidRPr="00325A13">
        <w:rPr>
          <w:rFonts w:eastAsia="Times New Roman" w:cstheme="minorHAnsi"/>
        </w:rPr>
        <w:t>+3</w:t>
      </w:r>
      <w:r w:rsidR="00CE427A" w:rsidRPr="00325A13">
        <w:rPr>
          <w:rFonts w:eastAsia="Times New Roman" w:cstheme="minorHAnsi"/>
        </w:rPr>
        <w:tab/>
      </w:r>
      <w:r w:rsidR="00CE427A" w:rsidRPr="00325A13">
        <w:rPr>
          <w:rFonts w:eastAsia="Times New Roman" w:cstheme="minorHAnsi"/>
        </w:rPr>
        <w:tab/>
      </w:r>
      <w:del w:id="2206" w:author="Admin" w:date="2021-05-25T18:18:00Z">
        <w:r w:rsidR="00D85DF3" w:rsidDel="00133F7E">
          <w:rPr>
            <w:rFonts w:eastAsia="Times New Roman" w:cstheme="minorHAnsi"/>
          </w:rPr>
          <w:delText>2</w:delText>
        </w:r>
      </w:del>
      <w:ins w:id="2207" w:author="Admin" w:date="2021-05-25T18:18:00Z">
        <w:r w:rsidR="00133F7E">
          <w:rPr>
            <w:rFonts w:eastAsia="Times New Roman" w:cstheme="minorHAnsi"/>
          </w:rPr>
          <w:t>3</w:t>
        </w:r>
      </w:ins>
      <w:r w:rsidR="00D85DF3">
        <w:rPr>
          <w:rFonts w:eastAsia="Times New Roman" w:cstheme="minorHAnsi"/>
        </w:rPr>
        <w:tab/>
      </w:r>
      <w:r w:rsidRPr="00325A13">
        <w:rPr>
          <w:rFonts w:eastAsia="Times New Roman" w:cstheme="minorHAnsi"/>
        </w:rPr>
        <w:t>Extra Attack</w:t>
      </w:r>
    </w:p>
    <w:p w14:paraId="61F9B383" w14:textId="77777777" w:rsidR="00AB25EF" w:rsidRPr="007A0074" w:rsidRDefault="00AB25EF">
      <w:pPr>
        <w:contextualSpacing/>
        <w:rPr>
          <w:rFonts w:eastAsia="Times New Roman" w:cstheme="minorHAnsi"/>
          <w:sz w:val="24"/>
          <w:szCs w:val="24"/>
        </w:rPr>
      </w:pPr>
      <w:r w:rsidRPr="00325A13">
        <w:rPr>
          <w:rFonts w:eastAsia="Times New Roman" w:cstheme="minorHAnsi"/>
        </w:rPr>
        <w:t>6th</w:t>
      </w:r>
      <w:r w:rsidR="00CE427A" w:rsidRPr="00325A13">
        <w:rPr>
          <w:rFonts w:eastAsia="Times New Roman" w:cstheme="minorHAnsi"/>
        </w:rPr>
        <w:tab/>
      </w:r>
      <w:r w:rsidRPr="00325A13">
        <w:rPr>
          <w:rFonts w:eastAsia="Times New Roman" w:cstheme="minorHAnsi"/>
        </w:rPr>
        <w:t>+3</w:t>
      </w:r>
      <w:r w:rsidR="00CE427A" w:rsidRPr="00325A13">
        <w:rPr>
          <w:rFonts w:eastAsia="Times New Roman" w:cstheme="minorHAnsi"/>
        </w:rPr>
        <w:tab/>
      </w:r>
      <w:r w:rsidR="00CE427A" w:rsidRPr="00325A13">
        <w:rPr>
          <w:rFonts w:eastAsia="Times New Roman" w:cstheme="minorHAnsi"/>
        </w:rPr>
        <w:tab/>
      </w:r>
      <w:del w:id="2208" w:author="Admin" w:date="2021-05-25T18:18:00Z">
        <w:r w:rsidR="00D85DF3" w:rsidDel="00133F7E">
          <w:rPr>
            <w:rFonts w:eastAsia="Times New Roman" w:cstheme="minorHAnsi"/>
          </w:rPr>
          <w:delText>2</w:delText>
        </w:r>
      </w:del>
      <w:ins w:id="2209" w:author="Admin" w:date="2021-05-25T18:18:00Z">
        <w:r w:rsidR="00133F7E">
          <w:rPr>
            <w:rFonts w:eastAsia="Times New Roman" w:cstheme="minorHAnsi"/>
          </w:rPr>
          <w:t>3</w:t>
        </w:r>
      </w:ins>
      <w:r w:rsidR="00D85DF3">
        <w:rPr>
          <w:rFonts w:eastAsia="Times New Roman" w:cstheme="minorHAnsi"/>
        </w:rPr>
        <w:tab/>
      </w:r>
      <w:r w:rsidRPr="00325A13">
        <w:rPr>
          <w:rFonts w:eastAsia="Times New Roman" w:cstheme="minorHAnsi"/>
        </w:rPr>
        <w:t>Ability Score Improvement</w:t>
      </w:r>
    </w:p>
    <w:p w14:paraId="43688294" w14:textId="77777777" w:rsidR="00AB25EF" w:rsidRPr="007A0074" w:rsidRDefault="00AB25EF">
      <w:pPr>
        <w:contextualSpacing/>
        <w:rPr>
          <w:rFonts w:eastAsia="Times New Roman" w:cstheme="minorHAnsi"/>
          <w:sz w:val="24"/>
          <w:szCs w:val="24"/>
        </w:rPr>
      </w:pPr>
      <w:r w:rsidRPr="00325A13">
        <w:rPr>
          <w:rFonts w:eastAsia="Times New Roman" w:cstheme="minorHAnsi"/>
        </w:rPr>
        <w:t>7th</w:t>
      </w:r>
      <w:r w:rsidR="00CE427A" w:rsidRPr="00325A13">
        <w:rPr>
          <w:rFonts w:eastAsia="Times New Roman" w:cstheme="minorHAnsi"/>
        </w:rPr>
        <w:tab/>
      </w:r>
      <w:r w:rsidRPr="00325A13">
        <w:rPr>
          <w:rFonts w:eastAsia="Times New Roman" w:cstheme="minorHAnsi"/>
        </w:rPr>
        <w:t>+3</w:t>
      </w:r>
      <w:r w:rsidR="00CE427A" w:rsidRPr="00325A13">
        <w:rPr>
          <w:rFonts w:eastAsia="Times New Roman" w:cstheme="minorHAnsi"/>
        </w:rPr>
        <w:tab/>
      </w:r>
      <w:r w:rsidR="00CE427A" w:rsidRPr="00325A13">
        <w:rPr>
          <w:rFonts w:eastAsia="Times New Roman" w:cstheme="minorHAnsi"/>
        </w:rPr>
        <w:tab/>
      </w:r>
      <w:del w:id="2210" w:author="Admin" w:date="2021-05-25T18:18:00Z">
        <w:r w:rsidR="00D85DF3" w:rsidDel="00133F7E">
          <w:rPr>
            <w:rFonts w:eastAsia="Times New Roman" w:cstheme="minorHAnsi"/>
          </w:rPr>
          <w:delText>2</w:delText>
        </w:r>
      </w:del>
      <w:ins w:id="2211" w:author="Admin" w:date="2021-05-25T18:18:00Z">
        <w:r w:rsidR="00133F7E">
          <w:rPr>
            <w:rFonts w:eastAsia="Times New Roman" w:cstheme="minorHAnsi"/>
          </w:rPr>
          <w:t>3</w:t>
        </w:r>
      </w:ins>
      <w:r w:rsidR="00D85DF3">
        <w:rPr>
          <w:rFonts w:eastAsia="Times New Roman" w:cstheme="minorHAnsi"/>
        </w:rPr>
        <w:tab/>
      </w:r>
      <w:r w:rsidRPr="00325A13">
        <w:rPr>
          <w:rFonts w:eastAsia="Times New Roman" w:cstheme="minorHAnsi"/>
        </w:rPr>
        <w:t>Warrior Archetype feature</w:t>
      </w:r>
    </w:p>
    <w:p w14:paraId="1B664760" w14:textId="77777777" w:rsidR="00AB25EF" w:rsidRPr="007A0074" w:rsidRDefault="00AB25EF">
      <w:pPr>
        <w:contextualSpacing/>
        <w:rPr>
          <w:rFonts w:eastAsia="Times New Roman" w:cstheme="minorHAnsi"/>
          <w:sz w:val="24"/>
          <w:szCs w:val="24"/>
        </w:rPr>
      </w:pPr>
      <w:r w:rsidRPr="00325A13">
        <w:rPr>
          <w:rFonts w:eastAsia="Times New Roman" w:cstheme="minorHAnsi"/>
        </w:rPr>
        <w:t>8th</w:t>
      </w:r>
      <w:r w:rsidR="00CE427A" w:rsidRPr="00325A13">
        <w:rPr>
          <w:rFonts w:eastAsia="Times New Roman" w:cstheme="minorHAnsi"/>
        </w:rPr>
        <w:tab/>
      </w:r>
      <w:r w:rsidRPr="00325A13">
        <w:rPr>
          <w:rFonts w:eastAsia="Times New Roman" w:cstheme="minorHAnsi"/>
        </w:rPr>
        <w:t>+3</w:t>
      </w:r>
      <w:r w:rsidR="00CE427A" w:rsidRPr="00325A13">
        <w:rPr>
          <w:rFonts w:eastAsia="Times New Roman" w:cstheme="minorHAnsi"/>
        </w:rPr>
        <w:tab/>
      </w:r>
      <w:r w:rsidR="00CE427A" w:rsidRPr="00325A13">
        <w:rPr>
          <w:rFonts w:eastAsia="Times New Roman" w:cstheme="minorHAnsi"/>
        </w:rPr>
        <w:tab/>
      </w:r>
      <w:del w:id="2212" w:author="Admin" w:date="2021-05-25T18:18:00Z">
        <w:r w:rsidR="00D85DF3" w:rsidDel="00133F7E">
          <w:rPr>
            <w:rFonts w:eastAsia="Times New Roman" w:cstheme="minorHAnsi"/>
          </w:rPr>
          <w:delText>2</w:delText>
        </w:r>
      </w:del>
      <w:ins w:id="2213" w:author="Admin" w:date="2021-05-25T18:18:00Z">
        <w:r w:rsidR="00133F7E">
          <w:rPr>
            <w:rFonts w:eastAsia="Times New Roman" w:cstheme="minorHAnsi"/>
          </w:rPr>
          <w:t>3</w:t>
        </w:r>
      </w:ins>
      <w:r w:rsidR="00D85DF3">
        <w:rPr>
          <w:rFonts w:eastAsia="Times New Roman" w:cstheme="minorHAnsi"/>
        </w:rPr>
        <w:tab/>
      </w:r>
      <w:r w:rsidRPr="00325A13">
        <w:rPr>
          <w:rFonts w:eastAsia="Times New Roman" w:cstheme="minorHAnsi"/>
        </w:rPr>
        <w:t>Ability Score Improvement</w:t>
      </w:r>
    </w:p>
    <w:p w14:paraId="3DCCFF06" w14:textId="77777777" w:rsidR="00AB25EF" w:rsidRPr="007A0074" w:rsidRDefault="00AB25EF">
      <w:pPr>
        <w:contextualSpacing/>
        <w:rPr>
          <w:rFonts w:eastAsia="Times New Roman" w:cstheme="minorHAnsi"/>
          <w:sz w:val="24"/>
          <w:szCs w:val="24"/>
        </w:rPr>
      </w:pPr>
      <w:r w:rsidRPr="00325A13">
        <w:rPr>
          <w:rFonts w:eastAsia="Times New Roman" w:cstheme="minorHAnsi"/>
        </w:rPr>
        <w:t>9th</w:t>
      </w:r>
      <w:r w:rsidR="00CE427A" w:rsidRPr="00325A13">
        <w:rPr>
          <w:rFonts w:eastAsia="Times New Roman" w:cstheme="minorHAnsi"/>
        </w:rPr>
        <w:tab/>
      </w:r>
      <w:r w:rsidRPr="00325A13">
        <w:rPr>
          <w:rFonts w:eastAsia="Times New Roman" w:cstheme="minorHAnsi"/>
        </w:rPr>
        <w:t>+4</w:t>
      </w:r>
      <w:r w:rsidR="00CE427A" w:rsidRPr="00325A13">
        <w:rPr>
          <w:rFonts w:eastAsia="Times New Roman" w:cstheme="minorHAnsi"/>
        </w:rPr>
        <w:tab/>
      </w:r>
      <w:r w:rsidR="00CE427A" w:rsidRPr="00325A13">
        <w:rPr>
          <w:rFonts w:eastAsia="Times New Roman" w:cstheme="minorHAnsi"/>
        </w:rPr>
        <w:tab/>
      </w:r>
      <w:del w:id="2214" w:author="Admin" w:date="2021-05-25T18:18:00Z">
        <w:r w:rsidR="00D85DF3" w:rsidDel="00133F7E">
          <w:rPr>
            <w:rFonts w:eastAsia="Times New Roman" w:cstheme="minorHAnsi"/>
          </w:rPr>
          <w:delText>3</w:delText>
        </w:r>
      </w:del>
      <w:ins w:id="2215" w:author="Admin" w:date="2021-05-25T18:18:00Z">
        <w:r w:rsidR="00133F7E">
          <w:rPr>
            <w:rFonts w:eastAsia="Times New Roman" w:cstheme="minorHAnsi"/>
          </w:rPr>
          <w:t>4</w:t>
        </w:r>
      </w:ins>
      <w:r w:rsidR="00D85DF3">
        <w:rPr>
          <w:rFonts w:eastAsia="Times New Roman" w:cstheme="minorHAnsi"/>
        </w:rPr>
        <w:tab/>
      </w:r>
      <w:r w:rsidRPr="00325A13">
        <w:rPr>
          <w:rFonts w:eastAsia="Times New Roman" w:cstheme="minorHAnsi"/>
        </w:rPr>
        <w:t>Warrior Talent</w:t>
      </w:r>
    </w:p>
    <w:p w14:paraId="7C605827" w14:textId="77777777" w:rsidR="00AB25EF" w:rsidRPr="007A0074" w:rsidRDefault="00AB25EF">
      <w:pPr>
        <w:contextualSpacing/>
        <w:rPr>
          <w:rFonts w:eastAsia="Times New Roman" w:cstheme="minorHAnsi"/>
          <w:sz w:val="24"/>
          <w:szCs w:val="24"/>
        </w:rPr>
      </w:pPr>
      <w:r w:rsidRPr="00325A13">
        <w:rPr>
          <w:rFonts w:eastAsia="Times New Roman" w:cstheme="minorHAnsi"/>
        </w:rPr>
        <w:t>10th</w:t>
      </w:r>
      <w:r w:rsidR="00CE427A" w:rsidRPr="00325A13">
        <w:rPr>
          <w:rFonts w:eastAsia="Times New Roman" w:cstheme="minorHAnsi"/>
        </w:rPr>
        <w:tab/>
      </w:r>
      <w:r w:rsidRPr="00325A13">
        <w:rPr>
          <w:rFonts w:eastAsia="Times New Roman" w:cstheme="minorHAnsi"/>
        </w:rPr>
        <w:t>+4</w:t>
      </w:r>
      <w:r w:rsidR="00CE427A" w:rsidRPr="00325A13">
        <w:rPr>
          <w:rFonts w:eastAsia="Times New Roman" w:cstheme="minorHAnsi"/>
        </w:rPr>
        <w:tab/>
      </w:r>
      <w:r w:rsidR="00CE427A" w:rsidRPr="00325A13">
        <w:rPr>
          <w:rFonts w:eastAsia="Times New Roman" w:cstheme="minorHAnsi"/>
        </w:rPr>
        <w:tab/>
      </w:r>
      <w:del w:id="2216" w:author="Admin" w:date="2021-05-25T18:18:00Z">
        <w:r w:rsidR="00D85DF3" w:rsidDel="00133F7E">
          <w:rPr>
            <w:rFonts w:eastAsia="Times New Roman" w:cstheme="minorHAnsi"/>
          </w:rPr>
          <w:delText>3</w:delText>
        </w:r>
      </w:del>
      <w:ins w:id="2217" w:author="Admin" w:date="2021-05-25T18:18:00Z">
        <w:r w:rsidR="00133F7E">
          <w:rPr>
            <w:rFonts w:eastAsia="Times New Roman" w:cstheme="minorHAnsi"/>
          </w:rPr>
          <w:t>4</w:t>
        </w:r>
      </w:ins>
      <w:r w:rsidR="00D85DF3">
        <w:rPr>
          <w:rFonts w:eastAsia="Times New Roman" w:cstheme="minorHAnsi"/>
        </w:rPr>
        <w:tab/>
      </w:r>
      <w:r w:rsidRPr="00325A13">
        <w:rPr>
          <w:rFonts w:eastAsia="Times New Roman" w:cstheme="minorHAnsi"/>
        </w:rPr>
        <w:t>Warrior Archetype feature</w:t>
      </w:r>
    </w:p>
    <w:p w14:paraId="1722BB3E" w14:textId="77777777" w:rsidR="00AB25EF" w:rsidRPr="007A0074" w:rsidRDefault="00AB25EF">
      <w:pPr>
        <w:contextualSpacing/>
        <w:rPr>
          <w:rFonts w:eastAsia="Times New Roman" w:cstheme="minorHAnsi"/>
          <w:sz w:val="24"/>
          <w:szCs w:val="24"/>
        </w:rPr>
      </w:pPr>
      <w:r w:rsidRPr="00325A13">
        <w:rPr>
          <w:rFonts w:eastAsia="Times New Roman" w:cstheme="minorHAnsi"/>
        </w:rPr>
        <w:t>11th</w:t>
      </w:r>
      <w:r w:rsidR="00CE427A" w:rsidRPr="00325A13">
        <w:rPr>
          <w:rFonts w:eastAsia="Times New Roman" w:cstheme="minorHAnsi"/>
        </w:rPr>
        <w:tab/>
      </w:r>
      <w:r w:rsidRPr="00325A13">
        <w:rPr>
          <w:rFonts w:eastAsia="Times New Roman" w:cstheme="minorHAnsi"/>
        </w:rPr>
        <w:t>+4</w:t>
      </w:r>
      <w:r w:rsidR="00CE427A" w:rsidRPr="00325A13">
        <w:rPr>
          <w:rFonts w:eastAsia="Times New Roman" w:cstheme="minorHAnsi"/>
        </w:rPr>
        <w:tab/>
      </w:r>
      <w:r w:rsidR="00CE427A" w:rsidRPr="00325A13">
        <w:rPr>
          <w:rFonts w:eastAsia="Times New Roman" w:cstheme="minorHAnsi"/>
        </w:rPr>
        <w:tab/>
      </w:r>
      <w:del w:id="2218" w:author="Admin" w:date="2021-05-25T18:18:00Z">
        <w:r w:rsidR="00D85DF3" w:rsidDel="00133F7E">
          <w:rPr>
            <w:rFonts w:eastAsia="Times New Roman" w:cstheme="minorHAnsi"/>
          </w:rPr>
          <w:delText>3</w:delText>
        </w:r>
      </w:del>
      <w:ins w:id="2219" w:author="Admin" w:date="2021-05-25T18:18:00Z">
        <w:r w:rsidR="00133F7E">
          <w:rPr>
            <w:rFonts w:eastAsia="Times New Roman" w:cstheme="minorHAnsi"/>
          </w:rPr>
          <w:t>4</w:t>
        </w:r>
      </w:ins>
      <w:r w:rsidR="00D85DF3">
        <w:rPr>
          <w:rFonts w:eastAsia="Times New Roman" w:cstheme="minorHAnsi"/>
        </w:rPr>
        <w:tab/>
      </w:r>
      <w:r w:rsidRPr="00325A13">
        <w:rPr>
          <w:rFonts w:eastAsia="Times New Roman" w:cstheme="minorHAnsi"/>
        </w:rPr>
        <w:t>Extra Attack (2)</w:t>
      </w:r>
    </w:p>
    <w:p w14:paraId="2A7602BB" w14:textId="77777777" w:rsidR="00AB25EF" w:rsidRPr="007A0074" w:rsidRDefault="00AB25EF">
      <w:pPr>
        <w:contextualSpacing/>
        <w:rPr>
          <w:rFonts w:eastAsia="Times New Roman" w:cstheme="minorHAnsi"/>
          <w:sz w:val="24"/>
          <w:szCs w:val="24"/>
        </w:rPr>
      </w:pPr>
      <w:r w:rsidRPr="00325A13">
        <w:rPr>
          <w:rFonts w:eastAsia="Times New Roman" w:cstheme="minorHAnsi"/>
        </w:rPr>
        <w:t>12th</w:t>
      </w:r>
      <w:r w:rsidR="00CE427A" w:rsidRPr="00325A13">
        <w:rPr>
          <w:rFonts w:eastAsia="Times New Roman" w:cstheme="minorHAnsi"/>
        </w:rPr>
        <w:tab/>
      </w:r>
      <w:r w:rsidRPr="00325A13">
        <w:rPr>
          <w:rFonts w:eastAsia="Times New Roman" w:cstheme="minorHAnsi"/>
        </w:rPr>
        <w:t>+4</w:t>
      </w:r>
      <w:r w:rsidR="00CE427A" w:rsidRPr="00325A13">
        <w:rPr>
          <w:rFonts w:eastAsia="Times New Roman" w:cstheme="minorHAnsi"/>
        </w:rPr>
        <w:tab/>
      </w:r>
      <w:r w:rsidR="00CE427A" w:rsidRPr="00325A13">
        <w:rPr>
          <w:rFonts w:eastAsia="Times New Roman" w:cstheme="minorHAnsi"/>
        </w:rPr>
        <w:tab/>
      </w:r>
      <w:del w:id="2220" w:author="Admin" w:date="2021-05-25T18:18:00Z">
        <w:r w:rsidR="00D85DF3" w:rsidDel="00133F7E">
          <w:rPr>
            <w:rFonts w:eastAsia="Times New Roman" w:cstheme="minorHAnsi"/>
          </w:rPr>
          <w:delText>3</w:delText>
        </w:r>
      </w:del>
      <w:ins w:id="2221" w:author="Admin" w:date="2021-05-25T18:18:00Z">
        <w:r w:rsidR="00133F7E">
          <w:rPr>
            <w:rFonts w:eastAsia="Times New Roman" w:cstheme="minorHAnsi"/>
          </w:rPr>
          <w:t>4</w:t>
        </w:r>
      </w:ins>
      <w:r w:rsidR="00D85DF3">
        <w:rPr>
          <w:rFonts w:eastAsia="Times New Roman" w:cstheme="minorHAnsi"/>
        </w:rPr>
        <w:tab/>
      </w:r>
      <w:r w:rsidRPr="00325A13">
        <w:rPr>
          <w:rFonts w:eastAsia="Times New Roman" w:cstheme="minorHAnsi"/>
        </w:rPr>
        <w:t>Ability Score Improvement</w:t>
      </w:r>
    </w:p>
    <w:p w14:paraId="0C53852C" w14:textId="77777777" w:rsidR="00AB25EF" w:rsidRPr="007A0074" w:rsidRDefault="00AB25EF">
      <w:pPr>
        <w:contextualSpacing/>
        <w:rPr>
          <w:rFonts w:eastAsia="Times New Roman" w:cstheme="minorHAnsi"/>
          <w:sz w:val="24"/>
          <w:szCs w:val="24"/>
        </w:rPr>
      </w:pPr>
      <w:r w:rsidRPr="00325A13">
        <w:rPr>
          <w:rFonts w:eastAsia="Times New Roman" w:cstheme="minorHAnsi"/>
        </w:rPr>
        <w:t>13th</w:t>
      </w:r>
      <w:r w:rsidR="00CE427A" w:rsidRPr="00325A13">
        <w:rPr>
          <w:rFonts w:eastAsia="Times New Roman" w:cstheme="minorHAnsi"/>
        </w:rPr>
        <w:tab/>
      </w:r>
      <w:r w:rsidRPr="00325A13">
        <w:rPr>
          <w:rFonts w:eastAsia="Times New Roman" w:cstheme="minorHAnsi"/>
        </w:rPr>
        <w:t>+5</w:t>
      </w:r>
      <w:r w:rsidR="00CE427A" w:rsidRPr="00325A13">
        <w:rPr>
          <w:rFonts w:eastAsia="Times New Roman" w:cstheme="minorHAnsi"/>
        </w:rPr>
        <w:tab/>
      </w:r>
      <w:r w:rsidR="00CE427A" w:rsidRPr="00325A13">
        <w:rPr>
          <w:rFonts w:eastAsia="Times New Roman" w:cstheme="minorHAnsi"/>
        </w:rPr>
        <w:tab/>
      </w:r>
      <w:del w:id="2222" w:author="Admin" w:date="2021-05-25T18:18:00Z">
        <w:r w:rsidR="00D85DF3" w:rsidDel="00133F7E">
          <w:rPr>
            <w:rFonts w:eastAsia="Times New Roman" w:cstheme="minorHAnsi"/>
          </w:rPr>
          <w:delText>4</w:delText>
        </w:r>
      </w:del>
      <w:ins w:id="2223" w:author="Admin" w:date="2021-05-25T18:18:00Z">
        <w:r w:rsidR="00133F7E">
          <w:rPr>
            <w:rFonts w:eastAsia="Times New Roman" w:cstheme="minorHAnsi"/>
          </w:rPr>
          <w:t>5</w:t>
        </w:r>
      </w:ins>
      <w:r w:rsidR="00D85DF3">
        <w:rPr>
          <w:rFonts w:eastAsia="Times New Roman" w:cstheme="minorHAnsi"/>
        </w:rPr>
        <w:tab/>
        <w:t>-</w:t>
      </w:r>
    </w:p>
    <w:p w14:paraId="7B28962A" w14:textId="77777777" w:rsidR="00AB25EF" w:rsidRPr="007A0074" w:rsidRDefault="00AB25EF">
      <w:pPr>
        <w:contextualSpacing/>
        <w:rPr>
          <w:rFonts w:eastAsia="Times New Roman" w:cstheme="minorHAnsi"/>
          <w:sz w:val="24"/>
          <w:szCs w:val="24"/>
        </w:rPr>
      </w:pPr>
      <w:r w:rsidRPr="00325A13">
        <w:rPr>
          <w:rFonts w:eastAsia="Times New Roman" w:cstheme="minorHAnsi"/>
        </w:rPr>
        <w:t>14th</w:t>
      </w:r>
      <w:r w:rsidR="00CE427A" w:rsidRPr="00325A13">
        <w:rPr>
          <w:rFonts w:eastAsia="Times New Roman" w:cstheme="minorHAnsi"/>
        </w:rPr>
        <w:tab/>
      </w:r>
      <w:r w:rsidRPr="00325A13">
        <w:rPr>
          <w:rFonts w:eastAsia="Times New Roman" w:cstheme="minorHAnsi"/>
        </w:rPr>
        <w:t>+5</w:t>
      </w:r>
      <w:r w:rsidR="00CE427A" w:rsidRPr="00325A13">
        <w:rPr>
          <w:rFonts w:eastAsia="Times New Roman" w:cstheme="minorHAnsi"/>
        </w:rPr>
        <w:tab/>
      </w:r>
      <w:r w:rsidR="00CE427A" w:rsidRPr="00325A13">
        <w:rPr>
          <w:rFonts w:eastAsia="Times New Roman" w:cstheme="minorHAnsi"/>
        </w:rPr>
        <w:tab/>
      </w:r>
      <w:del w:id="2224" w:author="Admin" w:date="2021-05-25T18:18:00Z">
        <w:r w:rsidR="00D85DF3" w:rsidDel="00133F7E">
          <w:rPr>
            <w:rFonts w:eastAsia="Times New Roman" w:cstheme="minorHAnsi"/>
          </w:rPr>
          <w:delText>4</w:delText>
        </w:r>
      </w:del>
      <w:ins w:id="2225" w:author="Admin" w:date="2021-05-25T18:18:00Z">
        <w:r w:rsidR="00133F7E">
          <w:rPr>
            <w:rFonts w:eastAsia="Times New Roman" w:cstheme="minorHAnsi"/>
          </w:rPr>
          <w:t>5</w:t>
        </w:r>
      </w:ins>
      <w:r w:rsidR="00D85DF3">
        <w:rPr>
          <w:rFonts w:eastAsia="Times New Roman" w:cstheme="minorHAnsi"/>
        </w:rPr>
        <w:tab/>
      </w:r>
      <w:r w:rsidRPr="00325A13">
        <w:rPr>
          <w:rFonts w:eastAsia="Times New Roman" w:cstheme="minorHAnsi"/>
        </w:rPr>
        <w:t>Ability Score Improvement</w:t>
      </w:r>
    </w:p>
    <w:p w14:paraId="5F15B767" w14:textId="77777777" w:rsidR="00AB25EF" w:rsidRPr="007A0074" w:rsidRDefault="00AB25EF">
      <w:pPr>
        <w:contextualSpacing/>
        <w:rPr>
          <w:rFonts w:eastAsia="Times New Roman" w:cstheme="minorHAnsi"/>
          <w:sz w:val="24"/>
          <w:szCs w:val="24"/>
        </w:rPr>
      </w:pPr>
      <w:r w:rsidRPr="00325A13">
        <w:rPr>
          <w:rFonts w:eastAsia="Times New Roman" w:cstheme="minorHAnsi"/>
        </w:rPr>
        <w:t>15th</w:t>
      </w:r>
      <w:r w:rsidR="00CE427A" w:rsidRPr="00325A13">
        <w:rPr>
          <w:rFonts w:eastAsia="Times New Roman" w:cstheme="minorHAnsi"/>
        </w:rPr>
        <w:tab/>
      </w:r>
      <w:r w:rsidRPr="00325A13">
        <w:rPr>
          <w:rFonts w:eastAsia="Times New Roman" w:cstheme="minorHAnsi"/>
        </w:rPr>
        <w:t>+5</w:t>
      </w:r>
      <w:r w:rsidR="00CE427A" w:rsidRPr="00325A13">
        <w:rPr>
          <w:rFonts w:eastAsia="Times New Roman" w:cstheme="minorHAnsi"/>
        </w:rPr>
        <w:tab/>
      </w:r>
      <w:r w:rsidR="00CE427A" w:rsidRPr="00325A13">
        <w:rPr>
          <w:rFonts w:eastAsia="Times New Roman" w:cstheme="minorHAnsi"/>
        </w:rPr>
        <w:tab/>
      </w:r>
      <w:del w:id="2226" w:author="Admin" w:date="2021-05-25T18:18:00Z">
        <w:r w:rsidR="00D85DF3" w:rsidDel="00133F7E">
          <w:rPr>
            <w:rFonts w:eastAsia="Times New Roman" w:cstheme="minorHAnsi"/>
          </w:rPr>
          <w:delText>4</w:delText>
        </w:r>
      </w:del>
      <w:ins w:id="2227" w:author="Admin" w:date="2021-05-25T18:18:00Z">
        <w:r w:rsidR="00133F7E">
          <w:rPr>
            <w:rFonts w:eastAsia="Times New Roman" w:cstheme="minorHAnsi"/>
          </w:rPr>
          <w:t>5</w:t>
        </w:r>
      </w:ins>
      <w:r w:rsidR="00D85DF3">
        <w:rPr>
          <w:rFonts w:eastAsia="Times New Roman" w:cstheme="minorHAnsi"/>
        </w:rPr>
        <w:tab/>
      </w:r>
      <w:r w:rsidRPr="00325A13">
        <w:rPr>
          <w:rFonts w:eastAsia="Times New Roman" w:cstheme="minorHAnsi"/>
        </w:rPr>
        <w:t>Warrior Archetype feature</w:t>
      </w:r>
    </w:p>
    <w:p w14:paraId="5F29C4DB" w14:textId="77777777" w:rsidR="00AB25EF" w:rsidRPr="007A0074" w:rsidRDefault="00AB25EF">
      <w:pPr>
        <w:contextualSpacing/>
        <w:rPr>
          <w:rFonts w:eastAsia="Times New Roman" w:cstheme="minorHAnsi"/>
          <w:sz w:val="24"/>
          <w:szCs w:val="24"/>
        </w:rPr>
      </w:pPr>
      <w:r w:rsidRPr="00325A13">
        <w:rPr>
          <w:rFonts w:eastAsia="Times New Roman" w:cstheme="minorHAnsi"/>
        </w:rPr>
        <w:t>16th</w:t>
      </w:r>
      <w:r w:rsidR="00CE427A" w:rsidRPr="00325A13">
        <w:rPr>
          <w:rFonts w:eastAsia="Times New Roman" w:cstheme="minorHAnsi"/>
        </w:rPr>
        <w:tab/>
      </w:r>
      <w:r w:rsidRPr="00325A13">
        <w:rPr>
          <w:rFonts w:eastAsia="Times New Roman" w:cstheme="minorHAnsi"/>
        </w:rPr>
        <w:t>+5</w:t>
      </w:r>
      <w:r w:rsidR="00CE427A" w:rsidRPr="00325A13">
        <w:rPr>
          <w:rFonts w:eastAsia="Times New Roman" w:cstheme="minorHAnsi"/>
        </w:rPr>
        <w:tab/>
      </w:r>
      <w:r w:rsidR="00CE427A" w:rsidRPr="00325A13">
        <w:rPr>
          <w:rFonts w:eastAsia="Times New Roman" w:cstheme="minorHAnsi"/>
        </w:rPr>
        <w:tab/>
      </w:r>
      <w:del w:id="2228" w:author="Admin" w:date="2021-05-25T18:18:00Z">
        <w:r w:rsidR="00D85DF3" w:rsidDel="00133F7E">
          <w:rPr>
            <w:rFonts w:eastAsia="Times New Roman" w:cstheme="minorHAnsi"/>
          </w:rPr>
          <w:delText>4</w:delText>
        </w:r>
      </w:del>
      <w:ins w:id="2229" w:author="Admin" w:date="2021-05-25T18:18:00Z">
        <w:r w:rsidR="00133F7E">
          <w:rPr>
            <w:rFonts w:eastAsia="Times New Roman" w:cstheme="minorHAnsi"/>
          </w:rPr>
          <w:t>5</w:t>
        </w:r>
      </w:ins>
      <w:r w:rsidR="00D85DF3">
        <w:rPr>
          <w:rFonts w:eastAsia="Times New Roman" w:cstheme="minorHAnsi"/>
        </w:rPr>
        <w:tab/>
      </w:r>
      <w:r w:rsidRPr="00325A13">
        <w:rPr>
          <w:rFonts w:eastAsia="Times New Roman" w:cstheme="minorHAnsi"/>
        </w:rPr>
        <w:t>Ability Score Improvement</w:t>
      </w:r>
    </w:p>
    <w:p w14:paraId="6071E89D" w14:textId="77777777" w:rsidR="00AB25EF" w:rsidRPr="007A0074" w:rsidRDefault="00AB25EF">
      <w:pPr>
        <w:contextualSpacing/>
        <w:rPr>
          <w:rFonts w:eastAsia="Times New Roman" w:cstheme="minorHAnsi"/>
          <w:sz w:val="24"/>
          <w:szCs w:val="24"/>
        </w:rPr>
      </w:pPr>
      <w:r w:rsidRPr="00325A13">
        <w:rPr>
          <w:rFonts w:eastAsia="Times New Roman" w:cstheme="minorHAnsi"/>
        </w:rPr>
        <w:t>17th</w:t>
      </w:r>
      <w:r w:rsidR="00CE427A" w:rsidRPr="00325A13">
        <w:rPr>
          <w:rFonts w:eastAsia="Times New Roman" w:cstheme="minorHAnsi"/>
        </w:rPr>
        <w:tab/>
      </w:r>
      <w:r w:rsidRPr="00325A13">
        <w:rPr>
          <w:rFonts w:eastAsia="Times New Roman" w:cstheme="minorHAnsi"/>
        </w:rPr>
        <w:t>+6</w:t>
      </w:r>
      <w:r w:rsidR="00CE427A" w:rsidRPr="00325A13">
        <w:rPr>
          <w:rFonts w:eastAsia="Times New Roman" w:cstheme="minorHAnsi"/>
        </w:rPr>
        <w:tab/>
      </w:r>
      <w:r w:rsidR="00CE427A" w:rsidRPr="00325A13">
        <w:rPr>
          <w:rFonts w:eastAsia="Times New Roman" w:cstheme="minorHAnsi"/>
        </w:rPr>
        <w:tab/>
      </w:r>
      <w:del w:id="2230" w:author="Admin" w:date="2021-05-25T18:18:00Z">
        <w:r w:rsidR="00D85DF3" w:rsidDel="00133F7E">
          <w:rPr>
            <w:rFonts w:eastAsia="Times New Roman" w:cstheme="minorHAnsi"/>
          </w:rPr>
          <w:delText>5</w:delText>
        </w:r>
      </w:del>
      <w:ins w:id="2231" w:author="Admin" w:date="2021-05-25T18:18:00Z">
        <w:r w:rsidR="00133F7E">
          <w:rPr>
            <w:rFonts w:eastAsia="Times New Roman" w:cstheme="minorHAnsi"/>
          </w:rPr>
          <w:t>6</w:t>
        </w:r>
      </w:ins>
      <w:r w:rsidR="00D85DF3">
        <w:rPr>
          <w:rFonts w:eastAsia="Times New Roman" w:cstheme="minorHAnsi"/>
        </w:rPr>
        <w:tab/>
        <w:t>-</w:t>
      </w:r>
    </w:p>
    <w:p w14:paraId="0CF5ADD3" w14:textId="77777777" w:rsidR="00AB25EF" w:rsidRPr="000D5DB5" w:rsidRDefault="00AB25EF">
      <w:pPr>
        <w:contextualSpacing/>
        <w:rPr>
          <w:rFonts w:eastAsia="Times New Roman" w:cstheme="minorHAnsi"/>
          <w:sz w:val="24"/>
          <w:szCs w:val="24"/>
        </w:rPr>
      </w:pPr>
      <w:r w:rsidRPr="00325A13">
        <w:rPr>
          <w:rFonts w:eastAsia="Times New Roman" w:cstheme="minorHAnsi"/>
        </w:rPr>
        <w:t>18th</w:t>
      </w:r>
      <w:r w:rsidR="00CE427A" w:rsidRPr="00325A13">
        <w:rPr>
          <w:rFonts w:eastAsia="Times New Roman" w:cstheme="minorHAnsi"/>
        </w:rPr>
        <w:tab/>
      </w:r>
      <w:r w:rsidRPr="00325A13">
        <w:rPr>
          <w:rFonts w:eastAsia="Times New Roman" w:cstheme="minorHAnsi"/>
        </w:rPr>
        <w:t>+6</w:t>
      </w:r>
      <w:r w:rsidR="00CE427A" w:rsidRPr="00325A13">
        <w:rPr>
          <w:rFonts w:eastAsia="Times New Roman" w:cstheme="minorHAnsi"/>
        </w:rPr>
        <w:tab/>
      </w:r>
      <w:r w:rsidR="00CE427A" w:rsidRPr="00325A13">
        <w:rPr>
          <w:rFonts w:eastAsia="Times New Roman" w:cstheme="minorHAnsi"/>
        </w:rPr>
        <w:tab/>
      </w:r>
      <w:del w:id="2232" w:author="Admin" w:date="2021-05-25T18:18:00Z">
        <w:r w:rsidR="00D85DF3" w:rsidDel="00133F7E">
          <w:rPr>
            <w:rFonts w:eastAsia="Times New Roman" w:cstheme="minorHAnsi"/>
          </w:rPr>
          <w:delText>5</w:delText>
        </w:r>
      </w:del>
      <w:ins w:id="2233" w:author="Admin" w:date="2021-05-25T18:18:00Z">
        <w:r w:rsidR="00133F7E">
          <w:rPr>
            <w:rFonts w:eastAsia="Times New Roman" w:cstheme="minorHAnsi"/>
          </w:rPr>
          <w:t>6</w:t>
        </w:r>
      </w:ins>
      <w:r w:rsidR="00D85DF3">
        <w:rPr>
          <w:rFonts w:eastAsia="Times New Roman" w:cstheme="minorHAnsi"/>
        </w:rPr>
        <w:tab/>
      </w:r>
      <w:r w:rsidRPr="00325A13">
        <w:rPr>
          <w:rFonts w:eastAsia="Times New Roman" w:cstheme="minorHAnsi"/>
        </w:rPr>
        <w:t xml:space="preserve">Warrior Archetype </w:t>
      </w:r>
      <w:r w:rsidRPr="000D5DB5">
        <w:rPr>
          <w:rFonts w:eastAsia="Times New Roman" w:cstheme="minorHAnsi"/>
          <w:color w:val="000000"/>
        </w:rPr>
        <w:t>feature</w:t>
      </w:r>
    </w:p>
    <w:p w14:paraId="481A228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19th</w:t>
      </w:r>
      <w:r w:rsidR="00CE427A">
        <w:rPr>
          <w:rFonts w:eastAsia="Times New Roman" w:cstheme="minorHAnsi"/>
          <w:color w:val="000000"/>
        </w:rPr>
        <w:tab/>
      </w:r>
      <w:r w:rsidRPr="000D5DB5">
        <w:rPr>
          <w:rFonts w:eastAsia="Times New Roman" w:cstheme="minorHAnsi"/>
          <w:color w:val="000000"/>
        </w:rPr>
        <w:t>+6</w:t>
      </w:r>
      <w:r w:rsidR="00CE427A">
        <w:rPr>
          <w:rFonts w:eastAsia="Times New Roman" w:cstheme="minorHAnsi"/>
          <w:color w:val="000000"/>
        </w:rPr>
        <w:tab/>
      </w:r>
      <w:r w:rsidR="00CE427A">
        <w:rPr>
          <w:rFonts w:eastAsia="Times New Roman" w:cstheme="minorHAnsi"/>
          <w:color w:val="000000"/>
        </w:rPr>
        <w:tab/>
      </w:r>
      <w:del w:id="2234" w:author="Admin" w:date="2021-05-25T18:18:00Z">
        <w:r w:rsidR="00D85DF3" w:rsidDel="00133F7E">
          <w:rPr>
            <w:rFonts w:eastAsia="Times New Roman" w:cstheme="minorHAnsi"/>
            <w:color w:val="000000"/>
          </w:rPr>
          <w:delText>5</w:delText>
        </w:r>
      </w:del>
      <w:ins w:id="2235" w:author="Admin" w:date="2021-05-25T18:18:00Z">
        <w:r w:rsidR="00133F7E">
          <w:rPr>
            <w:rFonts w:eastAsia="Times New Roman" w:cstheme="minorHAnsi"/>
            <w:color w:val="000000"/>
          </w:rPr>
          <w:t>6</w:t>
        </w:r>
      </w:ins>
      <w:r w:rsidR="00D85DF3">
        <w:rPr>
          <w:rFonts w:eastAsia="Times New Roman" w:cstheme="minorHAnsi"/>
          <w:color w:val="000000"/>
        </w:rPr>
        <w:tab/>
      </w:r>
      <w:r w:rsidRPr="000D5DB5">
        <w:rPr>
          <w:rFonts w:eastAsia="Times New Roman" w:cstheme="minorHAnsi"/>
          <w:color w:val="000000"/>
        </w:rPr>
        <w:t>Ability Score Improvement</w:t>
      </w:r>
    </w:p>
    <w:p w14:paraId="2DAAD18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20th</w:t>
      </w:r>
      <w:r w:rsidR="00CE427A">
        <w:rPr>
          <w:rFonts w:eastAsia="Times New Roman" w:cstheme="minorHAnsi"/>
          <w:color w:val="000000"/>
        </w:rPr>
        <w:tab/>
      </w:r>
      <w:r w:rsidRPr="000D5DB5">
        <w:rPr>
          <w:rFonts w:eastAsia="Times New Roman" w:cstheme="minorHAnsi"/>
          <w:color w:val="000000"/>
        </w:rPr>
        <w:t>+6</w:t>
      </w:r>
      <w:r w:rsidR="00CE427A">
        <w:rPr>
          <w:rFonts w:eastAsia="Times New Roman" w:cstheme="minorHAnsi"/>
          <w:color w:val="000000"/>
        </w:rPr>
        <w:tab/>
      </w:r>
      <w:r w:rsidR="00CE427A">
        <w:rPr>
          <w:rFonts w:eastAsia="Times New Roman" w:cstheme="minorHAnsi"/>
          <w:color w:val="000000"/>
        </w:rPr>
        <w:tab/>
      </w:r>
      <w:del w:id="2236" w:author="Admin" w:date="2021-05-25T18:18:00Z">
        <w:r w:rsidR="00D85DF3" w:rsidDel="00133F7E">
          <w:rPr>
            <w:rFonts w:eastAsia="Times New Roman" w:cstheme="minorHAnsi"/>
            <w:color w:val="000000"/>
          </w:rPr>
          <w:delText>5</w:delText>
        </w:r>
      </w:del>
      <w:ins w:id="2237" w:author="Admin" w:date="2021-05-25T18:18:00Z">
        <w:r w:rsidR="00133F7E">
          <w:rPr>
            <w:rFonts w:eastAsia="Times New Roman" w:cstheme="minorHAnsi"/>
            <w:color w:val="000000"/>
          </w:rPr>
          <w:t>6</w:t>
        </w:r>
      </w:ins>
      <w:r w:rsidR="00D85DF3">
        <w:rPr>
          <w:rFonts w:eastAsia="Times New Roman" w:cstheme="minorHAnsi"/>
          <w:color w:val="000000"/>
        </w:rPr>
        <w:tab/>
      </w:r>
      <w:r w:rsidR="00833F5A" w:rsidRPr="000D5DB5">
        <w:rPr>
          <w:rFonts w:eastAsia="Times New Roman" w:cstheme="minorHAnsi"/>
          <w:color w:val="000000"/>
        </w:rPr>
        <w:t xml:space="preserve">Extra Attack (3) </w:t>
      </w:r>
    </w:p>
    <w:bookmarkEnd w:id="2205"/>
    <w:p w14:paraId="0D35355C" w14:textId="77777777" w:rsidR="00AB25EF" w:rsidRPr="000D5DB5" w:rsidRDefault="00AB25EF">
      <w:pPr>
        <w:contextualSpacing/>
        <w:rPr>
          <w:rFonts w:eastAsia="Times New Roman" w:cstheme="minorHAnsi"/>
          <w:sz w:val="24"/>
          <w:szCs w:val="24"/>
        </w:rPr>
      </w:pPr>
    </w:p>
    <w:p w14:paraId="4D4CD3ED" w14:textId="77777777" w:rsidR="00AB25EF" w:rsidRPr="000D5DB5" w:rsidRDefault="00AB25EF">
      <w:pPr>
        <w:contextualSpacing/>
        <w:rPr>
          <w:rFonts w:eastAsia="Times New Roman" w:cstheme="minorHAnsi"/>
          <w:sz w:val="24"/>
          <w:szCs w:val="24"/>
        </w:rPr>
      </w:pPr>
      <w:bookmarkStart w:id="2238" w:name="_Hlk11067840"/>
      <w:r w:rsidRPr="000D5DB5">
        <w:rPr>
          <w:rFonts w:eastAsia="Times New Roman" w:cstheme="minorHAnsi"/>
          <w:b/>
          <w:bCs/>
          <w:color w:val="000000"/>
        </w:rPr>
        <w:t>Fighting Style</w:t>
      </w:r>
    </w:p>
    <w:p w14:paraId="176B0C3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adopt a particular style of fighting as your specialty. Choose one of the following options. You can’t take a Fighting Style option more than once, even if you later get to choose again.</w:t>
      </w:r>
    </w:p>
    <w:p w14:paraId="00C01052" w14:textId="77777777" w:rsidR="00AB25EF" w:rsidRPr="000D5DB5" w:rsidRDefault="00AB25EF">
      <w:pPr>
        <w:contextualSpacing/>
        <w:rPr>
          <w:rFonts w:eastAsia="Times New Roman" w:cstheme="minorHAnsi"/>
          <w:sz w:val="24"/>
          <w:szCs w:val="24"/>
        </w:rPr>
      </w:pPr>
    </w:p>
    <w:p w14:paraId="633EBCB4"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Archery</w:t>
      </w:r>
    </w:p>
    <w:p w14:paraId="78DA37F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gain a +2 bonus to attack rolls you make with ranged weapons.</w:t>
      </w:r>
    </w:p>
    <w:p w14:paraId="66A18CE4" w14:textId="77777777" w:rsidR="00AB25EF" w:rsidRPr="000D5DB5" w:rsidRDefault="00AB25EF">
      <w:pPr>
        <w:contextualSpacing/>
        <w:rPr>
          <w:rFonts w:eastAsia="Times New Roman" w:cstheme="minorHAnsi"/>
          <w:sz w:val="24"/>
          <w:szCs w:val="24"/>
        </w:rPr>
      </w:pPr>
    </w:p>
    <w:p w14:paraId="5EA6ED67"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Defense</w:t>
      </w:r>
    </w:p>
    <w:p w14:paraId="44EE7BCF"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While you are wearing armor, you gain a +1 bonus to AC. </w:t>
      </w:r>
    </w:p>
    <w:p w14:paraId="0C10838D" w14:textId="77777777" w:rsidR="00AB25EF" w:rsidRPr="000D5DB5" w:rsidRDefault="00AB25EF">
      <w:pPr>
        <w:contextualSpacing/>
        <w:rPr>
          <w:rFonts w:eastAsia="Times New Roman" w:cstheme="minorHAnsi"/>
          <w:sz w:val="24"/>
          <w:szCs w:val="24"/>
        </w:rPr>
      </w:pPr>
    </w:p>
    <w:p w14:paraId="70937968"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lastRenderedPageBreak/>
        <w:t>Dueling</w:t>
      </w:r>
    </w:p>
    <w:p w14:paraId="64A58C08"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are wielding a melee weapon in one hand and no other weapons, you gain a +2 bonus to damage rolls with that weapon.</w:t>
      </w:r>
    </w:p>
    <w:p w14:paraId="3DF9F57C" w14:textId="77777777" w:rsidR="00AB25EF" w:rsidRPr="000D5DB5" w:rsidRDefault="00AB25EF">
      <w:pPr>
        <w:contextualSpacing/>
        <w:rPr>
          <w:rFonts w:eastAsia="Times New Roman" w:cstheme="minorHAnsi"/>
          <w:sz w:val="24"/>
          <w:szCs w:val="24"/>
        </w:rPr>
      </w:pPr>
    </w:p>
    <w:p w14:paraId="394B6313"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Great Weapon Fighting</w:t>
      </w:r>
    </w:p>
    <w:p w14:paraId="1C249F41"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roll a 1 or 2 on a damage die for an attack you make with a melee weapon that you are wielding with two hands, you can reroll the die and must use the new roll, even if the new roll is a 1 or a 2. The weapon must have the two-handed or versatile property for you to gain this benefit.</w:t>
      </w:r>
    </w:p>
    <w:p w14:paraId="43FE41CD" w14:textId="77777777" w:rsidR="00AB25EF" w:rsidRPr="000D5DB5" w:rsidRDefault="00AB25EF">
      <w:pPr>
        <w:contextualSpacing/>
        <w:rPr>
          <w:rFonts w:eastAsia="Times New Roman" w:cstheme="minorHAnsi"/>
          <w:sz w:val="24"/>
          <w:szCs w:val="24"/>
        </w:rPr>
      </w:pPr>
    </w:p>
    <w:p w14:paraId="0C2F305D"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Protection</w:t>
      </w:r>
    </w:p>
    <w:p w14:paraId="095F1FED"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a creature you can see attacks a target other than you that is within 5 feet of you, you can use your reaction to impose disadvantage on the attack roll. You must be wielding a shield.</w:t>
      </w:r>
    </w:p>
    <w:p w14:paraId="21588D28" w14:textId="77777777" w:rsidR="00AB25EF" w:rsidRPr="000D5DB5" w:rsidRDefault="00AB25EF">
      <w:pPr>
        <w:contextualSpacing/>
        <w:rPr>
          <w:rFonts w:eastAsia="Times New Roman" w:cstheme="minorHAnsi"/>
          <w:sz w:val="24"/>
          <w:szCs w:val="24"/>
        </w:rPr>
      </w:pPr>
    </w:p>
    <w:p w14:paraId="5D2C0B00"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Two-Weapon Fighting</w:t>
      </w:r>
    </w:p>
    <w:p w14:paraId="7DAEE62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engage in two-weapon fighting, you can add your ability modifier to the damage of the second attack.</w:t>
      </w:r>
    </w:p>
    <w:p w14:paraId="39C12AC2" w14:textId="77777777" w:rsidR="00AB25EF" w:rsidRPr="000D5DB5" w:rsidRDefault="00AB25EF">
      <w:pPr>
        <w:contextualSpacing/>
        <w:rPr>
          <w:rFonts w:eastAsia="Times New Roman" w:cstheme="minorHAnsi"/>
          <w:sz w:val="24"/>
          <w:szCs w:val="24"/>
        </w:rPr>
      </w:pPr>
    </w:p>
    <w:p w14:paraId="42922938" w14:textId="77777777" w:rsidR="008B4259" w:rsidRPr="000D5DB5" w:rsidRDefault="008B4259">
      <w:pPr>
        <w:contextualSpacing/>
        <w:rPr>
          <w:rFonts w:eastAsia="Times New Roman" w:cstheme="minorHAnsi"/>
          <w:sz w:val="24"/>
          <w:szCs w:val="24"/>
        </w:rPr>
      </w:pPr>
      <w:bookmarkStart w:id="2239" w:name="_Hlk11069153"/>
      <w:bookmarkEnd w:id="2238"/>
      <w:r w:rsidRPr="000D5DB5">
        <w:rPr>
          <w:rFonts w:eastAsia="Times New Roman" w:cstheme="minorHAnsi"/>
          <w:b/>
          <w:bCs/>
          <w:color w:val="000000"/>
        </w:rPr>
        <w:t>Warrior Talent</w:t>
      </w:r>
    </w:p>
    <w:p w14:paraId="7C4433E3" w14:textId="77777777" w:rsidR="00F20944" w:rsidRPr="00F20944" w:rsidRDefault="00F20944" w:rsidP="00F20944">
      <w:pPr>
        <w:rPr>
          <w:rFonts w:eastAsia="Times New Roman" w:cstheme="minorHAnsi"/>
          <w:color w:val="000000"/>
        </w:rPr>
      </w:pPr>
      <w:r w:rsidRPr="00F20944">
        <w:rPr>
          <w:rFonts w:eastAsia="Times New Roman" w:cstheme="minorHAnsi"/>
          <w:color w:val="000000"/>
        </w:rPr>
        <w:t xml:space="preserve">Starting at 1st level, you gain a class talent, representing your preferred tactics and </w:t>
      </w:r>
      <w:r>
        <w:rPr>
          <w:rFonts w:eastAsia="Times New Roman" w:cstheme="minorHAnsi"/>
          <w:color w:val="000000"/>
        </w:rPr>
        <w:t>adaptability on the field of battle</w:t>
      </w:r>
      <w:r w:rsidRPr="00F20944">
        <w:rPr>
          <w:rFonts w:eastAsia="Times New Roman" w:cstheme="minorHAnsi"/>
          <w:color w:val="000000"/>
        </w:rPr>
        <w:t xml:space="preserve">. See Class Talents at the end of the Chapter 3 for options. </w:t>
      </w:r>
    </w:p>
    <w:p w14:paraId="5F8796E8" w14:textId="77777777" w:rsidR="00AB25EF" w:rsidRDefault="00F20944" w:rsidP="00F20944">
      <w:pPr>
        <w:rPr>
          <w:rFonts w:eastAsia="Times New Roman" w:cstheme="minorHAnsi"/>
          <w:color w:val="000000"/>
        </w:rPr>
      </w:pPr>
      <w:r w:rsidRPr="00F20944">
        <w:rPr>
          <w:rFonts w:eastAsia="Times New Roman" w:cstheme="minorHAnsi"/>
          <w:color w:val="000000"/>
        </w:rPr>
        <w:t>Whenever you qualify for another talent (as detailed in the talent column), you can choose another talent or gain another use of an existing talent.</w:t>
      </w:r>
    </w:p>
    <w:p w14:paraId="6FB51D77" w14:textId="77777777" w:rsidR="00F20944" w:rsidRPr="00AA7E3C" w:rsidRDefault="00F20944" w:rsidP="00F20944">
      <w:pPr>
        <w:rPr>
          <w:rFonts w:eastAsia="Times New Roman" w:cstheme="minorHAnsi"/>
          <w:sz w:val="24"/>
          <w:szCs w:val="24"/>
        </w:rPr>
      </w:pPr>
    </w:p>
    <w:p w14:paraId="1238609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Warrior Archetype</w:t>
      </w:r>
    </w:p>
    <w:p w14:paraId="17DEF640"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At 3rd level, you choose an archetype that you strive to emulate in your combat styles and techniques. Choose between the Arms Warrior, a champion in using great-weapons, the Fury Warrior, who focuses on bleeding his enemies and debilitating them tactically, or the Protection Warrior who focuses on defense while reflecting physical damage. All are detailed at the end of the class description. The archetype you choose grants you features at 3rd level and again at 7th, 10th, 15th, and 18th level.</w:t>
      </w:r>
    </w:p>
    <w:p w14:paraId="5F99A3DB" w14:textId="77777777" w:rsidR="00AB25EF" w:rsidRPr="000D5DB5" w:rsidRDefault="00AB25EF">
      <w:pPr>
        <w:contextualSpacing/>
        <w:rPr>
          <w:rFonts w:eastAsia="Times New Roman" w:cstheme="minorHAnsi"/>
          <w:sz w:val="24"/>
          <w:szCs w:val="24"/>
        </w:rPr>
      </w:pPr>
    </w:p>
    <w:p w14:paraId="242FE1A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Ability Score Improvement</w:t>
      </w:r>
    </w:p>
    <w:p w14:paraId="5BF0760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When you reach 4th level, and again at 6th, 8th, 12th, 14th, 16th, and 19th level, you can increase one ability score of your choice by 2, or you can increase two ability scores of your choice by 1. As normal, you can’t increase an ability score above 20 using this feature.</w:t>
      </w:r>
    </w:p>
    <w:p w14:paraId="32EC7A0E" w14:textId="77777777" w:rsidR="00AB25EF" w:rsidRPr="000D5DB5" w:rsidRDefault="00AB25EF">
      <w:pPr>
        <w:contextualSpacing/>
        <w:rPr>
          <w:rFonts w:eastAsia="Times New Roman" w:cstheme="minorHAnsi"/>
          <w:sz w:val="24"/>
          <w:szCs w:val="24"/>
        </w:rPr>
      </w:pPr>
    </w:p>
    <w:p w14:paraId="3513359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Extra Attack</w:t>
      </w:r>
    </w:p>
    <w:p w14:paraId="3CFAC448"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Beginning at 5th level, you can attack twice, instead of once, whenever you take the Attack action on your turn. The number of attacks increases to three when you reach 11th level in this class and to four when you reach 20th level in this class.</w:t>
      </w:r>
    </w:p>
    <w:p w14:paraId="7B48D85E" w14:textId="77777777" w:rsidR="00AB25EF" w:rsidRPr="000D5DB5" w:rsidRDefault="00AB25EF">
      <w:pPr>
        <w:contextualSpacing/>
        <w:rPr>
          <w:rFonts w:eastAsia="Times New Roman" w:cstheme="minorHAnsi"/>
          <w:sz w:val="24"/>
          <w:szCs w:val="24"/>
        </w:rPr>
      </w:pPr>
    </w:p>
    <w:p w14:paraId="34A182AA" w14:textId="77777777" w:rsidR="00AB25EF" w:rsidRPr="000D5DB5" w:rsidRDefault="00AB25EF">
      <w:pPr>
        <w:contextualSpacing/>
        <w:outlineLvl w:val="2"/>
        <w:rPr>
          <w:rFonts w:eastAsia="Times New Roman" w:cstheme="minorHAnsi"/>
          <w:b/>
          <w:bCs/>
          <w:sz w:val="27"/>
          <w:szCs w:val="27"/>
        </w:rPr>
      </w:pPr>
      <w:bookmarkStart w:id="2240" w:name="_Toc509138757"/>
      <w:bookmarkStart w:id="2241" w:name="_Toc54196410"/>
      <w:bookmarkEnd w:id="2239"/>
      <w:r w:rsidRPr="000D5DB5">
        <w:rPr>
          <w:rFonts w:eastAsia="Times New Roman" w:cstheme="minorHAnsi"/>
          <w:color w:val="2E75B5"/>
          <w:sz w:val="28"/>
          <w:szCs w:val="28"/>
        </w:rPr>
        <w:t>Warrior Archetypes</w:t>
      </w:r>
      <w:bookmarkEnd w:id="2240"/>
      <w:bookmarkEnd w:id="2241"/>
      <w:r w:rsidRPr="000D5DB5">
        <w:rPr>
          <w:rFonts w:eastAsia="Times New Roman" w:cstheme="minorHAnsi"/>
          <w:color w:val="2E75B5"/>
          <w:sz w:val="28"/>
          <w:szCs w:val="28"/>
        </w:rPr>
        <w:t xml:space="preserve"> </w:t>
      </w:r>
    </w:p>
    <w:p w14:paraId="331E789E" w14:textId="77777777" w:rsidR="00AB25EF" w:rsidRDefault="00AB25EF">
      <w:pPr>
        <w:contextualSpacing/>
        <w:rPr>
          <w:rFonts w:eastAsia="Times New Roman" w:cstheme="minorHAnsi"/>
          <w:color w:val="000000"/>
        </w:rPr>
      </w:pPr>
      <w:r w:rsidRPr="000D5DB5">
        <w:rPr>
          <w:rFonts w:eastAsia="Times New Roman" w:cstheme="minorHAnsi"/>
          <w:color w:val="000000"/>
        </w:rPr>
        <w:t xml:space="preserve">The warrior can choose from one of the below </w:t>
      </w:r>
      <w:r w:rsidRPr="001F25FA">
        <w:rPr>
          <w:rFonts w:eastAsia="Times New Roman" w:cstheme="minorHAnsi"/>
          <w:color w:val="000000"/>
        </w:rPr>
        <w:t>archetypes</w:t>
      </w:r>
      <w:r w:rsidRPr="000D5DB5">
        <w:rPr>
          <w:rFonts w:eastAsia="Times New Roman" w:cstheme="minorHAnsi"/>
          <w:i/>
          <w:iCs/>
          <w:color w:val="000000"/>
        </w:rPr>
        <w:t>.</w:t>
      </w:r>
      <w:r w:rsidRPr="000D5DB5">
        <w:rPr>
          <w:rFonts w:eastAsia="Times New Roman" w:cstheme="minorHAnsi"/>
          <w:color w:val="000000"/>
        </w:rPr>
        <w:t xml:space="preserve"> </w:t>
      </w:r>
    </w:p>
    <w:p w14:paraId="33061C77" w14:textId="77777777" w:rsidR="00982D42" w:rsidRPr="000D5DB5" w:rsidRDefault="00982D42">
      <w:pPr>
        <w:contextualSpacing/>
        <w:rPr>
          <w:rFonts w:eastAsia="Times New Roman" w:cstheme="minorHAnsi"/>
          <w:sz w:val="24"/>
          <w:szCs w:val="24"/>
        </w:rPr>
      </w:pPr>
    </w:p>
    <w:p w14:paraId="0C7EDD9F"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Arms</w:t>
      </w:r>
    </w:p>
    <w:p w14:paraId="7A08CED0" w14:textId="77777777" w:rsidR="00AB25EF" w:rsidRPr="000D5DB5" w:rsidRDefault="00EF13E1">
      <w:pPr>
        <w:contextualSpacing/>
        <w:rPr>
          <w:rFonts w:eastAsia="Times New Roman" w:cstheme="minorHAnsi"/>
          <w:sz w:val="24"/>
          <w:szCs w:val="24"/>
        </w:rPr>
      </w:pPr>
      <w:r>
        <w:rPr>
          <w:rFonts w:eastAsia="Times New Roman" w:cstheme="minorHAnsi"/>
          <w:color w:val="000000"/>
        </w:rPr>
        <w:t xml:space="preserve">You </w:t>
      </w:r>
      <w:r w:rsidR="00AB25EF" w:rsidRPr="000D5DB5">
        <w:rPr>
          <w:rFonts w:eastAsia="Times New Roman" w:cstheme="minorHAnsi"/>
          <w:color w:val="000000"/>
        </w:rPr>
        <w:t xml:space="preserve">focus on wielding great weapons, </w:t>
      </w:r>
      <w:r w:rsidR="00B1122B">
        <w:rPr>
          <w:rFonts w:eastAsia="Times New Roman" w:cstheme="minorHAnsi"/>
          <w:color w:val="000000"/>
        </w:rPr>
        <w:t>breaking enemy lines</w:t>
      </w:r>
      <w:r w:rsidR="00263E10">
        <w:rPr>
          <w:rFonts w:eastAsia="Times New Roman" w:cstheme="minorHAnsi"/>
          <w:color w:val="000000"/>
        </w:rPr>
        <w:t>, inflicting the first wounds in battle,</w:t>
      </w:r>
      <w:r w:rsidR="00B1122B">
        <w:rPr>
          <w:rFonts w:eastAsia="Times New Roman" w:cstheme="minorHAnsi"/>
          <w:color w:val="000000"/>
        </w:rPr>
        <w:t xml:space="preserve"> and </w:t>
      </w:r>
      <w:r w:rsidR="00AB25EF" w:rsidRPr="000D5DB5">
        <w:rPr>
          <w:rFonts w:eastAsia="Times New Roman" w:cstheme="minorHAnsi"/>
          <w:color w:val="000000"/>
        </w:rPr>
        <w:t xml:space="preserve">dealing </w:t>
      </w:r>
      <w:r>
        <w:rPr>
          <w:rFonts w:eastAsia="Times New Roman" w:cstheme="minorHAnsi"/>
          <w:color w:val="000000"/>
        </w:rPr>
        <w:t xml:space="preserve">massive </w:t>
      </w:r>
      <w:r w:rsidR="00AB25EF" w:rsidRPr="000D5DB5">
        <w:rPr>
          <w:rFonts w:eastAsia="Times New Roman" w:cstheme="minorHAnsi"/>
          <w:color w:val="000000"/>
        </w:rPr>
        <w:t>amounts of damage</w:t>
      </w:r>
      <w:r w:rsidR="00263E10">
        <w:rPr>
          <w:rFonts w:eastAsia="Times New Roman" w:cstheme="minorHAnsi"/>
          <w:color w:val="000000"/>
        </w:rPr>
        <w:t xml:space="preserve">. As they cleave </w:t>
      </w:r>
      <w:r>
        <w:rPr>
          <w:rFonts w:eastAsia="Times New Roman" w:cstheme="minorHAnsi"/>
          <w:color w:val="000000"/>
        </w:rPr>
        <w:t>through several creatures at once</w:t>
      </w:r>
      <w:r w:rsidR="00263E10">
        <w:rPr>
          <w:rFonts w:eastAsia="Times New Roman" w:cstheme="minorHAnsi"/>
          <w:color w:val="000000"/>
        </w:rPr>
        <w:t xml:space="preserve"> to soften </w:t>
      </w:r>
      <w:r w:rsidR="00263E10">
        <w:rPr>
          <w:rFonts w:eastAsia="Times New Roman" w:cstheme="minorHAnsi"/>
          <w:color w:val="000000"/>
        </w:rPr>
        <w:lastRenderedPageBreak/>
        <w:t>up their foes for their allies, a</w:t>
      </w:r>
      <w:r>
        <w:rPr>
          <w:rFonts w:eastAsia="Times New Roman" w:cstheme="minorHAnsi"/>
          <w:color w:val="000000"/>
        </w:rPr>
        <w:t xml:space="preserve">rms warriors </w:t>
      </w:r>
      <w:r w:rsidR="00263E10">
        <w:rPr>
          <w:rFonts w:eastAsia="Times New Roman" w:cstheme="minorHAnsi"/>
          <w:color w:val="000000"/>
        </w:rPr>
        <w:t xml:space="preserve">become an </w:t>
      </w:r>
      <w:r>
        <w:rPr>
          <w:rFonts w:eastAsia="Times New Roman" w:cstheme="minorHAnsi"/>
          <w:color w:val="000000"/>
        </w:rPr>
        <w:t>inspiring sight on the battlefield</w:t>
      </w:r>
      <w:r w:rsidR="00B1122B">
        <w:rPr>
          <w:rFonts w:eastAsia="Times New Roman" w:cstheme="minorHAnsi"/>
          <w:color w:val="000000"/>
        </w:rPr>
        <w:t>, and are masters of their chosen weapons</w:t>
      </w:r>
      <w:r>
        <w:rPr>
          <w:rFonts w:eastAsia="Times New Roman" w:cstheme="minorHAnsi"/>
          <w:color w:val="000000"/>
        </w:rPr>
        <w:t>.</w:t>
      </w:r>
    </w:p>
    <w:p w14:paraId="3EF2E84A" w14:textId="77777777" w:rsidR="00AB25EF" w:rsidRPr="000D5DB5" w:rsidRDefault="00AB25EF">
      <w:pPr>
        <w:contextualSpacing/>
        <w:rPr>
          <w:rFonts w:eastAsia="Times New Roman" w:cstheme="minorHAnsi"/>
          <w:sz w:val="24"/>
          <w:szCs w:val="24"/>
        </w:rPr>
      </w:pPr>
    </w:p>
    <w:p w14:paraId="07C639ED" w14:textId="47E0947F" w:rsidR="00B1122B" w:rsidRDefault="00DD344B" w:rsidP="00272CA8">
      <w:pPr>
        <w:contextualSpacing/>
        <w:rPr>
          <w:rFonts w:eastAsia="Times New Roman" w:cstheme="minorHAnsi"/>
          <w:color w:val="000000"/>
        </w:rPr>
      </w:pPr>
      <w:bookmarkStart w:id="2242" w:name="_Hlk22484009"/>
      <w:r>
        <w:rPr>
          <w:rFonts w:eastAsia="Times New Roman" w:cstheme="minorHAnsi"/>
          <w:b/>
          <w:bCs/>
          <w:color w:val="000000"/>
        </w:rPr>
        <w:t>First Blood</w:t>
      </w:r>
      <w:r w:rsidR="00B1122B">
        <w:rPr>
          <w:rFonts w:eastAsia="Times New Roman" w:cstheme="minorHAnsi"/>
          <w:b/>
          <w:bCs/>
          <w:color w:val="000000"/>
        </w:rPr>
        <w:t xml:space="preserve">. </w:t>
      </w:r>
      <w:r w:rsidR="00B1122B">
        <w:rPr>
          <w:rFonts w:eastAsia="Times New Roman" w:cstheme="minorHAnsi"/>
          <w:color w:val="000000"/>
        </w:rPr>
        <w:t xml:space="preserve">Starting upon gaining this archetype at 3rd level, </w:t>
      </w:r>
      <w:r>
        <w:rPr>
          <w:rFonts w:eastAsia="Times New Roman" w:cstheme="minorHAnsi"/>
          <w:color w:val="000000"/>
        </w:rPr>
        <w:t xml:space="preserve">you gain a +2 bonus to </w:t>
      </w:r>
      <w:r w:rsidR="00263E10">
        <w:rPr>
          <w:rFonts w:eastAsia="Times New Roman" w:cstheme="minorHAnsi"/>
          <w:color w:val="000000"/>
        </w:rPr>
        <w:t xml:space="preserve">your </w:t>
      </w:r>
      <w:ins w:id="2243" w:author="Admin" w:date="2021-08-30T12:21:00Z">
        <w:r w:rsidR="00C85452">
          <w:rPr>
            <w:rFonts w:eastAsia="Times New Roman" w:cstheme="minorHAnsi"/>
            <w:color w:val="000000"/>
          </w:rPr>
          <w:t xml:space="preserve">melee </w:t>
        </w:r>
      </w:ins>
      <w:r w:rsidR="00263E10">
        <w:rPr>
          <w:rFonts w:eastAsia="Times New Roman" w:cstheme="minorHAnsi"/>
          <w:color w:val="000000"/>
        </w:rPr>
        <w:t xml:space="preserve">attack </w:t>
      </w:r>
      <w:ins w:id="2244" w:author="Admin" w:date="2021-05-07T13:14:00Z">
        <w:r w:rsidR="00706CFB">
          <w:rPr>
            <w:rFonts w:eastAsia="Times New Roman" w:cstheme="minorHAnsi"/>
            <w:color w:val="000000"/>
          </w:rPr>
          <w:t xml:space="preserve">and damage </w:t>
        </w:r>
      </w:ins>
      <w:r w:rsidR="00263E10">
        <w:rPr>
          <w:rFonts w:eastAsia="Times New Roman" w:cstheme="minorHAnsi"/>
          <w:color w:val="000000"/>
        </w:rPr>
        <w:t xml:space="preserve">rolls </w:t>
      </w:r>
      <w:del w:id="2245" w:author="Admin" w:date="2021-05-07T13:14:00Z">
        <w:r w:rsidR="00263E10" w:rsidDel="00706CFB">
          <w:rPr>
            <w:rFonts w:eastAsia="Times New Roman" w:cstheme="minorHAnsi"/>
            <w:color w:val="000000"/>
          </w:rPr>
          <w:delText xml:space="preserve">and can add your </w:delText>
        </w:r>
        <w:r w:rsidR="00B1122B" w:rsidDel="00706CFB">
          <w:rPr>
            <w:rFonts w:eastAsia="Times New Roman" w:cstheme="minorHAnsi"/>
            <w:color w:val="000000"/>
          </w:rPr>
          <w:delText>Strength</w:delText>
        </w:r>
        <w:r w:rsidDel="00706CFB">
          <w:rPr>
            <w:rFonts w:eastAsia="Times New Roman" w:cstheme="minorHAnsi"/>
            <w:color w:val="000000"/>
          </w:rPr>
          <w:delText xml:space="preserve"> </w:delText>
        </w:r>
        <w:r w:rsidR="00B1122B" w:rsidDel="00706CFB">
          <w:rPr>
            <w:rFonts w:eastAsia="Times New Roman" w:cstheme="minorHAnsi"/>
            <w:color w:val="000000"/>
          </w:rPr>
          <w:delText>modifier</w:delText>
        </w:r>
        <w:r w:rsidDel="00706CFB">
          <w:rPr>
            <w:rFonts w:eastAsia="Times New Roman" w:cstheme="minorHAnsi"/>
            <w:color w:val="000000"/>
          </w:rPr>
          <w:delText xml:space="preserve"> </w:delText>
        </w:r>
        <w:r w:rsidR="00263E10" w:rsidDel="00706CFB">
          <w:rPr>
            <w:rFonts w:eastAsia="Times New Roman" w:cstheme="minorHAnsi"/>
            <w:color w:val="000000"/>
          </w:rPr>
          <w:delText xml:space="preserve">to your damage rolls </w:delText>
        </w:r>
      </w:del>
      <w:r>
        <w:rPr>
          <w:rFonts w:eastAsia="Times New Roman" w:cstheme="minorHAnsi"/>
          <w:color w:val="000000"/>
        </w:rPr>
        <w:t xml:space="preserve">so long as you are targeting a creature that </w:t>
      </w:r>
      <w:del w:id="2246" w:author="Admin" w:date="2021-05-07T13:14:00Z">
        <w:r w:rsidDel="00706CFB">
          <w:rPr>
            <w:rFonts w:eastAsia="Times New Roman" w:cstheme="minorHAnsi"/>
            <w:color w:val="000000"/>
          </w:rPr>
          <w:delText xml:space="preserve">is above half their maximum hit points (or is not </w:delText>
        </w:r>
      </w:del>
      <w:ins w:id="2247" w:author="Admin" w:date="2021-05-07T13:14:00Z">
        <w:r w:rsidR="00706CFB">
          <w:rPr>
            <w:rFonts w:eastAsia="Times New Roman" w:cstheme="minorHAnsi"/>
            <w:color w:val="000000"/>
          </w:rPr>
          <w:t xml:space="preserve">does not have the </w:t>
        </w:r>
      </w:ins>
      <w:r>
        <w:rPr>
          <w:rFonts w:eastAsia="Times New Roman" w:cstheme="minorHAnsi"/>
          <w:color w:val="000000"/>
        </w:rPr>
        <w:t>Bloodied</w:t>
      </w:r>
      <w:ins w:id="2248" w:author="Admin" w:date="2021-05-07T13:14:00Z">
        <w:r w:rsidR="00706CFB">
          <w:rPr>
            <w:rFonts w:eastAsia="Times New Roman" w:cstheme="minorHAnsi"/>
            <w:color w:val="000000"/>
          </w:rPr>
          <w:t xml:space="preserve"> condition</w:t>
        </w:r>
      </w:ins>
      <w:del w:id="2249" w:author="Admin" w:date="2021-05-07T13:14:00Z">
        <w:r w:rsidDel="00706CFB">
          <w:rPr>
            <w:rFonts w:eastAsia="Times New Roman" w:cstheme="minorHAnsi"/>
            <w:color w:val="000000"/>
          </w:rPr>
          <w:delText>)</w:delText>
        </w:r>
      </w:del>
      <w:r w:rsidR="00B1122B">
        <w:rPr>
          <w:rFonts w:eastAsia="Times New Roman" w:cstheme="minorHAnsi"/>
          <w:color w:val="000000"/>
        </w:rPr>
        <w:t xml:space="preserve">. </w:t>
      </w:r>
      <w:del w:id="2250" w:author="Admin" w:date="2021-05-07T13:14:00Z">
        <w:r w:rsidR="00B1122B" w:rsidDel="00706CFB">
          <w:rPr>
            <w:rFonts w:eastAsia="Times New Roman" w:cstheme="minorHAnsi"/>
            <w:color w:val="000000"/>
          </w:rPr>
          <w:delText xml:space="preserve">This is applied even if you normally add your Agility modifier to damage. </w:delText>
        </w:r>
      </w:del>
    </w:p>
    <w:p w14:paraId="5AA8E0CF" w14:textId="77777777" w:rsidR="00B1122B" w:rsidRPr="00B1122B" w:rsidRDefault="00B1122B" w:rsidP="00DA1AE7">
      <w:pPr>
        <w:contextualSpacing/>
        <w:rPr>
          <w:rFonts w:eastAsia="Times New Roman" w:cstheme="minorHAnsi"/>
          <w:color w:val="000000"/>
        </w:rPr>
      </w:pPr>
    </w:p>
    <w:p w14:paraId="1BC54962" w14:textId="77777777" w:rsidR="00AB25EF" w:rsidRPr="000D5DB5" w:rsidRDefault="00DD344B" w:rsidP="00272CA8">
      <w:pPr>
        <w:contextualSpacing/>
        <w:rPr>
          <w:rFonts w:eastAsia="Times New Roman" w:cstheme="minorHAnsi"/>
          <w:sz w:val="24"/>
          <w:szCs w:val="24"/>
        </w:rPr>
      </w:pPr>
      <w:r>
        <w:rPr>
          <w:rFonts w:eastAsia="Times New Roman" w:cstheme="minorHAnsi"/>
          <w:b/>
          <w:bCs/>
          <w:color w:val="000000"/>
        </w:rPr>
        <w:t xml:space="preserve">Cleaving Strike </w:t>
      </w:r>
      <w:r w:rsidR="00AB25EF" w:rsidRPr="000D5DB5">
        <w:rPr>
          <w:rFonts w:eastAsia="Times New Roman" w:cstheme="minorHAnsi"/>
          <w:b/>
          <w:bCs/>
          <w:color w:val="000000"/>
        </w:rPr>
        <w:t xml:space="preserve">[Strike]. </w:t>
      </w:r>
      <w:r w:rsidR="00B1122B">
        <w:rPr>
          <w:rFonts w:eastAsia="Times New Roman" w:cstheme="minorHAnsi"/>
          <w:color w:val="000000"/>
        </w:rPr>
        <w:t xml:space="preserve">Also </w:t>
      </w:r>
      <w:r w:rsidR="00AB25EF" w:rsidRPr="000D5DB5">
        <w:rPr>
          <w:rFonts w:eastAsia="Times New Roman" w:cstheme="minorHAnsi"/>
          <w:color w:val="000000"/>
        </w:rPr>
        <w:t>at 3rd level, when you successfully attack and damage a creature</w:t>
      </w:r>
      <w:r w:rsidR="00961EC2">
        <w:rPr>
          <w:rFonts w:eastAsia="Times New Roman" w:cstheme="minorHAnsi"/>
          <w:color w:val="000000"/>
        </w:rPr>
        <w:t xml:space="preserve"> with a melee attack</w:t>
      </w:r>
      <w:r w:rsidR="00AB25EF" w:rsidRPr="000D5DB5">
        <w:rPr>
          <w:rFonts w:eastAsia="Times New Roman" w:cstheme="minorHAnsi"/>
          <w:color w:val="000000"/>
        </w:rPr>
        <w:t xml:space="preserve">, you </w:t>
      </w:r>
      <w:r w:rsidR="00B1122B">
        <w:rPr>
          <w:rFonts w:eastAsia="Times New Roman" w:cstheme="minorHAnsi"/>
          <w:color w:val="000000"/>
        </w:rPr>
        <w:t xml:space="preserve">spend a bonus action to attack </w:t>
      </w:r>
      <w:del w:id="2251" w:author="Admin" w:date="2020-10-19T20:17:00Z">
        <w:r w:rsidR="00B1122B" w:rsidDel="00AB2253">
          <w:rPr>
            <w:rFonts w:eastAsia="Times New Roman" w:cstheme="minorHAnsi"/>
            <w:color w:val="000000"/>
          </w:rPr>
          <w:delText xml:space="preserve">another </w:delText>
        </w:r>
        <w:r w:rsidR="00AB25EF" w:rsidRPr="000D5DB5" w:rsidDel="00AB2253">
          <w:rPr>
            <w:rFonts w:eastAsia="Times New Roman" w:cstheme="minorHAnsi"/>
            <w:color w:val="000000"/>
          </w:rPr>
          <w:delText>creatures</w:delText>
        </w:r>
      </w:del>
      <w:ins w:id="2252" w:author="Admin" w:date="2020-10-19T20:17:00Z">
        <w:r w:rsidR="00AB2253">
          <w:rPr>
            <w:rFonts w:eastAsia="Times New Roman" w:cstheme="minorHAnsi"/>
            <w:color w:val="000000"/>
          </w:rPr>
          <w:t xml:space="preserve">another </w:t>
        </w:r>
        <w:r w:rsidR="00AB2253" w:rsidRPr="000D5DB5">
          <w:rPr>
            <w:rFonts w:eastAsia="Times New Roman" w:cstheme="minorHAnsi"/>
            <w:color w:val="000000"/>
          </w:rPr>
          <w:t>creature</w:t>
        </w:r>
      </w:ins>
      <w:r w:rsidR="002518CF">
        <w:rPr>
          <w:rFonts w:eastAsia="Times New Roman" w:cstheme="minorHAnsi"/>
          <w:color w:val="000000"/>
        </w:rPr>
        <w:t xml:space="preserve"> you choose </w:t>
      </w:r>
      <w:r w:rsidR="00B1122B">
        <w:rPr>
          <w:rFonts w:eastAsia="Times New Roman" w:cstheme="minorHAnsi"/>
          <w:color w:val="000000"/>
        </w:rPr>
        <w:t xml:space="preserve">that is within </w:t>
      </w:r>
      <w:r w:rsidR="00AB25EF" w:rsidRPr="000D5DB5">
        <w:rPr>
          <w:rFonts w:eastAsia="Times New Roman" w:cstheme="minorHAnsi"/>
          <w:color w:val="000000"/>
        </w:rPr>
        <w:t xml:space="preserve">5 feet away from </w:t>
      </w:r>
      <w:r w:rsidR="00B1122B">
        <w:rPr>
          <w:rFonts w:eastAsia="Times New Roman" w:cstheme="minorHAnsi"/>
          <w:color w:val="000000"/>
        </w:rPr>
        <w:t>the first target</w:t>
      </w:r>
      <w:r w:rsidR="00AB25EF" w:rsidRPr="000D5DB5">
        <w:rPr>
          <w:rFonts w:eastAsia="Times New Roman" w:cstheme="minorHAnsi"/>
          <w:color w:val="000000"/>
        </w:rPr>
        <w:t xml:space="preserve">. </w:t>
      </w:r>
      <w:ins w:id="2253" w:author="Admin" w:date="2021-05-07T13:12:00Z">
        <w:r w:rsidR="00706CFB">
          <w:rPr>
            <w:rFonts w:eastAsia="Times New Roman" w:cstheme="minorHAnsi"/>
            <w:color w:val="000000"/>
          </w:rPr>
          <w:t>If you already have the Great Weapon Master feat</w:t>
        </w:r>
      </w:ins>
      <w:ins w:id="2254" w:author="Admin" w:date="2021-05-07T13:13:00Z">
        <w:r w:rsidR="00706CFB">
          <w:rPr>
            <w:rFonts w:eastAsia="Times New Roman" w:cstheme="minorHAnsi"/>
            <w:color w:val="000000"/>
          </w:rPr>
          <w:t xml:space="preserve">, and if its conditions trigger, resolve the Great Weapon Mastery extra attack, and then the Cleaving Strike. </w:t>
        </w:r>
      </w:ins>
      <w:ins w:id="2255" w:author="Admin" w:date="2021-05-07T13:14:00Z">
        <w:r w:rsidR="00706CFB">
          <w:rPr>
            <w:rFonts w:eastAsia="Times New Roman" w:cstheme="minorHAnsi"/>
            <w:color w:val="000000"/>
          </w:rPr>
          <w:t xml:space="preserve">Both use the same bonus action. </w:t>
        </w:r>
      </w:ins>
    </w:p>
    <w:p w14:paraId="7A9CE274" w14:textId="77777777" w:rsidR="00AB25EF" w:rsidRPr="000D5DB5" w:rsidRDefault="00AB25EF">
      <w:pPr>
        <w:contextualSpacing/>
        <w:rPr>
          <w:rFonts w:eastAsia="Times New Roman" w:cstheme="minorHAnsi"/>
          <w:sz w:val="24"/>
          <w:szCs w:val="24"/>
        </w:rPr>
      </w:pPr>
    </w:p>
    <w:p w14:paraId="6FA882A2" w14:textId="0DAD9BCA" w:rsidR="00B1122B" w:rsidRDefault="00B1122B" w:rsidP="00272CA8">
      <w:pPr>
        <w:contextualSpacing/>
        <w:rPr>
          <w:rFonts w:eastAsia="Times New Roman" w:cstheme="minorHAnsi"/>
          <w:color w:val="000000"/>
        </w:rPr>
      </w:pPr>
      <w:r>
        <w:rPr>
          <w:rFonts w:eastAsia="Times New Roman" w:cstheme="minorHAnsi"/>
          <w:b/>
          <w:bCs/>
          <w:color w:val="000000"/>
        </w:rPr>
        <w:t>Master of Arms</w:t>
      </w:r>
      <w:r w:rsidR="00A459B2" w:rsidRPr="00A459B2">
        <w:rPr>
          <w:rFonts w:eastAsia="Times New Roman" w:cstheme="minorHAnsi"/>
          <w:b/>
          <w:bCs/>
          <w:color w:val="000000"/>
        </w:rPr>
        <w:t xml:space="preserve">. </w:t>
      </w:r>
      <w:r w:rsidR="00A459B2" w:rsidRPr="00A459B2">
        <w:rPr>
          <w:rFonts w:eastAsia="Times New Roman" w:cstheme="minorHAnsi"/>
          <w:color w:val="000000"/>
        </w:rPr>
        <w:t xml:space="preserve">Starting at 7th level, </w:t>
      </w:r>
      <w:r w:rsidR="00DD344B">
        <w:rPr>
          <w:rFonts w:eastAsia="Times New Roman" w:cstheme="minorHAnsi"/>
          <w:color w:val="000000"/>
        </w:rPr>
        <w:t>w</w:t>
      </w:r>
      <w:r w:rsidR="00DD344B" w:rsidRPr="00DD344B">
        <w:rPr>
          <w:rFonts w:eastAsia="Times New Roman" w:cstheme="minorHAnsi"/>
          <w:color w:val="000000"/>
        </w:rPr>
        <w:t xml:space="preserve">hen you use a strike effect, you can apply it to all your </w:t>
      </w:r>
      <w:ins w:id="2256" w:author="Admin" w:date="2021-08-30T12:21:00Z">
        <w:r w:rsidR="00C85452">
          <w:rPr>
            <w:rFonts w:eastAsia="Times New Roman" w:cstheme="minorHAnsi"/>
            <w:color w:val="000000"/>
          </w:rPr>
          <w:t xml:space="preserve">melee </w:t>
        </w:r>
      </w:ins>
      <w:r w:rsidR="00DD344B" w:rsidRPr="00DD344B">
        <w:rPr>
          <w:rFonts w:eastAsia="Times New Roman" w:cstheme="minorHAnsi"/>
          <w:color w:val="000000"/>
        </w:rPr>
        <w:t>attacks until the start of your turn in the next round</w:t>
      </w:r>
      <w:ins w:id="2257" w:author="Admin" w:date="2021-05-07T13:15:00Z">
        <w:r w:rsidR="00706CFB">
          <w:rPr>
            <w:rFonts w:eastAsia="Times New Roman" w:cstheme="minorHAnsi"/>
            <w:color w:val="000000"/>
          </w:rPr>
          <w:t xml:space="preserve"> with the same bonus action</w:t>
        </w:r>
      </w:ins>
      <w:del w:id="2258" w:author="Admin" w:date="2021-05-07T13:15:00Z">
        <w:r w:rsidR="00DD344B" w:rsidRPr="00DD344B" w:rsidDel="00706CFB">
          <w:rPr>
            <w:rFonts w:eastAsia="Times New Roman" w:cstheme="minorHAnsi"/>
            <w:color w:val="000000"/>
          </w:rPr>
          <w:delText xml:space="preserve">, </w:delText>
        </w:r>
      </w:del>
      <w:ins w:id="2259" w:author="Admin" w:date="2021-05-07T13:15:00Z">
        <w:r w:rsidR="00706CFB">
          <w:rPr>
            <w:rFonts w:eastAsia="Times New Roman" w:cstheme="minorHAnsi"/>
            <w:color w:val="000000"/>
          </w:rPr>
          <w:t xml:space="preserve">. Limited-use strike effects are still limited by their uses. </w:t>
        </w:r>
      </w:ins>
      <w:del w:id="2260" w:author="Admin" w:date="2021-05-07T13:15:00Z">
        <w:r w:rsidR="00DD344B" w:rsidRPr="00DD344B" w:rsidDel="00706CFB">
          <w:rPr>
            <w:rFonts w:eastAsia="Times New Roman" w:cstheme="minorHAnsi"/>
            <w:color w:val="000000"/>
          </w:rPr>
          <w:delText xml:space="preserve">so long </w:delText>
        </w:r>
      </w:del>
      <w:del w:id="2261" w:author="Admin" w:date="2021-05-07T13:16:00Z">
        <w:r w:rsidR="00DD344B" w:rsidRPr="00DD344B" w:rsidDel="00706CFB">
          <w:rPr>
            <w:rFonts w:eastAsia="Times New Roman" w:cstheme="minorHAnsi"/>
            <w:color w:val="000000"/>
          </w:rPr>
          <w:delText xml:space="preserve">as </w:delText>
        </w:r>
        <w:r w:rsidR="00DD344B" w:rsidDel="00706CFB">
          <w:rPr>
            <w:rFonts w:eastAsia="Times New Roman" w:cstheme="minorHAnsi"/>
            <w:color w:val="000000"/>
          </w:rPr>
          <w:delText xml:space="preserve">the strike has </w:delText>
        </w:r>
        <w:r w:rsidR="00DD344B" w:rsidRPr="00DD344B" w:rsidDel="00706CFB">
          <w:rPr>
            <w:rFonts w:eastAsia="Times New Roman" w:cstheme="minorHAnsi"/>
            <w:color w:val="000000"/>
          </w:rPr>
          <w:delText>sufficient uses.</w:delText>
        </w:r>
      </w:del>
    </w:p>
    <w:p w14:paraId="2EA882DB" w14:textId="77777777" w:rsidR="00A459B2" w:rsidRPr="000D5DB5" w:rsidRDefault="00A459B2">
      <w:pPr>
        <w:contextualSpacing/>
        <w:rPr>
          <w:rFonts w:eastAsia="Times New Roman" w:cstheme="minorHAnsi"/>
          <w:sz w:val="24"/>
          <w:szCs w:val="24"/>
        </w:rPr>
      </w:pPr>
    </w:p>
    <w:p w14:paraId="11B0C4BB" w14:textId="4FADFB9E" w:rsidR="00263E10" w:rsidRDefault="006F1A10" w:rsidP="00272CA8">
      <w:pPr>
        <w:contextualSpacing/>
        <w:rPr>
          <w:rFonts w:eastAsia="Times New Roman" w:cstheme="minorHAnsi"/>
          <w:color w:val="000000"/>
        </w:rPr>
      </w:pPr>
      <w:r w:rsidRPr="000D5DB5">
        <w:rPr>
          <w:rFonts w:eastAsia="Times New Roman" w:cstheme="minorHAnsi"/>
          <w:b/>
          <w:bCs/>
          <w:color w:val="000000"/>
        </w:rPr>
        <w:t xml:space="preserve">Mortal Strike [Strike]. </w:t>
      </w:r>
      <w:r w:rsidRPr="000D5DB5">
        <w:rPr>
          <w:rFonts w:eastAsia="Times New Roman" w:cstheme="minorHAnsi"/>
          <w:color w:val="000000"/>
        </w:rPr>
        <w:t xml:space="preserve">Starting at 10th level, you may severely wound a creature’s healing capabilities if you successfully apply a mortal strike. If a creature is affected by a Mortal Strike, </w:t>
      </w:r>
      <w:del w:id="2262" w:author="Admin" w:date="2021-05-07T13:17:00Z">
        <w:r w:rsidRPr="000D5DB5" w:rsidDel="00706CFB">
          <w:rPr>
            <w:rFonts w:eastAsia="Times New Roman" w:cstheme="minorHAnsi"/>
            <w:color w:val="000000"/>
          </w:rPr>
          <w:delText xml:space="preserve">they </w:delText>
        </w:r>
      </w:del>
      <w:ins w:id="2263" w:author="Admin" w:date="2021-05-07T13:17:00Z">
        <w:r w:rsidR="00706CFB">
          <w:rPr>
            <w:rFonts w:eastAsia="Times New Roman" w:cstheme="minorHAnsi"/>
            <w:color w:val="000000"/>
          </w:rPr>
          <w:t xml:space="preserve">you deal 2 extra points of damage to them, and they </w:t>
        </w:r>
      </w:ins>
      <w:r w:rsidR="00263E10">
        <w:rPr>
          <w:rFonts w:eastAsia="Times New Roman" w:cstheme="minorHAnsi"/>
          <w:color w:val="000000"/>
        </w:rPr>
        <w:t xml:space="preserve">must succeed on a Stamina saving throw against a DC equal to 8 + your proficiency bonus + your Strength bonus or </w:t>
      </w:r>
      <w:r w:rsidRPr="000D5DB5">
        <w:rPr>
          <w:rFonts w:eastAsia="Times New Roman" w:cstheme="minorHAnsi"/>
          <w:color w:val="000000"/>
        </w:rPr>
        <w:t>take 50% less healing from all sources for one minute</w:t>
      </w:r>
      <w:r w:rsidR="00DD344B">
        <w:rPr>
          <w:rFonts w:eastAsia="Times New Roman" w:cstheme="minorHAnsi"/>
          <w:color w:val="000000"/>
        </w:rPr>
        <w:t xml:space="preserve">. </w:t>
      </w:r>
      <w:ins w:id="2264" w:author="Admin" w:date="2021-08-30T12:21:00Z">
        <w:r w:rsidR="00C85452">
          <w:rPr>
            <w:rFonts w:eastAsia="Times New Roman" w:cstheme="minorHAnsi"/>
            <w:color w:val="000000"/>
          </w:rPr>
          <w:t xml:space="preserve">Mortal Strike can only be used with melee weapons. </w:t>
        </w:r>
      </w:ins>
    </w:p>
    <w:p w14:paraId="4578041D" w14:textId="77777777" w:rsidR="006F1A10" w:rsidRDefault="00DD344B" w:rsidP="00933464">
      <w:pPr>
        <w:contextualSpacing/>
        <w:rPr>
          <w:rFonts w:eastAsia="Times New Roman" w:cstheme="minorHAnsi"/>
          <w:color w:val="000000"/>
        </w:rPr>
      </w:pPr>
      <w:r>
        <w:rPr>
          <w:rFonts w:eastAsia="Times New Roman" w:cstheme="minorHAnsi"/>
          <w:color w:val="000000"/>
        </w:rPr>
        <w:t xml:space="preserve">So long as a creature is affected this way, </w:t>
      </w:r>
      <w:del w:id="2265" w:author="Admin" w:date="2021-05-07T13:16:00Z">
        <w:r w:rsidDel="00706CFB">
          <w:rPr>
            <w:rFonts w:eastAsia="Times New Roman" w:cstheme="minorHAnsi"/>
            <w:color w:val="000000"/>
          </w:rPr>
          <w:delText xml:space="preserve">it is always treated as if </w:delText>
        </w:r>
        <w:r w:rsidR="00263E10" w:rsidDel="00706CFB">
          <w:rPr>
            <w:rFonts w:eastAsia="Times New Roman" w:cstheme="minorHAnsi"/>
            <w:color w:val="000000"/>
          </w:rPr>
          <w:delText xml:space="preserve">it is </w:delText>
        </w:r>
        <w:r w:rsidDel="00706CFB">
          <w:rPr>
            <w:rFonts w:eastAsia="Times New Roman" w:cstheme="minorHAnsi"/>
            <w:color w:val="000000"/>
          </w:rPr>
          <w:delText>Bloodied for the purposes of your First Blood feature</w:delText>
        </w:r>
      </w:del>
      <w:ins w:id="2266" w:author="Admin" w:date="2021-05-07T13:16:00Z">
        <w:r w:rsidR="00706CFB">
          <w:rPr>
            <w:rFonts w:eastAsia="Times New Roman" w:cstheme="minorHAnsi"/>
            <w:color w:val="000000"/>
          </w:rPr>
          <w:t>you may always apply your First Blood feature to the target (even if they do have the Bloodied condition)</w:t>
        </w:r>
      </w:ins>
      <w:r w:rsidR="006F1A10" w:rsidRPr="000D5DB5">
        <w:rPr>
          <w:rFonts w:eastAsia="Times New Roman" w:cstheme="minorHAnsi"/>
          <w:color w:val="000000"/>
        </w:rPr>
        <w:t xml:space="preserve">. A creature cannot be affected by this ability more than once in 24 hours. </w:t>
      </w:r>
    </w:p>
    <w:p w14:paraId="28429FA2" w14:textId="77777777" w:rsidR="0021128D" w:rsidRDefault="0021128D" w:rsidP="006F1A10">
      <w:pPr>
        <w:contextualSpacing/>
        <w:rPr>
          <w:rFonts w:eastAsia="Times New Roman" w:cstheme="minorHAnsi"/>
          <w:color w:val="000000"/>
        </w:rPr>
      </w:pPr>
    </w:p>
    <w:bookmarkEnd w:id="2242"/>
    <w:p w14:paraId="1EF2CE30" w14:textId="77777777" w:rsidR="00263E10" w:rsidRDefault="00263E10" w:rsidP="005A7A06">
      <w:pPr>
        <w:contextualSpacing/>
        <w:rPr>
          <w:rFonts w:eastAsia="Times New Roman" w:cstheme="minorHAnsi"/>
          <w:color w:val="000000"/>
        </w:rPr>
      </w:pPr>
      <w:r>
        <w:rPr>
          <w:rFonts w:eastAsia="Times New Roman" w:cstheme="minorHAnsi"/>
          <w:b/>
          <w:bCs/>
          <w:color w:val="000000"/>
        </w:rPr>
        <w:t xml:space="preserve">Die by the Sword. </w:t>
      </w:r>
      <w:r>
        <w:rPr>
          <w:rFonts w:eastAsia="Times New Roman" w:cstheme="minorHAnsi"/>
          <w:color w:val="000000"/>
        </w:rPr>
        <w:t xml:space="preserve">Starting at 15th level, </w:t>
      </w:r>
      <w:r w:rsidR="00186D60">
        <w:rPr>
          <w:rFonts w:eastAsia="Times New Roman" w:cstheme="minorHAnsi"/>
          <w:color w:val="000000"/>
        </w:rPr>
        <w:t xml:space="preserve">you are inspired by battlefield glories, and are able to react quickly to attacks. Whenever a target within 5 feet of you makes a successful </w:t>
      </w:r>
      <w:r w:rsidR="005A7A06">
        <w:rPr>
          <w:rFonts w:eastAsia="Times New Roman" w:cstheme="minorHAnsi"/>
          <w:color w:val="000000"/>
        </w:rPr>
        <w:t xml:space="preserve">attack against you, you gain a </w:t>
      </w:r>
      <w:r w:rsidR="00186D60">
        <w:rPr>
          <w:rFonts w:eastAsia="Times New Roman" w:cstheme="minorHAnsi"/>
          <w:color w:val="000000"/>
        </w:rPr>
        <w:t xml:space="preserve">d6 Counterattack dice. You may spend the dice to make an attack as a reaction at any point out of your turn so long as the target dealt damage to you in the last minute, and may add the counterattack dice result to the total damage. </w:t>
      </w:r>
      <w:r w:rsidR="00D6223C">
        <w:rPr>
          <w:rFonts w:eastAsia="Times New Roman" w:cstheme="minorHAnsi"/>
          <w:color w:val="000000"/>
        </w:rPr>
        <w:t xml:space="preserve">Unlike with normal reactions, you may apply one strike effect to this attack. </w:t>
      </w:r>
    </w:p>
    <w:p w14:paraId="63DCD416" w14:textId="77777777" w:rsidR="00AF6194" w:rsidRPr="00263E10" w:rsidRDefault="00186D60" w:rsidP="005A7A06">
      <w:pPr>
        <w:contextualSpacing/>
        <w:rPr>
          <w:rFonts w:eastAsia="Times New Roman" w:cstheme="minorHAnsi"/>
          <w:color w:val="000000"/>
        </w:rPr>
      </w:pPr>
      <w:r>
        <w:rPr>
          <w:rFonts w:eastAsia="Times New Roman" w:cstheme="minorHAnsi"/>
          <w:color w:val="000000"/>
        </w:rPr>
        <w:t>You can hold up to 3</w:t>
      </w:r>
      <w:r w:rsidR="005A7A06">
        <w:rPr>
          <w:rFonts w:eastAsia="Times New Roman" w:cstheme="minorHAnsi"/>
          <w:color w:val="000000"/>
        </w:rPr>
        <w:t xml:space="preserve"> </w:t>
      </w:r>
      <w:r>
        <w:rPr>
          <w:rFonts w:eastAsia="Times New Roman" w:cstheme="minorHAnsi"/>
          <w:color w:val="000000"/>
        </w:rPr>
        <w:t>Counterattack dice</w:t>
      </w:r>
      <w:r w:rsidR="00AF6194">
        <w:rPr>
          <w:rFonts w:eastAsia="Times New Roman" w:cstheme="minorHAnsi"/>
          <w:color w:val="000000"/>
        </w:rPr>
        <w:t xml:space="preserve">. They all fade within one minute if not consumed. </w:t>
      </w:r>
    </w:p>
    <w:p w14:paraId="29C1493A" w14:textId="77777777" w:rsidR="00263E10" w:rsidRPr="00AF6194" w:rsidRDefault="00263E10" w:rsidP="00263E10">
      <w:pPr>
        <w:contextualSpacing/>
        <w:rPr>
          <w:rFonts w:eastAsia="Times New Roman" w:cstheme="minorHAnsi"/>
          <w:color w:val="000000"/>
        </w:rPr>
      </w:pPr>
    </w:p>
    <w:p w14:paraId="77230BDC" w14:textId="77777777" w:rsidR="00263E10" w:rsidRDefault="003A70DB" w:rsidP="003A70DB">
      <w:pPr>
        <w:contextualSpacing/>
        <w:rPr>
          <w:rFonts w:eastAsia="Times New Roman" w:cstheme="minorHAnsi"/>
          <w:color w:val="000000"/>
        </w:rPr>
      </w:pPr>
      <w:r>
        <w:rPr>
          <w:rFonts w:eastAsia="Times New Roman" w:cstheme="minorHAnsi"/>
          <w:b/>
          <w:bCs/>
          <w:color w:val="000000"/>
        </w:rPr>
        <w:t xml:space="preserve">Overpower </w:t>
      </w:r>
      <w:r w:rsidR="00AB25EF" w:rsidRPr="000D5DB5">
        <w:rPr>
          <w:rFonts w:eastAsia="Times New Roman" w:cstheme="minorHAnsi"/>
          <w:b/>
          <w:bCs/>
          <w:color w:val="000000"/>
        </w:rPr>
        <w:t xml:space="preserve">[Strike]. </w:t>
      </w:r>
      <w:r w:rsidR="00AB25EF" w:rsidRPr="000D5DB5">
        <w:rPr>
          <w:rFonts w:eastAsia="Times New Roman" w:cstheme="minorHAnsi"/>
          <w:color w:val="000000"/>
        </w:rPr>
        <w:t>Starting at 1</w:t>
      </w:r>
      <w:r w:rsidR="00263E10">
        <w:rPr>
          <w:rFonts w:eastAsia="Times New Roman" w:cstheme="minorHAnsi"/>
          <w:color w:val="000000"/>
        </w:rPr>
        <w:t>8</w:t>
      </w:r>
      <w:r w:rsidR="00AB25EF" w:rsidRPr="000D5DB5">
        <w:rPr>
          <w:rFonts w:eastAsia="Times New Roman" w:cstheme="minorHAnsi"/>
          <w:color w:val="000000"/>
        </w:rPr>
        <w:t>th level, you may, after successfully damaging an enemy</w:t>
      </w:r>
      <w:r w:rsidR="00961EC2">
        <w:rPr>
          <w:rFonts w:eastAsia="Times New Roman" w:cstheme="minorHAnsi"/>
          <w:color w:val="000000"/>
        </w:rPr>
        <w:t xml:space="preserve"> with a melee attack</w:t>
      </w:r>
      <w:r w:rsidR="00AB25EF" w:rsidRPr="000D5DB5">
        <w:rPr>
          <w:rFonts w:eastAsia="Times New Roman" w:cstheme="minorHAnsi"/>
          <w:color w:val="000000"/>
        </w:rPr>
        <w:t xml:space="preserve">, </w:t>
      </w:r>
      <w:r w:rsidR="00343D01">
        <w:rPr>
          <w:rFonts w:eastAsia="Times New Roman" w:cstheme="minorHAnsi"/>
          <w:color w:val="000000"/>
        </w:rPr>
        <w:t>re</w:t>
      </w:r>
      <w:r w:rsidR="00AB25EF" w:rsidRPr="000D5DB5">
        <w:rPr>
          <w:rFonts w:eastAsia="Times New Roman" w:cstheme="minorHAnsi"/>
          <w:color w:val="000000"/>
        </w:rPr>
        <w:t xml:space="preserve">gain hit points equal to double your Proficiency bonus. You may </w:t>
      </w:r>
      <w:r w:rsidR="00343D01">
        <w:rPr>
          <w:rFonts w:eastAsia="Times New Roman" w:cstheme="minorHAnsi"/>
          <w:color w:val="000000"/>
        </w:rPr>
        <w:t xml:space="preserve">instead </w:t>
      </w:r>
      <w:r w:rsidR="00AB25EF" w:rsidRPr="000D5DB5">
        <w:rPr>
          <w:rFonts w:eastAsia="Times New Roman" w:cstheme="minorHAnsi"/>
          <w:color w:val="000000"/>
        </w:rPr>
        <w:t xml:space="preserve">grant half the benefit to any ally within 30 feet. This is a strike effect that costs a bonus action. </w:t>
      </w:r>
      <w:r w:rsidR="00982D42">
        <w:rPr>
          <w:rFonts w:eastAsia="Times New Roman" w:cstheme="minorHAnsi"/>
          <w:color w:val="000000"/>
        </w:rPr>
        <w:t>The enemy must be a qualifying threat to you for you to use this ability.</w:t>
      </w:r>
    </w:p>
    <w:p w14:paraId="168AF64E" w14:textId="77777777" w:rsidR="00263E10" w:rsidRPr="00263E10" w:rsidRDefault="00263E10" w:rsidP="00263E10">
      <w:pPr>
        <w:contextualSpacing/>
        <w:rPr>
          <w:rFonts w:eastAsia="Times New Roman" w:cstheme="minorHAnsi"/>
          <w:color w:val="000000"/>
        </w:rPr>
      </w:pPr>
      <w:r>
        <w:rPr>
          <w:rFonts w:eastAsia="Times New Roman" w:cstheme="minorHAnsi"/>
          <w:color w:val="000000"/>
        </w:rPr>
        <w:t xml:space="preserve">If the target of this strike was also successfully affected by your Mortal Strike feature, you gain double the normal amount of hit points. </w:t>
      </w:r>
    </w:p>
    <w:p w14:paraId="6C17B9B8" w14:textId="77777777" w:rsidR="00AB25EF" w:rsidRPr="000D5DB5" w:rsidRDefault="00AB25EF">
      <w:pPr>
        <w:contextualSpacing/>
        <w:rPr>
          <w:rFonts w:eastAsia="Times New Roman" w:cstheme="minorHAnsi"/>
          <w:sz w:val="24"/>
          <w:szCs w:val="24"/>
        </w:rPr>
      </w:pPr>
    </w:p>
    <w:p w14:paraId="653CA833"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Fury</w:t>
      </w:r>
    </w:p>
    <w:p w14:paraId="630D9D25" w14:textId="77777777" w:rsidR="00AB25EF" w:rsidRPr="000D5DB5" w:rsidRDefault="00EF13E1">
      <w:pPr>
        <w:contextualSpacing/>
        <w:rPr>
          <w:rFonts w:eastAsia="Times New Roman" w:cstheme="minorHAnsi"/>
          <w:sz w:val="24"/>
          <w:szCs w:val="24"/>
        </w:rPr>
      </w:pPr>
      <w:r>
        <w:rPr>
          <w:rFonts w:eastAsia="Times New Roman" w:cstheme="minorHAnsi"/>
          <w:color w:val="000000"/>
        </w:rPr>
        <w:t xml:space="preserve">You </w:t>
      </w:r>
      <w:r w:rsidR="00AB25EF" w:rsidRPr="000D5DB5">
        <w:rPr>
          <w:rFonts w:eastAsia="Times New Roman" w:cstheme="minorHAnsi"/>
          <w:color w:val="000000"/>
        </w:rPr>
        <w:t xml:space="preserve">equip </w:t>
      </w:r>
      <w:r>
        <w:rPr>
          <w:rFonts w:eastAsia="Times New Roman" w:cstheme="minorHAnsi"/>
          <w:color w:val="000000"/>
        </w:rPr>
        <w:t xml:space="preserve">yourself </w:t>
      </w:r>
      <w:r w:rsidR="00AB25EF" w:rsidRPr="000D5DB5">
        <w:rPr>
          <w:rFonts w:eastAsia="Times New Roman" w:cstheme="minorHAnsi"/>
          <w:color w:val="000000"/>
        </w:rPr>
        <w:t xml:space="preserve">with two weapons, and slice </w:t>
      </w:r>
      <w:r>
        <w:rPr>
          <w:rFonts w:eastAsia="Times New Roman" w:cstheme="minorHAnsi"/>
          <w:color w:val="000000"/>
        </w:rPr>
        <w:t xml:space="preserve">your </w:t>
      </w:r>
      <w:r w:rsidR="00AB25EF" w:rsidRPr="000D5DB5">
        <w:rPr>
          <w:rFonts w:eastAsia="Times New Roman" w:cstheme="minorHAnsi"/>
          <w:color w:val="000000"/>
        </w:rPr>
        <w:t xml:space="preserve">enemies to ribbons while shouting vengeance. </w:t>
      </w:r>
      <w:r>
        <w:rPr>
          <w:rFonts w:eastAsia="Times New Roman" w:cstheme="minorHAnsi"/>
          <w:color w:val="000000"/>
        </w:rPr>
        <w:t>Fury warriors make good party members, as inspiring shouts aid their allies.</w:t>
      </w:r>
    </w:p>
    <w:p w14:paraId="1C526E82" w14:textId="77777777" w:rsidR="00AB25EF" w:rsidRPr="000D5DB5" w:rsidRDefault="00AB25EF" w:rsidP="0004365F"/>
    <w:p w14:paraId="21663171" w14:textId="77777777" w:rsidR="00492B85" w:rsidRDefault="00AB25EF" w:rsidP="005A7A06">
      <w:pPr>
        <w:contextualSpacing/>
        <w:rPr>
          <w:rFonts w:eastAsia="Times New Roman" w:cstheme="minorHAnsi"/>
          <w:color w:val="000000"/>
        </w:rPr>
      </w:pPr>
      <w:bookmarkStart w:id="2267" w:name="_Hlk12174898"/>
      <w:r w:rsidRPr="000D5DB5">
        <w:rPr>
          <w:rFonts w:eastAsia="Times New Roman" w:cstheme="minorHAnsi"/>
          <w:b/>
          <w:bCs/>
          <w:color w:val="000000"/>
        </w:rPr>
        <w:lastRenderedPageBreak/>
        <w:t xml:space="preserve">Strike the Wound. </w:t>
      </w:r>
      <w:r w:rsidRPr="000D5DB5">
        <w:rPr>
          <w:rFonts w:eastAsia="Times New Roman" w:cstheme="minorHAnsi"/>
          <w:color w:val="000000"/>
        </w:rPr>
        <w:t>Starting at 3rd level</w:t>
      </w:r>
      <w:r w:rsidR="00492B85">
        <w:rPr>
          <w:rFonts w:eastAsia="Times New Roman" w:cstheme="minorHAnsi"/>
          <w:color w:val="000000"/>
        </w:rPr>
        <w:t>, you gain momentary clarity towards causing further wounds after landing the first. If you make a successful melee attack roll against a target, your weapon attack can score a critical hit on a lower result of the dice (on a natural 19 or 20 instead of only 20). This effect stacks to a maximum roll of 1</w:t>
      </w:r>
      <w:r w:rsidR="005A7A06">
        <w:rPr>
          <w:rFonts w:eastAsia="Times New Roman" w:cstheme="minorHAnsi"/>
          <w:color w:val="000000"/>
        </w:rPr>
        <w:t>7</w:t>
      </w:r>
      <w:r w:rsidR="00492B85">
        <w:rPr>
          <w:rFonts w:eastAsia="Times New Roman" w:cstheme="minorHAnsi"/>
          <w:color w:val="000000"/>
        </w:rPr>
        <w:t xml:space="preserve">-20, and ends at the start of your turn in the next round. </w:t>
      </w:r>
    </w:p>
    <w:p w14:paraId="68838913" w14:textId="77777777" w:rsidR="005A7A06" w:rsidRDefault="005A7A06" w:rsidP="005A7A06">
      <w:pPr>
        <w:contextualSpacing/>
        <w:rPr>
          <w:rFonts w:eastAsia="Times New Roman" w:cstheme="minorHAnsi"/>
          <w:color w:val="000000"/>
        </w:rPr>
      </w:pPr>
      <w:r>
        <w:rPr>
          <w:rFonts w:eastAsia="Times New Roman" w:cstheme="minorHAnsi"/>
          <w:color w:val="000000"/>
        </w:rPr>
        <w:t>Also, y</w:t>
      </w:r>
      <w:r w:rsidRPr="005A7A06">
        <w:rPr>
          <w:rFonts w:eastAsia="Times New Roman" w:cstheme="minorHAnsi"/>
          <w:color w:val="000000"/>
        </w:rPr>
        <w:t xml:space="preserve">ou </w:t>
      </w:r>
      <w:r>
        <w:rPr>
          <w:rFonts w:eastAsia="Times New Roman" w:cstheme="minorHAnsi"/>
          <w:color w:val="000000"/>
        </w:rPr>
        <w:t xml:space="preserve">gain the Dual Wielder feat if you didn’t already have it. If you already have it, you add +1 to your weapon damage rolls with either weapon.  </w:t>
      </w:r>
    </w:p>
    <w:p w14:paraId="192E939E" w14:textId="77777777" w:rsidR="00AB25EF" w:rsidRPr="000D5DB5" w:rsidRDefault="00AB25EF">
      <w:pPr>
        <w:contextualSpacing/>
        <w:rPr>
          <w:rFonts w:eastAsia="Times New Roman" w:cstheme="minorHAnsi"/>
          <w:sz w:val="24"/>
          <w:szCs w:val="24"/>
        </w:rPr>
      </w:pPr>
    </w:p>
    <w:p w14:paraId="2AE1D596" w14:textId="609AAA2C" w:rsidR="00492B85" w:rsidRPr="00492B85" w:rsidRDefault="003A70DB" w:rsidP="00492B85">
      <w:pPr>
        <w:contextualSpacing/>
        <w:rPr>
          <w:rFonts w:eastAsia="Times New Roman" w:cstheme="minorHAnsi"/>
          <w:color w:val="000000"/>
        </w:rPr>
      </w:pPr>
      <w:r>
        <w:rPr>
          <w:rFonts w:eastAsia="Times New Roman" w:cstheme="minorHAnsi"/>
          <w:b/>
          <w:bCs/>
          <w:color w:val="000000"/>
        </w:rPr>
        <w:t>Bloodthirst</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Starting at 7th level, </w:t>
      </w:r>
      <w:r w:rsidR="000415E8" w:rsidRPr="000D5DB5">
        <w:rPr>
          <w:rFonts w:eastAsia="Times New Roman" w:cstheme="minorHAnsi"/>
          <w:color w:val="000000"/>
        </w:rPr>
        <w:t xml:space="preserve">you may attack again if you miss an </w:t>
      </w:r>
      <w:ins w:id="2268" w:author="Admin" w:date="2021-08-30T12:22:00Z">
        <w:r w:rsidR="00C85452">
          <w:rPr>
            <w:rFonts w:eastAsia="Times New Roman" w:cstheme="minorHAnsi"/>
            <w:color w:val="000000"/>
          </w:rPr>
          <w:t xml:space="preserve">melee </w:t>
        </w:r>
      </w:ins>
      <w:r w:rsidR="000415E8" w:rsidRPr="000D5DB5">
        <w:rPr>
          <w:rFonts w:eastAsia="Times New Roman" w:cstheme="minorHAnsi"/>
          <w:color w:val="000000"/>
        </w:rPr>
        <w:t xml:space="preserve">attack. This does not require a separate action from the one used to make the attack. </w:t>
      </w:r>
      <w:r w:rsidR="00961EC2">
        <w:rPr>
          <w:rFonts w:eastAsia="Times New Roman" w:cstheme="minorHAnsi"/>
          <w:color w:val="000000"/>
        </w:rPr>
        <w:t xml:space="preserve">If you make use of this ability, the target is not counted as if they were hit for the purposes of the Strike the Wound ability unless you </w:t>
      </w:r>
      <w:r w:rsidR="00492B85">
        <w:rPr>
          <w:rFonts w:eastAsia="Times New Roman" w:cstheme="minorHAnsi"/>
          <w:color w:val="000000"/>
        </w:rPr>
        <w:t xml:space="preserve">also </w:t>
      </w:r>
      <w:r w:rsidR="00961EC2">
        <w:rPr>
          <w:rFonts w:eastAsia="Times New Roman" w:cstheme="minorHAnsi"/>
          <w:color w:val="000000"/>
        </w:rPr>
        <w:t xml:space="preserve">successfully hit them. </w:t>
      </w:r>
      <w:r w:rsidR="00492B85">
        <w:rPr>
          <w:rFonts w:eastAsia="Times New Roman" w:cstheme="minorHAnsi"/>
          <w:color w:val="000000"/>
        </w:rPr>
        <w:t xml:space="preserve">You may use this </w:t>
      </w:r>
      <w:r w:rsidR="00492B85" w:rsidRPr="000D5DB5">
        <w:rPr>
          <w:rFonts w:eastAsia="Times New Roman" w:cstheme="minorHAnsi"/>
          <w:color w:val="000000"/>
        </w:rPr>
        <w:t>number of times equal to your Stamina modifier</w:t>
      </w:r>
      <w:r w:rsidR="00492B85">
        <w:rPr>
          <w:rFonts w:eastAsia="Times New Roman" w:cstheme="minorHAnsi"/>
          <w:color w:val="000000"/>
        </w:rPr>
        <w:t xml:space="preserve">, which replenishes upon completing a short or long rest. </w:t>
      </w:r>
    </w:p>
    <w:bookmarkEnd w:id="2267"/>
    <w:p w14:paraId="34CBB662" w14:textId="77777777" w:rsidR="00492B85" w:rsidRPr="00492B85" w:rsidRDefault="00492B85" w:rsidP="00492B85">
      <w:pPr>
        <w:contextualSpacing/>
        <w:rPr>
          <w:rFonts w:eastAsia="Times New Roman" w:cstheme="minorHAnsi"/>
          <w:color w:val="000000"/>
        </w:rPr>
      </w:pPr>
      <w:r>
        <w:rPr>
          <w:rFonts w:eastAsia="Times New Roman" w:cstheme="minorHAnsi"/>
          <w:color w:val="000000"/>
        </w:rPr>
        <w:t xml:space="preserve">Furthermore, </w:t>
      </w:r>
      <w:r w:rsidRPr="000D5DB5">
        <w:rPr>
          <w:rFonts w:eastAsia="Times New Roman" w:cstheme="minorHAnsi"/>
          <w:color w:val="000000"/>
        </w:rPr>
        <w:t xml:space="preserve">if you miss an attack roll against an enemy, </w:t>
      </w:r>
      <w:r>
        <w:rPr>
          <w:rFonts w:eastAsia="Times New Roman" w:cstheme="minorHAnsi"/>
          <w:color w:val="000000"/>
        </w:rPr>
        <w:t xml:space="preserve">you are treated as if you successfully landed a hit for the purposes of the </w:t>
      </w:r>
      <w:r w:rsidRPr="000D5DB5">
        <w:rPr>
          <w:rFonts w:eastAsia="Times New Roman" w:cstheme="minorHAnsi"/>
          <w:color w:val="000000"/>
        </w:rPr>
        <w:t>Strike the Wound abi</w:t>
      </w:r>
      <w:r>
        <w:rPr>
          <w:rFonts w:eastAsia="Times New Roman" w:cstheme="minorHAnsi"/>
          <w:color w:val="000000"/>
        </w:rPr>
        <w:t>lity.</w:t>
      </w:r>
      <w:r w:rsidRPr="000D5DB5">
        <w:rPr>
          <w:rFonts w:eastAsia="Times New Roman" w:cstheme="minorHAnsi"/>
          <w:color w:val="000000"/>
        </w:rPr>
        <w:t xml:space="preserve"> </w:t>
      </w:r>
    </w:p>
    <w:p w14:paraId="06208DBE" w14:textId="77777777" w:rsidR="00492B85" w:rsidRPr="000D5DB5" w:rsidRDefault="00492B85">
      <w:pPr>
        <w:contextualSpacing/>
        <w:rPr>
          <w:rFonts w:eastAsia="Times New Roman" w:cstheme="minorHAnsi"/>
          <w:sz w:val="24"/>
          <w:szCs w:val="24"/>
        </w:rPr>
      </w:pPr>
    </w:p>
    <w:p w14:paraId="29EA7815" w14:textId="77777777" w:rsidR="00AB25EF" w:rsidRDefault="00AB25EF" w:rsidP="00492B85">
      <w:pPr>
        <w:contextualSpacing/>
        <w:rPr>
          <w:rFonts w:eastAsia="Times New Roman" w:cstheme="minorHAnsi"/>
          <w:color w:val="000000"/>
        </w:rPr>
      </w:pPr>
      <w:r w:rsidRPr="000D5DB5">
        <w:rPr>
          <w:rFonts w:eastAsia="Times New Roman" w:cstheme="minorHAnsi"/>
          <w:b/>
          <w:bCs/>
          <w:color w:val="000000"/>
        </w:rPr>
        <w:t xml:space="preserve">Battle Commands. </w:t>
      </w:r>
      <w:r w:rsidRPr="000D5DB5">
        <w:rPr>
          <w:rFonts w:eastAsia="Times New Roman" w:cstheme="minorHAnsi"/>
          <w:color w:val="000000"/>
        </w:rPr>
        <w:t xml:space="preserve">Starting at 10th level, you </w:t>
      </w:r>
      <w:r w:rsidR="002D6950" w:rsidRPr="000D5DB5">
        <w:rPr>
          <w:rFonts w:eastAsia="Times New Roman" w:cstheme="minorHAnsi"/>
          <w:color w:val="000000"/>
        </w:rPr>
        <w:t xml:space="preserve">gain the </w:t>
      </w:r>
      <w:r w:rsidR="00343D01">
        <w:rPr>
          <w:rFonts w:eastAsia="Times New Roman" w:cstheme="minorHAnsi"/>
          <w:color w:val="000000"/>
        </w:rPr>
        <w:t>S</w:t>
      </w:r>
      <w:r w:rsidR="002D6950" w:rsidRPr="000D5DB5">
        <w:rPr>
          <w:rFonts w:eastAsia="Times New Roman" w:cstheme="minorHAnsi"/>
          <w:color w:val="000000"/>
        </w:rPr>
        <w:t>hout talent for free (if you don’t already have it)</w:t>
      </w:r>
      <w:r w:rsidR="00492B85">
        <w:rPr>
          <w:rFonts w:eastAsia="Times New Roman" w:cstheme="minorHAnsi"/>
          <w:color w:val="000000"/>
        </w:rPr>
        <w:t xml:space="preserve">. Furthermore, </w:t>
      </w:r>
      <w:r w:rsidR="007B656F">
        <w:rPr>
          <w:rFonts w:eastAsia="Times New Roman" w:cstheme="minorHAnsi"/>
          <w:color w:val="000000"/>
        </w:rPr>
        <w:t xml:space="preserve">whenever you attack </w:t>
      </w:r>
      <w:r w:rsidRPr="000D5DB5">
        <w:rPr>
          <w:rFonts w:eastAsia="Times New Roman" w:cstheme="minorHAnsi"/>
          <w:color w:val="000000"/>
        </w:rPr>
        <w:t>with your off-hand weapon</w:t>
      </w:r>
      <w:r w:rsidR="00961EC2">
        <w:rPr>
          <w:rFonts w:eastAsia="Times New Roman" w:cstheme="minorHAnsi"/>
          <w:color w:val="000000"/>
        </w:rPr>
        <w:t xml:space="preserve"> as a bonus action</w:t>
      </w:r>
      <w:r w:rsidR="007B656F">
        <w:rPr>
          <w:rFonts w:eastAsia="Times New Roman" w:cstheme="minorHAnsi"/>
          <w:color w:val="000000"/>
        </w:rPr>
        <w:t xml:space="preserve">, you </w:t>
      </w:r>
      <w:r w:rsidR="00492B85">
        <w:rPr>
          <w:rFonts w:eastAsia="Times New Roman" w:cstheme="minorHAnsi"/>
          <w:color w:val="000000"/>
        </w:rPr>
        <w:t xml:space="preserve">can </w:t>
      </w:r>
      <w:r w:rsidR="007B656F">
        <w:rPr>
          <w:rFonts w:eastAsia="Times New Roman" w:cstheme="minorHAnsi"/>
          <w:color w:val="000000"/>
        </w:rPr>
        <w:t>maintain a shout</w:t>
      </w:r>
      <w:r w:rsidR="005A7A06">
        <w:rPr>
          <w:rFonts w:eastAsia="Times New Roman" w:cstheme="minorHAnsi"/>
          <w:color w:val="000000"/>
        </w:rPr>
        <w:t xml:space="preserve"> or apply one strike effect</w:t>
      </w:r>
      <w:r w:rsidR="003435BE" w:rsidRPr="000D5DB5">
        <w:rPr>
          <w:rFonts w:eastAsia="Times New Roman" w:cstheme="minorHAnsi"/>
          <w:color w:val="000000"/>
        </w:rPr>
        <w:t>.</w:t>
      </w:r>
    </w:p>
    <w:p w14:paraId="230D911A" w14:textId="77777777" w:rsidR="00AB25EF" w:rsidRPr="000D5DB5" w:rsidRDefault="00AB25EF">
      <w:pPr>
        <w:contextualSpacing/>
        <w:rPr>
          <w:rFonts w:eastAsia="Times New Roman" w:cstheme="minorHAnsi"/>
          <w:sz w:val="24"/>
          <w:szCs w:val="24"/>
        </w:rPr>
      </w:pPr>
    </w:p>
    <w:p w14:paraId="5A845342" w14:textId="77777777" w:rsidR="00AB25EF" w:rsidRDefault="00AB25EF" w:rsidP="001B2D4B">
      <w:pPr>
        <w:contextualSpacing/>
        <w:rPr>
          <w:rFonts w:eastAsia="Times New Roman" w:cstheme="minorHAnsi"/>
          <w:color w:val="000000"/>
        </w:rPr>
      </w:pPr>
      <w:r w:rsidRPr="000D5DB5">
        <w:rPr>
          <w:rFonts w:eastAsia="Times New Roman" w:cstheme="minorHAnsi"/>
          <w:b/>
          <w:bCs/>
          <w:color w:val="000000"/>
        </w:rPr>
        <w:t xml:space="preserve">Hellscream. </w:t>
      </w:r>
      <w:r w:rsidRPr="000D5DB5">
        <w:rPr>
          <w:rFonts w:eastAsia="Times New Roman" w:cstheme="minorHAnsi"/>
          <w:color w:val="000000"/>
        </w:rPr>
        <w:t>Starting at 1</w:t>
      </w:r>
      <w:r w:rsidR="001B2D4B">
        <w:rPr>
          <w:rFonts w:eastAsia="Times New Roman" w:cstheme="minorHAnsi"/>
          <w:color w:val="000000"/>
        </w:rPr>
        <w:t>5</w:t>
      </w:r>
      <w:r w:rsidRPr="000D5DB5">
        <w:rPr>
          <w:rFonts w:eastAsia="Times New Roman" w:cstheme="minorHAnsi"/>
          <w:color w:val="000000"/>
        </w:rPr>
        <w:t>th level, all hostile creatures within range of your shouts take Thunder damage equal to half your level whenever you shout or maintain</w:t>
      </w:r>
      <w:r w:rsidR="002D6950" w:rsidRPr="000D5DB5">
        <w:rPr>
          <w:rFonts w:eastAsia="Times New Roman" w:cstheme="minorHAnsi"/>
          <w:color w:val="000000"/>
        </w:rPr>
        <w:t xml:space="preserve"> one</w:t>
      </w:r>
      <w:r w:rsidRPr="000D5DB5">
        <w:rPr>
          <w:rFonts w:eastAsia="Times New Roman" w:cstheme="minorHAnsi"/>
          <w:color w:val="000000"/>
        </w:rPr>
        <w:t xml:space="preserve">. They are entitled a Stamina saving throw to half damage </w:t>
      </w:r>
      <w:r w:rsidR="002E3B9E">
        <w:rPr>
          <w:rFonts w:eastAsia="Times New Roman" w:cstheme="minorHAnsi"/>
          <w:color w:val="000000"/>
        </w:rPr>
        <w:t>contested</w:t>
      </w:r>
      <w:r w:rsidRPr="000D5DB5">
        <w:rPr>
          <w:rFonts w:eastAsia="Times New Roman" w:cstheme="minorHAnsi"/>
          <w:color w:val="000000"/>
        </w:rPr>
        <w:t xml:space="preserve"> by your own Stamina</w:t>
      </w:r>
      <w:r w:rsidR="002E3B9E">
        <w:rPr>
          <w:rFonts w:eastAsia="Times New Roman" w:cstheme="minorHAnsi"/>
          <w:color w:val="000000"/>
        </w:rPr>
        <w:t xml:space="preserve"> saving throw</w:t>
      </w:r>
      <w:r w:rsidRPr="000D5DB5">
        <w:rPr>
          <w:rFonts w:eastAsia="Times New Roman" w:cstheme="minorHAnsi"/>
          <w:color w:val="000000"/>
        </w:rPr>
        <w:t xml:space="preserve">. </w:t>
      </w:r>
    </w:p>
    <w:p w14:paraId="217AE963" w14:textId="77777777" w:rsidR="005A7A06" w:rsidRPr="000D5DB5" w:rsidRDefault="005A7A06" w:rsidP="005A7A06">
      <w:pPr>
        <w:contextualSpacing/>
        <w:rPr>
          <w:rFonts w:eastAsia="Times New Roman" w:cstheme="minorHAnsi"/>
          <w:sz w:val="24"/>
          <w:szCs w:val="24"/>
        </w:rPr>
      </w:pPr>
      <w:r>
        <w:rPr>
          <w:rFonts w:eastAsia="Times New Roman" w:cstheme="minorHAnsi"/>
          <w:color w:val="000000"/>
        </w:rPr>
        <w:t xml:space="preserve">Also, your critical range for your Strike the Wound ability becomes 15-20. </w:t>
      </w:r>
    </w:p>
    <w:p w14:paraId="03584FB6" w14:textId="77777777" w:rsidR="00AB25EF" w:rsidRPr="000D5DB5" w:rsidRDefault="00AB25EF">
      <w:pPr>
        <w:contextualSpacing/>
        <w:rPr>
          <w:rFonts w:eastAsia="Times New Roman" w:cstheme="minorHAnsi"/>
          <w:sz w:val="24"/>
          <w:szCs w:val="24"/>
        </w:rPr>
      </w:pPr>
    </w:p>
    <w:p w14:paraId="6DF6BD4D" w14:textId="77777777" w:rsidR="005A7A06" w:rsidRDefault="00AB25EF" w:rsidP="005A7A06">
      <w:pPr>
        <w:contextualSpacing/>
        <w:rPr>
          <w:rFonts w:eastAsia="Times New Roman" w:cstheme="minorHAnsi"/>
          <w:color w:val="000000"/>
        </w:rPr>
      </w:pPr>
      <w:r w:rsidRPr="000D5DB5">
        <w:rPr>
          <w:rFonts w:eastAsia="Times New Roman" w:cstheme="minorHAnsi"/>
          <w:b/>
          <w:bCs/>
          <w:color w:val="000000"/>
        </w:rPr>
        <w:t xml:space="preserve">Bloody Ribbons. </w:t>
      </w:r>
      <w:r w:rsidRPr="000D5DB5">
        <w:rPr>
          <w:rFonts w:eastAsia="Times New Roman" w:cstheme="minorHAnsi"/>
          <w:color w:val="000000"/>
        </w:rPr>
        <w:t xml:space="preserve">Starting at 18th level, </w:t>
      </w:r>
      <w:r w:rsidR="005A7A06">
        <w:rPr>
          <w:rFonts w:eastAsia="Times New Roman" w:cstheme="minorHAnsi"/>
          <w:color w:val="000000"/>
        </w:rPr>
        <w:t xml:space="preserve">whenever you spend a Bonus Action to make an attack with your off-hand weapon, you can instead make two attacks. Also, whenever you would gain an action (such as by the </w:t>
      </w:r>
      <w:r w:rsidR="005A7A06">
        <w:rPr>
          <w:rFonts w:eastAsia="Times New Roman" w:cstheme="minorHAnsi"/>
          <w:i/>
          <w:iCs/>
          <w:color w:val="000000"/>
        </w:rPr>
        <w:t xml:space="preserve">haste </w:t>
      </w:r>
      <w:r w:rsidR="005A7A06">
        <w:rPr>
          <w:rFonts w:eastAsia="Times New Roman" w:cstheme="minorHAnsi"/>
          <w:color w:val="000000"/>
        </w:rPr>
        <w:t xml:space="preserve">spell or Action Surge ability), you double the attacks you can normally make with your Bonus Action. </w:t>
      </w:r>
    </w:p>
    <w:p w14:paraId="2DC9180D" w14:textId="77777777" w:rsidR="00AB25EF" w:rsidRPr="00492B85" w:rsidRDefault="005A7A06" w:rsidP="003A70DB">
      <w:pPr>
        <w:contextualSpacing/>
        <w:rPr>
          <w:rFonts w:eastAsia="Times New Roman" w:cstheme="minorHAnsi"/>
          <w:color w:val="000000"/>
        </w:rPr>
      </w:pPr>
      <w:r>
        <w:rPr>
          <w:rFonts w:eastAsia="Times New Roman" w:cstheme="minorHAnsi"/>
          <w:color w:val="000000"/>
        </w:rPr>
        <w:t xml:space="preserve">Bloody Ribbons </w:t>
      </w:r>
      <w:r w:rsidR="00492B85">
        <w:rPr>
          <w:rFonts w:eastAsia="Times New Roman" w:cstheme="minorHAnsi"/>
          <w:color w:val="000000"/>
        </w:rPr>
        <w:t xml:space="preserve">expends a use of your </w:t>
      </w:r>
      <w:r w:rsidR="003A70DB">
        <w:rPr>
          <w:rFonts w:eastAsia="Times New Roman" w:cstheme="minorHAnsi"/>
          <w:color w:val="000000"/>
        </w:rPr>
        <w:t>Bloodthirst</w:t>
      </w:r>
      <w:r>
        <w:rPr>
          <w:rFonts w:eastAsia="Times New Roman" w:cstheme="minorHAnsi"/>
          <w:color w:val="000000"/>
        </w:rPr>
        <w:t xml:space="preserve"> ability. </w:t>
      </w:r>
    </w:p>
    <w:p w14:paraId="16AC85EA" w14:textId="77777777" w:rsidR="00AB25EF" w:rsidRPr="000D5DB5" w:rsidRDefault="00AB25EF">
      <w:pPr>
        <w:contextualSpacing/>
        <w:rPr>
          <w:rFonts w:eastAsia="Times New Roman" w:cstheme="minorHAnsi"/>
          <w:sz w:val="24"/>
          <w:szCs w:val="24"/>
        </w:rPr>
      </w:pPr>
    </w:p>
    <w:p w14:paraId="739A17A7" w14:textId="77777777" w:rsidR="00AB25EF" w:rsidRPr="000D5DB5" w:rsidRDefault="00AB25EF">
      <w:pPr>
        <w:contextualSpacing/>
        <w:outlineLvl w:val="3"/>
        <w:rPr>
          <w:rFonts w:eastAsia="Times New Roman" w:cstheme="minorHAnsi"/>
          <w:b/>
          <w:bCs/>
          <w:sz w:val="24"/>
          <w:szCs w:val="24"/>
        </w:rPr>
      </w:pPr>
      <w:r w:rsidRPr="000D5DB5">
        <w:rPr>
          <w:rFonts w:eastAsia="Times New Roman" w:cstheme="minorHAnsi"/>
          <w:color w:val="2E75B5"/>
          <w:sz w:val="24"/>
          <w:szCs w:val="24"/>
        </w:rPr>
        <w:t>Protection</w:t>
      </w:r>
    </w:p>
    <w:p w14:paraId="798A63F7" w14:textId="77777777" w:rsidR="00AB25EF" w:rsidRPr="000D5DB5" w:rsidRDefault="00EF13E1">
      <w:pPr>
        <w:contextualSpacing/>
        <w:rPr>
          <w:rFonts w:eastAsia="Times New Roman" w:cstheme="minorHAnsi"/>
          <w:sz w:val="24"/>
          <w:szCs w:val="24"/>
        </w:rPr>
      </w:pPr>
      <w:r>
        <w:rPr>
          <w:rFonts w:eastAsia="Times New Roman" w:cstheme="minorHAnsi"/>
          <w:color w:val="000000"/>
        </w:rPr>
        <w:t xml:space="preserve">You </w:t>
      </w:r>
      <w:r w:rsidR="00AB25EF" w:rsidRPr="000D5DB5">
        <w:rPr>
          <w:rFonts w:eastAsia="Times New Roman" w:cstheme="minorHAnsi"/>
          <w:color w:val="000000"/>
        </w:rPr>
        <w:t xml:space="preserve">are </w:t>
      </w:r>
      <w:r>
        <w:rPr>
          <w:rFonts w:eastAsia="Times New Roman" w:cstheme="minorHAnsi"/>
          <w:color w:val="000000"/>
        </w:rPr>
        <w:t xml:space="preserve">the forward </w:t>
      </w:r>
      <w:r w:rsidR="00AB25EF" w:rsidRPr="000D5DB5">
        <w:rPr>
          <w:rFonts w:eastAsia="Times New Roman" w:cstheme="minorHAnsi"/>
          <w:color w:val="000000"/>
        </w:rPr>
        <w:t xml:space="preserve">vanguard, decking </w:t>
      </w:r>
      <w:r>
        <w:rPr>
          <w:rFonts w:eastAsia="Times New Roman" w:cstheme="minorHAnsi"/>
          <w:color w:val="000000"/>
        </w:rPr>
        <w:t xml:space="preserve">yourself </w:t>
      </w:r>
      <w:r w:rsidR="00AB25EF" w:rsidRPr="000D5DB5">
        <w:rPr>
          <w:rFonts w:eastAsia="Times New Roman" w:cstheme="minorHAnsi"/>
          <w:color w:val="000000"/>
        </w:rPr>
        <w:t>with heavy armors and a reliable shield</w:t>
      </w:r>
      <w:r>
        <w:rPr>
          <w:rFonts w:eastAsia="Times New Roman" w:cstheme="minorHAnsi"/>
          <w:color w:val="000000"/>
        </w:rPr>
        <w:t xml:space="preserve">. Protection warriors </w:t>
      </w:r>
      <w:r w:rsidR="00AB25EF" w:rsidRPr="000D5DB5">
        <w:rPr>
          <w:rFonts w:eastAsia="Times New Roman" w:cstheme="minorHAnsi"/>
          <w:color w:val="000000"/>
        </w:rPr>
        <w:t>deflec</w:t>
      </w:r>
      <w:r>
        <w:rPr>
          <w:rFonts w:eastAsia="Times New Roman" w:cstheme="minorHAnsi"/>
          <w:color w:val="000000"/>
        </w:rPr>
        <w:t>t</w:t>
      </w:r>
      <w:r w:rsidR="00AB25EF" w:rsidRPr="000D5DB5">
        <w:rPr>
          <w:rFonts w:eastAsia="Times New Roman" w:cstheme="minorHAnsi"/>
          <w:color w:val="000000"/>
        </w:rPr>
        <w:t xml:space="preserve"> and guarding </w:t>
      </w:r>
      <w:r>
        <w:rPr>
          <w:rFonts w:eastAsia="Times New Roman" w:cstheme="minorHAnsi"/>
          <w:color w:val="000000"/>
        </w:rPr>
        <w:t xml:space="preserve">their allies from attacks, and return damage with interest. </w:t>
      </w:r>
    </w:p>
    <w:p w14:paraId="4D29F623" w14:textId="77777777" w:rsidR="00AB25EF" w:rsidRPr="000D5DB5" w:rsidRDefault="00AB25EF">
      <w:pPr>
        <w:contextualSpacing/>
        <w:rPr>
          <w:rFonts w:eastAsia="Times New Roman" w:cstheme="minorHAnsi"/>
          <w:sz w:val="24"/>
          <w:szCs w:val="24"/>
        </w:rPr>
      </w:pPr>
    </w:p>
    <w:p w14:paraId="5DD47CD9" w14:textId="77777777" w:rsidR="00831F57" w:rsidRDefault="00AB25EF" w:rsidP="00FE4CA5">
      <w:pPr>
        <w:contextualSpacing/>
        <w:rPr>
          <w:rFonts w:eastAsia="Times New Roman" w:cstheme="minorHAnsi"/>
          <w:color w:val="000000"/>
        </w:rPr>
      </w:pPr>
      <w:r w:rsidRPr="000D5DB5">
        <w:rPr>
          <w:rFonts w:eastAsia="Times New Roman" w:cstheme="minorHAnsi"/>
          <w:b/>
          <w:bCs/>
          <w:color w:val="000000"/>
        </w:rPr>
        <w:t xml:space="preserve">Block and Tackle. </w:t>
      </w:r>
      <w:r w:rsidRPr="000D5DB5">
        <w:rPr>
          <w:rFonts w:eastAsia="Times New Roman" w:cstheme="minorHAnsi"/>
          <w:color w:val="000000"/>
        </w:rPr>
        <w:t>Starting at 3rd level, yo</w:t>
      </w:r>
      <w:r w:rsidR="00831F57">
        <w:rPr>
          <w:rFonts w:eastAsia="Times New Roman" w:cstheme="minorHAnsi"/>
          <w:color w:val="000000"/>
        </w:rPr>
        <w:t>u may use a reaction to block a weapon</w:t>
      </w:r>
      <w:r w:rsidRPr="000D5DB5">
        <w:rPr>
          <w:rFonts w:eastAsia="Times New Roman" w:cstheme="minorHAnsi"/>
          <w:color w:val="000000"/>
        </w:rPr>
        <w:t xml:space="preserve"> attack that </w:t>
      </w:r>
      <w:r w:rsidR="00831F57">
        <w:rPr>
          <w:rFonts w:eastAsia="Times New Roman" w:cstheme="minorHAnsi"/>
          <w:color w:val="000000"/>
        </w:rPr>
        <w:t>hits</w:t>
      </w:r>
      <w:r w:rsidRPr="000D5DB5">
        <w:rPr>
          <w:rFonts w:eastAsia="Times New Roman" w:cstheme="minorHAnsi"/>
          <w:color w:val="000000"/>
        </w:rPr>
        <w:t xml:space="preserve"> you, reducing the damage </w:t>
      </w:r>
      <w:r w:rsidR="00831F57">
        <w:rPr>
          <w:rFonts w:eastAsia="Times New Roman" w:cstheme="minorHAnsi"/>
          <w:color w:val="000000"/>
        </w:rPr>
        <w:t xml:space="preserve">taken </w:t>
      </w:r>
      <w:r w:rsidRPr="000D5DB5">
        <w:rPr>
          <w:rFonts w:eastAsia="Times New Roman" w:cstheme="minorHAnsi"/>
          <w:color w:val="000000"/>
        </w:rPr>
        <w:t xml:space="preserve">by 1d12 + </w:t>
      </w:r>
      <w:r w:rsidR="00831F57">
        <w:rPr>
          <w:rFonts w:eastAsia="Times New Roman" w:cstheme="minorHAnsi"/>
          <w:color w:val="000000"/>
        </w:rPr>
        <w:t xml:space="preserve">your </w:t>
      </w:r>
      <w:r w:rsidRPr="000D5DB5">
        <w:rPr>
          <w:rFonts w:eastAsia="Times New Roman" w:cstheme="minorHAnsi"/>
          <w:color w:val="000000"/>
        </w:rPr>
        <w:t>Stamina modifier. This requires a shield. If this reduces the damage to 0</w:t>
      </w:r>
      <w:r w:rsidR="00831F57">
        <w:rPr>
          <w:rFonts w:eastAsia="Times New Roman" w:cstheme="minorHAnsi"/>
          <w:color w:val="000000"/>
        </w:rPr>
        <w:t xml:space="preserve"> points</w:t>
      </w:r>
      <w:r w:rsidRPr="000D5DB5">
        <w:rPr>
          <w:rFonts w:eastAsia="Times New Roman" w:cstheme="minorHAnsi"/>
          <w:color w:val="000000"/>
        </w:rPr>
        <w:t xml:space="preserve">, you may use the same reaction to attack the target with an opportunity attack. </w:t>
      </w:r>
      <w:r w:rsidR="00831F57">
        <w:rPr>
          <w:rFonts w:eastAsia="Times New Roman" w:cstheme="minorHAnsi"/>
          <w:color w:val="000000"/>
        </w:rPr>
        <w:t xml:space="preserve">You can use this feature a number of times equal to your </w:t>
      </w:r>
      <w:r w:rsidR="00FE4CA5">
        <w:rPr>
          <w:rFonts w:eastAsia="Times New Roman" w:cstheme="minorHAnsi"/>
          <w:color w:val="000000"/>
        </w:rPr>
        <w:t>Stamina</w:t>
      </w:r>
      <w:r w:rsidR="00831F57">
        <w:rPr>
          <w:rFonts w:eastAsia="Times New Roman" w:cstheme="minorHAnsi"/>
          <w:color w:val="000000"/>
        </w:rPr>
        <w:t xml:space="preserve"> bonus</w:t>
      </w:r>
      <w:r w:rsidR="00FE4CA5">
        <w:rPr>
          <w:rFonts w:eastAsia="Times New Roman" w:cstheme="minorHAnsi"/>
          <w:color w:val="000000"/>
        </w:rPr>
        <w:t xml:space="preserve"> (minimum 2 uses)</w:t>
      </w:r>
      <w:r w:rsidR="00831F57">
        <w:rPr>
          <w:rFonts w:eastAsia="Times New Roman" w:cstheme="minorHAnsi"/>
          <w:color w:val="000000"/>
        </w:rPr>
        <w:t xml:space="preserve">. Once all uses are expended, they are restored after a short rest. </w:t>
      </w:r>
    </w:p>
    <w:p w14:paraId="3BC66C65" w14:textId="77777777" w:rsidR="00831F57" w:rsidRDefault="00831F57" w:rsidP="007B656F">
      <w:pPr>
        <w:contextualSpacing/>
        <w:rPr>
          <w:rFonts w:eastAsia="Times New Roman" w:cstheme="minorHAnsi"/>
          <w:color w:val="000000"/>
        </w:rPr>
      </w:pPr>
      <w:r>
        <w:rPr>
          <w:rFonts w:eastAsia="Times New Roman" w:cstheme="minorHAnsi"/>
          <w:color w:val="000000"/>
        </w:rPr>
        <w:t xml:space="preserve">You may expend two uses of this ability and </w:t>
      </w:r>
      <w:r w:rsidR="007B656F">
        <w:rPr>
          <w:rFonts w:eastAsia="Times New Roman" w:cstheme="minorHAnsi"/>
          <w:color w:val="000000"/>
        </w:rPr>
        <w:t>benefit</w:t>
      </w:r>
      <w:r>
        <w:rPr>
          <w:rFonts w:eastAsia="Times New Roman" w:cstheme="minorHAnsi"/>
          <w:color w:val="000000"/>
        </w:rPr>
        <w:t xml:space="preserve"> an ally within 5 feet of you with this ability instead</w:t>
      </w:r>
      <w:r w:rsidR="007B656F">
        <w:rPr>
          <w:rFonts w:eastAsia="Times New Roman" w:cstheme="minorHAnsi"/>
          <w:color w:val="000000"/>
        </w:rPr>
        <w:t xml:space="preserve"> of you, reducing the damage on them as described (and targeting whoever harmed them with an opportunity attack)</w:t>
      </w:r>
      <w:r>
        <w:rPr>
          <w:rFonts w:eastAsia="Times New Roman" w:cstheme="minorHAnsi"/>
          <w:color w:val="000000"/>
        </w:rPr>
        <w:t xml:space="preserve">. </w:t>
      </w:r>
      <w:r w:rsidR="007B656F">
        <w:rPr>
          <w:rFonts w:eastAsia="Times New Roman" w:cstheme="minorHAnsi"/>
          <w:color w:val="000000"/>
        </w:rPr>
        <w:t xml:space="preserve">If whoever struck your ally is not within your melee range for the opportunity attack, you may move up to 5 feet to deliver it. </w:t>
      </w:r>
    </w:p>
    <w:p w14:paraId="4639372F" w14:textId="77777777" w:rsidR="00AB25EF" w:rsidRPr="000D5DB5" w:rsidRDefault="00AB25EF">
      <w:pPr>
        <w:contextualSpacing/>
        <w:rPr>
          <w:rFonts w:eastAsia="Times New Roman" w:cstheme="minorHAnsi"/>
          <w:sz w:val="24"/>
          <w:szCs w:val="24"/>
        </w:rPr>
      </w:pPr>
    </w:p>
    <w:p w14:paraId="1C06CD69" w14:textId="77777777" w:rsidR="00961EC2" w:rsidRDefault="00AB25EF" w:rsidP="00492B85">
      <w:pPr>
        <w:contextualSpacing/>
        <w:rPr>
          <w:rFonts w:eastAsia="Times New Roman" w:cstheme="minorHAnsi"/>
          <w:color w:val="000000"/>
        </w:rPr>
      </w:pPr>
      <w:r w:rsidRPr="000D5DB5">
        <w:rPr>
          <w:rFonts w:eastAsia="Times New Roman" w:cstheme="minorHAnsi"/>
          <w:b/>
          <w:bCs/>
          <w:color w:val="000000"/>
        </w:rPr>
        <w:t xml:space="preserve">Sundering Strike [Strike]. </w:t>
      </w:r>
      <w:r w:rsidRPr="000D5DB5">
        <w:rPr>
          <w:rFonts w:eastAsia="Times New Roman" w:cstheme="minorHAnsi"/>
          <w:color w:val="000000"/>
        </w:rPr>
        <w:t xml:space="preserve">Starting at 7th level, you may sunder an enemy’s armor, reducing their AC by </w:t>
      </w:r>
      <w:r w:rsidR="00492B85">
        <w:rPr>
          <w:rFonts w:eastAsia="Times New Roman" w:cstheme="minorHAnsi"/>
          <w:color w:val="000000"/>
        </w:rPr>
        <w:t xml:space="preserve">1 point per strike </w:t>
      </w:r>
      <w:r w:rsidRPr="000D5DB5">
        <w:rPr>
          <w:rFonts w:eastAsia="Times New Roman" w:cstheme="minorHAnsi"/>
          <w:color w:val="000000"/>
        </w:rPr>
        <w:t>(</w:t>
      </w:r>
      <w:r w:rsidR="00492B85">
        <w:rPr>
          <w:rFonts w:eastAsia="Times New Roman" w:cstheme="minorHAnsi"/>
          <w:color w:val="000000"/>
        </w:rPr>
        <w:t xml:space="preserve">up to -5, </w:t>
      </w:r>
      <w:r w:rsidRPr="000D5DB5">
        <w:rPr>
          <w:rFonts w:eastAsia="Times New Roman" w:cstheme="minorHAnsi"/>
          <w:color w:val="000000"/>
        </w:rPr>
        <w:t xml:space="preserve">but never below that of their AC if unarmored). </w:t>
      </w:r>
      <w:r w:rsidR="00492B85">
        <w:rPr>
          <w:rFonts w:eastAsia="Times New Roman" w:cstheme="minorHAnsi"/>
          <w:color w:val="000000"/>
        </w:rPr>
        <w:t xml:space="preserve">This effect </w:t>
      </w:r>
      <w:r w:rsidRPr="000D5DB5">
        <w:rPr>
          <w:rFonts w:eastAsia="Times New Roman" w:cstheme="minorHAnsi"/>
          <w:color w:val="000000"/>
        </w:rPr>
        <w:t>remains until the armor is tended to</w:t>
      </w:r>
      <w:r w:rsidR="00831F57">
        <w:rPr>
          <w:rFonts w:eastAsia="Times New Roman" w:cstheme="minorHAnsi"/>
          <w:color w:val="000000"/>
        </w:rPr>
        <w:t xml:space="preserve"> with the appropriate artisans’ tools </w:t>
      </w:r>
      <w:r w:rsidR="00492B85">
        <w:rPr>
          <w:rFonts w:eastAsia="Times New Roman" w:cstheme="minorHAnsi"/>
          <w:color w:val="000000"/>
        </w:rPr>
        <w:t>and 1 hour of work</w:t>
      </w:r>
      <w:r w:rsidRPr="000D5DB5">
        <w:rPr>
          <w:rFonts w:eastAsia="Times New Roman" w:cstheme="minorHAnsi"/>
          <w:color w:val="000000"/>
        </w:rPr>
        <w:t xml:space="preserve">. </w:t>
      </w:r>
    </w:p>
    <w:p w14:paraId="4C02E59F" w14:textId="77777777" w:rsidR="00AB25EF" w:rsidRPr="000D5DB5" w:rsidRDefault="00961EC2" w:rsidP="00492B85">
      <w:pPr>
        <w:contextualSpacing/>
        <w:rPr>
          <w:rFonts w:eastAsia="Times New Roman" w:cstheme="minorHAnsi"/>
          <w:sz w:val="24"/>
          <w:szCs w:val="24"/>
        </w:rPr>
      </w:pPr>
      <w:r>
        <w:rPr>
          <w:rFonts w:eastAsia="Times New Roman" w:cstheme="minorHAnsi"/>
          <w:color w:val="000000"/>
        </w:rPr>
        <w:lastRenderedPageBreak/>
        <w:t>This can be applied to natural armor</w:t>
      </w:r>
      <w:r w:rsidR="00492B85">
        <w:rPr>
          <w:rFonts w:eastAsia="Times New Roman" w:cstheme="minorHAnsi"/>
          <w:color w:val="000000"/>
        </w:rPr>
        <w:t xml:space="preserve">. In this case, the AC is </w:t>
      </w:r>
      <w:r w:rsidR="00831F57">
        <w:rPr>
          <w:rFonts w:eastAsia="Times New Roman" w:cstheme="minorHAnsi"/>
          <w:color w:val="000000"/>
        </w:rPr>
        <w:t xml:space="preserve">restored </w:t>
      </w:r>
      <w:r w:rsidR="00492B85">
        <w:rPr>
          <w:rFonts w:eastAsia="Times New Roman" w:cstheme="minorHAnsi"/>
          <w:color w:val="000000"/>
        </w:rPr>
        <w:t xml:space="preserve">upon completing </w:t>
      </w:r>
      <w:r w:rsidR="00831F57">
        <w:rPr>
          <w:rFonts w:eastAsia="Times New Roman" w:cstheme="minorHAnsi"/>
          <w:color w:val="000000"/>
        </w:rPr>
        <w:t>a short rest</w:t>
      </w:r>
      <w:r>
        <w:rPr>
          <w:rFonts w:eastAsia="Times New Roman" w:cstheme="minorHAnsi"/>
          <w:color w:val="000000"/>
        </w:rPr>
        <w:t xml:space="preserve">. </w:t>
      </w:r>
    </w:p>
    <w:p w14:paraId="262FF29C" w14:textId="77777777" w:rsidR="00AB25EF" w:rsidRPr="000D5DB5" w:rsidRDefault="00AB25EF">
      <w:pPr>
        <w:contextualSpacing/>
        <w:rPr>
          <w:rFonts w:eastAsia="Times New Roman" w:cstheme="minorHAnsi"/>
          <w:sz w:val="24"/>
          <w:szCs w:val="24"/>
        </w:rPr>
      </w:pPr>
    </w:p>
    <w:p w14:paraId="187B0917" w14:textId="77777777" w:rsidR="002518CF" w:rsidRDefault="00AB25EF" w:rsidP="00492B85">
      <w:pPr>
        <w:contextualSpacing/>
        <w:rPr>
          <w:rFonts w:eastAsia="Times New Roman" w:cstheme="minorHAnsi"/>
          <w:sz w:val="24"/>
          <w:szCs w:val="24"/>
        </w:rPr>
      </w:pPr>
      <w:r w:rsidRPr="000D5DB5">
        <w:rPr>
          <w:rFonts w:eastAsia="Times New Roman" w:cstheme="minorHAnsi"/>
          <w:b/>
          <w:bCs/>
          <w:color w:val="000000"/>
        </w:rPr>
        <w:t xml:space="preserve">Vigilance. </w:t>
      </w:r>
      <w:r w:rsidRPr="000D5DB5">
        <w:rPr>
          <w:rFonts w:eastAsia="Times New Roman" w:cstheme="minorHAnsi"/>
          <w:color w:val="000000"/>
        </w:rPr>
        <w:t>Starting at 10th level, you</w:t>
      </w:r>
      <w:r w:rsidR="00831F57">
        <w:rPr>
          <w:rFonts w:eastAsia="Times New Roman" w:cstheme="minorHAnsi"/>
          <w:color w:val="000000"/>
        </w:rPr>
        <w:t xml:space="preserve">r block and tackle ability blocks an additional </w:t>
      </w:r>
      <w:r w:rsidRPr="000D5DB5">
        <w:rPr>
          <w:rFonts w:eastAsia="Times New Roman" w:cstheme="minorHAnsi"/>
          <w:color w:val="000000"/>
        </w:rPr>
        <w:t>1d12</w:t>
      </w:r>
      <w:r w:rsidR="00831F57">
        <w:rPr>
          <w:rFonts w:eastAsia="Times New Roman" w:cstheme="minorHAnsi"/>
          <w:color w:val="000000"/>
        </w:rPr>
        <w:t xml:space="preserve"> (for a total of 2d12 + your Stamina modifier)</w:t>
      </w:r>
      <w:r w:rsidRPr="000D5DB5">
        <w:rPr>
          <w:rFonts w:eastAsia="Times New Roman" w:cstheme="minorHAnsi"/>
          <w:color w:val="000000"/>
        </w:rPr>
        <w:t xml:space="preserve">. Whenever you perform an opportunity attack derived from your </w:t>
      </w:r>
      <w:r w:rsidR="00492B85">
        <w:rPr>
          <w:rFonts w:eastAsia="Times New Roman" w:cstheme="minorHAnsi"/>
          <w:color w:val="000000"/>
        </w:rPr>
        <w:t>B</w:t>
      </w:r>
      <w:r w:rsidRPr="000D5DB5">
        <w:rPr>
          <w:rFonts w:eastAsia="Times New Roman" w:cstheme="minorHAnsi"/>
          <w:color w:val="000000"/>
        </w:rPr>
        <w:t xml:space="preserve">lock </w:t>
      </w:r>
      <w:r w:rsidR="00492B85">
        <w:rPr>
          <w:rFonts w:eastAsia="Times New Roman" w:cstheme="minorHAnsi"/>
          <w:color w:val="000000"/>
        </w:rPr>
        <w:t>and Tackle ability</w:t>
      </w:r>
      <w:r w:rsidRPr="000D5DB5">
        <w:rPr>
          <w:rFonts w:eastAsia="Times New Roman" w:cstheme="minorHAnsi"/>
          <w:color w:val="000000"/>
        </w:rPr>
        <w:t xml:space="preserve">, you </w:t>
      </w:r>
      <w:r w:rsidR="00831F57">
        <w:rPr>
          <w:rFonts w:eastAsia="Times New Roman" w:cstheme="minorHAnsi"/>
          <w:color w:val="000000"/>
        </w:rPr>
        <w:t>can add one of the following effects</w:t>
      </w:r>
      <w:r w:rsidRPr="000D5DB5">
        <w:rPr>
          <w:rFonts w:eastAsia="Times New Roman" w:cstheme="minorHAnsi"/>
          <w:color w:val="000000"/>
        </w:rPr>
        <w:t>.</w:t>
      </w:r>
    </w:p>
    <w:p w14:paraId="43187698" w14:textId="77777777" w:rsidR="002518CF" w:rsidRPr="002518CF" w:rsidRDefault="00AB25EF" w:rsidP="003C4628">
      <w:pPr>
        <w:pStyle w:val="ListParagraph"/>
        <w:numPr>
          <w:ilvl w:val="0"/>
          <w:numId w:val="34"/>
        </w:numPr>
        <w:rPr>
          <w:rFonts w:eastAsia="Times New Roman" w:cstheme="minorHAnsi"/>
          <w:sz w:val="24"/>
          <w:szCs w:val="24"/>
        </w:rPr>
      </w:pPr>
      <w:r w:rsidRPr="002518CF">
        <w:rPr>
          <w:rFonts w:eastAsia="Times New Roman" w:cstheme="minorHAnsi"/>
          <w:i/>
          <w:iCs/>
          <w:color w:val="000000"/>
        </w:rPr>
        <w:t xml:space="preserve">Destructive Counter. </w:t>
      </w:r>
      <w:r w:rsidRPr="002518CF">
        <w:rPr>
          <w:rFonts w:eastAsia="Times New Roman" w:cstheme="minorHAnsi"/>
          <w:color w:val="000000"/>
        </w:rPr>
        <w:t xml:space="preserve">Your opportunity attack deals an additional </w:t>
      </w:r>
      <w:r w:rsidR="00961EC2" w:rsidRPr="002518CF">
        <w:rPr>
          <w:rFonts w:eastAsia="Times New Roman" w:cstheme="minorHAnsi"/>
          <w:color w:val="000000"/>
        </w:rPr>
        <w:t>2</w:t>
      </w:r>
      <w:r w:rsidRPr="002518CF">
        <w:rPr>
          <w:rFonts w:eastAsia="Times New Roman" w:cstheme="minorHAnsi"/>
          <w:color w:val="000000"/>
        </w:rPr>
        <w:t>d</w:t>
      </w:r>
      <w:r w:rsidR="00961EC2" w:rsidRPr="002518CF">
        <w:rPr>
          <w:rFonts w:eastAsia="Times New Roman" w:cstheme="minorHAnsi"/>
          <w:color w:val="000000"/>
        </w:rPr>
        <w:t>6</w:t>
      </w:r>
      <w:r w:rsidRPr="002518CF">
        <w:rPr>
          <w:rFonts w:eastAsia="Times New Roman" w:cstheme="minorHAnsi"/>
          <w:color w:val="000000"/>
        </w:rPr>
        <w:t xml:space="preserve"> damage. </w:t>
      </w:r>
    </w:p>
    <w:p w14:paraId="1C8A8AC0" w14:textId="77777777" w:rsidR="002518CF" w:rsidRPr="002518CF" w:rsidRDefault="00AB25EF" w:rsidP="003C4628">
      <w:pPr>
        <w:pStyle w:val="ListParagraph"/>
        <w:numPr>
          <w:ilvl w:val="0"/>
          <w:numId w:val="34"/>
        </w:numPr>
        <w:rPr>
          <w:rFonts w:eastAsia="Times New Roman" w:cstheme="minorHAnsi"/>
          <w:sz w:val="24"/>
          <w:szCs w:val="24"/>
        </w:rPr>
      </w:pPr>
      <w:r w:rsidRPr="002518CF">
        <w:rPr>
          <w:rFonts w:eastAsia="Times New Roman" w:cstheme="minorHAnsi"/>
          <w:i/>
          <w:iCs/>
          <w:color w:val="000000"/>
        </w:rPr>
        <w:t xml:space="preserve">Disarming Counter. </w:t>
      </w:r>
      <w:r w:rsidRPr="002518CF">
        <w:rPr>
          <w:rFonts w:eastAsia="Times New Roman" w:cstheme="minorHAnsi"/>
          <w:color w:val="000000"/>
        </w:rPr>
        <w:t xml:space="preserve">Your opportunity attack drops the enemy’s weapon. If they reach for it while threatened by you, you </w:t>
      </w:r>
      <w:r w:rsidR="00961EC2" w:rsidRPr="002518CF">
        <w:rPr>
          <w:rFonts w:eastAsia="Times New Roman" w:cstheme="minorHAnsi"/>
          <w:color w:val="000000"/>
        </w:rPr>
        <w:t>can make</w:t>
      </w:r>
      <w:r w:rsidRPr="002518CF">
        <w:rPr>
          <w:rFonts w:eastAsia="Times New Roman" w:cstheme="minorHAnsi"/>
          <w:color w:val="000000"/>
        </w:rPr>
        <w:t xml:space="preserve"> another attack of opportunity. </w:t>
      </w:r>
    </w:p>
    <w:p w14:paraId="09F99FF3" w14:textId="77777777" w:rsidR="002518CF" w:rsidRPr="002518CF" w:rsidRDefault="00AB25EF" w:rsidP="003C4628">
      <w:pPr>
        <w:pStyle w:val="ListParagraph"/>
        <w:numPr>
          <w:ilvl w:val="0"/>
          <w:numId w:val="34"/>
        </w:numPr>
        <w:rPr>
          <w:rFonts w:eastAsia="Times New Roman" w:cstheme="minorHAnsi"/>
          <w:sz w:val="24"/>
          <w:szCs w:val="24"/>
        </w:rPr>
      </w:pPr>
      <w:r w:rsidRPr="002518CF">
        <w:rPr>
          <w:rFonts w:eastAsia="Times New Roman" w:cstheme="minorHAnsi"/>
          <w:i/>
          <w:iCs/>
          <w:color w:val="000000"/>
        </w:rPr>
        <w:t xml:space="preserve">Pushing Counter. </w:t>
      </w:r>
      <w:r w:rsidRPr="002518CF">
        <w:rPr>
          <w:rFonts w:eastAsia="Times New Roman" w:cstheme="minorHAnsi"/>
          <w:color w:val="000000"/>
        </w:rPr>
        <w:t xml:space="preserve">Your opportunity attack pushes the enemy 5 feet away. </w:t>
      </w:r>
    </w:p>
    <w:p w14:paraId="4879E998" w14:textId="77777777" w:rsidR="00831F57" w:rsidRPr="002518CF" w:rsidRDefault="00831F57" w:rsidP="003C4628">
      <w:pPr>
        <w:pStyle w:val="ListParagraph"/>
        <w:numPr>
          <w:ilvl w:val="0"/>
          <w:numId w:val="34"/>
        </w:numPr>
        <w:rPr>
          <w:rFonts w:eastAsia="Times New Roman" w:cstheme="minorHAnsi"/>
          <w:sz w:val="24"/>
          <w:szCs w:val="24"/>
        </w:rPr>
      </w:pPr>
      <w:r w:rsidRPr="002518CF">
        <w:rPr>
          <w:rFonts w:eastAsia="Times New Roman" w:cstheme="minorHAnsi"/>
          <w:i/>
          <w:iCs/>
          <w:color w:val="000000"/>
        </w:rPr>
        <w:t>Repositioning Counter.</w:t>
      </w:r>
      <w:r w:rsidRPr="002518CF">
        <w:rPr>
          <w:rFonts w:eastAsia="Times New Roman" w:cstheme="minorHAnsi"/>
          <w:color w:val="000000"/>
        </w:rPr>
        <w:t xml:space="preserve"> Your opportunity attack allows you to exchange places with an ally within 5 feet of you. </w:t>
      </w:r>
    </w:p>
    <w:p w14:paraId="08034E87" w14:textId="77777777" w:rsidR="00AB25EF" w:rsidRPr="000D5DB5" w:rsidRDefault="00AB25EF">
      <w:pPr>
        <w:contextualSpacing/>
        <w:rPr>
          <w:rFonts w:eastAsia="Times New Roman" w:cstheme="minorHAnsi"/>
          <w:sz w:val="24"/>
          <w:szCs w:val="24"/>
        </w:rPr>
      </w:pPr>
    </w:p>
    <w:p w14:paraId="01E85083" w14:textId="77777777" w:rsidR="00AB25EF" w:rsidRDefault="00AB25EF" w:rsidP="007B656F">
      <w:pPr>
        <w:contextualSpacing/>
        <w:rPr>
          <w:rFonts w:eastAsia="Times New Roman" w:cstheme="minorHAnsi"/>
          <w:color w:val="000000"/>
        </w:rPr>
      </w:pPr>
      <w:r w:rsidRPr="000D5DB5">
        <w:rPr>
          <w:rFonts w:eastAsia="Times New Roman" w:cstheme="minorHAnsi"/>
          <w:b/>
          <w:bCs/>
          <w:color w:val="000000"/>
        </w:rPr>
        <w:t xml:space="preserve">Vanguard. </w:t>
      </w:r>
      <w:r w:rsidRPr="000D5DB5">
        <w:rPr>
          <w:rFonts w:eastAsia="Times New Roman" w:cstheme="minorHAnsi"/>
          <w:color w:val="000000"/>
        </w:rPr>
        <w:t xml:space="preserve">Starting at 15th level, whenever you </w:t>
      </w:r>
      <w:r w:rsidR="007B656F">
        <w:rPr>
          <w:rFonts w:eastAsia="Times New Roman" w:cstheme="minorHAnsi"/>
          <w:color w:val="000000"/>
        </w:rPr>
        <w:t xml:space="preserve">start your round </w:t>
      </w:r>
      <w:r w:rsidR="00492B85">
        <w:rPr>
          <w:rFonts w:eastAsia="Times New Roman" w:cstheme="minorHAnsi"/>
          <w:color w:val="000000"/>
        </w:rPr>
        <w:t xml:space="preserve">in a turn </w:t>
      </w:r>
      <w:r w:rsidR="007B656F">
        <w:rPr>
          <w:rFonts w:eastAsia="Times New Roman" w:cstheme="minorHAnsi"/>
          <w:color w:val="000000"/>
        </w:rPr>
        <w:t xml:space="preserve">with </w:t>
      </w:r>
      <w:r w:rsidRPr="000D5DB5">
        <w:rPr>
          <w:rFonts w:eastAsia="Times New Roman" w:cstheme="minorHAnsi"/>
          <w:color w:val="000000"/>
        </w:rPr>
        <w:t xml:space="preserve">below half your </w:t>
      </w:r>
      <w:r w:rsidR="007B656F">
        <w:rPr>
          <w:rFonts w:eastAsia="Times New Roman" w:cstheme="minorHAnsi"/>
          <w:color w:val="000000"/>
        </w:rPr>
        <w:t xml:space="preserve">maximum </w:t>
      </w:r>
      <w:r w:rsidRPr="000D5DB5">
        <w:rPr>
          <w:rFonts w:eastAsia="Times New Roman" w:cstheme="minorHAnsi"/>
          <w:color w:val="000000"/>
        </w:rPr>
        <w:t>hit points</w:t>
      </w:r>
      <w:r w:rsidR="00492B85">
        <w:rPr>
          <w:rFonts w:eastAsia="Times New Roman" w:cstheme="minorHAnsi"/>
          <w:color w:val="000000"/>
        </w:rPr>
        <w:t>,</w:t>
      </w:r>
      <w:r w:rsidR="007B656F">
        <w:rPr>
          <w:rFonts w:eastAsia="Times New Roman" w:cstheme="minorHAnsi"/>
          <w:color w:val="000000"/>
        </w:rPr>
        <w:t xml:space="preserve"> and have no temporary hit points</w:t>
      </w:r>
      <w:r w:rsidRPr="000D5DB5">
        <w:rPr>
          <w:rFonts w:eastAsia="Times New Roman" w:cstheme="minorHAnsi"/>
          <w:color w:val="000000"/>
        </w:rPr>
        <w:t xml:space="preserve">, you gain </w:t>
      </w:r>
      <w:r w:rsidR="007B656F">
        <w:rPr>
          <w:rFonts w:eastAsia="Times New Roman" w:cstheme="minorHAnsi"/>
          <w:color w:val="000000"/>
        </w:rPr>
        <w:t xml:space="preserve">a number of temporary hit points equal to </w:t>
      </w:r>
      <w:r w:rsidRPr="000D5DB5">
        <w:rPr>
          <w:rFonts w:eastAsia="Times New Roman" w:cstheme="minorHAnsi"/>
          <w:color w:val="000000"/>
        </w:rPr>
        <w:t xml:space="preserve">1d12 + </w:t>
      </w:r>
      <w:r w:rsidR="007B656F">
        <w:rPr>
          <w:rFonts w:eastAsia="Times New Roman" w:cstheme="minorHAnsi"/>
          <w:color w:val="000000"/>
        </w:rPr>
        <w:t xml:space="preserve">your </w:t>
      </w:r>
      <w:r w:rsidRPr="000D5DB5">
        <w:rPr>
          <w:rFonts w:eastAsia="Times New Roman" w:cstheme="minorHAnsi"/>
          <w:color w:val="000000"/>
        </w:rPr>
        <w:t xml:space="preserve">Stamina </w:t>
      </w:r>
      <w:r w:rsidR="007B656F">
        <w:rPr>
          <w:rFonts w:eastAsia="Times New Roman" w:cstheme="minorHAnsi"/>
          <w:color w:val="000000"/>
        </w:rPr>
        <w:t>modifier</w:t>
      </w:r>
      <w:r w:rsidRPr="000D5DB5">
        <w:rPr>
          <w:rFonts w:eastAsia="Times New Roman" w:cstheme="minorHAnsi"/>
          <w:color w:val="000000"/>
        </w:rPr>
        <w:t xml:space="preserve">. </w:t>
      </w:r>
    </w:p>
    <w:p w14:paraId="48655F4C" w14:textId="77777777" w:rsidR="00AB25EF" w:rsidRPr="000D5DB5" w:rsidRDefault="00AB25EF">
      <w:pPr>
        <w:contextualSpacing/>
        <w:rPr>
          <w:rFonts w:eastAsia="Times New Roman" w:cstheme="minorHAnsi"/>
          <w:sz w:val="24"/>
          <w:szCs w:val="24"/>
        </w:rPr>
      </w:pPr>
    </w:p>
    <w:p w14:paraId="7405B8CE" w14:textId="77777777" w:rsidR="00AA7E3C" w:rsidRPr="00AA7E3C" w:rsidRDefault="00AA7E3C" w:rsidP="00AA7E3C">
      <w:pPr>
        <w:contextualSpacing/>
        <w:rPr>
          <w:rFonts w:eastAsia="Times New Roman" w:cstheme="minorHAnsi"/>
          <w:color w:val="000000"/>
        </w:rPr>
      </w:pPr>
      <w:r>
        <w:rPr>
          <w:rFonts w:eastAsia="Times New Roman" w:cstheme="minorHAnsi"/>
          <w:b/>
          <w:bCs/>
          <w:color w:val="000000"/>
        </w:rPr>
        <w:t>Restored Strength</w:t>
      </w:r>
      <w:r w:rsidRPr="000D5DB5">
        <w:rPr>
          <w:rFonts w:eastAsia="Times New Roman" w:cstheme="minorHAnsi"/>
          <w:b/>
          <w:bCs/>
          <w:color w:val="000000"/>
        </w:rPr>
        <w:t xml:space="preserve">. </w:t>
      </w:r>
      <w:r w:rsidRPr="000D5DB5">
        <w:rPr>
          <w:rFonts w:eastAsia="Times New Roman" w:cstheme="minorHAnsi"/>
          <w:color w:val="000000"/>
        </w:rPr>
        <w:t xml:space="preserve">Starting at 18th level, you may use </w:t>
      </w:r>
      <w:r>
        <w:rPr>
          <w:rFonts w:eastAsia="Times New Roman" w:cstheme="minorHAnsi"/>
          <w:color w:val="000000"/>
        </w:rPr>
        <w:t xml:space="preserve">the </w:t>
      </w:r>
      <w:r w:rsidRPr="000D5DB5">
        <w:rPr>
          <w:rFonts w:eastAsia="Times New Roman" w:cstheme="minorHAnsi"/>
          <w:color w:val="000000"/>
        </w:rPr>
        <w:t xml:space="preserve">Second Wind </w:t>
      </w:r>
      <w:r>
        <w:rPr>
          <w:rFonts w:eastAsia="Times New Roman" w:cstheme="minorHAnsi"/>
          <w:color w:val="000000"/>
        </w:rPr>
        <w:t xml:space="preserve">talent </w:t>
      </w:r>
      <w:r w:rsidRPr="000D5DB5">
        <w:rPr>
          <w:rFonts w:eastAsia="Times New Roman" w:cstheme="minorHAnsi"/>
          <w:color w:val="000000"/>
        </w:rPr>
        <w:t xml:space="preserve">three times before requiring rest. </w:t>
      </w:r>
      <w:r>
        <w:rPr>
          <w:rFonts w:eastAsia="Times New Roman" w:cstheme="minorHAnsi"/>
          <w:color w:val="000000"/>
        </w:rPr>
        <w:t>Furthermore, w</w:t>
      </w:r>
      <w:r w:rsidRPr="000D5DB5">
        <w:rPr>
          <w:rFonts w:eastAsia="Times New Roman" w:cstheme="minorHAnsi"/>
          <w:color w:val="000000"/>
        </w:rPr>
        <w:t xml:space="preserve">henever you use </w:t>
      </w:r>
      <w:r>
        <w:rPr>
          <w:rFonts w:eastAsia="Times New Roman" w:cstheme="minorHAnsi"/>
          <w:color w:val="000000"/>
        </w:rPr>
        <w:t>Second Wind</w:t>
      </w:r>
      <w:r w:rsidRPr="000D5DB5">
        <w:rPr>
          <w:rFonts w:eastAsia="Times New Roman" w:cstheme="minorHAnsi"/>
          <w:color w:val="000000"/>
        </w:rPr>
        <w:t xml:space="preserve">, you gain resistance to </w:t>
      </w:r>
      <w:r>
        <w:rPr>
          <w:rFonts w:eastAsia="Times New Roman" w:cstheme="minorHAnsi"/>
          <w:color w:val="000000"/>
        </w:rPr>
        <w:t xml:space="preserve">any </w:t>
      </w:r>
      <w:r w:rsidRPr="000D5DB5">
        <w:rPr>
          <w:rFonts w:eastAsia="Times New Roman" w:cstheme="minorHAnsi"/>
          <w:color w:val="000000"/>
        </w:rPr>
        <w:t xml:space="preserve">damage </w:t>
      </w:r>
      <w:r>
        <w:rPr>
          <w:rFonts w:eastAsia="Times New Roman" w:cstheme="minorHAnsi"/>
          <w:color w:val="000000"/>
        </w:rPr>
        <w:t xml:space="preserve">you take </w:t>
      </w:r>
      <w:r w:rsidRPr="000D5DB5">
        <w:rPr>
          <w:rFonts w:eastAsia="Times New Roman" w:cstheme="minorHAnsi"/>
          <w:color w:val="000000"/>
        </w:rPr>
        <w:t xml:space="preserve">for one round after use, and advantage </w:t>
      </w:r>
      <w:r>
        <w:rPr>
          <w:rFonts w:eastAsia="Times New Roman" w:cstheme="minorHAnsi"/>
          <w:color w:val="000000"/>
        </w:rPr>
        <w:t xml:space="preserve">against any saving throw made against the </w:t>
      </w:r>
      <w:r w:rsidRPr="000D5DB5">
        <w:rPr>
          <w:rFonts w:eastAsia="Times New Roman" w:cstheme="minorHAnsi"/>
          <w:color w:val="000000"/>
        </w:rPr>
        <w:t xml:space="preserve">first spell </w:t>
      </w:r>
      <w:r>
        <w:rPr>
          <w:rFonts w:eastAsia="Times New Roman" w:cstheme="minorHAnsi"/>
          <w:color w:val="000000"/>
        </w:rPr>
        <w:t xml:space="preserve">that affects </w:t>
      </w:r>
      <w:r w:rsidRPr="000D5DB5">
        <w:rPr>
          <w:rFonts w:eastAsia="Times New Roman" w:cstheme="minorHAnsi"/>
          <w:color w:val="000000"/>
        </w:rPr>
        <w:t xml:space="preserve">you in the next minute. </w:t>
      </w:r>
    </w:p>
    <w:p w14:paraId="1A8FB1A5" w14:textId="77777777" w:rsidR="00AB25EF" w:rsidRDefault="00AA7E3C" w:rsidP="00AA7E3C">
      <w:r>
        <w:t xml:space="preserve">If you don’t already have the Second Wind talent, you gain it as a talent instead of improving it. </w:t>
      </w:r>
    </w:p>
    <w:p w14:paraId="159ED5B2" w14:textId="77777777" w:rsidR="00AA7E3C" w:rsidRPr="00AA7E3C" w:rsidRDefault="00AA7E3C" w:rsidP="00AA7E3C"/>
    <w:p w14:paraId="0978BD79" w14:textId="77777777" w:rsidR="00AB25EF" w:rsidRPr="000D5DB5" w:rsidRDefault="00AB25EF">
      <w:pPr>
        <w:contextualSpacing/>
        <w:outlineLvl w:val="1"/>
        <w:rPr>
          <w:rFonts w:eastAsia="Times New Roman" w:cstheme="minorHAnsi"/>
          <w:b/>
          <w:bCs/>
          <w:sz w:val="36"/>
          <w:szCs w:val="36"/>
        </w:rPr>
      </w:pPr>
      <w:bookmarkStart w:id="2269" w:name="_Toc509138758"/>
      <w:bookmarkStart w:id="2270" w:name="_Toc54196411"/>
      <w:r w:rsidRPr="000D5DB5">
        <w:rPr>
          <w:rFonts w:eastAsia="Times New Roman" w:cstheme="minorHAnsi"/>
          <w:color w:val="2E75B5"/>
          <w:sz w:val="32"/>
          <w:szCs w:val="32"/>
        </w:rPr>
        <w:t>Special and Racial Specializations</w:t>
      </w:r>
      <w:bookmarkEnd w:id="2269"/>
      <w:bookmarkEnd w:id="2270"/>
    </w:p>
    <w:p w14:paraId="78097A1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These are archetypes, domains, and specializations that have a special or racial restriction. These are rare, but often are quite powerful. </w:t>
      </w:r>
    </w:p>
    <w:p w14:paraId="1E9D8180" w14:textId="77777777" w:rsidR="00AB25EF" w:rsidRPr="000D5DB5" w:rsidRDefault="00AB25EF">
      <w:pPr>
        <w:contextualSpacing/>
        <w:rPr>
          <w:rFonts w:eastAsia="Times New Roman" w:cstheme="minorHAnsi"/>
          <w:sz w:val="24"/>
          <w:szCs w:val="24"/>
        </w:rPr>
      </w:pPr>
    </w:p>
    <w:p w14:paraId="1B7DC75F" w14:textId="77777777" w:rsidR="00AB25EF" w:rsidRPr="00696121" w:rsidRDefault="00AB25EF">
      <w:pPr>
        <w:pStyle w:val="Heading3"/>
        <w:contextualSpacing/>
        <w:rPr>
          <w:sz w:val="36"/>
          <w:szCs w:val="36"/>
        </w:rPr>
      </w:pPr>
      <w:bookmarkStart w:id="2271" w:name="_Toc509138759"/>
      <w:bookmarkStart w:id="2272" w:name="_Toc54196412"/>
      <w:r w:rsidRPr="00C17107">
        <w:t>Demon Hunter (Rogue)</w:t>
      </w:r>
      <w:bookmarkEnd w:id="2271"/>
      <w:bookmarkEnd w:id="2272"/>
    </w:p>
    <w:p w14:paraId="43564002"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Demon hunters are specialists in fighting demonic outsiders, and sacrifice both body and mind to gain alien and terrifying powers.</w:t>
      </w:r>
      <w:r w:rsidR="00D462E6" w:rsidRPr="000D5DB5">
        <w:rPr>
          <w:rFonts w:eastAsia="Times New Roman" w:cstheme="minorHAnsi"/>
          <w:color w:val="000000"/>
        </w:rPr>
        <w:t xml:space="preserve"> </w:t>
      </w:r>
      <w:r w:rsidRPr="000D5DB5">
        <w:rPr>
          <w:rFonts w:eastAsia="Times New Roman" w:cstheme="minorHAnsi"/>
          <w:color w:val="000000"/>
        </w:rPr>
        <w:t xml:space="preserve">Although most commonly found amongst the Night Elves (with the Night Elf Illidan Stormrage being the first known Demon Hunter) and the Illidari, the abilities can be learned by many who fight demons, such as secretive high elven organizations, human wizarding societies, or even draenei or orcish inquisitorial orders. Demon hunters </w:t>
      </w:r>
      <w:r w:rsidR="00D462E6" w:rsidRPr="000D5DB5">
        <w:rPr>
          <w:rFonts w:eastAsia="Times New Roman" w:cstheme="minorHAnsi"/>
          <w:color w:val="000000"/>
        </w:rPr>
        <w:t xml:space="preserve">typically </w:t>
      </w:r>
      <w:r w:rsidRPr="000D5DB5">
        <w:rPr>
          <w:rFonts w:eastAsia="Times New Roman" w:cstheme="minorHAnsi"/>
          <w:color w:val="000000"/>
        </w:rPr>
        <w:t>utilize warglaives</w:t>
      </w:r>
      <w:r w:rsidR="00D462E6" w:rsidRPr="000D5DB5">
        <w:rPr>
          <w:rFonts w:eastAsia="Times New Roman" w:cstheme="minorHAnsi"/>
          <w:color w:val="000000"/>
        </w:rPr>
        <w:t xml:space="preserve"> for combat </w:t>
      </w:r>
      <w:r w:rsidR="005B0FDD" w:rsidRPr="000D5DB5">
        <w:rPr>
          <w:rFonts w:eastAsia="Times New Roman" w:cstheme="minorHAnsi"/>
          <w:color w:val="000000"/>
        </w:rPr>
        <w:t>(see equipment)</w:t>
      </w:r>
      <w:r w:rsidRPr="000D5DB5">
        <w:rPr>
          <w:rFonts w:eastAsia="Times New Roman" w:cstheme="minorHAnsi"/>
          <w:color w:val="000000"/>
        </w:rPr>
        <w:t xml:space="preserve">. </w:t>
      </w:r>
    </w:p>
    <w:p w14:paraId="5EE264EA" w14:textId="77777777" w:rsidR="007845FD" w:rsidRPr="000D5DB5" w:rsidRDefault="007845FD">
      <w:pPr>
        <w:contextualSpacing/>
        <w:rPr>
          <w:rFonts w:eastAsia="Times New Roman" w:cstheme="minorHAnsi"/>
          <w:sz w:val="24"/>
          <w:szCs w:val="24"/>
        </w:rPr>
      </w:pPr>
      <w:r w:rsidRPr="000D5DB5">
        <w:rPr>
          <w:rFonts w:eastAsia="Times New Roman" w:cstheme="minorHAnsi"/>
          <w:color w:val="000000"/>
        </w:rPr>
        <w:t xml:space="preserve">Warlocks who turn against the Burning Legion may exchange their class to demon hunter on a 1:1 ratio, such as death knights or warlocks do with their previous classes of paladin or mage and shaman (respectively). This still requires being blinded. </w:t>
      </w:r>
    </w:p>
    <w:p w14:paraId="2E465D32" w14:textId="77777777" w:rsidR="00AC4DC7" w:rsidRPr="000D5DB5" w:rsidRDefault="00AC4DC7">
      <w:pPr>
        <w:contextualSpacing/>
        <w:rPr>
          <w:rFonts w:eastAsia="Times New Roman" w:cstheme="minorHAnsi"/>
          <w:color w:val="000000"/>
        </w:rPr>
      </w:pPr>
      <w:r w:rsidRPr="000D5DB5">
        <w:rPr>
          <w:rFonts w:eastAsia="Times New Roman" w:cstheme="minorHAnsi"/>
          <w:color w:val="000000"/>
        </w:rPr>
        <w:t xml:space="preserve">Rogues wishing to become demon hunters usually take the </w:t>
      </w:r>
      <w:r w:rsidR="00176ECC" w:rsidRPr="000D5DB5">
        <w:rPr>
          <w:rFonts w:eastAsia="Times New Roman" w:cstheme="minorHAnsi"/>
          <w:color w:val="000000"/>
        </w:rPr>
        <w:t>leap</w:t>
      </w:r>
      <w:r w:rsidR="000C692E">
        <w:rPr>
          <w:rFonts w:eastAsia="Times New Roman" w:cstheme="minorHAnsi"/>
          <w:color w:val="000000"/>
        </w:rPr>
        <w:t>,</w:t>
      </w:r>
      <w:r w:rsidRPr="000D5DB5">
        <w:rPr>
          <w:rFonts w:eastAsia="Times New Roman" w:cstheme="minorHAnsi"/>
          <w:color w:val="000000"/>
        </w:rPr>
        <w:t xml:space="preserve"> favored enemy</w:t>
      </w:r>
      <w:r w:rsidR="000C692E">
        <w:rPr>
          <w:rFonts w:eastAsia="Times New Roman" w:cstheme="minorHAnsi"/>
          <w:color w:val="000000"/>
        </w:rPr>
        <w:t xml:space="preserve"> (fiends),</w:t>
      </w:r>
      <w:r w:rsidRPr="000D5DB5">
        <w:rPr>
          <w:rFonts w:eastAsia="Times New Roman" w:cstheme="minorHAnsi"/>
          <w:color w:val="000000"/>
        </w:rPr>
        <w:t xml:space="preserve"> </w:t>
      </w:r>
      <w:r w:rsidR="00E7365E">
        <w:rPr>
          <w:rFonts w:eastAsia="Times New Roman" w:cstheme="minorHAnsi"/>
          <w:color w:val="000000"/>
        </w:rPr>
        <w:t xml:space="preserve">and </w:t>
      </w:r>
      <w:r w:rsidR="00D462E6" w:rsidRPr="000D5DB5">
        <w:rPr>
          <w:rFonts w:eastAsia="Times New Roman" w:cstheme="minorHAnsi"/>
          <w:color w:val="000000"/>
        </w:rPr>
        <w:t>dread ambusher talent</w:t>
      </w:r>
      <w:r w:rsidR="008D3FA3" w:rsidRPr="000D5DB5">
        <w:rPr>
          <w:rFonts w:eastAsia="Times New Roman" w:cstheme="minorHAnsi"/>
          <w:color w:val="000000"/>
        </w:rPr>
        <w:t>s</w:t>
      </w:r>
      <w:r w:rsidR="00D462E6" w:rsidRPr="000D5DB5">
        <w:rPr>
          <w:rFonts w:eastAsia="Times New Roman" w:cstheme="minorHAnsi"/>
          <w:color w:val="000000"/>
        </w:rPr>
        <w:t>.</w:t>
      </w:r>
    </w:p>
    <w:p w14:paraId="5C720820" w14:textId="77777777" w:rsidR="00D462E6" w:rsidRPr="000D5DB5" w:rsidRDefault="00D462E6">
      <w:pPr>
        <w:contextualSpacing/>
        <w:rPr>
          <w:rFonts w:eastAsia="Times New Roman" w:cstheme="minorHAnsi"/>
          <w:sz w:val="24"/>
          <w:szCs w:val="24"/>
        </w:rPr>
      </w:pPr>
    </w:p>
    <w:p w14:paraId="1DAE9FF9" w14:textId="77777777" w:rsidR="00577A9F" w:rsidRPr="000D5DB5" w:rsidRDefault="00577A9F" w:rsidP="00AD453C">
      <w:pPr>
        <w:contextualSpacing/>
        <w:rPr>
          <w:rFonts w:eastAsia="Times New Roman" w:cstheme="minorHAnsi"/>
          <w:color w:val="000000"/>
        </w:rPr>
      </w:pPr>
      <w:r w:rsidRPr="00325A13">
        <w:rPr>
          <w:rFonts w:eastAsia="Times New Roman" w:cstheme="minorHAnsi"/>
          <w:b/>
          <w:bCs/>
          <w:color w:val="000000"/>
        </w:rPr>
        <w:t>Prerequisites.</w:t>
      </w:r>
      <w:r w:rsidRPr="000D5DB5">
        <w:rPr>
          <w:rFonts w:eastAsia="Times New Roman" w:cstheme="minorHAnsi"/>
          <w:i/>
          <w:iCs/>
          <w:color w:val="000000"/>
        </w:rPr>
        <w:t xml:space="preserve"> </w:t>
      </w:r>
      <w:r w:rsidRPr="000D5DB5">
        <w:rPr>
          <w:rFonts w:eastAsia="Times New Roman" w:cstheme="minorHAnsi"/>
          <w:color w:val="000000"/>
        </w:rPr>
        <w:t>The demon hunter aspirant must be permanently blinded either by a spell</w:t>
      </w:r>
      <w:r w:rsidR="00FE4CA5">
        <w:rPr>
          <w:rFonts w:eastAsia="Times New Roman" w:cstheme="minorHAnsi"/>
          <w:color w:val="000000"/>
        </w:rPr>
        <w:t>, by a demon,</w:t>
      </w:r>
      <w:r w:rsidRPr="000D5DB5">
        <w:rPr>
          <w:rFonts w:eastAsia="Times New Roman" w:cstheme="minorHAnsi"/>
          <w:color w:val="000000"/>
        </w:rPr>
        <w:t xml:space="preserve"> or </w:t>
      </w:r>
      <w:r w:rsidR="00FE4CA5">
        <w:rPr>
          <w:rFonts w:eastAsia="Times New Roman" w:cstheme="minorHAnsi"/>
          <w:color w:val="000000"/>
        </w:rPr>
        <w:t xml:space="preserve">via </w:t>
      </w:r>
      <w:r w:rsidRPr="000D5DB5">
        <w:rPr>
          <w:rFonts w:eastAsia="Times New Roman" w:cstheme="minorHAnsi"/>
          <w:color w:val="000000"/>
        </w:rPr>
        <w:t xml:space="preserve">use of a Mana Blade (see Equipment). The demon hunter must also have performed mana </w:t>
      </w:r>
      <w:r w:rsidR="00AD453C">
        <w:rPr>
          <w:rFonts w:eastAsia="Times New Roman" w:cstheme="minorHAnsi"/>
          <w:color w:val="000000"/>
        </w:rPr>
        <w:t>siphon</w:t>
      </w:r>
      <w:r w:rsidRPr="000D5DB5">
        <w:rPr>
          <w:rFonts w:eastAsia="Times New Roman" w:cstheme="minorHAnsi"/>
          <w:color w:val="000000"/>
        </w:rPr>
        <w:t xml:space="preserve"> against a demon. </w:t>
      </w:r>
    </w:p>
    <w:p w14:paraId="4F3BDFF5" w14:textId="77777777" w:rsidR="00A926B3" w:rsidRDefault="00A926B3">
      <w:pPr>
        <w:contextualSpacing/>
        <w:rPr>
          <w:rFonts w:eastAsia="Times New Roman" w:cstheme="minorHAnsi"/>
          <w:color w:val="000000"/>
        </w:rPr>
      </w:pPr>
    </w:p>
    <w:p w14:paraId="470BA54D" w14:textId="77777777" w:rsidR="00A926B3" w:rsidRPr="00325A13" w:rsidRDefault="00A926B3">
      <w:pPr>
        <w:contextualSpacing/>
        <w:rPr>
          <w:rFonts w:eastAsia="Times New Roman" w:cstheme="minorHAnsi"/>
          <w:b/>
          <w:bCs/>
          <w:color w:val="000000"/>
        </w:rPr>
      </w:pPr>
      <w:r>
        <w:rPr>
          <w:rFonts w:eastAsia="Times New Roman" w:cstheme="minorHAnsi"/>
          <w:b/>
          <w:bCs/>
          <w:color w:val="000000"/>
        </w:rPr>
        <w:t>Corruption</w:t>
      </w:r>
    </w:p>
    <w:p w14:paraId="24D15902" w14:textId="77777777" w:rsidR="00D462E6" w:rsidRPr="000D5DB5" w:rsidRDefault="007845FD">
      <w:pPr>
        <w:contextualSpacing/>
        <w:rPr>
          <w:rFonts w:eastAsia="Times New Roman" w:cstheme="minorHAnsi"/>
          <w:sz w:val="24"/>
          <w:szCs w:val="24"/>
        </w:rPr>
      </w:pPr>
      <w:r w:rsidRPr="000D5DB5">
        <w:rPr>
          <w:rFonts w:eastAsia="Times New Roman" w:cstheme="minorHAnsi"/>
          <w:color w:val="000000"/>
        </w:rPr>
        <w:t>Y</w:t>
      </w:r>
      <w:r w:rsidR="00D462E6" w:rsidRPr="000D5DB5">
        <w:rPr>
          <w:rFonts w:eastAsia="Times New Roman" w:cstheme="minorHAnsi"/>
          <w:color w:val="000000"/>
        </w:rPr>
        <w:t xml:space="preserve">ou may pledge your soul as well, turning yourself into a demonic creature (permanently gaining the below Demonic Nature ability, and counting as the demonic creature type). </w:t>
      </w:r>
    </w:p>
    <w:p w14:paraId="0E5079FF" w14:textId="77777777" w:rsidR="00D462E6" w:rsidRPr="000D5DB5" w:rsidRDefault="00D462E6">
      <w:pPr>
        <w:contextualSpacing/>
        <w:rPr>
          <w:rFonts w:eastAsia="Times New Roman" w:cstheme="minorHAnsi"/>
          <w:color w:val="000000"/>
        </w:rPr>
      </w:pPr>
    </w:p>
    <w:p w14:paraId="4064DE10" w14:textId="77777777" w:rsidR="00D462E6" w:rsidRDefault="00D462E6">
      <w:pPr>
        <w:contextualSpacing/>
        <w:rPr>
          <w:rFonts w:eastAsia="Times New Roman" w:cstheme="minorHAnsi"/>
          <w:color w:val="000000"/>
        </w:rPr>
      </w:pPr>
      <w:r w:rsidRPr="000D5DB5">
        <w:rPr>
          <w:rFonts w:eastAsia="Times New Roman" w:cstheme="minorHAnsi"/>
          <w:b/>
          <w:bCs/>
          <w:i/>
          <w:iCs/>
          <w:color w:val="000000"/>
        </w:rPr>
        <w:lastRenderedPageBreak/>
        <w:t xml:space="preserve">Demonic Nature. </w:t>
      </w:r>
      <w:r w:rsidRPr="000D5DB5">
        <w:rPr>
          <w:rFonts w:eastAsia="Times New Roman" w:cstheme="minorHAnsi"/>
          <w:color w:val="000000"/>
        </w:rPr>
        <w:t xml:space="preserve">You don’t require air, food, drink, or sleep. You are also immune to mundane and nonmagical poisons and diseases, and have advantage to effects that cause the exhausted and poisoned conditions. </w:t>
      </w:r>
    </w:p>
    <w:p w14:paraId="78A7EF04" w14:textId="77777777" w:rsidR="00804097" w:rsidRPr="000D5DB5" w:rsidRDefault="00804097">
      <w:pPr>
        <w:contextualSpacing/>
        <w:rPr>
          <w:rFonts w:eastAsia="Times New Roman" w:cstheme="minorHAnsi"/>
          <w:color w:val="000000"/>
        </w:rPr>
      </w:pPr>
      <w:r>
        <w:rPr>
          <w:rFonts w:eastAsia="Times New Roman" w:cstheme="minorHAnsi"/>
          <w:color w:val="000000"/>
        </w:rPr>
        <w:t xml:space="preserve">You can also speak Eredun and cannot be corrupted by it, as if the warlock feature of the same name. </w:t>
      </w:r>
    </w:p>
    <w:p w14:paraId="5D89592C" w14:textId="77777777" w:rsidR="007845FD" w:rsidRPr="000D5DB5" w:rsidRDefault="007845FD">
      <w:pPr>
        <w:contextualSpacing/>
        <w:rPr>
          <w:rFonts w:eastAsia="Times New Roman" w:cstheme="minorHAnsi"/>
          <w:color w:val="000000"/>
        </w:rPr>
      </w:pPr>
    </w:p>
    <w:p w14:paraId="792EDC66" w14:textId="77777777" w:rsidR="007845FD" w:rsidRPr="000D5DB5" w:rsidRDefault="00A926B3">
      <w:pPr>
        <w:contextualSpacing/>
        <w:rPr>
          <w:rFonts w:eastAsia="Times New Roman" w:cstheme="minorHAnsi"/>
          <w:color w:val="000000"/>
        </w:rPr>
      </w:pPr>
      <w:r w:rsidRPr="00325A13">
        <w:rPr>
          <w:rFonts w:eastAsia="Times New Roman" w:cstheme="minorHAnsi"/>
          <w:color w:val="000000"/>
        </w:rPr>
        <w:t xml:space="preserve">Also, </w:t>
      </w:r>
      <w:r w:rsidRPr="007A0074">
        <w:rPr>
          <w:rFonts w:eastAsia="Times New Roman" w:cstheme="minorHAnsi"/>
          <w:color w:val="000000"/>
        </w:rPr>
        <w:t xml:space="preserve">a </w:t>
      </w:r>
      <w:r w:rsidR="007845FD" w:rsidRPr="007A0074">
        <w:rPr>
          <w:rFonts w:eastAsia="Times New Roman" w:cstheme="minorHAnsi"/>
          <w:color w:val="000000"/>
        </w:rPr>
        <w:t xml:space="preserve">draenei who takes on the mantle of demon hunter may alter their </w:t>
      </w:r>
      <w:r w:rsidR="007845FD" w:rsidRPr="00325A13">
        <w:rPr>
          <w:rFonts w:eastAsia="Times New Roman" w:cstheme="minorHAnsi"/>
          <w:color w:val="000000"/>
        </w:rPr>
        <w:t xml:space="preserve">Gift of the Naaru </w:t>
      </w:r>
      <w:r w:rsidR="007845FD" w:rsidRPr="007A0074">
        <w:rPr>
          <w:rFonts w:eastAsia="Times New Roman" w:cstheme="minorHAnsi"/>
          <w:color w:val="000000"/>
        </w:rPr>
        <w:t xml:space="preserve">ability, </w:t>
      </w:r>
      <w:r w:rsidR="007845FD" w:rsidRPr="000D5DB5">
        <w:rPr>
          <w:rFonts w:eastAsia="Times New Roman" w:cstheme="minorHAnsi"/>
          <w:color w:val="000000"/>
        </w:rPr>
        <w:t xml:space="preserve">casting the </w:t>
      </w:r>
      <w:r w:rsidR="00697C83">
        <w:rPr>
          <w:rFonts w:eastAsia="Times New Roman" w:cstheme="minorHAnsi"/>
          <w:i/>
          <w:iCs/>
          <w:color w:val="000000"/>
        </w:rPr>
        <w:t>m</w:t>
      </w:r>
      <w:r w:rsidR="007845FD" w:rsidRPr="000D5DB5">
        <w:rPr>
          <w:rFonts w:eastAsia="Times New Roman" w:cstheme="minorHAnsi"/>
          <w:i/>
          <w:iCs/>
          <w:color w:val="000000"/>
        </w:rPr>
        <w:t xml:space="preserve">ind </w:t>
      </w:r>
      <w:r w:rsidR="00697C83">
        <w:rPr>
          <w:rFonts w:eastAsia="Times New Roman" w:cstheme="minorHAnsi"/>
          <w:i/>
          <w:iCs/>
          <w:color w:val="000000"/>
        </w:rPr>
        <w:t>b</w:t>
      </w:r>
      <w:r w:rsidR="007845FD" w:rsidRPr="000D5DB5">
        <w:rPr>
          <w:rFonts w:eastAsia="Times New Roman" w:cstheme="minorHAnsi"/>
          <w:i/>
          <w:iCs/>
          <w:color w:val="000000"/>
        </w:rPr>
        <w:t xml:space="preserve">last </w:t>
      </w:r>
      <w:r w:rsidR="007845FD" w:rsidRPr="000D5DB5">
        <w:rPr>
          <w:rFonts w:eastAsia="Times New Roman" w:cstheme="minorHAnsi"/>
          <w:color w:val="000000"/>
        </w:rPr>
        <w:t>spell instead, as the draenei takes on the psychic powers of the Eredar in exchange of the holy powers of the Naaru. This extremely uncommon sacrifice also takes its toll on the draenei’s body, slowly morphing their appearance through extended exposure to fel magic to be more like the Eredar or a Broken Draenei.</w:t>
      </w:r>
    </w:p>
    <w:p w14:paraId="15CA3915" w14:textId="77777777" w:rsidR="00D462E6" w:rsidRPr="000D5DB5" w:rsidRDefault="00D462E6">
      <w:pPr>
        <w:contextualSpacing/>
        <w:rPr>
          <w:rFonts w:eastAsia="Times New Roman" w:cstheme="minorHAnsi"/>
          <w:sz w:val="24"/>
          <w:szCs w:val="24"/>
        </w:rPr>
      </w:pPr>
    </w:p>
    <w:p w14:paraId="09FC9035"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 xml:space="preserve">DEMON HUNTER ROGUISH ARCHETYPE </w:t>
      </w:r>
    </w:p>
    <w:p w14:paraId="3934EFDC" w14:textId="77777777" w:rsidR="00AB25EF" w:rsidRPr="000D5DB5" w:rsidRDefault="00AB25EF" w:rsidP="00B904D2">
      <w:pPr>
        <w:contextualSpacing/>
        <w:rPr>
          <w:rFonts w:eastAsia="Times New Roman" w:cstheme="minorHAnsi"/>
          <w:sz w:val="24"/>
          <w:szCs w:val="24"/>
        </w:rPr>
      </w:pPr>
      <w:r w:rsidRPr="000D5DB5">
        <w:rPr>
          <w:rFonts w:eastAsia="Times New Roman" w:cstheme="minorHAnsi"/>
          <w:b/>
          <w:bCs/>
          <w:color w:val="000000"/>
        </w:rPr>
        <w:t xml:space="preserve">Demon Spellcasting. </w:t>
      </w:r>
      <w:r w:rsidRPr="000D5DB5">
        <w:rPr>
          <w:rFonts w:eastAsia="Times New Roman" w:cstheme="minorHAnsi"/>
          <w:color w:val="000000"/>
        </w:rPr>
        <w:t>Drawing on fel magics not unlike those practiced by warlocks, you can cast spells that are normally cast by warlocks. You cast all spells drawn from the warlock spell list</w:t>
      </w:r>
      <w:r w:rsidR="00B904D2">
        <w:rPr>
          <w:rFonts w:eastAsia="Times New Roman" w:cstheme="minorHAnsi"/>
          <w:color w:val="000000"/>
        </w:rPr>
        <w:t>.</w:t>
      </w:r>
    </w:p>
    <w:p w14:paraId="3EE2A403" w14:textId="77777777" w:rsidR="00AB25EF" w:rsidRPr="000D5DB5" w:rsidRDefault="00AB25EF">
      <w:pPr>
        <w:contextualSpacing/>
        <w:rPr>
          <w:rFonts w:eastAsia="Times New Roman" w:cstheme="minorHAnsi"/>
          <w:sz w:val="24"/>
          <w:szCs w:val="24"/>
        </w:rPr>
      </w:pPr>
    </w:p>
    <w:p w14:paraId="17BADFCF"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Cantrips</w:t>
      </w:r>
    </w:p>
    <w:p w14:paraId="7728BE12" w14:textId="77777777" w:rsidR="00C470C6" w:rsidRPr="000D5DB5" w:rsidRDefault="00C470C6" w:rsidP="00C470C6">
      <w:pPr>
        <w:contextualSpacing/>
        <w:rPr>
          <w:rFonts w:eastAsia="Times New Roman" w:cstheme="minorHAnsi"/>
          <w:sz w:val="24"/>
          <w:szCs w:val="24"/>
        </w:rPr>
      </w:pPr>
      <w:r w:rsidRPr="000D5DB5">
        <w:rPr>
          <w:rFonts w:eastAsia="Times New Roman" w:cstheme="minorHAnsi"/>
          <w:color w:val="000000"/>
        </w:rPr>
        <w:t xml:space="preserve">At 1st level, you know </w:t>
      </w:r>
      <w:r>
        <w:rPr>
          <w:rFonts w:eastAsia="Times New Roman" w:cstheme="minorHAnsi"/>
          <w:color w:val="000000"/>
        </w:rPr>
        <w:t xml:space="preserve">a number of cantrips equal to </w:t>
      </w:r>
      <w:ins w:id="2273" w:author="Admin" w:date="2021-05-05T16:37:00Z">
        <w:r w:rsidR="009D0365">
          <w:rPr>
            <w:rFonts w:eastAsia="Times New Roman" w:cstheme="minorHAnsi"/>
            <w:color w:val="000000"/>
          </w:rPr>
          <w:t xml:space="preserve">1 + </w:t>
        </w:r>
      </w:ins>
      <w:r>
        <w:rPr>
          <w:rFonts w:eastAsia="Times New Roman" w:cstheme="minorHAnsi"/>
          <w:color w:val="000000"/>
        </w:rPr>
        <w:t>your proficiency bonus.</w:t>
      </w:r>
    </w:p>
    <w:p w14:paraId="7110A961" w14:textId="77777777" w:rsidR="00AB25EF" w:rsidRPr="000D5DB5" w:rsidRDefault="00AB25EF">
      <w:pPr>
        <w:contextualSpacing/>
        <w:rPr>
          <w:rFonts w:eastAsia="Times New Roman" w:cstheme="minorHAnsi"/>
          <w:sz w:val="24"/>
          <w:szCs w:val="24"/>
        </w:rPr>
      </w:pPr>
    </w:p>
    <w:p w14:paraId="273EDD5C"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Preparing and Casting Spells</w:t>
      </w:r>
    </w:p>
    <w:p w14:paraId="31BED449"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Each </w:t>
      </w:r>
      <w:r w:rsidR="00E8457B" w:rsidRPr="000D5DB5">
        <w:rPr>
          <w:rFonts w:eastAsia="Times New Roman" w:cstheme="minorHAnsi"/>
          <w:color w:val="000000"/>
        </w:rPr>
        <w:t xml:space="preserve">demon hunter </w:t>
      </w:r>
      <w:r w:rsidRPr="000D5DB5">
        <w:rPr>
          <w:rFonts w:eastAsia="Times New Roman" w:cstheme="minorHAnsi"/>
          <w:color w:val="000000"/>
        </w:rPr>
        <w:t xml:space="preserve">level provides you with </w:t>
      </w:r>
      <w:r w:rsidR="00E8457B" w:rsidRPr="00134BC3">
        <w:rPr>
          <w:rFonts w:eastAsia="Times New Roman" w:cs="Times New Roman"/>
          <w:color w:val="000000"/>
        </w:rPr>
        <w:t>0.5</w:t>
      </w:r>
      <w:r w:rsidR="00373404" w:rsidRPr="00134BC3">
        <w:rPr>
          <w:rFonts w:eastAsia="Times New Roman" w:cs="Times New Roman"/>
          <w:color w:val="000000"/>
        </w:rPr>
        <w:t xml:space="preserve"> </w:t>
      </w:r>
      <w:r w:rsidRPr="000D5DB5">
        <w:rPr>
          <w:rFonts w:eastAsia="Times New Roman" w:cstheme="minorHAnsi"/>
          <w:color w:val="000000"/>
        </w:rPr>
        <w:t>a caster level in the Warlock class (1 at 3rd level). You follow the normal progression to unlock spell levels (see the table under the Mana section).</w:t>
      </w:r>
      <w:r w:rsidR="00373404" w:rsidRPr="000D5DB5">
        <w:rPr>
          <w:rFonts w:eastAsia="Times New Roman" w:cstheme="minorHAnsi"/>
          <w:color w:val="000000"/>
        </w:rPr>
        <w:t xml:space="preserve"> </w:t>
      </w:r>
      <w:r w:rsidRPr="000D5DB5">
        <w:rPr>
          <w:rFonts w:eastAsia="Times New Roman" w:cstheme="minorHAnsi"/>
          <w:color w:val="000000"/>
        </w:rPr>
        <w:t xml:space="preserve">You prepare the list of Warlock spells that are available for you to cast, choosing from the Warlock spell list. </w:t>
      </w:r>
    </w:p>
    <w:p w14:paraId="00E2C166" w14:textId="77777777" w:rsidR="00AB25EF" w:rsidRPr="003F0769" w:rsidRDefault="00AB25EF">
      <w:pPr>
        <w:contextualSpacing/>
        <w:rPr>
          <w:rFonts w:eastAsia="Times New Roman" w:cstheme="minorHAnsi"/>
          <w:sz w:val="24"/>
          <w:szCs w:val="24"/>
        </w:rPr>
      </w:pPr>
      <w:r w:rsidRPr="000D5DB5">
        <w:rPr>
          <w:rFonts w:eastAsia="Times New Roman" w:cstheme="minorHAnsi"/>
          <w:color w:val="000000"/>
        </w:rPr>
        <w:t xml:space="preserve">You can also change your list of prepared spells when you finish a long rest by consulting your spellbook. You otherwise follow the </w:t>
      </w:r>
      <w:r w:rsidR="00E243F5" w:rsidRPr="000D5DB5">
        <w:rPr>
          <w:rFonts w:eastAsia="Times New Roman" w:cstheme="minorHAnsi"/>
          <w:color w:val="000000"/>
        </w:rPr>
        <w:t xml:space="preserve">warlock’s </w:t>
      </w:r>
      <w:r w:rsidRPr="000D5DB5">
        <w:rPr>
          <w:rFonts w:eastAsia="Times New Roman" w:cstheme="minorHAnsi"/>
          <w:color w:val="000000"/>
        </w:rPr>
        <w:t>rules for spellbooks</w:t>
      </w:r>
      <w:r w:rsidR="00E243F5" w:rsidRPr="000D5DB5">
        <w:rPr>
          <w:rFonts w:eastAsia="Times New Roman" w:cstheme="minorHAnsi"/>
          <w:color w:val="000000"/>
        </w:rPr>
        <w:t>, conjuring, and binding</w:t>
      </w:r>
      <w:r w:rsidRPr="000D5DB5">
        <w:rPr>
          <w:rFonts w:eastAsia="Times New Roman" w:cstheme="minorHAnsi"/>
          <w:color w:val="000000"/>
        </w:rPr>
        <w:t xml:space="preserve">, </w:t>
      </w:r>
      <w:r w:rsidRPr="00F00B80">
        <w:rPr>
          <w:rFonts w:eastAsia="Times New Roman" w:cstheme="minorHAnsi"/>
        </w:rPr>
        <w:t>however, most demon hunters inscribe their spells to their skin as tattoos</w:t>
      </w:r>
      <w:r w:rsidR="00E243F5" w:rsidRPr="00F00B80">
        <w:rPr>
          <w:rFonts w:eastAsia="Times New Roman" w:cstheme="minorHAnsi"/>
        </w:rPr>
        <w:t xml:space="preserve"> rather than in grimoires, using expensive inks and difficult techniques</w:t>
      </w:r>
      <w:r w:rsidRPr="00F00B80">
        <w:rPr>
          <w:rFonts w:eastAsia="Times New Roman" w:cstheme="minorHAnsi"/>
        </w:rPr>
        <w:t xml:space="preserve">. </w:t>
      </w:r>
      <w:r w:rsidR="00B37450" w:rsidRPr="00F00B80">
        <w:rPr>
          <w:rFonts w:eastAsia="Times New Roman" w:cstheme="minorHAnsi"/>
        </w:rPr>
        <w:t xml:space="preserve">Your spellcasting ability is Charisma. </w:t>
      </w:r>
    </w:p>
    <w:p w14:paraId="16222778" w14:textId="77777777" w:rsidR="00CC5485" w:rsidRPr="003F0769" w:rsidRDefault="00CC5485">
      <w:pPr>
        <w:contextualSpacing/>
        <w:rPr>
          <w:rFonts w:eastAsia="Times New Roman" w:cstheme="minorHAnsi"/>
          <w:sz w:val="24"/>
          <w:szCs w:val="24"/>
        </w:rPr>
      </w:pPr>
    </w:p>
    <w:p w14:paraId="3750F007" w14:textId="77777777" w:rsidR="00CC5485" w:rsidRPr="003F0769" w:rsidRDefault="00CC5485" w:rsidP="00AD453C">
      <w:pPr>
        <w:contextualSpacing/>
        <w:rPr>
          <w:rFonts w:eastAsia="Times New Roman" w:cstheme="minorHAnsi"/>
          <w:sz w:val="24"/>
          <w:szCs w:val="24"/>
        </w:rPr>
      </w:pPr>
      <w:r w:rsidRPr="00F00B80">
        <w:rPr>
          <w:rFonts w:eastAsia="Times New Roman" w:cstheme="minorHAnsi"/>
        </w:rPr>
        <w:t xml:space="preserve">Also, after mana </w:t>
      </w:r>
      <w:r w:rsidR="00AD453C">
        <w:rPr>
          <w:rFonts w:eastAsia="Times New Roman" w:cstheme="minorHAnsi"/>
        </w:rPr>
        <w:t xml:space="preserve">siphoning </w:t>
      </w:r>
      <w:r w:rsidRPr="00F00B80">
        <w:rPr>
          <w:rFonts w:eastAsia="Times New Roman" w:cstheme="minorHAnsi"/>
        </w:rPr>
        <w:t xml:space="preserve">a fiend, your weapons are treated as magical for </w:t>
      </w:r>
      <w:r w:rsidR="00AC4DC7" w:rsidRPr="00F00B80">
        <w:rPr>
          <w:rFonts w:eastAsia="Times New Roman" w:cstheme="minorHAnsi"/>
        </w:rPr>
        <w:t>8</w:t>
      </w:r>
      <w:r w:rsidRPr="00F00B80">
        <w:rPr>
          <w:rFonts w:eastAsia="Times New Roman" w:cstheme="minorHAnsi"/>
        </w:rPr>
        <w:t xml:space="preserve"> hour</w:t>
      </w:r>
      <w:r w:rsidR="00AC4DC7" w:rsidRPr="00F00B80">
        <w:rPr>
          <w:rFonts w:eastAsia="Times New Roman" w:cstheme="minorHAnsi"/>
        </w:rPr>
        <w:t>s</w:t>
      </w:r>
      <w:r w:rsidRPr="00F00B80">
        <w:rPr>
          <w:rFonts w:eastAsia="Times New Roman" w:cstheme="minorHAnsi"/>
        </w:rPr>
        <w:t xml:space="preserve">, as the residual </w:t>
      </w:r>
      <w:r w:rsidR="00AD453C">
        <w:rPr>
          <w:rFonts w:eastAsia="Times New Roman" w:cstheme="minorHAnsi"/>
        </w:rPr>
        <w:t>f</w:t>
      </w:r>
      <w:r w:rsidRPr="00F00B80">
        <w:rPr>
          <w:rFonts w:eastAsia="Times New Roman" w:cstheme="minorHAnsi"/>
        </w:rPr>
        <w:t>el energies are being used by you against the demons' defenses.</w:t>
      </w:r>
      <w:r w:rsidR="00AC4DC7" w:rsidRPr="00F00B80">
        <w:rPr>
          <w:rFonts w:eastAsia="Times New Roman" w:cstheme="minorHAnsi"/>
        </w:rPr>
        <w:t xml:space="preserve"> If you ever kill a demon of CR </w:t>
      </w:r>
      <w:r w:rsidR="00AD453C">
        <w:rPr>
          <w:rFonts w:eastAsia="Times New Roman" w:cstheme="minorHAnsi"/>
        </w:rPr>
        <w:t xml:space="preserve">10 or above, any weapon you used for the deed </w:t>
      </w:r>
      <w:r w:rsidR="00AC4DC7" w:rsidRPr="00F00B80">
        <w:rPr>
          <w:rFonts w:eastAsia="Times New Roman" w:cstheme="minorHAnsi"/>
        </w:rPr>
        <w:t>can be treated as magical after 1 minute of focusing your power on it.</w:t>
      </w:r>
      <w:r w:rsidR="00B904D2">
        <w:rPr>
          <w:rFonts w:eastAsia="Times New Roman" w:cstheme="minorHAnsi"/>
        </w:rPr>
        <w:t xml:space="preserve"> This effect is permanent, but only manifests when the weapon is used by you. </w:t>
      </w:r>
    </w:p>
    <w:p w14:paraId="3714FBD2" w14:textId="77777777" w:rsidR="00AB25EF" w:rsidRPr="003F0769" w:rsidRDefault="00AB25EF">
      <w:pPr>
        <w:contextualSpacing/>
        <w:rPr>
          <w:rFonts w:eastAsia="Times New Roman" w:cstheme="minorHAnsi"/>
          <w:sz w:val="24"/>
          <w:szCs w:val="24"/>
        </w:rPr>
      </w:pPr>
    </w:p>
    <w:p w14:paraId="3B0D7D28" w14:textId="77777777" w:rsidR="00E0739F" w:rsidRPr="00F00B80" w:rsidRDefault="00E0739F">
      <w:pPr>
        <w:contextualSpacing/>
        <w:rPr>
          <w:rFonts w:eastAsia="Times New Roman" w:cstheme="minorHAnsi"/>
        </w:rPr>
      </w:pPr>
      <w:bookmarkStart w:id="2274" w:name="_Hlk19022083"/>
      <w:r w:rsidRPr="00F00B80">
        <w:rPr>
          <w:rFonts w:eastAsia="Times New Roman" w:cstheme="minorHAnsi"/>
          <w:b/>
          <w:bCs/>
        </w:rPr>
        <w:t xml:space="preserve">Suffused </w:t>
      </w:r>
      <w:r w:rsidR="00AB25EF" w:rsidRPr="00F00B80">
        <w:rPr>
          <w:rFonts w:eastAsia="Times New Roman" w:cstheme="minorHAnsi"/>
          <w:b/>
          <w:bCs/>
        </w:rPr>
        <w:t>Sight.</w:t>
      </w:r>
      <w:r w:rsidR="00AB25EF" w:rsidRPr="00F00B80">
        <w:rPr>
          <w:rFonts w:eastAsia="Times New Roman" w:cstheme="minorHAnsi"/>
        </w:rPr>
        <w:t xml:space="preserve"> Also starting at 3rd level, you </w:t>
      </w:r>
      <w:r w:rsidRPr="00F00B80">
        <w:rPr>
          <w:rFonts w:eastAsia="Times New Roman" w:cstheme="minorHAnsi"/>
        </w:rPr>
        <w:t xml:space="preserve">may choose to either gain Darkvision 60 feet (or increase </w:t>
      </w:r>
      <w:r w:rsidR="006F76B1">
        <w:rPr>
          <w:rFonts w:eastAsia="Times New Roman" w:cstheme="minorHAnsi"/>
        </w:rPr>
        <w:t xml:space="preserve">the range of </w:t>
      </w:r>
      <w:r w:rsidRPr="00F00B80">
        <w:rPr>
          <w:rFonts w:eastAsia="Times New Roman" w:cstheme="minorHAnsi"/>
        </w:rPr>
        <w:t xml:space="preserve">existing darkvision by 60 feet), or </w:t>
      </w:r>
      <w:r w:rsidR="00AB25EF" w:rsidRPr="00F00B80">
        <w:rPr>
          <w:rFonts w:eastAsia="Times New Roman" w:cstheme="minorHAnsi"/>
        </w:rPr>
        <w:t xml:space="preserve">gain the </w:t>
      </w:r>
      <w:r w:rsidRPr="00F00B80">
        <w:rPr>
          <w:rFonts w:eastAsia="Times New Roman" w:cstheme="minorHAnsi"/>
        </w:rPr>
        <w:t>spectral sight</w:t>
      </w:r>
      <w:r w:rsidR="003E73A4">
        <w:rPr>
          <w:rFonts w:eastAsia="Times New Roman" w:cstheme="minorHAnsi"/>
        </w:rPr>
        <w:t xml:space="preserve"> ability</w:t>
      </w:r>
      <w:r w:rsidRPr="00F00B80">
        <w:rPr>
          <w:rFonts w:eastAsia="Times New Roman" w:cstheme="minorHAnsi"/>
        </w:rPr>
        <w:t xml:space="preserve">. </w:t>
      </w:r>
    </w:p>
    <w:p w14:paraId="0F874785" w14:textId="77777777" w:rsidR="0002458E" w:rsidRDefault="0002458E" w:rsidP="0002458E">
      <w:pPr>
        <w:rPr>
          <w:rFonts w:eastAsia="Times New Roman" w:cstheme="minorHAnsi"/>
          <w:i/>
          <w:iCs/>
        </w:rPr>
      </w:pPr>
    </w:p>
    <w:p w14:paraId="53CF6094" w14:textId="77777777" w:rsidR="00976811" w:rsidRDefault="00E0739F" w:rsidP="00976811">
      <w:pPr>
        <w:rPr>
          <w:rFonts w:eastAsia="Times New Roman" w:cstheme="minorHAnsi"/>
        </w:rPr>
      </w:pPr>
      <w:bookmarkStart w:id="2275" w:name="_Hlk19022458"/>
      <w:r w:rsidRPr="0002458E">
        <w:rPr>
          <w:rFonts w:eastAsia="Times New Roman" w:cstheme="minorHAnsi"/>
          <w:i/>
          <w:iCs/>
        </w:rPr>
        <w:t>Spectral Sight</w:t>
      </w:r>
      <w:r w:rsidR="003E73A4" w:rsidRPr="0002458E">
        <w:rPr>
          <w:rFonts w:eastAsia="Times New Roman" w:cstheme="minorHAnsi"/>
          <w:i/>
          <w:iCs/>
        </w:rPr>
        <w:t xml:space="preserve">. </w:t>
      </w:r>
      <w:r w:rsidR="00976811">
        <w:rPr>
          <w:rFonts w:eastAsia="Times New Roman" w:cstheme="minorHAnsi"/>
        </w:rPr>
        <w:t xml:space="preserve">Your sight is both enhanced and hindered. Within 100 feet, you have blindsight. Beyond this range, your sight is hazy, colorless, and unclear, imposing disadvantage on Spirit (Perception) checks. You can perceive certain things clearly (as if normal sight) regardless of distance, such as the following: </w:t>
      </w:r>
      <w:r w:rsidR="0002458E">
        <w:rPr>
          <w:rFonts w:eastAsia="Times New Roman" w:cstheme="minorHAnsi"/>
        </w:rPr>
        <w:t>celestials, fiends, undead, and any creature with an active mana pool</w:t>
      </w:r>
      <w:r w:rsidR="003E73A4" w:rsidRPr="0002458E">
        <w:rPr>
          <w:rFonts w:eastAsia="Times New Roman" w:cstheme="minorHAnsi"/>
        </w:rPr>
        <w:t xml:space="preserve">. </w:t>
      </w:r>
      <w:r w:rsidR="00976811">
        <w:rPr>
          <w:rFonts w:eastAsia="Times New Roman" w:cstheme="minorHAnsi"/>
        </w:rPr>
        <w:t xml:space="preserve">If a creature is disguised, you may roll a Spirit (Perception) check upon sight, and a successful check yields to you that you sense strange powers nearby (though it does not readily point out who without another ability check). </w:t>
      </w:r>
    </w:p>
    <w:p w14:paraId="55B8EE7F" w14:textId="77777777" w:rsidR="001F6416" w:rsidRPr="0002458E" w:rsidRDefault="00976811" w:rsidP="00976811">
      <w:pPr>
        <w:rPr>
          <w:rFonts w:eastAsia="Times New Roman" w:cstheme="minorHAnsi"/>
        </w:rPr>
      </w:pPr>
      <w:r>
        <w:rPr>
          <w:rFonts w:eastAsia="Times New Roman" w:cstheme="minorHAnsi"/>
        </w:rPr>
        <w:t xml:space="preserve">At will, you may concentrate your sight as an action, and cast the </w:t>
      </w:r>
      <w:r>
        <w:rPr>
          <w:rFonts w:eastAsia="Times New Roman" w:cstheme="minorHAnsi"/>
          <w:i/>
          <w:iCs/>
        </w:rPr>
        <w:t xml:space="preserve">detect magic </w:t>
      </w:r>
      <w:r>
        <w:rPr>
          <w:rFonts w:eastAsia="Times New Roman" w:cstheme="minorHAnsi"/>
        </w:rPr>
        <w:t xml:space="preserve">spell. The range of the spell increases up to your blindsight range. </w:t>
      </w:r>
    </w:p>
    <w:bookmarkEnd w:id="2274"/>
    <w:p w14:paraId="32A26B15" w14:textId="77777777" w:rsidR="00AB25EF" w:rsidRPr="003F0769" w:rsidRDefault="00AB25EF">
      <w:pPr>
        <w:contextualSpacing/>
        <w:rPr>
          <w:rFonts w:eastAsia="Times New Roman" w:cstheme="minorHAnsi"/>
          <w:sz w:val="24"/>
          <w:szCs w:val="24"/>
        </w:rPr>
      </w:pPr>
    </w:p>
    <w:p w14:paraId="1BF2E284" w14:textId="77777777" w:rsidR="00D462E6" w:rsidRPr="00F00B80" w:rsidRDefault="00AB25EF">
      <w:pPr>
        <w:contextualSpacing/>
        <w:rPr>
          <w:rFonts w:eastAsia="Times New Roman" w:cstheme="minorHAnsi"/>
        </w:rPr>
      </w:pPr>
      <w:bookmarkStart w:id="2276" w:name="_Hlk19022581"/>
      <w:bookmarkEnd w:id="2275"/>
      <w:r w:rsidRPr="00F00B80">
        <w:rPr>
          <w:rFonts w:eastAsia="Times New Roman" w:cstheme="minorHAnsi"/>
          <w:b/>
          <w:bCs/>
        </w:rPr>
        <w:lastRenderedPageBreak/>
        <w:t xml:space="preserve">Dark Metamorphosis. </w:t>
      </w:r>
      <w:r w:rsidRPr="00F00B80">
        <w:rPr>
          <w:rFonts w:eastAsia="Times New Roman" w:cstheme="minorHAnsi"/>
        </w:rPr>
        <w:t>Starting at 9th level, you</w:t>
      </w:r>
      <w:r w:rsidR="00D462E6" w:rsidRPr="00F00B80">
        <w:rPr>
          <w:rFonts w:eastAsia="Times New Roman" w:cstheme="minorHAnsi"/>
        </w:rPr>
        <w:t>r suffusion with demonic power almost overwhelms your original potential. You can attack twice, instead of once, whenever you take the Attack action on your turn.</w:t>
      </w:r>
      <w:r w:rsidR="00D2282E">
        <w:rPr>
          <w:rFonts w:eastAsia="Times New Roman" w:cstheme="minorHAnsi"/>
        </w:rPr>
        <w:t xml:space="preserve"> Whenever you use a Bonus Action to attack with your offhand, you can make two attacks as well instead of only one. </w:t>
      </w:r>
    </w:p>
    <w:p w14:paraId="4FE8AC48" w14:textId="77777777" w:rsidR="009D6F40" w:rsidRPr="009D6F40" w:rsidRDefault="009D6F40" w:rsidP="009D6F40">
      <w:pPr>
        <w:contextualSpacing/>
        <w:rPr>
          <w:rFonts w:eastAsia="Times New Roman" w:cstheme="minorHAnsi"/>
        </w:rPr>
      </w:pPr>
      <w:r>
        <w:rPr>
          <w:rFonts w:eastAsia="Times New Roman" w:cstheme="minorHAnsi"/>
        </w:rPr>
        <w:t xml:space="preserve">Furthermore, you gain the </w:t>
      </w:r>
      <w:r>
        <w:rPr>
          <w:rFonts w:eastAsia="Times New Roman" w:cstheme="minorHAnsi"/>
          <w:i/>
          <w:iCs/>
        </w:rPr>
        <w:t xml:space="preserve">avatar form </w:t>
      </w:r>
      <w:r>
        <w:rPr>
          <w:rFonts w:eastAsia="Times New Roman" w:cstheme="minorHAnsi"/>
        </w:rPr>
        <w:t xml:space="preserve">warlock spell for no </w:t>
      </w:r>
      <w:r>
        <w:rPr>
          <w:rFonts w:eastAsia="Times New Roman" w:cstheme="minorHAnsi"/>
          <w:color w:val="000000"/>
        </w:rPr>
        <w:t xml:space="preserve">cost if you didn’t already have it, and </w:t>
      </w:r>
      <w:r w:rsidR="003E72A2">
        <w:rPr>
          <w:rFonts w:eastAsia="Times New Roman" w:cstheme="minorHAnsi"/>
          <w:color w:val="000000"/>
        </w:rPr>
        <w:t>always have it prepared for no cost</w:t>
      </w:r>
      <w:r>
        <w:rPr>
          <w:rFonts w:eastAsia="Times New Roman" w:cstheme="minorHAnsi"/>
          <w:color w:val="000000"/>
        </w:rPr>
        <w:t>. Furthermore, you augment the spell in the following ways:</w:t>
      </w:r>
    </w:p>
    <w:p w14:paraId="2C262731" w14:textId="77777777" w:rsidR="002518CF" w:rsidRDefault="002518CF" w:rsidP="003C4628">
      <w:pPr>
        <w:pStyle w:val="ListParagraph"/>
        <w:numPr>
          <w:ilvl w:val="0"/>
          <w:numId w:val="34"/>
        </w:numPr>
        <w:rPr>
          <w:rFonts w:eastAsia="Times New Roman" w:cstheme="minorHAnsi"/>
        </w:rPr>
      </w:pPr>
      <w:r>
        <w:rPr>
          <w:rFonts w:eastAsia="Times New Roman" w:cstheme="minorHAnsi"/>
        </w:rPr>
        <w:t xml:space="preserve">You </w:t>
      </w:r>
      <w:r w:rsidR="009D6F40">
        <w:rPr>
          <w:rFonts w:eastAsia="Times New Roman" w:cstheme="minorHAnsi"/>
        </w:rPr>
        <w:t xml:space="preserve">gain the benefits of the </w:t>
      </w:r>
      <w:r w:rsidRPr="000A3756">
        <w:rPr>
          <w:rFonts w:eastAsia="Times New Roman" w:cstheme="minorHAnsi"/>
          <w:i/>
          <w:iCs/>
        </w:rPr>
        <w:t>demon skin</w:t>
      </w:r>
      <w:r>
        <w:rPr>
          <w:rFonts w:eastAsia="Times New Roman" w:cstheme="minorHAnsi"/>
        </w:rPr>
        <w:t xml:space="preserve"> spell (</w:t>
      </w:r>
      <w:r w:rsidR="003A7F54">
        <w:rPr>
          <w:rFonts w:eastAsia="Times New Roman" w:cstheme="minorHAnsi"/>
        </w:rPr>
        <w:t xml:space="preserve">spell level equal to the </w:t>
      </w:r>
      <w:r>
        <w:rPr>
          <w:rFonts w:eastAsia="Times New Roman" w:cstheme="minorHAnsi"/>
        </w:rPr>
        <w:t>highest-level spell you can cast)</w:t>
      </w:r>
      <w:r w:rsidR="000A3756">
        <w:rPr>
          <w:rFonts w:eastAsia="Times New Roman" w:cstheme="minorHAnsi"/>
        </w:rPr>
        <w:t xml:space="preserve"> for no cost</w:t>
      </w:r>
      <w:r>
        <w:rPr>
          <w:rFonts w:eastAsia="Times New Roman" w:cstheme="minorHAnsi"/>
        </w:rPr>
        <w:t xml:space="preserve">. </w:t>
      </w:r>
    </w:p>
    <w:p w14:paraId="4EBA3EE5" w14:textId="77777777" w:rsidR="002518CF" w:rsidRDefault="002518CF" w:rsidP="003C4628">
      <w:pPr>
        <w:pStyle w:val="ListParagraph"/>
        <w:numPr>
          <w:ilvl w:val="0"/>
          <w:numId w:val="34"/>
        </w:numPr>
        <w:rPr>
          <w:rFonts w:eastAsia="Times New Roman" w:cstheme="minorHAnsi"/>
        </w:rPr>
      </w:pPr>
      <w:r>
        <w:rPr>
          <w:rFonts w:eastAsia="Times New Roman" w:cstheme="minorHAnsi"/>
        </w:rPr>
        <w:t xml:space="preserve">Your Strength </w:t>
      </w:r>
      <w:r w:rsidR="00AC7C10">
        <w:rPr>
          <w:rFonts w:eastAsia="Times New Roman" w:cstheme="minorHAnsi"/>
        </w:rPr>
        <w:t xml:space="preserve">and Charisma </w:t>
      </w:r>
      <w:r>
        <w:rPr>
          <w:rFonts w:eastAsia="Times New Roman" w:cstheme="minorHAnsi"/>
        </w:rPr>
        <w:t>score</w:t>
      </w:r>
      <w:r w:rsidR="00AC7C10">
        <w:rPr>
          <w:rFonts w:eastAsia="Times New Roman" w:cstheme="minorHAnsi"/>
        </w:rPr>
        <w:t>s</w:t>
      </w:r>
      <w:r>
        <w:rPr>
          <w:rFonts w:eastAsia="Times New Roman" w:cstheme="minorHAnsi"/>
        </w:rPr>
        <w:t xml:space="preserve"> increases by </w:t>
      </w:r>
      <w:r w:rsidR="006F76B1">
        <w:rPr>
          <w:rFonts w:eastAsia="Times New Roman" w:cstheme="minorHAnsi"/>
        </w:rPr>
        <w:t>2</w:t>
      </w:r>
      <w:r>
        <w:rPr>
          <w:rFonts w:eastAsia="Times New Roman" w:cstheme="minorHAnsi"/>
        </w:rPr>
        <w:t xml:space="preserve"> points (up to a maximum of 18</w:t>
      </w:r>
      <w:r w:rsidR="00AC7C10">
        <w:rPr>
          <w:rFonts w:eastAsia="Times New Roman" w:cstheme="minorHAnsi"/>
        </w:rPr>
        <w:t xml:space="preserve"> each</w:t>
      </w:r>
      <w:r>
        <w:rPr>
          <w:rFonts w:eastAsia="Times New Roman" w:cstheme="minorHAnsi"/>
        </w:rPr>
        <w:t>)</w:t>
      </w:r>
      <w:r w:rsidR="00AC7C10">
        <w:rPr>
          <w:rFonts w:eastAsia="Times New Roman" w:cstheme="minorHAnsi"/>
        </w:rPr>
        <w:t>.</w:t>
      </w:r>
    </w:p>
    <w:p w14:paraId="5A0BA497" w14:textId="77777777" w:rsidR="002518CF" w:rsidRDefault="002518CF" w:rsidP="003C4628">
      <w:pPr>
        <w:pStyle w:val="ListParagraph"/>
        <w:numPr>
          <w:ilvl w:val="0"/>
          <w:numId w:val="34"/>
        </w:numPr>
        <w:rPr>
          <w:rFonts w:eastAsia="Times New Roman" w:cstheme="minorHAnsi"/>
        </w:rPr>
      </w:pPr>
      <w:r>
        <w:rPr>
          <w:rFonts w:eastAsia="Times New Roman" w:cstheme="minorHAnsi"/>
        </w:rPr>
        <w:t>You gain wings</w:t>
      </w:r>
      <w:r w:rsidR="00D023AC">
        <w:rPr>
          <w:rFonts w:eastAsia="Times New Roman" w:cstheme="minorHAnsi"/>
        </w:rPr>
        <w:t>,</w:t>
      </w:r>
      <w:r>
        <w:rPr>
          <w:rFonts w:eastAsia="Times New Roman" w:cstheme="minorHAnsi"/>
        </w:rPr>
        <w:t xml:space="preserve"> horns, and claws. </w:t>
      </w:r>
    </w:p>
    <w:p w14:paraId="0BB6270D" w14:textId="77777777" w:rsidR="002518CF" w:rsidRPr="002518CF" w:rsidRDefault="002518CF" w:rsidP="003C4628">
      <w:pPr>
        <w:pStyle w:val="ListParagraph"/>
        <w:numPr>
          <w:ilvl w:val="1"/>
          <w:numId w:val="34"/>
        </w:numPr>
        <w:rPr>
          <w:rFonts w:eastAsia="Times New Roman" w:cstheme="minorHAnsi"/>
        </w:rPr>
      </w:pPr>
      <w:r w:rsidRPr="002518CF">
        <w:rPr>
          <w:rFonts w:eastAsia="Times New Roman" w:cstheme="minorHAnsi"/>
          <w:i/>
          <w:iCs/>
        </w:rPr>
        <w:t xml:space="preserve">Wings. </w:t>
      </w:r>
      <w:r w:rsidRPr="002518CF">
        <w:rPr>
          <w:rFonts w:eastAsia="Times New Roman" w:cstheme="minorHAnsi"/>
        </w:rPr>
        <w:t xml:space="preserve">You can glide, </w:t>
      </w:r>
      <w:r w:rsidR="00AC7C10">
        <w:rPr>
          <w:rFonts w:eastAsia="Times New Roman" w:cstheme="minorHAnsi"/>
        </w:rPr>
        <w:t xml:space="preserve">and your jump distance is tripled (this can stack with the </w:t>
      </w:r>
      <w:r w:rsidR="00AC7C10" w:rsidRPr="00E101E6">
        <w:rPr>
          <w:rFonts w:eastAsia="Times New Roman" w:cstheme="minorHAnsi"/>
          <w:i/>
          <w:iCs/>
        </w:rPr>
        <w:t>jump</w:t>
      </w:r>
      <w:r w:rsidR="00AC7C10">
        <w:rPr>
          <w:rFonts w:eastAsia="Times New Roman" w:cstheme="minorHAnsi"/>
        </w:rPr>
        <w:t xml:space="preserve"> spell). </w:t>
      </w:r>
      <w:r w:rsidR="00AC7C10">
        <w:rPr>
          <w:rFonts w:eastAsia="Times New Roman" w:cstheme="minorHAnsi"/>
        </w:rPr>
        <w:br/>
      </w:r>
      <w:r w:rsidRPr="002518CF">
        <w:rPr>
          <w:rFonts w:eastAsia="Times New Roman" w:cstheme="minorHAnsi"/>
        </w:rPr>
        <w:t xml:space="preserve">For every 10 feet of distance you fall, you can </w:t>
      </w:r>
      <w:r w:rsidR="00AC7C10">
        <w:rPr>
          <w:rFonts w:eastAsia="Times New Roman" w:cstheme="minorHAnsi"/>
        </w:rPr>
        <w:t xml:space="preserve">glide </w:t>
      </w:r>
      <w:r w:rsidRPr="002518CF">
        <w:rPr>
          <w:rFonts w:eastAsia="Times New Roman" w:cstheme="minorHAnsi"/>
        </w:rPr>
        <w:t xml:space="preserve">30 feet in any direction. You can also instead take no fall damage so long as you can exercise your wings. If you are restrained or otherwise encumbered, you cannot make use of your wings. </w:t>
      </w:r>
    </w:p>
    <w:p w14:paraId="6604CA4E" w14:textId="77777777" w:rsidR="002518CF" w:rsidRPr="002518CF" w:rsidRDefault="00AC7C10" w:rsidP="003C4628">
      <w:pPr>
        <w:pStyle w:val="ListParagraph"/>
        <w:numPr>
          <w:ilvl w:val="1"/>
          <w:numId w:val="34"/>
        </w:numPr>
        <w:rPr>
          <w:rFonts w:eastAsia="Times New Roman" w:cstheme="minorHAnsi"/>
        </w:rPr>
      </w:pPr>
      <w:r>
        <w:rPr>
          <w:rFonts w:eastAsia="Times New Roman" w:cstheme="minorHAnsi"/>
          <w:i/>
          <w:iCs/>
        </w:rPr>
        <w:t>Horn</w:t>
      </w:r>
      <w:r w:rsidR="00D023AC">
        <w:rPr>
          <w:rFonts w:eastAsia="Times New Roman" w:cstheme="minorHAnsi"/>
          <w:i/>
          <w:iCs/>
        </w:rPr>
        <w:t>s</w:t>
      </w:r>
      <w:r>
        <w:rPr>
          <w:rFonts w:eastAsia="Times New Roman" w:cstheme="minorHAnsi"/>
          <w:i/>
          <w:iCs/>
        </w:rPr>
        <w:t xml:space="preserve"> and Claw</w:t>
      </w:r>
      <w:r w:rsidR="00D023AC">
        <w:rPr>
          <w:rFonts w:eastAsia="Times New Roman" w:cstheme="minorHAnsi"/>
          <w:i/>
          <w:iCs/>
        </w:rPr>
        <w:t>s</w:t>
      </w:r>
      <w:r>
        <w:rPr>
          <w:rFonts w:eastAsia="Times New Roman" w:cstheme="minorHAnsi"/>
          <w:i/>
          <w:iCs/>
        </w:rPr>
        <w:t xml:space="preserve">. </w:t>
      </w:r>
      <w:r>
        <w:rPr>
          <w:rFonts w:eastAsia="Times New Roman" w:cstheme="minorHAnsi"/>
        </w:rPr>
        <w:t xml:space="preserve">You gain a horn and claw attack as an unarmed strike. These are light melee weapon attacks that deal 1d6 piercing and 1d4 slashing damage (respectively, plus your Strength or Agility as normal). These weapons are also magical (with +1 to attack and damage rolls). </w:t>
      </w:r>
    </w:p>
    <w:p w14:paraId="60D1EF18" w14:textId="77777777" w:rsidR="002518CF" w:rsidDel="00AB2253" w:rsidRDefault="002518CF">
      <w:pPr>
        <w:contextualSpacing/>
        <w:rPr>
          <w:del w:id="2277" w:author="Admin" w:date="2020-10-19T20:20:00Z"/>
          <w:rFonts w:eastAsia="Times New Roman" w:cstheme="minorHAnsi"/>
        </w:rPr>
      </w:pPr>
    </w:p>
    <w:p w14:paraId="70CE66F9" w14:textId="77777777" w:rsidR="00AC7C10" w:rsidRDefault="00AC7C10" w:rsidP="00AC7C10">
      <w:pPr>
        <w:rPr>
          <w:rFonts w:eastAsia="Times New Roman" w:cstheme="minorHAnsi"/>
        </w:rPr>
      </w:pPr>
      <w:r>
        <w:rPr>
          <w:rFonts w:eastAsia="Times New Roman" w:cstheme="minorHAnsi"/>
        </w:rPr>
        <w:t xml:space="preserve">While </w:t>
      </w:r>
      <w:r w:rsidR="003E72A2">
        <w:rPr>
          <w:rFonts w:eastAsia="Times New Roman" w:cstheme="minorHAnsi"/>
        </w:rPr>
        <w:t xml:space="preserve">your </w:t>
      </w:r>
      <w:r w:rsidR="003E72A2">
        <w:rPr>
          <w:rFonts w:eastAsia="Times New Roman" w:cstheme="minorHAnsi"/>
          <w:i/>
          <w:iCs/>
        </w:rPr>
        <w:t xml:space="preserve">avatar form </w:t>
      </w:r>
      <w:r w:rsidR="003E72A2">
        <w:rPr>
          <w:rFonts w:eastAsia="Times New Roman" w:cstheme="minorHAnsi"/>
        </w:rPr>
        <w:t>shape</w:t>
      </w:r>
      <w:r>
        <w:rPr>
          <w:rFonts w:eastAsia="Times New Roman" w:cstheme="minorHAnsi"/>
        </w:rPr>
        <w:t>, y</w:t>
      </w:r>
      <w:r w:rsidRPr="00AC7C10">
        <w:rPr>
          <w:rFonts w:eastAsia="Times New Roman" w:cstheme="minorHAnsi"/>
        </w:rPr>
        <w:t xml:space="preserve">ou are treated as a fiend for all spell purposes (such as </w:t>
      </w:r>
      <w:r w:rsidRPr="00476295">
        <w:rPr>
          <w:rFonts w:eastAsia="Times New Roman" w:cstheme="minorHAnsi"/>
          <w:i/>
          <w:iCs/>
        </w:rPr>
        <w:t>charm</w:t>
      </w:r>
      <w:r w:rsidRPr="00AC7C10">
        <w:rPr>
          <w:rFonts w:eastAsia="Times New Roman" w:cstheme="minorHAnsi"/>
        </w:rPr>
        <w:t xml:space="preserve"> and </w:t>
      </w:r>
      <w:r w:rsidRPr="00476295">
        <w:rPr>
          <w:rFonts w:eastAsia="Times New Roman" w:cstheme="minorHAnsi"/>
          <w:i/>
          <w:iCs/>
        </w:rPr>
        <w:t>dominate</w:t>
      </w:r>
      <w:r w:rsidRPr="00AC7C10">
        <w:rPr>
          <w:rFonts w:eastAsia="Times New Roman" w:cstheme="minorHAnsi"/>
        </w:rPr>
        <w:t xml:space="preserve"> spells).</w:t>
      </w:r>
      <w:r>
        <w:rPr>
          <w:rFonts w:eastAsia="Times New Roman" w:cstheme="minorHAnsi"/>
        </w:rPr>
        <w:t xml:space="preserve"> </w:t>
      </w:r>
      <w:r w:rsidR="00F85E73">
        <w:rPr>
          <w:rFonts w:eastAsia="Times New Roman" w:cstheme="minorHAnsi"/>
        </w:rPr>
        <w:t xml:space="preserve">This is considered a shapeshifting effect. </w:t>
      </w:r>
    </w:p>
    <w:p w14:paraId="395156F1" w14:textId="77777777" w:rsidR="00AC7C10" w:rsidRDefault="003E72A2" w:rsidP="00AC7C10">
      <w:pPr>
        <w:rPr>
          <w:rFonts w:eastAsia="Times New Roman" w:cstheme="minorHAnsi"/>
        </w:rPr>
      </w:pPr>
      <w:r>
        <w:rPr>
          <w:rFonts w:eastAsia="Times New Roman" w:cstheme="minorHAnsi"/>
        </w:rPr>
        <w:t xml:space="preserve">You may </w:t>
      </w:r>
      <w:r w:rsidR="00AC7C10">
        <w:rPr>
          <w:rFonts w:eastAsia="Times New Roman" w:cstheme="minorHAnsi"/>
        </w:rPr>
        <w:t>choose one of the following features to remain in your normal form: wings, claws, or horns.</w:t>
      </w:r>
    </w:p>
    <w:p w14:paraId="00813864" w14:textId="77777777" w:rsidR="00AC7C10" w:rsidRDefault="00AC7C10" w:rsidP="006F76B1">
      <w:pPr>
        <w:rPr>
          <w:rFonts w:eastAsia="Times New Roman" w:cstheme="minorHAnsi"/>
        </w:rPr>
      </w:pPr>
      <w:r>
        <w:rPr>
          <w:rFonts w:eastAsia="Times New Roman" w:cstheme="minorHAnsi"/>
        </w:rPr>
        <w:t>The chosen feature remains indefinitely. You can retract claws</w:t>
      </w:r>
      <w:r w:rsidR="006F76B1">
        <w:rPr>
          <w:rFonts w:eastAsia="Times New Roman" w:cstheme="minorHAnsi"/>
        </w:rPr>
        <w:t xml:space="preserve"> (if you choose to keep them indefinitely)</w:t>
      </w:r>
      <w:r>
        <w:rPr>
          <w:rFonts w:eastAsia="Times New Roman" w:cstheme="minorHAnsi"/>
        </w:rPr>
        <w:t xml:space="preserve">, but you cannot hide your wings (besides wrapping them around you as a cloak) or horns. </w:t>
      </w:r>
      <w:r w:rsidR="000A3756">
        <w:rPr>
          <w:rFonts w:eastAsia="Times New Roman" w:cstheme="minorHAnsi"/>
        </w:rPr>
        <w:t xml:space="preserve">Upon 13th and 17th level, you can choose another feature to make permanent (in the end, having wings, claws, and horns). </w:t>
      </w:r>
    </w:p>
    <w:bookmarkEnd w:id="2276"/>
    <w:p w14:paraId="785D09D3" w14:textId="77777777" w:rsidR="00D462E6" w:rsidRPr="00AC7C10" w:rsidRDefault="00D462E6">
      <w:pPr>
        <w:contextualSpacing/>
        <w:rPr>
          <w:rFonts w:eastAsia="Times New Roman" w:cstheme="minorHAnsi"/>
        </w:rPr>
      </w:pPr>
    </w:p>
    <w:p w14:paraId="244ED805" w14:textId="77777777" w:rsidR="00AB25EF" w:rsidRPr="00F00B80" w:rsidRDefault="00AB25EF" w:rsidP="00AD453C">
      <w:pPr>
        <w:contextualSpacing/>
        <w:rPr>
          <w:rFonts w:eastAsia="Times New Roman" w:cstheme="minorHAnsi"/>
        </w:rPr>
      </w:pPr>
      <w:r w:rsidRPr="00F00B80">
        <w:rPr>
          <w:rFonts w:eastAsia="Times New Roman" w:cstheme="minorHAnsi"/>
          <w:b/>
          <w:bCs/>
        </w:rPr>
        <w:t xml:space="preserve">Sorcerous Thirst. </w:t>
      </w:r>
      <w:r w:rsidRPr="00F00B80">
        <w:rPr>
          <w:rFonts w:eastAsia="Times New Roman" w:cstheme="minorHAnsi"/>
        </w:rPr>
        <w:t xml:space="preserve">Starting at 13th level, whenever you perform mana </w:t>
      </w:r>
      <w:r w:rsidR="00AD453C">
        <w:rPr>
          <w:rFonts w:eastAsia="Times New Roman" w:cstheme="minorHAnsi"/>
        </w:rPr>
        <w:t>siphon</w:t>
      </w:r>
      <w:r w:rsidR="00B93648" w:rsidRPr="00F00B80">
        <w:rPr>
          <w:rFonts w:eastAsia="Times New Roman" w:cstheme="minorHAnsi"/>
        </w:rPr>
        <w:t xml:space="preserve"> </w:t>
      </w:r>
      <w:r w:rsidRPr="00F00B80">
        <w:rPr>
          <w:rFonts w:eastAsia="Times New Roman" w:cstheme="minorHAnsi"/>
        </w:rPr>
        <w:t>versus demons to drain their mana, you gain double the normal mana</w:t>
      </w:r>
      <w:r w:rsidR="00AC7C10">
        <w:rPr>
          <w:rFonts w:eastAsia="Times New Roman" w:cstheme="minorHAnsi"/>
        </w:rPr>
        <w:t>, and they suffer disadvantage to saving throws against the effect</w:t>
      </w:r>
      <w:r w:rsidRPr="00F00B80">
        <w:rPr>
          <w:rFonts w:eastAsia="Times New Roman" w:cstheme="minorHAnsi"/>
        </w:rPr>
        <w:t xml:space="preserve">. </w:t>
      </w:r>
    </w:p>
    <w:p w14:paraId="7FC1FA46" w14:textId="77777777" w:rsidR="00AB25EF" w:rsidRDefault="00CC5485" w:rsidP="00AC7C10">
      <w:pPr>
        <w:contextualSpacing/>
        <w:rPr>
          <w:rFonts w:eastAsia="Times New Roman" w:cstheme="minorHAnsi"/>
        </w:rPr>
      </w:pPr>
      <w:r w:rsidRPr="00F00B80">
        <w:rPr>
          <w:rFonts w:eastAsia="Times New Roman" w:cstheme="minorHAnsi"/>
        </w:rPr>
        <w:t xml:space="preserve">You also gain the Essence Touch </w:t>
      </w:r>
      <w:r w:rsidR="00982D42">
        <w:rPr>
          <w:rFonts w:eastAsia="Times New Roman" w:cstheme="minorHAnsi"/>
        </w:rPr>
        <w:t>talent</w:t>
      </w:r>
      <w:r w:rsidRPr="00F00B80">
        <w:rPr>
          <w:rFonts w:eastAsia="Times New Roman" w:cstheme="minorHAnsi"/>
        </w:rPr>
        <w:t>, but c</w:t>
      </w:r>
      <w:r w:rsidR="00AC7C10">
        <w:rPr>
          <w:rFonts w:eastAsia="Times New Roman" w:cstheme="minorHAnsi"/>
        </w:rPr>
        <w:t xml:space="preserve">an only affect demons with it. For instance, if you siphon </w:t>
      </w:r>
      <w:r w:rsidR="00AB25EF" w:rsidRPr="00F00B80">
        <w:rPr>
          <w:rFonts w:eastAsia="Times New Roman" w:cstheme="minorHAnsi"/>
        </w:rPr>
        <w:t>a Felhound</w:t>
      </w:r>
      <w:r w:rsidR="00AC7C10">
        <w:rPr>
          <w:rFonts w:eastAsia="Times New Roman" w:cstheme="minorHAnsi"/>
        </w:rPr>
        <w:t xml:space="preserve">’s mana, you can </w:t>
      </w:r>
      <w:r w:rsidR="00AB25EF" w:rsidRPr="00F00B80">
        <w:rPr>
          <w:rFonts w:eastAsia="Times New Roman" w:cstheme="minorHAnsi"/>
        </w:rPr>
        <w:t xml:space="preserve">utilize their </w:t>
      </w:r>
      <w:r w:rsidR="000A3756" w:rsidRPr="000A3756">
        <w:rPr>
          <w:rFonts w:eastAsia="Times New Roman" w:cstheme="minorHAnsi"/>
          <w:i/>
          <w:iCs/>
        </w:rPr>
        <w:t>m</w:t>
      </w:r>
      <w:r w:rsidR="00AB25EF" w:rsidRPr="000A3756">
        <w:rPr>
          <w:rFonts w:eastAsia="Times New Roman" w:cstheme="minorHAnsi"/>
          <w:i/>
          <w:iCs/>
        </w:rPr>
        <w:t xml:space="preserve">ana </w:t>
      </w:r>
      <w:r w:rsidR="000A3756" w:rsidRPr="000A3756">
        <w:rPr>
          <w:rFonts w:eastAsia="Times New Roman" w:cstheme="minorHAnsi"/>
          <w:i/>
          <w:iCs/>
        </w:rPr>
        <w:t>b</w:t>
      </w:r>
      <w:r w:rsidR="00AB25EF" w:rsidRPr="000A3756">
        <w:rPr>
          <w:rFonts w:eastAsia="Times New Roman" w:cstheme="minorHAnsi"/>
          <w:i/>
          <w:iCs/>
        </w:rPr>
        <w:t>urn</w:t>
      </w:r>
      <w:r w:rsidR="00AB25EF" w:rsidRPr="00F00B80">
        <w:rPr>
          <w:rFonts w:eastAsia="Times New Roman" w:cstheme="minorHAnsi"/>
        </w:rPr>
        <w:t xml:space="preserve"> innate ability, or a succubus’s </w:t>
      </w:r>
      <w:r w:rsidR="000A3756" w:rsidRPr="000A3756">
        <w:rPr>
          <w:rFonts w:eastAsia="Times New Roman" w:cstheme="minorHAnsi"/>
          <w:i/>
          <w:iCs/>
        </w:rPr>
        <w:t>s</w:t>
      </w:r>
      <w:r w:rsidR="00AB25EF" w:rsidRPr="000A3756">
        <w:rPr>
          <w:rFonts w:eastAsia="Times New Roman" w:cstheme="minorHAnsi"/>
          <w:i/>
          <w:iCs/>
        </w:rPr>
        <w:t>leep</w:t>
      </w:r>
      <w:r w:rsidR="00AB25EF" w:rsidRPr="00F00B80">
        <w:rPr>
          <w:rFonts w:eastAsia="Times New Roman" w:cstheme="minorHAnsi"/>
        </w:rPr>
        <w:t xml:space="preserve"> or </w:t>
      </w:r>
      <w:r w:rsidR="000A3756" w:rsidRPr="000A3756">
        <w:rPr>
          <w:rFonts w:eastAsia="Times New Roman" w:cstheme="minorHAnsi"/>
          <w:i/>
          <w:iCs/>
        </w:rPr>
        <w:t>m</w:t>
      </w:r>
      <w:r w:rsidR="00AB25EF" w:rsidRPr="000A3756">
        <w:rPr>
          <w:rFonts w:eastAsia="Times New Roman" w:cstheme="minorHAnsi"/>
          <w:i/>
          <w:iCs/>
        </w:rPr>
        <w:t xml:space="preserve">odify </w:t>
      </w:r>
      <w:r w:rsidR="00697C83" w:rsidRPr="000A3756">
        <w:rPr>
          <w:rFonts w:eastAsia="Times New Roman" w:cstheme="minorHAnsi"/>
          <w:i/>
          <w:iCs/>
        </w:rPr>
        <w:t>memory</w:t>
      </w:r>
      <w:r w:rsidR="00AB25EF" w:rsidRPr="00F00B80">
        <w:rPr>
          <w:rFonts w:eastAsia="Times New Roman" w:cstheme="minorHAnsi"/>
        </w:rPr>
        <w:t xml:space="preserve"> spell</w:t>
      </w:r>
      <w:r w:rsidR="00AC7C10">
        <w:rPr>
          <w:rFonts w:eastAsia="Times New Roman" w:cstheme="minorHAnsi"/>
        </w:rPr>
        <w:t xml:space="preserve"> if you siphon it instead</w:t>
      </w:r>
      <w:r w:rsidRPr="00F00B80">
        <w:rPr>
          <w:rFonts w:eastAsia="Times New Roman" w:cstheme="minorHAnsi"/>
        </w:rPr>
        <w:t xml:space="preserve">. </w:t>
      </w:r>
    </w:p>
    <w:p w14:paraId="4FAB540D" w14:textId="77777777" w:rsidR="003654CC" w:rsidRPr="00AC7C10" w:rsidRDefault="003654CC" w:rsidP="00AC7C10">
      <w:pPr>
        <w:contextualSpacing/>
        <w:rPr>
          <w:rFonts w:eastAsia="Times New Roman" w:cstheme="minorHAnsi"/>
        </w:rPr>
      </w:pPr>
      <w:r>
        <w:rPr>
          <w:rFonts w:eastAsia="Times New Roman" w:cstheme="minorHAnsi"/>
        </w:rPr>
        <w:t xml:space="preserve">If you kill a target or reduce it to 0 hit points while it is affected by a warlock’s mark ability (see Soul Shards under the Warlock class), you also regain 1d6 hit points. You cannot gain this more than 1/round. The warlock does not gain the soul shard in this case. </w:t>
      </w:r>
    </w:p>
    <w:p w14:paraId="7AC4640A" w14:textId="77777777" w:rsidR="006F76B1" w:rsidRPr="003F0769" w:rsidRDefault="006F76B1">
      <w:pPr>
        <w:contextualSpacing/>
        <w:rPr>
          <w:rFonts w:eastAsia="Times New Roman" w:cstheme="minorHAnsi"/>
          <w:sz w:val="24"/>
          <w:szCs w:val="24"/>
        </w:rPr>
      </w:pPr>
    </w:p>
    <w:p w14:paraId="5B3ED45C" w14:textId="77777777" w:rsidR="00AB25EF" w:rsidRDefault="00AC7C10" w:rsidP="000A3756">
      <w:pPr>
        <w:contextualSpacing/>
        <w:rPr>
          <w:rFonts w:eastAsia="Times New Roman" w:cstheme="minorHAnsi"/>
        </w:rPr>
      </w:pPr>
      <w:r>
        <w:rPr>
          <w:rFonts w:eastAsia="Times New Roman" w:cstheme="minorHAnsi"/>
          <w:b/>
          <w:bCs/>
        </w:rPr>
        <w:t>Dark Mastery</w:t>
      </w:r>
      <w:r w:rsidR="00AB25EF" w:rsidRPr="00F00B80">
        <w:rPr>
          <w:rFonts w:eastAsia="Times New Roman" w:cstheme="minorHAnsi"/>
          <w:b/>
          <w:bCs/>
        </w:rPr>
        <w:t xml:space="preserve">. </w:t>
      </w:r>
      <w:r w:rsidR="00D462E6" w:rsidRPr="00F00B80">
        <w:rPr>
          <w:rFonts w:eastAsia="Times New Roman" w:cstheme="minorHAnsi"/>
        </w:rPr>
        <w:t xml:space="preserve">Starting at 17th level, you </w:t>
      </w:r>
      <w:r w:rsidR="00176ECC" w:rsidRPr="00F00B80">
        <w:rPr>
          <w:rFonts w:eastAsia="Times New Roman" w:cstheme="minorHAnsi"/>
        </w:rPr>
        <w:t xml:space="preserve">can </w:t>
      </w:r>
      <w:r>
        <w:rPr>
          <w:rFonts w:eastAsia="Times New Roman" w:cstheme="minorHAnsi"/>
        </w:rPr>
        <w:t xml:space="preserve">access </w:t>
      </w:r>
      <w:r w:rsidR="00176ECC" w:rsidRPr="00F00B80">
        <w:rPr>
          <w:rFonts w:eastAsia="Times New Roman" w:cstheme="minorHAnsi"/>
        </w:rPr>
        <w:t xml:space="preserve">the </w:t>
      </w:r>
      <w:r w:rsidR="000A3756" w:rsidRPr="000A3756">
        <w:rPr>
          <w:rFonts w:eastAsia="Times New Roman" w:cstheme="minorHAnsi"/>
          <w:i/>
          <w:iCs/>
        </w:rPr>
        <w:t>d</w:t>
      </w:r>
      <w:r w:rsidR="00176ECC" w:rsidRPr="000A3756">
        <w:rPr>
          <w:rFonts w:eastAsia="Times New Roman" w:cstheme="minorHAnsi"/>
          <w:i/>
          <w:iCs/>
        </w:rPr>
        <w:t xml:space="preserve">emonic </w:t>
      </w:r>
      <w:r w:rsidR="000A3756" w:rsidRPr="000A3756">
        <w:rPr>
          <w:rFonts w:eastAsia="Times New Roman" w:cstheme="minorHAnsi"/>
          <w:i/>
          <w:iCs/>
        </w:rPr>
        <w:t>d</w:t>
      </w:r>
      <w:r w:rsidR="00176ECC" w:rsidRPr="000A3756">
        <w:rPr>
          <w:rFonts w:eastAsia="Times New Roman" w:cstheme="minorHAnsi"/>
          <w:i/>
          <w:iCs/>
        </w:rPr>
        <w:t>oom</w:t>
      </w:r>
      <w:r w:rsidR="00176ECC" w:rsidRPr="00F00B80">
        <w:rPr>
          <w:rFonts w:eastAsia="Times New Roman" w:cstheme="minorHAnsi"/>
        </w:rPr>
        <w:t xml:space="preserve">, </w:t>
      </w:r>
      <w:r w:rsidR="000A3756" w:rsidRPr="000A3756">
        <w:rPr>
          <w:rFonts w:eastAsia="Times New Roman" w:cstheme="minorHAnsi"/>
          <w:i/>
          <w:iCs/>
        </w:rPr>
        <w:t>g</w:t>
      </w:r>
      <w:r w:rsidR="00176ECC" w:rsidRPr="000A3756">
        <w:rPr>
          <w:rFonts w:eastAsia="Times New Roman" w:cstheme="minorHAnsi"/>
          <w:i/>
          <w:iCs/>
        </w:rPr>
        <w:t>ate</w:t>
      </w:r>
      <w:r w:rsidR="00176ECC" w:rsidRPr="00F00B80">
        <w:rPr>
          <w:rFonts w:eastAsia="Times New Roman" w:cstheme="minorHAnsi"/>
        </w:rPr>
        <w:t xml:space="preserve">, and </w:t>
      </w:r>
      <w:r w:rsidR="000A3756" w:rsidRPr="000A3756">
        <w:rPr>
          <w:rFonts w:eastAsia="Times New Roman" w:cstheme="minorHAnsi"/>
          <w:i/>
          <w:iCs/>
        </w:rPr>
        <w:t>f</w:t>
      </w:r>
      <w:r w:rsidR="00176ECC" w:rsidRPr="000A3756">
        <w:rPr>
          <w:rFonts w:eastAsia="Times New Roman" w:cstheme="minorHAnsi"/>
          <w:i/>
          <w:iCs/>
        </w:rPr>
        <w:t>oresight</w:t>
      </w:r>
      <w:r w:rsidR="00176ECC" w:rsidRPr="00F00B80">
        <w:rPr>
          <w:rFonts w:eastAsia="Times New Roman" w:cstheme="minorHAnsi"/>
        </w:rPr>
        <w:t xml:space="preserve"> warlock spells as if 6th level spells, and can cast them normally. </w:t>
      </w:r>
      <w:r>
        <w:rPr>
          <w:rFonts w:eastAsia="Times New Roman" w:cstheme="minorHAnsi"/>
        </w:rPr>
        <w:t xml:space="preserve">If you can access higher-level spells, you can cast one of the aforementioned spells once every long rest for no cost instead. </w:t>
      </w:r>
    </w:p>
    <w:p w14:paraId="1465A9A9" w14:textId="77777777" w:rsidR="00AB25EF" w:rsidRDefault="000A3756">
      <w:pPr>
        <w:contextualSpacing/>
        <w:rPr>
          <w:rFonts w:eastAsia="Times New Roman" w:cstheme="minorHAnsi"/>
        </w:rPr>
      </w:pPr>
      <w:r>
        <w:rPr>
          <w:rFonts w:eastAsia="Times New Roman" w:cstheme="minorHAnsi"/>
        </w:rPr>
        <w:t xml:space="preserve">Also, </w:t>
      </w:r>
      <w:r w:rsidR="00346BA5">
        <w:rPr>
          <w:rFonts w:eastAsia="Times New Roman" w:cstheme="minorHAnsi"/>
        </w:rPr>
        <w:t xml:space="preserve">you gain another Mystic Blast enhancement when in your </w:t>
      </w:r>
      <w:r w:rsidR="00346BA5">
        <w:rPr>
          <w:rFonts w:eastAsia="Times New Roman" w:cstheme="minorHAnsi"/>
          <w:i/>
          <w:iCs/>
        </w:rPr>
        <w:t>avatar form</w:t>
      </w:r>
      <w:r w:rsidR="009D6F40">
        <w:rPr>
          <w:rFonts w:eastAsia="Times New Roman" w:cstheme="minorHAnsi"/>
        </w:rPr>
        <w:t xml:space="preserve">. </w:t>
      </w:r>
    </w:p>
    <w:p w14:paraId="1B2A82E0" w14:textId="77777777" w:rsidR="000A3756" w:rsidRPr="003F0769" w:rsidRDefault="000A3756">
      <w:pPr>
        <w:contextualSpacing/>
        <w:rPr>
          <w:rFonts w:eastAsia="Times New Roman" w:cstheme="minorHAnsi"/>
          <w:sz w:val="24"/>
          <w:szCs w:val="24"/>
        </w:rPr>
      </w:pPr>
    </w:p>
    <w:p w14:paraId="48EB93FB" w14:textId="77777777" w:rsidR="00AB25EF" w:rsidRPr="00696121" w:rsidRDefault="00AB25EF">
      <w:pPr>
        <w:pStyle w:val="Heading3"/>
        <w:contextualSpacing/>
        <w:rPr>
          <w:sz w:val="36"/>
          <w:szCs w:val="36"/>
        </w:rPr>
      </w:pPr>
      <w:bookmarkStart w:id="2278" w:name="_Toc509138760"/>
      <w:bookmarkStart w:id="2279" w:name="_Toc54196413"/>
      <w:r w:rsidRPr="00C17107">
        <w:t>Mountain King (Warrior)</w:t>
      </w:r>
      <w:bookmarkEnd w:id="2278"/>
      <w:bookmarkEnd w:id="2279"/>
    </w:p>
    <w:p w14:paraId="1098DE67"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 mountain kings, or thanes as they are known in Khaz Modan, are the mightiest dwarven warriors under the mountain. Wielding both enchanted warhammers and hand axes, these fierce fighters live to test themselves against worthy opponents. Unconcerned with their race's </w:t>
      </w:r>
      <w:r w:rsidRPr="000D5DB5">
        <w:rPr>
          <w:rFonts w:eastAsia="Times New Roman" w:cstheme="minorHAnsi"/>
          <w:color w:val="000000"/>
        </w:rPr>
        <w:lastRenderedPageBreak/>
        <w:t>preoccupation with mechanical devices and mining precious minerals, Mountain Kings live only for battle. Dedicated to safeguarding the Alliance which saved their kingdom during the Second War, the mountain Kings can be counted upon to rally behind any banner that stands between freedom and the ever looming shadow of evil.</w:t>
      </w:r>
    </w:p>
    <w:p w14:paraId="5398BD34"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Mountain kings boast prodigious combat abilities. They are ferocious in melee combat, wielding the traditional weapons of their race to decimate their foes. Their attacks leave opponents stunned and reeling. </w:t>
      </w:r>
    </w:p>
    <w:p w14:paraId="259F5F0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While they do not focus their efforts on discovering the secrets of the titans, they have long known of a powerful spark within every Ironforge dwarf - and mountain kings draw upon this spark and fan it into a raging flame. They conjure magic hammers and axes to hurl at their targets, stunning and slowing them so they can get close enough to use their real weapons. They transform themselves into silver-sheened creatures of living stone, shrugging off all attacks and hacking through flesh and bone with frightening ease.</w:t>
      </w:r>
    </w:p>
    <w:p w14:paraId="6E0DD2B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This archetype is restricted to dwarves and creatures who are of </w:t>
      </w:r>
      <w:r w:rsidR="00F66E7D" w:rsidRPr="000D5DB5">
        <w:rPr>
          <w:rFonts w:eastAsia="Times New Roman" w:cstheme="minorHAnsi"/>
          <w:color w:val="000000"/>
        </w:rPr>
        <w:t xml:space="preserve">titanic </w:t>
      </w:r>
      <w:r w:rsidRPr="000D5DB5">
        <w:rPr>
          <w:rFonts w:eastAsia="Times New Roman" w:cstheme="minorHAnsi"/>
          <w:color w:val="000000"/>
        </w:rPr>
        <w:t>descent</w:t>
      </w:r>
      <w:r w:rsidR="00F66E7D" w:rsidRPr="000D5DB5">
        <w:rPr>
          <w:rFonts w:eastAsia="Times New Roman" w:cstheme="minorHAnsi"/>
          <w:color w:val="000000"/>
        </w:rPr>
        <w:t xml:space="preserve">. </w:t>
      </w:r>
    </w:p>
    <w:p w14:paraId="235A3071" w14:textId="77777777" w:rsidR="00AB25EF" w:rsidRPr="000D5DB5" w:rsidRDefault="00AB25EF">
      <w:pPr>
        <w:contextualSpacing/>
        <w:rPr>
          <w:rFonts w:eastAsia="Times New Roman" w:cstheme="minorHAnsi"/>
          <w:sz w:val="24"/>
          <w:szCs w:val="24"/>
        </w:rPr>
      </w:pPr>
    </w:p>
    <w:p w14:paraId="56013717" w14:textId="77777777" w:rsidR="00CE427A" w:rsidRDefault="00CE427A">
      <w:pPr>
        <w:contextualSpacing/>
        <w:rPr>
          <w:rFonts w:eastAsia="Times New Roman" w:cstheme="minorHAnsi"/>
          <w:b/>
          <w:bCs/>
          <w:color w:val="000000"/>
        </w:rPr>
      </w:pPr>
      <w:r>
        <w:rPr>
          <w:rFonts w:eastAsia="Times New Roman" w:cstheme="minorHAnsi"/>
          <w:b/>
          <w:bCs/>
          <w:color w:val="000000"/>
        </w:rPr>
        <w:t>MOUNTAIN KING ARCHETYPE</w:t>
      </w:r>
    </w:p>
    <w:p w14:paraId="07AB579C" w14:textId="77777777" w:rsidR="00AC7C10" w:rsidRDefault="00AB25EF" w:rsidP="00C41DEF">
      <w:pPr>
        <w:contextualSpacing/>
        <w:rPr>
          <w:rFonts w:eastAsia="Times New Roman" w:cstheme="minorHAnsi"/>
          <w:color w:val="000000"/>
        </w:rPr>
      </w:pPr>
      <w:r w:rsidRPr="000D5DB5">
        <w:rPr>
          <w:rFonts w:eastAsia="Times New Roman" w:cstheme="minorHAnsi"/>
          <w:b/>
          <w:bCs/>
          <w:color w:val="000000"/>
        </w:rPr>
        <w:t>Titanic Spark</w:t>
      </w:r>
      <w:r w:rsidR="00F66E7D" w:rsidRPr="000D5DB5">
        <w:rPr>
          <w:rFonts w:eastAsia="Times New Roman" w:cstheme="minorHAnsi"/>
          <w:b/>
          <w:bCs/>
          <w:color w:val="000000"/>
        </w:rPr>
        <w:t xml:space="preserve">. </w:t>
      </w:r>
      <w:r w:rsidRPr="000D5DB5">
        <w:rPr>
          <w:rFonts w:eastAsia="Times New Roman" w:cstheme="minorHAnsi"/>
          <w:b/>
          <w:bCs/>
          <w:color w:val="000000"/>
        </w:rPr>
        <w:t xml:space="preserve">Dwarven Avatar. </w:t>
      </w:r>
      <w:r w:rsidRPr="000D5DB5">
        <w:rPr>
          <w:rFonts w:eastAsia="Times New Roman" w:cstheme="minorHAnsi"/>
          <w:color w:val="000000"/>
        </w:rPr>
        <w:t xml:space="preserve">Starting at 3rd level, you gain the ability to cast spells as a mage of an effective caster level equal to </w:t>
      </w:r>
      <w:r w:rsidR="00E8457B" w:rsidRPr="000D5DB5">
        <w:rPr>
          <w:rFonts w:eastAsia="Times New Roman" w:cstheme="minorHAnsi"/>
          <w:color w:val="000000"/>
        </w:rPr>
        <w:t>0.5</w:t>
      </w:r>
      <w:r w:rsidR="00373404" w:rsidRPr="000D5DB5">
        <w:rPr>
          <w:rFonts w:eastAsia="Times New Roman" w:cstheme="minorHAnsi"/>
          <w:color w:val="000000"/>
        </w:rPr>
        <w:t xml:space="preserve"> </w:t>
      </w:r>
      <w:r w:rsidRPr="000D5DB5">
        <w:rPr>
          <w:rFonts w:eastAsia="Times New Roman" w:cstheme="minorHAnsi"/>
          <w:color w:val="000000"/>
        </w:rPr>
        <w:t>your Mountain King level (</w:t>
      </w:r>
      <w:r w:rsidR="00E8457B" w:rsidRPr="000D5DB5">
        <w:rPr>
          <w:rFonts w:eastAsia="Times New Roman" w:cstheme="minorHAnsi"/>
          <w:color w:val="000000"/>
        </w:rPr>
        <w:t>minimum 0</w:t>
      </w:r>
      <w:r w:rsidRPr="000D5DB5">
        <w:rPr>
          <w:rFonts w:eastAsia="Times New Roman" w:cstheme="minorHAnsi"/>
          <w:color w:val="000000"/>
        </w:rPr>
        <w:t>). You do require spellbooks, however</w:t>
      </w:r>
      <w:r w:rsidR="0096505B" w:rsidRPr="000D5DB5">
        <w:rPr>
          <w:rFonts w:eastAsia="Times New Roman" w:cstheme="minorHAnsi"/>
          <w:color w:val="000000"/>
        </w:rPr>
        <w:t>, as the spells</w:t>
      </w:r>
      <w:r w:rsidRPr="000D5DB5">
        <w:rPr>
          <w:rFonts w:eastAsia="Times New Roman" w:cstheme="minorHAnsi"/>
          <w:color w:val="000000"/>
        </w:rPr>
        <w:t xml:space="preserve"> </w:t>
      </w:r>
      <w:r w:rsidR="0096505B" w:rsidRPr="000D5DB5">
        <w:rPr>
          <w:rFonts w:eastAsia="Times New Roman" w:cstheme="minorHAnsi"/>
          <w:color w:val="000000"/>
        </w:rPr>
        <w:t xml:space="preserve">manifest </w:t>
      </w:r>
      <w:r w:rsidRPr="000D5DB5">
        <w:rPr>
          <w:rFonts w:eastAsia="Times New Roman" w:cstheme="minorHAnsi"/>
          <w:color w:val="000000"/>
        </w:rPr>
        <w:t>in the form of inscriptions and engravings on your armor</w:t>
      </w:r>
      <w:r w:rsidR="0096505B" w:rsidRPr="000D5DB5">
        <w:rPr>
          <w:rFonts w:eastAsia="Times New Roman" w:cstheme="minorHAnsi"/>
          <w:color w:val="000000"/>
        </w:rPr>
        <w:t xml:space="preserve">, </w:t>
      </w:r>
      <w:r w:rsidRPr="000D5DB5">
        <w:rPr>
          <w:rFonts w:eastAsia="Times New Roman" w:cstheme="minorHAnsi"/>
          <w:color w:val="000000"/>
        </w:rPr>
        <w:t>weapons</w:t>
      </w:r>
      <w:r w:rsidR="0096505B" w:rsidRPr="000D5DB5">
        <w:rPr>
          <w:rFonts w:eastAsia="Times New Roman" w:cstheme="minorHAnsi"/>
          <w:color w:val="000000"/>
        </w:rPr>
        <w:t>, or runes that you draw at the spell’s range</w:t>
      </w:r>
      <w:r w:rsidR="00E8457B" w:rsidRPr="000D5DB5">
        <w:rPr>
          <w:rFonts w:eastAsia="Times New Roman" w:cstheme="minorHAnsi"/>
          <w:color w:val="000000"/>
        </w:rPr>
        <w:t xml:space="preserve"> (treat as tattoos)</w:t>
      </w:r>
      <w:r w:rsidR="00E04A8C">
        <w:rPr>
          <w:rFonts w:eastAsia="Times New Roman" w:cstheme="minorHAnsi"/>
          <w:color w:val="000000"/>
        </w:rPr>
        <w:t>, but otherwise use the same rules as the mage (effectively treating runes as mage tattoos)</w:t>
      </w:r>
      <w:r w:rsidRPr="000D5DB5">
        <w:rPr>
          <w:rFonts w:eastAsia="Times New Roman" w:cstheme="minorHAnsi"/>
          <w:color w:val="000000"/>
        </w:rPr>
        <w:t xml:space="preserve">. </w:t>
      </w:r>
      <w:r w:rsidR="00981391">
        <w:rPr>
          <w:rFonts w:eastAsia="Times New Roman" w:cstheme="minorHAnsi"/>
          <w:color w:val="000000"/>
        </w:rPr>
        <w:t xml:space="preserve">You also do not need to concentrate on the </w:t>
      </w:r>
      <w:r w:rsidR="00C41DEF" w:rsidRPr="00C41DEF">
        <w:rPr>
          <w:rFonts w:eastAsia="Times New Roman" w:cstheme="minorHAnsi"/>
          <w:i/>
          <w:iCs/>
          <w:color w:val="000000"/>
        </w:rPr>
        <w:t>s</w:t>
      </w:r>
      <w:r w:rsidR="00981391" w:rsidRPr="00C41DEF">
        <w:rPr>
          <w:rFonts w:eastAsia="Times New Roman" w:cstheme="minorHAnsi"/>
          <w:i/>
          <w:iCs/>
          <w:color w:val="000000"/>
        </w:rPr>
        <w:t>toneskin</w:t>
      </w:r>
      <w:r w:rsidR="00981391">
        <w:rPr>
          <w:rFonts w:eastAsia="Times New Roman" w:cstheme="minorHAnsi"/>
          <w:color w:val="000000"/>
        </w:rPr>
        <w:t xml:space="preserve"> spell. </w:t>
      </w:r>
    </w:p>
    <w:p w14:paraId="534C9E83" w14:textId="77777777" w:rsidR="00AB25EF" w:rsidRPr="000D5DB5" w:rsidRDefault="00AB25EF" w:rsidP="00E04A8C">
      <w:pPr>
        <w:contextualSpacing/>
        <w:rPr>
          <w:rFonts w:eastAsia="Times New Roman" w:cstheme="minorHAnsi"/>
          <w:sz w:val="24"/>
          <w:szCs w:val="24"/>
        </w:rPr>
      </w:pPr>
      <w:r w:rsidRPr="000D5DB5">
        <w:rPr>
          <w:rFonts w:eastAsia="Times New Roman" w:cstheme="minorHAnsi"/>
          <w:color w:val="000000"/>
        </w:rPr>
        <w:t>You may cast spells from the abjuration, evocation, and transmutation schools, although you may only choose lightning</w:t>
      </w:r>
      <w:r w:rsidR="007A0294" w:rsidRPr="000D5DB5">
        <w:rPr>
          <w:rFonts w:eastAsia="Times New Roman" w:cstheme="minorHAnsi"/>
          <w:color w:val="000000"/>
        </w:rPr>
        <w:t xml:space="preserve"> or thunder</w:t>
      </w:r>
      <w:r w:rsidRPr="000D5DB5">
        <w:rPr>
          <w:rFonts w:eastAsia="Times New Roman" w:cstheme="minorHAnsi"/>
          <w:color w:val="000000"/>
        </w:rPr>
        <w:t>-based spells when preparing evocation spells.</w:t>
      </w:r>
      <w:r w:rsidR="0096505B" w:rsidRPr="000D5DB5">
        <w:rPr>
          <w:rFonts w:eastAsia="Times New Roman" w:cstheme="minorHAnsi"/>
          <w:color w:val="000000"/>
        </w:rPr>
        <w:t xml:space="preserve"> </w:t>
      </w:r>
      <w:r w:rsidR="00B37450" w:rsidRPr="000D5DB5">
        <w:rPr>
          <w:rFonts w:eastAsia="Times New Roman" w:cstheme="minorHAnsi"/>
          <w:color w:val="000000"/>
        </w:rPr>
        <w:t>Your spellcasting ability is Intelligence.</w:t>
      </w:r>
    </w:p>
    <w:p w14:paraId="3D69F330" w14:textId="77777777" w:rsidR="00975B5D" w:rsidRPr="00C41DEF" w:rsidRDefault="00AB25EF" w:rsidP="00AC7C10">
      <w:pPr>
        <w:contextualSpacing/>
        <w:rPr>
          <w:rFonts w:eastAsia="Times New Roman" w:cstheme="minorHAnsi"/>
          <w:color w:val="000000"/>
        </w:rPr>
      </w:pPr>
      <w:r w:rsidRPr="000D5DB5">
        <w:rPr>
          <w:rFonts w:eastAsia="Times New Roman" w:cstheme="minorHAnsi"/>
          <w:color w:val="000000"/>
        </w:rPr>
        <w:t xml:space="preserve">You may </w:t>
      </w:r>
      <w:r w:rsidR="00AC7C10">
        <w:rPr>
          <w:rFonts w:eastAsia="Times New Roman" w:cstheme="minorHAnsi"/>
          <w:color w:val="000000"/>
        </w:rPr>
        <w:t xml:space="preserve">treat </w:t>
      </w:r>
      <w:r w:rsidRPr="000D5DB5">
        <w:rPr>
          <w:rFonts w:eastAsia="Times New Roman" w:cstheme="minorHAnsi"/>
          <w:color w:val="000000"/>
        </w:rPr>
        <w:t xml:space="preserve">the </w:t>
      </w:r>
      <w:r w:rsidR="00697C83" w:rsidRPr="00697C83">
        <w:rPr>
          <w:rFonts w:eastAsia="Times New Roman" w:cstheme="minorHAnsi"/>
          <w:i/>
          <w:iCs/>
          <w:color w:val="000000"/>
        </w:rPr>
        <w:t>i</w:t>
      </w:r>
      <w:r w:rsidRPr="00697C83">
        <w:rPr>
          <w:rFonts w:eastAsia="Times New Roman" w:cstheme="minorHAnsi"/>
          <w:i/>
          <w:iCs/>
          <w:color w:val="000000"/>
        </w:rPr>
        <w:t xml:space="preserve">nvestiture of </w:t>
      </w:r>
      <w:r w:rsidR="00697C83" w:rsidRPr="00697C83">
        <w:rPr>
          <w:rFonts w:eastAsia="Times New Roman" w:cstheme="minorHAnsi"/>
          <w:i/>
          <w:iCs/>
          <w:color w:val="000000"/>
        </w:rPr>
        <w:t>s</w:t>
      </w:r>
      <w:r w:rsidRPr="00697C83">
        <w:rPr>
          <w:rFonts w:eastAsia="Times New Roman" w:cstheme="minorHAnsi"/>
          <w:i/>
          <w:iCs/>
          <w:color w:val="000000"/>
        </w:rPr>
        <w:t>tone</w:t>
      </w:r>
      <w:r w:rsidRPr="000D5DB5">
        <w:rPr>
          <w:rFonts w:eastAsia="Times New Roman" w:cstheme="minorHAnsi"/>
          <w:color w:val="000000"/>
        </w:rPr>
        <w:t xml:space="preserve"> spell as a 5th level spell instead of a 6th level spell</w:t>
      </w:r>
      <w:r w:rsidR="007A0294" w:rsidRPr="000D5DB5">
        <w:rPr>
          <w:rFonts w:eastAsia="Times New Roman" w:cstheme="minorHAnsi"/>
          <w:color w:val="000000"/>
        </w:rPr>
        <w:t xml:space="preserve">, and </w:t>
      </w:r>
      <w:r w:rsidR="00697C83" w:rsidRPr="00697C83">
        <w:rPr>
          <w:rFonts w:eastAsia="Times New Roman" w:cstheme="minorHAnsi"/>
          <w:i/>
          <w:iCs/>
          <w:color w:val="000000"/>
        </w:rPr>
        <w:t>s</w:t>
      </w:r>
      <w:r w:rsidR="007A0294" w:rsidRPr="00697C83">
        <w:rPr>
          <w:rFonts w:eastAsia="Times New Roman" w:cstheme="minorHAnsi"/>
          <w:i/>
          <w:iCs/>
          <w:color w:val="000000"/>
        </w:rPr>
        <w:t>toneskin</w:t>
      </w:r>
      <w:r w:rsidR="007A0294" w:rsidRPr="000D5DB5">
        <w:rPr>
          <w:rFonts w:eastAsia="Times New Roman" w:cstheme="minorHAnsi"/>
          <w:color w:val="000000"/>
        </w:rPr>
        <w:t xml:space="preserve"> as a 3rd level spell instead of a 4th level spell</w:t>
      </w:r>
      <w:r w:rsidRPr="000D5DB5">
        <w:rPr>
          <w:rFonts w:eastAsia="Times New Roman" w:cstheme="minorHAnsi"/>
          <w:color w:val="000000"/>
        </w:rPr>
        <w:t xml:space="preserve">. </w:t>
      </w:r>
      <w:r w:rsidR="00C41DEF">
        <w:rPr>
          <w:rFonts w:eastAsia="Times New Roman" w:cstheme="minorHAnsi"/>
          <w:color w:val="000000"/>
        </w:rPr>
        <w:t xml:space="preserve">You also add the </w:t>
      </w:r>
      <w:r w:rsidR="00C41DEF">
        <w:rPr>
          <w:rFonts w:eastAsia="Times New Roman" w:cstheme="minorHAnsi"/>
          <w:i/>
          <w:iCs/>
          <w:color w:val="000000"/>
        </w:rPr>
        <w:t xml:space="preserve">hammer of wrath </w:t>
      </w:r>
      <w:r w:rsidR="00C41DEF">
        <w:rPr>
          <w:rFonts w:eastAsia="Times New Roman" w:cstheme="minorHAnsi"/>
          <w:color w:val="000000"/>
        </w:rPr>
        <w:t xml:space="preserve">paladin spell to your spell list. </w:t>
      </w:r>
    </w:p>
    <w:p w14:paraId="24A34BFC" w14:textId="77777777" w:rsidR="00AB25EF" w:rsidRPr="000D5DB5" w:rsidRDefault="00AB25EF">
      <w:pPr>
        <w:contextualSpacing/>
        <w:rPr>
          <w:rFonts w:eastAsia="Times New Roman" w:cstheme="minorHAnsi"/>
          <w:sz w:val="24"/>
          <w:szCs w:val="24"/>
        </w:rPr>
      </w:pPr>
    </w:p>
    <w:p w14:paraId="27A6CA54" w14:textId="77777777" w:rsidR="00AB25EF" w:rsidRPr="000D5DB5" w:rsidRDefault="002D6950" w:rsidP="00EA4668">
      <w:pPr>
        <w:contextualSpacing/>
        <w:rPr>
          <w:rFonts w:eastAsia="Times New Roman" w:cstheme="minorHAnsi"/>
          <w:color w:val="000000"/>
        </w:rPr>
      </w:pPr>
      <w:r w:rsidRPr="000D5DB5">
        <w:rPr>
          <w:rFonts w:eastAsia="Times New Roman" w:cstheme="minorHAnsi"/>
          <w:b/>
          <w:bCs/>
          <w:color w:val="000000"/>
        </w:rPr>
        <w:t xml:space="preserve">Thunderlord. </w:t>
      </w:r>
      <w:r w:rsidRPr="000D5DB5">
        <w:rPr>
          <w:rFonts w:eastAsia="Times New Roman" w:cstheme="minorHAnsi"/>
          <w:color w:val="000000"/>
        </w:rPr>
        <w:t>Also starting at 3rd level, you gain the Thunder</w:t>
      </w:r>
      <w:r w:rsidR="00EA4668">
        <w:rPr>
          <w:rFonts w:eastAsia="Times New Roman" w:cstheme="minorHAnsi"/>
          <w:color w:val="000000"/>
        </w:rPr>
        <w:t xml:space="preserve"> C</w:t>
      </w:r>
      <w:r w:rsidRPr="000D5DB5">
        <w:rPr>
          <w:rFonts w:eastAsia="Times New Roman" w:cstheme="minorHAnsi"/>
          <w:color w:val="000000"/>
        </w:rPr>
        <w:t>lap talent (if you didn’t already have it), and can use it a number of times equal to your proficiency bonus before requiring a rest</w:t>
      </w:r>
      <w:r w:rsidR="00975B5D" w:rsidRPr="000D5DB5">
        <w:rPr>
          <w:rFonts w:eastAsia="Times New Roman" w:cstheme="minorHAnsi"/>
          <w:color w:val="000000"/>
        </w:rPr>
        <w:t>, not once per rest</w:t>
      </w:r>
      <w:r w:rsidR="000C692E">
        <w:rPr>
          <w:rFonts w:eastAsia="Times New Roman" w:cstheme="minorHAnsi"/>
          <w:color w:val="000000"/>
        </w:rPr>
        <w:t>, and exclude a number of targets from the spell’s area of effect equal to your Strength modifier</w:t>
      </w:r>
      <w:r w:rsidRPr="000D5DB5">
        <w:rPr>
          <w:rFonts w:eastAsia="Times New Roman" w:cstheme="minorHAnsi"/>
          <w:color w:val="000000"/>
        </w:rPr>
        <w:t xml:space="preserve">. </w:t>
      </w:r>
    </w:p>
    <w:p w14:paraId="44ACD2CE" w14:textId="77777777" w:rsidR="005A7A06" w:rsidRDefault="005A7A06" w:rsidP="005A7A06">
      <w:pPr>
        <w:contextualSpacing/>
        <w:rPr>
          <w:rFonts w:eastAsia="Times New Roman" w:cstheme="minorHAnsi"/>
          <w:color w:val="000000"/>
        </w:rPr>
      </w:pPr>
      <w:r>
        <w:rPr>
          <w:rFonts w:eastAsia="Times New Roman" w:cstheme="minorHAnsi"/>
          <w:color w:val="000000"/>
        </w:rPr>
        <w:t>Also, y</w:t>
      </w:r>
      <w:r w:rsidRPr="005A7A06">
        <w:rPr>
          <w:rFonts w:eastAsia="Times New Roman" w:cstheme="minorHAnsi"/>
          <w:color w:val="000000"/>
        </w:rPr>
        <w:t xml:space="preserve">ou </w:t>
      </w:r>
      <w:r>
        <w:rPr>
          <w:rFonts w:eastAsia="Times New Roman" w:cstheme="minorHAnsi"/>
          <w:color w:val="000000"/>
        </w:rPr>
        <w:t xml:space="preserve">gain the Dual Wielder feat if you didn’t already have it. If you already have it, you add +1 to your weapon damage rolls with either weapon.  </w:t>
      </w:r>
    </w:p>
    <w:p w14:paraId="351FFDF5" w14:textId="77777777" w:rsidR="00AB25EF" w:rsidRPr="000D5DB5" w:rsidRDefault="00AB25EF">
      <w:pPr>
        <w:contextualSpacing/>
        <w:rPr>
          <w:rFonts w:eastAsia="Times New Roman" w:cstheme="minorHAnsi"/>
          <w:sz w:val="24"/>
          <w:szCs w:val="24"/>
        </w:rPr>
      </w:pPr>
    </w:p>
    <w:p w14:paraId="275E60AB" w14:textId="77777777" w:rsidR="00385520" w:rsidRDefault="00AB25EF" w:rsidP="00D2282E">
      <w:pPr>
        <w:contextualSpacing/>
        <w:rPr>
          <w:rFonts w:eastAsia="Times New Roman" w:cstheme="minorHAnsi"/>
          <w:color w:val="000000"/>
        </w:rPr>
      </w:pPr>
      <w:r w:rsidRPr="000D5DB5">
        <w:rPr>
          <w:rFonts w:eastAsia="Times New Roman" w:cstheme="minorHAnsi"/>
          <w:b/>
          <w:bCs/>
          <w:color w:val="000000"/>
        </w:rPr>
        <w:t xml:space="preserve">Stance of the Mountain. </w:t>
      </w:r>
      <w:r w:rsidRPr="000D5DB5">
        <w:rPr>
          <w:rFonts w:eastAsia="Times New Roman" w:cstheme="minorHAnsi"/>
          <w:color w:val="000000"/>
        </w:rPr>
        <w:t>Starting at 7th level, you may enter a stance with a bonus action. So long as you are in this stance, you reduce the physical damage you take by 3 points, and gain 2 extra reactions</w:t>
      </w:r>
      <w:r w:rsidR="00385520">
        <w:rPr>
          <w:rFonts w:eastAsia="Times New Roman" w:cstheme="minorHAnsi"/>
          <w:color w:val="000000"/>
        </w:rPr>
        <w:t>. The stance ends if you choose to end it or if you move more than half your normal speed.</w:t>
      </w:r>
      <w:r w:rsidR="000C692E">
        <w:rPr>
          <w:rFonts w:eastAsia="Times New Roman" w:cstheme="minorHAnsi"/>
          <w:color w:val="000000"/>
        </w:rPr>
        <w:t xml:space="preserve"> </w:t>
      </w:r>
    </w:p>
    <w:p w14:paraId="6AAF5098" w14:textId="77777777" w:rsidR="00AB25EF" w:rsidRDefault="00AB25EF" w:rsidP="00D2282E">
      <w:pPr>
        <w:contextualSpacing/>
        <w:rPr>
          <w:rFonts w:eastAsia="Times New Roman" w:cstheme="minorHAnsi"/>
          <w:color w:val="000000"/>
        </w:rPr>
      </w:pPr>
      <w:r w:rsidRPr="000D5DB5">
        <w:rPr>
          <w:rFonts w:eastAsia="Times New Roman" w:cstheme="minorHAnsi"/>
          <w:color w:val="000000"/>
        </w:rPr>
        <w:t xml:space="preserve">When executing a melee attack of opportunity while under the effects of this stance, you push the target </w:t>
      </w:r>
      <w:r w:rsidR="00D2282E">
        <w:rPr>
          <w:rFonts w:eastAsia="Times New Roman" w:cstheme="minorHAnsi"/>
          <w:color w:val="000000"/>
        </w:rPr>
        <w:t xml:space="preserve">a number </w:t>
      </w:r>
      <w:r w:rsidRPr="000D5DB5">
        <w:rPr>
          <w:rFonts w:eastAsia="Times New Roman" w:cstheme="minorHAnsi"/>
          <w:color w:val="000000"/>
        </w:rPr>
        <w:t xml:space="preserve">feet </w:t>
      </w:r>
      <w:r w:rsidR="00D2282E">
        <w:rPr>
          <w:rFonts w:eastAsia="Times New Roman" w:cstheme="minorHAnsi"/>
          <w:color w:val="000000"/>
        </w:rPr>
        <w:t xml:space="preserve">equal to your Strength score </w:t>
      </w:r>
      <w:r w:rsidRPr="000D5DB5">
        <w:rPr>
          <w:rFonts w:eastAsia="Times New Roman" w:cstheme="minorHAnsi"/>
          <w:color w:val="000000"/>
        </w:rPr>
        <w:t xml:space="preserve">on a successful </w:t>
      </w:r>
      <w:r w:rsidR="00D2282E">
        <w:rPr>
          <w:rFonts w:eastAsia="Times New Roman" w:cstheme="minorHAnsi"/>
          <w:color w:val="000000"/>
        </w:rPr>
        <w:t xml:space="preserve">damage </w:t>
      </w:r>
      <w:r w:rsidRPr="000D5DB5">
        <w:rPr>
          <w:rFonts w:eastAsia="Times New Roman" w:cstheme="minorHAnsi"/>
          <w:color w:val="000000"/>
        </w:rPr>
        <w:t xml:space="preserve">roll. </w:t>
      </w:r>
    </w:p>
    <w:p w14:paraId="62B3B434" w14:textId="77777777" w:rsidR="00385520" w:rsidRPr="000D5DB5" w:rsidRDefault="00385520">
      <w:pPr>
        <w:contextualSpacing/>
        <w:rPr>
          <w:rFonts w:eastAsia="Times New Roman" w:cstheme="minorHAnsi"/>
          <w:sz w:val="24"/>
          <w:szCs w:val="24"/>
        </w:rPr>
      </w:pPr>
    </w:p>
    <w:p w14:paraId="231518B1" w14:textId="77777777" w:rsidR="000C692E" w:rsidRDefault="00AB25EF" w:rsidP="00D2282E">
      <w:pPr>
        <w:contextualSpacing/>
        <w:rPr>
          <w:rFonts w:eastAsia="Times New Roman" w:cstheme="minorHAnsi"/>
          <w:color w:val="000000"/>
        </w:rPr>
      </w:pPr>
      <w:r w:rsidRPr="000D5DB5">
        <w:rPr>
          <w:rFonts w:eastAsia="Times New Roman" w:cstheme="minorHAnsi"/>
          <w:b/>
          <w:bCs/>
          <w:color w:val="000000"/>
        </w:rPr>
        <w:t xml:space="preserve">Bleed and Bash. </w:t>
      </w:r>
      <w:r w:rsidRPr="000D5DB5">
        <w:rPr>
          <w:rFonts w:eastAsia="Times New Roman" w:cstheme="minorHAnsi"/>
          <w:color w:val="000000"/>
        </w:rPr>
        <w:t xml:space="preserve">Starting at 10th level, </w:t>
      </w:r>
      <w:r w:rsidR="000C692E">
        <w:rPr>
          <w:rFonts w:eastAsia="Times New Roman" w:cstheme="minorHAnsi"/>
          <w:color w:val="000000"/>
        </w:rPr>
        <w:t>you gain the Mutilate Strike and Stunning Slam talents</w:t>
      </w:r>
      <w:r w:rsidR="00D2282E">
        <w:rPr>
          <w:rFonts w:eastAsia="Times New Roman" w:cstheme="minorHAnsi"/>
          <w:color w:val="000000"/>
        </w:rPr>
        <w:t>, and can use either strike abilities when making an off-hand attack as part of the same action</w:t>
      </w:r>
      <w:r w:rsidR="000C692E">
        <w:rPr>
          <w:rFonts w:eastAsia="Times New Roman" w:cstheme="minorHAnsi"/>
          <w:color w:val="000000"/>
        </w:rPr>
        <w:t xml:space="preserve">. </w:t>
      </w:r>
      <w:r w:rsidR="00D2282E">
        <w:rPr>
          <w:rFonts w:eastAsia="Times New Roman" w:cstheme="minorHAnsi"/>
          <w:color w:val="000000"/>
        </w:rPr>
        <w:t xml:space="preserve">You can also apply other strike effects as part of an off-hand attack, but you suffer a -2 penalty to your damage rolls. </w:t>
      </w:r>
    </w:p>
    <w:p w14:paraId="7B61040E" w14:textId="77777777" w:rsidR="005A7A06" w:rsidRDefault="00D2282E" w:rsidP="00D2282E">
      <w:bookmarkStart w:id="2280" w:name="_Hlk33023667"/>
      <w:r>
        <w:lastRenderedPageBreak/>
        <w:t>Lastly</w:t>
      </w:r>
      <w:r w:rsidR="000C692E">
        <w:t xml:space="preserve">, you can make an attack of opportunity against any creature that critically hits you or </w:t>
      </w:r>
      <w:r w:rsidR="007A5DB6">
        <w:t xml:space="preserve">successfully strikes </w:t>
      </w:r>
      <w:r w:rsidR="000C692E">
        <w:t xml:space="preserve">an ally within 5 feet. </w:t>
      </w:r>
      <w:bookmarkEnd w:id="2280"/>
    </w:p>
    <w:p w14:paraId="53E59169" w14:textId="77777777" w:rsidR="005A7A06" w:rsidRPr="005A7A06" w:rsidRDefault="005A7A06" w:rsidP="005A7A06"/>
    <w:p w14:paraId="29083A98" w14:textId="77777777" w:rsidR="0096505B" w:rsidRPr="000D5DB5" w:rsidRDefault="00FB0AA2" w:rsidP="00D2282E">
      <w:pPr>
        <w:contextualSpacing/>
        <w:rPr>
          <w:rFonts w:eastAsia="Times New Roman" w:cstheme="minorHAnsi"/>
          <w:color w:val="000000"/>
        </w:rPr>
      </w:pPr>
      <w:r w:rsidRPr="000D5DB5">
        <w:rPr>
          <w:rFonts w:eastAsia="Times New Roman" w:cstheme="minorHAnsi"/>
          <w:b/>
          <w:bCs/>
          <w:color w:val="000000"/>
        </w:rPr>
        <w:t>Titanic Avatar</w:t>
      </w:r>
      <w:r w:rsidR="00AB25EF" w:rsidRPr="000D5DB5">
        <w:rPr>
          <w:rFonts w:eastAsia="Times New Roman" w:cstheme="minorHAnsi"/>
          <w:b/>
          <w:bCs/>
          <w:color w:val="000000"/>
        </w:rPr>
        <w:t xml:space="preserve">. </w:t>
      </w:r>
      <w:r w:rsidR="00AB25EF" w:rsidRPr="000D5DB5">
        <w:rPr>
          <w:rFonts w:eastAsia="Times New Roman" w:cstheme="minorHAnsi"/>
          <w:color w:val="000000"/>
        </w:rPr>
        <w:t xml:space="preserve">Starting at 15th level, </w:t>
      </w:r>
      <w:r w:rsidR="0096505B" w:rsidRPr="000D5DB5">
        <w:rPr>
          <w:rFonts w:eastAsia="Times New Roman" w:cstheme="minorHAnsi"/>
          <w:color w:val="000000"/>
        </w:rPr>
        <w:t xml:space="preserve">whenever you cast the spell </w:t>
      </w:r>
      <w:r w:rsidR="00697C83" w:rsidRPr="00697C83">
        <w:rPr>
          <w:rFonts w:eastAsia="Times New Roman" w:cstheme="minorHAnsi"/>
          <w:i/>
          <w:iCs/>
          <w:color w:val="000000"/>
        </w:rPr>
        <w:t>s</w:t>
      </w:r>
      <w:r w:rsidR="0096505B" w:rsidRPr="00697C83">
        <w:rPr>
          <w:rFonts w:eastAsia="Times New Roman" w:cstheme="minorHAnsi"/>
          <w:i/>
          <w:iCs/>
          <w:color w:val="000000"/>
        </w:rPr>
        <w:t>toneskin</w:t>
      </w:r>
      <w:r w:rsidR="0096505B" w:rsidRPr="000D5DB5">
        <w:rPr>
          <w:rFonts w:eastAsia="Times New Roman" w:cstheme="minorHAnsi"/>
          <w:color w:val="000000"/>
        </w:rPr>
        <w:t xml:space="preserve"> through your Titanic Spark spellcasting feature, the cost of the material component (regardless of the target) is 25 gp instead of 100</w:t>
      </w:r>
      <w:r w:rsidR="007A5DB6">
        <w:rPr>
          <w:rFonts w:eastAsia="Times New Roman" w:cstheme="minorHAnsi"/>
          <w:color w:val="000000"/>
        </w:rPr>
        <w:t>. Y</w:t>
      </w:r>
      <w:r w:rsidRPr="000D5DB5">
        <w:rPr>
          <w:rFonts w:eastAsia="Times New Roman" w:cstheme="minorHAnsi"/>
          <w:color w:val="000000"/>
        </w:rPr>
        <w:t xml:space="preserve">ou also gain the benefits of the </w:t>
      </w:r>
      <w:r w:rsidR="00697C83" w:rsidRPr="00697C83">
        <w:rPr>
          <w:rFonts w:eastAsia="Times New Roman" w:cstheme="minorHAnsi"/>
          <w:i/>
          <w:iCs/>
          <w:color w:val="000000"/>
        </w:rPr>
        <w:t>e</w:t>
      </w:r>
      <w:r w:rsidRPr="00697C83">
        <w:rPr>
          <w:rFonts w:eastAsia="Times New Roman" w:cstheme="minorHAnsi"/>
          <w:i/>
          <w:iCs/>
          <w:color w:val="000000"/>
        </w:rPr>
        <w:t>nlarge</w:t>
      </w:r>
      <w:r w:rsidRPr="000D5DB5">
        <w:rPr>
          <w:rFonts w:eastAsia="Times New Roman" w:cstheme="minorHAnsi"/>
          <w:color w:val="000000"/>
        </w:rPr>
        <w:t xml:space="preserve"> spell</w:t>
      </w:r>
      <w:r w:rsidR="00697C83">
        <w:rPr>
          <w:rFonts w:eastAsia="Times New Roman" w:cstheme="minorHAnsi"/>
          <w:color w:val="000000"/>
        </w:rPr>
        <w:t xml:space="preserve"> without requiring concentration</w:t>
      </w:r>
      <w:r w:rsidR="007A5DB6">
        <w:rPr>
          <w:rFonts w:eastAsia="Times New Roman" w:cstheme="minorHAnsi"/>
          <w:color w:val="000000"/>
        </w:rPr>
        <w:t xml:space="preserve">, and so long as you are wielding </w:t>
      </w:r>
      <w:r w:rsidR="00D2282E">
        <w:rPr>
          <w:rFonts w:eastAsia="Times New Roman" w:cstheme="minorHAnsi"/>
          <w:color w:val="000000"/>
        </w:rPr>
        <w:t xml:space="preserve">a weapon </w:t>
      </w:r>
      <w:r w:rsidR="007A5DB6">
        <w:rPr>
          <w:rFonts w:eastAsia="Times New Roman" w:cstheme="minorHAnsi"/>
          <w:color w:val="000000"/>
        </w:rPr>
        <w:t xml:space="preserve">in </w:t>
      </w:r>
      <w:r w:rsidR="00D2282E">
        <w:rPr>
          <w:rFonts w:eastAsia="Times New Roman" w:cstheme="minorHAnsi"/>
          <w:color w:val="000000"/>
        </w:rPr>
        <w:t xml:space="preserve">both </w:t>
      </w:r>
      <w:r w:rsidR="007A5DB6">
        <w:rPr>
          <w:rFonts w:eastAsia="Times New Roman" w:cstheme="minorHAnsi"/>
          <w:color w:val="000000"/>
        </w:rPr>
        <w:t>hands, you gain a +1 bonus to your AC.</w:t>
      </w:r>
    </w:p>
    <w:p w14:paraId="3BBC9DB4" w14:textId="77777777" w:rsidR="00D2282E" w:rsidRPr="007A5DB6" w:rsidRDefault="00D2282E" w:rsidP="00D2282E">
      <w:pPr>
        <w:rPr>
          <w:rFonts w:eastAsia="Times New Roman" w:cstheme="minorHAnsi"/>
          <w:sz w:val="24"/>
          <w:szCs w:val="24"/>
        </w:rPr>
      </w:pPr>
      <w:r w:rsidRPr="007A5DB6">
        <w:rPr>
          <w:rFonts w:eastAsia="Times New Roman" w:cstheme="minorHAnsi"/>
          <w:color w:val="000000"/>
        </w:rPr>
        <w:t>Furthermore, you may spend three days studying the defenses of a fortification, castle, or any type of defensive structure. At the end of the three days, you may use your Stance of the Mountain without spending a bonus action, and you may move your full speed without disrupting the stance, and ignore natural difficult terrain in the area with your movement, so long as it is part of the fortification (</w:t>
      </w:r>
      <w:r>
        <w:rPr>
          <w:rFonts w:eastAsia="Times New Roman" w:cstheme="minorHAnsi"/>
          <w:color w:val="000000"/>
        </w:rPr>
        <w:t xml:space="preserve">such as ignoring </w:t>
      </w:r>
      <w:r w:rsidRPr="007A5DB6">
        <w:rPr>
          <w:rFonts w:eastAsia="Times New Roman" w:cstheme="minorHAnsi"/>
          <w:color w:val="000000"/>
        </w:rPr>
        <w:t xml:space="preserve">a natural barricade or debris). </w:t>
      </w:r>
    </w:p>
    <w:p w14:paraId="4DFADCFA" w14:textId="77777777" w:rsidR="00AB25EF" w:rsidRDefault="00AB25EF">
      <w:pPr>
        <w:contextualSpacing/>
        <w:rPr>
          <w:rFonts w:eastAsia="Times New Roman" w:cstheme="minorHAnsi"/>
          <w:sz w:val="24"/>
          <w:szCs w:val="24"/>
        </w:rPr>
      </w:pPr>
    </w:p>
    <w:p w14:paraId="2BFC53D0" w14:textId="77777777" w:rsidR="00C41DEF" w:rsidRDefault="00C41DEF" w:rsidP="007A5DB6">
      <w:pPr>
        <w:contextualSpacing/>
        <w:rPr>
          <w:rFonts w:eastAsia="Times New Roman" w:cstheme="minorHAnsi"/>
          <w:color w:val="000000"/>
        </w:rPr>
      </w:pPr>
      <w:r w:rsidRPr="00C41DEF">
        <w:rPr>
          <w:rFonts w:eastAsia="Times New Roman" w:cstheme="minorHAnsi"/>
          <w:b/>
          <w:bCs/>
          <w:color w:val="000000"/>
        </w:rPr>
        <w:t>Lord of the Mountain</w:t>
      </w:r>
      <w:r>
        <w:rPr>
          <w:rFonts w:eastAsia="Times New Roman" w:cstheme="minorHAnsi"/>
          <w:b/>
          <w:bCs/>
          <w:color w:val="000000"/>
        </w:rPr>
        <w:t xml:space="preserve">. </w:t>
      </w:r>
      <w:r>
        <w:rPr>
          <w:rFonts w:eastAsia="Times New Roman" w:cstheme="minorHAnsi"/>
          <w:color w:val="000000"/>
        </w:rPr>
        <w:t xml:space="preserve">Starting at 18th level, </w:t>
      </w:r>
      <w:r w:rsidR="007A5DB6">
        <w:rPr>
          <w:rFonts w:eastAsia="Times New Roman" w:cstheme="minorHAnsi"/>
          <w:color w:val="000000"/>
        </w:rPr>
        <w:t xml:space="preserve">you can manifest your titanic heritage as a true avatar. </w:t>
      </w:r>
    </w:p>
    <w:p w14:paraId="0A28291C" w14:textId="77777777" w:rsidR="007A5DB6" w:rsidRDefault="007A5DB6" w:rsidP="007A5DB6">
      <w:pPr>
        <w:contextualSpacing/>
        <w:rPr>
          <w:rFonts w:eastAsia="Times New Roman" w:cstheme="minorHAnsi"/>
          <w:color w:val="000000"/>
        </w:rPr>
      </w:pPr>
      <w:r>
        <w:rPr>
          <w:rFonts w:eastAsia="Times New Roman" w:cstheme="minorHAnsi"/>
          <w:color w:val="000000"/>
        </w:rPr>
        <w:t xml:space="preserve">You can use an action to cast the </w:t>
      </w:r>
      <w:r>
        <w:rPr>
          <w:rFonts w:eastAsia="Times New Roman" w:cstheme="minorHAnsi"/>
          <w:i/>
          <w:iCs/>
          <w:color w:val="000000"/>
        </w:rPr>
        <w:t xml:space="preserve">stoneskin </w:t>
      </w:r>
      <w:r>
        <w:rPr>
          <w:rFonts w:eastAsia="Times New Roman" w:cstheme="minorHAnsi"/>
          <w:color w:val="000000"/>
        </w:rPr>
        <w:t xml:space="preserve">spell (also benefitting from the </w:t>
      </w:r>
      <w:r>
        <w:rPr>
          <w:rFonts w:eastAsia="Times New Roman" w:cstheme="minorHAnsi"/>
          <w:i/>
          <w:iCs/>
          <w:color w:val="000000"/>
        </w:rPr>
        <w:t>enlarge</w:t>
      </w:r>
      <w:r>
        <w:rPr>
          <w:rFonts w:eastAsia="Times New Roman" w:cstheme="minorHAnsi"/>
          <w:color w:val="000000"/>
        </w:rPr>
        <w:t xml:space="preserve"> spell as via Titanic Avatar) for no material cost. Also, your skin gains a silvery sheen, and you gain the following benefits while benefitting from the spell:</w:t>
      </w:r>
    </w:p>
    <w:p w14:paraId="41BDC2C8" w14:textId="77777777" w:rsidR="007A5DB6" w:rsidRDefault="007A5DB6" w:rsidP="00D2282E">
      <w:pPr>
        <w:pStyle w:val="ListParagraph"/>
        <w:numPr>
          <w:ilvl w:val="0"/>
          <w:numId w:val="34"/>
        </w:numPr>
        <w:rPr>
          <w:rFonts w:eastAsia="Times New Roman" w:cstheme="minorHAnsi"/>
          <w:color w:val="000000"/>
        </w:rPr>
      </w:pPr>
      <w:r w:rsidRPr="007A5DB6">
        <w:rPr>
          <w:rFonts w:eastAsia="Times New Roman" w:cstheme="minorHAnsi"/>
          <w:color w:val="000000"/>
        </w:rPr>
        <w:t xml:space="preserve">At the start of each of your turns, you regain </w:t>
      </w:r>
      <w:r w:rsidR="00D2282E">
        <w:rPr>
          <w:rFonts w:eastAsia="Times New Roman" w:cstheme="minorHAnsi"/>
          <w:color w:val="000000"/>
        </w:rPr>
        <w:t xml:space="preserve">5 </w:t>
      </w:r>
      <w:r w:rsidRPr="007A5DB6">
        <w:rPr>
          <w:rFonts w:eastAsia="Times New Roman" w:cstheme="minorHAnsi"/>
          <w:color w:val="000000"/>
        </w:rPr>
        <w:t>hit points</w:t>
      </w:r>
      <w:r w:rsidR="00D2282E">
        <w:rPr>
          <w:rFonts w:eastAsia="Times New Roman" w:cstheme="minorHAnsi"/>
          <w:color w:val="000000"/>
        </w:rPr>
        <w:t xml:space="preserve"> (up until your Bloodied value)</w:t>
      </w:r>
      <w:r w:rsidRPr="007A5DB6">
        <w:rPr>
          <w:rFonts w:eastAsia="Times New Roman" w:cstheme="minorHAnsi"/>
          <w:color w:val="000000"/>
        </w:rPr>
        <w:t>.</w:t>
      </w:r>
    </w:p>
    <w:p w14:paraId="27E6418F" w14:textId="77777777" w:rsidR="000A3C29" w:rsidRDefault="00D2282E" w:rsidP="007A5DB6">
      <w:pPr>
        <w:pStyle w:val="ListParagraph"/>
        <w:numPr>
          <w:ilvl w:val="0"/>
          <w:numId w:val="34"/>
        </w:numPr>
        <w:rPr>
          <w:rFonts w:eastAsia="Times New Roman" w:cstheme="minorHAnsi"/>
          <w:color w:val="000000"/>
        </w:rPr>
      </w:pPr>
      <w:r>
        <w:rPr>
          <w:rFonts w:eastAsia="Times New Roman" w:cstheme="minorHAnsi"/>
          <w:color w:val="000000"/>
        </w:rPr>
        <w:t>You increase your weapon</w:t>
      </w:r>
      <w:r w:rsidR="000A3C29">
        <w:rPr>
          <w:rFonts w:eastAsia="Times New Roman" w:cstheme="minorHAnsi"/>
          <w:color w:val="000000"/>
        </w:rPr>
        <w:t>s</w:t>
      </w:r>
      <w:r>
        <w:rPr>
          <w:rFonts w:eastAsia="Times New Roman" w:cstheme="minorHAnsi"/>
          <w:color w:val="000000"/>
        </w:rPr>
        <w:t>’</w:t>
      </w:r>
      <w:r w:rsidR="000A3C29">
        <w:rPr>
          <w:rFonts w:eastAsia="Times New Roman" w:cstheme="minorHAnsi"/>
          <w:color w:val="000000"/>
        </w:rPr>
        <w:t xml:space="preserve"> reach by 5 feet. </w:t>
      </w:r>
    </w:p>
    <w:p w14:paraId="476DC8B1" w14:textId="77777777" w:rsidR="00D2282E" w:rsidRDefault="007A5DB6" w:rsidP="00D2282E">
      <w:pPr>
        <w:pStyle w:val="ListParagraph"/>
        <w:numPr>
          <w:ilvl w:val="0"/>
          <w:numId w:val="34"/>
        </w:numPr>
        <w:rPr>
          <w:rFonts w:eastAsia="Times New Roman" w:cstheme="minorHAnsi"/>
          <w:color w:val="000000"/>
        </w:rPr>
      </w:pPr>
      <w:r>
        <w:rPr>
          <w:rFonts w:eastAsia="Times New Roman" w:cstheme="minorHAnsi"/>
          <w:color w:val="000000"/>
        </w:rPr>
        <w:t>You can make an attack of opportunity against any creature that successfully attacks an ally within 10 feet.</w:t>
      </w:r>
    </w:p>
    <w:p w14:paraId="59B8FB8D" w14:textId="77777777" w:rsidR="00D2282E" w:rsidRPr="00D2282E" w:rsidRDefault="00D2282E" w:rsidP="00D2282E">
      <w:pPr>
        <w:rPr>
          <w:rFonts w:eastAsia="Times New Roman" w:cstheme="minorHAnsi"/>
          <w:color w:val="000000"/>
        </w:rPr>
      </w:pPr>
    </w:p>
    <w:p w14:paraId="2897347A" w14:textId="77777777" w:rsidR="00FB70A1" w:rsidRDefault="00FB70A1">
      <w:pPr>
        <w:pStyle w:val="Heading3"/>
        <w:contextualSpacing/>
      </w:pPr>
      <w:bookmarkStart w:id="2281" w:name="_Toc54196414"/>
      <w:bookmarkStart w:id="2282" w:name="_Toc509138761"/>
      <w:r>
        <w:t>Runeweaver (Monk)</w:t>
      </w:r>
      <w:bookmarkEnd w:id="2281"/>
    </w:p>
    <w:p w14:paraId="4BC50782" w14:textId="77777777" w:rsidR="00FB70A1" w:rsidRDefault="00FB70A1" w:rsidP="00FB70A1">
      <w:r>
        <w:t xml:space="preserve">Most monks are Pandaren, but others still have less structured beliefs, and channel runic power through tattoos or runes drawn upon their flesh. These runeweavers are rarely found, but have dwarven and tauren practitioners. </w:t>
      </w:r>
    </w:p>
    <w:p w14:paraId="60BDE23D" w14:textId="77777777" w:rsidR="00FB70A1" w:rsidRDefault="00FB70A1" w:rsidP="00985AD8">
      <w:r>
        <w:t>The rune</w:t>
      </w:r>
      <w:r w:rsidR="00985AD8">
        <w:t>weaver</w:t>
      </w:r>
      <w:r>
        <w:t xml:space="preserve"> is a mystic who sees the power and importance of ley lines. Moreover, those who study runes understand that these are not simply symbols of power — they are power. The </w:t>
      </w:r>
      <w:r w:rsidR="00985AD8">
        <w:t xml:space="preserve">runeweaver </w:t>
      </w:r>
      <w:r>
        <w:t xml:space="preserve">seeks to become one with the land, but not in the fashion of druids or shamans. Rather, the </w:t>
      </w:r>
      <w:r w:rsidR="00985AD8">
        <w:t xml:space="preserve">runeweaver </w:t>
      </w:r>
      <w:r>
        <w:t>desires to become a microcosm of the land, seeking to overlay his body with runes in the same fashion that the land itself is overlaid with patterns of ley lines and the echoes of the might of the great Titans.</w:t>
      </w:r>
    </w:p>
    <w:p w14:paraId="6F9D1A18" w14:textId="77777777" w:rsidR="00FB70A1" w:rsidRDefault="00FB70A1" w:rsidP="00FB70A1">
      <w:r>
        <w:t xml:space="preserve">The tradition itself dates back to the times of the ancient titans, mastered by the dwarves who learned such arts from their creators. As the centuries rolled past, most dwarves lost their heritage and their knowledge of this art. Tauren claim ancient traditions when passing down runic attunements, bringing closer dwarf, tauren, and pandaren by sheer curiosity to learn the truth. </w:t>
      </w:r>
    </w:p>
    <w:p w14:paraId="78FF060C" w14:textId="77777777" w:rsidR="00FB70A1" w:rsidRDefault="00FB70A1" w:rsidP="00985AD8">
      <w:r>
        <w:t xml:space="preserve">Most </w:t>
      </w:r>
      <w:r w:rsidR="00985AD8">
        <w:t xml:space="preserve">runeweavers </w:t>
      </w:r>
      <w:r>
        <w:t xml:space="preserve">are heavily tattooed with runic patterns — not simply the unique ones that form the basis for rune families, but the so-called “simple runes” as well. Simple runes mimic patterns of ley energy that appear, again and again, in the environment. These patterns occur in nature and are responsible for things such as the strength of a given type of stone, the ferocity of a given windstorm and the coolness of a given stream; when a </w:t>
      </w:r>
      <w:r w:rsidR="00985AD8">
        <w:t xml:space="preserve">runeweaver </w:t>
      </w:r>
      <w:r>
        <w:t xml:space="preserve">uses these patterns, he learns to channel his natural power into them at all times, attaining similar traits. </w:t>
      </w:r>
    </w:p>
    <w:p w14:paraId="6A97F9F6" w14:textId="77777777" w:rsidR="00FB70A1" w:rsidRDefault="00FB70A1" w:rsidP="00FB70A1"/>
    <w:p w14:paraId="635D3918" w14:textId="77777777" w:rsidR="00FB70A1" w:rsidRDefault="00FB70A1" w:rsidP="00985AD8">
      <w:r>
        <w:t xml:space="preserve">Ki is commonly known as Runic Pulse with </w:t>
      </w:r>
      <w:r w:rsidR="00985AD8">
        <w:t>runeweavers</w:t>
      </w:r>
      <w:r>
        <w:t xml:space="preserve">, but functions the same way. </w:t>
      </w:r>
    </w:p>
    <w:p w14:paraId="0A6428AF" w14:textId="77777777" w:rsidR="00FB70A1" w:rsidRDefault="00FB70A1" w:rsidP="00FB70A1"/>
    <w:p w14:paraId="3F7988AE" w14:textId="77777777" w:rsidR="00FB70A1" w:rsidRDefault="00FB70A1" w:rsidP="006C6A8E">
      <w:r>
        <w:rPr>
          <w:b/>
          <w:bCs/>
        </w:rPr>
        <w:t xml:space="preserve">Runic Attunement. </w:t>
      </w:r>
      <w:r>
        <w:t xml:space="preserve">When you choose this tradition at 3rd level, you learn magical disciplines that harness the power of the runic </w:t>
      </w:r>
      <w:r w:rsidR="006C6A8E">
        <w:t>ley</w:t>
      </w:r>
      <w:r>
        <w:t xml:space="preserve"> lines. An attunement requires you to spend ki points each time </w:t>
      </w:r>
      <w:r>
        <w:lastRenderedPageBreak/>
        <w:t xml:space="preserve">you use it. You know the Simple Runes discipline and one other runic attunement of your choice, which are detailed in the "Runic Attunements” section below. </w:t>
      </w:r>
    </w:p>
    <w:p w14:paraId="347D6383" w14:textId="77777777" w:rsidR="00FB70A1" w:rsidRDefault="00FB70A1" w:rsidP="00FB70A1">
      <w:r>
        <w:t>You learn one additional runic attunement of your choice at 6th, 11th, and 17th level.</w:t>
      </w:r>
    </w:p>
    <w:p w14:paraId="495F6C6F" w14:textId="77777777" w:rsidR="00FB70A1" w:rsidRDefault="00FB70A1" w:rsidP="00FB70A1">
      <w:r>
        <w:t>Whenever you learn a new runic attunement, you can also replace one runic attunement that you already know with a different attunement. Some effects are strike effects, in which case they require a bonus action to manifest as well, and affect a target struck by you.</w:t>
      </w:r>
    </w:p>
    <w:p w14:paraId="6CCFC1FA" w14:textId="77777777" w:rsidR="00FB70A1" w:rsidRDefault="00FB70A1" w:rsidP="006C6A8E">
      <w:r>
        <w:rPr>
          <w:i/>
          <w:iCs/>
        </w:rPr>
        <w:t>L</w:t>
      </w:r>
      <w:r w:rsidR="006C6A8E">
        <w:rPr>
          <w:i/>
          <w:iCs/>
        </w:rPr>
        <w:t>e</w:t>
      </w:r>
      <w:r>
        <w:rPr>
          <w:i/>
          <w:iCs/>
        </w:rPr>
        <w:t xml:space="preserve">y Attunement. </w:t>
      </w:r>
      <w:r>
        <w:t>You may also replace an existing runic attunement by meditating near a center of l</w:t>
      </w:r>
      <w:r w:rsidR="006C6A8E">
        <w:t>e</w:t>
      </w:r>
      <w:r>
        <w:t xml:space="preserve">y power, such as a mana fountain, place of elemental strength (a great volcano, on a mountain, or near the Maelstrom), or similar effect the DM specifies (such as where ancient Elven Runestones stand, or near the mechanisms of the Titans). In all cases, this can be changed at the end of a long rest. </w:t>
      </w:r>
      <w:r w:rsidR="00231EAC">
        <w:t>Each area of l</w:t>
      </w:r>
      <w:r w:rsidR="006C6A8E">
        <w:t>e</w:t>
      </w:r>
      <w:r w:rsidR="00231EAC">
        <w:t xml:space="preserve">y attunement grants its own Runic Attunement. </w:t>
      </w:r>
    </w:p>
    <w:p w14:paraId="795183FC" w14:textId="77777777" w:rsidR="00FB70A1" w:rsidRDefault="00FB70A1" w:rsidP="00FB70A1">
      <w:r>
        <w:t>You can also burn some of your life force to manifest a runic attunement</w:t>
      </w:r>
      <w:r w:rsidR="001B5457">
        <w:t xml:space="preserve"> instead of spending Ki</w:t>
      </w:r>
      <w:r>
        <w:t xml:space="preserve">. You can spend hit dice (as if healing), but you do not gain hit points. Instead, each hit dice of healing you expend acts as if you spend 1 Ki point for a runic attunement effect. This usually manifests as smoke rising from runes you draw on your body. </w:t>
      </w:r>
    </w:p>
    <w:p w14:paraId="4741579A" w14:textId="77777777" w:rsidR="00FB70A1" w:rsidRDefault="00FB70A1" w:rsidP="00FB70A1"/>
    <w:p w14:paraId="30CA8EEE" w14:textId="77777777" w:rsidR="00FB70A1" w:rsidRPr="00FB70A1" w:rsidRDefault="00FB70A1" w:rsidP="00FB70A1">
      <w:pPr>
        <w:rPr>
          <w:b/>
          <w:bCs/>
        </w:rPr>
      </w:pPr>
      <w:r w:rsidRPr="00FB70A1">
        <w:rPr>
          <w:b/>
          <w:bCs/>
        </w:rPr>
        <w:t>Spells and Ki Points</w:t>
      </w:r>
    </w:p>
    <w:p w14:paraId="65DA0E16" w14:textId="77777777" w:rsidR="00FB70A1" w:rsidRPr="00FB70A1" w:rsidRDefault="00FB70A1" w:rsidP="00FB70A1">
      <w:pPr>
        <w:rPr>
          <w:b/>
          <w:bCs/>
        </w:rPr>
      </w:pPr>
      <w:r w:rsidRPr="00FB70A1">
        <w:rPr>
          <w:b/>
          <w:bCs/>
        </w:rPr>
        <w:t xml:space="preserve">Monk Levels </w:t>
      </w:r>
      <w:r w:rsidRPr="00FB70A1">
        <w:rPr>
          <w:b/>
          <w:bCs/>
        </w:rPr>
        <w:tab/>
        <w:t>Maximum Ki Points for a Spell</w:t>
      </w:r>
    </w:p>
    <w:p w14:paraId="795B42B9" w14:textId="77777777" w:rsidR="00FB70A1" w:rsidRDefault="00FB70A1" w:rsidP="00FB70A1">
      <w:r>
        <w:t xml:space="preserve">5th—8th </w:t>
      </w:r>
      <w:r>
        <w:tab/>
        <w:t>3</w:t>
      </w:r>
    </w:p>
    <w:p w14:paraId="3D1BA027" w14:textId="77777777" w:rsidR="00FB70A1" w:rsidRDefault="00FB70A1" w:rsidP="00FB70A1">
      <w:r>
        <w:t xml:space="preserve">9th—12th </w:t>
      </w:r>
      <w:r>
        <w:tab/>
        <w:t>4</w:t>
      </w:r>
    </w:p>
    <w:p w14:paraId="67DBD633" w14:textId="77777777" w:rsidR="00FB70A1" w:rsidRDefault="00FB70A1" w:rsidP="00FB70A1">
      <w:r>
        <w:t xml:space="preserve">13th—16th </w:t>
      </w:r>
      <w:r>
        <w:tab/>
        <w:t>5</w:t>
      </w:r>
    </w:p>
    <w:p w14:paraId="77B56127" w14:textId="77777777" w:rsidR="00FB70A1" w:rsidRDefault="00FB70A1" w:rsidP="00FB70A1">
      <w:r>
        <w:t xml:space="preserve">17th—20th </w:t>
      </w:r>
      <w:r>
        <w:tab/>
        <w:t>6</w:t>
      </w:r>
    </w:p>
    <w:p w14:paraId="045D1453" w14:textId="77777777" w:rsidR="00FB70A1" w:rsidRDefault="00FB70A1" w:rsidP="00FB70A1"/>
    <w:p w14:paraId="01E17113" w14:textId="77777777" w:rsidR="00FB70A1" w:rsidRPr="00FB70A1" w:rsidRDefault="00FB70A1" w:rsidP="00FB70A1">
      <w:pPr>
        <w:rPr>
          <w:b/>
          <w:bCs/>
        </w:rPr>
      </w:pPr>
      <w:r w:rsidRPr="00FB70A1">
        <w:rPr>
          <w:b/>
          <w:bCs/>
        </w:rPr>
        <w:t>Runic Attunements</w:t>
      </w:r>
    </w:p>
    <w:p w14:paraId="40BB8CDE" w14:textId="77777777" w:rsidR="00FB70A1" w:rsidRDefault="00FB70A1" w:rsidP="00773BF8">
      <w:r>
        <w:t xml:space="preserve">The runic attunements are presented in alphabetical order. If a discipline requires a level, you must be that level in this class to learn the attunement. </w:t>
      </w:r>
    </w:p>
    <w:p w14:paraId="7617E582" w14:textId="77777777" w:rsidR="00773BF8" w:rsidRDefault="00773BF8" w:rsidP="00773BF8"/>
    <w:p w14:paraId="0DCC9A4D" w14:textId="77777777" w:rsidR="00DE41AF" w:rsidRDefault="00DE41AF" w:rsidP="00FB70A1">
      <w:pPr>
        <w:rPr>
          <w:b/>
          <w:bCs/>
        </w:rPr>
        <w:sectPr w:rsidR="00DE41AF" w:rsidSect="004F2D4C">
          <w:type w:val="continuous"/>
          <w:pgSz w:w="12240" w:h="15840"/>
          <w:pgMar w:top="1440" w:right="1800" w:bottom="1440" w:left="1800" w:header="708" w:footer="708" w:gutter="0"/>
          <w:cols w:space="708"/>
          <w:docGrid w:linePitch="360"/>
        </w:sectPr>
      </w:pPr>
    </w:p>
    <w:p w14:paraId="7D482900" w14:textId="77777777" w:rsidR="00FB70A1" w:rsidRDefault="00FB70A1" w:rsidP="00FB70A1">
      <w:r w:rsidRPr="00FB70A1">
        <w:rPr>
          <w:b/>
          <w:bCs/>
        </w:rPr>
        <w:lastRenderedPageBreak/>
        <w:t>Burning Spirit Rune.</w:t>
      </w:r>
      <w:r>
        <w:t xml:space="preserve"> You can spend 1 Ki point to cast the </w:t>
      </w:r>
      <w:r w:rsidR="006309F8" w:rsidRPr="006309F8">
        <w:rPr>
          <w:i/>
          <w:iCs/>
        </w:rPr>
        <w:t>i</w:t>
      </w:r>
      <w:r w:rsidRPr="006309F8">
        <w:rPr>
          <w:i/>
          <w:iCs/>
        </w:rPr>
        <w:t xml:space="preserve">nner </w:t>
      </w:r>
      <w:r w:rsidR="006309F8" w:rsidRPr="006309F8">
        <w:rPr>
          <w:i/>
          <w:iCs/>
        </w:rPr>
        <w:t>f</w:t>
      </w:r>
      <w:r w:rsidRPr="006309F8">
        <w:rPr>
          <w:i/>
          <w:iCs/>
        </w:rPr>
        <w:t>ire</w:t>
      </w:r>
      <w:r>
        <w:t xml:space="preserve"> spell. </w:t>
      </w:r>
    </w:p>
    <w:p w14:paraId="5459EB92" w14:textId="77777777" w:rsidR="00FB70A1" w:rsidRDefault="00FB70A1" w:rsidP="00FB70A1">
      <w:r w:rsidRPr="00FB70A1">
        <w:rPr>
          <w:b/>
          <w:bCs/>
        </w:rPr>
        <w:t>Dispel Rune (6th level required).</w:t>
      </w:r>
      <w:r>
        <w:t xml:space="preserve"> You can spend 3 Ki points to cast the </w:t>
      </w:r>
      <w:r w:rsidR="006309F8" w:rsidRPr="006309F8">
        <w:rPr>
          <w:i/>
          <w:iCs/>
        </w:rPr>
        <w:t>d</w:t>
      </w:r>
      <w:r w:rsidRPr="006309F8">
        <w:rPr>
          <w:i/>
          <w:iCs/>
        </w:rPr>
        <w:t xml:space="preserve">ispel </w:t>
      </w:r>
      <w:r w:rsidR="006309F8" w:rsidRPr="006309F8">
        <w:rPr>
          <w:i/>
          <w:iCs/>
        </w:rPr>
        <w:t>m</w:t>
      </w:r>
      <w:r w:rsidRPr="006309F8">
        <w:rPr>
          <w:i/>
          <w:iCs/>
        </w:rPr>
        <w:t>agic</w:t>
      </w:r>
      <w:r>
        <w:t xml:space="preserve"> spell. You can spend 1 additional point to make this a strike effect that target a struck target. If you target a trap spell (such as </w:t>
      </w:r>
      <w:r w:rsidRPr="006309F8">
        <w:rPr>
          <w:i/>
          <w:iCs/>
        </w:rPr>
        <w:t>glyph of warding</w:t>
      </w:r>
      <w:r>
        <w:t xml:space="preserve"> or the </w:t>
      </w:r>
      <w:r w:rsidRPr="006309F8">
        <w:rPr>
          <w:i/>
          <w:iCs/>
        </w:rPr>
        <w:t>symbol</w:t>
      </w:r>
      <w:r>
        <w:t xml:space="preserve"> spell), you have advantage to your check. You also have advantage to checks to notice such runes. If you have the See Runes attunement, making the spell a strike effect costs no additional Ki. </w:t>
      </w:r>
    </w:p>
    <w:p w14:paraId="18AF2293" w14:textId="77777777" w:rsidR="00FB70A1" w:rsidRDefault="00FB70A1" w:rsidP="00FB70A1">
      <w:r w:rsidRPr="00FB70A1">
        <w:rPr>
          <w:b/>
          <w:bCs/>
        </w:rPr>
        <w:t>Energy Weaving Rune.</w:t>
      </w:r>
      <w:r>
        <w:t xml:space="preserve"> You can spend 1 Ki point to cast the </w:t>
      </w:r>
      <w:r w:rsidR="006309F8" w:rsidRPr="006309F8">
        <w:rPr>
          <w:i/>
          <w:iCs/>
        </w:rPr>
        <w:t>a</w:t>
      </w:r>
      <w:r w:rsidRPr="006309F8">
        <w:rPr>
          <w:i/>
          <w:iCs/>
        </w:rPr>
        <w:t xml:space="preserve">bsorb </w:t>
      </w:r>
      <w:r w:rsidR="006309F8" w:rsidRPr="006309F8">
        <w:rPr>
          <w:i/>
          <w:iCs/>
        </w:rPr>
        <w:t>e</w:t>
      </w:r>
      <w:r w:rsidRPr="006309F8">
        <w:rPr>
          <w:i/>
          <w:iCs/>
        </w:rPr>
        <w:t>lements</w:t>
      </w:r>
      <w:r>
        <w:t xml:space="preserve"> spell. </w:t>
      </w:r>
    </w:p>
    <w:p w14:paraId="11CE0F69" w14:textId="77777777" w:rsidR="00FB70A1" w:rsidRDefault="00FB70A1" w:rsidP="00FB70A1">
      <w:r w:rsidRPr="00FB70A1">
        <w:rPr>
          <w:b/>
          <w:bCs/>
        </w:rPr>
        <w:t>Energy Dispersal Rune (6th level required).</w:t>
      </w:r>
      <w:r>
        <w:t xml:space="preserve"> You can spend 3 Ki points to cast the </w:t>
      </w:r>
      <w:r w:rsidR="006309F8" w:rsidRPr="006309F8">
        <w:rPr>
          <w:i/>
          <w:iCs/>
        </w:rPr>
        <w:t>p</w:t>
      </w:r>
      <w:r w:rsidRPr="006309F8">
        <w:rPr>
          <w:i/>
          <w:iCs/>
        </w:rPr>
        <w:t xml:space="preserve">rotection from </w:t>
      </w:r>
      <w:r w:rsidR="006309F8" w:rsidRPr="006309F8">
        <w:rPr>
          <w:i/>
          <w:iCs/>
        </w:rPr>
        <w:t>e</w:t>
      </w:r>
      <w:r w:rsidRPr="006309F8">
        <w:rPr>
          <w:i/>
          <w:iCs/>
        </w:rPr>
        <w:t>nergy</w:t>
      </w:r>
      <w:r>
        <w:t xml:space="preserve"> spell on yourself. </w:t>
      </w:r>
    </w:p>
    <w:p w14:paraId="2931F6DA" w14:textId="77777777" w:rsidR="00FB70A1" w:rsidRDefault="00FB70A1" w:rsidP="00FB70A1">
      <w:r w:rsidRPr="00FB70A1">
        <w:rPr>
          <w:b/>
          <w:bCs/>
        </w:rPr>
        <w:t>Flowing Water Rune (6th level required).</w:t>
      </w:r>
      <w:r>
        <w:t xml:space="preserve"> You can spend 3 Ki points to cast the </w:t>
      </w:r>
      <w:r w:rsidR="006309F8" w:rsidRPr="006309F8">
        <w:rPr>
          <w:i/>
          <w:iCs/>
        </w:rPr>
        <w:t>h</w:t>
      </w:r>
      <w:r w:rsidRPr="006309F8">
        <w:rPr>
          <w:i/>
          <w:iCs/>
        </w:rPr>
        <w:t>aste</w:t>
      </w:r>
      <w:r>
        <w:t xml:space="preserve"> spell. </w:t>
      </w:r>
    </w:p>
    <w:p w14:paraId="7CD7DC83" w14:textId="77777777" w:rsidR="00FB70A1" w:rsidRDefault="00FB70A1" w:rsidP="00FB70A1">
      <w:r w:rsidRPr="00FB70A1">
        <w:rPr>
          <w:b/>
          <w:bCs/>
        </w:rPr>
        <w:lastRenderedPageBreak/>
        <w:t>Glyph Rune, Greater (17th level required).</w:t>
      </w:r>
      <w:r>
        <w:t xml:space="preserve"> You can spend 7 Ki points to cast the </w:t>
      </w:r>
      <w:r w:rsidR="006309F8" w:rsidRPr="006309F8">
        <w:rPr>
          <w:i/>
          <w:iCs/>
        </w:rPr>
        <w:t>s</w:t>
      </w:r>
      <w:r w:rsidRPr="006309F8">
        <w:rPr>
          <w:i/>
          <w:iCs/>
        </w:rPr>
        <w:t>ymbol</w:t>
      </w:r>
      <w:r>
        <w:t xml:space="preserve"> spell. Once this rune is cast, you cannot cast it again until after a short rest, regardless if you have enough Ki. </w:t>
      </w:r>
    </w:p>
    <w:p w14:paraId="00338D32" w14:textId="77777777" w:rsidR="00FB70A1" w:rsidRDefault="00FB70A1" w:rsidP="00FB70A1">
      <w:r w:rsidRPr="00FB70A1">
        <w:rPr>
          <w:b/>
          <w:bCs/>
        </w:rPr>
        <w:t>Glyph Rune, Lesser (6th level required).</w:t>
      </w:r>
      <w:r>
        <w:t xml:space="preserve"> You can spend 3 Ki points to cast the </w:t>
      </w:r>
      <w:r w:rsidR="006309F8" w:rsidRPr="006309F8">
        <w:rPr>
          <w:i/>
          <w:iCs/>
        </w:rPr>
        <w:t>g</w:t>
      </w:r>
      <w:r w:rsidRPr="006309F8">
        <w:rPr>
          <w:i/>
          <w:iCs/>
        </w:rPr>
        <w:t xml:space="preserve">lyph of </w:t>
      </w:r>
      <w:r w:rsidR="006309F8" w:rsidRPr="006309F8">
        <w:rPr>
          <w:i/>
          <w:iCs/>
        </w:rPr>
        <w:t>w</w:t>
      </w:r>
      <w:r w:rsidRPr="006309F8">
        <w:rPr>
          <w:i/>
          <w:iCs/>
        </w:rPr>
        <w:t>arding</w:t>
      </w:r>
      <w:r>
        <w:t xml:space="preserve"> spell. If you choose a spell glyph, you can add any other rune you know to manifest upon triggering the glyph.</w:t>
      </w:r>
    </w:p>
    <w:p w14:paraId="54BC7787" w14:textId="77777777" w:rsidR="006C69C2" w:rsidRPr="006C69C2" w:rsidRDefault="006C69C2" w:rsidP="006C69C2">
      <w:r>
        <w:rPr>
          <w:b/>
          <w:bCs/>
        </w:rPr>
        <w:t xml:space="preserve">Runic Pattern (6th level required). </w:t>
      </w:r>
      <w:r>
        <w:t xml:space="preserve">You can cast the </w:t>
      </w:r>
      <w:r w:rsidR="006309F8" w:rsidRPr="006309F8">
        <w:rPr>
          <w:i/>
          <w:iCs/>
        </w:rPr>
        <w:t>m</w:t>
      </w:r>
      <w:r w:rsidRPr="006309F8">
        <w:rPr>
          <w:i/>
          <w:iCs/>
        </w:rPr>
        <w:t xml:space="preserve">agic </w:t>
      </w:r>
      <w:r w:rsidR="006309F8" w:rsidRPr="006309F8">
        <w:rPr>
          <w:i/>
          <w:iCs/>
        </w:rPr>
        <w:t>w</w:t>
      </w:r>
      <w:r w:rsidRPr="006309F8">
        <w:rPr>
          <w:i/>
          <w:iCs/>
        </w:rPr>
        <w:t>eapon</w:t>
      </w:r>
      <w:r>
        <w:t xml:space="preserve"> spell, targeting yourself. You may also the spell on your unarmed attacks. The bonus increases to +2 with 4 Ki, and +3 with 6 Ki (limited to the maximum number of Ki points you can spend). </w:t>
      </w:r>
    </w:p>
    <w:p w14:paraId="5D425102" w14:textId="77777777" w:rsidR="00DE41AF" w:rsidRDefault="00DE41AF" w:rsidP="00DE41AF">
      <w:r>
        <w:rPr>
          <w:b/>
          <w:bCs/>
        </w:rPr>
        <w:t xml:space="preserve">Inner </w:t>
      </w:r>
      <w:r w:rsidRPr="00FB70A1">
        <w:rPr>
          <w:b/>
          <w:bCs/>
        </w:rPr>
        <w:t>Beast Rune</w:t>
      </w:r>
      <w:r>
        <w:rPr>
          <w:b/>
          <w:bCs/>
        </w:rPr>
        <w:t xml:space="preserve"> (6th level required)</w:t>
      </w:r>
      <w:r w:rsidRPr="00FB70A1">
        <w:rPr>
          <w:b/>
          <w:bCs/>
        </w:rPr>
        <w:t>.</w:t>
      </w:r>
      <w:r>
        <w:t xml:space="preserve"> You can spend 2 Ki points to cast the </w:t>
      </w:r>
      <w:r w:rsidR="006309F8" w:rsidRPr="006309F8">
        <w:rPr>
          <w:i/>
          <w:iCs/>
        </w:rPr>
        <w:t>e</w:t>
      </w:r>
      <w:r w:rsidRPr="006309F8">
        <w:rPr>
          <w:i/>
          <w:iCs/>
        </w:rPr>
        <w:t xml:space="preserve">nhance </w:t>
      </w:r>
      <w:r w:rsidR="006309F8" w:rsidRPr="006309F8">
        <w:rPr>
          <w:i/>
          <w:iCs/>
        </w:rPr>
        <w:t>a</w:t>
      </w:r>
      <w:r w:rsidRPr="006309F8">
        <w:rPr>
          <w:i/>
          <w:iCs/>
        </w:rPr>
        <w:t>bility</w:t>
      </w:r>
      <w:r>
        <w:t xml:space="preserve"> spell.</w:t>
      </w:r>
    </w:p>
    <w:p w14:paraId="542A8F38" w14:textId="77777777" w:rsidR="006309F8" w:rsidRDefault="00FB70A1" w:rsidP="00FB70A1">
      <w:r w:rsidRPr="00FB70A1">
        <w:rPr>
          <w:b/>
          <w:bCs/>
        </w:rPr>
        <w:t>Inscribed Rune.</w:t>
      </w:r>
      <w:r>
        <w:t xml:space="preserve"> Choose a rune that you can cast, that has a </w:t>
      </w:r>
      <w:r w:rsidR="006309F8">
        <w:t>c</w:t>
      </w:r>
      <w:r>
        <w:t xml:space="preserve">asting </w:t>
      </w:r>
      <w:r w:rsidR="006309F8">
        <w:t>t</w:t>
      </w:r>
      <w:r>
        <w:t xml:space="preserve">ime of 1 action, and </w:t>
      </w:r>
      <w:r>
        <w:lastRenderedPageBreak/>
        <w:t xml:space="preserve">that can target you. You cast that spell, called the inscribed spell, as part of this action, expending the cost the rune, but the inscribed rune doesn't come into effect. Instead, it takes effect when a certain circumstance occurs. You describe that circumstance. </w:t>
      </w:r>
    </w:p>
    <w:p w14:paraId="7FC53AD8" w14:textId="77777777" w:rsidR="00FB70A1" w:rsidRDefault="00FB70A1" w:rsidP="00FB70A1">
      <w:r>
        <w:t xml:space="preserve">For example, a contingency cast with the Mangroves Rune might stipulate that it comes into effect when you are subject to the paralyzed condition (or any or all of the conditions). You can have only one inscribed rune upon yourself. Also, the inscribed rune ends on you if its material component is ever not on your person. You can specify a command word (requires no action by yourself to activate). </w:t>
      </w:r>
    </w:p>
    <w:p w14:paraId="4C6F7910" w14:textId="77777777" w:rsidR="00FB70A1" w:rsidRDefault="00FB70A1" w:rsidP="006C6A8E">
      <w:r w:rsidRPr="00FB70A1">
        <w:rPr>
          <w:b/>
          <w:bCs/>
        </w:rPr>
        <w:t>L</w:t>
      </w:r>
      <w:r w:rsidR="006C6A8E">
        <w:rPr>
          <w:b/>
          <w:bCs/>
        </w:rPr>
        <w:t>e</w:t>
      </w:r>
      <w:r w:rsidRPr="00FB70A1">
        <w:rPr>
          <w:b/>
          <w:bCs/>
        </w:rPr>
        <w:t>y Healing Rune.</w:t>
      </w:r>
      <w:r>
        <w:t xml:space="preserve"> You can spend 1 Ki point to cast the </w:t>
      </w:r>
      <w:r w:rsidR="006309F8" w:rsidRPr="006309F8">
        <w:rPr>
          <w:i/>
          <w:iCs/>
        </w:rPr>
        <w:t>r</w:t>
      </w:r>
      <w:r w:rsidRPr="006309F8">
        <w:rPr>
          <w:i/>
          <w:iCs/>
        </w:rPr>
        <w:t>iptide</w:t>
      </w:r>
      <w:r>
        <w:t xml:space="preserve"> spell. </w:t>
      </w:r>
    </w:p>
    <w:p w14:paraId="6B8439BF" w14:textId="77777777" w:rsidR="00FB70A1" w:rsidRDefault="00FB70A1" w:rsidP="006C6A8E">
      <w:r w:rsidRPr="00FB70A1">
        <w:rPr>
          <w:b/>
          <w:bCs/>
        </w:rPr>
        <w:t>L</w:t>
      </w:r>
      <w:r w:rsidR="006C6A8E">
        <w:rPr>
          <w:b/>
          <w:bCs/>
        </w:rPr>
        <w:t>e</w:t>
      </w:r>
      <w:r w:rsidRPr="00FB70A1">
        <w:rPr>
          <w:b/>
          <w:bCs/>
        </w:rPr>
        <w:t xml:space="preserve">y </w:t>
      </w:r>
      <w:r>
        <w:rPr>
          <w:b/>
          <w:bCs/>
        </w:rPr>
        <w:t xml:space="preserve">Line </w:t>
      </w:r>
      <w:r w:rsidRPr="00FB70A1">
        <w:rPr>
          <w:b/>
          <w:bCs/>
        </w:rPr>
        <w:t>Link (11th level required).</w:t>
      </w:r>
      <w:r>
        <w:t xml:space="preserve"> You can spend 5 Ki points to cast the </w:t>
      </w:r>
      <w:r w:rsidR="006309F8" w:rsidRPr="006309F8">
        <w:rPr>
          <w:i/>
          <w:iCs/>
        </w:rPr>
        <w:t>t</w:t>
      </w:r>
      <w:r w:rsidRPr="006309F8">
        <w:rPr>
          <w:i/>
          <w:iCs/>
        </w:rPr>
        <w:t xml:space="preserve">eleportation </w:t>
      </w:r>
      <w:r w:rsidR="006309F8" w:rsidRPr="006309F8">
        <w:rPr>
          <w:i/>
          <w:iCs/>
        </w:rPr>
        <w:t>c</w:t>
      </w:r>
      <w:r w:rsidRPr="006309F8">
        <w:rPr>
          <w:i/>
          <w:iCs/>
        </w:rPr>
        <w:t>ircle</w:t>
      </w:r>
      <w:r>
        <w:t xml:space="preserve"> spell, and can also teleport back to any area you meditated for a l</w:t>
      </w:r>
      <w:r w:rsidR="006C6A8E">
        <w:t>e</w:t>
      </w:r>
      <w:r>
        <w:t>y attunement (treating it as a teleportation circle for the purposes of this ability).</w:t>
      </w:r>
    </w:p>
    <w:p w14:paraId="4AA8338C" w14:textId="77777777" w:rsidR="00FB70A1" w:rsidRDefault="00FB70A1" w:rsidP="00231EAC">
      <w:r w:rsidRPr="00FB70A1">
        <w:rPr>
          <w:b/>
          <w:bCs/>
        </w:rPr>
        <w:t>Leaping Sparks Rune.</w:t>
      </w:r>
      <w:r>
        <w:t xml:space="preserve"> You can spend 1 Ki point to cast the </w:t>
      </w:r>
      <w:r w:rsidR="00231EAC" w:rsidRPr="00231EAC">
        <w:rPr>
          <w:i/>
          <w:iCs/>
        </w:rPr>
        <w:t>j</w:t>
      </w:r>
      <w:r w:rsidRPr="00231EAC">
        <w:rPr>
          <w:i/>
          <w:iCs/>
        </w:rPr>
        <w:t>ump</w:t>
      </w:r>
      <w:r>
        <w:t xml:space="preserve"> spell. </w:t>
      </w:r>
    </w:p>
    <w:p w14:paraId="31CE4FB6" w14:textId="77777777" w:rsidR="00FB70A1" w:rsidRDefault="00FB70A1" w:rsidP="00231EAC">
      <w:r w:rsidRPr="00FB70A1">
        <w:rPr>
          <w:b/>
          <w:bCs/>
        </w:rPr>
        <w:t>Oaks Rune</w:t>
      </w:r>
      <w:r w:rsidR="00985AD8">
        <w:rPr>
          <w:b/>
          <w:bCs/>
        </w:rPr>
        <w:t xml:space="preserve"> (6th level required)</w:t>
      </w:r>
      <w:r w:rsidRPr="00FB70A1">
        <w:rPr>
          <w:b/>
          <w:bCs/>
        </w:rPr>
        <w:t>.</w:t>
      </w:r>
      <w:r>
        <w:t xml:space="preserve"> You can spend 2 Ki points to cast the </w:t>
      </w:r>
      <w:r w:rsidR="00231EAC" w:rsidRPr="00231EAC">
        <w:rPr>
          <w:i/>
          <w:iCs/>
        </w:rPr>
        <w:t>b</w:t>
      </w:r>
      <w:r w:rsidRPr="00231EAC">
        <w:rPr>
          <w:i/>
          <w:iCs/>
        </w:rPr>
        <w:t>arkskin</w:t>
      </w:r>
      <w:r>
        <w:t xml:space="preserve"> spell. </w:t>
      </w:r>
    </w:p>
    <w:p w14:paraId="52D4C864" w14:textId="77777777" w:rsidR="00FB70A1" w:rsidRDefault="00FB70A1" w:rsidP="00231EAC">
      <w:r w:rsidRPr="00FB70A1">
        <w:rPr>
          <w:b/>
          <w:bCs/>
        </w:rPr>
        <w:t>Mangroves Rune</w:t>
      </w:r>
      <w:r w:rsidR="00985AD8">
        <w:rPr>
          <w:b/>
          <w:bCs/>
        </w:rPr>
        <w:t xml:space="preserve"> (6th level required)</w:t>
      </w:r>
      <w:r w:rsidRPr="00FB70A1">
        <w:rPr>
          <w:b/>
          <w:bCs/>
        </w:rPr>
        <w:t>.</w:t>
      </w:r>
      <w:r>
        <w:t xml:space="preserve"> You can spend 2 Ki points to cast the </w:t>
      </w:r>
      <w:r w:rsidR="003E34BF" w:rsidRPr="003E34BF">
        <w:rPr>
          <w:i/>
          <w:iCs/>
        </w:rPr>
        <w:t>l</w:t>
      </w:r>
      <w:r w:rsidRPr="003E34BF">
        <w:rPr>
          <w:i/>
          <w:iCs/>
        </w:rPr>
        <w:t xml:space="preserve">esser </w:t>
      </w:r>
      <w:r w:rsidR="003E34BF" w:rsidRPr="003E34BF">
        <w:rPr>
          <w:i/>
          <w:iCs/>
        </w:rPr>
        <w:lastRenderedPageBreak/>
        <w:t>r</w:t>
      </w:r>
      <w:r w:rsidRPr="003E34BF">
        <w:rPr>
          <w:i/>
          <w:iCs/>
        </w:rPr>
        <w:t>estoration</w:t>
      </w:r>
      <w:r>
        <w:t xml:space="preserve"> spell. If you are 17th level, you can spend 6 Ki points to cast the </w:t>
      </w:r>
      <w:r w:rsidR="00231EAC" w:rsidRPr="00231EAC">
        <w:rPr>
          <w:i/>
          <w:iCs/>
        </w:rPr>
        <w:t>r</w:t>
      </w:r>
      <w:r w:rsidRPr="00231EAC">
        <w:rPr>
          <w:i/>
          <w:iCs/>
        </w:rPr>
        <w:t>estoration</w:t>
      </w:r>
      <w:r>
        <w:t xml:space="preserve"> spell</w:t>
      </w:r>
      <w:r w:rsidR="00231EAC">
        <w:t>.</w:t>
      </w:r>
    </w:p>
    <w:p w14:paraId="481884E9" w14:textId="77777777" w:rsidR="00FB70A1" w:rsidRDefault="00FB70A1" w:rsidP="00FB70A1">
      <w:r w:rsidRPr="00FB70A1">
        <w:rPr>
          <w:b/>
          <w:bCs/>
        </w:rPr>
        <w:t>Quiet Demise Rune.</w:t>
      </w:r>
      <w:r>
        <w:t xml:space="preserve"> You can spend 1 Ki point to gain the Sneak Attack feature as a 1st level Rogue for 1 minute. This requires concentration. </w:t>
      </w:r>
    </w:p>
    <w:p w14:paraId="6FAFBDA7" w14:textId="77777777" w:rsidR="00FB70A1" w:rsidRDefault="00FB70A1" w:rsidP="00FB70A1">
      <w:r w:rsidRPr="00FB70A1">
        <w:rPr>
          <w:b/>
          <w:bCs/>
        </w:rPr>
        <w:t>Raging Flames Rune.</w:t>
      </w:r>
      <w:r>
        <w:t xml:space="preserve"> You can spend 1 Ki point to cast the </w:t>
      </w:r>
      <w:r w:rsidR="006309F8" w:rsidRPr="006309F8">
        <w:rPr>
          <w:i/>
          <w:iCs/>
        </w:rPr>
        <w:t>l</w:t>
      </w:r>
      <w:r w:rsidRPr="006309F8">
        <w:rPr>
          <w:i/>
          <w:iCs/>
        </w:rPr>
        <w:t>ongstrider</w:t>
      </w:r>
      <w:r>
        <w:t xml:space="preserve"> spell. </w:t>
      </w:r>
    </w:p>
    <w:p w14:paraId="440B95CC" w14:textId="77777777" w:rsidR="00FB70A1" w:rsidRDefault="00FB70A1" w:rsidP="00FB70A1">
      <w:r>
        <w:rPr>
          <w:b/>
          <w:bCs/>
        </w:rPr>
        <w:t xml:space="preserve">Safefall Rune. </w:t>
      </w:r>
      <w:r>
        <w:t xml:space="preserve">You can spend 1 Ki point to cast the Feather Fall spell on yourself. </w:t>
      </w:r>
    </w:p>
    <w:p w14:paraId="0B7E7CC4" w14:textId="77777777" w:rsidR="00FB70A1" w:rsidRDefault="00FB70A1" w:rsidP="00FB70A1">
      <w:r w:rsidRPr="00FB70A1">
        <w:rPr>
          <w:b/>
          <w:bCs/>
        </w:rPr>
        <w:t>See Runes.</w:t>
      </w:r>
      <w:r>
        <w:t xml:space="preserve"> You can spend 1 Ki point to cast the </w:t>
      </w:r>
      <w:r w:rsidR="006309F8" w:rsidRPr="006309F8">
        <w:rPr>
          <w:i/>
          <w:iCs/>
        </w:rPr>
        <w:t>d</w:t>
      </w:r>
      <w:r w:rsidRPr="006309F8">
        <w:rPr>
          <w:i/>
          <w:iCs/>
        </w:rPr>
        <w:t xml:space="preserve">etect </w:t>
      </w:r>
      <w:r w:rsidR="006309F8" w:rsidRPr="006309F8">
        <w:rPr>
          <w:i/>
          <w:iCs/>
        </w:rPr>
        <w:t>m</w:t>
      </w:r>
      <w:r w:rsidRPr="006309F8">
        <w:rPr>
          <w:i/>
          <w:iCs/>
        </w:rPr>
        <w:t>agic</w:t>
      </w:r>
      <w:r>
        <w:t xml:space="preserve"> spell. </w:t>
      </w:r>
    </w:p>
    <w:p w14:paraId="0E8533E3" w14:textId="77777777" w:rsidR="006C69C2" w:rsidRPr="006C69C2" w:rsidRDefault="006C69C2" w:rsidP="006C69C2">
      <w:r>
        <w:rPr>
          <w:b/>
          <w:bCs/>
        </w:rPr>
        <w:t xml:space="preserve">Shattering Blow. </w:t>
      </w:r>
      <w:r>
        <w:t xml:space="preserve">You can spend 1 Ki point to cast </w:t>
      </w:r>
      <w:r w:rsidR="006309F8" w:rsidRPr="006309F8">
        <w:rPr>
          <w:i/>
          <w:iCs/>
        </w:rPr>
        <w:t>s</w:t>
      </w:r>
      <w:r w:rsidRPr="006309F8">
        <w:rPr>
          <w:i/>
          <w:iCs/>
        </w:rPr>
        <w:t>hatter</w:t>
      </w:r>
      <w:r>
        <w:t xml:space="preserve"> as a strike effect. You can also cast it normally</w:t>
      </w:r>
    </w:p>
    <w:p w14:paraId="27244649" w14:textId="77777777" w:rsidR="00FB70A1" w:rsidRDefault="00FB70A1" w:rsidP="00FB70A1">
      <w:r w:rsidRPr="00FB70A1">
        <w:rPr>
          <w:b/>
          <w:bCs/>
        </w:rPr>
        <w:t>Simple Runes.</w:t>
      </w:r>
      <w:r>
        <w:t xml:space="preserve"> Choose one of the following families of cantrips. You can cast these for no cost. You can change your suite of simple runes at the end of a short or long rest. </w:t>
      </w:r>
    </w:p>
    <w:p w14:paraId="35A9288D" w14:textId="77777777" w:rsidR="00FB70A1" w:rsidRDefault="00FB70A1" w:rsidP="003C4628">
      <w:pPr>
        <w:pStyle w:val="ListParagraph"/>
        <w:numPr>
          <w:ilvl w:val="0"/>
          <w:numId w:val="34"/>
        </w:numPr>
      </w:pPr>
      <w:r w:rsidRPr="00FB70A1">
        <w:rPr>
          <w:i/>
          <w:iCs/>
        </w:rPr>
        <w:t>Arcane</w:t>
      </w:r>
      <w:r>
        <w:rPr>
          <w:i/>
          <w:iCs/>
        </w:rPr>
        <w:t xml:space="preserve">. </w:t>
      </w:r>
      <w:r w:rsidR="008E6EC1">
        <w:rPr>
          <w:i/>
          <w:iCs/>
        </w:rPr>
        <w:t>M</w:t>
      </w:r>
      <w:r w:rsidRPr="008E6EC1">
        <w:rPr>
          <w:i/>
          <w:iCs/>
        </w:rPr>
        <w:t xml:space="preserve">age </w:t>
      </w:r>
      <w:r w:rsidR="008E6EC1" w:rsidRPr="008E6EC1">
        <w:rPr>
          <w:i/>
          <w:iCs/>
        </w:rPr>
        <w:t>h</w:t>
      </w:r>
      <w:r w:rsidRPr="008E6EC1">
        <w:rPr>
          <w:i/>
          <w:iCs/>
        </w:rPr>
        <w:t xml:space="preserve">and, </w:t>
      </w:r>
      <w:r w:rsidR="008E6EC1" w:rsidRPr="008E6EC1">
        <w:rPr>
          <w:i/>
          <w:iCs/>
        </w:rPr>
        <w:t>t</w:t>
      </w:r>
      <w:r w:rsidRPr="008E6EC1">
        <w:rPr>
          <w:i/>
          <w:iCs/>
        </w:rPr>
        <w:t xml:space="preserve">rue </w:t>
      </w:r>
      <w:r w:rsidR="008E6EC1" w:rsidRPr="008E6EC1">
        <w:rPr>
          <w:i/>
          <w:iCs/>
        </w:rPr>
        <w:t>s</w:t>
      </w:r>
      <w:r w:rsidRPr="008E6EC1">
        <w:rPr>
          <w:i/>
          <w:iCs/>
        </w:rPr>
        <w:t>trike</w:t>
      </w:r>
    </w:p>
    <w:p w14:paraId="35856E62" w14:textId="77777777" w:rsidR="00FB70A1" w:rsidRPr="008E6EC1" w:rsidRDefault="00FB70A1" w:rsidP="003C4628">
      <w:pPr>
        <w:pStyle w:val="ListParagraph"/>
        <w:numPr>
          <w:ilvl w:val="0"/>
          <w:numId w:val="34"/>
        </w:numPr>
        <w:rPr>
          <w:i/>
          <w:iCs/>
        </w:rPr>
      </w:pPr>
      <w:r w:rsidRPr="00FB70A1">
        <w:rPr>
          <w:i/>
          <w:iCs/>
        </w:rPr>
        <w:t>Earth</w:t>
      </w:r>
      <w:r>
        <w:t xml:space="preserve">. </w:t>
      </w:r>
      <w:r w:rsidRPr="008E6EC1">
        <w:rPr>
          <w:i/>
          <w:iCs/>
        </w:rPr>
        <w:t xml:space="preserve">Mending, </w:t>
      </w:r>
      <w:r w:rsidR="008E6EC1" w:rsidRPr="008E6EC1">
        <w:rPr>
          <w:i/>
          <w:iCs/>
        </w:rPr>
        <w:t>m</w:t>
      </w:r>
      <w:r w:rsidRPr="008E6EC1">
        <w:rPr>
          <w:i/>
          <w:iCs/>
        </w:rPr>
        <w:t xml:space="preserve">old </w:t>
      </w:r>
      <w:r w:rsidR="008E6EC1" w:rsidRPr="008E6EC1">
        <w:rPr>
          <w:i/>
          <w:iCs/>
        </w:rPr>
        <w:t>e</w:t>
      </w:r>
      <w:r w:rsidRPr="008E6EC1">
        <w:rPr>
          <w:i/>
          <w:iCs/>
        </w:rPr>
        <w:t>arth</w:t>
      </w:r>
    </w:p>
    <w:p w14:paraId="5AE8722D" w14:textId="77777777" w:rsidR="00FB70A1" w:rsidRDefault="00FB70A1" w:rsidP="003C4628">
      <w:pPr>
        <w:pStyle w:val="ListParagraph"/>
        <w:numPr>
          <w:ilvl w:val="0"/>
          <w:numId w:val="34"/>
        </w:numPr>
      </w:pPr>
      <w:r w:rsidRPr="00FB70A1">
        <w:rPr>
          <w:i/>
          <w:iCs/>
        </w:rPr>
        <w:t>Frost</w:t>
      </w:r>
      <w:r>
        <w:rPr>
          <w:i/>
          <w:iCs/>
        </w:rPr>
        <w:t xml:space="preserve">. </w:t>
      </w:r>
      <w:r w:rsidR="008E6EC1">
        <w:rPr>
          <w:i/>
          <w:iCs/>
        </w:rPr>
        <w:t>f</w:t>
      </w:r>
      <w:r w:rsidRPr="008E6EC1">
        <w:rPr>
          <w:i/>
          <w:iCs/>
        </w:rPr>
        <w:t>rostbolt</w:t>
      </w:r>
      <w:r>
        <w:t xml:space="preserve"> (strike only), </w:t>
      </w:r>
      <w:r w:rsidR="008E6EC1" w:rsidRPr="008E6EC1">
        <w:rPr>
          <w:i/>
          <w:iCs/>
        </w:rPr>
        <w:t>f</w:t>
      </w:r>
      <w:r w:rsidRPr="008E6EC1">
        <w:rPr>
          <w:i/>
          <w:iCs/>
        </w:rPr>
        <w:t>rostbite</w:t>
      </w:r>
      <w:r>
        <w:t xml:space="preserve"> (strike only)</w:t>
      </w:r>
    </w:p>
    <w:p w14:paraId="22711A9E" w14:textId="77777777" w:rsidR="00FB70A1" w:rsidRDefault="00FB70A1" w:rsidP="003C4628">
      <w:pPr>
        <w:pStyle w:val="ListParagraph"/>
        <w:numPr>
          <w:ilvl w:val="0"/>
          <w:numId w:val="34"/>
        </w:numPr>
      </w:pPr>
      <w:r w:rsidRPr="00FB70A1">
        <w:rPr>
          <w:i/>
          <w:iCs/>
        </w:rPr>
        <w:t>Fire</w:t>
      </w:r>
      <w:r>
        <w:rPr>
          <w:i/>
          <w:iCs/>
        </w:rPr>
        <w:t xml:space="preserve">. </w:t>
      </w:r>
      <w:r w:rsidRPr="008E6EC1">
        <w:rPr>
          <w:i/>
          <w:iCs/>
        </w:rPr>
        <w:t xml:space="preserve">Fire </w:t>
      </w:r>
      <w:r w:rsidR="008E6EC1">
        <w:rPr>
          <w:i/>
          <w:iCs/>
        </w:rPr>
        <w:t>b</w:t>
      </w:r>
      <w:r w:rsidRPr="008E6EC1">
        <w:rPr>
          <w:i/>
          <w:iCs/>
        </w:rPr>
        <w:t>olt</w:t>
      </w:r>
      <w:r>
        <w:t xml:space="preserve"> (strike only), </w:t>
      </w:r>
      <w:r w:rsidR="008E6EC1" w:rsidRPr="008E6EC1">
        <w:rPr>
          <w:i/>
          <w:iCs/>
        </w:rPr>
        <w:t>c</w:t>
      </w:r>
      <w:r w:rsidRPr="008E6EC1">
        <w:rPr>
          <w:i/>
          <w:iCs/>
        </w:rPr>
        <w:t xml:space="preserve">reate </w:t>
      </w:r>
      <w:r w:rsidR="008E6EC1" w:rsidRPr="008E6EC1">
        <w:rPr>
          <w:i/>
          <w:iCs/>
        </w:rPr>
        <w:t>b</w:t>
      </w:r>
      <w:r w:rsidRPr="008E6EC1">
        <w:rPr>
          <w:i/>
          <w:iCs/>
        </w:rPr>
        <w:t>onfire</w:t>
      </w:r>
    </w:p>
    <w:p w14:paraId="6816D2F2" w14:textId="77777777" w:rsidR="00FB70A1" w:rsidRDefault="00FB70A1" w:rsidP="003C4628">
      <w:pPr>
        <w:pStyle w:val="ListParagraph"/>
        <w:numPr>
          <w:ilvl w:val="0"/>
          <w:numId w:val="34"/>
        </w:numPr>
      </w:pPr>
      <w:r w:rsidRPr="00FB70A1">
        <w:rPr>
          <w:i/>
          <w:iCs/>
        </w:rPr>
        <w:t>Light</w:t>
      </w:r>
      <w:r>
        <w:rPr>
          <w:i/>
          <w:iCs/>
        </w:rPr>
        <w:t xml:space="preserve">. </w:t>
      </w:r>
      <w:r w:rsidRPr="008E6EC1">
        <w:rPr>
          <w:i/>
          <w:iCs/>
        </w:rPr>
        <w:t xml:space="preserve">Light, </w:t>
      </w:r>
      <w:r w:rsidR="008E6EC1" w:rsidRPr="008E6EC1">
        <w:rPr>
          <w:i/>
          <w:iCs/>
        </w:rPr>
        <w:t>d</w:t>
      </w:r>
      <w:r w:rsidRPr="008E6EC1">
        <w:rPr>
          <w:i/>
          <w:iCs/>
        </w:rPr>
        <w:t xml:space="preserve">ancing </w:t>
      </w:r>
      <w:r w:rsidR="008E6EC1" w:rsidRPr="008E6EC1">
        <w:rPr>
          <w:i/>
          <w:iCs/>
        </w:rPr>
        <w:t>l</w:t>
      </w:r>
      <w:r w:rsidRPr="008E6EC1">
        <w:rPr>
          <w:i/>
          <w:iCs/>
        </w:rPr>
        <w:t>ights</w:t>
      </w:r>
      <w:r>
        <w:t xml:space="preserve"> (maximum range 10 ft.)</w:t>
      </w:r>
    </w:p>
    <w:p w14:paraId="4EA78CEB" w14:textId="77777777" w:rsidR="00FB70A1" w:rsidRDefault="00FB70A1" w:rsidP="003C4628">
      <w:pPr>
        <w:pStyle w:val="ListParagraph"/>
        <w:numPr>
          <w:ilvl w:val="0"/>
          <w:numId w:val="34"/>
        </w:numPr>
      </w:pPr>
      <w:r w:rsidRPr="00FB70A1">
        <w:rPr>
          <w:i/>
          <w:iCs/>
        </w:rPr>
        <w:t>Ward</w:t>
      </w:r>
      <w:r>
        <w:rPr>
          <w:i/>
          <w:iCs/>
        </w:rPr>
        <w:t xml:space="preserve">. </w:t>
      </w:r>
      <w:r w:rsidR="006309F8" w:rsidRPr="006309F8">
        <w:rPr>
          <w:i/>
          <w:iCs/>
        </w:rPr>
        <w:t>B</w:t>
      </w:r>
      <w:r w:rsidRPr="006309F8">
        <w:rPr>
          <w:i/>
          <w:iCs/>
        </w:rPr>
        <w:t xml:space="preserve">lade </w:t>
      </w:r>
      <w:r w:rsidR="006309F8" w:rsidRPr="006309F8">
        <w:rPr>
          <w:i/>
          <w:iCs/>
        </w:rPr>
        <w:t>w</w:t>
      </w:r>
      <w:r w:rsidRPr="006309F8">
        <w:rPr>
          <w:i/>
          <w:iCs/>
        </w:rPr>
        <w:t>ard</w:t>
      </w:r>
      <w:r>
        <w:t xml:space="preserve">, </w:t>
      </w:r>
      <w:r w:rsidR="006309F8" w:rsidRPr="006309F8">
        <w:rPr>
          <w:i/>
          <w:iCs/>
        </w:rPr>
        <w:t>r</w:t>
      </w:r>
      <w:r w:rsidRPr="006309F8">
        <w:rPr>
          <w:i/>
          <w:iCs/>
        </w:rPr>
        <w:t>esistance</w:t>
      </w:r>
      <w:r>
        <w:t xml:space="preserve"> (self only)</w:t>
      </w:r>
    </w:p>
    <w:p w14:paraId="0CD5E8A5" w14:textId="77777777" w:rsidR="00FB70A1" w:rsidRDefault="00FB70A1" w:rsidP="003C4628">
      <w:pPr>
        <w:pStyle w:val="ListParagraph"/>
        <w:numPr>
          <w:ilvl w:val="0"/>
          <w:numId w:val="34"/>
        </w:numPr>
      </w:pPr>
      <w:r w:rsidRPr="00FB70A1">
        <w:rPr>
          <w:i/>
          <w:iCs/>
        </w:rPr>
        <w:t>Wind</w:t>
      </w:r>
      <w:r>
        <w:rPr>
          <w:i/>
          <w:iCs/>
        </w:rPr>
        <w:t xml:space="preserve">. </w:t>
      </w:r>
      <w:r w:rsidRPr="006309F8">
        <w:rPr>
          <w:i/>
          <w:iCs/>
        </w:rPr>
        <w:t xml:space="preserve">Gust, </w:t>
      </w:r>
      <w:r w:rsidR="006309F8" w:rsidRPr="006309F8">
        <w:rPr>
          <w:i/>
          <w:iCs/>
        </w:rPr>
        <w:t>s</w:t>
      </w:r>
      <w:r w:rsidRPr="006309F8">
        <w:rPr>
          <w:i/>
          <w:iCs/>
        </w:rPr>
        <w:t xml:space="preserve">hocking </w:t>
      </w:r>
      <w:r w:rsidR="006309F8" w:rsidRPr="006309F8">
        <w:rPr>
          <w:i/>
          <w:iCs/>
        </w:rPr>
        <w:t>g</w:t>
      </w:r>
      <w:r w:rsidRPr="006309F8">
        <w:rPr>
          <w:i/>
          <w:iCs/>
        </w:rPr>
        <w:t>rasp</w:t>
      </w:r>
      <w:r>
        <w:t xml:space="preserve"> (strike only)</w:t>
      </w:r>
    </w:p>
    <w:p w14:paraId="054AAA2F" w14:textId="77777777" w:rsidR="00FB70A1" w:rsidRPr="00DE41AF" w:rsidRDefault="00DE41AF" w:rsidP="00DE41AF">
      <w:r>
        <w:rPr>
          <w:b/>
          <w:bCs/>
        </w:rPr>
        <w:t>Twisted Arcana Rune</w:t>
      </w:r>
      <w:r w:rsidR="00985AD8">
        <w:rPr>
          <w:b/>
          <w:bCs/>
        </w:rPr>
        <w:t xml:space="preserve"> (6th level required)</w:t>
      </w:r>
      <w:r>
        <w:rPr>
          <w:b/>
          <w:bCs/>
        </w:rPr>
        <w:t xml:space="preserve">. </w:t>
      </w:r>
      <w:r>
        <w:t xml:space="preserve">You can spend 3 Ki points to cast </w:t>
      </w:r>
      <w:r w:rsidR="006309F8" w:rsidRPr="006309F8">
        <w:rPr>
          <w:i/>
          <w:iCs/>
        </w:rPr>
        <w:t>c</w:t>
      </w:r>
      <w:r w:rsidRPr="006309F8">
        <w:rPr>
          <w:i/>
          <w:iCs/>
        </w:rPr>
        <w:t>ounterspell</w:t>
      </w:r>
      <w:r>
        <w:t xml:space="preserve">. </w:t>
      </w:r>
    </w:p>
    <w:p w14:paraId="1C6F6EF2" w14:textId="77777777" w:rsidR="00DE41AF" w:rsidRDefault="00DE41AF" w:rsidP="00FB70A1">
      <w:pPr>
        <w:sectPr w:rsidR="00DE41AF" w:rsidSect="00DE41AF">
          <w:type w:val="continuous"/>
          <w:pgSz w:w="12240" w:h="15840"/>
          <w:pgMar w:top="1440" w:right="1800" w:bottom="1440" w:left="1800" w:header="708" w:footer="708" w:gutter="0"/>
          <w:cols w:num="2" w:space="708"/>
          <w:docGrid w:linePitch="360"/>
        </w:sectPr>
      </w:pPr>
    </w:p>
    <w:p w14:paraId="79FFF148" w14:textId="77777777" w:rsidR="00FB70A1" w:rsidRDefault="00FB70A1" w:rsidP="00FB70A1"/>
    <w:p w14:paraId="6AD86046" w14:textId="77777777" w:rsidR="00DE41AF" w:rsidRDefault="00DE41AF" w:rsidP="00DE41AF">
      <w:r>
        <w:rPr>
          <w:i/>
          <w:iCs/>
        </w:rPr>
        <w:t xml:space="preserve">Other Runic </w:t>
      </w:r>
      <w:r w:rsidRPr="00DE41AF">
        <w:rPr>
          <w:i/>
          <w:iCs/>
        </w:rPr>
        <w:t>Attunements</w:t>
      </w:r>
      <w:r>
        <w:rPr>
          <w:i/>
          <w:iCs/>
        </w:rPr>
        <w:t xml:space="preserve">. </w:t>
      </w:r>
      <w:r>
        <w:t xml:space="preserve">You may petition the DM to add further runic attunements, referring to the below table. After using a runic attunement that manifests 7th-level, you cannot use it again until after a short rest, regardless whether you have the Ki to cast it or not. </w:t>
      </w:r>
    </w:p>
    <w:p w14:paraId="09F246DC" w14:textId="77777777" w:rsidR="00DE41AF" w:rsidRDefault="00DE41AF" w:rsidP="00DE41AF"/>
    <w:p w14:paraId="2E9508EA" w14:textId="77777777" w:rsidR="00985AD8" w:rsidRDefault="00985AD8" w:rsidP="00DE41AF">
      <w:pPr>
        <w:rPr>
          <w:b/>
          <w:bCs/>
        </w:rPr>
        <w:sectPr w:rsidR="00985AD8" w:rsidSect="004F2D4C">
          <w:type w:val="continuous"/>
          <w:pgSz w:w="12240" w:h="15840"/>
          <w:pgMar w:top="1440" w:right="1800" w:bottom="1440" w:left="1800" w:header="708" w:footer="708" w:gutter="0"/>
          <w:cols w:space="708"/>
          <w:docGrid w:linePitch="360"/>
        </w:sectPr>
      </w:pPr>
    </w:p>
    <w:p w14:paraId="2683CC2E" w14:textId="77777777" w:rsidR="00DE41AF" w:rsidRPr="00985AD8" w:rsidRDefault="00DE41AF" w:rsidP="00DE41AF">
      <w:pPr>
        <w:rPr>
          <w:b/>
          <w:bCs/>
          <w:vertAlign w:val="superscript"/>
        </w:rPr>
      </w:pPr>
      <w:r w:rsidRPr="00DE41AF">
        <w:rPr>
          <w:b/>
          <w:bCs/>
        </w:rPr>
        <w:lastRenderedPageBreak/>
        <w:t>Spell level</w:t>
      </w:r>
      <w:r w:rsidRPr="00DE41AF">
        <w:rPr>
          <w:b/>
          <w:bCs/>
        </w:rPr>
        <w:tab/>
        <w:t>Ki</w:t>
      </w:r>
      <w:r w:rsidRPr="00DE41AF">
        <w:rPr>
          <w:b/>
          <w:bCs/>
        </w:rPr>
        <w:tab/>
        <w:t>Minimum level</w:t>
      </w:r>
    </w:p>
    <w:p w14:paraId="293CCC04" w14:textId="77777777" w:rsidR="00DE41AF" w:rsidRDefault="00DE41AF" w:rsidP="00FB70A1">
      <w:r>
        <w:t>1</w:t>
      </w:r>
      <w:r>
        <w:tab/>
      </w:r>
      <w:r>
        <w:tab/>
        <w:t>1</w:t>
      </w:r>
      <w:r>
        <w:tab/>
        <w:t>3</w:t>
      </w:r>
    </w:p>
    <w:p w14:paraId="1C6B7DFC" w14:textId="77777777" w:rsidR="00DE41AF" w:rsidRDefault="00DE41AF" w:rsidP="00DE41AF">
      <w:r>
        <w:t>2</w:t>
      </w:r>
      <w:r>
        <w:tab/>
      </w:r>
      <w:r>
        <w:tab/>
        <w:t>2</w:t>
      </w:r>
      <w:r>
        <w:tab/>
        <w:t>6</w:t>
      </w:r>
    </w:p>
    <w:p w14:paraId="62CCFFCA" w14:textId="77777777" w:rsidR="00DE41AF" w:rsidRDefault="00DE41AF" w:rsidP="00FB70A1">
      <w:r>
        <w:t>3</w:t>
      </w:r>
      <w:r>
        <w:tab/>
      </w:r>
      <w:r>
        <w:tab/>
        <w:t>3</w:t>
      </w:r>
      <w:r>
        <w:tab/>
        <w:t>6</w:t>
      </w:r>
    </w:p>
    <w:p w14:paraId="6D7DE104" w14:textId="77777777" w:rsidR="00DE41AF" w:rsidRDefault="00DE41AF" w:rsidP="00DE41AF">
      <w:r>
        <w:t>4</w:t>
      </w:r>
      <w:r>
        <w:tab/>
      </w:r>
      <w:r>
        <w:tab/>
        <w:t>4</w:t>
      </w:r>
      <w:r>
        <w:tab/>
        <w:t>11</w:t>
      </w:r>
    </w:p>
    <w:p w14:paraId="112E413B" w14:textId="77777777" w:rsidR="006C69C2" w:rsidRPr="00985AD8" w:rsidRDefault="006C69C2" w:rsidP="006C69C2">
      <w:pPr>
        <w:rPr>
          <w:b/>
          <w:bCs/>
          <w:vertAlign w:val="superscript"/>
        </w:rPr>
      </w:pPr>
      <w:r w:rsidRPr="00DE41AF">
        <w:rPr>
          <w:b/>
          <w:bCs/>
        </w:rPr>
        <w:lastRenderedPageBreak/>
        <w:t>Spell level</w:t>
      </w:r>
      <w:r w:rsidRPr="00DE41AF">
        <w:rPr>
          <w:b/>
          <w:bCs/>
        </w:rPr>
        <w:tab/>
        <w:t>Ki</w:t>
      </w:r>
      <w:r w:rsidRPr="00DE41AF">
        <w:rPr>
          <w:b/>
          <w:bCs/>
        </w:rPr>
        <w:tab/>
        <w:t>Minimum level</w:t>
      </w:r>
    </w:p>
    <w:p w14:paraId="368921C4" w14:textId="77777777" w:rsidR="00DE41AF" w:rsidRDefault="00DE41AF" w:rsidP="00FB70A1">
      <w:r>
        <w:t>5</w:t>
      </w:r>
      <w:r>
        <w:tab/>
      </w:r>
      <w:r>
        <w:tab/>
        <w:t>5</w:t>
      </w:r>
      <w:r>
        <w:tab/>
        <w:t>11</w:t>
      </w:r>
    </w:p>
    <w:p w14:paraId="45E131EC" w14:textId="77777777" w:rsidR="00DE41AF" w:rsidRDefault="00DE41AF" w:rsidP="00FB70A1">
      <w:r>
        <w:t>6</w:t>
      </w:r>
      <w:r>
        <w:tab/>
      </w:r>
      <w:r>
        <w:tab/>
        <w:t>6</w:t>
      </w:r>
      <w:r>
        <w:tab/>
        <w:t>17</w:t>
      </w:r>
    </w:p>
    <w:p w14:paraId="6B44FCC7" w14:textId="77777777" w:rsidR="00DE41AF" w:rsidRDefault="00DE41AF" w:rsidP="00FB70A1">
      <w:r>
        <w:t>7</w:t>
      </w:r>
      <w:r>
        <w:tab/>
      </w:r>
      <w:r>
        <w:tab/>
        <w:t>7</w:t>
      </w:r>
      <w:r>
        <w:tab/>
        <w:t>17</w:t>
      </w:r>
    </w:p>
    <w:p w14:paraId="50A25A86" w14:textId="77777777" w:rsidR="00985AD8" w:rsidRDefault="00985AD8" w:rsidP="00FB70A1">
      <w:pPr>
        <w:sectPr w:rsidR="00985AD8" w:rsidSect="00985AD8">
          <w:type w:val="continuous"/>
          <w:pgSz w:w="12240" w:h="15840"/>
          <w:pgMar w:top="1440" w:right="1800" w:bottom="1440" w:left="1800" w:header="708" w:footer="708" w:gutter="0"/>
          <w:cols w:num="2" w:space="708"/>
          <w:docGrid w:linePitch="360"/>
        </w:sectPr>
      </w:pPr>
    </w:p>
    <w:p w14:paraId="7F77A6CF" w14:textId="77777777" w:rsidR="00985AD8" w:rsidRDefault="00985AD8" w:rsidP="00FB70A1"/>
    <w:p w14:paraId="2C475520" w14:textId="77777777" w:rsidR="00AB25EF" w:rsidRPr="00696121" w:rsidRDefault="00AB25EF">
      <w:pPr>
        <w:pStyle w:val="Heading3"/>
        <w:contextualSpacing/>
        <w:rPr>
          <w:sz w:val="36"/>
          <w:szCs w:val="36"/>
        </w:rPr>
      </w:pPr>
      <w:bookmarkStart w:id="2283" w:name="_Toc54196415"/>
      <w:r w:rsidRPr="00C17107">
        <w:t>Shadow Hunter (Hunter)</w:t>
      </w:r>
      <w:bookmarkEnd w:id="2282"/>
      <w:bookmarkEnd w:id="2283"/>
    </w:p>
    <w:p w14:paraId="47998544" w14:textId="77777777" w:rsidR="00AB25EF" w:rsidRPr="00982D42" w:rsidRDefault="00AB25EF">
      <w:pPr>
        <w:contextualSpacing/>
        <w:rPr>
          <w:rFonts w:eastAsia="Times New Roman" w:cstheme="minorHAnsi"/>
        </w:rPr>
      </w:pPr>
      <w:r w:rsidRPr="00982D42">
        <w:rPr>
          <w:rFonts w:eastAsia="Times New Roman" w:cstheme="minorHAnsi"/>
        </w:rPr>
        <w:t xml:space="preserve">Troll shadow hunters are the highest authority of the jungle trolls. Their spirit powers both bless and curse, and they walk the line of dark and light in hope of saving the future of their people. Their dark gods, the Loa, channel themselves through the shadow hunters when they use their ceremonial </w:t>
      </w:r>
      <w:r w:rsidR="004926CA" w:rsidRPr="00982D42">
        <w:rPr>
          <w:rFonts w:eastAsia="Times New Roman" w:cstheme="minorHAnsi"/>
        </w:rPr>
        <w:t xml:space="preserve">Rush'kah </w:t>
      </w:r>
      <w:r w:rsidRPr="00982D42">
        <w:rPr>
          <w:rFonts w:eastAsia="Times New Roman" w:cstheme="minorHAnsi"/>
        </w:rPr>
        <w:t>masks.</w:t>
      </w:r>
      <w:r w:rsidR="005E2615" w:rsidRPr="00982D42">
        <w:rPr>
          <w:rFonts w:eastAsia="Times New Roman" w:cstheme="minorHAnsi"/>
        </w:rPr>
        <w:t xml:space="preserve"> In some circles, Shadow Hunter is a title bestowed equally among hunters of this specialization and witch doctors. </w:t>
      </w:r>
    </w:p>
    <w:p w14:paraId="679A56F8" w14:textId="77777777" w:rsidR="005E2615" w:rsidRPr="00982D42" w:rsidRDefault="00AB25EF">
      <w:pPr>
        <w:contextualSpacing/>
        <w:rPr>
          <w:rFonts w:eastAsia="Times New Roman" w:cstheme="minorHAnsi"/>
        </w:rPr>
      </w:pPr>
      <w:r w:rsidRPr="00982D42">
        <w:rPr>
          <w:rFonts w:eastAsia="Times New Roman" w:cstheme="minorHAnsi"/>
        </w:rPr>
        <w:lastRenderedPageBreak/>
        <w:t xml:space="preserve">Like other practitioners of voodoo, shadow hunters deal with the darker aspects of the spirit world. Unlike witch doctors </w:t>
      </w:r>
      <w:r w:rsidR="005E2615" w:rsidRPr="00982D42">
        <w:rPr>
          <w:rFonts w:eastAsia="Times New Roman" w:cstheme="minorHAnsi"/>
        </w:rPr>
        <w:t xml:space="preserve">(who excel in channeling voodoo magic and alchemy), Shadow Hunters claim a strong bond with the </w:t>
      </w:r>
      <w:r w:rsidRPr="00982D42">
        <w:rPr>
          <w:rFonts w:eastAsia="Times New Roman" w:cstheme="minorHAnsi"/>
        </w:rPr>
        <w:t>Loa</w:t>
      </w:r>
      <w:r w:rsidR="005E2615" w:rsidRPr="00982D42">
        <w:rPr>
          <w:rFonts w:eastAsia="Times New Roman" w:cstheme="minorHAnsi"/>
        </w:rPr>
        <w:t>, animal spirits thought to be divine in nature</w:t>
      </w:r>
      <w:r w:rsidRPr="00982D42">
        <w:rPr>
          <w:rFonts w:eastAsia="Times New Roman" w:cstheme="minorHAnsi"/>
        </w:rPr>
        <w:t xml:space="preserve">. </w:t>
      </w:r>
    </w:p>
    <w:p w14:paraId="27075D0F" w14:textId="77777777" w:rsidR="00434213" w:rsidRPr="00982D42" w:rsidRDefault="00AB25EF" w:rsidP="00434213">
      <w:pPr>
        <w:contextualSpacing/>
        <w:rPr>
          <w:rFonts w:eastAsia="Times New Roman" w:cstheme="minorHAnsi"/>
          <w:sz w:val="24"/>
          <w:szCs w:val="24"/>
        </w:rPr>
      </w:pPr>
      <w:r w:rsidRPr="00982D42">
        <w:rPr>
          <w:rFonts w:eastAsia="Times New Roman" w:cstheme="minorHAnsi"/>
        </w:rPr>
        <w:t>Able to channel the essence of some of these extremely potent beings - and often acting with their blessing</w:t>
      </w:r>
      <w:r w:rsidR="005E2615" w:rsidRPr="00982D42">
        <w:rPr>
          <w:rFonts w:eastAsia="Times New Roman" w:cstheme="minorHAnsi"/>
        </w:rPr>
        <w:t xml:space="preserve">, conduit, and mortal champions </w:t>
      </w:r>
      <w:r w:rsidRPr="00982D42">
        <w:rPr>
          <w:rFonts w:eastAsia="Times New Roman" w:cstheme="minorHAnsi"/>
        </w:rPr>
        <w:t>- shadow hunters gain special abilities only the Loa can grant. As they grow in experience, the shadow hunters' bond with the Loa strengthens and their connection to these powerful voodoo spirits eventually gives them the ability to curse and heal at a whim.</w:t>
      </w:r>
      <w:r w:rsidR="00434213">
        <w:rPr>
          <w:rFonts w:eastAsia="Times New Roman" w:cstheme="minorHAnsi"/>
        </w:rPr>
        <w:t xml:space="preserve"> The strongest shadow hunters can create a pit of shadow filled with terrible beings that can tear their enemies apart. </w:t>
      </w:r>
    </w:p>
    <w:p w14:paraId="6089D0AE" w14:textId="77777777" w:rsidR="00AB25EF" w:rsidRPr="00982D42" w:rsidRDefault="00AB25EF">
      <w:pPr>
        <w:contextualSpacing/>
        <w:rPr>
          <w:rFonts w:eastAsia="Times New Roman" w:cstheme="minorHAnsi"/>
          <w:sz w:val="24"/>
          <w:szCs w:val="24"/>
        </w:rPr>
      </w:pPr>
      <w:r w:rsidRPr="00982D42">
        <w:rPr>
          <w:rFonts w:eastAsia="Times New Roman" w:cstheme="minorHAnsi"/>
        </w:rPr>
        <w:t xml:space="preserve">This archetype is restricted to worshipers of the Loa, which are overwhelmingly trolls. </w:t>
      </w:r>
      <w:r w:rsidR="00C45160" w:rsidRPr="00982D42">
        <w:rPr>
          <w:rFonts w:eastAsia="Times New Roman" w:cstheme="minorHAnsi"/>
        </w:rPr>
        <w:t xml:space="preserve">Shadow hunters typically utilize </w:t>
      </w:r>
      <w:r w:rsidR="004926CA" w:rsidRPr="00982D42">
        <w:rPr>
          <w:rFonts w:eastAsia="Times New Roman" w:cstheme="minorHAnsi"/>
        </w:rPr>
        <w:t>Warglaives</w:t>
      </w:r>
      <w:r w:rsidR="00C45160" w:rsidRPr="00982D42">
        <w:rPr>
          <w:rFonts w:eastAsia="Times New Roman" w:cstheme="minorHAnsi"/>
        </w:rPr>
        <w:t xml:space="preserve"> for combat (see equipment). </w:t>
      </w:r>
    </w:p>
    <w:p w14:paraId="221780F3" w14:textId="77777777" w:rsidR="00AB25EF" w:rsidRPr="00982D42" w:rsidRDefault="00AB25EF">
      <w:pPr>
        <w:contextualSpacing/>
        <w:rPr>
          <w:rFonts w:eastAsia="Times New Roman" w:cstheme="minorHAnsi"/>
          <w:sz w:val="24"/>
          <w:szCs w:val="24"/>
        </w:rPr>
      </w:pPr>
    </w:p>
    <w:p w14:paraId="7ABAA6AB" w14:textId="77777777" w:rsidR="00CE427A" w:rsidRPr="00982D42" w:rsidRDefault="00CE427A">
      <w:pPr>
        <w:contextualSpacing/>
        <w:rPr>
          <w:rFonts w:eastAsia="Times New Roman" w:cstheme="minorHAnsi"/>
          <w:b/>
          <w:bCs/>
        </w:rPr>
      </w:pPr>
      <w:r w:rsidRPr="00982D42">
        <w:rPr>
          <w:rFonts w:eastAsia="Times New Roman" w:cstheme="minorHAnsi"/>
          <w:b/>
          <w:bCs/>
        </w:rPr>
        <w:t>SHADOWHUNTER ARCHETYPE</w:t>
      </w:r>
    </w:p>
    <w:p w14:paraId="6598D765" w14:textId="77777777" w:rsidR="00AB25EF" w:rsidRPr="00982D42" w:rsidRDefault="00AB25EF" w:rsidP="007A570C">
      <w:pPr>
        <w:contextualSpacing/>
        <w:rPr>
          <w:rFonts w:eastAsia="Times New Roman" w:cstheme="minorHAnsi"/>
        </w:rPr>
      </w:pPr>
      <w:r w:rsidRPr="00982D42">
        <w:rPr>
          <w:rFonts w:eastAsia="Times New Roman" w:cstheme="minorHAnsi"/>
          <w:b/>
          <w:bCs/>
        </w:rPr>
        <w:t xml:space="preserve">Loa Spellcasting. </w:t>
      </w:r>
      <w:r w:rsidRPr="00982D42">
        <w:rPr>
          <w:rFonts w:eastAsia="Times New Roman" w:cstheme="minorHAnsi"/>
        </w:rPr>
        <w:t xml:space="preserve">Starting </w:t>
      </w:r>
      <w:r w:rsidR="002A6322">
        <w:rPr>
          <w:rFonts w:eastAsia="Times New Roman" w:cstheme="minorHAnsi"/>
        </w:rPr>
        <w:t>upon</w:t>
      </w:r>
      <w:r w:rsidRPr="00982D42">
        <w:rPr>
          <w:rFonts w:eastAsia="Times New Roman" w:cstheme="minorHAnsi"/>
        </w:rPr>
        <w:t xml:space="preserve"> gaining this archetype, you </w:t>
      </w:r>
      <w:r w:rsidR="005E2615" w:rsidRPr="00982D42">
        <w:rPr>
          <w:rFonts w:eastAsia="Times New Roman" w:cstheme="minorHAnsi"/>
        </w:rPr>
        <w:t>access the shaman’s spell list</w:t>
      </w:r>
      <w:r w:rsidRPr="00982D42">
        <w:rPr>
          <w:rFonts w:eastAsia="Times New Roman" w:cstheme="minorHAnsi"/>
        </w:rPr>
        <w:t xml:space="preserve">. You do not gain the increased spellcasting capabilities or access to higher spell levels, but you add all shaman spells </w:t>
      </w:r>
      <w:r w:rsidR="002A6322">
        <w:rPr>
          <w:rFonts w:eastAsia="Times New Roman" w:cstheme="minorHAnsi"/>
        </w:rPr>
        <w:t xml:space="preserve">of spell levels you can access to </w:t>
      </w:r>
      <w:r w:rsidRPr="00982D42">
        <w:rPr>
          <w:rFonts w:eastAsia="Times New Roman" w:cstheme="minorHAnsi"/>
        </w:rPr>
        <w:t xml:space="preserve">your </w:t>
      </w:r>
      <w:r w:rsidR="002A6322">
        <w:rPr>
          <w:rFonts w:eastAsia="Times New Roman" w:cstheme="minorHAnsi"/>
        </w:rPr>
        <w:t xml:space="preserve">hunter </w:t>
      </w:r>
      <w:r w:rsidRPr="00982D42">
        <w:rPr>
          <w:rFonts w:eastAsia="Times New Roman" w:cstheme="minorHAnsi"/>
        </w:rPr>
        <w:t>spell list (including totems, healing spells, and elemental spells)</w:t>
      </w:r>
      <w:r w:rsidR="005E2615" w:rsidRPr="00982D42">
        <w:rPr>
          <w:rFonts w:eastAsia="Times New Roman" w:cstheme="minorHAnsi"/>
        </w:rPr>
        <w:t xml:space="preserve">. </w:t>
      </w:r>
      <w:r w:rsidR="000A51CB">
        <w:rPr>
          <w:rFonts w:eastAsia="Times New Roman" w:cstheme="minorHAnsi"/>
        </w:rPr>
        <w:t xml:space="preserve">You may also </w:t>
      </w:r>
      <w:r w:rsidR="007A570C">
        <w:rPr>
          <w:rFonts w:eastAsia="Times New Roman" w:cstheme="minorHAnsi"/>
        </w:rPr>
        <w:t xml:space="preserve">add the </w:t>
      </w:r>
      <w:r w:rsidR="00697C83" w:rsidRPr="00697C83">
        <w:rPr>
          <w:rFonts w:eastAsia="Times New Roman" w:cstheme="minorHAnsi"/>
          <w:i/>
          <w:iCs/>
        </w:rPr>
        <w:t>d</w:t>
      </w:r>
      <w:r w:rsidR="000A51CB" w:rsidRPr="00697C83">
        <w:rPr>
          <w:rFonts w:eastAsia="Times New Roman" w:cstheme="minorHAnsi"/>
          <w:i/>
          <w:iCs/>
        </w:rPr>
        <w:t>arkness</w:t>
      </w:r>
      <w:r w:rsidR="000A51CB">
        <w:rPr>
          <w:rFonts w:eastAsia="Times New Roman" w:cstheme="minorHAnsi"/>
        </w:rPr>
        <w:t xml:space="preserve"> spell</w:t>
      </w:r>
      <w:r w:rsidR="007A570C">
        <w:rPr>
          <w:rFonts w:eastAsia="Times New Roman" w:cstheme="minorHAnsi"/>
        </w:rPr>
        <w:t xml:space="preserve"> to </w:t>
      </w:r>
      <w:r w:rsidR="000A51CB">
        <w:rPr>
          <w:rFonts w:eastAsia="Times New Roman" w:cstheme="minorHAnsi"/>
        </w:rPr>
        <w:t xml:space="preserve">your </w:t>
      </w:r>
      <w:r w:rsidR="007A570C">
        <w:rPr>
          <w:rFonts w:eastAsia="Times New Roman" w:cstheme="minorHAnsi"/>
        </w:rPr>
        <w:t xml:space="preserve">shared </w:t>
      </w:r>
      <w:r w:rsidR="000A51CB">
        <w:rPr>
          <w:rFonts w:eastAsia="Times New Roman" w:cstheme="minorHAnsi"/>
        </w:rPr>
        <w:t xml:space="preserve">spell list. Your own sight is unaffected by your </w:t>
      </w:r>
      <w:r w:rsidR="00697C83" w:rsidRPr="00697C83">
        <w:rPr>
          <w:rFonts w:eastAsia="Times New Roman" w:cstheme="minorHAnsi"/>
          <w:i/>
          <w:iCs/>
        </w:rPr>
        <w:t>d</w:t>
      </w:r>
      <w:r w:rsidR="000A51CB" w:rsidRPr="00697C83">
        <w:rPr>
          <w:rFonts w:eastAsia="Times New Roman" w:cstheme="minorHAnsi"/>
          <w:i/>
          <w:iCs/>
        </w:rPr>
        <w:t>arkness</w:t>
      </w:r>
      <w:r w:rsidR="000A51CB">
        <w:rPr>
          <w:rFonts w:eastAsia="Times New Roman" w:cstheme="minorHAnsi"/>
        </w:rPr>
        <w:t xml:space="preserve"> spell.</w:t>
      </w:r>
    </w:p>
    <w:p w14:paraId="338C1F79" w14:textId="77777777" w:rsidR="00AB25EF" w:rsidRPr="00495111" w:rsidRDefault="003A2BF0">
      <w:pPr>
        <w:contextualSpacing/>
        <w:rPr>
          <w:rFonts w:eastAsia="Times New Roman" w:cstheme="minorHAnsi"/>
        </w:rPr>
      </w:pPr>
      <w:r w:rsidRPr="00495111">
        <w:rPr>
          <w:rFonts w:eastAsia="Times New Roman" w:cstheme="minorHAnsi"/>
        </w:rPr>
        <w:t>Your spellcasting otherwise follows the same rules as the shaman class, although your totems</w:t>
      </w:r>
      <w:r w:rsidR="005E2615" w:rsidRPr="00495111">
        <w:rPr>
          <w:rFonts w:eastAsia="Times New Roman" w:cstheme="minorHAnsi"/>
        </w:rPr>
        <w:t xml:space="preserve"> (or spellbooks)</w:t>
      </w:r>
      <w:r w:rsidRPr="00495111">
        <w:rPr>
          <w:rFonts w:eastAsia="Times New Roman" w:cstheme="minorHAnsi"/>
        </w:rPr>
        <w:t xml:space="preserve"> are your masks.</w:t>
      </w:r>
    </w:p>
    <w:p w14:paraId="21A0405F" w14:textId="77777777" w:rsidR="00146EF5" w:rsidRPr="00495111" w:rsidRDefault="00146EF5">
      <w:pPr>
        <w:contextualSpacing/>
        <w:rPr>
          <w:rFonts w:eastAsia="Times New Roman" w:cstheme="minorHAnsi"/>
        </w:rPr>
      </w:pPr>
    </w:p>
    <w:p w14:paraId="1BD24711" w14:textId="77777777" w:rsidR="00495111" w:rsidRDefault="00AB25EF" w:rsidP="00495111">
      <w:pPr>
        <w:contextualSpacing/>
        <w:rPr>
          <w:rFonts w:eastAsia="Times New Roman" w:cstheme="minorHAnsi"/>
        </w:rPr>
      </w:pPr>
      <w:r w:rsidRPr="00495111">
        <w:rPr>
          <w:rFonts w:eastAsia="Times New Roman" w:cstheme="minorHAnsi"/>
          <w:b/>
          <w:bCs/>
        </w:rPr>
        <w:t xml:space="preserve">Mask Magic. </w:t>
      </w:r>
      <w:r w:rsidRPr="00495111">
        <w:rPr>
          <w:rFonts w:eastAsia="Times New Roman" w:cstheme="minorHAnsi"/>
        </w:rPr>
        <w:t>Starting from 3rd level, you can wear various</w:t>
      </w:r>
      <w:r w:rsidR="00A84CD9" w:rsidRPr="00495111">
        <w:rPr>
          <w:rFonts w:eastAsia="Times New Roman" w:cstheme="minorHAnsi"/>
        </w:rPr>
        <w:t xml:space="preserve"> Rush'kah</w:t>
      </w:r>
      <w:r w:rsidRPr="00495111">
        <w:rPr>
          <w:rFonts w:eastAsia="Times New Roman" w:cstheme="minorHAnsi"/>
        </w:rPr>
        <w:t xml:space="preserve"> masks can provide blessings</w:t>
      </w:r>
      <w:r w:rsidR="002A6322" w:rsidRPr="00495111">
        <w:rPr>
          <w:rFonts w:eastAsia="Times New Roman" w:cstheme="minorHAnsi"/>
        </w:rPr>
        <w:t>, channeling the power of chosen Loa</w:t>
      </w:r>
      <w:r w:rsidRPr="00495111">
        <w:rPr>
          <w:rFonts w:eastAsia="Times New Roman" w:cstheme="minorHAnsi"/>
        </w:rPr>
        <w:t xml:space="preserve">. </w:t>
      </w:r>
      <w:r w:rsidR="00495111">
        <w:rPr>
          <w:rFonts w:eastAsia="Times New Roman" w:cstheme="minorHAnsi"/>
        </w:rPr>
        <w:t>Y</w:t>
      </w:r>
      <w:r w:rsidR="00495111" w:rsidRPr="00495111">
        <w:rPr>
          <w:rFonts w:eastAsia="Times New Roman" w:cstheme="minorHAnsi"/>
        </w:rPr>
        <w:t xml:space="preserve">ou can spend </w:t>
      </w:r>
      <w:r w:rsidR="00495111">
        <w:rPr>
          <w:rFonts w:eastAsia="Times New Roman" w:cstheme="minorHAnsi"/>
        </w:rPr>
        <w:t>6</w:t>
      </w:r>
      <w:r w:rsidR="00495111" w:rsidRPr="00495111">
        <w:rPr>
          <w:rFonts w:eastAsia="Times New Roman" w:cstheme="minorHAnsi"/>
        </w:rPr>
        <w:t xml:space="preserve"> hours creating a</w:t>
      </w:r>
      <w:r w:rsidR="00495111">
        <w:rPr>
          <w:rFonts w:eastAsia="Times New Roman" w:cstheme="minorHAnsi"/>
        </w:rPr>
        <w:t xml:space="preserve"> suite of these magic masks (up to all the ones you know), and they have nearly negligible weight. So long as you have such masks, you can wear them with a bonus action, applying a special benefit as described below. Once a mask is used, it cannot be used again until after a long rest. </w:t>
      </w:r>
    </w:p>
    <w:p w14:paraId="6CFD26BF" w14:textId="77777777" w:rsidR="00AC7C10" w:rsidRPr="00495111" w:rsidRDefault="00D928A8" w:rsidP="003C4628">
      <w:pPr>
        <w:pStyle w:val="ListParagraph"/>
        <w:numPr>
          <w:ilvl w:val="0"/>
          <w:numId w:val="35"/>
        </w:numPr>
        <w:textAlignment w:val="baseline"/>
        <w:rPr>
          <w:rFonts w:eastAsia="Times New Roman" w:cstheme="minorHAnsi"/>
        </w:rPr>
      </w:pPr>
      <w:r w:rsidRPr="00495111">
        <w:rPr>
          <w:rFonts w:eastAsia="Times New Roman" w:cstheme="minorHAnsi"/>
          <w:i/>
          <w:iCs/>
        </w:rPr>
        <w:t xml:space="preserve">Legba Mask. </w:t>
      </w:r>
      <w:r w:rsidR="007D012D">
        <w:rPr>
          <w:rFonts w:eastAsia="Times New Roman" w:cstheme="minorHAnsi"/>
        </w:rPr>
        <w:t xml:space="preserve">You </w:t>
      </w:r>
      <w:r w:rsidRPr="00495111">
        <w:rPr>
          <w:rFonts w:eastAsia="Times New Roman" w:cstheme="minorHAnsi"/>
        </w:rPr>
        <w:t xml:space="preserve">cast the </w:t>
      </w:r>
      <w:r w:rsidR="00697C83" w:rsidRPr="00697C83">
        <w:rPr>
          <w:rFonts w:eastAsia="Times New Roman" w:cstheme="minorHAnsi"/>
          <w:i/>
          <w:iCs/>
        </w:rPr>
        <w:t>h</w:t>
      </w:r>
      <w:r w:rsidR="002163B3" w:rsidRPr="00697C83">
        <w:rPr>
          <w:rFonts w:eastAsia="Times New Roman" w:cstheme="minorHAnsi"/>
          <w:i/>
          <w:iCs/>
        </w:rPr>
        <w:t>aste</w:t>
      </w:r>
      <w:r w:rsidR="002163B3">
        <w:rPr>
          <w:rFonts w:eastAsia="Times New Roman" w:cstheme="minorHAnsi"/>
        </w:rPr>
        <w:t xml:space="preserve"> </w:t>
      </w:r>
      <w:r w:rsidRPr="00495111">
        <w:rPr>
          <w:rFonts w:eastAsia="Times New Roman" w:cstheme="minorHAnsi"/>
        </w:rPr>
        <w:t>spell.</w:t>
      </w:r>
    </w:p>
    <w:p w14:paraId="46C469D8" w14:textId="77777777" w:rsidR="00AC7C10" w:rsidRPr="00495111" w:rsidRDefault="00AB25EF" w:rsidP="003C4628">
      <w:pPr>
        <w:pStyle w:val="ListParagraph"/>
        <w:numPr>
          <w:ilvl w:val="0"/>
          <w:numId w:val="35"/>
        </w:numPr>
        <w:textAlignment w:val="baseline"/>
        <w:rPr>
          <w:rFonts w:eastAsia="Times New Roman" w:cstheme="minorHAnsi"/>
        </w:rPr>
      </w:pPr>
      <w:r w:rsidRPr="00495111">
        <w:rPr>
          <w:rFonts w:eastAsia="Times New Roman" w:cstheme="minorHAnsi"/>
          <w:i/>
          <w:iCs/>
        </w:rPr>
        <w:t xml:space="preserve">Lukou Mask. </w:t>
      </w:r>
      <w:r w:rsidR="007D012D">
        <w:rPr>
          <w:rFonts w:eastAsia="Times New Roman" w:cstheme="minorHAnsi"/>
        </w:rPr>
        <w:t>Y</w:t>
      </w:r>
      <w:r w:rsidRPr="00495111">
        <w:rPr>
          <w:rFonts w:eastAsia="Times New Roman" w:cstheme="minorHAnsi"/>
        </w:rPr>
        <w:t xml:space="preserve">ou add your Spirit modifier to the final number of hit points healed by your </w:t>
      </w:r>
      <w:r w:rsidR="002A6322" w:rsidRPr="00495111">
        <w:rPr>
          <w:rFonts w:eastAsia="Times New Roman" w:cstheme="minorHAnsi"/>
        </w:rPr>
        <w:t xml:space="preserve">hunter </w:t>
      </w:r>
      <w:r w:rsidR="002B6845" w:rsidRPr="00495111">
        <w:rPr>
          <w:rFonts w:eastAsia="Times New Roman" w:cstheme="minorHAnsi"/>
        </w:rPr>
        <w:t xml:space="preserve">or shaman </w:t>
      </w:r>
      <w:r w:rsidRPr="00495111">
        <w:rPr>
          <w:rFonts w:eastAsia="Times New Roman" w:cstheme="minorHAnsi"/>
        </w:rPr>
        <w:t xml:space="preserve">spells. This can be added to the final damage to undead cured by </w:t>
      </w:r>
      <w:r w:rsidR="002A6322" w:rsidRPr="00495111">
        <w:rPr>
          <w:rFonts w:eastAsia="Times New Roman" w:cstheme="minorHAnsi"/>
        </w:rPr>
        <w:t xml:space="preserve">said </w:t>
      </w:r>
      <w:r w:rsidRPr="00495111">
        <w:rPr>
          <w:rFonts w:eastAsia="Times New Roman" w:cstheme="minorHAnsi"/>
        </w:rPr>
        <w:t>spells. This mask grants the benefit for one hour.</w:t>
      </w:r>
      <w:r w:rsidR="002B6845" w:rsidRPr="00495111">
        <w:rPr>
          <w:rFonts w:eastAsia="Times New Roman" w:cstheme="minorHAnsi"/>
        </w:rPr>
        <w:t xml:space="preserve"> </w:t>
      </w:r>
    </w:p>
    <w:p w14:paraId="781D5211" w14:textId="77777777" w:rsidR="00AB25EF" w:rsidRPr="00495111" w:rsidRDefault="00AB25EF" w:rsidP="003C4628">
      <w:pPr>
        <w:pStyle w:val="ListParagraph"/>
        <w:numPr>
          <w:ilvl w:val="0"/>
          <w:numId w:val="35"/>
        </w:numPr>
        <w:textAlignment w:val="baseline"/>
        <w:rPr>
          <w:rFonts w:eastAsia="Times New Roman" w:cstheme="minorHAnsi"/>
        </w:rPr>
      </w:pPr>
      <w:r w:rsidRPr="00495111">
        <w:rPr>
          <w:rFonts w:eastAsia="Times New Roman" w:cstheme="minorHAnsi"/>
          <w:i/>
          <w:iCs/>
        </w:rPr>
        <w:t xml:space="preserve">Shango Mask. </w:t>
      </w:r>
      <w:r w:rsidR="007D012D" w:rsidRPr="007D012D">
        <w:rPr>
          <w:rFonts w:eastAsia="Times New Roman" w:cstheme="minorHAnsi"/>
        </w:rPr>
        <w:t>Y</w:t>
      </w:r>
      <w:r w:rsidRPr="007D012D">
        <w:rPr>
          <w:rFonts w:eastAsia="Times New Roman" w:cstheme="minorHAnsi"/>
        </w:rPr>
        <w:t>ou</w:t>
      </w:r>
      <w:r w:rsidRPr="00495111">
        <w:rPr>
          <w:rFonts w:eastAsia="Times New Roman" w:cstheme="minorHAnsi"/>
        </w:rPr>
        <w:t xml:space="preserve"> add your Spirit modifier to the final number of damage points dealt by your </w:t>
      </w:r>
      <w:r w:rsidR="002A6322" w:rsidRPr="00495111">
        <w:rPr>
          <w:rFonts w:eastAsia="Times New Roman" w:cstheme="minorHAnsi"/>
        </w:rPr>
        <w:t xml:space="preserve">hunter </w:t>
      </w:r>
      <w:r w:rsidR="007D012D">
        <w:rPr>
          <w:rFonts w:eastAsia="Times New Roman" w:cstheme="minorHAnsi"/>
        </w:rPr>
        <w:t xml:space="preserve">or shaman </w:t>
      </w:r>
      <w:r w:rsidRPr="00495111">
        <w:rPr>
          <w:rFonts w:eastAsia="Times New Roman" w:cstheme="minorHAnsi"/>
        </w:rPr>
        <w:t>lightning spells. This mask grants the benefit for one hour.</w:t>
      </w:r>
    </w:p>
    <w:p w14:paraId="17E244C6" w14:textId="77777777" w:rsidR="00495111" w:rsidRDefault="00495111" w:rsidP="00495111">
      <w:pPr>
        <w:contextualSpacing/>
        <w:rPr>
          <w:rFonts w:eastAsia="Times New Roman" w:cstheme="minorHAnsi"/>
        </w:rPr>
      </w:pPr>
      <w:r>
        <w:rPr>
          <w:rFonts w:eastAsia="Times New Roman" w:cstheme="minorHAnsi"/>
        </w:rPr>
        <w:t>If a mask is destroyed, it takes 1 hour per mask to create a new one from simple materials.</w:t>
      </w:r>
    </w:p>
    <w:p w14:paraId="5E75174D" w14:textId="77777777" w:rsidR="00495111" w:rsidRPr="00495111" w:rsidRDefault="00495111">
      <w:pPr>
        <w:contextualSpacing/>
        <w:rPr>
          <w:rFonts w:eastAsia="Times New Roman" w:cstheme="minorHAnsi"/>
        </w:rPr>
      </w:pPr>
    </w:p>
    <w:p w14:paraId="4D0BC7BA" w14:textId="77777777" w:rsidR="00AB25EF" w:rsidRPr="00982D42" w:rsidRDefault="00AB25EF" w:rsidP="00495111">
      <w:pPr>
        <w:contextualSpacing/>
        <w:rPr>
          <w:rFonts w:eastAsia="Times New Roman" w:cstheme="minorHAnsi"/>
          <w:sz w:val="24"/>
          <w:szCs w:val="24"/>
        </w:rPr>
      </w:pPr>
      <w:r w:rsidRPr="00495111">
        <w:rPr>
          <w:rFonts w:eastAsia="Times New Roman" w:cstheme="minorHAnsi"/>
          <w:b/>
          <w:bCs/>
        </w:rPr>
        <w:t xml:space="preserve">Voodoo Ritualist. </w:t>
      </w:r>
      <w:r w:rsidRPr="00495111">
        <w:rPr>
          <w:rFonts w:eastAsia="Times New Roman" w:cstheme="minorHAnsi"/>
        </w:rPr>
        <w:t xml:space="preserve">Starting from 7th level, you may </w:t>
      </w:r>
      <w:r w:rsidR="002A6322" w:rsidRPr="00495111">
        <w:rPr>
          <w:rFonts w:eastAsia="Times New Roman" w:cstheme="minorHAnsi"/>
        </w:rPr>
        <w:t xml:space="preserve">triple </w:t>
      </w:r>
      <w:r w:rsidRPr="00495111">
        <w:rPr>
          <w:rFonts w:eastAsia="Times New Roman" w:cstheme="minorHAnsi"/>
        </w:rPr>
        <w:t xml:space="preserve">the casting time of your </w:t>
      </w:r>
      <w:r w:rsidR="002A6322" w:rsidRPr="00495111">
        <w:rPr>
          <w:rFonts w:eastAsia="Times New Roman" w:cstheme="minorHAnsi"/>
        </w:rPr>
        <w:t xml:space="preserve">hunter </w:t>
      </w:r>
      <w:r w:rsidRPr="00495111">
        <w:rPr>
          <w:rFonts w:eastAsia="Times New Roman" w:cstheme="minorHAnsi"/>
        </w:rPr>
        <w:t>spells via a magical (and often noisy) mask-dance to heighten it by one spell level. This increase does not</w:t>
      </w:r>
      <w:r w:rsidRPr="00982D42">
        <w:rPr>
          <w:rFonts w:eastAsia="Times New Roman" w:cstheme="minorHAnsi"/>
        </w:rPr>
        <w:t xml:space="preserve"> stack with itself</w:t>
      </w:r>
      <w:r w:rsidR="00F56112" w:rsidRPr="00982D42">
        <w:rPr>
          <w:rFonts w:eastAsia="Times New Roman" w:cstheme="minorHAnsi"/>
        </w:rPr>
        <w:t xml:space="preserve">, </w:t>
      </w:r>
      <w:r w:rsidR="00495111">
        <w:rPr>
          <w:rFonts w:eastAsia="Times New Roman" w:cstheme="minorHAnsi"/>
        </w:rPr>
        <w:t xml:space="preserve">but </w:t>
      </w:r>
      <w:r w:rsidR="00F56112" w:rsidRPr="00982D42">
        <w:rPr>
          <w:rFonts w:eastAsia="Times New Roman" w:cstheme="minorHAnsi"/>
        </w:rPr>
        <w:t>can increase the spell level beyond your normal maximum</w:t>
      </w:r>
      <w:r w:rsidR="00697C83">
        <w:rPr>
          <w:rFonts w:eastAsia="Times New Roman" w:cstheme="minorHAnsi"/>
        </w:rPr>
        <w:t xml:space="preserve"> (cannot exceed 9th level)</w:t>
      </w:r>
      <w:r w:rsidR="00F56112" w:rsidRPr="00982D42">
        <w:rPr>
          <w:rFonts w:eastAsia="Times New Roman" w:cstheme="minorHAnsi"/>
        </w:rPr>
        <w:t xml:space="preserve">. </w:t>
      </w:r>
      <w:r w:rsidR="00495111">
        <w:rPr>
          <w:rFonts w:eastAsia="Times New Roman" w:cstheme="minorHAnsi"/>
        </w:rPr>
        <w:t xml:space="preserve">You can use this ability to heighten the spell level of a spell cast through a mask (such as the Legba or Bwonsamdi masks). For instance, if </w:t>
      </w:r>
      <w:r w:rsidRPr="00982D42">
        <w:rPr>
          <w:rFonts w:eastAsia="Times New Roman" w:cstheme="minorHAnsi"/>
        </w:rPr>
        <w:t>the spell</w:t>
      </w:r>
      <w:r w:rsidR="00495111">
        <w:rPr>
          <w:rFonts w:eastAsia="Times New Roman" w:cstheme="minorHAnsi"/>
        </w:rPr>
        <w:t xml:space="preserve">’s casting time is 1 </w:t>
      </w:r>
      <w:r w:rsidRPr="00982D42">
        <w:rPr>
          <w:rFonts w:eastAsia="Times New Roman" w:cstheme="minorHAnsi"/>
        </w:rPr>
        <w:t xml:space="preserve">action, it costs 3 actions instead. </w:t>
      </w:r>
      <w:r w:rsidR="00495111">
        <w:rPr>
          <w:rFonts w:eastAsia="Times New Roman" w:cstheme="minorHAnsi"/>
        </w:rPr>
        <w:t xml:space="preserve">If its casting time is 1 </w:t>
      </w:r>
      <w:r w:rsidRPr="00982D42">
        <w:rPr>
          <w:rFonts w:eastAsia="Times New Roman" w:cstheme="minorHAnsi"/>
        </w:rPr>
        <w:t>hour, it costs 3 hours, etc</w:t>
      </w:r>
      <w:r w:rsidR="005E2615" w:rsidRPr="00982D42">
        <w:rPr>
          <w:rFonts w:eastAsia="Times New Roman" w:cstheme="minorHAnsi"/>
        </w:rPr>
        <w:t>.</w:t>
      </w:r>
      <w:r w:rsidR="00495111">
        <w:rPr>
          <w:rFonts w:eastAsia="Times New Roman" w:cstheme="minorHAnsi"/>
        </w:rPr>
        <w:t xml:space="preserve"> This is applied </w:t>
      </w:r>
      <w:r w:rsidR="005E2615" w:rsidRPr="00982D42">
        <w:rPr>
          <w:rFonts w:eastAsia="Times New Roman" w:cstheme="minorHAnsi"/>
        </w:rPr>
        <w:t xml:space="preserve">to ritual spells normally. </w:t>
      </w:r>
    </w:p>
    <w:p w14:paraId="57FA13D8" w14:textId="77777777" w:rsidR="00AB25EF" w:rsidRPr="00982D42" w:rsidRDefault="00AB25EF">
      <w:pPr>
        <w:contextualSpacing/>
        <w:rPr>
          <w:rFonts w:eastAsia="Times New Roman" w:cstheme="minorHAnsi"/>
          <w:sz w:val="24"/>
          <w:szCs w:val="24"/>
        </w:rPr>
      </w:pPr>
    </w:p>
    <w:p w14:paraId="2FD8272D" w14:textId="77777777" w:rsidR="00AB25EF" w:rsidRPr="00982D42" w:rsidRDefault="00AB25EF">
      <w:pPr>
        <w:contextualSpacing/>
        <w:rPr>
          <w:rFonts w:eastAsia="Times New Roman" w:cstheme="minorHAnsi"/>
          <w:sz w:val="24"/>
          <w:szCs w:val="24"/>
        </w:rPr>
      </w:pPr>
      <w:r w:rsidRPr="00982D42">
        <w:rPr>
          <w:rFonts w:eastAsia="Times New Roman" w:cstheme="minorHAnsi"/>
          <w:b/>
          <w:bCs/>
        </w:rPr>
        <w:t xml:space="preserve">Advanced Mask Magic. </w:t>
      </w:r>
      <w:r w:rsidRPr="00982D42">
        <w:rPr>
          <w:rFonts w:eastAsia="Times New Roman" w:cstheme="minorHAnsi"/>
        </w:rPr>
        <w:t>Starting at 11th level, you can add new masks to your repertoire.</w:t>
      </w:r>
    </w:p>
    <w:p w14:paraId="1263BDCC" w14:textId="77777777" w:rsidR="00861220" w:rsidRDefault="00AB25EF" w:rsidP="003C4628">
      <w:pPr>
        <w:pStyle w:val="ListParagraph"/>
        <w:numPr>
          <w:ilvl w:val="0"/>
          <w:numId w:val="36"/>
        </w:numPr>
        <w:textAlignment w:val="baseline"/>
        <w:rPr>
          <w:rFonts w:eastAsia="Times New Roman" w:cstheme="minorHAnsi"/>
        </w:rPr>
      </w:pPr>
      <w:r w:rsidRPr="00861220">
        <w:rPr>
          <w:rFonts w:eastAsia="Times New Roman" w:cstheme="minorHAnsi"/>
          <w:i/>
          <w:iCs/>
        </w:rPr>
        <w:t xml:space="preserve">Bwonsamdi Mask. </w:t>
      </w:r>
      <w:r w:rsidRPr="00861220">
        <w:rPr>
          <w:rFonts w:eastAsia="Times New Roman" w:cstheme="minorHAnsi"/>
        </w:rPr>
        <w:t xml:space="preserve">You </w:t>
      </w:r>
      <w:r w:rsidR="00495111">
        <w:rPr>
          <w:rFonts w:eastAsia="Times New Roman" w:cstheme="minorHAnsi"/>
        </w:rPr>
        <w:t xml:space="preserve">treat the </w:t>
      </w:r>
      <w:r w:rsidR="00697C83" w:rsidRPr="00697C83">
        <w:rPr>
          <w:rFonts w:eastAsia="Times New Roman" w:cstheme="minorHAnsi"/>
          <w:i/>
          <w:iCs/>
        </w:rPr>
        <w:t>e</w:t>
      </w:r>
      <w:r w:rsidR="00495111" w:rsidRPr="00697C83">
        <w:rPr>
          <w:rFonts w:eastAsia="Times New Roman" w:cstheme="minorHAnsi"/>
          <w:i/>
          <w:iCs/>
        </w:rPr>
        <w:t>xorcism</w:t>
      </w:r>
      <w:r w:rsidR="00495111">
        <w:rPr>
          <w:rFonts w:eastAsia="Times New Roman" w:cstheme="minorHAnsi"/>
        </w:rPr>
        <w:t xml:space="preserve"> spell as a bonus spell that you prepared</w:t>
      </w:r>
      <w:r w:rsidR="007D012D">
        <w:rPr>
          <w:rFonts w:eastAsia="Times New Roman" w:cstheme="minorHAnsi"/>
        </w:rPr>
        <w:t xml:space="preserve"> (hunter spell list)</w:t>
      </w:r>
      <w:r w:rsidR="00495111">
        <w:rPr>
          <w:rFonts w:eastAsia="Times New Roman" w:cstheme="minorHAnsi"/>
        </w:rPr>
        <w:t xml:space="preserve">. You may cast the spell normally or apply it as a strike effect. This benefit remains for one hour. </w:t>
      </w:r>
      <w:r w:rsidR="000A51CB">
        <w:rPr>
          <w:rFonts w:eastAsia="Times New Roman" w:cstheme="minorHAnsi"/>
        </w:rPr>
        <w:t xml:space="preserve">This affects all undead except undead shadows. </w:t>
      </w:r>
    </w:p>
    <w:p w14:paraId="1774E36C" w14:textId="77777777" w:rsidR="00AB25EF" w:rsidRPr="00861220" w:rsidRDefault="00AB25EF" w:rsidP="003C4628">
      <w:pPr>
        <w:pStyle w:val="ListParagraph"/>
        <w:numPr>
          <w:ilvl w:val="0"/>
          <w:numId w:val="36"/>
        </w:numPr>
        <w:textAlignment w:val="baseline"/>
        <w:rPr>
          <w:rFonts w:eastAsia="Times New Roman" w:cstheme="minorHAnsi"/>
        </w:rPr>
      </w:pPr>
      <w:r w:rsidRPr="00861220">
        <w:rPr>
          <w:rFonts w:eastAsia="Times New Roman" w:cstheme="minorHAnsi"/>
          <w:i/>
          <w:iCs/>
        </w:rPr>
        <w:t xml:space="preserve">Ogoun </w:t>
      </w:r>
      <w:r w:rsidR="00495111">
        <w:rPr>
          <w:rFonts w:eastAsia="Times New Roman" w:cstheme="minorHAnsi"/>
          <w:i/>
          <w:iCs/>
        </w:rPr>
        <w:t xml:space="preserve">and Dambala </w:t>
      </w:r>
      <w:r w:rsidRPr="00861220">
        <w:rPr>
          <w:rFonts w:eastAsia="Times New Roman" w:cstheme="minorHAnsi"/>
          <w:i/>
          <w:iCs/>
        </w:rPr>
        <w:t>Mask</w:t>
      </w:r>
      <w:r w:rsidR="00495111">
        <w:rPr>
          <w:rFonts w:eastAsia="Times New Roman" w:cstheme="minorHAnsi"/>
          <w:i/>
          <w:iCs/>
        </w:rPr>
        <w:t>s</w:t>
      </w:r>
      <w:r w:rsidRPr="00861220">
        <w:rPr>
          <w:rFonts w:eastAsia="Times New Roman" w:cstheme="minorHAnsi"/>
          <w:i/>
          <w:iCs/>
        </w:rPr>
        <w:t xml:space="preserve">. </w:t>
      </w:r>
      <w:r w:rsidRPr="00861220">
        <w:rPr>
          <w:rFonts w:eastAsia="Times New Roman" w:cstheme="minorHAnsi"/>
        </w:rPr>
        <w:t xml:space="preserve">You can cast the </w:t>
      </w:r>
      <w:r w:rsidR="00697C83" w:rsidRPr="00697C83">
        <w:rPr>
          <w:rFonts w:eastAsia="Times New Roman" w:cstheme="minorHAnsi"/>
          <w:i/>
          <w:iCs/>
        </w:rPr>
        <w:t>p</w:t>
      </w:r>
      <w:r w:rsidRPr="00697C83">
        <w:rPr>
          <w:rFonts w:eastAsia="Times New Roman" w:cstheme="minorHAnsi"/>
          <w:i/>
          <w:iCs/>
        </w:rPr>
        <w:t>o</w:t>
      </w:r>
      <w:r w:rsidRPr="00495111">
        <w:rPr>
          <w:rFonts w:eastAsia="Times New Roman" w:cstheme="minorHAnsi"/>
        </w:rPr>
        <w:t>lymorph</w:t>
      </w:r>
      <w:r w:rsidRPr="00861220">
        <w:rPr>
          <w:rFonts w:eastAsia="Times New Roman" w:cstheme="minorHAnsi"/>
          <w:i/>
          <w:iCs/>
        </w:rPr>
        <w:t xml:space="preserve"> </w:t>
      </w:r>
      <w:r w:rsidRPr="00861220">
        <w:rPr>
          <w:rFonts w:eastAsia="Times New Roman" w:cstheme="minorHAnsi"/>
        </w:rPr>
        <w:t>spell</w:t>
      </w:r>
      <w:r w:rsidR="00495111">
        <w:rPr>
          <w:rFonts w:eastAsia="Times New Roman" w:cstheme="minorHAnsi"/>
        </w:rPr>
        <w:t xml:space="preserve">. If you </w:t>
      </w:r>
      <w:r w:rsidR="00861220">
        <w:rPr>
          <w:rFonts w:eastAsia="Times New Roman" w:cstheme="minorHAnsi"/>
        </w:rPr>
        <w:t xml:space="preserve">are later able to prepare the spell, it instead costs 2 </w:t>
      </w:r>
      <w:r w:rsidR="005C6417" w:rsidRPr="00861220">
        <w:rPr>
          <w:rFonts w:eastAsia="Times New Roman" w:cstheme="minorHAnsi"/>
        </w:rPr>
        <w:t xml:space="preserve">less mana points </w:t>
      </w:r>
      <w:r w:rsidR="00861220">
        <w:rPr>
          <w:rFonts w:eastAsia="Times New Roman" w:cstheme="minorHAnsi"/>
        </w:rPr>
        <w:t xml:space="preserve">(minimum 1) </w:t>
      </w:r>
      <w:r w:rsidR="005C6417" w:rsidRPr="00861220">
        <w:rPr>
          <w:rFonts w:eastAsia="Times New Roman" w:cstheme="minorHAnsi"/>
        </w:rPr>
        <w:t xml:space="preserve">while the mask is active (this </w:t>
      </w:r>
      <w:r w:rsidR="005C6417" w:rsidRPr="00861220">
        <w:rPr>
          <w:rFonts w:eastAsia="Times New Roman" w:cstheme="minorHAnsi"/>
        </w:rPr>
        <w:lastRenderedPageBreak/>
        <w:t xml:space="preserve">cancels out the penalty from the Loa spellcasting feature above). </w:t>
      </w:r>
      <w:r w:rsidR="00495111">
        <w:rPr>
          <w:rFonts w:eastAsia="Times New Roman" w:cstheme="minorHAnsi"/>
        </w:rPr>
        <w:t>This is usually used to turn yourself into a snake, or turn your enemy into a frog or likewise helpless critter.</w:t>
      </w:r>
    </w:p>
    <w:p w14:paraId="7A45756E" w14:textId="3DDFA1EB" w:rsidR="002163B3" w:rsidRDefault="002163B3">
      <w:pPr>
        <w:pStyle w:val="ListParagraph"/>
        <w:numPr>
          <w:ilvl w:val="0"/>
          <w:numId w:val="36"/>
        </w:numPr>
        <w:textAlignment w:val="baseline"/>
        <w:rPr>
          <w:rFonts w:eastAsia="Times New Roman" w:cstheme="minorHAnsi"/>
        </w:rPr>
      </w:pPr>
      <w:r>
        <w:rPr>
          <w:rFonts w:eastAsia="Times New Roman" w:cstheme="minorHAnsi"/>
          <w:i/>
          <w:iCs/>
        </w:rPr>
        <w:t xml:space="preserve">The Dark </w:t>
      </w:r>
      <w:r w:rsidRPr="00861220">
        <w:rPr>
          <w:rFonts w:eastAsia="Times New Roman" w:cstheme="minorHAnsi"/>
          <w:i/>
          <w:iCs/>
        </w:rPr>
        <w:t xml:space="preserve">Mask. </w:t>
      </w:r>
      <w:r w:rsidRPr="00861220">
        <w:rPr>
          <w:rFonts w:eastAsia="Times New Roman" w:cstheme="minorHAnsi"/>
        </w:rPr>
        <w:t xml:space="preserve">You </w:t>
      </w:r>
      <w:r>
        <w:rPr>
          <w:rFonts w:eastAsia="Times New Roman" w:cstheme="minorHAnsi"/>
        </w:rPr>
        <w:t xml:space="preserve">cast the </w:t>
      </w:r>
      <w:r w:rsidR="00697C83" w:rsidRPr="00697C83">
        <w:rPr>
          <w:rFonts w:eastAsia="Times New Roman" w:cstheme="minorHAnsi"/>
          <w:i/>
          <w:iCs/>
        </w:rPr>
        <w:t>b</w:t>
      </w:r>
      <w:r w:rsidRPr="00697C83">
        <w:rPr>
          <w:rFonts w:eastAsia="Times New Roman" w:cstheme="minorHAnsi"/>
          <w:i/>
          <w:iCs/>
        </w:rPr>
        <w:t xml:space="preserve">ig </w:t>
      </w:r>
      <w:r w:rsidR="00697C83" w:rsidRPr="00697C83">
        <w:rPr>
          <w:rFonts w:eastAsia="Times New Roman" w:cstheme="minorHAnsi"/>
          <w:i/>
          <w:iCs/>
        </w:rPr>
        <w:t>b</w:t>
      </w:r>
      <w:r w:rsidRPr="00697C83">
        <w:rPr>
          <w:rFonts w:eastAsia="Times New Roman" w:cstheme="minorHAnsi"/>
          <w:i/>
          <w:iCs/>
        </w:rPr>
        <w:t xml:space="preserve">ad </w:t>
      </w:r>
      <w:r w:rsidR="00697C83" w:rsidRPr="00697C83">
        <w:rPr>
          <w:rFonts w:eastAsia="Times New Roman" w:cstheme="minorHAnsi"/>
          <w:i/>
          <w:iCs/>
        </w:rPr>
        <w:t>v</w:t>
      </w:r>
      <w:r w:rsidRPr="00697C83">
        <w:rPr>
          <w:rFonts w:eastAsia="Times New Roman" w:cstheme="minorHAnsi"/>
          <w:i/>
          <w:iCs/>
        </w:rPr>
        <w:t>oodoo</w:t>
      </w:r>
      <w:r>
        <w:rPr>
          <w:rFonts w:eastAsia="Times New Roman" w:cstheme="minorHAnsi"/>
        </w:rPr>
        <w:t xml:space="preserve"> spell</w:t>
      </w:r>
      <w:del w:id="2284" w:author="Admin" w:date="2021-08-22T05:31:00Z">
        <w:r w:rsidDel="00422652">
          <w:rPr>
            <w:rFonts w:eastAsia="Times New Roman" w:cstheme="minorHAnsi"/>
          </w:rPr>
          <w:delText xml:space="preserve">. This mask also costs </w:delText>
        </w:r>
      </w:del>
      <w:del w:id="2285" w:author="Admin" w:date="2021-08-22T05:30:00Z">
        <w:r w:rsidDel="00422652">
          <w:rPr>
            <w:rFonts w:eastAsia="Times New Roman" w:cstheme="minorHAnsi"/>
          </w:rPr>
          <w:delText xml:space="preserve">6 </w:delText>
        </w:r>
      </w:del>
      <w:del w:id="2286" w:author="Admin" w:date="2021-08-22T05:31:00Z">
        <w:r w:rsidDel="00422652">
          <w:rPr>
            <w:rFonts w:eastAsia="Times New Roman" w:cstheme="minorHAnsi"/>
          </w:rPr>
          <w:delText>mana points to use</w:delText>
        </w:r>
      </w:del>
      <w:r>
        <w:rPr>
          <w:rFonts w:eastAsia="Times New Roman" w:cstheme="minorHAnsi"/>
        </w:rPr>
        <w:t xml:space="preserve">. </w:t>
      </w:r>
      <w:ins w:id="2287" w:author="Admin" w:date="2021-08-22T05:32:00Z">
        <w:r w:rsidR="00422652">
          <w:rPr>
            <w:rFonts w:eastAsia="Times New Roman" w:cstheme="minorHAnsi"/>
          </w:rPr>
          <w:t xml:space="preserve">This costs </w:t>
        </w:r>
      </w:ins>
      <w:ins w:id="2288" w:author="Admin" w:date="2021-08-22T05:50:00Z">
        <w:r w:rsidR="006245DC">
          <w:rPr>
            <w:rFonts w:eastAsia="Times New Roman" w:cstheme="minorHAnsi"/>
          </w:rPr>
          <w:t>16</w:t>
        </w:r>
      </w:ins>
      <w:ins w:id="2289" w:author="Admin" w:date="2021-08-22T05:32:00Z">
        <w:r w:rsidR="00422652">
          <w:rPr>
            <w:rFonts w:eastAsia="Times New Roman" w:cstheme="minorHAnsi"/>
          </w:rPr>
          <w:t xml:space="preserve"> mana. </w:t>
        </w:r>
      </w:ins>
    </w:p>
    <w:p w14:paraId="55B6FCF0" w14:textId="77777777" w:rsidR="002163B3" w:rsidRPr="00982D42" w:rsidRDefault="002163B3">
      <w:pPr>
        <w:contextualSpacing/>
        <w:rPr>
          <w:rFonts w:eastAsia="Times New Roman" w:cstheme="minorHAnsi"/>
          <w:sz w:val="24"/>
          <w:szCs w:val="24"/>
        </w:rPr>
      </w:pPr>
    </w:p>
    <w:p w14:paraId="68126651" w14:textId="694192D8" w:rsidR="00434213" w:rsidRDefault="00434213">
      <w:pPr>
        <w:contextualSpacing/>
        <w:rPr>
          <w:rFonts w:eastAsia="Times New Roman" w:cstheme="minorHAnsi"/>
        </w:rPr>
      </w:pPr>
      <w:r>
        <w:rPr>
          <w:rFonts w:eastAsia="Times New Roman" w:cstheme="minorHAnsi"/>
          <w:b/>
          <w:bCs/>
        </w:rPr>
        <w:t xml:space="preserve">Pit </w:t>
      </w:r>
      <w:r w:rsidR="002163B3">
        <w:rPr>
          <w:rFonts w:eastAsia="Times New Roman" w:cstheme="minorHAnsi"/>
          <w:b/>
          <w:bCs/>
        </w:rPr>
        <w:t>of Shadows</w:t>
      </w:r>
      <w:r w:rsidR="00AB25EF" w:rsidRPr="00982D42">
        <w:rPr>
          <w:rFonts w:eastAsia="Times New Roman" w:cstheme="minorHAnsi"/>
          <w:b/>
          <w:bCs/>
        </w:rPr>
        <w:t xml:space="preserve">. </w:t>
      </w:r>
      <w:r w:rsidR="00AB25EF" w:rsidRPr="00982D42">
        <w:rPr>
          <w:rFonts w:eastAsia="Times New Roman" w:cstheme="minorHAnsi"/>
        </w:rPr>
        <w:t xml:space="preserve">Starting on 15th level, </w:t>
      </w:r>
      <w:r w:rsidR="000A51CB">
        <w:rPr>
          <w:rFonts w:eastAsia="Times New Roman" w:cstheme="minorHAnsi"/>
        </w:rPr>
        <w:t>whenever you cast the darkness spell, you can reduce its duration to Concentration</w:t>
      </w:r>
      <w:r>
        <w:rPr>
          <w:rFonts w:eastAsia="Times New Roman" w:cstheme="minorHAnsi"/>
        </w:rPr>
        <w:t xml:space="preserve"> (Partial)</w:t>
      </w:r>
      <w:r w:rsidR="000A51CB">
        <w:rPr>
          <w:rFonts w:eastAsia="Times New Roman" w:cstheme="minorHAnsi"/>
        </w:rPr>
        <w:t xml:space="preserve">, up to 1 minute. While enhanced this way, however, all spells you cast that deal shadow damage </w:t>
      </w:r>
      <w:r>
        <w:rPr>
          <w:rFonts w:eastAsia="Times New Roman" w:cstheme="minorHAnsi"/>
        </w:rPr>
        <w:t xml:space="preserve">or that conjure shadows </w:t>
      </w:r>
      <w:r w:rsidR="000A51CB">
        <w:rPr>
          <w:rFonts w:eastAsia="Times New Roman" w:cstheme="minorHAnsi"/>
        </w:rPr>
        <w:t xml:space="preserve">cost </w:t>
      </w:r>
      <w:del w:id="2290" w:author="Admin" w:date="2021-08-22T05:50:00Z">
        <w:r w:rsidR="00690BD7" w:rsidDel="006245DC">
          <w:rPr>
            <w:rFonts w:eastAsia="Times New Roman" w:cstheme="minorHAnsi"/>
          </w:rPr>
          <w:delText>one</w:delText>
        </w:r>
        <w:r w:rsidR="000A51CB" w:rsidDel="006245DC">
          <w:rPr>
            <w:rFonts w:eastAsia="Times New Roman" w:cstheme="minorHAnsi"/>
          </w:rPr>
          <w:delText xml:space="preserve"> </w:delText>
        </w:r>
      </w:del>
      <w:ins w:id="2291" w:author="Admin" w:date="2021-08-22T05:50:00Z">
        <w:r w:rsidR="006245DC">
          <w:rPr>
            <w:rFonts w:eastAsia="Times New Roman" w:cstheme="minorHAnsi"/>
          </w:rPr>
          <w:t xml:space="preserve">2 </w:t>
        </w:r>
      </w:ins>
      <w:r w:rsidR="000A51CB">
        <w:rPr>
          <w:rFonts w:eastAsia="Times New Roman" w:cstheme="minorHAnsi"/>
        </w:rPr>
        <w:t>less mana point</w:t>
      </w:r>
      <w:ins w:id="2292" w:author="Admin" w:date="2021-08-22T05:50:00Z">
        <w:r w:rsidR="006245DC">
          <w:rPr>
            <w:rFonts w:eastAsia="Times New Roman" w:cstheme="minorHAnsi"/>
          </w:rPr>
          <w:t>s</w:t>
        </w:r>
      </w:ins>
      <w:r w:rsidR="000A51CB">
        <w:rPr>
          <w:rFonts w:eastAsia="Times New Roman" w:cstheme="minorHAnsi"/>
        </w:rPr>
        <w:t xml:space="preserve"> (minimum 0), so long </w:t>
      </w:r>
      <w:r>
        <w:rPr>
          <w:rFonts w:eastAsia="Times New Roman" w:cstheme="minorHAnsi"/>
        </w:rPr>
        <w:t>the spell does not target an area or a creature outside the darkness</w:t>
      </w:r>
      <w:r w:rsidR="000A51CB">
        <w:rPr>
          <w:rFonts w:eastAsia="Times New Roman" w:cstheme="minorHAnsi"/>
        </w:rPr>
        <w:t xml:space="preserve">. If the </w:t>
      </w:r>
      <w:r>
        <w:rPr>
          <w:rFonts w:eastAsia="Times New Roman" w:cstheme="minorHAnsi"/>
        </w:rPr>
        <w:t xml:space="preserve">darkness </w:t>
      </w:r>
      <w:r w:rsidR="000A51CB">
        <w:rPr>
          <w:rFonts w:eastAsia="Times New Roman" w:cstheme="minorHAnsi"/>
        </w:rPr>
        <w:t>spell was heightened by your Voodoo Ritualist ability</w:t>
      </w:r>
      <w:r>
        <w:rPr>
          <w:rFonts w:eastAsia="Times New Roman" w:cstheme="minorHAnsi"/>
        </w:rPr>
        <w:t xml:space="preserve"> (making it more resilient against being defeated by light spells)</w:t>
      </w:r>
      <w:r w:rsidR="000A51CB">
        <w:rPr>
          <w:rFonts w:eastAsia="Times New Roman" w:cstheme="minorHAnsi"/>
        </w:rPr>
        <w:t>, then spell</w:t>
      </w:r>
      <w:r>
        <w:rPr>
          <w:rFonts w:eastAsia="Times New Roman" w:cstheme="minorHAnsi"/>
        </w:rPr>
        <w:t>s that deal shadow damage or conjure shadows</w:t>
      </w:r>
      <w:r w:rsidR="000A51CB">
        <w:rPr>
          <w:rFonts w:eastAsia="Times New Roman" w:cstheme="minorHAnsi"/>
        </w:rPr>
        <w:t xml:space="preserve"> </w:t>
      </w:r>
      <w:r>
        <w:rPr>
          <w:rFonts w:eastAsia="Times New Roman" w:cstheme="minorHAnsi"/>
        </w:rPr>
        <w:t xml:space="preserve">are </w:t>
      </w:r>
      <w:r w:rsidR="000A51CB">
        <w:rPr>
          <w:rFonts w:eastAsia="Times New Roman" w:cstheme="minorHAnsi"/>
        </w:rPr>
        <w:t>similarly heightened</w:t>
      </w:r>
      <w:r>
        <w:rPr>
          <w:rFonts w:eastAsia="Times New Roman" w:cstheme="minorHAnsi"/>
        </w:rPr>
        <w:t xml:space="preserve"> (as described under the spells’ descriptions)</w:t>
      </w:r>
      <w:r w:rsidR="000A51CB">
        <w:rPr>
          <w:rFonts w:eastAsia="Times New Roman" w:cstheme="minorHAnsi"/>
        </w:rPr>
        <w:t xml:space="preserve">. </w:t>
      </w:r>
    </w:p>
    <w:p w14:paraId="24EC172E" w14:textId="77777777" w:rsidR="000A51CB" w:rsidRPr="000A51CB" w:rsidRDefault="000A51CB" w:rsidP="000A51CB">
      <w:pPr>
        <w:contextualSpacing/>
        <w:rPr>
          <w:rFonts w:eastAsia="Times New Roman" w:cstheme="minorHAnsi"/>
        </w:rPr>
      </w:pPr>
      <w:r>
        <w:rPr>
          <w:rFonts w:eastAsia="Times New Roman" w:cstheme="minorHAnsi"/>
        </w:rPr>
        <w:t xml:space="preserve">Once this feature is used, it cannot be used again until after a long rest. Alternatively, this ability can consume one of the uses of a mask you didn’t use yet. </w:t>
      </w:r>
    </w:p>
    <w:p w14:paraId="10420CD1" w14:textId="77777777" w:rsidR="00434213" w:rsidRPr="00982D42" w:rsidRDefault="00434213" w:rsidP="00434213">
      <w:pPr>
        <w:contextualSpacing/>
        <w:rPr>
          <w:rFonts w:eastAsia="Times New Roman" w:cstheme="minorHAnsi"/>
        </w:rPr>
      </w:pPr>
    </w:p>
    <w:p w14:paraId="50F25DE1" w14:textId="77777777" w:rsidR="00AB25EF" w:rsidRPr="00696121" w:rsidRDefault="00AB25EF">
      <w:pPr>
        <w:pStyle w:val="Heading3"/>
        <w:contextualSpacing/>
        <w:rPr>
          <w:sz w:val="36"/>
          <w:szCs w:val="36"/>
        </w:rPr>
      </w:pPr>
      <w:bookmarkStart w:id="2293" w:name="_Toc509138762"/>
      <w:bookmarkStart w:id="2294" w:name="_Toc54196416"/>
      <w:r w:rsidRPr="00C17107">
        <w:t>Spell Breaker (Warrior)</w:t>
      </w:r>
      <w:bookmarkEnd w:id="2293"/>
      <w:bookmarkEnd w:id="2294"/>
    </w:p>
    <w:p w14:paraId="7D08642A"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Elven warriors trained to disrupt and contort magical energies, the Spell Breakers are a valuable addition to the Alliance, and work well in concert with the High Elven magically-focused military. </w:t>
      </w:r>
    </w:p>
    <w:p w14:paraId="45F7A0E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Spell Breakers can cast a small amount of spells, and mostly prefer abjurations such as </w:t>
      </w:r>
      <w:r w:rsidR="00C35A1B">
        <w:rPr>
          <w:rFonts w:eastAsia="Times New Roman" w:cstheme="minorHAnsi"/>
          <w:i/>
          <w:iCs/>
          <w:color w:val="000000"/>
        </w:rPr>
        <w:t xml:space="preserve">shield </w:t>
      </w:r>
      <w:r w:rsidRPr="000D5DB5">
        <w:rPr>
          <w:rFonts w:eastAsia="Times New Roman" w:cstheme="minorHAnsi"/>
          <w:color w:val="000000"/>
        </w:rPr>
        <w:t xml:space="preserve">and </w:t>
      </w:r>
      <w:r w:rsidR="00C35A1B" w:rsidRPr="00C35A1B">
        <w:rPr>
          <w:rFonts w:eastAsia="Times New Roman" w:cstheme="minorHAnsi"/>
          <w:i/>
          <w:iCs/>
          <w:color w:val="000000"/>
        </w:rPr>
        <w:t>d</w:t>
      </w:r>
      <w:r w:rsidRPr="00C35A1B">
        <w:rPr>
          <w:rFonts w:eastAsia="Times New Roman" w:cstheme="minorHAnsi"/>
          <w:i/>
          <w:iCs/>
          <w:color w:val="000000"/>
        </w:rPr>
        <w:t xml:space="preserve">ispel </w:t>
      </w:r>
      <w:r w:rsidR="00C35A1B" w:rsidRPr="00C35A1B">
        <w:rPr>
          <w:rFonts w:eastAsia="Times New Roman" w:cstheme="minorHAnsi"/>
          <w:i/>
          <w:iCs/>
          <w:color w:val="000000"/>
        </w:rPr>
        <w:t>m</w:t>
      </w:r>
      <w:r w:rsidRPr="00C35A1B">
        <w:rPr>
          <w:rFonts w:eastAsia="Times New Roman" w:cstheme="minorHAnsi"/>
          <w:i/>
          <w:iCs/>
          <w:color w:val="000000"/>
        </w:rPr>
        <w:t>agic</w:t>
      </w:r>
      <w:r w:rsidRPr="000D5DB5">
        <w:rPr>
          <w:rFonts w:eastAsia="Times New Roman" w:cstheme="minorHAnsi"/>
          <w:color w:val="000000"/>
        </w:rPr>
        <w:t xml:space="preserve">, and evocations such as </w:t>
      </w:r>
      <w:r w:rsidR="00C35A1B" w:rsidRPr="00C35A1B">
        <w:rPr>
          <w:rFonts w:eastAsia="Times New Roman" w:cstheme="minorHAnsi"/>
          <w:i/>
          <w:iCs/>
          <w:color w:val="000000"/>
        </w:rPr>
        <w:t>a</w:t>
      </w:r>
      <w:r w:rsidRPr="00C35A1B">
        <w:rPr>
          <w:rFonts w:eastAsia="Times New Roman" w:cstheme="minorHAnsi"/>
          <w:i/>
          <w:iCs/>
          <w:color w:val="000000"/>
        </w:rPr>
        <w:t xml:space="preserve">rcane </w:t>
      </w:r>
      <w:r w:rsidR="00C35A1B" w:rsidRPr="00C35A1B">
        <w:rPr>
          <w:rFonts w:eastAsia="Times New Roman" w:cstheme="minorHAnsi"/>
          <w:i/>
          <w:iCs/>
          <w:color w:val="000000"/>
        </w:rPr>
        <w:t>m</w:t>
      </w:r>
      <w:r w:rsidRPr="00C35A1B">
        <w:rPr>
          <w:rFonts w:eastAsia="Times New Roman" w:cstheme="minorHAnsi"/>
          <w:i/>
          <w:iCs/>
          <w:color w:val="000000"/>
        </w:rPr>
        <w:t>issile</w:t>
      </w:r>
      <w:r w:rsidRPr="000D5DB5">
        <w:rPr>
          <w:rFonts w:eastAsia="Times New Roman" w:cstheme="minorHAnsi"/>
          <w:color w:val="000000"/>
        </w:rPr>
        <w:t xml:space="preserve">, and </w:t>
      </w:r>
      <w:r w:rsidR="00C35A1B" w:rsidRPr="00C35A1B">
        <w:rPr>
          <w:rFonts w:eastAsia="Times New Roman" w:cstheme="minorHAnsi"/>
          <w:i/>
          <w:iCs/>
          <w:color w:val="000000"/>
        </w:rPr>
        <w:t>m</w:t>
      </w:r>
      <w:r w:rsidRPr="00C35A1B">
        <w:rPr>
          <w:rFonts w:eastAsia="Times New Roman" w:cstheme="minorHAnsi"/>
          <w:i/>
          <w:iCs/>
          <w:color w:val="000000"/>
        </w:rPr>
        <w:t xml:space="preserve">ana </w:t>
      </w:r>
      <w:r w:rsidR="00C35A1B" w:rsidRPr="00C35A1B">
        <w:rPr>
          <w:rFonts w:eastAsia="Times New Roman" w:cstheme="minorHAnsi"/>
          <w:i/>
          <w:iCs/>
          <w:color w:val="000000"/>
        </w:rPr>
        <w:t>b</w:t>
      </w:r>
      <w:r w:rsidRPr="00C35A1B">
        <w:rPr>
          <w:rFonts w:eastAsia="Times New Roman" w:cstheme="minorHAnsi"/>
          <w:i/>
          <w:iCs/>
          <w:color w:val="000000"/>
        </w:rPr>
        <w:t>urn</w:t>
      </w:r>
      <w:r w:rsidRPr="000D5DB5">
        <w:rPr>
          <w:rFonts w:eastAsia="Times New Roman" w:cstheme="minorHAnsi"/>
          <w:color w:val="000000"/>
        </w:rPr>
        <w:t xml:space="preserve">. </w:t>
      </w:r>
    </w:p>
    <w:p w14:paraId="47E3E13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This warrior martial archetype is restricted to </w:t>
      </w:r>
      <w:r w:rsidR="005E2615" w:rsidRPr="000D5DB5">
        <w:rPr>
          <w:rFonts w:eastAsia="Times New Roman" w:cstheme="minorHAnsi"/>
          <w:color w:val="000000"/>
        </w:rPr>
        <w:t>e</w:t>
      </w:r>
      <w:r w:rsidRPr="000D5DB5">
        <w:rPr>
          <w:rFonts w:eastAsia="Times New Roman" w:cstheme="minorHAnsi"/>
          <w:color w:val="000000"/>
        </w:rPr>
        <w:t>lves</w:t>
      </w:r>
      <w:r w:rsidR="005E2615" w:rsidRPr="000D5DB5">
        <w:rPr>
          <w:rFonts w:eastAsia="Times New Roman" w:cstheme="minorHAnsi"/>
          <w:color w:val="000000"/>
        </w:rPr>
        <w:t>, commonly High Elves and Blood Elves</w:t>
      </w:r>
      <w:r w:rsidRPr="000D5DB5">
        <w:rPr>
          <w:rFonts w:eastAsia="Times New Roman" w:cstheme="minorHAnsi"/>
          <w:color w:val="000000"/>
        </w:rPr>
        <w:t>.</w:t>
      </w:r>
    </w:p>
    <w:p w14:paraId="0C447A31" w14:textId="77777777" w:rsidR="00AB25EF" w:rsidRPr="000D5DB5" w:rsidRDefault="00AB25EF">
      <w:pPr>
        <w:contextualSpacing/>
        <w:rPr>
          <w:rFonts w:eastAsia="Times New Roman" w:cstheme="minorHAnsi"/>
          <w:sz w:val="24"/>
          <w:szCs w:val="24"/>
        </w:rPr>
      </w:pPr>
    </w:p>
    <w:p w14:paraId="3A10508A" w14:textId="77777777" w:rsidR="00CE427A" w:rsidRDefault="00CE427A">
      <w:pPr>
        <w:contextualSpacing/>
        <w:rPr>
          <w:rFonts w:eastAsia="Times New Roman" w:cstheme="minorHAnsi"/>
          <w:b/>
          <w:bCs/>
          <w:color w:val="000000"/>
        </w:rPr>
      </w:pPr>
      <w:r>
        <w:rPr>
          <w:rFonts w:eastAsia="Times New Roman" w:cstheme="minorHAnsi"/>
          <w:b/>
          <w:bCs/>
          <w:color w:val="000000"/>
        </w:rPr>
        <w:t>SPELLBREAKER ARCHETYPE</w:t>
      </w:r>
    </w:p>
    <w:p w14:paraId="1EEE947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Spellcasting. </w:t>
      </w:r>
      <w:r w:rsidRPr="000D5DB5">
        <w:rPr>
          <w:rFonts w:eastAsia="Times New Roman" w:cstheme="minorHAnsi"/>
          <w:color w:val="000000"/>
        </w:rPr>
        <w:t>When you reach 3rd level, you augment your martial prowess with the ability to cast spells</w:t>
      </w:r>
      <w:r w:rsidR="003A2BF0" w:rsidRPr="000D5DB5">
        <w:rPr>
          <w:rFonts w:eastAsia="Times New Roman" w:cstheme="minorHAnsi"/>
          <w:color w:val="000000"/>
        </w:rPr>
        <w:t xml:space="preserve">. </w:t>
      </w:r>
    </w:p>
    <w:p w14:paraId="41C1E335" w14:textId="77777777" w:rsidR="00AB25EF" w:rsidRPr="000D5DB5" w:rsidRDefault="00AB25EF">
      <w:pPr>
        <w:contextualSpacing/>
        <w:rPr>
          <w:rFonts w:eastAsia="Times New Roman" w:cstheme="minorHAnsi"/>
          <w:sz w:val="24"/>
          <w:szCs w:val="24"/>
        </w:rPr>
      </w:pPr>
    </w:p>
    <w:p w14:paraId="46364384" w14:textId="77777777" w:rsidR="00AB25EF" w:rsidRPr="000D5DB5" w:rsidRDefault="00AB25EF">
      <w:pPr>
        <w:contextualSpacing/>
        <w:rPr>
          <w:rFonts w:eastAsia="Times New Roman" w:cstheme="minorHAnsi"/>
          <w:sz w:val="24"/>
          <w:szCs w:val="24"/>
        </w:rPr>
      </w:pPr>
      <w:r w:rsidRPr="000D5DB5">
        <w:rPr>
          <w:rFonts w:eastAsia="Times New Roman" w:cstheme="minorHAnsi"/>
          <w:i/>
          <w:iCs/>
          <w:color w:val="000000"/>
        </w:rPr>
        <w:t xml:space="preserve">Cantrips. </w:t>
      </w:r>
    </w:p>
    <w:p w14:paraId="2AC901EF" w14:textId="77777777" w:rsidR="00AB25EF" w:rsidRDefault="00C470C6" w:rsidP="000F2FD5">
      <w:pPr>
        <w:contextualSpacing/>
        <w:rPr>
          <w:rFonts w:eastAsia="Times New Roman" w:cstheme="minorHAnsi"/>
          <w:sz w:val="24"/>
          <w:szCs w:val="24"/>
        </w:rPr>
      </w:pPr>
      <w:r w:rsidRPr="000D5DB5">
        <w:rPr>
          <w:rFonts w:eastAsia="Times New Roman" w:cstheme="minorHAnsi"/>
          <w:color w:val="000000"/>
        </w:rPr>
        <w:t xml:space="preserve">At 1st level, you know </w:t>
      </w:r>
      <w:r>
        <w:rPr>
          <w:rFonts w:eastAsia="Times New Roman" w:cstheme="minorHAnsi"/>
          <w:color w:val="000000"/>
        </w:rPr>
        <w:t xml:space="preserve">a number of cantrips equal to </w:t>
      </w:r>
      <w:ins w:id="2295" w:author="Admin" w:date="2021-05-05T16:37:00Z">
        <w:r w:rsidR="009D0365">
          <w:rPr>
            <w:rFonts w:eastAsia="Times New Roman" w:cstheme="minorHAnsi"/>
            <w:color w:val="000000"/>
          </w:rPr>
          <w:t xml:space="preserve">1 + </w:t>
        </w:r>
      </w:ins>
      <w:r>
        <w:rPr>
          <w:rFonts w:eastAsia="Times New Roman" w:cstheme="minorHAnsi"/>
          <w:color w:val="000000"/>
        </w:rPr>
        <w:t>your proficiency bonus.</w:t>
      </w:r>
    </w:p>
    <w:p w14:paraId="7C5C05A3" w14:textId="77777777" w:rsidR="000F2FD5" w:rsidRPr="000D5DB5" w:rsidRDefault="000F2FD5" w:rsidP="000F2FD5">
      <w:pPr>
        <w:contextualSpacing/>
        <w:rPr>
          <w:rFonts w:eastAsia="Times New Roman" w:cstheme="minorHAnsi"/>
          <w:sz w:val="24"/>
          <w:szCs w:val="24"/>
        </w:rPr>
      </w:pPr>
    </w:p>
    <w:p w14:paraId="715139EB" w14:textId="77777777" w:rsidR="004C1AF3" w:rsidRPr="000D5DB5" w:rsidRDefault="004C1AF3" w:rsidP="004C1AF3">
      <w:pPr>
        <w:contextualSpacing/>
        <w:rPr>
          <w:rFonts w:eastAsia="Times New Roman" w:cstheme="minorHAnsi"/>
          <w:sz w:val="24"/>
          <w:szCs w:val="24"/>
        </w:rPr>
      </w:pPr>
      <w:r w:rsidRPr="000D5DB5">
        <w:rPr>
          <w:rFonts w:eastAsia="Times New Roman" w:cstheme="minorHAnsi"/>
          <w:i/>
          <w:iCs/>
          <w:color w:val="000000"/>
        </w:rPr>
        <w:t>Preparing and Casting Spells</w:t>
      </w:r>
    </w:p>
    <w:p w14:paraId="5427E860" w14:textId="77777777" w:rsidR="00861220" w:rsidRDefault="00AB25EF" w:rsidP="00861220">
      <w:pPr>
        <w:contextualSpacing/>
        <w:rPr>
          <w:rFonts w:eastAsia="Times New Roman" w:cstheme="minorHAnsi"/>
          <w:color w:val="000000"/>
        </w:rPr>
      </w:pPr>
      <w:r w:rsidRPr="000D5DB5">
        <w:rPr>
          <w:rFonts w:eastAsia="Times New Roman" w:cstheme="minorHAnsi"/>
          <w:color w:val="000000"/>
        </w:rPr>
        <w:t xml:space="preserve">Each spell breaker level provides you with 0.5 levels in </w:t>
      </w:r>
      <w:r w:rsidR="00861220">
        <w:rPr>
          <w:rFonts w:eastAsia="Times New Roman" w:cstheme="minorHAnsi"/>
          <w:color w:val="000000"/>
        </w:rPr>
        <w:t xml:space="preserve">the mage </w:t>
      </w:r>
      <w:r w:rsidRPr="000D5DB5">
        <w:rPr>
          <w:rFonts w:eastAsia="Times New Roman" w:cstheme="minorHAnsi"/>
          <w:color w:val="000000"/>
        </w:rPr>
        <w:t>class (or level 1 at 3rd level). You follow the normal progression to unlock spell levels (see the table under the Mana section).</w:t>
      </w:r>
      <w:r w:rsidR="003A2BF0" w:rsidRPr="000D5DB5">
        <w:rPr>
          <w:rFonts w:eastAsia="Times New Roman" w:cstheme="minorHAnsi"/>
          <w:color w:val="000000"/>
        </w:rPr>
        <w:t xml:space="preserve"> </w:t>
      </w:r>
      <w:r w:rsidRPr="000D5DB5">
        <w:rPr>
          <w:rFonts w:eastAsia="Times New Roman" w:cstheme="minorHAnsi"/>
          <w:color w:val="000000"/>
        </w:rPr>
        <w:t xml:space="preserve">You prepare spells from the mage spell list, but only spells from the </w:t>
      </w:r>
      <w:r w:rsidR="00861220">
        <w:rPr>
          <w:rFonts w:eastAsia="Times New Roman" w:cstheme="minorHAnsi"/>
          <w:color w:val="000000"/>
        </w:rPr>
        <w:t>A</w:t>
      </w:r>
      <w:r w:rsidRPr="000D5DB5">
        <w:rPr>
          <w:rFonts w:eastAsia="Times New Roman" w:cstheme="minorHAnsi"/>
          <w:color w:val="000000"/>
        </w:rPr>
        <w:t>bjuration</w:t>
      </w:r>
      <w:r w:rsidR="00AF13B0">
        <w:rPr>
          <w:rFonts w:eastAsia="Times New Roman" w:cstheme="minorHAnsi"/>
          <w:color w:val="000000"/>
        </w:rPr>
        <w:t xml:space="preserve">, </w:t>
      </w:r>
      <w:r w:rsidR="00861220">
        <w:rPr>
          <w:rFonts w:eastAsia="Times New Roman" w:cstheme="minorHAnsi"/>
          <w:color w:val="000000"/>
        </w:rPr>
        <w:t>Divination, Evocation, or T</w:t>
      </w:r>
      <w:r w:rsidR="00AF13B0">
        <w:rPr>
          <w:rFonts w:eastAsia="Times New Roman" w:cstheme="minorHAnsi"/>
          <w:color w:val="000000"/>
        </w:rPr>
        <w:t>ransmutation</w:t>
      </w:r>
      <w:r w:rsidR="00861220">
        <w:rPr>
          <w:rFonts w:eastAsia="Times New Roman" w:cstheme="minorHAnsi"/>
          <w:color w:val="000000"/>
        </w:rPr>
        <w:t xml:space="preserve"> </w:t>
      </w:r>
      <w:r w:rsidRPr="000D5DB5">
        <w:rPr>
          <w:rFonts w:eastAsia="Times New Roman" w:cstheme="minorHAnsi"/>
          <w:color w:val="000000"/>
        </w:rPr>
        <w:t>schools.</w:t>
      </w:r>
      <w:r w:rsidR="00A471E1">
        <w:rPr>
          <w:rFonts w:eastAsia="Times New Roman" w:cstheme="minorHAnsi"/>
          <w:color w:val="000000"/>
        </w:rPr>
        <w:t xml:space="preserve"> </w:t>
      </w:r>
    </w:p>
    <w:p w14:paraId="1A0A9C65" w14:textId="77777777" w:rsidR="00AB25EF" w:rsidRPr="000D5DB5" w:rsidRDefault="00AB25EF" w:rsidP="00861220">
      <w:pPr>
        <w:contextualSpacing/>
        <w:rPr>
          <w:rFonts w:eastAsia="Times New Roman" w:cstheme="minorHAnsi"/>
          <w:color w:val="000000"/>
        </w:rPr>
      </w:pPr>
      <w:r w:rsidRPr="000D5DB5">
        <w:rPr>
          <w:rFonts w:eastAsia="Times New Roman" w:cstheme="minorHAnsi"/>
          <w:color w:val="000000"/>
        </w:rPr>
        <w:t xml:space="preserve">When you reach 7th, 8th, 14, and 20 level in this class, you can alter one existing spell to be a spell from any other magic school. </w:t>
      </w:r>
    </w:p>
    <w:p w14:paraId="241E894A" w14:textId="77777777" w:rsidR="003A2BF0" w:rsidRPr="000D5DB5" w:rsidRDefault="003A2BF0">
      <w:pPr>
        <w:contextualSpacing/>
        <w:rPr>
          <w:rFonts w:eastAsia="Times New Roman" w:cstheme="minorHAnsi"/>
          <w:sz w:val="24"/>
          <w:szCs w:val="24"/>
        </w:rPr>
      </w:pPr>
      <w:r w:rsidRPr="000D5DB5">
        <w:rPr>
          <w:rFonts w:eastAsia="Times New Roman" w:cstheme="minorHAnsi"/>
          <w:color w:val="000000"/>
        </w:rPr>
        <w:t>Your spellcasting otherwise follows the same rules as the mage class</w:t>
      </w:r>
      <w:r w:rsidR="00E243F5" w:rsidRPr="000D5DB5">
        <w:rPr>
          <w:rFonts w:eastAsia="Times New Roman" w:cstheme="minorHAnsi"/>
          <w:color w:val="000000"/>
        </w:rPr>
        <w:t xml:space="preserve"> with regards to spellbooks, conjuring and binding, and other concerns</w:t>
      </w:r>
      <w:r w:rsidRPr="000D5DB5">
        <w:rPr>
          <w:rFonts w:eastAsia="Times New Roman" w:cstheme="minorHAnsi"/>
          <w:color w:val="000000"/>
        </w:rPr>
        <w:t>.</w:t>
      </w:r>
      <w:r w:rsidR="00B37450" w:rsidRPr="000D5DB5">
        <w:rPr>
          <w:rFonts w:eastAsia="Times New Roman" w:cstheme="minorHAnsi"/>
          <w:color w:val="000000"/>
        </w:rPr>
        <w:t xml:space="preserve"> Your spellcasting ability is Intelligence.</w:t>
      </w:r>
    </w:p>
    <w:p w14:paraId="42859102" w14:textId="77777777" w:rsidR="00AB25EF" w:rsidRPr="000D5DB5" w:rsidRDefault="00AB25EF">
      <w:pPr>
        <w:contextualSpacing/>
        <w:rPr>
          <w:rFonts w:eastAsia="Times New Roman" w:cstheme="minorHAnsi"/>
          <w:sz w:val="24"/>
          <w:szCs w:val="24"/>
        </w:rPr>
      </w:pPr>
    </w:p>
    <w:p w14:paraId="1918CB40" w14:textId="095C59D3"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Spell Resistance. </w:t>
      </w:r>
      <w:r w:rsidRPr="000D5DB5">
        <w:rPr>
          <w:rFonts w:eastAsia="Times New Roman" w:cstheme="minorHAnsi"/>
          <w:color w:val="000000"/>
        </w:rPr>
        <w:t xml:space="preserve">When you choose this archetype at 3rd level, you </w:t>
      </w:r>
      <w:r w:rsidR="00FC1C98">
        <w:rPr>
          <w:rFonts w:eastAsia="Times New Roman" w:cstheme="minorHAnsi"/>
          <w:color w:val="000000"/>
        </w:rPr>
        <w:t xml:space="preserve">can spend an action and </w:t>
      </w:r>
      <w:del w:id="2296" w:author="Admin" w:date="2021-08-22T05:50:00Z">
        <w:r w:rsidR="00FC1C98" w:rsidDel="006245DC">
          <w:rPr>
            <w:rFonts w:eastAsia="Times New Roman" w:cstheme="minorHAnsi"/>
            <w:color w:val="000000"/>
          </w:rPr>
          <w:delText xml:space="preserve">3 </w:delText>
        </w:r>
      </w:del>
      <w:ins w:id="2297" w:author="Admin" w:date="2021-08-22T05:50:00Z">
        <w:r w:rsidR="006245DC">
          <w:rPr>
            <w:rFonts w:eastAsia="Times New Roman" w:cstheme="minorHAnsi"/>
            <w:color w:val="000000"/>
          </w:rPr>
          <w:t xml:space="preserve">6 </w:t>
        </w:r>
      </w:ins>
      <w:r w:rsidR="00FC1C98">
        <w:rPr>
          <w:rFonts w:eastAsia="Times New Roman" w:cstheme="minorHAnsi"/>
          <w:color w:val="000000"/>
        </w:rPr>
        <w:t xml:space="preserve">mana points to become </w:t>
      </w:r>
      <w:r w:rsidRPr="000D5DB5">
        <w:rPr>
          <w:rFonts w:eastAsia="Times New Roman" w:cstheme="minorHAnsi"/>
          <w:color w:val="000000"/>
        </w:rPr>
        <w:t xml:space="preserve">exceptionally resistant to spells and spell-like abilities, gaining advantage versus all spells that allow for spell resistance. </w:t>
      </w:r>
      <w:r w:rsidR="00FC1C98">
        <w:rPr>
          <w:rFonts w:eastAsia="Times New Roman" w:cstheme="minorHAnsi"/>
          <w:color w:val="000000"/>
        </w:rPr>
        <w:t xml:space="preserve">This </w:t>
      </w:r>
      <w:r w:rsidR="00F311AD">
        <w:rPr>
          <w:rFonts w:eastAsia="Times New Roman" w:cstheme="minorHAnsi"/>
          <w:color w:val="000000"/>
        </w:rPr>
        <w:t xml:space="preserve">lasts for </w:t>
      </w:r>
      <w:r w:rsidR="00FC1C98">
        <w:rPr>
          <w:rFonts w:eastAsia="Times New Roman" w:cstheme="minorHAnsi"/>
          <w:color w:val="000000"/>
        </w:rPr>
        <w:t xml:space="preserve">1 hour. </w:t>
      </w:r>
    </w:p>
    <w:p w14:paraId="673A21B3"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If </w:t>
      </w:r>
      <w:r w:rsidR="005E2615" w:rsidRPr="000D5DB5">
        <w:rPr>
          <w:rFonts w:eastAsia="Times New Roman" w:cstheme="minorHAnsi"/>
          <w:color w:val="000000"/>
        </w:rPr>
        <w:t xml:space="preserve">you </w:t>
      </w:r>
      <w:r w:rsidRPr="000D5DB5">
        <w:rPr>
          <w:rFonts w:eastAsia="Times New Roman" w:cstheme="minorHAnsi"/>
          <w:color w:val="000000"/>
        </w:rPr>
        <w:t xml:space="preserve">succeed in saving against a spell </w:t>
      </w:r>
      <w:r w:rsidR="005E2615" w:rsidRPr="000D5DB5">
        <w:rPr>
          <w:rFonts w:eastAsia="Times New Roman" w:cstheme="minorHAnsi"/>
          <w:color w:val="000000"/>
        </w:rPr>
        <w:t>with both saving throws (the one granted by advantage as well as your normal one</w:t>
      </w:r>
      <w:r w:rsidR="00F311AD">
        <w:rPr>
          <w:rFonts w:eastAsia="Times New Roman" w:cstheme="minorHAnsi"/>
          <w:color w:val="000000"/>
        </w:rPr>
        <w:t>, even without using the spell resistance feature</w:t>
      </w:r>
      <w:r w:rsidR="005E2615" w:rsidRPr="000D5DB5">
        <w:rPr>
          <w:rFonts w:eastAsia="Times New Roman" w:cstheme="minorHAnsi"/>
          <w:color w:val="000000"/>
        </w:rPr>
        <w:t xml:space="preserve">), you may </w:t>
      </w:r>
      <w:r w:rsidRPr="000D5DB5">
        <w:rPr>
          <w:rFonts w:eastAsia="Times New Roman" w:cstheme="minorHAnsi"/>
          <w:color w:val="000000"/>
        </w:rPr>
        <w:t xml:space="preserve">use a reaction to absorb </w:t>
      </w:r>
      <w:r w:rsidR="003B4E03" w:rsidRPr="000D5DB5">
        <w:rPr>
          <w:rFonts w:eastAsia="Times New Roman" w:cstheme="minorHAnsi"/>
          <w:color w:val="000000"/>
        </w:rPr>
        <w:t>residual mana</w:t>
      </w:r>
      <w:r w:rsidRPr="000D5DB5">
        <w:rPr>
          <w:rFonts w:eastAsia="Times New Roman" w:cstheme="minorHAnsi"/>
          <w:color w:val="000000"/>
        </w:rPr>
        <w:t xml:space="preserve">, gaining mana points equal to the spell’s level. </w:t>
      </w:r>
      <w:r w:rsidR="00AF13B0">
        <w:rPr>
          <w:rFonts w:eastAsia="Times New Roman" w:cstheme="minorHAnsi"/>
          <w:color w:val="000000"/>
        </w:rPr>
        <w:t xml:space="preserve">This is a normal mana-restorative effect. </w:t>
      </w:r>
    </w:p>
    <w:p w14:paraId="3C2BCCDC" w14:textId="77777777" w:rsidR="00AB25EF" w:rsidRPr="000D5DB5" w:rsidRDefault="00AB25EF">
      <w:pPr>
        <w:contextualSpacing/>
        <w:rPr>
          <w:rFonts w:eastAsia="Times New Roman" w:cstheme="minorHAnsi"/>
          <w:sz w:val="24"/>
          <w:szCs w:val="24"/>
        </w:rPr>
      </w:pPr>
    </w:p>
    <w:p w14:paraId="775EDEEC" w14:textId="6B27F51A" w:rsidR="00AB25EF" w:rsidRDefault="00AB25EF">
      <w:pPr>
        <w:contextualSpacing/>
        <w:rPr>
          <w:rFonts w:eastAsia="Times New Roman" w:cstheme="minorHAnsi"/>
          <w:color w:val="000000"/>
        </w:rPr>
      </w:pPr>
      <w:r w:rsidRPr="000D5DB5">
        <w:rPr>
          <w:rFonts w:eastAsia="Times New Roman" w:cstheme="minorHAnsi"/>
          <w:b/>
          <w:bCs/>
          <w:color w:val="000000"/>
        </w:rPr>
        <w:lastRenderedPageBreak/>
        <w:t xml:space="preserve">Abjuring Knight. </w:t>
      </w:r>
      <w:r w:rsidRPr="000D5DB5">
        <w:rPr>
          <w:rFonts w:eastAsia="Times New Roman" w:cstheme="minorHAnsi"/>
          <w:color w:val="000000"/>
        </w:rPr>
        <w:t xml:space="preserve">Starting at 7th level, you may cast the </w:t>
      </w:r>
      <w:r w:rsidR="00843CC2" w:rsidRPr="00843CC2">
        <w:rPr>
          <w:rFonts w:eastAsia="Times New Roman" w:cstheme="minorHAnsi"/>
          <w:i/>
          <w:iCs/>
          <w:color w:val="000000"/>
        </w:rPr>
        <w:t>d</w:t>
      </w:r>
      <w:r w:rsidRPr="00843CC2">
        <w:rPr>
          <w:rFonts w:eastAsia="Times New Roman" w:cstheme="minorHAnsi"/>
          <w:i/>
          <w:iCs/>
          <w:color w:val="000000"/>
        </w:rPr>
        <w:t xml:space="preserve">ispel </w:t>
      </w:r>
      <w:r w:rsidR="00843CC2" w:rsidRPr="00843CC2">
        <w:rPr>
          <w:rFonts w:eastAsia="Times New Roman" w:cstheme="minorHAnsi"/>
          <w:i/>
          <w:iCs/>
          <w:color w:val="000000"/>
        </w:rPr>
        <w:t>m</w:t>
      </w:r>
      <w:r w:rsidRPr="00843CC2">
        <w:rPr>
          <w:rFonts w:eastAsia="Times New Roman" w:cstheme="minorHAnsi"/>
          <w:i/>
          <w:iCs/>
          <w:color w:val="000000"/>
        </w:rPr>
        <w:t>agic</w:t>
      </w:r>
      <w:r w:rsidRPr="000D5DB5">
        <w:rPr>
          <w:rFonts w:eastAsia="Times New Roman" w:cstheme="minorHAnsi"/>
          <w:color w:val="000000"/>
        </w:rPr>
        <w:t xml:space="preserve"> </w:t>
      </w:r>
      <w:r w:rsidR="00C90441">
        <w:rPr>
          <w:rFonts w:eastAsia="Times New Roman" w:cstheme="minorHAnsi"/>
          <w:color w:val="000000"/>
        </w:rPr>
        <w:t xml:space="preserve">and </w:t>
      </w:r>
      <w:r w:rsidR="00C90441">
        <w:rPr>
          <w:rFonts w:eastAsia="Times New Roman" w:cstheme="minorHAnsi"/>
          <w:i/>
          <w:iCs/>
          <w:color w:val="000000"/>
        </w:rPr>
        <w:t xml:space="preserve">counterspell </w:t>
      </w:r>
      <w:r w:rsidRPr="000D5DB5">
        <w:rPr>
          <w:rFonts w:eastAsia="Times New Roman" w:cstheme="minorHAnsi"/>
          <w:color w:val="000000"/>
        </w:rPr>
        <w:t>spell</w:t>
      </w:r>
      <w:r w:rsidR="00C90441">
        <w:rPr>
          <w:rFonts w:eastAsia="Times New Roman" w:cstheme="minorHAnsi"/>
          <w:color w:val="000000"/>
        </w:rPr>
        <w:t>s</w:t>
      </w:r>
      <w:r w:rsidRPr="000D5DB5">
        <w:rPr>
          <w:rFonts w:eastAsia="Times New Roman" w:cstheme="minorHAnsi"/>
          <w:color w:val="000000"/>
        </w:rPr>
        <w:t xml:space="preserve"> with </w:t>
      </w:r>
      <w:r w:rsidR="00A73A13">
        <w:rPr>
          <w:rFonts w:eastAsia="Times New Roman" w:cstheme="minorHAnsi"/>
          <w:color w:val="000000"/>
        </w:rPr>
        <w:t>one less mana point</w:t>
      </w:r>
      <w:r w:rsidRPr="000D5DB5">
        <w:rPr>
          <w:rFonts w:eastAsia="Times New Roman" w:cstheme="minorHAnsi"/>
          <w:color w:val="000000"/>
        </w:rPr>
        <w:t xml:space="preserve">, and always have </w:t>
      </w:r>
      <w:del w:id="2298" w:author="Admin" w:date="2021-08-22T05:57:00Z">
        <w:r w:rsidRPr="000D5DB5" w:rsidDel="00AE1308">
          <w:rPr>
            <w:rFonts w:eastAsia="Times New Roman" w:cstheme="minorHAnsi"/>
            <w:color w:val="000000"/>
          </w:rPr>
          <w:delText xml:space="preserve">it </w:delText>
        </w:r>
      </w:del>
      <w:ins w:id="2299" w:author="Admin" w:date="2021-08-22T05:57:00Z">
        <w:r w:rsidR="00AE1308">
          <w:rPr>
            <w:rFonts w:eastAsia="Times New Roman" w:cstheme="minorHAnsi"/>
            <w:color w:val="000000"/>
          </w:rPr>
          <w:t>them</w:t>
        </w:r>
        <w:r w:rsidR="00AE1308" w:rsidRPr="000D5DB5">
          <w:rPr>
            <w:rFonts w:eastAsia="Times New Roman" w:cstheme="minorHAnsi"/>
            <w:color w:val="000000"/>
          </w:rPr>
          <w:t xml:space="preserve"> </w:t>
        </w:r>
      </w:ins>
      <w:r w:rsidRPr="000D5DB5">
        <w:rPr>
          <w:rFonts w:eastAsia="Times New Roman" w:cstheme="minorHAnsi"/>
          <w:color w:val="000000"/>
        </w:rPr>
        <w:t xml:space="preserve">prepared. </w:t>
      </w:r>
      <w:del w:id="2300" w:author="Admin" w:date="2021-08-22T05:57:00Z">
        <w:r w:rsidR="00861220" w:rsidDel="00AE1308">
          <w:rPr>
            <w:rFonts w:eastAsia="Times New Roman" w:cstheme="minorHAnsi"/>
            <w:color w:val="000000"/>
          </w:rPr>
          <w:delText>Th</w:delText>
        </w:r>
        <w:r w:rsidR="00C90441" w:rsidDel="00AE1308">
          <w:rPr>
            <w:rFonts w:eastAsia="Times New Roman" w:cstheme="minorHAnsi"/>
            <w:color w:val="000000"/>
          </w:rPr>
          <w:delText>ese</w:delText>
        </w:r>
        <w:r w:rsidR="00861220" w:rsidDel="00AE1308">
          <w:rPr>
            <w:rFonts w:eastAsia="Times New Roman" w:cstheme="minorHAnsi"/>
            <w:color w:val="000000"/>
          </w:rPr>
          <w:delText xml:space="preserve"> do not count against the normal limit of spells prepared. </w:delText>
        </w:r>
        <w:r w:rsidR="00FC1C98" w:rsidDel="00AE1308">
          <w:rPr>
            <w:rFonts w:eastAsia="Times New Roman" w:cstheme="minorHAnsi"/>
            <w:color w:val="000000"/>
          </w:rPr>
          <w:delText xml:space="preserve">Furthermore, if you target a creature with either spells, they suffer the distracted condition for 1 minute. They may attempt a Stamina saving throw against your spell DC to end the effect at the beginning of their turn every round. </w:delText>
        </w:r>
      </w:del>
    </w:p>
    <w:p w14:paraId="0D9AFD1F" w14:textId="77777777" w:rsidR="00C90441" w:rsidRDefault="00AB25EF">
      <w:pPr>
        <w:contextualSpacing/>
        <w:rPr>
          <w:rFonts w:eastAsia="Times New Roman" w:cstheme="minorHAnsi"/>
          <w:color w:val="000000"/>
        </w:rPr>
      </w:pPr>
      <w:r w:rsidRPr="000D5DB5">
        <w:rPr>
          <w:rFonts w:eastAsia="Times New Roman" w:cstheme="minorHAnsi"/>
          <w:color w:val="000000"/>
        </w:rPr>
        <w:t>You may also throw a two-bladed sword, treating it as a thrown weapon with a range of 10/30 feet. This may deliver melee strikes at range, and the two-bladed sword returns after the attack roll is resolved, but allowing for only one melee strike every round.</w:t>
      </w:r>
    </w:p>
    <w:p w14:paraId="0DED4BA2" w14:textId="77777777" w:rsidR="00AB25EF" w:rsidRPr="000D5DB5" w:rsidRDefault="00AB25EF">
      <w:pPr>
        <w:contextualSpacing/>
        <w:rPr>
          <w:rFonts w:eastAsia="Times New Roman" w:cstheme="minorHAnsi"/>
          <w:sz w:val="24"/>
          <w:szCs w:val="24"/>
        </w:rPr>
      </w:pPr>
    </w:p>
    <w:p w14:paraId="637B3042" w14:textId="4069EA33" w:rsidR="000D37E0" w:rsidRDefault="00AB25EF">
      <w:pPr>
        <w:contextualSpacing/>
        <w:rPr>
          <w:rFonts w:eastAsia="Times New Roman" w:cstheme="minorHAnsi"/>
          <w:color w:val="000000"/>
        </w:rPr>
      </w:pPr>
      <w:r w:rsidRPr="000D5DB5">
        <w:rPr>
          <w:rFonts w:eastAsia="Times New Roman" w:cstheme="minorHAnsi"/>
          <w:b/>
          <w:bCs/>
          <w:color w:val="000000"/>
        </w:rPr>
        <w:t xml:space="preserve">Feedback. </w:t>
      </w:r>
      <w:r w:rsidRPr="000D5DB5">
        <w:rPr>
          <w:rFonts w:eastAsia="Times New Roman" w:cstheme="minorHAnsi"/>
          <w:color w:val="000000"/>
        </w:rPr>
        <w:t xml:space="preserve">At 10th level, whenever you dispel </w:t>
      </w:r>
      <w:r w:rsidR="00C90441">
        <w:rPr>
          <w:rFonts w:eastAsia="Times New Roman" w:cstheme="minorHAnsi"/>
          <w:color w:val="000000"/>
        </w:rPr>
        <w:t xml:space="preserve">or counterspell </w:t>
      </w:r>
      <w:r w:rsidRPr="000D5DB5">
        <w:rPr>
          <w:rFonts w:eastAsia="Times New Roman" w:cstheme="minorHAnsi"/>
          <w:color w:val="000000"/>
        </w:rPr>
        <w:t xml:space="preserve">a magical effect from a creature, you destroy </w:t>
      </w:r>
      <w:del w:id="2301" w:author="Admin" w:date="2021-08-22T05:57:00Z">
        <w:r w:rsidRPr="000D5DB5" w:rsidDel="00AE1308">
          <w:rPr>
            <w:rFonts w:eastAsia="Times New Roman" w:cstheme="minorHAnsi"/>
            <w:color w:val="000000"/>
          </w:rPr>
          <w:delText xml:space="preserve">1 </w:delText>
        </w:r>
      </w:del>
      <w:ins w:id="2302" w:author="Admin" w:date="2021-08-22T05:57:00Z">
        <w:r w:rsidR="00AE1308">
          <w:rPr>
            <w:rFonts w:eastAsia="Times New Roman" w:cstheme="minorHAnsi"/>
            <w:color w:val="000000"/>
          </w:rPr>
          <w:t>2</w:t>
        </w:r>
        <w:r w:rsidR="00AE1308" w:rsidRPr="000D5DB5">
          <w:rPr>
            <w:rFonts w:eastAsia="Times New Roman" w:cstheme="minorHAnsi"/>
            <w:color w:val="000000"/>
          </w:rPr>
          <w:t xml:space="preserve"> </w:t>
        </w:r>
      </w:ins>
      <w:del w:id="2303" w:author="Admin" w:date="2021-08-22T05:57:00Z">
        <w:r w:rsidRPr="000D5DB5" w:rsidDel="00AE1308">
          <w:rPr>
            <w:rFonts w:eastAsia="Times New Roman" w:cstheme="minorHAnsi"/>
            <w:color w:val="000000"/>
          </w:rPr>
          <w:delText xml:space="preserve">point of </w:delText>
        </w:r>
      </w:del>
      <w:r w:rsidRPr="000D5DB5">
        <w:rPr>
          <w:rFonts w:eastAsia="Times New Roman" w:cstheme="minorHAnsi"/>
          <w:color w:val="000000"/>
        </w:rPr>
        <w:t xml:space="preserve">mana </w:t>
      </w:r>
      <w:ins w:id="2304" w:author="Admin" w:date="2021-08-22T05:57:00Z">
        <w:r w:rsidR="00AE1308">
          <w:rPr>
            <w:rFonts w:eastAsia="Times New Roman" w:cstheme="minorHAnsi"/>
            <w:color w:val="000000"/>
          </w:rPr>
          <w:t xml:space="preserve">points </w:t>
        </w:r>
      </w:ins>
      <w:r w:rsidR="00C90441">
        <w:rPr>
          <w:rFonts w:eastAsia="Times New Roman" w:cstheme="minorHAnsi"/>
          <w:color w:val="000000"/>
        </w:rPr>
        <w:t>per spell level you used</w:t>
      </w:r>
      <w:r w:rsidRPr="000D5DB5">
        <w:rPr>
          <w:rFonts w:eastAsia="Times New Roman" w:cstheme="minorHAnsi"/>
          <w:color w:val="000000"/>
        </w:rPr>
        <w:t xml:space="preserve">. </w:t>
      </w:r>
      <w:r w:rsidR="00C90441">
        <w:rPr>
          <w:rFonts w:eastAsia="Times New Roman" w:cstheme="minorHAnsi"/>
          <w:color w:val="000000"/>
        </w:rPr>
        <w:t xml:space="preserve">Each mana point burned deals </w:t>
      </w:r>
      <w:del w:id="2305" w:author="Admin" w:date="2021-08-22T05:57:00Z">
        <w:r w:rsidR="00C90441" w:rsidDel="00AE1308">
          <w:rPr>
            <w:rFonts w:eastAsia="Times New Roman" w:cstheme="minorHAnsi"/>
            <w:color w:val="000000"/>
          </w:rPr>
          <w:delText xml:space="preserve">2 </w:delText>
        </w:r>
      </w:del>
      <w:ins w:id="2306" w:author="Admin" w:date="2021-08-22T05:57:00Z">
        <w:r w:rsidR="00AE1308">
          <w:rPr>
            <w:rFonts w:eastAsia="Times New Roman" w:cstheme="minorHAnsi"/>
            <w:color w:val="000000"/>
          </w:rPr>
          <w:t xml:space="preserve">1d4 </w:t>
        </w:r>
      </w:ins>
      <w:r w:rsidR="00C90441">
        <w:rPr>
          <w:rFonts w:eastAsia="Times New Roman" w:cstheme="minorHAnsi"/>
          <w:color w:val="000000"/>
        </w:rPr>
        <w:t xml:space="preserve">arcane damage to the target. </w:t>
      </w:r>
    </w:p>
    <w:p w14:paraId="07F74CD7" w14:textId="77777777" w:rsidR="00D2282E" w:rsidRDefault="00AB25EF" w:rsidP="00D2282E">
      <w:pPr>
        <w:contextualSpacing/>
        <w:rPr>
          <w:rFonts w:eastAsia="Times New Roman" w:cstheme="minorHAnsi"/>
          <w:color w:val="000000"/>
        </w:rPr>
      </w:pPr>
      <w:r w:rsidRPr="000D5DB5">
        <w:rPr>
          <w:rFonts w:eastAsia="Times New Roman" w:cstheme="minorHAnsi"/>
          <w:color w:val="000000"/>
        </w:rPr>
        <w:t xml:space="preserve">If you dispel </w:t>
      </w:r>
      <w:r w:rsidR="00846C1E" w:rsidRPr="000D5DB5">
        <w:rPr>
          <w:rFonts w:eastAsia="Times New Roman" w:cstheme="minorHAnsi"/>
          <w:color w:val="000000"/>
        </w:rPr>
        <w:t>an</w:t>
      </w:r>
      <w:r w:rsidRPr="000D5DB5">
        <w:rPr>
          <w:rFonts w:eastAsia="Times New Roman" w:cstheme="minorHAnsi"/>
          <w:color w:val="000000"/>
        </w:rPr>
        <w:t xml:space="preserve"> effect from an ally, you may </w:t>
      </w:r>
      <w:r w:rsidR="00D2282E">
        <w:rPr>
          <w:rFonts w:eastAsia="Times New Roman" w:cstheme="minorHAnsi"/>
          <w:color w:val="000000"/>
        </w:rPr>
        <w:t>manifest one of the following effects:</w:t>
      </w:r>
    </w:p>
    <w:p w14:paraId="354B870F" w14:textId="67C11F30" w:rsidR="00AB25EF" w:rsidRPr="00D2282E" w:rsidRDefault="00AE1308">
      <w:pPr>
        <w:pStyle w:val="ListParagraph"/>
        <w:numPr>
          <w:ilvl w:val="0"/>
          <w:numId w:val="36"/>
        </w:numPr>
        <w:rPr>
          <w:rFonts w:eastAsia="Times New Roman" w:cstheme="minorHAnsi"/>
          <w:sz w:val="24"/>
          <w:szCs w:val="24"/>
        </w:rPr>
      </w:pPr>
      <w:ins w:id="2307" w:author="Admin" w:date="2021-08-22T05:58:00Z">
        <w:r>
          <w:rPr>
            <w:rFonts w:eastAsia="Times New Roman" w:cstheme="minorHAnsi"/>
            <w:color w:val="000000"/>
          </w:rPr>
          <w:t xml:space="preserve">You can </w:t>
        </w:r>
      </w:ins>
      <w:del w:id="2308" w:author="Admin" w:date="2021-08-22T05:58:00Z">
        <w:r w:rsidR="00D2282E" w:rsidDel="00AE1308">
          <w:rPr>
            <w:rFonts w:eastAsia="Times New Roman" w:cstheme="minorHAnsi"/>
            <w:color w:val="000000"/>
          </w:rPr>
          <w:delText>D</w:delText>
        </w:r>
        <w:r w:rsidR="00B5391E" w:rsidRPr="00D2282E" w:rsidDel="00AE1308">
          <w:rPr>
            <w:rFonts w:eastAsia="Times New Roman" w:cstheme="minorHAnsi"/>
            <w:color w:val="000000"/>
          </w:rPr>
          <w:delText xml:space="preserve">irect </w:delText>
        </w:r>
      </w:del>
      <w:ins w:id="2309" w:author="Admin" w:date="2021-08-22T05:58:00Z">
        <w:r>
          <w:rPr>
            <w:rFonts w:eastAsia="Times New Roman" w:cstheme="minorHAnsi"/>
            <w:color w:val="000000"/>
          </w:rPr>
          <w:t>d</w:t>
        </w:r>
        <w:r w:rsidRPr="00D2282E">
          <w:rPr>
            <w:rFonts w:eastAsia="Times New Roman" w:cstheme="minorHAnsi"/>
            <w:color w:val="000000"/>
          </w:rPr>
          <w:t xml:space="preserve">irect </w:t>
        </w:r>
      </w:ins>
      <w:r w:rsidR="00AB25EF" w:rsidRPr="00D2282E">
        <w:rPr>
          <w:rFonts w:eastAsia="Times New Roman" w:cstheme="minorHAnsi"/>
          <w:color w:val="000000"/>
        </w:rPr>
        <w:t>the mana-burning effect to any hostile creature within 30 feet of you</w:t>
      </w:r>
      <w:r w:rsidR="00D2282E">
        <w:rPr>
          <w:rFonts w:eastAsia="Times New Roman" w:cstheme="minorHAnsi"/>
          <w:color w:val="000000"/>
        </w:rPr>
        <w:t xml:space="preserve">. This is negated on a successful </w:t>
      </w:r>
      <w:r w:rsidR="001C2C91" w:rsidRPr="00D2282E">
        <w:rPr>
          <w:rFonts w:eastAsia="Times New Roman" w:cstheme="minorHAnsi"/>
          <w:color w:val="000000"/>
        </w:rPr>
        <w:t>a Spirit saving throw</w:t>
      </w:r>
      <w:r w:rsidR="00D2282E">
        <w:rPr>
          <w:rFonts w:eastAsia="Times New Roman" w:cstheme="minorHAnsi"/>
          <w:color w:val="000000"/>
        </w:rPr>
        <w:t xml:space="preserve"> against your Spell save DC.</w:t>
      </w:r>
    </w:p>
    <w:p w14:paraId="2D8911B5" w14:textId="250B3491" w:rsidR="00D2282E" w:rsidRPr="00D2282E" w:rsidRDefault="00AE1308">
      <w:pPr>
        <w:pStyle w:val="ListParagraph"/>
        <w:numPr>
          <w:ilvl w:val="0"/>
          <w:numId w:val="36"/>
        </w:numPr>
        <w:rPr>
          <w:rFonts w:eastAsia="Times New Roman" w:cstheme="minorHAnsi"/>
          <w:sz w:val="24"/>
          <w:szCs w:val="24"/>
        </w:rPr>
      </w:pPr>
      <w:ins w:id="2310" w:author="Admin" w:date="2021-08-22T05:58:00Z">
        <w:r>
          <w:rPr>
            <w:rFonts w:eastAsia="Times New Roman" w:cstheme="minorHAnsi"/>
            <w:color w:val="000000"/>
          </w:rPr>
          <w:t xml:space="preserve">You can </w:t>
        </w:r>
      </w:ins>
      <w:del w:id="2311" w:author="Admin" w:date="2021-08-22T05:58:00Z">
        <w:r w:rsidR="00D2282E" w:rsidDel="00AE1308">
          <w:rPr>
            <w:rFonts w:eastAsia="Times New Roman" w:cstheme="minorHAnsi"/>
            <w:color w:val="000000"/>
          </w:rPr>
          <w:delText xml:space="preserve">Gain </w:delText>
        </w:r>
      </w:del>
      <w:ins w:id="2312" w:author="Admin" w:date="2021-08-22T05:58:00Z">
        <w:r>
          <w:rPr>
            <w:rFonts w:eastAsia="Times New Roman" w:cstheme="minorHAnsi"/>
            <w:color w:val="000000"/>
          </w:rPr>
          <w:t xml:space="preserve">gain </w:t>
        </w:r>
      </w:ins>
      <w:r w:rsidR="00D2282E">
        <w:rPr>
          <w:rFonts w:eastAsia="Times New Roman" w:cstheme="minorHAnsi"/>
          <w:color w:val="000000"/>
        </w:rPr>
        <w:t>a bonus to melee and thrown weapon damage rolls equal to the highest-spell level you</w:t>
      </w:r>
      <w:del w:id="2313" w:author="Admin" w:date="2021-08-22T05:58:00Z">
        <w:r w:rsidR="00D2282E" w:rsidDel="00AE1308">
          <w:rPr>
            <w:rFonts w:eastAsia="Times New Roman" w:cstheme="minorHAnsi"/>
            <w:color w:val="000000"/>
          </w:rPr>
          <w:delText>r</w:delText>
        </w:r>
      </w:del>
      <w:r w:rsidR="00D2282E">
        <w:rPr>
          <w:rFonts w:eastAsia="Times New Roman" w:cstheme="minorHAnsi"/>
          <w:color w:val="000000"/>
        </w:rPr>
        <w:t xml:space="preserve"> dispelled or counterspelled. The bonus decreases by 1 point at the end of your turn every round until it reaches 0. </w:t>
      </w:r>
    </w:p>
    <w:p w14:paraId="7E791CA0" w14:textId="77777777" w:rsidR="00AB25EF" w:rsidRPr="000D5DB5" w:rsidRDefault="00AB25EF">
      <w:pPr>
        <w:contextualSpacing/>
        <w:rPr>
          <w:rFonts w:eastAsia="Times New Roman" w:cstheme="minorHAnsi"/>
          <w:sz w:val="24"/>
          <w:szCs w:val="24"/>
        </w:rPr>
      </w:pPr>
    </w:p>
    <w:p w14:paraId="074C1818" w14:textId="77777777" w:rsidR="00AB25EF" w:rsidRDefault="00AB25EF" w:rsidP="00FC1C98">
      <w:pPr>
        <w:contextualSpacing/>
        <w:rPr>
          <w:rFonts w:eastAsia="Times New Roman" w:cstheme="minorHAnsi"/>
          <w:color w:val="000000"/>
        </w:rPr>
      </w:pPr>
      <w:r w:rsidRPr="000D5DB5">
        <w:rPr>
          <w:rFonts w:eastAsia="Times New Roman" w:cstheme="minorHAnsi"/>
          <w:b/>
          <w:bCs/>
          <w:color w:val="000000"/>
        </w:rPr>
        <w:t xml:space="preserve">Steal Magic. </w:t>
      </w:r>
      <w:r w:rsidRPr="000D5DB5">
        <w:rPr>
          <w:rFonts w:eastAsia="Times New Roman" w:cstheme="minorHAnsi"/>
          <w:color w:val="000000"/>
        </w:rPr>
        <w:t xml:space="preserve">At 15th level, you may transfer a dispelled </w:t>
      </w:r>
      <w:r w:rsidR="00C90441">
        <w:rPr>
          <w:rFonts w:eastAsia="Times New Roman" w:cstheme="minorHAnsi"/>
          <w:color w:val="000000"/>
        </w:rPr>
        <w:t xml:space="preserve">or counterspelled </w:t>
      </w:r>
      <w:r w:rsidRPr="000D5DB5">
        <w:rPr>
          <w:rFonts w:eastAsia="Times New Roman" w:cstheme="minorHAnsi"/>
          <w:color w:val="000000"/>
        </w:rPr>
        <w:t>magical effect to another eligible creature within 30 ft.</w:t>
      </w:r>
      <w:r w:rsidR="00C90441">
        <w:rPr>
          <w:rFonts w:eastAsia="Times New Roman" w:cstheme="minorHAnsi"/>
          <w:color w:val="000000"/>
        </w:rPr>
        <w:t xml:space="preserve"> This does not require an action. </w:t>
      </w:r>
      <w:r w:rsidRPr="000D5DB5">
        <w:rPr>
          <w:rFonts w:eastAsia="Times New Roman" w:cstheme="minorHAnsi"/>
          <w:color w:val="000000"/>
        </w:rPr>
        <w:t>The new target is entitled a saving throw</w:t>
      </w:r>
      <w:r w:rsidR="00AF13B0">
        <w:rPr>
          <w:rFonts w:eastAsia="Times New Roman" w:cstheme="minorHAnsi"/>
          <w:color w:val="000000"/>
        </w:rPr>
        <w:t>, or you must succeed on an attack roll to affect them (as if you cast the initial spell)</w:t>
      </w:r>
      <w:r w:rsidRPr="000D5DB5">
        <w:rPr>
          <w:rFonts w:eastAsia="Times New Roman" w:cstheme="minorHAnsi"/>
          <w:color w:val="000000"/>
        </w:rPr>
        <w:t>.</w:t>
      </w:r>
    </w:p>
    <w:p w14:paraId="0D450ED6" w14:textId="77777777" w:rsidR="00B13E5F" w:rsidRPr="00FC1C98" w:rsidRDefault="00B13E5F" w:rsidP="00B13E5F">
      <w:pPr>
        <w:contextualSpacing/>
        <w:rPr>
          <w:rFonts w:eastAsia="Times New Roman" w:cstheme="minorHAnsi"/>
          <w:color w:val="000000"/>
        </w:rPr>
      </w:pPr>
      <w:r>
        <w:rPr>
          <w:rFonts w:eastAsia="Times New Roman" w:cstheme="minorHAnsi"/>
          <w:color w:val="000000"/>
        </w:rPr>
        <w:t xml:space="preserve">Also, you can target spells cast by your allies with the </w:t>
      </w:r>
      <w:r>
        <w:rPr>
          <w:rFonts w:eastAsia="Times New Roman" w:cstheme="minorHAnsi"/>
          <w:i/>
          <w:iCs/>
          <w:color w:val="000000"/>
        </w:rPr>
        <w:t xml:space="preserve">dispel magic </w:t>
      </w:r>
      <w:r>
        <w:rPr>
          <w:rFonts w:eastAsia="Times New Roman" w:cstheme="minorHAnsi"/>
          <w:color w:val="000000"/>
        </w:rPr>
        <w:t xml:space="preserve">spell. If you would have successfully dispelled the spell, you can instead change its target or extend its duration. </w:t>
      </w:r>
    </w:p>
    <w:p w14:paraId="2D56F179" w14:textId="77777777" w:rsidR="00FC1C98" w:rsidRPr="00FC1C98" w:rsidRDefault="00FC1C98" w:rsidP="00FC1C98">
      <w:pPr>
        <w:contextualSpacing/>
        <w:rPr>
          <w:rFonts w:eastAsia="Times New Roman" w:cstheme="minorHAnsi"/>
          <w:color w:val="000000"/>
        </w:rPr>
      </w:pPr>
    </w:p>
    <w:p w14:paraId="7B7A7E9A" w14:textId="70CE7CA7" w:rsidR="00AB25EF" w:rsidRPr="000D5DB5" w:rsidRDefault="00843CC2">
      <w:pPr>
        <w:contextualSpacing/>
        <w:rPr>
          <w:rFonts w:eastAsia="Times New Roman" w:cstheme="minorHAnsi"/>
          <w:sz w:val="24"/>
          <w:szCs w:val="24"/>
        </w:rPr>
      </w:pPr>
      <w:r>
        <w:rPr>
          <w:rFonts w:eastAsia="Times New Roman" w:cstheme="minorHAnsi"/>
          <w:b/>
          <w:bCs/>
          <w:color w:val="000000"/>
        </w:rPr>
        <w:t>Greater Spell Steal</w:t>
      </w:r>
      <w:r w:rsidR="00AB25EF" w:rsidRPr="000D5DB5">
        <w:rPr>
          <w:rFonts w:eastAsia="Times New Roman" w:cstheme="minorHAnsi"/>
          <w:b/>
          <w:bCs/>
          <w:color w:val="000000"/>
        </w:rPr>
        <w:t xml:space="preserve">. </w:t>
      </w:r>
      <w:r>
        <w:rPr>
          <w:rFonts w:eastAsia="Times New Roman" w:cstheme="minorHAnsi"/>
          <w:color w:val="000000"/>
        </w:rPr>
        <w:t xml:space="preserve">Starting </w:t>
      </w:r>
      <w:r w:rsidRPr="00843CC2">
        <w:t>at</w:t>
      </w:r>
      <w:r>
        <w:t xml:space="preserve"> </w:t>
      </w:r>
      <w:r w:rsidR="00AB25EF" w:rsidRPr="00843CC2">
        <w:t>18th</w:t>
      </w:r>
      <w:r w:rsidR="00AB25EF" w:rsidRPr="000D5DB5">
        <w:rPr>
          <w:rFonts w:eastAsia="Times New Roman" w:cstheme="minorHAnsi"/>
          <w:color w:val="000000"/>
        </w:rPr>
        <w:t xml:space="preserve"> level, </w:t>
      </w:r>
      <w:r>
        <w:rPr>
          <w:rFonts w:eastAsia="Times New Roman" w:cstheme="minorHAnsi"/>
          <w:color w:val="000000"/>
        </w:rPr>
        <w:t xml:space="preserve">you always have the </w:t>
      </w:r>
      <w:r w:rsidRPr="00843CC2">
        <w:rPr>
          <w:rFonts w:eastAsia="Times New Roman" w:cstheme="minorHAnsi"/>
          <w:i/>
          <w:iCs/>
          <w:color w:val="000000"/>
        </w:rPr>
        <w:t>spell steal</w:t>
      </w:r>
      <w:r>
        <w:rPr>
          <w:rFonts w:eastAsia="Times New Roman" w:cstheme="minorHAnsi"/>
          <w:color w:val="000000"/>
        </w:rPr>
        <w:t xml:space="preserve"> spell prepared, and does not count against the number of spells prepared. The spell also costs </w:t>
      </w:r>
      <w:del w:id="2314" w:author="Admin" w:date="2021-08-22T05:58:00Z">
        <w:r w:rsidDel="00AE1308">
          <w:rPr>
            <w:rFonts w:eastAsia="Times New Roman" w:cstheme="minorHAnsi"/>
            <w:color w:val="000000"/>
          </w:rPr>
          <w:delText xml:space="preserve">1 </w:delText>
        </w:r>
      </w:del>
      <w:ins w:id="2315" w:author="Admin" w:date="2021-08-22T05:58:00Z">
        <w:r w:rsidR="00AE1308">
          <w:rPr>
            <w:rFonts w:eastAsia="Times New Roman" w:cstheme="minorHAnsi"/>
            <w:color w:val="000000"/>
          </w:rPr>
          <w:t xml:space="preserve">2 </w:t>
        </w:r>
      </w:ins>
      <w:r>
        <w:rPr>
          <w:rFonts w:eastAsia="Times New Roman" w:cstheme="minorHAnsi"/>
          <w:color w:val="000000"/>
        </w:rPr>
        <w:t>less mana point</w:t>
      </w:r>
      <w:ins w:id="2316" w:author="Admin" w:date="2021-08-22T05:58:00Z">
        <w:r w:rsidR="00AE1308">
          <w:rPr>
            <w:rFonts w:eastAsia="Times New Roman" w:cstheme="minorHAnsi"/>
            <w:color w:val="000000"/>
          </w:rPr>
          <w:t>s</w:t>
        </w:r>
      </w:ins>
      <w:r>
        <w:rPr>
          <w:rFonts w:eastAsia="Times New Roman" w:cstheme="minorHAnsi"/>
          <w:color w:val="000000"/>
        </w:rPr>
        <w:t xml:space="preserve"> for you. </w:t>
      </w:r>
    </w:p>
    <w:p w14:paraId="2557DD5F" w14:textId="77777777" w:rsidR="0051757B" w:rsidRDefault="00F311AD">
      <w:pPr>
        <w:contextualSpacing/>
        <w:rPr>
          <w:rFonts w:cstheme="minorHAnsi"/>
        </w:rPr>
      </w:pPr>
      <w:r>
        <w:rPr>
          <w:rFonts w:cstheme="minorHAnsi"/>
        </w:rPr>
        <w:t xml:space="preserve">Furthermore, your spell resistance ability is permanent. </w:t>
      </w:r>
    </w:p>
    <w:p w14:paraId="36D45011" w14:textId="77777777" w:rsidR="00F311AD" w:rsidRPr="000D5DB5" w:rsidRDefault="00F311AD">
      <w:pPr>
        <w:contextualSpacing/>
        <w:rPr>
          <w:rFonts w:cstheme="minorHAnsi"/>
        </w:rPr>
      </w:pPr>
    </w:p>
    <w:p w14:paraId="0A106BC1" w14:textId="77777777" w:rsidR="007340A1" w:rsidRPr="00134BC3" w:rsidRDefault="007340A1">
      <w:pPr>
        <w:pStyle w:val="Heading3"/>
      </w:pPr>
      <w:bookmarkStart w:id="2317" w:name="_Toc509138763"/>
      <w:bookmarkStart w:id="2318" w:name="_Toc54196417"/>
      <w:r w:rsidRPr="00134BC3">
        <w:t>Witch Doctor</w:t>
      </w:r>
      <w:r w:rsidR="00D02AF5" w:rsidRPr="00C17107">
        <w:t xml:space="preserve"> (Shaman)</w:t>
      </w:r>
      <w:bookmarkEnd w:id="2317"/>
      <w:bookmarkEnd w:id="2318"/>
    </w:p>
    <w:p w14:paraId="33027AD8" w14:textId="77777777" w:rsidR="00D02AF5" w:rsidRPr="000D5DB5" w:rsidRDefault="007340A1">
      <w:pPr>
        <w:contextualSpacing/>
        <w:rPr>
          <w:rFonts w:eastAsia="Times New Roman" w:cstheme="minorHAnsi"/>
          <w:color w:val="000000"/>
        </w:rPr>
      </w:pPr>
      <w:r w:rsidRPr="000D5DB5">
        <w:rPr>
          <w:rFonts w:eastAsia="Times New Roman" w:cstheme="minorHAnsi"/>
          <w:color w:val="000000"/>
        </w:rPr>
        <w:t xml:space="preserve">A curious blend of alchemy and shamanistic spirit magic, witch doctors are most common among trolls, though few orcs take up the </w:t>
      </w:r>
      <w:r w:rsidR="00F562A4">
        <w:rPr>
          <w:rFonts w:eastAsia="Times New Roman" w:cstheme="minorHAnsi"/>
          <w:color w:val="000000"/>
        </w:rPr>
        <w:t>art</w:t>
      </w:r>
      <w:r w:rsidRPr="000D5DB5">
        <w:rPr>
          <w:rFonts w:eastAsia="Times New Roman" w:cstheme="minorHAnsi"/>
          <w:color w:val="000000"/>
        </w:rPr>
        <w:t>, especially those who wish to broaden their skill set with the power of alchemy</w:t>
      </w:r>
      <w:r w:rsidR="00F56112" w:rsidRPr="000D5DB5">
        <w:rPr>
          <w:rFonts w:eastAsia="Times New Roman" w:cstheme="minorHAnsi"/>
          <w:color w:val="000000"/>
        </w:rPr>
        <w:t xml:space="preserve">. </w:t>
      </w:r>
      <w:r w:rsidRPr="000D5DB5">
        <w:rPr>
          <w:rFonts w:eastAsia="Times New Roman" w:cstheme="minorHAnsi"/>
          <w:color w:val="000000"/>
        </w:rPr>
        <w:t>S</w:t>
      </w:r>
      <w:r w:rsidRPr="00134BC3">
        <w:rPr>
          <w:rFonts w:eastAsia="Times New Roman" w:cstheme="minorHAnsi"/>
          <w:color w:val="000000"/>
        </w:rPr>
        <w:t xml:space="preserve">killed at not only simply brewing potions and alchemical goods, but </w:t>
      </w:r>
      <w:r w:rsidRPr="000D5DB5">
        <w:rPr>
          <w:rFonts w:eastAsia="Times New Roman" w:cstheme="minorHAnsi"/>
          <w:color w:val="000000"/>
        </w:rPr>
        <w:t xml:space="preserve">also </w:t>
      </w:r>
      <w:r w:rsidRPr="00134BC3">
        <w:rPr>
          <w:rFonts w:eastAsia="Times New Roman" w:cstheme="minorHAnsi"/>
          <w:color w:val="000000"/>
        </w:rPr>
        <w:t>at awakening the spirits of the ingredients that go into his goods</w:t>
      </w:r>
      <w:r w:rsidRPr="000D5DB5">
        <w:rPr>
          <w:rFonts w:eastAsia="Times New Roman" w:cstheme="minorHAnsi"/>
          <w:color w:val="000000"/>
        </w:rPr>
        <w:t>, a</w:t>
      </w:r>
      <w:r w:rsidRPr="00134BC3">
        <w:rPr>
          <w:rFonts w:eastAsia="Times New Roman" w:cstheme="minorHAnsi"/>
          <w:color w:val="000000"/>
        </w:rPr>
        <w:t xml:space="preserve"> witch doctor at work can be unsettling</w:t>
      </w:r>
      <w:r w:rsidR="00D02AF5" w:rsidRPr="000D5DB5">
        <w:rPr>
          <w:rFonts w:eastAsia="Times New Roman" w:cstheme="minorHAnsi"/>
          <w:color w:val="000000"/>
        </w:rPr>
        <w:t>. Between crooning and chanting</w:t>
      </w:r>
      <w:r w:rsidRPr="00134BC3">
        <w:rPr>
          <w:rFonts w:eastAsia="Times New Roman" w:cstheme="minorHAnsi"/>
          <w:color w:val="000000"/>
        </w:rPr>
        <w:t xml:space="preserve"> to the herbs and animal parts that go into </w:t>
      </w:r>
      <w:r w:rsidR="00D02AF5" w:rsidRPr="000D5DB5">
        <w:rPr>
          <w:rFonts w:eastAsia="Times New Roman" w:cstheme="minorHAnsi"/>
          <w:color w:val="000000"/>
        </w:rPr>
        <w:t xml:space="preserve">their </w:t>
      </w:r>
      <w:r w:rsidRPr="00134BC3">
        <w:rPr>
          <w:rFonts w:eastAsia="Times New Roman" w:cstheme="minorHAnsi"/>
          <w:color w:val="000000"/>
        </w:rPr>
        <w:t>brew, shaking rattle</w:t>
      </w:r>
      <w:r w:rsidR="00D02AF5" w:rsidRPr="000D5DB5">
        <w:rPr>
          <w:rFonts w:eastAsia="Times New Roman" w:cstheme="minorHAnsi"/>
          <w:color w:val="000000"/>
        </w:rPr>
        <w:t xml:space="preserve">s to supposedly ‘wake up the spirits’, to </w:t>
      </w:r>
      <w:r w:rsidRPr="00134BC3">
        <w:rPr>
          <w:rFonts w:eastAsia="Times New Roman" w:cstheme="minorHAnsi"/>
          <w:color w:val="000000"/>
        </w:rPr>
        <w:t>bursting into dance to appease them and make them favor him</w:t>
      </w:r>
      <w:r w:rsidR="00D02AF5" w:rsidRPr="000D5DB5">
        <w:rPr>
          <w:rFonts w:eastAsia="Times New Roman" w:cstheme="minorHAnsi"/>
          <w:color w:val="000000"/>
        </w:rPr>
        <w:t xml:space="preserve">, a witch doctor inspires fear, respect, and confusion. </w:t>
      </w:r>
    </w:p>
    <w:p w14:paraId="012F7EFF" w14:textId="77777777" w:rsidR="007340A1" w:rsidRPr="00134BC3" w:rsidRDefault="007340A1">
      <w:pPr>
        <w:contextualSpacing/>
        <w:rPr>
          <w:rFonts w:eastAsia="Times New Roman" w:cstheme="minorHAnsi"/>
        </w:rPr>
      </w:pPr>
      <w:r w:rsidRPr="00134BC3">
        <w:rPr>
          <w:rFonts w:eastAsia="Times New Roman" w:cstheme="minorHAnsi"/>
          <w:color w:val="000000"/>
        </w:rPr>
        <w:t xml:space="preserve">The witch doctor's arcane magical art is formed from the ability to twist and turn nature through a crude yet effective science called juju. </w:t>
      </w:r>
    </w:p>
    <w:p w14:paraId="1627BDE7" w14:textId="77777777" w:rsidR="007340A1" w:rsidRPr="000D5DB5" w:rsidRDefault="007340A1">
      <w:pPr>
        <w:contextualSpacing/>
        <w:rPr>
          <w:rFonts w:eastAsia="Times New Roman" w:cstheme="minorHAnsi"/>
        </w:rPr>
      </w:pPr>
      <w:r w:rsidRPr="00134BC3">
        <w:rPr>
          <w:rFonts w:eastAsia="Times New Roman" w:cstheme="minorHAnsi"/>
        </w:rPr>
        <w:t>Witch doctors teach that worthy trolls receive dominion over various aspects of nature upon their death - whether plants, weather, beasts, or even disease. When witch doctors exhibit their supernatural powers to cure the sick, control nature, or assist in battle, it is said that ancestral spirits are riding them.</w:t>
      </w:r>
    </w:p>
    <w:p w14:paraId="0DAD026A" w14:textId="77777777" w:rsidR="007D15A3" w:rsidRPr="000D5DB5" w:rsidRDefault="007D15A3">
      <w:pPr>
        <w:pStyle w:val="NoSpacing"/>
        <w:contextualSpacing/>
        <w:rPr>
          <w:rFonts w:ascii="Goudy Old Style" w:hAnsi="Goudy Old Style"/>
        </w:rPr>
      </w:pPr>
      <w:r w:rsidRPr="000D5DB5">
        <w:rPr>
          <w:rFonts w:ascii="Goudy Old Style" w:hAnsi="Goudy Old Style"/>
        </w:rPr>
        <w:t>Witch doctors usually name their totems ‘Wards’, and use masks as their spellbooks</w:t>
      </w:r>
      <w:r w:rsidR="002163B3">
        <w:rPr>
          <w:rFonts w:ascii="Goudy Old Style" w:hAnsi="Goudy Old Style"/>
        </w:rPr>
        <w:t>, although their mask mojo is not as strong as shadow hunters, who are more martial in nature</w:t>
      </w:r>
      <w:r w:rsidRPr="000D5DB5">
        <w:rPr>
          <w:rFonts w:ascii="Goudy Old Style" w:hAnsi="Goudy Old Style"/>
        </w:rPr>
        <w:t xml:space="preserve">. </w:t>
      </w:r>
    </w:p>
    <w:p w14:paraId="41426407" w14:textId="77777777" w:rsidR="007340A1" w:rsidRPr="000D5DB5" w:rsidRDefault="007340A1">
      <w:pPr>
        <w:contextualSpacing/>
        <w:rPr>
          <w:rFonts w:eastAsia="Times New Roman" w:cstheme="minorHAnsi"/>
        </w:rPr>
      </w:pPr>
    </w:p>
    <w:p w14:paraId="2B0435A0" w14:textId="77777777" w:rsidR="00CE427A" w:rsidRDefault="00CE427A">
      <w:pPr>
        <w:pStyle w:val="NoSpacing"/>
        <w:contextualSpacing/>
        <w:rPr>
          <w:rFonts w:ascii="Goudy Old Style" w:hAnsi="Goudy Old Style"/>
          <w:b/>
          <w:bCs/>
        </w:rPr>
      </w:pPr>
      <w:r>
        <w:rPr>
          <w:rFonts w:ascii="Goudy Old Style" w:hAnsi="Goudy Old Style"/>
          <w:b/>
          <w:bCs/>
        </w:rPr>
        <w:t>WITCH DOCTOR ART</w:t>
      </w:r>
    </w:p>
    <w:p w14:paraId="5B8A0B72" w14:textId="77777777" w:rsidR="007340A1" w:rsidRDefault="00F562A4">
      <w:pPr>
        <w:pStyle w:val="NoSpacing"/>
        <w:contextualSpacing/>
        <w:rPr>
          <w:rFonts w:ascii="Goudy Old Style" w:hAnsi="Goudy Old Style"/>
          <w:b/>
          <w:bCs/>
        </w:rPr>
      </w:pPr>
      <w:r>
        <w:rPr>
          <w:rFonts w:ascii="Goudy Old Style" w:hAnsi="Goudy Old Style"/>
          <w:b/>
          <w:bCs/>
        </w:rPr>
        <w:t>Witch Doctor Art Spells</w:t>
      </w:r>
    </w:p>
    <w:p w14:paraId="59E609D3" w14:textId="77777777" w:rsidR="00F562A4" w:rsidRPr="001F25FA" w:rsidRDefault="00F562A4">
      <w:pPr>
        <w:pStyle w:val="NoSpacing"/>
        <w:contextualSpacing/>
        <w:rPr>
          <w:rFonts w:ascii="Goudy Old Style" w:hAnsi="Goudy Old Style"/>
          <w:b/>
          <w:bCs/>
        </w:rPr>
      </w:pPr>
      <w:r>
        <w:rPr>
          <w:rFonts w:ascii="Goudy Old Style" w:hAnsi="Goudy Old Style"/>
          <w:b/>
          <w:bCs/>
        </w:rPr>
        <w:lastRenderedPageBreak/>
        <w:t>Level</w:t>
      </w:r>
      <w:r>
        <w:rPr>
          <w:rFonts w:ascii="Goudy Old Style" w:hAnsi="Goudy Old Style"/>
          <w:b/>
          <w:bCs/>
        </w:rPr>
        <w:tab/>
        <w:t>Spells</w:t>
      </w:r>
    </w:p>
    <w:p w14:paraId="6913D5B1" w14:textId="77777777" w:rsidR="007D15A3" w:rsidRPr="000D5DB5" w:rsidRDefault="00F562A4" w:rsidP="00064648">
      <w:pPr>
        <w:contextualSpacing/>
        <w:rPr>
          <w:rFonts w:eastAsia="Times New Roman" w:cstheme="minorHAnsi"/>
          <w:sz w:val="24"/>
          <w:szCs w:val="24"/>
        </w:rPr>
      </w:pPr>
      <w:r w:rsidRPr="000D5DB5">
        <w:rPr>
          <w:rFonts w:eastAsia="Times New Roman" w:cstheme="minorHAnsi"/>
          <w:color w:val="000000"/>
        </w:rPr>
        <w:t>1st</w:t>
      </w:r>
      <w:r>
        <w:rPr>
          <w:rFonts w:eastAsia="Times New Roman" w:cstheme="minorHAnsi"/>
          <w:color w:val="000000"/>
        </w:rPr>
        <w:tab/>
      </w:r>
      <w:r w:rsidR="00064648">
        <w:rPr>
          <w:rFonts w:eastAsia="Times New Roman" w:cstheme="minorHAnsi"/>
          <w:color w:val="000000"/>
        </w:rPr>
        <w:t>Death pact, d</w:t>
      </w:r>
      <w:r w:rsidR="007D15A3" w:rsidRPr="000D5DB5">
        <w:rPr>
          <w:rFonts w:eastAsia="Times New Roman" w:cstheme="minorHAnsi"/>
          <w:color w:val="000000"/>
        </w:rPr>
        <w:t xml:space="preserve">issonant </w:t>
      </w:r>
      <w:r>
        <w:rPr>
          <w:rFonts w:eastAsia="Times New Roman" w:cstheme="minorHAnsi"/>
          <w:color w:val="000000"/>
        </w:rPr>
        <w:t>w</w:t>
      </w:r>
      <w:r w:rsidRPr="000D5DB5">
        <w:rPr>
          <w:rFonts w:eastAsia="Times New Roman" w:cstheme="minorHAnsi"/>
          <w:color w:val="000000"/>
        </w:rPr>
        <w:t>hispers</w:t>
      </w:r>
    </w:p>
    <w:p w14:paraId="38F9D2AC" w14:textId="305ABD9E" w:rsidR="007D15A3" w:rsidRPr="00325A13" w:rsidRDefault="00F562A4" w:rsidP="0091008E">
      <w:pPr>
        <w:contextualSpacing/>
        <w:rPr>
          <w:rFonts w:eastAsia="Times New Roman" w:cstheme="minorHAnsi"/>
          <w:color w:val="000000"/>
        </w:rPr>
      </w:pPr>
      <w:r w:rsidRPr="000D5DB5">
        <w:rPr>
          <w:rFonts w:eastAsia="Times New Roman" w:cstheme="minorHAnsi"/>
          <w:color w:val="000000"/>
        </w:rPr>
        <w:t>3rd</w:t>
      </w:r>
      <w:r>
        <w:rPr>
          <w:rFonts w:eastAsia="Times New Roman" w:cstheme="minorHAnsi"/>
          <w:color w:val="000000"/>
        </w:rPr>
        <w:tab/>
      </w:r>
      <w:r w:rsidR="003568F9">
        <w:rPr>
          <w:rFonts w:eastAsia="Times New Roman" w:cstheme="minorHAnsi"/>
          <w:color w:val="000000"/>
        </w:rPr>
        <w:t xml:space="preserve">Berserker </w:t>
      </w:r>
      <w:del w:id="2319" w:author="Admin" w:date="2021-09-10T19:40:00Z">
        <w:r w:rsidR="003568F9" w:rsidDel="004761D8">
          <w:rPr>
            <w:rFonts w:eastAsia="Times New Roman" w:cstheme="minorHAnsi"/>
            <w:color w:val="000000"/>
          </w:rPr>
          <w:delText>rage</w:delText>
        </w:r>
      </w:del>
      <w:ins w:id="2320" w:author="Admin" w:date="2021-09-10T19:40:00Z">
        <w:r w:rsidR="004761D8">
          <w:rPr>
            <w:rFonts w:eastAsia="Times New Roman" w:cstheme="minorHAnsi"/>
            <w:color w:val="000000"/>
          </w:rPr>
          <w:t>frenzy</w:t>
        </w:r>
      </w:ins>
      <w:r w:rsidR="007D15A3" w:rsidRPr="000D5DB5">
        <w:rPr>
          <w:rFonts w:eastAsia="Times New Roman" w:cstheme="minorHAnsi"/>
          <w:color w:val="000000"/>
        </w:rPr>
        <w:t xml:space="preserve">, </w:t>
      </w:r>
      <w:r w:rsidR="0024008E">
        <w:rPr>
          <w:rFonts w:eastAsia="Times New Roman" w:cstheme="minorHAnsi"/>
          <w:color w:val="000000"/>
        </w:rPr>
        <w:t>d</w:t>
      </w:r>
      <w:r w:rsidR="0024008E" w:rsidRPr="0024008E">
        <w:rPr>
          <w:rFonts w:eastAsia="Times New Roman" w:cstheme="minorHAnsi"/>
          <w:color w:val="000000"/>
        </w:rPr>
        <w:t xml:space="preserve">ivine </w:t>
      </w:r>
      <w:r w:rsidR="0024008E">
        <w:rPr>
          <w:rFonts w:eastAsia="Times New Roman" w:cstheme="minorHAnsi"/>
          <w:color w:val="000000"/>
        </w:rPr>
        <w:t>s</w:t>
      </w:r>
      <w:r w:rsidR="0024008E" w:rsidRPr="0024008E">
        <w:rPr>
          <w:rFonts w:eastAsia="Times New Roman" w:cstheme="minorHAnsi"/>
          <w:color w:val="000000"/>
        </w:rPr>
        <w:t xml:space="preserve">hield </w:t>
      </w:r>
      <w:r w:rsidR="0024008E">
        <w:rPr>
          <w:rFonts w:eastAsia="Times New Roman" w:cstheme="minorHAnsi"/>
          <w:color w:val="000000"/>
        </w:rPr>
        <w:t xml:space="preserve">(or </w:t>
      </w:r>
      <w:del w:id="2321" w:author="Admin" w:date="2021-09-15T22:07:00Z">
        <w:r w:rsidR="0024008E" w:rsidDel="0091008E">
          <w:rPr>
            <w:rFonts w:eastAsia="Times New Roman" w:cstheme="minorHAnsi"/>
            <w:color w:val="000000"/>
          </w:rPr>
          <w:delText xml:space="preserve">big </w:delText>
        </w:r>
      </w:del>
      <w:ins w:id="2322" w:author="Admin" w:date="2021-09-15T22:07:00Z">
        <w:r w:rsidR="0091008E">
          <w:rPr>
            <w:rFonts w:eastAsia="Times New Roman" w:cstheme="minorHAnsi"/>
            <w:color w:val="000000"/>
          </w:rPr>
          <w:t xml:space="preserve">bad </w:t>
        </w:r>
      </w:ins>
      <w:r w:rsidR="0024008E">
        <w:rPr>
          <w:rFonts w:eastAsia="Times New Roman" w:cstheme="minorHAnsi"/>
          <w:color w:val="000000"/>
        </w:rPr>
        <w:t>voodoo)</w:t>
      </w:r>
    </w:p>
    <w:p w14:paraId="6313F57C" w14:textId="77777777" w:rsidR="007D15A3" w:rsidRPr="00325A13" w:rsidRDefault="00F562A4" w:rsidP="00444E0E">
      <w:pPr>
        <w:contextualSpacing/>
        <w:rPr>
          <w:rFonts w:eastAsia="Times New Roman" w:cstheme="minorHAnsi"/>
          <w:color w:val="000000"/>
        </w:rPr>
      </w:pPr>
      <w:r w:rsidRPr="000D5DB5">
        <w:rPr>
          <w:rFonts w:eastAsia="Times New Roman" w:cstheme="minorHAnsi"/>
          <w:color w:val="000000"/>
        </w:rPr>
        <w:t>5th</w:t>
      </w:r>
      <w:r>
        <w:rPr>
          <w:rFonts w:eastAsia="Times New Roman" w:cstheme="minorHAnsi"/>
          <w:color w:val="000000"/>
        </w:rPr>
        <w:tab/>
      </w:r>
      <w:r w:rsidR="002B1478" w:rsidRPr="000D5DB5">
        <w:rPr>
          <w:rFonts w:eastAsia="Times New Roman" w:cstheme="minorHAnsi"/>
          <w:color w:val="000000"/>
        </w:rPr>
        <w:t xml:space="preserve">Banshee’s </w:t>
      </w:r>
      <w:r>
        <w:rPr>
          <w:rFonts w:eastAsia="Times New Roman" w:cstheme="minorHAnsi"/>
          <w:color w:val="000000"/>
        </w:rPr>
        <w:t>c</w:t>
      </w:r>
      <w:r w:rsidRPr="000D5DB5">
        <w:rPr>
          <w:rFonts w:eastAsia="Times New Roman" w:cstheme="minorHAnsi"/>
          <w:color w:val="000000"/>
        </w:rPr>
        <w:t>urse</w:t>
      </w:r>
      <w:r w:rsidR="007D15A3" w:rsidRPr="000D5DB5">
        <w:rPr>
          <w:rFonts w:eastAsia="Times New Roman" w:cstheme="minorHAnsi"/>
          <w:color w:val="000000"/>
        </w:rPr>
        <w:t xml:space="preserve">, </w:t>
      </w:r>
      <w:r w:rsidR="00444E0E">
        <w:rPr>
          <w:rFonts w:eastAsia="Times New Roman" w:cstheme="minorHAnsi"/>
          <w:color w:val="000000"/>
        </w:rPr>
        <w:t>fear</w:t>
      </w:r>
    </w:p>
    <w:p w14:paraId="0FBD908F" w14:textId="77777777" w:rsidR="007D15A3" w:rsidRPr="00325A13" w:rsidRDefault="00F562A4" w:rsidP="00444E0E">
      <w:pPr>
        <w:contextualSpacing/>
        <w:rPr>
          <w:rFonts w:eastAsia="Times New Roman" w:cstheme="minorHAnsi"/>
          <w:color w:val="000000"/>
        </w:rPr>
      </w:pPr>
      <w:r w:rsidRPr="000D5DB5">
        <w:rPr>
          <w:rFonts w:eastAsia="Times New Roman" w:cstheme="minorHAnsi"/>
          <w:color w:val="000000"/>
        </w:rPr>
        <w:t>7th</w:t>
      </w:r>
      <w:r w:rsidR="00A926B3">
        <w:rPr>
          <w:rFonts w:eastAsia="Times New Roman" w:cstheme="minorHAnsi"/>
          <w:color w:val="000000"/>
        </w:rPr>
        <w:tab/>
      </w:r>
      <w:r w:rsidR="002B1478" w:rsidRPr="000D5DB5">
        <w:rPr>
          <w:rFonts w:eastAsia="Times New Roman" w:cstheme="minorHAnsi"/>
          <w:color w:val="000000"/>
        </w:rPr>
        <w:t xml:space="preserve">Drain </w:t>
      </w:r>
      <w:r>
        <w:rPr>
          <w:rFonts w:eastAsia="Times New Roman" w:cstheme="minorHAnsi"/>
          <w:color w:val="000000"/>
        </w:rPr>
        <w:t>l</w:t>
      </w:r>
      <w:r w:rsidRPr="000D5DB5">
        <w:rPr>
          <w:rFonts w:eastAsia="Times New Roman" w:cstheme="minorHAnsi"/>
          <w:color w:val="000000"/>
        </w:rPr>
        <w:t>ife</w:t>
      </w:r>
      <w:r w:rsidR="007D15A3" w:rsidRPr="000D5DB5">
        <w:rPr>
          <w:rFonts w:eastAsia="Times New Roman" w:cstheme="minorHAnsi"/>
          <w:color w:val="000000"/>
        </w:rPr>
        <w:t xml:space="preserve">, </w:t>
      </w:r>
      <w:r w:rsidR="007D7AD4">
        <w:rPr>
          <w:rFonts w:eastAsia="Times New Roman" w:cstheme="minorHAnsi"/>
          <w:color w:val="000000"/>
        </w:rPr>
        <w:t xml:space="preserve">polymorph </w:t>
      </w:r>
      <w:r w:rsidR="00BB43E0">
        <w:rPr>
          <w:rFonts w:eastAsia="Times New Roman" w:cstheme="minorHAnsi"/>
          <w:color w:val="000000"/>
        </w:rPr>
        <w:t>(</w:t>
      </w:r>
      <w:r w:rsidR="00444E0E">
        <w:rPr>
          <w:rFonts w:eastAsia="Times New Roman" w:cstheme="minorHAnsi"/>
          <w:color w:val="000000"/>
        </w:rPr>
        <w:t xml:space="preserve">or </w:t>
      </w:r>
      <w:r w:rsidR="00BB43E0">
        <w:rPr>
          <w:rFonts w:eastAsia="Times New Roman" w:cstheme="minorHAnsi"/>
          <w:color w:val="000000"/>
        </w:rPr>
        <w:t>ghost wolf)</w:t>
      </w:r>
    </w:p>
    <w:p w14:paraId="765F70BF" w14:textId="77777777" w:rsidR="007D15A3" w:rsidRPr="00325A13" w:rsidRDefault="007D15A3" w:rsidP="007D7AD4">
      <w:pPr>
        <w:contextualSpacing/>
        <w:rPr>
          <w:rFonts w:eastAsia="Times New Roman" w:cstheme="minorHAnsi"/>
          <w:color w:val="000000"/>
        </w:rPr>
      </w:pPr>
      <w:r w:rsidRPr="000D5DB5">
        <w:rPr>
          <w:rFonts w:eastAsia="Times New Roman" w:cstheme="minorHAnsi"/>
          <w:color w:val="000000"/>
        </w:rPr>
        <w:t>9th</w:t>
      </w:r>
      <w:r w:rsidR="00A926B3">
        <w:rPr>
          <w:rFonts w:eastAsia="Times New Roman" w:cstheme="minorHAnsi"/>
          <w:color w:val="000000"/>
        </w:rPr>
        <w:tab/>
      </w:r>
      <w:r w:rsidR="007D7AD4">
        <w:rPr>
          <w:rFonts w:eastAsia="Times New Roman" w:cstheme="minorHAnsi"/>
          <w:color w:val="000000"/>
        </w:rPr>
        <w:t>Big bad voodoo</w:t>
      </w:r>
      <w:r w:rsidR="002B1478" w:rsidRPr="000D5DB5">
        <w:rPr>
          <w:rFonts w:eastAsia="Times New Roman" w:cstheme="minorHAnsi"/>
          <w:color w:val="000000"/>
        </w:rPr>
        <w:t xml:space="preserve">, </w:t>
      </w:r>
      <w:r w:rsidR="00F562A4">
        <w:rPr>
          <w:rFonts w:eastAsia="Times New Roman" w:cstheme="minorHAnsi"/>
          <w:color w:val="000000"/>
        </w:rPr>
        <w:t>e</w:t>
      </w:r>
      <w:r w:rsidR="00444E0E">
        <w:rPr>
          <w:rFonts w:eastAsia="Times New Roman" w:cstheme="minorHAnsi"/>
          <w:color w:val="000000"/>
        </w:rPr>
        <w:t>yebite</w:t>
      </w:r>
    </w:p>
    <w:p w14:paraId="4675556F" w14:textId="77777777" w:rsidR="00D02AF5" w:rsidRPr="00325A13" w:rsidRDefault="00D02AF5">
      <w:pPr>
        <w:contextualSpacing/>
        <w:rPr>
          <w:rFonts w:eastAsia="Times New Roman" w:cstheme="minorHAnsi"/>
          <w:color w:val="000000"/>
        </w:rPr>
      </w:pPr>
    </w:p>
    <w:p w14:paraId="1E5B5B84" w14:textId="77777777" w:rsidR="007D15A3" w:rsidRDefault="007D15A3" w:rsidP="003A66C7">
      <w:pPr>
        <w:contextualSpacing/>
        <w:rPr>
          <w:rFonts w:eastAsia="Times New Roman" w:cstheme="minorHAnsi"/>
          <w:color w:val="000000"/>
        </w:rPr>
      </w:pPr>
      <w:r w:rsidRPr="000D5DB5">
        <w:rPr>
          <w:rFonts w:eastAsia="Times New Roman" w:cstheme="minorHAnsi"/>
          <w:b/>
          <w:bCs/>
          <w:color w:val="000000"/>
        </w:rPr>
        <w:t xml:space="preserve">Weird Juju. </w:t>
      </w:r>
      <w:r w:rsidRPr="000D5DB5">
        <w:rPr>
          <w:rFonts w:eastAsia="Times New Roman" w:cstheme="minorHAnsi"/>
          <w:color w:val="000000"/>
        </w:rPr>
        <w:t xml:space="preserve">Starting at 1st level, you gain </w:t>
      </w:r>
      <w:r w:rsidR="003A66C7">
        <w:rPr>
          <w:rFonts w:eastAsia="Times New Roman" w:cstheme="minorHAnsi"/>
          <w:color w:val="000000"/>
        </w:rPr>
        <w:t>the</w:t>
      </w:r>
      <w:r w:rsidRPr="000D5DB5">
        <w:rPr>
          <w:rFonts w:eastAsia="Times New Roman" w:cstheme="minorHAnsi"/>
          <w:color w:val="000000"/>
        </w:rPr>
        <w:t xml:space="preserve"> Alchemy</w:t>
      </w:r>
      <w:r w:rsidR="003A66C7">
        <w:rPr>
          <w:rFonts w:eastAsia="Times New Roman" w:cstheme="minorHAnsi"/>
          <w:color w:val="000000"/>
        </w:rPr>
        <w:t xml:space="preserve"> ability, and proficiency in both </w:t>
      </w:r>
      <w:r w:rsidR="00861220">
        <w:rPr>
          <w:rFonts w:eastAsia="Times New Roman" w:cstheme="minorHAnsi"/>
          <w:color w:val="000000"/>
        </w:rPr>
        <w:t>Alchemist’s Supplies</w:t>
      </w:r>
      <w:r w:rsidR="003A66C7">
        <w:rPr>
          <w:rFonts w:eastAsia="Times New Roman" w:cstheme="minorHAnsi"/>
          <w:color w:val="000000"/>
        </w:rPr>
        <w:t xml:space="preserve"> </w:t>
      </w:r>
      <w:r w:rsidRPr="000D5DB5">
        <w:rPr>
          <w:rFonts w:eastAsia="Times New Roman" w:cstheme="minorHAnsi"/>
          <w:color w:val="000000"/>
        </w:rPr>
        <w:t xml:space="preserve">and the Poisoner’s Kit. You can choose up to one alchemist spells to cast as a potion, and gain access to another alchemist spell whenever you level up. These spells can only be made into potions (as if you were an alchemist). </w:t>
      </w:r>
      <w:r w:rsidR="00572120">
        <w:rPr>
          <w:rFonts w:eastAsia="Times New Roman" w:cstheme="minorHAnsi"/>
          <w:color w:val="000000"/>
        </w:rPr>
        <w:t xml:space="preserve">You can scribe </w:t>
      </w:r>
      <w:r w:rsidR="003003C2">
        <w:rPr>
          <w:rFonts w:eastAsia="Times New Roman" w:cstheme="minorHAnsi"/>
          <w:color w:val="000000"/>
        </w:rPr>
        <w:t xml:space="preserve">potion formulae </w:t>
      </w:r>
      <w:r w:rsidR="00572120">
        <w:rPr>
          <w:rFonts w:eastAsia="Times New Roman" w:cstheme="minorHAnsi"/>
          <w:color w:val="000000"/>
        </w:rPr>
        <w:t xml:space="preserve">into your totem, and do not require a formula book. </w:t>
      </w:r>
    </w:p>
    <w:p w14:paraId="31D2A8C7" w14:textId="77777777" w:rsidR="007D15A3" w:rsidRPr="000D5DB5" w:rsidRDefault="007D15A3">
      <w:pPr>
        <w:contextualSpacing/>
        <w:rPr>
          <w:rFonts w:eastAsia="Times New Roman" w:cstheme="minorHAnsi"/>
          <w:sz w:val="24"/>
          <w:szCs w:val="24"/>
        </w:rPr>
      </w:pPr>
    </w:p>
    <w:p w14:paraId="79A19B41" w14:textId="77777777" w:rsidR="002C4594" w:rsidRDefault="007D15A3" w:rsidP="00064648">
      <w:pPr>
        <w:contextualSpacing/>
        <w:rPr>
          <w:rFonts w:eastAsia="Times New Roman" w:cstheme="minorHAnsi"/>
          <w:color w:val="000000"/>
        </w:rPr>
      </w:pPr>
      <w:r w:rsidRPr="000D5DB5">
        <w:rPr>
          <w:rFonts w:eastAsia="Times New Roman" w:cstheme="minorHAnsi"/>
          <w:b/>
          <w:bCs/>
          <w:color w:val="000000"/>
        </w:rPr>
        <w:t>Channel Elements</w:t>
      </w:r>
      <w:r w:rsidR="00DE2CAA">
        <w:rPr>
          <w:rFonts w:eastAsia="Times New Roman" w:cstheme="minorHAnsi"/>
          <w:b/>
          <w:bCs/>
          <w:color w:val="000000"/>
        </w:rPr>
        <w:t xml:space="preserve">: </w:t>
      </w:r>
      <w:r w:rsidR="00EA2DB3" w:rsidRPr="000D5DB5">
        <w:rPr>
          <w:rFonts w:eastAsia="Times New Roman" w:cstheme="minorHAnsi"/>
          <w:b/>
          <w:bCs/>
          <w:color w:val="000000"/>
        </w:rPr>
        <w:t xml:space="preserve">Voodoo </w:t>
      </w:r>
      <w:r w:rsidRPr="000D5DB5">
        <w:rPr>
          <w:rFonts w:eastAsia="Times New Roman" w:cstheme="minorHAnsi"/>
          <w:b/>
          <w:bCs/>
          <w:color w:val="000000"/>
        </w:rPr>
        <w:t xml:space="preserve">Witchery. </w:t>
      </w:r>
      <w:r w:rsidRPr="000D5DB5">
        <w:rPr>
          <w:rFonts w:eastAsia="Times New Roman" w:cstheme="minorHAnsi"/>
          <w:color w:val="000000"/>
        </w:rPr>
        <w:t xml:space="preserve">At 2nd level, you can </w:t>
      </w:r>
      <w:r w:rsidR="00DE2CAA">
        <w:rPr>
          <w:rFonts w:eastAsia="Times New Roman" w:cstheme="minorHAnsi"/>
          <w:color w:val="000000"/>
        </w:rPr>
        <w:t>spend</w:t>
      </w:r>
      <w:r w:rsidRPr="000D5DB5">
        <w:rPr>
          <w:rFonts w:eastAsia="Times New Roman" w:cstheme="minorHAnsi"/>
          <w:color w:val="000000"/>
        </w:rPr>
        <w:t xml:space="preserve"> </w:t>
      </w:r>
      <w:r w:rsidR="00DE2CAA">
        <w:rPr>
          <w:rFonts w:eastAsia="Times New Roman" w:cstheme="minorHAnsi"/>
          <w:color w:val="000000"/>
        </w:rPr>
        <w:t xml:space="preserve">a </w:t>
      </w:r>
      <w:r w:rsidRPr="000D5DB5">
        <w:rPr>
          <w:rFonts w:eastAsia="Times New Roman" w:cstheme="minorHAnsi"/>
          <w:color w:val="000000"/>
        </w:rPr>
        <w:t xml:space="preserve">Channel </w:t>
      </w:r>
      <w:r w:rsidR="00DE2CAA">
        <w:rPr>
          <w:rFonts w:eastAsia="Times New Roman" w:cstheme="minorHAnsi"/>
          <w:color w:val="000000"/>
        </w:rPr>
        <w:t>Elements use</w:t>
      </w:r>
      <w:r w:rsidRPr="000D5DB5">
        <w:rPr>
          <w:rFonts w:eastAsia="Times New Roman" w:cstheme="minorHAnsi"/>
          <w:color w:val="000000"/>
        </w:rPr>
        <w:t xml:space="preserve"> to </w:t>
      </w:r>
      <w:r w:rsidR="0034402F" w:rsidRPr="000D5DB5">
        <w:rPr>
          <w:rFonts w:eastAsia="Times New Roman" w:cstheme="minorHAnsi"/>
          <w:color w:val="000000"/>
        </w:rPr>
        <w:t xml:space="preserve">re-awaken fading magics. This can extend concentration spells </w:t>
      </w:r>
      <w:r w:rsidR="00DC00C1">
        <w:rPr>
          <w:rFonts w:eastAsia="Times New Roman" w:cstheme="minorHAnsi"/>
          <w:color w:val="000000"/>
        </w:rPr>
        <w:t xml:space="preserve">for </w:t>
      </w:r>
      <w:r w:rsidR="0034402F" w:rsidRPr="000D5DB5">
        <w:rPr>
          <w:rFonts w:eastAsia="Times New Roman" w:cstheme="minorHAnsi"/>
          <w:color w:val="000000"/>
        </w:rPr>
        <w:t xml:space="preserve">one more round, and reset the durations of a spell </w:t>
      </w:r>
      <w:r w:rsidR="0034402F" w:rsidRPr="000D5DB5">
        <w:t xml:space="preserve">or potion </w:t>
      </w:r>
      <w:r w:rsidR="002C4594">
        <w:t xml:space="preserve">whose duration ended </w:t>
      </w:r>
      <w:r w:rsidR="0034402F" w:rsidRPr="000D5DB5">
        <w:t>or w</w:t>
      </w:r>
      <w:r w:rsidR="00064648">
        <w:t xml:space="preserve">as </w:t>
      </w:r>
      <w:r w:rsidR="0034402F" w:rsidRPr="000D5DB5">
        <w:t>dispelled</w:t>
      </w:r>
      <w:r w:rsidR="003A66C7">
        <w:t>, including sigils or totems, but not strikes or shots</w:t>
      </w:r>
      <w:r w:rsidR="0034402F" w:rsidRPr="000D5DB5">
        <w:rPr>
          <w:rFonts w:eastAsia="Times New Roman" w:cstheme="minorHAnsi"/>
          <w:color w:val="000000"/>
        </w:rPr>
        <w:t xml:space="preserve">. If the duration ended normally, it regains half the duration it once had. This cannot affect instantaneous spells or spells with </w:t>
      </w:r>
      <w:r w:rsidR="002C4594">
        <w:rPr>
          <w:rFonts w:eastAsia="Times New Roman" w:cstheme="minorHAnsi"/>
          <w:color w:val="000000"/>
        </w:rPr>
        <w:t xml:space="preserve">a duration more than 24 hours. </w:t>
      </w:r>
    </w:p>
    <w:p w14:paraId="47CDF8F6" w14:textId="77777777" w:rsidR="0034402F" w:rsidRPr="000D5DB5" w:rsidRDefault="0034402F" w:rsidP="002C4594">
      <w:pPr>
        <w:contextualSpacing/>
        <w:rPr>
          <w:rFonts w:eastAsia="Times New Roman" w:cstheme="minorHAnsi"/>
          <w:color w:val="000000"/>
        </w:rPr>
      </w:pPr>
      <w:r w:rsidRPr="000D5DB5">
        <w:rPr>
          <w:rFonts w:eastAsia="Times New Roman" w:cstheme="minorHAnsi"/>
          <w:color w:val="000000"/>
        </w:rPr>
        <w:t xml:space="preserve">This usually involves dancing and waving fetishes at the target. </w:t>
      </w:r>
    </w:p>
    <w:p w14:paraId="43D4C205" w14:textId="77777777" w:rsidR="007D15A3" w:rsidRDefault="007D15A3">
      <w:pPr>
        <w:contextualSpacing/>
        <w:rPr>
          <w:rFonts w:eastAsia="Times New Roman" w:cstheme="minorHAnsi"/>
          <w:sz w:val="24"/>
          <w:szCs w:val="24"/>
        </w:rPr>
      </w:pPr>
    </w:p>
    <w:p w14:paraId="54240CB0" w14:textId="77777777" w:rsidR="00064648" w:rsidRPr="00D77571" w:rsidRDefault="00064648" w:rsidP="00D77571">
      <w:pPr>
        <w:contextualSpacing/>
        <w:rPr>
          <w:rFonts w:eastAsia="Times New Roman" w:cstheme="minorHAnsi"/>
        </w:rPr>
      </w:pPr>
      <w:r w:rsidRPr="00064648">
        <w:rPr>
          <w:rFonts w:eastAsia="Times New Roman" w:cstheme="minorHAnsi"/>
          <w:b/>
          <w:bCs/>
        </w:rPr>
        <w:t xml:space="preserve">Dark </w:t>
      </w:r>
      <w:r>
        <w:rPr>
          <w:rFonts w:eastAsia="Times New Roman" w:cstheme="minorHAnsi"/>
          <w:b/>
          <w:bCs/>
        </w:rPr>
        <w:t>Sacrifice</w:t>
      </w:r>
      <w:r w:rsidRPr="00064648">
        <w:rPr>
          <w:rFonts w:eastAsia="Times New Roman" w:cstheme="minorHAnsi"/>
          <w:b/>
          <w:bCs/>
        </w:rPr>
        <w:t>.</w:t>
      </w:r>
      <w:r w:rsidRPr="00064648">
        <w:rPr>
          <w:rFonts w:eastAsia="Times New Roman" w:cstheme="minorHAnsi"/>
        </w:rPr>
        <w:t xml:space="preserve"> At 6th level, you may end any </w:t>
      </w:r>
      <w:r w:rsidR="00697C83" w:rsidRPr="00697C83">
        <w:rPr>
          <w:rFonts w:eastAsia="Times New Roman" w:cstheme="minorHAnsi"/>
          <w:i/>
          <w:iCs/>
        </w:rPr>
        <w:t>c</w:t>
      </w:r>
      <w:r w:rsidRPr="00697C83">
        <w:rPr>
          <w:rFonts w:eastAsia="Times New Roman" w:cstheme="minorHAnsi"/>
          <w:i/>
          <w:iCs/>
        </w:rPr>
        <w:t>onjure</w:t>
      </w:r>
      <w:r w:rsidRPr="00064648">
        <w:rPr>
          <w:rFonts w:eastAsia="Times New Roman" w:cstheme="minorHAnsi"/>
        </w:rPr>
        <w:t xml:space="preserve"> spell you have active with a bonus action, and ignite the residual magic. You may center an explosion with a radius of 10 feet at the point where your conjured creature was last present that deals 1d8 damage per spell level, halved on a successful Stamina saving throw. Half the damage is acid, and the other half is poison. </w:t>
      </w:r>
      <w:r w:rsidR="00D77571">
        <w:rPr>
          <w:rFonts w:eastAsia="Times New Roman" w:cstheme="minorHAnsi"/>
        </w:rPr>
        <w:t xml:space="preserve">You may use this ability on a target of a successful </w:t>
      </w:r>
      <w:r w:rsidR="00D77571">
        <w:rPr>
          <w:rFonts w:eastAsia="Times New Roman" w:cstheme="minorHAnsi"/>
          <w:i/>
          <w:iCs/>
        </w:rPr>
        <w:t xml:space="preserve">death pact </w:t>
      </w:r>
      <w:r w:rsidR="00D77571">
        <w:rPr>
          <w:rFonts w:eastAsia="Times New Roman" w:cstheme="minorHAnsi"/>
        </w:rPr>
        <w:t xml:space="preserve">spell. </w:t>
      </w:r>
    </w:p>
    <w:p w14:paraId="060791BC" w14:textId="77777777" w:rsidR="00064648" w:rsidRPr="00064648" w:rsidRDefault="00064648" w:rsidP="007F2DE8">
      <w:pPr>
        <w:contextualSpacing/>
        <w:rPr>
          <w:rFonts w:eastAsia="Times New Roman" w:cstheme="minorHAnsi"/>
        </w:rPr>
      </w:pPr>
      <w:r w:rsidRPr="00064648">
        <w:rPr>
          <w:rFonts w:eastAsia="Times New Roman" w:cstheme="minorHAnsi"/>
        </w:rPr>
        <w:t>If you conjured multiple creatures, the explosion takes place at each of the spaces. The damage does not stack. If you used Voodoo Witchery on the same concentration spell, the saving throw is done with disadvantage.</w:t>
      </w:r>
    </w:p>
    <w:p w14:paraId="6B6E8BF2" w14:textId="77777777" w:rsidR="00064648" w:rsidRPr="000D5DB5" w:rsidRDefault="00064648">
      <w:pPr>
        <w:contextualSpacing/>
        <w:rPr>
          <w:rFonts w:eastAsia="Times New Roman" w:cstheme="minorHAnsi"/>
          <w:sz w:val="24"/>
          <w:szCs w:val="24"/>
        </w:rPr>
      </w:pPr>
    </w:p>
    <w:p w14:paraId="0AFBBB07" w14:textId="77777777" w:rsidR="00EA2DB3" w:rsidRPr="000D5DB5" w:rsidRDefault="00EA2DB3">
      <w:pPr>
        <w:contextualSpacing/>
        <w:rPr>
          <w:rFonts w:eastAsia="Times New Roman" w:cstheme="minorHAnsi"/>
          <w:color w:val="000000"/>
        </w:rPr>
      </w:pPr>
      <w:r w:rsidRPr="000D5DB5">
        <w:rPr>
          <w:rFonts w:eastAsia="Times New Roman" w:cstheme="minorHAnsi"/>
          <w:b/>
          <w:bCs/>
          <w:color w:val="000000"/>
        </w:rPr>
        <w:t xml:space="preserve">Personal Mojo. </w:t>
      </w:r>
      <w:r w:rsidRPr="000D5DB5">
        <w:rPr>
          <w:rFonts w:eastAsia="Times New Roman" w:cstheme="minorHAnsi"/>
          <w:color w:val="000000"/>
        </w:rPr>
        <w:t>Starting at 8th level, you gain proficiency in magically-infused potions beyond regular science. You gain the following abilities</w:t>
      </w:r>
      <w:r w:rsidR="00DC00C1">
        <w:rPr>
          <w:rFonts w:eastAsia="Times New Roman" w:cstheme="minorHAnsi"/>
          <w:color w:val="000000"/>
        </w:rPr>
        <w:t xml:space="preserve">, which you can bestow upon any potion you make or handle for at least 1 minute. </w:t>
      </w:r>
    </w:p>
    <w:p w14:paraId="7642B59C" w14:textId="77777777" w:rsidR="0034402F" w:rsidRPr="000D5DB5" w:rsidRDefault="0034402F" w:rsidP="003C4628">
      <w:pPr>
        <w:pStyle w:val="ListParagraph"/>
        <w:numPr>
          <w:ilvl w:val="0"/>
          <w:numId w:val="36"/>
        </w:numPr>
        <w:ind w:left="360"/>
        <w:rPr>
          <w:rFonts w:eastAsia="Times New Roman" w:cstheme="minorHAnsi"/>
          <w:color w:val="000000"/>
        </w:rPr>
      </w:pPr>
      <w:r w:rsidRPr="000D5DB5">
        <w:rPr>
          <w:rFonts w:eastAsia="Times New Roman" w:cstheme="minorHAnsi"/>
          <w:i/>
          <w:iCs/>
          <w:color w:val="000000"/>
        </w:rPr>
        <w:t>Personalized Mojo.</w:t>
      </w:r>
      <w:r w:rsidRPr="000D5DB5">
        <w:rPr>
          <w:rFonts w:eastAsia="Times New Roman" w:cstheme="minorHAnsi"/>
          <w:color w:val="000000"/>
        </w:rPr>
        <w:t xml:space="preserve"> </w:t>
      </w:r>
      <w:r w:rsidR="00DC00C1">
        <w:rPr>
          <w:rFonts w:eastAsia="Times New Roman" w:cstheme="minorHAnsi"/>
          <w:color w:val="000000"/>
        </w:rPr>
        <w:t>Y</w:t>
      </w:r>
      <w:r w:rsidRPr="000D5DB5">
        <w:rPr>
          <w:rFonts w:eastAsia="Times New Roman" w:cstheme="minorHAnsi"/>
          <w:color w:val="000000"/>
        </w:rPr>
        <w:t xml:space="preserve">ou can </w:t>
      </w:r>
      <w:r w:rsidR="00DC00C1">
        <w:rPr>
          <w:rFonts w:eastAsia="Times New Roman" w:cstheme="minorHAnsi"/>
          <w:color w:val="000000"/>
        </w:rPr>
        <w:t xml:space="preserve">personalize a potion </w:t>
      </w:r>
      <w:r w:rsidRPr="000D5DB5">
        <w:rPr>
          <w:rFonts w:eastAsia="Times New Roman" w:cstheme="minorHAnsi"/>
          <w:color w:val="000000"/>
        </w:rPr>
        <w:t xml:space="preserve">for </w:t>
      </w:r>
      <w:r w:rsidR="00DC00C1">
        <w:rPr>
          <w:rFonts w:eastAsia="Times New Roman" w:cstheme="minorHAnsi"/>
          <w:color w:val="000000"/>
        </w:rPr>
        <w:t xml:space="preserve">a specific </w:t>
      </w:r>
      <w:r w:rsidRPr="000D5DB5">
        <w:rPr>
          <w:rFonts w:eastAsia="Times New Roman" w:cstheme="minorHAnsi"/>
          <w:color w:val="000000"/>
        </w:rPr>
        <w:t>creature by mixing a part of them (hair, nail clippings, a tear, etc.) into it. This potion functions only for the target, and is treated as if heightened one spell level (</w:t>
      </w:r>
      <w:r w:rsidR="00B62344">
        <w:rPr>
          <w:rFonts w:eastAsia="Times New Roman" w:cstheme="minorHAnsi"/>
          <w:color w:val="000000"/>
        </w:rPr>
        <w:t>this can exceed</w:t>
      </w:r>
      <w:r w:rsidRPr="000D5DB5">
        <w:rPr>
          <w:rFonts w:eastAsia="Times New Roman" w:cstheme="minorHAnsi"/>
          <w:color w:val="000000"/>
        </w:rPr>
        <w:t xml:space="preserve"> </w:t>
      </w:r>
      <w:r w:rsidR="00B62344">
        <w:rPr>
          <w:rFonts w:eastAsia="Times New Roman" w:cstheme="minorHAnsi"/>
          <w:color w:val="000000"/>
        </w:rPr>
        <w:t>your normal maximum spell level</w:t>
      </w:r>
      <w:r w:rsidRPr="000D5DB5">
        <w:rPr>
          <w:rFonts w:eastAsia="Times New Roman" w:cstheme="minorHAnsi"/>
          <w:color w:val="000000"/>
        </w:rPr>
        <w:t xml:space="preserve">). </w:t>
      </w:r>
      <w:r w:rsidR="00DC00C1">
        <w:rPr>
          <w:rFonts w:eastAsia="Times New Roman" w:cstheme="minorHAnsi"/>
          <w:color w:val="000000"/>
        </w:rPr>
        <w:t xml:space="preserve">If the potion has no benefit when targeting a creature (such as an area of effect spell or a potion that conjures a creature), or when heightened, the potion can instead be reused with a successful DC 15 Intelligence check with Alchemist’s Supplies, so far as you use an action when adjacent to the potion (or target) within 1 minute of it being used. This can be attempted once. </w:t>
      </w:r>
    </w:p>
    <w:p w14:paraId="783E191B" w14:textId="7A1896D7" w:rsidR="00F520C4" w:rsidRPr="000D5DB5" w:rsidRDefault="00F520C4">
      <w:pPr>
        <w:pStyle w:val="ListParagraph"/>
        <w:numPr>
          <w:ilvl w:val="0"/>
          <w:numId w:val="36"/>
        </w:numPr>
        <w:ind w:left="360"/>
        <w:rPr>
          <w:rFonts w:eastAsia="Times New Roman" w:cstheme="minorHAnsi"/>
          <w:color w:val="000000"/>
        </w:rPr>
      </w:pPr>
      <w:r w:rsidRPr="000D5DB5">
        <w:rPr>
          <w:rFonts w:eastAsia="Times New Roman" w:cstheme="minorHAnsi"/>
          <w:i/>
          <w:iCs/>
          <w:color w:val="000000"/>
        </w:rPr>
        <w:t xml:space="preserve">Rage Mojo. </w:t>
      </w:r>
      <w:r w:rsidRPr="000D5DB5">
        <w:rPr>
          <w:rFonts w:eastAsia="Times New Roman" w:cstheme="minorHAnsi"/>
          <w:color w:val="000000"/>
        </w:rPr>
        <w:t xml:space="preserve">You </w:t>
      </w:r>
      <w:r w:rsidR="00DC00C1">
        <w:rPr>
          <w:rFonts w:eastAsia="Times New Roman" w:cstheme="minorHAnsi"/>
          <w:color w:val="000000"/>
        </w:rPr>
        <w:t>imbue your potion a spirit of rage and battle</w:t>
      </w:r>
      <w:r>
        <w:rPr>
          <w:rFonts w:eastAsia="Times New Roman" w:cstheme="minorHAnsi"/>
          <w:color w:val="000000"/>
        </w:rPr>
        <w:t xml:space="preserve">. When the potion is consumed, the target is also </w:t>
      </w:r>
      <w:r w:rsidRPr="000D5DB5">
        <w:rPr>
          <w:rFonts w:eastAsia="Times New Roman" w:cstheme="minorHAnsi"/>
          <w:color w:val="000000"/>
        </w:rPr>
        <w:t xml:space="preserve">enraged, as the </w:t>
      </w:r>
      <w:r w:rsidRPr="00F520C4">
        <w:rPr>
          <w:rFonts w:eastAsia="Times New Roman" w:cstheme="minorHAnsi"/>
          <w:i/>
          <w:iCs/>
          <w:color w:val="000000"/>
        </w:rPr>
        <w:t xml:space="preserve">berserker </w:t>
      </w:r>
      <w:del w:id="2323" w:author="Admin" w:date="2021-09-10T19:40:00Z">
        <w:r w:rsidRPr="00F520C4" w:rsidDel="004761D8">
          <w:rPr>
            <w:rFonts w:eastAsia="Times New Roman" w:cstheme="minorHAnsi"/>
            <w:i/>
            <w:iCs/>
            <w:color w:val="000000"/>
          </w:rPr>
          <w:delText>rage</w:delText>
        </w:r>
        <w:r w:rsidRPr="000D5DB5" w:rsidDel="004761D8">
          <w:rPr>
            <w:rFonts w:eastAsia="Times New Roman" w:cstheme="minorHAnsi"/>
            <w:color w:val="000000"/>
          </w:rPr>
          <w:delText xml:space="preserve"> </w:delText>
        </w:r>
      </w:del>
      <w:ins w:id="2324" w:author="Admin" w:date="2021-09-10T19:40:00Z">
        <w:r w:rsidR="004761D8">
          <w:rPr>
            <w:rFonts w:eastAsia="Times New Roman" w:cstheme="minorHAnsi"/>
            <w:i/>
            <w:iCs/>
            <w:color w:val="000000"/>
          </w:rPr>
          <w:t xml:space="preserve">frenzy </w:t>
        </w:r>
      </w:ins>
      <w:r w:rsidRPr="000D5DB5">
        <w:rPr>
          <w:rFonts w:eastAsia="Times New Roman" w:cstheme="minorHAnsi"/>
          <w:color w:val="000000"/>
        </w:rPr>
        <w:t>spell</w:t>
      </w:r>
      <w:r w:rsidR="00DC00C1">
        <w:rPr>
          <w:rFonts w:eastAsia="Times New Roman" w:cstheme="minorHAnsi"/>
          <w:color w:val="000000"/>
        </w:rPr>
        <w:t>, for the full duration (or until you command it to end as a bonus action or reaction)</w:t>
      </w:r>
      <w:r w:rsidRPr="000D5DB5">
        <w:rPr>
          <w:rFonts w:eastAsia="Times New Roman" w:cstheme="minorHAnsi"/>
          <w:color w:val="000000"/>
        </w:rPr>
        <w:t xml:space="preserve">. </w:t>
      </w:r>
      <w:r w:rsidR="00DC00C1">
        <w:rPr>
          <w:rFonts w:eastAsia="Times New Roman" w:cstheme="minorHAnsi"/>
          <w:color w:val="000000"/>
        </w:rPr>
        <w:t xml:space="preserve">The target does not suffer a level of exhaustion if it succeeds on a Stamina saving throw against your Spell DC at the end of the rage. </w:t>
      </w:r>
    </w:p>
    <w:p w14:paraId="01560F55" w14:textId="77777777" w:rsidR="0034402F" w:rsidRDefault="0034402F" w:rsidP="003C4628">
      <w:pPr>
        <w:pStyle w:val="ListParagraph"/>
        <w:numPr>
          <w:ilvl w:val="0"/>
          <w:numId w:val="36"/>
        </w:numPr>
        <w:ind w:left="360"/>
        <w:rPr>
          <w:rFonts w:eastAsia="Times New Roman" w:cstheme="minorHAnsi"/>
          <w:color w:val="000000"/>
        </w:rPr>
      </w:pPr>
      <w:r w:rsidRPr="000D5DB5">
        <w:rPr>
          <w:rFonts w:eastAsia="Times New Roman" w:cstheme="minorHAnsi"/>
          <w:i/>
          <w:iCs/>
          <w:color w:val="000000"/>
        </w:rPr>
        <w:t xml:space="preserve">Spirit Mojo. </w:t>
      </w:r>
      <w:r w:rsidRPr="000D5DB5">
        <w:rPr>
          <w:rFonts w:eastAsia="Times New Roman" w:cstheme="minorHAnsi"/>
          <w:color w:val="000000"/>
        </w:rPr>
        <w:t xml:space="preserve">You </w:t>
      </w:r>
      <w:r w:rsidR="00DC00C1">
        <w:rPr>
          <w:rFonts w:eastAsia="Times New Roman" w:cstheme="minorHAnsi"/>
          <w:color w:val="000000"/>
        </w:rPr>
        <w:t xml:space="preserve">augment the potion with a spirit of balance, allowing you to mix two potions to retain the benefits of both (as the Proper Sync miscibility result), so long </w:t>
      </w:r>
      <w:r w:rsidRPr="000D5DB5">
        <w:rPr>
          <w:rFonts w:eastAsia="Times New Roman" w:cstheme="minorHAnsi"/>
          <w:color w:val="000000"/>
        </w:rPr>
        <w:t xml:space="preserve">as </w:t>
      </w:r>
      <w:r w:rsidR="00DC00C1">
        <w:rPr>
          <w:rFonts w:eastAsia="Times New Roman" w:cstheme="minorHAnsi"/>
          <w:color w:val="000000"/>
        </w:rPr>
        <w:t xml:space="preserve">both potions </w:t>
      </w:r>
      <w:r w:rsidRPr="000D5DB5">
        <w:rPr>
          <w:rFonts w:eastAsia="Times New Roman" w:cstheme="minorHAnsi"/>
          <w:color w:val="000000"/>
        </w:rPr>
        <w:t xml:space="preserve">have the same quality. This can be done once per short rest. </w:t>
      </w:r>
    </w:p>
    <w:p w14:paraId="5D96E05B" w14:textId="77777777" w:rsidR="0034402F" w:rsidRDefault="0034402F" w:rsidP="003C4628">
      <w:pPr>
        <w:pStyle w:val="ListParagraph"/>
        <w:numPr>
          <w:ilvl w:val="0"/>
          <w:numId w:val="36"/>
        </w:numPr>
        <w:ind w:left="360"/>
        <w:rPr>
          <w:rFonts w:eastAsia="Times New Roman" w:cstheme="minorHAnsi"/>
          <w:color w:val="000000"/>
        </w:rPr>
      </w:pPr>
      <w:r w:rsidRPr="000D5DB5">
        <w:rPr>
          <w:rFonts w:eastAsia="Times New Roman" w:cstheme="minorHAnsi"/>
          <w:i/>
          <w:iCs/>
          <w:color w:val="000000"/>
        </w:rPr>
        <w:lastRenderedPageBreak/>
        <w:t xml:space="preserve">Shaka Mojo. </w:t>
      </w:r>
      <w:r w:rsidR="00DC00C1">
        <w:rPr>
          <w:rFonts w:eastAsia="Times New Roman" w:cstheme="minorHAnsi"/>
          <w:color w:val="000000"/>
        </w:rPr>
        <w:t xml:space="preserve">You augment the potion with a spirit of might. </w:t>
      </w:r>
      <w:r w:rsidR="00F520C4">
        <w:rPr>
          <w:rFonts w:eastAsia="Times New Roman" w:cstheme="minorHAnsi"/>
          <w:color w:val="000000"/>
        </w:rPr>
        <w:t xml:space="preserve">When </w:t>
      </w:r>
      <w:r w:rsidRPr="000D5DB5">
        <w:rPr>
          <w:rFonts w:eastAsia="Times New Roman" w:cstheme="minorHAnsi"/>
          <w:color w:val="000000"/>
        </w:rPr>
        <w:t>you roll for damage or healing</w:t>
      </w:r>
      <w:r w:rsidR="00DC00C1">
        <w:rPr>
          <w:rFonts w:eastAsia="Times New Roman" w:cstheme="minorHAnsi"/>
          <w:color w:val="000000"/>
        </w:rPr>
        <w:t xml:space="preserve"> with the potion</w:t>
      </w:r>
      <w:r w:rsidRPr="000D5DB5">
        <w:rPr>
          <w:rFonts w:eastAsia="Times New Roman" w:cstheme="minorHAnsi"/>
          <w:color w:val="000000"/>
        </w:rPr>
        <w:t>, it d</w:t>
      </w:r>
      <w:r w:rsidR="00F520C4">
        <w:rPr>
          <w:rFonts w:eastAsia="Times New Roman" w:cstheme="minorHAnsi"/>
          <w:color w:val="000000"/>
        </w:rPr>
        <w:t>eals the maximum effect instead, so long as you use it.</w:t>
      </w:r>
      <w:r w:rsidRPr="000D5DB5">
        <w:rPr>
          <w:rFonts w:eastAsia="Times New Roman" w:cstheme="minorHAnsi"/>
          <w:color w:val="000000"/>
        </w:rPr>
        <w:t xml:space="preserve"> </w:t>
      </w:r>
      <w:r w:rsidRPr="00134BC3">
        <w:rPr>
          <w:rFonts w:eastAsia="Times New Roman" w:cstheme="minorHAnsi"/>
          <w:color w:val="000000"/>
        </w:rPr>
        <w:t xml:space="preserve">You may have only one shaka mojo potion active at any given time. </w:t>
      </w:r>
    </w:p>
    <w:p w14:paraId="0029F0E9" w14:textId="77777777" w:rsidR="0011759A" w:rsidRPr="00134BC3" w:rsidRDefault="0011759A" w:rsidP="003C4628">
      <w:pPr>
        <w:pStyle w:val="ListParagraph"/>
        <w:numPr>
          <w:ilvl w:val="0"/>
          <w:numId w:val="36"/>
        </w:numPr>
        <w:ind w:left="360"/>
        <w:rPr>
          <w:rFonts w:eastAsia="Times New Roman" w:cstheme="minorHAnsi"/>
          <w:color w:val="000000"/>
        </w:rPr>
      </w:pPr>
      <w:r>
        <w:rPr>
          <w:rFonts w:eastAsia="Times New Roman" w:cstheme="minorHAnsi"/>
          <w:i/>
          <w:iCs/>
          <w:color w:val="000000"/>
        </w:rPr>
        <w:t>Strange Mojo.</w:t>
      </w:r>
      <w:r>
        <w:rPr>
          <w:rFonts w:eastAsia="Times New Roman" w:cstheme="minorHAnsi"/>
          <w:color w:val="000000"/>
        </w:rPr>
        <w:t xml:space="preserve"> This potion houses a tiny, wild spirit. When this potion is consumed with other</w:t>
      </w:r>
      <w:r w:rsidR="00DC00C1">
        <w:rPr>
          <w:rFonts w:eastAsia="Times New Roman" w:cstheme="minorHAnsi"/>
          <w:color w:val="000000"/>
        </w:rPr>
        <w:t xml:space="preserve"> ones</w:t>
      </w:r>
      <w:r>
        <w:rPr>
          <w:rFonts w:eastAsia="Times New Roman" w:cstheme="minorHAnsi"/>
          <w:color w:val="000000"/>
        </w:rPr>
        <w:t xml:space="preserve">, roll twice for miscibility and choose your favored result. </w:t>
      </w:r>
      <w:r w:rsidR="00DC00C1">
        <w:rPr>
          <w:rFonts w:eastAsia="Times New Roman" w:cstheme="minorHAnsi"/>
          <w:color w:val="000000"/>
        </w:rPr>
        <w:t xml:space="preserve">This stacks with other re-rolls of miscibility. You can only have one strange mojo potion active at any given time. </w:t>
      </w:r>
    </w:p>
    <w:p w14:paraId="640BBE29" w14:textId="77777777" w:rsidR="00EA2DB3" w:rsidRPr="000D5DB5" w:rsidRDefault="00EA2DB3">
      <w:pPr>
        <w:contextualSpacing/>
        <w:rPr>
          <w:rFonts w:eastAsia="Times New Roman" w:cstheme="minorHAnsi"/>
          <w:b/>
          <w:bCs/>
          <w:color w:val="000000"/>
        </w:rPr>
      </w:pPr>
    </w:p>
    <w:p w14:paraId="318B087C" w14:textId="77777777" w:rsidR="007D7AD4" w:rsidRDefault="003003C2" w:rsidP="00D77571">
      <w:pPr>
        <w:contextualSpacing/>
        <w:rPr>
          <w:rFonts w:eastAsia="Times New Roman" w:cstheme="minorHAnsi"/>
          <w:color w:val="000000"/>
        </w:rPr>
      </w:pPr>
      <w:r>
        <w:rPr>
          <w:rFonts w:eastAsia="Times New Roman" w:cstheme="minorHAnsi"/>
          <w:b/>
          <w:bCs/>
          <w:color w:val="000000"/>
        </w:rPr>
        <w:t>Spiritual Intervention</w:t>
      </w:r>
      <w:r w:rsidR="007D15A3" w:rsidRPr="000D5DB5">
        <w:rPr>
          <w:rFonts w:eastAsia="Times New Roman" w:cstheme="minorHAnsi"/>
          <w:b/>
          <w:bCs/>
          <w:color w:val="000000"/>
        </w:rPr>
        <w:t xml:space="preserve">. </w:t>
      </w:r>
      <w:r w:rsidR="007D15A3" w:rsidRPr="000D5DB5">
        <w:rPr>
          <w:rFonts w:eastAsia="Times New Roman" w:cstheme="minorHAnsi"/>
          <w:color w:val="000000"/>
        </w:rPr>
        <w:t xml:space="preserve">When you reach level 17, you </w:t>
      </w:r>
      <w:r w:rsidR="00D77571">
        <w:rPr>
          <w:rFonts w:eastAsia="Times New Roman" w:cstheme="minorHAnsi"/>
          <w:color w:val="000000"/>
        </w:rPr>
        <w:t xml:space="preserve">can </w:t>
      </w:r>
      <w:r>
        <w:rPr>
          <w:rFonts w:eastAsia="Times New Roman" w:cstheme="minorHAnsi"/>
          <w:color w:val="000000"/>
        </w:rPr>
        <w:t xml:space="preserve">invoke the spirits of </w:t>
      </w:r>
      <w:r w:rsidR="002163B3">
        <w:rPr>
          <w:rFonts w:eastAsia="Times New Roman" w:cstheme="minorHAnsi"/>
          <w:color w:val="000000"/>
        </w:rPr>
        <w:t>L</w:t>
      </w:r>
      <w:r>
        <w:rPr>
          <w:rFonts w:eastAsia="Times New Roman" w:cstheme="minorHAnsi"/>
          <w:color w:val="000000"/>
        </w:rPr>
        <w:t xml:space="preserve">oa to aid you. You </w:t>
      </w:r>
      <w:r w:rsidR="00D77571">
        <w:rPr>
          <w:rFonts w:eastAsia="Times New Roman" w:cstheme="minorHAnsi"/>
          <w:color w:val="000000"/>
        </w:rPr>
        <w:t xml:space="preserve">may </w:t>
      </w:r>
      <w:r>
        <w:rPr>
          <w:rFonts w:eastAsia="Times New Roman" w:cstheme="minorHAnsi"/>
          <w:color w:val="000000"/>
        </w:rPr>
        <w:t xml:space="preserve">spend your action and bonus action in a ritualistic dance. At the start of your turn in the next round, you can change a prepared spell you have to any other spell on the shaman spell list of a level you can cast. Once this feature is used a number of times equal to your Spirit bonus, it cannot be used again until you complete a long rest. </w:t>
      </w:r>
    </w:p>
    <w:p w14:paraId="3DD139E4" w14:textId="77777777" w:rsidR="003003C2" w:rsidRDefault="00D77571" w:rsidP="00D77571">
      <w:pPr>
        <w:contextualSpacing/>
        <w:rPr>
          <w:rFonts w:eastAsia="Times New Roman" w:cstheme="minorHAnsi"/>
          <w:color w:val="000000"/>
        </w:rPr>
      </w:pPr>
      <w:r>
        <w:rPr>
          <w:rFonts w:eastAsia="Times New Roman" w:cstheme="minorHAnsi"/>
          <w:color w:val="000000"/>
        </w:rPr>
        <w:t xml:space="preserve">If you use of your elemental intervention ability, you can choose any other spell list instead of only the shaman spell list, but the spell you choose must be one spell level lower than the spell you altered. This costs the same mana cost as the original spell. </w:t>
      </w:r>
      <w:r w:rsidR="003003C2">
        <w:rPr>
          <w:rFonts w:eastAsia="Times New Roman" w:cstheme="minorHAnsi"/>
          <w:color w:val="000000"/>
        </w:rPr>
        <w:t>This spell remains prepared for 8 hours</w:t>
      </w:r>
      <w:r>
        <w:rPr>
          <w:rFonts w:eastAsia="Times New Roman" w:cstheme="minorHAnsi"/>
          <w:color w:val="000000"/>
        </w:rPr>
        <w:t xml:space="preserve"> or until cast</w:t>
      </w:r>
      <w:r w:rsidR="003003C2">
        <w:rPr>
          <w:rFonts w:eastAsia="Times New Roman" w:cstheme="minorHAnsi"/>
          <w:color w:val="000000"/>
        </w:rPr>
        <w:t xml:space="preserve">, after which it fades and your </w:t>
      </w:r>
      <w:r>
        <w:rPr>
          <w:rFonts w:eastAsia="Times New Roman" w:cstheme="minorHAnsi"/>
          <w:color w:val="000000"/>
        </w:rPr>
        <w:t xml:space="preserve">original altered </w:t>
      </w:r>
      <w:r w:rsidR="003003C2">
        <w:rPr>
          <w:rFonts w:eastAsia="Times New Roman" w:cstheme="minorHAnsi"/>
          <w:color w:val="000000"/>
        </w:rPr>
        <w:t xml:space="preserve">spell returns. This counts as a successful use of the elemental intervention ability, and does not require a roll to succeed. </w:t>
      </w:r>
    </w:p>
    <w:p w14:paraId="1EA6A630" w14:textId="77777777" w:rsidR="00D02AF5" w:rsidRPr="00134BC3" w:rsidRDefault="00D02AF5">
      <w:pPr>
        <w:pStyle w:val="NoSpacing"/>
        <w:contextualSpacing/>
        <w:rPr>
          <w:rFonts w:ascii="Goudy Old Style" w:hAnsi="Goudy Old Style"/>
        </w:rPr>
      </w:pPr>
    </w:p>
    <w:p w14:paraId="7A42486A" w14:textId="77777777" w:rsidR="0052682D" w:rsidRDefault="0052682D">
      <w:pPr>
        <w:pStyle w:val="Heading2"/>
        <w:contextualSpacing/>
        <w:sectPr w:rsidR="0052682D" w:rsidSect="004F2D4C">
          <w:type w:val="continuous"/>
          <w:pgSz w:w="12240" w:h="15840"/>
          <w:pgMar w:top="1440" w:right="1800" w:bottom="1440" w:left="1800" w:header="708" w:footer="708" w:gutter="0"/>
          <w:cols w:space="708"/>
          <w:docGrid w:linePitch="360"/>
        </w:sectPr>
      </w:pPr>
      <w:bookmarkStart w:id="2325" w:name="_Toc509138764"/>
    </w:p>
    <w:p w14:paraId="5BE10790" w14:textId="77777777" w:rsidR="0051757B" w:rsidRPr="00134BC3" w:rsidRDefault="0051757B">
      <w:pPr>
        <w:pStyle w:val="Heading2"/>
        <w:contextualSpacing/>
      </w:pPr>
      <w:bookmarkStart w:id="2326" w:name="_Toc54196418"/>
      <w:r w:rsidRPr="00C17107">
        <w:lastRenderedPageBreak/>
        <w:t xml:space="preserve">Bound </w:t>
      </w:r>
      <w:r w:rsidRPr="00696121">
        <w:t>Companions</w:t>
      </w:r>
      <w:bookmarkEnd w:id="2325"/>
      <w:bookmarkEnd w:id="2326"/>
    </w:p>
    <w:p w14:paraId="62EBFF4B" w14:textId="77777777" w:rsidR="0052682D" w:rsidRDefault="0052682D">
      <w:pPr>
        <w:contextualSpacing/>
        <w:rPr>
          <w:rFonts w:eastAsia="Times New Roman" w:cstheme="minorHAnsi"/>
          <w:color w:val="000000"/>
        </w:rPr>
        <w:sectPr w:rsidR="0052682D" w:rsidSect="0052682D">
          <w:type w:val="continuous"/>
          <w:pgSz w:w="12240" w:h="15840"/>
          <w:pgMar w:top="1440" w:right="1800" w:bottom="1440" w:left="1800" w:header="708" w:footer="708" w:gutter="0"/>
          <w:cols w:num="2" w:space="708"/>
          <w:docGrid w:linePitch="360"/>
        </w:sectPr>
      </w:pPr>
    </w:p>
    <w:p w14:paraId="12ADD43D" w14:textId="77777777" w:rsidR="000621E4" w:rsidRDefault="0051757B">
      <w:pPr>
        <w:contextualSpacing/>
        <w:rPr>
          <w:rFonts w:eastAsia="Times New Roman" w:cstheme="minorHAnsi"/>
          <w:color w:val="000000"/>
        </w:rPr>
      </w:pPr>
      <w:r w:rsidRPr="000D5DB5">
        <w:rPr>
          <w:rFonts w:eastAsia="Times New Roman" w:cstheme="minorHAnsi"/>
          <w:color w:val="000000"/>
        </w:rPr>
        <w:lastRenderedPageBreak/>
        <w:t xml:space="preserve">Characters’ class abilities sometimes provide companions. Companions are creatures that have lower challenge rating than the character, and join the character in their adventures free of charge. </w:t>
      </w:r>
    </w:p>
    <w:p w14:paraId="31B3E288" w14:textId="77777777" w:rsidR="0051757B" w:rsidRPr="000D5DB5" w:rsidRDefault="0051757B">
      <w:pPr>
        <w:contextualSpacing/>
        <w:rPr>
          <w:rFonts w:eastAsia="Times New Roman" w:cstheme="minorHAnsi"/>
          <w:color w:val="000000"/>
        </w:rPr>
      </w:pPr>
      <w:r w:rsidRPr="000D5DB5">
        <w:rPr>
          <w:rFonts w:eastAsia="Times New Roman" w:cstheme="minorHAnsi"/>
          <w:color w:val="000000"/>
        </w:rPr>
        <w:t>These creatures do not grant XP when killed, and do not consume XP when fighting, but are effectively bound to the character who has the ability, leveling up with them in some capacity</w:t>
      </w:r>
      <w:r w:rsidR="00FB1A45" w:rsidRPr="000D5DB5">
        <w:rPr>
          <w:rFonts w:eastAsia="Times New Roman" w:cstheme="minorHAnsi"/>
          <w:color w:val="000000"/>
        </w:rPr>
        <w:t xml:space="preserve"> (gaining hit dice, ability score increases, etc., as detailed in the class entry)</w:t>
      </w:r>
      <w:r w:rsidRPr="000D5DB5">
        <w:rPr>
          <w:rFonts w:eastAsia="Times New Roman" w:cstheme="minorHAnsi"/>
          <w:color w:val="000000"/>
        </w:rPr>
        <w:t xml:space="preserve">. </w:t>
      </w:r>
    </w:p>
    <w:p w14:paraId="5D0641FD" w14:textId="77777777" w:rsidR="00FB1A45" w:rsidRPr="000D5DB5" w:rsidRDefault="00FB1A45">
      <w:pPr>
        <w:contextualSpacing/>
        <w:rPr>
          <w:rFonts w:eastAsia="Times New Roman" w:cstheme="minorHAnsi"/>
          <w:color w:val="000000"/>
        </w:rPr>
      </w:pPr>
    </w:p>
    <w:p w14:paraId="541E64CB" w14:textId="77777777" w:rsidR="0051757B" w:rsidRDefault="0051757B">
      <w:pPr>
        <w:contextualSpacing/>
        <w:rPr>
          <w:rFonts w:eastAsia="Times New Roman" w:cstheme="minorHAnsi"/>
          <w:color w:val="000000"/>
        </w:rPr>
      </w:pPr>
      <w:r w:rsidRPr="000D5DB5">
        <w:rPr>
          <w:rFonts w:eastAsia="Times New Roman" w:cstheme="minorHAnsi"/>
          <w:color w:val="000000"/>
        </w:rPr>
        <w:t xml:space="preserve">The ability that provides the bound companion determines the creature type (usually beast), the CR, and whether the companion gains special </w:t>
      </w:r>
      <w:r w:rsidR="000621E4">
        <w:rPr>
          <w:rFonts w:eastAsia="Times New Roman" w:cstheme="minorHAnsi"/>
          <w:color w:val="000000"/>
        </w:rPr>
        <w:t>abilities</w:t>
      </w:r>
      <w:r w:rsidRPr="000D5DB5">
        <w:rPr>
          <w:rFonts w:eastAsia="Times New Roman" w:cstheme="minorHAnsi"/>
          <w:color w:val="000000"/>
        </w:rPr>
        <w:t xml:space="preserve">. </w:t>
      </w:r>
    </w:p>
    <w:p w14:paraId="2D0DB071" w14:textId="77777777" w:rsidR="00C46D1B" w:rsidRPr="000D5DB5" w:rsidRDefault="00C46D1B" w:rsidP="00C46D1B">
      <w:pPr>
        <w:contextualSpacing/>
        <w:rPr>
          <w:rFonts w:eastAsia="Times New Roman" w:cstheme="minorHAnsi"/>
          <w:color w:val="000000"/>
        </w:rPr>
      </w:pPr>
      <w:r>
        <w:rPr>
          <w:rFonts w:eastAsia="Times New Roman" w:cstheme="minorHAnsi"/>
          <w:color w:val="000000"/>
        </w:rPr>
        <w:t>Some abilities allow you to increase the strength of your bond with your companion. In this case, you may be allowed to add your Proficiency bonus to the companion’s attack rolls or saving throws (or other rolls). This does not stack with the creature’s own Proficiency Bonus.</w:t>
      </w:r>
    </w:p>
    <w:p w14:paraId="013699B9" w14:textId="77777777" w:rsidR="000621E4" w:rsidRDefault="000621E4">
      <w:pPr>
        <w:contextualSpacing/>
        <w:rPr>
          <w:rFonts w:eastAsia="Times New Roman" w:cstheme="minorHAnsi"/>
          <w:color w:val="000000"/>
        </w:rPr>
      </w:pPr>
    </w:p>
    <w:p w14:paraId="26B40A4D" w14:textId="77777777" w:rsidR="000621E4" w:rsidRDefault="000621E4">
      <w:pPr>
        <w:contextualSpacing/>
        <w:rPr>
          <w:rFonts w:eastAsia="Times New Roman" w:cstheme="minorHAnsi"/>
          <w:b/>
          <w:bCs/>
          <w:color w:val="000000"/>
        </w:rPr>
      </w:pPr>
      <w:r>
        <w:rPr>
          <w:rFonts w:eastAsia="Times New Roman" w:cstheme="minorHAnsi"/>
          <w:b/>
          <w:bCs/>
          <w:color w:val="000000"/>
        </w:rPr>
        <w:t xml:space="preserve">Controlling the Companion </w:t>
      </w:r>
    </w:p>
    <w:p w14:paraId="63FBF95F" w14:textId="77777777" w:rsidR="000621E4" w:rsidRDefault="0051757B">
      <w:pPr>
        <w:contextualSpacing/>
        <w:rPr>
          <w:rFonts w:eastAsia="Times New Roman" w:cstheme="minorHAnsi"/>
          <w:color w:val="000000"/>
        </w:rPr>
      </w:pPr>
      <w:r w:rsidRPr="000D5DB5">
        <w:rPr>
          <w:rFonts w:eastAsia="Times New Roman" w:cstheme="minorHAnsi"/>
          <w:color w:val="000000"/>
        </w:rPr>
        <w:t xml:space="preserve">The companion obeys its master’s commands as best as it can. It takes its turn on its master’s initiative. </w:t>
      </w:r>
    </w:p>
    <w:p w14:paraId="549AAF34" w14:textId="77777777" w:rsidR="0051757B" w:rsidRPr="000D5DB5" w:rsidRDefault="0051757B">
      <w:pPr>
        <w:contextualSpacing/>
        <w:rPr>
          <w:rFonts w:eastAsia="Times New Roman" w:cstheme="minorHAnsi"/>
          <w:color w:val="000000"/>
        </w:rPr>
      </w:pPr>
      <w:r w:rsidRPr="000D5DB5">
        <w:rPr>
          <w:rFonts w:eastAsia="Times New Roman" w:cstheme="minorHAnsi"/>
          <w:color w:val="000000"/>
        </w:rPr>
        <w:t>On the master’s turn, the companion can be verbally commanded where to move (no action required by you)</w:t>
      </w:r>
      <w:r w:rsidR="000621E4">
        <w:rPr>
          <w:rFonts w:eastAsia="Times New Roman" w:cstheme="minorHAnsi"/>
          <w:color w:val="000000"/>
        </w:rPr>
        <w:t xml:space="preserve"> </w:t>
      </w:r>
      <w:r w:rsidR="00074023">
        <w:rPr>
          <w:rFonts w:eastAsia="Times New Roman" w:cstheme="minorHAnsi"/>
          <w:color w:val="000000"/>
        </w:rPr>
        <w:t xml:space="preserve">or </w:t>
      </w:r>
      <w:r w:rsidR="000621E4">
        <w:rPr>
          <w:rFonts w:eastAsia="Times New Roman" w:cstheme="minorHAnsi"/>
          <w:color w:val="000000"/>
        </w:rPr>
        <w:t>what to do</w:t>
      </w:r>
      <w:r w:rsidRPr="000D5DB5">
        <w:rPr>
          <w:rFonts w:eastAsia="Times New Roman" w:cstheme="minorHAnsi"/>
          <w:color w:val="000000"/>
        </w:rPr>
        <w:t xml:space="preserve">. </w:t>
      </w:r>
      <w:r w:rsidR="000621E4">
        <w:rPr>
          <w:rFonts w:eastAsia="Times New Roman" w:cstheme="minorHAnsi"/>
          <w:color w:val="000000"/>
        </w:rPr>
        <w:t xml:space="preserve">If the creature has a special bond, the master may or may not be able to command it telepathically, depending on the bond’s description. </w:t>
      </w:r>
    </w:p>
    <w:p w14:paraId="4D403F72" w14:textId="77777777" w:rsidR="000621E4" w:rsidRDefault="00823019">
      <w:pPr>
        <w:contextualSpacing/>
        <w:rPr>
          <w:rFonts w:eastAsia="Times New Roman" w:cstheme="minorHAnsi"/>
          <w:color w:val="000000"/>
        </w:rPr>
      </w:pPr>
      <w:r>
        <w:rPr>
          <w:rFonts w:eastAsia="Times New Roman" w:cstheme="minorHAnsi"/>
          <w:color w:val="000000"/>
        </w:rPr>
        <w:t xml:space="preserve">Bound </w:t>
      </w:r>
      <w:r w:rsidR="00FB1A45" w:rsidRPr="000D5DB5">
        <w:rPr>
          <w:rFonts w:eastAsia="Times New Roman" w:cstheme="minorHAnsi"/>
          <w:color w:val="000000"/>
        </w:rPr>
        <w:t xml:space="preserve">companions </w:t>
      </w:r>
      <w:r w:rsidR="000621E4">
        <w:rPr>
          <w:rFonts w:eastAsia="Times New Roman" w:cstheme="minorHAnsi"/>
          <w:color w:val="000000"/>
        </w:rPr>
        <w:t xml:space="preserve">otherwise </w:t>
      </w:r>
      <w:r w:rsidR="00FB1A45" w:rsidRPr="000D5DB5">
        <w:rPr>
          <w:rFonts w:eastAsia="Times New Roman" w:cstheme="minorHAnsi"/>
          <w:color w:val="000000"/>
        </w:rPr>
        <w:t>act on their own</w:t>
      </w:r>
      <w:r w:rsidR="000621E4">
        <w:rPr>
          <w:rFonts w:eastAsia="Times New Roman" w:cstheme="minorHAnsi"/>
          <w:color w:val="000000"/>
        </w:rPr>
        <w:t>,</w:t>
      </w:r>
      <w:r w:rsidR="00FB1A45" w:rsidRPr="000D5DB5">
        <w:rPr>
          <w:rFonts w:eastAsia="Times New Roman" w:cstheme="minorHAnsi"/>
          <w:color w:val="000000"/>
        </w:rPr>
        <w:t xml:space="preserve"> unless given a clear command from their master, in which case they fulfill the command as best as they can. </w:t>
      </w:r>
      <w:r w:rsidR="00270765">
        <w:rPr>
          <w:rFonts w:eastAsia="Times New Roman" w:cstheme="minorHAnsi"/>
          <w:color w:val="000000"/>
        </w:rPr>
        <w:t xml:space="preserve">Giving a bound companion a direct order (so long as they are not telepathically connected) costs an attack action. </w:t>
      </w:r>
    </w:p>
    <w:p w14:paraId="34CEE549" w14:textId="77777777" w:rsidR="0076229C" w:rsidRPr="000D5DB5" w:rsidRDefault="00FB1A45">
      <w:pPr>
        <w:contextualSpacing/>
        <w:rPr>
          <w:rFonts w:eastAsia="Times New Roman" w:cstheme="minorHAnsi"/>
          <w:color w:val="000000"/>
        </w:rPr>
      </w:pPr>
      <w:r w:rsidRPr="000D5DB5">
        <w:rPr>
          <w:rFonts w:eastAsia="Times New Roman" w:cstheme="minorHAnsi"/>
          <w:color w:val="000000"/>
        </w:rPr>
        <w:t xml:space="preserve">The master is always aware of the </w:t>
      </w:r>
      <w:r w:rsidR="00823019">
        <w:rPr>
          <w:rFonts w:eastAsia="Times New Roman" w:cstheme="minorHAnsi"/>
          <w:color w:val="000000"/>
        </w:rPr>
        <w:t>bound</w:t>
      </w:r>
      <w:r w:rsidR="00823019" w:rsidRPr="000D5DB5">
        <w:rPr>
          <w:rFonts w:eastAsia="Times New Roman" w:cstheme="minorHAnsi"/>
          <w:color w:val="000000"/>
        </w:rPr>
        <w:t xml:space="preserve"> </w:t>
      </w:r>
      <w:r w:rsidRPr="000D5DB5">
        <w:rPr>
          <w:rFonts w:eastAsia="Times New Roman" w:cstheme="minorHAnsi"/>
          <w:color w:val="000000"/>
        </w:rPr>
        <w:t xml:space="preserve">companion’s normal course of action. If the master is incapacitated or absent, the companion acts as it normally would, but </w:t>
      </w:r>
      <w:r w:rsidR="0076229C" w:rsidRPr="000D5DB5">
        <w:rPr>
          <w:rFonts w:eastAsia="Times New Roman" w:cstheme="minorHAnsi"/>
          <w:color w:val="000000"/>
        </w:rPr>
        <w:t xml:space="preserve">also protects its master and itself. </w:t>
      </w:r>
    </w:p>
    <w:p w14:paraId="003EF871" w14:textId="77777777" w:rsidR="00B47447" w:rsidRDefault="0051757B" w:rsidP="00B47447">
      <w:pPr>
        <w:contextualSpacing/>
        <w:rPr>
          <w:rFonts w:eastAsia="Times New Roman" w:cstheme="minorHAnsi"/>
          <w:color w:val="000000"/>
        </w:rPr>
      </w:pPr>
      <w:r w:rsidRPr="000D5DB5">
        <w:rPr>
          <w:rFonts w:eastAsia="Times New Roman" w:cstheme="minorHAnsi"/>
          <w:color w:val="000000"/>
        </w:rPr>
        <w:t xml:space="preserve">For example, a hunter with a </w:t>
      </w:r>
      <w:r w:rsidR="00FB1A45" w:rsidRPr="000D5DB5">
        <w:rPr>
          <w:rFonts w:eastAsia="Times New Roman" w:cstheme="minorHAnsi"/>
          <w:color w:val="000000"/>
        </w:rPr>
        <w:t xml:space="preserve">panther </w:t>
      </w:r>
      <w:r w:rsidRPr="000D5DB5">
        <w:rPr>
          <w:rFonts w:eastAsia="Times New Roman" w:cstheme="minorHAnsi"/>
          <w:color w:val="000000"/>
        </w:rPr>
        <w:t xml:space="preserve">companion </w:t>
      </w:r>
      <w:r w:rsidR="00FB1A45" w:rsidRPr="000D5DB5">
        <w:rPr>
          <w:rFonts w:eastAsia="Times New Roman" w:cstheme="minorHAnsi"/>
          <w:color w:val="000000"/>
        </w:rPr>
        <w:t>is attacked in an ambush. The panther</w:t>
      </w:r>
      <w:r w:rsidR="000621E4">
        <w:rPr>
          <w:rFonts w:eastAsia="Times New Roman" w:cstheme="minorHAnsi"/>
          <w:color w:val="000000"/>
        </w:rPr>
        <w:t xml:space="preserve">, if commanded to fight, </w:t>
      </w:r>
      <w:r w:rsidR="00FB1A45" w:rsidRPr="000D5DB5">
        <w:rPr>
          <w:rFonts w:eastAsia="Times New Roman" w:cstheme="minorHAnsi"/>
          <w:color w:val="000000"/>
        </w:rPr>
        <w:t xml:space="preserve">would normally attack the weakest enemy from behind. If the hunter uses an attack to command the panther to fight </w:t>
      </w:r>
      <w:r w:rsidR="000621E4">
        <w:rPr>
          <w:rFonts w:eastAsia="Times New Roman" w:cstheme="minorHAnsi"/>
          <w:color w:val="000000"/>
        </w:rPr>
        <w:t xml:space="preserve">in sync </w:t>
      </w:r>
      <w:r w:rsidR="00FB1A45" w:rsidRPr="000D5DB5">
        <w:rPr>
          <w:rFonts w:eastAsia="Times New Roman" w:cstheme="minorHAnsi"/>
          <w:color w:val="000000"/>
        </w:rPr>
        <w:t>with him, the panther obeys a</w:t>
      </w:r>
      <w:r w:rsidR="0052682D">
        <w:rPr>
          <w:rFonts w:eastAsia="Times New Roman" w:cstheme="minorHAnsi"/>
          <w:color w:val="000000"/>
        </w:rPr>
        <w:t xml:space="preserve">nd fights as its master </w:t>
      </w:r>
      <w:bookmarkStart w:id="2327" w:name="_Toc509138765"/>
      <w:r w:rsidR="00B47447">
        <w:rPr>
          <w:rFonts w:eastAsia="Times New Roman" w:cstheme="minorHAnsi"/>
          <w:color w:val="000000"/>
        </w:rPr>
        <w:t xml:space="preserve">wishes. </w:t>
      </w:r>
    </w:p>
    <w:p w14:paraId="0ACDAF24" w14:textId="77777777" w:rsidR="00B47447" w:rsidRDefault="00B47447" w:rsidP="00B47447">
      <w:pPr>
        <w:contextualSpacing/>
      </w:pPr>
    </w:p>
    <w:p w14:paraId="0FC4B261" w14:textId="77777777" w:rsidR="003F3399" w:rsidRDefault="00B47447" w:rsidP="00B47447">
      <w:pPr>
        <w:pStyle w:val="Heading2"/>
      </w:pPr>
      <w:bookmarkStart w:id="2328" w:name="_Toc54196419"/>
      <w:r>
        <w:lastRenderedPageBreak/>
        <w:t>Class</w:t>
      </w:r>
      <w:r w:rsidR="003F3399">
        <w:t xml:space="preserve"> Talents</w:t>
      </w:r>
      <w:bookmarkEnd w:id="2328"/>
    </w:p>
    <w:p w14:paraId="07FBDADF" w14:textId="77777777" w:rsidR="003F3399" w:rsidRDefault="003F3399" w:rsidP="003F3399">
      <w:r>
        <w:t xml:space="preserve">Some classes allow you to take talents, which are customizable class features that can enrich and reinforce a certain character concept. </w:t>
      </w:r>
    </w:p>
    <w:p w14:paraId="6408449C" w14:textId="77777777" w:rsidR="00475849" w:rsidRDefault="00475849" w:rsidP="00475849">
      <w:r>
        <w:t>All talent abilities have DCs of 8 + your proficiency bonus + your Strength or Agility modifier (your choice) if they allow a saving throw.</w:t>
      </w:r>
    </w:p>
    <w:p w14:paraId="2C3D0195" w14:textId="77777777" w:rsidR="003F3399" w:rsidRDefault="003F3399" w:rsidP="003F3399"/>
    <w:p w14:paraId="3B727850" w14:textId="77777777" w:rsidR="000D1FA0" w:rsidRDefault="000D1FA0" w:rsidP="00F20944">
      <w:pPr>
        <w:pStyle w:val="ListParagraph"/>
        <w:numPr>
          <w:ilvl w:val="0"/>
          <w:numId w:val="26"/>
        </w:numPr>
        <w:ind w:left="360"/>
        <w:rPr>
          <w:rFonts w:eastAsia="Times New Roman" w:cstheme="minorHAnsi"/>
          <w:i/>
          <w:iCs/>
          <w:color w:val="000000"/>
        </w:rPr>
        <w:sectPr w:rsidR="000D1FA0" w:rsidSect="004F2D4C">
          <w:type w:val="continuous"/>
          <w:pgSz w:w="12240" w:h="15840"/>
          <w:pgMar w:top="1440" w:right="1800" w:bottom="1440" w:left="1800" w:header="708" w:footer="708" w:gutter="0"/>
          <w:cols w:space="708"/>
          <w:docGrid w:linePitch="360"/>
        </w:sectPr>
      </w:pPr>
    </w:p>
    <w:p w14:paraId="317E5DF8" w14:textId="77777777" w:rsidR="000D1FA0" w:rsidRDefault="00F20944" w:rsidP="000D1FA0">
      <w:pPr>
        <w:rPr>
          <w:rFonts w:eastAsia="Times New Roman" w:cstheme="minorHAnsi"/>
          <w:b/>
          <w:bCs/>
          <w:color w:val="000000"/>
        </w:rPr>
      </w:pPr>
      <w:r w:rsidRPr="000D1FA0">
        <w:rPr>
          <w:rFonts w:eastAsia="Times New Roman" w:cstheme="minorHAnsi"/>
          <w:b/>
          <w:bCs/>
          <w:color w:val="000000"/>
        </w:rPr>
        <w:lastRenderedPageBreak/>
        <w:t xml:space="preserve">Action Surge </w:t>
      </w:r>
    </w:p>
    <w:p w14:paraId="57E7C2D1" w14:textId="77777777" w:rsidR="000D1FA0" w:rsidRPr="000D1FA0" w:rsidRDefault="000D1FA0" w:rsidP="000D1FA0">
      <w:pPr>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1 level in Warrior</w:t>
      </w:r>
    </w:p>
    <w:p w14:paraId="7129AFF4" w14:textId="77777777" w:rsidR="00F20944" w:rsidRDefault="00F20944" w:rsidP="000D1FA0">
      <w:pPr>
        <w:rPr>
          <w:rFonts w:eastAsia="Times New Roman" w:cstheme="minorHAnsi"/>
          <w:color w:val="000000"/>
        </w:rPr>
      </w:pPr>
      <w:r w:rsidRPr="000D1FA0">
        <w:rPr>
          <w:rFonts w:eastAsia="Times New Roman" w:cstheme="minorHAnsi"/>
          <w:color w:val="000000"/>
        </w:rPr>
        <w:t>You can push yourself beyond your normal limits for a moment. On your turn, you can take one additional action on top of your regular action and a possible bonus action. Once you use this feature, you must finish a short</w:t>
      </w:r>
      <w:ins w:id="2329" w:author="Admin" w:date="2021-03-23T16:45:00Z">
        <w:r w:rsidR="00C75C42">
          <w:rPr>
            <w:rFonts w:eastAsia="Times New Roman" w:cstheme="minorHAnsi"/>
            <w:color w:val="000000"/>
          </w:rPr>
          <w:t xml:space="preserve"> or long rest</w:t>
        </w:r>
      </w:ins>
      <w:r w:rsidRPr="000D1FA0">
        <w:rPr>
          <w:rFonts w:eastAsia="Times New Roman" w:cstheme="minorHAnsi"/>
          <w:color w:val="000000"/>
        </w:rPr>
        <w:t xml:space="preserve"> before you can use it again. This talent can be taken again at </w:t>
      </w:r>
      <w:r w:rsidR="000D1FA0">
        <w:rPr>
          <w:rFonts w:eastAsia="Times New Roman" w:cstheme="minorHAnsi"/>
          <w:color w:val="000000"/>
        </w:rPr>
        <w:t xml:space="preserve">level </w:t>
      </w:r>
      <w:r w:rsidRPr="000D1FA0">
        <w:rPr>
          <w:rFonts w:eastAsia="Times New Roman" w:cstheme="minorHAnsi"/>
          <w:color w:val="000000"/>
        </w:rPr>
        <w:t xml:space="preserve">17 for another use. </w:t>
      </w:r>
      <w:bookmarkStart w:id="2330" w:name="_Hlk11069163"/>
    </w:p>
    <w:p w14:paraId="67501049" w14:textId="77777777" w:rsidR="000D1FA0" w:rsidRPr="000D1FA0" w:rsidRDefault="000D1FA0" w:rsidP="000D1FA0"/>
    <w:p w14:paraId="058DA90C" w14:textId="77777777" w:rsidR="000D1FA0" w:rsidRPr="000D1FA0" w:rsidRDefault="00F20944" w:rsidP="000D1FA0">
      <w:pPr>
        <w:rPr>
          <w:rFonts w:eastAsia="Times New Roman" w:cstheme="minorHAnsi"/>
          <w:b/>
          <w:bCs/>
          <w:color w:val="000000"/>
        </w:rPr>
      </w:pPr>
      <w:r w:rsidRPr="000D1FA0">
        <w:rPr>
          <w:rFonts w:eastAsia="Times New Roman" w:cstheme="minorHAnsi"/>
          <w:b/>
          <w:bCs/>
          <w:color w:val="000000"/>
        </w:rPr>
        <w:t>Aggressive</w:t>
      </w:r>
    </w:p>
    <w:p w14:paraId="269AF3BF" w14:textId="77777777" w:rsidR="00F20944" w:rsidRDefault="00F20944" w:rsidP="000D1FA0">
      <w:r w:rsidRPr="000D1FA0">
        <w:t xml:space="preserve">You may use your bonus action to take the Dash action, but only to approach a hostile creature that you can see. </w:t>
      </w:r>
      <w:bookmarkEnd w:id="2330"/>
    </w:p>
    <w:p w14:paraId="2185BDAE" w14:textId="77777777" w:rsidR="000D1FA0" w:rsidRPr="000D1FA0" w:rsidRDefault="000D1FA0" w:rsidP="000D1FA0"/>
    <w:p w14:paraId="22CA8724" w14:textId="77777777" w:rsidR="000D1FA0" w:rsidRDefault="00475849" w:rsidP="000D1FA0">
      <w:pPr>
        <w:rPr>
          <w:rFonts w:eastAsia="Times New Roman" w:cstheme="minorHAnsi"/>
        </w:rPr>
      </w:pPr>
      <w:r w:rsidRPr="000D1FA0">
        <w:rPr>
          <w:rFonts w:eastAsia="Times New Roman" w:cstheme="minorHAnsi"/>
          <w:b/>
          <w:bCs/>
        </w:rPr>
        <w:t xml:space="preserve">Agile Leap </w:t>
      </w:r>
    </w:p>
    <w:p w14:paraId="4EAF3C21" w14:textId="77777777" w:rsidR="000D1FA0" w:rsidRPr="000D1FA0" w:rsidRDefault="000D1FA0" w:rsidP="000D1FA0">
      <w:pPr>
        <w:rPr>
          <w:rFonts w:eastAsia="Times New Roman" w:cstheme="minorHAnsi"/>
        </w:rPr>
      </w:pPr>
      <w:r w:rsidRPr="000D1FA0">
        <w:rPr>
          <w:rFonts w:eastAsia="Times New Roman" w:cstheme="minorHAnsi"/>
          <w:i/>
          <w:iCs/>
        </w:rPr>
        <w:t xml:space="preserve">Prerequisite. </w:t>
      </w:r>
      <w:r>
        <w:rPr>
          <w:rFonts w:eastAsia="Times New Roman" w:cstheme="minorHAnsi"/>
        </w:rPr>
        <w:t>5th level</w:t>
      </w:r>
    </w:p>
    <w:p w14:paraId="33A2A5D7" w14:textId="77777777" w:rsidR="00F20944" w:rsidRDefault="00475849" w:rsidP="00A05DB8">
      <w:pPr>
        <w:rPr>
          <w:ins w:id="2331" w:author="Admin" w:date="2021-05-31T13:30:00Z"/>
          <w:rFonts w:eastAsia="Times New Roman" w:cstheme="minorHAnsi"/>
        </w:rPr>
      </w:pPr>
      <w:r w:rsidRPr="000D1FA0">
        <w:rPr>
          <w:rFonts w:eastAsia="Times New Roman" w:cstheme="minorHAnsi"/>
        </w:rPr>
        <w:t xml:space="preserve">You may use a bonus action to leap, moving at half your total speed. This movement does not provoke reactions. If you have the ability to glide, hover, or fly (via spell, gadget, or ability), you may choose to use this ability in mid-air (effectively changing your trajectory as a double-jump). This jump also counts as a </w:t>
      </w:r>
      <w:del w:id="2332" w:author="Admin" w:date="2021-05-31T13:31:00Z">
        <w:r w:rsidRPr="000D1FA0" w:rsidDel="00A05DB8">
          <w:rPr>
            <w:rFonts w:eastAsia="Times New Roman" w:cstheme="minorHAnsi"/>
          </w:rPr>
          <w:delText xml:space="preserve">dash </w:delText>
        </w:r>
      </w:del>
      <w:ins w:id="2333" w:author="Admin" w:date="2021-05-31T13:31:00Z">
        <w:r w:rsidR="00A05DB8">
          <w:rPr>
            <w:rFonts w:eastAsia="Times New Roman" w:cstheme="minorHAnsi"/>
          </w:rPr>
          <w:t>D</w:t>
        </w:r>
        <w:r w:rsidR="00A05DB8" w:rsidRPr="000D1FA0">
          <w:rPr>
            <w:rFonts w:eastAsia="Times New Roman" w:cstheme="minorHAnsi"/>
          </w:rPr>
          <w:t xml:space="preserve">ash </w:t>
        </w:r>
        <w:r w:rsidR="00A05DB8">
          <w:rPr>
            <w:rFonts w:eastAsia="Times New Roman" w:cstheme="minorHAnsi"/>
          </w:rPr>
          <w:t xml:space="preserve">action </w:t>
        </w:r>
      </w:ins>
      <w:r w:rsidRPr="000D1FA0">
        <w:rPr>
          <w:rFonts w:eastAsia="Times New Roman" w:cstheme="minorHAnsi"/>
        </w:rPr>
        <w:t xml:space="preserve">for the purposes of other abilities. </w:t>
      </w:r>
      <w:r w:rsidRPr="000D1FA0">
        <w:rPr>
          <w:rFonts w:eastAsia="Times New Roman" w:cstheme="minorHAnsi"/>
        </w:rPr>
        <w:br/>
        <w:t xml:space="preserve">You are treated as if you always benefit from the </w:t>
      </w:r>
      <w:r w:rsidRPr="000D1FA0">
        <w:rPr>
          <w:rFonts w:eastAsia="Times New Roman" w:cstheme="minorHAnsi"/>
          <w:i/>
          <w:iCs/>
        </w:rPr>
        <w:t>jump</w:t>
      </w:r>
      <w:r w:rsidRPr="000D1FA0">
        <w:rPr>
          <w:rFonts w:eastAsia="Times New Roman" w:cstheme="minorHAnsi"/>
        </w:rPr>
        <w:t xml:space="preserve"> spell. </w:t>
      </w:r>
      <w:bookmarkStart w:id="2334" w:name="_Hlk11069177"/>
    </w:p>
    <w:p w14:paraId="01C0F982" w14:textId="77777777" w:rsidR="00A05DB8" w:rsidRDefault="00A05DB8" w:rsidP="00A05DB8">
      <w:pPr>
        <w:rPr>
          <w:rFonts w:eastAsia="Times New Roman" w:cstheme="minorHAnsi"/>
        </w:rPr>
      </w:pPr>
      <w:ins w:id="2335" w:author="Admin" w:date="2021-05-31T13:30:00Z">
        <w:r>
          <w:rPr>
            <w:rFonts w:eastAsia="Times New Roman" w:cstheme="minorHAnsi"/>
          </w:rPr>
          <w:t xml:space="preserve">If you also have the Heroic Leap talent, </w:t>
        </w:r>
      </w:ins>
      <w:ins w:id="2336" w:author="Admin" w:date="2021-05-31T13:32:00Z">
        <w:r>
          <w:rPr>
            <w:rFonts w:eastAsia="Times New Roman" w:cstheme="minorHAnsi"/>
          </w:rPr>
          <w:t xml:space="preserve">a use of the </w:t>
        </w:r>
      </w:ins>
      <w:ins w:id="2337" w:author="Admin" w:date="2021-05-31T13:33:00Z">
        <w:r>
          <w:rPr>
            <w:rFonts w:eastAsia="Times New Roman" w:cstheme="minorHAnsi"/>
          </w:rPr>
          <w:t xml:space="preserve">ability </w:t>
        </w:r>
      </w:ins>
      <w:ins w:id="2338" w:author="Admin" w:date="2021-05-31T13:32:00Z">
        <w:r>
          <w:rPr>
            <w:rFonts w:eastAsia="Times New Roman" w:cstheme="minorHAnsi"/>
          </w:rPr>
          <w:t>increases your jump distance to your full speed</w:t>
        </w:r>
      </w:ins>
      <w:ins w:id="2339" w:author="Admin" w:date="2021-05-31T13:33:00Z">
        <w:r>
          <w:rPr>
            <w:rFonts w:eastAsia="Times New Roman" w:cstheme="minorHAnsi"/>
          </w:rPr>
          <w:t xml:space="preserve"> for that use</w:t>
        </w:r>
      </w:ins>
      <w:ins w:id="2340" w:author="Admin" w:date="2021-05-31T13:32:00Z">
        <w:r>
          <w:rPr>
            <w:rFonts w:eastAsia="Times New Roman" w:cstheme="minorHAnsi"/>
          </w:rPr>
          <w:t xml:space="preserve">. </w:t>
        </w:r>
      </w:ins>
    </w:p>
    <w:p w14:paraId="63309FE1" w14:textId="77777777" w:rsidR="000D1FA0" w:rsidRPr="000D1FA0" w:rsidRDefault="000D1FA0" w:rsidP="000D1FA0">
      <w:pPr>
        <w:rPr>
          <w:rFonts w:eastAsia="Times New Roman" w:cstheme="minorHAnsi"/>
        </w:rPr>
      </w:pPr>
    </w:p>
    <w:p w14:paraId="5B7268A9" w14:textId="5AFBD861" w:rsidR="000D1FA0" w:rsidRDefault="00F20944">
      <w:pPr>
        <w:rPr>
          <w:rFonts w:eastAsia="Times New Roman" w:cstheme="minorHAnsi"/>
          <w:b/>
          <w:bCs/>
          <w:color w:val="000000"/>
        </w:rPr>
      </w:pPr>
      <w:r w:rsidRPr="000D1FA0">
        <w:rPr>
          <w:rFonts w:eastAsia="Times New Roman" w:cstheme="minorHAnsi"/>
          <w:b/>
          <w:bCs/>
          <w:color w:val="000000"/>
        </w:rPr>
        <w:t xml:space="preserve">Berserker </w:t>
      </w:r>
      <w:del w:id="2341" w:author="Admin" w:date="2021-09-10T19:40:00Z">
        <w:r w:rsidRPr="000D1FA0" w:rsidDel="004761D8">
          <w:rPr>
            <w:rFonts w:eastAsia="Times New Roman" w:cstheme="minorHAnsi"/>
            <w:b/>
            <w:bCs/>
            <w:color w:val="000000"/>
          </w:rPr>
          <w:delText xml:space="preserve">Rage </w:delText>
        </w:r>
      </w:del>
      <w:ins w:id="2342" w:author="Admin" w:date="2021-09-10T19:46:00Z">
        <w:r w:rsidR="004761D8">
          <w:rPr>
            <w:rFonts w:eastAsia="Times New Roman" w:cstheme="minorHAnsi"/>
            <w:b/>
            <w:bCs/>
            <w:color w:val="000000"/>
          </w:rPr>
          <w:t>Rage</w:t>
        </w:r>
      </w:ins>
    </w:p>
    <w:p w14:paraId="4F25F7C8" w14:textId="77777777" w:rsidR="000D1FA0" w:rsidRDefault="000D1FA0" w:rsidP="000D1FA0">
      <w:pPr>
        <w:rPr>
          <w:rFonts w:eastAsia="Times New Roman" w:cstheme="minorHAnsi"/>
          <w:i/>
          <w:iCs/>
          <w:color w:val="000000"/>
        </w:rPr>
      </w:pPr>
      <w:r>
        <w:rPr>
          <w:rFonts w:eastAsia="Times New Roman" w:cstheme="minorHAnsi"/>
          <w:i/>
          <w:iCs/>
          <w:color w:val="000000"/>
        </w:rPr>
        <w:t xml:space="preserve">Prerequisite. </w:t>
      </w:r>
      <w:r>
        <w:rPr>
          <w:rFonts w:eastAsia="Times New Roman" w:cstheme="minorHAnsi"/>
          <w:color w:val="000000"/>
        </w:rPr>
        <w:t>M</w:t>
      </w:r>
      <w:r w:rsidR="00F20944" w:rsidRPr="000D1FA0">
        <w:rPr>
          <w:rFonts w:eastAsia="Times New Roman" w:cstheme="minorHAnsi"/>
          <w:color w:val="000000"/>
        </w:rPr>
        <w:t>ust be taken at 1st level of Warrior.</w:t>
      </w:r>
      <w:r w:rsidR="00F20944" w:rsidRPr="000D1FA0">
        <w:rPr>
          <w:rFonts w:eastAsia="Times New Roman" w:cstheme="minorHAnsi"/>
          <w:i/>
          <w:iCs/>
          <w:color w:val="000000"/>
        </w:rPr>
        <w:t xml:space="preserve"> </w:t>
      </w:r>
    </w:p>
    <w:p w14:paraId="7E9F8C11" w14:textId="7DB10F04" w:rsidR="004776D6" w:rsidRDefault="00F20944">
      <w:pPr>
        <w:rPr>
          <w:rFonts w:eastAsia="Times New Roman" w:cstheme="minorHAnsi"/>
          <w:color w:val="000000"/>
        </w:rPr>
      </w:pPr>
      <w:r w:rsidRPr="000D1FA0">
        <w:rPr>
          <w:rFonts w:eastAsia="Times New Roman" w:cstheme="minorHAnsi"/>
          <w:color w:val="000000"/>
        </w:rPr>
        <w:t xml:space="preserve">You may cast the </w:t>
      </w:r>
      <w:r w:rsidRPr="000D1FA0">
        <w:rPr>
          <w:rFonts w:eastAsia="Times New Roman" w:cstheme="minorHAnsi"/>
          <w:i/>
          <w:iCs/>
          <w:color w:val="000000"/>
        </w:rPr>
        <w:t xml:space="preserve">berserker </w:t>
      </w:r>
      <w:del w:id="2343" w:author="Admin" w:date="2021-09-10T19:40:00Z">
        <w:r w:rsidRPr="000D1FA0" w:rsidDel="004761D8">
          <w:rPr>
            <w:rFonts w:eastAsia="Times New Roman" w:cstheme="minorHAnsi"/>
            <w:i/>
            <w:iCs/>
            <w:color w:val="000000"/>
          </w:rPr>
          <w:delText>rage</w:delText>
        </w:r>
        <w:r w:rsidRPr="000D1FA0" w:rsidDel="004761D8">
          <w:rPr>
            <w:rFonts w:eastAsia="Times New Roman" w:cstheme="minorHAnsi"/>
            <w:color w:val="000000"/>
          </w:rPr>
          <w:delText xml:space="preserve"> </w:delText>
        </w:r>
      </w:del>
      <w:ins w:id="2344" w:author="Admin" w:date="2021-09-10T19:40:00Z">
        <w:r w:rsidR="004761D8">
          <w:rPr>
            <w:rFonts w:eastAsia="Times New Roman" w:cstheme="minorHAnsi"/>
            <w:i/>
            <w:iCs/>
            <w:color w:val="000000"/>
          </w:rPr>
          <w:t>frenzy</w:t>
        </w:r>
        <w:r w:rsidR="004761D8" w:rsidRPr="000D1FA0">
          <w:rPr>
            <w:rFonts w:eastAsia="Times New Roman" w:cstheme="minorHAnsi"/>
            <w:color w:val="000000"/>
          </w:rPr>
          <w:t xml:space="preserve"> </w:t>
        </w:r>
      </w:ins>
      <w:r w:rsidRPr="000D1FA0">
        <w:rPr>
          <w:rFonts w:eastAsia="Times New Roman" w:cstheme="minorHAnsi"/>
          <w:color w:val="000000"/>
        </w:rPr>
        <w:t xml:space="preserve">spell on yourself as a bonus action. This rage continues until you end it with a bonus </w:t>
      </w:r>
      <w:r w:rsidRPr="000D1FA0">
        <w:t>action</w:t>
      </w:r>
      <w:r w:rsidRPr="000D1FA0">
        <w:rPr>
          <w:rFonts w:eastAsia="Times New Roman" w:cstheme="minorHAnsi"/>
          <w:color w:val="000000"/>
        </w:rPr>
        <w:t>, or until the rage ends early (as per the spell’s description)</w:t>
      </w:r>
      <w:ins w:id="2345" w:author="Admin" w:date="2021-09-10T19:41:00Z">
        <w:r w:rsidR="004761D8">
          <w:rPr>
            <w:rFonts w:eastAsia="Times New Roman" w:cstheme="minorHAnsi"/>
            <w:color w:val="000000"/>
          </w:rPr>
          <w:t>, and you can use it as limited by the spell’s description</w:t>
        </w:r>
      </w:ins>
      <w:r w:rsidRPr="000D1FA0">
        <w:rPr>
          <w:rFonts w:eastAsia="Times New Roman" w:cstheme="minorHAnsi"/>
          <w:color w:val="000000"/>
        </w:rPr>
        <w:t xml:space="preserve">. </w:t>
      </w:r>
    </w:p>
    <w:p w14:paraId="49CD7544" w14:textId="2AF20025" w:rsidR="00F20944" w:rsidDel="00F42F29" w:rsidRDefault="00F20944">
      <w:pPr>
        <w:rPr>
          <w:del w:id="2346" w:author="Abdulrahman Al-omair" w:date="2021-08-02T22:59:00Z"/>
          <w:rFonts w:eastAsia="Times New Roman" w:cstheme="minorHAnsi"/>
          <w:color w:val="000000"/>
        </w:rPr>
      </w:pPr>
      <w:r w:rsidRPr="000D1FA0">
        <w:rPr>
          <w:rFonts w:eastAsia="Times New Roman" w:cstheme="minorHAnsi"/>
          <w:color w:val="000000"/>
        </w:rPr>
        <w:lastRenderedPageBreak/>
        <w:t xml:space="preserve">This spell cannot be dispelled, but can be overwhelmed by a </w:t>
      </w:r>
      <w:r w:rsidRPr="000D1FA0">
        <w:rPr>
          <w:rFonts w:eastAsia="Times New Roman" w:cstheme="minorHAnsi"/>
          <w:i/>
          <w:iCs/>
          <w:color w:val="000000"/>
        </w:rPr>
        <w:t>calm emotions</w:t>
      </w:r>
      <w:r w:rsidRPr="000D1FA0">
        <w:rPr>
          <w:rFonts w:eastAsia="Times New Roman" w:cstheme="minorHAnsi"/>
          <w:color w:val="000000"/>
        </w:rPr>
        <w:t xml:space="preserve"> spell or similar effect t</w:t>
      </w:r>
      <w:r w:rsidR="004776D6">
        <w:rPr>
          <w:rFonts w:eastAsia="Times New Roman" w:cstheme="minorHAnsi"/>
          <w:color w:val="000000"/>
        </w:rPr>
        <w:t>hat would suppress this ability, and does not prevent use of spell-like abilities derived from talents.</w:t>
      </w:r>
      <w:r w:rsidRPr="000D1FA0">
        <w:rPr>
          <w:rFonts w:eastAsia="Times New Roman" w:cstheme="minorHAnsi"/>
          <w:color w:val="000000"/>
        </w:rPr>
        <w:t xml:space="preserve"> </w:t>
      </w:r>
      <w:del w:id="2347" w:author="Admin" w:date="2021-09-10T19:41:00Z">
        <w:r w:rsidRPr="000D1FA0" w:rsidDel="004761D8">
          <w:rPr>
            <w:rFonts w:eastAsia="Times New Roman" w:cstheme="minorHAnsi"/>
            <w:color w:val="000000"/>
          </w:rPr>
          <w:delText xml:space="preserve">You can enter a rage this way a number of times equal to your proficiency bonus before replenishing on a long rest. </w:delText>
        </w:r>
      </w:del>
      <w:bookmarkEnd w:id="2334"/>
    </w:p>
    <w:p w14:paraId="0CF879F3" w14:textId="77777777" w:rsidR="004761D8" w:rsidRDefault="004761D8" w:rsidP="00A0538E">
      <w:pPr>
        <w:rPr>
          <w:ins w:id="2348" w:author="Admin" w:date="2021-09-10T19:41:00Z"/>
          <w:rFonts w:eastAsia="Times New Roman" w:cstheme="minorHAnsi"/>
        </w:rPr>
      </w:pPr>
    </w:p>
    <w:p w14:paraId="4ADC2319" w14:textId="4870AB99" w:rsidR="00A0538E" w:rsidRDefault="00A0538E">
      <w:pPr>
        <w:rPr>
          <w:rFonts w:eastAsia="Times New Roman" w:cstheme="minorHAnsi"/>
          <w:color w:val="000000"/>
        </w:rPr>
      </w:pPr>
      <w:r>
        <w:rPr>
          <w:rFonts w:eastAsia="Times New Roman" w:cstheme="minorHAnsi"/>
        </w:rPr>
        <w:t xml:space="preserve">You can take this talent again. If you do so, you </w:t>
      </w:r>
      <w:r w:rsidRPr="000D1FA0">
        <w:rPr>
          <w:rFonts w:eastAsia="Times New Roman" w:cstheme="minorHAnsi"/>
          <w:color w:val="000000"/>
        </w:rPr>
        <w:t>do not gain a level of exhaustion at the end (regardless of how long you rage)</w:t>
      </w:r>
      <w:ins w:id="2349" w:author="Admin" w:date="2021-09-10T19:41:00Z">
        <w:r w:rsidR="004761D8">
          <w:rPr>
            <w:rFonts w:eastAsia="Times New Roman" w:cstheme="minorHAnsi"/>
            <w:color w:val="000000"/>
          </w:rPr>
          <w:t xml:space="preserve">. </w:t>
        </w:r>
      </w:ins>
    </w:p>
    <w:p w14:paraId="7A3B5A42" w14:textId="77777777" w:rsidR="000D1FA0" w:rsidRDefault="00A0538E" w:rsidP="00A0538E">
      <w:pPr>
        <w:rPr>
          <w:rFonts w:eastAsia="Times New Roman" w:cstheme="minorHAnsi"/>
        </w:rPr>
      </w:pPr>
      <w:r>
        <w:rPr>
          <w:rFonts w:eastAsia="Times New Roman" w:cstheme="minorHAnsi"/>
        </w:rPr>
        <w:t>If you reach 9th level of Warrior, y</w:t>
      </w:r>
      <w:r w:rsidRPr="000D1FA0">
        <w:rPr>
          <w:rFonts w:eastAsia="Times New Roman" w:cstheme="minorHAnsi"/>
        </w:rPr>
        <w:t xml:space="preserve">our rage only ends if you are knocked unconscious or if you end </w:t>
      </w:r>
      <w:r>
        <w:rPr>
          <w:rFonts w:eastAsia="Times New Roman" w:cstheme="minorHAnsi"/>
        </w:rPr>
        <w:t xml:space="preserve">it </w:t>
      </w:r>
      <w:r w:rsidRPr="000D1FA0">
        <w:rPr>
          <w:rFonts w:eastAsia="Times New Roman" w:cstheme="minorHAnsi"/>
        </w:rPr>
        <w:t>willingly.</w:t>
      </w:r>
    </w:p>
    <w:p w14:paraId="5202908F" w14:textId="77777777" w:rsidR="00A0538E" w:rsidRPr="00A0538E" w:rsidRDefault="00A0538E" w:rsidP="00A0538E">
      <w:pPr>
        <w:rPr>
          <w:rFonts w:eastAsia="Times New Roman" w:cstheme="minorHAnsi"/>
        </w:rPr>
      </w:pPr>
    </w:p>
    <w:p w14:paraId="47709E15" w14:textId="77777777" w:rsidR="000D1FA0" w:rsidRDefault="00F20944" w:rsidP="000D1FA0">
      <w:pPr>
        <w:rPr>
          <w:i/>
          <w:iCs/>
        </w:rPr>
      </w:pPr>
      <w:r w:rsidRPr="000D1FA0">
        <w:rPr>
          <w:b/>
          <w:bCs/>
        </w:rPr>
        <w:t>Bladestorm</w:t>
      </w:r>
      <w:r w:rsidRPr="000D1FA0">
        <w:rPr>
          <w:i/>
          <w:iCs/>
        </w:rPr>
        <w:t xml:space="preserve"> </w:t>
      </w:r>
    </w:p>
    <w:p w14:paraId="466D6731" w14:textId="77777777" w:rsidR="000D1FA0" w:rsidRDefault="000D1FA0" w:rsidP="000D1FA0">
      <w:pPr>
        <w:rPr>
          <w:i/>
          <w:iCs/>
        </w:rPr>
      </w:pPr>
      <w:r w:rsidRPr="000D1FA0">
        <w:rPr>
          <w:rFonts w:eastAsia="Times New Roman" w:cstheme="minorHAnsi"/>
          <w:i/>
          <w:iCs/>
          <w:color w:val="000000"/>
        </w:rPr>
        <w:t>Prerequisite.</w:t>
      </w:r>
      <w:r w:rsidRPr="000D1FA0">
        <w:rPr>
          <w:rFonts w:eastAsia="Times New Roman" w:cstheme="minorHAnsi"/>
          <w:color w:val="000000"/>
        </w:rPr>
        <w:t xml:space="preserve"> </w:t>
      </w:r>
      <w:r w:rsidR="00F20944" w:rsidRPr="000D1FA0">
        <w:t>1 level in Warrior</w:t>
      </w:r>
    </w:p>
    <w:p w14:paraId="6E1C9B4A" w14:textId="77777777" w:rsidR="00F20944" w:rsidRPr="000D1FA0" w:rsidRDefault="00F20944" w:rsidP="000D1FA0">
      <w:pPr>
        <w:rPr>
          <w:rFonts w:eastAsia="Times New Roman" w:cstheme="minorHAnsi"/>
        </w:rPr>
      </w:pPr>
      <w:r w:rsidRPr="000D1FA0">
        <w:t>You may enter this stance with an action. While in this stance, you whirl with your weapon outstretched, automatically dealing your melee weapon damage to all creatures within the weapon’s reach of you. This damage is treated as an area effect. Affected targets are entitled an Agility saving throw to halve the damage. You can apply strike effects, but they affect only targets who failed their saving throw, and one strike affects one target.</w:t>
      </w:r>
    </w:p>
    <w:p w14:paraId="5A7E5394" w14:textId="77777777" w:rsidR="00F20944" w:rsidRPr="000D1FA0" w:rsidRDefault="00F20944" w:rsidP="000D1FA0">
      <w:r w:rsidRPr="000D1FA0">
        <w:t xml:space="preserve">You cannot take any other actions in this stance other than maintaining it. You can enter this stance a number of times equal to your proficiency bonus before replenishing on a short rest, and the effects of it remaining until the beginning of your turn in the next round unless you extend it using the same actions. </w:t>
      </w:r>
    </w:p>
    <w:p w14:paraId="3B592B9C" w14:textId="77777777" w:rsidR="00F20944" w:rsidRPr="000D1FA0" w:rsidRDefault="00F20944" w:rsidP="000D1FA0">
      <w:r w:rsidRPr="000D1FA0">
        <w:t xml:space="preserve">While in this stance, you have advantage against all movement-impairing effects or effects that result in loss of control for your character, and you do not provoke reactions from movement from a creature who has </w:t>
      </w:r>
      <w:r w:rsidRPr="000D1FA0">
        <w:lastRenderedPageBreak/>
        <w:t>failed their saving throw to half damage. Your speed, however, is halved in this stance. If you are unable to use your action, or if you cannot move at least 5 feet every round, this stance ends. If you are in this stance more than 3 rounds, you gain the incapacitated condition for after you are finished. The condition remains for 1 round per round you were in the stance beyond the first three.</w:t>
      </w:r>
    </w:p>
    <w:p w14:paraId="66EAC727" w14:textId="77777777" w:rsidR="000D1FA0" w:rsidRDefault="000D1FA0" w:rsidP="000D1FA0">
      <w:pPr>
        <w:textAlignment w:val="baseline"/>
        <w:rPr>
          <w:rFonts w:eastAsia="Times New Roman" w:cstheme="minorHAnsi"/>
          <w:i/>
          <w:iCs/>
          <w:color w:val="000000"/>
        </w:rPr>
      </w:pPr>
    </w:p>
    <w:p w14:paraId="57E707F2" w14:textId="77777777" w:rsidR="000D1FA0" w:rsidRDefault="00F20944" w:rsidP="000D1FA0">
      <w:pPr>
        <w:textAlignment w:val="baseline"/>
        <w:rPr>
          <w:rFonts w:eastAsia="Times New Roman" w:cstheme="minorHAnsi"/>
          <w:b/>
          <w:bCs/>
          <w:color w:val="000000"/>
        </w:rPr>
      </w:pPr>
      <w:r w:rsidRPr="000D1FA0">
        <w:rPr>
          <w:rFonts w:eastAsia="Times New Roman" w:cstheme="minorHAnsi"/>
          <w:b/>
          <w:bCs/>
          <w:color w:val="000000"/>
        </w:rPr>
        <w:t>Brutal Critical</w:t>
      </w:r>
    </w:p>
    <w:p w14:paraId="5528B484" w14:textId="77777777" w:rsidR="00F20944" w:rsidRDefault="00F20944" w:rsidP="000D1FA0">
      <w:pPr>
        <w:textAlignment w:val="baseline"/>
        <w:rPr>
          <w:rFonts w:eastAsia="Times New Roman" w:cstheme="minorHAnsi"/>
          <w:color w:val="000000"/>
        </w:rPr>
      </w:pPr>
      <w:r w:rsidRPr="000D1FA0">
        <w:rPr>
          <w:rFonts w:eastAsia="Times New Roman" w:cstheme="minorHAnsi"/>
          <w:color w:val="000000"/>
        </w:rPr>
        <w:t xml:space="preserve">You can roll one additional weapon damage die when determining the extra damage for a critical hit with a melee weapon attack. This talent can be taken again up to two times (resulting in three additional dice). </w:t>
      </w:r>
    </w:p>
    <w:p w14:paraId="15A2117C" w14:textId="77777777" w:rsidR="000D1FA0" w:rsidRPr="000D1FA0" w:rsidRDefault="000D1FA0" w:rsidP="000D1FA0">
      <w:pPr>
        <w:textAlignment w:val="baseline"/>
        <w:rPr>
          <w:rFonts w:eastAsia="Times New Roman" w:cstheme="minorHAnsi"/>
          <w:i/>
          <w:iCs/>
          <w:color w:val="000000"/>
        </w:rPr>
      </w:pPr>
    </w:p>
    <w:p w14:paraId="05857A3F" w14:textId="77777777" w:rsidR="000D1FA0" w:rsidRDefault="00F20944" w:rsidP="000D1FA0">
      <w:pPr>
        <w:textAlignment w:val="baseline"/>
        <w:rPr>
          <w:rFonts w:eastAsia="Times New Roman" w:cstheme="minorHAnsi"/>
          <w:i/>
          <w:iCs/>
          <w:color w:val="000000"/>
        </w:rPr>
      </w:pPr>
      <w:r w:rsidRPr="000D1FA0">
        <w:rPr>
          <w:rFonts w:eastAsia="Times New Roman" w:cstheme="minorHAnsi"/>
          <w:b/>
          <w:bCs/>
          <w:color w:val="000000"/>
        </w:rPr>
        <w:t>Burning Blades</w:t>
      </w:r>
      <w:r w:rsidRPr="000D1FA0">
        <w:rPr>
          <w:rFonts w:eastAsia="Times New Roman" w:cstheme="minorHAnsi"/>
          <w:i/>
          <w:iCs/>
          <w:color w:val="000000"/>
        </w:rPr>
        <w:t xml:space="preserve"> </w:t>
      </w:r>
    </w:p>
    <w:p w14:paraId="6CAF7F34" w14:textId="77777777" w:rsidR="000D1FA0" w:rsidRDefault="000D1FA0" w:rsidP="000D1FA0">
      <w:pPr>
        <w:textAlignment w:val="baseline"/>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F20944" w:rsidRPr="000D1FA0">
        <w:rPr>
          <w:rFonts w:eastAsia="Times New Roman" w:cstheme="minorHAnsi"/>
          <w:color w:val="000000"/>
        </w:rPr>
        <w:t>1 level in Hunter or Warrior</w:t>
      </w:r>
    </w:p>
    <w:p w14:paraId="23AFD033" w14:textId="77777777" w:rsidR="00180BB8" w:rsidRDefault="00F20944" w:rsidP="00180BB8">
      <w:pPr>
        <w:textAlignment w:val="baseline"/>
        <w:rPr>
          <w:rFonts w:eastAsia="Times New Roman" w:cstheme="minorHAnsi"/>
          <w:color w:val="000000"/>
        </w:rPr>
      </w:pPr>
      <w:r w:rsidRPr="000D1FA0">
        <w:rPr>
          <w:rFonts w:eastAsia="Times New Roman" w:cstheme="minorHAnsi"/>
          <w:color w:val="000000"/>
        </w:rPr>
        <w:t>As a bonus action, you can ignite a</w:t>
      </w:r>
      <w:r w:rsidR="00D620B7">
        <w:rPr>
          <w:rFonts w:eastAsia="Times New Roman" w:cstheme="minorHAnsi"/>
          <w:color w:val="000000"/>
        </w:rPr>
        <w:t>ny</w:t>
      </w:r>
      <w:r w:rsidRPr="000D1FA0">
        <w:rPr>
          <w:rFonts w:eastAsia="Times New Roman" w:cstheme="minorHAnsi"/>
          <w:color w:val="000000"/>
        </w:rPr>
        <w:t xml:space="preserve"> number of weapons you are wielding with magical energies. The weapon acts as if it gained the Elemental Damage Infusion (</w:t>
      </w:r>
      <w:r w:rsidR="00582C43">
        <w:rPr>
          <w:rFonts w:eastAsia="Times New Roman" w:cstheme="minorHAnsi"/>
          <w:color w:val="000000"/>
        </w:rPr>
        <w:t xml:space="preserve">deals </w:t>
      </w:r>
      <w:r w:rsidRPr="000D1FA0">
        <w:rPr>
          <w:rFonts w:eastAsia="Times New Roman" w:cstheme="minorHAnsi"/>
          <w:color w:val="000000"/>
        </w:rPr>
        <w:t>1d6</w:t>
      </w:r>
      <w:r w:rsidR="00582C43">
        <w:rPr>
          <w:rFonts w:eastAsia="Times New Roman" w:cstheme="minorHAnsi"/>
          <w:color w:val="000000"/>
        </w:rPr>
        <w:t xml:space="preserve"> extra elemental damage</w:t>
      </w:r>
      <w:r w:rsidRPr="000D1FA0">
        <w:rPr>
          <w:rFonts w:eastAsia="Times New Roman" w:cstheme="minorHAnsi"/>
          <w:color w:val="000000"/>
        </w:rPr>
        <w:t xml:space="preserve">) for 1 minute and becomes magical. If you end your turn without </w:t>
      </w:r>
      <w:r w:rsidR="00582C43">
        <w:rPr>
          <w:rFonts w:eastAsia="Times New Roman" w:cstheme="minorHAnsi"/>
          <w:color w:val="000000"/>
        </w:rPr>
        <w:t xml:space="preserve">attacking </w:t>
      </w:r>
      <w:r w:rsidRPr="000D1FA0">
        <w:rPr>
          <w:rFonts w:eastAsia="Times New Roman" w:cstheme="minorHAnsi"/>
          <w:color w:val="000000"/>
        </w:rPr>
        <w:t>a target</w:t>
      </w:r>
      <w:r w:rsidR="00582C43">
        <w:rPr>
          <w:rFonts w:eastAsia="Times New Roman" w:cstheme="minorHAnsi"/>
          <w:color w:val="000000"/>
        </w:rPr>
        <w:t xml:space="preserve"> (without necessarily hitting them)</w:t>
      </w:r>
      <w:r w:rsidRPr="000D1FA0">
        <w:rPr>
          <w:rFonts w:eastAsia="Times New Roman" w:cstheme="minorHAnsi"/>
          <w:color w:val="000000"/>
        </w:rPr>
        <w:t xml:space="preserve">, the weapon loses the infusion and is extinguished. </w:t>
      </w:r>
      <w:r w:rsidR="00582C43">
        <w:rPr>
          <w:rFonts w:eastAsia="Times New Roman" w:cstheme="minorHAnsi"/>
          <w:color w:val="000000"/>
        </w:rPr>
        <w:t>You have a number of uses of this ability (and can ignite a total number of weapons) equal to your Strength or Stamina modifier (minimum 1).</w:t>
      </w:r>
    </w:p>
    <w:p w14:paraId="2AD2F3FE" w14:textId="77777777" w:rsidR="00F20944" w:rsidRPr="000D1FA0" w:rsidRDefault="00180BB8" w:rsidP="000D1FA0">
      <w:pPr>
        <w:textAlignment w:val="baseline"/>
        <w:rPr>
          <w:rFonts w:eastAsia="Times New Roman" w:cstheme="minorHAnsi"/>
          <w:i/>
          <w:iCs/>
          <w:color w:val="000000"/>
        </w:rPr>
      </w:pPr>
      <w:r w:rsidRPr="000D1FA0">
        <w:rPr>
          <w:rFonts w:eastAsia="Times New Roman" w:cstheme="minorHAnsi"/>
          <w:color w:val="000000"/>
        </w:rPr>
        <w:t xml:space="preserve">Despite the talent’s name, you can choose which damage type the weapon deals (not necessarily fire) upon gaining this talent. </w:t>
      </w:r>
      <w:r w:rsidR="00582C43">
        <w:rPr>
          <w:rFonts w:eastAsia="Times New Roman" w:cstheme="minorHAnsi"/>
          <w:color w:val="000000"/>
        </w:rPr>
        <w:t xml:space="preserve">You regain all the uses of this ability at the end of a </w:t>
      </w:r>
      <w:r w:rsidR="00F20944" w:rsidRPr="000D1FA0">
        <w:rPr>
          <w:rFonts w:eastAsia="Times New Roman" w:cstheme="minorHAnsi"/>
          <w:color w:val="000000"/>
        </w:rPr>
        <w:t xml:space="preserve">long rest. You can regain </w:t>
      </w:r>
      <w:r w:rsidR="00582C43">
        <w:rPr>
          <w:rFonts w:eastAsia="Times New Roman" w:cstheme="minorHAnsi"/>
          <w:color w:val="000000"/>
        </w:rPr>
        <w:t xml:space="preserve">a single </w:t>
      </w:r>
      <w:r w:rsidR="00F20944" w:rsidRPr="000D1FA0">
        <w:rPr>
          <w:rFonts w:eastAsia="Times New Roman" w:cstheme="minorHAnsi"/>
          <w:color w:val="000000"/>
        </w:rPr>
        <w:t xml:space="preserve">use if you </w:t>
      </w:r>
      <w:r w:rsidR="00582C43">
        <w:rPr>
          <w:rFonts w:eastAsia="Times New Roman" w:cstheme="minorHAnsi"/>
          <w:color w:val="000000"/>
        </w:rPr>
        <w:t xml:space="preserve">kill or </w:t>
      </w:r>
      <w:r w:rsidR="00F20944" w:rsidRPr="000D1FA0">
        <w:rPr>
          <w:rFonts w:eastAsia="Times New Roman" w:cstheme="minorHAnsi"/>
          <w:color w:val="000000"/>
        </w:rPr>
        <w:t xml:space="preserve">reduce a creature </w:t>
      </w:r>
      <w:r w:rsidR="00582C43">
        <w:rPr>
          <w:rFonts w:eastAsia="Times New Roman" w:cstheme="minorHAnsi"/>
          <w:color w:val="000000"/>
        </w:rPr>
        <w:t xml:space="preserve">to 0 hit points, so long as that creature can deal the same type of </w:t>
      </w:r>
      <w:r w:rsidR="00F20944" w:rsidRPr="000D1FA0">
        <w:rPr>
          <w:rFonts w:eastAsia="Times New Roman" w:cstheme="minorHAnsi"/>
          <w:color w:val="000000"/>
        </w:rPr>
        <w:t xml:space="preserve">elemental damage (such as by spell, attack, or aura). </w:t>
      </w:r>
    </w:p>
    <w:p w14:paraId="79E72B57" w14:textId="77777777" w:rsidR="000D1FA0" w:rsidRDefault="000D1FA0" w:rsidP="000D1FA0">
      <w:pPr>
        <w:rPr>
          <w:rFonts w:eastAsia="Times New Roman" w:cstheme="minorHAnsi"/>
          <w:i/>
          <w:iCs/>
        </w:rPr>
      </w:pPr>
    </w:p>
    <w:p w14:paraId="3476A12B" w14:textId="77777777" w:rsidR="000D1FA0" w:rsidRDefault="003F3399" w:rsidP="000D1FA0">
      <w:pPr>
        <w:rPr>
          <w:rFonts w:eastAsia="Times New Roman" w:cstheme="minorHAnsi"/>
          <w:i/>
          <w:iCs/>
        </w:rPr>
      </w:pPr>
      <w:r w:rsidRPr="000D1FA0">
        <w:rPr>
          <w:rFonts w:eastAsia="Times New Roman" w:cstheme="minorHAnsi"/>
          <w:b/>
          <w:bCs/>
        </w:rPr>
        <w:t>Camouflage</w:t>
      </w:r>
      <w:r w:rsidRPr="000D1FA0">
        <w:rPr>
          <w:rFonts w:eastAsia="Times New Roman" w:cstheme="minorHAnsi"/>
          <w:i/>
          <w:iCs/>
        </w:rPr>
        <w:t xml:space="preserve"> </w:t>
      </w:r>
    </w:p>
    <w:p w14:paraId="4611AC23" w14:textId="77777777" w:rsidR="000D1FA0" w:rsidRDefault="000D1FA0"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Pr>
          <w:rFonts w:eastAsia="Times New Roman" w:cstheme="minorHAnsi"/>
        </w:rPr>
        <w:t>9th level</w:t>
      </w:r>
    </w:p>
    <w:p w14:paraId="2F05996D" w14:textId="77777777" w:rsidR="003F3399" w:rsidRDefault="003F3399" w:rsidP="000D1FA0">
      <w:pPr>
        <w:rPr>
          <w:rFonts w:eastAsia="Times New Roman" w:cstheme="minorHAnsi"/>
        </w:rPr>
      </w:pPr>
      <w:r w:rsidRPr="000D1FA0">
        <w:rPr>
          <w:rFonts w:eastAsia="Times New Roman" w:cstheme="minorHAnsi"/>
        </w:rPr>
        <w:t xml:space="preserve">You can use the Hide action as a bonus action on your turn. If you are also proficient with the </w:t>
      </w:r>
      <w:r w:rsidRPr="000D1FA0">
        <w:rPr>
          <w:rFonts w:eastAsia="Times New Roman" w:cstheme="minorHAnsi"/>
          <w:color w:val="000000"/>
        </w:rPr>
        <w:t>Agility (Stealth) skill</w:t>
      </w:r>
      <w:r w:rsidRPr="000D1FA0">
        <w:rPr>
          <w:rFonts w:eastAsia="Times New Roman" w:cstheme="minorHAnsi"/>
        </w:rPr>
        <w:t xml:space="preserve">, you may cast the </w:t>
      </w:r>
      <w:r w:rsidRPr="000D1FA0">
        <w:rPr>
          <w:rFonts w:eastAsia="Times New Roman" w:cstheme="minorHAnsi"/>
          <w:i/>
          <w:iCs/>
        </w:rPr>
        <w:t>invisibility</w:t>
      </w:r>
      <w:r w:rsidRPr="000D1FA0">
        <w:rPr>
          <w:rFonts w:eastAsia="Times New Roman" w:cstheme="minorHAnsi"/>
        </w:rPr>
        <w:t xml:space="preserve"> spell by spending an action and a bonus action. </w:t>
      </w:r>
      <w:r w:rsidRPr="000D1FA0">
        <w:rPr>
          <w:rFonts w:eastAsia="Times New Roman" w:cstheme="minorHAnsi"/>
          <w:color w:val="000000"/>
        </w:rPr>
        <w:t xml:space="preserve">After being used, the spell </w:t>
      </w:r>
      <w:r w:rsidRPr="000D1FA0">
        <w:rPr>
          <w:rFonts w:eastAsia="Times New Roman" w:cstheme="minorHAnsi"/>
          <w:color w:val="000000"/>
        </w:rPr>
        <w:lastRenderedPageBreak/>
        <w:t>cannot be used again until after a short rest.</w:t>
      </w:r>
      <w:r w:rsidRPr="000D1FA0">
        <w:rPr>
          <w:rFonts w:eastAsia="Times New Roman" w:cstheme="minorHAnsi"/>
        </w:rPr>
        <w:br/>
        <w:t xml:space="preserve">Also, you can’t be tracked by nonmagical means, unless you choose to leave a trail, even outside your favored terrain (if you have one). </w:t>
      </w:r>
    </w:p>
    <w:p w14:paraId="04DBB4DB" w14:textId="77777777" w:rsidR="000D1FA0" w:rsidRPr="000D1FA0" w:rsidRDefault="000D1FA0" w:rsidP="000D1FA0">
      <w:pPr>
        <w:rPr>
          <w:rFonts w:eastAsia="Times New Roman" w:cstheme="minorHAnsi"/>
        </w:rPr>
      </w:pPr>
    </w:p>
    <w:p w14:paraId="7BB5E941" w14:textId="77777777" w:rsidR="000D1FA0" w:rsidRDefault="00475849" w:rsidP="000D1FA0">
      <w:pPr>
        <w:rPr>
          <w:rFonts w:eastAsia="Times New Roman" w:cstheme="minorHAnsi"/>
          <w:i/>
          <w:iCs/>
          <w:color w:val="000000"/>
        </w:rPr>
      </w:pPr>
      <w:r w:rsidRPr="000D1FA0">
        <w:rPr>
          <w:rFonts w:eastAsia="Times New Roman" w:cstheme="minorHAnsi"/>
          <w:b/>
          <w:bCs/>
          <w:color w:val="000000"/>
        </w:rPr>
        <w:t>Cloak of Shadows</w:t>
      </w:r>
      <w:r w:rsidRPr="000D1FA0">
        <w:rPr>
          <w:rFonts w:eastAsia="Times New Roman" w:cstheme="minorHAnsi"/>
          <w:i/>
          <w:iCs/>
          <w:color w:val="000000"/>
        </w:rPr>
        <w:t xml:space="preserve"> </w:t>
      </w:r>
    </w:p>
    <w:p w14:paraId="0CC26F8F" w14:textId="77777777" w:rsidR="000D1FA0" w:rsidRDefault="000D1FA0" w:rsidP="000D1FA0">
      <w:pPr>
        <w:rPr>
          <w:rFonts w:eastAsia="Times New Roman" w:cstheme="minorHAnsi"/>
          <w:i/>
          <w:iCs/>
          <w:color w:val="000000"/>
        </w:rPr>
      </w:pPr>
      <w:r w:rsidRPr="000D1FA0">
        <w:rPr>
          <w:rFonts w:eastAsia="Times New Roman" w:cstheme="minorHAnsi"/>
          <w:i/>
          <w:iCs/>
          <w:color w:val="000000"/>
        </w:rPr>
        <w:t>Prerequisite.</w:t>
      </w:r>
      <w:r w:rsidRPr="000D1FA0">
        <w:rPr>
          <w:rFonts w:eastAsia="Times New Roman" w:cstheme="minorHAnsi"/>
          <w:color w:val="000000"/>
        </w:rPr>
        <w:t xml:space="preserve"> T</w:t>
      </w:r>
      <w:r w:rsidR="00475849" w:rsidRPr="000D1FA0">
        <w:rPr>
          <w:rFonts w:eastAsia="Times New Roman" w:cstheme="minorHAnsi"/>
          <w:color w:val="000000"/>
        </w:rPr>
        <w:t>he ability to cast spells or proficiency in Stealth</w:t>
      </w:r>
    </w:p>
    <w:p w14:paraId="1A3E67B1" w14:textId="77777777" w:rsidR="00C101F9" w:rsidRDefault="00475849" w:rsidP="00C101F9">
      <w:pPr>
        <w:rPr>
          <w:rFonts w:eastAsia="Times New Roman" w:cstheme="minorHAnsi"/>
          <w:color w:val="000000"/>
        </w:rPr>
      </w:pPr>
      <w:r w:rsidRPr="000D1FA0">
        <w:rPr>
          <w:rFonts w:eastAsia="Times New Roman" w:cstheme="minorHAnsi"/>
          <w:color w:val="000000"/>
        </w:rPr>
        <w:t xml:space="preserve">You cloak yourself with bits of the fading shadows of mana, hiding even from the effects of spells that affect you. </w:t>
      </w:r>
    </w:p>
    <w:p w14:paraId="671CA141" w14:textId="630B7D16" w:rsidR="00C101F9" w:rsidRDefault="00475849">
      <w:pPr>
        <w:rPr>
          <w:rFonts w:eastAsia="Times New Roman" w:cstheme="minorHAnsi"/>
          <w:color w:val="000000"/>
        </w:rPr>
      </w:pPr>
      <w:r w:rsidRPr="000D1FA0">
        <w:rPr>
          <w:rFonts w:eastAsia="Times New Roman" w:cstheme="minorHAnsi"/>
          <w:color w:val="000000"/>
        </w:rPr>
        <w:t>As a</w:t>
      </w:r>
      <w:del w:id="2350" w:author="Admin" w:date="2021-08-30T12:24:00Z">
        <w:r w:rsidRPr="000D1FA0" w:rsidDel="00C85452">
          <w:rPr>
            <w:rFonts w:eastAsia="Times New Roman" w:cstheme="minorHAnsi"/>
            <w:color w:val="000000"/>
          </w:rPr>
          <w:delText>n</w:delText>
        </w:r>
      </w:del>
      <w:r w:rsidRPr="000D1FA0">
        <w:rPr>
          <w:rFonts w:eastAsia="Times New Roman" w:cstheme="minorHAnsi"/>
          <w:color w:val="000000"/>
        </w:rPr>
        <w:t xml:space="preserve"> </w:t>
      </w:r>
      <w:del w:id="2351" w:author="Admin" w:date="2021-08-30T12:23:00Z">
        <w:r w:rsidR="00C101F9" w:rsidDel="00C85452">
          <w:rPr>
            <w:rFonts w:eastAsia="Times New Roman" w:cstheme="minorHAnsi"/>
            <w:color w:val="000000"/>
          </w:rPr>
          <w:delText>A</w:delText>
        </w:r>
        <w:r w:rsidRPr="000D1FA0" w:rsidDel="00C85452">
          <w:rPr>
            <w:rFonts w:eastAsia="Times New Roman" w:cstheme="minorHAnsi"/>
            <w:color w:val="000000"/>
          </w:rPr>
          <w:delText>ction</w:delText>
        </w:r>
      </w:del>
      <w:ins w:id="2352" w:author="Admin" w:date="2021-08-30T12:23:00Z">
        <w:r w:rsidR="00C85452">
          <w:rPr>
            <w:rFonts w:eastAsia="Times New Roman" w:cstheme="minorHAnsi"/>
            <w:color w:val="000000"/>
          </w:rPr>
          <w:t>bonus a</w:t>
        </w:r>
        <w:r w:rsidR="00C85452" w:rsidRPr="000D1FA0">
          <w:rPr>
            <w:rFonts w:eastAsia="Times New Roman" w:cstheme="minorHAnsi"/>
            <w:color w:val="000000"/>
          </w:rPr>
          <w:t>ction</w:t>
        </w:r>
      </w:ins>
      <w:r w:rsidRPr="000D1FA0">
        <w:rPr>
          <w:rFonts w:eastAsia="Times New Roman" w:cstheme="minorHAnsi"/>
          <w:color w:val="000000"/>
        </w:rPr>
        <w:t xml:space="preserve">, you can cloak yourself with </w:t>
      </w:r>
      <w:r w:rsidR="00C101F9">
        <w:rPr>
          <w:rFonts w:eastAsia="Times New Roman" w:cstheme="minorHAnsi"/>
          <w:color w:val="000000"/>
        </w:rPr>
        <w:t xml:space="preserve">magical </w:t>
      </w:r>
      <w:r w:rsidRPr="000D1FA0">
        <w:rPr>
          <w:rFonts w:eastAsia="Times New Roman" w:cstheme="minorHAnsi"/>
          <w:color w:val="000000"/>
        </w:rPr>
        <w:t>shadow</w:t>
      </w:r>
      <w:r w:rsidR="00C101F9">
        <w:rPr>
          <w:rFonts w:eastAsia="Times New Roman" w:cstheme="minorHAnsi"/>
          <w:color w:val="000000"/>
        </w:rPr>
        <w:t>s</w:t>
      </w:r>
      <w:r w:rsidRPr="000D1FA0">
        <w:rPr>
          <w:rFonts w:eastAsia="Times New Roman" w:cstheme="minorHAnsi"/>
          <w:color w:val="000000"/>
        </w:rPr>
        <w:t xml:space="preserve"> for until the end of your turn in the next round. Any spell of a spell level less than one-half your level </w:t>
      </w:r>
      <w:r w:rsidR="008412C8">
        <w:rPr>
          <w:rFonts w:eastAsia="Times New Roman" w:cstheme="minorHAnsi"/>
          <w:color w:val="000000"/>
        </w:rPr>
        <w:t xml:space="preserve">(round down) </w:t>
      </w:r>
      <w:r w:rsidRPr="000D1FA0">
        <w:rPr>
          <w:rFonts w:eastAsia="Times New Roman" w:cstheme="minorHAnsi"/>
          <w:color w:val="000000"/>
        </w:rPr>
        <w:t>cast upon you can't affect you or anything you hold. Such a spell can target you or something you hold, but the spell has no effect. Similarly, your area is excluded from the areas affected by such spells. You can activate your Cloak of Shadows ability for a total number of rounds equal to one-half your level, replenishing on a long rest, and can extend an active cloak of shadows with no action so long</w:t>
      </w:r>
      <w:r w:rsidR="00C101F9">
        <w:rPr>
          <w:rFonts w:eastAsia="Times New Roman" w:cstheme="minorHAnsi"/>
          <w:color w:val="000000"/>
        </w:rPr>
        <w:t xml:space="preserve"> as you have remaining rounds. </w:t>
      </w:r>
    </w:p>
    <w:p w14:paraId="50631E0B" w14:textId="77777777" w:rsidR="000D1FA0" w:rsidRDefault="00475849" w:rsidP="00C101F9">
      <w:pPr>
        <w:rPr>
          <w:rFonts w:eastAsia="Times New Roman" w:cstheme="minorHAnsi"/>
          <w:color w:val="000000"/>
        </w:rPr>
      </w:pPr>
      <w:r w:rsidRPr="000D1FA0">
        <w:rPr>
          <w:rFonts w:eastAsia="Times New Roman" w:cstheme="minorHAnsi"/>
          <w:color w:val="000000"/>
        </w:rPr>
        <w:t xml:space="preserve">You may cloak yourself as a reaction instead, but each round consumed this way costs double the normal number of rounds of this ability. This effect otherwise acts as a </w:t>
      </w:r>
      <w:r w:rsidRPr="000D1FA0">
        <w:rPr>
          <w:rFonts w:eastAsia="Times New Roman" w:cstheme="minorHAnsi"/>
          <w:i/>
          <w:iCs/>
          <w:color w:val="000000"/>
        </w:rPr>
        <w:t xml:space="preserve">globe of invulnerability </w:t>
      </w:r>
      <w:r w:rsidRPr="000D1FA0">
        <w:rPr>
          <w:rFonts w:eastAsia="Times New Roman" w:cstheme="minorHAnsi"/>
          <w:color w:val="000000"/>
        </w:rPr>
        <w:t xml:space="preserve">spell of a spell level equal to one-half your </w:t>
      </w:r>
      <w:r w:rsidR="000D1FA0">
        <w:rPr>
          <w:rFonts w:eastAsia="Times New Roman" w:cstheme="minorHAnsi"/>
          <w:color w:val="000000"/>
        </w:rPr>
        <w:t>level</w:t>
      </w:r>
      <w:r w:rsidR="008412C8">
        <w:rPr>
          <w:rFonts w:eastAsia="Times New Roman" w:cstheme="minorHAnsi"/>
          <w:color w:val="000000"/>
        </w:rPr>
        <w:t xml:space="preserve"> (round down)</w:t>
      </w:r>
      <w:r w:rsidRPr="000D1FA0">
        <w:rPr>
          <w:rFonts w:eastAsia="Times New Roman" w:cstheme="minorHAnsi"/>
          <w:color w:val="000000"/>
        </w:rPr>
        <w:t xml:space="preserve">. </w:t>
      </w:r>
    </w:p>
    <w:p w14:paraId="05846743" w14:textId="77777777" w:rsidR="00C101F9" w:rsidRPr="00C101F9" w:rsidRDefault="00C101F9" w:rsidP="00C101F9">
      <w:pPr>
        <w:rPr>
          <w:rFonts w:eastAsia="Times New Roman" w:cstheme="minorHAnsi"/>
          <w:color w:val="000000"/>
        </w:rPr>
      </w:pPr>
    </w:p>
    <w:p w14:paraId="437A31F5" w14:textId="77777777" w:rsidR="000D1FA0" w:rsidRDefault="00475849" w:rsidP="000D1FA0">
      <w:pPr>
        <w:rPr>
          <w:rFonts w:eastAsia="Times New Roman" w:cstheme="minorHAnsi"/>
          <w:i/>
          <w:iCs/>
        </w:rPr>
      </w:pPr>
      <w:r w:rsidRPr="000D1FA0">
        <w:rPr>
          <w:rFonts w:eastAsia="Times New Roman" w:cstheme="minorHAnsi"/>
          <w:b/>
          <w:bCs/>
        </w:rPr>
        <w:t>Cunning Action</w:t>
      </w:r>
      <w:r w:rsidRPr="000D1FA0">
        <w:rPr>
          <w:rFonts w:eastAsia="Times New Roman" w:cstheme="minorHAnsi"/>
          <w:i/>
          <w:iCs/>
        </w:rPr>
        <w:t xml:space="preserve"> </w:t>
      </w:r>
    </w:p>
    <w:p w14:paraId="41DB5BD2" w14:textId="77777777" w:rsidR="000D1FA0" w:rsidRDefault="000D1FA0"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0D1FA0">
        <w:rPr>
          <w:rFonts w:eastAsia="Times New Roman" w:cstheme="minorHAnsi"/>
        </w:rPr>
        <w:t>1 level in Rogue</w:t>
      </w:r>
    </w:p>
    <w:p w14:paraId="175E5CA3" w14:textId="77777777" w:rsidR="00F20944" w:rsidRDefault="00475849" w:rsidP="000D1FA0">
      <w:pPr>
        <w:rPr>
          <w:rFonts w:eastAsia="Times New Roman" w:cstheme="minorHAnsi"/>
          <w:color w:val="000000"/>
        </w:rPr>
      </w:pPr>
      <w:r w:rsidRPr="000D1FA0">
        <w:rPr>
          <w:rFonts w:eastAsia="Times New Roman" w:cstheme="minorHAnsi"/>
        </w:rPr>
        <w:t xml:space="preserve">Your quick thinking and agility allow you to move and act quickly. You can </w:t>
      </w:r>
      <w:r w:rsidRPr="000D1FA0">
        <w:rPr>
          <w:rFonts w:eastAsia="Times New Roman" w:cstheme="minorHAnsi"/>
          <w:color w:val="000000"/>
        </w:rPr>
        <w:t xml:space="preserve">take a bonus action on each of your turns in combat to use the following action: Dash, Disengage, or Hide. </w:t>
      </w:r>
    </w:p>
    <w:p w14:paraId="1A14886C" w14:textId="77777777" w:rsidR="000D1FA0" w:rsidRPr="000D1FA0" w:rsidRDefault="000D1FA0" w:rsidP="000D1FA0">
      <w:pPr>
        <w:rPr>
          <w:rFonts w:eastAsia="Times New Roman" w:cstheme="minorHAnsi"/>
        </w:rPr>
      </w:pPr>
    </w:p>
    <w:p w14:paraId="20C25B59" w14:textId="77777777" w:rsidR="000D1FA0" w:rsidRDefault="00F20944" w:rsidP="000D1FA0">
      <w:pPr>
        <w:rPr>
          <w:b/>
          <w:bCs/>
        </w:rPr>
      </w:pPr>
      <w:r w:rsidRPr="000D1FA0">
        <w:rPr>
          <w:b/>
          <w:bCs/>
        </w:rPr>
        <w:t>Danger Sense</w:t>
      </w:r>
    </w:p>
    <w:p w14:paraId="5B371D14" w14:textId="77777777" w:rsidR="00F20944" w:rsidRDefault="00F20944" w:rsidP="000D1FA0">
      <w:r w:rsidRPr="000D1FA0">
        <w:t xml:space="preserve">You gain an uncanny sense of when things nearby aren’t as they should be, giving you an edge when you dodge away from danger. You have advantage on Agility saving throws against effects that you can see, such as traps </w:t>
      </w:r>
      <w:r w:rsidRPr="000D1FA0">
        <w:lastRenderedPageBreak/>
        <w:t>and spells. To gain this benefit, you can’t be blinded, deafened, or incapacitated. You must be able to see the effect before it takes place (such as seeing a character cast a spell or the outer mechanism of the trap).</w:t>
      </w:r>
    </w:p>
    <w:p w14:paraId="6C63677F" w14:textId="77777777" w:rsidR="000D1FA0" w:rsidRPr="000D1FA0" w:rsidRDefault="000D1FA0" w:rsidP="000D1FA0">
      <w:pPr>
        <w:rPr>
          <w:rFonts w:eastAsia="Times New Roman" w:cstheme="minorHAnsi"/>
        </w:rPr>
      </w:pPr>
    </w:p>
    <w:p w14:paraId="3C866E2B" w14:textId="77777777" w:rsidR="000E5FDF" w:rsidRDefault="000E5FDF" w:rsidP="000D1FA0">
      <w:pPr>
        <w:rPr>
          <w:rFonts w:eastAsia="Times New Roman" w:cstheme="minorHAnsi"/>
          <w:b/>
          <w:bCs/>
          <w:color w:val="000000"/>
        </w:rPr>
      </w:pPr>
      <w:r>
        <w:rPr>
          <w:rFonts w:eastAsia="Times New Roman" w:cstheme="minorHAnsi"/>
          <w:b/>
          <w:bCs/>
          <w:color w:val="000000"/>
        </w:rPr>
        <w:t>Defensive Stance</w:t>
      </w:r>
      <w:ins w:id="2353" w:author="Admin" w:date="2021-06-26T17:33:00Z">
        <w:r w:rsidR="004254B6">
          <w:rPr>
            <w:rFonts w:eastAsia="Times New Roman" w:cstheme="minorHAnsi"/>
            <w:b/>
            <w:bCs/>
            <w:color w:val="000000"/>
          </w:rPr>
          <w:t xml:space="preserve"> [Stance]</w:t>
        </w:r>
      </w:ins>
    </w:p>
    <w:p w14:paraId="0C3D4B5B" w14:textId="77777777" w:rsidR="000E5FDF" w:rsidRDefault="000E5FDF" w:rsidP="000D1FA0">
      <w:pPr>
        <w:rPr>
          <w:rFonts w:eastAsia="Times New Roman" w:cstheme="minorHAnsi"/>
          <w:color w:val="000000"/>
        </w:rPr>
      </w:pPr>
      <w:r>
        <w:rPr>
          <w:rFonts w:eastAsia="Times New Roman" w:cstheme="minorHAnsi"/>
          <w:i/>
          <w:iCs/>
          <w:color w:val="000000"/>
        </w:rPr>
        <w:t xml:space="preserve">Prerequisite. </w:t>
      </w:r>
      <w:r>
        <w:rPr>
          <w:rFonts w:eastAsia="Times New Roman" w:cstheme="minorHAnsi"/>
          <w:color w:val="000000"/>
        </w:rPr>
        <w:t>Proficiency and use of a shield</w:t>
      </w:r>
    </w:p>
    <w:p w14:paraId="26808C78" w14:textId="77777777" w:rsidR="000E5FDF" w:rsidRDefault="000E5FDF" w:rsidP="000D1FA0">
      <w:bookmarkStart w:id="2354" w:name="_Hlk33024483"/>
      <w:r w:rsidRPr="000D1FA0">
        <w:t>You may enter this stance with a</w:t>
      </w:r>
      <w:r>
        <w:t xml:space="preserve"> bonus</w:t>
      </w:r>
      <w:r w:rsidRPr="000D1FA0">
        <w:t xml:space="preserve"> action.</w:t>
      </w:r>
      <w:r>
        <w:t xml:space="preserve"> While in this stance, you have resistance against piercing damage. </w:t>
      </w:r>
      <w:ins w:id="2355" w:author="Admin" w:date="2021-06-26T17:35:00Z">
        <w:r w:rsidR="004254B6">
          <w:t xml:space="preserve">While in this stance, you provide three-quarters cover to those behind you instead of one-half cover. </w:t>
        </w:r>
      </w:ins>
    </w:p>
    <w:p w14:paraId="2C99AA17" w14:textId="77777777" w:rsidR="000E5FDF" w:rsidRPr="000E5FDF" w:rsidRDefault="000E5FDF" w:rsidP="000E5FDF">
      <w:r>
        <w:t xml:space="preserve">This stance is broken if you move more than half your full movement in a single round, or if you are no longer using a shield. </w:t>
      </w:r>
    </w:p>
    <w:bookmarkEnd w:id="2354"/>
    <w:p w14:paraId="1E1F0DAC" w14:textId="77777777" w:rsidR="000E5FDF" w:rsidRPr="000E5FDF" w:rsidRDefault="000E5FDF" w:rsidP="000D1FA0">
      <w:pPr>
        <w:rPr>
          <w:rFonts w:eastAsia="Times New Roman" w:cstheme="minorHAnsi"/>
          <w:color w:val="000000"/>
        </w:rPr>
      </w:pPr>
    </w:p>
    <w:p w14:paraId="285C46BE" w14:textId="77777777" w:rsidR="000D1FA0" w:rsidRDefault="00D262A7" w:rsidP="000D1FA0">
      <w:pPr>
        <w:rPr>
          <w:rFonts w:eastAsia="Times New Roman" w:cstheme="minorHAnsi"/>
          <w:i/>
          <w:iCs/>
          <w:color w:val="000000"/>
        </w:rPr>
      </w:pPr>
      <w:r w:rsidRPr="000D1FA0">
        <w:rPr>
          <w:rFonts w:eastAsia="Times New Roman" w:cstheme="minorHAnsi"/>
          <w:b/>
          <w:bCs/>
          <w:color w:val="000000"/>
        </w:rPr>
        <w:t>Deflect Missiles</w:t>
      </w:r>
      <w:r w:rsidRPr="000D1FA0">
        <w:rPr>
          <w:rFonts w:eastAsia="Times New Roman" w:cstheme="minorHAnsi"/>
          <w:color w:val="000000"/>
        </w:rPr>
        <w:t xml:space="preserve"> </w:t>
      </w:r>
    </w:p>
    <w:p w14:paraId="7712B6E5" w14:textId="77777777" w:rsidR="000D1FA0" w:rsidRDefault="000D1FA0" w:rsidP="000D1FA0">
      <w:pPr>
        <w:rPr>
          <w:rFonts w:eastAsia="Times New Roman" w:cstheme="minorHAnsi"/>
          <w:b/>
          <w:bCs/>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D262A7" w:rsidRPr="000D1FA0">
        <w:rPr>
          <w:rFonts w:eastAsia="Times New Roman" w:cstheme="minorHAnsi"/>
          <w:color w:val="000000"/>
        </w:rPr>
        <w:t xml:space="preserve">1 level of </w:t>
      </w:r>
      <w:r w:rsidR="000E5FDF">
        <w:rPr>
          <w:rFonts w:eastAsia="Times New Roman" w:cstheme="minorHAnsi"/>
          <w:color w:val="000000"/>
        </w:rPr>
        <w:t>M</w:t>
      </w:r>
      <w:r w:rsidR="00D262A7" w:rsidRPr="000D1FA0">
        <w:rPr>
          <w:rFonts w:eastAsia="Times New Roman" w:cstheme="minorHAnsi"/>
          <w:color w:val="000000"/>
        </w:rPr>
        <w:t xml:space="preserve">onk </w:t>
      </w:r>
    </w:p>
    <w:p w14:paraId="23FF6129" w14:textId="77777777" w:rsidR="00D262A7" w:rsidRPr="000D1FA0" w:rsidRDefault="00D262A7" w:rsidP="000D1FA0">
      <w:pPr>
        <w:rPr>
          <w:rFonts w:eastAsia="Times New Roman" w:cstheme="minorHAnsi"/>
          <w:color w:val="000000"/>
        </w:rPr>
      </w:pPr>
      <w:r w:rsidRPr="000D1FA0">
        <w:rPr>
          <w:rFonts w:eastAsia="Times New Roman" w:cstheme="minorHAnsi"/>
          <w:color w:val="000000"/>
        </w:rPr>
        <w:t xml:space="preserve">You can use your reaction to deflect or catch a ranged weapon attack you are hit by. When you do so, the damage you take from the attack is reduced by 1d10 + your Strength or Agility modifier (your choice) + your level. </w:t>
      </w:r>
    </w:p>
    <w:p w14:paraId="173F2003" w14:textId="77777777" w:rsidR="00D262A7" w:rsidRDefault="00D262A7" w:rsidP="000D1FA0">
      <w:pPr>
        <w:rPr>
          <w:rFonts w:eastAsia="Times New Roman" w:cstheme="minorHAnsi"/>
          <w:color w:val="000000"/>
        </w:rPr>
      </w:pPr>
      <w:r w:rsidRPr="000D1FA0">
        <w:rPr>
          <w:rFonts w:eastAsia="Times New Roman" w:cstheme="minorHAnsi"/>
          <w:color w:val="000000"/>
        </w:rPr>
        <w:t>If you reduce the damage to 0 and you have at least 2 Monk levels, you can catch the missile if it is small enough for you to hold in one hand and you have at least one hand free. If you catch a missile in this way, you can spend 1 ki point to make a ranged attack with the weapon or piece of ammunition you just caught, as part of the same reaction. You make this attack with proficiency, regardless of your weapon proficiencies, and the missile counts as a monk weapon for the attack. The range of this ability is 20/60 feet.</w:t>
      </w:r>
    </w:p>
    <w:p w14:paraId="6BBBDCD1" w14:textId="77777777" w:rsidR="000D1FA0" w:rsidRPr="000D1FA0" w:rsidRDefault="000D1FA0" w:rsidP="000D1FA0">
      <w:pPr>
        <w:rPr>
          <w:rFonts w:eastAsia="Times New Roman" w:cstheme="minorHAnsi"/>
          <w:color w:val="000000"/>
        </w:rPr>
      </w:pPr>
    </w:p>
    <w:p w14:paraId="211333F1" w14:textId="77777777" w:rsidR="000D1FA0" w:rsidRDefault="003F3399" w:rsidP="000D1FA0">
      <w:pPr>
        <w:rPr>
          <w:rFonts w:eastAsia="Times New Roman" w:cstheme="minorHAnsi"/>
          <w:i/>
          <w:iCs/>
        </w:rPr>
      </w:pPr>
      <w:r w:rsidRPr="000D1FA0">
        <w:rPr>
          <w:rFonts w:eastAsia="Times New Roman" w:cstheme="minorHAnsi"/>
          <w:b/>
          <w:bCs/>
        </w:rPr>
        <w:t>Dark Ranger</w:t>
      </w:r>
      <w:r w:rsidRPr="000D1FA0">
        <w:rPr>
          <w:rFonts w:eastAsia="Times New Roman" w:cstheme="minorHAnsi"/>
          <w:i/>
          <w:iCs/>
        </w:rPr>
        <w:t xml:space="preserve"> </w:t>
      </w:r>
    </w:p>
    <w:p w14:paraId="78BC5B52" w14:textId="77777777" w:rsidR="000D1FA0" w:rsidRPr="000D1FA0" w:rsidRDefault="000D1FA0"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0D1FA0">
        <w:rPr>
          <w:rFonts w:eastAsia="Times New Roman" w:cstheme="minorHAnsi"/>
        </w:rPr>
        <w:t>1 level in Hunter</w:t>
      </w:r>
    </w:p>
    <w:p w14:paraId="6D085086" w14:textId="77777777" w:rsidR="003F3399" w:rsidRDefault="003F3399" w:rsidP="000D1FA0">
      <w:pPr>
        <w:rPr>
          <w:rFonts w:eastAsia="Times New Roman" w:cstheme="minorHAnsi"/>
        </w:rPr>
      </w:pPr>
      <w:r w:rsidRPr="000D1FA0">
        <w:rPr>
          <w:rFonts w:eastAsia="Times New Roman" w:cstheme="minorHAnsi"/>
        </w:rPr>
        <w:t xml:space="preserve">You add the following spells to your hunter spell list: </w:t>
      </w:r>
      <w:r w:rsidRPr="000D1FA0">
        <w:rPr>
          <w:rFonts w:eastAsia="Times New Roman" w:cstheme="minorHAnsi"/>
          <w:i/>
          <w:iCs/>
        </w:rPr>
        <w:t>banshee’s curse, death coil, death pact, drain life, death ward</w:t>
      </w:r>
      <w:r w:rsidRPr="000D1FA0">
        <w:rPr>
          <w:rFonts w:eastAsia="Times New Roman" w:cstheme="minorHAnsi"/>
        </w:rPr>
        <w:t xml:space="preserve">, and </w:t>
      </w:r>
      <w:r w:rsidRPr="000D1FA0">
        <w:rPr>
          <w:rFonts w:eastAsia="Times New Roman" w:cstheme="minorHAnsi"/>
          <w:i/>
          <w:iCs/>
        </w:rPr>
        <w:t>silence</w:t>
      </w:r>
      <w:r w:rsidRPr="000D1FA0">
        <w:rPr>
          <w:rFonts w:eastAsia="Times New Roman" w:cstheme="minorHAnsi"/>
        </w:rPr>
        <w:t xml:space="preserve">. You may also add undead to the list of creatures you can bind and conjure (allowing you to also charm and dominate undead). </w:t>
      </w:r>
    </w:p>
    <w:p w14:paraId="730608B5" w14:textId="77777777" w:rsidR="000D1FA0" w:rsidRPr="000D1FA0" w:rsidRDefault="000D1FA0" w:rsidP="000D1FA0">
      <w:pPr>
        <w:rPr>
          <w:rFonts w:eastAsia="Times New Roman" w:cstheme="minorHAnsi"/>
        </w:rPr>
      </w:pPr>
    </w:p>
    <w:p w14:paraId="4988F479" w14:textId="77777777" w:rsidR="000D1FA0" w:rsidRDefault="00475849" w:rsidP="000D1FA0">
      <w:pPr>
        <w:rPr>
          <w:rFonts w:eastAsia="Times New Roman" w:cstheme="minorHAnsi"/>
          <w:i/>
          <w:iCs/>
        </w:rPr>
      </w:pPr>
      <w:r w:rsidRPr="000D1FA0">
        <w:rPr>
          <w:rFonts w:eastAsia="Times New Roman" w:cstheme="minorHAnsi"/>
          <w:b/>
          <w:bCs/>
        </w:rPr>
        <w:t>Dire Strike</w:t>
      </w:r>
      <w:r w:rsidRPr="000D1FA0">
        <w:rPr>
          <w:rFonts w:eastAsia="Times New Roman" w:cstheme="minorHAnsi"/>
          <w:i/>
          <w:iCs/>
        </w:rPr>
        <w:t xml:space="preserve"> </w:t>
      </w:r>
    </w:p>
    <w:p w14:paraId="2617B561" w14:textId="77777777" w:rsidR="000D1FA0" w:rsidRPr="000D1FA0" w:rsidRDefault="000D1FA0"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0D1FA0">
        <w:rPr>
          <w:rFonts w:eastAsia="Times New Roman" w:cstheme="minorHAnsi"/>
        </w:rPr>
        <w:t>1 level in Rogue</w:t>
      </w:r>
    </w:p>
    <w:p w14:paraId="76960188" w14:textId="77777777" w:rsidR="00475849" w:rsidRDefault="00475849" w:rsidP="000D1FA0">
      <w:pPr>
        <w:rPr>
          <w:rFonts w:eastAsia="Times New Roman" w:cstheme="minorHAnsi"/>
        </w:rPr>
      </w:pPr>
      <w:r w:rsidRPr="000D1FA0">
        <w:rPr>
          <w:rFonts w:eastAsia="Times New Roman" w:cstheme="minorHAnsi"/>
        </w:rPr>
        <w:lastRenderedPageBreak/>
        <w:t xml:space="preserve">You strike at a vulnerable place in the target's body when you may deal your sneak attack damage. Instead of dealing extra sneak attack damage, you may impose a condition on the target on a failed Stamina saving throw. The weapon damage type determines the condition, chosen from the below. </w:t>
      </w:r>
    </w:p>
    <w:p w14:paraId="73C5C08E" w14:textId="77777777" w:rsidR="00475849" w:rsidRPr="000D1FA0" w:rsidRDefault="00475849" w:rsidP="000D1FA0">
      <w:pPr>
        <w:pStyle w:val="ListParagraph"/>
        <w:numPr>
          <w:ilvl w:val="0"/>
          <w:numId w:val="26"/>
        </w:numPr>
        <w:rPr>
          <w:rFonts w:eastAsia="Times New Roman" w:cstheme="minorHAnsi"/>
        </w:rPr>
      </w:pPr>
      <w:r w:rsidRPr="000D1FA0">
        <w:rPr>
          <w:rFonts w:eastAsia="Times New Roman" w:cstheme="minorHAnsi"/>
          <w:i/>
          <w:iCs/>
        </w:rPr>
        <w:t xml:space="preserve">Blinded (any). </w:t>
      </w:r>
      <w:r w:rsidRPr="000D1FA0">
        <w:rPr>
          <w:rFonts w:eastAsia="Times New Roman" w:cstheme="minorHAnsi"/>
        </w:rPr>
        <w:t xml:space="preserve">The target is blinded for until the end of their turn in the next round. </w:t>
      </w:r>
    </w:p>
    <w:p w14:paraId="0478F50F" w14:textId="77777777" w:rsidR="000D1FA0" w:rsidRDefault="00475849" w:rsidP="000D1FA0">
      <w:pPr>
        <w:pStyle w:val="ListParagraph"/>
        <w:numPr>
          <w:ilvl w:val="0"/>
          <w:numId w:val="26"/>
        </w:numPr>
        <w:rPr>
          <w:rFonts w:eastAsia="Times New Roman" w:cstheme="minorHAnsi"/>
        </w:rPr>
      </w:pPr>
      <w:r w:rsidRPr="000D1FA0">
        <w:rPr>
          <w:rFonts w:eastAsia="Times New Roman" w:cstheme="minorHAnsi"/>
          <w:i/>
          <w:iCs/>
        </w:rPr>
        <w:t xml:space="preserve">Kidney Shot (piercing or bludgeoning, requires </w:t>
      </w:r>
      <w:r w:rsidR="000D1FA0">
        <w:rPr>
          <w:rFonts w:eastAsia="Times New Roman" w:cstheme="minorHAnsi"/>
          <w:i/>
          <w:iCs/>
        </w:rPr>
        <w:t>level 5</w:t>
      </w:r>
      <w:r w:rsidRPr="000D1FA0">
        <w:rPr>
          <w:rFonts w:eastAsia="Times New Roman" w:cstheme="minorHAnsi"/>
          <w:i/>
          <w:iCs/>
        </w:rPr>
        <w:t>).</w:t>
      </w:r>
      <w:r w:rsidRPr="000D1FA0">
        <w:rPr>
          <w:rFonts w:eastAsia="Times New Roman" w:cstheme="minorHAnsi"/>
        </w:rPr>
        <w:t xml:space="preserve"> The target is stunned until the end of their turn in the next round. </w:t>
      </w:r>
    </w:p>
    <w:p w14:paraId="2F5E0276" w14:textId="77777777" w:rsidR="000D1FA0" w:rsidRDefault="00475849" w:rsidP="000D1FA0">
      <w:pPr>
        <w:pStyle w:val="ListParagraph"/>
        <w:numPr>
          <w:ilvl w:val="0"/>
          <w:numId w:val="26"/>
        </w:numPr>
        <w:rPr>
          <w:rFonts w:eastAsia="Times New Roman" w:cstheme="minorHAnsi"/>
        </w:rPr>
      </w:pPr>
      <w:r w:rsidRPr="000D1FA0">
        <w:rPr>
          <w:rFonts w:eastAsia="Times New Roman" w:cstheme="minorHAnsi"/>
          <w:i/>
          <w:iCs/>
        </w:rPr>
        <w:t xml:space="preserve">Rupture (slashing or piercing). </w:t>
      </w:r>
      <w:r w:rsidRPr="000D1FA0">
        <w:rPr>
          <w:rFonts w:eastAsia="Times New Roman" w:cstheme="minorHAnsi"/>
        </w:rPr>
        <w:t xml:space="preserve">The target gains the bleeding condition for 1 minute, with the value of blood loss equal to your Agility modifier. Furthermore, unless they take precautions, they leave a trail of blood behind them. </w:t>
      </w:r>
      <w:r w:rsidRPr="000D1FA0">
        <w:rPr>
          <w:rFonts w:eastAsia="Times New Roman" w:cstheme="minorHAnsi"/>
        </w:rPr>
        <w:br/>
        <w:t xml:space="preserve">The creature can attempt another Stamina saving throw at the beginning of every round to end this effect. Creatures that do have blood (or do not require it to survive) cannot be harmed by bleeding. </w:t>
      </w:r>
    </w:p>
    <w:p w14:paraId="449143AE" w14:textId="77777777" w:rsidR="00475849" w:rsidRPr="000D1FA0" w:rsidRDefault="00475849" w:rsidP="000D1FA0">
      <w:pPr>
        <w:pStyle w:val="ListParagraph"/>
        <w:numPr>
          <w:ilvl w:val="0"/>
          <w:numId w:val="26"/>
        </w:numPr>
        <w:rPr>
          <w:rFonts w:eastAsia="Times New Roman" w:cstheme="minorHAnsi"/>
        </w:rPr>
      </w:pPr>
      <w:r w:rsidRPr="000D1FA0">
        <w:rPr>
          <w:rFonts w:eastAsia="Times New Roman" w:cstheme="minorHAnsi"/>
          <w:i/>
          <w:iCs/>
        </w:rPr>
        <w:t xml:space="preserve">Sap (bludgeoning). </w:t>
      </w:r>
      <w:r w:rsidRPr="000D1FA0">
        <w:rPr>
          <w:rFonts w:eastAsia="Times New Roman" w:cstheme="minorHAnsi"/>
        </w:rPr>
        <w:t>The creature is charmed for one minute and looks visibly dazed and flat-footed. While charmed by this effect, the creature is incapacitated and has a speed of 0. The effect ends for an affected creature if it takes any damage or if someone else uses an action to shake the creature out of its stupor. The creature can attempt another Stamina saving throw once every round to end this effect. Once a creature is affected by this ability, it is immune to it until it performs a short rest.</w:t>
      </w:r>
    </w:p>
    <w:p w14:paraId="13DE49BF" w14:textId="77777777" w:rsidR="00475849" w:rsidRPr="000D1FA0" w:rsidRDefault="00475849" w:rsidP="000D1FA0">
      <w:pPr>
        <w:rPr>
          <w:rFonts w:eastAsia="Times New Roman" w:cstheme="minorHAnsi"/>
        </w:rPr>
      </w:pPr>
      <w:r w:rsidRPr="000D1FA0">
        <w:rPr>
          <w:rFonts w:eastAsia="Times New Roman" w:cstheme="minorHAnsi"/>
        </w:rPr>
        <w:t xml:space="preserve">For each saving throw attempt the target makes against a dire strike ability, they gain a cumulative +1 to their saving throws against this ability. This applies to saving throws rolled every round as well as new applications of effects that were already chosen. The </w:t>
      </w:r>
      <w:r w:rsidRPr="000D1FA0">
        <w:rPr>
          <w:rFonts w:eastAsia="Times New Roman" w:cstheme="minorHAnsi"/>
        </w:rPr>
        <w:lastRenderedPageBreak/>
        <w:t xml:space="preserve">bonus to saving throws remains for up to 24 hours. If the rupture strike, for example, has a DC of 14 the first round, the DC decreases to 13 the second round, and 12 the third round. If choosing kidney shot, the DC decreases the more the ability is applied. </w:t>
      </w:r>
    </w:p>
    <w:p w14:paraId="51BFEE91" w14:textId="77777777" w:rsidR="000D1FA0" w:rsidRDefault="000D1FA0" w:rsidP="000D1FA0">
      <w:pPr>
        <w:rPr>
          <w:rFonts w:eastAsia="Times New Roman" w:cstheme="minorHAnsi"/>
          <w:i/>
          <w:iCs/>
        </w:rPr>
      </w:pPr>
    </w:p>
    <w:p w14:paraId="4B3003C5" w14:textId="77777777" w:rsidR="000D1FA0" w:rsidRDefault="003F3399" w:rsidP="000D1FA0">
      <w:pPr>
        <w:rPr>
          <w:rFonts w:eastAsia="Times New Roman" w:cstheme="minorHAnsi"/>
          <w:b/>
          <w:bCs/>
        </w:rPr>
      </w:pPr>
      <w:r w:rsidRPr="000D1FA0">
        <w:rPr>
          <w:rFonts w:eastAsia="Times New Roman" w:cstheme="minorHAnsi"/>
          <w:b/>
          <w:bCs/>
        </w:rPr>
        <w:t>Dread Ambusher</w:t>
      </w:r>
    </w:p>
    <w:p w14:paraId="0C0D8745" w14:textId="77777777" w:rsidR="003F3399" w:rsidRDefault="003F3399" w:rsidP="000D1FA0">
      <w:pPr>
        <w:rPr>
          <w:rFonts w:eastAsia="Times New Roman" w:cstheme="minorHAnsi"/>
        </w:rPr>
      </w:pPr>
      <w:r w:rsidRPr="000D1FA0">
        <w:rPr>
          <w:rFonts w:eastAsia="Times New Roman" w:cstheme="minorHAnsi"/>
        </w:rPr>
        <w:t xml:space="preserve">You master the art of the ambush. You gain a bonus your initiative rolls equal to your Spirit modifier. Also, the start of your first turn of each combat encounter, your speed increases by 10 feet, which lasts until the end of that turn. When you retreat from combat, you have advantage to any Agility (Stealth) check to escape being pursued. </w:t>
      </w:r>
    </w:p>
    <w:p w14:paraId="7E0B085A" w14:textId="77777777" w:rsidR="000D1FA0" w:rsidRPr="000D1FA0" w:rsidRDefault="000D1FA0" w:rsidP="000D1FA0">
      <w:pPr>
        <w:rPr>
          <w:rFonts w:eastAsia="Times New Roman" w:cstheme="minorHAnsi"/>
        </w:rPr>
      </w:pPr>
    </w:p>
    <w:p w14:paraId="084C5DEF" w14:textId="77777777" w:rsidR="000D1FA0" w:rsidRDefault="00475849" w:rsidP="000D1FA0">
      <w:pPr>
        <w:rPr>
          <w:rFonts w:eastAsia="Times New Roman" w:cstheme="minorHAnsi"/>
          <w:i/>
          <w:iCs/>
        </w:rPr>
      </w:pPr>
      <w:r w:rsidRPr="000D1FA0">
        <w:rPr>
          <w:rFonts w:eastAsia="Times New Roman" w:cstheme="minorHAnsi"/>
          <w:b/>
          <w:bCs/>
        </w:rPr>
        <w:t>Elusive</w:t>
      </w:r>
      <w:r w:rsidRPr="000D1FA0">
        <w:rPr>
          <w:rFonts w:eastAsia="Times New Roman" w:cstheme="minorHAnsi"/>
          <w:i/>
          <w:iCs/>
        </w:rPr>
        <w:t xml:space="preserve"> </w:t>
      </w:r>
    </w:p>
    <w:p w14:paraId="74BC4967" w14:textId="77777777" w:rsidR="000D1FA0" w:rsidRPr="000D1FA0" w:rsidRDefault="000D1FA0"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0D1FA0">
        <w:rPr>
          <w:rFonts w:eastAsia="Times New Roman" w:cstheme="minorHAnsi"/>
        </w:rPr>
        <w:t>17</w:t>
      </w:r>
      <w:r w:rsidRPr="000D1FA0">
        <w:rPr>
          <w:rFonts w:eastAsia="Times New Roman" w:cstheme="minorHAnsi"/>
        </w:rPr>
        <w:t>th level</w:t>
      </w:r>
      <w:r w:rsidR="00475849" w:rsidRPr="000D1FA0">
        <w:rPr>
          <w:rFonts w:eastAsia="Times New Roman" w:cstheme="minorHAnsi"/>
        </w:rPr>
        <w:t xml:space="preserve"> and 1 level in Rogue</w:t>
      </w:r>
    </w:p>
    <w:p w14:paraId="7658DB5E" w14:textId="77777777" w:rsidR="00475849" w:rsidRDefault="00475849" w:rsidP="000D1FA0">
      <w:pPr>
        <w:rPr>
          <w:rFonts w:eastAsia="Times New Roman" w:cstheme="minorHAnsi"/>
        </w:rPr>
      </w:pPr>
      <w:r w:rsidRPr="000D1FA0">
        <w:rPr>
          <w:rFonts w:eastAsia="Times New Roman" w:cstheme="minorHAnsi"/>
        </w:rPr>
        <w:t xml:space="preserve">You are so evasive that attackers rarely gain the upper hand against you. No attack roll has advantage against </w:t>
      </w:r>
      <w:r w:rsidRPr="000D1FA0">
        <w:rPr>
          <w:rFonts w:eastAsia="Times New Roman" w:cstheme="minorHAnsi"/>
          <w:color w:val="000000"/>
        </w:rPr>
        <w:t>you</w:t>
      </w:r>
      <w:r w:rsidRPr="000D1FA0">
        <w:rPr>
          <w:rFonts w:eastAsia="Times New Roman" w:cstheme="minorHAnsi"/>
        </w:rPr>
        <w:t xml:space="preserve"> while you aren’t incapacitated. </w:t>
      </w:r>
    </w:p>
    <w:p w14:paraId="49E4952A" w14:textId="77777777" w:rsidR="000D1FA0" w:rsidRPr="000D1FA0" w:rsidRDefault="000D1FA0" w:rsidP="000D1FA0">
      <w:pPr>
        <w:rPr>
          <w:rFonts w:eastAsia="Times New Roman" w:cstheme="minorHAnsi"/>
        </w:rPr>
      </w:pPr>
    </w:p>
    <w:p w14:paraId="613B5B60" w14:textId="77777777" w:rsidR="000D1FA0" w:rsidRDefault="00475849" w:rsidP="000D1FA0">
      <w:pPr>
        <w:rPr>
          <w:rFonts w:eastAsia="Times New Roman" w:cstheme="minorHAnsi"/>
          <w:i/>
          <w:iCs/>
        </w:rPr>
      </w:pPr>
      <w:r w:rsidRPr="000D1FA0">
        <w:rPr>
          <w:rFonts w:eastAsia="Times New Roman" w:cstheme="minorHAnsi"/>
          <w:b/>
          <w:bCs/>
        </w:rPr>
        <w:t>Essence Touch</w:t>
      </w:r>
      <w:r w:rsidRPr="000D1FA0">
        <w:rPr>
          <w:rFonts w:eastAsia="Times New Roman" w:cstheme="minorHAnsi"/>
        </w:rPr>
        <w:t xml:space="preserve"> </w:t>
      </w:r>
    </w:p>
    <w:p w14:paraId="3D2D5A07" w14:textId="77777777" w:rsidR="000D1FA0" w:rsidRDefault="000D1FA0" w:rsidP="000D1FA0">
      <w:pPr>
        <w:rPr>
          <w:rFonts w:eastAsia="Times New Roman" w:cstheme="minorHAnsi"/>
          <w:i/>
          <w:iCs/>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0D1FA0">
        <w:rPr>
          <w:rFonts w:eastAsia="Times New Roman" w:cstheme="minorHAnsi"/>
        </w:rPr>
        <w:t xml:space="preserve">1 level in Hunter or Monk </w:t>
      </w:r>
      <w:r w:rsidRPr="000D1FA0">
        <w:rPr>
          <w:rFonts w:eastAsia="Times New Roman" w:cstheme="minorHAnsi"/>
        </w:rPr>
        <w:t>of 5th level</w:t>
      </w:r>
    </w:p>
    <w:p w14:paraId="0FE38474" w14:textId="77777777" w:rsidR="00475849" w:rsidRDefault="00475849" w:rsidP="000D1FA0">
      <w:pPr>
        <w:rPr>
          <w:rFonts w:eastAsia="Times New Roman" w:cstheme="minorHAnsi"/>
        </w:rPr>
      </w:pPr>
      <w:r w:rsidRPr="000D1FA0">
        <w:rPr>
          <w:rFonts w:eastAsia="Times New Roman" w:cstheme="minorHAnsi"/>
        </w:rPr>
        <w:t>Whenever you touch a creature with innate special abilities (such as innate spellcasting), you can gain one use of their innate special abilities, usable only once before the essence fades away. This costs no mana, but you cannot steal an ability that is also a spell unless you had the level to cast it normally. Monks referring to their ki spell ability for the purposes of this talent.</w:t>
      </w:r>
    </w:p>
    <w:p w14:paraId="265D1BAD" w14:textId="77777777" w:rsidR="000D1FA0" w:rsidRPr="000D1FA0" w:rsidRDefault="000D1FA0" w:rsidP="000D1FA0">
      <w:pPr>
        <w:rPr>
          <w:rFonts w:eastAsia="Times New Roman" w:cstheme="minorHAnsi"/>
        </w:rPr>
      </w:pPr>
    </w:p>
    <w:p w14:paraId="5CFB84E7" w14:textId="77777777" w:rsidR="000D1FA0" w:rsidRDefault="00475849" w:rsidP="000D1FA0">
      <w:pPr>
        <w:rPr>
          <w:rFonts w:eastAsia="Times New Roman" w:cstheme="minorHAnsi"/>
          <w:i/>
          <w:iCs/>
          <w:color w:val="000000"/>
        </w:rPr>
      </w:pPr>
      <w:r w:rsidRPr="000D1FA0">
        <w:rPr>
          <w:rFonts w:eastAsia="Times New Roman" w:cstheme="minorHAnsi"/>
          <w:b/>
          <w:bCs/>
          <w:color w:val="000000"/>
        </w:rPr>
        <w:t>Evasion</w:t>
      </w:r>
      <w:r w:rsidRPr="000D1FA0">
        <w:rPr>
          <w:rFonts w:eastAsia="Times New Roman" w:cstheme="minorHAnsi"/>
          <w:i/>
          <w:iCs/>
          <w:color w:val="000000"/>
        </w:rPr>
        <w:t xml:space="preserve"> </w:t>
      </w:r>
    </w:p>
    <w:p w14:paraId="38266F94" w14:textId="77777777" w:rsidR="000D1FA0" w:rsidRDefault="000D1FA0" w:rsidP="00C101F9">
      <w:pPr>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0D1FA0">
        <w:rPr>
          <w:rFonts w:eastAsia="Times New Roman" w:cstheme="minorHAnsi"/>
          <w:color w:val="000000"/>
        </w:rPr>
        <w:t>5</w:t>
      </w:r>
      <w:r w:rsidRPr="000D1FA0">
        <w:rPr>
          <w:rFonts w:eastAsia="Times New Roman" w:cstheme="minorHAnsi"/>
          <w:color w:val="000000"/>
        </w:rPr>
        <w:t>th level</w:t>
      </w:r>
      <w:r w:rsidR="00475849" w:rsidRPr="000D1FA0">
        <w:rPr>
          <w:rFonts w:eastAsia="Times New Roman" w:cstheme="minorHAnsi"/>
          <w:color w:val="000000"/>
        </w:rPr>
        <w:t xml:space="preserve"> and 1 level in </w:t>
      </w:r>
      <w:r w:rsidR="00C101F9">
        <w:rPr>
          <w:rFonts w:eastAsia="Times New Roman" w:cstheme="minorHAnsi"/>
          <w:color w:val="000000"/>
        </w:rPr>
        <w:t>Hunter, Monk, or Rogue</w:t>
      </w:r>
    </w:p>
    <w:p w14:paraId="35935C8E" w14:textId="77777777" w:rsidR="00475849" w:rsidRDefault="00475849" w:rsidP="000D1FA0">
      <w:pPr>
        <w:rPr>
          <w:rFonts w:eastAsia="Times New Roman" w:cstheme="minorHAnsi"/>
          <w:color w:val="000000"/>
        </w:rPr>
      </w:pPr>
      <w:r w:rsidRPr="000D1FA0">
        <w:rPr>
          <w:rFonts w:eastAsia="Times New Roman" w:cstheme="minorHAnsi"/>
          <w:i/>
          <w:iCs/>
          <w:color w:val="000000"/>
        </w:rPr>
        <w:t>Y</w:t>
      </w:r>
      <w:r w:rsidRPr="000D1FA0">
        <w:rPr>
          <w:rFonts w:eastAsia="Times New Roman" w:cstheme="minorHAnsi"/>
          <w:color w:val="000000"/>
        </w:rPr>
        <w:t xml:space="preserve">ou can nimbly dodge out of the way of certain area effects, such as a dragon’s fiery breath or an </w:t>
      </w:r>
      <w:r w:rsidRPr="000D1FA0">
        <w:rPr>
          <w:rFonts w:eastAsia="Times New Roman" w:cstheme="minorHAnsi"/>
          <w:i/>
          <w:iCs/>
          <w:color w:val="000000"/>
        </w:rPr>
        <w:t>ice storm</w:t>
      </w:r>
      <w:r w:rsidRPr="000D1FA0">
        <w:rPr>
          <w:rFonts w:eastAsia="Times New Roman" w:cstheme="minorHAnsi"/>
          <w:color w:val="000000"/>
        </w:rPr>
        <w:t xml:space="preserve"> spell. When you are subjected to an effect </w:t>
      </w:r>
      <w:r w:rsidRPr="000D1FA0">
        <w:rPr>
          <w:rFonts w:eastAsia="Times New Roman" w:cstheme="minorHAnsi"/>
        </w:rPr>
        <w:t>that</w:t>
      </w:r>
      <w:r w:rsidRPr="000D1FA0">
        <w:rPr>
          <w:rFonts w:eastAsia="Times New Roman" w:cstheme="minorHAnsi"/>
          <w:color w:val="000000"/>
        </w:rPr>
        <w:t xml:space="preserve"> allows you to make an Agility saving throw to take half damage, you instead take no damage if you succeed on the saving throw, and only half damage if you fail. </w:t>
      </w:r>
    </w:p>
    <w:p w14:paraId="71527A9E" w14:textId="77777777" w:rsidR="000D1FA0" w:rsidRPr="000D1FA0" w:rsidRDefault="000D1FA0" w:rsidP="000D1FA0">
      <w:pPr>
        <w:rPr>
          <w:rFonts w:eastAsia="Times New Roman" w:cstheme="minorHAnsi"/>
        </w:rPr>
      </w:pPr>
    </w:p>
    <w:p w14:paraId="0436E0BC" w14:textId="77777777" w:rsidR="000D1FA0" w:rsidRPr="000D1FA0" w:rsidRDefault="001D260A" w:rsidP="000D1FA0">
      <w:pPr>
        <w:rPr>
          <w:rFonts w:eastAsia="Times New Roman" w:cstheme="minorHAnsi"/>
          <w:b/>
          <w:bCs/>
          <w:color w:val="000000"/>
        </w:rPr>
      </w:pPr>
      <w:r w:rsidRPr="000D1FA0">
        <w:rPr>
          <w:rFonts w:eastAsia="Times New Roman" w:cstheme="minorHAnsi"/>
          <w:b/>
          <w:bCs/>
          <w:color w:val="000000"/>
        </w:rPr>
        <w:t xml:space="preserve">Execute </w:t>
      </w:r>
    </w:p>
    <w:p w14:paraId="48583DF9" w14:textId="77777777" w:rsidR="000D1FA0" w:rsidRDefault="000D1FA0" w:rsidP="000D1FA0">
      <w:pPr>
        <w:rPr>
          <w:rFonts w:eastAsia="Times New Roman" w:cstheme="minorHAnsi"/>
          <w:i/>
          <w:iCs/>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0D1FA0">
        <w:rPr>
          <w:rFonts w:eastAsia="Times New Roman" w:cstheme="minorHAnsi"/>
          <w:color w:val="000000"/>
        </w:rPr>
        <w:t>1 level in Warrior</w:t>
      </w:r>
      <w:r w:rsidR="001D260A" w:rsidRPr="000D1FA0">
        <w:rPr>
          <w:rFonts w:eastAsia="Times New Roman" w:cstheme="minorHAnsi"/>
          <w:i/>
          <w:iCs/>
          <w:color w:val="000000"/>
        </w:rPr>
        <w:t xml:space="preserve"> </w:t>
      </w:r>
    </w:p>
    <w:p w14:paraId="7C4E63B4" w14:textId="3E583D8E" w:rsidR="00886AA8" w:rsidRDefault="00886AA8">
      <w:pPr>
        <w:rPr>
          <w:rFonts w:eastAsia="Times New Roman" w:cstheme="minorHAnsi"/>
          <w:color w:val="000000"/>
        </w:rPr>
      </w:pPr>
      <w:r>
        <w:rPr>
          <w:rFonts w:eastAsia="Times New Roman" w:cstheme="minorHAnsi"/>
          <w:color w:val="000000"/>
        </w:rPr>
        <w:t xml:space="preserve">Your attack carries with it the weight of doom. If you successfully deal damage with </w:t>
      </w:r>
      <w:ins w:id="2356" w:author="Admin" w:date="2021-08-30T12:24:00Z">
        <w:r w:rsidR="00C85452">
          <w:rPr>
            <w:rFonts w:eastAsia="Times New Roman" w:cstheme="minorHAnsi"/>
            <w:color w:val="000000"/>
          </w:rPr>
          <w:t xml:space="preserve">a melee weapon with </w:t>
        </w:r>
      </w:ins>
      <w:r>
        <w:rPr>
          <w:rFonts w:eastAsia="Times New Roman" w:cstheme="minorHAnsi"/>
          <w:color w:val="000000"/>
        </w:rPr>
        <w:t xml:space="preserve">this strike effect against a </w:t>
      </w:r>
      <w:del w:id="2357" w:author="Admin" w:date="2021-08-30T12:24:00Z">
        <w:r w:rsidDel="00C85452">
          <w:rPr>
            <w:rFonts w:eastAsia="Times New Roman" w:cstheme="minorHAnsi"/>
            <w:color w:val="000000"/>
          </w:rPr>
          <w:delText xml:space="preserve">bloodied </w:delText>
        </w:r>
      </w:del>
      <w:r>
        <w:rPr>
          <w:rFonts w:eastAsia="Times New Roman" w:cstheme="minorHAnsi"/>
          <w:color w:val="000000"/>
        </w:rPr>
        <w:t>target</w:t>
      </w:r>
      <w:ins w:id="2358" w:author="Admin" w:date="2021-08-30T12:24:00Z">
        <w:r w:rsidR="00C85452">
          <w:rPr>
            <w:rFonts w:eastAsia="Times New Roman" w:cstheme="minorHAnsi"/>
            <w:color w:val="000000"/>
          </w:rPr>
          <w:t xml:space="preserve"> that is bloodied</w:t>
        </w:r>
      </w:ins>
      <w:r>
        <w:rPr>
          <w:rFonts w:eastAsia="Times New Roman" w:cstheme="minorHAnsi"/>
          <w:color w:val="000000"/>
        </w:rPr>
        <w:t>, the attack deals 50% extra damage</w:t>
      </w:r>
      <w:r w:rsidR="001D260A" w:rsidRPr="000D1FA0">
        <w:rPr>
          <w:rFonts w:eastAsia="Times New Roman" w:cstheme="minorHAnsi"/>
          <w:color w:val="000000"/>
        </w:rPr>
        <w:t xml:space="preserve">. </w:t>
      </w:r>
    </w:p>
    <w:p w14:paraId="6653DFF5" w14:textId="77777777" w:rsidR="00886AA8" w:rsidRDefault="001D260A" w:rsidP="000D1FA0">
      <w:pPr>
        <w:rPr>
          <w:rFonts w:eastAsia="Times New Roman" w:cstheme="minorHAnsi"/>
          <w:color w:val="000000"/>
        </w:rPr>
      </w:pPr>
      <w:r w:rsidRPr="000D1FA0">
        <w:rPr>
          <w:rFonts w:eastAsia="Times New Roman" w:cstheme="minorHAnsi"/>
          <w:color w:val="000000"/>
        </w:rPr>
        <w:t xml:space="preserve">After being used, this cannot be used again until after a short rest. If the target is killed or reduced to 0 hit points by this strike, you regain the use of it. </w:t>
      </w:r>
      <w:r w:rsidR="00886AA8">
        <w:rPr>
          <w:rFonts w:eastAsia="Times New Roman" w:cstheme="minorHAnsi"/>
          <w:color w:val="000000"/>
        </w:rPr>
        <w:t>If the target has any ability that would prevent it from being reduced to 0 hit points when it otherwise should have (such as the Relentless talent, the Undead Fortitude trait, or similar ability that would allow an escape) it must make a Stamina saving throw against your DC or else it fails and it is reduced to 0 hit points.</w:t>
      </w:r>
    </w:p>
    <w:p w14:paraId="3AC3A5AD" w14:textId="77777777" w:rsidR="001D260A" w:rsidRDefault="001D260A" w:rsidP="000D1FA0">
      <w:pPr>
        <w:rPr>
          <w:rFonts w:eastAsia="Times New Roman" w:cstheme="minorHAnsi"/>
          <w:color w:val="000000"/>
        </w:rPr>
      </w:pPr>
      <w:r w:rsidRPr="000D1FA0">
        <w:rPr>
          <w:rFonts w:eastAsia="Times New Roman" w:cstheme="minorHAnsi"/>
          <w:color w:val="000000"/>
        </w:rPr>
        <w:t xml:space="preserve">This talent can be taken multiple times, each time adding another use before requiring a short rest. This is a strike effect. </w:t>
      </w:r>
    </w:p>
    <w:p w14:paraId="7EB7B85C" w14:textId="77777777" w:rsidR="000D1FA0" w:rsidRPr="000D1FA0" w:rsidRDefault="000D1FA0" w:rsidP="000D1FA0">
      <w:pPr>
        <w:rPr>
          <w:rFonts w:eastAsia="Times New Roman" w:cstheme="minorHAnsi"/>
          <w:color w:val="000000"/>
        </w:rPr>
      </w:pPr>
    </w:p>
    <w:p w14:paraId="69288B71" w14:textId="77777777" w:rsidR="000D1FA0" w:rsidRDefault="00475849" w:rsidP="000D1FA0">
      <w:pPr>
        <w:rPr>
          <w:rFonts w:eastAsia="Times New Roman" w:cstheme="minorHAnsi"/>
          <w:i/>
          <w:iCs/>
          <w:color w:val="000000"/>
        </w:rPr>
      </w:pPr>
      <w:r w:rsidRPr="000D1FA0">
        <w:rPr>
          <w:rFonts w:eastAsia="Times New Roman" w:cstheme="minorHAnsi"/>
          <w:b/>
          <w:bCs/>
          <w:color w:val="000000"/>
        </w:rPr>
        <w:t>Fading Shadow</w:t>
      </w:r>
      <w:r w:rsidRPr="000D1FA0">
        <w:rPr>
          <w:rFonts w:eastAsia="Times New Roman" w:cstheme="minorHAnsi"/>
          <w:i/>
          <w:iCs/>
          <w:color w:val="000000"/>
        </w:rPr>
        <w:t xml:space="preserve"> </w:t>
      </w:r>
    </w:p>
    <w:p w14:paraId="537A6F27" w14:textId="77777777" w:rsidR="000D1FA0" w:rsidRDefault="000D1FA0" w:rsidP="000D1FA0">
      <w:pPr>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0D1FA0">
        <w:rPr>
          <w:rFonts w:eastAsia="Times New Roman" w:cstheme="minorHAnsi"/>
          <w:color w:val="000000"/>
        </w:rPr>
        <w:t>Subtlety specialization or the Cloak of Shadows talent</w:t>
      </w:r>
    </w:p>
    <w:p w14:paraId="1B0703BC" w14:textId="77777777" w:rsidR="000D1FA0" w:rsidRDefault="00475849" w:rsidP="000D1FA0">
      <w:pPr>
        <w:rPr>
          <w:rFonts w:eastAsia="Times New Roman" w:cstheme="minorHAnsi"/>
          <w:color w:val="000000"/>
        </w:rPr>
      </w:pPr>
      <w:r w:rsidRPr="000D1FA0">
        <w:rPr>
          <w:rFonts w:eastAsia="Times New Roman" w:cstheme="minorHAnsi"/>
          <w:color w:val="000000"/>
        </w:rPr>
        <w:t xml:space="preserve">You may cast the </w:t>
      </w:r>
      <w:r w:rsidRPr="000D1FA0">
        <w:rPr>
          <w:rFonts w:eastAsia="Times New Roman" w:cstheme="minorHAnsi"/>
          <w:i/>
          <w:iCs/>
          <w:color w:val="000000"/>
        </w:rPr>
        <w:t>blink step</w:t>
      </w:r>
      <w:r w:rsidRPr="000D1FA0">
        <w:rPr>
          <w:rFonts w:eastAsia="Times New Roman" w:cstheme="minorHAnsi"/>
          <w:color w:val="000000"/>
        </w:rPr>
        <w:t xml:space="preserve"> spell. After being used, this cannot be used again until after a short rest.</w:t>
      </w:r>
      <w:r w:rsidR="000D1FA0">
        <w:rPr>
          <w:rFonts w:eastAsia="Times New Roman" w:cstheme="minorHAnsi"/>
          <w:color w:val="000000"/>
        </w:rPr>
        <w:t xml:space="preserve"> </w:t>
      </w:r>
      <w:r w:rsidRPr="000D1FA0">
        <w:rPr>
          <w:rFonts w:eastAsia="Times New Roman" w:cstheme="minorHAnsi"/>
          <w:color w:val="000000"/>
        </w:rPr>
        <w:t xml:space="preserve">This talent can be taken multiple times, each time adding another </w:t>
      </w:r>
      <w:r w:rsidR="007A1FD4">
        <w:rPr>
          <w:rFonts w:eastAsia="Times New Roman" w:cstheme="minorHAnsi"/>
          <w:color w:val="000000"/>
        </w:rPr>
        <w:t xml:space="preserve">two </w:t>
      </w:r>
      <w:r w:rsidRPr="000D1FA0">
        <w:rPr>
          <w:rFonts w:eastAsia="Times New Roman" w:cstheme="minorHAnsi"/>
          <w:color w:val="000000"/>
        </w:rPr>
        <w:t>use</w:t>
      </w:r>
      <w:r w:rsidR="007A1FD4">
        <w:rPr>
          <w:rFonts w:eastAsia="Times New Roman" w:cstheme="minorHAnsi"/>
          <w:color w:val="000000"/>
        </w:rPr>
        <w:t>s</w:t>
      </w:r>
      <w:r w:rsidRPr="000D1FA0">
        <w:rPr>
          <w:rFonts w:eastAsia="Times New Roman" w:cstheme="minorHAnsi"/>
          <w:color w:val="000000"/>
        </w:rPr>
        <w:t xml:space="preserve"> of this ability before a short rest. If your level is 9, </w:t>
      </w:r>
      <w:r w:rsidR="007A1FD4">
        <w:rPr>
          <w:rFonts w:eastAsia="Times New Roman" w:cstheme="minorHAnsi"/>
          <w:color w:val="000000"/>
        </w:rPr>
        <w:t xml:space="preserve">each use </w:t>
      </w:r>
      <w:r w:rsidRPr="000D1FA0">
        <w:rPr>
          <w:rFonts w:eastAsia="Times New Roman" w:cstheme="minorHAnsi"/>
          <w:color w:val="000000"/>
        </w:rPr>
        <w:t xml:space="preserve">acts as the </w:t>
      </w:r>
      <w:r w:rsidRPr="000D1FA0">
        <w:rPr>
          <w:rFonts w:eastAsia="Times New Roman" w:cstheme="minorHAnsi"/>
          <w:i/>
          <w:iCs/>
          <w:color w:val="000000"/>
        </w:rPr>
        <w:t>dimension door</w:t>
      </w:r>
      <w:r w:rsidRPr="000D1FA0">
        <w:rPr>
          <w:rFonts w:eastAsia="Times New Roman" w:cstheme="minorHAnsi"/>
          <w:color w:val="000000"/>
        </w:rPr>
        <w:t xml:space="preserve"> spell instead.</w:t>
      </w:r>
      <w:r w:rsidR="000D1FA0">
        <w:rPr>
          <w:rFonts w:eastAsia="Times New Roman" w:cstheme="minorHAnsi"/>
          <w:color w:val="000000"/>
        </w:rPr>
        <w:t xml:space="preserve"> </w:t>
      </w:r>
    </w:p>
    <w:p w14:paraId="77271198" w14:textId="77777777" w:rsidR="000D1FA0" w:rsidRDefault="000D1FA0" w:rsidP="000D1FA0">
      <w:pPr>
        <w:rPr>
          <w:rFonts w:eastAsia="Times New Roman" w:cstheme="minorHAnsi"/>
          <w:color w:val="000000"/>
        </w:rPr>
      </w:pPr>
    </w:p>
    <w:p w14:paraId="30DAED4E" w14:textId="77777777" w:rsidR="000D1FA0" w:rsidRPr="000D1FA0" w:rsidRDefault="00475849" w:rsidP="000D1FA0">
      <w:pPr>
        <w:rPr>
          <w:rFonts w:eastAsia="Times New Roman" w:cstheme="minorHAnsi"/>
          <w:b/>
          <w:bCs/>
          <w:color w:val="000000"/>
        </w:rPr>
      </w:pPr>
      <w:r w:rsidRPr="000D1FA0">
        <w:rPr>
          <w:rFonts w:eastAsia="Times New Roman" w:cstheme="minorHAnsi"/>
          <w:b/>
          <w:bCs/>
          <w:color w:val="000000"/>
        </w:rPr>
        <w:t>Fan of Knives</w:t>
      </w:r>
    </w:p>
    <w:p w14:paraId="2A0D57AD" w14:textId="5CE96176" w:rsidR="008F191E" w:rsidRDefault="008F191E">
      <w:pPr>
        <w:rPr>
          <w:ins w:id="2359" w:author="Admin" w:date="2021-11-06T17:45:00Z"/>
        </w:rPr>
      </w:pPr>
      <w:ins w:id="2360" w:author="Admin" w:date="2021-11-06T17:45:00Z">
        <w:r>
          <w:t>When you use an Action to attack with a light throwing weapon you are proficient with, (such as a dagger or dart)</w:t>
        </w:r>
      </w:ins>
      <w:ins w:id="2361" w:author="Admin" w:date="2021-11-06T17:46:00Z">
        <w:r>
          <w:t xml:space="preserve"> </w:t>
        </w:r>
      </w:ins>
      <w:ins w:id="2362" w:author="Admin" w:date="2021-11-06T17:45:00Z">
        <w:r>
          <w:t xml:space="preserve">you can make an additional attack with the same weapon type. </w:t>
        </w:r>
      </w:ins>
    </w:p>
    <w:p w14:paraId="76E97EC4" w14:textId="77777777" w:rsidR="008F191E" w:rsidRDefault="00475849">
      <w:pPr>
        <w:rPr>
          <w:ins w:id="2363" w:author="Admin" w:date="2021-11-06T17:46:00Z"/>
        </w:rPr>
      </w:pPr>
      <w:del w:id="2364" w:author="Admin" w:date="2021-11-06T17:45:00Z">
        <w:r w:rsidRPr="000D1FA0" w:rsidDel="008F191E">
          <w:delText xml:space="preserve">Whenever you use an </w:delText>
        </w:r>
      </w:del>
      <w:del w:id="2365" w:author="Admin" w:date="2021-08-30T12:24:00Z">
        <w:r w:rsidRPr="000D1FA0" w:rsidDel="00C85452">
          <w:delText xml:space="preserve">action </w:delText>
        </w:r>
      </w:del>
      <w:del w:id="2366" w:author="Admin" w:date="2021-11-06T17:45:00Z">
        <w:r w:rsidRPr="000D1FA0" w:rsidDel="008F191E">
          <w:delText xml:space="preserve">to attack with a light throwing weapon (such as daggers, darts, light hammers, handaxes, or javelins), you may </w:delText>
        </w:r>
      </w:del>
      <w:del w:id="2367" w:author="Admin" w:date="2021-08-30T12:24:00Z">
        <w:r w:rsidRPr="000D1FA0" w:rsidDel="00C85452">
          <w:delText xml:space="preserve">throw </w:delText>
        </w:r>
      </w:del>
      <w:del w:id="2368" w:author="Admin" w:date="2021-11-06T17:45:00Z">
        <w:r w:rsidRPr="000D1FA0" w:rsidDel="008F191E">
          <w:delText xml:space="preserve">another of the same type as part of the same </w:delText>
        </w:r>
      </w:del>
      <w:del w:id="2369" w:author="Admin" w:date="2021-08-30T12:24:00Z">
        <w:r w:rsidRPr="000D1FA0" w:rsidDel="00C85452">
          <w:delText xml:space="preserve">attack </w:delText>
        </w:r>
      </w:del>
      <w:del w:id="2370" w:author="Admin" w:date="2021-11-06T17:45:00Z">
        <w:r w:rsidRPr="000D1FA0" w:rsidDel="008F191E">
          <w:delText xml:space="preserve">action. </w:delText>
        </w:r>
      </w:del>
      <w:r w:rsidRPr="000D1FA0">
        <w:t xml:space="preserve">You may </w:t>
      </w:r>
      <w:del w:id="2371" w:author="Admin" w:date="2021-11-06T17:46:00Z">
        <w:r w:rsidRPr="000D1FA0" w:rsidDel="008F191E">
          <w:delText xml:space="preserve">still </w:delText>
        </w:r>
      </w:del>
      <w:ins w:id="2372" w:author="Admin" w:date="2021-11-06T17:46:00Z">
        <w:r w:rsidR="008F191E">
          <w:t xml:space="preserve">also </w:t>
        </w:r>
      </w:ins>
      <w:r w:rsidRPr="000D1FA0">
        <w:t xml:space="preserve">use two-weapon fighting to throw a third weapon as a bonus action. This </w:t>
      </w:r>
      <w:ins w:id="2373" w:author="Admin" w:date="2021-11-06T17:46:00Z">
        <w:r w:rsidR="008F191E">
          <w:t xml:space="preserve">ability </w:t>
        </w:r>
      </w:ins>
      <w:r w:rsidRPr="000D1FA0">
        <w:t>stacks with the Extra Attack feature, if you possess it</w:t>
      </w:r>
      <w:del w:id="2374" w:author="Admin" w:date="2021-11-06T17:46:00Z">
        <w:r w:rsidRPr="000D1FA0" w:rsidDel="008F191E">
          <w:delText xml:space="preserve"> </w:delText>
        </w:r>
        <w:r w:rsidRPr="000D1FA0" w:rsidDel="008F191E">
          <w:lastRenderedPageBreak/>
          <w:delText xml:space="preserve">(adding one thrown attack with the first action for each extra attack). </w:delText>
        </w:r>
      </w:del>
      <w:ins w:id="2375" w:author="Admin" w:date="2021-11-06T17:46:00Z">
        <w:r w:rsidR="008F191E">
          <w:t xml:space="preserve">. </w:t>
        </w:r>
      </w:ins>
    </w:p>
    <w:p w14:paraId="59CE9131" w14:textId="69A2FA73" w:rsidR="007A1FD4" w:rsidRDefault="008F191E">
      <w:ins w:id="2376" w:author="Admin" w:date="2021-11-06T17:46:00Z">
        <w:r>
          <w:t xml:space="preserve">Alternatively, </w:t>
        </w:r>
      </w:ins>
      <w:del w:id="2377" w:author="Admin" w:date="2021-11-06T17:46:00Z">
        <w:r w:rsidR="00475849" w:rsidRPr="000D1FA0" w:rsidDel="008F191E">
          <w:br/>
          <w:delText>Y</w:delText>
        </w:r>
      </w:del>
      <w:ins w:id="2378" w:author="Admin" w:date="2021-11-06T17:46:00Z">
        <w:r>
          <w:t>y</w:t>
        </w:r>
      </w:ins>
      <w:r w:rsidR="00475849" w:rsidRPr="000D1FA0">
        <w:t xml:space="preserve">ou may instead </w:t>
      </w:r>
      <w:del w:id="2379" w:author="Admin" w:date="2021-11-06T17:46:00Z">
        <w:r w:rsidR="00475849" w:rsidRPr="000D1FA0" w:rsidDel="008F191E">
          <w:delText xml:space="preserve">spend your </w:delText>
        </w:r>
      </w:del>
      <w:ins w:id="2380" w:author="Admin" w:date="2021-11-06T17:46:00Z">
        <w:r>
          <w:t>use an A</w:t>
        </w:r>
      </w:ins>
      <w:del w:id="2381" w:author="Admin" w:date="2021-11-06T17:46:00Z">
        <w:r w:rsidR="00475849" w:rsidRPr="000D1FA0" w:rsidDel="008F191E">
          <w:delText>a</w:delText>
        </w:r>
      </w:del>
      <w:r w:rsidR="00475849" w:rsidRPr="000D1FA0">
        <w:t xml:space="preserve">ction and </w:t>
      </w:r>
      <w:del w:id="2382" w:author="Admin" w:date="2021-11-06T17:46:00Z">
        <w:r w:rsidR="00475849" w:rsidRPr="000D1FA0" w:rsidDel="008F191E">
          <w:delText xml:space="preserve">bonus </w:delText>
        </w:r>
      </w:del>
      <w:ins w:id="2383" w:author="Admin" w:date="2021-11-06T17:46:00Z">
        <w:r>
          <w:t>B</w:t>
        </w:r>
        <w:r w:rsidRPr="000D1FA0">
          <w:t xml:space="preserve">onus </w:t>
        </w:r>
      </w:ins>
      <w:del w:id="2384" w:author="Admin" w:date="2021-11-06T17:46:00Z">
        <w:r w:rsidR="00475849" w:rsidRPr="000D1FA0" w:rsidDel="008F191E">
          <w:delText xml:space="preserve">action </w:delText>
        </w:r>
      </w:del>
      <w:ins w:id="2385" w:author="Admin" w:date="2021-11-06T17:46:00Z">
        <w:r>
          <w:t>A</w:t>
        </w:r>
        <w:r w:rsidRPr="000D1FA0">
          <w:t xml:space="preserve">ction </w:t>
        </w:r>
      </w:ins>
      <w:r w:rsidR="00475849" w:rsidRPr="000D1FA0">
        <w:t xml:space="preserve">to release </w:t>
      </w:r>
      <w:del w:id="2386" w:author="Admin" w:date="2021-11-06T17:46:00Z">
        <w:r w:rsidR="00475849" w:rsidRPr="000D1FA0" w:rsidDel="008F191E">
          <w:delText xml:space="preserve">the </w:delText>
        </w:r>
      </w:del>
      <w:ins w:id="2387" w:author="Admin" w:date="2021-11-06T17:48:00Z">
        <w:r>
          <w:t xml:space="preserve">several </w:t>
        </w:r>
      </w:ins>
      <w:del w:id="2388" w:author="Admin" w:date="2021-11-06T17:48:00Z">
        <w:r w:rsidR="00475849" w:rsidRPr="000D1FA0" w:rsidDel="008F191E">
          <w:delText xml:space="preserve">same number of </w:delText>
        </w:r>
      </w:del>
      <w:ins w:id="2389" w:author="Admin" w:date="2021-11-06T17:48:00Z">
        <w:r>
          <w:t xml:space="preserve">light throwing </w:t>
        </w:r>
      </w:ins>
      <w:r w:rsidR="00475849" w:rsidRPr="000D1FA0">
        <w:t>weapons as a 20</w:t>
      </w:r>
      <w:r w:rsidR="007A1FD4">
        <w:t>-</w:t>
      </w:r>
      <w:r w:rsidR="00475849" w:rsidRPr="000D1FA0">
        <w:t>foot sphere</w:t>
      </w:r>
      <w:del w:id="2390" w:author="Admin" w:date="2021-11-06T17:48:00Z">
        <w:r w:rsidR="00475849" w:rsidRPr="000D1FA0" w:rsidDel="008F191E">
          <w:delText xml:space="preserve"> (all around you)</w:delText>
        </w:r>
      </w:del>
      <w:r w:rsidR="00475849" w:rsidRPr="000D1FA0">
        <w:t>, a 15</w:t>
      </w:r>
      <w:r w:rsidR="007A1FD4">
        <w:t>-</w:t>
      </w:r>
      <w:r w:rsidR="00475849" w:rsidRPr="000D1FA0">
        <w:t>foot cone (in a quarter-circle), or a line 30 feet long</w:t>
      </w:r>
      <w:del w:id="2391" w:author="Admin" w:date="2021-11-06T17:48:00Z">
        <w:r w:rsidR="00475849" w:rsidRPr="000D1FA0" w:rsidDel="008F191E">
          <w:delText xml:space="preserve">, </w:delText>
        </w:r>
      </w:del>
      <w:ins w:id="2392" w:author="Admin" w:date="2021-11-06T17:48:00Z">
        <w:r>
          <w:t xml:space="preserve"> and </w:t>
        </w:r>
      </w:ins>
      <w:r w:rsidR="00475849" w:rsidRPr="000D1FA0">
        <w:t xml:space="preserve">5 feet wide in any direction you choose. </w:t>
      </w:r>
      <w:del w:id="2393" w:author="Admin" w:date="2021-11-06T17:49:00Z">
        <w:r w:rsidR="00475849" w:rsidRPr="000D1FA0" w:rsidDel="008F191E">
          <w:delText xml:space="preserve">This requires </w:delText>
        </w:r>
        <w:r w:rsidR="007A1FD4" w:rsidDel="008F191E">
          <w:delText>throwing up to</w:delText>
        </w:r>
        <w:r w:rsidR="00475849" w:rsidRPr="000D1FA0" w:rsidDel="008F191E">
          <w:delText xml:space="preserve"> three weapons, and </w:delText>
        </w:r>
      </w:del>
      <w:ins w:id="2394" w:author="Admin" w:date="2021-11-06T17:49:00Z">
        <w:r>
          <w:t xml:space="preserve">This </w:t>
        </w:r>
      </w:ins>
      <w:r w:rsidR="00475849" w:rsidRPr="000D1FA0">
        <w:t xml:space="preserve">deals damage as if </w:t>
      </w:r>
      <w:del w:id="2395" w:author="Admin" w:date="2021-11-06T17:49:00Z">
        <w:r w:rsidR="00475849" w:rsidRPr="000D1FA0" w:rsidDel="008F191E">
          <w:delText xml:space="preserve">they all </w:delText>
        </w:r>
      </w:del>
      <w:ins w:id="2396" w:author="Admin" w:date="2021-11-06T17:49:00Z">
        <w:r>
          <w:t xml:space="preserve">three weapons </w:t>
        </w:r>
      </w:ins>
      <w:r w:rsidR="00475849" w:rsidRPr="000D1FA0">
        <w:t xml:space="preserve">hit, with an Agility saving throw to half damage. </w:t>
      </w:r>
      <w:ins w:id="2397" w:author="Admin" w:date="2021-11-06T17:49:00Z">
        <w:r>
          <w:t xml:space="preserve">You must have at least three such weapons in your inventory to take this action. </w:t>
        </w:r>
      </w:ins>
      <w:moveToRangeStart w:id="2398" w:author="Admin" w:date="2021-11-06T17:50:00Z" w:name="move87113422"/>
      <w:moveTo w:id="2399" w:author="Admin" w:date="2021-11-06T17:50:00Z">
        <w:r w:rsidRPr="000D1FA0">
          <w:rPr>
            <w:rFonts w:eastAsia="Times New Roman" w:cstheme="minorHAnsi"/>
            <w:color w:val="000000"/>
          </w:rPr>
          <w:t>This is an area effect.</w:t>
        </w:r>
      </w:moveTo>
      <w:moveToRangeEnd w:id="2398"/>
    </w:p>
    <w:p w14:paraId="64A4E60E" w14:textId="4BC1ECB7" w:rsidR="000D1FA0" w:rsidRDefault="007A1FD4">
      <w:pPr>
        <w:rPr>
          <w:rFonts w:eastAsia="Times New Roman" w:cstheme="minorHAnsi"/>
          <w:color w:val="000000"/>
        </w:rPr>
      </w:pPr>
      <w:r>
        <w:rPr>
          <w:rFonts w:eastAsia="Times New Roman" w:cstheme="minorHAnsi"/>
          <w:i/>
          <w:iCs/>
          <w:color w:val="000000"/>
        </w:rPr>
        <w:t xml:space="preserve">Special. </w:t>
      </w:r>
      <w:r w:rsidR="00475849" w:rsidRPr="000D1FA0">
        <w:rPr>
          <w:rFonts w:eastAsia="Times New Roman" w:cstheme="minorHAnsi"/>
          <w:color w:val="000000"/>
        </w:rPr>
        <w:t xml:space="preserve">If you have the Sneak Attack feature, you may add one additional point of damage per sneak attack dice to the total damage, but only if the target qualifies for a sneak attack. </w:t>
      </w:r>
      <w:moveFromRangeStart w:id="2400" w:author="Admin" w:date="2021-11-06T17:50:00Z" w:name="move87113422"/>
      <w:moveFrom w:id="2401" w:author="Admin" w:date="2021-11-06T17:50:00Z">
        <w:r w:rsidR="00475849" w:rsidRPr="000D1FA0" w:rsidDel="008F191E">
          <w:rPr>
            <w:rFonts w:eastAsia="Times New Roman" w:cstheme="minorHAnsi"/>
            <w:color w:val="000000"/>
          </w:rPr>
          <w:t xml:space="preserve">This is an area effect. </w:t>
        </w:r>
      </w:moveFrom>
      <w:moveFromRangeEnd w:id="2400"/>
    </w:p>
    <w:p w14:paraId="251A9E73" w14:textId="77777777" w:rsidR="007A1FD4" w:rsidRPr="007A1FD4" w:rsidRDefault="007A1FD4" w:rsidP="007A1FD4">
      <w:pPr>
        <w:rPr>
          <w:rFonts w:eastAsia="Times New Roman" w:cstheme="minorHAnsi"/>
          <w:color w:val="000000"/>
        </w:rPr>
      </w:pPr>
    </w:p>
    <w:p w14:paraId="093D62D2" w14:textId="77777777" w:rsidR="000D1FA0" w:rsidRDefault="003F3399" w:rsidP="000D1FA0">
      <w:pPr>
        <w:rPr>
          <w:rFonts w:eastAsia="Times New Roman" w:cstheme="minorHAnsi"/>
          <w:b/>
          <w:bCs/>
        </w:rPr>
      </w:pPr>
      <w:r w:rsidRPr="000D1FA0">
        <w:rPr>
          <w:rFonts w:eastAsia="Times New Roman" w:cstheme="minorHAnsi"/>
          <w:b/>
          <w:bCs/>
        </w:rPr>
        <w:t>Favored Enemy</w:t>
      </w:r>
    </w:p>
    <w:p w14:paraId="1304B8E1" w14:textId="77777777" w:rsidR="00D27C9E" w:rsidRPr="00D27C9E" w:rsidRDefault="00D27C9E" w:rsidP="00D27C9E">
      <w:pPr>
        <w:rPr>
          <w:ins w:id="2402" w:author="Admin" w:date="2021-06-24T20:45:00Z"/>
          <w:rFonts w:eastAsia="Times New Roman" w:cstheme="minorHAnsi"/>
        </w:rPr>
      </w:pPr>
      <w:ins w:id="2403" w:author="Admin" w:date="2021-06-24T20:45:00Z">
        <w:r>
          <w:rPr>
            <w:rFonts w:eastAsia="Times New Roman" w:cstheme="minorHAnsi"/>
          </w:rPr>
          <w:t xml:space="preserve">You gain expertise in fighting a certain type of foe. </w:t>
        </w:r>
      </w:ins>
      <w:ins w:id="2404" w:author="Admin" w:date="2021-06-24T20:46:00Z">
        <w:r>
          <w:rPr>
            <w:rFonts w:eastAsia="Times New Roman" w:cstheme="minorHAnsi"/>
          </w:rPr>
          <w:t xml:space="preserve">Choose a creature type from the following: </w:t>
        </w:r>
      </w:ins>
      <w:ins w:id="2405" w:author="Admin" w:date="2021-06-24T20:45:00Z">
        <w:r w:rsidRPr="00D27C9E">
          <w:rPr>
            <w:rFonts w:eastAsia="Times New Roman" w:cstheme="minorHAnsi"/>
          </w:rPr>
          <w:t>aberrations, beasts, celestials, constructs, dragons, elementals, fey, fiends, giants, monstrosities, oozes, plants, or undead. Alternatively, you can select two races of humanoid (such as gnolls and orcs) as favored enemies.</w:t>
        </w:r>
      </w:ins>
    </w:p>
    <w:p w14:paraId="3735581F" w14:textId="77777777" w:rsidR="00D27C9E" w:rsidRPr="00D27C9E" w:rsidRDefault="00D27C9E" w:rsidP="00D27C9E">
      <w:pPr>
        <w:rPr>
          <w:ins w:id="2406" w:author="Admin" w:date="2021-06-24T20:45:00Z"/>
          <w:rFonts w:eastAsia="Times New Roman" w:cstheme="minorHAnsi"/>
        </w:rPr>
      </w:pPr>
      <w:ins w:id="2407" w:author="Admin" w:date="2021-06-24T20:45:00Z">
        <w:r w:rsidRPr="00D27C9E">
          <w:rPr>
            <w:rFonts w:eastAsia="Times New Roman" w:cstheme="minorHAnsi"/>
          </w:rPr>
          <w:t>You have advantage on contested skill checks against your favored enemies, as well as on Intelligence checks to recall information about them, and when making an attack against them, you deal 2 extra points of damage.</w:t>
        </w:r>
      </w:ins>
    </w:p>
    <w:p w14:paraId="14826293" w14:textId="77777777" w:rsidR="00D27C9E" w:rsidRPr="00D27C9E" w:rsidRDefault="00D27C9E" w:rsidP="00D27C9E">
      <w:pPr>
        <w:rPr>
          <w:ins w:id="2408" w:author="Admin" w:date="2021-06-24T20:45:00Z"/>
          <w:rFonts w:eastAsia="Times New Roman" w:cstheme="minorHAnsi"/>
        </w:rPr>
      </w:pPr>
      <w:ins w:id="2409" w:author="Admin" w:date="2021-06-24T20:45:00Z">
        <w:r w:rsidRPr="00D27C9E">
          <w:rPr>
            <w:rFonts w:eastAsia="Times New Roman" w:cstheme="minorHAnsi"/>
          </w:rPr>
          <w:t xml:space="preserve">When you gain this feature, you also learn one language of your choice that is spoken by your favored enemies, if they speak one at all. As you gain levels, your choices reflect the types of monsters you have encountered on your adventures. You choose one additional favored enemy, as well as an associated language, at 6th and 14th level. </w:t>
        </w:r>
      </w:ins>
    </w:p>
    <w:p w14:paraId="690C558D" w14:textId="77777777" w:rsidR="00D27C9E" w:rsidRPr="00D27C9E" w:rsidRDefault="00D27C9E" w:rsidP="00D27C9E">
      <w:pPr>
        <w:rPr>
          <w:ins w:id="2410" w:author="Admin" w:date="2021-06-24T20:45:00Z"/>
          <w:rFonts w:eastAsia="Times New Roman" w:cstheme="minorHAnsi"/>
        </w:rPr>
      </w:pPr>
      <w:ins w:id="2411" w:author="Admin" w:date="2021-06-24T20:45:00Z">
        <w:r w:rsidRPr="00D27C9E">
          <w:rPr>
            <w:rFonts w:eastAsia="Times New Roman" w:cstheme="minorHAnsi"/>
          </w:rPr>
          <w:t xml:space="preserve">You may switch this feature (and your chosen favored enemy) by performing the following tasks against one creature type (or two races of humanoids): </w:t>
        </w:r>
      </w:ins>
    </w:p>
    <w:p w14:paraId="193AEC40" w14:textId="77777777" w:rsidR="00D27C9E" w:rsidRPr="00D27C9E" w:rsidRDefault="00D27C9E" w:rsidP="00D27C9E">
      <w:pPr>
        <w:rPr>
          <w:ins w:id="2412" w:author="Admin" w:date="2021-06-24T20:45:00Z"/>
          <w:rFonts w:eastAsia="Times New Roman" w:cstheme="minorHAnsi"/>
        </w:rPr>
      </w:pPr>
      <w:ins w:id="2413" w:author="Admin" w:date="2021-06-24T20:45:00Z">
        <w:r w:rsidRPr="00D27C9E">
          <w:rPr>
            <w:rFonts w:eastAsia="Times New Roman" w:cstheme="minorHAnsi"/>
          </w:rPr>
          <w:t>•</w:t>
        </w:r>
        <w:r w:rsidRPr="00D27C9E">
          <w:rPr>
            <w:rFonts w:eastAsia="Times New Roman" w:cstheme="minorHAnsi"/>
          </w:rPr>
          <w:tab/>
          <w:t>Defeat it in single combat</w:t>
        </w:r>
      </w:ins>
    </w:p>
    <w:p w14:paraId="0486078E" w14:textId="77777777" w:rsidR="00D27C9E" w:rsidRPr="00D27C9E" w:rsidRDefault="00D27C9E" w:rsidP="00D27C9E">
      <w:pPr>
        <w:rPr>
          <w:ins w:id="2414" w:author="Admin" w:date="2021-06-24T20:45:00Z"/>
          <w:rFonts w:eastAsia="Times New Roman" w:cstheme="minorHAnsi"/>
        </w:rPr>
      </w:pPr>
      <w:ins w:id="2415" w:author="Admin" w:date="2021-06-24T20:45:00Z">
        <w:r w:rsidRPr="00D27C9E">
          <w:rPr>
            <w:rFonts w:eastAsia="Times New Roman" w:cstheme="minorHAnsi"/>
          </w:rPr>
          <w:lastRenderedPageBreak/>
          <w:t>•</w:t>
        </w:r>
        <w:r w:rsidRPr="00D27C9E">
          <w:rPr>
            <w:rFonts w:eastAsia="Times New Roman" w:cstheme="minorHAnsi"/>
          </w:rPr>
          <w:tab/>
          <w:t>Track and survey the creature type for at a total of 24 hours over 7 days</w:t>
        </w:r>
      </w:ins>
    </w:p>
    <w:p w14:paraId="24DC7DD2" w14:textId="77777777" w:rsidR="00D27C9E" w:rsidRPr="00D27C9E" w:rsidRDefault="00D27C9E" w:rsidP="00D27C9E">
      <w:pPr>
        <w:rPr>
          <w:ins w:id="2416" w:author="Admin" w:date="2021-06-24T20:45:00Z"/>
          <w:rFonts w:eastAsia="Times New Roman" w:cstheme="minorHAnsi"/>
        </w:rPr>
      </w:pPr>
      <w:ins w:id="2417" w:author="Admin" w:date="2021-06-24T20:45:00Z">
        <w:r w:rsidRPr="00D27C9E">
          <w:rPr>
            <w:rFonts w:eastAsia="Times New Roman" w:cstheme="minorHAnsi"/>
          </w:rPr>
          <w:t>•</w:t>
        </w:r>
        <w:r w:rsidRPr="00D27C9E">
          <w:rPr>
            <w:rFonts w:eastAsia="Times New Roman" w:cstheme="minorHAnsi"/>
          </w:rPr>
          <w:tab/>
          <w:t>Examine its corpse for at one hour</w:t>
        </w:r>
      </w:ins>
    </w:p>
    <w:p w14:paraId="2C6F030B" w14:textId="77777777" w:rsidR="008F191E" w:rsidRDefault="00D27C9E" w:rsidP="000D1FA0">
      <w:pPr>
        <w:rPr>
          <w:ins w:id="2418" w:author="Admin" w:date="2021-11-06T17:50:00Z"/>
          <w:rFonts w:eastAsia="Times New Roman" w:cstheme="minorHAnsi"/>
        </w:rPr>
      </w:pPr>
      <w:ins w:id="2419" w:author="Admin" w:date="2021-06-24T20:45:00Z">
        <w:r w:rsidRPr="00D27C9E">
          <w:rPr>
            <w:rFonts w:eastAsia="Times New Roman" w:cstheme="minorHAnsi"/>
          </w:rPr>
          <w:t xml:space="preserve">You cannot change a favored enemy this way if it is limited to an organization, but can do the same to other organizations. You may switch back to previously studied favored enemy at the end of a long rest. The language gained by the initial favored enemy choices cannot be re-chosen by switching favored enemies. </w:t>
        </w:r>
      </w:ins>
    </w:p>
    <w:p w14:paraId="39D3B3B6" w14:textId="39D47ABD" w:rsidR="003F3399" w:rsidDel="00D27C9E" w:rsidRDefault="003F3399" w:rsidP="00D27C9E">
      <w:pPr>
        <w:rPr>
          <w:del w:id="2420" w:author="Admin" w:date="2021-06-24T20:45:00Z"/>
          <w:rFonts w:eastAsia="Times New Roman" w:cstheme="minorHAnsi"/>
        </w:rPr>
      </w:pPr>
      <w:del w:id="2421" w:author="Admin" w:date="2021-06-24T20:45:00Z">
        <w:r w:rsidRPr="000D1FA0" w:rsidDel="00D27C9E">
          <w:rPr>
            <w:rFonts w:eastAsia="Times New Roman" w:cstheme="minorHAnsi"/>
          </w:rPr>
          <w:delText xml:space="preserve">You may the Favored Enemy ability as a 1st level Hunter, or choose another favored enemy if you normally have it (such as by being a hunter). You cannot take this talent more than 3 times. </w:delText>
        </w:r>
      </w:del>
    </w:p>
    <w:p w14:paraId="09A21F78" w14:textId="77777777" w:rsidR="007A1FD4" w:rsidRPr="000D1FA0" w:rsidRDefault="007A1FD4" w:rsidP="000D1FA0">
      <w:pPr>
        <w:rPr>
          <w:rFonts w:eastAsia="Times New Roman" w:cstheme="minorHAnsi"/>
        </w:rPr>
      </w:pPr>
    </w:p>
    <w:p w14:paraId="2B9DE39C" w14:textId="77777777" w:rsidR="007A1FD4" w:rsidRDefault="003F3399" w:rsidP="000D1FA0">
      <w:pPr>
        <w:rPr>
          <w:rFonts w:eastAsia="Times New Roman" w:cstheme="minorHAnsi"/>
          <w:i/>
          <w:iCs/>
        </w:rPr>
      </w:pPr>
      <w:r w:rsidRPr="007A1FD4">
        <w:rPr>
          <w:rFonts w:eastAsia="Times New Roman" w:cstheme="minorHAnsi"/>
          <w:b/>
          <w:bCs/>
        </w:rPr>
        <w:t>Favored by Elune</w:t>
      </w:r>
      <w:r w:rsidRPr="000D1FA0">
        <w:rPr>
          <w:rFonts w:eastAsia="Times New Roman" w:cstheme="minorHAnsi"/>
          <w:i/>
          <w:iCs/>
        </w:rPr>
        <w:t xml:space="preserve"> </w:t>
      </w:r>
    </w:p>
    <w:p w14:paraId="6331A72B" w14:textId="77777777" w:rsidR="007A1FD4" w:rsidRPr="007A1FD4" w:rsidRDefault="007A1FD4" w:rsidP="000D1FA0">
      <w:pPr>
        <w:rPr>
          <w:rFonts w:eastAsia="Times New Roman" w:cstheme="minorHAnsi"/>
        </w:rPr>
      </w:pPr>
      <w:r>
        <w:rPr>
          <w:rFonts w:eastAsia="Times New Roman" w:cstheme="minorHAnsi"/>
          <w:i/>
          <w:iCs/>
        </w:rPr>
        <w:t xml:space="preserve">Prerequisite. </w:t>
      </w:r>
      <w:r w:rsidRPr="007A1FD4">
        <w:rPr>
          <w:rFonts w:eastAsia="Times New Roman" w:cstheme="minorHAnsi"/>
        </w:rPr>
        <w:t>A</w:t>
      </w:r>
      <w:r w:rsidR="003F3399" w:rsidRPr="007A1FD4">
        <w:rPr>
          <w:rFonts w:eastAsia="Times New Roman" w:cstheme="minorHAnsi"/>
        </w:rPr>
        <w:t>t least 1 level in Hunter and the ability to cast spells</w:t>
      </w:r>
    </w:p>
    <w:p w14:paraId="02E7121D" w14:textId="77777777" w:rsidR="003F3399" w:rsidRDefault="003F3399" w:rsidP="000D1FA0">
      <w:pPr>
        <w:rPr>
          <w:rFonts w:eastAsia="Times New Roman" w:cstheme="minorHAnsi"/>
        </w:rPr>
      </w:pPr>
      <w:r w:rsidRPr="000D1FA0">
        <w:rPr>
          <w:rFonts w:eastAsia="Times New Roman" w:cstheme="minorHAnsi"/>
        </w:rPr>
        <w:t xml:space="preserve">You may add the </w:t>
      </w:r>
      <w:r w:rsidRPr="000D1FA0">
        <w:rPr>
          <w:rFonts w:eastAsia="Times New Roman" w:cstheme="minorHAnsi"/>
          <w:i/>
          <w:iCs/>
        </w:rPr>
        <w:t>find familiar</w:t>
      </w:r>
      <w:r w:rsidRPr="000D1FA0">
        <w:rPr>
          <w:rFonts w:eastAsia="Times New Roman" w:cstheme="minorHAnsi"/>
        </w:rPr>
        <w:t xml:space="preserve"> spell to your spell list, but may only choose an owl as a familiar. Furthermore, your link to your owl familiar is 250 feet, instead of the normal 100 feet. If you are standing in moonlight, the link becomes 500 feet instead. If you later choose the Beastmaster Hunter archetype, you may make your familiar your bonded creature, in which case the creature is treated as both a familiar and hunter’s companion. </w:t>
      </w:r>
    </w:p>
    <w:p w14:paraId="75AE8ED1" w14:textId="77777777" w:rsidR="007A1FD4" w:rsidRPr="000D1FA0" w:rsidRDefault="007A1FD4" w:rsidP="000D1FA0">
      <w:pPr>
        <w:rPr>
          <w:rFonts w:eastAsia="Times New Roman" w:cstheme="minorHAnsi"/>
        </w:rPr>
      </w:pPr>
    </w:p>
    <w:p w14:paraId="44A9CF2E" w14:textId="77777777" w:rsidR="000D1FA0" w:rsidRDefault="003F3399" w:rsidP="000D1FA0">
      <w:pPr>
        <w:rPr>
          <w:rFonts w:eastAsia="Times New Roman" w:cstheme="minorHAnsi"/>
          <w:b/>
          <w:bCs/>
        </w:rPr>
      </w:pPr>
      <w:r w:rsidRPr="000D1FA0">
        <w:rPr>
          <w:rFonts w:eastAsia="Times New Roman" w:cstheme="minorHAnsi"/>
          <w:b/>
          <w:bCs/>
        </w:rPr>
        <w:t>Farsight</w:t>
      </w:r>
    </w:p>
    <w:p w14:paraId="417DEDCE" w14:textId="77777777" w:rsidR="003F3399" w:rsidRDefault="003F3399" w:rsidP="000D1FA0">
      <w:pPr>
        <w:rPr>
          <w:rFonts w:eastAsia="Times New Roman" w:cstheme="minorHAnsi"/>
        </w:rPr>
      </w:pPr>
      <w:r w:rsidRPr="000D1FA0">
        <w:rPr>
          <w:rFonts w:eastAsia="Times New Roman" w:cstheme="minorHAnsi"/>
        </w:rPr>
        <w:t>You increase the range of all ranged weapons of one type (crossbows, bows, firearms, axes, etc.) by half.</w:t>
      </w:r>
    </w:p>
    <w:p w14:paraId="1718C65D" w14:textId="77777777" w:rsidR="000D1FA0" w:rsidRPr="000D1FA0" w:rsidRDefault="000D1FA0" w:rsidP="000D1FA0">
      <w:pPr>
        <w:rPr>
          <w:rFonts w:eastAsia="Times New Roman" w:cstheme="minorHAnsi"/>
        </w:rPr>
      </w:pPr>
    </w:p>
    <w:p w14:paraId="2C7E9F0D" w14:textId="77777777" w:rsidR="000D1FA0" w:rsidRDefault="003F3399" w:rsidP="000D1FA0">
      <w:pPr>
        <w:rPr>
          <w:rFonts w:eastAsia="Times New Roman" w:cstheme="minorHAnsi"/>
          <w:i/>
          <w:iCs/>
        </w:rPr>
      </w:pPr>
      <w:r w:rsidRPr="000D1FA0">
        <w:rPr>
          <w:rFonts w:eastAsia="Times New Roman" w:cstheme="minorHAnsi"/>
          <w:b/>
          <w:bCs/>
        </w:rPr>
        <w:t>Feral Senses</w:t>
      </w:r>
      <w:r w:rsidRPr="000D1FA0">
        <w:rPr>
          <w:rFonts w:eastAsia="Times New Roman" w:cstheme="minorHAnsi"/>
          <w:i/>
          <w:iCs/>
        </w:rPr>
        <w:t xml:space="preserve"> </w:t>
      </w:r>
    </w:p>
    <w:p w14:paraId="10A87138" w14:textId="77777777" w:rsidR="000D1FA0" w:rsidRDefault="000D1FA0" w:rsidP="000D1FA0">
      <w:pPr>
        <w:rPr>
          <w:rFonts w:eastAsia="Times New Roman" w:cstheme="minorHAnsi"/>
          <w:i/>
          <w:iCs/>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0D1FA0">
        <w:rPr>
          <w:rFonts w:eastAsia="Times New Roman" w:cstheme="minorHAnsi"/>
        </w:rPr>
        <w:t>17</w:t>
      </w:r>
      <w:r w:rsidRPr="000D1FA0">
        <w:rPr>
          <w:rFonts w:eastAsia="Times New Roman" w:cstheme="minorHAnsi"/>
        </w:rPr>
        <w:t>th level</w:t>
      </w:r>
      <w:r w:rsidR="003F3399" w:rsidRPr="000D1FA0">
        <w:rPr>
          <w:rFonts w:eastAsia="Times New Roman" w:cstheme="minorHAnsi"/>
        </w:rPr>
        <w:t xml:space="preserve"> and proficiency in Perception</w:t>
      </w:r>
    </w:p>
    <w:p w14:paraId="290C2D5D" w14:textId="77777777" w:rsidR="00475849" w:rsidRDefault="003F3399" w:rsidP="000D1FA0">
      <w:pPr>
        <w:rPr>
          <w:rFonts w:eastAsia="Times New Roman" w:cstheme="minorHAnsi"/>
        </w:rPr>
      </w:pPr>
      <w:r w:rsidRPr="000D1FA0">
        <w:rPr>
          <w:rFonts w:eastAsia="Times New Roman" w:cstheme="minorHAnsi"/>
        </w:rPr>
        <w:t xml:space="preserve">You gain preternatural senses that help you fight creatures you can’t see. When you attack a creature you can’t see, your inability to see it doesn’t impose disadvantage on your attack rolls against it. You also permanently benefit from the </w:t>
      </w:r>
      <w:r w:rsidRPr="000D1FA0">
        <w:rPr>
          <w:rFonts w:eastAsia="Times New Roman" w:cstheme="minorHAnsi"/>
          <w:i/>
          <w:iCs/>
        </w:rPr>
        <w:t>see invisibility</w:t>
      </w:r>
      <w:r w:rsidRPr="000D1FA0">
        <w:rPr>
          <w:rFonts w:eastAsia="Times New Roman" w:cstheme="minorHAnsi"/>
        </w:rPr>
        <w:t xml:space="preserve"> spell as if you cast it, but only so long as the enemy is within 60 feet. </w:t>
      </w:r>
    </w:p>
    <w:p w14:paraId="53350F38" w14:textId="77777777" w:rsidR="000D1FA0" w:rsidRPr="000D1FA0" w:rsidRDefault="000D1FA0" w:rsidP="000D1FA0">
      <w:pPr>
        <w:rPr>
          <w:rFonts w:eastAsia="Times New Roman" w:cstheme="minorHAnsi"/>
        </w:rPr>
      </w:pPr>
    </w:p>
    <w:p w14:paraId="3595A74B" w14:textId="77777777" w:rsidR="000D1FA0" w:rsidRDefault="00475849" w:rsidP="000D1FA0">
      <w:pPr>
        <w:rPr>
          <w:rFonts w:eastAsia="Times New Roman" w:cstheme="minorHAnsi"/>
          <w:i/>
          <w:iCs/>
          <w:color w:val="383121"/>
        </w:rPr>
      </w:pPr>
      <w:r w:rsidRPr="000D1FA0">
        <w:rPr>
          <w:rFonts w:eastAsia="Times New Roman" w:cstheme="minorHAnsi"/>
          <w:b/>
          <w:bCs/>
          <w:color w:val="000000"/>
        </w:rPr>
        <w:lastRenderedPageBreak/>
        <w:t xml:space="preserve">Flash Bomber </w:t>
      </w:r>
    </w:p>
    <w:p w14:paraId="493FBAD1" w14:textId="77777777" w:rsidR="000D1FA0" w:rsidRDefault="000D1FA0" w:rsidP="000D1FA0">
      <w:pPr>
        <w:rPr>
          <w:rFonts w:eastAsia="Times New Roman" w:cstheme="minorHAnsi"/>
          <w:i/>
          <w:iCs/>
          <w:color w:val="383121"/>
        </w:rPr>
      </w:pPr>
      <w:r w:rsidRPr="000D1FA0">
        <w:rPr>
          <w:rFonts w:eastAsia="Times New Roman" w:cstheme="minorHAnsi"/>
          <w:i/>
          <w:iCs/>
          <w:color w:val="000000"/>
        </w:rPr>
        <w:t>Prerequisite.</w:t>
      </w:r>
      <w:r w:rsidRPr="000D1FA0">
        <w:rPr>
          <w:rFonts w:eastAsia="Times New Roman" w:cstheme="minorHAnsi"/>
          <w:color w:val="000000"/>
        </w:rPr>
        <w:t xml:space="preserve"> </w:t>
      </w:r>
      <w:r w:rsidRPr="000D1FA0">
        <w:rPr>
          <w:rFonts w:eastAsia="Times New Roman" w:cstheme="minorHAnsi"/>
          <w:color w:val="383121"/>
        </w:rPr>
        <w:t>5th level</w:t>
      </w:r>
    </w:p>
    <w:p w14:paraId="2CEEC436" w14:textId="77777777" w:rsidR="00475849" w:rsidRDefault="00475849" w:rsidP="000D1FA0">
      <w:pPr>
        <w:rPr>
          <w:rFonts w:eastAsia="Times New Roman" w:cstheme="minorHAnsi"/>
          <w:color w:val="000000"/>
        </w:rPr>
      </w:pPr>
      <w:r w:rsidRPr="000D1FA0">
        <w:rPr>
          <w:rFonts w:eastAsia="Times New Roman" w:cstheme="minorHAnsi"/>
          <w:color w:val="000000"/>
        </w:rPr>
        <w:t xml:space="preserve">You may use a bonus action or reaction to activate or make use of the Use Object action for alchemical items or explosives. This may be used at a number of times equal to your Intelligence modifier before a short rest. </w:t>
      </w:r>
    </w:p>
    <w:p w14:paraId="5EEA0EC0" w14:textId="77777777" w:rsidR="000D1FA0" w:rsidRPr="000D1FA0" w:rsidRDefault="000D1FA0" w:rsidP="000D1FA0">
      <w:pPr>
        <w:rPr>
          <w:rFonts w:eastAsia="Times New Roman" w:cstheme="minorHAnsi"/>
        </w:rPr>
      </w:pPr>
    </w:p>
    <w:p w14:paraId="5444D25C" w14:textId="77777777" w:rsidR="000D1FA0" w:rsidRPr="007A1FD4" w:rsidRDefault="003F3399" w:rsidP="00BB0DA7">
      <w:pPr>
        <w:rPr>
          <w:rFonts w:eastAsia="Times New Roman" w:cstheme="minorHAnsi"/>
        </w:rPr>
      </w:pPr>
      <w:r w:rsidRPr="007A1FD4">
        <w:rPr>
          <w:rFonts w:eastAsia="Times New Roman" w:cstheme="minorHAnsi"/>
          <w:b/>
          <w:bCs/>
        </w:rPr>
        <w:t xml:space="preserve">Focused </w:t>
      </w:r>
      <w:r w:rsidR="00BB0DA7">
        <w:rPr>
          <w:rFonts w:eastAsia="Times New Roman" w:cstheme="minorHAnsi"/>
          <w:b/>
          <w:bCs/>
        </w:rPr>
        <w:t>Attack</w:t>
      </w:r>
      <w:r w:rsidRPr="007A1FD4">
        <w:rPr>
          <w:rFonts w:eastAsia="Times New Roman" w:cstheme="minorHAnsi"/>
        </w:rPr>
        <w:t xml:space="preserve"> </w:t>
      </w:r>
    </w:p>
    <w:p w14:paraId="6F4701DD" w14:textId="77777777" w:rsidR="00CE27E3" w:rsidRDefault="000D1FA0" w:rsidP="000D1FA0">
      <w:pPr>
        <w:rPr>
          <w:rFonts w:eastAsia="Times New Roman" w:cstheme="minorHAnsi"/>
          <w:i/>
          <w:iCs/>
        </w:rPr>
      </w:pPr>
      <w:r w:rsidRPr="000D1FA0">
        <w:rPr>
          <w:rFonts w:eastAsia="Times New Roman" w:cstheme="minorHAnsi"/>
          <w:i/>
          <w:iCs/>
          <w:color w:val="000000"/>
        </w:rPr>
        <w:t>Prerequisite.</w:t>
      </w:r>
      <w:r w:rsidRPr="000D1FA0">
        <w:rPr>
          <w:rFonts w:eastAsia="Times New Roman" w:cstheme="minorHAnsi"/>
          <w:color w:val="000000"/>
        </w:rPr>
        <w:t xml:space="preserve"> </w:t>
      </w:r>
      <w:r w:rsidR="00CE27E3" w:rsidRPr="00CE27E3">
        <w:rPr>
          <w:rFonts w:eastAsia="Times New Roman" w:cstheme="minorHAnsi"/>
        </w:rPr>
        <w:t>R</w:t>
      </w:r>
      <w:r w:rsidR="003F3399" w:rsidRPr="00CE27E3">
        <w:rPr>
          <w:rFonts w:eastAsia="Times New Roman" w:cstheme="minorHAnsi"/>
        </w:rPr>
        <w:t>equires the ability to attack multiple times in one round</w:t>
      </w:r>
    </w:p>
    <w:p w14:paraId="121F7173" w14:textId="77777777" w:rsidR="001D260A" w:rsidRDefault="003F3399" w:rsidP="00BB0DA7">
      <w:pPr>
        <w:rPr>
          <w:rFonts w:eastAsia="Times New Roman" w:cstheme="minorHAnsi"/>
        </w:rPr>
      </w:pPr>
      <w:r w:rsidRPr="000D1FA0">
        <w:rPr>
          <w:rFonts w:eastAsia="Times New Roman" w:cstheme="minorHAnsi"/>
        </w:rPr>
        <w:t xml:space="preserve">You may choose to deal focused </w:t>
      </w:r>
      <w:r w:rsidR="00BB0DA7">
        <w:rPr>
          <w:rFonts w:eastAsia="Times New Roman" w:cstheme="minorHAnsi"/>
        </w:rPr>
        <w:t xml:space="preserve">attacks </w:t>
      </w:r>
      <w:r w:rsidRPr="000D1FA0">
        <w:rPr>
          <w:rFonts w:eastAsia="Times New Roman" w:cstheme="minorHAnsi"/>
        </w:rPr>
        <w:t xml:space="preserve">instead of risking missed attacks. Whenever you score a successful ranged attack and have any remaining attacks (such as from the Extra Attack feature or the </w:t>
      </w:r>
      <w:r w:rsidRPr="000D1FA0">
        <w:rPr>
          <w:rFonts w:eastAsia="Times New Roman" w:cstheme="minorHAnsi"/>
          <w:i/>
          <w:iCs/>
        </w:rPr>
        <w:t>haste</w:t>
      </w:r>
      <w:r w:rsidRPr="000D1FA0">
        <w:rPr>
          <w:rFonts w:eastAsia="Times New Roman" w:cstheme="minorHAnsi"/>
        </w:rPr>
        <w:t xml:space="preserve"> spell), you may spend the extra attacks to add the minimum possible damage the weapon attack to your damage result. The damage is resolved as made by one weapon attack (and uses one point of ammunition as normal, or one malfunction check). For instance, if you successfully deal a longbow ranged attack for 1d8 + 4, and have an additional attack from the </w:t>
      </w:r>
      <w:r w:rsidRPr="000D1FA0">
        <w:rPr>
          <w:rFonts w:eastAsia="Times New Roman" w:cstheme="minorHAnsi"/>
          <w:i/>
          <w:iCs/>
        </w:rPr>
        <w:t>haste</w:t>
      </w:r>
      <w:r w:rsidRPr="000D1FA0">
        <w:rPr>
          <w:rFonts w:eastAsia="Times New Roman" w:cstheme="minorHAnsi"/>
        </w:rPr>
        <w:t xml:space="preserve"> spell, you may expend the attack to add 5 points of damage to the initial attack (for a total of 1d8 + 9) damage. </w:t>
      </w:r>
    </w:p>
    <w:p w14:paraId="5B500D7C" w14:textId="77777777" w:rsidR="00CE27E3" w:rsidRPr="000D1FA0" w:rsidRDefault="00CE27E3" w:rsidP="000D1FA0">
      <w:pPr>
        <w:rPr>
          <w:rFonts w:eastAsia="Times New Roman" w:cstheme="minorHAnsi"/>
        </w:rPr>
      </w:pPr>
    </w:p>
    <w:p w14:paraId="29223D8B" w14:textId="77777777" w:rsidR="00CE27E3" w:rsidRDefault="001D260A" w:rsidP="000D1FA0">
      <w:pPr>
        <w:rPr>
          <w:rFonts w:eastAsia="Times New Roman" w:cstheme="minorHAnsi"/>
          <w:b/>
          <w:bCs/>
          <w:color w:val="000000"/>
        </w:rPr>
      </w:pPr>
      <w:r w:rsidRPr="00CE27E3">
        <w:rPr>
          <w:rFonts w:eastAsia="Times New Roman" w:cstheme="minorHAnsi"/>
          <w:b/>
          <w:bCs/>
          <w:color w:val="000000"/>
        </w:rPr>
        <w:t>Hamstring</w:t>
      </w:r>
    </w:p>
    <w:p w14:paraId="219FBBC4" w14:textId="77777777" w:rsidR="001D260A" w:rsidRDefault="001D260A" w:rsidP="000D1FA0">
      <w:pPr>
        <w:rPr>
          <w:rFonts w:eastAsia="Times New Roman" w:cstheme="minorHAnsi"/>
          <w:color w:val="000000"/>
        </w:rPr>
      </w:pPr>
      <w:r w:rsidRPr="000D1FA0">
        <w:rPr>
          <w:rFonts w:eastAsia="Times New Roman" w:cstheme="minorHAnsi"/>
          <w:color w:val="000000"/>
        </w:rPr>
        <w:t xml:space="preserve">As a strike, you may cut a target’s hamstring. The target’s movement speed is reduced by 10 feet for one minute. Also, whenever they move more than half their speed or whenever they use the Dash action, they fall prone. The target (or an ally) may use an action to roll a Stamina saving throw against this ability, which ends the condition. It ends automatically at the end of a short rest. </w:t>
      </w:r>
      <w:r w:rsidRPr="000D1FA0">
        <w:rPr>
          <w:rFonts w:eastAsia="Times New Roman" w:cstheme="minorHAnsi"/>
          <w:color w:val="000000"/>
        </w:rPr>
        <w:br/>
        <w:t xml:space="preserve">This speed reduction can be applied multiple times, to a minimum speed of 0 (in which case the target is treated as if restrained). This is a strike effect. This strike can be used a number of times equal to your proficiency bonus, with the uses replenishing at the end of a short rest. </w:t>
      </w:r>
    </w:p>
    <w:p w14:paraId="07F2FF82" w14:textId="77777777" w:rsidR="00CE27E3" w:rsidRPr="000D1FA0" w:rsidRDefault="00CE27E3" w:rsidP="000D1FA0">
      <w:pPr>
        <w:rPr>
          <w:rFonts w:eastAsia="Times New Roman" w:cstheme="minorHAnsi"/>
        </w:rPr>
      </w:pPr>
    </w:p>
    <w:p w14:paraId="1040E5A3" w14:textId="77777777" w:rsidR="00CE27E3" w:rsidRDefault="001D260A" w:rsidP="000D1FA0">
      <w:pPr>
        <w:rPr>
          <w:rFonts w:eastAsia="Times New Roman" w:cstheme="minorHAnsi"/>
          <w:i/>
          <w:iCs/>
          <w:color w:val="000000"/>
        </w:rPr>
      </w:pPr>
      <w:r w:rsidRPr="00CE27E3">
        <w:rPr>
          <w:rFonts w:eastAsia="Times New Roman" w:cstheme="minorHAnsi"/>
          <w:b/>
          <w:bCs/>
          <w:color w:val="000000"/>
        </w:rPr>
        <w:t xml:space="preserve">Heroic Leap </w:t>
      </w:r>
    </w:p>
    <w:p w14:paraId="24B655AA" w14:textId="77777777" w:rsidR="00CE27E3" w:rsidRPr="00CE27E3" w:rsidRDefault="00CE27E3" w:rsidP="000D1FA0">
      <w:pPr>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color w:val="000000"/>
        </w:rPr>
        <w:t>1 level in Monk or Warrior</w:t>
      </w:r>
    </w:p>
    <w:p w14:paraId="02011E1F" w14:textId="77777777" w:rsidR="00A05DB8" w:rsidRDefault="00A05DB8" w:rsidP="000D1FA0">
      <w:pPr>
        <w:rPr>
          <w:ins w:id="2422" w:author="Admin" w:date="2021-05-31T13:24:00Z"/>
          <w:rFonts w:eastAsia="Times New Roman" w:cstheme="minorHAnsi"/>
          <w:color w:val="000000"/>
        </w:rPr>
      </w:pPr>
      <w:ins w:id="2423" w:author="Admin" w:date="2021-05-31T13:23:00Z">
        <w:r>
          <w:rPr>
            <w:rFonts w:eastAsia="Times New Roman" w:cstheme="minorHAnsi"/>
            <w:color w:val="000000"/>
          </w:rPr>
          <w:lastRenderedPageBreak/>
          <w:t xml:space="preserve">You are capable of making powerful leaps. While moving, you may make a heroic leap, moving twice your normal </w:t>
        </w:r>
      </w:ins>
      <w:ins w:id="2424" w:author="Admin" w:date="2021-05-31T13:26:00Z">
        <w:r>
          <w:rPr>
            <w:rFonts w:eastAsia="Times New Roman" w:cstheme="minorHAnsi"/>
            <w:color w:val="000000"/>
          </w:rPr>
          <w:t xml:space="preserve">horizontal and vertical </w:t>
        </w:r>
      </w:ins>
      <w:ins w:id="2425" w:author="Admin" w:date="2021-05-31T13:23:00Z">
        <w:r>
          <w:rPr>
            <w:rFonts w:eastAsia="Times New Roman" w:cstheme="minorHAnsi"/>
            <w:color w:val="000000"/>
          </w:rPr>
          <w:t xml:space="preserve">jump distance (as if you were affected by the </w:t>
        </w:r>
        <w:r>
          <w:rPr>
            <w:rFonts w:eastAsia="Times New Roman" w:cstheme="minorHAnsi"/>
            <w:i/>
            <w:iCs/>
            <w:color w:val="000000"/>
          </w:rPr>
          <w:t xml:space="preserve">jump </w:t>
        </w:r>
        <w:r>
          <w:rPr>
            <w:rFonts w:eastAsia="Times New Roman" w:cstheme="minorHAnsi"/>
            <w:color w:val="000000"/>
          </w:rPr>
          <w:t>spell</w:t>
        </w:r>
      </w:ins>
      <w:ins w:id="2426" w:author="Admin" w:date="2021-05-31T13:24:00Z">
        <w:r>
          <w:rPr>
            <w:rFonts w:eastAsia="Times New Roman" w:cstheme="minorHAnsi"/>
            <w:color w:val="000000"/>
          </w:rPr>
          <w:t>). If you spend an action at the end of the movement, it is enhanced in the following ways.</w:t>
        </w:r>
      </w:ins>
    </w:p>
    <w:p w14:paraId="7FED4A0C" w14:textId="77777777" w:rsidR="00A05DB8" w:rsidRPr="00A05DB8" w:rsidRDefault="00A05DB8">
      <w:pPr>
        <w:pStyle w:val="ListParagraph"/>
        <w:numPr>
          <w:ilvl w:val="0"/>
          <w:numId w:val="26"/>
        </w:numPr>
        <w:rPr>
          <w:ins w:id="2427" w:author="Admin" w:date="2021-05-31T13:28:00Z"/>
          <w:rFonts w:eastAsia="Times New Roman" w:cstheme="minorHAnsi"/>
          <w:b/>
          <w:bCs/>
          <w:color w:val="000000"/>
          <w:rPrChange w:id="2428" w:author="Admin" w:date="2021-05-31T13:28:00Z">
            <w:rPr>
              <w:ins w:id="2429" w:author="Admin" w:date="2021-05-31T13:28:00Z"/>
              <w:rFonts w:eastAsia="Times New Roman" w:cstheme="minorHAnsi"/>
              <w:color w:val="000000"/>
            </w:rPr>
          </w:rPrChange>
        </w:rPr>
        <w:pPrChange w:id="2430" w:author="Admin" w:date="2021-05-31T13:26:00Z">
          <w:pPr/>
        </w:pPrChange>
      </w:pPr>
      <w:ins w:id="2431" w:author="Admin" w:date="2021-05-31T13:24:00Z">
        <w:r>
          <w:rPr>
            <w:rFonts w:eastAsia="Times New Roman" w:cstheme="minorHAnsi"/>
            <w:b/>
            <w:bCs/>
            <w:color w:val="000000"/>
          </w:rPr>
          <w:t xml:space="preserve">Melee </w:t>
        </w:r>
        <w:r w:rsidRPr="00A05DB8">
          <w:rPr>
            <w:rFonts w:eastAsia="Times New Roman" w:cstheme="minorHAnsi"/>
            <w:b/>
            <w:bCs/>
            <w:color w:val="000000"/>
            <w:rPrChange w:id="2432" w:author="Admin" w:date="2021-05-31T13:24:00Z">
              <w:rPr>
                <w:rFonts w:eastAsia="Times New Roman" w:cstheme="minorHAnsi"/>
                <w:color w:val="000000"/>
              </w:rPr>
            </w:rPrChange>
          </w:rPr>
          <w:t xml:space="preserve">Attack. </w:t>
        </w:r>
        <w:r>
          <w:rPr>
            <w:rFonts w:eastAsia="Times New Roman" w:cstheme="minorHAnsi"/>
            <w:color w:val="000000"/>
          </w:rPr>
          <w:t xml:space="preserve">You gain advantage to the attack roll. </w:t>
        </w:r>
      </w:ins>
      <w:ins w:id="2433" w:author="Admin" w:date="2021-05-31T13:26:00Z">
        <w:r>
          <w:rPr>
            <w:rFonts w:eastAsia="Times New Roman" w:cstheme="minorHAnsi"/>
            <w:color w:val="000000"/>
          </w:rPr>
          <w:t xml:space="preserve">After resolving the attack (but whether it is a success or failure), </w:t>
        </w:r>
      </w:ins>
      <w:ins w:id="2434" w:author="Admin" w:date="2021-05-31T13:25:00Z">
        <w:r>
          <w:rPr>
            <w:rFonts w:eastAsia="Times New Roman" w:cstheme="minorHAnsi"/>
            <w:color w:val="000000"/>
          </w:rPr>
          <w:t xml:space="preserve">you may damage the terrain you land on, turning a 5-foot radius sphere (centered on you) into difficult terrain. A target that is already on the terrain must succeed on an </w:t>
        </w:r>
      </w:ins>
      <w:ins w:id="2435" w:author="Admin" w:date="2021-05-31T13:26:00Z">
        <w:r>
          <w:rPr>
            <w:rFonts w:eastAsia="Times New Roman" w:cstheme="minorHAnsi"/>
            <w:color w:val="000000"/>
          </w:rPr>
          <w:t xml:space="preserve">Agility saving throw or be pushed 5 feet away from you or knocked prone (your choice). </w:t>
        </w:r>
      </w:ins>
    </w:p>
    <w:p w14:paraId="4D3EB6CE" w14:textId="77777777" w:rsidR="00A05DB8" w:rsidRPr="00A05DB8" w:rsidRDefault="00A05DB8">
      <w:pPr>
        <w:pStyle w:val="ListParagraph"/>
        <w:numPr>
          <w:ilvl w:val="0"/>
          <w:numId w:val="26"/>
        </w:numPr>
        <w:rPr>
          <w:ins w:id="2436" w:author="Admin" w:date="2021-05-31T13:26:00Z"/>
          <w:rFonts w:eastAsia="Times New Roman" w:cstheme="minorHAnsi"/>
          <w:b/>
          <w:bCs/>
          <w:color w:val="000000"/>
          <w:rPrChange w:id="2437" w:author="Admin" w:date="2021-05-31T13:26:00Z">
            <w:rPr>
              <w:ins w:id="2438" w:author="Admin" w:date="2021-05-31T13:26:00Z"/>
              <w:rFonts w:eastAsia="Times New Roman" w:cstheme="minorHAnsi"/>
              <w:color w:val="000000"/>
            </w:rPr>
          </w:rPrChange>
        </w:rPr>
        <w:pPrChange w:id="2439" w:author="Admin" w:date="2021-05-31T13:29:00Z">
          <w:pPr/>
        </w:pPrChange>
      </w:pPr>
      <w:ins w:id="2440" w:author="Admin" w:date="2021-05-31T13:28:00Z">
        <w:r>
          <w:rPr>
            <w:rFonts w:eastAsia="Times New Roman" w:cstheme="minorHAnsi"/>
            <w:b/>
            <w:bCs/>
            <w:color w:val="000000"/>
          </w:rPr>
          <w:t xml:space="preserve">Ranged Attack. </w:t>
        </w:r>
        <w:r>
          <w:rPr>
            <w:rFonts w:eastAsia="Times New Roman" w:cstheme="minorHAnsi"/>
            <w:color w:val="000000"/>
          </w:rPr>
          <w:t xml:space="preserve">You gain advantage to your ranged attack roll. If you miss your primary target, </w:t>
        </w:r>
      </w:ins>
      <w:ins w:id="2441" w:author="Admin" w:date="2021-05-31T13:29:00Z">
        <w:r>
          <w:rPr>
            <w:rFonts w:eastAsia="Times New Roman" w:cstheme="minorHAnsi"/>
            <w:color w:val="000000"/>
          </w:rPr>
          <w:t>compare either roll results to another target within your weapon range. If that would have resulted in a hit, resolve your attack against them instead.</w:t>
        </w:r>
      </w:ins>
    </w:p>
    <w:p w14:paraId="79F7E4C2" w14:textId="77777777" w:rsidR="00A05DB8" w:rsidRPr="00A05DB8" w:rsidRDefault="00A05DB8">
      <w:pPr>
        <w:pStyle w:val="ListParagraph"/>
        <w:numPr>
          <w:ilvl w:val="0"/>
          <w:numId w:val="26"/>
        </w:numPr>
        <w:rPr>
          <w:ins w:id="2442" w:author="Admin" w:date="2021-05-31T13:23:00Z"/>
          <w:rFonts w:eastAsia="Times New Roman" w:cstheme="minorHAnsi"/>
          <w:b/>
          <w:bCs/>
          <w:color w:val="000000"/>
          <w:rPrChange w:id="2443" w:author="Admin" w:date="2021-05-31T13:24:00Z">
            <w:rPr>
              <w:ins w:id="2444" w:author="Admin" w:date="2021-05-31T13:23:00Z"/>
            </w:rPr>
          </w:rPrChange>
        </w:rPr>
        <w:pPrChange w:id="2445" w:author="Admin" w:date="2021-05-31T13:27:00Z">
          <w:pPr/>
        </w:pPrChange>
      </w:pPr>
      <w:ins w:id="2446" w:author="Admin" w:date="2021-05-31T13:26:00Z">
        <w:r>
          <w:rPr>
            <w:rFonts w:eastAsia="Times New Roman" w:cstheme="minorHAnsi"/>
            <w:b/>
            <w:bCs/>
            <w:color w:val="000000"/>
          </w:rPr>
          <w:t xml:space="preserve">Dash. </w:t>
        </w:r>
      </w:ins>
      <w:ins w:id="2447" w:author="Admin" w:date="2021-05-31T13:27:00Z">
        <w:r>
          <w:rPr>
            <w:rFonts w:eastAsia="Times New Roman" w:cstheme="minorHAnsi"/>
            <w:color w:val="000000"/>
          </w:rPr>
          <w:t xml:space="preserve">You benefit from both the Dash and Dodge actions until the end of your turn. If you are required to make a check to jump over an obstacle or grab hold of a ledge, you gain advantage to that roll. </w:t>
        </w:r>
      </w:ins>
    </w:p>
    <w:p w14:paraId="360FE435" w14:textId="77777777" w:rsidR="001D260A" w:rsidRDefault="001D260A" w:rsidP="000D1FA0">
      <w:pPr>
        <w:rPr>
          <w:rFonts w:eastAsia="Times New Roman" w:cstheme="minorHAnsi"/>
          <w:color w:val="000000"/>
        </w:rPr>
      </w:pPr>
      <w:del w:id="2448" w:author="Admin" w:date="2021-05-31T13:26:00Z">
        <w:r w:rsidRPr="000D1FA0" w:rsidDel="00A05DB8">
          <w:rPr>
            <w:rFonts w:eastAsia="Times New Roman" w:cstheme="minorHAnsi"/>
            <w:color w:val="000000"/>
          </w:rPr>
          <w:delText xml:space="preserve">You may make a heroic leap, jumping up to twice your normal distance, and can spend an action at the end. If the action is a melee attack roll, it deals damage equal to your normal weapon damage in a 10-foot sphere, centered on the area you landed on, with an Agility saving throw to half damage. The ground is also turned into difficult terrain (such as rubble) if applicable. </w:delText>
        </w:r>
      </w:del>
      <w:r w:rsidRPr="000D1FA0">
        <w:rPr>
          <w:rFonts w:eastAsia="Times New Roman" w:cstheme="minorHAnsi"/>
          <w:color w:val="000000"/>
        </w:rPr>
        <w:t>Once used, this talent cannot be used again until after a short rest. Only warriors and monks may take this talent.</w:t>
      </w:r>
    </w:p>
    <w:p w14:paraId="1AB2974E" w14:textId="77777777" w:rsidR="00CE27E3" w:rsidRPr="000D1FA0" w:rsidRDefault="00CE27E3" w:rsidP="000D1FA0">
      <w:pPr>
        <w:rPr>
          <w:rFonts w:eastAsia="Times New Roman" w:cstheme="minorHAnsi"/>
        </w:rPr>
      </w:pPr>
    </w:p>
    <w:p w14:paraId="50633AD7" w14:textId="77777777" w:rsidR="00CE27E3" w:rsidRPr="00CE27E3" w:rsidRDefault="001D260A" w:rsidP="000D1FA0">
      <w:pPr>
        <w:rPr>
          <w:rFonts w:eastAsia="Times New Roman" w:cstheme="minorHAnsi"/>
          <w:b/>
          <w:bCs/>
          <w:color w:val="000000"/>
        </w:rPr>
      </w:pPr>
      <w:r w:rsidRPr="00CE27E3">
        <w:rPr>
          <w:rFonts w:eastAsia="Times New Roman" w:cstheme="minorHAnsi"/>
          <w:b/>
          <w:bCs/>
          <w:color w:val="000000"/>
        </w:rPr>
        <w:t>Heroic Throw</w:t>
      </w:r>
    </w:p>
    <w:p w14:paraId="09D52A18" w14:textId="77777777" w:rsidR="002339C8" w:rsidRDefault="002339C8">
      <w:pPr>
        <w:rPr>
          <w:ins w:id="2449" w:author="Admin" w:date="2021-05-30T18:51:00Z"/>
          <w:rFonts w:eastAsia="Times New Roman" w:cstheme="minorHAnsi"/>
          <w:color w:val="000000"/>
        </w:rPr>
      </w:pPr>
      <w:ins w:id="2450" w:author="Admin" w:date="2021-05-30T18:51:00Z">
        <w:r>
          <w:rPr>
            <w:rFonts w:eastAsia="Times New Roman" w:cstheme="minorHAnsi"/>
            <w:color w:val="000000"/>
          </w:rPr>
          <w:t xml:space="preserve">You throw your weapon at the enemy with surprising skill in arms. You may throw any weapon you are proficient in at a target as if it is a thrown weapon, with a range of 20/60 </w:t>
        </w:r>
        <w:r>
          <w:rPr>
            <w:rFonts w:eastAsia="Times New Roman" w:cstheme="minorHAnsi"/>
            <w:color w:val="000000"/>
          </w:rPr>
          <w:lastRenderedPageBreak/>
          <w:t xml:space="preserve">feet. </w:t>
        </w:r>
      </w:ins>
      <w:ins w:id="2451" w:author="Admin" w:date="2021-05-31T13:29:00Z">
        <w:r w:rsidR="00A05DB8">
          <w:rPr>
            <w:rFonts w:eastAsia="Times New Roman" w:cstheme="minorHAnsi"/>
            <w:color w:val="000000"/>
          </w:rPr>
          <w:t>If it is already a thrown weapon, you may increase the minimum and maximum range of it by 50</w:t>
        </w:r>
      </w:ins>
      <w:ins w:id="2452" w:author="Admin" w:date="2021-05-31T13:30:00Z">
        <w:r w:rsidR="00A05DB8">
          <w:rPr>
            <w:rFonts w:eastAsia="Times New Roman" w:cstheme="minorHAnsi"/>
            <w:color w:val="000000"/>
          </w:rPr>
          <w:t xml:space="preserve">%. </w:t>
        </w:r>
      </w:ins>
      <w:ins w:id="2453" w:author="Admin" w:date="2021-05-30T18:52:00Z">
        <w:r>
          <w:rPr>
            <w:rFonts w:eastAsia="Times New Roman" w:cstheme="minorHAnsi"/>
            <w:color w:val="000000"/>
          </w:rPr>
          <w:t xml:space="preserve">This is part of the normal attack. </w:t>
        </w:r>
      </w:ins>
    </w:p>
    <w:p w14:paraId="51BC81FB" w14:textId="77777777" w:rsidR="002339C8" w:rsidRDefault="002339C8">
      <w:pPr>
        <w:rPr>
          <w:ins w:id="2454" w:author="Admin" w:date="2021-05-30T18:50:00Z"/>
          <w:rFonts w:eastAsia="Times New Roman" w:cstheme="minorHAnsi"/>
          <w:color w:val="000000"/>
        </w:rPr>
      </w:pPr>
      <w:ins w:id="2455" w:author="Admin" w:date="2021-05-30T18:51:00Z">
        <w:r>
          <w:rPr>
            <w:rFonts w:eastAsia="Times New Roman" w:cstheme="minorHAnsi"/>
            <w:color w:val="000000"/>
          </w:rPr>
          <w:t xml:space="preserve">On a </w:t>
        </w:r>
      </w:ins>
      <w:ins w:id="2456" w:author="Admin" w:date="2021-05-30T18:52:00Z">
        <w:r>
          <w:rPr>
            <w:rFonts w:eastAsia="Times New Roman" w:cstheme="minorHAnsi"/>
            <w:color w:val="000000"/>
          </w:rPr>
          <w:t xml:space="preserve">successful </w:t>
        </w:r>
      </w:ins>
      <w:ins w:id="2457" w:author="Admin" w:date="2021-05-30T18:51:00Z">
        <w:r>
          <w:rPr>
            <w:rFonts w:eastAsia="Times New Roman" w:cstheme="minorHAnsi"/>
            <w:color w:val="000000"/>
          </w:rPr>
          <w:t xml:space="preserve">hit, the weapon can either knock the target </w:t>
        </w:r>
      </w:ins>
      <w:ins w:id="2458" w:author="Admin" w:date="2021-05-30T18:52:00Z">
        <w:r>
          <w:rPr>
            <w:rFonts w:eastAsia="Times New Roman" w:cstheme="minorHAnsi"/>
            <w:color w:val="000000"/>
          </w:rPr>
          <w:t xml:space="preserve">prone, or return to your hand (your choice). If you choose to drop the target prone, the weapon drops 5 feet away from the target. </w:t>
        </w:r>
      </w:ins>
    </w:p>
    <w:p w14:paraId="47D35AEA" w14:textId="77777777" w:rsidR="001D260A" w:rsidDel="002339C8" w:rsidRDefault="001D260A" w:rsidP="000D1FA0">
      <w:pPr>
        <w:rPr>
          <w:del w:id="2459" w:author="Admin" w:date="2021-05-30T18:52:00Z"/>
          <w:rFonts w:eastAsia="Times New Roman" w:cstheme="minorHAnsi"/>
          <w:color w:val="000000"/>
        </w:rPr>
      </w:pPr>
      <w:del w:id="2460" w:author="Admin" w:date="2021-05-30T18:52:00Z">
        <w:r w:rsidRPr="000D1FA0" w:rsidDel="002339C8">
          <w:rPr>
            <w:rFonts w:eastAsia="Times New Roman" w:cstheme="minorHAnsi"/>
            <w:color w:val="000000"/>
          </w:rPr>
          <w:delText xml:space="preserve">You may throw a weapon further than it can normally go, or throw a melee weapon that does not have that property. You may increase the range of an existing thrown weapon by 60 feet, or give a melee weapon the thrown property (20/60 feet) for one round. </w:delText>
        </w:r>
        <w:r w:rsidRPr="000D1FA0" w:rsidDel="002339C8">
          <w:rPr>
            <w:rFonts w:eastAsia="Times New Roman" w:cstheme="minorHAnsi"/>
            <w:color w:val="000000"/>
          </w:rPr>
          <w:br/>
          <w:delText xml:space="preserve">On a hit, the weapon can either return to you after being thrown at a target, or knock the target prone (Agility save negates), dropping 5 feet from the target. This is a strike effect. </w:delText>
        </w:r>
      </w:del>
    </w:p>
    <w:p w14:paraId="1253AFF5" w14:textId="77777777" w:rsidR="00CE27E3" w:rsidRPr="000D1FA0" w:rsidRDefault="00CE27E3" w:rsidP="000D1FA0">
      <w:pPr>
        <w:rPr>
          <w:rFonts w:eastAsia="Times New Roman" w:cstheme="minorHAnsi"/>
        </w:rPr>
      </w:pPr>
    </w:p>
    <w:p w14:paraId="2F920187" w14:textId="77777777" w:rsidR="00CE27E3" w:rsidRDefault="003F3399" w:rsidP="000D1FA0">
      <w:pPr>
        <w:rPr>
          <w:rFonts w:eastAsia="Times New Roman" w:cstheme="minorHAnsi"/>
          <w:b/>
          <w:bCs/>
        </w:rPr>
      </w:pPr>
      <w:r w:rsidRPr="00CE27E3">
        <w:rPr>
          <w:rFonts w:eastAsia="Times New Roman" w:cstheme="minorHAnsi"/>
          <w:b/>
          <w:bCs/>
        </w:rPr>
        <w:t xml:space="preserve">Hunter's Sense </w:t>
      </w:r>
    </w:p>
    <w:p w14:paraId="0F516260"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CE27E3">
        <w:rPr>
          <w:rFonts w:eastAsia="Times New Roman" w:cstheme="minorHAnsi"/>
        </w:rPr>
        <w:t>9</w:t>
      </w:r>
      <w:r>
        <w:rPr>
          <w:rFonts w:eastAsia="Times New Roman" w:cstheme="minorHAnsi"/>
        </w:rPr>
        <w:t>th level</w:t>
      </w:r>
      <w:r w:rsidR="003F3399" w:rsidRPr="00CE27E3">
        <w:rPr>
          <w:rFonts w:eastAsia="Times New Roman" w:cstheme="minorHAnsi"/>
        </w:rPr>
        <w:t xml:space="preserve"> and Primeval Alertness or Favored Enemy</w:t>
      </w:r>
    </w:p>
    <w:p w14:paraId="4037B78B" w14:textId="77777777" w:rsidR="001D260A" w:rsidRDefault="003F3399" w:rsidP="000D1FA0">
      <w:pPr>
        <w:rPr>
          <w:rFonts w:eastAsia="Times New Roman" w:cstheme="minorHAnsi"/>
        </w:rPr>
      </w:pPr>
      <w:r w:rsidRPr="000D1FA0">
        <w:rPr>
          <w:rFonts w:eastAsia="Times New Roman" w:cstheme="minorHAnsi"/>
        </w:rPr>
        <w:t xml:space="preserve">You can cast the </w:t>
      </w:r>
      <w:r w:rsidRPr="000D1FA0">
        <w:rPr>
          <w:rFonts w:eastAsia="Times New Roman" w:cstheme="minorHAnsi"/>
          <w:i/>
          <w:iCs/>
        </w:rPr>
        <w:t>scrying</w:t>
      </w:r>
      <w:r w:rsidRPr="000D1FA0">
        <w:rPr>
          <w:rFonts w:eastAsia="Times New Roman" w:cstheme="minorHAnsi"/>
        </w:rPr>
        <w:t xml:space="preserve"> spell, but can only affect a creature detected by primeval alertness or a favored enemy. The creature must be within 10 miles of you to be affected by this ability. You may use this ability once per long rest. This talent can be taken multiple times, each time increasing the times this ability can be used per long rest by two.</w:t>
      </w:r>
    </w:p>
    <w:p w14:paraId="348931F4" w14:textId="77777777" w:rsidR="00CE27E3" w:rsidRPr="000D1FA0" w:rsidRDefault="00CE27E3" w:rsidP="000D1FA0">
      <w:pPr>
        <w:rPr>
          <w:rFonts w:eastAsia="Times New Roman" w:cstheme="minorHAnsi"/>
        </w:rPr>
      </w:pPr>
    </w:p>
    <w:p w14:paraId="0E4E2B0B" w14:textId="77777777" w:rsidR="00CE27E3" w:rsidRDefault="001D260A" w:rsidP="000D1FA0">
      <w:pPr>
        <w:rPr>
          <w:rFonts w:eastAsia="Times New Roman" w:cstheme="minorHAnsi"/>
          <w:b/>
          <w:bCs/>
          <w:color w:val="000000"/>
        </w:rPr>
      </w:pPr>
      <w:r w:rsidRPr="00CE27E3">
        <w:rPr>
          <w:rFonts w:eastAsia="Times New Roman" w:cstheme="minorHAnsi"/>
          <w:b/>
          <w:bCs/>
          <w:color w:val="000000"/>
        </w:rPr>
        <w:t xml:space="preserve">Indomitable </w:t>
      </w:r>
    </w:p>
    <w:p w14:paraId="67D610D2" w14:textId="77777777" w:rsidR="00CE27E3" w:rsidRDefault="00CE27E3" w:rsidP="000D1FA0">
      <w:pPr>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Pr>
          <w:rFonts w:eastAsia="Times New Roman" w:cstheme="minorHAnsi"/>
          <w:color w:val="000000"/>
        </w:rPr>
        <w:t>9th level</w:t>
      </w:r>
    </w:p>
    <w:p w14:paraId="1A50419A" w14:textId="77777777" w:rsidR="001D260A" w:rsidRDefault="001D260A" w:rsidP="000D1FA0">
      <w:pPr>
        <w:rPr>
          <w:rFonts w:eastAsia="Times New Roman" w:cstheme="minorHAnsi"/>
          <w:color w:val="000000"/>
        </w:rPr>
      </w:pPr>
      <w:r w:rsidRPr="000D1FA0">
        <w:rPr>
          <w:rFonts w:eastAsia="Times New Roman" w:cstheme="minorHAnsi"/>
          <w:color w:val="000000"/>
        </w:rPr>
        <w:t>You can reroll a saving throw that you fail. If you do so, you must use the new roll, even if it is lower than the initial roll. You may use this talent a number of times equal to one-half your proficiency bonus.</w:t>
      </w:r>
    </w:p>
    <w:p w14:paraId="13F16759" w14:textId="77777777" w:rsidR="00CE27E3" w:rsidRPr="000D1FA0" w:rsidRDefault="00CE27E3" w:rsidP="000D1FA0">
      <w:pPr>
        <w:rPr>
          <w:rFonts w:eastAsia="Times New Roman" w:cstheme="minorHAnsi"/>
        </w:rPr>
      </w:pPr>
    </w:p>
    <w:p w14:paraId="2F166FDD" w14:textId="77777777" w:rsidR="00CE27E3" w:rsidRDefault="001D260A" w:rsidP="000D1FA0">
      <w:pPr>
        <w:rPr>
          <w:rFonts w:eastAsia="Times New Roman" w:cstheme="minorHAnsi"/>
          <w:color w:val="000000"/>
        </w:rPr>
      </w:pPr>
      <w:r w:rsidRPr="00CE27E3">
        <w:rPr>
          <w:rFonts w:eastAsia="Times New Roman" w:cstheme="minorHAnsi"/>
          <w:b/>
          <w:bCs/>
          <w:color w:val="000000"/>
        </w:rPr>
        <w:t>Indomitable Might</w:t>
      </w:r>
      <w:r w:rsidRPr="00CE27E3">
        <w:rPr>
          <w:rFonts w:eastAsia="Times New Roman" w:cstheme="minorHAnsi"/>
          <w:color w:val="000000"/>
        </w:rPr>
        <w:t xml:space="preserve"> </w:t>
      </w:r>
    </w:p>
    <w:p w14:paraId="0ACE4369" w14:textId="77777777" w:rsidR="00CE27E3" w:rsidRDefault="00CE27E3" w:rsidP="000D1FA0">
      <w:pPr>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color w:val="000000"/>
        </w:rPr>
        <w:t>5</w:t>
      </w:r>
      <w:r>
        <w:rPr>
          <w:rFonts w:eastAsia="Times New Roman" w:cstheme="minorHAnsi"/>
          <w:color w:val="000000"/>
        </w:rPr>
        <w:t>th level</w:t>
      </w:r>
    </w:p>
    <w:p w14:paraId="25FCC99F" w14:textId="77777777" w:rsidR="001D260A" w:rsidRDefault="001D260A" w:rsidP="000D1FA0">
      <w:pPr>
        <w:rPr>
          <w:rFonts w:eastAsia="Times New Roman" w:cstheme="minorHAnsi"/>
          <w:color w:val="000000"/>
        </w:rPr>
      </w:pPr>
      <w:r w:rsidRPr="000D1FA0">
        <w:rPr>
          <w:rFonts w:eastAsia="Times New Roman" w:cstheme="minorHAnsi"/>
          <w:color w:val="000000"/>
        </w:rPr>
        <w:t xml:space="preserve">If you roll a Strength check and the results are less than your Strength score, treat the result as your Strength score instead. </w:t>
      </w:r>
    </w:p>
    <w:p w14:paraId="6DCF8E42" w14:textId="77777777" w:rsidR="00CE27E3" w:rsidRPr="000D1FA0" w:rsidRDefault="00CE27E3" w:rsidP="000D1FA0">
      <w:pPr>
        <w:rPr>
          <w:rFonts w:eastAsia="Times New Roman" w:cstheme="minorHAnsi"/>
        </w:rPr>
      </w:pPr>
    </w:p>
    <w:p w14:paraId="4E916E57" w14:textId="77777777" w:rsidR="00CE27E3" w:rsidRDefault="003F3399" w:rsidP="000D1FA0">
      <w:pPr>
        <w:rPr>
          <w:rFonts w:eastAsia="Times New Roman" w:cstheme="minorHAnsi"/>
          <w:i/>
          <w:iCs/>
        </w:rPr>
      </w:pPr>
      <w:r w:rsidRPr="00CE27E3">
        <w:rPr>
          <w:rFonts w:eastAsia="Times New Roman" w:cstheme="minorHAnsi"/>
          <w:b/>
          <w:bCs/>
        </w:rPr>
        <w:t>Iron Willed Hunter</w:t>
      </w:r>
      <w:r w:rsidRPr="00CE27E3">
        <w:rPr>
          <w:rFonts w:eastAsia="Times New Roman" w:cstheme="minorHAnsi"/>
        </w:rPr>
        <w:t xml:space="preserve"> </w:t>
      </w:r>
    </w:p>
    <w:p w14:paraId="3C42DCE4" w14:textId="77777777" w:rsidR="00CE27E3" w:rsidRPr="007A1FD4"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7A1FD4">
        <w:rPr>
          <w:rFonts w:eastAsia="Times New Roman" w:cstheme="minorHAnsi"/>
        </w:rPr>
        <w:t>5</w:t>
      </w:r>
      <w:r w:rsidRPr="007A1FD4">
        <w:rPr>
          <w:rFonts w:eastAsia="Times New Roman" w:cstheme="minorHAnsi"/>
        </w:rPr>
        <w:t>th level</w:t>
      </w:r>
      <w:r w:rsidR="003F3399" w:rsidRPr="007A1FD4">
        <w:rPr>
          <w:rFonts w:eastAsia="Times New Roman" w:cstheme="minorHAnsi"/>
        </w:rPr>
        <w:t xml:space="preserve"> and at least 1 level in Hunter</w:t>
      </w:r>
    </w:p>
    <w:p w14:paraId="6C20F622" w14:textId="77777777" w:rsidR="003F3399" w:rsidRDefault="003F3399" w:rsidP="000D1FA0">
      <w:pPr>
        <w:rPr>
          <w:rFonts w:eastAsia="Times New Roman" w:cstheme="minorHAnsi"/>
        </w:rPr>
      </w:pPr>
      <w:r w:rsidRPr="007A1FD4">
        <w:rPr>
          <w:rFonts w:eastAsia="Times New Roman" w:cstheme="minorHAnsi"/>
        </w:rPr>
        <w:t>You have honed</w:t>
      </w:r>
      <w:r w:rsidRPr="000D1FA0">
        <w:rPr>
          <w:rFonts w:eastAsia="Times New Roman" w:cstheme="minorHAnsi"/>
        </w:rPr>
        <w:t xml:space="preserve"> your ability to resist mind-altering powers. You gain proficiency in Spirit saving throws. If you already have this proficiency, you instead gain proficiency in Intelligence or Charisma saving throws (your choice). </w:t>
      </w:r>
    </w:p>
    <w:p w14:paraId="478F785A" w14:textId="77777777" w:rsidR="00CE27E3" w:rsidRPr="000D1FA0" w:rsidRDefault="00CE27E3" w:rsidP="000D1FA0">
      <w:pPr>
        <w:rPr>
          <w:rFonts w:eastAsia="Times New Roman" w:cstheme="minorHAnsi"/>
        </w:rPr>
      </w:pPr>
    </w:p>
    <w:p w14:paraId="6608F43A" w14:textId="77777777" w:rsidR="00CE27E3" w:rsidRDefault="00475849" w:rsidP="000D1FA0">
      <w:pPr>
        <w:rPr>
          <w:rFonts w:eastAsia="Times New Roman" w:cstheme="minorHAnsi"/>
          <w:b/>
          <w:bCs/>
        </w:rPr>
      </w:pPr>
      <w:r w:rsidRPr="00CE27E3">
        <w:rPr>
          <w:rFonts w:eastAsia="Times New Roman" w:cstheme="minorHAnsi"/>
          <w:b/>
          <w:bCs/>
        </w:rPr>
        <w:t xml:space="preserve">Insightful Fighting </w:t>
      </w:r>
    </w:p>
    <w:p w14:paraId="008E459E" w14:textId="77777777" w:rsid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CE27E3">
        <w:rPr>
          <w:rFonts w:eastAsia="Times New Roman" w:cstheme="minorHAnsi"/>
        </w:rPr>
        <w:t>1 level in Rogue</w:t>
      </w:r>
    </w:p>
    <w:p w14:paraId="6D116B21" w14:textId="77777777" w:rsidR="00CE27E3" w:rsidRDefault="00475849" w:rsidP="00CE27E3">
      <w:pPr>
        <w:rPr>
          <w:rFonts w:eastAsia="Times New Roman" w:cstheme="minorHAnsi"/>
        </w:rPr>
      </w:pPr>
      <w:r w:rsidRPr="000D1FA0">
        <w:rPr>
          <w:rFonts w:eastAsia="Times New Roman" w:cstheme="minorHAnsi"/>
        </w:rPr>
        <w:t xml:space="preserve">You gain the ability to decipher an opponent's tactics and develop a counter to them. As a bonus action, you can make a Spirit (Insight) check against a creature you can see that isn’t incapacitated, contested by the target’s Charisma (Deception) check. If you succeed, you can use your Sneak Attack against that target even if you don’t have advantage on the attack roll, but not if you have disadvantage, so long as you spend your bonus action to maintain this effect. This benefit lasts for 1 minute or until you successfully use this feature against a different target. </w:t>
      </w:r>
    </w:p>
    <w:p w14:paraId="5047BBB0" w14:textId="77777777" w:rsidR="00CE27E3" w:rsidRDefault="00CE27E3" w:rsidP="00CE27E3">
      <w:pPr>
        <w:rPr>
          <w:rFonts w:eastAsia="Times New Roman" w:cstheme="minorHAnsi"/>
          <w:i/>
          <w:iCs/>
        </w:rPr>
      </w:pPr>
    </w:p>
    <w:p w14:paraId="6AF82720" w14:textId="77777777" w:rsidR="00CE27E3" w:rsidRDefault="00475849" w:rsidP="00CE27E3">
      <w:pPr>
        <w:rPr>
          <w:rFonts w:eastAsia="Times New Roman" w:cstheme="minorHAnsi"/>
          <w:i/>
          <w:iCs/>
        </w:rPr>
      </w:pPr>
      <w:r w:rsidRPr="00CE27E3">
        <w:rPr>
          <w:rFonts w:eastAsia="Times New Roman" w:cstheme="minorHAnsi"/>
          <w:b/>
          <w:bCs/>
        </w:rPr>
        <w:t>Insightful Manipulator</w:t>
      </w:r>
      <w:r w:rsidRPr="000D1FA0">
        <w:rPr>
          <w:rFonts w:eastAsia="Times New Roman" w:cstheme="minorHAnsi"/>
          <w:i/>
          <w:iCs/>
        </w:rPr>
        <w:t xml:space="preserve"> </w:t>
      </w:r>
    </w:p>
    <w:p w14:paraId="4D01EECF" w14:textId="77777777" w:rsidR="00CE27E3" w:rsidRDefault="00CE27E3" w:rsidP="00CE27E3">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Pr="00CE27E3">
        <w:rPr>
          <w:rFonts w:eastAsia="Times New Roman" w:cstheme="minorHAnsi"/>
        </w:rPr>
        <w:t>9th level</w:t>
      </w:r>
      <w:r>
        <w:rPr>
          <w:rFonts w:eastAsia="Times New Roman" w:cstheme="minorHAnsi"/>
          <w:i/>
          <w:iCs/>
        </w:rPr>
        <w:t xml:space="preserve"> </w:t>
      </w:r>
    </w:p>
    <w:p w14:paraId="5E336286" w14:textId="77777777" w:rsidR="00475849" w:rsidRPr="000D1FA0" w:rsidRDefault="00475849" w:rsidP="00CE27E3">
      <w:pPr>
        <w:rPr>
          <w:rFonts w:eastAsia="Times New Roman" w:cstheme="minorHAnsi"/>
        </w:rPr>
      </w:pPr>
      <w:r w:rsidRPr="000D1FA0">
        <w:rPr>
          <w:rFonts w:eastAsia="Times New Roman" w:cstheme="minorHAnsi"/>
        </w:rPr>
        <w:t>If you spend at least 1 minute observing or interacting with another creature outside combat, you can learn certain information about its capabilities compared to your own. The DM tells you if the creature is your equal, superior, or inferior in regard to two of the following characteristics of your choice:</w:t>
      </w:r>
    </w:p>
    <w:p w14:paraId="74579B06" w14:textId="77777777" w:rsidR="00475849" w:rsidRPr="00CE27E3" w:rsidRDefault="00475849" w:rsidP="00CE27E3">
      <w:pPr>
        <w:pStyle w:val="ListParagraph"/>
        <w:numPr>
          <w:ilvl w:val="0"/>
          <w:numId w:val="26"/>
        </w:numPr>
        <w:rPr>
          <w:rFonts w:eastAsia="Times New Roman" w:cstheme="minorHAnsi"/>
        </w:rPr>
      </w:pPr>
      <w:r w:rsidRPr="00CE27E3">
        <w:rPr>
          <w:rFonts w:eastAsia="Times New Roman" w:cstheme="minorHAnsi"/>
        </w:rPr>
        <w:t>Intelligence, Spirit, or Charisma scores</w:t>
      </w:r>
    </w:p>
    <w:p w14:paraId="5FE3280B" w14:textId="77777777" w:rsidR="00475849" w:rsidRPr="00CE27E3" w:rsidRDefault="00475849" w:rsidP="00CE27E3">
      <w:pPr>
        <w:pStyle w:val="ListParagraph"/>
        <w:numPr>
          <w:ilvl w:val="0"/>
          <w:numId w:val="26"/>
        </w:numPr>
        <w:rPr>
          <w:rFonts w:eastAsia="Times New Roman" w:cstheme="minorHAnsi"/>
        </w:rPr>
      </w:pPr>
      <w:r w:rsidRPr="00CE27E3">
        <w:rPr>
          <w:rFonts w:eastAsia="Times New Roman" w:cstheme="minorHAnsi"/>
        </w:rPr>
        <w:t>Class levels (if any)</w:t>
      </w:r>
    </w:p>
    <w:p w14:paraId="2884195F" w14:textId="77777777" w:rsidR="00475849" w:rsidRDefault="00475849" w:rsidP="000D1FA0">
      <w:pPr>
        <w:rPr>
          <w:rFonts w:eastAsia="Times New Roman" w:cstheme="minorHAnsi"/>
        </w:rPr>
      </w:pPr>
      <w:r w:rsidRPr="000D1FA0">
        <w:rPr>
          <w:rFonts w:eastAsia="Times New Roman" w:cstheme="minorHAnsi"/>
        </w:rPr>
        <w:t xml:space="preserve">At the DM’s option, you might also realize you know a piece of the creature’s history or one of its personality traits, if it has any. </w:t>
      </w:r>
    </w:p>
    <w:p w14:paraId="6ECE1026" w14:textId="77777777" w:rsidR="00CE27E3" w:rsidRPr="000D1FA0" w:rsidRDefault="00CE27E3" w:rsidP="000D1FA0">
      <w:pPr>
        <w:rPr>
          <w:rFonts w:eastAsia="Times New Roman" w:cstheme="minorHAnsi"/>
        </w:rPr>
      </w:pPr>
    </w:p>
    <w:p w14:paraId="724E7C4F" w14:textId="77777777" w:rsidR="00CE27E3" w:rsidRDefault="003F3399" w:rsidP="000D1FA0">
      <w:pPr>
        <w:rPr>
          <w:rFonts w:eastAsia="Times New Roman" w:cstheme="minorHAnsi"/>
          <w:i/>
          <w:iCs/>
        </w:rPr>
      </w:pPr>
      <w:r w:rsidRPr="00CE27E3">
        <w:rPr>
          <w:rFonts w:eastAsia="Times New Roman" w:cstheme="minorHAnsi"/>
          <w:b/>
          <w:bCs/>
        </w:rPr>
        <w:t>Land’s Stride</w:t>
      </w:r>
      <w:r w:rsidRPr="000D1FA0">
        <w:rPr>
          <w:rFonts w:eastAsia="Times New Roman" w:cstheme="minorHAnsi"/>
          <w:i/>
          <w:iCs/>
        </w:rPr>
        <w:t xml:space="preserve"> </w:t>
      </w:r>
    </w:p>
    <w:p w14:paraId="4803E24D" w14:textId="77777777" w:rsidR="00CE27E3" w:rsidRDefault="00CE27E3" w:rsidP="000D1FA0">
      <w:pPr>
        <w:rPr>
          <w:rFonts w:eastAsia="Times New Roman" w:cstheme="minorHAnsi"/>
          <w:i/>
          <w:iCs/>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7A1FD4">
        <w:rPr>
          <w:rFonts w:eastAsia="Times New Roman" w:cstheme="minorHAnsi"/>
        </w:rPr>
        <w:t>5</w:t>
      </w:r>
      <w:r w:rsidRPr="007A1FD4">
        <w:rPr>
          <w:rFonts w:eastAsia="Times New Roman" w:cstheme="minorHAnsi"/>
        </w:rPr>
        <w:t>th level</w:t>
      </w:r>
      <w:r w:rsidR="003F3399" w:rsidRPr="007A1FD4">
        <w:rPr>
          <w:rFonts w:eastAsia="Times New Roman" w:cstheme="minorHAnsi"/>
        </w:rPr>
        <w:t xml:space="preserve"> and at least 1 level in Hunter or Monk</w:t>
      </w:r>
    </w:p>
    <w:p w14:paraId="580D8AB3" w14:textId="77777777" w:rsidR="003F3399" w:rsidRDefault="003F3399" w:rsidP="000D1FA0">
      <w:pPr>
        <w:rPr>
          <w:rFonts w:eastAsia="Times New Roman" w:cstheme="minorHAnsi"/>
        </w:rPr>
      </w:pPr>
      <w:r w:rsidRPr="000D1FA0">
        <w:rPr>
          <w:rFonts w:eastAsia="Times New Roman" w:cstheme="minorHAnsi"/>
        </w:rPr>
        <w:lastRenderedPageBreak/>
        <w:t xml:space="preserve">You may move through nonmagical difficult terrain without spending extra movement, and gain a +10 bonus to your speed. You can also pass through nonmagical plants without being slowed by them and without taking damage from them if they have thorns, spines, or a similar hazard. In addition, you have advantage on saving throws against plants that are magically created or manipulated to impede movement, such those created by the </w:t>
      </w:r>
      <w:r w:rsidRPr="000D1FA0">
        <w:rPr>
          <w:rFonts w:eastAsia="Times New Roman" w:cstheme="minorHAnsi"/>
          <w:i/>
          <w:iCs/>
        </w:rPr>
        <w:t xml:space="preserve">entangling roots </w:t>
      </w:r>
      <w:r w:rsidRPr="000D1FA0">
        <w:rPr>
          <w:rFonts w:eastAsia="Times New Roman" w:cstheme="minorHAnsi"/>
        </w:rPr>
        <w:t xml:space="preserve">spell. </w:t>
      </w:r>
    </w:p>
    <w:p w14:paraId="1A8ECFFE" w14:textId="77777777" w:rsidR="00CE27E3" w:rsidRPr="000D1FA0" w:rsidRDefault="00CE27E3" w:rsidP="000D1FA0">
      <w:pPr>
        <w:rPr>
          <w:rFonts w:eastAsia="Times New Roman" w:cstheme="minorHAnsi"/>
        </w:rPr>
      </w:pPr>
    </w:p>
    <w:p w14:paraId="73CE0A61" w14:textId="77777777" w:rsidR="00CE27E3" w:rsidRDefault="003F3399" w:rsidP="000D1FA0">
      <w:pPr>
        <w:rPr>
          <w:rFonts w:eastAsia="Times New Roman" w:cstheme="minorHAnsi"/>
          <w:i/>
          <w:iCs/>
        </w:rPr>
      </w:pPr>
      <w:r w:rsidRPr="00CE27E3">
        <w:rPr>
          <w:rFonts w:eastAsia="Times New Roman" w:cstheme="minorHAnsi"/>
          <w:b/>
          <w:bCs/>
        </w:rPr>
        <w:t>Magic-User’s Nemesis</w:t>
      </w:r>
      <w:r w:rsidRPr="000D1FA0">
        <w:rPr>
          <w:rFonts w:eastAsia="Times New Roman" w:cstheme="minorHAnsi"/>
          <w:i/>
          <w:iCs/>
        </w:rPr>
        <w:t xml:space="preserve"> </w:t>
      </w:r>
    </w:p>
    <w:p w14:paraId="4271138A" w14:textId="77777777" w:rsidR="00CE27E3" w:rsidRDefault="00CE27E3" w:rsidP="000D1FA0">
      <w:pPr>
        <w:rPr>
          <w:rFonts w:eastAsia="Times New Roman" w:cstheme="minorHAnsi"/>
          <w:i/>
          <w:iCs/>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CE27E3">
        <w:rPr>
          <w:rFonts w:eastAsia="Times New Roman" w:cstheme="minorHAnsi"/>
        </w:rPr>
        <w:t>5</w:t>
      </w:r>
      <w:r w:rsidRPr="00CE27E3">
        <w:rPr>
          <w:rFonts w:eastAsia="Times New Roman" w:cstheme="minorHAnsi"/>
        </w:rPr>
        <w:t>th level</w:t>
      </w:r>
    </w:p>
    <w:p w14:paraId="070768FB" w14:textId="77777777" w:rsidR="003F3399" w:rsidRDefault="003F3399" w:rsidP="000D1FA0">
      <w:pPr>
        <w:rPr>
          <w:rFonts w:eastAsia="Times New Roman" w:cstheme="minorHAnsi"/>
        </w:rPr>
      </w:pPr>
      <w:r w:rsidRPr="000D1FA0">
        <w:rPr>
          <w:rFonts w:eastAsia="Times New Roman" w:cstheme="minorHAnsi"/>
        </w:rPr>
        <w:t xml:space="preserve">You can thwart someone else’s magic. When you see a creature casting a spell or teleporting within 30 feet of you, you can use your reaction to try to foil it, either by using your own magic (if you can access spells), or an attack roll (by using a ranged or thrown weapon). The creature must succeed on a Spirit saving throw against your spell save DC or you must succeed on an attack roll, otherwise its spell or teleport fails and is wasted. </w:t>
      </w:r>
    </w:p>
    <w:p w14:paraId="4253227A" w14:textId="77777777" w:rsidR="00CE27E3" w:rsidRPr="000D1FA0" w:rsidRDefault="00CE27E3" w:rsidP="000D1FA0">
      <w:pPr>
        <w:rPr>
          <w:rFonts w:eastAsia="Times New Roman" w:cstheme="minorHAnsi"/>
          <w:color w:val="383121"/>
        </w:rPr>
      </w:pPr>
    </w:p>
    <w:p w14:paraId="0A5E6C21" w14:textId="77777777" w:rsidR="00CE27E3" w:rsidRDefault="00475849" w:rsidP="000D1FA0">
      <w:pPr>
        <w:rPr>
          <w:rFonts w:eastAsia="Times New Roman" w:cstheme="minorHAnsi"/>
          <w:b/>
          <w:bCs/>
        </w:rPr>
      </w:pPr>
      <w:r w:rsidRPr="00CE27E3">
        <w:rPr>
          <w:rFonts w:eastAsia="Times New Roman" w:cstheme="minorHAnsi"/>
          <w:b/>
          <w:bCs/>
        </w:rPr>
        <w:t>Master Manipulator</w:t>
      </w:r>
    </w:p>
    <w:p w14:paraId="6366DE3E" w14:textId="77777777" w:rsidR="00475849" w:rsidRDefault="00475849" w:rsidP="000D1FA0">
      <w:pPr>
        <w:rPr>
          <w:rFonts w:eastAsia="Times New Roman" w:cstheme="minorHAnsi"/>
        </w:rPr>
      </w:pPr>
      <w:r w:rsidRPr="000D1FA0">
        <w:rPr>
          <w:rFonts w:eastAsia="Times New Roman" w:cstheme="minorHAnsi"/>
        </w:rPr>
        <w:t>You can use the Help action as a bonus action. Additionally, when you use the Help action to aid an ally in attacking a creature, the target of that attack can be within 30 feet of you, rather than within 5 feet of you, if the target can see or hear you.</w:t>
      </w:r>
      <w:r w:rsidRPr="000D1FA0">
        <w:rPr>
          <w:rFonts w:eastAsia="Times New Roman" w:cstheme="minorHAnsi"/>
          <w:i/>
          <w:iCs/>
        </w:rPr>
        <w:t xml:space="preserve"> Y</w:t>
      </w:r>
      <w:r w:rsidRPr="000D1FA0">
        <w:rPr>
          <w:rFonts w:eastAsia="Times New Roman" w:cstheme="minorHAnsi"/>
        </w:rPr>
        <w:t>ou also gain proficiency with the disguise and forgery kits, and one gaming set of your choice. You also learn two languages of your choice. Lastly, you can unerringly mimic the speech patterns and accent of a creature that you hear speak for at least 1 minute, enabling you to pass yourself off as a native speaker of a particular land, provided that you know the language.</w:t>
      </w:r>
    </w:p>
    <w:p w14:paraId="7C68C976" w14:textId="77777777" w:rsidR="00CE27E3" w:rsidRPr="000D1FA0" w:rsidRDefault="00CE27E3" w:rsidP="000D1FA0">
      <w:pPr>
        <w:rPr>
          <w:rFonts w:eastAsia="Times New Roman" w:cstheme="minorHAnsi"/>
        </w:rPr>
      </w:pPr>
    </w:p>
    <w:p w14:paraId="5B05A502" w14:textId="77777777" w:rsidR="00CE27E3" w:rsidRDefault="00475849" w:rsidP="000D1FA0">
      <w:pPr>
        <w:rPr>
          <w:rFonts w:eastAsia="Times New Roman" w:cstheme="minorHAnsi"/>
          <w:b/>
          <w:bCs/>
        </w:rPr>
      </w:pPr>
      <w:r w:rsidRPr="00CE27E3">
        <w:rPr>
          <w:rFonts w:eastAsia="Times New Roman" w:cstheme="minorHAnsi"/>
          <w:b/>
          <w:bCs/>
        </w:rPr>
        <w:t xml:space="preserve">Misdirection </w:t>
      </w:r>
    </w:p>
    <w:p w14:paraId="0298225C" w14:textId="77777777" w:rsid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CE27E3">
        <w:rPr>
          <w:rFonts w:eastAsia="Times New Roman" w:cstheme="minorHAnsi"/>
        </w:rPr>
        <w:t>13</w:t>
      </w:r>
      <w:r w:rsidRPr="00CE27E3">
        <w:rPr>
          <w:rFonts w:eastAsia="Times New Roman" w:cstheme="minorHAnsi"/>
        </w:rPr>
        <w:t>th level</w:t>
      </w:r>
      <w:r>
        <w:rPr>
          <w:rFonts w:eastAsia="Times New Roman" w:cstheme="minorHAnsi"/>
          <w:b/>
          <w:bCs/>
        </w:rPr>
        <w:t xml:space="preserve"> </w:t>
      </w:r>
    </w:p>
    <w:p w14:paraId="216AD4BA" w14:textId="77777777" w:rsidR="00475849" w:rsidRDefault="00475849" w:rsidP="000D1FA0">
      <w:pPr>
        <w:rPr>
          <w:rFonts w:eastAsia="Times New Roman" w:cstheme="minorHAnsi"/>
        </w:rPr>
      </w:pPr>
      <w:r w:rsidRPr="000D1FA0">
        <w:rPr>
          <w:rFonts w:eastAsia="Times New Roman" w:cstheme="minorHAnsi"/>
        </w:rPr>
        <w:t xml:space="preserve">You can sometimes cause another creature to suffer an attack meant for you. When you are targeted by an attack while a creature within 5 feet of you is granting you cover against </w:t>
      </w:r>
      <w:r w:rsidRPr="000D1FA0">
        <w:rPr>
          <w:rFonts w:eastAsia="Times New Roman" w:cstheme="minorHAnsi"/>
        </w:rPr>
        <w:lastRenderedPageBreak/>
        <w:t>that attack, you can use your reaction to have the attack target that creature instead of you.</w:t>
      </w:r>
    </w:p>
    <w:p w14:paraId="1A6FAAFB" w14:textId="77777777" w:rsidR="00CE27E3" w:rsidRPr="000D1FA0" w:rsidRDefault="00CE27E3" w:rsidP="000D1FA0">
      <w:pPr>
        <w:rPr>
          <w:rFonts w:eastAsia="Times New Roman" w:cstheme="minorHAnsi"/>
        </w:rPr>
      </w:pPr>
    </w:p>
    <w:p w14:paraId="48FF2DA2" w14:textId="77777777" w:rsidR="00CE27E3" w:rsidRDefault="00475849" w:rsidP="000D1FA0">
      <w:pPr>
        <w:rPr>
          <w:rFonts w:eastAsia="Times New Roman" w:cstheme="minorHAnsi"/>
          <w:b/>
          <w:bCs/>
        </w:rPr>
      </w:pPr>
      <w:r w:rsidRPr="00CE27E3">
        <w:rPr>
          <w:rFonts w:eastAsia="Times New Roman" w:cstheme="minorHAnsi"/>
          <w:b/>
          <w:bCs/>
        </w:rPr>
        <w:t>Mutilate Strike</w:t>
      </w:r>
    </w:p>
    <w:p w14:paraId="00868083" w14:textId="77777777" w:rsidR="00475849" w:rsidRDefault="00475849" w:rsidP="000D1FA0">
      <w:pPr>
        <w:rPr>
          <w:rFonts w:eastAsia="Times New Roman" w:cstheme="minorHAnsi"/>
        </w:rPr>
      </w:pPr>
      <w:r w:rsidRPr="000D1FA0">
        <w:rPr>
          <w:rFonts w:eastAsia="Times New Roman" w:cstheme="minorHAnsi"/>
        </w:rPr>
        <w:t xml:space="preserve">Whenever you can attack as a bonus action with an off-hand weapon, you may instead add the off-hand damage to your main attack action, while retaining your bonus action. Your bonus action cannot be used to attack the same round after using this strike. Once used, this talent cannot be used again for three rounds. </w:t>
      </w:r>
    </w:p>
    <w:p w14:paraId="42FCE134" w14:textId="77777777" w:rsidR="00CE27E3" w:rsidRPr="000D1FA0" w:rsidRDefault="00CE27E3" w:rsidP="000D1FA0">
      <w:pPr>
        <w:rPr>
          <w:rFonts w:eastAsia="Times New Roman" w:cstheme="minorHAnsi"/>
        </w:rPr>
      </w:pPr>
    </w:p>
    <w:p w14:paraId="7A5869E5" w14:textId="77777777" w:rsidR="00CE27E3" w:rsidRDefault="003F3399" w:rsidP="000D1FA0">
      <w:pPr>
        <w:rPr>
          <w:rFonts w:eastAsia="Times New Roman" w:cstheme="minorHAnsi"/>
          <w:b/>
          <w:bCs/>
          <w:color w:val="000000"/>
        </w:rPr>
      </w:pPr>
      <w:r w:rsidRPr="00CE27E3">
        <w:rPr>
          <w:rFonts w:eastAsia="Times New Roman" w:cstheme="minorHAnsi"/>
          <w:b/>
          <w:bCs/>
          <w:color w:val="000000"/>
        </w:rPr>
        <w:t>Natural Explorer (Favored Terrain</w:t>
      </w:r>
      <w:r w:rsidR="00CE27E3">
        <w:rPr>
          <w:rFonts w:eastAsia="Times New Roman" w:cstheme="minorHAnsi"/>
          <w:b/>
          <w:bCs/>
          <w:color w:val="000000"/>
        </w:rPr>
        <w:t>)</w:t>
      </w:r>
    </w:p>
    <w:p w14:paraId="2CE371F9" w14:textId="77777777" w:rsidR="003F3399" w:rsidRPr="000D1FA0" w:rsidRDefault="003F3399" w:rsidP="000D1FA0">
      <w:pPr>
        <w:rPr>
          <w:rFonts w:eastAsia="Times New Roman" w:cstheme="minorHAnsi"/>
        </w:rPr>
      </w:pPr>
      <w:r w:rsidRPr="000D1FA0">
        <w:rPr>
          <w:rFonts w:eastAsia="Times New Roman" w:cstheme="minorHAnsi"/>
          <w:color w:val="000000"/>
        </w:rPr>
        <w:t xml:space="preserve">You are particularly familiar with one type of natural environment and are adept at traveling and surviving in such regions. Choose one type of favored terrain: arctic, coast, desert, forest, grassland, mountain, swamp, or caves and underground. When you make an Intelligence or Spirit check related to your favored terrain, your proficiency bonus is doubled if you are using a skill that you’re proficient in. This ability works on any plane so long as it has a terrain of comparable nature (desert covers both Tanaris in Azeroth and Outland’s Hellfire Peninsula). </w:t>
      </w:r>
    </w:p>
    <w:p w14:paraId="2C9839FF" w14:textId="77777777" w:rsidR="003F3399" w:rsidRPr="000D1FA0" w:rsidRDefault="003F3399" w:rsidP="000D1FA0">
      <w:pPr>
        <w:rPr>
          <w:rFonts w:eastAsia="Times New Roman" w:cstheme="minorHAnsi"/>
        </w:rPr>
      </w:pPr>
      <w:r w:rsidRPr="000D1FA0">
        <w:rPr>
          <w:rFonts w:eastAsia="Times New Roman" w:cstheme="minorHAnsi"/>
          <w:color w:val="000000"/>
        </w:rPr>
        <w:t>While traveling for an hour or more in your favored terrain, you gain the following benefits:</w:t>
      </w:r>
    </w:p>
    <w:p w14:paraId="66F5ABA0" w14:textId="77777777" w:rsidR="003F3399" w:rsidRPr="00CE27E3" w:rsidRDefault="003F3399" w:rsidP="00CE27E3">
      <w:pPr>
        <w:pStyle w:val="ListParagraph"/>
        <w:numPr>
          <w:ilvl w:val="0"/>
          <w:numId w:val="26"/>
        </w:numPr>
        <w:rPr>
          <w:rFonts w:eastAsia="Times New Roman" w:cstheme="minorHAnsi"/>
        </w:rPr>
      </w:pPr>
      <w:r w:rsidRPr="00CE27E3">
        <w:rPr>
          <w:rFonts w:eastAsia="Times New Roman" w:cstheme="minorHAnsi"/>
          <w:color w:val="000000"/>
        </w:rPr>
        <w:t>Difficult terrain doesn’t slow your group’s travel</w:t>
      </w:r>
    </w:p>
    <w:p w14:paraId="79C5F79B" w14:textId="77777777" w:rsidR="003F3399" w:rsidRPr="00CE27E3" w:rsidRDefault="003F3399" w:rsidP="00CE27E3">
      <w:pPr>
        <w:pStyle w:val="ListParagraph"/>
        <w:numPr>
          <w:ilvl w:val="0"/>
          <w:numId w:val="26"/>
        </w:numPr>
        <w:rPr>
          <w:rFonts w:eastAsia="Times New Roman" w:cstheme="minorHAnsi"/>
        </w:rPr>
      </w:pPr>
      <w:r w:rsidRPr="00CE27E3">
        <w:rPr>
          <w:rFonts w:eastAsia="Times New Roman" w:cstheme="minorHAnsi"/>
          <w:color w:val="000000"/>
        </w:rPr>
        <w:t>Your group can’t become lost except by magical means</w:t>
      </w:r>
    </w:p>
    <w:p w14:paraId="3AB8F762" w14:textId="77777777" w:rsidR="003F3399" w:rsidRPr="00CE27E3" w:rsidRDefault="003F3399" w:rsidP="00CE27E3">
      <w:pPr>
        <w:pStyle w:val="ListParagraph"/>
        <w:numPr>
          <w:ilvl w:val="0"/>
          <w:numId w:val="26"/>
        </w:numPr>
        <w:rPr>
          <w:rFonts w:eastAsia="Times New Roman" w:cstheme="minorHAnsi"/>
        </w:rPr>
      </w:pPr>
      <w:r w:rsidRPr="00CE27E3">
        <w:rPr>
          <w:rFonts w:eastAsia="Times New Roman" w:cstheme="minorHAnsi"/>
          <w:color w:val="000000"/>
        </w:rPr>
        <w:t>Even when you are engaged in another activity while traveling (such as foraging, navigating, or tracking), you remain alert to danger, and have advantage to checks to avoid being surprised in your favored terrain</w:t>
      </w:r>
    </w:p>
    <w:p w14:paraId="64F75107" w14:textId="77777777" w:rsidR="003F3399" w:rsidRPr="00CE27E3" w:rsidRDefault="003F3399" w:rsidP="00CE27E3">
      <w:pPr>
        <w:pStyle w:val="ListParagraph"/>
        <w:numPr>
          <w:ilvl w:val="0"/>
          <w:numId w:val="26"/>
        </w:numPr>
        <w:rPr>
          <w:rFonts w:eastAsia="Times New Roman" w:cstheme="minorHAnsi"/>
        </w:rPr>
      </w:pPr>
      <w:r w:rsidRPr="00CE27E3">
        <w:rPr>
          <w:rFonts w:eastAsia="Times New Roman" w:cstheme="minorHAnsi"/>
          <w:color w:val="000000"/>
        </w:rPr>
        <w:t>You have advantage to saving throws against natural hazards in your favored terrain.</w:t>
      </w:r>
    </w:p>
    <w:p w14:paraId="7EEC5EFE" w14:textId="77777777" w:rsidR="003F3399" w:rsidRPr="00CE27E3" w:rsidRDefault="003F3399" w:rsidP="00CE27E3">
      <w:pPr>
        <w:pStyle w:val="ListParagraph"/>
        <w:numPr>
          <w:ilvl w:val="0"/>
          <w:numId w:val="26"/>
        </w:numPr>
        <w:rPr>
          <w:rFonts w:eastAsia="Times New Roman" w:cstheme="minorHAnsi"/>
        </w:rPr>
      </w:pPr>
      <w:r w:rsidRPr="00CE27E3">
        <w:rPr>
          <w:rFonts w:eastAsia="Times New Roman" w:cstheme="minorHAnsi"/>
          <w:color w:val="000000"/>
        </w:rPr>
        <w:t>You can move stealthily at your normal pace without slowing down</w:t>
      </w:r>
    </w:p>
    <w:p w14:paraId="4D05343A" w14:textId="77777777" w:rsidR="003F3399" w:rsidRPr="00CE27E3" w:rsidRDefault="003F3399" w:rsidP="00CE27E3">
      <w:pPr>
        <w:pStyle w:val="ListParagraph"/>
        <w:numPr>
          <w:ilvl w:val="0"/>
          <w:numId w:val="26"/>
        </w:numPr>
        <w:rPr>
          <w:rFonts w:eastAsia="Times New Roman" w:cstheme="minorHAnsi"/>
        </w:rPr>
      </w:pPr>
      <w:r w:rsidRPr="00CE27E3">
        <w:rPr>
          <w:rFonts w:eastAsia="Times New Roman" w:cstheme="minorHAnsi"/>
          <w:color w:val="000000"/>
        </w:rPr>
        <w:t>When you forage or gather, you find twice as much food as you normally would</w:t>
      </w:r>
    </w:p>
    <w:p w14:paraId="5BB17BF2" w14:textId="77777777" w:rsidR="003F3399" w:rsidRPr="00CE27E3" w:rsidRDefault="003F3399" w:rsidP="00CE27E3">
      <w:pPr>
        <w:pStyle w:val="ListParagraph"/>
        <w:numPr>
          <w:ilvl w:val="0"/>
          <w:numId w:val="26"/>
        </w:numPr>
        <w:rPr>
          <w:rFonts w:eastAsia="Times New Roman" w:cstheme="minorHAnsi"/>
        </w:rPr>
      </w:pPr>
      <w:r w:rsidRPr="00CE27E3">
        <w:rPr>
          <w:rFonts w:eastAsia="Times New Roman" w:cstheme="minorHAnsi"/>
          <w:color w:val="000000"/>
        </w:rPr>
        <w:lastRenderedPageBreak/>
        <w:t>While tracking other creatures, you also learn their exact number, their sizes, and how long ago they passed through the area</w:t>
      </w:r>
    </w:p>
    <w:p w14:paraId="42ECDBD0" w14:textId="77777777" w:rsidR="003F3399" w:rsidRPr="000D1FA0" w:rsidRDefault="003F3399" w:rsidP="000D1FA0">
      <w:pPr>
        <w:rPr>
          <w:rFonts w:eastAsia="Times New Roman" w:cstheme="minorHAnsi"/>
          <w:color w:val="000000"/>
        </w:rPr>
      </w:pPr>
      <w:r w:rsidRPr="000D1FA0">
        <w:rPr>
          <w:rFonts w:eastAsia="Times New Roman" w:cstheme="minorHAnsi"/>
          <w:color w:val="000000"/>
        </w:rPr>
        <w:t>You may switch an existing favored terrain by performing all the following tasks, focused on one terrain:</w:t>
      </w:r>
    </w:p>
    <w:p w14:paraId="13B99FCB" w14:textId="77777777" w:rsidR="003F3399" w:rsidRPr="00CE27E3" w:rsidRDefault="003F3399" w:rsidP="00CE27E3">
      <w:pPr>
        <w:pStyle w:val="ListParagraph"/>
        <w:numPr>
          <w:ilvl w:val="0"/>
          <w:numId w:val="26"/>
        </w:numPr>
        <w:rPr>
          <w:rFonts w:eastAsia="Times New Roman" w:cstheme="minorHAnsi"/>
          <w:color w:val="000000"/>
        </w:rPr>
      </w:pPr>
      <w:r w:rsidRPr="00CE27E3">
        <w:rPr>
          <w:rFonts w:eastAsia="Times New Roman" w:cstheme="minorHAnsi"/>
          <w:color w:val="000000"/>
        </w:rPr>
        <w:t>Track a target or explore the area for at least one hour alone;</w:t>
      </w:r>
    </w:p>
    <w:p w14:paraId="5333F16E" w14:textId="77777777" w:rsidR="003F3399" w:rsidRPr="00CE27E3" w:rsidRDefault="003F3399" w:rsidP="00CE27E3">
      <w:pPr>
        <w:pStyle w:val="ListParagraph"/>
        <w:numPr>
          <w:ilvl w:val="0"/>
          <w:numId w:val="26"/>
        </w:numPr>
        <w:rPr>
          <w:rFonts w:eastAsia="Times New Roman" w:cstheme="minorHAnsi"/>
          <w:color w:val="000000"/>
        </w:rPr>
      </w:pPr>
      <w:r w:rsidRPr="00CE27E3">
        <w:rPr>
          <w:rFonts w:eastAsia="Times New Roman" w:cstheme="minorHAnsi"/>
          <w:color w:val="000000"/>
        </w:rPr>
        <w:t>Spend 7 days in the terrain;</w:t>
      </w:r>
    </w:p>
    <w:p w14:paraId="0AC1FC21" w14:textId="77777777" w:rsidR="003F3399" w:rsidRPr="00CE27E3" w:rsidRDefault="003F3399" w:rsidP="00CE27E3">
      <w:pPr>
        <w:pStyle w:val="ListParagraph"/>
        <w:numPr>
          <w:ilvl w:val="0"/>
          <w:numId w:val="26"/>
        </w:numPr>
        <w:rPr>
          <w:rFonts w:eastAsia="Times New Roman" w:cstheme="minorHAnsi"/>
          <w:color w:val="000000"/>
        </w:rPr>
      </w:pPr>
      <w:r w:rsidRPr="00CE27E3">
        <w:rPr>
          <w:rFonts w:eastAsia="Times New Roman" w:cstheme="minorHAnsi"/>
          <w:color w:val="000000"/>
        </w:rPr>
        <w:t>Hunt down and defeat one native creature (though you do not have to defeat it alone).</w:t>
      </w:r>
    </w:p>
    <w:p w14:paraId="4EF2386F" w14:textId="77777777" w:rsidR="003F3399" w:rsidRDefault="003F3399" w:rsidP="000D1FA0">
      <w:pPr>
        <w:rPr>
          <w:rFonts w:eastAsia="Times New Roman" w:cstheme="minorHAnsi"/>
          <w:color w:val="000000"/>
        </w:rPr>
      </w:pPr>
      <w:r w:rsidRPr="000D1FA0">
        <w:rPr>
          <w:rFonts w:eastAsia="Times New Roman" w:cstheme="minorHAnsi"/>
          <w:color w:val="000000"/>
        </w:rPr>
        <w:t xml:space="preserve">This talent can be taken multiple times, each time adding one favored terrain mastered at a given time. </w:t>
      </w:r>
    </w:p>
    <w:p w14:paraId="3D6BC7E0" w14:textId="77777777" w:rsidR="00CE27E3" w:rsidRPr="000D1FA0" w:rsidRDefault="00CE27E3" w:rsidP="000D1FA0">
      <w:pPr>
        <w:rPr>
          <w:rFonts w:eastAsia="Times New Roman" w:cstheme="minorHAnsi"/>
        </w:rPr>
      </w:pPr>
    </w:p>
    <w:p w14:paraId="6ADFB623" w14:textId="77777777" w:rsidR="00CE27E3" w:rsidRDefault="003F3399" w:rsidP="000D1FA0">
      <w:pPr>
        <w:rPr>
          <w:rFonts w:eastAsia="Times New Roman" w:cstheme="minorHAnsi"/>
          <w:i/>
          <w:iCs/>
        </w:rPr>
      </w:pPr>
      <w:r w:rsidRPr="00CE27E3">
        <w:rPr>
          <w:rFonts w:eastAsia="Times New Roman" w:cstheme="minorHAnsi"/>
          <w:b/>
          <w:bCs/>
        </w:rPr>
        <w:t>Primeval Alertness</w:t>
      </w:r>
      <w:r w:rsidRPr="000D1FA0">
        <w:rPr>
          <w:rFonts w:eastAsia="Times New Roman" w:cstheme="minorHAnsi"/>
          <w:i/>
          <w:iCs/>
        </w:rPr>
        <w:t xml:space="preserve"> </w:t>
      </w:r>
    </w:p>
    <w:p w14:paraId="235B4DC9"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Pr="00CE27E3">
        <w:rPr>
          <w:rFonts w:eastAsia="Times New Roman" w:cstheme="minorHAnsi"/>
        </w:rPr>
        <w:t>P</w:t>
      </w:r>
      <w:r w:rsidR="003F3399" w:rsidRPr="00CE27E3">
        <w:rPr>
          <w:rFonts w:eastAsia="Times New Roman" w:cstheme="minorHAnsi"/>
        </w:rPr>
        <w:t>roficiency in Stealth</w:t>
      </w:r>
    </w:p>
    <w:p w14:paraId="00C3CF3F" w14:textId="77777777" w:rsidR="003F3399" w:rsidRDefault="003F3399" w:rsidP="000D1FA0">
      <w:pPr>
        <w:rPr>
          <w:rFonts w:eastAsia="Times New Roman" w:cstheme="minorHAnsi"/>
        </w:rPr>
      </w:pPr>
      <w:r w:rsidRPr="000D1FA0">
        <w:rPr>
          <w:rFonts w:eastAsia="Times New Roman" w:cstheme="minorHAnsi"/>
        </w:rPr>
        <w:t xml:space="preserve">Whenever you are subjected to an effect that attempts to detect or identify you (such as a </w:t>
      </w:r>
      <w:r w:rsidRPr="000D1FA0">
        <w:rPr>
          <w:rFonts w:eastAsia="Times New Roman" w:cstheme="minorHAnsi"/>
          <w:i/>
          <w:iCs/>
        </w:rPr>
        <w:t xml:space="preserve">scrying </w:t>
      </w:r>
      <w:r w:rsidRPr="000D1FA0">
        <w:rPr>
          <w:rFonts w:eastAsia="Times New Roman" w:cstheme="minorHAnsi"/>
        </w:rPr>
        <w:t xml:space="preserve">spell), you gain advantage to all saving throws versus such effects. If you succeed on a </w:t>
      </w:r>
      <w:r w:rsidR="002E3B9E">
        <w:rPr>
          <w:rFonts w:eastAsia="Times New Roman" w:cstheme="minorHAnsi"/>
        </w:rPr>
        <w:t>contested</w:t>
      </w:r>
      <w:r w:rsidRPr="000D1FA0">
        <w:rPr>
          <w:rFonts w:eastAsia="Times New Roman" w:cstheme="minorHAnsi"/>
        </w:rPr>
        <w:t xml:space="preserve"> Spirit </w:t>
      </w:r>
      <w:r w:rsidR="002E3B9E">
        <w:rPr>
          <w:rFonts w:eastAsia="Times New Roman" w:cstheme="minorHAnsi"/>
        </w:rPr>
        <w:t>saving throw</w:t>
      </w:r>
      <w:r w:rsidRPr="000D1FA0">
        <w:rPr>
          <w:rFonts w:eastAsia="Times New Roman" w:cstheme="minorHAnsi"/>
        </w:rPr>
        <w:t xml:space="preserve">, you can also reverse the spell (if possible, gaining a momentary glimpse of who is attempting to scry on you). </w:t>
      </w:r>
    </w:p>
    <w:p w14:paraId="72F25257" w14:textId="77777777" w:rsidR="00CE27E3" w:rsidRPr="000D1FA0" w:rsidRDefault="00CE27E3" w:rsidP="000D1FA0">
      <w:pPr>
        <w:rPr>
          <w:rFonts w:eastAsia="Times New Roman" w:cstheme="minorHAnsi"/>
        </w:rPr>
      </w:pPr>
    </w:p>
    <w:p w14:paraId="554DC51F" w14:textId="77777777" w:rsidR="00CE27E3" w:rsidRDefault="003F3399" w:rsidP="000D1FA0">
      <w:pPr>
        <w:rPr>
          <w:rFonts w:eastAsia="Times New Roman" w:cstheme="minorHAnsi"/>
          <w:b/>
          <w:bCs/>
        </w:rPr>
      </w:pPr>
      <w:r w:rsidRPr="00CE27E3">
        <w:rPr>
          <w:rFonts w:eastAsia="Times New Roman" w:cstheme="minorHAnsi"/>
          <w:b/>
          <w:bCs/>
        </w:rPr>
        <w:t xml:space="preserve">Primeval Awareness </w:t>
      </w:r>
    </w:p>
    <w:p w14:paraId="239022D6" w14:textId="3D79D9DD" w:rsidR="00CE27E3" w:rsidRDefault="00CE27E3">
      <w:pPr>
        <w:rPr>
          <w:rFonts w:eastAsia="Times New Roman" w:cstheme="minorHAnsi"/>
          <w:b/>
          <w:bCs/>
        </w:rPr>
      </w:pPr>
      <w:r w:rsidRPr="000D1FA0">
        <w:rPr>
          <w:rFonts w:eastAsia="Times New Roman" w:cstheme="minorHAnsi"/>
          <w:i/>
          <w:iCs/>
          <w:color w:val="000000"/>
        </w:rPr>
        <w:t>Prerequisite.</w:t>
      </w:r>
      <w:r w:rsidRPr="000D1FA0">
        <w:rPr>
          <w:rFonts w:eastAsia="Times New Roman" w:cstheme="minorHAnsi"/>
          <w:color w:val="000000"/>
        </w:rPr>
        <w:t xml:space="preserve"> </w:t>
      </w:r>
      <w:ins w:id="2461" w:author="Admin" w:date="2021-08-25T18:34:00Z">
        <w:r w:rsidR="00124843">
          <w:rPr>
            <w:rFonts w:eastAsia="Times New Roman" w:cstheme="minorHAnsi"/>
            <w:color w:val="000000"/>
          </w:rPr>
          <w:t xml:space="preserve"> </w:t>
        </w:r>
      </w:ins>
      <w:del w:id="2462" w:author="Admin" w:date="2021-08-25T18:34:00Z">
        <w:r w:rsidR="003F3399" w:rsidRPr="00CE27E3" w:rsidDel="00124843">
          <w:rPr>
            <w:rFonts w:eastAsia="Times New Roman" w:cstheme="minorHAnsi"/>
          </w:rPr>
          <w:delText xml:space="preserve">requires </w:delText>
        </w:r>
      </w:del>
      <w:ins w:id="2463" w:author="Admin" w:date="2021-08-25T18:34:00Z">
        <w:r w:rsidR="00124843">
          <w:rPr>
            <w:rFonts w:eastAsia="Times New Roman" w:cstheme="minorHAnsi"/>
          </w:rPr>
          <w:t>R</w:t>
        </w:r>
        <w:r w:rsidR="00124843" w:rsidRPr="00CE27E3">
          <w:rPr>
            <w:rFonts w:eastAsia="Times New Roman" w:cstheme="minorHAnsi"/>
          </w:rPr>
          <w:t xml:space="preserve">equires </w:t>
        </w:r>
      </w:ins>
      <w:r w:rsidR="003F3399" w:rsidRPr="00CE27E3">
        <w:rPr>
          <w:rFonts w:eastAsia="Times New Roman" w:cstheme="minorHAnsi"/>
        </w:rPr>
        <w:t xml:space="preserve">the ability to cast the </w:t>
      </w:r>
      <w:r w:rsidR="003F3399" w:rsidRPr="00CE27E3">
        <w:rPr>
          <w:rFonts w:eastAsia="Times New Roman" w:cstheme="minorHAnsi"/>
          <w:i/>
          <w:iCs/>
        </w:rPr>
        <w:t>detect magic</w:t>
      </w:r>
      <w:r w:rsidR="003F3399" w:rsidRPr="00CE27E3">
        <w:rPr>
          <w:rFonts w:eastAsia="Times New Roman" w:cstheme="minorHAnsi"/>
        </w:rPr>
        <w:t xml:space="preserve"> spell</w:t>
      </w:r>
      <w:r>
        <w:rPr>
          <w:rFonts w:eastAsia="Times New Roman" w:cstheme="minorHAnsi"/>
          <w:b/>
          <w:bCs/>
        </w:rPr>
        <w:t xml:space="preserve"> </w:t>
      </w:r>
      <w:r w:rsidRPr="00CE27E3">
        <w:rPr>
          <w:rFonts w:eastAsia="Times New Roman" w:cstheme="minorHAnsi"/>
        </w:rPr>
        <w:t>by using mana</w:t>
      </w:r>
    </w:p>
    <w:p w14:paraId="6B9526C9" w14:textId="77777777" w:rsidR="003F3399" w:rsidRPr="000D1FA0" w:rsidRDefault="003F3399" w:rsidP="000D1FA0">
      <w:pPr>
        <w:rPr>
          <w:rFonts w:eastAsia="Times New Roman" w:cstheme="minorHAnsi"/>
        </w:rPr>
      </w:pPr>
      <w:r w:rsidRPr="000D1FA0">
        <w:rPr>
          <w:rFonts w:eastAsia="Times New Roman" w:cstheme="minorHAnsi"/>
        </w:rPr>
        <w:t xml:space="preserve">You gain awareness of your environment on a local scale. You can use your action and expend mana equal to any spell to gain primeval awareness. For 1 minute per level of the spell you expended, you can sense whether the following types of creatures are present within 1 mile of you (or within up to 6 miles if you are in your favored terrain, are on high ground compared to them, or if the target is a favored enemy): aberrations, celestials, dragons, elementals, fey, fiends, and undead. </w:t>
      </w:r>
    </w:p>
    <w:p w14:paraId="53FDCBF4" w14:textId="77777777" w:rsidR="003F3399" w:rsidRDefault="003F3399" w:rsidP="000D1FA0">
      <w:pPr>
        <w:rPr>
          <w:rFonts w:eastAsia="Times New Roman" w:cstheme="minorHAnsi"/>
        </w:rPr>
      </w:pPr>
      <w:r w:rsidRPr="000D1FA0">
        <w:rPr>
          <w:rFonts w:eastAsia="Times New Roman" w:cstheme="minorHAnsi"/>
        </w:rPr>
        <w:t xml:space="preserve">This feature doesn’t reveal the creatures’ location or number, but does hint at their strength in rough terms (weaker, equal to you, or stronger than you, more numerous </w:t>
      </w:r>
      <w:r w:rsidRPr="000D1FA0">
        <w:rPr>
          <w:rFonts w:eastAsia="Times New Roman" w:cstheme="minorHAnsi"/>
        </w:rPr>
        <w:lastRenderedPageBreak/>
        <w:t xml:space="preserve">than you, wounded) and their general direction. </w:t>
      </w:r>
    </w:p>
    <w:p w14:paraId="4A862EE0" w14:textId="77777777" w:rsidR="00CE27E3" w:rsidRPr="000D1FA0" w:rsidRDefault="00CE27E3" w:rsidP="000D1FA0">
      <w:pPr>
        <w:rPr>
          <w:rFonts w:eastAsia="Times New Roman" w:cstheme="minorHAnsi"/>
        </w:rPr>
      </w:pPr>
    </w:p>
    <w:p w14:paraId="18C11C0C" w14:textId="77777777" w:rsidR="00CE27E3" w:rsidRDefault="003F3399" w:rsidP="000D1FA0">
      <w:pPr>
        <w:rPr>
          <w:rFonts w:eastAsia="Times New Roman" w:cstheme="minorHAnsi"/>
          <w:i/>
          <w:iCs/>
        </w:rPr>
      </w:pPr>
      <w:r w:rsidRPr="00CE27E3">
        <w:rPr>
          <w:rFonts w:eastAsia="Times New Roman" w:cstheme="minorHAnsi"/>
          <w:b/>
          <w:bCs/>
        </w:rPr>
        <w:t>Primeval Disruption</w:t>
      </w:r>
      <w:r w:rsidRPr="000D1FA0">
        <w:rPr>
          <w:rFonts w:eastAsia="Times New Roman" w:cstheme="minorHAnsi"/>
          <w:i/>
          <w:iCs/>
        </w:rPr>
        <w:t xml:space="preserve"> </w:t>
      </w:r>
    </w:p>
    <w:p w14:paraId="435DB593" w14:textId="77777777" w:rsidR="00CE27E3" w:rsidRDefault="00CE27E3" w:rsidP="000D1FA0">
      <w:pPr>
        <w:rPr>
          <w:rFonts w:eastAsia="Times New Roman" w:cstheme="minorHAnsi"/>
          <w:i/>
          <w:iCs/>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CE27E3">
        <w:rPr>
          <w:rFonts w:eastAsia="Times New Roman" w:cstheme="minorHAnsi"/>
        </w:rPr>
        <w:t>Primeval Awareness talent, and one of the two: 5th level or the ability to cast detect magic</w:t>
      </w:r>
    </w:p>
    <w:p w14:paraId="7D0BB199" w14:textId="77777777" w:rsidR="00475849" w:rsidRDefault="003F3399" w:rsidP="000D1FA0">
      <w:pPr>
        <w:rPr>
          <w:rFonts w:eastAsia="Times New Roman" w:cstheme="minorHAnsi"/>
        </w:rPr>
      </w:pPr>
      <w:r w:rsidRPr="000D1FA0">
        <w:rPr>
          <w:rFonts w:eastAsia="Times New Roman" w:cstheme="minorHAnsi"/>
        </w:rPr>
        <w:t xml:space="preserve">You can sense if a favored enemy is casting a divine or arcane spell (choose one upon gaining this talent) within 3 miles. You are also aware of their general direction. If the target is within 1 mile, you can spend a reaction to force them to roll a Spirit saving throw against being distracted. This ability can be used a number of times equal to your proficiency bonus before replenishing after a long rest. If there are multiple favored enemies within the radius, you get a general awareness of them, but cannot force a disruption, unless you are the closest creature to the target. </w:t>
      </w:r>
    </w:p>
    <w:p w14:paraId="44A93BAF" w14:textId="77777777" w:rsidR="00CE27E3" w:rsidRPr="000D1FA0" w:rsidRDefault="00CE27E3" w:rsidP="000D1FA0">
      <w:pPr>
        <w:rPr>
          <w:rFonts w:eastAsia="Times New Roman" w:cstheme="minorHAnsi"/>
        </w:rPr>
      </w:pPr>
    </w:p>
    <w:p w14:paraId="2B638137" w14:textId="77777777" w:rsidR="00CE27E3" w:rsidRDefault="001D260A" w:rsidP="000D1FA0">
      <w:pPr>
        <w:rPr>
          <w:rFonts w:eastAsia="Times New Roman" w:cstheme="minorHAnsi"/>
          <w:b/>
          <w:bCs/>
        </w:rPr>
      </w:pPr>
      <w:r w:rsidRPr="00CE27E3">
        <w:rPr>
          <w:rFonts w:eastAsia="Times New Roman" w:cstheme="minorHAnsi"/>
          <w:b/>
          <w:bCs/>
        </w:rPr>
        <w:t>Reckless Attack</w:t>
      </w:r>
    </w:p>
    <w:p w14:paraId="2360F040" w14:textId="77777777" w:rsidR="001D260A" w:rsidRDefault="001D260A" w:rsidP="000D1FA0">
      <w:pPr>
        <w:rPr>
          <w:rFonts w:eastAsia="Times New Roman" w:cstheme="minorHAnsi"/>
        </w:rPr>
      </w:pPr>
      <w:r w:rsidRPr="000D1FA0">
        <w:rPr>
          <w:rFonts w:eastAsia="Times New Roman" w:cstheme="minorHAnsi"/>
        </w:rPr>
        <w:t>When you make your first attack on your turn, you can decide to attack recklessly. Doing so gives you advantage on melee attack rolls using Strength on this turn, but attack rolls against you have advantage until your next turn.</w:t>
      </w:r>
    </w:p>
    <w:p w14:paraId="58ED95D9" w14:textId="77777777" w:rsidR="00CE27E3" w:rsidRPr="000D1FA0" w:rsidRDefault="00CE27E3" w:rsidP="000D1FA0">
      <w:pPr>
        <w:rPr>
          <w:rFonts w:eastAsia="Times New Roman" w:cstheme="minorHAnsi"/>
        </w:rPr>
      </w:pPr>
    </w:p>
    <w:p w14:paraId="2D9A946D" w14:textId="77777777" w:rsidR="00CE27E3" w:rsidRDefault="001D260A" w:rsidP="000D1FA0">
      <w:pPr>
        <w:rPr>
          <w:rFonts w:eastAsia="Times New Roman" w:cstheme="minorHAnsi"/>
          <w:i/>
          <w:iCs/>
        </w:rPr>
      </w:pPr>
      <w:r w:rsidRPr="00CE27E3">
        <w:rPr>
          <w:rFonts w:eastAsia="Times New Roman" w:cstheme="minorHAnsi"/>
          <w:b/>
          <w:bCs/>
        </w:rPr>
        <w:t>Relentless</w:t>
      </w:r>
      <w:r w:rsidRPr="000D1FA0">
        <w:rPr>
          <w:rFonts w:eastAsia="Times New Roman" w:cstheme="minorHAnsi"/>
          <w:i/>
          <w:iCs/>
        </w:rPr>
        <w:t xml:space="preserve"> </w:t>
      </w:r>
    </w:p>
    <w:p w14:paraId="1E3CF756"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rPr>
        <w:t>5</w:t>
      </w:r>
      <w:r w:rsidRPr="00CE27E3">
        <w:rPr>
          <w:rFonts w:eastAsia="Times New Roman" w:cstheme="minorHAnsi"/>
        </w:rPr>
        <w:t>th level</w:t>
      </w:r>
    </w:p>
    <w:p w14:paraId="23E95AA3" w14:textId="77777777" w:rsidR="001D260A" w:rsidRDefault="001D260A" w:rsidP="000D1FA0">
      <w:pPr>
        <w:rPr>
          <w:rFonts w:eastAsia="Times New Roman" w:cstheme="minorHAnsi"/>
        </w:rPr>
      </w:pPr>
      <w:r w:rsidRPr="000D1FA0">
        <w:rPr>
          <w:rFonts w:eastAsia="Times New Roman" w:cstheme="minorHAnsi"/>
        </w:rPr>
        <w:t xml:space="preserve">If you drop to 0 hit points and don't die outright, you can make a DC 10 Stamina saving throw. If you succeed, you drop to 1 hit point instead. Each time this is used, you increase the DC by 5 points. The DC resets once you </w:t>
      </w:r>
      <w:r w:rsidR="00CE27E3">
        <w:rPr>
          <w:rFonts w:eastAsia="Times New Roman" w:cstheme="minorHAnsi"/>
        </w:rPr>
        <w:t xml:space="preserve">complete </w:t>
      </w:r>
      <w:r w:rsidRPr="000D1FA0">
        <w:rPr>
          <w:rFonts w:eastAsia="Times New Roman" w:cstheme="minorHAnsi"/>
        </w:rPr>
        <w:t xml:space="preserve">a short rest. This is known as cheat death by hunters and rogues. </w:t>
      </w:r>
    </w:p>
    <w:p w14:paraId="4A46E220" w14:textId="77777777" w:rsidR="00CE27E3" w:rsidRPr="000D1FA0" w:rsidRDefault="00CE27E3" w:rsidP="000D1FA0">
      <w:pPr>
        <w:rPr>
          <w:rFonts w:eastAsia="Times New Roman" w:cstheme="minorHAnsi"/>
        </w:rPr>
      </w:pPr>
    </w:p>
    <w:p w14:paraId="1C5DC756" w14:textId="77777777" w:rsidR="00CE27E3" w:rsidRDefault="00475849" w:rsidP="000D1FA0">
      <w:pPr>
        <w:rPr>
          <w:rFonts w:eastAsia="Times New Roman" w:cstheme="minorHAnsi"/>
          <w:i/>
          <w:iCs/>
        </w:rPr>
      </w:pPr>
      <w:r w:rsidRPr="00CE27E3">
        <w:rPr>
          <w:rFonts w:eastAsia="Times New Roman" w:cstheme="minorHAnsi"/>
          <w:b/>
          <w:bCs/>
        </w:rPr>
        <w:t>Reliable Talent</w:t>
      </w:r>
      <w:r w:rsidRPr="000D1FA0">
        <w:rPr>
          <w:rFonts w:eastAsia="Times New Roman" w:cstheme="minorHAnsi"/>
          <w:i/>
          <w:iCs/>
        </w:rPr>
        <w:t xml:space="preserve"> </w:t>
      </w:r>
    </w:p>
    <w:p w14:paraId="54B4DC52"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CE27E3">
        <w:rPr>
          <w:rFonts w:eastAsia="Times New Roman" w:cstheme="minorHAnsi"/>
        </w:rPr>
        <w:t>5</w:t>
      </w:r>
      <w:r w:rsidRPr="00CE27E3">
        <w:rPr>
          <w:rFonts w:eastAsia="Times New Roman" w:cstheme="minorHAnsi"/>
        </w:rPr>
        <w:t>th level</w:t>
      </w:r>
      <w:r>
        <w:rPr>
          <w:rFonts w:eastAsia="Times New Roman" w:cstheme="minorHAnsi"/>
        </w:rPr>
        <w:t xml:space="preserve">, </w:t>
      </w:r>
      <w:r w:rsidR="00475849" w:rsidRPr="00CE27E3">
        <w:rPr>
          <w:rFonts w:eastAsia="Times New Roman" w:cstheme="minorHAnsi"/>
        </w:rPr>
        <w:t>1 level in Rogue</w:t>
      </w:r>
    </w:p>
    <w:p w14:paraId="39752AD4" w14:textId="77777777" w:rsidR="00475849" w:rsidRDefault="00475849" w:rsidP="000D1FA0">
      <w:pPr>
        <w:rPr>
          <w:rFonts w:eastAsia="Times New Roman" w:cstheme="minorHAnsi"/>
        </w:rPr>
      </w:pPr>
      <w:r w:rsidRPr="000D1FA0">
        <w:rPr>
          <w:rFonts w:eastAsia="Times New Roman" w:cstheme="minorHAnsi"/>
        </w:rPr>
        <w:t xml:space="preserve">Whenever you make an ability check that lets you add your proficiency bonus, you can treat a d20 roll of 9 or lower as a 10. </w:t>
      </w:r>
    </w:p>
    <w:p w14:paraId="5EF8D637" w14:textId="77777777" w:rsidR="00CE27E3" w:rsidRPr="000D1FA0" w:rsidRDefault="00CE27E3" w:rsidP="000D1FA0">
      <w:pPr>
        <w:rPr>
          <w:rFonts w:eastAsia="Times New Roman" w:cstheme="minorHAnsi"/>
        </w:rPr>
      </w:pPr>
    </w:p>
    <w:p w14:paraId="0B3ED599" w14:textId="77777777" w:rsidR="00CE27E3" w:rsidRDefault="001D260A" w:rsidP="000D1FA0">
      <w:pPr>
        <w:rPr>
          <w:rFonts w:eastAsia="Times New Roman" w:cstheme="minorHAnsi"/>
          <w:b/>
          <w:bCs/>
        </w:rPr>
      </w:pPr>
      <w:r w:rsidRPr="00CE27E3">
        <w:rPr>
          <w:rFonts w:eastAsia="Times New Roman" w:cstheme="minorHAnsi"/>
          <w:b/>
          <w:bCs/>
        </w:rPr>
        <w:t xml:space="preserve">Retaliation </w:t>
      </w:r>
    </w:p>
    <w:p w14:paraId="04950B5A" w14:textId="77777777" w:rsidR="00CE27E3" w:rsidRDefault="00CE27E3" w:rsidP="000D1FA0">
      <w:pPr>
        <w:rPr>
          <w:rFonts w:eastAsia="Times New Roman" w:cstheme="minorHAnsi"/>
          <w:b/>
          <w:bCs/>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rPr>
        <w:t>9</w:t>
      </w:r>
      <w:r w:rsidRPr="00CE27E3">
        <w:rPr>
          <w:rFonts w:eastAsia="Times New Roman" w:cstheme="minorHAnsi"/>
        </w:rPr>
        <w:t>th level</w:t>
      </w:r>
      <w:r>
        <w:rPr>
          <w:rFonts w:eastAsia="Times New Roman" w:cstheme="minorHAnsi"/>
          <w:b/>
          <w:bCs/>
        </w:rPr>
        <w:t xml:space="preserve"> </w:t>
      </w:r>
    </w:p>
    <w:p w14:paraId="64E13B15" w14:textId="77777777" w:rsidR="001D260A" w:rsidRDefault="001D260A" w:rsidP="000D1FA0">
      <w:pPr>
        <w:rPr>
          <w:rFonts w:eastAsia="Times New Roman" w:cstheme="minorHAnsi"/>
        </w:rPr>
      </w:pPr>
      <w:r w:rsidRPr="000D1FA0">
        <w:rPr>
          <w:rFonts w:eastAsia="Times New Roman" w:cstheme="minorHAnsi"/>
        </w:rPr>
        <w:lastRenderedPageBreak/>
        <w:t>When you take damage from a creature that is within 5 feet of you, you can use your reaction to make a melee weapon attack against that creature. This ability can be used a number of times equal to your proficiency bonus, with the uses replenishing after a short rest. This is also sometimes known as counterattack or storm of blades by hunters and rogues, respectively.</w:t>
      </w:r>
    </w:p>
    <w:p w14:paraId="2FA48818" w14:textId="77777777" w:rsidR="00CE27E3" w:rsidRPr="000D1FA0" w:rsidRDefault="00CE27E3" w:rsidP="000D1FA0">
      <w:pPr>
        <w:rPr>
          <w:rFonts w:eastAsia="Times New Roman" w:cstheme="minorHAnsi"/>
        </w:rPr>
      </w:pPr>
    </w:p>
    <w:p w14:paraId="5605D709" w14:textId="77777777" w:rsidR="00CE27E3" w:rsidRDefault="001D260A" w:rsidP="000D1FA0">
      <w:pPr>
        <w:rPr>
          <w:rFonts w:eastAsia="Times New Roman" w:cstheme="minorHAnsi"/>
          <w:b/>
          <w:bCs/>
        </w:rPr>
      </w:pPr>
      <w:r w:rsidRPr="00CE27E3">
        <w:rPr>
          <w:rFonts w:eastAsia="Times New Roman" w:cstheme="minorHAnsi"/>
          <w:b/>
          <w:bCs/>
        </w:rPr>
        <w:t xml:space="preserve">Second Wind </w:t>
      </w:r>
    </w:p>
    <w:p w14:paraId="391757B3" w14:textId="77777777" w:rsidR="00CE27E3" w:rsidRDefault="00CE27E3" w:rsidP="000D1FA0">
      <w:pPr>
        <w:rPr>
          <w:rFonts w:eastAsia="Times New Roman" w:cstheme="minorHAnsi"/>
          <w:b/>
          <w:bCs/>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Pr="00CE27E3">
        <w:rPr>
          <w:rFonts w:eastAsia="Times New Roman" w:cstheme="minorHAnsi"/>
        </w:rPr>
        <w:t>M</w:t>
      </w:r>
      <w:r w:rsidR="001D260A" w:rsidRPr="00CE27E3">
        <w:rPr>
          <w:rFonts w:eastAsia="Times New Roman" w:cstheme="minorHAnsi"/>
          <w:color w:val="000000"/>
        </w:rPr>
        <w:t>ust be taken at 1st level of Warrior</w:t>
      </w:r>
    </w:p>
    <w:p w14:paraId="4F8C494A" w14:textId="77777777" w:rsidR="001D260A" w:rsidRDefault="001D260A" w:rsidP="000D1FA0">
      <w:pPr>
        <w:rPr>
          <w:rFonts w:eastAsia="Times New Roman" w:cstheme="minorHAnsi"/>
        </w:rPr>
      </w:pPr>
      <w:r w:rsidRPr="000D1FA0">
        <w:rPr>
          <w:rFonts w:eastAsia="Times New Roman" w:cstheme="minorHAnsi"/>
        </w:rPr>
        <w:t xml:space="preserve">You have a limited well of stamina you can draw upon to protect yourself from harm. On your turn, you can use a bonus action to regain hit points equal to 1d10 + your warrior level. Once you use this feature, you must finish a short or long rest before you can use it again. </w:t>
      </w:r>
    </w:p>
    <w:p w14:paraId="53E47EDD" w14:textId="77777777" w:rsidR="00CE27E3" w:rsidRPr="000D1FA0" w:rsidRDefault="00CE27E3" w:rsidP="000D1FA0">
      <w:pPr>
        <w:rPr>
          <w:rFonts w:eastAsia="Times New Roman" w:cstheme="minorHAnsi"/>
        </w:rPr>
      </w:pPr>
    </w:p>
    <w:p w14:paraId="7FE3BC19" w14:textId="77777777" w:rsidR="00CE27E3" w:rsidRDefault="001D260A" w:rsidP="000D1FA0">
      <w:pPr>
        <w:rPr>
          <w:rFonts w:eastAsia="Times New Roman" w:cstheme="minorHAnsi"/>
          <w:i/>
          <w:iCs/>
        </w:rPr>
      </w:pPr>
      <w:r w:rsidRPr="00CE27E3">
        <w:rPr>
          <w:rFonts w:eastAsia="Times New Roman" w:cstheme="minorHAnsi"/>
          <w:b/>
          <w:bCs/>
        </w:rPr>
        <w:t>Shockwave</w:t>
      </w:r>
      <w:r w:rsidRPr="000D1FA0">
        <w:rPr>
          <w:rFonts w:eastAsia="Times New Roman" w:cstheme="minorHAnsi"/>
          <w:i/>
          <w:iCs/>
        </w:rPr>
        <w:t xml:space="preserve"> </w:t>
      </w:r>
    </w:p>
    <w:p w14:paraId="5EB406C9" w14:textId="77777777" w:rsid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rPr>
        <w:t>1 level in Warrior</w:t>
      </w:r>
    </w:p>
    <w:p w14:paraId="3B754907" w14:textId="77777777" w:rsidR="001D260A" w:rsidRDefault="001D260A" w:rsidP="000D1FA0">
      <w:pPr>
        <w:rPr>
          <w:rFonts w:eastAsia="Times New Roman" w:cstheme="minorHAnsi"/>
        </w:rPr>
      </w:pPr>
      <w:r w:rsidRPr="000D1FA0">
        <w:rPr>
          <w:rFonts w:eastAsia="Times New Roman" w:cstheme="minorHAnsi"/>
        </w:rPr>
        <w:t>You slam your weapon (manufactured or natural) into the ground, creating a ripple of force that shoots outward. This deals damage equal to your weapon damage, and affects a line 5-foot thick and 30 feet long. All creatures in the area in contact with the ground or within 5 feet of it that succeed on an Agility saving throw take half damage. The terrain damaged becomes difficult terrain (such as rubble) if applicable. If you have extra attacks, you may spend them to add the minimum possible damage to your total. Once this talent is used, it cannot be used again until after a short rest.</w:t>
      </w:r>
    </w:p>
    <w:p w14:paraId="1D7F5CA0" w14:textId="77777777" w:rsidR="00CE27E3" w:rsidRPr="000D1FA0" w:rsidRDefault="00CE27E3" w:rsidP="000D1FA0">
      <w:pPr>
        <w:rPr>
          <w:rFonts w:eastAsia="Times New Roman" w:cstheme="minorHAnsi"/>
        </w:rPr>
      </w:pPr>
    </w:p>
    <w:p w14:paraId="3A1119C0" w14:textId="77777777" w:rsidR="00CE27E3" w:rsidRDefault="001D260A" w:rsidP="000D1FA0">
      <w:pPr>
        <w:rPr>
          <w:rFonts w:eastAsia="Times New Roman" w:cstheme="minorHAnsi"/>
          <w:i/>
          <w:iCs/>
        </w:rPr>
      </w:pPr>
      <w:r w:rsidRPr="00CE27E3">
        <w:rPr>
          <w:rFonts w:eastAsia="Times New Roman" w:cstheme="minorHAnsi"/>
          <w:b/>
          <w:bCs/>
        </w:rPr>
        <w:t>Shock Resistant</w:t>
      </w:r>
      <w:r w:rsidRPr="000D1FA0">
        <w:rPr>
          <w:rFonts w:eastAsia="Times New Roman" w:cstheme="minorHAnsi"/>
          <w:i/>
          <w:iCs/>
        </w:rPr>
        <w:t xml:space="preserve"> </w:t>
      </w:r>
    </w:p>
    <w:p w14:paraId="3D15BA5C" w14:textId="77777777" w:rsid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rPr>
        <w:t>1 level in Monk or Warrior</w:t>
      </w:r>
    </w:p>
    <w:p w14:paraId="059B2C93" w14:textId="77777777" w:rsidR="001D260A" w:rsidRDefault="001D260A" w:rsidP="000D1FA0">
      <w:pPr>
        <w:rPr>
          <w:rFonts w:eastAsia="Times New Roman" w:cstheme="minorHAnsi"/>
        </w:rPr>
      </w:pPr>
      <w:r w:rsidRPr="000D1FA0">
        <w:rPr>
          <w:rFonts w:eastAsia="Times New Roman" w:cstheme="minorHAnsi"/>
        </w:rPr>
        <w:t xml:space="preserve">You are more resilient against effects that would otherwise shock or stun a normal creature. You have advantage to saving throws against any effect that would cause the stunned condition. If an effect causes the condition as a secondary effect, the advantage applies only against the condition. </w:t>
      </w:r>
    </w:p>
    <w:p w14:paraId="2D09AC04" w14:textId="77777777" w:rsidR="00CE27E3" w:rsidRPr="000D1FA0" w:rsidRDefault="00CE27E3" w:rsidP="000D1FA0">
      <w:pPr>
        <w:rPr>
          <w:rFonts w:eastAsia="Times New Roman" w:cstheme="minorHAnsi"/>
        </w:rPr>
      </w:pPr>
    </w:p>
    <w:p w14:paraId="6718DA29" w14:textId="77777777" w:rsidR="00CE27E3" w:rsidRDefault="001D260A" w:rsidP="000D1FA0">
      <w:pPr>
        <w:rPr>
          <w:rFonts w:eastAsia="Times New Roman" w:cstheme="minorHAnsi"/>
          <w:i/>
          <w:iCs/>
        </w:rPr>
      </w:pPr>
      <w:r w:rsidRPr="00CE27E3">
        <w:rPr>
          <w:rFonts w:eastAsia="Times New Roman" w:cstheme="minorHAnsi"/>
          <w:b/>
          <w:bCs/>
        </w:rPr>
        <w:lastRenderedPageBreak/>
        <w:t>Shout</w:t>
      </w:r>
      <w:r w:rsidRPr="000D1FA0">
        <w:rPr>
          <w:rFonts w:eastAsia="Times New Roman" w:cstheme="minorHAnsi"/>
          <w:i/>
          <w:iCs/>
        </w:rPr>
        <w:t xml:space="preserve"> </w:t>
      </w:r>
    </w:p>
    <w:p w14:paraId="3F764663"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rPr>
        <w:t>1 level in Warrior</w:t>
      </w:r>
    </w:p>
    <w:p w14:paraId="37772898" w14:textId="77777777" w:rsidR="006C586F" w:rsidRDefault="00D30302">
      <w:pPr>
        <w:rPr>
          <w:ins w:id="2464" w:author="Admin" w:date="2021-03-31T20:42:00Z"/>
          <w:rFonts w:eastAsia="Times New Roman" w:cstheme="minorHAnsi"/>
        </w:rPr>
      </w:pPr>
      <w:r w:rsidRPr="00D30302">
        <w:rPr>
          <w:rFonts w:eastAsia="Times New Roman" w:cstheme="minorHAnsi"/>
        </w:rPr>
        <w:t>You can channel your warrior spirit into powerful battlefield commands (called shouts</w:t>
      </w:r>
      <w:ins w:id="2465" w:author="Admin" w:date="2021-03-31T20:43:00Z">
        <w:r w:rsidR="006C586F">
          <w:rPr>
            <w:rFonts w:eastAsia="Times New Roman" w:cstheme="minorHAnsi"/>
          </w:rPr>
          <w:t>, but can vary from inspiring commands, battle-warnings, or a litany or warrior chant</w:t>
        </w:r>
      </w:ins>
      <w:r w:rsidRPr="00D30302">
        <w:rPr>
          <w:rFonts w:eastAsia="Times New Roman" w:cstheme="minorHAnsi"/>
        </w:rPr>
        <w:t>)</w:t>
      </w:r>
      <w:del w:id="2466" w:author="Admin" w:date="2021-03-31T20:42:00Z">
        <w:r w:rsidRPr="00D30302" w:rsidDel="006C586F">
          <w:rPr>
            <w:rFonts w:eastAsia="Times New Roman" w:cstheme="minorHAnsi"/>
          </w:rPr>
          <w:delText>, although it can be anything from a barking command, to a litany, a prayer, or even a song</w:delText>
        </w:r>
      </w:del>
      <w:r w:rsidRPr="00D30302">
        <w:rPr>
          <w:rFonts w:eastAsia="Times New Roman" w:cstheme="minorHAnsi"/>
        </w:rPr>
        <w:t xml:space="preserve">. </w:t>
      </w:r>
    </w:p>
    <w:p w14:paraId="715D26E2" w14:textId="77777777" w:rsidR="006C586F" w:rsidRDefault="00D30302">
      <w:pPr>
        <w:rPr>
          <w:ins w:id="2467" w:author="Admin" w:date="2021-03-31T20:45:00Z"/>
          <w:rFonts w:eastAsia="Times New Roman" w:cstheme="minorHAnsi"/>
        </w:rPr>
      </w:pPr>
      <w:r w:rsidRPr="00D30302">
        <w:rPr>
          <w:rFonts w:eastAsia="Times New Roman" w:cstheme="minorHAnsi"/>
        </w:rPr>
        <w:t xml:space="preserve">You </w:t>
      </w:r>
      <w:del w:id="2468" w:author="Admin" w:date="2021-03-31T20:42:00Z">
        <w:r w:rsidRPr="00D30302" w:rsidDel="006C586F">
          <w:rPr>
            <w:rFonts w:eastAsia="Times New Roman" w:cstheme="minorHAnsi"/>
          </w:rPr>
          <w:delText xml:space="preserve">can </w:delText>
        </w:r>
      </w:del>
      <w:del w:id="2469" w:author="Admin" w:date="2020-11-04T21:33:00Z">
        <w:r w:rsidRPr="00D30302" w:rsidDel="006B34EA">
          <w:rPr>
            <w:rFonts w:eastAsia="Times New Roman" w:cstheme="minorHAnsi"/>
          </w:rPr>
          <w:delText xml:space="preserve">give </w:delText>
        </w:r>
      </w:del>
      <w:ins w:id="2470" w:author="Admin" w:date="2021-03-31T20:42:00Z">
        <w:r w:rsidR="006C586F">
          <w:rPr>
            <w:rFonts w:eastAsia="Times New Roman" w:cstheme="minorHAnsi"/>
          </w:rPr>
          <w:t>can use any of the below shouts</w:t>
        </w:r>
      </w:ins>
      <w:ins w:id="2471" w:author="Admin" w:date="2021-03-31T20:43:00Z">
        <w:r w:rsidR="006C586F">
          <w:rPr>
            <w:rFonts w:eastAsia="Times New Roman" w:cstheme="minorHAnsi"/>
          </w:rPr>
          <w:t xml:space="preserve"> </w:t>
        </w:r>
      </w:ins>
      <w:ins w:id="2472" w:author="Admin" w:date="2021-03-31T20:44:00Z">
        <w:r w:rsidR="006C586F">
          <w:rPr>
            <w:rFonts w:eastAsia="Times New Roman" w:cstheme="minorHAnsi"/>
          </w:rPr>
          <w:t xml:space="preserve">a number of times </w:t>
        </w:r>
      </w:ins>
      <w:ins w:id="2473" w:author="Admin" w:date="2021-03-31T20:43:00Z">
        <w:r w:rsidR="006C586F">
          <w:rPr>
            <w:rFonts w:eastAsia="Times New Roman" w:cstheme="minorHAnsi"/>
          </w:rPr>
          <w:t>equal to</w:t>
        </w:r>
      </w:ins>
      <w:ins w:id="2474" w:author="Admin" w:date="2021-03-31T20:42:00Z">
        <w:r w:rsidR="006C586F">
          <w:rPr>
            <w:rFonts w:eastAsia="Times New Roman" w:cstheme="minorHAnsi"/>
          </w:rPr>
          <w:t xml:space="preserve"> </w:t>
        </w:r>
      </w:ins>
      <w:ins w:id="2475" w:author="Admin" w:date="2021-03-31T20:44:00Z">
        <w:r w:rsidR="006C586F">
          <w:rPr>
            <w:rFonts w:eastAsia="Times New Roman" w:cstheme="minorHAnsi"/>
          </w:rPr>
          <w:t>1</w:t>
        </w:r>
      </w:ins>
      <w:ins w:id="2476" w:author="Admin" w:date="2021-03-31T20:42:00Z">
        <w:r w:rsidR="006C586F">
          <w:rPr>
            <w:rFonts w:eastAsia="Times New Roman" w:cstheme="minorHAnsi"/>
          </w:rPr>
          <w:t xml:space="preserve"> </w:t>
        </w:r>
      </w:ins>
      <w:ins w:id="2477" w:author="Admin" w:date="2021-03-31T20:43:00Z">
        <w:r w:rsidR="006C586F">
          <w:rPr>
            <w:rFonts w:eastAsia="Times New Roman" w:cstheme="minorHAnsi"/>
          </w:rPr>
          <w:t xml:space="preserve">+ </w:t>
        </w:r>
      </w:ins>
      <w:del w:id="2478" w:author="Admin" w:date="2021-03-31T20:42:00Z">
        <w:r w:rsidRPr="00D30302" w:rsidDel="006C586F">
          <w:rPr>
            <w:rFonts w:eastAsia="Times New Roman" w:cstheme="minorHAnsi"/>
          </w:rPr>
          <w:delText xml:space="preserve">a number of shouts </w:delText>
        </w:r>
      </w:del>
      <w:del w:id="2479" w:author="Admin" w:date="2021-03-31T20:43:00Z">
        <w:r w:rsidRPr="00D30302" w:rsidDel="006C586F">
          <w:rPr>
            <w:rFonts w:eastAsia="Times New Roman" w:cstheme="minorHAnsi"/>
          </w:rPr>
          <w:delText xml:space="preserve">equal to </w:delText>
        </w:r>
      </w:del>
      <w:r w:rsidRPr="00D30302">
        <w:rPr>
          <w:rFonts w:eastAsia="Times New Roman" w:cstheme="minorHAnsi"/>
        </w:rPr>
        <w:t>your Stamina or Charisma modifier (choose one)</w:t>
      </w:r>
      <w:ins w:id="2480" w:author="Admin" w:date="2021-03-31T20:43:00Z">
        <w:r w:rsidR="006C586F">
          <w:rPr>
            <w:rFonts w:eastAsia="Times New Roman" w:cstheme="minorHAnsi"/>
          </w:rPr>
          <w:t>, replenishing after a short or long rest</w:t>
        </w:r>
      </w:ins>
      <w:del w:id="2481" w:author="Admin" w:date="2021-03-31T20:46:00Z">
        <w:r w:rsidRPr="00D30302" w:rsidDel="006C586F">
          <w:rPr>
            <w:rFonts w:eastAsia="Times New Roman" w:cstheme="minorHAnsi"/>
          </w:rPr>
          <w:delText xml:space="preserve">. </w:delText>
        </w:r>
      </w:del>
      <w:ins w:id="2482" w:author="Admin" w:date="2021-03-31T20:46:00Z">
        <w:r w:rsidR="006C586F">
          <w:rPr>
            <w:rFonts w:eastAsia="Times New Roman" w:cstheme="minorHAnsi"/>
          </w:rPr>
          <w:t>:</w:t>
        </w:r>
      </w:ins>
    </w:p>
    <w:p w14:paraId="1DA999E0" w14:textId="77777777" w:rsidR="006C586F" w:rsidRPr="00D30302" w:rsidDel="006C586F" w:rsidRDefault="006C586F" w:rsidP="006C586F">
      <w:pPr>
        <w:rPr>
          <w:del w:id="2483" w:author="Admin" w:date="2021-03-31T20:45:00Z"/>
          <w:rFonts w:eastAsia="Times New Roman" w:cstheme="minorHAnsi"/>
        </w:rPr>
      </w:pPr>
      <w:moveToRangeStart w:id="2484" w:author="Admin" w:date="2021-03-31T20:45:00Z" w:name="move68115971"/>
      <w:moveTo w:id="2485" w:author="Admin" w:date="2021-03-31T20:45:00Z">
        <w:del w:id="2486" w:author="Admin" w:date="2021-03-31T20:45:00Z">
          <w:r w:rsidRPr="00D30302" w:rsidDel="006C586F">
            <w:rPr>
              <w:rFonts w:eastAsia="Times New Roman" w:cstheme="minorHAnsi"/>
            </w:rPr>
            <w:delText>Shouts can replicate certain auras or have an entirely unique effect.</w:delText>
          </w:r>
        </w:del>
      </w:moveTo>
    </w:p>
    <w:p w14:paraId="0E80DDE6" w14:textId="77777777" w:rsidR="006C586F" w:rsidRPr="00D30302" w:rsidRDefault="006C586F" w:rsidP="006C586F">
      <w:pPr>
        <w:pStyle w:val="ListParagraph"/>
        <w:numPr>
          <w:ilvl w:val="0"/>
          <w:numId w:val="70"/>
        </w:numPr>
        <w:rPr>
          <w:rFonts w:eastAsia="Times New Roman" w:cstheme="minorHAnsi"/>
        </w:rPr>
      </w:pPr>
      <w:moveTo w:id="2487" w:author="Admin" w:date="2021-03-31T20:45:00Z">
        <w:r w:rsidRPr="00D30302">
          <w:rPr>
            <w:rFonts w:eastAsia="Times New Roman" w:cstheme="minorHAnsi"/>
            <w:i/>
            <w:iCs/>
          </w:rPr>
          <w:t>Battle Shout.</w:t>
        </w:r>
        <w:r w:rsidRPr="00D30302">
          <w:rPr>
            <w:rFonts w:eastAsia="Times New Roman" w:cstheme="minorHAnsi"/>
          </w:rPr>
          <w:t xml:space="preserve"> You cast the </w:t>
        </w:r>
        <w:r w:rsidRPr="00D30302">
          <w:rPr>
            <w:rFonts w:eastAsia="Times New Roman" w:cstheme="minorHAnsi"/>
            <w:i/>
            <w:iCs/>
          </w:rPr>
          <w:t>abandonment aura</w:t>
        </w:r>
        <w:r w:rsidRPr="00D30302">
          <w:rPr>
            <w:rFonts w:eastAsia="Times New Roman" w:cstheme="minorHAnsi"/>
          </w:rPr>
          <w:t xml:space="preserve"> spell. </w:t>
        </w:r>
      </w:moveTo>
    </w:p>
    <w:p w14:paraId="00CD8AE3" w14:textId="77777777" w:rsidR="006C586F" w:rsidRPr="00D30302" w:rsidRDefault="006C586F" w:rsidP="006C586F">
      <w:pPr>
        <w:pStyle w:val="ListParagraph"/>
        <w:numPr>
          <w:ilvl w:val="0"/>
          <w:numId w:val="70"/>
        </w:numPr>
        <w:rPr>
          <w:rFonts w:eastAsia="Times New Roman" w:cstheme="minorHAnsi"/>
        </w:rPr>
      </w:pPr>
      <w:moveTo w:id="2488" w:author="Admin" w:date="2021-03-31T20:45:00Z">
        <w:r w:rsidRPr="00D30302">
          <w:rPr>
            <w:rFonts w:eastAsia="Times New Roman" w:cstheme="minorHAnsi"/>
            <w:i/>
            <w:iCs/>
          </w:rPr>
          <w:t>Defensive Shout.</w:t>
        </w:r>
        <w:r w:rsidRPr="00D30302">
          <w:rPr>
            <w:rFonts w:eastAsia="Times New Roman" w:cstheme="minorHAnsi"/>
          </w:rPr>
          <w:t xml:space="preserve"> You cast the </w:t>
        </w:r>
        <w:r w:rsidRPr="00D30302">
          <w:rPr>
            <w:rFonts w:eastAsia="Times New Roman" w:cstheme="minorHAnsi"/>
            <w:i/>
            <w:iCs/>
          </w:rPr>
          <w:t>devotion aura</w:t>
        </w:r>
        <w:r w:rsidRPr="00D30302">
          <w:rPr>
            <w:rFonts w:eastAsia="Times New Roman" w:cstheme="minorHAnsi"/>
          </w:rPr>
          <w:t xml:space="preserve"> spell. </w:t>
        </w:r>
      </w:moveTo>
    </w:p>
    <w:p w14:paraId="6855E122" w14:textId="77777777" w:rsidR="006C586F" w:rsidRPr="00D30302" w:rsidRDefault="006C586F" w:rsidP="006C586F">
      <w:pPr>
        <w:pStyle w:val="ListParagraph"/>
        <w:numPr>
          <w:ilvl w:val="0"/>
          <w:numId w:val="70"/>
        </w:numPr>
        <w:rPr>
          <w:rFonts w:eastAsia="Times New Roman" w:cstheme="minorHAnsi"/>
        </w:rPr>
      </w:pPr>
      <w:moveTo w:id="2489" w:author="Admin" w:date="2021-03-31T20:45:00Z">
        <w:r w:rsidRPr="00D30302">
          <w:rPr>
            <w:rFonts w:eastAsia="Times New Roman" w:cstheme="minorHAnsi"/>
            <w:i/>
            <w:iCs/>
          </w:rPr>
          <w:t>Disruptive Shout (requires 7th level).</w:t>
        </w:r>
        <w:r w:rsidRPr="00D30302">
          <w:rPr>
            <w:rFonts w:eastAsia="Times New Roman" w:cstheme="minorHAnsi"/>
          </w:rPr>
          <w:t xml:space="preserve"> You cast the </w:t>
        </w:r>
        <w:r w:rsidRPr="00D30302">
          <w:rPr>
            <w:rFonts w:eastAsia="Times New Roman" w:cstheme="minorHAnsi"/>
            <w:i/>
            <w:iCs/>
          </w:rPr>
          <w:t>distraction aura</w:t>
        </w:r>
        <w:r w:rsidRPr="00D30302">
          <w:rPr>
            <w:rFonts w:eastAsia="Times New Roman" w:cstheme="minorHAnsi"/>
          </w:rPr>
          <w:t xml:space="preserve"> spell. </w:t>
        </w:r>
      </w:moveTo>
    </w:p>
    <w:p w14:paraId="41AAB7CF" w14:textId="77777777" w:rsidR="006C586F" w:rsidRPr="00D30302" w:rsidRDefault="006C586F" w:rsidP="006C586F">
      <w:pPr>
        <w:pStyle w:val="ListParagraph"/>
        <w:numPr>
          <w:ilvl w:val="0"/>
          <w:numId w:val="70"/>
        </w:numPr>
        <w:rPr>
          <w:rFonts w:eastAsia="Times New Roman" w:cstheme="minorHAnsi"/>
        </w:rPr>
      </w:pPr>
      <w:moveTo w:id="2490" w:author="Admin" w:date="2021-03-31T20:45:00Z">
        <w:r w:rsidRPr="00D30302">
          <w:rPr>
            <w:rFonts w:eastAsia="Times New Roman" w:cstheme="minorHAnsi"/>
            <w:i/>
            <w:iCs/>
          </w:rPr>
          <w:t>Halting.</w:t>
        </w:r>
        <w:r w:rsidRPr="00D30302">
          <w:rPr>
            <w:rFonts w:eastAsia="Times New Roman" w:cstheme="minorHAnsi"/>
          </w:rPr>
          <w:t xml:space="preserve"> One target within range has their speed halved. You can use this shout as a reaction.</w:t>
        </w:r>
      </w:moveTo>
    </w:p>
    <w:p w14:paraId="4D5A5910" w14:textId="0E7C03B8" w:rsidR="006C586F" w:rsidRDefault="006C586F">
      <w:pPr>
        <w:pStyle w:val="ListParagraph"/>
        <w:numPr>
          <w:ilvl w:val="0"/>
          <w:numId w:val="70"/>
        </w:numPr>
        <w:rPr>
          <w:ins w:id="2491" w:author="Admin" w:date="2021-03-31T20:47:00Z"/>
          <w:rFonts w:eastAsia="Times New Roman" w:cstheme="minorHAnsi"/>
        </w:rPr>
      </w:pPr>
      <w:moveTo w:id="2492" w:author="Admin" w:date="2021-03-31T20:45:00Z">
        <w:r w:rsidRPr="00D30302">
          <w:rPr>
            <w:rFonts w:eastAsia="Times New Roman" w:cstheme="minorHAnsi"/>
            <w:i/>
            <w:iCs/>
          </w:rPr>
          <w:t>Invigorating.</w:t>
        </w:r>
        <w:r w:rsidRPr="00D30302">
          <w:rPr>
            <w:rFonts w:eastAsia="Times New Roman" w:cstheme="minorHAnsi"/>
          </w:rPr>
          <w:t xml:space="preserve"> </w:t>
        </w:r>
        <w:del w:id="2493" w:author="Admin" w:date="2021-03-31T20:46:00Z">
          <w:r w:rsidRPr="00D30302" w:rsidDel="006C586F">
            <w:rPr>
              <w:rFonts w:eastAsia="Times New Roman" w:cstheme="minorHAnsi"/>
            </w:rPr>
            <w:delText xml:space="preserve">You may activate this shout by maintaining it for three rounds against a single target within range. </w:delText>
          </w:r>
        </w:del>
      </w:moveTo>
      <w:ins w:id="2494" w:author="Admin" w:date="2021-03-31T20:46:00Z">
        <w:r>
          <w:rPr>
            <w:rFonts w:eastAsia="Times New Roman" w:cstheme="minorHAnsi"/>
          </w:rPr>
          <w:t xml:space="preserve">One target within range increases their maximum hit points by </w:t>
        </w:r>
      </w:ins>
      <w:ins w:id="2495" w:author="Admin" w:date="2021-08-18T18:17:00Z">
        <w:r w:rsidR="00127A96">
          <w:rPr>
            <w:rFonts w:eastAsia="Times New Roman" w:cstheme="minorHAnsi"/>
          </w:rPr>
          <w:t>3</w:t>
        </w:r>
      </w:ins>
      <w:ins w:id="2496" w:author="Admin" w:date="2021-03-31T20:46:00Z">
        <w:r>
          <w:rPr>
            <w:rFonts w:eastAsia="Times New Roman" w:cstheme="minorHAnsi"/>
          </w:rPr>
          <w:t>. This can stack</w:t>
        </w:r>
      </w:ins>
      <w:ins w:id="2497" w:author="Admin" w:date="2021-08-18T18:17:00Z">
        <w:r w:rsidR="00127A96">
          <w:rPr>
            <w:rFonts w:eastAsia="Times New Roman" w:cstheme="minorHAnsi"/>
          </w:rPr>
          <w:t xml:space="preserve"> for each bonus action you use</w:t>
        </w:r>
      </w:ins>
      <w:ins w:id="2498" w:author="Admin" w:date="2021-03-31T20:46:00Z">
        <w:r>
          <w:rPr>
            <w:rFonts w:eastAsia="Times New Roman" w:cstheme="minorHAnsi"/>
          </w:rPr>
          <w:t xml:space="preserve">, reaching </w:t>
        </w:r>
      </w:ins>
      <w:moveTo w:id="2499" w:author="Admin" w:date="2021-03-31T20:45:00Z">
        <w:del w:id="2500" w:author="Admin" w:date="2021-03-31T20:46:00Z">
          <w:r w:rsidRPr="00D30302" w:rsidDel="006C586F">
            <w:rPr>
              <w:rFonts w:eastAsia="Times New Roman" w:cstheme="minorHAnsi"/>
            </w:rPr>
            <w:delText>At the start of your turn on the fourth round, the target increases their</w:delText>
          </w:r>
        </w:del>
        <w:del w:id="2501" w:author="Admin" w:date="2021-03-31T20:47:00Z">
          <w:r w:rsidRPr="00D30302" w:rsidDel="006C586F">
            <w:rPr>
              <w:rFonts w:eastAsia="Times New Roman" w:cstheme="minorHAnsi"/>
            </w:rPr>
            <w:delText xml:space="preserve"> </w:delText>
          </w:r>
        </w:del>
        <w:del w:id="2502" w:author="Admin" w:date="2021-03-31T20:46:00Z">
          <w:r w:rsidRPr="00D30302" w:rsidDel="006C586F">
            <w:rPr>
              <w:rFonts w:eastAsia="Times New Roman" w:cstheme="minorHAnsi"/>
            </w:rPr>
            <w:delText xml:space="preserve">maximum hit points by </w:delText>
          </w:r>
        </w:del>
      </w:moveTo>
      <w:ins w:id="2503" w:author="Admin" w:date="2021-03-31T20:46:00Z">
        <w:r>
          <w:rPr>
            <w:rFonts w:eastAsia="Times New Roman" w:cstheme="minorHAnsi"/>
          </w:rPr>
          <w:t xml:space="preserve">of </w:t>
        </w:r>
      </w:ins>
      <w:moveTo w:id="2504" w:author="Admin" w:date="2021-03-31T20:45:00Z">
        <w:r w:rsidRPr="00D30302">
          <w:rPr>
            <w:rFonts w:eastAsia="Times New Roman" w:cstheme="minorHAnsi"/>
          </w:rPr>
          <w:t>one-half your level for one hour</w:t>
        </w:r>
      </w:moveTo>
      <w:ins w:id="2505" w:author="Admin" w:date="2021-03-31T20:47:00Z">
        <w:r>
          <w:rPr>
            <w:rFonts w:eastAsia="Times New Roman" w:cstheme="minorHAnsi"/>
          </w:rPr>
          <w:t>, or double their maximum hit points (whichever is lower)</w:t>
        </w:r>
      </w:ins>
      <w:moveTo w:id="2506" w:author="Admin" w:date="2021-03-31T20:45:00Z">
        <w:del w:id="2507" w:author="Admin" w:date="2021-03-31T20:47:00Z">
          <w:r w:rsidRPr="00D30302" w:rsidDel="006C586F">
            <w:rPr>
              <w:rFonts w:eastAsia="Times New Roman" w:cstheme="minorHAnsi"/>
            </w:rPr>
            <w:delText xml:space="preserve"> (cannot exceed double their maximum hit points), </w:delText>
          </w:r>
        </w:del>
      </w:moveTo>
    </w:p>
    <w:p w14:paraId="1E17A4FD" w14:textId="77777777" w:rsidR="006C586F" w:rsidRPr="00D30302" w:rsidRDefault="006C586F">
      <w:pPr>
        <w:pStyle w:val="ListParagraph"/>
        <w:numPr>
          <w:ilvl w:val="0"/>
          <w:numId w:val="70"/>
        </w:numPr>
        <w:rPr>
          <w:rFonts w:eastAsia="Times New Roman" w:cstheme="minorHAnsi"/>
        </w:rPr>
      </w:pPr>
      <w:ins w:id="2508" w:author="Admin" w:date="2021-03-31T20:47:00Z">
        <w:r>
          <w:rPr>
            <w:rFonts w:eastAsia="Times New Roman" w:cstheme="minorHAnsi"/>
            <w:i/>
            <w:iCs/>
          </w:rPr>
          <w:t>Inspiring.</w:t>
        </w:r>
        <w:r>
          <w:rPr>
            <w:rFonts w:eastAsia="Times New Roman" w:cstheme="minorHAnsi"/>
          </w:rPr>
          <w:t xml:space="preserve"> </w:t>
        </w:r>
        <w:r w:rsidRPr="006C586F">
          <w:rPr>
            <w:rFonts w:eastAsia="Times New Roman" w:cstheme="minorHAnsi"/>
            <w:rPrChange w:id="2509" w:author="Admin" w:date="2021-03-31T20:47:00Z">
              <w:rPr>
                <w:rFonts w:eastAsia="Times New Roman" w:cstheme="minorHAnsi"/>
                <w:i/>
                <w:iCs/>
              </w:rPr>
            </w:rPrChange>
          </w:rPr>
          <w:t>One target within range</w:t>
        </w:r>
        <w:r>
          <w:rPr>
            <w:rFonts w:eastAsia="Times New Roman" w:cstheme="minorHAnsi"/>
            <w:i/>
            <w:iCs/>
          </w:rPr>
          <w:t xml:space="preserve"> </w:t>
        </w:r>
      </w:ins>
      <w:moveTo w:id="2510" w:author="Admin" w:date="2021-03-31T20:45:00Z">
        <w:r w:rsidRPr="00D30302">
          <w:rPr>
            <w:rFonts w:eastAsia="Times New Roman" w:cstheme="minorHAnsi"/>
          </w:rPr>
          <w:t xml:space="preserve">or can spend a single healing dice to heal themselves. </w:t>
        </w:r>
      </w:moveTo>
      <w:ins w:id="2511" w:author="Admin" w:date="2021-03-31T20:47:00Z">
        <w:r>
          <w:rPr>
            <w:rFonts w:eastAsia="Times New Roman" w:cstheme="minorHAnsi"/>
          </w:rPr>
          <w:t xml:space="preserve">A creature </w:t>
        </w:r>
      </w:ins>
      <w:ins w:id="2512" w:author="Admin" w:date="2021-03-31T20:49:00Z">
        <w:r w:rsidR="001E0DC6">
          <w:rPr>
            <w:rFonts w:eastAsia="Times New Roman" w:cstheme="minorHAnsi"/>
          </w:rPr>
          <w:t>that</w:t>
        </w:r>
      </w:ins>
      <w:ins w:id="2513" w:author="Admin" w:date="2021-03-31T20:47:00Z">
        <w:r>
          <w:rPr>
            <w:rFonts w:eastAsia="Times New Roman" w:cstheme="minorHAnsi"/>
          </w:rPr>
          <w:t xml:space="preserve"> benefits from this shout cannot benefit from it again until they complete a short or long rest. </w:t>
        </w:r>
      </w:ins>
    </w:p>
    <w:p w14:paraId="0C214026" w14:textId="77777777" w:rsidR="006C586F" w:rsidRPr="00D30302" w:rsidRDefault="006C586F" w:rsidP="006C586F">
      <w:pPr>
        <w:pStyle w:val="ListParagraph"/>
        <w:numPr>
          <w:ilvl w:val="0"/>
          <w:numId w:val="70"/>
        </w:numPr>
        <w:rPr>
          <w:rFonts w:eastAsia="Times New Roman" w:cstheme="minorHAnsi"/>
        </w:rPr>
      </w:pPr>
      <w:moveTo w:id="2514" w:author="Admin" w:date="2021-03-31T20:45:00Z">
        <w:r w:rsidRPr="00D30302">
          <w:rPr>
            <w:rFonts w:eastAsia="Times New Roman" w:cstheme="minorHAnsi"/>
            <w:i/>
            <w:iCs/>
          </w:rPr>
          <w:t>Marching Orders (requires 5th level).</w:t>
        </w:r>
        <w:r w:rsidRPr="00D30302">
          <w:rPr>
            <w:rFonts w:eastAsia="Times New Roman" w:cstheme="minorHAnsi"/>
          </w:rPr>
          <w:t xml:space="preserve"> You cast the </w:t>
        </w:r>
        <w:r w:rsidRPr="00D30302">
          <w:rPr>
            <w:rFonts w:eastAsia="Times New Roman" w:cstheme="minorHAnsi"/>
            <w:i/>
            <w:iCs/>
          </w:rPr>
          <w:t>crusader aura</w:t>
        </w:r>
        <w:r w:rsidRPr="00D30302">
          <w:rPr>
            <w:rFonts w:eastAsia="Times New Roman" w:cstheme="minorHAnsi"/>
          </w:rPr>
          <w:t xml:space="preserve"> spell. </w:t>
        </w:r>
      </w:moveTo>
    </w:p>
    <w:p w14:paraId="72A6BB28" w14:textId="77777777" w:rsidR="006C586F" w:rsidRPr="00D30302" w:rsidRDefault="006C586F">
      <w:pPr>
        <w:pStyle w:val="ListParagraph"/>
        <w:numPr>
          <w:ilvl w:val="0"/>
          <w:numId w:val="70"/>
        </w:numPr>
        <w:rPr>
          <w:rFonts w:eastAsia="Times New Roman" w:cstheme="minorHAnsi"/>
        </w:rPr>
      </w:pPr>
      <w:moveTo w:id="2515" w:author="Admin" w:date="2021-03-31T20:45:00Z">
        <w:r w:rsidRPr="00D30302">
          <w:rPr>
            <w:rFonts w:eastAsia="Times New Roman" w:cstheme="minorHAnsi"/>
            <w:i/>
            <w:iCs/>
          </w:rPr>
          <w:lastRenderedPageBreak/>
          <w:t>Rallying.</w:t>
        </w:r>
        <w:r w:rsidRPr="00D30302">
          <w:rPr>
            <w:rFonts w:eastAsia="Times New Roman" w:cstheme="minorHAnsi"/>
          </w:rPr>
          <w:t xml:space="preserve"> One target within range is affected as if you cast the </w:t>
        </w:r>
        <w:r w:rsidRPr="006C586F">
          <w:rPr>
            <w:rFonts w:eastAsia="Times New Roman" w:cstheme="minorHAnsi"/>
            <w:i/>
            <w:iCs/>
            <w:rPrChange w:id="2516" w:author="Admin" w:date="2021-03-31T20:47:00Z">
              <w:rPr>
                <w:rFonts w:eastAsia="Times New Roman" w:cstheme="minorHAnsi"/>
              </w:rPr>
            </w:rPrChange>
          </w:rPr>
          <w:t>heroism</w:t>
        </w:r>
        <w:r w:rsidRPr="00D30302">
          <w:rPr>
            <w:rFonts w:eastAsia="Times New Roman" w:cstheme="minorHAnsi"/>
          </w:rPr>
          <w:t xml:space="preserve"> spell (treat your Stamina modifier as the relevant spellcasting modifier). </w:t>
        </w:r>
        <w:del w:id="2517" w:author="Admin" w:date="2021-03-31T20:48:00Z">
          <w:r w:rsidRPr="00D30302" w:rsidDel="006C586F">
            <w:rPr>
              <w:rFonts w:eastAsia="Times New Roman" w:cstheme="minorHAnsi"/>
            </w:rPr>
            <w:delText xml:space="preserve">Maintaining the shout maintains the spell (up to the spell’s normal limit). </w:delText>
          </w:r>
        </w:del>
      </w:moveTo>
    </w:p>
    <w:p w14:paraId="0166E712" w14:textId="77777777" w:rsidR="006C586F" w:rsidRPr="00D30302" w:rsidRDefault="006C586F">
      <w:pPr>
        <w:pStyle w:val="ListParagraph"/>
        <w:numPr>
          <w:ilvl w:val="0"/>
          <w:numId w:val="70"/>
        </w:numPr>
        <w:rPr>
          <w:rFonts w:eastAsia="Times New Roman" w:cstheme="minorHAnsi"/>
        </w:rPr>
      </w:pPr>
      <w:moveTo w:id="2518" w:author="Admin" w:date="2021-03-31T20:45:00Z">
        <w:r w:rsidRPr="00D30302">
          <w:rPr>
            <w:rFonts w:eastAsia="Times New Roman" w:cstheme="minorHAnsi"/>
            <w:i/>
            <w:iCs/>
          </w:rPr>
          <w:t>Reordering.</w:t>
        </w:r>
        <w:r w:rsidRPr="00D30302">
          <w:rPr>
            <w:rFonts w:eastAsia="Times New Roman" w:cstheme="minorHAnsi"/>
          </w:rPr>
          <w:t xml:space="preserve"> One target within range can move up to one-quarter their speed as their reaction. </w:t>
        </w:r>
        <w:del w:id="2519" w:author="Admin" w:date="2021-03-31T20:48:00Z">
          <w:r w:rsidRPr="00D30302" w:rsidDel="006C586F">
            <w:rPr>
              <w:rFonts w:eastAsia="Times New Roman" w:cstheme="minorHAnsi"/>
            </w:rPr>
            <w:delText>You can change the target of this shout by maintaining it.</w:delText>
          </w:r>
        </w:del>
      </w:moveTo>
      <w:ins w:id="2520" w:author="Admin" w:date="2021-03-31T20:48:00Z">
        <w:r>
          <w:rPr>
            <w:rFonts w:eastAsia="Times New Roman" w:cstheme="minorHAnsi"/>
          </w:rPr>
          <w:t xml:space="preserve">If you maintain this shout in the next round, you can choose the same target or another one. </w:t>
        </w:r>
      </w:ins>
      <w:moveTo w:id="2521" w:author="Admin" w:date="2021-03-31T20:45:00Z">
        <w:r w:rsidRPr="00D30302">
          <w:rPr>
            <w:rFonts w:eastAsia="Times New Roman" w:cstheme="minorHAnsi"/>
          </w:rPr>
          <w:t xml:space="preserve"> </w:t>
        </w:r>
      </w:moveTo>
    </w:p>
    <w:p w14:paraId="63BB42A0" w14:textId="77777777" w:rsidR="006C586F" w:rsidRPr="00D30302" w:rsidRDefault="006C586F" w:rsidP="006C586F">
      <w:pPr>
        <w:pStyle w:val="ListParagraph"/>
        <w:numPr>
          <w:ilvl w:val="0"/>
          <w:numId w:val="70"/>
        </w:numPr>
        <w:rPr>
          <w:rFonts w:eastAsia="Times New Roman" w:cstheme="minorHAnsi"/>
        </w:rPr>
      </w:pPr>
      <w:moveTo w:id="2522" w:author="Admin" w:date="2021-03-31T20:45:00Z">
        <w:r w:rsidRPr="00D30302">
          <w:rPr>
            <w:rFonts w:eastAsia="Times New Roman" w:cstheme="minorHAnsi"/>
            <w:i/>
            <w:iCs/>
          </w:rPr>
          <w:t>Taunt.</w:t>
        </w:r>
        <w:r w:rsidRPr="00D30302">
          <w:rPr>
            <w:rFonts w:eastAsia="Times New Roman" w:cstheme="minorHAnsi"/>
          </w:rPr>
          <w:t xml:space="preserve"> You cast the </w:t>
        </w:r>
        <w:r w:rsidRPr="00D30302">
          <w:rPr>
            <w:rFonts w:eastAsia="Times New Roman" w:cstheme="minorHAnsi"/>
            <w:i/>
            <w:iCs/>
          </w:rPr>
          <w:t>compelled duel</w:t>
        </w:r>
        <w:r w:rsidRPr="00D30302">
          <w:rPr>
            <w:rFonts w:eastAsia="Times New Roman" w:cstheme="minorHAnsi"/>
          </w:rPr>
          <w:t xml:space="preserve"> spell. You can choose an additional target for the spell for every two levels above 5th</w:t>
        </w:r>
      </w:moveTo>
      <w:ins w:id="2523" w:author="Admin" w:date="2021-03-31T20:48:00Z">
        <w:r w:rsidR="001E0DC6">
          <w:rPr>
            <w:rFonts w:eastAsia="Times New Roman" w:cstheme="minorHAnsi"/>
          </w:rPr>
          <w:t xml:space="preserve"> level</w:t>
        </w:r>
      </w:ins>
      <w:moveTo w:id="2524" w:author="Admin" w:date="2021-03-31T20:45:00Z">
        <w:r w:rsidRPr="00D30302">
          <w:rPr>
            <w:rFonts w:eastAsia="Times New Roman" w:cstheme="minorHAnsi"/>
          </w:rPr>
          <w:t xml:space="preserve">. </w:t>
        </w:r>
      </w:moveTo>
    </w:p>
    <w:p w14:paraId="21F7F0F5" w14:textId="77777777" w:rsidR="006C586F" w:rsidRPr="00D30302" w:rsidRDefault="006C586F" w:rsidP="006C586F">
      <w:pPr>
        <w:pStyle w:val="ListParagraph"/>
        <w:numPr>
          <w:ilvl w:val="0"/>
          <w:numId w:val="70"/>
        </w:numPr>
        <w:rPr>
          <w:rFonts w:eastAsia="Times New Roman" w:cstheme="minorHAnsi"/>
        </w:rPr>
      </w:pPr>
      <w:moveTo w:id="2525" w:author="Admin" w:date="2021-03-31T20:45:00Z">
        <w:r>
          <w:rPr>
            <w:rFonts w:eastAsia="Times New Roman" w:cstheme="minorHAnsi"/>
            <w:i/>
            <w:iCs/>
          </w:rPr>
          <w:t>Terrifying Howl</w:t>
        </w:r>
        <w:r w:rsidRPr="00D30302">
          <w:rPr>
            <w:rFonts w:eastAsia="Times New Roman" w:cstheme="minorHAnsi"/>
            <w:i/>
            <w:iCs/>
          </w:rPr>
          <w:t>.</w:t>
        </w:r>
        <w:r w:rsidRPr="00D30302">
          <w:rPr>
            <w:rFonts w:eastAsia="Times New Roman" w:cstheme="minorHAnsi"/>
          </w:rPr>
          <w:t xml:space="preserve"> You cast the </w:t>
        </w:r>
        <w:r w:rsidRPr="00D30302">
          <w:rPr>
            <w:rFonts w:eastAsia="Times New Roman" w:cstheme="minorHAnsi"/>
            <w:i/>
            <w:iCs/>
          </w:rPr>
          <w:t>cause fear</w:t>
        </w:r>
        <w:r w:rsidRPr="00D30302">
          <w:rPr>
            <w:rFonts w:eastAsia="Times New Roman" w:cstheme="minorHAnsi"/>
          </w:rPr>
          <w:t xml:space="preserve"> spell. You can choose an additional target for the spell for every two levels above 5th</w:t>
        </w:r>
      </w:moveTo>
      <w:ins w:id="2526" w:author="Admin" w:date="2021-03-31T20:48:00Z">
        <w:r w:rsidR="001E0DC6">
          <w:rPr>
            <w:rFonts w:eastAsia="Times New Roman" w:cstheme="minorHAnsi"/>
          </w:rPr>
          <w:t xml:space="preserve"> level</w:t>
        </w:r>
      </w:ins>
      <w:moveTo w:id="2527" w:author="Admin" w:date="2021-03-31T20:45:00Z">
        <w:r w:rsidRPr="00D30302">
          <w:rPr>
            <w:rFonts w:eastAsia="Times New Roman" w:cstheme="minorHAnsi"/>
          </w:rPr>
          <w:t xml:space="preserve">. </w:t>
        </w:r>
      </w:moveTo>
    </w:p>
    <w:p w14:paraId="3FE3BD79" w14:textId="1D903311" w:rsidR="006C586F" w:rsidRPr="00D30302" w:rsidRDefault="006C586F">
      <w:pPr>
        <w:pStyle w:val="ListParagraph"/>
        <w:numPr>
          <w:ilvl w:val="0"/>
          <w:numId w:val="70"/>
        </w:numPr>
        <w:rPr>
          <w:rFonts w:eastAsia="Times New Roman" w:cstheme="minorHAnsi"/>
        </w:rPr>
      </w:pPr>
      <w:moveTo w:id="2528" w:author="Admin" w:date="2021-03-31T20:45:00Z">
        <w:r w:rsidRPr="00D30302">
          <w:rPr>
            <w:rFonts w:eastAsia="Times New Roman" w:cstheme="minorHAnsi"/>
            <w:i/>
            <w:iCs/>
          </w:rPr>
          <w:t>Startling</w:t>
        </w:r>
        <w:r>
          <w:rPr>
            <w:rFonts w:eastAsia="Times New Roman" w:cstheme="minorHAnsi"/>
            <w:i/>
            <w:iCs/>
          </w:rPr>
          <w:t xml:space="preserve"> Cry</w:t>
        </w:r>
        <w:r w:rsidRPr="00D30302">
          <w:rPr>
            <w:rFonts w:eastAsia="Times New Roman" w:cstheme="minorHAnsi"/>
            <w:i/>
            <w:iCs/>
          </w:rPr>
          <w:t>.</w:t>
        </w:r>
        <w:r w:rsidRPr="00D30302">
          <w:rPr>
            <w:rFonts w:eastAsia="Times New Roman" w:cstheme="minorHAnsi"/>
          </w:rPr>
          <w:t xml:space="preserve"> One target within range suffers disadvantage to their attack rolls. You can activate this shout as a reaction if the attack takes place outside your turn, and you may maintain it on your turn and choose another target. </w:t>
        </w:r>
      </w:moveTo>
      <w:ins w:id="2529" w:author="Admin" w:date="2021-03-31T20:49:00Z">
        <w:r w:rsidR="001E0DC6">
          <w:rPr>
            <w:rFonts w:eastAsia="Times New Roman" w:cstheme="minorHAnsi"/>
          </w:rPr>
          <w:t xml:space="preserve">A creature that suffers from this shout cannot </w:t>
        </w:r>
      </w:ins>
      <w:ins w:id="2530" w:author="Admin" w:date="2021-08-18T18:18:00Z">
        <w:r w:rsidR="00127A96">
          <w:rPr>
            <w:rFonts w:eastAsia="Times New Roman" w:cstheme="minorHAnsi"/>
          </w:rPr>
          <w:t>be affected</w:t>
        </w:r>
      </w:ins>
      <w:ins w:id="2531" w:author="Admin" w:date="2021-03-31T20:49:00Z">
        <w:r w:rsidR="001E0DC6">
          <w:rPr>
            <w:rFonts w:eastAsia="Times New Roman" w:cstheme="minorHAnsi"/>
          </w:rPr>
          <w:t xml:space="preserve"> from it again until </w:t>
        </w:r>
      </w:ins>
      <w:ins w:id="2532" w:author="Admin" w:date="2021-08-18T18:18:00Z">
        <w:r w:rsidR="00127A96">
          <w:rPr>
            <w:rFonts w:eastAsia="Times New Roman" w:cstheme="minorHAnsi"/>
          </w:rPr>
          <w:t>you</w:t>
        </w:r>
      </w:ins>
      <w:ins w:id="2533" w:author="Admin" w:date="2021-03-31T20:49:00Z">
        <w:r w:rsidR="001E0DC6">
          <w:rPr>
            <w:rFonts w:eastAsia="Times New Roman" w:cstheme="minorHAnsi"/>
          </w:rPr>
          <w:t xml:space="preserve"> complete a short or long rest.</w:t>
        </w:r>
      </w:ins>
      <w:moveTo w:id="2534" w:author="Admin" w:date="2021-03-31T20:45:00Z">
        <w:del w:id="2535" w:author="Admin" w:date="2021-03-31T20:49:00Z">
          <w:r w:rsidDel="001E0DC6">
            <w:rPr>
              <w:rFonts w:eastAsia="Times New Roman" w:cstheme="minorHAnsi"/>
            </w:rPr>
            <w:delText xml:space="preserve">A creature cannot be affected by this ability more than once until it completes a short rest. </w:delText>
          </w:r>
          <w:r w:rsidRPr="00D30302" w:rsidDel="001E0DC6">
            <w:rPr>
              <w:rFonts w:eastAsia="Times New Roman" w:cstheme="minorHAnsi"/>
            </w:rPr>
            <w:delText>This is a fear effect.</w:delText>
          </w:r>
          <w:r w:rsidDel="001E0DC6">
            <w:rPr>
              <w:rFonts w:eastAsia="Times New Roman" w:cstheme="minorHAnsi"/>
            </w:rPr>
            <w:delText xml:space="preserve"> </w:delText>
          </w:r>
        </w:del>
      </w:moveTo>
    </w:p>
    <w:moveToRangeEnd w:id="2484"/>
    <w:p w14:paraId="1EE895F6" w14:textId="77777777" w:rsidR="006C586F" w:rsidRDefault="00D30302">
      <w:pPr>
        <w:rPr>
          <w:ins w:id="2536" w:author="Admin" w:date="2021-03-31T20:45:00Z"/>
          <w:rFonts w:eastAsia="Times New Roman" w:cstheme="minorHAnsi"/>
        </w:rPr>
      </w:pPr>
      <w:r w:rsidRPr="00D30302">
        <w:rPr>
          <w:rFonts w:eastAsia="Times New Roman" w:cstheme="minorHAnsi"/>
        </w:rPr>
        <w:t xml:space="preserve">Using a shout costs a bonus action, and you may maintain an active shout for until the end of your turn in the next round with another bonus action (up to 1 minute). </w:t>
      </w:r>
    </w:p>
    <w:p w14:paraId="5BCDD163" w14:textId="77777777" w:rsidR="00D30302" w:rsidRPr="00D30302" w:rsidDel="00A2574B" w:rsidRDefault="001E0DC6">
      <w:pPr>
        <w:rPr>
          <w:del w:id="2537" w:author="Admin" w:date="2021-05-26T18:50:00Z"/>
          <w:rFonts w:eastAsia="Times New Roman" w:cstheme="minorHAnsi"/>
        </w:rPr>
      </w:pPr>
      <w:ins w:id="2538" w:author="Admin" w:date="2021-03-31T20:49:00Z">
        <w:r>
          <w:rPr>
            <w:rFonts w:eastAsia="Times New Roman" w:cstheme="minorHAnsi"/>
            <w:i/>
            <w:iCs/>
          </w:rPr>
          <w:t xml:space="preserve">Shouts and Strikes. </w:t>
        </w:r>
      </w:ins>
      <w:del w:id="2539" w:author="Admin" w:date="2021-03-31T20:49:00Z">
        <w:r w:rsidR="00D30302" w:rsidRPr="00D30302" w:rsidDel="001E0DC6">
          <w:rPr>
            <w:rFonts w:eastAsia="Times New Roman" w:cstheme="minorHAnsi"/>
          </w:rPr>
          <w:delText xml:space="preserve">This </w:delText>
        </w:r>
      </w:del>
      <w:ins w:id="2540" w:author="Admin" w:date="2021-03-31T20:49:00Z">
        <w:r>
          <w:rPr>
            <w:rFonts w:eastAsia="Times New Roman" w:cstheme="minorHAnsi"/>
          </w:rPr>
          <w:t xml:space="preserve">You can maintain a shout and use a strike effect with the same </w:t>
        </w:r>
      </w:ins>
      <w:r w:rsidR="00D30302" w:rsidRPr="00D30302">
        <w:rPr>
          <w:rFonts w:eastAsia="Times New Roman" w:cstheme="minorHAnsi"/>
        </w:rPr>
        <w:t>bonus action</w:t>
      </w:r>
      <w:del w:id="2541" w:author="Admin" w:date="2021-03-31T20:50:00Z">
        <w:r w:rsidR="00D30302" w:rsidRPr="00D30302" w:rsidDel="001E0DC6">
          <w:rPr>
            <w:rFonts w:eastAsia="Times New Roman" w:cstheme="minorHAnsi"/>
          </w:rPr>
          <w:delText xml:space="preserve"> still allows you to use strike effects (as if it do</w:delText>
        </w:r>
      </w:del>
      <w:ins w:id="2542" w:author="Admin" w:date="2021-03-31T20:50:00Z">
        <w:r>
          <w:rPr>
            <w:rFonts w:eastAsia="Times New Roman" w:cstheme="minorHAnsi"/>
          </w:rPr>
          <w:t xml:space="preserve">. </w:t>
        </w:r>
      </w:ins>
      <w:del w:id="2543" w:author="Admin" w:date="2021-03-31T20:50:00Z">
        <w:r w:rsidR="00D30302" w:rsidRPr="00D30302" w:rsidDel="001E0DC6">
          <w:rPr>
            <w:rFonts w:eastAsia="Times New Roman" w:cstheme="minorHAnsi"/>
          </w:rPr>
          <w:delText xml:space="preserve">es not cost an action), but </w:delText>
        </w:r>
      </w:del>
      <w:ins w:id="2544" w:author="Admin" w:date="2021-03-31T20:50:00Z">
        <w:r>
          <w:rPr>
            <w:rFonts w:eastAsia="Times New Roman" w:cstheme="minorHAnsi"/>
          </w:rPr>
          <w:t xml:space="preserve">You cannot use other </w:t>
        </w:r>
      </w:ins>
      <w:del w:id="2545" w:author="Admin" w:date="2021-03-31T20:50:00Z">
        <w:r w:rsidR="00D30302" w:rsidRPr="00D30302" w:rsidDel="001E0DC6">
          <w:rPr>
            <w:rFonts w:eastAsia="Times New Roman" w:cstheme="minorHAnsi"/>
          </w:rPr>
          <w:delText xml:space="preserve">does not allow other </w:delText>
        </w:r>
      </w:del>
      <w:r w:rsidR="00D30302" w:rsidRPr="00D30302">
        <w:rPr>
          <w:rFonts w:eastAsia="Times New Roman" w:cstheme="minorHAnsi"/>
        </w:rPr>
        <w:t>abilities</w:t>
      </w:r>
      <w:ins w:id="2546" w:author="Admin" w:date="2020-11-04T21:33:00Z">
        <w:r w:rsidR="006B34EA">
          <w:rPr>
            <w:rFonts w:eastAsia="Times New Roman" w:cstheme="minorHAnsi"/>
          </w:rPr>
          <w:t xml:space="preserve"> </w:t>
        </w:r>
      </w:ins>
      <w:ins w:id="2547" w:author="Admin" w:date="2021-03-31T20:50:00Z">
        <w:r>
          <w:rPr>
            <w:rFonts w:eastAsia="Times New Roman" w:cstheme="minorHAnsi"/>
          </w:rPr>
          <w:t xml:space="preserve">that use bonus actions </w:t>
        </w:r>
      </w:ins>
      <w:ins w:id="2548" w:author="Admin" w:date="2020-11-04T21:33:00Z">
        <w:r w:rsidR="006B34EA">
          <w:rPr>
            <w:rFonts w:eastAsia="Times New Roman" w:cstheme="minorHAnsi"/>
          </w:rPr>
          <w:t>(such as an attack with an off-hand weapon)</w:t>
        </w:r>
      </w:ins>
      <w:r w:rsidR="00D30302" w:rsidRPr="00D30302">
        <w:rPr>
          <w:rFonts w:eastAsia="Times New Roman" w:cstheme="minorHAnsi"/>
        </w:rPr>
        <w:t xml:space="preserve">. Shouts have </w:t>
      </w:r>
      <w:r w:rsidR="00D30302" w:rsidRPr="00D30302">
        <w:rPr>
          <w:rFonts w:eastAsia="Times New Roman" w:cstheme="minorHAnsi"/>
        </w:rPr>
        <w:lastRenderedPageBreak/>
        <w:t>a range of 30 feet</w:t>
      </w:r>
      <w:ins w:id="2549" w:author="Admin" w:date="2021-03-31T20:45:00Z">
        <w:r w:rsidR="006C586F">
          <w:rPr>
            <w:rFonts w:eastAsia="Times New Roman" w:cstheme="minorHAnsi"/>
          </w:rPr>
          <w:t xml:space="preserve">, or </w:t>
        </w:r>
      </w:ins>
      <w:del w:id="2550" w:author="Admin" w:date="2021-03-31T20:45:00Z">
        <w:r w:rsidR="00D30302" w:rsidRPr="00D30302" w:rsidDel="006C586F">
          <w:rPr>
            <w:rFonts w:eastAsia="Times New Roman" w:cstheme="minorHAnsi"/>
          </w:rPr>
          <w:delText xml:space="preserve"> of </w:delText>
        </w:r>
      </w:del>
      <w:r w:rsidR="00D30302" w:rsidRPr="00D30302">
        <w:rPr>
          <w:rFonts w:eastAsia="Times New Roman" w:cstheme="minorHAnsi"/>
        </w:rPr>
        <w:t xml:space="preserve">the range of the spell </w:t>
      </w:r>
      <w:ins w:id="2551" w:author="Admin" w:date="2021-03-31T20:45:00Z">
        <w:r w:rsidR="006C586F">
          <w:rPr>
            <w:rFonts w:eastAsia="Times New Roman" w:cstheme="minorHAnsi"/>
          </w:rPr>
          <w:t xml:space="preserve">the shout </w:t>
        </w:r>
      </w:ins>
      <w:r w:rsidR="00D30302" w:rsidRPr="00D30302">
        <w:rPr>
          <w:rFonts w:eastAsia="Times New Roman" w:cstheme="minorHAnsi"/>
        </w:rPr>
        <w:t>specifi</w:t>
      </w:r>
      <w:ins w:id="2552" w:author="Admin" w:date="2021-03-31T20:45:00Z">
        <w:r w:rsidR="006C586F">
          <w:rPr>
            <w:rFonts w:eastAsia="Times New Roman" w:cstheme="minorHAnsi"/>
          </w:rPr>
          <w:t>es</w:t>
        </w:r>
      </w:ins>
      <w:del w:id="2553" w:author="Admin" w:date="2021-03-31T20:45:00Z">
        <w:r w:rsidR="00D30302" w:rsidRPr="00D30302" w:rsidDel="006C586F">
          <w:rPr>
            <w:rFonts w:eastAsia="Times New Roman" w:cstheme="minorHAnsi"/>
          </w:rPr>
          <w:delText>ed</w:delText>
        </w:r>
      </w:del>
      <w:r w:rsidR="00D30302" w:rsidRPr="00D30302">
        <w:rPr>
          <w:rFonts w:eastAsia="Times New Roman" w:cstheme="minorHAnsi"/>
        </w:rPr>
        <w:t xml:space="preserve">. </w:t>
      </w:r>
    </w:p>
    <w:p w14:paraId="01E6A6B3" w14:textId="77777777" w:rsidR="00D30302" w:rsidRPr="00D30302" w:rsidDel="006C586F" w:rsidRDefault="00D30302">
      <w:pPr>
        <w:rPr>
          <w:rFonts w:eastAsia="Times New Roman" w:cstheme="minorHAnsi"/>
        </w:rPr>
      </w:pPr>
      <w:moveFromRangeStart w:id="2554" w:author="Admin" w:date="2021-03-31T20:45:00Z" w:name="move68115971"/>
      <w:moveFrom w:id="2555" w:author="Admin" w:date="2021-03-31T20:45:00Z">
        <w:r w:rsidRPr="00D30302" w:rsidDel="006C586F">
          <w:rPr>
            <w:rFonts w:eastAsia="Times New Roman" w:cstheme="minorHAnsi"/>
          </w:rPr>
          <w:t>Shouts can replicate certain auras or have an entirely unique effect.</w:t>
        </w:r>
      </w:moveFrom>
    </w:p>
    <w:p w14:paraId="0895CB71" w14:textId="77777777" w:rsidR="00D30302" w:rsidRPr="00D30302" w:rsidDel="00A2574B" w:rsidRDefault="00D30302" w:rsidP="003C4628">
      <w:pPr>
        <w:pStyle w:val="ListParagraph"/>
        <w:numPr>
          <w:ilvl w:val="0"/>
          <w:numId w:val="70"/>
        </w:numPr>
        <w:rPr>
          <w:del w:id="2556" w:author="Admin" w:date="2021-05-26T18:50:00Z"/>
          <w:rFonts w:eastAsia="Times New Roman" w:cstheme="minorHAnsi"/>
        </w:rPr>
      </w:pPr>
      <w:moveFrom w:id="2557" w:author="Admin" w:date="2021-03-31T20:45:00Z">
        <w:del w:id="2558" w:author="Admin" w:date="2021-05-26T18:50:00Z">
          <w:r w:rsidRPr="00D30302" w:rsidDel="00A2574B">
            <w:rPr>
              <w:rFonts w:eastAsia="Times New Roman" w:cstheme="minorHAnsi"/>
              <w:i/>
              <w:iCs/>
            </w:rPr>
            <w:delText>Battle Shout.</w:delText>
          </w:r>
          <w:r w:rsidRPr="00D30302" w:rsidDel="00A2574B">
            <w:rPr>
              <w:rFonts w:eastAsia="Times New Roman" w:cstheme="minorHAnsi"/>
            </w:rPr>
            <w:delText xml:space="preserve"> You cast the </w:delText>
          </w:r>
          <w:r w:rsidRPr="00D30302" w:rsidDel="00A2574B">
            <w:rPr>
              <w:rFonts w:eastAsia="Times New Roman" w:cstheme="minorHAnsi"/>
              <w:i/>
              <w:iCs/>
            </w:rPr>
            <w:delText>abandonment aura</w:delText>
          </w:r>
          <w:r w:rsidRPr="00D30302" w:rsidDel="00A2574B">
            <w:rPr>
              <w:rFonts w:eastAsia="Times New Roman" w:cstheme="minorHAnsi"/>
            </w:rPr>
            <w:delText xml:space="preserve"> spell. </w:delText>
          </w:r>
        </w:del>
      </w:moveFrom>
    </w:p>
    <w:p w14:paraId="75AA5A2F" w14:textId="77777777" w:rsidR="00D30302" w:rsidRPr="00D30302" w:rsidDel="00A2574B" w:rsidRDefault="00D30302" w:rsidP="003C4628">
      <w:pPr>
        <w:pStyle w:val="ListParagraph"/>
        <w:numPr>
          <w:ilvl w:val="0"/>
          <w:numId w:val="70"/>
        </w:numPr>
        <w:rPr>
          <w:del w:id="2559" w:author="Admin" w:date="2021-05-26T18:50:00Z"/>
          <w:rFonts w:eastAsia="Times New Roman" w:cstheme="minorHAnsi"/>
        </w:rPr>
      </w:pPr>
      <w:moveFrom w:id="2560" w:author="Admin" w:date="2021-03-31T20:45:00Z">
        <w:del w:id="2561" w:author="Admin" w:date="2021-05-26T18:50:00Z">
          <w:r w:rsidRPr="00D30302" w:rsidDel="00A2574B">
            <w:rPr>
              <w:rFonts w:eastAsia="Times New Roman" w:cstheme="minorHAnsi"/>
              <w:i/>
              <w:iCs/>
            </w:rPr>
            <w:delText>Defensive Shout.</w:delText>
          </w:r>
          <w:r w:rsidRPr="00D30302" w:rsidDel="00A2574B">
            <w:rPr>
              <w:rFonts w:eastAsia="Times New Roman" w:cstheme="minorHAnsi"/>
            </w:rPr>
            <w:delText xml:space="preserve"> You cast the </w:delText>
          </w:r>
          <w:r w:rsidRPr="00D30302" w:rsidDel="00A2574B">
            <w:rPr>
              <w:rFonts w:eastAsia="Times New Roman" w:cstheme="minorHAnsi"/>
              <w:i/>
              <w:iCs/>
            </w:rPr>
            <w:delText>devotion aura</w:delText>
          </w:r>
          <w:r w:rsidRPr="00D30302" w:rsidDel="00A2574B">
            <w:rPr>
              <w:rFonts w:eastAsia="Times New Roman" w:cstheme="minorHAnsi"/>
            </w:rPr>
            <w:delText xml:space="preserve"> spell. </w:delText>
          </w:r>
        </w:del>
      </w:moveFrom>
    </w:p>
    <w:p w14:paraId="2352AD62" w14:textId="77777777" w:rsidR="00D30302" w:rsidRPr="00D30302" w:rsidDel="00A2574B" w:rsidRDefault="00D30302" w:rsidP="003C4628">
      <w:pPr>
        <w:pStyle w:val="ListParagraph"/>
        <w:numPr>
          <w:ilvl w:val="0"/>
          <w:numId w:val="70"/>
        </w:numPr>
        <w:rPr>
          <w:del w:id="2562" w:author="Admin" w:date="2021-05-26T18:50:00Z"/>
          <w:rFonts w:eastAsia="Times New Roman" w:cstheme="minorHAnsi"/>
        </w:rPr>
      </w:pPr>
      <w:moveFrom w:id="2563" w:author="Admin" w:date="2021-03-31T20:45:00Z">
        <w:del w:id="2564" w:author="Admin" w:date="2021-05-26T18:50:00Z">
          <w:r w:rsidRPr="00D30302" w:rsidDel="00A2574B">
            <w:rPr>
              <w:rFonts w:eastAsia="Times New Roman" w:cstheme="minorHAnsi"/>
              <w:i/>
              <w:iCs/>
            </w:rPr>
            <w:delText>Disruptive Shout (requires 7th level).</w:delText>
          </w:r>
          <w:r w:rsidRPr="00D30302" w:rsidDel="00A2574B">
            <w:rPr>
              <w:rFonts w:eastAsia="Times New Roman" w:cstheme="minorHAnsi"/>
            </w:rPr>
            <w:delText xml:space="preserve"> You cast the </w:delText>
          </w:r>
          <w:r w:rsidRPr="00D30302" w:rsidDel="00A2574B">
            <w:rPr>
              <w:rFonts w:eastAsia="Times New Roman" w:cstheme="minorHAnsi"/>
              <w:i/>
              <w:iCs/>
            </w:rPr>
            <w:delText>distraction aura</w:delText>
          </w:r>
          <w:r w:rsidRPr="00D30302" w:rsidDel="00A2574B">
            <w:rPr>
              <w:rFonts w:eastAsia="Times New Roman" w:cstheme="minorHAnsi"/>
            </w:rPr>
            <w:delText xml:space="preserve"> spell. </w:delText>
          </w:r>
        </w:del>
      </w:moveFrom>
    </w:p>
    <w:p w14:paraId="35D25DF2" w14:textId="77777777" w:rsidR="00D30302" w:rsidRPr="00D30302" w:rsidDel="00A2574B" w:rsidRDefault="00D30302" w:rsidP="003C4628">
      <w:pPr>
        <w:pStyle w:val="ListParagraph"/>
        <w:numPr>
          <w:ilvl w:val="0"/>
          <w:numId w:val="70"/>
        </w:numPr>
        <w:rPr>
          <w:del w:id="2565" w:author="Admin" w:date="2021-05-26T18:50:00Z"/>
          <w:rFonts w:eastAsia="Times New Roman" w:cstheme="minorHAnsi"/>
        </w:rPr>
      </w:pPr>
      <w:moveFrom w:id="2566" w:author="Admin" w:date="2021-03-31T20:45:00Z">
        <w:del w:id="2567" w:author="Admin" w:date="2021-05-26T18:50:00Z">
          <w:r w:rsidRPr="00D30302" w:rsidDel="00A2574B">
            <w:rPr>
              <w:rFonts w:eastAsia="Times New Roman" w:cstheme="minorHAnsi"/>
              <w:i/>
              <w:iCs/>
            </w:rPr>
            <w:delText>Halting.</w:delText>
          </w:r>
          <w:r w:rsidRPr="00D30302" w:rsidDel="00A2574B">
            <w:rPr>
              <w:rFonts w:eastAsia="Times New Roman" w:cstheme="minorHAnsi"/>
            </w:rPr>
            <w:delText xml:space="preserve"> One target within range has their speed halved. You can use this shout as a reaction.</w:delText>
          </w:r>
        </w:del>
      </w:moveFrom>
    </w:p>
    <w:p w14:paraId="626AE27B" w14:textId="77777777" w:rsidR="00D30302" w:rsidRPr="00D30302" w:rsidDel="00A2574B" w:rsidRDefault="00D30302" w:rsidP="003C4628">
      <w:pPr>
        <w:pStyle w:val="ListParagraph"/>
        <w:numPr>
          <w:ilvl w:val="0"/>
          <w:numId w:val="70"/>
        </w:numPr>
        <w:rPr>
          <w:del w:id="2568" w:author="Admin" w:date="2021-05-26T18:50:00Z"/>
          <w:rFonts w:eastAsia="Times New Roman" w:cstheme="minorHAnsi"/>
        </w:rPr>
      </w:pPr>
      <w:moveFrom w:id="2569" w:author="Admin" w:date="2021-03-31T20:45:00Z">
        <w:del w:id="2570" w:author="Admin" w:date="2021-05-26T18:50:00Z">
          <w:r w:rsidRPr="00D30302" w:rsidDel="00A2574B">
            <w:rPr>
              <w:rFonts w:eastAsia="Times New Roman" w:cstheme="minorHAnsi"/>
              <w:i/>
              <w:iCs/>
            </w:rPr>
            <w:delText>Invigorating.</w:delText>
          </w:r>
          <w:r w:rsidRPr="00D30302" w:rsidDel="00A2574B">
            <w:rPr>
              <w:rFonts w:eastAsia="Times New Roman" w:cstheme="minorHAnsi"/>
            </w:rPr>
            <w:delText xml:space="preserve"> You may activate this shout by maintaining it for three rounds against a single target within range. At the start of your turn on the fourth round, the target increases their maximum hit points by one-half your level for one hour (cannot exceed double their maximum hit points), or can spend a single healing dice to heal themselves. </w:delText>
          </w:r>
        </w:del>
      </w:moveFrom>
    </w:p>
    <w:p w14:paraId="397F7328" w14:textId="77777777" w:rsidR="00D30302" w:rsidRPr="00D30302" w:rsidDel="00A2574B" w:rsidRDefault="00D30302" w:rsidP="003C4628">
      <w:pPr>
        <w:pStyle w:val="ListParagraph"/>
        <w:numPr>
          <w:ilvl w:val="0"/>
          <w:numId w:val="70"/>
        </w:numPr>
        <w:rPr>
          <w:del w:id="2571" w:author="Admin" w:date="2021-05-26T18:50:00Z"/>
          <w:rFonts w:eastAsia="Times New Roman" w:cstheme="minorHAnsi"/>
        </w:rPr>
      </w:pPr>
      <w:moveFrom w:id="2572" w:author="Admin" w:date="2021-03-31T20:45:00Z">
        <w:del w:id="2573" w:author="Admin" w:date="2021-05-26T18:50:00Z">
          <w:r w:rsidRPr="00D30302" w:rsidDel="00A2574B">
            <w:rPr>
              <w:rFonts w:eastAsia="Times New Roman" w:cstheme="minorHAnsi"/>
              <w:i/>
              <w:iCs/>
            </w:rPr>
            <w:delText>Marching Orders (requires 5th level).</w:delText>
          </w:r>
          <w:r w:rsidRPr="00D30302" w:rsidDel="00A2574B">
            <w:rPr>
              <w:rFonts w:eastAsia="Times New Roman" w:cstheme="minorHAnsi"/>
            </w:rPr>
            <w:delText xml:space="preserve"> You cast the </w:delText>
          </w:r>
          <w:r w:rsidRPr="00D30302" w:rsidDel="00A2574B">
            <w:rPr>
              <w:rFonts w:eastAsia="Times New Roman" w:cstheme="minorHAnsi"/>
              <w:i/>
              <w:iCs/>
            </w:rPr>
            <w:delText>crusader aura</w:delText>
          </w:r>
          <w:r w:rsidRPr="00D30302" w:rsidDel="00A2574B">
            <w:rPr>
              <w:rFonts w:eastAsia="Times New Roman" w:cstheme="minorHAnsi"/>
            </w:rPr>
            <w:delText xml:space="preserve"> spell. </w:delText>
          </w:r>
        </w:del>
      </w:moveFrom>
    </w:p>
    <w:p w14:paraId="6971A3A4" w14:textId="77777777" w:rsidR="00D30302" w:rsidRPr="00D30302" w:rsidDel="00A2574B" w:rsidRDefault="00D30302" w:rsidP="003C4628">
      <w:pPr>
        <w:pStyle w:val="ListParagraph"/>
        <w:numPr>
          <w:ilvl w:val="0"/>
          <w:numId w:val="70"/>
        </w:numPr>
        <w:rPr>
          <w:del w:id="2574" w:author="Admin" w:date="2021-05-26T18:50:00Z"/>
          <w:rFonts w:eastAsia="Times New Roman" w:cstheme="minorHAnsi"/>
        </w:rPr>
      </w:pPr>
      <w:moveFrom w:id="2575" w:author="Admin" w:date="2021-03-31T20:45:00Z">
        <w:del w:id="2576" w:author="Admin" w:date="2021-05-26T18:50:00Z">
          <w:r w:rsidRPr="00D30302" w:rsidDel="00A2574B">
            <w:rPr>
              <w:rFonts w:eastAsia="Times New Roman" w:cstheme="minorHAnsi"/>
              <w:i/>
              <w:iCs/>
            </w:rPr>
            <w:delText>Rallying.</w:delText>
          </w:r>
          <w:r w:rsidRPr="00D30302" w:rsidDel="00A2574B">
            <w:rPr>
              <w:rFonts w:eastAsia="Times New Roman" w:cstheme="minorHAnsi"/>
            </w:rPr>
            <w:delText xml:space="preserve"> One target within range is affected as if you cast the heroism spell (treat your Stamina modifier as the relevant spellcasting modifier). Maintaining the shout maintains the spell (up to the spell’s normal limit). </w:delText>
          </w:r>
        </w:del>
      </w:moveFrom>
    </w:p>
    <w:p w14:paraId="479FA9D0" w14:textId="77777777" w:rsidR="00D30302" w:rsidRPr="00D30302" w:rsidDel="00A2574B" w:rsidRDefault="00D30302" w:rsidP="003C4628">
      <w:pPr>
        <w:pStyle w:val="ListParagraph"/>
        <w:numPr>
          <w:ilvl w:val="0"/>
          <w:numId w:val="70"/>
        </w:numPr>
        <w:rPr>
          <w:del w:id="2577" w:author="Admin" w:date="2021-05-26T18:50:00Z"/>
          <w:rFonts w:eastAsia="Times New Roman" w:cstheme="minorHAnsi"/>
        </w:rPr>
      </w:pPr>
      <w:moveFrom w:id="2578" w:author="Admin" w:date="2021-03-31T20:45:00Z">
        <w:del w:id="2579" w:author="Admin" w:date="2021-05-26T18:50:00Z">
          <w:r w:rsidRPr="00D30302" w:rsidDel="00A2574B">
            <w:rPr>
              <w:rFonts w:eastAsia="Times New Roman" w:cstheme="minorHAnsi"/>
              <w:i/>
              <w:iCs/>
            </w:rPr>
            <w:delText>Reordering.</w:delText>
          </w:r>
          <w:r w:rsidRPr="00D30302" w:rsidDel="00A2574B">
            <w:rPr>
              <w:rFonts w:eastAsia="Times New Roman" w:cstheme="minorHAnsi"/>
            </w:rPr>
            <w:delText xml:space="preserve"> One target within range can move up to one-quarter their speed as their reaction. You can change the target of this shout by maintaining it. </w:delText>
          </w:r>
        </w:del>
      </w:moveFrom>
    </w:p>
    <w:p w14:paraId="5342653B" w14:textId="77777777" w:rsidR="00D30302" w:rsidRPr="00D30302" w:rsidDel="00A2574B" w:rsidRDefault="00D30302" w:rsidP="003C4628">
      <w:pPr>
        <w:pStyle w:val="ListParagraph"/>
        <w:numPr>
          <w:ilvl w:val="0"/>
          <w:numId w:val="70"/>
        </w:numPr>
        <w:rPr>
          <w:del w:id="2580" w:author="Admin" w:date="2021-05-26T18:50:00Z"/>
          <w:rFonts w:eastAsia="Times New Roman" w:cstheme="minorHAnsi"/>
        </w:rPr>
      </w:pPr>
      <w:moveFrom w:id="2581" w:author="Admin" w:date="2021-03-31T20:45:00Z">
        <w:del w:id="2582" w:author="Admin" w:date="2021-05-26T18:50:00Z">
          <w:r w:rsidRPr="00D30302" w:rsidDel="00A2574B">
            <w:rPr>
              <w:rFonts w:eastAsia="Times New Roman" w:cstheme="minorHAnsi"/>
              <w:i/>
              <w:iCs/>
            </w:rPr>
            <w:delText>Taunt.</w:delText>
          </w:r>
          <w:r w:rsidRPr="00D30302" w:rsidDel="00A2574B">
            <w:rPr>
              <w:rFonts w:eastAsia="Times New Roman" w:cstheme="minorHAnsi"/>
            </w:rPr>
            <w:delText xml:space="preserve"> You cast the </w:delText>
          </w:r>
          <w:r w:rsidRPr="00D30302" w:rsidDel="00A2574B">
            <w:rPr>
              <w:rFonts w:eastAsia="Times New Roman" w:cstheme="minorHAnsi"/>
              <w:i/>
              <w:iCs/>
            </w:rPr>
            <w:delText>compelled duel</w:delText>
          </w:r>
          <w:r w:rsidRPr="00D30302" w:rsidDel="00A2574B">
            <w:rPr>
              <w:rFonts w:eastAsia="Times New Roman" w:cstheme="minorHAnsi"/>
            </w:rPr>
            <w:delText xml:space="preserve"> spell. You can choose an additional target for the spell for every two levels above 5th. </w:delText>
          </w:r>
        </w:del>
      </w:moveFrom>
    </w:p>
    <w:p w14:paraId="35326C04" w14:textId="77777777" w:rsidR="00D30302" w:rsidRPr="00D30302" w:rsidDel="00A2574B" w:rsidRDefault="00D30302" w:rsidP="003C4628">
      <w:pPr>
        <w:pStyle w:val="ListParagraph"/>
        <w:numPr>
          <w:ilvl w:val="0"/>
          <w:numId w:val="70"/>
        </w:numPr>
        <w:rPr>
          <w:del w:id="2583" w:author="Admin" w:date="2021-05-26T18:50:00Z"/>
          <w:rFonts w:eastAsia="Times New Roman" w:cstheme="minorHAnsi"/>
        </w:rPr>
      </w:pPr>
      <w:moveFrom w:id="2584" w:author="Admin" w:date="2021-03-31T20:45:00Z">
        <w:del w:id="2585" w:author="Admin" w:date="2021-05-26T18:50:00Z">
          <w:r w:rsidDel="00A2574B">
            <w:rPr>
              <w:rFonts w:eastAsia="Times New Roman" w:cstheme="minorHAnsi"/>
              <w:i/>
              <w:iCs/>
            </w:rPr>
            <w:delText>Terrifying Howl</w:delText>
          </w:r>
          <w:r w:rsidRPr="00D30302" w:rsidDel="00A2574B">
            <w:rPr>
              <w:rFonts w:eastAsia="Times New Roman" w:cstheme="minorHAnsi"/>
              <w:i/>
              <w:iCs/>
            </w:rPr>
            <w:delText>.</w:delText>
          </w:r>
          <w:r w:rsidRPr="00D30302" w:rsidDel="00A2574B">
            <w:rPr>
              <w:rFonts w:eastAsia="Times New Roman" w:cstheme="minorHAnsi"/>
            </w:rPr>
            <w:delText xml:space="preserve"> You cast the </w:delText>
          </w:r>
          <w:r w:rsidRPr="00D30302" w:rsidDel="00A2574B">
            <w:rPr>
              <w:rFonts w:eastAsia="Times New Roman" w:cstheme="minorHAnsi"/>
              <w:i/>
              <w:iCs/>
            </w:rPr>
            <w:delText>cause fear</w:delText>
          </w:r>
          <w:r w:rsidRPr="00D30302" w:rsidDel="00A2574B">
            <w:rPr>
              <w:rFonts w:eastAsia="Times New Roman" w:cstheme="minorHAnsi"/>
            </w:rPr>
            <w:delText xml:space="preserve"> spell. You can choose an additional target for the spell for every two levels above 5th. </w:delText>
          </w:r>
        </w:del>
      </w:moveFrom>
    </w:p>
    <w:p w14:paraId="6A669849" w14:textId="77777777" w:rsidR="00D30302" w:rsidRPr="00D30302" w:rsidDel="00A2574B" w:rsidRDefault="00D30302" w:rsidP="003C4628">
      <w:pPr>
        <w:pStyle w:val="ListParagraph"/>
        <w:numPr>
          <w:ilvl w:val="0"/>
          <w:numId w:val="70"/>
        </w:numPr>
        <w:rPr>
          <w:del w:id="2586" w:author="Admin" w:date="2021-05-26T18:50:00Z"/>
          <w:rFonts w:eastAsia="Times New Roman" w:cstheme="minorHAnsi"/>
        </w:rPr>
      </w:pPr>
      <w:moveFrom w:id="2587" w:author="Admin" w:date="2021-03-31T20:45:00Z">
        <w:del w:id="2588" w:author="Admin" w:date="2021-05-26T18:50:00Z">
          <w:r w:rsidRPr="00D30302" w:rsidDel="00A2574B">
            <w:rPr>
              <w:rFonts w:eastAsia="Times New Roman" w:cstheme="minorHAnsi"/>
              <w:i/>
              <w:iCs/>
            </w:rPr>
            <w:delText>Startling</w:delText>
          </w:r>
          <w:r w:rsidDel="00A2574B">
            <w:rPr>
              <w:rFonts w:eastAsia="Times New Roman" w:cstheme="minorHAnsi"/>
              <w:i/>
              <w:iCs/>
            </w:rPr>
            <w:delText xml:space="preserve"> Cry</w:delText>
          </w:r>
          <w:r w:rsidRPr="00D30302" w:rsidDel="00A2574B">
            <w:rPr>
              <w:rFonts w:eastAsia="Times New Roman" w:cstheme="minorHAnsi"/>
              <w:i/>
              <w:iCs/>
            </w:rPr>
            <w:delText>.</w:delText>
          </w:r>
          <w:r w:rsidRPr="00D30302" w:rsidDel="00A2574B">
            <w:rPr>
              <w:rFonts w:eastAsia="Times New Roman" w:cstheme="minorHAnsi"/>
            </w:rPr>
            <w:delText xml:space="preserve"> One target within range suffers disadvantage to their attack rolls. You can activate this shout as a reaction if the attack takes place </w:delText>
          </w:r>
          <w:r w:rsidRPr="00D30302" w:rsidDel="00A2574B">
            <w:rPr>
              <w:rFonts w:eastAsia="Times New Roman" w:cstheme="minorHAnsi"/>
            </w:rPr>
            <w:lastRenderedPageBreak/>
            <w:delText xml:space="preserve">outside your turn, and you may maintain it on your turn and choose another target. </w:delText>
          </w:r>
          <w:r w:rsidR="003C4628" w:rsidDel="00A2574B">
            <w:rPr>
              <w:rFonts w:eastAsia="Times New Roman" w:cstheme="minorHAnsi"/>
            </w:rPr>
            <w:delText xml:space="preserve">A creature cannot be affected by this ability more than once until it completes a short rest. </w:delText>
          </w:r>
          <w:r w:rsidRPr="00D30302" w:rsidDel="00A2574B">
            <w:rPr>
              <w:rFonts w:eastAsia="Times New Roman" w:cstheme="minorHAnsi"/>
            </w:rPr>
            <w:delText>This is a fear effect.</w:delText>
          </w:r>
          <w:r w:rsidR="003C4628" w:rsidDel="00A2574B">
            <w:rPr>
              <w:rFonts w:eastAsia="Times New Roman" w:cstheme="minorHAnsi"/>
            </w:rPr>
            <w:delText xml:space="preserve"> </w:delText>
          </w:r>
        </w:del>
      </w:moveFrom>
    </w:p>
    <w:moveFromRangeEnd w:id="2554"/>
    <w:p w14:paraId="7CED299E" w14:textId="77777777" w:rsidR="000C692E" w:rsidRDefault="001D260A">
      <w:pPr>
        <w:rPr>
          <w:rFonts w:eastAsia="Times New Roman" w:cstheme="minorHAnsi"/>
        </w:rPr>
      </w:pPr>
      <w:r w:rsidRPr="000D1FA0">
        <w:rPr>
          <w:rFonts w:eastAsia="Times New Roman" w:cstheme="minorHAnsi"/>
        </w:rPr>
        <w:t xml:space="preserve">If the target of a shout leaves the range or is defeated, the effect ends for them. </w:t>
      </w:r>
      <w:del w:id="2589" w:author="Admin" w:date="2021-03-31T20:50:00Z">
        <w:r w:rsidRPr="000D1FA0" w:rsidDel="001E0DC6">
          <w:rPr>
            <w:rFonts w:eastAsia="Times New Roman" w:cstheme="minorHAnsi"/>
          </w:rPr>
          <w:delText xml:space="preserve">If a creature is affected by a shout used by you, or succeeds on their saving throw against it, they cannot be affected again by the same shout until </w:delText>
        </w:r>
        <w:r w:rsidR="000D1FA0" w:rsidRPr="000D1FA0" w:rsidDel="001E0DC6">
          <w:rPr>
            <w:rFonts w:eastAsia="Times New Roman" w:cstheme="minorHAnsi"/>
          </w:rPr>
          <w:delText>after one minute</w:delText>
        </w:r>
        <w:r w:rsidRPr="000D1FA0" w:rsidDel="001E0DC6">
          <w:rPr>
            <w:rFonts w:eastAsia="Times New Roman" w:cstheme="minorHAnsi"/>
          </w:rPr>
          <w:delText xml:space="preserve">. </w:delText>
        </w:r>
      </w:del>
      <w:r w:rsidRPr="000D1FA0">
        <w:rPr>
          <w:rFonts w:eastAsia="Times New Roman" w:cstheme="minorHAnsi"/>
        </w:rPr>
        <w:t xml:space="preserve">A shout is a thunder effect that does not function in areas of silence or if you cannot vocalize. </w:t>
      </w:r>
    </w:p>
    <w:p w14:paraId="31629154" w14:textId="77777777" w:rsidR="003C4628" w:rsidRPr="003C4628" w:rsidRDefault="003C4628" w:rsidP="003C4628">
      <w:pPr>
        <w:rPr>
          <w:rFonts w:eastAsia="Times New Roman" w:cstheme="minorHAnsi"/>
        </w:rPr>
      </w:pPr>
      <w:r>
        <w:rPr>
          <w:rFonts w:eastAsia="Times New Roman" w:cstheme="minorHAnsi"/>
          <w:i/>
          <w:iCs/>
        </w:rPr>
        <w:t>S</w:t>
      </w:r>
      <w:r w:rsidRPr="003C4628">
        <w:rPr>
          <w:rFonts w:eastAsia="Times New Roman" w:cstheme="minorHAnsi"/>
          <w:i/>
          <w:iCs/>
        </w:rPr>
        <w:t xml:space="preserve">pecial. </w:t>
      </w:r>
      <w:r>
        <w:rPr>
          <w:rFonts w:eastAsia="Times New Roman" w:cstheme="minorHAnsi"/>
        </w:rPr>
        <w:t>If you have</w:t>
      </w:r>
      <w:r w:rsidRPr="003C4628">
        <w:rPr>
          <w:rFonts w:eastAsia="Times New Roman" w:cstheme="minorHAnsi"/>
        </w:rPr>
        <w:t xml:space="preserve"> proficiency in musical instrument</w:t>
      </w:r>
      <w:r>
        <w:rPr>
          <w:rFonts w:eastAsia="Times New Roman" w:cstheme="minorHAnsi"/>
        </w:rPr>
        <w:t>s, you can use them to apply a bonus to your shouts appropriate to the musical instrument type</w:t>
      </w:r>
      <w:r w:rsidRPr="003C4628">
        <w:rPr>
          <w:rFonts w:eastAsia="Times New Roman" w:cstheme="minorHAnsi"/>
        </w:rPr>
        <w:t xml:space="preserve">. </w:t>
      </w:r>
    </w:p>
    <w:p w14:paraId="2D6E11F8" w14:textId="77777777" w:rsidR="003C4628" w:rsidRPr="003C4628" w:rsidRDefault="003C4628">
      <w:pPr>
        <w:pStyle w:val="ListParagraph"/>
        <w:numPr>
          <w:ilvl w:val="0"/>
          <w:numId w:val="70"/>
        </w:numPr>
        <w:rPr>
          <w:rFonts w:eastAsia="Times New Roman" w:cstheme="minorHAnsi"/>
        </w:rPr>
      </w:pPr>
      <w:r w:rsidRPr="003C4628">
        <w:rPr>
          <w:rFonts w:eastAsia="Times New Roman" w:cstheme="minorHAnsi"/>
          <w:i/>
          <w:iCs/>
        </w:rPr>
        <w:t>Brass (trumpet, cornet, tuba</w:t>
      </w:r>
      <w:ins w:id="2590" w:author="Admin" w:date="2021-03-31T20:51:00Z">
        <w:r w:rsidR="001E0DC6">
          <w:rPr>
            <w:rFonts w:eastAsia="Times New Roman" w:cstheme="minorHAnsi"/>
            <w:i/>
            <w:iCs/>
          </w:rPr>
          <w:t>, etc.</w:t>
        </w:r>
      </w:ins>
      <w:r w:rsidRPr="003C4628">
        <w:rPr>
          <w:rFonts w:eastAsia="Times New Roman" w:cstheme="minorHAnsi"/>
          <w:i/>
          <w:iCs/>
        </w:rPr>
        <w:t>). Clarion.</w:t>
      </w:r>
      <w:r w:rsidRPr="003C4628">
        <w:rPr>
          <w:rFonts w:eastAsia="Times New Roman" w:cstheme="minorHAnsi"/>
        </w:rPr>
        <w:t xml:space="preserve"> Any saving throw done against your active </w:t>
      </w:r>
      <w:del w:id="2591" w:author="Admin" w:date="2021-03-31T20:50:00Z">
        <w:r w:rsidRPr="003C4628" w:rsidDel="001E0DC6">
          <w:rPr>
            <w:rFonts w:eastAsia="Times New Roman" w:cstheme="minorHAnsi"/>
          </w:rPr>
          <w:delText>spells</w:delText>
        </w:r>
      </w:del>
      <w:ins w:id="2592" w:author="Admin" w:date="2021-03-31T20:50:00Z">
        <w:r w:rsidR="001E0DC6">
          <w:rPr>
            <w:rFonts w:eastAsia="Times New Roman" w:cstheme="minorHAnsi"/>
          </w:rPr>
          <w:t>shouts</w:t>
        </w:r>
      </w:ins>
      <w:r w:rsidRPr="003C4628">
        <w:rPr>
          <w:rFonts w:eastAsia="Times New Roman" w:cstheme="minorHAnsi"/>
        </w:rPr>
        <w:t xml:space="preserve">, or any attempts to dispel your spells channeled through a brass instrument suffer disadvantage (if the dispel would be automatic, it instead requires a check regardless of spell level). </w:t>
      </w:r>
    </w:p>
    <w:p w14:paraId="72B41163" w14:textId="77777777" w:rsidR="003C4628" w:rsidRPr="003C4628" w:rsidRDefault="003C4628">
      <w:pPr>
        <w:pStyle w:val="ListParagraph"/>
        <w:numPr>
          <w:ilvl w:val="0"/>
          <w:numId w:val="70"/>
        </w:numPr>
        <w:rPr>
          <w:rFonts w:eastAsia="Times New Roman" w:cstheme="minorHAnsi"/>
        </w:rPr>
      </w:pPr>
      <w:r w:rsidRPr="003C4628">
        <w:rPr>
          <w:rFonts w:eastAsia="Times New Roman" w:cstheme="minorHAnsi"/>
          <w:i/>
          <w:iCs/>
        </w:rPr>
        <w:t>Percussion (drums, triangle, bells</w:t>
      </w:r>
      <w:ins w:id="2593" w:author="Admin" w:date="2021-03-31T20:51:00Z">
        <w:r w:rsidR="001E0DC6">
          <w:rPr>
            <w:rFonts w:eastAsia="Times New Roman" w:cstheme="minorHAnsi"/>
            <w:i/>
            <w:iCs/>
          </w:rPr>
          <w:t>, etc.</w:t>
        </w:r>
      </w:ins>
      <w:r w:rsidRPr="003C4628">
        <w:rPr>
          <w:rFonts w:eastAsia="Times New Roman" w:cstheme="minorHAnsi"/>
          <w:i/>
          <w:iCs/>
        </w:rPr>
        <w:t>). Resonance.</w:t>
      </w:r>
      <w:r w:rsidRPr="003C4628">
        <w:rPr>
          <w:rFonts w:eastAsia="Times New Roman" w:cstheme="minorHAnsi"/>
        </w:rPr>
        <w:t xml:space="preserve"> The range of your </w:t>
      </w:r>
      <w:del w:id="2594" w:author="Admin" w:date="2021-03-31T20:50:00Z">
        <w:r w:rsidRPr="003C4628" w:rsidDel="001E0DC6">
          <w:rPr>
            <w:rFonts w:eastAsia="Times New Roman" w:cstheme="minorHAnsi"/>
          </w:rPr>
          <w:delText xml:space="preserve">spells </w:delText>
        </w:r>
      </w:del>
      <w:ins w:id="2595" w:author="Admin" w:date="2021-03-31T20:50:00Z">
        <w:r w:rsidR="001E0DC6">
          <w:rPr>
            <w:rFonts w:eastAsia="Times New Roman" w:cstheme="minorHAnsi"/>
          </w:rPr>
          <w:t>shouts</w:t>
        </w:r>
        <w:r w:rsidR="001E0DC6" w:rsidRPr="003C4628">
          <w:rPr>
            <w:rFonts w:eastAsia="Times New Roman" w:cstheme="minorHAnsi"/>
          </w:rPr>
          <w:t xml:space="preserve"> </w:t>
        </w:r>
      </w:ins>
      <w:r w:rsidRPr="003C4628">
        <w:rPr>
          <w:rFonts w:eastAsia="Times New Roman" w:cstheme="minorHAnsi"/>
        </w:rPr>
        <w:t xml:space="preserve">channeled through your instrument increases by 50%. </w:t>
      </w:r>
    </w:p>
    <w:p w14:paraId="010BE8F2" w14:textId="77777777" w:rsidR="003C4628" w:rsidRPr="003C4628" w:rsidRDefault="003C4628">
      <w:pPr>
        <w:pStyle w:val="ListParagraph"/>
        <w:numPr>
          <w:ilvl w:val="0"/>
          <w:numId w:val="70"/>
        </w:numPr>
        <w:rPr>
          <w:rFonts w:eastAsia="Times New Roman" w:cstheme="minorHAnsi"/>
        </w:rPr>
      </w:pPr>
      <w:r w:rsidRPr="003C4628">
        <w:rPr>
          <w:rFonts w:eastAsia="Times New Roman" w:cstheme="minorHAnsi"/>
          <w:i/>
          <w:iCs/>
        </w:rPr>
        <w:t xml:space="preserve">Strings (violin, cello, harp, </w:t>
      </w:r>
      <w:del w:id="2596" w:author="Admin" w:date="2021-03-31T20:51:00Z">
        <w:r w:rsidRPr="003C4628" w:rsidDel="001E0DC6">
          <w:rPr>
            <w:rFonts w:eastAsia="Times New Roman" w:cstheme="minorHAnsi"/>
            <w:i/>
            <w:iCs/>
          </w:rPr>
          <w:delText>dulcimer</w:delText>
        </w:r>
      </w:del>
      <w:ins w:id="2597" w:author="Admin" w:date="2021-03-31T20:51:00Z">
        <w:r w:rsidR="001E0DC6" w:rsidRPr="003C4628">
          <w:rPr>
            <w:rFonts w:eastAsia="Times New Roman" w:cstheme="minorHAnsi"/>
            <w:i/>
            <w:iCs/>
          </w:rPr>
          <w:t>dulcimer</w:t>
        </w:r>
        <w:r w:rsidR="001E0DC6">
          <w:rPr>
            <w:rFonts w:eastAsia="Times New Roman" w:cstheme="minorHAnsi"/>
            <w:i/>
            <w:iCs/>
          </w:rPr>
          <w:t>, etc.</w:t>
        </w:r>
      </w:ins>
      <w:r w:rsidRPr="003C4628">
        <w:rPr>
          <w:rFonts w:eastAsia="Times New Roman" w:cstheme="minorHAnsi"/>
          <w:i/>
          <w:iCs/>
        </w:rPr>
        <w:t>). Lingering.</w:t>
      </w:r>
      <w:r w:rsidRPr="003C4628">
        <w:rPr>
          <w:rFonts w:eastAsia="Times New Roman" w:cstheme="minorHAnsi"/>
        </w:rPr>
        <w:t xml:space="preserve"> </w:t>
      </w:r>
      <w:ins w:id="2598" w:author="Admin" w:date="2021-03-31T20:51:00Z">
        <w:r w:rsidR="001E0DC6">
          <w:rPr>
            <w:rFonts w:eastAsia="Times New Roman" w:cstheme="minorHAnsi"/>
          </w:rPr>
          <w:t xml:space="preserve">Your last shout lingers for </w:t>
        </w:r>
      </w:ins>
      <w:del w:id="2599" w:author="Admin" w:date="2021-03-31T20:51:00Z">
        <w:r w:rsidRPr="003C4628" w:rsidDel="001E0DC6">
          <w:rPr>
            <w:rFonts w:eastAsia="Times New Roman" w:cstheme="minorHAnsi"/>
          </w:rPr>
          <w:delText xml:space="preserve">If you cast a non-instantaneous </w:delText>
        </w:r>
      </w:del>
      <w:del w:id="2600" w:author="Admin" w:date="2021-03-31T20:50:00Z">
        <w:r w:rsidRPr="003C4628" w:rsidDel="001E0DC6">
          <w:rPr>
            <w:rFonts w:eastAsia="Times New Roman" w:cstheme="minorHAnsi"/>
          </w:rPr>
          <w:delText xml:space="preserve">spell </w:delText>
        </w:r>
      </w:del>
      <w:del w:id="2601" w:author="Admin" w:date="2021-03-31T20:51:00Z">
        <w:r w:rsidRPr="003C4628" w:rsidDel="001E0DC6">
          <w:rPr>
            <w:rFonts w:eastAsia="Times New Roman" w:cstheme="minorHAnsi"/>
          </w:rPr>
          <w:delText xml:space="preserve">and stop concentrating or channeling it, it lingers for </w:delText>
        </w:r>
      </w:del>
      <w:r w:rsidRPr="003C4628">
        <w:rPr>
          <w:rFonts w:eastAsia="Times New Roman" w:cstheme="minorHAnsi"/>
        </w:rPr>
        <w:t xml:space="preserve">1d4 rounds after you stop </w:t>
      </w:r>
      <w:del w:id="2602" w:author="Admin" w:date="2021-03-31T20:51:00Z">
        <w:r w:rsidRPr="003C4628" w:rsidDel="001E0DC6">
          <w:rPr>
            <w:rFonts w:eastAsia="Times New Roman" w:cstheme="minorHAnsi"/>
          </w:rPr>
          <w:delText xml:space="preserve">concentrating </w:delText>
        </w:r>
      </w:del>
      <w:ins w:id="2603" w:author="Admin" w:date="2021-03-31T20:51:00Z">
        <w:r w:rsidR="001E0DC6">
          <w:rPr>
            <w:rFonts w:eastAsia="Times New Roman" w:cstheme="minorHAnsi"/>
          </w:rPr>
          <w:t>maintaining it</w:t>
        </w:r>
      </w:ins>
      <w:del w:id="2604" w:author="Admin" w:date="2021-03-31T20:51:00Z">
        <w:r w:rsidRPr="003C4628" w:rsidDel="001E0DC6">
          <w:rPr>
            <w:rFonts w:eastAsia="Times New Roman" w:cstheme="minorHAnsi"/>
          </w:rPr>
          <w:delText>or channeling</w:delText>
        </w:r>
      </w:del>
      <w:r w:rsidRPr="003C4628">
        <w:rPr>
          <w:rFonts w:eastAsia="Times New Roman" w:cstheme="minorHAnsi"/>
        </w:rPr>
        <w:t>. This cannot exceed the maximum duration of the spell</w:t>
      </w:r>
      <w:ins w:id="2605" w:author="Admin" w:date="2021-03-31T20:51:00Z">
        <w:r w:rsidR="001E0DC6">
          <w:rPr>
            <w:rFonts w:eastAsia="Times New Roman" w:cstheme="minorHAnsi"/>
          </w:rPr>
          <w:t xml:space="preserve"> or shout (if any)</w:t>
        </w:r>
      </w:ins>
      <w:r w:rsidRPr="003C4628">
        <w:rPr>
          <w:rFonts w:eastAsia="Times New Roman" w:cstheme="minorHAnsi"/>
        </w:rPr>
        <w:t xml:space="preserve">, but can allow you to effectively maintain multiple </w:t>
      </w:r>
      <w:del w:id="2606" w:author="Admin" w:date="2021-03-31T20:51:00Z">
        <w:r w:rsidRPr="003C4628" w:rsidDel="001E0DC6">
          <w:rPr>
            <w:rFonts w:eastAsia="Times New Roman" w:cstheme="minorHAnsi"/>
          </w:rPr>
          <w:delText>auras or concentration spells</w:delText>
        </w:r>
      </w:del>
      <w:ins w:id="2607" w:author="Admin" w:date="2021-03-31T20:51:00Z">
        <w:r w:rsidR="001E0DC6">
          <w:rPr>
            <w:rFonts w:eastAsia="Times New Roman" w:cstheme="minorHAnsi"/>
          </w:rPr>
          <w:t>shouts</w:t>
        </w:r>
      </w:ins>
      <w:r w:rsidRPr="003C4628">
        <w:rPr>
          <w:rFonts w:eastAsia="Times New Roman" w:cstheme="minorHAnsi"/>
        </w:rPr>
        <w:t xml:space="preserve">. </w:t>
      </w:r>
    </w:p>
    <w:p w14:paraId="40F447A2" w14:textId="77777777" w:rsidR="003C4628" w:rsidRPr="003C4628" w:rsidRDefault="003C4628">
      <w:pPr>
        <w:pStyle w:val="ListParagraph"/>
        <w:numPr>
          <w:ilvl w:val="0"/>
          <w:numId w:val="70"/>
        </w:numPr>
        <w:rPr>
          <w:rFonts w:eastAsia="Times New Roman" w:cstheme="minorHAnsi"/>
        </w:rPr>
      </w:pPr>
      <w:r w:rsidRPr="003C4628">
        <w:rPr>
          <w:rFonts w:eastAsia="Times New Roman" w:cstheme="minorHAnsi"/>
          <w:i/>
          <w:iCs/>
        </w:rPr>
        <w:t>Woodwinds (flutes, clarinet, ocarina</w:t>
      </w:r>
      <w:ins w:id="2608" w:author="Admin" w:date="2021-03-31T20:51:00Z">
        <w:r w:rsidR="001E0DC6">
          <w:rPr>
            <w:rFonts w:eastAsia="Times New Roman" w:cstheme="minorHAnsi"/>
            <w:i/>
            <w:iCs/>
          </w:rPr>
          <w:t>, etc.</w:t>
        </w:r>
      </w:ins>
      <w:r w:rsidRPr="003C4628">
        <w:rPr>
          <w:rFonts w:eastAsia="Times New Roman" w:cstheme="minorHAnsi"/>
          <w:i/>
          <w:iCs/>
        </w:rPr>
        <w:t>). Synthesized.</w:t>
      </w:r>
      <w:r w:rsidRPr="003C4628">
        <w:rPr>
          <w:rFonts w:eastAsia="Times New Roman" w:cstheme="minorHAnsi"/>
        </w:rPr>
        <w:t xml:space="preserve"> </w:t>
      </w:r>
      <w:del w:id="2609" w:author="Admin" w:date="2021-03-31T20:52:00Z">
        <w:r w:rsidRPr="003C4628" w:rsidDel="001E0DC6">
          <w:rPr>
            <w:rFonts w:eastAsia="Times New Roman" w:cstheme="minorHAnsi"/>
          </w:rPr>
          <w:delText xml:space="preserve">If you cast a spell </w:delText>
        </w:r>
      </w:del>
      <w:ins w:id="2610" w:author="Admin" w:date="2021-03-31T20:52:00Z">
        <w:r w:rsidR="001E0DC6">
          <w:rPr>
            <w:rFonts w:eastAsia="Times New Roman" w:cstheme="minorHAnsi"/>
          </w:rPr>
          <w:t xml:space="preserve">Shouts that provide numerical bonuses increase the bonus by </w:t>
        </w:r>
      </w:ins>
      <w:del w:id="2611" w:author="Admin" w:date="2021-03-31T20:52:00Z">
        <w:r w:rsidRPr="003C4628" w:rsidDel="001E0DC6">
          <w:rPr>
            <w:rFonts w:eastAsia="Times New Roman" w:cstheme="minorHAnsi"/>
          </w:rPr>
          <w:delText xml:space="preserve">that provides a bonus to a roll or </w:delText>
        </w:r>
        <w:r w:rsidRPr="003C4628" w:rsidDel="001E0DC6">
          <w:rPr>
            <w:rFonts w:eastAsia="Times New Roman" w:cstheme="minorHAnsi"/>
          </w:rPr>
          <w:lastRenderedPageBreak/>
          <w:delText xml:space="preserve">advantage to it, the targets gain a further </w:delText>
        </w:r>
      </w:del>
      <w:r w:rsidRPr="003C4628">
        <w:rPr>
          <w:rFonts w:eastAsia="Times New Roman" w:cstheme="minorHAnsi"/>
        </w:rPr>
        <w:t>+1</w:t>
      </w:r>
      <w:del w:id="2612" w:author="Admin" w:date="2021-03-31T20:52:00Z">
        <w:r w:rsidRPr="003C4628" w:rsidDel="001E0DC6">
          <w:rPr>
            <w:rFonts w:eastAsia="Times New Roman" w:cstheme="minorHAnsi"/>
          </w:rPr>
          <w:delText xml:space="preserve"> bonus to the roll</w:delText>
        </w:r>
      </w:del>
      <w:r w:rsidRPr="003C4628">
        <w:rPr>
          <w:rFonts w:eastAsia="Times New Roman" w:cstheme="minorHAnsi"/>
        </w:rPr>
        <w:t>.</w:t>
      </w:r>
    </w:p>
    <w:p w14:paraId="766CE2C6" w14:textId="77777777" w:rsidR="003C4628" w:rsidRPr="000D1FA0" w:rsidRDefault="003C4628" w:rsidP="000D1FA0">
      <w:pPr>
        <w:rPr>
          <w:rFonts w:eastAsia="Times New Roman" w:cstheme="minorHAnsi"/>
        </w:rPr>
      </w:pPr>
    </w:p>
    <w:p w14:paraId="4A44B1D3" w14:textId="77777777" w:rsidR="00CE27E3" w:rsidRDefault="003F3399" w:rsidP="000D1FA0">
      <w:pPr>
        <w:rPr>
          <w:rFonts w:eastAsia="Times New Roman" w:cstheme="minorHAnsi"/>
          <w:b/>
          <w:bCs/>
        </w:rPr>
      </w:pPr>
      <w:r w:rsidRPr="00CE27E3">
        <w:rPr>
          <w:rFonts w:eastAsia="Times New Roman" w:cstheme="minorHAnsi"/>
          <w:b/>
          <w:bCs/>
        </w:rPr>
        <w:t xml:space="preserve">Slayer’s Counter </w:t>
      </w:r>
    </w:p>
    <w:p w14:paraId="4866DB12" w14:textId="77777777" w:rsidR="00CE27E3" w:rsidRPr="00CE27E3" w:rsidRDefault="00CE27E3" w:rsidP="000D1FA0">
      <w:pPr>
        <w:rPr>
          <w:rFonts w:eastAsia="Times New Roman" w:cstheme="minorHAnsi"/>
        </w:rPr>
      </w:pPr>
      <w:r w:rsidRPr="00CE27E3">
        <w:rPr>
          <w:rFonts w:eastAsia="Times New Roman" w:cstheme="minorHAnsi"/>
          <w:i/>
          <w:iCs/>
          <w:color w:val="000000"/>
        </w:rPr>
        <w:t>Prerequisite.</w:t>
      </w:r>
      <w:r w:rsidRPr="00CE27E3">
        <w:rPr>
          <w:rFonts w:eastAsia="Times New Roman" w:cstheme="minorHAnsi"/>
          <w:color w:val="000000"/>
        </w:rPr>
        <w:t xml:space="preserve"> </w:t>
      </w:r>
      <w:r w:rsidR="003F3399" w:rsidRPr="00CE27E3">
        <w:rPr>
          <w:rFonts w:eastAsia="Times New Roman" w:cstheme="minorHAnsi"/>
        </w:rPr>
        <w:t>17</w:t>
      </w:r>
      <w:r w:rsidRPr="00CE27E3">
        <w:rPr>
          <w:rFonts w:eastAsia="Times New Roman" w:cstheme="minorHAnsi"/>
        </w:rPr>
        <w:t>th level</w:t>
      </w:r>
      <w:r w:rsidR="003F3399" w:rsidRPr="00CE27E3">
        <w:rPr>
          <w:rFonts w:eastAsia="Times New Roman" w:cstheme="minorHAnsi"/>
        </w:rPr>
        <w:t xml:space="preserve"> and Slayer’s Prey</w:t>
      </w:r>
    </w:p>
    <w:p w14:paraId="2CEF1F33" w14:textId="77777777" w:rsidR="003F3399" w:rsidRDefault="003F3399" w:rsidP="000D1FA0">
      <w:pPr>
        <w:rPr>
          <w:rFonts w:eastAsia="Times New Roman" w:cstheme="minorHAnsi"/>
        </w:rPr>
      </w:pPr>
      <w:r w:rsidRPr="000D1FA0">
        <w:rPr>
          <w:rFonts w:eastAsia="Times New Roman" w:cstheme="minorHAnsi"/>
        </w:rPr>
        <w:t xml:space="preserve">You gain the ability to counterattack when your prey tries to sabotage you. If the target of your Slayer’s Prey forces you to make a saving throw, you can use your reaction to make one weapon attack against the quarry. You make this attack immediately before making the saving throw. If your attack hits, your save automatically succeeds, in addition to the attack’s normal effects. </w:t>
      </w:r>
    </w:p>
    <w:p w14:paraId="6C8CC350" w14:textId="77777777" w:rsidR="00CE27E3" w:rsidRPr="000D1FA0" w:rsidRDefault="00CE27E3" w:rsidP="000D1FA0">
      <w:pPr>
        <w:rPr>
          <w:rFonts w:eastAsia="Times New Roman" w:cstheme="minorHAnsi"/>
        </w:rPr>
      </w:pPr>
    </w:p>
    <w:p w14:paraId="6F2DC175" w14:textId="77777777" w:rsidR="00CE27E3" w:rsidRDefault="003F3399" w:rsidP="000D1FA0">
      <w:pPr>
        <w:rPr>
          <w:rFonts w:eastAsia="Times New Roman" w:cstheme="minorHAnsi"/>
          <w:i/>
          <w:iCs/>
        </w:rPr>
      </w:pPr>
      <w:r w:rsidRPr="00CE27E3">
        <w:rPr>
          <w:rFonts w:eastAsia="Times New Roman" w:cstheme="minorHAnsi"/>
          <w:b/>
          <w:bCs/>
        </w:rPr>
        <w:t>Slayer’s Prey</w:t>
      </w:r>
      <w:r w:rsidRPr="000D1FA0">
        <w:rPr>
          <w:rFonts w:eastAsia="Times New Roman" w:cstheme="minorHAnsi"/>
          <w:i/>
          <w:iCs/>
        </w:rPr>
        <w:t xml:space="preserve"> </w:t>
      </w:r>
    </w:p>
    <w:p w14:paraId="496386D6"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3F3399" w:rsidRPr="00CE27E3">
        <w:rPr>
          <w:rFonts w:eastAsia="Times New Roman" w:cstheme="minorHAnsi"/>
        </w:rPr>
        <w:t>1 level in Hunter</w:t>
      </w:r>
    </w:p>
    <w:p w14:paraId="0A3897C9" w14:textId="77777777" w:rsidR="00475849" w:rsidRDefault="003F3399">
      <w:pPr>
        <w:rPr>
          <w:rFonts w:eastAsia="Times New Roman" w:cstheme="minorHAnsi"/>
          <w:color w:val="000000"/>
        </w:rPr>
      </w:pPr>
      <w:r w:rsidRPr="000D1FA0">
        <w:rPr>
          <w:rFonts w:eastAsia="Times New Roman" w:cstheme="minorHAnsi"/>
        </w:rPr>
        <w:t xml:space="preserve">You can focus your ire on one foe, increasing the harm you inflict on it. As a bonus action, you designate one creature you can see within 60 feet of you as the target of this feature. The first time each turn that you hit that target with a weapon attack, it takes </w:t>
      </w:r>
      <w:del w:id="2613" w:author="Admin" w:date="2020-11-04T21:34:00Z">
        <w:r w:rsidRPr="000D1FA0" w:rsidDel="006B34EA">
          <w:rPr>
            <w:rFonts w:eastAsia="Times New Roman" w:cstheme="minorHAnsi"/>
          </w:rPr>
          <w:delText xml:space="preserve">an </w:delText>
        </w:r>
      </w:del>
      <w:ins w:id="2614" w:author="Admin" w:date="2020-11-04T21:34:00Z">
        <w:r w:rsidR="006B34EA">
          <w:rPr>
            <w:rFonts w:eastAsia="Times New Roman" w:cstheme="minorHAnsi"/>
          </w:rPr>
          <w:t>1d6</w:t>
        </w:r>
        <w:r w:rsidR="006B34EA" w:rsidRPr="000D1FA0">
          <w:rPr>
            <w:rFonts w:eastAsia="Times New Roman" w:cstheme="minorHAnsi"/>
          </w:rPr>
          <w:t xml:space="preserve"> </w:t>
        </w:r>
      </w:ins>
      <w:r w:rsidRPr="000D1FA0">
        <w:rPr>
          <w:rFonts w:eastAsia="Times New Roman" w:cstheme="minorHAnsi"/>
        </w:rPr>
        <w:t xml:space="preserve">extra </w:t>
      </w:r>
      <w:ins w:id="2615" w:author="Admin" w:date="2020-11-04T21:34:00Z">
        <w:r w:rsidR="006B34EA">
          <w:rPr>
            <w:rFonts w:eastAsia="Times New Roman" w:cstheme="minorHAnsi"/>
          </w:rPr>
          <w:t xml:space="preserve">points of </w:t>
        </w:r>
      </w:ins>
      <w:del w:id="2616" w:author="Admin" w:date="2020-11-04T21:34:00Z">
        <w:r w:rsidRPr="000D1FA0" w:rsidDel="006B34EA">
          <w:rPr>
            <w:rFonts w:eastAsia="Times New Roman" w:cstheme="minorHAnsi"/>
          </w:rPr>
          <w:delText xml:space="preserve">1d6 </w:delText>
        </w:r>
      </w:del>
      <w:r w:rsidRPr="000D1FA0">
        <w:rPr>
          <w:rFonts w:eastAsia="Times New Roman" w:cstheme="minorHAnsi"/>
        </w:rPr>
        <w:t xml:space="preserve">damage from the weapon. </w:t>
      </w:r>
      <w:r w:rsidRPr="000D1FA0">
        <w:rPr>
          <w:rFonts w:eastAsia="Times New Roman" w:cstheme="minorHAnsi"/>
          <w:color w:val="000000"/>
        </w:rPr>
        <w:t xml:space="preserve">Once the creature is defeated, you can choose another target. </w:t>
      </w:r>
    </w:p>
    <w:p w14:paraId="3823BDE8" w14:textId="77777777" w:rsidR="00CE27E3" w:rsidRPr="000D1FA0" w:rsidRDefault="00CE27E3" w:rsidP="000D1FA0">
      <w:pPr>
        <w:rPr>
          <w:rFonts w:eastAsia="Times New Roman" w:cstheme="minorHAnsi"/>
        </w:rPr>
      </w:pPr>
    </w:p>
    <w:p w14:paraId="4E39367C" w14:textId="77777777" w:rsidR="00CE27E3" w:rsidRDefault="00475849" w:rsidP="000D1FA0">
      <w:pPr>
        <w:rPr>
          <w:rFonts w:eastAsia="Times New Roman" w:cstheme="minorHAnsi"/>
          <w:i/>
          <w:iCs/>
        </w:rPr>
      </w:pPr>
      <w:r w:rsidRPr="00CE27E3">
        <w:rPr>
          <w:rFonts w:eastAsia="Times New Roman" w:cstheme="minorHAnsi"/>
          <w:b/>
          <w:bCs/>
        </w:rPr>
        <w:t>Slippery Mind</w:t>
      </w:r>
      <w:r w:rsidRPr="000D1FA0">
        <w:rPr>
          <w:rFonts w:eastAsia="Times New Roman" w:cstheme="minorHAnsi"/>
          <w:i/>
          <w:iCs/>
        </w:rPr>
        <w:t xml:space="preserve"> </w:t>
      </w:r>
    </w:p>
    <w:p w14:paraId="03EC1EA6" w14:textId="77777777" w:rsid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CE27E3">
        <w:rPr>
          <w:rFonts w:eastAsia="Times New Roman" w:cstheme="minorHAnsi"/>
        </w:rPr>
        <w:t>13</w:t>
      </w:r>
      <w:r w:rsidRPr="00CE27E3">
        <w:rPr>
          <w:rFonts w:eastAsia="Times New Roman" w:cstheme="minorHAnsi"/>
        </w:rPr>
        <w:t xml:space="preserve">th level, </w:t>
      </w:r>
      <w:r w:rsidR="00475849" w:rsidRPr="00CE27E3">
        <w:rPr>
          <w:rFonts w:eastAsia="Times New Roman" w:cstheme="minorHAnsi"/>
        </w:rPr>
        <w:t>1 level in Rogue or Monk</w:t>
      </w:r>
    </w:p>
    <w:p w14:paraId="1460737D" w14:textId="77777777" w:rsidR="00475849" w:rsidRDefault="00475849" w:rsidP="000D1FA0">
      <w:pPr>
        <w:rPr>
          <w:rFonts w:eastAsia="Times New Roman" w:cstheme="minorHAnsi"/>
          <w:color w:val="000000"/>
        </w:rPr>
      </w:pPr>
      <w:r w:rsidRPr="000D1FA0">
        <w:rPr>
          <w:rFonts w:eastAsia="Times New Roman" w:cstheme="minorHAnsi"/>
        </w:rPr>
        <w:t xml:space="preserve">You have acquired greater mental strength. You gain proficiency in Spirit saving throws. </w:t>
      </w:r>
      <w:r w:rsidRPr="000D1FA0">
        <w:rPr>
          <w:rFonts w:eastAsia="Times New Roman" w:cstheme="minorHAnsi"/>
          <w:color w:val="000000"/>
        </w:rPr>
        <w:t xml:space="preserve">If you are a monk, you gain proficiency in all saving throws instead. </w:t>
      </w:r>
    </w:p>
    <w:p w14:paraId="533B4A31" w14:textId="77777777" w:rsidR="00CE27E3" w:rsidRPr="000D1FA0" w:rsidRDefault="00CE27E3" w:rsidP="000D1FA0">
      <w:pPr>
        <w:rPr>
          <w:rFonts w:eastAsia="Times New Roman" w:cstheme="minorHAnsi"/>
        </w:rPr>
      </w:pPr>
    </w:p>
    <w:p w14:paraId="249A1417" w14:textId="77777777" w:rsidR="00CE27E3" w:rsidRDefault="005C4816" w:rsidP="000D1FA0">
      <w:pPr>
        <w:rPr>
          <w:rFonts w:eastAsia="Times New Roman" w:cstheme="minorHAnsi"/>
          <w:b/>
          <w:bCs/>
          <w:color w:val="000000"/>
        </w:rPr>
      </w:pPr>
      <w:r w:rsidRPr="00CE27E3">
        <w:rPr>
          <w:rFonts w:eastAsia="Times New Roman" w:cstheme="minorHAnsi"/>
          <w:b/>
          <w:bCs/>
          <w:color w:val="000000"/>
        </w:rPr>
        <w:t>Slow Fall</w:t>
      </w:r>
    </w:p>
    <w:p w14:paraId="46018B79" w14:textId="77777777" w:rsidR="005C4816" w:rsidRDefault="005C4816" w:rsidP="000D1FA0">
      <w:pPr>
        <w:rPr>
          <w:rFonts w:eastAsia="Times New Roman" w:cstheme="minorHAnsi"/>
          <w:color w:val="000000"/>
        </w:rPr>
      </w:pPr>
      <w:r w:rsidRPr="000D1FA0">
        <w:rPr>
          <w:rFonts w:eastAsia="Times New Roman" w:cstheme="minorHAnsi"/>
          <w:color w:val="000000"/>
        </w:rPr>
        <w:t xml:space="preserve">You can use </w:t>
      </w:r>
      <w:r w:rsidRPr="000D1FA0">
        <w:rPr>
          <w:rFonts w:eastAsia="Times New Roman" w:cstheme="minorHAnsi"/>
        </w:rPr>
        <w:t>your</w:t>
      </w:r>
      <w:r w:rsidRPr="000D1FA0">
        <w:rPr>
          <w:rFonts w:eastAsia="Times New Roman" w:cstheme="minorHAnsi"/>
          <w:color w:val="000000"/>
        </w:rPr>
        <w:t xml:space="preserve"> reaction when you fall to reduce any falling damage you take by an amount equal to five times your level. If you would have landed on a target of an attack you would make, you may deal extra damage equal to half the amount of fall damage reduced by this talent, provided you succeed on the attack roll. In some circles, this ability is known as a drop kick. This extra damage is a strike effect.</w:t>
      </w:r>
    </w:p>
    <w:p w14:paraId="445087FC" w14:textId="77777777" w:rsidR="00CE27E3" w:rsidRPr="000D1FA0" w:rsidRDefault="00CE27E3" w:rsidP="000D1FA0">
      <w:pPr>
        <w:rPr>
          <w:rFonts w:eastAsia="Times New Roman" w:cstheme="minorHAnsi"/>
          <w:color w:val="000000"/>
        </w:rPr>
      </w:pPr>
    </w:p>
    <w:p w14:paraId="607D9F05" w14:textId="77777777" w:rsidR="00CE27E3" w:rsidRDefault="003F3399" w:rsidP="000D1FA0">
      <w:pPr>
        <w:rPr>
          <w:rFonts w:eastAsia="Times New Roman" w:cstheme="minorHAnsi"/>
          <w:b/>
          <w:bCs/>
        </w:rPr>
      </w:pPr>
      <w:r w:rsidRPr="00CE27E3">
        <w:rPr>
          <w:rFonts w:eastAsia="Times New Roman" w:cstheme="minorHAnsi"/>
          <w:b/>
          <w:bCs/>
        </w:rPr>
        <w:t xml:space="preserve">Stalker’s Flurry </w:t>
      </w:r>
    </w:p>
    <w:p w14:paraId="4E4A5FCD" w14:textId="77777777" w:rsidR="00CE27E3" w:rsidRPr="00CE27E3" w:rsidRDefault="00CE27E3" w:rsidP="000D1FA0">
      <w:pPr>
        <w:rPr>
          <w:rFonts w:eastAsia="Times New Roman" w:cstheme="minorHAnsi"/>
        </w:rPr>
      </w:pPr>
      <w:r w:rsidRPr="00CE27E3">
        <w:rPr>
          <w:rFonts w:eastAsia="Times New Roman" w:cstheme="minorHAnsi"/>
          <w:i/>
          <w:iCs/>
          <w:color w:val="000000"/>
        </w:rPr>
        <w:lastRenderedPageBreak/>
        <w:t>Prerequisite.</w:t>
      </w:r>
      <w:r w:rsidRPr="00CE27E3">
        <w:rPr>
          <w:rFonts w:eastAsia="Times New Roman" w:cstheme="minorHAnsi"/>
          <w:color w:val="000000"/>
        </w:rPr>
        <w:t xml:space="preserve"> </w:t>
      </w:r>
      <w:r w:rsidR="003F3399" w:rsidRPr="00CE27E3">
        <w:rPr>
          <w:rFonts w:eastAsia="Times New Roman" w:cstheme="minorHAnsi"/>
        </w:rPr>
        <w:t>9</w:t>
      </w:r>
      <w:r w:rsidRPr="00CE27E3">
        <w:rPr>
          <w:rFonts w:eastAsia="Times New Roman" w:cstheme="minorHAnsi"/>
        </w:rPr>
        <w:t xml:space="preserve">th level, </w:t>
      </w:r>
      <w:r w:rsidR="003F3399" w:rsidRPr="00CE27E3">
        <w:rPr>
          <w:rFonts w:eastAsia="Times New Roman" w:cstheme="minorHAnsi"/>
        </w:rPr>
        <w:t>1 level in Hunter</w:t>
      </w:r>
    </w:p>
    <w:p w14:paraId="164A2546" w14:textId="77777777" w:rsidR="00475849" w:rsidRPr="000D1FA0" w:rsidRDefault="003F3399" w:rsidP="000D1FA0">
      <w:pPr>
        <w:rPr>
          <w:rFonts w:eastAsia="Times New Roman" w:cstheme="minorHAnsi"/>
        </w:rPr>
      </w:pPr>
      <w:r w:rsidRPr="000D1FA0">
        <w:rPr>
          <w:rFonts w:eastAsia="Times New Roman" w:cstheme="minorHAnsi"/>
        </w:rPr>
        <w:t xml:space="preserve">You learn to attack with such unexpected speed that you can turn a miss into another attack. When you miss with a weapon attack, you can make another weapon attack as part of the same action. This can be done a number of times equal to your Strength or Agility modifier before requiring a short rest. </w:t>
      </w:r>
    </w:p>
    <w:p w14:paraId="3584B430" w14:textId="77777777" w:rsidR="00CE27E3" w:rsidRDefault="00CE27E3" w:rsidP="000D1FA0">
      <w:pPr>
        <w:rPr>
          <w:rFonts w:eastAsia="Times New Roman" w:cstheme="minorHAnsi"/>
          <w:i/>
          <w:iCs/>
        </w:rPr>
      </w:pPr>
    </w:p>
    <w:p w14:paraId="3F017366" w14:textId="77777777" w:rsidR="00CE27E3" w:rsidRDefault="000D1FA0" w:rsidP="00D2282E">
      <w:pPr>
        <w:rPr>
          <w:rFonts w:eastAsia="Times New Roman" w:cstheme="minorHAnsi"/>
          <w:b/>
          <w:bCs/>
        </w:rPr>
      </w:pPr>
      <w:r w:rsidRPr="00CE27E3">
        <w:rPr>
          <w:rFonts w:eastAsia="Times New Roman" w:cstheme="minorHAnsi"/>
          <w:b/>
          <w:bCs/>
        </w:rPr>
        <w:t>Stunning Slam</w:t>
      </w:r>
      <w:r w:rsidR="00D2282E">
        <w:rPr>
          <w:rFonts w:eastAsia="Times New Roman" w:cstheme="minorHAnsi"/>
          <w:b/>
          <w:bCs/>
        </w:rPr>
        <w:t xml:space="preserve"> </w:t>
      </w:r>
    </w:p>
    <w:p w14:paraId="35B4E15A" w14:textId="77777777" w:rsidR="000D1FA0" w:rsidRDefault="000D1FA0" w:rsidP="000D1FA0">
      <w:pPr>
        <w:rPr>
          <w:rFonts w:eastAsia="Times New Roman" w:cstheme="minorHAnsi"/>
        </w:rPr>
      </w:pPr>
      <w:r w:rsidRPr="000D1FA0">
        <w:rPr>
          <w:rFonts w:eastAsia="Times New Roman" w:cstheme="minorHAnsi"/>
        </w:rPr>
        <w:t xml:space="preserve">Upon scoring a critical hit with a melee weapon, you can stun your target for until the end of your turn in the next round. This can be negated with a successful Stamina saving throw. </w:t>
      </w:r>
      <w:r w:rsidR="00D2282E">
        <w:rPr>
          <w:rFonts w:eastAsia="Times New Roman" w:cstheme="minorHAnsi"/>
        </w:rPr>
        <w:t>This is a strike effect.</w:t>
      </w:r>
    </w:p>
    <w:p w14:paraId="7736169A" w14:textId="77777777" w:rsidR="00CE27E3" w:rsidRPr="000D1FA0" w:rsidRDefault="00CE27E3" w:rsidP="000D1FA0">
      <w:pPr>
        <w:rPr>
          <w:rFonts w:eastAsia="Times New Roman" w:cstheme="minorHAnsi"/>
        </w:rPr>
      </w:pPr>
    </w:p>
    <w:p w14:paraId="710E1B23" w14:textId="77777777" w:rsidR="00CE27E3" w:rsidRDefault="003F3399" w:rsidP="000D1FA0">
      <w:pPr>
        <w:rPr>
          <w:rFonts w:eastAsia="Times New Roman" w:cstheme="minorHAnsi"/>
          <w:b/>
          <w:bCs/>
        </w:rPr>
      </w:pPr>
      <w:r w:rsidRPr="00CE27E3">
        <w:rPr>
          <w:rFonts w:eastAsia="Times New Roman" w:cstheme="minorHAnsi"/>
          <w:b/>
          <w:bCs/>
        </w:rPr>
        <w:t xml:space="preserve">Suffused Arrows </w:t>
      </w:r>
    </w:p>
    <w:p w14:paraId="4533FE08" w14:textId="77777777" w:rsidR="00CE27E3" w:rsidRPr="00CE27E3" w:rsidRDefault="00CE27E3" w:rsidP="000D1FA0">
      <w:pPr>
        <w:rPr>
          <w:rFonts w:eastAsia="Times New Roman" w:cstheme="minorHAnsi"/>
        </w:rPr>
      </w:pPr>
      <w:r w:rsidRPr="00CE27E3">
        <w:rPr>
          <w:rFonts w:eastAsia="Times New Roman" w:cstheme="minorHAnsi"/>
          <w:i/>
          <w:iCs/>
          <w:color w:val="000000"/>
        </w:rPr>
        <w:t>Prerequisite.</w:t>
      </w:r>
      <w:r w:rsidRPr="00CE27E3">
        <w:rPr>
          <w:rFonts w:eastAsia="Times New Roman" w:cstheme="minorHAnsi"/>
          <w:color w:val="000000"/>
        </w:rPr>
        <w:t xml:space="preserve"> </w:t>
      </w:r>
      <w:r w:rsidR="003F3399" w:rsidRPr="00CE27E3">
        <w:rPr>
          <w:rFonts w:eastAsia="Times New Roman" w:cstheme="minorHAnsi"/>
        </w:rPr>
        <w:t>1 level in Hunter</w:t>
      </w:r>
    </w:p>
    <w:p w14:paraId="76A55D88" w14:textId="77777777" w:rsidR="001E0DC6" w:rsidRDefault="003F3399">
      <w:pPr>
        <w:rPr>
          <w:ins w:id="2617" w:author="Admin" w:date="2021-03-31T20:53:00Z"/>
          <w:rFonts w:eastAsia="Times New Roman" w:cstheme="minorHAnsi"/>
        </w:rPr>
      </w:pPr>
      <w:r w:rsidRPr="000D1FA0">
        <w:rPr>
          <w:rFonts w:eastAsia="Times New Roman" w:cstheme="minorHAnsi"/>
        </w:rPr>
        <w:t xml:space="preserve">You master the art of spell-casting through </w:t>
      </w:r>
      <w:del w:id="2618" w:author="Admin" w:date="2021-03-31T20:53:00Z">
        <w:r w:rsidRPr="000D1FA0" w:rsidDel="001E0DC6">
          <w:rPr>
            <w:rFonts w:eastAsia="Times New Roman" w:cstheme="minorHAnsi"/>
          </w:rPr>
          <w:delText xml:space="preserve">arrows </w:delText>
        </w:r>
      </w:del>
      <w:ins w:id="2619" w:author="Admin" w:date="2021-03-31T20:53:00Z">
        <w:r w:rsidR="001E0DC6">
          <w:rPr>
            <w:rFonts w:eastAsia="Times New Roman" w:cstheme="minorHAnsi"/>
          </w:rPr>
          <w:t xml:space="preserve">ranged weapons </w:t>
        </w:r>
      </w:ins>
      <w:r w:rsidRPr="000D1FA0">
        <w:rPr>
          <w:rFonts w:eastAsia="Times New Roman" w:cstheme="minorHAnsi"/>
        </w:rPr>
        <w:t xml:space="preserve">or infusing them. You may choose </w:t>
      </w:r>
      <w:ins w:id="2620" w:author="Admin" w:date="2021-03-31T20:53:00Z">
        <w:r w:rsidR="001E0DC6">
          <w:rPr>
            <w:rFonts w:eastAsia="Times New Roman" w:cstheme="minorHAnsi"/>
          </w:rPr>
          <w:t>one of the following benefits:</w:t>
        </w:r>
      </w:ins>
    </w:p>
    <w:p w14:paraId="41022870" w14:textId="77777777" w:rsidR="001E0DC6" w:rsidRDefault="001E0DC6">
      <w:pPr>
        <w:pStyle w:val="ListParagraph"/>
        <w:numPr>
          <w:ilvl w:val="0"/>
          <w:numId w:val="70"/>
        </w:numPr>
        <w:rPr>
          <w:ins w:id="2621" w:author="Admin" w:date="2021-03-31T20:53:00Z"/>
          <w:rFonts w:eastAsia="Times New Roman" w:cstheme="minorHAnsi"/>
        </w:rPr>
        <w:pPrChange w:id="2622" w:author="Admin" w:date="2021-03-31T20:53:00Z">
          <w:pPr/>
        </w:pPrChange>
      </w:pPr>
      <w:ins w:id="2623" w:author="Admin" w:date="2021-03-31T20:53:00Z">
        <w:r>
          <w:rPr>
            <w:rFonts w:eastAsia="Times New Roman" w:cstheme="minorHAnsi"/>
          </w:rPr>
          <w:t xml:space="preserve">You </w:t>
        </w:r>
      </w:ins>
      <w:del w:id="2624" w:author="Admin" w:date="2021-03-31T20:53:00Z">
        <w:r w:rsidR="003F3399" w:rsidRPr="001E0DC6" w:rsidDel="001E0DC6">
          <w:rPr>
            <w:rFonts w:eastAsia="Times New Roman" w:cstheme="minorHAnsi"/>
            <w:rPrChange w:id="2625" w:author="Admin" w:date="2021-03-31T20:53:00Z">
              <w:rPr/>
            </w:rPrChange>
          </w:rPr>
          <w:delText xml:space="preserve">to </w:delText>
        </w:r>
      </w:del>
      <w:r w:rsidR="003F3399" w:rsidRPr="001E0DC6">
        <w:rPr>
          <w:rFonts w:eastAsia="Times New Roman" w:cstheme="minorHAnsi"/>
          <w:rPrChange w:id="2626" w:author="Admin" w:date="2021-03-31T20:53:00Z">
            <w:rPr/>
          </w:rPrChange>
        </w:rPr>
        <w:t xml:space="preserve">gain proficiency in the </w:t>
      </w:r>
      <w:r w:rsidR="007378CE" w:rsidRPr="001E0DC6">
        <w:rPr>
          <w:rFonts w:eastAsia="Times New Roman" w:cstheme="minorHAnsi"/>
          <w:rPrChange w:id="2627" w:author="Admin" w:date="2021-03-31T20:53:00Z">
            <w:rPr/>
          </w:rPrChange>
        </w:rPr>
        <w:t>I</w:t>
      </w:r>
      <w:r w:rsidR="003F3399" w:rsidRPr="001E0DC6">
        <w:rPr>
          <w:rFonts w:eastAsia="Times New Roman" w:cstheme="minorHAnsi"/>
          <w:rPrChange w:id="2628" w:author="Admin" w:date="2021-03-31T20:53:00Z">
            <w:rPr/>
          </w:rPrChange>
        </w:rPr>
        <w:t xml:space="preserve">nfusion </w:t>
      </w:r>
      <w:r w:rsidR="007378CE" w:rsidRPr="001E0DC6">
        <w:rPr>
          <w:rFonts w:eastAsia="Times New Roman" w:cstheme="minorHAnsi"/>
          <w:rPrChange w:id="2629" w:author="Admin" w:date="2021-03-31T20:53:00Z">
            <w:rPr/>
          </w:rPrChange>
        </w:rPr>
        <w:t>K</w:t>
      </w:r>
      <w:r w:rsidR="003F3399" w:rsidRPr="001E0DC6">
        <w:rPr>
          <w:rFonts w:eastAsia="Times New Roman" w:cstheme="minorHAnsi"/>
          <w:rPrChange w:id="2630" w:author="Admin" w:date="2021-03-31T20:53:00Z">
            <w:rPr/>
          </w:rPrChange>
        </w:rPr>
        <w:t xml:space="preserve">it, but can only infuse ranged weapons or </w:t>
      </w:r>
      <w:del w:id="2631" w:author="Admin" w:date="2021-03-31T20:53:00Z">
        <w:r w:rsidR="003F3399" w:rsidRPr="001E0DC6" w:rsidDel="001E0DC6">
          <w:rPr>
            <w:rFonts w:eastAsia="Times New Roman" w:cstheme="minorHAnsi"/>
            <w:rPrChange w:id="2632" w:author="Admin" w:date="2021-03-31T20:53:00Z">
              <w:rPr/>
            </w:rPrChange>
          </w:rPr>
          <w:delText>arrows</w:delText>
        </w:r>
      </w:del>
      <w:ins w:id="2633" w:author="Admin" w:date="2021-03-31T20:53:00Z">
        <w:r>
          <w:rPr>
            <w:rFonts w:eastAsia="Times New Roman" w:cstheme="minorHAnsi"/>
          </w:rPr>
          <w:t>ammunition. Y</w:t>
        </w:r>
        <w:r w:rsidRPr="001E0DC6">
          <w:rPr>
            <w:rFonts w:eastAsia="Times New Roman" w:cstheme="minorHAnsi"/>
          </w:rPr>
          <w:t>ou start with three infusion matrices of your choice that you can craft, and may store them in infusion manuals or similar books.</w:t>
        </w:r>
      </w:ins>
      <w:del w:id="2634" w:author="Admin" w:date="2021-03-31T20:53:00Z">
        <w:r w:rsidR="003F3399" w:rsidRPr="001E0DC6" w:rsidDel="001E0DC6">
          <w:rPr>
            <w:rFonts w:eastAsia="Times New Roman" w:cstheme="minorHAnsi"/>
            <w:rPrChange w:id="2635" w:author="Admin" w:date="2021-03-31T20:53:00Z">
              <w:rPr/>
            </w:rPrChange>
          </w:rPr>
          <w:delText xml:space="preserve">, or </w:delText>
        </w:r>
      </w:del>
    </w:p>
    <w:p w14:paraId="0AD6183F" w14:textId="77777777" w:rsidR="001E0DC6" w:rsidRDefault="001E0DC6">
      <w:pPr>
        <w:pStyle w:val="ListParagraph"/>
        <w:numPr>
          <w:ilvl w:val="0"/>
          <w:numId w:val="70"/>
        </w:numPr>
        <w:rPr>
          <w:ins w:id="2636" w:author="Admin" w:date="2021-03-31T20:53:00Z"/>
          <w:rFonts w:eastAsia="Times New Roman" w:cstheme="minorHAnsi"/>
        </w:rPr>
        <w:pPrChange w:id="2637" w:author="Admin" w:date="2021-03-31T20:53:00Z">
          <w:pPr/>
        </w:pPrChange>
      </w:pPr>
      <w:ins w:id="2638" w:author="Admin" w:date="2021-03-31T20:53:00Z">
        <w:r>
          <w:rPr>
            <w:rFonts w:eastAsia="Times New Roman" w:cstheme="minorHAnsi"/>
          </w:rPr>
          <w:t xml:space="preserve">You </w:t>
        </w:r>
      </w:ins>
      <w:r w:rsidR="00C101F9" w:rsidRPr="001E0DC6">
        <w:rPr>
          <w:rFonts w:eastAsia="Times New Roman" w:cstheme="minorHAnsi"/>
          <w:rPrChange w:id="2639" w:author="Admin" w:date="2021-03-31T20:53:00Z">
            <w:rPr/>
          </w:rPrChange>
        </w:rPr>
        <w:t xml:space="preserve">gain </w:t>
      </w:r>
      <w:r w:rsidR="003F3399" w:rsidRPr="001E0DC6">
        <w:rPr>
          <w:rFonts w:eastAsia="Times New Roman" w:cstheme="minorHAnsi"/>
          <w:rPrChange w:id="2640" w:author="Admin" w:date="2021-03-31T20:53:00Z">
            <w:rPr/>
          </w:rPrChange>
        </w:rPr>
        <w:t>the Spell Strike feat (but only for ranged weapons).</w:t>
      </w:r>
    </w:p>
    <w:p w14:paraId="526CEE45" w14:textId="77777777" w:rsidR="003F3399" w:rsidRPr="001E0DC6" w:rsidDel="001E0DC6" w:rsidRDefault="003F3399">
      <w:pPr>
        <w:rPr>
          <w:del w:id="2641" w:author="Admin" w:date="2021-03-31T20:53:00Z"/>
          <w:rFonts w:eastAsia="Times New Roman" w:cstheme="minorHAnsi"/>
          <w:rPrChange w:id="2642" w:author="Admin" w:date="2021-03-31T20:53:00Z">
            <w:rPr>
              <w:del w:id="2643" w:author="Admin" w:date="2021-03-31T20:53:00Z"/>
            </w:rPr>
          </w:rPrChange>
        </w:rPr>
      </w:pPr>
      <w:del w:id="2644" w:author="Admin" w:date="2021-03-31T20:53:00Z">
        <w:r w:rsidRPr="001E0DC6" w:rsidDel="001E0DC6">
          <w:rPr>
            <w:rFonts w:eastAsia="Times New Roman" w:cstheme="minorHAnsi"/>
            <w:rPrChange w:id="2645" w:author="Admin" w:date="2021-03-31T20:53:00Z">
              <w:rPr/>
            </w:rPrChange>
          </w:rPr>
          <w:delText xml:space="preserve"> If you choose to gain proficiency with the kit, you start with three infusion matrices of your choice that you can craft, and may store them in infusion manuals or similar books. </w:delText>
        </w:r>
      </w:del>
    </w:p>
    <w:p w14:paraId="37FDAE8D" w14:textId="77777777" w:rsidR="00EF60E2" w:rsidRDefault="00EF60E2" w:rsidP="00EF60E2">
      <w:pPr>
        <w:rPr>
          <w:rFonts w:eastAsia="Times New Roman" w:cstheme="minorHAnsi"/>
        </w:rPr>
      </w:pPr>
      <w:r>
        <w:rPr>
          <w:rFonts w:eastAsia="Times New Roman" w:cstheme="minorHAnsi"/>
        </w:rPr>
        <w:t xml:space="preserve">Despite the talent’s name, this can also cover other types of ranged weapons and ammunition, such as crossbow bolts and bullets, as well as larger samples (such as ballistae bolts or cannonballs). </w:t>
      </w:r>
    </w:p>
    <w:p w14:paraId="1A1E16C4" w14:textId="77777777" w:rsidR="00CE27E3" w:rsidRPr="000D1FA0" w:rsidRDefault="00CE27E3" w:rsidP="000D1FA0">
      <w:pPr>
        <w:rPr>
          <w:rFonts w:eastAsia="Times New Roman" w:cstheme="minorHAnsi"/>
        </w:rPr>
      </w:pPr>
    </w:p>
    <w:p w14:paraId="0F5C11E2" w14:textId="77777777" w:rsidR="00CE27E3" w:rsidRDefault="00475849" w:rsidP="000D1FA0">
      <w:pPr>
        <w:rPr>
          <w:rFonts w:eastAsia="Times New Roman" w:cstheme="minorHAnsi"/>
          <w:b/>
          <w:bCs/>
        </w:rPr>
      </w:pPr>
      <w:r w:rsidRPr="00CE27E3">
        <w:rPr>
          <w:rFonts w:eastAsia="Times New Roman" w:cstheme="minorHAnsi"/>
          <w:b/>
          <w:bCs/>
        </w:rPr>
        <w:t>Swift Slash</w:t>
      </w:r>
    </w:p>
    <w:p w14:paraId="5A26B2D0" w14:textId="77777777" w:rsidR="00475849" w:rsidRDefault="00475849" w:rsidP="000D1FA0">
      <w:pPr>
        <w:rPr>
          <w:rFonts w:eastAsia="Times New Roman" w:cstheme="minorHAnsi"/>
        </w:rPr>
      </w:pPr>
      <w:r w:rsidRPr="000D1FA0">
        <w:rPr>
          <w:rFonts w:eastAsia="Times New Roman" w:cstheme="minorHAnsi"/>
        </w:rPr>
        <w:t xml:space="preserve">Whenever you use the Dash action, you may make one free melee attack with a finesse weapon, made at any point during movement. This attack is treated as a normal melee attack for all purposes, but is resolved </w:t>
      </w:r>
      <w:r w:rsidRPr="000D1FA0">
        <w:rPr>
          <w:rFonts w:eastAsia="Times New Roman" w:cstheme="minorHAnsi"/>
        </w:rPr>
        <w:lastRenderedPageBreak/>
        <w:t xml:space="preserve">with a -2 penalty to hit. </w:t>
      </w:r>
      <w:r w:rsidRPr="000D1FA0">
        <w:rPr>
          <w:rFonts w:eastAsia="Times New Roman" w:cstheme="minorHAnsi"/>
        </w:rPr>
        <w:br/>
        <w:t xml:space="preserve">If you reduce a creature to 0 hit points as part of this attack, you benefit from the </w:t>
      </w:r>
      <w:r w:rsidRPr="000D1FA0">
        <w:rPr>
          <w:rFonts w:eastAsia="Times New Roman" w:cstheme="minorHAnsi"/>
          <w:i/>
          <w:iCs/>
        </w:rPr>
        <w:t>blur</w:t>
      </w:r>
      <w:r w:rsidRPr="000D1FA0">
        <w:rPr>
          <w:rFonts w:eastAsia="Times New Roman" w:cstheme="minorHAnsi"/>
        </w:rPr>
        <w:t xml:space="preserve"> spell until the beginning of your turn in the next round. You can use this talent only once per round, even if you had an ability that allowed multiple Dash actions in one round (such as Cunning Action or Haste). </w:t>
      </w:r>
    </w:p>
    <w:p w14:paraId="19A6B9BF" w14:textId="77777777" w:rsidR="00CE27E3" w:rsidRPr="000D1FA0" w:rsidRDefault="00CE27E3" w:rsidP="000D1FA0">
      <w:pPr>
        <w:rPr>
          <w:rFonts w:eastAsia="Times New Roman" w:cstheme="minorHAnsi"/>
        </w:rPr>
      </w:pPr>
    </w:p>
    <w:p w14:paraId="2C30823F" w14:textId="77777777" w:rsidR="00CE27E3" w:rsidRDefault="001D260A" w:rsidP="000D1FA0">
      <w:pPr>
        <w:rPr>
          <w:rFonts w:eastAsia="Times New Roman" w:cstheme="minorHAnsi"/>
          <w:b/>
          <w:bCs/>
        </w:rPr>
      </w:pPr>
      <w:r w:rsidRPr="00CE27E3">
        <w:rPr>
          <w:rFonts w:eastAsia="Times New Roman" w:cstheme="minorHAnsi"/>
          <w:b/>
          <w:bCs/>
        </w:rPr>
        <w:t xml:space="preserve">Tempered Hunter </w:t>
      </w:r>
    </w:p>
    <w:p w14:paraId="5C0164A8" w14:textId="77777777" w:rsid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1D260A" w:rsidRPr="00CE27E3">
        <w:rPr>
          <w:rFonts w:eastAsia="Times New Roman" w:cstheme="minorHAnsi"/>
        </w:rPr>
        <w:t xml:space="preserve">Favored Enemy </w:t>
      </w:r>
    </w:p>
    <w:p w14:paraId="3C7F5C98" w14:textId="77777777" w:rsidR="001E0DC6" w:rsidRDefault="001E0DC6" w:rsidP="000D1FA0">
      <w:pPr>
        <w:rPr>
          <w:ins w:id="2646" w:author="Admin" w:date="2021-03-31T20:58:00Z"/>
          <w:rFonts w:eastAsia="Times New Roman" w:cstheme="minorHAnsi"/>
        </w:rPr>
      </w:pPr>
      <w:ins w:id="2647" w:author="Admin" w:date="2021-03-31T20:58:00Z">
        <w:r>
          <w:rPr>
            <w:rFonts w:eastAsia="Times New Roman" w:cstheme="minorHAnsi"/>
          </w:rPr>
          <w:t xml:space="preserve">You are tempered against attacks and spells by your favored enemies. </w:t>
        </w:r>
      </w:ins>
    </w:p>
    <w:p w14:paraId="7D100BB5" w14:textId="77777777" w:rsidR="006538CD" w:rsidRDefault="001D260A">
      <w:pPr>
        <w:rPr>
          <w:ins w:id="2648" w:author="Admin" w:date="2021-03-31T20:59:00Z"/>
          <w:rFonts w:eastAsia="Times New Roman" w:cstheme="minorHAnsi"/>
        </w:rPr>
      </w:pPr>
      <w:r w:rsidRPr="000D1FA0">
        <w:rPr>
          <w:rFonts w:eastAsia="Times New Roman" w:cstheme="minorHAnsi"/>
        </w:rPr>
        <w:t xml:space="preserve">You </w:t>
      </w:r>
      <w:del w:id="2649" w:author="Admin" w:date="2021-03-31T20:58:00Z">
        <w:r w:rsidRPr="000D1FA0" w:rsidDel="001E0DC6">
          <w:rPr>
            <w:rFonts w:eastAsia="Times New Roman" w:cstheme="minorHAnsi"/>
          </w:rPr>
          <w:delText xml:space="preserve">have </w:delText>
        </w:r>
      </w:del>
      <w:ins w:id="2650" w:author="Admin" w:date="2021-03-31T20:58:00Z">
        <w:r w:rsidR="001E0DC6">
          <w:rPr>
            <w:rFonts w:eastAsia="Times New Roman" w:cstheme="minorHAnsi"/>
          </w:rPr>
          <w:t xml:space="preserve">gain </w:t>
        </w:r>
      </w:ins>
      <w:r w:rsidRPr="000D1FA0">
        <w:rPr>
          <w:rFonts w:eastAsia="Times New Roman" w:cstheme="minorHAnsi"/>
        </w:rPr>
        <w:t xml:space="preserve">advantage </w:t>
      </w:r>
      <w:del w:id="2651" w:author="Admin" w:date="2021-03-31T20:58:00Z">
        <w:r w:rsidRPr="000D1FA0" w:rsidDel="001E0DC6">
          <w:rPr>
            <w:rFonts w:eastAsia="Times New Roman" w:cstheme="minorHAnsi"/>
          </w:rPr>
          <w:delText xml:space="preserve">versus </w:delText>
        </w:r>
      </w:del>
      <w:ins w:id="2652" w:author="Admin" w:date="2021-03-31T20:58:00Z">
        <w:r w:rsidR="001E0DC6">
          <w:rPr>
            <w:rFonts w:eastAsia="Times New Roman" w:cstheme="minorHAnsi"/>
          </w:rPr>
          <w:t xml:space="preserve">to all saving throws </w:t>
        </w:r>
      </w:ins>
      <w:del w:id="2653" w:author="Admin" w:date="2021-03-31T20:58:00Z">
        <w:r w:rsidRPr="000D1FA0" w:rsidDel="001E0DC6">
          <w:rPr>
            <w:rFonts w:eastAsia="Times New Roman" w:cstheme="minorHAnsi"/>
          </w:rPr>
          <w:delText xml:space="preserve">divine or arcane spells (choose one upon gaining this talent) </w:delText>
        </w:r>
      </w:del>
      <w:r w:rsidRPr="000D1FA0">
        <w:rPr>
          <w:rFonts w:eastAsia="Times New Roman" w:cstheme="minorHAnsi"/>
        </w:rPr>
        <w:t>cast by your favored enemies</w:t>
      </w:r>
      <w:ins w:id="2654" w:author="Admin" w:date="2021-03-31T20:59:00Z">
        <w:r w:rsidR="006538CD">
          <w:rPr>
            <w:rFonts w:eastAsia="Times New Roman" w:cstheme="minorHAnsi"/>
          </w:rPr>
          <w:t xml:space="preserve"> (including</w:t>
        </w:r>
      </w:ins>
      <w:del w:id="2655" w:author="Admin" w:date="2021-03-31T20:59:00Z">
        <w:r w:rsidRPr="000D1FA0" w:rsidDel="006538CD">
          <w:rPr>
            <w:rFonts w:eastAsia="Times New Roman" w:cstheme="minorHAnsi"/>
          </w:rPr>
          <w:delText xml:space="preserve"> and advantage to</w:delText>
        </w:r>
      </w:del>
      <w:r w:rsidRPr="000D1FA0">
        <w:rPr>
          <w:rFonts w:eastAsia="Times New Roman" w:cstheme="minorHAnsi"/>
        </w:rPr>
        <w:t xml:space="preserve"> all checks to avoid being subject to the </w:t>
      </w:r>
      <w:r w:rsidRPr="000D1FA0">
        <w:rPr>
          <w:rFonts w:eastAsia="Times New Roman" w:cstheme="minorHAnsi"/>
          <w:i/>
          <w:iCs/>
        </w:rPr>
        <w:t>scrying</w:t>
      </w:r>
      <w:r w:rsidRPr="000D1FA0">
        <w:rPr>
          <w:rFonts w:eastAsia="Times New Roman" w:cstheme="minorHAnsi"/>
        </w:rPr>
        <w:t xml:space="preserve"> spell, </w:t>
      </w:r>
      <w:del w:id="2656" w:author="Admin" w:date="2021-03-31T20:59:00Z">
        <w:r w:rsidRPr="000D1FA0" w:rsidDel="006538CD">
          <w:rPr>
            <w:rFonts w:eastAsia="Times New Roman" w:cstheme="minorHAnsi"/>
          </w:rPr>
          <w:delText xml:space="preserve">or </w:delText>
        </w:r>
      </w:del>
      <w:r w:rsidRPr="000D1FA0">
        <w:rPr>
          <w:rFonts w:eastAsia="Times New Roman" w:cstheme="minorHAnsi"/>
        </w:rPr>
        <w:t>being detected, or identified by similar magic</w:t>
      </w:r>
      <w:ins w:id="2657" w:author="Admin" w:date="2021-03-31T20:59:00Z">
        <w:r w:rsidR="006538CD">
          <w:rPr>
            <w:rFonts w:eastAsia="Times New Roman" w:cstheme="minorHAnsi"/>
          </w:rPr>
          <w:t>)</w:t>
        </w:r>
      </w:ins>
      <w:r w:rsidRPr="000D1FA0">
        <w:rPr>
          <w:rFonts w:eastAsia="Times New Roman" w:cstheme="minorHAnsi"/>
        </w:rPr>
        <w:t xml:space="preserve">. </w:t>
      </w:r>
    </w:p>
    <w:p w14:paraId="6B9E0C72" w14:textId="77777777" w:rsidR="001D260A" w:rsidRDefault="001D260A">
      <w:pPr>
        <w:rPr>
          <w:rFonts w:eastAsia="Times New Roman" w:cstheme="minorHAnsi"/>
        </w:rPr>
      </w:pPr>
      <w:r w:rsidRPr="000D1FA0">
        <w:rPr>
          <w:rFonts w:eastAsia="Times New Roman" w:cstheme="minorHAnsi"/>
        </w:rPr>
        <w:t>Magics of such type also cast by your favored enemies cannot be used to put you to sleep or to read your mind.</w:t>
      </w:r>
    </w:p>
    <w:p w14:paraId="29506E9F" w14:textId="77777777" w:rsidR="00CE27E3" w:rsidRPr="000D1FA0" w:rsidRDefault="00CE27E3" w:rsidP="000D1FA0">
      <w:pPr>
        <w:rPr>
          <w:rFonts w:eastAsia="Times New Roman" w:cstheme="minorHAnsi"/>
        </w:rPr>
      </w:pPr>
    </w:p>
    <w:p w14:paraId="0DB09152" w14:textId="77777777" w:rsidR="00CE27E3" w:rsidRDefault="003F3399" w:rsidP="000D1FA0">
      <w:pPr>
        <w:rPr>
          <w:rFonts w:eastAsia="Times New Roman" w:cstheme="minorHAnsi"/>
          <w:i/>
          <w:iCs/>
        </w:rPr>
      </w:pPr>
      <w:r w:rsidRPr="00CE27E3">
        <w:rPr>
          <w:rFonts w:eastAsia="Times New Roman" w:cstheme="minorHAnsi"/>
          <w:b/>
          <w:bCs/>
        </w:rPr>
        <w:t>Terrifying Tracker</w:t>
      </w:r>
      <w:r w:rsidRPr="000D1FA0">
        <w:rPr>
          <w:rFonts w:eastAsia="Times New Roman" w:cstheme="minorHAnsi"/>
          <w:i/>
          <w:iCs/>
        </w:rPr>
        <w:t xml:space="preserve"> </w:t>
      </w:r>
    </w:p>
    <w:p w14:paraId="49C3BC2C" w14:textId="77777777" w:rsidR="00CE27E3" w:rsidRDefault="00CE27E3" w:rsidP="000D1FA0">
      <w:pPr>
        <w:rPr>
          <w:rFonts w:eastAsia="Times New Roman" w:cstheme="minorHAnsi"/>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Pr>
          <w:rFonts w:eastAsia="Times New Roman" w:cstheme="minorHAnsi"/>
          <w:color w:val="000000"/>
        </w:rPr>
        <w:t>5th level</w:t>
      </w:r>
    </w:p>
    <w:p w14:paraId="7516C577" w14:textId="77777777" w:rsidR="000D1FA0" w:rsidRDefault="003F3399">
      <w:pPr>
        <w:rPr>
          <w:rFonts w:eastAsia="Times New Roman" w:cstheme="minorHAnsi"/>
        </w:rPr>
      </w:pPr>
      <w:r w:rsidRPr="000D1FA0">
        <w:rPr>
          <w:rFonts w:eastAsia="Times New Roman" w:cstheme="minorHAnsi"/>
        </w:rPr>
        <w:t>Whenever you succeed on tracking a creature and have them within</w:t>
      </w:r>
      <w:r w:rsidR="00C101F9">
        <w:rPr>
          <w:rFonts w:eastAsia="Times New Roman" w:cstheme="minorHAnsi"/>
        </w:rPr>
        <w:t xml:space="preserve"> your</w:t>
      </w:r>
      <w:r w:rsidRPr="000D1FA0">
        <w:rPr>
          <w:rFonts w:eastAsia="Times New Roman" w:cstheme="minorHAnsi"/>
        </w:rPr>
        <w:t xml:space="preserve"> line of sight, you gain advantage to any </w:t>
      </w:r>
      <w:r w:rsidR="002E3B9E">
        <w:rPr>
          <w:rFonts w:eastAsia="Times New Roman" w:cstheme="minorHAnsi"/>
        </w:rPr>
        <w:t>contested</w:t>
      </w:r>
      <w:r w:rsidRPr="000D1FA0">
        <w:rPr>
          <w:rFonts w:eastAsia="Times New Roman" w:cstheme="minorHAnsi"/>
        </w:rPr>
        <w:t xml:space="preserve"> skill check against them. You may also intimidate the target without revealing yourself (usually to steer the target into one place or another). </w:t>
      </w:r>
      <w:ins w:id="2658" w:author="Admin" w:date="2021-03-31T21:00:00Z">
        <w:r w:rsidR="006538CD">
          <w:rPr>
            <w:rFonts w:eastAsia="Times New Roman" w:cstheme="minorHAnsi"/>
          </w:rPr>
          <w:t xml:space="preserve">While being tracked by you, they suffer disadvantage to any initiative rolls. </w:t>
        </w:r>
      </w:ins>
    </w:p>
    <w:p w14:paraId="05A24C23" w14:textId="77777777" w:rsidR="00CE27E3" w:rsidRPr="000D1FA0" w:rsidRDefault="00CE27E3" w:rsidP="000D1FA0">
      <w:pPr>
        <w:rPr>
          <w:rFonts w:eastAsia="Times New Roman" w:cstheme="minorHAnsi"/>
        </w:rPr>
      </w:pPr>
    </w:p>
    <w:p w14:paraId="3E4F8F64" w14:textId="77777777" w:rsidR="00CE27E3" w:rsidRPr="00CE27E3" w:rsidRDefault="000D1FA0" w:rsidP="000D1FA0">
      <w:pPr>
        <w:rPr>
          <w:rFonts w:eastAsia="Times New Roman" w:cstheme="minorHAnsi"/>
          <w:b/>
          <w:bCs/>
        </w:rPr>
      </w:pPr>
      <w:r w:rsidRPr="00CE27E3">
        <w:rPr>
          <w:rFonts w:eastAsia="Times New Roman" w:cstheme="minorHAnsi"/>
          <w:b/>
          <w:bCs/>
        </w:rPr>
        <w:t>Thunder Clap</w:t>
      </w:r>
    </w:p>
    <w:p w14:paraId="0D3CBD68" w14:textId="77777777" w:rsidR="00C41DEF" w:rsidRDefault="000D1FA0" w:rsidP="00300E71">
      <w:pPr>
        <w:rPr>
          <w:rFonts w:eastAsia="Times New Roman" w:cstheme="minorHAnsi"/>
        </w:rPr>
      </w:pPr>
      <w:r w:rsidRPr="000D1FA0">
        <w:rPr>
          <w:rFonts w:eastAsia="Times New Roman" w:cstheme="minorHAnsi"/>
        </w:rPr>
        <w:t xml:space="preserve">You may use your action to cast the </w:t>
      </w:r>
      <w:del w:id="2659" w:author="Admin" w:date="2021-02-13T18:30:00Z">
        <w:r w:rsidRPr="000D1FA0" w:rsidDel="00752E53">
          <w:rPr>
            <w:rFonts w:eastAsia="Times New Roman" w:cstheme="minorHAnsi"/>
            <w:i/>
            <w:iCs/>
          </w:rPr>
          <w:delText>thunderstorm</w:delText>
        </w:r>
        <w:r w:rsidRPr="000D1FA0" w:rsidDel="00752E53">
          <w:rPr>
            <w:rFonts w:eastAsia="Times New Roman" w:cstheme="minorHAnsi"/>
          </w:rPr>
          <w:delText xml:space="preserve"> </w:delText>
        </w:r>
      </w:del>
      <w:ins w:id="2660" w:author="Admin" w:date="2021-02-13T18:30:00Z">
        <w:r w:rsidR="00752E53" w:rsidRPr="000D1FA0">
          <w:rPr>
            <w:rFonts w:eastAsia="Times New Roman" w:cstheme="minorHAnsi"/>
            <w:i/>
            <w:iCs/>
          </w:rPr>
          <w:t>thunder</w:t>
        </w:r>
        <w:r w:rsidR="00752E53">
          <w:rPr>
            <w:rFonts w:eastAsia="Times New Roman" w:cstheme="minorHAnsi"/>
            <w:i/>
            <w:iCs/>
          </w:rPr>
          <w:t>wave</w:t>
        </w:r>
        <w:r w:rsidR="00752E53" w:rsidRPr="000D1FA0">
          <w:rPr>
            <w:rFonts w:eastAsia="Times New Roman" w:cstheme="minorHAnsi"/>
          </w:rPr>
          <w:t xml:space="preserve"> </w:t>
        </w:r>
      </w:ins>
      <w:r w:rsidRPr="000D1FA0">
        <w:rPr>
          <w:rFonts w:eastAsia="Times New Roman" w:cstheme="minorHAnsi"/>
        </w:rPr>
        <w:t xml:space="preserve">spell by slamming your weapon into the ground, releasing a wave of force. </w:t>
      </w:r>
      <w:r w:rsidR="007A5DB6">
        <w:rPr>
          <w:rFonts w:eastAsia="Times New Roman" w:cstheme="minorHAnsi"/>
        </w:rPr>
        <w:t>This acts as the spell with the following differences:</w:t>
      </w:r>
    </w:p>
    <w:p w14:paraId="6E3AFC98" w14:textId="77777777" w:rsidR="007A5DB6" w:rsidRDefault="007A5DB6">
      <w:pPr>
        <w:pStyle w:val="ListParagraph"/>
        <w:numPr>
          <w:ilvl w:val="0"/>
          <w:numId w:val="70"/>
        </w:numPr>
        <w:rPr>
          <w:rFonts w:eastAsia="Times New Roman" w:cstheme="minorHAnsi"/>
        </w:rPr>
      </w:pPr>
      <w:del w:id="2661" w:author="Admin" w:date="2021-03-31T21:11:00Z">
        <w:r w:rsidRPr="007A5DB6" w:rsidDel="00903913">
          <w:rPr>
            <w:rFonts w:eastAsia="Times New Roman" w:cstheme="minorHAnsi"/>
          </w:rPr>
          <w:delText xml:space="preserve">The spell deals </w:delText>
        </w:r>
      </w:del>
      <w:del w:id="2662" w:author="Admin" w:date="2021-03-31T21:10:00Z">
        <w:r w:rsidRPr="007A5DB6" w:rsidDel="00903913">
          <w:rPr>
            <w:rFonts w:eastAsia="Times New Roman" w:cstheme="minorHAnsi"/>
          </w:rPr>
          <w:delText xml:space="preserve">normal </w:delText>
        </w:r>
      </w:del>
      <w:del w:id="2663" w:author="Admin" w:date="2021-03-31T21:11:00Z">
        <w:r w:rsidRPr="007A5DB6" w:rsidDel="00903913">
          <w:rPr>
            <w:rFonts w:eastAsia="Times New Roman" w:cstheme="minorHAnsi"/>
          </w:rPr>
          <w:delText>damage</w:delText>
        </w:r>
      </w:del>
      <w:del w:id="2664" w:author="Admin" w:date="2021-03-31T21:10:00Z">
        <w:r w:rsidRPr="007A5DB6" w:rsidDel="00903913">
          <w:rPr>
            <w:rFonts w:eastAsia="Times New Roman" w:cstheme="minorHAnsi"/>
          </w:rPr>
          <w:delText>, plus your weapon damage roll</w:delText>
        </w:r>
      </w:del>
      <w:del w:id="2665" w:author="Admin" w:date="2021-03-31T21:11:00Z">
        <w:r w:rsidDel="00903913">
          <w:rPr>
            <w:rFonts w:eastAsia="Times New Roman" w:cstheme="minorHAnsi"/>
          </w:rPr>
          <w:delText xml:space="preserve">. </w:delText>
        </w:r>
      </w:del>
      <w:ins w:id="2666" w:author="Admin" w:date="2021-03-31T21:10:00Z">
        <w:r w:rsidR="00903913">
          <w:rPr>
            <w:rFonts w:eastAsia="Times New Roman" w:cstheme="minorHAnsi"/>
          </w:rPr>
          <w:t>If you use a weapon with the Heavy property</w:t>
        </w:r>
      </w:ins>
      <w:ins w:id="2667" w:author="Admin" w:date="2021-03-31T21:14:00Z">
        <w:r w:rsidR="00903913">
          <w:rPr>
            <w:rFonts w:eastAsia="Times New Roman" w:cstheme="minorHAnsi"/>
          </w:rPr>
          <w:t xml:space="preserve"> or are wielding one weapon in either hand</w:t>
        </w:r>
      </w:ins>
      <w:ins w:id="2668" w:author="Admin" w:date="2021-03-31T21:10:00Z">
        <w:r w:rsidR="00903913">
          <w:rPr>
            <w:rFonts w:eastAsia="Times New Roman" w:cstheme="minorHAnsi"/>
          </w:rPr>
          <w:t>, you may</w:t>
        </w:r>
      </w:ins>
      <w:del w:id="2669" w:author="Admin" w:date="2021-03-31T21:09:00Z">
        <w:r w:rsidDel="00903913">
          <w:rPr>
            <w:rFonts w:eastAsia="Times New Roman" w:cstheme="minorHAnsi"/>
          </w:rPr>
          <w:delText xml:space="preserve">If you have </w:delText>
        </w:r>
      </w:del>
      <w:del w:id="2670" w:author="Admin" w:date="2021-03-31T21:02:00Z">
        <w:r w:rsidDel="006538CD">
          <w:rPr>
            <w:rFonts w:eastAsia="Times New Roman" w:cstheme="minorHAnsi"/>
          </w:rPr>
          <w:delText>extra attacks</w:delText>
        </w:r>
      </w:del>
      <w:del w:id="2671" w:author="Admin" w:date="2021-03-31T21:09:00Z">
        <w:r w:rsidDel="00903913">
          <w:rPr>
            <w:rFonts w:eastAsia="Times New Roman" w:cstheme="minorHAnsi"/>
          </w:rPr>
          <w:delText xml:space="preserve">, you can add +5 to the damage roll for each attack you </w:delText>
        </w:r>
        <w:r w:rsidDel="00903913">
          <w:rPr>
            <w:rFonts w:eastAsia="Times New Roman" w:cstheme="minorHAnsi"/>
          </w:rPr>
          <w:lastRenderedPageBreak/>
          <w:delText xml:space="preserve">would normally make beyond the first. </w:delText>
        </w:r>
      </w:del>
      <w:ins w:id="2672" w:author="Admin" w:date="2021-03-31T21:11:00Z">
        <w:r w:rsidR="00903913">
          <w:rPr>
            <w:rFonts w:eastAsia="Times New Roman" w:cstheme="minorHAnsi"/>
          </w:rPr>
          <w:t xml:space="preserve"> add your Strength</w:t>
        </w:r>
      </w:ins>
      <w:ins w:id="2673" w:author="Admin" w:date="2021-03-31T21:15:00Z">
        <w:r w:rsidR="00903913">
          <w:rPr>
            <w:rFonts w:eastAsia="Times New Roman" w:cstheme="minorHAnsi"/>
          </w:rPr>
          <w:t xml:space="preserve"> or Agility</w:t>
        </w:r>
      </w:ins>
      <w:ins w:id="2674" w:author="Admin" w:date="2021-03-31T21:11:00Z">
        <w:r w:rsidR="00903913">
          <w:rPr>
            <w:rFonts w:eastAsia="Times New Roman" w:cstheme="minorHAnsi"/>
          </w:rPr>
          <w:t xml:space="preserve"> modifier </w:t>
        </w:r>
      </w:ins>
      <w:ins w:id="2675" w:author="Admin" w:date="2021-03-31T21:15:00Z">
        <w:r w:rsidR="00903913">
          <w:rPr>
            <w:rFonts w:eastAsia="Times New Roman" w:cstheme="minorHAnsi"/>
          </w:rPr>
          <w:t xml:space="preserve">(choose one) </w:t>
        </w:r>
      </w:ins>
      <w:ins w:id="2676" w:author="Admin" w:date="2021-03-31T21:11:00Z">
        <w:r w:rsidR="00903913">
          <w:rPr>
            <w:rFonts w:eastAsia="Times New Roman" w:cstheme="minorHAnsi"/>
          </w:rPr>
          <w:t xml:space="preserve">to the damage roll. </w:t>
        </w:r>
      </w:ins>
    </w:p>
    <w:p w14:paraId="67F94DCD" w14:textId="77777777" w:rsidR="007A5DB6" w:rsidDel="00903913" w:rsidRDefault="00C41DEF" w:rsidP="007A5DB6">
      <w:pPr>
        <w:pStyle w:val="ListParagraph"/>
        <w:numPr>
          <w:ilvl w:val="0"/>
          <w:numId w:val="70"/>
        </w:numPr>
        <w:rPr>
          <w:del w:id="2677" w:author="Admin" w:date="2021-03-31T21:09:00Z"/>
          <w:rFonts w:eastAsia="Times New Roman" w:cstheme="minorHAnsi"/>
        </w:rPr>
      </w:pPr>
      <w:del w:id="2678" w:author="Admin" w:date="2021-03-31T21:09:00Z">
        <w:r w:rsidRPr="007A5DB6" w:rsidDel="00903913">
          <w:rPr>
            <w:rFonts w:eastAsia="Times New Roman" w:cstheme="minorHAnsi"/>
          </w:rPr>
          <w:delText xml:space="preserve">You can </w:delText>
        </w:r>
        <w:r w:rsidR="007A5DB6" w:rsidRPr="007A5DB6" w:rsidDel="00903913">
          <w:rPr>
            <w:rFonts w:eastAsia="Times New Roman" w:cstheme="minorHAnsi"/>
          </w:rPr>
          <w:delText>change</w:delText>
        </w:r>
        <w:r w:rsidRPr="007A5DB6" w:rsidDel="00903913">
          <w:rPr>
            <w:rFonts w:eastAsia="Times New Roman" w:cstheme="minorHAnsi"/>
          </w:rPr>
          <w:delText xml:space="preserve"> its area</w:delText>
        </w:r>
        <w:r w:rsidR="007A5DB6" w:rsidRPr="007A5DB6" w:rsidDel="00903913">
          <w:rPr>
            <w:rFonts w:eastAsia="Times New Roman" w:cstheme="minorHAnsi"/>
          </w:rPr>
          <w:delText xml:space="preserve"> to a 15-foot sphere centered on you, excluding yourself </w:delText>
        </w:r>
        <w:r w:rsidR="007A5DB6" w:rsidDel="00903913">
          <w:rPr>
            <w:rFonts w:eastAsia="Times New Roman" w:cstheme="minorHAnsi"/>
          </w:rPr>
          <w:delText xml:space="preserve">(and a number of targets equal to your Strength modifier) </w:delText>
        </w:r>
        <w:r w:rsidR="007A5DB6" w:rsidRPr="007A5DB6" w:rsidDel="00903913">
          <w:rPr>
            <w:rFonts w:eastAsia="Times New Roman" w:cstheme="minorHAnsi"/>
          </w:rPr>
          <w:delText xml:space="preserve">from the damage. </w:delText>
        </w:r>
      </w:del>
    </w:p>
    <w:p w14:paraId="622A919B" w14:textId="77777777" w:rsidR="007A5DB6" w:rsidRDefault="006538CD">
      <w:pPr>
        <w:pStyle w:val="ListParagraph"/>
        <w:numPr>
          <w:ilvl w:val="0"/>
          <w:numId w:val="70"/>
        </w:numPr>
        <w:rPr>
          <w:ins w:id="2679" w:author="Admin" w:date="2021-12-11T21:15:00Z"/>
          <w:rFonts w:eastAsia="Times New Roman" w:cstheme="minorHAnsi"/>
        </w:rPr>
      </w:pPr>
      <w:ins w:id="2680" w:author="Admin" w:date="2021-03-31T21:05:00Z">
        <w:r>
          <w:rPr>
            <w:rFonts w:eastAsia="Times New Roman" w:cstheme="minorHAnsi"/>
          </w:rPr>
          <w:t xml:space="preserve">Instead of being pushed on a failed saving throw, </w:t>
        </w:r>
      </w:ins>
      <w:ins w:id="2681" w:author="Admin" w:date="2021-03-31T21:06:00Z">
        <w:r>
          <w:rPr>
            <w:rFonts w:eastAsia="Times New Roman" w:cstheme="minorHAnsi"/>
          </w:rPr>
          <w:t xml:space="preserve">targets can instead suffer the </w:t>
        </w:r>
      </w:ins>
      <w:del w:id="2682" w:author="Admin" w:date="2021-03-31T21:06:00Z">
        <w:r w:rsidR="007A5DB6" w:rsidDel="006538CD">
          <w:rPr>
            <w:rFonts w:eastAsia="Times New Roman" w:cstheme="minorHAnsi"/>
          </w:rPr>
          <w:delText>Targets who fail their</w:delText>
        </w:r>
        <w:r w:rsidR="000D1FA0" w:rsidRPr="007A5DB6" w:rsidDel="006538CD">
          <w:rPr>
            <w:rFonts w:eastAsia="Times New Roman" w:cstheme="minorHAnsi"/>
          </w:rPr>
          <w:delText xml:space="preserve"> saving throw</w:delText>
        </w:r>
        <w:r w:rsidR="007A5DB6" w:rsidDel="006538CD">
          <w:rPr>
            <w:rFonts w:eastAsia="Times New Roman" w:cstheme="minorHAnsi"/>
          </w:rPr>
          <w:delText xml:space="preserve"> </w:delText>
        </w:r>
      </w:del>
      <w:del w:id="2683" w:author="Admin" w:date="2021-03-31T21:05:00Z">
        <w:r w:rsidR="007A5DB6" w:rsidDel="006538CD">
          <w:rPr>
            <w:rFonts w:eastAsia="Times New Roman" w:cstheme="minorHAnsi"/>
          </w:rPr>
          <w:delText xml:space="preserve">are </w:delText>
        </w:r>
      </w:del>
      <w:r w:rsidR="007A5DB6">
        <w:rPr>
          <w:rFonts w:eastAsia="Times New Roman" w:cstheme="minorHAnsi"/>
        </w:rPr>
        <w:t xml:space="preserve">chilled </w:t>
      </w:r>
      <w:ins w:id="2684" w:author="Admin" w:date="2021-03-31T21:06:00Z">
        <w:r>
          <w:rPr>
            <w:rFonts w:eastAsia="Times New Roman" w:cstheme="minorHAnsi"/>
          </w:rPr>
          <w:t xml:space="preserve">condition </w:t>
        </w:r>
      </w:ins>
      <w:r w:rsidR="007A5DB6">
        <w:rPr>
          <w:rFonts w:eastAsia="Times New Roman" w:cstheme="minorHAnsi"/>
        </w:rPr>
        <w:t>for</w:t>
      </w:r>
      <w:r w:rsidR="000D1FA0" w:rsidRPr="007A5DB6">
        <w:rPr>
          <w:rFonts w:eastAsia="Times New Roman" w:cstheme="minorHAnsi"/>
        </w:rPr>
        <w:t xml:space="preserve"> </w:t>
      </w:r>
      <w:del w:id="2685" w:author="Admin" w:date="2021-03-31T21:05:00Z">
        <w:r w:rsidR="000D1FA0" w:rsidRPr="007A5DB6" w:rsidDel="006538CD">
          <w:rPr>
            <w:rFonts w:eastAsia="Times New Roman" w:cstheme="minorHAnsi"/>
          </w:rPr>
          <w:delText>one minute</w:delText>
        </w:r>
      </w:del>
      <w:ins w:id="2686" w:author="Admin" w:date="2021-03-31T21:05:00Z">
        <w:r>
          <w:rPr>
            <w:rFonts w:eastAsia="Times New Roman" w:cstheme="minorHAnsi"/>
          </w:rPr>
          <w:t>until the start of their turn in the next round</w:t>
        </w:r>
      </w:ins>
      <w:del w:id="2687" w:author="Admin" w:date="2021-03-31T21:05:00Z">
        <w:r w:rsidR="000D1FA0" w:rsidRPr="007A5DB6" w:rsidDel="006538CD">
          <w:rPr>
            <w:rFonts w:eastAsia="Times New Roman" w:cstheme="minorHAnsi"/>
          </w:rPr>
          <w:delText>. A creature may repeat its saving throw at the end of its turn every r</w:delText>
        </w:r>
        <w:r w:rsidR="007A5DB6" w:rsidDel="006538CD">
          <w:rPr>
            <w:rFonts w:eastAsia="Times New Roman" w:cstheme="minorHAnsi"/>
          </w:rPr>
          <w:delText>ound to end the condition. You may choose to push the targets as the normal spell instead</w:delText>
        </w:r>
      </w:del>
      <w:r w:rsidR="007A5DB6">
        <w:rPr>
          <w:rFonts w:eastAsia="Times New Roman" w:cstheme="minorHAnsi"/>
        </w:rPr>
        <w:t xml:space="preserve">. </w:t>
      </w:r>
    </w:p>
    <w:p w14:paraId="1F190F97" w14:textId="60280854" w:rsidR="00C315BD" w:rsidRDefault="00C315BD">
      <w:pPr>
        <w:pStyle w:val="ListParagraph"/>
        <w:numPr>
          <w:ilvl w:val="0"/>
          <w:numId w:val="70"/>
        </w:numPr>
        <w:rPr>
          <w:rFonts w:eastAsia="Times New Roman" w:cstheme="minorHAnsi"/>
        </w:rPr>
      </w:pPr>
      <w:ins w:id="2688" w:author="Admin" w:date="2021-12-11T21:15:00Z">
        <w:r>
          <w:rPr>
            <w:rFonts w:eastAsia="Times New Roman" w:cstheme="minorHAnsi"/>
          </w:rPr>
          <w:t>You may center the effect on yourself, in which case the spell’s area changes to a 15-foot radius sphere</w:t>
        </w:r>
      </w:ins>
      <w:ins w:id="2689" w:author="Admin" w:date="2021-12-11T21:16:00Z">
        <w:r>
          <w:rPr>
            <w:rFonts w:eastAsia="Times New Roman" w:cstheme="minorHAnsi"/>
          </w:rPr>
          <w:t xml:space="preserve"> centered on you. </w:t>
        </w:r>
      </w:ins>
    </w:p>
    <w:p w14:paraId="1620C2E0" w14:textId="77777777" w:rsidR="000D1FA0" w:rsidRPr="007A5DB6" w:rsidRDefault="00903913">
      <w:pPr>
        <w:rPr>
          <w:rFonts w:eastAsia="Times New Roman" w:cstheme="minorHAnsi"/>
        </w:rPr>
      </w:pPr>
      <w:ins w:id="2690" w:author="Admin" w:date="2021-03-31T21:09:00Z">
        <w:r>
          <w:rPr>
            <w:rFonts w:eastAsia="Times New Roman" w:cstheme="minorHAnsi"/>
          </w:rPr>
          <w:t xml:space="preserve">The spell’s level is equal to one-half your own. </w:t>
        </w:r>
      </w:ins>
      <w:r w:rsidR="000D1FA0" w:rsidRPr="007A5DB6">
        <w:rPr>
          <w:rFonts w:eastAsia="Times New Roman" w:cstheme="minorHAnsi"/>
        </w:rPr>
        <w:t xml:space="preserve">This is a supernatural ability. Once this ability is used, it cannot be used again until after a short </w:t>
      </w:r>
      <w:ins w:id="2691" w:author="Admin" w:date="2021-03-31T21:11:00Z">
        <w:r>
          <w:rPr>
            <w:rFonts w:eastAsia="Times New Roman" w:cstheme="minorHAnsi"/>
          </w:rPr>
          <w:t xml:space="preserve">or long </w:t>
        </w:r>
      </w:ins>
      <w:r w:rsidR="000D1FA0" w:rsidRPr="007A5DB6">
        <w:rPr>
          <w:rFonts w:eastAsia="Times New Roman" w:cstheme="minorHAnsi"/>
        </w:rPr>
        <w:t>rest.</w:t>
      </w:r>
    </w:p>
    <w:p w14:paraId="01E0BD82" w14:textId="77777777" w:rsidR="00CE27E3" w:rsidRPr="000D1FA0" w:rsidRDefault="00CE27E3" w:rsidP="000D1FA0">
      <w:pPr>
        <w:rPr>
          <w:rFonts w:eastAsia="Times New Roman" w:cstheme="minorHAnsi"/>
        </w:rPr>
      </w:pPr>
    </w:p>
    <w:p w14:paraId="25D2C532" w14:textId="77777777" w:rsidR="00CE27E3" w:rsidRDefault="000D1FA0" w:rsidP="000D1FA0">
      <w:pPr>
        <w:rPr>
          <w:rFonts w:eastAsia="Times New Roman" w:cstheme="minorHAnsi"/>
          <w:i/>
          <w:iCs/>
        </w:rPr>
      </w:pPr>
      <w:r w:rsidRPr="00CE27E3">
        <w:rPr>
          <w:rFonts w:eastAsia="Times New Roman" w:cstheme="minorHAnsi"/>
          <w:b/>
          <w:bCs/>
        </w:rPr>
        <w:t>Tremor</w:t>
      </w:r>
      <w:r w:rsidRPr="000D1FA0">
        <w:rPr>
          <w:rFonts w:eastAsia="Times New Roman" w:cstheme="minorHAnsi"/>
          <w:i/>
          <w:iCs/>
        </w:rPr>
        <w:t xml:space="preserve"> </w:t>
      </w:r>
    </w:p>
    <w:p w14:paraId="21E3E603"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0D1FA0" w:rsidRPr="00CE27E3">
        <w:rPr>
          <w:rFonts w:eastAsia="Times New Roman" w:cstheme="minorHAnsi"/>
        </w:rPr>
        <w:t>Strength of 15 or higher</w:t>
      </w:r>
    </w:p>
    <w:p w14:paraId="3EFBB936" w14:textId="77777777" w:rsidR="00903913" w:rsidRDefault="000D1FA0">
      <w:pPr>
        <w:rPr>
          <w:ins w:id="2692" w:author="Admin" w:date="2021-03-31T21:11:00Z"/>
          <w:rFonts w:eastAsia="Times New Roman" w:cstheme="minorHAnsi"/>
        </w:rPr>
      </w:pPr>
      <w:r w:rsidRPr="000D1FA0">
        <w:rPr>
          <w:rFonts w:eastAsia="Times New Roman" w:cstheme="minorHAnsi"/>
        </w:rPr>
        <w:t xml:space="preserve">You may use a bonus action to cause a small localized tremor (usually by stomping your foot or slamming your fist down), dealing your unarmed strike damage in a 5-foot sphere centered on you, halved on an Agility save. Those who fail the saving throw are also knocked prone. If you have a natural weapon, you can use it to determine the damage you deal instead. </w:t>
      </w:r>
    </w:p>
    <w:p w14:paraId="59FD2854" w14:textId="77777777" w:rsidR="007A5DB6" w:rsidRDefault="000D1FA0">
      <w:pPr>
        <w:rPr>
          <w:rFonts w:eastAsia="Times New Roman" w:cstheme="minorHAnsi"/>
        </w:rPr>
      </w:pPr>
      <w:r w:rsidRPr="000D1FA0">
        <w:rPr>
          <w:rFonts w:eastAsia="Times New Roman" w:cstheme="minorHAnsi"/>
        </w:rPr>
        <w:t xml:space="preserve">If you use this ability at the end of a Heroic Leap, you may add +5 to the total damage. </w:t>
      </w:r>
    </w:p>
    <w:p w14:paraId="600104F1" w14:textId="77777777" w:rsidR="000D1FA0" w:rsidRDefault="000D1FA0" w:rsidP="000D1FA0">
      <w:pPr>
        <w:rPr>
          <w:rFonts w:eastAsia="Times New Roman" w:cstheme="minorHAnsi"/>
        </w:rPr>
      </w:pPr>
      <w:r w:rsidRPr="000D1FA0">
        <w:rPr>
          <w:rFonts w:eastAsia="Times New Roman" w:cstheme="minorHAnsi"/>
        </w:rPr>
        <w:t xml:space="preserve">This talent can be used a number of times equal to your proficiency bonus before replenishing after a short </w:t>
      </w:r>
      <w:ins w:id="2693" w:author="Admin" w:date="2021-03-31T21:11:00Z">
        <w:r w:rsidR="00903913">
          <w:rPr>
            <w:rFonts w:eastAsia="Times New Roman" w:cstheme="minorHAnsi"/>
          </w:rPr>
          <w:t xml:space="preserve">or long </w:t>
        </w:r>
      </w:ins>
      <w:r w:rsidRPr="000D1FA0">
        <w:rPr>
          <w:rFonts w:eastAsia="Times New Roman" w:cstheme="minorHAnsi"/>
        </w:rPr>
        <w:t>rest.</w:t>
      </w:r>
    </w:p>
    <w:p w14:paraId="22277701" w14:textId="77777777" w:rsidR="00CE27E3" w:rsidRPr="000D1FA0" w:rsidRDefault="00CE27E3" w:rsidP="000D1FA0">
      <w:pPr>
        <w:rPr>
          <w:rFonts w:eastAsia="Times New Roman" w:cstheme="minorHAnsi"/>
        </w:rPr>
      </w:pPr>
    </w:p>
    <w:p w14:paraId="5F0D38F4" w14:textId="77777777" w:rsidR="00CE27E3" w:rsidRPr="00CE27E3" w:rsidRDefault="00475849" w:rsidP="000D1FA0">
      <w:pPr>
        <w:rPr>
          <w:rFonts w:eastAsia="Times New Roman" w:cstheme="minorHAnsi"/>
          <w:b/>
          <w:bCs/>
        </w:rPr>
      </w:pPr>
      <w:r w:rsidRPr="00CE27E3">
        <w:rPr>
          <w:rFonts w:eastAsia="Times New Roman" w:cstheme="minorHAnsi"/>
          <w:b/>
          <w:bCs/>
        </w:rPr>
        <w:t>Tricks of the Trade</w:t>
      </w:r>
    </w:p>
    <w:p w14:paraId="194ECF72" w14:textId="77777777" w:rsidR="00903913" w:rsidRDefault="00475849">
      <w:pPr>
        <w:rPr>
          <w:ins w:id="2694" w:author="Admin" w:date="2021-03-31T21:12:00Z"/>
          <w:rFonts w:eastAsia="Times New Roman" w:cstheme="minorHAnsi"/>
          <w:color w:val="000000"/>
        </w:rPr>
      </w:pPr>
      <w:r w:rsidRPr="000D1FA0">
        <w:rPr>
          <w:rFonts w:eastAsia="Times New Roman" w:cstheme="minorHAnsi"/>
          <w:color w:val="000000"/>
        </w:rPr>
        <w:lastRenderedPageBreak/>
        <w:t xml:space="preserve">You may cast the </w:t>
      </w:r>
      <w:r w:rsidRPr="000D1FA0">
        <w:rPr>
          <w:rFonts w:eastAsia="Times New Roman" w:cstheme="minorHAnsi"/>
          <w:i/>
          <w:iCs/>
          <w:color w:val="000000"/>
        </w:rPr>
        <w:t>compelled duel</w:t>
      </w:r>
      <w:r w:rsidRPr="000D1FA0">
        <w:rPr>
          <w:rFonts w:eastAsia="Times New Roman" w:cstheme="minorHAnsi"/>
          <w:color w:val="000000"/>
        </w:rPr>
        <w:t xml:space="preserve"> spell, but instead of drawing the target to you, you can direct them to a secondary target within 30 feet of both of you. The target of the spell has advantage to the saving throw unless the secondary creature is one of your allies or is neutral to both of you. </w:t>
      </w:r>
    </w:p>
    <w:p w14:paraId="7F7903FA" w14:textId="77777777" w:rsidR="00475849" w:rsidRPr="00903913" w:rsidRDefault="00475849">
      <w:pPr>
        <w:rPr>
          <w:rFonts w:eastAsia="Times New Roman" w:cstheme="minorHAnsi"/>
          <w:color w:val="000000"/>
          <w:rPrChange w:id="2695" w:author="Admin" w:date="2021-03-31T21:12:00Z">
            <w:rPr>
              <w:rFonts w:eastAsia="Times New Roman" w:cstheme="minorHAnsi"/>
            </w:rPr>
          </w:rPrChange>
        </w:rPr>
      </w:pPr>
      <w:r w:rsidRPr="000D1FA0">
        <w:rPr>
          <w:rFonts w:eastAsia="Times New Roman" w:cstheme="minorHAnsi"/>
          <w:color w:val="000000"/>
        </w:rPr>
        <w:t xml:space="preserve">After being used, this cannot be used again until after a short </w:t>
      </w:r>
      <w:ins w:id="2696" w:author="Admin" w:date="2021-03-31T21:12:00Z">
        <w:r w:rsidR="00903913">
          <w:rPr>
            <w:rFonts w:eastAsia="Times New Roman" w:cstheme="minorHAnsi"/>
            <w:color w:val="000000"/>
          </w:rPr>
          <w:t xml:space="preserve">or long </w:t>
        </w:r>
      </w:ins>
      <w:r w:rsidRPr="000D1FA0">
        <w:rPr>
          <w:rFonts w:eastAsia="Times New Roman" w:cstheme="minorHAnsi"/>
          <w:color w:val="000000"/>
        </w:rPr>
        <w:t xml:space="preserve">rest. This effect ends if you attack the target, if the third creature does not defend itself, or if you end your turn more than 30 feet away from the target. If the target defeats the secondary target, you regain use of this ability. </w:t>
      </w:r>
      <w:r w:rsidRPr="000D1FA0">
        <w:rPr>
          <w:rFonts w:eastAsia="Times New Roman" w:cstheme="minorHAnsi"/>
          <w:color w:val="000000"/>
        </w:rPr>
        <w:br/>
        <w:t xml:space="preserve">This talent can be taken multiple times, each time adding another two uses of this ability before a short </w:t>
      </w:r>
      <w:ins w:id="2697" w:author="Admin" w:date="2021-03-31T21:12:00Z">
        <w:r w:rsidR="00903913">
          <w:rPr>
            <w:rFonts w:eastAsia="Times New Roman" w:cstheme="minorHAnsi"/>
            <w:color w:val="000000"/>
          </w:rPr>
          <w:t xml:space="preserve">or long </w:t>
        </w:r>
      </w:ins>
      <w:r w:rsidRPr="000D1FA0">
        <w:rPr>
          <w:rFonts w:eastAsia="Times New Roman" w:cstheme="minorHAnsi"/>
          <w:color w:val="000000"/>
        </w:rPr>
        <w:t>rest.</w:t>
      </w:r>
    </w:p>
    <w:p w14:paraId="609A9D88" w14:textId="77777777" w:rsidR="00CE27E3" w:rsidRPr="00903913" w:rsidRDefault="00CE27E3" w:rsidP="000D1FA0">
      <w:pPr>
        <w:rPr>
          <w:rFonts w:eastAsia="Times New Roman" w:cstheme="minorHAnsi"/>
          <w:rPrChange w:id="2698" w:author="Admin" w:date="2021-03-31T21:12:00Z">
            <w:rPr>
              <w:rFonts w:eastAsia="Times New Roman" w:cstheme="minorHAnsi"/>
              <w:i/>
              <w:iCs/>
            </w:rPr>
          </w:rPrChange>
        </w:rPr>
      </w:pPr>
    </w:p>
    <w:p w14:paraId="269A533C" w14:textId="77777777" w:rsidR="00CE27E3" w:rsidRPr="00CE27E3" w:rsidRDefault="003F3399" w:rsidP="000D1FA0">
      <w:pPr>
        <w:rPr>
          <w:rFonts w:eastAsia="Times New Roman" w:cstheme="minorHAnsi"/>
          <w:b/>
          <w:bCs/>
        </w:rPr>
      </w:pPr>
      <w:r w:rsidRPr="00CE27E3">
        <w:rPr>
          <w:rFonts w:eastAsia="Times New Roman" w:cstheme="minorHAnsi"/>
          <w:b/>
          <w:bCs/>
        </w:rPr>
        <w:t>Umbral Sight</w:t>
      </w:r>
    </w:p>
    <w:p w14:paraId="0977DCB2" w14:textId="77777777" w:rsidR="005C4816" w:rsidRDefault="003F3399" w:rsidP="000D1FA0">
      <w:pPr>
        <w:rPr>
          <w:rFonts w:eastAsia="Times New Roman" w:cstheme="minorHAnsi"/>
        </w:rPr>
      </w:pPr>
      <w:r w:rsidRPr="000D1FA0">
        <w:rPr>
          <w:rFonts w:eastAsia="Times New Roman" w:cstheme="minorHAnsi"/>
        </w:rPr>
        <w:t>You gain darkvision out to a range of 60 feet. If you already have darkvision from your race, its range increases by 30 feet. While in darkness, you can hide in plain sight against any creature that relies on darkvision to see you in that darkness.</w:t>
      </w:r>
    </w:p>
    <w:p w14:paraId="565A5F78" w14:textId="77777777" w:rsidR="00CE27E3" w:rsidRPr="000D1FA0" w:rsidRDefault="00CE27E3" w:rsidP="000D1FA0">
      <w:pPr>
        <w:rPr>
          <w:rFonts w:eastAsia="Times New Roman" w:cstheme="minorHAnsi"/>
        </w:rPr>
      </w:pPr>
    </w:p>
    <w:p w14:paraId="640D7162" w14:textId="77777777" w:rsidR="00CE27E3" w:rsidRDefault="005C4816" w:rsidP="000D1FA0">
      <w:pPr>
        <w:rPr>
          <w:rFonts w:eastAsia="Times New Roman" w:cstheme="minorHAnsi"/>
          <w:b/>
          <w:bCs/>
          <w:color w:val="000000"/>
        </w:rPr>
      </w:pPr>
      <w:r w:rsidRPr="00CE27E3">
        <w:rPr>
          <w:rFonts w:eastAsia="Times New Roman" w:cstheme="minorHAnsi"/>
          <w:b/>
          <w:bCs/>
          <w:color w:val="000000"/>
        </w:rPr>
        <w:t>Unarmored Movement</w:t>
      </w:r>
    </w:p>
    <w:p w14:paraId="72C3A0EE" w14:textId="77777777" w:rsidR="00133F7E" w:rsidRPr="00133F7E" w:rsidRDefault="00133F7E">
      <w:pPr>
        <w:rPr>
          <w:ins w:id="2699" w:author="Admin" w:date="2021-05-25T18:20:00Z"/>
          <w:rFonts w:eastAsia="Times New Roman" w:cstheme="minorHAnsi"/>
          <w:color w:val="000000"/>
        </w:rPr>
      </w:pPr>
      <w:ins w:id="2700" w:author="Admin" w:date="2021-05-25T18:20:00Z">
        <w:r>
          <w:rPr>
            <w:rFonts w:eastAsia="Times New Roman" w:cstheme="minorHAnsi"/>
            <w:i/>
            <w:iCs/>
            <w:color w:val="000000"/>
          </w:rPr>
          <w:t xml:space="preserve">Prerequisite. </w:t>
        </w:r>
        <w:r>
          <w:rPr>
            <w:rFonts w:eastAsia="Times New Roman" w:cstheme="minorHAnsi"/>
            <w:color w:val="000000"/>
          </w:rPr>
          <w:t xml:space="preserve">1 level in </w:t>
        </w:r>
      </w:ins>
      <w:ins w:id="2701" w:author="Admin" w:date="2021-05-25T18:21:00Z">
        <w:r>
          <w:rPr>
            <w:rFonts w:eastAsia="Times New Roman" w:cstheme="minorHAnsi"/>
            <w:color w:val="000000"/>
          </w:rPr>
          <w:t>M</w:t>
        </w:r>
      </w:ins>
      <w:ins w:id="2702" w:author="Admin" w:date="2021-05-25T18:20:00Z">
        <w:r>
          <w:rPr>
            <w:rFonts w:eastAsia="Times New Roman" w:cstheme="minorHAnsi"/>
            <w:color w:val="000000"/>
          </w:rPr>
          <w:t>onk</w:t>
        </w:r>
      </w:ins>
      <w:ins w:id="2703" w:author="Admin" w:date="2021-05-25T18:21:00Z">
        <w:r>
          <w:rPr>
            <w:rFonts w:eastAsia="Times New Roman" w:cstheme="minorHAnsi"/>
            <w:color w:val="000000"/>
          </w:rPr>
          <w:t xml:space="preserve"> or 5th level and proficiency in either Acrobatics </w:t>
        </w:r>
      </w:ins>
      <w:ins w:id="2704" w:author="Admin" w:date="2021-05-25T18:22:00Z">
        <w:r>
          <w:rPr>
            <w:rFonts w:eastAsia="Times New Roman" w:cstheme="minorHAnsi"/>
            <w:color w:val="000000"/>
          </w:rPr>
          <w:t xml:space="preserve">or </w:t>
        </w:r>
      </w:ins>
      <w:ins w:id="2705" w:author="Admin" w:date="2021-05-25T18:21:00Z">
        <w:r>
          <w:rPr>
            <w:rFonts w:eastAsia="Times New Roman" w:cstheme="minorHAnsi"/>
            <w:color w:val="000000"/>
          </w:rPr>
          <w:t>Athletics</w:t>
        </w:r>
      </w:ins>
    </w:p>
    <w:p w14:paraId="5601AC9E" w14:textId="77777777" w:rsidR="005C4816" w:rsidRDefault="005C4816">
      <w:pPr>
        <w:rPr>
          <w:rFonts w:eastAsia="Times New Roman" w:cstheme="minorHAnsi"/>
          <w:color w:val="000000"/>
        </w:rPr>
      </w:pPr>
      <w:r w:rsidRPr="000D1FA0">
        <w:rPr>
          <w:rFonts w:eastAsia="Times New Roman" w:cstheme="minorHAnsi"/>
          <w:color w:val="000000"/>
        </w:rPr>
        <w:t xml:space="preserve">Your speed </w:t>
      </w:r>
      <w:r w:rsidRPr="000D1FA0">
        <w:rPr>
          <w:rFonts w:eastAsia="Times New Roman" w:cstheme="minorHAnsi"/>
        </w:rPr>
        <w:t>increases</w:t>
      </w:r>
      <w:r w:rsidRPr="000D1FA0">
        <w:rPr>
          <w:rFonts w:eastAsia="Times New Roman" w:cstheme="minorHAnsi"/>
          <w:color w:val="000000"/>
        </w:rPr>
        <w:t xml:space="preserve"> by </w:t>
      </w:r>
      <w:del w:id="2706" w:author="Admin" w:date="2021-03-31T21:12:00Z">
        <w:r w:rsidRPr="000D1FA0" w:rsidDel="00903913">
          <w:rPr>
            <w:rFonts w:eastAsia="Times New Roman" w:cstheme="minorHAnsi"/>
            <w:color w:val="000000"/>
          </w:rPr>
          <w:delText xml:space="preserve">five </w:delText>
        </w:r>
      </w:del>
      <w:ins w:id="2707" w:author="Admin" w:date="2021-03-31T21:12:00Z">
        <w:r w:rsidR="00903913">
          <w:rPr>
            <w:rFonts w:eastAsia="Times New Roman" w:cstheme="minorHAnsi"/>
            <w:color w:val="000000"/>
          </w:rPr>
          <w:t>5</w:t>
        </w:r>
        <w:r w:rsidR="00903913" w:rsidRPr="000D1FA0">
          <w:rPr>
            <w:rFonts w:eastAsia="Times New Roman" w:cstheme="minorHAnsi"/>
            <w:color w:val="000000"/>
          </w:rPr>
          <w:t xml:space="preserve"> </w:t>
        </w:r>
      </w:ins>
      <w:r w:rsidRPr="000D1FA0">
        <w:rPr>
          <w:rFonts w:eastAsia="Times New Roman" w:cstheme="minorHAnsi"/>
          <w:color w:val="000000"/>
        </w:rPr>
        <w:t xml:space="preserve">feet per proficiency bonus you have while you are not wearing armor or wielding a shield. This talent can be chosen again at level 5 or higher, allowing you to move along vertical surfaces and across liquids on your turn without falling during the move so long as you benefit from the speed increase. </w:t>
      </w:r>
    </w:p>
    <w:p w14:paraId="19480171" w14:textId="77777777" w:rsidR="00CE27E3" w:rsidRPr="000D1FA0" w:rsidRDefault="00CE27E3" w:rsidP="000D1FA0">
      <w:pPr>
        <w:rPr>
          <w:rFonts w:eastAsia="Times New Roman" w:cstheme="minorHAnsi"/>
          <w:color w:val="000000"/>
        </w:rPr>
      </w:pPr>
    </w:p>
    <w:p w14:paraId="7A6C0FEF" w14:textId="77777777" w:rsidR="00CE27E3" w:rsidRDefault="00475849" w:rsidP="000D1FA0">
      <w:pPr>
        <w:rPr>
          <w:rFonts w:eastAsia="Times New Roman" w:cstheme="minorHAnsi"/>
          <w:b/>
          <w:bCs/>
          <w:color w:val="000000"/>
        </w:rPr>
      </w:pPr>
      <w:r w:rsidRPr="00CE27E3">
        <w:rPr>
          <w:rFonts w:eastAsia="Times New Roman" w:cstheme="minorHAnsi"/>
          <w:b/>
          <w:bCs/>
          <w:color w:val="000000"/>
        </w:rPr>
        <w:t xml:space="preserve">Uncanny Dodge </w:t>
      </w:r>
    </w:p>
    <w:p w14:paraId="1EAC3365" w14:textId="77777777" w:rsidR="00CE27E3" w:rsidRDefault="00CE27E3" w:rsidP="000D1FA0">
      <w:pPr>
        <w:rPr>
          <w:rFonts w:eastAsia="Times New Roman" w:cstheme="minorHAnsi"/>
          <w:b/>
          <w:bCs/>
          <w:color w:val="000000"/>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CE27E3">
        <w:rPr>
          <w:rFonts w:eastAsia="Times New Roman" w:cstheme="minorHAnsi"/>
          <w:color w:val="000000"/>
        </w:rPr>
        <w:t>5</w:t>
      </w:r>
      <w:r>
        <w:rPr>
          <w:rFonts w:eastAsia="Times New Roman" w:cstheme="minorHAnsi"/>
          <w:color w:val="000000"/>
        </w:rPr>
        <w:t xml:space="preserve">th level, </w:t>
      </w:r>
      <w:r w:rsidR="00475849" w:rsidRPr="00CE27E3">
        <w:rPr>
          <w:rFonts w:eastAsia="Times New Roman" w:cstheme="minorHAnsi"/>
          <w:color w:val="000000"/>
        </w:rPr>
        <w:t>1 level in Rogue or Monk</w:t>
      </w:r>
    </w:p>
    <w:p w14:paraId="4F3C6F00" w14:textId="77777777" w:rsidR="00475849" w:rsidRDefault="00475849" w:rsidP="000D1FA0">
      <w:pPr>
        <w:rPr>
          <w:rFonts w:eastAsia="Times New Roman" w:cstheme="minorHAnsi"/>
          <w:color w:val="000000"/>
        </w:rPr>
      </w:pPr>
      <w:r w:rsidRPr="000D1FA0">
        <w:rPr>
          <w:rFonts w:eastAsia="Times New Roman" w:cstheme="minorHAnsi"/>
          <w:color w:val="000000"/>
        </w:rPr>
        <w:t xml:space="preserve">When an attacker that you can see hits you with an attack, you can use your reaction to halve the attack’s damage against you. </w:t>
      </w:r>
    </w:p>
    <w:p w14:paraId="5C7B2D83" w14:textId="77777777" w:rsidR="00CE27E3" w:rsidRPr="000D1FA0" w:rsidRDefault="00CE27E3" w:rsidP="000D1FA0">
      <w:pPr>
        <w:rPr>
          <w:rFonts w:eastAsia="Times New Roman" w:cstheme="minorHAnsi"/>
        </w:rPr>
      </w:pPr>
    </w:p>
    <w:p w14:paraId="7C8DE49C" w14:textId="77777777" w:rsidR="00CE27E3" w:rsidRDefault="00475849" w:rsidP="000D1FA0">
      <w:pPr>
        <w:rPr>
          <w:rFonts w:eastAsia="Times New Roman" w:cstheme="minorHAnsi"/>
          <w:b/>
          <w:bCs/>
        </w:rPr>
      </w:pPr>
      <w:r w:rsidRPr="00CE27E3">
        <w:rPr>
          <w:rFonts w:eastAsia="Times New Roman" w:cstheme="minorHAnsi"/>
          <w:b/>
          <w:bCs/>
        </w:rPr>
        <w:t xml:space="preserve">Unerring Eye </w:t>
      </w:r>
    </w:p>
    <w:p w14:paraId="6A8835B2" w14:textId="77777777" w:rsid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475849" w:rsidRPr="00CE27E3">
        <w:rPr>
          <w:rFonts w:eastAsia="Times New Roman" w:cstheme="minorHAnsi"/>
        </w:rPr>
        <w:t>13</w:t>
      </w:r>
      <w:r>
        <w:rPr>
          <w:rFonts w:eastAsia="Times New Roman" w:cstheme="minorHAnsi"/>
        </w:rPr>
        <w:t xml:space="preserve">th level </w:t>
      </w:r>
    </w:p>
    <w:p w14:paraId="0680E5C7" w14:textId="77777777" w:rsidR="00903913" w:rsidRDefault="00475849">
      <w:pPr>
        <w:rPr>
          <w:ins w:id="2708" w:author="Admin" w:date="2021-03-31T21:12:00Z"/>
          <w:rFonts w:eastAsia="Times New Roman" w:cstheme="minorHAnsi"/>
        </w:rPr>
      </w:pPr>
      <w:r w:rsidRPr="000D1FA0">
        <w:rPr>
          <w:rFonts w:eastAsia="Times New Roman" w:cstheme="minorHAnsi"/>
        </w:rPr>
        <w:lastRenderedPageBreak/>
        <w:t xml:space="preserve">Your senses are almost impossible to foil. As an action, you sense the presence of illusions, creatures not in their original form (such as shapechangers), and other magic designed to deceive the senses within 30 feet of you, provided you aren’t blinded or deafened. You sense that an effect is attempting to trick you, but you gain no insight into what is </w:t>
      </w:r>
      <w:r w:rsidRPr="000D1FA0">
        <w:rPr>
          <w:rFonts w:eastAsia="Times New Roman" w:cstheme="minorHAnsi"/>
          <w:color w:val="000000"/>
        </w:rPr>
        <w:t>hidden</w:t>
      </w:r>
      <w:r w:rsidRPr="000D1FA0">
        <w:rPr>
          <w:rFonts w:eastAsia="Times New Roman" w:cstheme="minorHAnsi"/>
        </w:rPr>
        <w:t xml:space="preserve"> or into its true nature. </w:t>
      </w:r>
      <w:ins w:id="2709" w:author="Admin" w:date="2021-03-31T21:12:00Z">
        <w:r w:rsidR="00903913">
          <w:rPr>
            <w:rFonts w:eastAsia="Times New Roman" w:cstheme="minorHAnsi"/>
          </w:rPr>
          <w:t xml:space="preserve">If the effect’s spell level </w:t>
        </w:r>
      </w:ins>
      <w:ins w:id="2710" w:author="Admin" w:date="2021-03-31T21:13:00Z">
        <w:r w:rsidR="00903913">
          <w:rPr>
            <w:rFonts w:eastAsia="Times New Roman" w:cstheme="minorHAnsi"/>
          </w:rPr>
          <w:t xml:space="preserve">is less than one-half your level, you can also see through it. </w:t>
        </w:r>
      </w:ins>
    </w:p>
    <w:p w14:paraId="19FBBD4A" w14:textId="77777777" w:rsidR="00475849" w:rsidRDefault="00475849">
      <w:pPr>
        <w:rPr>
          <w:rFonts w:eastAsia="Times New Roman" w:cstheme="minorHAnsi"/>
          <w:color w:val="000000"/>
        </w:rPr>
      </w:pPr>
      <w:r w:rsidRPr="000D1FA0">
        <w:rPr>
          <w:rFonts w:eastAsia="Times New Roman" w:cstheme="minorHAnsi"/>
          <w:color w:val="000000"/>
        </w:rPr>
        <w:t>This ability can be used a number of times equal to your Spirit modifier before replenishing after a long rest.</w:t>
      </w:r>
      <w:ins w:id="2711" w:author="Admin" w:date="2021-03-31T21:12:00Z">
        <w:r w:rsidR="00903913">
          <w:rPr>
            <w:rFonts w:eastAsia="Times New Roman" w:cstheme="minorHAnsi"/>
            <w:color w:val="000000"/>
          </w:rPr>
          <w:t xml:space="preserve"> </w:t>
        </w:r>
      </w:ins>
    </w:p>
    <w:p w14:paraId="699989FC" w14:textId="77777777" w:rsidR="00CE27E3" w:rsidRPr="000D1FA0" w:rsidRDefault="00CE27E3" w:rsidP="000D1FA0">
      <w:pPr>
        <w:rPr>
          <w:rFonts w:eastAsia="Times New Roman" w:cstheme="minorHAnsi"/>
        </w:rPr>
      </w:pPr>
    </w:p>
    <w:p w14:paraId="424F7B0A" w14:textId="77777777" w:rsidR="00CE27E3" w:rsidRDefault="000D1FA0" w:rsidP="000D1FA0">
      <w:pPr>
        <w:rPr>
          <w:rFonts w:eastAsia="Times New Roman" w:cstheme="minorHAnsi"/>
          <w:i/>
          <w:iCs/>
        </w:rPr>
      </w:pPr>
      <w:r w:rsidRPr="00CE27E3">
        <w:rPr>
          <w:rFonts w:eastAsia="Times New Roman" w:cstheme="minorHAnsi"/>
          <w:b/>
          <w:bCs/>
        </w:rPr>
        <w:t>Wind Walk</w:t>
      </w:r>
      <w:r w:rsidRPr="000D1FA0">
        <w:rPr>
          <w:rFonts w:eastAsia="Times New Roman" w:cstheme="minorHAnsi"/>
          <w:i/>
          <w:iCs/>
        </w:rPr>
        <w:t xml:space="preserve"> </w:t>
      </w:r>
    </w:p>
    <w:p w14:paraId="7E2FF716" w14:textId="77777777" w:rsidR="00CE27E3" w:rsidRPr="00CE27E3" w:rsidRDefault="00CE27E3" w:rsidP="000D1FA0">
      <w:pPr>
        <w:rPr>
          <w:rFonts w:eastAsia="Times New Roman" w:cstheme="minorHAnsi"/>
        </w:rPr>
      </w:pPr>
      <w:r w:rsidRPr="000D1FA0">
        <w:rPr>
          <w:rFonts w:eastAsia="Times New Roman" w:cstheme="minorHAnsi"/>
          <w:i/>
          <w:iCs/>
          <w:color w:val="000000"/>
        </w:rPr>
        <w:t>Prerequisite.</w:t>
      </w:r>
      <w:r w:rsidRPr="000D1FA0">
        <w:rPr>
          <w:rFonts w:eastAsia="Times New Roman" w:cstheme="minorHAnsi"/>
          <w:color w:val="000000"/>
        </w:rPr>
        <w:t xml:space="preserve"> </w:t>
      </w:r>
      <w:r w:rsidR="000D1FA0" w:rsidRPr="00CE27E3">
        <w:rPr>
          <w:rFonts w:eastAsia="Times New Roman" w:cstheme="minorHAnsi"/>
        </w:rPr>
        <w:t>1 level in Monk or Warrior</w:t>
      </w:r>
    </w:p>
    <w:p w14:paraId="1126F9A3" w14:textId="77777777" w:rsidR="00903913" w:rsidRDefault="000D1FA0" w:rsidP="000D1FA0">
      <w:pPr>
        <w:rPr>
          <w:ins w:id="2712" w:author="Admin" w:date="2021-03-31T21:13:00Z"/>
          <w:rFonts w:eastAsia="Times New Roman" w:cstheme="minorHAnsi"/>
        </w:rPr>
      </w:pPr>
      <w:r w:rsidRPr="000D1FA0">
        <w:rPr>
          <w:rFonts w:eastAsia="Times New Roman" w:cstheme="minorHAnsi"/>
        </w:rPr>
        <w:lastRenderedPageBreak/>
        <w:t xml:space="preserve">You may use your action to wind-walk, rendering yourself invisible as per the </w:t>
      </w:r>
      <w:r w:rsidRPr="000D1FA0">
        <w:rPr>
          <w:rFonts w:eastAsia="Times New Roman" w:cstheme="minorHAnsi"/>
          <w:i/>
          <w:iCs/>
        </w:rPr>
        <w:t>invisibility</w:t>
      </w:r>
      <w:r w:rsidRPr="000D1FA0">
        <w:rPr>
          <w:rFonts w:eastAsia="Times New Roman" w:cstheme="minorHAnsi"/>
        </w:rPr>
        <w:t xml:space="preserve"> spell, and increase your land speed by 10 feet. </w:t>
      </w:r>
    </w:p>
    <w:p w14:paraId="1F439265" w14:textId="77777777" w:rsidR="00903913" w:rsidRDefault="000D1FA0">
      <w:pPr>
        <w:rPr>
          <w:ins w:id="2713" w:author="Admin" w:date="2021-03-31T21:13:00Z"/>
          <w:rFonts w:eastAsia="Times New Roman" w:cstheme="minorHAnsi"/>
        </w:rPr>
      </w:pPr>
      <w:del w:id="2714" w:author="Admin" w:date="2021-03-31T21:13:00Z">
        <w:r w:rsidRPr="000D1FA0" w:rsidDel="00903913">
          <w:rPr>
            <w:rFonts w:eastAsia="Times New Roman" w:cstheme="minorHAnsi"/>
          </w:rPr>
          <w:delText xml:space="preserve">Unlike normal stances, you </w:delText>
        </w:r>
      </w:del>
      <w:ins w:id="2715" w:author="Admin" w:date="2021-03-31T21:13:00Z">
        <w:r w:rsidR="00903913">
          <w:rPr>
            <w:rFonts w:eastAsia="Times New Roman" w:cstheme="minorHAnsi"/>
          </w:rPr>
          <w:t xml:space="preserve">This stance ends if </w:t>
        </w:r>
      </w:ins>
      <w:del w:id="2716" w:author="Admin" w:date="2021-03-31T21:13:00Z">
        <w:r w:rsidRPr="000D1FA0" w:rsidDel="00903913">
          <w:rPr>
            <w:rFonts w:eastAsia="Times New Roman" w:cstheme="minorHAnsi"/>
          </w:rPr>
          <w:delText xml:space="preserve">must continue moving (at least half your speed) </w:delText>
        </w:r>
      </w:del>
      <w:ins w:id="2717" w:author="Admin" w:date="2021-03-31T21:13:00Z">
        <w:r w:rsidR="00903913">
          <w:rPr>
            <w:rFonts w:eastAsia="Times New Roman" w:cstheme="minorHAnsi"/>
          </w:rPr>
          <w:t>you end your turn without moving at least one-half your movement speed in a single direction</w:t>
        </w:r>
      </w:ins>
      <w:del w:id="2718" w:author="Admin" w:date="2021-03-31T21:13:00Z">
        <w:r w:rsidRPr="000D1FA0" w:rsidDel="00903913">
          <w:rPr>
            <w:rFonts w:eastAsia="Times New Roman" w:cstheme="minorHAnsi"/>
          </w:rPr>
          <w:delText>or else this effect dissipates</w:delText>
        </w:r>
      </w:del>
      <w:r w:rsidRPr="000D1FA0">
        <w:rPr>
          <w:rFonts w:eastAsia="Times New Roman" w:cstheme="minorHAnsi"/>
        </w:rPr>
        <w:t xml:space="preserve">. </w:t>
      </w:r>
    </w:p>
    <w:p w14:paraId="7E53FEA9" w14:textId="77777777" w:rsidR="00903913" w:rsidRDefault="00903913">
      <w:pPr>
        <w:rPr>
          <w:ins w:id="2719" w:author="Admin" w:date="2021-03-31T21:14:00Z"/>
          <w:rFonts w:eastAsia="Times New Roman" w:cstheme="minorHAnsi"/>
        </w:rPr>
      </w:pPr>
      <w:ins w:id="2720" w:author="Admin" w:date="2021-03-31T21:13:00Z">
        <w:r>
          <w:rPr>
            <w:rFonts w:eastAsia="Times New Roman" w:cstheme="minorHAnsi"/>
          </w:rPr>
          <w:t>If you make an attack roll while invisible this way, you score a critical hit on a roll of 15-20</w:t>
        </w:r>
      </w:ins>
      <w:ins w:id="2721" w:author="Admin" w:date="2021-03-31T21:14:00Z">
        <w:r>
          <w:rPr>
            <w:rFonts w:eastAsia="Times New Roman" w:cstheme="minorHAnsi"/>
          </w:rPr>
          <w:t xml:space="preserve">, and you then end the invisibility effect. </w:t>
        </w:r>
      </w:ins>
      <w:del w:id="2722" w:author="Admin" w:date="2021-03-31T21:14:00Z">
        <w:r w:rsidR="000D1FA0" w:rsidRPr="000D1FA0" w:rsidDel="00903913">
          <w:rPr>
            <w:rFonts w:eastAsia="Times New Roman" w:cstheme="minorHAnsi"/>
          </w:rPr>
          <w:delText xml:space="preserve">Your first attack while performing Wind Walk is a critical hit, and ends the invisibility effect. </w:delText>
        </w:r>
      </w:del>
      <w:r w:rsidR="000D1FA0" w:rsidRPr="000D1FA0">
        <w:rPr>
          <w:rFonts w:eastAsia="Times New Roman" w:cstheme="minorHAnsi"/>
        </w:rPr>
        <w:t xml:space="preserve">This is a supernatural ability. </w:t>
      </w:r>
    </w:p>
    <w:p w14:paraId="775D8EA7" w14:textId="77777777" w:rsidR="000D1FA0" w:rsidRPr="000D1FA0" w:rsidRDefault="000D1FA0">
      <w:pPr>
        <w:rPr>
          <w:rFonts w:eastAsia="Times New Roman" w:cstheme="minorHAnsi"/>
        </w:rPr>
      </w:pPr>
      <w:r w:rsidRPr="000D1FA0">
        <w:rPr>
          <w:rFonts w:eastAsia="Times New Roman" w:cstheme="minorHAnsi"/>
        </w:rPr>
        <w:t>Once this talent is used, it cannot be used again until after a short</w:t>
      </w:r>
      <w:ins w:id="2723" w:author="Admin" w:date="2021-03-31T21:14:00Z">
        <w:r w:rsidR="00903913">
          <w:rPr>
            <w:rFonts w:eastAsia="Times New Roman" w:cstheme="minorHAnsi"/>
          </w:rPr>
          <w:t xml:space="preserve"> or long</w:t>
        </w:r>
      </w:ins>
      <w:r w:rsidRPr="000D1FA0">
        <w:rPr>
          <w:rFonts w:eastAsia="Times New Roman" w:cstheme="minorHAnsi"/>
        </w:rPr>
        <w:t xml:space="preserve"> rest.</w:t>
      </w:r>
    </w:p>
    <w:p w14:paraId="5B36A736" w14:textId="77777777" w:rsidR="000D1FA0" w:rsidRDefault="000D1FA0" w:rsidP="003F3399">
      <w:pPr>
        <w:pStyle w:val="ListParagraph"/>
        <w:numPr>
          <w:ilvl w:val="0"/>
          <w:numId w:val="9"/>
        </w:numPr>
        <w:ind w:left="360"/>
        <w:sectPr w:rsidR="000D1FA0" w:rsidSect="000D1FA0">
          <w:type w:val="continuous"/>
          <w:pgSz w:w="12240" w:h="15840"/>
          <w:pgMar w:top="1440" w:right="1800" w:bottom="1440" w:left="1800" w:header="708" w:footer="708" w:gutter="0"/>
          <w:cols w:num="2" w:space="708"/>
          <w:docGrid w:linePitch="360"/>
        </w:sectPr>
      </w:pPr>
    </w:p>
    <w:p w14:paraId="5AB996E9" w14:textId="77777777" w:rsidR="003F3399" w:rsidRPr="003F3399" w:rsidRDefault="003F3399" w:rsidP="003F3399">
      <w:pPr>
        <w:pStyle w:val="ListParagraph"/>
        <w:numPr>
          <w:ilvl w:val="0"/>
          <w:numId w:val="9"/>
        </w:numPr>
        <w:ind w:left="360"/>
        <w:rPr>
          <w:rFonts w:eastAsia="Times New Roman" w:cstheme="minorHAnsi"/>
        </w:rPr>
      </w:pPr>
      <w:r>
        <w:lastRenderedPageBreak/>
        <w:br w:type="page"/>
      </w:r>
    </w:p>
    <w:p w14:paraId="1CDF4FC0" w14:textId="77777777" w:rsidR="00B93648" w:rsidRDefault="00B93648">
      <w:pPr>
        <w:contextualSpacing/>
        <w:outlineLvl w:val="0"/>
        <w:rPr>
          <w:rFonts w:eastAsia="Times New Roman" w:cstheme="minorHAnsi"/>
          <w:b/>
          <w:bCs/>
          <w:color w:val="1F4E79"/>
          <w:kern w:val="36"/>
          <w:sz w:val="36"/>
          <w:szCs w:val="36"/>
        </w:rPr>
      </w:pPr>
      <w:bookmarkStart w:id="2724" w:name="_Toc54196420"/>
      <w:r>
        <w:rPr>
          <w:rFonts w:eastAsia="Times New Roman" w:cstheme="minorHAnsi"/>
          <w:b/>
          <w:bCs/>
          <w:color w:val="1F4E79"/>
          <w:kern w:val="36"/>
          <w:sz w:val="36"/>
          <w:szCs w:val="36"/>
        </w:rPr>
        <w:lastRenderedPageBreak/>
        <w:t>Chapter 4: Personality and Background</w:t>
      </w:r>
      <w:bookmarkEnd w:id="2724"/>
    </w:p>
    <w:p w14:paraId="3E0329D4" w14:textId="77777777" w:rsidR="00CE427A" w:rsidRDefault="00CE427A">
      <w:pPr>
        <w:pStyle w:val="Heading2"/>
      </w:pPr>
      <w:bookmarkStart w:id="2725" w:name="_Toc54196421"/>
      <w:r>
        <w:t>Character Details</w:t>
      </w:r>
      <w:bookmarkEnd w:id="2725"/>
    </w:p>
    <w:p w14:paraId="1A6882E2" w14:textId="77777777" w:rsidR="00CE427A" w:rsidRDefault="00CE427A">
      <w:pPr>
        <w:contextualSpacing/>
        <w:rPr>
          <w:rFonts w:eastAsia="Times New Roman" w:cstheme="minorHAnsi"/>
          <w:b/>
          <w:bCs/>
          <w:color w:val="000000"/>
        </w:rPr>
      </w:pPr>
      <w:r>
        <w:rPr>
          <w:rFonts w:eastAsia="Times New Roman" w:cstheme="minorHAnsi"/>
          <w:b/>
          <w:bCs/>
          <w:color w:val="000000"/>
        </w:rPr>
        <w:t>Standard Languages</w:t>
      </w:r>
    </w:p>
    <w:p w14:paraId="3671DBEA" w14:textId="77777777" w:rsidR="00CE427A" w:rsidRDefault="00CE427A">
      <w:pPr>
        <w:contextualSpacing/>
        <w:rPr>
          <w:rFonts w:eastAsia="Times New Roman" w:cstheme="minorHAnsi"/>
          <w:b/>
          <w:bCs/>
          <w:color w:val="000000"/>
        </w:rPr>
      </w:pPr>
      <w:r>
        <w:rPr>
          <w:rFonts w:eastAsia="Times New Roman" w:cstheme="minorHAnsi"/>
          <w:b/>
          <w:bCs/>
          <w:color w:val="000000"/>
        </w:rPr>
        <w:t>Language</w:t>
      </w:r>
      <w:r>
        <w:rPr>
          <w:rFonts w:eastAsia="Times New Roman" w:cstheme="minorHAnsi"/>
          <w:b/>
          <w:bCs/>
          <w:color w:val="000000"/>
        </w:rPr>
        <w:tab/>
        <w:t>Typical Speakers</w:t>
      </w:r>
      <w:r>
        <w:rPr>
          <w:rFonts w:eastAsia="Times New Roman" w:cstheme="minorHAnsi"/>
          <w:b/>
          <w:bCs/>
          <w:color w:val="000000"/>
        </w:rPr>
        <w:tab/>
        <w:t>Script</w:t>
      </w:r>
      <w:r>
        <w:rPr>
          <w:rFonts w:eastAsia="Times New Roman" w:cstheme="minorHAnsi"/>
          <w:b/>
          <w:bCs/>
          <w:color w:val="000000"/>
        </w:rPr>
        <w:tab/>
      </w:r>
      <w:r>
        <w:rPr>
          <w:rFonts w:eastAsia="Times New Roman" w:cstheme="minorHAnsi"/>
          <w:b/>
          <w:bCs/>
          <w:color w:val="000000"/>
        </w:rPr>
        <w:tab/>
        <w:t>Special</w:t>
      </w:r>
    </w:p>
    <w:p w14:paraId="490E623F" w14:textId="77777777" w:rsidR="00CE427A" w:rsidRPr="00C8297A" w:rsidRDefault="00CE427A">
      <w:pPr>
        <w:contextualSpacing/>
        <w:rPr>
          <w:rFonts w:eastAsia="Times New Roman" w:cstheme="minorHAnsi"/>
          <w:color w:val="000000"/>
          <w:vertAlign w:val="superscript"/>
        </w:rPr>
      </w:pPr>
      <w:r w:rsidRPr="00842532">
        <w:rPr>
          <w:rFonts w:eastAsia="Times New Roman" w:cstheme="minorHAnsi"/>
          <w:color w:val="000000"/>
        </w:rPr>
        <w:t>Common</w:t>
      </w:r>
      <w:r>
        <w:rPr>
          <w:rFonts w:eastAsia="Times New Roman" w:cstheme="minorHAnsi"/>
          <w:color w:val="000000"/>
        </w:rPr>
        <w:tab/>
        <w:t>Humans</w:t>
      </w:r>
      <w:r w:rsidR="00804097">
        <w:rPr>
          <w:rFonts w:eastAsia="Times New Roman" w:cstheme="minorHAnsi"/>
          <w:color w:val="000000"/>
        </w:rPr>
        <w:t>, worgen</w:t>
      </w:r>
      <w:r>
        <w:rPr>
          <w:rFonts w:eastAsia="Times New Roman" w:cstheme="minorHAnsi"/>
          <w:color w:val="000000"/>
        </w:rPr>
        <w:tab/>
        <w:t>Common</w:t>
      </w:r>
      <w:r>
        <w:rPr>
          <w:rFonts w:eastAsia="Times New Roman" w:cstheme="minorHAnsi"/>
          <w:color w:val="000000"/>
        </w:rPr>
        <w:tab/>
      </w:r>
      <w:r w:rsidR="00804097">
        <w:rPr>
          <w:rFonts w:eastAsia="Times New Roman" w:cstheme="minorHAnsi"/>
          <w:color w:val="000000"/>
        </w:rPr>
        <w:t>Dialects: Gutterspeech</w:t>
      </w:r>
      <w:r w:rsidR="00C8297A">
        <w:rPr>
          <w:rFonts w:eastAsia="Times New Roman" w:cstheme="minorHAnsi"/>
          <w:color w:val="000000"/>
          <w:vertAlign w:val="superscript"/>
        </w:rPr>
        <w:t>1</w:t>
      </w:r>
    </w:p>
    <w:p w14:paraId="47DBD43E" w14:textId="77777777" w:rsidR="00CE427A" w:rsidRDefault="00CE427A">
      <w:pPr>
        <w:contextualSpacing/>
        <w:rPr>
          <w:rFonts w:eastAsia="Times New Roman" w:cstheme="minorHAnsi"/>
          <w:color w:val="000000"/>
        </w:rPr>
      </w:pPr>
      <w:r>
        <w:rPr>
          <w:rFonts w:eastAsia="Times New Roman" w:cstheme="minorHAnsi"/>
          <w:color w:val="000000"/>
        </w:rPr>
        <w:t>Dwarven</w:t>
      </w:r>
      <w:r>
        <w:rPr>
          <w:rFonts w:eastAsia="Times New Roman" w:cstheme="minorHAnsi"/>
          <w:color w:val="000000"/>
        </w:rPr>
        <w:tab/>
        <w:t>Dwarf</w:t>
      </w:r>
      <w:r>
        <w:rPr>
          <w:rFonts w:eastAsia="Times New Roman" w:cstheme="minorHAnsi"/>
          <w:color w:val="000000"/>
        </w:rPr>
        <w:tab/>
      </w:r>
      <w:r>
        <w:rPr>
          <w:rFonts w:eastAsia="Times New Roman" w:cstheme="minorHAnsi"/>
          <w:color w:val="000000"/>
        </w:rPr>
        <w:tab/>
      </w:r>
      <w:r>
        <w:rPr>
          <w:rFonts w:eastAsia="Times New Roman" w:cstheme="minorHAnsi"/>
          <w:color w:val="000000"/>
        </w:rPr>
        <w:tab/>
        <w:t>Runic</w:t>
      </w:r>
      <w:r>
        <w:rPr>
          <w:rFonts w:eastAsia="Times New Roman" w:cstheme="minorHAnsi"/>
          <w:color w:val="000000"/>
        </w:rPr>
        <w:tab/>
      </w:r>
      <w:r>
        <w:rPr>
          <w:rFonts w:eastAsia="Times New Roman" w:cstheme="minorHAnsi"/>
          <w:color w:val="000000"/>
        </w:rPr>
        <w:tab/>
        <w:t>-</w:t>
      </w:r>
    </w:p>
    <w:p w14:paraId="576A21B1" w14:textId="77777777" w:rsidR="00804097" w:rsidRPr="00C8297A" w:rsidRDefault="00804097" w:rsidP="00C8297A">
      <w:pPr>
        <w:contextualSpacing/>
        <w:rPr>
          <w:rFonts w:eastAsia="Times New Roman" w:cstheme="minorHAnsi"/>
          <w:color w:val="000000"/>
          <w:vertAlign w:val="superscript"/>
        </w:rPr>
      </w:pPr>
      <w:r>
        <w:rPr>
          <w:rFonts w:eastAsia="Times New Roman" w:cstheme="minorHAnsi"/>
          <w:color w:val="000000"/>
        </w:rPr>
        <w:t>Draenei</w:t>
      </w:r>
      <w:r>
        <w:rPr>
          <w:rFonts w:eastAsia="Times New Roman" w:cstheme="minorHAnsi"/>
          <w:color w:val="000000"/>
        </w:rPr>
        <w:tab/>
      </w:r>
      <w:r>
        <w:rPr>
          <w:rFonts w:eastAsia="Times New Roman" w:cstheme="minorHAnsi"/>
          <w:color w:val="000000"/>
        </w:rPr>
        <w:tab/>
        <w:t>Draenei, broken</w:t>
      </w:r>
      <w:r>
        <w:rPr>
          <w:rFonts w:eastAsia="Times New Roman" w:cstheme="minorHAnsi"/>
          <w:color w:val="000000"/>
        </w:rPr>
        <w:tab/>
      </w:r>
      <w:r>
        <w:rPr>
          <w:rFonts w:eastAsia="Times New Roman" w:cstheme="minorHAnsi"/>
          <w:color w:val="000000"/>
        </w:rPr>
        <w:tab/>
        <w:t>Eredic</w:t>
      </w:r>
      <w:r>
        <w:rPr>
          <w:rFonts w:eastAsia="Times New Roman" w:cstheme="minorHAnsi"/>
          <w:color w:val="000000"/>
        </w:rPr>
        <w:tab/>
      </w:r>
      <w:r>
        <w:rPr>
          <w:rFonts w:eastAsia="Times New Roman" w:cstheme="minorHAnsi"/>
          <w:color w:val="000000"/>
        </w:rPr>
        <w:tab/>
        <w:t>Uncursed</w:t>
      </w:r>
      <w:r w:rsidR="00C8297A">
        <w:rPr>
          <w:rFonts w:eastAsia="Times New Roman" w:cstheme="minorHAnsi"/>
          <w:color w:val="000000"/>
        </w:rPr>
        <w:t xml:space="preserve"> Eredun</w:t>
      </w:r>
      <w:r w:rsidR="00C8297A">
        <w:rPr>
          <w:rFonts w:eastAsia="Times New Roman" w:cstheme="minorHAnsi"/>
          <w:color w:val="000000"/>
          <w:vertAlign w:val="superscript"/>
        </w:rPr>
        <w:t>2</w:t>
      </w:r>
    </w:p>
    <w:p w14:paraId="1D9B74F8" w14:textId="77777777" w:rsidR="00CE427A" w:rsidRDefault="00CE427A">
      <w:pPr>
        <w:contextualSpacing/>
        <w:rPr>
          <w:rFonts w:eastAsia="Times New Roman" w:cstheme="minorHAnsi"/>
          <w:color w:val="000000"/>
        </w:rPr>
      </w:pPr>
      <w:r>
        <w:rPr>
          <w:rFonts w:eastAsia="Times New Roman" w:cstheme="minorHAnsi"/>
          <w:color w:val="000000"/>
        </w:rPr>
        <w:t>Draconic</w:t>
      </w:r>
      <w:r>
        <w:rPr>
          <w:rFonts w:eastAsia="Times New Roman" w:cstheme="minorHAnsi"/>
          <w:color w:val="000000"/>
        </w:rPr>
        <w:tab/>
        <w:t>Dragons</w:t>
      </w:r>
      <w:r>
        <w:rPr>
          <w:rFonts w:eastAsia="Times New Roman" w:cstheme="minorHAnsi"/>
          <w:color w:val="000000"/>
        </w:rPr>
        <w:tab/>
      </w:r>
      <w:r>
        <w:rPr>
          <w:rFonts w:eastAsia="Times New Roman" w:cstheme="minorHAnsi"/>
          <w:color w:val="000000"/>
        </w:rPr>
        <w:tab/>
        <w:t>Runic</w:t>
      </w:r>
      <w:r>
        <w:rPr>
          <w:rFonts w:eastAsia="Times New Roman" w:cstheme="minorHAnsi"/>
          <w:color w:val="000000"/>
        </w:rPr>
        <w:tab/>
      </w:r>
      <w:r>
        <w:rPr>
          <w:rFonts w:eastAsia="Times New Roman" w:cstheme="minorHAnsi"/>
          <w:color w:val="000000"/>
        </w:rPr>
        <w:tab/>
        <w:t>-</w:t>
      </w:r>
    </w:p>
    <w:p w14:paraId="6FE3169F" w14:textId="77777777" w:rsidR="00CE427A" w:rsidRDefault="00CE427A" w:rsidP="00C8297A">
      <w:pPr>
        <w:contextualSpacing/>
        <w:rPr>
          <w:rFonts w:eastAsia="Times New Roman" w:cstheme="minorHAnsi"/>
          <w:color w:val="000000"/>
        </w:rPr>
      </w:pPr>
      <w:r>
        <w:rPr>
          <w:rFonts w:eastAsia="Times New Roman" w:cstheme="minorHAnsi"/>
          <w:color w:val="000000"/>
        </w:rPr>
        <w:t>Elven</w:t>
      </w:r>
      <w:r w:rsidR="00C8297A">
        <w:rPr>
          <w:rFonts w:eastAsia="Times New Roman" w:cstheme="minorHAnsi"/>
          <w:color w:val="000000"/>
          <w:vertAlign w:val="superscript"/>
        </w:rPr>
        <w:t>3</w:t>
      </w:r>
      <w:r>
        <w:rPr>
          <w:rFonts w:eastAsia="Times New Roman" w:cstheme="minorHAnsi"/>
          <w:color w:val="000000"/>
        </w:rPr>
        <w:tab/>
      </w:r>
      <w:r>
        <w:rPr>
          <w:rFonts w:eastAsia="Times New Roman" w:cstheme="minorHAnsi"/>
          <w:color w:val="000000"/>
        </w:rPr>
        <w:tab/>
        <w:t>Elves</w:t>
      </w:r>
      <w:r>
        <w:rPr>
          <w:rFonts w:eastAsia="Times New Roman" w:cstheme="minorHAnsi"/>
          <w:color w:val="000000"/>
        </w:rPr>
        <w:tab/>
      </w:r>
      <w:r>
        <w:rPr>
          <w:rFonts w:eastAsia="Times New Roman" w:cstheme="minorHAnsi"/>
          <w:color w:val="000000"/>
        </w:rPr>
        <w:tab/>
      </w:r>
      <w:r>
        <w:rPr>
          <w:rFonts w:eastAsia="Times New Roman" w:cstheme="minorHAnsi"/>
          <w:color w:val="000000"/>
        </w:rPr>
        <w:tab/>
        <w:t>Elven</w:t>
      </w:r>
      <w:r>
        <w:rPr>
          <w:rFonts w:eastAsia="Times New Roman" w:cstheme="minorHAnsi"/>
          <w:color w:val="000000"/>
        </w:rPr>
        <w:tab/>
      </w:r>
      <w:r>
        <w:rPr>
          <w:rFonts w:eastAsia="Times New Roman" w:cstheme="minorHAnsi"/>
          <w:color w:val="000000"/>
        </w:rPr>
        <w:tab/>
        <w:t>Dialects: Darnassian, Thalassian, Nazja</w:t>
      </w:r>
    </w:p>
    <w:p w14:paraId="75E7CB5E" w14:textId="77777777" w:rsidR="00CE427A" w:rsidRDefault="00CE427A">
      <w:pPr>
        <w:contextualSpacing/>
        <w:rPr>
          <w:rFonts w:eastAsia="Times New Roman" w:cstheme="minorHAnsi"/>
          <w:color w:val="000000"/>
        </w:rPr>
      </w:pPr>
      <w:r>
        <w:rPr>
          <w:rFonts w:eastAsia="Times New Roman" w:cstheme="minorHAnsi"/>
          <w:color w:val="000000"/>
        </w:rPr>
        <w:t>Eredun</w:t>
      </w:r>
      <w:r>
        <w:rPr>
          <w:rFonts w:eastAsia="Times New Roman" w:cstheme="minorHAnsi"/>
          <w:color w:val="000000"/>
        </w:rPr>
        <w:tab/>
      </w:r>
      <w:r>
        <w:rPr>
          <w:rFonts w:eastAsia="Times New Roman" w:cstheme="minorHAnsi"/>
          <w:color w:val="000000"/>
        </w:rPr>
        <w:tab/>
        <w:t xml:space="preserve">Fiends, </w:t>
      </w:r>
      <w:r w:rsidR="00804097">
        <w:rPr>
          <w:rFonts w:eastAsia="Times New Roman" w:cstheme="minorHAnsi"/>
          <w:color w:val="000000"/>
        </w:rPr>
        <w:t>w</w:t>
      </w:r>
      <w:r>
        <w:rPr>
          <w:rFonts w:eastAsia="Times New Roman" w:cstheme="minorHAnsi"/>
          <w:color w:val="000000"/>
        </w:rPr>
        <w:t>arlocks</w:t>
      </w:r>
      <w:r>
        <w:rPr>
          <w:rFonts w:eastAsia="Times New Roman" w:cstheme="minorHAnsi"/>
          <w:color w:val="000000"/>
        </w:rPr>
        <w:tab/>
      </w:r>
      <w:r w:rsidR="00804097">
        <w:rPr>
          <w:rFonts w:eastAsia="Times New Roman" w:cstheme="minorHAnsi"/>
          <w:color w:val="000000"/>
        </w:rPr>
        <w:tab/>
      </w:r>
      <w:r>
        <w:rPr>
          <w:rFonts w:eastAsia="Times New Roman" w:cstheme="minorHAnsi"/>
          <w:color w:val="000000"/>
        </w:rPr>
        <w:t>Ered</w:t>
      </w:r>
      <w:r w:rsidR="00804097">
        <w:rPr>
          <w:rFonts w:eastAsia="Times New Roman" w:cstheme="minorHAnsi"/>
          <w:color w:val="000000"/>
        </w:rPr>
        <w:t>ic</w:t>
      </w:r>
      <w:r w:rsidR="00804097">
        <w:rPr>
          <w:rFonts w:eastAsia="Times New Roman" w:cstheme="minorHAnsi"/>
          <w:color w:val="000000"/>
        </w:rPr>
        <w:tab/>
      </w:r>
      <w:r>
        <w:rPr>
          <w:rFonts w:eastAsia="Times New Roman" w:cstheme="minorHAnsi"/>
          <w:color w:val="000000"/>
        </w:rPr>
        <w:tab/>
        <w:t>Cursed</w:t>
      </w:r>
    </w:p>
    <w:p w14:paraId="5871CDDB" w14:textId="77777777" w:rsidR="00CE427A" w:rsidRPr="00842532" w:rsidRDefault="00CE427A" w:rsidP="00523A37">
      <w:pPr>
        <w:contextualSpacing/>
        <w:rPr>
          <w:rFonts w:eastAsia="Times New Roman" w:cstheme="minorHAnsi"/>
          <w:color w:val="000000"/>
        </w:rPr>
      </w:pPr>
      <w:r>
        <w:rPr>
          <w:rFonts w:eastAsia="Times New Roman" w:cstheme="minorHAnsi"/>
          <w:color w:val="000000"/>
        </w:rPr>
        <w:t>Gnomish</w:t>
      </w:r>
      <w:r>
        <w:rPr>
          <w:rFonts w:eastAsia="Times New Roman" w:cstheme="minorHAnsi"/>
          <w:color w:val="000000"/>
        </w:rPr>
        <w:tab/>
        <w:t>Gnomes</w:t>
      </w:r>
      <w:r>
        <w:rPr>
          <w:rFonts w:eastAsia="Times New Roman" w:cstheme="minorHAnsi"/>
          <w:color w:val="000000"/>
        </w:rPr>
        <w:tab/>
      </w:r>
      <w:r>
        <w:rPr>
          <w:rFonts w:eastAsia="Times New Roman" w:cstheme="minorHAnsi"/>
          <w:color w:val="000000"/>
        </w:rPr>
        <w:tab/>
        <w:t>Dwarven</w:t>
      </w:r>
      <w:r>
        <w:rPr>
          <w:rFonts w:eastAsia="Times New Roman" w:cstheme="minorHAnsi"/>
          <w:color w:val="000000"/>
        </w:rPr>
        <w:tab/>
        <w:t>-</w:t>
      </w:r>
    </w:p>
    <w:p w14:paraId="20F33C60" w14:textId="77777777" w:rsidR="00CE427A" w:rsidRDefault="00CE427A">
      <w:pPr>
        <w:contextualSpacing/>
        <w:rPr>
          <w:rFonts w:eastAsia="Times New Roman" w:cstheme="minorHAnsi"/>
          <w:color w:val="000000"/>
        </w:rPr>
      </w:pPr>
      <w:r>
        <w:rPr>
          <w:rFonts w:eastAsia="Times New Roman" w:cstheme="minorHAnsi"/>
          <w:color w:val="000000"/>
        </w:rPr>
        <w:t>Goblin</w:t>
      </w:r>
      <w:r>
        <w:rPr>
          <w:rFonts w:eastAsia="Times New Roman" w:cstheme="minorHAnsi"/>
          <w:color w:val="000000"/>
        </w:rPr>
        <w:tab/>
      </w:r>
      <w:r>
        <w:rPr>
          <w:rFonts w:eastAsia="Times New Roman" w:cstheme="minorHAnsi"/>
          <w:color w:val="000000"/>
        </w:rPr>
        <w:tab/>
        <w:t>Goblin</w:t>
      </w:r>
      <w:r>
        <w:rPr>
          <w:rFonts w:eastAsia="Times New Roman" w:cstheme="minorHAnsi"/>
          <w:color w:val="000000"/>
        </w:rPr>
        <w:tab/>
      </w:r>
      <w:r>
        <w:rPr>
          <w:rFonts w:eastAsia="Times New Roman" w:cstheme="minorHAnsi"/>
          <w:color w:val="000000"/>
        </w:rPr>
        <w:tab/>
      </w:r>
      <w:r>
        <w:rPr>
          <w:rFonts w:eastAsia="Times New Roman" w:cstheme="minorHAnsi"/>
          <w:color w:val="000000"/>
        </w:rPr>
        <w:tab/>
        <w:t>Common</w:t>
      </w:r>
      <w:r>
        <w:rPr>
          <w:rFonts w:eastAsia="Times New Roman" w:cstheme="minorHAnsi"/>
          <w:color w:val="000000"/>
        </w:rPr>
        <w:tab/>
        <w:t>-</w:t>
      </w:r>
    </w:p>
    <w:p w14:paraId="2E600558" w14:textId="77777777" w:rsidR="00967903" w:rsidRDefault="00967903" w:rsidP="00C8297A">
      <w:pPr>
        <w:contextualSpacing/>
        <w:rPr>
          <w:rFonts w:eastAsia="Times New Roman" w:cstheme="minorHAnsi"/>
          <w:color w:val="000000"/>
        </w:rPr>
      </w:pPr>
      <w:r>
        <w:rPr>
          <w:rFonts w:eastAsia="Times New Roman" w:cstheme="minorHAnsi"/>
          <w:color w:val="000000"/>
        </w:rPr>
        <w:t>Kalimag</w:t>
      </w:r>
      <w:r>
        <w:rPr>
          <w:rFonts w:eastAsia="Times New Roman" w:cstheme="minorHAnsi"/>
          <w:color w:val="000000"/>
        </w:rPr>
        <w:tab/>
      </w:r>
      <w:r w:rsidR="00C8297A">
        <w:rPr>
          <w:rFonts w:eastAsia="Times New Roman" w:cstheme="minorHAnsi"/>
          <w:color w:val="000000"/>
          <w:vertAlign w:val="superscript"/>
        </w:rPr>
        <w:t>4</w:t>
      </w:r>
      <w:r>
        <w:rPr>
          <w:rFonts w:eastAsia="Times New Roman" w:cstheme="minorHAnsi"/>
          <w:color w:val="000000"/>
        </w:rPr>
        <w:tab/>
        <w:t>Elementals, shamans</w:t>
      </w:r>
      <w:r>
        <w:rPr>
          <w:rFonts w:eastAsia="Times New Roman" w:cstheme="minorHAnsi"/>
          <w:color w:val="000000"/>
        </w:rPr>
        <w:tab/>
        <w:t>Runic</w:t>
      </w:r>
      <w:r>
        <w:rPr>
          <w:rFonts w:eastAsia="Times New Roman" w:cstheme="minorHAnsi"/>
          <w:color w:val="000000"/>
        </w:rPr>
        <w:tab/>
      </w:r>
      <w:r>
        <w:rPr>
          <w:rFonts w:eastAsia="Times New Roman" w:cstheme="minorHAnsi"/>
          <w:color w:val="000000"/>
        </w:rPr>
        <w:tab/>
        <w:t xml:space="preserve">Aquan, Auran, Ignan, Terran </w:t>
      </w:r>
    </w:p>
    <w:p w14:paraId="34B9CBF9" w14:textId="77777777" w:rsidR="00967903" w:rsidRDefault="00967903" w:rsidP="00C8297A">
      <w:pPr>
        <w:contextualSpacing/>
        <w:rPr>
          <w:rFonts w:eastAsia="Times New Roman" w:cstheme="minorHAnsi"/>
          <w:color w:val="000000"/>
        </w:rPr>
      </w:pPr>
      <w:r>
        <w:rPr>
          <w:rFonts w:eastAsia="Times New Roman" w:cstheme="minorHAnsi"/>
          <w:color w:val="000000"/>
        </w:rPr>
        <w:t>Low common</w:t>
      </w:r>
      <w:r w:rsidR="00C8297A">
        <w:rPr>
          <w:rFonts w:eastAsia="Times New Roman" w:cstheme="minorHAnsi"/>
          <w:color w:val="000000"/>
          <w:vertAlign w:val="superscript"/>
        </w:rPr>
        <w:t>5</w:t>
      </w:r>
      <w:r>
        <w:rPr>
          <w:rFonts w:eastAsia="Times New Roman" w:cstheme="minorHAnsi"/>
          <w:color w:val="000000"/>
        </w:rPr>
        <w:tab/>
        <w:t>-</w:t>
      </w:r>
      <w:r>
        <w:rPr>
          <w:rFonts w:eastAsia="Times New Roman" w:cstheme="minorHAnsi"/>
          <w:color w:val="000000"/>
        </w:rPr>
        <w:tab/>
      </w:r>
      <w:r>
        <w:rPr>
          <w:rFonts w:eastAsia="Times New Roman" w:cstheme="minorHAnsi"/>
          <w:color w:val="000000"/>
        </w:rPr>
        <w:tab/>
      </w:r>
      <w:r>
        <w:rPr>
          <w:rFonts w:eastAsia="Times New Roman" w:cstheme="minorHAnsi"/>
          <w:color w:val="000000"/>
        </w:rPr>
        <w:tab/>
        <w:t>Common</w:t>
      </w:r>
      <w:r>
        <w:rPr>
          <w:rFonts w:eastAsia="Times New Roman" w:cstheme="minorHAnsi"/>
          <w:color w:val="000000"/>
        </w:rPr>
        <w:tab/>
        <w:t>Requires ¼ the learn time for Common</w:t>
      </w:r>
    </w:p>
    <w:p w14:paraId="56D2E27A" w14:textId="77777777" w:rsidR="00CE427A" w:rsidRDefault="00CE427A">
      <w:pPr>
        <w:contextualSpacing/>
        <w:rPr>
          <w:rFonts w:eastAsia="Times New Roman" w:cstheme="minorHAnsi"/>
          <w:color w:val="000000"/>
        </w:rPr>
      </w:pPr>
      <w:r>
        <w:rPr>
          <w:rFonts w:eastAsia="Times New Roman" w:cstheme="minorHAnsi"/>
          <w:color w:val="000000"/>
        </w:rPr>
        <w:t>Orcish</w:t>
      </w:r>
      <w:r w:rsidR="00C8297A">
        <w:rPr>
          <w:rFonts w:eastAsia="Times New Roman" w:cstheme="minorHAnsi"/>
          <w:color w:val="000000"/>
          <w:vertAlign w:val="superscript"/>
        </w:rPr>
        <w:t>6</w:t>
      </w:r>
      <w:r>
        <w:rPr>
          <w:rFonts w:eastAsia="Times New Roman" w:cstheme="minorHAnsi"/>
          <w:color w:val="000000"/>
        </w:rPr>
        <w:tab/>
      </w:r>
      <w:r>
        <w:rPr>
          <w:rFonts w:eastAsia="Times New Roman" w:cstheme="minorHAnsi"/>
          <w:color w:val="000000"/>
        </w:rPr>
        <w:tab/>
        <w:t>Orcs</w:t>
      </w:r>
      <w:r>
        <w:rPr>
          <w:rFonts w:eastAsia="Times New Roman" w:cstheme="minorHAnsi"/>
          <w:color w:val="000000"/>
        </w:rPr>
        <w:tab/>
      </w:r>
      <w:r>
        <w:rPr>
          <w:rFonts w:eastAsia="Times New Roman" w:cstheme="minorHAnsi"/>
          <w:color w:val="000000"/>
        </w:rPr>
        <w:tab/>
      </w:r>
      <w:r>
        <w:rPr>
          <w:rFonts w:eastAsia="Times New Roman" w:cstheme="minorHAnsi"/>
          <w:color w:val="000000"/>
        </w:rPr>
        <w:tab/>
        <w:t>Common</w:t>
      </w:r>
      <w:r>
        <w:rPr>
          <w:rFonts w:eastAsia="Times New Roman" w:cstheme="minorHAnsi"/>
          <w:color w:val="000000"/>
        </w:rPr>
        <w:tab/>
        <w:t>-</w:t>
      </w:r>
    </w:p>
    <w:p w14:paraId="7347460C" w14:textId="77777777" w:rsidR="00CE427A" w:rsidRDefault="00CE427A">
      <w:pPr>
        <w:contextualSpacing/>
        <w:rPr>
          <w:rFonts w:eastAsia="Times New Roman" w:cstheme="minorHAnsi"/>
          <w:color w:val="000000"/>
        </w:rPr>
      </w:pPr>
      <w:r>
        <w:rPr>
          <w:rFonts w:eastAsia="Times New Roman" w:cstheme="minorHAnsi"/>
          <w:color w:val="000000"/>
        </w:rPr>
        <w:t>Ogre</w:t>
      </w:r>
      <w:r>
        <w:rPr>
          <w:rFonts w:eastAsia="Times New Roman" w:cstheme="minorHAnsi"/>
          <w:color w:val="000000"/>
        </w:rPr>
        <w:tab/>
      </w:r>
      <w:r>
        <w:rPr>
          <w:rFonts w:eastAsia="Times New Roman" w:cstheme="minorHAnsi"/>
          <w:color w:val="000000"/>
        </w:rPr>
        <w:tab/>
        <w:t>Ogres</w:t>
      </w:r>
      <w:r>
        <w:rPr>
          <w:rFonts w:eastAsia="Times New Roman" w:cstheme="minorHAnsi"/>
          <w:color w:val="000000"/>
        </w:rPr>
        <w:tab/>
      </w:r>
      <w:r>
        <w:rPr>
          <w:rFonts w:eastAsia="Times New Roman" w:cstheme="minorHAnsi"/>
          <w:color w:val="000000"/>
        </w:rPr>
        <w:tab/>
      </w:r>
      <w:r>
        <w:rPr>
          <w:rFonts w:eastAsia="Times New Roman" w:cstheme="minorHAnsi"/>
          <w:color w:val="000000"/>
        </w:rPr>
        <w:tab/>
        <w:t>Ogre</w:t>
      </w:r>
      <w:r>
        <w:rPr>
          <w:rFonts w:eastAsia="Times New Roman" w:cstheme="minorHAnsi"/>
          <w:color w:val="000000"/>
        </w:rPr>
        <w:tab/>
      </w:r>
      <w:r>
        <w:rPr>
          <w:rFonts w:eastAsia="Times New Roman" w:cstheme="minorHAnsi"/>
          <w:color w:val="000000"/>
        </w:rPr>
        <w:tab/>
        <w:t>-</w:t>
      </w:r>
    </w:p>
    <w:p w14:paraId="10573180" w14:textId="77777777" w:rsidR="00967903" w:rsidRDefault="00967903" w:rsidP="00967903">
      <w:pPr>
        <w:contextualSpacing/>
        <w:rPr>
          <w:rFonts w:eastAsia="Times New Roman" w:cstheme="minorHAnsi"/>
          <w:color w:val="000000"/>
        </w:rPr>
      </w:pPr>
      <w:r>
        <w:rPr>
          <w:rFonts w:eastAsia="Times New Roman" w:cstheme="minorHAnsi"/>
          <w:color w:val="000000"/>
        </w:rPr>
        <w:t>Pandaren</w:t>
      </w:r>
      <w:r>
        <w:rPr>
          <w:rFonts w:eastAsia="Times New Roman" w:cstheme="minorHAnsi"/>
          <w:color w:val="000000"/>
        </w:rPr>
        <w:tab/>
        <w:t>Pandaren</w:t>
      </w:r>
      <w:r>
        <w:rPr>
          <w:rFonts w:eastAsia="Times New Roman" w:cstheme="minorHAnsi"/>
          <w:color w:val="000000"/>
        </w:rPr>
        <w:tab/>
      </w:r>
      <w:r>
        <w:rPr>
          <w:rFonts w:eastAsia="Times New Roman" w:cstheme="minorHAnsi"/>
          <w:color w:val="000000"/>
        </w:rPr>
        <w:tab/>
        <w:t>Pandaren</w:t>
      </w:r>
      <w:r>
        <w:rPr>
          <w:rFonts w:eastAsia="Times New Roman" w:cstheme="minorHAnsi"/>
          <w:color w:val="000000"/>
        </w:rPr>
        <w:tab/>
        <w:t>-</w:t>
      </w:r>
    </w:p>
    <w:p w14:paraId="7C12A7C7" w14:textId="77777777" w:rsidR="00FB72C8" w:rsidRDefault="00FB72C8" w:rsidP="00FB72C8">
      <w:pPr>
        <w:contextualSpacing/>
        <w:rPr>
          <w:rFonts w:eastAsia="Times New Roman" w:cstheme="minorHAnsi"/>
          <w:color w:val="000000"/>
        </w:rPr>
      </w:pPr>
      <w:r w:rsidRPr="00FB72C8">
        <w:rPr>
          <w:rFonts w:eastAsia="Times New Roman" w:cstheme="minorHAnsi"/>
          <w:color w:val="000000"/>
        </w:rPr>
        <w:t>Shath'Yar</w:t>
      </w:r>
      <w:r>
        <w:rPr>
          <w:rFonts w:eastAsia="Times New Roman" w:cstheme="minorHAnsi"/>
          <w:color w:val="000000"/>
        </w:rPr>
        <w:tab/>
        <w:t>Void beings, faceless</w:t>
      </w:r>
      <w:r>
        <w:rPr>
          <w:rFonts w:eastAsia="Times New Roman" w:cstheme="minorHAnsi"/>
          <w:color w:val="000000"/>
        </w:rPr>
        <w:tab/>
        <w:t>Corrupted runic</w:t>
      </w:r>
      <w:r>
        <w:rPr>
          <w:rFonts w:eastAsia="Times New Roman" w:cstheme="minorHAnsi"/>
          <w:color w:val="000000"/>
        </w:rPr>
        <w:tab/>
        <w:t>-</w:t>
      </w:r>
    </w:p>
    <w:p w14:paraId="72BB8AE8" w14:textId="77777777" w:rsidR="00CE427A" w:rsidRDefault="00CE427A">
      <w:pPr>
        <w:contextualSpacing/>
        <w:rPr>
          <w:rFonts w:eastAsia="Times New Roman" w:cstheme="minorHAnsi"/>
          <w:color w:val="000000"/>
        </w:rPr>
      </w:pPr>
      <w:r>
        <w:rPr>
          <w:rFonts w:eastAsia="Times New Roman" w:cstheme="minorHAnsi"/>
          <w:color w:val="000000"/>
        </w:rPr>
        <w:t>Taur-ahe</w:t>
      </w:r>
      <w:r>
        <w:rPr>
          <w:rFonts w:eastAsia="Times New Roman" w:cstheme="minorHAnsi"/>
          <w:color w:val="000000"/>
        </w:rPr>
        <w:tab/>
      </w:r>
      <w:r w:rsidR="00804097">
        <w:rPr>
          <w:rFonts w:eastAsia="Times New Roman" w:cstheme="minorHAnsi"/>
          <w:color w:val="000000"/>
        </w:rPr>
        <w:t>Tauren</w:t>
      </w:r>
      <w:r>
        <w:rPr>
          <w:rFonts w:eastAsia="Times New Roman" w:cstheme="minorHAnsi"/>
          <w:color w:val="000000"/>
        </w:rPr>
        <w:tab/>
      </w:r>
      <w:r>
        <w:rPr>
          <w:rFonts w:eastAsia="Times New Roman" w:cstheme="minorHAnsi"/>
          <w:color w:val="000000"/>
        </w:rPr>
        <w:tab/>
      </w:r>
      <w:r>
        <w:rPr>
          <w:rFonts w:eastAsia="Times New Roman" w:cstheme="minorHAnsi"/>
          <w:color w:val="000000"/>
        </w:rPr>
        <w:tab/>
      </w:r>
      <w:r w:rsidRPr="00CE427A">
        <w:rPr>
          <w:rFonts w:eastAsia="Times New Roman" w:cstheme="minorHAnsi"/>
          <w:color w:val="000000"/>
        </w:rPr>
        <w:t>Picto</w:t>
      </w:r>
      <w:r w:rsidR="00804097">
        <w:rPr>
          <w:rFonts w:eastAsia="Times New Roman" w:cstheme="minorHAnsi"/>
          <w:color w:val="000000"/>
        </w:rPr>
        <w:t>grams</w:t>
      </w:r>
      <w:r w:rsidR="00804097">
        <w:rPr>
          <w:rFonts w:eastAsia="Times New Roman" w:cstheme="minorHAnsi"/>
          <w:color w:val="000000"/>
        </w:rPr>
        <w:tab/>
        <w:t>-</w:t>
      </w:r>
    </w:p>
    <w:p w14:paraId="1FCCCBD0" w14:textId="77777777" w:rsidR="00804097" w:rsidRDefault="00804097">
      <w:pPr>
        <w:contextualSpacing/>
        <w:rPr>
          <w:rFonts w:eastAsia="Times New Roman" w:cstheme="minorHAnsi"/>
          <w:color w:val="000000"/>
        </w:rPr>
      </w:pPr>
      <w:r>
        <w:rPr>
          <w:rFonts w:eastAsia="Times New Roman" w:cstheme="minorHAnsi"/>
          <w:color w:val="000000"/>
        </w:rPr>
        <w:t>Titan</w:t>
      </w:r>
      <w:r>
        <w:rPr>
          <w:rFonts w:eastAsia="Times New Roman" w:cstheme="minorHAnsi"/>
          <w:color w:val="000000"/>
        </w:rPr>
        <w:tab/>
      </w:r>
      <w:r>
        <w:rPr>
          <w:rFonts w:eastAsia="Times New Roman" w:cstheme="minorHAnsi"/>
          <w:color w:val="000000"/>
        </w:rPr>
        <w:tab/>
        <w:t>Titans, earthen</w:t>
      </w:r>
      <w:r>
        <w:rPr>
          <w:rFonts w:eastAsia="Times New Roman" w:cstheme="minorHAnsi"/>
          <w:color w:val="000000"/>
        </w:rPr>
        <w:tab/>
      </w:r>
      <w:r>
        <w:rPr>
          <w:rFonts w:eastAsia="Times New Roman" w:cstheme="minorHAnsi"/>
          <w:color w:val="000000"/>
        </w:rPr>
        <w:tab/>
        <w:t>Runic</w:t>
      </w:r>
      <w:r>
        <w:rPr>
          <w:rFonts w:eastAsia="Times New Roman" w:cstheme="minorHAnsi"/>
          <w:color w:val="000000"/>
        </w:rPr>
        <w:tab/>
      </w:r>
      <w:r>
        <w:rPr>
          <w:rFonts w:eastAsia="Times New Roman" w:cstheme="minorHAnsi"/>
          <w:color w:val="000000"/>
        </w:rPr>
        <w:tab/>
        <w:t>-</w:t>
      </w:r>
    </w:p>
    <w:p w14:paraId="0EB3A2D6" w14:textId="77777777" w:rsidR="00804097" w:rsidRDefault="00523A37" w:rsidP="00523A37">
      <w:pPr>
        <w:contextualSpacing/>
        <w:rPr>
          <w:rFonts w:eastAsia="Times New Roman" w:cstheme="minorHAnsi"/>
          <w:color w:val="000000"/>
        </w:rPr>
      </w:pPr>
      <w:r>
        <w:rPr>
          <w:rFonts w:eastAsia="Times New Roman" w:cstheme="minorHAnsi"/>
          <w:color w:val="000000"/>
        </w:rPr>
        <w:t>Troll</w:t>
      </w:r>
      <w:r>
        <w:rPr>
          <w:rFonts w:eastAsia="Times New Roman" w:cstheme="minorHAnsi"/>
          <w:color w:val="000000"/>
          <w:vertAlign w:val="superscript"/>
        </w:rPr>
        <w:t>7</w:t>
      </w:r>
      <w:r w:rsidR="00804097">
        <w:rPr>
          <w:rFonts w:eastAsia="Times New Roman" w:cstheme="minorHAnsi"/>
          <w:color w:val="000000"/>
        </w:rPr>
        <w:tab/>
      </w:r>
      <w:r w:rsidR="00804097">
        <w:rPr>
          <w:rFonts w:eastAsia="Times New Roman" w:cstheme="minorHAnsi"/>
          <w:color w:val="000000"/>
        </w:rPr>
        <w:tab/>
        <w:t>Trolls</w:t>
      </w:r>
      <w:r w:rsidR="00804097">
        <w:rPr>
          <w:rFonts w:eastAsia="Times New Roman" w:cstheme="minorHAnsi"/>
          <w:color w:val="000000"/>
        </w:rPr>
        <w:tab/>
      </w:r>
      <w:r w:rsidR="00804097">
        <w:rPr>
          <w:rFonts w:eastAsia="Times New Roman" w:cstheme="minorHAnsi"/>
          <w:color w:val="000000"/>
        </w:rPr>
        <w:tab/>
      </w:r>
      <w:r w:rsidR="00804097">
        <w:rPr>
          <w:rFonts w:eastAsia="Times New Roman" w:cstheme="minorHAnsi"/>
          <w:color w:val="000000"/>
        </w:rPr>
        <w:tab/>
        <w:t>Zandali</w:t>
      </w:r>
      <w:r w:rsidR="00804097">
        <w:rPr>
          <w:rFonts w:eastAsia="Times New Roman" w:cstheme="minorHAnsi"/>
          <w:color w:val="000000"/>
        </w:rPr>
        <w:tab/>
      </w:r>
      <w:r w:rsidR="00804097">
        <w:rPr>
          <w:rFonts w:eastAsia="Times New Roman" w:cstheme="minorHAnsi"/>
          <w:color w:val="000000"/>
        </w:rPr>
        <w:tab/>
      </w:r>
      <w:r>
        <w:rPr>
          <w:rFonts w:eastAsia="Times New Roman" w:cstheme="minorHAnsi"/>
          <w:color w:val="000000"/>
        </w:rPr>
        <w:t>-</w:t>
      </w:r>
    </w:p>
    <w:p w14:paraId="1C7AAF08" w14:textId="77777777" w:rsidR="00CE427A" w:rsidRDefault="00CE427A">
      <w:pPr>
        <w:contextualSpacing/>
        <w:rPr>
          <w:rFonts w:eastAsia="Times New Roman" w:cstheme="minorHAnsi"/>
          <w:b/>
          <w:bCs/>
          <w:color w:val="000000"/>
        </w:rPr>
      </w:pPr>
    </w:p>
    <w:p w14:paraId="29997DBB" w14:textId="77777777" w:rsidR="00CE427A" w:rsidRPr="00842532" w:rsidRDefault="00CE427A">
      <w:pPr>
        <w:contextualSpacing/>
        <w:rPr>
          <w:rFonts w:eastAsia="Times New Roman" w:cstheme="minorHAnsi"/>
          <w:b/>
          <w:bCs/>
          <w:color w:val="000000"/>
        </w:rPr>
        <w:sectPr w:rsidR="00CE427A" w:rsidRPr="00842532" w:rsidSect="004F2D4C">
          <w:type w:val="continuous"/>
          <w:pgSz w:w="12240" w:h="15840"/>
          <w:pgMar w:top="1440" w:right="1800" w:bottom="1440" w:left="1800" w:header="708" w:footer="708" w:gutter="0"/>
          <w:cols w:space="708"/>
          <w:docGrid w:linePitch="360"/>
        </w:sectPr>
      </w:pPr>
    </w:p>
    <w:p w14:paraId="00792EC7" w14:textId="77777777" w:rsidR="00523A37" w:rsidRPr="000D5DB5" w:rsidRDefault="00523A37" w:rsidP="00FB72C8">
      <w:pPr>
        <w:rPr>
          <w:rFonts w:eastAsia="Times New Roman" w:cstheme="minorHAnsi"/>
          <w:color w:val="000000"/>
        </w:rPr>
      </w:pPr>
      <w:r>
        <w:rPr>
          <w:rFonts w:eastAsia="Times New Roman" w:cstheme="minorHAnsi"/>
          <w:color w:val="000000"/>
        </w:rPr>
        <w:lastRenderedPageBreak/>
        <w:t xml:space="preserve">1 Gutterspeech is often known as the language of the forsaken, and is a dialect of Common influenced by dwarven, low common, and a hint of Thieves’ Cant. Any creature that knows one component language of Gutterspeech can learn it with half the normal time of learning a language. </w:t>
      </w:r>
    </w:p>
    <w:p w14:paraId="4404327A" w14:textId="77777777" w:rsidR="00FB72C8" w:rsidRDefault="00C8297A" w:rsidP="00FB72C8">
      <w:pPr>
        <w:contextualSpacing/>
        <w:rPr>
          <w:rFonts w:eastAsia="Times New Roman" w:cstheme="minorHAnsi"/>
          <w:color w:val="000000"/>
        </w:rPr>
      </w:pPr>
      <w:r>
        <w:rPr>
          <w:rFonts w:eastAsia="Times New Roman" w:cstheme="minorHAnsi"/>
          <w:color w:val="000000"/>
        </w:rPr>
        <w:t xml:space="preserve">2 </w:t>
      </w:r>
      <w:r w:rsidRPr="000D5DB5">
        <w:rPr>
          <w:rFonts w:eastAsia="Times New Roman" w:cstheme="minorHAnsi"/>
          <w:color w:val="000000"/>
        </w:rPr>
        <w:t>Demons of the Burning Legion speak the tongue of their kind, Eredun, w</w:t>
      </w:r>
      <w:r>
        <w:rPr>
          <w:rFonts w:eastAsia="Times New Roman" w:cstheme="minorHAnsi"/>
          <w:color w:val="000000"/>
        </w:rPr>
        <w:t xml:space="preserve">hich is a perversion of Titan using their own script. </w:t>
      </w:r>
      <w:r w:rsidRPr="000D5DB5">
        <w:rPr>
          <w:rFonts w:eastAsia="Times New Roman" w:cstheme="minorHAnsi"/>
          <w:color w:val="000000"/>
        </w:rPr>
        <w:t xml:space="preserve">Any </w:t>
      </w:r>
      <w:r>
        <w:rPr>
          <w:rFonts w:eastAsia="Times New Roman" w:cstheme="minorHAnsi"/>
          <w:color w:val="000000"/>
        </w:rPr>
        <w:t xml:space="preserve">creature that is not also a fiend </w:t>
      </w:r>
      <w:r w:rsidRPr="000D5DB5">
        <w:rPr>
          <w:rFonts w:eastAsia="Times New Roman" w:cstheme="minorHAnsi"/>
          <w:color w:val="000000"/>
        </w:rPr>
        <w:t xml:space="preserve">that deliberately speaks Eredun without being also bound to demons, must make a Spirit save every year (DC 15) or lose 1 point of Spirit, and shift one step towards Lawful Evil. If the character is Evil, the spirit loss remains until the character </w:t>
      </w:r>
      <w:r>
        <w:rPr>
          <w:rFonts w:eastAsia="Times New Roman" w:cstheme="minorHAnsi"/>
          <w:color w:val="000000"/>
        </w:rPr>
        <w:t xml:space="preserve">pledges themselves to </w:t>
      </w:r>
      <w:r w:rsidRPr="000D5DB5">
        <w:rPr>
          <w:rFonts w:eastAsia="Times New Roman" w:cstheme="minorHAnsi"/>
          <w:color w:val="000000"/>
        </w:rPr>
        <w:t xml:space="preserve">the Burning Legion </w:t>
      </w:r>
      <w:r w:rsidR="00FB72C8">
        <w:rPr>
          <w:rFonts w:eastAsia="Times New Roman" w:cstheme="minorHAnsi"/>
          <w:color w:val="000000"/>
        </w:rPr>
        <w:t xml:space="preserve">or </w:t>
      </w:r>
      <w:r>
        <w:rPr>
          <w:rFonts w:eastAsia="Times New Roman" w:cstheme="minorHAnsi"/>
          <w:color w:val="000000"/>
        </w:rPr>
        <w:t>a representative of them</w:t>
      </w:r>
      <w:r w:rsidR="00FB72C8">
        <w:rPr>
          <w:rFonts w:eastAsia="Times New Roman" w:cstheme="minorHAnsi"/>
          <w:color w:val="000000"/>
        </w:rPr>
        <w:t xml:space="preserve">, such as by Calling them or </w:t>
      </w:r>
      <w:r>
        <w:rPr>
          <w:rFonts w:eastAsia="Times New Roman" w:cstheme="minorHAnsi"/>
          <w:color w:val="000000"/>
        </w:rPr>
        <w:t xml:space="preserve">serving them </w:t>
      </w:r>
      <w:r w:rsidRPr="000D5DB5">
        <w:rPr>
          <w:rFonts w:eastAsia="Times New Roman" w:cstheme="minorHAnsi"/>
          <w:color w:val="000000"/>
        </w:rPr>
        <w:t>in a substantial way, in which case the attribute is restored</w:t>
      </w:r>
      <w:r>
        <w:rPr>
          <w:rFonts w:eastAsia="Times New Roman" w:cstheme="minorHAnsi"/>
          <w:color w:val="000000"/>
        </w:rPr>
        <w:t xml:space="preserve">. </w:t>
      </w:r>
    </w:p>
    <w:p w14:paraId="70115646" w14:textId="77777777" w:rsidR="00C8297A" w:rsidRDefault="00C8297A" w:rsidP="00FB72C8">
      <w:pPr>
        <w:contextualSpacing/>
        <w:rPr>
          <w:rFonts w:eastAsia="Times New Roman" w:cstheme="minorHAnsi"/>
          <w:color w:val="000000"/>
        </w:rPr>
      </w:pPr>
      <w:r w:rsidRPr="000D5DB5">
        <w:rPr>
          <w:rFonts w:eastAsia="Times New Roman" w:cstheme="minorHAnsi"/>
          <w:color w:val="000000"/>
        </w:rPr>
        <w:t>This is a Curse effect</w:t>
      </w:r>
      <w:r>
        <w:rPr>
          <w:rFonts w:eastAsia="Times New Roman" w:cstheme="minorHAnsi"/>
          <w:color w:val="000000"/>
        </w:rPr>
        <w:t>, and the Remove Curse removes this penalty for</w:t>
      </w:r>
      <w:r w:rsidR="00523A37">
        <w:rPr>
          <w:rFonts w:eastAsia="Times New Roman" w:cstheme="minorHAnsi"/>
          <w:color w:val="000000"/>
        </w:rPr>
        <w:t>ever</w:t>
      </w:r>
      <w:r w:rsidRPr="000D5DB5">
        <w:rPr>
          <w:rFonts w:eastAsia="Times New Roman" w:cstheme="minorHAnsi"/>
          <w:color w:val="000000"/>
        </w:rPr>
        <w:t>.</w:t>
      </w:r>
      <w:r>
        <w:rPr>
          <w:rFonts w:eastAsia="Times New Roman" w:cstheme="minorHAnsi"/>
          <w:color w:val="000000"/>
        </w:rPr>
        <w:t xml:space="preserve"> Characters who gain access to Eredun through special abilities (such as the warlock or demon hunter) do not suffer from this curse, although ones gained by training or by background do. </w:t>
      </w:r>
    </w:p>
    <w:p w14:paraId="6427AC92" w14:textId="7875F531" w:rsidR="00CE427A" w:rsidRDefault="00C8297A" w:rsidP="005109E8">
      <w:pPr>
        <w:rPr>
          <w:rFonts w:eastAsia="Times New Roman" w:cstheme="minorHAnsi"/>
          <w:color w:val="000000"/>
        </w:rPr>
      </w:pPr>
      <w:r>
        <w:rPr>
          <w:rFonts w:eastAsia="Times New Roman" w:cstheme="minorHAnsi"/>
          <w:color w:val="000000"/>
        </w:rPr>
        <w:t xml:space="preserve">3 The elven tongue remains remarkably unchanged throughout the centuries, but many dialects have been born. </w:t>
      </w:r>
      <w:r w:rsidR="00CE427A" w:rsidRPr="00842532">
        <w:rPr>
          <w:rFonts w:eastAsia="Times New Roman" w:cstheme="minorHAnsi"/>
          <w:color w:val="000000"/>
        </w:rPr>
        <w:t>Darnassian</w:t>
      </w:r>
      <w:r w:rsidR="00CE427A">
        <w:rPr>
          <w:rFonts w:eastAsia="Times New Roman" w:cstheme="minorHAnsi"/>
          <w:color w:val="000000"/>
        </w:rPr>
        <w:t xml:space="preserve"> is </w:t>
      </w:r>
      <w:r w:rsidR="00CE427A" w:rsidRPr="00842532">
        <w:rPr>
          <w:rFonts w:eastAsia="Times New Roman" w:cstheme="minorHAnsi"/>
          <w:color w:val="000000"/>
        </w:rPr>
        <w:t xml:space="preserve">spoken by </w:t>
      </w:r>
      <w:r w:rsidR="00CE427A">
        <w:rPr>
          <w:rFonts w:eastAsia="Times New Roman" w:cstheme="minorHAnsi"/>
          <w:color w:val="000000"/>
        </w:rPr>
        <w:t>n</w:t>
      </w:r>
      <w:r w:rsidR="00CE427A" w:rsidRPr="00842532">
        <w:rPr>
          <w:rFonts w:eastAsia="Times New Roman" w:cstheme="minorHAnsi"/>
          <w:color w:val="000000"/>
        </w:rPr>
        <w:t xml:space="preserve">ight </w:t>
      </w:r>
      <w:r w:rsidR="00CE427A">
        <w:rPr>
          <w:rFonts w:eastAsia="Times New Roman" w:cstheme="minorHAnsi"/>
          <w:color w:val="000000"/>
        </w:rPr>
        <w:t>e</w:t>
      </w:r>
      <w:r w:rsidR="00402359">
        <w:rPr>
          <w:rFonts w:eastAsia="Times New Roman" w:cstheme="minorHAnsi"/>
          <w:color w:val="000000"/>
        </w:rPr>
        <w:t xml:space="preserve">lves. A dialect of Darnassian is spoken by the Nightborne (known as </w:t>
      </w:r>
      <w:r w:rsidR="00402359" w:rsidRPr="00402359">
        <w:rPr>
          <w:rFonts w:eastAsia="Times New Roman" w:cstheme="minorHAnsi"/>
          <w:color w:val="000000"/>
        </w:rPr>
        <w:t>Shalassian</w:t>
      </w:r>
      <w:r w:rsidR="00402359">
        <w:rPr>
          <w:rFonts w:eastAsia="Times New Roman" w:cstheme="minorHAnsi"/>
          <w:color w:val="000000"/>
        </w:rPr>
        <w:t>).</w:t>
      </w:r>
      <w:r>
        <w:rPr>
          <w:rFonts w:eastAsia="Times New Roman" w:cstheme="minorHAnsi"/>
          <w:color w:val="000000"/>
        </w:rPr>
        <w:t xml:space="preserve"> </w:t>
      </w:r>
      <w:r w:rsidR="00CE427A" w:rsidRPr="00842532">
        <w:rPr>
          <w:rFonts w:eastAsia="Times New Roman" w:cstheme="minorHAnsi"/>
          <w:color w:val="000000"/>
        </w:rPr>
        <w:t>Thalassian</w:t>
      </w:r>
      <w:r w:rsidR="00CE427A">
        <w:rPr>
          <w:rFonts w:eastAsia="Times New Roman" w:cstheme="minorHAnsi"/>
          <w:color w:val="000000"/>
        </w:rPr>
        <w:t xml:space="preserve"> is </w:t>
      </w:r>
      <w:r w:rsidR="00CE427A" w:rsidRPr="00842532">
        <w:rPr>
          <w:rFonts w:eastAsia="Times New Roman" w:cstheme="minorHAnsi"/>
          <w:color w:val="000000"/>
        </w:rPr>
        <w:t xml:space="preserve">spoken by Highborne, high elves, </w:t>
      </w:r>
      <w:r w:rsidR="00402359">
        <w:rPr>
          <w:rFonts w:eastAsia="Times New Roman" w:cstheme="minorHAnsi"/>
          <w:color w:val="000000"/>
        </w:rPr>
        <w:t xml:space="preserve">void elves, </w:t>
      </w:r>
      <w:r w:rsidR="00CE427A" w:rsidRPr="00842532">
        <w:rPr>
          <w:rFonts w:eastAsia="Times New Roman" w:cstheme="minorHAnsi"/>
          <w:color w:val="000000"/>
        </w:rPr>
        <w:t>and blood elves</w:t>
      </w:r>
      <w:r w:rsidR="00402359">
        <w:rPr>
          <w:rFonts w:eastAsia="Times New Roman" w:cstheme="minorHAnsi"/>
          <w:color w:val="000000"/>
        </w:rPr>
        <w:t>.</w:t>
      </w:r>
      <w:r>
        <w:rPr>
          <w:rFonts w:eastAsia="Times New Roman" w:cstheme="minorHAnsi"/>
          <w:color w:val="000000"/>
        </w:rPr>
        <w:t xml:space="preserve"> </w:t>
      </w:r>
      <w:r w:rsidR="00CE427A" w:rsidRPr="00674F70">
        <w:rPr>
          <w:rFonts w:eastAsia="Times New Roman" w:cstheme="minorHAnsi"/>
          <w:color w:val="000000"/>
        </w:rPr>
        <w:t xml:space="preserve">Nazja </w:t>
      </w:r>
      <w:r w:rsidR="00CE427A">
        <w:rPr>
          <w:rFonts w:eastAsia="Times New Roman" w:cstheme="minorHAnsi"/>
          <w:color w:val="000000"/>
        </w:rPr>
        <w:t>is spoken by n</w:t>
      </w:r>
      <w:r w:rsidR="00CE427A" w:rsidRPr="00674F70">
        <w:rPr>
          <w:rFonts w:eastAsia="Times New Roman" w:cstheme="minorHAnsi"/>
          <w:color w:val="000000"/>
        </w:rPr>
        <w:t>aga</w:t>
      </w:r>
      <w:r w:rsidR="00804097">
        <w:rPr>
          <w:rFonts w:eastAsia="Times New Roman" w:cstheme="minorHAnsi"/>
          <w:color w:val="000000"/>
        </w:rPr>
        <w:t xml:space="preserve">. </w:t>
      </w:r>
      <w:del w:id="2726" w:author="Admin" w:date="2021-10-02T21:19:00Z">
        <w:r w:rsidR="00804097" w:rsidDel="005109E8">
          <w:rPr>
            <w:rFonts w:eastAsia="Times New Roman" w:cstheme="minorHAnsi"/>
            <w:color w:val="000000"/>
          </w:rPr>
          <w:delText xml:space="preserve">A debased sub-dialect of Nazja is Nerglish, the speech of murlocs. </w:delText>
        </w:r>
      </w:del>
    </w:p>
    <w:p w14:paraId="611441AB" w14:textId="77777777" w:rsidR="00CE427A" w:rsidRPr="000D5DB5" w:rsidRDefault="00C8297A">
      <w:pPr>
        <w:rPr>
          <w:rFonts w:eastAsia="Times New Roman" w:cstheme="minorHAnsi"/>
          <w:color w:val="000000"/>
        </w:rPr>
      </w:pPr>
      <w:r>
        <w:rPr>
          <w:rFonts w:eastAsia="Times New Roman" w:cstheme="minorHAnsi"/>
          <w:color w:val="000000"/>
        </w:rPr>
        <w:t xml:space="preserve">4 </w:t>
      </w:r>
      <w:r w:rsidR="00CE427A" w:rsidRPr="00134BC3">
        <w:rPr>
          <w:rFonts w:eastAsia="Times New Roman" w:cstheme="minorHAnsi"/>
          <w:color w:val="000000"/>
        </w:rPr>
        <w:t xml:space="preserve">Kalimag </w:t>
      </w:r>
      <w:r w:rsidR="00CE427A">
        <w:rPr>
          <w:rFonts w:eastAsia="Times New Roman" w:cstheme="minorHAnsi"/>
          <w:color w:val="000000"/>
        </w:rPr>
        <w:t xml:space="preserve">has </w:t>
      </w:r>
      <w:r w:rsidR="00CE427A" w:rsidRPr="000D5DB5">
        <w:rPr>
          <w:rFonts w:eastAsia="Times New Roman" w:cstheme="minorHAnsi"/>
          <w:color w:val="000000"/>
        </w:rPr>
        <w:t>four distinct dialects for the prime elementals</w:t>
      </w:r>
      <w:r w:rsidR="00CE427A">
        <w:rPr>
          <w:rFonts w:eastAsia="Times New Roman" w:cstheme="minorHAnsi"/>
          <w:color w:val="000000"/>
        </w:rPr>
        <w:t xml:space="preserve">, such as </w:t>
      </w:r>
      <w:r w:rsidR="00CE427A" w:rsidRPr="001F25FA">
        <w:rPr>
          <w:rFonts w:eastAsia="Times New Roman" w:cstheme="minorHAnsi"/>
          <w:color w:val="000000"/>
        </w:rPr>
        <w:t>Aquan</w:t>
      </w:r>
      <w:r w:rsidR="00CE427A">
        <w:rPr>
          <w:rFonts w:eastAsia="Times New Roman" w:cstheme="minorHAnsi"/>
          <w:color w:val="000000"/>
        </w:rPr>
        <w:t xml:space="preserve"> </w:t>
      </w:r>
      <w:r w:rsidR="00CE427A" w:rsidRPr="001F25FA">
        <w:rPr>
          <w:rFonts w:eastAsia="Times New Roman" w:cstheme="minorHAnsi"/>
          <w:color w:val="000000"/>
        </w:rPr>
        <w:t>for water elementals</w:t>
      </w:r>
      <w:r w:rsidR="00CE427A">
        <w:rPr>
          <w:rFonts w:eastAsia="Times New Roman" w:cstheme="minorHAnsi"/>
          <w:color w:val="000000"/>
        </w:rPr>
        <w:t xml:space="preserve">, </w:t>
      </w:r>
      <w:r w:rsidR="00CE427A" w:rsidRPr="000D5DB5">
        <w:rPr>
          <w:rFonts w:eastAsia="Times New Roman" w:cstheme="minorHAnsi"/>
          <w:color w:val="000000"/>
        </w:rPr>
        <w:t>Auran</w:t>
      </w:r>
      <w:r w:rsidR="00CE427A">
        <w:rPr>
          <w:rFonts w:eastAsia="Times New Roman" w:cstheme="minorHAnsi"/>
          <w:color w:val="000000"/>
        </w:rPr>
        <w:t xml:space="preserve"> </w:t>
      </w:r>
      <w:r w:rsidR="00CE427A" w:rsidRPr="000D5DB5">
        <w:rPr>
          <w:rFonts w:eastAsia="Times New Roman" w:cstheme="minorHAnsi"/>
          <w:color w:val="000000"/>
        </w:rPr>
        <w:t>for air elementals</w:t>
      </w:r>
      <w:r w:rsidR="00CE427A">
        <w:rPr>
          <w:rFonts w:eastAsia="Times New Roman" w:cstheme="minorHAnsi"/>
          <w:color w:val="000000"/>
        </w:rPr>
        <w:t xml:space="preserve">, </w:t>
      </w:r>
      <w:r w:rsidR="00CE427A" w:rsidRPr="00134BC3">
        <w:rPr>
          <w:rFonts w:eastAsia="Times New Roman" w:cstheme="minorHAnsi"/>
          <w:color w:val="000000"/>
        </w:rPr>
        <w:t>Ignan</w:t>
      </w:r>
      <w:r w:rsidR="00CE427A">
        <w:rPr>
          <w:rFonts w:eastAsia="Times New Roman" w:cstheme="minorHAnsi"/>
          <w:color w:val="000000"/>
        </w:rPr>
        <w:t xml:space="preserve"> </w:t>
      </w:r>
      <w:r w:rsidR="00CE427A" w:rsidRPr="000D5DB5">
        <w:rPr>
          <w:rFonts w:eastAsia="Times New Roman" w:cstheme="minorHAnsi"/>
          <w:color w:val="000000"/>
        </w:rPr>
        <w:t xml:space="preserve">for </w:t>
      </w:r>
      <w:r w:rsidR="00CE427A" w:rsidRPr="00134BC3">
        <w:rPr>
          <w:rFonts w:eastAsia="Times New Roman" w:cstheme="minorHAnsi"/>
          <w:color w:val="000000"/>
        </w:rPr>
        <w:t>fire</w:t>
      </w:r>
      <w:r w:rsidR="00CE427A" w:rsidRPr="000D5DB5">
        <w:rPr>
          <w:rFonts w:eastAsia="Times New Roman" w:cstheme="minorHAnsi"/>
          <w:color w:val="000000"/>
        </w:rPr>
        <w:t xml:space="preserve"> elementals</w:t>
      </w:r>
      <w:r w:rsidR="00CE427A">
        <w:rPr>
          <w:rFonts w:eastAsia="Times New Roman" w:cstheme="minorHAnsi"/>
          <w:color w:val="000000"/>
        </w:rPr>
        <w:t xml:space="preserve">, and </w:t>
      </w:r>
      <w:r w:rsidR="00CE427A" w:rsidRPr="00134BC3">
        <w:rPr>
          <w:rFonts w:eastAsia="Times New Roman" w:cstheme="minorHAnsi"/>
          <w:color w:val="000000"/>
        </w:rPr>
        <w:t>Terran</w:t>
      </w:r>
      <w:r w:rsidR="00CE427A">
        <w:rPr>
          <w:rFonts w:eastAsia="Times New Roman" w:cstheme="minorHAnsi"/>
          <w:color w:val="000000"/>
        </w:rPr>
        <w:t xml:space="preserve"> </w:t>
      </w:r>
      <w:r w:rsidR="00CE427A" w:rsidRPr="00134BC3">
        <w:rPr>
          <w:rFonts w:eastAsia="Times New Roman" w:cstheme="minorHAnsi"/>
          <w:color w:val="000000"/>
        </w:rPr>
        <w:t>for earth</w:t>
      </w:r>
      <w:r w:rsidR="00CE427A" w:rsidRPr="000D5DB5">
        <w:rPr>
          <w:rFonts w:eastAsia="Times New Roman" w:cstheme="minorHAnsi"/>
          <w:color w:val="000000"/>
        </w:rPr>
        <w:t xml:space="preserve"> elementals</w:t>
      </w:r>
      <w:r w:rsidR="00CE427A">
        <w:rPr>
          <w:rFonts w:eastAsia="Times New Roman" w:cstheme="minorHAnsi"/>
          <w:color w:val="000000"/>
        </w:rPr>
        <w:t>.</w:t>
      </w:r>
    </w:p>
    <w:p w14:paraId="612814C9" w14:textId="58482B40" w:rsidR="00CE427A" w:rsidRDefault="00C8297A" w:rsidP="005109E8">
      <w:pPr>
        <w:rPr>
          <w:rFonts w:eastAsia="Times New Roman" w:cstheme="minorHAnsi"/>
          <w:color w:val="000000"/>
        </w:rPr>
      </w:pPr>
      <w:r>
        <w:rPr>
          <w:rFonts w:eastAsia="Times New Roman" w:cstheme="minorHAnsi"/>
          <w:color w:val="000000"/>
        </w:rPr>
        <w:t xml:space="preserve">5 </w:t>
      </w:r>
      <w:r w:rsidR="00CE427A" w:rsidRPr="00134BC3">
        <w:rPr>
          <w:rFonts w:eastAsia="Times New Roman" w:cstheme="minorHAnsi"/>
          <w:color w:val="000000"/>
        </w:rPr>
        <w:t xml:space="preserve">Low Common </w:t>
      </w:r>
      <w:r w:rsidR="00CE427A">
        <w:rPr>
          <w:rFonts w:eastAsia="Times New Roman" w:cstheme="minorHAnsi"/>
          <w:color w:val="000000"/>
        </w:rPr>
        <w:t xml:space="preserve">is </w:t>
      </w:r>
      <w:r w:rsidR="00967903">
        <w:rPr>
          <w:rFonts w:eastAsia="Times New Roman" w:cstheme="minorHAnsi"/>
          <w:color w:val="000000"/>
        </w:rPr>
        <w:t xml:space="preserve">often </w:t>
      </w:r>
      <w:r w:rsidR="00CE427A">
        <w:rPr>
          <w:rFonts w:eastAsia="Times New Roman" w:cstheme="minorHAnsi"/>
          <w:color w:val="000000"/>
        </w:rPr>
        <w:t>s</w:t>
      </w:r>
      <w:r w:rsidR="00CE427A" w:rsidRPr="00134BC3">
        <w:rPr>
          <w:rFonts w:eastAsia="Times New Roman" w:cstheme="minorHAnsi"/>
          <w:color w:val="000000"/>
        </w:rPr>
        <w:t xml:space="preserve">poken by furbolgs, gnolls, kobolds, ogres, </w:t>
      </w:r>
      <w:r w:rsidR="00CE427A">
        <w:rPr>
          <w:rFonts w:eastAsia="Times New Roman" w:cstheme="minorHAnsi"/>
          <w:color w:val="000000"/>
        </w:rPr>
        <w:t xml:space="preserve">and </w:t>
      </w:r>
      <w:r w:rsidR="00CE427A" w:rsidRPr="00134BC3">
        <w:rPr>
          <w:rFonts w:eastAsia="Times New Roman" w:cstheme="minorHAnsi"/>
          <w:color w:val="000000"/>
        </w:rPr>
        <w:t xml:space="preserve">most humanoids </w:t>
      </w:r>
      <w:r w:rsidR="00CE427A">
        <w:rPr>
          <w:rFonts w:eastAsia="Times New Roman" w:cstheme="minorHAnsi"/>
          <w:color w:val="000000"/>
        </w:rPr>
        <w:t xml:space="preserve">or </w:t>
      </w:r>
      <w:r w:rsidR="00CE427A" w:rsidRPr="00134BC3">
        <w:rPr>
          <w:rFonts w:eastAsia="Times New Roman" w:cstheme="minorHAnsi"/>
          <w:color w:val="000000"/>
        </w:rPr>
        <w:t>giants</w:t>
      </w:r>
      <w:r w:rsidR="00CE427A" w:rsidRPr="000D5DB5">
        <w:rPr>
          <w:rFonts w:eastAsia="Times New Roman" w:cstheme="minorHAnsi"/>
          <w:color w:val="000000"/>
        </w:rPr>
        <w:t xml:space="preserve"> </w:t>
      </w:r>
      <w:r w:rsidR="00CE427A">
        <w:rPr>
          <w:rFonts w:eastAsia="Times New Roman" w:cstheme="minorHAnsi"/>
          <w:color w:val="000000"/>
        </w:rPr>
        <w:t xml:space="preserve">with </w:t>
      </w:r>
      <w:r w:rsidR="00CE427A" w:rsidRPr="000D5DB5">
        <w:rPr>
          <w:rFonts w:eastAsia="Times New Roman" w:cstheme="minorHAnsi"/>
          <w:color w:val="000000"/>
        </w:rPr>
        <w:t>low Intelligence</w:t>
      </w:r>
      <w:r w:rsidR="00804097">
        <w:rPr>
          <w:rFonts w:eastAsia="Times New Roman" w:cstheme="minorHAnsi"/>
          <w:color w:val="000000"/>
        </w:rPr>
        <w:t xml:space="preserve">. </w:t>
      </w:r>
      <w:r w:rsidR="00967903">
        <w:rPr>
          <w:rFonts w:eastAsia="Times New Roman" w:cstheme="minorHAnsi"/>
          <w:color w:val="000000"/>
        </w:rPr>
        <w:t xml:space="preserve">It is also an easier language to learn, requiring only one-quarter the normal learning time. </w:t>
      </w:r>
      <w:ins w:id="2727" w:author="Admin" w:date="2021-10-02T21:19:00Z">
        <w:r w:rsidR="005109E8">
          <w:rPr>
            <w:rFonts w:eastAsia="Times New Roman" w:cstheme="minorHAnsi"/>
            <w:color w:val="000000"/>
          </w:rPr>
          <w:t xml:space="preserve">One exception is Nerglish, which is an aquatic form of Low Common that requires the normal time, unless the speaker is an aquatic creature </w:t>
        </w:r>
      </w:ins>
      <w:ins w:id="2728" w:author="Admin" w:date="2021-10-02T21:20:00Z">
        <w:r w:rsidR="005109E8">
          <w:rPr>
            <w:rFonts w:eastAsia="Times New Roman" w:cstheme="minorHAnsi"/>
            <w:color w:val="000000"/>
          </w:rPr>
          <w:t>native to Azeroth.</w:t>
        </w:r>
      </w:ins>
    </w:p>
    <w:p w14:paraId="59B250CA" w14:textId="77777777" w:rsidR="00CE427A" w:rsidRDefault="00523A37" w:rsidP="00C8297A">
      <w:pPr>
        <w:rPr>
          <w:rFonts w:eastAsia="Times New Roman" w:cstheme="minorHAnsi"/>
          <w:color w:val="000000"/>
        </w:rPr>
      </w:pPr>
      <w:r>
        <w:rPr>
          <w:rFonts w:eastAsia="Times New Roman" w:cstheme="minorHAnsi"/>
          <w:color w:val="000000"/>
        </w:rPr>
        <w:t>6</w:t>
      </w:r>
      <w:r w:rsidR="00C8297A">
        <w:rPr>
          <w:rFonts w:eastAsia="Times New Roman" w:cstheme="minorHAnsi"/>
          <w:color w:val="000000"/>
        </w:rPr>
        <w:t xml:space="preserve"> </w:t>
      </w:r>
      <w:r w:rsidR="00CE427A" w:rsidRPr="00134BC3">
        <w:rPr>
          <w:rFonts w:eastAsia="Times New Roman" w:cstheme="minorHAnsi"/>
          <w:color w:val="000000"/>
        </w:rPr>
        <w:t xml:space="preserve">Orcish </w:t>
      </w:r>
      <w:r w:rsidR="00804097">
        <w:rPr>
          <w:rFonts w:eastAsia="Times New Roman" w:cstheme="minorHAnsi"/>
          <w:color w:val="000000"/>
        </w:rPr>
        <w:t>script is relatively new, and before adopting Common, they used pictograms (as Taur-ahe uses today)</w:t>
      </w:r>
      <w:r w:rsidR="00402359">
        <w:rPr>
          <w:rFonts w:eastAsia="Times New Roman" w:cstheme="minorHAnsi"/>
          <w:color w:val="000000"/>
        </w:rPr>
        <w:t>.</w:t>
      </w:r>
    </w:p>
    <w:p w14:paraId="28D23332" w14:textId="77777777" w:rsidR="00523A37" w:rsidRDefault="00523A37" w:rsidP="00523A37">
      <w:pPr>
        <w:sectPr w:rsidR="00523A37" w:rsidSect="00FB72C8">
          <w:headerReference w:type="even" r:id="rId23"/>
          <w:headerReference w:type="default" r:id="rId24"/>
          <w:footerReference w:type="even" r:id="rId25"/>
          <w:footerReference w:type="default" r:id="rId26"/>
          <w:headerReference w:type="first" r:id="rId27"/>
          <w:footerReference w:type="first" r:id="rId28"/>
          <w:type w:val="continuous"/>
          <w:pgSz w:w="12240" w:h="15840"/>
          <w:pgMar w:top="1440" w:right="1800" w:bottom="1440" w:left="1800" w:header="708" w:footer="708" w:gutter="0"/>
          <w:cols w:space="708"/>
          <w:docGrid w:linePitch="360"/>
        </w:sectPr>
      </w:pPr>
      <w:r>
        <w:lastRenderedPageBreak/>
        <w:t xml:space="preserve">7 The troll tongue is curiously close to Common. Knowing Common can learn Troll is one half the normal time of learning a language. </w:t>
      </w:r>
    </w:p>
    <w:p w14:paraId="2302C887" w14:textId="77777777" w:rsidR="00CE427A" w:rsidRDefault="00CE427A"/>
    <w:p w14:paraId="3CD3A1D5" w14:textId="77777777" w:rsidR="00CE427A" w:rsidRDefault="00CE427A">
      <w:pPr>
        <w:pStyle w:val="Heading2"/>
      </w:pPr>
      <w:bookmarkStart w:id="2729" w:name="_Toc54196422"/>
      <w:r>
        <w:t>Inspiration</w:t>
      </w:r>
      <w:bookmarkEnd w:id="2729"/>
    </w:p>
    <w:p w14:paraId="1DF44A76" w14:textId="77777777" w:rsidR="00C8297A" w:rsidRDefault="00C8297A">
      <w:pPr>
        <w:sectPr w:rsidR="00C8297A" w:rsidSect="00AB25EF">
          <w:type w:val="continuous"/>
          <w:pgSz w:w="12240" w:h="15840"/>
          <w:pgMar w:top="1440" w:right="1800" w:bottom="1440" w:left="1800" w:header="708" w:footer="708" w:gutter="0"/>
          <w:cols w:space="708"/>
          <w:docGrid w:linePitch="360"/>
        </w:sectPr>
      </w:pPr>
    </w:p>
    <w:p w14:paraId="3FD961CA" w14:textId="77777777" w:rsidR="00523A37" w:rsidRDefault="001B49D0" w:rsidP="00523A37">
      <w:r>
        <w:lastRenderedPageBreak/>
        <w:t xml:space="preserve">Inspiration </w:t>
      </w:r>
      <w:r w:rsidR="00CE427A" w:rsidRPr="00D2640E">
        <w:t xml:space="preserve">is a rule the </w:t>
      </w:r>
      <w:r>
        <w:t xml:space="preserve">player can </w:t>
      </w:r>
      <w:r w:rsidR="00CE427A" w:rsidRPr="00D2640E">
        <w:t xml:space="preserve">use to </w:t>
      </w:r>
      <w:r w:rsidR="00523A37">
        <w:t xml:space="preserve">grant </w:t>
      </w:r>
      <w:r>
        <w:t xml:space="preserve">them </w:t>
      </w:r>
      <w:r w:rsidR="00523A37">
        <w:t xml:space="preserve">benefits </w:t>
      </w:r>
      <w:r w:rsidR="00CE427A" w:rsidRPr="00D2640E">
        <w:t xml:space="preserve">for playing </w:t>
      </w:r>
      <w:r>
        <w:t xml:space="preserve">their </w:t>
      </w:r>
      <w:r w:rsidR="00CE427A" w:rsidRPr="00D2640E">
        <w:t>character in a way that’s true to his or her personality traits, ideal, bond, and flaw (collectively known as personality).</w:t>
      </w:r>
      <w:r>
        <w:t xml:space="preserve"> </w:t>
      </w:r>
      <w:r w:rsidR="00CE427A" w:rsidRPr="00D2640E">
        <w:t xml:space="preserve">By using inspiration, you can draw on a personality trait (compassion for the downtrodden) to give you an edge in negotiating with the Beggar Prince. </w:t>
      </w:r>
    </w:p>
    <w:p w14:paraId="118962D2" w14:textId="77777777" w:rsidR="00CE427A" w:rsidRPr="00D2640E" w:rsidRDefault="00CE427A"/>
    <w:p w14:paraId="5EA0BCFF" w14:textId="77777777" w:rsidR="00CE427A" w:rsidRPr="00325A13" w:rsidRDefault="00CE427A" w:rsidP="00FB72C8">
      <w:pPr>
        <w:rPr>
          <w:b/>
          <w:bCs/>
        </w:rPr>
      </w:pPr>
      <w:r w:rsidRPr="00325A13">
        <w:rPr>
          <w:b/>
          <w:bCs/>
        </w:rPr>
        <w:t>Gaining Inspiration</w:t>
      </w:r>
    </w:p>
    <w:p w14:paraId="577F7101" w14:textId="77777777" w:rsidR="001B49D0" w:rsidRDefault="00CE427A" w:rsidP="000C6D2F">
      <w:r w:rsidRPr="00D2640E">
        <w:t>Gaining inspiration occurs when a character gives in to a flaw</w:t>
      </w:r>
      <w:r w:rsidR="000C6D2F">
        <w:t xml:space="preserve">, reaffirms </w:t>
      </w:r>
      <w:r>
        <w:t>a bond</w:t>
      </w:r>
      <w:r w:rsidR="000C6D2F">
        <w:t>, or otherwise</w:t>
      </w:r>
      <w:r>
        <w:t xml:space="preserve"> </w:t>
      </w:r>
      <w:r w:rsidRPr="00D2640E">
        <w:t>suffers a narrative or mechanical penalty</w:t>
      </w:r>
      <w:r w:rsidR="001B49D0">
        <w:t xml:space="preserve"> </w:t>
      </w:r>
      <w:r w:rsidR="000C6D2F">
        <w:t xml:space="preserve">due to their personality </w:t>
      </w:r>
      <w:r w:rsidR="001B49D0">
        <w:t>(also known as a Setback)</w:t>
      </w:r>
      <w:r>
        <w:t xml:space="preserve">. </w:t>
      </w:r>
    </w:p>
    <w:p w14:paraId="4F1F228E" w14:textId="77777777" w:rsidR="00CE427A" w:rsidRPr="00D2640E" w:rsidRDefault="00CE427A" w:rsidP="000C6D2F">
      <w:r w:rsidRPr="00D2640E">
        <w:t xml:space="preserve">A rogue with the flaw </w:t>
      </w:r>
      <w:r w:rsidR="000C6D2F" w:rsidRPr="000C6D2F">
        <w:rPr>
          <w:i/>
          <w:iCs/>
        </w:rPr>
        <w:t>‘</w:t>
      </w:r>
      <w:r w:rsidRPr="000C6D2F">
        <w:rPr>
          <w:i/>
          <w:iCs/>
        </w:rPr>
        <w:t>I'm always in debt. I spend my ill-gotten gains on decadent luxuries faster than I bring them in</w:t>
      </w:r>
      <w:r w:rsidR="000C6D2F" w:rsidRPr="000C6D2F">
        <w:rPr>
          <w:i/>
          <w:iCs/>
        </w:rPr>
        <w:t>’</w:t>
      </w:r>
      <w:r w:rsidRPr="00D2640E">
        <w:t xml:space="preserve"> can invoke it when attempting to negotiate a favor. </w:t>
      </w:r>
      <w:r>
        <w:t>In this case, t</w:t>
      </w:r>
      <w:r w:rsidRPr="00D2640E">
        <w:t>he DM may rule that the opposing character recognizes the character's flaw, and does not trust the character enough to aid them, thereby depriving them of a helpful ally</w:t>
      </w:r>
      <w:r>
        <w:t xml:space="preserve"> and forcing them to find another one or to make due without aid</w:t>
      </w:r>
      <w:r w:rsidRPr="00D2640E">
        <w:t xml:space="preserve">. </w:t>
      </w:r>
    </w:p>
    <w:p w14:paraId="787D90B4" w14:textId="77777777" w:rsidR="001B49D0" w:rsidRDefault="001B49D0" w:rsidP="000C6D2F">
      <w:r>
        <w:t xml:space="preserve">Any mechanical penalties must be </w:t>
      </w:r>
      <w:r w:rsidRPr="00D2640E">
        <w:t>equivalent to the benefit of inspiration</w:t>
      </w:r>
      <w:r w:rsidR="000C6D2F">
        <w:t xml:space="preserve">, </w:t>
      </w:r>
      <w:r>
        <w:t xml:space="preserve">such as </w:t>
      </w:r>
      <w:r w:rsidRPr="00D2640E">
        <w:t>granting an enemy inspiration</w:t>
      </w:r>
      <w:r>
        <w:t xml:space="preserve"> or disadvantage on a necessary skill check or saving throw</w:t>
      </w:r>
      <w:r w:rsidRPr="00D2640E">
        <w:t xml:space="preserve">. </w:t>
      </w:r>
    </w:p>
    <w:p w14:paraId="0425318C" w14:textId="77777777" w:rsidR="001B49D0" w:rsidRDefault="001B49D0" w:rsidP="0057162E">
      <w:r w:rsidRPr="00D2640E">
        <w:t xml:space="preserve">A character may also gain inspiration after suffering </w:t>
      </w:r>
      <w:r w:rsidR="000C6D2F">
        <w:t xml:space="preserve">a setback </w:t>
      </w:r>
      <w:r w:rsidRPr="00D2640E">
        <w:t>(</w:t>
      </w:r>
      <w:r>
        <w:t>such as losing a loved one who was their bond, or betraying their ideal out of necessity or bitterness</w:t>
      </w:r>
      <w:r w:rsidRPr="00D2640E">
        <w:t xml:space="preserve">). </w:t>
      </w:r>
      <w:r>
        <w:t xml:space="preserve">If this occurs, a character may choose to change one of their traits, ideals, or bonds. </w:t>
      </w:r>
      <w:r w:rsidR="0057162E">
        <w:t xml:space="preserve">By doing so, a character develops, and the character has another point of Inspiration (up to a maximum of 2). </w:t>
      </w:r>
    </w:p>
    <w:p w14:paraId="21EA678E" w14:textId="77777777" w:rsidR="001B49D0" w:rsidRPr="00D2640E" w:rsidRDefault="001B49D0"/>
    <w:p w14:paraId="3893860F" w14:textId="77777777" w:rsidR="00CE427A" w:rsidRPr="00325A13" w:rsidRDefault="00CE427A" w:rsidP="0057162E">
      <w:pPr>
        <w:rPr>
          <w:b/>
          <w:bCs/>
        </w:rPr>
      </w:pPr>
      <w:r w:rsidRPr="00325A13">
        <w:rPr>
          <w:b/>
          <w:bCs/>
        </w:rPr>
        <w:t>Spending Inspiration</w:t>
      </w:r>
    </w:p>
    <w:p w14:paraId="0E8AAE44" w14:textId="77777777" w:rsidR="00CE427A" w:rsidRPr="00D2640E" w:rsidRDefault="00CE427A">
      <w:r w:rsidRPr="00D2640E">
        <w:t xml:space="preserve">When inspired, a character can gain a bonus to performing actions that fit their traits, support their ideals, or aid their bonds. A </w:t>
      </w:r>
      <w:r w:rsidRPr="00D2640E">
        <w:lastRenderedPageBreak/>
        <w:t>character with inspiration may spend it to gain one of the following effects.</w:t>
      </w:r>
    </w:p>
    <w:p w14:paraId="794C1EBF" w14:textId="77777777" w:rsidR="00CE427A" w:rsidRPr="00D2640E" w:rsidRDefault="00CE427A" w:rsidP="003C4628">
      <w:pPr>
        <w:pStyle w:val="ListParagraph"/>
        <w:numPr>
          <w:ilvl w:val="0"/>
          <w:numId w:val="61"/>
        </w:numPr>
      </w:pPr>
      <w:r w:rsidRPr="00D2640E">
        <w:t>Advantage to a single saving throw, ability check, or attack roll.</w:t>
      </w:r>
    </w:p>
    <w:p w14:paraId="7844807E" w14:textId="77777777" w:rsidR="00CE427A" w:rsidRPr="00D2640E" w:rsidRDefault="00CE427A" w:rsidP="003C4628">
      <w:pPr>
        <w:pStyle w:val="ListParagraph"/>
        <w:numPr>
          <w:ilvl w:val="0"/>
          <w:numId w:val="61"/>
        </w:numPr>
      </w:pPr>
      <w:r w:rsidRPr="00D2640E">
        <w:t>Roll a 1d6, and add the result to one d20 roll or your AC against one attack. You may declare this after you know the result of the attack.</w:t>
      </w:r>
    </w:p>
    <w:p w14:paraId="77024C65" w14:textId="77777777" w:rsidR="00CE427A" w:rsidRDefault="00CE427A" w:rsidP="003C4628">
      <w:pPr>
        <w:pStyle w:val="ListParagraph"/>
        <w:numPr>
          <w:ilvl w:val="0"/>
          <w:numId w:val="61"/>
        </w:numPr>
      </w:pPr>
      <w:r w:rsidRPr="00D2640E">
        <w:t xml:space="preserve">Impose disadvantage to a single saving throw, ability check, or attack roll of a creature </w:t>
      </w:r>
      <w:r w:rsidR="00523A37">
        <w:t>attacking you</w:t>
      </w:r>
      <w:r w:rsidRPr="00D2640E">
        <w:t>.</w:t>
      </w:r>
    </w:p>
    <w:p w14:paraId="2E39AAD0" w14:textId="77777777" w:rsidR="0057162E" w:rsidRDefault="0057162E" w:rsidP="0057162E">
      <w:pPr>
        <w:rPr>
          <w:i/>
          <w:iCs/>
        </w:rPr>
      </w:pPr>
    </w:p>
    <w:p w14:paraId="755ACB98" w14:textId="77777777" w:rsidR="0057162E" w:rsidRPr="0057162E" w:rsidRDefault="0057162E" w:rsidP="0057162E">
      <w:pPr>
        <w:rPr>
          <w:i/>
          <w:iCs/>
        </w:rPr>
      </w:pPr>
      <w:r w:rsidRPr="0057162E">
        <w:rPr>
          <w:i/>
          <w:iCs/>
        </w:rPr>
        <w:t xml:space="preserve">Special Inspiration </w:t>
      </w:r>
    </w:p>
    <w:p w14:paraId="374184D9" w14:textId="77777777" w:rsidR="001B49D0" w:rsidRDefault="0057162E" w:rsidP="0057162E">
      <w:r>
        <w:t>Upon hearing of the murder of his brother Muradin, King Magni Bronzebeard was inspired to forge Ashbringer, a blade he would have otherwise been unable to create.</w:t>
      </w:r>
    </w:p>
    <w:p w14:paraId="679251C5" w14:textId="77777777" w:rsidR="0057162E" w:rsidRDefault="0057162E" w:rsidP="0057162E">
      <w:r>
        <w:t>It was Mannoroth’s taunt to Garrosh Hellscream that provoked him into a terrible fury, allowing him to land a blow that slew the demon king of the pit lords.</w:t>
      </w:r>
    </w:p>
    <w:p w14:paraId="7357E3B5" w14:textId="15386BDB" w:rsidR="0057162E" w:rsidRDefault="0057162E">
      <w:r>
        <w:t>A DM may allow spending Inspiration for a special benefit, such as temporary access to a feat (</w:t>
      </w:r>
      <w:r w:rsidR="003B18B5">
        <w:t xml:space="preserve">such as </w:t>
      </w:r>
      <w:r>
        <w:t>Infusionist)</w:t>
      </w:r>
      <w:r w:rsidR="003B18B5">
        <w:t xml:space="preserve"> for one task or encounter</w:t>
      </w:r>
      <w:r>
        <w:t xml:space="preserve">, crafting an artifact, regaining a use of an ability with no remaining uses (Berserker </w:t>
      </w:r>
      <w:del w:id="2730" w:author="Admin" w:date="2021-09-10T19:41:00Z">
        <w:r w:rsidR="00A0538E" w:rsidDel="004761D8">
          <w:delText>R</w:delText>
        </w:r>
        <w:r w:rsidDel="004761D8">
          <w:delText>age</w:delText>
        </w:r>
      </w:del>
      <w:ins w:id="2731" w:author="Admin" w:date="2021-09-10T19:49:00Z">
        <w:r w:rsidR="00B429D9">
          <w:t>Rage</w:t>
        </w:r>
      </w:ins>
      <w:r>
        <w:t xml:space="preserve">), or another appropriate effect. </w:t>
      </w:r>
    </w:p>
    <w:p w14:paraId="0DC77B3C" w14:textId="77777777" w:rsidR="0057162E" w:rsidRPr="00D2640E" w:rsidRDefault="0057162E"/>
    <w:p w14:paraId="38CF769A" w14:textId="77777777" w:rsidR="00CE427A" w:rsidRPr="00FB72C8" w:rsidRDefault="00CE427A" w:rsidP="0057162E">
      <w:pPr>
        <w:rPr>
          <w:b/>
          <w:bCs/>
        </w:rPr>
      </w:pPr>
      <w:r w:rsidRPr="00FB72C8">
        <w:rPr>
          <w:b/>
          <w:bCs/>
        </w:rPr>
        <w:t>Personality</w:t>
      </w:r>
    </w:p>
    <w:p w14:paraId="0A05C891" w14:textId="77777777" w:rsidR="00CE427A" w:rsidRPr="00D2640E" w:rsidRDefault="00CE427A">
      <w:r w:rsidRPr="00D2640E">
        <w:t xml:space="preserve">It is always advisable to consult with the DM </w:t>
      </w:r>
      <w:r w:rsidR="00924663">
        <w:t xml:space="preserve">and other players </w:t>
      </w:r>
      <w:r w:rsidRPr="00D2640E">
        <w:t xml:space="preserve">on how your traits, ideals, bonds, and flaws </w:t>
      </w:r>
      <w:r w:rsidR="001B49D0" w:rsidRPr="00D2640E">
        <w:t>synchronize</w:t>
      </w:r>
      <w:r w:rsidRPr="00D2640E">
        <w:t xml:space="preserve"> with one another and your character concept, and to ensure that your character's personality is distinct enough to gain and spend inspiration reliably in situations where they are the narrative 'stars'. </w:t>
      </w:r>
      <w:r w:rsidR="00924663">
        <w:t xml:space="preserve">At the same time, it should be infrequent enough to not prove disruptive to normal gameplay (such as choosing to take a setback for inspiration). </w:t>
      </w:r>
    </w:p>
    <w:p w14:paraId="1AEC1541" w14:textId="77777777" w:rsidR="00CE427A" w:rsidRPr="00D2640E" w:rsidRDefault="00CE427A">
      <w:r w:rsidRPr="00D2640E">
        <w:t xml:space="preserve">If you play a mage, </w:t>
      </w:r>
      <w:r w:rsidR="001B49D0">
        <w:t xml:space="preserve">for example, </w:t>
      </w:r>
      <w:r w:rsidRPr="00D2640E">
        <w:t xml:space="preserve">you may choose to adopt the </w:t>
      </w:r>
      <w:r>
        <w:t xml:space="preserve">background </w:t>
      </w:r>
      <w:r w:rsidRPr="00D2640E">
        <w:t>of a scholar</w:t>
      </w:r>
      <w:r>
        <w:t xml:space="preserve"> and choose the following personality. </w:t>
      </w:r>
    </w:p>
    <w:p w14:paraId="6DF82964" w14:textId="77777777" w:rsidR="00CE427A" w:rsidRPr="00D2640E" w:rsidRDefault="00CE427A" w:rsidP="00F00B80">
      <w:pPr>
        <w:ind w:left="360"/>
      </w:pPr>
      <w:r w:rsidRPr="00D2640E">
        <w:rPr>
          <w:b/>
          <w:bCs/>
        </w:rPr>
        <w:lastRenderedPageBreak/>
        <w:t>Trait.</w:t>
      </w:r>
      <w:r w:rsidRPr="00D2640E">
        <w:t xml:space="preserve"> I'm used to helping out those who aren’t as smart as I am, and I patiently explain anything and everything to others.</w:t>
      </w:r>
    </w:p>
    <w:p w14:paraId="6458C5CE" w14:textId="77777777" w:rsidR="00CE427A" w:rsidRPr="00D2640E" w:rsidRDefault="00CE427A" w:rsidP="00F00B80">
      <w:pPr>
        <w:ind w:left="360"/>
      </w:pPr>
      <w:r w:rsidRPr="00D2640E">
        <w:rPr>
          <w:b/>
          <w:bCs/>
        </w:rPr>
        <w:t>Ideal.</w:t>
      </w:r>
      <w:r w:rsidRPr="00D2640E">
        <w:t xml:space="preserve"> </w:t>
      </w:r>
      <w:r w:rsidRPr="00D2640E">
        <w:rPr>
          <w:b/>
          <w:bCs/>
        </w:rPr>
        <w:t>Knowledge.</w:t>
      </w:r>
      <w:r w:rsidRPr="00D2640E">
        <w:t xml:space="preserve"> The path to power and self-improvement is through knowledge. </w:t>
      </w:r>
    </w:p>
    <w:p w14:paraId="3CA96001" w14:textId="77777777" w:rsidR="00CE427A" w:rsidRPr="00D2640E" w:rsidRDefault="00CE427A" w:rsidP="00F00B80">
      <w:pPr>
        <w:ind w:left="360"/>
      </w:pPr>
      <w:r w:rsidRPr="00D2640E">
        <w:rPr>
          <w:b/>
          <w:bCs/>
        </w:rPr>
        <w:t>Bond.</w:t>
      </w:r>
      <w:r w:rsidRPr="00D2640E">
        <w:t xml:space="preserve"> I've been searching my whole life for the answer to a certain question.</w:t>
      </w:r>
    </w:p>
    <w:p w14:paraId="48D4DCFB" w14:textId="77777777" w:rsidR="00CE427A" w:rsidRDefault="00CE427A" w:rsidP="0057162E">
      <w:pPr>
        <w:ind w:left="360"/>
      </w:pPr>
      <w:r w:rsidRPr="00D2640E">
        <w:rPr>
          <w:b/>
          <w:bCs/>
        </w:rPr>
        <w:t>Flaw.</w:t>
      </w:r>
      <w:r w:rsidRPr="00D2640E">
        <w:t xml:space="preserve"> I can’t keep a secret to save my life, or an</w:t>
      </w:r>
      <w:r w:rsidR="0057162E">
        <w:t>yone else’s.</w:t>
      </w:r>
    </w:p>
    <w:p w14:paraId="292E6220" w14:textId="77777777" w:rsidR="0057162E" w:rsidRDefault="0057162E" w:rsidP="003B18B5"/>
    <w:p w14:paraId="73773067" w14:textId="77777777" w:rsidR="001B49D0" w:rsidRDefault="00CE427A">
      <w:r w:rsidRPr="00D2640E">
        <w:lastRenderedPageBreak/>
        <w:t>The aspects of the mage's personality synchronize well</w:t>
      </w:r>
      <w:r w:rsidR="001B49D0">
        <w:t xml:space="preserve">. If you </w:t>
      </w:r>
      <w:r w:rsidRPr="00D2640E">
        <w:t>allow a critical secret to slip (</w:t>
      </w:r>
      <w:r w:rsidR="001B49D0">
        <w:t>f</w:t>
      </w:r>
      <w:r w:rsidRPr="00D2640E">
        <w:t xml:space="preserve">law), risking an ally's career or life, you </w:t>
      </w:r>
      <w:r w:rsidR="001B49D0">
        <w:t>gain I</w:t>
      </w:r>
      <w:r w:rsidRPr="00D2640E">
        <w:t>nspiration</w:t>
      </w:r>
      <w:r w:rsidR="001B49D0">
        <w:t xml:space="preserve">, which can possibly be used to </w:t>
      </w:r>
      <w:r w:rsidRPr="00D2640E">
        <w:t xml:space="preserve">answer a question you spent your whole life studying (Bond). </w:t>
      </w:r>
    </w:p>
    <w:p w14:paraId="3E88C3E6" w14:textId="77777777" w:rsidR="00CE427A" w:rsidRDefault="00CE427A">
      <w:r w:rsidRPr="00D2640E">
        <w:t xml:space="preserve">If your ally loses their career or possibly even their life, your character is traumatized enough to warrant character development, changing your ideal from knowledge to </w:t>
      </w:r>
      <w:r>
        <w:t xml:space="preserve">either </w:t>
      </w:r>
      <w:r w:rsidRPr="00D2640E">
        <w:t>power (Knowledge is the path to power and domination)</w:t>
      </w:r>
      <w:r>
        <w:t xml:space="preserve"> or friendship (depending on how you wish to handle the character’s personality progression).</w:t>
      </w:r>
    </w:p>
    <w:p w14:paraId="1FD0185D" w14:textId="77777777" w:rsidR="00C8297A" w:rsidRDefault="00C8297A">
      <w:pPr>
        <w:sectPr w:rsidR="00C8297A" w:rsidSect="00C8297A">
          <w:type w:val="continuous"/>
          <w:pgSz w:w="12240" w:h="15840"/>
          <w:pgMar w:top="1440" w:right="1800" w:bottom="1440" w:left="1800" w:header="708" w:footer="708" w:gutter="0"/>
          <w:cols w:num="2" w:space="708"/>
          <w:docGrid w:linePitch="360"/>
        </w:sectPr>
      </w:pPr>
    </w:p>
    <w:p w14:paraId="0D43580B" w14:textId="77777777" w:rsidR="00CE427A" w:rsidRDefault="00CE427A"/>
    <w:p w14:paraId="6B955092" w14:textId="77777777" w:rsidR="004F2D4C" w:rsidRDefault="004F2D4C">
      <w:pPr>
        <w:pStyle w:val="Heading2"/>
      </w:pPr>
      <w:bookmarkStart w:id="2732" w:name="_Toc54196423"/>
      <w:r>
        <w:t>Backgrounds</w:t>
      </w:r>
      <w:bookmarkEnd w:id="2732"/>
    </w:p>
    <w:p w14:paraId="5A40E22E" w14:textId="77777777" w:rsidR="00FB72C8" w:rsidRDefault="00FB72C8" w:rsidP="00FB72C8">
      <w:r>
        <w:t>The Warcraft universe has its own native twist on backgrounds. You may use any of the below backgrounds with the appropriate customization options.</w:t>
      </w:r>
    </w:p>
    <w:p w14:paraId="0631E358" w14:textId="77777777" w:rsidR="00FB72C8" w:rsidRDefault="00FB72C8" w:rsidP="00FB72C8"/>
    <w:p w14:paraId="42EB5846" w14:textId="77777777" w:rsidR="00FB72C8" w:rsidRDefault="00FB72C8" w:rsidP="00FB72C8">
      <w:pPr>
        <w:sectPr w:rsidR="00FB72C8" w:rsidSect="00AB25EF">
          <w:type w:val="continuous"/>
          <w:pgSz w:w="12240" w:h="15840"/>
          <w:pgMar w:top="1440" w:right="1800" w:bottom="1440" w:left="1800" w:header="708" w:footer="708" w:gutter="0"/>
          <w:cols w:space="708"/>
          <w:docGrid w:linePitch="360"/>
        </w:sectPr>
      </w:pPr>
    </w:p>
    <w:p w14:paraId="59A63CD6" w14:textId="77777777" w:rsidR="002A6322" w:rsidRDefault="002A6322" w:rsidP="002A6322">
      <w:pPr>
        <w:pStyle w:val="Heading3"/>
      </w:pPr>
      <w:bookmarkStart w:id="2733" w:name="_Toc54196424"/>
      <w:r>
        <w:lastRenderedPageBreak/>
        <w:t>Acolyte</w:t>
      </w:r>
      <w:bookmarkEnd w:id="2733"/>
    </w:p>
    <w:p w14:paraId="5978BB8D" w14:textId="77777777" w:rsidR="00FB72C8" w:rsidRDefault="00FB72C8" w:rsidP="00A503F8">
      <w:pPr>
        <w:sectPr w:rsidR="00FB72C8" w:rsidSect="00FB72C8">
          <w:type w:val="continuous"/>
          <w:pgSz w:w="12240" w:h="15840"/>
          <w:pgMar w:top="1440" w:right="1800" w:bottom="1440" w:left="1800" w:header="708" w:footer="708" w:gutter="0"/>
          <w:cols w:space="708"/>
          <w:docGrid w:linePitch="360"/>
        </w:sectPr>
      </w:pPr>
    </w:p>
    <w:p w14:paraId="07BFF9F3" w14:textId="77777777" w:rsidR="002A6322" w:rsidRDefault="0057162E" w:rsidP="0057162E">
      <w:r>
        <w:lastRenderedPageBreak/>
        <w:t>You are a</w:t>
      </w:r>
      <w:r w:rsidR="002A6322" w:rsidRPr="002A6322">
        <w:t xml:space="preserve"> religious devotee. Acolytes tend to live somewhat sheltered lives as priests and aides in major religions, until the call to adventure sounds.</w:t>
      </w:r>
      <w:r w:rsidR="00A503F8">
        <w:t xml:space="preserve"> Acolytes serving in the Church of the Holy Light are most common, but there are also other faiths with established hierarchies, such as the Troll faith in the Loa.</w:t>
      </w:r>
    </w:p>
    <w:p w14:paraId="6AE49E11" w14:textId="77777777" w:rsidR="002A6322" w:rsidRDefault="002A6322"/>
    <w:p w14:paraId="5F90D441" w14:textId="77777777" w:rsidR="002A6322" w:rsidRPr="002A6322" w:rsidRDefault="002A6322" w:rsidP="002A6322">
      <w:pPr>
        <w:rPr>
          <w:b/>
          <w:bCs/>
        </w:rPr>
      </w:pPr>
      <w:r>
        <w:rPr>
          <w:b/>
          <w:bCs/>
        </w:rPr>
        <w:t>Variant Acolyte: Cultist</w:t>
      </w:r>
    </w:p>
    <w:p w14:paraId="522BB8F9" w14:textId="77777777" w:rsidR="002A6322" w:rsidRDefault="002A6322" w:rsidP="00C8297A">
      <w:r>
        <w:t xml:space="preserve">You have dedicated your life (and very soul) to the service of a cult. This could be anything from </w:t>
      </w:r>
      <w:r w:rsidR="00A503F8">
        <w:t xml:space="preserve">a benign </w:t>
      </w:r>
      <w:r>
        <w:t>splinter organization away from the main church</w:t>
      </w:r>
      <w:r w:rsidR="00A503F8">
        <w:t xml:space="preserve"> of the Holy Light</w:t>
      </w:r>
      <w:r>
        <w:t xml:space="preserve"> to the dark Cult of the Damned, various demon cults</w:t>
      </w:r>
      <w:r w:rsidR="00A503F8">
        <w:t xml:space="preserve"> (such as with many orcish clans)</w:t>
      </w:r>
      <w:r>
        <w:t xml:space="preserve">, the Cult of Shadow, among others. </w:t>
      </w:r>
      <w:r w:rsidR="00A503F8">
        <w:t xml:space="preserve">With this variant, you are trained in hiding your faith </w:t>
      </w:r>
      <w:r w:rsidR="00C8297A">
        <w:t xml:space="preserve">and loyalties </w:t>
      </w:r>
      <w:r w:rsidR="00A503F8">
        <w:t xml:space="preserve">from others. </w:t>
      </w:r>
      <w:r w:rsidR="00C8297A">
        <w:t xml:space="preserve">You may also be part of the Shadow Council, venerating the Old Gods. </w:t>
      </w:r>
    </w:p>
    <w:p w14:paraId="72640FDB" w14:textId="77777777" w:rsidR="002A6322" w:rsidRDefault="00A503F8" w:rsidP="00A503F8">
      <w:r>
        <w:t xml:space="preserve">Rather than training in Insight and Religion, you may exchange one of the proficiencies with Deception or Intimidation. </w:t>
      </w:r>
    </w:p>
    <w:p w14:paraId="03C137E1" w14:textId="77777777" w:rsidR="002A6322" w:rsidRDefault="002A6322" w:rsidP="002A6322"/>
    <w:p w14:paraId="268954D5" w14:textId="77777777" w:rsidR="002A6322" w:rsidRDefault="002A6322" w:rsidP="002A6322">
      <w:pPr>
        <w:rPr>
          <w:b/>
          <w:bCs/>
        </w:rPr>
      </w:pPr>
      <w:r>
        <w:rPr>
          <w:b/>
          <w:bCs/>
        </w:rPr>
        <w:t>Variant Acolyte: Sister of Elune</w:t>
      </w:r>
    </w:p>
    <w:p w14:paraId="7D883BA7" w14:textId="77777777" w:rsidR="002A6322" w:rsidRDefault="002A6322" w:rsidP="00A503F8">
      <w:r>
        <w:t xml:space="preserve">You are part of the Sisterhood of Elune, a matriarchal religious/military organization </w:t>
      </w:r>
      <w:r>
        <w:lastRenderedPageBreak/>
        <w:t>that holds great sway in Night Elven society. The sisterhood is the gate</w:t>
      </w:r>
      <w:r w:rsidR="00A503F8">
        <w:t>way</w:t>
      </w:r>
      <w:r>
        <w:t xml:space="preserve"> </w:t>
      </w:r>
      <w:r w:rsidR="00A503F8">
        <w:t>of a night elven sister joining the priesthood of Elune (becoming a Priestess</w:t>
      </w:r>
      <w:r>
        <w:t xml:space="preserve"> of the Moon), or a </w:t>
      </w:r>
      <w:r w:rsidR="00A503F8">
        <w:t xml:space="preserve">member of the </w:t>
      </w:r>
      <w:r>
        <w:t>Watcher</w:t>
      </w:r>
      <w:r w:rsidR="00A503F8">
        <w:t>s organization</w:t>
      </w:r>
      <w:r>
        <w:t>. Elite Watchers are elevated to being Wardens, legendary jailors of the enemies of Night Elven society.</w:t>
      </w:r>
    </w:p>
    <w:p w14:paraId="6E65726C" w14:textId="77777777" w:rsidR="00A503F8" w:rsidRDefault="00A503F8" w:rsidP="00A503F8">
      <w:r>
        <w:t xml:space="preserve">Rather than training in Insight and Religion, you may exchange one of the proficiencies with Stealth. Also, rather than having 5 sticks of incense, you instead have an insignia of rank in the priesthood, and a bow of your choice that was the tool of your training in the favored weapon of the moon goddess. </w:t>
      </w:r>
    </w:p>
    <w:p w14:paraId="44E383B5" w14:textId="77777777" w:rsidR="002A6322" w:rsidRDefault="002A6322"/>
    <w:p w14:paraId="674094F0" w14:textId="77777777" w:rsidR="00A503F8" w:rsidRDefault="00A503F8" w:rsidP="004504DA">
      <w:pPr>
        <w:pStyle w:val="Heading3"/>
      </w:pPr>
      <w:bookmarkStart w:id="2734" w:name="_Toc54196425"/>
      <w:r>
        <w:t>Charlatan</w:t>
      </w:r>
      <w:bookmarkEnd w:id="2734"/>
    </w:p>
    <w:p w14:paraId="339EA164" w14:textId="77777777" w:rsidR="00A503F8" w:rsidRDefault="0057162E" w:rsidP="00A503F8">
      <w:r>
        <w:t>You are a</w:t>
      </w:r>
      <w:r w:rsidR="00A503F8">
        <w:t xml:space="preserve"> special sort of criminal who specializes in taking advantage of others. Charlatans tend to live in urbanized areas where they have many marks (targets) and areas where they can retreat if discovered. </w:t>
      </w:r>
    </w:p>
    <w:p w14:paraId="67A249E0" w14:textId="77777777" w:rsidR="00A503F8" w:rsidRDefault="00A503F8" w:rsidP="00A503F8"/>
    <w:p w14:paraId="57F8FA54" w14:textId="77777777" w:rsidR="00A503F8" w:rsidRDefault="00A503F8" w:rsidP="00765E85">
      <w:r>
        <w:t xml:space="preserve">Anyone can become a charlatan, but they are common among human cities due to their urban nature. </w:t>
      </w:r>
    </w:p>
    <w:p w14:paraId="05A84E32" w14:textId="77777777" w:rsidR="00A503F8" w:rsidRDefault="00A503F8" w:rsidP="00A503F8"/>
    <w:p w14:paraId="24CC9A4D" w14:textId="77777777" w:rsidR="00765E85" w:rsidRDefault="00765E85" w:rsidP="004504DA">
      <w:pPr>
        <w:pStyle w:val="Heading3"/>
      </w:pPr>
      <w:bookmarkStart w:id="2735" w:name="_Toc54196426"/>
      <w:r>
        <w:t>Criminal</w:t>
      </w:r>
      <w:bookmarkEnd w:id="2735"/>
    </w:p>
    <w:p w14:paraId="5848300C" w14:textId="77777777" w:rsidR="00765E85" w:rsidRDefault="0057162E" w:rsidP="0057162E">
      <w:r>
        <w:lastRenderedPageBreak/>
        <w:t>You are a criminal—</w:t>
      </w:r>
      <w:r w:rsidR="00765E85">
        <w:t>who breaks the law for fun and profit. Criminals come from every walk of life and every type of environment, and they range from petty thievery to outright murder</w:t>
      </w:r>
      <w:r w:rsidR="00BC2D7E">
        <w:t xml:space="preserve"> and assassinations</w:t>
      </w:r>
      <w:r w:rsidR="00765E85">
        <w:t>.</w:t>
      </w:r>
    </w:p>
    <w:p w14:paraId="64681F6A" w14:textId="77777777" w:rsidR="00BC2D7E" w:rsidRDefault="00BC2D7E" w:rsidP="00765E85"/>
    <w:p w14:paraId="098A044C" w14:textId="77777777" w:rsidR="004504DA" w:rsidRPr="00765E85" w:rsidRDefault="00765E85" w:rsidP="00765E85">
      <w:pPr>
        <w:rPr>
          <w:b/>
          <w:bCs/>
        </w:rPr>
      </w:pPr>
      <w:r>
        <w:rPr>
          <w:b/>
          <w:bCs/>
        </w:rPr>
        <w:t xml:space="preserve">Variant Criminal: </w:t>
      </w:r>
      <w:r w:rsidR="004504DA" w:rsidRPr="00765E85">
        <w:rPr>
          <w:b/>
          <w:bCs/>
        </w:rPr>
        <w:t>Operative</w:t>
      </w:r>
    </w:p>
    <w:p w14:paraId="0ED38279" w14:textId="77777777" w:rsidR="00765E85" w:rsidRDefault="004504DA" w:rsidP="00765E85">
      <w:r>
        <w:t xml:space="preserve">You are part of a state or organization’s intelligence force. Operatives may belong to the Stormwind’s SI:7, the Defias Brotherhood’s operation cells, Ravenholdt, the Shadow Council’s eyes and ears, or the </w:t>
      </w:r>
      <w:r w:rsidR="00765E85">
        <w:t>Alterac</w:t>
      </w:r>
      <w:r>
        <w:t xml:space="preserve"> Syndicate. </w:t>
      </w:r>
    </w:p>
    <w:p w14:paraId="63410B89" w14:textId="77777777" w:rsidR="004504DA" w:rsidRDefault="00765E85" w:rsidP="0057162E">
      <w:r>
        <w:t xml:space="preserve">Operatives act in the shadows or in brief flashes of activity to complete a critical mission, before retreating to safe houses and deliver their quarry, whether it be information or proof of a kill. </w:t>
      </w:r>
    </w:p>
    <w:p w14:paraId="51646DB8" w14:textId="77777777" w:rsidR="00EB5F11" w:rsidRPr="00BC2D7E" w:rsidRDefault="00EB5F11" w:rsidP="00EB5F11">
      <w:pPr>
        <w:rPr>
          <w:b/>
          <w:bCs/>
        </w:rPr>
      </w:pPr>
      <w:r w:rsidRPr="00BC2D7E">
        <w:rPr>
          <w:b/>
          <w:bCs/>
        </w:rPr>
        <w:lastRenderedPageBreak/>
        <w:t xml:space="preserve">Variant Criminal: </w:t>
      </w:r>
      <w:r>
        <w:rPr>
          <w:b/>
          <w:bCs/>
        </w:rPr>
        <w:t xml:space="preserve">Undead </w:t>
      </w:r>
      <w:r w:rsidRPr="00BC2D7E">
        <w:rPr>
          <w:b/>
          <w:bCs/>
        </w:rPr>
        <w:t>Deathstalker (Forsaken only)</w:t>
      </w:r>
    </w:p>
    <w:p w14:paraId="14D21BB7" w14:textId="77777777" w:rsidR="00EB5F11" w:rsidRDefault="00EB5F11" w:rsidP="00EB5F11">
      <w:r>
        <w:t xml:space="preserve">You are part of the Forsaken Order of Deathstalkers, an elite guard that also doubles as a guild of assassins that serve the Banshee Queen and her advisors. Deathstalkers are skilled assassins who utilize their undead nature in conducting infiltrations and assassinations.  </w:t>
      </w:r>
    </w:p>
    <w:p w14:paraId="5B7DF639" w14:textId="77777777" w:rsidR="00EB5F11" w:rsidRDefault="00EB5F11" w:rsidP="00EB5F11"/>
    <w:p w14:paraId="0A5BD222" w14:textId="77777777" w:rsidR="00EB5F11" w:rsidRPr="00EB5F11" w:rsidRDefault="00EB5F11" w:rsidP="00EB5F11">
      <w:pPr>
        <w:rPr>
          <w:b/>
          <w:bCs/>
        </w:rPr>
      </w:pPr>
      <w:r>
        <w:rPr>
          <w:b/>
          <w:bCs/>
        </w:rPr>
        <w:t>Deathstalker Test</w:t>
      </w:r>
    </w:p>
    <w:p w14:paraId="7F992BA1" w14:textId="77777777" w:rsidR="00EB5F11" w:rsidRDefault="00EB5F11" w:rsidP="00EB5F11">
      <w:r>
        <w:t xml:space="preserve">Becoming a Deathstalker is a deadly mission in of itself. The test given to prospective Deathstalkers usually tests their patience, cunning, or strength, and are tailored to reveal the limits applicant’s strengths and how far they will go for the Banshee Queen and the Forsaken. </w:t>
      </w:r>
    </w:p>
    <w:p w14:paraId="322BB20E" w14:textId="77777777" w:rsidR="00C8297A" w:rsidRDefault="00C8297A" w:rsidP="00EB5F11">
      <w:pPr>
        <w:sectPr w:rsidR="00C8297A" w:rsidSect="00C8297A">
          <w:type w:val="continuous"/>
          <w:pgSz w:w="12240" w:h="15840"/>
          <w:pgMar w:top="1440" w:right="1800" w:bottom="1440" w:left="1800" w:header="708" w:footer="708" w:gutter="0"/>
          <w:cols w:num="2" w:space="708"/>
          <w:docGrid w:linePitch="360"/>
        </w:sectPr>
      </w:pPr>
    </w:p>
    <w:p w14:paraId="515A9296" w14:textId="77777777" w:rsidR="00EB5F11" w:rsidRPr="00EB5F11" w:rsidRDefault="00EB5F11" w:rsidP="00EB5F11"/>
    <w:p w14:paraId="1AB6539E" w14:textId="77777777" w:rsidR="00EB5F11" w:rsidRDefault="00EB5F11" w:rsidP="00EB5F11">
      <w:pPr>
        <w:rPr>
          <w:b/>
          <w:bCs/>
        </w:rPr>
      </w:pPr>
      <w:r>
        <w:rPr>
          <w:b/>
          <w:bCs/>
        </w:rPr>
        <w:t>d6</w:t>
      </w:r>
      <w:r>
        <w:rPr>
          <w:b/>
          <w:bCs/>
        </w:rPr>
        <w:tab/>
        <w:t>Test</w:t>
      </w:r>
    </w:p>
    <w:p w14:paraId="5FB2A70B" w14:textId="77777777" w:rsidR="00EB5F11" w:rsidRPr="00F00B80" w:rsidRDefault="00EB5F11" w:rsidP="00EB5F11">
      <w:r w:rsidRPr="00F00B80">
        <w:t>1</w:t>
      </w:r>
      <w:r>
        <w:tab/>
        <w:t>Assassinate an enemy (scarlet crusader, alliance spy, or a scourge necromancer)</w:t>
      </w:r>
    </w:p>
    <w:p w14:paraId="63BF383F" w14:textId="77777777" w:rsidR="00EB5F11" w:rsidRPr="00F00B80" w:rsidRDefault="00EB5F11" w:rsidP="00EB5F11">
      <w:r w:rsidRPr="00F00B80">
        <w:t>2</w:t>
      </w:r>
      <w:r>
        <w:tab/>
        <w:t>Track and apprehend infiltrators to Forsaken society or leadership</w:t>
      </w:r>
    </w:p>
    <w:p w14:paraId="39DDAE44" w14:textId="77777777" w:rsidR="00EB5F11" w:rsidRPr="00F00B80" w:rsidRDefault="00EB5F11" w:rsidP="00EB5F11">
      <w:r w:rsidRPr="00F00B80">
        <w:t>3</w:t>
      </w:r>
      <w:r>
        <w:tab/>
        <w:t>Deliver a critical message through hostile territory</w:t>
      </w:r>
    </w:p>
    <w:p w14:paraId="08733754" w14:textId="77777777" w:rsidR="00EB5F11" w:rsidRPr="00F00B80" w:rsidRDefault="00EB5F11" w:rsidP="00EB5F11">
      <w:r w:rsidRPr="00F00B80">
        <w:t>4</w:t>
      </w:r>
      <w:r>
        <w:tab/>
        <w:t>Retrieve the head of a fallen Deathstalker agent</w:t>
      </w:r>
    </w:p>
    <w:p w14:paraId="471E5613" w14:textId="77777777" w:rsidR="00EB5F11" w:rsidRPr="00F00B80" w:rsidRDefault="00EB5F11" w:rsidP="00EB5F11">
      <w:r w:rsidRPr="00F00B80">
        <w:t>5</w:t>
      </w:r>
      <w:r>
        <w:tab/>
        <w:t xml:space="preserve">Infiltrate, sabotage, or conduct reconnaissance on an enemy of the Forsaken </w:t>
      </w:r>
    </w:p>
    <w:p w14:paraId="71D8F875" w14:textId="77777777" w:rsidR="00EB5F11" w:rsidRPr="00F00B80" w:rsidRDefault="00EB5F11" w:rsidP="00EB5F11">
      <w:r w:rsidRPr="00F00B80">
        <w:t>6</w:t>
      </w:r>
      <w:r>
        <w:tab/>
        <w:t>Guard an ally of the Forsaken against assassination without them realizing it</w:t>
      </w:r>
    </w:p>
    <w:p w14:paraId="2BC08D60" w14:textId="77777777" w:rsidR="00EB5F11" w:rsidRDefault="00EB5F11" w:rsidP="00EB5F11"/>
    <w:p w14:paraId="14FC72DF" w14:textId="77777777" w:rsidR="00C8297A" w:rsidRDefault="00C8297A" w:rsidP="00EB5F11">
      <w:pPr>
        <w:sectPr w:rsidR="00C8297A" w:rsidSect="00AB25EF">
          <w:type w:val="continuous"/>
          <w:pgSz w:w="12240" w:h="15840"/>
          <w:pgMar w:top="1440" w:right="1800" w:bottom="1440" w:left="1800" w:header="708" w:footer="708" w:gutter="0"/>
          <w:cols w:space="708"/>
          <w:docGrid w:linePitch="360"/>
        </w:sectPr>
      </w:pPr>
    </w:p>
    <w:p w14:paraId="33CF8411" w14:textId="77777777" w:rsidR="00EB5F11" w:rsidRDefault="00773BF8" w:rsidP="00EB5F11">
      <w:r>
        <w:lastRenderedPageBreak/>
        <w:t>Y</w:t>
      </w:r>
      <w:r w:rsidR="00EB5F11">
        <w:t>ou may start with a dagger that doubles as a signet of rank (called the Shadowstalker)</w:t>
      </w:r>
      <w:r w:rsidR="0057162E">
        <w:t>, and one memento of your Deathstalker test</w:t>
      </w:r>
      <w:r w:rsidR="00EB5F11">
        <w:t xml:space="preserve">. </w:t>
      </w:r>
    </w:p>
    <w:p w14:paraId="3B0A5CB6" w14:textId="77777777" w:rsidR="00EB5F11" w:rsidRPr="00F00B80" w:rsidRDefault="00EB5F11" w:rsidP="00EB5F11">
      <w:r>
        <w:t xml:space="preserve"> </w:t>
      </w:r>
    </w:p>
    <w:p w14:paraId="17939879" w14:textId="7525CAA2" w:rsidR="00EB5F11" w:rsidRDefault="00EB5F11" w:rsidP="00EB5F11">
      <w:pPr>
        <w:rPr>
          <w:b/>
          <w:bCs/>
        </w:rPr>
      </w:pPr>
      <w:r>
        <w:rPr>
          <w:b/>
          <w:bCs/>
        </w:rPr>
        <w:t>Variant Feature</w:t>
      </w:r>
      <w:ins w:id="2736" w:author="Admin" w:date="2021-09-20T12:06:00Z">
        <w:r w:rsidR="0091008E">
          <w:rPr>
            <w:b/>
            <w:bCs/>
          </w:rPr>
          <w:t xml:space="preserve"> (Undead Deathstalker)</w:t>
        </w:r>
      </w:ins>
      <w:r>
        <w:rPr>
          <w:b/>
          <w:bCs/>
        </w:rPr>
        <w:t>: Undead Stalker</w:t>
      </w:r>
    </w:p>
    <w:p w14:paraId="144D1215" w14:textId="77777777" w:rsidR="00EB5F11" w:rsidRDefault="00EB5F11" w:rsidP="00EB5F11">
      <w:r>
        <w:t>When conducting a mission, you intuitively know how to utilize your undead nature for best effect, recognizing and easily applying unusual tactics such as waiting underwater for hours before leaping out for a kill, staking out a position for days or even weeks without sleep, or tracking in hostile terrains without tire or need to eat.</w:t>
      </w:r>
    </w:p>
    <w:p w14:paraId="6BBB64FA" w14:textId="77777777" w:rsidR="00EB5F11" w:rsidRDefault="00EB5F11" w:rsidP="00EB5F11">
      <w:r>
        <w:t xml:space="preserve">Furthermore, hidden agents loyal to the Deathstalkers or the Forsaken recognize your authority and influence, and they defer to you if they are of a lower rank. You can invoke your rank to exert influence over other members and requisition simple equipment or horses for temporary use. You can also usually gain access to friendly </w:t>
      </w:r>
      <w:r>
        <w:lastRenderedPageBreak/>
        <w:t xml:space="preserve">military encampments and fortresses where your rank is recognized. Hidden shelters of the Deathstalkers are found all over the world in places where the Forsaken are active. </w:t>
      </w:r>
    </w:p>
    <w:p w14:paraId="0F1DB140" w14:textId="77777777" w:rsidR="00EB5F11" w:rsidRDefault="00EB5F11" w:rsidP="00EB5F11"/>
    <w:p w14:paraId="0125A36B" w14:textId="6D5FA896" w:rsidR="00EB5F11" w:rsidRPr="00EB5F11" w:rsidRDefault="00EB5F11" w:rsidP="000E20B1">
      <w:pPr>
        <w:rPr>
          <w:b/>
          <w:bCs/>
        </w:rPr>
      </w:pPr>
      <w:r>
        <w:rPr>
          <w:b/>
          <w:bCs/>
        </w:rPr>
        <w:t xml:space="preserve">Variant </w:t>
      </w:r>
      <w:r w:rsidR="000E20B1">
        <w:rPr>
          <w:b/>
          <w:bCs/>
        </w:rPr>
        <w:t>Criminal</w:t>
      </w:r>
      <w:ins w:id="2737" w:author="Admin" w:date="2021-09-20T12:06:00Z">
        <w:r w:rsidR="0091008E">
          <w:rPr>
            <w:b/>
            <w:bCs/>
          </w:rPr>
          <w:t xml:space="preserve"> (Operative)</w:t>
        </w:r>
      </w:ins>
      <w:r>
        <w:rPr>
          <w:b/>
          <w:bCs/>
        </w:rPr>
        <w:t xml:space="preserve">: </w:t>
      </w:r>
      <w:r w:rsidRPr="00EB5F11">
        <w:rPr>
          <w:b/>
          <w:bCs/>
        </w:rPr>
        <w:t xml:space="preserve">Uncrowned </w:t>
      </w:r>
    </w:p>
    <w:p w14:paraId="1BFAF812" w14:textId="77777777" w:rsidR="00EB5F11" w:rsidRDefault="00EB5F11" w:rsidP="00EB5F11">
      <w:r w:rsidRPr="00EB5F11">
        <w:t xml:space="preserve">The Uncrowned is a secret </w:t>
      </w:r>
      <w:r>
        <w:t xml:space="preserve">society </w:t>
      </w:r>
      <w:r w:rsidRPr="00EB5F11">
        <w:t xml:space="preserve">who claim to be "the slayers of kings, the downfall of empires, </w:t>
      </w:r>
      <w:r w:rsidR="000E20B1">
        <w:t xml:space="preserve">and </w:t>
      </w:r>
      <w:r w:rsidRPr="00EB5F11">
        <w:t>the unseen blades that write the true history of this world."</w:t>
      </w:r>
      <w:r>
        <w:t xml:space="preserve"> Besides their role as a secret society, the Uncrowned also guard the world against the threats that seek to destroy it to preserve their interests.</w:t>
      </w:r>
    </w:p>
    <w:p w14:paraId="060B86DD" w14:textId="77777777" w:rsidR="00EB5F11" w:rsidRDefault="00EB5F11" w:rsidP="00EB5F11">
      <w:r>
        <w:t>As part of the Uncrowned, you appear as a member of any other faction in Azeroth, such as a member of Ravenholdt, SI:7, or one of the many pirate organizations (such as Bloodsail Buccaneers).</w:t>
      </w:r>
    </w:p>
    <w:p w14:paraId="03416D5F" w14:textId="77777777" w:rsidR="00EB5F11" w:rsidRDefault="00EB5F11" w:rsidP="00EB5F11"/>
    <w:p w14:paraId="000D7D44" w14:textId="350323C1" w:rsidR="00EB5F11" w:rsidRPr="00EB5F11" w:rsidRDefault="00EB5F11" w:rsidP="000E20B1">
      <w:pPr>
        <w:rPr>
          <w:b/>
          <w:bCs/>
        </w:rPr>
      </w:pPr>
      <w:r>
        <w:rPr>
          <w:b/>
          <w:bCs/>
        </w:rPr>
        <w:t>Variant Feature</w:t>
      </w:r>
      <w:ins w:id="2738" w:author="Admin" w:date="2021-09-20T12:06:00Z">
        <w:r w:rsidR="0091008E">
          <w:rPr>
            <w:b/>
            <w:bCs/>
          </w:rPr>
          <w:t xml:space="preserve"> (Operative)</w:t>
        </w:r>
      </w:ins>
      <w:r>
        <w:rPr>
          <w:b/>
          <w:bCs/>
        </w:rPr>
        <w:t>: Agent</w:t>
      </w:r>
      <w:r w:rsidR="000E20B1">
        <w:rPr>
          <w:b/>
          <w:bCs/>
        </w:rPr>
        <w:t xml:space="preserve"> of Suspect Loyalty</w:t>
      </w:r>
    </w:p>
    <w:p w14:paraId="208B47D3" w14:textId="77777777" w:rsidR="00EB5F11" w:rsidRDefault="00EB5F11" w:rsidP="000E20B1">
      <w:r w:rsidRPr="00EB5F11">
        <w:lastRenderedPageBreak/>
        <w:t>You are</w:t>
      </w:r>
      <w:r>
        <w:t xml:space="preserve"> treated as a trusted member of two </w:t>
      </w:r>
      <w:r w:rsidR="000E20B1">
        <w:t xml:space="preserve">or more </w:t>
      </w:r>
      <w:r>
        <w:t xml:space="preserve">organizations at once, serving two intelligence organizations, one of which must be the Uncrowned. The other organization may know or be ignorant to the fact that you are a double spy. If they are aware, they may believe (due to your actions and decisions) that they are playing the other agency, while the Uncrowned believe the same. </w:t>
      </w:r>
      <w:r w:rsidR="000E20B1">
        <w:t xml:space="preserve">You have the training to relax suspicions towards actions that benefit one agency over another when facing common agents of either organizations. </w:t>
      </w:r>
    </w:p>
    <w:p w14:paraId="1A4F3FA1" w14:textId="77777777" w:rsidR="00EB5F11" w:rsidRDefault="00EB5F11" w:rsidP="000E20B1">
      <w:r>
        <w:t xml:space="preserve">As a double agent, your life is risky but rewarding if you play your cards right—after all, </w:t>
      </w:r>
      <w:r w:rsidR="000E20B1">
        <w:t>who knows your true loyalties but yourself?</w:t>
      </w:r>
    </w:p>
    <w:p w14:paraId="6D48C9C5" w14:textId="77777777" w:rsidR="00C8297A" w:rsidRDefault="00C8297A" w:rsidP="000E20B1"/>
    <w:p w14:paraId="1C7172F2" w14:textId="77777777" w:rsidR="00765E85" w:rsidRDefault="00765E85" w:rsidP="00FD7A3E">
      <w:pPr>
        <w:pStyle w:val="Heading3"/>
      </w:pPr>
      <w:bookmarkStart w:id="2739" w:name="_Toc54196427"/>
      <w:r>
        <w:t>Entertainer</w:t>
      </w:r>
      <w:bookmarkEnd w:id="2739"/>
    </w:p>
    <w:p w14:paraId="47536270" w14:textId="77777777" w:rsidR="00765E85" w:rsidRDefault="0057162E" w:rsidP="00765E85">
      <w:r>
        <w:t xml:space="preserve">You are an </w:t>
      </w:r>
      <w:r w:rsidR="00765E85" w:rsidRPr="00765E85">
        <w:t>actor, singer, dancer or other who provides enjoyment through their performances to others. Every culture enjoys the entertainer’s work</w:t>
      </w:r>
      <w:r w:rsidR="00765E85">
        <w:t xml:space="preserve">. </w:t>
      </w:r>
    </w:p>
    <w:p w14:paraId="64F44930" w14:textId="77777777" w:rsidR="00765E85" w:rsidRDefault="00765E85" w:rsidP="00765E85"/>
    <w:p w14:paraId="0AA8A2DD" w14:textId="77777777" w:rsidR="00765E85" w:rsidRPr="00765E85" w:rsidRDefault="00765E85" w:rsidP="00765E85">
      <w:pPr>
        <w:rPr>
          <w:b/>
          <w:bCs/>
        </w:rPr>
      </w:pPr>
      <w:r w:rsidRPr="00765E85">
        <w:rPr>
          <w:b/>
          <w:bCs/>
        </w:rPr>
        <w:t>Variant Entertainer: Darkmoon Theater Troupe</w:t>
      </w:r>
      <w:r>
        <w:rPr>
          <w:b/>
          <w:bCs/>
        </w:rPr>
        <w:t xml:space="preserve"> Member</w:t>
      </w:r>
    </w:p>
    <w:p w14:paraId="027CA565" w14:textId="77777777" w:rsidR="00765E85" w:rsidRDefault="00765E85" w:rsidP="00765E85">
      <w:r w:rsidRPr="00765E85">
        <w:t>The Darkmoon Faire showcases the weird and extraordinary</w:t>
      </w:r>
      <w:r>
        <w:t xml:space="preserve"> once a month</w:t>
      </w:r>
      <w:r w:rsidRPr="00765E85">
        <w:t>. Gathering the exotic from around the world, Silas Darkmoon presents the Darkmoon Faire as a celebration of the wonders and mysteries found in Azeroth. The faire spends most of its time in parts unknown but is available from time to time by accessing portals in Elwynn Forest and Mulgore</w:t>
      </w:r>
      <w:r>
        <w:t>, which are teleportation circles conjured by forces (apparently) unknown to Darkmoon Isle</w:t>
      </w:r>
      <w:r w:rsidRPr="00765E85">
        <w:t>.</w:t>
      </w:r>
      <w:r>
        <w:t xml:space="preserve"> </w:t>
      </w:r>
    </w:p>
    <w:p w14:paraId="02E1D482" w14:textId="77777777" w:rsidR="00765E85" w:rsidRDefault="00765E85" w:rsidP="00765E85">
      <w:r>
        <w:t xml:space="preserve">It often takes three days to set up the new attractions (from exotic vendors selling alien mounts and magic item shops, to being launched from the Darkmoon Cannon to win tokens), and remains active for one week—afterwards, the portals close, and the faire goes on the move once more. </w:t>
      </w:r>
    </w:p>
    <w:p w14:paraId="2CA23747" w14:textId="77777777" w:rsidR="00765E85" w:rsidRPr="00765E85" w:rsidRDefault="00765E85" w:rsidP="00765E85"/>
    <w:p w14:paraId="662F642B" w14:textId="77777777" w:rsidR="00765E85" w:rsidRPr="00765E85" w:rsidRDefault="00765E85" w:rsidP="00765E85">
      <w:pPr>
        <w:rPr>
          <w:i/>
          <w:iCs/>
        </w:rPr>
      </w:pPr>
      <w:r w:rsidRPr="00765E85">
        <w:rPr>
          <w:i/>
          <w:iCs/>
        </w:rPr>
        <w:t>Ahead of You, Down the Path</w:t>
      </w:r>
    </w:p>
    <w:p w14:paraId="4322C5D3" w14:textId="77777777" w:rsidR="00765E85" w:rsidRPr="00765E85" w:rsidRDefault="00765E85" w:rsidP="00765E85">
      <w:pPr>
        <w:rPr>
          <w:i/>
          <w:iCs/>
        </w:rPr>
      </w:pPr>
      <w:r w:rsidRPr="00765E85">
        <w:rPr>
          <w:i/>
          <w:iCs/>
        </w:rPr>
        <w:t>A Majestic, Magical Faire!</w:t>
      </w:r>
    </w:p>
    <w:p w14:paraId="280C0153" w14:textId="77777777" w:rsidR="00765E85" w:rsidRPr="00765E85" w:rsidRDefault="00765E85" w:rsidP="00765E85">
      <w:pPr>
        <w:rPr>
          <w:i/>
          <w:iCs/>
        </w:rPr>
      </w:pPr>
      <w:r w:rsidRPr="00765E85">
        <w:rPr>
          <w:i/>
          <w:iCs/>
        </w:rPr>
        <w:t>Ignore the Darkened, Eerie Woods</w:t>
      </w:r>
    </w:p>
    <w:p w14:paraId="6F9BA68A" w14:textId="77777777" w:rsidR="00765E85" w:rsidRPr="00765E85" w:rsidRDefault="00765E85" w:rsidP="00765E85">
      <w:pPr>
        <w:rPr>
          <w:i/>
          <w:iCs/>
        </w:rPr>
      </w:pPr>
      <w:r w:rsidRPr="00765E85">
        <w:rPr>
          <w:i/>
          <w:iCs/>
        </w:rPr>
        <w:lastRenderedPageBreak/>
        <w:t>Ignore the Eyes That Blink and Stare</w:t>
      </w:r>
    </w:p>
    <w:p w14:paraId="4150F0B9" w14:textId="77777777" w:rsidR="00765E85" w:rsidRPr="00765E85" w:rsidRDefault="00765E85" w:rsidP="00765E85">
      <w:pPr>
        <w:rPr>
          <w:i/>
          <w:iCs/>
        </w:rPr>
      </w:pPr>
      <w:r w:rsidRPr="00765E85">
        <w:rPr>
          <w:i/>
          <w:iCs/>
        </w:rPr>
        <w:t>Fun &amp; Games &amp; Wondrous Sights!</w:t>
      </w:r>
    </w:p>
    <w:p w14:paraId="592FB4F5" w14:textId="77777777" w:rsidR="00765E85" w:rsidRPr="00765E85" w:rsidRDefault="00765E85" w:rsidP="00765E85">
      <w:pPr>
        <w:rPr>
          <w:i/>
          <w:iCs/>
        </w:rPr>
      </w:pPr>
      <w:r w:rsidRPr="00765E85">
        <w:rPr>
          <w:i/>
          <w:iCs/>
        </w:rPr>
        <w:t>Music &amp; Fireworks to Light up the Night!</w:t>
      </w:r>
    </w:p>
    <w:p w14:paraId="163E0D59" w14:textId="77777777" w:rsidR="00765E85" w:rsidRPr="00765E85" w:rsidRDefault="00765E85" w:rsidP="00765E85">
      <w:pPr>
        <w:rPr>
          <w:i/>
          <w:iCs/>
        </w:rPr>
      </w:pPr>
      <w:r w:rsidRPr="00765E85">
        <w:rPr>
          <w:i/>
          <w:iCs/>
        </w:rPr>
        <w:t>Do Not Stop! You're Nearly There!</w:t>
      </w:r>
    </w:p>
    <w:p w14:paraId="6592C9D9" w14:textId="77777777" w:rsidR="00765E85" w:rsidRPr="00765E85" w:rsidRDefault="00765E85" w:rsidP="00765E85">
      <w:pPr>
        <w:rPr>
          <w:i/>
          <w:iCs/>
        </w:rPr>
      </w:pPr>
      <w:r w:rsidRPr="00765E85">
        <w:rPr>
          <w:i/>
          <w:iCs/>
        </w:rPr>
        <w:t>Behold, My Friend: THE DARKMOON FAIRE!</w:t>
      </w:r>
    </w:p>
    <w:p w14:paraId="4B5684B7" w14:textId="77777777" w:rsidR="006F4DB6" w:rsidRPr="006F4DB6" w:rsidRDefault="006F4DB6" w:rsidP="006F4DB6">
      <w:r>
        <w:t xml:space="preserve">- </w:t>
      </w:r>
      <w:r w:rsidRPr="006F4DB6">
        <w:t>Signs</w:t>
      </w:r>
      <w:r>
        <w:t xml:space="preserve"> along the road to Darkmoon Faire</w:t>
      </w:r>
    </w:p>
    <w:p w14:paraId="512E361F" w14:textId="77777777" w:rsidR="00765E85" w:rsidRDefault="00765E85" w:rsidP="00765E85">
      <w:pPr>
        <w:rPr>
          <w:ins w:id="2740" w:author="Admin" w:date="2021-10-02T21:27:00Z"/>
        </w:rPr>
      </w:pPr>
    </w:p>
    <w:p w14:paraId="63B01D93" w14:textId="687902B5" w:rsidR="005109E8" w:rsidRDefault="005109E8" w:rsidP="004752FB">
      <w:pPr>
        <w:rPr>
          <w:ins w:id="2741" w:author="Admin" w:date="2021-10-02T23:21:00Z"/>
        </w:rPr>
      </w:pPr>
      <w:ins w:id="2742" w:author="Admin" w:date="2021-10-02T21:27:00Z">
        <w:r>
          <w:t xml:space="preserve">Besides the normal Entertainer </w:t>
        </w:r>
      </w:ins>
      <w:ins w:id="2743" w:author="Admin" w:date="2021-10-02T23:22:00Z">
        <w:r w:rsidR="004752FB">
          <w:t>Routines</w:t>
        </w:r>
      </w:ins>
      <w:ins w:id="2744" w:author="Admin" w:date="2021-10-02T23:20:00Z">
        <w:r w:rsidR="004752FB">
          <w:t xml:space="preserve">, you may refer to the list below for </w:t>
        </w:r>
      </w:ins>
      <w:ins w:id="2745" w:author="Admin" w:date="2021-10-02T23:21:00Z">
        <w:r w:rsidR="004752FB">
          <w:t xml:space="preserve">Darkmoon Faire </w:t>
        </w:r>
      </w:ins>
      <w:ins w:id="2746" w:author="Admin" w:date="2021-10-02T23:22:00Z">
        <w:r w:rsidR="004752FB">
          <w:t>Routines</w:t>
        </w:r>
      </w:ins>
      <w:ins w:id="2747" w:author="Admin" w:date="2021-10-02T23:21:00Z">
        <w:r w:rsidR="004752FB">
          <w:t>.</w:t>
        </w:r>
      </w:ins>
    </w:p>
    <w:p w14:paraId="7E59CDF7" w14:textId="77777777" w:rsidR="004752FB" w:rsidRDefault="004752FB" w:rsidP="00765E85">
      <w:pPr>
        <w:rPr>
          <w:ins w:id="2748" w:author="Admin" w:date="2021-10-02T23:21:00Z"/>
        </w:rPr>
      </w:pPr>
    </w:p>
    <w:p w14:paraId="5A024D17" w14:textId="6B4CF2FD" w:rsidR="004752FB" w:rsidRPr="004752FB" w:rsidRDefault="004752FB" w:rsidP="004752FB">
      <w:pPr>
        <w:rPr>
          <w:ins w:id="2749" w:author="Admin" w:date="2021-10-02T23:21:00Z"/>
          <w:b/>
          <w:bCs/>
          <w:rPrChange w:id="2750" w:author="Admin" w:date="2021-10-02T23:25:00Z">
            <w:rPr>
              <w:ins w:id="2751" w:author="Admin" w:date="2021-10-02T23:21:00Z"/>
            </w:rPr>
          </w:rPrChange>
        </w:rPr>
      </w:pPr>
      <w:ins w:id="2752" w:author="Admin" w:date="2021-10-02T23:21:00Z">
        <w:r w:rsidRPr="004752FB">
          <w:rPr>
            <w:b/>
            <w:bCs/>
            <w:rPrChange w:id="2753" w:author="Admin" w:date="2021-10-02T23:25:00Z">
              <w:rPr/>
            </w:rPrChange>
          </w:rPr>
          <w:t>Roll</w:t>
        </w:r>
        <w:r w:rsidRPr="004752FB">
          <w:rPr>
            <w:b/>
            <w:bCs/>
            <w:rPrChange w:id="2754" w:author="Admin" w:date="2021-10-02T23:25:00Z">
              <w:rPr/>
            </w:rPrChange>
          </w:rPr>
          <w:tab/>
        </w:r>
      </w:ins>
      <w:ins w:id="2755" w:author="Admin" w:date="2021-10-02T23:22:00Z">
        <w:r w:rsidRPr="004752FB">
          <w:rPr>
            <w:b/>
            <w:bCs/>
            <w:rPrChange w:id="2756" w:author="Admin" w:date="2021-10-02T23:25:00Z">
              <w:rPr/>
            </w:rPrChange>
          </w:rPr>
          <w:t>Faire Routine</w:t>
        </w:r>
      </w:ins>
    </w:p>
    <w:p w14:paraId="2FEEDE4F" w14:textId="3669B11B" w:rsidR="004752FB" w:rsidRDefault="004752FB" w:rsidP="004752FB">
      <w:pPr>
        <w:rPr>
          <w:ins w:id="2757" w:author="Admin" w:date="2021-10-02T23:21:00Z"/>
        </w:rPr>
      </w:pPr>
      <w:ins w:id="2758" w:author="Admin" w:date="2021-10-02T23:21:00Z">
        <w:r>
          <w:t>1</w:t>
        </w:r>
      </w:ins>
      <w:ins w:id="2759" w:author="Admin" w:date="2021-10-02T23:22:00Z">
        <w:r>
          <w:tab/>
          <w:t xml:space="preserve">Fizzy Drink </w:t>
        </w:r>
      </w:ins>
      <w:ins w:id="2760" w:author="Admin" w:date="2021-10-02T23:23:00Z">
        <w:r>
          <w:t>Vendor</w:t>
        </w:r>
      </w:ins>
    </w:p>
    <w:p w14:paraId="37AF4BB7" w14:textId="42F0FD6E" w:rsidR="004752FB" w:rsidRDefault="004752FB" w:rsidP="00765E85">
      <w:pPr>
        <w:rPr>
          <w:ins w:id="2761" w:author="Admin" w:date="2021-10-02T23:21:00Z"/>
        </w:rPr>
      </w:pPr>
      <w:ins w:id="2762" w:author="Admin" w:date="2021-10-02T23:21:00Z">
        <w:r>
          <w:t>2</w:t>
        </w:r>
      </w:ins>
      <w:ins w:id="2763" w:author="Admin" w:date="2021-10-02T23:22:00Z">
        <w:r>
          <w:tab/>
        </w:r>
      </w:ins>
      <w:ins w:id="2764" w:author="Admin" w:date="2021-10-02T23:23:00Z">
        <w:r>
          <w:t>Crunchy Frog Cook</w:t>
        </w:r>
      </w:ins>
    </w:p>
    <w:p w14:paraId="0BD76430" w14:textId="6F163F67" w:rsidR="004752FB" w:rsidRDefault="004752FB" w:rsidP="004752FB">
      <w:pPr>
        <w:rPr>
          <w:ins w:id="2765" w:author="Admin" w:date="2021-10-02T23:21:00Z"/>
        </w:rPr>
      </w:pPr>
      <w:ins w:id="2766" w:author="Admin" w:date="2021-10-02T23:21:00Z">
        <w:r>
          <w:t>3</w:t>
        </w:r>
      </w:ins>
      <w:ins w:id="2767" w:author="Admin" w:date="2021-10-02T23:22:00Z">
        <w:r>
          <w:tab/>
        </w:r>
      </w:ins>
      <w:ins w:id="2768" w:author="Admin" w:date="2021-10-02T23:23:00Z">
        <w:r>
          <w:t xml:space="preserve">Steam Tonk </w:t>
        </w:r>
      </w:ins>
      <w:ins w:id="2769" w:author="Admin" w:date="2021-10-02T23:24:00Z">
        <w:r>
          <w:t>Scavenger</w:t>
        </w:r>
      </w:ins>
    </w:p>
    <w:p w14:paraId="52D9F32E" w14:textId="5457FC8F" w:rsidR="004752FB" w:rsidRDefault="004752FB" w:rsidP="00765E85">
      <w:pPr>
        <w:rPr>
          <w:ins w:id="2770" w:author="Admin" w:date="2021-10-02T23:21:00Z"/>
        </w:rPr>
      </w:pPr>
      <w:ins w:id="2771" w:author="Admin" w:date="2021-10-02T23:21:00Z">
        <w:r>
          <w:t>4</w:t>
        </w:r>
      </w:ins>
      <w:ins w:id="2772" w:author="Admin" w:date="2021-10-02T23:22:00Z">
        <w:r>
          <w:tab/>
        </w:r>
      </w:ins>
      <w:ins w:id="2773" w:author="Admin" w:date="2021-10-02T23:23:00Z">
        <w:r>
          <w:t>Carnie Bandager</w:t>
        </w:r>
      </w:ins>
    </w:p>
    <w:p w14:paraId="20A453EF" w14:textId="322EA52D" w:rsidR="004752FB" w:rsidRDefault="004752FB" w:rsidP="00765E85">
      <w:pPr>
        <w:rPr>
          <w:ins w:id="2774" w:author="Admin" w:date="2021-10-02T23:21:00Z"/>
        </w:rPr>
      </w:pPr>
      <w:ins w:id="2775" w:author="Admin" w:date="2021-10-02T23:21:00Z">
        <w:r>
          <w:t>5</w:t>
        </w:r>
      </w:ins>
      <w:ins w:id="2776" w:author="Admin" w:date="2021-10-02T23:22:00Z">
        <w:r>
          <w:tab/>
        </w:r>
      </w:ins>
      <w:ins w:id="2777" w:author="Admin" w:date="2021-10-02T23:24:00Z">
        <w:r>
          <w:t>Banner-maker</w:t>
        </w:r>
      </w:ins>
    </w:p>
    <w:p w14:paraId="1062A637" w14:textId="5D0776DE" w:rsidR="004752FB" w:rsidRDefault="004752FB" w:rsidP="00765E85">
      <w:pPr>
        <w:rPr>
          <w:ins w:id="2778" w:author="Admin" w:date="2021-10-02T23:21:00Z"/>
        </w:rPr>
      </w:pPr>
      <w:ins w:id="2779" w:author="Admin" w:date="2021-10-02T23:21:00Z">
        <w:r>
          <w:t>6</w:t>
        </w:r>
      </w:ins>
      <w:ins w:id="2780" w:author="Admin" w:date="2021-10-02T23:22:00Z">
        <w:r>
          <w:tab/>
        </w:r>
      </w:ins>
      <w:ins w:id="2781" w:author="Admin" w:date="2021-10-02T23:24:00Z">
        <w:r>
          <w:t>Darkmoon Prize-Wrapper</w:t>
        </w:r>
      </w:ins>
    </w:p>
    <w:p w14:paraId="19993C25" w14:textId="3CD13BAA" w:rsidR="004752FB" w:rsidRDefault="004752FB" w:rsidP="00765E85">
      <w:pPr>
        <w:rPr>
          <w:ins w:id="2782" w:author="Admin" w:date="2021-10-02T23:21:00Z"/>
        </w:rPr>
      </w:pPr>
      <w:ins w:id="2783" w:author="Admin" w:date="2021-10-02T23:21:00Z">
        <w:r>
          <w:t>7</w:t>
        </w:r>
      </w:ins>
      <w:ins w:id="2784" w:author="Admin" w:date="2021-10-02T23:22:00Z">
        <w:r>
          <w:tab/>
        </w:r>
      </w:ins>
      <w:ins w:id="2785" w:author="Admin" w:date="2021-10-02T23:24:00Z">
        <w:r>
          <w:t>Race Manager</w:t>
        </w:r>
      </w:ins>
    </w:p>
    <w:p w14:paraId="255E6282" w14:textId="17D2DB71" w:rsidR="004752FB" w:rsidRDefault="004752FB" w:rsidP="00765E85">
      <w:pPr>
        <w:rPr>
          <w:ins w:id="2786" w:author="Admin" w:date="2021-10-02T23:22:00Z"/>
        </w:rPr>
      </w:pPr>
      <w:ins w:id="2787" w:author="Admin" w:date="2021-10-02T23:21:00Z">
        <w:r>
          <w:t>8</w:t>
        </w:r>
      </w:ins>
      <w:ins w:id="2788" w:author="Admin" w:date="2021-10-02T23:22:00Z">
        <w:r>
          <w:tab/>
        </w:r>
      </w:ins>
      <w:ins w:id="2789" w:author="Admin" w:date="2021-10-02T23:25:00Z">
        <w:r>
          <w:t>Shooting Game Vendor</w:t>
        </w:r>
      </w:ins>
    </w:p>
    <w:p w14:paraId="0212B180" w14:textId="707DD22A" w:rsidR="004752FB" w:rsidRDefault="004752FB" w:rsidP="00765E85">
      <w:pPr>
        <w:rPr>
          <w:ins w:id="2790" w:author="Admin" w:date="2021-10-02T23:22:00Z"/>
        </w:rPr>
      </w:pPr>
      <w:ins w:id="2791" w:author="Admin" w:date="2021-10-02T23:22:00Z">
        <w:r>
          <w:t>9</w:t>
        </w:r>
        <w:r>
          <w:tab/>
        </w:r>
      </w:ins>
      <w:ins w:id="2792" w:author="Admin" w:date="2021-10-02T23:25:00Z">
        <w:r>
          <w:t>Sweets Vendor</w:t>
        </w:r>
      </w:ins>
    </w:p>
    <w:p w14:paraId="22302A08" w14:textId="5C72019B" w:rsidR="004752FB" w:rsidRDefault="004752FB" w:rsidP="00765E85">
      <w:pPr>
        <w:rPr>
          <w:ins w:id="2793" w:author="Admin" w:date="2021-10-02T21:27:00Z"/>
        </w:rPr>
      </w:pPr>
      <w:ins w:id="2794" w:author="Admin" w:date="2021-10-02T23:22:00Z">
        <w:r>
          <w:t>10</w:t>
        </w:r>
        <w:r>
          <w:tab/>
        </w:r>
      </w:ins>
      <w:ins w:id="2795" w:author="Admin" w:date="2021-10-02T23:25:00Z">
        <w:r>
          <w:t>Pet Tamer</w:t>
        </w:r>
      </w:ins>
    </w:p>
    <w:p w14:paraId="766B7CBF" w14:textId="77777777" w:rsidR="005109E8" w:rsidRDefault="005109E8" w:rsidP="00765E85"/>
    <w:p w14:paraId="74DF34B3" w14:textId="77777777" w:rsidR="00765E85" w:rsidRDefault="00765E85" w:rsidP="00FD7A3E">
      <w:pPr>
        <w:pStyle w:val="Heading3"/>
      </w:pPr>
      <w:bookmarkStart w:id="2796" w:name="_Toc54196428"/>
      <w:r>
        <w:t>Folk Hero</w:t>
      </w:r>
      <w:bookmarkEnd w:id="2796"/>
    </w:p>
    <w:p w14:paraId="31F5B761" w14:textId="77777777" w:rsidR="00765E85" w:rsidRDefault="00765E85" w:rsidP="0057162E">
      <w:r w:rsidRPr="00765E85">
        <w:t>Befor</w:t>
      </w:r>
      <w:r w:rsidR="0057162E">
        <w:t xml:space="preserve">e stepping onto the world stage, you </w:t>
      </w:r>
      <w:r w:rsidRPr="00765E85">
        <w:t xml:space="preserve">first saved a lone village near to </w:t>
      </w:r>
      <w:r w:rsidR="0057162E">
        <w:t xml:space="preserve">your </w:t>
      </w:r>
      <w:r w:rsidRPr="00765E85">
        <w:t>heart. A Folk Hero may rise from anywhere he or she is needed; wherever a monster pillages or a child cries out, they’ll be there</w:t>
      </w:r>
      <w:r>
        <w:t xml:space="preserve">. </w:t>
      </w:r>
    </w:p>
    <w:p w14:paraId="3A88E3EC" w14:textId="77777777" w:rsidR="00765E85" w:rsidRDefault="00765E85" w:rsidP="00765E85"/>
    <w:p w14:paraId="309CACDA" w14:textId="77777777" w:rsidR="00765E85" w:rsidRDefault="00765E85" w:rsidP="00551A28">
      <w:r>
        <w:t xml:space="preserve">Folk heroes arise from exceptional circumstances. Many heroes of </w:t>
      </w:r>
      <w:r w:rsidR="00551A28">
        <w:t>Azeroth</w:t>
      </w:r>
      <w:r>
        <w:t xml:space="preserve"> started as folk heroes, </w:t>
      </w:r>
      <w:r w:rsidR="00551A28">
        <w:t xml:space="preserve">questing to resolve </w:t>
      </w:r>
      <w:r>
        <w:t xml:space="preserve">family feuds in Elwynn to </w:t>
      </w:r>
      <w:r w:rsidR="00551A28">
        <w:t xml:space="preserve">bringing closure to widowed orcs of the </w:t>
      </w:r>
      <w:r>
        <w:t>Barrens</w:t>
      </w:r>
      <w:r w:rsidR="00551A28">
        <w:t xml:space="preserve">. </w:t>
      </w:r>
    </w:p>
    <w:p w14:paraId="059FF20D" w14:textId="77777777" w:rsidR="00765E85" w:rsidRDefault="00765E85" w:rsidP="00765E85"/>
    <w:p w14:paraId="6415A1CE" w14:textId="77777777" w:rsidR="00551A28" w:rsidRDefault="00551A28" w:rsidP="00FD7A3E">
      <w:pPr>
        <w:pStyle w:val="Heading3"/>
      </w:pPr>
      <w:bookmarkStart w:id="2797" w:name="_Toc54196429"/>
      <w:r>
        <w:t>Guild Artisan</w:t>
      </w:r>
      <w:bookmarkEnd w:id="2797"/>
    </w:p>
    <w:p w14:paraId="2CED47CF" w14:textId="77777777" w:rsidR="00551A28" w:rsidRDefault="0057162E" w:rsidP="0057162E">
      <w:r>
        <w:t xml:space="preserve">You are a person </w:t>
      </w:r>
      <w:r w:rsidR="00551A28">
        <w:t>of business. Artisans learned a trade and practice it well, usually accompanied by a union of like-minded individuals.</w:t>
      </w:r>
    </w:p>
    <w:p w14:paraId="25E8A039" w14:textId="77777777" w:rsidR="008839A8" w:rsidRDefault="00551A28" w:rsidP="008839A8">
      <w:r>
        <w:t xml:space="preserve">Most artisans are found in large urban settlements, offering training or apprenticeship in the knowledge of how to create rare materials. </w:t>
      </w:r>
      <w:r w:rsidR="008839A8">
        <w:t xml:space="preserve">Many guilds exist in Azeroth, such as the Alliance’s MEGA (Mechanical Engineering Guild, Associated), and the Great Anvil Smiths of Ironforge, or </w:t>
      </w:r>
      <w:r w:rsidR="008839A8">
        <w:lastRenderedPageBreak/>
        <w:t>the independent (Goblin Experimental</w:t>
      </w:r>
      <w:r w:rsidR="008839A8" w:rsidRPr="000F2FD5">
        <w:t xml:space="preserve"> </w:t>
      </w:r>
      <w:r w:rsidR="008839A8">
        <w:t>Engineering Korporation).</w:t>
      </w:r>
    </w:p>
    <w:p w14:paraId="6857843F" w14:textId="77777777" w:rsidR="004624C1" w:rsidRDefault="004624C1" w:rsidP="004624C1"/>
    <w:p w14:paraId="0079410D" w14:textId="77777777" w:rsidR="008839A8" w:rsidRDefault="008839A8" w:rsidP="004624C1">
      <w:pPr>
        <w:rPr>
          <w:b/>
          <w:bCs/>
        </w:rPr>
      </w:pPr>
      <w:r>
        <w:rPr>
          <w:b/>
          <w:bCs/>
        </w:rPr>
        <w:t>Variant Guild Artisan: Company Owner</w:t>
      </w:r>
    </w:p>
    <w:p w14:paraId="46C1533C" w14:textId="77777777" w:rsidR="008839A8" w:rsidRDefault="008839A8" w:rsidP="008839A8">
      <w:r>
        <w:t xml:space="preserve">You may have chosen to start your own enterprise over joining the employ of a guild or company. This requires great initiative and persistence, as other companies may wish to force a merger to take advantage of your innovations or to get rid of a competitor. </w:t>
      </w:r>
    </w:p>
    <w:p w14:paraId="01A2F187" w14:textId="77777777" w:rsidR="008839A8" w:rsidRDefault="008839A8" w:rsidP="008839A8"/>
    <w:p w14:paraId="631886FB" w14:textId="77777777" w:rsidR="008839A8" w:rsidRDefault="008839A8" w:rsidP="008839A8">
      <w:pPr>
        <w:rPr>
          <w:b/>
          <w:bCs/>
        </w:rPr>
      </w:pPr>
      <w:r>
        <w:rPr>
          <w:b/>
          <w:bCs/>
        </w:rPr>
        <w:t>Variant Feature: Chief Executive Officer</w:t>
      </w:r>
    </w:p>
    <w:p w14:paraId="3EFF3B34" w14:textId="77777777" w:rsidR="008839A8" w:rsidRDefault="008839A8" w:rsidP="008839A8">
      <w:r>
        <w:t xml:space="preserve">Thanks to your initiative and ambition, people are inclined to think the best of you or take your word seriously. When entering a market you are known in, people assume you are there on serious business, from investment to searching for apprentices to even searching for a place to sell your wares. The common folk make every effort to accommodate you and avoid your displeasure, and merchants and other company owners treat you as an equal. </w:t>
      </w:r>
    </w:p>
    <w:p w14:paraId="608F0E09" w14:textId="77777777" w:rsidR="008839A8" w:rsidRPr="008839A8" w:rsidRDefault="008839A8" w:rsidP="008839A8">
      <w:r>
        <w:t>You can secure an audience with a local merchant or company owner if you need to, and with a little work, you might secure an audience with a local noble as well, if you have something they might like to listen to (such as an offer to invest or useful products of your making).</w:t>
      </w:r>
    </w:p>
    <w:p w14:paraId="6B1A486F" w14:textId="77777777" w:rsidR="008839A8" w:rsidRDefault="008839A8" w:rsidP="004624C1">
      <w:pPr>
        <w:rPr>
          <w:b/>
          <w:bCs/>
        </w:rPr>
      </w:pPr>
    </w:p>
    <w:p w14:paraId="6A59AA01" w14:textId="77777777" w:rsidR="00365189" w:rsidRDefault="004624C1" w:rsidP="004624C1">
      <w:pPr>
        <w:rPr>
          <w:b/>
          <w:bCs/>
        </w:rPr>
      </w:pPr>
      <w:r>
        <w:rPr>
          <w:b/>
          <w:bCs/>
        </w:rPr>
        <w:t>Variant Guild Artisan: Guild Crafter</w:t>
      </w:r>
    </w:p>
    <w:p w14:paraId="0CDBE6EC" w14:textId="77777777" w:rsidR="004624C1" w:rsidRDefault="004624C1" w:rsidP="004624C1">
      <w:r>
        <w:t>Gnome and forsaken alchemists and gnomish and dwarven tinkers often boast membership in a guild that could support their crafting endeavors, from providing training in rare material recipes to financial aid when a project becomes too expensive (in return for a percent on future income, of course!)</w:t>
      </w:r>
      <w:r w:rsidR="008839A8">
        <w:t>.</w:t>
      </w:r>
    </w:p>
    <w:p w14:paraId="6B369731" w14:textId="77777777" w:rsidR="008839A8" w:rsidRDefault="008839A8" w:rsidP="008839A8">
      <w:r>
        <w:t xml:space="preserve">Furthermore, your guild may possess engineering blueprints, alchemy formulae, or even infusion matrices they might share with you, in return for services rendered or for reduced cost in comparison to other sources. </w:t>
      </w:r>
    </w:p>
    <w:p w14:paraId="28531A21" w14:textId="77777777" w:rsidR="004624C1" w:rsidRDefault="004624C1" w:rsidP="00551A28">
      <w:pPr>
        <w:rPr>
          <w:b/>
          <w:bCs/>
        </w:rPr>
      </w:pPr>
    </w:p>
    <w:p w14:paraId="171E2A0D" w14:textId="77777777" w:rsidR="00551A28" w:rsidRPr="00551A28" w:rsidRDefault="00551A28" w:rsidP="00551A28">
      <w:pPr>
        <w:rPr>
          <w:b/>
          <w:bCs/>
        </w:rPr>
      </w:pPr>
      <w:r>
        <w:rPr>
          <w:b/>
          <w:bCs/>
        </w:rPr>
        <w:t>Variant Guild Artisan: Thorium Brother</w:t>
      </w:r>
    </w:p>
    <w:p w14:paraId="7B3FE1D4" w14:textId="77777777" w:rsidR="00551A28" w:rsidRDefault="00551A28" w:rsidP="00551A28">
      <w:r>
        <w:t xml:space="preserve">The Thorium Brotherhood (TB Ltd.) is a group of Dark Iron dwarves who are not </w:t>
      </w:r>
      <w:r>
        <w:lastRenderedPageBreak/>
        <w:t xml:space="preserve">members of the Dark Iron clan. On the cliffs overlooking the region called the Cauldron, in the far north of the Searing Gorge, the dwarves of the Thorium Brotherhood have established a base of operations, Thorium Point. From here, they keep a close eye on the Dark Iron dwarves' activities in the Searing Gorge and beyond. </w:t>
      </w:r>
    </w:p>
    <w:p w14:paraId="5CC76931" w14:textId="77777777" w:rsidR="00551A28" w:rsidRDefault="00551A28" w:rsidP="00551A28">
      <w:r>
        <w:t xml:space="preserve">The Thorium Brotherhood comprises many exceptionally talented craftsmen, and the blacksmiths of the Brotherhood are rumored to be among the finest Azeroth has ever seen. They possess the knowledge required to make the arms and armaments of Ragnaros, the Fire Lord, but lack the manpower to obtain the materials required for the crafting. </w:t>
      </w:r>
    </w:p>
    <w:p w14:paraId="691B5B48" w14:textId="77777777" w:rsidR="00551A28" w:rsidRDefault="00551A28" w:rsidP="00551A28">
      <w:r>
        <w:t>A daunting task, no doubt, but gaining access to the Thorium Brotherhood's secrets should prove to be a reward well worth the effort.</w:t>
      </w:r>
    </w:p>
    <w:p w14:paraId="5989DB3B" w14:textId="77777777" w:rsidR="00551A28" w:rsidRDefault="00551A28" w:rsidP="00551A28"/>
    <w:p w14:paraId="18AC4CDD" w14:textId="77777777" w:rsidR="00365189" w:rsidRDefault="00365189" w:rsidP="00365189">
      <w:pPr>
        <w:rPr>
          <w:b/>
          <w:bCs/>
        </w:rPr>
      </w:pPr>
      <w:r>
        <w:rPr>
          <w:b/>
          <w:bCs/>
        </w:rPr>
        <w:t>Variant Guild Merchant: Cartel Member</w:t>
      </w:r>
    </w:p>
    <w:p w14:paraId="250D7960" w14:textId="77777777" w:rsidR="00365189" w:rsidRDefault="00365189" w:rsidP="00365189">
      <w:r>
        <w:t>A cartel refers to a large group of goblin traders. Goblin cartels often compete with other cartels, such as in the Trade Wars. These organizations are normally led by trade princes, but they don't have to be; for example, although the Venture Company is a cartel, its leader Mogul Razdunk is not a trade prince.</w:t>
      </w:r>
    </w:p>
    <w:p w14:paraId="10F62F78" w14:textId="77777777" w:rsidR="00365189" w:rsidRDefault="00365189" w:rsidP="00365189">
      <w:r>
        <w:t>After the goblins overthrew the Zandalari trolls, they celebrated their new found freedom by turning on each other, creating chaos as countless feuds were waged and alliances formed. Soon enough they were split into various different groups, with the most powerful of these known as the cartels. However, as the battles raged on and it became clear no one was actually winning, the cartels realized it was in their mutual interests to broker a truce. Despite this, the conflict would never really end, as the goblins now turned to trade, doing battle in the economic arena. For years to come the cartels were rivals, constantly outshining and outsmarting each other as they continued in their quest for wealth and power.</w:t>
      </w:r>
    </w:p>
    <w:p w14:paraId="4F87CF08" w14:textId="77777777" w:rsidR="00365189" w:rsidRDefault="00365189" w:rsidP="00365189">
      <w:r>
        <w:t xml:space="preserve">As a cartel member, you do not create but trade, and earn a living by maximizing profit by selling to the neediest individuals or </w:t>
      </w:r>
      <w:r>
        <w:lastRenderedPageBreak/>
        <w:t>organizations. You may use honorable means, but there is no love lost between goblins and the other races of Azeroth—establishing monopolies, sabotaging the competition, and selling basic living expenses are cutthroat prices to starving buyers made trade princes trade princes, after all!</w:t>
      </w:r>
    </w:p>
    <w:p w14:paraId="281E47D7" w14:textId="77777777" w:rsidR="00365189" w:rsidRDefault="00365189" w:rsidP="008839A8">
      <w:r>
        <w:t>Rather than proficiency with artisan’s tools, you might be pr</w:t>
      </w:r>
      <w:r w:rsidR="008839A8">
        <w:t xml:space="preserve">oficient with navigator’s tools, a vehicle, or </w:t>
      </w:r>
      <w:r>
        <w:t xml:space="preserve">an additional language. And instead of artisan’s tools, you can start with a mule and a cart, or a permanent </w:t>
      </w:r>
      <w:r w:rsidR="008839A8">
        <w:t xml:space="preserve">free </w:t>
      </w:r>
      <w:r>
        <w:t>pass on goblin balloons</w:t>
      </w:r>
      <w:r w:rsidR="008839A8">
        <w:t xml:space="preserve"> for yourself and your adventuring companions</w:t>
      </w:r>
      <w:r>
        <w:t xml:space="preserve">. </w:t>
      </w:r>
    </w:p>
    <w:p w14:paraId="2CB6C618" w14:textId="77777777" w:rsidR="00365189" w:rsidRDefault="00365189" w:rsidP="00551A28"/>
    <w:p w14:paraId="7ADA4907" w14:textId="77777777" w:rsidR="00A722AD" w:rsidRDefault="00A722AD" w:rsidP="00FD7A3E">
      <w:pPr>
        <w:pStyle w:val="Heading3"/>
      </w:pPr>
      <w:bookmarkStart w:id="2798" w:name="_Toc54196430"/>
      <w:r>
        <w:t>Haunted One</w:t>
      </w:r>
      <w:bookmarkEnd w:id="2798"/>
    </w:p>
    <w:p w14:paraId="2330883B" w14:textId="77777777" w:rsidR="00A722AD" w:rsidRDefault="00A722AD" w:rsidP="00A722AD">
      <w:r>
        <w:t xml:space="preserve">You have faced terrible darkness, and it has left its mark on you. Haunted ones are born from terrible circumstances, such as being subject to demonic possession or the influence of the Old Gods. </w:t>
      </w:r>
    </w:p>
    <w:p w14:paraId="17E70E7C" w14:textId="77777777" w:rsidR="00A722AD" w:rsidRDefault="00A722AD" w:rsidP="00A722AD"/>
    <w:p w14:paraId="162376BA" w14:textId="77777777" w:rsidR="00A722AD" w:rsidRPr="00A722AD" w:rsidRDefault="00A722AD" w:rsidP="0057162E">
      <w:pPr>
        <w:rPr>
          <w:b/>
          <w:bCs/>
        </w:rPr>
      </w:pPr>
      <w:r w:rsidRPr="00A722AD">
        <w:rPr>
          <w:b/>
          <w:bCs/>
        </w:rPr>
        <w:t xml:space="preserve">Variant Haunted One: Illidari </w:t>
      </w:r>
    </w:p>
    <w:p w14:paraId="698E8294" w14:textId="77777777" w:rsidR="00A722AD" w:rsidRDefault="00A722AD" w:rsidP="00A722AD">
      <w:r>
        <w:t xml:space="preserve">You are of the Illidari—the faction of Illidan Stormrage, and you represent his will as part of a force made of demon hunters and warlocks. The Illidari also include demonic forces that chose to serve him over the Legion. </w:t>
      </w:r>
    </w:p>
    <w:p w14:paraId="1B344CC6" w14:textId="77777777" w:rsidR="00A722AD" w:rsidRDefault="00A722AD" w:rsidP="00A722AD">
      <w:r w:rsidRPr="00906283">
        <w:t xml:space="preserve">The most elite of Illidan's armies are his demon hunter servitors, night elves and blood elves trained to be the Betrayer's mightiest enforcers, the bane of demonkind. Zealously loyal to their master, the Illidari demon hunters have a strong identity and a close bond, although their heavy fel corruption and demonic techniques have inspired dread in their fellow elves. </w:t>
      </w:r>
    </w:p>
    <w:p w14:paraId="4071F5B6" w14:textId="77777777" w:rsidR="00A722AD" w:rsidRPr="00A722AD" w:rsidRDefault="00A722AD" w:rsidP="00A722AD">
      <w:r>
        <w:t xml:space="preserve">You may replace your language with Eredun (corrupted). You also start with a demon hunter’s pack instead of a monster hunter’s pack. </w:t>
      </w:r>
    </w:p>
    <w:p w14:paraId="6EEC2048" w14:textId="77777777" w:rsidR="00A722AD" w:rsidRDefault="00A722AD" w:rsidP="00A722AD">
      <w:r>
        <w:t xml:space="preserve">The demon hunter's pack includes a chest, a crowbar, a hammer, a holy symbol (such of Elune or the Holy Light), a flask of holy water, a set of manacles, a silver mirror, a flask of oil, a tinderbox, and three torches. </w:t>
      </w:r>
      <w:r>
        <w:lastRenderedPageBreak/>
        <w:t>Purchasing the pack costs 33 gp, which is cheaper than buying its contents individually.</w:t>
      </w:r>
    </w:p>
    <w:p w14:paraId="739F49D6" w14:textId="77777777" w:rsidR="00A722AD" w:rsidRDefault="00A722AD" w:rsidP="00A722AD">
      <w:r>
        <w:rPr>
          <w:i/>
          <w:iCs/>
        </w:rPr>
        <w:t xml:space="preserve">Source: </w:t>
      </w:r>
      <w:r w:rsidRPr="00906283">
        <w:t>This background is adopted from the Haunted One background (</w:t>
      </w:r>
      <w:r w:rsidR="0057162E">
        <w:t xml:space="preserve">from </w:t>
      </w:r>
      <w:r w:rsidRPr="00906283">
        <w:t>Curse of Strahd)</w:t>
      </w:r>
    </w:p>
    <w:p w14:paraId="40E0954C" w14:textId="77777777" w:rsidR="00A722AD" w:rsidRDefault="00A722AD" w:rsidP="00A722AD"/>
    <w:p w14:paraId="02CC5683" w14:textId="77777777" w:rsidR="00A419A3" w:rsidRDefault="00A419A3" w:rsidP="00FD7A3E">
      <w:pPr>
        <w:pStyle w:val="Heading3"/>
      </w:pPr>
      <w:bookmarkStart w:id="2799" w:name="_Toc54196431"/>
      <w:r>
        <w:t>Hermit</w:t>
      </w:r>
      <w:bookmarkEnd w:id="2799"/>
    </w:p>
    <w:p w14:paraId="741F8128" w14:textId="77777777" w:rsidR="00A419A3" w:rsidRDefault="0057162E" w:rsidP="00A419A3">
      <w:r>
        <w:t xml:space="preserve">You are a </w:t>
      </w:r>
      <w:r w:rsidR="00A419A3">
        <w:t>person who lives in isolation</w:t>
      </w:r>
      <w:r w:rsidR="00A419A3" w:rsidRPr="00A419A3">
        <w:t>. Hermits prefer the peace and quiet of solitude to the bustle of towns and villages. For whatever reason they have reentered society once more.</w:t>
      </w:r>
    </w:p>
    <w:p w14:paraId="77AAC3C1" w14:textId="77777777" w:rsidR="00A419A3" w:rsidRDefault="00A419A3" w:rsidP="00A419A3"/>
    <w:p w14:paraId="6D24CD5B" w14:textId="77777777" w:rsidR="00365189" w:rsidRPr="00365189" w:rsidRDefault="006C172F" w:rsidP="00A419A3">
      <w:pPr>
        <w:rPr>
          <w:b/>
          <w:bCs/>
        </w:rPr>
      </w:pPr>
      <w:r>
        <w:rPr>
          <w:b/>
          <w:bCs/>
        </w:rPr>
        <w:t>Variant Hermit: Slumbering Druid</w:t>
      </w:r>
      <w:r w:rsidR="00523A37">
        <w:rPr>
          <w:b/>
          <w:bCs/>
        </w:rPr>
        <w:t xml:space="preserve"> (Druid only)</w:t>
      </w:r>
    </w:p>
    <w:p w14:paraId="37E6FAD8" w14:textId="77777777" w:rsidR="006C172F" w:rsidRDefault="006C172F" w:rsidP="006C172F">
      <w:r>
        <w:t xml:space="preserve">Druids of Azeroth are more attuned to the world’s dream-realm, the Emerald Dream, than any other creature. The great Malfurion Stormrage was in this slumber ever since the War of the Ancients, nearly 10,000 years before Orcs emerged on Azeroth, as well as his fellow druids of many circles, such as the Druids of the Talon, Druids of the Claw, and Druids of the Antler. </w:t>
      </w:r>
    </w:p>
    <w:p w14:paraId="333201C4" w14:textId="77777777" w:rsidR="004624C1" w:rsidRDefault="004624C1" w:rsidP="004624C1">
      <w:r>
        <w:t>Today, the Cenarion Circle consists of many such hermit druids from many races, from Night Elves to Tauren to Worgen, even to the odd promising human or high elf apprentice. The Cenarion Circle often gathers at seasonal periods (such as solstices and seasonal holy days) to discuss the issues the world faces, from the spread of the mysterious Emerald Nightmare to portents and omens they notice during the Emerald Sleep.</w:t>
      </w:r>
    </w:p>
    <w:p w14:paraId="207A991E" w14:textId="77777777" w:rsidR="006C172F" w:rsidRPr="006C172F" w:rsidRDefault="006C172F" w:rsidP="006C172F"/>
    <w:p w14:paraId="1A50D05E" w14:textId="77777777" w:rsidR="006C172F" w:rsidRPr="006C172F" w:rsidRDefault="006C172F" w:rsidP="006C172F">
      <w:pPr>
        <w:rPr>
          <w:b/>
          <w:bCs/>
        </w:rPr>
      </w:pPr>
      <w:r>
        <w:rPr>
          <w:b/>
          <w:bCs/>
        </w:rPr>
        <w:t>Variant Feature: Emerald Sleep</w:t>
      </w:r>
    </w:p>
    <w:p w14:paraId="29567008" w14:textId="77777777" w:rsidR="006C172F" w:rsidRDefault="004624C1" w:rsidP="006C172F">
      <w:r>
        <w:t xml:space="preserve">You </w:t>
      </w:r>
      <w:r w:rsidR="006C172F">
        <w:t>can dream the Emerald Dream, a plane of thought and fey, ruled by the great green dragon Ysera and overseen by the demigod Cenarius. It i</w:t>
      </w:r>
      <w:r w:rsidR="006C172F" w:rsidRPr="006C172F">
        <w:t>s a va</w:t>
      </w:r>
      <w:r w:rsidR="006C172F">
        <w:t xml:space="preserve">st, ever-changing spirit world </w:t>
      </w:r>
      <w:r w:rsidR="006C172F" w:rsidRPr="006C172F">
        <w:t>that exists outside the boundaries of the physical world</w:t>
      </w:r>
      <w:r w:rsidR="006C172F">
        <w:t>.</w:t>
      </w:r>
    </w:p>
    <w:p w14:paraId="74149A20" w14:textId="77777777" w:rsidR="009C1256" w:rsidRDefault="006C172F" w:rsidP="004624C1">
      <w:r>
        <w:t xml:space="preserve">While most creatures often tap into the Emerald Dream while sleeping by accident, </w:t>
      </w:r>
      <w:r w:rsidR="004624C1">
        <w:t xml:space="preserve">you may </w:t>
      </w:r>
      <w:r>
        <w:t>enter it willingly whenever they sleep</w:t>
      </w:r>
      <w:r w:rsidR="009C1256">
        <w:t xml:space="preserve">, although </w:t>
      </w:r>
      <w:r w:rsidR="004624C1">
        <w:t xml:space="preserve">you </w:t>
      </w:r>
      <w:r w:rsidR="009C1256">
        <w:t>cannot shape anything within it beyond a few moments</w:t>
      </w:r>
      <w:r>
        <w:t xml:space="preserve">. </w:t>
      </w:r>
    </w:p>
    <w:p w14:paraId="5569B8CE" w14:textId="77777777" w:rsidR="004624C1" w:rsidRDefault="006C172F" w:rsidP="00617B50">
      <w:r>
        <w:lastRenderedPageBreak/>
        <w:t xml:space="preserve">Within the dream, </w:t>
      </w:r>
      <w:r w:rsidR="004624C1">
        <w:t xml:space="preserve">you </w:t>
      </w:r>
      <w:r>
        <w:t xml:space="preserve">may call out the spirit-form of another slumbering druid and communicate with them, but only so long as both </w:t>
      </w:r>
      <w:r w:rsidR="004624C1">
        <w:t xml:space="preserve">you and they have </w:t>
      </w:r>
      <w:r>
        <w:t xml:space="preserve">been slumbering for at least </w:t>
      </w:r>
      <w:r w:rsidR="00617B50">
        <w:t>6</w:t>
      </w:r>
      <w:r>
        <w:t xml:space="preserve"> </w:t>
      </w:r>
      <w:r w:rsidR="00617B50">
        <w:t>hours</w:t>
      </w:r>
      <w:r>
        <w:t xml:space="preserve">. </w:t>
      </w:r>
      <w:r w:rsidR="00617B50">
        <w:t xml:space="preserve">You can slumber even if you normally do not need to sleep. </w:t>
      </w:r>
      <w:r>
        <w:t xml:space="preserve">While sleeping, </w:t>
      </w:r>
      <w:r w:rsidR="004624C1">
        <w:t xml:space="preserve">you </w:t>
      </w:r>
      <w:r>
        <w:t>can awake</w:t>
      </w:r>
      <w:r w:rsidR="004624C1">
        <w:t>n</w:t>
      </w:r>
      <w:r>
        <w:t xml:space="preserve"> in response to any stimuli they specify. </w:t>
      </w:r>
    </w:p>
    <w:p w14:paraId="53E3A85A" w14:textId="77777777" w:rsidR="006C172F" w:rsidRDefault="006C172F" w:rsidP="004624C1">
      <w:r>
        <w:t xml:space="preserve">Malfurion himself awoke only to answer the clarion call of the Horn of Cenarius, blown by his wife Tyrande Whisperwind in answer to the Burning Legion descending on </w:t>
      </w:r>
      <w:r w:rsidR="009C1256">
        <w:t>the ancient forest of Ashenvale.</w:t>
      </w:r>
    </w:p>
    <w:p w14:paraId="5FBE65A7" w14:textId="77777777" w:rsidR="00617B50" w:rsidRDefault="00617B50" w:rsidP="004624C1"/>
    <w:p w14:paraId="264E9328" w14:textId="77777777" w:rsidR="00617B50" w:rsidRPr="00617B50" w:rsidRDefault="00617B50" w:rsidP="00617B50">
      <w:r>
        <w:rPr>
          <w:i/>
          <w:iCs/>
        </w:rPr>
        <w:t xml:space="preserve">Special. </w:t>
      </w:r>
      <w:r>
        <w:t xml:space="preserve">If you are under the effects of the </w:t>
      </w:r>
      <w:r w:rsidRPr="00697C83">
        <w:rPr>
          <w:i/>
          <w:iCs/>
        </w:rPr>
        <w:t>slumber</w:t>
      </w:r>
      <w:r>
        <w:t xml:space="preserve"> druid spell, you can remain in the Emerald Dream so long as the spell is still active. </w:t>
      </w:r>
    </w:p>
    <w:p w14:paraId="2F70370E" w14:textId="77777777" w:rsidR="006C172F" w:rsidRDefault="006C172F" w:rsidP="00A419A3"/>
    <w:p w14:paraId="7EFCDF89" w14:textId="77777777" w:rsidR="009C1256" w:rsidRDefault="009C1256" w:rsidP="00365189">
      <w:pPr>
        <w:pStyle w:val="Heading3"/>
      </w:pPr>
      <w:bookmarkStart w:id="2800" w:name="_Toc54196432"/>
      <w:r>
        <w:t>Noble</w:t>
      </w:r>
      <w:bookmarkEnd w:id="2800"/>
    </w:p>
    <w:p w14:paraId="4618879A" w14:textId="77777777" w:rsidR="009C1256" w:rsidRDefault="0057162E" w:rsidP="0057162E">
      <w:r>
        <w:t xml:space="preserve">You are an </w:t>
      </w:r>
      <w:r w:rsidR="009C1256" w:rsidRPr="009C1256">
        <w:t>aristocrat</w:t>
      </w:r>
      <w:r>
        <w:t xml:space="preserve"> or important member of society</w:t>
      </w:r>
      <w:r w:rsidR="009C1256" w:rsidRPr="009C1256">
        <w:t>. Nobles exist in all societies, even if they aren’t legally defined as such. There is always a cultural, spiritual, or economic elite</w:t>
      </w:r>
      <w:r w:rsidR="009C1256">
        <w:t xml:space="preserve"> in every civilization, regardless of the title itself. </w:t>
      </w:r>
    </w:p>
    <w:p w14:paraId="3616EA19" w14:textId="77777777" w:rsidR="004624C1" w:rsidRDefault="009C1256" w:rsidP="009C1256">
      <w:r>
        <w:t>You may be a noble of the Stormwind House of Nobles, dissatisfied with the role the Alliance has or your fellow nobles</w:t>
      </w:r>
      <w:r w:rsidR="0057162E">
        <w:t xml:space="preserve"> (egged on by nobles such as Lady Prestor)</w:t>
      </w:r>
      <w:r>
        <w:t xml:space="preserve">, or a high tribesman in orcish society. While few night elven nobles have remaining grievances after they witnessed the folly of Queen Azshara during the War of the Ancients, some do long for the days where they ruled and the Sisterhood of Elune and the Druids were not calling the shots. </w:t>
      </w:r>
    </w:p>
    <w:p w14:paraId="281FA20B" w14:textId="77777777" w:rsidR="009C1256" w:rsidRDefault="009C1256" w:rsidP="009C1256">
      <w:r>
        <w:t xml:space="preserve">Where the nobles of Alterac turned to serve or join the criminal Syndicate, high elven noble refugees have decided to fight back for their homelands. </w:t>
      </w:r>
    </w:p>
    <w:p w14:paraId="6098351E" w14:textId="77777777" w:rsidR="009C1256" w:rsidRDefault="009C1256" w:rsidP="009C1256"/>
    <w:p w14:paraId="4A3AB7C9" w14:textId="77777777" w:rsidR="009C1256" w:rsidRDefault="009C1256" w:rsidP="009C1256">
      <w:pPr>
        <w:rPr>
          <w:b/>
          <w:bCs/>
        </w:rPr>
      </w:pPr>
      <w:r>
        <w:rPr>
          <w:b/>
          <w:bCs/>
        </w:rPr>
        <w:t>Variant</w:t>
      </w:r>
      <w:r w:rsidRPr="009C1256">
        <w:rPr>
          <w:b/>
          <w:bCs/>
        </w:rPr>
        <w:t xml:space="preserve"> </w:t>
      </w:r>
      <w:r>
        <w:rPr>
          <w:b/>
          <w:bCs/>
        </w:rPr>
        <w:t>Noble: Knight</w:t>
      </w:r>
    </w:p>
    <w:p w14:paraId="49A96579" w14:textId="77777777" w:rsidR="009C1256" w:rsidRDefault="009C1256" w:rsidP="009C1256">
      <w:r>
        <w:t>There are many knightly o</w:t>
      </w:r>
      <w:r w:rsidRPr="009C1256">
        <w:t xml:space="preserve">rders </w:t>
      </w:r>
      <w:r>
        <w:t xml:space="preserve">on Azeroth, from the noble Knights of Stormwind and the remnants of the Silver Hand, to the Argent Dawn or Scarlet Crusade orders. Orcish raiders also have a position of </w:t>
      </w:r>
      <w:r>
        <w:lastRenderedPageBreak/>
        <w:t xml:space="preserve">importance in the Horde and in their tribes, often serving as advisors and councilors as well as generals and commanders. </w:t>
      </w:r>
    </w:p>
    <w:p w14:paraId="02A6A96E" w14:textId="77777777" w:rsidR="009C1256" w:rsidRDefault="009C1256" w:rsidP="009C1256"/>
    <w:p w14:paraId="4EBE859A" w14:textId="77777777" w:rsidR="009C1256" w:rsidRDefault="009C1256" w:rsidP="009C1256">
      <w:pPr>
        <w:rPr>
          <w:b/>
          <w:bCs/>
        </w:rPr>
      </w:pPr>
      <w:r>
        <w:rPr>
          <w:b/>
          <w:bCs/>
        </w:rPr>
        <w:t>Variant Feature: Mounted Warrior</w:t>
      </w:r>
    </w:p>
    <w:p w14:paraId="7E1837F7" w14:textId="77777777" w:rsidR="009C1256" w:rsidRPr="009C1256" w:rsidRDefault="009C1256" w:rsidP="0011759A">
      <w:r>
        <w:t xml:space="preserve">Instead of taking the Position of Privilege or Retainers feature, you may instead acquire a racial mount appropriate for your race (such as a horse for humans, a riding wolf for orcs, etc.). </w:t>
      </w:r>
    </w:p>
    <w:p w14:paraId="0227F978" w14:textId="77777777" w:rsidR="009C1256" w:rsidRDefault="009C1256" w:rsidP="009C1256"/>
    <w:p w14:paraId="529A1216" w14:textId="77777777" w:rsidR="000E20B1" w:rsidRDefault="000E20B1" w:rsidP="000E20B1">
      <w:pPr>
        <w:rPr>
          <w:b/>
          <w:bCs/>
        </w:rPr>
      </w:pPr>
      <w:r w:rsidRPr="000E20B1">
        <w:rPr>
          <w:b/>
          <w:bCs/>
        </w:rPr>
        <w:t xml:space="preserve">Variant Noble: Tribal </w:t>
      </w:r>
      <w:r>
        <w:rPr>
          <w:b/>
          <w:bCs/>
        </w:rPr>
        <w:t>Elite</w:t>
      </w:r>
    </w:p>
    <w:p w14:paraId="7BB4B740" w14:textId="77777777" w:rsidR="000E20B1" w:rsidRDefault="000E20B1" w:rsidP="000E20B1">
      <w:r>
        <w:t xml:space="preserve">You are an elite member of your tribe. Many tribes of dozens of races spread among Azeroth, such as the various troll and orc clans. </w:t>
      </w:r>
    </w:p>
    <w:p w14:paraId="5EE6FA40" w14:textId="77777777" w:rsidR="000E20B1" w:rsidRDefault="000E20B1" w:rsidP="000E20B1">
      <w:r>
        <w:t xml:space="preserve">Instead of receiving a signet ring, you have a symbol or flag of your clan. </w:t>
      </w:r>
    </w:p>
    <w:p w14:paraId="5E1B4795" w14:textId="77777777" w:rsidR="000E20B1" w:rsidRPr="000E20B1" w:rsidRDefault="000E20B1" w:rsidP="000E20B1"/>
    <w:p w14:paraId="57961344" w14:textId="77777777" w:rsidR="000E20B1" w:rsidRDefault="000E20B1" w:rsidP="000E20B1">
      <w:pPr>
        <w:rPr>
          <w:b/>
          <w:bCs/>
        </w:rPr>
      </w:pPr>
      <w:r>
        <w:rPr>
          <w:b/>
          <w:bCs/>
        </w:rPr>
        <w:t xml:space="preserve">Variant Feature: </w:t>
      </w:r>
      <w:r w:rsidR="00A722AD">
        <w:rPr>
          <w:b/>
          <w:bCs/>
        </w:rPr>
        <w:t>Rite</w:t>
      </w:r>
      <w:r>
        <w:rPr>
          <w:b/>
          <w:bCs/>
        </w:rPr>
        <w:t xml:space="preserve"> of Glory</w:t>
      </w:r>
    </w:p>
    <w:p w14:paraId="336E0660" w14:textId="77777777" w:rsidR="000E20B1" w:rsidRDefault="000E20B1" w:rsidP="00A722AD">
      <w:r>
        <w:t>You passed many trials, such as the rite of adulthood and rite of glory. You</w:t>
      </w:r>
      <w:r w:rsidR="00A722AD">
        <w:t xml:space="preserve">r clan (and others) acknowledge your authority and influence, and you may utilize this influence to secure simple equipment such as temporary mounts or equipment. You are also honored by your clan, and you and your adventuring companions can find it easy to acquire shelter and food as guests, so long as you observe the customs of hospitality. </w:t>
      </w:r>
    </w:p>
    <w:p w14:paraId="1EF74F38" w14:textId="77777777" w:rsidR="00A722AD" w:rsidRDefault="00A722AD" w:rsidP="00A722AD"/>
    <w:p w14:paraId="10A6CF9E" w14:textId="77777777" w:rsidR="009C1256" w:rsidRDefault="009C1256" w:rsidP="00365189">
      <w:pPr>
        <w:pStyle w:val="Heading3"/>
      </w:pPr>
      <w:bookmarkStart w:id="2801" w:name="_Toc54196433"/>
      <w:r>
        <w:t>Outlander</w:t>
      </w:r>
      <w:bookmarkEnd w:id="2801"/>
    </w:p>
    <w:p w14:paraId="6A77A3AF" w14:textId="77777777" w:rsidR="009C1256" w:rsidRDefault="0057162E" w:rsidP="009C1256">
      <w:r>
        <w:t xml:space="preserve">You are a </w:t>
      </w:r>
      <w:r w:rsidR="009C1256" w:rsidRPr="009C1256">
        <w:t>survivor of the wilderness. An outlander, like the hermit, tends to live alone though not exclusively. They live in the wilds for years at a time away from greater civilization. They live off the land and survive using their wits.</w:t>
      </w:r>
    </w:p>
    <w:p w14:paraId="0ACF4EC3" w14:textId="77777777" w:rsidR="009C1256" w:rsidRDefault="009C1256" w:rsidP="009C1256"/>
    <w:p w14:paraId="4E0D4EAE" w14:textId="77777777" w:rsidR="009C1256" w:rsidRDefault="009C1256" w:rsidP="009C1256">
      <w:r w:rsidRPr="009C1256">
        <w:t>Every race has its members who chose to live apart from urban civilization</w:t>
      </w:r>
      <w:r>
        <w:t xml:space="preserve">. </w:t>
      </w:r>
    </w:p>
    <w:p w14:paraId="6F9039C2" w14:textId="77777777" w:rsidR="009C1256" w:rsidRDefault="009C1256" w:rsidP="009C1256"/>
    <w:p w14:paraId="0B04AB6F" w14:textId="77777777" w:rsidR="004624C1" w:rsidRPr="004624C1" w:rsidRDefault="004624C1" w:rsidP="00BC2D7E">
      <w:pPr>
        <w:rPr>
          <w:b/>
          <w:bCs/>
        </w:rPr>
      </w:pPr>
      <w:r>
        <w:rPr>
          <w:b/>
          <w:bCs/>
        </w:rPr>
        <w:t xml:space="preserve">Variant Outlander: </w:t>
      </w:r>
      <w:r w:rsidRPr="004624C1">
        <w:rPr>
          <w:b/>
          <w:bCs/>
        </w:rPr>
        <w:t xml:space="preserve">Headhunter </w:t>
      </w:r>
      <w:r w:rsidR="00BC2D7E">
        <w:rPr>
          <w:b/>
          <w:bCs/>
        </w:rPr>
        <w:t>(Troll only)</w:t>
      </w:r>
    </w:p>
    <w:p w14:paraId="4D3180CA" w14:textId="77777777" w:rsidR="004624C1" w:rsidRDefault="004624C1" w:rsidP="004624C1">
      <w:r>
        <w:t xml:space="preserve">You are capable combatant and survivalist who serves himself or his tribe, walking the wilderness and putting down threats to your people while living far from them. This could be for noble or spiritual reasons. </w:t>
      </w:r>
    </w:p>
    <w:p w14:paraId="7F269973" w14:textId="77777777" w:rsidR="004624C1" w:rsidRDefault="004624C1" w:rsidP="004624C1">
      <w:r>
        <w:lastRenderedPageBreak/>
        <w:t xml:space="preserve">Instead of proficiency in a musical instrument, you may be proficient with one artisan tool of your choice or the herbalism kit. You can also replace your staff with an herbalism kit. </w:t>
      </w:r>
    </w:p>
    <w:p w14:paraId="06D9C957" w14:textId="77777777" w:rsidR="00BC2D7E" w:rsidRDefault="00BC2D7E" w:rsidP="00BC2D7E"/>
    <w:p w14:paraId="6C0DCC1F" w14:textId="77777777" w:rsidR="00BC2D7E" w:rsidRDefault="00BC2D7E" w:rsidP="00BC2D7E">
      <w:pPr>
        <w:rPr>
          <w:b/>
          <w:bCs/>
        </w:rPr>
      </w:pPr>
      <w:r>
        <w:rPr>
          <w:b/>
          <w:bCs/>
        </w:rPr>
        <w:t xml:space="preserve">Variant Outlander: Spirit Walker (Tauren </w:t>
      </w:r>
      <w:r w:rsidR="006F4DB6">
        <w:rPr>
          <w:b/>
          <w:bCs/>
        </w:rPr>
        <w:t xml:space="preserve">and Orc </w:t>
      </w:r>
      <w:r>
        <w:rPr>
          <w:b/>
          <w:bCs/>
        </w:rPr>
        <w:t>only)</w:t>
      </w:r>
    </w:p>
    <w:p w14:paraId="685C9FF8" w14:textId="77777777" w:rsidR="00BC2D7E" w:rsidRDefault="00BC2D7E" w:rsidP="006F4DB6">
      <w:r>
        <w:t xml:space="preserve">You are a spirit walker, a </w:t>
      </w:r>
      <w:r w:rsidRPr="00DD76AF">
        <w:t>mystical, white-furred tauren. Believed to be the ill omen of a coming age, white tauren are held in near reverence by their people, often becoming reclusive priests who wander the land in search of kindred spirits.</w:t>
      </w:r>
      <w:r>
        <w:t xml:space="preserve"> </w:t>
      </w:r>
      <w:r w:rsidRPr="00DD76AF">
        <w:t>Spirit</w:t>
      </w:r>
      <w:r>
        <w:t xml:space="preserve"> </w:t>
      </w:r>
      <w:r w:rsidRPr="00DD76AF">
        <w:t xml:space="preserve">walkers maintain balance between the world of the living and the spirit realm. </w:t>
      </w:r>
    </w:p>
    <w:p w14:paraId="4471DDB6" w14:textId="77777777" w:rsidR="00BC2D7E" w:rsidRDefault="00BC2D7E" w:rsidP="00BC2D7E">
      <w:r>
        <w:t xml:space="preserve">As a spirit walker, your fur is pearly-white, and your eyes reflect the life </w:t>
      </w:r>
      <w:r w:rsidRPr="00BC2D7E">
        <w:t xml:space="preserve">of a thousand souls. </w:t>
      </w:r>
    </w:p>
    <w:p w14:paraId="5F53692E" w14:textId="77777777" w:rsidR="00BC2D7E" w:rsidRDefault="00BC2D7E" w:rsidP="00BC2D7E">
      <w:r w:rsidRPr="00BC2D7E">
        <w:t xml:space="preserve">Their bodies are vessels, conduits from the realm of the dead to the world of the living. </w:t>
      </w:r>
      <w:r>
        <w:t xml:space="preserve">As a spirit walker, you </w:t>
      </w:r>
      <w:r w:rsidRPr="00BC2D7E">
        <w:t>are often looked upon with awe and fear by their brethren. A spirit walker strong enough to bear the weight of so many souls achieves a mystical transcendence, embodying the collective will and experience of the generations that are reaching out to him.</w:t>
      </w:r>
    </w:p>
    <w:p w14:paraId="1DF6F04A" w14:textId="77777777" w:rsidR="00BC2D7E" w:rsidRDefault="006F4DB6" w:rsidP="006F4DB6">
      <w:r>
        <w:t>Alternatively, instead of being a tauren, you might be an orc from the Shattered Hand clan.</w:t>
      </w:r>
    </w:p>
    <w:p w14:paraId="256D13E9" w14:textId="77777777" w:rsidR="006F4DB6" w:rsidRDefault="006F4DB6" w:rsidP="00BC2D7E"/>
    <w:p w14:paraId="64A1A0FE" w14:textId="77777777" w:rsidR="00BC2D7E" w:rsidRPr="00BC2D7E" w:rsidRDefault="00BC2D7E" w:rsidP="00BC2D7E">
      <w:pPr>
        <w:rPr>
          <w:b/>
          <w:bCs/>
        </w:rPr>
      </w:pPr>
      <w:r>
        <w:rPr>
          <w:b/>
          <w:bCs/>
        </w:rPr>
        <w:t>Variant Feature: Conduit of Spirits</w:t>
      </w:r>
    </w:p>
    <w:p w14:paraId="27AA17D3" w14:textId="77777777" w:rsidR="00BC2D7E" w:rsidRDefault="00BC2D7E" w:rsidP="00A722AD">
      <w:r>
        <w:t>You are c</w:t>
      </w:r>
      <w:r w:rsidRPr="00BC2D7E">
        <w:t xml:space="preserve">apable of channeling ancestral spirits through </w:t>
      </w:r>
      <w:r>
        <w:t xml:space="preserve">your </w:t>
      </w:r>
      <w:r w:rsidRPr="00BC2D7E">
        <w:t>body</w:t>
      </w:r>
      <w:r>
        <w:t>. When you sleep or meditate, you often receive visions of the people who are now dead, usually echoes of the past. If there are restless spirits about, the DM may allow a limited degree of contact with them</w:t>
      </w:r>
      <w:r w:rsidR="0011759A">
        <w:t xml:space="preserve"> (as a Call)</w:t>
      </w:r>
      <w:r>
        <w:t xml:space="preserve">, as if you shared a language with incorporeal undead. This communication takes five times as much time to deliver or understand a message. </w:t>
      </w:r>
      <w:r w:rsidR="00A722AD">
        <w:t>Uncontrolled undead</w:t>
      </w:r>
      <w:r w:rsidR="00A722AD" w:rsidRPr="00A722AD">
        <w:t xml:space="preserve"> that normally hostile by nature might approach with caution</w:t>
      </w:r>
      <w:r w:rsidR="00A722AD">
        <w:t xml:space="preserve"> or ignore you</w:t>
      </w:r>
      <w:r w:rsidR="00A722AD" w:rsidRPr="00A722AD">
        <w:t>, instead of attacking on sight.</w:t>
      </w:r>
    </w:p>
    <w:p w14:paraId="4360D48A" w14:textId="77777777" w:rsidR="004624C1" w:rsidRDefault="00BC2D7E" w:rsidP="00BC2D7E">
      <w:r>
        <w:t xml:space="preserve">Because this feature is not magical, its power is inferior to the </w:t>
      </w:r>
      <w:r w:rsidR="00697C83" w:rsidRPr="00697C83">
        <w:rPr>
          <w:i/>
          <w:iCs/>
        </w:rPr>
        <w:t>s</w:t>
      </w:r>
      <w:r w:rsidRPr="00697C83">
        <w:rPr>
          <w:i/>
          <w:iCs/>
        </w:rPr>
        <w:t xml:space="preserve">peak with </w:t>
      </w:r>
      <w:r w:rsidR="00697C83" w:rsidRPr="00697C83">
        <w:rPr>
          <w:i/>
          <w:iCs/>
        </w:rPr>
        <w:t>d</w:t>
      </w:r>
      <w:r w:rsidRPr="00697C83">
        <w:rPr>
          <w:i/>
          <w:iCs/>
        </w:rPr>
        <w:t>ead</w:t>
      </w:r>
      <w:r>
        <w:t xml:space="preserve"> spell or actually speaking a shared language. </w:t>
      </w:r>
    </w:p>
    <w:p w14:paraId="74C698A2" w14:textId="77777777" w:rsidR="00BC2D7E" w:rsidRDefault="00BC2D7E" w:rsidP="009C1256"/>
    <w:p w14:paraId="01DA6B47" w14:textId="77777777" w:rsidR="004624C1" w:rsidRDefault="004624C1" w:rsidP="00365189">
      <w:pPr>
        <w:pStyle w:val="Heading3"/>
      </w:pPr>
      <w:bookmarkStart w:id="2802" w:name="_Toc54196434"/>
      <w:r>
        <w:t>Sage</w:t>
      </w:r>
      <w:bookmarkEnd w:id="2802"/>
    </w:p>
    <w:p w14:paraId="33522FFA" w14:textId="77777777" w:rsidR="004624C1" w:rsidRDefault="0057162E" w:rsidP="004624C1">
      <w:r>
        <w:t xml:space="preserve">You are a </w:t>
      </w:r>
      <w:r w:rsidR="004624C1" w:rsidRPr="004624C1">
        <w:t>scholar</w:t>
      </w:r>
      <w:r w:rsidR="004624C1">
        <w:t xml:space="preserve"> of mystic or mundane knowledge</w:t>
      </w:r>
      <w:r w:rsidR="004624C1" w:rsidRPr="004624C1">
        <w:t xml:space="preserve">. Sages are a class of learners who delve into the deepest mysteries and the murkiest of Apocrypha to bring </w:t>
      </w:r>
      <w:r w:rsidR="004624C1">
        <w:t>t</w:t>
      </w:r>
      <w:r w:rsidR="004624C1" w:rsidRPr="004624C1">
        <w:t>ruth to the people, or a sizeable grant to their institution</w:t>
      </w:r>
      <w:r w:rsidR="004624C1">
        <w:t>s</w:t>
      </w:r>
      <w:r w:rsidR="004624C1" w:rsidRPr="004624C1">
        <w:t>.</w:t>
      </w:r>
    </w:p>
    <w:p w14:paraId="7307519A" w14:textId="77777777" w:rsidR="00DD76AF" w:rsidRDefault="00DD76AF" w:rsidP="00C12BBE">
      <w:pPr>
        <w:rPr>
          <w:b/>
          <w:bCs/>
        </w:rPr>
      </w:pPr>
    </w:p>
    <w:p w14:paraId="7AD2723C" w14:textId="77777777" w:rsidR="00C12BBE" w:rsidRPr="00C12BBE" w:rsidRDefault="00C12BBE" w:rsidP="00C12BBE">
      <w:pPr>
        <w:rPr>
          <w:b/>
          <w:bCs/>
        </w:rPr>
      </w:pPr>
      <w:r>
        <w:rPr>
          <w:b/>
          <w:bCs/>
        </w:rPr>
        <w:t>Variant Sage: Kirin Tor Agent</w:t>
      </w:r>
    </w:p>
    <w:p w14:paraId="76755A36" w14:textId="77777777" w:rsidR="00C12BBE" w:rsidRDefault="00C12BBE" w:rsidP="00C12BBE">
      <w:r>
        <w:t xml:space="preserve">You are (or were) employed in Dalaran, whether an agent of the mage-court itself, a graduate, a mage-guard, or one of the factions that rule the city. The magical city of Dalaran is ruled by a council of mages, and is usually influenced by the interests of several factions. By the time of the Third War, there were many powerful wizards’ guilds, who trained apprentices and served as a curious mix of faction, guild, and students’ activities clubs. </w:t>
      </w:r>
    </w:p>
    <w:p w14:paraId="0F12B18C" w14:textId="77777777" w:rsidR="00C12BBE" w:rsidRDefault="00C12BBE" w:rsidP="00C12BBE">
      <w:r>
        <w:t xml:space="preserve">By the time of the War of the Lich King, the Sunreavers and Silver Covenant factions dominated the political scene. </w:t>
      </w:r>
    </w:p>
    <w:p w14:paraId="5B31F8F0" w14:textId="77777777" w:rsidR="00C12BBE" w:rsidRDefault="00DD76AF" w:rsidP="00DD76AF">
      <w:r>
        <w:t xml:space="preserve">You may replace one skill proficiency from your background with </w:t>
      </w:r>
      <w:r w:rsidR="00C12BBE">
        <w:t xml:space="preserve">Deception, Investigation, </w:t>
      </w:r>
      <w:r>
        <w:t xml:space="preserve">or </w:t>
      </w:r>
      <w:r w:rsidR="00C12BBE">
        <w:t>Persuasion. Instead of common clothes, your clothes might be violet (representing the kingdom itself), or be of a color associated with one of the guilds. Also, you gain one of the following equipment depending on your role in Dalaran</w:t>
      </w:r>
      <w:r>
        <w:t xml:space="preserve">: a graduate’s staff (if you were a graduate) or a signet ring of a faction (if you were a faction member). </w:t>
      </w:r>
    </w:p>
    <w:p w14:paraId="2727E80E" w14:textId="77777777" w:rsidR="00C12BBE" w:rsidRPr="00C12BBE" w:rsidRDefault="00C12BBE" w:rsidP="00C12BBE">
      <w:pPr>
        <w:rPr>
          <w:b/>
          <w:bCs/>
        </w:rPr>
      </w:pPr>
    </w:p>
    <w:p w14:paraId="40FE24E5" w14:textId="77777777" w:rsidR="000E20B1" w:rsidRDefault="000E20B1" w:rsidP="000E20B1">
      <w:pPr>
        <w:pStyle w:val="Heading3"/>
      </w:pPr>
      <w:bookmarkStart w:id="2803" w:name="_Toc54196435"/>
      <w:r>
        <w:t>Sailor</w:t>
      </w:r>
      <w:bookmarkEnd w:id="2803"/>
    </w:p>
    <w:p w14:paraId="70DA4DCA" w14:textId="77777777" w:rsidR="000E20B1" w:rsidRDefault="0057162E" w:rsidP="0057162E">
      <w:r>
        <w:t xml:space="preserve">You are a sailor, one who </w:t>
      </w:r>
      <w:r w:rsidR="000E20B1" w:rsidRPr="008839A8">
        <w:t>make</w:t>
      </w:r>
      <w:r>
        <w:t>s</w:t>
      </w:r>
      <w:r w:rsidR="000E20B1" w:rsidRPr="008839A8">
        <w:t xml:space="preserve"> their way in the world as traders, merchants, naval personnel</w:t>
      </w:r>
      <w:r>
        <w:t xml:space="preserve">, or even as </w:t>
      </w:r>
      <w:r w:rsidR="000E20B1" w:rsidRPr="008839A8">
        <w:t>smugglers</w:t>
      </w:r>
      <w:r>
        <w:t xml:space="preserve"> or </w:t>
      </w:r>
      <w:r w:rsidR="000E20B1" w:rsidRPr="008839A8">
        <w:t xml:space="preserve">pirates when times get lean. </w:t>
      </w:r>
      <w:r>
        <w:t xml:space="preserve">Sailors </w:t>
      </w:r>
      <w:r w:rsidR="000E20B1" w:rsidRPr="008839A8">
        <w:t>can be found near any major body of water</w:t>
      </w:r>
      <w:r w:rsidR="000E20B1">
        <w:t xml:space="preserve"> or in ports</w:t>
      </w:r>
      <w:r w:rsidR="000E20B1" w:rsidRPr="008839A8">
        <w:t>.</w:t>
      </w:r>
      <w:r w:rsidR="000E20B1">
        <w:t xml:space="preserve"> </w:t>
      </w:r>
    </w:p>
    <w:p w14:paraId="01E72E1B" w14:textId="77777777" w:rsidR="000E20B1" w:rsidRDefault="000E20B1" w:rsidP="000E20B1"/>
    <w:p w14:paraId="1CE06EB1" w14:textId="77777777" w:rsidR="000E20B1" w:rsidRPr="00365189" w:rsidRDefault="000E20B1" w:rsidP="006F4DB6">
      <w:pPr>
        <w:rPr>
          <w:b/>
          <w:bCs/>
        </w:rPr>
      </w:pPr>
      <w:r w:rsidRPr="00365189">
        <w:rPr>
          <w:b/>
          <w:bCs/>
        </w:rPr>
        <w:t xml:space="preserve">Variant Sailor: Goblin Balloonist </w:t>
      </w:r>
      <w:r w:rsidR="006F4DB6">
        <w:rPr>
          <w:b/>
          <w:bCs/>
        </w:rPr>
        <w:t>(usually Goblin only)</w:t>
      </w:r>
    </w:p>
    <w:p w14:paraId="69034E92" w14:textId="77777777" w:rsidR="000E20B1" w:rsidRDefault="000E20B1" w:rsidP="000E20B1">
      <w:r>
        <w:t xml:space="preserve">The job of a balloonist is a risky but profitable venture in the world of Azeroth, as it is gradually becoming the medium of choice for transport across terrestrial lands. </w:t>
      </w:r>
      <w:r>
        <w:lastRenderedPageBreak/>
        <w:t xml:space="preserve">As a balloonist, you may have faced high winds, aerial foes, or delivered your charges (or cargo) across active battlefields to their destinations. </w:t>
      </w:r>
    </w:p>
    <w:p w14:paraId="3EEA38D1" w14:textId="77777777" w:rsidR="000E20B1" w:rsidRDefault="000E20B1" w:rsidP="000E20B1">
      <w:r>
        <w:t xml:space="preserve">Instead of proficiency in vehicles (water), you may be proficient in vehicles (air). </w:t>
      </w:r>
    </w:p>
    <w:p w14:paraId="3A92747B" w14:textId="77777777" w:rsidR="000E20B1" w:rsidRDefault="000E20B1" w:rsidP="000E20B1"/>
    <w:p w14:paraId="1F8B6242" w14:textId="77777777" w:rsidR="000E20B1" w:rsidRPr="008839A8" w:rsidRDefault="000E20B1" w:rsidP="000E20B1">
      <w:pPr>
        <w:rPr>
          <w:b/>
          <w:bCs/>
        </w:rPr>
      </w:pPr>
      <w:r>
        <w:rPr>
          <w:b/>
          <w:bCs/>
        </w:rPr>
        <w:t>Variant Feature: Goblin Balloon Pass</w:t>
      </w:r>
    </w:p>
    <w:p w14:paraId="41455412" w14:textId="77777777" w:rsidR="000E20B1" w:rsidRDefault="000E20B1" w:rsidP="000E20B1">
      <w:r>
        <w:t xml:space="preserve">When you need to, you can secure free passage on a goblin balloon for yourself and your adventuring companions. You might sail on the balloon you served on, or another balloon you have good relations with (perhaps one captained by a former crewmate). Because you’re calling in a favor, you can’t be certain o f a schedule or route that will meet your every need. Your Dungeon Master will determine how long it takes to get where you need to go. In return for your free passage, you and your companions are expected to assist the crew during the voyage, but you do not require a permanent pass. </w:t>
      </w:r>
    </w:p>
    <w:p w14:paraId="1BB70511" w14:textId="77777777" w:rsidR="000E20B1" w:rsidRDefault="000E20B1" w:rsidP="000E20B1"/>
    <w:p w14:paraId="574A1E70" w14:textId="77777777" w:rsidR="000E20B1" w:rsidRPr="00C12BBE" w:rsidRDefault="000E20B1" w:rsidP="000E20B1">
      <w:pPr>
        <w:rPr>
          <w:b/>
          <w:bCs/>
        </w:rPr>
      </w:pPr>
      <w:r w:rsidRPr="00C12BBE">
        <w:rPr>
          <w:b/>
          <w:bCs/>
        </w:rPr>
        <w:t>Variant Sailor: Mariner or Reaver</w:t>
      </w:r>
    </w:p>
    <w:p w14:paraId="517E908B" w14:textId="77777777" w:rsidR="000E20B1" w:rsidRDefault="000E20B1" w:rsidP="000E20B1">
      <w:r>
        <w:t xml:space="preserve">Marines (or mariners) are, depending on their faction, either footmen or grunts specialized in the support of naval and army operations on land and at sea. </w:t>
      </w:r>
    </w:p>
    <w:p w14:paraId="7F7C06E0" w14:textId="77777777" w:rsidR="000E20B1" w:rsidRDefault="000E20B1" w:rsidP="006F4DB6">
      <w:r>
        <w:t>As a mariner, may have served aboard the various airships and gunships of the Alliance or the Horde, and are often working alongside sailors. The human nation of Kul’tiras is specialized in naval warfare and as such has a high number of marines among its forces.</w:t>
      </w:r>
      <w:r w:rsidRPr="00FD7A3E">
        <w:t xml:space="preserve"> </w:t>
      </w:r>
      <w:r>
        <w:t xml:space="preserve">Mariners </w:t>
      </w:r>
      <w:r w:rsidRPr="00FD7A3E">
        <w:t>tend to operate under standard five-year contracts when signing on with a new crew as evidenced by</w:t>
      </w:r>
      <w:r>
        <w:t xml:space="preserve"> the crew of the Wavestrider. While human marines are almost always found among the crews of Alliance gunships, it seems the orcish equivalent for them is "reaver", for reavers can be found among almost all orc gunships.</w:t>
      </w:r>
    </w:p>
    <w:p w14:paraId="5420AC2C" w14:textId="77777777" w:rsidR="000E20B1" w:rsidRDefault="000E20B1" w:rsidP="000E20B1">
      <w:r>
        <w:t xml:space="preserve">Instead of a lucky charm, you may choose to receive an insignia of rank instead. </w:t>
      </w:r>
    </w:p>
    <w:p w14:paraId="0479E3F0" w14:textId="77777777" w:rsidR="000E20B1" w:rsidRDefault="000E20B1" w:rsidP="000E20B1"/>
    <w:p w14:paraId="532A1A65" w14:textId="77777777" w:rsidR="00DD76AF" w:rsidRDefault="00DD76AF" w:rsidP="00DD76AF">
      <w:pPr>
        <w:pStyle w:val="Heading3"/>
      </w:pPr>
      <w:bookmarkStart w:id="2804" w:name="_Toc54196436"/>
      <w:r>
        <w:t>Soldier</w:t>
      </w:r>
      <w:bookmarkEnd w:id="2804"/>
    </w:p>
    <w:p w14:paraId="114374FA" w14:textId="77777777" w:rsidR="00DD76AF" w:rsidRDefault="0057162E" w:rsidP="0057162E">
      <w:r>
        <w:lastRenderedPageBreak/>
        <w:t xml:space="preserve">You are a combatant </w:t>
      </w:r>
      <w:r w:rsidR="00DD76AF">
        <w:t>who participated in a war or trained as such</w:t>
      </w:r>
      <w:r w:rsidR="00DD76AF" w:rsidRPr="00DD76AF">
        <w:t xml:space="preserve">. </w:t>
      </w:r>
      <w:r w:rsidR="00DD76AF">
        <w:t xml:space="preserve">With war being the fact of life in Azeroth, there is </w:t>
      </w:r>
      <w:r w:rsidR="00DD76AF" w:rsidRPr="00DD76AF">
        <w:t>no end in sight for work</w:t>
      </w:r>
      <w:r>
        <w:t>, whether it be for a militia, professional standing army, or as a mercenary</w:t>
      </w:r>
      <w:r w:rsidR="00DD76AF" w:rsidRPr="00DD76AF">
        <w:t>.</w:t>
      </w:r>
    </w:p>
    <w:p w14:paraId="63EB5DF4" w14:textId="77777777" w:rsidR="00DD76AF" w:rsidRDefault="00DD76AF" w:rsidP="00DD76AF"/>
    <w:p w14:paraId="57805040" w14:textId="77777777" w:rsidR="0057162E" w:rsidRDefault="0057162E" w:rsidP="000E20B1">
      <w:pPr>
        <w:rPr>
          <w:b/>
          <w:bCs/>
        </w:rPr>
      </w:pPr>
      <w:r>
        <w:rPr>
          <w:b/>
          <w:bCs/>
        </w:rPr>
        <w:t>Variant Soldier: Militiaman</w:t>
      </w:r>
    </w:p>
    <w:p w14:paraId="709395B1" w14:textId="77777777" w:rsidR="0057162E" w:rsidRDefault="0057162E" w:rsidP="0057162E">
      <w:r>
        <w:t>You are trained in a town militia, practicing weaponry common to your race and ready at a moment’s notice to answer the call to arms.</w:t>
      </w:r>
    </w:p>
    <w:p w14:paraId="68E29D76" w14:textId="77777777" w:rsidR="0057162E" w:rsidRPr="0057162E" w:rsidRDefault="0057162E" w:rsidP="000E20B1"/>
    <w:p w14:paraId="58BFA2F0" w14:textId="77777777" w:rsidR="0057162E" w:rsidRDefault="0057162E" w:rsidP="000E20B1">
      <w:pPr>
        <w:rPr>
          <w:b/>
          <w:bCs/>
        </w:rPr>
      </w:pPr>
      <w:r>
        <w:rPr>
          <w:b/>
          <w:bCs/>
        </w:rPr>
        <w:t xml:space="preserve">Variant Feature: Call to Arms </w:t>
      </w:r>
    </w:p>
    <w:p w14:paraId="4ADAC0AE" w14:textId="77777777" w:rsidR="0057162E" w:rsidRDefault="00093C3A" w:rsidP="00093C3A">
      <w:r>
        <w:t xml:space="preserve">You answer to the call to arms—and give it as well. Villagers, militiamen, city-folk, and city guards usually trust your word regarding any danger you identify and properly communicate, and you can temporarily acquire equipment that can aid confront the threat from them, such as mounts or weapons. Your background and steadfastness also usually allows such strangers to be friendlier to you so long as you maintain your duties. </w:t>
      </w:r>
    </w:p>
    <w:p w14:paraId="451EB7D7" w14:textId="77777777" w:rsidR="00093C3A" w:rsidRPr="0057162E" w:rsidRDefault="00093C3A" w:rsidP="000E20B1"/>
    <w:p w14:paraId="467F8AC6" w14:textId="77777777" w:rsidR="0057162E" w:rsidRDefault="0057162E" w:rsidP="000E20B1">
      <w:pPr>
        <w:rPr>
          <w:b/>
          <w:bCs/>
        </w:rPr>
      </w:pPr>
      <w:r>
        <w:rPr>
          <w:b/>
          <w:bCs/>
        </w:rPr>
        <w:t>Variant Soldier: Mage Guard</w:t>
      </w:r>
    </w:p>
    <w:p w14:paraId="25FB9557" w14:textId="77777777" w:rsidR="0057162E" w:rsidRDefault="0057162E" w:rsidP="000E20B1">
      <w:r>
        <w:t xml:space="preserve">You are trained to guard and protect mages or other spellcasters. You could have been trained in the Violet City of Dalaran, have been cloistered with the priests of </w:t>
      </w:r>
      <w:r w:rsidR="00093C3A">
        <w:t xml:space="preserve">Northshire Abbey, or have been a childhood friend or sibling to a mage. </w:t>
      </w:r>
    </w:p>
    <w:p w14:paraId="3F9CE20E" w14:textId="77777777" w:rsidR="00093C3A" w:rsidRDefault="00093C3A" w:rsidP="00093C3A">
      <w:r>
        <w:t xml:space="preserve">Rather than training in Athletics and Intimidation, you may exchange one of the proficiencies with Arcana or Investigation. </w:t>
      </w:r>
    </w:p>
    <w:p w14:paraId="0098F673" w14:textId="77777777" w:rsidR="0057162E" w:rsidRPr="0057162E" w:rsidRDefault="0057162E" w:rsidP="000E20B1"/>
    <w:p w14:paraId="07335892" w14:textId="77777777" w:rsidR="000E20B1" w:rsidRDefault="000E20B1" w:rsidP="0057162E">
      <w:pPr>
        <w:rPr>
          <w:b/>
          <w:bCs/>
        </w:rPr>
      </w:pPr>
      <w:r>
        <w:rPr>
          <w:b/>
          <w:bCs/>
        </w:rPr>
        <w:t xml:space="preserve">Variant Feature: </w:t>
      </w:r>
      <w:r w:rsidR="0057162E">
        <w:rPr>
          <w:b/>
          <w:bCs/>
        </w:rPr>
        <w:t xml:space="preserve">Special Investigator </w:t>
      </w:r>
    </w:p>
    <w:p w14:paraId="57D994C2" w14:textId="77777777" w:rsidR="000E20B1" w:rsidRDefault="000E20B1" w:rsidP="000E20B1">
      <w:r>
        <w:t xml:space="preserve">You are trained in taking down wizards and finding evidence of them. You could have been trained in Dalaran by the Kirin Tor’s wardens, or be a superstitious villager who fears dark magic. </w:t>
      </w:r>
    </w:p>
    <w:p w14:paraId="512CB2E6" w14:textId="77777777" w:rsidR="000E20B1" w:rsidRDefault="000E20B1" w:rsidP="000E20B1">
      <w:r>
        <w:t>Whenever you visit a settlement, commoners and law enforcement are more likely to trust you with reports of strange events, such as missing persons, reports of demonic activity, unknown magical paraphernalia such as magic circles burnt into grass, or reports of people speaking in tongues.</w:t>
      </w:r>
    </w:p>
    <w:p w14:paraId="3AD81099" w14:textId="77777777" w:rsidR="000E20B1" w:rsidRDefault="000E20B1" w:rsidP="000E20B1">
      <w:r>
        <w:lastRenderedPageBreak/>
        <w:t xml:space="preserve">While many such instances were pranks or the confused spellcasting or apprentice mages, some are omens of darker things. You can also usually tell the difference between the two when observing clues, such as a suspect’s residence. </w:t>
      </w:r>
    </w:p>
    <w:p w14:paraId="0E019EC4" w14:textId="77777777" w:rsidR="000E20B1" w:rsidRDefault="000E20B1" w:rsidP="000E20B1">
      <w:r>
        <w:t xml:space="preserve">You are usually recommended to keep the results of your investigation secret and report back to your superiors. </w:t>
      </w:r>
    </w:p>
    <w:p w14:paraId="6F348F3B" w14:textId="77777777" w:rsidR="000E20B1" w:rsidRDefault="000E20B1" w:rsidP="000E20B1"/>
    <w:p w14:paraId="4E67B5F5" w14:textId="77777777" w:rsidR="00DD76AF" w:rsidRPr="00DD76AF" w:rsidRDefault="00DD76AF" w:rsidP="00DD76AF">
      <w:pPr>
        <w:rPr>
          <w:b/>
          <w:bCs/>
        </w:rPr>
      </w:pPr>
      <w:r>
        <w:rPr>
          <w:b/>
          <w:bCs/>
        </w:rPr>
        <w:t xml:space="preserve">Variant Soldier: </w:t>
      </w:r>
      <w:r w:rsidRPr="00DD76AF">
        <w:rPr>
          <w:b/>
          <w:bCs/>
        </w:rPr>
        <w:t xml:space="preserve">Crusader </w:t>
      </w:r>
    </w:p>
    <w:p w14:paraId="7BBC44A7" w14:textId="77777777" w:rsidR="006F4DB6" w:rsidRDefault="00DD76AF" w:rsidP="00DD76AF">
      <w:r>
        <w:t xml:space="preserve">A crusade was the only answer to humanity in the fallen domains of Lordaeron and Dalaran. The undead armies of the Scourge were a tide that could not be pushed back save by the sword and the prayer. </w:t>
      </w:r>
    </w:p>
    <w:p w14:paraId="00A2B3E8" w14:textId="77777777" w:rsidR="00DD76AF" w:rsidRDefault="00DD76AF" w:rsidP="00DD76AF">
      <w:r>
        <w:t xml:space="preserve">You might have once been a member of the disbanded Order of the Silver Hand, a farmer who threw down his farming tools and took up a rusted militia sword, or a youth who chose to leave the safety of the southern lands to fight back against the encroaching darkness under the mantle of the Light. Not every crusader is from the Paladin class, as they also boast Hunters and Priests among their rank, as well as the necessary Rogue. </w:t>
      </w:r>
    </w:p>
    <w:p w14:paraId="7CDC7ADB" w14:textId="77777777" w:rsidR="00DD76AF" w:rsidRDefault="00DD76AF" w:rsidP="00DD76AF">
      <w:r>
        <w:t>You may replace one skill proficiency from your background with Insight or Religion.</w:t>
      </w:r>
    </w:p>
    <w:p w14:paraId="316230E0" w14:textId="77777777" w:rsidR="00DD76AF" w:rsidRDefault="00DD76AF" w:rsidP="00DD76AF"/>
    <w:p w14:paraId="1EF9D66C" w14:textId="77777777" w:rsidR="000E20B1" w:rsidRDefault="000E20B1" w:rsidP="00093C3A">
      <w:pPr>
        <w:rPr>
          <w:b/>
          <w:bCs/>
        </w:rPr>
      </w:pPr>
      <w:r>
        <w:rPr>
          <w:b/>
          <w:bCs/>
        </w:rPr>
        <w:t xml:space="preserve">Variant </w:t>
      </w:r>
      <w:r w:rsidR="00093C3A">
        <w:rPr>
          <w:b/>
          <w:bCs/>
        </w:rPr>
        <w:t>Soldier</w:t>
      </w:r>
      <w:r>
        <w:rPr>
          <w:b/>
          <w:bCs/>
        </w:rPr>
        <w:t>: Farstrider (High Elf and Blood Elf usually)</w:t>
      </w:r>
    </w:p>
    <w:p w14:paraId="71A3A6ED" w14:textId="77777777" w:rsidR="006F4DB6" w:rsidRDefault="000E20B1" w:rsidP="000E20B1">
      <w:r w:rsidRPr="00325A13">
        <w:t>You are part</w:t>
      </w:r>
      <w:r>
        <w:t xml:space="preserve"> of the High Elven Order of Farstriders, a paramilitary organization that is a similar reflection to the night elven Sentinels. After the destruction of Quel’Thalas, the Farstriders began diminishing in importance, especially after the blood elves’ newfound obsession with fel magic. </w:t>
      </w:r>
    </w:p>
    <w:p w14:paraId="2E47CD0E" w14:textId="77777777" w:rsidR="000E20B1" w:rsidRDefault="000E20B1" w:rsidP="000E20B1">
      <w:r>
        <w:t xml:space="preserve">Rangers form the scout and advanced skirmishing forces of Quel’Thalas, while seekers are specialized assassins who infiltrate enemy lands and perform dangerous missions. </w:t>
      </w:r>
    </w:p>
    <w:p w14:paraId="13926EC6" w14:textId="77777777" w:rsidR="000E20B1" w:rsidRDefault="000E20B1" w:rsidP="000E20B1">
      <w:r>
        <w:t>You may replace one skill proficiency from your background with Nature</w:t>
      </w:r>
      <w:r w:rsidR="00D26A91">
        <w:t>, Insight,</w:t>
      </w:r>
      <w:r>
        <w:t xml:space="preserve"> or Perception. Also, instead of proficiency with </w:t>
      </w:r>
      <w:r>
        <w:lastRenderedPageBreak/>
        <w:t xml:space="preserve">vehicles (land), you may gain proficiency with an herbalism or disguise kit. </w:t>
      </w:r>
    </w:p>
    <w:p w14:paraId="73B06FDA" w14:textId="77777777" w:rsidR="000E20B1" w:rsidRPr="000E20B1" w:rsidRDefault="000E20B1" w:rsidP="000E20B1"/>
    <w:p w14:paraId="52BFFACD" w14:textId="77777777" w:rsidR="000E20B1" w:rsidRDefault="000E20B1" w:rsidP="000E20B1">
      <w:pPr>
        <w:rPr>
          <w:b/>
          <w:bCs/>
        </w:rPr>
      </w:pPr>
      <w:r>
        <w:rPr>
          <w:b/>
          <w:bCs/>
        </w:rPr>
        <w:t>Variant Feature: Wanderer</w:t>
      </w:r>
    </w:p>
    <w:p w14:paraId="2A056703" w14:textId="77777777" w:rsidR="000E20B1" w:rsidRDefault="000E20B1" w:rsidP="000E20B1">
      <w:r>
        <w:t xml:space="preserve">You may gain the wanderer background feature of the Outlander instead of the Military Rank feature of the soldier background. </w:t>
      </w:r>
    </w:p>
    <w:p w14:paraId="2C4D9E15" w14:textId="77777777" w:rsidR="000E20B1" w:rsidRDefault="000E20B1" w:rsidP="00DD76AF"/>
    <w:p w14:paraId="38B643C0" w14:textId="77777777" w:rsidR="00DD76AF" w:rsidRPr="00DD76AF" w:rsidRDefault="00DD76AF" w:rsidP="00DD76AF">
      <w:pPr>
        <w:rPr>
          <w:b/>
          <w:bCs/>
        </w:rPr>
      </w:pPr>
      <w:r>
        <w:rPr>
          <w:b/>
          <w:bCs/>
        </w:rPr>
        <w:t xml:space="preserve">Variant Soldier: </w:t>
      </w:r>
      <w:r w:rsidRPr="00DD76AF">
        <w:rPr>
          <w:b/>
          <w:bCs/>
        </w:rPr>
        <w:t>Sentinel</w:t>
      </w:r>
    </w:p>
    <w:p w14:paraId="4351F876" w14:textId="77777777" w:rsidR="00DD76AF" w:rsidRDefault="00DD76AF" w:rsidP="006F4DB6">
      <w:r>
        <w:t xml:space="preserve">You are part of the Night Elven Order of Sentinels, a religious/military organization that protects and preemptively destroys threats to the night elves and their lands. </w:t>
      </w:r>
    </w:p>
    <w:p w14:paraId="3AB5AD4B" w14:textId="77777777" w:rsidR="00DD76AF" w:rsidRDefault="00DD76AF" w:rsidP="00DD76AF">
      <w:r>
        <w:t>You may replace one skill proficiency from your background with Religion, Investigation, or Stealth.</w:t>
      </w:r>
    </w:p>
    <w:p w14:paraId="66C5FBB2" w14:textId="77777777" w:rsidR="00DD76AF" w:rsidRDefault="00DD76AF" w:rsidP="00DD76AF"/>
    <w:p w14:paraId="5455D99E" w14:textId="77777777" w:rsidR="00EB5F11" w:rsidRDefault="00EB5F11" w:rsidP="00EB5F11">
      <w:pPr>
        <w:pStyle w:val="Heading3"/>
      </w:pPr>
      <w:bookmarkStart w:id="2805" w:name="_Toc54196437"/>
      <w:r>
        <w:t>Urchin</w:t>
      </w:r>
      <w:bookmarkEnd w:id="2805"/>
    </w:p>
    <w:p w14:paraId="7C8A6932" w14:textId="77777777" w:rsidR="00EB5F11" w:rsidRDefault="00EB5F11" w:rsidP="00EB5F11">
      <w:r w:rsidRPr="00EB5F11">
        <w:t xml:space="preserve">A child of the streets. Urchins can be found in the dirty streets begging for coin, pocketing what isn’t theirs, and generally trying to grow up to be </w:t>
      </w:r>
      <w:r>
        <w:t>c</w:t>
      </w:r>
      <w:r w:rsidRPr="00EB5F11">
        <w:t xml:space="preserve">riminals </w:t>
      </w:r>
      <w:r>
        <w:t xml:space="preserve">or charlatans. </w:t>
      </w:r>
    </w:p>
    <w:p w14:paraId="64F2AB75" w14:textId="77777777" w:rsidR="00EB5F11" w:rsidRDefault="00EB5F11" w:rsidP="00A419A3"/>
    <w:p w14:paraId="4CA890ED" w14:textId="77777777" w:rsidR="00A722AD" w:rsidRPr="00A722AD" w:rsidRDefault="00A722AD" w:rsidP="00A419A3">
      <w:pPr>
        <w:rPr>
          <w:b/>
          <w:bCs/>
        </w:rPr>
      </w:pPr>
      <w:r>
        <w:rPr>
          <w:b/>
          <w:bCs/>
        </w:rPr>
        <w:t>Variant Urchin: Refugee</w:t>
      </w:r>
    </w:p>
    <w:p w14:paraId="79CCC3BD" w14:textId="77777777" w:rsidR="00A722AD" w:rsidRDefault="00A722AD" w:rsidP="00C8297A">
      <w:r>
        <w:t>In many cases, an urchin could have been born in comfort or even opulence. You have been forced from your home to another land, either from war (such as the humans of Stormwind</w:t>
      </w:r>
      <w:r w:rsidR="00C8297A">
        <w:t xml:space="preserve"> </w:t>
      </w:r>
      <w:r>
        <w:t xml:space="preserve">or the high elves of Silvermoon), </w:t>
      </w:r>
      <w:r w:rsidR="00C8297A">
        <w:t xml:space="preserve">disease (such as the humans of southern Lordaeron escaping the Undead Plague), civil conflict (such as the instability in Westfall), or the very destruction of your world (as the Mag’har orcs). </w:t>
      </w:r>
    </w:p>
    <w:p w14:paraId="3F7E1C3A" w14:textId="77777777" w:rsidR="00C8297A" w:rsidRDefault="00C8297A" w:rsidP="00C8297A"/>
    <w:p w14:paraId="640DAC91" w14:textId="77777777" w:rsidR="00C8297A" w:rsidRPr="00C8297A" w:rsidRDefault="00C8297A" w:rsidP="00C8297A">
      <w:pPr>
        <w:rPr>
          <w:b/>
          <w:bCs/>
        </w:rPr>
      </w:pPr>
      <w:r>
        <w:rPr>
          <w:b/>
          <w:bCs/>
        </w:rPr>
        <w:t>Variant Feature: Something Left Behind</w:t>
      </w:r>
    </w:p>
    <w:p w14:paraId="7BA22C29" w14:textId="77777777" w:rsidR="00A722AD" w:rsidRPr="00C8297A" w:rsidRDefault="00C8297A" w:rsidP="00C8297A">
      <w:r>
        <w:t xml:space="preserve">You have access to a unique and powerful secret. The exact nature of this secret depends on the nature of your exile or status as refugee. It may be a secret about the event that caused you to escape, knowledge of a treasure or valuable memento. It might be information that would be damaging to the organization that drove you away, and hence the reason for your choice to adventure. Work with your DM to determine the details </w:t>
      </w:r>
      <w:r>
        <w:lastRenderedPageBreak/>
        <w:t xml:space="preserve">of your secret and its impact on the </w:t>
      </w:r>
      <w:r>
        <w:lastRenderedPageBreak/>
        <w:t>campaign.</w:t>
      </w:r>
    </w:p>
    <w:p w14:paraId="178519E8" w14:textId="77777777" w:rsidR="00C8297A" w:rsidRDefault="00C8297A">
      <w:pPr>
        <w:sectPr w:rsidR="00C8297A" w:rsidSect="00C8297A">
          <w:type w:val="continuous"/>
          <w:pgSz w:w="12240" w:h="15840"/>
          <w:pgMar w:top="1440" w:right="1800" w:bottom="1440" w:left="1800" w:header="708" w:footer="708" w:gutter="0"/>
          <w:cols w:num="2" w:space="708"/>
          <w:docGrid w:linePitch="360"/>
        </w:sectPr>
      </w:pPr>
      <w:bookmarkStart w:id="2806" w:name="_Toc509138780"/>
      <w:bookmarkEnd w:id="2327"/>
    </w:p>
    <w:p w14:paraId="683F9A3E" w14:textId="77777777" w:rsidR="00B93648" w:rsidRDefault="00B93648">
      <w:r>
        <w:lastRenderedPageBreak/>
        <w:br w:type="page"/>
      </w:r>
    </w:p>
    <w:p w14:paraId="6B0D28DE" w14:textId="77777777" w:rsidR="00B93648" w:rsidRPr="000D5DB5" w:rsidRDefault="00B93648">
      <w:pPr>
        <w:contextualSpacing/>
        <w:outlineLvl w:val="0"/>
        <w:rPr>
          <w:rFonts w:eastAsia="Times New Roman" w:cstheme="minorHAnsi"/>
          <w:b/>
          <w:bCs/>
          <w:kern w:val="36"/>
          <w:sz w:val="48"/>
          <w:szCs w:val="48"/>
        </w:rPr>
      </w:pPr>
      <w:bookmarkStart w:id="2807" w:name="_Toc54196438"/>
      <w:r w:rsidRPr="000D5DB5">
        <w:rPr>
          <w:rFonts w:eastAsia="Times New Roman" w:cstheme="minorHAnsi"/>
          <w:b/>
          <w:bCs/>
          <w:color w:val="1F4E79"/>
          <w:kern w:val="36"/>
          <w:sz w:val="36"/>
          <w:szCs w:val="36"/>
        </w:rPr>
        <w:lastRenderedPageBreak/>
        <w:t xml:space="preserve">Chapter </w:t>
      </w:r>
      <w:r>
        <w:rPr>
          <w:rFonts w:eastAsia="Times New Roman" w:cstheme="minorHAnsi"/>
          <w:b/>
          <w:bCs/>
          <w:color w:val="1F4E79"/>
          <w:kern w:val="36"/>
          <w:sz w:val="36"/>
          <w:szCs w:val="36"/>
        </w:rPr>
        <w:t>5</w:t>
      </w:r>
      <w:r w:rsidRPr="000D5DB5">
        <w:rPr>
          <w:rFonts w:eastAsia="Times New Roman" w:cstheme="minorHAnsi"/>
          <w:b/>
          <w:bCs/>
          <w:color w:val="1F4E79"/>
          <w:kern w:val="36"/>
          <w:sz w:val="36"/>
          <w:szCs w:val="36"/>
        </w:rPr>
        <w:t>: Equipment</w:t>
      </w:r>
      <w:bookmarkEnd w:id="2807"/>
    </w:p>
    <w:p w14:paraId="72E5BF83" w14:textId="77777777" w:rsidR="00F81A5C" w:rsidRDefault="00F81A5C">
      <w:pPr>
        <w:contextualSpacing/>
        <w:outlineLvl w:val="1"/>
        <w:rPr>
          <w:rFonts w:eastAsia="Times New Roman" w:cstheme="minorHAnsi"/>
          <w:color w:val="2E75B5"/>
          <w:sz w:val="32"/>
          <w:szCs w:val="32"/>
        </w:rPr>
      </w:pPr>
      <w:bookmarkStart w:id="2808" w:name="_Toc54196439"/>
      <w:r>
        <w:rPr>
          <w:rFonts w:eastAsia="Times New Roman" w:cstheme="minorHAnsi"/>
          <w:color w:val="2E75B5"/>
          <w:sz w:val="32"/>
          <w:szCs w:val="32"/>
        </w:rPr>
        <w:t>Starting Equipment</w:t>
      </w:r>
      <w:bookmarkEnd w:id="2808"/>
    </w:p>
    <w:p w14:paraId="72F0EFF6" w14:textId="77777777" w:rsidR="00F81A5C" w:rsidRDefault="00F81A5C">
      <w:r>
        <w:t>As described in the Player’s Handbook, you can start with a number of gold pieces based on your class and spend them on items from the lists in the equipment chapter. See the Starting Wealth by Class table to determine how much gold you have to spend.</w:t>
      </w:r>
    </w:p>
    <w:p w14:paraId="20329573" w14:textId="77777777" w:rsidR="00F81A5C" w:rsidRDefault="00F81A5C">
      <w:r>
        <w:t xml:space="preserve">You decide how your character came by this starting equipment. It might have been an inheritance, or goods that the character purchased during his or her upbringing. </w:t>
      </w:r>
    </w:p>
    <w:p w14:paraId="4F9C119A" w14:textId="77777777" w:rsidR="00F81A5C" w:rsidRDefault="00F81A5C"/>
    <w:p w14:paraId="315C1CF5" w14:textId="77777777" w:rsidR="00F81A5C" w:rsidRPr="00E95E1F" w:rsidRDefault="00F81A5C">
      <w:pPr>
        <w:rPr>
          <w:b/>
          <w:bCs/>
        </w:rPr>
      </w:pPr>
      <w:r w:rsidRPr="00E95E1F">
        <w:rPr>
          <w:b/>
          <w:bCs/>
        </w:rPr>
        <w:t>Starting Wealth by Class</w:t>
      </w:r>
    </w:p>
    <w:p w14:paraId="35CFBEF1" w14:textId="77777777" w:rsidR="00F81A5C" w:rsidRPr="00E95E1F" w:rsidRDefault="00F81A5C" w:rsidP="00F81A5C">
      <w:pPr>
        <w:rPr>
          <w:b/>
          <w:bCs/>
        </w:rPr>
      </w:pPr>
      <w:r w:rsidRPr="00E95E1F">
        <w:rPr>
          <w:b/>
          <w:bCs/>
        </w:rPr>
        <w:t xml:space="preserve">Class </w:t>
      </w:r>
      <w:r>
        <w:rPr>
          <w:b/>
          <w:bCs/>
        </w:rPr>
        <w:tab/>
      </w:r>
      <w:r>
        <w:rPr>
          <w:b/>
          <w:bCs/>
        </w:rPr>
        <w:tab/>
      </w:r>
      <w:r w:rsidRPr="00E95E1F">
        <w:rPr>
          <w:b/>
          <w:bCs/>
        </w:rPr>
        <w:t>Funds</w:t>
      </w:r>
    </w:p>
    <w:p w14:paraId="7DDCF884" w14:textId="77777777" w:rsidR="00F81A5C" w:rsidRDefault="00F81A5C" w:rsidP="00F81A5C">
      <w:r>
        <w:t>Alchemist</w:t>
      </w:r>
      <w:r>
        <w:tab/>
        <w:t>5d4 x 10 gp (plus 250 gp worth in alchemical components)</w:t>
      </w:r>
    </w:p>
    <w:p w14:paraId="2136DF69" w14:textId="77777777" w:rsidR="00F81A5C" w:rsidRDefault="00F81A5C">
      <w:r>
        <w:t>Death Knight</w:t>
      </w:r>
      <w:r>
        <w:tab/>
        <w:t>5d4 x 10 gp (plus Runeblade(s))</w:t>
      </w:r>
    </w:p>
    <w:p w14:paraId="51257192" w14:textId="77777777" w:rsidR="00F81A5C" w:rsidRDefault="00F81A5C" w:rsidP="00F81A5C">
      <w:r>
        <w:t xml:space="preserve">Druid </w:t>
      </w:r>
      <w:r>
        <w:tab/>
      </w:r>
      <w:r>
        <w:tab/>
        <w:t>2d4 x 10 gp</w:t>
      </w:r>
    </w:p>
    <w:p w14:paraId="2482D13F" w14:textId="77777777" w:rsidR="00F81A5C" w:rsidRDefault="00F81A5C" w:rsidP="00F81A5C">
      <w:r>
        <w:t>Hunter</w:t>
      </w:r>
      <w:r>
        <w:tab/>
      </w:r>
      <w:r>
        <w:tab/>
        <w:t>5d4 x 10 gp</w:t>
      </w:r>
    </w:p>
    <w:p w14:paraId="49A2243E" w14:textId="77777777" w:rsidR="00F81A5C" w:rsidRDefault="00F81A5C" w:rsidP="00F81A5C">
      <w:r>
        <w:t>Mage</w:t>
      </w:r>
      <w:r>
        <w:tab/>
      </w:r>
      <w:r>
        <w:tab/>
        <w:t>4d4 x 10 gp</w:t>
      </w:r>
    </w:p>
    <w:p w14:paraId="6C554DDD" w14:textId="77777777" w:rsidR="00F81A5C" w:rsidRDefault="00F81A5C" w:rsidP="00F81A5C">
      <w:r>
        <w:t xml:space="preserve">Monk </w:t>
      </w:r>
      <w:r>
        <w:tab/>
      </w:r>
      <w:r>
        <w:tab/>
        <w:t>5d4 gp</w:t>
      </w:r>
    </w:p>
    <w:p w14:paraId="1F991458" w14:textId="77777777" w:rsidR="00F81A5C" w:rsidRDefault="00F81A5C">
      <w:r>
        <w:t>Paladin</w:t>
      </w:r>
      <w:r>
        <w:tab/>
      </w:r>
      <w:r>
        <w:tab/>
        <w:t>5d4 x 10 gp</w:t>
      </w:r>
    </w:p>
    <w:p w14:paraId="4EAE2D97" w14:textId="77777777" w:rsidR="00F81A5C" w:rsidRDefault="00F81A5C" w:rsidP="00F81A5C">
      <w:r>
        <w:t>Priest</w:t>
      </w:r>
      <w:r>
        <w:tab/>
      </w:r>
      <w:r>
        <w:tab/>
        <w:t>5d4 x 10 gp</w:t>
      </w:r>
    </w:p>
    <w:p w14:paraId="0B17C77C" w14:textId="77777777" w:rsidR="00F81A5C" w:rsidRDefault="00F81A5C" w:rsidP="00F81A5C">
      <w:r>
        <w:t xml:space="preserve">Rogue </w:t>
      </w:r>
      <w:r>
        <w:tab/>
      </w:r>
      <w:r>
        <w:tab/>
        <w:t>4d4 x 10 gp</w:t>
      </w:r>
    </w:p>
    <w:p w14:paraId="2A4C9A6B" w14:textId="77777777" w:rsidR="00F81A5C" w:rsidRDefault="00F81A5C" w:rsidP="00F81A5C">
      <w:r>
        <w:t>Shaman</w:t>
      </w:r>
      <w:r>
        <w:tab/>
      </w:r>
      <w:r>
        <w:tab/>
        <w:t>5d4 x 10 gp</w:t>
      </w:r>
    </w:p>
    <w:p w14:paraId="57CCC174" w14:textId="6D4EB7DD" w:rsidR="00F81A5C" w:rsidRDefault="00F81A5C" w:rsidP="001B7C11">
      <w:pPr>
        <w:pPrChange w:id="2809" w:author="Admin" w:date="2022-04-19T01:38:00Z">
          <w:pPr/>
        </w:pPrChange>
      </w:pPr>
      <w:r>
        <w:t>Tinker</w:t>
      </w:r>
      <w:r>
        <w:tab/>
      </w:r>
      <w:r>
        <w:tab/>
        <w:t xml:space="preserve">4d4 x 10 gp (plus 250 gp worth in </w:t>
      </w:r>
      <w:del w:id="2810" w:author="Admin" w:date="2022-04-19T01:38:00Z">
        <w:r w:rsidDel="001B7C11">
          <w:delText xml:space="preserve">alchemical </w:delText>
        </w:r>
      </w:del>
      <w:ins w:id="2811" w:author="Admin" w:date="2022-04-19T01:38:00Z">
        <w:r w:rsidR="001B7C11">
          <w:t xml:space="preserve">engineering </w:t>
        </w:r>
      </w:ins>
      <w:r>
        <w:t>components)</w:t>
      </w:r>
    </w:p>
    <w:p w14:paraId="65265D06" w14:textId="77777777" w:rsidR="00F81A5C" w:rsidRDefault="00F81A5C" w:rsidP="00F81A5C">
      <w:r>
        <w:t xml:space="preserve">Warlock </w:t>
      </w:r>
      <w:r>
        <w:tab/>
        <w:t>4d4 x 10 gp</w:t>
      </w:r>
    </w:p>
    <w:p w14:paraId="0BCB9FE0" w14:textId="77777777" w:rsidR="00F81A5C" w:rsidRDefault="00F81A5C" w:rsidP="00F81A5C">
      <w:r>
        <w:t>Warrior</w:t>
      </w:r>
      <w:r>
        <w:tab/>
      </w:r>
      <w:r>
        <w:tab/>
        <w:t>5d4 x 10 gp</w:t>
      </w:r>
    </w:p>
    <w:p w14:paraId="1DC10F0C" w14:textId="77777777" w:rsidR="00F81A5C" w:rsidRDefault="00F81A5C" w:rsidP="00F81A5C"/>
    <w:p w14:paraId="126AFB74" w14:textId="77777777" w:rsidR="00F81A5C" w:rsidRDefault="00F81A5C" w:rsidP="00E95E1F">
      <w:pPr>
        <w:pStyle w:val="Heading2"/>
      </w:pPr>
      <w:bookmarkStart w:id="2812" w:name="_Toc54196440"/>
      <w:r>
        <w:t>Wealth</w:t>
      </w:r>
      <w:bookmarkEnd w:id="2812"/>
    </w:p>
    <w:p w14:paraId="2D3D5E8B" w14:textId="77777777" w:rsidR="00691E23" w:rsidRDefault="007C1030">
      <w:r>
        <w:t xml:space="preserve">Material wealth in Azeroth was based on gold, silver, and copper coins. In many cases, however, barter takes place (such as in Booty Bay or other goblin strongholds), or is measured in other means (land, ownership of mines and other resource nodes, etc.) </w:t>
      </w:r>
    </w:p>
    <w:p w14:paraId="2660C653" w14:textId="77777777" w:rsidR="00691E23" w:rsidRDefault="00691E23">
      <w:r w:rsidRPr="00541781">
        <w:t>Stormwind's coinage has traditionally been the copper penny,</w:t>
      </w:r>
      <w:r>
        <w:t xml:space="preserve"> </w:t>
      </w:r>
      <w:r w:rsidRPr="00541781">
        <w:t>the silver groat,</w:t>
      </w:r>
      <w:r>
        <w:t xml:space="preserve"> </w:t>
      </w:r>
      <w:r w:rsidRPr="00541781">
        <w:t>and the gold sovereign.</w:t>
      </w:r>
      <w:r>
        <w:t xml:space="preserve"> For all purposes, however, coinage is nearly universal, with Stormwind-minted coin in equal circulation with coins minted in Ironforge, Orgrimmar, or Booty Bay.</w:t>
      </w:r>
      <w:r w:rsidRPr="00691E23">
        <w:t xml:space="preserve"> </w:t>
      </w:r>
      <w:r w:rsidRPr="007C1030">
        <w:t xml:space="preserve">The Defias Brotherhood enjoys marring Stormwind minted coins creating "cross-eyed coins” which is a sign of treason to the throne. </w:t>
      </w:r>
    </w:p>
    <w:p w14:paraId="69A53119" w14:textId="77777777" w:rsidR="00691E23" w:rsidRDefault="00691E23"/>
    <w:p w14:paraId="015968D9" w14:textId="77777777" w:rsidR="007C1030" w:rsidRDefault="00F81A5C">
      <w:r w:rsidRPr="00E95E1F">
        <w:t xml:space="preserve">Mined from the rich earth of Azeroth and Lordaeron, gold is commonly used as coins in exchange for goods and services. As a rare substance that is always in short supply, gold must be dug out from the rock and soil within established gold mines. Many of these mines were abandoned when the orc raids began </w:t>
      </w:r>
      <w:r w:rsidR="00691E23">
        <w:t xml:space="preserve">(followed by the First and Second wars) </w:t>
      </w:r>
      <w:r w:rsidRPr="00E95E1F">
        <w:t xml:space="preserve">and the workers fled for their very lives. </w:t>
      </w:r>
    </w:p>
    <w:p w14:paraId="5E17FB5C" w14:textId="77777777" w:rsidR="00F81A5C" w:rsidRPr="00E95E1F" w:rsidRDefault="00F81A5C">
      <w:r w:rsidRPr="00E95E1F">
        <w:t xml:space="preserve">Since the beginning of the Second War, </w:t>
      </w:r>
      <w:r w:rsidR="00691E23">
        <w:t xml:space="preserve">many gold-mining </w:t>
      </w:r>
      <w:r w:rsidRPr="00E95E1F">
        <w:t>sites are frequently operated while under the protection of military forces.</w:t>
      </w:r>
    </w:p>
    <w:p w14:paraId="5912F0E8" w14:textId="77777777" w:rsidR="00691E23" w:rsidRDefault="00691E23"/>
    <w:p w14:paraId="46B0DC95" w14:textId="77777777" w:rsidR="00F81A5C" w:rsidRPr="00E95E1F" w:rsidRDefault="00F81A5C">
      <w:r w:rsidRPr="00E95E1F">
        <w:t>Goblins call their currency macaroons,</w:t>
      </w:r>
      <w:r w:rsidR="007C1030">
        <w:t xml:space="preserve"> </w:t>
      </w:r>
      <w:r w:rsidRPr="00E95E1F">
        <w:t>and they refer to money as moolah.</w:t>
      </w:r>
    </w:p>
    <w:p w14:paraId="0A0B13FA" w14:textId="77777777" w:rsidR="00F81A5C" w:rsidRDefault="00691E23">
      <w:r w:rsidRPr="007C1030">
        <w:t xml:space="preserve">Some </w:t>
      </w:r>
      <w:r>
        <w:t xml:space="preserve">other </w:t>
      </w:r>
      <w:r w:rsidRPr="007C1030">
        <w:t>coins that are not minted any longer are worth more to some people.</w:t>
      </w:r>
      <w:r>
        <w:t xml:space="preserve"> Gold coins from the fall of the Night Elf empire (Azshara-mint) often worth at least ten times the actual value of the same coin at the time of the empire’s fall and drowning beneath the sea. </w:t>
      </w:r>
    </w:p>
    <w:p w14:paraId="660A1B1C" w14:textId="77777777" w:rsidR="00691E23" w:rsidRPr="00E95E1F" w:rsidRDefault="00691E23"/>
    <w:p w14:paraId="2CBEF157" w14:textId="77777777" w:rsidR="00F81A5C" w:rsidRPr="00E95E1F" w:rsidRDefault="00F81A5C" w:rsidP="00F81A5C">
      <w:pPr>
        <w:rPr>
          <w:b/>
          <w:bCs/>
        </w:rPr>
      </w:pPr>
      <w:r>
        <w:rPr>
          <w:b/>
          <w:bCs/>
        </w:rPr>
        <w:t>Coinage</w:t>
      </w:r>
    </w:p>
    <w:p w14:paraId="343D6D39" w14:textId="77777777" w:rsidR="00F81A5C" w:rsidRDefault="00F81A5C" w:rsidP="00E95E1F">
      <w:r w:rsidRPr="00F81A5C">
        <w:lastRenderedPageBreak/>
        <w:t>The monetary system in the world of Warcraft operates on the scale described in the Player’s Handbook.  The only exception is that platinum pieces have yet to make an appearance in the world of Azeroth; though the value of platinum is recognized, it is rare enough that it is still used primarily as a decorative material rather than a type of coinage.</w:t>
      </w:r>
    </w:p>
    <w:p w14:paraId="3393FCA6" w14:textId="77777777" w:rsidR="00691E23" w:rsidRDefault="00691E23" w:rsidP="00E95E1F"/>
    <w:p w14:paraId="4F503715" w14:textId="77777777" w:rsidR="005538AE" w:rsidRDefault="005538AE" w:rsidP="00E95E1F">
      <w:pPr>
        <w:rPr>
          <w:b/>
          <w:bCs/>
        </w:rPr>
      </w:pPr>
      <w:r>
        <w:rPr>
          <w:b/>
          <w:bCs/>
        </w:rPr>
        <w:t>Instances</w:t>
      </w:r>
    </w:p>
    <w:p w14:paraId="535E051B" w14:textId="77777777" w:rsidR="005538AE" w:rsidRPr="00E95E1F" w:rsidRDefault="005538AE">
      <w:r w:rsidRPr="00E95E1F">
        <w:t>50,000 gold was offered by Patch to the first goblin making it to the deployment point in Nazmir.</w:t>
      </w:r>
    </w:p>
    <w:p w14:paraId="58F6CCE6" w14:textId="77777777" w:rsidR="005538AE" w:rsidRPr="00E95E1F" w:rsidRDefault="005538AE">
      <w:r w:rsidRPr="00E95E1F">
        <w:t>10,000 gold was offered by Harlan Sweete to whoever brought him the head of Flynn Fairwind and an Alliance adventurer.</w:t>
      </w:r>
    </w:p>
    <w:p w14:paraId="0F1F8992" w14:textId="77777777" w:rsidR="005538AE" w:rsidRPr="00E95E1F" w:rsidRDefault="005538AE">
      <w:r w:rsidRPr="00E95E1F">
        <w:t>2,000 gold was wagered by Gazlowe on a single boat race.</w:t>
      </w:r>
    </w:p>
    <w:p w14:paraId="47ED5CBD" w14:textId="77777777" w:rsidR="005538AE" w:rsidRPr="00E95E1F" w:rsidRDefault="005538AE">
      <w:r w:rsidRPr="00E95E1F">
        <w:t>1,000 gold is made by Gazlowe per salvage haul for pirates.</w:t>
      </w:r>
    </w:p>
    <w:p w14:paraId="780B8910" w14:textId="77777777" w:rsidR="005538AE" w:rsidRPr="00E95E1F" w:rsidRDefault="005538AE">
      <w:r w:rsidRPr="00E95E1F">
        <w:t>1,000 gold was offered by Varok Saurfang per dead Alliance spy, though this was notably a bluff and no one was expected to, nor did anyone cash out.</w:t>
      </w:r>
    </w:p>
    <w:p w14:paraId="6D9612CF" w14:textId="77777777" w:rsidR="005538AE" w:rsidRPr="00E95E1F" w:rsidRDefault="005538AE">
      <w:r w:rsidRPr="00E95E1F">
        <w:t>1,000 gold was suggested by Helka Grimtotem as the worth of a gladiator champion like Valeera Sanguinar. Rehgar Earthfury agreed to sell Valeera to Helka for 2,000.</w:t>
      </w:r>
    </w:p>
    <w:p w14:paraId="315C93E6" w14:textId="77777777" w:rsidR="005538AE" w:rsidRPr="00E95E1F" w:rsidRDefault="005538AE">
      <w:r w:rsidRPr="00E95E1F">
        <w:t>500 gold was offered by Varok Saurfang per captured Alliance spy, though this was notably a bluff and no one was expected to, nor did anyone cash out.</w:t>
      </w:r>
    </w:p>
    <w:p w14:paraId="47A2AC68" w14:textId="77777777" w:rsidR="005538AE" w:rsidRDefault="005538AE">
      <w:r w:rsidRPr="00E95E1F">
        <w:t>300 gold is the price o</w:t>
      </w:r>
      <w:r>
        <w:t>f an immensely fast speed boat.</w:t>
      </w:r>
    </w:p>
    <w:p w14:paraId="46BCE10E" w14:textId="77777777" w:rsidR="005538AE" w:rsidRPr="00E95E1F" w:rsidRDefault="005538AE">
      <w:r w:rsidRPr="00E95E1F">
        <w:t>300 gold is the amount it costs the Alliance to train a foreman.</w:t>
      </w:r>
    </w:p>
    <w:p w14:paraId="5712B6AB" w14:textId="77777777" w:rsidR="005538AE" w:rsidRPr="00E95E1F" w:rsidRDefault="005538AE">
      <w:r w:rsidRPr="00E95E1F">
        <w:t>200 gold is the amount it costs the Alliance to train an engineer.</w:t>
      </w:r>
    </w:p>
    <w:p w14:paraId="03F69D22" w14:textId="77777777" w:rsidR="005538AE" w:rsidRPr="00E95E1F" w:rsidRDefault="005538AE">
      <w:r w:rsidRPr="00E95E1F">
        <w:t>200 gold was the price offered to Valeera Sanguinar to purchase a fel dagger from an old woman in Menethil Harbor.</w:t>
      </w:r>
    </w:p>
    <w:p w14:paraId="26F6E11E" w14:textId="77777777" w:rsidR="005538AE" w:rsidRPr="00E95E1F" w:rsidRDefault="005538AE">
      <w:r w:rsidRPr="00E95E1F">
        <w:t>100 gold was given by an unnamed Stormwind Assassin's Guild member to Magatha Grimtotem in return for showing him a vision of his target, Lo'Gosh.</w:t>
      </w:r>
    </w:p>
    <w:p w14:paraId="6827057A" w14:textId="77777777" w:rsidR="005538AE" w:rsidRPr="00E95E1F" w:rsidRDefault="005538AE">
      <w:r w:rsidRPr="00E95E1F">
        <w:t>100 gold was bet by Renzik "The Shiv" on Nathanos Blightcaller winning a brawl against Varok Saurfang.</w:t>
      </w:r>
    </w:p>
    <w:p w14:paraId="3C0A0165" w14:textId="77777777" w:rsidR="005538AE" w:rsidRPr="00E95E1F" w:rsidRDefault="005538AE">
      <w:r w:rsidRPr="00E95E1F">
        <w:t>50 gold is the approximate amount it costs the Alliance to train a miner.</w:t>
      </w:r>
    </w:p>
    <w:p w14:paraId="66E464FE" w14:textId="77777777" w:rsidR="005538AE" w:rsidRPr="00E95E1F" w:rsidRDefault="005538AE">
      <w:r w:rsidRPr="00E95E1F">
        <w:t>At least 35 gold was lost by an unnamed Defias Brotherhood member in bets during a Crimson Ring tournament in Dire Maul.</w:t>
      </w:r>
    </w:p>
    <w:p w14:paraId="6303544A" w14:textId="77777777" w:rsidR="005538AE" w:rsidRPr="00E95E1F" w:rsidRDefault="005538AE">
      <w:r w:rsidRPr="00E95E1F">
        <w:t>30 gold was added onto an existing bet against Croc-Bait by an unknown audience member duri</w:t>
      </w:r>
      <w:r>
        <w:t>ng the Crimson Ring tournament.</w:t>
      </w:r>
    </w:p>
    <w:p w14:paraId="11C589EE" w14:textId="77777777" w:rsidR="005538AE" w:rsidRPr="00E95E1F" w:rsidRDefault="005538AE">
      <w:r w:rsidRPr="00E95E1F">
        <w:t>20 gold is the average cost of a salvage operation.</w:t>
      </w:r>
    </w:p>
    <w:p w14:paraId="62492A47" w14:textId="77777777" w:rsidR="005538AE" w:rsidRPr="00E95E1F" w:rsidRDefault="005538AE">
      <w:r w:rsidRPr="00E95E1F">
        <w:t>20 gold can buy 19 pallets filled with jerky and codfish.</w:t>
      </w:r>
    </w:p>
    <w:p w14:paraId="2BE7D630" w14:textId="77777777" w:rsidR="005538AE" w:rsidRPr="00E95E1F" w:rsidRDefault="005538AE">
      <w:r w:rsidRPr="00E95E1F">
        <w:t>During the invasion of Durotar, an unknown hunter in Daelin Proudmoore's army wanted to bet 10 gold that he could kill Vol'jin.</w:t>
      </w:r>
    </w:p>
    <w:p w14:paraId="7810B498" w14:textId="77777777" w:rsidR="005538AE" w:rsidRPr="00E95E1F" w:rsidRDefault="005538AE">
      <w:r w:rsidRPr="00E95E1F">
        <w:t>10 gold was bet by an unnamed troll on Giago during a Crimson Ring tournament.</w:t>
      </w:r>
    </w:p>
    <w:p w14:paraId="33ED1E29" w14:textId="77777777" w:rsidR="005538AE" w:rsidRPr="00E95E1F" w:rsidRDefault="005538AE">
      <w:r w:rsidRPr="00E95E1F">
        <w:t>5 gold was bet by an audience member on Two-Heads during a Crimson Ring tournament.</w:t>
      </w:r>
    </w:p>
    <w:p w14:paraId="2AAAD6F3" w14:textId="77777777" w:rsidR="005538AE" w:rsidRPr="00E95E1F" w:rsidRDefault="005538AE">
      <w:r w:rsidRPr="00E95E1F">
        <w:t>3 gold is the price for Scarlet Crusaders who want to receive absolution for the sin of punching someone in the groin.</w:t>
      </w:r>
    </w:p>
    <w:p w14:paraId="7704E9C3" w14:textId="77777777" w:rsidR="005538AE" w:rsidRPr="00E95E1F" w:rsidRDefault="005538AE">
      <w:r w:rsidRPr="00E95E1F">
        <w:t>2 gold is the price for Scarlet Crusaders who want to receive absolution for the sin of punching someone in the face.</w:t>
      </w:r>
    </w:p>
    <w:p w14:paraId="1288D49B" w14:textId="77777777" w:rsidR="005538AE" w:rsidRPr="00E95E1F" w:rsidRDefault="005538AE">
      <w:r w:rsidRPr="00E95E1F">
        <w:t>2 gold was given by Horde adventurers to Boss Bazzelflange to allow her to get home to Brawl'gar Arena after being stranded in Area 52. After being given the gold, Bazzelflange could be seen running up to the flight master Krexcil, presumably to buy a ride using the money.</w:t>
      </w:r>
    </w:p>
    <w:p w14:paraId="2650EE0A" w14:textId="77777777" w:rsidR="005538AE" w:rsidRPr="00E95E1F" w:rsidRDefault="005538AE">
      <w:r w:rsidRPr="00E95E1F">
        <w:t>1 gold 45 silver is the price for Scarlet Crusaders who want to receive absolution for the sin of punching someone in the chest.</w:t>
      </w:r>
    </w:p>
    <w:p w14:paraId="09C8C429" w14:textId="77777777" w:rsidR="005538AE" w:rsidRPr="00E95E1F" w:rsidRDefault="005538AE">
      <w:r w:rsidRPr="00E95E1F">
        <w:t>"A mere handful of silver" is the price for Scarlet Crusaders who want to receive absolution for sins of "harsh words".</w:t>
      </w:r>
    </w:p>
    <w:p w14:paraId="761A1A27" w14:textId="77777777" w:rsidR="005538AE" w:rsidRPr="00E95E1F" w:rsidRDefault="005538AE">
      <w:r w:rsidRPr="00E95E1F">
        <w:t>In Bilgewater Harbor, every vice one can imagine is available for "just a handful of silver".</w:t>
      </w:r>
    </w:p>
    <w:p w14:paraId="626A5263" w14:textId="77777777" w:rsidR="005538AE" w:rsidRPr="00E95E1F" w:rsidRDefault="005538AE">
      <w:r w:rsidRPr="00E95E1F">
        <w:lastRenderedPageBreak/>
        <w:t>50 silver was offered by Sparkeye in a bet against Rehgar Earthfury's gladiator team.</w:t>
      </w:r>
    </w:p>
    <w:p w14:paraId="23E7827F" w14:textId="77777777" w:rsidR="005538AE" w:rsidRPr="00E95E1F" w:rsidRDefault="005538AE">
      <w:r w:rsidRPr="00E95E1F">
        <w:t>40 silver was offered by Sparkeye in a "small wager" on a fight between his and Rehgar's gladiator teams. Rehgar doubled the bet to 80 silver.</w:t>
      </w:r>
    </w:p>
    <w:p w14:paraId="03861683" w14:textId="77777777" w:rsidR="005538AE" w:rsidRPr="00E95E1F" w:rsidRDefault="005538AE">
      <w:r w:rsidRPr="00E95E1F">
        <w:t>40 silver was bet by an audience member on Croc-Bait during the Crimson Ring tournament.</w:t>
      </w:r>
    </w:p>
    <w:p w14:paraId="4A1A40EF" w14:textId="77777777" w:rsidR="005538AE" w:rsidRPr="00E95E1F" w:rsidRDefault="005538AE">
      <w:r w:rsidRPr="00E95E1F">
        <w:t>30 silver is enough to purchase the ogre Throgg.</w:t>
      </w:r>
    </w:p>
    <w:p w14:paraId="6C39E424" w14:textId="77777777" w:rsidR="005538AE" w:rsidRPr="00E95E1F" w:rsidRDefault="005538AE">
      <w:r w:rsidRPr="00E95E1F">
        <w:t>20 silver was bet by Spiketooth on Croc-Bait winning a fight against a crocolisk. As the fight progressed and Rokul refused to pay up, Spiketooth offered to raise the bet to 40, followed by Rehgar doubling it to 80.</w:t>
      </w:r>
    </w:p>
    <w:p w14:paraId="03F238AF" w14:textId="77777777" w:rsidR="005538AE" w:rsidRPr="00E95E1F" w:rsidRDefault="005538AE">
      <w:r w:rsidRPr="00E95E1F">
        <w:t>10 silver was offered by an unnamed orc in a bet that Croc-Bait wouldn't last another two minutes during the Crimson Ring tournament.</w:t>
      </w:r>
    </w:p>
    <w:p w14:paraId="7E7551EF" w14:textId="77777777" w:rsidR="005538AE" w:rsidRPr="00E95E1F" w:rsidRDefault="005538AE">
      <w:r w:rsidRPr="00E95E1F">
        <w:t>Yrel owes 6 copper to Maami.</w:t>
      </w:r>
    </w:p>
    <w:p w14:paraId="75D53F26" w14:textId="77777777" w:rsidR="005538AE" w:rsidRPr="00E95E1F" w:rsidRDefault="005538AE">
      <w:r w:rsidRPr="00E95E1F">
        <w:t>1 copper purchases a few vegetables.</w:t>
      </w:r>
    </w:p>
    <w:p w14:paraId="10E4826E" w14:textId="77777777" w:rsidR="005538AE" w:rsidRPr="005538AE" w:rsidRDefault="005538AE" w:rsidP="00E95E1F">
      <w:r w:rsidRPr="00E95E1F">
        <w:t>1 copper was asked of Lo'Gosh and his companions by an old woman in Menethil Harbor in exchange for telling them their fortune.</w:t>
      </w:r>
    </w:p>
    <w:p w14:paraId="296C5F8C" w14:textId="77777777" w:rsidR="005538AE" w:rsidRDefault="005538AE" w:rsidP="00E95E1F"/>
    <w:p w14:paraId="3D9A506E" w14:textId="77777777" w:rsidR="00691E23" w:rsidRPr="00E95E1F" w:rsidRDefault="00691E23" w:rsidP="00691E23">
      <w:pPr>
        <w:rPr>
          <w:b/>
          <w:bCs/>
        </w:rPr>
      </w:pPr>
      <w:r w:rsidRPr="00E95E1F">
        <w:rPr>
          <w:b/>
          <w:bCs/>
        </w:rPr>
        <w:t>Selling Treasure</w:t>
      </w:r>
    </w:p>
    <w:p w14:paraId="640C6C3E" w14:textId="77777777" w:rsidR="00691E23" w:rsidRDefault="00691E23">
      <w:r>
        <w:t>Opportunities abound to find treasure, equipment, weapons, armor, and more in the dungeons you explore. Normally, you can sell your treasures and trinkets when you return to a town or other settlement, provided that you can find buyers and merchants interested in your loot.</w:t>
      </w:r>
    </w:p>
    <w:p w14:paraId="4BA17006" w14:textId="77777777" w:rsidR="00691E23" w:rsidRDefault="00691E23">
      <w:r w:rsidRPr="00E95E1F">
        <w:rPr>
          <w:b/>
          <w:bCs/>
        </w:rPr>
        <w:t>Arms, Armor, and Other Equipment.</w:t>
      </w:r>
      <w:r>
        <w:t xml:space="preserve"> As a general rule, undamaged weapons, armor, and other equipment fetch half their cost when sold in a market. Weapons and armor used by monsters are rarely in good enough condition to sell. Those in pristine condition (newly made) can sell for their normal value. </w:t>
      </w:r>
    </w:p>
    <w:p w14:paraId="0B53666E" w14:textId="77777777" w:rsidR="00691E23" w:rsidRDefault="00691E23">
      <w:r w:rsidRPr="00E95E1F">
        <w:rPr>
          <w:b/>
          <w:bCs/>
        </w:rPr>
        <w:t xml:space="preserve">Magic Items. </w:t>
      </w:r>
      <w:r>
        <w:t xml:space="preserve">Selling magic items is usually problematic. Finding someone to buy a potion or a scroll isn’t too hard, but other items are out of the realm of most but the wealthiest nobles. Major cities and faction capitals often have one or more shops (or institutions) that hire and retain professional infusionists. </w:t>
      </w:r>
      <w:r w:rsidR="005538AE">
        <w:t xml:space="preserve">Such infusionists are often tied to their trade, training institutions, or faction, and require a certain degree of respect or clout to trade with strangers. People who are friendly with such organizations (or the mother faction) can expect fair trade (in the instance of Stormwind, humans who are considered heroes are fairly traded with, while wandering Pandaren might not be trusted with valuable items). </w:t>
      </w:r>
    </w:p>
    <w:p w14:paraId="198D520B" w14:textId="77777777" w:rsidR="00691E23" w:rsidRDefault="00691E23">
      <w:r w:rsidRPr="00E95E1F">
        <w:rPr>
          <w:b/>
          <w:bCs/>
        </w:rPr>
        <w:t>Gems, Jewelry, and Art Objects.</w:t>
      </w:r>
      <w:r>
        <w:t xml:space="preserve"> These items retain</w:t>
      </w:r>
      <w:r w:rsidR="005538AE">
        <w:t xml:space="preserve"> </w:t>
      </w:r>
      <w:r>
        <w:t>their full value in the marketplace, and you can either</w:t>
      </w:r>
      <w:r w:rsidR="005538AE">
        <w:t xml:space="preserve"> </w:t>
      </w:r>
      <w:r>
        <w:t>trade them in for coin or use them as currency for other</w:t>
      </w:r>
      <w:r w:rsidR="005538AE">
        <w:t xml:space="preserve"> </w:t>
      </w:r>
      <w:r>
        <w:t>transactions. For exceptionally valuable treasures, the</w:t>
      </w:r>
      <w:r w:rsidR="005538AE">
        <w:t xml:space="preserve"> </w:t>
      </w:r>
      <w:r>
        <w:t>DM might require you to find a buyer in a large town or</w:t>
      </w:r>
      <w:r w:rsidR="005538AE">
        <w:t xml:space="preserve"> </w:t>
      </w:r>
      <w:r>
        <w:t>larger community first.</w:t>
      </w:r>
    </w:p>
    <w:p w14:paraId="5D913FCB" w14:textId="77777777" w:rsidR="00691E23" w:rsidRDefault="00691E23" w:rsidP="00E95E1F">
      <w:r w:rsidRPr="00E95E1F">
        <w:rPr>
          <w:b/>
          <w:bCs/>
        </w:rPr>
        <w:t>Trade Goods.</w:t>
      </w:r>
      <w:r>
        <w:t xml:space="preserve"> On the borderlands, many people</w:t>
      </w:r>
      <w:r w:rsidR="005538AE">
        <w:t xml:space="preserve"> </w:t>
      </w:r>
      <w:r>
        <w:t>conduct transactions through barter. Like gems and art</w:t>
      </w:r>
      <w:r w:rsidR="005538AE">
        <w:t xml:space="preserve"> objects, trade goods—bars of iron, bags o</w:t>
      </w:r>
      <w:r>
        <w:t>f salt, livestock,</w:t>
      </w:r>
      <w:r w:rsidR="005538AE">
        <w:t xml:space="preserve"> </w:t>
      </w:r>
      <w:r>
        <w:t>and so on—retain their full value in the market and can</w:t>
      </w:r>
      <w:r w:rsidR="005538AE">
        <w:t xml:space="preserve"> </w:t>
      </w:r>
      <w:r>
        <w:t>be used as currency.</w:t>
      </w:r>
    </w:p>
    <w:p w14:paraId="284939BF" w14:textId="77777777" w:rsidR="005538AE" w:rsidRPr="005538AE" w:rsidRDefault="005538AE" w:rsidP="00E95E1F">
      <w:r>
        <w:t xml:space="preserve">In many instances, going to larger towns (or those with greater commercial and economic activity) increases the chance of both selling treasure at fair prices as well as finding rarer items. See the </w:t>
      </w:r>
      <w:r>
        <w:rPr>
          <w:b/>
          <w:bCs/>
        </w:rPr>
        <w:t xml:space="preserve">Codex Mandatum </w:t>
      </w:r>
      <w:r>
        <w:t xml:space="preserve">document for more details on settlement economic activity. </w:t>
      </w:r>
    </w:p>
    <w:p w14:paraId="1C39168D" w14:textId="77777777" w:rsidR="00691E23" w:rsidRDefault="00691E23" w:rsidP="00E95E1F"/>
    <w:p w14:paraId="5522E19C" w14:textId="77777777" w:rsidR="00B93648" w:rsidRPr="000D5DB5" w:rsidRDefault="00B93648">
      <w:pPr>
        <w:contextualSpacing/>
        <w:outlineLvl w:val="1"/>
        <w:rPr>
          <w:rFonts w:eastAsia="Times New Roman" w:cstheme="minorHAnsi"/>
          <w:b/>
          <w:bCs/>
          <w:sz w:val="36"/>
          <w:szCs w:val="36"/>
        </w:rPr>
      </w:pPr>
      <w:bookmarkStart w:id="2813" w:name="_Toc54196441"/>
      <w:r w:rsidRPr="000D5DB5">
        <w:rPr>
          <w:rFonts w:eastAsia="Times New Roman" w:cstheme="minorHAnsi"/>
          <w:color w:val="2E75B5"/>
          <w:sz w:val="32"/>
          <w:szCs w:val="32"/>
        </w:rPr>
        <w:t>Adventuring Gear</w:t>
      </w:r>
      <w:bookmarkEnd w:id="2813"/>
    </w:p>
    <w:tbl>
      <w:tblPr>
        <w:tblStyle w:val="TableGrid"/>
        <w:tblW w:w="0" w:type="auto"/>
        <w:tblLook w:val="04A0" w:firstRow="1" w:lastRow="0" w:firstColumn="1" w:lastColumn="0" w:noHBand="0" w:noVBand="1"/>
      </w:tblPr>
      <w:tblGrid>
        <w:gridCol w:w="1567"/>
        <w:gridCol w:w="916"/>
        <w:gridCol w:w="850"/>
        <w:gridCol w:w="5227"/>
      </w:tblGrid>
      <w:tr w:rsidR="00914F0F" w14:paraId="317C7B1A" w14:textId="77777777" w:rsidTr="00E95E1F">
        <w:tc>
          <w:tcPr>
            <w:tcW w:w="1567" w:type="dxa"/>
          </w:tcPr>
          <w:p w14:paraId="3635F4F7" w14:textId="77777777" w:rsidR="00914F0F" w:rsidRDefault="00914F0F">
            <w:pPr>
              <w:contextualSpacing/>
              <w:rPr>
                <w:rFonts w:eastAsia="Times New Roman" w:cstheme="minorHAnsi"/>
                <w:b/>
                <w:bCs/>
                <w:color w:val="000000"/>
              </w:rPr>
            </w:pPr>
            <w:r>
              <w:rPr>
                <w:rFonts w:eastAsia="Times New Roman" w:cstheme="minorHAnsi"/>
                <w:b/>
                <w:bCs/>
                <w:color w:val="000000"/>
              </w:rPr>
              <w:t xml:space="preserve">Gear </w:t>
            </w:r>
          </w:p>
        </w:tc>
        <w:tc>
          <w:tcPr>
            <w:tcW w:w="916" w:type="dxa"/>
          </w:tcPr>
          <w:p w14:paraId="4F0372A8" w14:textId="77777777" w:rsidR="00914F0F" w:rsidRDefault="00914F0F">
            <w:pPr>
              <w:contextualSpacing/>
              <w:rPr>
                <w:rFonts w:eastAsia="Times New Roman" w:cstheme="minorHAnsi"/>
                <w:b/>
                <w:bCs/>
                <w:color w:val="000000"/>
              </w:rPr>
            </w:pPr>
            <w:r>
              <w:rPr>
                <w:rFonts w:eastAsia="Times New Roman" w:cstheme="minorHAnsi"/>
                <w:b/>
                <w:bCs/>
                <w:color w:val="000000"/>
              </w:rPr>
              <w:t>Cost</w:t>
            </w:r>
          </w:p>
        </w:tc>
        <w:tc>
          <w:tcPr>
            <w:tcW w:w="850" w:type="dxa"/>
          </w:tcPr>
          <w:p w14:paraId="52528972" w14:textId="77777777" w:rsidR="00914F0F" w:rsidRDefault="00914F0F">
            <w:pPr>
              <w:contextualSpacing/>
              <w:rPr>
                <w:rFonts w:eastAsia="Times New Roman" w:cstheme="minorHAnsi"/>
                <w:b/>
                <w:bCs/>
                <w:color w:val="000000"/>
              </w:rPr>
            </w:pPr>
            <w:r>
              <w:rPr>
                <w:rFonts w:eastAsia="Times New Roman" w:cstheme="minorHAnsi"/>
                <w:b/>
                <w:bCs/>
                <w:color w:val="000000"/>
              </w:rPr>
              <w:t>Mass</w:t>
            </w:r>
          </w:p>
        </w:tc>
        <w:tc>
          <w:tcPr>
            <w:tcW w:w="5227" w:type="dxa"/>
          </w:tcPr>
          <w:p w14:paraId="436FC244" w14:textId="77777777" w:rsidR="00914F0F" w:rsidRDefault="00914F0F">
            <w:pPr>
              <w:contextualSpacing/>
              <w:rPr>
                <w:rFonts w:eastAsia="Times New Roman" w:cstheme="minorHAnsi"/>
                <w:b/>
                <w:bCs/>
                <w:color w:val="000000"/>
              </w:rPr>
            </w:pPr>
            <w:r>
              <w:rPr>
                <w:rFonts w:eastAsia="Times New Roman" w:cstheme="minorHAnsi"/>
                <w:b/>
                <w:bCs/>
                <w:color w:val="000000"/>
              </w:rPr>
              <w:t>Properties</w:t>
            </w:r>
          </w:p>
        </w:tc>
      </w:tr>
      <w:tr w:rsidR="005538AE" w14:paraId="5E238F37" w14:textId="77777777" w:rsidTr="00E95E1F">
        <w:tc>
          <w:tcPr>
            <w:tcW w:w="1567" w:type="dxa"/>
          </w:tcPr>
          <w:p w14:paraId="0F8B6A77" w14:textId="77777777" w:rsidR="005538AE" w:rsidRDefault="005538AE">
            <w:pPr>
              <w:contextualSpacing/>
              <w:rPr>
                <w:rFonts w:eastAsia="Times New Roman" w:cstheme="minorHAnsi"/>
                <w:color w:val="000000"/>
              </w:rPr>
            </w:pPr>
            <w:r>
              <w:rPr>
                <w:rFonts w:eastAsia="Times New Roman" w:cstheme="minorHAnsi"/>
                <w:color w:val="000000"/>
              </w:rPr>
              <w:t>Battery</w:t>
            </w:r>
          </w:p>
        </w:tc>
        <w:tc>
          <w:tcPr>
            <w:tcW w:w="916" w:type="dxa"/>
          </w:tcPr>
          <w:p w14:paraId="72801EC9" w14:textId="77777777" w:rsidR="005538AE" w:rsidRDefault="005538AE">
            <w:pPr>
              <w:contextualSpacing/>
              <w:rPr>
                <w:rFonts w:eastAsia="Times New Roman" w:cstheme="minorHAnsi"/>
                <w:color w:val="000000"/>
              </w:rPr>
            </w:pPr>
            <w:r>
              <w:rPr>
                <w:rFonts w:eastAsia="Times New Roman" w:cstheme="minorHAnsi"/>
                <w:color w:val="000000"/>
              </w:rPr>
              <w:t>50 gp</w:t>
            </w:r>
          </w:p>
        </w:tc>
        <w:tc>
          <w:tcPr>
            <w:tcW w:w="850" w:type="dxa"/>
          </w:tcPr>
          <w:p w14:paraId="3829F0C4" w14:textId="77777777" w:rsidR="005538AE" w:rsidRDefault="005538AE">
            <w:pPr>
              <w:contextualSpacing/>
              <w:rPr>
                <w:rFonts w:eastAsia="Times New Roman" w:cstheme="minorHAnsi"/>
                <w:color w:val="000000"/>
              </w:rPr>
            </w:pPr>
            <w:r>
              <w:rPr>
                <w:rFonts w:eastAsia="Times New Roman" w:cstheme="minorHAnsi"/>
                <w:color w:val="000000"/>
              </w:rPr>
              <w:t>1 lb.</w:t>
            </w:r>
          </w:p>
        </w:tc>
        <w:tc>
          <w:tcPr>
            <w:tcW w:w="5227" w:type="dxa"/>
          </w:tcPr>
          <w:p w14:paraId="3C0670D6" w14:textId="77777777" w:rsidR="005538AE" w:rsidRDefault="005538AE">
            <w:pPr>
              <w:contextualSpacing/>
              <w:rPr>
                <w:rFonts w:eastAsia="Times New Roman" w:cstheme="minorHAnsi"/>
                <w:color w:val="000000"/>
              </w:rPr>
            </w:pPr>
            <w:r>
              <w:rPr>
                <w:rFonts w:eastAsia="Times New Roman" w:cstheme="minorHAnsi"/>
                <w:color w:val="000000"/>
              </w:rPr>
              <w:t xml:space="preserve">5 fuel units for electrical engines, rechargeable </w:t>
            </w:r>
          </w:p>
        </w:tc>
      </w:tr>
      <w:tr w:rsidR="00CC757F" w14:paraId="14F42A42" w14:textId="77777777" w:rsidTr="00CC757F">
        <w:tc>
          <w:tcPr>
            <w:tcW w:w="1567" w:type="dxa"/>
          </w:tcPr>
          <w:p w14:paraId="153A2A24" w14:textId="77777777" w:rsidR="00CC757F" w:rsidRDefault="00CC757F">
            <w:pPr>
              <w:contextualSpacing/>
              <w:rPr>
                <w:rFonts w:eastAsia="Times New Roman" w:cstheme="minorHAnsi"/>
                <w:color w:val="000000"/>
              </w:rPr>
            </w:pPr>
            <w:r>
              <w:rPr>
                <w:rFonts w:eastAsia="Times New Roman" w:cstheme="minorHAnsi"/>
                <w:color w:val="000000"/>
              </w:rPr>
              <w:t>Battery, Greater</w:t>
            </w:r>
          </w:p>
        </w:tc>
        <w:tc>
          <w:tcPr>
            <w:tcW w:w="916" w:type="dxa"/>
          </w:tcPr>
          <w:p w14:paraId="736F75E6" w14:textId="77777777" w:rsidR="00CC757F" w:rsidRDefault="00CC757F">
            <w:pPr>
              <w:contextualSpacing/>
              <w:rPr>
                <w:rFonts w:eastAsia="Times New Roman" w:cstheme="minorHAnsi"/>
                <w:color w:val="000000"/>
              </w:rPr>
            </w:pPr>
            <w:r>
              <w:rPr>
                <w:rFonts w:eastAsia="Times New Roman" w:cstheme="minorHAnsi"/>
                <w:color w:val="000000"/>
              </w:rPr>
              <w:t>450 gp</w:t>
            </w:r>
          </w:p>
        </w:tc>
        <w:tc>
          <w:tcPr>
            <w:tcW w:w="850" w:type="dxa"/>
          </w:tcPr>
          <w:p w14:paraId="160AFC0F" w14:textId="77777777" w:rsidR="00CC757F" w:rsidRDefault="00CC757F">
            <w:pPr>
              <w:contextualSpacing/>
              <w:rPr>
                <w:rFonts w:eastAsia="Times New Roman" w:cstheme="minorHAnsi"/>
                <w:color w:val="000000"/>
              </w:rPr>
            </w:pPr>
            <w:r>
              <w:rPr>
                <w:rFonts w:eastAsia="Times New Roman" w:cstheme="minorHAnsi"/>
                <w:color w:val="000000"/>
              </w:rPr>
              <w:t>10 lb.</w:t>
            </w:r>
          </w:p>
        </w:tc>
        <w:tc>
          <w:tcPr>
            <w:tcW w:w="5227" w:type="dxa"/>
          </w:tcPr>
          <w:p w14:paraId="3E747689" w14:textId="77777777" w:rsidR="00CC757F" w:rsidRDefault="00CC757F" w:rsidP="005538AE">
            <w:pPr>
              <w:contextualSpacing/>
              <w:rPr>
                <w:rFonts w:eastAsia="Times New Roman" w:cstheme="minorHAnsi"/>
                <w:color w:val="000000"/>
              </w:rPr>
            </w:pPr>
            <w:r>
              <w:rPr>
                <w:rFonts w:eastAsia="Times New Roman" w:cstheme="minorHAnsi"/>
                <w:color w:val="000000"/>
              </w:rPr>
              <w:t>50 fuel units for electrical engines, rechargeable</w:t>
            </w:r>
          </w:p>
        </w:tc>
      </w:tr>
      <w:tr w:rsidR="00006769" w14:paraId="6060EC17" w14:textId="77777777" w:rsidTr="00CC757F">
        <w:tc>
          <w:tcPr>
            <w:tcW w:w="1567" w:type="dxa"/>
          </w:tcPr>
          <w:p w14:paraId="7605DA33" w14:textId="77777777" w:rsidR="00006769" w:rsidRDefault="00006769">
            <w:pPr>
              <w:contextualSpacing/>
              <w:rPr>
                <w:rFonts w:eastAsia="Times New Roman" w:cstheme="minorHAnsi"/>
                <w:color w:val="000000"/>
              </w:rPr>
            </w:pPr>
            <w:r>
              <w:rPr>
                <w:rFonts w:eastAsia="Times New Roman" w:cstheme="minorHAnsi"/>
                <w:color w:val="000000"/>
              </w:rPr>
              <w:t>Bullets (20)</w:t>
            </w:r>
          </w:p>
        </w:tc>
        <w:tc>
          <w:tcPr>
            <w:tcW w:w="916" w:type="dxa"/>
          </w:tcPr>
          <w:p w14:paraId="5990C785" w14:textId="77777777" w:rsidR="00006769" w:rsidRDefault="00006769">
            <w:pPr>
              <w:contextualSpacing/>
              <w:rPr>
                <w:rFonts w:eastAsia="Times New Roman" w:cstheme="minorHAnsi"/>
                <w:color w:val="000000"/>
              </w:rPr>
            </w:pPr>
            <w:r>
              <w:rPr>
                <w:rFonts w:eastAsia="Times New Roman" w:cstheme="minorHAnsi"/>
                <w:color w:val="000000"/>
              </w:rPr>
              <w:t>1 gp</w:t>
            </w:r>
          </w:p>
        </w:tc>
        <w:tc>
          <w:tcPr>
            <w:tcW w:w="850" w:type="dxa"/>
          </w:tcPr>
          <w:p w14:paraId="22430FDC" w14:textId="77777777" w:rsidR="00006769" w:rsidRDefault="00006769">
            <w:pPr>
              <w:contextualSpacing/>
              <w:rPr>
                <w:rFonts w:eastAsia="Times New Roman" w:cstheme="minorHAnsi"/>
                <w:color w:val="000000"/>
              </w:rPr>
            </w:pPr>
            <w:r>
              <w:rPr>
                <w:rFonts w:eastAsia="Times New Roman" w:cstheme="minorHAnsi"/>
                <w:color w:val="000000"/>
              </w:rPr>
              <w:t>1 lb.</w:t>
            </w:r>
          </w:p>
        </w:tc>
        <w:tc>
          <w:tcPr>
            <w:tcW w:w="5227" w:type="dxa"/>
          </w:tcPr>
          <w:p w14:paraId="01C43CE6" w14:textId="77777777" w:rsidR="00006769" w:rsidRDefault="00006769">
            <w:pPr>
              <w:contextualSpacing/>
              <w:rPr>
                <w:rFonts w:eastAsia="Times New Roman" w:cstheme="minorHAnsi"/>
                <w:color w:val="000000"/>
              </w:rPr>
            </w:pPr>
            <w:r>
              <w:rPr>
                <w:rFonts w:eastAsia="Times New Roman" w:cstheme="minorHAnsi"/>
                <w:color w:val="000000"/>
              </w:rPr>
              <w:t xml:space="preserve">Ammunition </w:t>
            </w:r>
            <w:r w:rsidRPr="000D5DB5">
              <w:rPr>
                <w:rFonts w:eastAsia="Times New Roman" w:cstheme="minorHAnsi"/>
                <w:color w:val="000000"/>
              </w:rPr>
              <w:t>deals piercing damage</w:t>
            </w:r>
          </w:p>
        </w:tc>
      </w:tr>
      <w:tr w:rsidR="000954A9" w14:paraId="67E5C977" w14:textId="77777777" w:rsidTr="00CC757F">
        <w:tc>
          <w:tcPr>
            <w:tcW w:w="1567" w:type="dxa"/>
          </w:tcPr>
          <w:p w14:paraId="014E1277" w14:textId="77777777" w:rsidR="000954A9" w:rsidRDefault="000954A9">
            <w:pPr>
              <w:contextualSpacing/>
              <w:rPr>
                <w:rFonts w:eastAsia="Times New Roman" w:cstheme="minorHAnsi"/>
                <w:color w:val="000000"/>
              </w:rPr>
            </w:pPr>
            <w:r>
              <w:rPr>
                <w:rFonts w:eastAsia="Times New Roman" w:cstheme="minorHAnsi"/>
                <w:color w:val="000000"/>
              </w:rPr>
              <w:lastRenderedPageBreak/>
              <w:t>Packaged Bullets (20)</w:t>
            </w:r>
          </w:p>
        </w:tc>
        <w:tc>
          <w:tcPr>
            <w:tcW w:w="916" w:type="dxa"/>
          </w:tcPr>
          <w:p w14:paraId="2B271D1F" w14:textId="77777777" w:rsidR="000954A9" w:rsidRDefault="000954A9">
            <w:pPr>
              <w:contextualSpacing/>
              <w:rPr>
                <w:rFonts w:eastAsia="Times New Roman" w:cstheme="minorHAnsi"/>
                <w:color w:val="000000"/>
              </w:rPr>
            </w:pPr>
            <w:r>
              <w:rPr>
                <w:rFonts w:eastAsia="Times New Roman" w:cstheme="minorHAnsi"/>
                <w:color w:val="000000"/>
              </w:rPr>
              <w:t>35 gp</w:t>
            </w:r>
          </w:p>
        </w:tc>
        <w:tc>
          <w:tcPr>
            <w:tcW w:w="850" w:type="dxa"/>
          </w:tcPr>
          <w:p w14:paraId="16950974" w14:textId="77777777" w:rsidR="000954A9" w:rsidRDefault="000954A9">
            <w:pPr>
              <w:contextualSpacing/>
              <w:rPr>
                <w:rFonts w:eastAsia="Times New Roman" w:cstheme="minorHAnsi"/>
                <w:color w:val="000000"/>
              </w:rPr>
            </w:pPr>
            <w:r>
              <w:rPr>
                <w:rFonts w:eastAsia="Times New Roman" w:cstheme="minorHAnsi"/>
                <w:color w:val="000000"/>
              </w:rPr>
              <w:t>3 lb.</w:t>
            </w:r>
          </w:p>
        </w:tc>
        <w:tc>
          <w:tcPr>
            <w:tcW w:w="5227" w:type="dxa"/>
          </w:tcPr>
          <w:p w14:paraId="6E98684A" w14:textId="744D6BC0" w:rsidR="000954A9" w:rsidRDefault="000954A9">
            <w:pPr>
              <w:contextualSpacing/>
              <w:rPr>
                <w:rFonts w:eastAsia="Times New Roman" w:cstheme="minorHAnsi"/>
                <w:color w:val="000000"/>
              </w:rPr>
            </w:pPr>
            <w:r>
              <w:rPr>
                <w:rFonts w:eastAsia="Times New Roman" w:cstheme="minorHAnsi"/>
                <w:color w:val="000000"/>
              </w:rPr>
              <w:t>Ammunition prepackaged with its fuel (gunpowder), water resistant</w:t>
            </w:r>
            <w:ins w:id="2814" w:author="Admin" w:date="2021-09-18T19:06:00Z">
              <w:r w:rsidR="0091008E">
                <w:rPr>
                  <w:rFonts w:eastAsia="Times New Roman" w:cstheme="minorHAnsi"/>
                  <w:color w:val="000000"/>
                </w:rPr>
                <w:t xml:space="preserve"> (but not fire resistant).</w:t>
              </w:r>
            </w:ins>
          </w:p>
        </w:tc>
      </w:tr>
      <w:tr w:rsidR="001E0C3D" w14:paraId="06A680EC" w14:textId="77777777" w:rsidTr="00CC757F">
        <w:tc>
          <w:tcPr>
            <w:tcW w:w="1567" w:type="dxa"/>
          </w:tcPr>
          <w:p w14:paraId="756ED616" w14:textId="77777777" w:rsidR="001E0C3D" w:rsidRDefault="001E0C3D" w:rsidP="009C1E28">
            <w:pPr>
              <w:contextualSpacing/>
              <w:rPr>
                <w:rFonts w:eastAsia="Times New Roman" w:cstheme="minorHAnsi"/>
                <w:color w:val="000000"/>
              </w:rPr>
            </w:pPr>
            <w:r>
              <w:t>Ca</w:t>
            </w:r>
            <w:r w:rsidRPr="00755214">
              <w:t xml:space="preserve">uldron (cast iron) </w:t>
            </w:r>
          </w:p>
        </w:tc>
        <w:tc>
          <w:tcPr>
            <w:tcW w:w="916" w:type="dxa"/>
          </w:tcPr>
          <w:p w14:paraId="3817ED7F" w14:textId="77777777" w:rsidR="001E0C3D" w:rsidRDefault="001E0C3D">
            <w:pPr>
              <w:contextualSpacing/>
              <w:rPr>
                <w:rFonts w:eastAsia="Times New Roman" w:cstheme="minorHAnsi"/>
                <w:color w:val="000000"/>
              </w:rPr>
            </w:pPr>
            <w:r>
              <w:t>5 sp</w:t>
            </w:r>
          </w:p>
        </w:tc>
        <w:tc>
          <w:tcPr>
            <w:tcW w:w="850" w:type="dxa"/>
          </w:tcPr>
          <w:p w14:paraId="08FF035F" w14:textId="77777777" w:rsidR="001E0C3D" w:rsidRDefault="001E0C3D">
            <w:pPr>
              <w:contextualSpacing/>
              <w:rPr>
                <w:rFonts w:eastAsia="Times New Roman" w:cstheme="minorHAnsi"/>
                <w:color w:val="000000"/>
              </w:rPr>
            </w:pPr>
            <w:r>
              <w:t>5 lb.</w:t>
            </w:r>
          </w:p>
        </w:tc>
        <w:tc>
          <w:tcPr>
            <w:tcW w:w="5227" w:type="dxa"/>
          </w:tcPr>
          <w:p w14:paraId="3A310C02" w14:textId="77777777" w:rsidR="001E0C3D" w:rsidRDefault="001E0C3D" w:rsidP="009C1E28">
            <w:pPr>
              <w:contextualSpacing/>
              <w:rPr>
                <w:rFonts w:eastAsia="Times New Roman" w:cstheme="minorHAnsi"/>
                <w:color w:val="000000"/>
              </w:rPr>
            </w:pPr>
            <w:r>
              <w:rPr>
                <w:rFonts w:eastAsia="Times New Roman" w:cstheme="minorHAnsi"/>
                <w:color w:val="000000"/>
              </w:rPr>
              <w:t>A cast iron cauldron can be used in creating potion batches (see Chapter 7)</w:t>
            </w:r>
          </w:p>
        </w:tc>
      </w:tr>
      <w:tr w:rsidR="00914F0F" w14:paraId="2429914E" w14:textId="77777777" w:rsidTr="00E95E1F">
        <w:tc>
          <w:tcPr>
            <w:tcW w:w="1567" w:type="dxa"/>
          </w:tcPr>
          <w:p w14:paraId="3CAC8931" w14:textId="77777777" w:rsidR="00914F0F" w:rsidRPr="00E95E1F" w:rsidRDefault="005538AE">
            <w:pPr>
              <w:contextualSpacing/>
              <w:rPr>
                <w:rFonts w:eastAsia="Times New Roman" w:cstheme="minorHAnsi"/>
                <w:color w:val="000000"/>
              </w:rPr>
            </w:pPr>
            <w:r>
              <w:rPr>
                <w:rFonts w:eastAsia="Times New Roman" w:cstheme="minorHAnsi"/>
                <w:color w:val="000000"/>
              </w:rPr>
              <w:t>Coal</w:t>
            </w:r>
          </w:p>
        </w:tc>
        <w:tc>
          <w:tcPr>
            <w:tcW w:w="916" w:type="dxa"/>
          </w:tcPr>
          <w:p w14:paraId="42180421" w14:textId="77777777" w:rsidR="00914F0F" w:rsidRPr="00E95E1F" w:rsidRDefault="005538AE">
            <w:pPr>
              <w:contextualSpacing/>
              <w:rPr>
                <w:rFonts w:eastAsia="Times New Roman" w:cstheme="minorHAnsi"/>
                <w:color w:val="000000"/>
              </w:rPr>
            </w:pPr>
            <w:r>
              <w:rPr>
                <w:rFonts w:eastAsia="Times New Roman" w:cstheme="minorHAnsi"/>
                <w:color w:val="000000"/>
              </w:rPr>
              <w:t>2 cp</w:t>
            </w:r>
          </w:p>
        </w:tc>
        <w:tc>
          <w:tcPr>
            <w:tcW w:w="850" w:type="dxa"/>
          </w:tcPr>
          <w:p w14:paraId="2E632BF9" w14:textId="77777777" w:rsidR="00914F0F" w:rsidRPr="00E95E1F" w:rsidRDefault="005538AE">
            <w:pPr>
              <w:contextualSpacing/>
              <w:rPr>
                <w:rFonts w:eastAsia="Times New Roman" w:cstheme="minorHAnsi"/>
                <w:color w:val="000000"/>
              </w:rPr>
            </w:pPr>
            <w:r>
              <w:rPr>
                <w:rFonts w:eastAsia="Times New Roman" w:cstheme="minorHAnsi"/>
                <w:color w:val="000000"/>
              </w:rPr>
              <w:t>1 lb.</w:t>
            </w:r>
          </w:p>
        </w:tc>
        <w:tc>
          <w:tcPr>
            <w:tcW w:w="5227" w:type="dxa"/>
          </w:tcPr>
          <w:p w14:paraId="2D9ABBF6" w14:textId="77777777" w:rsidR="00914F0F" w:rsidRPr="00E95E1F" w:rsidRDefault="005538AE">
            <w:pPr>
              <w:contextualSpacing/>
              <w:rPr>
                <w:rFonts w:eastAsia="Times New Roman" w:cstheme="minorHAnsi"/>
                <w:color w:val="000000"/>
              </w:rPr>
            </w:pPr>
            <w:r>
              <w:rPr>
                <w:rFonts w:eastAsia="Times New Roman" w:cstheme="minorHAnsi"/>
                <w:color w:val="000000"/>
              </w:rPr>
              <w:t>1/4 a unit of fuel for steam engines</w:t>
            </w:r>
          </w:p>
        </w:tc>
      </w:tr>
      <w:tr w:rsidR="00F81A5C" w14:paraId="738CD52C" w14:textId="77777777" w:rsidTr="00E95E1F">
        <w:tc>
          <w:tcPr>
            <w:tcW w:w="1567" w:type="dxa"/>
          </w:tcPr>
          <w:p w14:paraId="69B81501" w14:textId="77777777" w:rsidR="00F81A5C" w:rsidRPr="00E95E1F" w:rsidRDefault="005538AE">
            <w:pPr>
              <w:contextualSpacing/>
              <w:rPr>
                <w:rFonts w:eastAsia="Times New Roman" w:cstheme="minorHAnsi"/>
                <w:color w:val="000000"/>
              </w:rPr>
            </w:pPr>
            <w:r>
              <w:rPr>
                <w:rFonts w:eastAsia="Times New Roman" w:cstheme="minorHAnsi"/>
                <w:color w:val="000000"/>
              </w:rPr>
              <w:t>Coal, shovel</w:t>
            </w:r>
          </w:p>
        </w:tc>
        <w:tc>
          <w:tcPr>
            <w:tcW w:w="916" w:type="dxa"/>
          </w:tcPr>
          <w:p w14:paraId="560AC5FE" w14:textId="77777777" w:rsidR="00F81A5C" w:rsidRPr="00E95E1F" w:rsidRDefault="005538AE">
            <w:pPr>
              <w:contextualSpacing/>
              <w:rPr>
                <w:rFonts w:eastAsia="Times New Roman" w:cstheme="minorHAnsi"/>
                <w:color w:val="000000"/>
              </w:rPr>
            </w:pPr>
            <w:r>
              <w:rPr>
                <w:rFonts w:eastAsia="Times New Roman" w:cstheme="minorHAnsi"/>
                <w:color w:val="000000"/>
              </w:rPr>
              <w:t>8 cp</w:t>
            </w:r>
          </w:p>
        </w:tc>
        <w:tc>
          <w:tcPr>
            <w:tcW w:w="850" w:type="dxa"/>
          </w:tcPr>
          <w:p w14:paraId="765A7A0F" w14:textId="77777777" w:rsidR="00F81A5C" w:rsidRPr="00E95E1F" w:rsidRDefault="005538AE">
            <w:pPr>
              <w:contextualSpacing/>
              <w:rPr>
                <w:rFonts w:eastAsia="Times New Roman" w:cstheme="minorHAnsi"/>
                <w:color w:val="000000"/>
              </w:rPr>
            </w:pPr>
            <w:r>
              <w:rPr>
                <w:rFonts w:eastAsia="Times New Roman" w:cstheme="minorHAnsi"/>
                <w:color w:val="000000"/>
              </w:rPr>
              <w:t xml:space="preserve">4 lb. </w:t>
            </w:r>
          </w:p>
        </w:tc>
        <w:tc>
          <w:tcPr>
            <w:tcW w:w="5227" w:type="dxa"/>
          </w:tcPr>
          <w:p w14:paraId="08099B05" w14:textId="77777777" w:rsidR="00F81A5C" w:rsidRDefault="005538AE">
            <w:pPr>
              <w:contextualSpacing/>
              <w:rPr>
                <w:rFonts w:eastAsia="Times New Roman" w:cstheme="minorHAnsi"/>
                <w:b/>
                <w:bCs/>
                <w:color w:val="000000"/>
              </w:rPr>
            </w:pPr>
            <w:r>
              <w:rPr>
                <w:rFonts w:eastAsia="Times New Roman" w:cstheme="minorHAnsi"/>
                <w:color w:val="000000"/>
              </w:rPr>
              <w:t>1 fuel unit for steam engines</w:t>
            </w:r>
          </w:p>
        </w:tc>
      </w:tr>
      <w:tr w:rsidR="00006769" w14:paraId="08E0AF1B" w14:textId="77777777" w:rsidTr="00CC757F">
        <w:tc>
          <w:tcPr>
            <w:tcW w:w="1567" w:type="dxa"/>
          </w:tcPr>
          <w:p w14:paraId="7CDAE853" w14:textId="77777777" w:rsidR="00006769" w:rsidRDefault="00006769">
            <w:pPr>
              <w:contextualSpacing/>
              <w:rPr>
                <w:rFonts w:eastAsia="Times New Roman" w:cstheme="minorHAnsi"/>
                <w:color w:val="000000"/>
              </w:rPr>
            </w:pPr>
            <w:r>
              <w:rPr>
                <w:rFonts w:eastAsia="Times New Roman" w:cstheme="minorHAnsi"/>
                <w:color w:val="000000"/>
              </w:rPr>
              <w:t>Gas/Oil, Pint</w:t>
            </w:r>
          </w:p>
        </w:tc>
        <w:tc>
          <w:tcPr>
            <w:tcW w:w="916" w:type="dxa"/>
          </w:tcPr>
          <w:p w14:paraId="750FB55B" w14:textId="77777777" w:rsidR="00006769" w:rsidRDefault="00006769">
            <w:pPr>
              <w:contextualSpacing/>
              <w:rPr>
                <w:rFonts w:eastAsia="Times New Roman" w:cstheme="minorHAnsi"/>
                <w:color w:val="000000"/>
              </w:rPr>
            </w:pPr>
            <w:r>
              <w:rPr>
                <w:rFonts w:eastAsia="Times New Roman" w:cstheme="minorHAnsi"/>
                <w:color w:val="000000"/>
              </w:rPr>
              <w:t>6.4 sp</w:t>
            </w:r>
          </w:p>
        </w:tc>
        <w:tc>
          <w:tcPr>
            <w:tcW w:w="850" w:type="dxa"/>
          </w:tcPr>
          <w:p w14:paraId="76AD51FA" w14:textId="77777777" w:rsidR="00006769" w:rsidRDefault="00006769">
            <w:pPr>
              <w:contextualSpacing/>
              <w:rPr>
                <w:rFonts w:eastAsia="Times New Roman" w:cstheme="minorHAnsi"/>
                <w:color w:val="000000"/>
              </w:rPr>
            </w:pPr>
            <w:r>
              <w:rPr>
                <w:rFonts w:eastAsia="Times New Roman" w:cstheme="minorHAnsi"/>
                <w:color w:val="000000"/>
              </w:rPr>
              <w:t>1 pint</w:t>
            </w:r>
          </w:p>
        </w:tc>
        <w:tc>
          <w:tcPr>
            <w:tcW w:w="5227" w:type="dxa"/>
          </w:tcPr>
          <w:p w14:paraId="722ECFA4" w14:textId="77777777" w:rsidR="00006769" w:rsidRDefault="00006769">
            <w:pPr>
              <w:contextualSpacing/>
              <w:rPr>
                <w:rFonts w:eastAsia="Times New Roman" w:cstheme="minorHAnsi"/>
                <w:color w:val="000000"/>
              </w:rPr>
            </w:pPr>
            <w:r>
              <w:rPr>
                <w:rFonts w:eastAsia="Times New Roman" w:cstheme="minorHAnsi"/>
                <w:color w:val="000000"/>
              </w:rPr>
              <w:t>1 fuel unit for combustion engines, loud</w:t>
            </w:r>
          </w:p>
        </w:tc>
      </w:tr>
      <w:tr w:rsidR="00006769" w14:paraId="33C51D18" w14:textId="77777777" w:rsidTr="00CC757F">
        <w:tc>
          <w:tcPr>
            <w:tcW w:w="1567" w:type="dxa"/>
          </w:tcPr>
          <w:p w14:paraId="2EAA6145" w14:textId="77777777" w:rsidR="00006769" w:rsidRDefault="00006769">
            <w:pPr>
              <w:contextualSpacing/>
              <w:rPr>
                <w:rFonts w:eastAsia="Times New Roman" w:cstheme="minorHAnsi"/>
                <w:color w:val="000000"/>
              </w:rPr>
            </w:pPr>
            <w:r>
              <w:rPr>
                <w:rFonts w:eastAsia="Times New Roman" w:cstheme="minorHAnsi"/>
                <w:color w:val="000000"/>
              </w:rPr>
              <w:t>Pellets (20)</w:t>
            </w:r>
          </w:p>
        </w:tc>
        <w:tc>
          <w:tcPr>
            <w:tcW w:w="916" w:type="dxa"/>
          </w:tcPr>
          <w:p w14:paraId="59627253" w14:textId="77777777" w:rsidR="00006769" w:rsidRDefault="00006769">
            <w:pPr>
              <w:contextualSpacing/>
              <w:rPr>
                <w:rFonts w:eastAsia="Times New Roman" w:cstheme="minorHAnsi"/>
                <w:color w:val="000000"/>
              </w:rPr>
            </w:pPr>
            <w:r>
              <w:rPr>
                <w:rFonts w:eastAsia="Times New Roman" w:cstheme="minorHAnsi"/>
                <w:color w:val="000000"/>
              </w:rPr>
              <w:t>1 gp</w:t>
            </w:r>
          </w:p>
        </w:tc>
        <w:tc>
          <w:tcPr>
            <w:tcW w:w="850" w:type="dxa"/>
          </w:tcPr>
          <w:p w14:paraId="30C8C753" w14:textId="77777777" w:rsidR="00006769" w:rsidRDefault="00006769">
            <w:pPr>
              <w:contextualSpacing/>
              <w:rPr>
                <w:rFonts w:eastAsia="Times New Roman" w:cstheme="minorHAnsi"/>
                <w:color w:val="000000"/>
              </w:rPr>
            </w:pPr>
            <w:r>
              <w:rPr>
                <w:rFonts w:eastAsia="Times New Roman" w:cstheme="minorHAnsi"/>
                <w:color w:val="000000"/>
              </w:rPr>
              <w:t>1 lb.</w:t>
            </w:r>
          </w:p>
        </w:tc>
        <w:tc>
          <w:tcPr>
            <w:tcW w:w="5227" w:type="dxa"/>
          </w:tcPr>
          <w:p w14:paraId="21938795" w14:textId="77777777" w:rsidR="00006769" w:rsidRDefault="00006769">
            <w:pPr>
              <w:contextualSpacing/>
              <w:rPr>
                <w:rFonts w:eastAsia="Times New Roman" w:cstheme="minorHAnsi"/>
                <w:color w:val="000000"/>
              </w:rPr>
            </w:pPr>
            <w:r>
              <w:rPr>
                <w:rFonts w:eastAsia="Times New Roman" w:cstheme="minorHAnsi"/>
                <w:color w:val="000000"/>
              </w:rPr>
              <w:t xml:space="preserve">Ammunition </w:t>
            </w:r>
            <w:r w:rsidRPr="000D5DB5">
              <w:rPr>
                <w:rFonts w:eastAsia="Times New Roman" w:cstheme="minorHAnsi"/>
                <w:color w:val="000000"/>
              </w:rPr>
              <w:t xml:space="preserve">deals </w:t>
            </w:r>
            <w:r>
              <w:rPr>
                <w:rFonts w:eastAsia="Times New Roman" w:cstheme="minorHAnsi"/>
                <w:color w:val="000000"/>
              </w:rPr>
              <w:t xml:space="preserve">bludgeoning </w:t>
            </w:r>
            <w:r w:rsidRPr="000D5DB5">
              <w:rPr>
                <w:rFonts w:eastAsia="Times New Roman" w:cstheme="minorHAnsi"/>
                <w:color w:val="000000"/>
              </w:rPr>
              <w:t>damage</w:t>
            </w:r>
          </w:p>
        </w:tc>
      </w:tr>
      <w:tr w:rsidR="000954A9" w14:paraId="1CBE9968" w14:textId="77777777" w:rsidTr="00CC757F">
        <w:tc>
          <w:tcPr>
            <w:tcW w:w="1567" w:type="dxa"/>
          </w:tcPr>
          <w:p w14:paraId="2BFA03E0" w14:textId="77777777" w:rsidR="000954A9" w:rsidRDefault="000954A9">
            <w:pPr>
              <w:contextualSpacing/>
              <w:rPr>
                <w:rFonts w:eastAsia="Times New Roman" w:cstheme="minorHAnsi"/>
                <w:color w:val="000000"/>
              </w:rPr>
            </w:pPr>
            <w:r>
              <w:rPr>
                <w:rFonts w:eastAsia="Times New Roman" w:cstheme="minorHAnsi"/>
                <w:color w:val="000000"/>
              </w:rPr>
              <w:t>Packaged Pellets (20)</w:t>
            </w:r>
          </w:p>
        </w:tc>
        <w:tc>
          <w:tcPr>
            <w:tcW w:w="916" w:type="dxa"/>
          </w:tcPr>
          <w:p w14:paraId="31738044" w14:textId="77777777" w:rsidR="000954A9" w:rsidRDefault="000954A9">
            <w:pPr>
              <w:contextualSpacing/>
              <w:rPr>
                <w:rFonts w:eastAsia="Times New Roman" w:cstheme="minorHAnsi"/>
                <w:color w:val="000000"/>
              </w:rPr>
            </w:pPr>
            <w:r>
              <w:rPr>
                <w:rFonts w:eastAsia="Times New Roman" w:cstheme="minorHAnsi"/>
                <w:color w:val="000000"/>
              </w:rPr>
              <w:t>35 gp</w:t>
            </w:r>
          </w:p>
        </w:tc>
        <w:tc>
          <w:tcPr>
            <w:tcW w:w="850" w:type="dxa"/>
          </w:tcPr>
          <w:p w14:paraId="370C8D04" w14:textId="77777777" w:rsidR="000954A9" w:rsidRDefault="000954A9">
            <w:pPr>
              <w:contextualSpacing/>
              <w:rPr>
                <w:rFonts w:eastAsia="Times New Roman" w:cstheme="minorHAnsi"/>
                <w:color w:val="000000"/>
              </w:rPr>
            </w:pPr>
            <w:r>
              <w:rPr>
                <w:rFonts w:eastAsia="Times New Roman" w:cstheme="minorHAnsi"/>
                <w:color w:val="000000"/>
              </w:rPr>
              <w:t>3 lb.</w:t>
            </w:r>
          </w:p>
        </w:tc>
        <w:tc>
          <w:tcPr>
            <w:tcW w:w="5227" w:type="dxa"/>
          </w:tcPr>
          <w:p w14:paraId="778AA3E6" w14:textId="77777777" w:rsidR="000954A9" w:rsidRDefault="000954A9">
            <w:pPr>
              <w:contextualSpacing/>
              <w:rPr>
                <w:rFonts w:eastAsia="Times New Roman" w:cstheme="minorHAnsi"/>
                <w:color w:val="000000"/>
              </w:rPr>
            </w:pPr>
            <w:r>
              <w:rPr>
                <w:rFonts w:eastAsia="Times New Roman" w:cstheme="minorHAnsi"/>
                <w:color w:val="000000"/>
              </w:rPr>
              <w:t>Ammunition prepackaged with its fuel (gunpowder), water and fire-resistant</w:t>
            </w:r>
          </w:p>
        </w:tc>
      </w:tr>
      <w:tr w:rsidR="000954A9" w14:paraId="7F7F6901" w14:textId="77777777" w:rsidTr="00CC757F">
        <w:tc>
          <w:tcPr>
            <w:tcW w:w="1567" w:type="dxa"/>
          </w:tcPr>
          <w:p w14:paraId="570FDF28" w14:textId="77777777" w:rsidR="000954A9" w:rsidRPr="00541781" w:rsidRDefault="000954A9">
            <w:pPr>
              <w:contextualSpacing/>
              <w:rPr>
                <w:rFonts w:eastAsia="Times New Roman" w:cstheme="minorHAnsi"/>
                <w:color w:val="000000"/>
              </w:rPr>
            </w:pPr>
            <w:r>
              <w:rPr>
                <w:rFonts w:eastAsia="Times New Roman" w:cstheme="minorHAnsi"/>
                <w:color w:val="000000"/>
              </w:rPr>
              <w:t>Powder, pinch</w:t>
            </w:r>
          </w:p>
        </w:tc>
        <w:tc>
          <w:tcPr>
            <w:tcW w:w="916" w:type="dxa"/>
          </w:tcPr>
          <w:p w14:paraId="16F0DA19" w14:textId="77777777" w:rsidR="000954A9" w:rsidRDefault="000954A9">
            <w:pPr>
              <w:contextualSpacing/>
              <w:rPr>
                <w:rFonts w:eastAsia="Times New Roman" w:cstheme="minorHAnsi"/>
                <w:color w:val="000000"/>
              </w:rPr>
            </w:pPr>
            <w:r>
              <w:rPr>
                <w:rFonts w:eastAsia="Times New Roman" w:cstheme="minorHAnsi"/>
                <w:color w:val="000000"/>
              </w:rPr>
              <w:t>2 gp</w:t>
            </w:r>
          </w:p>
        </w:tc>
        <w:tc>
          <w:tcPr>
            <w:tcW w:w="850" w:type="dxa"/>
          </w:tcPr>
          <w:p w14:paraId="30EBBF62" w14:textId="77777777" w:rsidR="000954A9" w:rsidRDefault="000954A9">
            <w:pPr>
              <w:contextualSpacing/>
              <w:rPr>
                <w:rFonts w:eastAsia="Times New Roman" w:cstheme="minorHAnsi"/>
                <w:color w:val="000000"/>
              </w:rPr>
            </w:pPr>
            <w:r>
              <w:rPr>
                <w:rFonts w:eastAsia="Times New Roman" w:cstheme="minorHAnsi"/>
                <w:color w:val="000000"/>
              </w:rPr>
              <w:t>0.1 lb.</w:t>
            </w:r>
          </w:p>
        </w:tc>
        <w:tc>
          <w:tcPr>
            <w:tcW w:w="5227" w:type="dxa"/>
          </w:tcPr>
          <w:p w14:paraId="5F19E552" w14:textId="77777777" w:rsidR="000954A9" w:rsidRDefault="000954A9">
            <w:pPr>
              <w:contextualSpacing/>
              <w:rPr>
                <w:rFonts w:eastAsia="Times New Roman" w:cstheme="minorHAnsi"/>
                <w:color w:val="000000"/>
              </w:rPr>
            </w:pPr>
            <w:r>
              <w:rPr>
                <w:rFonts w:eastAsia="Times New Roman" w:cstheme="minorHAnsi"/>
                <w:color w:val="000000"/>
              </w:rPr>
              <w:t xml:space="preserve">Can fuel one firearm shot </w:t>
            </w:r>
          </w:p>
        </w:tc>
      </w:tr>
      <w:tr w:rsidR="005538AE" w14:paraId="42114103" w14:textId="77777777" w:rsidTr="00E95E1F">
        <w:tc>
          <w:tcPr>
            <w:tcW w:w="1567" w:type="dxa"/>
          </w:tcPr>
          <w:p w14:paraId="55EC52FC" w14:textId="77777777" w:rsidR="005538AE" w:rsidRPr="003768FB" w:rsidRDefault="005538AE">
            <w:pPr>
              <w:contextualSpacing/>
              <w:rPr>
                <w:rFonts w:eastAsia="Times New Roman" w:cstheme="minorHAnsi"/>
                <w:color w:val="000000"/>
              </w:rPr>
            </w:pPr>
            <w:r w:rsidRPr="00541781">
              <w:rPr>
                <w:rFonts w:eastAsia="Times New Roman" w:cstheme="minorHAnsi"/>
                <w:color w:val="000000"/>
              </w:rPr>
              <w:t>Powder, horn</w:t>
            </w:r>
            <w:r>
              <w:rPr>
                <w:rFonts w:eastAsia="Times New Roman" w:cstheme="minorHAnsi"/>
                <w:color w:val="000000"/>
              </w:rPr>
              <w:t xml:space="preserve"> </w:t>
            </w:r>
          </w:p>
        </w:tc>
        <w:tc>
          <w:tcPr>
            <w:tcW w:w="916" w:type="dxa"/>
          </w:tcPr>
          <w:p w14:paraId="66385EB1" w14:textId="77777777" w:rsidR="005538AE" w:rsidRPr="003768FB" w:rsidRDefault="005538AE">
            <w:pPr>
              <w:contextualSpacing/>
              <w:rPr>
                <w:rFonts w:eastAsia="Times New Roman" w:cstheme="minorHAnsi"/>
                <w:color w:val="000000"/>
              </w:rPr>
            </w:pPr>
            <w:r>
              <w:rPr>
                <w:rFonts w:eastAsia="Times New Roman" w:cstheme="minorHAnsi"/>
                <w:color w:val="000000"/>
              </w:rPr>
              <w:t>24 gp</w:t>
            </w:r>
          </w:p>
        </w:tc>
        <w:tc>
          <w:tcPr>
            <w:tcW w:w="850" w:type="dxa"/>
          </w:tcPr>
          <w:p w14:paraId="1B95A1A4" w14:textId="77777777" w:rsidR="005538AE" w:rsidRPr="003768FB" w:rsidRDefault="005538AE">
            <w:pPr>
              <w:contextualSpacing/>
              <w:rPr>
                <w:rFonts w:eastAsia="Times New Roman" w:cstheme="minorHAnsi"/>
                <w:color w:val="000000"/>
              </w:rPr>
            </w:pPr>
            <w:r>
              <w:rPr>
                <w:rFonts w:eastAsia="Times New Roman" w:cstheme="minorHAnsi"/>
                <w:color w:val="000000"/>
              </w:rPr>
              <w:t>2 lb.</w:t>
            </w:r>
          </w:p>
        </w:tc>
        <w:tc>
          <w:tcPr>
            <w:tcW w:w="5227" w:type="dxa"/>
          </w:tcPr>
          <w:p w14:paraId="5666D549" w14:textId="77777777" w:rsidR="005538AE" w:rsidRDefault="005538AE">
            <w:pPr>
              <w:contextualSpacing/>
              <w:rPr>
                <w:rFonts w:eastAsia="Times New Roman" w:cstheme="minorHAnsi"/>
                <w:b/>
                <w:bCs/>
                <w:color w:val="000000"/>
              </w:rPr>
            </w:pPr>
            <w:r>
              <w:rPr>
                <w:rFonts w:eastAsia="Times New Roman" w:cstheme="minorHAnsi"/>
                <w:color w:val="000000"/>
              </w:rPr>
              <w:t>Has powder enough for 12 shots, water and fire-resistant</w:t>
            </w:r>
          </w:p>
        </w:tc>
      </w:tr>
      <w:tr w:rsidR="005538AE" w14:paraId="33123124" w14:textId="77777777" w:rsidTr="00E95E1F">
        <w:tc>
          <w:tcPr>
            <w:tcW w:w="1567" w:type="dxa"/>
          </w:tcPr>
          <w:p w14:paraId="2AF7F4B8" w14:textId="77777777" w:rsidR="005538AE" w:rsidRPr="003768FB" w:rsidRDefault="005538AE">
            <w:pPr>
              <w:contextualSpacing/>
              <w:rPr>
                <w:rFonts w:eastAsia="Times New Roman" w:cstheme="minorHAnsi"/>
                <w:color w:val="000000"/>
              </w:rPr>
            </w:pPr>
            <w:r>
              <w:rPr>
                <w:rFonts w:eastAsia="Times New Roman" w:cstheme="minorHAnsi"/>
                <w:color w:val="000000"/>
              </w:rPr>
              <w:t>Powder, keg</w:t>
            </w:r>
          </w:p>
        </w:tc>
        <w:tc>
          <w:tcPr>
            <w:tcW w:w="916" w:type="dxa"/>
          </w:tcPr>
          <w:p w14:paraId="05740E84" w14:textId="77777777" w:rsidR="005538AE" w:rsidRPr="003768FB" w:rsidRDefault="005538AE">
            <w:pPr>
              <w:contextualSpacing/>
              <w:rPr>
                <w:rFonts w:eastAsia="Times New Roman" w:cstheme="minorHAnsi"/>
                <w:color w:val="000000"/>
              </w:rPr>
            </w:pPr>
            <w:r>
              <w:rPr>
                <w:rFonts w:eastAsia="Times New Roman" w:cstheme="minorHAnsi"/>
                <w:color w:val="000000"/>
              </w:rPr>
              <w:t>220 gp</w:t>
            </w:r>
          </w:p>
        </w:tc>
        <w:tc>
          <w:tcPr>
            <w:tcW w:w="850" w:type="dxa"/>
          </w:tcPr>
          <w:p w14:paraId="505D7EFF" w14:textId="77777777" w:rsidR="005538AE" w:rsidRPr="003768FB" w:rsidRDefault="005538AE">
            <w:pPr>
              <w:contextualSpacing/>
              <w:rPr>
                <w:rFonts w:eastAsia="Times New Roman" w:cstheme="minorHAnsi"/>
                <w:color w:val="000000"/>
              </w:rPr>
            </w:pPr>
            <w:r>
              <w:rPr>
                <w:rFonts w:eastAsia="Times New Roman" w:cstheme="minorHAnsi"/>
                <w:color w:val="000000"/>
              </w:rPr>
              <w:t>20 lb.</w:t>
            </w:r>
          </w:p>
        </w:tc>
        <w:tc>
          <w:tcPr>
            <w:tcW w:w="5227" w:type="dxa"/>
          </w:tcPr>
          <w:p w14:paraId="2DDDDA73" w14:textId="77777777" w:rsidR="005538AE" w:rsidRDefault="005538AE">
            <w:pPr>
              <w:contextualSpacing/>
              <w:rPr>
                <w:rFonts w:eastAsia="Times New Roman" w:cstheme="minorHAnsi"/>
                <w:b/>
                <w:bCs/>
                <w:color w:val="000000"/>
              </w:rPr>
            </w:pPr>
            <w:r>
              <w:rPr>
                <w:rFonts w:eastAsia="Times New Roman" w:cstheme="minorHAnsi"/>
                <w:color w:val="000000"/>
              </w:rPr>
              <w:t>Has powder enough for 120 shots</w:t>
            </w:r>
          </w:p>
        </w:tc>
      </w:tr>
    </w:tbl>
    <w:p w14:paraId="5BF3F0DE" w14:textId="77777777" w:rsidR="00765B9F" w:rsidRPr="000D5DB5" w:rsidRDefault="00765B9F">
      <w:pPr>
        <w:contextualSpacing/>
        <w:rPr>
          <w:rFonts w:eastAsia="Times New Roman" w:cstheme="minorHAnsi"/>
          <w:sz w:val="24"/>
          <w:szCs w:val="24"/>
        </w:rPr>
      </w:pPr>
    </w:p>
    <w:p w14:paraId="386C56BB" w14:textId="77777777" w:rsidR="00CB0140" w:rsidRPr="00093C3A" w:rsidRDefault="00CB0140">
      <w:pPr>
        <w:contextualSpacing/>
        <w:rPr>
          <w:rFonts w:eastAsia="Times New Roman" w:cstheme="minorHAnsi"/>
          <w:sz w:val="24"/>
          <w:szCs w:val="24"/>
        </w:rPr>
      </w:pPr>
      <w:r w:rsidRPr="00E95E1F">
        <w:rPr>
          <w:rFonts w:eastAsia="Times New Roman" w:cstheme="minorHAnsi"/>
          <w:b/>
          <w:bCs/>
          <w:color w:val="000000"/>
        </w:rPr>
        <w:t>Bullets and Pellets</w:t>
      </w:r>
      <w:r>
        <w:rPr>
          <w:rFonts w:eastAsia="Times New Roman" w:cstheme="minorHAnsi"/>
          <w:i/>
          <w:iCs/>
          <w:color w:val="000000"/>
        </w:rPr>
        <w:t xml:space="preserve"> </w:t>
      </w:r>
      <w:r>
        <w:rPr>
          <w:rFonts w:eastAsia="Times New Roman" w:cstheme="minorHAnsi"/>
          <w:color w:val="000000"/>
        </w:rPr>
        <w:t>These pieces of ammunition typically come in ammo bags or packs, and are used by firearms. Specially-shaped bullets can be used to seal slashing damage instead.</w:t>
      </w:r>
      <w:r w:rsidR="00914F0F">
        <w:rPr>
          <w:rFonts w:eastAsia="Times New Roman" w:cstheme="minorHAnsi"/>
          <w:color w:val="000000"/>
        </w:rPr>
        <w:t xml:space="preserve"> </w:t>
      </w:r>
      <w:r w:rsidR="00C26518">
        <w:rPr>
          <w:rFonts w:eastAsia="Times New Roman" w:cstheme="minorHAnsi"/>
          <w:color w:val="000000"/>
        </w:rPr>
        <w:t xml:space="preserve">Bullets and pellets are both blacksmithing and engineering product for crafting purposes. </w:t>
      </w:r>
    </w:p>
    <w:p w14:paraId="2F4814DC" w14:textId="77777777" w:rsidR="000954A9" w:rsidRPr="00E95E1F" w:rsidRDefault="000954A9">
      <w:pPr>
        <w:contextualSpacing/>
        <w:rPr>
          <w:rFonts w:eastAsia="Times New Roman" w:cstheme="minorHAnsi"/>
          <w:color w:val="000000"/>
        </w:rPr>
      </w:pPr>
      <w:r>
        <w:rPr>
          <w:rFonts w:eastAsia="Times New Roman" w:cstheme="minorHAnsi"/>
          <w:b/>
          <w:bCs/>
          <w:color w:val="000000"/>
        </w:rPr>
        <w:t xml:space="preserve">Packaged Bullets/Pellets </w:t>
      </w:r>
      <w:r>
        <w:rPr>
          <w:rFonts w:eastAsia="Times New Roman" w:cstheme="minorHAnsi"/>
          <w:color w:val="000000"/>
        </w:rPr>
        <w:t xml:space="preserve">These pieces of ammunition are specially-prepared to include their own fuel. Such ammunition is resistant to water, but have a 10% chance to explode every round if exposed to direct flame. </w:t>
      </w:r>
      <w:r w:rsidR="00C26518">
        <w:rPr>
          <w:rFonts w:eastAsia="Times New Roman" w:cstheme="minorHAnsi"/>
          <w:color w:val="000000"/>
        </w:rPr>
        <w:t>Bullets and pellets are both blacksmithing and engineering product for crafting purposes.</w:t>
      </w:r>
    </w:p>
    <w:p w14:paraId="7B54F5FD" w14:textId="77777777" w:rsidR="00B93648" w:rsidRPr="000D5DB5" w:rsidRDefault="00B93648" w:rsidP="00C26518">
      <w:pPr>
        <w:contextualSpacing/>
        <w:rPr>
          <w:rFonts w:eastAsia="Times New Roman" w:cstheme="minorHAnsi"/>
          <w:sz w:val="24"/>
          <w:szCs w:val="24"/>
        </w:rPr>
      </w:pPr>
      <w:r w:rsidRPr="00E95E1F">
        <w:rPr>
          <w:rFonts w:eastAsia="Times New Roman" w:cstheme="minorHAnsi"/>
          <w:b/>
          <w:bCs/>
          <w:color w:val="000000"/>
        </w:rPr>
        <w:t>Powder Horn</w:t>
      </w:r>
      <w:r w:rsidRPr="000D5DB5">
        <w:rPr>
          <w:rFonts w:eastAsia="Times New Roman" w:cstheme="minorHAnsi"/>
          <w:i/>
          <w:iCs/>
          <w:color w:val="000000"/>
        </w:rPr>
        <w:t xml:space="preserve"> </w:t>
      </w:r>
      <w:r w:rsidRPr="000D5DB5">
        <w:rPr>
          <w:rFonts w:eastAsia="Times New Roman" w:cstheme="minorHAnsi"/>
          <w:color w:val="000000"/>
        </w:rPr>
        <w:t xml:space="preserve">Carrying two pounds of gunpowder, this fire and water-resistant horn is required almost always for a tinker on the go. </w:t>
      </w:r>
      <w:r w:rsidR="00C26518">
        <w:rPr>
          <w:rFonts w:eastAsia="Times New Roman" w:cstheme="minorHAnsi"/>
          <w:color w:val="000000"/>
        </w:rPr>
        <w:t xml:space="preserve">Gunpowder is both an alchemical and engineering product for crafting purposes. </w:t>
      </w:r>
    </w:p>
    <w:p w14:paraId="056DE25A" w14:textId="77777777" w:rsidR="00B93648" w:rsidRDefault="00B93648">
      <w:pPr>
        <w:contextualSpacing/>
        <w:rPr>
          <w:rFonts w:eastAsia="Times New Roman" w:cstheme="minorHAnsi"/>
          <w:color w:val="000000"/>
        </w:rPr>
      </w:pPr>
      <w:r w:rsidRPr="00E95E1F">
        <w:rPr>
          <w:rFonts w:eastAsia="Times New Roman" w:cstheme="minorHAnsi"/>
          <w:b/>
          <w:bCs/>
          <w:color w:val="000000"/>
        </w:rPr>
        <w:t xml:space="preserve">Powder Keg </w:t>
      </w:r>
      <w:r w:rsidRPr="000D5DB5">
        <w:rPr>
          <w:rFonts w:eastAsia="Times New Roman" w:cstheme="minorHAnsi"/>
          <w:color w:val="000000"/>
        </w:rPr>
        <w:t xml:space="preserve">Containing twenty pounds of gunpowder, this keg is very flammable, but it is a sure sight for sore dwarven eyes. </w:t>
      </w:r>
      <w:r w:rsidR="00C26518">
        <w:rPr>
          <w:rFonts w:eastAsia="Times New Roman" w:cstheme="minorHAnsi"/>
          <w:color w:val="000000"/>
        </w:rPr>
        <w:t>Gunpowder is both an alchemical and engineering product for crafting purposes.</w:t>
      </w:r>
    </w:p>
    <w:p w14:paraId="6391387C" w14:textId="77777777" w:rsidR="00B93648" w:rsidRDefault="00B93648">
      <w:pPr>
        <w:contextualSpacing/>
        <w:rPr>
          <w:rFonts w:eastAsia="Times New Roman" w:cstheme="minorHAnsi"/>
          <w:sz w:val="24"/>
          <w:szCs w:val="24"/>
        </w:rPr>
      </w:pPr>
    </w:p>
    <w:p w14:paraId="5530EA2D" w14:textId="77777777" w:rsidR="00B93648" w:rsidRPr="000D5DB5" w:rsidRDefault="00B93648">
      <w:pPr>
        <w:contextualSpacing/>
        <w:outlineLvl w:val="1"/>
        <w:rPr>
          <w:rFonts w:eastAsia="Times New Roman" w:cstheme="minorHAnsi"/>
          <w:b/>
          <w:bCs/>
          <w:sz w:val="36"/>
          <w:szCs w:val="36"/>
        </w:rPr>
      </w:pPr>
      <w:bookmarkStart w:id="2815" w:name="_Toc54196442"/>
      <w:r w:rsidRPr="000D5DB5">
        <w:rPr>
          <w:rFonts w:eastAsia="Times New Roman" w:cstheme="minorHAnsi"/>
          <w:color w:val="2E75B5"/>
          <w:sz w:val="32"/>
          <w:szCs w:val="32"/>
        </w:rPr>
        <w:t>Weapons and Armors</w:t>
      </w:r>
      <w:bookmarkEnd w:id="2815"/>
    </w:p>
    <w:p w14:paraId="5094A739" w14:textId="77777777" w:rsidR="00E8021B" w:rsidRDefault="00E8021B" w:rsidP="00E8021B">
      <w:pPr>
        <w:contextualSpacing/>
        <w:rPr>
          <w:rFonts w:eastAsia="Times New Roman" w:cstheme="minorHAnsi"/>
          <w:color w:val="000000"/>
        </w:rPr>
      </w:pPr>
      <w:r>
        <w:rPr>
          <w:rFonts w:eastAsia="Times New Roman" w:cstheme="minorHAnsi"/>
          <w:color w:val="000000"/>
        </w:rPr>
        <w:t xml:space="preserve">The Warcraft universe has several special varieties for existing weapons, as described below. </w:t>
      </w:r>
    </w:p>
    <w:p w14:paraId="71E01E9B" w14:textId="77777777" w:rsidR="00E8021B" w:rsidRDefault="00E8021B" w:rsidP="00E8021B">
      <w:pPr>
        <w:contextualSpacing/>
        <w:rPr>
          <w:rFonts w:eastAsia="Times New Roman" w:cstheme="minorHAnsi"/>
          <w:color w:val="000000"/>
        </w:rPr>
      </w:pPr>
      <w:r>
        <w:rPr>
          <w:rFonts w:eastAsia="Times New Roman" w:cstheme="minorHAnsi"/>
          <w:color w:val="000000"/>
        </w:rPr>
        <w:t xml:space="preserve">Clothes can be infused as if armors (with armor-specific infusions). They do not count as armor for the purposes of class features that require you to be armored or unarmored (such as the Defense Fighting Style or Unarmored Defense feature) unless they alter your AC. </w:t>
      </w:r>
    </w:p>
    <w:p w14:paraId="3E03058A" w14:textId="77777777" w:rsidR="00006769" w:rsidRPr="00A05456" w:rsidRDefault="00006769" w:rsidP="00006769">
      <w:pPr>
        <w:contextualSpacing/>
        <w:rPr>
          <w:rFonts w:eastAsia="Times New Roman" w:cstheme="minorHAnsi"/>
        </w:rPr>
      </w:pPr>
      <w:r w:rsidRPr="00A05456">
        <w:rPr>
          <w:rFonts w:eastAsia="Times New Roman" w:cstheme="minorHAnsi"/>
        </w:rPr>
        <w:t>Some weapons are described as if based off another weapon</w:t>
      </w:r>
      <w:r>
        <w:rPr>
          <w:rFonts w:eastAsia="Times New Roman" w:cstheme="minorHAnsi"/>
        </w:rPr>
        <w:t xml:space="preserve"> (for example, the greathammer and the maul)</w:t>
      </w:r>
      <w:r w:rsidRPr="00A05456">
        <w:rPr>
          <w:rFonts w:eastAsia="Times New Roman" w:cstheme="minorHAnsi"/>
        </w:rPr>
        <w:t>. If proficient with the original weapon</w:t>
      </w:r>
      <w:r>
        <w:rPr>
          <w:rFonts w:eastAsia="Times New Roman" w:cstheme="minorHAnsi"/>
        </w:rPr>
        <w:t xml:space="preserve"> (the maul)</w:t>
      </w:r>
      <w:r w:rsidRPr="00A05456">
        <w:rPr>
          <w:rFonts w:eastAsia="Times New Roman" w:cstheme="minorHAnsi"/>
        </w:rPr>
        <w:t xml:space="preserve">, one week of training confers proficiency </w:t>
      </w:r>
      <w:r>
        <w:rPr>
          <w:rFonts w:eastAsia="Times New Roman" w:cstheme="minorHAnsi"/>
        </w:rPr>
        <w:t xml:space="preserve">to the second (greathammer). Firearms require one week of training to be counted as martial weapons, and proficiency with Engineer’s Tools automatically confers proficiency. </w:t>
      </w:r>
    </w:p>
    <w:p w14:paraId="14F841E6" w14:textId="77777777" w:rsidR="00E8021B" w:rsidRPr="00E95E1F" w:rsidRDefault="00E8021B" w:rsidP="00AA3E30">
      <w:pPr>
        <w:contextualSpacing/>
        <w:rPr>
          <w:rFonts w:eastAsia="Times New Roman" w:cstheme="minorHAnsi"/>
          <w:b/>
          <w:bCs/>
          <w:color w:val="000000"/>
        </w:rPr>
      </w:pPr>
    </w:p>
    <w:tbl>
      <w:tblPr>
        <w:tblStyle w:val="TableGrid"/>
        <w:tblW w:w="0" w:type="auto"/>
        <w:tblLook w:val="04A0" w:firstRow="1" w:lastRow="0" w:firstColumn="1" w:lastColumn="0" w:noHBand="0" w:noVBand="1"/>
      </w:tblPr>
      <w:tblGrid>
        <w:gridCol w:w="1476"/>
        <w:gridCol w:w="1476"/>
        <w:gridCol w:w="1476"/>
        <w:gridCol w:w="1476"/>
        <w:gridCol w:w="1476"/>
        <w:gridCol w:w="1476"/>
      </w:tblGrid>
      <w:tr w:rsidR="003E4CBA" w:rsidRPr="003E4CBA" w14:paraId="44684484" w14:textId="77777777" w:rsidTr="003E4CBA">
        <w:tc>
          <w:tcPr>
            <w:tcW w:w="1476" w:type="dxa"/>
          </w:tcPr>
          <w:p w14:paraId="1304C1F7" w14:textId="77777777" w:rsidR="003E4CBA" w:rsidRPr="00E95E1F" w:rsidRDefault="003E4CBA" w:rsidP="00AA3E30">
            <w:pPr>
              <w:contextualSpacing/>
              <w:rPr>
                <w:rFonts w:eastAsia="Times New Roman" w:cstheme="minorHAnsi"/>
                <w:b/>
                <w:bCs/>
                <w:color w:val="000000"/>
              </w:rPr>
            </w:pPr>
            <w:r w:rsidRPr="00E95E1F">
              <w:rPr>
                <w:rFonts w:eastAsia="Times New Roman" w:cstheme="minorHAnsi"/>
                <w:b/>
                <w:bCs/>
                <w:color w:val="000000"/>
              </w:rPr>
              <w:t>Name</w:t>
            </w:r>
          </w:p>
        </w:tc>
        <w:tc>
          <w:tcPr>
            <w:tcW w:w="1476" w:type="dxa"/>
          </w:tcPr>
          <w:p w14:paraId="3891D70E" w14:textId="77777777" w:rsidR="003E4CBA" w:rsidRPr="00E95E1F" w:rsidRDefault="003E4CBA" w:rsidP="00AA3E30">
            <w:pPr>
              <w:contextualSpacing/>
              <w:rPr>
                <w:rFonts w:eastAsia="Times New Roman" w:cstheme="minorHAnsi"/>
                <w:b/>
                <w:bCs/>
                <w:color w:val="000000"/>
              </w:rPr>
            </w:pPr>
            <w:r w:rsidRPr="00E95E1F">
              <w:rPr>
                <w:rFonts w:eastAsia="Times New Roman" w:cstheme="minorHAnsi"/>
                <w:b/>
                <w:bCs/>
                <w:color w:val="000000"/>
              </w:rPr>
              <w:t>Cost</w:t>
            </w:r>
          </w:p>
        </w:tc>
        <w:tc>
          <w:tcPr>
            <w:tcW w:w="1476" w:type="dxa"/>
          </w:tcPr>
          <w:p w14:paraId="4DF40203" w14:textId="77777777" w:rsidR="003E4CBA" w:rsidRPr="00E95E1F" w:rsidRDefault="003E4CBA" w:rsidP="00AA3E30">
            <w:pPr>
              <w:contextualSpacing/>
              <w:rPr>
                <w:rFonts w:eastAsia="Times New Roman" w:cstheme="minorHAnsi"/>
                <w:b/>
                <w:bCs/>
                <w:color w:val="000000"/>
              </w:rPr>
            </w:pPr>
            <w:r w:rsidRPr="00E95E1F">
              <w:rPr>
                <w:rFonts w:eastAsia="Times New Roman" w:cstheme="minorHAnsi"/>
                <w:b/>
                <w:bCs/>
                <w:color w:val="000000"/>
              </w:rPr>
              <w:t>Damage</w:t>
            </w:r>
          </w:p>
        </w:tc>
        <w:tc>
          <w:tcPr>
            <w:tcW w:w="1476" w:type="dxa"/>
          </w:tcPr>
          <w:p w14:paraId="24FE0356" w14:textId="77777777" w:rsidR="003E4CBA" w:rsidRPr="00E95E1F" w:rsidRDefault="003E4CBA" w:rsidP="00AA3E30">
            <w:pPr>
              <w:contextualSpacing/>
              <w:rPr>
                <w:rFonts w:eastAsia="Times New Roman" w:cstheme="minorHAnsi"/>
                <w:b/>
                <w:bCs/>
                <w:color w:val="000000"/>
              </w:rPr>
            </w:pPr>
            <w:r w:rsidRPr="00E95E1F">
              <w:rPr>
                <w:rFonts w:eastAsia="Times New Roman" w:cstheme="minorHAnsi"/>
                <w:b/>
                <w:bCs/>
                <w:color w:val="000000"/>
              </w:rPr>
              <w:t>Mass</w:t>
            </w:r>
          </w:p>
        </w:tc>
        <w:tc>
          <w:tcPr>
            <w:tcW w:w="1476" w:type="dxa"/>
          </w:tcPr>
          <w:p w14:paraId="3FD2B057" w14:textId="77777777" w:rsidR="003E4CBA" w:rsidRPr="00E95E1F" w:rsidRDefault="003E4CBA" w:rsidP="00AA3E30">
            <w:pPr>
              <w:contextualSpacing/>
              <w:rPr>
                <w:rFonts w:eastAsia="Times New Roman" w:cstheme="minorHAnsi"/>
                <w:b/>
                <w:bCs/>
                <w:color w:val="000000"/>
              </w:rPr>
            </w:pPr>
            <w:r w:rsidRPr="00E95E1F">
              <w:rPr>
                <w:rFonts w:eastAsia="Times New Roman" w:cstheme="minorHAnsi"/>
                <w:b/>
                <w:bCs/>
                <w:color w:val="000000"/>
              </w:rPr>
              <w:t>Properties</w:t>
            </w:r>
          </w:p>
        </w:tc>
        <w:tc>
          <w:tcPr>
            <w:tcW w:w="1476" w:type="dxa"/>
          </w:tcPr>
          <w:p w14:paraId="10C3D8FE" w14:textId="77777777" w:rsidR="003E4CBA" w:rsidRPr="00E95E1F" w:rsidRDefault="003E4CBA" w:rsidP="00AA3E30">
            <w:pPr>
              <w:contextualSpacing/>
              <w:rPr>
                <w:rFonts w:eastAsia="Times New Roman" w:cstheme="minorHAnsi"/>
                <w:b/>
                <w:bCs/>
                <w:color w:val="000000"/>
              </w:rPr>
            </w:pPr>
            <w:r w:rsidRPr="00E95E1F">
              <w:rPr>
                <w:rFonts w:eastAsia="Times New Roman" w:cstheme="minorHAnsi"/>
                <w:b/>
                <w:bCs/>
                <w:color w:val="000000"/>
              </w:rPr>
              <w:t>Proficiency</w:t>
            </w:r>
          </w:p>
        </w:tc>
      </w:tr>
      <w:tr w:rsidR="003E4CBA" w14:paraId="1C590AE6" w14:textId="77777777" w:rsidTr="003E4CBA">
        <w:tc>
          <w:tcPr>
            <w:tcW w:w="1476" w:type="dxa"/>
          </w:tcPr>
          <w:p w14:paraId="6F19574A" w14:textId="77777777" w:rsidR="003E4CBA" w:rsidRDefault="003E4CBA" w:rsidP="00AA3E30">
            <w:pPr>
              <w:contextualSpacing/>
              <w:rPr>
                <w:rFonts w:eastAsia="Times New Roman" w:cstheme="minorHAnsi"/>
                <w:color w:val="000000"/>
              </w:rPr>
            </w:pPr>
            <w:r>
              <w:rPr>
                <w:rFonts w:eastAsia="Times New Roman" w:cstheme="minorHAnsi"/>
                <w:color w:val="000000"/>
              </w:rPr>
              <w:t>Attack Claws</w:t>
            </w:r>
          </w:p>
        </w:tc>
        <w:tc>
          <w:tcPr>
            <w:tcW w:w="1476" w:type="dxa"/>
          </w:tcPr>
          <w:p w14:paraId="3A369BD5" w14:textId="77777777" w:rsidR="003E4CBA" w:rsidRDefault="003E4CBA" w:rsidP="00AA3E30">
            <w:pPr>
              <w:contextualSpacing/>
              <w:rPr>
                <w:rFonts w:eastAsia="Times New Roman" w:cstheme="minorHAnsi"/>
                <w:color w:val="000000"/>
              </w:rPr>
            </w:pPr>
            <w:r>
              <w:rPr>
                <w:rFonts w:eastAsia="Times New Roman" w:cstheme="minorHAnsi"/>
                <w:color w:val="000000"/>
              </w:rPr>
              <w:t>2 gp</w:t>
            </w:r>
          </w:p>
        </w:tc>
        <w:tc>
          <w:tcPr>
            <w:tcW w:w="1476" w:type="dxa"/>
          </w:tcPr>
          <w:p w14:paraId="5C050E39" w14:textId="77777777" w:rsidR="003E4CBA" w:rsidRDefault="003E4CBA" w:rsidP="00AA3E30">
            <w:pPr>
              <w:contextualSpacing/>
              <w:rPr>
                <w:rFonts w:eastAsia="Times New Roman" w:cstheme="minorHAnsi"/>
                <w:color w:val="000000"/>
              </w:rPr>
            </w:pPr>
            <w:r>
              <w:rPr>
                <w:rFonts w:eastAsia="Times New Roman" w:cstheme="minorHAnsi"/>
                <w:color w:val="000000"/>
              </w:rPr>
              <w:t>1d4 slashing</w:t>
            </w:r>
          </w:p>
        </w:tc>
        <w:tc>
          <w:tcPr>
            <w:tcW w:w="1476" w:type="dxa"/>
          </w:tcPr>
          <w:p w14:paraId="48FF845D" w14:textId="77777777" w:rsidR="003E4CBA" w:rsidRDefault="003E4CBA" w:rsidP="00AA3E30">
            <w:pPr>
              <w:contextualSpacing/>
              <w:rPr>
                <w:rFonts w:eastAsia="Times New Roman" w:cstheme="minorHAnsi"/>
                <w:color w:val="000000"/>
              </w:rPr>
            </w:pPr>
            <w:r>
              <w:rPr>
                <w:rFonts w:eastAsia="Times New Roman" w:cstheme="minorHAnsi"/>
                <w:color w:val="000000"/>
              </w:rPr>
              <w:t>2 lb.</w:t>
            </w:r>
          </w:p>
        </w:tc>
        <w:tc>
          <w:tcPr>
            <w:tcW w:w="1476" w:type="dxa"/>
          </w:tcPr>
          <w:p w14:paraId="0D85AD98" w14:textId="77777777" w:rsidR="003E4CBA" w:rsidRDefault="003E4CBA" w:rsidP="00AA3E30">
            <w:pPr>
              <w:contextualSpacing/>
              <w:rPr>
                <w:rFonts w:eastAsia="Times New Roman" w:cstheme="minorHAnsi"/>
                <w:color w:val="000000"/>
              </w:rPr>
            </w:pPr>
            <w:r>
              <w:rPr>
                <w:rFonts w:eastAsia="Times New Roman" w:cstheme="minorHAnsi"/>
                <w:color w:val="000000"/>
              </w:rPr>
              <w:t>Finesse, light</w:t>
            </w:r>
          </w:p>
        </w:tc>
        <w:tc>
          <w:tcPr>
            <w:tcW w:w="1476" w:type="dxa"/>
          </w:tcPr>
          <w:p w14:paraId="5C615079" w14:textId="77777777" w:rsidR="003E4CBA" w:rsidRDefault="00006769">
            <w:pPr>
              <w:contextualSpacing/>
              <w:rPr>
                <w:rFonts w:eastAsia="Times New Roman" w:cstheme="minorHAnsi"/>
                <w:color w:val="000000"/>
              </w:rPr>
            </w:pPr>
            <w:r>
              <w:rPr>
                <w:rFonts w:eastAsia="Times New Roman" w:cstheme="minorHAnsi"/>
                <w:color w:val="000000"/>
              </w:rPr>
              <w:t>As d</w:t>
            </w:r>
            <w:r w:rsidR="003E4CBA">
              <w:rPr>
                <w:rFonts w:eastAsia="Times New Roman" w:cstheme="minorHAnsi"/>
                <w:color w:val="000000"/>
              </w:rPr>
              <w:t>agger</w:t>
            </w:r>
          </w:p>
        </w:tc>
      </w:tr>
      <w:tr w:rsidR="003E4CBA" w14:paraId="0D936A05" w14:textId="77777777" w:rsidTr="003E4CBA">
        <w:tc>
          <w:tcPr>
            <w:tcW w:w="1476" w:type="dxa"/>
          </w:tcPr>
          <w:p w14:paraId="1F03E456" w14:textId="77777777" w:rsidR="003E4CBA" w:rsidRDefault="003E4CBA" w:rsidP="00AA3E30">
            <w:pPr>
              <w:contextualSpacing/>
              <w:rPr>
                <w:rFonts w:eastAsia="Times New Roman" w:cstheme="minorHAnsi"/>
                <w:color w:val="000000"/>
              </w:rPr>
            </w:pPr>
            <w:r>
              <w:rPr>
                <w:rFonts w:eastAsia="Times New Roman" w:cstheme="minorHAnsi"/>
                <w:color w:val="000000"/>
              </w:rPr>
              <w:t>Bayonet</w:t>
            </w:r>
          </w:p>
        </w:tc>
        <w:tc>
          <w:tcPr>
            <w:tcW w:w="1476" w:type="dxa"/>
          </w:tcPr>
          <w:p w14:paraId="735B755B" w14:textId="77777777" w:rsidR="003E4CBA" w:rsidRDefault="003E4CBA" w:rsidP="00AA3E30">
            <w:pPr>
              <w:contextualSpacing/>
              <w:rPr>
                <w:rFonts w:eastAsia="Times New Roman" w:cstheme="minorHAnsi"/>
                <w:color w:val="000000"/>
              </w:rPr>
            </w:pPr>
            <w:r>
              <w:rPr>
                <w:rFonts w:eastAsia="Times New Roman" w:cstheme="minorHAnsi"/>
                <w:color w:val="000000"/>
              </w:rPr>
              <w:t>-</w:t>
            </w:r>
          </w:p>
          <w:p w14:paraId="16B21427" w14:textId="77777777" w:rsidR="003E4CBA" w:rsidRDefault="003E4CBA" w:rsidP="00AA3E30">
            <w:pPr>
              <w:contextualSpacing/>
              <w:rPr>
                <w:rFonts w:eastAsia="Times New Roman" w:cstheme="minorHAnsi"/>
                <w:color w:val="000000"/>
              </w:rPr>
            </w:pPr>
          </w:p>
        </w:tc>
        <w:tc>
          <w:tcPr>
            <w:tcW w:w="1476" w:type="dxa"/>
          </w:tcPr>
          <w:p w14:paraId="48BBEBD1" w14:textId="77777777" w:rsidR="003E4CBA" w:rsidRDefault="003E4CBA" w:rsidP="00AA3E30">
            <w:pPr>
              <w:contextualSpacing/>
              <w:rPr>
                <w:rFonts w:eastAsia="Times New Roman" w:cstheme="minorHAnsi"/>
                <w:color w:val="000000"/>
              </w:rPr>
            </w:pPr>
            <w:r>
              <w:rPr>
                <w:rFonts w:eastAsia="Times New Roman" w:cstheme="minorHAnsi"/>
                <w:color w:val="000000"/>
              </w:rPr>
              <w:t>-</w:t>
            </w:r>
          </w:p>
        </w:tc>
        <w:tc>
          <w:tcPr>
            <w:tcW w:w="1476" w:type="dxa"/>
          </w:tcPr>
          <w:p w14:paraId="6C528DFC" w14:textId="77777777" w:rsidR="003E4CBA" w:rsidRDefault="003E4CBA" w:rsidP="00AA3E30">
            <w:pPr>
              <w:contextualSpacing/>
              <w:rPr>
                <w:rFonts w:eastAsia="Times New Roman" w:cstheme="minorHAnsi"/>
                <w:color w:val="000000"/>
              </w:rPr>
            </w:pPr>
            <w:r>
              <w:rPr>
                <w:rFonts w:eastAsia="Times New Roman" w:cstheme="minorHAnsi"/>
                <w:color w:val="000000"/>
              </w:rPr>
              <w:t>-</w:t>
            </w:r>
          </w:p>
        </w:tc>
        <w:tc>
          <w:tcPr>
            <w:tcW w:w="1476" w:type="dxa"/>
          </w:tcPr>
          <w:p w14:paraId="361DED51" w14:textId="77777777" w:rsidR="003E4CBA" w:rsidRDefault="003E4CBA" w:rsidP="00AA3E30">
            <w:pPr>
              <w:contextualSpacing/>
              <w:rPr>
                <w:rFonts w:eastAsia="Times New Roman" w:cstheme="minorHAnsi"/>
                <w:color w:val="000000"/>
              </w:rPr>
            </w:pPr>
            <w:r>
              <w:rPr>
                <w:rFonts w:eastAsia="Times New Roman" w:cstheme="minorHAnsi"/>
                <w:color w:val="000000"/>
              </w:rPr>
              <w:t>-</w:t>
            </w:r>
          </w:p>
        </w:tc>
        <w:tc>
          <w:tcPr>
            <w:tcW w:w="1476" w:type="dxa"/>
          </w:tcPr>
          <w:p w14:paraId="3525FE24" w14:textId="77777777" w:rsidR="003E4CBA" w:rsidRDefault="003E4CBA" w:rsidP="00AA3E30">
            <w:pPr>
              <w:contextualSpacing/>
              <w:rPr>
                <w:rFonts w:eastAsia="Times New Roman" w:cstheme="minorHAnsi"/>
                <w:color w:val="000000"/>
              </w:rPr>
            </w:pPr>
            <w:r>
              <w:rPr>
                <w:rFonts w:eastAsia="Times New Roman" w:cstheme="minorHAnsi"/>
                <w:color w:val="000000"/>
              </w:rPr>
              <w:t>As original weapon</w:t>
            </w:r>
          </w:p>
        </w:tc>
      </w:tr>
      <w:tr w:rsidR="003E4CBA" w14:paraId="5FD4C907" w14:textId="77777777" w:rsidTr="003E4CBA">
        <w:tc>
          <w:tcPr>
            <w:tcW w:w="1476" w:type="dxa"/>
          </w:tcPr>
          <w:p w14:paraId="6B570B78" w14:textId="77777777" w:rsidR="003E4CBA" w:rsidRDefault="003E4CBA" w:rsidP="00AA3E30">
            <w:pPr>
              <w:contextualSpacing/>
              <w:rPr>
                <w:rFonts w:eastAsia="Times New Roman" w:cstheme="minorHAnsi"/>
                <w:color w:val="000000"/>
              </w:rPr>
            </w:pPr>
            <w:r>
              <w:rPr>
                <w:rFonts w:eastAsia="Times New Roman" w:cstheme="minorHAnsi"/>
                <w:color w:val="000000"/>
              </w:rPr>
              <w:t>Garrote Wire</w:t>
            </w:r>
          </w:p>
        </w:tc>
        <w:tc>
          <w:tcPr>
            <w:tcW w:w="1476" w:type="dxa"/>
          </w:tcPr>
          <w:p w14:paraId="055FE9A4" w14:textId="77777777" w:rsidR="003E4CBA" w:rsidRDefault="003E4CBA" w:rsidP="00AA3E30">
            <w:pPr>
              <w:contextualSpacing/>
              <w:rPr>
                <w:rFonts w:eastAsia="Times New Roman" w:cstheme="minorHAnsi"/>
                <w:color w:val="000000"/>
              </w:rPr>
            </w:pPr>
            <w:r>
              <w:rPr>
                <w:rFonts w:eastAsia="Times New Roman" w:cstheme="minorHAnsi"/>
                <w:color w:val="000000"/>
              </w:rPr>
              <w:t>1 sp</w:t>
            </w:r>
          </w:p>
        </w:tc>
        <w:tc>
          <w:tcPr>
            <w:tcW w:w="1476" w:type="dxa"/>
          </w:tcPr>
          <w:p w14:paraId="4B92F38C" w14:textId="77777777" w:rsidR="003E4CBA" w:rsidRDefault="003E4CBA" w:rsidP="00AA3E30">
            <w:pPr>
              <w:contextualSpacing/>
              <w:rPr>
                <w:rFonts w:eastAsia="Times New Roman" w:cstheme="minorHAnsi"/>
                <w:color w:val="000000"/>
              </w:rPr>
            </w:pPr>
            <w:r>
              <w:rPr>
                <w:rFonts w:eastAsia="Times New Roman" w:cstheme="minorHAnsi"/>
                <w:color w:val="000000"/>
              </w:rPr>
              <w:t>1d4 slashing</w:t>
            </w:r>
          </w:p>
        </w:tc>
        <w:tc>
          <w:tcPr>
            <w:tcW w:w="1476" w:type="dxa"/>
          </w:tcPr>
          <w:p w14:paraId="5F9619D3" w14:textId="77777777" w:rsidR="003E4CBA" w:rsidRDefault="003E4CBA" w:rsidP="00AA3E30">
            <w:pPr>
              <w:contextualSpacing/>
              <w:rPr>
                <w:rFonts w:eastAsia="Times New Roman" w:cstheme="minorHAnsi"/>
                <w:color w:val="000000"/>
              </w:rPr>
            </w:pPr>
            <w:r>
              <w:rPr>
                <w:rFonts w:eastAsia="Times New Roman" w:cstheme="minorHAnsi"/>
                <w:color w:val="000000"/>
              </w:rPr>
              <w:t>-</w:t>
            </w:r>
          </w:p>
        </w:tc>
        <w:tc>
          <w:tcPr>
            <w:tcW w:w="1476" w:type="dxa"/>
          </w:tcPr>
          <w:p w14:paraId="1C6996EF" w14:textId="77777777" w:rsidR="003E4CBA" w:rsidRDefault="003E4CBA" w:rsidP="00AA3E30">
            <w:pPr>
              <w:contextualSpacing/>
              <w:rPr>
                <w:rFonts w:eastAsia="Times New Roman" w:cstheme="minorHAnsi"/>
                <w:color w:val="000000"/>
              </w:rPr>
            </w:pPr>
            <w:r>
              <w:rPr>
                <w:rFonts w:eastAsia="Times New Roman" w:cstheme="minorHAnsi"/>
                <w:color w:val="000000"/>
              </w:rPr>
              <w:t>Finesse, light, two-handed</w:t>
            </w:r>
          </w:p>
        </w:tc>
        <w:tc>
          <w:tcPr>
            <w:tcW w:w="1476" w:type="dxa"/>
          </w:tcPr>
          <w:p w14:paraId="19D01C27" w14:textId="77777777" w:rsidR="003E4CBA" w:rsidRDefault="003E4CBA" w:rsidP="00AA3E30">
            <w:pPr>
              <w:contextualSpacing/>
              <w:rPr>
                <w:rFonts w:eastAsia="Times New Roman" w:cstheme="minorHAnsi"/>
                <w:color w:val="000000"/>
              </w:rPr>
            </w:pPr>
            <w:r>
              <w:rPr>
                <w:rFonts w:eastAsia="Times New Roman" w:cstheme="minorHAnsi"/>
                <w:color w:val="000000"/>
              </w:rPr>
              <w:t>Simple</w:t>
            </w:r>
            <w:r w:rsidR="00006769">
              <w:rPr>
                <w:rFonts w:eastAsia="Times New Roman" w:cstheme="minorHAnsi"/>
                <w:color w:val="000000"/>
              </w:rPr>
              <w:t xml:space="preserve"> proficiency</w:t>
            </w:r>
          </w:p>
        </w:tc>
      </w:tr>
      <w:tr w:rsidR="003E4CBA" w14:paraId="195FCE20" w14:textId="77777777" w:rsidTr="003E4CBA">
        <w:tc>
          <w:tcPr>
            <w:tcW w:w="1476" w:type="dxa"/>
          </w:tcPr>
          <w:p w14:paraId="0130E89D" w14:textId="77777777" w:rsidR="003E4CBA" w:rsidRDefault="003E4CBA" w:rsidP="00AA3E30">
            <w:pPr>
              <w:contextualSpacing/>
              <w:rPr>
                <w:rFonts w:eastAsia="Times New Roman" w:cstheme="minorHAnsi"/>
                <w:color w:val="000000"/>
              </w:rPr>
            </w:pPr>
            <w:r>
              <w:rPr>
                <w:rFonts w:eastAsia="Times New Roman" w:cstheme="minorHAnsi"/>
                <w:color w:val="000000"/>
              </w:rPr>
              <w:t>Greathammer</w:t>
            </w:r>
          </w:p>
        </w:tc>
        <w:tc>
          <w:tcPr>
            <w:tcW w:w="1476" w:type="dxa"/>
          </w:tcPr>
          <w:p w14:paraId="4C58850F" w14:textId="77777777" w:rsidR="003E4CBA" w:rsidRDefault="003E4CBA" w:rsidP="00AA3E30">
            <w:pPr>
              <w:contextualSpacing/>
              <w:rPr>
                <w:rFonts w:eastAsia="Times New Roman" w:cstheme="minorHAnsi"/>
                <w:color w:val="000000"/>
              </w:rPr>
            </w:pPr>
            <w:r>
              <w:rPr>
                <w:rFonts w:eastAsia="Times New Roman" w:cstheme="minorHAnsi"/>
                <w:color w:val="000000"/>
              </w:rPr>
              <w:t>10 gp</w:t>
            </w:r>
          </w:p>
        </w:tc>
        <w:tc>
          <w:tcPr>
            <w:tcW w:w="1476" w:type="dxa"/>
          </w:tcPr>
          <w:p w14:paraId="7AF568DD" w14:textId="77777777" w:rsidR="003E4CBA" w:rsidRDefault="003E4CBA" w:rsidP="00AA3E30">
            <w:pPr>
              <w:contextualSpacing/>
              <w:rPr>
                <w:rFonts w:eastAsia="Times New Roman" w:cstheme="minorHAnsi"/>
                <w:color w:val="000000"/>
              </w:rPr>
            </w:pPr>
            <w:r>
              <w:rPr>
                <w:rFonts w:eastAsia="Times New Roman" w:cstheme="minorHAnsi"/>
                <w:color w:val="000000"/>
              </w:rPr>
              <w:t>2d6 bludgeoning</w:t>
            </w:r>
          </w:p>
        </w:tc>
        <w:tc>
          <w:tcPr>
            <w:tcW w:w="1476" w:type="dxa"/>
          </w:tcPr>
          <w:p w14:paraId="33C4D87A" w14:textId="77777777" w:rsidR="003E4CBA" w:rsidRDefault="003E4CBA" w:rsidP="00AA3E30">
            <w:pPr>
              <w:contextualSpacing/>
              <w:rPr>
                <w:rFonts w:eastAsia="Times New Roman" w:cstheme="minorHAnsi"/>
                <w:color w:val="000000"/>
              </w:rPr>
            </w:pPr>
            <w:r>
              <w:rPr>
                <w:rFonts w:eastAsia="Times New Roman" w:cstheme="minorHAnsi"/>
                <w:color w:val="000000"/>
              </w:rPr>
              <w:t>10 lb.</w:t>
            </w:r>
          </w:p>
        </w:tc>
        <w:tc>
          <w:tcPr>
            <w:tcW w:w="1476" w:type="dxa"/>
          </w:tcPr>
          <w:p w14:paraId="21B19345" w14:textId="77777777" w:rsidR="003E4CBA" w:rsidRDefault="003E4CBA" w:rsidP="00AA3E30">
            <w:pPr>
              <w:contextualSpacing/>
              <w:rPr>
                <w:rFonts w:eastAsia="Times New Roman" w:cstheme="minorHAnsi"/>
                <w:color w:val="000000"/>
              </w:rPr>
            </w:pPr>
            <w:r>
              <w:rPr>
                <w:rFonts w:eastAsia="Times New Roman" w:cstheme="minorHAnsi"/>
                <w:color w:val="000000"/>
              </w:rPr>
              <w:t>Heavy, two-handed</w:t>
            </w:r>
          </w:p>
        </w:tc>
        <w:tc>
          <w:tcPr>
            <w:tcW w:w="1476" w:type="dxa"/>
          </w:tcPr>
          <w:p w14:paraId="346B7477" w14:textId="77777777" w:rsidR="003E4CBA" w:rsidRDefault="00006769">
            <w:pPr>
              <w:contextualSpacing/>
              <w:rPr>
                <w:rFonts w:eastAsia="Times New Roman" w:cstheme="minorHAnsi"/>
                <w:color w:val="000000"/>
              </w:rPr>
            </w:pPr>
            <w:r>
              <w:rPr>
                <w:rFonts w:eastAsia="Times New Roman" w:cstheme="minorHAnsi"/>
                <w:color w:val="000000"/>
              </w:rPr>
              <w:t>As m</w:t>
            </w:r>
            <w:r w:rsidR="003E4CBA">
              <w:rPr>
                <w:rFonts w:eastAsia="Times New Roman" w:cstheme="minorHAnsi"/>
                <w:color w:val="000000"/>
              </w:rPr>
              <w:t>aul</w:t>
            </w:r>
          </w:p>
        </w:tc>
      </w:tr>
      <w:tr w:rsidR="003E4CBA" w14:paraId="11E476F6" w14:textId="77777777" w:rsidTr="003E4CBA">
        <w:tc>
          <w:tcPr>
            <w:tcW w:w="1476" w:type="dxa"/>
          </w:tcPr>
          <w:p w14:paraId="0B7373C0" w14:textId="77777777" w:rsidR="003E4CBA" w:rsidRDefault="00006769" w:rsidP="00AA3E30">
            <w:pPr>
              <w:contextualSpacing/>
              <w:rPr>
                <w:rFonts w:eastAsia="Times New Roman" w:cstheme="minorHAnsi"/>
                <w:color w:val="000000"/>
              </w:rPr>
            </w:pPr>
            <w:r>
              <w:rPr>
                <w:rFonts w:eastAsia="Times New Roman" w:cstheme="minorHAnsi"/>
                <w:color w:val="000000"/>
              </w:rPr>
              <w:t>Moonglaive</w:t>
            </w:r>
          </w:p>
        </w:tc>
        <w:tc>
          <w:tcPr>
            <w:tcW w:w="1476" w:type="dxa"/>
          </w:tcPr>
          <w:p w14:paraId="672C4339" w14:textId="77777777" w:rsidR="003E4CBA" w:rsidRDefault="00006769" w:rsidP="00AA3E30">
            <w:pPr>
              <w:contextualSpacing/>
              <w:rPr>
                <w:rFonts w:eastAsia="Times New Roman" w:cstheme="minorHAnsi"/>
                <w:color w:val="000000"/>
              </w:rPr>
            </w:pPr>
            <w:r>
              <w:rPr>
                <w:rFonts w:eastAsia="Times New Roman" w:cstheme="minorHAnsi"/>
                <w:color w:val="000000"/>
              </w:rPr>
              <w:t>10 gp</w:t>
            </w:r>
          </w:p>
        </w:tc>
        <w:tc>
          <w:tcPr>
            <w:tcW w:w="1476" w:type="dxa"/>
          </w:tcPr>
          <w:p w14:paraId="281BBD92" w14:textId="77777777" w:rsidR="003E4CBA" w:rsidRDefault="00006769" w:rsidP="00AA3E30">
            <w:pPr>
              <w:contextualSpacing/>
              <w:rPr>
                <w:rFonts w:eastAsia="Times New Roman" w:cstheme="minorHAnsi"/>
                <w:color w:val="000000"/>
              </w:rPr>
            </w:pPr>
            <w:r>
              <w:rPr>
                <w:rFonts w:eastAsia="Times New Roman" w:cstheme="minorHAnsi"/>
                <w:color w:val="000000"/>
              </w:rPr>
              <w:t>1d6 slashing</w:t>
            </w:r>
          </w:p>
        </w:tc>
        <w:tc>
          <w:tcPr>
            <w:tcW w:w="1476" w:type="dxa"/>
          </w:tcPr>
          <w:p w14:paraId="4B44580A" w14:textId="77777777" w:rsidR="003E4CBA" w:rsidRDefault="00006769" w:rsidP="00AA3E30">
            <w:pPr>
              <w:contextualSpacing/>
              <w:rPr>
                <w:rFonts w:eastAsia="Times New Roman" w:cstheme="minorHAnsi"/>
                <w:color w:val="000000"/>
              </w:rPr>
            </w:pPr>
            <w:r>
              <w:rPr>
                <w:rFonts w:eastAsia="Times New Roman" w:cstheme="minorHAnsi"/>
                <w:color w:val="000000"/>
              </w:rPr>
              <w:t>3 lb.</w:t>
            </w:r>
          </w:p>
        </w:tc>
        <w:tc>
          <w:tcPr>
            <w:tcW w:w="1476" w:type="dxa"/>
          </w:tcPr>
          <w:p w14:paraId="17F254D9" w14:textId="77777777" w:rsidR="003E4CBA" w:rsidRDefault="00006769" w:rsidP="00AA3E30">
            <w:pPr>
              <w:contextualSpacing/>
              <w:rPr>
                <w:rFonts w:eastAsia="Times New Roman" w:cstheme="minorHAnsi"/>
                <w:color w:val="000000"/>
              </w:rPr>
            </w:pPr>
            <w:r>
              <w:rPr>
                <w:rFonts w:eastAsia="Times New Roman" w:cstheme="minorHAnsi"/>
                <w:color w:val="000000"/>
              </w:rPr>
              <w:t>Finesse</w:t>
            </w:r>
          </w:p>
        </w:tc>
        <w:tc>
          <w:tcPr>
            <w:tcW w:w="1476" w:type="dxa"/>
          </w:tcPr>
          <w:p w14:paraId="46ADBACF" w14:textId="77777777" w:rsidR="003E4CBA" w:rsidRDefault="00006769">
            <w:pPr>
              <w:contextualSpacing/>
              <w:rPr>
                <w:rFonts w:eastAsia="Times New Roman" w:cstheme="minorHAnsi"/>
                <w:color w:val="000000"/>
              </w:rPr>
            </w:pPr>
            <w:r>
              <w:rPr>
                <w:rFonts w:eastAsia="Times New Roman" w:cstheme="minorHAnsi"/>
                <w:color w:val="000000"/>
              </w:rPr>
              <w:t>As shortsword</w:t>
            </w:r>
          </w:p>
        </w:tc>
      </w:tr>
      <w:tr w:rsidR="003E4CBA" w14:paraId="1965E627" w14:textId="77777777" w:rsidTr="003E4CBA">
        <w:tc>
          <w:tcPr>
            <w:tcW w:w="1476" w:type="dxa"/>
          </w:tcPr>
          <w:p w14:paraId="04B47418" w14:textId="77777777" w:rsidR="003E4CBA" w:rsidRDefault="00006769" w:rsidP="00AA3E30">
            <w:pPr>
              <w:contextualSpacing/>
              <w:rPr>
                <w:rFonts w:eastAsia="Times New Roman" w:cstheme="minorHAnsi"/>
                <w:color w:val="000000"/>
              </w:rPr>
            </w:pPr>
            <w:r>
              <w:rPr>
                <w:rFonts w:eastAsia="Times New Roman" w:cstheme="minorHAnsi"/>
                <w:color w:val="000000"/>
              </w:rPr>
              <w:lastRenderedPageBreak/>
              <w:t>Spiked Chain</w:t>
            </w:r>
          </w:p>
        </w:tc>
        <w:tc>
          <w:tcPr>
            <w:tcW w:w="1476" w:type="dxa"/>
          </w:tcPr>
          <w:p w14:paraId="19D65D17" w14:textId="77777777" w:rsidR="003E4CBA" w:rsidRDefault="00006769" w:rsidP="00AA3E30">
            <w:pPr>
              <w:contextualSpacing/>
              <w:rPr>
                <w:rFonts w:eastAsia="Times New Roman" w:cstheme="minorHAnsi"/>
                <w:color w:val="000000"/>
              </w:rPr>
            </w:pPr>
            <w:r>
              <w:rPr>
                <w:rFonts w:eastAsia="Times New Roman" w:cstheme="minorHAnsi"/>
                <w:color w:val="000000"/>
              </w:rPr>
              <w:t>15 gp</w:t>
            </w:r>
          </w:p>
        </w:tc>
        <w:tc>
          <w:tcPr>
            <w:tcW w:w="1476" w:type="dxa"/>
          </w:tcPr>
          <w:p w14:paraId="4FBE00D0" w14:textId="77777777" w:rsidR="003E4CBA" w:rsidRDefault="00006769" w:rsidP="00AA3E30">
            <w:pPr>
              <w:contextualSpacing/>
              <w:rPr>
                <w:rFonts w:eastAsia="Times New Roman" w:cstheme="minorHAnsi"/>
                <w:color w:val="000000"/>
              </w:rPr>
            </w:pPr>
            <w:r>
              <w:rPr>
                <w:rFonts w:eastAsia="Times New Roman" w:cstheme="minorHAnsi"/>
                <w:color w:val="000000"/>
              </w:rPr>
              <w:t>1d6 slashing</w:t>
            </w:r>
          </w:p>
        </w:tc>
        <w:tc>
          <w:tcPr>
            <w:tcW w:w="1476" w:type="dxa"/>
          </w:tcPr>
          <w:p w14:paraId="47321403" w14:textId="77777777" w:rsidR="003E4CBA" w:rsidRDefault="00006769" w:rsidP="00AA3E30">
            <w:pPr>
              <w:contextualSpacing/>
              <w:rPr>
                <w:rFonts w:eastAsia="Times New Roman" w:cstheme="minorHAnsi"/>
                <w:color w:val="000000"/>
              </w:rPr>
            </w:pPr>
            <w:r>
              <w:rPr>
                <w:rFonts w:eastAsia="Times New Roman" w:cstheme="minorHAnsi"/>
                <w:color w:val="000000"/>
              </w:rPr>
              <w:t>10 lb.</w:t>
            </w:r>
          </w:p>
        </w:tc>
        <w:tc>
          <w:tcPr>
            <w:tcW w:w="1476" w:type="dxa"/>
          </w:tcPr>
          <w:p w14:paraId="673698DF" w14:textId="77777777" w:rsidR="003E4CBA" w:rsidRDefault="00006769" w:rsidP="00AA3E30">
            <w:pPr>
              <w:contextualSpacing/>
              <w:rPr>
                <w:rFonts w:eastAsia="Times New Roman" w:cstheme="minorHAnsi"/>
                <w:color w:val="000000"/>
              </w:rPr>
            </w:pPr>
            <w:r>
              <w:rPr>
                <w:rFonts w:eastAsia="Times New Roman" w:cstheme="minorHAnsi"/>
                <w:color w:val="000000"/>
              </w:rPr>
              <w:t>Finesse, reach, two-handed</w:t>
            </w:r>
          </w:p>
        </w:tc>
        <w:tc>
          <w:tcPr>
            <w:tcW w:w="1476" w:type="dxa"/>
          </w:tcPr>
          <w:p w14:paraId="34937E6D" w14:textId="77777777" w:rsidR="003E4CBA" w:rsidRDefault="00006769" w:rsidP="00AA3E30">
            <w:pPr>
              <w:contextualSpacing/>
              <w:rPr>
                <w:rFonts w:eastAsia="Times New Roman" w:cstheme="minorHAnsi"/>
                <w:color w:val="000000"/>
              </w:rPr>
            </w:pPr>
            <w:r>
              <w:rPr>
                <w:rFonts w:eastAsia="Times New Roman" w:cstheme="minorHAnsi"/>
                <w:color w:val="000000"/>
              </w:rPr>
              <w:t>Martial proficiency</w:t>
            </w:r>
          </w:p>
        </w:tc>
      </w:tr>
      <w:tr w:rsidR="003E4CBA" w14:paraId="477A493D" w14:textId="77777777" w:rsidTr="003E4CBA">
        <w:tc>
          <w:tcPr>
            <w:tcW w:w="1476" w:type="dxa"/>
          </w:tcPr>
          <w:p w14:paraId="753B35BD" w14:textId="77777777" w:rsidR="003E4CBA" w:rsidRDefault="00006769" w:rsidP="00AA3E30">
            <w:pPr>
              <w:contextualSpacing/>
              <w:rPr>
                <w:rFonts w:eastAsia="Times New Roman" w:cstheme="minorHAnsi"/>
                <w:color w:val="000000"/>
              </w:rPr>
            </w:pPr>
            <w:r>
              <w:rPr>
                <w:rFonts w:eastAsia="Times New Roman" w:cstheme="minorHAnsi"/>
                <w:color w:val="000000"/>
              </w:rPr>
              <w:t>Sword, Two-Bladed</w:t>
            </w:r>
          </w:p>
        </w:tc>
        <w:tc>
          <w:tcPr>
            <w:tcW w:w="1476" w:type="dxa"/>
          </w:tcPr>
          <w:p w14:paraId="7B89901D" w14:textId="77777777" w:rsidR="003E4CBA" w:rsidRDefault="00006769" w:rsidP="00AA3E30">
            <w:pPr>
              <w:contextualSpacing/>
              <w:rPr>
                <w:rFonts w:eastAsia="Times New Roman" w:cstheme="minorHAnsi"/>
                <w:color w:val="000000"/>
              </w:rPr>
            </w:pPr>
            <w:r>
              <w:rPr>
                <w:rFonts w:eastAsia="Times New Roman" w:cstheme="minorHAnsi"/>
                <w:color w:val="000000"/>
              </w:rPr>
              <w:t>15 gp</w:t>
            </w:r>
          </w:p>
        </w:tc>
        <w:tc>
          <w:tcPr>
            <w:tcW w:w="1476" w:type="dxa"/>
          </w:tcPr>
          <w:p w14:paraId="676A9D7F" w14:textId="77777777" w:rsidR="003E4CBA" w:rsidRDefault="00006769">
            <w:pPr>
              <w:contextualSpacing/>
              <w:rPr>
                <w:rFonts w:eastAsia="Times New Roman" w:cstheme="minorHAnsi"/>
                <w:color w:val="000000"/>
              </w:rPr>
            </w:pPr>
            <w:r>
              <w:rPr>
                <w:rFonts w:eastAsia="Times New Roman" w:cstheme="minorHAnsi"/>
                <w:color w:val="000000"/>
              </w:rPr>
              <w:t>1d8 slashing</w:t>
            </w:r>
          </w:p>
        </w:tc>
        <w:tc>
          <w:tcPr>
            <w:tcW w:w="1476" w:type="dxa"/>
          </w:tcPr>
          <w:p w14:paraId="0028FFCF" w14:textId="77777777" w:rsidR="003E4CBA" w:rsidRDefault="00006769" w:rsidP="00AA3E30">
            <w:pPr>
              <w:contextualSpacing/>
              <w:rPr>
                <w:rFonts w:eastAsia="Times New Roman" w:cstheme="minorHAnsi"/>
                <w:color w:val="000000"/>
              </w:rPr>
            </w:pPr>
            <w:r>
              <w:rPr>
                <w:rFonts w:eastAsia="Times New Roman" w:cstheme="minorHAnsi"/>
                <w:color w:val="000000"/>
              </w:rPr>
              <w:t>10 lb.</w:t>
            </w:r>
          </w:p>
        </w:tc>
        <w:tc>
          <w:tcPr>
            <w:tcW w:w="1476" w:type="dxa"/>
          </w:tcPr>
          <w:p w14:paraId="3FEA668A" w14:textId="77777777" w:rsidR="003E4CBA" w:rsidRDefault="00006769" w:rsidP="00AA3E30">
            <w:pPr>
              <w:contextualSpacing/>
              <w:rPr>
                <w:rFonts w:eastAsia="Times New Roman" w:cstheme="minorHAnsi"/>
                <w:color w:val="000000"/>
              </w:rPr>
            </w:pPr>
            <w:r>
              <w:rPr>
                <w:rFonts w:eastAsia="Times New Roman" w:cstheme="minorHAnsi"/>
                <w:color w:val="000000"/>
              </w:rPr>
              <w:t>Finesse</w:t>
            </w:r>
          </w:p>
        </w:tc>
        <w:tc>
          <w:tcPr>
            <w:tcW w:w="1476" w:type="dxa"/>
          </w:tcPr>
          <w:p w14:paraId="1E6C9AC5" w14:textId="77777777" w:rsidR="003E4CBA" w:rsidRDefault="00006769">
            <w:pPr>
              <w:contextualSpacing/>
              <w:rPr>
                <w:rFonts w:eastAsia="Times New Roman" w:cstheme="minorHAnsi"/>
                <w:color w:val="000000"/>
              </w:rPr>
            </w:pPr>
            <w:r>
              <w:rPr>
                <w:rFonts w:eastAsia="Times New Roman" w:cstheme="minorHAnsi"/>
                <w:color w:val="000000"/>
              </w:rPr>
              <w:t>As longsword</w:t>
            </w:r>
          </w:p>
        </w:tc>
      </w:tr>
      <w:tr w:rsidR="00006769" w14:paraId="5C6B5DC8" w14:textId="77777777" w:rsidTr="003E4CBA">
        <w:tc>
          <w:tcPr>
            <w:tcW w:w="1476" w:type="dxa"/>
          </w:tcPr>
          <w:p w14:paraId="3958828D" w14:textId="77777777" w:rsidR="00006769" w:rsidRDefault="00006769" w:rsidP="00AA3E30">
            <w:pPr>
              <w:contextualSpacing/>
              <w:rPr>
                <w:rFonts w:eastAsia="Times New Roman" w:cstheme="minorHAnsi"/>
                <w:color w:val="000000"/>
              </w:rPr>
            </w:pPr>
            <w:r>
              <w:rPr>
                <w:rFonts w:eastAsia="Times New Roman" w:cstheme="minorHAnsi"/>
                <w:color w:val="000000"/>
              </w:rPr>
              <w:t>Syringe</w:t>
            </w:r>
          </w:p>
        </w:tc>
        <w:tc>
          <w:tcPr>
            <w:tcW w:w="1476" w:type="dxa"/>
          </w:tcPr>
          <w:p w14:paraId="13952973" w14:textId="77777777" w:rsidR="00006769" w:rsidRDefault="00006769" w:rsidP="00AA3E30">
            <w:pPr>
              <w:contextualSpacing/>
              <w:rPr>
                <w:rFonts w:eastAsia="Times New Roman" w:cstheme="minorHAnsi"/>
                <w:color w:val="000000"/>
              </w:rPr>
            </w:pPr>
            <w:r>
              <w:rPr>
                <w:rFonts w:eastAsia="Times New Roman" w:cstheme="minorHAnsi"/>
                <w:color w:val="000000"/>
              </w:rPr>
              <w:t>5 gp</w:t>
            </w:r>
          </w:p>
        </w:tc>
        <w:tc>
          <w:tcPr>
            <w:tcW w:w="1476" w:type="dxa"/>
          </w:tcPr>
          <w:p w14:paraId="5C63EC87" w14:textId="77777777" w:rsidR="00006769" w:rsidRDefault="00006769">
            <w:pPr>
              <w:contextualSpacing/>
              <w:rPr>
                <w:rFonts w:eastAsia="Times New Roman" w:cstheme="minorHAnsi"/>
                <w:color w:val="000000"/>
              </w:rPr>
            </w:pPr>
            <w:r>
              <w:rPr>
                <w:rFonts w:eastAsia="Times New Roman" w:cstheme="minorHAnsi"/>
                <w:color w:val="000000"/>
              </w:rPr>
              <w:t>1 piercing</w:t>
            </w:r>
          </w:p>
        </w:tc>
        <w:tc>
          <w:tcPr>
            <w:tcW w:w="1476" w:type="dxa"/>
          </w:tcPr>
          <w:p w14:paraId="0075E963" w14:textId="77777777" w:rsidR="00006769" w:rsidRDefault="00006769" w:rsidP="00AA3E30">
            <w:pPr>
              <w:contextualSpacing/>
              <w:rPr>
                <w:rFonts w:eastAsia="Times New Roman" w:cstheme="minorHAnsi"/>
                <w:color w:val="000000"/>
              </w:rPr>
            </w:pPr>
            <w:r>
              <w:rPr>
                <w:rFonts w:eastAsia="Times New Roman" w:cstheme="minorHAnsi"/>
                <w:color w:val="000000"/>
              </w:rPr>
              <w:t>1/2 lb.</w:t>
            </w:r>
          </w:p>
        </w:tc>
        <w:tc>
          <w:tcPr>
            <w:tcW w:w="1476" w:type="dxa"/>
          </w:tcPr>
          <w:p w14:paraId="4687357C" w14:textId="77777777" w:rsidR="00006769" w:rsidRDefault="00006769" w:rsidP="00AA3E30">
            <w:pPr>
              <w:contextualSpacing/>
              <w:rPr>
                <w:rFonts w:eastAsia="Times New Roman" w:cstheme="minorHAnsi"/>
                <w:color w:val="000000"/>
              </w:rPr>
            </w:pPr>
            <w:r>
              <w:rPr>
                <w:rFonts w:eastAsia="Times New Roman" w:cstheme="minorHAnsi"/>
                <w:color w:val="000000"/>
              </w:rPr>
              <w:t>Light</w:t>
            </w:r>
          </w:p>
        </w:tc>
        <w:tc>
          <w:tcPr>
            <w:tcW w:w="1476" w:type="dxa"/>
          </w:tcPr>
          <w:p w14:paraId="4C1BAA91" w14:textId="77777777" w:rsidR="00006769" w:rsidRDefault="00006769">
            <w:pPr>
              <w:contextualSpacing/>
              <w:rPr>
                <w:rFonts w:eastAsia="Times New Roman" w:cstheme="minorHAnsi"/>
                <w:color w:val="000000"/>
              </w:rPr>
            </w:pPr>
            <w:r>
              <w:rPr>
                <w:rFonts w:eastAsia="Times New Roman" w:cstheme="minorHAnsi"/>
                <w:color w:val="000000"/>
              </w:rPr>
              <w:t>As dagger</w:t>
            </w:r>
          </w:p>
        </w:tc>
      </w:tr>
      <w:tr w:rsidR="00006769" w14:paraId="656187C6" w14:textId="77777777" w:rsidTr="003E4CBA">
        <w:tc>
          <w:tcPr>
            <w:tcW w:w="1476" w:type="dxa"/>
          </w:tcPr>
          <w:p w14:paraId="1DF9AB15" w14:textId="77777777" w:rsidR="00006769" w:rsidRDefault="00006769" w:rsidP="00AA3E30">
            <w:pPr>
              <w:contextualSpacing/>
              <w:rPr>
                <w:rFonts w:eastAsia="Times New Roman" w:cstheme="minorHAnsi"/>
                <w:color w:val="000000"/>
              </w:rPr>
            </w:pPr>
            <w:r>
              <w:rPr>
                <w:rFonts w:eastAsia="Times New Roman" w:cstheme="minorHAnsi"/>
                <w:color w:val="000000"/>
              </w:rPr>
              <w:t>Totem, Tauren</w:t>
            </w:r>
          </w:p>
        </w:tc>
        <w:tc>
          <w:tcPr>
            <w:tcW w:w="1476" w:type="dxa"/>
          </w:tcPr>
          <w:p w14:paraId="0E250DEA" w14:textId="77777777" w:rsidR="00006769" w:rsidRDefault="00006769" w:rsidP="00AA3E30">
            <w:pPr>
              <w:contextualSpacing/>
              <w:rPr>
                <w:rFonts w:eastAsia="Times New Roman" w:cstheme="minorHAnsi"/>
                <w:color w:val="000000"/>
              </w:rPr>
            </w:pPr>
            <w:r>
              <w:rPr>
                <w:rFonts w:eastAsia="Times New Roman" w:cstheme="minorHAnsi"/>
                <w:color w:val="000000"/>
              </w:rPr>
              <w:t>10 gp</w:t>
            </w:r>
          </w:p>
        </w:tc>
        <w:tc>
          <w:tcPr>
            <w:tcW w:w="1476" w:type="dxa"/>
          </w:tcPr>
          <w:p w14:paraId="3E936FD9" w14:textId="77777777" w:rsidR="00006769" w:rsidRDefault="00006769" w:rsidP="00AA3E30">
            <w:pPr>
              <w:contextualSpacing/>
              <w:rPr>
                <w:rFonts w:eastAsia="Times New Roman" w:cstheme="minorHAnsi"/>
                <w:color w:val="000000"/>
              </w:rPr>
            </w:pPr>
            <w:r>
              <w:rPr>
                <w:rFonts w:eastAsia="Times New Roman" w:cstheme="minorHAnsi"/>
                <w:color w:val="000000"/>
              </w:rPr>
              <w:t>2d6 bludgeoning</w:t>
            </w:r>
          </w:p>
        </w:tc>
        <w:tc>
          <w:tcPr>
            <w:tcW w:w="1476" w:type="dxa"/>
          </w:tcPr>
          <w:p w14:paraId="3936A742" w14:textId="77777777" w:rsidR="00006769" w:rsidRDefault="00006769" w:rsidP="00AA3E30">
            <w:pPr>
              <w:contextualSpacing/>
              <w:rPr>
                <w:rFonts w:eastAsia="Times New Roman" w:cstheme="minorHAnsi"/>
                <w:color w:val="000000"/>
              </w:rPr>
            </w:pPr>
            <w:r>
              <w:rPr>
                <w:rFonts w:eastAsia="Times New Roman" w:cstheme="minorHAnsi"/>
                <w:color w:val="000000"/>
              </w:rPr>
              <w:t>10 lb.</w:t>
            </w:r>
          </w:p>
        </w:tc>
        <w:tc>
          <w:tcPr>
            <w:tcW w:w="1476" w:type="dxa"/>
          </w:tcPr>
          <w:p w14:paraId="00BB5723" w14:textId="77777777" w:rsidR="00006769" w:rsidRDefault="00006769" w:rsidP="00AA3E30">
            <w:pPr>
              <w:contextualSpacing/>
              <w:rPr>
                <w:rFonts w:eastAsia="Times New Roman" w:cstheme="minorHAnsi"/>
                <w:color w:val="000000"/>
              </w:rPr>
            </w:pPr>
            <w:r>
              <w:rPr>
                <w:rFonts w:eastAsia="Times New Roman" w:cstheme="minorHAnsi"/>
                <w:color w:val="000000"/>
              </w:rPr>
              <w:t>Heavy, two-handed</w:t>
            </w:r>
          </w:p>
        </w:tc>
        <w:tc>
          <w:tcPr>
            <w:tcW w:w="1476" w:type="dxa"/>
          </w:tcPr>
          <w:p w14:paraId="2E0A8A1F" w14:textId="77777777" w:rsidR="00006769" w:rsidRDefault="00006769">
            <w:pPr>
              <w:contextualSpacing/>
              <w:rPr>
                <w:rFonts w:eastAsia="Times New Roman" w:cstheme="minorHAnsi"/>
                <w:color w:val="000000"/>
              </w:rPr>
            </w:pPr>
            <w:r>
              <w:rPr>
                <w:rFonts w:eastAsia="Times New Roman" w:cstheme="minorHAnsi"/>
                <w:color w:val="000000"/>
              </w:rPr>
              <w:t>As greatclub</w:t>
            </w:r>
          </w:p>
        </w:tc>
      </w:tr>
      <w:tr w:rsidR="00006769" w14:paraId="10B530CA" w14:textId="77777777" w:rsidTr="003E4CBA">
        <w:tc>
          <w:tcPr>
            <w:tcW w:w="1476" w:type="dxa"/>
          </w:tcPr>
          <w:p w14:paraId="69A2AB54" w14:textId="77777777" w:rsidR="00006769" w:rsidRDefault="00006769" w:rsidP="00AA3E30">
            <w:pPr>
              <w:contextualSpacing/>
              <w:rPr>
                <w:rFonts w:eastAsia="Times New Roman" w:cstheme="minorHAnsi"/>
                <w:color w:val="000000"/>
              </w:rPr>
            </w:pPr>
            <w:r>
              <w:rPr>
                <w:rFonts w:eastAsia="Times New Roman" w:cstheme="minorHAnsi"/>
                <w:color w:val="000000"/>
              </w:rPr>
              <w:t>Warglaive</w:t>
            </w:r>
          </w:p>
        </w:tc>
        <w:tc>
          <w:tcPr>
            <w:tcW w:w="1476" w:type="dxa"/>
          </w:tcPr>
          <w:p w14:paraId="2093A95B" w14:textId="77777777" w:rsidR="00006769" w:rsidRDefault="00006769" w:rsidP="00AA3E30">
            <w:pPr>
              <w:contextualSpacing/>
              <w:rPr>
                <w:rFonts w:eastAsia="Times New Roman" w:cstheme="minorHAnsi"/>
                <w:color w:val="000000"/>
              </w:rPr>
            </w:pPr>
            <w:r>
              <w:rPr>
                <w:rFonts w:eastAsia="Times New Roman" w:cstheme="minorHAnsi"/>
                <w:color w:val="000000"/>
              </w:rPr>
              <w:t>15 gp</w:t>
            </w:r>
          </w:p>
        </w:tc>
        <w:tc>
          <w:tcPr>
            <w:tcW w:w="1476" w:type="dxa"/>
          </w:tcPr>
          <w:p w14:paraId="5BD4DADA" w14:textId="77777777" w:rsidR="00006769" w:rsidRDefault="00006769" w:rsidP="00AA3E30">
            <w:pPr>
              <w:contextualSpacing/>
              <w:rPr>
                <w:rFonts w:eastAsia="Times New Roman" w:cstheme="minorHAnsi"/>
                <w:color w:val="000000"/>
              </w:rPr>
            </w:pPr>
            <w:r>
              <w:rPr>
                <w:rFonts w:eastAsia="Times New Roman" w:cstheme="minorHAnsi"/>
                <w:color w:val="000000"/>
              </w:rPr>
              <w:t>1d6 slashing</w:t>
            </w:r>
          </w:p>
        </w:tc>
        <w:tc>
          <w:tcPr>
            <w:tcW w:w="1476" w:type="dxa"/>
          </w:tcPr>
          <w:p w14:paraId="0FDCD263" w14:textId="77777777" w:rsidR="00006769" w:rsidRDefault="00006769" w:rsidP="00AA3E30">
            <w:pPr>
              <w:contextualSpacing/>
              <w:rPr>
                <w:rFonts w:eastAsia="Times New Roman" w:cstheme="minorHAnsi"/>
                <w:color w:val="000000"/>
              </w:rPr>
            </w:pPr>
            <w:r>
              <w:rPr>
                <w:rFonts w:eastAsia="Times New Roman" w:cstheme="minorHAnsi"/>
                <w:color w:val="000000"/>
              </w:rPr>
              <w:t>2 lb.</w:t>
            </w:r>
          </w:p>
        </w:tc>
        <w:tc>
          <w:tcPr>
            <w:tcW w:w="1476" w:type="dxa"/>
          </w:tcPr>
          <w:p w14:paraId="257FD6BD" w14:textId="77777777" w:rsidR="00006769" w:rsidRDefault="00006769" w:rsidP="00AA3E30">
            <w:pPr>
              <w:contextualSpacing/>
              <w:rPr>
                <w:rFonts w:eastAsia="Times New Roman" w:cstheme="minorHAnsi"/>
                <w:color w:val="000000"/>
              </w:rPr>
            </w:pPr>
            <w:r>
              <w:rPr>
                <w:rFonts w:eastAsia="Times New Roman" w:cstheme="minorHAnsi"/>
                <w:color w:val="000000"/>
              </w:rPr>
              <w:t>Finesse, light</w:t>
            </w:r>
          </w:p>
        </w:tc>
        <w:tc>
          <w:tcPr>
            <w:tcW w:w="1476" w:type="dxa"/>
          </w:tcPr>
          <w:p w14:paraId="345DE209" w14:textId="77777777" w:rsidR="00006769" w:rsidRDefault="00006769" w:rsidP="00AA3E30">
            <w:pPr>
              <w:contextualSpacing/>
              <w:rPr>
                <w:rFonts w:eastAsia="Times New Roman" w:cstheme="minorHAnsi"/>
                <w:color w:val="000000"/>
              </w:rPr>
            </w:pPr>
            <w:r>
              <w:rPr>
                <w:rFonts w:eastAsia="Times New Roman" w:cstheme="minorHAnsi"/>
                <w:color w:val="000000"/>
              </w:rPr>
              <w:t>As scimitar</w:t>
            </w:r>
          </w:p>
        </w:tc>
      </w:tr>
    </w:tbl>
    <w:p w14:paraId="121D6DBB" w14:textId="77777777" w:rsidR="003E4CBA" w:rsidRDefault="003E4CBA" w:rsidP="00AA3E30">
      <w:pPr>
        <w:contextualSpacing/>
        <w:rPr>
          <w:rFonts w:eastAsia="Times New Roman" w:cstheme="minorHAnsi"/>
          <w:color w:val="000000"/>
        </w:rPr>
      </w:pPr>
    </w:p>
    <w:p w14:paraId="0E076931" w14:textId="77777777" w:rsidR="00B93648" w:rsidRPr="000D5DB5" w:rsidRDefault="00B93648" w:rsidP="00A05456">
      <w:pPr>
        <w:contextualSpacing/>
        <w:rPr>
          <w:rFonts w:eastAsia="Times New Roman" w:cstheme="minorHAnsi"/>
          <w:sz w:val="24"/>
          <w:szCs w:val="24"/>
        </w:rPr>
      </w:pPr>
      <w:r w:rsidRPr="00E95E1F">
        <w:rPr>
          <w:rFonts w:eastAsia="Times New Roman" w:cstheme="minorHAnsi"/>
          <w:b/>
          <w:bCs/>
          <w:color w:val="000000"/>
        </w:rPr>
        <w:t>Attack Claws</w:t>
      </w:r>
      <w:r w:rsidRPr="000D5DB5">
        <w:rPr>
          <w:rFonts w:eastAsia="Times New Roman" w:cstheme="minorHAnsi"/>
          <w:i/>
          <w:iCs/>
          <w:color w:val="000000"/>
        </w:rPr>
        <w:t xml:space="preserve"> </w:t>
      </w:r>
      <w:r w:rsidRPr="000D5DB5">
        <w:rPr>
          <w:rFonts w:eastAsia="Times New Roman" w:cstheme="minorHAnsi"/>
          <w:color w:val="000000"/>
        </w:rPr>
        <w:t>These claws may be attached to a hand, and allow for a user to perform somatic components without occupying the hand</w:t>
      </w:r>
      <w:r w:rsidR="002B620E">
        <w:rPr>
          <w:rFonts w:eastAsia="Times New Roman" w:cstheme="minorHAnsi"/>
          <w:color w:val="000000"/>
        </w:rPr>
        <w:t xml:space="preserve"> (as if a spellcasting focus)</w:t>
      </w:r>
      <w:r w:rsidRPr="000D5DB5">
        <w:rPr>
          <w:rFonts w:eastAsia="Times New Roman" w:cstheme="minorHAnsi"/>
          <w:color w:val="000000"/>
        </w:rPr>
        <w:t xml:space="preserve">. They are usually favored by orcish shamans who enter melee after conjuring elementals or placing totems. </w:t>
      </w:r>
      <w:r w:rsidR="00A05456">
        <w:rPr>
          <w:rFonts w:eastAsia="Times New Roman" w:cstheme="minorHAnsi"/>
          <w:color w:val="000000"/>
        </w:rPr>
        <w:t xml:space="preserve">This is based on the dagger. </w:t>
      </w:r>
      <w:r w:rsidRPr="000D5DB5">
        <w:rPr>
          <w:rFonts w:eastAsia="Times New Roman" w:cstheme="minorHAnsi"/>
          <w:color w:val="000000"/>
        </w:rPr>
        <w:t xml:space="preserve"> </w:t>
      </w:r>
    </w:p>
    <w:p w14:paraId="4D5B3080" w14:textId="77777777" w:rsidR="00B93648" w:rsidRPr="000D5DB5" w:rsidRDefault="00B93648">
      <w:pPr>
        <w:contextualSpacing/>
        <w:rPr>
          <w:rFonts w:eastAsia="Times New Roman" w:cstheme="minorHAnsi"/>
          <w:color w:val="000000"/>
        </w:rPr>
      </w:pPr>
      <w:r w:rsidRPr="00E95E1F">
        <w:rPr>
          <w:rFonts w:eastAsia="Times New Roman" w:cstheme="minorHAnsi"/>
          <w:b/>
          <w:bCs/>
          <w:color w:val="000000"/>
        </w:rPr>
        <w:t>Bayonet</w:t>
      </w:r>
      <w:r w:rsidRPr="000D5DB5">
        <w:rPr>
          <w:rFonts w:eastAsia="Times New Roman" w:cstheme="minorHAnsi"/>
          <w:i/>
          <w:iCs/>
          <w:color w:val="000000"/>
        </w:rPr>
        <w:t xml:space="preserve"> </w:t>
      </w:r>
      <w:r w:rsidRPr="000D5DB5">
        <w:rPr>
          <w:rFonts w:eastAsia="Times New Roman" w:cstheme="minorHAnsi"/>
          <w:color w:val="000000"/>
        </w:rPr>
        <w:t>This dagger-like blade can be attached to a firearm</w:t>
      </w:r>
      <w:r w:rsidR="006F4DB6">
        <w:rPr>
          <w:rFonts w:eastAsia="Times New Roman" w:cstheme="minorHAnsi"/>
          <w:color w:val="000000"/>
        </w:rPr>
        <w:t xml:space="preserve"> or crossbow</w:t>
      </w:r>
      <w:r w:rsidRPr="000D5DB5">
        <w:rPr>
          <w:rFonts w:eastAsia="Times New Roman" w:cstheme="minorHAnsi"/>
          <w:color w:val="000000"/>
        </w:rPr>
        <w:t xml:space="preserve">, allowing it to make melee weapon attacks. </w:t>
      </w:r>
      <w:r w:rsidR="006F4DB6">
        <w:rPr>
          <w:rFonts w:eastAsia="Times New Roman" w:cstheme="minorHAnsi"/>
          <w:color w:val="000000"/>
        </w:rPr>
        <w:t xml:space="preserve">Longer bayonets can act as shortswords </w:t>
      </w:r>
      <w:r w:rsidR="00F607D7">
        <w:rPr>
          <w:rFonts w:eastAsia="Times New Roman" w:cstheme="minorHAnsi"/>
          <w:color w:val="000000"/>
        </w:rPr>
        <w:t xml:space="preserve">or longswords </w:t>
      </w:r>
      <w:r w:rsidR="006F4DB6">
        <w:rPr>
          <w:rFonts w:eastAsia="Times New Roman" w:cstheme="minorHAnsi"/>
          <w:color w:val="000000"/>
        </w:rPr>
        <w:t xml:space="preserve">instead (attached to medium and heavy firearms </w:t>
      </w:r>
      <w:r w:rsidR="00F607D7">
        <w:rPr>
          <w:rFonts w:eastAsia="Times New Roman" w:cstheme="minorHAnsi"/>
          <w:color w:val="000000"/>
        </w:rPr>
        <w:t>respectively</w:t>
      </w:r>
      <w:r w:rsidR="006F4DB6">
        <w:rPr>
          <w:rFonts w:eastAsia="Times New Roman" w:cstheme="minorHAnsi"/>
          <w:color w:val="000000"/>
        </w:rPr>
        <w:t xml:space="preserve">). </w:t>
      </w:r>
      <w:r w:rsidR="00E8021B">
        <w:rPr>
          <w:rFonts w:eastAsia="Times New Roman" w:cstheme="minorHAnsi"/>
          <w:color w:val="000000"/>
        </w:rPr>
        <w:t xml:space="preserve">This requires the proficiency of the weapon described. </w:t>
      </w:r>
      <w:r w:rsidR="00843625">
        <w:rPr>
          <w:rFonts w:eastAsia="Times New Roman" w:cstheme="minorHAnsi"/>
          <w:color w:val="000000"/>
        </w:rPr>
        <w:t xml:space="preserve">Some firearms are modified with different weapons. The weapon cannot be heavier than the firearm itself. Weapons attached to firearms or crossbows can be enchanted (as normal weapons). </w:t>
      </w:r>
    </w:p>
    <w:p w14:paraId="3E608514" w14:textId="77777777" w:rsidR="00B93648" w:rsidRPr="001F25FA" w:rsidRDefault="00B93648">
      <w:pPr>
        <w:contextualSpacing/>
        <w:rPr>
          <w:rFonts w:eastAsia="Times New Roman" w:cstheme="minorHAnsi"/>
          <w:color w:val="000000"/>
        </w:rPr>
      </w:pPr>
      <w:r w:rsidRPr="00E95E1F">
        <w:rPr>
          <w:rFonts w:eastAsia="Times New Roman" w:cstheme="minorHAnsi"/>
          <w:b/>
          <w:bCs/>
          <w:color w:val="000000"/>
        </w:rPr>
        <w:t>Garrote Wire</w:t>
      </w:r>
      <w:r>
        <w:rPr>
          <w:rFonts w:eastAsia="Times New Roman" w:cstheme="minorHAnsi"/>
          <w:i/>
          <w:iCs/>
          <w:color w:val="000000"/>
        </w:rPr>
        <w:t xml:space="preserve"> </w:t>
      </w:r>
      <w:r>
        <w:rPr>
          <w:rFonts w:eastAsia="Times New Roman" w:cstheme="minorHAnsi"/>
          <w:color w:val="000000"/>
        </w:rPr>
        <w:t>This weapon can be used to start a grapple with a</w:t>
      </w:r>
      <w:r w:rsidR="00F74735">
        <w:rPr>
          <w:rFonts w:eastAsia="Times New Roman" w:cstheme="minorHAnsi"/>
          <w:color w:val="000000"/>
        </w:rPr>
        <w:t xml:space="preserve">n attack roll instead of </w:t>
      </w:r>
      <w:r w:rsidR="00F15C1A">
        <w:rPr>
          <w:rFonts w:eastAsia="Times New Roman" w:cstheme="minorHAnsi"/>
          <w:color w:val="000000"/>
        </w:rPr>
        <w:t>making</w:t>
      </w:r>
      <w:r w:rsidR="00F74735">
        <w:rPr>
          <w:rFonts w:eastAsia="Times New Roman" w:cstheme="minorHAnsi"/>
          <w:color w:val="000000"/>
        </w:rPr>
        <w:t xml:space="preserve"> a</w:t>
      </w:r>
      <w:r>
        <w:rPr>
          <w:rFonts w:eastAsia="Times New Roman" w:cstheme="minorHAnsi"/>
          <w:color w:val="000000"/>
        </w:rPr>
        <w:t xml:space="preserve"> </w:t>
      </w:r>
      <w:r w:rsidR="00F74735">
        <w:rPr>
          <w:rFonts w:eastAsia="Times New Roman" w:cstheme="minorHAnsi"/>
          <w:color w:val="000000"/>
        </w:rPr>
        <w:t>Strength (</w:t>
      </w:r>
      <w:r>
        <w:rPr>
          <w:rFonts w:eastAsia="Times New Roman" w:cstheme="minorHAnsi"/>
          <w:color w:val="000000"/>
        </w:rPr>
        <w:t>Athletics</w:t>
      </w:r>
      <w:r w:rsidR="00F74735">
        <w:rPr>
          <w:rFonts w:eastAsia="Times New Roman" w:cstheme="minorHAnsi"/>
          <w:color w:val="000000"/>
        </w:rPr>
        <w:t>)</w:t>
      </w:r>
      <w:r>
        <w:rPr>
          <w:rFonts w:eastAsia="Times New Roman" w:cstheme="minorHAnsi"/>
          <w:color w:val="000000"/>
        </w:rPr>
        <w:t xml:space="preserve"> check, but suffers disadvantage to the roll if the target is aware of the attacker. </w:t>
      </w:r>
      <w:r w:rsidR="00E8021B">
        <w:rPr>
          <w:rFonts w:eastAsia="Times New Roman" w:cstheme="minorHAnsi"/>
          <w:color w:val="000000"/>
        </w:rPr>
        <w:t xml:space="preserve">This is a simple weapon. </w:t>
      </w:r>
    </w:p>
    <w:p w14:paraId="17DE1D4B" w14:textId="77777777" w:rsidR="00B93648" w:rsidRPr="000D5DB5" w:rsidRDefault="00B93648" w:rsidP="00A05456">
      <w:pPr>
        <w:contextualSpacing/>
        <w:rPr>
          <w:rFonts w:eastAsia="Times New Roman" w:cstheme="minorHAnsi"/>
          <w:sz w:val="24"/>
          <w:szCs w:val="24"/>
        </w:rPr>
      </w:pPr>
      <w:r w:rsidRPr="00E95E1F">
        <w:rPr>
          <w:rFonts w:eastAsia="Times New Roman" w:cstheme="minorHAnsi"/>
          <w:b/>
          <w:bCs/>
          <w:color w:val="000000"/>
        </w:rPr>
        <w:t>Greathammer</w:t>
      </w:r>
      <w:r w:rsidRPr="000D5DB5">
        <w:rPr>
          <w:rFonts w:eastAsia="Times New Roman" w:cstheme="minorHAnsi"/>
          <w:i/>
          <w:iCs/>
          <w:color w:val="000000"/>
        </w:rPr>
        <w:t xml:space="preserve"> </w:t>
      </w:r>
      <w:r w:rsidRPr="000D5DB5">
        <w:rPr>
          <w:rFonts w:eastAsia="Times New Roman" w:cstheme="minorHAnsi"/>
          <w:color w:val="000000"/>
        </w:rPr>
        <w:t xml:space="preserve">This iconic paladin weapon is favored by the Order of the Holy Light. </w:t>
      </w:r>
      <w:r w:rsidR="00A05456">
        <w:rPr>
          <w:rFonts w:eastAsia="Times New Roman" w:cstheme="minorHAnsi"/>
          <w:color w:val="000000"/>
        </w:rPr>
        <w:t>This is based on the maul.</w:t>
      </w:r>
    </w:p>
    <w:p w14:paraId="3F169598" w14:textId="77777777" w:rsidR="00B93648" w:rsidRPr="000D5DB5" w:rsidRDefault="00B93648" w:rsidP="00A05456">
      <w:pPr>
        <w:contextualSpacing/>
        <w:rPr>
          <w:rFonts w:eastAsia="Times New Roman" w:cstheme="minorHAnsi"/>
          <w:sz w:val="24"/>
          <w:szCs w:val="24"/>
        </w:rPr>
      </w:pPr>
      <w:r w:rsidRPr="00E95E1F">
        <w:rPr>
          <w:rFonts w:eastAsia="Times New Roman" w:cstheme="minorHAnsi"/>
          <w:b/>
          <w:bCs/>
          <w:color w:val="000000"/>
        </w:rPr>
        <w:t>Moonglaive</w:t>
      </w:r>
      <w:r w:rsidRPr="000D5DB5">
        <w:rPr>
          <w:rFonts w:eastAsia="Times New Roman" w:cstheme="minorHAnsi"/>
          <w:i/>
          <w:iCs/>
          <w:color w:val="000000"/>
        </w:rPr>
        <w:t xml:space="preserve"> </w:t>
      </w:r>
      <w:r w:rsidRPr="000D5DB5">
        <w:rPr>
          <w:rFonts w:eastAsia="Times New Roman" w:cstheme="minorHAnsi"/>
          <w:color w:val="000000"/>
        </w:rPr>
        <w:t xml:space="preserve">This </w:t>
      </w:r>
      <w:r w:rsidR="00833B21">
        <w:rPr>
          <w:rFonts w:eastAsia="Times New Roman" w:cstheme="minorHAnsi"/>
          <w:color w:val="000000"/>
        </w:rPr>
        <w:t xml:space="preserve">circular blade </w:t>
      </w:r>
      <w:r w:rsidRPr="000D5DB5">
        <w:rPr>
          <w:rFonts w:eastAsia="Times New Roman" w:cstheme="minorHAnsi"/>
          <w:color w:val="000000"/>
        </w:rPr>
        <w:t xml:space="preserve">has three dagger-like blades jutting from its sides. Uncommonly seen but easy to train with, Moonglaives are favored by the night elves of Kalimdor. </w:t>
      </w:r>
      <w:r w:rsidR="00A05456">
        <w:rPr>
          <w:rFonts w:eastAsia="Times New Roman" w:cstheme="minorHAnsi"/>
          <w:color w:val="000000"/>
        </w:rPr>
        <w:t xml:space="preserve">This is based on the shortsword. </w:t>
      </w:r>
    </w:p>
    <w:p w14:paraId="6075CFC5" w14:textId="77777777" w:rsidR="00B93648" w:rsidRPr="000D5DB5" w:rsidRDefault="00B93648" w:rsidP="00CB57CE">
      <w:pPr>
        <w:contextualSpacing/>
        <w:rPr>
          <w:rFonts w:eastAsia="Times New Roman" w:cstheme="minorHAnsi"/>
          <w:sz w:val="24"/>
          <w:szCs w:val="24"/>
        </w:rPr>
      </w:pPr>
      <w:r w:rsidRPr="00E95E1F">
        <w:rPr>
          <w:rFonts w:eastAsia="Times New Roman" w:cstheme="minorHAnsi"/>
          <w:b/>
          <w:bCs/>
          <w:color w:val="000000"/>
        </w:rPr>
        <w:t>Spiked Chain</w:t>
      </w:r>
      <w:r w:rsidRPr="000D5DB5">
        <w:rPr>
          <w:rFonts w:eastAsia="Times New Roman" w:cstheme="minorHAnsi"/>
          <w:i/>
          <w:iCs/>
          <w:color w:val="000000"/>
        </w:rPr>
        <w:t xml:space="preserve"> </w:t>
      </w:r>
      <w:r w:rsidRPr="000D5DB5">
        <w:rPr>
          <w:rFonts w:eastAsia="Times New Roman" w:cstheme="minorHAnsi"/>
          <w:color w:val="000000"/>
        </w:rPr>
        <w:t xml:space="preserve">A 10-foot chain marked with a large hook, this spiked chain is a dangerous and rare weapon to see in the battlefield. </w:t>
      </w:r>
      <w:r w:rsidR="00A05456">
        <w:rPr>
          <w:rFonts w:eastAsia="Times New Roman" w:cstheme="minorHAnsi"/>
          <w:color w:val="000000"/>
        </w:rPr>
        <w:t>A hooked spiked chain can tether on a successful hit (see Chapter 9).</w:t>
      </w:r>
      <w:r w:rsidR="00E8021B">
        <w:rPr>
          <w:rFonts w:eastAsia="Times New Roman" w:cstheme="minorHAnsi"/>
          <w:color w:val="000000"/>
        </w:rPr>
        <w:t xml:space="preserve"> This is a martial weapon. </w:t>
      </w:r>
    </w:p>
    <w:p w14:paraId="22B09375" w14:textId="77777777" w:rsidR="00B93648" w:rsidRPr="003568F9" w:rsidRDefault="00B93648" w:rsidP="00444E0E">
      <w:pPr>
        <w:contextualSpacing/>
        <w:rPr>
          <w:rFonts w:eastAsia="Times New Roman" w:cstheme="minorHAnsi"/>
          <w:color w:val="000000"/>
        </w:rPr>
      </w:pPr>
      <w:r w:rsidRPr="00E95E1F">
        <w:rPr>
          <w:rFonts w:eastAsia="Times New Roman" w:cstheme="minorHAnsi"/>
          <w:b/>
          <w:bCs/>
          <w:color w:val="000000"/>
        </w:rPr>
        <w:t>Sword, Two-Bladed</w:t>
      </w:r>
      <w:r w:rsidRPr="000D5DB5">
        <w:rPr>
          <w:rFonts w:eastAsia="Times New Roman" w:cstheme="minorHAnsi"/>
          <w:i/>
          <w:iCs/>
          <w:color w:val="000000"/>
        </w:rPr>
        <w:t xml:space="preserve"> </w:t>
      </w:r>
      <w:r w:rsidRPr="000D5DB5">
        <w:rPr>
          <w:rFonts w:eastAsia="Times New Roman" w:cstheme="minorHAnsi"/>
          <w:color w:val="000000"/>
        </w:rPr>
        <w:t>Typically used only by elven swordsmen of great agility, the two-bladed sword is almost iconic of the high elven military</w:t>
      </w:r>
      <w:r w:rsidR="00D936FB">
        <w:rPr>
          <w:rFonts w:eastAsia="Times New Roman" w:cstheme="minorHAnsi"/>
          <w:color w:val="000000"/>
        </w:rPr>
        <w:t>.</w:t>
      </w:r>
      <w:r w:rsidRPr="000D5DB5">
        <w:rPr>
          <w:rFonts w:eastAsia="Times New Roman" w:cstheme="minorHAnsi"/>
          <w:color w:val="000000"/>
        </w:rPr>
        <w:t xml:space="preserve"> </w:t>
      </w:r>
      <w:r w:rsidR="00D936FB">
        <w:rPr>
          <w:rFonts w:eastAsia="Times New Roman" w:cstheme="minorHAnsi"/>
          <w:color w:val="000000"/>
        </w:rPr>
        <w:t>This sword</w:t>
      </w:r>
      <w:r w:rsidRPr="000D5DB5">
        <w:rPr>
          <w:rFonts w:eastAsia="Times New Roman" w:cstheme="minorHAnsi"/>
          <w:color w:val="000000"/>
        </w:rPr>
        <w:t xml:space="preserve"> can be used to attack </w:t>
      </w:r>
      <w:r w:rsidR="00D936FB">
        <w:rPr>
          <w:rFonts w:eastAsia="Times New Roman" w:cstheme="minorHAnsi"/>
          <w:color w:val="000000"/>
        </w:rPr>
        <w:t xml:space="preserve">with both ends </w:t>
      </w:r>
      <w:r w:rsidRPr="000D5DB5">
        <w:rPr>
          <w:rFonts w:eastAsia="Times New Roman" w:cstheme="minorHAnsi"/>
          <w:color w:val="000000"/>
        </w:rPr>
        <w:t xml:space="preserve">as if using two weapons, despite being a single </w:t>
      </w:r>
      <w:r w:rsidR="00D936FB">
        <w:rPr>
          <w:rFonts w:eastAsia="Times New Roman" w:cstheme="minorHAnsi"/>
          <w:color w:val="000000"/>
        </w:rPr>
        <w:t xml:space="preserve">melee </w:t>
      </w:r>
      <w:r w:rsidRPr="000D5DB5">
        <w:rPr>
          <w:rFonts w:eastAsia="Times New Roman" w:cstheme="minorHAnsi"/>
          <w:color w:val="000000"/>
        </w:rPr>
        <w:t xml:space="preserve">weapon that </w:t>
      </w:r>
      <w:r w:rsidR="00D936FB">
        <w:rPr>
          <w:rFonts w:eastAsia="Times New Roman" w:cstheme="minorHAnsi"/>
          <w:color w:val="000000"/>
        </w:rPr>
        <w:t xml:space="preserve">can is </w:t>
      </w:r>
      <w:r w:rsidRPr="000D5DB5">
        <w:rPr>
          <w:rFonts w:eastAsia="Times New Roman" w:cstheme="minorHAnsi"/>
          <w:color w:val="000000"/>
        </w:rPr>
        <w:t xml:space="preserve">used </w:t>
      </w:r>
      <w:r w:rsidR="00D936FB">
        <w:rPr>
          <w:rFonts w:eastAsia="Times New Roman" w:cstheme="minorHAnsi"/>
          <w:color w:val="000000"/>
        </w:rPr>
        <w:t xml:space="preserve">in </w:t>
      </w:r>
      <w:r w:rsidRPr="000D5DB5">
        <w:rPr>
          <w:rFonts w:eastAsia="Times New Roman" w:cstheme="minorHAnsi"/>
          <w:color w:val="000000"/>
        </w:rPr>
        <w:t xml:space="preserve">one hand. </w:t>
      </w:r>
      <w:r w:rsidR="00444E0E">
        <w:rPr>
          <w:rFonts w:eastAsia="Times New Roman" w:cstheme="minorHAnsi"/>
          <w:color w:val="000000"/>
        </w:rPr>
        <w:t xml:space="preserve">This otherwise acts as two-weapon fighting with all other respects. The weapon is also infused as if one weapon. </w:t>
      </w:r>
      <w:r w:rsidR="00A05456">
        <w:rPr>
          <w:rFonts w:eastAsia="Times New Roman" w:cstheme="minorHAnsi"/>
          <w:color w:val="000000"/>
        </w:rPr>
        <w:t>This is based on the longsword.</w:t>
      </w:r>
    </w:p>
    <w:p w14:paraId="6B15AFA4" w14:textId="77777777" w:rsidR="00B93648" w:rsidRPr="000D5DB5" w:rsidRDefault="00B93648">
      <w:pPr>
        <w:contextualSpacing/>
        <w:rPr>
          <w:rFonts w:eastAsia="Times New Roman" w:cstheme="minorHAnsi"/>
          <w:sz w:val="24"/>
          <w:szCs w:val="24"/>
        </w:rPr>
      </w:pPr>
      <w:r w:rsidRPr="00E95E1F">
        <w:rPr>
          <w:rFonts w:eastAsia="Times New Roman" w:cstheme="minorHAnsi"/>
          <w:b/>
          <w:bCs/>
          <w:color w:val="000000"/>
        </w:rPr>
        <w:t>Syringe</w:t>
      </w:r>
      <w:r w:rsidR="00006769">
        <w:rPr>
          <w:rFonts w:eastAsia="Times New Roman" w:cstheme="minorHAnsi"/>
          <w:b/>
          <w:bCs/>
          <w:color w:val="000000"/>
        </w:rPr>
        <w:t xml:space="preserve"> </w:t>
      </w:r>
      <w:r w:rsidRPr="000D5DB5">
        <w:rPr>
          <w:rFonts w:eastAsia="Times New Roman" w:cstheme="minorHAnsi"/>
          <w:color w:val="000000"/>
        </w:rPr>
        <w:t xml:space="preserve">This needle is </w:t>
      </w:r>
      <w:r w:rsidR="00A05456">
        <w:rPr>
          <w:rFonts w:eastAsia="Times New Roman" w:cstheme="minorHAnsi"/>
          <w:color w:val="000000"/>
        </w:rPr>
        <w:t xml:space="preserve">a </w:t>
      </w:r>
      <w:r w:rsidRPr="000D5DB5">
        <w:rPr>
          <w:rFonts w:eastAsia="Times New Roman" w:cstheme="minorHAnsi"/>
          <w:color w:val="000000"/>
        </w:rPr>
        <w:t xml:space="preserve">specifically-designed </w:t>
      </w:r>
      <w:r w:rsidR="00A05456">
        <w:rPr>
          <w:rFonts w:eastAsia="Times New Roman" w:cstheme="minorHAnsi"/>
          <w:color w:val="000000"/>
        </w:rPr>
        <w:t xml:space="preserve">weapon </w:t>
      </w:r>
      <w:r w:rsidRPr="000D5DB5">
        <w:rPr>
          <w:rFonts w:eastAsia="Times New Roman" w:cstheme="minorHAnsi"/>
          <w:color w:val="000000"/>
        </w:rPr>
        <w:t xml:space="preserve">to inject injury poisons, plagues, and offensive potions into targets who are stabbed with it. After a successful attack roll, you may use a bonus action to inject the target with the contents of the syringe. </w:t>
      </w:r>
      <w:r w:rsidR="00A05456">
        <w:rPr>
          <w:rFonts w:eastAsia="Times New Roman" w:cstheme="minorHAnsi"/>
          <w:color w:val="000000"/>
        </w:rPr>
        <w:t>This is based on the dagger.</w:t>
      </w:r>
    </w:p>
    <w:p w14:paraId="3A001300" w14:textId="77777777" w:rsidR="00B93648" w:rsidRPr="000D5DB5" w:rsidRDefault="00B93648" w:rsidP="00A05456">
      <w:pPr>
        <w:contextualSpacing/>
        <w:rPr>
          <w:rFonts w:eastAsia="Times New Roman" w:cstheme="minorHAnsi"/>
          <w:color w:val="000000"/>
        </w:rPr>
      </w:pPr>
      <w:r w:rsidRPr="00E95E1F">
        <w:rPr>
          <w:rFonts w:eastAsia="Times New Roman" w:cstheme="minorHAnsi"/>
          <w:b/>
          <w:bCs/>
          <w:color w:val="000000"/>
        </w:rPr>
        <w:t>Totem, Tauren</w:t>
      </w:r>
      <w:r w:rsidRPr="000D5DB5">
        <w:rPr>
          <w:rFonts w:eastAsia="Times New Roman" w:cstheme="minorHAnsi"/>
          <w:i/>
          <w:iCs/>
          <w:color w:val="000000"/>
        </w:rPr>
        <w:t xml:space="preserve"> </w:t>
      </w:r>
      <w:r w:rsidRPr="000D5DB5">
        <w:rPr>
          <w:rFonts w:eastAsia="Times New Roman" w:cstheme="minorHAnsi"/>
          <w:color w:val="000000"/>
        </w:rPr>
        <w:t xml:space="preserve">Large, unwieldy, but very intricately-made, tauren totems are iconic of the tauren peoples. </w:t>
      </w:r>
      <w:r w:rsidR="00F74735">
        <w:rPr>
          <w:rFonts w:eastAsia="Times New Roman" w:cstheme="minorHAnsi"/>
          <w:color w:val="000000"/>
        </w:rPr>
        <w:t>A tauren totem can be treated as a shaman’s totem for the purposes of scribing spells.</w:t>
      </w:r>
      <w:r w:rsidR="00A05456">
        <w:rPr>
          <w:rFonts w:eastAsia="Times New Roman" w:cstheme="minorHAnsi"/>
          <w:color w:val="000000"/>
        </w:rPr>
        <w:t xml:space="preserve"> This is based on the </w:t>
      </w:r>
      <w:r w:rsidR="00A35811">
        <w:rPr>
          <w:rFonts w:eastAsia="Times New Roman" w:cstheme="minorHAnsi"/>
          <w:color w:val="000000"/>
        </w:rPr>
        <w:t>Greatclub</w:t>
      </w:r>
      <w:r w:rsidR="00A05456">
        <w:rPr>
          <w:rFonts w:eastAsia="Times New Roman" w:cstheme="minorHAnsi"/>
          <w:color w:val="000000"/>
        </w:rPr>
        <w:t xml:space="preserve">. </w:t>
      </w:r>
    </w:p>
    <w:p w14:paraId="2FE5BA8C" w14:textId="77777777" w:rsidR="00B93648" w:rsidRDefault="00B93648">
      <w:pPr>
        <w:contextualSpacing/>
        <w:rPr>
          <w:rFonts w:eastAsia="Times New Roman" w:cstheme="minorHAnsi"/>
          <w:color w:val="000000"/>
        </w:rPr>
      </w:pPr>
      <w:r w:rsidRPr="00E95E1F">
        <w:rPr>
          <w:rFonts w:eastAsia="Times New Roman" w:cstheme="minorHAnsi"/>
          <w:b/>
          <w:bCs/>
          <w:color w:val="000000"/>
        </w:rPr>
        <w:t>Warglaive</w:t>
      </w:r>
      <w:r w:rsidR="00006769">
        <w:rPr>
          <w:rFonts w:eastAsia="Times New Roman" w:cstheme="minorHAnsi"/>
          <w:b/>
          <w:bCs/>
          <w:color w:val="000000"/>
        </w:rPr>
        <w:t xml:space="preserve"> </w:t>
      </w:r>
      <w:r w:rsidRPr="000D5DB5">
        <w:rPr>
          <w:rFonts w:eastAsia="Times New Roman" w:cstheme="minorHAnsi"/>
          <w:color w:val="000000"/>
        </w:rPr>
        <w:t xml:space="preserve">This night elf weapon is a crescent-shaped blade about 4 feet long with a hilt in the center of the back edge. Demon hunters favor these weapons. </w:t>
      </w:r>
      <w:r w:rsidR="00A05456">
        <w:rPr>
          <w:rFonts w:eastAsia="Times New Roman" w:cstheme="minorHAnsi"/>
          <w:color w:val="000000"/>
        </w:rPr>
        <w:t xml:space="preserve">This is based on the scimitar. </w:t>
      </w:r>
    </w:p>
    <w:p w14:paraId="1B3254A5" w14:textId="77777777" w:rsidR="00006769" w:rsidRPr="00A05456" w:rsidRDefault="00006769">
      <w:pPr>
        <w:contextualSpacing/>
        <w:rPr>
          <w:rFonts w:eastAsia="Times New Roman" w:cstheme="minorHAnsi"/>
          <w:color w:val="000000"/>
        </w:rPr>
      </w:pPr>
    </w:p>
    <w:p w14:paraId="74E5F1DD" w14:textId="77777777" w:rsidR="00D34C79" w:rsidRDefault="00D34C79">
      <w:pPr>
        <w:contextualSpacing/>
        <w:outlineLvl w:val="1"/>
        <w:rPr>
          <w:rFonts w:eastAsia="Times New Roman" w:cstheme="minorHAnsi"/>
          <w:color w:val="2E75B5"/>
          <w:sz w:val="32"/>
          <w:szCs w:val="32"/>
        </w:rPr>
      </w:pPr>
      <w:bookmarkStart w:id="2816" w:name="_Toc54196443"/>
      <w:r>
        <w:rPr>
          <w:rFonts w:eastAsia="Times New Roman" w:cstheme="minorHAnsi"/>
          <w:color w:val="2E75B5"/>
          <w:sz w:val="32"/>
          <w:szCs w:val="32"/>
        </w:rPr>
        <w:t>Tools</w:t>
      </w:r>
      <w:bookmarkEnd w:id="2816"/>
    </w:p>
    <w:p w14:paraId="347CA6C5" w14:textId="77777777" w:rsidR="008744F8" w:rsidRDefault="00773BF8" w:rsidP="00773BF8">
      <w:r>
        <w:t xml:space="preserve">The </w:t>
      </w:r>
      <w:r w:rsidR="0016474D">
        <w:t>Warcraft univ</w:t>
      </w:r>
      <w:r w:rsidR="00F15C1A">
        <w:t xml:space="preserve">erse has its share of </w:t>
      </w:r>
      <w:r>
        <w:t xml:space="preserve">special </w:t>
      </w:r>
      <w:r w:rsidR="00F15C1A">
        <w:t>tools</w:t>
      </w:r>
      <w:r>
        <w:t>, kits,</w:t>
      </w:r>
      <w:r w:rsidR="00F15C1A">
        <w:t xml:space="preserve"> </w:t>
      </w:r>
      <w:r w:rsidR="0016474D">
        <w:t xml:space="preserve">and items. </w:t>
      </w:r>
    </w:p>
    <w:p w14:paraId="2D16943B" w14:textId="77777777" w:rsidR="00F15C1A" w:rsidRDefault="00F15C1A" w:rsidP="00F15C1A"/>
    <w:tbl>
      <w:tblPr>
        <w:tblStyle w:val="TableGrid"/>
        <w:tblW w:w="0" w:type="auto"/>
        <w:tblLook w:val="04A0" w:firstRow="1" w:lastRow="0" w:firstColumn="1" w:lastColumn="0" w:noHBand="0" w:noVBand="1"/>
      </w:tblPr>
      <w:tblGrid>
        <w:gridCol w:w="1863"/>
        <w:gridCol w:w="916"/>
        <w:gridCol w:w="850"/>
        <w:gridCol w:w="5227"/>
      </w:tblGrid>
      <w:tr w:rsidR="00C15D2F" w14:paraId="012B0DBA" w14:textId="77777777" w:rsidTr="00E95E1F">
        <w:tc>
          <w:tcPr>
            <w:tcW w:w="1863" w:type="dxa"/>
          </w:tcPr>
          <w:p w14:paraId="56416BE8" w14:textId="77777777" w:rsidR="00C15D2F" w:rsidRDefault="000918AB" w:rsidP="005E7A22">
            <w:pPr>
              <w:contextualSpacing/>
              <w:rPr>
                <w:rFonts w:eastAsia="Times New Roman" w:cstheme="minorHAnsi"/>
                <w:b/>
                <w:bCs/>
                <w:color w:val="000000"/>
              </w:rPr>
            </w:pPr>
            <w:r>
              <w:rPr>
                <w:rFonts w:eastAsia="Times New Roman" w:cstheme="minorHAnsi"/>
                <w:b/>
                <w:bCs/>
                <w:color w:val="000000"/>
              </w:rPr>
              <w:t>Name</w:t>
            </w:r>
            <w:r w:rsidR="00C15D2F">
              <w:rPr>
                <w:rFonts w:eastAsia="Times New Roman" w:cstheme="minorHAnsi"/>
                <w:b/>
                <w:bCs/>
                <w:color w:val="000000"/>
              </w:rPr>
              <w:t xml:space="preserve"> </w:t>
            </w:r>
          </w:p>
        </w:tc>
        <w:tc>
          <w:tcPr>
            <w:tcW w:w="916" w:type="dxa"/>
          </w:tcPr>
          <w:p w14:paraId="26D58045" w14:textId="77777777" w:rsidR="00C15D2F" w:rsidRDefault="00C15D2F" w:rsidP="005E7A22">
            <w:pPr>
              <w:contextualSpacing/>
              <w:rPr>
                <w:rFonts w:eastAsia="Times New Roman" w:cstheme="minorHAnsi"/>
                <w:b/>
                <w:bCs/>
                <w:color w:val="000000"/>
              </w:rPr>
            </w:pPr>
            <w:r>
              <w:rPr>
                <w:rFonts w:eastAsia="Times New Roman" w:cstheme="minorHAnsi"/>
                <w:b/>
                <w:bCs/>
                <w:color w:val="000000"/>
              </w:rPr>
              <w:t>Cost</w:t>
            </w:r>
          </w:p>
        </w:tc>
        <w:tc>
          <w:tcPr>
            <w:tcW w:w="850" w:type="dxa"/>
          </w:tcPr>
          <w:p w14:paraId="67A69A80" w14:textId="77777777" w:rsidR="00C15D2F" w:rsidRDefault="00C15D2F" w:rsidP="005E7A22">
            <w:pPr>
              <w:contextualSpacing/>
              <w:rPr>
                <w:rFonts w:eastAsia="Times New Roman" w:cstheme="minorHAnsi"/>
                <w:b/>
                <w:bCs/>
                <w:color w:val="000000"/>
              </w:rPr>
            </w:pPr>
            <w:r>
              <w:rPr>
                <w:rFonts w:eastAsia="Times New Roman" w:cstheme="minorHAnsi"/>
                <w:b/>
                <w:bCs/>
                <w:color w:val="000000"/>
              </w:rPr>
              <w:t>Mass</w:t>
            </w:r>
          </w:p>
        </w:tc>
        <w:tc>
          <w:tcPr>
            <w:tcW w:w="5227" w:type="dxa"/>
          </w:tcPr>
          <w:p w14:paraId="7D820C9E" w14:textId="77777777" w:rsidR="00C15D2F" w:rsidRDefault="00C15D2F" w:rsidP="005E7A22">
            <w:pPr>
              <w:contextualSpacing/>
              <w:rPr>
                <w:rFonts w:eastAsia="Times New Roman" w:cstheme="minorHAnsi"/>
                <w:b/>
                <w:bCs/>
                <w:color w:val="000000"/>
              </w:rPr>
            </w:pPr>
            <w:r>
              <w:rPr>
                <w:rFonts w:eastAsia="Times New Roman" w:cstheme="minorHAnsi"/>
                <w:b/>
                <w:bCs/>
                <w:color w:val="000000"/>
              </w:rPr>
              <w:t>Properties</w:t>
            </w:r>
          </w:p>
        </w:tc>
      </w:tr>
      <w:tr w:rsidR="00C15D2F" w14:paraId="2F64D615" w14:textId="77777777" w:rsidTr="00E95E1F">
        <w:tc>
          <w:tcPr>
            <w:tcW w:w="1863" w:type="dxa"/>
          </w:tcPr>
          <w:p w14:paraId="6BBA43A7" w14:textId="77777777" w:rsidR="00C15D2F" w:rsidRPr="00E95E1F" w:rsidRDefault="00C15D2F" w:rsidP="009C1E28">
            <w:pPr>
              <w:contextualSpacing/>
              <w:rPr>
                <w:rFonts w:eastAsia="Times New Roman" w:cstheme="minorHAnsi"/>
                <w:i/>
                <w:iCs/>
                <w:color w:val="000000"/>
              </w:rPr>
            </w:pPr>
            <w:r w:rsidRPr="00E95E1F">
              <w:rPr>
                <w:rFonts w:eastAsia="Times New Roman" w:cstheme="minorHAnsi"/>
                <w:i/>
                <w:iCs/>
                <w:color w:val="000000"/>
              </w:rPr>
              <w:t>Artisans’ Tools</w:t>
            </w:r>
          </w:p>
        </w:tc>
        <w:tc>
          <w:tcPr>
            <w:tcW w:w="6993" w:type="dxa"/>
            <w:gridSpan w:val="3"/>
          </w:tcPr>
          <w:p w14:paraId="63C24884" w14:textId="77777777" w:rsidR="00C15D2F" w:rsidRDefault="00C15D2F" w:rsidP="00C15D2F">
            <w:pPr>
              <w:contextualSpacing/>
              <w:rPr>
                <w:rFonts w:eastAsia="Times New Roman" w:cstheme="minorHAnsi"/>
                <w:color w:val="000000"/>
              </w:rPr>
            </w:pPr>
          </w:p>
        </w:tc>
      </w:tr>
      <w:tr w:rsidR="00C15D2F" w14:paraId="5658B6AB" w14:textId="77777777" w:rsidTr="00E95E1F">
        <w:tc>
          <w:tcPr>
            <w:tcW w:w="1863" w:type="dxa"/>
          </w:tcPr>
          <w:p w14:paraId="4A75AD35" w14:textId="77777777" w:rsidR="00C15D2F" w:rsidRDefault="00C15D2F" w:rsidP="009C1E28">
            <w:pPr>
              <w:contextualSpacing/>
              <w:rPr>
                <w:rFonts w:eastAsia="Times New Roman" w:cstheme="minorHAnsi"/>
                <w:color w:val="000000"/>
              </w:rPr>
            </w:pPr>
            <w:r>
              <w:rPr>
                <w:rFonts w:eastAsia="Times New Roman" w:cstheme="minorHAnsi"/>
                <w:color w:val="000000"/>
              </w:rPr>
              <w:lastRenderedPageBreak/>
              <w:t>Engineer’s Tools</w:t>
            </w:r>
          </w:p>
        </w:tc>
        <w:tc>
          <w:tcPr>
            <w:tcW w:w="916" w:type="dxa"/>
          </w:tcPr>
          <w:p w14:paraId="1F82B255" w14:textId="77777777" w:rsidR="00C15D2F" w:rsidRDefault="00C15D2F" w:rsidP="005E7A22">
            <w:pPr>
              <w:contextualSpacing/>
              <w:rPr>
                <w:rFonts w:eastAsia="Times New Roman" w:cstheme="minorHAnsi"/>
                <w:color w:val="000000"/>
              </w:rPr>
            </w:pPr>
            <w:r>
              <w:rPr>
                <w:rFonts w:eastAsia="Times New Roman" w:cstheme="minorHAnsi"/>
                <w:color w:val="000000"/>
              </w:rPr>
              <w:t>50 gp</w:t>
            </w:r>
          </w:p>
        </w:tc>
        <w:tc>
          <w:tcPr>
            <w:tcW w:w="850" w:type="dxa"/>
          </w:tcPr>
          <w:p w14:paraId="740025D1" w14:textId="77777777" w:rsidR="00C15D2F" w:rsidRDefault="00C15D2F" w:rsidP="005E7A22">
            <w:pPr>
              <w:contextualSpacing/>
              <w:rPr>
                <w:rFonts w:eastAsia="Times New Roman" w:cstheme="minorHAnsi"/>
                <w:color w:val="000000"/>
              </w:rPr>
            </w:pPr>
            <w:r>
              <w:rPr>
                <w:rFonts w:eastAsia="Times New Roman" w:cstheme="minorHAnsi"/>
                <w:color w:val="000000"/>
              </w:rPr>
              <w:t>10 lb.</w:t>
            </w:r>
          </w:p>
        </w:tc>
        <w:tc>
          <w:tcPr>
            <w:tcW w:w="5227" w:type="dxa"/>
          </w:tcPr>
          <w:p w14:paraId="44B7B2F2" w14:textId="77777777" w:rsidR="00C15D2F" w:rsidRDefault="00C15D2F" w:rsidP="009C1E28">
            <w:pPr>
              <w:contextualSpacing/>
              <w:rPr>
                <w:rFonts w:eastAsia="Times New Roman" w:cstheme="minorHAnsi"/>
                <w:color w:val="000000"/>
              </w:rPr>
            </w:pPr>
            <w:r>
              <w:rPr>
                <w:rFonts w:eastAsia="Times New Roman" w:cstheme="minorHAnsi"/>
                <w:color w:val="000000"/>
              </w:rPr>
              <w:t>Used for crafting technological devices such as explosives, gadgets, firearms, and constructs</w:t>
            </w:r>
          </w:p>
        </w:tc>
      </w:tr>
      <w:tr w:rsidR="00C15D2F" w14:paraId="4B590803" w14:textId="77777777" w:rsidTr="00E95E1F">
        <w:tc>
          <w:tcPr>
            <w:tcW w:w="1863" w:type="dxa"/>
          </w:tcPr>
          <w:p w14:paraId="2464A646" w14:textId="77777777" w:rsidR="00C15D2F" w:rsidRDefault="00C15D2F" w:rsidP="005E7A22">
            <w:pPr>
              <w:contextualSpacing/>
              <w:rPr>
                <w:rFonts w:eastAsia="Times New Roman" w:cstheme="minorHAnsi"/>
                <w:color w:val="000000"/>
              </w:rPr>
            </w:pPr>
            <w:r>
              <w:rPr>
                <w:rFonts w:eastAsia="Times New Roman" w:cstheme="minorHAnsi"/>
                <w:color w:val="000000"/>
              </w:rPr>
              <w:t>Infusion Kit</w:t>
            </w:r>
          </w:p>
        </w:tc>
        <w:tc>
          <w:tcPr>
            <w:tcW w:w="916" w:type="dxa"/>
          </w:tcPr>
          <w:p w14:paraId="444B9156" w14:textId="77777777" w:rsidR="00C15D2F" w:rsidRDefault="00C15D2F" w:rsidP="005E7A22">
            <w:pPr>
              <w:contextualSpacing/>
              <w:rPr>
                <w:rFonts w:eastAsia="Times New Roman" w:cstheme="minorHAnsi"/>
                <w:color w:val="000000"/>
              </w:rPr>
            </w:pPr>
            <w:r>
              <w:rPr>
                <w:rFonts w:eastAsia="Times New Roman" w:cstheme="minorHAnsi"/>
                <w:color w:val="000000"/>
              </w:rPr>
              <w:t>100 gp</w:t>
            </w:r>
          </w:p>
        </w:tc>
        <w:tc>
          <w:tcPr>
            <w:tcW w:w="850" w:type="dxa"/>
          </w:tcPr>
          <w:p w14:paraId="22137C24" w14:textId="77777777" w:rsidR="00C15D2F" w:rsidRDefault="00C15D2F" w:rsidP="005E7A22">
            <w:pPr>
              <w:contextualSpacing/>
              <w:rPr>
                <w:rFonts w:eastAsia="Times New Roman" w:cstheme="minorHAnsi"/>
                <w:color w:val="000000"/>
              </w:rPr>
            </w:pPr>
            <w:r>
              <w:rPr>
                <w:rFonts w:eastAsia="Times New Roman" w:cstheme="minorHAnsi"/>
                <w:color w:val="000000"/>
              </w:rPr>
              <w:t>5 lb.</w:t>
            </w:r>
          </w:p>
        </w:tc>
        <w:tc>
          <w:tcPr>
            <w:tcW w:w="5227" w:type="dxa"/>
          </w:tcPr>
          <w:p w14:paraId="608E3A22" w14:textId="77777777" w:rsidR="00C15D2F" w:rsidRDefault="00C15D2F" w:rsidP="005E7A22">
            <w:pPr>
              <w:contextualSpacing/>
              <w:rPr>
                <w:rFonts w:eastAsia="Times New Roman" w:cstheme="minorHAnsi"/>
                <w:color w:val="000000"/>
              </w:rPr>
            </w:pPr>
            <w:r>
              <w:rPr>
                <w:rFonts w:eastAsia="Times New Roman" w:cstheme="minorHAnsi"/>
                <w:color w:val="000000"/>
              </w:rPr>
              <w:t>Used for infusing items with innate magic</w:t>
            </w:r>
          </w:p>
        </w:tc>
      </w:tr>
      <w:tr w:rsidR="00C15D2F" w14:paraId="42C792E6" w14:textId="77777777" w:rsidTr="00E95E1F">
        <w:tc>
          <w:tcPr>
            <w:tcW w:w="1863" w:type="dxa"/>
          </w:tcPr>
          <w:p w14:paraId="319536E1" w14:textId="77777777" w:rsidR="00C15D2F" w:rsidRPr="00E95E1F" w:rsidRDefault="00C15D2F" w:rsidP="005E7A22">
            <w:pPr>
              <w:contextualSpacing/>
              <w:rPr>
                <w:rFonts w:eastAsia="Times New Roman" w:cstheme="minorHAnsi"/>
                <w:i/>
                <w:iCs/>
                <w:color w:val="000000"/>
              </w:rPr>
            </w:pPr>
            <w:r w:rsidRPr="00E95E1F">
              <w:rPr>
                <w:rFonts w:eastAsia="Times New Roman" w:cstheme="minorHAnsi"/>
                <w:i/>
                <w:iCs/>
                <w:color w:val="000000"/>
              </w:rPr>
              <w:t>Gaming Kit</w:t>
            </w:r>
            <w:r w:rsidR="001D4191">
              <w:rPr>
                <w:rFonts w:eastAsia="Times New Roman" w:cstheme="minorHAnsi"/>
                <w:i/>
                <w:iCs/>
                <w:color w:val="000000"/>
              </w:rPr>
              <w:t xml:space="preserve"> </w:t>
            </w:r>
          </w:p>
        </w:tc>
        <w:tc>
          <w:tcPr>
            <w:tcW w:w="6993" w:type="dxa"/>
            <w:gridSpan w:val="3"/>
          </w:tcPr>
          <w:p w14:paraId="44671CC5" w14:textId="77777777" w:rsidR="00C15D2F" w:rsidRDefault="00C15D2F" w:rsidP="005E7A22">
            <w:pPr>
              <w:contextualSpacing/>
              <w:rPr>
                <w:rFonts w:eastAsia="Times New Roman" w:cstheme="minorHAnsi"/>
                <w:color w:val="000000"/>
              </w:rPr>
            </w:pPr>
          </w:p>
        </w:tc>
      </w:tr>
      <w:tr w:rsidR="001D4191" w14:paraId="198388FC" w14:textId="77777777" w:rsidTr="00E95E1F">
        <w:tc>
          <w:tcPr>
            <w:tcW w:w="1863" w:type="dxa"/>
          </w:tcPr>
          <w:p w14:paraId="7D5B5984" w14:textId="77777777" w:rsidR="001D4191" w:rsidRPr="00E95E1F" w:rsidRDefault="001D4191" w:rsidP="00E95E1F">
            <w:pPr>
              <w:rPr>
                <w:rFonts w:eastAsia="Times New Roman" w:cstheme="minorHAnsi"/>
                <w:color w:val="000000"/>
              </w:rPr>
            </w:pPr>
            <w:r w:rsidRPr="00E95E1F">
              <w:rPr>
                <w:i/>
                <w:iCs/>
              </w:rPr>
              <w:t>Hearthstone Set</w:t>
            </w:r>
            <w:r>
              <w:rPr>
                <w:rFonts w:eastAsia="Times New Roman" w:cstheme="minorHAnsi"/>
                <w:color w:val="000000"/>
              </w:rPr>
              <w:t>s</w:t>
            </w:r>
          </w:p>
        </w:tc>
        <w:tc>
          <w:tcPr>
            <w:tcW w:w="6993" w:type="dxa"/>
            <w:gridSpan w:val="3"/>
          </w:tcPr>
          <w:p w14:paraId="34862699" w14:textId="77777777" w:rsidR="001D4191" w:rsidRDefault="001D4191" w:rsidP="005E7A22">
            <w:pPr>
              <w:contextualSpacing/>
              <w:rPr>
                <w:rFonts w:eastAsia="Times New Roman" w:cstheme="minorHAnsi"/>
                <w:color w:val="000000"/>
              </w:rPr>
            </w:pPr>
          </w:p>
        </w:tc>
      </w:tr>
      <w:tr w:rsidR="00C15D2F" w14:paraId="27013786" w14:textId="77777777" w:rsidTr="00E95E1F">
        <w:tc>
          <w:tcPr>
            <w:tcW w:w="1863" w:type="dxa"/>
          </w:tcPr>
          <w:p w14:paraId="662AF75F" w14:textId="77777777" w:rsidR="00C15D2F" w:rsidRPr="00E95E1F" w:rsidRDefault="001D4191" w:rsidP="00E95E1F">
            <w:pPr>
              <w:pStyle w:val="ListParagraph"/>
              <w:numPr>
                <w:ilvl w:val="0"/>
                <w:numId w:val="61"/>
              </w:numPr>
              <w:rPr>
                <w:rFonts w:eastAsia="Times New Roman" w:cstheme="minorHAnsi"/>
                <w:color w:val="000000"/>
              </w:rPr>
            </w:pPr>
            <w:r>
              <w:rPr>
                <w:rFonts w:eastAsia="Times New Roman" w:cstheme="minorHAnsi"/>
                <w:color w:val="000000"/>
              </w:rPr>
              <w:t>Portable Board</w:t>
            </w:r>
          </w:p>
        </w:tc>
        <w:tc>
          <w:tcPr>
            <w:tcW w:w="916" w:type="dxa"/>
          </w:tcPr>
          <w:p w14:paraId="1960F0D3" w14:textId="77777777" w:rsidR="00C15D2F" w:rsidRDefault="001D4191" w:rsidP="005E7A22">
            <w:pPr>
              <w:contextualSpacing/>
              <w:rPr>
                <w:rFonts w:eastAsia="Times New Roman" w:cstheme="minorHAnsi"/>
                <w:color w:val="000000"/>
              </w:rPr>
            </w:pPr>
            <w:r>
              <w:rPr>
                <w:rFonts w:eastAsia="Times New Roman" w:cstheme="minorHAnsi"/>
                <w:color w:val="000000"/>
              </w:rPr>
              <w:t>3 gp</w:t>
            </w:r>
          </w:p>
        </w:tc>
        <w:tc>
          <w:tcPr>
            <w:tcW w:w="850" w:type="dxa"/>
          </w:tcPr>
          <w:p w14:paraId="3703850D" w14:textId="77777777" w:rsidR="00C15D2F" w:rsidRDefault="001D4191" w:rsidP="005E7A22">
            <w:pPr>
              <w:contextualSpacing/>
              <w:rPr>
                <w:rFonts w:eastAsia="Times New Roman" w:cstheme="minorHAnsi"/>
                <w:color w:val="000000"/>
              </w:rPr>
            </w:pPr>
            <w:r>
              <w:rPr>
                <w:rFonts w:eastAsia="Times New Roman" w:cstheme="minorHAnsi"/>
                <w:color w:val="000000"/>
              </w:rPr>
              <w:t>5 lb.</w:t>
            </w:r>
          </w:p>
        </w:tc>
        <w:tc>
          <w:tcPr>
            <w:tcW w:w="5227" w:type="dxa"/>
          </w:tcPr>
          <w:p w14:paraId="1D14189E" w14:textId="77777777" w:rsidR="00C15D2F" w:rsidRDefault="001D4191" w:rsidP="00E95E1F">
            <w:r>
              <w:t xml:space="preserve">Portable board that manifests </w:t>
            </w:r>
            <w:r w:rsidR="00C27D26">
              <w:t>cantrips to facilitate gameplay</w:t>
            </w:r>
          </w:p>
        </w:tc>
      </w:tr>
      <w:tr w:rsidR="00C15D2F" w14:paraId="17D234E6" w14:textId="77777777" w:rsidTr="00E95E1F">
        <w:tc>
          <w:tcPr>
            <w:tcW w:w="1863" w:type="dxa"/>
          </w:tcPr>
          <w:p w14:paraId="74BBC626" w14:textId="77777777" w:rsidR="00C15D2F" w:rsidRPr="00E95E1F" w:rsidRDefault="001D4191" w:rsidP="00E95E1F">
            <w:pPr>
              <w:pStyle w:val="ListParagraph"/>
              <w:numPr>
                <w:ilvl w:val="0"/>
                <w:numId w:val="61"/>
              </w:numPr>
              <w:rPr>
                <w:rFonts w:eastAsia="Times New Roman" w:cstheme="minorHAnsi"/>
                <w:color w:val="000000"/>
              </w:rPr>
            </w:pPr>
            <w:r>
              <w:rPr>
                <w:rFonts w:eastAsia="Times New Roman" w:cstheme="minorHAnsi"/>
                <w:color w:val="000000"/>
              </w:rPr>
              <w:t>Full-size Board</w:t>
            </w:r>
          </w:p>
        </w:tc>
        <w:tc>
          <w:tcPr>
            <w:tcW w:w="916" w:type="dxa"/>
          </w:tcPr>
          <w:p w14:paraId="62ADA207" w14:textId="77777777" w:rsidR="00C15D2F" w:rsidRDefault="001D4191" w:rsidP="005E7A22">
            <w:pPr>
              <w:contextualSpacing/>
              <w:rPr>
                <w:rFonts w:eastAsia="Times New Roman" w:cstheme="minorHAnsi"/>
                <w:color w:val="000000"/>
              </w:rPr>
            </w:pPr>
            <w:r>
              <w:rPr>
                <w:rFonts w:eastAsia="Times New Roman" w:cstheme="minorHAnsi"/>
                <w:color w:val="000000"/>
              </w:rPr>
              <w:t>10 gp</w:t>
            </w:r>
          </w:p>
        </w:tc>
        <w:tc>
          <w:tcPr>
            <w:tcW w:w="850" w:type="dxa"/>
          </w:tcPr>
          <w:p w14:paraId="3A2DDB0F" w14:textId="77777777" w:rsidR="00C15D2F" w:rsidRDefault="001D4191" w:rsidP="005E7A22">
            <w:pPr>
              <w:contextualSpacing/>
              <w:rPr>
                <w:rFonts w:eastAsia="Times New Roman" w:cstheme="minorHAnsi"/>
                <w:color w:val="000000"/>
              </w:rPr>
            </w:pPr>
            <w:r>
              <w:rPr>
                <w:rFonts w:eastAsia="Times New Roman" w:cstheme="minorHAnsi"/>
                <w:color w:val="000000"/>
              </w:rPr>
              <w:t>20 lb.</w:t>
            </w:r>
          </w:p>
        </w:tc>
        <w:tc>
          <w:tcPr>
            <w:tcW w:w="5227" w:type="dxa"/>
          </w:tcPr>
          <w:p w14:paraId="0C39933D" w14:textId="77777777" w:rsidR="00C15D2F" w:rsidRDefault="00C27D26" w:rsidP="005E7A22">
            <w:pPr>
              <w:contextualSpacing/>
              <w:rPr>
                <w:rFonts w:eastAsia="Times New Roman" w:cstheme="minorHAnsi"/>
                <w:color w:val="000000"/>
              </w:rPr>
            </w:pPr>
            <w:r>
              <w:rPr>
                <w:rFonts w:eastAsia="Times New Roman" w:cstheme="minorHAnsi"/>
                <w:color w:val="000000"/>
              </w:rPr>
              <w:t>Near-table sized board that immerses players in the card game</w:t>
            </w:r>
          </w:p>
        </w:tc>
      </w:tr>
      <w:tr w:rsidR="00C15D2F" w14:paraId="712215F5" w14:textId="77777777" w:rsidTr="00E95E1F">
        <w:tc>
          <w:tcPr>
            <w:tcW w:w="1863" w:type="dxa"/>
          </w:tcPr>
          <w:p w14:paraId="764415B2" w14:textId="77777777" w:rsidR="00C15D2F" w:rsidRPr="00E95E1F" w:rsidRDefault="001D4191" w:rsidP="00E95E1F">
            <w:pPr>
              <w:pStyle w:val="ListParagraph"/>
              <w:numPr>
                <w:ilvl w:val="0"/>
                <w:numId w:val="61"/>
              </w:numPr>
              <w:rPr>
                <w:rFonts w:eastAsia="Times New Roman" w:cstheme="minorHAnsi"/>
                <w:color w:val="000000"/>
              </w:rPr>
            </w:pPr>
            <w:r>
              <w:rPr>
                <w:rFonts w:eastAsia="Times New Roman" w:cstheme="minorHAnsi"/>
                <w:color w:val="000000"/>
              </w:rPr>
              <w:t xml:space="preserve">Basic Card Set </w:t>
            </w:r>
          </w:p>
        </w:tc>
        <w:tc>
          <w:tcPr>
            <w:tcW w:w="916" w:type="dxa"/>
          </w:tcPr>
          <w:p w14:paraId="2D014C12" w14:textId="77777777" w:rsidR="00C15D2F" w:rsidRDefault="001D4191" w:rsidP="005E7A22">
            <w:pPr>
              <w:contextualSpacing/>
              <w:rPr>
                <w:rFonts w:eastAsia="Times New Roman" w:cstheme="minorHAnsi"/>
                <w:color w:val="000000"/>
              </w:rPr>
            </w:pPr>
            <w:r>
              <w:rPr>
                <w:rFonts w:eastAsia="Times New Roman" w:cstheme="minorHAnsi"/>
                <w:color w:val="000000"/>
              </w:rPr>
              <w:t>1 gp</w:t>
            </w:r>
          </w:p>
        </w:tc>
        <w:tc>
          <w:tcPr>
            <w:tcW w:w="850" w:type="dxa"/>
          </w:tcPr>
          <w:p w14:paraId="25D01280" w14:textId="77777777" w:rsidR="00C15D2F" w:rsidRDefault="001D4191" w:rsidP="005E7A22">
            <w:pPr>
              <w:contextualSpacing/>
              <w:rPr>
                <w:rFonts w:eastAsia="Times New Roman" w:cstheme="minorHAnsi"/>
                <w:color w:val="000000"/>
              </w:rPr>
            </w:pPr>
            <w:r>
              <w:rPr>
                <w:rFonts w:eastAsia="Times New Roman" w:cstheme="minorHAnsi"/>
                <w:color w:val="000000"/>
              </w:rPr>
              <w:t>-</w:t>
            </w:r>
          </w:p>
        </w:tc>
        <w:tc>
          <w:tcPr>
            <w:tcW w:w="5227" w:type="dxa"/>
          </w:tcPr>
          <w:p w14:paraId="3A6288AD" w14:textId="77777777" w:rsidR="00C15D2F" w:rsidRDefault="00C27D26" w:rsidP="005E7A22">
            <w:pPr>
              <w:contextualSpacing/>
              <w:rPr>
                <w:rFonts w:eastAsia="Times New Roman" w:cstheme="minorHAnsi"/>
                <w:color w:val="000000"/>
              </w:rPr>
            </w:pPr>
            <w:r>
              <w:rPr>
                <w:rFonts w:eastAsia="Times New Roman" w:cstheme="minorHAnsi"/>
                <w:color w:val="000000"/>
              </w:rPr>
              <w:t>A set of cards usually themed to class</w:t>
            </w:r>
          </w:p>
        </w:tc>
      </w:tr>
      <w:tr w:rsidR="00C15D2F" w14:paraId="4C182ED1" w14:textId="77777777" w:rsidTr="00E95E1F">
        <w:tc>
          <w:tcPr>
            <w:tcW w:w="1863" w:type="dxa"/>
          </w:tcPr>
          <w:p w14:paraId="43B15249" w14:textId="77777777" w:rsidR="00C15D2F" w:rsidRPr="00E95E1F" w:rsidRDefault="001D4191" w:rsidP="00E95E1F">
            <w:pPr>
              <w:pStyle w:val="ListParagraph"/>
              <w:numPr>
                <w:ilvl w:val="0"/>
                <w:numId w:val="61"/>
              </w:numPr>
              <w:rPr>
                <w:rFonts w:eastAsia="Times New Roman" w:cstheme="minorHAnsi"/>
                <w:color w:val="000000"/>
              </w:rPr>
            </w:pPr>
            <w:r>
              <w:rPr>
                <w:rFonts w:eastAsia="Times New Roman" w:cstheme="minorHAnsi"/>
                <w:color w:val="000000"/>
              </w:rPr>
              <w:t>Card Pack</w:t>
            </w:r>
          </w:p>
        </w:tc>
        <w:tc>
          <w:tcPr>
            <w:tcW w:w="916" w:type="dxa"/>
          </w:tcPr>
          <w:p w14:paraId="04AEA525" w14:textId="77777777" w:rsidR="00C15D2F" w:rsidRDefault="001D4191" w:rsidP="005E7A22">
            <w:pPr>
              <w:contextualSpacing/>
              <w:rPr>
                <w:rFonts w:eastAsia="Times New Roman" w:cstheme="minorHAnsi"/>
                <w:color w:val="000000"/>
              </w:rPr>
            </w:pPr>
            <w:r>
              <w:rPr>
                <w:rFonts w:eastAsia="Times New Roman" w:cstheme="minorHAnsi"/>
                <w:color w:val="000000"/>
              </w:rPr>
              <w:t>5 sp</w:t>
            </w:r>
          </w:p>
        </w:tc>
        <w:tc>
          <w:tcPr>
            <w:tcW w:w="850" w:type="dxa"/>
          </w:tcPr>
          <w:p w14:paraId="3B024220" w14:textId="77777777" w:rsidR="00C15D2F" w:rsidRDefault="001D4191" w:rsidP="005E7A22">
            <w:pPr>
              <w:contextualSpacing/>
              <w:rPr>
                <w:rFonts w:eastAsia="Times New Roman" w:cstheme="minorHAnsi"/>
                <w:color w:val="000000"/>
              </w:rPr>
            </w:pPr>
            <w:r>
              <w:rPr>
                <w:rFonts w:eastAsia="Times New Roman" w:cstheme="minorHAnsi"/>
                <w:color w:val="000000"/>
              </w:rPr>
              <w:t>½ lb.</w:t>
            </w:r>
          </w:p>
        </w:tc>
        <w:tc>
          <w:tcPr>
            <w:tcW w:w="5227" w:type="dxa"/>
          </w:tcPr>
          <w:p w14:paraId="60AF9C9D" w14:textId="77777777" w:rsidR="00C15D2F" w:rsidRDefault="00C27D26" w:rsidP="009C1E28">
            <w:pPr>
              <w:contextualSpacing/>
              <w:rPr>
                <w:rFonts w:eastAsia="Times New Roman" w:cstheme="minorHAnsi"/>
                <w:color w:val="000000"/>
              </w:rPr>
            </w:pPr>
            <w:r>
              <w:rPr>
                <w:rFonts w:eastAsia="Times New Roman" w:cstheme="minorHAnsi"/>
                <w:color w:val="000000"/>
              </w:rPr>
              <w:t>A pack of 5 random cards</w:t>
            </w:r>
          </w:p>
        </w:tc>
      </w:tr>
      <w:tr w:rsidR="00C15D2F" w14:paraId="364BA4DE" w14:textId="77777777" w:rsidTr="00E95E1F">
        <w:tc>
          <w:tcPr>
            <w:tcW w:w="1863" w:type="dxa"/>
          </w:tcPr>
          <w:p w14:paraId="56C8E476" w14:textId="77777777" w:rsidR="00C15D2F" w:rsidRDefault="001D4191" w:rsidP="005E7A22">
            <w:pPr>
              <w:contextualSpacing/>
              <w:rPr>
                <w:rFonts w:eastAsia="Times New Roman" w:cstheme="minorHAnsi"/>
                <w:color w:val="000000"/>
              </w:rPr>
            </w:pPr>
            <w:r>
              <w:rPr>
                <w:rFonts w:eastAsia="Times New Roman" w:cstheme="minorHAnsi"/>
                <w:color w:val="000000"/>
              </w:rPr>
              <w:t>Jihui Set</w:t>
            </w:r>
          </w:p>
        </w:tc>
        <w:tc>
          <w:tcPr>
            <w:tcW w:w="916" w:type="dxa"/>
          </w:tcPr>
          <w:p w14:paraId="73F16937" w14:textId="77777777" w:rsidR="00C15D2F" w:rsidRDefault="00C15D2F" w:rsidP="005E7A22">
            <w:pPr>
              <w:contextualSpacing/>
              <w:rPr>
                <w:rFonts w:eastAsia="Times New Roman" w:cstheme="minorHAnsi"/>
                <w:color w:val="000000"/>
              </w:rPr>
            </w:pPr>
          </w:p>
        </w:tc>
        <w:tc>
          <w:tcPr>
            <w:tcW w:w="850" w:type="dxa"/>
          </w:tcPr>
          <w:p w14:paraId="0F5E67D5" w14:textId="77777777" w:rsidR="00C15D2F" w:rsidRDefault="00C15D2F" w:rsidP="005E7A22">
            <w:pPr>
              <w:contextualSpacing/>
              <w:rPr>
                <w:rFonts w:eastAsia="Times New Roman" w:cstheme="minorHAnsi"/>
                <w:color w:val="000000"/>
              </w:rPr>
            </w:pPr>
          </w:p>
        </w:tc>
        <w:tc>
          <w:tcPr>
            <w:tcW w:w="5227" w:type="dxa"/>
          </w:tcPr>
          <w:p w14:paraId="33C20BCE" w14:textId="77777777" w:rsidR="00C15D2F" w:rsidRDefault="00C27D26" w:rsidP="005E7A22">
            <w:pPr>
              <w:contextualSpacing/>
              <w:rPr>
                <w:rFonts w:eastAsia="Times New Roman" w:cstheme="minorHAnsi"/>
                <w:color w:val="000000"/>
              </w:rPr>
            </w:pPr>
            <w:r>
              <w:rPr>
                <w:rFonts w:eastAsia="Times New Roman" w:cstheme="minorHAnsi"/>
                <w:color w:val="000000"/>
              </w:rPr>
              <w:t>A mild-mannered Pandaren board game</w:t>
            </w:r>
          </w:p>
        </w:tc>
      </w:tr>
    </w:tbl>
    <w:p w14:paraId="0F00B9FC" w14:textId="77777777" w:rsidR="008744F8" w:rsidRDefault="008744F8" w:rsidP="00D34C79"/>
    <w:p w14:paraId="29EBAA27" w14:textId="77777777" w:rsidR="0016474D" w:rsidRDefault="0016474D" w:rsidP="000D0EB4">
      <w:pPr>
        <w:rPr>
          <w:b/>
          <w:bCs/>
          <w:i/>
          <w:iCs/>
        </w:rPr>
        <w:sectPr w:rsidR="0016474D" w:rsidSect="00AB25EF">
          <w:type w:val="continuous"/>
          <w:pgSz w:w="12240" w:h="15840"/>
          <w:pgMar w:top="1440" w:right="1800" w:bottom="1440" w:left="1800" w:header="708" w:footer="708" w:gutter="0"/>
          <w:cols w:space="708"/>
          <w:docGrid w:linePitch="360"/>
        </w:sectPr>
      </w:pPr>
    </w:p>
    <w:p w14:paraId="50EB5715" w14:textId="77777777" w:rsidR="002162E6" w:rsidRPr="002162E6" w:rsidRDefault="002162E6" w:rsidP="003B18B5">
      <w:r>
        <w:rPr>
          <w:b/>
          <w:bCs/>
          <w:i/>
          <w:iCs/>
        </w:rPr>
        <w:lastRenderedPageBreak/>
        <w:t xml:space="preserve">Engineer’s Tools. </w:t>
      </w:r>
      <w:r w:rsidR="003B18B5">
        <w:t>This</w:t>
      </w:r>
      <w:r>
        <w:t xml:space="preserve"> toolset </w:t>
      </w:r>
      <w:r w:rsidR="00CF6A0A">
        <w:t>includes</w:t>
      </w:r>
      <w:r>
        <w:t xml:space="preserve"> various tools such as a collection of fuses, wrenches, nails, wires, and assorted common spare parts. </w:t>
      </w:r>
      <w:r w:rsidR="00CF6A0A">
        <w:t xml:space="preserve">Proficiency with these tools confers proficiency in firearms and explosives. </w:t>
      </w:r>
    </w:p>
    <w:p w14:paraId="6F78B451" w14:textId="77777777" w:rsidR="002162E6" w:rsidRPr="002162E6" w:rsidRDefault="002162E6" w:rsidP="002162E6">
      <w:r>
        <w:rPr>
          <w:b/>
          <w:bCs/>
          <w:i/>
          <w:iCs/>
        </w:rPr>
        <w:t xml:space="preserve">Infusion Kit. </w:t>
      </w:r>
      <w:r>
        <w:t xml:space="preserve">These toolsets include an inscription plate, various brushes that can draw with magical ink, scales to measure infusion dusts, magnifying glasses of different sizes, and strips of vellum to help design and inscribe infusion matrices. </w:t>
      </w:r>
    </w:p>
    <w:p w14:paraId="04AA72A7" w14:textId="77777777" w:rsidR="002162E6" w:rsidRDefault="008744F8" w:rsidP="008E6EC1">
      <w:r>
        <w:rPr>
          <w:b/>
          <w:bCs/>
          <w:i/>
          <w:iCs/>
        </w:rPr>
        <w:t xml:space="preserve">Hearthstone Set. </w:t>
      </w:r>
      <w:r w:rsidR="000D0EB4" w:rsidRPr="000D0EB4">
        <w:t>Hearthstone is a magical card game popular in inns and taverns across Azeroth. Its mascot is Harth Stonebrew, a dwarven innkeeper who, within the game's fiction, runs a special inn that always appears to travelers in need, no matter where they are.</w:t>
      </w:r>
      <w:r w:rsidR="002162E6" w:rsidRPr="002162E6">
        <w:t xml:space="preserve"> Hearthstone cards and boards are minor magic items, woven with spells meant to automatically adjudicate the rules and free the players from having to manually keep track of the numbers. </w:t>
      </w:r>
      <w:r w:rsidR="002162E6">
        <w:t xml:space="preserve">Cards are keyed to the buyer by touching them, and will attempt to fly to the buyer after being played or discarded if the buyer is nearby (as if with the </w:t>
      </w:r>
      <w:r w:rsidR="008E6EC1" w:rsidRPr="008E6EC1">
        <w:rPr>
          <w:i/>
          <w:iCs/>
        </w:rPr>
        <w:t>m</w:t>
      </w:r>
      <w:r w:rsidR="002162E6" w:rsidRPr="008E6EC1">
        <w:rPr>
          <w:i/>
          <w:iCs/>
        </w:rPr>
        <w:t xml:space="preserve">age </w:t>
      </w:r>
      <w:r w:rsidR="008E6EC1" w:rsidRPr="008E6EC1">
        <w:rPr>
          <w:i/>
          <w:iCs/>
        </w:rPr>
        <w:t>h</w:t>
      </w:r>
      <w:r w:rsidR="002162E6" w:rsidRPr="008E6EC1">
        <w:rPr>
          <w:i/>
          <w:iCs/>
        </w:rPr>
        <w:t>and</w:t>
      </w:r>
      <w:r w:rsidR="002162E6">
        <w:t xml:space="preserve"> cantrip), unless physically prevented from doing so.</w:t>
      </w:r>
    </w:p>
    <w:p w14:paraId="19FD2173" w14:textId="77777777" w:rsidR="002162E6" w:rsidRDefault="002162E6" w:rsidP="00864C72">
      <w:r>
        <w:t xml:space="preserve">Both the cards and the boards can be disenchanted, but will yield no components that would be of use in crafting equipment useful to adventurers. Decks have rarity as magic items, however, with Common rarity at +0 bonus, Uncommon at +1, Rare at +2, and </w:t>
      </w:r>
      <w:r w:rsidR="00864C72">
        <w:t>Epic</w:t>
      </w:r>
      <w:r>
        <w:t xml:space="preserve"> at +3. </w:t>
      </w:r>
    </w:p>
    <w:p w14:paraId="1EF8F5C5" w14:textId="77777777" w:rsidR="008744F8" w:rsidRDefault="008744F8" w:rsidP="002162E6"/>
    <w:p w14:paraId="4FF95ADC" w14:textId="77777777" w:rsidR="002162E6" w:rsidRDefault="002162E6" w:rsidP="003C4628">
      <w:pPr>
        <w:pStyle w:val="ListParagraph"/>
        <w:numPr>
          <w:ilvl w:val="0"/>
          <w:numId w:val="65"/>
        </w:numPr>
      </w:pPr>
      <w:r w:rsidRPr="002162E6">
        <w:rPr>
          <w:b/>
          <w:bCs/>
        </w:rPr>
        <w:t xml:space="preserve">Portable </w:t>
      </w:r>
      <w:r>
        <w:rPr>
          <w:b/>
          <w:bCs/>
        </w:rPr>
        <w:t>b</w:t>
      </w:r>
      <w:r w:rsidRPr="002162E6">
        <w:rPr>
          <w:b/>
          <w:bCs/>
        </w:rPr>
        <w:t xml:space="preserve">oard. </w:t>
      </w:r>
      <w:r>
        <w:t xml:space="preserve">The decks replicate the </w:t>
      </w:r>
      <w:r w:rsidR="008E6EC1" w:rsidRPr="008E6EC1">
        <w:rPr>
          <w:i/>
          <w:iCs/>
        </w:rPr>
        <w:t>p</w:t>
      </w:r>
      <w:r w:rsidRPr="008E6EC1">
        <w:rPr>
          <w:i/>
          <w:iCs/>
        </w:rPr>
        <w:t>restidigitation</w:t>
      </w:r>
      <w:r>
        <w:t xml:space="preserve"> and </w:t>
      </w:r>
      <w:r w:rsidR="008E6EC1" w:rsidRPr="008E6EC1">
        <w:rPr>
          <w:i/>
          <w:iCs/>
        </w:rPr>
        <w:t>m</w:t>
      </w:r>
      <w:r w:rsidRPr="008E6EC1">
        <w:rPr>
          <w:i/>
          <w:iCs/>
        </w:rPr>
        <w:t xml:space="preserve">inor </w:t>
      </w:r>
      <w:r w:rsidR="008E6EC1" w:rsidRPr="008E6EC1">
        <w:rPr>
          <w:i/>
          <w:iCs/>
        </w:rPr>
        <w:t>i</w:t>
      </w:r>
      <w:r w:rsidRPr="008E6EC1">
        <w:rPr>
          <w:i/>
          <w:iCs/>
        </w:rPr>
        <w:t>llusion</w:t>
      </w:r>
      <w:r>
        <w:t xml:space="preserve"> cantrips, but only to serve the game’s function</w:t>
      </w:r>
      <w:r w:rsidRPr="000D0EB4">
        <w:t>.</w:t>
      </w:r>
      <w:r>
        <w:t xml:space="preserve"> </w:t>
      </w:r>
    </w:p>
    <w:p w14:paraId="2C1F9106" w14:textId="77777777" w:rsidR="002162E6" w:rsidRDefault="002162E6" w:rsidP="003C4628">
      <w:pPr>
        <w:pStyle w:val="ListParagraph"/>
        <w:numPr>
          <w:ilvl w:val="0"/>
          <w:numId w:val="65"/>
        </w:numPr>
      </w:pPr>
      <w:r>
        <w:rPr>
          <w:b/>
          <w:bCs/>
        </w:rPr>
        <w:t xml:space="preserve">Full-size board. </w:t>
      </w:r>
      <w:r>
        <w:t xml:space="preserve">Fuller sets are physically larger, and can serve the players with more detail than the portable board, adding illusory fountains, lights, minor movement, terrain re-textures of the board, and minor self-repair as if also containing the Light, Dancing Lights, and Mending cantrips. </w:t>
      </w:r>
    </w:p>
    <w:p w14:paraId="520B6A9F" w14:textId="77777777" w:rsidR="002162E6" w:rsidRDefault="002162E6" w:rsidP="003C4628">
      <w:pPr>
        <w:pStyle w:val="ListParagraph"/>
        <w:numPr>
          <w:ilvl w:val="0"/>
          <w:numId w:val="65"/>
        </w:numPr>
      </w:pPr>
      <w:r w:rsidRPr="002162E6">
        <w:rPr>
          <w:b/>
          <w:bCs/>
          <w:i/>
          <w:iCs/>
        </w:rPr>
        <w:t xml:space="preserve">Basic Set. </w:t>
      </w:r>
      <w:r>
        <w:t xml:space="preserve">These are enough cards to play Hearthstone with. This set has no deck bonus, but can be of a specific build. </w:t>
      </w:r>
      <w:r w:rsidR="008A619E">
        <w:t>Each set is flavored to act as a specific class. This does not pre-determine the deck structure (see below), but usually suggests one (warlocks lean to spell or minion builds, paladins lean towards hero or endurance builds, etc.)</w:t>
      </w:r>
    </w:p>
    <w:p w14:paraId="1B062EA1" w14:textId="77777777" w:rsidR="002162E6" w:rsidRDefault="002162E6" w:rsidP="003C4628">
      <w:pPr>
        <w:pStyle w:val="ListParagraph"/>
        <w:numPr>
          <w:ilvl w:val="0"/>
          <w:numId w:val="65"/>
        </w:numPr>
      </w:pPr>
      <w:r w:rsidRPr="002162E6">
        <w:rPr>
          <w:b/>
          <w:bCs/>
          <w:i/>
          <w:iCs/>
        </w:rPr>
        <w:t xml:space="preserve">Card Pack. </w:t>
      </w:r>
      <w:r w:rsidR="00F15C1A">
        <w:t xml:space="preserve">The card pack has 5 random cards. </w:t>
      </w:r>
      <w:r>
        <w:t xml:space="preserve">Roll </w:t>
      </w:r>
      <w:r w:rsidR="00F15C1A">
        <w:t>1</w:t>
      </w:r>
      <w:r>
        <w:t xml:space="preserve">d10 for each pack opened. On a roll of a 10, you get cards </w:t>
      </w:r>
      <w:r w:rsidR="00F15C1A">
        <w:t xml:space="preserve">good enough to add </w:t>
      </w:r>
      <w:r>
        <w:t>you a +1 bonus</w:t>
      </w:r>
      <w:r w:rsidR="00CF6A0A">
        <w:t xml:space="preserve"> to your ability check to play</w:t>
      </w:r>
      <w:r>
        <w:t xml:space="preserve">. </w:t>
      </w:r>
    </w:p>
    <w:p w14:paraId="57379A4C" w14:textId="77777777" w:rsidR="002162E6" w:rsidRDefault="002162E6" w:rsidP="002162E6">
      <w:pPr>
        <w:pStyle w:val="ListParagraph"/>
        <w:ind w:left="360"/>
      </w:pPr>
      <w:r>
        <w:t>Every twenty packs opened automatically give you a +1 bonus</w:t>
      </w:r>
      <w:r w:rsidR="00CF6A0A">
        <w:t xml:space="preserve"> (appropriately increasing rarity as previously described)</w:t>
      </w:r>
      <w:r>
        <w:t xml:space="preserve">. </w:t>
      </w:r>
    </w:p>
    <w:p w14:paraId="0B273E36" w14:textId="77777777" w:rsidR="008A619E" w:rsidRDefault="008A619E" w:rsidP="002162E6"/>
    <w:p w14:paraId="7B8A66F8" w14:textId="77777777" w:rsidR="008A619E" w:rsidRDefault="008A619E" w:rsidP="008A619E">
      <w:r>
        <w:t xml:space="preserve">The </w:t>
      </w:r>
      <w:r w:rsidR="00CF6A0A" w:rsidRPr="00CF6A0A">
        <w:rPr>
          <w:i/>
          <w:iCs/>
        </w:rPr>
        <w:t>d</w:t>
      </w:r>
      <w:r w:rsidRPr="00CF6A0A">
        <w:rPr>
          <w:i/>
          <w:iCs/>
        </w:rPr>
        <w:t xml:space="preserve">etect </w:t>
      </w:r>
      <w:r w:rsidR="00CF6A0A" w:rsidRPr="00CF6A0A">
        <w:rPr>
          <w:i/>
          <w:iCs/>
        </w:rPr>
        <w:t>m</w:t>
      </w:r>
      <w:r w:rsidRPr="00CF6A0A">
        <w:rPr>
          <w:i/>
          <w:iCs/>
        </w:rPr>
        <w:t>agic</w:t>
      </w:r>
      <w:r>
        <w:t xml:space="preserve"> spell reveals auras of the illusion and transmutation schools around both the decks and the cards.</w:t>
      </w:r>
    </w:p>
    <w:p w14:paraId="079D31A2" w14:textId="77777777" w:rsidR="008A619E" w:rsidRDefault="008A619E" w:rsidP="008A619E">
      <w:r>
        <w:t>An Intelligence (Arcana) check reveals the following:</w:t>
      </w:r>
    </w:p>
    <w:p w14:paraId="3485B8F1" w14:textId="77777777" w:rsidR="008A619E" w:rsidRDefault="008A619E" w:rsidP="008A619E">
      <w:r w:rsidRPr="0016474D">
        <w:rPr>
          <w:b/>
          <w:bCs/>
        </w:rPr>
        <w:lastRenderedPageBreak/>
        <w:t>DC 10.</w:t>
      </w:r>
      <w:r>
        <w:t xml:space="preserve"> The cards and the deck have complementary enchantments. Like a lock and a key, they are useless and effectively inert without each other.</w:t>
      </w:r>
    </w:p>
    <w:p w14:paraId="0914CC06" w14:textId="77777777" w:rsidR="008A619E" w:rsidRDefault="008A619E" w:rsidP="008A619E">
      <w:r w:rsidRPr="0016474D">
        <w:rPr>
          <w:b/>
          <w:bCs/>
        </w:rPr>
        <w:t>DC 15.</w:t>
      </w:r>
      <w:r>
        <w:t xml:space="preserve"> The magical patterns encode the rules of the game. For example, a board will flash red instead of the usual blue and refuse to activate if an illegal deck is inserted (such as one with fewer or more than 30 cards or cards incompatible with the class theme).</w:t>
      </w:r>
    </w:p>
    <w:p w14:paraId="7DE3A6D1" w14:textId="77777777" w:rsidR="008A619E" w:rsidRDefault="008A619E" w:rsidP="008A619E">
      <w:r w:rsidRPr="0016474D">
        <w:rPr>
          <w:b/>
          <w:bCs/>
        </w:rPr>
        <w:t>DC 20.</w:t>
      </w:r>
      <w:r>
        <w:t xml:space="preserve"> The magical patterns of the board are basically series of instructions detailing what action to perform for everything the players </w:t>
      </w:r>
      <w:r>
        <w:lastRenderedPageBreak/>
        <w:t>might attempt, encoded in a whole complicated system built atop the primal language of the arcane. The pattern of each card is more like a description of its statistics and effect that can be "read" by a suitable magic device (which is the board).</w:t>
      </w:r>
    </w:p>
    <w:p w14:paraId="21839950" w14:textId="77777777" w:rsidR="008A619E" w:rsidRDefault="008A619E" w:rsidP="002162E6"/>
    <w:p w14:paraId="509D4F6E" w14:textId="77777777" w:rsidR="002162E6" w:rsidRPr="002162E6" w:rsidRDefault="008744F8" w:rsidP="002162E6">
      <w:pPr>
        <w:sectPr w:rsidR="002162E6" w:rsidRPr="002162E6" w:rsidSect="0016474D">
          <w:type w:val="continuous"/>
          <w:pgSz w:w="12240" w:h="15840"/>
          <w:pgMar w:top="1440" w:right="1800" w:bottom="1440" w:left="1800" w:header="708" w:footer="708" w:gutter="0"/>
          <w:cols w:num="2" w:space="708"/>
          <w:docGrid w:linePitch="360"/>
        </w:sectPr>
      </w:pPr>
      <w:r>
        <w:rPr>
          <w:b/>
          <w:bCs/>
          <w:i/>
          <w:iCs/>
        </w:rPr>
        <w:t xml:space="preserve">Jihui Set. </w:t>
      </w:r>
      <w:r>
        <w:t>The board game known as jihui is one of the most prominent games found throughout Pandaria, mostly among the pandaren</w:t>
      </w:r>
      <w:r w:rsidR="0016474D">
        <w:t xml:space="preserve">. It is gaining in popularity </w:t>
      </w:r>
      <w:r w:rsidR="002162E6">
        <w:t>outside the continent, however.</w:t>
      </w:r>
    </w:p>
    <w:p w14:paraId="3DFCFFBC" w14:textId="77777777" w:rsidR="002162E6" w:rsidRDefault="002162E6" w:rsidP="002934E5">
      <w:pPr>
        <w:rPr>
          <w:b/>
          <w:bCs/>
        </w:rPr>
      </w:pPr>
    </w:p>
    <w:p w14:paraId="2DEBA1CB" w14:textId="77777777" w:rsidR="000D0EB4" w:rsidRDefault="000D0EB4" w:rsidP="002934E5">
      <w:pPr>
        <w:rPr>
          <w:b/>
          <w:bCs/>
        </w:rPr>
      </w:pPr>
      <w:r w:rsidRPr="000D0EB4">
        <w:rPr>
          <w:b/>
          <w:bCs/>
        </w:rPr>
        <w:t>Hearthstone</w:t>
      </w:r>
    </w:p>
    <w:p w14:paraId="43AAC210" w14:textId="77777777" w:rsidR="002162E6" w:rsidRDefault="002162E6" w:rsidP="000D0EB4">
      <w:pPr>
        <w:rPr>
          <w:i/>
          <w:iCs/>
        </w:rPr>
        <w:sectPr w:rsidR="002162E6" w:rsidSect="002162E6">
          <w:type w:val="continuous"/>
          <w:pgSz w:w="12240" w:h="15840"/>
          <w:pgMar w:top="1440" w:right="1800" w:bottom="1440" w:left="1800" w:header="708" w:footer="708" w:gutter="0"/>
          <w:cols w:space="708"/>
          <w:docGrid w:linePitch="360"/>
        </w:sectPr>
      </w:pPr>
    </w:p>
    <w:p w14:paraId="08E3A713" w14:textId="77777777" w:rsidR="000D0EB4" w:rsidRPr="000D0EB4" w:rsidRDefault="000D0EB4" w:rsidP="000D0EB4">
      <w:pPr>
        <w:rPr>
          <w:i/>
          <w:iCs/>
        </w:rPr>
      </w:pPr>
      <w:r w:rsidRPr="000D0EB4">
        <w:rPr>
          <w:i/>
          <w:iCs/>
        </w:rPr>
        <w:lastRenderedPageBreak/>
        <w:t>Rules</w:t>
      </w:r>
    </w:p>
    <w:p w14:paraId="208D2D6A" w14:textId="77777777" w:rsidR="006F4DB6" w:rsidRDefault="006F4DB6" w:rsidP="00F15C1A">
      <w:pPr>
        <w:sectPr w:rsidR="006F4DB6" w:rsidSect="002162E6">
          <w:type w:val="continuous"/>
          <w:pgSz w:w="12240" w:h="15840"/>
          <w:pgMar w:top="1440" w:right="1800" w:bottom="1440" w:left="1800" w:header="708" w:footer="708" w:gutter="0"/>
          <w:cols w:space="708"/>
          <w:docGrid w:linePitch="360"/>
        </w:sectPr>
      </w:pPr>
    </w:p>
    <w:p w14:paraId="6314071C" w14:textId="77777777" w:rsidR="000D0EB4" w:rsidRDefault="000D0EB4" w:rsidP="00F15C1A">
      <w:r>
        <w:lastRenderedPageBreak/>
        <w:t>A</w:t>
      </w:r>
      <w:r w:rsidRPr="000D0EB4">
        <w:t xml:space="preserve"> collectible card game</w:t>
      </w:r>
      <w:r>
        <w:t xml:space="preserve"> </w:t>
      </w:r>
      <w:r w:rsidRPr="000D0EB4">
        <w:t>in which players obtain cards by purchasing packs</w:t>
      </w:r>
      <w:r>
        <w:t xml:space="preserve">, Hearthstone uses game </w:t>
      </w:r>
      <w:r w:rsidRPr="000D0EB4">
        <w:t xml:space="preserve">decks of 30 cards </w:t>
      </w:r>
      <w:r>
        <w:t xml:space="preserve">with </w:t>
      </w:r>
      <w:r w:rsidRPr="000D0EB4">
        <w:t>each</w:t>
      </w:r>
      <w:r>
        <w:t xml:space="preserve"> player</w:t>
      </w:r>
      <w:r w:rsidRPr="000D0EB4">
        <w:t>.</w:t>
      </w:r>
    </w:p>
    <w:p w14:paraId="1261A194" w14:textId="77777777" w:rsidR="000D0EB4" w:rsidRDefault="000D0EB4" w:rsidP="000D0EB4">
      <w:r>
        <w:t>During a match, each of the two players controls a character called a hero (usually appearing as they do) and can play cards drawn from their deck each turn, which are divided into minions (creatures that fight on the battlefield), spells (which affect the battlefield), weapons (which are equipped by heroes, allowing them to attack), and hero cards (which replace the hero with another one with different abilities). The goal of the game is to destroy the enemy hero by dealing enough damage to bring it down to zero health.</w:t>
      </w:r>
    </w:p>
    <w:p w14:paraId="46806D87" w14:textId="77777777" w:rsidR="000D0EB4" w:rsidRDefault="000D0EB4" w:rsidP="000D0EB4">
      <w:r>
        <w:t>Periodically, expansions to the game are released, creating new opportunities for deck-building. This changes the game, making some current decks obsolete due to ‘power creep’ and requiring players to build new ones to stay competitive.</w:t>
      </w:r>
    </w:p>
    <w:p w14:paraId="47F6A7D0" w14:textId="77777777" w:rsidR="000D0EB4" w:rsidRDefault="000D0EB4" w:rsidP="000D0EB4"/>
    <w:p w14:paraId="5C90B33F" w14:textId="77777777" w:rsidR="000D0EB4" w:rsidRPr="000D0EB4" w:rsidRDefault="000D0EB4" w:rsidP="000D0EB4">
      <w:pPr>
        <w:rPr>
          <w:i/>
          <w:iCs/>
        </w:rPr>
      </w:pPr>
      <w:r w:rsidRPr="000D0EB4">
        <w:rPr>
          <w:i/>
          <w:iCs/>
        </w:rPr>
        <w:lastRenderedPageBreak/>
        <w:t>Prerequisites</w:t>
      </w:r>
    </w:p>
    <w:p w14:paraId="36396C2D" w14:textId="77777777" w:rsidR="000D0EB4" w:rsidRDefault="000D0EB4" w:rsidP="0016474D">
      <w:r w:rsidRPr="000D0EB4">
        <w:t>At a minimum, each player needs a basic set</w:t>
      </w:r>
      <w:r>
        <w:t xml:space="preserve"> (1 gp, as above)</w:t>
      </w:r>
      <w:r w:rsidRPr="000D0EB4">
        <w:t xml:space="preserve">. One board is also needed to play the game. Basic sets and packs can generally be bought in taverns </w:t>
      </w:r>
      <w:r w:rsidR="0016474D">
        <w:t xml:space="preserve">and general stores </w:t>
      </w:r>
      <w:r w:rsidRPr="000D0EB4">
        <w:t>in any moderate-to-large settlement. A portable board is compact enough to be carried around and allow the game to be played in the field; full-size, stationary boards are typically installed in taverns and gambling dens</w:t>
      </w:r>
      <w:r>
        <w:t>, and have greater magical effects (</w:t>
      </w:r>
      <w:r w:rsidR="0016474D">
        <w:t>see Magic below).</w:t>
      </w:r>
    </w:p>
    <w:p w14:paraId="53F7D097" w14:textId="77777777" w:rsidR="00EF3F5E" w:rsidRDefault="00EF3F5E" w:rsidP="00EF3F5E">
      <w:pPr>
        <w:rPr>
          <w:b/>
          <w:bCs/>
        </w:rPr>
      </w:pPr>
    </w:p>
    <w:p w14:paraId="650A0D51" w14:textId="77777777" w:rsidR="006F4DB6" w:rsidRPr="000D0EB4" w:rsidRDefault="006F4DB6" w:rsidP="006F4DB6">
      <w:pPr>
        <w:rPr>
          <w:i/>
          <w:iCs/>
        </w:rPr>
      </w:pPr>
      <w:r w:rsidRPr="000D0EB4">
        <w:rPr>
          <w:i/>
          <w:iCs/>
        </w:rPr>
        <w:t>Resolving a Hearthstone match</w:t>
      </w:r>
    </w:p>
    <w:p w14:paraId="4DADBBCF" w14:textId="77777777" w:rsidR="006F4DB6" w:rsidRDefault="006F4DB6" w:rsidP="006F4DB6">
      <w:r>
        <w:t xml:space="preserve">Proficiency with Hearthstone as a game set allows you to add your proficiency bonus to any ability check you make using that tool. For a normal game, you may use Intelligence (if playing tactically), Spirit (if anticipating and preparing for enemy counters), or Charisma (if relying on psychological tactics and reading the enemy). </w:t>
      </w:r>
    </w:p>
    <w:p w14:paraId="1D0AD6CF" w14:textId="77777777" w:rsidR="006F4DB6" w:rsidRDefault="006F4DB6" w:rsidP="006F4DB6">
      <w:r>
        <w:t>The contested roll is as follows.</w:t>
      </w:r>
    </w:p>
    <w:p w14:paraId="43DF782C" w14:textId="77777777" w:rsidR="006F4DB6" w:rsidRDefault="006F4DB6" w:rsidP="0011759A">
      <w:pPr>
        <w:rPr>
          <w:b/>
          <w:bCs/>
        </w:rPr>
        <w:sectPr w:rsidR="006F4DB6" w:rsidSect="006F4DB6">
          <w:type w:val="continuous"/>
          <w:pgSz w:w="12240" w:h="15840"/>
          <w:pgMar w:top="1440" w:right="1800" w:bottom="1440" w:left="1800" w:header="708" w:footer="708" w:gutter="0"/>
          <w:cols w:num="2" w:space="708"/>
          <w:docGrid w:linePitch="360"/>
        </w:sectPr>
      </w:pPr>
    </w:p>
    <w:p w14:paraId="6F1219EE" w14:textId="77777777" w:rsidR="0011759A" w:rsidRDefault="0011759A" w:rsidP="006F4DB6">
      <w:pPr>
        <w:jc w:val="center"/>
        <w:rPr>
          <w:b/>
          <w:bCs/>
        </w:rPr>
      </w:pPr>
    </w:p>
    <w:p w14:paraId="2479B985" w14:textId="77777777" w:rsidR="006F4DB6" w:rsidRPr="00EF3F5E" w:rsidRDefault="006F4DB6" w:rsidP="006F4DB6">
      <w:pPr>
        <w:jc w:val="center"/>
      </w:pPr>
      <w:r>
        <w:rPr>
          <w:b/>
          <w:bCs/>
        </w:rPr>
        <w:t xml:space="preserve">Hearthstone Roll Modifier </w:t>
      </w:r>
      <w:r>
        <w:t>= your proficiency bonus (if proficient in the gaming set) + your chosen mental ability score modifier + your deck bonus (from +0 to +3)</w:t>
      </w:r>
    </w:p>
    <w:p w14:paraId="6CCEF91B" w14:textId="77777777" w:rsidR="006F4DB6" w:rsidRDefault="006F4DB6" w:rsidP="006F4DB6">
      <w:pPr>
        <w:sectPr w:rsidR="006F4DB6" w:rsidSect="0011759A">
          <w:type w:val="continuous"/>
          <w:pgSz w:w="12240" w:h="15840"/>
          <w:pgMar w:top="1440" w:right="1800" w:bottom="1440" w:left="1800" w:header="708" w:footer="708" w:gutter="0"/>
          <w:cols w:space="708"/>
          <w:docGrid w:linePitch="360"/>
        </w:sectPr>
      </w:pPr>
    </w:p>
    <w:p w14:paraId="5B37802F" w14:textId="77777777" w:rsidR="006F4DB6" w:rsidRDefault="006F4DB6" w:rsidP="006F4DB6"/>
    <w:p w14:paraId="7B3D832E" w14:textId="77777777" w:rsidR="006F4DB6" w:rsidRDefault="006F4DB6" w:rsidP="006F4DB6">
      <w:pPr>
        <w:sectPr w:rsidR="006F4DB6" w:rsidSect="0011759A">
          <w:type w:val="continuous"/>
          <w:pgSz w:w="12240" w:h="15840"/>
          <w:pgMar w:top="1440" w:right="1800" w:bottom="1440" w:left="1800" w:header="708" w:footer="708" w:gutter="0"/>
          <w:cols w:space="708"/>
          <w:docGrid w:linePitch="360"/>
        </w:sectPr>
      </w:pPr>
    </w:p>
    <w:p w14:paraId="01DE8270" w14:textId="77777777" w:rsidR="0011759A" w:rsidRDefault="006F4DB6" w:rsidP="0011759A">
      <w:r w:rsidRPr="00EF3F5E">
        <w:lastRenderedPageBreak/>
        <w:t xml:space="preserve">The higher </w:t>
      </w:r>
      <w:r w:rsidR="0011759A">
        <w:t xml:space="preserve">dice </w:t>
      </w:r>
      <w:r w:rsidRPr="00EF3F5E">
        <w:t>result wins. In case of a tie, both checks are rerolled</w:t>
      </w:r>
      <w:r w:rsidR="0011759A">
        <w:t xml:space="preserve"> (which </w:t>
      </w:r>
      <w:r>
        <w:t xml:space="preserve">can represent anything from a rematch to a forced change in </w:t>
      </w:r>
      <w:r w:rsidR="0011759A">
        <w:t>tactics)</w:t>
      </w:r>
      <w:r>
        <w:t xml:space="preserve">. </w:t>
      </w:r>
    </w:p>
    <w:p w14:paraId="503EA694" w14:textId="77777777" w:rsidR="006F4DB6" w:rsidRDefault="006F4DB6" w:rsidP="0011759A">
      <w:r w:rsidRPr="00EF3F5E">
        <w:lastRenderedPageBreak/>
        <w:t>You have advantage on this check if you somehow learn about the contents of your opponent's deck</w:t>
      </w:r>
      <w:r>
        <w:t xml:space="preserve">, </w:t>
      </w:r>
      <w:r w:rsidRPr="00EF3F5E">
        <w:t>the order in which your cards will be drawn</w:t>
      </w:r>
      <w:r>
        <w:t>, or some other method of cheating</w:t>
      </w:r>
      <w:r w:rsidRPr="00EF3F5E">
        <w:t xml:space="preserve">. </w:t>
      </w:r>
    </w:p>
    <w:p w14:paraId="0E8955D6" w14:textId="77777777" w:rsidR="006F4DB6" w:rsidRPr="000D0EB4" w:rsidRDefault="006F4DB6" w:rsidP="006F4DB6">
      <w:r>
        <w:lastRenderedPageBreak/>
        <w:t xml:space="preserve">You have disadvantage to this check if you have a build weakness (such as using an Endurance build against a Spell build). </w:t>
      </w:r>
    </w:p>
    <w:p w14:paraId="45AEA398" w14:textId="77777777" w:rsidR="006F4DB6" w:rsidRDefault="006F4DB6" w:rsidP="00EF3F5E">
      <w:pPr>
        <w:rPr>
          <w:b/>
          <w:bCs/>
        </w:rPr>
      </w:pPr>
    </w:p>
    <w:p w14:paraId="57C6E88A" w14:textId="77777777" w:rsidR="006F4DB6" w:rsidRPr="003143EE" w:rsidRDefault="006F4DB6" w:rsidP="006F4DB6">
      <w:pPr>
        <w:rPr>
          <w:i/>
          <w:iCs/>
        </w:rPr>
      </w:pPr>
      <w:r w:rsidRPr="003143EE">
        <w:rPr>
          <w:i/>
          <w:iCs/>
        </w:rPr>
        <w:t>Deck-</w:t>
      </w:r>
      <w:r>
        <w:rPr>
          <w:i/>
          <w:iCs/>
        </w:rPr>
        <w:t>B</w:t>
      </w:r>
      <w:r w:rsidRPr="003143EE">
        <w:rPr>
          <w:i/>
          <w:iCs/>
        </w:rPr>
        <w:t xml:space="preserve">uilding and </w:t>
      </w:r>
      <w:r>
        <w:rPr>
          <w:i/>
          <w:iCs/>
        </w:rPr>
        <w:t>D</w:t>
      </w:r>
      <w:r w:rsidRPr="003143EE">
        <w:rPr>
          <w:i/>
          <w:iCs/>
        </w:rPr>
        <w:t xml:space="preserve">eck </w:t>
      </w:r>
      <w:r>
        <w:rPr>
          <w:i/>
          <w:iCs/>
        </w:rPr>
        <w:t>B</w:t>
      </w:r>
      <w:r w:rsidRPr="003143EE">
        <w:rPr>
          <w:i/>
          <w:iCs/>
        </w:rPr>
        <w:t>onus</w:t>
      </w:r>
    </w:p>
    <w:p w14:paraId="04D3ECAC" w14:textId="77777777" w:rsidR="006F4DB6" w:rsidRDefault="006F4DB6" w:rsidP="008A619E">
      <w:r>
        <w:t>The deck bonus reflects the current competitive value of a deck. It ranges from 0 to +3. On average, it takes about twelve packs to collect enough card synergy to raise the deck bonus by 1.</w:t>
      </w:r>
      <w:r w:rsidR="008A619E">
        <w:t xml:space="preserve"> Some decks are pre-designed, having an established beck bonus, but usually can be improved by opening card packs. </w:t>
      </w:r>
    </w:p>
    <w:p w14:paraId="512B4399" w14:textId="77777777" w:rsidR="008A619E" w:rsidRDefault="008A619E" w:rsidP="008A619E"/>
    <w:p w14:paraId="03CD1881" w14:textId="77777777" w:rsidR="006F4DB6" w:rsidRPr="00EF3F5E" w:rsidRDefault="006F4DB6" w:rsidP="006F4DB6">
      <w:pPr>
        <w:rPr>
          <w:i/>
          <w:iCs/>
        </w:rPr>
      </w:pPr>
      <w:r>
        <w:rPr>
          <w:i/>
          <w:iCs/>
        </w:rPr>
        <w:t>Deck Structure</w:t>
      </w:r>
    </w:p>
    <w:p w14:paraId="6E31D11F" w14:textId="77777777" w:rsidR="006F4DB6" w:rsidRDefault="006F4DB6" w:rsidP="006F4DB6">
      <w:r w:rsidRPr="00EF3F5E">
        <w:t xml:space="preserve">A deck can be built to serve one tactic at the expense of another. </w:t>
      </w:r>
      <w:r>
        <w:t xml:space="preserve">Starter decks have no special strengths or weaknesses, but you may choose one tactic over the course of collecting cards. </w:t>
      </w:r>
    </w:p>
    <w:p w14:paraId="08307E50" w14:textId="77777777" w:rsidR="006F4DB6" w:rsidRDefault="006F4DB6" w:rsidP="006F4DB6"/>
    <w:p w14:paraId="476A73D7" w14:textId="77777777" w:rsidR="006F4DB6" w:rsidRPr="0016474D" w:rsidRDefault="006F4DB6" w:rsidP="006F4DB6">
      <w:pPr>
        <w:rPr>
          <w:b/>
          <w:bCs/>
        </w:rPr>
      </w:pPr>
      <w:r w:rsidRPr="0016474D">
        <w:rPr>
          <w:b/>
          <w:bCs/>
        </w:rPr>
        <w:t>Deck Structure</w:t>
      </w:r>
      <w:r w:rsidRPr="0016474D">
        <w:rPr>
          <w:b/>
          <w:bCs/>
        </w:rPr>
        <w:tab/>
        <w:t>Strong versus…</w:t>
      </w:r>
    </w:p>
    <w:p w14:paraId="59EAE276" w14:textId="77777777" w:rsidR="006F4DB6" w:rsidRDefault="006F4DB6" w:rsidP="006F4DB6">
      <w:r>
        <w:t>Minion</w:t>
      </w:r>
      <w:r>
        <w:tab/>
      </w:r>
      <w:r>
        <w:tab/>
        <w:t>Hero</w:t>
      </w:r>
    </w:p>
    <w:p w14:paraId="22FE9D2A" w14:textId="77777777" w:rsidR="006F4DB6" w:rsidRDefault="006F4DB6" w:rsidP="006F4DB6">
      <w:r>
        <w:t>Hero</w:t>
      </w:r>
      <w:r>
        <w:tab/>
      </w:r>
      <w:r>
        <w:tab/>
        <w:t>Spell</w:t>
      </w:r>
    </w:p>
    <w:p w14:paraId="1CE01500" w14:textId="77777777" w:rsidR="006F4DB6" w:rsidRDefault="006F4DB6" w:rsidP="006F4DB6">
      <w:r>
        <w:t>Spell</w:t>
      </w:r>
      <w:r>
        <w:tab/>
      </w:r>
      <w:r>
        <w:tab/>
        <w:t>Endurance</w:t>
      </w:r>
    </w:p>
    <w:p w14:paraId="5B925214" w14:textId="77777777" w:rsidR="006F4DB6" w:rsidRDefault="006F4DB6" w:rsidP="006F4DB6">
      <w:r>
        <w:t>Endurance</w:t>
      </w:r>
      <w:r>
        <w:tab/>
        <w:t>Minion</w:t>
      </w:r>
    </w:p>
    <w:p w14:paraId="1763A222" w14:textId="77777777" w:rsidR="006F4DB6" w:rsidRDefault="006F4DB6" w:rsidP="006F4DB6"/>
    <w:p w14:paraId="644FB629" w14:textId="77777777" w:rsidR="006F4DB6" w:rsidRDefault="006F4DB6" w:rsidP="006F4DB6">
      <w:pPr>
        <w:ind w:firstLine="720"/>
      </w:pPr>
      <w:r w:rsidRPr="003143EE">
        <w:rPr>
          <w:b/>
          <w:bCs/>
          <w:i/>
          <w:iCs/>
        </w:rPr>
        <w:t>Minion</w:t>
      </w:r>
      <w:r>
        <w:rPr>
          <w:b/>
          <w:bCs/>
          <w:i/>
          <w:iCs/>
        </w:rPr>
        <w:t xml:space="preserve"> Deck</w:t>
      </w:r>
      <w:r>
        <w:rPr>
          <w:b/>
          <w:bCs/>
        </w:rPr>
        <w:t xml:space="preserve">. </w:t>
      </w:r>
      <w:r>
        <w:t xml:space="preserve">This deck relies on multiple weak cards to overwhelm individual strong ones, such as by using summoning cards and cards that spawn more minions every round. This tactic is also sometimes known as ‘zerging’ in some circles. It is weak against the Endurance build, since the defensive style the build employs outlasts and exhausts Minion builds’ cards. </w:t>
      </w:r>
    </w:p>
    <w:p w14:paraId="610C2B7E" w14:textId="77777777" w:rsidR="006F4DB6" w:rsidRDefault="006F4DB6" w:rsidP="006F4DB6">
      <w:pPr>
        <w:ind w:firstLine="720"/>
      </w:pPr>
      <w:r w:rsidRPr="003143EE">
        <w:rPr>
          <w:b/>
          <w:bCs/>
          <w:i/>
          <w:iCs/>
        </w:rPr>
        <w:lastRenderedPageBreak/>
        <w:t>Hero</w:t>
      </w:r>
      <w:r>
        <w:rPr>
          <w:b/>
          <w:bCs/>
          <w:i/>
          <w:iCs/>
        </w:rPr>
        <w:t xml:space="preserve"> Deck. </w:t>
      </w:r>
      <w:r>
        <w:t>This tactic relies on one powerful card (or few powerful ones) and supportive cards that increase the power of the hero (or central card) and weaken the enemy. Hero builds can destroy Spell builds before they gather power, but are vulnerable to Minion builds which can overwhelm the build’s ability to withstand multiple enemies.</w:t>
      </w:r>
    </w:p>
    <w:p w14:paraId="2AED707E" w14:textId="77777777" w:rsidR="006F4DB6" w:rsidRDefault="006F4DB6" w:rsidP="006F4DB6">
      <w:pPr>
        <w:ind w:firstLine="720"/>
      </w:pPr>
      <w:r w:rsidRPr="003143EE">
        <w:rPr>
          <w:b/>
          <w:bCs/>
          <w:i/>
          <w:iCs/>
        </w:rPr>
        <w:t>Spell</w:t>
      </w:r>
      <w:r>
        <w:rPr>
          <w:b/>
          <w:bCs/>
          <w:i/>
          <w:iCs/>
        </w:rPr>
        <w:t xml:space="preserve"> Deck.</w:t>
      </w:r>
      <w:r>
        <w:t xml:space="preserve"> This tactic relies on using special spell cards to destroy several cards at once, but takes time to build up. Spell builds can out-damage the slower and more defensive Endurance builds, but need more time to gather power, which makes it vulnerable against the quick and decisive action of Hero builds. </w:t>
      </w:r>
    </w:p>
    <w:p w14:paraId="720164F1" w14:textId="77777777" w:rsidR="006F4DB6" w:rsidRDefault="006F4DB6" w:rsidP="006F4DB6">
      <w:pPr>
        <w:ind w:firstLine="720"/>
      </w:pPr>
      <w:r w:rsidRPr="003143EE">
        <w:rPr>
          <w:b/>
          <w:bCs/>
          <w:i/>
          <w:iCs/>
        </w:rPr>
        <w:t>Endurance</w:t>
      </w:r>
      <w:r>
        <w:rPr>
          <w:b/>
          <w:bCs/>
          <w:i/>
          <w:iCs/>
        </w:rPr>
        <w:t xml:space="preserve"> </w:t>
      </w:r>
      <w:r w:rsidRPr="00390E99">
        <w:rPr>
          <w:b/>
          <w:bCs/>
          <w:i/>
          <w:iCs/>
        </w:rPr>
        <w:t>Deck</w:t>
      </w:r>
      <w:r>
        <w:rPr>
          <w:b/>
          <w:bCs/>
          <w:i/>
          <w:iCs/>
        </w:rPr>
        <w:t xml:space="preserve">. </w:t>
      </w:r>
      <w:r>
        <w:t xml:space="preserve">This tactic relies on a defensive mindset to outlast and exhaust the opponent's cards while whittling down the opponent. Endurance builds can reduce Minion builds to nothing while taking very little damage in return over a longer game period, but it is vulnerable to Spell cards, which can crush Endurance builds the longer the game goes. </w:t>
      </w:r>
    </w:p>
    <w:p w14:paraId="3A8A6338" w14:textId="77777777" w:rsidR="006F4DB6" w:rsidRDefault="006F4DB6" w:rsidP="006F4DB6"/>
    <w:p w14:paraId="6A0D23F2" w14:textId="77777777" w:rsidR="006F4DB6" w:rsidRDefault="006F4DB6" w:rsidP="006F4DB6">
      <w:r w:rsidRPr="00EF3F5E">
        <w:t xml:space="preserve">When </w:t>
      </w:r>
      <w:r>
        <w:t xml:space="preserve">playing </w:t>
      </w:r>
      <w:r w:rsidRPr="00EF3F5E">
        <w:t xml:space="preserve">against a deck to which you have a </w:t>
      </w:r>
      <w:r>
        <w:t>build</w:t>
      </w:r>
      <w:r w:rsidRPr="00EF3F5E">
        <w:t xml:space="preserve"> disadvantage, you roll </w:t>
      </w:r>
      <w:r>
        <w:t xml:space="preserve">your d20 </w:t>
      </w:r>
      <w:r w:rsidRPr="00EF3F5E">
        <w:t xml:space="preserve">with disadvantage. </w:t>
      </w:r>
    </w:p>
    <w:p w14:paraId="1528FB7E" w14:textId="77777777" w:rsidR="006F4DB6" w:rsidRDefault="006F4DB6" w:rsidP="006F4DB6"/>
    <w:p w14:paraId="6044DEEC" w14:textId="77777777" w:rsidR="006F4DB6" w:rsidRDefault="006F4DB6" w:rsidP="006F4DB6">
      <w:pPr>
        <w:sectPr w:rsidR="006F4DB6" w:rsidSect="0016474D">
          <w:type w:val="continuous"/>
          <w:pgSz w:w="12240" w:h="15840"/>
          <w:pgMar w:top="1440" w:right="1800" w:bottom="1440" w:left="1800" w:header="708" w:footer="708" w:gutter="0"/>
          <w:cols w:num="2" w:space="708"/>
          <w:docGrid w:linePitch="360"/>
        </w:sectPr>
      </w:pPr>
      <w:r>
        <w:t xml:space="preserve">Every character has a build they prefer that appeals to their personality. </w:t>
      </w:r>
      <w:r w:rsidRPr="003143EE">
        <w:t xml:space="preserve">Choose a </w:t>
      </w:r>
      <w:r>
        <w:t xml:space="preserve">build or </w:t>
      </w:r>
      <w:r w:rsidRPr="003143EE">
        <w:t>roll on the table below</w:t>
      </w:r>
      <w:r>
        <w:t xml:space="preserve"> for existing characters.</w:t>
      </w:r>
    </w:p>
    <w:p w14:paraId="4D28EEE2" w14:textId="77777777" w:rsidR="006F4DB6" w:rsidRDefault="006F4DB6" w:rsidP="0011759A">
      <w:pPr>
        <w:rPr>
          <w:b/>
          <w:bCs/>
        </w:rPr>
      </w:pPr>
    </w:p>
    <w:p w14:paraId="36612433" w14:textId="77777777" w:rsidR="003143EE" w:rsidRDefault="003143EE" w:rsidP="0011759A">
      <w:pPr>
        <w:rPr>
          <w:b/>
          <w:bCs/>
        </w:rPr>
      </w:pPr>
      <w:r w:rsidRPr="003143EE">
        <w:rPr>
          <w:b/>
          <w:bCs/>
        </w:rPr>
        <w:t>d6</w:t>
      </w:r>
      <w:r w:rsidRPr="003143EE">
        <w:rPr>
          <w:b/>
          <w:bCs/>
        </w:rPr>
        <w:tab/>
        <w:t>Build</w:t>
      </w:r>
      <w:r w:rsidR="002162E6">
        <w:rPr>
          <w:b/>
          <w:bCs/>
        </w:rPr>
        <w:t xml:space="preserve"> Type</w:t>
      </w:r>
    </w:p>
    <w:p w14:paraId="47B69909" w14:textId="77777777" w:rsidR="003143EE" w:rsidRDefault="003143EE" w:rsidP="0011759A">
      <w:r w:rsidRPr="003143EE">
        <w:t>1</w:t>
      </w:r>
      <w:r>
        <w:t>-2</w:t>
      </w:r>
      <w:r w:rsidRPr="003143EE">
        <w:tab/>
      </w:r>
      <w:r>
        <w:t>Standard (no weakness or strength)</w:t>
      </w:r>
    </w:p>
    <w:p w14:paraId="4319C64F" w14:textId="77777777" w:rsidR="003143EE" w:rsidRDefault="003143EE" w:rsidP="0011759A">
      <w:r>
        <w:t>3</w:t>
      </w:r>
      <w:r>
        <w:tab/>
        <w:t>Minion build</w:t>
      </w:r>
    </w:p>
    <w:p w14:paraId="4ED9AEF2" w14:textId="77777777" w:rsidR="003143EE" w:rsidRDefault="003143EE" w:rsidP="0011759A">
      <w:r>
        <w:t xml:space="preserve">4 </w:t>
      </w:r>
      <w:r>
        <w:tab/>
        <w:t>Hero build</w:t>
      </w:r>
    </w:p>
    <w:p w14:paraId="1019697C" w14:textId="77777777" w:rsidR="003143EE" w:rsidRDefault="003143EE" w:rsidP="0011759A">
      <w:r>
        <w:t xml:space="preserve">5 </w:t>
      </w:r>
      <w:r>
        <w:tab/>
        <w:t>Spell build</w:t>
      </w:r>
    </w:p>
    <w:p w14:paraId="39F07F48" w14:textId="77777777" w:rsidR="003143EE" w:rsidRDefault="003143EE" w:rsidP="0011759A">
      <w:r>
        <w:t xml:space="preserve">6 </w:t>
      </w:r>
      <w:r>
        <w:tab/>
        <w:t>Endurance build</w:t>
      </w:r>
    </w:p>
    <w:p w14:paraId="5A4FC0B3" w14:textId="77777777" w:rsidR="002162E6" w:rsidRDefault="002162E6" w:rsidP="0011759A">
      <w:pPr>
        <w:rPr>
          <w:i/>
          <w:iCs/>
        </w:rPr>
        <w:sectPr w:rsidR="002162E6" w:rsidSect="002162E6">
          <w:type w:val="continuous"/>
          <w:pgSz w:w="12240" w:h="15840"/>
          <w:pgMar w:top="1440" w:right="1800" w:bottom="1440" w:left="1800" w:header="708" w:footer="708" w:gutter="0"/>
          <w:cols w:space="708"/>
          <w:docGrid w:linePitch="360"/>
        </w:sectPr>
      </w:pPr>
    </w:p>
    <w:p w14:paraId="40A0812C" w14:textId="77777777" w:rsidR="002162E6" w:rsidRDefault="002162E6" w:rsidP="0011759A">
      <w:pPr>
        <w:rPr>
          <w:b/>
          <w:bCs/>
        </w:rPr>
        <w:sectPr w:rsidR="002162E6" w:rsidSect="002162E6">
          <w:type w:val="continuous"/>
          <w:pgSz w:w="12240" w:h="15840"/>
          <w:pgMar w:top="1440" w:right="1800" w:bottom="1440" w:left="1800" w:header="708" w:footer="708" w:gutter="0"/>
          <w:cols w:space="708"/>
          <w:docGrid w:linePitch="360"/>
        </w:sectPr>
      </w:pPr>
    </w:p>
    <w:p w14:paraId="68884F45" w14:textId="77777777" w:rsidR="008A619E" w:rsidRPr="003143EE" w:rsidRDefault="008A619E" w:rsidP="008A619E">
      <w:pPr>
        <w:rPr>
          <w:i/>
          <w:iCs/>
        </w:rPr>
      </w:pPr>
      <w:r>
        <w:rPr>
          <w:i/>
          <w:iCs/>
        </w:rPr>
        <w:lastRenderedPageBreak/>
        <w:t xml:space="preserve">Game </w:t>
      </w:r>
      <w:r w:rsidRPr="003143EE">
        <w:rPr>
          <w:i/>
          <w:iCs/>
        </w:rPr>
        <w:t>Expansions</w:t>
      </w:r>
    </w:p>
    <w:p w14:paraId="5056058C" w14:textId="77777777" w:rsidR="008A619E" w:rsidRDefault="008A619E" w:rsidP="008A619E">
      <w:r>
        <w:t xml:space="preserve">Expansions to Hearthstone are released thrice per year: every early spring, midsummer, and late autumn. Every expansion release lowers the deck bonus of </w:t>
      </w:r>
      <w:r>
        <w:lastRenderedPageBreak/>
        <w:t xml:space="preserve">every existing deck, everywhere in the world, by 1, to a minimum of 0. </w:t>
      </w:r>
    </w:p>
    <w:p w14:paraId="0F1FB2E4" w14:textId="77777777" w:rsidR="008A619E" w:rsidRDefault="008A619E" w:rsidP="008A619E">
      <w:r>
        <w:t>This reflects the need to buy newly released cards to stay competitive with each expansion release.</w:t>
      </w:r>
    </w:p>
    <w:p w14:paraId="4E1E7EF0" w14:textId="77777777" w:rsidR="003143EE" w:rsidRDefault="003143EE" w:rsidP="000D0EB4"/>
    <w:p w14:paraId="02F89A2D" w14:textId="77777777" w:rsidR="008A619E" w:rsidRDefault="008A619E" w:rsidP="002934E5">
      <w:pPr>
        <w:rPr>
          <w:b/>
          <w:bCs/>
        </w:rPr>
        <w:sectPr w:rsidR="008A619E" w:rsidSect="0016474D">
          <w:type w:val="continuous"/>
          <w:pgSz w:w="12240" w:h="15840"/>
          <w:pgMar w:top="1440" w:right="1800" w:bottom="1440" w:left="1800" w:header="708" w:footer="708" w:gutter="0"/>
          <w:cols w:num="2" w:space="708"/>
          <w:docGrid w:linePitch="360"/>
        </w:sectPr>
      </w:pPr>
    </w:p>
    <w:p w14:paraId="163F73C9" w14:textId="77777777" w:rsidR="000D0EB4" w:rsidRDefault="000D0EB4" w:rsidP="002934E5">
      <w:pPr>
        <w:rPr>
          <w:b/>
          <w:bCs/>
        </w:rPr>
      </w:pPr>
      <w:r>
        <w:rPr>
          <w:b/>
          <w:bCs/>
        </w:rPr>
        <w:lastRenderedPageBreak/>
        <w:t xml:space="preserve">Jihui </w:t>
      </w:r>
    </w:p>
    <w:p w14:paraId="1B49ABC8" w14:textId="77777777" w:rsidR="008A619E" w:rsidRDefault="008A619E" w:rsidP="000D0EB4">
      <w:pPr>
        <w:rPr>
          <w:i/>
          <w:iCs/>
        </w:rPr>
        <w:sectPr w:rsidR="008A619E" w:rsidSect="008A619E">
          <w:type w:val="continuous"/>
          <w:pgSz w:w="12240" w:h="15840"/>
          <w:pgMar w:top="1440" w:right="1800" w:bottom="1440" w:left="1800" w:header="708" w:footer="708" w:gutter="0"/>
          <w:cols w:space="708"/>
          <w:docGrid w:linePitch="360"/>
        </w:sectPr>
      </w:pPr>
    </w:p>
    <w:p w14:paraId="744FE641" w14:textId="77777777" w:rsidR="002934E5" w:rsidRPr="002934E5" w:rsidRDefault="002934E5" w:rsidP="000D0EB4">
      <w:pPr>
        <w:rPr>
          <w:i/>
          <w:iCs/>
        </w:rPr>
      </w:pPr>
      <w:r w:rsidRPr="002934E5">
        <w:rPr>
          <w:i/>
          <w:iCs/>
        </w:rPr>
        <w:lastRenderedPageBreak/>
        <w:t>Rules</w:t>
      </w:r>
    </w:p>
    <w:p w14:paraId="38413A35" w14:textId="77777777" w:rsidR="008744F8" w:rsidRDefault="008744F8" w:rsidP="008744F8">
      <w:r>
        <w:t xml:space="preserve">A strategic game played on a flat checkered black-and-white board, jihui players navigate their pieces to defeat their opponents’ pieces (as Chess, popular with Stormwind and Dalaran’s elite). Unlike with chess, however, jihui pieces also include ships. </w:t>
      </w:r>
    </w:p>
    <w:p w14:paraId="3962E0FD" w14:textId="77777777" w:rsidR="0016474D" w:rsidRDefault="008744F8" w:rsidP="008A619E">
      <w:pPr>
        <w:sectPr w:rsidR="0016474D" w:rsidSect="008A619E">
          <w:type w:val="continuous"/>
          <w:pgSz w:w="12240" w:h="15840"/>
          <w:pgMar w:top="1440" w:right="1800" w:bottom="1440" w:left="1800" w:header="708" w:footer="708" w:gutter="0"/>
          <w:cols w:space="708"/>
          <w:docGrid w:linePitch="360"/>
        </w:sectPr>
      </w:pPr>
      <w:r>
        <w:t>Jihui encapsulates much of pandaren philosophy. It simultaneously encourages thoughtfulness and incorporates impulsiveness. It balances deliberation with chance, but chance can also be punished. For a player to lose to a foe who has more pieces on the board is not a great loss. To yield to a superior position, regardless of the pieces in play, is not considered an honorless loss. While the game's aim is to eliminate all the opposition's pieces, playing to that point is considered ill-mannered and even barbaric. Usually, one player finds themselves out-maneuvered and surrenders, though some rely on chance to turn their fortune around and achieve victory. Playing to a standstill, having both players' forces balanced, is considered the</w:t>
      </w:r>
      <w:r w:rsidR="008A619E">
        <w:t xml:space="preserve"> greatest victory of them all and shows not only skill, but restraint and discipline. </w:t>
      </w:r>
    </w:p>
    <w:p w14:paraId="215E2CAB" w14:textId="77777777" w:rsidR="008744F8" w:rsidRDefault="008744F8" w:rsidP="00D34C79"/>
    <w:p w14:paraId="34E45F08" w14:textId="77777777" w:rsidR="00223224" w:rsidRDefault="00223224">
      <w:pPr>
        <w:contextualSpacing/>
        <w:outlineLvl w:val="1"/>
        <w:rPr>
          <w:rFonts w:eastAsia="Times New Roman" w:cstheme="minorHAnsi"/>
          <w:color w:val="2E75B5"/>
          <w:sz w:val="32"/>
          <w:szCs w:val="32"/>
        </w:rPr>
      </w:pPr>
      <w:bookmarkStart w:id="2817" w:name="_Toc54196444"/>
      <w:r>
        <w:rPr>
          <w:rFonts w:eastAsia="Times New Roman" w:cstheme="minorHAnsi"/>
          <w:color w:val="2E75B5"/>
          <w:sz w:val="32"/>
          <w:szCs w:val="32"/>
        </w:rPr>
        <w:t>Treasures</w:t>
      </w:r>
      <w:bookmarkEnd w:id="2817"/>
    </w:p>
    <w:p w14:paraId="381E979D" w14:textId="77777777" w:rsidR="00F20892" w:rsidRDefault="00F20892" w:rsidP="00272CA8">
      <w:r>
        <w:t xml:space="preserve">The Warcraft universe has many treasures, ranging from items infused with magic (such as named weapons and the Hearthstone), to armor sets that grant features when used together, to enhancements and epic boons. </w:t>
      </w:r>
      <w:ins w:id="2818" w:author="Admin" w:date="2021-05-07T16:20:00Z">
        <w:r w:rsidR="00B14763">
          <w:t xml:space="preserve">The creation of infused items is elaborated in Chapter 7 under Infusion Kits. </w:t>
        </w:r>
      </w:ins>
    </w:p>
    <w:p w14:paraId="08AB367C" w14:textId="77777777" w:rsidR="00F20892" w:rsidRDefault="00F20892" w:rsidP="00F20892"/>
    <w:p w14:paraId="2B55DB5C" w14:textId="77777777" w:rsidR="00B93648" w:rsidRDefault="00B93648">
      <w:pPr>
        <w:pStyle w:val="Heading3"/>
        <w:rPr>
          <w:ins w:id="2819" w:author="Admin" w:date="2021-05-07T16:20:00Z"/>
        </w:rPr>
      </w:pPr>
      <w:bookmarkStart w:id="2820" w:name="_Toc54196445"/>
      <w:r w:rsidRPr="000D5DB5">
        <w:t>Infused Items</w:t>
      </w:r>
      <w:bookmarkEnd w:id="2820"/>
    </w:p>
    <w:p w14:paraId="17CD27A0" w14:textId="77777777" w:rsidR="00B14763" w:rsidDel="00B14763" w:rsidRDefault="00B14763">
      <w:pPr>
        <w:rPr>
          <w:del w:id="2821" w:author="Admin" w:date="2021-05-07T16:20:00Z"/>
        </w:rPr>
        <w:pPrChange w:id="2822" w:author="Admin" w:date="2021-05-07T16:20:00Z">
          <w:pPr>
            <w:pStyle w:val="Heading3"/>
          </w:pPr>
        </w:pPrChange>
      </w:pPr>
    </w:p>
    <w:p w14:paraId="3475D861" w14:textId="77777777" w:rsidR="0035220A" w:rsidRDefault="0035220A">
      <w:pPr>
        <w:contextualSpacing/>
        <w:rPr>
          <w:rFonts w:eastAsia="Times New Roman" w:cstheme="minorHAnsi"/>
          <w:b/>
          <w:bCs/>
        </w:rPr>
        <w:sectPr w:rsidR="0035220A" w:rsidSect="00AB25EF">
          <w:type w:val="continuous"/>
          <w:pgSz w:w="12240" w:h="15840"/>
          <w:pgMar w:top="1440" w:right="1800" w:bottom="1440" w:left="1800" w:header="708" w:footer="708" w:gutter="0"/>
          <w:cols w:space="708"/>
          <w:docGrid w:linePitch="360"/>
        </w:sectPr>
      </w:pPr>
    </w:p>
    <w:p w14:paraId="27FABE02" w14:textId="77777777" w:rsidR="00B93648" w:rsidRPr="000D5DB5" w:rsidRDefault="00B93648">
      <w:pPr>
        <w:contextualSpacing/>
        <w:rPr>
          <w:rFonts w:eastAsia="Times New Roman" w:cstheme="minorHAnsi"/>
          <w:b/>
          <w:bCs/>
        </w:rPr>
      </w:pPr>
      <w:r w:rsidRPr="000D5DB5">
        <w:rPr>
          <w:rFonts w:eastAsia="Times New Roman" w:cstheme="minorHAnsi"/>
          <w:b/>
          <w:bCs/>
        </w:rPr>
        <w:lastRenderedPageBreak/>
        <w:t>Annihilator</w:t>
      </w:r>
    </w:p>
    <w:p w14:paraId="5958121D" w14:textId="77777777" w:rsidR="00B93648" w:rsidRPr="000D5DB5" w:rsidRDefault="00B93648">
      <w:pPr>
        <w:contextualSpacing/>
        <w:rPr>
          <w:rFonts w:eastAsia="Times New Roman" w:cstheme="minorHAnsi"/>
          <w:i/>
          <w:iCs/>
        </w:rPr>
      </w:pPr>
      <w:r w:rsidRPr="000D5DB5">
        <w:rPr>
          <w:rFonts w:eastAsia="Times New Roman" w:cstheme="minorHAnsi"/>
          <w:i/>
          <w:iCs/>
        </w:rPr>
        <w:t>Weapon (battleaxe), rare</w:t>
      </w:r>
    </w:p>
    <w:p w14:paraId="22BBD600" w14:textId="77777777" w:rsidR="00E43E60" w:rsidRDefault="00B93648">
      <w:pPr>
        <w:contextualSpacing/>
        <w:rPr>
          <w:rFonts w:eastAsia="Times New Roman" w:cstheme="minorHAnsi"/>
        </w:rPr>
      </w:pPr>
      <w:r w:rsidRPr="000D5DB5">
        <w:rPr>
          <w:rFonts w:eastAsia="Times New Roman" w:cstheme="minorHAnsi"/>
        </w:rPr>
        <w:t xml:space="preserve">You gain a +1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1B0D9452" w14:textId="77777777" w:rsidR="00B93648" w:rsidRPr="000D5DB5" w:rsidRDefault="00B93648" w:rsidP="00093C3A">
      <w:pPr>
        <w:contextualSpacing/>
        <w:rPr>
          <w:rFonts w:eastAsia="Times New Roman" w:cstheme="minorHAnsi"/>
        </w:rPr>
      </w:pPr>
      <w:r w:rsidRPr="000D5DB5">
        <w:rPr>
          <w:rFonts w:eastAsia="Times New Roman" w:cstheme="minorHAnsi"/>
        </w:rPr>
        <w:t xml:space="preserve">Whenever this wicked-looking, dark purple battleaxe deals damage to a creature benefitting from an armor bonus to AC, it reduces their bonus to AC by 1 point. The penalty to armor remains for until the target creature </w:t>
      </w:r>
      <w:r w:rsidR="00093C3A">
        <w:rPr>
          <w:rFonts w:eastAsia="Times New Roman" w:cstheme="minorHAnsi"/>
        </w:rPr>
        <w:t>completes</w:t>
      </w:r>
      <w:r w:rsidRPr="000D5DB5">
        <w:rPr>
          <w:rFonts w:eastAsia="Times New Roman" w:cstheme="minorHAnsi"/>
        </w:rPr>
        <w:t xml:space="preserve"> a short rest.</w:t>
      </w:r>
      <w:r w:rsidR="008A619E">
        <w:rPr>
          <w:rFonts w:eastAsia="Times New Roman" w:cstheme="minorHAnsi"/>
        </w:rPr>
        <w:t xml:space="preserve"> This reduction can stack (until the armor grants no bonus). </w:t>
      </w:r>
    </w:p>
    <w:p w14:paraId="72FFCADA" w14:textId="77777777" w:rsidR="00B93648" w:rsidRPr="000D5DB5" w:rsidRDefault="00B93648">
      <w:pPr>
        <w:contextualSpacing/>
        <w:rPr>
          <w:rFonts w:eastAsia="Times New Roman" w:cstheme="minorHAnsi"/>
        </w:rPr>
      </w:pPr>
    </w:p>
    <w:p w14:paraId="5A160ED2" w14:textId="77777777" w:rsidR="00B93648" w:rsidRPr="000D5DB5" w:rsidRDefault="00B93648">
      <w:pPr>
        <w:contextualSpacing/>
        <w:rPr>
          <w:rFonts w:eastAsia="Times New Roman" w:cstheme="minorHAnsi"/>
          <w:b/>
          <w:bCs/>
        </w:rPr>
      </w:pPr>
      <w:r w:rsidRPr="000D5DB5">
        <w:rPr>
          <w:rFonts w:eastAsia="Times New Roman" w:cstheme="minorHAnsi"/>
          <w:b/>
          <w:bCs/>
        </w:rPr>
        <w:t>Arcanite Reaper</w:t>
      </w:r>
    </w:p>
    <w:p w14:paraId="1B43716C" w14:textId="77777777" w:rsidR="00B93648" w:rsidRPr="000D5DB5" w:rsidRDefault="00B93648">
      <w:pPr>
        <w:contextualSpacing/>
        <w:rPr>
          <w:rFonts w:eastAsia="Times New Roman" w:cstheme="minorHAnsi"/>
          <w:i/>
          <w:iCs/>
        </w:rPr>
      </w:pPr>
      <w:r w:rsidRPr="000D5DB5">
        <w:rPr>
          <w:rFonts w:eastAsia="Times New Roman" w:cstheme="minorHAnsi"/>
          <w:i/>
          <w:iCs/>
        </w:rPr>
        <w:t>Weapon (greataxe), rare</w:t>
      </w:r>
    </w:p>
    <w:p w14:paraId="0562FBA1" w14:textId="77777777" w:rsidR="007E5284" w:rsidRDefault="007E5284" w:rsidP="007E5284">
      <w:pPr>
        <w:contextualSpacing/>
        <w:rPr>
          <w:rFonts w:eastAsia="Times New Roman" w:cstheme="minorHAnsi"/>
        </w:rPr>
      </w:pPr>
      <w:r w:rsidRPr="000D5DB5">
        <w:rPr>
          <w:rFonts w:eastAsia="Times New Roman" w:cstheme="minorHAnsi"/>
        </w:rPr>
        <w:t xml:space="preserve">You gain a +1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415BF63A" w14:textId="77777777" w:rsidR="00B93648" w:rsidRPr="000D5DB5" w:rsidRDefault="00B93648">
      <w:pPr>
        <w:contextualSpacing/>
        <w:rPr>
          <w:rFonts w:eastAsia="Times New Roman" w:cstheme="minorHAnsi"/>
        </w:rPr>
      </w:pPr>
      <w:r w:rsidRPr="000D5DB5">
        <w:rPr>
          <w:rFonts w:eastAsia="Times New Roman" w:cstheme="minorHAnsi"/>
        </w:rPr>
        <w:t>This axe is made out of arcanite, one of the hardest substances in existence (AC 23, immune to nonmagical weapon damage, and has 30 hit points), and deals double damage to objects.</w:t>
      </w:r>
    </w:p>
    <w:p w14:paraId="0001E564" w14:textId="77777777" w:rsidR="00B93648" w:rsidRPr="000D5DB5" w:rsidRDefault="00B93648">
      <w:pPr>
        <w:contextualSpacing/>
        <w:rPr>
          <w:rFonts w:eastAsia="Times New Roman" w:cstheme="minorHAnsi"/>
          <w:b/>
          <w:bCs/>
        </w:rPr>
      </w:pPr>
    </w:p>
    <w:p w14:paraId="63C9EA65" w14:textId="77777777" w:rsidR="00B93648" w:rsidRPr="000D5DB5" w:rsidRDefault="00B93648">
      <w:pPr>
        <w:contextualSpacing/>
        <w:rPr>
          <w:rFonts w:eastAsia="Times New Roman" w:cstheme="minorHAnsi"/>
          <w:b/>
          <w:bCs/>
        </w:rPr>
      </w:pPr>
      <w:r w:rsidRPr="000D5DB5">
        <w:rPr>
          <w:rFonts w:eastAsia="Times New Roman" w:cstheme="minorHAnsi"/>
          <w:b/>
          <w:bCs/>
        </w:rPr>
        <w:t>Black Grasp of the Destroyer</w:t>
      </w:r>
    </w:p>
    <w:p w14:paraId="5431FFF4" w14:textId="77777777" w:rsidR="00B93648" w:rsidRPr="000D5DB5" w:rsidRDefault="00B93648">
      <w:pPr>
        <w:contextualSpacing/>
        <w:rPr>
          <w:rFonts w:eastAsia="Times New Roman" w:cstheme="minorHAnsi"/>
          <w:i/>
          <w:iCs/>
        </w:rPr>
      </w:pPr>
      <w:r w:rsidRPr="000D5DB5">
        <w:rPr>
          <w:rFonts w:eastAsia="Times New Roman" w:cstheme="minorHAnsi"/>
          <w:i/>
          <w:iCs/>
        </w:rPr>
        <w:lastRenderedPageBreak/>
        <w:t xml:space="preserve">Wondrous </w:t>
      </w:r>
      <w:r w:rsidR="0055206A">
        <w:rPr>
          <w:rFonts w:eastAsia="Times New Roman" w:cstheme="minorHAnsi"/>
          <w:i/>
          <w:iCs/>
        </w:rPr>
        <w:t>i</w:t>
      </w:r>
      <w:r w:rsidRPr="000D5DB5">
        <w:rPr>
          <w:rFonts w:eastAsia="Times New Roman" w:cstheme="minorHAnsi"/>
          <w:i/>
          <w:iCs/>
        </w:rPr>
        <w:t>tem, uncommon</w:t>
      </w:r>
    </w:p>
    <w:p w14:paraId="1D35247C" w14:textId="77777777" w:rsidR="00B93648" w:rsidRDefault="00B93648" w:rsidP="00843CC2">
      <w:pPr>
        <w:contextualSpacing/>
        <w:rPr>
          <w:rFonts w:eastAsia="Times New Roman" w:cstheme="minorHAnsi"/>
        </w:rPr>
      </w:pPr>
      <w:r w:rsidRPr="000D5DB5">
        <w:rPr>
          <w:rFonts w:eastAsia="Times New Roman" w:cstheme="minorHAnsi"/>
        </w:rPr>
        <w:t xml:space="preserve">This heavy steel gauntlet has runes carved into the knuckles and the back of the hand. With a touch, this allows the user </w:t>
      </w:r>
      <w:r w:rsidRPr="00933D82">
        <w:rPr>
          <w:rFonts w:eastAsia="Times New Roman" w:cstheme="minorHAnsi"/>
        </w:rPr>
        <w:t xml:space="preserve">to cast </w:t>
      </w:r>
      <w:r w:rsidRPr="00843CC2">
        <w:rPr>
          <w:rFonts w:eastAsia="Times New Roman" w:cstheme="minorHAnsi"/>
          <w:i/>
          <w:iCs/>
        </w:rPr>
        <w:t>dispel magic</w:t>
      </w:r>
      <w:r w:rsidRPr="00933D82">
        <w:rPr>
          <w:rFonts w:eastAsia="Times New Roman" w:cstheme="minorHAnsi"/>
        </w:rPr>
        <w:t xml:space="preserve"> </w:t>
      </w:r>
      <w:r w:rsidR="00843CC2">
        <w:rPr>
          <w:rFonts w:eastAsia="Times New Roman" w:cstheme="minorHAnsi"/>
        </w:rPr>
        <w:t xml:space="preserve">(at </w:t>
      </w:r>
      <w:r w:rsidR="009C1E28">
        <w:rPr>
          <w:rFonts w:eastAsia="Times New Roman" w:cstheme="minorHAnsi"/>
        </w:rPr>
        <w:t xml:space="preserve">a </w:t>
      </w:r>
      <w:r w:rsidR="00843CC2">
        <w:rPr>
          <w:rFonts w:eastAsia="Times New Roman" w:cstheme="minorHAnsi"/>
        </w:rPr>
        <w:t>3rd level</w:t>
      </w:r>
      <w:r w:rsidR="009C1E28">
        <w:rPr>
          <w:rFonts w:eastAsia="Times New Roman" w:cstheme="minorHAnsi"/>
        </w:rPr>
        <w:t xml:space="preserve"> spell</w:t>
      </w:r>
      <w:r w:rsidR="00843CC2">
        <w:rPr>
          <w:rFonts w:eastAsia="Times New Roman" w:cstheme="minorHAnsi"/>
        </w:rPr>
        <w:t>)</w:t>
      </w:r>
      <w:r w:rsidRPr="00933D82">
        <w:rPr>
          <w:rFonts w:eastAsia="Times New Roman" w:cstheme="minorHAnsi"/>
        </w:rPr>
        <w:t>. This property can't be used again until the next dawn.</w:t>
      </w:r>
    </w:p>
    <w:p w14:paraId="1AC571A8" w14:textId="77777777" w:rsidR="00D64D48" w:rsidRPr="00933D82" w:rsidRDefault="00D64D48">
      <w:pPr>
        <w:contextualSpacing/>
        <w:rPr>
          <w:rFonts w:eastAsia="Times New Roman" w:cstheme="minorHAnsi"/>
        </w:rPr>
      </w:pPr>
    </w:p>
    <w:p w14:paraId="23A5EDE2" w14:textId="77777777" w:rsidR="00E43E60" w:rsidRPr="000F4352" w:rsidRDefault="00E43E60" w:rsidP="00E43E60">
      <w:pPr>
        <w:contextualSpacing/>
        <w:rPr>
          <w:rFonts w:eastAsia="Times New Roman" w:cstheme="minorHAnsi"/>
          <w:b/>
          <w:bCs/>
        </w:rPr>
      </w:pPr>
      <w:r w:rsidRPr="000F4352">
        <w:rPr>
          <w:rFonts w:eastAsia="Times New Roman" w:cstheme="minorHAnsi"/>
          <w:b/>
          <w:bCs/>
        </w:rPr>
        <w:t>Bladefist</w:t>
      </w:r>
    </w:p>
    <w:p w14:paraId="2FA3C541" w14:textId="77777777" w:rsidR="00E43E60" w:rsidRPr="000F4352" w:rsidRDefault="00E43E60" w:rsidP="00864C72">
      <w:pPr>
        <w:contextualSpacing/>
        <w:rPr>
          <w:rFonts w:eastAsia="Times New Roman" w:cstheme="minorHAnsi"/>
          <w:i/>
          <w:iCs/>
        </w:rPr>
      </w:pPr>
      <w:r w:rsidRPr="000F4352">
        <w:rPr>
          <w:rFonts w:eastAsia="Times New Roman" w:cstheme="minorHAnsi"/>
          <w:i/>
          <w:iCs/>
        </w:rPr>
        <w:t>Weapon (attack claws)</w:t>
      </w:r>
      <w:r>
        <w:rPr>
          <w:rFonts w:eastAsia="Times New Roman" w:cstheme="minorHAnsi"/>
          <w:i/>
          <w:iCs/>
        </w:rPr>
        <w:t xml:space="preserve">, </w:t>
      </w:r>
      <w:r w:rsidR="00864C72">
        <w:rPr>
          <w:rFonts w:eastAsia="Times New Roman" w:cstheme="minorHAnsi"/>
          <w:i/>
          <w:iCs/>
        </w:rPr>
        <w:t>epic</w:t>
      </w:r>
    </w:p>
    <w:p w14:paraId="38D31366" w14:textId="77777777" w:rsidR="00E43E60" w:rsidRDefault="00E43E60" w:rsidP="00E43E60">
      <w:pPr>
        <w:contextualSpacing/>
        <w:rPr>
          <w:rFonts w:eastAsia="Times New Roman" w:cstheme="minorHAnsi"/>
        </w:rPr>
      </w:pPr>
      <w:r>
        <w:rPr>
          <w:rFonts w:eastAsia="Times New Roman" w:cstheme="minorHAnsi"/>
        </w:rPr>
        <w:t xml:space="preserve">You gain </w:t>
      </w:r>
      <w:r w:rsidRPr="00BC1231">
        <w:rPr>
          <w:rFonts w:eastAsia="Times New Roman" w:cstheme="minorHAnsi"/>
        </w:rPr>
        <w:t>+</w:t>
      </w:r>
      <w:r>
        <w:rPr>
          <w:rFonts w:eastAsia="Times New Roman" w:cstheme="minorHAnsi"/>
        </w:rPr>
        <w:t>1</w:t>
      </w:r>
      <w:r w:rsidRPr="00BC1231">
        <w:rPr>
          <w:rFonts w:eastAsia="Times New Roman" w:cstheme="minorHAnsi"/>
        </w:rPr>
        <w:t xml:space="preserve"> to attack and damage</w:t>
      </w:r>
      <w:r>
        <w:rPr>
          <w:rFonts w:eastAsia="Times New Roman" w:cstheme="minorHAnsi"/>
        </w:rPr>
        <w:t xml:space="preserve"> rolls made with this magic weapon</w:t>
      </w:r>
      <w:r w:rsidRPr="00BC1231">
        <w:rPr>
          <w:rFonts w:eastAsia="Times New Roman" w:cstheme="minorHAnsi"/>
        </w:rPr>
        <w:t xml:space="preserve">. </w:t>
      </w:r>
    </w:p>
    <w:p w14:paraId="149C0028" w14:textId="77777777" w:rsidR="00F15C1A" w:rsidRDefault="00E43E60" w:rsidP="00FF1748">
      <w:pPr>
        <w:contextualSpacing/>
        <w:rPr>
          <w:rFonts w:eastAsia="Times New Roman" w:cstheme="minorHAnsi"/>
        </w:rPr>
      </w:pPr>
      <w:r>
        <w:rPr>
          <w:rFonts w:eastAsia="Times New Roman" w:cstheme="minorHAnsi"/>
        </w:rPr>
        <w:t xml:space="preserve">This weapon has 3 charges. When attuned to it, you can expend 1 charge to cast the </w:t>
      </w:r>
      <w:r w:rsidR="00044175" w:rsidRPr="00044175">
        <w:rPr>
          <w:rFonts w:eastAsia="Times New Roman" w:cstheme="minorHAnsi"/>
          <w:i/>
          <w:iCs/>
        </w:rPr>
        <w:t>h</w:t>
      </w:r>
      <w:r w:rsidRPr="00044175">
        <w:rPr>
          <w:rFonts w:eastAsia="Times New Roman" w:cstheme="minorHAnsi"/>
          <w:i/>
          <w:iCs/>
        </w:rPr>
        <w:t>aste</w:t>
      </w:r>
      <w:r>
        <w:rPr>
          <w:rFonts w:eastAsia="Times New Roman" w:cstheme="minorHAnsi"/>
        </w:rPr>
        <w:t xml:space="preserve"> spell</w:t>
      </w:r>
      <w:r w:rsidR="00FF1748">
        <w:rPr>
          <w:rFonts w:eastAsia="Times New Roman" w:cstheme="minorHAnsi"/>
        </w:rPr>
        <w:t xml:space="preserve"> on yourself</w:t>
      </w:r>
      <w:r w:rsidR="00F15C1A">
        <w:rPr>
          <w:rFonts w:eastAsia="Times New Roman" w:cstheme="minorHAnsi"/>
        </w:rPr>
        <w:t xml:space="preserve">. The weapon regains 1d3 charges every dawn. </w:t>
      </w:r>
    </w:p>
    <w:p w14:paraId="3FBEB8AD" w14:textId="77777777" w:rsidR="00E43E60" w:rsidRPr="00BC1231" w:rsidRDefault="00E43E60" w:rsidP="00E43E60">
      <w:pPr>
        <w:contextualSpacing/>
        <w:rPr>
          <w:rFonts w:eastAsia="Times New Roman" w:cstheme="minorHAnsi"/>
        </w:rPr>
      </w:pPr>
      <w:r w:rsidRPr="00BC1231">
        <w:rPr>
          <w:rFonts w:eastAsia="Times New Roman" w:cstheme="minorHAnsi"/>
        </w:rPr>
        <w:t>The Bladefist is a</w:t>
      </w:r>
      <w:r>
        <w:rPr>
          <w:rFonts w:eastAsia="Times New Roman" w:cstheme="minorHAnsi"/>
        </w:rPr>
        <w:t xml:space="preserve"> well-known example of orcish attack claws</w:t>
      </w:r>
      <w:r w:rsidRPr="00BC1231">
        <w:rPr>
          <w:rFonts w:eastAsia="Times New Roman" w:cstheme="minorHAnsi"/>
        </w:rPr>
        <w:t>. It is well known as the weapon of Kargath Bladefist, Chieftain of the Shattered Hand Clan and self-proclaimed Warchief of the Fel Horde.</w:t>
      </w:r>
      <w:r w:rsidRPr="004A6694">
        <w:rPr>
          <w:rFonts w:eastAsia="Times New Roman" w:cstheme="minorHAnsi"/>
        </w:rPr>
        <w:t xml:space="preserve"> </w:t>
      </w:r>
      <w:r>
        <w:rPr>
          <w:rFonts w:eastAsia="Times New Roman" w:cstheme="minorHAnsi"/>
        </w:rPr>
        <w:t xml:space="preserve">This weapon can also </w:t>
      </w:r>
      <w:r w:rsidRPr="00BC1231">
        <w:rPr>
          <w:rFonts w:eastAsia="Times New Roman" w:cstheme="minorHAnsi"/>
        </w:rPr>
        <w:t xml:space="preserve">be used as a prosthetic. </w:t>
      </w:r>
    </w:p>
    <w:p w14:paraId="12BF9CE4" w14:textId="77777777" w:rsidR="00E43E60" w:rsidRPr="001F25FA" w:rsidRDefault="00E43E60">
      <w:pPr>
        <w:contextualSpacing/>
        <w:rPr>
          <w:rFonts w:eastAsia="Times New Roman" w:cstheme="minorHAnsi"/>
        </w:rPr>
      </w:pPr>
    </w:p>
    <w:p w14:paraId="5BF29AB6" w14:textId="77777777" w:rsidR="00B93648" w:rsidRPr="000D5DB5" w:rsidRDefault="00B93648">
      <w:pPr>
        <w:contextualSpacing/>
        <w:rPr>
          <w:rFonts w:eastAsia="Times New Roman" w:cstheme="minorHAnsi"/>
          <w:b/>
          <w:bCs/>
        </w:rPr>
      </w:pPr>
      <w:r w:rsidRPr="000D5DB5">
        <w:rPr>
          <w:rFonts w:eastAsia="Times New Roman" w:cstheme="minorHAnsi"/>
          <w:b/>
          <w:bCs/>
        </w:rPr>
        <w:t>Blight</w:t>
      </w:r>
    </w:p>
    <w:p w14:paraId="052627B0" w14:textId="77777777" w:rsidR="00B93648" w:rsidRPr="000D5DB5" w:rsidRDefault="00B93648">
      <w:pPr>
        <w:contextualSpacing/>
        <w:rPr>
          <w:rFonts w:eastAsia="Times New Roman" w:cstheme="minorHAnsi"/>
          <w:i/>
          <w:iCs/>
        </w:rPr>
      </w:pPr>
      <w:r w:rsidRPr="000D5DB5">
        <w:rPr>
          <w:rFonts w:eastAsia="Times New Roman" w:cstheme="minorHAnsi"/>
          <w:i/>
          <w:iCs/>
        </w:rPr>
        <w:t>Weapon (glaive), rare</w:t>
      </w:r>
    </w:p>
    <w:p w14:paraId="23CD502C" w14:textId="77777777" w:rsidR="00E43E60" w:rsidRDefault="00B93648">
      <w:pPr>
        <w:contextualSpacing/>
        <w:rPr>
          <w:rFonts w:eastAsia="Times New Roman" w:cstheme="minorHAnsi"/>
        </w:rPr>
      </w:pPr>
      <w:r w:rsidRPr="000D5DB5">
        <w:rPr>
          <w:rFonts w:eastAsia="Times New Roman" w:cstheme="minorHAnsi"/>
        </w:rPr>
        <w:lastRenderedPageBreak/>
        <w:t>You gain a +1 bonus to attack and damage rolls made with this</w:t>
      </w:r>
      <w:r>
        <w:rPr>
          <w:rFonts w:eastAsia="Times New Roman" w:cstheme="minorHAnsi"/>
        </w:rPr>
        <w:t xml:space="preserve"> magic</w:t>
      </w:r>
      <w:r w:rsidRPr="000D5DB5">
        <w:rPr>
          <w:rFonts w:eastAsia="Times New Roman" w:cstheme="minorHAnsi"/>
        </w:rPr>
        <w:t xml:space="preserve"> </w:t>
      </w:r>
      <w:r>
        <w:rPr>
          <w:rFonts w:eastAsia="Times New Roman" w:cstheme="minorHAnsi"/>
        </w:rPr>
        <w:t>w</w:t>
      </w:r>
      <w:r w:rsidRPr="000D5DB5">
        <w:rPr>
          <w:rFonts w:eastAsia="Times New Roman" w:cstheme="minorHAnsi"/>
        </w:rPr>
        <w:t xml:space="preserve">eapon. </w:t>
      </w:r>
    </w:p>
    <w:p w14:paraId="16897B88" w14:textId="77777777" w:rsidR="00B93648" w:rsidRPr="000D5DB5" w:rsidRDefault="00B93648">
      <w:pPr>
        <w:contextualSpacing/>
        <w:rPr>
          <w:rFonts w:eastAsia="Times New Roman" w:cstheme="minorHAnsi"/>
        </w:rPr>
      </w:pPr>
      <w:r w:rsidRPr="000D5DB5">
        <w:rPr>
          <w:rFonts w:eastAsia="Times New Roman" w:cstheme="minorHAnsi"/>
        </w:rPr>
        <w:t xml:space="preserve">Upon a successful attack against a creature, you may declare that the weapons’ blight ability activates as a bonus action. If blight takes place, the target must succeed against a Stamina saving throw of 15 or be subject to a random disease (as the </w:t>
      </w:r>
      <w:r w:rsidRPr="00044175">
        <w:rPr>
          <w:rFonts w:eastAsia="Times New Roman" w:cstheme="minorHAnsi"/>
          <w:i/>
          <w:iCs/>
        </w:rPr>
        <w:t>contagion</w:t>
      </w:r>
      <w:r w:rsidRPr="000D5DB5">
        <w:rPr>
          <w:rFonts w:eastAsia="Times New Roman" w:cstheme="minorHAnsi"/>
        </w:rPr>
        <w:t xml:space="preserve"> spell). This property can't be used again until the next dawn.</w:t>
      </w:r>
    </w:p>
    <w:p w14:paraId="3354D830" w14:textId="77777777" w:rsidR="00B93648" w:rsidRDefault="00B93648">
      <w:pPr>
        <w:contextualSpacing/>
        <w:rPr>
          <w:rFonts w:eastAsia="Times New Roman" w:cstheme="minorHAnsi"/>
        </w:rPr>
      </w:pPr>
    </w:p>
    <w:p w14:paraId="58F683BA" w14:textId="77777777" w:rsidR="00E43E60" w:rsidRDefault="00E43E60" w:rsidP="00E43E60">
      <w:pPr>
        <w:contextualSpacing/>
        <w:rPr>
          <w:rFonts w:eastAsia="Times New Roman" w:cstheme="minorHAnsi"/>
          <w:b/>
          <w:bCs/>
          <w:color w:val="000000"/>
        </w:rPr>
      </w:pPr>
      <w:r w:rsidRPr="00842532">
        <w:rPr>
          <w:rFonts w:eastAsia="Times New Roman" w:cstheme="minorHAnsi"/>
          <w:b/>
          <w:bCs/>
          <w:color w:val="000000"/>
        </w:rPr>
        <w:t>Book of the Dead</w:t>
      </w:r>
    </w:p>
    <w:p w14:paraId="04284BB1" w14:textId="77777777" w:rsidR="00E43E60" w:rsidRPr="00842532" w:rsidRDefault="00E43E60" w:rsidP="00E43E60">
      <w:pPr>
        <w:contextualSpacing/>
        <w:rPr>
          <w:rFonts w:eastAsia="Times New Roman" w:cstheme="minorHAnsi"/>
          <w:i/>
          <w:iCs/>
          <w:color w:val="000000"/>
        </w:rPr>
      </w:pPr>
      <w:r w:rsidRPr="00842532">
        <w:rPr>
          <w:rFonts w:eastAsia="Times New Roman" w:cstheme="minorHAnsi"/>
          <w:i/>
          <w:iCs/>
          <w:color w:val="000000"/>
        </w:rPr>
        <w:t xml:space="preserve">Wondrous </w:t>
      </w:r>
      <w:r>
        <w:rPr>
          <w:rFonts w:eastAsia="Times New Roman" w:cstheme="minorHAnsi"/>
          <w:i/>
          <w:iCs/>
          <w:color w:val="000000"/>
        </w:rPr>
        <w:t>i</w:t>
      </w:r>
      <w:r w:rsidRPr="00842532">
        <w:rPr>
          <w:rFonts w:eastAsia="Times New Roman" w:cstheme="minorHAnsi"/>
          <w:i/>
          <w:iCs/>
          <w:color w:val="000000"/>
        </w:rPr>
        <w:t>tem</w:t>
      </w:r>
      <w:r>
        <w:rPr>
          <w:rFonts w:eastAsia="Times New Roman" w:cstheme="minorHAnsi"/>
          <w:i/>
          <w:iCs/>
          <w:color w:val="000000"/>
        </w:rPr>
        <w:t>,</w:t>
      </w:r>
      <w:r w:rsidRPr="00842532">
        <w:rPr>
          <w:rFonts w:eastAsia="Times New Roman" w:cstheme="minorHAnsi"/>
          <w:i/>
          <w:iCs/>
          <w:color w:val="000000"/>
        </w:rPr>
        <w:t xml:space="preserve"> r</w:t>
      </w:r>
      <w:r>
        <w:rPr>
          <w:rFonts w:eastAsia="Times New Roman" w:cstheme="minorHAnsi"/>
          <w:i/>
          <w:iCs/>
          <w:color w:val="000000"/>
        </w:rPr>
        <w:t>are</w:t>
      </w:r>
      <w:r w:rsidR="00FF1748">
        <w:rPr>
          <w:rFonts w:eastAsia="Times New Roman" w:cstheme="minorHAnsi"/>
          <w:i/>
          <w:iCs/>
          <w:color w:val="000000"/>
        </w:rPr>
        <w:t xml:space="preserve"> (attunement optional)</w:t>
      </w:r>
    </w:p>
    <w:p w14:paraId="18EC85F7" w14:textId="77777777" w:rsidR="00FF1748" w:rsidRDefault="00E43E60" w:rsidP="00E43E60">
      <w:pPr>
        <w:contextualSpacing/>
        <w:rPr>
          <w:rFonts w:eastAsia="Times New Roman" w:cstheme="minorHAnsi"/>
          <w:color w:val="000000"/>
        </w:rPr>
      </w:pPr>
      <w:r w:rsidRPr="000D5DB5">
        <w:rPr>
          <w:rFonts w:eastAsia="Times New Roman" w:cstheme="minorHAnsi"/>
          <w:color w:val="000000"/>
        </w:rPr>
        <w:t xml:space="preserve">This ancient, musty tome is decorated with inlaid bones from various creatures. The cover and spine are made from dried skin stretched and treated to remain flexible. The ink used to write the magical words and runes inside is blood drawn from the veins of living creatures killed as sacrifices when the book was completed. Activating this book requires tearing out </w:t>
      </w:r>
      <w:r w:rsidR="00044175">
        <w:rPr>
          <w:rFonts w:eastAsia="Times New Roman" w:cstheme="minorHAnsi"/>
          <w:color w:val="000000"/>
        </w:rPr>
        <w:t>some of its pages</w:t>
      </w:r>
      <w:r w:rsidRPr="000D5DB5">
        <w:rPr>
          <w:rFonts w:eastAsia="Times New Roman" w:cstheme="minorHAnsi"/>
          <w:color w:val="000000"/>
        </w:rPr>
        <w:t xml:space="preserve">. </w:t>
      </w:r>
    </w:p>
    <w:p w14:paraId="44DC2534" w14:textId="77777777" w:rsidR="00044175" w:rsidRDefault="00044175" w:rsidP="00044175">
      <w:pPr>
        <w:contextualSpacing/>
        <w:rPr>
          <w:rFonts w:eastAsia="Times New Roman" w:cstheme="minorHAnsi"/>
          <w:color w:val="000000"/>
        </w:rPr>
      </w:pPr>
      <w:r>
        <w:rPr>
          <w:rFonts w:eastAsia="Times New Roman" w:cstheme="minorHAnsi"/>
          <w:color w:val="000000"/>
        </w:rPr>
        <w:t xml:space="preserve">When a page is torn, it turns to dust, and animates a skeleton or zombie. These undead can be animated with a longsword and shield or with a bow and twenty arrows (undead warriors and archers, respectively). You may tear out multiple pages as an action, but only have up to ten undead creatures under your control at any given time. </w:t>
      </w:r>
      <w:r w:rsidRPr="000D5DB5">
        <w:rPr>
          <w:rFonts w:eastAsia="Times New Roman" w:cstheme="minorHAnsi"/>
          <w:color w:val="000000"/>
        </w:rPr>
        <w:t>After 24 hours</w:t>
      </w:r>
      <w:r>
        <w:rPr>
          <w:rFonts w:eastAsia="Times New Roman" w:cstheme="minorHAnsi"/>
          <w:color w:val="000000"/>
        </w:rPr>
        <w:t xml:space="preserve"> of being animated, the undead </w:t>
      </w:r>
      <w:r w:rsidRPr="000D5DB5">
        <w:rPr>
          <w:rFonts w:eastAsia="Times New Roman" w:cstheme="minorHAnsi"/>
          <w:color w:val="000000"/>
        </w:rPr>
        <w:t>disintegrate.</w:t>
      </w:r>
    </w:p>
    <w:p w14:paraId="4C8C18E0" w14:textId="77777777" w:rsidR="00E43E60" w:rsidRDefault="00E43E60">
      <w:pPr>
        <w:contextualSpacing/>
        <w:rPr>
          <w:rFonts w:eastAsia="Times New Roman" w:cstheme="minorHAnsi"/>
          <w:color w:val="000000"/>
        </w:rPr>
      </w:pPr>
      <w:r w:rsidRPr="000D5DB5">
        <w:rPr>
          <w:rFonts w:eastAsia="Times New Roman" w:cstheme="minorHAnsi"/>
          <w:color w:val="000000"/>
        </w:rPr>
        <w:t xml:space="preserve">So long as you possess the </w:t>
      </w:r>
      <w:r w:rsidR="00044175">
        <w:rPr>
          <w:rFonts w:eastAsia="Times New Roman" w:cstheme="minorHAnsi"/>
          <w:color w:val="000000"/>
        </w:rPr>
        <w:t>book</w:t>
      </w:r>
      <w:r w:rsidRPr="000D5DB5">
        <w:rPr>
          <w:rFonts w:eastAsia="Times New Roman" w:cstheme="minorHAnsi"/>
          <w:color w:val="000000"/>
        </w:rPr>
        <w:t xml:space="preserve">, you may command the </w:t>
      </w:r>
      <w:r w:rsidR="00044175">
        <w:rPr>
          <w:rFonts w:eastAsia="Times New Roman" w:cstheme="minorHAnsi"/>
          <w:color w:val="000000"/>
        </w:rPr>
        <w:t xml:space="preserve">animated </w:t>
      </w:r>
      <w:r w:rsidRPr="000D5DB5">
        <w:rPr>
          <w:rFonts w:eastAsia="Times New Roman" w:cstheme="minorHAnsi"/>
          <w:color w:val="000000"/>
        </w:rPr>
        <w:t xml:space="preserve">undead mentally with a bonus action as long as they are within 60 feet of you. </w:t>
      </w:r>
      <w:r w:rsidR="00044175">
        <w:rPr>
          <w:rFonts w:eastAsia="Times New Roman" w:cstheme="minorHAnsi"/>
          <w:color w:val="000000"/>
        </w:rPr>
        <w:t xml:space="preserve">The book has 100 pages, and the spells animating the undead otherwise acts as </w:t>
      </w:r>
      <w:r w:rsidRPr="000D5DB5">
        <w:rPr>
          <w:rFonts w:eastAsia="Times New Roman" w:cstheme="minorHAnsi"/>
          <w:color w:val="000000"/>
        </w:rPr>
        <w:t xml:space="preserve">a 5th level </w:t>
      </w:r>
      <w:r w:rsidR="00601A39">
        <w:rPr>
          <w:rFonts w:eastAsia="Times New Roman" w:cstheme="minorHAnsi"/>
          <w:i/>
          <w:iCs/>
          <w:color w:val="000000"/>
        </w:rPr>
        <w:t xml:space="preserve">conjure </w:t>
      </w:r>
      <w:r w:rsidR="004E1D1A" w:rsidRPr="004E1D1A">
        <w:rPr>
          <w:rFonts w:eastAsia="Times New Roman" w:cstheme="minorHAnsi"/>
          <w:i/>
          <w:iCs/>
          <w:color w:val="000000"/>
        </w:rPr>
        <w:t>undead</w:t>
      </w:r>
      <w:r w:rsidR="004E1D1A">
        <w:rPr>
          <w:rFonts w:eastAsia="Times New Roman" w:cstheme="minorHAnsi"/>
          <w:color w:val="000000"/>
        </w:rPr>
        <w:t xml:space="preserve"> </w:t>
      </w:r>
      <w:r w:rsidRPr="000D5DB5">
        <w:rPr>
          <w:rFonts w:eastAsia="Times New Roman" w:cstheme="minorHAnsi"/>
          <w:color w:val="000000"/>
        </w:rPr>
        <w:t xml:space="preserve">spell. </w:t>
      </w:r>
    </w:p>
    <w:p w14:paraId="35A3332D" w14:textId="7FA2DCB9" w:rsidR="00E43E60" w:rsidRDefault="00E43E60">
      <w:pPr>
        <w:contextualSpacing/>
        <w:rPr>
          <w:rFonts w:eastAsia="Times New Roman" w:cstheme="minorHAnsi"/>
          <w:color w:val="000000"/>
        </w:rPr>
      </w:pPr>
      <w:r>
        <w:rPr>
          <w:rFonts w:eastAsia="Times New Roman" w:cstheme="minorHAnsi"/>
          <w:color w:val="000000"/>
        </w:rPr>
        <w:t>You may attune yourself to the book and keep as a spellbook, in which case all</w:t>
      </w:r>
      <w:r w:rsidR="00690BD7">
        <w:rPr>
          <w:rFonts w:eastAsia="Times New Roman" w:cstheme="minorHAnsi"/>
          <w:color w:val="000000"/>
        </w:rPr>
        <w:t xml:space="preserve"> necromancy spells written it co</w:t>
      </w:r>
      <w:r>
        <w:rPr>
          <w:rFonts w:eastAsia="Times New Roman" w:cstheme="minorHAnsi"/>
          <w:color w:val="000000"/>
        </w:rPr>
        <w:t xml:space="preserve">st </w:t>
      </w:r>
      <w:del w:id="2823" w:author="Admin" w:date="2021-08-30T12:19:00Z">
        <w:r w:rsidR="00690BD7" w:rsidDel="00C85452">
          <w:rPr>
            <w:rFonts w:eastAsia="Times New Roman" w:cstheme="minorHAnsi"/>
            <w:color w:val="000000"/>
          </w:rPr>
          <w:delText>one</w:delText>
        </w:r>
        <w:r w:rsidDel="00C85452">
          <w:rPr>
            <w:rFonts w:eastAsia="Times New Roman" w:cstheme="minorHAnsi"/>
            <w:color w:val="000000"/>
          </w:rPr>
          <w:delText xml:space="preserve"> </w:delText>
        </w:r>
      </w:del>
      <w:ins w:id="2824" w:author="Admin" w:date="2021-08-30T12:19:00Z">
        <w:r w:rsidR="00C85452">
          <w:rPr>
            <w:rFonts w:eastAsia="Times New Roman" w:cstheme="minorHAnsi"/>
            <w:color w:val="000000"/>
          </w:rPr>
          <w:t xml:space="preserve">2 </w:t>
        </w:r>
      </w:ins>
      <w:r>
        <w:rPr>
          <w:rFonts w:eastAsia="Times New Roman" w:cstheme="minorHAnsi"/>
          <w:color w:val="000000"/>
        </w:rPr>
        <w:t>less mana point</w:t>
      </w:r>
      <w:ins w:id="2825" w:author="Admin" w:date="2021-08-30T12:19:00Z">
        <w:r w:rsidR="00C85452">
          <w:rPr>
            <w:rFonts w:eastAsia="Times New Roman" w:cstheme="minorHAnsi"/>
            <w:color w:val="000000"/>
          </w:rPr>
          <w:t>s</w:t>
        </w:r>
      </w:ins>
      <w:r>
        <w:rPr>
          <w:rFonts w:eastAsia="Times New Roman" w:cstheme="minorHAnsi"/>
          <w:color w:val="000000"/>
        </w:rPr>
        <w:t xml:space="preserve"> when cast by you.</w:t>
      </w:r>
      <w:r w:rsidR="00044175">
        <w:rPr>
          <w:rFonts w:eastAsia="Times New Roman" w:cstheme="minorHAnsi"/>
          <w:color w:val="000000"/>
        </w:rPr>
        <w:t xml:space="preserve"> You may still spend pages of it to </w:t>
      </w:r>
      <w:r w:rsidR="00601A39">
        <w:rPr>
          <w:rFonts w:eastAsia="Times New Roman" w:cstheme="minorHAnsi"/>
          <w:i/>
          <w:iCs/>
          <w:color w:val="000000"/>
        </w:rPr>
        <w:t xml:space="preserve">conjure </w:t>
      </w:r>
      <w:r w:rsidR="00044175" w:rsidRPr="00E95E1F">
        <w:rPr>
          <w:rFonts w:eastAsia="Times New Roman" w:cstheme="minorHAnsi"/>
          <w:i/>
          <w:iCs/>
          <w:color w:val="000000"/>
        </w:rPr>
        <w:t>undead</w:t>
      </w:r>
      <w:r w:rsidR="00044175">
        <w:rPr>
          <w:rFonts w:eastAsia="Times New Roman" w:cstheme="minorHAnsi"/>
          <w:color w:val="000000"/>
        </w:rPr>
        <w:t xml:space="preserve">. </w:t>
      </w:r>
    </w:p>
    <w:p w14:paraId="50EF0B1B" w14:textId="77777777" w:rsidR="00044175" w:rsidRPr="00044175" w:rsidRDefault="00044175" w:rsidP="00044175">
      <w:pPr>
        <w:contextualSpacing/>
        <w:rPr>
          <w:rFonts w:eastAsia="Times New Roman" w:cstheme="minorHAnsi"/>
          <w:color w:val="000000"/>
        </w:rPr>
      </w:pPr>
    </w:p>
    <w:p w14:paraId="7D89E8C4" w14:textId="77777777" w:rsidR="00B93648" w:rsidRPr="000D5DB5" w:rsidRDefault="00B93648">
      <w:pPr>
        <w:contextualSpacing/>
        <w:rPr>
          <w:rFonts w:eastAsia="Times New Roman" w:cstheme="minorHAnsi"/>
          <w:b/>
          <w:bCs/>
        </w:rPr>
      </w:pPr>
      <w:r w:rsidRPr="000D5DB5">
        <w:rPr>
          <w:rFonts w:eastAsia="Times New Roman" w:cstheme="minorHAnsi"/>
          <w:b/>
          <w:bCs/>
        </w:rPr>
        <w:t>Brainsplinter</w:t>
      </w:r>
    </w:p>
    <w:p w14:paraId="2EB39EDD" w14:textId="77777777" w:rsidR="00B93648" w:rsidRPr="000D5DB5" w:rsidRDefault="00B93648" w:rsidP="00864C72">
      <w:pPr>
        <w:contextualSpacing/>
        <w:rPr>
          <w:rFonts w:eastAsia="Times New Roman" w:cstheme="minorHAnsi"/>
          <w:i/>
          <w:iCs/>
        </w:rPr>
      </w:pPr>
      <w:r w:rsidRPr="000D5DB5">
        <w:rPr>
          <w:rFonts w:eastAsia="Times New Roman" w:cstheme="minorHAnsi"/>
          <w:i/>
          <w:iCs/>
        </w:rPr>
        <w:t xml:space="preserve">Weapon (dagger), </w:t>
      </w:r>
      <w:r w:rsidR="00864C72">
        <w:rPr>
          <w:rFonts w:eastAsia="Times New Roman" w:cstheme="minorHAnsi"/>
          <w:i/>
          <w:iCs/>
        </w:rPr>
        <w:t>epic</w:t>
      </w:r>
      <w:r w:rsidRPr="000D5DB5">
        <w:rPr>
          <w:rFonts w:eastAsia="Times New Roman" w:cstheme="minorHAnsi"/>
          <w:i/>
          <w:iCs/>
        </w:rPr>
        <w:t xml:space="preserve"> (requires attunement)</w:t>
      </w:r>
    </w:p>
    <w:p w14:paraId="3BE26146" w14:textId="77777777" w:rsidR="00E43E60" w:rsidRDefault="00B93648">
      <w:pPr>
        <w:contextualSpacing/>
        <w:rPr>
          <w:rFonts w:eastAsia="Times New Roman" w:cstheme="minorHAnsi"/>
        </w:rPr>
      </w:pPr>
      <w:r w:rsidRPr="000D5DB5">
        <w:rPr>
          <w:rFonts w:eastAsia="Times New Roman" w:cstheme="minorHAnsi"/>
        </w:rPr>
        <w:t xml:space="preserve">You gain a +2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76BA7DDD" w14:textId="77777777" w:rsidR="00B93648" w:rsidRPr="000D5DB5" w:rsidRDefault="00B93648">
      <w:pPr>
        <w:contextualSpacing/>
        <w:rPr>
          <w:rFonts w:eastAsia="Times New Roman" w:cstheme="minorHAnsi"/>
        </w:rPr>
      </w:pPr>
      <w:r w:rsidRPr="000D5DB5">
        <w:rPr>
          <w:rFonts w:eastAsia="Times New Roman" w:cstheme="minorHAnsi"/>
        </w:rPr>
        <w:lastRenderedPageBreak/>
        <w:t xml:space="preserve">When striking a spellcaster, the dagger’s damage lingers and disrupts concentration (DC 10 or half damage as normal) for 1d4 rounds after being hit. If hit again, the counter resets. Activating this quality costs a bonus action, and is a strike effect. </w:t>
      </w:r>
    </w:p>
    <w:p w14:paraId="6B7B7368" w14:textId="77777777" w:rsidR="00B93648" w:rsidRDefault="00B93648">
      <w:pPr>
        <w:contextualSpacing/>
        <w:rPr>
          <w:rFonts w:eastAsia="Times New Roman" w:cstheme="minorHAnsi"/>
        </w:rPr>
      </w:pPr>
    </w:p>
    <w:p w14:paraId="7A073AD0" w14:textId="77777777" w:rsidR="001D258F" w:rsidRPr="00E95E1F" w:rsidRDefault="001D258F" w:rsidP="009C1E28">
      <w:pPr>
        <w:contextualSpacing/>
        <w:rPr>
          <w:rFonts w:eastAsia="Times New Roman" w:cstheme="minorHAnsi"/>
          <w:b/>
          <w:bCs/>
        </w:rPr>
      </w:pPr>
      <w:r>
        <w:rPr>
          <w:rFonts w:eastAsia="Times New Roman" w:cstheme="minorHAnsi"/>
          <w:b/>
          <w:bCs/>
        </w:rPr>
        <w:t>Cauldron of Dimensional Parallelism</w:t>
      </w:r>
    </w:p>
    <w:p w14:paraId="02683C45" w14:textId="77777777" w:rsidR="001D258F" w:rsidRDefault="001D258F">
      <w:pPr>
        <w:contextualSpacing/>
        <w:rPr>
          <w:rFonts w:eastAsia="Times New Roman" w:cstheme="minorHAnsi"/>
          <w:i/>
          <w:iCs/>
        </w:rPr>
      </w:pPr>
      <w:r>
        <w:rPr>
          <w:rFonts w:eastAsia="Times New Roman" w:cstheme="minorHAnsi"/>
          <w:i/>
          <w:iCs/>
        </w:rPr>
        <w:t>Wondrous item, epic</w:t>
      </w:r>
    </w:p>
    <w:p w14:paraId="73DCDC89" w14:textId="77777777" w:rsidR="001D258F" w:rsidRDefault="001D258F">
      <w:pPr>
        <w:contextualSpacing/>
        <w:rPr>
          <w:rFonts w:eastAsia="Times New Roman" w:cstheme="minorHAnsi"/>
        </w:rPr>
      </w:pPr>
      <w:r>
        <w:rPr>
          <w:rFonts w:eastAsia="Times New Roman" w:cstheme="minorHAnsi"/>
        </w:rPr>
        <w:t xml:space="preserve">You gain +5 to alchemy crafting rolls made with this cauldron for making batches of potions. </w:t>
      </w:r>
    </w:p>
    <w:p w14:paraId="7B0559D2" w14:textId="77777777" w:rsidR="001D258F" w:rsidRDefault="001D258F">
      <w:pPr>
        <w:contextualSpacing/>
        <w:rPr>
          <w:rFonts w:eastAsia="Times New Roman" w:cstheme="minorHAnsi"/>
        </w:rPr>
      </w:pPr>
      <w:r>
        <w:rPr>
          <w:rFonts w:eastAsia="Times New Roman" w:cstheme="minorHAnsi"/>
        </w:rPr>
        <w:t xml:space="preserve">Also, this cauldron can hold the materials to craft up to 20 potions. By turning a dial, the cauldron creates a compartment that can host different potions. </w:t>
      </w:r>
    </w:p>
    <w:p w14:paraId="1753CD58" w14:textId="77777777" w:rsidR="001D258F" w:rsidRDefault="001D258F">
      <w:pPr>
        <w:contextualSpacing/>
        <w:rPr>
          <w:rFonts w:eastAsia="Times New Roman" w:cstheme="minorHAnsi"/>
        </w:rPr>
      </w:pPr>
      <w:r>
        <w:rPr>
          <w:rFonts w:eastAsia="Times New Roman" w:cstheme="minorHAnsi"/>
        </w:rPr>
        <w:t xml:space="preserve">The cauldron can have a total of four chambers (5 potions each), and you can craft all such potions in parallel. If some potions are of higher rarity than others, any potions that mature during your crafting time can be removed (or replaced) without affecting your crafting process. </w:t>
      </w:r>
    </w:p>
    <w:p w14:paraId="04F96CC8" w14:textId="77777777" w:rsidR="00C15D2F" w:rsidRDefault="00C15D2F">
      <w:pPr>
        <w:contextualSpacing/>
        <w:rPr>
          <w:rFonts w:eastAsia="Times New Roman" w:cstheme="minorHAnsi"/>
        </w:rPr>
      </w:pPr>
      <w:r>
        <w:rPr>
          <w:rFonts w:eastAsia="Times New Roman" w:cstheme="minorHAnsi"/>
        </w:rPr>
        <w:t xml:space="preserve">Also, if your crafting roll exceeds the DC by 5 or more, you get 20% extra potions. </w:t>
      </w:r>
    </w:p>
    <w:p w14:paraId="6FCEF6E4" w14:textId="77777777" w:rsidR="001D258F" w:rsidRPr="009C1E28" w:rsidRDefault="001D258F">
      <w:pPr>
        <w:contextualSpacing/>
        <w:rPr>
          <w:rFonts w:eastAsia="Times New Roman" w:cstheme="minorHAnsi"/>
        </w:rPr>
      </w:pPr>
    </w:p>
    <w:p w14:paraId="71E2788B" w14:textId="77777777" w:rsidR="001D258F" w:rsidRDefault="001D258F" w:rsidP="001D258F">
      <w:pPr>
        <w:contextualSpacing/>
        <w:rPr>
          <w:rFonts w:eastAsia="Times New Roman" w:cstheme="minorHAnsi"/>
          <w:b/>
          <w:bCs/>
        </w:rPr>
      </w:pPr>
      <w:r>
        <w:rPr>
          <w:rFonts w:eastAsia="Times New Roman" w:cstheme="minorHAnsi"/>
          <w:b/>
          <w:bCs/>
        </w:rPr>
        <w:t>Cauldron of Light</w:t>
      </w:r>
    </w:p>
    <w:p w14:paraId="1837661C" w14:textId="77777777" w:rsidR="001D258F" w:rsidRDefault="001D258F" w:rsidP="001D258F">
      <w:pPr>
        <w:contextualSpacing/>
        <w:rPr>
          <w:rFonts w:eastAsia="Times New Roman" w:cstheme="minorHAnsi"/>
          <w:i/>
          <w:iCs/>
        </w:rPr>
      </w:pPr>
      <w:r>
        <w:rPr>
          <w:rFonts w:eastAsia="Times New Roman" w:cstheme="minorHAnsi"/>
          <w:i/>
          <w:iCs/>
        </w:rPr>
        <w:t>Wondrous item, common</w:t>
      </w:r>
    </w:p>
    <w:p w14:paraId="2054EC28" w14:textId="77777777" w:rsidR="001D258F" w:rsidRDefault="001D258F" w:rsidP="001D258F">
      <w:pPr>
        <w:contextualSpacing/>
        <w:rPr>
          <w:rFonts w:eastAsia="Times New Roman" w:cstheme="minorHAnsi"/>
        </w:rPr>
      </w:pPr>
      <w:r>
        <w:rPr>
          <w:rFonts w:eastAsia="Times New Roman" w:cstheme="minorHAnsi"/>
        </w:rPr>
        <w:t xml:space="preserve">You gain +1 to alchemy crafting rolls made with this cauldron for making batches of potions. </w:t>
      </w:r>
    </w:p>
    <w:p w14:paraId="74F485E8" w14:textId="77777777" w:rsidR="001D258F" w:rsidRPr="00FE3C1B" w:rsidRDefault="001D258F" w:rsidP="001D258F">
      <w:pPr>
        <w:contextualSpacing/>
        <w:rPr>
          <w:rFonts w:eastAsia="Times New Roman" w:cstheme="minorHAnsi"/>
        </w:rPr>
      </w:pPr>
      <w:r>
        <w:rPr>
          <w:rFonts w:eastAsia="Times New Roman" w:cstheme="minorHAnsi"/>
        </w:rPr>
        <w:t xml:space="preserve">Also, while this cauldron is at full capacity (5 potions), and you succeed on crafting the potions, your potions also shed light equal to a candle. When consumed or used, they also shed light equal to the </w:t>
      </w:r>
      <w:r>
        <w:rPr>
          <w:rFonts w:eastAsia="Times New Roman" w:cstheme="minorHAnsi"/>
          <w:i/>
          <w:iCs/>
        </w:rPr>
        <w:t xml:space="preserve">light </w:t>
      </w:r>
      <w:r>
        <w:rPr>
          <w:rFonts w:eastAsia="Times New Roman" w:cstheme="minorHAnsi"/>
        </w:rPr>
        <w:t>cantrip.</w:t>
      </w:r>
    </w:p>
    <w:p w14:paraId="63C20B24" w14:textId="77777777" w:rsidR="001D258F" w:rsidRPr="00FE3C1B" w:rsidRDefault="001D258F" w:rsidP="001D258F">
      <w:pPr>
        <w:contextualSpacing/>
        <w:rPr>
          <w:rFonts w:eastAsia="Times New Roman" w:cstheme="minorHAnsi"/>
          <w:i/>
          <w:iCs/>
        </w:rPr>
      </w:pPr>
    </w:p>
    <w:p w14:paraId="263259A4" w14:textId="77777777" w:rsidR="001D258F" w:rsidRDefault="001D258F" w:rsidP="001D258F">
      <w:pPr>
        <w:contextualSpacing/>
        <w:rPr>
          <w:rFonts w:eastAsia="Times New Roman" w:cstheme="minorHAnsi"/>
          <w:b/>
          <w:bCs/>
        </w:rPr>
      </w:pPr>
      <w:r>
        <w:rPr>
          <w:rFonts w:eastAsia="Times New Roman" w:cstheme="minorHAnsi"/>
          <w:b/>
          <w:bCs/>
        </w:rPr>
        <w:t>Cauldron of the Mad Alchemist</w:t>
      </w:r>
    </w:p>
    <w:p w14:paraId="74A5C231" w14:textId="77777777" w:rsidR="001D258F" w:rsidRDefault="001D258F" w:rsidP="001D258F">
      <w:pPr>
        <w:contextualSpacing/>
        <w:rPr>
          <w:rFonts w:eastAsia="Times New Roman" w:cstheme="minorHAnsi"/>
          <w:i/>
          <w:iCs/>
        </w:rPr>
      </w:pPr>
      <w:r>
        <w:rPr>
          <w:rFonts w:eastAsia="Times New Roman" w:cstheme="minorHAnsi"/>
          <w:i/>
          <w:iCs/>
        </w:rPr>
        <w:t>Wondrous item, uncommon</w:t>
      </w:r>
    </w:p>
    <w:p w14:paraId="1617B4EF" w14:textId="77777777" w:rsidR="001D258F" w:rsidRDefault="001D258F" w:rsidP="001D258F">
      <w:pPr>
        <w:contextualSpacing/>
        <w:rPr>
          <w:rFonts w:eastAsia="Times New Roman" w:cstheme="minorHAnsi"/>
        </w:rPr>
      </w:pPr>
      <w:r>
        <w:rPr>
          <w:rFonts w:eastAsia="Times New Roman" w:cstheme="minorHAnsi"/>
        </w:rPr>
        <w:t xml:space="preserve">You gain +3 to alchemy crafting rolls made with this cauldron for making batches of potions. </w:t>
      </w:r>
    </w:p>
    <w:p w14:paraId="2684F44A" w14:textId="77777777" w:rsidR="001D258F" w:rsidRDefault="001D258F" w:rsidP="001D258F">
      <w:pPr>
        <w:contextualSpacing/>
        <w:rPr>
          <w:rFonts w:eastAsia="Times New Roman" w:cstheme="minorHAnsi"/>
        </w:rPr>
      </w:pPr>
      <w:r>
        <w:rPr>
          <w:rFonts w:eastAsia="Times New Roman" w:cstheme="minorHAnsi"/>
        </w:rPr>
        <w:t xml:space="preserve">Also, while this cauldron is at full capacity (5 potions), you get 1 normal potion whenever you attempt cauldron experimentation. </w:t>
      </w:r>
    </w:p>
    <w:p w14:paraId="559C8EF4" w14:textId="77777777" w:rsidR="001D258F" w:rsidRDefault="001D258F" w:rsidP="001D258F">
      <w:pPr>
        <w:contextualSpacing/>
        <w:rPr>
          <w:rFonts w:eastAsia="Times New Roman" w:cstheme="minorHAnsi"/>
        </w:rPr>
      </w:pPr>
      <w:r>
        <w:rPr>
          <w:rFonts w:eastAsia="Times New Roman" w:cstheme="minorHAnsi"/>
        </w:rPr>
        <w:t xml:space="preserve">If your potion would explode as a result of miscibility from cauldron experimentation, the cauldron absorbs the explosion, and </w:t>
      </w:r>
      <w:r>
        <w:rPr>
          <w:rFonts w:eastAsia="Times New Roman" w:cstheme="minorHAnsi"/>
        </w:rPr>
        <w:lastRenderedPageBreak/>
        <w:t xml:space="preserve">temporarily becomes a normal cauldron for 1d10 days. </w:t>
      </w:r>
    </w:p>
    <w:p w14:paraId="7224F8D6" w14:textId="77777777" w:rsidR="00C15D2F" w:rsidRDefault="00C15D2F" w:rsidP="00C15D2F">
      <w:pPr>
        <w:contextualSpacing/>
        <w:rPr>
          <w:rFonts w:eastAsia="Times New Roman" w:cstheme="minorHAnsi"/>
        </w:rPr>
      </w:pPr>
      <w:r>
        <w:rPr>
          <w:rFonts w:eastAsia="Times New Roman" w:cstheme="minorHAnsi"/>
        </w:rPr>
        <w:t xml:space="preserve">Also, if your crafting roll exceeds the DC by 5 or more, you get 20% extra potions. </w:t>
      </w:r>
    </w:p>
    <w:p w14:paraId="0F6B0D8D" w14:textId="77777777" w:rsidR="001D258F" w:rsidRDefault="001D258F" w:rsidP="009C1E28">
      <w:pPr>
        <w:contextualSpacing/>
        <w:rPr>
          <w:rFonts w:eastAsia="Times New Roman" w:cstheme="minorHAnsi"/>
        </w:rPr>
      </w:pPr>
    </w:p>
    <w:p w14:paraId="18F38B9A" w14:textId="77777777" w:rsidR="00265477" w:rsidRDefault="00265477">
      <w:pPr>
        <w:contextualSpacing/>
        <w:rPr>
          <w:rFonts w:eastAsia="Times New Roman" w:cstheme="minorHAnsi"/>
          <w:b/>
          <w:bCs/>
        </w:rPr>
      </w:pPr>
      <w:r>
        <w:rPr>
          <w:rFonts w:eastAsia="Times New Roman" w:cstheme="minorHAnsi"/>
          <w:b/>
          <w:bCs/>
        </w:rPr>
        <w:t>Cauldron Ladle of Wacky Experimentation</w:t>
      </w:r>
    </w:p>
    <w:p w14:paraId="523F6152" w14:textId="77777777" w:rsidR="00265477" w:rsidRDefault="00265477">
      <w:pPr>
        <w:contextualSpacing/>
        <w:rPr>
          <w:rFonts w:eastAsia="Times New Roman" w:cstheme="minorHAnsi"/>
          <w:i/>
          <w:iCs/>
        </w:rPr>
      </w:pPr>
      <w:r>
        <w:rPr>
          <w:rFonts w:eastAsia="Times New Roman" w:cstheme="minorHAnsi"/>
          <w:i/>
          <w:iCs/>
        </w:rPr>
        <w:t>Wondrous item, rare</w:t>
      </w:r>
    </w:p>
    <w:p w14:paraId="6485607A" w14:textId="77777777" w:rsidR="00265477" w:rsidRDefault="00265477">
      <w:pPr>
        <w:contextualSpacing/>
        <w:rPr>
          <w:rFonts w:eastAsia="Times New Roman" w:cstheme="minorHAnsi"/>
        </w:rPr>
      </w:pPr>
      <w:r>
        <w:rPr>
          <w:rFonts w:eastAsia="Times New Roman" w:cstheme="minorHAnsi"/>
        </w:rPr>
        <w:t xml:space="preserve">When this ladle is used during crafting experimentation, you can roll for miscibility an additional time if the previous two miscibility results are dissatisfactory. If the roll that stems from this ladle is </w:t>
      </w:r>
      <w:r w:rsidR="00C15D2F">
        <w:rPr>
          <w:rFonts w:eastAsia="Times New Roman" w:cstheme="minorHAnsi"/>
        </w:rPr>
        <w:t>E</w:t>
      </w:r>
      <w:r>
        <w:rPr>
          <w:rFonts w:eastAsia="Times New Roman" w:cstheme="minorHAnsi"/>
        </w:rPr>
        <w:t>xplosion</w:t>
      </w:r>
      <w:r w:rsidR="00C15D2F">
        <w:rPr>
          <w:rFonts w:eastAsia="Times New Roman" w:cstheme="minorHAnsi"/>
        </w:rPr>
        <w:t xml:space="preserve">!, the ladle temporarily becomes a normal ladle for 1d4 days and absorbs the explosion. </w:t>
      </w:r>
    </w:p>
    <w:p w14:paraId="6BD3126B" w14:textId="77777777" w:rsidR="00C15D2F" w:rsidRDefault="00C15D2F">
      <w:pPr>
        <w:contextualSpacing/>
        <w:rPr>
          <w:rFonts w:eastAsia="Times New Roman" w:cstheme="minorHAnsi"/>
        </w:rPr>
      </w:pPr>
      <w:r>
        <w:rPr>
          <w:rFonts w:eastAsia="Times New Roman" w:cstheme="minorHAnsi"/>
        </w:rPr>
        <w:t>If the ladle is used to apply a matured potion (such as pouring it on the ladle and applying it to yourself or another) while under the effects of another potion, you can choose one of the following results:</w:t>
      </w:r>
    </w:p>
    <w:p w14:paraId="1B767481" w14:textId="77777777" w:rsidR="00C15D2F" w:rsidRPr="00BB0E6E" w:rsidRDefault="00C15D2F" w:rsidP="00C15D2F">
      <w:pPr>
        <w:pStyle w:val="ListParagraph"/>
        <w:numPr>
          <w:ilvl w:val="0"/>
          <w:numId w:val="65"/>
        </w:numPr>
        <w:rPr>
          <w:rFonts w:eastAsia="Times New Roman" w:cstheme="minorHAnsi"/>
        </w:rPr>
      </w:pPr>
      <w:r>
        <w:rPr>
          <w:rFonts w:eastAsia="Times New Roman" w:cstheme="minorHAnsi"/>
          <w:i/>
          <w:iCs/>
        </w:rPr>
        <w:t xml:space="preserve">Un-Wackily Be Stable. </w:t>
      </w:r>
      <w:r>
        <w:rPr>
          <w:rFonts w:eastAsia="Times New Roman" w:cstheme="minorHAnsi"/>
        </w:rPr>
        <w:t>C</w:t>
      </w:r>
      <w:r w:rsidRPr="00BB0E6E">
        <w:rPr>
          <w:rFonts w:eastAsia="Times New Roman" w:cstheme="minorHAnsi"/>
        </w:rPr>
        <w:t xml:space="preserve">onsume the potion </w:t>
      </w:r>
      <w:r>
        <w:rPr>
          <w:rFonts w:eastAsia="Times New Roman" w:cstheme="minorHAnsi"/>
        </w:rPr>
        <w:t>and ignore miscibility</w:t>
      </w:r>
    </w:p>
    <w:p w14:paraId="2A60466A" w14:textId="77777777" w:rsidR="00C15D2F" w:rsidRDefault="00C15D2F" w:rsidP="00E95E1F">
      <w:pPr>
        <w:pStyle w:val="ListParagraph"/>
        <w:numPr>
          <w:ilvl w:val="0"/>
          <w:numId w:val="65"/>
        </w:numPr>
        <w:rPr>
          <w:rFonts w:eastAsia="Times New Roman" w:cstheme="minorHAnsi"/>
        </w:rPr>
      </w:pPr>
      <w:r w:rsidRPr="009C1E28">
        <w:rPr>
          <w:rFonts w:eastAsia="Times New Roman" w:cstheme="minorHAnsi"/>
          <w:i/>
          <w:iCs/>
        </w:rPr>
        <w:t xml:space="preserve">Wackily Experiment. </w:t>
      </w:r>
      <w:r w:rsidRPr="00C15D2F">
        <w:rPr>
          <w:rFonts w:eastAsia="Times New Roman" w:cstheme="minorHAnsi"/>
        </w:rPr>
        <w:t>R</w:t>
      </w:r>
      <w:r w:rsidRPr="00E95E1F">
        <w:rPr>
          <w:rFonts w:eastAsia="Times New Roman" w:cstheme="minorHAnsi"/>
        </w:rPr>
        <w:t>oll twice for miscibility</w:t>
      </w:r>
      <w:r w:rsidRPr="00C15D2F">
        <w:rPr>
          <w:rFonts w:eastAsia="Times New Roman" w:cstheme="minorHAnsi"/>
        </w:rPr>
        <w:t xml:space="preserve"> and choose the better result.</w:t>
      </w:r>
    </w:p>
    <w:p w14:paraId="4A7A2A46" w14:textId="77777777" w:rsidR="00265477" w:rsidRPr="00E95E1F" w:rsidRDefault="00265477" w:rsidP="009C1E28">
      <w:pPr>
        <w:contextualSpacing/>
        <w:rPr>
          <w:rFonts w:eastAsia="Times New Roman" w:cstheme="minorHAnsi"/>
        </w:rPr>
      </w:pPr>
    </w:p>
    <w:p w14:paraId="4BB48A22" w14:textId="77777777" w:rsidR="00FF1748" w:rsidRPr="00FF1748" w:rsidRDefault="00FF1748" w:rsidP="00FF1748">
      <w:pPr>
        <w:contextualSpacing/>
        <w:rPr>
          <w:rFonts w:eastAsia="Times New Roman" w:cstheme="minorHAnsi"/>
          <w:b/>
          <w:bCs/>
        </w:rPr>
      </w:pPr>
      <w:r w:rsidRPr="00FF1748">
        <w:rPr>
          <w:rFonts w:eastAsia="Times New Roman" w:cstheme="minorHAnsi"/>
          <w:b/>
          <w:bCs/>
        </w:rPr>
        <w:t>Chains of the Undying Mage</w:t>
      </w:r>
    </w:p>
    <w:p w14:paraId="682417DC" w14:textId="77777777" w:rsidR="00FF1748" w:rsidRPr="00FF1748" w:rsidRDefault="00FF1748" w:rsidP="00FF1748">
      <w:pPr>
        <w:contextualSpacing/>
        <w:rPr>
          <w:rFonts w:eastAsia="Times New Roman" w:cstheme="minorHAnsi"/>
          <w:i/>
          <w:iCs/>
        </w:rPr>
      </w:pPr>
      <w:r w:rsidRPr="00FF1748">
        <w:rPr>
          <w:rFonts w:eastAsia="Times New Roman" w:cstheme="minorHAnsi"/>
          <w:i/>
          <w:iCs/>
        </w:rPr>
        <w:t>Weapon (spiked chain), rare (requires attunement)</w:t>
      </w:r>
    </w:p>
    <w:p w14:paraId="4BB44723" w14:textId="77777777" w:rsidR="00FF1748" w:rsidRPr="00FF1748" w:rsidRDefault="00FF1748" w:rsidP="00FF1748">
      <w:pPr>
        <w:contextualSpacing/>
        <w:rPr>
          <w:rFonts w:eastAsia="Times New Roman" w:cstheme="minorHAnsi"/>
        </w:rPr>
      </w:pPr>
      <w:r w:rsidRPr="00FF1748">
        <w:rPr>
          <w:rFonts w:eastAsia="Times New Roman" w:cstheme="minorHAnsi"/>
        </w:rPr>
        <w:t xml:space="preserve">You gain +1 to attack and damage rolls made with this magic weapon. </w:t>
      </w:r>
    </w:p>
    <w:p w14:paraId="5E19D8FD" w14:textId="77777777" w:rsidR="00FF1748" w:rsidRDefault="00FF1748" w:rsidP="00FF1748">
      <w:pPr>
        <w:contextualSpacing/>
        <w:rPr>
          <w:rFonts w:eastAsia="Times New Roman" w:cstheme="minorHAnsi"/>
        </w:rPr>
      </w:pPr>
      <w:r w:rsidRPr="00FF1748">
        <w:rPr>
          <w:rFonts w:eastAsia="Times New Roman" w:cstheme="minorHAnsi"/>
        </w:rPr>
        <w:t xml:space="preserve">While wielding this spiked chain, you may use your Intelligence for attack and damage rolls with the </w:t>
      </w:r>
      <w:r>
        <w:rPr>
          <w:rFonts w:eastAsia="Times New Roman" w:cstheme="minorHAnsi"/>
        </w:rPr>
        <w:t>spiked chains</w:t>
      </w:r>
      <w:r w:rsidRPr="00FF1748">
        <w:rPr>
          <w:rFonts w:eastAsia="Times New Roman" w:cstheme="minorHAnsi"/>
        </w:rPr>
        <w:t xml:space="preserve"> instead of Strength. Also, if you are a spellcaster with the mage spell list, you gain the following benefits:</w:t>
      </w:r>
    </w:p>
    <w:p w14:paraId="20A6427F" w14:textId="77777777" w:rsidR="00FF1748" w:rsidRDefault="00FF1748" w:rsidP="003C4628">
      <w:pPr>
        <w:pStyle w:val="ListParagraph"/>
        <w:numPr>
          <w:ilvl w:val="0"/>
          <w:numId w:val="65"/>
        </w:numPr>
        <w:rPr>
          <w:rFonts w:eastAsia="Times New Roman" w:cstheme="minorHAnsi"/>
        </w:rPr>
      </w:pPr>
      <w:r w:rsidRPr="00FF1748">
        <w:rPr>
          <w:rFonts w:eastAsia="Times New Roman" w:cstheme="minorHAnsi"/>
          <w:i/>
          <w:iCs/>
        </w:rPr>
        <w:t>Death Magic.</w:t>
      </w:r>
      <w:r w:rsidRPr="00FF1748">
        <w:rPr>
          <w:rFonts w:eastAsia="Times New Roman" w:cstheme="minorHAnsi"/>
        </w:rPr>
        <w:t xml:space="preserve"> You may add the following spells to your mage spell list: </w:t>
      </w:r>
      <w:r w:rsidRPr="00044175">
        <w:rPr>
          <w:rFonts w:eastAsia="Times New Roman" w:cstheme="minorHAnsi"/>
          <w:i/>
          <w:iCs/>
        </w:rPr>
        <w:t>death coil, death pact, desecration, drain life, death ward</w:t>
      </w:r>
      <w:r w:rsidRPr="00FF1748">
        <w:rPr>
          <w:rFonts w:eastAsia="Times New Roman" w:cstheme="minorHAnsi"/>
        </w:rPr>
        <w:t xml:space="preserve">, and </w:t>
      </w:r>
      <w:r w:rsidRPr="00044175">
        <w:rPr>
          <w:rFonts w:eastAsia="Times New Roman" w:cstheme="minorHAnsi"/>
          <w:i/>
          <w:iCs/>
        </w:rPr>
        <w:t xml:space="preserve">elemental </w:t>
      </w:r>
      <w:r w:rsidR="00965583" w:rsidRPr="00044175">
        <w:rPr>
          <w:rFonts w:eastAsia="Times New Roman" w:cstheme="minorHAnsi"/>
          <w:i/>
          <w:iCs/>
        </w:rPr>
        <w:t>tongue</w:t>
      </w:r>
      <w:r w:rsidRPr="00FF1748">
        <w:rPr>
          <w:rFonts w:eastAsia="Times New Roman" w:cstheme="minorHAnsi"/>
        </w:rPr>
        <w:t xml:space="preserve"> (cold only). </w:t>
      </w:r>
    </w:p>
    <w:p w14:paraId="2551BAC9" w14:textId="77777777" w:rsidR="00FF1748" w:rsidRDefault="00FF1748" w:rsidP="003C4628">
      <w:pPr>
        <w:pStyle w:val="ListParagraph"/>
        <w:numPr>
          <w:ilvl w:val="0"/>
          <w:numId w:val="65"/>
        </w:numPr>
        <w:rPr>
          <w:rFonts w:eastAsia="Times New Roman" w:cstheme="minorHAnsi"/>
        </w:rPr>
      </w:pPr>
      <w:r w:rsidRPr="00FF1748">
        <w:rPr>
          <w:rFonts w:eastAsia="Times New Roman" w:cstheme="minorHAnsi"/>
          <w:i/>
          <w:iCs/>
        </w:rPr>
        <w:t>Cold Focus.</w:t>
      </w:r>
      <w:r w:rsidRPr="00FF1748">
        <w:rPr>
          <w:rFonts w:eastAsia="Times New Roman" w:cstheme="minorHAnsi"/>
        </w:rPr>
        <w:t xml:space="preserve"> You can perform somatic components of spells while you use this weapon in both hands. This weapon counts as a spellcasting focus for your mage spells. </w:t>
      </w:r>
    </w:p>
    <w:p w14:paraId="4B7770C8" w14:textId="77777777" w:rsidR="00FF1748" w:rsidRPr="00FF1748" w:rsidRDefault="00FF1748" w:rsidP="003C4628">
      <w:pPr>
        <w:pStyle w:val="ListParagraph"/>
        <w:numPr>
          <w:ilvl w:val="0"/>
          <w:numId w:val="65"/>
        </w:numPr>
        <w:rPr>
          <w:rFonts w:eastAsia="Times New Roman" w:cstheme="minorHAnsi"/>
        </w:rPr>
      </w:pPr>
      <w:r w:rsidRPr="00FF1748">
        <w:rPr>
          <w:rFonts w:eastAsia="Times New Roman" w:cstheme="minorHAnsi"/>
          <w:i/>
          <w:iCs/>
        </w:rPr>
        <w:t>Intuitive Use.</w:t>
      </w:r>
      <w:r>
        <w:rPr>
          <w:rFonts w:eastAsia="Times New Roman" w:cstheme="minorHAnsi"/>
        </w:rPr>
        <w:t xml:space="preserve"> You gain proficiency with spiked chains. </w:t>
      </w:r>
    </w:p>
    <w:p w14:paraId="402E9899" w14:textId="77777777" w:rsidR="00FF1748" w:rsidRPr="00FF1748" w:rsidRDefault="00FF1748" w:rsidP="00FF1748">
      <w:pPr>
        <w:contextualSpacing/>
        <w:rPr>
          <w:rFonts w:eastAsia="Times New Roman" w:cstheme="minorHAnsi"/>
        </w:rPr>
      </w:pPr>
      <w:r w:rsidRPr="00FF1748">
        <w:rPr>
          <w:rFonts w:eastAsia="Times New Roman" w:cstheme="minorHAnsi"/>
        </w:rPr>
        <w:t xml:space="preserve">Mages and wizards sworn to the Lich King that manage to achieve lichdom are wrapped with these seemingly mundane chains. </w:t>
      </w:r>
      <w:r w:rsidRPr="00FF1748">
        <w:rPr>
          <w:rFonts w:eastAsia="Times New Roman" w:cstheme="minorHAnsi"/>
        </w:rPr>
        <w:lastRenderedPageBreak/>
        <w:t>However, once a lich awakens the first time after achieving lichdom, the chains hover around its arms, becoming a powerful weapon.</w:t>
      </w:r>
    </w:p>
    <w:p w14:paraId="56A10DA8" w14:textId="77777777" w:rsidR="00FF1748" w:rsidRDefault="00FF1748">
      <w:pPr>
        <w:contextualSpacing/>
        <w:rPr>
          <w:rFonts w:eastAsia="Times New Roman" w:cstheme="minorHAnsi"/>
        </w:rPr>
      </w:pPr>
    </w:p>
    <w:p w14:paraId="7B95CB55" w14:textId="77777777" w:rsidR="00E43E60" w:rsidRDefault="00E43E60" w:rsidP="00E43E60">
      <w:pPr>
        <w:contextualSpacing/>
        <w:rPr>
          <w:rFonts w:eastAsia="Times New Roman" w:cstheme="minorHAnsi"/>
          <w:b/>
          <w:bCs/>
          <w:color w:val="000000"/>
        </w:rPr>
      </w:pPr>
      <w:r w:rsidRPr="00842532">
        <w:rPr>
          <w:rFonts w:eastAsia="Times New Roman" w:cstheme="minorHAnsi"/>
          <w:b/>
          <w:bCs/>
          <w:color w:val="000000"/>
        </w:rPr>
        <w:t>Crystal Ball</w:t>
      </w:r>
    </w:p>
    <w:p w14:paraId="3CA66BE6" w14:textId="77777777" w:rsidR="00E43E60" w:rsidRPr="00842532" w:rsidRDefault="00E43E60" w:rsidP="00E43E60">
      <w:pPr>
        <w:contextualSpacing/>
        <w:rPr>
          <w:rFonts w:eastAsia="Times New Roman" w:cstheme="minorHAnsi"/>
          <w:i/>
          <w:iCs/>
          <w:color w:val="000000"/>
        </w:rPr>
      </w:pPr>
      <w:r>
        <w:rPr>
          <w:rFonts w:eastAsia="Times New Roman" w:cstheme="minorHAnsi"/>
          <w:i/>
          <w:iCs/>
          <w:color w:val="000000"/>
        </w:rPr>
        <w:t>Wondrous item, uncommon</w:t>
      </w:r>
    </w:p>
    <w:p w14:paraId="57861F4F" w14:textId="77777777" w:rsidR="00E43E60" w:rsidRDefault="00E43E60" w:rsidP="00E43E60">
      <w:pPr>
        <w:contextualSpacing/>
        <w:rPr>
          <w:rFonts w:eastAsia="Times New Roman" w:cstheme="minorHAnsi"/>
          <w:color w:val="000000"/>
        </w:rPr>
      </w:pPr>
      <w:r w:rsidRPr="000D5DB5">
        <w:rPr>
          <w:rFonts w:eastAsia="Times New Roman" w:cstheme="minorHAnsi"/>
          <w:color w:val="000000"/>
        </w:rPr>
        <w:t xml:space="preserve">This sphere of green glass is inlaid with a golden base, and may be pointed at a direction to see distant events up to a mile away as clear as if one is adjacent to it. When activated, the crystal ball may scry up to any point of sight within a mile that you can see, or allows you to see an obvious location that is unfamiliar to you and is obstructed by an object (such as behind a corner, behind a door, below a trapdoor). This orb functions as long as you can expend a bonus action, up to a maximum of ten minutes. The orb creates an invisible magical sensor on the location it observes, which can be seen if observers can see invisibility or have truesight, and cannot be attacked or interacted with (though it can be dispelled as a 3rd level spell). </w:t>
      </w:r>
      <w:r>
        <w:rPr>
          <w:rFonts w:eastAsia="Times New Roman" w:cstheme="minorHAnsi"/>
          <w:color w:val="000000"/>
        </w:rPr>
        <w:t>Once used, this cannot be used again until the next dawn.</w:t>
      </w:r>
    </w:p>
    <w:p w14:paraId="4F6C01D9" w14:textId="77777777" w:rsidR="00E43E60" w:rsidRPr="00F00B80" w:rsidRDefault="00E43E60">
      <w:pPr>
        <w:contextualSpacing/>
        <w:rPr>
          <w:rFonts w:eastAsia="Times New Roman" w:cstheme="minorHAnsi"/>
          <w:b/>
          <w:bCs/>
        </w:rPr>
      </w:pPr>
    </w:p>
    <w:p w14:paraId="7D8FCE1A" w14:textId="77777777" w:rsidR="00B93648" w:rsidRPr="000D5DB5" w:rsidRDefault="00B93648">
      <w:pPr>
        <w:contextualSpacing/>
        <w:rPr>
          <w:rFonts w:eastAsia="Times New Roman" w:cstheme="minorHAnsi"/>
          <w:b/>
          <w:bCs/>
        </w:rPr>
      </w:pPr>
      <w:r w:rsidRPr="000D5DB5">
        <w:rPr>
          <w:rFonts w:eastAsia="Times New Roman" w:cstheme="minorHAnsi"/>
          <w:b/>
          <w:bCs/>
        </w:rPr>
        <w:t>Dawn's Edge</w:t>
      </w:r>
    </w:p>
    <w:p w14:paraId="10E2A758" w14:textId="77777777" w:rsidR="00B93648" w:rsidRPr="000D5DB5" w:rsidRDefault="00B93648">
      <w:pPr>
        <w:contextualSpacing/>
        <w:rPr>
          <w:rFonts w:eastAsia="Times New Roman" w:cstheme="minorHAnsi"/>
          <w:i/>
          <w:iCs/>
        </w:rPr>
      </w:pPr>
      <w:r w:rsidRPr="000D5DB5">
        <w:rPr>
          <w:rFonts w:eastAsia="Times New Roman" w:cstheme="minorHAnsi"/>
          <w:i/>
          <w:iCs/>
        </w:rPr>
        <w:t>Weapon (battleaxe), rare</w:t>
      </w:r>
    </w:p>
    <w:p w14:paraId="623AA406" w14:textId="77777777" w:rsidR="00E43E60" w:rsidRDefault="00B93648">
      <w:pPr>
        <w:contextualSpacing/>
        <w:rPr>
          <w:rFonts w:eastAsia="Times New Roman" w:cstheme="minorHAnsi"/>
        </w:rPr>
      </w:pPr>
      <w:r w:rsidRPr="000D5DB5">
        <w:rPr>
          <w:rFonts w:eastAsia="Times New Roman" w:cstheme="minorHAnsi"/>
        </w:rPr>
        <w:t xml:space="preserve">You gain a +1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7EB357D6" w14:textId="77777777" w:rsidR="00B93648" w:rsidRPr="000D5DB5" w:rsidRDefault="00B93648">
      <w:pPr>
        <w:contextualSpacing/>
        <w:rPr>
          <w:rFonts w:eastAsia="Times New Roman" w:cstheme="minorHAnsi"/>
        </w:rPr>
      </w:pPr>
      <w:r w:rsidRPr="000D5DB5">
        <w:rPr>
          <w:rFonts w:eastAsia="Times New Roman" w:cstheme="minorHAnsi"/>
        </w:rPr>
        <w:t xml:space="preserve">The battleaxe has 3 charges. While using it, you can use an action and expend 1 charge to cast the </w:t>
      </w:r>
      <w:r w:rsidR="00044175" w:rsidRPr="00044175">
        <w:rPr>
          <w:rFonts w:eastAsia="Times New Roman" w:cstheme="minorHAnsi"/>
          <w:i/>
          <w:iCs/>
        </w:rPr>
        <w:t>d</w:t>
      </w:r>
      <w:r w:rsidRPr="00044175">
        <w:rPr>
          <w:rFonts w:eastAsia="Times New Roman" w:cstheme="minorHAnsi"/>
          <w:i/>
          <w:iCs/>
        </w:rPr>
        <w:t>aylight</w:t>
      </w:r>
      <w:r w:rsidRPr="000D5DB5">
        <w:rPr>
          <w:rFonts w:eastAsia="Times New Roman" w:cstheme="minorHAnsi"/>
        </w:rPr>
        <w:t xml:space="preserve"> spell (centered on the battleaxe), or a bonus action to ignore the damage resistance of an undead or fiendish creature for 1 minute per charge expended. You may also cast the </w:t>
      </w:r>
      <w:r w:rsidR="00044175" w:rsidRPr="00044175">
        <w:rPr>
          <w:rFonts w:eastAsia="Times New Roman" w:cstheme="minorHAnsi"/>
          <w:i/>
          <w:iCs/>
        </w:rPr>
        <w:t>d</w:t>
      </w:r>
      <w:r w:rsidRPr="00044175">
        <w:rPr>
          <w:rFonts w:eastAsia="Times New Roman" w:cstheme="minorHAnsi"/>
          <w:i/>
          <w:iCs/>
        </w:rPr>
        <w:t xml:space="preserve">etect </w:t>
      </w:r>
      <w:r w:rsidR="00044175" w:rsidRPr="00044175">
        <w:rPr>
          <w:rFonts w:eastAsia="Times New Roman" w:cstheme="minorHAnsi"/>
          <w:i/>
          <w:iCs/>
        </w:rPr>
        <w:t>e</w:t>
      </w:r>
      <w:r w:rsidRPr="00044175">
        <w:rPr>
          <w:rFonts w:eastAsia="Times New Roman" w:cstheme="minorHAnsi"/>
          <w:i/>
          <w:iCs/>
        </w:rPr>
        <w:t xml:space="preserve">vil and </w:t>
      </w:r>
      <w:r w:rsidR="00044175" w:rsidRPr="00044175">
        <w:rPr>
          <w:rFonts w:eastAsia="Times New Roman" w:cstheme="minorHAnsi"/>
          <w:i/>
          <w:iCs/>
        </w:rPr>
        <w:t>g</w:t>
      </w:r>
      <w:r w:rsidRPr="00044175">
        <w:rPr>
          <w:rFonts w:eastAsia="Times New Roman" w:cstheme="minorHAnsi"/>
          <w:i/>
          <w:iCs/>
        </w:rPr>
        <w:t>ood</w:t>
      </w:r>
      <w:r w:rsidRPr="000D5DB5">
        <w:rPr>
          <w:rFonts w:eastAsia="Times New Roman" w:cstheme="minorHAnsi"/>
        </w:rPr>
        <w:t xml:space="preserve"> spell as a bonus action by expending 1 charge (the range increases to 60 feet). </w:t>
      </w:r>
    </w:p>
    <w:p w14:paraId="413DAEE5" w14:textId="77777777" w:rsidR="00B93648" w:rsidRDefault="00B93648">
      <w:pPr>
        <w:contextualSpacing/>
        <w:rPr>
          <w:rFonts w:eastAsia="Times New Roman" w:cstheme="minorHAnsi"/>
        </w:rPr>
      </w:pPr>
      <w:r w:rsidRPr="000D5DB5">
        <w:rPr>
          <w:rFonts w:eastAsia="Times New Roman" w:cstheme="minorHAnsi"/>
        </w:rPr>
        <w:t xml:space="preserve">The battleaxe regains all charges by the next dawn. </w:t>
      </w:r>
    </w:p>
    <w:p w14:paraId="766B4E4C" w14:textId="77777777" w:rsidR="00E43E60" w:rsidRDefault="00E43E60">
      <w:pPr>
        <w:contextualSpacing/>
        <w:rPr>
          <w:rFonts w:eastAsia="Times New Roman" w:cstheme="minorHAnsi"/>
        </w:rPr>
      </w:pPr>
    </w:p>
    <w:p w14:paraId="0DA7A1EA" w14:textId="77777777" w:rsidR="00E43E60" w:rsidRDefault="00E43E60" w:rsidP="00E43E60">
      <w:pPr>
        <w:contextualSpacing/>
        <w:rPr>
          <w:rFonts w:eastAsia="Times New Roman" w:cstheme="minorHAnsi"/>
          <w:b/>
          <w:bCs/>
          <w:color w:val="000000"/>
        </w:rPr>
      </w:pPr>
      <w:r w:rsidRPr="00842532">
        <w:rPr>
          <w:rFonts w:eastAsia="Times New Roman" w:cstheme="minorHAnsi"/>
          <w:b/>
          <w:bCs/>
          <w:color w:val="000000"/>
        </w:rPr>
        <w:t>Demonic Figurine</w:t>
      </w:r>
    </w:p>
    <w:p w14:paraId="72FB3B7D" w14:textId="77777777" w:rsidR="00E43E60" w:rsidRPr="00842532" w:rsidRDefault="00E43E60" w:rsidP="00E43E60">
      <w:pPr>
        <w:contextualSpacing/>
        <w:rPr>
          <w:rFonts w:eastAsia="Times New Roman" w:cstheme="minorHAnsi"/>
          <w:i/>
          <w:iCs/>
          <w:color w:val="000000"/>
        </w:rPr>
      </w:pPr>
      <w:r>
        <w:rPr>
          <w:rFonts w:eastAsia="Times New Roman" w:cstheme="minorHAnsi"/>
          <w:i/>
          <w:iCs/>
          <w:color w:val="000000"/>
        </w:rPr>
        <w:t>Wondrous item, legendary</w:t>
      </w:r>
    </w:p>
    <w:p w14:paraId="2B260E11" w14:textId="77777777" w:rsidR="00E43E60" w:rsidRDefault="00E43E60" w:rsidP="0011759A">
      <w:pPr>
        <w:contextualSpacing/>
        <w:rPr>
          <w:rFonts w:eastAsia="Times New Roman" w:cstheme="minorHAnsi"/>
          <w:color w:val="000000"/>
        </w:rPr>
      </w:pPr>
      <w:r w:rsidRPr="000D5DB5">
        <w:rPr>
          <w:rFonts w:eastAsia="Times New Roman" w:cstheme="minorHAnsi"/>
          <w:color w:val="000000"/>
        </w:rPr>
        <w:t xml:space="preserve">This onyx figurine is told of in legends as powerful artifacts send by the Burning Legion to pave the world for its inevitable return. Featuring a baleful demon with claws </w:t>
      </w:r>
      <w:r w:rsidRPr="000D5DB5">
        <w:rPr>
          <w:rFonts w:eastAsia="Times New Roman" w:cstheme="minorHAnsi"/>
          <w:color w:val="000000"/>
        </w:rPr>
        <w:lastRenderedPageBreak/>
        <w:t xml:space="preserve">outstretched and a single hoof raised, the figurine can be pointed to a creature, unleashing a ray of doom. This is treated as the </w:t>
      </w:r>
      <w:r w:rsidR="00044175" w:rsidRPr="00044175">
        <w:rPr>
          <w:rFonts w:eastAsia="Times New Roman" w:cstheme="minorHAnsi"/>
          <w:i/>
          <w:iCs/>
          <w:color w:val="000000"/>
        </w:rPr>
        <w:t>d</w:t>
      </w:r>
      <w:r w:rsidRPr="00044175">
        <w:rPr>
          <w:rFonts w:eastAsia="Times New Roman" w:cstheme="minorHAnsi"/>
          <w:i/>
          <w:iCs/>
          <w:color w:val="000000"/>
        </w:rPr>
        <w:t xml:space="preserve">emonic </w:t>
      </w:r>
      <w:r w:rsidR="00044175" w:rsidRPr="00044175">
        <w:rPr>
          <w:rFonts w:eastAsia="Times New Roman" w:cstheme="minorHAnsi"/>
          <w:i/>
          <w:iCs/>
          <w:color w:val="000000"/>
        </w:rPr>
        <w:t>d</w:t>
      </w:r>
      <w:r w:rsidRPr="00044175">
        <w:rPr>
          <w:rFonts w:eastAsia="Times New Roman" w:cstheme="minorHAnsi"/>
          <w:i/>
          <w:iCs/>
          <w:color w:val="000000"/>
        </w:rPr>
        <w:t>oom</w:t>
      </w:r>
      <w:r w:rsidRPr="000D5DB5">
        <w:rPr>
          <w:rFonts w:eastAsia="Times New Roman" w:cstheme="minorHAnsi"/>
          <w:color w:val="000000"/>
        </w:rPr>
        <w:t xml:space="preserve"> spell, and the figurine maintains </w:t>
      </w:r>
      <w:r w:rsidR="00044175">
        <w:rPr>
          <w:rFonts w:eastAsia="Times New Roman" w:cstheme="minorHAnsi"/>
          <w:color w:val="000000"/>
        </w:rPr>
        <w:t>the sigil</w:t>
      </w:r>
      <w:r w:rsidRPr="000D5DB5">
        <w:rPr>
          <w:rFonts w:eastAsia="Times New Roman" w:cstheme="minorHAnsi"/>
          <w:color w:val="000000"/>
        </w:rPr>
        <w:t xml:space="preserve"> until the entire duration has ended</w:t>
      </w:r>
      <w:r w:rsidR="00044175">
        <w:rPr>
          <w:rFonts w:eastAsia="Times New Roman" w:cstheme="minorHAnsi"/>
          <w:color w:val="000000"/>
        </w:rPr>
        <w:t xml:space="preserve"> without fail</w:t>
      </w:r>
      <w:r w:rsidRPr="000D5DB5">
        <w:rPr>
          <w:rFonts w:eastAsia="Times New Roman" w:cstheme="minorHAnsi"/>
          <w:color w:val="000000"/>
        </w:rPr>
        <w:t>. The figurine possesses malevolent cunning, and uses the spell to wreak the most devastation it could before it is ended. Destroying a figurine unleashes the Doomguard</w:t>
      </w:r>
      <w:r w:rsidR="0011759A">
        <w:rPr>
          <w:rFonts w:eastAsia="Times New Roman" w:cstheme="minorHAnsi"/>
          <w:color w:val="000000"/>
        </w:rPr>
        <w:t xml:space="preserve">, which is fully present (as if by an uncontrolled </w:t>
      </w:r>
      <w:r w:rsidR="00044175" w:rsidRPr="00044175">
        <w:rPr>
          <w:rFonts w:eastAsia="Times New Roman" w:cstheme="minorHAnsi"/>
          <w:i/>
          <w:iCs/>
          <w:color w:val="000000"/>
        </w:rPr>
        <w:t>b</w:t>
      </w:r>
      <w:r w:rsidR="0011759A" w:rsidRPr="00044175">
        <w:rPr>
          <w:rFonts w:eastAsia="Times New Roman" w:cstheme="minorHAnsi"/>
          <w:i/>
          <w:iCs/>
          <w:color w:val="000000"/>
        </w:rPr>
        <w:t>ind</w:t>
      </w:r>
      <w:r w:rsidR="0011759A">
        <w:rPr>
          <w:rFonts w:eastAsia="Times New Roman" w:cstheme="minorHAnsi"/>
          <w:color w:val="000000"/>
        </w:rPr>
        <w:t xml:space="preserve"> spell)</w:t>
      </w:r>
      <w:r w:rsidRPr="000D5DB5">
        <w:rPr>
          <w:rFonts w:eastAsia="Times New Roman" w:cstheme="minorHAnsi"/>
          <w:color w:val="000000"/>
        </w:rPr>
        <w:t>.</w:t>
      </w:r>
    </w:p>
    <w:p w14:paraId="6DF66C21" w14:textId="77777777" w:rsidR="00E43E60" w:rsidRPr="000D5DB5" w:rsidRDefault="00E43E60">
      <w:pPr>
        <w:contextualSpacing/>
        <w:rPr>
          <w:rFonts w:eastAsia="Times New Roman" w:cstheme="minorHAnsi"/>
        </w:rPr>
      </w:pPr>
    </w:p>
    <w:p w14:paraId="219F128B" w14:textId="77777777" w:rsidR="00E43E60" w:rsidRPr="00842532" w:rsidRDefault="00E43E60" w:rsidP="00E43E60">
      <w:pPr>
        <w:contextualSpacing/>
        <w:rPr>
          <w:rFonts w:eastAsia="Times New Roman" w:cstheme="minorHAnsi"/>
          <w:b/>
          <w:bCs/>
        </w:rPr>
      </w:pPr>
      <w:r w:rsidRPr="00842532">
        <w:rPr>
          <w:rFonts w:eastAsia="Times New Roman" w:cstheme="minorHAnsi"/>
          <w:b/>
          <w:bCs/>
        </w:rPr>
        <w:t>Doomhammer</w:t>
      </w:r>
    </w:p>
    <w:p w14:paraId="6E972F57" w14:textId="77777777" w:rsidR="00E43E60" w:rsidRPr="00842532" w:rsidRDefault="00E43E60" w:rsidP="00E43E60">
      <w:pPr>
        <w:contextualSpacing/>
        <w:rPr>
          <w:rFonts w:eastAsia="Times New Roman" w:cstheme="minorHAnsi"/>
          <w:i/>
          <w:iCs/>
        </w:rPr>
      </w:pPr>
      <w:r w:rsidRPr="00842532">
        <w:rPr>
          <w:rFonts w:eastAsia="Times New Roman" w:cstheme="minorHAnsi"/>
          <w:i/>
          <w:iCs/>
        </w:rPr>
        <w:t>Weapon (warhammer</w:t>
      </w:r>
      <w:r>
        <w:rPr>
          <w:rFonts w:eastAsia="Times New Roman" w:cstheme="minorHAnsi"/>
          <w:i/>
          <w:iCs/>
        </w:rPr>
        <w:t>), uncommon (greater attunement)</w:t>
      </w:r>
    </w:p>
    <w:p w14:paraId="39001C6F" w14:textId="6623C710" w:rsidR="00044175" w:rsidRDefault="00E43E60">
      <w:pPr>
        <w:contextualSpacing/>
        <w:rPr>
          <w:rFonts w:eastAsia="Times New Roman" w:cstheme="minorHAnsi"/>
        </w:rPr>
      </w:pPr>
      <w:r>
        <w:rPr>
          <w:rFonts w:eastAsia="Times New Roman" w:cstheme="minorHAnsi"/>
        </w:rPr>
        <w:t xml:space="preserve">Beyond the bonuses of the weapon upon attunement (see Greater Attunement), </w:t>
      </w:r>
      <w:r w:rsidR="00A25789">
        <w:rPr>
          <w:rFonts w:eastAsia="Times New Roman" w:cstheme="minorHAnsi"/>
        </w:rPr>
        <w:t xml:space="preserve">this weapon is treated as a thrown weapon (20/60 feet). Also, the </w:t>
      </w:r>
      <w:r w:rsidR="00044175" w:rsidRPr="00044175">
        <w:rPr>
          <w:rFonts w:eastAsia="Times New Roman" w:cstheme="minorHAnsi"/>
          <w:i/>
          <w:iCs/>
        </w:rPr>
        <w:t>e</w:t>
      </w:r>
      <w:r w:rsidRPr="00044175">
        <w:rPr>
          <w:rFonts w:eastAsia="Times New Roman" w:cstheme="minorHAnsi"/>
          <w:i/>
          <w:iCs/>
        </w:rPr>
        <w:t xml:space="preserve">lemental </w:t>
      </w:r>
      <w:r w:rsidR="00044175" w:rsidRPr="00044175">
        <w:rPr>
          <w:rFonts w:eastAsia="Times New Roman" w:cstheme="minorHAnsi"/>
          <w:i/>
          <w:iCs/>
        </w:rPr>
        <w:t>t</w:t>
      </w:r>
      <w:r w:rsidRPr="00044175">
        <w:rPr>
          <w:rFonts w:eastAsia="Times New Roman" w:cstheme="minorHAnsi"/>
          <w:i/>
          <w:iCs/>
        </w:rPr>
        <w:t>ongue</w:t>
      </w:r>
      <w:r>
        <w:rPr>
          <w:rFonts w:eastAsia="Times New Roman" w:cstheme="minorHAnsi"/>
        </w:rPr>
        <w:t xml:space="preserve"> spell costs instead </w:t>
      </w:r>
      <w:del w:id="2826" w:author="Admin" w:date="2021-08-30T12:19:00Z">
        <w:r w:rsidDel="00C85452">
          <w:rPr>
            <w:rFonts w:eastAsia="Times New Roman" w:cstheme="minorHAnsi"/>
          </w:rPr>
          <w:delText xml:space="preserve">one </w:delText>
        </w:r>
      </w:del>
      <w:ins w:id="2827" w:author="Admin" w:date="2021-08-30T12:19:00Z">
        <w:r w:rsidR="00C85452">
          <w:rPr>
            <w:rFonts w:eastAsia="Times New Roman" w:cstheme="minorHAnsi"/>
          </w:rPr>
          <w:t xml:space="preserve">2 </w:t>
        </w:r>
      </w:ins>
      <w:r>
        <w:rPr>
          <w:rFonts w:eastAsia="Times New Roman" w:cstheme="minorHAnsi"/>
        </w:rPr>
        <w:t>less point of mana</w:t>
      </w:r>
      <w:ins w:id="2828" w:author="Admin" w:date="2021-08-30T12:19:00Z">
        <w:r w:rsidR="00C85452">
          <w:rPr>
            <w:rFonts w:eastAsia="Times New Roman" w:cstheme="minorHAnsi"/>
          </w:rPr>
          <w:t>s</w:t>
        </w:r>
      </w:ins>
      <w:r>
        <w:rPr>
          <w:rFonts w:eastAsia="Times New Roman" w:cstheme="minorHAnsi"/>
        </w:rPr>
        <w:t xml:space="preserve">. </w:t>
      </w:r>
    </w:p>
    <w:p w14:paraId="544FA3AB" w14:textId="77777777" w:rsidR="00E43E60" w:rsidRDefault="00A25789" w:rsidP="00A25789">
      <w:pPr>
        <w:contextualSpacing/>
        <w:rPr>
          <w:rFonts w:eastAsia="Times New Roman" w:cstheme="minorHAnsi"/>
        </w:rPr>
      </w:pPr>
      <w:r>
        <w:rPr>
          <w:rFonts w:eastAsia="Times New Roman" w:cstheme="minorHAnsi"/>
        </w:rPr>
        <w:t xml:space="preserve">If you cannot cast the spell, it can be cast two times (spell level 1) before uses are replenished at dawn. </w:t>
      </w:r>
    </w:p>
    <w:p w14:paraId="0E46ACB1" w14:textId="77777777" w:rsidR="00E43E60" w:rsidRPr="00BC1231" w:rsidRDefault="00E43E60" w:rsidP="00E43E60">
      <w:pPr>
        <w:contextualSpacing/>
        <w:rPr>
          <w:rFonts w:eastAsia="Times New Roman" w:cstheme="minorHAnsi"/>
        </w:rPr>
      </w:pPr>
      <w:r w:rsidRPr="00BC1231">
        <w:rPr>
          <w:rFonts w:eastAsia="Times New Roman" w:cstheme="minorHAnsi"/>
        </w:rPr>
        <w:t>The Doomhammer is a powerful enormous hammer that was crafted long ago in a pool of elemental lava on the orc homeworld of Draenor. It is a namesake relic passed down from father to son, and was given to Thrall as a testament of faith and honor during the salvation of the orcs. Although the hilt of the hammer has been replaced, the actual hammerhead itself, crafted of elementally-treated black granite, has endured as a testament of the crafter's skill.</w:t>
      </w:r>
    </w:p>
    <w:p w14:paraId="485BC669" w14:textId="77777777" w:rsidR="00B93648" w:rsidRDefault="00B93648">
      <w:pPr>
        <w:contextualSpacing/>
        <w:rPr>
          <w:rFonts w:eastAsia="Times New Roman" w:cstheme="minorHAnsi"/>
        </w:rPr>
      </w:pPr>
    </w:p>
    <w:p w14:paraId="03D78842" w14:textId="77777777" w:rsidR="00E43E60" w:rsidRPr="000D5DB5" w:rsidRDefault="00E43E60" w:rsidP="00E43E60">
      <w:pPr>
        <w:contextualSpacing/>
        <w:rPr>
          <w:rFonts w:eastAsia="Times New Roman" w:cstheme="minorHAnsi"/>
          <w:b/>
          <w:bCs/>
        </w:rPr>
      </w:pPr>
      <w:r w:rsidRPr="000D5DB5">
        <w:rPr>
          <w:rFonts w:eastAsia="Times New Roman" w:cstheme="minorHAnsi"/>
          <w:b/>
          <w:bCs/>
        </w:rPr>
        <w:t>Embrace of the Twisting Nether</w:t>
      </w:r>
    </w:p>
    <w:p w14:paraId="7E9304D8" w14:textId="77777777" w:rsidR="00E43E60" w:rsidRPr="000D5DB5" w:rsidRDefault="00E43E60" w:rsidP="00E43E60">
      <w:pPr>
        <w:contextualSpacing/>
        <w:rPr>
          <w:rFonts w:eastAsia="Times New Roman" w:cstheme="minorHAnsi"/>
          <w:i/>
          <w:iCs/>
        </w:rPr>
      </w:pPr>
      <w:r w:rsidRPr="000D5DB5">
        <w:rPr>
          <w:rFonts w:eastAsia="Times New Roman" w:cstheme="minorHAnsi"/>
          <w:i/>
          <w:iCs/>
        </w:rPr>
        <w:t>Armor (chainmail), rare (</w:t>
      </w:r>
      <w:r>
        <w:rPr>
          <w:rFonts w:eastAsia="Times New Roman" w:cstheme="minorHAnsi"/>
          <w:i/>
          <w:iCs/>
        </w:rPr>
        <w:t>r</w:t>
      </w:r>
      <w:r w:rsidRPr="000D5DB5">
        <w:rPr>
          <w:rFonts w:eastAsia="Times New Roman" w:cstheme="minorHAnsi"/>
          <w:i/>
          <w:iCs/>
        </w:rPr>
        <w:t>equires attunement)</w:t>
      </w:r>
    </w:p>
    <w:p w14:paraId="692DCD80" w14:textId="77777777" w:rsidR="00E43E60" w:rsidRDefault="00E43E60" w:rsidP="00E43E60">
      <w:pPr>
        <w:contextualSpacing/>
        <w:rPr>
          <w:rFonts w:eastAsia="Times New Roman" w:cstheme="minorHAnsi"/>
        </w:rPr>
      </w:pPr>
      <w:r w:rsidRPr="000D5DB5">
        <w:rPr>
          <w:rFonts w:eastAsia="Times New Roman" w:cstheme="minorHAnsi"/>
        </w:rPr>
        <w:t xml:space="preserve">You gain a +1 bonus to AC while you wear this </w:t>
      </w:r>
      <w:r>
        <w:rPr>
          <w:rFonts w:eastAsia="Times New Roman" w:cstheme="minorHAnsi"/>
        </w:rPr>
        <w:t xml:space="preserve">magic </w:t>
      </w:r>
      <w:r w:rsidRPr="000D5DB5">
        <w:rPr>
          <w:rFonts w:eastAsia="Times New Roman" w:cstheme="minorHAnsi"/>
        </w:rPr>
        <w:t xml:space="preserve">armor. </w:t>
      </w:r>
    </w:p>
    <w:p w14:paraId="1D318B3B"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By speaking the command word, you become ethereal (as if subject to the banishment spell). The banishment spell remains for full duration (one minute) unless the command word is spoken to cancel it. If the command word is not spoken and the duration of one minute passes, you are banished to the Twisting Nether, the realm of demons and </w:t>
      </w:r>
      <w:r w:rsidRPr="000D5DB5">
        <w:rPr>
          <w:rFonts w:eastAsia="Times New Roman" w:cstheme="minorHAnsi"/>
        </w:rPr>
        <w:lastRenderedPageBreak/>
        <w:t>chaotic energy. This property of the armor can't be used again until the next dawn.</w:t>
      </w:r>
    </w:p>
    <w:p w14:paraId="10B72736" w14:textId="77777777" w:rsidR="0035220A" w:rsidRDefault="0035220A" w:rsidP="00E43E60">
      <w:pPr>
        <w:contextualSpacing/>
        <w:rPr>
          <w:rFonts w:eastAsia="Times New Roman" w:cstheme="minorHAnsi"/>
        </w:rPr>
      </w:pPr>
    </w:p>
    <w:p w14:paraId="5D67EEC0" w14:textId="77777777" w:rsidR="0035220A" w:rsidRPr="000F4352" w:rsidRDefault="0035220A" w:rsidP="0035220A">
      <w:pPr>
        <w:contextualSpacing/>
        <w:rPr>
          <w:rFonts w:eastAsia="Times New Roman" w:cstheme="minorHAnsi"/>
          <w:b/>
          <w:bCs/>
        </w:rPr>
      </w:pPr>
      <w:r w:rsidRPr="000F4352">
        <w:rPr>
          <w:rFonts w:eastAsia="Times New Roman" w:cstheme="minorHAnsi"/>
          <w:b/>
          <w:bCs/>
        </w:rPr>
        <w:t>Fearbreaker</w:t>
      </w:r>
    </w:p>
    <w:p w14:paraId="773F1510" w14:textId="77777777" w:rsidR="0035220A" w:rsidRPr="000F4352" w:rsidRDefault="0035220A" w:rsidP="00864C72">
      <w:pPr>
        <w:contextualSpacing/>
        <w:rPr>
          <w:rFonts w:eastAsia="Times New Roman" w:cstheme="minorHAnsi"/>
          <w:i/>
          <w:iCs/>
        </w:rPr>
      </w:pPr>
      <w:r w:rsidRPr="000F4352">
        <w:rPr>
          <w:rFonts w:eastAsia="Times New Roman" w:cstheme="minorHAnsi"/>
          <w:i/>
          <w:iCs/>
        </w:rPr>
        <w:t>Weapon (mace</w:t>
      </w:r>
      <w:r w:rsidR="00093C3A">
        <w:rPr>
          <w:rFonts w:eastAsia="Times New Roman" w:cstheme="minorHAnsi"/>
          <w:i/>
          <w:iCs/>
        </w:rPr>
        <w:t xml:space="preserve"> or tauren totem</w:t>
      </w:r>
      <w:r w:rsidRPr="000F4352">
        <w:rPr>
          <w:rFonts w:eastAsia="Times New Roman" w:cstheme="minorHAnsi"/>
          <w:i/>
          <w:iCs/>
        </w:rPr>
        <w:t>)</w:t>
      </w:r>
      <w:r>
        <w:rPr>
          <w:rFonts w:eastAsia="Times New Roman" w:cstheme="minorHAnsi"/>
          <w:i/>
          <w:iCs/>
        </w:rPr>
        <w:t xml:space="preserve">, </w:t>
      </w:r>
      <w:r w:rsidR="00864C72">
        <w:rPr>
          <w:rFonts w:eastAsia="Times New Roman" w:cstheme="minorHAnsi"/>
          <w:i/>
          <w:iCs/>
        </w:rPr>
        <w:t>epic</w:t>
      </w:r>
      <w:r>
        <w:rPr>
          <w:rFonts w:eastAsia="Times New Roman" w:cstheme="minorHAnsi"/>
          <w:i/>
          <w:iCs/>
        </w:rPr>
        <w:t xml:space="preserve"> (requires attunement)</w:t>
      </w:r>
    </w:p>
    <w:p w14:paraId="4A17F46F" w14:textId="77777777" w:rsidR="0035220A" w:rsidRDefault="0035220A" w:rsidP="0035220A">
      <w:pPr>
        <w:contextualSpacing/>
        <w:rPr>
          <w:rFonts w:eastAsia="Times New Roman" w:cstheme="minorHAnsi"/>
        </w:rPr>
      </w:pPr>
      <w:r>
        <w:rPr>
          <w:rFonts w:eastAsia="Times New Roman" w:cstheme="minorHAnsi"/>
        </w:rPr>
        <w:t xml:space="preserve">You gain </w:t>
      </w:r>
      <w:r w:rsidRPr="00BC1231">
        <w:rPr>
          <w:rFonts w:eastAsia="Times New Roman" w:cstheme="minorHAnsi"/>
        </w:rPr>
        <w:t>+2 to attack and damage</w:t>
      </w:r>
      <w:r>
        <w:rPr>
          <w:rFonts w:eastAsia="Times New Roman" w:cstheme="minorHAnsi"/>
        </w:rPr>
        <w:t xml:space="preserve"> rolls made with this magic weapon</w:t>
      </w:r>
      <w:r w:rsidRPr="00BC1231">
        <w:rPr>
          <w:rFonts w:eastAsia="Times New Roman" w:cstheme="minorHAnsi"/>
        </w:rPr>
        <w:t xml:space="preserve">. </w:t>
      </w:r>
    </w:p>
    <w:p w14:paraId="14091647" w14:textId="77777777" w:rsidR="0035220A" w:rsidRDefault="0035220A" w:rsidP="0035220A">
      <w:pPr>
        <w:contextualSpacing/>
        <w:rPr>
          <w:rFonts w:eastAsia="Times New Roman" w:cstheme="minorHAnsi"/>
        </w:rPr>
      </w:pPr>
      <w:r>
        <w:rPr>
          <w:rFonts w:eastAsia="Times New Roman" w:cstheme="minorHAnsi"/>
        </w:rPr>
        <w:t xml:space="preserve">When attuned to and wielding this weapon, you may cast the </w:t>
      </w:r>
      <w:r w:rsidR="00044175" w:rsidRPr="00044175">
        <w:rPr>
          <w:rFonts w:eastAsia="Times New Roman" w:cstheme="minorHAnsi"/>
          <w:i/>
          <w:iCs/>
        </w:rPr>
        <w:t>f</w:t>
      </w:r>
      <w:r w:rsidRPr="00044175">
        <w:rPr>
          <w:rFonts w:eastAsia="Times New Roman" w:cstheme="minorHAnsi"/>
          <w:i/>
          <w:iCs/>
        </w:rPr>
        <w:t xml:space="preserve">ear </w:t>
      </w:r>
      <w:r w:rsidR="00044175" w:rsidRPr="00044175">
        <w:rPr>
          <w:rFonts w:eastAsia="Times New Roman" w:cstheme="minorHAnsi"/>
          <w:i/>
          <w:iCs/>
        </w:rPr>
        <w:t>w</w:t>
      </w:r>
      <w:r w:rsidRPr="00044175">
        <w:rPr>
          <w:rFonts w:eastAsia="Times New Roman" w:cstheme="minorHAnsi"/>
          <w:i/>
          <w:iCs/>
        </w:rPr>
        <w:t>ard</w:t>
      </w:r>
      <w:r>
        <w:rPr>
          <w:rFonts w:eastAsia="Times New Roman" w:cstheme="minorHAnsi"/>
        </w:rPr>
        <w:t xml:space="preserve"> spell, treating the mace as the totem. Once used, this cannot be used again until the next dawn. </w:t>
      </w:r>
    </w:p>
    <w:p w14:paraId="3BA84E00" w14:textId="77777777" w:rsidR="0035220A" w:rsidRDefault="0035220A" w:rsidP="0035220A">
      <w:pPr>
        <w:contextualSpacing/>
        <w:rPr>
          <w:rFonts w:eastAsia="Times New Roman" w:cstheme="minorHAnsi"/>
        </w:rPr>
      </w:pPr>
    </w:p>
    <w:p w14:paraId="42C53648" w14:textId="77777777" w:rsidR="0035220A" w:rsidRPr="000F4352" w:rsidRDefault="0035220A" w:rsidP="0035220A">
      <w:pPr>
        <w:contextualSpacing/>
        <w:rPr>
          <w:rFonts w:eastAsia="Times New Roman" w:cstheme="minorHAnsi"/>
          <w:b/>
          <w:bCs/>
        </w:rPr>
      </w:pPr>
      <w:r w:rsidRPr="000F4352">
        <w:rPr>
          <w:rFonts w:eastAsia="Times New Roman" w:cstheme="minorHAnsi"/>
          <w:b/>
          <w:bCs/>
        </w:rPr>
        <w:t>Felo'melorn</w:t>
      </w:r>
    </w:p>
    <w:p w14:paraId="22C051A8" w14:textId="77777777" w:rsidR="0035220A" w:rsidRPr="000F4352" w:rsidRDefault="0035220A" w:rsidP="0035220A">
      <w:pPr>
        <w:contextualSpacing/>
        <w:rPr>
          <w:rFonts w:eastAsia="Times New Roman" w:cstheme="minorHAnsi"/>
          <w:i/>
          <w:iCs/>
        </w:rPr>
      </w:pPr>
      <w:r w:rsidRPr="000F4352">
        <w:rPr>
          <w:rFonts w:eastAsia="Times New Roman" w:cstheme="minorHAnsi"/>
          <w:i/>
          <w:iCs/>
        </w:rPr>
        <w:t>Weapon (longsword), legendary (requires attunement)</w:t>
      </w:r>
    </w:p>
    <w:p w14:paraId="47096A48" w14:textId="77777777" w:rsidR="0035220A" w:rsidRDefault="0035220A" w:rsidP="0035220A">
      <w:pPr>
        <w:contextualSpacing/>
        <w:rPr>
          <w:rFonts w:eastAsia="Times New Roman" w:cstheme="minorHAnsi"/>
        </w:rPr>
      </w:pPr>
      <w:r w:rsidRPr="004F7DCD">
        <w:rPr>
          <w:rFonts w:eastAsia="Times New Roman" w:cstheme="minorHAnsi"/>
        </w:rPr>
        <w:t>You gain a +3 bonus to attack and damage rolls made</w:t>
      </w:r>
      <w:r>
        <w:rPr>
          <w:rFonts w:eastAsia="Times New Roman" w:cstheme="minorHAnsi"/>
        </w:rPr>
        <w:t xml:space="preserve"> </w:t>
      </w:r>
      <w:r w:rsidRPr="004F7DCD">
        <w:rPr>
          <w:rFonts w:eastAsia="Times New Roman" w:cstheme="minorHAnsi"/>
        </w:rPr>
        <w:t>with this magic weapon.</w:t>
      </w:r>
      <w:r>
        <w:rPr>
          <w:rFonts w:eastAsia="Times New Roman" w:cstheme="minorHAnsi"/>
        </w:rPr>
        <w:t xml:space="preserve"> </w:t>
      </w:r>
    </w:p>
    <w:p w14:paraId="4F3F143D" w14:textId="77777777" w:rsidR="0035220A" w:rsidRDefault="0035220A" w:rsidP="0035220A">
      <w:pPr>
        <w:contextualSpacing/>
        <w:rPr>
          <w:rFonts w:eastAsia="Times New Roman" w:cstheme="minorHAnsi"/>
        </w:rPr>
      </w:pPr>
      <w:r w:rsidRPr="004F7DCD">
        <w:rPr>
          <w:rFonts w:eastAsia="Times New Roman" w:cstheme="minorHAnsi"/>
        </w:rPr>
        <w:t xml:space="preserve">This </w:t>
      </w:r>
      <w:r>
        <w:rPr>
          <w:rFonts w:eastAsia="Times New Roman" w:cstheme="minorHAnsi"/>
        </w:rPr>
        <w:t xml:space="preserve">sword </w:t>
      </w:r>
      <w:r w:rsidRPr="004F7DCD">
        <w:rPr>
          <w:rFonts w:eastAsia="Times New Roman" w:cstheme="minorHAnsi"/>
        </w:rPr>
        <w:t xml:space="preserve">has </w:t>
      </w:r>
      <w:r>
        <w:rPr>
          <w:rFonts w:eastAsia="Times New Roman" w:cstheme="minorHAnsi"/>
        </w:rPr>
        <w:t>3</w:t>
      </w:r>
      <w:r w:rsidRPr="004F7DCD">
        <w:rPr>
          <w:rFonts w:eastAsia="Times New Roman" w:cstheme="minorHAnsi"/>
        </w:rPr>
        <w:t xml:space="preserve"> charges. While attuned to it,</w:t>
      </w:r>
      <w:r>
        <w:rPr>
          <w:rFonts w:eastAsia="Times New Roman" w:cstheme="minorHAnsi"/>
        </w:rPr>
        <w:t xml:space="preserve"> </w:t>
      </w:r>
      <w:r w:rsidRPr="004F7DCD">
        <w:rPr>
          <w:rFonts w:eastAsia="Times New Roman" w:cstheme="minorHAnsi"/>
        </w:rPr>
        <w:t>you can expend 1 charge</w:t>
      </w:r>
      <w:r>
        <w:rPr>
          <w:rFonts w:eastAsia="Times New Roman" w:cstheme="minorHAnsi"/>
        </w:rPr>
        <w:t xml:space="preserve"> and cast any one of the following spells as an action</w:t>
      </w:r>
      <w:r w:rsidR="0011759A">
        <w:rPr>
          <w:rFonts w:eastAsia="Times New Roman" w:cstheme="minorHAnsi"/>
        </w:rPr>
        <w:t>.</w:t>
      </w:r>
    </w:p>
    <w:p w14:paraId="41F837F6" w14:textId="77777777" w:rsidR="0035220A" w:rsidRDefault="0035220A" w:rsidP="003C4628">
      <w:pPr>
        <w:pStyle w:val="ListParagraph"/>
        <w:numPr>
          <w:ilvl w:val="0"/>
          <w:numId w:val="63"/>
        </w:numPr>
        <w:rPr>
          <w:rFonts w:eastAsia="Times New Roman" w:cstheme="minorHAnsi"/>
        </w:rPr>
      </w:pPr>
      <w:r w:rsidRPr="000F4352">
        <w:rPr>
          <w:rFonts w:eastAsia="Times New Roman" w:cstheme="minorHAnsi"/>
        </w:rPr>
        <w:t>Flame Strike</w:t>
      </w:r>
    </w:p>
    <w:p w14:paraId="6A879D00" w14:textId="77777777" w:rsidR="0035220A" w:rsidRPr="000F4352" w:rsidRDefault="0035220A" w:rsidP="003C4628">
      <w:pPr>
        <w:pStyle w:val="ListParagraph"/>
        <w:numPr>
          <w:ilvl w:val="0"/>
          <w:numId w:val="63"/>
        </w:numPr>
        <w:rPr>
          <w:rFonts w:eastAsia="Times New Roman" w:cstheme="minorHAnsi"/>
        </w:rPr>
      </w:pPr>
      <w:r>
        <w:rPr>
          <w:rFonts w:eastAsia="Times New Roman" w:cstheme="minorHAnsi"/>
        </w:rPr>
        <w:t>Elemental Tongue (Fire only)</w:t>
      </w:r>
      <w:r w:rsidR="00B904D2">
        <w:rPr>
          <w:rFonts w:eastAsia="Times New Roman" w:cstheme="minorHAnsi"/>
        </w:rPr>
        <w:t>, spell level 4</w:t>
      </w:r>
    </w:p>
    <w:p w14:paraId="6F9EF186" w14:textId="77777777" w:rsidR="0035220A" w:rsidRDefault="0035220A" w:rsidP="0035220A">
      <w:pPr>
        <w:contextualSpacing/>
        <w:rPr>
          <w:rFonts w:eastAsia="Times New Roman" w:cstheme="minorHAnsi"/>
        </w:rPr>
      </w:pPr>
      <w:r w:rsidRPr="000F4352">
        <w:rPr>
          <w:rFonts w:eastAsia="Times New Roman" w:cstheme="minorHAnsi"/>
          <w:i/>
          <w:iCs/>
        </w:rPr>
        <w:t>Special.</w:t>
      </w:r>
      <w:r w:rsidRPr="00BC1231">
        <w:rPr>
          <w:rFonts w:eastAsia="Times New Roman" w:cstheme="minorHAnsi"/>
        </w:rPr>
        <w:t xml:space="preserve"> Felo'melorn can always be remade when destroyed, and gains an additional charge if destroyed by a foe and reforged by who was attuned to it. </w:t>
      </w:r>
      <w:r>
        <w:rPr>
          <w:rFonts w:eastAsia="Times New Roman" w:cstheme="minorHAnsi"/>
        </w:rPr>
        <w:t>It can have a maximum number of charges equal to 6.</w:t>
      </w:r>
    </w:p>
    <w:p w14:paraId="3FA48A6E" w14:textId="77777777" w:rsidR="0035220A" w:rsidRPr="00BC1231" w:rsidRDefault="0035220A" w:rsidP="0035220A">
      <w:pPr>
        <w:contextualSpacing/>
        <w:rPr>
          <w:rFonts w:eastAsia="Times New Roman" w:cstheme="minorHAnsi"/>
        </w:rPr>
      </w:pPr>
      <w:r w:rsidRPr="00BC1231">
        <w:rPr>
          <w:rFonts w:eastAsia="Times New Roman" w:cstheme="minorHAnsi"/>
        </w:rPr>
        <w:t xml:space="preserve">If the blade itself is used to kill who it is attuned to, it loses all extra charges and returns to its original </w:t>
      </w:r>
      <w:r>
        <w:rPr>
          <w:rFonts w:eastAsia="Times New Roman" w:cstheme="minorHAnsi"/>
        </w:rPr>
        <w:t xml:space="preserve">number of </w:t>
      </w:r>
      <w:r w:rsidRPr="00BC1231">
        <w:rPr>
          <w:rFonts w:eastAsia="Times New Roman" w:cstheme="minorHAnsi"/>
        </w:rPr>
        <w:t xml:space="preserve">charges. </w:t>
      </w:r>
    </w:p>
    <w:p w14:paraId="265F7567" w14:textId="77777777" w:rsidR="0035220A" w:rsidRPr="00BC1231" w:rsidRDefault="0035220A" w:rsidP="0035220A">
      <w:pPr>
        <w:contextualSpacing/>
        <w:rPr>
          <w:rFonts w:eastAsia="Times New Roman" w:cstheme="minorHAnsi"/>
        </w:rPr>
      </w:pPr>
      <w:r w:rsidRPr="00BC1231">
        <w:rPr>
          <w:rFonts w:eastAsia="Times New Roman" w:cstheme="minorHAnsi"/>
        </w:rPr>
        <w:t xml:space="preserve">Flamestrike in common, </w:t>
      </w:r>
      <w:r>
        <w:rPr>
          <w:rFonts w:eastAsia="Times New Roman" w:cstheme="minorHAnsi"/>
        </w:rPr>
        <w:t xml:space="preserve">Felo’melorn </w:t>
      </w:r>
      <w:r w:rsidRPr="00BC1231">
        <w:rPr>
          <w:rFonts w:eastAsia="Times New Roman" w:cstheme="minorHAnsi"/>
        </w:rPr>
        <w:t xml:space="preserve">is an ancient Highborne runeblade once wielded by Dath'Remar Sunstrider, even before the War of the Ancients. It is rumored to have once been his favored weapon, and over many generations was passed down through the Sunstrider dynasty. During the Third War, Anasterian Sunstrider wielded the sword in battle against Arthas Menethil, but Frostmourne severed the blade and he was defeated. Later, Kael'thas Sunstrider, last of the Sunstrider line, recovered it and had it reforged, with </w:t>
      </w:r>
      <w:r>
        <w:rPr>
          <w:rFonts w:eastAsia="Times New Roman" w:cstheme="minorHAnsi"/>
        </w:rPr>
        <w:t>‘</w:t>
      </w:r>
      <w:r w:rsidRPr="00BC1231">
        <w:rPr>
          <w:rFonts w:eastAsia="Times New Roman" w:cstheme="minorHAnsi"/>
        </w:rPr>
        <w:t>magic, hatred and a burning need of revenge.</w:t>
      </w:r>
      <w:r>
        <w:rPr>
          <w:rFonts w:eastAsia="Times New Roman" w:cstheme="minorHAnsi"/>
        </w:rPr>
        <w:t>’</w:t>
      </w:r>
      <w:r w:rsidRPr="00BC1231">
        <w:rPr>
          <w:rFonts w:eastAsia="Times New Roman" w:cstheme="minorHAnsi"/>
        </w:rPr>
        <w:t xml:space="preserve"> </w:t>
      </w:r>
    </w:p>
    <w:p w14:paraId="3727C949" w14:textId="77777777" w:rsidR="0035220A" w:rsidRDefault="0035220A" w:rsidP="0035220A">
      <w:pPr>
        <w:contextualSpacing/>
        <w:rPr>
          <w:rFonts w:eastAsia="Times New Roman" w:cstheme="minorHAnsi"/>
        </w:rPr>
      </w:pPr>
    </w:p>
    <w:p w14:paraId="0C61B955" w14:textId="77777777" w:rsidR="0035220A" w:rsidRPr="00BA3848" w:rsidRDefault="0035220A" w:rsidP="0035220A">
      <w:pPr>
        <w:contextualSpacing/>
        <w:rPr>
          <w:rFonts w:eastAsia="Times New Roman" w:cstheme="minorHAnsi"/>
          <w:b/>
          <w:bCs/>
        </w:rPr>
      </w:pPr>
      <w:r w:rsidRPr="00BA3848">
        <w:rPr>
          <w:rFonts w:eastAsia="Times New Roman" w:cstheme="minorHAnsi"/>
          <w:b/>
          <w:bCs/>
        </w:rPr>
        <w:t>Gorehowl</w:t>
      </w:r>
    </w:p>
    <w:p w14:paraId="1C0FB41E" w14:textId="77777777" w:rsidR="0035220A" w:rsidRPr="000F4352" w:rsidRDefault="0035220A" w:rsidP="0035220A">
      <w:pPr>
        <w:contextualSpacing/>
        <w:rPr>
          <w:rFonts w:eastAsia="Times New Roman" w:cstheme="minorHAnsi"/>
          <w:i/>
          <w:iCs/>
        </w:rPr>
      </w:pPr>
      <w:r w:rsidRPr="000F4352">
        <w:rPr>
          <w:rFonts w:eastAsia="Times New Roman" w:cstheme="minorHAnsi"/>
          <w:i/>
          <w:iCs/>
        </w:rPr>
        <w:lastRenderedPageBreak/>
        <w:t>Weapon (greataxe), legendary (requires attunement)</w:t>
      </w:r>
    </w:p>
    <w:p w14:paraId="217DAC41" w14:textId="77777777" w:rsidR="0035220A" w:rsidRDefault="0035220A" w:rsidP="0035220A">
      <w:pPr>
        <w:contextualSpacing/>
        <w:rPr>
          <w:rFonts w:eastAsia="Times New Roman" w:cstheme="minorHAnsi"/>
        </w:rPr>
      </w:pPr>
      <w:r w:rsidRPr="004F7DCD">
        <w:rPr>
          <w:rFonts w:eastAsia="Times New Roman" w:cstheme="minorHAnsi"/>
        </w:rPr>
        <w:t>You gain a +3 bonus to attack and damage rolls made</w:t>
      </w:r>
      <w:r>
        <w:rPr>
          <w:rFonts w:eastAsia="Times New Roman" w:cstheme="minorHAnsi"/>
        </w:rPr>
        <w:t xml:space="preserve"> </w:t>
      </w:r>
      <w:r w:rsidRPr="004F7DCD">
        <w:rPr>
          <w:rFonts w:eastAsia="Times New Roman" w:cstheme="minorHAnsi"/>
        </w:rPr>
        <w:t>with this magic weapon.</w:t>
      </w:r>
      <w:r>
        <w:rPr>
          <w:rFonts w:eastAsia="Times New Roman" w:cstheme="minorHAnsi"/>
        </w:rPr>
        <w:t xml:space="preserve"> </w:t>
      </w:r>
    </w:p>
    <w:p w14:paraId="6D460CC8" w14:textId="77777777" w:rsidR="0035220A" w:rsidRDefault="0035220A" w:rsidP="0035220A">
      <w:pPr>
        <w:contextualSpacing/>
        <w:rPr>
          <w:rFonts w:eastAsia="Times New Roman" w:cstheme="minorHAnsi"/>
        </w:rPr>
      </w:pPr>
      <w:r>
        <w:rPr>
          <w:rFonts w:eastAsia="Times New Roman" w:cstheme="minorHAnsi"/>
        </w:rPr>
        <w:t xml:space="preserve">You may swing the axe </w:t>
      </w:r>
      <w:r w:rsidRPr="00BC1231">
        <w:rPr>
          <w:rFonts w:eastAsia="Times New Roman" w:cstheme="minorHAnsi"/>
        </w:rPr>
        <w:t xml:space="preserve">as an action to cast the </w:t>
      </w:r>
      <w:r>
        <w:rPr>
          <w:rFonts w:eastAsia="Times New Roman" w:cstheme="minorHAnsi"/>
        </w:rPr>
        <w:t>F</w:t>
      </w:r>
      <w:r w:rsidRPr="00BC1231">
        <w:rPr>
          <w:rFonts w:eastAsia="Times New Roman" w:cstheme="minorHAnsi"/>
        </w:rPr>
        <w:t xml:space="preserve">ear spell. </w:t>
      </w:r>
      <w:r>
        <w:rPr>
          <w:rFonts w:eastAsia="Times New Roman" w:cstheme="minorHAnsi"/>
        </w:rPr>
        <w:t xml:space="preserve">Furthermore, once </w:t>
      </w:r>
      <w:r w:rsidRPr="00BC1231">
        <w:rPr>
          <w:rFonts w:eastAsia="Times New Roman" w:cstheme="minorHAnsi"/>
        </w:rPr>
        <w:t>attuned to this axe</w:t>
      </w:r>
      <w:r>
        <w:rPr>
          <w:rFonts w:eastAsia="Times New Roman" w:cstheme="minorHAnsi"/>
        </w:rPr>
        <w:t xml:space="preserve">, you may </w:t>
      </w:r>
      <w:r w:rsidRPr="00BC1231">
        <w:rPr>
          <w:rFonts w:eastAsia="Times New Roman" w:cstheme="minorHAnsi"/>
        </w:rPr>
        <w:t xml:space="preserve">choose to gain one of the following talents: </w:t>
      </w:r>
    </w:p>
    <w:p w14:paraId="33654653" w14:textId="77777777" w:rsidR="0035220A" w:rsidRDefault="0035220A" w:rsidP="003C4628">
      <w:pPr>
        <w:pStyle w:val="ListParagraph"/>
        <w:numPr>
          <w:ilvl w:val="0"/>
          <w:numId w:val="63"/>
        </w:numPr>
        <w:rPr>
          <w:rFonts w:eastAsia="Times New Roman" w:cstheme="minorHAnsi"/>
        </w:rPr>
      </w:pPr>
      <w:r w:rsidRPr="000F4352">
        <w:rPr>
          <w:rFonts w:eastAsia="Times New Roman" w:cstheme="minorHAnsi"/>
        </w:rPr>
        <w:t xml:space="preserve">Brutal Critical </w:t>
      </w:r>
    </w:p>
    <w:p w14:paraId="4F47A6C2" w14:textId="77777777" w:rsidR="0035220A" w:rsidRPr="000F4352" w:rsidRDefault="0035220A" w:rsidP="003C4628">
      <w:pPr>
        <w:pStyle w:val="ListParagraph"/>
        <w:numPr>
          <w:ilvl w:val="0"/>
          <w:numId w:val="63"/>
        </w:numPr>
        <w:rPr>
          <w:rFonts w:eastAsia="Times New Roman" w:cstheme="minorHAnsi"/>
        </w:rPr>
      </w:pPr>
      <w:r w:rsidRPr="000F4352">
        <w:rPr>
          <w:rFonts w:eastAsia="Times New Roman" w:cstheme="minorHAnsi"/>
        </w:rPr>
        <w:t xml:space="preserve">Weapon Mastery. </w:t>
      </w:r>
    </w:p>
    <w:p w14:paraId="0AD53AB2" w14:textId="77777777" w:rsidR="0035220A" w:rsidRPr="00BC1231" w:rsidRDefault="0035220A" w:rsidP="0035220A">
      <w:pPr>
        <w:contextualSpacing/>
        <w:rPr>
          <w:rFonts w:eastAsia="Times New Roman" w:cstheme="minorHAnsi"/>
        </w:rPr>
      </w:pPr>
      <w:r w:rsidRPr="00BC1231">
        <w:rPr>
          <w:rFonts w:eastAsia="Times New Roman" w:cstheme="minorHAnsi"/>
        </w:rPr>
        <w:t xml:space="preserve">Gorehowl, the axe of Hellscream, has a heavy blade that is notched and stained, with sharp, wicked curves. Small holes dot the blade near the handle; when the wielder swings the axe, air whistles through these holes. The sound keens over the battlefield, magically strengthened and imbued with otherworldly power. Gorehowl is one of Azeroth's most feared and notorious weapons. </w:t>
      </w:r>
    </w:p>
    <w:p w14:paraId="31396674" w14:textId="77777777" w:rsidR="0035220A" w:rsidRDefault="0035220A" w:rsidP="0035220A">
      <w:pPr>
        <w:contextualSpacing/>
        <w:rPr>
          <w:rFonts w:eastAsia="Times New Roman" w:cstheme="minorHAnsi"/>
        </w:rPr>
      </w:pPr>
    </w:p>
    <w:p w14:paraId="021C34EE" w14:textId="77777777" w:rsidR="006E1898" w:rsidRPr="006E1898" w:rsidRDefault="006E1898" w:rsidP="006E1898">
      <w:pPr>
        <w:contextualSpacing/>
        <w:rPr>
          <w:rFonts w:eastAsia="Times New Roman" w:cstheme="minorHAnsi"/>
          <w:b/>
          <w:bCs/>
        </w:rPr>
      </w:pPr>
      <w:r w:rsidRPr="006E1898">
        <w:rPr>
          <w:rFonts w:eastAsia="Times New Roman" w:cstheme="minorHAnsi"/>
          <w:b/>
          <w:bCs/>
        </w:rPr>
        <w:t>Great Fel Blade</w:t>
      </w:r>
    </w:p>
    <w:p w14:paraId="0F273833" w14:textId="77777777" w:rsidR="006E1898" w:rsidRPr="006E1898" w:rsidRDefault="006E1898" w:rsidP="006E1898">
      <w:pPr>
        <w:contextualSpacing/>
        <w:rPr>
          <w:rFonts w:eastAsia="Times New Roman" w:cstheme="minorHAnsi"/>
          <w:i/>
          <w:iCs/>
        </w:rPr>
      </w:pPr>
      <w:r w:rsidRPr="006E1898">
        <w:rPr>
          <w:rFonts w:eastAsia="Times New Roman" w:cstheme="minorHAnsi"/>
          <w:i/>
          <w:iCs/>
        </w:rPr>
        <w:t>Weapon (two-bladed sword), rare (requires attunement)</w:t>
      </w:r>
    </w:p>
    <w:p w14:paraId="6EA3B6AC" w14:textId="77777777" w:rsidR="006E1898" w:rsidRPr="006E1898" w:rsidRDefault="006E1898" w:rsidP="006E1898">
      <w:pPr>
        <w:contextualSpacing/>
        <w:rPr>
          <w:rFonts w:eastAsia="Times New Roman" w:cstheme="minorHAnsi"/>
        </w:rPr>
      </w:pPr>
      <w:r w:rsidRPr="006E1898">
        <w:rPr>
          <w:rFonts w:eastAsia="Times New Roman" w:cstheme="minorHAnsi"/>
        </w:rPr>
        <w:t>You have +1 to attack and damage rolls with this magic weapon.</w:t>
      </w:r>
    </w:p>
    <w:p w14:paraId="19A3D388" w14:textId="77777777" w:rsidR="006E1898" w:rsidRPr="006E1898" w:rsidRDefault="006E1898" w:rsidP="006E1898">
      <w:pPr>
        <w:contextualSpacing/>
        <w:rPr>
          <w:rFonts w:eastAsia="Times New Roman" w:cstheme="minorHAnsi"/>
        </w:rPr>
      </w:pPr>
      <w:r w:rsidRPr="006E1898">
        <w:rPr>
          <w:rFonts w:eastAsia="Times New Roman" w:cstheme="minorHAnsi"/>
        </w:rPr>
        <w:t>While attuned to it, you may use this blade to cleave in a quarter-circle (90-degree sphere) within your reach. Creatures in the area take damage as if hit with the sword, with an Agility check to half damage. The DC is 8 + your proficiency bonus + your Strength modifier. If you have multiple attacks, you can spend up to two attacks to make the area a half-circle.</w:t>
      </w:r>
    </w:p>
    <w:p w14:paraId="3CF6C360" w14:textId="77777777" w:rsidR="006E1898" w:rsidRDefault="006E1898" w:rsidP="006E1898">
      <w:pPr>
        <w:contextualSpacing/>
        <w:rPr>
          <w:rFonts w:eastAsia="Times New Roman" w:cstheme="minorHAnsi"/>
        </w:rPr>
      </w:pPr>
      <w:r w:rsidRPr="006E1898">
        <w:rPr>
          <w:rFonts w:eastAsia="Times New Roman" w:cstheme="minorHAnsi"/>
        </w:rPr>
        <w:t>Furthermore, if you are a fiend or wield fel magic, you deal extra 7 (2d6) damage. Half this damage is fire, and the other half is fel damage.</w:t>
      </w:r>
    </w:p>
    <w:p w14:paraId="61B211D7" w14:textId="77777777" w:rsidR="006E1898" w:rsidRPr="00BC1231" w:rsidRDefault="006E1898" w:rsidP="006E1898">
      <w:pPr>
        <w:contextualSpacing/>
        <w:rPr>
          <w:rFonts w:eastAsia="Times New Roman" w:cstheme="minorHAnsi"/>
        </w:rPr>
      </w:pPr>
    </w:p>
    <w:p w14:paraId="07634864" w14:textId="77777777" w:rsidR="00B93648" w:rsidRPr="000D5DB5" w:rsidRDefault="00B93648">
      <w:pPr>
        <w:contextualSpacing/>
        <w:rPr>
          <w:rFonts w:eastAsia="Times New Roman" w:cstheme="minorHAnsi"/>
          <w:b/>
          <w:bCs/>
        </w:rPr>
      </w:pPr>
      <w:r w:rsidRPr="000D5DB5">
        <w:rPr>
          <w:rFonts w:eastAsia="Times New Roman" w:cstheme="minorHAnsi"/>
          <w:b/>
          <w:bCs/>
        </w:rPr>
        <w:t>Hammer of the Titans</w:t>
      </w:r>
    </w:p>
    <w:p w14:paraId="06DCCB4B" w14:textId="77777777" w:rsidR="00B93648" w:rsidRPr="000D5DB5" w:rsidRDefault="00B93648">
      <w:pPr>
        <w:contextualSpacing/>
        <w:rPr>
          <w:rFonts w:eastAsia="Times New Roman" w:cstheme="minorHAnsi"/>
          <w:i/>
          <w:iCs/>
        </w:rPr>
      </w:pPr>
      <w:r w:rsidRPr="000D5DB5">
        <w:rPr>
          <w:rFonts w:eastAsia="Times New Roman" w:cstheme="minorHAnsi"/>
          <w:i/>
          <w:iCs/>
        </w:rPr>
        <w:t>Weapon (greathammer), rare</w:t>
      </w:r>
    </w:p>
    <w:p w14:paraId="5F6FC11B" w14:textId="77777777" w:rsidR="00E43E60" w:rsidRDefault="00B93648">
      <w:pPr>
        <w:contextualSpacing/>
        <w:rPr>
          <w:rFonts w:eastAsia="Times New Roman" w:cstheme="minorHAnsi"/>
        </w:rPr>
      </w:pPr>
      <w:r w:rsidRPr="000D5DB5">
        <w:rPr>
          <w:rFonts w:eastAsia="Times New Roman" w:cstheme="minorHAnsi"/>
        </w:rPr>
        <w:t xml:space="preserve">You gain a +1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5D4FFFE0" w14:textId="77777777" w:rsidR="00B93648" w:rsidRPr="000D5DB5" w:rsidRDefault="00B93648">
      <w:pPr>
        <w:contextualSpacing/>
        <w:rPr>
          <w:rFonts w:eastAsia="Times New Roman" w:cstheme="minorHAnsi"/>
        </w:rPr>
      </w:pPr>
      <w:r w:rsidRPr="000D5DB5">
        <w:rPr>
          <w:rFonts w:eastAsia="Times New Roman" w:cstheme="minorHAnsi"/>
        </w:rPr>
        <w:t xml:space="preserve">The greathammer may be swung hard at the ground as an action. All creatures within 10 feet suffer the damage of a normal attack and must pass a Strength saving throw of 15 or fall prone. </w:t>
      </w:r>
    </w:p>
    <w:p w14:paraId="611810C3" w14:textId="77777777" w:rsidR="00B93648" w:rsidRDefault="00B93648">
      <w:pPr>
        <w:contextualSpacing/>
        <w:rPr>
          <w:rFonts w:eastAsia="Times New Roman" w:cstheme="minorHAnsi"/>
        </w:rPr>
      </w:pPr>
    </w:p>
    <w:p w14:paraId="7347E141" w14:textId="77777777" w:rsidR="00E43E60" w:rsidRDefault="00E43E60" w:rsidP="00E43E60">
      <w:pPr>
        <w:contextualSpacing/>
        <w:rPr>
          <w:rFonts w:eastAsia="Times New Roman" w:cstheme="minorHAnsi"/>
          <w:b/>
          <w:bCs/>
          <w:color w:val="000000"/>
        </w:rPr>
      </w:pPr>
      <w:r w:rsidRPr="00842532">
        <w:rPr>
          <w:rFonts w:eastAsia="Times New Roman" w:cstheme="minorHAnsi"/>
          <w:b/>
          <w:bCs/>
          <w:color w:val="000000"/>
        </w:rPr>
        <w:lastRenderedPageBreak/>
        <w:t>Hearthstone</w:t>
      </w:r>
    </w:p>
    <w:p w14:paraId="27996157" w14:textId="77777777" w:rsidR="00E43E60" w:rsidRPr="00842532" w:rsidRDefault="00E43E60" w:rsidP="00E43E60">
      <w:pPr>
        <w:contextualSpacing/>
        <w:rPr>
          <w:rFonts w:eastAsia="Times New Roman" w:cstheme="minorHAnsi"/>
          <w:i/>
          <w:iCs/>
          <w:color w:val="000000"/>
        </w:rPr>
      </w:pPr>
      <w:r>
        <w:rPr>
          <w:rFonts w:eastAsia="Times New Roman" w:cstheme="minorHAnsi"/>
          <w:i/>
          <w:iCs/>
          <w:color w:val="000000"/>
        </w:rPr>
        <w:t>Wondrous item, rare</w:t>
      </w:r>
    </w:p>
    <w:p w14:paraId="423821A5" w14:textId="77777777" w:rsidR="00E43E60" w:rsidRDefault="00E43E60" w:rsidP="00093C3A">
      <w:pPr>
        <w:contextualSpacing/>
        <w:rPr>
          <w:rFonts w:eastAsia="Times New Roman" w:cstheme="minorHAnsi"/>
          <w:color w:val="000000"/>
        </w:rPr>
      </w:pPr>
      <w:r w:rsidRPr="000D5DB5">
        <w:rPr>
          <w:rFonts w:eastAsia="Times New Roman" w:cstheme="minorHAnsi"/>
          <w:color w:val="000000"/>
        </w:rPr>
        <w:t xml:space="preserve">A user may have only one hearthstone at any given time, and it is attuned as a Teleport Circle. Requiring </w:t>
      </w:r>
      <w:r w:rsidR="00093C3A">
        <w:rPr>
          <w:rFonts w:eastAsia="Times New Roman" w:cstheme="minorHAnsi"/>
          <w:color w:val="000000"/>
        </w:rPr>
        <w:t xml:space="preserve">3 actions (object interaction) </w:t>
      </w:r>
      <w:r w:rsidRPr="000D5DB5">
        <w:rPr>
          <w:rFonts w:eastAsia="Times New Roman" w:cstheme="minorHAnsi"/>
          <w:color w:val="000000"/>
        </w:rPr>
        <w:t xml:space="preserve">to activate, the hearthstone teleports the user to where they last called home. When used, it takes a day to recharge. An adventurer may alter his hearthstone’s location to any indoor building he has spent more than 24 hours in, which replaces the teleport circle’s location. </w:t>
      </w:r>
    </w:p>
    <w:p w14:paraId="7E6F8503" w14:textId="77777777" w:rsidR="00093C3A" w:rsidRDefault="00093C3A" w:rsidP="00093C3A">
      <w:pPr>
        <w:contextualSpacing/>
        <w:rPr>
          <w:rFonts w:eastAsia="Times New Roman" w:cstheme="minorHAnsi"/>
          <w:color w:val="000000"/>
        </w:rPr>
      </w:pPr>
      <w:r w:rsidRPr="000D5DB5">
        <w:rPr>
          <w:rFonts w:eastAsia="Times New Roman" w:cstheme="minorHAnsi"/>
          <w:color w:val="000000"/>
        </w:rPr>
        <w:t xml:space="preserve">This stone is given to every adventurer who leaves his city. </w:t>
      </w:r>
    </w:p>
    <w:p w14:paraId="174ECEA3" w14:textId="77777777" w:rsidR="00E43E60" w:rsidRPr="000D5DB5" w:rsidRDefault="00E43E60" w:rsidP="00E43E60">
      <w:pPr>
        <w:contextualSpacing/>
        <w:rPr>
          <w:rFonts w:eastAsia="Times New Roman" w:cstheme="minorHAnsi"/>
          <w:sz w:val="24"/>
          <w:szCs w:val="24"/>
        </w:rPr>
      </w:pPr>
    </w:p>
    <w:p w14:paraId="4559F125" w14:textId="77777777" w:rsidR="00BF72C6" w:rsidRDefault="00BF72C6" w:rsidP="00BF72C6">
      <w:pPr>
        <w:contextualSpacing/>
        <w:rPr>
          <w:rFonts w:eastAsia="Times New Roman" w:cstheme="minorHAnsi"/>
          <w:b/>
          <w:bCs/>
          <w:color w:val="000000"/>
        </w:rPr>
      </w:pPr>
      <w:r w:rsidRPr="00842532">
        <w:rPr>
          <w:rFonts w:eastAsia="Times New Roman" w:cstheme="minorHAnsi"/>
          <w:b/>
          <w:bCs/>
          <w:color w:val="000000"/>
        </w:rPr>
        <w:t>Horn of Stormwind</w:t>
      </w:r>
    </w:p>
    <w:p w14:paraId="2684FF8B" w14:textId="77777777" w:rsidR="00BF72C6" w:rsidRPr="00842532" w:rsidRDefault="00BF72C6" w:rsidP="00BF72C6">
      <w:pPr>
        <w:contextualSpacing/>
        <w:rPr>
          <w:rFonts w:eastAsia="Times New Roman" w:cstheme="minorHAnsi"/>
          <w:i/>
          <w:iCs/>
          <w:color w:val="000000"/>
        </w:rPr>
      </w:pPr>
      <w:r>
        <w:rPr>
          <w:rFonts w:eastAsia="Times New Roman" w:cstheme="minorHAnsi"/>
          <w:i/>
          <w:iCs/>
          <w:color w:val="000000"/>
        </w:rPr>
        <w:t>Wondrous item, rare</w:t>
      </w:r>
    </w:p>
    <w:p w14:paraId="574C4EF0" w14:textId="77777777" w:rsidR="00BF72C6" w:rsidRDefault="00BF72C6">
      <w:pPr>
        <w:contextualSpacing/>
        <w:rPr>
          <w:rFonts w:eastAsia="Times New Roman" w:cstheme="minorHAnsi"/>
          <w:color w:val="000000"/>
        </w:rPr>
      </w:pPr>
      <w:r w:rsidRPr="000D5DB5">
        <w:rPr>
          <w:rFonts w:eastAsia="Times New Roman" w:cstheme="minorHAnsi"/>
          <w:color w:val="000000"/>
        </w:rPr>
        <w:t xml:space="preserve">This lion-emblazed horn </w:t>
      </w:r>
      <w:r>
        <w:rPr>
          <w:rFonts w:eastAsia="Times New Roman" w:cstheme="minorHAnsi"/>
          <w:color w:val="000000"/>
        </w:rPr>
        <w:t xml:space="preserve">can be blown as a bonus </w:t>
      </w:r>
      <w:r w:rsidRPr="000D5DB5">
        <w:rPr>
          <w:rFonts w:eastAsia="Times New Roman" w:cstheme="minorHAnsi"/>
          <w:color w:val="000000"/>
        </w:rPr>
        <w:t>action</w:t>
      </w:r>
      <w:r>
        <w:rPr>
          <w:rFonts w:eastAsia="Times New Roman" w:cstheme="minorHAnsi"/>
          <w:color w:val="000000"/>
        </w:rPr>
        <w:t xml:space="preserve"> to cast the </w:t>
      </w:r>
      <w:r w:rsidR="00044175" w:rsidRPr="00044175">
        <w:rPr>
          <w:rFonts w:eastAsia="Times New Roman" w:cstheme="minorHAnsi"/>
          <w:i/>
          <w:iCs/>
          <w:color w:val="000000"/>
        </w:rPr>
        <w:t>d</w:t>
      </w:r>
      <w:r w:rsidRPr="00044175">
        <w:rPr>
          <w:rFonts w:eastAsia="Times New Roman" w:cstheme="minorHAnsi"/>
          <w:i/>
          <w:iCs/>
          <w:color w:val="000000"/>
        </w:rPr>
        <w:t xml:space="preserve">evotion </w:t>
      </w:r>
      <w:r w:rsidR="00044175" w:rsidRPr="00044175">
        <w:rPr>
          <w:rFonts w:eastAsia="Times New Roman" w:cstheme="minorHAnsi"/>
          <w:i/>
          <w:iCs/>
          <w:color w:val="000000"/>
        </w:rPr>
        <w:t>a</w:t>
      </w:r>
      <w:r w:rsidRPr="00044175">
        <w:rPr>
          <w:rFonts w:eastAsia="Times New Roman" w:cstheme="minorHAnsi"/>
          <w:i/>
          <w:iCs/>
          <w:color w:val="000000"/>
        </w:rPr>
        <w:t>ura</w:t>
      </w:r>
      <w:r>
        <w:rPr>
          <w:rFonts w:eastAsia="Times New Roman" w:cstheme="minorHAnsi"/>
          <w:color w:val="000000"/>
        </w:rPr>
        <w:t xml:space="preserve"> spell (as a 3rd level spell</w:t>
      </w:r>
      <w:ins w:id="2829" w:author="Admin" w:date="2021-03-31T20:41:00Z">
        <w:r w:rsidR="006C586F">
          <w:rPr>
            <w:rFonts w:eastAsia="Times New Roman" w:cstheme="minorHAnsi"/>
            <w:color w:val="000000"/>
          </w:rPr>
          <w:t>, or reducing damage taken by allies by 4 points</w:t>
        </w:r>
      </w:ins>
      <w:r>
        <w:rPr>
          <w:rFonts w:eastAsia="Times New Roman" w:cstheme="minorHAnsi"/>
          <w:color w:val="000000"/>
        </w:rPr>
        <w:t xml:space="preserve">). The horn performs the </w:t>
      </w:r>
      <w:r w:rsidR="007E5284">
        <w:rPr>
          <w:rFonts w:eastAsia="Times New Roman" w:cstheme="minorHAnsi"/>
          <w:color w:val="000000"/>
        </w:rPr>
        <w:t xml:space="preserve">required </w:t>
      </w:r>
      <w:r>
        <w:rPr>
          <w:rFonts w:eastAsia="Times New Roman" w:cstheme="minorHAnsi"/>
          <w:color w:val="000000"/>
        </w:rPr>
        <w:t xml:space="preserve">concentration. Once used two times, it cannot be used again until the next dawn. </w:t>
      </w:r>
    </w:p>
    <w:p w14:paraId="257D260E" w14:textId="77777777" w:rsidR="00A828FD" w:rsidRDefault="00A828FD" w:rsidP="00BF72C6">
      <w:pPr>
        <w:contextualSpacing/>
        <w:rPr>
          <w:rFonts w:eastAsia="Times New Roman" w:cstheme="minorHAnsi"/>
          <w:color w:val="000000"/>
        </w:rPr>
      </w:pPr>
    </w:p>
    <w:p w14:paraId="4D29AAE5" w14:textId="77777777" w:rsidR="00055BD1" w:rsidRPr="00055BD1" w:rsidRDefault="00055BD1" w:rsidP="00055BD1">
      <w:pPr>
        <w:contextualSpacing/>
        <w:rPr>
          <w:rFonts w:eastAsia="Times New Roman" w:cstheme="minorHAnsi"/>
          <w:b/>
          <w:bCs/>
        </w:rPr>
      </w:pPr>
      <w:r w:rsidRPr="00055BD1">
        <w:rPr>
          <w:rFonts w:eastAsia="Times New Roman" w:cstheme="minorHAnsi"/>
          <w:b/>
          <w:bCs/>
        </w:rPr>
        <w:t>Jaina's Locket</w:t>
      </w:r>
    </w:p>
    <w:p w14:paraId="528DFBCA" w14:textId="77777777" w:rsidR="00055BD1" w:rsidRPr="00055BD1" w:rsidRDefault="00055BD1" w:rsidP="00055BD1">
      <w:pPr>
        <w:contextualSpacing/>
        <w:rPr>
          <w:rFonts w:eastAsia="Times New Roman" w:cstheme="minorHAnsi"/>
          <w:i/>
          <w:iCs/>
        </w:rPr>
      </w:pPr>
      <w:r w:rsidRPr="00055BD1">
        <w:rPr>
          <w:rFonts w:eastAsia="Times New Roman" w:cstheme="minorHAnsi"/>
          <w:i/>
          <w:iCs/>
        </w:rPr>
        <w:t>Wondrous item, rare (requires attunement)</w:t>
      </w:r>
    </w:p>
    <w:p w14:paraId="2C01641A" w14:textId="77777777" w:rsidR="00055BD1" w:rsidRPr="00055BD1" w:rsidRDefault="00055BD1" w:rsidP="00055BD1">
      <w:pPr>
        <w:contextualSpacing/>
        <w:rPr>
          <w:rFonts w:eastAsia="Times New Roman" w:cstheme="minorHAnsi"/>
        </w:rPr>
      </w:pPr>
      <w:r w:rsidRPr="00055BD1">
        <w:rPr>
          <w:rFonts w:eastAsia="Times New Roman" w:cstheme="minorHAnsi"/>
        </w:rPr>
        <w:t xml:space="preserve">You may use this locket to cast the </w:t>
      </w:r>
      <w:r w:rsidR="00044175" w:rsidRPr="00044175">
        <w:rPr>
          <w:rFonts w:eastAsia="Times New Roman" w:cstheme="minorHAnsi"/>
          <w:i/>
          <w:iCs/>
        </w:rPr>
        <w:t>t</w:t>
      </w:r>
      <w:r w:rsidRPr="00044175">
        <w:rPr>
          <w:rFonts w:eastAsia="Times New Roman" w:cstheme="minorHAnsi"/>
          <w:i/>
          <w:iCs/>
        </w:rPr>
        <w:t>eleport</w:t>
      </w:r>
      <w:r w:rsidRPr="00055BD1">
        <w:rPr>
          <w:rFonts w:eastAsia="Times New Roman" w:cstheme="minorHAnsi"/>
        </w:rPr>
        <w:t xml:space="preserve"> spell, but only to a destination inside the borders of Dalaran. The locket treats Dalaran as a place with 'permanent circle' familiarity for the purposes of the </w:t>
      </w:r>
      <w:r w:rsidR="00044175" w:rsidRPr="00044175">
        <w:rPr>
          <w:rFonts w:eastAsia="Times New Roman" w:cstheme="minorHAnsi"/>
          <w:i/>
          <w:iCs/>
        </w:rPr>
        <w:t>t</w:t>
      </w:r>
      <w:r w:rsidRPr="00044175">
        <w:rPr>
          <w:rFonts w:eastAsia="Times New Roman" w:cstheme="minorHAnsi"/>
          <w:i/>
          <w:iCs/>
        </w:rPr>
        <w:t>eleport</w:t>
      </w:r>
      <w:r w:rsidRPr="00055BD1">
        <w:rPr>
          <w:rFonts w:eastAsia="Times New Roman" w:cstheme="minorHAnsi"/>
        </w:rPr>
        <w:t xml:space="preserve"> spell, and if no specific location is specified in Dalaran, it teleports the user directly to the Central Square, under the statue of Archmage Antonidas. </w:t>
      </w:r>
    </w:p>
    <w:p w14:paraId="4C6A0C9E" w14:textId="77777777" w:rsidR="00055BD1" w:rsidRPr="00055BD1" w:rsidRDefault="00055BD1" w:rsidP="00055BD1">
      <w:pPr>
        <w:contextualSpacing/>
        <w:rPr>
          <w:rFonts w:eastAsia="Times New Roman" w:cstheme="minorHAnsi"/>
        </w:rPr>
      </w:pPr>
      <w:r w:rsidRPr="00055BD1">
        <w:rPr>
          <w:rFonts w:eastAsia="Times New Roman" w:cstheme="minorHAnsi"/>
        </w:rPr>
        <w:t xml:space="preserve">Other magical lockets like Jaina's Locket exist, usually </w:t>
      </w:r>
      <w:r>
        <w:rPr>
          <w:rFonts w:eastAsia="Times New Roman" w:cstheme="minorHAnsi"/>
        </w:rPr>
        <w:t xml:space="preserve">providing one-way teleportation </w:t>
      </w:r>
      <w:r w:rsidRPr="00055BD1">
        <w:rPr>
          <w:rFonts w:eastAsia="Times New Roman" w:cstheme="minorHAnsi"/>
        </w:rPr>
        <w:t>to a specific city or region.</w:t>
      </w:r>
    </w:p>
    <w:p w14:paraId="1B72D4B4" w14:textId="77777777" w:rsidR="00055BD1" w:rsidRDefault="00055BD1">
      <w:pPr>
        <w:contextualSpacing/>
        <w:rPr>
          <w:rFonts w:eastAsia="Times New Roman" w:cstheme="minorHAnsi"/>
        </w:rPr>
      </w:pPr>
    </w:p>
    <w:p w14:paraId="1F56C5EC" w14:textId="77777777" w:rsidR="00E43E60" w:rsidRPr="00325A13" w:rsidRDefault="00E43E60" w:rsidP="00E43E60">
      <w:pPr>
        <w:contextualSpacing/>
        <w:rPr>
          <w:rFonts w:eastAsia="Times New Roman" w:cstheme="minorHAnsi"/>
          <w:b/>
          <w:bCs/>
        </w:rPr>
      </w:pPr>
      <w:r w:rsidRPr="00325A13">
        <w:rPr>
          <w:rFonts w:eastAsia="Times New Roman" w:cstheme="minorHAnsi"/>
          <w:b/>
          <w:bCs/>
        </w:rPr>
        <w:t>Light's Vengeance</w:t>
      </w:r>
    </w:p>
    <w:p w14:paraId="5EF3C1FA" w14:textId="77777777" w:rsidR="00E43E60" w:rsidRPr="00325A13" w:rsidRDefault="00E43E60" w:rsidP="00E43E60">
      <w:pPr>
        <w:contextualSpacing/>
        <w:rPr>
          <w:rFonts w:eastAsia="Times New Roman" w:cstheme="minorHAnsi"/>
          <w:i/>
          <w:iCs/>
        </w:rPr>
      </w:pPr>
      <w:r w:rsidRPr="00325A13">
        <w:rPr>
          <w:rFonts w:eastAsia="Times New Roman" w:cstheme="minorHAnsi"/>
          <w:i/>
          <w:iCs/>
        </w:rPr>
        <w:t xml:space="preserve">Weapon (greathammer), </w:t>
      </w:r>
      <w:r>
        <w:rPr>
          <w:rFonts w:eastAsia="Times New Roman" w:cstheme="minorHAnsi"/>
          <w:i/>
          <w:iCs/>
        </w:rPr>
        <w:t>un</w:t>
      </w:r>
      <w:r w:rsidRPr="00325A13">
        <w:rPr>
          <w:rFonts w:eastAsia="Times New Roman" w:cstheme="minorHAnsi"/>
          <w:i/>
          <w:iCs/>
        </w:rPr>
        <w:t>common (greater attunement)</w:t>
      </w:r>
    </w:p>
    <w:p w14:paraId="48658C74" w14:textId="77777777" w:rsidR="00E43E60" w:rsidRPr="00BC1231" w:rsidRDefault="00E43E60" w:rsidP="00291040">
      <w:pPr>
        <w:contextualSpacing/>
        <w:rPr>
          <w:rFonts w:eastAsia="Times New Roman" w:cstheme="minorHAnsi"/>
        </w:rPr>
      </w:pPr>
      <w:r>
        <w:rPr>
          <w:rFonts w:eastAsia="Times New Roman" w:cstheme="minorHAnsi"/>
        </w:rPr>
        <w:t xml:space="preserve">Beyond the bonuses of the weapon upon attunement (see Greater Attunement), whenever you use this weapon for a </w:t>
      </w:r>
      <w:r w:rsidRPr="00BC1231">
        <w:rPr>
          <w:rFonts w:eastAsia="Times New Roman" w:cstheme="minorHAnsi"/>
        </w:rPr>
        <w:t xml:space="preserve">Crusader's Strike, </w:t>
      </w:r>
      <w:r>
        <w:rPr>
          <w:rFonts w:eastAsia="Times New Roman" w:cstheme="minorHAnsi"/>
        </w:rPr>
        <w:t xml:space="preserve">you may </w:t>
      </w:r>
      <w:r w:rsidRPr="00BC1231">
        <w:rPr>
          <w:rFonts w:eastAsia="Times New Roman" w:cstheme="minorHAnsi"/>
        </w:rPr>
        <w:t xml:space="preserve">choose to grant </w:t>
      </w:r>
      <w:r>
        <w:rPr>
          <w:rFonts w:eastAsia="Times New Roman" w:cstheme="minorHAnsi"/>
        </w:rPr>
        <w:t xml:space="preserve">yourself </w:t>
      </w:r>
      <w:r w:rsidRPr="00BC1231">
        <w:rPr>
          <w:rFonts w:eastAsia="Times New Roman" w:cstheme="minorHAnsi"/>
        </w:rPr>
        <w:t xml:space="preserve">resistance to any one damage type </w:t>
      </w:r>
      <w:r w:rsidRPr="00BC1231">
        <w:rPr>
          <w:rFonts w:eastAsia="Times New Roman" w:cstheme="minorHAnsi"/>
        </w:rPr>
        <w:lastRenderedPageBreak/>
        <w:t xml:space="preserve">for </w:t>
      </w:r>
      <w:r w:rsidR="00291040">
        <w:rPr>
          <w:rFonts w:eastAsia="Times New Roman" w:cstheme="minorHAnsi"/>
        </w:rPr>
        <w:t>until the end of your turn in the next round</w:t>
      </w:r>
      <w:r w:rsidRPr="00BC1231">
        <w:rPr>
          <w:rFonts w:eastAsia="Times New Roman" w:cstheme="minorHAnsi"/>
        </w:rPr>
        <w:t>.</w:t>
      </w:r>
      <w:r>
        <w:rPr>
          <w:rFonts w:eastAsia="Times New Roman" w:cstheme="minorHAnsi"/>
        </w:rPr>
        <w:t xml:space="preserve"> </w:t>
      </w:r>
    </w:p>
    <w:p w14:paraId="7ACA28E9" w14:textId="77777777" w:rsidR="00E43E60" w:rsidRPr="00BC1231" w:rsidRDefault="00E43E60" w:rsidP="00E43E60">
      <w:pPr>
        <w:contextualSpacing/>
        <w:rPr>
          <w:rFonts w:eastAsia="Times New Roman" w:cstheme="minorHAnsi"/>
        </w:rPr>
      </w:pPr>
      <w:r w:rsidRPr="00BC1231">
        <w:rPr>
          <w:rFonts w:eastAsia="Times New Roman" w:cstheme="minorHAnsi"/>
        </w:rPr>
        <w:t xml:space="preserve">This greathammer with a marble-white head and mahogany shaft is infused with holy magic and consecrated to be carried by paladins of the Order of the Silver Hand. It has the potential to grow </w:t>
      </w:r>
      <w:r>
        <w:rPr>
          <w:rFonts w:eastAsia="Times New Roman" w:cstheme="minorHAnsi"/>
        </w:rPr>
        <w:t xml:space="preserve">stronger with the wielder. </w:t>
      </w:r>
    </w:p>
    <w:p w14:paraId="38906CA1" w14:textId="77777777" w:rsidR="00E43E60" w:rsidRPr="000D5DB5" w:rsidRDefault="00E43E60">
      <w:pPr>
        <w:contextualSpacing/>
        <w:rPr>
          <w:rFonts w:eastAsia="Times New Roman" w:cstheme="minorHAnsi"/>
        </w:rPr>
      </w:pPr>
    </w:p>
    <w:p w14:paraId="17A42B3E" w14:textId="77777777" w:rsidR="00B93648" w:rsidRPr="000D5DB5" w:rsidRDefault="00B93648">
      <w:pPr>
        <w:contextualSpacing/>
        <w:rPr>
          <w:rFonts w:eastAsia="Times New Roman" w:cstheme="minorHAnsi"/>
          <w:b/>
          <w:bCs/>
        </w:rPr>
      </w:pPr>
      <w:r w:rsidRPr="000D5DB5">
        <w:rPr>
          <w:rFonts w:eastAsia="Times New Roman" w:cstheme="minorHAnsi"/>
          <w:b/>
          <w:bCs/>
        </w:rPr>
        <w:t>Mana Blade</w:t>
      </w:r>
    </w:p>
    <w:p w14:paraId="101B9955" w14:textId="77777777" w:rsidR="00B93648" w:rsidRPr="000D5DB5" w:rsidRDefault="00B93648" w:rsidP="00A05456">
      <w:pPr>
        <w:contextualSpacing/>
        <w:rPr>
          <w:rFonts w:eastAsia="Times New Roman" w:cstheme="minorHAnsi"/>
          <w:i/>
          <w:iCs/>
        </w:rPr>
      </w:pPr>
      <w:r w:rsidRPr="000D5DB5">
        <w:rPr>
          <w:rFonts w:eastAsia="Times New Roman" w:cstheme="minorHAnsi"/>
          <w:i/>
          <w:iCs/>
        </w:rPr>
        <w:t>Weapon (</w:t>
      </w:r>
      <w:r w:rsidR="00A05456">
        <w:rPr>
          <w:rFonts w:eastAsia="Times New Roman" w:cstheme="minorHAnsi"/>
          <w:i/>
          <w:iCs/>
        </w:rPr>
        <w:t>any sword</w:t>
      </w:r>
      <w:r w:rsidRPr="000D5DB5">
        <w:rPr>
          <w:rFonts w:eastAsia="Times New Roman" w:cstheme="minorHAnsi"/>
          <w:i/>
          <w:iCs/>
        </w:rPr>
        <w:t xml:space="preserve">), </w:t>
      </w:r>
      <w:r>
        <w:rPr>
          <w:rFonts w:eastAsia="Times New Roman" w:cstheme="minorHAnsi"/>
          <w:i/>
          <w:iCs/>
        </w:rPr>
        <w:t>r</w:t>
      </w:r>
      <w:r w:rsidRPr="000D5DB5">
        <w:rPr>
          <w:rFonts w:eastAsia="Times New Roman" w:cstheme="minorHAnsi"/>
          <w:i/>
          <w:iCs/>
        </w:rPr>
        <w:t>are</w:t>
      </w:r>
    </w:p>
    <w:p w14:paraId="0DD60103" w14:textId="77777777" w:rsidR="00E43E60" w:rsidRDefault="00B93648" w:rsidP="00F73CB6">
      <w:pPr>
        <w:contextualSpacing/>
        <w:rPr>
          <w:rFonts w:eastAsia="Times New Roman" w:cstheme="minorHAnsi"/>
        </w:rPr>
      </w:pPr>
      <w:r w:rsidRPr="000D5DB5">
        <w:rPr>
          <w:rFonts w:eastAsia="Times New Roman" w:cstheme="minorHAnsi"/>
        </w:rPr>
        <w:t>You gain a +1 bonus to attack and damage rolls made with this</w:t>
      </w:r>
      <w:r w:rsidRPr="004A0F08">
        <w:rPr>
          <w:rFonts w:eastAsia="Times New Roman" w:cstheme="minorHAnsi"/>
        </w:rPr>
        <w:t xml:space="preserve"> </w:t>
      </w:r>
      <w:r>
        <w:rPr>
          <w:rFonts w:eastAsia="Times New Roman" w:cstheme="minorHAnsi"/>
        </w:rPr>
        <w:t>magic</w:t>
      </w:r>
      <w:r w:rsidRPr="000D5DB5">
        <w:rPr>
          <w:rFonts w:eastAsia="Times New Roman" w:cstheme="minorHAnsi"/>
        </w:rPr>
        <w:t xml:space="preserve"> weapon. </w:t>
      </w:r>
      <w:r w:rsidR="00F73CB6">
        <w:rPr>
          <w:rFonts w:eastAsia="Times New Roman" w:cstheme="minorHAnsi"/>
        </w:rPr>
        <w:t xml:space="preserve">This weapon may cast the </w:t>
      </w:r>
      <w:r w:rsidR="00C506A7" w:rsidRPr="00C506A7">
        <w:rPr>
          <w:rFonts w:eastAsia="Times New Roman" w:cstheme="minorHAnsi"/>
          <w:i/>
          <w:iCs/>
        </w:rPr>
        <w:t>m</w:t>
      </w:r>
      <w:r w:rsidR="00F73CB6" w:rsidRPr="00C506A7">
        <w:rPr>
          <w:rFonts w:eastAsia="Times New Roman" w:cstheme="minorHAnsi"/>
          <w:i/>
          <w:iCs/>
        </w:rPr>
        <w:t xml:space="preserve">ana </w:t>
      </w:r>
      <w:r w:rsidR="00C506A7" w:rsidRPr="00C506A7">
        <w:rPr>
          <w:rFonts w:eastAsia="Times New Roman" w:cstheme="minorHAnsi"/>
          <w:i/>
          <w:iCs/>
        </w:rPr>
        <w:t>b</w:t>
      </w:r>
      <w:r w:rsidR="00F73CB6" w:rsidRPr="00C506A7">
        <w:rPr>
          <w:rFonts w:eastAsia="Times New Roman" w:cstheme="minorHAnsi"/>
          <w:i/>
          <w:iCs/>
        </w:rPr>
        <w:t>urn</w:t>
      </w:r>
      <w:r w:rsidR="00F73CB6">
        <w:rPr>
          <w:rFonts w:eastAsia="Times New Roman" w:cstheme="minorHAnsi"/>
        </w:rPr>
        <w:t xml:space="preserve"> spell. Once used, this property cannot be used again until the next dawn. </w:t>
      </w:r>
    </w:p>
    <w:p w14:paraId="65F18D3B" w14:textId="77777777" w:rsidR="00B93648" w:rsidRPr="000D5DB5" w:rsidRDefault="00F73CB6" w:rsidP="00F73CB6">
      <w:pPr>
        <w:contextualSpacing/>
        <w:rPr>
          <w:rFonts w:eastAsia="Times New Roman" w:cstheme="minorHAnsi"/>
        </w:rPr>
      </w:pPr>
      <w:r>
        <w:rPr>
          <w:rFonts w:eastAsia="Times New Roman" w:cstheme="minorHAnsi"/>
        </w:rPr>
        <w:t xml:space="preserve">This blade can also mana burn as a bonus action as a strike effect. </w:t>
      </w:r>
    </w:p>
    <w:p w14:paraId="7EC3F2A9" w14:textId="77777777" w:rsidR="00FE4CA5" w:rsidRPr="000D5DB5" w:rsidRDefault="00FE4CA5" w:rsidP="00A05456">
      <w:pPr>
        <w:contextualSpacing/>
        <w:rPr>
          <w:rFonts w:eastAsia="Times New Roman" w:cstheme="minorHAnsi"/>
        </w:rPr>
      </w:pPr>
      <w:r>
        <w:rPr>
          <w:rFonts w:eastAsia="Times New Roman" w:cstheme="minorHAnsi"/>
        </w:rPr>
        <w:t xml:space="preserve">Mana blades can also take the form of a warglaive (if taking the form of a </w:t>
      </w:r>
      <w:r w:rsidR="00A05456">
        <w:rPr>
          <w:rFonts w:eastAsia="Times New Roman" w:cstheme="minorHAnsi"/>
        </w:rPr>
        <w:t>scimitar</w:t>
      </w:r>
      <w:r>
        <w:rPr>
          <w:rFonts w:eastAsia="Times New Roman" w:cstheme="minorHAnsi"/>
        </w:rPr>
        <w:t>).</w:t>
      </w:r>
    </w:p>
    <w:p w14:paraId="3E41429E" w14:textId="77777777" w:rsidR="00B93648" w:rsidRDefault="00B93648">
      <w:pPr>
        <w:contextualSpacing/>
        <w:rPr>
          <w:rFonts w:eastAsia="Times New Roman" w:cstheme="minorHAnsi"/>
        </w:rPr>
      </w:pPr>
    </w:p>
    <w:p w14:paraId="68A57FBD" w14:textId="77777777" w:rsidR="00E43E60" w:rsidRDefault="00E43E60" w:rsidP="00E43E60">
      <w:pPr>
        <w:contextualSpacing/>
        <w:rPr>
          <w:rFonts w:eastAsia="Times New Roman" w:cstheme="minorHAnsi"/>
          <w:b/>
          <w:bCs/>
          <w:color w:val="000000"/>
        </w:rPr>
      </w:pPr>
      <w:r w:rsidRPr="00842532">
        <w:rPr>
          <w:rFonts w:eastAsia="Times New Roman" w:cstheme="minorHAnsi"/>
          <w:b/>
          <w:bCs/>
          <w:color w:val="000000"/>
        </w:rPr>
        <w:t>Mana Stone</w:t>
      </w:r>
    </w:p>
    <w:p w14:paraId="3022556B" w14:textId="77777777" w:rsidR="00E43E60" w:rsidRPr="00842532" w:rsidRDefault="00E43E60" w:rsidP="00E43E60">
      <w:pPr>
        <w:contextualSpacing/>
        <w:rPr>
          <w:rFonts w:eastAsia="Times New Roman" w:cstheme="minorHAnsi"/>
          <w:i/>
          <w:iCs/>
          <w:color w:val="000000"/>
        </w:rPr>
      </w:pPr>
      <w:r w:rsidRPr="00842532">
        <w:rPr>
          <w:rFonts w:eastAsia="Times New Roman" w:cstheme="minorHAnsi"/>
          <w:i/>
          <w:iCs/>
          <w:color w:val="000000"/>
        </w:rPr>
        <w:t>Wondrous item</w:t>
      </w:r>
      <w:r>
        <w:rPr>
          <w:rFonts w:eastAsia="Times New Roman" w:cstheme="minorHAnsi"/>
          <w:i/>
          <w:iCs/>
          <w:color w:val="000000"/>
        </w:rPr>
        <w:t xml:space="preserve">, </w:t>
      </w:r>
      <w:r w:rsidRPr="00842532">
        <w:rPr>
          <w:rFonts w:eastAsia="Times New Roman" w:cstheme="minorHAnsi"/>
          <w:i/>
          <w:iCs/>
          <w:color w:val="000000"/>
        </w:rPr>
        <w:t xml:space="preserve">rare </w:t>
      </w:r>
    </w:p>
    <w:p w14:paraId="3033C8F5" w14:textId="77777777" w:rsidR="003347A7" w:rsidRDefault="00E43E60" w:rsidP="00B04B30">
      <w:pPr>
        <w:contextualSpacing/>
        <w:rPr>
          <w:rFonts w:eastAsia="Times New Roman" w:cstheme="minorHAnsi"/>
          <w:color w:val="000000"/>
        </w:rPr>
      </w:pPr>
      <w:r w:rsidRPr="000D5DB5">
        <w:rPr>
          <w:rFonts w:eastAsia="Times New Roman" w:cstheme="minorHAnsi"/>
          <w:color w:val="000000"/>
        </w:rPr>
        <w:t xml:space="preserve">This cerulean-blue semi-solid stone is nearly translucent, and shines with an internal blue light. </w:t>
      </w:r>
      <w:r w:rsidR="003347A7">
        <w:rPr>
          <w:rFonts w:eastAsia="Times New Roman" w:cstheme="minorHAnsi"/>
          <w:color w:val="000000"/>
        </w:rPr>
        <w:t xml:space="preserve">While the mana stone is in the possession of a character with a mana pool, their passive regeneration increases by 50% (round down). </w:t>
      </w:r>
    </w:p>
    <w:p w14:paraId="4DB125BC" w14:textId="5C53F0B2" w:rsidR="00A66C50" w:rsidRDefault="003347A7">
      <w:pPr>
        <w:contextualSpacing/>
        <w:rPr>
          <w:rFonts w:eastAsia="Times New Roman" w:cstheme="minorHAnsi"/>
          <w:color w:val="000000"/>
        </w:rPr>
      </w:pPr>
      <w:r>
        <w:rPr>
          <w:rFonts w:eastAsia="Times New Roman" w:cstheme="minorHAnsi"/>
          <w:color w:val="000000"/>
        </w:rPr>
        <w:t xml:space="preserve">A character who benefitted from the stone for at least four hours can crush it, and absorbing the latent energies. This restores mana as if the user rested for </w:t>
      </w:r>
      <w:del w:id="2830" w:author="Admin" w:date="2021-08-30T12:20:00Z">
        <w:r w:rsidDel="00C85452">
          <w:rPr>
            <w:rFonts w:eastAsia="Times New Roman" w:cstheme="minorHAnsi"/>
            <w:color w:val="000000"/>
          </w:rPr>
          <w:delText xml:space="preserve">three </w:delText>
        </w:r>
      </w:del>
      <w:ins w:id="2831" w:author="Admin" w:date="2021-08-30T12:20:00Z">
        <w:r w:rsidR="00C85452">
          <w:rPr>
            <w:rFonts w:eastAsia="Times New Roman" w:cstheme="minorHAnsi"/>
            <w:color w:val="000000"/>
          </w:rPr>
          <w:t xml:space="preserve">four </w:t>
        </w:r>
      </w:ins>
      <w:r>
        <w:rPr>
          <w:rFonts w:eastAsia="Times New Roman" w:cstheme="minorHAnsi"/>
          <w:color w:val="000000"/>
        </w:rPr>
        <w:t xml:space="preserve">hours. </w:t>
      </w:r>
    </w:p>
    <w:p w14:paraId="2001891F" w14:textId="77777777" w:rsidR="00E43E60" w:rsidRPr="00134BC3" w:rsidRDefault="00E43E60" w:rsidP="003347A7">
      <w:pPr>
        <w:contextualSpacing/>
        <w:rPr>
          <w:rFonts w:eastAsia="Times New Roman" w:cstheme="minorHAnsi"/>
          <w:color w:val="000000"/>
        </w:rPr>
      </w:pPr>
      <w:r w:rsidRPr="000D5DB5">
        <w:rPr>
          <w:rFonts w:eastAsia="Times New Roman" w:cstheme="minorHAnsi"/>
          <w:color w:val="000000"/>
        </w:rPr>
        <w:t xml:space="preserve">These stones are said to be shards of enchanted runestones that are dipped in mana fountains, but such rumors are unsubstantiated, as the secret of creation is in the elusive hands of the most talented infusionists. This </w:t>
      </w:r>
      <w:r w:rsidR="003347A7">
        <w:rPr>
          <w:rFonts w:eastAsia="Times New Roman" w:cstheme="minorHAnsi"/>
          <w:color w:val="000000"/>
        </w:rPr>
        <w:t>item is not treated as a consumable for the purposes of crafting</w:t>
      </w:r>
      <w:r w:rsidRPr="000D5DB5">
        <w:rPr>
          <w:rFonts w:eastAsia="Times New Roman" w:cstheme="minorHAnsi"/>
          <w:color w:val="000000"/>
        </w:rPr>
        <w:t xml:space="preserve">. </w:t>
      </w:r>
      <w:r w:rsidR="00C506A7">
        <w:rPr>
          <w:rFonts w:eastAsia="Times New Roman" w:cstheme="minorHAnsi"/>
          <w:color w:val="000000"/>
        </w:rPr>
        <w:br/>
        <w:t xml:space="preserve">Like mana potions, consuming the mana stone does not count against the normal limit of mana restorative abilities of once per hour. </w:t>
      </w:r>
    </w:p>
    <w:p w14:paraId="75F62C58" w14:textId="77777777" w:rsidR="00E43E60" w:rsidRDefault="00E43E60" w:rsidP="00E43E60">
      <w:pPr>
        <w:contextualSpacing/>
        <w:rPr>
          <w:rFonts w:eastAsia="Times New Roman" w:cstheme="minorHAnsi"/>
          <w:b/>
          <w:bCs/>
        </w:rPr>
      </w:pPr>
    </w:p>
    <w:p w14:paraId="0010341E" w14:textId="77777777" w:rsidR="00E43E60" w:rsidRPr="000D5DB5" w:rsidRDefault="00E43E60" w:rsidP="00E43E60">
      <w:pPr>
        <w:contextualSpacing/>
        <w:rPr>
          <w:rFonts w:eastAsia="Times New Roman" w:cstheme="minorHAnsi"/>
          <w:b/>
          <w:bCs/>
        </w:rPr>
      </w:pPr>
      <w:r w:rsidRPr="000D5DB5">
        <w:rPr>
          <w:rFonts w:eastAsia="Times New Roman" w:cstheme="minorHAnsi"/>
          <w:b/>
          <w:bCs/>
        </w:rPr>
        <w:t>Mystic Wand</w:t>
      </w:r>
    </w:p>
    <w:p w14:paraId="08AC1807" w14:textId="77777777" w:rsidR="00E43E60" w:rsidRPr="000D5DB5" w:rsidRDefault="00E43E60" w:rsidP="00E43E60">
      <w:pPr>
        <w:contextualSpacing/>
        <w:rPr>
          <w:rFonts w:eastAsia="Times New Roman" w:cstheme="minorHAnsi"/>
          <w:i/>
          <w:iCs/>
        </w:rPr>
      </w:pPr>
      <w:r w:rsidRPr="000D5DB5">
        <w:rPr>
          <w:rFonts w:eastAsia="Times New Roman" w:cstheme="minorHAnsi"/>
          <w:i/>
          <w:iCs/>
        </w:rPr>
        <w:t xml:space="preserve">Wondrous </w:t>
      </w:r>
      <w:r>
        <w:rPr>
          <w:rFonts w:eastAsia="Times New Roman" w:cstheme="minorHAnsi"/>
          <w:i/>
          <w:iCs/>
        </w:rPr>
        <w:t>i</w:t>
      </w:r>
      <w:r w:rsidRPr="000D5DB5">
        <w:rPr>
          <w:rFonts w:eastAsia="Times New Roman" w:cstheme="minorHAnsi"/>
          <w:i/>
          <w:iCs/>
        </w:rPr>
        <w:t xml:space="preserve">tem, </w:t>
      </w:r>
      <w:r>
        <w:rPr>
          <w:rFonts w:eastAsia="Times New Roman" w:cstheme="minorHAnsi"/>
          <w:i/>
          <w:iCs/>
        </w:rPr>
        <w:t>c</w:t>
      </w:r>
      <w:r w:rsidRPr="000D5DB5">
        <w:rPr>
          <w:rFonts w:eastAsia="Times New Roman" w:cstheme="minorHAnsi"/>
          <w:i/>
          <w:iCs/>
        </w:rPr>
        <w:t>ommon (requires attunement by a spellcaster)</w:t>
      </w:r>
    </w:p>
    <w:p w14:paraId="4D226FB4" w14:textId="77777777" w:rsidR="00E43E60" w:rsidRPr="000D5DB5" w:rsidRDefault="00E43E60" w:rsidP="00E43E60">
      <w:pPr>
        <w:contextualSpacing/>
        <w:rPr>
          <w:rFonts w:eastAsia="Times New Roman" w:cstheme="minorHAnsi"/>
        </w:rPr>
      </w:pPr>
      <w:r w:rsidRPr="000D5DB5">
        <w:rPr>
          <w:rFonts w:eastAsia="Times New Roman" w:cstheme="minorHAnsi"/>
        </w:rPr>
        <w:lastRenderedPageBreak/>
        <w:t xml:space="preserve">A wand of minor power allows you to gain the benefits of the Mystic Blast feat without gaining the feat itself. Each wand is attuned to a specific energy type. </w:t>
      </w:r>
      <w:r w:rsidR="002F559E">
        <w:rPr>
          <w:rFonts w:eastAsia="Times New Roman" w:cstheme="minorHAnsi"/>
        </w:rPr>
        <w:t>This also does not require mana in reserve</w:t>
      </w:r>
      <w:r w:rsidR="00346BA5">
        <w:rPr>
          <w:rFonts w:eastAsia="Times New Roman" w:cstheme="minorHAnsi"/>
        </w:rPr>
        <w:t>, and can provide one augmentation when having the feat</w:t>
      </w:r>
      <w:r w:rsidR="002F559E">
        <w:rPr>
          <w:rFonts w:eastAsia="Times New Roman" w:cstheme="minorHAnsi"/>
        </w:rPr>
        <w:t xml:space="preserve">. </w:t>
      </w:r>
    </w:p>
    <w:p w14:paraId="3D242580"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The common version of the wand deals one dice of damage (1d6 fire, cold, lightning, or acid, or 1d4 holy, unholy, fel, or arcane). For each step of rarity, it deals an additional dice (up to 5 dice at Legendary, as below). </w:t>
      </w:r>
      <w:r w:rsidR="002F559E">
        <w:rPr>
          <w:rFonts w:eastAsia="Times New Roman" w:cstheme="minorHAnsi"/>
        </w:rPr>
        <w:t>Treat the relevant spell level as described in the chart.</w:t>
      </w:r>
    </w:p>
    <w:p w14:paraId="2EBF7059" w14:textId="77777777" w:rsidR="00E43E60" w:rsidRDefault="00E43E60" w:rsidP="00E43E60">
      <w:pPr>
        <w:contextualSpacing/>
        <w:rPr>
          <w:rFonts w:eastAsia="Times New Roman" w:cstheme="minorHAnsi"/>
        </w:rPr>
      </w:pPr>
    </w:p>
    <w:p w14:paraId="0145DFCD" w14:textId="77777777" w:rsidR="002F559E" w:rsidRPr="00634399" w:rsidRDefault="002F559E" w:rsidP="00E43E60">
      <w:pPr>
        <w:contextualSpacing/>
        <w:rPr>
          <w:rFonts w:eastAsia="Times New Roman" w:cstheme="minorHAnsi"/>
          <w:i/>
          <w:iCs/>
        </w:rPr>
      </w:pPr>
      <w:r w:rsidRPr="00634399">
        <w:rPr>
          <w:rFonts w:eastAsia="Times New Roman" w:cstheme="minorHAnsi"/>
          <w:i/>
          <w:iCs/>
        </w:rPr>
        <w:t>Rarity</w:t>
      </w:r>
      <w:r w:rsidRPr="00634399">
        <w:rPr>
          <w:rFonts w:eastAsia="Times New Roman" w:cstheme="minorHAnsi"/>
          <w:i/>
          <w:iCs/>
        </w:rPr>
        <w:tab/>
      </w:r>
      <w:r w:rsidRPr="00634399">
        <w:rPr>
          <w:rFonts w:eastAsia="Times New Roman" w:cstheme="minorHAnsi"/>
          <w:i/>
          <w:iCs/>
        </w:rPr>
        <w:tab/>
        <w:t>Dice</w:t>
      </w:r>
      <w:r w:rsidRPr="00634399">
        <w:rPr>
          <w:rFonts w:eastAsia="Times New Roman" w:cstheme="minorHAnsi"/>
          <w:i/>
          <w:iCs/>
        </w:rPr>
        <w:tab/>
        <w:t>Spell level</w:t>
      </w:r>
    </w:p>
    <w:p w14:paraId="70A76A4D" w14:textId="77777777" w:rsidR="00E43E60" w:rsidRPr="002F559E" w:rsidRDefault="00E43E60" w:rsidP="00E43E60">
      <w:pPr>
        <w:contextualSpacing/>
        <w:rPr>
          <w:rFonts w:eastAsia="Times New Roman" w:cstheme="minorHAnsi"/>
        </w:rPr>
      </w:pPr>
      <w:r w:rsidRPr="002F559E">
        <w:rPr>
          <w:rFonts w:eastAsia="Times New Roman" w:cstheme="minorHAnsi"/>
        </w:rPr>
        <w:t>Common</w:t>
      </w:r>
      <w:r w:rsidRPr="002F559E">
        <w:rPr>
          <w:rFonts w:eastAsia="Times New Roman" w:cstheme="minorHAnsi"/>
        </w:rPr>
        <w:tab/>
        <w:t>1 dice</w:t>
      </w:r>
      <w:r w:rsidR="002F559E">
        <w:rPr>
          <w:rFonts w:eastAsia="Times New Roman" w:cstheme="minorHAnsi"/>
        </w:rPr>
        <w:tab/>
        <w:t>1</w:t>
      </w:r>
    </w:p>
    <w:p w14:paraId="61A5F9F8" w14:textId="77777777" w:rsidR="00E43E60" w:rsidRPr="002F559E" w:rsidRDefault="00E43E60" w:rsidP="00E43E60">
      <w:pPr>
        <w:contextualSpacing/>
        <w:rPr>
          <w:rFonts w:eastAsia="Times New Roman" w:cstheme="minorHAnsi"/>
        </w:rPr>
      </w:pPr>
      <w:r w:rsidRPr="002F559E">
        <w:rPr>
          <w:rFonts w:eastAsia="Times New Roman" w:cstheme="minorHAnsi"/>
        </w:rPr>
        <w:t>Uncommon</w:t>
      </w:r>
      <w:r w:rsidRPr="002F559E">
        <w:rPr>
          <w:rFonts w:eastAsia="Times New Roman" w:cstheme="minorHAnsi"/>
        </w:rPr>
        <w:tab/>
      </w:r>
      <w:r w:rsidR="002F559E">
        <w:rPr>
          <w:rFonts w:eastAsia="Times New Roman" w:cstheme="minorHAnsi"/>
        </w:rPr>
        <w:t>3</w:t>
      </w:r>
      <w:r w:rsidRPr="002F559E">
        <w:rPr>
          <w:rFonts w:eastAsia="Times New Roman" w:cstheme="minorHAnsi"/>
        </w:rPr>
        <w:t xml:space="preserve"> dice</w:t>
      </w:r>
      <w:r w:rsidR="002F559E">
        <w:rPr>
          <w:rFonts w:eastAsia="Times New Roman" w:cstheme="minorHAnsi"/>
        </w:rPr>
        <w:tab/>
        <w:t>3</w:t>
      </w:r>
    </w:p>
    <w:p w14:paraId="377376FC" w14:textId="77777777" w:rsidR="00E43E60" w:rsidRPr="002F559E" w:rsidRDefault="00E43E60" w:rsidP="00E43E60">
      <w:pPr>
        <w:contextualSpacing/>
        <w:rPr>
          <w:rFonts w:eastAsia="Times New Roman" w:cstheme="minorHAnsi"/>
        </w:rPr>
      </w:pPr>
      <w:r w:rsidRPr="002F559E">
        <w:rPr>
          <w:rFonts w:eastAsia="Times New Roman" w:cstheme="minorHAnsi"/>
        </w:rPr>
        <w:t>Rare</w:t>
      </w:r>
      <w:r w:rsidRPr="002F559E">
        <w:rPr>
          <w:rFonts w:eastAsia="Times New Roman" w:cstheme="minorHAnsi"/>
        </w:rPr>
        <w:tab/>
      </w:r>
      <w:r w:rsidRPr="002F559E">
        <w:rPr>
          <w:rFonts w:eastAsia="Times New Roman" w:cstheme="minorHAnsi"/>
        </w:rPr>
        <w:tab/>
      </w:r>
      <w:r w:rsidR="002F559E">
        <w:rPr>
          <w:rFonts w:eastAsia="Times New Roman" w:cstheme="minorHAnsi"/>
        </w:rPr>
        <w:t>5</w:t>
      </w:r>
      <w:r w:rsidRPr="002F559E">
        <w:rPr>
          <w:rFonts w:eastAsia="Times New Roman" w:cstheme="minorHAnsi"/>
        </w:rPr>
        <w:t xml:space="preserve"> dice</w:t>
      </w:r>
      <w:r w:rsidRPr="002F559E" w:rsidDel="00E317C5">
        <w:rPr>
          <w:rFonts w:eastAsia="Times New Roman" w:cstheme="minorHAnsi"/>
        </w:rPr>
        <w:t xml:space="preserve"> </w:t>
      </w:r>
      <w:r w:rsidR="002F559E">
        <w:rPr>
          <w:rFonts w:eastAsia="Times New Roman" w:cstheme="minorHAnsi"/>
        </w:rPr>
        <w:tab/>
        <w:t>5</w:t>
      </w:r>
    </w:p>
    <w:p w14:paraId="63A87DDB" w14:textId="77777777" w:rsidR="00E43E60" w:rsidRPr="002F559E" w:rsidRDefault="00864C72" w:rsidP="00E43E60">
      <w:pPr>
        <w:contextualSpacing/>
        <w:rPr>
          <w:rFonts w:eastAsia="Times New Roman" w:cstheme="minorHAnsi"/>
        </w:rPr>
      </w:pPr>
      <w:r>
        <w:rPr>
          <w:rFonts w:eastAsia="Times New Roman" w:cstheme="minorHAnsi"/>
        </w:rPr>
        <w:t>Epic</w:t>
      </w:r>
      <w:r>
        <w:rPr>
          <w:rFonts w:eastAsia="Times New Roman" w:cstheme="minorHAnsi"/>
        </w:rPr>
        <w:tab/>
      </w:r>
      <w:r w:rsidR="00E43E60" w:rsidRPr="002F559E">
        <w:rPr>
          <w:rFonts w:eastAsia="Times New Roman" w:cstheme="minorHAnsi"/>
        </w:rPr>
        <w:tab/>
      </w:r>
      <w:r w:rsidR="002F559E">
        <w:rPr>
          <w:rFonts w:eastAsia="Times New Roman" w:cstheme="minorHAnsi"/>
        </w:rPr>
        <w:t>7</w:t>
      </w:r>
      <w:r w:rsidR="00E43E60" w:rsidRPr="002F559E">
        <w:rPr>
          <w:rFonts w:eastAsia="Times New Roman" w:cstheme="minorHAnsi"/>
        </w:rPr>
        <w:t xml:space="preserve"> dice</w:t>
      </w:r>
      <w:r w:rsidR="00E43E60" w:rsidRPr="002F559E" w:rsidDel="00E317C5">
        <w:rPr>
          <w:rFonts w:eastAsia="Times New Roman" w:cstheme="minorHAnsi"/>
        </w:rPr>
        <w:t xml:space="preserve"> </w:t>
      </w:r>
      <w:r w:rsidR="002F559E">
        <w:rPr>
          <w:rFonts w:eastAsia="Times New Roman" w:cstheme="minorHAnsi"/>
        </w:rPr>
        <w:tab/>
        <w:t>7</w:t>
      </w:r>
    </w:p>
    <w:p w14:paraId="51F1325E" w14:textId="77777777" w:rsidR="00E43E60" w:rsidRPr="002F559E" w:rsidRDefault="00E43E60" w:rsidP="00E43E60">
      <w:pPr>
        <w:contextualSpacing/>
        <w:rPr>
          <w:rFonts w:eastAsia="Times New Roman" w:cstheme="minorHAnsi"/>
        </w:rPr>
      </w:pPr>
      <w:r w:rsidRPr="002F559E">
        <w:rPr>
          <w:rFonts w:eastAsia="Times New Roman" w:cstheme="minorHAnsi"/>
        </w:rPr>
        <w:t>Legendary</w:t>
      </w:r>
      <w:r w:rsidRPr="002F559E">
        <w:rPr>
          <w:rFonts w:eastAsia="Times New Roman" w:cstheme="minorHAnsi"/>
        </w:rPr>
        <w:tab/>
      </w:r>
      <w:r w:rsidR="002F559E">
        <w:rPr>
          <w:rFonts w:eastAsia="Times New Roman" w:cstheme="minorHAnsi"/>
        </w:rPr>
        <w:t>9</w:t>
      </w:r>
      <w:r w:rsidRPr="002F559E">
        <w:rPr>
          <w:rFonts w:eastAsia="Times New Roman" w:cstheme="minorHAnsi"/>
        </w:rPr>
        <w:t xml:space="preserve"> dice</w:t>
      </w:r>
      <w:r w:rsidRPr="002F559E" w:rsidDel="00E317C5">
        <w:rPr>
          <w:rFonts w:eastAsia="Times New Roman" w:cstheme="minorHAnsi"/>
        </w:rPr>
        <w:t xml:space="preserve"> </w:t>
      </w:r>
      <w:r w:rsidR="002F559E">
        <w:rPr>
          <w:rFonts w:eastAsia="Times New Roman" w:cstheme="minorHAnsi"/>
        </w:rPr>
        <w:tab/>
        <w:t>9</w:t>
      </w:r>
    </w:p>
    <w:p w14:paraId="2D262AFF" w14:textId="77777777" w:rsidR="00E43E60" w:rsidRDefault="00E43E60">
      <w:pPr>
        <w:contextualSpacing/>
        <w:rPr>
          <w:rFonts w:eastAsia="Times New Roman" w:cstheme="minorHAnsi"/>
        </w:rPr>
      </w:pPr>
    </w:p>
    <w:p w14:paraId="2C4C533A" w14:textId="77777777" w:rsidR="0035220A" w:rsidRPr="000F4352" w:rsidRDefault="0035220A" w:rsidP="0035220A">
      <w:pPr>
        <w:contextualSpacing/>
        <w:rPr>
          <w:rFonts w:eastAsia="Times New Roman" w:cstheme="minorHAnsi"/>
          <w:b/>
          <w:bCs/>
        </w:rPr>
      </w:pPr>
      <w:r w:rsidRPr="000F4352">
        <w:rPr>
          <w:rFonts w:eastAsia="Times New Roman" w:cstheme="minorHAnsi"/>
          <w:b/>
          <w:bCs/>
        </w:rPr>
        <w:t>Orkenblade</w:t>
      </w:r>
    </w:p>
    <w:p w14:paraId="0721A2B4" w14:textId="77777777" w:rsidR="0035220A" w:rsidRPr="000F4352" w:rsidRDefault="0035220A" w:rsidP="0035220A">
      <w:pPr>
        <w:contextualSpacing/>
        <w:rPr>
          <w:rFonts w:eastAsia="Times New Roman" w:cstheme="minorHAnsi"/>
          <w:i/>
          <w:iCs/>
        </w:rPr>
      </w:pPr>
      <w:r w:rsidRPr="000F4352">
        <w:rPr>
          <w:rFonts w:eastAsia="Times New Roman" w:cstheme="minorHAnsi"/>
          <w:i/>
          <w:iCs/>
        </w:rPr>
        <w:t>Weapon (longsword)</w:t>
      </w:r>
      <w:r>
        <w:rPr>
          <w:rFonts w:eastAsia="Times New Roman" w:cstheme="minorHAnsi"/>
          <w:i/>
          <w:iCs/>
        </w:rPr>
        <w:t>, rare (requires attunement)</w:t>
      </w:r>
    </w:p>
    <w:p w14:paraId="306B8392" w14:textId="77777777" w:rsidR="0035220A" w:rsidRDefault="0035220A" w:rsidP="0035220A">
      <w:pPr>
        <w:contextualSpacing/>
        <w:rPr>
          <w:rFonts w:eastAsia="Times New Roman" w:cstheme="minorHAnsi"/>
        </w:rPr>
      </w:pPr>
      <w:r>
        <w:rPr>
          <w:rFonts w:eastAsia="Times New Roman" w:cstheme="minorHAnsi"/>
        </w:rPr>
        <w:t xml:space="preserve">You gain </w:t>
      </w:r>
      <w:r w:rsidRPr="00BC1231">
        <w:rPr>
          <w:rFonts w:eastAsia="Times New Roman" w:cstheme="minorHAnsi"/>
        </w:rPr>
        <w:t>+1 to attack and damage</w:t>
      </w:r>
      <w:r>
        <w:rPr>
          <w:rFonts w:eastAsia="Times New Roman" w:cstheme="minorHAnsi"/>
        </w:rPr>
        <w:t xml:space="preserve"> rolls made with this magic weapon</w:t>
      </w:r>
      <w:r w:rsidRPr="00BC1231">
        <w:rPr>
          <w:rFonts w:eastAsia="Times New Roman" w:cstheme="minorHAnsi"/>
        </w:rPr>
        <w:t xml:space="preserve">. </w:t>
      </w:r>
    </w:p>
    <w:p w14:paraId="27A34A03" w14:textId="77777777" w:rsidR="0035220A" w:rsidRPr="00BC1231" w:rsidRDefault="0035220A" w:rsidP="00FF1748">
      <w:pPr>
        <w:contextualSpacing/>
        <w:rPr>
          <w:rFonts w:eastAsia="Times New Roman" w:cstheme="minorHAnsi"/>
        </w:rPr>
      </w:pPr>
      <w:r w:rsidRPr="00BC1231">
        <w:rPr>
          <w:rFonts w:eastAsia="Times New Roman" w:cstheme="minorHAnsi"/>
        </w:rPr>
        <w:t xml:space="preserve">When attuned to and wielding </w:t>
      </w:r>
      <w:r>
        <w:rPr>
          <w:rFonts w:eastAsia="Times New Roman" w:cstheme="minorHAnsi"/>
        </w:rPr>
        <w:t>this</w:t>
      </w:r>
      <w:r w:rsidRPr="00BC1231">
        <w:rPr>
          <w:rFonts w:eastAsia="Times New Roman" w:cstheme="minorHAnsi"/>
        </w:rPr>
        <w:t xml:space="preserve"> weapon, </w:t>
      </w:r>
      <w:r>
        <w:rPr>
          <w:rFonts w:eastAsia="Times New Roman" w:cstheme="minorHAnsi"/>
        </w:rPr>
        <w:t>you</w:t>
      </w:r>
      <w:r w:rsidRPr="00BC1231">
        <w:rPr>
          <w:rFonts w:eastAsia="Times New Roman" w:cstheme="minorHAnsi"/>
        </w:rPr>
        <w:t xml:space="preserve"> gain the </w:t>
      </w:r>
      <w:r w:rsidR="009F2C47">
        <w:rPr>
          <w:rFonts w:eastAsia="Times New Roman" w:cstheme="minorHAnsi"/>
        </w:rPr>
        <w:t>F</w:t>
      </w:r>
      <w:r w:rsidRPr="00BC1231">
        <w:rPr>
          <w:rFonts w:eastAsia="Times New Roman" w:cstheme="minorHAnsi"/>
        </w:rPr>
        <w:t xml:space="preserve">avored </w:t>
      </w:r>
      <w:r w:rsidR="009F2C47">
        <w:rPr>
          <w:rFonts w:eastAsia="Times New Roman" w:cstheme="minorHAnsi"/>
        </w:rPr>
        <w:t>E</w:t>
      </w:r>
      <w:r w:rsidRPr="00BC1231">
        <w:rPr>
          <w:rFonts w:eastAsia="Times New Roman" w:cstheme="minorHAnsi"/>
        </w:rPr>
        <w:t>nemy talent</w:t>
      </w:r>
      <w:r w:rsidR="00EF1199">
        <w:rPr>
          <w:rFonts w:eastAsia="Times New Roman" w:cstheme="minorHAnsi"/>
        </w:rPr>
        <w:t>, as a hunter of your level</w:t>
      </w:r>
      <w:r w:rsidR="00FF1748">
        <w:rPr>
          <w:rFonts w:eastAsia="Times New Roman" w:cstheme="minorHAnsi"/>
        </w:rPr>
        <w:t>, but must choose orcs as your favored foe</w:t>
      </w:r>
      <w:r w:rsidRPr="00BC1231">
        <w:rPr>
          <w:rFonts w:eastAsia="Times New Roman" w:cstheme="minorHAnsi"/>
        </w:rPr>
        <w:t xml:space="preserve">. </w:t>
      </w:r>
    </w:p>
    <w:p w14:paraId="3E5B23FD" w14:textId="77777777" w:rsidR="0035220A" w:rsidRPr="000D5DB5" w:rsidRDefault="0035220A">
      <w:pPr>
        <w:contextualSpacing/>
        <w:rPr>
          <w:rFonts w:eastAsia="Times New Roman" w:cstheme="minorHAnsi"/>
        </w:rPr>
      </w:pPr>
    </w:p>
    <w:p w14:paraId="49808504" w14:textId="77777777" w:rsidR="00B93648" w:rsidRPr="000D5DB5" w:rsidRDefault="00B93648">
      <w:pPr>
        <w:contextualSpacing/>
        <w:rPr>
          <w:rFonts w:eastAsia="Times New Roman" w:cstheme="minorHAnsi"/>
          <w:b/>
          <w:bCs/>
        </w:rPr>
      </w:pPr>
      <w:r w:rsidRPr="000D5DB5">
        <w:rPr>
          <w:rFonts w:eastAsia="Times New Roman" w:cstheme="minorHAnsi"/>
          <w:b/>
          <w:bCs/>
        </w:rPr>
        <w:t>Phantom Blade</w:t>
      </w:r>
    </w:p>
    <w:p w14:paraId="627BB7B4" w14:textId="77777777" w:rsidR="00B93648" w:rsidRPr="000D5DB5" w:rsidRDefault="00B93648">
      <w:pPr>
        <w:contextualSpacing/>
        <w:rPr>
          <w:rFonts w:eastAsia="Times New Roman" w:cstheme="minorHAnsi"/>
          <w:i/>
          <w:iCs/>
        </w:rPr>
      </w:pPr>
      <w:r w:rsidRPr="000D5DB5">
        <w:rPr>
          <w:rFonts w:eastAsia="Times New Roman" w:cstheme="minorHAnsi"/>
          <w:i/>
          <w:iCs/>
        </w:rPr>
        <w:t>Weapon (longsword), rare</w:t>
      </w:r>
    </w:p>
    <w:p w14:paraId="3F4358A5" w14:textId="77777777" w:rsidR="00E43E60" w:rsidRDefault="00B93648">
      <w:pPr>
        <w:contextualSpacing/>
        <w:rPr>
          <w:rFonts w:eastAsia="Times New Roman" w:cstheme="minorHAnsi"/>
        </w:rPr>
      </w:pPr>
      <w:r w:rsidRPr="000D5DB5">
        <w:rPr>
          <w:rFonts w:eastAsia="Times New Roman" w:cstheme="minorHAnsi"/>
        </w:rPr>
        <w:t xml:space="preserve">You gain a +1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15AC8D22" w14:textId="77777777" w:rsidR="00B93648" w:rsidRDefault="00B93648">
      <w:pPr>
        <w:contextualSpacing/>
        <w:rPr>
          <w:rFonts w:eastAsia="Times New Roman" w:cstheme="minorHAnsi"/>
        </w:rPr>
      </w:pPr>
      <w:r w:rsidRPr="000D5DB5">
        <w:rPr>
          <w:rFonts w:eastAsia="Times New Roman" w:cstheme="minorHAnsi"/>
        </w:rPr>
        <w:t xml:space="preserve">Upon a successful attack against a creature, you may declare that the weapons’ phantom touch ability activates as a bonus action. If phantom touch takes place, the targeted creature is subject to a </w:t>
      </w:r>
      <w:r w:rsidR="00C506A7" w:rsidRPr="00C506A7">
        <w:rPr>
          <w:rFonts w:eastAsia="Times New Roman" w:cstheme="minorHAnsi"/>
          <w:i/>
          <w:iCs/>
        </w:rPr>
        <w:t>f</w:t>
      </w:r>
      <w:r w:rsidRPr="00C506A7">
        <w:rPr>
          <w:rFonts w:eastAsia="Times New Roman" w:cstheme="minorHAnsi"/>
          <w:i/>
          <w:iCs/>
        </w:rPr>
        <w:t xml:space="preserve">aerie </w:t>
      </w:r>
      <w:r w:rsidR="00C506A7" w:rsidRPr="00C506A7">
        <w:rPr>
          <w:rFonts w:eastAsia="Times New Roman" w:cstheme="minorHAnsi"/>
          <w:i/>
          <w:iCs/>
        </w:rPr>
        <w:t>f</w:t>
      </w:r>
      <w:r w:rsidRPr="00C506A7">
        <w:rPr>
          <w:rFonts w:eastAsia="Times New Roman" w:cstheme="minorHAnsi"/>
          <w:i/>
          <w:iCs/>
        </w:rPr>
        <w:t>ire</w:t>
      </w:r>
      <w:r w:rsidRPr="000D5DB5">
        <w:rPr>
          <w:rFonts w:eastAsia="Times New Roman" w:cstheme="minorHAnsi"/>
        </w:rPr>
        <w:t xml:space="preserve"> spell (centered on the creature only) for one minute. If affected once, the creature is immune against further uses for 24 hours. </w:t>
      </w:r>
    </w:p>
    <w:p w14:paraId="17AF0701" w14:textId="77777777" w:rsidR="00663838" w:rsidRDefault="00663838">
      <w:pPr>
        <w:contextualSpacing/>
        <w:rPr>
          <w:rFonts w:eastAsia="Times New Roman" w:cstheme="minorHAnsi"/>
        </w:rPr>
      </w:pPr>
    </w:p>
    <w:p w14:paraId="30AC66F0" w14:textId="77777777" w:rsidR="00634399" w:rsidRPr="00634399" w:rsidRDefault="00634399" w:rsidP="00634399">
      <w:pPr>
        <w:contextualSpacing/>
        <w:rPr>
          <w:rFonts w:eastAsia="Times New Roman" w:cstheme="minorHAnsi"/>
          <w:b/>
          <w:bCs/>
        </w:rPr>
      </w:pPr>
      <w:r w:rsidRPr="00634399">
        <w:rPr>
          <w:rFonts w:eastAsia="Times New Roman" w:cstheme="minorHAnsi"/>
          <w:b/>
          <w:bCs/>
        </w:rPr>
        <w:t>Philosopher's Stone</w:t>
      </w:r>
    </w:p>
    <w:p w14:paraId="60F5DA28" w14:textId="77777777" w:rsidR="00634399" w:rsidRPr="00634399" w:rsidRDefault="00634399" w:rsidP="00634399">
      <w:pPr>
        <w:contextualSpacing/>
        <w:rPr>
          <w:rFonts w:eastAsia="Times New Roman" w:cstheme="minorHAnsi"/>
          <w:i/>
          <w:iCs/>
        </w:rPr>
      </w:pPr>
      <w:r w:rsidRPr="00634399">
        <w:rPr>
          <w:rFonts w:eastAsia="Times New Roman" w:cstheme="minorHAnsi"/>
          <w:i/>
          <w:iCs/>
        </w:rPr>
        <w:t>Wondrous item, rare (requires attunement)</w:t>
      </w:r>
    </w:p>
    <w:p w14:paraId="52BF099F" w14:textId="77777777" w:rsidR="00634399" w:rsidRPr="007B3ACD" w:rsidRDefault="00634399" w:rsidP="007B3ACD">
      <w:r w:rsidRPr="00634399">
        <w:rPr>
          <w:rFonts w:eastAsia="Times New Roman" w:cstheme="minorHAnsi"/>
        </w:rPr>
        <w:t>While attuned to this stone, two different ability scores of your choice increases by 1 (maximum 18)</w:t>
      </w:r>
      <w:r>
        <w:rPr>
          <w:rFonts w:eastAsia="Times New Roman" w:cstheme="minorHAnsi"/>
        </w:rPr>
        <w:t>. I</w:t>
      </w:r>
      <w:r w:rsidRPr="00634399">
        <w:rPr>
          <w:rFonts w:eastAsia="Times New Roman" w:cstheme="minorHAnsi"/>
        </w:rPr>
        <w:t>f you are an Alchemist</w:t>
      </w:r>
      <w:r w:rsidR="007B3ACD">
        <w:rPr>
          <w:rFonts w:eastAsia="Times New Roman" w:cstheme="minorHAnsi"/>
        </w:rPr>
        <w:t xml:space="preserve"> with </w:t>
      </w:r>
      <w:r w:rsidR="007B3ACD">
        <w:rPr>
          <w:rFonts w:eastAsia="Times New Roman" w:cstheme="minorHAnsi"/>
        </w:rPr>
        <w:lastRenderedPageBreak/>
        <w:t>the Inurement ability</w:t>
      </w:r>
      <w:r w:rsidRPr="00634399">
        <w:rPr>
          <w:rFonts w:eastAsia="Times New Roman" w:cstheme="minorHAnsi"/>
        </w:rPr>
        <w:t xml:space="preserve">, </w:t>
      </w:r>
      <w:r w:rsidR="007B3ACD">
        <w:rPr>
          <w:rFonts w:eastAsia="Times New Roman" w:cstheme="minorHAnsi"/>
        </w:rPr>
        <w:t xml:space="preserve">all your potions cost </w:t>
      </w:r>
      <w:r w:rsidR="007B3ACD">
        <w:t xml:space="preserve">2 less Crafting Points. </w:t>
      </w:r>
    </w:p>
    <w:p w14:paraId="05E0F17B" w14:textId="77777777" w:rsidR="00634399" w:rsidRPr="00634399" w:rsidRDefault="00634399" w:rsidP="00634399">
      <w:pPr>
        <w:contextualSpacing/>
        <w:rPr>
          <w:rFonts w:eastAsia="Times New Roman" w:cstheme="minorHAnsi"/>
        </w:rPr>
      </w:pPr>
      <w:r w:rsidRPr="00634399">
        <w:rPr>
          <w:rFonts w:eastAsia="Times New Roman" w:cstheme="minorHAnsi"/>
        </w:rPr>
        <w:t xml:space="preserve">A philosopher's stone is required for the </w:t>
      </w:r>
      <w:r w:rsidRPr="00634399">
        <w:rPr>
          <w:rFonts w:eastAsia="Times New Roman" w:cstheme="minorHAnsi"/>
          <w:i/>
          <w:iCs/>
        </w:rPr>
        <w:t xml:space="preserve">transmute material </w:t>
      </w:r>
      <w:r w:rsidRPr="00634399">
        <w:rPr>
          <w:rFonts w:eastAsia="Times New Roman" w:cstheme="minorHAnsi"/>
        </w:rPr>
        <w:t xml:space="preserve">spell. Creating this stone requires proficiency in Alchemist’s Supplies. </w:t>
      </w:r>
    </w:p>
    <w:p w14:paraId="219CB18F" w14:textId="77777777" w:rsidR="00634399" w:rsidRDefault="00634399">
      <w:pPr>
        <w:contextualSpacing/>
        <w:rPr>
          <w:rFonts w:eastAsia="Times New Roman" w:cstheme="minorHAnsi"/>
        </w:rPr>
      </w:pPr>
    </w:p>
    <w:p w14:paraId="1354856E" w14:textId="77777777" w:rsidR="00663838" w:rsidRDefault="00663838" w:rsidP="00663838">
      <w:pPr>
        <w:contextualSpacing/>
        <w:rPr>
          <w:rFonts w:eastAsia="Times New Roman" w:cstheme="minorHAnsi"/>
          <w:b/>
          <w:bCs/>
        </w:rPr>
      </w:pPr>
      <w:r>
        <w:rPr>
          <w:rFonts w:eastAsia="Times New Roman" w:cstheme="minorHAnsi"/>
          <w:b/>
          <w:bCs/>
        </w:rPr>
        <w:t>Prismatic Blade</w:t>
      </w:r>
    </w:p>
    <w:p w14:paraId="2C8F9591" w14:textId="77777777" w:rsidR="00663838" w:rsidRPr="00663838" w:rsidRDefault="00663838" w:rsidP="00663838">
      <w:pPr>
        <w:contextualSpacing/>
        <w:rPr>
          <w:rFonts w:eastAsia="Times New Roman" w:cstheme="minorHAnsi"/>
          <w:i/>
          <w:iCs/>
        </w:rPr>
      </w:pPr>
      <w:r>
        <w:rPr>
          <w:rFonts w:eastAsia="Times New Roman" w:cstheme="minorHAnsi"/>
          <w:i/>
          <w:iCs/>
        </w:rPr>
        <w:t>Weapon (</w:t>
      </w:r>
      <w:r w:rsidRPr="00663838">
        <w:rPr>
          <w:rFonts w:eastAsia="Times New Roman" w:cstheme="minorHAnsi"/>
          <w:i/>
          <w:iCs/>
        </w:rPr>
        <w:t>longsword</w:t>
      </w:r>
      <w:r>
        <w:rPr>
          <w:rFonts w:eastAsia="Times New Roman" w:cstheme="minorHAnsi"/>
          <w:i/>
          <w:iCs/>
        </w:rPr>
        <w:t>), rare</w:t>
      </w:r>
      <w:r w:rsidRPr="00663838">
        <w:rPr>
          <w:rFonts w:eastAsia="Times New Roman" w:cstheme="minorHAnsi"/>
          <w:i/>
          <w:iCs/>
        </w:rPr>
        <w:t xml:space="preserve"> (requires attunement)</w:t>
      </w:r>
    </w:p>
    <w:p w14:paraId="1B69B5E4" w14:textId="77777777" w:rsidR="00663838" w:rsidRPr="00663838" w:rsidRDefault="00663838">
      <w:pPr>
        <w:contextualSpacing/>
        <w:rPr>
          <w:rFonts w:eastAsia="Times New Roman" w:cstheme="minorHAnsi"/>
        </w:rPr>
      </w:pPr>
      <w:r w:rsidRPr="00663838">
        <w:rPr>
          <w:rFonts w:eastAsia="Times New Roman" w:cstheme="minorHAnsi"/>
        </w:rPr>
        <w:t xml:space="preserve">You gain +1 to attack and damage rolls while using this magic weapon. While wielding this longsword, you can add your </w:t>
      </w:r>
      <w:r w:rsidR="007E5284">
        <w:rPr>
          <w:rFonts w:eastAsia="Times New Roman" w:cstheme="minorHAnsi"/>
        </w:rPr>
        <w:t xml:space="preserve">Agility </w:t>
      </w:r>
      <w:r w:rsidRPr="00663838">
        <w:rPr>
          <w:rFonts w:eastAsia="Times New Roman" w:cstheme="minorHAnsi"/>
        </w:rPr>
        <w:t xml:space="preserve">modifier to attack and damage rolls instead of your Strength modifier. </w:t>
      </w:r>
    </w:p>
    <w:p w14:paraId="4173B9FB" w14:textId="77777777" w:rsidR="00663838" w:rsidRPr="00663838" w:rsidRDefault="00663838" w:rsidP="00663838">
      <w:pPr>
        <w:contextualSpacing/>
        <w:rPr>
          <w:rFonts w:eastAsia="Times New Roman" w:cstheme="minorHAnsi"/>
        </w:rPr>
      </w:pPr>
      <w:r w:rsidRPr="00663838">
        <w:rPr>
          <w:rFonts w:eastAsia="Times New Roman" w:cstheme="minorHAnsi"/>
        </w:rPr>
        <w:t>If you are wielding this sword and not benefiting from a shield, add a +2 bonus to your AC.</w:t>
      </w:r>
    </w:p>
    <w:p w14:paraId="0FB296F9" w14:textId="77777777" w:rsidR="00663838" w:rsidRDefault="00663838" w:rsidP="00663838">
      <w:pPr>
        <w:contextualSpacing/>
        <w:rPr>
          <w:rFonts w:eastAsia="Times New Roman" w:cstheme="minorHAnsi"/>
        </w:rPr>
      </w:pPr>
      <w:r w:rsidRPr="00663838">
        <w:rPr>
          <w:rFonts w:eastAsia="Times New Roman" w:cstheme="minorHAnsi"/>
        </w:rPr>
        <w:t>This magic weapon has 4 charges, regaining 1d4 charges daily at dawn.</w:t>
      </w:r>
      <w:r w:rsidR="009C3631">
        <w:rPr>
          <w:rFonts w:eastAsia="Times New Roman" w:cstheme="minorHAnsi"/>
        </w:rPr>
        <w:t xml:space="preserve"> It may have one of the following abilities. </w:t>
      </w:r>
    </w:p>
    <w:p w14:paraId="51567831" w14:textId="77777777" w:rsidR="009C3631" w:rsidRPr="00055BD1" w:rsidRDefault="009C3631" w:rsidP="003C4628">
      <w:pPr>
        <w:pStyle w:val="ListParagraph"/>
        <w:numPr>
          <w:ilvl w:val="0"/>
          <w:numId w:val="63"/>
        </w:numPr>
        <w:rPr>
          <w:rFonts w:eastAsia="Times New Roman" w:cstheme="minorHAnsi"/>
        </w:rPr>
      </w:pPr>
      <w:r>
        <w:rPr>
          <w:rFonts w:eastAsia="Times New Roman" w:cstheme="minorHAnsi"/>
          <w:i/>
          <w:iCs/>
        </w:rPr>
        <w:t xml:space="preserve">Augment. </w:t>
      </w:r>
      <w:r w:rsidRPr="00055BD1">
        <w:rPr>
          <w:rFonts w:eastAsia="Times New Roman" w:cstheme="minorHAnsi"/>
        </w:rPr>
        <w:t xml:space="preserve">With an action, you may cast the </w:t>
      </w:r>
      <w:r w:rsidR="00D63985" w:rsidRPr="00D63985">
        <w:rPr>
          <w:rFonts w:eastAsia="Times New Roman" w:cstheme="minorHAnsi"/>
          <w:i/>
          <w:iCs/>
        </w:rPr>
        <w:t>e</w:t>
      </w:r>
      <w:r w:rsidRPr="00D63985">
        <w:rPr>
          <w:rFonts w:eastAsia="Times New Roman" w:cstheme="minorHAnsi"/>
          <w:i/>
          <w:iCs/>
        </w:rPr>
        <w:t xml:space="preserve">nhance </w:t>
      </w:r>
      <w:r w:rsidR="00D63985" w:rsidRPr="00D63985">
        <w:rPr>
          <w:rFonts w:eastAsia="Times New Roman" w:cstheme="minorHAnsi"/>
          <w:i/>
          <w:iCs/>
        </w:rPr>
        <w:t>a</w:t>
      </w:r>
      <w:r w:rsidRPr="00D63985">
        <w:rPr>
          <w:rFonts w:eastAsia="Times New Roman" w:cstheme="minorHAnsi"/>
          <w:i/>
          <w:iCs/>
        </w:rPr>
        <w:t>bility</w:t>
      </w:r>
      <w:r>
        <w:rPr>
          <w:rFonts w:eastAsia="Times New Roman" w:cstheme="minorHAnsi"/>
        </w:rPr>
        <w:t xml:space="preserve"> </w:t>
      </w:r>
      <w:r w:rsidRPr="00055BD1">
        <w:rPr>
          <w:rFonts w:eastAsia="Times New Roman" w:cstheme="minorHAnsi"/>
        </w:rPr>
        <w:t xml:space="preserve">spell. This can affect anything touching the blade (including yourself or any ally you touch). This costs 1 charge. </w:t>
      </w:r>
    </w:p>
    <w:p w14:paraId="7D4DD04E" w14:textId="242917AA" w:rsidR="00663838" w:rsidRDefault="009C3631" w:rsidP="003C4628">
      <w:pPr>
        <w:pStyle w:val="ListParagraph"/>
        <w:numPr>
          <w:ilvl w:val="0"/>
          <w:numId w:val="63"/>
        </w:numPr>
        <w:rPr>
          <w:rFonts w:eastAsia="Times New Roman" w:cstheme="minorHAnsi"/>
        </w:rPr>
      </w:pPr>
      <w:r>
        <w:rPr>
          <w:rFonts w:eastAsia="Times New Roman" w:cstheme="minorHAnsi"/>
          <w:i/>
          <w:iCs/>
        </w:rPr>
        <w:t xml:space="preserve">Guard. </w:t>
      </w:r>
      <w:r w:rsidR="00663838" w:rsidRPr="00663838">
        <w:rPr>
          <w:rFonts w:eastAsia="Times New Roman" w:cstheme="minorHAnsi"/>
        </w:rPr>
        <w:t xml:space="preserve">With an action, you can cast the </w:t>
      </w:r>
      <w:r w:rsidR="00D63985" w:rsidRPr="00D63985">
        <w:rPr>
          <w:rFonts w:eastAsia="Times New Roman" w:cstheme="minorHAnsi"/>
          <w:i/>
          <w:iCs/>
        </w:rPr>
        <w:t>p</w:t>
      </w:r>
      <w:r w:rsidR="00663838" w:rsidRPr="00D63985">
        <w:rPr>
          <w:rFonts w:eastAsia="Times New Roman" w:cstheme="minorHAnsi"/>
          <w:i/>
          <w:iCs/>
        </w:rPr>
        <w:t xml:space="preserve">ower </w:t>
      </w:r>
      <w:r w:rsidR="00D63985" w:rsidRPr="00D63985">
        <w:rPr>
          <w:rFonts w:eastAsia="Times New Roman" w:cstheme="minorHAnsi"/>
          <w:i/>
          <w:iCs/>
        </w:rPr>
        <w:t>w</w:t>
      </w:r>
      <w:r w:rsidR="00663838" w:rsidRPr="00D63985">
        <w:rPr>
          <w:rFonts w:eastAsia="Times New Roman" w:cstheme="minorHAnsi"/>
          <w:i/>
          <w:iCs/>
        </w:rPr>
        <w:t>ord</w:t>
      </w:r>
      <w:ins w:id="2832" w:author="Admin" w:date="2021-09-15T22:07:00Z">
        <w:r w:rsidR="0091008E">
          <w:rPr>
            <w:rFonts w:eastAsia="Times New Roman" w:cstheme="minorHAnsi"/>
            <w:i/>
            <w:iCs/>
          </w:rPr>
          <w:t>:</w:t>
        </w:r>
      </w:ins>
      <w:r w:rsidR="001E6228" w:rsidRPr="00D63985">
        <w:rPr>
          <w:rFonts w:eastAsia="Times New Roman" w:cstheme="minorHAnsi"/>
          <w:i/>
          <w:iCs/>
        </w:rPr>
        <w:t xml:space="preserve"> </w:t>
      </w:r>
      <w:r w:rsidR="00D63985" w:rsidRPr="00D63985">
        <w:rPr>
          <w:rFonts w:eastAsia="Times New Roman" w:cstheme="minorHAnsi"/>
          <w:i/>
          <w:iCs/>
        </w:rPr>
        <w:t>s</w:t>
      </w:r>
      <w:r w:rsidR="00663838" w:rsidRPr="00D63985">
        <w:rPr>
          <w:rFonts w:eastAsia="Times New Roman" w:cstheme="minorHAnsi"/>
          <w:i/>
          <w:iCs/>
        </w:rPr>
        <w:t>hield</w:t>
      </w:r>
      <w:r w:rsidR="00663838" w:rsidRPr="00663838">
        <w:rPr>
          <w:rFonts w:eastAsia="Times New Roman" w:cstheme="minorHAnsi"/>
        </w:rPr>
        <w:t xml:space="preserve"> spell. This can affect anything touching the blade (including yourself or an ally you touch). This costs 1 charge.</w:t>
      </w:r>
    </w:p>
    <w:p w14:paraId="2D3D3EBE" w14:textId="77777777" w:rsidR="00663838" w:rsidRDefault="009C3631" w:rsidP="003C4628">
      <w:pPr>
        <w:pStyle w:val="ListParagraph"/>
        <w:numPr>
          <w:ilvl w:val="0"/>
          <w:numId w:val="63"/>
        </w:numPr>
        <w:rPr>
          <w:rFonts w:eastAsia="Times New Roman" w:cstheme="minorHAnsi"/>
        </w:rPr>
      </w:pPr>
      <w:r>
        <w:rPr>
          <w:rFonts w:eastAsia="Times New Roman" w:cstheme="minorHAnsi"/>
          <w:i/>
          <w:iCs/>
        </w:rPr>
        <w:t xml:space="preserve">Weave. </w:t>
      </w:r>
      <w:r w:rsidR="00663838" w:rsidRPr="00663838">
        <w:rPr>
          <w:rFonts w:eastAsia="Times New Roman" w:cstheme="minorHAnsi"/>
        </w:rPr>
        <w:t xml:space="preserve">With an action, you may cast the </w:t>
      </w:r>
      <w:r w:rsidR="00D63985" w:rsidRPr="00D63985">
        <w:rPr>
          <w:rFonts w:eastAsia="Times New Roman" w:cstheme="minorHAnsi"/>
          <w:i/>
          <w:iCs/>
        </w:rPr>
        <w:t>p</w:t>
      </w:r>
      <w:r w:rsidR="00663838" w:rsidRPr="00D63985">
        <w:rPr>
          <w:rFonts w:eastAsia="Times New Roman" w:cstheme="minorHAnsi"/>
          <w:i/>
          <w:iCs/>
        </w:rPr>
        <w:t xml:space="preserve">rismatic </w:t>
      </w:r>
      <w:r w:rsidR="00D63985" w:rsidRPr="00D63985">
        <w:rPr>
          <w:rFonts w:eastAsia="Times New Roman" w:cstheme="minorHAnsi"/>
          <w:i/>
          <w:iCs/>
        </w:rPr>
        <w:t>s</w:t>
      </w:r>
      <w:r w:rsidR="00663838" w:rsidRPr="00D63985">
        <w:rPr>
          <w:rFonts w:eastAsia="Times New Roman" w:cstheme="minorHAnsi"/>
          <w:i/>
          <w:iCs/>
        </w:rPr>
        <w:t>pray</w:t>
      </w:r>
      <w:r w:rsidR="00663838" w:rsidRPr="00663838">
        <w:rPr>
          <w:rFonts w:eastAsia="Times New Roman" w:cstheme="minorHAnsi"/>
        </w:rPr>
        <w:t xml:space="preserve"> spell. This costs 4 charges. </w:t>
      </w:r>
    </w:p>
    <w:p w14:paraId="219CC2FC" w14:textId="77777777" w:rsidR="009C3631" w:rsidRPr="009C3631" w:rsidRDefault="009C3631" w:rsidP="00864C72">
      <w:pPr>
        <w:pStyle w:val="ListParagraph"/>
        <w:numPr>
          <w:ilvl w:val="0"/>
          <w:numId w:val="63"/>
        </w:numPr>
        <w:rPr>
          <w:rFonts w:eastAsia="Times New Roman" w:cstheme="minorHAnsi"/>
        </w:rPr>
      </w:pPr>
      <w:r>
        <w:rPr>
          <w:rFonts w:eastAsia="Times New Roman" w:cstheme="minorHAnsi"/>
          <w:i/>
          <w:iCs/>
        </w:rPr>
        <w:t xml:space="preserve">Unweave. </w:t>
      </w:r>
      <w:r>
        <w:rPr>
          <w:rFonts w:eastAsia="Times New Roman" w:cstheme="minorHAnsi"/>
        </w:rPr>
        <w:t>Y</w:t>
      </w:r>
      <w:r w:rsidRPr="00663838">
        <w:rPr>
          <w:rFonts w:eastAsia="Times New Roman" w:cstheme="minorHAnsi"/>
        </w:rPr>
        <w:t xml:space="preserve">ou may </w:t>
      </w:r>
      <w:r>
        <w:rPr>
          <w:rFonts w:eastAsia="Times New Roman" w:cstheme="minorHAnsi"/>
        </w:rPr>
        <w:t xml:space="preserve">cast the </w:t>
      </w:r>
      <w:r w:rsidR="00843CC2" w:rsidRPr="00843CC2">
        <w:rPr>
          <w:rFonts w:eastAsia="Times New Roman" w:cstheme="minorHAnsi"/>
          <w:i/>
          <w:iCs/>
        </w:rPr>
        <w:t>d</w:t>
      </w:r>
      <w:r w:rsidRPr="00843CC2">
        <w:rPr>
          <w:rFonts w:eastAsia="Times New Roman" w:cstheme="minorHAnsi"/>
          <w:i/>
          <w:iCs/>
        </w:rPr>
        <w:t xml:space="preserve">ispel </w:t>
      </w:r>
      <w:r w:rsidR="00843CC2" w:rsidRPr="00843CC2">
        <w:rPr>
          <w:rFonts w:eastAsia="Times New Roman" w:cstheme="minorHAnsi"/>
          <w:i/>
          <w:iCs/>
        </w:rPr>
        <w:t>m</w:t>
      </w:r>
      <w:r w:rsidRPr="00843CC2">
        <w:rPr>
          <w:rFonts w:eastAsia="Times New Roman" w:cstheme="minorHAnsi"/>
          <w:i/>
          <w:iCs/>
        </w:rPr>
        <w:t>agic</w:t>
      </w:r>
      <w:r w:rsidRPr="00663838">
        <w:rPr>
          <w:rFonts w:eastAsia="Times New Roman" w:cstheme="minorHAnsi"/>
        </w:rPr>
        <w:t xml:space="preserve"> spell</w:t>
      </w:r>
      <w:r>
        <w:rPr>
          <w:rFonts w:eastAsia="Times New Roman" w:cstheme="minorHAnsi"/>
        </w:rPr>
        <w:t xml:space="preserve"> as part of drawing the blade (free action), or with an action if it is already drawn. This spell is limited to touch range, however, and </w:t>
      </w:r>
      <w:r w:rsidRPr="00663838">
        <w:rPr>
          <w:rFonts w:eastAsia="Times New Roman" w:cstheme="minorHAnsi"/>
        </w:rPr>
        <w:t xml:space="preserve">can affect anything touching the blade (including yourself, an ally you touch, or any spell targeting you). This costs 2 charges. </w:t>
      </w:r>
      <w:r>
        <w:rPr>
          <w:rFonts w:eastAsia="Times New Roman" w:cstheme="minorHAnsi"/>
        </w:rPr>
        <w:t xml:space="preserve">The spell’s level is equal to 4 if the rarity is Rare, 6 if </w:t>
      </w:r>
      <w:r w:rsidR="00864C72">
        <w:rPr>
          <w:rFonts w:eastAsia="Times New Roman" w:cstheme="minorHAnsi"/>
        </w:rPr>
        <w:t>Epic</w:t>
      </w:r>
      <w:r>
        <w:rPr>
          <w:rFonts w:eastAsia="Times New Roman" w:cstheme="minorHAnsi"/>
        </w:rPr>
        <w:t xml:space="preserve">, and 8 if Legendary. </w:t>
      </w:r>
    </w:p>
    <w:p w14:paraId="15F10DB9" w14:textId="77777777" w:rsidR="009C3631" w:rsidRDefault="00663838" w:rsidP="00663838">
      <w:pPr>
        <w:contextualSpacing/>
        <w:rPr>
          <w:rFonts w:eastAsia="Times New Roman" w:cstheme="minorHAnsi"/>
        </w:rPr>
      </w:pPr>
      <w:r w:rsidRPr="00663838">
        <w:rPr>
          <w:rFonts w:eastAsia="Times New Roman" w:cstheme="minorHAnsi"/>
        </w:rPr>
        <w:t>The</w:t>
      </w:r>
      <w:r w:rsidR="009C3631">
        <w:rPr>
          <w:rFonts w:eastAsia="Times New Roman" w:cstheme="minorHAnsi"/>
        </w:rPr>
        <w:t>re</w:t>
      </w:r>
      <w:r w:rsidRPr="00663838">
        <w:rPr>
          <w:rFonts w:eastAsia="Times New Roman" w:cstheme="minorHAnsi"/>
        </w:rPr>
        <w:t xml:space="preserve"> are many Prismatic Blades. </w:t>
      </w:r>
      <w:r>
        <w:rPr>
          <w:rFonts w:eastAsia="Times New Roman" w:cstheme="minorHAnsi"/>
        </w:rPr>
        <w:t xml:space="preserve">Three </w:t>
      </w:r>
      <w:r w:rsidRPr="00663838">
        <w:rPr>
          <w:rFonts w:eastAsia="Times New Roman" w:cstheme="minorHAnsi"/>
        </w:rPr>
        <w:t>of the best known are Quel'Serrar</w:t>
      </w:r>
      <w:r>
        <w:rPr>
          <w:rFonts w:eastAsia="Times New Roman" w:cstheme="minorHAnsi"/>
        </w:rPr>
        <w:t>,</w:t>
      </w:r>
      <w:r w:rsidRPr="00663838">
        <w:rPr>
          <w:rFonts w:eastAsia="Times New Roman" w:cstheme="minorHAnsi"/>
        </w:rPr>
        <w:t xml:space="preserve"> </w:t>
      </w:r>
      <w:r>
        <w:rPr>
          <w:rFonts w:eastAsia="Times New Roman" w:cstheme="minorHAnsi"/>
        </w:rPr>
        <w:t xml:space="preserve">Quel’Zaram, </w:t>
      </w:r>
      <w:r w:rsidRPr="00663838">
        <w:rPr>
          <w:rFonts w:eastAsia="Times New Roman" w:cstheme="minorHAnsi"/>
        </w:rPr>
        <w:t xml:space="preserve">and Quel'delar. All such blades are ancient, forged by dragons long ago and gifted to the kaldorei to aid them in the War of the Ancients. </w:t>
      </w:r>
    </w:p>
    <w:p w14:paraId="5BA83351" w14:textId="77777777" w:rsidR="00663838" w:rsidRDefault="00663838" w:rsidP="00663838">
      <w:pPr>
        <w:contextualSpacing/>
        <w:rPr>
          <w:rFonts w:eastAsia="Times New Roman" w:cstheme="minorHAnsi"/>
        </w:rPr>
      </w:pPr>
      <w:r w:rsidRPr="000D5DB5">
        <w:rPr>
          <w:rFonts w:eastAsia="Times New Roman" w:cstheme="minorHAnsi"/>
        </w:rPr>
        <w:lastRenderedPageBreak/>
        <w:t xml:space="preserve">Currently, </w:t>
      </w:r>
      <w:r>
        <w:rPr>
          <w:rFonts w:eastAsia="Times New Roman" w:cstheme="minorHAnsi"/>
        </w:rPr>
        <w:t>most remain</w:t>
      </w:r>
      <w:r w:rsidRPr="000D5DB5">
        <w:rPr>
          <w:rFonts w:eastAsia="Times New Roman" w:cstheme="minorHAnsi"/>
        </w:rPr>
        <w:t xml:space="preserve"> dull and forgotten, though it can be re</w:t>
      </w:r>
      <w:r>
        <w:rPr>
          <w:rFonts w:eastAsia="Times New Roman" w:cstheme="minorHAnsi"/>
        </w:rPr>
        <w:t>-</w:t>
      </w:r>
      <w:r w:rsidRPr="000D5DB5">
        <w:rPr>
          <w:rFonts w:eastAsia="Times New Roman" w:cstheme="minorHAnsi"/>
        </w:rPr>
        <w:t>forged by heating in dragon-fire, and being quenched in dragon blood (which gives it the reputation of being a dragon-slaying blade).</w:t>
      </w:r>
    </w:p>
    <w:p w14:paraId="5EC5A4B5" w14:textId="77777777" w:rsidR="00663838" w:rsidRDefault="00663838" w:rsidP="00663838">
      <w:pPr>
        <w:contextualSpacing/>
        <w:rPr>
          <w:rFonts w:eastAsia="Times New Roman" w:cstheme="minorHAnsi"/>
        </w:rPr>
      </w:pPr>
      <w:r>
        <w:rPr>
          <w:rFonts w:eastAsia="Times New Roman" w:cstheme="minorHAnsi"/>
        </w:rPr>
        <w:t xml:space="preserve">A </w:t>
      </w:r>
      <w:r w:rsidRPr="00663838">
        <w:rPr>
          <w:rFonts w:eastAsia="Times New Roman" w:cstheme="minorHAnsi"/>
        </w:rPr>
        <w:t>dulled</w:t>
      </w:r>
      <w:r>
        <w:rPr>
          <w:rFonts w:eastAsia="Times New Roman" w:cstheme="minorHAnsi"/>
        </w:rPr>
        <w:t xml:space="preserve"> Prismatic Blade </w:t>
      </w:r>
      <w:r w:rsidRPr="00663838">
        <w:rPr>
          <w:rFonts w:eastAsia="Times New Roman" w:cstheme="minorHAnsi"/>
        </w:rPr>
        <w:t xml:space="preserve">has 0 charges, but </w:t>
      </w:r>
      <w:r>
        <w:rPr>
          <w:rFonts w:eastAsia="Times New Roman" w:cstheme="minorHAnsi"/>
        </w:rPr>
        <w:t xml:space="preserve">otherwise </w:t>
      </w:r>
      <w:r w:rsidRPr="00663838">
        <w:rPr>
          <w:rFonts w:eastAsia="Times New Roman" w:cstheme="minorHAnsi"/>
        </w:rPr>
        <w:t>acts otherwise same</w:t>
      </w:r>
      <w:r>
        <w:rPr>
          <w:rFonts w:eastAsia="Times New Roman" w:cstheme="minorHAnsi"/>
        </w:rPr>
        <w:t xml:space="preserve"> way</w:t>
      </w:r>
      <w:r w:rsidRPr="00663838">
        <w:rPr>
          <w:rFonts w:eastAsia="Times New Roman" w:cstheme="minorHAnsi"/>
        </w:rPr>
        <w:t>.</w:t>
      </w:r>
    </w:p>
    <w:p w14:paraId="5F4C9E60" w14:textId="77777777" w:rsidR="009C3631" w:rsidRDefault="009C3631" w:rsidP="00663838">
      <w:pPr>
        <w:contextualSpacing/>
        <w:rPr>
          <w:rFonts w:eastAsia="Times New Roman" w:cstheme="minorHAnsi"/>
        </w:rPr>
      </w:pPr>
    </w:p>
    <w:p w14:paraId="1964B4ED" w14:textId="77777777" w:rsidR="009C3631" w:rsidRDefault="009C3631" w:rsidP="00663838">
      <w:pPr>
        <w:contextualSpacing/>
        <w:rPr>
          <w:rFonts w:eastAsia="Times New Roman" w:cstheme="minorHAnsi"/>
        </w:rPr>
      </w:pPr>
      <w:r>
        <w:rPr>
          <w:rFonts w:eastAsia="Times New Roman" w:cstheme="minorHAnsi"/>
        </w:rPr>
        <w:t xml:space="preserve">The greater the rarity of the prismatic blade, the more abilities it may have. </w:t>
      </w:r>
    </w:p>
    <w:p w14:paraId="477D98BA" w14:textId="77777777" w:rsidR="009C3631" w:rsidRDefault="00864C72" w:rsidP="00663838">
      <w:pPr>
        <w:contextualSpacing/>
        <w:rPr>
          <w:rFonts w:eastAsia="Times New Roman" w:cstheme="minorHAnsi"/>
        </w:rPr>
      </w:pPr>
      <w:r>
        <w:rPr>
          <w:rFonts w:eastAsia="Times New Roman" w:cstheme="minorHAnsi"/>
        </w:rPr>
        <w:t>Epic</w:t>
      </w:r>
      <w:r w:rsidR="009C3631">
        <w:rPr>
          <w:rFonts w:eastAsia="Times New Roman" w:cstheme="minorHAnsi"/>
        </w:rPr>
        <w:t xml:space="preserve"> blades (such as Quel’Zaram) has three abilities, and has a +2 bonus to attack and damage. </w:t>
      </w:r>
    </w:p>
    <w:p w14:paraId="3858ECFD" w14:textId="77777777" w:rsidR="0011759A" w:rsidRDefault="0011759A" w:rsidP="00663838">
      <w:pPr>
        <w:contextualSpacing/>
        <w:rPr>
          <w:rFonts w:eastAsia="Times New Roman" w:cstheme="minorHAnsi"/>
        </w:rPr>
      </w:pPr>
    </w:p>
    <w:p w14:paraId="46888272" w14:textId="77777777" w:rsidR="00663838" w:rsidRDefault="0011759A" w:rsidP="00DE08A7">
      <w:pPr>
        <w:contextualSpacing/>
        <w:rPr>
          <w:rFonts w:eastAsia="Times New Roman" w:cstheme="minorHAnsi"/>
          <w:b/>
          <w:bCs/>
        </w:rPr>
      </w:pPr>
      <w:r>
        <w:rPr>
          <w:rFonts w:eastAsia="Times New Roman" w:cstheme="minorHAnsi"/>
          <w:b/>
          <w:bCs/>
        </w:rPr>
        <w:t xml:space="preserve">Secrets of the </w:t>
      </w:r>
      <w:r w:rsidR="00663838">
        <w:rPr>
          <w:rFonts w:eastAsia="Times New Roman" w:cstheme="minorHAnsi"/>
          <w:b/>
          <w:bCs/>
        </w:rPr>
        <w:t>P</w:t>
      </w:r>
      <w:r w:rsidR="00663838" w:rsidRPr="00663838">
        <w:rPr>
          <w:rFonts w:eastAsia="Times New Roman" w:cstheme="minorHAnsi"/>
          <w:b/>
          <w:bCs/>
        </w:rPr>
        <w:t xml:space="preserve">rismatic </w:t>
      </w:r>
      <w:r w:rsidR="00663838">
        <w:rPr>
          <w:rFonts w:eastAsia="Times New Roman" w:cstheme="minorHAnsi"/>
          <w:b/>
          <w:bCs/>
        </w:rPr>
        <w:t>B</w:t>
      </w:r>
      <w:r w:rsidR="00663838" w:rsidRPr="00663838">
        <w:rPr>
          <w:rFonts w:eastAsia="Times New Roman" w:cstheme="minorHAnsi"/>
          <w:b/>
          <w:bCs/>
        </w:rPr>
        <w:t>lade</w:t>
      </w:r>
      <w:r>
        <w:rPr>
          <w:rFonts w:eastAsia="Times New Roman" w:cstheme="minorHAnsi"/>
          <w:b/>
          <w:bCs/>
        </w:rPr>
        <w:t>s</w:t>
      </w:r>
    </w:p>
    <w:p w14:paraId="7E0135C3" w14:textId="77777777" w:rsidR="00663838" w:rsidRPr="00A828FD" w:rsidRDefault="0011759A" w:rsidP="00663838">
      <w:pPr>
        <w:contextualSpacing/>
        <w:rPr>
          <w:rFonts w:eastAsia="Times New Roman" w:cstheme="minorHAnsi"/>
          <w:i/>
          <w:iCs/>
        </w:rPr>
      </w:pPr>
      <w:r w:rsidRPr="00A828FD">
        <w:rPr>
          <w:rFonts w:eastAsia="Times New Roman" w:cstheme="minorHAnsi"/>
          <w:i/>
          <w:iCs/>
        </w:rPr>
        <w:t>Awakening</w:t>
      </w:r>
      <w:r w:rsidR="009C3631" w:rsidRPr="00A828FD">
        <w:rPr>
          <w:rFonts w:eastAsia="Times New Roman" w:cstheme="minorHAnsi"/>
          <w:i/>
          <w:iCs/>
        </w:rPr>
        <w:t xml:space="preserve"> and Reforging</w:t>
      </w:r>
    </w:p>
    <w:p w14:paraId="0F787EB1" w14:textId="77777777" w:rsidR="00663838" w:rsidRPr="00663838" w:rsidRDefault="00663838" w:rsidP="00B04B30">
      <w:pPr>
        <w:contextualSpacing/>
        <w:rPr>
          <w:rFonts w:eastAsia="Times New Roman" w:cstheme="minorHAnsi"/>
          <w:i/>
          <w:iCs/>
        </w:rPr>
      </w:pPr>
      <w:r w:rsidRPr="00663838">
        <w:rPr>
          <w:rFonts w:eastAsia="Times New Roman" w:cstheme="minorHAnsi"/>
          <w:i/>
          <w:iCs/>
        </w:rPr>
        <w:t>"What I offer to you now is one such blade, unfired, unheated, untreated - the most raw and basic form. Now you merely need to find a dragon that will willing enchant</w:t>
      </w:r>
      <w:r w:rsidR="00B04B30">
        <w:rPr>
          <w:rFonts w:eastAsia="Times New Roman" w:cstheme="minorHAnsi"/>
          <w:i/>
          <w:iCs/>
        </w:rPr>
        <w:t xml:space="preserve"> the blade…</w:t>
      </w:r>
      <w:r w:rsidRPr="00663838">
        <w:rPr>
          <w:rFonts w:eastAsia="Times New Roman" w:cstheme="minorHAnsi"/>
          <w:i/>
          <w:iCs/>
        </w:rPr>
        <w:t>"</w:t>
      </w:r>
    </w:p>
    <w:p w14:paraId="1CA101BA" w14:textId="77777777" w:rsidR="00663838" w:rsidRPr="00663838" w:rsidRDefault="00663838" w:rsidP="00663838">
      <w:pPr>
        <w:contextualSpacing/>
        <w:rPr>
          <w:rFonts w:eastAsia="Times New Roman" w:cstheme="minorHAnsi"/>
        </w:rPr>
      </w:pPr>
      <w:r>
        <w:rPr>
          <w:rFonts w:eastAsia="Times New Roman" w:cstheme="minorHAnsi"/>
        </w:rPr>
        <w:t xml:space="preserve">A dulled Prismatic Blade must be re-ignited to act in its full capacity. </w:t>
      </w:r>
    </w:p>
    <w:p w14:paraId="67CC039A" w14:textId="77777777" w:rsidR="00663838" w:rsidRDefault="00663838" w:rsidP="009C3631">
      <w:pPr>
        <w:contextualSpacing/>
        <w:rPr>
          <w:rFonts w:eastAsia="Times New Roman" w:cstheme="minorHAnsi"/>
        </w:rPr>
      </w:pPr>
      <w:r w:rsidRPr="00663838">
        <w:rPr>
          <w:rFonts w:eastAsia="Times New Roman" w:cstheme="minorHAnsi"/>
        </w:rPr>
        <w:t xml:space="preserve">When subject to a true dragon's breath weapon by itself (such as by being in the area of the breath weapon and not being wielded, tricking a dragon to breathe upon it, or leaving it in the mouth of a dying dragon), there is a chance the blade is re-enchanted. This depends on the age of the dragon. On a failed enchantment, the dragon cannot try again until it </w:t>
      </w:r>
      <w:r w:rsidR="009C3631">
        <w:rPr>
          <w:rFonts w:eastAsia="Times New Roman" w:cstheme="minorHAnsi"/>
        </w:rPr>
        <w:t xml:space="preserve">advances </w:t>
      </w:r>
      <w:r w:rsidRPr="00663838">
        <w:rPr>
          <w:rFonts w:eastAsia="Times New Roman" w:cstheme="minorHAnsi"/>
        </w:rPr>
        <w:t xml:space="preserve">to the next age category. </w:t>
      </w:r>
    </w:p>
    <w:p w14:paraId="18B30C48" w14:textId="77777777" w:rsidR="009C3631" w:rsidRPr="00663838" w:rsidRDefault="009C3631" w:rsidP="00663838">
      <w:pPr>
        <w:contextualSpacing/>
        <w:rPr>
          <w:rFonts w:eastAsia="Times New Roman" w:cstheme="minorHAnsi"/>
        </w:rPr>
      </w:pPr>
    </w:p>
    <w:p w14:paraId="27EAD7C3" w14:textId="77777777" w:rsidR="00663838" w:rsidRPr="009C3631" w:rsidRDefault="00663838" w:rsidP="00663838">
      <w:pPr>
        <w:contextualSpacing/>
        <w:rPr>
          <w:rFonts w:eastAsia="Times New Roman" w:cstheme="minorHAnsi"/>
          <w:i/>
          <w:iCs/>
        </w:rPr>
      </w:pPr>
      <w:r w:rsidRPr="009C3631">
        <w:rPr>
          <w:rFonts w:eastAsia="Times New Roman" w:cstheme="minorHAnsi"/>
          <w:i/>
          <w:iCs/>
        </w:rPr>
        <w:t>Age</w:t>
      </w:r>
      <w:r w:rsidRPr="009C3631">
        <w:rPr>
          <w:rFonts w:eastAsia="Times New Roman" w:cstheme="minorHAnsi"/>
          <w:i/>
          <w:iCs/>
        </w:rPr>
        <w:tab/>
      </w:r>
      <w:r w:rsidRPr="009C3631">
        <w:rPr>
          <w:rFonts w:eastAsia="Times New Roman" w:cstheme="minorHAnsi"/>
          <w:i/>
          <w:iCs/>
        </w:rPr>
        <w:tab/>
        <w:t>Chance of Enchantment</w:t>
      </w:r>
    </w:p>
    <w:p w14:paraId="776410C1" w14:textId="77777777" w:rsidR="00663838" w:rsidRPr="00663838" w:rsidRDefault="00663838" w:rsidP="00663838">
      <w:pPr>
        <w:contextualSpacing/>
        <w:rPr>
          <w:rFonts w:eastAsia="Times New Roman" w:cstheme="minorHAnsi"/>
        </w:rPr>
      </w:pPr>
      <w:r w:rsidRPr="00663838">
        <w:rPr>
          <w:rFonts w:eastAsia="Times New Roman" w:cstheme="minorHAnsi"/>
        </w:rPr>
        <w:t>Wyrmling</w:t>
      </w:r>
      <w:r w:rsidRPr="00663838">
        <w:rPr>
          <w:rFonts w:eastAsia="Times New Roman" w:cstheme="minorHAnsi"/>
        </w:rPr>
        <w:tab/>
        <w:t>1%</w:t>
      </w:r>
    </w:p>
    <w:p w14:paraId="54E3AFCD" w14:textId="77777777" w:rsidR="00663838" w:rsidRPr="00663838" w:rsidRDefault="00663838" w:rsidP="00663838">
      <w:pPr>
        <w:contextualSpacing/>
        <w:rPr>
          <w:rFonts w:eastAsia="Times New Roman" w:cstheme="minorHAnsi"/>
        </w:rPr>
      </w:pPr>
      <w:r w:rsidRPr="00663838">
        <w:rPr>
          <w:rFonts w:eastAsia="Times New Roman" w:cstheme="minorHAnsi"/>
        </w:rPr>
        <w:t>Young</w:t>
      </w:r>
      <w:r w:rsidRPr="00663838">
        <w:rPr>
          <w:rFonts w:eastAsia="Times New Roman" w:cstheme="minorHAnsi"/>
        </w:rPr>
        <w:tab/>
      </w:r>
      <w:r>
        <w:rPr>
          <w:rFonts w:eastAsia="Times New Roman" w:cstheme="minorHAnsi"/>
        </w:rPr>
        <w:tab/>
      </w:r>
      <w:r w:rsidRPr="00663838">
        <w:rPr>
          <w:rFonts w:eastAsia="Times New Roman" w:cstheme="minorHAnsi"/>
        </w:rPr>
        <w:t>25%</w:t>
      </w:r>
    </w:p>
    <w:p w14:paraId="3DDC36B2" w14:textId="77777777" w:rsidR="00663838" w:rsidRPr="00663838" w:rsidRDefault="00663838" w:rsidP="00663838">
      <w:pPr>
        <w:contextualSpacing/>
        <w:rPr>
          <w:rFonts w:eastAsia="Times New Roman" w:cstheme="minorHAnsi"/>
        </w:rPr>
      </w:pPr>
      <w:r w:rsidRPr="00663838">
        <w:rPr>
          <w:rFonts w:eastAsia="Times New Roman" w:cstheme="minorHAnsi"/>
        </w:rPr>
        <w:t>Adult</w:t>
      </w:r>
      <w:r w:rsidRPr="00663838">
        <w:rPr>
          <w:rFonts w:eastAsia="Times New Roman" w:cstheme="minorHAnsi"/>
        </w:rPr>
        <w:tab/>
      </w:r>
      <w:r>
        <w:rPr>
          <w:rFonts w:eastAsia="Times New Roman" w:cstheme="minorHAnsi"/>
        </w:rPr>
        <w:tab/>
      </w:r>
      <w:r w:rsidRPr="00663838">
        <w:rPr>
          <w:rFonts w:eastAsia="Times New Roman" w:cstheme="minorHAnsi"/>
        </w:rPr>
        <w:t>50%</w:t>
      </w:r>
    </w:p>
    <w:p w14:paraId="442B21BB" w14:textId="77777777" w:rsidR="00663838" w:rsidRPr="000D5DB5" w:rsidRDefault="00663838" w:rsidP="00663838">
      <w:pPr>
        <w:contextualSpacing/>
        <w:rPr>
          <w:rFonts w:eastAsia="Times New Roman" w:cstheme="minorHAnsi"/>
        </w:rPr>
      </w:pPr>
      <w:r w:rsidRPr="00663838">
        <w:rPr>
          <w:rFonts w:eastAsia="Times New Roman" w:cstheme="minorHAnsi"/>
        </w:rPr>
        <w:t>Ancient</w:t>
      </w:r>
      <w:r w:rsidRPr="00663838">
        <w:rPr>
          <w:rFonts w:eastAsia="Times New Roman" w:cstheme="minorHAnsi"/>
        </w:rPr>
        <w:tab/>
      </w:r>
      <w:r>
        <w:rPr>
          <w:rFonts w:eastAsia="Times New Roman" w:cstheme="minorHAnsi"/>
        </w:rPr>
        <w:tab/>
      </w:r>
      <w:r w:rsidRPr="00663838">
        <w:rPr>
          <w:rFonts w:eastAsia="Times New Roman" w:cstheme="minorHAnsi"/>
        </w:rPr>
        <w:t>100%</w:t>
      </w:r>
    </w:p>
    <w:p w14:paraId="45B9DF52" w14:textId="77777777" w:rsidR="00E43E60" w:rsidRDefault="00E43E60" w:rsidP="00E43E60">
      <w:pPr>
        <w:contextualSpacing/>
        <w:rPr>
          <w:rFonts w:eastAsia="Times New Roman" w:cstheme="minorHAnsi"/>
        </w:rPr>
      </w:pPr>
    </w:p>
    <w:p w14:paraId="06B92535" w14:textId="77777777" w:rsidR="009C3631" w:rsidRPr="00A828FD" w:rsidRDefault="009C3631" w:rsidP="009C3631">
      <w:pPr>
        <w:contextualSpacing/>
        <w:rPr>
          <w:rFonts w:eastAsia="Times New Roman" w:cstheme="minorHAnsi"/>
          <w:i/>
          <w:iCs/>
        </w:rPr>
      </w:pPr>
      <w:r w:rsidRPr="00A828FD">
        <w:rPr>
          <w:rFonts w:eastAsia="Times New Roman" w:cstheme="minorHAnsi"/>
          <w:i/>
          <w:iCs/>
        </w:rPr>
        <w:t>Merging</w:t>
      </w:r>
    </w:p>
    <w:p w14:paraId="07D5229F" w14:textId="77777777" w:rsidR="009C3631" w:rsidRDefault="009C3631" w:rsidP="009C3631">
      <w:pPr>
        <w:contextualSpacing/>
        <w:rPr>
          <w:rFonts w:eastAsia="Times New Roman" w:cstheme="minorHAnsi"/>
        </w:rPr>
      </w:pPr>
      <w:r>
        <w:rPr>
          <w:rFonts w:eastAsia="Times New Roman" w:cstheme="minorHAnsi"/>
        </w:rPr>
        <w:t xml:space="preserve">Prismatic blades can be merged together in very rare instances, such as the blades </w:t>
      </w:r>
      <w:r w:rsidRPr="0011759A">
        <w:rPr>
          <w:rFonts w:eastAsia="Times New Roman" w:cstheme="minorHAnsi"/>
        </w:rPr>
        <w:t>Shalla'tor and Ellemayne</w:t>
      </w:r>
      <w:r>
        <w:rPr>
          <w:rFonts w:eastAsia="Times New Roman" w:cstheme="minorHAnsi"/>
        </w:rPr>
        <w:t xml:space="preserve"> merging into </w:t>
      </w:r>
      <w:r w:rsidRPr="0011759A">
        <w:rPr>
          <w:rFonts w:eastAsia="Times New Roman" w:cstheme="minorHAnsi"/>
        </w:rPr>
        <w:t>Shalamayne</w:t>
      </w:r>
      <w:r>
        <w:rPr>
          <w:rFonts w:eastAsia="Times New Roman" w:cstheme="minorHAnsi"/>
        </w:rPr>
        <w:t xml:space="preserve">. </w:t>
      </w:r>
    </w:p>
    <w:p w14:paraId="169DE25D" w14:textId="77777777" w:rsidR="009C3631" w:rsidRDefault="009C3631" w:rsidP="009C3631">
      <w:pPr>
        <w:contextualSpacing/>
        <w:rPr>
          <w:rFonts w:eastAsia="Times New Roman" w:cstheme="minorHAnsi"/>
        </w:rPr>
      </w:pPr>
      <w:r>
        <w:rPr>
          <w:rFonts w:eastAsia="Times New Roman" w:cstheme="minorHAnsi"/>
        </w:rPr>
        <w:t xml:space="preserve">If a character manages to merge two prismatic blades, the blade turns into a greatsword (such as Quel’Zaram), and occupies only one attunement slot. The rarity of the merged blade is one step higher than the average of </w:t>
      </w:r>
      <w:r>
        <w:rPr>
          <w:rFonts w:eastAsia="Times New Roman" w:cstheme="minorHAnsi"/>
        </w:rPr>
        <w:lastRenderedPageBreak/>
        <w:t>the two, and gains a +1 additional bonus to attack and damage.</w:t>
      </w:r>
    </w:p>
    <w:p w14:paraId="4201D0E4" w14:textId="77777777" w:rsidR="009C3631" w:rsidRPr="0011759A" w:rsidRDefault="009C3631" w:rsidP="00864C72">
      <w:pPr>
        <w:contextualSpacing/>
        <w:rPr>
          <w:rFonts w:eastAsia="Times New Roman" w:cstheme="minorHAnsi"/>
        </w:rPr>
      </w:pPr>
      <w:r>
        <w:rPr>
          <w:rFonts w:eastAsia="Times New Roman" w:cstheme="minorHAnsi"/>
        </w:rPr>
        <w:t xml:space="preserve">Shalla’tor and </w:t>
      </w:r>
      <w:r w:rsidR="00B76DB9">
        <w:rPr>
          <w:rFonts w:eastAsia="Times New Roman" w:cstheme="minorHAnsi"/>
        </w:rPr>
        <w:t>Ellemayne</w:t>
      </w:r>
      <w:r>
        <w:rPr>
          <w:rFonts w:eastAsia="Times New Roman" w:cstheme="minorHAnsi"/>
        </w:rPr>
        <w:t xml:space="preserve"> are act as normal Prismatic Blades, but are </w:t>
      </w:r>
      <w:r w:rsidR="00864C72">
        <w:rPr>
          <w:rFonts w:eastAsia="Times New Roman" w:cstheme="minorHAnsi"/>
        </w:rPr>
        <w:t>Epic</w:t>
      </w:r>
      <w:r>
        <w:rPr>
          <w:rFonts w:eastAsia="Times New Roman" w:cstheme="minorHAnsi"/>
        </w:rPr>
        <w:t xml:space="preserve"> in quality and have a +2 bonus to attack and damage. They have the Augment, Guard, and Unweave abilities. By merging together, Shalamayne becomes </w:t>
      </w:r>
      <w:r w:rsidR="00B76DB9">
        <w:rPr>
          <w:rFonts w:eastAsia="Times New Roman" w:cstheme="minorHAnsi"/>
        </w:rPr>
        <w:t>legendary</w:t>
      </w:r>
      <w:r>
        <w:rPr>
          <w:rFonts w:eastAsia="Times New Roman" w:cstheme="minorHAnsi"/>
        </w:rPr>
        <w:t xml:space="preserve"> rarity, has a +3 bonus to attack and damage rolls, and its Unweave ability functions as spell level 8. </w:t>
      </w:r>
    </w:p>
    <w:p w14:paraId="5AB7A321" w14:textId="77777777" w:rsidR="009C3631" w:rsidRDefault="009C3631" w:rsidP="00E43E60">
      <w:pPr>
        <w:contextualSpacing/>
        <w:rPr>
          <w:rFonts w:eastAsia="Times New Roman" w:cstheme="minorHAnsi"/>
        </w:rPr>
      </w:pPr>
    </w:p>
    <w:p w14:paraId="51F9FCD5" w14:textId="77777777" w:rsidR="00E43E60" w:rsidRPr="000D5DB5" w:rsidRDefault="00E43E60" w:rsidP="00E43E60">
      <w:pPr>
        <w:contextualSpacing/>
        <w:rPr>
          <w:rFonts w:eastAsia="Times New Roman" w:cstheme="minorHAnsi"/>
          <w:b/>
          <w:bCs/>
        </w:rPr>
      </w:pPr>
      <w:r w:rsidRPr="000D5DB5">
        <w:rPr>
          <w:rFonts w:eastAsia="Times New Roman" w:cstheme="minorHAnsi"/>
          <w:b/>
          <w:bCs/>
        </w:rPr>
        <w:t>Puzzle Box of Yogg-Saron</w:t>
      </w:r>
    </w:p>
    <w:p w14:paraId="7E655B08" w14:textId="77777777" w:rsidR="00E43E60" w:rsidRPr="00134BC3" w:rsidRDefault="00E43E60" w:rsidP="00864C72">
      <w:pPr>
        <w:contextualSpacing/>
        <w:rPr>
          <w:rFonts w:eastAsia="Times New Roman" w:cstheme="minorHAnsi"/>
          <w:i/>
          <w:iCs/>
        </w:rPr>
      </w:pPr>
      <w:r w:rsidRPr="00134BC3">
        <w:rPr>
          <w:rFonts w:eastAsia="Times New Roman" w:cstheme="minorHAnsi"/>
          <w:i/>
          <w:iCs/>
        </w:rPr>
        <w:t xml:space="preserve">Wondrous item, </w:t>
      </w:r>
      <w:r w:rsidR="00864C72">
        <w:rPr>
          <w:rFonts w:eastAsia="Times New Roman" w:cstheme="minorHAnsi"/>
          <w:i/>
          <w:iCs/>
        </w:rPr>
        <w:t>epic</w:t>
      </w:r>
      <w:r w:rsidRPr="00134BC3">
        <w:rPr>
          <w:rFonts w:eastAsia="Times New Roman" w:cstheme="minorHAnsi"/>
          <w:i/>
          <w:iCs/>
        </w:rPr>
        <w:t xml:space="preserve"> (requires attunement)</w:t>
      </w:r>
    </w:p>
    <w:p w14:paraId="11623214"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This cube of metallic-like material is actually a puzzle box. Its sides can be manipulated by pushing and twisting, though it is unknown of anyone managed to solve it. </w:t>
      </w:r>
    </w:p>
    <w:p w14:paraId="7F27D997"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The user may attempt a DC 25 Intelligence check to begin cracking the puzzle box. Upon each success, the bearer of the box gains an additional ability as they make significant advancement to opening the puzzle-box. The user should record successes and failures simultaneously. </w:t>
      </w:r>
    </w:p>
    <w:p w14:paraId="36D37C21" w14:textId="77777777" w:rsidR="00E43E60" w:rsidRPr="000D5DB5" w:rsidRDefault="00E43E60" w:rsidP="00E43E60">
      <w:pPr>
        <w:contextualSpacing/>
        <w:rPr>
          <w:rFonts w:eastAsia="Times New Roman" w:cstheme="minorHAnsi"/>
        </w:rPr>
      </w:pPr>
    </w:p>
    <w:p w14:paraId="6A4DC4A5" w14:textId="77777777" w:rsidR="00E43E60" w:rsidRPr="001F25FA" w:rsidRDefault="00E43E60">
      <w:pPr>
        <w:contextualSpacing/>
        <w:rPr>
          <w:rFonts w:eastAsia="Times New Roman" w:cstheme="minorHAnsi"/>
          <w:i/>
          <w:iCs/>
        </w:rPr>
      </w:pPr>
      <w:r w:rsidRPr="001F25FA">
        <w:rPr>
          <w:rFonts w:eastAsia="Times New Roman" w:cstheme="minorHAnsi"/>
          <w:i/>
          <w:iCs/>
        </w:rPr>
        <w:t>Successes</w:t>
      </w:r>
      <w:r>
        <w:rPr>
          <w:rFonts w:eastAsia="Times New Roman" w:cstheme="minorHAnsi"/>
          <w:i/>
          <w:iCs/>
        </w:rPr>
        <w:tab/>
      </w:r>
      <w:r w:rsidRPr="001F25FA">
        <w:rPr>
          <w:rFonts w:eastAsia="Times New Roman" w:cstheme="minorHAnsi"/>
          <w:i/>
          <w:iCs/>
        </w:rPr>
        <w:t>Ability</w:t>
      </w:r>
    </w:p>
    <w:p w14:paraId="447DD2CC" w14:textId="77777777" w:rsidR="00E43E60" w:rsidRPr="000D5DB5" w:rsidRDefault="00E43E60" w:rsidP="00A828FD">
      <w:pPr>
        <w:contextualSpacing/>
        <w:rPr>
          <w:rFonts w:eastAsia="Times New Roman" w:cstheme="minorHAnsi"/>
        </w:rPr>
      </w:pPr>
      <w:r w:rsidRPr="000D5DB5">
        <w:rPr>
          <w:rFonts w:eastAsia="Times New Roman" w:cstheme="minorHAnsi"/>
        </w:rPr>
        <w:t xml:space="preserve">1 </w:t>
      </w:r>
      <w:r w:rsidRPr="000D5DB5">
        <w:rPr>
          <w:rFonts w:eastAsia="Times New Roman" w:cstheme="minorHAnsi"/>
        </w:rPr>
        <w:tab/>
        <w:t xml:space="preserve">Can cast </w:t>
      </w:r>
      <w:r w:rsidR="00A828FD" w:rsidRPr="00A828FD">
        <w:rPr>
          <w:rFonts w:eastAsia="Times New Roman" w:cstheme="minorHAnsi"/>
          <w:i/>
          <w:iCs/>
        </w:rPr>
        <w:t>c</w:t>
      </w:r>
      <w:r w:rsidRPr="00A828FD">
        <w:rPr>
          <w:rFonts w:eastAsia="Times New Roman" w:cstheme="minorHAnsi"/>
          <w:i/>
          <w:iCs/>
        </w:rPr>
        <w:t>onfusion</w:t>
      </w:r>
      <w:r w:rsidRPr="000D5DB5">
        <w:rPr>
          <w:rFonts w:eastAsia="Times New Roman" w:cstheme="minorHAnsi"/>
        </w:rPr>
        <w:t xml:space="preserve"> 1/day</w:t>
      </w:r>
    </w:p>
    <w:p w14:paraId="2A0CA252" w14:textId="77777777" w:rsidR="00E43E60" w:rsidRPr="000D5DB5" w:rsidRDefault="00E43E60">
      <w:pPr>
        <w:contextualSpacing/>
        <w:rPr>
          <w:rFonts w:eastAsia="Times New Roman" w:cstheme="minorHAnsi"/>
        </w:rPr>
      </w:pPr>
      <w:r w:rsidRPr="000D5DB5">
        <w:rPr>
          <w:rFonts w:eastAsia="Times New Roman" w:cstheme="minorHAnsi"/>
        </w:rPr>
        <w:t xml:space="preserve">2 </w:t>
      </w:r>
      <w:r w:rsidRPr="000D5DB5">
        <w:rPr>
          <w:rFonts w:eastAsia="Times New Roman" w:cstheme="minorHAnsi"/>
        </w:rPr>
        <w:tab/>
        <w:t>Advantage to saving throws versus mind-affecting effects</w:t>
      </w:r>
    </w:p>
    <w:p w14:paraId="41BBDED5" w14:textId="77777777" w:rsidR="00E43E60" w:rsidRPr="000D5DB5" w:rsidRDefault="00E43E60">
      <w:pPr>
        <w:contextualSpacing/>
        <w:rPr>
          <w:rFonts w:eastAsia="Times New Roman" w:cstheme="minorHAnsi"/>
        </w:rPr>
      </w:pPr>
      <w:r w:rsidRPr="000D5DB5">
        <w:rPr>
          <w:rFonts w:eastAsia="Times New Roman" w:cstheme="minorHAnsi"/>
        </w:rPr>
        <w:t xml:space="preserve">3 </w:t>
      </w:r>
      <w:r w:rsidRPr="000D5DB5">
        <w:rPr>
          <w:rFonts w:eastAsia="Times New Roman" w:cstheme="minorHAnsi"/>
        </w:rPr>
        <w:tab/>
        <w:t xml:space="preserve">Gain +1 to </w:t>
      </w:r>
      <w:r>
        <w:rPr>
          <w:rFonts w:eastAsia="Times New Roman" w:cstheme="minorHAnsi"/>
        </w:rPr>
        <w:t xml:space="preserve">your </w:t>
      </w:r>
      <w:r w:rsidRPr="000D5DB5">
        <w:rPr>
          <w:rFonts w:eastAsia="Times New Roman" w:cstheme="minorHAnsi"/>
        </w:rPr>
        <w:t>Intelligence</w:t>
      </w:r>
      <w:r>
        <w:rPr>
          <w:rFonts w:eastAsia="Times New Roman" w:cstheme="minorHAnsi"/>
        </w:rPr>
        <w:t xml:space="preserve"> score</w:t>
      </w:r>
    </w:p>
    <w:p w14:paraId="5F607050" w14:textId="77777777" w:rsidR="00E43E60" w:rsidRPr="000D5DB5" w:rsidRDefault="00E43E60" w:rsidP="00A828FD">
      <w:pPr>
        <w:contextualSpacing/>
        <w:rPr>
          <w:rFonts w:eastAsia="Times New Roman" w:cstheme="minorHAnsi"/>
        </w:rPr>
      </w:pPr>
      <w:r w:rsidRPr="000D5DB5">
        <w:rPr>
          <w:rFonts w:eastAsia="Times New Roman" w:cstheme="minorHAnsi"/>
        </w:rPr>
        <w:t>4</w:t>
      </w:r>
      <w:r w:rsidRPr="000D5DB5">
        <w:rPr>
          <w:rFonts w:eastAsia="Times New Roman" w:cstheme="minorHAnsi"/>
        </w:rPr>
        <w:tab/>
        <w:t xml:space="preserve">Can cast </w:t>
      </w:r>
      <w:r w:rsidR="00A828FD" w:rsidRPr="00A828FD">
        <w:rPr>
          <w:rFonts w:eastAsia="Times New Roman" w:cstheme="minorHAnsi"/>
          <w:i/>
          <w:iCs/>
        </w:rPr>
        <w:t>m</w:t>
      </w:r>
      <w:r w:rsidRPr="00A828FD">
        <w:rPr>
          <w:rFonts w:eastAsia="Times New Roman" w:cstheme="minorHAnsi"/>
          <w:i/>
          <w:iCs/>
        </w:rPr>
        <w:t xml:space="preserve">ind </w:t>
      </w:r>
      <w:r w:rsidR="00A828FD" w:rsidRPr="00A828FD">
        <w:rPr>
          <w:rFonts w:eastAsia="Times New Roman" w:cstheme="minorHAnsi"/>
          <w:i/>
          <w:iCs/>
        </w:rPr>
        <w:t>b</w:t>
      </w:r>
      <w:r w:rsidRPr="00A828FD">
        <w:rPr>
          <w:rFonts w:eastAsia="Times New Roman" w:cstheme="minorHAnsi"/>
          <w:i/>
          <w:iCs/>
        </w:rPr>
        <w:t>lank</w:t>
      </w:r>
      <w:r w:rsidRPr="000D5DB5">
        <w:rPr>
          <w:rFonts w:eastAsia="Times New Roman" w:cstheme="minorHAnsi"/>
        </w:rPr>
        <w:t xml:space="preserve"> 1/</w:t>
      </w:r>
      <w:r w:rsidR="00B04B30">
        <w:rPr>
          <w:rFonts w:eastAsia="Times New Roman" w:cstheme="minorHAnsi"/>
        </w:rPr>
        <w:t>long rest</w:t>
      </w:r>
    </w:p>
    <w:p w14:paraId="11C18C39" w14:textId="77777777" w:rsidR="00E43E60" w:rsidRPr="000D5DB5" w:rsidRDefault="00E43E60">
      <w:pPr>
        <w:contextualSpacing/>
        <w:rPr>
          <w:rFonts w:eastAsia="Times New Roman" w:cstheme="minorHAnsi"/>
        </w:rPr>
      </w:pPr>
      <w:r w:rsidRPr="000D5DB5">
        <w:rPr>
          <w:rFonts w:eastAsia="Times New Roman" w:cstheme="minorHAnsi"/>
        </w:rPr>
        <w:t xml:space="preserve">5 </w:t>
      </w:r>
      <w:r w:rsidRPr="000D5DB5">
        <w:rPr>
          <w:rFonts w:eastAsia="Times New Roman" w:cstheme="minorHAnsi"/>
        </w:rPr>
        <w:tab/>
        <w:t xml:space="preserve">Gain +1 to </w:t>
      </w:r>
      <w:r>
        <w:rPr>
          <w:rFonts w:eastAsia="Times New Roman" w:cstheme="minorHAnsi"/>
        </w:rPr>
        <w:t xml:space="preserve">your </w:t>
      </w:r>
      <w:r w:rsidRPr="000D5DB5">
        <w:rPr>
          <w:rFonts w:eastAsia="Times New Roman" w:cstheme="minorHAnsi"/>
        </w:rPr>
        <w:t>Intelligence</w:t>
      </w:r>
      <w:r>
        <w:rPr>
          <w:rFonts w:eastAsia="Times New Roman" w:cstheme="minorHAnsi"/>
        </w:rPr>
        <w:t xml:space="preserve"> score</w:t>
      </w:r>
    </w:p>
    <w:p w14:paraId="492D3468" w14:textId="77777777" w:rsidR="00E43E60" w:rsidRPr="000D5DB5" w:rsidRDefault="00E43E60">
      <w:pPr>
        <w:contextualSpacing/>
        <w:rPr>
          <w:rFonts w:eastAsia="Times New Roman" w:cstheme="minorHAnsi"/>
        </w:rPr>
      </w:pPr>
      <w:r w:rsidRPr="000D5DB5">
        <w:rPr>
          <w:rFonts w:eastAsia="Times New Roman" w:cstheme="minorHAnsi"/>
        </w:rPr>
        <w:t>6</w:t>
      </w:r>
      <w:r w:rsidRPr="000D5DB5">
        <w:rPr>
          <w:rFonts w:eastAsia="Times New Roman" w:cstheme="minorHAnsi"/>
        </w:rPr>
        <w:tab/>
        <w:t>Gain immunity to Confusion effects, and has a permanent tongues effect</w:t>
      </w:r>
    </w:p>
    <w:p w14:paraId="6640617B" w14:textId="77777777" w:rsidR="00E43E60" w:rsidRPr="000D5DB5" w:rsidRDefault="00E43E60" w:rsidP="00E43E60">
      <w:pPr>
        <w:contextualSpacing/>
        <w:rPr>
          <w:rFonts w:eastAsia="Times New Roman" w:cstheme="minorHAnsi"/>
        </w:rPr>
      </w:pPr>
    </w:p>
    <w:p w14:paraId="4EE89482" w14:textId="77777777" w:rsidR="00E43E60" w:rsidRDefault="00E43E60">
      <w:pPr>
        <w:contextualSpacing/>
        <w:rPr>
          <w:rFonts w:eastAsia="Times New Roman" w:cstheme="minorHAnsi"/>
          <w:i/>
          <w:iCs/>
        </w:rPr>
      </w:pPr>
      <w:r w:rsidRPr="001F25FA">
        <w:rPr>
          <w:rFonts w:eastAsia="Times New Roman" w:cstheme="minorHAnsi"/>
          <w:i/>
          <w:iCs/>
        </w:rPr>
        <w:t>Failures</w:t>
      </w:r>
      <w:r>
        <w:rPr>
          <w:rFonts w:eastAsia="Times New Roman" w:cstheme="minorHAnsi"/>
          <w:i/>
          <w:iCs/>
        </w:rPr>
        <w:tab/>
        <w:t>Ability</w:t>
      </w:r>
    </w:p>
    <w:p w14:paraId="4B961D7C" w14:textId="77777777" w:rsidR="0094212D" w:rsidRDefault="004B6801">
      <w:pPr>
        <w:contextualSpacing/>
        <w:rPr>
          <w:rFonts w:eastAsia="Times New Roman" w:cstheme="minorHAnsi"/>
        </w:rPr>
      </w:pPr>
      <w:r>
        <w:rPr>
          <w:rFonts w:eastAsia="Times New Roman" w:cstheme="minorHAnsi"/>
        </w:rPr>
        <w:t>You gain a madness level</w:t>
      </w:r>
      <w:r w:rsidR="0094212D">
        <w:rPr>
          <w:rFonts w:eastAsia="Times New Roman" w:cstheme="minorHAnsi"/>
        </w:rPr>
        <w:t>, with a Spirit DC of 25 to negate</w:t>
      </w:r>
      <w:r>
        <w:rPr>
          <w:rFonts w:eastAsia="Times New Roman" w:cstheme="minorHAnsi"/>
        </w:rPr>
        <w:t xml:space="preserve">. </w:t>
      </w:r>
    </w:p>
    <w:p w14:paraId="58F60B37" w14:textId="77777777" w:rsidR="004B6801" w:rsidRDefault="0094212D">
      <w:pPr>
        <w:contextualSpacing/>
        <w:rPr>
          <w:rFonts w:eastAsia="Times New Roman" w:cstheme="minorHAnsi"/>
        </w:rPr>
      </w:pPr>
      <w:r>
        <w:rPr>
          <w:rFonts w:eastAsia="Times New Roman" w:cstheme="minorHAnsi"/>
        </w:rPr>
        <w:t xml:space="preserve">Also, instead </w:t>
      </w:r>
      <w:r w:rsidR="004B6801">
        <w:rPr>
          <w:rFonts w:eastAsia="Times New Roman" w:cstheme="minorHAnsi"/>
        </w:rPr>
        <w:t xml:space="preserve">of </w:t>
      </w:r>
      <w:r>
        <w:rPr>
          <w:rFonts w:eastAsia="Times New Roman" w:cstheme="minorHAnsi"/>
        </w:rPr>
        <w:t xml:space="preserve">having to choose </w:t>
      </w:r>
      <w:r w:rsidR="004B6801">
        <w:rPr>
          <w:rFonts w:eastAsia="Times New Roman" w:cstheme="minorHAnsi"/>
        </w:rPr>
        <w:t xml:space="preserve">a coping mechanism and </w:t>
      </w:r>
      <w:r>
        <w:rPr>
          <w:rFonts w:eastAsia="Times New Roman" w:cstheme="minorHAnsi"/>
        </w:rPr>
        <w:t xml:space="preserve">being bound to it, you can instead take a -1 penalty to your Spirit score and gain a +2 bonus to future rolls to use the puzzle box. This stacks to a maximum of -5 penalty to your Spirit score and +10 to your Intelligence rolls at level 5 of madness. </w:t>
      </w:r>
    </w:p>
    <w:p w14:paraId="72192FC5" w14:textId="77777777" w:rsidR="00E43E60" w:rsidRPr="00134BC3" w:rsidRDefault="0094212D" w:rsidP="0094212D">
      <w:pPr>
        <w:contextualSpacing/>
        <w:rPr>
          <w:rFonts w:eastAsia="Times New Roman" w:cstheme="minorHAnsi"/>
        </w:rPr>
      </w:pPr>
      <w:r>
        <w:rPr>
          <w:rFonts w:eastAsia="Times New Roman" w:cstheme="minorHAnsi"/>
        </w:rPr>
        <w:t>If you gained more than three levels of madness from the puzzle box, you also have disadvantage to all saving throws versus illusions and effects that deal psychic damage.</w:t>
      </w:r>
    </w:p>
    <w:p w14:paraId="4B4A7CE5" w14:textId="77777777" w:rsidR="00E43E60" w:rsidRPr="000D5DB5" w:rsidRDefault="00E43E60" w:rsidP="00E43E60">
      <w:pPr>
        <w:contextualSpacing/>
        <w:rPr>
          <w:rFonts w:eastAsia="Times New Roman" w:cstheme="minorHAnsi"/>
        </w:rPr>
      </w:pPr>
      <w:r w:rsidRPr="000D5DB5">
        <w:rPr>
          <w:rFonts w:eastAsia="Times New Roman" w:cstheme="minorHAnsi"/>
        </w:rPr>
        <w:lastRenderedPageBreak/>
        <w:t xml:space="preserve">Whenever attempting to solve the puzzle-box, the user hears one of the below quotes in their mind (as telepathy, choose randomly). </w:t>
      </w:r>
    </w:p>
    <w:p w14:paraId="03A63F6D" w14:textId="77777777" w:rsidR="00E43E60" w:rsidRPr="000D5DB5" w:rsidRDefault="00E43E60" w:rsidP="00E43E60">
      <w:pPr>
        <w:contextualSpacing/>
        <w:rPr>
          <w:rFonts w:eastAsia="Times New Roman" w:cstheme="minorHAnsi"/>
        </w:rPr>
      </w:pPr>
    </w:p>
    <w:p w14:paraId="1BDBF119" w14:textId="77777777" w:rsidR="00E43E60" w:rsidRPr="001F25FA" w:rsidRDefault="00E43E60" w:rsidP="00E43E60">
      <w:pPr>
        <w:contextualSpacing/>
        <w:rPr>
          <w:rFonts w:eastAsia="Times New Roman" w:cstheme="minorHAnsi"/>
          <w:i/>
          <w:iCs/>
        </w:rPr>
      </w:pPr>
      <w:r w:rsidRPr="001F25FA">
        <w:rPr>
          <w:rFonts w:eastAsia="Times New Roman" w:cstheme="minorHAnsi"/>
          <w:i/>
          <w:iCs/>
        </w:rPr>
        <w:t>d20</w:t>
      </w:r>
      <w:r w:rsidRPr="001F25FA">
        <w:rPr>
          <w:rFonts w:eastAsia="Times New Roman" w:cstheme="minorHAnsi"/>
          <w:i/>
          <w:iCs/>
        </w:rPr>
        <w:tab/>
        <w:t>Verse</w:t>
      </w:r>
    </w:p>
    <w:p w14:paraId="5FBCFDE8" w14:textId="77777777" w:rsidR="00E43E60" w:rsidRPr="000D5DB5" w:rsidRDefault="00E43E60" w:rsidP="00E43E60">
      <w:pPr>
        <w:contextualSpacing/>
        <w:rPr>
          <w:rFonts w:eastAsia="Times New Roman" w:cstheme="minorHAnsi"/>
        </w:rPr>
      </w:pPr>
      <w:r w:rsidRPr="000D5DB5">
        <w:rPr>
          <w:rFonts w:eastAsia="Times New Roman" w:cstheme="minorHAnsi"/>
        </w:rPr>
        <w:t>1</w:t>
      </w:r>
      <w:r w:rsidRPr="000D5DB5">
        <w:rPr>
          <w:rFonts w:eastAsia="Times New Roman" w:cstheme="minorHAnsi"/>
        </w:rPr>
        <w:tab/>
        <w:t>At the bottom of the ocean even light must die.</w:t>
      </w:r>
    </w:p>
    <w:p w14:paraId="7065A577" w14:textId="77777777" w:rsidR="00E43E60" w:rsidRPr="000D5DB5" w:rsidRDefault="00E43E60" w:rsidP="00E43E60">
      <w:pPr>
        <w:contextualSpacing/>
        <w:rPr>
          <w:rFonts w:eastAsia="Times New Roman" w:cstheme="minorHAnsi"/>
        </w:rPr>
      </w:pPr>
      <w:r w:rsidRPr="000D5DB5">
        <w:rPr>
          <w:rFonts w:eastAsia="Times New Roman" w:cstheme="minorHAnsi"/>
        </w:rPr>
        <w:t>2</w:t>
      </w:r>
      <w:r w:rsidRPr="000D5DB5">
        <w:rPr>
          <w:rFonts w:eastAsia="Times New Roman" w:cstheme="minorHAnsi"/>
        </w:rPr>
        <w:tab/>
        <w:t>The silent, sleeping, staring houses in the backwoods always dream. It would be merciful to tear them down.</w:t>
      </w:r>
    </w:p>
    <w:p w14:paraId="0689AD8F" w14:textId="77777777" w:rsidR="00E43E60" w:rsidRPr="000D5DB5" w:rsidRDefault="00E43E60" w:rsidP="00E43E60">
      <w:pPr>
        <w:contextualSpacing/>
        <w:rPr>
          <w:rFonts w:eastAsia="Times New Roman" w:cstheme="minorHAnsi"/>
        </w:rPr>
      </w:pPr>
      <w:r w:rsidRPr="000D5DB5">
        <w:rPr>
          <w:rFonts w:eastAsia="Times New Roman" w:cstheme="minorHAnsi"/>
        </w:rPr>
        <w:t>3</w:t>
      </w:r>
      <w:r w:rsidRPr="000D5DB5">
        <w:rPr>
          <w:rFonts w:eastAsia="Times New Roman" w:cstheme="minorHAnsi"/>
        </w:rPr>
        <w:tab/>
        <w:t>There is no sharp distinction between the real and the unreal.</w:t>
      </w:r>
    </w:p>
    <w:p w14:paraId="6AD40D01" w14:textId="77777777" w:rsidR="00E43E60" w:rsidRPr="000D5DB5" w:rsidRDefault="00E43E60" w:rsidP="00E43E60">
      <w:pPr>
        <w:contextualSpacing/>
        <w:rPr>
          <w:rFonts w:eastAsia="Times New Roman" w:cstheme="minorHAnsi"/>
        </w:rPr>
      </w:pPr>
      <w:r w:rsidRPr="000D5DB5">
        <w:rPr>
          <w:rFonts w:eastAsia="Times New Roman" w:cstheme="minorHAnsi"/>
        </w:rPr>
        <w:t>4</w:t>
      </w:r>
      <w:r w:rsidRPr="000D5DB5">
        <w:rPr>
          <w:rFonts w:eastAsia="Times New Roman" w:cstheme="minorHAnsi"/>
        </w:rPr>
        <w:tab/>
        <w:t>Even death may die.</w:t>
      </w:r>
    </w:p>
    <w:p w14:paraId="6403D932" w14:textId="77777777" w:rsidR="00E43E60" w:rsidRPr="000D5DB5" w:rsidRDefault="00E43E60" w:rsidP="00E43E60">
      <w:pPr>
        <w:contextualSpacing/>
        <w:rPr>
          <w:rFonts w:eastAsia="Times New Roman" w:cstheme="minorHAnsi"/>
        </w:rPr>
      </w:pPr>
      <w:r w:rsidRPr="000D5DB5">
        <w:rPr>
          <w:rFonts w:eastAsia="Times New Roman" w:cstheme="minorHAnsi"/>
        </w:rPr>
        <w:t>5</w:t>
      </w:r>
      <w:r w:rsidRPr="000D5DB5">
        <w:rPr>
          <w:rFonts w:eastAsia="Times New Roman" w:cstheme="minorHAnsi"/>
        </w:rPr>
        <w:tab/>
        <w:t>There is a little lamb lost in dark woods.</w:t>
      </w:r>
    </w:p>
    <w:p w14:paraId="02B03A7F" w14:textId="77777777" w:rsidR="00E43E60" w:rsidRPr="000D5DB5" w:rsidRDefault="00E43E60" w:rsidP="00E43E60">
      <w:pPr>
        <w:contextualSpacing/>
        <w:rPr>
          <w:rFonts w:eastAsia="Times New Roman" w:cstheme="minorHAnsi"/>
        </w:rPr>
      </w:pPr>
      <w:r w:rsidRPr="000D5DB5">
        <w:rPr>
          <w:rFonts w:eastAsia="Times New Roman" w:cstheme="minorHAnsi"/>
        </w:rPr>
        <w:t>6</w:t>
      </w:r>
      <w:r w:rsidRPr="000D5DB5">
        <w:rPr>
          <w:rFonts w:eastAsia="Times New Roman" w:cstheme="minorHAnsi"/>
        </w:rPr>
        <w:tab/>
        <w:t>All places, all things have souls. All souls can be devoured.</w:t>
      </w:r>
    </w:p>
    <w:p w14:paraId="3DC0B9C2" w14:textId="77777777" w:rsidR="00E43E60" w:rsidRPr="000D5DB5" w:rsidRDefault="00E43E60" w:rsidP="00E43E60">
      <w:pPr>
        <w:contextualSpacing/>
        <w:rPr>
          <w:rFonts w:eastAsia="Times New Roman" w:cstheme="minorHAnsi"/>
        </w:rPr>
      </w:pPr>
      <w:r w:rsidRPr="000D5DB5">
        <w:rPr>
          <w:rFonts w:eastAsia="Times New Roman" w:cstheme="minorHAnsi"/>
        </w:rPr>
        <w:t>7</w:t>
      </w:r>
      <w:r w:rsidRPr="000D5DB5">
        <w:rPr>
          <w:rFonts w:eastAsia="Times New Roman" w:cstheme="minorHAnsi"/>
        </w:rPr>
        <w:tab/>
        <w:t>What can change the nature of a man?</w:t>
      </w:r>
    </w:p>
    <w:p w14:paraId="25A313FC" w14:textId="77777777" w:rsidR="00E43E60" w:rsidRPr="000D5DB5" w:rsidRDefault="00E43E60" w:rsidP="00E43E60">
      <w:pPr>
        <w:contextualSpacing/>
        <w:rPr>
          <w:rFonts w:eastAsia="Times New Roman" w:cstheme="minorHAnsi"/>
        </w:rPr>
      </w:pPr>
      <w:r w:rsidRPr="000D5DB5">
        <w:rPr>
          <w:rFonts w:eastAsia="Times New Roman" w:cstheme="minorHAnsi"/>
        </w:rPr>
        <w:t>8</w:t>
      </w:r>
      <w:r w:rsidRPr="000D5DB5">
        <w:rPr>
          <w:rFonts w:eastAsia="Times New Roman" w:cstheme="minorHAnsi"/>
        </w:rPr>
        <w:tab/>
        <w:t>Do you dream while you sleep or is it an escape from the horrors of reality?</w:t>
      </w:r>
    </w:p>
    <w:p w14:paraId="7C42601E" w14:textId="77777777" w:rsidR="00E43E60" w:rsidRPr="000D5DB5" w:rsidRDefault="00E43E60" w:rsidP="00E43E60">
      <w:pPr>
        <w:contextualSpacing/>
        <w:rPr>
          <w:rFonts w:eastAsia="Times New Roman" w:cstheme="minorHAnsi"/>
        </w:rPr>
      </w:pPr>
      <w:r w:rsidRPr="000D5DB5">
        <w:rPr>
          <w:rFonts w:eastAsia="Times New Roman" w:cstheme="minorHAnsi"/>
        </w:rPr>
        <w:t>9</w:t>
      </w:r>
      <w:r w:rsidRPr="000D5DB5">
        <w:rPr>
          <w:rFonts w:eastAsia="Times New Roman" w:cstheme="minorHAnsi"/>
        </w:rPr>
        <w:tab/>
        <w:t>Look around. They will all betray you. Flee screaming into the black forest.</w:t>
      </w:r>
    </w:p>
    <w:p w14:paraId="196E5A3C" w14:textId="77777777" w:rsidR="00E43E60" w:rsidRPr="000D5DB5" w:rsidRDefault="00E43E60" w:rsidP="00E43E60">
      <w:pPr>
        <w:contextualSpacing/>
        <w:rPr>
          <w:rFonts w:eastAsia="Times New Roman" w:cstheme="minorHAnsi"/>
        </w:rPr>
      </w:pPr>
      <w:r w:rsidRPr="000D5DB5">
        <w:rPr>
          <w:rFonts w:eastAsia="Times New Roman" w:cstheme="minorHAnsi"/>
        </w:rPr>
        <w:t>10</w:t>
      </w:r>
      <w:r w:rsidRPr="000D5DB5">
        <w:rPr>
          <w:rFonts w:eastAsia="Times New Roman" w:cstheme="minorHAnsi"/>
        </w:rPr>
        <w:tab/>
        <w:t>In the land of Ny'alotha there is only sleep.</w:t>
      </w:r>
    </w:p>
    <w:p w14:paraId="398862AD" w14:textId="77777777" w:rsidR="00E43E60" w:rsidRPr="000D5DB5" w:rsidRDefault="00E43E60" w:rsidP="00E43E60">
      <w:pPr>
        <w:contextualSpacing/>
        <w:rPr>
          <w:rFonts w:eastAsia="Times New Roman" w:cstheme="minorHAnsi"/>
        </w:rPr>
      </w:pPr>
      <w:r w:rsidRPr="000D5DB5">
        <w:rPr>
          <w:rFonts w:eastAsia="Times New Roman" w:cstheme="minorHAnsi"/>
        </w:rPr>
        <w:t>11</w:t>
      </w:r>
      <w:r w:rsidRPr="000D5DB5">
        <w:rPr>
          <w:rFonts w:eastAsia="Times New Roman" w:cstheme="minorHAnsi"/>
        </w:rPr>
        <w:tab/>
        <w:t>Y'knath k'th'rygg k'yi mrr'ungha gr'mula.</w:t>
      </w:r>
    </w:p>
    <w:p w14:paraId="403E4723" w14:textId="77777777" w:rsidR="00E43E60" w:rsidRPr="000D5DB5" w:rsidRDefault="00E43E60" w:rsidP="00E43E60">
      <w:pPr>
        <w:contextualSpacing/>
        <w:rPr>
          <w:rFonts w:eastAsia="Times New Roman" w:cstheme="minorHAnsi"/>
        </w:rPr>
      </w:pPr>
      <w:r w:rsidRPr="000D5DB5">
        <w:rPr>
          <w:rFonts w:eastAsia="Times New Roman" w:cstheme="minorHAnsi"/>
        </w:rPr>
        <w:t>12</w:t>
      </w:r>
      <w:r w:rsidRPr="000D5DB5">
        <w:rPr>
          <w:rFonts w:eastAsia="Times New Roman" w:cstheme="minorHAnsi"/>
        </w:rPr>
        <w:tab/>
        <w:t>The void sucks at your soul. It is content to feast slowly.</w:t>
      </w:r>
    </w:p>
    <w:p w14:paraId="303BDDB6" w14:textId="77777777" w:rsidR="00E43E60" w:rsidRPr="000D5DB5" w:rsidRDefault="00E43E60" w:rsidP="00E43E60">
      <w:pPr>
        <w:contextualSpacing/>
        <w:rPr>
          <w:rFonts w:eastAsia="Times New Roman" w:cstheme="minorHAnsi"/>
        </w:rPr>
      </w:pPr>
      <w:r w:rsidRPr="000D5DB5">
        <w:rPr>
          <w:rFonts w:eastAsia="Times New Roman" w:cstheme="minorHAnsi"/>
        </w:rPr>
        <w:t>13</w:t>
      </w:r>
      <w:r w:rsidRPr="000D5DB5">
        <w:rPr>
          <w:rFonts w:eastAsia="Times New Roman" w:cstheme="minorHAnsi"/>
        </w:rPr>
        <w:tab/>
        <w:t>The drowned god's heart is black ice.</w:t>
      </w:r>
    </w:p>
    <w:p w14:paraId="03B55A59" w14:textId="77777777" w:rsidR="00E43E60" w:rsidRPr="000D5DB5" w:rsidRDefault="00E43E60" w:rsidP="00E43E60">
      <w:pPr>
        <w:contextualSpacing/>
        <w:rPr>
          <w:rFonts w:eastAsia="Times New Roman" w:cstheme="minorHAnsi"/>
        </w:rPr>
      </w:pPr>
      <w:r w:rsidRPr="000D5DB5">
        <w:rPr>
          <w:rFonts w:eastAsia="Times New Roman" w:cstheme="minorHAnsi"/>
        </w:rPr>
        <w:t>14</w:t>
      </w:r>
      <w:r w:rsidRPr="000D5DB5">
        <w:rPr>
          <w:rFonts w:eastAsia="Times New Roman" w:cstheme="minorHAnsi"/>
        </w:rPr>
        <w:tab/>
        <w:t>It is standing right behind you. Do not move. Do not breathe.</w:t>
      </w:r>
    </w:p>
    <w:p w14:paraId="5F57C9E5" w14:textId="77777777" w:rsidR="00E43E60" w:rsidRPr="000D5DB5" w:rsidRDefault="00E43E60" w:rsidP="00E43E60">
      <w:pPr>
        <w:contextualSpacing/>
        <w:rPr>
          <w:rFonts w:eastAsia="Times New Roman" w:cstheme="minorHAnsi"/>
        </w:rPr>
      </w:pPr>
      <w:r w:rsidRPr="000D5DB5">
        <w:rPr>
          <w:rFonts w:eastAsia="Times New Roman" w:cstheme="minorHAnsi"/>
        </w:rPr>
        <w:t>15</w:t>
      </w:r>
      <w:r w:rsidRPr="000D5DB5">
        <w:rPr>
          <w:rFonts w:eastAsia="Times New Roman" w:cstheme="minorHAnsi"/>
        </w:rPr>
        <w:tab/>
        <w:t>Have you had the dream again? A black goat with seven eyes that watches from the outside.</w:t>
      </w:r>
    </w:p>
    <w:p w14:paraId="45E92D8F" w14:textId="77777777" w:rsidR="00E43E60" w:rsidRPr="000D5DB5" w:rsidRDefault="00E43E60" w:rsidP="00E43E60">
      <w:pPr>
        <w:contextualSpacing/>
        <w:rPr>
          <w:rFonts w:eastAsia="Times New Roman" w:cstheme="minorHAnsi"/>
        </w:rPr>
      </w:pPr>
      <w:r w:rsidRPr="000D5DB5">
        <w:rPr>
          <w:rFonts w:eastAsia="Times New Roman" w:cstheme="minorHAnsi"/>
        </w:rPr>
        <w:t>In the sunken city, he lays dreaming.</w:t>
      </w:r>
    </w:p>
    <w:p w14:paraId="1D8598D9" w14:textId="77777777" w:rsidR="00E43E60" w:rsidRPr="000D5DB5" w:rsidRDefault="00E43E60" w:rsidP="00E43E60">
      <w:pPr>
        <w:contextualSpacing/>
        <w:rPr>
          <w:rFonts w:eastAsia="Times New Roman" w:cstheme="minorHAnsi"/>
        </w:rPr>
      </w:pPr>
      <w:r w:rsidRPr="000D5DB5">
        <w:rPr>
          <w:rFonts w:eastAsia="Times New Roman" w:cstheme="minorHAnsi"/>
        </w:rPr>
        <w:t>16</w:t>
      </w:r>
      <w:r w:rsidRPr="000D5DB5">
        <w:rPr>
          <w:rFonts w:eastAsia="Times New Roman" w:cstheme="minorHAnsi"/>
        </w:rPr>
        <w:tab/>
        <w:t>Open me! Open me! Open me! Then only will you know peace.</w:t>
      </w:r>
    </w:p>
    <w:p w14:paraId="294584C4" w14:textId="77777777" w:rsidR="00E43E60" w:rsidRPr="000D5DB5" w:rsidRDefault="00E43E60" w:rsidP="00E43E60">
      <w:pPr>
        <w:contextualSpacing/>
        <w:rPr>
          <w:rFonts w:eastAsia="Times New Roman" w:cstheme="minorHAnsi"/>
        </w:rPr>
      </w:pPr>
      <w:r w:rsidRPr="000D5DB5">
        <w:rPr>
          <w:rFonts w:eastAsia="Times New Roman" w:cstheme="minorHAnsi"/>
        </w:rPr>
        <w:t>17</w:t>
      </w:r>
      <w:r w:rsidRPr="000D5DB5">
        <w:rPr>
          <w:rFonts w:eastAsia="Times New Roman" w:cstheme="minorHAnsi"/>
        </w:rPr>
        <w:tab/>
        <w:t>You resist. You cling to your life as if it actually matters. You will learn.</w:t>
      </w:r>
    </w:p>
    <w:p w14:paraId="6B031510" w14:textId="77777777" w:rsidR="00E43E60" w:rsidRPr="000D5DB5" w:rsidRDefault="00E43E60" w:rsidP="00E43E60">
      <w:pPr>
        <w:contextualSpacing/>
        <w:rPr>
          <w:rFonts w:eastAsia="Times New Roman" w:cstheme="minorHAnsi"/>
        </w:rPr>
      </w:pPr>
      <w:r w:rsidRPr="000D5DB5">
        <w:rPr>
          <w:rFonts w:eastAsia="Times New Roman" w:cstheme="minorHAnsi"/>
        </w:rPr>
        <w:t>18</w:t>
      </w:r>
      <w:r w:rsidRPr="000D5DB5">
        <w:rPr>
          <w:rFonts w:eastAsia="Times New Roman" w:cstheme="minorHAnsi"/>
        </w:rPr>
        <w:tab/>
        <w:t>The tortured spirits of your ancestors cling to you, screaming in silence. Apparently they are quite numerous.</w:t>
      </w:r>
    </w:p>
    <w:p w14:paraId="704BFA0D" w14:textId="77777777" w:rsidR="00E43E60" w:rsidRPr="000D5DB5" w:rsidRDefault="00E43E60" w:rsidP="00E43E60">
      <w:pPr>
        <w:contextualSpacing/>
        <w:rPr>
          <w:rFonts w:eastAsia="Times New Roman" w:cstheme="minorHAnsi"/>
        </w:rPr>
      </w:pPr>
      <w:r w:rsidRPr="000D5DB5">
        <w:rPr>
          <w:rFonts w:eastAsia="Times New Roman" w:cstheme="minorHAnsi"/>
        </w:rPr>
        <w:t>19</w:t>
      </w:r>
      <w:r w:rsidRPr="000D5DB5">
        <w:rPr>
          <w:rFonts w:eastAsia="Times New Roman" w:cstheme="minorHAnsi"/>
        </w:rPr>
        <w:tab/>
        <w:t>Beneath the shadow of the darkened spire, there is no light, no mercy, only void, and the chaos within.</w:t>
      </w:r>
    </w:p>
    <w:p w14:paraId="2DC4ACA6" w14:textId="77777777" w:rsidR="00E43E60" w:rsidRPr="000D5DB5" w:rsidRDefault="00E43E60" w:rsidP="00E43E60">
      <w:pPr>
        <w:contextualSpacing/>
        <w:rPr>
          <w:rFonts w:eastAsia="Times New Roman" w:cstheme="minorHAnsi"/>
        </w:rPr>
      </w:pPr>
      <w:r w:rsidRPr="000D5DB5">
        <w:rPr>
          <w:rFonts w:eastAsia="Times New Roman" w:cstheme="minorHAnsi"/>
        </w:rPr>
        <w:t>20</w:t>
      </w:r>
      <w:r w:rsidRPr="000D5DB5">
        <w:rPr>
          <w:rFonts w:eastAsia="Times New Roman" w:cstheme="minorHAnsi"/>
        </w:rPr>
        <w:tab/>
        <w:t>You will all be alone in the end.</w:t>
      </w:r>
    </w:p>
    <w:p w14:paraId="6D2033BE" w14:textId="77777777" w:rsidR="00663838" w:rsidRPr="00663838" w:rsidRDefault="00663838" w:rsidP="00663838">
      <w:pPr>
        <w:contextualSpacing/>
        <w:rPr>
          <w:rFonts w:eastAsia="Times New Roman" w:cstheme="minorHAnsi"/>
          <w:b/>
          <w:bCs/>
        </w:rPr>
      </w:pPr>
    </w:p>
    <w:p w14:paraId="076DFF41" w14:textId="77777777" w:rsidR="00E43E60" w:rsidRPr="000D5DB5" w:rsidRDefault="00E43E60" w:rsidP="00E43E60">
      <w:pPr>
        <w:contextualSpacing/>
        <w:rPr>
          <w:rFonts w:eastAsia="Times New Roman" w:cstheme="minorHAnsi"/>
          <w:b/>
          <w:bCs/>
        </w:rPr>
      </w:pPr>
      <w:r w:rsidRPr="000D5DB5">
        <w:rPr>
          <w:rFonts w:eastAsia="Times New Roman" w:cstheme="minorHAnsi"/>
          <w:b/>
          <w:bCs/>
        </w:rPr>
        <w:t xml:space="preserve">Quilen Statuette </w:t>
      </w:r>
    </w:p>
    <w:p w14:paraId="21E62493" w14:textId="77777777" w:rsidR="00E43E60" w:rsidRPr="000D5DB5" w:rsidRDefault="00E43E60" w:rsidP="00E43E60">
      <w:pPr>
        <w:contextualSpacing/>
        <w:rPr>
          <w:rFonts w:eastAsia="Times New Roman" w:cstheme="minorHAnsi"/>
          <w:i/>
          <w:iCs/>
        </w:rPr>
      </w:pPr>
      <w:r w:rsidRPr="000D5DB5">
        <w:rPr>
          <w:rFonts w:eastAsia="Times New Roman" w:cstheme="minorHAnsi"/>
          <w:i/>
          <w:iCs/>
        </w:rPr>
        <w:lastRenderedPageBreak/>
        <w:t xml:space="preserve">Wondrous </w:t>
      </w:r>
      <w:r>
        <w:rPr>
          <w:rFonts w:eastAsia="Times New Roman" w:cstheme="minorHAnsi"/>
          <w:i/>
          <w:iCs/>
        </w:rPr>
        <w:t>item, r</w:t>
      </w:r>
      <w:r w:rsidRPr="000D5DB5">
        <w:rPr>
          <w:rFonts w:eastAsia="Times New Roman" w:cstheme="minorHAnsi"/>
          <w:i/>
          <w:iCs/>
        </w:rPr>
        <w:t>are</w:t>
      </w:r>
    </w:p>
    <w:p w14:paraId="1515EB94" w14:textId="77777777" w:rsidR="00E43E60" w:rsidRPr="00134BC3" w:rsidRDefault="00E43E60" w:rsidP="00E43E60">
      <w:pPr>
        <w:contextualSpacing/>
        <w:rPr>
          <w:rFonts w:eastAsia="Times New Roman" w:cstheme="minorHAnsi"/>
        </w:rPr>
      </w:pPr>
      <w:r w:rsidRPr="000D5DB5">
        <w:rPr>
          <w:rFonts w:eastAsia="Times New Roman" w:cstheme="minorHAnsi"/>
        </w:rPr>
        <w:t>Y</w:t>
      </w:r>
      <w:r w:rsidRPr="00134BC3">
        <w:rPr>
          <w:rFonts w:eastAsia="Times New Roman" w:cstheme="minorHAnsi"/>
        </w:rPr>
        <w:t xml:space="preserve">ou can use an action to </w:t>
      </w:r>
      <w:r w:rsidRPr="000D5DB5">
        <w:rPr>
          <w:rFonts w:eastAsia="Times New Roman" w:cstheme="minorHAnsi"/>
        </w:rPr>
        <w:t xml:space="preserve">hold the statuette aloft and </w:t>
      </w:r>
      <w:r w:rsidRPr="00134BC3">
        <w:rPr>
          <w:rFonts w:eastAsia="Times New Roman" w:cstheme="minorHAnsi"/>
        </w:rPr>
        <w:t>speak the command word</w:t>
      </w:r>
      <w:r w:rsidRPr="000D5DB5">
        <w:rPr>
          <w:rFonts w:eastAsia="Times New Roman" w:cstheme="minorHAnsi"/>
        </w:rPr>
        <w:t xml:space="preserve">. Doing so conjures a Quilen, </w:t>
      </w:r>
      <w:r w:rsidRPr="00134BC3">
        <w:rPr>
          <w:rFonts w:eastAsia="Times New Roman" w:cstheme="minorHAnsi"/>
        </w:rPr>
        <w:t xml:space="preserve">as if you had cast the </w:t>
      </w:r>
      <w:r w:rsidR="00C506A7">
        <w:rPr>
          <w:rFonts w:eastAsia="Times New Roman" w:cstheme="minorHAnsi"/>
          <w:i/>
          <w:iCs/>
        </w:rPr>
        <w:t xml:space="preserve">conjure construct </w:t>
      </w:r>
      <w:r w:rsidRPr="00134BC3">
        <w:rPr>
          <w:rFonts w:eastAsia="Times New Roman" w:cstheme="minorHAnsi"/>
        </w:rPr>
        <w:t>spell</w:t>
      </w:r>
      <w:r w:rsidRPr="000D5DB5">
        <w:rPr>
          <w:rFonts w:eastAsia="Times New Roman" w:cstheme="minorHAnsi"/>
        </w:rPr>
        <w:t xml:space="preserve"> (spell level 5)</w:t>
      </w:r>
      <w:r w:rsidRPr="00134BC3">
        <w:rPr>
          <w:rFonts w:eastAsia="Times New Roman" w:cstheme="minorHAnsi"/>
        </w:rPr>
        <w:t xml:space="preserve">. The </w:t>
      </w:r>
      <w:r w:rsidRPr="000D5DB5">
        <w:rPr>
          <w:rFonts w:eastAsia="Times New Roman" w:cstheme="minorHAnsi"/>
        </w:rPr>
        <w:t xml:space="preserve">statuette </w:t>
      </w:r>
      <w:r w:rsidRPr="00134BC3">
        <w:rPr>
          <w:rFonts w:eastAsia="Times New Roman" w:cstheme="minorHAnsi"/>
        </w:rPr>
        <w:t>can't be used this way again until the next dawn.</w:t>
      </w:r>
    </w:p>
    <w:p w14:paraId="04FB4DE2"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This statuette, carved during the brief reign of Mogu emperor Kang of Pandaria, was part of an experiment to bind Quilen servants in small stones. This experiment was abandoned as the Quilen thus bound were greatly diminished in power and thus deemed unworthy. </w:t>
      </w:r>
    </w:p>
    <w:p w14:paraId="37E784A9" w14:textId="77777777" w:rsidR="00E43E60" w:rsidRDefault="00E43E60">
      <w:pPr>
        <w:contextualSpacing/>
        <w:rPr>
          <w:rFonts w:eastAsia="Times New Roman" w:cstheme="minorHAnsi"/>
        </w:rPr>
      </w:pPr>
    </w:p>
    <w:p w14:paraId="47D90BA7" w14:textId="77777777" w:rsidR="00E43E60" w:rsidRPr="00325A13" w:rsidRDefault="00E43E60" w:rsidP="00E43E60">
      <w:pPr>
        <w:contextualSpacing/>
        <w:rPr>
          <w:rFonts w:eastAsia="Times New Roman" w:cstheme="minorHAnsi"/>
          <w:sz w:val="20"/>
          <w:szCs w:val="20"/>
        </w:rPr>
      </w:pPr>
      <w:r w:rsidRPr="00325A13">
        <w:rPr>
          <w:rFonts w:eastAsia="Times New Roman" w:cstheme="minorHAnsi"/>
          <w:b/>
          <w:bCs/>
          <w:color w:val="000000"/>
        </w:rPr>
        <w:t>Relic</w:t>
      </w:r>
      <w:r>
        <w:rPr>
          <w:rFonts w:eastAsia="Times New Roman" w:cstheme="minorHAnsi"/>
          <w:b/>
          <w:bCs/>
          <w:color w:val="000000"/>
        </w:rPr>
        <w:t xml:space="preserve"> of Power</w:t>
      </w:r>
    </w:p>
    <w:p w14:paraId="6CA0F1B6" w14:textId="77777777" w:rsidR="00E43E60" w:rsidRDefault="00E43E60" w:rsidP="00E43E60">
      <w:pPr>
        <w:contextualSpacing/>
        <w:rPr>
          <w:rFonts w:eastAsia="Times New Roman" w:cstheme="minorHAnsi"/>
          <w:color w:val="000000"/>
        </w:rPr>
      </w:pPr>
      <w:r>
        <w:rPr>
          <w:rFonts w:eastAsia="Times New Roman" w:cstheme="minorHAnsi"/>
          <w:color w:val="000000"/>
        </w:rPr>
        <w:t>Wondrous item, uncommon (requires attunement)</w:t>
      </w:r>
    </w:p>
    <w:p w14:paraId="7565D078" w14:textId="77777777" w:rsidR="00E43E60" w:rsidRDefault="00E43E60" w:rsidP="00E43E60">
      <w:pPr>
        <w:contextualSpacing/>
        <w:rPr>
          <w:rFonts w:eastAsia="Times New Roman" w:cstheme="minorHAnsi"/>
          <w:color w:val="000000"/>
        </w:rPr>
      </w:pPr>
      <w:r w:rsidRPr="000D5DB5">
        <w:rPr>
          <w:rFonts w:eastAsia="Times New Roman" w:cstheme="minorHAnsi"/>
          <w:color w:val="000000"/>
        </w:rPr>
        <w:t xml:space="preserve">Relics are items that hold </w:t>
      </w:r>
      <w:r>
        <w:rPr>
          <w:rFonts w:eastAsia="Times New Roman" w:cstheme="minorHAnsi"/>
          <w:color w:val="000000"/>
        </w:rPr>
        <w:t xml:space="preserve">minor abilities </w:t>
      </w:r>
      <w:r w:rsidRPr="000D5DB5">
        <w:rPr>
          <w:rFonts w:eastAsia="Times New Roman" w:cstheme="minorHAnsi"/>
          <w:color w:val="000000"/>
        </w:rPr>
        <w:t xml:space="preserve">that strengthen specific spells the relic is attuned to. </w:t>
      </w:r>
      <w:r>
        <w:rPr>
          <w:rFonts w:eastAsia="Times New Roman" w:cstheme="minorHAnsi"/>
          <w:color w:val="000000"/>
        </w:rPr>
        <w:t xml:space="preserve">Relics can always double </w:t>
      </w:r>
      <w:r w:rsidRPr="000D5DB5">
        <w:rPr>
          <w:rFonts w:eastAsia="Times New Roman" w:cstheme="minorHAnsi"/>
          <w:color w:val="000000"/>
        </w:rPr>
        <w:t xml:space="preserve">spellbooks </w:t>
      </w:r>
      <w:r>
        <w:rPr>
          <w:rFonts w:eastAsia="Times New Roman" w:cstheme="minorHAnsi"/>
          <w:color w:val="000000"/>
        </w:rPr>
        <w:t>or similar manuals (such as totems, idols, etc.)</w:t>
      </w:r>
      <w:r w:rsidRPr="000D5DB5">
        <w:rPr>
          <w:rFonts w:eastAsia="Times New Roman" w:cstheme="minorHAnsi"/>
          <w:color w:val="000000"/>
        </w:rPr>
        <w:t>.</w:t>
      </w:r>
      <w:r>
        <w:rPr>
          <w:rFonts w:eastAsia="Times New Roman" w:cstheme="minorHAnsi"/>
          <w:color w:val="000000"/>
        </w:rPr>
        <w:t xml:space="preserve"> Relics must be carried to convey their bonus. </w:t>
      </w:r>
    </w:p>
    <w:p w14:paraId="5DFB8773" w14:textId="77777777" w:rsidR="00E43E60" w:rsidRPr="0021728F" w:rsidRDefault="00E43E60" w:rsidP="00E43E60">
      <w:pPr>
        <w:contextualSpacing/>
        <w:rPr>
          <w:rFonts w:eastAsia="Times New Roman" w:cstheme="minorHAnsi"/>
          <w:sz w:val="24"/>
          <w:szCs w:val="24"/>
        </w:rPr>
      </w:pPr>
      <w:r w:rsidRPr="00325A13">
        <w:rPr>
          <w:rFonts w:eastAsia="Times New Roman" w:cstheme="minorHAnsi"/>
          <w:b/>
          <w:bCs/>
          <w:i/>
          <w:iCs/>
          <w:color w:val="000000"/>
        </w:rPr>
        <w:t xml:space="preserve">Bones </w:t>
      </w:r>
      <w:r>
        <w:rPr>
          <w:rFonts w:eastAsia="Times New Roman" w:cstheme="minorHAnsi"/>
          <w:b/>
          <w:bCs/>
          <w:i/>
          <w:iCs/>
          <w:color w:val="000000"/>
        </w:rPr>
        <w:t>Relic</w:t>
      </w:r>
      <w:r w:rsidRPr="00325A13">
        <w:rPr>
          <w:rFonts w:eastAsia="Times New Roman" w:cstheme="minorHAnsi"/>
          <w:b/>
          <w:bCs/>
          <w:i/>
          <w:iCs/>
          <w:color w:val="000000"/>
        </w:rPr>
        <w:t>.</w:t>
      </w:r>
      <w:r>
        <w:rPr>
          <w:rFonts w:eastAsia="Times New Roman" w:cstheme="minorHAnsi"/>
          <w:b/>
          <w:bCs/>
          <w:color w:val="000000"/>
        </w:rPr>
        <w:t xml:space="preserve"> </w:t>
      </w:r>
      <w:r>
        <w:rPr>
          <w:rFonts w:eastAsia="Times New Roman" w:cstheme="minorHAnsi"/>
          <w:color w:val="000000"/>
        </w:rPr>
        <w:t xml:space="preserve">The </w:t>
      </w:r>
      <w:r w:rsidRPr="00C506A7">
        <w:rPr>
          <w:rFonts w:eastAsia="Times New Roman" w:cstheme="minorHAnsi"/>
          <w:i/>
          <w:iCs/>
          <w:color w:val="000000"/>
        </w:rPr>
        <w:t>earth shield</w:t>
      </w:r>
      <w:r>
        <w:rPr>
          <w:rFonts w:eastAsia="Times New Roman" w:cstheme="minorHAnsi"/>
          <w:color w:val="000000"/>
        </w:rPr>
        <w:t xml:space="preserve"> spell remains for double the normal duration. </w:t>
      </w:r>
    </w:p>
    <w:p w14:paraId="15882A5C" w14:textId="21ACBC93" w:rsidR="00E43E60" w:rsidRDefault="00E43E60">
      <w:pPr>
        <w:contextualSpacing/>
        <w:rPr>
          <w:rFonts w:eastAsia="Times New Roman" w:cstheme="minorHAnsi"/>
          <w:color w:val="000000"/>
        </w:rPr>
      </w:pPr>
      <w:r w:rsidRPr="00325A13">
        <w:rPr>
          <w:rFonts w:eastAsia="Times New Roman" w:cstheme="minorHAnsi"/>
          <w:b/>
          <w:bCs/>
          <w:i/>
          <w:iCs/>
          <w:color w:val="000000"/>
        </w:rPr>
        <w:t xml:space="preserve">Corpses </w:t>
      </w:r>
      <w:r>
        <w:rPr>
          <w:rFonts w:eastAsia="Times New Roman" w:cstheme="minorHAnsi"/>
          <w:b/>
          <w:bCs/>
          <w:i/>
          <w:iCs/>
          <w:color w:val="000000"/>
        </w:rPr>
        <w:t>Relic</w:t>
      </w:r>
      <w:r w:rsidRPr="00325A13">
        <w:rPr>
          <w:rFonts w:eastAsia="Times New Roman" w:cstheme="minorHAnsi"/>
          <w:b/>
          <w:bCs/>
          <w:i/>
          <w:iCs/>
          <w:color w:val="000000"/>
        </w:rPr>
        <w:t>.</w:t>
      </w:r>
      <w:r>
        <w:rPr>
          <w:rFonts w:eastAsia="Times New Roman" w:cstheme="minorHAnsi"/>
          <w:b/>
          <w:bCs/>
          <w:color w:val="000000"/>
        </w:rPr>
        <w:t xml:space="preserve"> </w:t>
      </w:r>
      <w:r>
        <w:rPr>
          <w:rFonts w:eastAsia="Times New Roman" w:cstheme="minorHAnsi"/>
          <w:color w:val="000000"/>
        </w:rPr>
        <w:t xml:space="preserve">The </w:t>
      </w:r>
      <w:r w:rsidRPr="00C506A7">
        <w:rPr>
          <w:rFonts w:eastAsia="Times New Roman" w:cstheme="minorHAnsi"/>
          <w:i/>
          <w:iCs/>
          <w:color w:val="000000"/>
        </w:rPr>
        <w:t>corpse explosion</w:t>
      </w:r>
      <w:r>
        <w:rPr>
          <w:rFonts w:eastAsia="Times New Roman" w:cstheme="minorHAnsi"/>
          <w:color w:val="000000"/>
        </w:rPr>
        <w:t xml:space="preserve"> spell costs </w:t>
      </w:r>
      <w:del w:id="2833" w:author="Admin" w:date="2021-08-30T12:20:00Z">
        <w:r w:rsidR="00A73A13" w:rsidDel="00C85452">
          <w:rPr>
            <w:rFonts w:eastAsia="Times New Roman" w:cstheme="minorHAnsi"/>
            <w:color w:val="000000"/>
          </w:rPr>
          <w:delText xml:space="preserve">one </w:delText>
        </w:r>
      </w:del>
      <w:ins w:id="2834" w:author="Admin" w:date="2021-08-30T12:20:00Z">
        <w:r w:rsidR="00C85452">
          <w:rPr>
            <w:rFonts w:eastAsia="Times New Roman" w:cstheme="minorHAnsi"/>
            <w:color w:val="000000"/>
          </w:rPr>
          <w:t xml:space="preserve">2 </w:t>
        </w:r>
      </w:ins>
      <w:r w:rsidR="00A73A13">
        <w:rPr>
          <w:rFonts w:eastAsia="Times New Roman" w:cstheme="minorHAnsi"/>
          <w:color w:val="000000"/>
        </w:rPr>
        <w:t>less mana point</w:t>
      </w:r>
      <w:ins w:id="2835" w:author="Admin" w:date="2021-08-30T12:20:00Z">
        <w:r w:rsidR="00C85452">
          <w:rPr>
            <w:rFonts w:eastAsia="Times New Roman" w:cstheme="minorHAnsi"/>
            <w:color w:val="000000"/>
          </w:rPr>
          <w:t>s</w:t>
        </w:r>
      </w:ins>
      <w:r>
        <w:rPr>
          <w:rFonts w:eastAsia="Times New Roman" w:cstheme="minorHAnsi"/>
          <w:color w:val="000000"/>
        </w:rPr>
        <w:t>, and does not affect you or your allies.</w:t>
      </w:r>
    </w:p>
    <w:p w14:paraId="23CDCE43" w14:textId="66F86331" w:rsidR="00E43E60" w:rsidRDefault="00E43E60" w:rsidP="00C85452">
      <w:pPr>
        <w:contextualSpacing/>
        <w:rPr>
          <w:rFonts w:eastAsia="Times New Roman" w:cstheme="minorHAnsi"/>
          <w:color w:val="000000"/>
        </w:rPr>
      </w:pPr>
      <w:r w:rsidRPr="00325A13">
        <w:rPr>
          <w:rFonts w:eastAsia="Times New Roman" w:cstheme="minorHAnsi"/>
          <w:b/>
          <w:bCs/>
          <w:i/>
          <w:iCs/>
          <w:color w:val="000000"/>
        </w:rPr>
        <w:t xml:space="preserve">Cosmic </w:t>
      </w:r>
      <w:r>
        <w:rPr>
          <w:rFonts w:eastAsia="Times New Roman" w:cstheme="minorHAnsi"/>
          <w:b/>
          <w:bCs/>
          <w:i/>
          <w:iCs/>
          <w:color w:val="000000"/>
        </w:rPr>
        <w:t>Relic</w:t>
      </w:r>
      <w:r w:rsidRPr="00325A13">
        <w:rPr>
          <w:rFonts w:eastAsia="Times New Roman" w:cstheme="minorHAnsi"/>
          <w:b/>
          <w:bCs/>
          <w:i/>
          <w:iCs/>
          <w:color w:val="000000"/>
        </w:rPr>
        <w:t>.</w:t>
      </w:r>
      <w:r>
        <w:rPr>
          <w:rFonts w:eastAsia="Times New Roman" w:cstheme="minorHAnsi"/>
          <w:b/>
          <w:bCs/>
          <w:color w:val="000000"/>
        </w:rPr>
        <w:t xml:space="preserve"> </w:t>
      </w:r>
      <w:r>
        <w:rPr>
          <w:rFonts w:eastAsia="Times New Roman" w:cstheme="minorHAnsi"/>
          <w:color w:val="000000"/>
        </w:rPr>
        <w:t xml:space="preserve">The </w:t>
      </w:r>
      <w:r w:rsidRPr="00C506A7">
        <w:rPr>
          <w:rFonts w:eastAsia="Times New Roman" w:cstheme="minorHAnsi"/>
          <w:i/>
          <w:iCs/>
          <w:color w:val="000000"/>
        </w:rPr>
        <w:t>moonfire</w:t>
      </w:r>
      <w:r>
        <w:rPr>
          <w:rFonts w:eastAsia="Times New Roman" w:cstheme="minorHAnsi"/>
          <w:color w:val="000000"/>
        </w:rPr>
        <w:t xml:space="preserve"> and </w:t>
      </w:r>
      <w:r w:rsidRPr="00C506A7">
        <w:rPr>
          <w:rFonts w:eastAsia="Times New Roman" w:cstheme="minorHAnsi"/>
          <w:i/>
          <w:iCs/>
          <w:color w:val="000000"/>
        </w:rPr>
        <w:t>sunfire</w:t>
      </w:r>
      <w:r>
        <w:rPr>
          <w:rFonts w:eastAsia="Times New Roman" w:cstheme="minorHAnsi"/>
          <w:color w:val="000000"/>
        </w:rPr>
        <w:t xml:space="preserve"> spells cost </w:t>
      </w:r>
      <w:ins w:id="2836" w:author="Admin" w:date="2021-08-30T12:20:00Z">
        <w:r w:rsidR="00C85452">
          <w:rPr>
            <w:rFonts w:eastAsia="Times New Roman" w:cstheme="minorHAnsi"/>
            <w:color w:val="000000"/>
          </w:rPr>
          <w:t>2 less mana points</w:t>
        </w:r>
      </w:ins>
      <w:del w:id="2837" w:author="Admin" w:date="2021-08-30T12:20:00Z">
        <w:r w:rsidDel="00C85452">
          <w:rPr>
            <w:rFonts w:eastAsia="Times New Roman" w:cstheme="minorHAnsi"/>
            <w:color w:val="000000"/>
          </w:rPr>
          <w:delText>one less mana point</w:delText>
        </w:r>
      </w:del>
      <w:ins w:id="2838" w:author="Admin" w:date="2021-05-07T14:01:00Z">
        <w:r w:rsidR="003B4081">
          <w:rPr>
            <w:rFonts w:eastAsia="Times New Roman" w:cstheme="minorHAnsi"/>
            <w:color w:val="000000"/>
          </w:rPr>
          <w:t>.</w:t>
        </w:r>
      </w:ins>
    </w:p>
    <w:p w14:paraId="296E94B7" w14:textId="09567C50" w:rsidR="00E43E60" w:rsidRPr="0021728F" w:rsidRDefault="00E43E60" w:rsidP="00C85452">
      <w:pPr>
        <w:contextualSpacing/>
        <w:rPr>
          <w:rFonts w:eastAsia="Times New Roman" w:cstheme="minorHAnsi"/>
          <w:color w:val="000000"/>
        </w:rPr>
      </w:pPr>
      <w:r w:rsidRPr="00325A13">
        <w:rPr>
          <w:rFonts w:eastAsia="Times New Roman" w:cstheme="minorHAnsi"/>
          <w:b/>
          <w:bCs/>
          <w:i/>
          <w:iCs/>
          <w:color w:val="000000"/>
        </w:rPr>
        <w:t xml:space="preserve">Despair </w:t>
      </w:r>
      <w:r>
        <w:rPr>
          <w:rFonts w:eastAsia="Times New Roman" w:cstheme="minorHAnsi"/>
          <w:b/>
          <w:bCs/>
          <w:i/>
          <w:iCs/>
          <w:color w:val="000000"/>
        </w:rPr>
        <w:t>Relic</w:t>
      </w:r>
      <w:r w:rsidRPr="00325A13">
        <w:rPr>
          <w:rFonts w:eastAsia="Times New Roman" w:cstheme="minorHAnsi"/>
          <w:b/>
          <w:bCs/>
          <w:i/>
          <w:iCs/>
          <w:color w:val="000000"/>
        </w:rPr>
        <w:t>.</w:t>
      </w:r>
      <w:r>
        <w:rPr>
          <w:rFonts w:eastAsia="Times New Roman" w:cstheme="minorHAnsi"/>
          <w:b/>
          <w:bCs/>
          <w:color w:val="000000"/>
        </w:rPr>
        <w:t xml:space="preserve"> </w:t>
      </w:r>
      <w:r>
        <w:rPr>
          <w:rFonts w:eastAsia="Times New Roman" w:cstheme="minorHAnsi"/>
          <w:color w:val="000000"/>
        </w:rPr>
        <w:t xml:space="preserve">The </w:t>
      </w:r>
      <w:r w:rsidRPr="00C506A7">
        <w:rPr>
          <w:rFonts w:eastAsia="Times New Roman" w:cstheme="minorHAnsi"/>
          <w:i/>
          <w:iCs/>
          <w:color w:val="000000"/>
        </w:rPr>
        <w:t>rune array</w:t>
      </w:r>
      <w:r>
        <w:rPr>
          <w:rFonts w:eastAsia="Times New Roman" w:cstheme="minorHAnsi"/>
          <w:color w:val="000000"/>
        </w:rPr>
        <w:t xml:space="preserve"> spell costs </w:t>
      </w:r>
      <w:ins w:id="2839" w:author="Admin" w:date="2021-08-30T12:20:00Z">
        <w:r w:rsidR="00C85452">
          <w:rPr>
            <w:rFonts w:eastAsia="Times New Roman" w:cstheme="minorHAnsi"/>
            <w:color w:val="000000"/>
          </w:rPr>
          <w:t>2 less mana points</w:t>
        </w:r>
      </w:ins>
      <w:del w:id="2840" w:author="Admin" w:date="2021-08-30T12:20:00Z">
        <w:r w:rsidDel="00C85452">
          <w:rPr>
            <w:rFonts w:eastAsia="Times New Roman" w:cstheme="minorHAnsi"/>
            <w:color w:val="000000"/>
          </w:rPr>
          <w:delText>one less mana point</w:delText>
        </w:r>
      </w:del>
      <w:r>
        <w:rPr>
          <w:rFonts w:eastAsia="Times New Roman" w:cstheme="minorHAnsi"/>
          <w:color w:val="000000"/>
        </w:rPr>
        <w:t>.</w:t>
      </w:r>
    </w:p>
    <w:p w14:paraId="124C090C" w14:textId="7F004193" w:rsidR="00E43E60" w:rsidRDefault="00E43E60">
      <w:pPr>
        <w:pPrChange w:id="2841" w:author="Admin" w:date="2021-11-06T19:33:00Z">
          <w:pPr>
            <w:contextualSpacing/>
          </w:pPr>
        </w:pPrChange>
      </w:pPr>
      <w:r w:rsidRPr="00C37FB7">
        <w:rPr>
          <w:b/>
          <w:bCs/>
          <w:i/>
          <w:iCs/>
          <w:rPrChange w:id="2842" w:author="Admin" w:date="2021-11-06T19:33:00Z">
            <w:rPr>
              <w:rFonts w:cstheme="minorHAnsi"/>
              <w:b/>
              <w:bCs/>
              <w:i/>
              <w:iCs/>
              <w:color w:val="000000"/>
            </w:rPr>
          </w:rPrChange>
        </w:rPr>
        <w:t>Divinity Relic.</w:t>
      </w:r>
      <w:r w:rsidRPr="00C37FB7">
        <w:rPr>
          <w:b/>
          <w:bCs/>
          <w:rPrChange w:id="2843" w:author="Admin" w:date="2021-11-06T19:33:00Z">
            <w:rPr>
              <w:rFonts w:cstheme="minorHAnsi"/>
              <w:b/>
              <w:bCs/>
              <w:color w:val="000000"/>
            </w:rPr>
          </w:rPrChange>
        </w:rPr>
        <w:t xml:space="preserve"> The </w:t>
      </w:r>
      <w:r w:rsidRPr="00C37FB7">
        <w:rPr>
          <w:i/>
          <w:iCs/>
          <w:rPrChange w:id="2844" w:author="Admin" w:date="2021-11-06T19:33:00Z">
            <w:rPr>
              <w:rFonts w:cstheme="minorHAnsi"/>
              <w:i/>
              <w:iCs/>
              <w:color w:val="000000"/>
            </w:rPr>
          </w:rPrChange>
        </w:rPr>
        <w:t>flash of light</w:t>
      </w:r>
      <w:r w:rsidRPr="00C37FB7">
        <w:rPr>
          <w:rPrChange w:id="2845" w:author="Admin" w:date="2021-11-06T19:33:00Z">
            <w:rPr>
              <w:rFonts w:cstheme="minorHAnsi"/>
              <w:color w:val="000000"/>
            </w:rPr>
          </w:rPrChange>
        </w:rPr>
        <w:t xml:space="preserve"> spell </w:t>
      </w:r>
      <w:ins w:id="2846" w:author="Admin" w:date="2021-08-30T12:21:00Z">
        <w:r w:rsidR="00C85452" w:rsidRPr="00C37FB7">
          <w:rPr>
            <w:rPrChange w:id="2847" w:author="Admin" w:date="2021-11-06T19:33:00Z">
              <w:rPr>
                <w:rFonts w:cstheme="minorHAnsi"/>
                <w:color w:val="000000"/>
              </w:rPr>
            </w:rPrChange>
          </w:rPr>
          <w:t>costs 2 less mana points</w:t>
        </w:r>
      </w:ins>
      <w:del w:id="2848" w:author="Admin" w:date="2021-08-30T12:21:00Z">
        <w:r w:rsidR="006C6A8E" w:rsidRPr="00C37FB7" w:rsidDel="00C85452">
          <w:rPr>
            <w:rPrChange w:id="2849" w:author="Admin" w:date="2021-11-06T19:33:00Z">
              <w:rPr>
                <w:rFonts w:cstheme="minorHAnsi"/>
                <w:color w:val="000000"/>
              </w:rPr>
            </w:rPrChange>
          </w:rPr>
          <w:delText xml:space="preserve">costs </w:delText>
        </w:r>
        <w:r w:rsidRPr="00C37FB7" w:rsidDel="00C85452">
          <w:rPr>
            <w:rPrChange w:id="2850" w:author="Admin" w:date="2021-11-06T19:33:00Z">
              <w:rPr>
                <w:rFonts w:cstheme="minorHAnsi"/>
                <w:color w:val="000000"/>
              </w:rPr>
            </w:rPrChange>
          </w:rPr>
          <w:delText>one less mana point</w:delText>
        </w:r>
      </w:del>
      <w:r w:rsidRPr="00C37FB7">
        <w:rPr>
          <w:rPrChange w:id="2851" w:author="Admin" w:date="2021-11-06T19:33:00Z">
            <w:rPr>
              <w:rFonts w:cstheme="minorHAnsi"/>
              <w:color w:val="000000"/>
            </w:rPr>
          </w:rPrChange>
        </w:rPr>
        <w:t>.</w:t>
      </w:r>
    </w:p>
    <w:p w14:paraId="0A03DFAA" w14:textId="77777777" w:rsidR="00E43E60" w:rsidRPr="000D5DB5" w:rsidRDefault="00E43E60" w:rsidP="00E43E60">
      <w:pPr>
        <w:contextualSpacing/>
        <w:rPr>
          <w:rFonts w:eastAsia="Times New Roman" w:cstheme="minorHAnsi"/>
          <w:color w:val="000000"/>
        </w:rPr>
      </w:pPr>
      <w:r w:rsidRPr="00325A13">
        <w:rPr>
          <w:rFonts w:eastAsia="Times New Roman" w:cstheme="minorHAnsi"/>
          <w:b/>
          <w:bCs/>
          <w:i/>
          <w:iCs/>
          <w:color w:val="000000"/>
        </w:rPr>
        <w:t xml:space="preserve">Claw </w:t>
      </w:r>
      <w:r>
        <w:rPr>
          <w:rFonts w:eastAsia="Times New Roman" w:cstheme="minorHAnsi"/>
          <w:b/>
          <w:bCs/>
          <w:i/>
          <w:iCs/>
          <w:color w:val="000000"/>
        </w:rPr>
        <w:t>Relic</w:t>
      </w:r>
      <w:r w:rsidRPr="00325A13">
        <w:rPr>
          <w:rFonts w:eastAsia="Times New Roman" w:cstheme="minorHAnsi"/>
          <w:i/>
          <w:iCs/>
          <w:color w:val="000000"/>
        </w:rPr>
        <w:t>.</w:t>
      </w:r>
      <w:r>
        <w:rPr>
          <w:rFonts w:eastAsia="Times New Roman" w:cstheme="minorHAnsi"/>
          <w:color w:val="000000"/>
        </w:rPr>
        <w:t xml:space="preserve"> You may add your </w:t>
      </w:r>
      <w:r w:rsidRPr="000D5DB5">
        <w:rPr>
          <w:rFonts w:eastAsia="Times New Roman" w:cstheme="minorHAnsi"/>
          <w:color w:val="000000"/>
        </w:rPr>
        <w:t xml:space="preserve">Spirit modifier to damage </w:t>
      </w:r>
      <w:r>
        <w:rPr>
          <w:rFonts w:eastAsia="Times New Roman" w:cstheme="minorHAnsi"/>
          <w:color w:val="000000"/>
        </w:rPr>
        <w:t>rolls with strike spells on the druid spell list</w:t>
      </w:r>
    </w:p>
    <w:p w14:paraId="51A8291D" w14:textId="3CD05650" w:rsidR="00E43E60" w:rsidRDefault="00E43E60">
      <w:pPr>
        <w:contextualSpacing/>
        <w:rPr>
          <w:rFonts w:eastAsia="Times New Roman" w:cstheme="minorHAnsi"/>
          <w:color w:val="000000"/>
        </w:rPr>
      </w:pPr>
      <w:r w:rsidRPr="00325A13">
        <w:rPr>
          <w:rFonts w:eastAsia="Times New Roman" w:cstheme="minorHAnsi"/>
          <w:b/>
          <w:bCs/>
          <w:i/>
          <w:iCs/>
          <w:color w:val="000000"/>
        </w:rPr>
        <w:t xml:space="preserve">Crying Wind </w:t>
      </w:r>
      <w:r>
        <w:rPr>
          <w:rFonts w:eastAsia="Times New Roman" w:cstheme="minorHAnsi"/>
          <w:b/>
          <w:bCs/>
          <w:i/>
          <w:iCs/>
          <w:color w:val="000000"/>
        </w:rPr>
        <w:t>Relic</w:t>
      </w:r>
      <w:r w:rsidRPr="00325A13">
        <w:rPr>
          <w:rFonts w:eastAsia="Times New Roman" w:cstheme="minorHAnsi"/>
          <w:b/>
          <w:bCs/>
          <w:i/>
          <w:iCs/>
          <w:color w:val="000000"/>
        </w:rPr>
        <w:t>.</w:t>
      </w:r>
      <w:r>
        <w:rPr>
          <w:rFonts w:eastAsia="Times New Roman" w:cstheme="minorHAnsi"/>
          <w:color w:val="000000"/>
        </w:rPr>
        <w:t xml:space="preserve"> The </w:t>
      </w:r>
      <w:r w:rsidRPr="00C506A7">
        <w:rPr>
          <w:rFonts w:eastAsia="Times New Roman" w:cstheme="minorHAnsi"/>
          <w:i/>
          <w:iCs/>
          <w:color w:val="000000"/>
        </w:rPr>
        <w:t>carrion swarm</w:t>
      </w:r>
      <w:r>
        <w:rPr>
          <w:rFonts w:eastAsia="Times New Roman" w:cstheme="minorHAnsi"/>
          <w:color w:val="000000"/>
        </w:rPr>
        <w:t xml:space="preserve"> spell costs </w:t>
      </w:r>
      <w:del w:id="2852" w:author="Admin" w:date="2021-11-06T19:33:00Z">
        <w:r w:rsidR="00A73A13" w:rsidDel="00C37FB7">
          <w:rPr>
            <w:rFonts w:eastAsia="Times New Roman" w:cstheme="minorHAnsi"/>
            <w:color w:val="000000"/>
          </w:rPr>
          <w:delText xml:space="preserve">one </w:delText>
        </w:r>
      </w:del>
      <w:ins w:id="2853" w:author="Admin" w:date="2021-11-06T19:33:00Z">
        <w:r w:rsidR="00C37FB7">
          <w:rPr>
            <w:rFonts w:eastAsia="Times New Roman" w:cstheme="minorHAnsi"/>
            <w:color w:val="000000"/>
          </w:rPr>
          <w:t xml:space="preserve">2 less </w:t>
        </w:r>
      </w:ins>
      <w:del w:id="2854" w:author="Admin" w:date="2021-11-06T19:33:00Z">
        <w:r w:rsidR="00A73A13" w:rsidDel="00C37FB7">
          <w:rPr>
            <w:rFonts w:eastAsia="Times New Roman" w:cstheme="minorHAnsi"/>
            <w:color w:val="000000"/>
          </w:rPr>
          <w:delText xml:space="preserve">less </w:delText>
        </w:r>
      </w:del>
      <w:r w:rsidR="00A73A13">
        <w:rPr>
          <w:rFonts w:eastAsia="Times New Roman" w:cstheme="minorHAnsi"/>
          <w:color w:val="000000"/>
        </w:rPr>
        <w:t>mana point</w:t>
      </w:r>
      <w:ins w:id="2855" w:author="Admin" w:date="2021-11-06T19:33:00Z">
        <w:r w:rsidR="00C37FB7">
          <w:rPr>
            <w:rFonts w:eastAsia="Times New Roman" w:cstheme="minorHAnsi"/>
            <w:color w:val="000000"/>
          </w:rPr>
          <w:t>s</w:t>
        </w:r>
      </w:ins>
      <w:r>
        <w:rPr>
          <w:rFonts w:eastAsia="Times New Roman" w:cstheme="minorHAnsi"/>
          <w:color w:val="000000"/>
        </w:rPr>
        <w:t>.</w:t>
      </w:r>
      <w:r w:rsidRPr="000D5DB5" w:rsidDel="004776C1">
        <w:rPr>
          <w:rFonts w:eastAsia="Times New Roman" w:cstheme="minorHAnsi"/>
          <w:color w:val="000000"/>
        </w:rPr>
        <w:t xml:space="preserve"> </w:t>
      </w:r>
    </w:p>
    <w:p w14:paraId="3B3E2BC1" w14:textId="3AB0A591" w:rsidR="00E43E60" w:rsidRDefault="00E43E60">
      <w:pPr>
        <w:contextualSpacing/>
        <w:rPr>
          <w:rFonts w:eastAsia="Times New Roman" w:cstheme="minorHAnsi"/>
          <w:color w:val="000000"/>
        </w:rPr>
      </w:pPr>
      <w:r w:rsidRPr="00325A13">
        <w:rPr>
          <w:rFonts w:eastAsia="Times New Roman" w:cstheme="minorHAnsi"/>
          <w:b/>
          <w:bCs/>
          <w:i/>
          <w:iCs/>
          <w:color w:val="000000"/>
        </w:rPr>
        <w:t xml:space="preserve">Eternal Rest </w:t>
      </w:r>
      <w:r>
        <w:rPr>
          <w:rFonts w:eastAsia="Times New Roman" w:cstheme="minorHAnsi"/>
          <w:b/>
          <w:bCs/>
          <w:i/>
          <w:iCs/>
          <w:color w:val="000000"/>
        </w:rPr>
        <w:t>Relic</w:t>
      </w:r>
      <w:r w:rsidRPr="00325A13">
        <w:rPr>
          <w:rFonts w:eastAsia="Times New Roman" w:cstheme="minorHAnsi"/>
          <w:b/>
          <w:bCs/>
          <w:i/>
          <w:iCs/>
          <w:color w:val="000000"/>
        </w:rPr>
        <w:t>.</w:t>
      </w:r>
      <w:r>
        <w:rPr>
          <w:rFonts w:eastAsia="Times New Roman" w:cstheme="minorHAnsi"/>
          <w:b/>
          <w:bCs/>
          <w:color w:val="000000"/>
        </w:rPr>
        <w:t xml:space="preserve"> </w:t>
      </w:r>
      <w:r>
        <w:rPr>
          <w:rFonts w:eastAsia="Times New Roman" w:cstheme="minorHAnsi"/>
          <w:color w:val="000000"/>
        </w:rPr>
        <w:t xml:space="preserve">The </w:t>
      </w:r>
      <w:r w:rsidRPr="00C506A7">
        <w:rPr>
          <w:rFonts w:eastAsia="Times New Roman" w:cstheme="minorHAnsi"/>
          <w:i/>
          <w:iCs/>
          <w:color w:val="000000"/>
        </w:rPr>
        <w:t>consecration</w:t>
      </w:r>
      <w:r>
        <w:rPr>
          <w:rFonts w:eastAsia="Times New Roman" w:cstheme="minorHAnsi"/>
          <w:color w:val="000000"/>
        </w:rPr>
        <w:t xml:space="preserve"> spell costs </w:t>
      </w:r>
      <w:del w:id="2856" w:author="Admin" w:date="2021-11-06T19:33:00Z">
        <w:r w:rsidR="00A73A13" w:rsidDel="00C37FB7">
          <w:rPr>
            <w:rFonts w:eastAsia="Times New Roman" w:cstheme="minorHAnsi"/>
            <w:color w:val="000000"/>
          </w:rPr>
          <w:delText xml:space="preserve">one </w:delText>
        </w:r>
      </w:del>
      <w:ins w:id="2857" w:author="Admin" w:date="2021-11-06T19:33:00Z">
        <w:r w:rsidR="00C37FB7">
          <w:rPr>
            <w:rFonts w:eastAsia="Times New Roman" w:cstheme="minorHAnsi"/>
            <w:color w:val="000000"/>
          </w:rPr>
          <w:t xml:space="preserve">2 </w:t>
        </w:r>
      </w:ins>
      <w:r w:rsidR="00A73A13">
        <w:rPr>
          <w:rFonts w:eastAsia="Times New Roman" w:cstheme="minorHAnsi"/>
          <w:color w:val="000000"/>
        </w:rPr>
        <w:t>less mana point</w:t>
      </w:r>
      <w:ins w:id="2858" w:author="Admin" w:date="2021-11-06T19:33:00Z">
        <w:r w:rsidR="00C37FB7">
          <w:rPr>
            <w:rFonts w:eastAsia="Times New Roman" w:cstheme="minorHAnsi"/>
            <w:color w:val="000000"/>
          </w:rPr>
          <w:t>s</w:t>
        </w:r>
      </w:ins>
      <w:r>
        <w:rPr>
          <w:rFonts w:eastAsia="Times New Roman" w:cstheme="minorHAnsi"/>
          <w:color w:val="000000"/>
        </w:rPr>
        <w:t>, and restra</w:t>
      </w:r>
      <w:r w:rsidR="0018126D">
        <w:rPr>
          <w:rFonts w:eastAsia="Times New Roman" w:cstheme="minorHAnsi"/>
          <w:color w:val="000000"/>
        </w:rPr>
        <w:t>ins fiends and undead who fail</w:t>
      </w:r>
      <w:r>
        <w:rPr>
          <w:rFonts w:eastAsia="Times New Roman" w:cstheme="minorHAnsi"/>
          <w:color w:val="000000"/>
        </w:rPr>
        <w:t xml:space="preserve"> </w:t>
      </w:r>
      <w:r w:rsidR="0018126D">
        <w:rPr>
          <w:rFonts w:eastAsia="Times New Roman" w:cstheme="minorHAnsi"/>
          <w:color w:val="000000"/>
        </w:rPr>
        <w:t>a Stamina saving throw</w:t>
      </w:r>
      <w:r>
        <w:rPr>
          <w:rFonts w:eastAsia="Times New Roman" w:cstheme="minorHAnsi"/>
          <w:color w:val="000000"/>
        </w:rPr>
        <w:t xml:space="preserve"> for </w:t>
      </w:r>
      <w:r w:rsidR="0018126D">
        <w:rPr>
          <w:rFonts w:eastAsia="Times New Roman" w:cstheme="minorHAnsi"/>
          <w:color w:val="000000"/>
        </w:rPr>
        <w:t xml:space="preserve">until the beginning of your turn in the next </w:t>
      </w:r>
      <w:r>
        <w:rPr>
          <w:rFonts w:eastAsia="Times New Roman" w:cstheme="minorHAnsi"/>
          <w:color w:val="000000"/>
        </w:rPr>
        <w:t xml:space="preserve">round. </w:t>
      </w:r>
    </w:p>
    <w:p w14:paraId="5B216C5E" w14:textId="15AEBE71" w:rsidR="00E43E60" w:rsidRDefault="00E43E60">
      <w:pPr>
        <w:contextualSpacing/>
        <w:rPr>
          <w:rFonts w:eastAsia="Times New Roman" w:cstheme="minorHAnsi"/>
          <w:color w:val="000000"/>
        </w:rPr>
      </w:pPr>
      <w:r w:rsidRPr="00325A13">
        <w:rPr>
          <w:rFonts w:eastAsia="Times New Roman" w:cstheme="minorHAnsi"/>
          <w:b/>
          <w:bCs/>
          <w:i/>
          <w:iCs/>
          <w:color w:val="000000"/>
        </w:rPr>
        <w:t xml:space="preserve">Guarded Evil </w:t>
      </w:r>
      <w:r>
        <w:rPr>
          <w:rFonts w:eastAsia="Times New Roman" w:cstheme="minorHAnsi"/>
          <w:b/>
          <w:bCs/>
          <w:i/>
          <w:iCs/>
          <w:color w:val="000000"/>
        </w:rPr>
        <w:t>Relic</w:t>
      </w:r>
      <w:r w:rsidRPr="00325A13">
        <w:rPr>
          <w:rFonts w:eastAsia="Times New Roman" w:cstheme="minorHAnsi"/>
          <w:b/>
          <w:bCs/>
          <w:i/>
          <w:iCs/>
          <w:color w:val="000000"/>
        </w:rPr>
        <w:t>.</w:t>
      </w:r>
      <w:r>
        <w:rPr>
          <w:rFonts w:eastAsia="Times New Roman" w:cstheme="minorHAnsi"/>
          <w:b/>
          <w:bCs/>
          <w:color w:val="000000"/>
        </w:rPr>
        <w:t xml:space="preserve"> </w:t>
      </w:r>
      <w:r>
        <w:rPr>
          <w:rFonts w:eastAsia="Times New Roman" w:cstheme="minorHAnsi"/>
          <w:color w:val="000000"/>
        </w:rPr>
        <w:t xml:space="preserve">The </w:t>
      </w:r>
      <w:r w:rsidRPr="00C506A7">
        <w:rPr>
          <w:rFonts w:eastAsia="Times New Roman" w:cstheme="minorHAnsi"/>
          <w:i/>
          <w:iCs/>
          <w:color w:val="000000"/>
        </w:rPr>
        <w:t>death coil</w:t>
      </w:r>
      <w:r>
        <w:rPr>
          <w:rFonts w:eastAsia="Times New Roman" w:cstheme="minorHAnsi"/>
          <w:color w:val="000000"/>
        </w:rPr>
        <w:t xml:space="preserve"> spell grants temporary hit points equal to your </w:t>
      </w:r>
      <w:del w:id="2859" w:author="Admin" w:date="2021-11-06T19:36:00Z">
        <w:r w:rsidDel="00C37FB7">
          <w:rPr>
            <w:rFonts w:eastAsia="Times New Roman" w:cstheme="minorHAnsi"/>
            <w:color w:val="000000"/>
          </w:rPr>
          <w:delText xml:space="preserve">Spirit </w:delText>
        </w:r>
      </w:del>
      <w:ins w:id="2860" w:author="Admin" w:date="2021-11-06T19:36:00Z">
        <w:r w:rsidR="00C37FB7">
          <w:rPr>
            <w:rFonts w:eastAsia="Times New Roman" w:cstheme="minorHAnsi"/>
            <w:color w:val="000000"/>
          </w:rPr>
          <w:t xml:space="preserve">spellcasting ability </w:t>
        </w:r>
      </w:ins>
      <w:r>
        <w:rPr>
          <w:rFonts w:eastAsia="Times New Roman" w:cstheme="minorHAnsi"/>
          <w:color w:val="000000"/>
        </w:rPr>
        <w:t>modifier to whoever it heals for one hour</w:t>
      </w:r>
      <w:ins w:id="2861" w:author="Admin" w:date="2021-11-06T19:33:00Z">
        <w:r w:rsidR="00C37FB7">
          <w:rPr>
            <w:rFonts w:eastAsia="Times New Roman" w:cstheme="minorHAnsi"/>
            <w:color w:val="000000"/>
          </w:rPr>
          <w:t>.</w:t>
        </w:r>
      </w:ins>
      <w:r>
        <w:rPr>
          <w:rFonts w:eastAsia="Times New Roman" w:cstheme="minorHAnsi"/>
          <w:color w:val="000000"/>
        </w:rPr>
        <w:t xml:space="preserve"> </w:t>
      </w:r>
    </w:p>
    <w:p w14:paraId="2C474983" w14:textId="12555F80" w:rsidR="00E43E60" w:rsidRPr="00E71D68" w:rsidRDefault="00E43E60" w:rsidP="00E43E60">
      <w:pPr>
        <w:contextualSpacing/>
        <w:rPr>
          <w:rFonts w:eastAsia="Times New Roman" w:cstheme="minorHAnsi"/>
          <w:color w:val="000000"/>
        </w:rPr>
      </w:pPr>
      <w:r w:rsidRPr="00325A13">
        <w:rPr>
          <w:rFonts w:eastAsia="Times New Roman" w:cstheme="minorHAnsi"/>
          <w:b/>
          <w:bCs/>
          <w:i/>
          <w:iCs/>
          <w:color w:val="000000"/>
        </w:rPr>
        <w:lastRenderedPageBreak/>
        <w:t xml:space="preserve">Grace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843CC2">
        <w:rPr>
          <w:rFonts w:eastAsia="Times New Roman" w:cstheme="minorHAnsi"/>
          <w:i/>
          <w:iCs/>
          <w:color w:val="000000"/>
        </w:rPr>
        <w:t>dispel magic</w:t>
      </w:r>
      <w:r w:rsidRPr="00E71D68">
        <w:rPr>
          <w:rFonts w:eastAsia="Times New Roman" w:cstheme="minorHAnsi"/>
          <w:color w:val="000000"/>
        </w:rPr>
        <w:t xml:space="preserve"> spell has advantage to dispel necromancy and conjuration spells</w:t>
      </w:r>
      <w:ins w:id="2862" w:author="Admin" w:date="2021-11-06T19:34:00Z">
        <w:r w:rsidR="00C37FB7">
          <w:rPr>
            <w:rFonts w:eastAsia="Times New Roman" w:cstheme="minorHAnsi"/>
            <w:color w:val="000000"/>
          </w:rPr>
          <w:t>.</w:t>
        </w:r>
      </w:ins>
      <w:ins w:id="2863" w:author="Admin" w:date="2021-11-06T19:36:00Z">
        <w:r w:rsidR="00C37FB7">
          <w:rPr>
            <w:rFonts w:eastAsia="Times New Roman" w:cstheme="minorHAnsi"/>
            <w:color w:val="000000"/>
          </w:rPr>
          <w:t xml:space="preserve"> Whenever it succeeds, you gain temporary hit points equal to your spellcasting ability modifier. </w:t>
        </w:r>
      </w:ins>
    </w:p>
    <w:p w14:paraId="45DBE7A1" w14:textId="15A1494F"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Health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rejuvenation</w:t>
      </w:r>
      <w:r w:rsidRPr="00E71D68">
        <w:rPr>
          <w:rFonts w:eastAsia="Times New Roman" w:cstheme="minorHAnsi"/>
          <w:color w:val="000000"/>
        </w:rPr>
        <w:t xml:space="preserve"> spell costs </w:t>
      </w:r>
      <w:del w:id="2864" w:author="Admin" w:date="2021-11-06T19:41:00Z">
        <w:r w:rsidRPr="00E71D68" w:rsidDel="00C37FB7">
          <w:rPr>
            <w:rFonts w:eastAsia="Times New Roman" w:cstheme="minorHAnsi"/>
            <w:color w:val="000000"/>
          </w:rPr>
          <w:delText xml:space="preserve">one </w:delText>
        </w:r>
      </w:del>
      <w:ins w:id="2865" w:author="Admin" w:date="2021-11-06T19:41:00Z">
        <w:r w:rsidR="00C37FB7">
          <w:rPr>
            <w:rFonts w:eastAsia="Times New Roman" w:cstheme="minorHAnsi"/>
            <w:color w:val="000000"/>
          </w:rPr>
          <w:t>2</w:t>
        </w:r>
        <w:r w:rsidR="00C37FB7" w:rsidRPr="00E71D68">
          <w:rPr>
            <w:rFonts w:eastAsia="Times New Roman" w:cstheme="minorHAnsi"/>
            <w:color w:val="000000"/>
          </w:rPr>
          <w:t xml:space="preserve"> </w:t>
        </w:r>
      </w:ins>
      <w:r w:rsidRPr="00E71D68">
        <w:rPr>
          <w:rFonts w:eastAsia="Times New Roman" w:cstheme="minorHAnsi"/>
          <w:color w:val="000000"/>
        </w:rPr>
        <w:t>less mana point</w:t>
      </w:r>
      <w:ins w:id="2866" w:author="Admin" w:date="2021-11-06T19:41:00Z">
        <w:r w:rsidR="00C37FB7">
          <w:rPr>
            <w:rFonts w:eastAsia="Times New Roman" w:cstheme="minorHAnsi"/>
            <w:color w:val="000000"/>
          </w:rPr>
          <w:t>s.</w:t>
        </w:r>
      </w:ins>
    </w:p>
    <w:p w14:paraId="2051D871" w14:textId="6A525738" w:rsidR="00E43E60" w:rsidRPr="00325A13" w:rsidRDefault="00E43E60">
      <w:pPr>
        <w:contextualSpacing/>
        <w:rPr>
          <w:rFonts w:eastAsia="Times New Roman" w:cstheme="minorHAnsi"/>
          <w:b/>
          <w:bCs/>
          <w:i/>
          <w:iCs/>
          <w:color w:val="000000"/>
        </w:rPr>
      </w:pPr>
      <w:r w:rsidRPr="00325A13">
        <w:rPr>
          <w:rFonts w:eastAsia="Times New Roman" w:cstheme="minorHAnsi"/>
          <w:b/>
          <w:bCs/>
          <w:i/>
          <w:iCs/>
          <w:color w:val="000000"/>
        </w:rPr>
        <w:t xml:space="preserve">Hope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seal array</w:t>
      </w:r>
      <w:r w:rsidRPr="00E71D68">
        <w:rPr>
          <w:rFonts w:eastAsia="Times New Roman" w:cstheme="minorHAnsi"/>
          <w:color w:val="000000"/>
        </w:rPr>
        <w:t xml:space="preserve"> spell costs </w:t>
      </w:r>
      <w:del w:id="2867" w:author="Admin" w:date="2021-11-06T19:41:00Z">
        <w:r w:rsidRPr="00E71D68" w:rsidDel="00C37FB7">
          <w:rPr>
            <w:rFonts w:eastAsia="Times New Roman" w:cstheme="minorHAnsi"/>
            <w:color w:val="000000"/>
          </w:rPr>
          <w:delText xml:space="preserve">one </w:delText>
        </w:r>
      </w:del>
      <w:ins w:id="2868" w:author="Admin" w:date="2021-11-06T19:41:00Z">
        <w:r w:rsidR="00C37FB7">
          <w:rPr>
            <w:rFonts w:eastAsia="Times New Roman" w:cstheme="minorHAnsi"/>
            <w:color w:val="000000"/>
          </w:rPr>
          <w:t>2</w:t>
        </w:r>
        <w:r w:rsidR="00C37FB7" w:rsidRPr="00E71D68">
          <w:rPr>
            <w:rFonts w:eastAsia="Times New Roman" w:cstheme="minorHAnsi"/>
            <w:color w:val="000000"/>
          </w:rPr>
          <w:t xml:space="preserve"> </w:t>
        </w:r>
      </w:ins>
      <w:r w:rsidRPr="00E71D68">
        <w:rPr>
          <w:rFonts w:eastAsia="Times New Roman" w:cstheme="minorHAnsi"/>
          <w:color w:val="000000"/>
        </w:rPr>
        <w:t>less mana point</w:t>
      </w:r>
      <w:ins w:id="2869" w:author="Admin" w:date="2021-11-06T19:41:00Z">
        <w:r w:rsidR="00C37FB7">
          <w:rPr>
            <w:rFonts w:eastAsia="Times New Roman" w:cstheme="minorHAnsi"/>
            <w:color w:val="000000"/>
          </w:rPr>
          <w:t>s.</w:t>
        </w:r>
      </w:ins>
    </w:p>
    <w:p w14:paraId="7EE92F6E" w14:textId="2DAD2074"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Impact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elemental shock</w:t>
      </w:r>
      <w:r w:rsidRPr="00E71D68">
        <w:rPr>
          <w:rFonts w:eastAsia="Times New Roman" w:cstheme="minorHAnsi"/>
          <w:color w:val="000000"/>
        </w:rPr>
        <w:t xml:space="preserve"> spell costs </w:t>
      </w:r>
      <w:del w:id="2870" w:author="Admin" w:date="2021-11-06T19:41:00Z">
        <w:r w:rsidRPr="00E71D68" w:rsidDel="00C37FB7">
          <w:rPr>
            <w:rFonts w:eastAsia="Times New Roman" w:cstheme="minorHAnsi"/>
            <w:color w:val="000000"/>
          </w:rPr>
          <w:delText xml:space="preserve">one </w:delText>
        </w:r>
      </w:del>
      <w:ins w:id="2871" w:author="Admin" w:date="2021-11-06T19:41:00Z">
        <w:r w:rsidR="00C37FB7">
          <w:rPr>
            <w:rFonts w:eastAsia="Times New Roman" w:cstheme="minorHAnsi"/>
            <w:color w:val="000000"/>
          </w:rPr>
          <w:t xml:space="preserve">2 </w:t>
        </w:r>
      </w:ins>
      <w:r w:rsidRPr="00E71D68">
        <w:rPr>
          <w:rFonts w:eastAsia="Times New Roman" w:cstheme="minorHAnsi"/>
          <w:color w:val="000000"/>
        </w:rPr>
        <w:t>less mana point</w:t>
      </w:r>
      <w:ins w:id="2872" w:author="Admin" w:date="2021-11-06T19:41:00Z">
        <w:r w:rsidR="00C37FB7">
          <w:rPr>
            <w:rFonts w:eastAsia="Times New Roman" w:cstheme="minorHAnsi"/>
            <w:color w:val="000000"/>
          </w:rPr>
          <w:t>s.</w:t>
        </w:r>
      </w:ins>
    </w:p>
    <w:p w14:paraId="52CD7AA2" w14:textId="4DC1F907"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Inner Passion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holy fire</w:t>
      </w:r>
      <w:r w:rsidRPr="00E71D68">
        <w:rPr>
          <w:rFonts w:eastAsia="Times New Roman" w:cstheme="minorHAnsi"/>
          <w:color w:val="000000"/>
        </w:rPr>
        <w:t xml:space="preserve"> spell costs </w:t>
      </w:r>
      <w:del w:id="2873" w:author="Admin" w:date="2021-11-06T19:41:00Z">
        <w:r w:rsidR="00A73A13" w:rsidDel="00C37FB7">
          <w:rPr>
            <w:rFonts w:eastAsia="Times New Roman" w:cstheme="minorHAnsi"/>
            <w:color w:val="000000"/>
          </w:rPr>
          <w:delText xml:space="preserve">one </w:delText>
        </w:r>
      </w:del>
      <w:ins w:id="2874" w:author="Admin" w:date="2021-11-06T19:41:00Z">
        <w:r w:rsidR="00C37FB7">
          <w:rPr>
            <w:rFonts w:eastAsia="Times New Roman" w:cstheme="minorHAnsi"/>
            <w:color w:val="000000"/>
          </w:rPr>
          <w:t xml:space="preserve">2 </w:t>
        </w:r>
      </w:ins>
      <w:r w:rsidR="00A73A13">
        <w:rPr>
          <w:rFonts w:eastAsia="Times New Roman" w:cstheme="minorHAnsi"/>
          <w:color w:val="000000"/>
        </w:rPr>
        <w:t>less mana point</w:t>
      </w:r>
      <w:ins w:id="2875" w:author="Admin" w:date="2021-11-06T19:41:00Z">
        <w:r w:rsidR="00C37FB7">
          <w:rPr>
            <w:rFonts w:eastAsia="Times New Roman" w:cstheme="minorHAnsi"/>
            <w:color w:val="000000"/>
          </w:rPr>
          <w:t>s.</w:t>
        </w:r>
      </w:ins>
    </w:p>
    <w:p w14:paraId="2FE67371" w14:textId="1B05E913" w:rsidR="00E43E60" w:rsidRPr="00325A13" w:rsidRDefault="00E43E60">
      <w:pPr>
        <w:contextualSpacing/>
        <w:rPr>
          <w:rFonts w:eastAsia="Times New Roman" w:cstheme="minorHAnsi"/>
          <w:b/>
          <w:bCs/>
          <w:i/>
          <w:iCs/>
          <w:color w:val="000000"/>
        </w:rPr>
      </w:pPr>
      <w:r w:rsidRPr="00325A13">
        <w:rPr>
          <w:rFonts w:eastAsia="Times New Roman" w:cstheme="minorHAnsi"/>
          <w:b/>
          <w:bCs/>
          <w:i/>
          <w:iCs/>
          <w:color w:val="000000"/>
        </w:rPr>
        <w:t xml:space="preserve">Lifebringer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holy light</w:t>
      </w:r>
      <w:r w:rsidRPr="00E71D68">
        <w:rPr>
          <w:rFonts w:eastAsia="Times New Roman" w:cstheme="minorHAnsi"/>
          <w:color w:val="000000"/>
        </w:rPr>
        <w:t xml:space="preserve"> spell costs </w:t>
      </w:r>
      <w:del w:id="2876" w:author="Admin" w:date="2021-11-06T19:41:00Z">
        <w:r w:rsidR="00A73A13" w:rsidDel="00C37FB7">
          <w:rPr>
            <w:rFonts w:eastAsia="Times New Roman" w:cstheme="minorHAnsi"/>
            <w:color w:val="000000"/>
          </w:rPr>
          <w:delText xml:space="preserve">one </w:delText>
        </w:r>
      </w:del>
      <w:ins w:id="2877" w:author="Admin" w:date="2021-11-06T19:41:00Z">
        <w:r w:rsidR="00C37FB7">
          <w:rPr>
            <w:rFonts w:eastAsia="Times New Roman" w:cstheme="minorHAnsi"/>
            <w:color w:val="000000"/>
          </w:rPr>
          <w:t xml:space="preserve">2 </w:t>
        </w:r>
      </w:ins>
      <w:r w:rsidR="00A73A13">
        <w:rPr>
          <w:rFonts w:eastAsia="Times New Roman" w:cstheme="minorHAnsi"/>
          <w:color w:val="000000"/>
        </w:rPr>
        <w:t>less mana point</w:t>
      </w:r>
      <w:ins w:id="2878" w:author="Admin" w:date="2021-11-06T19:41:00Z">
        <w:r w:rsidR="00C37FB7">
          <w:rPr>
            <w:rFonts w:eastAsia="Times New Roman" w:cstheme="minorHAnsi"/>
            <w:color w:val="000000"/>
          </w:rPr>
          <w:t>s.</w:t>
        </w:r>
      </w:ins>
    </w:p>
    <w:p w14:paraId="36E780AE" w14:textId="4CCB4CA7" w:rsidR="00E43E60" w:rsidRPr="00E71D68" w:rsidRDefault="00E43E60" w:rsidP="00E43E60">
      <w:pPr>
        <w:contextualSpacing/>
        <w:rPr>
          <w:rFonts w:eastAsia="Times New Roman" w:cstheme="minorHAnsi"/>
          <w:color w:val="000000"/>
        </w:rPr>
      </w:pPr>
      <w:r w:rsidRPr="00325A13">
        <w:rPr>
          <w:rFonts w:eastAsia="Times New Roman" w:cstheme="minorHAnsi"/>
          <w:b/>
          <w:bCs/>
          <w:i/>
          <w:iCs/>
          <w:color w:val="000000"/>
        </w:rPr>
        <w:t xml:space="preserve">Righteous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holy fire</w:t>
      </w:r>
      <w:r w:rsidRPr="00E71D68">
        <w:rPr>
          <w:rFonts w:eastAsia="Times New Roman" w:cstheme="minorHAnsi"/>
          <w:color w:val="000000"/>
        </w:rPr>
        <w:t xml:space="preserve"> spells remains for double the normal duration</w:t>
      </w:r>
      <w:ins w:id="2879" w:author="Admin" w:date="2021-11-06T19:41:00Z">
        <w:r w:rsidR="00C37FB7">
          <w:rPr>
            <w:rFonts w:eastAsia="Times New Roman" w:cstheme="minorHAnsi"/>
            <w:color w:val="000000"/>
          </w:rPr>
          <w:t>.</w:t>
        </w:r>
      </w:ins>
    </w:p>
    <w:p w14:paraId="6A4069C0" w14:textId="11B63EAC"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Solar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sunfire</w:t>
      </w:r>
      <w:r w:rsidRPr="00E71D68">
        <w:rPr>
          <w:rFonts w:eastAsia="Times New Roman" w:cstheme="minorHAnsi"/>
          <w:color w:val="000000"/>
        </w:rPr>
        <w:t xml:space="preserve"> and </w:t>
      </w:r>
      <w:r w:rsidRPr="00C506A7">
        <w:rPr>
          <w:rFonts w:eastAsia="Times New Roman" w:cstheme="minorHAnsi"/>
          <w:i/>
          <w:iCs/>
          <w:color w:val="000000"/>
        </w:rPr>
        <w:t>sunbeam</w:t>
      </w:r>
      <w:r w:rsidRPr="00E71D68">
        <w:rPr>
          <w:rFonts w:eastAsia="Times New Roman" w:cstheme="minorHAnsi"/>
          <w:color w:val="000000"/>
        </w:rPr>
        <w:t xml:space="preserve"> spells cost </w:t>
      </w:r>
      <w:del w:id="2880" w:author="Admin" w:date="2021-11-06T19:41:00Z">
        <w:r w:rsidR="00A73A13" w:rsidDel="00C37FB7">
          <w:rPr>
            <w:rFonts w:eastAsia="Times New Roman" w:cstheme="minorHAnsi"/>
            <w:color w:val="000000"/>
          </w:rPr>
          <w:delText xml:space="preserve">one </w:delText>
        </w:r>
      </w:del>
      <w:ins w:id="2881" w:author="Admin" w:date="2021-11-06T19:41:00Z">
        <w:r w:rsidR="00C37FB7">
          <w:rPr>
            <w:rFonts w:eastAsia="Times New Roman" w:cstheme="minorHAnsi"/>
            <w:color w:val="000000"/>
          </w:rPr>
          <w:t xml:space="preserve">2 </w:t>
        </w:r>
      </w:ins>
      <w:r w:rsidR="00A73A13">
        <w:rPr>
          <w:rFonts w:eastAsia="Times New Roman" w:cstheme="minorHAnsi"/>
          <w:color w:val="000000"/>
        </w:rPr>
        <w:t>less mana point</w:t>
      </w:r>
      <w:ins w:id="2882" w:author="Admin" w:date="2021-11-06T19:41:00Z">
        <w:r w:rsidR="00C37FB7">
          <w:rPr>
            <w:rFonts w:eastAsia="Times New Roman" w:cstheme="minorHAnsi"/>
            <w:color w:val="000000"/>
          </w:rPr>
          <w:t>s.</w:t>
        </w:r>
      </w:ins>
    </w:p>
    <w:p w14:paraId="4425E316" w14:textId="2E000A30"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Steamcaller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healing stream</w:t>
      </w:r>
      <w:r w:rsidRPr="00E71D68">
        <w:rPr>
          <w:rFonts w:eastAsia="Times New Roman" w:cstheme="minorHAnsi"/>
          <w:color w:val="000000"/>
        </w:rPr>
        <w:t xml:space="preserve"> spell costs </w:t>
      </w:r>
      <w:del w:id="2883" w:author="Admin" w:date="2021-11-06T19:41:00Z">
        <w:r w:rsidR="00A73A13" w:rsidDel="00C37FB7">
          <w:rPr>
            <w:rFonts w:eastAsia="Times New Roman" w:cstheme="minorHAnsi"/>
            <w:color w:val="000000"/>
          </w:rPr>
          <w:delText xml:space="preserve">one </w:delText>
        </w:r>
      </w:del>
      <w:ins w:id="2884" w:author="Admin" w:date="2021-11-06T19:41:00Z">
        <w:r w:rsidR="00C37FB7">
          <w:rPr>
            <w:rFonts w:eastAsia="Times New Roman" w:cstheme="minorHAnsi"/>
            <w:color w:val="000000"/>
          </w:rPr>
          <w:t xml:space="preserve">2 </w:t>
        </w:r>
      </w:ins>
      <w:r w:rsidR="00A73A13">
        <w:rPr>
          <w:rFonts w:eastAsia="Times New Roman" w:cstheme="minorHAnsi"/>
          <w:color w:val="000000"/>
        </w:rPr>
        <w:t>less mana point</w:t>
      </w:r>
      <w:ins w:id="2885" w:author="Admin" w:date="2021-11-06T19:41:00Z">
        <w:r w:rsidR="00C37FB7">
          <w:rPr>
            <w:rFonts w:eastAsia="Times New Roman" w:cstheme="minorHAnsi"/>
            <w:color w:val="000000"/>
          </w:rPr>
          <w:t>s.</w:t>
        </w:r>
      </w:ins>
    </w:p>
    <w:p w14:paraId="7C8591E3" w14:textId="407D5E74"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Storm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lightning bolt</w:t>
      </w:r>
      <w:r w:rsidRPr="00E71D68">
        <w:rPr>
          <w:rFonts w:eastAsia="Times New Roman" w:cstheme="minorHAnsi"/>
          <w:color w:val="000000"/>
        </w:rPr>
        <w:t xml:space="preserve"> and </w:t>
      </w:r>
      <w:r w:rsidRPr="00C506A7">
        <w:rPr>
          <w:rFonts w:eastAsia="Times New Roman" w:cstheme="minorHAnsi"/>
          <w:i/>
          <w:iCs/>
          <w:color w:val="000000"/>
        </w:rPr>
        <w:t>lightning storm</w:t>
      </w:r>
      <w:r w:rsidRPr="00E71D68">
        <w:rPr>
          <w:rFonts w:eastAsia="Times New Roman" w:cstheme="minorHAnsi"/>
          <w:color w:val="000000"/>
        </w:rPr>
        <w:t xml:space="preserve"> spells cost </w:t>
      </w:r>
      <w:del w:id="2886" w:author="Admin" w:date="2021-11-06T19:41:00Z">
        <w:r w:rsidR="00A73A13" w:rsidDel="00C37FB7">
          <w:rPr>
            <w:rFonts w:eastAsia="Times New Roman" w:cstheme="minorHAnsi"/>
            <w:color w:val="000000"/>
          </w:rPr>
          <w:delText xml:space="preserve">one </w:delText>
        </w:r>
      </w:del>
      <w:ins w:id="2887" w:author="Admin" w:date="2021-11-06T19:41:00Z">
        <w:r w:rsidR="00C37FB7">
          <w:rPr>
            <w:rFonts w:eastAsia="Times New Roman" w:cstheme="minorHAnsi"/>
            <w:color w:val="000000"/>
          </w:rPr>
          <w:t xml:space="preserve">2 </w:t>
        </w:r>
      </w:ins>
      <w:r w:rsidR="00A73A13">
        <w:rPr>
          <w:rFonts w:eastAsia="Times New Roman" w:cstheme="minorHAnsi"/>
          <w:color w:val="000000"/>
        </w:rPr>
        <w:t>less mana point</w:t>
      </w:r>
      <w:ins w:id="2888" w:author="Admin" w:date="2021-11-06T19:41:00Z">
        <w:r w:rsidR="00C37FB7">
          <w:rPr>
            <w:rFonts w:eastAsia="Times New Roman" w:cstheme="minorHAnsi"/>
            <w:color w:val="000000"/>
          </w:rPr>
          <w:t>s</w:t>
        </w:r>
      </w:ins>
    </w:p>
    <w:p w14:paraId="2B3ABBEF" w14:textId="79DD48FF"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Surging Seas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riptide</w:t>
      </w:r>
      <w:r w:rsidRPr="00E71D68">
        <w:rPr>
          <w:rFonts w:eastAsia="Times New Roman" w:cstheme="minorHAnsi"/>
          <w:color w:val="000000"/>
        </w:rPr>
        <w:t xml:space="preserve"> spell costs </w:t>
      </w:r>
      <w:del w:id="2889" w:author="Admin" w:date="2021-11-06T19:42:00Z">
        <w:r w:rsidRPr="00E71D68" w:rsidDel="00C37FB7">
          <w:rPr>
            <w:rFonts w:eastAsia="Times New Roman" w:cstheme="minorHAnsi"/>
            <w:color w:val="000000"/>
          </w:rPr>
          <w:delText xml:space="preserve">one </w:delText>
        </w:r>
      </w:del>
      <w:ins w:id="2890" w:author="Admin" w:date="2021-11-06T19:42:00Z">
        <w:r w:rsidR="00C37FB7">
          <w:rPr>
            <w:rFonts w:eastAsia="Times New Roman" w:cstheme="minorHAnsi"/>
            <w:color w:val="000000"/>
          </w:rPr>
          <w:t xml:space="preserve">2 </w:t>
        </w:r>
      </w:ins>
      <w:r w:rsidRPr="00E71D68">
        <w:rPr>
          <w:rFonts w:eastAsia="Times New Roman" w:cstheme="minorHAnsi"/>
          <w:color w:val="000000"/>
        </w:rPr>
        <w:t>less mana point</w:t>
      </w:r>
      <w:ins w:id="2891" w:author="Admin" w:date="2021-11-06T19:42:00Z">
        <w:r w:rsidR="00C37FB7">
          <w:rPr>
            <w:rFonts w:eastAsia="Times New Roman" w:cstheme="minorHAnsi"/>
            <w:color w:val="000000"/>
          </w:rPr>
          <w:t>.</w:t>
        </w:r>
      </w:ins>
    </w:p>
    <w:p w14:paraId="07488D14" w14:textId="7394CB9E" w:rsidR="00E43E60" w:rsidRPr="00325A13" w:rsidRDefault="00E43E60">
      <w:pPr>
        <w:contextualSpacing/>
        <w:rPr>
          <w:rFonts w:eastAsia="Times New Roman" w:cstheme="minorHAnsi"/>
          <w:b/>
          <w:bCs/>
          <w:i/>
          <w:iCs/>
          <w:color w:val="000000"/>
        </w:rPr>
      </w:pPr>
      <w:r w:rsidRPr="00325A13">
        <w:rPr>
          <w:rFonts w:eastAsia="Times New Roman" w:cstheme="minorHAnsi"/>
          <w:b/>
          <w:bCs/>
          <w:i/>
          <w:iCs/>
          <w:color w:val="000000"/>
        </w:rPr>
        <w:t xml:space="preserve">Vengeful Heart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death coil</w:t>
      </w:r>
      <w:r w:rsidRPr="00E71D68">
        <w:rPr>
          <w:rFonts w:eastAsia="Times New Roman" w:cstheme="minorHAnsi"/>
          <w:color w:val="000000"/>
        </w:rPr>
        <w:t xml:space="preserve"> spell costs </w:t>
      </w:r>
      <w:del w:id="2892" w:author="Admin" w:date="2021-11-06T19:42:00Z">
        <w:r w:rsidR="00A73A13" w:rsidDel="00C37FB7">
          <w:rPr>
            <w:rFonts w:eastAsia="Times New Roman" w:cstheme="minorHAnsi"/>
            <w:color w:val="000000"/>
          </w:rPr>
          <w:delText xml:space="preserve">one </w:delText>
        </w:r>
      </w:del>
      <w:ins w:id="2893" w:author="Admin" w:date="2021-11-06T19:42:00Z">
        <w:r w:rsidR="00C37FB7">
          <w:rPr>
            <w:rFonts w:eastAsia="Times New Roman" w:cstheme="minorHAnsi"/>
            <w:color w:val="000000"/>
          </w:rPr>
          <w:t xml:space="preserve">2 </w:t>
        </w:r>
      </w:ins>
      <w:r w:rsidR="00A73A13">
        <w:rPr>
          <w:rFonts w:eastAsia="Times New Roman" w:cstheme="minorHAnsi"/>
          <w:color w:val="000000"/>
        </w:rPr>
        <w:t>less mana point</w:t>
      </w:r>
      <w:ins w:id="2894" w:author="Admin" w:date="2021-11-06T19:42:00Z">
        <w:r w:rsidR="00C37FB7">
          <w:rPr>
            <w:rFonts w:eastAsia="Times New Roman" w:cstheme="minorHAnsi"/>
            <w:color w:val="000000"/>
          </w:rPr>
          <w:t>s.</w:t>
        </w:r>
      </w:ins>
    </w:p>
    <w:p w14:paraId="0558F629" w14:textId="2E544F88" w:rsidR="00E43E60" w:rsidRPr="00325A13" w:rsidRDefault="00E43E60" w:rsidP="00E43E60">
      <w:pPr>
        <w:contextualSpacing/>
        <w:rPr>
          <w:rFonts w:eastAsia="Times New Roman" w:cstheme="minorHAnsi"/>
          <w:b/>
          <w:bCs/>
          <w:i/>
          <w:iCs/>
          <w:color w:val="000000"/>
        </w:rPr>
      </w:pPr>
      <w:r w:rsidRPr="00325A13">
        <w:rPr>
          <w:rFonts w:eastAsia="Times New Roman" w:cstheme="minorHAnsi"/>
          <w:b/>
          <w:bCs/>
          <w:i/>
          <w:iCs/>
          <w:color w:val="000000"/>
        </w:rPr>
        <w:t xml:space="preserve">Walking Dead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004E1D1A" w:rsidRPr="004E1D1A">
        <w:rPr>
          <w:rFonts w:eastAsia="Times New Roman" w:cstheme="minorHAnsi"/>
          <w:i/>
          <w:iCs/>
          <w:color w:val="000000"/>
        </w:rPr>
        <w:t xml:space="preserve">conjure </w:t>
      </w:r>
      <w:r w:rsidRPr="004E1D1A">
        <w:rPr>
          <w:rFonts w:eastAsia="Times New Roman" w:cstheme="minorHAnsi"/>
          <w:i/>
          <w:iCs/>
          <w:color w:val="000000"/>
        </w:rPr>
        <w:t>undead</w:t>
      </w:r>
      <w:r w:rsidRPr="00E71D68">
        <w:rPr>
          <w:rFonts w:eastAsia="Times New Roman" w:cstheme="minorHAnsi"/>
          <w:color w:val="000000"/>
        </w:rPr>
        <w:t xml:space="preserve"> spell retains telepathic communication up to ten times the normal distance</w:t>
      </w:r>
      <w:ins w:id="2895" w:author="Admin" w:date="2021-11-06T19:42:00Z">
        <w:r w:rsidR="00C37FB7">
          <w:rPr>
            <w:rFonts w:eastAsia="Times New Roman" w:cstheme="minorHAnsi"/>
            <w:color w:val="000000"/>
          </w:rPr>
          <w:t>.</w:t>
        </w:r>
      </w:ins>
    </w:p>
    <w:p w14:paraId="40E837B8" w14:textId="5D09E3F7" w:rsidR="00E43E60" w:rsidRPr="00E71D68" w:rsidRDefault="00E43E60">
      <w:pPr>
        <w:contextualSpacing/>
        <w:rPr>
          <w:rFonts w:eastAsia="Times New Roman" w:cstheme="minorHAnsi"/>
          <w:color w:val="000000"/>
        </w:rPr>
      </w:pPr>
      <w:r w:rsidRPr="00325A13">
        <w:rPr>
          <w:rFonts w:eastAsia="Times New Roman" w:cstheme="minorHAnsi"/>
          <w:b/>
          <w:bCs/>
          <w:i/>
          <w:iCs/>
          <w:color w:val="000000"/>
        </w:rPr>
        <w:t xml:space="preserve">Wracking </w:t>
      </w:r>
      <w:r>
        <w:rPr>
          <w:rFonts w:eastAsia="Times New Roman" w:cstheme="minorHAnsi"/>
          <w:b/>
          <w:bCs/>
          <w:i/>
          <w:iCs/>
          <w:color w:val="000000"/>
        </w:rPr>
        <w:t>Relic</w:t>
      </w:r>
      <w:r w:rsidRPr="00325A13">
        <w:rPr>
          <w:rFonts w:eastAsia="Times New Roman" w:cstheme="minorHAnsi"/>
          <w:b/>
          <w:bCs/>
          <w:i/>
          <w:iCs/>
          <w:color w:val="000000"/>
        </w:rPr>
        <w:t xml:space="preserve">. </w:t>
      </w:r>
      <w:r w:rsidRPr="00E71D68">
        <w:rPr>
          <w:rFonts w:eastAsia="Times New Roman" w:cstheme="minorHAnsi"/>
          <w:color w:val="000000"/>
        </w:rPr>
        <w:t xml:space="preserve">The </w:t>
      </w:r>
      <w:r w:rsidRPr="00C506A7">
        <w:rPr>
          <w:rFonts w:eastAsia="Times New Roman" w:cstheme="minorHAnsi"/>
          <w:i/>
          <w:iCs/>
          <w:color w:val="000000"/>
        </w:rPr>
        <w:t>holy nova</w:t>
      </w:r>
      <w:r w:rsidRPr="00E71D68">
        <w:rPr>
          <w:rFonts w:eastAsia="Times New Roman" w:cstheme="minorHAnsi"/>
          <w:color w:val="000000"/>
        </w:rPr>
        <w:t xml:space="preserve"> and </w:t>
      </w:r>
      <w:r w:rsidRPr="00C506A7">
        <w:rPr>
          <w:rFonts w:eastAsia="Times New Roman" w:cstheme="minorHAnsi"/>
          <w:i/>
          <w:iCs/>
          <w:color w:val="000000"/>
        </w:rPr>
        <w:t>exorcism</w:t>
      </w:r>
      <w:r w:rsidRPr="00E71D68">
        <w:rPr>
          <w:rFonts w:eastAsia="Times New Roman" w:cstheme="minorHAnsi"/>
          <w:color w:val="000000"/>
        </w:rPr>
        <w:t xml:space="preserve"> spells cost </w:t>
      </w:r>
      <w:del w:id="2896" w:author="Admin" w:date="2021-11-06T19:42:00Z">
        <w:r w:rsidR="00A73A13" w:rsidDel="00C37FB7">
          <w:rPr>
            <w:rFonts w:eastAsia="Times New Roman" w:cstheme="minorHAnsi"/>
            <w:color w:val="000000"/>
          </w:rPr>
          <w:delText xml:space="preserve">one </w:delText>
        </w:r>
      </w:del>
      <w:ins w:id="2897" w:author="Admin" w:date="2021-11-06T19:42:00Z">
        <w:r w:rsidR="00C37FB7">
          <w:rPr>
            <w:rFonts w:eastAsia="Times New Roman" w:cstheme="minorHAnsi"/>
            <w:color w:val="000000"/>
          </w:rPr>
          <w:t xml:space="preserve">2 </w:t>
        </w:r>
      </w:ins>
      <w:r w:rsidR="00A73A13">
        <w:rPr>
          <w:rFonts w:eastAsia="Times New Roman" w:cstheme="minorHAnsi"/>
          <w:color w:val="000000"/>
        </w:rPr>
        <w:t>less mana point</w:t>
      </w:r>
      <w:ins w:id="2898" w:author="Admin" w:date="2021-11-06T19:42:00Z">
        <w:r w:rsidR="00C37FB7">
          <w:rPr>
            <w:rFonts w:eastAsia="Times New Roman" w:cstheme="minorHAnsi"/>
            <w:color w:val="000000"/>
          </w:rPr>
          <w:t>.</w:t>
        </w:r>
      </w:ins>
    </w:p>
    <w:p w14:paraId="27AE69DC" w14:textId="77777777" w:rsidR="00E43E60" w:rsidRDefault="00E43E60">
      <w:pPr>
        <w:contextualSpacing/>
        <w:rPr>
          <w:rFonts w:eastAsia="Times New Roman" w:cstheme="minorHAnsi"/>
        </w:rPr>
      </w:pPr>
    </w:p>
    <w:p w14:paraId="691FD27E" w14:textId="77777777" w:rsidR="0035220A" w:rsidRDefault="0035220A" w:rsidP="0035220A">
      <w:pPr>
        <w:contextualSpacing/>
        <w:rPr>
          <w:rFonts w:eastAsia="Times New Roman" w:cstheme="minorHAnsi"/>
          <w:b/>
          <w:bCs/>
        </w:rPr>
      </w:pPr>
      <w:r w:rsidRPr="000F4352">
        <w:rPr>
          <w:rFonts w:eastAsia="Times New Roman" w:cstheme="minorHAnsi"/>
          <w:b/>
          <w:bCs/>
        </w:rPr>
        <w:t xml:space="preserve">Royal Sword of Stormwind </w:t>
      </w:r>
    </w:p>
    <w:p w14:paraId="04DB271C" w14:textId="77777777" w:rsidR="0035220A" w:rsidRPr="000F4352" w:rsidRDefault="0035220A" w:rsidP="00864C72">
      <w:pPr>
        <w:contextualSpacing/>
        <w:rPr>
          <w:rFonts w:eastAsia="Times New Roman" w:cstheme="minorHAnsi"/>
          <w:i/>
          <w:iCs/>
        </w:rPr>
      </w:pPr>
      <w:r w:rsidRPr="000F4352">
        <w:rPr>
          <w:rFonts w:eastAsia="Times New Roman" w:cstheme="minorHAnsi"/>
          <w:i/>
          <w:iCs/>
        </w:rPr>
        <w:t xml:space="preserve">Weapon (greatsword), </w:t>
      </w:r>
      <w:r w:rsidR="00864C72">
        <w:rPr>
          <w:rFonts w:eastAsia="Times New Roman" w:cstheme="minorHAnsi"/>
          <w:i/>
          <w:iCs/>
        </w:rPr>
        <w:t>epic</w:t>
      </w:r>
      <w:r w:rsidRPr="000F4352">
        <w:rPr>
          <w:rFonts w:eastAsia="Times New Roman" w:cstheme="minorHAnsi"/>
          <w:i/>
          <w:iCs/>
        </w:rPr>
        <w:t xml:space="preserve"> (requires attunement) </w:t>
      </w:r>
    </w:p>
    <w:p w14:paraId="66780FE5" w14:textId="77777777" w:rsidR="0035220A" w:rsidRDefault="0035220A" w:rsidP="0035220A">
      <w:pPr>
        <w:contextualSpacing/>
        <w:rPr>
          <w:rFonts w:eastAsia="Times New Roman" w:cstheme="minorHAnsi"/>
        </w:rPr>
      </w:pPr>
      <w:r>
        <w:rPr>
          <w:rFonts w:eastAsia="Times New Roman" w:cstheme="minorHAnsi"/>
        </w:rPr>
        <w:t xml:space="preserve">You gain </w:t>
      </w:r>
      <w:r w:rsidRPr="00BC1231">
        <w:rPr>
          <w:rFonts w:eastAsia="Times New Roman" w:cstheme="minorHAnsi"/>
        </w:rPr>
        <w:t>+3 to attack and damage</w:t>
      </w:r>
      <w:r>
        <w:rPr>
          <w:rFonts w:eastAsia="Times New Roman" w:cstheme="minorHAnsi"/>
        </w:rPr>
        <w:t xml:space="preserve"> rolls made with this magic weapon. </w:t>
      </w:r>
    </w:p>
    <w:p w14:paraId="2706C346" w14:textId="77777777" w:rsidR="0035220A" w:rsidRDefault="0035220A" w:rsidP="0035220A">
      <w:pPr>
        <w:contextualSpacing/>
        <w:rPr>
          <w:rFonts w:eastAsia="Times New Roman" w:cstheme="minorHAnsi"/>
        </w:rPr>
      </w:pPr>
      <w:r>
        <w:rPr>
          <w:rFonts w:eastAsia="Times New Roman" w:cstheme="minorHAnsi"/>
        </w:rPr>
        <w:t xml:space="preserve">Once attuned to this greatsword, you may gain the Inspiring Leader feat (regardless of your actual Charisma score). A creature can benefit from the temporary hit points granted by this feat twice before a short rest. </w:t>
      </w:r>
    </w:p>
    <w:p w14:paraId="497E0A4E" w14:textId="77777777" w:rsidR="0035220A" w:rsidRDefault="0035220A" w:rsidP="0035220A">
      <w:pPr>
        <w:contextualSpacing/>
        <w:rPr>
          <w:rFonts w:eastAsia="Times New Roman" w:cstheme="minorHAnsi"/>
        </w:rPr>
      </w:pPr>
      <w:r>
        <w:rPr>
          <w:rFonts w:eastAsia="Times New Roman" w:cstheme="minorHAnsi"/>
        </w:rPr>
        <w:t xml:space="preserve">This blade had only one bearer—the general of Stormwind, who was the Lion of Azeroth, Sir Anduin Lothar. The blade was broken during his climactic battle against Orgrim Doomahammer, and the pieces of the blade were then carried by his second-in-command, </w:t>
      </w:r>
      <w:r>
        <w:rPr>
          <w:rFonts w:eastAsia="Times New Roman" w:cstheme="minorHAnsi"/>
        </w:rPr>
        <w:lastRenderedPageBreak/>
        <w:t xml:space="preserve">the paladin </w:t>
      </w:r>
      <w:r w:rsidRPr="0090172A">
        <w:rPr>
          <w:rFonts w:eastAsia="Times New Roman" w:cstheme="minorHAnsi"/>
        </w:rPr>
        <w:t>Turalyon</w:t>
      </w:r>
      <w:r>
        <w:rPr>
          <w:rFonts w:eastAsia="Times New Roman" w:cstheme="minorHAnsi"/>
        </w:rPr>
        <w:t xml:space="preserve">, who still retains the pieces. </w:t>
      </w:r>
    </w:p>
    <w:p w14:paraId="035E1CD2" w14:textId="77777777" w:rsidR="0035220A" w:rsidRDefault="0035220A">
      <w:pPr>
        <w:contextualSpacing/>
        <w:rPr>
          <w:rFonts w:eastAsia="Times New Roman" w:cstheme="minorHAnsi"/>
        </w:rPr>
      </w:pPr>
    </w:p>
    <w:p w14:paraId="4C844688" w14:textId="77777777" w:rsidR="00E43E60" w:rsidRPr="00BC1231" w:rsidRDefault="00E43E60" w:rsidP="00E43E60">
      <w:pPr>
        <w:contextualSpacing/>
        <w:rPr>
          <w:rFonts w:eastAsia="Times New Roman" w:cstheme="minorHAnsi"/>
        </w:rPr>
      </w:pPr>
      <w:r w:rsidRPr="000F4352">
        <w:rPr>
          <w:rFonts w:eastAsia="Times New Roman" w:cstheme="minorHAnsi"/>
          <w:b/>
          <w:bCs/>
        </w:rPr>
        <w:t>Runespear</w:t>
      </w:r>
    </w:p>
    <w:p w14:paraId="0992A9A0" w14:textId="77777777" w:rsidR="00E43E60" w:rsidRPr="000F4352" w:rsidRDefault="00E43E60" w:rsidP="00864C72">
      <w:pPr>
        <w:contextualSpacing/>
        <w:rPr>
          <w:rFonts w:eastAsia="Times New Roman" w:cstheme="minorHAnsi"/>
          <w:i/>
          <w:iCs/>
        </w:rPr>
      </w:pPr>
      <w:r w:rsidRPr="000F4352">
        <w:rPr>
          <w:rFonts w:eastAsia="Times New Roman" w:cstheme="minorHAnsi"/>
          <w:i/>
          <w:iCs/>
        </w:rPr>
        <w:t xml:space="preserve">Weapon (halberd), </w:t>
      </w:r>
      <w:r w:rsidR="00864C72">
        <w:rPr>
          <w:rFonts w:eastAsia="Times New Roman" w:cstheme="minorHAnsi"/>
          <w:i/>
          <w:iCs/>
        </w:rPr>
        <w:t>epic</w:t>
      </w:r>
      <w:r w:rsidRPr="000F4352">
        <w:rPr>
          <w:rFonts w:eastAsia="Times New Roman" w:cstheme="minorHAnsi"/>
          <w:i/>
          <w:iCs/>
        </w:rPr>
        <w:t xml:space="preserve"> (requires attunement)</w:t>
      </w:r>
    </w:p>
    <w:p w14:paraId="5A8206E9" w14:textId="77777777" w:rsidR="00E43E60" w:rsidRDefault="00E43E60" w:rsidP="00E43E60">
      <w:pPr>
        <w:contextualSpacing/>
        <w:rPr>
          <w:rFonts w:eastAsia="Times New Roman" w:cstheme="minorHAnsi"/>
        </w:rPr>
      </w:pPr>
      <w:r>
        <w:rPr>
          <w:rFonts w:eastAsia="Times New Roman" w:cstheme="minorHAnsi"/>
        </w:rPr>
        <w:t xml:space="preserve">You gain </w:t>
      </w:r>
      <w:r w:rsidRPr="00BC1231">
        <w:rPr>
          <w:rFonts w:eastAsia="Times New Roman" w:cstheme="minorHAnsi"/>
        </w:rPr>
        <w:t>+2 to attack and damage</w:t>
      </w:r>
      <w:r>
        <w:rPr>
          <w:rFonts w:eastAsia="Times New Roman" w:cstheme="minorHAnsi"/>
        </w:rPr>
        <w:t xml:space="preserve"> rolls made with this magic weapon</w:t>
      </w:r>
      <w:r w:rsidRPr="00BC1231">
        <w:rPr>
          <w:rFonts w:eastAsia="Times New Roman" w:cstheme="minorHAnsi"/>
        </w:rPr>
        <w:t xml:space="preserve">. </w:t>
      </w:r>
    </w:p>
    <w:p w14:paraId="495003CB" w14:textId="77777777" w:rsidR="00E43E60" w:rsidRPr="00BC1231" w:rsidRDefault="00E43E60" w:rsidP="00E43E60">
      <w:pPr>
        <w:contextualSpacing/>
        <w:rPr>
          <w:rFonts w:eastAsia="Times New Roman" w:cstheme="minorHAnsi"/>
        </w:rPr>
      </w:pPr>
      <w:r w:rsidRPr="00BC1231">
        <w:rPr>
          <w:rFonts w:eastAsia="Times New Roman" w:cstheme="minorHAnsi"/>
        </w:rPr>
        <w:t xml:space="preserve">While attuned to this weapon, </w:t>
      </w:r>
      <w:r>
        <w:rPr>
          <w:rFonts w:eastAsia="Times New Roman" w:cstheme="minorHAnsi"/>
        </w:rPr>
        <w:t xml:space="preserve">you may </w:t>
      </w:r>
      <w:r w:rsidRPr="00BC1231">
        <w:rPr>
          <w:rFonts w:eastAsia="Times New Roman" w:cstheme="minorHAnsi"/>
        </w:rPr>
        <w:t xml:space="preserve">increase your Stamina score by 2 (maximum 22). </w:t>
      </w:r>
    </w:p>
    <w:p w14:paraId="1DAE52D9" w14:textId="77777777" w:rsidR="00E43E60" w:rsidRDefault="00E43E60" w:rsidP="00E43E60">
      <w:pPr>
        <w:contextualSpacing/>
        <w:rPr>
          <w:rFonts w:eastAsia="Times New Roman" w:cstheme="minorHAnsi"/>
        </w:rPr>
      </w:pPr>
      <w:r>
        <w:rPr>
          <w:rFonts w:eastAsia="Times New Roman" w:cstheme="minorHAnsi"/>
        </w:rPr>
        <w:t xml:space="preserve">This halberd was wielded by the chief of Bloodhoof Tauren, and remains as a symbol of their tenacity and will. </w:t>
      </w:r>
    </w:p>
    <w:p w14:paraId="43AD08FA" w14:textId="77777777" w:rsidR="00534C5C" w:rsidRDefault="00534C5C" w:rsidP="00E43E60">
      <w:pPr>
        <w:contextualSpacing/>
        <w:rPr>
          <w:rFonts w:eastAsia="Times New Roman" w:cstheme="minorHAnsi"/>
        </w:rPr>
      </w:pPr>
    </w:p>
    <w:p w14:paraId="603E36DC" w14:textId="77777777" w:rsidR="00B93648" w:rsidRPr="000D5DB5" w:rsidRDefault="00B93648">
      <w:pPr>
        <w:contextualSpacing/>
        <w:rPr>
          <w:rFonts w:eastAsia="Times New Roman" w:cstheme="minorHAnsi"/>
          <w:b/>
          <w:bCs/>
        </w:rPr>
      </w:pPr>
      <w:r w:rsidRPr="000D5DB5">
        <w:rPr>
          <w:rFonts w:eastAsia="Times New Roman" w:cstheme="minorHAnsi"/>
          <w:b/>
          <w:bCs/>
        </w:rPr>
        <w:t>Sageblade</w:t>
      </w:r>
    </w:p>
    <w:p w14:paraId="4DCB802B" w14:textId="77777777" w:rsidR="00B93648" w:rsidRPr="000D5DB5" w:rsidRDefault="00B93648" w:rsidP="00764239">
      <w:pPr>
        <w:contextualSpacing/>
        <w:rPr>
          <w:rFonts w:eastAsia="Times New Roman" w:cstheme="minorHAnsi"/>
          <w:i/>
          <w:iCs/>
        </w:rPr>
      </w:pPr>
      <w:r w:rsidRPr="000D5DB5">
        <w:rPr>
          <w:rFonts w:eastAsia="Times New Roman" w:cstheme="minorHAnsi"/>
          <w:i/>
          <w:iCs/>
        </w:rPr>
        <w:t>Weapon (</w:t>
      </w:r>
      <w:r w:rsidR="00764239">
        <w:rPr>
          <w:rFonts w:eastAsia="Times New Roman" w:cstheme="minorHAnsi"/>
          <w:i/>
          <w:iCs/>
        </w:rPr>
        <w:t>any sword</w:t>
      </w:r>
      <w:r w:rsidRPr="000D5DB5">
        <w:rPr>
          <w:rFonts w:eastAsia="Times New Roman" w:cstheme="minorHAnsi"/>
          <w:i/>
          <w:iCs/>
        </w:rPr>
        <w:t xml:space="preserve">), rare (requires attunement) </w:t>
      </w:r>
    </w:p>
    <w:p w14:paraId="1300E131" w14:textId="77777777" w:rsidR="00E43E60" w:rsidRDefault="00B93648">
      <w:pPr>
        <w:contextualSpacing/>
        <w:rPr>
          <w:rFonts w:eastAsia="Times New Roman" w:cstheme="minorHAnsi"/>
        </w:rPr>
      </w:pPr>
      <w:r w:rsidRPr="000D5DB5">
        <w:rPr>
          <w:rFonts w:eastAsia="Times New Roman" w:cstheme="minorHAnsi"/>
        </w:rPr>
        <w:t xml:space="preserve">You gain a +1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23CBDA09" w14:textId="77777777" w:rsidR="00B93648" w:rsidRPr="000D5DB5" w:rsidRDefault="00B93648">
      <w:pPr>
        <w:contextualSpacing/>
        <w:rPr>
          <w:rFonts w:eastAsia="Times New Roman" w:cstheme="minorHAnsi"/>
        </w:rPr>
      </w:pPr>
      <w:r w:rsidRPr="000D5DB5">
        <w:rPr>
          <w:rFonts w:eastAsia="Times New Roman" w:cstheme="minorHAnsi"/>
        </w:rPr>
        <w:t xml:space="preserve">While wielding this sword, you may use your Intelligence or Charisma </w:t>
      </w:r>
      <w:r w:rsidR="00FF1748">
        <w:rPr>
          <w:rFonts w:eastAsia="Times New Roman" w:cstheme="minorHAnsi"/>
        </w:rPr>
        <w:t>for</w:t>
      </w:r>
      <w:r w:rsidRPr="000D5DB5">
        <w:rPr>
          <w:rFonts w:eastAsia="Times New Roman" w:cstheme="minorHAnsi"/>
        </w:rPr>
        <w:t xml:space="preserve"> attack and damage rolls with the sageblade instead of Strength or </w:t>
      </w:r>
      <w:r w:rsidR="007E5284">
        <w:rPr>
          <w:rFonts w:eastAsia="Times New Roman" w:cstheme="minorHAnsi"/>
        </w:rPr>
        <w:t>Agility</w:t>
      </w:r>
      <w:r w:rsidRPr="000D5DB5">
        <w:rPr>
          <w:rFonts w:eastAsia="Times New Roman" w:cstheme="minorHAnsi"/>
        </w:rPr>
        <w:t xml:space="preserve">. You may also gain the benefit of the Spell Strike feat for up to three times. </w:t>
      </w:r>
      <w:r w:rsidR="00FF1748">
        <w:rPr>
          <w:rFonts w:eastAsia="Times New Roman" w:cstheme="minorHAnsi"/>
        </w:rPr>
        <w:t>Once used three times, the spell s</w:t>
      </w:r>
      <w:r w:rsidRPr="000D5DB5">
        <w:rPr>
          <w:rFonts w:eastAsia="Times New Roman" w:cstheme="minorHAnsi"/>
        </w:rPr>
        <w:t xml:space="preserve">trike property can’t be used again until the next dawn. </w:t>
      </w:r>
    </w:p>
    <w:p w14:paraId="5E785ED0" w14:textId="77777777" w:rsidR="00B93648" w:rsidRPr="000D5DB5" w:rsidRDefault="00B93648">
      <w:pPr>
        <w:contextualSpacing/>
        <w:rPr>
          <w:rFonts w:eastAsia="Times New Roman" w:cstheme="minorHAnsi"/>
        </w:rPr>
      </w:pPr>
    </w:p>
    <w:p w14:paraId="4ADA3FB5" w14:textId="77777777" w:rsidR="00B93648" w:rsidRPr="000D5DB5" w:rsidRDefault="00B93648">
      <w:pPr>
        <w:contextualSpacing/>
        <w:rPr>
          <w:rFonts w:eastAsia="Times New Roman" w:cstheme="minorHAnsi"/>
          <w:b/>
          <w:bCs/>
        </w:rPr>
      </w:pPr>
      <w:r w:rsidRPr="000D5DB5">
        <w:rPr>
          <w:rFonts w:eastAsia="Times New Roman" w:cstheme="minorHAnsi"/>
          <w:b/>
          <w:bCs/>
        </w:rPr>
        <w:t>Saronite Mindcrusher</w:t>
      </w:r>
    </w:p>
    <w:p w14:paraId="31CADD0B" w14:textId="77777777" w:rsidR="00B93648" w:rsidRPr="000D5DB5" w:rsidRDefault="00B93648">
      <w:pPr>
        <w:contextualSpacing/>
        <w:rPr>
          <w:rFonts w:eastAsia="Times New Roman" w:cstheme="minorHAnsi"/>
          <w:i/>
          <w:iCs/>
        </w:rPr>
      </w:pPr>
      <w:r w:rsidRPr="000D5DB5">
        <w:rPr>
          <w:rFonts w:eastAsia="Times New Roman" w:cstheme="minorHAnsi"/>
          <w:i/>
          <w:iCs/>
        </w:rPr>
        <w:t xml:space="preserve">Weapon (mace), rare </w:t>
      </w:r>
    </w:p>
    <w:p w14:paraId="4E8EC41D" w14:textId="77777777" w:rsidR="00E43E60" w:rsidRDefault="00B93648">
      <w:pPr>
        <w:contextualSpacing/>
        <w:rPr>
          <w:rFonts w:eastAsia="Times New Roman" w:cstheme="minorHAnsi"/>
        </w:rPr>
      </w:pPr>
      <w:r w:rsidRPr="000D5DB5">
        <w:rPr>
          <w:rFonts w:eastAsia="Times New Roman" w:cstheme="minorHAnsi"/>
        </w:rPr>
        <w:t xml:space="preserve">You gain a +1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47FD8C08" w14:textId="5C5039FF" w:rsidR="007A18B5" w:rsidRDefault="00B93648">
      <w:pPr>
        <w:contextualSpacing/>
        <w:rPr>
          <w:ins w:id="2899" w:author="Admin" w:date="2021-11-06T19:46:00Z"/>
          <w:rFonts w:eastAsia="Times New Roman" w:cstheme="minorHAnsi"/>
        </w:rPr>
      </w:pPr>
      <w:del w:id="2900" w:author="Admin" w:date="2021-11-06T19:46:00Z">
        <w:r w:rsidRPr="000D5DB5" w:rsidDel="007A18B5">
          <w:rPr>
            <w:rFonts w:eastAsia="Times New Roman" w:cstheme="minorHAnsi"/>
          </w:rPr>
          <w:delText xml:space="preserve">You </w:delText>
        </w:r>
      </w:del>
      <w:ins w:id="2901" w:author="Admin" w:date="2021-11-06T19:46:00Z">
        <w:r w:rsidR="007A18B5">
          <w:rPr>
            <w:rFonts w:eastAsia="Times New Roman" w:cstheme="minorHAnsi"/>
          </w:rPr>
          <w:t xml:space="preserve">As a bonus action, you </w:t>
        </w:r>
      </w:ins>
      <w:del w:id="2902" w:author="Admin" w:date="2021-11-06T19:46:00Z">
        <w:r w:rsidRPr="000D5DB5" w:rsidDel="007A18B5">
          <w:rPr>
            <w:rFonts w:eastAsia="Times New Roman" w:cstheme="minorHAnsi"/>
          </w:rPr>
          <w:delText xml:space="preserve">may </w:delText>
        </w:r>
      </w:del>
      <w:ins w:id="2903" w:author="Admin" w:date="2021-11-06T19:46:00Z">
        <w:r w:rsidR="007A18B5">
          <w:rPr>
            <w:rFonts w:eastAsia="Times New Roman" w:cstheme="minorHAnsi"/>
          </w:rPr>
          <w:t xml:space="preserve">can </w:t>
        </w:r>
      </w:ins>
      <w:r w:rsidRPr="000D5DB5">
        <w:rPr>
          <w:rFonts w:eastAsia="Times New Roman" w:cstheme="minorHAnsi"/>
        </w:rPr>
        <w:t>declare a mind</w:t>
      </w:r>
      <w:ins w:id="2904" w:author="Admin" w:date="2021-11-06T19:46:00Z">
        <w:r w:rsidR="007A18B5">
          <w:rPr>
            <w:rFonts w:eastAsia="Times New Roman" w:cstheme="minorHAnsi"/>
          </w:rPr>
          <w:t>-</w:t>
        </w:r>
      </w:ins>
      <w:del w:id="2905" w:author="Admin" w:date="2021-11-06T19:46:00Z">
        <w:r w:rsidRPr="000D5DB5" w:rsidDel="007A18B5">
          <w:rPr>
            <w:rFonts w:eastAsia="Times New Roman" w:cstheme="minorHAnsi"/>
          </w:rPr>
          <w:delText xml:space="preserve"> </w:delText>
        </w:r>
      </w:del>
      <w:r w:rsidRPr="000D5DB5">
        <w:rPr>
          <w:rFonts w:eastAsia="Times New Roman" w:cstheme="minorHAnsi"/>
        </w:rPr>
        <w:t>crushing strike</w:t>
      </w:r>
      <w:del w:id="2906" w:author="Admin" w:date="2021-11-06T19:46:00Z">
        <w:r w:rsidRPr="000D5DB5" w:rsidDel="007A18B5">
          <w:rPr>
            <w:rFonts w:eastAsia="Times New Roman" w:cstheme="minorHAnsi"/>
          </w:rPr>
          <w:delText xml:space="preserve">, </w:delText>
        </w:r>
      </w:del>
      <w:ins w:id="2907" w:author="Admin" w:date="2021-11-06T19:46:00Z">
        <w:r w:rsidR="007A18B5">
          <w:rPr>
            <w:rFonts w:eastAsia="Times New Roman" w:cstheme="minorHAnsi"/>
          </w:rPr>
          <w:t xml:space="preserve">. On a successful hit, you </w:t>
        </w:r>
      </w:ins>
      <w:r w:rsidRPr="000D5DB5">
        <w:rPr>
          <w:rFonts w:eastAsia="Times New Roman" w:cstheme="minorHAnsi"/>
        </w:rPr>
        <w:t>deal</w:t>
      </w:r>
      <w:del w:id="2908" w:author="Admin" w:date="2021-11-06T19:46:00Z">
        <w:r w:rsidRPr="000D5DB5" w:rsidDel="007A18B5">
          <w:rPr>
            <w:rFonts w:eastAsia="Times New Roman" w:cstheme="minorHAnsi"/>
          </w:rPr>
          <w:delText>ing</w:delText>
        </w:r>
      </w:del>
      <w:r w:rsidRPr="000D5DB5">
        <w:rPr>
          <w:rFonts w:eastAsia="Times New Roman" w:cstheme="minorHAnsi"/>
        </w:rPr>
        <w:t xml:space="preserve"> 1 point of mana burn for every 4 points of damage </w:t>
      </w:r>
      <w:ins w:id="2909" w:author="Admin" w:date="2021-11-06T19:46:00Z">
        <w:r w:rsidR="007A18B5">
          <w:rPr>
            <w:rFonts w:eastAsia="Times New Roman" w:cstheme="minorHAnsi"/>
          </w:rPr>
          <w:t xml:space="preserve">you </w:t>
        </w:r>
      </w:ins>
      <w:del w:id="2910" w:author="Admin" w:date="2021-11-06T19:46:00Z">
        <w:r w:rsidRPr="000D5DB5" w:rsidDel="007A18B5">
          <w:rPr>
            <w:rFonts w:eastAsia="Times New Roman" w:cstheme="minorHAnsi"/>
          </w:rPr>
          <w:delText>dealt</w:delText>
        </w:r>
      </w:del>
      <w:ins w:id="2911" w:author="Admin" w:date="2021-11-06T19:46:00Z">
        <w:r w:rsidR="007A18B5">
          <w:rPr>
            <w:rFonts w:eastAsia="Times New Roman" w:cstheme="minorHAnsi"/>
          </w:rPr>
          <w:t>deal</w:t>
        </w:r>
      </w:ins>
      <w:r w:rsidRPr="000D5DB5">
        <w:rPr>
          <w:rFonts w:eastAsia="Times New Roman" w:cstheme="minorHAnsi"/>
        </w:rPr>
        <w:t xml:space="preserve">. </w:t>
      </w:r>
      <w:ins w:id="2912" w:author="Admin" w:date="2021-11-17T19:59:00Z">
        <w:r w:rsidR="004B3530">
          <w:rPr>
            <w:rFonts w:eastAsia="Times New Roman" w:cstheme="minorHAnsi"/>
          </w:rPr>
          <w:t>For every 4 points of mana burn you deal, the target takes 1 point of arcane damage</w:t>
        </w:r>
      </w:ins>
      <w:ins w:id="2913" w:author="Admin" w:date="2021-11-17T20:00:00Z">
        <w:r w:rsidR="004B3530">
          <w:rPr>
            <w:rFonts w:eastAsia="Times New Roman" w:cstheme="minorHAnsi"/>
          </w:rPr>
          <w:t xml:space="preserve">. </w:t>
        </w:r>
      </w:ins>
    </w:p>
    <w:p w14:paraId="5A51FCFD" w14:textId="77777777" w:rsidR="007A18B5" w:rsidRDefault="00B93648">
      <w:pPr>
        <w:contextualSpacing/>
        <w:rPr>
          <w:ins w:id="2914" w:author="Admin" w:date="2021-11-06T19:46:00Z"/>
          <w:rFonts w:eastAsia="Times New Roman" w:cstheme="minorHAnsi"/>
        </w:rPr>
      </w:pPr>
      <w:moveFromRangeStart w:id="2915" w:author="Admin" w:date="2021-11-06T19:46:00Z" w:name="move87120432"/>
      <w:moveFrom w:id="2916" w:author="Admin" w:date="2021-11-06T19:46:00Z">
        <w:r w:rsidRPr="000D5DB5" w:rsidDel="007A18B5">
          <w:rPr>
            <w:rFonts w:eastAsia="Times New Roman" w:cstheme="minorHAnsi"/>
          </w:rPr>
          <w:t xml:space="preserve">This otherwise acts as the </w:t>
        </w:r>
        <w:r w:rsidRPr="00C506A7" w:rsidDel="007A18B5">
          <w:rPr>
            <w:rFonts w:eastAsia="Times New Roman" w:cstheme="minorHAnsi"/>
            <w:i/>
            <w:iCs/>
          </w:rPr>
          <w:t>mana burn</w:t>
        </w:r>
        <w:r w:rsidRPr="000D5DB5" w:rsidDel="007A18B5">
          <w:rPr>
            <w:rFonts w:eastAsia="Times New Roman" w:cstheme="minorHAnsi"/>
          </w:rPr>
          <w:t xml:space="preserve"> spell. </w:t>
        </w:r>
      </w:moveFrom>
      <w:moveFromRangeEnd w:id="2915"/>
      <w:del w:id="2917" w:author="Admin" w:date="2021-11-06T19:46:00Z">
        <w:r w:rsidRPr="000D5DB5" w:rsidDel="007A18B5">
          <w:rPr>
            <w:rFonts w:eastAsia="Times New Roman" w:cstheme="minorHAnsi"/>
          </w:rPr>
          <w:delText xml:space="preserve">This only functions against arcane spellcasters and fiends. </w:delText>
        </w:r>
      </w:del>
      <w:r w:rsidR="00F73CB6">
        <w:rPr>
          <w:rFonts w:eastAsia="Times New Roman" w:cstheme="minorHAnsi"/>
        </w:rPr>
        <w:t xml:space="preserve">This is a strike effect. </w:t>
      </w:r>
    </w:p>
    <w:p w14:paraId="7AE04B74" w14:textId="25D6FDCD" w:rsidR="007A18B5" w:rsidRDefault="007A18B5">
      <w:pPr>
        <w:contextualSpacing/>
        <w:rPr>
          <w:rFonts w:eastAsia="Times New Roman" w:cstheme="minorHAnsi"/>
        </w:rPr>
      </w:pPr>
      <w:moveToRangeStart w:id="2918" w:author="Admin" w:date="2021-11-06T19:46:00Z" w:name="move87120432"/>
      <w:moveTo w:id="2919" w:author="Admin" w:date="2021-11-06T19:46:00Z">
        <w:r w:rsidRPr="000D5DB5">
          <w:rPr>
            <w:rFonts w:eastAsia="Times New Roman" w:cstheme="minorHAnsi"/>
          </w:rPr>
          <w:t xml:space="preserve">This otherwise acts as the </w:t>
        </w:r>
        <w:r w:rsidRPr="00C506A7">
          <w:rPr>
            <w:rFonts w:eastAsia="Times New Roman" w:cstheme="minorHAnsi"/>
            <w:i/>
            <w:iCs/>
          </w:rPr>
          <w:t>mana burn</w:t>
        </w:r>
        <w:r w:rsidRPr="000D5DB5">
          <w:rPr>
            <w:rFonts w:eastAsia="Times New Roman" w:cstheme="minorHAnsi"/>
          </w:rPr>
          <w:t xml:space="preserve"> spell</w:t>
        </w:r>
      </w:moveTo>
      <w:ins w:id="2920" w:author="Admin" w:date="2021-11-17T20:00:00Z">
        <w:r w:rsidR="004B3530">
          <w:rPr>
            <w:rFonts w:eastAsia="Times New Roman" w:cstheme="minorHAnsi"/>
          </w:rPr>
          <w:t xml:space="preserve">. </w:t>
        </w:r>
      </w:ins>
      <w:moveTo w:id="2921" w:author="Admin" w:date="2021-11-06T19:46:00Z">
        <w:del w:id="2922" w:author="Admin" w:date="2021-11-17T20:00:00Z">
          <w:r w:rsidRPr="000D5DB5" w:rsidDel="004B3530">
            <w:rPr>
              <w:rFonts w:eastAsia="Times New Roman" w:cstheme="minorHAnsi"/>
            </w:rPr>
            <w:delText>.</w:delText>
          </w:r>
        </w:del>
      </w:moveTo>
    </w:p>
    <w:moveToRangeEnd w:id="2918"/>
    <w:p w14:paraId="5606738F" w14:textId="39BFAB9B" w:rsidR="00B93648" w:rsidRPr="000D5DB5" w:rsidRDefault="00F73CB6">
      <w:pPr>
        <w:contextualSpacing/>
        <w:rPr>
          <w:rFonts w:eastAsia="Times New Roman" w:cstheme="minorHAnsi"/>
        </w:rPr>
      </w:pPr>
      <w:del w:id="2923" w:author="Admin" w:date="2021-11-06T19:46:00Z">
        <w:r w:rsidDel="007A18B5">
          <w:rPr>
            <w:rFonts w:eastAsia="Times New Roman" w:cstheme="minorHAnsi"/>
          </w:rPr>
          <w:delText xml:space="preserve">Once </w:delText>
        </w:r>
      </w:del>
      <w:ins w:id="2924" w:author="Admin" w:date="2021-11-06T19:47:00Z">
        <w:r w:rsidR="007A18B5">
          <w:rPr>
            <w:rFonts w:eastAsia="Times New Roman" w:cstheme="minorHAnsi"/>
          </w:rPr>
          <w:t xml:space="preserve">After you </w:t>
        </w:r>
      </w:ins>
      <w:ins w:id="2925" w:author="Admin" w:date="2021-11-06T19:46:00Z">
        <w:r w:rsidR="007A18B5">
          <w:rPr>
            <w:rFonts w:eastAsia="Times New Roman" w:cstheme="minorHAnsi"/>
          </w:rPr>
          <w:t xml:space="preserve">make this strike </w:t>
        </w:r>
      </w:ins>
      <w:del w:id="2926" w:author="Admin" w:date="2021-11-06T19:47:00Z">
        <w:r w:rsidDel="007A18B5">
          <w:rPr>
            <w:rFonts w:eastAsia="Times New Roman" w:cstheme="minorHAnsi"/>
          </w:rPr>
          <w:delText xml:space="preserve">the mana burning feature is used </w:delText>
        </w:r>
      </w:del>
      <w:ins w:id="2927" w:author="Admin" w:date="2021-11-06T19:47:00Z">
        <w:r w:rsidR="007A18B5">
          <w:rPr>
            <w:rFonts w:eastAsia="Times New Roman" w:cstheme="minorHAnsi"/>
          </w:rPr>
          <w:t xml:space="preserve">up to </w:t>
        </w:r>
      </w:ins>
      <w:r>
        <w:rPr>
          <w:rFonts w:eastAsia="Times New Roman" w:cstheme="minorHAnsi"/>
        </w:rPr>
        <w:t xml:space="preserve">three times, </w:t>
      </w:r>
      <w:ins w:id="2928" w:author="Admin" w:date="2021-11-06T19:47:00Z">
        <w:r w:rsidR="007A18B5">
          <w:rPr>
            <w:rFonts w:eastAsia="Times New Roman" w:cstheme="minorHAnsi"/>
          </w:rPr>
          <w:t xml:space="preserve">you cannot use </w:t>
        </w:r>
      </w:ins>
      <w:del w:id="2929" w:author="Admin" w:date="2021-11-06T19:47:00Z">
        <w:r w:rsidDel="007A18B5">
          <w:rPr>
            <w:rFonts w:eastAsia="Times New Roman" w:cstheme="minorHAnsi"/>
          </w:rPr>
          <w:delText xml:space="preserve">it cannot </w:delText>
        </w:r>
      </w:del>
      <w:ins w:id="2930" w:author="Admin" w:date="2021-11-06T19:47:00Z">
        <w:r w:rsidR="007A18B5">
          <w:rPr>
            <w:rFonts w:eastAsia="Times New Roman" w:cstheme="minorHAnsi"/>
          </w:rPr>
          <w:t xml:space="preserve">it </w:t>
        </w:r>
      </w:ins>
      <w:del w:id="2931" w:author="Admin" w:date="2021-11-06T19:47:00Z">
        <w:r w:rsidDel="007A18B5">
          <w:rPr>
            <w:rFonts w:eastAsia="Times New Roman" w:cstheme="minorHAnsi"/>
          </w:rPr>
          <w:delText xml:space="preserve">be </w:delText>
        </w:r>
        <w:r w:rsidR="00B93648" w:rsidRPr="000D5DB5" w:rsidDel="007A18B5">
          <w:rPr>
            <w:rFonts w:eastAsia="Times New Roman" w:cstheme="minorHAnsi"/>
          </w:rPr>
          <w:delText xml:space="preserve">used </w:delText>
        </w:r>
      </w:del>
      <w:r w:rsidR="00B93648" w:rsidRPr="000D5DB5">
        <w:rPr>
          <w:rFonts w:eastAsia="Times New Roman" w:cstheme="minorHAnsi"/>
        </w:rPr>
        <w:t xml:space="preserve">again until the next sundown. </w:t>
      </w:r>
    </w:p>
    <w:p w14:paraId="508C2BC9" w14:textId="77777777" w:rsidR="00B93648" w:rsidRPr="000D5DB5" w:rsidRDefault="00B93648">
      <w:pPr>
        <w:contextualSpacing/>
        <w:rPr>
          <w:rFonts w:eastAsia="Times New Roman" w:cstheme="minorHAnsi"/>
        </w:rPr>
      </w:pPr>
    </w:p>
    <w:p w14:paraId="2C789B02" w14:textId="77777777" w:rsidR="00B93648" w:rsidRPr="000D5DB5" w:rsidRDefault="00B93648">
      <w:pPr>
        <w:contextualSpacing/>
        <w:rPr>
          <w:rFonts w:eastAsia="Times New Roman" w:cstheme="minorHAnsi"/>
          <w:b/>
          <w:bCs/>
        </w:rPr>
      </w:pPr>
      <w:r w:rsidRPr="000D5DB5">
        <w:rPr>
          <w:rFonts w:eastAsia="Times New Roman" w:cstheme="minorHAnsi"/>
          <w:b/>
          <w:bCs/>
        </w:rPr>
        <w:t>Scimitar of the Sirocco</w:t>
      </w:r>
    </w:p>
    <w:p w14:paraId="29DF5F2A" w14:textId="77777777" w:rsidR="00B93648" w:rsidRPr="000D5DB5" w:rsidRDefault="00B93648" w:rsidP="00864C72">
      <w:pPr>
        <w:contextualSpacing/>
        <w:rPr>
          <w:rFonts w:eastAsia="Times New Roman" w:cstheme="minorHAnsi"/>
          <w:i/>
          <w:iCs/>
        </w:rPr>
      </w:pPr>
      <w:r w:rsidRPr="000D5DB5">
        <w:rPr>
          <w:rFonts w:eastAsia="Times New Roman" w:cstheme="minorHAnsi"/>
          <w:i/>
          <w:iCs/>
        </w:rPr>
        <w:t xml:space="preserve">Weapon (scimitar), </w:t>
      </w:r>
      <w:r w:rsidR="00864C72">
        <w:rPr>
          <w:rFonts w:eastAsia="Times New Roman" w:cstheme="minorHAnsi"/>
          <w:i/>
          <w:iCs/>
        </w:rPr>
        <w:t>epic</w:t>
      </w:r>
      <w:r w:rsidRPr="000D5DB5">
        <w:rPr>
          <w:rFonts w:eastAsia="Times New Roman" w:cstheme="minorHAnsi"/>
          <w:i/>
          <w:iCs/>
        </w:rPr>
        <w:t xml:space="preserve"> (requires attunement)</w:t>
      </w:r>
    </w:p>
    <w:p w14:paraId="79529403" w14:textId="77777777" w:rsidR="00E43E60" w:rsidRDefault="00B93648">
      <w:pPr>
        <w:contextualSpacing/>
        <w:rPr>
          <w:rFonts w:eastAsia="Times New Roman" w:cstheme="minorHAnsi"/>
        </w:rPr>
      </w:pPr>
      <w:r w:rsidRPr="000D5DB5">
        <w:rPr>
          <w:rFonts w:eastAsia="Times New Roman" w:cstheme="minorHAnsi"/>
        </w:rPr>
        <w:lastRenderedPageBreak/>
        <w:t xml:space="preserve">You gain a +2 bonus to attack and damage rolls made with this </w:t>
      </w:r>
      <w:r>
        <w:rPr>
          <w:rFonts w:eastAsia="Times New Roman" w:cstheme="minorHAnsi"/>
        </w:rPr>
        <w:t xml:space="preserve">magic </w:t>
      </w:r>
      <w:r w:rsidRPr="000D5DB5">
        <w:rPr>
          <w:rFonts w:eastAsia="Times New Roman" w:cstheme="minorHAnsi"/>
        </w:rPr>
        <w:t xml:space="preserve">weapon. </w:t>
      </w:r>
    </w:p>
    <w:p w14:paraId="70053B69" w14:textId="77777777" w:rsidR="00B93648" w:rsidRPr="000D5DB5" w:rsidRDefault="00B93648">
      <w:pPr>
        <w:contextualSpacing/>
        <w:rPr>
          <w:rFonts w:eastAsia="Times New Roman" w:cstheme="minorHAnsi"/>
        </w:rPr>
      </w:pPr>
      <w:r w:rsidRPr="000D5DB5">
        <w:rPr>
          <w:rFonts w:eastAsia="Times New Roman" w:cstheme="minorHAnsi"/>
        </w:rPr>
        <w:t xml:space="preserve">It also has the following additional properties. When one of these properties is used, it can't be used again until the next dawn. </w:t>
      </w:r>
    </w:p>
    <w:p w14:paraId="13C522F5" w14:textId="77777777" w:rsidR="00B93648" w:rsidRPr="00134BC3" w:rsidRDefault="00B93648">
      <w:pPr>
        <w:contextualSpacing/>
        <w:rPr>
          <w:rFonts w:eastAsia="Times New Roman" w:cstheme="minorHAnsi"/>
          <w:b/>
          <w:bCs/>
        </w:rPr>
      </w:pPr>
      <w:r w:rsidRPr="00134BC3">
        <w:rPr>
          <w:rFonts w:eastAsia="Times New Roman" w:cstheme="minorHAnsi"/>
          <w:i/>
          <w:iCs/>
        </w:rPr>
        <w:t>Flame.</w:t>
      </w:r>
      <w:r w:rsidRPr="00134BC3">
        <w:rPr>
          <w:rFonts w:eastAsia="Times New Roman" w:cstheme="minorHAnsi"/>
          <w:b/>
          <w:bCs/>
        </w:rPr>
        <w:t xml:space="preserve"> </w:t>
      </w:r>
      <w:r w:rsidRPr="000D5DB5">
        <w:rPr>
          <w:rFonts w:eastAsia="Times New Roman" w:cstheme="minorHAnsi"/>
        </w:rPr>
        <w:t xml:space="preserve">While wielding this weapon, you may brandish it at any area within 100 feet, causing a column of fire to rise up, as per the </w:t>
      </w:r>
      <w:r w:rsidR="00C506A7" w:rsidRPr="00C506A7">
        <w:rPr>
          <w:rFonts w:eastAsia="Times New Roman" w:cstheme="minorHAnsi"/>
          <w:i/>
          <w:iCs/>
        </w:rPr>
        <w:t>f</w:t>
      </w:r>
      <w:r w:rsidRPr="00C506A7">
        <w:rPr>
          <w:rFonts w:eastAsia="Times New Roman" w:cstheme="minorHAnsi"/>
          <w:i/>
          <w:iCs/>
        </w:rPr>
        <w:t xml:space="preserve">lame </w:t>
      </w:r>
      <w:r w:rsidR="00C506A7" w:rsidRPr="00C506A7">
        <w:rPr>
          <w:rFonts w:eastAsia="Times New Roman" w:cstheme="minorHAnsi"/>
          <w:i/>
          <w:iCs/>
        </w:rPr>
        <w:t>s</w:t>
      </w:r>
      <w:r w:rsidRPr="00C506A7">
        <w:rPr>
          <w:rFonts w:eastAsia="Times New Roman" w:cstheme="minorHAnsi"/>
          <w:i/>
          <w:iCs/>
        </w:rPr>
        <w:t>trike</w:t>
      </w:r>
      <w:r w:rsidRPr="000D5DB5">
        <w:rPr>
          <w:rFonts w:eastAsia="Times New Roman" w:cstheme="minorHAnsi"/>
        </w:rPr>
        <w:t xml:space="preserve"> spell. </w:t>
      </w:r>
    </w:p>
    <w:p w14:paraId="0CDAD591" w14:textId="77777777" w:rsidR="00B93648" w:rsidRPr="000D5DB5" w:rsidRDefault="00B93648">
      <w:pPr>
        <w:contextualSpacing/>
        <w:rPr>
          <w:rFonts w:eastAsia="Times New Roman" w:cstheme="minorHAnsi"/>
        </w:rPr>
      </w:pPr>
      <w:r w:rsidRPr="00134BC3">
        <w:rPr>
          <w:rFonts w:eastAsia="Times New Roman" w:cstheme="minorHAnsi"/>
          <w:i/>
          <w:iCs/>
        </w:rPr>
        <w:t>Scorch Strike.</w:t>
      </w:r>
      <w:r w:rsidRPr="000D5DB5">
        <w:rPr>
          <w:rFonts w:eastAsia="Times New Roman" w:cstheme="minorHAnsi"/>
          <w:b/>
          <w:bCs/>
          <w:i/>
          <w:iCs/>
        </w:rPr>
        <w:t xml:space="preserve"> </w:t>
      </w:r>
      <w:r w:rsidRPr="000D5DB5">
        <w:rPr>
          <w:rFonts w:eastAsia="Times New Roman" w:cstheme="minorHAnsi"/>
        </w:rPr>
        <w:t xml:space="preserve">When you hit with a melee attack using the scimitar, you can cause the target to take an extra 2d6 fire damage. This is a strike effect that costs a bonus action. </w:t>
      </w:r>
    </w:p>
    <w:p w14:paraId="423FD6DF" w14:textId="3DF8F457" w:rsidR="00B93648" w:rsidRPr="000D5DB5" w:rsidRDefault="00B93648">
      <w:pPr>
        <w:contextualSpacing/>
        <w:rPr>
          <w:rFonts w:eastAsia="Times New Roman" w:cstheme="minorHAnsi"/>
        </w:rPr>
      </w:pPr>
      <w:r w:rsidRPr="00134BC3">
        <w:rPr>
          <w:rFonts w:eastAsia="Times New Roman" w:cstheme="minorHAnsi"/>
          <w:i/>
          <w:iCs/>
        </w:rPr>
        <w:t>Searing Blitz.</w:t>
      </w:r>
      <w:r w:rsidRPr="000D5DB5">
        <w:rPr>
          <w:rFonts w:eastAsia="Times New Roman" w:cstheme="minorHAnsi"/>
          <w:b/>
          <w:bCs/>
        </w:rPr>
        <w:t xml:space="preserve"> </w:t>
      </w:r>
      <w:r w:rsidRPr="000D5DB5">
        <w:rPr>
          <w:rFonts w:eastAsia="Times New Roman" w:cstheme="minorHAnsi"/>
        </w:rPr>
        <w:t xml:space="preserve">Before you attack with the scimitar, you may declare a searing blitz. </w:t>
      </w:r>
      <w:del w:id="2932" w:author="Admin" w:date="2021-11-06T21:44:00Z">
        <w:r w:rsidRPr="000D5DB5" w:rsidDel="008B2FFB">
          <w:rPr>
            <w:rFonts w:eastAsia="Times New Roman" w:cstheme="minorHAnsi"/>
          </w:rPr>
          <w:delText>When you move</w:delText>
        </w:r>
      </w:del>
      <w:ins w:id="2933" w:author="Admin" w:date="2021-11-06T21:44:00Z">
        <w:r w:rsidR="008B2FFB">
          <w:rPr>
            <w:rFonts w:eastAsia="Times New Roman" w:cstheme="minorHAnsi"/>
          </w:rPr>
          <w:t>Until you end your turn</w:t>
        </w:r>
      </w:ins>
      <w:r w:rsidRPr="000D5DB5">
        <w:rPr>
          <w:rFonts w:eastAsia="Times New Roman" w:cstheme="minorHAnsi"/>
        </w:rPr>
        <w:t>, you gain +2 to AC versus attacks of opportunity, and leave a trail of lingering flame behind you</w:t>
      </w:r>
      <w:ins w:id="2934" w:author="Admin" w:date="2021-11-06T21:44:00Z">
        <w:r w:rsidR="008B2FFB">
          <w:rPr>
            <w:rFonts w:eastAsia="Times New Roman" w:cstheme="minorHAnsi"/>
          </w:rPr>
          <w:t xml:space="preserve"> whenever you move</w:t>
        </w:r>
      </w:ins>
      <w:r w:rsidRPr="000D5DB5">
        <w:rPr>
          <w:rFonts w:eastAsia="Times New Roman" w:cstheme="minorHAnsi"/>
        </w:rPr>
        <w:t xml:space="preserve">. This trail can have a maximum length of half your speed, acts as normal fire, and deals 1d6 fire damage to creatures moving through it. It remains for one minute, and is 5-feet wide and </w:t>
      </w:r>
      <w:ins w:id="2935" w:author="Admin" w:date="2021-11-06T21:44:00Z">
        <w:r w:rsidR="008B2FFB">
          <w:rPr>
            <w:rFonts w:eastAsia="Times New Roman" w:cstheme="minorHAnsi"/>
          </w:rPr>
          <w:t xml:space="preserve">rises </w:t>
        </w:r>
      </w:ins>
      <w:r w:rsidRPr="000D5DB5">
        <w:rPr>
          <w:rFonts w:eastAsia="Times New Roman" w:cstheme="minorHAnsi"/>
        </w:rPr>
        <w:t xml:space="preserve">5-feet high. </w:t>
      </w:r>
    </w:p>
    <w:p w14:paraId="2622EF85" w14:textId="77777777" w:rsidR="00B93648" w:rsidRDefault="00B93648">
      <w:pPr>
        <w:contextualSpacing/>
        <w:rPr>
          <w:rFonts w:eastAsia="Times New Roman" w:cstheme="minorHAnsi"/>
        </w:rPr>
      </w:pPr>
    </w:p>
    <w:p w14:paraId="254B983C" w14:textId="77777777" w:rsidR="00E43E60" w:rsidRDefault="00E43E60" w:rsidP="00E43E60">
      <w:pPr>
        <w:contextualSpacing/>
        <w:rPr>
          <w:rFonts w:eastAsia="Times New Roman" w:cstheme="minorHAnsi"/>
          <w:b/>
          <w:bCs/>
          <w:color w:val="000000"/>
        </w:rPr>
      </w:pPr>
      <w:r w:rsidRPr="00842532">
        <w:rPr>
          <w:rFonts w:eastAsia="Times New Roman" w:cstheme="minorHAnsi"/>
          <w:b/>
          <w:bCs/>
          <w:color w:val="000000"/>
        </w:rPr>
        <w:t>Spell Shield Amulet</w:t>
      </w:r>
    </w:p>
    <w:p w14:paraId="601C043F" w14:textId="77777777" w:rsidR="00E43E60" w:rsidRPr="00842532" w:rsidRDefault="00E43E60" w:rsidP="00E43E60">
      <w:pPr>
        <w:contextualSpacing/>
        <w:rPr>
          <w:rFonts w:eastAsia="Times New Roman" w:cstheme="minorHAnsi"/>
          <w:i/>
          <w:iCs/>
          <w:color w:val="000000"/>
        </w:rPr>
      </w:pPr>
      <w:r>
        <w:rPr>
          <w:rFonts w:eastAsia="Times New Roman" w:cstheme="minorHAnsi"/>
          <w:i/>
          <w:iCs/>
          <w:color w:val="000000"/>
        </w:rPr>
        <w:t>Wondrous item, uncommon</w:t>
      </w:r>
    </w:p>
    <w:p w14:paraId="2DDBC58C" w14:textId="752A9F15" w:rsidR="00E43E60" w:rsidRDefault="00C506A7">
      <w:pPr>
        <w:contextualSpacing/>
        <w:rPr>
          <w:rFonts w:eastAsia="Times New Roman" w:cstheme="minorHAnsi"/>
          <w:color w:val="000000"/>
        </w:rPr>
      </w:pPr>
      <w:r>
        <w:rPr>
          <w:rFonts w:eastAsia="Times New Roman" w:cstheme="minorHAnsi"/>
          <w:color w:val="000000"/>
        </w:rPr>
        <w:t xml:space="preserve">You can cast </w:t>
      </w:r>
      <w:del w:id="2936" w:author="Admin" w:date="2021-11-06T21:44:00Z">
        <w:r w:rsidDel="00DB7BFF">
          <w:rPr>
            <w:rFonts w:eastAsia="Times New Roman" w:cstheme="minorHAnsi"/>
            <w:color w:val="000000"/>
          </w:rPr>
          <w:delText xml:space="preserve">a </w:delText>
        </w:r>
        <w:r w:rsidR="00E43E60" w:rsidRPr="000D5DB5" w:rsidDel="00DB7BFF">
          <w:rPr>
            <w:rFonts w:eastAsia="Times New Roman" w:cstheme="minorHAnsi"/>
            <w:color w:val="000000"/>
          </w:rPr>
          <w:delText xml:space="preserve">3rd-level </w:delText>
        </w:r>
      </w:del>
      <w:ins w:id="2937" w:author="Admin" w:date="2021-11-06T21:44:00Z">
        <w:r w:rsidR="00DB7BFF">
          <w:rPr>
            <w:rFonts w:eastAsia="Times New Roman" w:cstheme="minorHAnsi"/>
            <w:color w:val="000000"/>
          </w:rPr>
          <w:t xml:space="preserve">the </w:t>
        </w:r>
      </w:ins>
      <w:r w:rsidRPr="00C506A7">
        <w:rPr>
          <w:rFonts w:eastAsia="Times New Roman" w:cstheme="minorHAnsi"/>
          <w:i/>
          <w:iCs/>
          <w:color w:val="000000"/>
        </w:rPr>
        <w:t>c</w:t>
      </w:r>
      <w:r w:rsidR="00E43E60" w:rsidRPr="00C506A7">
        <w:rPr>
          <w:rFonts w:eastAsia="Times New Roman" w:cstheme="minorHAnsi"/>
          <w:i/>
          <w:iCs/>
          <w:color w:val="000000"/>
        </w:rPr>
        <w:t>ounterspell</w:t>
      </w:r>
      <w:ins w:id="2938" w:author="Admin" w:date="2021-11-06T21:44:00Z">
        <w:r w:rsidR="00DB7BFF">
          <w:rPr>
            <w:rFonts w:eastAsia="Times New Roman" w:cstheme="minorHAnsi"/>
            <w:i/>
            <w:iCs/>
            <w:color w:val="000000"/>
          </w:rPr>
          <w:t xml:space="preserve"> </w:t>
        </w:r>
        <w:r w:rsidR="00DB7BFF">
          <w:rPr>
            <w:rFonts w:eastAsia="Times New Roman" w:cstheme="minorHAnsi"/>
            <w:color w:val="000000"/>
          </w:rPr>
          <w:t>spell</w:t>
        </w:r>
      </w:ins>
      <w:r w:rsidR="00E43E60" w:rsidRPr="000D5DB5">
        <w:rPr>
          <w:rFonts w:eastAsia="Times New Roman" w:cstheme="minorHAnsi"/>
          <w:color w:val="000000"/>
        </w:rPr>
        <w:t xml:space="preserve">, but the </w:t>
      </w:r>
      <w:r>
        <w:rPr>
          <w:rFonts w:eastAsia="Times New Roman" w:cstheme="minorHAnsi"/>
          <w:color w:val="000000"/>
        </w:rPr>
        <w:t xml:space="preserve">spell you choose </w:t>
      </w:r>
      <w:r w:rsidR="00E43E60" w:rsidRPr="000D5DB5">
        <w:rPr>
          <w:rFonts w:eastAsia="Times New Roman" w:cstheme="minorHAnsi"/>
          <w:color w:val="000000"/>
        </w:rPr>
        <w:t xml:space="preserve">must </w:t>
      </w:r>
      <w:r>
        <w:rPr>
          <w:rFonts w:eastAsia="Times New Roman" w:cstheme="minorHAnsi"/>
          <w:color w:val="000000"/>
        </w:rPr>
        <w:t xml:space="preserve">include </w:t>
      </w:r>
      <w:r w:rsidR="00E43E60" w:rsidRPr="000D5DB5">
        <w:rPr>
          <w:rFonts w:eastAsia="Times New Roman" w:cstheme="minorHAnsi"/>
          <w:color w:val="000000"/>
        </w:rPr>
        <w:t xml:space="preserve">you as a target. </w:t>
      </w:r>
      <w:r w:rsidR="00E43E60">
        <w:rPr>
          <w:rFonts w:eastAsia="Times New Roman" w:cstheme="minorHAnsi"/>
          <w:color w:val="000000"/>
        </w:rPr>
        <w:t>Once used, it cannot be used again until the next dawn</w:t>
      </w:r>
      <w:r w:rsidR="00E43E60" w:rsidRPr="000D5DB5">
        <w:rPr>
          <w:rFonts w:eastAsia="Times New Roman" w:cstheme="minorHAnsi"/>
          <w:color w:val="000000"/>
        </w:rPr>
        <w:t xml:space="preserve">. </w:t>
      </w:r>
    </w:p>
    <w:p w14:paraId="63364B79" w14:textId="77777777" w:rsidR="00663838" w:rsidRDefault="00663838" w:rsidP="00E43E60">
      <w:pPr>
        <w:contextualSpacing/>
        <w:rPr>
          <w:rFonts w:eastAsia="Times New Roman" w:cstheme="minorHAnsi"/>
          <w:color w:val="000000"/>
        </w:rPr>
      </w:pPr>
    </w:p>
    <w:p w14:paraId="34FA42F7" w14:textId="77777777" w:rsidR="00663838" w:rsidRPr="00663838" w:rsidRDefault="00663838" w:rsidP="00663838">
      <w:pPr>
        <w:contextualSpacing/>
        <w:rPr>
          <w:rFonts w:eastAsia="Times New Roman" w:cstheme="minorHAnsi"/>
          <w:b/>
          <w:bCs/>
          <w:color w:val="000000"/>
        </w:rPr>
      </w:pPr>
      <w:r w:rsidRPr="00663838">
        <w:rPr>
          <w:rFonts w:eastAsia="Times New Roman" w:cstheme="minorHAnsi"/>
          <w:b/>
          <w:bCs/>
          <w:color w:val="000000"/>
        </w:rPr>
        <w:t>Spiritual Essence</w:t>
      </w:r>
    </w:p>
    <w:p w14:paraId="7FE7C7AE" w14:textId="747AE24F" w:rsidR="00663838" w:rsidRPr="00663838" w:rsidRDefault="00DB7BFF">
      <w:pPr>
        <w:contextualSpacing/>
        <w:rPr>
          <w:rFonts w:eastAsia="Times New Roman" w:cstheme="minorHAnsi"/>
          <w:i/>
          <w:iCs/>
          <w:color w:val="000000"/>
        </w:rPr>
      </w:pPr>
      <w:ins w:id="2939" w:author="Admin" w:date="2021-11-06T21:44:00Z">
        <w:r>
          <w:rPr>
            <w:rFonts w:eastAsia="Times New Roman" w:cstheme="minorHAnsi"/>
            <w:i/>
            <w:iCs/>
            <w:color w:val="000000"/>
          </w:rPr>
          <w:t xml:space="preserve">Wondrous item, </w:t>
        </w:r>
      </w:ins>
      <w:del w:id="2940" w:author="Admin" w:date="2021-11-06T21:44:00Z">
        <w:r w:rsidR="00663838" w:rsidRPr="00663838" w:rsidDel="00DB7BFF">
          <w:rPr>
            <w:rFonts w:eastAsia="Times New Roman" w:cstheme="minorHAnsi"/>
            <w:i/>
            <w:iCs/>
            <w:color w:val="000000"/>
          </w:rPr>
          <w:delText xml:space="preserve">Rarity </w:delText>
        </w:r>
      </w:del>
      <w:ins w:id="2941" w:author="Admin" w:date="2021-11-06T21:44:00Z">
        <w:r>
          <w:rPr>
            <w:rFonts w:eastAsia="Times New Roman" w:cstheme="minorHAnsi"/>
            <w:i/>
            <w:iCs/>
            <w:color w:val="000000"/>
          </w:rPr>
          <w:t>r</w:t>
        </w:r>
        <w:r w:rsidRPr="00663838">
          <w:rPr>
            <w:rFonts w:eastAsia="Times New Roman" w:cstheme="minorHAnsi"/>
            <w:i/>
            <w:iCs/>
            <w:color w:val="000000"/>
          </w:rPr>
          <w:t xml:space="preserve">arity </w:t>
        </w:r>
      </w:ins>
      <w:r w:rsidR="00663838" w:rsidRPr="00663838">
        <w:rPr>
          <w:rFonts w:eastAsia="Times New Roman" w:cstheme="minorHAnsi"/>
          <w:i/>
          <w:iCs/>
          <w:color w:val="000000"/>
        </w:rPr>
        <w:t xml:space="preserve">varies </w:t>
      </w:r>
      <w:del w:id="2942" w:author="Admin" w:date="2021-11-06T21:45:00Z">
        <w:r w:rsidR="00663838" w:rsidRPr="00663838" w:rsidDel="00DB7BFF">
          <w:rPr>
            <w:rFonts w:eastAsia="Times New Roman" w:cstheme="minorHAnsi"/>
            <w:i/>
            <w:iCs/>
            <w:color w:val="000000"/>
          </w:rPr>
          <w:delText>(based on the target's level)</w:delText>
        </w:r>
      </w:del>
    </w:p>
    <w:p w14:paraId="2948E79D" w14:textId="507825FA" w:rsidR="00DB7BFF" w:rsidRDefault="00DB7BFF">
      <w:pPr>
        <w:contextualSpacing/>
        <w:rPr>
          <w:ins w:id="2943" w:author="Admin" w:date="2021-11-06T21:45:00Z"/>
          <w:rFonts w:eastAsia="Times New Roman" w:cstheme="minorHAnsi"/>
          <w:color w:val="000000"/>
        </w:rPr>
      </w:pPr>
      <w:ins w:id="2944" w:author="Admin" w:date="2021-11-06T21:46:00Z">
        <w:r>
          <w:rPr>
            <w:rFonts w:eastAsia="Times New Roman" w:cstheme="minorHAnsi"/>
            <w:color w:val="000000"/>
          </w:rPr>
          <w:t xml:space="preserve">A </w:t>
        </w:r>
      </w:ins>
      <w:ins w:id="2945" w:author="Admin" w:date="2021-11-06T21:47:00Z">
        <w:r>
          <w:rPr>
            <w:rFonts w:eastAsia="Times New Roman" w:cstheme="minorHAnsi"/>
            <w:color w:val="000000"/>
          </w:rPr>
          <w:t xml:space="preserve">translucent </w:t>
        </w:r>
      </w:ins>
      <w:ins w:id="2946" w:author="Admin" w:date="2021-11-06T21:48:00Z">
        <w:r>
          <w:rPr>
            <w:rFonts w:eastAsia="Times New Roman" w:cstheme="minorHAnsi"/>
            <w:color w:val="000000"/>
          </w:rPr>
          <w:t>substance that is yielding to the touch</w:t>
        </w:r>
      </w:ins>
      <w:ins w:id="2947" w:author="Admin" w:date="2021-11-06T21:49:00Z">
        <w:r>
          <w:rPr>
            <w:rFonts w:eastAsia="Times New Roman" w:cstheme="minorHAnsi"/>
            <w:color w:val="000000"/>
          </w:rPr>
          <w:t xml:space="preserve">, spiritual essence stores the soul-power of a creature. The essence is so pure, that any other soul can absorb it. </w:t>
        </w:r>
      </w:ins>
    </w:p>
    <w:p w14:paraId="79E46920" w14:textId="35618BC6" w:rsidR="00663838" w:rsidRDefault="00663838">
      <w:pPr>
        <w:contextualSpacing/>
        <w:rPr>
          <w:rFonts w:eastAsia="Times New Roman" w:cstheme="minorHAnsi"/>
          <w:color w:val="000000"/>
        </w:rPr>
      </w:pPr>
      <w:r>
        <w:rPr>
          <w:rFonts w:eastAsia="Times New Roman" w:cstheme="minorHAnsi"/>
          <w:color w:val="000000"/>
        </w:rPr>
        <w:t>Spiritual essence c</w:t>
      </w:r>
      <w:r w:rsidRPr="00663838">
        <w:rPr>
          <w:rFonts w:eastAsia="Times New Roman" w:cstheme="minorHAnsi"/>
          <w:color w:val="000000"/>
        </w:rPr>
        <w:t>an be consumed to add experience points equal to 1</w:t>
      </w:r>
      <w:del w:id="2948" w:author="Admin" w:date="2021-11-06T21:53:00Z">
        <w:r w:rsidRPr="00663838" w:rsidDel="00DB7BFF">
          <w:rPr>
            <w:rFonts w:eastAsia="Times New Roman" w:cstheme="minorHAnsi"/>
            <w:color w:val="000000"/>
          </w:rPr>
          <w:delText>/5</w:delText>
        </w:r>
      </w:del>
      <w:ins w:id="2949" w:author="Admin" w:date="2021-11-06T21:53:00Z">
        <w:r w:rsidR="00DB7BFF">
          <w:rPr>
            <w:rFonts w:eastAsia="Times New Roman" w:cstheme="minorHAnsi"/>
            <w:color w:val="000000"/>
          </w:rPr>
          <w:t>/2</w:t>
        </w:r>
      </w:ins>
      <w:del w:id="2950" w:author="Admin" w:date="2021-11-06T21:53:00Z">
        <w:r w:rsidRPr="00663838" w:rsidDel="00DB7BFF">
          <w:rPr>
            <w:rFonts w:eastAsia="Times New Roman" w:cstheme="minorHAnsi"/>
            <w:color w:val="000000"/>
          </w:rPr>
          <w:delText>th</w:delText>
        </w:r>
      </w:del>
      <w:r w:rsidRPr="00663838">
        <w:rPr>
          <w:rFonts w:eastAsia="Times New Roman" w:cstheme="minorHAnsi"/>
          <w:color w:val="000000"/>
        </w:rPr>
        <w:t xml:space="preserve"> the target's total experience points value (if possessing class levels), or their XP appropriate to their challenge (if a monster). </w:t>
      </w:r>
    </w:p>
    <w:p w14:paraId="4AA1E7D6" w14:textId="55C126BE" w:rsidR="00663838" w:rsidRDefault="00DB7BFF">
      <w:pPr>
        <w:contextualSpacing/>
        <w:rPr>
          <w:rFonts w:eastAsia="Times New Roman" w:cstheme="minorHAnsi"/>
          <w:color w:val="000000"/>
        </w:rPr>
      </w:pPr>
      <w:ins w:id="2951" w:author="Admin" w:date="2021-11-06T21:50:00Z">
        <w:r>
          <w:rPr>
            <w:rFonts w:eastAsia="Times New Roman" w:cstheme="minorHAnsi"/>
            <w:i/>
            <w:iCs/>
            <w:color w:val="000000"/>
          </w:rPr>
          <w:t xml:space="preserve">Note. </w:t>
        </w:r>
      </w:ins>
      <w:r w:rsidR="00663838" w:rsidRPr="00663838">
        <w:rPr>
          <w:rFonts w:eastAsia="Times New Roman" w:cstheme="minorHAnsi"/>
          <w:color w:val="000000"/>
        </w:rPr>
        <w:t xml:space="preserve">Spiritual essence </w:t>
      </w:r>
      <w:del w:id="2952" w:author="Admin" w:date="2021-11-06T21:49:00Z">
        <w:r w:rsidR="00663838" w:rsidRPr="00663838" w:rsidDel="00DB7BFF">
          <w:rPr>
            <w:rFonts w:eastAsia="Times New Roman" w:cstheme="minorHAnsi"/>
            <w:color w:val="000000"/>
          </w:rPr>
          <w:delText xml:space="preserve">can never </w:delText>
        </w:r>
      </w:del>
      <w:ins w:id="2953" w:author="Admin" w:date="2021-11-06T21:49:00Z">
        <w:r>
          <w:rPr>
            <w:rFonts w:eastAsia="Times New Roman" w:cstheme="minorHAnsi"/>
            <w:color w:val="000000"/>
          </w:rPr>
          <w:t xml:space="preserve">is not naturally-occuring, but </w:t>
        </w:r>
      </w:ins>
      <w:del w:id="2954" w:author="Admin" w:date="2021-11-06T21:49:00Z">
        <w:r w:rsidR="00663838" w:rsidRPr="00663838" w:rsidDel="00DB7BFF">
          <w:rPr>
            <w:rFonts w:eastAsia="Times New Roman" w:cstheme="minorHAnsi"/>
            <w:color w:val="000000"/>
          </w:rPr>
          <w:delText xml:space="preserve">be found, and </w:delText>
        </w:r>
      </w:del>
      <w:r w:rsidR="00663838" w:rsidRPr="00663838">
        <w:rPr>
          <w:rFonts w:eastAsia="Times New Roman" w:cstheme="minorHAnsi"/>
          <w:color w:val="000000"/>
        </w:rPr>
        <w:t>can be created by casting a</w:t>
      </w:r>
      <w:r w:rsidR="00C506A7">
        <w:rPr>
          <w:rFonts w:eastAsia="Times New Roman" w:cstheme="minorHAnsi"/>
          <w:color w:val="000000"/>
        </w:rPr>
        <w:t>n</w:t>
      </w:r>
      <w:r w:rsidR="00663838" w:rsidRPr="00663838">
        <w:rPr>
          <w:rFonts w:eastAsia="Times New Roman" w:cstheme="minorHAnsi"/>
          <w:color w:val="000000"/>
        </w:rPr>
        <w:t xml:space="preserve"> </w:t>
      </w:r>
      <w:r w:rsidR="00FC7417" w:rsidRPr="00FC7417">
        <w:rPr>
          <w:rFonts w:eastAsia="Times New Roman" w:cstheme="minorHAnsi"/>
          <w:i/>
          <w:iCs/>
          <w:color w:val="000000"/>
        </w:rPr>
        <w:t>e</w:t>
      </w:r>
      <w:r w:rsidR="00663838" w:rsidRPr="00FC7417">
        <w:rPr>
          <w:rFonts w:eastAsia="Times New Roman" w:cstheme="minorHAnsi"/>
          <w:i/>
          <w:iCs/>
          <w:color w:val="000000"/>
        </w:rPr>
        <w:t xml:space="preserve">ssence </w:t>
      </w:r>
      <w:r w:rsidR="00FC7417" w:rsidRPr="00FC7417">
        <w:rPr>
          <w:rFonts w:eastAsia="Times New Roman" w:cstheme="minorHAnsi"/>
          <w:i/>
          <w:iCs/>
          <w:color w:val="000000"/>
        </w:rPr>
        <w:t>seal</w:t>
      </w:r>
      <w:r w:rsidR="00FC7417">
        <w:rPr>
          <w:rFonts w:eastAsia="Times New Roman" w:cstheme="minorHAnsi"/>
          <w:color w:val="000000"/>
        </w:rPr>
        <w:t xml:space="preserve"> </w:t>
      </w:r>
      <w:r w:rsidR="00663838" w:rsidRPr="00663838">
        <w:rPr>
          <w:rFonts w:eastAsia="Times New Roman" w:cstheme="minorHAnsi"/>
          <w:color w:val="000000"/>
        </w:rPr>
        <w:t xml:space="preserve">spell that is </w:t>
      </w:r>
      <w:r w:rsidR="00663838" w:rsidRPr="00663838">
        <w:rPr>
          <w:rFonts w:eastAsia="Times New Roman" w:cstheme="minorHAnsi"/>
          <w:color w:val="000000"/>
        </w:rPr>
        <w:lastRenderedPageBreak/>
        <w:t xml:space="preserve">equal in spell level to half the target's HD or Challenge, succeeding in capturing the essence (as per the spell) and then casting the </w:t>
      </w:r>
      <w:r w:rsidR="00663838" w:rsidRPr="00DB7BFF">
        <w:rPr>
          <w:rFonts w:eastAsia="Times New Roman" w:cstheme="minorHAnsi"/>
          <w:i/>
          <w:iCs/>
          <w:color w:val="000000"/>
          <w:rPrChange w:id="2955" w:author="Admin" w:date="2021-11-06T21:50:00Z">
            <w:rPr>
              <w:rFonts w:eastAsia="Times New Roman" w:cstheme="minorHAnsi"/>
              <w:color w:val="000000"/>
            </w:rPr>
          </w:rPrChange>
        </w:rPr>
        <w:t>wish</w:t>
      </w:r>
      <w:r w:rsidR="00663838" w:rsidRPr="00663838">
        <w:rPr>
          <w:rFonts w:eastAsia="Times New Roman" w:cstheme="minorHAnsi"/>
          <w:color w:val="000000"/>
        </w:rPr>
        <w:t xml:space="preserve"> spell, or using divine intervention or similar abilities</w:t>
      </w:r>
      <w:r w:rsidR="00663838">
        <w:rPr>
          <w:rFonts w:eastAsia="Times New Roman" w:cstheme="minorHAnsi"/>
          <w:color w:val="000000"/>
        </w:rPr>
        <w:t xml:space="preserve"> to draw out spiritual essence. A creature turned into Spirit Essence does not give experience to whoever defeated it.  </w:t>
      </w:r>
      <w:moveToRangeStart w:id="2956" w:author="Admin" w:date="2021-11-06T21:52:00Z" w:name="move87127952"/>
      <w:moveTo w:id="2957" w:author="Admin" w:date="2021-11-06T21:52:00Z">
        <w:r w:rsidRPr="00663838">
          <w:rPr>
            <w:rFonts w:eastAsia="Times New Roman" w:cstheme="minorHAnsi"/>
            <w:color w:val="000000"/>
          </w:rPr>
          <w:t xml:space="preserve">A creature whose essence is consumed </w:t>
        </w:r>
      </w:moveTo>
      <w:ins w:id="2958" w:author="Admin" w:date="2021-11-06T21:52:00Z">
        <w:r>
          <w:rPr>
            <w:rFonts w:eastAsia="Times New Roman" w:cstheme="minorHAnsi"/>
            <w:color w:val="000000"/>
          </w:rPr>
          <w:t xml:space="preserve">must be released by the </w:t>
        </w:r>
        <w:r>
          <w:rPr>
            <w:rFonts w:eastAsia="Times New Roman" w:cstheme="minorHAnsi"/>
            <w:i/>
            <w:iCs/>
            <w:color w:val="000000"/>
          </w:rPr>
          <w:t xml:space="preserve">wish </w:t>
        </w:r>
        <w:r>
          <w:rPr>
            <w:rFonts w:eastAsia="Times New Roman" w:cstheme="minorHAnsi"/>
            <w:color w:val="000000"/>
          </w:rPr>
          <w:t xml:space="preserve">spell or divine intervention. If consumed, a creature </w:t>
        </w:r>
      </w:ins>
      <w:moveTo w:id="2959" w:author="Admin" w:date="2021-11-06T21:52:00Z">
        <w:r w:rsidRPr="00663838">
          <w:rPr>
            <w:rFonts w:eastAsia="Times New Roman" w:cstheme="minorHAnsi"/>
            <w:color w:val="000000"/>
          </w:rPr>
          <w:t>cannot be resurrected, as their soul is obliterated and consumed.</w:t>
        </w:r>
      </w:moveTo>
      <w:moveToRangeEnd w:id="2956"/>
    </w:p>
    <w:p w14:paraId="4047D648" w14:textId="2F9962BF" w:rsidR="00663838" w:rsidRPr="00663838" w:rsidDel="00DB7BFF" w:rsidRDefault="00663838" w:rsidP="00663838">
      <w:pPr>
        <w:contextualSpacing/>
        <w:rPr>
          <w:del w:id="2960" w:author="Admin" w:date="2021-11-06T21:51:00Z"/>
          <w:rFonts w:eastAsia="Times New Roman" w:cstheme="minorHAnsi"/>
          <w:color w:val="000000"/>
        </w:rPr>
      </w:pPr>
      <w:del w:id="2961" w:author="Admin" w:date="2021-11-06T21:51:00Z">
        <w:r w:rsidRPr="00663838" w:rsidDel="00DB7BFF">
          <w:rPr>
            <w:rFonts w:eastAsia="Times New Roman" w:cstheme="minorHAnsi"/>
            <w:color w:val="000000"/>
          </w:rPr>
          <w:delText>Each attempt to draw spiritual essence has a 25% chance of succeeding, otherwise the creature must be resurrected, fully healed, and then subjected to the same experience again.</w:delText>
        </w:r>
      </w:del>
    </w:p>
    <w:p w14:paraId="1EF46452" w14:textId="3856ACCA" w:rsidR="00663838" w:rsidRPr="00663838" w:rsidRDefault="00663838">
      <w:pPr>
        <w:contextualSpacing/>
        <w:rPr>
          <w:rFonts w:eastAsia="Times New Roman" w:cstheme="minorHAnsi"/>
          <w:color w:val="000000"/>
        </w:rPr>
      </w:pPr>
      <w:del w:id="2962" w:author="Admin" w:date="2021-11-06T21:51:00Z">
        <w:r w:rsidRPr="00663838" w:rsidDel="00DB7BFF">
          <w:rPr>
            <w:rFonts w:eastAsia="Times New Roman" w:cstheme="minorHAnsi"/>
            <w:color w:val="000000"/>
          </w:rPr>
          <w:delText xml:space="preserve">The entity that created the spiritual essence cannot also use it. </w:delText>
        </w:r>
      </w:del>
      <w:r w:rsidRPr="00663838">
        <w:rPr>
          <w:rFonts w:eastAsia="Times New Roman" w:cstheme="minorHAnsi"/>
          <w:color w:val="000000"/>
        </w:rPr>
        <w:t>A single given creature can only benefit once from consuming spiritual essence, as consuming it also bestows a shard of the consumed creature's mind to the one who consumed it, usually warping their thoughts and inflicting a minor type of insanity, or causing them to hear hallucinations (</w:t>
      </w:r>
      <w:r>
        <w:rPr>
          <w:rFonts w:eastAsia="Times New Roman" w:cstheme="minorHAnsi"/>
          <w:color w:val="000000"/>
        </w:rPr>
        <w:t xml:space="preserve">usually </w:t>
      </w:r>
      <w:r w:rsidRPr="00663838">
        <w:rPr>
          <w:rFonts w:eastAsia="Times New Roman" w:cstheme="minorHAnsi"/>
          <w:color w:val="000000"/>
        </w:rPr>
        <w:t xml:space="preserve">as if the consumed creature is speaking to them). </w:t>
      </w:r>
      <w:moveFromRangeStart w:id="2963" w:author="Admin" w:date="2021-11-06T21:52:00Z" w:name="move87127952"/>
      <w:moveFrom w:id="2964" w:author="Admin" w:date="2021-11-06T21:52:00Z">
        <w:r w:rsidRPr="00663838" w:rsidDel="00DB7BFF">
          <w:rPr>
            <w:rFonts w:eastAsia="Times New Roman" w:cstheme="minorHAnsi"/>
            <w:color w:val="000000"/>
          </w:rPr>
          <w:t>A creature whose essence is consumed cannot be resurrected, as their soul is obliterated and consumed.</w:t>
        </w:r>
      </w:moveFrom>
      <w:moveFromRangeEnd w:id="2963"/>
    </w:p>
    <w:p w14:paraId="20B9614D" w14:textId="77777777" w:rsidR="00663838" w:rsidRDefault="00663838" w:rsidP="000D514C">
      <w:pPr>
        <w:contextualSpacing/>
        <w:rPr>
          <w:rFonts w:eastAsia="Times New Roman" w:cstheme="minorHAnsi"/>
          <w:color w:val="000000"/>
        </w:rPr>
      </w:pPr>
      <w:r w:rsidRPr="00663838">
        <w:rPr>
          <w:rFonts w:eastAsia="Times New Roman" w:cstheme="minorHAnsi"/>
          <w:color w:val="000000"/>
        </w:rPr>
        <w:t xml:space="preserve">Demons of great power usually make spiritual essence of particularly tenacious victims to torment them, as the creature is always aware of what is around it, but cannot communicate (is treated as if beyond death, so </w:t>
      </w:r>
      <w:r w:rsidRPr="00DB7BFF">
        <w:rPr>
          <w:rFonts w:eastAsia="Times New Roman" w:cstheme="minorHAnsi"/>
          <w:i/>
          <w:iCs/>
          <w:color w:val="000000"/>
          <w:rPrChange w:id="2965" w:author="Admin" w:date="2021-11-06T21:52:00Z">
            <w:rPr>
              <w:rFonts w:eastAsia="Times New Roman" w:cstheme="minorHAnsi"/>
              <w:color w:val="000000"/>
            </w:rPr>
          </w:rPrChange>
        </w:rPr>
        <w:t>Speak wit</w:t>
      </w:r>
      <w:r w:rsidR="000D514C" w:rsidRPr="00DB7BFF">
        <w:rPr>
          <w:rFonts w:eastAsia="Times New Roman" w:cstheme="minorHAnsi"/>
          <w:i/>
          <w:iCs/>
          <w:color w:val="000000"/>
          <w:rPrChange w:id="2966" w:author="Admin" w:date="2021-11-06T21:52:00Z">
            <w:rPr>
              <w:rFonts w:eastAsia="Times New Roman" w:cstheme="minorHAnsi"/>
              <w:color w:val="000000"/>
            </w:rPr>
          </w:rPrChange>
        </w:rPr>
        <w:t>h Dead</w:t>
      </w:r>
      <w:r w:rsidR="000D514C">
        <w:rPr>
          <w:rFonts w:eastAsia="Times New Roman" w:cstheme="minorHAnsi"/>
          <w:color w:val="000000"/>
        </w:rPr>
        <w:t xml:space="preserve"> cannot function either). </w:t>
      </w:r>
      <w:r w:rsidRPr="00663838">
        <w:rPr>
          <w:rFonts w:eastAsia="Times New Roman" w:cstheme="minorHAnsi"/>
          <w:color w:val="000000"/>
        </w:rPr>
        <w:t xml:space="preserve">This represents artifacts such as the Skull of Gul’dan. </w:t>
      </w:r>
    </w:p>
    <w:p w14:paraId="02D693B4" w14:textId="66CC1C81" w:rsidR="00663838" w:rsidRDefault="00663838">
      <w:pPr>
        <w:contextualSpacing/>
        <w:rPr>
          <w:rFonts w:eastAsia="Times New Roman" w:cstheme="minorHAnsi"/>
          <w:color w:val="000000"/>
        </w:rPr>
      </w:pPr>
      <w:r w:rsidRPr="00663838">
        <w:rPr>
          <w:rFonts w:eastAsia="Times New Roman" w:cstheme="minorHAnsi"/>
          <w:color w:val="000000"/>
        </w:rPr>
        <w:t xml:space="preserve">For this purpose, </w:t>
      </w:r>
      <w:r>
        <w:rPr>
          <w:rFonts w:eastAsia="Times New Roman" w:cstheme="minorHAnsi"/>
          <w:color w:val="000000"/>
        </w:rPr>
        <w:t xml:space="preserve">if </w:t>
      </w:r>
      <w:r w:rsidRPr="00663838">
        <w:rPr>
          <w:rFonts w:eastAsia="Times New Roman" w:cstheme="minorHAnsi"/>
          <w:color w:val="000000"/>
        </w:rPr>
        <w:t>G</w:t>
      </w:r>
      <w:r>
        <w:rPr>
          <w:rFonts w:eastAsia="Times New Roman" w:cstheme="minorHAnsi"/>
          <w:color w:val="000000"/>
        </w:rPr>
        <w:t xml:space="preserve">ul'dan is a 20th level warlock, then his Spirit Essence will yield </w:t>
      </w:r>
      <w:del w:id="2967" w:author="Admin" w:date="2021-11-06T21:53:00Z">
        <w:r w:rsidDel="00DB7BFF">
          <w:rPr>
            <w:rFonts w:eastAsia="Times New Roman" w:cstheme="minorHAnsi"/>
            <w:color w:val="000000"/>
          </w:rPr>
          <w:delText>71</w:delText>
        </w:r>
      </w:del>
      <w:ins w:id="2968" w:author="Admin" w:date="2021-11-06T21:53:00Z">
        <w:r w:rsidR="00DB7BFF">
          <w:rPr>
            <w:rFonts w:eastAsia="Times New Roman" w:cstheme="minorHAnsi"/>
            <w:color w:val="000000"/>
          </w:rPr>
          <w:t>177</w:t>
        </w:r>
      </w:ins>
      <w:r>
        <w:rPr>
          <w:rFonts w:eastAsia="Times New Roman" w:cstheme="minorHAnsi"/>
          <w:color w:val="000000"/>
        </w:rPr>
        <w:t>,</w:t>
      </w:r>
      <w:del w:id="2969" w:author="Admin" w:date="2021-11-06T21:53:00Z">
        <w:r w:rsidDel="00DB7BFF">
          <w:rPr>
            <w:rFonts w:eastAsia="Times New Roman" w:cstheme="minorHAnsi"/>
            <w:color w:val="000000"/>
          </w:rPr>
          <w:delText xml:space="preserve">000 </w:delText>
        </w:r>
      </w:del>
      <w:ins w:id="2970" w:author="Admin" w:date="2021-11-06T21:53:00Z">
        <w:r w:rsidR="00DB7BFF">
          <w:rPr>
            <w:rFonts w:eastAsia="Times New Roman" w:cstheme="minorHAnsi"/>
            <w:color w:val="000000"/>
          </w:rPr>
          <w:t xml:space="preserve">500 </w:t>
        </w:r>
      </w:ins>
      <w:r>
        <w:rPr>
          <w:rFonts w:eastAsia="Times New Roman" w:cstheme="minorHAnsi"/>
          <w:color w:val="000000"/>
        </w:rPr>
        <w:t>XP (</w:t>
      </w:r>
      <w:del w:id="2971" w:author="Admin" w:date="2021-11-06T21:53:00Z">
        <w:r w:rsidDel="00DB7BFF">
          <w:rPr>
            <w:rFonts w:eastAsia="Times New Roman" w:cstheme="minorHAnsi"/>
            <w:color w:val="000000"/>
          </w:rPr>
          <w:delText xml:space="preserve">one-fifth </w:delText>
        </w:r>
      </w:del>
      <w:ins w:id="2972" w:author="Admin" w:date="2021-11-06T21:53:00Z">
        <w:r w:rsidR="00DB7BFF">
          <w:rPr>
            <w:rFonts w:eastAsia="Times New Roman" w:cstheme="minorHAnsi"/>
            <w:color w:val="000000"/>
          </w:rPr>
          <w:t xml:space="preserve">1/2 </w:t>
        </w:r>
      </w:ins>
      <w:del w:id="2973" w:author="Admin" w:date="2021-11-06T21:53:00Z">
        <w:r w:rsidDel="00DB7BFF">
          <w:rPr>
            <w:rFonts w:eastAsia="Times New Roman" w:cstheme="minorHAnsi"/>
            <w:color w:val="000000"/>
          </w:rPr>
          <w:delText xml:space="preserve">of </w:delText>
        </w:r>
      </w:del>
      <w:ins w:id="2974" w:author="Admin" w:date="2021-11-06T21:53:00Z">
        <w:r w:rsidR="00DB7BFF">
          <w:rPr>
            <w:rFonts w:eastAsia="Times New Roman" w:cstheme="minorHAnsi"/>
            <w:color w:val="000000"/>
          </w:rPr>
          <w:t xml:space="preserve">of </w:t>
        </w:r>
      </w:ins>
      <w:r w:rsidRPr="00663838">
        <w:rPr>
          <w:rFonts w:eastAsia="Times New Roman" w:cstheme="minorHAnsi"/>
          <w:color w:val="000000"/>
        </w:rPr>
        <w:t>355,000</w:t>
      </w:r>
      <w:r>
        <w:rPr>
          <w:rFonts w:eastAsia="Times New Roman" w:cstheme="minorHAnsi"/>
          <w:color w:val="000000"/>
        </w:rPr>
        <w:t>)</w:t>
      </w:r>
      <w:del w:id="2975" w:author="Admin" w:date="2021-11-06T21:54:00Z">
        <w:r w:rsidDel="000B5FEE">
          <w:rPr>
            <w:rFonts w:eastAsia="Times New Roman" w:cstheme="minorHAnsi"/>
            <w:color w:val="000000"/>
          </w:rPr>
          <w:delText xml:space="preserve">, </w:delText>
        </w:r>
        <w:r w:rsidR="000D514C" w:rsidDel="000B5FEE">
          <w:rPr>
            <w:rFonts w:eastAsia="Times New Roman" w:cstheme="minorHAnsi"/>
            <w:color w:val="000000"/>
          </w:rPr>
          <w:delText xml:space="preserve">usually </w:delText>
        </w:r>
        <w:r w:rsidDel="000B5FEE">
          <w:rPr>
            <w:rFonts w:eastAsia="Times New Roman" w:cstheme="minorHAnsi"/>
            <w:color w:val="000000"/>
          </w:rPr>
          <w:delText xml:space="preserve">enough to </w:delText>
        </w:r>
        <w:r w:rsidR="000D514C" w:rsidDel="000B5FEE">
          <w:rPr>
            <w:rFonts w:eastAsia="Times New Roman" w:cstheme="minorHAnsi"/>
            <w:color w:val="000000"/>
          </w:rPr>
          <w:delText>raise the level of a Demon Hunter</w:delText>
        </w:r>
      </w:del>
      <w:r w:rsidRPr="00663838">
        <w:rPr>
          <w:rFonts w:eastAsia="Times New Roman" w:cstheme="minorHAnsi"/>
          <w:color w:val="000000"/>
        </w:rPr>
        <w:t>.</w:t>
      </w:r>
    </w:p>
    <w:p w14:paraId="7CED13DD" w14:textId="77777777" w:rsidR="00E43E60" w:rsidRPr="000D5DB5" w:rsidRDefault="00E43E60">
      <w:pPr>
        <w:contextualSpacing/>
        <w:rPr>
          <w:rFonts w:eastAsia="Times New Roman" w:cstheme="minorHAnsi"/>
        </w:rPr>
      </w:pPr>
    </w:p>
    <w:p w14:paraId="2E1FFD53" w14:textId="77777777" w:rsidR="00B93648" w:rsidRPr="00134BC3" w:rsidRDefault="00B93648">
      <w:pPr>
        <w:contextualSpacing/>
        <w:rPr>
          <w:rFonts w:eastAsia="Times New Roman" w:cstheme="minorHAnsi"/>
          <w:b/>
          <w:bCs/>
        </w:rPr>
      </w:pPr>
      <w:r w:rsidRPr="00134BC3">
        <w:rPr>
          <w:rFonts w:eastAsia="Times New Roman" w:cstheme="minorHAnsi"/>
          <w:b/>
          <w:bCs/>
        </w:rPr>
        <w:t>Staff of Sorcerer-Thane Thaurissan</w:t>
      </w:r>
    </w:p>
    <w:p w14:paraId="1C462342" w14:textId="77777777" w:rsidR="00B93648" w:rsidRPr="00134BC3" w:rsidRDefault="00B93648" w:rsidP="00864C72">
      <w:pPr>
        <w:contextualSpacing/>
        <w:rPr>
          <w:rFonts w:eastAsia="Times New Roman" w:cstheme="minorHAnsi"/>
          <w:i/>
          <w:iCs/>
        </w:rPr>
      </w:pPr>
      <w:r w:rsidRPr="00134BC3">
        <w:rPr>
          <w:rFonts w:eastAsia="Times New Roman" w:cstheme="minorHAnsi"/>
          <w:i/>
          <w:iCs/>
        </w:rPr>
        <w:t>Weapon (staff)</w:t>
      </w:r>
      <w:r w:rsidRPr="000D5DB5">
        <w:rPr>
          <w:rFonts w:eastAsia="Times New Roman" w:cstheme="minorHAnsi"/>
          <w:i/>
          <w:iCs/>
        </w:rPr>
        <w:t xml:space="preserve">, </w:t>
      </w:r>
      <w:r w:rsidR="00864C72">
        <w:rPr>
          <w:rFonts w:eastAsia="Times New Roman" w:cstheme="minorHAnsi"/>
          <w:i/>
          <w:iCs/>
        </w:rPr>
        <w:t>epic</w:t>
      </w:r>
      <w:r w:rsidRPr="000D5DB5">
        <w:rPr>
          <w:rFonts w:eastAsia="Times New Roman" w:cstheme="minorHAnsi"/>
          <w:i/>
          <w:iCs/>
        </w:rPr>
        <w:t xml:space="preserve"> (requires attunement by a druid, mage, shaman, or warlock)</w:t>
      </w:r>
    </w:p>
    <w:p w14:paraId="49C3671A" w14:textId="77777777" w:rsidR="00B93648" w:rsidRPr="000D5DB5" w:rsidRDefault="00B93648">
      <w:pPr>
        <w:contextualSpacing/>
        <w:rPr>
          <w:rFonts w:eastAsia="Times New Roman" w:cstheme="minorHAnsi"/>
        </w:rPr>
      </w:pPr>
      <w:r w:rsidRPr="000D5DB5">
        <w:rPr>
          <w:rFonts w:eastAsia="Times New Roman" w:cstheme="minorHAnsi"/>
        </w:rPr>
        <w:lastRenderedPageBreak/>
        <w:t xml:space="preserve">You have resistance to fire damage while you hold this </w:t>
      </w:r>
      <w:r>
        <w:rPr>
          <w:rFonts w:eastAsia="Times New Roman" w:cstheme="minorHAnsi"/>
        </w:rPr>
        <w:t xml:space="preserve">magic </w:t>
      </w:r>
      <w:r w:rsidRPr="000D5DB5">
        <w:rPr>
          <w:rFonts w:eastAsia="Times New Roman" w:cstheme="minorHAnsi"/>
        </w:rPr>
        <w:t xml:space="preserve">staff. If you already have resistance, you are immune to fire damage. </w:t>
      </w:r>
    </w:p>
    <w:p w14:paraId="68573F43" w14:textId="77777777" w:rsidR="00B93648" w:rsidRPr="000D5DB5" w:rsidRDefault="00B93648">
      <w:pPr>
        <w:contextualSpacing/>
        <w:rPr>
          <w:rFonts w:eastAsia="Times New Roman" w:cstheme="minorHAnsi"/>
        </w:rPr>
      </w:pPr>
      <w:r w:rsidRPr="000D5DB5">
        <w:rPr>
          <w:rFonts w:eastAsia="Times New Roman" w:cstheme="minorHAnsi"/>
        </w:rPr>
        <w:t xml:space="preserve">The staff has 10 Charges. While holding it, you can use an action to expend 1 or more of its Charges to cast one of the following Spells from it, using your spell save DC: </w:t>
      </w:r>
      <w:r w:rsidR="00C506A7" w:rsidRPr="00C506A7">
        <w:rPr>
          <w:rFonts w:eastAsia="Times New Roman" w:cstheme="minorHAnsi"/>
          <w:i/>
          <w:iCs/>
        </w:rPr>
        <w:t>b</w:t>
      </w:r>
      <w:r w:rsidRPr="00C506A7">
        <w:rPr>
          <w:rFonts w:eastAsia="Times New Roman" w:cstheme="minorHAnsi"/>
          <w:i/>
          <w:iCs/>
        </w:rPr>
        <w:t xml:space="preserve">urning </w:t>
      </w:r>
      <w:r w:rsidR="00C506A7" w:rsidRPr="00C506A7">
        <w:rPr>
          <w:rFonts w:eastAsia="Times New Roman" w:cstheme="minorHAnsi"/>
          <w:i/>
          <w:iCs/>
        </w:rPr>
        <w:t>h</w:t>
      </w:r>
      <w:r w:rsidRPr="00C506A7">
        <w:rPr>
          <w:rFonts w:eastAsia="Times New Roman" w:cstheme="minorHAnsi"/>
          <w:i/>
          <w:iCs/>
        </w:rPr>
        <w:t>ands</w:t>
      </w:r>
      <w:r w:rsidRPr="000D5DB5">
        <w:rPr>
          <w:rFonts w:eastAsia="Times New Roman" w:cstheme="minorHAnsi"/>
        </w:rPr>
        <w:t xml:space="preserve"> (1 charge), </w:t>
      </w:r>
      <w:r w:rsidR="00C506A7" w:rsidRPr="00C506A7">
        <w:rPr>
          <w:rFonts w:eastAsia="Times New Roman" w:cstheme="minorHAnsi"/>
          <w:i/>
          <w:iCs/>
        </w:rPr>
        <w:t>f</w:t>
      </w:r>
      <w:r w:rsidRPr="00C506A7">
        <w:rPr>
          <w:rFonts w:eastAsia="Times New Roman" w:cstheme="minorHAnsi"/>
          <w:i/>
          <w:iCs/>
        </w:rPr>
        <w:t>ireball</w:t>
      </w:r>
      <w:r w:rsidRPr="000D5DB5">
        <w:rPr>
          <w:rFonts w:eastAsia="Times New Roman" w:cstheme="minorHAnsi"/>
        </w:rPr>
        <w:t xml:space="preserve"> (3 charges), or </w:t>
      </w:r>
      <w:r w:rsidR="00C506A7" w:rsidRPr="00C506A7">
        <w:rPr>
          <w:rFonts w:eastAsia="Times New Roman" w:cstheme="minorHAnsi"/>
          <w:i/>
          <w:iCs/>
        </w:rPr>
        <w:t>w</w:t>
      </w:r>
      <w:r w:rsidRPr="00C506A7">
        <w:rPr>
          <w:rFonts w:eastAsia="Times New Roman" w:cstheme="minorHAnsi"/>
          <w:i/>
          <w:iCs/>
        </w:rPr>
        <w:t xml:space="preserve">all of </w:t>
      </w:r>
      <w:r w:rsidR="00C506A7" w:rsidRPr="00C506A7">
        <w:rPr>
          <w:rFonts w:eastAsia="Times New Roman" w:cstheme="minorHAnsi"/>
          <w:i/>
          <w:iCs/>
        </w:rPr>
        <w:t>f</w:t>
      </w:r>
      <w:r w:rsidRPr="00C506A7">
        <w:rPr>
          <w:rFonts w:eastAsia="Times New Roman" w:cstheme="minorHAnsi"/>
          <w:i/>
          <w:iCs/>
        </w:rPr>
        <w:t>ire</w:t>
      </w:r>
      <w:r w:rsidRPr="000D5DB5">
        <w:rPr>
          <w:rFonts w:eastAsia="Times New Roman" w:cstheme="minorHAnsi"/>
        </w:rPr>
        <w:t xml:space="preserve"> (4 charges).</w:t>
      </w:r>
    </w:p>
    <w:p w14:paraId="7622DFFA" w14:textId="77777777" w:rsidR="00B93648" w:rsidRPr="000D5DB5" w:rsidRDefault="00B93648">
      <w:pPr>
        <w:contextualSpacing/>
        <w:rPr>
          <w:rFonts w:eastAsia="Times New Roman" w:cstheme="minorHAnsi"/>
        </w:rPr>
      </w:pPr>
      <w:r w:rsidRPr="000D5DB5">
        <w:rPr>
          <w:rFonts w:eastAsia="Times New Roman" w:cstheme="minorHAnsi"/>
        </w:rPr>
        <w:t>The staff regains 1d6 + 4 expended Charges daily at dawn. If you expend the last charge, roll a d20. On a 1, the staff blackens, crumbles into cinders, and is destroyed.</w:t>
      </w:r>
    </w:p>
    <w:p w14:paraId="32F77694" w14:textId="77777777" w:rsidR="00B93648" w:rsidRPr="000D5DB5" w:rsidRDefault="00B93648">
      <w:pPr>
        <w:contextualSpacing/>
        <w:rPr>
          <w:rFonts w:eastAsia="Times New Roman" w:cstheme="minorHAnsi"/>
        </w:rPr>
      </w:pPr>
      <w:r w:rsidRPr="000D5DB5">
        <w:rPr>
          <w:rFonts w:eastAsia="Times New Roman" w:cstheme="minorHAnsi"/>
        </w:rPr>
        <w:t>Sorcerer-Thane Thaurissan was the leader of the Dark Iron dwarves during the War of the Three Hammers. When he lost Ironforge to the Bronzebeard clan, Thaurissan retreated to the Redridge Mountains and founded a city in his name. In a desperate attempt to defeat his enemies, Thaurissan accidentally summoned the demigod Ragnaros, which resulted in the sorcerer-thane's immediate death and the formation of the volcanic peak of Blackrock Mountain.</w:t>
      </w:r>
    </w:p>
    <w:p w14:paraId="5A8CCFE0" w14:textId="77777777" w:rsidR="00B93648" w:rsidRDefault="00B93648">
      <w:pPr>
        <w:contextualSpacing/>
        <w:rPr>
          <w:rFonts w:eastAsia="Times New Roman" w:cstheme="minorHAnsi"/>
        </w:rPr>
      </w:pPr>
    </w:p>
    <w:p w14:paraId="670FA27C" w14:textId="77777777" w:rsidR="00F15C1A" w:rsidRPr="000D5DB5" w:rsidRDefault="00F15C1A" w:rsidP="00F15C1A">
      <w:pPr>
        <w:contextualSpacing/>
        <w:rPr>
          <w:rFonts w:eastAsia="Times New Roman" w:cstheme="minorHAnsi"/>
          <w:b/>
          <w:bCs/>
        </w:rPr>
      </w:pPr>
      <w:r w:rsidRPr="000D5DB5">
        <w:rPr>
          <w:rFonts w:eastAsia="Times New Roman" w:cstheme="minorHAnsi"/>
          <w:b/>
          <w:bCs/>
        </w:rPr>
        <w:t xml:space="preserve">Sulfuras, Hand of Ragnaros </w:t>
      </w:r>
    </w:p>
    <w:p w14:paraId="5DD94E47" w14:textId="77777777" w:rsidR="00F15C1A" w:rsidRPr="000D5DB5" w:rsidRDefault="00F15C1A" w:rsidP="00F15C1A">
      <w:pPr>
        <w:contextualSpacing/>
        <w:rPr>
          <w:rFonts w:eastAsia="Times New Roman" w:cstheme="minorHAnsi"/>
          <w:b/>
          <w:bCs/>
        </w:rPr>
      </w:pPr>
      <w:r w:rsidRPr="000D5DB5">
        <w:rPr>
          <w:rFonts w:eastAsia="Times New Roman" w:cstheme="minorHAnsi"/>
          <w:i/>
          <w:iCs/>
        </w:rPr>
        <w:t>Weapon (maul), legendary (requires attunement)</w:t>
      </w:r>
    </w:p>
    <w:p w14:paraId="749CF4D3" w14:textId="77777777" w:rsidR="00F15C1A" w:rsidRPr="000D5DB5" w:rsidRDefault="00F15C1A" w:rsidP="00F15C1A">
      <w:pPr>
        <w:contextualSpacing/>
        <w:rPr>
          <w:rFonts w:eastAsia="Times New Roman" w:cstheme="minorHAnsi"/>
        </w:rPr>
      </w:pPr>
      <w:r w:rsidRPr="000D5DB5">
        <w:rPr>
          <w:rFonts w:eastAsia="Times New Roman" w:cstheme="minorHAnsi"/>
        </w:rPr>
        <w:t xml:space="preserve">You gain a +3 bonus to attack and damage rolls made with this magic weapon. </w:t>
      </w:r>
    </w:p>
    <w:p w14:paraId="4469263B" w14:textId="77777777" w:rsidR="00F15C1A" w:rsidRPr="000D5DB5" w:rsidRDefault="00F15C1A" w:rsidP="00F15C1A">
      <w:pPr>
        <w:contextualSpacing/>
        <w:rPr>
          <w:rFonts w:eastAsia="Times New Roman" w:cstheme="minorHAnsi"/>
        </w:rPr>
      </w:pPr>
      <w:r w:rsidRPr="000D5DB5">
        <w:rPr>
          <w:rFonts w:eastAsia="Times New Roman" w:cstheme="minorHAnsi"/>
        </w:rPr>
        <w:t>It also has the following additional properties. When one of these properties is used, it can't be used again until the next dawn.</w:t>
      </w:r>
    </w:p>
    <w:p w14:paraId="10EC8EB6" w14:textId="77777777" w:rsidR="00F15C1A" w:rsidRPr="000D5DB5" w:rsidRDefault="00F15C1A" w:rsidP="00587913">
      <w:pPr>
        <w:contextualSpacing/>
        <w:rPr>
          <w:rFonts w:eastAsia="Times New Roman" w:cstheme="minorHAnsi"/>
        </w:rPr>
      </w:pPr>
      <w:r w:rsidRPr="00134BC3">
        <w:rPr>
          <w:rFonts w:eastAsia="Times New Roman" w:cstheme="minorHAnsi"/>
          <w:i/>
          <w:iCs/>
        </w:rPr>
        <w:t>Pyroblast.</w:t>
      </w:r>
      <w:r w:rsidRPr="000D5DB5">
        <w:rPr>
          <w:rFonts w:eastAsia="Times New Roman" w:cstheme="minorHAnsi"/>
          <w:b/>
          <w:bCs/>
        </w:rPr>
        <w:t xml:space="preserve"> </w:t>
      </w:r>
      <w:r w:rsidRPr="000D5DB5">
        <w:rPr>
          <w:rFonts w:eastAsia="Times New Roman" w:cstheme="minorHAnsi"/>
        </w:rPr>
        <w:t xml:space="preserve">You may cast the </w:t>
      </w:r>
      <w:r w:rsidR="00C506A7" w:rsidRPr="00C506A7">
        <w:rPr>
          <w:rFonts w:eastAsia="Times New Roman" w:cstheme="minorHAnsi"/>
          <w:i/>
          <w:iCs/>
        </w:rPr>
        <w:t>p</w:t>
      </w:r>
      <w:r w:rsidRPr="00C506A7">
        <w:rPr>
          <w:rFonts w:eastAsia="Times New Roman" w:cstheme="minorHAnsi"/>
          <w:i/>
          <w:iCs/>
        </w:rPr>
        <w:t>yroblast</w:t>
      </w:r>
      <w:r w:rsidRPr="000D5DB5">
        <w:rPr>
          <w:rFonts w:eastAsia="Times New Roman" w:cstheme="minorHAnsi"/>
        </w:rPr>
        <w:t xml:space="preserve"> spell (while </w:t>
      </w:r>
      <w:r w:rsidR="00587913">
        <w:rPr>
          <w:rFonts w:eastAsia="Times New Roman" w:cstheme="minorHAnsi"/>
        </w:rPr>
        <w:t>concentrating</w:t>
      </w:r>
      <w:r w:rsidRPr="000D5DB5">
        <w:rPr>
          <w:rFonts w:eastAsia="Times New Roman" w:cstheme="minorHAnsi"/>
        </w:rPr>
        <w:t xml:space="preserve">, the hammer increases in brightness). </w:t>
      </w:r>
    </w:p>
    <w:p w14:paraId="5E2B9775" w14:textId="77777777" w:rsidR="00F15C1A" w:rsidRPr="000D5DB5" w:rsidRDefault="00F15C1A" w:rsidP="00F15C1A">
      <w:pPr>
        <w:contextualSpacing/>
        <w:rPr>
          <w:rFonts w:eastAsia="Times New Roman" w:cstheme="minorHAnsi"/>
        </w:rPr>
      </w:pPr>
      <w:r w:rsidRPr="00134BC3">
        <w:rPr>
          <w:rFonts w:eastAsia="Times New Roman" w:cstheme="minorHAnsi"/>
          <w:i/>
          <w:iCs/>
        </w:rPr>
        <w:t>Immolation Aura.</w:t>
      </w:r>
      <w:r w:rsidRPr="00134BC3">
        <w:rPr>
          <w:rFonts w:eastAsia="Times New Roman" w:cstheme="minorHAnsi"/>
        </w:rPr>
        <w:t xml:space="preserve"> </w:t>
      </w:r>
      <w:r w:rsidRPr="000D5DB5">
        <w:rPr>
          <w:rFonts w:eastAsia="Times New Roman" w:cstheme="minorHAnsi"/>
        </w:rPr>
        <w:t xml:space="preserve">You may cast the </w:t>
      </w:r>
      <w:r w:rsidR="00C506A7">
        <w:rPr>
          <w:rFonts w:eastAsia="Times New Roman" w:cstheme="minorHAnsi"/>
          <w:i/>
          <w:iCs/>
        </w:rPr>
        <w:t>i</w:t>
      </w:r>
      <w:r w:rsidRPr="00C506A7">
        <w:rPr>
          <w:rFonts w:eastAsia="Times New Roman" w:cstheme="minorHAnsi"/>
          <w:i/>
          <w:iCs/>
        </w:rPr>
        <w:t xml:space="preserve">mmolation </w:t>
      </w:r>
      <w:r w:rsidR="00C506A7">
        <w:rPr>
          <w:rFonts w:eastAsia="Times New Roman" w:cstheme="minorHAnsi"/>
          <w:i/>
          <w:iCs/>
        </w:rPr>
        <w:t>a</w:t>
      </w:r>
      <w:r w:rsidRPr="00C506A7">
        <w:rPr>
          <w:rFonts w:eastAsia="Times New Roman" w:cstheme="minorHAnsi"/>
          <w:i/>
          <w:iCs/>
        </w:rPr>
        <w:t>ura</w:t>
      </w:r>
      <w:r w:rsidRPr="000D5DB5">
        <w:rPr>
          <w:rFonts w:eastAsia="Times New Roman" w:cstheme="minorHAnsi"/>
        </w:rPr>
        <w:t xml:space="preserve"> spell (spell level 5). This does not require concentration, and continues until its full duration ends. </w:t>
      </w:r>
    </w:p>
    <w:p w14:paraId="495E5E50" w14:textId="77777777" w:rsidR="00F15C1A" w:rsidRPr="000D5DB5" w:rsidRDefault="00F15C1A" w:rsidP="00B904D2">
      <w:pPr>
        <w:contextualSpacing/>
        <w:rPr>
          <w:rFonts w:eastAsia="Times New Roman" w:cstheme="minorHAnsi"/>
        </w:rPr>
      </w:pPr>
      <w:r w:rsidRPr="00134BC3">
        <w:rPr>
          <w:rFonts w:eastAsia="Times New Roman" w:cstheme="minorHAnsi"/>
          <w:i/>
          <w:iCs/>
        </w:rPr>
        <w:t>Elemental Tongue.</w:t>
      </w:r>
      <w:r w:rsidRPr="000D5DB5">
        <w:rPr>
          <w:rFonts w:eastAsia="Times New Roman" w:cstheme="minorHAnsi"/>
          <w:b/>
          <w:bCs/>
        </w:rPr>
        <w:t xml:space="preserve"> </w:t>
      </w:r>
      <w:r w:rsidRPr="000D5DB5">
        <w:rPr>
          <w:rFonts w:eastAsia="Times New Roman" w:cstheme="minorHAnsi"/>
        </w:rPr>
        <w:t xml:space="preserve">You may cast the </w:t>
      </w:r>
      <w:r w:rsidR="00C506A7">
        <w:rPr>
          <w:rFonts w:eastAsia="Times New Roman" w:cstheme="minorHAnsi"/>
          <w:i/>
          <w:iCs/>
        </w:rPr>
        <w:t>e</w:t>
      </w:r>
      <w:r w:rsidRPr="00C506A7">
        <w:rPr>
          <w:rFonts w:eastAsia="Times New Roman" w:cstheme="minorHAnsi"/>
          <w:i/>
          <w:iCs/>
        </w:rPr>
        <w:t xml:space="preserve">lemental </w:t>
      </w:r>
      <w:r w:rsidR="00C506A7">
        <w:rPr>
          <w:rFonts w:eastAsia="Times New Roman" w:cstheme="minorHAnsi"/>
          <w:i/>
          <w:iCs/>
        </w:rPr>
        <w:t>t</w:t>
      </w:r>
      <w:r w:rsidRPr="00C506A7">
        <w:rPr>
          <w:rFonts w:eastAsia="Times New Roman" w:cstheme="minorHAnsi"/>
          <w:i/>
          <w:iCs/>
        </w:rPr>
        <w:t>ongue</w:t>
      </w:r>
      <w:r w:rsidRPr="000D5DB5">
        <w:rPr>
          <w:rFonts w:eastAsia="Times New Roman" w:cstheme="minorHAnsi"/>
        </w:rPr>
        <w:t xml:space="preserve"> (Fire)</w:t>
      </w:r>
      <w:r w:rsidR="00B904D2">
        <w:rPr>
          <w:rFonts w:eastAsia="Times New Roman" w:cstheme="minorHAnsi"/>
        </w:rPr>
        <w:t xml:space="preserve"> at spell level 3</w:t>
      </w:r>
      <w:r w:rsidRPr="000D5DB5">
        <w:rPr>
          <w:rFonts w:eastAsia="Times New Roman" w:cstheme="minorHAnsi"/>
        </w:rPr>
        <w:t xml:space="preserve">. </w:t>
      </w:r>
    </w:p>
    <w:p w14:paraId="4454F1BD" w14:textId="77777777" w:rsidR="00F15C1A" w:rsidRDefault="00F15C1A" w:rsidP="00F15C1A">
      <w:pPr>
        <w:contextualSpacing/>
        <w:rPr>
          <w:rFonts w:eastAsia="Times New Roman" w:cstheme="minorHAnsi"/>
        </w:rPr>
      </w:pPr>
      <w:r w:rsidRPr="000D5DB5">
        <w:rPr>
          <w:rFonts w:eastAsia="Times New Roman" w:cstheme="minorHAnsi"/>
        </w:rPr>
        <w:t xml:space="preserve">This can be created by obtaining the Eye of Sulfuras, a Sulfuron ingot, and the smithing plans that show the hammer’s internal construction with the Sulfuron Hammer, and passing a DC 20 </w:t>
      </w:r>
      <w:r>
        <w:rPr>
          <w:rFonts w:eastAsia="Times New Roman" w:cstheme="minorHAnsi"/>
        </w:rPr>
        <w:t xml:space="preserve">Intelligence </w:t>
      </w:r>
      <w:r w:rsidRPr="000D5DB5">
        <w:rPr>
          <w:rFonts w:eastAsia="Times New Roman" w:cstheme="minorHAnsi"/>
        </w:rPr>
        <w:t xml:space="preserve">check with smith’s tools. </w:t>
      </w:r>
    </w:p>
    <w:p w14:paraId="09CAAEDD" w14:textId="77777777" w:rsidR="00F15C1A" w:rsidRDefault="00F15C1A" w:rsidP="00F15C1A">
      <w:pPr>
        <w:contextualSpacing/>
        <w:rPr>
          <w:rFonts w:eastAsia="Times New Roman" w:cstheme="minorHAnsi"/>
        </w:rPr>
      </w:pPr>
    </w:p>
    <w:p w14:paraId="3FA30789" w14:textId="77777777" w:rsidR="00B93648" w:rsidRPr="000D5DB5" w:rsidRDefault="00B93648">
      <w:pPr>
        <w:contextualSpacing/>
        <w:rPr>
          <w:rFonts w:eastAsia="Times New Roman" w:cstheme="minorHAnsi"/>
          <w:b/>
          <w:bCs/>
        </w:rPr>
      </w:pPr>
      <w:r w:rsidRPr="000D5DB5">
        <w:rPr>
          <w:rFonts w:eastAsia="Times New Roman" w:cstheme="minorHAnsi"/>
          <w:b/>
          <w:bCs/>
        </w:rPr>
        <w:t>Sulfuron Hammer</w:t>
      </w:r>
    </w:p>
    <w:p w14:paraId="6C64F5E6" w14:textId="77777777" w:rsidR="00B93648" w:rsidRPr="000D5DB5" w:rsidRDefault="00B93648" w:rsidP="00864C72">
      <w:pPr>
        <w:contextualSpacing/>
        <w:rPr>
          <w:rFonts w:eastAsia="Times New Roman" w:cstheme="minorHAnsi"/>
          <w:b/>
          <w:bCs/>
        </w:rPr>
      </w:pPr>
      <w:r w:rsidRPr="000D5DB5">
        <w:rPr>
          <w:rFonts w:eastAsia="Times New Roman" w:cstheme="minorHAnsi"/>
          <w:i/>
          <w:iCs/>
        </w:rPr>
        <w:t xml:space="preserve">Weapon (maul), </w:t>
      </w:r>
      <w:r w:rsidR="00864C72">
        <w:rPr>
          <w:rFonts w:eastAsia="Times New Roman" w:cstheme="minorHAnsi"/>
          <w:i/>
          <w:iCs/>
        </w:rPr>
        <w:t>epic</w:t>
      </w:r>
      <w:r w:rsidRPr="000D5DB5">
        <w:rPr>
          <w:rFonts w:eastAsia="Times New Roman" w:cstheme="minorHAnsi"/>
          <w:i/>
          <w:iCs/>
        </w:rPr>
        <w:t xml:space="preserve"> (requires attunement)</w:t>
      </w:r>
    </w:p>
    <w:p w14:paraId="783A5E4E" w14:textId="77777777" w:rsidR="00B93648" w:rsidRPr="000D5DB5" w:rsidRDefault="00B93648">
      <w:pPr>
        <w:contextualSpacing/>
        <w:rPr>
          <w:rFonts w:eastAsia="Times New Roman" w:cstheme="minorHAnsi"/>
        </w:rPr>
      </w:pPr>
      <w:r w:rsidRPr="000D5DB5">
        <w:rPr>
          <w:rFonts w:eastAsia="Times New Roman" w:cstheme="minorHAnsi"/>
        </w:rPr>
        <w:t>You gain a +3 bonus to attack and damage rolls made with this magic weapon.</w:t>
      </w:r>
    </w:p>
    <w:p w14:paraId="7240C9F3" w14:textId="77777777" w:rsidR="00B93648" w:rsidRPr="000D5DB5" w:rsidRDefault="00B93648" w:rsidP="00F15C1A">
      <w:pPr>
        <w:contextualSpacing/>
        <w:rPr>
          <w:rFonts w:eastAsia="Times New Roman" w:cstheme="minorHAnsi"/>
        </w:rPr>
      </w:pPr>
      <w:r w:rsidRPr="000D5DB5">
        <w:rPr>
          <w:rFonts w:eastAsia="Times New Roman" w:cstheme="minorHAnsi"/>
        </w:rPr>
        <w:t>This weapon can be perfected into</w:t>
      </w:r>
      <w:r w:rsidRPr="000D5DB5">
        <w:t> Sulfuras, Hand of Ragnaros</w:t>
      </w:r>
      <w:r w:rsidRPr="000D5DB5">
        <w:rPr>
          <w:rFonts w:eastAsia="Times New Roman" w:cstheme="minorHAnsi"/>
        </w:rPr>
        <w:t xml:space="preserve">, a legendary weapon (see </w:t>
      </w:r>
      <w:r w:rsidR="00F15C1A">
        <w:rPr>
          <w:rFonts w:eastAsia="Times New Roman" w:cstheme="minorHAnsi"/>
        </w:rPr>
        <w:t>above</w:t>
      </w:r>
      <w:r w:rsidRPr="000D5DB5">
        <w:rPr>
          <w:rFonts w:eastAsia="Times New Roman" w:cstheme="minorHAnsi"/>
        </w:rPr>
        <w:t>).</w:t>
      </w:r>
    </w:p>
    <w:p w14:paraId="3A90539B" w14:textId="77777777" w:rsidR="00B93648" w:rsidRPr="000D5DB5" w:rsidRDefault="00B93648">
      <w:pPr>
        <w:tabs>
          <w:tab w:val="left" w:pos="5923"/>
        </w:tabs>
        <w:contextualSpacing/>
        <w:rPr>
          <w:rFonts w:eastAsia="Times New Roman" w:cstheme="minorHAnsi"/>
        </w:rPr>
      </w:pPr>
      <w:r w:rsidRPr="000D5DB5">
        <w:rPr>
          <w:rFonts w:eastAsia="Times New Roman" w:cstheme="minorHAnsi"/>
        </w:rPr>
        <w:tab/>
      </w:r>
    </w:p>
    <w:p w14:paraId="4DE4438A" w14:textId="77777777" w:rsidR="0035220A" w:rsidRPr="000F4352" w:rsidRDefault="0035220A" w:rsidP="0035220A">
      <w:pPr>
        <w:contextualSpacing/>
        <w:rPr>
          <w:rFonts w:eastAsia="Times New Roman" w:cstheme="minorHAnsi"/>
          <w:b/>
          <w:bCs/>
        </w:rPr>
      </w:pPr>
      <w:r w:rsidRPr="000F4352">
        <w:rPr>
          <w:rFonts w:eastAsia="Times New Roman" w:cstheme="minorHAnsi"/>
          <w:b/>
          <w:bCs/>
        </w:rPr>
        <w:t xml:space="preserve">Sunstrider Longbow </w:t>
      </w:r>
    </w:p>
    <w:p w14:paraId="48FFE3FE" w14:textId="77777777" w:rsidR="0035220A" w:rsidRPr="000F4352" w:rsidRDefault="0035220A" w:rsidP="0035220A">
      <w:pPr>
        <w:contextualSpacing/>
        <w:rPr>
          <w:rFonts w:eastAsia="Times New Roman" w:cstheme="minorHAnsi"/>
          <w:i/>
          <w:iCs/>
        </w:rPr>
      </w:pPr>
      <w:r w:rsidRPr="000F4352">
        <w:rPr>
          <w:rFonts w:eastAsia="Times New Roman" w:cstheme="minorHAnsi"/>
          <w:i/>
          <w:iCs/>
        </w:rPr>
        <w:t>Weapon (longbow)</w:t>
      </w:r>
      <w:r>
        <w:rPr>
          <w:rFonts w:eastAsia="Times New Roman" w:cstheme="minorHAnsi"/>
          <w:i/>
          <w:iCs/>
        </w:rPr>
        <w:t>, legendary (requires attunement)</w:t>
      </w:r>
    </w:p>
    <w:p w14:paraId="1BDA5F77" w14:textId="77777777" w:rsidR="0035220A" w:rsidRDefault="0035220A" w:rsidP="0035220A">
      <w:pPr>
        <w:contextualSpacing/>
        <w:rPr>
          <w:rFonts w:eastAsia="Times New Roman" w:cstheme="minorHAnsi"/>
        </w:rPr>
      </w:pPr>
      <w:r>
        <w:rPr>
          <w:rFonts w:eastAsia="Times New Roman" w:cstheme="minorHAnsi"/>
        </w:rPr>
        <w:t xml:space="preserve">You gain </w:t>
      </w:r>
      <w:r w:rsidRPr="00BC1231">
        <w:rPr>
          <w:rFonts w:eastAsia="Times New Roman" w:cstheme="minorHAnsi"/>
        </w:rPr>
        <w:t>+3 to attack and damage</w:t>
      </w:r>
      <w:r>
        <w:rPr>
          <w:rFonts w:eastAsia="Times New Roman" w:cstheme="minorHAnsi"/>
        </w:rPr>
        <w:t xml:space="preserve"> rolls made with this magic weapon. </w:t>
      </w:r>
    </w:p>
    <w:p w14:paraId="238D2A0E" w14:textId="3F6E7826" w:rsidR="00F15C1A" w:rsidRDefault="0035220A" w:rsidP="00F15C1A">
      <w:pPr>
        <w:contextualSpacing/>
        <w:rPr>
          <w:rFonts w:eastAsia="Times New Roman" w:cstheme="minorHAnsi"/>
        </w:rPr>
      </w:pPr>
      <w:r w:rsidRPr="004F7DCD">
        <w:rPr>
          <w:rFonts w:eastAsia="Times New Roman" w:cstheme="minorHAnsi"/>
        </w:rPr>
        <w:t xml:space="preserve">This </w:t>
      </w:r>
      <w:r>
        <w:rPr>
          <w:rFonts w:eastAsia="Times New Roman" w:cstheme="minorHAnsi"/>
        </w:rPr>
        <w:t xml:space="preserve">longbow </w:t>
      </w:r>
      <w:r w:rsidRPr="004F7DCD">
        <w:rPr>
          <w:rFonts w:eastAsia="Times New Roman" w:cstheme="minorHAnsi"/>
        </w:rPr>
        <w:t xml:space="preserve">has </w:t>
      </w:r>
      <w:r>
        <w:rPr>
          <w:rFonts w:eastAsia="Times New Roman" w:cstheme="minorHAnsi"/>
        </w:rPr>
        <w:t>6</w:t>
      </w:r>
      <w:r w:rsidRPr="004F7DCD">
        <w:rPr>
          <w:rFonts w:eastAsia="Times New Roman" w:cstheme="minorHAnsi"/>
        </w:rPr>
        <w:t xml:space="preserve"> charges. While attuned to it,</w:t>
      </w:r>
      <w:r>
        <w:rPr>
          <w:rFonts w:eastAsia="Times New Roman" w:cstheme="minorHAnsi"/>
        </w:rPr>
        <w:t xml:space="preserve"> </w:t>
      </w:r>
      <w:r w:rsidRPr="004F7DCD">
        <w:rPr>
          <w:rFonts w:eastAsia="Times New Roman" w:cstheme="minorHAnsi"/>
        </w:rPr>
        <w:t>you can expend 1 charge</w:t>
      </w:r>
      <w:r>
        <w:rPr>
          <w:rFonts w:eastAsia="Times New Roman" w:cstheme="minorHAnsi"/>
        </w:rPr>
        <w:t xml:space="preserve"> and cast any one of the following spells as a shot spell</w:t>
      </w:r>
      <w:ins w:id="2976" w:author="Admin" w:date="2021-11-06T21:54:00Z">
        <w:r w:rsidR="000B5FEE">
          <w:rPr>
            <w:rFonts w:eastAsia="Times New Roman" w:cstheme="minorHAnsi"/>
          </w:rPr>
          <w:t>:</w:t>
        </w:r>
      </w:ins>
    </w:p>
    <w:p w14:paraId="79931C0C" w14:textId="77777777" w:rsidR="0035220A" w:rsidRPr="00F15C1A" w:rsidRDefault="0035220A" w:rsidP="00BB0DA7">
      <w:pPr>
        <w:pStyle w:val="ListParagraph"/>
        <w:numPr>
          <w:ilvl w:val="0"/>
          <w:numId w:val="65"/>
        </w:numPr>
        <w:rPr>
          <w:rFonts w:eastAsia="Times New Roman" w:cstheme="minorHAnsi"/>
        </w:rPr>
      </w:pPr>
      <w:r w:rsidRPr="00BB0DA7">
        <w:rPr>
          <w:rFonts w:eastAsia="Times New Roman" w:cstheme="minorHAnsi"/>
          <w:i/>
          <w:iCs/>
        </w:rPr>
        <w:t xml:space="preserve">Black </w:t>
      </w:r>
      <w:r w:rsidR="00BB0DA7">
        <w:rPr>
          <w:rFonts w:eastAsia="Times New Roman" w:cstheme="minorHAnsi"/>
          <w:i/>
          <w:iCs/>
        </w:rPr>
        <w:t>a</w:t>
      </w:r>
      <w:r w:rsidRPr="00BB0DA7">
        <w:rPr>
          <w:rFonts w:eastAsia="Times New Roman" w:cstheme="minorHAnsi"/>
          <w:i/>
          <w:iCs/>
        </w:rPr>
        <w:t>rrow</w:t>
      </w:r>
      <w:r w:rsidRPr="00F15C1A">
        <w:rPr>
          <w:rFonts w:eastAsia="Times New Roman" w:cstheme="minorHAnsi"/>
        </w:rPr>
        <w:t xml:space="preserve"> (2 charges)</w:t>
      </w:r>
    </w:p>
    <w:p w14:paraId="1BA7E4B5" w14:textId="77777777" w:rsidR="0035220A" w:rsidRPr="000F4352" w:rsidRDefault="0035220A" w:rsidP="00BB0DA7">
      <w:pPr>
        <w:pStyle w:val="ListParagraph"/>
        <w:numPr>
          <w:ilvl w:val="0"/>
          <w:numId w:val="63"/>
        </w:numPr>
        <w:rPr>
          <w:rFonts w:eastAsia="Times New Roman" w:cstheme="minorHAnsi"/>
        </w:rPr>
      </w:pPr>
      <w:r w:rsidRPr="00BB0DA7">
        <w:rPr>
          <w:rFonts w:eastAsia="Times New Roman" w:cstheme="minorHAnsi"/>
          <w:i/>
          <w:iCs/>
        </w:rPr>
        <w:t xml:space="preserve">Searing </w:t>
      </w:r>
      <w:r w:rsidR="00BB0DA7">
        <w:rPr>
          <w:rFonts w:eastAsia="Times New Roman" w:cstheme="minorHAnsi"/>
          <w:i/>
          <w:iCs/>
        </w:rPr>
        <w:t>s</w:t>
      </w:r>
      <w:r w:rsidRPr="00BB0DA7">
        <w:rPr>
          <w:rFonts w:eastAsia="Times New Roman" w:cstheme="minorHAnsi"/>
          <w:i/>
          <w:iCs/>
        </w:rPr>
        <w:t>hot</w:t>
      </w:r>
      <w:r>
        <w:rPr>
          <w:rFonts w:eastAsia="Times New Roman" w:cstheme="minorHAnsi"/>
        </w:rPr>
        <w:t xml:space="preserve"> (1 charge)</w:t>
      </w:r>
    </w:p>
    <w:p w14:paraId="12FDC069" w14:textId="77777777" w:rsidR="0035220A" w:rsidRPr="00344F1B" w:rsidRDefault="0035220A" w:rsidP="00BB0DA7">
      <w:pPr>
        <w:pStyle w:val="ListParagraph"/>
        <w:numPr>
          <w:ilvl w:val="0"/>
          <w:numId w:val="63"/>
        </w:numPr>
        <w:rPr>
          <w:rFonts w:eastAsia="Times New Roman" w:cstheme="minorHAnsi"/>
        </w:rPr>
      </w:pPr>
      <w:r w:rsidRPr="00BB0DA7">
        <w:rPr>
          <w:rFonts w:eastAsia="Times New Roman" w:cstheme="minorHAnsi"/>
          <w:i/>
          <w:iCs/>
        </w:rPr>
        <w:t xml:space="preserve">Tranquilizing </w:t>
      </w:r>
      <w:r w:rsidR="00BB0DA7">
        <w:rPr>
          <w:rFonts w:eastAsia="Times New Roman" w:cstheme="minorHAnsi"/>
          <w:i/>
          <w:iCs/>
        </w:rPr>
        <w:t>s</w:t>
      </w:r>
      <w:r w:rsidRPr="00BB0DA7">
        <w:rPr>
          <w:rFonts w:eastAsia="Times New Roman" w:cstheme="minorHAnsi"/>
          <w:i/>
          <w:iCs/>
        </w:rPr>
        <w:t>hot</w:t>
      </w:r>
      <w:r>
        <w:rPr>
          <w:rFonts w:eastAsia="Times New Roman" w:cstheme="minorHAnsi"/>
        </w:rPr>
        <w:t xml:space="preserve"> (1 charge)</w:t>
      </w:r>
    </w:p>
    <w:p w14:paraId="2BCB28A7" w14:textId="77777777" w:rsidR="0035220A" w:rsidRDefault="0035220A" w:rsidP="00BB0DA7">
      <w:pPr>
        <w:pStyle w:val="ListParagraph"/>
        <w:numPr>
          <w:ilvl w:val="0"/>
          <w:numId w:val="63"/>
        </w:numPr>
        <w:rPr>
          <w:rFonts w:eastAsia="Times New Roman" w:cstheme="minorHAnsi"/>
        </w:rPr>
      </w:pPr>
      <w:r w:rsidRPr="00BB0DA7">
        <w:rPr>
          <w:rFonts w:eastAsia="Times New Roman" w:cstheme="minorHAnsi"/>
          <w:i/>
          <w:iCs/>
        </w:rPr>
        <w:t xml:space="preserve">Viper </w:t>
      </w:r>
      <w:r w:rsidR="00BB0DA7">
        <w:rPr>
          <w:rFonts w:eastAsia="Times New Roman" w:cstheme="minorHAnsi"/>
          <w:i/>
          <w:iCs/>
        </w:rPr>
        <w:t>s</w:t>
      </w:r>
      <w:r w:rsidRPr="00BB0DA7">
        <w:rPr>
          <w:rFonts w:eastAsia="Times New Roman" w:cstheme="minorHAnsi"/>
          <w:i/>
          <w:iCs/>
        </w:rPr>
        <w:t>hot</w:t>
      </w:r>
      <w:r>
        <w:rPr>
          <w:rFonts w:eastAsia="Times New Roman" w:cstheme="minorHAnsi"/>
        </w:rPr>
        <w:t xml:space="preserve"> (1 charge)</w:t>
      </w:r>
    </w:p>
    <w:p w14:paraId="2BE36476" w14:textId="77777777" w:rsidR="0035220A" w:rsidRDefault="0035220A" w:rsidP="0035220A">
      <w:pPr>
        <w:contextualSpacing/>
        <w:rPr>
          <w:rFonts w:eastAsia="Times New Roman" w:cstheme="minorHAnsi"/>
        </w:rPr>
      </w:pPr>
      <w:r w:rsidRPr="000D5DB5">
        <w:rPr>
          <w:rFonts w:eastAsia="Times New Roman" w:cstheme="minorHAnsi"/>
        </w:rPr>
        <w:t xml:space="preserve">The </w:t>
      </w:r>
      <w:r>
        <w:rPr>
          <w:rFonts w:eastAsia="Times New Roman" w:cstheme="minorHAnsi"/>
        </w:rPr>
        <w:t xml:space="preserve">longbow </w:t>
      </w:r>
      <w:r w:rsidRPr="000D5DB5">
        <w:rPr>
          <w:rFonts w:eastAsia="Times New Roman" w:cstheme="minorHAnsi"/>
        </w:rPr>
        <w:t xml:space="preserve">regains </w:t>
      </w:r>
      <w:r>
        <w:rPr>
          <w:rFonts w:eastAsia="Times New Roman" w:cstheme="minorHAnsi"/>
        </w:rPr>
        <w:t xml:space="preserve">1d4 </w:t>
      </w:r>
      <w:r w:rsidRPr="000D5DB5">
        <w:rPr>
          <w:rFonts w:eastAsia="Times New Roman" w:cstheme="minorHAnsi"/>
        </w:rPr>
        <w:t xml:space="preserve">expended </w:t>
      </w:r>
      <w:r>
        <w:rPr>
          <w:rFonts w:eastAsia="Times New Roman" w:cstheme="minorHAnsi"/>
        </w:rPr>
        <w:t>c</w:t>
      </w:r>
      <w:r w:rsidRPr="000D5DB5">
        <w:rPr>
          <w:rFonts w:eastAsia="Times New Roman" w:cstheme="minorHAnsi"/>
        </w:rPr>
        <w:t>harges daily at dawn.</w:t>
      </w:r>
    </w:p>
    <w:p w14:paraId="4D91DBE2" w14:textId="77777777" w:rsidR="0035220A" w:rsidRPr="00BC1231" w:rsidRDefault="0035220A" w:rsidP="0035220A">
      <w:pPr>
        <w:contextualSpacing/>
        <w:rPr>
          <w:rFonts w:eastAsia="Times New Roman" w:cstheme="minorHAnsi"/>
        </w:rPr>
      </w:pPr>
      <w:r w:rsidRPr="00BC1231">
        <w:rPr>
          <w:rFonts w:eastAsia="Times New Roman" w:cstheme="minorHAnsi"/>
        </w:rPr>
        <w:t xml:space="preserve">Dath'Remar Sunstrider, the ancestor of Kael'thas Sunstrider, owned this bow in ages past. It was passed down through the generations until finally given to Sylvanas Windrunner, Ranger-General of Quel'Thalas, </w:t>
      </w:r>
      <w:r>
        <w:rPr>
          <w:rFonts w:eastAsia="Times New Roman" w:cstheme="minorHAnsi"/>
        </w:rPr>
        <w:t>with whom</w:t>
      </w:r>
      <w:r w:rsidRPr="00BC1231">
        <w:rPr>
          <w:rFonts w:eastAsia="Times New Roman" w:cstheme="minorHAnsi"/>
        </w:rPr>
        <w:t xml:space="preserve"> it still remains.</w:t>
      </w:r>
    </w:p>
    <w:p w14:paraId="6FAD3ED9" w14:textId="77777777" w:rsidR="0035220A" w:rsidRPr="000D5DB5" w:rsidRDefault="0035220A">
      <w:pPr>
        <w:contextualSpacing/>
        <w:rPr>
          <w:rFonts w:eastAsia="Times New Roman" w:cstheme="minorHAnsi"/>
        </w:rPr>
      </w:pPr>
    </w:p>
    <w:p w14:paraId="6450EB30" w14:textId="77777777" w:rsidR="00E43E60" w:rsidRPr="000D5DB5" w:rsidRDefault="00E43E60" w:rsidP="00E43E60">
      <w:pPr>
        <w:contextualSpacing/>
        <w:rPr>
          <w:rFonts w:eastAsia="Times New Roman" w:cstheme="minorHAnsi"/>
          <w:b/>
          <w:bCs/>
        </w:rPr>
      </w:pPr>
      <w:r w:rsidRPr="000D5DB5">
        <w:rPr>
          <w:rFonts w:eastAsia="Times New Roman" w:cstheme="minorHAnsi"/>
          <w:b/>
          <w:bCs/>
        </w:rPr>
        <w:t>The Planar Edge</w:t>
      </w:r>
    </w:p>
    <w:p w14:paraId="0F5B810F" w14:textId="77777777" w:rsidR="00E43E60" w:rsidRPr="000D5DB5" w:rsidRDefault="00E43E60" w:rsidP="00864C72">
      <w:pPr>
        <w:contextualSpacing/>
        <w:rPr>
          <w:rFonts w:eastAsia="Times New Roman" w:cstheme="minorHAnsi"/>
          <w:i/>
          <w:iCs/>
        </w:rPr>
      </w:pPr>
      <w:r w:rsidRPr="000D5DB5">
        <w:rPr>
          <w:rFonts w:eastAsia="Times New Roman" w:cstheme="minorHAnsi"/>
          <w:i/>
          <w:iCs/>
        </w:rPr>
        <w:t xml:space="preserve">Weapon (battleaxe), </w:t>
      </w:r>
      <w:r w:rsidR="00864C72">
        <w:rPr>
          <w:rFonts w:eastAsia="Times New Roman" w:cstheme="minorHAnsi"/>
          <w:i/>
          <w:iCs/>
        </w:rPr>
        <w:t>epic</w:t>
      </w:r>
      <w:r w:rsidRPr="000D5DB5">
        <w:rPr>
          <w:rFonts w:eastAsia="Times New Roman" w:cstheme="minorHAnsi"/>
          <w:i/>
          <w:iCs/>
        </w:rPr>
        <w:t xml:space="preserve"> (requires attunement)</w:t>
      </w:r>
    </w:p>
    <w:p w14:paraId="4472D026" w14:textId="77777777" w:rsidR="00E43E60" w:rsidRDefault="00E43E60" w:rsidP="00E43E60">
      <w:pPr>
        <w:contextualSpacing/>
        <w:rPr>
          <w:rFonts w:eastAsia="Times New Roman" w:cstheme="minorHAnsi"/>
        </w:rPr>
      </w:pPr>
      <w:r w:rsidRPr="000D5DB5">
        <w:rPr>
          <w:rFonts w:eastAsia="Times New Roman" w:cstheme="minorHAnsi"/>
        </w:rPr>
        <w:t>You gain a +1 bonus to attack and damage rolls made with this</w:t>
      </w:r>
      <w:r w:rsidRPr="004A0F08">
        <w:rPr>
          <w:rFonts w:eastAsia="Times New Roman" w:cstheme="minorHAnsi"/>
        </w:rPr>
        <w:t xml:space="preserve"> </w:t>
      </w:r>
      <w:r>
        <w:rPr>
          <w:rFonts w:eastAsia="Times New Roman" w:cstheme="minorHAnsi"/>
        </w:rPr>
        <w:t>magic</w:t>
      </w:r>
      <w:r w:rsidRPr="000D5DB5">
        <w:rPr>
          <w:rFonts w:eastAsia="Times New Roman" w:cstheme="minorHAnsi"/>
        </w:rPr>
        <w:t xml:space="preserve"> weapon. </w:t>
      </w:r>
    </w:p>
    <w:p w14:paraId="03A82863"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While wielding it, you can use it to cast the </w:t>
      </w:r>
      <w:r w:rsidRPr="000D5DB5">
        <w:rPr>
          <w:rFonts w:eastAsia="Times New Roman" w:cstheme="minorHAnsi"/>
          <w:i/>
          <w:iCs/>
        </w:rPr>
        <w:t xml:space="preserve">gate </w:t>
      </w:r>
      <w:r w:rsidRPr="000D5DB5">
        <w:rPr>
          <w:rFonts w:eastAsia="Times New Roman" w:cstheme="minorHAnsi"/>
        </w:rPr>
        <w:t>spell as an action, and it remains open for 2d4 rounds. This property of the battleaxe can't be used again until the next dawn.</w:t>
      </w:r>
    </w:p>
    <w:p w14:paraId="652204A0" w14:textId="77777777" w:rsidR="00B93648" w:rsidRDefault="00B93648">
      <w:pPr>
        <w:contextualSpacing/>
        <w:rPr>
          <w:rFonts w:eastAsia="Times New Roman" w:cstheme="minorHAnsi"/>
        </w:rPr>
      </w:pPr>
    </w:p>
    <w:p w14:paraId="651863D6" w14:textId="77777777" w:rsidR="0035220A" w:rsidRPr="000F4352" w:rsidRDefault="0035220A" w:rsidP="0035220A">
      <w:pPr>
        <w:contextualSpacing/>
        <w:rPr>
          <w:rFonts w:eastAsia="Times New Roman" w:cstheme="minorHAnsi"/>
          <w:b/>
          <w:bCs/>
        </w:rPr>
      </w:pPr>
      <w:r w:rsidRPr="000F4352">
        <w:rPr>
          <w:rFonts w:eastAsia="Times New Roman" w:cstheme="minorHAnsi"/>
          <w:b/>
          <w:bCs/>
        </w:rPr>
        <w:t>Tiriosh, Nightmare of Ages</w:t>
      </w:r>
    </w:p>
    <w:p w14:paraId="73BAF04A" w14:textId="77777777" w:rsidR="0035220A" w:rsidRPr="000F4352" w:rsidRDefault="0035220A" w:rsidP="00864C72">
      <w:pPr>
        <w:contextualSpacing/>
        <w:rPr>
          <w:rFonts w:eastAsia="Times New Roman" w:cstheme="minorHAnsi"/>
          <w:i/>
          <w:iCs/>
        </w:rPr>
      </w:pPr>
      <w:r w:rsidRPr="000F4352">
        <w:rPr>
          <w:rFonts w:eastAsia="Times New Roman" w:cstheme="minorHAnsi"/>
          <w:i/>
          <w:iCs/>
        </w:rPr>
        <w:t>Weapon (dagger)</w:t>
      </w:r>
      <w:r>
        <w:rPr>
          <w:rFonts w:eastAsia="Times New Roman" w:cstheme="minorHAnsi"/>
          <w:i/>
          <w:iCs/>
        </w:rPr>
        <w:t xml:space="preserve">, </w:t>
      </w:r>
      <w:r w:rsidR="00864C72">
        <w:rPr>
          <w:rFonts w:eastAsia="Times New Roman" w:cstheme="minorHAnsi"/>
          <w:i/>
          <w:iCs/>
        </w:rPr>
        <w:t>epic</w:t>
      </w:r>
      <w:r>
        <w:rPr>
          <w:rFonts w:eastAsia="Times New Roman" w:cstheme="minorHAnsi"/>
          <w:i/>
          <w:iCs/>
        </w:rPr>
        <w:t xml:space="preserve"> (requires attunement)</w:t>
      </w:r>
    </w:p>
    <w:p w14:paraId="65A14822" w14:textId="77777777" w:rsidR="0035220A" w:rsidRDefault="0035220A" w:rsidP="0035465A">
      <w:pPr>
        <w:contextualSpacing/>
        <w:rPr>
          <w:rFonts w:eastAsia="Times New Roman" w:cstheme="minorHAnsi"/>
        </w:rPr>
      </w:pPr>
      <w:r>
        <w:rPr>
          <w:rFonts w:eastAsia="Times New Roman" w:cstheme="minorHAnsi"/>
        </w:rPr>
        <w:t xml:space="preserve">You gain </w:t>
      </w:r>
      <w:r w:rsidRPr="00BC1231">
        <w:rPr>
          <w:rFonts w:eastAsia="Times New Roman" w:cstheme="minorHAnsi"/>
        </w:rPr>
        <w:t>+</w:t>
      </w:r>
      <w:r w:rsidR="0035465A">
        <w:rPr>
          <w:rFonts w:eastAsia="Times New Roman" w:cstheme="minorHAnsi"/>
        </w:rPr>
        <w:t>2</w:t>
      </w:r>
      <w:r w:rsidRPr="00BC1231">
        <w:rPr>
          <w:rFonts w:eastAsia="Times New Roman" w:cstheme="minorHAnsi"/>
        </w:rPr>
        <w:t xml:space="preserve"> to attack and damage</w:t>
      </w:r>
      <w:r>
        <w:rPr>
          <w:rFonts w:eastAsia="Times New Roman" w:cstheme="minorHAnsi"/>
        </w:rPr>
        <w:t xml:space="preserve"> rolls made with this magic weapon</w:t>
      </w:r>
      <w:r w:rsidRPr="00BC1231">
        <w:rPr>
          <w:rFonts w:eastAsia="Times New Roman" w:cstheme="minorHAnsi"/>
        </w:rPr>
        <w:t xml:space="preserve">. </w:t>
      </w:r>
    </w:p>
    <w:p w14:paraId="775926ED" w14:textId="77777777" w:rsidR="0035220A" w:rsidRDefault="0035220A" w:rsidP="00E0462D">
      <w:pPr>
        <w:contextualSpacing/>
        <w:rPr>
          <w:rFonts w:eastAsia="Times New Roman" w:cstheme="minorHAnsi"/>
        </w:rPr>
      </w:pPr>
      <w:r>
        <w:rPr>
          <w:rFonts w:eastAsia="Times New Roman" w:cstheme="minorHAnsi"/>
        </w:rPr>
        <w:t>With a</w:t>
      </w:r>
      <w:r w:rsidR="00E0462D">
        <w:rPr>
          <w:rFonts w:eastAsia="Times New Roman" w:cstheme="minorHAnsi"/>
        </w:rPr>
        <w:t xml:space="preserve"> bonus</w:t>
      </w:r>
      <w:r>
        <w:rPr>
          <w:rFonts w:eastAsia="Times New Roman" w:cstheme="minorHAnsi"/>
        </w:rPr>
        <w:t xml:space="preserve"> action, </w:t>
      </w:r>
      <w:r w:rsidR="00E0462D">
        <w:rPr>
          <w:rFonts w:eastAsia="Times New Roman" w:cstheme="minorHAnsi"/>
        </w:rPr>
        <w:t xml:space="preserve">the dagger can split into </w:t>
      </w:r>
      <w:r>
        <w:rPr>
          <w:rFonts w:eastAsia="Times New Roman" w:cstheme="minorHAnsi"/>
        </w:rPr>
        <w:t xml:space="preserve">two identical </w:t>
      </w:r>
      <w:r w:rsidR="00E0462D">
        <w:rPr>
          <w:rFonts w:eastAsia="Times New Roman" w:cstheme="minorHAnsi"/>
        </w:rPr>
        <w:t>ones with the same statistics, so long as they are held by you</w:t>
      </w:r>
      <w:r>
        <w:rPr>
          <w:rFonts w:eastAsia="Times New Roman" w:cstheme="minorHAnsi"/>
        </w:rPr>
        <w:t xml:space="preserve">. </w:t>
      </w:r>
    </w:p>
    <w:p w14:paraId="3237457D" w14:textId="77777777" w:rsidR="0035220A" w:rsidRDefault="0035220A">
      <w:pPr>
        <w:contextualSpacing/>
        <w:rPr>
          <w:rFonts w:eastAsia="Times New Roman" w:cstheme="minorHAnsi"/>
        </w:rPr>
      </w:pPr>
      <w:r>
        <w:rPr>
          <w:rFonts w:eastAsia="Times New Roman" w:cstheme="minorHAnsi"/>
        </w:rPr>
        <w:lastRenderedPageBreak/>
        <w:t xml:space="preserve">Once attuned to this dagger, you </w:t>
      </w:r>
      <w:r w:rsidRPr="003F0769">
        <w:rPr>
          <w:rFonts w:eastAsia="Times New Roman" w:cstheme="minorHAnsi"/>
        </w:rPr>
        <w:t>gain</w:t>
      </w:r>
      <w:r>
        <w:rPr>
          <w:rFonts w:eastAsia="Times New Roman" w:cstheme="minorHAnsi"/>
        </w:rPr>
        <w:t xml:space="preserve"> </w:t>
      </w:r>
      <w:r w:rsidRPr="003F0769">
        <w:rPr>
          <w:rFonts w:eastAsia="Times New Roman" w:cstheme="minorHAnsi"/>
        </w:rPr>
        <w:t>the ability to climb faster than normal; climbing no</w:t>
      </w:r>
      <w:r>
        <w:rPr>
          <w:rFonts w:eastAsia="Times New Roman" w:cstheme="minorHAnsi"/>
        </w:rPr>
        <w:t xml:space="preserve"> </w:t>
      </w:r>
      <w:r w:rsidRPr="003F0769">
        <w:rPr>
          <w:rFonts w:eastAsia="Times New Roman" w:cstheme="minorHAnsi"/>
        </w:rPr>
        <w:t>longer costs you extra movement.</w:t>
      </w:r>
      <w:r>
        <w:rPr>
          <w:rFonts w:eastAsia="Times New Roman" w:cstheme="minorHAnsi"/>
        </w:rPr>
        <w:t xml:space="preserve"> </w:t>
      </w:r>
      <w:r w:rsidRPr="003F0769">
        <w:rPr>
          <w:rFonts w:eastAsia="Times New Roman" w:cstheme="minorHAnsi"/>
        </w:rPr>
        <w:t>In addition, when you make a running jump, the</w:t>
      </w:r>
      <w:r>
        <w:rPr>
          <w:rFonts w:eastAsia="Times New Roman" w:cstheme="minorHAnsi"/>
        </w:rPr>
        <w:t xml:space="preserve"> </w:t>
      </w:r>
      <w:r w:rsidRPr="003F0769">
        <w:rPr>
          <w:rFonts w:eastAsia="Times New Roman" w:cstheme="minorHAnsi"/>
        </w:rPr>
        <w:t>distance yo</w:t>
      </w:r>
      <w:r>
        <w:rPr>
          <w:rFonts w:eastAsia="Times New Roman" w:cstheme="minorHAnsi"/>
        </w:rPr>
        <w:t>u cover increases by a number o</w:t>
      </w:r>
      <w:r w:rsidRPr="003F0769">
        <w:rPr>
          <w:rFonts w:eastAsia="Times New Roman" w:cstheme="minorHAnsi"/>
        </w:rPr>
        <w:t>f feet equal</w:t>
      </w:r>
      <w:r>
        <w:rPr>
          <w:rFonts w:eastAsia="Times New Roman" w:cstheme="minorHAnsi"/>
        </w:rPr>
        <w:t xml:space="preserve"> </w:t>
      </w:r>
      <w:r w:rsidRPr="003F0769">
        <w:rPr>
          <w:rFonts w:eastAsia="Times New Roman" w:cstheme="minorHAnsi"/>
        </w:rPr>
        <w:t xml:space="preserve">to your </w:t>
      </w:r>
      <w:r w:rsidR="007E5284">
        <w:rPr>
          <w:rFonts w:eastAsia="Times New Roman" w:cstheme="minorHAnsi"/>
        </w:rPr>
        <w:t xml:space="preserve">Agility </w:t>
      </w:r>
      <w:r w:rsidRPr="003F0769">
        <w:rPr>
          <w:rFonts w:eastAsia="Times New Roman" w:cstheme="minorHAnsi"/>
        </w:rPr>
        <w:t>modifier.</w:t>
      </w:r>
      <w:r>
        <w:rPr>
          <w:rFonts w:eastAsia="Times New Roman" w:cstheme="minorHAnsi"/>
        </w:rPr>
        <w:t xml:space="preserve"> You also reduce any fall damage you take by 25</w:t>
      </w:r>
      <w:r w:rsidR="0035465A">
        <w:rPr>
          <w:rFonts w:eastAsia="Times New Roman" w:cstheme="minorHAnsi"/>
        </w:rPr>
        <w:t xml:space="preserve"> points of damage (minimum 0)</w:t>
      </w:r>
      <w:r>
        <w:rPr>
          <w:rFonts w:eastAsia="Times New Roman" w:cstheme="minorHAnsi"/>
        </w:rPr>
        <w:t xml:space="preserve">. </w:t>
      </w:r>
    </w:p>
    <w:p w14:paraId="0D719BC3" w14:textId="77777777" w:rsidR="0035220A" w:rsidRDefault="0035220A" w:rsidP="00E0462D">
      <w:pPr>
        <w:contextualSpacing/>
        <w:rPr>
          <w:rFonts w:eastAsia="Times New Roman" w:cstheme="minorHAnsi"/>
        </w:rPr>
      </w:pPr>
      <w:r>
        <w:rPr>
          <w:rFonts w:eastAsia="Times New Roman" w:cstheme="minorHAnsi"/>
        </w:rPr>
        <w:t>This dagger looks like a monstrous fang. When twisted in a specific way, it breaks into two identical thinner blades.</w:t>
      </w:r>
      <w:r w:rsidR="00E0462D">
        <w:rPr>
          <w:rFonts w:eastAsia="Times New Roman" w:cstheme="minorHAnsi"/>
        </w:rPr>
        <w:t xml:space="preserve"> If one dagger is more than 30 feet away from another, the one furthest to you disappears, and re-appears bonded to the first dagger.</w:t>
      </w:r>
    </w:p>
    <w:p w14:paraId="5A714907" w14:textId="77777777" w:rsidR="0035220A" w:rsidRDefault="0035220A" w:rsidP="0035220A">
      <w:pPr>
        <w:contextualSpacing/>
        <w:rPr>
          <w:rFonts w:eastAsia="Times New Roman" w:cstheme="minorHAnsi"/>
        </w:rPr>
      </w:pPr>
    </w:p>
    <w:p w14:paraId="470B6C6E" w14:textId="77777777" w:rsidR="0035220A" w:rsidRPr="00BC1231" w:rsidRDefault="0035220A" w:rsidP="0035220A">
      <w:pPr>
        <w:contextualSpacing/>
        <w:rPr>
          <w:rFonts w:eastAsia="Times New Roman" w:cstheme="minorHAnsi"/>
        </w:rPr>
      </w:pPr>
      <w:r w:rsidRPr="000F4352">
        <w:rPr>
          <w:rFonts w:eastAsia="Times New Roman" w:cstheme="minorHAnsi"/>
          <w:b/>
          <w:bCs/>
        </w:rPr>
        <w:t>Trol'kalar</w:t>
      </w:r>
      <w:r w:rsidRPr="00BC1231">
        <w:rPr>
          <w:rFonts w:eastAsia="Times New Roman" w:cstheme="minorHAnsi"/>
        </w:rPr>
        <w:t xml:space="preserve"> </w:t>
      </w:r>
    </w:p>
    <w:p w14:paraId="1C4B9E77" w14:textId="77777777" w:rsidR="0035220A" w:rsidRPr="000F4352" w:rsidRDefault="0035220A" w:rsidP="0035220A">
      <w:pPr>
        <w:contextualSpacing/>
        <w:rPr>
          <w:rFonts w:eastAsia="Times New Roman" w:cstheme="minorHAnsi"/>
          <w:i/>
          <w:iCs/>
        </w:rPr>
      </w:pPr>
      <w:r w:rsidRPr="000F4352">
        <w:rPr>
          <w:rFonts w:eastAsia="Times New Roman" w:cstheme="minorHAnsi"/>
          <w:i/>
          <w:iCs/>
        </w:rPr>
        <w:t>Weapon (longsword), rare</w:t>
      </w:r>
      <w:r>
        <w:rPr>
          <w:rFonts w:eastAsia="Times New Roman" w:cstheme="minorHAnsi"/>
          <w:i/>
          <w:iCs/>
        </w:rPr>
        <w:t xml:space="preserve"> (requires attunement)</w:t>
      </w:r>
    </w:p>
    <w:p w14:paraId="1C0B014A" w14:textId="77777777" w:rsidR="0035220A" w:rsidRDefault="0035220A" w:rsidP="0035220A">
      <w:pPr>
        <w:contextualSpacing/>
        <w:rPr>
          <w:rFonts w:eastAsia="Times New Roman" w:cstheme="minorHAnsi"/>
        </w:rPr>
      </w:pPr>
      <w:r>
        <w:rPr>
          <w:rFonts w:eastAsia="Times New Roman" w:cstheme="minorHAnsi"/>
        </w:rPr>
        <w:t xml:space="preserve">You gain </w:t>
      </w:r>
      <w:r w:rsidRPr="00BC1231">
        <w:rPr>
          <w:rFonts w:eastAsia="Times New Roman" w:cstheme="minorHAnsi"/>
        </w:rPr>
        <w:t xml:space="preserve">+1 attack and damage </w:t>
      </w:r>
      <w:r>
        <w:rPr>
          <w:rFonts w:eastAsia="Times New Roman" w:cstheme="minorHAnsi"/>
        </w:rPr>
        <w:t xml:space="preserve">rolls made with this </w:t>
      </w:r>
      <w:r w:rsidRPr="00BC1231">
        <w:rPr>
          <w:rFonts w:eastAsia="Times New Roman" w:cstheme="minorHAnsi"/>
        </w:rPr>
        <w:t xml:space="preserve">magic weapon. </w:t>
      </w:r>
    </w:p>
    <w:p w14:paraId="6D3D475A" w14:textId="77777777" w:rsidR="0035220A" w:rsidRDefault="0035220A" w:rsidP="00E0462D">
      <w:pPr>
        <w:contextualSpacing/>
        <w:rPr>
          <w:rFonts w:eastAsia="Times New Roman" w:cstheme="minorHAnsi"/>
        </w:rPr>
      </w:pPr>
      <w:r>
        <w:rPr>
          <w:rFonts w:eastAsia="Times New Roman" w:cstheme="minorHAnsi"/>
        </w:rPr>
        <w:t xml:space="preserve">Once </w:t>
      </w:r>
      <w:r w:rsidRPr="00BC1231">
        <w:rPr>
          <w:rFonts w:eastAsia="Times New Roman" w:cstheme="minorHAnsi"/>
        </w:rPr>
        <w:t xml:space="preserve">attuned to this </w:t>
      </w:r>
      <w:r>
        <w:rPr>
          <w:rFonts w:eastAsia="Times New Roman" w:cstheme="minorHAnsi"/>
        </w:rPr>
        <w:t xml:space="preserve">longsword, </w:t>
      </w:r>
      <w:r w:rsidR="00E0462D">
        <w:rPr>
          <w:rFonts w:eastAsia="Times New Roman" w:cstheme="minorHAnsi"/>
        </w:rPr>
        <w:t xml:space="preserve">it may be used to apply </w:t>
      </w:r>
      <w:r>
        <w:rPr>
          <w:rFonts w:eastAsia="Times New Roman" w:cstheme="minorHAnsi"/>
        </w:rPr>
        <w:t xml:space="preserve">the Mortal Strike warrior ability. </w:t>
      </w:r>
      <w:r w:rsidR="00E0462D">
        <w:rPr>
          <w:rFonts w:eastAsia="Times New Roman" w:cstheme="minorHAnsi"/>
        </w:rPr>
        <w:t xml:space="preserve">If you already have this ability, the longsword deals one additional dice of damage against any creature that has regeneration or the rapid regeneration feature (such as trolls). </w:t>
      </w:r>
    </w:p>
    <w:p w14:paraId="62E72EDF" w14:textId="77777777" w:rsidR="00E0462D" w:rsidRDefault="0035220A" w:rsidP="0035220A">
      <w:pPr>
        <w:contextualSpacing/>
        <w:rPr>
          <w:rFonts w:eastAsia="Times New Roman" w:cstheme="minorHAnsi"/>
        </w:rPr>
      </w:pPr>
      <w:r w:rsidRPr="00BC1231">
        <w:rPr>
          <w:rFonts w:eastAsia="Times New Roman" w:cstheme="minorHAnsi"/>
        </w:rPr>
        <w:t xml:space="preserve">The dread sword known as the Trol'kalar (troll slayer, in the ancient tongue), was first known to be wielded by Strom's most capable warlord, Lord Ignaeus Trollbane, during the Troll Wars. </w:t>
      </w:r>
    </w:p>
    <w:p w14:paraId="59FDFF7F" w14:textId="77777777" w:rsidR="0035220A" w:rsidRPr="00BC1231" w:rsidRDefault="0035220A" w:rsidP="0035220A">
      <w:pPr>
        <w:contextualSpacing/>
        <w:rPr>
          <w:rFonts w:eastAsia="Times New Roman" w:cstheme="minorHAnsi"/>
        </w:rPr>
      </w:pPr>
      <w:r w:rsidRPr="00BC1231">
        <w:rPr>
          <w:rFonts w:eastAsia="Times New Roman" w:cstheme="minorHAnsi"/>
        </w:rPr>
        <w:t>After the war and with the departure of Thoradin's ruling descendants the Trollbane family ascended to the throne. The Trol'kalar image changed by also becoming a true emblem of power in that region, being rightly wielded only by the direct descendants of Lord Ignaeus as a symbol of rulership over the glorious Kingdom of Stromgarde.</w:t>
      </w:r>
    </w:p>
    <w:p w14:paraId="003F86DA" w14:textId="77777777" w:rsidR="0035220A" w:rsidRPr="000D5DB5" w:rsidRDefault="0035220A" w:rsidP="0035220A">
      <w:pPr>
        <w:contextualSpacing/>
        <w:rPr>
          <w:rFonts w:eastAsia="Times New Roman" w:cstheme="minorHAnsi"/>
        </w:rPr>
      </w:pPr>
    </w:p>
    <w:p w14:paraId="20251943" w14:textId="77777777" w:rsidR="00B93648" w:rsidRPr="000D5DB5" w:rsidRDefault="00B93648">
      <w:pPr>
        <w:contextualSpacing/>
        <w:rPr>
          <w:rFonts w:eastAsia="Times New Roman" w:cstheme="minorHAnsi"/>
          <w:b/>
          <w:bCs/>
        </w:rPr>
      </w:pPr>
      <w:r w:rsidRPr="000D5DB5">
        <w:rPr>
          <w:rFonts w:eastAsia="Times New Roman" w:cstheme="minorHAnsi"/>
          <w:b/>
          <w:bCs/>
        </w:rPr>
        <w:t xml:space="preserve">Truesilver Champion </w:t>
      </w:r>
    </w:p>
    <w:p w14:paraId="4A46DE6E" w14:textId="77777777" w:rsidR="00B93648" w:rsidRPr="000D5DB5" w:rsidRDefault="00B93648">
      <w:pPr>
        <w:contextualSpacing/>
        <w:rPr>
          <w:rFonts w:eastAsia="Times New Roman" w:cstheme="minorHAnsi"/>
          <w:b/>
          <w:bCs/>
        </w:rPr>
      </w:pPr>
      <w:r w:rsidRPr="000D5DB5">
        <w:rPr>
          <w:rFonts w:eastAsia="Times New Roman" w:cstheme="minorHAnsi"/>
          <w:i/>
          <w:iCs/>
        </w:rPr>
        <w:t>Weapon (greatsword), rare (requires attunement)</w:t>
      </w:r>
    </w:p>
    <w:p w14:paraId="1BD007F1" w14:textId="77777777" w:rsidR="00B93648" w:rsidRDefault="00B93648">
      <w:pPr>
        <w:contextualSpacing/>
        <w:rPr>
          <w:rFonts w:eastAsia="Times New Roman" w:cstheme="minorHAnsi"/>
        </w:rPr>
      </w:pPr>
      <w:r w:rsidRPr="000D5DB5">
        <w:rPr>
          <w:rFonts w:eastAsia="Times New Roman" w:cstheme="minorHAnsi"/>
        </w:rPr>
        <w:t xml:space="preserve">You gain a +2 bonus to attack and damage rolls with this magic weapon. While holding this weapon, you may utter the inscription upon the blade, granting you 15 temporary hit points. Once this feature is used, it cannot be used again until the next dawn. </w:t>
      </w:r>
    </w:p>
    <w:p w14:paraId="16CD6432" w14:textId="77777777" w:rsidR="00274202" w:rsidRPr="000D5DB5" w:rsidRDefault="00274202">
      <w:pPr>
        <w:contextualSpacing/>
        <w:rPr>
          <w:rFonts w:eastAsia="Times New Roman" w:cstheme="minorHAnsi"/>
        </w:rPr>
      </w:pPr>
      <w:r>
        <w:rPr>
          <w:rFonts w:eastAsia="Times New Roman" w:cstheme="minorHAnsi"/>
        </w:rPr>
        <w:t>Truesilver acts as if a silvered weapon.</w:t>
      </w:r>
    </w:p>
    <w:p w14:paraId="60899C1E" w14:textId="77777777" w:rsidR="0035220A" w:rsidRPr="00BC1231" w:rsidRDefault="0035220A" w:rsidP="0035220A">
      <w:pPr>
        <w:contextualSpacing/>
        <w:rPr>
          <w:rFonts w:eastAsia="Times New Roman" w:cstheme="minorHAnsi"/>
        </w:rPr>
      </w:pPr>
    </w:p>
    <w:p w14:paraId="1A370F74" w14:textId="77777777" w:rsidR="0035220A" w:rsidRPr="00F00B80" w:rsidRDefault="0035220A" w:rsidP="0035220A">
      <w:pPr>
        <w:contextualSpacing/>
        <w:rPr>
          <w:rFonts w:eastAsia="Times New Roman" w:cstheme="minorHAnsi"/>
          <w:b/>
          <w:bCs/>
        </w:rPr>
      </w:pPr>
      <w:r w:rsidRPr="00F00B80">
        <w:rPr>
          <w:rFonts w:eastAsia="Times New Roman" w:cstheme="minorHAnsi"/>
          <w:b/>
          <w:bCs/>
        </w:rPr>
        <w:t>Twin Blades of Azzinoth</w:t>
      </w:r>
    </w:p>
    <w:p w14:paraId="4D58A5D7" w14:textId="77777777" w:rsidR="0035220A" w:rsidRPr="00F00B80" w:rsidRDefault="0035220A" w:rsidP="0035220A">
      <w:pPr>
        <w:contextualSpacing/>
        <w:rPr>
          <w:rFonts w:eastAsia="Times New Roman" w:cstheme="minorHAnsi"/>
          <w:i/>
          <w:iCs/>
        </w:rPr>
      </w:pPr>
      <w:r w:rsidRPr="00F00B80">
        <w:rPr>
          <w:rFonts w:eastAsia="Times New Roman" w:cstheme="minorHAnsi"/>
          <w:i/>
          <w:iCs/>
        </w:rPr>
        <w:t>Weapon (warglaive), rarity varies (greater attunement)</w:t>
      </w:r>
    </w:p>
    <w:p w14:paraId="5CDEF4A2" w14:textId="77777777" w:rsidR="0035220A" w:rsidRDefault="0035220A" w:rsidP="0035220A">
      <w:pPr>
        <w:contextualSpacing/>
        <w:rPr>
          <w:rFonts w:eastAsia="Times New Roman" w:cstheme="minorHAnsi"/>
        </w:rPr>
      </w:pPr>
      <w:r>
        <w:rPr>
          <w:rFonts w:eastAsia="Times New Roman" w:cstheme="minorHAnsi"/>
        </w:rPr>
        <w:t xml:space="preserve">Beyond the bonuses of the weapon upon attunement (see Greater Attunement), whenever you cast the </w:t>
      </w:r>
      <w:r w:rsidR="00C506A7" w:rsidRPr="00C506A7">
        <w:rPr>
          <w:rFonts w:eastAsia="Times New Roman" w:cstheme="minorHAnsi"/>
          <w:i/>
          <w:iCs/>
        </w:rPr>
        <w:t>m</w:t>
      </w:r>
      <w:r w:rsidRPr="00C506A7">
        <w:rPr>
          <w:rFonts w:eastAsia="Times New Roman" w:cstheme="minorHAnsi"/>
          <w:i/>
          <w:iCs/>
        </w:rPr>
        <w:t xml:space="preserve">age </w:t>
      </w:r>
      <w:r w:rsidR="00C506A7" w:rsidRPr="00C506A7">
        <w:rPr>
          <w:rFonts w:eastAsia="Times New Roman" w:cstheme="minorHAnsi"/>
          <w:i/>
          <w:iCs/>
        </w:rPr>
        <w:t>a</w:t>
      </w:r>
      <w:r w:rsidRPr="00C506A7">
        <w:rPr>
          <w:rFonts w:eastAsia="Times New Roman" w:cstheme="minorHAnsi"/>
          <w:i/>
          <w:iCs/>
        </w:rPr>
        <w:t>rmor</w:t>
      </w:r>
      <w:r>
        <w:rPr>
          <w:rFonts w:eastAsia="Times New Roman" w:cstheme="minorHAnsi"/>
        </w:rPr>
        <w:t xml:space="preserve"> spell, you gain 1 additional point of AC. </w:t>
      </w:r>
    </w:p>
    <w:p w14:paraId="705BC849" w14:textId="77777777" w:rsidR="00FE4CA5" w:rsidRDefault="00FE4CA5" w:rsidP="00FE4CA5">
      <w:pPr>
        <w:contextualSpacing/>
        <w:rPr>
          <w:rFonts w:eastAsia="Times New Roman" w:cstheme="minorHAnsi"/>
        </w:rPr>
      </w:pPr>
      <w:r>
        <w:rPr>
          <w:rFonts w:eastAsia="Times New Roman" w:cstheme="minorHAnsi"/>
        </w:rPr>
        <w:t>Furthermore, u</w:t>
      </w:r>
      <w:r w:rsidRPr="000D5DB5">
        <w:rPr>
          <w:rFonts w:eastAsia="Times New Roman" w:cstheme="minorHAnsi"/>
        </w:rPr>
        <w:t>pon a successful attack against a creature, you may declare tha</w:t>
      </w:r>
      <w:r>
        <w:rPr>
          <w:rFonts w:eastAsia="Times New Roman" w:cstheme="minorHAnsi"/>
        </w:rPr>
        <w:t>t the weapons’ mana burn ability</w:t>
      </w:r>
      <w:r w:rsidRPr="000D5DB5">
        <w:rPr>
          <w:rFonts w:eastAsia="Times New Roman" w:cstheme="minorHAnsi"/>
        </w:rPr>
        <w:t xml:space="preserve"> activates as a bonus action as a strike</w:t>
      </w:r>
      <w:r w:rsidR="00C506A7">
        <w:rPr>
          <w:rFonts w:eastAsia="Times New Roman" w:cstheme="minorHAnsi"/>
        </w:rPr>
        <w:t xml:space="preserve"> </w:t>
      </w:r>
      <w:r w:rsidRPr="000D5DB5">
        <w:rPr>
          <w:rFonts w:eastAsia="Times New Roman" w:cstheme="minorHAnsi"/>
        </w:rPr>
        <w:t xml:space="preserve">effect. Once used, this property cannot be used again until the next dawn. </w:t>
      </w:r>
      <w:r>
        <w:rPr>
          <w:rFonts w:eastAsia="Times New Roman" w:cstheme="minorHAnsi"/>
        </w:rPr>
        <w:t xml:space="preserve">The spell level of the </w:t>
      </w:r>
      <w:r w:rsidRPr="00C506A7">
        <w:rPr>
          <w:rFonts w:eastAsia="Times New Roman" w:cstheme="minorHAnsi"/>
          <w:i/>
          <w:iCs/>
        </w:rPr>
        <w:t>mana burn</w:t>
      </w:r>
      <w:r>
        <w:rPr>
          <w:rFonts w:eastAsia="Times New Roman" w:cstheme="minorHAnsi"/>
        </w:rPr>
        <w:t xml:space="preserve"> spell depends on the current rarity of the weapon.</w:t>
      </w:r>
    </w:p>
    <w:p w14:paraId="0C1F85C5" w14:textId="77777777" w:rsidR="00FE4CA5" w:rsidRDefault="00FE4CA5" w:rsidP="00FE4CA5">
      <w:pPr>
        <w:contextualSpacing/>
        <w:rPr>
          <w:rFonts w:eastAsia="Times New Roman" w:cstheme="minorHAnsi"/>
        </w:rPr>
      </w:pPr>
    </w:p>
    <w:p w14:paraId="305B83C0" w14:textId="77777777" w:rsidR="00FE4CA5" w:rsidRPr="000B5FEE" w:rsidRDefault="00FE4CA5" w:rsidP="00FE4CA5">
      <w:pPr>
        <w:contextualSpacing/>
        <w:rPr>
          <w:rFonts w:eastAsia="Times New Roman" w:cstheme="minorHAnsi"/>
          <w:i/>
          <w:iCs/>
          <w:rPrChange w:id="2977" w:author="Admin" w:date="2021-11-06T21:55:00Z">
            <w:rPr>
              <w:rFonts w:eastAsia="Times New Roman" w:cstheme="minorHAnsi"/>
              <w:b/>
              <w:bCs/>
            </w:rPr>
          </w:rPrChange>
        </w:rPr>
      </w:pPr>
      <w:r w:rsidRPr="000B5FEE">
        <w:rPr>
          <w:rFonts w:eastAsia="Times New Roman" w:cstheme="minorHAnsi"/>
          <w:i/>
          <w:iCs/>
          <w:rPrChange w:id="2978" w:author="Admin" w:date="2021-11-06T21:55:00Z">
            <w:rPr>
              <w:rFonts w:eastAsia="Times New Roman" w:cstheme="minorHAnsi"/>
              <w:b/>
              <w:bCs/>
            </w:rPr>
          </w:rPrChange>
        </w:rPr>
        <w:t>Rarity</w:t>
      </w:r>
      <w:r w:rsidRPr="000B5FEE">
        <w:rPr>
          <w:rFonts w:eastAsia="Times New Roman" w:cstheme="minorHAnsi"/>
          <w:i/>
          <w:iCs/>
          <w:rPrChange w:id="2979" w:author="Admin" w:date="2021-11-06T21:55:00Z">
            <w:rPr>
              <w:rFonts w:eastAsia="Times New Roman" w:cstheme="minorHAnsi"/>
              <w:b/>
              <w:bCs/>
            </w:rPr>
          </w:rPrChange>
        </w:rPr>
        <w:tab/>
      </w:r>
      <w:r w:rsidRPr="000B5FEE">
        <w:rPr>
          <w:rFonts w:eastAsia="Times New Roman" w:cstheme="minorHAnsi"/>
          <w:i/>
          <w:iCs/>
          <w:rPrChange w:id="2980" w:author="Admin" w:date="2021-11-06T21:55:00Z">
            <w:rPr>
              <w:rFonts w:eastAsia="Times New Roman" w:cstheme="minorHAnsi"/>
              <w:b/>
              <w:bCs/>
            </w:rPr>
          </w:rPrChange>
        </w:rPr>
        <w:tab/>
        <w:t>Spell Level</w:t>
      </w:r>
      <w:r w:rsidR="00F73CB6" w:rsidRPr="000B5FEE">
        <w:rPr>
          <w:rFonts w:eastAsia="Times New Roman" w:cstheme="minorHAnsi"/>
          <w:i/>
          <w:iCs/>
          <w:rPrChange w:id="2981" w:author="Admin" w:date="2021-11-06T21:55:00Z">
            <w:rPr>
              <w:rFonts w:eastAsia="Times New Roman" w:cstheme="minorHAnsi"/>
              <w:b/>
              <w:bCs/>
            </w:rPr>
          </w:rPrChange>
        </w:rPr>
        <w:t xml:space="preserve"> (Mana Burned)</w:t>
      </w:r>
    </w:p>
    <w:p w14:paraId="41DA2488" w14:textId="77777777" w:rsidR="00FE4CA5" w:rsidRDefault="00FE4CA5" w:rsidP="00F73CB6">
      <w:pPr>
        <w:contextualSpacing/>
        <w:rPr>
          <w:rFonts w:eastAsia="Times New Roman" w:cstheme="minorHAnsi"/>
        </w:rPr>
      </w:pPr>
      <w:r>
        <w:rPr>
          <w:rFonts w:eastAsia="Times New Roman" w:cstheme="minorHAnsi"/>
        </w:rPr>
        <w:t>Uncommon</w:t>
      </w:r>
      <w:r>
        <w:rPr>
          <w:rFonts w:eastAsia="Times New Roman" w:cstheme="minorHAnsi"/>
        </w:rPr>
        <w:tab/>
        <w:t>2 (1d4 + 1)</w:t>
      </w:r>
    </w:p>
    <w:p w14:paraId="68B84FB1" w14:textId="77777777" w:rsidR="00FE4CA5" w:rsidRDefault="00FE4CA5" w:rsidP="00B31731">
      <w:pPr>
        <w:contextualSpacing/>
        <w:rPr>
          <w:rFonts w:eastAsia="Times New Roman" w:cstheme="minorHAnsi"/>
        </w:rPr>
      </w:pPr>
      <w:r>
        <w:rPr>
          <w:rFonts w:eastAsia="Times New Roman" w:cstheme="minorHAnsi"/>
        </w:rPr>
        <w:t>Rare</w:t>
      </w:r>
      <w:r>
        <w:rPr>
          <w:rFonts w:eastAsia="Times New Roman" w:cstheme="minorHAnsi"/>
        </w:rPr>
        <w:tab/>
      </w:r>
      <w:r>
        <w:rPr>
          <w:rFonts w:eastAsia="Times New Roman" w:cstheme="minorHAnsi"/>
        </w:rPr>
        <w:tab/>
      </w:r>
      <w:r w:rsidR="00B31731">
        <w:rPr>
          <w:rFonts w:eastAsia="Times New Roman" w:cstheme="minorHAnsi"/>
        </w:rPr>
        <w:t>6</w:t>
      </w:r>
      <w:r>
        <w:rPr>
          <w:rFonts w:eastAsia="Times New Roman" w:cstheme="minorHAnsi"/>
        </w:rPr>
        <w:t xml:space="preserve"> (2d4 + 1)</w:t>
      </w:r>
    </w:p>
    <w:p w14:paraId="01D634C9" w14:textId="77777777" w:rsidR="00FE4CA5" w:rsidRDefault="00864C72" w:rsidP="00B31731">
      <w:pPr>
        <w:contextualSpacing/>
        <w:rPr>
          <w:rFonts w:eastAsia="Times New Roman" w:cstheme="minorHAnsi"/>
        </w:rPr>
      </w:pPr>
      <w:r>
        <w:rPr>
          <w:rFonts w:eastAsia="Times New Roman" w:cstheme="minorHAnsi"/>
        </w:rPr>
        <w:t>Epic</w:t>
      </w:r>
      <w:r>
        <w:rPr>
          <w:rFonts w:eastAsia="Times New Roman" w:cstheme="minorHAnsi"/>
        </w:rPr>
        <w:tab/>
      </w:r>
      <w:r w:rsidR="00FE4CA5">
        <w:rPr>
          <w:rFonts w:eastAsia="Times New Roman" w:cstheme="minorHAnsi"/>
        </w:rPr>
        <w:tab/>
      </w:r>
      <w:r w:rsidR="00B31731">
        <w:rPr>
          <w:rFonts w:eastAsia="Times New Roman" w:cstheme="minorHAnsi"/>
        </w:rPr>
        <w:t>8</w:t>
      </w:r>
      <w:r w:rsidR="00FE4CA5">
        <w:rPr>
          <w:rFonts w:eastAsia="Times New Roman" w:cstheme="minorHAnsi"/>
        </w:rPr>
        <w:t xml:space="preserve"> (3d4 + 1)</w:t>
      </w:r>
    </w:p>
    <w:p w14:paraId="11B3C3B0" w14:textId="77777777" w:rsidR="00FE4CA5" w:rsidRPr="00FE4CA5" w:rsidRDefault="00FE4CA5" w:rsidP="00B31731">
      <w:pPr>
        <w:contextualSpacing/>
        <w:rPr>
          <w:rFonts w:eastAsia="Times New Roman" w:cstheme="minorHAnsi"/>
        </w:rPr>
      </w:pPr>
      <w:r>
        <w:rPr>
          <w:rFonts w:eastAsia="Times New Roman" w:cstheme="minorHAnsi"/>
        </w:rPr>
        <w:t>Legendary</w:t>
      </w:r>
      <w:r>
        <w:rPr>
          <w:rFonts w:eastAsia="Times New Roman" w:cstheme="minorHAnsi"/>
        </w:rPr>
        <w:tab/>
      </w:r>
      <w:r w:rsidR="00B31731">
        <w:rPr>
          <w:rFonts w:eastAsia="Times New Roman" w:cstheme="minorHAnsi"/>
        </w:rPr>
        <w:t>11</w:t>
      </w:r>
      <w:r>
        <w:rPr>
          <w:rFonts w:eastAsia="Times New Roman" w:cstheme="minorHAnsi"/>
        </w:rPr>
        <w:t xml:space="preserve"> (4d4 + 1)</w:t>
      </w:r>
    </w:p>
    <w:p w14:paraId="3866E10D" w14:textId="77777777" w:rsidR="00FE4CA5" w:rsidRDefault="00FE4CA5" w:rsidP="0035220A">
      <w:pPr>
        <w:contextualSpacing/>
        <w:rPr>
          <w:rFonts w:eastAsia="Times New Roman" w:cstheme="minorHAnsi"/>
        </w:rPr>
      </w:pPr>
    </w:p>
    <w:p w14:paraId="5DD47D59" w14:textId="77777777" w:rsidR="0035220A" w:rsidRPr="00BC1231" w:rsidRDefault="0035220A" w:rsidP="0035220A">
      <w:pPr>
        <w:contextualSpacing/>
        <w:rPr>
          <w:rFonts w:eastAsia="Times New Roman" w:cstheme="minorHAnsi"/>
        </w:rPr>
      </w:pPr>
      <w:r w:rsidRPr="00BC1231">
        <w:rPr>
          <w:rFonts w:eastAsia="Times New Roman" w:cstheme="minorHAnsi"/>
        </w:rPr>
        <w:t xml:space="preserve">The most well-known twin-blade is that that once belonged to the doom guard Azzinoth, whose blades were claimed by Illidan Stormrage. Twin-blades are warglaives employed by demonic felguards, and are specifically created to increase in power with the demon. As demon hunters often count as demons, twin-blades can increase in power in the hands of demon hunters as well. </w:t>
      </w:r>
    </w:p>
    <w:p w14:paraId="3BD9A011" w14:textId="77777777" w:rsidR="00B93648" w:rsidRDefault="00B93648">
      <w:pPr>
        <w:contextualSpacing/>
        <w:rPr>
          <w:rFonts w:eastAsia="Times New Roman" w:cstheme="minorHAnsi"/>
          <w:b/>
          <w:bCs/>
        </w:rPr>
      </w:pPr>
    </w:p>
    <w:p w14:paraId="26DE72C3" w14:textId="77777777" w:rsidR="0035220A" w:rsidRPr="000F4352" w:rsidRDefault="0035220A" w:rsidP="0035220A">
      <w:pPr>
        <w:contextualSpacing/>
        <w:rPr>
          <w:rFonts w:eastAsia="Times New Roman" w:cstheme="minorHAnsi"/>
          <w:b/>
          <w:bCs/>
        </w:rPr>
      </w:pPr>
      <w:r w:rsidRPr="000F4352">
        <w:rPr>
          <w:rFonts w:eastAsia="Times New Roman" w:cstheme="minorHAnsi"/>
          <w:b/>
          <w:bCs/>
        </w:rPr>
        <w:t>Val’Anyr, Hammer of Ancient Kings</w:t>
      </w:r>
    </w:p>
    <w:p w14:paraId="3EE55A5D" w14:textId="77777777" w:rsidR="0035220A" w:rsidRPr="000F4352" w:rsidRDefault="0035220A" w:rsidP="00864C72">
      <w:pPr>
        <w:contextualSpacing/>
        <w:rPr>
          <w:rFonts w:eastAsia="Times New Roman" w:cstheme="minorHAnsi"/>
          <w:i/>
          <w:iCs/>
        </w:rPr>
      </w:pPr>
      <w:r w:rsidRPr="000F4352">
        <w:rPr>
          <w:rFonts w:eastAsia="Times New Roman" w:cstheme="minorHAnsi"/>
          <w:i/>
          <w:iCs/>
        </w:rPr>
        <w:t>Weapon (mace)</w:t>
      </w:r>
      <w:r>
        <w:rPr>
          <w:rFonts w:eastAsia="Times New Roman" w:cstheme="minorHAnsi"/>
          <w:i/>
          <w:iCs/>
        </w:rPr>
        <w:t xml:space="preserve">, </w:t>
      </w:r>
      <w:r w:rsidR="00864C72">
        <w:rPr>
          <w:rFonts w:eastAsia="Times New Roman" w:cstheme="minorHAnsi"/>
          <w:i/>
          <w:iCs/>
        </w:rPr>
        <w:t>epic</w:t>
      </w:r>
    </w:p>
    <w:p w14:paraId="7FC86C1C" w14:textId="77777777" w:rsidR="0035220A" w:rsidRPr="00BC1231" w:rsidRDefault="0035220A" w:rsidP="0035220A">
      <w:pPr>
        <w:contextualSpacing/>
        <w:rPr>
          <w:rFonts w:eastAsia="Times New Roman" w:cstheme="minorHAnsi"/>
        </w:rPr>
      </w:pPr>
      <w:r>
        <w:rPr>
          <w:rFonts w:eastAsia="Times New Roman" w:cstheme="minorHAnsi"/>
        </w:rPr>
        <w:t xml:space="preserve">You gain </w:t>
      </w:r>
      <w:r w:rsidRPr="00BC1231">
        <w:rPr>
          <w:rFonts w:eastAsia="Times New Roman" w:cstheme="minorHAnsi"/>
        </w:rPr>
        <w:t>+</w:t>
      </w:r>
      <w:r>
        <w:rPr>
          <w:rFonts w:eastAsia="Times New Roman" w:cstheme="minorHAnsi"/>
        </w:rPr>
        <w:t>2</w:t>
      </w:r>
      <w:r w:rsidRPr="00BC1231">
        <w:rPr>
          <w:rFonts w:eastAsia="Times New Roman" w:cstheme="minorHAnsi"/>
        </w:rPr>
        <w:t xml:space="preserve"> to attack and damage</w:t>
      </w:r>
      <w:r>
        <w:rPr>
          <w:rFonts w:eastAsia="Times New Roman" w:cstheme="minorHAnsi"/>
        </w:rPr>
        <w:t xml:space="preserve"> rolls made with this magic weapon</w:t>
      </w:r>
      <w:r w:rsidRPr="00BC1231">
        <w:rPr>
          <w:rFonts w:eastAsia="Times New Roman" w:cstheme="minorHAnsi"/>
        </w:rPr>
        <w:t xml:space="preserve">. </w:t>
      </w:r>
    </w:p>
    <w:p w14:paraId="46E87591" w14:textId="577D9040" w:rsidR="0035220A" w:rsidRPr="00BC1231" w:rsidRDefault="0035220A" w:rsidP="00E0462D">
      <w:pPr>
        <w:contextualSpacing/>
        <w:rPr>
          <w:rFonts w:eastAsia="Times New Roman" w:cstheme="minorHAnsi"/>
        </w:rPr>
      </w:pPr>
      <w:r>
        <w:rPr>
          <w:rFonts w:eastAsia="Times New Roman" w:cstheme="minorHAnsi"/>
        </w:rPr>
        <w:t xml:space="preserve">You may the </w:t>
      </w:r>
      <w:r w:rsidR="00C506A7" w:rsidRPr="00C506A7">
        <w:rPr>
          <w:rFonts w:eastAsia="Times New Roman" w:cstheme="minorHAnsi"/>
          <w:i/>
          <w:iCs/>
        </w:rPr>
        <w:t>p</w:t>
      </w:r>
      <w:r w:rsidRPr="00C506A7">
        <w:rPr>
          <w:rFonts w:eastAsia="Times New Roman" w:cstheme="minorHAnsi"/>
          <w:i/>
          <w:iCs/>
        </w:rPr>
        <w:t xml:space="preserve">ower </w:t>
      </w:r>
      <w:r w:rsidR="00C506A7" w:rsidRPr="00C506A7">
        <w:rPr>
          <w:rFonts w:eastAsia="Times New Roman" w:cstheme="minorHAnsi"/>
          <w:i/>
          <w:iCs/>
        </w:rPr>
        <w:t>w</w:t>
      </w:r>
      <w:r w:rsidRPr="00C506A7">
        <w:rPr>
          <w:rFonts w:eastAsia="Times New Roman" w:cstheme="minorHAnsi"/>
          <w:i/>
          <w:iCs/>
        </w:rPr>
        <w:t>ord</w:t>
      </w:r>
      <w:ins w:id="2982" w:author="Admin" w:date="2021-09-15T22:07:00Z">
        <w:r w:rsidR="0091008E">
          <w:rPr>
            <w:rFonts w:eastAsia="Times New Roman" w:cstheme="minorHAnsi"/>
            <w:i/>
            <w:iCs/>
          </w:rPr>
          <w:t>:</w:t>
        </w:r>
      </w:ins>
      <w:r w:rsidRPr="00C506A7">
        <w:rPr>
          <w:rFonts w:eastAsia="Times New Roman" w:cstheme="minorHAnsi"/>
          <w:i/>
          <w:iCs/>
        </w:rPr>
        <w:t xml:space="preserve"> </w:t>
      </w:r>
      <w:r w:rsidR="00C506A7" w:rsidRPr="00C506A7">
        <w:rPr>
          <w:rFonts w:eastAsia="Times New Roman" w:cstheme="minorHAnsi"/>
          <w:i/>
          <w:iCs/>
        </w:rPr>
        <w:t>s</w:t>
      </w:r>
      <w:r w:rsidRPr="00C506A7">
        <w:rPr>
          <w:rFonts w:eastAsia="Times New Roman" w:cstheme="minorHAnsi"/>
          <w:i/>
          <w:iCs/>
        </w:rPr>
        <w:t>hield</w:t>
      </w:r>
      <w:r w:rsidRPr="00BC1231">
        <w:rPr>
          <w:rFonts w:eastAsia="Times New Roman" w:cstheme="minorHAnsi"/>
        </w:rPr>
        <w:t xml:space="preserve"> </w:t>
      </w:r>
      <w:r>
        <w:rPr>
          <w:rFonts w:eastAsia="Times New Roman" w:cstheme="minorHAnsi"/>
        </w:rPr>
        <w:t xml:space="preserve">spell as a bonus action, but only at a range of touch, or to </w:t>
      </w:r>
      <w:r w:rsidRPr="00BC1231">
        <w:rPr>
          <w:rFonts w:eastAsia="Times New Roman" w:cstheme="minorHAnsi"/>
        </w:rPr>
        <w:t>a target of a healing spell</w:t>
      </w:r>
      <w:r>
        <w:rPr>
          <w:rFonts w:eastAsia="Times New Roman" w:cstheme="minorHAnsi"/>
        </w:rPr>
        <w:t xml:space="preserve"> you cast</w:t>
      </w:r>
      <w:r w:rsidRPr="00BC1231">
        <w:rPr>
          <w:rFonts w:eastAsia="Times New Roman" w:cstheme="minorHAnsi"/>
        </w:rPr>
        <w:t xml:space="preserve">. </w:t>
      </w:r>
      <w:r w:rsidR="00E0462D">
        <w:rPr>
          <w:rFonts w:eastAsia="Times New Roman" w:cstheme="minorHAnsi"/>
        </w:rPr>
        <w:t xml:space="preserve">Once this feature is used three times, it cannot be used again until the next dawn. </w:t>
      </w:r>
    </w:p>
    <w:p w14:paraId="5EF31E34" w14:textId="77777777" w:rsidR="0035220A" w:rsidRPr="00F00B80" w:rsidRDefault="0035220A">
      <w:pPr>
        <w:contextualSpacing/>
        <w:rPr>
          <w:rFonts w:eastAsia="Times New Roman" w:cstheme="minorHAnsi"/>
        </w:rPr>
      </w:pPr>
    </w:p>
    <w:p w14:paraId="2FDAABA0" w14:textId="77777777" w:rsidR="00BC1231" w:rsidRPr="00325A13" w:rsidRDefault="00BC1231">
      <w:pPr>
        <w:contextualSpacing/>
        <w:rPr>
          <w:rFonts w:eastAsia="Times New Roman" w:cstheme="minorHAnsi"/>
          <w:b/>
          <w:bCs/>
        </w:rPr>
      </w:pPr>
      <w:r w:rsidRPr="00325A13">
        <w:rPr>
          <w:rFonts w:eastAsia="Times New Roman" w:cstheme="minorHAnsi"/>
          <w:b/>
          <w:bCs/>
        </w:rPr>
        <w:t xml:space="preserve">Verdant Sphere </w:t>
      </w:r>
    </w:p>
    <w:p w14:paraId="72F6E0D4" w14:textId="77777777" w:rsidR="00BC1231" w:rsidRPr="00325A13" w:rsidRDefault="00BC1231">
      <w:pPr>
        <w:contextualSpacing/>
        <w:rPr>
          <w:rFonts w:eastAsia="Times New Roman" w:cstheme="minorHAnsi"/>
          <w:i/>
          <w:iCs/>
        </w:rPr>
      </w:pPr>
      <w:r w:rsidRPr="00325A13">
        <w:rPr>
          <w:rFonts w:eastAsia="Times New Roman" w:cstheme="minorHAnsi"/>
          <w:i/>
          <w:iCs/>
        </w:rPr>
        <w:t>Wondrous item, rarity varies (requires attunement)</w:t>
      </w:r>
    </w:p>
    <w:p w14:paraId="041C1EB4" w14:textId="77777777" w:rsidR="00BC1231" w:rsidRPr="00BC1231" w:rsidRDefault="00BC1231">
      <w:pPr>
        <w:contextualSpacing/>
        <w:rPr>
          <w:rFonts w:eastAsia="Times New Roman" w:cstheme="minorHAnsi"/>
        </w:rPr>
      </w:pPr>
      <w:r w:rsidRPr="00BC1231">
        <w:rPr>
          <w:rFonts w:eastAsia="Times New Roman" w:cstheme="minorHAnsi"/>
        </w:rPr>
        <w:t xml:space="preserve">Verdant spheres are mana stones attuned to ley lines to the point of drawing power from them. Many types of verdant spheres exist, each with different powers drawn upon the </w:t>
      </w:r>
      <w:r w:rsidRPr="00BC1231">
        <w:rPr>
          <w:rFonts w:eastAsia="Times New Roman" w:cstheme="minorHAnsi"/>
        </w:rPr>
        <w:lastRenderedPageBreak/>
        <w:t xml:space="preserve">ley line's attunements. Legend has it the orb siphons a portion of the essence of every evil outsider slain by its owner. The orb draws on the essence of these demons for its own powers, the spirits writhing in torment within it for all eternity. The truth of the matter, however, is that there are simply powerful arcane tools, sometimes known as mooncrystals in Quel’Thalas. The Blood Mage Prince Kael'thas Sunstrider is known to have the largest collection on Verdant Spheres, possessing the Attunement, Fire, and Demonic Drain spheres. </w:t>
      </w:r>
    </w:p>
    <w:p w14:paraId="45D29244" w14:textId="77777777" w:rsidR="00BC1231" w:rsidRPr="00BC1231" w:rsidRDefault="00BC1231">
      <w:pPr>
        <w:contextualSpacing/>
        <w:rPr>
          <w:rFonts w:eastAsia="Times New Roman" w:cstheme="minorHAnsi"/>
        </w:rPr>
      </w:pPr>
      <w:r w:rsidRPr="00BC1231">
        <w:rPr>
          <w:rFonts w:eastAsia="Times New Roman" w:cstheme="minorHAnsi"/>
        </w:rPr>
        <w:t xml:space="preserve">When inactive, they appear to be fist-sized orbs of opaque glass. When activated by a caster's command, they burst into flame of a color attuned to the user and hover above their heads. Some casters prefer to disguise them behind an illusion, however, or keep them inactive until needed. When you use an action to toss one of these spheres into the air, the sphere orbits your head at a distance of 1d3 feet and confers a benefit to you. Thereafter, another creature must use an action to grasp or net the stone to separate it from you, either by making a successful attack roll against AC 24 or a successful DC 24 </w:t>
      </w:r>
      <w:r w:rsidR="007E5284">
        <w:rPr>
          <w:rFonts w:eastAsia="Times New Roman" w:cstheme="minorHAnsi"/>
        </w:rPr>
        <w:t xml:space="preserve">Agility </w:t>
      </w:r>
      <w:r w:rsidRPr="00BC1231">
        <w:rPr>
          <w:rFonts w:eastAsia="Times New Roman" w:cstheme="minorHAnsi"/>
        </w:rPr>
        <w:t>(Acrobatics) check. You can use an action to seize and stow the stone, ending its effect.</w:t>
      </w:r>
    </w:p>
    <w:p w14:paraId="3A42215B" w14:textId="77777777" w:rsidR="00BC1231" w:rsidRPr="00BC1231" w:rsidRDefault="00BC1231">
      <w:pPr>
        <w:contextualSpacing/>
        <w:rPr>
          <w:rFonts w:eastAsia="Times New Roman" w:cstheme="minorHAnsi"/>
        </w:rPr>
      </w:pPr>
      <w:r w:rsidRPr="00BC1231">
        <w:rPr>
          <w:rFonts w:eastAsia="Times New Roman" w:cstheme="minorHAnsi"/>
        </w:rPr>
        <w:t>A stone has AC 24, 10 hit points, and resistance to all damage. It is considered to be an object that is being worn while it orbits your head</w:t>
      </w:r>
      <w:r w:rsidR="00F15C1A">
        <w:t xml:space="preserve"> and shoulders</w:t>
      </w:r>
      <w:r w:rsidRPr="00BC1231">
        <w:rPr>
          <w:rFonts w:eastAsia="Times New Roman" w:cstheme="minorHAnsi"/>
        </w:rPr>
        <w:t xml:space="preserve">, and is thus only subject to being damaged when it is specifically targeted. </w:t>
      </w:r>
    </w:p>
    <w:p w14:paraId="1606740E" w14:textId="77777777" w:rsidR="00BC1231" w:rsidRPr="00BC1231" w:rsidRDefault="00BC1231" w:rsidP="00864C72">
      <w:pPr>
        <w:contextualSpacing/>
        <w:rPr>
          <w:rFonts w:eastAsia="Times New Roman" w:cstheme="minorHAnsi"/>
        </w:rPr>
      </w:pPr>
      <w:r w:rsidRPr="00325A13">
        <w:rPr>
          <w:rFonts w:eastAsia="Times New Roman" w:cstheme="minorHAnsi"/>
          <w:b/>
          <w:bCs/>
          <w:i/>
          <w:iCs/>
        </w:rPr>
        <w:t>Absorption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 can use your reaction to cancel a spell of 4th level or lower cast by a creature you can see and targeting only you.</w:t>
      </w:r>
    </w:p>
    <w:p w14:paraId="109F0851" w14:textId="77777777" w:rsidR="00BC1231" w:rsidRPr="00BC1231" w:rsidRDefault="00BC1231">
      <w:pPr>
        <w:contextualSpacing/>
        <w:rPr>
          <w:rFonts w:eastAsia="Times New Roman" w:cstheme="minorHAnsi"/>
        </w:rPr>
      </w:pPr>
      <w:r w:rsidRPr="00BC1231">
        <w:rPr>
          <w:rFonts w:eastAsia="Times New Roman" w:cstheme="minorHAnsi"/>
        </w:rPr>
        <w:t>Once the stone has canceled 20 levels of spells, it burns out and loses its magic. If you are targeted by a spell whose level is higher than the number of spell levels the stone has left, the stone can't cancel it.</w:t>
      </w:r>
    </w:p>
    <w:p w14:paraId="400ECCFD" w14:textId="77777777" w:rsidR="00BC1231" w:rsidRPr="00BC1231" w:rsidRDefault="00BC1231" w:rsidP="00864C72">
      <w:pPr>
        <w:contextualSpacing/>
        <w:rPr>
          <w:rFonts w:eastAsia="Times New Roman" w:cstheme="minorHAnsi"/>
        </w:rPr>
      </w:pPr>
      <w:r w:rsidRPr="00325A13">
        <w:rPr>
          <w:rFonts w:eastAsia="Times New Roman" w:cstheme="minorHAnsi"/>
          <w:b/>
          <w:bCs/>
          <w:i/>
          <w:iCs/>
        </w:rPr>
        <w:t>Agility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Your Agility score increases by 2, to a maximum of 20.</w:t>
      </w:r>
    </w:p>
    <w:p w14:paraId="12DADD48" w14:textId="77777777" w:rsidR="00BC1231" w:rsidRPr="00BC1231" w:rsidRDefault="00BC1231" w:rsidP="00864C72">
      <w:pPr>
        <w:contextualSpacing/>
        <w:rPr>
          <w:rFonts w:eastAsia="Times New Roman" w:cstheme="minorHAnsi"/>
        </w:rPr>
      </w:pPr>
      <w:r w:rsidRPr="00325A13">
        <w:rPr>
          <w:rFonts w:eastAsia="Times New Roman" w:cstheme="minorHAnsi"/>
          <w:b/>
          <w:bCs/>
          <w:i/>
          <w:iCs/>
        </w:rPr>
        <w:t>Attunement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 can attune yourself to two other infused items. This sphere itself does not require attunement. </w:t>
      </w:r>
    </w:p>
    <w:p w14:paraId="7167BEB0" w14:textId="77777777" w:rsidR="00BC1231" w:rsidRPr="00BC1231" w:rsidRDefault="00BC1231">
      <w:pPr>
        <w:contextualSpacing/>
        <w:rPr>
          <w:rFonts w:eastAsia="Times New Roman" w:cstheme="minorHAnsi"/>
        </w:rPr>
      </w:pPr>
      <w:r w:rsidRPr="00325A13">
        <w:rPr>
          <w:rFonts w:eastAsia="Times New Roman" w:cstheme="minorHAnsi"/>
          <w:b/>
          <w:bCs/>
          <w:i/>
          <w:iCs/>
        </w:rPr>
        <w:lastRenderedPageBreak/>
        <w:t>Awareness (Rare).</w:t>
      </w:r>
      <w:r w:rsidRPr="00BC1231">
        <w:rPr>
          <w:rFonts w:eastAsia="Times New Roman" w:cstheme="minorHAnsi"/>
        </w:rPr>
        <w:t xml:space="preserve"> You can't be surprised.</w:t>
      </w:r>
    </w:p>
    <w:p w14:paraId="340B543C" w14:textId="77777777" w:rsidR="00BC1231" w:rsidRPr="00BC1231" w:rsidRDefault="00BC1231">
      <w:pPr>
        <w:contextualSpacing/>
        <w:rPr>
          <w:rFonts w:eastAsia="Times New Roman" w:cstheme="minorHAnsi"/>
        </w:rPr>
      </w:pPr>
      <w:r w:rsidRPr="00325A13">
        <w:rPr>
          <w:rFonts w:eastAsia="Times New Roman" w:cstheme="minorHAnsi"/>
          <w:b/>
          <w:bCs/>
          <w:i/>
          <w:iCs/>
        </w:rPr>
        <w:t>Demonic Drain (Rare).</w:t>
      </w:r>
      <w:r w:rsidRPr="00BC1231">
        <w:rPr>
          <w:rFonts w:eastAsia="Times New Roman" w:cstheme="minorHAnsi"/>
        </w:rPr>
        <w:t xml:space="preserve"> Draining mana from demons grants double the normal mana amount possible. </w:t>
      </w:r>
    </w:p>
    <w:p w14:paraId="31AB43A9" w14:textId="77777777" w:rsidR="00BC1231" w:rsidRPr="00BC1231" w:rsidRDefault="00BC1231" w:rsidP="00864C72">
      <w:pPr>
        <w:contextualSpacing/>
        <w:rPr>
          <w:rFonts w:eastAsia="Times New Roman" w:cstheme="minorHAnsi"/>
        </w:rPr>
      </w:pPr>
      <w:r w:rsidRPr="00325A13">
        <w:rPr>
          <w:rFonts w:eastAsia="Times New Roman" w:cstheme="minorHAnsi"/>
          <w:b/>
          <w:bCs/>
          <w:i/>
          <w:iCs/>
        </w:rPr>
        <w:t>Fortitude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Your Stamina score increases by 2, to a maximum of 20.</w:t>
      </w:r>
    </w:p>
    <w:p w14:paraId="124F7746" w14:textId="77777777" w:rsidR="00BC1231" w:rsidRPr="00BC1231" w:rsidRDefault="00BC1231" w:rsidP="00864C72">
      <w:pPr>
        <w:contextualSpacing/>
        <w:rPr>
          <w:rFonts w:eastAsia="Times New Roman" w:cstheme="minorHAnsi"/>
        </w:rPr>
      </w:pPr>
      <w:r w:rsidRPr="00325A13">
        <w:rPr>
          <w:rFonts w:eastAsia="Times New Roman" w:cstheme="minorHAnsi"/>
          <w:b/>
          <w:bCs/>
          <w:i/>
          <w:iCs/>
        </w:rPr>
        <w:t>Fire (</w:t>
      </w:r>
      <w:r w:rsidR="00864C72">
        <w:rPr>
          <w:rFonts w:eastAsia="Times New Roman" w:cstheme="minorHAnsi"/>
          <w:b/>
          <w:bCs/>
          <w:i/>
          <w:iCs/>
        </w:rPr>
        <w:t>Epic</w:t>
      </w:r>
      <w:r w:rsidRPr="00325A13">
        <w:rPr>
          <w:rFonts w:eastAsia="Times New Roman" w:cstheme="minorHAnsi"/>
          <w:b/>
          <w:bCs/>
          <w:i/>
          <w:iCs/>
        </w:rPr>
        <w:t xml:space="preserve">). </w:t>
      </w:r>
      <w:r w:rsidRPr="00BC1231">
        <w:rPr>
          <w:rFonts w:eastAsia="Times New Roman" w:cstheme="minorHAnsi"/>
        </w:rPr>
        <w:t xml:space="preserve">The area of your fire spells </w:t>
      </w:r>
      <w:r w:rsidR="00C506A7" w:rsidRPr="00BC1231">
        <w:rPr>
          <w:rFonts w:eastAsia="Times New Roman" w:cstheme="minorHAnsi"/>
        </w:rPr>
        <w:t>is</w:t>
      </w:r>
      <w:r w:rsidRPr="00BC1231">
        <w:rPr>
          <w:rFonts w:eastAsia="Times New Roman" w:cstheme="minorHAnsi"/>
        </w:rPr>
        <w:t xml:space="preserve"> doubled.</w:t>
      </w:r>
    </w:p>
    <w:p w14:paraId="0D9F79D8" w14:textId="77777777" w:rsidR="00BC1231" w:rsidRPr="00BC1231" w:rsidRDefault="00BC1231" w:rsidP="00864C72">
      <w:pPr>
        <w:contextualSpacing/>
        <w:rPr>
          <w:rFonts w:eastAsia="Times New Roman" w:cstheme="minorHAnsi"/>
        </w:rPr>
      </w:pPr>
      <w:r w:rsidRPr="00325A13">
        <w:rPr>
          <w:rFonts w:eastAsia="Times New Roman" w:cstheme="minorHAnsi"/>
          <w:b/>
          <w:bCs/>
          <w:i/>
          <w:iCs/>
        </w:rPr>
        <w:t>Frost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The area of your cold spells </w:t>
      </w:r>
      <w:r w:rsidR="00C506A7" w:rsidRPr="00BC1231">
        <w:rPr>
          <w:rFonts w:eastAsia="Times New Roman" w:cstheme="minorHAnsi"/>
        </w:rPr>
        <w:t>is</w:t>
      </w:r>
      <w:r w:rsidRPr="00BC1231">
        <w:rPr>
          <w:rFonts w:eastAsia="Times New Roman" w:cstheme="minorHAnsi"/>
        </w:rPr>
        <w:t xml:space="preserve"> doubled.</w:t>
      </w:r>
    </w:p>
    <w:p w14:paraId="3A121CE6" w14:textId="77777777" w:rsidR="00BC1231" w:rsidRPr="00BC1231" w:rsidRDefault="00BC1231">
      <w:pPr>
        <w:contextualSpacing/>
        <w:rPr>
          <w:rFonts w:eastAsia="Times New Roman" w:cstheme="minorHAnsi"/>
        </w:rPr>
      </w:pPr>
      <w:r w:rsidRPr="00325A13">
        <w:rPr>
          <w:rFonts w:eastAsia="Times New Roman" w:cstheme="minorHAnsi"/>
          <w:b/>
          <w:bCs/>
          <w:i/>
          <w:iCs/>
        </w:rPr>
        <w:t>Greater Absorption (Legendary).</w:t>
      </w:r>
      <w:r w:rsidRPr="00BC1231">
        <w:rPr>
          <w:rFonts w:eastAsia="Times New Roman" w:cstheme="minorHAnsi"/>
        </w:rPr>
        <w:t xml:space="preserve"> You can use your reaction to cancel a spell of 8th level or lower cast by a creature you can see and targeting only you. Once the stone has canceled 50 levels of spells, it burns out and loses its magic. If you are targeted by a spell whose level is higher than the number of spell levels the stone has left, the stone can't cancel it.</w:t>
      </w:r>
    </w:p>
    <w:p w14:paraId="63EB7DB1" w14:textId="77777777" w:rsidR="00BC1231" w:rsidRPr="00BC1231" w:rsidRDefault="00BC1231" w:rsidP="00864C72">
      <w:pPr>
        <w:contextualSpacing/>
        <w:rPr>
          <w:rFonts w:eastAsia="Times New Roman" w:cstheme="minorHAnsi"/>
        </w:rPr>
      </w:pPr>
      <w:r w:rsidRPr="00325A13">
        <w:rPr>
          <w:rFonts w:eastAsia="Times New Roman" w:cstheme="minorHAnsi"/>
          <w:b/>
          <w:bCs/>
          <w:i/>
          <w:iCs/>
        </w:rPr>
        <w:t>Insight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Your Spirit score increases by 2, to a maximum of 20.</w:t>
      </w:r>
    </w:p>
    <w:p w14:paraId="5C41DCD8" w14:textId="77777777" w:rsidR="00BC1231" w:rsidRPr="00BC1231" w:rsidRDefault="00BC1231" w:rsidP="00864C72">
      <w:pPr>
        <w:contextualSpacing/>
        <w:rPr>
          <w:rFonts w:eastAsia="Times New Roman" w:cstheme="minorHAnsi"/>
        </w:rPr>
      </w:pPr>
      <w:r w:rsidRPr="00325A13">
        <w:rPr>
          <w:rFonts w:eastAsia="Times New Roman" w:cstheme="minorHAnsi"/>
          <w:b/>
          <w:bCs/>
          <w:i/>
          <w:iCs/>
        </w:rPr>
        <w:t>Intellect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Your Intelligence score increases by 2, to a maximum of 20.</w:t>
      </w:r>
    </w:p>
    <w:p w14:paraId="65C239BC" w14:textId="77777777" w:rsidR="00BC1231" w:rsidRPr="00BC1231" w:rsidRDefault="00BC1231" w:rsidP="00864C72">
      <w:pPr>
        <w:contextualSpacing/>
        <w:rPr>
          <w:rFonts w:eastAsia="Times New Roman" w:cstheme="minorHAnsi"/>
        </w:rPr>
      </w:pPr>
      <w:r w:rsidRPr="00325A13">
        <w:rPr>
          <w:rFonts w:eastAsia="Times New Roman" w:cstheme="minorHAnsi"/>
          <w:b/>
          <w:bCs/>
          <w:i/>
          <w:iCs/>
        </w:rPr>
        <w:t>Leadership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Your Charisma score increases by 2, to a maximum of 20.</w:t>
      </w:r>
    </w:p>
    <w:p w14:paraId="672DD762" w14:textId="77777777" w:rsidR="00BC1231" w:rsidRPr="00BC1231" w:rsidRDefault="00BC1231">
      <w:pPr>
        <w:contextualSpacing/>
        <w:rPr>
          <w:rFonts w:eastAsia="Times New Roman" w:cstheme="minorHAnsi"/>
        </w:rPr>
      </w:pPr>
      <w:r w:rsidRPr="00325A13">
        <w:rPr>
          <w:rFonts w:eastAsia="Times New Roman" w:cstheme="minorHAnsi"/>
          <w:b/>
          <w:bCs/>
          <w:i/>
          <w:iCs/>
        </w:rPr>
        <w:t xml:space="preserve">Mastery (Legendary). </w:t>
      </w:r>
      <w:r w:rsidRPr="00BC1231">
        <w:rPr>
          <w:rFonts w:eastAsia="Times New Roman" w:cstheme="minorHAnsi"/>
        </w:rPr>
        <w:t>Your proficiency bonus increases by 1.</w:t>
      </w:r>
    </w:p>
    <w:p w14:paraId="64ACAEA1" w14:textId="77777777" w:rsidR="00BC1231" w:rsidRPr="00BC1231" w:rsidRDefault="00BC1231">
      <w:pPr>
        <w:contextualSpacing/>
        <w:rPr>
          <w:rFonts w:eastAsia="Times New Roman" w:cstheme="minorHAnsi"/>
        </w:rPr>
      </w:pPr>
      <w:r w:rsidRPr="00325A13">
        <w:rPr>
          <w:rFonts w:eastAsia="Times New Roman" w:cstheme="minorHAnsi"/>
          <w:b/>
          <w:bCs/>
          <w:i/>
          <w:iCs/>
        </w:rPr>
        <w:t>Protection (Rare).</w:t>
      </w:r>
      <w:r w:rsidRPr="00BC1231">
        <w:rPr>
          <w:rFonts w:eastAsia="Times New Roman" w:cstheme="minorHAnsi"/>
        </w:rPr>
        <w:t xml:space="preserve"> You gain a +1 bonus to AC.</w:t>
      </w:r>
    </w:p>
    <w:p w14:paraId="4FB44322" w14:textId="77777777" w:rsidR="00BC1231" w:rsidRPr="00BC1231" w:rsidRDefault="00BC1231">
      <w:pPr>
        <w:contextualSpacing/>
        <w:rPr>
          <w:rFonts w:eastAsia="Times New Roman" w:cstheme="minorHAnsi"/>
        </w:rPr>
      </w:pPr>
      <w:r w:rsidRPr="00325A13">
        <w:rPr>
          <w:rFonts w:eastAsia="Times New Roman" w:cstheme="minorHAnsi"/>
          <w:b/>
          <w:bCs/>
          <w:i/>
          <w:iCs/>
        </w:rPr>
        <w:t>Regeneration (Legendary).</w:t>
      </w:r>
      <w:r w:rsidRPr="00BC1231">
        <w:rPr>
          <w:rFonts w:eastAsia="Times New Roman" w:cstheme="minorHAnsi"/>
        </w:rPr>
        <w:t xml:space="preserve"> You regain 15 hit points at the end of each hour, provided that you have at least 1 hit point.</w:t>
      </w:r>
    </w:p>
    <w:p w14:paraId="518057BA" w14:textId="77777777" w:rsidR="00BC1231" w:rsidRPr="00BC1231" w:rsidRDefault="00BC1231">
      <w:pPr>
        <w:contextualSpacing/>
        <w:rPr>
          <w:rFonts w:eastAsia="Times New Roman" w:cstheme="minorHAnsi"/>
        </w:rPr>
      </w:pPr>
      <w:r w:rsidRPr="00325A13">
        <w:rPr>
          <w:rFonts w:eastAsia="Times New Roman" w:cstheme="minorHAnsi"/>
          <w:b/>
          <w:bCs/>
          <w:i/>
          <w:iCs/>
        </w:rPr>
        <w:t>Reserve (Rare).</w:t>
      </w:r>
      <w:r w:rsidRPr="00BC1231">
        <w:rPr>
          <w:rFonts w:eastAsia="Times New Roman" w:cstheme="minorHAnsi"/>
        </w:rPr>
        <w:t xml:space="preserve"> This sphere spells cast into it, holding them until you use them. It can store up to 3 levels worth of spells at a time. When found, it contains 1d4 - 1 levels of stored spells chosen by the DM.</w:t>
      </w:r>
    </w:p>
    <w:p w14:paraId="43B25562" w14:textId="77777777" w:rsidR="00BC1231" w:rsidRPr="00BC1231" w:rsidRDefault="00BC1231">
      <w:pPr>
        <w:contextualSpacing/>
        <w:rPr>
          <w:rFonts w:eastAsia="Times New Roman" w:cstheme="minorHAnsi"/>
        </w:rPr>
      </w:pPr>
      <w:r w:rsidRPr="00BC1231">
        <w:rPr>
          <w:rFonts w:eastAsia="Times New Roman" w:cstheme="minorHAnsi"/>
        </w:rPr>
        <w:t xml:space="preserve">Any creature can cast a spell of 1st through 3rd level into the sphere by touching it as the spell is cast. The spell has no effect, other than to be stored in the sphere. If the sphere can't hold the spell, the spell is expended without effect. The level of the spell determines how much space it uses. </w:t>
      </w:r>
    </w:p>
    <w:p w14:paraId="2B827023" w14:textId="77777777" w:rsidR="00BC1231" w:rsidRPr="00BC1231" w:rsidRDefault="00BC1231" w:rsidP="00166030">
      <w:pPr>
        <w:contextualSpacing/>
        <w:rPr>
          <w:rFonts w:eastAsia="Times New Roman" w:cstheme="minorHAnsi"/>
        </w:rPr>
      </w:pPr>
      <w:r w:rsidRPr="00BC1231">
        <w:rPr>
          <w:rFonts w:eastAsia="Times New Roman" w:cstheme="minorHAnsi"/>
        </w:rPr>
        <w:t>Th</w:t>
      </w:r>
      <w:r w:rsidR="00166030">
        <w:rPr>
          <w:rFonts w:eastAsia="Times New Roman" w:cstheme="minorHAnsi"/>
        </w:rPr>
        <w:t>is uses the</w:t>
      </w:r>
      <w:r w:rsidRPr="00BC1231">
        <w:rPr>
          <w:rFonts w:eastAsia="Times New Roman" w:cstheme="minorHAnsi"/>
        </w:rPr>
        <w:t xml:space="preserve"> spell</w:t>
      </w:r>
      <w:r w:rsidR="00166030">
        <w:rPr>
          <w:rFonts w:eastAsia="Times New Roman" w:cstheme="minorHAnsi"/>
        </w:rPr>
        <w:t xml:space="preserve">’s </w:t>
      </w:r>
      <w:r w:rsidRPr="00BC1231">
        <w:rPr>
          <w:rFonts w:eastAsia="Times New Roman" w:cstheme="minorHAnsi"/>
        </w:rPr>
        <w:t>level, save DC, attack bonus, and spellcasting ability of the original caster, but is otherwise treated as if you cast the spell. The spell cast from the sphere is no longer stored in it, freeing up space.</w:t>
      </w:r>
    </w:p>
    <w:p w14:paraId="4614B8E5" w14:textId="77777777" w:rsidR="00BC1231" w:rsidRPr="00BC1231" w:rsidRDefault="00BC1231" w:rsidP="00864C72">
      <w:pPr>
        <w:contextualSpacing/>
        <w:rPr>
          <w:rFonts w:eastAsia="Times New Roman" w:cstheme="minorHAnsi"/>
        </w:rPr>
      </w:pPr>
      <w:r w:rsidRPr="00325A13">
        <w:rPr>
          <w:rFonts w:eastAsia="Times New Roman" w:cstheme="minorHAnsi"/>
          <w:b/>
          <w:bCs/>
          <w:i/>
          <w:iCs/>
        </w:rPr>
        <w:lastRenderedPageBreak/>
        <w:t>Strength (</w:t>
      </w:r>
      <w:r w:rsidR="00864C72">
        <w:rPr>
          <w:rFonts w:eastAsia="Times New Roman" w:cstheme="minorHAnsi"/>
          <w:b/>
          <w:bCs/>
          <w:i/>
          <w:iCs/>
        </w:rPr>
        <w:t>Epic</w:t>
      </w:r>
      <w:r w:rsidRPr="00325A13">
        <w:rPr>
          <w:rFonts w:eastAsia="Times New Roman" w:cstheme="minorHAnsi"/>
          <w:b/>
          <w:bCs/>
          <w:i/>
          <w:iCs/>
        </w:rPr>
        <w:t>).</w:t>
      </w:r>
      <w:r w:rsidRPr="00BC1231">
        <w:rPr>
          <w:rFonts w:eastAsia="Times New Roman" w:cstheme="minorHAnsi"/>
        </w:rPr>
        <w:t xml:space="preserve"> Your Strength score increases by 2, to a maximum of 20.</w:t>
      </w:r>
    </w:p>
    <w:p w14:paraId="2405FC4A" w14:textId="77777777" w:rsidR="00BC1231" w:rsidRDefault="00BC1231">
      <w:pPr>
        <w:contextualSpacing/>
        <w:rPr>
          <w:rFonts w:eastAsia="Times New Roman" w:cstheme="minorHAnsi"/>
        </w:rPr>
      </w:pPr>
      <w:r w:rsidRPr="00325A13">
        <w:rPr>
          <w:rFonts w:eastAsia="Times New Roman" w:cstheme="minorHAnsi"/>
          <w:b/>
          <w:bCs/>
          <w:i/>
          <w:iCs/>
        </w:rPr>
        <w:t>Sustenance (Rare).</w:t>
      </w:r>
      <w:r w:rsidRPr="00BC1231">
        <w:rPr>
          <w:rFonts w:eastAsia="Times New Roman" w:cstheme="minorHAnsi"/>
        </w:rPr>
        <w:t xml:space="preserve"> You don't need to eat or drink.</w:t>
      </w:r>
    </w:p>
    <w:p w14:paraId="14AC6738" w14:textId="77777777" w:rsidR="00511A4E" w:rsidRDefault="00511A4E">
      <w:pPr>
        <w:contextualSpacing/>
        <w:rPr>
          <w:rFonts w:eastAsia="Times New Roman" w:cstheme="minorHAnsi"/>
        </w:rPr>
      </w:pPr>
    </w:p>
    <w:p w14:paraId="35009BFF" w14:textId="77777777" w:rsidR="00E43E60" w:rsidRPr="00134BC3" w:rsidRDefault="00E43E60" w:rsidP="00E43E60">
      <w:pPr>
        <w:contextualSpacing/>
        <w:rPr>
          <w:rFonts w:eastAsia="Times New Roman" w:cstheme="minorHAnsi"/>
          <w:b/>
          <w:bCs/>
        </w:rPr>
      </w:pPr>
      <w:r w:rsidRPr="00134BC3">
        <w:rPr>
          <w:rFonts w:eastAsia="Times New Roman" w:cstheme="minorHAnsi"/>
          <w:b/>
          <w:bCs/>
        </w:rPr>
        <w:t>Voodoo Doll</w:t>
      </w:r>
    </w:p>
    <w:p w14:paraId="736D5881" w14:textId="77777777" w:rsidR="00E43E60" w:rsidRPr="00134BC3" w:rsidRDefault="00E43E60" w:rsidP="00E43E60">
      <w:pPr>
        <w:contextualSpacing/>
        <w:rPr>
          <w:rFonts w:eastAsia="Times New Roman" w:cstheme="minorHAnsi"/>
          <w:i/>
          <w:iCs/>
        </w:rPr>
      </w:pPr>
      <w:r w:rsidRPr="00134BC3">
        <w:rPr>
          <w:rFonts w:eastAsia="Times New Roman" w:cstheme="minorHAnsi"/>
          <w:i/>
          <w:iCs/>
        </w:rPr>
        <w:t xml:space="preserve">Wondrous </w:t>
      </w:r>
      <w:r>
        <w:rPr>
          <w:rFonts w:eastAsia="Times New Roman" w:cstheme="minorHAnsi"/>
          <w:i/>
          <w:iCs/>
        </w:rPr>
        <w:t>i</w:t>
      </w:r>
      <w:r w:rsidRPr="00134BC3">
        <w:rPr>
          <w:rFonts w:eastAsia="Times New Roman" w:cstheme="minorHAnsi"/>
          <w:i/>
          <w:iCs/>
        </w:rPr>
        <w:t>tem</w:t>
      </w:r>
      <w:r w:rsidRPr="000D5DB5">
        <w:rPr>
          <w:rFonts w:eastAsia="Times New Roman" w:cstheme="minorHAnsi"/>
          <w:i/>
          <w:iCs/>
        </w:rPr>
        <w:t xml:space="preserve">, </w:t>
      </w:r>
      <w:r>
        <w:rPr>
          <w:rFonts w:eastAsia="Times New Roman" w:cstheme="minorHAnsi"/>
          <w:i/>
          <w:iCs/>
        </w:rPr>
        <w:t>r</w:t>
      </w:r>
      <w:r w:rsidRPr="00134BC3">
        <w:rPr>
          <w:rFonts w:eastAsia="Times New Roman" w:cstheme="minorHAnsi"/>
          <w:i/>
          <w:iCs/>
        </w:rPr>
        <w:t>are</w:t>
      </w:r>
      <w:r w:rsidRPr="000D5DB5">
        <w:rPr>
          <w:rFonts w:eastAsia="Times New Roman" w:cstheme="minorHAnsi"/>
          <w:i/>
          <w:iCs/>
        </w:rPr>
        <w:t xml:space="preserve"> (</w:t>
      </w:r>
      <w:r w:rsidRPr="00134BC3">
        <w:rPr>
          <w:rFonts w:eastAsia="Times New Roman" w:cstheme="minorHAnsi"/>
          <w:i/>
          <w:iCs/>
        </w:rPr>
        <w:t xml:space="preserve">requires attunement </w:t>
      </w:r>
      <w:r w:rsidRPr="000D5DB5">
        <w:rPr>
          <w:rFonts w:eastAsia="Times New Roman" w:cstheme="minorHAnsi"/>
          <w:i/>
          <w:iCs/>
        </w:rPr>
        <w:t xml:space="preserve">by </w:t>
      </w:r>
      <w:r w:rsidRPr="00134BC3">
        <w:rPr>
          <w:rFonts w:eastAsia="Times New Roman" w:cstheme="minorHAnsi"/>
          <w:i/>
          <w:iCs/>
        </w:rPr>
        <w:t>any spellcaster who can cast Speak with Dead)</w:t>
      </w:r>
    </w:p>
    <w:p w14:paraId="44E94905"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A voodoo doll seems innocent, but it is actually a house of a Hexer spirit. Hexer spirits bound to a voodoo doll are servitors to whoever is attuned to the doll, serving them in return for favors. </w:t>
      </w:r>
    </w:p>
    <w:p w14:paraId="44A31DE8" w14:textId="77777777" w:rsidR="00E43E60" w:rsidRPr="000D5DB5" w:rsidRDefault="00E43E60" w:rsidP="00E43E60">
      <w:pPr>
        <w:contextualSpacing/>
        <w:rPr>
          <w:rFonts w:eastAsia="Times New Roman" w:cstheme="minorHAnsi"/>
        </w:rPr>
      </w:pPr>
      <w:r w:rsidRPr="000D5DB5">
        <w:rPr>
          <w:rFonts w:eastAsia="Times New Roman" w:cstheme="minorHAnsi"/>
        </w:rPr>
        <w:t xml:space="preserve">A voodoo doll may be attuned with a target with one hour of contact with a remaining body part or piece (such as a finger, hair, or fingernail). So long as the target does not take the measures to end the bond (such as by replacing the finger or removing a hand, cutting all their hair, or clipping all their fingernails, as determined by the DM), the Hexer spirit is always aware of where the target is, as if under the effects of a </w:t>
      </w:r>
      <w:r w:rsidR="00C506A7" w:rsidRPr="00C506A7">
        <w:rPr>
          <w:rFonts w:eastAsia="Times New Roman" w:cstheme="minorHAnsi"/>
          <w:i/>
          <w:iCs/>
        </w:rPr>
        <w:t>l</w:t>
      </w:r>
      <w:r w:rsidRPr="00C506A7">
        <w:rPr>
          <w:rFonts w:eastAsia="Times New Roman" w:cstheme="minorHAnsi"/>
          <w:i/>
          <w:iCs/>
        </w:rPr>
        <w:t xml:space="preserve">ocate </w:t>
      </w:r>
      <w:r w:rsidR="00C506A7" w:rsidRPr="00C506A7">
        <w:rPr>
          <w:rFonts w:eastAsia="Times New Roman" w:cstheme="minorHAnsi"/>
          <w:i/>
          <w:iCs/>
        </w:rPr>
        <w:t>c</w:t>
      </w:r>
      <w:r w:rsidRPr="00C506A7">
        <w:rPr>
          <w:rFonts w:eastAsia="Times New Roman" w:cstheme="minorHAnsi"/>
          <w:i/>
          <w:iCs/>
        </w:rPr>
        <w:t>reature</w:t>
      </w:r>
      <w:r w:rsidRPr="000D5DB5">
        <w:rPr>
          <w:rFonts w:eastAsia="Times New Roman" w:cstheme="minorHAnsi"/>
        </w:rPr>
        <w:t xml:space="preserve"> spell. </w:t>
      </w:r>
    </w:p>
    <w:p w14:paraId="40BF25FF" w14:textId="77777777" w:rsidR="00C373F9" w:rsidRDefault="00E43E60" w:rsidP="00C373F9">
      <w:pPr>
        <w:contextualSpacing/>
        <w:rPr>
          <w:rFonts w:eastAsia="Times New Roman" w:cstheme="minorHAnsi"/>
        </w:rPr>
      </w:pPr>
      <w:r w:rsidRPr="000D5DB5">
        <w:rPr>
          <w:rFonts w:eastAsia="Times New Roman" w:cstheme="minorHAnsi"/>
        </w:rPr>
        <w:t>The Hexer spirit can be allowed to leave the voodoo doll to use its Carry Voodoo power, which allows the owner of the doll to cast a spell for the Hexer to carry</w:t>
      </w:r>
      <w:r w:rsidR="00C373F9">
        <w:rPr>
          <w:rFonts w:eastAsia="Times New Roman" w:cstheme="minorHAnsi"/>
        </w:rPr>
        <w:t>, or harm the doll and order the hexer spirit to use its Withering Touch ability on the target (usually until they die, or the victim is at the point where the witch doctor wants them)</w:t>
      </w:r>
      <w:r w:rsidRPr="000D5DB5">
        <w:rPr>
          <w:rFonts w:eastAsia="Times New Roman" w:cstheme="minorHAnsi"/>
        </w:rPr>
        <w:t xml:space="preserve">. </w:t>
      </w:r>
    </w:p>
    <w:p w14:paraId="002183E1" w14:textId="77777777" w:rsidR="00E43E60" w:rsidRDefault="0035220A" w:rsidP="00715DB8">
      <w:pPr>
        <w:contextualSpacing/>
        <w:rPr>
          <w:rFonts w:eastAsia="Times New Roman" w:cstheme="minorHAnsi"/>
          <w:color w:val="000000"/>
        </w:rPr>
      </w:pPr>
      <w:r w:rsidRPr="000D5DB5">
        <w:rPr>
          <w:rFonts w:eastAsia="Times New Roman" w:cstheme="minorHAnsi"/>
          <w:color w:val="000000"/>
        </w:rPr>
        <w:t xml:space="preserve">The DM has the </w:t>
      </w:r>
      <w:r>
        <w:rPr>
          <w:rFonts w:eastAsia="Times New Roman" w:cstheme="minorHAnsi"/>
          <w:color w:val="000000"/>
        </w:rPr>
        <w:t xml:space="preserve">Hexer Spirit’s statistics (Monster </w:t>
      </w:r>
      <w:r w:rsidR="00715DB8">
        <w:rPr>
          <w:rFonts w:eastAsia="Times New Roman" w:cstheme="minorHAnsi"/>
          <w:color w:val="000000"/>
        </w:rPr>
        <w:t>Guide</w:t>
      </w:r>
      <w:r>
        <w:rPr>
          <w:rFonts w:eastAsia="Times New Roman" w:cstheme="minorHAnsi"/>
          <w:color w:val="000000"/>
        </w:rPr>
        <w:t>)</w:t>
      </w:r>
      <w:r w:rsidRPr="000D5DB5">
        <w:rPr>
          <w:rFonts w:eastAsia="Times New Roman" w:cstheme="minorHAnsi"/>
          <w:color w:val="000000"/>
        </w:rPr>
        <w:t>.</w:t>
      </w:r>
    </w:p>
    <w:p w14:paraId="20CCF2DB" w14:textId="77777777" w:rsidR="002D1106" w:rsidRDefault="002D1106">
      <w:pPr>
        <w:contextualSpacing/>
        <w:rPr>
          <w:rFonts w:eastAsia="Times New Roman" w:cstheme="minorHAnsi"/>
          <w:color w:val="000000"/>
        </w:rPr>
      </w:pPr>
    </w:p>
    <w:p w14:paraId="718D842A" w14:textId="77777777" w:rsidR="002D1106" w:rsidRDefault="002D1106">
      <w:pPr>
        <w:contextualSpacing/>
        <w:rPr>
          <w:rFonts w:eastAsia="Times New Roman" w:cstheme="minorHAnsi"/>
          <w:b/>
          <w:bCs/>
          <w:color w:val="000000"/>
        </w:rPr>
      </w:pPr>
      <w:r>
        <w:rPr>
          <w:rFonts w:eastAsia="Times New Roman" w:cstheme="minorHAnsi"/>
          <w:b/>
          <w:bCs/>
          <w:color w:val="000000"/>
        </w:rPr>
        <w:t>Warden’s Cloak</w:t>
      </w:r>
    </w:p>
    <w:p w14:paraId="5D1427DB" w14:textId="77777777" w:rsidR="002D1106" w:rsidRPr="002D1106" w:rsidRDefault="002D1106">
      <w:pPr>
        <w:contextualSpacing/>
        <w:rPr>
          <w:rFonts w:eastAsia="Times New Roman" w:cstheme="minorHAnsi"/>
          <w:i/>
          <w:iCs/>
          <w:color w:val="000000"/>
        </w:rPr>
      </w:pPr>
      <w:r>
        <w:rPr>
          <w:rFonts w:eastAsia="Times New Roman" w:cstheme="minorHAnsi"/>
          <w:i/>
          <w:iCs/>
          <w:color w:val="000000"/>
        </w:rPr>
        <w:t>Wondrous item, rare (requires attunement)</w:t>
      </w:r>
    </w:p>
    <w:p w14:paraId="6949EC46" w14:textId="77777777" w:rsidR="002D1106" w:rsidRDefault="002D1106" w:rsidP="002D1106">
      <w:pPr>
        <w:rPr>
          <w:rFonts w:eastAsia="Times New Roman" w:cstheme="minorHAnsi"/>
          <w:color w:val="000000"/>
        </w:rPr>
      </w:pPr>
      <w:r w:rsidRPr="002D1106">
        <w:rPr>
          <w:rFonts w:eastAsia="Times New Roman" w:cstheme="minorHAnsi"/>
          <w:color w:val="000000"/>
        </w:rPr>
        <w:t>Specially constructed for the night elves' wardens, these green velvet cloaks bear a fringe of deadly, razor-sharp blades along the hem,</w:t>
      </w:r>
      <w:r>
        <w:rPr>
          <w:rFonts w:eastAsia="Times New Roman" w:cstheme="minorHAnsi"/>
          <w:color w:val="000000"/>
        </w:rPr>
        <w:t xml:space="preserve"> resembling the wings of an owl</w:t>
      </w:r>
      <w:r w:rsidRPr="002D1106">
        <w:rPr>
          <w:rFonts w:eastAsia="Times New Roman" w:cstheme="minorHAnsi"/>
          <w:color w:val="000000"/>
        </w:rPr>
        <w:t xml:space="preserve">. </w:t>
      </w:r>
      <w:r>
        <w:rPr>
          <w:rFonts w:eastAsia="Times New Roman" w:cstheme="minorHAnsi"/>
          <w:color w:val="000000"/>
        </w:rPr>
        <w:t xml:space="preserve">While wearing it, you gain the following benefits: </w:t>
      </w:r>
    </w:p>
    <w:p w14:paraId="53FA32F6" w14:textId="77777777" w:rsidR="002D1106" w:rsidRDefault="002D1106" w:rsidP="003C4628">
      <w:pPr>
        <w:pStyle w:val="ListParagraph"/>
        <w:numPr>
          <w:ilvl w:val="0"/>
          <w:numId w:val="63"/>
        </w:numPr>
        <w:rPr>
          <w:rFonts w:eastAsia="Times New Roman" w:cstheme="minorHAnsi"/>
          <w:color w:val="000000"/>
        </w:rPr>
      </w:pPr>
      <w:r>
        <w:rPr>
          <w:rFonts w:eastAsia="Times New Roman" w:cstheme="minorHAnsi"/>
          <w:color w:val="000000"/>
        </w:rPr>
        <w:t>You gain a +1 bonus to AC</w:t>
      </w:r>
      <w:r w:rsidR="007D1E22">
        <w:rPr>
          <w:rFonts w:eastAsia="Times New Roman" w:cstheme="minorHAnsi"/>
          <w:color w:val="000000"/>
        </w:rPr>
        <w:t>.</w:t>
      </w:r>
    </w:p>
    <w:p w14:paraId="4081F909" w14:textId="77777777" w:rsidR="007D1E22" w:rsidRDefault="007D1E22" w:rsidP="003C4628">
      <w:pPr>
        <w:pStyle w:val="ListParagraph"/>
        <w:numPr>
          <w:ilvl w:val="0"/>
          <w:numId w:val="63"/>
        </w:numPr>
        <w:rPr>
          <w:rFonts w:eastAsia="Times New Roman" w:cstheme="minorHAnsi"/>
          <w:color w:val="000000"/>
        </w:rPr>
      </w:pPr>
      <w:r>
        <w:rPr>
          <w:rFonts w:eastAsia="Times New Roman" w:cstheme="minorHAnsi"/>
          <w:color w:val="000000"/>
        </w:rPr>
        <w:t>You ignore damage by falling</w:t>
      </w:r>
      <w:r w:rsidR="00E8009E">
        <w:rPr>
          <w:rFonts w:eastAsia="Times New Roman" w:cstheme="minorHAnsi"/>
          <w:color w:val="000000"/>
        </w:rPr>
        <w:t xml:space="preserve">, as if under the effects of the </w:t>
      </w:r>
      <w:r w:rsidR="00C506A7" w:rsidRPr="00C506A7">
        <w:rPr>
          <w:rFonts w:eastAsia="Times New Roman" w:cstheme="minorHAnsi"/>
          <w:i/>
          <w:iCs/>
          <w:color w:val="000000"/>
        </w:rPr>
        <w:t>f</w:t>
      </w:r>
      <w:r w:rsidR="00E8009E" w:rsidRPr="00C506A7">
        <w:rPr>
          <w:rFonts w:eastAsia="Times New Roman" w:cstheme="minorHAnsi"/>
          <w:i/>
          <w:iCs/>
          <w:color w:val="000000"/>
        </w:rPr>
        <w:t xml:space="preserve">eather </w:t>
      </w:r>
      <w:r w:rsidR="00C506A7" w:rsidRPr="00C506A7">
        <w:rPr>
          <w:rFonts w:eastAsia="Times New Roman" w:cstheme="minorHAnsi"/>
          <w:i/>
          <w:iCs/>
          <w:color w:val="000000"/>
        </w:rPr>
        <w:t>f</w:t>
      </w:r>
      <w:r w:rsidR="00E8009E" w:rsidRPr="00C506A7">
        <w:rPr>
          <w:rFonts w:eastAsia="Times New Roman" w:cstheme="minorHAnsi"/>
          <w:i/>
          <w:iCs/>
          <w:color w:val="000000"/>
        </w:rPr>
        <w:t>all</w:t>
      </w:r>
      <w:r w:rsidR="00E8009E">
        <w:rPr>
          <w:rFonts w:eastAsia="Times New Roman" w:cstheme="minorHAnsi"/>
          <w:color w:val="000000"/>
        </w:rPr>
        <w:t xml:space="preserve"> spell</w:t>
      </w:r>
      <w:r>
        <w:rPr>
          <w:rFonts w:eastAsia="Times New Roman" w:cstheme="minorHAnsi"/>
          <w:color w:val="000000"/>
        </w:rPr>
        <w:t xml:space="preserve">. </w:t>
      </w:r>
    </w:p>
    <w:p w14:paraId="553B96CD" w14:textId="77777777" w:rsidR="002D1106" w:rsidRPr="002D1106" w:rsidRDefault="002D1106" w:rsidP="003C4628">
      <w:pPr>
        <w:pStyle w:val="ListParagraph"/>
        <w:numPr>
          <w:ilvl w:val="0"/>
          <w:numId w:val="63"/>
        </w:numPr>
        <w:rPr>
          <w:rFonts w:eastAsia="Times New Roman" w:cstheme="minorHAnsi"/>
          <w:color w:val="000000"/>
        </w:rPr>
      </w:pPr>
      <w:r>
        <w:rPr>
          <w:rFonts w:eastAsia="Times New Roman" w:cstheme="minorHAnsi"/>
          <w:color w:val="000000"/>
        </w:rPr>
        <w:t>You may conjure two daggers</w:t>
      </w:r>
      <w:r w:rsidR="00E8009E">
        <w:rPr>
          <w:rFonts w:eastAsia="Times New Roman" w:cstheme="minorHAnsi"/>
          <w:color w:val="000000"/>
        </w:rPr>
        <w:t xml:space="preserve"> from the cloak’s folds</w:t>
      </w:r>
      <w:r>
        <w:rPr>
          <w:rFonts w:eastAsia="Times New Roman" w:cstheme="minorHAnsi"/>
          <w:color w:val="000000"/>
        </w:rPr>
        <w:t xml:space="preserve">. </w:t>
      </w:r>
      <w:r w:rsidR="00E0462D">
        <w:rPr>
          <w:rFonts w:eastAsia="Times New Roman" w:cstheme="minorHAnsi"/>
          <w:color w:val="000000"/>
        </w:rPr>
        <w:t xml:space="preserve">This does not cost an action, but the </w:t>
      </w:r>
      <w:r>
        <w:rPr>
          <w:rFonts w:eastAsia="Times New Roman" w:cstheme="minorHAnsi"/>
          <w:color w:val="000000"/>
        </w:rPr>
        <w:t xml:space="preserve">daggers remain until the </w:t>
      </w:r>
      <w:r>
        <w:rPr>
          <w:rFonts w:eastAsia="Times New Roman" w:cstheme="minorHAnsi"/>
          <w:color w:val="000000"/>
        </w:rPr>
        <w:lastRenderedPageBreak/>
        <w:t>end of your turn, afterwards they disappear.</w:t>
      </w:r>
    </w:p>
    <w:p w14:paraId="6A1509B7" w14:textId="77777777" w:rsidR="002D1106" w:rsidRDefault="002D1106">
      <w:pPr>
        <w:contextualSpacing/>
        <w:rPr>
          <w:rFonts w:eastAsia="Times New Roman" w:cstheme="minorHAnsi"/>
          <w:color w:val="000000"/>
        </w:rPr>
      </w:pPr>
      <w:r>
        <w:rPr>
          <w:rFonts w:eastAsia="Times New Roman" w:cstheme="minorHAnsi"/>
          <w:color w:val="000000"/>
        </w:rPr>
        <w:t xml:space="preserve">Wardens who don this cloak are usually talented with knife-throwing (taking the fan of knives talent). </w:t>
      </w:r>
    </w:p>
    <w:p w14:paraId="4422AA1D" w14:textId="77777777" w:rsidR="002D1106" w:rsidRDefault="002D1106">
      <w:pPr>
        <w:contextualSpacing/>
        <w:rPr>
          <w:rFonts w:eastAsia="Times New Roman" w:cstheme="minorHAnsi"/>
          <w:color w:val="000000"/>
        </w:rPr>
      </w:pPr>
    </w:p>
    <w:p w14:paraId="00E50550" w14:textId="77777777" w:rsidR="00E43E60" w:rsidRPr="000D5DB5" w:rsidRDefault="00E43E60" w:rsidP="00E43E60">
      <w:pPr>
        <w:contextualSpacing/>
        <w:rPr>
          <w:rFonts w:eastAsia="Times New Roman" w:cstheme="minorHAnsi"/>
          <w:b/>
          <w:bCs/>
        </w:rPr>
      </w:pPr>
      <w:r w:rsidRPr="000D5DB5">
        <w:rPr>
          <w:rFonts w:eastAsia="Times New Roman" w:cstheme="minorHAnsi"/>
          <w:b/>
          <w:bCs/>
        </w:rPr>
        <w:t>Wisp Amulet</w:t>
      </w:r>
    </w:p>
    <w:p w14:paraId="6D097B51" w14:textId="77777777" w:rsidR="00E43E60" w:rsidRPr="000D5DB5" w:rsidRDefault="00E43E60" w:rsidP="00E43E60">
      <w:pPr>
        <w:contextualSpacing/>
        <w:rPr>
          <w:rFonts w:eastAsia="Times New Roman" w:cstheme="minorHAnsi"/>
          <w:i/>
          <w:iCs/>
        </w:rPr>
      </w:pPr>
      <w:r w:rsidRPr="000D5DB5">
        <w:rPr>
          <w:rFonts w:eastAsia="Times New Roman" w:cstheme="minorHAnsi"/>
          <w:i/>
          <w:iCs/>
        </w:rPr>
        <w:lastRenderedPageBreak/>
        <w:t xml:space="preserve">Wondrous </w:t>
      </w:r>
      <w:r>
        <w:rPr>
          <w:rFonts w:eastAsia="Times New Roman" w:cstheme="minorHAnsi"/>
          <w:i/>
          <w:iCs/>
        </w:rPr>
        <w:t>i</w:t>
      </w:r>
      <w:r w:rsidRPr="000D5DB5">
        <w:rPr>
          <w:rFonts w:eastAsia="Times New Roman" w:cstheme="minorHAnsi"/>
          <w:i/>
          <w:iCs/>
        </w:rPr>
        <w:t>tem</w:t>
      </w:r>
      <w:r>
        <w:rPr>
          <w:rFonts w:eastAsia="Times New Roman" w:cstheme="minorHAnsi"/>
          <w:i/>
          <w:iCs/>
        </w:rPr>
        <w:t>,</w:t>
      </w:r>
      <w:r w:rsidRPr="000D5DB5">
        <w:rPr>
          <w:rFonts w:eastAsia="Times New Roman" w:cstheme="minorHAnsi"/>
          <w:i/>
          <w:iCs/>
        </w:rPr>
        <w:t xml:space="preserve"> </w:t>
      </w:r>
      <w:r>
        <w:rPr>
          <w:rFonts w:eastAsia="Times New Roman" w:cstheme="minorHAnsi"/>
          <w:i/>
          <w:iCs/>
        </w:rPr>
        <w:t>r</w:t>
      </w:r>
      <w:r w:rsidRPr="000D5DB5">
        <w:rPr>
          <w:rFonts w:eastAsia="Times New Roman" w:cstheme="minorHAnsi"/>
          <w:i/>
          <w:iCs/>
        </w:rPr>
        <w:t>are</w:t>
      </w:r>
    </w:p>
    <w:p w14:paraId="1FCCC78B" w14:textId="77777777" w:rsidR="00E43E60" w:rsidRPr="000D5DB5" w:rsidRDefault="00E43E60">
      <w:pPr>
        <w:contextualSpacing/>
        <w:rPr>
          <w:rFonts w:eastAsia="Times New Roman" w:cstheme="minorHAnsi"/>
        </w:rPr>
      </w:pPr>
      <w:r w:rsidRPr="000D5DB5">
        <w:rPr>
          <w:rFonts w:eastAsia="Times New Roman" w:cstheme="minorHAnsi"/>
        </w:rPr>
        <w:t>The wearer of this amulet may transform into a wisp for up to 1 minute. This is a polymorph effect. This property of the amulet can’t be used again until the next sundown.</w:t>
      </w:r>
      <w:r w:rsidR="0035220A">
        <w:rPr>
          <w:rFonts w:eastAsia="Times New Roman" w:cstheme="minorHAnsi"/>
        </w:rPr>
        <w:t xml:space="preserve"> </w:t>
      </w:r>
      <w:r w:rsidR="0035220A" w:rsidRPr="000D5DB5">
        <w:rPr>
          <w:rFonts w:eastAsia="Times New Roman" w:cstheme="minorHAnsi"/>
          <w:color w:val="000000"/>
        </w:rPr>
        <w:t xml:space="preserve">The DM has the </w:t>
      </w:r>
      <w:r w:rsidR="0035220A">
        <w:rPr>
          <w:rFonts w:eastAsia="Times New Roman" w:cstheme="minorHAnsi"/>
          <w:color w:val="000000"/>
        </w:rPr>
        <w:t xml:space="preserve">wisp’s </w:t>
      </w:r>
      <w:r w:rsidR="0035220A" w:rsidRPr="000D5DB5">
        <w:rPr>
          <w:rFonts w:eastAsia="Times New Roman" w:cstheme="minorHAnsi"/>
          <w:color w:val="000000"/>
        </w:rPr>
        <w:t>statistics.</w:t>
      </w:r>
    </w:p>
    <w:p w14:paraId="0E0FDAEB" w14:textId="77777777" w:rsidR="0035220A" w:rsidRDefault="0035220A">
      <w:pPr>
        <w:contextualSpacing/>
        <w:rPr>
          <w:rFonts w:eastAsia="Times New Roman" w:cstheme="minorHAnsi"/>
          <w:b/>
          <w:bCs/>
          <w:color w:val="000000"/>
        </w:rPr>
        <w:sectPr w:rsidR="0035220A" w:rsidSect="00F00B80">
          <w:type w:val="continuous"/>
          <w:pgSz w:w="12240" w:h="15840"/>
          <w:pgMar w:top="1440" w:right="1800" w:bottom="1440" w:left="1800" w:header="708" w:footer="708" w:gutter="0"/>
          <w:cols w:num="2" w:space="708"/>
          <w:docGrid w:linePitch="360"/>
        </w:sectPr>
      </w:pPr>
    </w:p>
    <w:p w14:paraId="114E1E6C" w14:textId="77777777" w:rsidR="00511A4E" w:rsidRPr="00BC1231" w:rsidRDefault="00511A4E">
      <w:pPr>
        <w:contextualSpacing/>
        <w:rPr>
          <w:rFonts w:eastAsia="Times New Roman" w:cstheme="minorHAnsi"/>
        </w:rPr>
      </w:pPr>
    </w:p>
    <w:p w14:paraId="7CF1DFC9" w14:textId="77777777" w:rsidR="00460425" w:rsidRPr="00134BC3" w:rsidRDefault="00460425">
      <w:pPr>
        <w:pStyle w:val="Heading3"/>
        <w:contextualSpacing/>
      </w:pPr>
      <w:bookmarkStart w:id="2983" w:name="_Toc54196446"/>
      <w:r w:rsidRPr="00C17107">
        <w:t>Artifacts</w:t>
      </w:r>
      <w:bookmarkEnd w:id="2983"/>
    </w:p>
    <w:p w14:paraId="662317F4" w14:textId="77777777" w:rsidR="0035220A" w:rsidRDefault="0035220A">
      <w:pPr>
        <w:contextualSpacing/>
        <w:rPr>
          <w:rFonts w:eastAsia="Times New Roman" w:cstheme="minorHAnsi"/>
          <w:b/>
          <w:bCs/>
        </w:rPr>
        <w:sectPr w:rsidR="0035220A" w:rsidSect="00AB25EF">
          <w:type w:val="continuous"/>
          <w:pgSz w:w="12240" w:h="15840"/>
          <w:pgMar w:top="1440" w:right="1800" w:bottom="1440" w:left="1800" w:header="708" w:footer="708" w:gutter="0"/>
          <w:cols w:space="708"/>
          <w:docGrid w:linePitch="360"/>
        </w:sectPr>
      </w:pPr>
    </w:p>
    <w:p w14:paraId="6B5AE83E" w14:textId="77777777" w:rsidR="000209E2" w:rsidRPr="000D5DB5" w:rsidRDefault="000209E2">
      <w:pPr>
        <w:contextualSpacing/>
        <w:rPr>
          <w:rFonts w:eastAsia="Times New Roman" w:cstheme="minorHAnsi"/>
          <w:b/>
          <w:bCs/>
        </w:rPr>
      </w:pPr>
      <w:r w:rsidRPr="000D5DB5">
        <w:rPr>
          <w:rFonts w:eastAsia="Times New Roman" w:cstheme="minorHAnsi"/>
          <w:b/>
          <w:bCs/>
        </w:rPr>
        <w:lastRenderedPageBreak/>
        <w:t>Anathema and Benediction</w:t>
      </w:r>
    </w:p>
    <w:p w14:paraId="198C955A" w14:textId="77777777" w:rsidR="000209E2" w:rsidRPr="000D5DB5" w:rsidRDefault="000209E2">
      <w:pPr>
        <w:contextualSpacing/>
        <w:rPr>
          <w:rFonts w:eastAsia="Times New Roman" w:cstheme="minorHAnsi"/>
          <w:i/>
          <w:iCs/>
        </w:rPr>
      </w:pPr>
      <w:r w:rsidRPr="000D5DB5">
        <w:rPr>
          <w:rFonts w:eastAsia="Times New Roman" w:cstheme="minorHAnsi"/>
          <w:i/>
          <w:iCs/>
        </w:rPr>
        <w:t xml:space="preserve">Weapon (staff), </w:t>
      </w:r>
      <w:r>
        <w:rPr>
          <w:rFonts w:eastAsia="Times New Roman" w:cstheme="minorHAnsi"/>
          <w:i/>
          <w:iCs/>
        </w:rPr>
        <w:t>artifact</w:t>
      </w:r>
      <w:r w:rsidRPr="000D5DB5">
        <w:rPr>
          <w:rFonts w:eastAsia="Times New Roman" w:cstheme="minorHAnsi"/>
          <w:i/>
          <w:iCs/>
        </w:rPr>
        <w:t xml:space="preserve"> (requires attunement)</w:t>
      </w:r>
    </w:p>
    <w:p w14:paraId="414A56DE" w14:textId="77777777" w:rsidR="000209E2" w:rsidRPr="000D5DB5" w:rsidRDefault="000209E2">
      <w:pPr>
        <w:contextualSpacing/>
        <w:rPr>
          <w:rFonts w:eastAsia="Times New Roman" w:cstheme="minorHAnsi"/>
        </w:rPr>
      </w:pPr>
      <w:r w:rsidRPr="000D5DB5">
        <w:rPr>
          <w:rFonts w:eastAsia="Times New Roman" w:cstheme="minorHAnsi"/>
        </w:rPr>
        <w:t>This staff can be wielded as a magic</w:t>
      </w:r>
      <w:r>
        <w:rPr>
          <w:rFonts w:eastAsia="Times New Roman" w:cstheme="minorHAnsi"/>
        </w:rPr>
        <w:t>al</w:t>
      </w:r>
      <w:r w:rsidRPr="000D5DB5">
        <w:rPr>
          <w:rFonts w:eastAsia="Times New Roman" w:cstheme="minorHAnsi"/>
        </w:rPr>
        <w:t xml:space="preserve"> quarterstaff that grants a +3 to attack and damage rolls made with it. </w:t>
      </w:r>
    </w:p>
    <w:p w14:paraId="5BF34CD3" w14:textId="77777777" w:rsidR="000209E2" w:rsidRPr="000D5DB5" w:rsidRDefault="000209E2">
      <w:pPr>
        <w:contextualSpacing/>
        <w:rPr>
          <w:rFonts w:eastAsia="Times New Roman" w:cstheme="minorHAnsi"/>
        </w:rPr>
      </w:pPr>
      <w:r w:rsidRPr="000D5DB5">
        <w:rPr>
          <w:rFonts w:eastAsia="Times New Roman" w:cstheme="minorHAnsi"/>
        </w:rPr>
        <w:t>The staff has 50 charges. It regains 4d6</w:t>
      </w:r>
      <w:r w:rsidR="004E1D1A">
        <w:rPr>
          <w:rFonts w:eastAsia="Times New Roman" w:cstheme="minorHAnsi"/>
        </w:rPr>
        <w:t xml:space="preserve"> </w:t>
      </w:r>
      <w:r w:rsidRPr="000D5DB5">
        <w:rPr>
          <w:rFonts w:eastAsia="Times New Roman" w:cstheme="minorHAnsi"/>
        </w:rPr>
        <w:t>+</w:t>
      </w:r>
      <w:r w:rsidR="004E1D1A">
        <w:rPr>
          <w:rFonts w:eastAsia="Times New Roman" w:cstheme="minorHAnsi"/>
        </w:rPr>
        <w:t xml:space="preserve"> </w:t>
      </w:r>
      <w:r w:rsidRPr="000D5DB5">
        <w:rPr>
          <w:rFonts w:eastAsia="Times New Roman" w:cstheme="minorHAnsi"/>
        </w:rPr>
        <w:t xml:space="preserve">2 expended charges daily at dawn. If you expend the last charge, roll a d20. On a 1, the ancient wood that keeps the Anathema and Benediction heads away from one another crumble, and the two gravitate towards one another, before clashing, and disappearing. On a 20, the staff regains 1d6 charges. After one year of disappearing, the staff re-forms elsewhere in Azeroth with full charges. </w:t>
      </w:r>
    </w:p>
    <w:p w14:paraId="1FD7341D" w14:textId="77777777" w:rsidR="000209E2" w:rsidRPr="000D5DB5" w:rsidRDefault="000209E2">
      <w:pPr>
        <w:contextualSpacing/>
        <w:rPr>
          <w:rFonts w:eastAsia="Times New Roman" w:cstheme="minorHAnsi"/>
        </w:rPr>
      </w:pPr>
      <w:r w:rsidRPr="00134BC3">
        <w:rPr>
          <w:rFonts w:eastAsia="Times New Roman" w:cstheme="minorHAnsi"/>
          <w:i/>
          <w:iCs/>
        </w:rPr>
        <w:t>Strike of the Cursed and Blessed.</w:t>
      </w:r>
      <w:r w:rsidRPr="000D5DB5">
        <w:rPr>
          <w:rFonts w:eastAsia="Times New Roman" w:cstheme="minorHAnsi"/>
          <w:b/>
          <w:bCs/>
        </w:rPr>
        <w:t xml:space="preserve"> </w:t>
      </w:r>
      <w:r w:rsidRPr="000D5DB5">
        <w:rPr>
          <w:rFonts w:eastAsia="Times New Roman" w:cstheme="minorHAnsi"/>
        </w:rPr>
        <w:t xml:space="preserve">When you hit with a melee attack using the staff and use 1 charge, you can expend 1 charge to cause one of the two opposing heads to strike. If choosing Anathema, the staff deals an extra 2d8 </w:t>
      </w:r>
      <w:r w:rsidRPr="000D5DB5">
        <w:rPr>
          <w:rFonts w:eastAsia="Times New Roman" w:cstheme="minorHAnsi"/>
          <w:color w:val="000000"/>
        </w:rPr>
        <w:t>shadow</w:t>
      </w:r>
      <w:r w:rsidRPr="000D5DB5" w:rsidDel="00FE1A8D">
        <w:rPr>
          <w:rFonts w:eastAsia="Times New Roman" w:cstheme="minorHAnsi"/>
        </w:rPr>
        <w:t xml:space="preserve"> </w:t>
      </w:r>
      <w:r w:rsidRPr="000D5DB5">
        <w:rPr>
          <w:rFonts w:eastAsia="Times New Roman" w:cstheme="minorHAnsi"/>
        </w:rPr>
        <w:t xml:space="preserve">damage to any target it hits. If choosing Benediction, the staff instead deals 2d8 holy damage to any target it hits. This is a strike effect and requires a bonus action to activate as normal. </w:t>
      </w:r>
    </w:p>
    <w:p w14:paraId="1DF700DF" w14:textId="77777777" w:rsidR="000209E2" w:rsidRPr="000D5DB5" w:rsidRDefault="000209E2">
      <w:pPr>
        <w:contextualSpacing/>
        <w:rPr>
          <w:rFonts w:eastAsia="Times New Roman" w:cstheme="minorHAnsi"/>
        </w:rPr>
      </w:pPr>
      <w:r w:rsidRPr="00134BC3">
        <w:rPr>
          <w:rFonts w:eastAsia="Times New Roman" w:cstheme="minorHAnsi"/>
          <w:i/>
          <w:iCs/>
        </w:rPr>
        <w:t>Channel Divinity.</w:t>
      </w:r>
      <w:r w:rsidRPr="00134BC3">
        <w:rPr>
          <w:rFonts w:eastAsia="Times New Roman" w:cstheme="minorHAnsi"/>
        </w:rPr>
        <w:t xml:space="preserve"> </w:t>
      </w:r>
      <w:r w:rsidRPr="000D5DB5">
        <w:rPr>
          <w:rFonts w:eastAsia="Times New Roman" w:cstheme="minorHAnsi"/>
        </w:rPr>
        <w:t>You can use 3 charges to regain a use of your channel divinity ability (if you have it). This can be used once until the next dawn.</w:t>
      </w:r>
    </w:p>
    <w:p w14:paraId="27E937AA" w14:textId="77777777" w:rsidR="000209E2" w:rsidRPr="000D5DB5" w:rsidRDefault="000209E2">
      <w:pPr>
        <w:contextualSpacing/>
        <w:rPr>
          <w:rFonts w:eastAsia="Times New Roman" w:cstheme="minorHAnsi"/>
        </w:rPr>
      </w:pPr>
      <w:r w:rsidRPr="00134BC3">
        <w:rPr>
          <w:rFonts w:eastAsia="Times New Roman" w:cstheme="minorHAnsi"/>
          <w:i/>
          <w:iCs/>
        </w:rPr>
        <w:t>Spells.</w:t>
      </w:r>
      <w:r w:rsidRPr="00134BC3">
        <w:rPr>
          <w:rFonts w:eastAsia="Times New Roman" w:cstheme="minorHAnsi"/>
        </w:rPr>
        <w:t xml:space="preserve"> </w:t>
      </w:r>
      <w:r w:rsidRPr="000D5DB5">
        <w:rPr>
          <w:rFonts w:eastAsia="Times New Roman" w:cstheme="minorHAnsi"/>
        </w:rPr>
        <w:t xml:space="preserve">While holding this staff, you can use an action to expend 1 or more of its charges to cast one of the following spells from it, using your spell save DC: </w:t>
      </w:r>
      <w:r w:rsidRPr="004E1D1A">
        <w:rPr>
          <w:rFonts w:eastAsia="Times New Roman" w:cstheme="minorHAnsi"/>
          <w:i/>
          <w:iCs/>
        </w:rPr>
        <w:t xml:space="preserve">Death </w:t>
      </w:r>
      <w:r w:rsidR="004E1D1A">
        <w:rPr>
          <w:rFonts w:eastAsia="Times New Roman" w:cstheme="minorHAnsi"/>
          <w:i/>
          <w:iCs/>
        </w:rPr>
        <w:t>w</w:t>
      </w:r>
      <w:r w:rsidRPr="004E1D1A">
        <w:rPr>
          <w:rFonts w:eastAsia="Times New Roman" w:cstheme="minorHAnsi"/>
          <w:i/>
          <w:iCs/>
        </w:rPr>
        <w:t>ard</w:t>
      </w:r>
      <w:r w:rsidRPr="000D5DB5">
        <w:rPr>
          <w:rFonts w:eastAsia="Times New Roman" w:cstheme="minorHAnsi"/>
        </w:rPr>
        <w:t xml:space="preserve"> (4 charges), </w:t>
      </w:r>
      <w:r w:rsidR="004E1D1A">
        <w:rPr>
          <w:rFonts w:eastAsia="Times New Roman" w:cstheme="minorHAnsi"/>
          <w:i/>
          <w:iCs/>
        </w:rPr>
        <w:t>f</w:t>
      </w:r>
      <w:r w:rsidRPr="004E1D1A">
        <w:rPr>
          <w:rFonts w:eastAsia="Times New Roman" w:cstheme="minorHAnsi"/>
          <w:i/>
          <w:iCs/>
        </w:rPr>
        <w:t xml:space="preserve">inger of </w:t>
      </w:r>
      <w:r w:rsidR="004E1D1A">
        <w:rPr>
          <w:rFonts w:eastAsia="Times New Roman" w:cstheme="minorHAnsi"/>
          <w:i/>
          <w:iCs/>
        </w:rPr>
        <w:t>d</w:t>
      </w:r>
      <w:r w:rsidRPr="004E1D1A">
        <w:rPr>
          <w:rFonts w:eastAsia="Times New Roman" w:cstheme="minorHAnsi"/>
          <w:i/>
          <w:iCs/>
        </w:rPr>
        <w:t>eath</w:t>
      </w:r>
      <w:r w:rsidRPr="000D5DB5">
        <w:rPr>
          <w:rFonts w:eastAsia="Times New Roman" w:cstheme="minorHAnsi"/>
        </w:rPr>
        <w:t xml:space="preserve"> (7 charges), </w:t>
      </w:r>
      <w:r w:rsidR="004E1D1A">
        <w:rPr>
          <w:rFonts w:eastAsia="Times New Roman" w:cstheme="minorHAnsi"/>
          <w:i/>
          <w:iCs/>
        </w:rPr>
        <w:t>h</w:t>
      </w:r>
      <w:r w:rsidRPr="004E1D1A">
        <w:rPr>
          <w:rFonts w:eastAsia="Times New Roman" w:cstheme="minorHAnsi"/>
          <w:i/>
          <w:iCs/>
        </w:rPr>
        <w:t xml:space="preserve">oly </w:t>
      </w:r>
      <w:r w:rsidR="004E1D1A">
        <w:rPr>
          <w:rFonts w:eastAsia="Times New Roman" w:cstheme="minorHAnsi"/>
          <w:i/>
          <w:iCs/>
        </w:rPr>
        <w:t>a</w:t>
      </w:r>
      <w:r w:rsidRPr="004E1D1A">
        <w:rPr>
          <w:rFonts w:eastAsia="Times New Roman" w:cstheme="minorHAnsi"/>
          <w:i/>
          <w:iCs/>
        </w:rPr>
        <w:t>ura</w:t>
      </w:r>
      <w:r w:rsidRPr="000D5DB5">
        <w:rPr>
          <w:rFonts w:eastAsia="Times New Roman" w:cstheme="minorHAnsi"/>
        </w:rPr>
        <w:t xml:space="preserve"> (8 charges), </w:t>
      </w:r>
      <w:r w:rsidR="004E1D1A" w:rsidRPr="004E1D1A">
        <w:rPr>
          <w:rFonts w:eastAsia="Times New Roman" w:cstheme="minorHAnsi"/>
          <w:i/>
          <w:iCs/>
        </w:rPr>
        <w:t>h</w:t>
      </w:r>
      <w:r w:rsidRPr="004E1D1A">
        <w:rPr>
          <w:rFonts w:eastAsia="Times New Roman" w:cstheme="minorHAnsi"/>
          <w:i/>
          <w:iCs/>
        </w:rPr>
        <w:t xml:space="preserve">oly </w:t>
      </w:r>
      <w:r w:rsidR="004E1D1A" w:rsidRPr="004E1D1A">
        <w:rPr>
          <w:rFonts w:eastAsia="Times New Roman" w:cstheme="minorHAnsi"/>
          <w:i/>
          <w:iCs/>
        </w:rPr>
        <w:t>n</w:t>
      </w:r>
      <w:r w:rsidR="00E80870" w:rsidRPr="004E1D1A">
        <w:rPr>
          <w:rFonts w:eastAsia="Times New Roman" w:cstheme="minorHAnsi"/>
          <w:i/>
          <w:iCs/>
        </w:rPr>
        <w:t>ova</w:t>
      </w:r>
      <w:r w:rsidR="00E80870" w:rsidRPr="000D5DB5">
        <w:rPr>
          <w:rFonts w:eastAsia="Times New Roman" w:cstheme="minorHAnsi"/>
        </w:rPr>
        <w:t xml:space="preserve"> </w:t>
      </w:r>
      <w:r w:rsidRPr="000D5DB5">
        <w:rPr>
          <w:rFonts w:eastAsia="Times New Roman" w:cstheme="minorHAnsi"/>
        </w:rPr>
        <w:t xml:space="preserve">(heightened to 4th level; 4 charges), </w:t>
      </w:r>
      <w:r w:rsidR="004E1D1A" w:rsidRPr="004E1D1A">
        <w:rPr>
          <w:rFonts w:eastAsia="Times New Roman" w:cstheme="minorHAnsi"/>
          <w:i/>
          <w:iCs/>
        </w:rPr>
        <w:t>h</w:t>
      </w:r>
      <w:r w:rsidRPr="004E1D1A">
        <w:rPr>
          <w:rFonts w:eastAsia="Times New Roman" w:cstheme="minorHAnsi"/>
          <w:i/>
          <w:iCs/>
        </w:rPr>
        <w:t xml:space="preserve">oly </w:t>
      </w:r>
      <w:r w:rsidR="004E1D1A" w:rsidRPr="004E1D1A">
        <w:rPr>
          <w:rFonts w:eastAsia="Times New Roman" w:cstheme="minorHAnsi"/>
          <w:i/>
          <w:iCs/>
        </w:rPr>
        <w:t>l</w:t>
      </w:r>
      <w:r w:rsidRPr="004E1D1A">
        <w:rPr>
          <w:rFonts w:eastAsia="Times New Roman" w:cstheme="minorHAnsi"/>
          <w:i/>
          <w:iCs/>
        </w:rPr>
        <w:t>ight</w:t>
      </w:r>
      <w:r w:rsidRPr="000D5DB5">
        <w:rPr>
          <w:rFonts w:eastAsia="Times New Roman" w:cstheme="minorHAnsi"/>
        </w:rPr>
        <w:t xml:space="preserve"> (heightened to 4th level; 4 charges), </w:t>
      </w:r>
      <w:r w:rsidR="004E1D1A" w:rsidRPr="004E1D1A">
        <w:rPr>
          <w:rFonts w:eastAsia="Times New Roman" w:cstheme="minorHAnsi"/>
          <w:i/>
          <w:iCs/>
        </w:rPr>
        <w:t>d</w:t>
      </w:r>
      <w:r w:rsidRPr="004E1D1A">
        <w:rPr>
          <w:rFonts w:eastAsia="Times New Roman" w:cstheme="minorHAnsi"/>
          <w:i/>
          <w:iCs/>
        </w:rPr>
        <w:t xml:space="preserve">eath </w:t>
      </w:r>
      <w:r w:rsidR="004E1D1A" w:rsidRPr="004E1D1A">
        <w:rPr>
          <w:rFonts w:eastAsia="Times New Roman" w:cstheme="minorHAnsi"/>
          <w:i/>
          <w:iCs/>
        </w:rPr>
        <w:t>c</w:t>
      </w:r>
      <w:r w:rsidRPr="004E1D1A">
        <w:rPr>
          <w:rFonts w:eastAsia="Times New Roman" w:cstheme="minorHAnsi"/>
          <w:i/>
          <w:iCs/>
        </w:rPr>
        <w:t>oil</w:t>
      </w:r>
      <w:r w:rsidRPr="000D5DB5">
        <w:rPr>
          <w:rFonts w:eastAsia="Times New Roman" w:cstheme="minorHAnsi"/>
        </w:rPr>
        <w:t xml:space="preserve"> (heightened to 4th level; 4 charges), </w:t>
      </w:r>
      <w:r w:rsidR="004E1D1A">
        <w:rPr>
          <w:rFonts w:eastAsia="Times New Roman" w:cstheme="minorHAnsi"/>
          <w:i/>
          <w:iCs/>
        </w:rPr>
        <w:t>c</w:t>
      </w:r>
      <w:r w:rsidR="004E1D1A" w:rsidRPr="004E1D1A">
        <w:rPr>
          <w:rFonts w:eastAsia="Times New Roman" w:cstheme="minorHAnsi"/>
          <w:i/>
          <w:iCs/>
        </w:rPr>
        <w:t>onjure</w:t>
      </w:r>
      <w:r w:rsidRPr="004E1D1A">
        <w:rPr>
          <w:rFonts w:eastAsia="Times New Roman" w:cstheme="minorHAnsi"/>
          <w:i/>
          <w:iCs/>
        </w:rPr>
        <w:t xml:space="preserve"> </w:t>
      </w:r>
      <w:r w:rsidR="004E1D1A">
        <w:rPr>
          <w:rFonts w:eastAsia="Times New Roman" w:cstheme="minorHAnsi"/>
          <w:i/>
          <w:iCs/>
        </w:rPr>
        <w:t>u</w:t>
      </w:r>
      <w:r w:rsidRPr="004E1D1A">
        <w:rPr>
          <w:rFonts w:eastAsia="Times New Roman" w:cstheme="minorHAnsi"/>
          <w:i/>
          <w:iCs/>
        </w:rPr>
        <w:t>ndead</w:t>
      </w:r>
      <w:r w:rsidRPr="000D5DB5">
        <w:rPr>
          <w:rFonts w:eastAsia="Times New Roman" w:cstheme="minorHAnsi"/>
        </w:rPr>
        <w:t xml:space="preserve"> (heightened to 4th </w:t>
      </w:r>
      <w:r w:rsidRPr="000D5DB5">
        <w:rPr>
          <w:rFonts w:eastAsia="Times New Roman" w:cstheme="minorHAnsi"/>
        </w:rPr>
        <w:lastRenderedPageBreak/>
        <w:t xml:space="preserve">level; 4 charges), </w:t>
      </w:r>
      <w:r w:rsidR="004E1D1A" w:rsidRPr="004E1D1A">
        <w:rPr>
          <w:rFonts w:eastAsia="Times New Roman" w:cstheme="minorHAnsi"/>
          <w:i/>
          <w:iCs/>
        </w:rPr>
        <w:t>d</w:t>
      </w:r>
      <w:r w:rsidRPr="004E1D1A">
        <w:rPr>
          <w:rFonts w:eastAsia="Times New Roman" w:cstheme="minorHAnsi"/>
          <w:i/>
          <w:iCs/>
        </w:rPr>
        <w:t xml:space="preserve">ispel </w:t>
      </w:r>
      <w:r w:rsidR="004E1D1A" w:rsidRPr="004E1D1A">
        <w:rPr>
          <w:rFonts w:eastAsia="Times New Roman" w:cstheme="minorHAnsi"/>
          <w:i/>
          <w:iCs/>
        </w:rPr>
        <w:t>m</w:t>
      </w:r>
      <w:r w:rsidRPr="004E1D1A">
        <w:rPr>
          <w:rFonts w:eastAsia="Times New Roman" w:cstheme="minorHAnsi"/>
          <w:i/>
          <w:iCs/>
        </w:rPr>
        <w:t>agic</w:t>
      </w:r>
      <w:r w:rsidRPr="000D5DB5">
        <w:rPr>
          <w:rFonts w:eastAsia="Times New Roman" w:cstheme="minorHAnsi"/>
        </w:rPr>
        <w:t xml:space="preserve"> (3 charges), </w:t>
      </w:r>
      <w:r w:rsidR="004E1D1A" w:rsidRPr="004E1D1A">
        <w:rPr>
          <w:rFonts w:eastAsia="Times New Roman" w:cstheme="minorHAnsi"/>
          <w:i/>
          <w:iCs/>
        </w:rPr>
        <w:t>p</w:t>
      </w:r>
      <w:r w:rsidRPr="004E1D1A">
        <w:rPr>
          <w:rFonts w:eastAsia="Times New Roman" w:cstheme="minorHAnsi"/>
          <w:i/>
          <w:iCs/>
        </w:rPr>
        <w:t xml:space="preserve">rotection from </w:t>
      </w:r>
      <w:r w:rsidR="004E1D1A" w:rsidRPr="004E1D1A">
        <w:rPr>
          <w:rFonts w:eastAsia="Times New Roman" w:cstheme="minorHAnsi"/>
          <w:i/>
          <w:iCs/>
        </w:rPr>
        <w:t>e</w:t>
      </w:r>
      <w:r w:rsidRPr="004E1D1A">
        <w:rPr>
          <w:rFonts w:eastAsia="Times New Roman" w:cstheme="minorHAnsi"/>
          <w:i/>
          <w:iCs/>
        </w:rPr>
        <w:t xml:space="preserve">vil and </w:t>
      </w:r>
      <w:r w:rsidR="004E1D1A" w:rsidRPr="004E1D1A">
        <w:rPr>
          <w:rFonts w:eastAsia="Times New Roman" w:cstheme="minorHAnsi"/>
          <w:i/>
          <w:iCs/>
        </w:rPr>
        <w:t>g</w:t>
      </w:r>
      <w:r w:rsidRPr="004E1D1A">
        <w:rPr>
          <w:rFonts w:eastAsia="Times New Roman" w:cstheme="minorHAnsi"/>
          <w:i/>
          <w:iCs/>
        </w:rPr>
        <w:t xml:space="preserve">ood </w:t>
      </w:r>
      <w:r w:rsidRPr="000D5DB5">
        <w:rPr>
          <w:rFonts w:eastAsia="Times New Roman" w:cstheme="minorHAnsi"/>
        </w:rPr>
        <w:t xml:space="preserve">(1 charge), </w:t>
      </w:r>
      <w:r w:rsidR="004E1D1A">
        <w:rPr>
          <w:rFonts w:eastAsia="Times New Roman" w:cstheme="minorHAnsi"/>
        </w:rPr>
        <w:t xml:space="preserve">and </w:t>
      </w:r>
      <w:r w:rsidR="004E1D1A" w:rsidRPr="004E1D1A">
        <w:rPr>
          <w:rFonts w:eastAsia="Times New Roman" w:cstheme="minorHAnsi"/>
          <w:i/>
          <w:iCs/>
        </w:rPr>
        <w:t>h</w:t>
      </w:r>
      <w:r w:rsidRPr="004E1D1A">
        <w:rPr>
          <w:rFonts w:eastAsia="Times New Roman" w:cstheme="minorHAnsi"/>
          <w:i/>
          <w:iCs/>
        </w:rPr>
        <w:t>allow/</w:t>
      </w:r>
      <w:r w:rsidR="004E1D1A" w:rsidRPr="004E1D1A">
        <w:rPr>
          <w:rFonts w:eastAsia="Times New Roman" w:cstheme="minorHAnsi"/>
          <w:i/>
          <w:iCs/>
        </w:rPr>
        <w:t>u</w:t>
      </w:r>
      <w:r w:rsidRPr="004E1D1A">
        <w:rPr>
          <w:rFonts w:eastAsia="Times New Roman" w:cstheme="minorHAnsi"/>
          <w:i/>
          <w:iCs/>
        </w:rPr>
        <w:t>nhallow</w:t>
      </w:r>
      <w:r w:rsidRPr="000D5DB5">
        <w:rPr>
          <w:rFonts w:eastAsia="Times New Roman" w:cstheme="minorHAnsi"/>
        </w:rPr>
        <w:t>.</w:t>
      </w:r>
    </w:p>
    <w:p w14:paraId="390947A1" w14:textId="77777777" w:rsidR="000209E2" w:rsidRDefault="000209E2">
      <w:pPr>
        <w:contextualSpacing/>
        <w:rPr>
          <w:rFonts w:eastAsia="Times New Roman" w:cstheme="minorHAnsi"/>
        </w:rPr>
      </w:pPr>
    </w:p>
    <w:p w14:paraId="340DC148" w14:textId="77777777" w:rsidR="00AA3E30" w:rsidRPr="00672B5A" w:rsidRDefault="00AA3E30" w:rsidP="00AA3E30">
      <w:pPr>
        <w:contextualSpacing/>
        <w:rPr>
          <w:rFonts w:eastAsia="Times New Roman" w:cstheme="minorHAnsi"/>
          <w:b/>
          <w:bCs/>
        </w:rPr>
      </w:pPr>
      <w:r w:rsidRPr="00672B5A">
        <w:rPr>
          <w:rFonts w:eastAsia="Times New Roman" w:cstheme="minorHAnsi"/>
          <w:b/>
          <w:bCs/>
        </w:rPr>
        <w:t xml:space="preserve">Ashbringer </w:t>
      </w:r>
    </w:p>
    <w:p w14:paraId="0EBCC02D" w14:textId="77777777" w:rsidR="00AA3E30" w:rsidRPr="00672B5A" w:rsidRDefault="00AA3E30" w:rsidP="00AA3E30">
      <w:pPr>
        <w:contextualSpacing/>
        <w:rPr>
          <w:rFonts w:eastAsia="Times New Roman" w:cstheme="minorHAnsi"/>
          <w:i/>
          <w:iCs/>
        </w:rPr>
      </w:pPr>
      <w:r w:rsidRPr="00672B5A">
        <w:rPr>
          <w:rFonts w:eastAsia="Times New Roman" w:cstheme="minorHAnsi"/>
          <w:i/>
          <w:iCs/>
        </w:rPr>
        <w:t>Weapon (greatsword), artifact (requires attunement)</w:t>
      </w:r>
    </w:p>
    <w:p w14:paraId="7A2529BA" w14:textId="77777777" w:rsidR="00AA3E30" w:rsidRPr="00BC1231" w:rsidRDefault="00AA3E30" w:rsidP="00AA3E30">
      <w:pPr>
        <w:contextualSpacing/>
        <w:rPr>
          <w:rFonts w:eastAsia="Times New Roman" w:cstheme="minorHAnsi"/>
        </w:rPr>
      </w:pPr>
      <w:r>
        <w:rPr>
          <w:rFonts w:eastAsia="Times New Roman" w:cstheme="minorHAnsi"/>
        </w:rPr>
        <w:t xml:space="preserve">This sword can be wielded as a magic greatsword that grants a </w:t>
      </w:r>
      <w:r w:rsidRPr="00BC1231">
        <w:rPr>
          <w:rFonts w:eastAsia="Times New Roman" w:cstheme="minorHAnsi"/>
        </w:rPr>
        <w:t>+3 to attack and damage</w:t>
      </w:r>
      <w:r>
        <w:rPr>
          <w:rFonts w:eastAsia="Times New Roman" w:cstheme="minorHAnsi"/>
        </w:rPr>
        <w:t xml:space="preserve"> rolls made with it</w:t>
      </w:r>
      <w:r w:rsidRPr="00BC1231">
        <w:rPr>
          <w:rFonts w:eastAsia="Times New Roman" w:cstheme="minorHAnsi"/>
        </w:rPr>
        <w:t xml:space="preserve">. Any undead destroyed by this sword is burnt to ash, </w:t>
      </w:r>
      <w:r>
        <w:rPr>
          <w:rFonts w:eastAsia="Times New Roman" w:cstheme="minorHAnsi"/>
        </w:rPr>
        <w:t xml:space="preserve">utterly </w:t>
      </w:r>
      <w:r w:rsidRPr="00BC1231">
        <w:rPr>
          <w:rFonts w:eastAsia="Times New Roman" w:cstheme="minorHAnsi"/>
        </w:rPr>
        <w:t xml:space="preserve">destroying the corpse. </w:t>
      </w:r>
      <w:r>
        <w:rPr>
          <w:rFonts w:eastAsia="Times New Roman" w:cstheme="minorHAnsi"/>
        </w:rPr>
        <w:t xml:space="preserve">The weapon’s additional damage is treated as </w:t>
      </w:r>
      <w:r w:rsidRPr="00BC1231">
        <w:rPr>
          <w:rFonts w:eastAsia="Times New Roman" w:cstheme="minorHAnsi"/>
        </w:rPr>
        <w:t xml:space="preserve">fire </w:t>
      </w:r>
      <w:r>
        <w:rPr>
          <w:rFonts w:eastAsia="Times New Roman" w:cstheme="minorHAnsi"/>
        </w:rPr>
        <w:t xml:space="preserve">or </w:t>
      </w:r>
      <w:r w:rsidRPr="00BC1231">
        <w:rPr>
          <w:rFonts w:eastAsia="Times New Roman" w:cstheme="minorHAnsi"/>
        </w:rPr>
        <w:t>holy damage</w:t>
      </w:r>
      <w:r>
        <w:rPr>
          <w:rFonts w:eastAsia="Times New Roman" w:cstheme="minorHAnsi"/>
        </w:rPr>
        <w:t xml:space="preserve"> (whichever is most beneficial)</w:t>
      </w:r>
      <w:r w:rsidRPr="00BC1231">
        <w:rPr>
          <w:rFonts w:eastAsia="Times New Roman" w:cstheme="minorHAnsi"/>
        </w:rPr>
        <w:t xml:space="preserve">. </w:t>
      </w:r>
    </w:p>
    <w:p w14:paraId="7EBECB4A" w14:textId="48645C5E" w:rsidR="009C3631" w:rsidRDefault="00AA3E30" w:rsidP="00C82D21">
      <w:pPr>
        <w:pStyle w:val="ListParagraph"/>
        <w:numPr>
          <w:ilvl w:val="0"/>
          <w:numId w:val="63"/>
        </w:numPr>
        <w:rPr>
          <w:rFonts w:eastAsia="Times New Roman" w:cstheme="minorHAnsi"/>
        </w:rPr>
        <w:pPrChange w:id="2984" w:author="Admin" w:date="2022-04-19T00:14:00Z">
          <w:pPr>
            <w:pStyle w:val="ListParagraph"/>
            <w:numPr>
              <w:numId w:val="63"/>
            </w:numPr>
            <w:tabs>
              <w:tab w:val="num" w:pos="360"/>
            </w:tabs>
            <w:ind w:left="360" w:hanging="360"/>
          </w:pPr>
        </w:pPrChange>
      </w:pPr>
      <w:r w:rsidRPr="009C3631">
        <w:rPr>
          <w:rFonts w:eastAsia="Times New Roman" w:cstheme="minorHAnsi"/>
          <w:i/>
          <w:iCs/>
        </w:rPr>
        <w:t xml:space="preserve">Ashen Strike. </w:t>
      </w:r>
      <w:r w:rsidRPr="009C3631">
        <w:rPr>
          <w:rFonts w:eastAsia="Times New Roman" w:cstheme="minorHAnsi"/>
        </w:rPr>
        <w:t xml:space="preserve">If this blade slays an undead spellcaster who has bonded (or animated) undead, the spells are instantaneously dispelled, </w:t>
      </w:r>
      <w:r w:rsidR="009C3631">
        <w:rPr>
          <w:rFonts w:eastAsia="Times New Roman" w:cstheme="minorHAnsi"/>
        </w:rPr>
        <w:t>dispelling</w:t>
      </w:r>
      <w:r w:rsidRPr="009C3631">
        <w:rPr>
          <w:rFonts w:eastAsia="Times New Roman" w:cstheme="minorHAnsi"/>
        </w:rPr>
        <w:t xml:space="preserve"> </w:t>
      </w:r>
      <w:r w:rsidR="009C3631">
        <w:rPr>
          <w:rFonts w:eastAsia="Times New Roman" w:cstheme="minorHAnsi"/>
        </w:rPr>
        <w:t>the bonds</w:t>
      </w:r>
      <w:r w:rsidRPr="009C3631">
        <w:rPr>
          <w:rFonts w:eastAsia="Times New Roman" w:cstheme="minorHAnsi"/>
        </w:rPr>
        <w:t xml:space="preserve"> </w:t>
      </w:r>
      <w:r w:rsidR="009C3631">
        <w:rPr>
          <w:rFonts w:eastAsia="Times New Roman" w:cstheme="minorHAnsi"/>
        </w:rPr>
        <w:t>(se</w:t>
      </w:r>
      <w:ins w:id="2985" w:author="Admin" w:date="2022-04-19T00:14:00Z">
        <w:r w:rsidR="00C82D21">
          <w:rPr>
            <w:rFonts w:eastAsia="Times New Roman" w:cstheme="minorHAnsi"/>
          </w:rPr>
          <w:t>tt</w:t>
        </w:r>
      </w:ins>
      <w:del w:id="2986" w:author="Admin" w:date="2022-04-19T00:14:00Z">
        <w:r w:rsidR="009C3631" w:rsidDel="00C82D21">
          <w:rPr>
            <w:rFonts w:eastAsia="Times New Roman" w:cstheme="minorHAnsi"/>
          </w:rPr>
          <w:delText>e</w:delText>
        </w:r>
      </w:del>
      <w:r w:rsidR="009C3631">
        <w:rPr>
          <w:rFonts w:eastAsia="Times New Roman" w:cstheme="minorHAnsi"/>
        </w:rPr>
        <w:t>ing them loose) or dispelling the animation spell</w:t>
      </w:r>
      <w:ins w:id="2987" w:author="Admin" w:date="2022-04-19T00:14:00Z">
        <w:r w:rsidR="00C82D21">
          <w:rPr>
            <w:rFonts w:eastAsia="Times New Roman" w:cstheme="minorHAnsi"/>
          </w:rPr>
          <w:t xml:space="preserve"> (if the creature is not bound)</w:t>
        </w:r>
      </w:ins>
      <w:r w:rsidRPr="009C3631">
        <w:rPr>
          <w:rFonts w:eastAsia="Times New Roman" w:cstheme="minorHAnsi"/>
        </w:rPr>
        <w:t xml:space="preserve">. </w:t>
      </w:r>
      <w:r w:rsidR="009C3631">
        <w:rPr>
          <w:rFonts w:eastAsia="Times New Roman" w:cstheme="minorHAnsi"/>
        </w:rPr>
        <w:t xml:space="preserve">If this blade slays </w:t>
      </w:r>
      <w:ins w:id="2988" w:author="Admin" w:date="2022-04-19T00:14:00Z">
        <w:r w:rsidR="00C82D21">
          <w:rPr>
            <w:rFonts w:eastAsia="Times New Roman" w:cstheme="minorHAnsi"/>
          </w:rPr>
          <w:t xml:space="preserve">any </w:t>
        </w:r>
      </w:ins>
      <w:r w:rsidR="009C3631">
        <w:rPr>
          <w:rFonts w:eastAsia="Times New Roman" w:cstheme="minorHAnsi"/>
        </w:rPr>
        <w:t>creature</w:t>
      </w:r>
      <w:del w:id="2989" w:author="Admin" w:date="2022-04-19T00:14:00Z">
        <w:r w:rsidR="009C3631" w:rsidDel="00C82D21">
          <w:rPr>
            <w:rFonts w:eastAsia="Times New Roman" w:cstheme="minorHAnsi"/>
          </w:rPr>
          <w:delText xml:space="preserve"> or undead</w:delText>
        </w:r>
      </w:del>
      <w:r w:rsidR="009C3631">
        <w:rPr>
          <w:rFonts w:eastAsia="Times New Roman" w:cstheme="minorHAnsi"/>
        </w:rPr>
        <w:t xml:space="preserve">, the corpse </w:t>
      </w:r>
      <w:ins w:id="2990" w:author="Admin" w:date="2022-04-19T00:14:00Z">
        <w:r w:rsidR="00C82D21">
          <w:rPr>
            <w:rFonts w:eastAsia="Times New Roman" w:cstheme="minorHAnsi"/>
          </w:rPr>
          <w:t xml:space="preserve">(if any) </w:t>
        </w:r>
      </w:ins>
      <w:r w:rsidR="009C3631">
        <w:rPr>
          <w:rFonts w:eastAsia="Times New Roman" w:cstheme="minorHAnsi"/>
        </w:rPr>
        <w:t xml:space="preserve">cannot be used to animate </w:t>
      </w:r>
      <w:del w:id="2991" w:author="Admin" w:date="2022-04-19T00:14:00Z">
        <w:r w:rsidR="009C3631" w:rsidDel="00C82D21">
          <w:rPr>
            <w:rFonts w:eastAsia="Times New Roman" w:cstheme="minorHAnsi"/>
          </w:rPr>
          <w:delText xml:space="preserve">future </w:delText>
        </w:r>
      </w:del>
      <w:r w:rsidR="009C3631">
        <w:rPr>
          <w:rFonts w:eastAsia="Times New Roman" w:cstheme="minorHAnsi"/>
        </w:rPr>
        <w:t xml:space="preserve">undead. </w:t>
      </w:r>
    </w:p>
    <w:p w14:paraId="7889C67F" w14:textId="77777777" w:rsidR="00AA3E30" w:rsidRPr="009C3631" w:rsidRDefault="00AA3E30" w:rsidP="003C4628">
      <w:pPr>
        <w:pStyle w:val="ListParagraph"/>
        <w:numPr>
          <w:ilvl w:val="0"/>
          <w:numId w:val="63"/>
        </w:numPr>
        <w:rPr>
          <w:rFonts w:eastAsia="Times New Roman" w:cstheme="minorHAnsi"/>
        </w:rPr>
      </w:pPr>
      <w:r w:rsidRPr="009C3631">
        <w:rPr>
          <w:rFonts w:eastAsia="Times New Roman" w:cstheme="minorHAnsi"/>
          <w:i/>
          <w:iCs/>
        </w:rPr>
        <w:t xml:space="preserve">Light-Blessed Sight. </w:t>
      </w:r>
      <w:r w:rsidRPr="009C3631">
        <w:rPr>
          <w:rFonts w:eastAsia="Times New Roman" w:cstheme="minorHAnsi"/>
        </w:rPr>
        <w:t xml:space="preserve">While attuned to this blade, you have the benefits of </w:t>
      </w:r>
      <w:r w:rsidRPr="004E1D1A">
        <w:rPr>
          <w:rFonts w:eastAsia="Times New Roman" w:cstheme="minorHAnsi"/>
          <w:i/>
          <w:iCs/>
        </w:rPr>
        <w:t>true seeing</w:t>
      </w:r>
      <w:r w:rsidRPr="009C3631">
        <w:rPr>
          <w:rFonts w:eastAsia="Times New Roman" w:cstheme="minorHAnsi"/>
        </w:rPr>
        <w:t xml:space="preserve"> against undead, but only to the range of 30 feet. </w:t>
      </w:r>
    </w:p>
    <w:p w14:paraId="5890F6A3" w14:textId="77777777" w:rsidR="004E1D1A" w:rsidRDefault="004E1D1A" w:rsidP="00AA3E30">
      <w:pPr>
        <w:contextualSpacing/>
        <w:rPr>
          <w:rFonts w:eastAsia="Times New Roman" w:cstheme="minorHAnsi"/>
        </w:rPr>
      </w:pPr>
      <w:r>
        <w:rPr>
          <w:rFonts w:eastAsia="Times New Roman" w:cstheme="minorHAnsi"/>
        </w:rPr>
        <w:t xml:space="preserve">Forged by King Magni Bronzebeard in grief over his brother’s death in during the Second War out of a Light-infused crystal, Ashbringer has a storied history. Its last wielder was the paladin Highlord Mograine. </w:t>
      </w:r>
    </w:p>
    <w:p w14:paraId="4C52B8D6" w14:textId="77777777" w:rsidR="00AA3E30" w:rsidRPr="00BC1231" w:rsidRDefault="00AA3E30" w:rsidP="00AA3E30">
      <w:pPr>
        <w:contextualSpacing/>
        <w:rPr>
          <w:rFonts w:eastAsia="Times New Roman" w:cstheme="minorHAnsi"/>
        </w:rPr>
      </w:pPr>
      <w:r w:rsidRPr="00BC1231">
        <w:rPr>
          <w:rFonts w:eastAsia="Times New Roman" w:cstheme="minorHAnsi"/>
        </w:rPr>
        <w:t xml:space="preserve">Although it succeeded in containing the Scourge's efforts to spread south throughout the Eastern Kingdoms, its true strength can possibly rival that of Frostmourne. </w:t>
      </w:r>
    </w:p>
    <w:p w14:paraId="1C89B99E" w14:textId="77777777" w:rsidR="00AA3E30" w:rsidRPr="00325A13" w:rsidRDefault="00AA3E30">
      <w:pPr>
        <w:contextualSpacing/>
        <w:rPr>
          <w:rFonts w:eastAsia="Times New Roman" w:cstheme="minorHAnsi"/>
        </w:rPr>
      </w:pPr>
    </w:p>
    <w:p w14:paraId="6AA2AE00" w14:textId="77777777" w:rsidR="00460425" w:rsidRPr="000D5DB5" w:rsidRDefault="00460425">
      <w:pPr>
        <w:contextualSpacing/>
        <w:rPr>
          <w:rFonts w:eastAsia="Times New Roman" w:cstheme="minorHAnsi"/>
          <w:b/>
          <w:bCs/>
        </w:rPr>
      </w:pPr>
      <w:r w:rsidRPr="000D5DB5">
        <w:rPr>
          <w:rFonts w:eastAsia="Times New Roman" w:cstheme="minorHAnsi"/>
          <w:b/>
          <w:bCs/>
        </w:rPr>
        <w:t xml:space="preserve">Atiesh, Greatstaff of the Guardian </w:t>
      </w:r>
    </w:p>
    <w:p w14:paraId="7DFA1A67" w14:textId="77777777" w:rsidR="00460425" w:rsidRPr="000D5DB5" w:rsidRDefault="00460425">
      <w:pPr>
        <w:contextualSpacing/>
        <w:rPr>
          <w:rFonts w:eastAsia="Times New Roman" w:cstheme="minorHAnsi"/>
          <w:i/>
          <w:iCs/>
        </w:rPr>
      </w:pPr>
      <w:r w:rsidRPr="000D5DB5">
        <w:rPr>
          <w:rFonts w:eastAsia="Times New Roman" w:cstheme="minorHAnsi"/>
          <w:i/>
          <w:iCs/>
        </w:rPr>
        <w:t>Weapon (staff), artifact (requires attunement)</w:t>
      </w:r>
    </w:p>
    <w:p w14:paraId="7ED3CA8A" w14:textId="77777777" w:rsidR="00460425" w:rsidRPr="000D5DB5" w:rsidRDefault="00460425">
      <w:pPr>
        <w:contextualSpacing/>
        <w:rPr>
          <w:rFonts w:eastAsia="Times New Roman" w:cstheme="minorHAnsi"/>
        </w:rPr>
      </w:pPr>
      <w:r w:rsidRPr="000D5DB5">
        <w:rPr>
          <w:rFonts w:eastAsia="Times New Roman" w:cstheme="minorHAnsi"/>
        </w:rPr>
        <w:lastRenderedPageBreak/>
        <w:t>This staff can be wielded as a magic</w:t>
      </w:r>
      <w:r>
        <w:rPr>
          <w:rFonts w:eastAsia="Times New Roman" w:cstheme="minorHAnsi"/>
        </w:rPr>
        <w:t>al</w:t>
      </w:r>
      <w:r w:rsidRPr="000D5DB5">
        <w:rPr>
          <w:rFonts w:eastAsia="Times New Roman" w:cstheme="minorHAnsi"/>
        </w:rPr>
        <w:t xml:space="preserve"> quarterstaff that grants a +3 to attack and damage rolls made with it. If attuned to </w:t>
      </w:r>
      <w:r>
        <w:rPr>
          <w:rFonts w:eastAsia="Times New Roman" w:cstheme="minorHAnsi"/>
        </w:rPr>
        <w:t>Atiesh</w:t>
      </w:r>
      <w:r w:rsidRPr="000D5DB5">
        <w:rPr>
          <w:rFonts w:eastAsia="Times New Roman" w:cstheme="minorHAnsi"/>
        </w:rPr>
        <w:t xml:space="preserve">, you may use an action to summon it to your possession, regardless of where it currently is (this acts as a </w:t>
      </w:r>
      <w:r w:rsidRPr="004E1D1A">
        <w:rPr>
          <w:rFonts w:eastAsia="Times New Roman" w:cstheme="minorHAnsi"/>
          <w:i/>
          <w:iCs/>
        </w:rPr>
        <w:t>plane shift</w:t>
      </w:r>
      <w:r w:rsidRPr="000D5DB5">
        <w:rPr>
          <w:rFonts w:eastAsia="Times New Roman" w:cstheme="minorHAnsi"/>
        </w:rPr>
        <w:t xml:space="preserve"> spell).</w:t>
      </w:r>
    </w:p>
    <w:p w14:paraId="1E0E0A58" w14:textId="77777777" w:rsidR="00460425" w:rsidRPr="000D5DB5" w:rsidRDefault="00460425">
      <w:pPr>
        <w:contextualSpacing/>
        <w:rPr>
          <w:rFonts w:eastAsia="Times New Roman" w:cstheme="minorHAnsi"/>
        </w:rPr>
      </w:pPr>
      <w:r w:rsidRPr="000D5DB5">
        <w:rPr>
          <w:rFonts w:eastAsia="Times New Roman" w:cstheme="minorHAnsi"/>
        </w:rPr>
        <w:t>The staff has 50 charges. It regains 4d6</w:t>
      </w:r>
      <w:r w:rsidR="009C3631">
        <w:rPr>
          <w:rFonts w:eastAsia="Times New Roman" w:cstheme="minorHAnsi"/>
        </w:rPr>
        <w:t xml:space="preserve"> </w:t>
      </w:r>
      <w:r w:rsidRPr="000D5DB5">
        <w:rPr>
          <w:rFonts w:eastAsia="Times New Roman" w:cstheme="minorHAnsi"/>
        </w:rPr>
        <w:t>+</w:t>
      </w:r>
      <w:r w:rsidR="009C3631">
        <w:rPr>
          <w:rFonts w:eastAsia="Times New Roman" w:cstheme="minorHAnsi"/>
        </w:rPr>
        <w:t xml:space="preserve"> </w:t>
      </w:r>
      <w:r w:rsidRPr="000D5DB5">
        <w:rPr>
          <w:rFonts w:eastAsia="Times New Roman" w:cstheme="minorHAnsi"/>
        </w:rPr>
        <w:t xml:space="preserve">2 expended charges daily at dawn. If you expend the last charge, roll a d20. On a 1, the staff temporarily loses its powers for until the next dawn and becomes a +1 magical quarterstaff. </w:t>
      </w:r>
    </w:p>
    <w:p w14:paraId="1BAF8F56" w14:textId="77777777" w:rsidR="00460425" w:rsidRPr="000D5DB5" w:rsidRDefault="00460425">
      <w:pPr>
        <w:contextualSpacing/>
        <w:rPr>
          <w:rFonts w:eastAsia="Times New Roman" w:cstheme="minorHAnsi"/>
        </w:rPr>
      </w:pPr>
      <w:r w:rsidRPr="00134BC3">
        <w:rPr>
          <w:rFonts w:eastAsia="Times New Roman" w:cstheme="minorHAnsi"/>
          <w:i/>
          <w:iCs/>
        </w:rPr>
        <w:t>Guardian Magic.</w:t>
      </w:r>
      <w:r w:rsidRPr="000D5DB5">
        <w:rPr>
          <w:rFonts w:eastAsia="Times New Roman" w:cstheme="minorHAnsi"/>
          <w:b/>
          <w:bCs/>
          <w:i/>
          <w:iCs/>
        </w:rPr>
        <w:t xml:space="preserve"> </w:t>
      </w:r>
      <w:r w:rsidRPr="000D5DB5">
        <w:rPr>
          <w:rFonts w:eastAsia="Times New Roman" w:cstheme="minorHAnsi"/>
        </w:rPr>
        <w:t>While attuned to the artifact, any spell you cast is treated as heightened by one level</w:t>
      </w:r>
      <w:r w:rsidR="004E1D1A">
        <w:rPr>
          <w:rFonts w:eastAsia="Times New Roman" w:cstheme="minorHAnsi"/>
        </w:rPr>
        <w:t xml:space="preserve"> for no cost (up to 9th level)</w:t>
      </w:r>
      <w:r w:rsidRPr="000D5DB5">
        <w:rPr>
          <w:rFonts w:eastAsia="Times New Roman" w:cstheme="minorHAnsi"/>
        </w:rPr>
        <w:t xml:space="preserve">, and you gain advantage to all dealings with outsiders, fey, undead, and elementals. </w:t>
      </w:r>
    </w:p>
    <w:p w14:paraId="391AA704" w14:textId="77777777" w:rsidR="00460425" w:rsidRPr="00134BC3" w:rsidRDefault="00460425">
      <w:pPr>
        <w:contextualSpacing/>
        <w:rPr>
          <w:rFonts w:eastAsia="Times New Roman"/>
        </w:rPr>
      </w:pPr>
      <w:r w:rsidRPr="00134BC3">
        <w:rPr>
          <w:rFonts w:eastAsia="Times New Roman" w:cstheme="minorHAnsi"/>
          <w:i/>
          <w:iCs/>
        </w:rPr>
        <w:t>Spells.</w:t>
      </w:r>
      <w:r w:rsidRPr="000D5DB5">
        <w:rPr>
          <w:rFonts w:eastAsia="Times New Roman" w:cstheme="minorHAnsi"/>
          <w:b/>
          <w:bCs/>
        </w:rPr>
        <w:t xml:space="preserve"> </w:t>
      </w:r>
      <w:r w:rsidRPr="000D5DB5">
        <w:rPr>
          <w:rFonts w:eastAsia="Times New Roman" w:cstheme="minorHAnsi"/>
        </w:rPr>
        <w:t xml:space="preserve">While holding this staff, you can use an action to expend 1 or more of its charges to cast one of the following spells from it, using your spell save DC: </w:t>
      </w:r>
      <w:r w:rsidR="004E1D1A" w:rsidRPr="004E1D1A">
        <w:rPr>
          <w:rFonts w:eastAsia="Times New Roman" w:cstheme="minorHAnsi"/>
          <w:i/>
          <w:iCs/>
        </w:rPr>
        <w:t>f</w:t>
      </w:r>
      <w:r w:rsidRPr="004E1D1A">
        <w:rPr>
          <w:rFonts w:eastAsia="Times New Roman" w:cstheme="minorHAnsi"/>
          <w:i/>
          <w:iCs/>
        </w:rPr>
        <w:t>ear</w:t>
      </w:r>
      <w:r w:rsidRPr="000D5DB5">
        <w:rPr>
          <w:rFonts w:eastAsia="Times New Roman" w:cstheme="minorHAnsi"/>
        </w:rPr>
        <w:t xml:space="preserve"> (3 charges), </w:t>
      </w:r>
      <w:r w:rsidR="004E1D1A" w:rsidRPr="004E1D1A">
        <w:rPr>
          <w:rFonts w:eastAsia="Times New Roman" w:cstheme="minorHAnsi"/>
          <w:i/>
          <w:iCs/>
        </w:rPr>
        <w:t>g</w:t>
      </w:r>
      <w:r w:rsidRPr="004E1D1A">
        <w:rPr>
          <w:rFonts w:eastAsia="Times New Roman" w:cstheme="minorHAnsi"/>
          <w:i/>
          <w:iCs/>
        </w:rPr>
        <w:t>ate</w:t>
      </w:r>
      <w:r w:rsidRPr="000D5DB5">
        <w:rPr>
          <w:rFonts w:eastAsia="Times New Roman" w:cstheme="minorHAnsi"/>
        </w:rPr>
        <w:t xml:space="preserve"> (9 charges; opens to anywhere, or Karazhan if unspecified), </w:t>
      </w:r>
      <w:r w:rsidR="004E1D1A" w:rsidRPr="004E1D1A">
        <w:rPr>
          <w:rFonts w:eastAsia="Times New Roman" w:cstheme="minorHAnsi"/>
          <w:i/>
          <w:iCs/>
        </w:rPr>
        <w:t>g</w:t>
      </w:r>
      <w:r w:rsidRPr="004E1D1A">
        <w:rPr>
          <w:rFonts w:eastAsia="Times New Roman" w:cstheme="minorHAnsi"/>
          <w:i/>
          <w:iCs/>
        </w:rPr>
        <w:t xml:space="preserve">lyph of </w:t>
      </w:r>
      <w:r w:rsidR="004E1D1A" w:rsidRPr="004E1D1A">
        <w:rPr>
          <w:rFonts w:eastAsia="Times New Roman" w:cstheme="minorHAnsi"/>
          <w:i/>
          <w:iCs/>
        </w:rPr>
        <w:t>w</w:t>
      </w:r>
      <w:r w:rsidRPr="004E1D1A">
        <w:rPr>
          <w:rFonts w:eastAsia="Times New Roman" w:cstheme="minorHAnsi"/>
          <w:i/>
          <w:iCs/>
        </w:rPr>
        <w:t>arding</w:t>
      </w:r>
      <w:r w:rsidRPr="000D5DB5">
        <w:rPr>
          <w:rFonts w:eastAsia="Times New Roman" w:cstheme="minorHAnsi"/>
        </w:rPr>
        <w:t xml:space="preserve"> (can heighten to any level; 1 charge per level), </w:t>
      </w:r>
      <w:r w:rsidR="004E1D1A" w:rsidRPr="004E1D1A">
        <w:rPr>
          <w:rFonts w:eastAsia="Times New Roman" w:cstheme="minorHAnsi"/>
          <w:i/>
          <w:iCs/>
        </w:rPr>
        <w:t>p</w:t>
      </w:r>
      <w:r w:rsidRPr="004E1D1A">
        <w:rPr>
          <w:rFonts w:eastAsia="Times New Roman" w:cstheme="minorHAnsi"/>
          <w:i/>
          <w:iCs/>
        </w:rPr>
        <w:t xml:space="preserve">hantom </w:t>
      </w:r>
      <w:r w:rsidR="004E1D1A" w:rsidRPr="004E1D1A">
        <w:rPr>
          <w:rFonts w:eastAsia="Times New Roman" w:cstheme="minorHAnsi"/>
          <w:i/>
          <w:iCs/>
        </w:rPr>
        <w:t>s</w:t>
      </w:r>
      <w:r w:rsidRPr="004E1D1A">
        <w:rPr>
          <w:rFonts w:eastAsia="Times New Roman" w:cstheme="minorHAnsi"/>
          <w:i/>
          <w:iCs/>
        </w:rPr>
        <w:t>teed</w:t>
      </w:r>
      <w:r w:rsidRPr="000D5DB5">
        <w:rPr>
          <w:rFonts w:eastAsia="Times New Roman" w:cstheme="minorHAnsi"/>
        </w:rPr>
        <w:t xml:space="preserve"> (3 charges), </w:t>
      </w:r>
      <w:r w:rsidR="004E1D1A" w:rsidRPr="004E1D1A">
        <w:rPr>
          <w:rFonts w:eastAsia="Times New Roman" w:cstheme="minorHAnsi"/>
          <w:i/>
          <w:iCs/>
        </w:rPr>
        <w:t>p</w:t>
      </w:r>
      <w:r w:rsidRPr="004E1D1A">
        <w:rPr>
          <w:rFonts w:eastAsia="Times New Roman" w:cstheme="minorHAnsi"/>
          <w:i/>
          <w:iCs/>
        </w:rPr>
        <w:t xml:space="preserve">lane </w:t>
      </w:r>
      <w:r w:rsidR="004E1D1A" w:rsidRPr="004E1D1A">
        <w:rPr>
          <w:rFonts w:eastAsia="Times New Roman" w:cstheme="minorHAnsi"/>
          <w:i/>
          <w:iCs/>
        </w:rPr>
        <w:t>s</w:t>
      </w:r>
      <w:r w:rsidRPr="004E1D1A">
        <w:rPr>
          <w:rFonts w:eastAsia="Times New Roman" w:cstheme="minorHAnsi"/>
          <w:i/>
          <w:iCs/>
        </w:rPr>
        <w:t>hift</w:t>
      </w:r>
      <w:r w:rsidRPr="000D5DB5">
        <w:rPr>
          <w:rFonts w:eastAsia="Times New Roman" w:cstheme="minorHAnsi"/>
        </w:rPr>
        <w:t xml:space="preserve"> (7 charges), </w:t>
      </w:r>
      <w:r w:rsidR="004E1D1A" w:rsidRPr="004E1D1A">
        <w:rPr>
          <w:rFonts w:eastAsia="Times New Roman" w:cstheme="minorHAnsi"/>
          <w:i/>
          <w:iCs/>
        </w:rPr>
        <w:t>p</w:t>
      </w:r>
      <w:r w:rsidRPr="004E1D1A">
        <w:rPr>
          <w:rFonts w:eastAsia="Times New Roman" w:cstheme="minorHAnsi"/>
          <w:i/>
          <w:iCs/>
        </w:rPr>
        <w:t>olymorph</w:t>
      </w:r>
      <w:r w:rsidRPr="000D5DB5">
        <w:rPr>
          <w:rFonts w:eastAsia="Times New Roman" w:cstheme="minorHAnsi"/>
        </w:rPr>
        <w:t xml:space="preserve"> (4 charges), </w:t>
      </w:r>
      <w:r w:rsidR="004E1D1A" w:rsidRPr="004E1D1A">
        <w:rPr>
          <w:rFonts w:eastAsia="Times New Roman" w:cstheme="minorHAnsi"/>
          <w:i/>
          <w:iCs/>
        </w:rPr>
        <w:t>p</w:t>
      </w:r>
      <w:r w:rsidRPr="004E1D1A">
        <w:rPr>
          <w:rFonts w:eastAsia="Times New Roman" w:cstheme="minorHAnsi"/>
          <w:i/>
          <w:iCs/>
        </w:rPr>
        <w:t xml:space="preserve">rivate </w:t>
      </w:r>
      <w:r w:rsidR="004E1D1A" w:rsidRPr="004E1D1A">
        <w:rPr>
          <w:rFonts w:eastAsia="Times New Roman" w:cstheme="minorHAnsi"/>
          <w:i/>
          <w:iCs/>
        </w:rPr>
        <w:t>s</w:t>
      </w:r>
      <w:r w:rsidRPr="004E1D1A">
        <w:rPr>
          <w:rFonts w:eastAsia="Times New Roman" w:cstheme="minorHAnsi"/>
          <w:i/>
          <w:iCs/>
        </w:rPr>
        <w:t>anctum</w:t>
      </w:r>
      <w:r w:rsidRPr="000D5DB5">
        <w:rPr>
          <w:rFonts w:eastAsia="Times New Roman" w:cstheme="minorHAnsi"/>
        </w:rPr>
        <w:t xml:space="preserve"> (heightened to 6th level; 6 charges)</w:t>
      </w:r>
    </w:p>
    <w:p w14:paraId="4E8616F3" w14:textId="77777777" w:rsidR="00460425" w:rsidRPr="00134BC3" w:rsidRDefault="00460425">
      <w:pPr>
        <w:contextualSpacing/>
        <w:rPr>
          <w:rFonts w:eastAsia="Times New Roman" w:cstheme="minorHAnsi"/>
        </w:rPr>
      </w:pPr>
      <w:r w:rsidRPr="00134BC3">
        <w:rPr>
          <w:rFonts w:eastAsia="Times New Roman" w:cstheme="minorHAnsi"/>
          <w:i/>
          <w:iCs/>
        </w:rPr>
        <w:t>Watchers.</w:t>
      </w:r>
      <w:r w:rsidRPr="000D5DB5">
        <w:rPr>
          <w:rFonts w:eastAsia="Times New Roman" w:cstheme="minorHAnsi"/>
          <w:b/>
          <w:bCs/>
          <w:i/>
          <w:iCs/>
        </w:rPr>
        <w:t xml:space="preserve"> </w:t>
      </w:r>
      <w:r w:rsidRPr="000D5DB5">
        <w:rPr>
          <w:rFonts w:eastAsia="Times New Roman" w:cstheme="minorHAnsi"/>
        </w:rPr>
        <w:t xml:space="preserve">While attuned to this artifact, ravens are drawn to you and often remain close, observing and warning you of any dangers they can notice. </w:t>
      </w:r>
    </w:p>
    <w:p w14:paraId="092B4198" w14:textId="77777777" w:rsidR="00460425" w:rsidRPr="00134BC3" w:rsidRDefault="00460425">
      <w:pPr>
        <w:contextualSpacing/>
      </w:pPr>
      <w:r w:rsidRPr="00134BC3">
        <w:rPr>
          <w:rFonts w:eastAsia="Times New Roman" w:cstheme="minorHAnsi"/>
          <w:i/>
          <w:iCs/>
        </w:rPr>
        <w:t>Destroying the Staff.</w:t>
      </w:r>
      <w:r w:rsidRPr="000D5DB5">
        <w:t xml:space="preserve"> </w:t>
      </w:r>
      <w:r w:rsidRPr="00134BC3">
        <w:rPr>
          <w:rFonts w:eastAsia="Times New Roman" w:cstheme="minorHAnsi"/>
        </w:rPr>
        <w:t>The only wa</w:t>
      </w:r>
      <w:r w:rsidRPr="000D5DB5">
        <w:rPr>
          <w:rFonts w:eastAsia="Times New Roman" w:cstheme="minorHAnsi"/>
        </w:rPr>
        <w:t xml:space="preserve">y to destroy the staff is either to have it cloven in two by a Titan’s weapon, affected by the elemental attacks of the four Elemental Lords of Azeroth for one entire day, being consumed by an Old God for one hour, or being targeted with an archdemon’s </w:t>
      </w:r>
      <w:r w:rsidR="002D0D10">
        <w:rPr>
          <w:rFonts w:eastAsia="Times New Roman" w:cstheme="minorHAnsi"/>
          <w:i/>
          <w:iCs/>
        </w:rPr>
        <w:t xml:space="preserve">wish </w:t>
      </w:r>
      <w:r w:rsidRPr="000D5DB5">
        <w:rPr>
          <w:rFonts w:eastAsia="Times New Roman" w:cstheme="minorHAnsi"/>
        </w:rPr>
        <w:t>spell. The destruction of the staff breaks it into forty-two pieces (the head, tail, and forty shards), and curses it to be bound with a powerful demon (Atiesh, the Hand of Sarg</w:t>
      </w:r>
      <w:r w:rsidR="00E74AD6">
        <w:rPr>
          <w:rFonts w:eastAsia="Times New Roman" w:cstheme="minorHAnsi"/>
        </w:rPr>
        <w:t>e</w:t>
      </w:r>
      <w:r w:rsidRPr="000D5DB5">
        <w:rPr>
          <w:rFonts w:eastAsia="Times New Roman" w:cstheme="minorHAnsi"/>
        </w:rPr>
        <w:t xml:space="preserve">ras; an Eredar Warlock). If the staff’s pieces are ever brought together again, the demon arises to kill the collector and retrieve the staff to his demon master. </w:t>
      </w:r>
    </w:p>
    <w:p w14:paraId="5B802B79" w14:textId="77777777" w:rsidR="00460425" w:rsidRPr="002D0D10" w:rsidRDefault="00460425">
      <w:pPr>
        <w:contextualSpacing/>
        <w:rPr>
          <w:rFonts w:eastAsia="Times New Roman" w:cstheme="minorHAnsi"/>
        </w:rPr>
      </w:pPr>
    </w:p>
    <w:p w14:paraId="5F10B731" w14:textId="77777777" w:rsidR="00460425" w:rsidRPr="000D5DB5" w:rsidRDefault="00460425">
      <w:pPr>
        <w:contextualSpacing/>
        <w:rPr>
          <w:rFonts w:eastAsia="Times New Roman" w:cstheme="minorHAnsi"/>
        </w:rPr>
      </w:pPr>
      <w:r w:rsidRPr="000D5DB5">
        <w:rPr>
          <w:rFonts w:eastAsia="Times New Roman" w:cstheme="minorHAnsi"/>
        </w:rPr>
        <w:lastRenderedPageBreak/>
        <w:t xml:space="preserve">Atiesh, Greatstaff of the Guardian is a powerful staff passed down through the line of the Guardians of Tirisfal up until and including Medivh, the last Guardian. It is currently wielded by Medivh's former apprentice, Khadgar. The staff was born from the "seed of hate" and grants its wielder "power unending". It was passed down by each Guardian of Tirisfal to its successor. This ancient wooden staff has a red sash tied to the head, on which a raven was sculpted. </w:t>
      </w:r>
    </w:p>
    <w:p w14:paraId="1F50C4C5" w14:textId="77777777" w:rsidR="00460425" w:rsidRPr="00134BC3" w:rsidRDefault="00460425">
      <w:pPr>
        <w:contextualSpacing/>
        <w:rPr>
          <w:rFonts w:eastAsia="Times New Roman" w:cstheme="minorHAnsi"/>
        </w:rPr>
      </w:pPr>
    </w:p>
    <w:p w14:paraId="7899779B" w14:textId="77777777" w:rsidR="00460425" w:rsidRPr="000D5DB5" w:rsidRDefault="00460425">
      <w:pPr>
        <w:contextualSpacing/>
        <w:rPr>
          <w:rFonts w:eastAsia="Times New Roman" w:cstheme="minorHAnsi"/>
          <w:b/>
          <w:bCs/>
        </w:rPr>
      </w:pPr>
      <w:r w:rsidRPr="000D5DB5">
        <w:rPr>
          <w:rFonts w:eastAsia="Times New Roman" w:cstheme="minorHAnsi"/>
          <w:b/>
          <w:bCs/>
        </w:rPr>
        <w:t>Frostmourne</w:t>
      </w:r>
    </w:p>
    <w:p w14:paraId="328E5E6F" w14:textId="77777777" w:rsidR="00460425" w:rsidRPr="000D5DB5" w:rsidRDefault="00460425">
      <w:pPr>
        <w:contextualSpacing/>
        <w:rPr>
          <w:rFonts w:eastAsia="Times New Roman" w:cstheme="minorHAnsi"/>
          <w:i/>
          <w:iCs/>
        </w:rPr>
      </w:pPr>
      <w:r w:rsidRPr="000D5DB5">
        <w:rPr>
          <w:rFonts w:eastAsia="Times New Roman" w:cstheme="minorHAnsi"/>
          <w:i/>
          <w:iCs/>
        </w:rPr>
        <w:t>Weapon (greatsword), artifact (requires attunement)</w:t>
      </w:r>
    </w:p>
    <w:p w14:paraId="1AC99C2C" w14:textId="77777777" w:rsidR="00460425" w:rsidRPr="000D5DB5" w:rsidRDefault="00460425">
      <w:pPr>
        <w:contextualSpacing/>
        <w:rPr>
          <w:rFonts w:eastAsia="Times New Roman" w:cstheme="minorHAnsi"/>
        </w:rPr>
      </w:pPr>
      <w:r w:rsidRPr="000D5DB5">
        <w:rPr>
          <w:rFonts w:eastAsia="Times New Roman" w:cstheme="minorHAnsi"/>
        </w:rPr>
        <w:t>This greatsword can be wielded as a magic</w:t>
      </w:r>
      <w:r>
        <w:rPr>
          <w:rFonts w:eastAsia="Times New Roman" w:cstheme="minorHAnsi"/>
        </w:rPr>
        <w:t>al</w:t>
      </w:r>
      <w:r w:rsidRPr="000D5DB5">
        <w:rPr>
          <w:rFonts w:eastAsia="Times New Roman" w:cstheme="minorHAnsi"/>
        </w:rPr>
        <w:t xml:space="preserve"> greatsword that grants a +3 to attack and damage rolls made with it. It scores a critical hit on a roll of 19 or 20, and deals an extra 2d10 slashing damage to undead.</w:t>
      </w:r>
    </w:p>
    <w:p w14:paraId="43790147" w14:textId="77777777" w:rsidR="00460425" w:rsidRPr="000D5DB5" w:rsidRDefault="00460425" w:rsidP="009C1E28">
      <w:pPr>
        <w:contextualSpacing/>
        <w:rPr>
          <w:rFonts w:eastAsia="Times New Roman" w:cstheme="minorHAnsi"/>
        </w:rPr>
      </w:pPr>
      <w:r w:rsidRPr="000D5DB5">
        <w:rPr>
          <w:rFonts w:eastAsia="Times New Roman" w:cstheme="minorHAnsi"/>
        </w:rPr>
        <w:t>If the sword isn't bathed in blood within 1 minute of being drawn from its scabbard</w:t>
      </w:r>
      <w:r w:rsidR="000C0B6D">
        <w:rPr>
          <w:rFonts w:eastAsia="Times New Roman" w:cstheme="minorHAnsi"/>
        </w:rPr>
        <w:t xml:space="preserve"> or 1 hour after awakening from a rest of any kind (if attuned)</w:t>
      </w:r>
      <w:r w:rsidRPr="000D5DB5">
        <w:rPr>
          <w:rFonts w:eastAsia="Times New Roman" w:cstheme="minorHAnsi"/>
        </w:rPr>
        <w:t xml:space="preserve">, its wielder must make a DC 15 Charisma saving throw. On a successful save, the wielder </w:t>
      </w:r>
      <w:r w:rsidR="002D0D10" w:rsidRPr="000D5DB5">
        <w:rPr>
          <w:rFonts w:eastAsia="Times New Roman" w:cstheme="minorHAnsi"/>
        </w:rPr>
        <w:t>takes</w:t>
      </w:r>
      <w:r w:rsidRPr="000D5DB5">
        <w:rPr>
          <w:rFonts w:eastAsia="Times New Roman" w:cstheme="minorHAnsi"/>
        </w:rPr>
        <w:t xml:space="preserve"> 3d6 psychic damage. On a failed save, the wielder is dominated by the Lich King (either via the spirit of Ner’Zhul or by the blade’s own consciousness which serves it), as if by the </w:t>
      </w:r>
      <w:r w:rsidRPr="00C506A7">
        <w:rPr>
          <w:rFonts w:eastAsia="Times New Roman" w:cstheme="minorHAnsi"/>
          <w:i/>
          <w:iCs/>
        </w:rPr>
        <w:t>dominate</w:t>
      </w:r>
      <w:r w:rsidRPr="000D5DB5">
        <w:rPr>
          <w:rFonts w:eastAsia="Times New Roman" w:cstheme="minorHAnsi"/>
        </w:rPr>
        <w:t xml:space="preserve"> spell. The spell effect ends when the sword's demand is met</w:t>
      </w:r>
      <w:r w:rsidR="000C0B6D">
        <w:rPr>
          <w:rFonts w:eastAsia="Times New Roman" w:cstheme="minorHAnsi"/>
        </w:rPr>
        <w:t>, and the spell’s demand is usually either to spill innocent blood or move the wielder a step closer to being aligned with the Lich King’s will</w:t>
      </w:r>
      <w:r w:rsidRPr="000D5DB5">
        <w:rPr>
          <w:rFonts w:eastAsia="Times New Roman" w:cstheme="minorHAnsi"/>
        </w:rPr>
        <w:t xml:space="preserve">. </w:t>
      </w:r>
    </w:p>
    <w:p w14:paraId="1432CA9A" w14:textId="77777777" w:rsidR="00460425" w:rsidRPr="000D5DB5" w:rsidRDefault="00460425" w:rsidP="009C1E28">
      <w:pPr>
        <w:contextualSpacing/>
        <w:rPr>
          <w:rFonts w:eastAsia="Times New Roman" w:cstheme="minorHAnsi"/>
        </w:rPr>
      </w:pPr>
      <w:r w:rsidRPr="00134BC3">
        <w:rPr>
          <w:rFonts w:eastAsia="Times New Roman" w:cstheme="minorHAnsi"/>
          <w:i/>
          <w:iCs/>
        </w:rPr>
        <w:t>Soul Stealer.</w:t>
      </w:r>
      <w:r w:rsidRPr="000D5DB5">
        <w:rPr>
          <w:rFonts w:eastAsia="Times New Roman" w:cstheme="minorHAnsi"/>
          <w:b/>
          <w:bCs/>
        </w:rPr>
        <w:t xml:space="preserve"> </w:t>
      </w:r>
      <w:r w:rsidRPr="000D5DB5">
        <w:rPr>
          <w:rFonts w:eastAsia="Times New Roman" w:cstheme="minorHAnsi"/>
        </w:rPr>
        <w:t xml:space="preserve">The sword traps the souls of the dead. You gain the Blood Death Knight’s Blood Strike ability. If this strike reduces the target to 0 hit points, it also steals the soul of the target, and retains it in the blade (as the </w:t>
      </w:r>
      <w:r w:rsidR="00FC7417" w:rsidRPr="00FC7417">
        <w:rPr>
          <w:rFonts w:eastAsia="Times New Roman" w:cstheme="minorHAnsi"/>
          <w:i/>
          <w:iCs/>
        </w:rPr>
        <w:t>essence seal</w:t>
      </w:r>
      <w:r w:rsidR="00FC7417">
        <w:rPr>
          <w:rFonts w:eastAsia="Times New Roman" w:cstheme="minorHAnsi"/>
        </w:rPr>
        <w:t xml:space="preserve"> </w:t>
      </w:r>
      <w:r w:rsidRPr="000D5DB5">
        <w:rPr>
          <w:rFonts w:eastAsia="Times New Roman" w:cstheme="minorHAnsi"/>
        </w:rPr>
        <w:t>spell</w:t>
      </w:r>
      <w:r w:rsidR="002D0D10">
        <w:rPr>
          <w:rFonts w:eastAsia="Times New Roman" w:cstheme="minorHAnsi"/>
        </w:rPr>
        <w:t xml:space="preserve"> heightened to </w:t>
      </w:r>
      <w:r w:rsidRPr="000D5DB5">
        <w:rPr>
          <w:rFonts w:eastAsia="Times New Roman" w:cstheme="minorHAnsi"/>
        </w:rPr>
        <w:t xml:space="preserve">level 10, or CR 20). The sword can contain up to 200 </w:t>
      </w:r>
      <w:r w:rsidR="002D0D10">
        <w:rPr>
          <w:rFonts w:eastAsia="Times New Roman" w:cstheme="minorHAnsi"/>
        </w:rPr>
        <w:t xml:space="preserve">total </w:t>
      </w:r>
      <w:r w:rsidRPr="000D5DB5">
        <w:rPr>
          <w:rFonts w:eastAsia="Times New Roman" w:cstheme="minorHAnsi"/>
        </w:rPr>
        <w:t xml:space="preserve">CR in the blade. You have advantage to any roll to keep the souls imprisoned in the sword. </w:t>
      </w:r>
    </w:p>
    <w:p w14:paraId="7B932632" w14:textId="77777777" w:rsidR="00460425" w:rsidRPr="000D5DB5" w:rsidRDefault="00460425">
      <w:pPr>
        <w:contextualSpacing/>
        <w:rPr>
          <w:rFonts w:eastAsia="Times New Roman" w:cstheme="minorHAnsi"/>
        </w:rPr>
      </w:pPr>
      <w:r w:rsidRPr="000D5DB5">
        <w:rPr>
          <w:rFonts w:eastAsia="Times New Roman" w:cstheme="minorHAnsi"/>
        </w:rPr>
        <w:t>While attuned to the artifact, any necromancy or abjuration spell you cast is treated as heightened by one level</w:t>
      </w:r>
      <w:r w:rsidR="002D0D10">
        <w:rPr>
          <w:rFonts w:eastAsia="Times New Roman" w:cstheme="minorHAnsi"/>
        </w:rPr>
        <w:t xml:space="preserve"> (up to 9th </w:t>
      </w:r>
      <w:r w:rsidR="002D0D10">
        <w:rPr>
          <w:rFonts w:eastAsia="Times New Roman" w:cstheme="minorHAnsi"/>
        </w:rPr>
        <w:lastRenderedPageBreak/>
        <w:t>level)</w:t>
      </w:r>
      <w:r w:rsidRPr="000D5DB5">
        <w:rPr>
          <w:rFonts w:eastAsia="Times New Roman" w:cstheme="minorHAnsi"/>
        </w:rPr>
        <w:t xml:space="preserve">, and you gain advantage to all </w:t>
      </w:r>
      <w:r w:rsidR="000C0B6D">
        <w:rPr>
          <w:rFonts w:eastAsia="Times New Roman" w:cstheme="minorHAnsi"/>
        </w:rPr>
        <w:t xml:space="preserve">Charisma rolls to deal with </w:t>
      </w:r>
      <w:r w:rsidRPr="000D5DB5">
        <w:rPr>
          <w:rFonts w:eastAsia="Times New Roman" w:cstheme="minorHAnsi"/>
        </w:rPr>
        <w:t xml:space="preserve">undead. </w:t>
      </w:r>
    </w:p>
    <w:p w14:paraId="572D4B77" w14:textId="77777777" w:rsidR="00460425" w:rsidRPr="000D5DB5" w:rsidRDefault="00460425">
      <w:pPr>
        <w:contextualSpacing/>
        <w:rPr>
          <w:rFonts w:eastAsia="Times New Roman" w:cstheme="minorHAnsi"/>
        </w:rPr>
      </w:pPr>
      <w:r w:rsidRPr="00134BC3">
        <w:rPr>
          <w:rFonts w:eastAsia="Times New Roman" w:cstheme="minorHAnsi"/>
          <w:i/>
          <w:iCs/>
        </w:rPr>
        <w:t>Spells.</w:t>
      </w:r>
      <w:r w:rsidRPr="000D5DB5">
        <w:rPr>
          <w:rFonts w:eastAsia="Times New Roman" w:cstheme="minorHAnsi"/>
        </w:rPr>
        <w:t xml:space="preserve"> While the sword is on your person, you can use an action to cast one of the following spells (saving throw 18) from it: </w:t>
      </w:r>
      <w:r w:rsidR="002D0D10" w:rsidRPr="002D0D10">
        <w:rPr>
          <w:rFonts w:eastAsia="Times New Roman" w:cstheme="minorHAnsi"/>
          <w:i/>
          <w:iCs/>
        </w:rPr>
        <w:t xml:space="preserve">dominate </w:t>
      </w:r>
      <w:r w:rsidRPr="002D0D10">
        <w:rPr>
          <w:rFonts w:eastAsia="Times New Roman" w:cstheme="minorHAnsi"/>
          <w:i/>
          <w:iCs/>
        </w:rPr>
        <w:t>undead</w:t>
      </w:r>
      <w:r w:rsidRPr="000D5DB5">
        <w:rPr>
          <w:rFonts w:eastAsia="Times New Roman" w:cstheme="minorHAnsi"/>
        </w:rPr>
        <w:t xml:space="preserve"> (level 5), </w:t>
      </w:r>
      <w:r w:rsidRPr="002D0D10">
        <w:rPr>
          <w:rFonts w:eastAsia="Times New Roman" w:cstheme="minorHAnsi"/>
          <w:i/>
          <w:iCs/>
        </w:rPr>
        <w:t>death coil</w:t>
      </w:r>
      <w:r w:rsidRPr="000D5DB5">
        <w:rPr>
          <w:rFonts w:eastAsia="Times New Roman" w:cstheme="minorHAnsi"/>
        </w:rPr>
        <w:t xml:space="preserve"> (level 5), or </w:t>
      </w:r>
      <w:r w:rsidRPr="002D0D10">
        <w:rPr>
          <w:rFonts w:eastAsia="Times New Roman" w:cstheme="minorHAnsi"/>
          <w:i/>
          <w:iCs/>
        </w:rPr>
        <w:t>finger of death</w:t>
      </w:r>
      <w:r w:rsidRPr="000D5DB5">
        <w:rPr>
          <w:rFonts w:eastAsia="Times New Roman" w:cstheme="minorHAnsi"/>
        </w:rPr>
        <w:t xml:space="preserve">. Once you use the sword to cast a spell, you can't cast that spell again from it until the next midnight. You can also cast </w:t>
      </w:r>
      <w:r w:rsidR="002D0D10" w:rsidRPr="002D0D10">
        <w:rPr>
          <w:rFonts w:eastAsia="Times New Roman" w:cstheme="minorHAnsi"/>
          <w:i/>
          <w:iCs/>
        </w:rPr>
        <w:t>s</w:t>
      </w:r>
      <w:r w:rsidRPr="002D0D10">
        <w:rPr>
          <w:rFonts w:eastAsia="Times New Roman" w:cstheme="minorHAnsi"/>
          <w:i/>
          <w:iCs/>
        </w:rPr>
        <w:t xml:space="preserve">peak with </w:t>
      </w:r>
      <w:r w:rsidR="002D0D10">
        <w:rPr>
          <w:rFonts w:eastAsia="Times New Roman" w:cstheme="minorHAnsi"/>
          <w:i/>
          <w:iCs/>
        </w:rPr>
        <w:t>d</w:t>
      </w:r>
      <w:r w:rsidRPr="002D0D10">
        <w:rPr>
          <w:rFonts w:eastAsia="Times New Roman" w:cstheme="minorHAnsi"/>
          <w:i/>
          <w:iCs/>
        </w:rPr>
        <w:t>ead</w:t>
      </w:r>
      <w:r w:rsidRPr="000D5DB5">
        <w:rPr>
          <w:rFonts w:eastAsia="Times New Roman" w:cstheme="minorHAnsi"/>
        </w:rPr>
        <w:t xml:space="preserve"> at will </w:t>
      </w:r>
      <w:r w:rsidR="00C86254">
        <w:rPr>
          <w:rFonts w:eastAsia="Times New Roman" w:cstheme="minorHAnsi"/>
        </w:rPr>
        <w:t xml:space="preserve">on </w:t>
      </w:r>
      <w:r w:rsidRPr="000D5DB5">
        <w:rPr>
          <w:rFonts w:eastAsia="Times New Roman" w:cstheme="minorHAnsi"/>
        </w:rPr>
        <w:t xml:space="preserve">any corpse or use the spell to speak to any soul trapped in the blade. </w:t>
      </w:r>
    </w:p>
    <w:p w14:paraId="7FB50572" w14:textId="77777777" w:rsidR="00460425" w:rsidRPr="000D5DB5" w:rsidRDefault="00460425">
      <w:pPr>
        <w:contextualSpacing/>
        <w:rPr>
          <w:rFonts w:eastAsia="Times New Roman" w:cstheme="minorHAnsi"/>
        </w:rPr>
      </w:pPr>
      <w:r w:rsidRPr="00134BC3">
        <w:rPr>
          <w:rFonts w:eastAsia="Times New Roman" w:cstheme="minorHAnsi"/>
          <w:i/>
          <w:iCs/>
        </w:rPr>
        <w:t>Telepathic Speech.</w:t>
      </w:r>
      <w:r w:rsidRPr="000D5DB5">
        <w:rPr>
          <w:rFonts w:eastAsia="Times New Roman" w:cstheme="minorHAnsi"/>
          <w:b/>
          <w:bCs/>
        </w:rPr>
        <w:t xml:space="preserve"> </w:t>
      </w:r>
      <w:r w:rsidRPr="000D5DB5">
        <w:rPr>
          <w:rFonts w:eastAsia="Times New Roman" w:cstheme="minorHAnsi"/>
        </w:rPr>
        <w:t xml:space="preserve">While the sword is on your person, you have a telepathic bond with the Lich King, and he is able to target you for any enchantment or necromancy spells (such as </w:t>
      </w:r>
      <w:r w:rsidRPr="00696738">
        <w:rPr>
          <w:rFonts w:eastAsia="Times New Roman" w:cstheme="minorHAnsi"/>
          <w:i/>
          <w:iCs/>
        </w:rPr>
        <w:t xml:space="preserve">dominate person, possession, or </w:t>
      </w:r>
      <w:r w:rsidR="00601A39">
        <w:rPr>
          <w:rFonts w:eastAsia="Times New Roman" w:cstheme="minorHAnsi"/>
          <w:i/>
          <w:iCs/>
        </w:rPr>
        <w:t xml:space="preserve">conjure </w:t>
      </w:r>
      <w:r w:rsidRPr="00696738">
        <w:rPr>
          <w:rFonts w:eastAsia="Times New Roman" w:cstheme="minorHAnsi"/>
          <w:i/>
          <w:iCs/>
        </w:rPr>
        <w:t>undead</w:t>
      </w:r>
      <w:r w:rsidRPr="000D5DB5">
        <w:rPr>
          <w:rFonts w:eastAsia="Times New Roman" w:cstheme="minorHAnsi"/>
        </w:rPr>
        <w:t xml:space="preserve">). If you are the Lich King, your telepathic bond extends to anyone who willingly serves you (including enslaved and animated undead). </w:t>
      </w:r>
    </w:p>
    <w:p w14:paraId="5E9ED1DC" w14:textId="77777777" w:rsidR="00460425" w:rsidRPr="000D5DB5" w:rsidRDefault="00460425">
      <w:pPr>
        <w:contextualSpacing/>
        <w:rPr>
          <w:rFonts w:eastAsia="Times New Roman" w:cstheme="minorHAnsi"/>
        </w:rPr>
      </w:pPr>
      <w:r w:rsidRPr="00134BC3">
        <w:rPr>
          <w:rFonts w:eastAsia="Times New Roman" w:cstheme="minorHAnsi"/>
          <w:i/>
          <w:iCs/>
        </w:rPr>
        <w:t>Sentience.</w:t>
      </w:r>
      <w:r w:rsidRPr="000D5DB5">
        <w:rPr>
          <w:rFonts w:eastAsia="Times New Roman" w:cstheme="minorHAnsi"/>
        </w:rPr>
        <w:t xml:space="preserve"> Frostmourne is a sentient lawful evil weapon with an Intelligence of 15, a Spirit of 13, and a Charisma of 16. It has hearing and darkvision out to a range of 120 feet.</w:t>
      </w:r>
    </w:p>
    <w:p w14:paraId="0DE5D10C" w14:textId="77777777" w:rsidR="00460425" w:rsidRPr="000D5DB5" w:rsidRDefault="00460425">
      <w:pPr>
        <w:contextualSpacing/>
        <w:rPr>
          <w:rFonts w:eastAsia="Times New Roman" w:cstheme="minorHAnsi"/>
        </w:rPr>
      </w:pPr>
      <w:r w:rsidRPr="00134BC3">
        <w:rPr>
          <w:rFonts w:eastAsia="Times New Roman" w:cstheme="minorHAnsi"/>
          <w:i/>
          <w:iCs/>
        </w:rPr>
        <w:t>Personality.</w:t>
      </w:r>
      <w:r w:rsidRPr="000D5DB5">
        <w:rPr>
          <w:rFonts w:eastAsia="Times New Roman" w:cstheme="minorHAnsi"/>
        </w:rPr>
        <w:t xml:space="preserve"> The sword's purpose is to serve the Lich King wholly and fully. Killing the enemies of the scourge (members of the Alliance or Horde, followers of the Holy Light, and the Burning Legion if the Lich King wills it), serving the Cult of the Damned, and slaying servants of good all help fulfill this goal. </w:t>
      </w:r>
    </w:p>
    <w:p w14:paraId="449170F5" w14:textId="77777777" w:rsidR="00460425" w:rsidRPr="000D5DB5" w:rsidRDefault="00460425">
      <w:pPr>
        <w:contextualSpacing/>
        <w:rPr>
          <w:rFonts w:eastAsia="Times New Roman" w:cstheme="minorHAnsi"/>
        </w:rPr>
      </w:pPr>
      <w:r w:rsidRPr="00134BC3">
        <w:rPr>
          <w:rFonts w:eastAsia="Times New Roman" w:cstheme="minorHAnsi"/>
          <w:i/>
          <w:iCs/>
        </w:rPr>
        <w:t>Destroying the Sword.</w:t>
      </w:r>
      <w:r w:rsidRPr="000D5DB5">
        <w:rPr>
          <w:rFonts w:eastAsia="Times New Roman" w:cstheme="minorHAnsi"/>
        </w:rPr>
        <w:t xml:space="preserve"> The sword is destroyed should the Lich King himself be destroyed by fel or holy magic, and if it is targeted with a </w:t>
      </w:r>
      <w:r w:rsidRPr="002D0D10">
        <w:rPr>
          <w:rFonts w:eastAsia="Times New Roman" w:cstheme="minorHAnsi"/>
          <w:i/>
          <w:iCs/>
        </w:rPr>
        <w:t>wish</w:t>
      </w:r>
      <w:r w:rsidRPr="000D5DB5">
        <w:rPr>
          <w:rFonts w:eastAsia="Times New Roman" w:cstheme="minorHAnsi"/>
        </w:rPr>
        <w:t xml:space="preserve"> spell and a Charisma check contested with the Charisma of the sword. </w:t>
      </w:r>
    </w:p>
    <w:p w14:paraId="1AA7384E" w14:textId="77777777" w:rsidR="00460425" w:rsidRPr="000D5DB5" w:rsidRDefault="00460425">
      <w:pPr>
        <w:contextualSpacing/>
        <w:rPr>
          <w:rFonts w:eastAsia="Times New Roman" w:cstheme="minorHAnsi"/>
        </w:rPr>
      </w:pPr>
      <w:r w:rsidRPr="000D5DB5">
        <w:rPr>
          <w:rFonts w:eastAsia="Times New Roman" w:cstheme="minorHAnsi"/>
        </w:rPr>
        <w:t>The sword must be within 30 feet of the creature, or the spell fails. If the sword wins the contest, nothing happens, and the spell is wasted. If the sword loses the contest, it is destroyed.</w:t>
      </w:r>
    </w:p>
    <w:p w14:paraId="1C27BEE3" w14:textId="77777777" w:rsidR="002D0D10" w:rsidRPr="000D5DB5" w:rsidRDefault="002D0D10" w:rsidP="002D0D10">
      <w:pPr>
        <w:contextualSpacing/>
        <w:rPr>
          <w:rFonts w:eastAsia="Times New Roman" w:cstheme="minorHAnsi"/>
        </w:rPr>
      </w:pPr>
      <w:r w:rsidRPr="000D5DB5">
        <w:rPr>
          <w:rFonts w:eastAsia="Times New Roman" w:cstheme="minorHAnsi"/>
        </w:rPr>
        <w:t xml:space="preserve">Frostmourne is a powerful blade crafted by demons on the orders of Archimonde, bound with Ner’Zhul’s spirit into a shard of ice, and then hurled as a comet onto the highest peak of Icecrown, Azeroth’s Roof of the World. Its greatest (and only) wielder was </w:t>
      </w:r>
      <w:r w:rsidRPr="000D5DB5">
        <w:rPr>
          <w:rFonts w:eastAsia="Times New Roman" w:cstheme="minorHAnsi"/>
        </w:rPr>
        <w:lastRenderedPageBreak/>
        <w:t>Prince Arthas, now known as the Lich King after his mental union with Ner’Zhul. Frostmourne, as much as the Lich King, is the ruler of Northrend.</w:t>
      </w:r>
    </w:p>
    <w:p w14:paraId="3BD2C6EF" w14:textId="77777777" w:rsidR="002D0D10" w:rsidRPr="000D5DB5" w:rsidRDefault="002D0D10" w:rsidP="002D0D10">
      <w:pPr>
        <w:contextualSpacing/>
        <w:rPr>
          <w:rFonts w:eastAsia="Times New Roman" w:cstheme="minorHAnsi"/>
        </w:rPr>
      </w:pPr>
      <w:r w:rsidRPr="000D5DB5">
        <w:rPr>
          <w:rFonts w:eastAsia="Times New Roman" w:cstheme="minorHAnsi"/>
        </w:rPr>
        <w:t xml:space="preserve">This blue-gray runeblade has a steel skull fixed into the guard, and a tough leather grip, and the runes across the width of the sword give hints of the thousands of tortured souls imprisoned in the wicked soul-stealing blade. The relic of the master of the dead, it holds great power over them. </w:t>
      </w:r>
    </w:p>
    <w:p w14:paraId="202688B5" w14:textId="77777777" w:rsidR="002D0D10" w:rsidRDefault="002D0D10">
      <w:pPr>
        <w:contextualSpacing/>
        <w:rPr>
          <w:rFonts w:eastAsia="Times New Roman" w:cstheme="minorHAnsi"/>
        </w:rPr>
      </w:pPr>
    </w:p>
    <w:p w14:paraId="01573EFB" w14:textId="77777777" w:rsidR="002D0D10" w:rsidRDefault="002D0D10">
      <w:pPr>
        <w:contextualSpacing/>
        <w:rPr>
          <w:rFonts w:eastAsia="Times New Roman" w:cstheme="minorHAnsi"/>
          <w:b/>
          <w:bCs/>
        </w:rPr>
      </w:pPr>
      <w:r>
        <w:rPr>
          <w:rFonts w:eastAsia="Times New Roman" w:cstheme="minorHAnsi"/>
          <w:b/>
          <w:bCs/>
        </w:rPr>
        <w:t>Frostmourne Reforged: Shadowmourne</w:t>
      </w:r>
    </w:p>
    <w:p w14:paraId="0B17D1A5" w14:textId="77777777" w:rsidR="002D0D10" w:rsidRPr="002D0D10" w:rsidRDefault="002D0D10">
      <w:pPr>
        <w:contextualSpacing/>
        <w:rPr>
          <w:rFonts w:eastAsia="Times New Roman" w:cstheme="minorHAnsi"/>
          <w:i/>
          <w:iCs/>
        </w:rPr>
      </w:pPr>
      <w:r>
        <w:rPr>
          <w:rFonts w:eastAsia="Times New Roman" w:cstheme="minorHAnsi"/>
          <w:i/>
          <w:iCs/>
        </w:rPr>
        <w:t>Daughter Blade</w:t>
      </w:r>
      <w:r w:rsidR="00E71312">
        <w:rPr>
          <w:rFonts w:eastAsia="Times New Roman" w:cstheme="minorHAnsi"/>
          <w:i/>
          <w:iCs/>
        </w:rPr>
        <w:t xml:space="preserve"> of Frostmourne</w:t>
      </w:r>
    </w:p>
    <w:p w14:paraId="2BD24BBC" w14:textId="77777777" w:rsidR="002D0D10" w:rsidRDefault="002D0D10" w:rsidP="002D0D10">
      <w:pPr>
        <w:contextualSpacing/>
        <w:rPr>
          <w:rFonts w:eastAsia="Times New Roman" w:cstheme="minorHAnsi"/>
        </w:rPr>
      </w:pPr>
      <w:r w:rsidRPr="000D5DB5">
        <w:rPr>
          <w:rFonts w:eastAsia="Times New Roman" w:cstheme="minorHAnsi"/>
        </w:rPr>
        <w:t xml:space="preserve">The shards of a destroyed Frostmourne can be used to forge Shadowmourne. </w:t>
      </w:r>
    </w:p>
    <w:p w14:paraId="3DB03165" w14:textId="77777777" w:rsidR="00460425" w:rsidRPr="000D5DB5" w:rsidRDefault="00460425">
      <w:pPr>
        <w:contextualSpacing/>
        <w:rPr>
          <w:rFonts w:eastAsia="Times New Roman" w:cstheme="minorHAnsi"/>
        </w:rPr>
      </w:pPr>
      <w:r w:rsidRPr="000D5DB5">
        <w:rPr>
          <w:rFonts w:eastAsia="Times New Roman" w:cstheme="minorHAnsi"/>
        </w:rPr>
        <w:t>Shadowmourne can take the form of a greatsword, longsword, greathammer, or greataxe. Its rarity decreases to Legendary (and thus can be destroyed without special conditions), its personality changes to follow the crafter’s, and loses the following features: Telepathic Speech and Soul Stealer, but retains all other features (bonus to attack and damage, spells, sentience, and magical weapon status).</w:t>
      </w:r>
    </w:p>
    <w:p w14:paraId="2B63B377" w14:textId="77777777" w:rsidR="00460425" w:rsidRPr="000D5DB5" w:rsidRDefault="00460425">
      <w:pPr>
        <w:contextualSpacing/>
        <w:rPr>
          <w:rFonts w:eastAsia="Times New Roman" w:cstheme="minorHAnsi"/>
          <w:i/>
          <w:iCs/>
        </w:rPr>
      </w:pPr>
    </w:p>
    <w:p w14:paraId="2AE8AE34" w14:textId="77777777" w:rsidR="00460425" w:rsidRPr="000D5DB5" w:rsidRDefault="00460425">
      <w:pPr>
        <w:contextualSpacing/>
        <w:rPr>
          <w:rFonts w:eastAsia="Times New Roman" w:cstheme="minorHAnsi"/>
          <w:b/>
          <w:bCs/>
        </w:rPr>
      </w:pPr>
      <w:r w:rsidRPr="000D5DB5">
        <w:rPr>
          <w:rFonts w:eastAsia="Times New Roman" w:cstheme="minorHAnsi"/>
          <w:b/>
          <w:bCs/>
        </w:rPr>
        <w:t xml:space="preserve">Thoridal, the Stars’ Fury </w:t>
      </w:r>
    </w:p>
    <w:p w14:paraId="3B6FCFCA" w14:textId="77777777" w:rsidR="00460425" w:rsidRPr="000D5DB5" w:rsidRDefault="00460425">
      <w:pPr>
        <w:contextualSpacing/>
        <w:rPr>
          <w:rFonts w:eastAsia="Times New Roman" w:cstheme="minorHAnsi"/>
          <w:i/>
          <w:iCs/>
        </w:rPr>
      </w:pPr>
      <w:r w:rsidRPr="000D5DB5">
        <w:rPr>
          <w:rFonts w:eastAsia="Times New Roman" w:cstheme="minorHAnsi"/>
          <w:i/>
          <w:iCs/>
        </w:rPr>
        <w:t>Weapon (longbow), artifact (requires attunement)</w:t>
      </w:r>
    </w:p>
    <w:p w14:paraId="4B835C7D" w14:textId="77777777" w:rsidR="00460425" w:rsidRPr="000D5DB5" w:rsidRDefault="00460425">
      <w:pPr>
        <w:contextualSpacing/>
        <w:rPr>
          <w:rFonts w:eastAsia="Times New Roman" w:cstheme="minorHAnsi"/>
        </w:rPr>
      </w:pPr>
      <w:r w:rsidRPr="000D5DB5">
        <w:rPr>
          <w:rFonts w:eastAsia="Times New Roman" w:cstheme="minorHAnsi"/>
        </w:rPr>
        <w:t xml:space="preserve">This bow can be wielded as a magic longbow that grants a +3 to attack and damage rolls made with it. </w:t>
      </w:r>
    </w:p>
    <w:p w14:paraId="097FF4AA" w14:textId="77777777" w:rsidR="00460425" w:rsidRPr="000D5DB5" w:rsidRDefault="00460425">
      <w:pPr>
        <w:contextualSpacing/>
        <w:rPr>
          <w:rFonts w:eastAsia="Times New Roman" w:cstheme="minorHAnsi"/>
        </w:rPr>
      </w:pPr>
      <w:r w:rsidRPr="000D5DB5">
        <w:rPr>
          <w:rFonts w:eastAsia="Times New Roman" w:cstheme="minorHAnsi"/>
        </w:rPr>
        <w:t xml:space="preserve">Thoridal can generate its own spectral arrows when used to attack, or can use normal arrows. </w:t>
      </w:r>
    </w:p>
    <w:p w14:paraId="0CD9DBA7" w14:textId="77777777" w:rsidR="00460425" w:rsidRPr="000D5DB5" w:rsidRDefault="007C7823">
      <w:pPr>
        <w:contextualSpacing/>
        <w:rPr>
          <w:rFonts w:eastAsia="Times New Roman" w:cstheme="minorHAnsi"/>
        </w:rPr>
      </w:pPr>
      <w:r>
        <w:rPr>
          <w:rFonts w:eastAsia="Times New Roman" w:cstheme="minorHAnsi"/>
          <w:i/>
          <w:iCs/>
        </w:rPr>
        <w:t>Arcane</w:t>
      </w:r>
      <w:r w:rsidR="00460425" w:rsidRPr="00134BC3">
        <w:rPr>
          <w:rFonts w:eastAsia="Times New Roman" w:cstheme="minorHAnsi"/>
          <w:i/>
          <w:iCs/>
        </w:rPr>
        <w:t xml:space="preserve"> Arrows.</w:t>
      </w:r>
      <w:r w:rsidR="00460425" w:rsidRPr="000D5DB5">
        <w:rPr>
          <w:rFonts w:eastAsia="Times New Roman" w:cstheme="minorHAnsi"/>
        </w:rPr>
        <w:t xml:space="preserve"> When you expend an arrow to attack with Thoridal, it deals an additional 1d8 arcane damage on a hit, even when the arrow has its own special effect (such as an Arrow of Slaying). </w:t>
      </w:r>
    </w:p>
    <w:p w14:paraId="1CCC4A7F" w14:textId="77777777" w:rsidR="00460425" w:rsidRPr="000D5DB5" w:rsidRDefault="00460425">
      <w:pPr>
        <w:contextualSpacing/>
        <w:rPr>
          <w:rFonts w:eastAsia="Times New Roman" w:cstheme="minorHAnsi"/>
        </w:rPr>
      </w:pPr>
      <w:r w:rsidRPr="00134BC3">
        <w:rPr>
          <w:rFonts w:eastAsia="Times New Roman" w:cstheme="minorHAnsi"/>
          <w:i/>
          <w:iCs/>
        </w:rPr>
        <w:t>Spectral Arrows.</w:t>
      </w:r>
      <w:r w:rsidRPr="00134BC3">
        <w:rPr>
          <w:rFonts w:eastAsia="Times New Roman" w:cstheme="minorHAnsi"/>
        </w:rPr>
        <w:t xml:space="preserve"> </w:t>
      </w:r>
      <w:r w:rsidRPr="000D5DB5">
        <w:rPr>
          <w:rFonts w:eastAsia="Times New Roman" w:cstheme="minorHAnsi"/>
        </w:rPr>
        <w:t xml:space="preserve">If you do not use a projectile, the bow creates its own spectral ammunition. The attack deals extra damage equal to your Charisma modifier on a hit, and half the damage dealt is arcane damage. Spectral arrows are white and translucent, and whoever sees it in flight at first believes it is a shooting star. </w:t>
      </w:r>
    </w:p>
    <w:p w14:paraId="64529FC9" w14:textId="77777777" w:rsidR="00460425" w:rsidRPr="000D5DB5" w:rsidRDefault="00460425">
      <w:pPr>
        <w:contextualSpacing/>
        <w:rPr>
          <w:rFonts w:eastAsia="Times New Roman" w:cstheme="minorHAnsi"/>
        </w:rPr>
      </w:pPr>
      <w:r w:rsidRPr="00134BC3">
        <w:rPr>
          <w:rFonts w:eastAsia="Times New Roman" w:cstheme="minorHAnsi"/>
          <w:i/>
          <w:iCs/>
        </w:rPr>
        <w:lastRenderedPageBreak/>
        <w:t>Arrowsmith</w:t>
      </w:r>
      <w:r w:rsidRPr="00134BC3">
        <w:rPr>
          <w:rFonts w:eastAsia="Times New Roman" w:cstheme="minorHAnsi"/>
        </w:rPr>
        <w:t>.</w:t>
      </w:r>
      <w:r w:rsidRPr="000D5DB5">
        <w:rPr>
          <w:rFonts w:eastAsia="Times New Roman" w:cstheme="minorHAnsi"/>
          <w:b/>
          <w:bCs/>
        </w:rPr>
        <w:t xml:space="preserve"> </w:t>
      </w:r>
      <w:r w:rsidRPr="000D5DB5">
        <w:rPr>
          <w:rFonts w:eastAsia="Times New Roman" w:cstheme="minorHAnsi"/>
        </w:rPr>
        <w:t>Whoever is attuned to Thoridal can craft magical arrows as if they were infusionists (using their own proficiency bonus for Infusion), though the arrows are designed to be used exclusively by the bow.</w:t>
      </w:r>
    </w:p>
    <w:p w14:paraId="50C8BDF5" w14:textId="77777777" w:rsidR="00460425" w:rsidRPr="000D5DB5" w:rsidRDefault="00460425">
      <w:pPr>
        <w:contextualSpacing/>
        <w:rPr>
          <w:rFonts w:eastAsia="Times New Roman" w:cstheme="minorHAnsi"/>
        </w:rPr>
      </w:pPr>
      <w:r w:rsidRPr="000D5DB5">
        <w:rPr>
          <w:rFonts w:eastAsia="Times New Roman" w:cstheme="minorHAnsi"/>
        </w:rPr>
        <w:t>The legendary bow resonates with the power of the Sunwell. The origins and history of the weapon remain a mystery.</w:t>
      </w:r>
    </w:p>
    <w:p w14:paraId="402C34F9" w14:textId="77777777" w:rsidR="00460425" w:rsidRPr="00134BC3" w:rsidRDefault="00460425">
      <w:pPr>
        <w:contextualSpacing/>
        <w:rPr>
          <w:rFonts w:eastAsia="Times New Roman" w:cstheme="minorHAnsi"/>
        </w:rPr>
      </w:pPr>
    </w:p>
    <w:p w14:paraId="7AF90D8B" w14:textId="77777777" w:rsidR="00460425" w:rsidRPr="000D5DB5" w:rsidRDefault="00460425">
      <w:pPr>
        <w:contextualSpacing/>
        <w:rPr>
          <w:rFonts w:eastAsia="Times New Roman" w:cstheme="minorHAnsi"/>
          <w:b/>
          <w:bCs/>
        </w:rPr>
      </w:pPr>
      <w:r w:rsidRPr="000D5DB5">
        <w:rPr>
          <w:rFonts w:eastAsia="Times New Roman" w:cstheme="minorHAnsi"/>
          <w:b/>
          <w:bCs/>
        </w:rPr>
        <w:t xml:space="preserve">Thunderfury, Blessed Blade of the Windseeker </w:t>
      </w:r>
    </w:p>
    <w:p w14:paraId="3F898C93" w14:textId="77777777" w:rsidR="00460425" w:rsidRPr="000D5DB5" w:rsidRDefault="00460425">
      <w:pPr>
        <w:contextualSpacing/>
        <w:rPr>
          <w:rFonts w:eastAsia="Times New Roman" w:cstheme="minorHAnsi"/>
          <w:i/>
          <w:iCs/>
        </w:rPr>
      </w:pPr>
      <w:r w:rsidRPr="000D5DB5">
        <w:rPr>
          <w:rFonts w:eastAsia="Times New Roman" w:cstheme="minorHAnsi"/>
          <w:i/>
          <w:iCs/>
        </w:rPr>
        <w:t xml:space="preserve">Weapon (longsword), </w:t>
      </w:r>
      <w:r w:rsidR="00BA098A">
        <w:rPr>
          <w:rFonts w:eastAsia="Times New Roman" w:cstheme="minorHAnsi"/>
          <w:i/>
          <w:iCs/>
        </w:rPr>
        <w:t>artifact (</w:t>
      </w:r>
      <w:r w:rsidRPr="000D5DB5">
        <w:rPr>
          <w:rFonts w:eastAsia="Times New Roman" w:cstheme="minorHAnsi"/>
          <w:i/>
          <w:iCs/>
        </w:rPr>
        <w:t>requires attunement</w:t>
      </w:r>
      <w:r w:rsidR="00BA098A">
        <w:rPr>
          <w:rFonts w:eastAsia="Times New Roman" w:cstheme="minorHAnsi"/>
          <w:i/>
          <w:iCs/>
        </w:rPr>
        <w:t>)</w:t>
      </w:r>
    </w:p>
    <w:p w14:paraId="1AE2BFA4" w14:textId="77777777" w:rsidR="00BA098A" w:rsidRDefault="00BA098A">
      <w:pPr>
        <w:contextualSpacing/>
        <w:rPr>
          <w:rFonts w:eastAsia="Times New Roman" w:cstheme="minorHAnsi"/>
        </w:rPr>
      </w:pPr>
      <w:r>
        <w:rPr>
          <w:rFonts w:eastAsia="Times New Roman" w:cstheme="minorHAnsi"/>
        </w:rPr>
        <w:t>You have +3 to attack and damage rolls with this magic weapon.</w:t>
      </w:r>
    </w:p>
    <w:p w14:paraId="07DEC110" w14:textId="77777777" w:rsidR="00BA098A" w:rsidRDefault="00460425" w:rsidP="003C02F0">
      <w:pPr>
        <w:contextualSpacing/>
        <w:rPr>
          <w:rFonts w:eastAsia="Times New Roman" w:cstheme="minorHAnsi"/>
        </w:rPr>
      </w:pPr>
      <w:r w:rsidRPr="000D5DB5">
        <w:rPr>
          <w:rFonts w:eastAsia="Times New Roman" w:cstheme="minorHAnsi"/>
        </w:rPr>
        <w:t xml:space="preserve">While </w:t>
      </w:r>
      <w:r w:rsidR="00BA098A">
        <w:rPr>
          <w:rFonts w:eastAsia="Times New Roman" w:cstheme="minorHAnsi"/>
        </w:rPr>
        <w:t xml:space="preserve">attuned to this </w:t>
      </w:r>
      <w:r w:rsidRPr="000D5DB5">
        <w:rPr>
          <w:rFonts w:eastAsia="Times New Roman" w:cstheme="minorHAnsi"/>
        </w:rPr>
        <w:t xml:space="preserve">sword, you </w:t>
      </w:r>
      <w:r w:rsidR="00BA098A">
        <w:rPr>
          <w:rFonts w:eastAsia="Times New Roman" w:cstheme="minorHAnsi"/>
        </w:rPr>
        <w:t xml:space="preserve">can cast the </w:t>
      </w:r>
      <w:r w:rsidR="002D0D10" w:rsidRPr="002D0D10">
        <w:rPr>
          <w:rFonts w:eastAsia="Times New Roman" w:cstheme="minorHAnsi"/>
          <w:i/>
          <w:iCs/>
        </w:rPr>
        <w:t>a</w:t>
      </w:r>
      <w:r w:rsidR="00BA098A" w:rsidRPr="002D0D10">
        <w:rPr>
          <w:rFonts w:eastAsia="Times New Roman" w:cstheme="minorHAnsi"/>
          <w:i/>
          <w:iCs/>
        </w:rPr>
        <w:t xml:space="preserve">bsorb </w:t>
      </w:r>
      <w:r w:rsidR="002D0D10" w:rsidRPr="002D0D10">
        <w:rPr>
          <w:rFonts w:eastAsia="Times New Roman" w:cstheme="minorHAnsi"/>
          <w:i/>
          <w:iCs/>
        </w:rPr>
        <w:t>e</w:t>
      </w:r>
      <w:r w:rsidR="00BA098A" w:rsidRPr="002D0D10">
        <w:rPr>
          <w:rFonts w:eastAsia="Times New Roman" w:cstheme="minorHAnsi"/>
          <w:i/>
          <w:iCs/>
        </w:rPr>
        <w:t>lements</w:t>
      </w:r>
      <w:r w:rsidR="00BA098A">
        <w:rPr>
          <w:rFonts w:eastAsia="Times New Roman" w:cstheme="minorHAnsi"/>
        </w:rPr>
        <w:t xml:space="preserve"> spell at will, but only against lightning and thunder damage as a </w:t>
      </w:r>
      <w:r w:rsidR="005C08A6">
        <w:rPr>
          <w:rFonts w:eastAsia="Times New Roman" w:cstheme="minorHAnsi"/>
        </w:rPr>
        <w:t>7</w:t>
      </w:r>
      <w:r w:rsidR="00BA098A">
        <w:rPr>
          <w:rFonts w:eastAsia="Times New Roman" w:cstheme="minorHAnsi"/>
        </w:rPr>
        <w:t xml:space="preserve">th level spell. The sword has </w:t>
      </w:r>
      <w:r w:rsidR="005C08A6">
        <w:rPr>
          <w:rFonts w:eastAsia="Times New Roman" w:cstheme="minorHAnsi"/>
        </w:rPr>
        <w:t>8</w:t>
      </w:r>
      <w:r w:rsidR="00BA098A">
        <w:rPr>
          <w:rFonts w:eastAsia="Times New Roman" w:cstheme="minorHAnsi"/>
        </w:rPr>
        <w:t xml:space="preserve"> charges. You can spend charge</w:t>
      </w:r>
      <w:r w:rsidR="003C02F0">
        <w:rPr>
          <w:rFonts w:eastAsia="Times New Roman" w:cstheme="minorHAnsi"/>
        </w:rPr>
        <w:t>s</w:t>
      </w:r>
      <w:r w:rsidR="00BA098A">
        <w:rPr>
          <w:rFonts w:eastAsia="Times New Roman" w:cstheme="minorHAnsi"/>
        </w:rPr>
        <w:t xml:space="preserve"> to manifest one of the following effects:</w:t>
      </w:r>
    </w:p>
    <w:p w14:paraId="07A1250F" w14:textId="77777777" w:rsidR="003C02F0" w:rsidRPr="003C02F0" w:rsidRDefault="003C02F0" w:rsidP="003C02F0">
      <w:pPr>
        <w:rPr>
          <w:rFonts w:eastAsia="Times New Roman" w:cstheme="minorHAnsi"/>
        </w:rPr>
      </w:pPr>
      <w:r w:rsidRPr="003C02F0">
        <w:rPr>
          <w:rFonts w:eastAsia="Times New Roman" w:cstheme="minorHAnsi"/>
          <w:i/>
          <w:iCs/>
        </w:rPr>
        <w:t>Discharge (2 charges)</w:t>
      </w:r>
      <w:r>
        <w:rPr>
          <w:rFonts w:eastAsia="Times New Roman" w:cstheme="minorHAnsi"/>
          <w:i/>
          <w:iCs/>
        </w:rPr>
        <w:t xml:space="preserve">. </w:t>
      </w:r>
      <w:r>
        <w:rPr>
          <w:rFonts w:eastAsia="Times New Roman" w:cstheme="minorHAnsi"/>
        </w:rPr>
        <w:t xml:space="preserve">You cast the </w:t>
      </w:r>
      <w:r w:rsidR="002D0D10" w:rsidRPr="002D0D10">
        <w:rPr>
          <w:rFonts w:eastAsia="Times New Roman" w:cstheme="minorHAnsi"/>
          <w:i/>
          <w:iCs/>
        </w:rPr>
        <w:t>l</w:t>
      </w:r>
      <w:r w:rsidRPr="002D0D10">
        <w:rPr>
          <w:rFonts w:eastAsia="Times New Roman" w:cstheme="minorHAnsi"/>
          <w:i/>
          <w:iCs/>
        </w:rPr>
        <w:t xml:space="preserve">ightning </w:t>
      </w:r>
      <w:r w:rsidR="002D0D10" w:rsidRPr="002D0D10">
        <w:rPr>
          <w:rFonts w:eastAsia="Times New Roman" w:cstheme="minorHAnsi"/>
          <w:i/>
          <w:iCs/>
        </w:rPr>
        <w:t>b</w:t>
      </w:r>
      <w:r w:rsidRPr="002D0D10">
        <w:rPr>
          <w:rFonts w:eastAsia="Times New Roman" w:cstheme="minorHAnsi"/>
          <w:i/>
          <w:iCs/>
        </w:rPr>
        <w:t>olt</w:t>
      </w:r>
      <w:r>
        <w:rPr>
          <w:rFonts w:eastAsia="Times New Roman" w:cstheme="minorHAnsi"/>
        </w:rPr>
        <w:t xml:space="preserve"> spell</w:t>
      </w:r>
      <w:r w:rsidR="002A5202">
        <w:rPr>
          <w:rFonts w:eastAsia="Times New Roman" w:cstheme="minorHAnsi"/>
        </w:rPr>
        <w:t>, heightened to 7th level</w:t>
      </w:r>
      <w:r>
        <w:rPr>
          <w:rFonts w:eastAsia="Times New Roman" w:cstheme="minorHAnsi"/>
        </w:rPr>
        <w:t>.</w:t>
      </w:r>
    </w:p>
    <w:p w14:paraId="4C17644D" w14:textId="77777777" w:rsidR="00BA098A" w:rsidRPr="003C02F0" w:rsidRDefault="003C02F0" w:rsidP="002A5202">
      <w:pPr>
        <w:rPr>
          <w:rFonts w:eastAsia="Times New Roman" w:cstheme="minorHAnsi"/>
        </w:rPr>
      </w:pPr>
      <w:r w:rsidRPr="003C02F0">
        <w:rPr>
          <w:rFonts w:eastAsia="Times New Roman" w:cstheme="minorHAnsi"/>
          <w:i/>
          <w:iCs/>
        </w:rPr>
        <w:t>Lightning Rod (1 charge)</w:t>
      </w:r>
      <w:r>
        <w:rPr>
          <w:rFonts w:eastAsia="Times New Roman" w:cstheme="minorHAnsi"/>
          <w:i/>
          <w:iCs/>
        </w:rPr>
        <w:t>.</w:t>
      </w:r>
      <w:r w:rsidRPr="003C02F0">
        <w:rPr>
          <w:rFonts w:eastAsia="Times New Roman" w:cstheme="minorHAnsi"/>
          <w:i/>
          <w:iCs/>
        </w:rPr>
        <w:t xml:space="preserve"> </w:t>
      </w:r>
      <w:r w:rsidR="002A5202">
        <w:rPr>
          <w:rFonts w:eastAsia="Times New Roman" w:cstheme="minorHAnsi"/>
        </w:rPr>
        <w:t xml:space="preserve">You can choose a point within 10 feet of you. Any effect that </w:t>
      </w:r>
      <w:r w:rsidR="002A5202">
        <w:rPr>
          <w:rFonts w:eastAsia="Times New Roman" w:cstheme="minorHAnsi"/>
        </w:rPr>
        <w:lastRenderedPageBreak/>
        <w:t xml:space="preserve">deals lightning damage and includes the point you chosen allows you to </w:t>
      </w:r>
      <w:r w:rsidR="002A5202" w:rsidRPr="002A5202">
        <w:rPr>
          <w:rFonts w:eastAsia="Times New Roman" w:cstheme="minorHAnsi"/>
          <w:i/>
          <w:iCs/>
        </w:rPr>
        <w:t>absorb elements</w:t>
      </w:r>
      <w:r w:rsidR="002A5202">
        <w:rPr>
          <w:rFonts w:eastAsia="Times New Roman" w:cstheme="minorHAnsi"/>
          <w:i/>
          <w:iCs/>
        </w:rPr>
        <w:t xml:space="preserve"> </w:t>
      </w:r>
      <w:r w:rsidR="002A5202">
        <w:rPr>
          <w:rFonts w:eastAsia="Times New Roman" w:cstheme="minorHAnsi"/>
        </w:rPr>
        <w:t xml:space="preserve">and reduce the damage dealt by the effect by the amount you absorbed, even to other targets. </w:t>
      </w:r>
    </w:p>
    <w:p w14:paraId="386FAC20" w14:textId="77777777" w:rsidR="00BA098A" w:rsidRDefault="003C02F0" w:rsidP="003C02F0">
      <w:pPr>
        <w:contextualSpacing/>
        <w:rPr>
          <w:rFonts w:eastAsia="Times New Roman" w:cstheme="minorHAnsi"/>
        </w:rPr>
      </w:pPr>
      <w:r>
        <w:rPr>
          <w:rFonts w:eastAsia="Times New Roman" w:cstheme="minorHAnsi"/>
        </w:rPr>
        <w:t xml:space="preserve">The sword </w:t>
      </w:r>
      <w:r w:rsidR="00BA098A">
        <w:rPr>
          <w:rFonts w:eastAsia="Times New Roman" w:cstheme="minorHAnsi"/>
        </w:rPr>
        <w:t>reple</w:t>
      </w:r>
      <w:r>
        <w:rPr>
          <w:rFonts w:eastAsia="Times New Roman" w:cstheme="minorHAnsi"/>
        </w:rPr>
        <w:t>nishes 1d4</w:t>
      </w:r>
      <w:r w:rsidR="002A5202">
        <w:rPr>
          <w:rFonts w:eastAsia="Times New Roman" w:cstheme="minorHAnsi"/>
        </w:rPr>
        <w:t>+2</w:t>
      </w:r>
      <w:r>
        <w:rPr>
          <w:rFonts w:eastAsia="Times New Roman" w:cstheme="minorHAnsi"/>
        </w:rPr>
        <w:t xml:space="preserve"> charges every dawn. </w:t>
      </w:r>
    </w:p>
    <w:p w14:paraId="2F2B0C69" w14:textId="77777777" w:rsidR="00460425" w:rsidRPr="000D5DB5" w:rsidRDefault="00460425" w:rsidP="00BA098A">
      <w:pPr>
        <w:contextualSpacing/>
        <w:rPr>
          <w:rFonts w:eastAsia="Times New Roman" w:cstheme="minorHAnsi"/>
        </w:rPr>
      </w:pPr>
      <w:r w:rsidRPr="000D5DB5">
        <w:rPr>
          <w:rFonts w:eastAsia="Times New Roman" w:cstheme="minorHAnsi"/>
        </w:rPr>
        <w:t>Thunderfury, Blessed Blade of the Windseeker is the legendary sword once wielded by Thunderaan, Prince of Air. The prince, son of Al'Akir the Windlord, was attacked by Ragnaros the Firelord, in an attempt to heighten the already impressive power that the fire elemental held.</w:t>
      </w:r>
      <w:r w:rsidR="002D0D10">
        <w:rPr>
          <w:rFonts w:eastAsia="Times New Roman" w:cstheme="minorHAnsi"/>
        </w:rPr>
        <w:t xml:space="preserve"> </w:t>
      </w:r>
    </w:p>
    <w:p w14:paraId="2187E83F" w14:textId="77777777" w:rsidR="00460425" w:rsidRDefault="00460425" w:rsidP="00BA098A">
      <w:pPr>
        <w:contextualSpacing/>
        <w:rPr>
          <w:rFonts w:eastAsia="Times New Roman" w:cstheme="minorHAnsi"/>
        </w:rPr>
      </w:pPr>
      <w:r w:rsidRPr="000D5DB5">
        <w:rPr>
          <w:rFonts w:eastAsia="Times New Roman" w:cstheme="minorHAnsi"/>
        </w:rPr>
        <w:t>Ragnaros succeeded; however, Thunderaan's power could not be completely taken into his form. What remained of Thunderaan was placed in a talisman of elemental binding, which was broken into two pieces. The pieces were then given to the Firelord's two lieutenants, Baron Geddon and Garr, respectively the left and right halves. The</w:t>
      </w:r>
      <w:r w:rsidR="00BA098A">
        <w:rPr>
          <w:rFonts w:eastAsia="Times New Roman" w:cstheme="minorHAnsi"/>
        </w:rPr>
        <w:t xml:space="preserve">se two halves are known as the </w:t>
      </w:r>
      <w:r w:rsidRPr="000D5DB5">
        <w:rPr>
          <w:rFonts w:eastAsia="Times New Roman" w:cstheme="minorHAnsi"/>
        </w:rPr>
        <w:t>Bindings of the Windseeker.</w:t>
      </w:r>
    </w:p>
    <w:p w14:paraId="75E57307" w14:textId="77777777" w:rsidR="0035220A" w:rsidRDefault="0035220A">
      <w:pPr>
        <w:contextualSpacing/>
        <w:rPr>
          <w:rFonts w:eastAsia="Times New Roman" w:cstheme="minorHAnsi"/>
        </w:rPr>
        <w:sectPr w:rsidR="0035220A" w:rsidSect="00F00B80">
          <w:type w:val="continuous"/>
          <w:pgSz w:w="12240" w:h="15840"/>
          <w:pgMar w:top="1440" w:right="1800" w:bottom="1440" w:left="1800" w:header="708" w:footer="708" w:gutter="0"/>
          <w:cols w:num="2" w:space="708"/>
          <w:docGrid w:linePitch="360"/>
        </w:sectPr>
      </w:pPr>
    </w:p>
    <w:p w14:paraId="7E7AD1F2" w14:textId="77777777" w:rsidR="00460425" w:rsidRPr="000D5DB5" w:rsidRDefault="00460425">
      <w:pPr>
        <w:contextualSpacing/>
        <w:rPr>
          <w:rFonts w:eastAsia="Times New Roman" w:cstheme="minorHAnsi"/>
        </w:rPr>
      </w:pPr>
    </w:p>
    <w:p w14:paraId="48D51B3D" w14:textId="77777777" w:rsidR="00B93648" w:rsidRPr="000D5DB5" w:rsidRDefault="00B93648">
      <w:pPr>
        <w:contextualSpacing/>
        <w:outlineLvl w:val="2"/>
        <w:rPr>
          <w:rFonts w:eastAsia="Times New Roman" w:cstheme="minorHAnsi"/>
          <w:color w:val="2E75B5"/>
          <w:sz w:val="28"/>
          <w:szCs w:val="28"/>
        </w:rPr>
      </w:pPr>
      <w:bookmarkStart w:id="2992" w:name="_Toc54196447"/>
      <w:r w:rsidRPr="000D5DB5">
        <w:rPr>
          <w:rFonts w:eastAsia="Times New Roman" w:cstheme="minorHAnsi"/>
          <w:color w:val="2E75B5"/>
          <w:sz w:val="28"/>
          <w:szCs w:val="28"/>
        </w:rPr>
        <w:t>Armor Sets</w:t>
      </w:r>
      <w:bookmarkEnd w:id="2992"/>
    </w:p>
    <w:p w14:paraId="3282C369" w14:textId="77777777" w:rsidR="00672B5A" w:rsidRDefault="00672B5A">
      <w:pPr>
        <w:contextualSpacing/>
      </w:pPr>
      <w:r>
        <w:t>Armor sets are found as treasure, although they can be crafted. In case of crafting, the character must be able to craft a full set</w:t>
      </w:r>
      <w:r w:rsidR="002D69A8">
        <w:t xml:space="preserve"> (at the highest rarity)</w:t>
      </w:r>
      <w:r w:rsidR="008D7C7B">
        <w:t xml:space="preserve"> to make an armor set</w:t>
      </w:r>
      <w:r>
        <w:t xml:space="preserve">. </w:t>
      </w:r>
    </w:p>
    <w:p w14:paraId="5D8F5B39" w14:textId="77777777" w:rsidR="00672B5A" w:rsidRDefault="00672B5A" w:rsidP="00864C72">
      <w:pPr>
        <w:contextualSpacing/>
      </w:pPr>
      <w:r>
        <w:t xml:space="preserve">For example, a druid who wishes to craft the Cenarion Raiment must possess the materials and ability to craft </w:t>
      </w:r>
      <w:r w:rsidR="00864C72" w:rsidRPr="00864C72">
        <w:rPr>
          <w:rFonts w:eastAsia="Times New Roman" w:cstheme="minorHAnsi"/>
        </w:rPr>
        <w:t>Epic</w:t>
      </w:r>
      <w:r w:rsidR="00864C72">
        <w:t xml:space="preserve"> </w:t>
      </w:r>
      <w:r>
        <w:t xml:space="preserve">armor (the rarity of the entire set). </w:t>
      </w:r>
    </w:p>
    <w:p w14:paraId="5FAB8FDE" w14:textId="77777777" w:rsidR="008D7C7B" w:rsidRDefault="008D7C7B">
      <w:pPr>
        <w:contextualSpacing/>
      </w:pPr>
      <w:r>
        <w:t xml:space="preserve">A single armor set counts as one item for the purposes of attunement. </w:t>
      </w:r>
    </w:p>
    <w:p w14:paraId="53BB22A5" w14:textId="77777777" w:rsidR="00672B5A" w:rsidRPr="00E14DA5" w:rsidRDefault="00672B5A">
      <w:pPr>
        <w:contextualSpacing/>
      </w:pPr>
    </w:p>
    <w:p w14:paraId="4D2CFC77" w14:textId="77777777" w:rsidR="0035220A" w:rsidRPr="00E14DA5" w:rsidRDefault="0035220A">
      <w:pPr>
        <w:contextualSpacing/>
        <w:sectPr w:rsidR="0035220A" w:rsidRPr="00E14DA5" w:rsidSect="00AB25EF">
          <w:type w:val="continuous"/>
          <w:pgSz w:w="12240" w:h="15840"/>
          <w:pgMar w:top="1440" w:right="1800" w:bottom="1440" w:left="1800" w:header="708" w:footer="708" w:gutter="0"/>
          <w:cols w:space="708"/>
          <w:docGrid w:linePitch="360"/>
        </w:sectPr>
      </w:pPr>
    </w:p>
    <w:p w14:paraId="51DE49FB" w14:textId="77777777" w:rsidR="00055BD1" w:rsidRPr="00055BD1" w:rsidRDefault="00055BD1" w:rsidP="00055BD1">
      <w:pPr>
        <w:contextualSpacing/>
        <w:rPr>
          <w:b/>
          <w:bCs/>
        </w:rPr>
      </w:pPr>
      <w:r w:rsidRPr="00055BD1">
        <w:rPr>
          <w:b/>
          <w:bCs/>
        </w:rPr>
        <w:lastRenderedPageBreak/>
        <w:t>Avatar Raiment Armor</w:t>
      </w:r>
    </w:p>
    <w:p w14:paraId="57C8F979" w14:textId="77777777" w:rsidR="00055BD1" w:rsidRPr="00055BD1" w:rsidRDefault="00055BD1" w:rsidP="00055BD1">
      <w:pPr>
        <w:contextualSpacing/>
        <w:rPr>
          <w:i/>
          <w:iCs/>
        </w:rPr>
      </w:pPr>
      <w:r w:rsidRPr="00055BD1">
        <w:rPr>
          <w:i/>
          <w:iCs/>
        </w:rPr>
        <w:t xml:space="preserve">Armor (cloth), variant (requires attunement), pieces (Vestment and cowl, gloves, mantle, </w:t>
      </w:r>
      <w:r w:rsidR="00B04B30" w:rsidRPr="00055BD1">
        <w:rPr>
          <w:i/>
          <w:iCs/>
        </w:rPr>
        <w:t>arm wraps</w:t>
      </w:r>
      <w:r w:rsidRPr="00055BD1">
        <w:rPr>
          <w:i/>
          <w:iCs/>
        </w:rPr>
        <w:t>)</w:t>
      </w:r>
    </w:p>
    <w:p w14:paraId="5417883F" w14:textId="77777777" w:rsidR="00055BD1" w:rsidRDefault="00055BD1" w:rsidP="003C4628">
      <w:pPr>
        <w:pStyle w:val="ListParagraph"/>
        <w:numPr>
          <w:ilvl w:val="0"/>
          <w:numId w:val="63"/>
        </w:numPr>
      </w:pPr>
      <w:r w:rsidRPr="00B04B30">
        <w:rPr>
          <w:i/>
          <w:iCs/>
        </w:rPr>
        <w:t xml:space="preserve">Uncommon. </w:t>
      </w:r>
      <w:r>
        <w:t xml:space="preserve">If possessing one set piece, you may add your spellcasting ability modifier again to any amount of hit points restored by </w:t>
      </w:r>
      <w:r w:rsidR="002D0D10" w:rsidRPr="002D0D10">
        <w:rPr>
          <w:i/>
          <w:iCs/>
        </w:rPr>
        <w:t>f</w:t>
      </w:r>
      <w:r w:rsidRPr="002D0D10">
        <w:rPr>
          <w:i/>
          <w:iCs/>
        </w:rPr>
        <w:t xml:space="preserve">lash of </w:t>
      </w:r>
      <w:r w:rsidR="002D0D10" w:rsidRPr="002D0D10">
        <w:rPr>
          <w:i/>
          <w:iCs/>
        </w:rPr>
        <w:t>l</w:t>
      </w:r>
      <w:r w:rsidRPr="002D0D10">
        <w:rPr>
          <w:i/>
          <w:iCs/>
        </w:rPr>
        <w:t>ight</w:t>
      </w:r>
      <w:r>
        <w:t xml:space="preserve"> or </w:t>
      </w:r>
      <w:r w:rsidR="002D0D10" w:rsidRPr="002D0D10">
        <w:rPr>
          <w:i/>
          <w:iCs/>
        </w:rPr>
        <w:t>f</w:t>
      </w:r>
      <w:r w:rsidRPr="002D0D10">
        <w:rPr>
          <w:i/>
          <w:iCs/>
        </w:rPr>
        <w:t xml:space="preserve">lash of </w:t>
      </w:r>
      <w:r w:rsidR="002D0D10" w:rsidRPr="002D0D10">
        <w:rPr>
          <w:i/>
          <w:iCs/>
        </w:rPr>
        <w:t>s</w:t>
      </w:r>
      <w:r w:rsidRPr="002D0D10">
        <w:rPr>
          <w:i/>
          <w:iCs/>
        </w:rPr>
        <w:t>hadow</w:t>
      </w:r>
      <w:r w:rsidR="002D0D10">
        <w:t xml:space="preserve"> spells</w:t>
      </w:r>
      <w:r>
        <w:t>. This also app</w:t>
      </w:r>
      <w:r w:rsidR="008A619E">
        <w:t>lies to the amount of damage the spell</w:t>
      </w:r>
      <w:r>
        <w:t xml:space="preserve"> would deal if targeting an undead or fiend. </w:t>
      </w:r>
    </w:p>
    <w:p w14:paraId="25D2CB4E" w14:textId="77777777" w:rsidR="00055BD1" w:rsidRDefault="00055BD1" w:rsidP="003C4628">
      <w:pPr>
        <w:pStyle w:val="ListParagraph"/>
        <w:numPr>
          <w:ilvl w:val="0"/>
          <w:numId w:val="63"/>
        </w:numPr>
      </w:pPr>
      <w:r w:rsidRPr="00B04B30">
        <w:rPr>
          <w:i/>
          <w:iCs/>
        </w:rPr>
        <w:t>Rare.</w:t>
      </w:r>
      <w:r>
        <w:t xml:space="preserve"> If possessing two to three set pieces, you may use a bonus action to Dash, but only to </w:t>
      </w:r>
      <w:r w:rsidR="008A619E">
        <w:t xml:space="preserve">approach </w:t>
      </w:r>
      <w:r>
        <w:t>a wounded</w:t>
      </w:r>
      <w:r w:rsidR="008A619E">
        <w:t xml:space="preserve"> or unconscious ally</w:t>
      </w:r>
      <w:r>
        <w:t>.</w:t>
      </w:r>
    </w:p>
    <w:p w14:paraId="22CE30D3" w14:textId="77777777" w:rsidR="00055BD1" w:rsidRDefault="00864C72" w:rsidP="003C4628">
      <w:pPr>
        <w:pStyle w:val="ListParagraph"/>
        <w:numPr>
          <w:ilvl w:val="0"/>
          <w:numId w:val="63"/>
        </w:numPr>
      </w:pPr>
      <w:r>
        <w:rPr>
          <w:i/>
          <w:iCs/>
        </w:rPr>
        <w:lastRenderedPageBreak/>
        <w:t>Epic</w:t>
      </w:r>
      <w:r w:rsidR="00055BD1" w:rsidRPr="00B04B30">
        <w:rPr>
          <w:i/>
          <w:iCs/>
        </w:rPr>
        <w:t>.</w:t>
      </w:r>
      <w:r w:rsidR="00055BD1">
        <w:t xml:space="preserve"> If possessing all set pieces, whenever you heal </w:t>
      </w:r>
      <w:r w:rsidR="006C6A8E">
        <w:t xml:space="preserve">or damage </w:t>
      </w:r>
      <w:r w:rsidR="00055BD1">
        <w:t xml:space="preserve">a target </w:t>
      </w:r>
      <w:r w:rsidR="006C6A8E">
        <w:t xml:space="preserve">with a healing spell </w:t>
      </w:r>
      <w:r w:rsidR="00447F86">
        <w:t xml:space="preserve">who has </w:t>
      </w:r>
      <w:r w:rsidR="00055BD1">
        <w:t xml:space="preserve">less than quarter </w:t>
      </w:r>
      <w:r w:rsidR="00447F86">
        <w:t xml:space="preserve">their maximum </w:t>
      </w:r>
      <w:r w:rsidR="00055BD1">
        <w:t xml:space="preserve">hit points, your healing spells heal </w:t>
      </w:r>
      <w:r w:rsidR="006C6A8E">
        <w:t xml:space="preserve">or deal </w:t>
      </w:r>
      <w:r w:rsidR="00447F86">
        <w:t>25%</w:t>
      </w:r>
      <w:r w:rsidR="006C6A8E">
        <w:t xml:space="preserve"> extra in hit points. This applies once per spell</w:t>
      </w:r>
      <w:r w:rsidR="00055BD1">
        <w:t xml:space="preserve">. This can stack with </w:t>
      </w:r>
      <w:r w:rsidR="00447F86">
        <w:t>similar abilities</w:t>
      </w:r>
      <w:r w:rsidR="00055BD1">
        <w:t xml:space="preserve">. </w:t>
      </w:r>
    </w:p>
    <w:p w14:paraId="5B33DF0D" w14:textId="77777777" w:rsidR="00055BD1" w:rsidRDefault="00055BD1" w:rsidP="00055BD1">
      <w:pPr>
        <w:contextualSpacing/>
      </w:pPr>
      <w:r>
        <w:t>This white and gold armor set is suffused with great divine power</w:t>
      </w:r>
      <w:r w:rsidR="001A0462">
        <w:t>, abjuring the wearer’s face from view into a benevolent (or malevolent) shadow</w:t>
      </w:r>
      <w:r>
        <w:t xml:space="preserve">. </w:t>
      </w:r>
    </w:p>
    <w:p w14:paraId="7000CBBD" w14:textId="77777777" w:rsidR="00055BD1" w:rsidRPr="00055BD1" w:rsidRDefault="00055BD1" w:rsidP="00055BD1">
      <w:pPr>
        <w:contextualSpacing/>
      </w:pPr>
    </w:p>
    <w:p w14:paraId="6994FF94" w14:textId="77777777" w:rsidR="00B93648" w:rsidRPr="000D5DB5" w:rsidRDefault="00B93648">
      <w:pPr>
        <w:contextualSpacing/>
        <w:rPr>
          <w:b/>
          <w:bCs/>
        </w:rPr>
      </w:pPr>
      <w:r w:rsidRPr="000D5DB5">
        <w:rPr>
          <w:b/>
          <w:bCs/>
        </w:rPr>
        <w:t>Blackened Defias Armor</w:t>
      </w:r>
    </w:p>
    <w:p w14:paraId="141DBC97" w14:textId="77777777" w:rsidR="00B93648" w:rsidRPr="001F25FA" w:rsidRDefault="00B93648">
      <w:pPr>
        <w:contextualSpacing/>
        <w:rPr>
          <w:i/>
          <w:iCs/>
        </w:rPr>
      </w:pPr>
      <w:r w:rsidRPr="00933D82">
        <w:rPr>
          <w:i/>
          <w:iCs/>
        </w:rPr>
        <w:t xml:space="preserve">Armor (leather), variant (requires </w:t>
      </w:r>
      <w:r w:rsidRPr="004A0F08">
        <w:rPr>
          <w:rFonts w:eastAsia="Times New Roman" w:cstheme="minorHAnsi"/>
          <w:i/>
          <w:iCs/>
          <w:color w:val="000000"/>
        </w:rPr>
        <w:t>attunement</w:t>
      </w:r>
      <w:r w:rsidRPr="004A0F08">
        <w:rPr>
          <w:i/>
          <w:iCs/>
        </w:rPr>
        <w:t>)</w:t>
      </w:r>
      <w:r w:rsidRPr="001F25FA">
        <w:rPr>
          <w:i/>
          <w:iCs/>
        </w:rPr>
        <w:t>, pieces (</w:t>
      </w:r>
      <w:r w:rsidRPr="00933D82">
        <w:rPr>
          <w:i/>
          <w:iCs/>
        </w:rPr>
        <w:t>Armor</w:t>
      </w:r>
      <w:r w:rsidRPr="001F25FA">
        <w:rPr>
          <w:i/>
          <w:iCs/>
        </w:rPr>
        <w:t xml:space="preserve">, </w:t>
      </w:r>
      <w:r>
        <w:rPr>
          <w:i/>
          <w:iCs/>
        </w:rPr>
        <w:t>gloves</w:t>
      </w:r>
      <w:r w:rsidRPr="001F25FA">
        <w:rPr>
          <w:i/>
          <w:iCs/>
        </w:rPr>
        <w:t xml:space="preserve">, </w:t>
      </w:r>
      <w:r>
        <w:rPr>
          <w:i/>
          <w:iCs/>
        </w:rPr>
        <w:t>boot</w:t>
      </w:r>
      <w:r w:rsidRPr="001F25FA">
        <w:rPr>
          <w:i/>
          <w:iCs/>
        </w:rPr>
        <w:t xml:space="preserve">, </w:t>
      </w:r>
      <w:r>
        <w:rPr>
          <w:i/>
          <w:iCs/>
        </w:rPr>
        <w:t>belt</w:t>
      </w:r>
      <w:r w:rsidRPr="001F25FA">
        <w:rPr>
          <w:i/>
          <w:iCs/>
        </w:rPr>
        <w:t>)</w:t>
      </w:r>
    </w:p>
    <w:p w14:paraId="53D8AEF1" w14:textId="77777777" w:rsidR="00B93648" w:rsidRPr="000D5DB5" w:rsidRDefault="00B93648" w:rsidP="003C4628">
      <w:pPr>
        <w:pStyle w:val="ListParagraph"/>
        <w:numPr>
          <w:ilvl w:val="0"/>
          <w:numId w:val="63"/>
        </w:numPr>
      </w:pPr>
      <w:r w:rsidRPr="00B04B30">
        <w:rPr>
          <w:i/>
          <w:iCs/>
        </w:rPr>
        <w:lastRenderedPageBreak/>
        <w:t>Uncommon.</w:t>
      </w:r>
      <w:r w:rsidRPr="00B04B30">
        <w:rPr>
          <w:b/>
          <w:bCs/>
          <w:i/>
          <w:iCs/>
        </w:rPr>
        <w:t xml:space="preserve"> </w:t>
      </w:r>
      <w:r w:rsidRPr="000D5DB5">
        <w:t xml:space="preserve">If possessing one set piece, dim light doesn’t impose disadvantage on your Spirit (Perception) checks relying on sight. </w:t>
      </w:r>
    </w:p>
    <w:p w14:paraId="3ABC3555" w14:textId="77777777" w:rsidR="00B93648" w:rsidRPr="00B04B30" w:rsidRDefault="00B93648" w:rsidP="003C4628">
      <w:pPr>
        <w:pStyle w:val="ListParagraph"/>
        <w:numPr>
          <w:ilvl w:val="0"/>
          <w:numId w:val="63"/>
        </w:numPr>
        <w:rPr>
          <w:u w:val="single"/>
        </w:rPr>
      </w:pPr>
      <w:r w:rsidRPr="00B04B30">
        <w:rPr>
          <w:i/>
          <w:iCs/>
        </w:rPr>
        <w:t>Rare.</w:t>
      </w:r>
      <w:r w:rsidRPr="00B04B30">
        <w:rPr>
          <w:b/>
          <w:bCs/>
          <w:i/>
          <w:iCs/>
        </w:rPr>
        <w:t xml:space="preserve"> </w:t>
      </w:r>
      <w:r w:rsidRPr="000D5DB5">
        <w:t>If possessing two to three set pieces, climbing doesn’t halve your speed, and you can make a running long jump or a running high jump after moving only 5 feet on foot, rather than 10 feet.</w:t>
      </w:r>
    </w:p>
    <w:p w14:paraId="6156D94A" w14:textId="77777777" w:rsidR="00B93648" w:rsidRPr="000D5DB5" w:rsidRDefault="00864C72" w:rsidP="003C4628">
      <w:pPr>
        <w:pStyle w:val="ListParagraph"/>
        <w:numPr>
          <w:ilvl w:val="0"/>
          <w:numId w:val="63"/>
        </w:numPr>
      </w:pPr>
      <w:r>
        <w:rPr>
          <w:i/>
          <w:iCs/>
        </w:rPr>
        <w:t>Epic</w:t>
      </w:r>
      <w:r w:rsidR="00B93648" w:rsidRPr="00B04B30">
        <w:rPr>
          <w:i/>
          <w:iCs/>
        </w:rPr>
        <w:t>.</w:t>
      </w:r>
      <w:r w:rsidR="00B93648" w:rsidRPr="00B04B30">
        <w:rPr>
          <w:b/>
          <w:bCs/>
          <w:i/>
          <w:iCs/>
        </w:rPr>
        <w:t xml:space="preserve"> </w:t>
      </w:r>
      <w:r w:rsidR="00B93648" w:rsidRPr="000D5DB5">
        <w:t xml:space="preserve">If possessing all set pieces, you may cast the </w:t>
      </w:r>
      <w:r w:rsidR="00550F67" w:rsidRPr="00550F67">
        <w:rPr>
          <w:i/>
          <w:iCs/>
        </w:rPr>
        <w:t>f</w:t>
      </w:r>
      <w:r w:rsidR="00B93648" w:rsidRPr="00550F67">
        <w:rPr>
          <w:i/>
          <w:iCs/>
        </w:rPr>
        <w:t>ade</w:t>
      </w:r>
      <w:r w:rsidR="00B93648" w:rsidRPr="000D5DB5">
        <w:t xml:space="preserve"> spell at will, or the </w:t>
      </w:r>
      <w:r w:rsidR="002D0D10" w:rsidRPr="002D0D10">
        <w:rPr>
          <w:i/>
          <w:iCs/>
        </w:rPr>
        <w:t>i</w:t>
      </w:r>
      <w:r w:rsidR="00B93648" w:rsidRPr="002D0D10">
        <w:rPr>
          <w:i/>
          <w:iCs/>
        </w:rPr>
        <w:t>nvisibility</w:t>
      </w:r>
      <w:r w:rsidR="00B93648" w:rsidRPr="000D5DB5">
        <w:t xml:space="preserve"> spell three times before the </w:t>
      </w:r>
      <w:r w:rsidR="008A619E">
        <w:t xml:space="preserve">spell-weaving </w:t>
      </w:r>
      <w:r w:rsidR="00B93648" w:rsidRPr="000D5DB5">
        <w:t xml:space="preserve">power of the armor is expended, replenishing after the next sundown. </w:t>
      </w:r>
    </w:p>
    <w:p w14:paraId="5BDADCCC" w14:textId="77777777" w:rsidR="0090172A" w:rsidRPr="000D5DB5" w:rsidRDefault="0090172A" w:rsidP="0090172A">
      <w:pPr>
        <w:contextualSpacing/>
      </w:pPr>
      <w:r w:rsidRPr="000D5DB5">
        <w:t>Commonly worn by commanders of the Defias Brotherhood, this suit of dark armor is ideal camouflage for skulking rogues. The Defias set is a suit of black leather armor that completely covers the wearer’s body, save for her fingers and face – the latter is usually hidden behind one of the brotherhood’s trademark red scarves.</w:t>
      </w:r>
    </w:p>
    <w:p w14:paraId="7655740B" w14:textId="77777777" w:rsidR="00B93648" w:rsidRPr="000D5DB5" w:rsidRDefault="00B93648">
      <w:pPr>
        <w:contextualSpacing/>
        <w:rPr>
          <w:b/>
          <w:bCs/>
        </w:rPr>
      </w:pPr>
    </w:p>
    <w:p w14:paraId="4751C674" w14:textId="77777777" w:rsidR="00B93648" w:rsidRPr="000D5DB5" w:rsidRDefault="00B93648">
      <w:pPr>
        <w:contextualSpacing/>
        <w:rPr>
          <w:rFonts w:eastAsia="Times New Roman" w:cstheme="minorHAnsi"/>
          <w:b/>
          <w:bCs/>
          <w:color w:val="000000"/>
        </w:rPr>
      </w:pPr>
      <w:r w:rsidRPr="000D5DB5">
        <w:rPr>
          <w:rFonts w:eastAsia="Times New Roman" w:cstheme="minorHAnsi"/>
          <w:b/>
          <w:bCs/>
          <w:color w:val="000000"/>
        </w:rPr>
        <w:t>Cenarion Raiment</w:t>
      </w:r>
    </w:p>
    <w:p w14:paraId="27371EBE" w14:textId="77777777" w:rsidR="00B93648" w:rsidRPr="001F25FA" w:rsidRDefault="00B93648">
      <w:pPr>
        <w:contextualSpacing/>
        <w:rPr>
          <w:i/>
          <w:iCs/>
        </w:rPr>
      </w:pPr>
      <w:r w:rsidRPr="00933D82">
        <w:rPr>
          <w:i/>
          <w:iCs/>
        </w:rPr>
        <w:t xml:space="preserve">Armor (studded leather), variant (requires </w:t>
      </w:r>
      <w:r w:rsidRPr="004A0F08">
        <w:rPr>
          <w:rFonts w:eastAsia="Times New Roman" w:cstheme="minorHAnsi"/>
          <w:i/>
          <w:iCs/>
          <w:color w:val="000000"/>
        </w:rPr>
        <w:t>attunement</w:t>
      </w:r>
      <w:r w:rsidRPr="004A0F08">
        <w:rPr>
          <w:i/>
          <w:iCs/>
        </w:rPr>
        <w:t>)</w:t>
      </w:r>
      <w:r w:rsidRPr="001F25FA">
        <w:rPr>
          <w:i/>
          <w:iCs/>
        </w:rPr>
        <w:t>, pieces (Vestments, helm, bracers, belt)</w:t>
      </w:r>
    </w:p>
    <w:p w14:paraId="08A32742" w14:textId="77777777" w:rsidR="00B93648" w:rsidRPr="000D5DB5" w:rsidRDefault="00B93648" w:rsidP="003C4628">
      <w:pPr>
        <w:pStyle w:val="ListParagraph"/>
        <w:numPr>
          <w:ilvl w:val="0"/>
          <w:numId w:val="63"/>
        </w:numPr>
      </w:pPr>
      <w:r w:rsidRPr="00B04B30">
        <w:rPr>
          <w:i/>
          <w:iCs/>
        </w:rPr>
        <w:t>Uncommon.</w:t>
      </w:r>
      <w:r w:rsidRPr="00B04B30">
        <w:rPr>
          <w:b/>
          <w:bCs/>
          <w:i/>
          <w:iCs/>
        </w:rPr>
        <w:t xml:space="preserve"> </w:t>
      </w:r>
      <w:r w:rsidRPr="000D5DB5">
        <w:t xml:space="preserve">If possessing one set piece, other creatures don’t gain advantage on attack rolls against you as a result of being hidden from you. </w:t>
      </w:r>
    </w:p>
    <w:p w14:paraId="7625C658" w14:textId="77777777" w:rsidR="00B93648" w:rsidRPr="000D5DB5" w:rsidRDefault="00B93648" w:rsidP="003C4628">
      <w:pPr>
        <w:pStyle w:val="ListParagraph"/>
        <w:numPr>
          <w:ilvl w:val="0"/>
          <w:numId w:val="63"/>
        </w:numPr>
      </w:pPr>
      <w:r w:rsidRPr="00B04B30">
        <w:rPr>
          <w:i/>
          <w:iCs/>
        </w:rPr>
        <w:t>Rare.</w:t>
      </w:r>
      <w:r w:rsidRPr="00B04B30">
        <w:rPr>
          <w:b/>
          <w:bCs/>
          <w:i/>
          <w:iCs/>
        </w:rPr>
        <w:t xml:space="preserve"> </w:t>
      </w:r>
      <w:r w:rsidRPr="000D5DB5">
        <w:t xml:space="preserve">If possessing two to three set pieces, you may use the druid’s wild shape ability as a 2nd level druid. </w:t>
      </w:r>
      <w:r w:rsidR="00B04B30">
        <w:br/>
      </w:r>
      <w:r w:rsidRPr="000D5DB5">
        <w:t>If you already have the wild shape ability, you may use wild shape one more time per rest</w:t>
      </w:r>
      <w:r w:rsidR="008A619E">
        <w:t xml:space="preserve"> while wearing the armor</w:t>
      </w:r>
      <w:r w:rsidRPr="000D5DB5">
        <w:t xml:space="preserve">, or gain one Blessed Beast feral wild shape option to benefit from one wild shape attempt (chosen once attuned to the armor). </w:t>
      </w:r>
    </w:p>
    <w:p w14:paraId="22372717" w14:textId="77777777" w:rsidR="00B93648" w:rsidRPr="000D5DB5" w:rsidRDefault="00864C72" w:rsidP="003C4628">
      <w:pPr>
        <w:pStyle w:val="ListParagraph"/>
        <w:numPr>
          <w:ilvl w:val="0"/>
          <w:numId w:val="63"/>
        </w:numPr>
      </w:pPr>
      <w:r>
        <w:rPr>
          <w:i/>
          <w:iCs/>
        </w:rPr>
        <w:t>Epic</w:t>
      </w:r>
      <w:r w:rsidR="00B93648" w:rsidRPr="00B04B30">
        <w:rPr>
          <w:i/>
          <w:iCs/>
        </w:rPr>
        <w:t>.</w:t>
      </w:r>
      <w:r w:rsidR="00B93648" w:rsidRPr="00B04B30">
        <w:rPr>
          <w:b/>
          <w:bCs/>
          <w:i/>
          <w:iCs/>
        </w:rPr>
        <w:t xml:space="preserve"> </w:t>
      </w:r>
      <w:r w:rsidR="00B93648" w:rsidRPr="000D5DB5">
        <w:t>If possessing all set pieces, the horns of the raiment remain in wild shape, granting you a natural attack that deals 2d6 damage</w:t>
      </w:r>
      <w:r w:rsidR="008A619E">
        <w:t xml:space="preserve"> at medium size</w:t>
      </w:r>
      <w:r w:rsidR="00B93648" w:rsidRPr="000D5DB5">
        <w:t xml:space="preserve">. Before going into a wild shape, you can designate three spells to be cast upon your horns, which can then either be discharged as per the Spell Strike feat on the target of </w:t>
      </w:r>
      <w:r w:rsidR="00B93648" w:rsidRPr="000D5DB5">
        <w:lastRenderedPageBreak/>
        <w:t xml:space="preserve">your natural attack or be cast by touching the target with your horns. </w:t>
      </w:r>
    </w:p>
    <w:p w14:paraId="38E3606B" w14:textId="77777777" w:rsidR="0090172A" w:rsidRPr="008A619E" w:rsidRDefault="0090172A" w:rsidP="0090172A">
      <w:pPr>
        <w:contextualSpacing/>
      </w:pPr>
      <w:r w:rsidRPr="008A619E">
        <w:t>Created in Moonglade by the druids of the Cenarion Circle, the Cenarion raiment is worn by some of its most powerful champions as they strive to protect and preserve nature against the unnatural forces that threaten it. The Cenarion raiment features a thick brown leather robe covered in leaves and other symbols of nature – most prominently the sticks and leaves protruding from the wearer’s shoulders and the antlers resting upon his head.</w:t>
      </w:r>
    </w:p>
    <w:p w14:paraId="05F6B228" w14:textId="77777777" w:rsidR="00055BD1" w:rsidRDefault="00055BD1" w:rsidP="0090172A">
      <w:pPr>
        <w:contextualSpacing/>
      </w:pPr>
    </w:p>
    <w:p w14:paraId="641D4E5E" w14:textId="77777777" w:rsidR="00055BD1" w:rsidRPr="00055BD1" w:rsidRDefault="00055BD1" w:rsidP="00055BD1">
      <w:pPr>
        <w:contextualSpacing/>
        <w:rPr>
          <w:b/>
          <w:bCs/>
        </w:rPr>
      </w:pPr>
      <w:r w:rsidRPr="00055BD1">
        <w:rPr>
          <w:b/>
          <w:bCs/>
        </w:rPr>
        <w:t xml:space="preserve">Destroyer </w:t>
      </w:r>
      <w:r>
        <w:rPr>
          <w:b/>
          <w:bCs/>
        </w:rPr>
        <w:t>Armor</w:t>
      </w:r>
    </w:p>
    <w:p w14:paraId="535461EF" w14:textId="77777777" w:rsidR="00055BD1" w:rsidRPr="00055BD1" w:rsidRDefault="00055BD1" w:rsidP="00055BD1">
      <w:pPr>
        <w:contextualSpacing/>
        <w:rPr>
          <w:i/>
          <w:iCs/>
        </w:rPr>
      </w:pPr>
      <w:r w:rsidRPr="00055BD1">
        <w:rPr>
          <w:i/>
          <w:iCs/>
        </w:rPr>
        <w:t>Armor (plate), variant (requires attunement), pieces (breastplate, great helm, girdle, gauntlets)</w:t>
      </w:r>
    </w:p>
    <w:p w14:paraId="673DFC57" w14:textId="77777777" w:rsidR="00055BD1" w:rsidRDefault="00055BD1" w:rsidP="003C4628">
      <w:pPr>
        <w:pStyle w:val="ListParagraph"/>
        <w:numPr>
          <w:ilvl w:val="0"/>
          <w:numId w:val="63"/>
        </w:numPr>
      </w:pPr>
      <w:r w:rsidRPr="00B04B30">
        <w:rPr>
          <w:i/>
          <w:iCs/>
        </w:rPr>
        <w:t>Uncommon.</w:t>
      </w:r>
      <w:r>
        <w:t xml:space="preserve"> If possessing one set piece, whenever you deal or suffer a critical hit, you are hasted (as the spell of the same name) for until the end of your turn in the next round. </w:t>
      </w:r>
    </w:p>
    <w:p w14:paraId="500692BC" w14:textId="77777777" w:rsidR="00055BD1" w:rsidRDefault="00055BD1" w:rsidP="003C4628">
      <w:pPr>
        <w:pStyle w:val="ListParagraph"/>
        <w:numPr>
          <w:ilvl w:val="0"/>
          <w:numId w:val="63"/>
        </w:numPr>
      </w:pPr>
      <w:r w:rsidRPr="00B04B30">
        <w:rPr>
          <w:i/>
          <w:iCs/>
        </w:rPr>
        <w:t>Rare.</w:t>
      </w:r>
      <w:r>
        <w:t xml:space="preserve"> If possessing two to three set pieces, whenever you use your action to Dash, you can use a bonus action to make one melee weapon attack or to shove a creature. If you move at least 10 feet in a straight line immediately before taking this bonus action, you either gain a +5 bonus to the attack’s damage roll (if you chose to make a melee attack and hit) or push the target up to 10 feet away from you (if you chose to shove and you succeed).</w:t>
      </w:r>
    </w:p>
    <w:p w14:paraId="27381D2D" w14:textId="77777777" w:rsidR="00055BD1" w:rsidRDefault="00864C72" w:rsidP="003C4628">
      <w:pPr>
        <w:pStyle w:val="ListParagraph"/>
        <w:numPr>
          <w:ilvl w:val="0"/>
          <w:numId w:val="63"/>
        </w:numPr>
      </w:pPr>
      <w:r>
        <w:rPr>
          <w:i/>
          <w:iCs/>
        </w:rPr>
        <w:t>Epic</w:t>
      </w:r>
      <w:r w:rsidR="00055BD1" w:rsidRPr="00B04B30">
        <w:rPr>
          <w:i/>
          <w:iCs/>
        </w:rPr>
        <w:t>.</w:t>
      </w:r>
      <w:r w:rsidR="00055BD1">
        <w:t xml:space="preserve"> If possessing all set pieces, whenever you suffer a critical hit, it turns into a normal hit. You still gain the haste effect (as the bonus at Uncommon quality). You also gain the Aggressive talent if you don't already have it. If you do, you can gain one talent of your choice</w:t>
      </w:r>
      <w:r w:rsidR="008A619E">
        <w:t xml:space="preserve"> so long you wear the armor</w:t>
      </w:r>
      <w:r w:rsidR="00055BD1">
        <w:t>.</w:t>
      </w:r>
    </w:p>
    <w:p w14:paraId="2EC409E3" w14:textId="77777777" w:rsidR="001A0462" w:rsidRPr="000D5DB5" w:rsidRDefault="001A0462" w:rsidP="001A0462">
      <w:pPr>
        <w:contextualSpacing/>
      </w:pPr>
      <w:r>
        <w:t xml:space="preserve">Worn by great mercenary captains, this plate of gold, rust-red, and pale blue armor casts an ominous shadow. </w:t>
      </w:r>
    </w:p>
    <w:p w14:paraId="31BC0855" w14:textId="77777777" w:rsidR="00B93648" w:rsidRDefault="00B93648">
      <w:pPr>
        <w:contextualSpacing/>
        <w:rPr>
          <w:rFonts w:eastAsia="Times New Roman" w:cstheme="minorHAnsi"/>
          <w:b/>
          <w:bCs/>
          <w:color w:val="000000"/>
        </w:rPr>
      </w:pPr>
    </w:p>
    <w:p w14:paraId="15986791" w14:textId="77777777" w:rsidR="00F11BC5" w:rsidRPr="00055BD1" w:rsidRDefault="00F11BC5" w:rsidP="00F11BC5">
      <w:pPr>
        <w:contextualSpacing/>
        <w:rPr>
          <w:b/>
          <w:bCs/>
        </w:rPr>
      </w:pPr>
      <w:r>
        <w:rPr>
          <w:b/>
          <w:bCs/>
        </w:rPr>
        <w:t xml:space="preserve">Dragonstalker </w:t>
      </w:r>
      <w:r w:rsidRPr="00055BD1">
        <w:rPr>
          <w:b/>
          <w:bCs/>
        </w:rPr>
        <w:t>Armor</w:t>
      </w:r>
    </w:p>
    <w:p w14:paraId="12C9F27B" w14:textId="77777777" w:rsidR="00F11BC5" w:rsidRPr="00055BD1" w:rsidRDefault="00F11BC5" w:rsidP="00F11BC5">
      <w:pPr>
        <w:contextualSpacing/>
        <w:rPr>
          <w:i/>
          <w:iCs/>
        </w:rPr>
      </w:pPr>
      <w:r w:rsidRPr="00055BD1">
        <w:rPr>
          <w:i/>
          <w:iCs/>
        </w:rPr>
        <w:lastRenderedPageBreak/>
        <w:t>Armor (</w:t>
      </w:r>
      <w:r>
        <w:rPr>
          <w:i/>
          <w:iCs/>
        </w:rPr>
        <w:t>studded leather</w:t>
      </w:r>
      <w:r w:rsidRPr="00055BD1">
        <w:rPr>
          <w:i/>
          <w:iCs/>
        </w:rPr>
        <w:t>), variant (requires attunement), pieces (</w:t>
      </w:r>
      <w:r>
        <w:rPr>
          <w:i/>
          <w:iCs/>
        </w:rPr>
        <w:t>beastplate</w:t>
      </w:r>
      <w:r w:rsidRPr="00055BD1">
        <w:rPr>
          <w:i/>
          <w:iCs/>
        </w:rPr>
        <w:t xml:space="preserve">, </w:t>
      </w:r>
      <w:r>
        <w:rPr>
          <w:i/>
          <w:iCs/>
        </w:rPr>
        <w:t>helm</w:t>
      </w:r>
      <w:r w:rsidRPr="00055BD1">
        <w:rPr>
          <w:i/>
          <w:iCs/>
        </w:rPr>
        <w:t xml:space="preserve">, </w:t>
      </w:r>
      <w:r>
        <w:rPr>
          <w:i/>
          <w:iCs/>
        </w:rPr>
        <w:t>legguards</w:t>
      </w:r>
      <w:r w:rsidRPr="00055BD1">
        <w:rPr>
          <w:i/>
          <w:iCs/>
        </w:rPr>
        <w:t xml:space="preserve">, </w:t>
      </w:r>
      <w:r>
        <w:rPr>
          <w:i/>
          <w:iCs/>
        </w:rPr>
        <w:t>bracers</w:t>
      </w:r>
      <w:r w:rsidRPr="00055BD1">
        <w:rPr>
          <w:i/>
          <w:iCs/>
        </w:rPr>
        <w:t>)</w:t>
      </w:r>
    </w:p>
    <w:p w14:paraId="68681320" w14:textId="77777777" w:rsidR="00F11BC5" w:rsidRDefault="00F11BC5" w:rsidP="00F11BC5">
      <w:pPr>
        <w:pStyle w:val="ListParagraph"/>
        <w:numPr>
          <w:ilvl w:val="0"/>
          <w:numId w:val="63"/>
        </w:numPr>
      </w:pPr>
      <w:r w:rsidRPr="00B04B30">
        <w:rPr>
          <w:i/>
          <w:iCs/>
        </w:rPr>
        <w:t xml:space="preserve">Uncommon. </w:t>
      </w:r>
      <w:r w:rsidRPr="00F11BC5">
        <w:t>If you score a critical hit on a ranged attack, you are hasted (as the spell) for until the beginning of your turn in the next round. If you have a bonded companion, it is similarly hasted.</w:t>
      </w:r>
      <w:r>
        <w:t xml:space="preserve"> </w:t>
      </w:r>
    </w:p>
    <w:p w14:paraId="7BB2A689" w14:textId="77777777" w:rsidR="00F11BC5" w:rsidRDefault="00F11BC5" w:rsidP="00F11BC5">
      <w:pPr>
        <w:pStyle w:val="ListParagraph"/>
        <w:numPr>
          <w:ilvl w:val="0"/>
          <w:numId w:val="63"/>
        </w:numPr>
      </w:pPr>
      <w:r w:rsidRPr="00B04B30">
        <w:rPr>
          <w:i/>
          <w:iCs/>
        </w:rPr>
        <w:t>Rare.</w:t>
      </w:r>
      <w:r>
        <w:t xml:space="preserve"> If possessing two to three set pieces, you gain an accuracy die when you successfully score a hit with a hunter [strike] spell (even if only using infused ammunition). An accuracy dice can be spent to increase your attack roll result by 1d4, reduce the mana cost of a hunter [strike] by the same amount, or be added to a roll to use a firearm or crossbow to avoid a malfunction. You cannot have more than 3 accuracy dice at a given time. Unused accuracy dice are lost after 1 hour. </w:t>
      </w:r>
    </w:p>
    <w:p w14:paraId="0FABD5E6" w14:textId="77777777" w:rsidR="00F11BC5" w:rsidRDefault="00864C72" w:rsidP="00F11BC5">
      <w:pPr>
        <w:pStyle w:val="ListParagraph"/>
        <w:numPr>
          <w:ilvl w:val="0"/>
          <w:numId w:val="63"/>
        </w:numPr>
      </w:pPr>
      <w:r>
        <w:rPr>
          <w:i/>
          <w:iCs/>
        </w:rPr>
        <w:t>Epic</w:t>
      </w:r>
      <w:r w:rsidR="00F11BC5" w:rsidRPr="00F11BC5">
        <w:rPr>
          <w:i/>
          <w:iCs/>
        </w:rPr>
        <w:t>.</w:t>
      </w:r>
      <w:r w:rsidR="00F11BC5">
        <w:t xml:space="preserve"> If possessing all set pieces, y</w:t>
      </w:r>
      <w:r w:rsidR="00F11BC5" w:rsidRPr="00F11BC5">
        <w:t>ou can’t be surprised while you are conscious</w:t>
      </w:r>
      <w:r w:rsidR="00F11BC5">
        <w:t xml:space="preserve">, and you gain the favored enemy (dragons) talent. If you already have that talent, you instead gain a +5 bonus to your initiative. </w:t>
      </w:r>
    </w:p>
    <w:p w14:paraId="4E39A368" w14:textId="77777777" w:rsidR="00F11BC5" w:rsidRDefault="00F11BC5" w:rsidP="00F11BC5">
      <w:pPr>
        <w:contextualSpacing/>
      </w:pPr>
      <w:r w:rsidRPr="00F11BC5">
        <w:t>Woven from the scales and leather of wyrms and dragons, this armor set is usually golden</w:t>
      </w:r>
      <w:r>
        <w:t xml:space="preserve"> or red</w:t>
      </w:r>
      <w:r w:rsidRPr="00F11BC5">
        <w:t xml:space="preserve">, but can be any color (depending on the dragonflight origin). </w:t>
      </w:r>
      <w:r>
        <w:t xml:space="preserve">Most </w:t>
      </w:r>
      <w:r w:rsidRPr="00F11BC5">
        <w:t xml:space="preserve">sets were made during the Second War, and </w:t>
      </w:r>
      <w:r>
        <w:t xml:space="preserve">from </w:t>
      </w:r>
      <w:r w:rsidRPr="00F11BC5">
        <w:t>the Red Dragonflight.</w:t>
      </w:r>
    </w:p>
    <w:p w14:paraId="143EB83B" w14:textId="77777777" w:rsidR="00F11BC5" w:rsidRPr="00F11BC5" w:rsidRDefault="00F11BC5" w:rsidP="00F11BC5">
      <w:pPr>
        <w:contextualSpacing/>
      </w:pPr>
      <w:r>
        <w:rPr>
          <w:i/>
          <w:iCs/>
        </w:rPr>
        <w:t xml:space="preserve">Special. </w:t>
      </w:r>
      <w:r>
        <w:t xml:space="preserve">Other armor sets exist in the world of Azeroth, keyed to other creature types. Such sets act similarly, but change the target of the favored enemy talent to another creature type. Such as rarer than normal sets, however. </w:t>
      </w:r>
    </w:p>
    <w:p w14:paraId="452E750B" w14:textId="77777777" w:rsidR="00F11BC5" w:rsidRDefault="00F11BC5">
      <w:pPr>
        <w:contextualSpacing/>
        <w:rPr>
          <w:rFonts w:eastAsia="Times New Roman" w:cstheme="minorHAnsi"/>
          <w:b/>
          <w:bCs/>
          <w:color w:val="000000"/>
        </w:rPr>
      </w:pPr>
    </w:p>
    <w:p w14:paraId="224CF706" w14:textId="77777777" w:rsidR="0090172A" w:rsidRDefault="0090172A">
      <w:pPr>
        <w:contextualSpacing/>
        <w:rPr>
          <w:rFonts w:eastAsia="Times New Roman" w:cstheme="minorHAnsi"/>
        </w:rPr>
      </w:pPr>
      <w:r w:rsidRPr="00F00B80">
        <w:rPr>
          <w:rFonts w:eastAsia="Times New Roman" w:cstheme="minorHAnsi"/>
          <w:b/>
          <w:bCs/>
        </w:rPr>
        <w:t>Magister</w:t>
      </w:r>
      <w:r w:rsidRPr="00BC1231">
        <w:rPr>
          <w:rFonts w:eastAsia="Times New Roman" w:cstheme="minorHAnsi"/>
        </w:rPr>
        <w:t xml:space="preserve"> </w:t>
      </w:r>
      <w:r>
        <w:rPr>
          <w:rFonts w:eastAsia="Times New Roman" w:cstheme="minorHAnsi"/>
          <w:b/>
          <w:bCs/>
        </w:rPr>
        <w:t xml:space="preserve">Regalia </w:t>
      </w:r>
    </w:p>
    <w:p w14:paraId="7DAD545A" w14:textId="77777777" w:rsidR="0090172A" w:rsidRPr="00BC1231" w:rsidRDefault="0090172A">
      <w:pPr>
        <w:contextualSpacing/>
        <w:rPr>
          <w:rFonts w:eastAsia="Times New Roman" w:cstheme="minorHAnsi"/>
        </w:rPr>
      </w:pPr>
      <w:r>
        <w:rPr>
          <w:rFonts w:eastAsia="Times New Roman" w:cstheme="minorHAnsi"/>
          <w:i/>
          <w:iCs/>
        </w:rPr>
        <w:t>Armor (cloth), variant (requires attunement), pieces (Robe, crown, mantle, bindings)</w:t>
      </w:r>
    </w:p>
    <w:p w14:paraId="7D8A0338" w14:textId="77777777" w:rsidR="0090172A" w:rsidRPr="00B04B30" w:rsidRDefault="0090172A" w:rsidP="003C4628">
      <w:pPr>
        <w:pStyle w:val="ListParagraph"/>
        <w:numPr>
          <w:ilvl w:val="0"/>
          <w:numId w:val="63"/>
        </w:numPr>
        <w:rPr>
          <w:rFonts w:eastAsia="Times New Roman" w:cstheme="minorHAnsi"/>
          <w:color w:val="000000"/>
        </w:rPr>
      </w:pPr>
      <w:r w:rsidRPr="00B04B30">
        <w:rPr>
          <w:i/>
          <w:iCs/>
        </w:rPr>
        <w:t>Uncommon.</w:t>
      </w:r>
      <w:r w:rsidRPr="00933D82">
        <w:t xml:space="preserve"> If possessing one set piece, </w:t>
      </w:r>
      <w:r w:rsidRPr="00B04B30">
        <w:rPr>
          <w:rFonts w:eastAsia="Times New Roman" w:cstheme="minorHAnsi"/>
        </w:rPr>
        <w:t>your spell save DC and spell attack bonus each increase by 2.</w:t>
      </w:r>
    </w:p>
    <w:p w14:paraId="32AA655E" w14:textId="77777777" w:rsidR="0090172A" w:rsidRPr="00B04B30" w:rsidRDefault="0090172A">
      <w:pPr>
        <w:pStyle w:val="ListParagraph"/>
        <w:numPr>
          <w:ilvl w:val="0"/>
          <w:numId w:val="63"/>
        </w:numPr>
        <w:rPr>
          <w:rFonts w:eastAsia="Times New Roman" w:cstheme="minorHAnsi"/>
        </w:rPr>
      </w:pPr>
      <w:r w:rsidRPr="00B04B30">
        <w:rPr>
          <w:i/>
          <w:iCs/>
        </w:rPr>
        <w:t xml:space="preserve">Rare. </w:t>
      </w:r>
      <w:r w:rsidRPr="00933D82">
        <w:t>If possessing two to three set pieces</w:t>
      </w:r>
      <w:r w:rsidRPr="00B04B30">
        <w:rPr>
          <w:rFonts w:eastAsia="Times New Roman" w:cstheme="minorHAnsi"/>
        </w:rPr>
        <w:t xml:space="preserve">, your base Armor Class is 15 + your </w:t>
      </w:r>
      <w:r w:rsidR="007E5284">
        <w:rPr>
          <w:rFonts w:eastAsia="Times New Roman" w:cstheme="minorHAnsi"/>
        </w:rPr>
        <w:t xml:space="preserve">Agility </w:t>
      </w:r>
      <w:r w:rsidRPr="00B04B30">
        <w:rPr>
          <w:rFonts w:eastAsia="Times New Roman" w:cstheme="minorHAnsi"/>
        </w:rPr>
        <w:t>modifier.</w:t>
      </w:r>
      <w:r w:rsidR="00E8021B">
        <w:rPr>
          <w:rFonts w:eastAsia="Times New Roman" w:cstheme="minorHAnsi"/>
        </w:rPr>
        <w:t xml:space="preserve"> Although altering your </w:t>
      </w:r>
      <w:r w:rsidR="00E8021B">
        <w:rPr>
          <w:rFonts w:eastAsia="Times New Roman" w:cstheme="minorHAnsi"/>
        </w:rPr>
        <w:lastRenderedPageBreak/>
        <w:t xml:space="preserve">AC, using the set does not count as if you are armored. </w:t>
      </w:r>
    </w:p>
    <w:p w14:paraId="4DFFA1E3" w14:textId="77777777" w:rsidR="0090172A" w:rsidRPr="00B04B30" w:rsidRDefault="00864C72" w:rsidP="003C4628">
      <w:pPr>
        <w:pStyle w:val="ListParagraph"/>
        <w:numPr>
          <w:ilvl w:val="0"/>
          <w:numId w:val="63"/>
        </w:numPr>
        <w:rPr>
          <w:rFonts w:eastAsia="Times New Roman" w:cstheme="minorHAnsi"/>
        </w:rPr>
      </w:pPr>
      <w:r>
        <w:rPr>
          <w:i/>
          <w:iCs/>
        </w:rPr>
        <w:t>Epic</w:t>
      </w:r>
      <w:r w:rsidR="0090172A" w:rsidRPr="00B04B30">
        <w:rPr>
          <w:i/>
          <w:iCs/>
        </w:rPr>
        <w:t xml:space="preserve">. </w:t>
      </w:r>
      <w:r w:rsidR="0090172A">
        <w:t xml:space="preserve">If possessing all set pieces, </w:t>
      </w:r>
      <w:r w:rsidR="0090172A" w:rsidRPr="00B04B30">
        <w:rPr>
          <w:rFonts w:eastAsia="Times New Roman" w:cstheme="minorHAnsi"/>
        </w:rPr>
        <w:t>you have advantage on saving throws against spells and other magical effects.</w:t>
      </w:r>
    </w:p>
    <w:p w14:paraId="62F25A07" w14:textId="77777777" w:rsidR="0090172A" w:rsidRDefault="0090172A" w:rsidP="0090172A">
      <w:pPr>
        <w:contextualSpacing/>
        <w:rPr>
          <w:rFonts w:eastAsia="Times New Roman" w:cstheme="minorHAnsi"/>
        </w:rPr>
      </w:pPr>
      <w:r w:rsidRPr="0090172A">
        <w:rPr>
          <w:rFonts w:eastAsia="Times New Roman" w:cstheme="minorHAnsi"/>
        </w:rPr>
        <w:t>These enchanted vestments were originally fashioned by the master craftsmen of the Kirin Tor, the reigning magical council of Dalaran before the Third War.</w:t>
      </w:r>
      <w:r>
        <w:rPr>
          <w:rFonts w:eastAsia="Times New Roman" w:cstheme="minorHAnsi"/>
        </w:rPr>
        <w:t xml:space="preserve"> </w:t>
      </w:r>
      <w:r w:rsidRPr="0090172A">
        <w:rPr>
          <w:rFonts w:eastAsia="Times New Roman" w:cstheme="minorHAnsi"/>
        </w:rPr>
        <w:t>Only Dalaran's most elite archmagi are deemed worthy to don this astonishing attire.</w:t>
      </w:r>
    </w:p>
    <w:p w14:paraId="0674B336" w14:textId="77777777" w:rsidR="0090172A" w:rsidRPr="0090172A" w:rsidRDefault="0090172A" w:rsidP="0090172A">
      <w:pPr>
        <w:contextualSpacing/>
        <w:rPr>
          <w:rFonts w:eastAsia="Times New Roman" w:cstheme="minorHAnsi"/>
        </w:rPr>
      </w:pPr>
      <w:r w:rsidRPr="0090172A">
        <w:rPr>
          <w:rFonts w:eastAsia="Times New Roman" w:cstheme="minorHAnsi"/>
        </w:rPr>
        <w:t xml:space="preserve">The Regalia itself is crafted of fine crimson silk, purple velvet, and gold cord. Its belt has emeralds within, and the robes are set with a single emerald above the heart. Within the flared sleeves lies space for small pouches of spell components. To retrieve and manipulate these spell components, the gloves are open-fingered. </w:t>
      </w:r>
    </w:p>
    <w:p w14:paraId="460BCAFA" w14:textId="77777777" w:rsidR="0090172A" w:rsidRPr="000D5DB5" w:rsidRDefault="0090172A">
      <w:pPr>
        <w:contextualSpacing/>
        <w:rPr>
          <w:rFonts w:eastAsia="Times New Roman" w:cstheme="minorHAnsi"/>
          <w:b/>
          <w:bCs/>
          <w:color w:val="000000"/>
        </w:rPr>
      </w:pPr>
    </w:p>
    <w:p w14:paraId="4D76A0AD" w14:textId="77777777" w:rsidR="00B93648" w:rsidRPr="000D5DB5" w:rsidRDefault="00B93648">
      <w:pPr>
        <w:contextualSpacing/>
        <w:rPr>
          <w:b/>
          <w:bCs/>
        </w:rPr>
      </w:pPr>
      <w:r w:rsidRPr="000D5DB5">
        <w:rPr>
          <w:b/>
          <w:bCs/>
        </w:rPr>
        <w:t>Judgment Armor</w:t>
      </w:r>
    </w:p>
    <w:p w14:paraId="5AFEEE1A" w14:textId="77777777" w:rsidR="00B93648" w:rsidRPr="001F25FA" w:rsidRDefault="00B93648">
      <w:pPr>
        <w:contextualSpacing/>
        <w:rPr>
          <w:i/>
          <w:iCs/>
        </w:rPr>
      </w:pPr>
      <w:r w:rsidRPr="000D5DB5">
        <w:rPr>
          <w:i/>
          <w:iCs/>
        </w:rPr>
        <w:t>Armor (plate), variant (requires attunement)</w:t>
      </w:r>
      <w:r>
        <w:rPr>
          <w:i/>
          <w:iCs/>
        </w:rPr>
        <w:t>, pieces</w:t>
      </w:r>
      <w:r w:rsidRPr="00933D82">
        <w:rPr>
          <w:i/>
          <w:iCs/>
        </w:rPr>
        <w:t xml:space="preserve"> (</w:t>
      </w:r>
      <w:r>
        <w:rPr>
          <w:i/>
          <w:iCs/>
        </w:rPr>
        <w:t>P</w:t>
      </w:r>
      <w:r w:rsidRPr="001F25FA">
        <w:rPr>
          <w:i/>
          <w:iCs/>
        </w:rPr>
        <w:t>late, crown, bindings, belt)</w:t>
      </w:r>
    </w:p>
    <w:p w14:paraId="010152CF" w14:textId="77777777" w:rsidR="00B93648" w:rsidRPr="00933D82" w:rsidRDefault="00B93648" w:rsidP="003C4628">
      <w:pPr>
        <w:pStyle w:val="ListParagraph"/>
        <w:numPr>
          <w:ilvl w:val="0"/>
          <w:numId w:val="63"/>
        </w:numPr>
      </w:pPr>
      <w:r w:rsidRPr="00B04B30">
        <w:rPr>
          <w:i/>
          <w:iCs/>
        </w:rPr>
        <w:t>Uncommon.</w:t>
      </w:r>
      <w:r w:rsidRPr="00933D82">
        <w:t xml:space="preserve"> If possessing one set piece, you have a +5 bonus to your passive Spirit (Perception) and passive Intelligence (Investigation) scores.</w:t>
      </w:r>
    </w:p>
    <w:p w14:paraId="2AD2903D" w14:textId="77777777" w:rsidR="00B93648" w:rsidRPr="004A0F08" w:rsidRDefault="00B93648" w:rsidP="003C4628">
      <w:pPr>
        <w:pStyle w:val="ListParagraph"/>
        <w:numPr>
          <w:ilvl w:val="0"/>
          <w:numId w:val="63"/>
        </w:numPr>
      </w:pPr>
      <w:r w:rsidRPr="00B04B30">
        <w:rPr>
          <w:i/>
          <w:iCs/>
        </w:rPr>
        <w:t xml:space="preserve">Rare. </w:t>
      </w:r>
      <w:r w:rsidRPr="00933D82">
        <w:t xml:space="preserve">If possessing two to three set pieces, you may cast the </w:t>
      </w:r>
      <w:r w:rsidR="002D0D10" w:rsidRPr="002D0D10">
        <w:rPr>
          <w:i/>
          <w:iCs/>
        </w:rPr>
        <w:t>b</w:t>
      </w:r>
      <w:r w:rsidRPr="002D0D10">
        <w:rPr>
          <w:i/>
          <w:iCs/>
        </w:rPr>
        <w:t>less</w:t>
      </w:r>
      <w:r w:rsidRPr="00933D82">
        <w:t xml:space="preserve"> or </w:t>
      </w:r>
      <w:r w:rsidR="002D0D10" w:rsidRPr="002D0D10">
        <w:rPr>
          <w:i/>
          <w:iCs/>
        </w:rPr>
        <w:t>a</w:t>
      </w:r>
      <w:r w:rsidRPr="002D0D10">
        <w:rPr>
          <w:i/>
          <w:iCs/>
        </w:rPr>
        <w:t>id</w:t>
      </w:r>
      <w:r w:rsidRPr="004A0F08">
        <w:t xml:space="preserve"> spells up to three times (total of both spells) before th</w:t>
      </w:r>
      <w:r w:rsidR="008A619E">
        <w:t>e power of the armor is expended</w:t>
      </w:r>
      <w:r w:rsidRPr="004A0F08">
        <w:t xml:space="preserve">, replenishing </w:t>
      </w:r>
      <w:r w:rsidR="008A619E">
        <w:t>on the next dawn</w:t>
      </w:r>
      <w:r w:rsidRPr="004A0F08">
        <w:t xml:space="preserve">. If you already have the spell readied, you may instead cast the spell for half normal cost so long as you wear the armor. </w:t>
      </w:r>
    </w:p>
    <w:p w14:paraId="6AF4411C" w14:textId="77777777" w:rsidR="00B93648" w:rsidRPr="000D5DB5" w:rsidRDefault="00864C72" w:rsidP="003C4628">
      <w:pPr>
        <w:pStyle w:val="ListParagraph"/>
        <w:numPr>
          <w:ilvl w:val="0"/>
          <w:numId w:val="63"/>
        </w:numPr>
      </w:pPr>
      <w:r>
        <w:rPr>
          <w:i/>
          <w:iCs/>
        </w:rPr>
        <w:t>Epic</w:t>
      </w:r>
      <w:r w:rsidR="00B93648" w:rsidRPr="00B04B30">
        <w:rPr>
          <w:i/>
          <w:iCs/>
        </w:rPr>
        <w:t xml:space="preserve">. </w:t>
      </w:r>
      <w:r w:rsidR="00B93648" w:rsidRPr="00933D82">
        <w:t>If possessing all set piece</w:t>
      </w:r>
      <w:r w:rsidR="00B93648" w:rsidRPr="004A0F08">
        <w:t xml:space="preserve">s, you may cast the </w:t>
      </w:r>
      <w:r w:rsidR="002D0D10" w:rsidRPr="002D0D10">
        <w:rPr>
          <w:i/>
          <w:iCs/>
        </w:rPr>
        <w:t>a</w:t>
      </w:r>
      <w:r w:rsidR="00B93648" w:rsidRPr="002D0D10">
        <w:rPr>
          <w:i/>
          <w:iCs/>
        </w:rPr>
        <w:t xml:space="preserve">rcane </w:t>
      </w:r>
      <w:r w:rsidR="002D0D10" w:rsidRPr="002D0D10">
        <w:rPr>
          <w:i/>
          <w:iCs/>
        </w:rPr>
        <w:t>a</w:t>
      </w:r>
      <w:r w:rsidR="00B93648" w:rsidRPr="002D0D10">
        <w:rPr>
          <w:i/>
          <w:iCs/>
        </w:rPr>
        <w:t>rmor</w:t>
      </w:r>
      <w:r w:rsidR="00B93648" w:rsidRPr="004A0F08">
        <w:t xml:space="preserve"> spell up to three times before the power of the armor is expended, replenishing after the next sundown. The spell is heightened to 6th level and remains</w:t>
      </w:r>
      <w:r w:rsidR="00B93648" w:rsidRPr="000D5DB5">
        <w:t xml:space="preserve"> for one hour. You also have the constant benefits of the </w:t>
      </w:r>
      <w:r w:rsidR="002D0D10" w:rsidRPr="002D0D10">
        <w:rPr>
          <w:i/>
          <w:iCs/>
        </w:rPr>
        <w:t>b</w:t>
      </w:r>
      <w:r w:rsidR="00B93648" w:rsidRPr="002D0D10">
        <w:rPr>
          <w:i/>
          <w:iCs/>
        </w:rPr>
        <w:t>less</w:t>
      </w:r>
      <w:r w:rsidR="00B93648" w:rsidRPr="000D5DB5">
        <w:t xml:space="preserve"> and </w:t>
      </w:r>
      <w:r w:rsidR="002D0D10" w:rsidRPr="002D0D10">
        <w:rPr>
          <w:i/>
          <w:iCs/>
        </w:rPr>
        <w:t>a</w:t>
      </w:r>
      <w:r w:rsidR="00B93648" w:rsidRPr="002D0D10">
        <w:rPr>
          <w:i/>
          <w:iCs/>
        </w:rPr>
        <w:t>id</w:t>
      </w:r>
      <w:r w:rsidR="00B93648" w:rsidRPr="000D5DB5">
        <w:t xml:space="preserve"> (3rd-level; or +10 to your maximum hit points) spells active. </w:t>
      </w:r>
      <w:r w:rsidR="008A619E">
        <w:t xml:space="preserve">The benefit of the </w:t>
      </w:r>
      <w:r w:rsidR="002D0D10" w:rsidRPr="002D0D10">
        <w:rPr>
          <w:i/>
          <w:iCs/>
        </w:rPr>
        <w:t>a</w:t>
      </w:r>
      <w:r w:rsidR="008A619E" w:rsidRPr="002D0D10">
        <w:rPr>
          <w:i/>
          <w:iCs/>
        </w:rPr>
        <w:t>id</w:t>
      </w:r>
      <w:r w:rsidR="008A619E">
        <w:t xml:space="preserve"> spell replenishes itself upon a short rest. </w:t>
      </w:r>
    </w:p>
    <w:p w14:paraId="3772C96B" w14:textId="77777777" w:rsidR="0090172A" w:rsidRPr="000D5DB5" w:rsidRDefault="0090172A" w:rsidP="0090172A">
      <w:pPr>
        <w:contextualSpacing/>
      </w:pPr>
      <w:r w:rsidRPr="000D5DB5">
        <w:t xml:space="preserve">Though the Silver Hand is a noble establishment, there comes a time when </w:t>
      </w:r>
      <w:r w:rsidRPr="000D5DB5">
        <w:lastRenderedPageBreak/>
        <w:t xml:space="preserve">pleasantries must end and justice must be done. The commanding, faceless aspect of justice and judgement is represented by this armor, which is worn by paladins acting as inquisitors and executioners as they deliver sentence upon the enemy. </w:t>
      </w:r>
    </w:p>
    <w:p w14:paraId="49A5E1DE" w14:textId="77777777" w:rsidR="0090172A" w:rsidRPr="000D5DB5" w:rsidRDefault="0090172A" w:rsidP="008A619E">
      <w:pPr>
        <w:contextualSpacing/>
      </w:pPr>
      <w:r w:rsidRPr="000D5DB5">
        <w:t xml:space="preserve">Clad in black, red, and gold, paladins in this full-body armor cut an imposing figure. The armor is a combination of both cloth and leather for easier movement as well as metal plates to protect vital areas. Each piece is ornately detailed with </w:t>
      </w:r>
      <w:r w:rsidR="008A619E">
        <w:t>icons and</w:t>
      </w:r>
      <w:r w:rsidRPr="000D5DB5">
        <w:t xml:space="preserve"> imagery that represent justice.</w:t>
      </w:r>
    </w:p>
    <w:p w14:paraId="7BD6CCE0" w14:textId="77777777" w:rsidR="00B93648" w:rsidRPr="000D5DB5" w:rsidRDefault="00B93648">
      <w:pPr>
        <w:contextualSpacing/>
      </w:pPr>
    </w:p>
    <w:p w14:paraId="7A7E954C" w14:textId="77777777" w:rsidR="00BF72C6" w:rsidRPr="000D5DB5" w:rsidRDefault="00BF72C6" w:rsidP="00BF72C6">
      <w:pPr>
        <w:contextualSpacing/>
        <w:rPr>
          <w:b/>
          <w:bCs/>
        </w:rPr>
      </w:pPr>
      <w:r w:rsidRPr="000D5DB5">
        <w:rPr>
          <w:b/>
          <w:bCs/>
        </w:rPr>
        <w:t>Plagueheart Raiment</w:t>
      </w:r>
    </w:p>
    <w:p w14:paraId="65328269" w14:textId="77777777" w:rsidR="00BF72C6" w:rsidRPr="000D5DB5" w:rsidRDefault="00BF72C6" w:rsidP="00BF72C6">
      <w:pPr>
        <w:contextualSpacing/>
        <w:rPr>
          <w:i/>
          <w:iCs/>
        </w:rPr>
      </w:pPr>
      <w:r w:rsidRPr="000D5DB5">
        <w:rPr>
          <w:i/>
          <w:iCs/>
        </w:rPr>
        <w:t>Armor (cloth), variant (requires attunement)</w:t>
      </w:r>
      <w:r>
        <w:rPr>
          <w:i/>
          <w:iCs/>
        </w:rPr>
        <w:t>, pieces (Robe, circlet and mask, gloves, sandals)</w:t>
      </w:r>
    </w:p>
    <w:p w14:paraId="5DC1F572" w14:textId="77777777" w:rsidR="00BF72C6" w:rsidRPr="00933D82" w:rsidRDefault="00BF72C6" w:rsidP="003C4628">
      <w:pPr>
        <w:pStyle w:val="ListParagraph"/>
        <w:numPr>
          <w:ilvl w:val="0"/>
          <w:numId w:val="63"/>
        </w:numPr>
      </w:pPr>
      <w:r w:rsidRPr="00B04B30">
        <w:rPr>
          <w:i/>
          <w:iCs/>
        </w:rPr>
        <w:t xml:space="preserve">Uncommon. </w:t>
      </w:r>
      <w:r w:rsidRPr="00933D82">
        <w:t xml:space="preserve">If possessing one set piece, your spells that requires you to make an attack roll </w:t>
      </w:r>
      <w:r w:rsidR="008A619E">
        <w:t xml:space="preserve">(including sigil spells) </w:t>
      </w:r>
      <w:r w:rsidRPr="00933D82">
        <w:t>have their ranges doubled.</w:t>
      </w:r>
    </w:p>
    <w:p w14:paraId="74F2078E" w14:textId="77777777" w:rsidR="00BF72C6" w:rsidRPr="004A0F08" w:rsidRDefault="00BF72C6" w:rsidP="003C4628">
      <w:pPr>
        <w:pStyle w:val="ListParagraph"/>
        <w:numPr>
          <w:ilvl w:val="0"/>
          <w:numId w:val="63"/>
        </w:numPr>
      </w:pPr>
      <w:r w:rsidRPr="00B04B30">
        <w:rPr>
          <w:i/>
          <w:iCs/>
        </w:rPr>
        <w:t xml:space="preserve">Rare. </w:t>
      </w:r>
      <w:r w:rsidRPr="00933D82">
        <w:t xml:space="preserve">If possessing two </w:t>
      </w:r>
      <w:r w:rsidRPr="004A0F08">
        <w:t xml:space="preserve">to three set pieces, and can </w:t>
      </w:r>
      <w:r>
        <w:t xml:space="preserve">add the </w:t>
      </w:r>
      <w:r w:rsidR="002D0D10" w:rsidRPr="002D0D10">
        <w:rPr>
          <w:i/>
          <w:iCs/>
        </w:rPr>
        <w:t>n</w:t>
      </w:r>
      <w:r w:rsidRPr="002D0D10">
        <w:rPr>
          <w:i/>
          <w:iCs/>
        </w:rPr>
        <w:t xml:space="preserve">ecrotic </w:t>
      </w:r>
      <w:r w:rsidR="002D0D10" w:rsidRPr="002D0D10">
        <w:rPr>
          <w:i/>
          <w:iCs/>
        </w:rPr>
        <w:t>a</w:t>
      </w:r>
      <w:r w:rsidRPr="002D0D10">
        <w:rPr>
          <w:i/>
          <w:iCs/>
        </w:rPr>
        <w:t>ura</w:t>
      </w:r>
      <w:r>
        <w:t xml:space="preserve"> spell to your spell list, so long as you wear the armor</w:t>
      </w:r>
      <w:r w:rsidRPr="004A0F08">
        <w:t xml:space="preserve">. </w:t>
      </w:r>
    </w:p>
    <w:p w14:paraId="0418B712" w14:textId="77777777" w:rsidR="00BF72C6" w:rsidRPr="004A0F08" w:rsidRDefault="00864C72" w:rsidP="003C4628">
      <w:pPr>
        <w:pStyle w:val="ListParagraph"/>
        <w:numPr>
          <w:ilvl w:val="0"/>
          <w:numId w:val="63"/>
        </w:numPr>
      </w:pPr>
      <w:r>
        <w:rPr>
          <w:i/>
          <w:iCs/>
        </w:rPr>
        <w:t>Epic</w:t>
      </w:r>
      <w:r w:rsidR="00BF72C6" w:rsidRPr="00B04B30">
        <w:rPr>
          <w:i/>
          <w:iCs/>
        </w:rPr>
        <w:t xml:space="preserve">. </w:t>
      </w:r>
      <w:r w:rsidR="00BF72C6" w:rsidRPr="00933D82">
        <w:t xml:space="preserve">If possessing all set pieces, you have the constant effects of </w:t>
      </w:r>
      <w:r w:rsidR="002D0D10" w:rsidRPr="002D0D10">
        <w:rPr>
          <w:i/>
          <w:iCs/>
        </w:rPr>
        <w:t>d</w:t>
      </w:r>
      <w:r w:rsidR="00BF72C6" w:rsidRPr="002D0D10">
        <w:rPr>
          <w:i/>
          <w:iCs/>
        </w:rPr>
        <w:t>arkvision</w:t>
      </w:r>
      <w:r w:rsidR="002D0D10">
        <w:t xml:space="preserve"> </w:t>
      </w:r>
      <w:r w:rsidR="00BF72C6" w:rsidRPr="00933D82">
        <w:t xml:space="preserve">and </w:t>
      </w:r>
      <w:r w:rsidR="002D0D10" w:rsidRPr="002D0D10">
        <w:rPr>
          <w:i/>
          <w:iCs/>
        </w:rPr>
        <w:t>d</w:t>
      </w:r>
      <w:r w:rsidR="00BF72C6" w:rsidRPr="002D0D10">
        <w:rPr>
          <w:i/>
          <w:iCs/>
        </w:rPr>
        <w:t xml:space="preserve">emon </w:t>
      </w:r>
      <w:r w:rsidR="002D0D10" w:rsidRPr="002D0D10">
        <w:rPr>
          <w:i/>
          <w:iCs/>
        </w:rPr>
        <w:t>s</w:t>
      </w:r>
      <w:r w:rsidR="00BF72C6" w:rsidRPr="002D0D10">
        <w:rPr>
          <w:i/>
          <w:iCs/>
        </w:rPr>
        <w:t>kin</w:t>
      </w:r>
      <w:r w:rsidR="00BF72C6" w:rsidRPr="00933D82">
        <w:t xml:space="preserve"> (3rd-level; or 9 temporary hit points)</w:t>
      </w:r>
      <w:r w:rsidR="002D0D10">
        <w:t xml:space="preserve"> spells</w:t>
      </w:r>
      <w:r w:rsidR="00BF72C6" w:rsidRPr="004A0F08">
        <w:t xml:space="preserve">. </w:t>
      </w:r>
      <w:r w:rsidR="000E5A01">
        <w:t xml:space="preserve">You also no longer need to breathe. The temporary hit points from demon skin replenish upon a short rest. </w:t>
      </w:r>
    </w:p>
    <w:p w14:paraId="4333D0FB" w14:textId="77777777" w:rsidR="00BF72C6" w:rsidRPr="004A0F08" w:rsidRDefault="00BF72C6" w:rsidP="00BF72C6">
      <w:pPr>
        <w:contextualSpacing/>
        <w:rPr>
          <w:rFonts w:eastAsia="Times New Roman" w:cstheme="minorHAnsi"/>
          <w:color w:val="000000"/>
        </w:rPr>
      </w:pPr>
      <w:r w:rsidRPr="00933D82">
        <w:rPr>
          <w:rFonts w:eastAsia="Times New Roman" w:cstheme="minorHAnsi"/>
          <w:color w:val="000000"/>
        </w:rPr>
        <w:t>Originally d</w:t>
      </w:r>
      <w:r w:rsidRPr="004A0F08">
        <w:rPr>
          <w:rFonts w:eastAsia="Times New Roman" w:cstheme="minorHAnsi"/>
          <w:color w:val="000000"/>
        </w:rPr>
        <w:t xml:space="preserve">esigned by Burning Legion mad scientists, this colorful set is known to be worn by agents of the Legion who deal with biological and chemical warfare, as well as living members of the Cult of the Damned that need protection from the Scourge’s plague. While designed as protective gear, as a result of its origins, the gear collects and stores plagues within itself, offering these plagues as an added level of defense. </w:t>
      </w:r>
    </w:p>
    <w:p w14:paraId="35E503CD" w14:textId="77777777" w:rsidR="00BF72C6" w:rsidRPr="004A0F08" w:rsidRDefault="00BF72C6" w:rsidP="00BF72C6">
      <w:pPr>
        <w:contextualSpacing/>
        <w:rPr>
          <w:rFonts w:eastAsia="Times New Roman" w:cstheme="minorHAnsi"/>
          <w:color w:val="000000"/>
        </w:rPr>
      </w:pPr>
      <w:r w:rsidRPr="004A0F08">
        <w:rPr>
          <w:rFonts w:eastAsia="Times New Roman" w:cstheme="minorHAnsi"/>
          <w:color w:val="000000"/>
        </w:rPr>
        <w:t xml:space="preserve">This unusual, chaotic-looking armor features patterns of black, orange, yellow, and bright green. Curved spines protrude from the shoulders, and the wearer’s face is obscured by a strange, bug-eyed mask. </w:t>
      </w:r>
    </w:p>
    <w:p w14:paraId="2DCFA86A" w14:textId="77777777" w:rsidR="00B93648" w:rsidRPr="000D5DB5" w:rsidRDefault="00B93648">
      <w:pPr>
        <w:contextualSpacing/>
        <w:rPr>
          <w:rFonts w:eastAsia="Times New Roman" w:cstheme="minorHAnsi"/>
          <w:b/>
          <w:bCs/>
          <w:color w:val="000000"/>
        </w:rPr>
      </w:pPr>
    </w:p>
    <w:p w14:paraId="127CB54A" w14:textId="77777777" w:rsidR="00B93648" w:rsidRPr="000D5DB5" w:rsidRDefault="00B93648">
      <w:pPr>
        <w:contextualSpacing/>
        <w:rPr>
          <w:b/>
          <w:bCs/>
        </w:rPr>
      </w:pPr>
      <w:r w:rsidRPr="000D5DB5">
        <w:rPr>
          <w:b/>
          <w:bCs/>
        </w:rPr>
        <w:t>Robes of the Violet Citadel</w:t>
      </w:r>
    </w:p>
    <w:p w14:paraId="554395FF" w14:textId="77777777" w:rsidR="00B93648" w:rsidRPr="000D5DB5" w:rsidRDefault="00B93648">
      <w:pPr>
        <w:contextualSpacing/>
        <w:rPr>
          <w:i/>
          <w:iCs/>
        </w:rPr>
      </w:pPr>
      <w:r w:rsidRPr="000D5DB5">
        <w:rPr>
          <w:i/>
          <w:iCs/>
        </w:rPr>
        <w:lastRenderedPageBreak/>
        <w:t>Armor (cloth), variant (requires attunement)</w:t>
      </w:r>
      <w:r>
        <w:rPr>
          <w:i/>
          <w:iCs/>
        </w:rPr>
        <w:t>, pieces (Robe, skullcap or hood, gloves, boots)</w:t>
      </w:r>
    </w:p>
    <w:p w14:paraId="1CDE47BB" w14:textId="77777777" w:rsidR="00B93648" w:rsidRPr="00933D82" w:rsidRDefault="00B93648" w:rsidP="003C4628">
      <w:pPr>
        <w:pStyle w:val="ListParagraph"/>
        <w:numPr>
          <w:ilvl w:val="0"/>
          <w:numId w:val="63"/>
        </w:numPr>
      </w:pPr>
      <w:r w:rsidRPr="00B04B30">
        <w:rPr>
          <w:i/>
          <w:iCs/>
        </w:rPr>
        <w:t xml:space="preserve">Uncommon. </w:t>
      </w:r>
      <w:r w:rsidRPr="00933D82">
        <w:t>You have advantage on Stamina saving throws that you make to maintain your concentration on a spell when you take damage.</w:t>
      </w:r>
    </w:p>
    <w:p w14:paraId="1672A096" w14:textId="77777777" w:rsidR="00B93648" w:rsidRPr="004A0F08" w:rsidRDefault="00B93648" w:rsidP="003C4628">
      <w:pPr>
        <w:pStyle w:val="ListParagraph"/>
        <w:numPr>
          <w:ilvl w:val="0"/>
          <w:numId w:val="63"/>
        </w:numPr>
      </w:pPr>
      <w:r w:rsidRPr="00B04B30">
        <w:rPr>
          <w:i/>
          <w:iCs/>
        </w:rPr>
        <w:t xml:space="preserve">Rare. </w:t>
      </w:r>
      <w:r w:rsidRPr="00933D82">
        <w:t xml:space="preserve">If possessing two to three set pieces, you have the constant benefits of </w:t>
      </w:r>
      <w:r w:rsidR="002D0D10" w:rsidRPr="002D0D10">
        <w:rPr>
          <w:i/>
          <w:iCs/>
        </w:rPr>
        <w:t>m</w:t>
      </w:r>
      <w:r w:rsidRPr="002D0D10">
        <w:rPr>
          <w:i/>
          <w:iCs/>
        </w:rPr>
        <w:t xml:space="preserve">age </w:t>
      </w:r>
      <w:r w:rsidR="002D0D10" w:rsidRPr="002D0D10">
        <w:rPr>
          <w:i/>
          <w:iCs/>
        </w:rPr>
        <w:t>a</w:t>
      </w:r>
      <w:r w:rsidRPr="002D0D10">
        <w:rPr>
          <w:i/>
          <w:iCs/>
        </w:rPr>
        <w:t>rmor</w:t>
      </w:r>
      <w:r w:rsidRPr="00933D82">
        <w:t>, and you gain 10 temporary hit points at</w:t>
      </w:r>
      <w:r w:rsidRPr="004A0F08">
        <w:t xml:space="preserve"> the beginning of every day. </w:t>
      </w:r>
    </w:p>
    <w:p w14:paraId="46875131" w14:textId="77777777" w:rsidR="00B93648" w:rsidRPr="004A0F08" w:rsidRDefault="00864C72" w:rsidP="003C4628">
      <w:pPr>
        <w:pStyle w:val="ListParagraph"/>
        <w:numPr>
          <w:ilvl w:val="0"/>
          <w:numId w:val="63"/>
        </w:numPr>
      </w:pPr>
      <w:r>
        <w:rPr>
          <w:i/>
          <w:iCs/>
        </w:rPr>
        <w:t>Epic</w:t>
      </w:r>
      <w:r w:rsidR="00B93648" w:rsidRPr="00B04B30">
        <w:rPr>
          <w:i/>
          <w:iCs/>
        </w:rPr>
        <w:t xml:space="preserve">. </w:t>
      </w:r>
      <w:r w:rsidR="00B93648" w:rsidRPr="00933D82">
        <w:t xml:space="preserve">If possessing all set pieces, you always have the </w:t>
      </w:r>
      <w:r w:rsidR="002D0D10">
        <w:t xml:space="preserve">following </w:t>
      </w:r>
      <w:r w:rsidR="00B93648" w:rsidRPr="00933D82">
        <w:t xml:space="preserve">spells </w:t>
      </w:r>
      <w:r w:rsidR="002D0D10">
        <w:t xml:space="preserve">prepared: </w:t>
      </w:r>
      <w:r w:rsidR="002D0D10" w:rsidRPr="002D0D10">
        <w:rPr>
          <w:i/>
          <w:iCs/>
        </w:rPr>
        <w:t>b</w:t>
      </w:r>
      <w:r w:rsidR="00B93648" w:rsidRPr="002D0D10">
        <w:rPr>
          <w:i/>
          <w:iCs/>
        </w:rPr>
        <w:t>lizzard</w:t>
      </w:r>
      <w:r w:rsidR="00B93648" w:rsidRPr="00933D82">
        <w:t xml:space="preserve"> (</w:t>
      </w:r>
      <w:r w:rsidR="000E5A01">
        <w:t xml:space="preserve">at </w:t>
      </w:r>
      <w:r w:rsidR="00B93648" w:rsidRPr="00933D82">
        <w:t xml:space="preserve">3rd level), </w:t>
      </w:r>
      <w:r w:rsidR="002D0D10" w:rsidRPr="002D0D10">
        <w:rPr>
          <w:i/>
          <w:iCs/>
        </w:rPr>
        <w:t>b</w:t>
      </w:r>
      <w:r w:rsidR="00B93648" w:rsidRPr="002D0D10">
        <w:rPr>
          <w:i/>
          <w:iCs/>
        </w:rPr>
        <w:t xml:space="preserve">link </w:t>
      </w:r>
      <w:r w:rsidR="002D0D10" w:rsidRPr="002D0D10">
        <w:rPr>
          <w:i/>
          <w:iCs/>
        </w:rPr>
        <w:t>s</w:t>
      </w:r>
      <w:r w:rsidR="00B93648" w:rsidRPr="002D0D10">
        <w:rPr>
          <w:i/>
          <w:iCs/>
        </w:rPr>
        <w:t>tep</w:t>
      </w:r>
      <w:r w:rsidR="00B93648" w:rsidRPr="00933D82">
        <w:t xml:space="preserve"> (</w:t>
      </w:r>
      <w:r w:rsidR="000E5A01">
        <w:t xml:space="preserve">at </w:t>
      </w:r>
      <w:r w:rsidR="00B93648" w:rsidRPr="00933D82">
        <w:t xml:space="preserve">2nd level) and </w:t>
      </w:r>
      <w:r w:rsidR="002D0D10" w:rsidRPr="002D0D10">
        <w:rPr>
          <w:i/>
          <w:iCs/>
        </w:rPr>
        <w:t>c</w:t>
      </w:r>
      <w:r w:rsidR="00B93648" w:rsidRPr="002D0D10">
        <w:rPr>
          <w:i/>
          <w:iCs/>
        </w:rPr>
        <w:t xml:space="preserve">onjure </w:t>
      </w:r>
      <w:r w:rsidR="002D0D10" w:rsidRPr="002D0D10">
        <w:rPr>
          <w:i/>
          <w:iCs/>
        </w:rPr>
        <w:t>e</w:t>
      </w:r>
      <w:r w:rsidR="00B93648" w:rsidRPr="002D0D10">
        <w:rPr>
          <w:i/>
          <w:iCs/>
        </w:rPr>
        <w:t>lemental</w:t>
      </w:r>
      <w:r w:rsidR="00B93648" w:rsidRPr="00933D82">
        <w:t xml:space="preserve"> </w:t>
      </w:r>
      <w:r w:rsidR="002D0D10">
        <w:t>(</w:t>
      </w:r>
      <w:r w:rsidR="00B93648" w:rsidRPr="00933D82">
        <w:t>choose one elemental, spell is 3rd level)</w:t>
      </w:r>
      <w:r w:rsidR="000E5A01">
        <w:t xml:space="preserve">. Furthermore, you may cast such spells for no cost. You may cast these spells a total of three times before the spell-weaving capabilities of the robes is exhausted until the next dawn. </w:t>
      </w:r>
    </w:p>
    <w:p w14:paraId="50428F34" w14:textId="77777777" w:rsidR="0090172A" w:rsidRPr="000D5DB5" w:rsidRDefault="0090172A" w:rsidP="0090172A">
      <w:pPr>
        <w:contextualSpacing/>
        <w:rPr>
          <w:rFonts w:eastAsia="Times New Roman" w:cstheme="minorHAnsi"/>
          <w:color w:val="000000"/>
        </w:rPr>
      </w:pPr>
      <w:r w:rsidRPr="000D5DB5">
        <w:rPr>
          <w:rFonts w:eastAsia="Times New Roman" w:cstheme="minorHAnsi"/>
          <w:color w:val="000000"/>
        </w:rPr>
        <w:t xml:space="preserve">The robes of the magi of the Magical Kingdom of Dalaran are scholars, rulers, and forces that fight evils such as the Burning Legion, the Scourge, and even renegade mages within their own ranks. The Robes of the Violet Citadel are suffused with magical powers that support and protect the magi that earned the right to wear them. </w:t>
      </w:r>
    </w:p>
    <w:p w14:paraId="247CA5E5" w14:textId="77777777" w:rsidR="0090172A" w:rsidRPr="00933D82" w:rsidRDefault="0090172A" w:rsidP="0090172A">
      <w:pPr>
        <w:contextualSpacing/>
        <w:rPr>
          <w:rFonts w:eastAsia="Times New Roman" w:cstheme="minorHAnsi"/>
          <w:color w:val="000000"/>
        </w:rPr>
      </w:pPr>
      <w:r w:rsidRPr="00933D82">
        <w:rPr>
          <w:rFonts w:eastAsia="Times New Roman" w:cstheme="minorHAnsi"/>
          <w:color w:val="000000"/>
        </w:rPr>
        <w:t>These violet robes are threaded with gold and blue that have high collars, and a black skullcap lined with silver thread</w:t>
      </w:r>
      <w:r>
        <w:rPr>
          <w:rFonts w:eastAsia="Times New Roman" w:cstheme="minorHAnsi"/>
          <w:color w:val="000000"/>
        </w:rPr>
        <w:t xml:space="preserve"> (or a wide hood for female magi)</w:t>
      </w:r>
      <w:r w:rsidRPr="00933D82">
        <w:rPr>
          <w:rFonts w:eastAsia="Times New Roman" w:cstheme="minorHAnsi"/>
          <w:color w:val="000000"/>
        </w:rPr>
        <w:t xml:space="preserve">. </w:t>
      </w:r>
    </w:p>
    <w:p w14:paraId="5CF4FA29" w14:textId="77777777" w:rsidR="00B93648" w:rsidRPr="000D5DB5" w:rsidRDefault="00B93648">
      <w:pPr>
        <w:contextualSpacing/>
        <w:rPr>
          <w:rFonts w:eastAsia="Times New Roman" w:cstheme="minorHAnsi"/>
          <w:b/>
          <w:bCs/>
          <w:color w:val="000000"/>
        </w:rPr>
      </w:pPr>
    </w:p>
    <w:p w14:paraId="3D2DEB09" w14:textId="77777777" w:rsidR="00B93648" w:rsidRPr="000D5DB5" w:rsidRDefault="00B93648">
      <w:pPr>
        <w:contextualSpacing/>
        <w:rPr>
          <w:b/>
          <w:bCs/>
        </w:rPr>
      </w:pPr>
      <w:r w:rsidRPr="000D5DB5">
        <w:rPr>
          <w:b/>
          <w:bCs/>
        </w:rPr>
        <w:t>Silver Hand Blessed Plate</w:t>
      </w:r>
    </w:p>
    <w:p w14:paraId="259E8094" w14:textId="77777777" w:rsidR="00B93648" w:rsidRPr="000D5DB5" w:rsidRDefault="00B93648">
      <w:pPr>
        <w:contextualSpacing/>
        <w:rPr>
          <w:i/>
          <w:iCs/>
        </w:rPr>
      </w:pPr>
      <w:r w:rsidRPr="000D5DB5">
        <w:rPr>
          <w:i/>
          <w:iCs/>
        </w:rPr>
        <w:t xml:space="preserve">Armor (plate), variant (requires </w:t>
      </w:r>
      <w:r w:rsidRPr="000D5DB5">
        <w:rPr>
          <w:rFonts w:eastAsia="Times New Roman" w:cstheme="minorHAnsi"/>
          <w:i/>
          <w:iCs/>
          <w:color w:val="000000"/>
        </w:rPr>
        <w:t>attunement</w:t>
      </w:r>
      <w:r w:rsidRPr="000D5DB5">
        <w:rPr>
          <w:i/>
          <w:iCs/>
        </w:rPr>
        <w:t>)</w:t>
      </w:r>
      <w:r>
        <w:rPr>
          <w:i/>
          <w:iCs/>
        </w:rPr>
        <w:t>, pieces (Plate, gauntlets, greaves, belt)</w:t>
      </w:r>
    </w:p>
    <w:p w14:paraId="4CB76C1B" w14:textId="77777777" w:rsidR="008D7C7B" w:rsidRPr="004A0F08" w:rsidRDefault="00B93648" w:rsidP="008D7C7B">
      <w:pPr>
        <w:pStyle w:val="ListParagraph"/>
        <w:numPr>
          <w:ilvl w:val="0"/>
          <w:numId w:val="63"/>
        </w:numPr>
      </w:pPr>
      <w:r w:rsidRPr="00B04B30">
        <w:rPr>
          <w:i/>
          <w:iCs/>
        </w:rPr>
        <w:t xml:space="preserve">Uncommon. </w:t>
      </w:r>
      <w:r w:rsidR="008D7C7B" w:rsidRPr="00933D82">
        <w:t xml:space="preserve">If possessing </w:t>
      </w:r>
      <w:r w:rsidR="008D7C7B">
        <w:t xml:space="preserve">one </w:t>
      </w:r>
      <w:r w:rsidR="008D7C7B" w:rsidRPr="00933D82">
        <w:t xml:space="preserve">set piece, you gain </w:t>
      </w:r>
      <w:r w:rsidR="008D7C7B">
        <w:t>15</w:t>
      </w:r>
      <w:r w:rsidR="008D7C7B" w:rsidRPr="00933D82">
        <w:t xml:space="preserve"> temporary hit points at t</w:t>
      </w:r>
      <w:r w:rsidR="008D7C7B" w:rsidRPr="004A0F08">
        <w:t xml:space="preserve">he beginning of every day. These temporary hit points may only be used to reduce damage to your maximum hit points (such as by the draining attacks of undead), and do not apply against normal damage. </w:t>
      </w:r>
    </w:p>
    <w:p w14:paraId="33BB2672" w14:textId="77777777" w:rsidR="008D7C7B" w:rsidRPr="008D7C7B" w:rsidRDefault="00B93648" w:rsidP="008D7C7B">
      <w:pPr>
        <w:pStyle w:val="ListParagraph"/>
        <w:numPr>
          <w:ilvl w:val="0"/>
          <w:numId w:val="63"/>
        </w:numPr>
      </w:pPr>
      <w:r w:rsidRPr="008D7C7B">
        <w:rPr>
          <w:i/>
          <w:iCs/>
        </w:rPr>
        <w:t xml:space="preserve">Rare. </w:t>
      </w:r>
      <w:r w:rsidR="008D7C7B" w:rsidRPr="00933D82">
        <w:t xml:space="preserve">If possessing </w:t>
      </w:r>
      <w:r w:rsidR="008D7C7B">
        <w:t xml:space="preserve">two or three </w:t>
      </w:r>
      <w:r w:rsidR="008D7C7B" w:rsidRPr="00933D82">
        <w:t>set piece</w:t>
      </w:r>
      <w:r w:rsidR="008D7C7B">
        <w:t>s</w:t>
      </w:r>
      <w:r w:rsidR="008D7C7B" w:rsidRPr="00933D82">
        <w:t xml:space="preserve">, you </w:t>
      </w:r>
      <w:r w:rsidR="008D7C7B">
        <w:t xml:space="preserve">add the </w:t>
      </w:r>
      <w:r w:rsidR="008D7C7B" w:rsidRPr="002D0D10">
        <w:rPr>
          <w:i/>
          <w:iCs/>
        </w:rPr>
        <w:t>sunbeam</w:t>
      </w:r>
      <w:r w:rsidR="008D7C7B" w:rsidRPr="00933D82">
        <w:t xml:space="preserve"> spell </w:t>
      </w:r>
      <w:r w:rsidR="008D7C7B">
        <w:t>to your spell list</w:t>
      </w:r>
      <w:r w:rsidR="008D7C7B" w:rsidRPr="00933D82">
        <w:t xml:space="preserve">. It is always prepared so long as you wear the armor. </w:t>
      </w:r>
      <w:r w:rsidR="008D7C7B">
        <w:t xml:space="preserve">If you cannot cast spells, </w:t>
      </w:r>
      <w:r w:rsidR="008D7C7B">
        <w:lastRenderedPageBreak/>
        <w:t xml:space="preserve">or cannot cast the </w:t>
      </w:r>
      <w:r w:rsidR="008D7C7B">
        <w:rPr>
          <w:i/>
          <w:iCs/>
        </w:rPr>
        <w:t xml:space="preserve">sunbeam </w:t>
      </w:r>
      <w:r w:rsidR="008D7C7B">
        <w:t xml:space="preserve">spell yet, you can instead cast it once before a short rest. </w:t>
      </w:r>
    </w:p>
    <w:p w14:paraId="2DBEA6B3" w14:textId="77777777" w:rsidR="00B93648" w:rsidRPr="000D5DB5" w:rsidRDefault="00864C72" w:rsidP="008D7C7B">
      <w:pPr>
        <w:pStyle w:val="ListParagraph"/>
        <w:numPr>
          <w:ilvl w:val="0"/>
          <w:numId w:val="63"/>
        </w:numPr>
      </w:pPr>
      <w:r>
        <w:rPr>
          <w:i/>
          <w:iCs/>
        </w:rPr>
        <w:t>Epic</w:t>
      </w:r>
      <w:r w:rsidR="00B93648" w:rsidRPr="008D7C7B">
        <w:rPr>
          <w:i/>
          <w:iCs/>
        </w:rPr>
        <w:t xml:space="preserve">. </w:t>
      </w:r>
      <w:r w:rsidR="00B93648" w:rsidRPr="00933D82">
        <w:t xml:space="preserve">If possessing all set pieces, when you heal </w:t>
      </w:r>
      <w:r w:rsidR="00B93648" w:rsidRPr="004A0F08">
        <w:t xml:space="preserve">a creature with a </w:t>
      </w:r>
      <w:r w:rsidR="002D0D10" w:rsidRPr="008D7C7B">
        <w:rPr>
          <w:i/>
          <w:iCs/>
        </w:rPr>
        <w:t>h</w:t>
      </w:r>
      <w:r w:rsidR="00B93648" w:rsidRPr="008D7C7B">
        <w:rPr>
          <w:i/>
          <w:iCs/>
        </w:rPr>
        <w:t xml:space="preserve">oly </w:t>
      </w:r>
      <w:r w:rsidR="002D0D10" w:rsidRPr="008D7C7B">
        <w:rPr>
          <w:i/>
          <w:iCs/>
        </w:rPr>
        <w:t>l</w:t>
      </w:r>
      <w:r w:rsidR="00B93648" w:rsidRPr="008D7C7B">
        <w:rPr>
          <w:i/>
          <w:iCs/>
        </w:rPr>
        <w:t>ight</w:t>
      </w:r>
      <w:r w:rsidR="00B93648" w:rsidRPr="004A0F08">
        <w:t xml:space="preserve"> spell or </w:t>
      </w:r>
      <w:r w:rsidR="002D0D10">
        <w:t xml:space="preserve">with your </w:t>
      </w:r>
      <w:r w:rsidR="00B93648" w:rsidRPr="004A0F08">
        <w:t>Lay on Hands</w:t>
      </w:r>
      <w:r w:rsidR="002D0D10">
        <w:t xml:space="preserve"> feature</w:t>
      </w:r>
      <w:r w:rsidR="00B93648" w:rsidRPr="004A0F08">
        <w:t xml:space="preserve">, a radiant burst of light protects them. Hostile creatures within 5 feet of a creature healed by this spell must make an Agility saving throw or be blinded for 1 round. If the hostile creatures are fiends or undead, they </w:t>
      </w:r>
      <w:r w:rsidR="00B93648">
        <w:t xml:space="preserve">may instead </w:t>
      </w:r>
      <w:r w:rsidR="00B93648" w:rsidRPr="00933D82">
        <w:t xml:space="preserve">take </w:t>
      </w:r>
      <w:r w:rsidR="00B93648">
        <w:t>h</w:t>
      </w:r>
      <w:r w:rsidR="00B93648" w:rsidRPr="00933D82">
        <w:t xml:space="preserve">oly damage </w:t>
      </w:r>
      <w:r w:rsidR="00B93648">
        <w:t xml:space="preserve">equal to </w:t>
      </w:r>
      <w:r w:rsidR="000E5A01">
        <w:t xml:space="preserve">double the spell’s </w:t>
      </w:r>
      <w:r w:rsidR="000E5A01">
        <w:lastRenderedPageBreak/>
        <w:t>level</w:t>
      </w:r>
      <w:r w:rsidR="00B93648">
        <w:t xml:space="preserve"> </w:t>
      </w:r>
      <w:r w:rsidR="002D0D10">
        <w:t xml:space="preserve">or one-quarter of the number of hit points your target regained </w:t>
      </w:r>
      <w:r w:rsidR="00B93648">
        <w:t>(your choice</w:t>
      </w:r>
      <w:r w:rsidR="000E5A01">
        <w:t xml:space="preserve"> for either</w:t>
      </w:r>
      <w:r w:rsidR="00B93648">
        <w:t>)</w:t>
      </w:r>
      <w:r w:rsidR="00B93648" w:rsidRPr="000D5DB5">
        <w:t xml:space="preserve">. </w:t>
      </w:r>
    </w:p>
    <w:p w14:paraId="060DFF37" w14:textId="77777777" w:rsidR="000E5A01" w:rsidRDefault="0090172A" w:rsidP="0090172A">
      <w:pPr>
        <w:contextualSpacing/>
      </w:pPr>
      <w:r w:rsidRPr="000D5DB5">
        <w:t xml:space="preserve">This set of armor is worn by the Knights of the Silver Hand in battle, this armor is blessed by the Holy Light to aid the righteous men and women of the Order against evil influences. </w:t>
      </w:r>
    </w:p>
    <w:p w14:paraId="6204A0D1" w14:textId="77777777" w:rsidR="0090172A" w:rsidRPr="004A0F08" w:rsidRDefault="0090172A" w:rsidP="000E5A01">
      <w:pPr>
        <w:contextualSpacing/>
      </w:pPr>
      <w:r w:rsidRPr="000D5DB5">
        <w:t>Made of steel and silver and gold, and mantled with a blue cloak</w:t>
      </w:r>
      <w:r w:rsidR="000E5A01">
        <w:t xml:space="preserve"> on one shoulder</w:t>
      </w:r>
      <w:r w:rsidRPr="000D5DB5">
        <w:t xml:space="preserve">, the knights of the order fight with the full </w:t>
      </w:r>
      <w:r w:rsidRPr="00933D82">
        <w:t>righteo</w:t>
      </w:r>
      <w:r w:rsidRPr="004A0F08">
        <w:t xml:space="preserve">us cause of the </w:t>
      </w:r>
      <w:r w:rsidR="000E5A01">
        <w:t>Holy Light</w:t>
      </w:r>
      <w:r w:rsidRPr="004A0F08">
        <w:t xml:space="preserve">. </w:t>
      </w:r>
    </w:p>
    <w:p w14:paraId="669A68D6" w14:textId="77777777" w:rsidR="0035220A" w:rsidRDefault="0035220A">
      <w:pPr>
        <w:contextualSpacing/>
        <w:sectPr w:rsidR="0035220A" w:rsidSect="00F00B80">
          <w:type w:val="continuous"/>
          <w:pgSz w:w="12240" w:h="15840"/>
          <w:pgMar w:top="1440" w:right="1800" w:bottom="1440" w:left="1800" w:header="708" w:footer="708" w:gutter="0"/>
          <w:cols w:num="2" w:space="708"/>
          <w:docGrid w:linePitch="360"/>
        </w:sectPr>
      </w:pPr>
    </w:p>
    <w:p w14:paraId="4CB4BDB2" w14:textId="77777777" w:rsidR="00B93648" w:rsidRPr="000D5DB5" w:rsidRDefault="00B93648">
      <w:pPr>
        <w:contextualSpacing/>
      </w:pPr>
    </w:p>
    <w:p w14:paraId="4CDE3B57" w14:textId="77777777" w:rsidR="003A543C" w:rsidRPr="000D5DB5" w:rsidDel="00B14763" w:rsidRDefault="003A543C">
      <w:pPr>
        <w:pStyle w:val="Heading3"/>
        <w:rPr>
          <w:del w:id="2993" w:author="Admin" w:date="2021-05-07T16:21:00Z"/>
        </w:rPr>
      </w:pPr>
      <w:bookmarkStart w:id="2994" w:name="_Toc54196448"/>
      <w:del w:id="2995" w:author="Admin" w:date="2021-05-07T16:21:00Z">
        <w:r w:rsidDel="00B14763">
          <w:delText>Enhancements</w:delText>
        </w:r>
        <w:bookmarkEnd w:id="2994"/>
      </w:del>
    </w:p>
    <w:p w14:paraId="0497651B" w14:textId="77777777" w:rsidR="003A543C" w:rsidDel="00B14763" w:rsidRDefault="003A543C">
      <w:pPr>
        <w:contextualSpacing/>
        <w:rPr>
          <w:del w:id="2996" w:author="Admin" w:date="2021-05-07T16:21:00Z"/>
          <w:rFonts w:eastAsia="Times New Roman" w:cstheme="minorHAnsi"/>
          <w:color w:val="000000"/>
        </w:rPr>
      </w:pPr>
      <w:del w:id="2997" w:author="Admin" w:date="2021-05-07T16:21:00Z">
        <w:r w:rsidRPr="000D5DB5" w:rsidDel="00B14763">
          <w:rPr>
            <w:rFonts w:eastAsia="Times New Roman" w:cstheme="minorHAnsi"/>
            <w:color w:val="000000"/>
          </w:rPr>
          <w:delText xml:space="preserve">Weapons </w:delText>
        </w:r>
        <w:r w:rsidDel="00B14763">
          <w:rPr>
            <w:rFonts w:eastAsia="Times New Roman" w:cstheme="minorHAnsi"/>
            <w:color w:val="000000"/>
          </w:rPr>
          <w:delText xml:space="preserve">and armors </w:delText>
        </w:r>
        <w:r w:rsidRPr="000D5DB5" w:rsidDel="00B14763">
          <w:rPr>
            <w:rFonts w:eastAsia="Times New Roman" w:cstheme="minorHAnsi"/>
            <w:color w:val="000000"/>
          </w:rPr>
          <w:delText xml:space="preserve">may be </w:delText>
        </w:r>
        <w:r w:rsidDel="00B14763">
          <w:rPr>
            <w:rFonts w:eastAsia="Times New Roman" w:cstheme="minorHAnsi"/>
            <w:color w:val="000000"/>
          </w:rPr>
          <w:delText xml:space="preserve">enhanced </w:delText>
        </w:r>
        <w:r w:rsidRPr="000D5DB5" w:rsidDel="00B14763">
          <w:rPr>
            <w:rFonts w:eastAsia="Times New Roman" w:cstheme="minorHAnsi"/>
            <w:color w:val="000000"/>
          </w:rPr>
          <w:delText xml:space="preserve">with the secret knowledge of infusionists. </w:delText>
        </w:r>
        <w:r w:rsidDel="00B14763">
          <w:rPr>
            <w:rFonts w:eastAsia="Times New Roman" w:cstheme="minorHAnsi"/>
            <w:color w:val="000000"/>
          </w:rPr>
          <w:delText xml:space="preserve">Enhancements can be applied to any weapon, and take up one step of rarity. An infusionist can stack many different enhancements on a single weapon or armor, increasing the bonus. </w:delText>
        </w:r>
      </w:del>
    </w:p>
    <w:p w14:paraId="3F0E70E2" w14:textId="77777777" w:rsidR="003A543C" w:rsidDel="00B14763" w:rsidRDefault="003A543C">
      <w:pPr>
        <w:contextualSpacing/>
        <w:rPr>
          <w:del w:id="2998" w:author="Admin" w:date="2021-05-07T16:21:00Z"/>
          <w:rFonts w:eastAsia="Times New Roman" w:cstheme="minorHAnsi"/>
          <w:color w:val="000000"/>
        </w:rPr>
      </w:pPr>
      <w:del w:id="2999" w:author="Admin" w:date="2021-05-07T16:21:00Z">
        <w:r w:rsidDel="00B14763">
          <w:rPr>
            <w:rFonts w:eastAsia="Times New Roman" w:cstheme="minorHAnsi"/>
            <w:color w:val="000000"/>
          </w:rPr>
          <w:delText>This costs the same for the difference between the two steps of rarity.</w:delText>
        </w:r>
      </w:del>
    </w:p>
    <w:p w14:paraId="280D7129" w14:textId="77777777" w:rsidR="003A543C" w:rsidDel="00B14763" w:rsidRDefault="003A543C">
      <w:pPr>
        <w:contextualSpacing/>
        <w:rPr>
          <w:del w:id="3000" w:author="Admin" w:date="2021-05-07T16:21:00Z"/>
          <w:rFonts w:eastAsia="Times New Roman" w:cstheme="minorHAnsi"/>
          <w:color w:val="000000"/>
        </w:rPr>
      </w:pPr>
    </w:p>
    <w:tbl>
      <w:tblPr>
        <w:tblStyle w:val="TableGrid"/>
        <w:tblW w:w="9030" w:type="dxa"/>
        <w:tblLook w:val="04A0" w:firstRow="1" w:lastRow="0" w:firstColumn="1" w:lastColumn="0" w:noHBand="0" w:noVBand="1"/>
      </w:tblPr>
      <w:tblGrid>
        <w:gridCol w:w="1687"/>
        <w:gridCol w:w="1792"/>
        <w:gridCol w:w="5551"/>
      </w:tblGrid>
      <w:tr w:rsidR="002E3CBE" w:rsidRPr="00541781" w:rsidDel="00B14763" w14:paraId="75FF9BE9" w14:textId="77777777" w:rsidTr="006816C6">
        <w:trPr>
          <w:del w:id="3001" w:author="Admin" w:date="2021-05-07T16:21:00Z"/>
        </w:trPr>
        <w:tc>
          <w:tcPr>
            <w:tcW w:w="1687" w:type="dxa"/>
          </w:tcPr>
          <w:p w14:paraId="26BAEA51" w14:textId="77777777" w:rsidR="002E3CBE" w:rsidRPr="00541781" w:rsidDel="00B14763" w:rsidRDefault="002E3CBE" w:rsidP="006816C6">
            <w:pPr>
              <w:contextualSpacing/>
              <w:rPr>
                <w:del w:id="3002" w:author="Admin" w:date="2021-05-07T16:21:00Z"/>
                <w:rFonts w:eastAsia="Times New Roman" w:cstheme="minorHAnsi"/>
                <w:b/>
                <w:bCs/>
                <w:color w:val="000000"/>
              </w:rPr>
            </w:pPr>
            <w:del w:id="3003" w:author="Admin" w:date="2021-05-07T16:21:00Z">
              <w:r w:rsidRPr="00541781" w:rsidDel="00B14763">
                <w:rPr>
                  <w:rFonts w:eastAsia="Times New Roman" w:cstheme="minorHAnsi"/>
                  <w:b/>
                  <w:bCs/>
                  <w:color w:val="000000"/>
                </w:rPr>
                <w:delText>Name</w:delText>
              </w:r>
            </w:del>
          </w:p>
        </w:tc>
        <w:tc>
          <w:tcPr>
            <w:tcW w:w="1792" w:type="dxa"/>
          </w:tcPr>
          <w:p w14:paraId="6BBBF6A5" w14:textId="77777777" w:rsidR="002E3CBE" w:rsidRPr="00541781" w:rsidDel="00B14763" w:rsidRDefault="002E3CBE" w:rsidP="006816C6">
            <w:pPr>
              <w:contextualSpacing/>
              <w:rPr>
                <w:del w:id="3004" w:author="Admin" w:date="2021-05-07T16:21:00Z"/>
                <w:rFonts w:eastAsia="Times New Roman" w:cstheme="minorHAnsi"/>
                <w:b/>
                <w:bCs/>
                <w:color w:val="000000"/>
              </w:rPr>
            </w:pPr>
            <w:del w:id="3005" w:author="Admin" w:date="2021-05-07T16:21:00Z">
              <w:r w:rsidDel="00B14763">
                <w:rPr>
                  <w:rFonts w:eastAsia="Times New Roman" w:cstheme="minorHAnsi"/>
                  <w:b/>
                  <w:bCs/>
                  <w:color w:val="000000"/>
                </w:rPr>
                <w:delText>Rarity</w:delText>
              </w:r>
              <w:r w:rsidRPr="00541781" w:rsidDel="00B14763">
                <w:rPr>
                  <w:rFonts w:eastAsia="Times New Roman" w:cstheme="minorHAnsi"/>
                  <w:b/>
                  <w:bCs/>
                  <w:color w:val="000000"/>
                </w:rPr>
                <w:delText>/EP</w:delText>
              </w:r>
            </w:del>
          </w:p>
        </w:tc>
        <w:tc>
          <w:tcPr>
            <w:tcW w:w="5551" w:type="dxa"/>
          </w:tcPr>
          <w:p w14:paraId="24F21440" w14:textId="77777777" w:rsidR="002E3CBE" w:rsidRPr="00541781" w:rsidDel="00B14763" w:rsidRDefault="002E3CBE" w:rsidP="006816C6">
            <w:pPr>
              <w:contextualSpacing/>
              <w:rPr>
                <w:del w:id="3006" w:author="Admin" w:date="2021-05-07T16:21:00Z"/>
                <w:rFonts w:eastAsia="Times New Roman" w:cstheme="minorHAnsi"/>
                <w:b/>
                <w:bCs/>
                <w:color w:val="000000"/>
              </w:rPr>
            </w:pPr>
            <w:del w:id="3007" w:author="Admin" w:date="2021-05-07T16:21:00Z">
              <w:r w:rsidDel="00B14763">
                <w:rPr>
                  <w:rFonts w:eastAsia="Times New Roman" w:cstheme="minorHAnsi"/>
                  <w:b/>
                  <w:bCs/>
                  <w:color w:val="000000"/>
                </w:rPr>
                <w:delText>Spell (Spell Level)</w:delText>
              </w:r>
            </w:del>
          </w:p>
        </w:tc>
      </w:tr>
      <w:tr w:rsidR="008E18A5" w:rsidDel="00B14763" w14:paraId="57C58F46" w14:textId="77777777" w:rsidTr="006816C6">
        <w:trPr>
          <w:del w:id="3008" w:author="Admin" w:date="2021-05-07T16:21:00Z"/>
        </w:trPr>
        <w:tc>
          <w:tcPr>
            <w:tcW w:w="1687" w:type="dxa"/>
          </w:tcPr>
          <w:p w14:paraId="6A0D307B" w14:textId="77777777" w:rsidR="008E18A5" w:rsidRPr="00642A58" w:rsidDel="00B14763" w:rsidRDefault="008E18A5" w:rsidP="006816C6">
            <w:pPr>
              <w:contextualSpacing/>
              <w:rPr>
                <w:del w:id="3009" w:author="Admin" w:date="2021-05-07T16:21:00Z"/>
                <w:rFonts w:eastAsia="Times New Roman" w:cstheme="minorHAnsi"/>
                <w:color w:val="000000"/>
              </w:rPr>
            </w:pPr>
            <w:del w:id="3010" w:author="Admin" w:date="2021-05-07T16:21:00Z">
              <w:r w:rsidDel="00B14763">
                <w:rPr>
                  <w:rFonts w:eastAsia="Times New Roman" w:cstheme="minorHAnsi"/>
                  <w:color w:val="000000"/>
                </w:rPr>
                <w:delText>Richochet</w:delText>
              </w:r>
            </w:del>
          </w:p>
        </w:tc>
        <w:tc>
          <w:tcPr>
            <w:tcW w:w="1792" w:type="dxa"/>
          </w:tcPr>
          <w:p w14:paraId="1709BBD3" w14:textId="77777777" w:rsidR="008E18A5" w:rsidDel="00B14763" w:rsidRDefault="008E18A5" w:rsidP="006816C6">
            <w:pPr>
              <w:contextualSpacing/>
              <w:rPr>
                <w:del w:id="3011" w:author="Admin" w:date="2021-05-07T16:21:00Z"/>
                <w:rFonts w:eastAsia="Times New Roman" w:cstheme="minorHAnsi"/>
                <w:color w:val="000000"/>
              </w:rPr>
            </w:pPr>
            <w:del w:id="3012" w:author="Admin" w:date="2021-05-07T16:21:00Z">
              <w:r w:rsidDel="00B14763">
                <w:rPr>
                  <w:rFonts w:eastAsia="Times New Roman" w:cstheme="minorHAnsi"/>
                  <w:color w:val="000000"/>
                </w:rPr>
                <w:delText>+1 to rarity step</w:delText>
              </w:r>
            </w:del>
          </w:p>
        </w:tc>
        <w:tc>
          <w:tcPr>
            <w:tcW w:w="5551" w:type="dxa"/>
          </w:tcPr>
          <w:p w14:paraId="6B7738A9" w14:textId="77777777" w:rsidR="008E18A5" w:rsidDel="00B14763" w:rsidRDefault="008E18A5">
            <w:pPr>
              <w:contextualSpacing/>
              <w:rPr>
                <w:del w:id="3013" w:author="Admin" w:date="2021-05-07T16:21:00Z"/>
                <w:rFonts w:eastAsia="Times New Roman" w:cstheme="minorHAnsi"/>
                <w:color w:val="000000"/>
              </w:rPr>
            </w:pPr>
            <w:del w:id="3014" w:author="Admin" w:date="2021-05-07T16:21:00Z">
              <w:r w:rsidDel="00B14763">
                <w:rPr>
                  <w:rFonts w:eastAsia="Times New Roman" w:cstheme="minorHAnsi"/>
                  <w:color w:val="000000"/>
                </w:rPr>
                <w:delText>Bounces per attack action, and returns</w:delText>
              </w:r>
            </w:del>
          </w:p>
        </w:tc>
      </w:tr>
      <w:tr w:rsidR="008E18A5" w:rsidDel="00B14763" w14:paraId="222E4455" w14:textId="77777777" w:rsidTr="006816C6">
        <w:trPr>
          <w:del w:id="3015" w:author="Admin" w:date="2021-05-07T16:21:00Z"/>
        </w:trPr>
        <w:tc>
          <w:tcPr>
            <w:tcW w:w="1687" w:type="dxa"/>
          </w:tcPr>
          <w:p w14:paraId="51164F37" w14:textId="77777777" w:rsidR="008E18A5" w:rsidDel="00B14763" w:rsidRDefault="008E18A5" w:rsidP="006816C6">
            <w:pPr>
              <w:contextualSpacing/>
              <w:rPr>
                <w:del w:id="3016" w:author="Admin" w:date="2021-05-07T16:21:00Z"/>
                <w:rFonts w:eastAsia="Times New Roman" w:cstheme="minorHAnsi"/>
                <w:color w:val="000000"/>
              </w:rPr>
            </w:pPr>
            <w:del w:id="3017" w:author="Admin" w:date="2021-05-07T16:21:00Z">
              <w:r w:rsidDel="00B14763">
                <w:rPr>
                  <w:rFonts w:eastAsia="Times New Roman" w:cstheme="minorHAnsi"/>
                  <w:color w:val="000000"/>
                </w:rPr>
                <w:delText>Storm</w:delText>
              </w:r>
            </w:del>
          </w:p>
        </w:tc>
        <w:tc>
          <w:tcPr>
            <w:tcW w:w="1792" w:type="dxa"/>
          </w:tcPr>
          <w:p w14:paraId="5FE9C233" w14:textId="77777777" w:rsidR="008E18A5" w:rsidDel="00B14763" w:rsidRDefault="008E18A5" w:rsidP="006816C6">
            <w:pPr>
              <w:contextualSpacing/>
              <w:rPr>
                <w:del w:id="3018" w:author="Admin" w:date="2021-05-07T16:21:00Z"/>
                <w:rFonts w:eastAsia="Times New Roman" w:cstheme="minorHAnsi"/>
                <w:color w:val="000000"/>
              </w:rPr>
            </w:pPr>
            <w:del w:id="3019" w:author="Admin" w:date="2021-05-07T16:21:00Z">
              <w:r w:rsidDel="00B14763">
                <w:rPr>
                  <w:rFonts w:eastAsia="Times New Roman" w:cstheme="minorHAnsi"/>
                  <w:color w:val="000000"/>
                </w:rPr>
                <w:delText>+1to rarity step</w:delText>
              </w:r>
            </w:del>
          </w:p>
        </w:tc>
        <w:tc>
          <w:tcPr>
            <w:tcW w:w="5551" w:type="dxa"/>
          </w:tcPr>
          <w:p w14:paraId="25CC1AD6" w14:textId="77777777" w:rsidR="008E18A5" w:rsidDel="00B14763" w:rsidRDefault="008E18A5" w:rsidP="002E3CBE">
            <w:pPr>
              <w:contextualSpacing/>
              <w:rPr>
                <w:del w:id="3020" w:author="Admin" w:date="2021-05-07T16:21:00Z"/>
                <w:rFonts w:eastAsia="Times New Roman" w:cstheme="minorHAnsi"/>
                <w:color w:val="000000"/>
              </w:rPr>
            </w:pPr>
            <w:del w:id="3021" w:author="Admin" w:date="2021-05-07T16:21:00Z">
              <w:r w:rsidRPr="000D5DB5" w:rsidDel="00B14763">
                <w:rPr>
                  <w:rFonts w:eastAsia="Times New Roman" w:cstheme="minorHAnsi"/>
                  <w:color w:val="000000"/>
                </w:rPr>
                <w:delText>Extra thunder damage, returns</w:delText>
              </w:r>
            </w:del>
          </w:p>
        </w:tc>
      </w:tr>
    </w:tbl>
    <w:p w14:paraId="64003A62" w14:textId="77777777" w:rsidR="003A543C" w:rsidRPr="000D5DB5" w:rsidDel="00B14763" w:rsidRDefault="003A543C">
      <w:pPr>
        <w:contextualSpacing/>
        <w:rPr>
          <w:del w:id="3022" w:author="Admin" w:date="2021-05-07T16:21:00Z"/>
          <w:rFonts w:eastAsia="Times New Roman" w:cstheme="minorHAnsi"/>
          <w:color w:val="000000"/>
        </w:rPr>
      </w:pPr>
    </w:p>
    <w:p w14:paraId="77CCA2B5" w14:textId="77777777" w:rsidR="000E5A01" w:rsidDel="00B14763" w:rsidRDefault="000E5A01" w:rsidP="000E5A01">
      <w:pPr>
        <w:rPr>
          <w:del w:id="3023" w:author="Admin" w:date="2021-05-07T16:21:00Z"/>
          <w:i/>
          <w:iCs/>
        </w:rPr>
      </w:pPr>
      <w:del w:id="3024" w:author="Admin" w:date="2021-05-07T16:21:00Z">
        <w:r w:rsidDel="00B14763">
          <w:rPr>
            <w:b/>
            <w:bCs/>
          </w:rPr>
          <w:delText>Ricochet Weapon</w:delText>
        </w:r>
      </w:del>
    </w:p>
    <w:p w14:paraId="008AE32F" w14:textId="77777777" w:rsidR="000E5A01" w:rsidDel="00B14763" w:rsidRDefault="000E5A01" w:rsidP="000E5A01">
      <w:pPr>
        <w:rPr>
          <w:del w:id="3025" w:author="Admin" w:date="2021-05-07T16:21:00Z"/>
          <w:i/>
          <w:iCs/>
        </w:rPr>
      </w:pPr>
      <w:del w:id="3026" w:author="Admin" w:date="2021-05-07T16:21:00Z">
        <w:r w:rsidDel="00B14763">
          <w:rPr>
            <w:i/>
            <w:iCs/>
          </w:rPr>
          <w:delText>Weapon (thrown weapons), one step</w:delText>
        </w:r>
      </w:del>
    </w:p>
    <w:p w14:paraId="6B3A2510" w14:textId="77777777" w:rsidR="000E5A01" w:rsidDel="00B14763" w:rsidRDefault="000E5A01" w:rsidP="000E5A01">
      <w:pPr>
        <w:rPr>
          <w:del w:id="3027" w:author="Admin" w:date="2021-05-07T16:21:00Z"/>
        </w:rPr>
      </w:pPr>
      <w:del w:id="3028" w:author="Admin" w:date="2021-05-07T16:21:00Z">
        <w:r w:rsidRPr="000D5DB5" w:rsidDel="00B14763">
          <w:delText xml:space="preserve">This weapon </w:delText>
        </w:r>
        <w:r w:rsidDel="00B14763">
          <w:delText>can be thrown to ricochet off one target and into another. If it does not normally have the thrown property, it becomes a thrown weapon 20/60 ft.</w:delText>
        </w:r>
        <w:r w:rsidRPr="000D5DB5" w:rsidDel="00B14763">
          <w:delText xml:space="preserve"> </w:delText>
        </w:r>
      </w:del>
    </w:p>
    <w:p w14:paraId="30ACD059" w14:textId="77777777" w:rsidR="000E5A01" w:rsidDel="00B14763" w:rsidRDefault="000E5A01">
      <w:pPr>
        <w:rPr>
          <w:del w:id="3029" w:author="Admin" w:date="2021-05-07T16:21:00Z"/>
        </w:rPr>
      </w:pPr>
      <w:del w:id="3030" w:author="Admin" w:date="2021-05-07T16:21:00Z">
        <w:r w:rsidDel="00B14763">
          <w:delText xml:space="preserve">When you make a ranged attack with this weapon, it can fly out and target another creature within range, counting its current target as its point of attack for the purposes of range. This costs an attack action. When the weapon cannot make any more attacks (such as you running out of attack actions), it returns to your hand at the end of your turn in the same round. </w:delText>
        </w:r>
        <w:r w:rsidR="000918AB" w:rsidDel="00B14763">
          <w:delText>You can make an attack with a bonus weapon as if using two-weapon fighting if the weapon normally qualifies.</w:delText>
        </w:r>
      </w:del>
    </w:p>
    <w:p w14:paraId="70C1BD2C" w14:textId="77777777" w:rsidR="000E5A01" w:rsidDel="00B14763" w:rsidRDefault="000E5A01" w:rsidP="000E5A01">
      <w:pPr>
        <w:rPr>
          <w:del w:id="3031" w:author="Admin" w:date="2021-05-07T16:21:00Z"/>
        </w:rPr>
      </w:pPr>
      <w:del w:id="3032" w:author="Admin" w:date="2021-05-07T16:21:00Z">
        <w:r w:rsidDel="00B14763">
          <w:delText xml:space="preserve">The weapon can ricochet up to a maximum number of times equal to once per rarity grade (twice if uncommon, six times if legendary, etc.), so long as you have the attacks to expend. </w:delText>
        </w:r>
      </w:del>
    </w:p>
    <w:p w14:paraId="53832ED4" w14:textId="77777777" w:rsidR="000E5A01" w:rsidDel="00B14763" w:rsidRDefault="000E5A01" w:rsidP="000E5A01">
      <w:pPr>
        <w:rPr>
          <w:del w:id="3033" w:author="Admin" w:date="2021-05-07T16:21:00Z"/>
        </w:rPr>
      </w:pPr>
    </w:p>
    <w:p w14:paraId="6AA85FF1" w14:textId="77777777" w:rsidR="000E5A01" w:rsidRPr="00325A13" w:rsidDel="00B14763" w:rsidRDefault="000E5A01" w:rsidP="000E5A01">
      <w:pPr>
        <w:rPr>
          <w:del w:id="3034" w:author="Admin" w:date="2021-05-07T16:21:00Z"/>
        </w:rPr>
      </w:pPr>
      <w:del w:id="3035" w:author="Admin" w:date="2021-05-07T16:21:00Z">
        <w:r w:rsidDel="00B14763">
          <w:delText>Night elven huntresses often enhance their moonglaives with this weapon.</w:delText>
        </w:r>
      </w:del>
    </w:p>
    <w:p w14:paraId="58759417" w14:textId="77777777" w:rsidR="000E5A01" w:rsidDel="00B14763" w:rsidRDefault="000E5A01" w:rsidP="000E5A01">
      <w:pPr>
        <w:contextualSpacing/>
        <w:rPr>
          <w:del w:id="3036" w:author="Admin" w:date="2021-05-07T16:21:00Z"/>
          <w:rFonts w:eastAsia="Times New Roman" w:cstheme="minorHAnsi"/>
          <w:b/>
          <w:bCs/>
          <w:color w:val="000000"/>
        </w:rPr>
      </w:pPr>
    </w:p>
    <w:p w14:paraId="31BF13A4" w14:textId="77777777" w:rsidR="000E5A01" w:rsidDel="00B14763" w:rsidRDefault="000E5A01" w:rsidP="000E5A01">
      <w:pPr>
        <w:contextualSpacing/>
        <w:rPr>
          <w:del w:id="3037" w:author="Admin" w:date="2021-05-07T16:21:00Z"/>
          <w:rFonts w:eastAsia="Times New Roman" w:cstheme="minorHAnsi"/>
          <w:b/>
          <w:bCs/>
          <w:color w:val="000000"/>
        </w:rPr>
      </w:pPr>
      <w:del w:id="3038" w:author="Admin" w:date="2021-05-07T16:21:00Z">
        <w:r w:rsidRPr="00325A13" w:rsidDel="00B14763">
          <w:rPr>
            <w:rFonts w:eastAsia="Times New Roman" w:cstheme="minorHAnsi"/>
            <w:b/>
            <w:bCs/>
            <w:color w:val="000000"/>
          </w:rPr>
          <w:delText xml:space="preserve">Storm </w:delText>
        </w:r>
        <w:r w:rsidDel="00B14763">
          <w:rPr>
            <w:rFonts w:eastAsia="Times New Roman" w:cstheme="minorHAnsi"/>
            <w:b/>
            <w:bCs/>
            <w:color w:val="000000"/>
          </w:rPr>
          <w:delText>Weapon</w:delText>
        </w:r>
      </w:del>
    </w:p>
    <w:p w14:paraId="0A6159E4" w14:textId="77777777" w:rsidR="000E5A01" w:rsidRPr="00325A13" w:rsidDel="00B14763" w:rsidRDefault="000E5A01" w:rsidP="000E5A01">
      <w:pPr>
        <w:contextualSpacing/>
        <w:rPr>
          <w:del w:id="3039" w:author="Admin" w:date="2021-05-07T16:21:00Z"/>
          <w:rFonts w:eastAsia="Times New Roman" w:cstheme="minorHAnsi"/>
          <w:i/>
          <w:iCs/>
          <w:color w:val="000000"/>
        </w:rPr>
      </w:pPr>
      <w:del w:id="3040" w:author="Admin" w:date="2021-05-07T16:21:00Z">
        <w:r w:rsidDel="00B14763">
          <w:rPr>
            <w:rFonts w:eastAsia="Times New Roman" w:cstheme="minorHAnsi"/>
            <w:i/>
            <w:iCs/>
            <w:color w:val="000000"/>
          </w:rPr>
          <w:delText>Weapon (thrown weapons), one step</w:delText>
        </w:r>
      </w:del>
    </w:p>
    <w:p w14:paraId="53C2351A" w14:textId="77777777" w:rsidR="000E5A01" w:rsidDel="00B14763" w:rsidRDefault="000E5A01" w:rsidP="000E5A01">
      <w:pPr>
        <w:contextualSpacing/>
        <w:rPr>
          <w:del w:id="3041" w:author="Admin" w:date="2021-05-07T16:21:00Z"/>
          <w:rFonts w:eastAsia="Times New Roman" w:cstheme="minorHAnsi"/>
          <w:color w:val="000000"/>
        </w:rPr>
      </w:pPr>
      <w:del w:id="3042" w:author="Admin" w:date="2021-05-07T16:21:00Z">
        <w:r w:rsidDel="00B14763">
          <w:rPr>
            <w:rFonts w:eastAsia="Times New Roman" w:cstheme="minorHAnsi"/>
            <w:color w:val="000000"/>
          </w:rPr>
          <w:delText>This weapon deals extra thunder damage equal to 1 per step of rarity. Furthermore, w</w:delText>
        </w:r>
        <w:r w:rsidRPr="000D5DB5" w:rsidDel="00B14763">
          <w:rPr>
            <w:rFonts w:eastAsia="Times New Roman" w:cstheme="minorHAnsi"/>
            <w:color w:val="000000"/>
          </w:rPr>
          <w:delText xml:space="preserve">hen thrown, </w:delText>
        </w:r>
        <w:r w:rsidDel="00B14763">
          <w:rPr>
            <w:rFonts w:eastAsia="Times New Roman" w:cstheme="minorHAnsi"/>
            <w:color w:val="000000"/>
          </w:rPr>
          <w:delText xml:space="preserve">the storm weapon </w:delText>
        </w:r>
        <w:r w:rsidRPr="000D5DB5" w:rsidDel="00B14763">
          <w:rPr>
            <w:rFonts w:eastAsia="Times New Roman" w:cstheme="minorHAnsi"/>
            <w:color w:val="000000"/>
          </w:rPr>
          <w:delText>returns at the same round, and may be used again</w:delText>
        </w:r>
        <w:r w:rsidDel="00B14763">
          <w:rPr>
            <w:rFonts w:eastAsia="Times New Roman" w:cstheme="minorHAnsi"/>
            <w:color w:val="000000"/>
          </w:rPr>
          <w:delText xml:space="preserve"> with another attack action.</w:delText>
        </w:r>
      </w:del>
    </w:p>
    <w:p w14:paraId="5C7C05E7" w14:textId="77777777" w:rsidR="000E5A01" w:rsidDel="00B14763" w:rsidRDefault="000E5A01" w:rsidP="000E5A01">
      <w:pPr>
        <w:contextualSpacing/>
        <w:rPr>
          <w:del w:id="3043" w:author="Admin" w:date="2021-05-07T16:21:00Z"/>
          <w:rFonts w:eastAsia="Times New Roman" w:cstheme="minorHAnsi"/>
          <w:color w:val="000000"/>
        </w:rPr>
      </w:pPr>
    </w:p>
    <w:p w14:paraId="1CFB587F" w14:textId="77777777" w:rsidR="000E5A01" w:rsidDel="00B14763" w:rsidRDefault="000E5A01" w:rsidP="000E5A01">
      <w:pPr>
        <w:contextualSpacing/>
        <w:rPr>
          <w:del w:id="3044" w:author="Admin" w:date="2021-05-07T16:21:00Z"/>
          <w:rFonts w:eastAsia="Times New Roman" w:cstheme="minorHAnsi"/>
          <w:color w:val="000000"/>
        </w:rPr>
      </w:pPr>
      <w:del w:id="3045" w:author="Admin" w:date="2021-05-07T16:21:00Z">
        <w:r w:rsidDel="00B14763">
          <w:rPr>
            <w:rFonts w:eastAsia="Times New Roman" w:cstheme="minorHAnsi"/>
            <w:color w:val="000000"/>
          </w:rPr>
          <w:delText>Wildhammer dwarves often enhance their light hammers with this enhancement for use atop their flying gryphons.</w:delText>
        </w:r>
      </w:del>
    </w:p>
    <w:p w14:paraId="717EB0FD" w14:textId="77777777" w:rsidR="000E5A01" w:rsidRPr="000D5DB5" w:rsidDel="00B14763" w:rsidRDefault="000E5A01" w:rsidP="000E5A01">
      <w:pPr>
        <w:contextualSpacing/>
        <w:rPr>
          <w:del w:id="3046" w:author="Admin" w:date="2021-05-07T16:21:00Z"/>
          <w:rFonts w:eastAsia="Times New Roman" w:cstheme="minorHAnsi"/>
          <w:sz w:val="24"/>
          <w:szCs w:val="24"/>
        </w:rPr>
      </w:pPr>
    </w:p>
    <w:p w14:paraId="2458C43C" w14:textId="77777777" w:rsidR="000E5A01" w:rsidRPr="00325A13" w:rsidDel="00B14763" w:rsidRDefault="000E5A01" w:rsidP="000E5A01">
      <w:pPr>
        <w:contextualSpacing/>
        <w:rPr>
          <w:del w:id="3047" w:author="Admin" w:date="2021-05-07T16:21:00Z"/>
          <w:rFonts w:eastAsia="Times New Roman" w:cstheme="minorHAnsi"/>
          <w:b/>
          <w:bCs/>
          <w:color w:val="000000"/>
        </w:rPr>
      </w:pPr>
      <w:del w:id="3048" w:author="Admin" w:date="2021-05-07T16:21:00Z">
        <w:r w:rsidDel="00B14763">
          <w:rPr>
            <w:rFonts w:eastAsia="Times New Roman" w:cstheme="minorHAnsi"/>
            <w:b/>
            <w:bCs/>
            <w:color w:val="000000"/>
          </w:rPr>
          <w:delText xml:space="preserve">Single-Use </w:delText>
        </w:r>
        <w:r w:rsidRPr="00325A13" w:rsidDel="00B14763">
          <w:rPr>
            <w:rFonts w:eastAsia="Times New Roman" w:cstheme="minorHAnsi"/>
            <w:b/>
            <w:bCs/>
            <w:color w:val="000000"/>
          </w:rPr>
          <w:delText>Enhancements</w:delText>
        </w:r>
      </w:del>
    </w:p>
    <w:p w14:paraId="7C6D020B" w14:textId="77777777" w:rsidR="000E5A01" w:rsidDel="00B14763" w:rsidRDefault="000E5A01" w:rsidP="00BB0DA7">
      <w:pPr>
        <w:contextualSpacing/>
        <w:rPr>
          <w:del w:id="3049" w:author="Admin" w:date="2021-05-07T16:21:00Z"/>
          <w:rFonts w:eastAsia="Times New Roman" w:cstheme="minorHAnsi"/>
          <w:color w:val="000000"/>
        </w:rPr>
      </w:pPr>
      <w:del w:id="3050" w:author="Admin" w:date="2021-05-07T16:21:00Z">
        <w:r w:rsidDel="00B14763">
          <w:rPr>
            <w:rFonts w:eastAsia="Times New Roman" w:cstheme="minorHAnsi"/>
            <w:color w:val="000000"/>
          </w:rPr>
          <w:lastRenderedPageBreak/>
          <w:delText xml:space="preserve">Temporary enhancements to </w:delText>
        </w:r>
        <w:r w:rsidRPr="000D5DB5" w:rsidDel="00B14763">
          <w:rPr>
            <w:rFonts w:eastAsia="Times New Roman" w:cstheme="minorHAnsi"/>
            <w:color w:val="000000"/>
          </w:rPr>
          <w:delText>weapon</w:delText>
        </w:r>
        <w:r w:rsidDel="00B14763">
          <w:rPr>
            <w:rFonts w:eastAsia="Times New Roman" w:cstheme="minorHAnsi"/>
            <w:color w:val="000000"/>
          </w:rPr>
          <w:delText>s or ammunition</w:delText>
        </w:r>
        <w:r w:rsidRPr="000D5DB5" w:rsidDel="00B14763">
          <w:rPr>
            <w:rFonts w:eastAsia="Times New Roman" w:cstheme="minorHAnsi"/>
            <w:color w:val="000000"/>
          </w:rPr>
          <w:delText xml:space="preserve"> can also be infused to contain </w:delText>
        </w:r>
        <w:r w:rsidDel="00B14763">
          <w:rPr>
            <w:rFonts w:eastAsia="Times New Roman" w:cstheme="minorHAnsi"/>
            <w:color w:val="000000"/>
          </w:rPr>
          <w:delText xml:space="preserve">a strike or shot </w:delText>
        </w:r>
        <w:r w:rsidRPr="000D5DB5" w:rsidDel="00B14763">
          <w:rPr>
            <w:rFonts w:eastAsia="Times New Roman" w:cstheme="minorHAnsi"/>
            <w:color w:val="000000"/>
          </w:rPr>
          <w:delText xml:space="preserve">effect if it is prepared specifically to hold it with </w:delText>
        </w:r>
        <w:r w:rsidR="006746EC" w:rsidRPr="000D5DB5" w:rsidDel="00B14763">
          <w:rPr>
            <w:rFonts w:eastAsia="Times New Roman" w:cstheme="minorHAnsi"/>
            <w:color w:val="000000"/>
          </w:rPr>
          <w:delText>an</w:delText>
        </w:r>
        <w:r w:rsidDel="00B14763">
          <w:rPr>
            <w:rFonts w:eastAsia="Times New Roman" w:cstheme="minorHAnsi"/>
            <w:color w:val="000000"/>
          </w:rPr>
          <w:delText xml:space="preserve"> </w:delText>
        </w:r>
        <w:r w:rsidR="007378CE" w:rsidDel="00B14763">
          <w:rPr>
            <w:rFonts w:eastAsia="Times New Roman" w:cstheme="minorHAnsi"/>
            <w:color w:val="000000"/>
          </w:rPr>
          <w:delText>I</w:delText>
        </w:r>
        <w:r w:rsidDel="00B14763">
          <w:rPr>
            <w:rFonts w:eastAsia="Times New Roman" w:cstheme="minorHAnsi"/>
            <w:color w:val="000000"/>
          </w:rPr>
          <w:delText xml:space="preserve">nfusion </w:delText>
        </w:r>
        <w:r w:rsidR="007378CE" w:rsidDel="00B14763">
          <w:rPr>
            <w:rFonts w:eastAsia="Times New Roman" w:cstheme="minorHAnsi"/>
            <w:color w:val="000000"/>
          </w:rPr>
          <w:delText>K</w:delText>
        </w:r>
        <w:r w:rsidDel="00B14763">
          <w:rPr>
            <w:rFonts w:eastAsia="Times New Roman" w:cstheme="minorHAnsi"/>
            <w:color w:val="000000"/>
          </w:rPr>
          <w:delText>it</w:delText>
        </w:r>
        <w:r w:rsidRPr="000D5DB5" w:rsidDel="00B14763">
          <w:rPr>
            <w:rFonts w:eastAsia="Times New Roman" w:cstheme="minorHAnsi"/>
            <w:color w:val="000000"/>
          </w:rPr>
          <w:delText xml:space="preserve">. </w:delText>
        </w:r>
        <w:r w:rsidR="00BB0DA7" w:rsidDel="00B14763">
          <w:rPr>
            <w:rFonts w:eastAsia="Times New Roman" w:cstheme="minorHAnsi"/>
            <w:color w:val="000000"/>
          </w:rPr>
          <w:delText xml:space="preserve">As this is infused with the ammunition itself, using it does not require a bonus action (but cannot be joined with another shot spell). </w:delText>
        </w:r>
      </w:del>
    </w:p>
    <w:p w14:paraId="7CF44E70" w14:textId="77777777" w:rsidR="000E5A01" w:rsidRPr="000D5DB5" w:rsidDel="00B14763" w:rsidRDefault="000E5A01" w:rsidP="000E5A01">
      <w:pPr>
        <w:contextualSpacing/>
        <w:rPr>
          <w:del w:id="3051" w:author="Admin" w:date="2021-05-07T16:21:00Z"/>
          <w:rFonts w:eastAsia="Times New Roman" w:cstheme="minorHAnsi"/>
          <w:color w:val="000000"/>
        </w:rPr>
      </w:pPr>
      <w:del w:id="3052" w:author="Admin" w:date="2021-05-07T16:21:00Z">
        <w:r w:rsidRPr="000D5DB5" w:rsidDel="00B14763">
          <w:rPr>
            <w:rFonts w:eastAsia="Times New Roman" w:cstheme="minorHAnsi"/>
            <w:color w:val="000000"/>
          </w:rPr>
          <w:delText xml:space="preserve">Ammunition are treated as both consumables and ammunition (enchanting </w:delText>
        </w:r>
        <w:r w:rsidDel="00B14763">
          <w:rPr>
            <w:rFonts w:eastAsia="Times New Roman" w:cstheme="minorHAnsi"/>
            <w:color w:val="000000"/>
          </w:rPr>
          <w:delText>2</w:delText>
        </w:r>
        <w:r w:rsidRPr="000D5DB5" w:rsidDel="00B14763">
          <w:rPr>
            <w:rFonts w:eastAsia="Times New Roman" w:cstheme="minorHAnsi"/>
            <w:color w:val="000000"/>
          </w:rPr>
          <w:delText>0 pieces of ammunition costs one-</w:delText>
        </w:r>
        <w:r w:rsidDel="00B14763">
          <w:rPr>
            <w:rFonts w:eastAsia="Times New Roman" w:cstheme="minorHAnsi"/>
            <w:color w:val="000000"/>
          </w:rPr>
          <w:delText xml:space="preserve">half </w:delText>
        </w:r>
        <w:r w:rsidRPr="000D5DB5" w:rsidDel="00B14763">
          <w:rPr>
            <w:rFonts w:eastAsia="Times New Roman" w:cstheme="minorHAnsi"/>
            <w:color w:val="000000"/>
          </w:rPr>
          <w:delText>the normal cost of the same quality). Despite the names below, ammunition infusions can be used interchangeably between ammunition such as arrows, crossbow bolts, bullets, and more</w:delText>
        </w:r>
        <w:r w:rsidDel="00B14763">
          <w:rPr>
            <w:rFonts w:eastAsia="Times New Roman" w:cstheme="minorHAnsi"/>
            <w:color w:val="000000"/>
          </w:rPr>
          <w:delText>. Ammunition infusions</w:delText>
        </w:r>
        <w:r w:rsidRPr="000D5DB5" w:rsidDel="00B14763">
          <w:rPr>
            <w:rFonts w:eastAsia="Times New Roman" w:cstheme="minorHAnsi"/>
            <w:color w:val="000000"/>
          </w:rPr>
          <w:delText xml:space="preserve"> fade after </w:delText>
        </w:r>
        <w:r w:rsidDel="00B14763">
          <w:rPr>
            <w:rFonts w:eastAsia="Times New Roman" w:cstheme="minorHAnsi"/>
            <w:color w:val="000000"/>
          </w:rPr>
          <w:delText>a successful hit, and can be reused if they missed</w:delText>
        </w:r>
        <w:r w:rsidRPr="000D5DB5" w:rsidDel="00B14763">
          <w:rPr>
            <w:rFonts w:eastAsia="Times New Roman" w:cstheme="minorHAnsi"/>
            <w:color w:val="000000"/>
          </w:rPr>
          <w:delText xml:space="preserve">. </w:delText>
        </w:r>
      </w:del>
    </w:p>
    <w:p w14:paraId="43721500" w14:textId="77777777" w:rsidR="000E5A01" w:rsidDel="00B14763" w:rsidRDefault="000E5A01" w:rsidP="000E5A01">
      <w:pPr>
        <w:contextualSpacing/>
        <w:rPr>
          <w:del w:id="3053" w:author="Admin" w:date="2021-05-07T16:21:00Z"/>
          <w:rFonts w:eastAsia="Times New Roman" w:cstheme="minorHAnsi"/>
          <w:color w:val="000000"/>
        </w:rPr>
      </w:pPr>
      <w:del w:id="3054" w:author="Admin" w:date="2021-05-07T16:21:00Z">
        <w:r w:rsidRPr="000D5DB5" w:rsidDel="00B14763">
          <w:rPr>
            <w:rFonts w:eastAsia="Times New Roman" w:cstheme="minorHAnsi"/>
            <w:color w:val="000000"/>
          </w:rPr>
          <w:delText>For the purposes of spellcasting ability rolls</w:delText>
        </w:r>
        <w:r w:rsidDel="00B14763">
          <w:rPr>
            <w:rFonts w:eastAsia="Times New Roman" w:cstheme="minorHAnsi"/>
            <w:color w:val="000000"/>
          </w:rPr>
          <w:delText xml:space="preserve"> for strike effects</w:delText>
        </w:r>
        <w:r w:rsidRPr="000D5DB5" w:rsidDel="00B14763">
          <w:rPr>
            <w:rFonts w:eastAsia="Times New Roman" w:cstheme="minorHAnsi"/>
            <w:color w:val="000000"/>
          </w:rPr>
          <w:delText xml:space="preserve">, treat the bonus as +4. </w:delText>
        </w:r>
      </w:del>
    </w:p>
    <w:p w14:paraId="0A9C73A6" w14:textId="77777777" w:rsidR="000E5A01" w:rsidRPr="000D5DB5" w:rsidDel="00B14763" w:rsidRDefault="000E5A01" w:rsidP="000E5A01">
      <w:pPr>
        <w:contextualSpacing/>
        <w:rPr>
          <w:del w:id="3055" w:author="Admin" w:date="2021-05-07T16:21:00Z"/>
          <w:rFonts w:eastAsia="Times New Roman" w:cstheme="minorHAnsi"/>
          <w:color w:val="000000"/>
        </w:rPr>
      </w:pPr>
      <w:del w:id="3056" w:author="Admin" w:date="2021-05-07T16:21:00Z">
        <w:r w:rsidDel="00B14763">
          <w:rPr>
            <w:rFonts w:eastAsia="Times New Roman" w:cstheme="minorHAnsi"/>
            <w:color w:val="000000"/>
          </w:rPr>
          <w:delText xml:space="preserve">Single use enhancements may be </w:delText>
        </w:r>
        <w:r w:rsidR="00CA4C74" w:rsidDel="00B14763">
          <w:rPr>
            <w:rFonts w:eastAsia="Times New Roman" w:cstheme="minorHAnsi"/>
            <w:color w:val="000000"/>
          </w:rPr>
          <w:delText xml:space="preserve">also </w:delText>
        </w:r>
        <w:r w:rsidDel="00B14763">
          <w:rPr>
            <w:rFonts w:eastAsia="Times New Roman" w:cstheme="minorHAnsi"/>
            <w:color w:val="000000"/>
          </w:rPr>
          <w:delText xml:space="preserve">stored into stones or gems, which can be sold by themselves. </w:delText>
        </w:r>
      </w:del>
    </w:p>
    <w:p w14:paraId="2F0D6832" w14:textId="77777777" w:rsidR="000E5A01" w:rsidDel="00B14763" w:rsidRDefault="000E5A01" w:rsidP="000E5A01">
      <w:pPr>
        <w:contextualSpacing/>
        <w:rPr>
          <w:del w:id="3057" w:author="Admin" w:date="2021-05-07T16:21:00Z"/>
          <w:rFonts w:eastAsia="Times New Roman" w:cstheme="minorHAnsi"/>
          <w:sz w:val="24"/>
          <w:szCs w:val="24"/>
        </w:rPr>
      </w:pPr>
    </w:p>
    <w:tbl>
      <w:tblPr>
        <w:tblStyle w:val="TableGrid"/>
        <w:tblW w:w="9030" w:type="dxa"/>
        <w:tblLook w:val="04A0" w:firstRow="1" w:lastRow="0" w:firstColumn="1" w:lastColumn="0" w:noHBand="0" w:noVBand="1"/>
      </w:tblPr>
      <w:tblGrid>
        <w:gridCol w:w="1687"/>
        <w:gridCol w:w="1792"/>
        <w:gridCol w:w="5551"/>
      </w:tblGrid>
      <w:tr w:rsidR="002E3CBE" w:rsidRPr="00541781" w:rsidDel="00B14763" w14:paraId="09387B08" w14:textId="77777777" w:rsidTr="006816C6">
        <w:trPr>
          <w:del w:id="3058" w:author="Admin" w:date="2021-05-07T16:21:00Z"/>
        </w:trPr>
        <w:tc>
          <w:tcPr>
            <w:tcW w:w="1687" w:type="dxa"/>
          </w:tcPr>
          <w:p w14:paraId="3063052E" w14:textId="77777777" w:rsidR="002E3CBE" w:rsidRPr="00541781" w:rsidDel="00B14763" w:rsidRDefault="002E3CBE" w:rsidP="006816C6">
            <w:pPr>
              <w:contextualSpacing/>
              <w:rPr>
                <w:del w:id="3059" w:author="Admin" w:date="2021-05-07T16:21:00Z"/>
                <w:rFonts w:eastAsia="Times New Roman" w:cstheme="minorHAnsi"/>
                <w:b/>
                <w:bCs/>
                <w:color w:val="000000"/>
              </w:rPr>
            </w:pPr>
            <w:del w:id="3060" w:author="Admin" w:date="2021-05-07T16:21:00Z">
              <w:r w:rsidRPr="00541781" w:rsidDel="00B14763">
                <w:rPr>
                  <w:rFonts w:eastAsia="Times New Roman" w:cstheme="minorHAnsi"/>
                  <w:b/>
                  <w:bCs/>
                  <w:color w:val="000000"/>
                </w:rPr>
                <w:delText>Name</w:delText>
              </w:r>
            </w:del>
          </w:p>
        </w:tc>
        <w:tc>
          <w:tcPr>
            <w:tcW w:w="1792" w:type="dxa"/>
          </w:tcPr>
          <w:p w14:paraId="61CA8655" w14:textId="77777777" w:rsidR="002E3CBE" w:rsidRPr="00541781" w:rsidDel="00B14763" w:rsidRDefault="002E3CBE" w:rsidP="006816C6">
            <w:pPr>
              <w:contextualSpacing/>
              <w:rPr>
                <w:del w:id="3061" w:author="Admin" w:date="2021-05-07T16:21:00Z"/>
                <w:rFonts w:eastAsia="Times New Roman" w:cstheme="minorHAnsi"/>
                <w:b/>
                <w:bCs/>
                <w:color w:val="000000"/>
              </w:rPr>
            </w:pPr>
            <w:del w:id="3062" w:author="Admin" w:date="2021-05-07T16:21:00Z">
              <w:r w:rsidDel="00B14763">
                <w:rPr>
                  <w:rFonts w:eastAsia="Times New Roman" w:cstheme="minorHAnsi"/>
                  <w:b/>
                  <w:bCs/>
                  <w:color w:val="000000"/>
                </w:rPr>
                <w:delText>Rarity</w:delText>
              </w:r>
              <w:r w:rsidRPr="00541781" w:rsidDel="00B14763">
                <w:rPr>
                  <w:rFonts w:eastAsia="Times New Roman" w:cstheme="minorHAnsi"/>
                  <w:b/>
                  <w:bCs/>
                  <w:color w:val="000000"/>
                </w:rPr>
                <w:delText>/EP</w:delText>
              </w:r>
            </w:del>
          </w:p>
        </w:tc>
        <w:tc>
          <w:tcPr>
            <w:tcW w:w="5551" w:type="dxa"/>
          </w:tcPr>
          <w:p w14:paraId="319055CE" w14:textId="77777777" w:rsidR="002E3CBE" w:rsidRPr="00541781" w:rsidDel="00B14763" w:rsidRDefault="002E3CBE" w:rsidP="006816C6">
            <w:pPr>
              <w:contextualSpacing/>
              <w:rPr>
                <w:del w:id="3063" w:author="Admin" w:date="2021-05-07T16:21:00Z"/>
                <w:rFonts w:eastAsia="Times New Roman" w:cstheme="minorHAnsi"/>
                <w:b/>
                <w:bCs/>
                <w:color w:val="000000"/>
              </w:rPr>
            </w:pPr>
            <w:del w:id="3064" w:author="Admin" w:date="2021-05-07T16:21:00Z">
              <w:r w:rsidDel="00B14763">
                <w:rPr>
                  <w:rFonts w:eastAsia="Times New Roman" w:cstheme="minorHAnsi"/>
                  <w:b/>
                  <w:bCs/>
                  <w:color w:val="000000"/>
                </w:rPr>
                <w:delText>Spell (Spell Level)</w:delText>
              </w:r>
            </w:del>
          </w:p>
        </w:tc>
      </w:tr>
      <w:tr w:rsidR="002E3CBE" w:rsidDel="00B14763" w14:paraId="1A864A05" w14:textId="77777777" w:rsidTr="006816C6">
        <w:trPr>
          <w:del w:id="3065" w:author="Admin" w:date="2021-05-07T16:21:00Z"/>
        </w:trPr>
        <w:tc>
          <w:tcPr>
            <w:tcW w:w="1687" w:type="dxa"/>
          </w:tcPr>
          <w:p w14:paraId="56D4A86A" w14:textId="77777777" w:rsidR="002E3CBE" w:rsidRPr="00642A58" w:rsidDel="00B14763" w:rsidRDefault="002E3CBE" w:rsidP="006816C6">
            <w:pPr>
              <w:contextualSpacing/>
              <w:rPr>
                <w:del w:id="3066" w:author="Admin" w:date="2021-05-07T16:21:00Z"/>
                <w:rFonts w:eastAsia="Times New Roman" w:cstheme="minorHAnsi"/>
                <w:color w:val="000000"/>
              </w:rPr>
            </w:pPr>
            <w:del w:id="3067" w:author="Admin" w:date="2021-05-07T16:21:00Z">
              <w:r w:rsidDel="00B14763">
                <w:rPr>
                  <w:rFonts w:eastAsia="Times New Roman" w:cstheme="minorHAnsi"/>
                  <w:color w:val="000000"/>
                </w:rPr>
                <w:delText>Arcane</w:delText>
              </w:r>
            </w:del>
          </w:p>
        </w:tc>
        <w:tc>
          <w:tcPr>
            <w:tcW w:w="1792" w:type="dxa"/>
          </w:tcPr>
          <w:p w14:paraId="374DC16D" w14:textId="77777777" w:rsidR="002E3CBE" w:rsidDel="00B14763" w:rsidRDefault="002E3CBE" w:rsidP="006816C6">
            <w:pPr>
              <w:contextualSpacing/>
              <w:rPr>
                <w:del w:id="3068" w:author="Admin" w:date="2021-05-07T16:21:00Z"/>
                <w:rFonts w:eastAsia="Times New Roman" w:cstheme="minorHAnsi"/>
                <w:color w:val="000000"/>
              </w:rPr>
            </w:pPr>
            <w:del w:id="3069" w:author="Admin" w:date="2021-05-07T16:21:00Z">
              <w:r w:rsidDel="00B14763">
                <w:rPr>
                  <w:rFonts w:eastAsia="Times New Roman" w:cstheme="minorHAnsi"/>
                  <w:color w:val="000000"/>
                </w:rPr>
                <w:delText>Uncommon</w:delText>
              </w:r>
            </w:del>
          </w:p>
        </w:tc>
        <w:tc>
          <w:tcPr>
            <w:tcW w:w="5551" w:type="dxa"/>
          </w:tcPr>
          <w:p w14:paraId="3D02410C" w14:textId="77777777" w:rsidR="002E3CBE" w:rsidDel="00B14763" w:rsidRDefault="002E3CBE">
            <w:pPr>
              <w:contextualSpacing/>
              <w:rPr>
                <w:del w:id="3070" w:author="Admin" w:date="2021-05-07T16:21:00Z"/>
                <w:rFonts w:eastAsia="Times New Roman" w:cstheme="minorHAnsi"/>
                <w:color w:val="000000"/>
              </w:rPr>
            </w:pPr>
            <w:del w:id="3071" w:author="Admin" w:date="2021-05-07T16:21:00Z">
              <w:r w:rsidDel="00B14763">
                <w:rPr>
                  <w:rFonts w:eastAsia="Times New Roman" w:cstheme="minorHAnsi"/>
                  <w:color w:val="000000"/>
                </w:rPr>
                <w:delText xml:space="preserve">Shot Array (Arcane); or </w:delText>
              </w:r>
              <w:r w:rsidRPr="000D5DB5" w:rsidDel="00B14763">
                <w:rPr>
                  <w:rFonts w:eastAsia="Times New Roman" w:cstheme="minorHAnsi"/>
                  <w:color w:val="000000"/>
                </w:rPr>
                <w:delText>1d</w:delText>
              </w:r>
              <w:r w:rsidDel="00B14763">
                <w:rPr>
                  <w:rFonts w:eastAsia="Times New Roman" w:cstheme="minorHAnsi"/>
                  <w:color w:val="000000"/>
                </w:rPr>
                <w:delText>4</w:delText>
              </w:r>
              <w:r w:rsidRPr="000D5DB5" w:rsidDel="00B14763">
                <w:rPr>
                  <w:rFonts w:eastAsia="Times New Roman" w:cstheme="minorHAnsi"/>
                  <w:color w:val="000000"/>
                </w:rPr>
                <w:delText xml:space="preserve"> arcane damage</w:delText>
              </w:r>
              <w:r w:rsidDel="00B14763">
                <w:rPr>
                  <w:rFonts w:eastAsia="Times New Roman" w:cstheme="minorHAnsi"/>
                  <w:color w:val="000000"/>
                </w:rPr>
                <w:delText xml:space="preserve">, </w:delText>
              </w:r>
              <w:r w:rsidRPr="00CC61D1" w:rsidDel="00B14763">
                <w:rPr>
                  <w:rFonts w:eastAsia="Times New Roman" w:cstheme="minorHAnsi"/>
                  <w:i/>
                  <w:iCs/>
                  <w:color w:val="000000"/>
                </w:rPr>
                <w:delText>dispel magic</w:delText>
              </w:r>
              <w:r w:rsidDel="00B14763">
                <w:rPr>
                  <w:rFonts w:eastAsia="Times New Roman" w:cstheme="minorHAnsi"/>
                  <w:color w:val="000000"/>
                </w:rPr>
                <w:delText xml:space="preserve"> (1st level)</w:delText>
              </w:r>
            </w:del>
          </w:p>
        </w:tc>
      </w:tr>
      <w:tr w:rsidR="002E3CBE" w:rsidRPr="00541781" w:rsidDel="00B14763" w14:paraId="70073EE9" w14:textId="77777777" w:rsidTr="006816C6">
        <w:trPr>
          <w:del w:id="3072" w:author="Admin" w:date="2021-05-07T16:21:00Z"/>
        </w:trPr>
        <w:tc>
          <w:tcPr>
            <w:tcW w:w="1687" w:type="dxa"/>
          </w:tcPr>
          <w:p w14:paraId="2CD2616F" w14:textId="77777777" w:rsidR="002E3CBE" w:rsidDel="00B14763" w:rsidRDefault="002E3CBE" w:rsidP="006816C6">
            <w:pPr>
              <w:contextualSpacing/>
              <w:rPr>
                <w:del w:id="3073" w:author="Admin" w:date="2021-05-07T16:21:00Z"/>
                <w:rFonts w:eastAsia="Times New Roman" w:cstheme="minorHAnsi"/>
                <w:color w:val="000000"/>
              </w:rPr>
            </w:pPr>
            <w:del w:id="3074" w:author="Admin" w:date="2021-05-07T16:21:00Z">
              <w:r w:rsidDel="00B14763">
                <w:rPr>
                  <w:rFonts w:eastAsia="Times New Roman" w:cstheme="minorHAnsi"/>
                  <w:color w:val="000000"/>
                </w:rPr>
                <w:delText>Black</w:delText>
              </w:r>
            </w:del>
          </w:p>
        </w:tc>
        <w:tc>
          <w:tcPr>
            <w:tcW w:w="1792" w:type="dxa"/>
          </w:tcPr>
          <w:p w14:paraId="1DF09AF8" w14:textId="77777777" w:rsidR="002E3CBE" w:rsidDel="00B14763" w:rsidRDefault="002E3CBE" w:rsidP="006816C6">
            <w:pPr>
              <w:contextualSpacing/>
              <w:rPr>
                <w:del w:id="3075" w:author="Admin" w:date="2021-05-07T16:21:00Z"/>
                <w:rFonts w:eastAsia="Times New Roman" w:cstheme="minorHAnsi"/>
                <w:color w:val="000000"/>
              </w:rPr>
            </w:pPr>
            <w:del w:id="3076" w:author="Admin" w:date="2021-05-07T16:21:00Z">
              <w:r w:rsidDel="00B14763">
                <w:rPr>
                  <w:rFonts w:eastAsia="Times New Roman" w:cstheme="minorHAnsi"/>
                  <w:color w:val="000000"/>
                </w:rPr>
                <w:delText>Rare</w:delText>
              </w:r>
            </w:del>
          </w:p>
        </w:tc>
        <w:tc>
          <w:tcPr>
            <w:tcW w:w="5551" w:type="dxa"/>
          </w:tcPr>
          <w:p w14:paraId="3275E60D" w14:textId="77777777" w:rsidR="002E3CBE" w:rsidDel="00B14763" w:rsidRDefault="002E3CBE">
            <w:pPr>
              <w:contextualSpacing/>
              <w:rPr>
                <w:del w:id="3077" w:author="Admin" w:date="2021-05-07T16:21:00Z"/>
                <w:rFonts w:eastAsia="Times New Roman" w:cstheme="minorHAnsi"/>
                <w:color w:val="000000"/>
              </w:rPr>
            </w:pPr>
            <w:del w:id="3078" w:author="Admin" w:date="2021-05-07T16:21:00Z">
              <w:r w:rsidDel="00B14763">
                <w:rPr>
                  <w:rFonts w:eastAsia="Times New Roman" w:cstheme="minorHAnsi"/>
                  <w:color w:val="000000"/>
                </w:rPr>
                <w:delText>Shot Array (</w:delText>
              </w:r>
              <w:r w:rsidRPr="00E95E1F" w:rsidDel="00B14763">
                <w:rPr>
                  <w:rFonts w:eastAsia="Times New Roman" w:cstheme="minorHAnsi"/>
                  <w:color w:val="000000"/>
                </w:rPr>
                <w:delText>Black</w:delText>
              </w:r>
              <w:r w:rsidDel="00B14763">
                <w:rPr>
                  <w:rFonts w:eastAsia="Times New Roman" w:cstheme="minorHAnsi"/>
                  <w:color w:val="000000"/>
                </w:rPr>
                <w:delText>)</w:delText>
              </w:r>
              <w:r w:rsidRPr="002E3CBE" w:rsidDel="00B14763">
                <w:rPr>
                  <w:rFonts w:eastAsia="Times New Roman" w:cstheme="minorHAnsi"/>
                  <w:color w:val="000000"/>
                </w:rPr>
                <w:delText>;</w:delText>
              </w:r>
              <w:r w:rsidDel="00B14763">
                <w:rPr>
                  <w:rFonts w:eastAsia="Times New Roman" w:cstheme="minorHAnsi"/>
                  <w:color w:val="000000"/>
                </w:rPr>
                <w:delText xml:space="preserve"> or </w:delText>
              </w:r>
              <w:r w:rsidRPr="000D5DB5" w:rsidDel="00B14763">
                <w:rPr>
                  <w:rFonts w:eastAsia="Times New Roman" w:cstheme="minorHAnsi"/>
                  <w:color w:val="000000"/>
                </w:rPr>
                <w:delText>3d4 shadow damage</w:delText>
              </w:r>
              <w:r w:rsidDel="00B14763">
                <w:rPr>
                  <w:rFonts w:eastAsia="Times New Roman" w:cstheme="minorHAnsi"/>
                  <w:color w:val="000000"/>
                </w:rPr>
                <w:delText xml:space="preserve">, </w:delText>
              </w:r>
              <w:r w:rsidDel="00B14763">
                <w:rPr>
                  <w:rFonts w:eastAsia="Times New Roman" w:cstheme="minorHAnsi"/>
                  <w:i/>
                  <w:iCs/>
                  <w:color w:val="000000"/>
                </w:rPr>
                <w:delText xml:space="preserve">conjure </w:delText>
              </w:r>
              <w:r w:rsidRPr="00CC61D1" w:rsidDel="00B14763">
                <w:rPr>
                  <w:rFonts w:eastAsia="Times New Roman" w:cstheme="minorHAnsi"/>
                  <w:i/>
                  <w:iCs/>
                  <w:color w:val="000000"/>
                </w:rPr>
                <w:delText>undead</w:delText>
              </w:r>
              <w:r w:rsidRPr="000D5DB5" w:rsidDel="00B14763">
                <w:rPr>
                  <w:rFonts w:eastAsia="Times New Roman" w:cstheme="minorHAnsi"/>
                  <w:color w:val="000000"/>
                </w:rPr>
                <w:delText xml:space="preserve"> I</w:delText>
              </w:r>
            </w:del>
          </w:p>
        </w:tc>
      </w:tr>
      <w:tr w:rsidR="002E3CBE" w:rsidRPr="00541781" w:rsidDel="00B14763" w14:paraId="063528FF" w14:textId="77777777" w:rsidTr="006816C6">
        <w:trPr>
          <w:del w:id="3079" w:author="Admin" w:date="2021-05-07T16:21:00Z"/>
        </w:trPr>
        <w:tc>
          <w:tcPr>
            <w:tcW w:w="1687" w:type="dxa"/>
          </w:tcPr>
          <w:p w14:paraId="610567B4" w14:textId="77777777" w:rsidR="002E3CBE" w:rsidRPr="00541781" w:rsidDel="00B14763" w:rsidRDefault="002E3CBE" w:rsidP="006816C6">
            <w:pPr>
              <w:contextualSpacing/>
              <w:rPr>
                <w:del w:id="3080" w:author="Admin" w:date="2021-05-07T16:21:00Z"/>
                <w:rFonts w:eastAsia="Times New Roman" w:cstheme="minorHAnsi"/>
                <w:color w:val="000000"/>
              </w:rPr>
            </w:pPr>
            <w:del w:id="3081" w:author="Admin" w:date="2021-05-07T16:21:00Z">
              <w:r w:rsidDel="00B14763">
                <w:rPr>
                  <w:rFonts w:eastAsia="Times New Roman" w:cstheme="minorHAnsi"/>
                  <w:color w:val="000000"/>
                </w:rPr>
                <w:delText>Fire</w:delText>
              </w:r>
            </w:del>
          </w:p>
        </w:tc>
        <w:tc>
          <w:tcPr>
            <w:tcW w:w="1792" w:type="dxa"/>
          </w:tcPr>
          <w:p w14:paraId="2768565C" w14:textId="77777777" w:rsidR="002E3CBE" w:rsidRPr="00541781" w:rsidDel="00B14763" w:rsidRDefault="002E3CBE" w:rsidP="006816C6">
            <w:pPr>
              <w:contextualSpacing/>
              <w:rPr>
                <w:del w:id="3082" w:author="Admin" w:date="2021-05-07T16:21:00Z"/>
                <w:rFonts w:eastAsia="Times New Roman" w:cstheme="minorHAnsi"/>
                <w:color w:val="000000"/>
              </w:rPr>
            </w:pPr>
            <w:del w:id="3083" w:author="Admin" w:date="2021-05-07T16:21:00Z">
              <w:r w:rsidDel="00B14763">
                <w:rPr>
                  <w:rFonts w:eastAsia="Times New Roman" w:cstheme="minorHAnsi"/>
                  <w:color w:val="000000"/>
                </w:rPr>
                <w:delText>Uncommon</w:delText>
              </w:r>
            </w:del>
          </w:p>
        </w:tc>
        <w:tc>
          <w:tcPr>
            <w:tcW w:w="5551" w:type="dxa"/>
          </w:tcPr>
          <w:p w14:paraId="68C5C576" w14:textId="77777777" w:rsidR="002E3CBE" w:rsidRPr="00541781" w:rsidDel="00B14763" w:rsidRDefault="002E3CBE">
            <w:pPr>
              <w:contextualSpacing/>
              <w:rPr>
                <w:del w:id="3084" w:author="Admin" w:date="2021-05-07T16:21:00Z"/>
                <w:rFonts w:eastAsia="Times New Roman" w:cstheme="minorHAnsi"/>
                <w:color w:val="000000"/>
              </w:rPr>
            </w:pPr>
            <w:del w:id="3085" w:author="Admin" w:date="2021-05-07T16:21:00Z">
              <w:r w:rsidDel="00B14763">
                <w:rPr>
                  <w:rFonts w:eastAsia="Times New Roman" w:cstheme="minorHAnsi"/>
                  <w:color w:val="000000"/>
                </w:rPr>
                <w:delText xml:space="preserve">Shot Array (Searing); or </w:delText>
              </w:r>
              <w:r w:rsidRPr="000D5DB5" w:rsidDel="00B14763">
                <w:rPr>
                  <w:rFonts w:eastAsia="Times New Roman" w:cstheme="minorHAnsi"/>
                  <w:color w:val="000000"/>
                </w:rPr>
                <w:delText>1d6 fire damage</w:delText>
              </w:r>
            </w:del>
          </w:p>
        </w:tc>
      </w:tr>
      <w:tr w:rsidR="002E3CBE" w:rsidDel="00B14763" w14:paraId="6051BDBE" w14:textId="77777777" w:rsidTr="006816C6">
        <w:trPr>
          <w:del w:id="3086" w:author="Admin" w:date="2021-05-07T16:21:00Z"/>
        </w:trPr>
        <w:tc>
          <w:tcPr>
            <w:tcW w:w="1687" w:type="dxa"/>
          </w:tcPr>
          <w:p w14:paraId="40726C0B" w14:textId="77777777" w:rsidR="002E3CBE" w:rsidDel="00B14763" w:rsidRDefault="002E3CBE" w:rsidP="006816C6">
            <w:pPr>
              <w:contextualSpacing/>
              <w:rPr>
                <w:del w:id="3087" w:author="Admin" w:date="2021-05-07T16:21:00Z"/>
                <w:rFonts w:eastAsia="Times New Roman" w:cstheme="minorHAnsi"/>
                <w:color w:val="000000"/>
              </w:rPr>
            </w:pPr>
            <w:del w:id="3088" w:author="Admin" w:date="2021-05-07T16:21:00Z">
              <w:r w:rsidDel="00B14763">
                <w:rPr>
                  <w:rFonts w:eastAsia="Times New Roman" w:cstheme="minorHAnsi"/>
                  <w:color w:val="000000"/>
                </w:rPr>
                <w:delText>Sleep</w:delText>
              </w:r>
            </w:del>
          </w:p>
        </w:tc>
        <w:tc>
          <w:tcPr>
            <w:tcW w:w="1792" w:type="dxa"/>
          </w:tcPr>
          <w:p w14:paraId="00A7BEB0" w14:textId="77777777" w:rsidR="002E3CBE" w:rsidDel="00B14763" w:rsidRDefault="002E3CBE" w:rsidP="006816C6">
            <w:pPr>
              <w:contextualSpacing/>
              <w:rPr>
                <w:del w:id="3089" w:author="Admin" w:date="2021-05-07T16:21:00Z"/>
                <w:rFonts w:eastAsia="Times New Roman" w:cstheme="minorHAnsi"/>
                <w:color w:val="000000"/>
              </w:rPr>
            </w:pPr>
            <w:del w:id="3090" w:author="Admin" w:date="2021-05-07T16:21:00Z">
              <w:r w:rsidDel="00B14763">
                <w:rPr>
                  <w:rFonts w:eastAsia="Times New Roman" w:cstheme="minorHAnsi"/>
                  <w:color w:val="000000"/>
                </w:rPr>
                <w:delText>Uncommon</w:delText>
              </w:r>
            </w:del>
          </w:p>
        </w:tc>
        <w:tc>
          <w:tcPr>
            <w:tcW w:w="5551" w:type="dxa"/>
          </w:tcPr>
          <w:p w14:paraId="3E4B0D80" w14:textId="77777777" w:rsidR="002E3CBE" w:rsidDel="00B14763" w:rsidRDefault="002E3CBE" w:rsidP="006816C6">
            <w:pPr>
              <w:contextualSpacing/>
              <w:rPr>
                <w:del w:id="3091" w:author="Admin" w:date="2021-05-07T16:21:00Z"/>
                <w:rFonts w:eastAsia="Times New Roman" w:cstheme="minorHAnsi"/>
                <w:color w:val="000000"/>
              </w:rPr>
            </w:pPr>
            <w:del w:id="3092" w:author="Admin" w:date="2021-05-07T16:21:00Z">
              <w:r w:rsidDel="00B14763">
                <w:rPr>
                  <w:rFonts w:eastAsia="Times New Roman" w:cstheme="minorHAnsi"/>
                  <w:color w:val="000000"/>
                </w:rPr>
                <w:delText>Shot Array (Tranquilizing); or 5d8 hit points of sleep</w:delText>
              </w:r>
            </w:del>
          </w:p>
        </w:tc>
      </w:tr>
    </w:tbl>
    <w:p w14:paraId="3AE909F3" w14:textId="77777777" w:rsidR="003A543C" w:rsidRPr="000D5DB5" w:rsidDel="00B14763" w:rsidRDefault="003A543C">
      <w:pPr>
        <w:contextualSpacing/>
        <w:rPr>
          <w:del w:id="3093" w:author="Admin" w:date="2021-05-07T16:21:00Z"/>
          <w:rFonts w:eastAsia="Times New Roman" w:cstheme="minorHAnsi"/>
          <w:sz w:val="24"/>
          <w:szCs w:val="24"/>
        </w:rPr>
      </w:pPr>
    </w:p>
    <w:p w14:paraId="192F86A5" w14:textId="77777777" w:rsidR="004E17E1" w:rsidRDefault="004E17E1" w:rsidP="004E17E1">
      <w:pPr>
        <w:pStyle w:val="Heading3"/>
      </w:pPr>
      <w:bookmarkStart w:id="3094" w:name="_Toc54196449"/>
      <w:r>
        <w:t>Epic Boons</w:t>
      </w:r>
      <w:bookmarkEnd w:id="3094"/>
    </w:p>
    <w:p w14:paraId="4F4D39D6" w14:textId="77777777" w:rsidR="004E17E1" w:rsidRDefault="004E17E1" w:rsidP="002D08C5">
      <w:r>
        <w:t>The Warcraft universe has its own share of epic boons.</w:t>
      </w:r>
    </w:p>
    <w:p w14:paraId="60B0B509" w14:textId="77777777" w:rsidR="009C3631" w:rsidRDefault="009C3631" w:rsidP="009C3631"/>
    <w:p w14:paraId="761E027E" w14:textId="77777777" w:rsidR="009C3631" w:rsidRDefault="009C3631" w:rsidP="009C3631">
      <w:pPr>
        <w:rPr>
          <w:b/>
          <w:bCs/>
        </w:rPr>
      </w:pPr>
      <w:r>
        <w:rPr>
          <w:b/>
          <w:bCs/>
        </w:rPr>
        <w:t>Boon of Alien Technology</w:t>
      </w:r>
    </w:p>
    <w:p w14:paraId="78528F03" w14:textId="77777777" w:rsidR="009C3631" w:rsidRDefault="009C3631" w:rsidP="007378CE">
      <w:r>
        <w:t xml:space="preserve">Your effective proficiency bonus for </w:t>
      </w:r>
      <w:r w:rsidR="007378CE">
        <w:t>E</w:t>
      </w:r>
      <w:r>
        <w:t xml:space="preserve">ngineer’s </w:t>
      </w:r>
      <w:r w:rsidR="007378CE">
        <w:t>T</w:t>
      </w:r>
      <w:r>
        <w:t>ools increases by 1. This does not stack with other proficiency-increasing effects.</w:t>
      </w:r>
      <w:r w:rsidR="00A702DF">
        <w:t xml:space="preserve"> This can allow you to access a rarity grade 1 point higher than normal, or apply 1 EP worth for no cost. </w:t>
      </w:r>
    </w:p>
    <w:p w14:paraId="12454E05" w14:textId="77777777" w:rsidR="009C3631" w:rsidRPr="004E17E1" w:rsidRDefault="009C3631" w:rsidP="009C3631"/>
    <w:p w14:paraId="07CEC6E6" w14:textId="77777777" w:rsidR="004E17E1" w:rsidRDefault="004E17E1" w:rsidP="004E17E1">
      <w:pPr>
        <w:rPr>
          <w:b/>
          <w:bCs/>
        </w:rPr>
      </w:pPr>
      <w:r>
        <w:rPr>
          <w:b/>
          <w:bCs/>
        </w:rPr>
        <w:t>Boon of Grand Sorcery</w:t>
      </w:r>
    </w:p>
    <w:p w14:paraId="22B1180F" w14:textId="77777777" w:rsidR="004E17E1" w:rsidRDefault="004E17E1" w:rsidP="004E17E1">
      <w:r>
        <w:t xml:space="preserve">Your caster level increases by 1. </w:t>
      </w:r>
    </w:p>
    <w:p w14:paraId="7EF4BB41" w14:textId="77777777" w:rsidR="004E17E1" w:rsidRDefault="004E17E1" w:rsidP="004E17E1"/>
    <w:p w14:paraId="0DC0BB94" w14:textId="77777777" w:rsidR="004E17E1" w:rsidRDefault="004E17E1" w:rsidP="004E17E1">
      <w:pPr>
        <w:rPr>
          <w:b/>
          <w:bCs/>
        </w:rPr>
      </w:pPr>
      <w:r>
        <w:rPr>
          <w:b/>
          <w:bCs/>
        </w:rPr>
        <w:t>Boon of True Celerity</w:t>
      </w:r>
    </w:p>
    <w:p w14:paraId="35E8E61F" w14:textId="77777777" w:rsidR="004E17E1" w:rsidRDefault="004E17E1" w:rsidP="004E17E1">
      <w:r>
        <w:t xml:space="preserve">Your mana pool increases by 5 points, provided you have an active mana pool. </w:t>
      </w:r>
    </w:p>
    <w:p w14:paraId="42D1066F" w14:textId="77777777" w:rsidR="004E17E1" w:rsidRDefault="004E17E1" w:rsidP="004E17E1"/>
    <w:p w14:paraId="67F09BA0" w14:textId="77777777" w:rsidR="00742135" w:rsidRDefault="00742135">
      <w:pPr>
        <w:contextualSpacing/>
        <w:outlineLvl w:val="1"/>
        <w:rPr>
          <w:rFonts w:eastAsia="Times New Roman" w:cstheme="minorHAnsi"/>
          <w:color w:val="2E75B5"/>
          <w:sz w:val="32"/>
          <w:szCs w:val="32"/>
        </w:rPr>
      </w:pPr>
      <w:bookmarkStart w:id="3095" w:name="_Toc54196450"/>
      <w:r>
        <w:rPr>
          <w:rFonts w:eastAsia="Times New Roman" w:cstheme="minorHAnsi"/>
          <w:color w:val="2E75B5"/>
          <w:sz w:val="32"/>
          <w:szCs w:val="32"/>
        </w:rPr>
        <w:t xml:space="preserve">Skill </w:t>
      </w:r>
      <w:r w:rsidR="00CA4C74">
        <w:rPr>
          <w:rFonts w:eastAsia="Times New Roman" w:cstheme="minorHAnsi"/>
          <w:color w:val="2E75B5"/>
          <w:sz w:val="32"/>
          <w:szCs w:val="32"/>
        </w:rPr>
        <w:t xml:space="preserve">or Tool </w:t>
      </w:r>
      <w:r>
        <w:rPr>
          <w:rFonts w:eastAsia="Times New Roman" w:cstheme="minorHAnsi"/>
          <w:color w:val="2E75B5"/>
          <w:sz w:val="32"/>
          <w:szCs w:val="32"/>
        </w:rPr>
        <w:t>Products</w:t>
      </w:r>
      <w:bookmarkEnd w:id="3095"/>
    </w:p>
    <w:p w14:paraId="148F3806" w14:textId="77777777" w:rsidR="008D1533" w:rsidRDefault="00720200" w:rsidP="008D1533">
      <w:pPr>
        <w:rPr>
          <w:rFonts w:eastAsia="Times New Roman" w:cstheme="minorHAnsi"/>
          <w:color w:val="000000"/>
        </w:rPr>
      </w:pPr>
      <w:r>
        <w:rPr>
          <w:rFonts w:eastAsia="Times New Roman" w:cstheme="minorHAnsi"/>
          <w:color w:val="000000"/>
        </w:rPr>
        <w:t xml:space="preserve">The products below are created by skill </w:t>
      </w:r>
      <w:r w:rsidR="00CA4C74">
        <w:rPr>
          <w:rFonts w:eastAsia="Times New Roman" w:cstheme="minorHAnsi"/>
          <w:color w:val="000000"/>
        </w:rPr>
        <w:t xml:space="preserve">or tool </w:t>
      </w:r>
      <w:r>
        <w:rPr>
          <w:rFonts w:eastAsia="Times New Roman" w:cstheme="minorHAnsi"/>
          <w:color w:val="000000"/>
        </w:rPr>
        <w:t xml:space="preserve">use, except infusion (which is detailed under treasures above). </w:t>
      </w:r>
    </w:p>
    <w:p w14:paraId="5564EB10" w14:textId="77777777" w:rsidR="008D1533" w:rsidRDefault="008D1533" w:rsidP="008D1533">
      <w:pPr>
        <w:rPr>
          <w:rFonts w:eastAsia="Times New Roman" w:cstheme="minorHAnsi"/>
          <w:color w:val="000000"/>
        </w:rPr>
      </w:pPr>
      <w:r>
        <w:rPr>
          <w:rFonts w:eastAsia="Times New Roman" w:cstheme="minorHAnsi"/>
          <w:color w:val="000000"/>
        </w:rPr>
        <w:t xml:space="preserve">For all rules regarding the construction of engineering and alchemy equipment, see Chapter 7 below. </w:t>
      </w:r>
    </w:p>
    <w:p w14:paraId="1B9A9716" w14:textId="77777777" w:rsidR="00720200" w:rsidRPr="00720200" w:rsidRDefault="00720200"/>
    <w:p w14:paraId="14A2EB68" w14:textId="77777777" w:rsidR="008D1533" w:rsidRPr="000D5DB5" w:rsidRDefault="008D1533" w:rsidP="008D1533">
      <w:pPr>
        <w:pStyle w:val="Heading3"/>
        <w:rPr>
          <w:sz w:val="36"/>
          <w:szCs w:val="36"/>
        </w:rPr>
      </w:pPr>
      <w:bookmarkStart w:id="3096" w:name="_Toc54196451"/>
      <w:r>
        <w:t xml:space="preserve">Alchemy: </w:t>
      </w:r>
      <w:r w:rsidRPr="000D5DB5">
        <w:t>Potions</w:t>
      </w:r>
      <w:bookmarkEnd w:id="3096"/>
      <w:r>
        <w:t xml:space="preserve"> </w:t>
      </w:r>
    </w:p>
    <w:p w14:paraId="492DA20A" w14:textId="77777777" w:rsidR="008D1533" w:rsidRDefault="008D1533" w:rsidP="008D1533">
      <w:pPr>
        <w:contextualSpacing/>
        <w:rPr>
          <w:rFonts w:eastAsia="Times New Roman" w:cstheme="minorHAnsi"/>
          <w:color w:val="000000"/>
        </w:rPr>
      </w:pPr>
      <w:r w:rsidRPr="000D5DB5">
        <w:rPr>
          <w:rFonts w:eastAsia="Times New Roman" w:cstheme="minorHAnsi"/>
          <w:color w:val="000000"/>
        </w:rPr>
        <w:t xml:space="preserve">All potions (regardless of form) weigh 1 pound (unless the container is heavier), and can be used by imbibing or pouring on a creature or object (whichever applies better). </w:t>
      </w:r>
      <w:r>
        <w:rPr>
          <w:rFonts w:eastAsia="Times New Roman" w:cstheme="minorHAnsi"/>
          <w:color w:val="000000"/>
        </w:rPr>
        <w:t xml:space="preserve">Potions are described in more detail in Chapter 7 under Alchemist’s Supplies. </w:t>
      </w:r>
    </w:p>
    <w:p w14:paraId="76AE2861" w14:textId="77777777" w:rsidR="008D1533" w:rsidRDefault="008D1533" w:rsidP="008D1533">
      <w:pPr>
        <w:contextualSpacing/>
        <w:rPr>
          <w:rFonts w:eastAsia="Times New Roman" w:cstheme="minorHAnsi"/>
          <w:i/>
          <w:iCs/>
          <w:color w:val="000000"/>
        </w:rPr>
      </w:pPr>
    </w:p>
    <w:p w14:paraId="12500DC6" w14:textId="77777777" w:rsidR="008D1533" w:rsidRDefault="008D1533" w:rsidP="008D1533">
      <w:pPr>
        <w:pStyle w:val="Heading4"/>
      </w:pPr>
      <w:r>
        <w:t>Spell Potions</w:t>
      </w:r>
    </w:p>
    <w:p w14:paraId="242D1436" w14:textId="77777777" w:rsidR="008D1533" w:rsidRDefault="008D1533" w:rsidP="008D1533">
      <w:r w:rsidRPr="00432278">
        <w:t>Most potions are based off spells, which cast the spell upon being consumed or used.</w:t>
      </w:r>
    </w:p>
    <w:p w14:paraId="706D26B1" w14:textId="77777777" w:rsidR="008D1533" w:rsidRDefault="008D1533" w:rsidP="008D1533"/>
    <w:tbl>
      <w:tblPr>
        <w:tblStyle w:val="TableGrid"/>
        <w:tblW w:w="9030" w:type="dxa"/>
        <w:tblLook w:val="04A0" w:firstRow="1" w:lastRow="0" w:firstColumn="1" w:lastColumn="0" w:noHBand="0" w:noVBand="1"/>
      </w:tblPr>
      <w:tblGrid>
        <w:gridCol w:w="1687"/>
        <w:gridCol w:w="1792"/>
        <w:gridCol w:w="5551"/>
      </w:tblGrid>
      <w:tr w:rsidR="00BC0447" w:rsidRPr="00541781" w14:paraId="0F9FB46B" w14:textId="77777777" w:rsidTr="00E95E1F">
        <w:tc>
          <w:tcPr>
            <w:tcW w:w="1687" w:type="dxa"/>
          </w:tcPr>
          <w:p w14:paraId="267254A8" w14:textId="77777777" w:rsidR="00BC0447" w:rsidRPr="00541781" w:rsidRDefault="00BC0447" w:rsidP="008313DE">
            <w:pPr>
              <w:contextualSpacing/>
              <w:rPr>
                <w:rFonts w:eastAsia="Times New Roman" w:cstheme="minorHAnsi"/>
                <w:b/>
                <w:bCs/>
                <w:color w:val="000000"/>
              </w:rPr>
            </w:pPr>
            <w:r w:rsidRPr="00541781">
              <w:rPr>
                <w:rFonts w:eastAsia="Times New Roman" w:cstheme="minorHAnsi"/>
                <w:b/>
                <w:bCs/>
                <w:color w:val="000000"/>
              </w:rPr>
              <w:lastRenderedPageBreak/>
              <w:t>Name</w:t>
            </w:r>
          </w:p>
        </w:tc>
        <w:tc>
          <w:tcPr>
            <w:tcW w:w="1792" w:type="dxa"/>
          </w:tcPr>
          <w:p w14:paraId="0B266A5B" w14:textId="77777777" w:rsidR="00BC0447" w:rsidRPr="00541781" w:rsidRDefault="00BC0447" w:rsidP="008313DE">
            <w:pPr>
              <w:contextualSpacing/>
              <w:rPr>
                <w:rFonts w:eastAsia="Times New Roman" w:cstheme="minorHAnsi"/>
                <w:b/>
                <w:bCs/>
                <w:color w:val="000000"/>
              </w:rPr>
            </w:pPr>
            <w:r>
              <w:rPr>
                <w:rFonts w:eastAsia="Times New Roman" w:cstheme="minorHAnsi"/>
                <w:b/>
                <w:bCs/>
                <w:color w:val="000000"/>
              </w:rPr>
              <w:t>Rarity</w:t>
            </w:r>
            <w:r w:rsidRPr="00541781">
              <w:rPr>
                <w:rFonts w:eastAsia="Times New Roman" w:cstheme="minorHAnsi"/>
                <w:b/>
                <w:bCs/>
                <w:color w:val="000000"/>
              </w:rPr>
              <w:t>/EP</w:t>
            </w:r>
          </w:p>
        </w:tc>
        <w:tc>
          <w:tcPr>
            <w:tcW w:w="5551" w:type="dxa"/>
          </w:tcPr>
          <w:p w14:paraId="5BCAD6CF" w14:textId="77777777" w:rsidR="00BC0447" w:rsidRPr="00541781" w:rsidRDefault="00BC0447" w:rsidP="008313DE">
            <w:pPr>
              <w:contextualSpacing/>
              <w:rPr>
                <w:rFonts w:eastAsia="Times New Roman" w:cstheme="minorHAnsi"/>
                <w:b/>
                <w:bCs/>
                <w:color w:val="000000"/>
              </w:rPr>
            </w:pPr>
            <w:r>
              <w:rPr>
                <w:rFonts w:eastAsia="Times New Roman" w:cstheme="minorHAnsi"/>
                <w:b/>
                <w:bCs/>
                <w:color w:val="000000"/>
              </w:rPr>
              <w:t>Spell (Spell Level)</w:t>
            </w:r>
          </w:p>
        </w:tc>
      </w:tr>
      <w:tr w:rsidR="00BC0447" w14:paraId="441BE4DC" w14:textId="77777777" w:rsidTr="00E95E1F">
        <w:tc>
          <w:tcPr>
            <w:tcW w:w="1687" w:type="dxa"/>
          </w:tcPr>
          <w:p w14:paraId="7CD931F4" w14:textId="77777777" w:rsidR="00BC0447" w:rsidRPr="00E95E1F" w:rsidRDefault="00BC0447" w:rsidP="008313DE">
            <w:pPr>
              <w:contextualSpacing/>
              <w:rPr>
                <w:rFonts w:eastAsia="Times New Roman" w:cstheme="minorHAnsi"/>
                <w:color w:val="000000"/>
              </w:rPr>
            </w:pPr>
            <w:r>
              <w:rPr>
                <w:rFonts w:eastAsia="Times New Roman" w:cstheme="minorHAnsi"/>
                <w:color w:val="000000"/>
              </w:rPr>
              <w:t>Alarm Stick</w:t>
            </w:r>
          </w:p>
        </w:tc>
        <w:tc>
          <w:tcPr>
            <w:tcW w:w="1792" w:type="dxa"/>
          </w:tcPr>
          <w:p w14:paraId="335E499D"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433ADC22" w14:textId="77777777" w:rsidR="00BC0447" w:rsidRDefault="00BC0447" w:rsidP="008313DE">
            <w:pPr>
              <w:contextualSpacing/>
              <w:rPr>
                <w:rFonts w:eastAsia="Times New Roman" w:cstheme="minorHAnsi"/>
                <w:color w:val="000000"/>
              </w:rPr>
            </w:pPr>
            <w:r w:rsidRPr="006746EC">
              <w:rPr>
                <w:rFonts w:eastAsia="Times New Roman" w:cstheme="minorHAnsi"/>
                <w:i/>
                <w:iCs/>
                <w:color w:val="000000"/>
              </w:rPr>
              <w:t>Alarm</w:t>
            </w:r>
            <w:r w:rsidRPr="000D5DB5">
              <w:rPr>
                <w:rFonts w:eastAsia="Times New Roman" w:cstheme="minorHAnsi"/>
                <w:color w:val="000000"/>
              </w:rPr>
              <w:t xml:space="preserve"> (1st level)</w:t>
            </w:r>
          </w:p>
        </w:tc>
      </w:tr>
      <w:tr w:rsidR="00BC0447" w:rsidRPr="00276633" w14:paraId="360B0B5C" w14:textId="77777777" w:rsidTr="00E95E1F">
        <w:tc>
          <w:tcPr>
            <w:tcW w:w="1687" w:type="dxa"/>
          </w:tcPr>
          <w:p w14:paraId="7D27A3F6" w14:textId="77777777" w:rsidR="00BC0447" w:rsidRPr="00541781" w:rsidRDefault="00BC0447" w:rsidP="008313DE">
            <w:pPr>
              <w:contextualSpacing/>
              <w:rPr>
                <w:rFonts w:eastAsia="Times New Roman" w:cstheme="minorHAnsi"/>
                <w:color w:val="000000"/>
              </w:rPr>
            </w:pPr>
            <w:r>
              <w:rPr>
                <w:rFonts w:eastAsia="Times New Roman" w:cstheme="minorHAnsi"/>
                <w:color w:val="000000"/>
              </w:rPr>
              <w:t>Alchemist’s Acid</w:t>
            </w:r>
          </w:p>
        </w:tc>
        <w:tc>
          <w:tcPr>
            <w:tcW w:w="1792" w:type="dxa"/>
          </w:tcPr>
          <w:p w14:paraId="74C9FE9D" w14:textId="77777777" w:rsidR="00BC0447" w:rsidRPr="00541781" w:rsidRDefault="00BC0447">
            <w:pPr>
              <w:contextualSpacing/>
              <w:rPr>
                <w:rFonts w:eastAsia="Times New Roman" w:cstheme="minorHAnsi"/>
                <w:color w:val="000000"/>
              </w:rPr>
            </w:pPr>
            <w:r>
              <w:rPr>
                <w:rFonts w:eastAsia="Times New Roman" w:cstheme="minorHAnsi"/>
                <w:color w:val="000000"/>
              </w:rPr>
              <w:t>Common (+2)</w:t>
            </w:r>
          </w:p>
        </w:tc>
        <w:tc>
          <w:tcPr>
            <w:tcW w:w="5551" w:type="dxa"/>
          </w:tcPr>
          <w:p w14:paraId="0439BCC2" w14:textId="77777777" w:rsidR="00BC0447" w:rsidRPr="00541781" w:rsidRDefault="00BC0447" w:rsidP="008313DE">
            <w:pPr>
              <w:contextualSpacing/>
              <w:rPr>
                <w:rFonts w:eastAsia="Times New Roman" w:cstheme="minorHAnsi"/>
                <w:color w:val="000000"/>
              </w:rPr>
            </w:pPr>
            <w:r w:rsidRPr="006746EC">
              <w:rPr>
                <w:rFonts w:eastAsia="Times New Roman" w:cstheme="minorHAnsi"/>
                <w:i/>
                <w:iCs/>
                <w:color w:val="000000"/>
              </w:rPr>
              <w:t xml:space="preserve">Acid </w:t>
            </w:r>
            <w:r>
              <w:rPr>
                <w:rFonts w:eastAsia="Times New Roman" w:cstheme="minorHAnsi"/>
                <w:i/>
                <w:iCs/>
                <w:color w:val="000000"/>
              </w:rPr>
              <w:t>s</w:t>
            </w:r>
            <w:r w:rsidRPr="006746EC">
              <w:rPr>
                <w:rFonts w:eastAsia="Times New Roman" w:cstheme="minorHAnsi"/>
                <w:i/>
                <w:iCs/>
                <w:color w:val="000000"/>
              </w:rPr>
              <w:t>plash</w:t>
            </w:r>
            <w:r w:rsidRPr="000D5DB5">
              <w:rPr>
                <w:rFonts w:eastAsia="Times New Roman" w:cstheme="minorHAnsi"/>
                <w:color w:val="000000"/>
              </w:rPr>
              <w:t xml:space="preserve"> (Cantrip</w:t>
            </w:r>
            <w:r>
              <w:rPr>
                <w:rFonts w:eastAsia="Times New Roman" w:cstheme="minorHAnsi"/>
                <w:color w:val="000000"/>
              </w:rPr>
              <w:t>)</w:t>
            </w:r>
          </w:p>
        </w:tc>
      </w:tr>
      <w:tr w:rsidR="00BC0447" w14:paraId="04CD1A6F" w14:textId="77777777" w:rsidTr="00E95E1F">
        <w:tc>
          <w:tcPr>
            <w:tcW w:w="1687" w:type="dxa"/>
          </w:tcPr>
          <w:p w14:paraId="60BF9AB1" w14:textId="77777777" w:rsidR="00BC0447" w:rsidRDefault="00BC0447" w:rsidP="008313DE">
            <w:pPr>
              <w:contextualSpacing/>
              <w:rPr>
                <w:rFonts w:eastAsia="Times New Roman" w:cstheme="minorHAnsi"/>
                <w:color w:val="000000"/>
              </w:rPr>
            </w:pPr>
            <w:r>
              <w:rPr>
                <w:rFonts w:eastAsia="Times New Roman" w:cstheme="minorHAnsi"/>
                <w:color w:val="000000"/>
              </w:rPr>
              <w:t>Alchemist’s Fire</w:t>
            </w:r>
          </w:p>
        </w:tc>
        <w:tc>
          <w:tcPr>
            <w:tcW w:w="1792" w:type="dxa"/>
          </w:tcPr>
          <w:p w14:paraId="319E6313" w14:textId="77777777" w:rsidR="00BC0447" w:rsidRDefault="00BC0447" w:rsidP="008313DE">
            <w:pPr>
              <w:contextualSpacing/>
              <w:rPr>
                <w:rFonts w:eastAsia="Times New Roman" w:cstheme="minorHAnsi"/>
                <w:color w:val="000000"/>
              </w:rPr>
            </w:pPr>
            <w:r>
              <w:rPr>
                <w:rFonts w:eastAsia="Times New Roman" w:cstheme="minorHAnsi"/>
                <w:color w:val="000000"/>
              </w:rPr>
              <w:t>Common (+2)</w:t>
            </w:r>
          </w:p>
        </w:tc>
        <w:tc>
          <w:tcPr>
            <w:tcW w:w="5551" w:type="dxa"/>
          </w:tcPr>
          <w:p w14:paraId="244BA386" w14:textId="77777777" w:rsidR="00BC0447" w:rsidRDefault="00BC0447" w:rsidP="008313DE">
            <w:pPr>
              <w:contextualSpacing/>
              <w:rPr>
                <w:rFonts w:eastAsia="Times New Roman" w:cstheme="minorHAnsi"/>
                <w:color w:val="000000"/>
              </w:rPr>
            </w:pPr>
            <w:r w:rsidRPr="006746EC">
              <w:rPr>
                <w:rFonts w:eastAsia="Times New Roman" w:cstheme="minorHAnsi"/>
                <w:i/>
                <w:iCs/>
                <w:color w:val="000000"/>
              </w:rPr>
              <w:t xml:space="preserve">Fire </w:t>
            </w:r>
            <w:r>
              <w:rPr>
                <w:rFonts w:eastAsia="Times New Roman" w:cstheme="minorHAnsi"/>
                <w:i/>
                <w:iCs/>
                <w:color w:val="000000"/>
              </w:rPr>
              <w:t>b</w:t>
            </w:r>
            <w:r w:rsidRPr="006746EC">
              <w:rPr>
                <w:rFonts w:eastAsia="Times New Roman" w:cstheme="minorHAnsi"/>
                <w:i/>
                <w:iCs/>
                <w:color w:val="000000"/>
              </w:rPr>
              <w:t>olt</w:t>
            </w:r>
            <w:r w:rsidRPr="000D5DB5">
              <w:rPr>
                <w:rFonts w:eastAsia="Times New Roman" w:cstheme="minorHAnsi"/>
                <w:color w:val="000000"/>
              </w:rPr>
              <w:t xml:space="preserve"> (Cantrip)</w:t>
            </w:r>
          </w:p>
        </w:tc>
      </w:tr>
      <w:tr w:rsidR="00BC0447" w14:paraId="2C0BF0AC" w14:textId="77777777" w:rsidTr="00E95E1F">
        <w:tc>
          <w:tcPr>
            <w:tcW w:w="1687" w:type="dxa"/>
          </w:tcPr>
          <w:p w14:paraId="4B7BC421"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Alchemist’s Frost</w:t>
            </w:r>
          </w:p>
        </w:tc>
        <w:tc>
          <w:tcPr>
            <w:tcW w:w="1792" w:type="dxa"/>
          </w:tcPr>
          <w:p w14:paraId="661FFB7B" w14:textId="77777777" w:rsidR="00BC0447" w:rsidRDefault="00BC0447" w:rsidP="008313DE">
            <w:pPr>
              <w:contextualSpacing/>
              <w:rPr>
                <w:rFonts w:eastAsia="Times New Roman" w:cstheme="minorHAnsi"/>
                <w:color w:val="000000"/>
              </w:rPr>
            </w:pPr>
            <w:r>
              <w:rPr>
                <w:rFonts w:eastAsia="Times New Roman" w:cstheme="minorHAnsi"/>
                <w:color w:val="000000"/>
              </w:rPr>
              <w:t>Common (+2)</w:t>
            </w:r>
          </w:p>
        </w:tc>
        <w:tc>
          <w:tcPr>
            <w:tcW w:w="5551" w:type="dxa"/>
          </w:tcPr>
          <w:p w14:paraId="73FF812F" w14:textId="77777777" w:rsidR="00BC0447" w:rsidRDefault="00BC0447">
            <w:pPr>
              <w:contextualSpacing/>
              <w:rPr>
                <w:rFonts w:eastAsia="Times New Roman" w:cstheme="minorHAnsi"/>
                <w:color w:val="000000"/>
              </w:rPr>
            </w:pPr>
            <w:r w:rsidRPr="006746EC">
              <w:rPr>
                <w:rFonts w:eastAsia="Times New Roman" w:cstheme="minorHAnsi"/>
                <w:i/>
                <w:iCs/>
                <w:color w:val="000000"/>
              </w:rPr>
              <w:t xml:space="preserve">Frost </w:t>
            </w:r>
            <w:r>
              <w:rPr>
                <w:rFonts w:eastAsia="Times New Roman" w:cstheme="minorHAnsi"/>
                <w:i/>
                <w:iCs/>
                <w:color w:val="000000"/>
              </w:rPr>
              <w:t>b</w:t>
            </w:r>
            <w:r w:rsidRPr="006746EC">
              <w:rPr>
                <w:rFonts w:eastAsia="Times New Roman" w:cstheme="minorHAnsi"/>
                <w:i/>
                <w:iCs/>
                <w:color w:val="000000"/>
              </w:rPr>
              <w:t>olt</w:t>
            </w:r>
            <w:r>
              <w:rPr>
                <w:rFonts w:eastAsia="Times New Roman" w:cstheme="minorHAnsi"/>
                <w:color w:val="000000"/>
              </w:rPr>
              <w:t xml:space="preserve"> (Cantrip)</w:t>
            </w:r>
          </w:p>
        </w:tc>
      </w:tr>
      <w:tr w:rsidR="00BC0447" w14:paraId="1E8C0B32" w14:textId="77777777" w:rsidTr="00E95E1F">
        <w:tc>
          <w:tcPr>
            <w:tcW w:w="1687" w:type="dxa"/>
          </w:tcPr>
          <w:p w14:paraId="611CAF0E"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Antimagic Potion</w:t>
            </w:r>
          </w:p>
        </w:tc>
        <w:tc>
          <w:tcPr>
            <w:tcW w:w="1792" w:type="dxa"/>
          </w:tcPr>
          <w:p w14:paraId="24748B3F"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Rare</w:t>
            </w:r>
            <w:r>
              <w:rPr>
                <w:rFonts w:eastAsia="Times New Roman" w:cstheme="minorHAnsi"/>
                <w:color w:val="000000"/>
              </w:rPr>
              <w:t xml:space="preserve"> (+3)</w:t>
            </w:r>
          </w:p>
        </w:tc>
        <w:tc>
          <w:tcPr>
            <w:tcW w:w="5551" w:type="dxa"/>
          </w:tcPr>
          <w:p w14:paraId="260EBD97" w14:textId="77777777" w:rsidR="00BC0447" w:rsidRDefault="00BC0447" w:rsidP="008313DE">
            <w:pPr>
              <w:contextualSpacing/>
              <w:rPr>
                <w:rFonts w:eastAsia="Times New Roman" w:cstheme="minorHAnsi"/>
                <w:color w:val="000000"/>
              </w:rPr>
            </w:pPr>
            <w:r w:rsidRPr="006746EC">
              <w:rPr>
                <w:rFonts w:eastAsia="Times New Roman" w:cstheme="minorHAnsi"/>
                <w:i/>
                <w:iCs/>
                <w:color w:val="000000"/>
              </w:rPr>
              <w:t>Globe of invulnerability</w:t>
            </w:r>
            <w:r>
              <w:rPr>
                <w:rFonts w:eastAsia="Times New Roman" w:cstheme="minorHAnsi"/>
                <w:i/>
                <w:iCs/>
                <w:color w:val="000000"/>
              </w:rPr>
              <w:t xml:space="preserve"> (4th level)</w:t>
            </w:r>
          </w:p>
        </w:tc>
      </w:tr>
      <w:tr w:rsidR="00BC0447" w14:paraId="7AECB718" w14:textId="77777777" w:rsidTr="00E95E1F">
        <w:tc>
          <w:tcPr>
            <w:tcW w:w="1687" w:type="dxa"/>
          </w:tcPr>
          <w:p w14:paraId="7D963F9F"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 xml:space="preserve">Elemental Armor </w:t>
            </w:r>
            <w:r>
              <w:rPr>
                <w:rFonts w:eastAsia="Times New Roman" w:cstheme="minorHAnsi"/>
                <w:color w:val="000000"/>
              </w:rPr>
              <w:t>Icon</w:t>
            </w:r>
          </w:p>
        </w:tc>
        <w:tc>
          <w:tcPr>
            <w:tcW w:w="1792" w:type="dxa"/>
          </w:tcPr>
          <w:p w14:paraId="0813BB63"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78088BEB" w14:textId="77777777" w:rsidR="00BC0447" w:rsidRDefault="00BC0447">
            <w:pPr>
              <w:contextualSpacing/>
              <w:rPr>
                <w:rFonts w:eastAsia="Times New Roman" w:cstheme="minorHAnsi"/>
                <w:color w:val="000000"/>
              </w:rPr>
            </w:pPr>
            <w:r w:rsidRPr="006746EC">
              <w:rPr>
                <w:rFonts w:eastAsia="Times New Roman" w:cstheme="minorHAnsi"/>
                <w:i/>
                <w:iCs/>
                <w:color w:val="000000"/>
              </w:rPr>
              <w:t xml:space="preserve">Elemental </w:t>
            </w:r>
            <w:r>
              <w:rPr>
                <w:rFonts w:eastAsia="Times New Roman" w:cstheme="minorHAnsi"/>
                <w:i/>
                <w:iCs/>
                <w:color w:val="000000"/>
              </w:rPr>
              <w:t>a</w:t>
            </w:r>
            <w:r w:rsidRPr="006746EC">
              <w:rPr>
                <w:rFonts w:eastAsia="Times New Roman" w:cstheme="minorHAnsi"/>
                <w:i/>
                <w:iCs/>
                <w:color w:val="000000"/>
              </w:rPr>
              <w:t>rmor (1st level)</w:t>
            </w:r>
          </w:p>
        </w:tc>
      </w:tr>
      <w:tr w:rsidR="00BC0447" w14:paraId="402F6F97" w14:textId="77777777" w:rsidTr="00E95E1F">
        <w:tc>
          <w:tcPr>
            <w:tcW w:w="1687" w:type="dxa"/>
          </w:tcPr>
          <w:p w14:paraId="66391651"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 xml:space="preserve">False Life </w:t>
            </w:r>
            <w:r>
              <w:rPr>
                <w:rFonts w:eastAsia="Times New Roman" w:cstheme="minorHAnsi"/>
                <w:color w:val="000000"/>
              </w:rPr>
              <w:t>Spray</w:t>
            </w:r>
          </w:p>
        </w:tc>
        <w:tc>
          <w:tcPr>
            <w:tcW w:w="1792" w:type="dxa"/>
          </w:tcPr>
          <w:p w14:paraId="371A1258"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7E3E898A" w14:textId="77777777" w:rsidR="00BC0447" w:rsidRDefault="00BC0447" w:rsidP="008313DE">
            <w:pPr>
              <w:contextualSpacing/>
              <w:rPr>
                <w:rFonts w:eastAsia="Times New Roman" w:cstheme="minorHAnsi"/>
                <w:color w:val="000000"/>
              </w:rPr>
            </w:pPr>
            <w:r w:rsidRPr="006746EC">
              <w:rPr>
                <w:rFonts w:eastAsia="Times New Roman" w:cstheme="minorHAnsi"/>
                <w:i/>
                <w:iCs/>
                <w:color w:val="000000"/>
              </w:rPr>
              <w:t>False life</w:t>
            </w:r>
            <w:r w:rsidRPr="000D5DB5">
              <w:rPr>
                <w:rFonts w:eastAsia="Times New Roman" w:cstheme="minorHAnsi"/>
                <w:color w:val="000000"/>
              </w:rPr>
              <w:t xml:space="preserve"> (1st level)</w:t>
            </w:r>
          </w:p>
        </w:tc>
      </w:tr>
      <w:tr w:rsidR="00BC0447" w14:paraId="7C1B51BC" w14:textId="77777777" w:rsidTr="00E95E1F">
        <w:tc>
          <w:tcPr>
            <w:tcW w:w="1687" w:type="dxa"/>
          </w:tcPr>
          <w:p w14:paraId="76D8C274"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Healing Potion</w:t>
            </w:r>
          </w:p>
        </w:tc>
        <w:tc>
          <w:tcPr>
            <w:tcW w:w="1792" w:type="dxa"/>
          </w:tcPr>
          <w:p w14:paraId="74A8CABB"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0A766C09" w14:textId="77777777" w:rsidR="00BC0447" w:rsidRDefault="00BC0447">
            <w:pPr>
              <w:contextualSpacing/>
              <w:rPr>
                <w:rFonts w:eastAsia="Times New Roman" w:cstheme="minorHAnsi"/>
                <w:color w:val="000000"/>
              </w:rPr>
            </w:pPr>
            <w:r w:rsidRPr="006746EC">
              <w:rPr>
                <w:rFonts w:eastAsia="Times New Roman" w:cstheme="minorHAnsi"/>
                <w:i/>
                <w:iCs/>
                <w:color w:val="000000"/>
              </w:rPr>
              <w:t xml:space="preserve">Holy </w:t>
            </w:r>
            <w:r>
              <w:rPr>
                <w:rFonts w:eastAsia="Times New Roman" w:cstheme="minorHAnsi"/>
                <w:i/>
                <w:iCs/>
                <w:color w:val="000000"/>
              </w:rPr>
              <w:t>l</w:t>
            </w:r>
            <w:r w:rsidRPr="006746EC">
              <w:rPr>
                <w:rFonts w:eastAsia="Times New Roman" w:cstheme="minorHAnsi"/>
                <w:i/>
                <w:iCs/>
                <w:color w:val="000000"/>
              </w:rPr>
              <w:t>ight</w:t>
            </w:r>
            <w:r>
              <w:rPr>
                <w:rFonts w:eastAsia="Times New Roman" w:cstheme="minorHAnsi"/>
                <w:color w:val="000000"/>
              </w:rPr>
              <w:t xml:space="preserve"> (1st level)</w:t>
            </w:r>
          </w:p>
        </w:tc>
      </w:tr>
      <w:tr w:rsidR="00BC0447" w14:paraId="443153B1" w14:textId="77777777" w:rsidTr="00E95E1F">
        <w:tc>
          <w:tcPr>
            <w:tcW w:w="1687" w:type="dxa"/>
          </w:tcPr>
          <w:p w14:paraId="3F1B898A"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Healing Potion, Major</w:t>
            </w:r>
          </w:p>
        </w:tc>
        <w:tc>
          <w:tcPr>
            <w:tcW w:w="1792" w:type="dxa"/>
          </w:tcPr>
          <w:p w14:paraId="1E7850DF"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08C33768" w14:textId="77777777" w:rsidR="00BC0447" w:rsidRDefault="00BC0447" w:rsidP="008313DE">
            <w:pPr>
              <w:contextualSpacing/>
              <w:rPr>
                <w:rFonts w:eastAsia="Times New Roman" w:cstheme="minorHAnsi"/>
                <w:color w:val="000000"/>
              </w:rPr>
            </w:pPr>
            <w:r w:rsidRPr="006746EC">
              <w:rPr>
                <w:rFonts w:eastAsia="Times New Roman" w:cstheme="minorHAnsi"/>
                <w:i/>
                <w:iCs/>
                <w:color w:val="000000"/>
              </w:rPr>
              <w:t>Holy light</w:t>
            </w:r>
            <w:r w:rsidRPr="000D5DB5">
              <w:rPr>
                <w:rFonts w:eastAsia="Times New Roman" w:cstheme="minorHAnsi"/>
                <w:color w:val="000000"/>
              </w:rPr>
              <w:t xml:space="preserve"> (2nd level)</w:t>
            </w:r>
          </w:p>
        </w:tc>
      </w:tr>
      <w:tr w:rsidR="00BC0447" w14:paraId="4DB0E498" w14:textId="77777777" w:rsidTr="00E95E1F">
        <w:tc>
          <w:tcPr>
            <w:tcW w:w="1687" w:type="dxa"/>
          </w:tcPr>
          <w:p w14:paraId="33648F02"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Healing Potion, Greater</w:t>
            </w:r>
          </w:p>
        </w:tc>
        <w:tc>
          <w:tcPr>
            <w:tcW w:w="1792" w:type="dxa"/>
          </w:tcPr>
          <w:p w14:paraId="33CF142C" w14:textId="77777777" w:rsidR="00BC0447" w:rsidRDefault="00BC0447" w:rsidP="008313DE">
            <w:pPr>
              <w:contextualSpacing/>
              <w:rPr>
                <w:rFonts w:eastAsia="Times New Roman" w:cstheme="minorHAnsi"/>
                <w:color w:val="000000"/>
              </w:rPr>
            </w:pPr>
            <w:r>
              <w:rPr>
                <w:rFonts w:eastAsia="Times New Roman" w:cstheme="minorHAnsi"/>
                <w:color w:val="000000"/>
              </w:rPr>
              <w:t>Rare (+3)</w:t>
            </w:r>
          </w:p>
        </w:tc>
        <w:tc>
          <w:tcPr>
            <w:tcW w:w="5551" w:type="dxa"/>
          </w:tcPr>
          <w:p w14:paraId="2A45AAA9" w14:textId="77777777" w:rsidR="00BC0447" w:rsidRDefault="00BC0447">
            <w:pPr>
              <w:contextualSpacing/>
              <w:rPr>
                <w:rFonts w:eastAsia="Times New Roman" w:cstheme="minorHAnsi"/>
                <w:color w:val="000000"/>
              </w:rPr>
            </w:pPr>
            <w:r w:rsidRPr="006746EC">
              <w:rPr>
                <w:rFonts w:eastAsia="Times New Roman" w:cstheme="minorHAnsi"/>
                <w:i/>
                <w:iCs/>
                <w:color w:val="000000"/>
              </w:rPr>
              <w:t>Holy light</w:t>
            </w:r>
            <w:r>
              <w:rPr>
                <w:rFonts w:eastAsia="Times New Roman" w:cstheme="minorHAnsi"/>
                <w:color w:val="000000"/>
              </w:rPr>
              <w:t xml:space="preserve"> (3rd level)</w:t>
            </w:r>
          </w:p>
        </w:tc>
      </w:tr>
      <w:tr w:rsidR="00BC0447" w14:paraId="36514C70" w14:textId="77777777" w:rsidTr="00E95E1F">
        <w:tc>
          <w:tcPr>
            <w:tcW w:w="1687" w:type="dxa"/>
          </w:tcPr>
          <w:p w14:paraId="163E74D6" w14:textId="77777777" w:rsidR="00BC0447" w:rsidRDefault="00BC0447" w:rsidP="008313DE">
            <w:pPr>
              <w:contextualSpacing/>
              <w:rPr>
                <w:rFonts w:eastAsia="Times New Roman" w:cstheme="minorHAnsi"/>
                <w:color w:val="000000"/>
              </w:rPr>
            </w:pPr>
            <w:r>
              <w:rPr>
                <w:rFonts w:eastAsia="Times New Roman" w:cstheme="minorHAnsi"/>
                <w:color w:val="000000"/>
              </w:rPr>
              <w:t>Heroism Pill</w:t>
            </w:r>
          </w:p>
        </w:tc>
        <w:tc>
          <w:tcPr>
            <w:tcW w:w="1792" w:type="dxa"/>
          </w:tcPr>
          <w:p w14:paraId="7514F282"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3FA84AFB" w14:textId="77777777" w:rsidR="00BC0447" w:rsidRDefault="00BC0447">
            <w:pPr>
              <w:contextualSpacing/>
              <w:rPr>
                <w:rFonts w:eastAsia="Times New Roman" w:cstheme="minorHAnsi"/>
                <w:color w:val="000000"/>
              </w:rPr>
            </w:pPr>
            <w:r w:rsidRPr="006746EC">
              <w:rPr>
                <w:rFonts w:eastAsia="Times New Roman" w:cstheme="minorHAnsi"/>
                <w:i/>
                <w:iCs/>
                <w:color w:val="000000"/>
              </w:rPr>
              <w:t>Heroism</w:t>
            </w:r>
            <w:r>
              <w:rPr>
                <w:rFonts w:eastAsia="Times New Roman" w:cstheme="minorHAnsi"/>
                <w:color w:val="000000"/>
              </w:rPr>
              <w:t xml:space="preserve"> (1st level)</w:t>
            </w:r>
          </w:p>
        </w:tc>
      </w:tr>
      <w:tr w:rsidR="00BC0447" w14:paraId="0DC2109C" w14:textId="77777777" w:rsidTr="00E95E1F">
        <w:tc>
          <w:tcPr>
            <w:tcW w:w="1687" w:type="dxa"/>
          </w:tcPr>
          <w:p w14:paraId="67EE2293"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Life Potion</w:t>
            </w:r>
          </w:p>
        </w:tc>
        <w:tc>
          <w:tcPr>
            <w:tcW w:w="1792" w:type="dxa"/>
          </w:tcPr>
          <w:p w14:paraId="35B162F4" w14:textId="77777777" w:rsidR="00BC0447" w:rsidRDefault="00BC0447" w:rsidP="008313DE">
            <w:pPr>
              <w:contextualSpacing/>
              <w:rPr>
                <w:rFonts w:eastAsia="Times New Roman" w:cstheme="minorHAnsi"/>
                <w:color w:val="000000"/>
              </w:rPr>
            </w:pPr>
            <w:r>
              <w:rPr>
                <w:rFonts w:eastAsia="Times New Roman" w:cstheme="minorHAnsi"/>
                <w:color w:val="000000"/>
              </w:rPr>
              <w:t>Rare (+3)</w:t>
            </w:r>
          </w:p>
        </w:tc>
        <w:tc>
          <w:tcPr>
            <w:tcW w:w="5551" w:type="dxa"/>
          </w:tcPr>
          <w:p w14:paraId="712E06A6" w14:textId="77777777" w:rsidR="00BC0447" w:rsidRDefault="00BC0447">
            <w:pPr>
              <w:contextualSpacing/>
              <w:rPr>
                <w:rFonts w:eastAsia="Times New Roman" w:cstheme="minorHAnsi"/>
                <w:color w:val="000000"/>
              </w:rPr>
            </w:pPr>
            <w:r w:rsidRPr="002D0D10">
              <w:rPr>
                <w:rFonts w:eastAsia="Times New Roman" w:cstheme="minorHAnsi"/>
                <w:i/>
                <w:iCs/>
                <w:color w:val="000000"/>
              </w:rPr>
              <w:t>Revivify</w:t>
            </w:r>
            <w:r>
              <w:rPr>
                <w:rFonts w:eastAsia="Times New Roman" w:cstheme="minorHAnsi"/>
                <w:color w:val="000000"/>
              </w:rPr>
              <w:t xml:space="preserve"> (3rd level)</w:t>
            </w:r>
          </w:p>
        </w:tc>
      </w:tr>
      <w:tr w:rsidR="00BC0447" w14:paraId="6DBC535D" w14:textId="77777777" w:rsidTr="00E95E1F">
        <w:tc>
          <w:tcPr>
            <w:tcW w:w="1687" w:type="dxa"/>
          </w:tcPr>
          <w:p w14:paraId="6903DF5A"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 xml:space="preserve">Light </w:t>
            </w:r>
            <w:r>
              <w:rPr>
                <w:rFonts w:eastAsia="Times New Roman" w:cstheme="minorHAnsi"/>
                <w:color w:val="000000"/>
              </w:rPr>
              <w:t>Stick</w:t>
            </w:r>
          </w:p>
        </w:tc>
        <w:tc>
          <w:tcPr>
            <w:tcW w:w="1792" w:type="dxa"/>
          </w:tcPr>
          <w:p w14:paraId="549C5FC1" w14:textId="77777777" w:rsidR="00BC0447" w:rsidRDefault="00BC0447" w:rsidP="008313DE">
            <w:pPr>
              <w:contextualSpacing/>
              <w:rPr>
                <w:rFonts w:eastAsia="Times New Roman" w:cstheme="minorHAnsi"/>
                <w:color w:val="000000"/>
              </w:rPr>
            </w:pPr>
            <w:r>
              <w:rPr>
                <w:rFonts w:eastAsia="Times New Roman" w:cstheme="minorHAnsi"/>
                <w:color w:val="000000"/>
              </w:rPr>
              <w:t>Common (+2)</w:t>
            </w:r>
          </w:p>
        </w:tc>
        <w:tc>
          <w:tcPr>
            <w:tcW w:w="5551" w:type="dxa"/>
          </w:tcPr>
          <w:p w14:paraId="0E1243B6" w14:textId="77777777" w:rsidR="00BC0447" w:rsidRDefault="00BC0447" w:rsidP="008313DE">
            <w:pPr>
              <w:contextualSpacing/>
              <w:rPr>
                <w:rFonts w:eastAsia="Times New Roman" w:cstheme="minorHAnsi"/>
                <w:color w:val="000000"/>
              </w:rPr>
            </w:pPr>
            <w:r w:rsidRPr="002D0D10">
              <w:rPr>
                <w:rFonts w:eastAsia="Times New Roman" w:cstheme="minorHAnsi"/>
                <w:i/>
                <w:iCs/>
                <w:color w:val="000000"/>
              </w:rPr>
              <w:t>Light</w:t>
            </w:r>
            <w:r w:rsidRPr="000D5DB5">
              <w:rPr>
                <w:rFonts w:eastAsia="Times New Roman" w:cstheme="minorHAnsi"/>
                <w:color w:val="000000"/>
              </w:rPr>
              <w:t xml:space="preserve"> (Cantrip)</w:t>
            </w:r>
          </w:p>
        </w:tc>
      </w:tr>
      <w:tr w:rsidR="00BC0447" w14:paraId="7E07AD34" w14:textId="77777777" w:rsidTr="00E95E1F">
        <w:tc>
          <w:tcPr>
            <w:tcW w:w="1687" w:type="dxa"/>
          </w:tcPr>
          <w:p w14:paraId="6CD7041A"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 xml:space="preserve">Mind Scream </w:t>
            </w:r>
            <w:r>
              <w:rPr>
                <w:rFonts w:eastAsia="Times New Roman" w:cstheme="minorHAnsi"/>
                <w:color w:val="000000"/>
              </w:rPr>
              <w:t>Spray</w:t>
            </w:r>
          </w:p>
        </w:tc>
        <w:tc>
          <w:tcPr>
            <w:tcW w:w="1792" w:type="dxa"/>
          </w:tcPr>
          <w:p w14:paraId="0FC55A40"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Common</w:t>
            </w:r>
            <w:r>
              <w:rPr>
                <w:rFonts w:eastAsia="Times New Roman" w:cstheme="minorHAnsi"/>
                <w:color w:val="000000"/>
              </w:rPr>
              <w:t xml:space="preserve"> (+2)</w:t>
            </w:r>
          </w:p>
        </w:tc>
        <w:tc>
          <w:tcPr>
            <w:tcW w:w="5551" w:type="dxa"/>
          </w:tcPr>
          <w:p w14:paraId="21240605" w14:textId="77777777" w:rsidR="00BC0447" w:rsidRDefault="00BC0447" w:rsidP="008313DE">
            <w:pPr>
              <w:contextualSpacing/>
              <w:rPr>
                <w:rFonts w:eastAsia="Times New Roman" w:cstheme="minorHAnsi"/>
                <w:color w:val="000000"/>
              </w:rPr>
            </w:pPr>
            <w:r w:rsidRPr="006746EC">
              <w:rPr>
                <w:rFonts w:eastAsia="Times New Roman" w:cstheme="minorHAnsi"/>
                <w:i/>
                <w:iCs/>
                <w:color w:val="000000"/>
              </w:rPr>
              <w:t xml:space="preserve">Vicious </w:t>
            </w:r>
            <w:r>
              <w:rPr>
                <w:rFonts w:eastAsia="Times New Roman" w:cstheme="minorHAnsi"/>
                <w:i/>
                <w:iCs/>
                <w:color w:val="000000"/>
              </w:rPr>
              <w:t>m</w:t>
            </w:r>
            <w:r w:rsidRPr="006746EC">
              <w:rPr>
                <w:rFonts w:eastAsia="Times New Roman" w:cstheme="minorHAnsi"/>
                <w:i/>
                <w:iCs/>
                <w:color w:val="000000"/>
              </w:rPr>
              <w:t>ockery</w:t>
            </w:r>
            <w:r w:rsidRPr="000D5DB5">
              <w:rPr>
                <w:rFonts w:eastAsia="Times New Roman" w:cstheme="minorHAnsi"/>
                <w:color w:val="000000"/>
              </w:rPr>
              <w:t xml:space="preserve"> (Cantrip</w:t>
            </w:r>
            <w:r>
              <w:rPr>
                <w:rFonts w:eastAsia="Times New Roman" w:cstheme="minorHAnsi"/>
                <w:color w:val="000000"/>
              </w:rPr>
              <w:t>)</w:t>
            </w:r>
          </w:p>
        </w:tc>
      </w:tr>
      <w:tr w:rsidR="00BC0447" w14:paraId="7980577C" w14:textId="77777777" w:rsidTr="00E95E1F">
        <w:tc>
          <w:tcPr>
            <w:tcW w:w="1687" w:type="dxa"/>
          </w:tcPr>
          <w:p w14:paraId="078C975C" w14:textId="77777777" w:rsidR="00BC0447" w:rsidRDefault="00BC0447" w:rsidP="008313DE">
            <w:pPr>
              <w:contextualSpacing/>
              <w:rPr>
                <w:rFonts w:eastAsia="Times New Roman" w:cstheme="minorHAnsi"/>
                <w:color w:val="000000"/>
              </w:rPr>
            </w:pPr>
            <w:r>
              <w:rPr>
                <w:rFonts w:eastAsia="Times New Roman" w:cstheme="minorHAnsi"/>
                <w:color w:val="000000"/>
              </w:rPr>
              <w:t>Mutant Slash Potion</w:t>
            </w:r>
          </w:p>
        </w:tc>
        <w:tc>
          <w:tcPr>
            <w:tcW w:w="1792" w:type="dxa"/>
          </w:tcPr>
          <w:p w14:paraId="37975474"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438FAA2D" w14:textId="77777777" w:rsidR="00BC0447" w:rsidRDefault="00BC0447">
            <w:pPr>
              <w:contextualSpacing/>
              <w:rPr>
                <w:rFonts w:eastAsia="Times New Roman" w:cstheme="minorHAnsi"/>
                <w:color w:val="000000"/>
              </w:rPr>
            </w:pPr>
            <w:r>
              <w:rPr>
                <w:rFonts w:eastAsia="Times New Roman" w:cstheme="minorHAnsi"/>
                <w:i/>
                <w:iCs/>
                <w:color w:val="000000"/>
              </w:rPr>
              <w:t xml:space="preserve">Conjure Strike </w:t>
            </w:r>
            <w:r>
              <w:rPr>
                <w:rFonts w:eastAsia="Times New Roman" w:cstheme="minorHAnsi"/>
                <w:color w:val="000000"/>
              </w:rPr>
              <w:t>(1st level)</w:t>
            </w:r>
          </w:p>
        </w:tc>
      </w:tr>
      <w:tr w:rsidR="00BC0447" w14:paraId="4255CA62" w14:textId="77777777" w:rsidTr="00E95E1F">
        <w:tc>
          <w:tcPr>
            <w:tcW w:w="1687" w:type="dxa"/>
          </w:tcPr>
          <w:p w14:paraId="4BA939C4"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Mutation Potion</w:t>
            </w:r>
          </w:p>
        </w:tc>
        <w:tc>
          <w:tcPr>
            <w:tcW w:w="1792" w:type="dxa"/>
          </w:tcPr>
          <w:p w14:paraId="3619E8A6"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1AFEF6FB" w14:textId="77777777" w:rsidR="00BC0447" w:rsidRDefault="00BC0447">
            <w:pPr>
              <w:contextualSpacing/>
              <w:rPr>
                <w:rFonts w:eastAsia="Times New Roman" w:cstheme="minorHAnsi"/>
                <w:color w:val="000000"/>
              </w:rPr>
            </w:pPr>
            <w:r w:rsidRPr="00874E3E">
              <w:rPr>
                <w:rFonts w:eastAsia="Times New Roman" w:cstheme="minorHAnsi"/>
                <w:i/>
                <w:iCs/>
                <w:color w:val="000000"/>
              </w:rPr>
              <w:t>Mutate</w:t>
            </w:r>
            <w:r w:rsidRPr="000D5DB5">
              <w:rPr>
                <w:rFonts w:eastAsia="Times New Roman" w:cstheme="minorHAnsi"/>
                <w:color w:val="000000"/>
              </w:rPr>
              <w:t xml:space="preserve"> (</w:t>
            </w:r>
            <w:r>
              <w:rPr>
                <w:rFonts w:eastAsia="Times New Roman" w:cstheme="minorHAnsi"/>
                <w:color w:val="000000"/>
              </w:rPr>
              <w:t>1st level</w:t>
            </w:r>
            <w:r w:rsidRPr="000D5DB5">
              <w:rPr>
                <w:rFonts w:eastAsia="Times New Roman" w:cstheme="minorHAnsi"/>
                <w:color w:val="000000"/>
              </w:rPr>
              <w:t>)</w:t>
            </w:r>
          </w:p>
        </w:tc>
      </w:tr>
      <w:tr w:rsidR="00BC0447" w14:paraId="57A80C12" w14:textId="77777777" w:rsidTr="00E95E1F">
        <w:tc>
          <w:tcPr>
            <w:tcW w:w="1687" w:type="dxa"/>
          </w:tcPr>
          <w:p w14:paraId="7041EB37" w14:textId="77777777" w:rsidR="00BC0447" w:rsidRDefault="00BC0447" w:rsidP="008313DE">
            <w:pPr>
              <w:contextualSpacing/>
              <w:rPr>
                <w:rFonts w:eastAsia="Times New Roman" w:cstheme="minorHAnsi"/>
                <w:color w:val="000000"/>
              </w:rPr>
            </w:pPr>
            <w:r>
              <w:rPr>
                <w:rFonts w:eastAsia="Times New Roman" w:cstheme="minorHAnsi"/>
                <w:color w:val="000000"/>
              </w:rPr>
              <w:t>Noxious Fumes</w:t>
            </w:r>
          </w:p>
        </w:tc>
        <w:tc>
          <w:tcPr>
            <w:tcW w:w="1792" w:type="dxa"/>
          </w:tcPr>
          <w:p w14:paraId="2BE9801D" w14:textId="77777777" w:rsidR="00BC0447" w:rsidRDefault="00BC0447" w:rsidP="008313DE">
            <w:pPr>
              <w:contextualSpacing/>
              <w:rPr>
                <w:rFonts w:eastAsia="Times New Roman" w:cstheme="minorHAnsi"/>
                <w:color w:val="000000"/>
              </w:rPr>
            </w:pPr>
            <w:r>
              <w:rPr>
                <w:rFonts w:eastAsia="Times New Roman" w:cstheme="minorHAnsi"/>
                <w:color w:val="000000"/>
              </w:rPr>
              <w:t>Common (+2)</w:t>
            </w:r>
          </w:p>
        </w:tc>
        <w:tc>
          <w:tcPr>
            <w:tcW w:w="5551" w:type="dxa"/>
          </w:tcPr>
          <w:p w14:paraId="37E49800" w14:textId="77777777" w:rsidR="00BC0447" w:rsidRDefault="00BC0447">
            <w:pPr>
              <w:contextualSpacing/>
              <w:rPr>
                <w:rFonts w:eastAsia="Times New Roman" w:cstheme="minorHAnsi"/>
                <w:color w:val="000000"/>
              </w:rPr>
            </w:pPr>
            <w:r w:rsidRPr="00874E3E">
              <w:rPr>
                <w:rFonts w:eastAsia="Times New Roman" w:cstheme="minorHAnsi"/>
                <w:i/>
                <w:iCs/>
                <w:color w:val="000000"/>
              </w:rPr>
              <w:t>Poison Spray</w:t>
            </w:r>
            <w:r>
              <w:rPr>
                <w:rFonts w:eastAsia="Times New Roman" w:cstheme="minorHAnsi"/>
                <w:color w:val="000000"/>
              </w:rPr>
              <w:t xml:space="preserve"> (Cantrip)</w:t>
            </w:r>
          </w:p>
        </w:tc>
      </w:tr>
      <w:tr w:rsidR="00BC0447" w14:paraId="1FB798D1" w14:textId="77777777" w:rsidTr="00E95E1F">
        <w:tc>
          <w:tcPr>
            <w:tcW w:w="1687" w:type="dxa"/>
          </w:tcPr>
          <w:p w14:paraId="64E3E0BC"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 xml:space="preserve">Rejuvenation </w:t>
            </w:r>
            <w:r>
              <w:rPr>
                <w:rFonts w:eastAsia="Times New Roman" w:cstheme="minorHAnsi"/>
                <w:color w:val="000000"/>
              </w:rPr>
              <w:t>Pill</w:t>
            </w:r>
          </w:p>
        </w:tc>
        <w:tc>
          <w:tcPr>
            <w:tcW w:w="1792" w:type="dxa"/>
          </w:tcPr>
          <w:p w14:paraId="1531701B" w14:textId="77777777" w:rsidR="00BC0447" w:rsidRDefault="00BC0447" w:rsidP="008313DE">
            <w:pPr>
              <w:contextualSpacing/>
              <w:rPr>
                <w:rFonts w:eastAsia="Times New Roman" w:cstheme="minorHAnsi"/>
                <w:color w:val="000000"/>
              </w:rPr>
            </w:pPr>
            <w:r w:rsidRPr="00B33649">
              <w:rPr>
                <w:rFonts w:eastAsia="Times New Roman" w:cstheme="minorHAnsi"/>
                <w:color w:val="000000"/>
              </w:rPr>
              <w:t>Uncommon (+2)</w:t>
            </w:r>
          </w:p>
        </w:tc>
        <w:tc>
          <w:tcPr>
            <w:tcW w:w="5551" w:type="dxa"/>
          </w:tcPr>
          <w:p w14:paraId="24A66D30" w14:textId="77777777" w:rsidR="00BC0447" w:rsidRDefault="00BC0447">
            <w:pPr>
              <w:contextualSpacing/>
              <w:rPr>
                <w:rFonts w:eastAsia="Times New Roman" w:cstheme="minorHAnsi"/>
                <w:color w:val="000000"/>
              </w:rPr>
            </w:pPr>
            <w:r w:rsidRPr="00874E3E">
              <w:rPr>
                <w:rFonts w:eastAsia="Times New Roman" w:cstheme="minorHAnsi"/>
                <w:i/>
                <w:iCs/>
                <w:color w:val="000000"/>
              </w:rPr>
              <w:t>Rejuvenation</w:t>
            </w:r>
            <w:r>
              <w:rPr>
                <w:rFonts w:eastAsia="Times New Roman" w:cstheme="minorHAnsi"/>
                <w:color w:val="000000"/>
              </w:rPr>
              <w:t xml:space="preserve"> (1st level)</w:t>
            </w:r>
          </w:p>
        </w:tc>
      </w:tr>
      <w:tr w:rsidR="00BC0447" w14:paraId="46994635" w14:textId="77777777" w:rsidTr="00E95E1F">
        <w:tc>
          <w:tcPr>
            <w:tcW w:w="1687" w:type="dxa"/>
          </w:tcPr>
          <w:p w14:paraId="616E3D40"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 xml:space="preserve">Skill </w:t>
            </w:r>
            <w:r>
              <w:rPr>
                <w:rFonts w:eastAsia="Times New Roman" w:cstheme="minorHAnsi"/>
                <w:color w:val="000000"/>
              </w:rPr>
              <w:t>Extract</w:t>
            </w:r>
          </w:p>
        </w:tc>
        <w:tc>
          <w:tcPr>
            <w:tcW w:w="1792" w:type="dxa"/>
          </w:tcPr>
          <w:p w14:paraId="5D30AA59" w14:textId="77777777" w:rsidR="00BC0447" w:rsidRDefault="00BC0447" w:rsidP="008313DE">
            <w:pPr>
              <w:contextualSpacing/>
              <w:rPr>
                <w:rFonts w:eastAsia="Times New Roman" w:cstheme="minorHAnsi"/>
                <w:color w:val="000000"/>
              </w:rPr>
            </w:pPr>
            <w:r w:rsidRPr="00B33649">
              <w:rPr>
                <w:rFonts w:eastAsia="Times New Roman" w:cstheme="minorHAnsi"/>
                <w:color w:val="000000"/>
              </w:rPr>
              <w:t>Uncommon (+2)</w:t>
            </w:r>
          </w:p>
        </w:tc>
        <w:tc>
          <w:tcPr>
            <w:tcW w:w="5551" w:type="dxa"/>
          </w:tcPr>
          <w:p w14:paraId="2F03F9F7" w14:textId="77777777" w:rsidR="00BC0447" w:rsidRDefault="00BC0447">
            <w:pPr>
              <w:contextualSpacing/>
              <w:rPr>
                <w:rFonts w:eastAsia="Times New Roman" w:cstheme="minorHAnsi"/>
                <w:color w:val="000000"/>
              </w:rPr>
            </w:pPr>
            <w:r w:rsidRPr="00874E3E">
              <w:rPr>
                <w:rFonts w:eastAsia="Times New Roman" w:cstheme="minorHAnsi"/>
                <w:i/>
                <w:iCs/>
                <w:color w:val="000000"/>
              </w:rPr>
              <w:t>Shift Skill</w:t>
            </w:r>
            <w:r>
              <w:rPr>
                <w:rFonts w:eastAsia="Times New Roman" w:cstheme="minorHAnsi"/>
                <w:color w:val="000000"/>
              </w:rPr>
              <w:t xml:space="preserve"> (1st level)</w:t>
            </w:r>
          </w:p>
        </w:tc>
      </w:tr>
      <w:tr w:rsidR="00BC0447" w14:paraId="794EB178" w14:textId="77777777" w:rsidTr="00E95E1F">
        <w:tc>
          <w:tcPr>
            <w:tcW w:w="1687" w:type="dxa"/>
          </w:tcPr>
          <w:p w14:paraId="0127320E"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Sparing Potion</w:t>
            </w:r>
          </w:p>
        </w:tc>
        <w:tc>
          <w:tcPr>
            <w:tcW w:w="1792" w:type="dxa"/>
          </w:tcPr>
          <w:p w14:paraId="57B7EB8C" w14:textId="77777777" w:rsidR="00BC0447" w:rsidRDefault="00BC0447" w:rsidP="008313DE">
            <w:pPr>
              <w:contextualSpacing/>
              <w:rPr>
                <w:rFonts w:eastAsia="Times New Roman" w:cstheme="minorHAnsi"/>
                <w:color w:val="000000"/>
              </w:rPr>
            </w:pPr>
            <w:r>
              <w:rPr>
                <w:rFonts w:eastAsia="Times New Roman" w:cstheme="minorHAnsi"/>
                <w:color w:val="000000"/>
              </w:rPr>
              <w:t>Common (+2)</w:t>
            </w:r>
          </w:p>
        </w:tc>
        <w:tc>
          <w:tcPr>
            <w:tcW w:w="5551" w:type="dxa"/>
          </w:tcPr>
          <w:p w14:paraId="45D436FF" w14:textId="77777777" w:rsidR="00BC0447" w:rsidRDefault="00BC0447">
            <w:pPr>
              <w:contextualSpacing/>
              <w:rPr>
                <w:rFonts w:eastAsia="Times New Roman" w:cstheme="minorHAnsi"/>
                <w:color w:val="000000"/>
              </w:rPr>
            </w:pPr>
            <w:r w:rsidRPr="00874E3E">
              <w:rPr>
                <w:rFonts w:eastAsia="Times New Roman" w:cstheme="minorHAnsi"/>
                <w:i/>
                <w:iCs/>
                <w:color w:val="000000"/>
              </w:rPr>
              <w:t>Spare the dying</w:t>
            </w:r>
            <w:r>
              <w:rPr>
                <w:rFonts w:eastAsia="Times New Roman" w:cstheme="minorHAnsi"/>
                <w:color w:val="000000"/>
              </w:rPr>
              <w:t xml:space="preserve"> (cantrip)</w:t>
            </w:r>
          </w:p>
        </w:tc>
      </w:tr>
      <w:tr w:rsidR="00BC0447" w14:paraId="33B250FE" w14:textId="77777777" w:rsidTr="00E95E1F">
        <w:tc>
          <w:tcPr>
            <w:tcW w:w="1687" w:type="dxa"/>
          </w:tcPr>
          <w:p w14:paraId="5AFB4AD1" w14:textId="77777777" w:rsidR="00BC0447" w:rsidRDefault="00BC0447" w:rsidP="008313DE">
            <w:pPr>
              <w:contextualSpacing/>
              <w:rPr>
                <w:rFonts w:eastAsia="Times New Roman" w:cstheme="minorHAnsi"/>
                <w:color w:val="000000"/>
              </w:rPr>
            </w:pPr>
            <w:r w:rsidRPr="000D5DB5">
              <w:rPr>
                <w:rFonts w:eastAsia="Times New Roman" w:cstheme="minorHAnsi"/>
                <w:color w:val="000000"/>
              </w:rPr>
              <w:t>Smoke Bomb</w:t>
            </w:r>
          </w:p>
        </w:tc>
        <w:tc>
          <w:tcPr>
            <w:tcW w:w="1792" w:type="dxa"/>
          </w:tcPr>
          <w:p w14:paraId="75722870" w14:textId="77777777" w:rsidR="00BC0447" w:rsidRDefault="00BC0447" w:rsidP="008313DE">
            <w:pPr>
              <w:contextualSpacing/>
              <w:rPr>
                <w:rFonts w:eastAsia="Times New Roman" w:cstheme="minorHAnsi"/>
                <w:color w:val="000000"/>
              </w:rPr>
            </w:pPr>
            <w:r>
              <w:rPr>
                <w:rFonts w:eastAsia="Times New Roman" w:cstheme="minorHAnsi"/>
                <w:color w:val="000000"/>
              </w:rPr>
              <w:t>Uncommon (+2)</w:t>
            </w:r>
          </w:p>
        </w:tc>
        <w:tc>
          <w:tcPr>
            <w:tcW w:w="5551" w:type="dxa"/>
          </w:tcPr>
          <w:p w14:paraId="37863BD6" w14:textId="77777777" w:rsidR="00BC0447" w:rsidRDefault="00BC0447">
            <w:pPr>
              <w:contextualSpacing/>
              <w:rPr>
                <w:rFonts w:eastAsia="Times New Roman" w:cstheme="minorHAnsi"/>
                <w:color w:val="000000"/>
              </w:rPr>
            </w:pPr>
            <w:r w:rsidRPr="00874E3E">
              <w:rPr>
                <w:rFonts w:eastAsia="Times New Roman" w:cstheme="minorHAnsi"/>
                <w:i/>
                <w:iCs/>
                <w:color w:val="000000"/>
              </w:rPr>
              <w:t xml:space="preserve">Fog </w:t>
            </w:r>
            <w:r>
              <w:rPr>
                <w:rFonts w:eastAsia="Times New Roman" w:cstheme="minorHAnsi"/>
                <w:i/>
                <w:iCs/>
                <w:color w:val="000000"/>
              </w:rPr>
              <w:t>c</w:t>
            </w:r>
            <w:r w:rsidRPr="00874E3E">
              <w:rPr>
                <w:rFonts w:eastAsia="Times New Roman" w:cstheme="minorHAnsi"/>
                <w:i/>
                <w:iCs/>
                <w:color w:val="000000"/>
              </w:rPr>
              <w:t>loud</w:t>
            </w:r>
            <w:r>
              <w:rPr>
                <w:rFonts w:eastAsia="Times New Roman" w:cstheme="minorHAnsi"/>
                <w:color w:val="000000"/>
              </w:rPr>
              <w:t xml:space="preserve"> (1st level)</w:t>
            </w:r>
          </w:p>
        </w:tc>
      </w:tr>
    </w:tbl>
    <w:p w14:paraId="5AD9E85A" w14:textId="77777777" w:rsidR="00BC0447" w:rsidRDefault="00BC0447" w:rsidP="008D1533"/>
    <w:p w14:paraId="74B3BADB" w14:textId="77777777" w:rsidR="008D1533" w:rsidRDefault="008D1533" w:rsidP="008D1533">
      <w:pPr>
        <w:contextualSpacing/>
        <w:rPr>
          <w:rFonts w:eastAsia="Times New Roman" w:cstheme="minorHAnsi"/>
          <w:i/>
          <w:iCs/>
          <w:color w:val="000000"/>
        </w:rPr>
        <w:sectPr w:rsidR="008D1533" w:rsidSect="00AB25EF">
          <w:type w:val="continuous"/>
          <w:pgSz w:w="12240" w:h="15840"/>
          <w:pgMar w:top="1440" w:right="1800" w:bottom="1440" w:left="1800" w:header="708" w:footer="708" w:gutter="0"/>
          <w:cols w:space="708"/>
          <w:docGrid w:linePitch="360"/>
        </w:sectPr>
      </w:pPr>
    </w:p>
    <w:p w14:paraId="2E144E8F" w14:textId="77777777" w:rsidR="008D1533" w:rsidRPr="000D5DB5" w:rsidRDefault="008D1533" w:rsidP="008D1533">
      <w:pPr>
        <w:contextualSpacing/>
        <w:rPr>
          <w:rFonts w:eastAsia="Times New Roman" w:cstheme="minorHAnsi"/>
          <w:sz w:val="24"/>
          <w:szCs w:val="24"/>
        </w:rPr>
      </w:pPr>
      <w:r w:rsidRPr="000D5DB5">
        <w:rPr>
          <w:rFonts w:eastAsia="Times New Roman" w:cstheme="minorHAnsi"/>
          <w:i/>
          <w:iCs/>
          <w:color w:val="000000"/>
        </w:rPr>
        <w:lastRenderedPageBreak/>
        <w:t xml:space="preserve">Alarm </w:t>
      </w:r>
      <w:r>
        <w:rPr>
          <w:rFonts w:eastAsia="Times New Roman" w:cstheme="minorHAnsi"/>
          <w:i/>
          <w:iCs/>
          <w:color w:val="000000"/>
        </w:rPr>
        <w:t>Stick</w:t>
      </w:r>
      <w:r w:rsidRPr="000D5DB5">
        <w:rPr>
          <w:rFonts w:eastAsia="Times New Roman" w:cstheme="minorHAnsi"/>
          <w:i/>
          <w:iCs/>
          <w:color w:val="000000"/>
        </w:rPr>
        <w:t xml:space="preserve"> </w:t>
      </w:r>
      <w:r w:rsidRPr="000D5DB5">
        <w:rPr>
          <w:rFonts w:eastAsia="Times New Roman" w:cstheme="minorHAnsi"/>
          <w:color w:val="000000"/>
        </w:rPr>
        <w:t>By using this potion, you become mentally aware of any creature of a size of Tiny or larger entering a 20-foot cube. Your awareness reaches up to 1 mile. The imbiber can designate creatures that do not trigger the alarm.</w:t>
      </w:r>
    </w:p>
    <w:p w14:paraId="5C16861C" w14:textId="77777777" w:rsidR="008D1533" w:rsidRPr="000D5DB5" w:rsidRDefault="008D1533" w:rsidP="008D1533">
      <w:pPr>
        <w:contextualSpacing/>
        <w:rPr>
          <w:rFonts w:eastAsia="Times New Roman" w:cstheme="minorHAnsi"/>
          <w:color w:val="000000"/>
        </w:rPr>
      </w:pPr>
      <w:r w:rsidRPr="000D5DB5">
        <w:rPr>
          <w:rFonts w:eastAsia="Times New Roman" w:cstheme="minorHAnsi"/>
          <w:i/>
          <w:iCs/>
          <w:color w:val="000000"/>
        </w:rPr>
        <w:t xml:space="preserve">Alchemist’s Acid </w:t>
      </w:r>
      <w:r w:rsidRPr="000D5DB5">
        <w:rPr>
          <w:rFonts w:eastAsia="Times New Roman" w:cstheme="minorHAnsi"/>
          <w:color w:val="000000"/>
        </w:rPr>
        <w:t xml:space="preserve">By using this potion, up to two creatures or objects within 5 feet of one another take 1d6 acid damage. </w:t>
      </w:r>
    </w:p>
    <w:p w14:paraId="6723C8EB" w14:textId="77777777" w:rsidR="008D1533" w:rsidRDefault="008D1533" w:rsidP="008D1533">
      <w:pPr>
        <w:contextualSpacing/>
        <w:rPr>
          <w:rFonts w:eastAsia="Times New Roman" w:cstheme="minorHAnsi"/>
          <w:color w:val="000000"/>
        </w:rPr>
      </w:pPr>
      <w:r w:rsidRPr="000D5DB5">
        <w:rPr>
          <w:rFonts w:eastAsia="Times New Roman" w:cstheme="minorHAnsi"/>
          <w:i/>
          <w:iCs/>
          <w:color w:val="000000"/>
        </w:rPr>
        <w:t>Alchemist’s Fire</w:t>
      </w:r>
      <w:r w:rsidRPr="000D5DB5">
        <w:rPr>
          <w:rFonts w:eastAsia="Times New Roman" w:cstheme="minorHAnsi"/>
          <w:color w:val="000000"/>
        </w:rPr>
        <w:t xml:space="preserve"> By using this potion, the creature or object takes 1d10 fire damage. If an object is unattended and </w:t>
      </w:r>
      <w:r>
        <w:rPr>
          <w:rFonts w:eastAsia="Times New Roman" w:cstheme="minorHAnsi"/>
          <w:color w:val="000000"/>
        </w:rPr>
        <w:t xml:space="preserve">flammable, it catches on fire. </w:t>
      </w:r>
    </w:p>
    <w:p w14:paraId="62DFDD06" w14:textId="77777777" w:rsidR="008D1533" w:rsidRDefault="008D1533" w:rsidP="008D1533">
      <w:pPr>
        <w:contextualSpacing/>
        <w:rPr>
          <w:rFonts w:eastAsia="Times New Roman" w:cstheme="minorHAnsi"/>
          <w:color w:val="000000"/>
        </w:rPr>
      </w:pPr>
      <w:r w:rsidRPr="000D5DB5">
        <w:rPr>
          <w:rFonts w:eastAsia="Times New Roman" w:cstheme="minorHAnsi"/>
          <w:i/>
          <w:iCs/>
          <w:color w:val="000000"/>
        </w:rPr>
        <w:t xml:space="preserve">Alchemist’s Frost </w:t>
      </w:r>
      <w:r w:rsidRPr="000D5DB5">
        <w:rPr>
          <w:rFonts w:eastAsia="Times New Roman" w:cstheme="minorHAnsi"/>
          <w:color w:val="000000"/>
        </w:rPr>
        <w:t xml:space="preserve">By using this potion, the creature or object takes 1d8 </w:t>
      </w:r>
      <w:ins w:id="3097" w:author="Admin" w:date="2021-05-07T14:40:00Z">
        <w:r w:rsidR="00346DBC">
          <w:rPr>
            <w:rFonts w:eastAsia="Times New Roman" w:cstheme="minorHAnsi"/>
            <w:color w:val="000000"/>
          </w:rPr>
          <w:t xml:space="preserve">points of </w:t>
        </w:r>
      </w:ins>
      <w:r w:rsidRPr="000D5DB5">
        <w:rPr>
          <w:rFonts w:eastAsia="Times New Roman" w:cstheme="minorHAnsi"/>
          <w:color w:val="000000"/>
        </w:rPr>
        <w:t xml:space="preserve">cold </w:t>
      </w:r>
      <w:r w:rsidRPr="000D5DB5">
        <w:rPr>
          <w:rFonts w:eastAsia="Times New Roman" w:cstheme="minorHAnsi"/>
          <w:color w:val="000000"/>
        </w:rPr>
        <w:lastRenderedPageBreak/>
        <w:t>damage</w:t>
      </w:r>
      <w:r>
        <w:rPr>
          <w:rFonts w:eastAsia="Times New Roman" w:cstheme="minorHAnsi"/>
          <w:color w:val="000000"/>
        </w:rPr>
        <w:t xml:space="preserve"> and suffer</w:t>
      </w:r>
      <w:ins w:id="3098" w:author="Admin" w:date="2021-05-07T14:40:00Z">
        <w:r w:rsidR="00346DBC">
          <w:rPr>
            <w:rFonts w:eastAsia="Times New Roman" w:cstheme="minorHAnsi"/>
            <w:color w:val="000000"/>
          </w:rPr>
          <w:t>s</w:t>
        </w:r>
      </w:ins>
      <w:del w:id="3099" w:author="Admin" w:date="2021-05-07T14:40:00Z">
        <w:r w:rsidDel="00346DBC">
          <w:rPr>
            <w:rFonts w:eastAsia="Times New Roman" w:cstheme="minorHAnsi"/>
            <w:color w:val="000000"/>
          </w:rPr>
          <w:delText>s</w:delText>
        </w:r>
      </w:del>
      <w:r>
        <w:rPr>
          <w:rFonts w:eastAsia="Times New Roman" w:cstheme="minorHAnsi"/>
          <w:color w:val="000000"/>
        </w:rPr>
        <w:t xml:space="preserve"> the chilled condition for one round.</w:t>
      </w:r>
    </w:p>
    <w:p w14:paraId="412F2079" w14:textId="77777777" w:rsidR="008D1533" w:rsidRPr="000D5DB5" w:rsidRDefault="008D1533" w:rsidP="008D1533">
      <w:pPr>
        <w:contextualSpacing/>
        <w:rPr>
          <w:rFonts w:eastAsia="Times New Roman" w:cstheme="minorHAnsi"/>
          <w:color w:val="000000"/>
        </w:rPr>
      </w:pPr>
      <w:r w:rsidRPr="000D5DB5">
        <w:rPr>
          <w:rFonts w:eastAsia="Times New Roman" w:cstheme="minorHAnsi"/>
          <w:i/>
          <w:iCs/>
          <w:color w:val="000000"/>
        </w:rPr>
        <w:t xml:space="preserve">Antimagic Potion </w:t>
      </w:r>
      <w:r w:rsidRPr="000D5DB5">
        <w:rPr>
          <w:rFonts w:eastAsia="Times New Roman" w:cstheme="minorHAnsi"/>
          <w:color w:val="000000"/>
        </w:rPr>
        <w:t xml:space="preserve">By using this potion, a barrier arises on the creature and up to 10 feet from it, blocking spells with a spell level of 3 or less. This remains for one minute. </w:t>
      </w:r>
    </w:p>
    <w:p w14:paraId="47FD8E02" w14:textId="77777777" w:rsidR="008D1533" w:rsidRPr="000D5DB5" w:rsidRDefault="008D1533" w:rsidP="00272CA8">
      <w:pPr>
        <w:contextualSpacing/>
        <w:rPr>
          <w:rFonts w:eastAsia="Times New Roman" w:cstheme="minorHAnsi"/>
          <w:color w:val="000000"/>
        </w:rPr>
      </w:pPr>
      <w:r w:rsidRPr="00134BC3">
        <w:rPr>
          <w:rFonts w:eastAsia="Times New Roman" w:cstheme="minorHAnsi"/>
          <w:i/>
          <w:iCs/>
          <w:sz w:val="24"/>
          <w:szCs w:val="24"/>
        </w:rPr>
        <w:t>Elemental</w:t>
      </w:r>
      <w:r w:rsidRPr="000D5DB5">
        <w:rPr>
          <w:rFonts w:eastAsia="Times New Roman" w:cstheme="minorHAnsi"/>
          <w:i/>
          <w:iCs/>
          <w:color w:val="000000"/>
        </w:rPr>
        <w:t xml:space="preserve"> Armor </w:t>
      </w:r>
      <w:r>
        <w:rPr>
          <w:rFonts w:eastAsia="Times New Roman" w:cstheme="minorHAnsi"/>
          <w:i/>
          <w:iCs/>
          <w:color w:val="000000"/>
        </w:rPr>
        <w:t>Icon</w:t>
      </w:r>
      <w:r w:rsidRPr="000D5DB5">
        <w:rPr>
          <w:rFonts w:eastAsia="Times New Roman" w:cstheme="minorHAnsi"/>
          <w:i/>
          <w:iCs/>
          <w:color w:val="000000"/>
        </w:rPr>
        <w:t xml:space="preserve"> </w:t>
      </w:r>
      <w:r w:rsidRPr="000D5DB5">
        <w:rPr>
          <w:rFonts w:eastAsia="Times New Roman" w:cstheme="minorHAnsi"/>
          <w:color w:val="000000"/>
        </w:rPr>
        <w:t xml:space="preserve">By using this potion, a protective sheet of the elements surrounds the target, acting as the </w:t>
      </w:r>
      <w:del w:id="3100" w:author="Admin" w:date="2021-05-07T14:40:00Z">
        <w:r w:rsidRPr="00346DBC" w:rsidDel="00346DBC">
          <w:rPr>
            <w:rFonts w:eastAsia="Times New Roman" w:cstheme="minorHAnsi"/>
            <w:i/>
            <w:iCs/>
            <w:color w:val="000000"/>
            <w:rPrChange w:id="3101" w:author="Admin" w:date="2021-05-07T14:40:00Z">
              <w:rPr>
                <w:rFonts w:eastAsia="Times New Roman" w:cstheme="minorHAnsi"/>
                <w:b/>
                <w:bCs/>
                <w:color w:val="000000"/>
                <w:sz w:val="24"/>
                <w:szCs w:val="27"/>
              </w:rPr>
            </w:rPrChange>
          </w:rPr>
          <w:delText xml:space="preserve">Elemental </w:delText>
        </w:r>
      </w:del>
      <w:ins w:id="3102" w:author="Admin" w:date="2021-05-07T14:40:00Z">
        <w:r w:rsidR="00346DBC" w:rsidRPr="00346DBC">
          <w:rPr>
            <w:rFonts w:eastAsia="Times New Roman" w:cstheme="minorHAnsi"/>
            <w:i/>
            <w:iCs/>
            <w:color w:val="000000"/>
            <w:rPrChange w:id="3103" w:author="Admin" w:date="2021-05-07T14:40:00Z">
              <w:rPr>
                <w:rFonts w:eastAsia="Times New Roman" w:cstheme="minorHAnsi"/>
                <w:b/>
                <w:bCs/>
                <w:color w:val="000000"/>
                <w:sz w:val="24"/>
                <w:szCs w:val="27"/>
              </w:rPr>
            </w:rPrChange>
          </w:rPr>
          <w:t xml:space="preserve">elemental </w:t>
        </w:r>
      </w:ins>
      <w:del w:id="3104" w:author="Admin" w:date="2021-05-07T14:40:00Z">
        <w:r w:rsidRPr="00346DBC" w:rsidDel="00346DBC">
          <w:rPr>
            <w:rFonts w:eastAsia="Times New Roman" w:cstheme="minorHAnsi"/>
            <w:i/>
            <w:iCs/>
            <w:color w:val="000000"/>
            <w:rPrChange w:id="3105" w:author="Admin" w:date="2021-05-07T14:40:00Z">
              <w:rPr>
                <w:rFonts w:eastAsia="Times New Roman" w:cstheme="minorHAnsi"/>
                <w:b/>
                <w:bCs/>
                <w:color w:val="000000"/>
                <w:sz w:val="24"/>
                <w:szCs w:val="27"/>
              </w:rPr>
            </w:rPrChange>
          </w:rPr>
          <w:delText xml:space="preserve">Armor </w:delText>
        </w:r>
      </w:del>
      <w:ins w:id="3106" w:author="Admin" w:date="2021-05-07T14:40:00Z">
        <w:r w:rsidR="00346DBC" w:rsidRPr="00346DBC">
          <w:rPr>
            <w:rFonts w:eastAsia="Times New Roman" w:cstheme="minorHAnsi"/>
            <w:i/>
            <w:iCs/>
            <w:color w:val="000000"/>
            <w:rPrChange w:id="3107" w:author="Admin" w:date="2021-05-07T14:40:00Z">
              <w:rPr>
                <w:rFonts w:eastAsia="Times New Roman" w:cstheme="minorHAnsi"/>
                <w:b/>
                <w:bCs/>
                <w:color w:val="000000"/>
                <w:sz w:val="24"/>
                <w:szCs w:val="27"/>
              </w:rPr>
            </w:rPrChange>
          </w:rPr>
          <w:t>armor</w:t>
        </w:r>
        <w:r w:rsidR="00346DBC" w:rsidRPr="000D5DB5">
          <w:rPr>
            <w:rFonts w:eastAsia="Times New Roman" w:cstheme="minorHAnsi"/>
            <w:color w:val="000000"/>
          </w:rPr>
          <w:t xml:space="preserve"> </w:t>
        </w:r>
      </w:ins>
      <w:r w:rsidRPr="000D5DB5">
        <w:rPr>
          <w:rFonts w:eastAsia="Times New Roman" w:cstheme="minorHAnsi"/>
          <w:color w:val="000000"/>
        </w:rPr>
        <w:t xml:space="preserve">spell for up to 1 hour or until the spell’s benefit is consumed (whichever comes first). </w:t>
      </w:r>
    </w:p>
    <w:p w14:paraId="653DCA93" w14:textId="77777777" w:rsidR="008D1533" w:rsidRPr="000D5DB5" w:rsidRDefault="008D1533" w:rsidP="008D1533">
      <w:pPr>
        <w:contextualSpacing/>
        <w:rPr>
          <w:rFonts w:eastAsia="Times New Roman" w:cstheme="minorHAnsi"/>
          <w:color w:val="000000"/>
        </w:rPr>
      </w:pPr>
      <w:r w:rsidRPr="000D5DB5">
        <w:rPr>
          <w:rFonts w:eastAsia="Times New Roman" w:cstheme="minorHAnsi"/>
          <w:i/>
          <w:iCs/>
          <w:color w:val="000000"/>
        </w:rPr>
        <w:t xml:space="preserve">False Life </w:t>
      </w:r>
      <w:r>
        <w:rPr>
          <w:rFonts w:eastAsia="Times New Roman" w:cstheme="minorHAnsi"/>
          <w:i/>
          <w:iCs/>
          <w:color w:val="000000"/>
        </w:rPr>
        <w:t>Spray</w:t>
      </w:r>
      <w:r w:rsidRPr="000D5DB5">
        <w:rPr>
          <w:rFonts w:eastAsia="Times New Roman" w:cstheme="minorHAnsi"/>
          <w:i/>
          <w:iCs/>
          <w:color w:val="000000"/>
        </w:rPr>
        <w:t xml:space="preserve"> </w:t>
      </w:r>
      <w:r w:rsidRPr="000D5DB5">
        <w:rPr>
          <w:rFonts w:eastAsia="Times New Roman" w:cstheme="minorHAnsi"/>
          <w:color w:val="000000"/>
        </w:rPr>
        <w:t xml:space="preserve">By using this potion, the character gains 1d4 + 4 temporary hit points that remain for one hour. </w:t>
      </w:r>
    </w:p>
    <w:p w14:paraId="0E91602B" w14:textId="77777777" w:rsidR="008D1533" w:rsidRPr="000D5DB5" w:rsidRDefault="008D1533" w:rsidP="008D1533">
      <w:pPr>
        <w:contextualSpacing/>
        <w:rPr>
          <w:rFonts w:eastAsia="Times New Roman" w:cstheme="minorHAnsi"/>
          <w:sz w:val="24"/>
          <w:szCs w:val="24"/>
        </w:rPr>
      </w:pPr>
      <w:r w:rsidRPr="000D5DB5">
        <w:rPr>
          <w:rFonts w:eastAsia="Times New Roman" w:cstheme="minorHAnsi"/>
          <w:i/>
          <w:iCs/>
          <w:color w:val="000000"/>
        </w:rPr>
        <w:lastRenderedPageBreak/>
        <w:t xml:space="preserve">Healing Potion </w:t>
      </w:r>
      <w:r w:rsidRPr="000D5DB5">
        <w:rPr>
          <w:rFonts w:eastAsia="Times New Roman" w:cstheme="minorHAnsi"/>
          <w:color w:val="000000"/>
        </w:rPr>
        <w:t xml:space="preserve">By using this potion, character regains 1d8 + 4 hit points (if living), or takes 1d8 + 4 holy damage (if undead or fiend). </w:t>
      </w:r>
    </w:p>
    <w:p w14:paraId="7A230146" w14:textId="77777777" w:rsidR="008D1533" w:rsidRPr="000D5DB5" w:rsidRDefault="008D1533" w:rsidP="008D1533">
      <w:pPr>
        <w:contextualSpacing/>
        <w:rPr>
          <w:rFonts w:eastAsia="Times New Roman" w:cstheme="minorHAnsi"/>
          <w:sz w:val="24"/>
          <w:szCs w:val="24"/>
        </w:rPr>
      </w:pPr>
      <w:r w:rsidRPr="000D5DB5">
        <w:rPr>
          <w:rFonts w:eastAsia="Times New Roman" w:cstheme="minorHAnsi"/>
          <w:i/>
          <w:iCs/>
          <w:color w:val="000000"/>
        </w:rPr>
        <w:t xml:space="preserve">Life Potion </w:t>
      </w:r>
      <w:r w:rsidRPr="000D5DB5">
        <w:rPr>
          <w:rFonts w:eastAsia="Times New Roman" w:cstheme="minorHAnsi"/>
          <w:color w:val="000000"/>
        </w:rPr>
        <w:t xml:space="preserve">By using this potion, the creature is revived to life and restored to 1 hit point. This must be used within a minute of death, and does not work against creatures that died of old age, and cannot restore body parts. </w:t>
      </w:r>
    </w:p>
    <w:p w14:paraId="2BF4C85A" w14:textId="77777777" w:rsidR="008D1533" w:rsidRPr="000D5DB5" w:rsidRDefault="008D1533" w:rsidP="008D1533">
      <w:pPr>
        <w:contextualSpacing/>
        <w:rPr>
          <w:rFonts w:eastAsia="Times New Roman" w:cstheme="minorHAnsi"/>
          <w:sz w:val="24"/>
          <w:szCs w:val="24"/>
        </w:rPr>
      </w:pPr>
      <w:r w:rsidRPr="000D5DB5">
        <w:rPr>
          <w:rFonts w:eastAsia="Times New Roman" w:cstheme="minorHAnsi"/>
          <w:i/>
          <w:iCs/>
          <w:color w:val="000000"/>
        </w:rPr>
        <w:t>Light</w:t>
      </w:r>
      <w:r w:rsidRPr="000D5DB5">
        <w:rPr>
          <w:rFonts w:eastAsia="Times New Roman" w:cstheme="minorHAnsi"/>
          <w:i/>
          <w:iCs/>
          <w:sz w:val="24"/>
          <w:szCs w:val="24"/>
        </w:rPr>
        <w:t xml:space="preserve"> </w:t>
      </w:r>
      <w:r>
        <w:rPr>
          <w:rFonts w:eastAsia="Times New Roman" w:cstheme="minorHAnsi"/>
          <w:i/>
          <w:iCs/>
          <w:color w:val="000000"/>
        </w:rPr>
        <w:t>Stick</w:t>
      </w:r>
      <w:r w:rsidRPr="000D5DB5">
        <w:rPr>
          <w:rFonts w:eastAsia="Times New Roman" w:cstheme="minorHAnsi"/>
          <w:i/>
          <w:iCs/>
          <w:color w:val="000000"/>
        </w:rPr>
        <w:t xml:space="preserve"> </w:t>
      </w:r>
      <w:r w:rsidRPr="000D5DB5">
        <w:rPr>
          <w:rFonts w:eastAsia="Times New Roman" w:cstheme="minorHAnsi"/>
          <w:color w:val="000000"/>
        </w:rPr>
        <w:t>By using this potion, a bright glow emits, shining brightly for 20 feet, and dimly for 20 feet beyond that. This remains for 1 hour.</w:t>
      </w:r>
    </w:p>
    <w:p w14:paraId="68B6EA27" w14:textId="77777777" w:rsidR="008D1533" w:rsidRPr="00275144" w:rsidRDefault="008D1533" w:rsidP="008D1533">
      <w:pPr>
        <w:contextualSpacing/>
        <w:rPr>
          <w:rFonts w:eastAsia="Times New Roman" w:cstheme="minorHAnsi"/>
          <w:color w:val="000000"/>
        </w:rPr>
      </w:pPr>
      <w:r w:rsidRPr="00275144">
        <w:rPr>
          <w:rFonts w:eastAsia="Times New Roman" w:cstheme="minorHAnsi"/>
          <w:i/>
          <w:iCs/>
          <w:color w:val="000000"/>
        </w:rPr>
        <w:t>Mutant Slash Potion</w:t>
      </w:r>
      <w:r>
        <w:rPr>
          <w:rFonts w:eastAsia="Times New Roman" w:cstheme="minorHAnsi"/>
          <w:i/>
          <w:iCs/>
          <w:color w:val="000000"/>
        </w:rPr>
        <w:t xml:space="preserve"> </w:t>
      </w:r>
      <w:r>
        <w:rPr>
          <w:rFonts w:eastAsia="Times New Roman" w:cstheme="minorHAnsi"/>
          <w:color w:val="000000"/>
        </w:rPr>
        <w:t>By using this potion, you manifest a monster’s slash or attack from a creature of CR 1 or lower. The attack can be any attack it can make, but so long as it costs an action to make. The creature must be one of the creature types on the alchemist’s conjure and bind list (such as an ooze’s pseudopod or an elemental’s slam attack).</w:t>
      </w:r>
    </w:p>
    <w:p w14:paraId="4C41C29E" w14:textId="77777777" w:rsidR="008D1533" w:rsidRDefault="008D1533" w:rsidP="008D1533">
      <w:pPr>
        <w:contextualSpacing/>
        <w:rPr>
          <w:rFonts w:eastAsia="Times New Roman" w:cstheme="minorHAnsi"/>
          <w:color w:val="000000"/>
        </w:rPr>
      </w:pPr>
      <w:r w:rsidRPr="000D5DB5">
        <w:rPr>
          <w:rFonts w:eastAsia="Times New Roman" w:cstheme="minorHAnsi"/>
          <w:i/>
          <w:iCs/>
          <w:color w:val="000000"/>
        </w:rPr>
        <w:t xml:space="preserve">Mind Scream </w:t>
      </w:r>
      <w:r>
        <w:rPr>
          <w:rFonts w:eastAsia="Times New Roman" w:cstheme="minorHAnsi"/>
          <w:i/>
          <w:iCs/>
          <w:color w:val="000000"/>
        </w:rPr>
        <w:t>Spray</w:t>
      </w:r>
      <w:r w:rsidRPr="000D5DB5">
        <w:rPr>
          <w:rFonts w:eastAsia="Times New Roman" w:cstheme="minorHAnsi"/>
          <w:color w:val="000000"/>
        </w:rPr>
        <w:t xml:space="preserve"> By using this potion, the creature takes 1d4 psychic damage, and suffers disadvantage to their next attack. </w:t>
      </w:r>
    </w:p>
    <w:p w14:paraId="11D4092F" w14:textId="77777777" w:rsidR="008D1533" w:rsidRDefault="008D1533" w:rsidP="008D1533">
      <w:pPr>
        <w:contextualSpacing/>
        <w:rPr>
          <w:rFonts w:eastAsia="Times New Roman" w:cstheme="minorHAnsi"/>
          <w:color w:val="000000"/>
        </w:rPr>
      </w:pPr>
      <w:r w:rsidRPr="000D5DB5">
        <w:rPr>
          <w:rFonts w:eastAsia="Times New Roman" w:cstheme="minorHAnsi"/>
          <w:i/>
          <w:iCs/>
          <w:color w:val="000000"/>
        </w:rPr>
        <w:t xml:space="preserve">Mutation Potion </w:t>
      </w:r>
      <w:r w:rsidRPr="000D5DB5">
        <w:rPr>
          <w:rFonts w:eastAsia="Times New Roman" w:cstheme="minorHAnsi"/>
          <w:color w:val="000000"/>
        </w:rPr>
        <w:t xml:space="preserve">By using this potion, the character gains one mutation from the </w:t>
      </w:r>
      <w:r>
        <w:rPr>
          <w:rFonts w:eastAsia="Times New Roman" w:cstheme="minorHAnsi"/>
          <w:i/>
          <w:iCs/>
          <w:color w:val="000000"/>
        </w:rPr>
        <w:t>m</w:t>
      </w:r>
      <w:r w:rsidRPr="00874E3E">
        <w:rPr>
          <w:rFonts w:eastAsia="Times New Roman" w:cstheme="minorHAnsi"/>
          <w:i/>
          <w:iCs/>
          <w:color w:val="000000"/>
        </w:rPr>
        <w:t>utate</w:t>
      </w:r>
      <w:r w:rsidRPr="000D5DB5">
        <w:rPr>
          <w:rFonts w:eastAsia="Times New Roman" w:cstheme="minorHAnsi"/>
          <w:color w:val="000000"/>
        </w:rPr>
        <w:t xml:space="preserve"> spell. This remains for ten minutes. </w:t>
      </w:r>
    </w:p>
    <w:p w14:paraId="0E710520" w14:textId="77777777" w:rsidR="008D1533" w:rsidRPr="00965583" w:rsidRDefault="008D1533" w:rsidP="008D1533">
      <w:pPr>
        <w:contextualSpacing/>
        <w:rPr>
          <w:rFonts w:eastAsia="Times New Roman" w:cstheme="minorHAnsi"/>
          <w:color w:val="000000"/>
        </w:rPr>
      </w:pPr>
      <w:r>
        <w:rPr>
          <w:rFonts w:eastAsia="Times New Roman" w:cstheme="minorHAnsi"/>
          <w:i/>
          <w:iCs/>
          <w:color w:val="000000"/>
        </w:rPr>
        <w:t xml:space="preserve">Noxious Fumes </w:t>
      </w:r>
      <w:r>
        <w:rPr>
          <w:rFonts w:eastAsia="Times New Roman" w:cstheme="minorHAnsi"/>
          <w:color w:val="000000"/>
        </w:rPr>
        <w:t xml:space="preserve">By using this potion, the target takes 1d12 poison damage if they fail a Stamina saving throw. </w:t>
      </w:r>
    </w:p>
    <w:p w14:paraId="20DE672E" w14:textId="77777777" w:rsidR="008D1533" w:rsidRDefault="008D1533" w:rsidP="00272CA8">
      <w:pPr>
        <w:contextualSpacing/>
        <w:rPr>
          <w:rFonts w:eastAsia="Times New Roman" w:cstheme="minorHAnsi"/>
          <w:color w:val="000000"/>
        </w:rPr>
      </w:pPr>
      <w:r w:rsidRPr="000D5DB5">
        <w:rPr>
          <w:rFonts w:eastAsia="Times New Roman" w:cstheme="minorHAnsi"/>
          <w:i/>
          <w:iCs/>
          <w:color w:val="000000"/>
        </w:rPr>
        <w:t xml:space="preserve">Rejuvenation </w:t>
      </w:r>
      <w:r>
        <w:rPr>
          <w:rFonts w:eastAsia="Times New Roman" w:cstheme="minorHAnsi"/>
          <w:i/>
          <w:iCs/>
          <w:color w:val="000000"/>
        </w:rPr>
        <w:t>Pill</w:t>
      </w:r>
      <w:r w:rsidRPr="000D5DB5">
        <w:rPr>
          <w:rFonts w:eastAsia="Times New Roman" w:cstheme="minorHAnsi"/>
          <w:i/>
          <w:iCs/>
          <w:color w:val="000000"/>
        </w:rPr>
        <w:t xml:space="preserve"> </w:t>
      </w:r>
      <w:r w:rsidRPr="000D5DB5">
        <w:rPr>
          <w:rFonts w:eastAsia="Times New Roman" w:cstheme="minorHAnsi"/>
          <w:color w:val="000000"/>
        </w:rPr>
        <w:t xml:space="preserve">By using this potion, the creature regains 1d4 hit points. </w:t>
      </w:r>
      <w:del w:id="3108" w:author="Admin" w:date="2021-05-07T14:35:00Z">
        <w:r w:rsidRPr="000D5DB5" w:rsidDel="00346DBC">
          <w:rPr>
            <w:rFonts w:eastAsia="Times New Roman" w:cstheme="minorHAnsi"/>
            <w:color w:val="000000"/>
          </w:rPr>
          <w:delText xml:space="preserve">At the </w:delText>
        </w:r>
        <w:r w:rsidRPr="000D5DB5" w:rsidDel="00346DBC">
          <w:rPr>
            <w:rFonts w:eastAsia="Times New Roman" w:cstheme="minorHAnsi"/>
            <w:color w:val="000000"/>
          </w:rPr>
          <w:lastRenderedPageBreak/>
          <w:delText xml:space="preserve">beginning of the creature’s turn the next round, they must </w:delText>
        </w:r>
        <w:r w:rsidDel="00346DBC">
          <w:rPr>
            <w:rFonts w:eastAsia="Times New Roman" w:cstheme="minorHAnsi"/>
            <w:color w:val="000000"/>
          </w:rPr>
          <w:delText xml:space="preserve">roll 1d20 + 4 versus a DC of 11 </w:delText>
        </w:r>
        <w:r w:rsidRPr="000D5DB5" w:rsidDel="00346DBC">
          <w:rPr>
            <w:rFonts w:eastAsia="Times New Roman" w:cstheme="minorHAnsi"/>
            <w:color w:val="000000"/>
          </w:rPr>
          <w:delText>to regain another 1d4 hit points</w:delText>
        </w:r>
        <w:r w:rsidDel="00346DBC">
          <w:rPr>
            <w:rFonts w:eastAsia="Times New Roman" w:cstheme="minorHAnsi"/>
            <w:color w:val="000000"/>
          </w:rPr>
          <w:delText xml:space="preserve">. </w:delText>
        </w:r>
      </w:del>
      <w:ins w:id="3109" w:author="Admin" w:date="2021-05-07T14:35:00Z">
        <w:r w:rsidR="00346DBC">
          <w:rPr>
            <w:rFonts w:eastAsia="Times New Roman" w:cstheme="minorHAnsi"/>
            <w:color w:val="000000"/>
          </w:rPr>
          <w:t xml:space="preserve">This acts exactly as the </w:t>
        </w:r>
        <w:r w:rsidR="00346DBC" w:rsidRPr="00346DBC">
          <w:rPr>
            <w:rFonts w:eastAsia="Times New Roman" w:cstheme="minorHAnsi"/>
            <w:i/>
            <w:iCs/>
            <w:color w:val="000000"/>
            <w:rPrChange w:id="3110" w:author="Admin" w:date="2021-05-07T14:35:00Z">
              <w:rPr>
                <w:rFonts w:eastAsia="Times New Roman" w:cstheme="minorHAnsi"/>
                <w:b/>
                <w:bCs/>
                <w:color w:val="000000"/>
                <w:sz w:val="24"/>
                <w:szCs w:val="27"/>
              </w:rPr>
            </w:rPrChange>
          </w:rPr>
          <w:t>rejuvenation</w:t>
        </w:r>
        <w:r w:rsidR="00346DBC">
          <w:rPr>
            <w:rFonts w:eastAsia="Times New Roman" w:cstheme="minorHAnsi"/>
            <w:color w:val="000000"/>
          </w:rPr>
          <w:t xml:space="preserve"> sigil spell. </w:t>
        </w:r>
      </w:ins>
      <w:r>
        <w:rPr>
          <w:rFonts w:eastAsia="Times New Roman" w:cstheme="minorHAnsi"/>
          <w:color w:val="000000"/>
        </w:rPr>
        <w:t xml:space="preserve">If they fail their check, the pill’s effects end prematurely. </w:t>
      </w:r>
    </w:p>
    <w:p w14:paraId="0F291F4A" w14:textId="77777777" w:rsidR="008D1533" w:rsidDel="00346DBC" w:rsidRDefault="008D1533" w:rsidP="008D1533">
      <w:pPr>
        <w:contextualSpacing/>
        <w:rPr>
          <w:del w:id="3111" w:author="Admin" w:date="2021-05-07T14:35:00Z"/>
          <w:rFonts w:eastAsia="Times New Roman" w:cstheme="minorHAnsi"/>
          <w:color w:val="000000"/>
        </w:rPr>
      </w:pPr>
      <w:del w:id="3112" w:author="Admin" w:date="2021-05-07T14:35:00Z">
        <w:r w:rsidDel="00346DBC">
          <w:rPr>
            <w:rFonts w:eastAsia="Times New Roman" w:cstheme="minorHAnsi"/>
            <w:color w:val="000000"/>
          </w:rPr>
          <w:delText xml:space="preserve">While under the benefits of this pill, the imbiber </w:delText>
        </w:r>
        <w:r w:rsidRPr="000D5DB5" w:rsidDel="00346DBC">
          <w:rPr>
            <w:rFonts w:eastAsia="Times New Roman" w:cstheme="minorHAnsi"/>
            <w:color w:val="000000"/>
          </w:rPr>
          <w:delText xml:space="preserve">is resistant to poison damage. </w:delText>
        </w:r>
        <w:r w:rsidDel="00346DBC">
          <w:rPr>
            <w:rFonts w:eastAsia="Times New Roman" w:cstheme="minorHAnsi"/>
            <w:color w:val="000000"/>
          </w:rPr>
          <w:delText xml:space="preserve">After one minute, this pill’s benefits end regardless if they succeeded on the required roll. </w:delText>
        </w:r>
      </w:del>
    </w:p>
    <w:p w14:paraId="37A2099D" w14:textId="77777777" w:rsidR="008D1533" w:rsidRPr="000D5DB5" w:rsidRDefault="008D1533" w:rsidP="008D1533">
      <w:pPr>
        <w:contextualSpacing/>
        <w:rPr>
          <w:rFonts w:eastAsia="Times New Roman" w:cstheme="minorHAnsi"/>
          <w:color w:val="000000"/>
        </w:rPr>
      </w:pPr>
      <w:r w:rsidRPr="000D5DB5">
        <w:rPr>
          <w:rFonts w:eastAsia="Times New Roman" w:cstheme="minorHAnsi"/>
          <w:i/>
          <w:iCs/>
          <w:color w:val="000000"/>
        </w:rPr>
        <w:t xml:space="preserve">Skill </w:t>
      </w:r>
      <w:r>
        <w:rPr>
          <w:rFonts w:eastAsia="Times New Roman" w:cstheme="minorHAnsi"/>
          <w:i/>
          <w:iCs/>
          <w:color w:val="000000"/>
        </w:rPr>
        <w:t>Extract</w:t>
      </w:r>
      <w:r w:rsidRPr="000D5DB5">
        <w:rPr>
          <w:rFonts w:eastAsia="Times New Roman" w:cstheme="minorHAnsi"/>
          <w:i/>
          <w:iCs/>
          <w:color w:val="000000"/>
        </w:rPr>
        <w:t xml:space="preserve"> </w:t>
      </w:r>
      <w:r w:rsidRPr="000D5DB5">
        <w:rPr>
          <w:rFonts w:eastAsia="Times New Roman" w:cstheme="minorHAnsi"/>
          <w:color w:val="000000"/>
        </w:rPr>
        <w:t>By using this potion, the creature’s skill becomes greater, gaining a bonus to a single skill check</w:t>
      </w:r>
    </w:p>
    <w:p w14:paraId="5E579A8F" w14:textId="77777777" w:rsidR="008D1533" w:rsidRPr="000D5DB5" w:rsidRDefault="008D1533" w:rsidP="008D1533">
      <w:pPr>
        <w:pStyle w:val="ListParagraph"/>
        <w:numPr>
          <w:ilvl w:val="0"/>
          <w:numId w:val="53"/>
        </w:numPr>
        <w:ind w:left="360"/>
        <w:rPr>
          <w:rFonts w:eastAsia="Times New Roman" w:cstheme="minorHAnsi"/>
          <w:color w:val="000000"/>
        </w:rPr>
      </w:pPr>
      <w:r w:rsidRPr="000D5DB5">
        <w:rPr>
          <w:rFonts w:eastAsia="Times New Roman" w:cstheme="minorHAnsi"/>
          <w:i/>
          <w:iCs/>
          <w:color w:val="000000"/>
        </w:rPr>
        <w:t xml:space="preserve">Minor: </w:t>
      </w:r>
      <w:r w:rsidRPr="000D5DB5">
        <w:rPr>
          <w:rFonts w:eastAsia="Times New Roman" w:cstheme="minorHAnsi"/>
          <w:color w:val="000000"/>
        </w:rPr>
        <w:t xml:space="preserve">Common, +2 </w:t>
      </w:r>
    </w:p>
    <w:p w14:paraId="61D14793" w14:textId="77777777" w:rsidR="008D1533" w:rsidRPr="000D5DB5" w:rsidRDefault="008D1533" w:rsidP="008D1533">
      <w:pPr>
        <w:pStyle w:val="ListParagraph"/>
        <w:numPr>
          <w:ilvl w:val="0"/>
          <w:numId w:val="53"/>
        </w:numPr>
        <w:ind w:left="360"/>
        <w:rPr>
          <w:rFonts w:eastAsia="Times New Roman" w:cstheme="minorHAnsi"/>
          <w:color w:val="000000"/>
        </w:rPr>
      </w:pPr>
      <w:r w:rsidRPr="000D5DB5">
        <w:rPr>
          <w:rFonts w:eastAsia="Times New Roman" w:cstheme="minorHAnsi"/>
          <w:i/>
          <w:iCs/>
          <w:color w:val="000000"/>
        </w:rPr>
        <w:t>Moderate:</w:t>
      </w:r>
      <w:r w:rsidRPr="000D5DB5">
        <w:rPr>
          <w:rFonts w:eastAsia="Times New Roman" w:cstheme="minorHAnsi"/>
          <w:color w:val="000000"/>
        </w:rPr>
        <w:t xml:space="preserve"> Uncommon, +3</w:t>
      </w:r>
    </w:p>
    <w:p w14:paraId="34B3B442" w14:textId="77777777" w:rsidR="008D1533" w:rsidRPr="000D5DB5" w:rsidRDefault="008D1533" w:rsidP="008D1533">
      <w:pPr>
        <w:pStyle w:val="ListParagraph"/>
        <w:numPr>
          <w:ilvl w:val="0"/>
          <w:numId w:val="53"/>
        </w:numPr>
        <w:ind w:left="360"/>
        <w:rPr>
          <w:rFonts w:eastAsia="Times New Roman" w:cstheme="minorHAnsi"/>
          <w:color w:val="000000"/>
        </w:rPr>
      </w:pPr>
      <w:r w:rsidRPr="000D5DB5">
        <w:rPr>
          <w:rFonts w:eastAsia="Times New Roman" w:cstheme="minorHAnsi"/>
          <w:i/>
          <w:iCs/>
          <w:color w:val="000000"/>
        </w:rPr>
        <w:t>Greater:</w:t>
      </w:r>
      <w:r w:rsidRPr="000D5DB5">
        <w:rPr>
          <w:rFonts w:eastAsia="Times New Roman" w:cstheme="minorHAnsi"/>
          <w:color w:val="000000"/>
        </w:rPr>
        <w:t xml:space="preserve"> Rare, +4</w:t>
      </w:r>
    </w:p>
    <w:p w14:paraId="6D172A5B" w14:textId="77777777" w:rsidR="008D1533" w:rsidRPr="000D5DB5" w:rsidRDefault="008D1533" w:rsidP="00864C72">
      <w:pPr>
        <w:pStyle w:val="ListParagraph"/>
        <w:numPr>
          <w:ilvl w:val="0"/>
          <w:numId w:val="53"/>
        </w:numPr>
        <w:ind w:left="360"/>
        <w:rPr>
          <w:rFonts w:eastAsia="Times New Roman" w:cstheme="minorHAnsi"/>
          <w:color w:val="000000"/>
        </w:rPr>
      </w:pPr>
      <w:r w:rsidRPr="000D5DB5">
        <w:rPr>
          <w:rFonts w:eastAsia="Times New Roman" w:cstheme="minorHAnsi"/>
          <w:i/>
          <w:iCs/>
          <w:color w:val="000000"/>
        </w:rPr>
        <w:t>Supreme:</w:t>
      </w:r>
      <w:r w:rsidRPr="000D5DB5">
        <w:rPr>
          <w:rFonts w:eastAsia="Times New Roman" w:cstheme="minorHAnsi"/>
          <w:color w:val="000000"/>
        </w:rPr>
        <w:t xml:space="preserve"> </w:t>
      </w:r>
      <w:r w:rsidR="00864C72">
        <w:rPr>
          <w:rFonts w:eastAsia="Times New Roman" w:cstheme="minorHAnsi"/>
          <w:color w:val="000000"/>
        </w:rPr>
        <w:t>Epic</w:t>
      </w:r>
      <w:r w:rsidRPr="000D5DB5">
        <w:rPr>
          <w:rFonts w:eastAsia="Times New Roman" w:cstheme="minorHAnsi"/>
          <w:color w:val="000000"/>
        </w:rPr>
        <w:t>, +5</w:t>
      </w:r>
    </w:p>
    <w:p w14:paraId="2CC0D1DB" w14:textId="77777777" w:rsidR="008D1533" w:rsidRPr="00134BC3" w:rsidRDefault="008D1533" w:rsidP="008D1533">
      <w:pPr>
        <w:pStyle w:val="ListParagraph"/>
        <w:numPr>
          <w:ilvl w:val="0"/>
          <w:numId w:val="53"/>
        </w:numPr>
        <w:ind w:left="360"/>
        <w:rPr>
          <w:rFonts w:eastAsia="Times New Roman" w:cstheme="minorHAnsi"/>
          <w:color w:val="000000"/>
        </w:rPr>
      </w:pPr>
      <w:r w:rsidRPr="000D5DB5">
        <w:rPr>
          <w:rFonts w:eastAsia="Times New Roman" w:cstheme="minorHAnsi"/>
          <w:i/>
          <w:iCs/>
          <w:color w:val="000000"/>
        </w:rPr>
        <w:t>Legendary:</w:t>
      </w:r>
      <w:r w:rsidRPr="000D5DB5">
        <w:rPr>
          <w:rFonts w:eastAsia="Times New Roman" w:cstheme="minorHAnsi"/>
          <w:color w:val="000000"/>
        </w:rPr>
        <w:t xml:space="preserve"> Legendary, +6</w:t>
      </w:r>
    </w:p>
    <w:p w14:paraId="7C3F8E81" w14:textId="77777777" w:rsidR="008D1533" w:rsidRPr="000D5DB5" w:rsidRDefault="008D1533" w:rsidP="00272CA8">
      <w:pPr>
        <w:contextualSpacing/>
        <w:rPr>
          <w:rFonts w:eastAsia="Times New Roman" w:cstheme="minorHAnsi"/>
          <w:color w:val="000000"/>
        </w:rPr>
      </w:pPr>
      <w:r w:rsidRPr="000D5DB5">
        <w:rPr>
          <w:rFonts w:eastAsia="Times New Roman" w:cstheme="minorHAnsi"/>
          <w:i/>
          <w:iCs/>
          <w:color w:val="000000"/>
        </w:rPr>
        <w:t xml:space="preserve">Sparing Potion </w:t>
      </w:r>
      <w:r w:rsidRPr="000D5DB5">
        <w:rPr>
          <w:rFonts w:eastAsia="Times New Roman" w:cstheme="minorHAnsi"/>
          <w:color w:val="000000"/>
        </w:rPr>
        <w:t xml:space="preserve">By </w:t>
      </w:r>
      <w:del w:id="3113" w:author="Admin" w:date="2021-05-07T14:39:00Z">
        <w:r w:rsidRPr="000D5DB5" w:rsidDel="00346DBC">
          <w:rPr>
            <w:rFonts w:eastAsia="Times New Roman" w:cstheme="minorHAnsi"/>
            <w:color w:val="000000"/>
          </w:rPr>
          <w:delText xml:space="preserve">using </w:delText>
        </w:r>
      </w:del>
      <w:ins w:id="3114" w:author="Admin" w:date="2021-05-07T14:39:00Z">
        <w:r w:rsidR="00346DBC">
          <w:rPr>
            <w:rFonts w:eastAsia="Times New Roman" w:cstheme="minorHAnsi"/>
            <w:color w:val="000000"/>
          </w:rPr>
          <w:t>splashing</w:t>
        </w:r>
        <w:r w:rsidR="00346DBC" w:rsidRPr="000D5DB5">
          <w:rPr>
            <w:rFonts w:eastAsia="Times New Roman" w:cstheme="minorHAnsi"/>
            <w:color w:val="000000"/>
          </w:rPr>
          <w:t xml:space="preserve"> </w:t>
        </w:r>
      </w:ins>
      <w:r w:rsidRPr="000D5DB5">
        <w:rPr>
          <w:rFonts w:eastAsia="Times New Roman" w:cstheme="minorHAnsi"/>
          <w:color w:val="000000"/>
        </w:rPr>
        <w:t>this potion</w:t>
      </w:r>
      <w:ins w:id="3115" w:author="Admin" w:date="2021-05-07T14:39:00Z">
        <w:r w:rsidR="00346DBC">
          <w:rPr>
            <w:rFonts w:eastAsia="Times New Roman" w:cstheme="minorHAnsi"/>
            <w:color w:val="000000"/>
          </w:rPr>
          <w:t xml:space="preserve"> on a dying creature</w:t>
        </w:r>
      </w:ins>
      <w:r w:rsidRPr="000D5DB5">
        <w:rPr>
          <w:rFonts w:eastAsia="Times New Roman" w:cstheme="minorHAnsi"/>
          <w:color w:val="000000"/>
        </w:rPr>
        <w:t xml:space="preserve">, </w:t>
      </w:r>
      <w:del w:id="3116" w:author="Admin" w:date="2021-05-07T14:40:00Z">
        <w:r w:rsidRPr="000D5DB5" w:rsidDel="00346DBC">
          <w:rPr>
            <w:rFonts w:eastAsia="Times New Roman" w:cstheme="minorHAnsi"/>
            <w:color w:val="000000"/>
          </w:rPr>
          <w:delText xml:space="preserve">a creature that has 0 hit </w:delText>
        </w:r>
      </w:del>
      <w:ins w:id="3117" w:author="Admin" w:date="2021-05-07T14:40:00Z">
        <w:r w:rsidR="00346DBC">
          <w:rPr>
            <w:rFonts w:eastAsia="Times New Roman" w:cstheme="minorHAnsi"/>
            <w:color w:val="000000"/>
          </w:rPr>
          <w:t xml:space="preserve">they </w:t>
        </w:r>
      </w:ins>
      <w:del w:id="3118" w:author="Admin" w:date="2021-05-07T14:40:00Z">
        <w:r w:rsidRPr="000D5DB5" w:rsidDel="00346DBC">
          <w:rPr>
            <w:rFonts w:eastAsia="Times New Roman" w:cstheme="minorHAnsi"/>
            <w:color w:val="000000"/>
          </w:rPr>
          <w:delText xml:space="preserve">points </w:delText>
        </w:r>
      </w:del>
      <w:r w:rsidRPr="000D5DB5">
        <w:rPr>
          <w:rFonts w:eastAsia="Times New Roman" w:cstheme="minorHAnsi"/>
          <w:color w:val="000000"/>
        </w:rPr>
        <w:t>become</w:t>
      </w:r>
      <w:del w:id="3119" w:author="Admin" w:date="2021-05-07T14:40:00Z">
        <w:r w:rsidRPr="000D5DB5" w:rsidDel="00346DBC">
          <w:rPr>
            <w:rFonts w:eastAsia="Times New Roman" w:cstheme="minorHAnsi"/>
            <w:color w:val="000000"/>
          </w:rPr>
          <w:delText>s</w:delText>
        </w:r>
      </w:del>
      <w:r w:rsidRPr="000D5DB5">
        <w:rPr>
          <w:rFonts w:eastAsia="Times New Roman" w:cstheme="minorHAnsi"/>
          <w:color w:val="000000"/>
        </w:rPr>
        <w:t xml:space="preserve"> stable. This has no effect on undead or constructs. </w:t>
      </w:r>
    </w:p>
    <w:p w14:paraId="2D4AE3CD" w14:textId="77777777" w:rsidR="008D1533" w:rsidRPr="00E57773" w:rsidRDefault="008D1533" w:rsidP="008D1533">
      <w:pPr>
        <w:contextualSpacing/>
        <w:rPr>
          <w:rFonts w:eastAsia="Times New Roman" w:cstheme="minorHAnsi"/>
          <w:color w:val="000000"/>
        </w:rPr>
        <w:sectPr w:rsidR="008D1533" w:rsidRPr="00E57773" w:rsidSect="00134BC3">
          <w:type w:val="continuous"/>
          <w:pgSz w:w="12240" w:h="15840"/>
          <w:pgMar w:top="1440" w:right="1800" w:bottom="1440" w:left="1800" w:header="708" w:footer="708" w:gutter="0"/>
          <w:cols w:num="2" w:space="708"/>
          <w:docGrid w:linePitch="360"/>
        </w:sectPr>
      </w:pPr>
      <w:r w:rsidRPr="000D5DB5">
        <w:rPr>
          <w:rFonts w:eastAsia="Times New Roman" w:cstheme="minorHAnsi"/>
          <w:i/>
          <w:iCs/>
          <w:color w:val="000000"/>
        </w:rPr>
        <w:t xml:space="preserve">Smoke Bomb </w:t>
      </w:r>
      <w:r w:rsidRPr="000D5DB5">
        <w:rPr>
          <w:rFonts w:eastAsia="Times New Roman" w:cstheme="minorHAnsi"/>
          <w:color w:val="000000"/>
        </w:rPr>
        <w:t>By using this potion, a 20-foot-radius sphere of fog arises from the point of use. The sphere spreads around corners, and its area is heavily obscured. It lasts for 1d6</w:t>
      </w:r>
      <w:r>
        <w:rPr>
          <w:rFonts w:eastAsia="Times New Roman" w:cstheme="minorHAnsi"/>
          <w:color w:val="000000"/>
        </w:rPr>
        <w:t xml:space="preserve"> </w:t>
      </w:r>
      <w:r w:rsidRPr="000D5DB5">
        <w:rPr>
          <w:rFonts w:eastAsia="Times New Roman" w:cstheme="minorHAnsi"/>
          <w:color w:val="000000"/>
        </w:rPr>
        <w:t>x</w:t>
      </w:r>
      <w:r>
        <w:rPr>
          <w:rFonts w:eastAsia="Times New Roman" w:cstheme="minorHAnsi"/>
          <w:color w:val="000000"/>
        </w:rPr>
        <w:t xml:space="preserve"> </w:t>
      </w:r>
      <w:r w:rsidRPr="000D5DB5">
        <w:rPr>
          <w:rFonts w:eastAsia="Times New Roman" w:cstheme="minorHAnsi"/>
          <w:color w:val="000000"/>
        </w:rPr>
        <w:t>10 minutes (30 minutes) or until a wind of moderate or greater speed (at least 10 miles per hour) disperses it.</w:t>
      </w:r>
      <w:r>
        <w:rPr>
          <w:rFonts w:eastAsia="Times New Roman" w:cstheme="minorHAnsi"/>
          <w:color w:val="000000"/>
        </w:rPr>
        <w:t xml:space="preserve"> The rarity can be treated as if the spell’s level is ½ by reducing the sphere’s radius to 5 feet.</w:t>
      </w:r>
      <w:r>
        <w:rPr>
          <w:rFonts w:eastAsia="Times New Roman" w:cstheme="minorHAnsi"/>
          <w:sz w:val="24"/>
          <w:szCs w:val="24"/>
        </w:rPr>
        <w:t xml:space="preserve"> </w:t>
      </w:r>
    </w:p>
    <w:p w14:paraId="2D11E98B" w14:textId="77777777" w:rsidR="00346DBC" w:rsidRDefault="00346DBC">
      <w:pPr>
        <w:spacing w:after="200" w:line="276" w:lineRule="auto"/>
        <w:rPr>
          <w:ins w:id="3120" w:author="Admin" w:date="2021-05-07T14:39:00Z"/>
          <w:rFonts w:eastAsia="Times New Roman" w:cstheme="minorHAnsi"/>
        </w:rPr>
      </w:pPr>
      <w:ins w:id="3121" w:author="Admin" w:date="2021-05-07T14:39:00Z">
        <w:r>
          <w:rPr>
            <w:rFonts w:eastAsia="Times New Roman" w:cstheme="minorHAnsi"/>
          </w:rPr>
          <w:lastRenderedPageBreak/>
          <w:br w:type="page"/>
        </w:r>
      </w:ins>
    </w:p>
    <w:p w14:paraId="23394A92" w14:textId="77777777" w:rsidR="008D1533" w:rsidRPr="00636DEE" w:rsidDel="00346DBC" w:rsidRDefault="008D1533" w:rsidP="008D1533">
      <w:pPr>
        <w:contextualSpacing/>
        <w:rPr>
          <w:del w:id="3122" w:author="Admin" w:date="2021-05-07T14:39:00Z"/>
          <w:rFonts w:eastAsia="Times New Roman" w:cstheme="minorHAnsi"/>
        </w:rPr>
      </w:pPr>
    </w:p>
    <w:p w14:paraId="67EE8B0B" w14:textId="77777777" w:rsidR="008D1533" w:rsidRPr="00636DEE" w:rsidRDefault="008D1533" w:rsidP="008D1533">
      <w:pPr>
        <w:pStyle w:val="Heading4"/>
      </w:pPr>
      <w:r w:rsidRPr="00636DEE">
        <w:t>Special Potions</w:t>
      </w:r>
    </w:p>
    <w:p w14:paraId="45591431" w14:textId="77777777" w:rsidR="008D1533" w:rsidRDefault="008D1533" w:rsidP="008D1533">
      <w:pPr>
        <w:contextualSpacing/>
        <w:rPr>
          <w:rFonts w:eastAsia="Times New Roman" w:cstheme="minorHAnsi"/>
        </w:rPr>
      </w:pPr>
      <w:r w:rsidRPr="00636DEE">
        <w:rPr>
          <w:rFonts w:eastAsia="Times New Roman" w:cstheme="minorHAnsi"/>
        </w:rPr>
        <w:t>Most potions are based on spells as described in Chapter 7. Some potions diverge from this rule, however, and cover areas that are beyond the strength of spells, such as providing rest. Often times, such potions have their own prices instead of conforming to the Item Creation Complexity and Cost Table on Chapter 7.</w:t>
      </w:r>
      <w:r>
        <w:rPr>
          <w:rFonts w:eastAsia="Times New Roman" w:cstheme="minorHAnsi"/>
        </w:rPr>
        <w:t xml:space="preserve"> </w:t>
      </w:r>
    </w:p>
    <w:p w14:paraId="0568648F" w14:textId="77777777" w:rsidR="008D1533" w:rsidRDefault="008D1533" w:rsidP="008D1533">
      <w:pPr>
        <w:contextualSpacing/>
        <w:rPr>
          <w:rFonts w:eastAsia="Times New Roman" w:cstheme="minorHAnsi"/>
        </w:rPr>
      </w:pPr>
      <w:r>
        <w:rPr>
          <w:rFonts w:eastAsia="Times New Roman" w:cstheme="minorHAnsi"/>
        </w:rPr>
        <w:t xml:space="preserve">The DCs described under each potion are the default, but any creature with the Alchemy ability can increase the DC to be equal to their potion DCs. </w:t>
      </w:r>
    </w:p>
    <w:p w14:paraId="10E683BD" w14:textId="77777777" w:rsidR="000C0B6D" w:rsidRDefault="000C0B6D" w:rsidP="008D1533">
      <w:pPr>
        <w:contextualSpacing/>
        <w:rPr>
          <w:rFonts w:eastAsia="Times New Roman" w:cstheme="minorHAnsi"/>
        </w:rPr>
      </w:pPr>
    </w:p>
    <w:tbl>
      <w:tblPr>
        <w:tblStyle w:val="TableGrid"/>
        <w:tblW w:w="9030" w:type="dxa"/>
        <w:tblLook w:val="04A0" w:firstRow="1" w:lastRow="0" w:firstColumn="1" w:lastColumn="0" w:noHBand="0" w:noVBand="1"/>
      </w:tblPr>
      <w:tblGrid>
        <w:gridCol w:w="1687"/>
        <w:gridCol w:w="1792"/>
        <w:gridCol w:w="5551"/>
      </w:tblGrid>
      <w:tr w:rsidR="000C0B6D" w:rsidRPr="00541781" w14:paraId="33D9B72A" w14:textId="77777777" w:rsidTr="000C0B6D">
        <w:tc>
          <w:tcPr>
            <w:tcW w:w="1687" w:type="dxa"/>
          </w:tcPr>
          <w:p w14:paraId="7658AF91" w14:textId="77777777" w:rsidR="000C0B6D" w:rsidRPr="00541781" w:rsidRDefault="000C0B6D" w:rsidP="000C0B6D">
            <w:pPr>
              <w:contextualSpacing/>
              <w:rPr>
                <w:rFonts w:eastAsia="Times New Roman" w:cstheme="minorHAnsi"/>
                <w:b/>
                <w:bCs/>
                <w:color w:val="000000"/>
              </w:rPr>
            </w:pPr>
            <w:r w:rsidRPr="00541781">
              <w:rPr>
                <w:rFonts w:eastAsia="Times New Roman" w:cstheme="minorHAnsi"/>
                <w:b/>
                <w:bCs/>
                <w:color w:val="000000"/>
              </w:rPr>
              <w:t>Name</w:t>
            </w:r>
          </w:p>
        </w:tc>
        <w:tc>
          <w:tcPr>
            <w:tcW w:w="1792" w:type="dxa"/>
          </w:tcPr>
          <w:p w14:paraId="43543993" w14:textId="77777777" w:rsidR="000C0B6D" w:rsidRPr="00541781" w:rsidRDefault="000C0B6D" w:rsidP="000C0B6D">
            <w:pPr>
              <w:contextualSpacing/>
              <w:rPr>
                <w:rFonts w:eastAsia="Times New Roman" w:cstheme="minorHAnsi"/>
                <w:b/>
                <w:bCs/>
                <w:color w:val="000000"/>
              </w:rPr>
            </w:pPr>
            <w:r>
              <w:rPr>
                <w:rFonts w:eastAsia="Times New Roman" w:cstheme="minorHAnsi"/>
                <w:b/>
                <w:bCs/>
                <w:color w:val="000000"/>
              </w:rPr>
              <w:t>Rarity</w:t>
            </w:r>
            <w:r w:rsidRPr="00541781">
              <w:rPr>
                <w:rFonts w:eastAsia="Times New Roman" w:cstheme="minorHAnsi"/>
                <w:b/>
                <w:bCs/>
                <w:color w:val="000000"/>
              </w:rPr>
              <w:t>/EP</w:t>
            </w:r>
          </w:p>
        </w:tc>
        <w:tc>
          <w:tcPr>
            <w:tcW w:w="5551" w:type="dxa"/>
          </w:tcPr>
          <w:p w14:paraId="11318576" w14:textId="77777777" w:rsidR="000C0B6D" w:rsidRPr="00541781" w:rsidRDefault="000C0B6D" w:rsidP="000C0B6D">
            <w:pPr>
              <w:contextualSpacing/>
              <w:rPr>
                <w:rFonts w:eastAsia="Times New Roman" w:cstheme="minorHAnsi"/>
                <w:b/>
                <w:bCs/>
                <w:color w:val="000000"/>
              </w:rPr>
            </w:pPr>
            <w:r>
              <w:rPr>
                <w:rFonts w:eastAsia="Times New Roman" w:cstheme="minorHAnsi"/>
                <w:b/>
                <w:bCs/>
                <w:color w:val="000000"/>
              </w:rPr>
              <w:t>Effect</w:t>
            </w:r>
          </w:p>
        </w:tc>
      </w:tr>
      <w:tr w:rsidR="000C0B6D" w14:paraId="3543095C" w14:textId="77777777" w:rsidTr="000C0B6D">
        <w:tc>
          <w:tcPr>
            <w:tcW w:w="1687" w:type="dxa"/>
          </w:tcPr>
          <w:p w14:paraId="4254A20C" w14:textId="77777777" w:rsidR="000C0B6D" w:rsidRPr="00FE3C1B" w:rsidRDefault="000C0B6D" w:rsidP="000C0B6D">
            <w:pPr>
              <w:contextualSpacing/>
              <w:rPr>
                <w:rFonts w:eastAsia="Times New Roman" w:cstheme="minorHAnsi"/>
                <w:color w:val="000000"/>
              </w:rPr>
            </w:pPr>
            <w:r>
              <w:rPr>
                <w:rFonts w:eastAsia="Times New Roman" w:cstheme="minorHAnsi"/>
                <w:color w:val="000000"/>
              </w:rPr>
              <w:t>Acid Neutralizer</w:t>
            </w:r>
          </w:p>
        </w:tc>
        <w:tc>
          <w:tcPr>
            <w:tcW w:w="1792" w:type="dxa"/>
          </w:tcPr>
          <w:p w14:paraId="43D96D64" w14:textId="77777777" w:rsidR="000C0B6D" w:rsidRDefault="000C0B6D" w:rsidP="000C0B6D">
            <w:pPr>
              <w:contextualSpacing/>
              <w:rPr>
                <w:rFonts w:eastAsia="Times New Roman" w:cstheme="minorHAnsi"/>
                <w:color w:val="000000"/>
              </w:rPr>
            </w:pPr>
            <w:r>
              <w:rPr>
                <w:rFonts w:eastAsia="Times New Roman" w:cstheme="minorHAnsi"/>
                <w:color w:val="000000"/>
              </w:rPr>
              <w:t>Common</w:t>
            </w:r>
          </w:p>
        </w:tc>
        <w:tc>
          <w:tcPr>
            <w:tcW w:w="5551" w:type="dxa"/>
          </w:tcPr>
          <w:p w14:paraId="074676AA" w14:textId="77777777" w:rsidR="000C0B6D" w:rsidRDefault="000C0B6D" w:rsidP="000C0B6D">
            <w:pPr>
              <w:contextualSpacing/>
              <w:rPr>
                <w:rFonts w:eastAsia="Times New Roman" w:cstheme="minorHAnsi"/>
                <w:color w:val="000000"/>
              </w:rPr>
            </w:pPr>
            <w:r>
              <w:rPr>
                <w:rFonts w:eastAsia="Times New Roman" w:cstheme="minorHAnsi"/>
                <w:color w:val="000000"/>
              </w:rPr>
              <w:t>Reduce acid damage by 1d6 + 3 once/round</w:t>
            </w:r>
          </w:p>
        </w:tc>
      </w:tr>
      <w:tr w:rsidR="000C0B6D" w:rsidRPr="00541781" w14:paraId="15609689" w14:textId="77777777" w:rsidTr="000C0B6D">
        <w:tc>
          <w:tcPr>
            <w:tcW w:w="1687" w:type="dxa"/>
          </w:tcPr>
          <w:p w14:paraId="67CAF1B3" w14:textId="77777777" w:rsidR="000C0B6D" w:rsidRPr="00541781" w:rsidRDefault="000C0B6D" w:rsidP="000C0B6D">
            <w:pPr>
              <w:contextualSpacing/>
              <w:rPr>
                <w:rFonts w:eastAsia="Times New Roman" w:cstheme="minorHAnsi"/>
                <w:color w:val="000000"/>
              </w:rPr>
            </w:pPr>
            <w:r>
              <w:rPr>
                <w:rFonts w:eastAsia="Times New Roman" w:cstheme="minorHAnsi"/>
                <w:color w:val="000000"/>
              </w:rPr>
              <w:t xml:space="preserve">Antiodor </w:t>
            </w:r>
          </w:p>
        </w:tc>
        <w:tc>
          <w:tcPr>
            <w:tcW w:w="1792" w:type="dxa"/>
          </w:tcPr>
          <w:p w14:paraId="6FA753B7" w14:textId="77777777" w:rsidR="000C0B6D" w:rsidRPr="00541781" w:rsidRDefault="000C0B6D" w:rsidP="000C0B6D">
            <w:pPr>
              <w:contextualSpacing/>
              <w:rPr>
                <w:rFonts w:eastAsia="Times New Roman" w:cstheme="minorHAnsi"/>
                <w:color w:val="000000"/>
              </w:rPr>
            </w:pPr>
            <w:r>
              <w:rPr>
                <w:rFonts w:eastAsia="Times New Roman" w:cstheme="minorHAnsi"/>
                <w:color w:val="000000"/>
              </w:rPr>
              <w:t>Common</w:t>
            </w:r>
          </w:p>
        </w:tc>
        <w:tc>
          <w:tcPr>
            <w:tcW w:w="5551" w:type="dxa"/>
          </w:tcPr>
          <w:p w14:paraId="01437EB5" w14:textId="77777777" w:rsidR="000C0B6D" w:rsidRPr="00541781" w:rsidRDefault="000C0B6D" w:rsidP="000C0B6D">
            <w:pPr>
              <w:contextualSpacing/>
              <w:rPr>
                <w:rFonts w:eastAsia="Times New Roman" w:cstheme="minorHAnsi"/>
                <w:color w:val="000000"/>
              </w:rPr>
            </w:pPr>
            <w:r>
              <w:rPr>
                <w:rFonts w:eastAsia="Times New Roman" w:cstheme="minorHAnsi"/>
                <w:color w:val="000000"/>
              </w:rPr>
              <w:t>Suppresses odor and scent</w:t>
            </w:r>
          </w:p>
        </w:tc>
      </w:tr>
      <w:tr w:rsidR="000C0B6D" w14:paraId="6F53C9BB" w14:textId="77777777" w:rsidTr="000C0B6D">
        <w:tc>
          <w:tcPr>
            <w:tcW w:w="1687" w:type="dxa"/>
          </w:tcPr>
          <w:p w14:paraId="357BC2C3" w14:textId="77777777" w:rsidR="000C0B6D" w:rsidRDefault="000C0B6D" w:rsidP="000C0B6D">
            <w:pPr>
              <w:contextualSpacing/>
              <w:rPr>
                <w:rFonts w:eastAsia="Times New Roman" w:cstheme="minorHAnsi"/>
                <w:color w:val="000000"/>
              </w:rPr>
            </w:pPr>
            <w:r>
              <w:rPr>
                <w:rFonts w:eastAsia="Times New Roman" w:cstheme="minorHAnsi"/>
                <w:color w:val="000000"/>
              </w:rPr>
              <w:t>Antitoxin (or antiplague)</w:t>
            </w:r>
          </w:p>
        </w:tc>
        <w:tc>
          <w:tcPr>
            <w:tcW w:w="1792" w:type="dxa"/>
          </w:tcPr>
          <w:p w14:paraId="67EB92A2" w14:textId="77777777" w:rsidR="000C0B6D" w:rsidRDefault="000C0B6D" w:rsidP="000C0B6D">
            <w:pPr>
              <w:contextualSpacing/>
              <w:rPr>
                <w:rFonts w:eastAsia="Times New Roman" w:cstheme="minorHAnsi"/>
                <w:color w:val="000000"/>
              </w:rPr>
            </w:pPr>
            <w:r>
              <w:rPr>
                <w:rFonts w:eastAsia="Times New Roman" w:cstheme="minorHAnsi"/>
                <w:color w:val="000000"/>
              </w:rPr>
              <w:t>Common</w:t>
            </w:r>
          </w:p>
        </w:tc>
        <w:tc>
          <w:tcPr>
            <w:tcW w:w="5551" w:type="dxa"/>
          </w:tcPr>
          <w:p w14:paraId="536546A3" w14:textId="77777777" w:rsidR="000C0B6D" w:rsidRDefault="000C0B6D" w:rsidP="000C0B6D">
            <w:pPr>
              <w:contextualSpacing/>
              <w:rPr>
                <w:rFonts w:eastAsia="Times New Roman" w:cstheme="minorHAnsi"/>
                <w:color w:val="000000"/>
              </w:rPr>
            </w:pPr>
            <w:r>
              <w:rPr>
                <w:rFonts w:eastAsia="Times New Roman" w:cstheme="minorHAnsi"/>
                <w:color w:val="000000"/>
              </w:rPr>
              <w:t>Advantage vs. poisons (or plagues)</w:t>
            </w:r>
          </w:p>
        </w:tc>
      </w:tr>
      <w:tr w:rsidR="000C0B6D" w14:paraId="2C3BA6A0" w14:textId="77777777" w:rsidTr="000C0B6D">
        <w:tc>
          <w:tcPr>
            <w:tcW w:w="1687" w:type="dxa"/>
          </w:tcPr>
          <w:p w14:paraId="7C6F080F" w14:textId="77777777" w:rsidR="000C0B6D" w:rsidRDefault="000C0B6D" w:rsidP="000C0B6D">
            <w:pPr>
              <w:contextualSpacing/>
              <w:rPr>
                <w:rFonts w:eastAsia="Times New Roman" w:cstheme="minorHAnsi"/>
                <w:color w:val="000000"/>
              </w:rPr>
            </w:pPr>
            <w:r>
              <w:rPr>
                <w:rFonts w:eastAsia="Times New Roman" w:cstheme="minorHAnsi"/>
                <w:color w:val="000000"/>
              </w:rPr>
              <w:t>Cackle Powder</w:t>
            </w:r>
          </w:p>
        </w:tc>
        <w:tc>
          <w:tcPr>
            <w:tcW w:w="1792" w:type="dxa"/>
          </w:tcPr>
          <w:p w14:paraId="4A9534D7" w14:textId="77777777" w:rsidR="000C0B6D" w:rsidRDefault="000C0B6D" w:rsidP="000C0B6D">
            <w:pPr>
              <w:contextualSpacing/>
              <w:rPr>
                <w:rFonts w:eastAsia="Times New Roman" w:cstheme="minorHAnsi"/>
                <w:color w:val="000000"/>
              </w:rPr>
            </w:pPr>
            <w:r>
              <w:rPr>
                <w:rFonts w:eastAsia="Times New Roman" w:cstheme="minorHAnsi"/>
                <w:color w:val="000000"/>
              </w:rPr>
              <w:t>Common</w:t>
            </w:r>
          </w:p>
        </w:tc>
        <w:tc>
          <w:tcPr>
            <w:tcW w:w="5551" w:type="dxa"/>
          </w:tcPr>
          <w:p w14:paraId="5918ECA7" w14:textId="77777777" w:rsidR="000C0B6D" w:rsidRDefault="000C0B6D" w:rsidP="000C0B6D">
            <w:pPr>
              <w:contextualSpacing/>
              <w:rPr>
                <w:rFonts w:eastAsia="Times New Roman" w:cstheme="minorHAnsi"/>
                <w:color w:val="000000"/>
              </w:rPr>
            </w:pPr>
            <w:r>
              <w:rPr>
                <w:rFonts w:eastAsia="Times New Roman" w:cstheme="minorHAnsi"/>
                <w:color w:val="000000"/>
              </w:rPr>
              <w:t>When stepped on, creates loud crack</w:t>
            </w:r>
          </w:p>
        </w:tc>
      </w:tr>
      <w:tr w:rsidR="000C0B6D" w14:paraId="3908F5A5" w14:textId="77777777" w:rsidTr="000C0B6D">
        <w:tc>
          <w:tcPr>
            <w:tcW w:w="1687" w:type="dxa"/>
          </w:tcPr>
          <w:p w14:paraId="07740771" w14:textId="77777777" w:rsidR="000C0B6D" w:rsidRDefault="000C0B6D" w:rsidP="000C0B6D">
            <w:pPr>
              <w:contextualSpacing/>
              <w:rPr>
                <w:rFonts w:eastAsia="Times New Roman" w:cstheme="minorHAnsi"/>
                <w:color w:val="000000"/>
              </w:rPr>
            </w:pPr>
            <w:r>
              <w:rPr>
                <w:rFonts w:eastAsia="Times New Roman" w:cstheme="minorHAnsi"/>
                <w:color w:val="000000"/>
              </w:rPr>
              <w:t>Crystallized Air</w:t>
            </w:r>
          </w:p>
        </w:tc>
        <w:tc>
          <w:tcPr>
            <w:tcW w:w="1792" w:type="dxa"/>
          </w:tcPr>
          <w:p w14:paraId="094E4030" w14:textId="77777777" w:rsidR="000C0B6D" w:rsidRDefault="000C0B6D" w:rsidP="000C0B6D">
            <w:pPr>
              <w:contextualSpacing/>
              <w:rPr>
                <w:rFonts w:eastAsia="Times New Roman" w:cstheme="minorHAnsi"/>
                <w:color w:val="000000"/>
              </w:rPr>
            </w:pPr>
            <w:r>
              <w:rPr>
                <w:rFonts w:eastAsia="Times New Roman" w:cstheme="minorHAnsi"/>
                <w:color w:val="000000"/>
              </w:rPr>
              <w:t>Uncommon</w:t>
            </w:r>
          </w:p>
        </w:tc>
        <w:tc>
          <w:tcPr>
            <w:tcW w:w="5551" w:type="dxa"/>
          </w:tcPr>
          <w:p w14:paraId="1A012584" w14:textId="77777777" w:rsidR="000C0B6D" w:rsidRDefault="000C0B6D" w:rsidP="000C0B6D">
            <w:pPr>
              <w:contextualSpacing/>
              <w:rPr>
                <w:rFonts w:eastAsia="Times New Roman" w:cstheme="minorHAnsi"/>
                <w:color w:val="000000"/>
              </w:rPr>
            </w:pPr>
            <w:r>
              <w:rPr>
                <w:rFonts w:eastAsia="Times New Roman" w:cstheme="minorHAnsi"/>
                <w:color w:val="000000"/>
              </w:rPr>
              <w:t>Provides 1 hour of breathable air</w:t>
            </w:r>
          </w:p>
        </w:tc>
      </w:tr>
      <w:tr w:rsidR="000C0B6D" w14:paraId="0BC510E4" w14:textId="77777777" w:rsidTr="000C0B6D">
        <w:tc>
          <w:tcPr>
            <w:tcW w:w="1687" w:type="dxa"/>
          </w:tcPr>
          <w:p w14:paraId="27C499BA" w14:textId="77777777" w:rsidR="000C0B6D" w:rsidRDefault="000C0B6D" w:rsidP="000C0B6D">
            <w:pPr>
              <w:contextualSpacing/>
              <w:rPr>
                <w:rFonts w:eastAsia="Times New Roman" w:cstheme="minorHAnsi"/>
                <w:color w:val="000000"/>
              </w:rPr>
            </w:pPr>
            <w:r>
              <w:rPr>
                <w:rFonts w:eastAsia="Times New Roman" w:cstheme="minorHAnsi"/>
                <w:color w:val="000000"/>
              </w:rPr>
              <w:t>Dark Light Powder</w:t>
            </w:r>
          </w:p>
        </w:tc>
        <w:tc>
          <w:tcPr>
            <w:tcW w:w="1792" w:type="dxa"/>
          </w:tcPr>
          <w:p w14:paraId="3C4A45CB" w14:textId="77777777" w:rsidR="000C0B6D" w:rsidRDefault="000C0B6D" w:rsidP="000C0B6D">
            <w:pPr>
              <w:contextualSpacing/>
              <w:rPr>
                <w:rFonts w:eastAsia="Times New Roman" w:cstheme="minorHAnsi"/>
                <w:color w:val="000000"/>
              </w:rPr>
            </w:pPr>
            <w:r>
              <w:rPr>
                <w:rFonts w:eastAsia="Times New Roman" w:cstheme="minorHAnsi"/>
                <w:color w:val="000000"/>
              </w:rPr>
              <w:t>Common</w:t>
            </w:r>
          </w:p>
        </w:tc>
        <w:tc>
          <w:tcPr>
            <w:tcW w:w="5551" w:type="dxa"/>
          </w:tcPr>
          <w:p w14:paraId="086452B1" w14:textId="77777777" w:rsidR="000C0B6D" w:rsidRDefault="000C0B6D" w:rsidP="000C0B6D">
            <w:pPr>
              <w:contextualSpacing/>
              <w:rPr>
                <w:rFonts w:eastAsia="Times New Roman" w:cstheme="minorHAnsi"/>
                <w:color w:val="000000"/>
              </w:rPr>
            </w:pPr>
            <w:r>
              <w:rPr>
                <w:rFonts w:eastAsia="Times New Roman" w:cstheme="minorHAnsi"/>
                <w:color w:val="000000"/>
              </w:rPr>
              <w:t>Seen only with darkvision</w:t>
            </w:r>
          </w:p>
        </w:tc>
      </w:tr>
      <w:tr w:rsidR="000C0B6D" w14:paraId="0D04AEBE" w14:textId="77777777" w:rsidTr="000C0B6D">
        <w:tc>
          <w:tcPr>
            <w:tcW w:w="1687" w:type="dxa"/>
          </w:tcPr>
          <w:p w14:paraId="2225C456" w14:textId="77777777" w:rsidR="000C0B6D" w:rsidRDefault="001E0C3D" w:rsidP="000C0B6D">
            <w:pPr>
              <w:contextualSpacing/>
              <w:rPr>
                <w:rFonts w:eastAsia="Times New Roman" w:cstheme="minorHAnsi"/>
                <w:color w:val="000000"/>
              </w:rPr>
            </w:pPr>
            <w:r>
              <w:rPr>
                <w:rFonts w:eastAsia="Times New Roman" w:cstheme="minorHAnsi"/>
                <w:color w:val="000000"/>
              </w:rPr>
              <w:t>Defoliant</w:t>
            </w:r>
          </w:p>
        </w:tc>
        <w:tc>
          <w:tcPr>
            <w:tcW w:w="1792" w:type="dxa"/>
          </w:tcPr>
          <w:p w14:paraId="1DE9D1FD" w14:textId="77777777" w:rsidR="000C0B6D" w:rsidRDefault="001E0C3D" w:rsidP="000C0B6D">
            <w:pPr>
              <w:contextualSpacing/>
              <w:rPr>
                <w:rFonts w:eastAsia="Times New Roman" w:cstheme="minorHAnsi"/>
                <w:color w:val="000000"/>
              </w:rPr>
            </w:pPr>
            <w:r>
              <w:rPr>
                <w:rFonts w:eastAsia="Times New Roman" w:cstheme="minorHAnsi"/>
                <w:color w:val="000000"/>
              </w:rPr>
              <w:t>Common</w:t>
            </w:r>
          </w:p>
        </w:tc>
        <w:tc>
          <w:tcPr>
            <w:tcW w:w="5551" w:type="dxa"/>
          </w:tcPr>
          <w:p w14:paraId="2E2999F9" w14:textId="77777777" w:rsidR="000C0B6D" w:rsidRDefault="001E0C3D" w:rsidP="000C0B6D">
            <w:pPr>
              <w:contextualSpacing/>
              <w:rPr>
                <w:rFonts w:eastAsia="Times New Roman" w:cstheme="minorHAnsi"/>
                <w:color w:val="000000"/>
              </w:rPr>
            </w:pPr>
            <w:r>
              <w:rPr>
                <w:rFonts w:eastAsia="Times New Roman" w:cstheme="minorHAnsi"/>
                <w:color w:val="000000"/>
              </w:rPr>
              <w:t>Destroys plant life and weakens plant-type creatures</w:t>
            </w:r>
          </w:p>
        </w:tc>
      </w:tr>
      <w:tr w:rsidR="000C0B6D" w14:paraId="20D22333" w14:textId="77777777" w:rsidTr="000C0B6D">
        <w:tc>
          <w:tcPr>
            <w:tcW w:w="1687" w:type="dxa"/>
          </w:tcPr>
          <w:p w14:paraId="07B054DE" w14:textId="77777777" w:rsidR="000C0B6D" w:rsidRDefault="001E0C3D" w:rsidP="000C0B6D">
            <w:pPr>
              <w:contextualSpacing/>
              <w:rPr>
                <w:rFonts w:eastAsia="Times New Roman" w:cstheme="minorHAnsi"/>
                <w:color w:val="000000"/>
              </w:rPr>
            </w:pPr>
            <w:r>
              <w:rPr>
                <w:rFonts w:eastAsia="Times New Roman" w:cstheme="minorHAnsi"/>
                <w:color w:val="000000"/>
              </w:rPr>
              <w:t>Flash Powder</w:t>
            </w:r>
          </w:p>
        </w:tc>
        <w:tc>
          <w:tcPr>
            <w:tcW w:w="1792" w:type="dxa"/>
          </w:tcPr>
          <w:p w14:paraId="12B471B6" w14:textId="77777777" w:rsidR="000C0B6D" w:rsidRDefault="001E0C3D" w:rsidP="000C0B6D">
            <w:pPr>
              <w:contextualSpacing/>
              <w:rPr>
                <w:rFonts w:eastAsia="Times New Roman" w:cstheme="minorHAnsi"/>
                <w:color w:val="000000"/>
              </w:rPr>
            </w:pPr>
            <w:r>
              <w:rPr>
                <w:rFonts w:eastAsia="Times New Roman" w:cstheme="minorHAnsi"/>
                <w:color w:val="000000"/>
              </w:rPr>
              <w:t>Common</w:t>
            </w:r>
          </w:p>
        </w:tc>
        <w:tc>
          <w:tcPr>
            <w:tcW w:w="5551" w:type="dxa"/>
          </w:tcPr>
          <w:p w14:paraId="2F7B1B46" w14:textId="77777777" w:rsidR="000C0B6D" w:rsidRDefault="001E0C3D" w:rsidP="000C0B6D">
            <w:pPr>
              <w:contextualSpacing/>
              <w:rPr>
                <w:rFonts w:eastAsia="Times New Roman" w:cstheme="minorHAnsi"/>
                <w:color w:val="000000"/>
              </w:rPr>
            </w:pPr>
            <w:r>
              <w:rPr>
                <w:rFonts w:eastAsia="Times New Roman" w:cstheme="minorHAnsi"/>
                <w:color w:val="000000"/>
              </w:rPr>
              <w:t>Causes blindness, can repeat saving throw 1/round</w:t>
            </w:r>
          </w:p>
        </w:tc>
      </w:tr>
      <w:tr w:rsidR="001E0C3D" w14:paraId="4CA8D1FA" w14:textId="77777777" w:rsidTr="000C0B6D">
        <w:tc>
          <w:tcPr>
            <w:tcW w:w="1687" w:type="dxa"/>
          </w:tcPr>
          <w:p w14:paraId="389D1C0B" w14:textId="77777777" w:rsidR="001E0C3D" w:rsidRDefault="001E0C3D" w:rsidP="000C0B6D">
            <w:pPr>
              <w:contextualSpacing/>
              <w:rPr>
                <w:rFonts w:eastAsia="Times New Roman" w:cstheme="minorHAnsi"/>
                <w:color w:val="000000"/>
              </w:rPr>
            </w:pPr>
            <w:r>
              <w:rPr>
                <w:rFonts w:eastAsia="Times New Roman" w:cstheme="minorHAnsi"/>
                <w:color w:val="000000"/>
              </w:rPr>
              <w:t>Gunpowder</w:t>
            </w:r>
          </w:p>
        </w:tc>
        <w:tc>
          <w:tcPr>
            <w:tcW w:w="1792" w:type="dxa"/>
          </w:tcPr>
          <w:p w14:paraId="7E499487" w14:textId="77777777" w:rsidR="001E0C3D" w:rsidRDefault="001E0C3D" w:rsidP="000C0B6D">
            <w:pPr>
              <w:contextualSpacing/>
              <w:rPr>
                <w:rFonts w:eastAsia="Times New Roman" w:cstheme="minorHAnsi"/>
                <w:color w:val="000000"/>
              </w:rPr>
            </w:pPr>
            <w:r>
              <w:rPr>
                <w:rFonts w:eastAsia="Times New Roman" w:cstheme="minorHAnsi"/>
                <w:color w:val="000000"/>
              </w:rPr>
              <w:t>Uncommon (12 gp)</w:t>
            </w:r>
          </w:p>
        </w:tc>
        <w:tc>
          <w:tcPr>
            <w:tcW w:w="5551" w:type="dxa"/>
          </w:tcPr>
          <w:p w14:paraId="67D40AA2" w14:textId="77777777" w:rsidR="001E0C3D" w:rsidRDefault="001E0C3D" w:rsidP="009C1E28">
            <w:pPr>
              <w:contextualSpacing/>
              <w:rPr>
                <w:rFonts w:eastAsia="Times New Roman" w:cstheme="minorHAnsi"/>
                <w:color w:val="000000"/>
              </w:rPr>
            </w:pPr>
            <w:r>
              <w:rPr>
                <w:rFonts w:eastAsia="Times New Roman" w:cstheme="minorHAnsi"/>
                <w:color w:val="000000"/>
              </w:rPr>
              <w:t>Fuel for explosives, can burn for 1d6/pound</w:t>
            </w:r>
          </w:p>
        </w:tc>
      </w:tr>
      <w:tr w:rsidR="001E0C3D" w14:paraId="2B3C177A" w14:textId="77777777" w:rsidTr="000C0B6D">
        <w:tc>
          <w:tcPr>
            <w:tcW w:w="1687" w:type="dxa"/>
          </w:tcPr>
          <w:p w14:paraId="038C3798" w14:textId="77777777" w:rsidR="001E0C3D" w:rsidRDefault="001E0C3D" w:rsidP="000C0B6D">
            <w:pPr>
              <w:contextualSpacing/>
              <w:rPr>
                <w:rFonts w:eastAsia="Times New Roman" w:cstheme="minorHAnsi"/>
                <w:color w:val="000000"/>
              </w:rPr>
            </w:pPr>
            <w:r>
              <w:rPr>
                <w:rFonts w:eastAsia="Times New Roman" w:cstheme="minorHAnsi"/>
                <w:color w:val="000000"/>
              </w:rPr>
              <w:t>Holy Water</w:t>
            </w:r>
          </w:p>
        </w:tc>
        <w:tc>
          <w:tcPr>
            <w:tcW w:w="1792" w:type="dxa"/>
          </w:tcPr>
          <w:p w14:paraId="353D788B" w14:textId="77777777" w:rsidR="001E0C3D" w:rsidRDefault="001E0C3D" w:rsidP="000C0B6D">
            <w:pPr>
              <w:contextualSpacing/>
              <w:rPr>
                <w:rFonts w:eastAsia="Times New Roman" w:cstheme="minorHAnsi"/>
                <w:color w:val="000000"/>
              </w:rPr>
            </w:pPr>
            <w:r>
              <w:rPr>
                <w:rFonts w:eastAsia="Times New Roman" w:cstheme="minorHAnsi"/>
                <w:color w:val="000000"/>
              </w:rPr>
              <w:t>Common</w:t>
            </w:r>
          </w:p>
        </w:tc>
        <w:tc>
          <w:tcPr>
            <w:tcW w:w="5551" w:type="dxa"/>
          </w:tcPr>
          <w:p w14:paraId="12463A6D" w14:textId="77777777" w:rsidR="001E0C3D" w:rsidRDefault="001E0C3D" w:rsidP="000C0B6D">
            <w:pPr>
              <w:contextualSpacing/>
              <w:rPr>
                <w:rFonts w:eastAsia="Times New Roman" w:cstheme="minorHAnsi"/>
                <w:color w:val="000000"/>
              </w:rPr>
            </w:pPr>
            <w:r>
              <w:rPr>
                <w:rFonts w:eastAsia="Times New Roman" w:cstheme="minorHAnsi"/>
                <w:color w:val="000000"/>
              </w:rPr>
              <w:t>Deals 2d6 points of holy damage to fiends and undead</w:t>
            </w:r>
          </w:p>
        </w:tc>
      </w:tr>
      <w:tr w:rsidR="001E0C3D" w14:paraId="1102AC80" w14:textId="77777777" w:rsidTr="000C0B6D">
        <w:tc>
          <w:tcPr>
            <w:tcW w:w="1687" w:type="dxa"/>
          </w:tcPr>
          <w:p w14:paraId="3B5D7FC8" w14:textId="77777777" w:rsidR="001E0C3D" w:rsidRDefault="001E0C3D" w:rsidP="000C0B6D">
            <w:pPr>
              <w:contextualSpacing/>
              <w:rPr>
                <w:rFonts w:eastAsia="Times New Roman" w:cstheme="minorHAnsi"/>
                <w:color w:val="000000"/>
              </w:rPr>
            </w:pPr>
            <w:r>
              <w:rPr>
                <w:rFonts w:eastAsia="Times New Roman" w:cstheme="minorHAnsi"/>
                <w:color w:val="000000"/>
              </w:rPr>
              <w:t>Mana Potion</w:t>
            </w:r>
          </w:p>
        </w:tc>
        <w:tc>
          <w:tcPr>
            <w:tcW w:w="1792" w:type="dxa"/>
          </w:tcPr>
          <w:p w14:paraId="0CFBFB0B" w14:textId="77777777" w:rsidR="001E0C3D" w:rsidRDefault="001E0C3D" w:rsidP="000C0B6D">
            <w:pPr>
              <w:contextualSpacing/>
              <w:rPr>
                <w:rFonts w:eastAsia="Times New Roman" w:cstheme="minorHAnsi"/>
                <w:color w:val="000000"/>
              </w:rPr>
            </w:pPr>
            <w:r>
              <w:rPr>
                <w:rFonts w:eastAsia="Times New Roman" w:cstheme="minorHAnsi"/>
                <w:color w:val="000000"/>
              </w:rPr>
              <w:t>Varies</w:t>
            </w:r>
          </w:p>
        </w:tc>
        <w:tc>
          <w:tcPr>
            <w:tcW w:w="5551" w:type="dxa"/>
          </w:tcPr>
          <w:p w14:paraId="39DA913D" w14:textId="77777777" w:rsidR="001E0C3D" w:rsidRDefault="001E0C3D" w:rsidP="009C1E28">
            <w:pPr>
              <w:contextualSpacing/>
              <w:rPr>
                <w:rFonts w:eastAsia="Times New Roman" w:cstheme="minorHAnsi"/>
                <w:color w:val="000000"/>
              </w:rPr>
            </w:pPr>
            <w:r>
              <w:rPr>
                <w:rFonts w:eastAsia="Times New Roman" w:cstheme="minorHAnsi"/>
                <w:color w:val="000000"/>
              </w:rPr>
              <w:t>Restores mana points as if you rested</w:t>
            </w:r>
          </w:p>
        </w:tc>
      </w:tr>
      <w:tr w:rsidR="001E0C3D" w14:paraId="7ADFBD13" w14:textId="77777777" w:rsidTr="000C0B6D">
        <w:tc>
          <w:tcPr>
            <w:tcW w:w="1687" w:type="dxa"/>
          </w:tcPr>
          <w:p w14:paraId="2EA06E16" w14:textId="77777777" w:rsidR="001E0C3D" w:rsidRDefault="001E0C3D" w:rsidP="000C0B6D">
            <w:pPr>
              <w:contextualSpacing/>
              <w:rPr>
                <w:rFonts w:eastAsia="Times New Roman" w:cstheme="minorHAnsi"/>
                <w:color w:val="000000"/>
              </w:rPr>
            </w:pPr>
            <w:r>
              <w:rPr>
                <w:rFonts w:eastAsia="Times New Roman" w:cstheme="minorHAnsi"/>
                <w:color w:val="000000"/>
              </w:rPr>
              <w:t>Phlogiston</w:t>
            </w:r>
          </w:p>
        </w:tc>
        <w:tc>
          <w:tcPr>
            <w:tcW w:w="1792" w:type="dxa"/>
          </w:tcPr>
          <w:p w14:paraId="5BAC15B0" w14:textId="77777777" w:rsidR="001E0C3D" w:rsidRDefault="001E0C3D" w:rsidP="000C0B6D">
            <w:pPr>
              <w:contextualSpacing/>
              <w:rPr>
                <w:rFonts w:eastAsia="Times New Roman" w:cstheme="minorHAnsi"/>
                <w:color w:val="000000"/>
              </w:rPr>
            </w:pPr>
            <w:r>
              <w:rPr>
                <w:rFonts w:eastAsia="Times New Roman" w:cstheme="minorHAnsi"/>
                <w:color w:val="000000"/>
              </w:rPr>
              <w:t>Uncommon (10 gp)</w:t>
            </w:r>
          </w:p>
        </w:tc>
        <w:tc>
          <w:tcPr>
            <w:tcW w:w="5551" w:type="dxa"/>
          </w:tcPr>
          <w:p w14:paraId="73C8D6A7" w14:textId="77777777" w:rsidR="001E0C3D" w:rsidRDefault="001E0C3D" w:rsidP="009C1E28">
            <w:pPr>
              <w:contextualSpacing/>
              <w:rPr>
                <w:rFonts w:eastAsia="Times New Roman" w:cstheme="minorHAnsi"/>
                <w:color w:val="000000"/>
              </w:rPr>
            </w:pPr>
            <w:r>
              <w:rPr>
                <w:rFonts w:eastAsia="Times New Roman" w:cstheme="minorHAnsi"/>
                <w:color w:val="000000"/>
              </w:rPr>
              <w:t>Fuel for combustion engines, provides more charges</w:t>
            </w:r>
          </w:p>
        </w:tc>
      </w:tr>
      <w:tr w:rsidR="001E0C3D" w14:paraId="2CD7DD6C" w14:textId="77777777" w:rsidTr="000C0B6D">
        <w:tc>
          <w:tcPr>
            <w:tcW w:w="1687" w:type="dxa"/>
          </w:tcPr>
          <w:p w14:paraId="74657E35" w14:textId="77777777" w:rsidR="001E0C3D" w:rsidRDefault="001E0C3D" w:rsidP="000C0B6D">
            <w:pPr>
              <w:contextualSpacing/>
              <w:rPr>
                <w:rFonts w:eastAsia="Times New Roman" w:cstheme="minorHAnsi"/>
                <w:color w:val="000000"/>
              </w:rPr>
            </w:pPr>
            <w:r>
              <w:rPr>
                <w:rFonts w:eastAsia="Times New Roman" w:cstheme="minorHAnsi"/>
                <w:color w:val="000000"/>
              </w:rPr>
              <w:t>Rest, Potion of</w:t>
            </w:r>
          </w:p>
        </w:tc>
        <w:tc>
          <w:tcPr>
            <w:tcW w:w="1792" w:type="dxa"/>
          </w:tcPr>
          <w:p w14:paraId="74A79E47" w14:textId="77777777" w:rsidR="001E0C3D" w:rsidRDefault="001E0C3D" w:rsidP="000C0B6D">
            <w:pPr>
              <w:contextualSpacing/>
              <w:rPr>
                <w:rFonts w:eastAsia="Times New Roman" w:cstheme="minorHAnsi"/>
                <w:color w:val="000000"/>
              </w:rPr>
            </w:pPr>
            <w:r>
              <w:rPr>
                <w:rFonts w:eastAsia="Times New Roman" w:cstheme="minorHAnsi"/>
                <w:color w:val="000000"/>
              </w:rPr>
              <w:t>Rare</w:t>
            </w:r>
          </w:p>
        </w:tc>
        <w:tc>
          <w:tcPr>
            <w:tcW w:w="5551" w:type="dxa"/>
          </w:tcPr>
          <w:p w14:paraId="5D7000B4" w14:textId="77777777" w:rsidR="001E0C3D" w:rsidRDefault="001E0C3D" w:rsidP="00272CA8">
            <w:pPr>
              <w:contextualSpacing/>
              <w:rPr>
                <w:rFonts w:eastAsia="Times New Roman" w:cstheme="minorHAnsi"/>
                <w:color w:val="000000"/>
              </w:rPr>
            </w:pPr>
            <w:r>
              <w:rPr>
                <w:rFonts w:eastAsia="Times New Roman" w:cstheme="minorHAnsi"/>
                <w:color w:val="000000"/>
              </w:rPr>
              <w:t>Provides a</w:t>
            </w:r>
            <w:ins w:id="3123" w:author="Admin" w:date="2021-05-07T14:38:00Z">
              <w:r w:rsidR="00346DBC">
                <w:rPr>
                  <w:rFonts w:eastAsia="Times New Roman" w:cstheme="minorHAnsi"/>
                  <w:color w:val="000000"/>
                </w:rPr>
                <w:t>n hour’s worth of rest and relaxation</w:t>
              </w:r>
            </w:ins>
            <w:del w:id="3124" w:author="Admin" w:date="2021-05-07T14:38:00Z">
              <w:r w:rsidDel="00346DBC">
                <w:rPr>
                  <w:rFonts w:eastAsia="Times New Roman" w:cstheme="minorHAnsi"/>
                  <w:color w:val="000000"/>
                </w:rPr>
                <w:delText xml:space="preserve"> short rest’s worth of rejuvenation</w:delText>
              </w:r>
            </w:del>
          </w:p>
        </w:tc>
      </w:tr>
      <w:tr w:rsidR="001E0C3D" w14:paraId="24D9C8EC" w14:textId="77777777" w:rsidTr="000C0B6D">
        <w:tc>
          <w:tcPr>
            <w:tcW w:w="1687" w:type="dxa"/>
          </w:tcPr>
          <w:p w14:paraId="70563E84" w14:textId="77777777" w:rsidR="001E0C3D" w:rsidRDefault="001E0C3D" w:rsidP="009C1E28">
            <w:pPr>
              <w:contextualSpacing/>
              <w:rPr>
                <w:rFonts w:eastAsia="Times New Roman" w:cstheme="minorHAnsi"/>
                <w:color w:val="000000"/>
              </w:rPr>
            </w:pPr>
            <w:r>
              <w:rPr>
                <w:rFonts w:eastAsia="Times New Roman" w:cstheme="minorHAnsi"/>
                <w:color w:val="000000"/>
              </w:rPr>
              <w:t>Rest, Potion of Greater</w:t>
            </w:r>
          </w:p>
        </w:tc>
        <w:tc>
          <w:tcPr>
            <w:tcW w:w="1792" w:type="dxa"/>
          </w:tcPr>
          <w:p w14:paraId="37A93654" w14:textId="77777777" w:rsidR="001E0C3D" w:rsidRDefault="001E0C3D" w:rsidP="000C0B6D">
            <w:pPr>
              <w:contextualSpacing/>
              <w:rPr>
                <w:rFonts w:eastAsia="Times New Roman" w:cstheme="minorHAnsi"/>
                <w:color w:val="000000"/>
              </w:rPr>
            </w:pPr>
            <w:r>
              <w:rPr>
                <w:rFonts w:eastAsia="Times New Roman" w:cstheme="minorHAnsi"/>
                <w:color w:val="000000"/>
              </w:rPr>
              <w:t>Legendary</w:t>
            </w:r>
          </w:p>
        </w:tc>
        <w:tc>
          <w:tcPr>
            <w:tcW w:w="5551" w:type="dxa"/>
          </w:tcPr>
          <w:p w14:paraId="71960F67" w14:textId="77777777" w:rsidR="001E0C3D" w:rsidRDefault="001E0C3D" w:rsidP="00272CA8">
            <w:pPr>
              <w:contextualSpacing/>
              <w:rPr>
                <w:rFonts w:eastAsia="Times New Roman" w:cstheme="minorHAnsi"/>
                <w:color w:val="000000"/>
              </w:rPr>
            </w:pPr>
            <w:r>
              <w:rPr>
                <w:rFonts w:eastAsia="Times New Roman" w:cstheme="minorHAnsi"/>
                <w:color w:val="000000"/>
              </w:rPr>
              <w:t xml:space="preserve">Provides </w:t>
            </w:r>
            <w:del w:id="3125" w:author="Admin" w:date="2021-05-07T14:38:00Z">
              <w:r w:rsidDel="00346DBC">
                <w:rPr>
                  <w:rFonts w:eastAsia="Times New Roman" w:cstheme="minorHAnsi"/>
                  <w:color w:val="000000"/>
                </w:rPr>
                <w:delText>a long rest’s worth of rejuvenation</w:delText>
              </w:r>
            </w:del>
            <w:ins w:id="3126" w:author="Admin" w:date="2021-05-07T14:38:00Z">
              <w:r w:rsidR="00346DBC">
                <w:rPr>
                  <w:rFonts w:eastAsia="Times New Roman" w:cstheme="minorHAnsi"/>
                  <w:color w:val="000000"/>
                </w:rPr>
                <w:t>a full long rest worth of rest and relaxation</w:t>
              </w:r>
            </w:ins>
          </w:p>
        </w:tc>
      </w:tr>
      <w:tr w:rsidR="001E0C3D" w14:paraId="0A43BBF2" w14:textId="77777777" w:rsidTr="000C0B6D">
        <w:tc>
          <w:tcPr>
            <w:tcW w:w="1687" w:type="dxa"/>
          </w:tcPr>
          <w:p w14:paraId="51FDCBCB" w14:textId="77777777" w:rsidR="001E0C3D" w:rsidRDefault="001E0C3D" w:rsidP="000C0B6D">
            <w:pPr>
              <w:contextualSpacing/>
              <w:rPr>
                <w:rFonts w:eastAsia="Times New Roman" w:cstheme="minorHAnsi"/>
                <w:color w:val="000000"/>
              </w:rPr>
            </w:pPr>
            <w:r>
              <w:rPr>
                <w:rFonts w:eastAsia="Times New Roman" w:cstheme="minorHAnsi"/>
                <w:color w:val="000000"/>
              </w:rPr>
              <w:t>Youth, Potion</w:t>
            </w:r>
          </w:p>
        </w:tc>
        <w:tc>
          <w:tcPr>
            <w:tcW w:w="1792" w:type="dxa"/>
          </w:tcPr>
          <w:p w14:paraId="107FFE38" w14:textId="77777777" w:rsidR="001E0C3D" w:rsidRDefault="001E0C3D" w:rsidP="000C0B6D">
            <w:pPr>
              <w:contextualSpacing/>
              <w:rPr>
                <w:rFonts w:eastAsia="Times New Roman" w:cstheme="minorHAnsi"/>
                <w:color w:val="000000"/>
              </w:rPr>
            </w:pPr>
            <w:r>
              <w:rPr>
                <w:rFonts w:eastAsia="Times New Roman" w:cstheme="minorHAnsi"/>
                <w:color w:val="000000"/>
              </w:rPr>
              <w:t>Varies</w:t>
            </w:r>
          </w:p>
        </w:tc>
        <w:tc>
          <w:tcPr>
            <w:tcW w:w="5551" w:type="dxa"/>
          </w:tcPr>
          <w:p w14:paraId="19486B29" w14:textId="77777777" w:rsidR="001E0C3D" w:rsidRDefault="001E0C3D" w:rsidP="009C1E28">
            <w:pPr>
              <w:contextualSpacing/>
              <w:rPr>
                <w:rFonts w:eastAsia="Times New Roman" w:cstheme="minorHAnsi"/>
                <w:color w:val="000000"/>
              </w:rPr>
            </w:pPr>
            <w:r>
              <w:rPr>
                <w:rFonts w:eastAsia="Times New Roman" w:cstheme="minorHAnsi"/>
                <w:color w:val="000000"/>
              </w:rPr>
              <w:t xml:space="preserve">Can reduce (or increase) current age </w:t>
            </w:r>
          </w:p>
        </w:tc>
      </w:tr>
    </w:tbl>
    <w:p w14:paraId="638DE14B" w14:textId="77777777" w:rsidR="000C0B6D" w:rsidRDefault="000C0B6D" w:rsidP="008D1533">
      <w:pPr>
        <w:contextualSpacing/>
        <w:rPr>
          <w:rFonts w:eastAsia="Times New Roman" w:cstheme="minorHAnsi"/>
        </w:rPr>
      </w:pPr>
    </w:p>
    <w:p w14:paraId="5508E4CB" w14:textId="77777777" w:rsidR="008D1533" w:rsidRPr="00636DEE" w:rsidDel="00346DBC" w:rsidRDefault="008D1533" w:rsidP="008D1533">
      <w:pPr>
        <w:contextualSpacing/>
        <w:rPr>
          <w:del w:id="3127" w:author="Admin" w:date="2021-05-07T14:39:00Z"/>
          <w:rFonts w:eastAsia="Times New Roman" w:cstheme="minorHAnsi"/>
        </w:rPr>
      </w:pPr>
    </w:p>
    <w:p w14:paraId="513E24D3" w14:textId="77777777" w:rsidR="00346DBC" w:rsidRPr="00636DEE" w:rsidRDefault="00346DBC" w:rsidP="008D1533">
      <w:pPr>
        <w:contextualSpacing/>
        <w:rPr>
          <w:rFonts w:eastAsia="Times New Roman" w:cstheme="minorHAnsi"/>
          <w:b/>
          <w:bCs/>
        </w:rPr>
        <w:sectPr w:rsidR="00346DBC" w:rsidRPr="00636DEE" w:rsidSect="00AB25EF">
          <w:type w:val="continuous"/>
          <w:pgSz w:w="12240" w:h="15840"/>
          <w:pgMar w:top="1440" w:right="1800" w:bottom="1440" w:left="1800" w:header="708" w:footer="708" w:gutter="0"/>
          <w:cols w:space="708"/>
          <w:docGrid w:linePitch="360"/>
        </w:sectPr>
      </w:pPr>
    </w:p>
    <w:p w14:paraId="58178DC4" w14:textId="77777777" w:rsidR="008D1533" w:rsidRDefault="008D1533" w:rsidP="008D1533">
      <w:pPr>
        <w:contextualSpacing/>
        <w:rPr>
          <w:rFonts w:eastAsia="Times New Roman" w:cstheme="minorHAnsi"/>
          <w:b/>
          <w:bCs/>
        </w:rPr>
      </w:pPr>
      <w:r>
        <w:rPr>
          <w:rFonts w:eastAsia="Times New Roman" w:cstheme="minorHAnsi"/>
          <w:b/>
          <w:bCs/>
        </w:rPr>
        <w:lastRenderedPageBreak/>
        <w:t>Acid Neutralizer</w:t>
      </w:r>
    </w:p>
    <w:p w14:paraId="1AA66D40" w14:textId="77777777" w:rsidR="008D1533" w:rsidRDefault="008D1533" w:rsidP="008D1533">
      <w:pPr>
        <w:contextualSpacing/>
        <w:rPr>
          <w:rFonts w:eastAsia="Times New Roman" w:cstheme="minorHAnsi"/>
          <w:i/>
          <w:iCs/>
        </w:rPr>
      </w:pPr>
      <w:r>
        <w:rPr>
          <w:rFonts w:eastAsia="Times New Roman" w:cstheme="minorHAnsi"/>
          <w:i/>
          <w:iCs/>
        </w:rPr>
        <w:t>Potion, common</w:t>
      </w:r>
    </w:p>
    <w:p w14:paraId="7DB9E9F1" w14:textId="77777777" w:rsidR="008D1533" w:rsidRDefault="008D1533" w:rsidP="008D1533">
      <w:pPr>
        <w:contextualSpacing/>
        <w:rPr>
          <w:rFonts w:eastAsia="Times New Roman" w:cstheme="minorHAnsi"/>
        </w:rPr>
      </w:pPr>
      <w:r>
        <w:rPr>
          <w:rFonts w:eastAsia="Times New Roman" w:cstheme="minorHAnsi"/>
        </w:rPr>
        <w:t xml:space="preserve">This lotion can treat an object or a creature. When subject to acid damage, the creature reduces the damage by a number equal to 1d6 + 3 points. This applies once per round. The acid neutralizer remains until 1 hour passes per dose applied. </w:t>
      </w:r>
    </w:p>
    <w:p w14:paraId="6050BD82" w14:textId="77777777" w:rsidR="008D1533" w:rsidRPr="00636DEE" w:rsidRDefault="008D1533" w:rsidP="008D1533">
      <w:pPr>
        <w:contextualSpacing/>
        <w:rPr>
          <w:rFonts w:eastAsia="Times New Roman" w:cstheme="minorHAnsi"/>
        </w:rPr>
      </w:pPr>
    </w:p>
    <w:p w14:paraId="148300EA" w14:textId="77777777" w:rsidR="008D1533" w:rsidRDefault="008D1533" w:rsidP="008D1533">
      <w:pPr>
        <w:contextualSpacing/>
        <w:rPr>
          <w:rFonts w:eastAsia="Times New Roman" w:cstheme="minorHAnsi"/>
          <w:b/>
          <w:bCs/>
        </w:rPr>
      </w:pPr>
      <w:r>
        <w:rPr>
          <w:rFonts w:eastAsia="Times New Roman" w:cstheme="minorHAnsi"/>
          <w:b/>
          <w:bCs/>
        </w:rPr>
        <w:t xml:space="preserve">Antiodor </w:t>
      </w:r>
    </w:p>
    <w:p w14:paraId="00C6DEF0" w14:textId="77777777" w:rsidR="008D1533" w:rsidRDefault="008D1533" w:rsidP="008D1533">
      <w:pPr>
        <w:contextualSpacing/>
        <w:rPr>
          <w:rFonts w:eastAsia="Times New Roman" w:cstheme="minorHAnsi"/>
          <w:i/>
          <w:iCs/>
        </w:rPr>
      </w:pPr>
      <w:r>
        <w:rPr>
          <w:rFonts w:eastAsia="Times New Roman" w:cstheme="minorHAnsi"/>
          <w:i/>
          <w:iCs/>
        </w:rPr>
        <w:t>Potion, common</w:t>
      </w:r>
    </w:p>
    <w:p w14:paraId="68634D11" w14:textId="77777777" w:rsidR="008D1533" w:rsidRDefault="008D1533" w:rsidP="008D1533">
      <w:pPr>
        <w:contextualSpacing/>
        <w:rPr>
          <w:rFonts w:eastAsia="Times New Roman" w:cstheme="minorHAnsi"/>
        </w:rPr>
      </w:pPr>
      <w:r>
        <w:rPr>
          <w:rFonts w:eastAsia="Times New Roman" w:cstheme="minorHAnsi"/>
        </w:rPr>
        <w:t xml:space="preserve">This lotion can treat an object or a creature. When treated, the target’s odor is muffled and neutralized. The creature does not have a normal scent until the lotion fades after 1 </w:t>
      </w:r>
      <w:r>
        <w:rPr>
          <w:rFonts w:eastAsia="Times New Roman" w:cstheme="minorHAnsi"/>
        </w:rPr>
        <w:lastRenderedPageBreak/>
        <w:t xml:space="preserve">hour, or after the creature gains (or excretes) a scent (such as if sweating after running or touching a perfumed object). </w:t>
      </w:r>
    </w:p>
    <w:p w14:paraId="449061A3" w14:textId="19A8CCDC" w:rsidR="008D1533" w:rsidRDefault="008D1533" w:rsidP="008D1533">
      <w:pPr>
        <w:contextualSpacing/>
        <w:rPr>
          <w:rFonts w:eastAsia="Times New Roman" w:cstheme="minorHAnsi"/>
        </w:rPr>
      </w:pPr>
      <w:r>
        <w:rPr>
          <w:rFonts w:eastAsia="Times New Roman" w:cstheme="minorHAnsi"/>
        </w:rPr>
        <w:t xml:space="preserve">This lotion is often employed by rogues who anticipate opposition against creatures with strong olfactory senses, such as bloodhounds or </w:t>
      </w:r>
      <w:ins w:id="3128" w:author="Admin" w:date="2022-04-19T01:37:00Z">
        <w:r w:rsidR="001B7C11">
          <w:rPr>
            <w:rFonts w:eastAsia="Times New Roman" w:cstheme="minorHAnsi"/>
          </w:rPr>
          <w:t xml:space="preserve">wolves. </w:t>
        </w:r>
      </w:ins>
    </w:p>
    <w:p w14:paraId="71FE950F" w14:textId="77777777" w:rsidR="008D1533" w:rsidRPr="003C50BB" w:rsidRDefault="008D1533" w:rsidP="008D1533">
      <w:pPr>
        <w:contextualSpacing/>
        <w:rPr>
          <w:rFonts w:eastAsia="Times New Roman" w:cstheme="minorHAnsi"/>
        </w:rPr>
      </w:pPr>
    </w:p>
    <w:p w14:paraId="4EA96166" w14:textId="77777777" w:rsidR="008D1533" w:rsidRDefault="008D1533" w:rsidP="008D1533">
      <w:pPr>
        <w:contextualSpacing/>
        <w:rPr>
          <w:rFonts w:eastAsia="Times New Roman" w:cstheme="minorHAnsi"/>
          <w:b/>
          <w:bCs/>
        </w:rPr>
      </w:pPr>
      <w:r>
        <w:rPr>
          <w:rFonts w:eastAsia="Times New Roman" w:cstheme="minorHAnsi"/>
          <w:b/>
          <w:bCs/>
        </w:rPr>
        <w:t>Antitoxin (or Antiplague)</w:t>
      </w:r>
    </w:p>
    <w:p w14:paraId="530A771F" w14:textId="77777777" w:rsidR="008D1533" w:rsidRDefault="008D1533" w:rsidP="008D1533">
      <w:pPr>
        <w:contextualSpacing/>
        <w:rPr>
          <w:rFonts w:eastAsia="Times New Roman" w:cstheme="minorHAnsi"/>
          <w:i/>
          <w:iCs/>
        </w:rPr>
      </w:pPr>
      <w:r>
        <w:rPr>
          <w:rFonts w:eastAsia="Times New Roman" w:cstheme="minorHAnsi"/>
          <w:i/>
          <w:iCs/>
        </w:rPr>
        <w:t>Potion, common</w:t>
      </w:r>
    </w:p>
    <w:p w14:paraId="5388BDC5" w14:textId="77777777" w:rsidR="008D1533" w:rsidRDefault="008D1533" w:rsidP="008D1533">
      <w:pPr>
        <w:contextualSpacing/>
        <w:rPr>
          <w:rFonts w:eastAsia="Times New Roman" w:cstheme="minorHAnsi"/>
        </w:rPr>
      </w:pPr>
      <w:r>
        <w:rPr>
          <w:rFonts w:eastAsia="Times New Roman" w:cstheme="minorHAnsi"/>
        </w:rPr>
        <w:t xml:space="preserve">This vial of antitoxin gives the imbiber advantage to any saving throw against poison for 1 hour. It confers no benefit to undead or constructs. </w:t>
      </w:r>
    </w:p>
    <w:p w14:paraId="3FE522C8" w14:textId="77777777" w:rsidR="008D1533" w:rsidRDefault="008D1533" w:rsidP="008D1533">
      <w:pPr>
        <w:contextualSpacing/>
        <w:rPr>
          <w:rFonts w:eastAsia="Times New Roman" w:cstheme="minorHAnsi"/>
        </w:rPr>
      </w:pPr>
      <w:r>
        <w:rPr>
          <w:rFonts w:eastAsia="Times New Roman" w:cstheme="minorHAnsi"/>
        </w:rPr>
        <w:lastRenderedPageBreak/>
        <w:t>Some antitoxins only function against plagues. These are known as antiplagues instead, but provide the same benefit.</w:t>
      </w:r>
    </w:p>
    <w:p w14:paraId="547421EE" w14:textId="77777777" w:rsidR="008D1533" w:rsidRDefault="008D1533" w:rsidP="008D1533">
      <w:pPr>
        <w:contextualSpacing/>
        <w:rPr>
          <w:rFonts w:eastAsia="Times New Roman" w:cstheme="minorHAnsi"/>
        </w:rPr>
      </w:pPr>
    </w:p>
    <w:p w14:paraId="0646880C" w14:textId="77777777" w:rsidR="008D1533" w:rsidRPr="006B3DEA" w:rsidRDefault="008D1533" w:rsidP="008D1533">
      <w:pPr>
        <w:rPr>
          <w:rFonts w:eastAsia="Times New Roman" w:cstheme="minorHAnsi"/>
          <w:b/>
          <w:bCs/>
        </w:rPr>
      </w:pPr>
      <w:r>
        <w:rPr>
          <w:rFonts w:eastAsia="Times New Roman" w:cstheme="minorHAnsi"/>
          <w:b/>
          <w:bCs/>
        </w:rPr>
        <w:t>Crackle Powder</w:t>
      </w:r>
    </w:p>
    <w:p w14:paraId="5ADDED01" w14:textId="77777777" w:rsidR="008D1533" w:rsidRPr="006B3DEA" w:rsidRDefault="008D1533" w:rsidP="008D1533">
      <w:pPr>
        <w:rPr>
          <w:rFonts w:eastAsia="Times New Roman" w:cstheme="minorHAnsi"/>
          <w:i/>
          <w:iCs/>
        </w:rPr>
      </w:pPr>
      <w:r>
        <w:rPr>
          <w:rFonts w:eastAsia="Times New Roman" w:cstheme="minorHAnsi"/>
          <w:i/>
          <w:iCs/>
        </w:rPr>
        <w:t>Potion, common</w:t>
      </w:r>
    </w:p>
    <w:p w14:paraId="0EDA257E" w14:textId="77777777" w:rsidR="008D1533" w:rsidRDefault="008D1533" w:rsidP="008D1533">
      <w:pPr>
        <w:rPr>
          <w:rFonts w:eastAsia="Times New Roman" w:cstheme="minorHAnsi"/>
        </w:rPr>
      </w:pPr>
      <w:r w:rsidRPr="006B3DEA">
        <w:rPr>
          <w:rFonts w:eastAsia="Times New Roman" w:cstheme="minorHAnsi"/>
        </w:rPr>
        <w:t xml:space="preserve">This alchemical powder creates a loud crackling noise, like a </w:t>
      </w:r>
      <w:r>
        <w:rPr>
          <w:rFonts w:eastAsia="Times New Roman" w:cstheme="minorHAnsi"/>
        </w:rPr>
        <w:t>snapping branch</w:t>
      </w:r>
      <w:r w:rsidRPr="006B3DEA">
        <w:rPr>
          <w:rFonts w:eastAsia="Times New Roman" w:cstheme="minorHAnsi"/>
        </w:rPr>
        <w:t xml:space="preserve">, whenever it is jostled or struck. </w:t>
      </w:r>
      <w:r>
        <w:rPr>
          <w:rFonts w:eastAsia="Times New Roman" w:cstheme="minorHAnsi"/>
        </w:rPr>
        <w:t xml:space="preserve">A dose of the powder covers a 10-foot-radius area with an action, and imposes disadvantage on Agility (Stealth) checks. </w:t>
      </w:r>
    </w:p>
    <w:p w14:paraId="61DD1C5A" w14:textId="77777777" w:rsidR="008D1533" w:rsidRDefault="008D1533" w:rsidP="008D1533">
      <w:pPr>
        <w:rPr>
          <w:rFonts w:eastAsia="Times New Roman" w:cstheme="minorHAnsi"/>
        </w:rPr>
      </w:pPr>
      <w:r>
        <w:rPr>
          <w:rFonts w:eastAsia="Times New Roman" w:cstheme="minorHAnsi"/>
        </w:rPr>
        <w:t>The powder remains active for 4 hours.</w:t>
      </w:r>
    </w:p>
    <w:p w14:paraId="7A9590C4" w14:textId="77777777" w:rsidR="008D1533" w:rsidRPr="00636DEE" w:rsidRDefault="008D1533" w:rsidP="008D1533">
      <w:pPr>
        <w:contextualSpacing/>
        <w:rPr>
          <w:rFonts w:eastAsia="Times New Roman" w:cstheme="minorHAnsi"/>
        </w:rPr>
      </w:pPr>
    </w:p>
    <w:p w14:paraId="56DFBADE" w14:textId="77777777" w:rsidR="008D1533" w:rsidRDefault="008D1533" w:rsidP="008D1533">
      <w:pPr>
        <w:contextualSpacing/>
        <w:rPr>
          <w:rFonts w:eastAsia="Times New Roman" w:cstheme="minorHAnsi"/>
          <w:b/>
          <w:bCs/>
        </w:rPr>
      </w:pPr>
      <w:r>
        <w:rPr>
          <w:rFonts w:eastAsia="Times New Roman" w:cstheme="minorHAnsi"/>
          <w:b/>
          <w:bCs/>
        </w:rPr>
        <w:t>Crystallized Air</w:t>
      </w:r>
    </w:p>
    <w:p w14:paraId="6010C6AA" w14:textId="77777777" w:rsidR="008D1533" w:rsidRDefault="008D1533" w:rsidP="009C1E28">
      <w:pPr>
        <w:contextualSpacing/>
        <w:rPr>
          <w:rFonts w:eastAsia="Times New Roman" w:cstheme="minorHAnsi"/>
          <w:i/>
          <w:iCs/>
        </w:rPr>
      </w:pPr>
      <w:r>
        <w:rPr>
          <w:rFonts w:eastAsia="Times New Roman" w:cstheme="minorHAnsi"/>
          <w:i/>
          <w:iCs/>
        </w:rPr>
        <w:t xml:space="preserve">Potion, </w:t>
      </w:r>
      <w:r w:rsidR="000C0B6D">
        <w:rPr>
          <w:rFonts w:eastAsia="Times New Roman" w:cstheme="minorHAnsi"/>
          <w:i/>
          <w:iCs/>
        </w:rPr>
        <w:t>uncommon</w:t>
      </w:r>
    </w:p>
    <w:p w14:paraId="7EA256CC" w14:textId="77777777" w:rsidR="008D1533" w:rsidRDefault="008D1533">
      <w:pPr>
        <w:contextualSpacing/>
        <w:rPr>
          <w:rFonts w:eastAsia="Times New Roman" w:cstheme="minorHAnsi"/>
        </w:rPr>
      </w:pPr>
      <w:r>
        <w:rPr>
          <w:rFonts w:eastAsia="Times New Roman" w:cstheme="minorHAnsi"/>
        </w:rPr>
        <w:t xml:space="preserve">This alchemical item crystallizes breathable air. When consumed, the potion grants 1 </w:t>
      </w:r>
      <w:r w:rsidR="000C0B6D">
        <w:rPr>
          <w:rFonts w:eastAsia="Times New Roman" w:cstheme="minorHAnsi"/>
        </w:rPr>
        <w:t>hours’ worth</w:t>
      </w:r>
      <w:r>
        <w:rPr>
          <w:rFonts w:eastAsia="Times New Roman" w:cstheme="minorHAnsi"/>
        </w:rPr>
        <w:t xml:space="preserve"> of breath in one dosage. Crystallized air is waterproof if unused, but spoils when the creature otherwise opens their mouth or allows new air entry into the body (such as by breathing normally or talking). </w:t>
      </w:r>
    </w:p>
    <w:p w14:paraId="34E8D7A8" w14:textId="77777777" w:rsidR="008D1533" w:rsidRDefault="008D1533" w:rsidP="008D1533">
      <w:pPr>
        <w:contextualSpacing/>
        <w:rPr>
          <w:rFonts w:eastAsia="Times New Roman" w:cstheme="minorHAnsi"/>
        </w:rPr>
      </w:pPr>
    </w:p>
    <w:p w14:paraId="63A61222" w14:textId="77777777" w:rsidR="008D1533" w:rsidRPr="006B3DEA" w:rsidRDefault="000C0B6D" w:rsidP="009C1E28">
      <w:pPr>
        <w:rPr>
          <w:rFonts w:eastAsia="Times New Roman" w:cstheme="minorHAnsi"/>
          <w:b/>
          <w:bCs/>
        </w:rPr>
      </w:pPr>
      <w:r w:rsidRPr="006B3DEA">
        <w:rPr>
          <w:rFonts w:eastAsia="Times New Roman" w:cstheme="minorHAnsi"/>
          <w:b/>
          <w:bCs/>
        </w:rPr>
        <w:t>Dark</w:t>
      </w:r>
      <w:r>
        <w:rPr>
          <w:rFonts w:eastAsia="Times New Roman" w:cstheme="minorHAnsi"/>
          <w:b/>
          <w:bCs/>
        </w:rPr>
        <w:t xml:space="preserve"> Light </w:t>
      </w:r>
      <w:r w:rsidR="008D1533" w:rsidRPr="006B3DEA">
        <w:rPr>
          <w:rFonts w:eastAsia="Times New Roman" w:cstheme="minorHAnsi"/>
          <w:b/>
          <w:bCs/>
        </w:rPr>
        <w:t>Powder</w:t>
      </w:r>
    </w:p>
    <w:p w14:paraId="751294D7" w14:textId="77777777" w:rsidR="008D1533" w:rsidRDefault="008D1533" w:rsidP="008D1533">
      <w:pPr>
        <w:rPr>
          <w:rFonts w:eastAsia="Times New Roman" w:cstheme="minorHAnsi"/>
        </w:rPr>
      </w:pPr>
      <w:r w:rsidRPr="006B3DEA">
        <w:rPr>
          <w:rFonts w:eastAsia="Times New Roman" w:cstheme="minorHAnsi"/>
          <w:i/>
          <w:iCs/>
        </w:rPr>
        <w:t>Potion, common</w:t>
      </w:r>
      <w:r w:rsidRPr="006B3DEA">
        <w:rPr>
          <w:rFonts w:eastAsia="Times New Roman" w:cstheme="minorHAnsi"/>
        </w:rPr>
        <w:t xml:space="preserve"> </w:t>
      </w:r>
    </w:p>
    <w:p w14:paraId="64E4EAEC" w14:textId="77777777" w:rsidR="008D1533" w:rsidRDefault="008D1533" w:rsidP="008D1533">
      <w:pPr>
        <w:rPr>
          <w:rFonts w:eastAsia="Times New Roman" w:cstheme="minorHAnsi"/>
        </w:rPr>
      </w:pPr>
      <w:r>
        <w:rPr>
          <w:rFonts w:eastAsia="Times New Roman" w:cstheme="minorHAnsi"/>
        </w:rPr>
        <w:t xml:space="preserve">The gray powder has no special quality when seen in normal light, but glows brightly when viewed in darkvision, despite the surrounding light level. </w:t>
      </w:r>
    </w:p>
    <w:p w14:paraId="3D155273" w14:textId="77777777" w:rsidR="008D1533" w:rsidRDefault="008D1533" w:rsidP="008D1533">
      <w:pPr>
        <w:rPr>
          <w:rFonts w:eastAsia="Times New Roman" w:cstheme="minorHAnsi"/>
        </w:rPr>
      </w:pPr>
      <w:r w:rsidRPr="006B3DEA">
        <w:rPr>
          <w:rFonts w:eastAsia="Times New Roman" w:cstheme="minorHAnsi"/>
        </w:rPr>
        <w:t xml:space="preserve">Each </w:t>
      </w:r>
      <w:r>
        <w:rPr>
          <w:rFonts w:eastAsia="Times New Roman" w:cstheme="minorHAnsi"/>
        </w:rPr>
        <w:t xml:space="preserve">dose </w:t>
      </w:r>
      <w:r w:rsidRPr="006B3DEA">
        <w:rPr>
          <w:rFonts w:eastAsia="Times New Roman" w:cstheme="minorHAnsi"/>
        </w:rPr>
        <w:t>contains enough powder for a reasonably lengthy sentence</w:t>
      </w:r>
      <w:r>
        <w:rPr>
          <w:rFonts w:eastAsia="Times New Roman" w:cstheme="minorHAnsi"/>
        </w:rPr>
        <w:t xml:space="preserve"> or a moderately-large drawing</w:t>
      </w:r>
      <w:r w:rsidRPr="006B3DEA">
        <w:rPr>
          <w:rFonts w:eastAsia="Times New Roman" w:cstheme="minorHAnsi"/>
        </w:rPr>
        <w:t>.</w:t>
      </w:r>
    </w:p>
    <w:p w14:paraId="7608E323" w14:textId="77777777" w:rsidR="008D1533" w:rsidRDefault="008D1533" w:rsidP="008D1533">
      <w:pPr>
        <w:contextualSpacing/>
        <w:rPr>
          <w:rFonts w:eastAsia="Times New Roman" w:cstheme="minorHAnsi"/>
        </w:rPr>
      </w:pPr>
    </w:p>
    <w:p w14:paraId="4DFE9BFE" w14:textId="77777777" w:rsidR="008D1533" w:rsidRPr="006B3DEA" w:rsidRDefault="008D1533" w:rsidP="008D1533">
      <w:pPr>
        <w:rPr>
          <w:rFonts w:eastAsia="Times New Roman" w:cstheme="minorHAnsi"/>
          <w:b/>
          <w:bCs/>
        </w:rPr>
      </w:pPr>
      <w:r w:rsidRPr="006B3DEA">
        <w:rPr>
          <w:rFonts w:eastAsia="Times New Roman" w:cstheme="minorHAnsi"/>
          <w:b/>
          <w:bCs/>
        </w:rPr>
        <w:t>Defoliant</w:t>
      </w:r>
    </w:p>
    <w:p w14:paraId="3BB336DD" w14:textId="77777777" w:rsidR="008D1533" w:rsidRDefault="008D1533" w:rsidP="008D1533">
      <w:pPr>
        <w:rPr>
          <w:rFonts w:eastAsia="Times New Roman" w:cstheme="minorHAnsi"/>
          <w:i/>
          <w:iCs/>
        </w:rPr>
      </w:pPr>
      <w:r>
        <w:rPr>
          <w:rFonts w:eastAsia="Times New Roman" w:cstheme="minorHAnsi"/>
          <w:i/>
          <w:iCs/>
        </w:rPr>
        <w:t>Potion, common</w:t>
      </w:r>
    </w:p>
    <w:p w14:paraId="654CA316" w14:textId="77777777" w:rsidR="008D1533" w:rsidRDefault="008D1533" w:rsidP="008D1533">
      <w:pPr>
        <w:rPr>
          <w:rFonts w:eastAsia="Times New Roman" w:cstheme="minorHAnsi"/>
        </w:rPr>
      </w:pPr>
      <w:r w:rsidRPr="006B3DEA">
        <w:rPr>
          <w:rFonts w:eastAsia="Times New Roman" w:cstheme="minorHAnsi"/>
        </w:rPr>
        <w:t xml:space="preserve">This vile liquid has a muddy brown hue and smells of rotten plant life. Contained in one </w:t>
      </w:r>
      <w:r>
        <w:rPr>
          <w:rFonts w:eastAsia="Times New Roman" w:cstheme="minorHAnsi"/>
        </w:rPr>
        <w:t xml:space="preserve">potion </w:t>
      </w:r>
      <w:r w:rsidRPr="006B3DEA">
        <w:rPr>
          <w:rFonts w:eastAsia="Times New Roman" w:cstheme="minorHAnsi"/>
        </w:rPr>
        <w:t xml:space="preserve">flask is enough defoliant to remove plant life from one </w:t>
      </w:r>
      <w:r>
        <w:rPr>
          <w:rFonts w:eastAsia="Times New Roman" w:cstheme="minorHAnsi"/>
        </w:rPr>
        <w:t>5-</w:t>
      </w:r>
      <w:r w:rsidRPr="006B3DEA">
        <w:rPr>
          <w:rFonts w:eastAsia="Times New Roman" w:cstheme="minorHAnsi"/>
        </w:rPr>
        <w:t xml:space="preserve">foot square. </w:t>
      </w:r>
    </w:p>
    <w:p w14:paraId="481964EC" w14:textId="77777777" w:rsidR="008D1533" w:rsidRDefault="008D1533" w:rsidP="008D1533">
      <w:pPr>
        <w:rPr>
          <w:rFonts w:eastAsia="Times New Roman" w:cstheme="minorHAnsi"/>
        </w:rPr>
      </w:pPr>
      <w:r w:rsidRPr="006B3DEA">
        <w:rPr>
          <w:rFonts w:eastAsia="Times New Roman" w:cstheme="minorHAnsi"/>
        </w:rPr>
        <w:t xml:space="preserve">Light vegetation (anything but trees) dies within 1 hour </w:t>
      </w:r>
      <w:r>
        <w:rPr>
          <w:rFonts w:eastAsia="Times New Roman" w:cstheme="minorHAnsi"/>
        </w:rPr>
        <w:t xml:space="preserve">of exposure, leaving behind scarred and sterile soil (as if blighted). </w:t>
      </w:r>
    </w:p>
    <w:p w14:paraId="11419B16" w14:textId="77777777" w:rsidR="008D1533" w:rsidRDefault="008D1533" w:rsidP="008D1533">
      <w:pPr>
        <w:rPr>
          <w:rFonts w:eastAsia="Times New Roman" w:cstheme="minorHAnsi"/>
        </w:rPr>
      </w:pPr>
      <w:r w:rsidRPr="006B3DEA">
        <w:rPr>
          <w:rFonts w:eastAsia="Times New Roman" w:cstheme="minorHAnsi"/>
        </w:rPr>
        <w:t>Medium vegetation (anything but massive trees) dies in 2 hours and can be cleared at a rate of 1 hour per 5-foot square.</w:t>
      </w:r>
    </w:p>
    <w:p w14:paraId="1CE75D4E" w14:textId="77777777" w:rsidR="008D1533" w:rsidRDefault="008D1533" w:rsidP="008D1533">
      <w:pPr>
        <w:rPr>
          <w:rFonts w:eastAsia="Times New Roman" w:cstheme="minorHAnsi"/>
        </w:rPr>
      </w:pPr>
      <w:r>
        <w:rPr>
          <w:rFonts w:eastAsia="Times New Roman" w:cstheme="minorHAnsi"/>
        </w:rPr>
        <w:t xml:space="preserve">Large vegetation (including </w:t>
      </w:r>
      <w:r w:rsidRPr="006B3DEA">
        <w:rPr>
          <w:rFonts w:eastAsia="Times New Roman" w:cstheme="minorHAnsi"/>
        </w:rPr>
        <w:t>trees</w:t>
      </w:r>
      <w:r>
        <w:rPr>
          <w:rFonts w:eastAsia="Times New Roman" w:cstheme="minorHAnsi"/>
        </w:rPr>
        <w:t>)</w:t>
      </w:r>
      <w:r w:rsidRPr="006B3DEA">
        <w:rPr>
          <w:rFonts w:eastAsia="Times New Roman" w:cstheme="minorHAnsi"/>
        </w:rPr>
        <w:t xml:space="preserve"> can usually survive a single dose of defoliant</w:t>
      </w:r>
      <w:r>
        <w:rPr>
          <w:rFonts w:eastAsia="Times New Roman" w:cstheme="minorHAnsi"/>
        </w:rPr>
        <w:t xml:space="preserve">, but the </w:t>
      </w:r>
      <w:r>
        <w:rPr>
          <w:rFonts w:eastAsia="Times New Roman" w:cstheme="minorHAnsi"/>
        </w:rPr>
        <w:lastRenderedPageBreak/>
        <w:t>dose scars a 5-foot portion of the tree. If it can scar one-half the tree, the tree rots from within and dies.</w:t>
      </w:r>
    </w:p>
    <w:p w14:paraId="72F349A8" w14:textId="77777777" w:rsidR="008D1533" w:rsidRDefault="008D1533" w:rsidP="008D1533">
      <w:pPr>
        <w:rPr>
          <w:rFonts w:eastAsia="Times New Roman" w:cstheme="minorHAnsi"/>
        </w:rPr>
      </w:pPr>
      <w:r>
        <w:rPr>
          <w:rFonts w:eastAsia="Times New Roman" w:cstheme="minorHAnsi"/>
        </w:rPr>
        <w:t xml:space="preserve">If targeting a plant creature, this potion harms them, reducing the plant creature’s maximum hit points by 1d4 + 1, halved on a successful Stamina saving throw. This can stack for each application. </w:t>
      </w:r>
    </w:p>
    <w:p w14:paraId="7A5DA771" w14:textId="77777777" w:rsidR="008D1533" w:rsidRDefault="008D1533" w:rsidP="008D1533">
      <w:pPr>
        <w:rPr>
          <w:rFonts w:eastAsia="Times New Roman" w:cstheme="minorHAnsi"/>
        </w:rPr>
      </w:pPr>
      <w:r>
        <w:rPr>
          <w:rFonts w:eastAsia="Times New Roman" w:cstheme="minorHAnsi"/>
        </w:rPr>
        <w:t xml:space="preserve">An area affected by defoliant can be cleared by a creature proficient in Alchemist’s Supplies or an Herbalist’s Kit. It takes 10 minutes to clear a 5-foot square of defoliant. </w:t>
      </w:r>
    </w:p>
    <w:p w14:paraId="75ED8C2A" w14:textId="77777777" w:rsidR="008D1533" w:rsidRPr="003C50BB" w:rsidRDefault="008D1533" w:rsidP="008D1533">
      <w:pPr>
        <w:contextualSpacing/>
        <w:rPr>
          <w:rFonts w:eastAsia="Times New Roman" w:cstheme="minorHAnsi"/>
        </w:rPr>
      </w:pPr>
    </w:p>
    <w:p w14:paraId="352719AD" w14:textId="77777777" w:rsidR="008D1533" w:rsidRPr="00636DEE" w:rsidRDefault="008D1533" w:rsidP="008D1533">
      <w:pPr>
        <w:contextualSpacing/>
        <w:rPr>
          <w:rFonts w:eastAsia="Times New Roman" w:cstheme="minorHAnsi"/>
          <w:b/>
          <w:bCs/>
        </w:rPr>
      </w:pPr>
      <w:r w:rsidRPr="00636DEE">
        <w:rPr>
          <w:rFonts w:eastAsia="Times New Roman" w:cstheme="minorHAnsi"/>
          <w:b/>
          <w:bCs/>
        </w:rPr>
        <w:t>Flash Powder</w:t>
      </w:r>
    </w:p>
    <w:p w14:paraId="3810C369" w14:textId="77777777" w:rsidR="008D1533" w:rsidRPr="00636DEE" w:rsidRDefault="008D1533" w:rsidP="008D1533">
      <w:pPr>
        <w:contextualSpacing/>
        <w:rPr>
          <w:rFonts w:eastAsia="Times New Roman" w:cstheme="minorHAnsi"/>
          <w:i/>
          <w:iCs/>
        </w:rPr>
      </w:pPr>
      <w:r w:rsidRPr="00636DEE">
        <w:rPr>
          <w:rFonts w:eastAsia="Times New Roman" w:cstheme="minorHAnsi"/>
          <w:i/>
          <w:iCs/>
        </w:rPr>
        <w:t>Potion, common</w:t>
      </w:r>
    </w:p>
    <w:p w14:paraId="76256A82" w14:textId="77777777" w:rsidR="008D1533" w:rsidRPr="00636DEE" w:rsidRDefault="008D1533" w:rsidP="008D1533">
      <w:pPr>
        <w:contextualSpacing/>
        <w:rPr>
          <w:rFonts w:eastAsia="Times New Roman" w:cstheme="minorHAnsi"/>
        </w:rPr>
      </w:pPr>
      <w:r w:rsidRPr="00636DEE">
        <w:rPr>
          <w:rFonts w:eastAsia="Times New Roman" w:cstheme="minorHAnsi"/>
        </w:rPr>
        <w:t>This pinch of powder is a mixture of proto-gunpowder and alchemical flares. It can be thrown at a range of 30/60 ft. Creatures 5 feet away from the point of impact are blinded on a failed Agility saving throw</w:t>
      </w:r>
      <w:r>
        <w:rPr>
          <w:rFonts w:eastAsia="Times New Roman" w:cstheme="minorHAnsi"/>
        </w:rPr>
        <w:t xml:space="preserve"> against a DC of 10</w:t>
      </w:r>
      <w:r w:rsidRPr="00636DEE">
        <w:rPr>
          <w:rFonts w:eastAsia="Times New Roman" w:cstheme="minorHAnsi"/>
        </w:rPr>
        <w:t xml:space="preserve">. If thrown further than 30 feet, creatures have advantage to the saving throw. A creature can repeat the saving throw at the end of its turn every round. </w:t>
      </w:r>
    </w:p>
    <w:p w14:paraId="1473F57D" w14:textId="77777777" w:rsidR="008D1533" w:rsidRPr="00636DEE" w:rsidRDefault="008D1533" w:rsidP="008D1533">
      <w:pPr>
        <w:contextualSpacing/>
        <w:rPr>
          <w:rFonts w:eastAsia="Times New Roman" w:cstheme="minorHAnsi"/>
        </w:rPr>
      </w:pPr>
      <w:r w:rsidRPr="00636DEE">
        <w:rPr>
          <w:rFonts w:eastAsia="Times New Roman" w:cstheme="minorHAnsi"/>
        </w:rPr>
        <w:t>Alchemists, rogues, and hunters often use this cheap product as a distraction to hide or for a quick combat advantage if they have the Flash Bomber talent.</w:t>
      </w:r>
    </w:p>
    <w:p w14:paraId="3F9D846B" w14:textId="77777777" w:rsidR="008D1533" w:rsidRDefault="008D1533" w:rsidP="007378CE">
      <w:pPr>
        <w:contextualSpacing/>
        <w:rPr>
          <w:rFonts w:eastAsia="Times New Roman" w:cstheme="minorHAnsi"/>
        </w:rPr>
      </w:pPr>
      <w:r w:rsidRPr="00636DEE">
        <w:rPr>
          <w:rFonts w:eastAsia="Times New Roman" w:cstheme="minorHAnsi"/>
        </w:rPr>
        <w:t xml:space="preserve">Unlike most potions, flash powder also counts as an explosive, and can be crafted by those proficient with </w:t>
      </w:r>
      <w:r w:rsidR="007378CE">
        <w:rPr>
          <w:rFonts w:eastAsia="Times New Roman" w:cstheme="minorHAnsi"/>
        </w:rPr>
        <w:t>E</w:t>
      </w:r>
      <w:r w:rsidRPr="00636DEE">
        <w:rPr>
          <w:rFonts w:eastAsia="Times New Roman" w:cstheme="minorHAnsi"/>
        </w:rPr>
        <w:t xml:space="preserve">ngineer’s </w:t>
      </w:r>
      <w:r w:rsidR="007378CE">
        <w:rPr>
          <w:rFonts w:eastAsia="Times New Roman" w:cstheme="minorHAnsi"/>
        </w:rPr>
        <w:t>T</w:t>
      </w:r>
      <w:r w:rsidRPr="00636DEE">
        <w:rPr>
          <w:rFonts w:eastAsia="Times New Roman" w:cstheme="minorHAnsi"/>
        </w:rPr>
        <w:t>ools, and can’t be consumed by an alchemical engine.</w:t>
      </w:r>
    </w:p>
    <w:p w14:paraId="18EDC5B4" w14:textId="77777777" w:rsidR="008D1533" w:rsidRPr="00636DEE" w:rsidRDefault="008D1533" w:rsidP="008D1533">
      <w:pPr>
        <w:contextualSpacing/>
        <w:rPr>
          <w:rFonts w:eastAsia="Times New Roman" w:cstheme="minorHAnsi"/>
        </w:rPr>
      </w:pPr>
    </w:p>
    <w:p w14:paraId="74C65325" w14:textId="77777777" w:rsidR="008D1533" w:rsidRPr="00636DEE" w:rsidRDefault="008D1533" w:rsidP="008D1533">
      <w:pPr>
        <w:contextualSpacing/>
        <w:rPr>
          <w:rFonts w:eastAsia="Times New Roman" w:cstheme="minorHAnsi"/>
          <w:b/>
          <w:bCs/>
        </w:rPr>
      </w:pPr>
      <w:r w:rsidRPr="00636DEE">
        <w:rPr>
          <w:rFonts w:eastAsia="Times New Roman" w:cstheme="minorHAnsi"/>
          <w:b/>
          <w:bCs/>
        </w:rPr>
        <w:t>Gunpowder</w:t>
      </w:r>
    </w:p>
    <w:p w14:paraId="77709A97" w14:textId="77777777" w:rsidR="008D1533" w:rsidRPr="00636DEE" w:rsidRDefault="008D1533" w:rsidP="008D1533">
      <w:pPr>
        <w:contextualSpacing/>
        <w:rPr>
          <w:rFonts w:eastAsia="Times New Roman" w:cstheme="minorHAnsi"/>
          <w:i/>
          <w:iCs/>
        </w:rPr>
      </w:pPr>
      <w:r w:rsidRPr="00636DEE">
        <w:rPr>
          <w:rFonts w:eastAsia="Times New Roman" w:cstheme="minorHAnsi"/>
          <w:i/>
          <w:iCs/>
        </w:rPr>
        <w:t>Potion, uncommon</w:t>
      </w:r>
      <w:r w:rsidR="001E0C3D">
        <w:rPr>
          <w:rFonts w:eastAsia="Times New Roman" w:cstheme="minorHAnsi"/>
          <w:i/>
          <w:iCs/>
        </w:rPr>
        <w:t xml:space="preserve"> (12 gp)</w:t>
      </w:r>
    </w:p>
    <w:p w14:paraId="35E77F47" w14:textId="77777777" w:rsidR="001E0C3D" w:rsidRPr="00636DEE" w:rsidRDefault="008D1533" w:rsidP="001E0C3D">
      <w:pPr>
        <w:contextualSpacing/>
        <w:rPr>
          <w:rFonts w:eastAsia="Times New Roman" w:cstheme="minorHAnsi"/>
        </w:rPr>
      </w:pPr>
      <w:r w:rsidRPr="00636DEE">
        <w:rPr>
          <w:rFonts w:eastAsia="Times New Roman" w:cstheme="minorHAnsi"/>
        </w:rPr>
        <w:t xml:space="preserve">This potent combustible powder is the fuel for most firearms and explosives, and some combustion engines. </w:t>
      </w:r>
      <w:r w:rsidR="001E0C3D" w:rsidRPr="00636DEE">
        <w:rPr>
          <w:rFonts w:eastAsia="Times New Roman" w:cstheme="minorHAnsi"/>
        </w:rPr>
        <w:t xml:space="preserve">Unlike most uncommon alchemical products, gunpowder costs 12 gp per pound in most stores, and costs 6 gp to craft if not a specialist. </w:t>
      </w:r>
    </w:p>
    <w:p w14:paraId="0D0A9A57" w14:textId="77777777" w:rsidR="008D1533" w:rsidRPr="00636DEE" w:rsidRDefault="008D1533" w:rsidP="008D1533">
      <w:pPr>
        <w:contextualSpacing/>
        <w:rPr>
          <w:rFonts w:eastAsia="Times New Roman" w:cstheme="minorHAnsi"/>
        </w:rPr>
      </w:pPr>
      <w:r w:rsidRPr="00636DEE">
        <w:rPr>
          <w:rFonts w:eastAsia="Times New Roman" w:cstheme="minorHAnsi"/>
        </w:rPr>
        <w:t xml:space="preserve">When set aflame gunpowder combusts and deals 1d6 fire damage to each creature in 10 feet per 1 pound of mass (up to 10d6 </w:t>
      </w:r>
      <w:r w:rsidR="00E8760F">
        <w:rPr>
          <w:rFonts w:eastAsia="Times New Roman" w:cstheme="minorHAnsi"/>
        </w:rPr>
        <w:t xml:space="preserve">points of </w:t>
      </w:r>
      <w:r w:rsidRPr="00636DEE">
        <w:rPr>
          <w:rFonts w:eastAsia="Times New Roman" w:cstheme="minorHAnsi"/>
        </w:rPr>
        <w:t xml:space="preserve">fire damage). Setting an ounce of gunpowder causes it to burn brightly, shedding bright light in 30 feet for 1 round, and dim light in the same radius for another round, before extinguishing. A creature in </w:t>
      </w:r>
      <w:r w:rsidRPr="00636DEE">
        <w:rPr>
          <w:rFonts w:eastAsia="Times New Roman" w:cstheme="minorHAnsi"/>
        </w:rPr>
        <w:lastRenderedPageBreak/>
        <w:t xml:space="preserve">the area of effect can attempt a DC 10 Agility saving throw to half the damage taken. </w:t>
      </w:r>
    </w:p>
    <w:p w14:paraId="6ACFC362" w14:textId="77777777" w:rsidR="008D1533" w:rsidRPr="00636DEE" w:rsidRDefault="008D1533" w:rsidP="008D1533">
      <w:pPr>
        <w:contextualSpacing/>
        <w:rPr>
          <w:rFonts w:eastAsia="Times New Roman" w:cstheme="minorHAnsi"/>
        </w:rPr>
      </w:pPr>
      <w:r w:rsidRPr="00636DEE">
        <w:rPr>
          <w:rFonts w:eastAsia="Times New Roman" w:cstheme="minorHAnsi"/>
        </w:rPr>
        <w:t xml:space="preserve">If set aflame in a container, gunpowder instead deals the damage in concussive damage, and its radius increases by 10 feet for every pound of mass. </w:t>
      </w:r>
    </w:p>
    <w:p w14:paraId="3F878741" w14:textId="77777777" w:rsidR="008D1533" w:rsidRDefault="008D1533" w:rsidP="007378CE">
      <w:pPr>
        <w:contextualSpacing/>
        <w:rPr>
          <w:rFonts w:eastAsia="Times New Roman" w:cstheme="minorHAnsi"/>
        </w:rPr>
      </w:pPr>
      <w:r w:rsidRPr="00636DEE">
        <w:rPr>
          <w:rFonts w:eastAsia="Times New Roman" w:cstheme="minorHAnsi"/>
        </w:rPr>
        <w:t xml:space="preserve">Unlike most potions, gunpowder also counts as an explosive, and can be crafted by those proficient with </w:t>
      </w:r>
      <w:r w:rsidR="007378CE">
        <w:rPr>
          <w:rFonts w:eastAsia="Times New Roman" w:cstheme="minorHAnsi"/>
        </w:rPr>
        <w:t>E</w:t>
      </w:r>
      <w:r w:rsidRPr="00636DEE">
        <w:rPr>
          <w:rFonts w:eastAsia="Times New Roman" w:cstheme="minorHAnsi"/>
        </w:rPr>
        <w:t xml:space="preserve">ngineer’s </w:t>
      </w:r>
      <w:r w:rsidR="007378CE">
        <w:rPr>
          <w:rFonts w:eastAsia="Times New Roman" w:cstheme="minorHAnsi"/>
        </w:rPr>
        <w:t>T</w:t>
      </w:r>
      <w:r w:rsidRPr="00636DEE">
        <w:rPr>
          <w:rFonts w:eastAsia="Times New Roman" w:cstheme="minorHAnsi"/>
        </w:rPr>
        <w:t>ools, and can’t be consumed by an alchemical engine.</w:t>
      </w:r>
    </w:p>
    <w:p w14:paraId="4D5C9DCE" w14:textId="77777777" w:rsidR="008D1533" w:rsidRDefault="008D1533" w:rsidP="008D1533">
      <w:pPr>
        <w:contextualSpacing/>
        <w:rPr>
          <w:rFonts w:eastAsia="Times New Roman" w:cstheme="minorHAnsi"/>
        </w:rPr>
      </w:pPr>
    </w:p>
    <w:p w14:paraId="751ED5D4" w14:textId="77777777" w:rsidR="00914F0F" w:rsidRDefault="00914F0F" w:rsidP="00914F0F">
      <w:pPr>
        <w:contextualSpacing/>
        <w:rPr>
          <w:rFonts w:eastAsia="Times New Roman" w:cstheme="minorHAnsi"/>
          <w:b/>
          <w:bCs/>
          <w:color w:val="000000"/>
        </w:rPr>
      </w:pPr>
      <w:r w:rsidRPr="00541781">
        <w:rPr>
          <w:rFonts w:eastAsia="Times New Roman" w:cstheme="minorHAnsi"/>
          <w:b/>
          <w:bCs/>
          <w:color w:val="000000"/>
        </w:rPr>
        <w:t>Holy Water</w:t>
      </w:r>
    </w:p>
    <w:p w14:paraId="3AFE18BB" w14:textId="77777777" w:rsidR="00914F0F" w:rsidRPr="00541781" w:rsidRDefault="00914F0F" w:rsidP="00914F0F">
      <w:pPr>
        <w:contextualSpacing/>
        <w:rPr>
          <w:rFonts w:eastAsia="Times New Roman" w:cstheme="minorHAnsi"/>
          <w:i/>
          <w:iCs/>
          <w:color w:val="000000"/>
        </w:rPr>
      </w:pPr>
      <w:r>
        <w:rPr>
          <w:rFonts w:eastAsia="Times New Roman" w:cstheme="minorHAnsi"/>
          <w:i/>
          <w:iCs/>
          <w:color w:val="000000"/>
        </w:rPr>
        <w:t>Potion, common</w:t>
      </w:r>
    </w:p>
    <w:p w14:paraId="41079B5F" w14:textId="77777777" w:rsidR="00F401A9" w:rsidRDefault="00914F0F">
      <w:pPr>
        <w:contextualSpacing/>
        <w:rPr>
          <w:rFonts w:eastAsia="Times New Roman" w:cstheme="minorHAnsi"/>
          <w:color w:val="000000"/>
        </w:rPr>
      </w:pPr>
      <w:r w:rsidRPr="005373D9">
        <w:rPr>
          <w:rFonts w:eastAsia="Times New Roman" w:cstheme="minorHAnsi"/>
          <w:color w:val="000000"/>
        </w:rPr>
        <w:t>As an action, you can splash the contents of this flask onto a creature within 5 feet of you or throw it up to 20 feet, shattering it on impact. In either case, make a ranged attack against a target creature, treating the holy water as an improvised weapon</w:t>
      </w:r>
      <w:r>
        <w:rPr>
          <w:rFonts w:eastAsia="Times New Roman" w:cstheme="minorHAnsi"/>
          <w:color w:val="000000"/>
        </w:rPr>
        <w:t xml:space="preserve"> or as a potion (if you are proficient in alchemy)</w:t>
      </w:r>
      <w:r w:rsidRPr="005373D9">
        <w:rPr>
          <w:rFonts w:eastAsia="Times New Roman" w:cstheme="minorHAnsi"/>
          <w:color w:val="000000"/>
        </w:rPr>
        <w:t xml:space="preserve">. If the target is a fiend or undead, it takes 2d6 </w:t>
      </w:r>
      <w:r>
        <w:rPr>
          <w:rFonts w:eastAsia="Times New Roman" w:cstheme="minorHAnsi"/>
          <w:color w:val="000000"/>
        </w:rPr>
        <w:t xml:space="preserve">points of holy </w:t>
      </w:r>
      <w:r w:rsidRPr="005373D9">
        <w:rPr>
          <w:rFonts w:eastAsia="Times New Roman" w:cstheme="minorHAnsi"/>
          <w:color w:val="000000"/>
        </w:rPr>
        <w:t>damage</w:t>
      </w:r>
      <w:r>
        <w:rPr>
          <w:rFonts w:eastAsia="Times New Roman" w:cstheme="minorHAnsi"/>
          <w:color w:val="000000"/>
        </w:rPr>
        <w:t>, or takes disadvantage to their next saving throw within 1 hour (your choice)</w:t>
      </w:r>
      <w:r w:rsidRPr="005373D9">
        <w:rPr>
          <w:rFonts w:eastAsia="Times New Roman" w:cstheme="minorHAnsi"/>
          <w:color w:val="000000"/>
        </w:rPr>
        <w:t>.</w:t>
      </w:r>
      <w:r>
        <w:rPr>
          <w:rFonts w:eastAsia="Times New Roman" w:cstheme="minorHAnsi"/>
          <w:color w:val="000000"/>
        </w:rPr>
        <w:t xml:space="preserve"> </w:t>
      </w:r>
    </w:p>
    <w:p w14:paraId="5BE05264" w14:textId="77777777" w:rsidR="00F401A9" w:rsidRPr="006C1FB3" w:rsidRDefault="00F401A9" w:rsidP="00F401A9">
      <w:pPr>
        <w:contextualSpacing/>
        <w:rPr>
          <w:rFonts w:eastAsia="Times New Roman" w:cstheme="minorHAnsi"/>
          <w:color w:val="000000"/>
        </w:rPr>
      </w:pPr>
      <w:r>
        <w:rPr>
          <w:rFonts w:eastAsia="Times New Roman" w:cstheme="minorHAnsi"/>
          <w:color w:val="000000"/>
        </w:rPr>
        <w:t xml:space="preserve">Holy water can also free corpses from the Scourge’s taint or the Undead Plague if a flask is spent on a creature, preventing it from being reanimated, a discovery made by priestesses of Elune. </w:t>
      </w:r>
    </w:p>
    <w:p w14:paraId="47C5C016" w14:textId="77777777" w:rsidR="00F401A9" w:rsidRDefault="00914F0F" w:rsidP="009C1E28">
      <w:pPr>
        <w:contextualSpacing/>
        <w:rPr>
          <w:rFonts w:eastAsia="Times New Roman" w:cstheme="minorHAnsi"/>
          <w:color w:val="000000"/>
        </w:rPr>
      </w:pPr>
      <w:r w:rsidRPr="005373D9">
        <w:rPr>
          <w:rFonts w:eastAsia="Times New Roman" w:cstheme="minorHAnsi"/>
          <w:color w:val="000000"/>
        </w:rPr>
        <w:t xml:space="preserve">A </w:t>
      </w:r>
      <w:r>
        <w:rPr>
          <w:rFonts w:eastAsia="Times New Roman" w:cstheme="minorHAnsi"/>
          <w:color w:val="000000"/>
        </w:rPr>
        <w:t xml:space="preserve">priest, </w:t>
      </w:r>
      <w:r w:rsidRPr="005373D9">
        <w:rPr>
          <w:rFonts w:eastAsia="Times New Roman" w:cstheme="minorHAnsi"/>
          <w:color w:val="000000"/>
        </w:rPr>
        <w:t>paladin</w:t>
      </w:r>
      <w:r>
        <w:rPr>
          <w:rFonts w:eastAsia="Times New Roman" w:cstheme="minorHAnsi"/>
          <w:color w:val="000000"/>
        </w:rPr>
        <w:t>, or shaman</w:t>
      </w:r>
      <w:r w:rsidRPr="005373D9">
        <w:rPr>
          <w:rFonts w:eastAsia="Times New Roman" w:cstheme="minorHAnsi"/>
          <w:color w:val="000000"/>
        </w:rPr>
        <w:t xml:space="preserve"> may create holy </w:t>
      </w:r>
      <w:r w:rsidR="00F401A9">
        <w:rPr>
          <w:rFonts w:eastAsia="Times New Roman" w:cstheme="minorHAnsi"/>
          <w:color w:val="000000"/>
        </w:rPr>
        <w:t xml:space="preserve">water (or elemental water if a shaman) without using alchemy </w:t>
      </w:r>
      <w:r w:rsidRPr="005373D9">
        <w:rPr>
          <w:rFonts w:eastAsia="Times New Roman" w:cstheme="minorHAnsi"/>
          <w:color w:val="000000"/>
        </w:rPr>
        <w:t xml:space="preserve">by performing a special ritual. </w:t>
      </w:r>
    </w:p>
    <w:p w14:paraId="0866EC34" w14:textId="77777777" w:rsidR="00F401A9" w:rsidRDefault="00914F0F">
      <w:pPr>
        <w:contextualSpacing/>
        <w:rPr>
          <w:rFonts w:eastAsia="Times New Roman" w:cstheme="minorHAnsi"/>
          <w:color w:val="000000"/>
        </w:rPr>
      </w:pPr>
      <w:r w:rsidRPr="005373D9">
        <w:rPr>
          <w:rFonts w:eastAsia="Times New Roman" w:cstheme="minorHAnsi"/>
          <w:color w:val="000000"/>
        </w:rPr>
        <w:t xml:space="preserve">The ritual takes </w:t>
      </w:r>
      <w:r w:rsidR="00F401A9">
        <w:rPr>
          <w:rFonts w:eastAsia="Times New Roman" w:cstheme="minorHAnsi"/>
          <w:color w:val="000000"/>
        </w:rPr>
        <w:t xml:space="preserve">costs the same in time and materials as a potion (in </w:t>
      </w:r>
      <w:r w:rsidRPr="005373D9">
        <w:rPr>
          <w:rFonts w:eastAsia="Times New Roman" w:cstheme="minorHAnsi"/>
          <w:color w:val="000000"/>
        </w:rPr>
        <w:t>powdered silver</w:t>
      </w:r>
      <w:r>
        <w:rPr>
          <w:rFonts w:eastAsia="Times New Roman" w:cstheme="minorHAnsi"/>
          <w:color w:val="000000"/>
        </w:rPr>
        <w:t xml:space="preserve"> or herbs</w:t>
      </w:r>
      <w:r w:rsidR="00F401A9">
        <w:rPr>
          <w:rFonts w:eastAsia="Times New Roman" w:cstheme="minorHAnsi"/>
          <w:color w:val="000000"/>
        </w:rPr>
        <w:t xml:space="preserve">) and </w:t>
      </w:r>
      <w:r w:rsidRPr="005373D9">
        <w:rPr>
          <w:rFonts w:eastAsia="Times New Roman" w:cstheme="minorHAnsi"/>
          <w:color w:val="000000"/>
        </w:rPr>
        <w:t xml:space="preserve">requires the caster to </w:t>
      </w:r>
      <w:r>
        <w:rPr>
          <w:rFonts w:eastAsia="Times New Roman" w:cstheme="minorHAnsi"/>
          <w:color w:val="000000"/>
        </w:rPr>
        <w:t>spend mana equal to a 1st level spell</w:t>
      </w:r>
      <w:r w:rsidRPr="005373D9">
        <w:rPr>
          <w:rFonts w:eastAsia="Times New Roman" w:cstheme="minorHAnsi"/>
          <w:color w:val="000000"/>
        </w:rPr>
        <w:t>.</w:t>
      </w:r>
      <w:r>
        <w:rPr>
          <w:rFonts w:eastAsia="Times New Roman" w:cstheme="minorHAnsi"/>
          <w:color w:val="000000"/>
        </w:rPr>
        <w:t xml:space="preserve"> </w:t>
      </w:r>
    </w:p>
    <w:p w14:paraId="6F80430E" w14:textId="77777777" w:rsidR="00914F0F" w:rsidRDefault="00914F0F" w:rsidP="008D1533">
      <w:pPr>
        <w:contextualSpacing/>
        <w:rPr>
          <w:rFonts w:eastAsia="Times New Roman" w:cstheme="minorHAnsi"/>
        </w:rPr>
      </w:pPr>
    </w:p>
    <w:p w14:paraId="26996AD2" w14:textId="77777777" w:rsidR="008D1533" w:rsidRPr="00E6665B" w:rsidRDefault="008D1533" w:rsidP="008D1533">
      <w:pPr>
        <w:contextualSpacing/>
        <w:rPr>
          <w:rFonts w:eastAsia="Times New Roman" w:cstheme="minorHAnsi"/>
          <w:b/>
          <w:bCs/>
        </w:rPr>
      </w:pPr>
      <w:r w:rsidRPr="00E6665B">
        <w:rPr>
          <w:rFonts w:eastAsia="Times New Roman" w:cstheme="minorHAnsi"/>
          <w:b/>
          <w:bCs/>
        </w:rPr>
        <w:t>Mana Potion</w:t>
      </w:r>
    </w:p>
    <w:p w14:paraId="66A3C225" w14:textId="77777777" w:rsidR="008D1533" w:rsidRPr="00E6665B" w:rsidRDefault="008D1533" w:rsidP="008D1533">
      <w:pPr>
        <w:contextualSpacing/>
        <w:rPr>
          <w:rFonts w:eastAsia="Times New Roman" w:cstheme="minorHAnsi"/>
          <w:i/>
          <w:iCs/>
          <w:color w:val="000000"/>
        </w:rPr>
      </w:pPr>
      <w:r w:rsidRPr="00E6665B">
        <w:rPr>
          <w:rFonts w:eastAsia="Times New Roman" w:cstheme="minorHAnsi"/>
          <w:i/>
          <w:iCs/>
          <w:color w:val="000000"/>
        </w:rPr>
        <w:t>Potion, rarity varies</w:t>
      </w:r>
    </w:p>
    <w:p w14:paraId="335BE6B3" w14:textId="77777777" w:rsidR="008D1533" w:rsidRPr="000D5DB5" w:rsidRDefault="008D1533" w:rsidP="008D1533">
      <w:pPr>
        <w:contextualSpacing/>
        <w:rPr>
          <w:rFonts w:eastAsia="Times New Roman" w:cstheme="minorHAnsi"/>
          <w:color w:val="000000"/>
        </w:rPr>
      </w:pPr>
      <w:r w:rsidRPr="000D5DB5">
        <w:rPr>
          <w:rFonts w:eastAsia="Times New Roman" w:cstheme="minorHAnsi"/>
          <w:color w:val="000000"/>
        </w:rPr>
        <w:t xml:space="preserve">By </w:t>
      </w:r>
      <w:r>
        <w:rPr>
          <w:rFonts w:eastAsia="Times New Roman" w:cstheme="minorHAnsi"/>
          <w:color w:val="000000"/>
        </w:rPr>
        <w:t xml:space="preserve">imbibing </w:t>
      </w:r>
      <w:r w:rsidRPr="000D5DB5">
        <w:rPr>
          <w:rFonts w:eastAsia="Times New Roman" w:cstheme="minorHAnsi"/>
          <w:color w:val="000000"/>
        </w:rPr>
        <w:t xml:space="preserve">this blue potion, </w:t>
      </w:r>
      <w:r>
        <w:rPr>
          <w:rFonts w:eastAsia="Times New Roman" w:cstheme="minorHAnsi"/>
          <w:color w:val="000000"/>
        </w:rPr>
        <w:t xml:space="preserve">a spellcaster’s mental fog is cleared as their mind is flooded with a torrent of raw power. By drinking a mana potion, </w:t>
      </w:r>
      <w:r w:rsidRPr="000D5DB5">
        <w:rPr>
          <w:rFonts w:eastAsia="Times New Roman" w:cstheme="minorHAnsi"/>
          <w:color w:val="000000"/>
        </w:rPr>
        <w:t xml:space="preserve">the character regains mana points. </w:t>
      </w:r>
    </w:p>
    <w:p w14:paraId="67AE3206" w14:textId="77777777" w:rsidR="008D1533" w:rsidRPr="000D5DB5" w:rsidRDefault="008D1533" w:rsidP="008D1533">
      <w:pPr>
        <w:pStyle w:val="ListParagraph"/>
        <w:numPr>
          <w:ilvl w:val="0"/>
          <w:numId w:val="53"/>
        </w:numPr>
        <w:ind w:left="360"/>
        <w:rPr>
          <w:rFonts w:eastAsia="Times New Roman" w:cstheme="minorHAnsi"/>
          <w:color w:val="000000"/>
        </w:rPr>
      </w:pPr>
      <w:r w:rsidRPr="00134BC3">
        <w:rPr>
          <w:rFonts w:eastAsia="Times New Roman" w:cstheme="minorHAnsi"/>
          <w:i/>
          <w:iCs/>
          <w:color w:val="000000"/>
        </w:rPr>
        <w:t>Minor</w:t>
      </w:r>
      <w:r>
        <w:rPr>
          <w:rFonts w:eastAsia="Times New Roman" w:cstheme="minorHAnsi"/>
          <w:color w:val="000000"/>
        </w:rPr>
        <w:t xml:space="preserve"> </w:t>
      </w:r>
      <w:r w:rsidRPr="00CD0B7C">
        <w:rPr>
          <w:rFonts w:eastAsia="Times New Roman" w:cstheme="minorHAnsi"/>
          <w:i/>
          <w:iCs/>
          <w:color w:val="000000"/>
        </w:rPr>
        <w:t>(Uncommon)</w:t>
      </w:r>
      <w:r>
        <w:rPr>
          <w:rFonts w:eastAsia="Times New Roman" w:cstheme="minorHAnsi"/>
          <w:color w:val="000000"/>
        </w:rPr>
        <w:t>.</w:t>
      </w:r>
      <w:r w:rsidRPr="000D5DB5">
        <w:rPr>
          <w:rFonts w:eastAsia="Times New Roman" w:cstheme="minorHAnsi"/>
          <w:color w:val="000000"/>
        </w:rPr>
        <w:t xml:space="preserve"> </w:t>
      </w:r>
      <w:r>
        <w:rPr>
          <w:rFonts w:eastAsia="Times New Roman" w:cstheme="minorHAnsi"/>
          <w:color w:val="000000"/>
        </w:rPr>
        <w:t>You regain mana as if you rested for 1 hour</w:t>
      </w:r>
      <w:r w:rsidRPr="000D5DB5">
        <w:rPr>
          <w:rFonts w:eastAsia="Times New Roman" w:cstheme="minorHAnsi"/>
          <w:color w:val="000000"/>
        </w:rPr>
        <w:t xml:space="preserve">. </w:t>
      </w:r>
    </w:p>
    <w:p w14:paraId="20C1F795" w14:textId="77777777" w:rsidR="008D1533" w:rsidRDefault="008D1533" w:rsidP="008D1533">
      <w:pPr>
        <w:pStyle w:val="ListParagraph"/>
        <w:numPr>
          <w:ilvl w:val="0"/>
          <w:numId w:val="53"/>
        </w:numPr>
        <w:ind w:left="360"/>
        <w:rPr>
          <w:rFonts w:eastAsia="Times New Roman" w:cstheme="minorHAnsi"/>
          <w:color w:val="000000"/>
        </w:rPr>
      </w:pPr>
      <w:r w:rsidRPr="00CD0B7C">
        <w:rPr>
          <w:rFonts w:eastAsia="Times New Roman" w:cstheme="minorHAnsi"/>
          <w:i/>
          <w:iCs/>
          <w:color w:val="000000"/>
        </w:rPr>
        <w:t>Moderate (Rare).</w:t>
      </w:r>
      <w:r>
        <w:rPr>
          <w:rFonts w:eastAsia="Times New Roman" w:cstheme="minorHAnsi"/>
          <w:color w:val="000000"/>
        </w:rPr>
        <w:t xml:space="preserve"> You regain mana as if you rested for 2 hours</w:t>
      </w:r>
      <w:r w:rsidRPr="000D5DB5">
        <w:rPr>
          <w:rFonts w:eastAsia="Times New Roman" w:cstheme="minorHAnsi"/>
          <w:color w:val="000000"/>
        </w:rPr>
        <w:t xml:space="preserve">. </w:t>
      </w:r>
    </w:p>
    <w:p w14:paraId="4C43DC14" w14:textId="77777777" w:rsidR="008D1533" w:rsidRDefault="008D1533" w:rsidP="008D1533">
      <w:pPr>
        <w:pStyle w:val="ListParagraph"/>
        <w:numPr>
          <w:ilvl w:val="0"/>
          <w:numId w:val="53"/>
        </w:numPr>
        <w:ind w:left="360"/>
        <w:rPr>
          <w:rFonts w:eastAsia="Times New Roman" w:cstheme="minorHAnsi"/>
          <w:color w:val="000000"/>
        </w:rPr>
      </w:pPr>
      <w:r w:rsidRPr="00CD0B7C">
        <w:rPr>
          <w:rFonts w:eastAsia="Times New Roman" w:cstheme="minorHAnsi"/>
          <w:i/>
          <w:iCs/>
          <w:color w:val="000000"/>
        </w:rPr>
        <w:lastRenderedPageBreak/>
        <w:t>Greater (</w:t>
      </w:r>
      <w:r>
        <w:rPr>
          <w:rFonts w:eastAsia="Times New Roman" w:cstheme="minorHAnsi"/>
          <w:i/>
          <w:iCs/>
          <w:color w:val="000000"/>
        </w:rPr>
        <w:t>Legendary</w:t>
      </w:r>
      <w:r w:rsidRPr="00CD0B7C">
        <w:rPr>
          <w:rFonts w:eastAsia="Times New Roman" w:cstheme="minorHAnsi"/>
          <w:i/>
          <w:iCs/>
          <w:color w:val="000000"/>
        </w:rPr>
        <w:t xml:space="preserve">). </w:t>
      </w:r>
      <w:r>
        <w:rPr>
          <w:rFonts w:eastAsia="Times New Roman" w:cstheme="minorHAnsi"/>
          <w:color w:val="000000"/>
        </w:rPr>
        <w:t>You regain mana as if you rested for 3 hours</w:t>
      </w:r>
      <w:r w:rsidRPr="000D5DB5">
        <w:rPr>
          <w:rFonts w:eastAsia="Times New Roman" w:cstheme="minorHAnsi"/>
          <w:color w:val="000000"/>
        </w:rPr>
        <w:t>.</w:t>
      </w:r>
    </w:p>
    <w:p w14:paraId="625EDA02" w14:textId="77777777" w:rsidR="008D1533" w:rsidRDefault="008D1533" w:rsidP="008D1533">
      <w:pPr>
        <w:contextualSpacing/>
        <w:rPr>
          <w:rFonts w:eastAsia="Times New Roman" w:cstheme="minorHAnsi"/>
          <w:color w:val="000000"/>
        </w:rPr>
      </w:pPr>
      <w:r>
        <w:rPr>
          <w:rFonts w:eastAsia="Times New Roman" w:cstheme="minorHAnsi"/>
          <w:color w:val="000000"/>
        </w:rPr>
        <w:t xml:space="preserve">Mana potions are specifically exempt from the mana restoration limit of 1 per hour, but still run the risk of miscibility if used in succession. </w:t>
      </w:r>
    </w:p>
    <w:p w14:paraId="6BDE6A65" w14:textId="77777777" w:rsidR="008D1533" w:rsidRPr="00E6665B" w:rsidRDefault="008D1533" w:rsidP="008D1533">
      <w:pPr>
        <w:contextualSpacing/>
        <w:rPr>
          <w:rFonts w:eastAsia="Times New Roman" w:cstheme="minorHAnsi"/>
          <w:i/>
          <w:iCs/>
        </w:rPr>
      </w:pPr>
      <w:r w:rsidRPr="00E6665B">
        <w:rPr>
          <w:rFonts w:eastAsia="Times New Roman" w:cstheme="minorHAnsi"/>
          <w:i/>
          <w:iCs/>
        </w:rPr>
        <w:t>Side effects may include dry mouth, nausea, vomiting, water retention, painful rectal itch, hallucination, dementia, psychosis, coma, death, and halitosis. Magic is not for everyone. Consult your doctor before.</w:t>
      </w:r>
    </w:p>
    <w:p w14:paraId="4EA4A591" w14:textId="77777777" w:rsidR="008D1533" w:rsidRPr="00636DEE" w:rsidRDefault="008D1533" w:rsidP="008D1533">
      <w:pPr>
        <w:contextualSpacing/>
        <w:rPr>
          <w:rFonts w:eastAsia="Times New Roman" w:cstheme="minorHAnsi"/>
        </w:rPr>
      </w:pPr>
    </w:p>
    <w:p w14:paraId="1D7095B4" w14:textId="77777777" w:rsidR="008D1533" w:rsidRPr="00636DEE" w:rsidRDefault="008D1533" w:rsidP="008D1533">
      <w:pPr>
        <w:contextualSpacing/>
        <w:rPr>
          <w:rFonts w:eastAsia="Times New Roman" w:cstheme="minorHAnsi"/>
          <w:b/>
          <w:bCs/>
        </w:rPr>
      </w:pPr>
      <w:r w:rsidRPr="00636DEE">
        <w:rPr>
          <w:rFonts w:eastAsia="Times New Roman" w:cstheme="minorHAnsi"/>
          <w:b/>
          <w:bCs/>
        </w:rPr>
        <w:t>Phlogiston</w:t>
      </w:r>
    </w:p>
    <w:p w14:paraId="032BCEB2" w14:textId="77777777" w:rsidR="008D1533" w:rsidRPr="00636DEE" w:rsidRDefault="008D1533" w:rsidP="008D1533">
      <w:pPr>
        <w:contextualSpacing/>
        <w:rPr>
          <w:rFonts w:eastAsia="Times New Roman" w:cstheme="minorHAnsi"/>
          <w:i/>
          <w:iCs/>
        </w:rPr>
      </w:pPr>
      <w:r w:rsidRPr="00E6665B">
        <w:rPr>
          <w:rFonts w:eastAsia="Times New Roman" w:cstheme="minorHAnsi"/>
          <w:i/>
          <w:iCs/>
          <w:color w:val="000000"/>
        </w:rPr>
        <w:t>Potion</w:t>
      </w:r>
      <w:r w:rsidRPr="00636DEE">
        <w:rPr>
          <w:rFonts w:eastAsia="Times New Roman" w:cstheme="minorHAnsi"/>
          <w:i/>
          <w:iCs/>
        </w:rPr>
        <w:t>, uncommon</w:t>
      </w:r>
      <w:r w:rsidR="001E0C3D">
        <w:rPr>
          <w:rFonts w:eastAsia="Times New Roman" w:cstheme="minorHAnsi"/>
          <w:i/>
          <w:iCs/>
        </w:rPr>
        <w:t xml:space="preserve"> (10 gp)</w:t>
      </w:r>
    </w:p>
    <w:p w14:paraId="42A52DE6" w14:textId="77777777" w:rsidR="008D1533" w:rsidRPr="00636DEE" w:rsidRDefault="008D1533" w:rsidP="008D1533">
      <w:pPr>
        <w:contextualSpacing/>
        <w:rPr>
          <w:rFonts w:eastAsia="Times New Roman" w:cstheme="minorHAnsi"/>
        </w:rPr>
      </w:pPr>
      <w:r w:rsidRPr="00636DEE">
        <w:rPr>
          <w:rFonts w:eastAsia="Times New Roman" w:cstheme="minorHAnsi"/>
        </w:rPr>
        <w:t xml:space="preserve">This unusually potent combustible is perfect fuel for most combustion engines. </w:t>
      </w:r>
    </w:p>
    <w:p w14:paraId="55DEA2FA" w14:textId="77777777" w:rsidR="008D1533" w:rsidRPr="00636DEE" w:rsidRDefault="008D1533">
      <w:pPr>
        <w:contextualSpacing/>
        <w:rPr>
          <w:rFonts w:eastAsia="Times New Roman" w:cstheme="minorHAnsi"/>
        </w:rPr>
      </w:pPr>
      <w:r w:rsidRPr="00636DEE">
        <w:rPr>
          <w:rFonts w:eastAsia="Times New Roman" w:cstheme="minorHAnsi"/>
        </w:rPr>
        <w:t xml:space="preserve">Unlike most uncommon alchemical products, phlogiston costs </w:t>
      </w:r>
      <w:r w:rsidR="00006769">
        <w:rPr>
          <w:rFonts w:eastAsia="Times New Roman" w:cstheme="minorHAnsi"/>
        </w:rPr>
        <w:t>1</w:t>
      </w:r>
      <w:r w:rsidR="00006769" w:rsidRPr="00636DEE">
        <w:rPr>
          <w:rFonts w:eastAsia="Times New Roman" w:cstheme="minorHAnsi"/>
        </w:rPr>
        <w:t xml:space="preserve">0 </w:t>
      </w:r>
      <w:r w:rsidRPr="00636DEE">
        <w:rPr>
          <w:rFonts w:eastAsia="Times New Roman" w:cstheme="minorHAnsi"/>
        </w:rPr>
        <w:t>gp</w:t>
      </w:r>
      <w:r>
        <w:rPr>
          <w:rFonts w:eastAsia="Times New Roman" w:cstheme="minorHAnsi"/>
        </w:rPr>
        <w:t xml:space="preserve"> in fire-based and oily materials </w:t>
      </w:r>
      <w:r w:rsidRPr="00636DEE">
        <w:rPr>
          <w:rFonts w:eastAsia="Times New Roman" w:cstheme="minorHAnsi"/>
        </w:rPr>
        <w:t>in most stores, and cost</w:t>
      </w:r>
      <w:r w:rsidR="00C8706F">
        <w:rPr>
          <w:rFonts w:eastAsia="Times New Roman" w:cstheme="minorHAnsi"/>
        </w:rPr>
        <w:t>s</w:t>
      </w:r>
      <w:r w:rsidRPr="00636DEE">
        <w:rPr>
          <w:rFonts w:eastAsia="Times New Roman" w:cstheme="minorHAnsi"/>
        </w:rPr>
        <w:t xml:space="preserve"> </w:t>
      </w:r>
      <w:r w:rsidR="00006769">
        <w:rPr>
          <w:rFonts w:eastAsia="Times New Roman" w:cstheme="minorHAnsi"/>
        </w:rPr>
        <w:t>5</w:t>
      </w:r>
      <w:r w:rsidR="00006769" w:rsidRPr="00636DEE">
        <w:rPr>
          <w:rFonts w:eastAsia="Times New Roman" w:cstheme="minorHAnsi"/>
        </w:rPr>
        <w:t xml:space="preserve"> </w:t>
      </w:r>
      <w:r w:rsidRPr="00636DEE">
        <w:rPr>
          <w:rFonts w:eastAsia="Times New Roman" w:cstheme="minorHAnsi"/>
        </w:rPr>
        <w:t>gp to craft.</w:t>
      </w:r>
    </w:p>
    <w:p w14:paraId="591F3A2B" w14:textId="77777777" w:rsidR="008D1533" w:rsidRPr="00636DEE" w:rsidRDefault="008D1533">
      <w:pPr>
        <w:contextualSpacing/>
        <w:rPr>
          <w:rFonts w:eastAsia="Times New Roman" w:cstheme="minorHAnsi"/>
        </w:rPr>
      </w:pPr>
      <w:r w:rsidRPr="00636DEE">
        <w:rPr>
          <w:rFonts w:eastAsia="Times New Roman" w:cstheme="minorHAnsi"/>
        </w:rPr>
        <w:t xml:space="preserve">The recipe for phlogiston is known to most alchemists and scholars who live alongside tinkers (usually selling for about </w:t>
      </w:r>
      <w:r w:rsidR="00006769">
        <w:rPr>
          <w:rFonts w:eastAsia="Times New Roman" w:cstheme="minorHAnsi"/>
        </w:rPr>
        <w:t>10</w:t>
      </w:r>
      <w:r>
        <w:rPr>
          <w:rFonts w:eastAsia="Times New Roman" w:cstheme="minorHAnsi"/>
        </w:rPr>
        <w:t>-5</w:t>
      </w:r>
      <w:r w:rsidRPr="00636DEE">
        <w:rPr>
          <w:rFonts w:eastAsia="Times New Roman" w:cstheme="minorHAnsi"/>
        </w:rPr>
        <w:t xml:space="preserve"> gold pieces).</w:t>
      </w:r>
    </w:p>
    <w:p w14:paraId="1E076C4C" w14:textId="77777777" w:rsidR="008D1533" w:rsidRPr="00636DEE" w:rsidRDefault="008D1533" w:rsidP="007378CE">
      <w:pPr>
        <w:contextualSpacing/>
        <w:rPr>
          <w:rFonts w:eastAsia="Times New Roman" w:cstheme="minorHAnsi"/>
        </w:rPr>
      </w:pPr>
      <w:r w:rsidRPr="00636DEE">
        <w:rPr>
          <w:rFonts w:eastAsia="Times New Roman" w:cstheme="minorHAnsi"/>
        </w:rPr>
        <w:t xml:space="preserve">Unlike most potions, phlogiston also counts as an explosive, and can be crafted by those proficient with </w:t>
      </w:r>
      <w:r w:rsidR="007378CE">
        <w:rPr>
          <w:rFonts w:eastAsia="Times New Roman" w:cstheme="minorHAnsi"/>
        </w:rPr>
        <w:t>E</w:t>
      </w:r>
      <w:r w:rsidRPr="00636DEE">
        <w:rPr>
          <w:rFonts w:eastAsia="Times New Roman" w:cstheme="minorHAnsi"/>
        </w:rPr>
        <w:t xml:space="preserve">ngineer’s </w:t>
      </w:r>
      <w:r w:rsidR="007378CE">
        <w:rPr>
          <w:rFonts w:eastAsia="Times New Roman" w:cstheme="minorHAnsi"/>
        </w:rPr>
        <w:t>T</w:t>
      </w:r>
      <w:r w:rsidRPr="00636DEE">
        <w:rPr>
          <w:rFonts w:eastAsia="Times New Roman" w:cstheme="minorHAnsi"/>
        </w:rPr>
        <w:t>ools, and can’t be consumed by an alchemical engine.</w:t>
      </w:r>
    </w:p>
    <w:p w14:paraId="1DD26FEF" w14:textId="77777777" w:rsidR="008D1533" w:rsidRPr="00636DEE" w:rsidRDefault="008D1533" w:rsidP="008D1533">
      <w:pPr>
        <w:contextualSpacing/>
        <w:rPr>
          <w:rFonts w:eastAsia="Times New Roman" w:cstheme="minorHAnsi"/>
        </w:rPr>
      </w:pPr>
    </w:p>
    <w:p w14:paraId="2D1CF2E0" w14:textId="77777777" w:rsidR="008D1533" w:rsidRPr="00636DEE" w:rsidRDefault="008D1533" w:rsidP="008D1533">
      <w:pPr>
        <w:contextualSpacing/>
        <w:rPr>
          <w:rFonts w:eastAsia="Times New Roman" w:cstheme="minorHAnsi"/>
          <w:b/>
          <w:bCs/>
        </w:rPr>
      </w:pPr>
      <w:r w:rsidRPr="00636DEE">
        <w:rPr>
          <w:rFonts w:eastAsia="Times New Roman" w:cstheme="minorHAnsi"/>
          <w:b/>
          <w:bCs/>
        </w:rPr>
        <w:t>Potion of Rest</w:t>
      </w:r>
    </w:p>
    <w:p w14:paraId="4A9E470D" w14:textId="77777777" w:rsidR="008D1533" w:rsidRPr="00636DEE" w:rsidRDefault="008D1533" w:rsidP="008D1533">
      <w:pPr>
        <w:contextualSpacing/>
        <w:rPr>
          <w:rFonts w:eastAsia="Times New Roman" w:cstheme="minorHAnsi"/>
          <w:i/>
          <w:iCs/>
        </w:rPr>
      </w:pPr>
      <w:r w:rsidRPr="00636DEE">
        <w:rPr>
          <w:rFonts w:eastAsia="Times New Roman" w:cstheme="minorHAnsi"/>
          <w:i/>
          <w:iCs/>
        </w:rPr>
        <w:t>Potion, rare</w:t>
      </w:r>
    </w:p>
    <w:p w14:paraId="3518A919" w14:textId="77777777" w:rsidR="008D1533" w:rsidRPr="00636DEE" w:rsidRDefault="008D1533" w:rsidP="008D1533">
      <w:pPr>
        <w:contextualSpacing/>
        <w:rPr>
          <w:rFonts w:eastAsia="Times New Roman" w:cstheme="minorHAnsi"/>
        </w:rPr>
      </w:pPr>
      <w:r w:rsidRPr="00636DEE">
        <w:rPr>
          <w:rFonts w:eastAsia="Times New Roman" w:cstheme="minorHAnsi"/>
        </w:rPr>
        <w:t>Provides the benefit of a short rest. Can be used once per 24 hours.</w:t>
      </w:r>
    </w:p>
    <w:p w14:paraId="0E1BE2BA" w14:textId="77777777" w:rsidR="008D1533" w:rsidRPr="00636DEE" w:rsidRDefault="008D1533" w:rsidP="008D1533">
      <w:pPr>
        <w:contextualSpacing/>
        <w:rPr>
          <w:rFonts w:eastAsia="Times New Roman" w:cstheme="minorHAnsi"/>
        </w:rPr>
      </w:pPr>
    </w:p>
    <w:p w14:paraId="5ED5A75A" w14:textId="77777777" w:rsidR="008D1533" w:rsidRPr="00636DEE" w:rsidRDefault="008D1533" w:rsidP="009C1E28">
      <w:pPr>
        <w:contextualSpacing/>
        <w:rPr>
          <w:rFonts w:eastAsia="Times New Roman" w:cstheme="minorHAnsi"/>
          <w:b/>
          <w:bCs/>
        </w:rPr>
      </w:pPr>
      <w:r w:rsidRPr="00636DEE">
        <w:rPr>
          <w:rFonts w:eastAsia="Times New Roman" w:cstheme="minorHAnsi"/>
          <w:b/>
          <w:bCs/>
        </w:rPr>
        <w:t>Potion of Rest</w:t>
      </w:r>
      <w:r w:rsidR="001E0C3D">
        <w:rPr>
          <w:rFonts w:eastAsia="Times New Roman" w:cstheme="minorHAnsi"/>
          <w:b/>
          <w:bCs/>
        </w:rPr>
        <w:t>, Greater</w:t>
      </w:r>
    </w:p>
    <w:p w14:paraId="458200DC" w14:textId="77777777" w:rsidR="008D1533" w:rsidRPr="00636DEE" w:rsidRDefault="008D1533" w:rsidP="008D1533">
      <w:pPr>
        <w:contextualSpacing/>
        <w:rPr>
          <w:rFonts w:eastAsia="Times New Roman" w:cstheme="minorHAnsi"/>
          <w:i/>
          <w:iCs/>
        </w:rPr>
      </w:pPr>
      <w:r w:rsidRPr="00636DEE">
        <w:rPr>
          <w:rFonts w:eastAsia="Times New Roman" w:cstheme="minorHAnsi"/>
          <w:i/>
          <w:iCs/>
        </w:rPr>
        <w:t>Potion, legendary</w:t>
      </w:r>
    </w:p>
    <w:p w14:paraId="2767D79B" w14:textId="77777777" w:rsidR="008D1533" w:rsidRPr="00636DEE" w:rsidRDefault="008D1533" w:rsidP="008D1533">
      <w:pPr>
        <w:contextualSpacing/>
        <w:rPr>
          <w:rFonts w:eastAsia="Times New Roman" w:cstheme="minorHAnsi"/>
        </w:rPr>
      </w:pPr>
      <w:r w:rsidRPr="00636DEE">
        <w:rPr>
          <w:rFonts w:eastAsia="Times New Roman" w:cstheme="minorHAnsi"/>
        </w:rPr>
        <w:t>Provides the benefit of a long rest. Can be used once per 24 hours.</w:t>
      </w:r>
    </w:p>
    <w:p w14:paraId="55C72D6C" w14:textId="77777777" w:rsidR="008D1533" w:rsidRPr="00636DEE" w:rsidRDefault="008D1533" w:rsidP="008D1533">
      <w:pPr>
        <w:contextualSpacing/>
        <w:rPr>
          <w:rFonts w:eastAsia="Times New Roman" w:cstheme="minorHAnsi"/>
        </w:rPr>
      </w:pPr>
    </w:p>
    <w:p w14:paraId="55267973" w14:textId="77777777" w:rsidR="008D1533" w:rsidRPr="00636DEE" w:rsidRDefault="008D1533" w:rsidP="008D1533">
      <w:pPr>
        <w:contextualSpacing/>
        <w:rPr>
          <w:rFonts w:eastAsia="Times New Roman" w:cstheme="minorHAnsi"/>
          <w:b/>
          <w:bCs/>
        </w:rPr>
      </w:pPr>
      <w:r w:rsidRPr="00636DEE">
        <w:rPr>
          <w:rFonts w:eastAsia="Times New Roman" w:cstheme="minorHAnsi"/>
          <w:b/>
          <w:bCs/>
        </w:rPr>
        <w:t>Potion of Youth</w:t>
      </w:r>
    </w:p>
    <w:p w14:paraId="400E1C3A" w14:textId="77777777" w:rsidR="008D1533" w:rsidRPr="00636DEE" w:rsidRDefault="008D1533" w:rsidP="008D1533">
      <w:pPr>
        <w:contextualSpacing/>
        <w:rPr>
          <w:rFonts w:eastAsia="Times New Roman" w:cstheme="minorHAnsi"/>
          <w:i/>
          <w:iCs/>
        </w:rPr>
      </w:pPr>
      <w:r w:rsidRPr="00E6665B">
        <w:rPr>
          <w:rFonts w:eastAsia="Times New Roman" w:cstheme="minorHAnsi"/>
          <w:i/>
          <w:iCs/>
          <w:color w:val="000000"/>
        </w:rPr>
        <w:t>Potion</w:t>
      </w:r>
      <w:r w:rsidRPr="00636DEE">
        <w:rPr>
          <w:rFonts w:eastAsia="Times New Roman" w:cstheme="minorHAnsi"/>
          <w:i/>
          <w:iCs/>
        </w:rPr>
        <w:t>, rarity varies</w:t>
      </w:r>
    </w:p>
    <w:p w14:paraId="785DA2AD" w14:textId="77777777" w:rsidR="008D1533" w:rsidRPr="00636DEE" w:rsidRDefault="008D1533" w:rsidP="008D1533">
      <w:pPr>
        <w:contextualSpacing/>
        <w:rPr>
          <w:rFonts w:eastAsia="Times New Roman" w:cstheme="minorHAnsi"/>
        </w:rPr>
      </w:pPr>
      <w:r w:rsidRPr="00636DEE">
        <w:rPr>
          <w:rFonts w:eastAsia="Times New Roman" w:cstheme="minorHAnsi"/>
        </w:rPr>
        <w:t xml:space="preserve">When you drink this potion, your physical age is reduced by 2d10% in years. You can reach a lower age threshold via this potion (such as from being venerable to middle age, or adulthood to childhood). Your mental scores and abilities are unchanged, but the DM may rule that your physical body changed enough to warrant change in </w:t>
      </w:r>
      <w:r w:rsidRPr="00636DEE">
        <w:rPr>
          <w:rFonts w:eastAsia="Times New Roman" w:cstheme="minorHAnsi"/>
        </w:rPr>
        <w:lastRenderedPageBreak/>
        <w:t>physical ability scores (such as increasing Agility but reducing Strength).</w:t>
      </w:r>
    </w:p>
    <w:p w14:paraId="3B36BD3C" w14:textId="77777777" w:rsidR="008D1533" w:rsidRPr="00636DEE" w:rsidRDefault="008D1533" w:rsidP="008D1533">
      <w:pPr>
        <w:contextualSpacing/>
        <w:rPr>
          <w:rFonts w:eastAsia="Times New Roman" w:cstheme="minorHAnsi"/>
        </w:rPr>
      </w:pPr>
      <w:r w:rsidRPr="00636DEE">
        <w:rPr>
          <w:rFonts w:eastAsia="Times New Roman" w:cstheme="minorHAnsi"/>
        </w:rPr>
        <w:t>When created, the potion of youth can be instead a potion of aging, in which case it increases your physical age instead of decreasing it. If the physical age is increased beyond your maximum age, you die of old age. Whenever this potion is used, there is a cumulative 10% chance that the potion inverts the intended result.</w:t>
      </w:r>
    </w:p>
    <w:p w14:paraId="3E068056" w14:textId="77777777" w:rsidR="008D1533" w:rsidRPr="00636DEE" w:rsidRDefault="008D1533" w:rsidP="008D1533">
      <w:pPr>
        <w:contextualSpacing/>
        <w:rPr>
          <w:rFonts w:eastAsia="Times New Roman" w:cstheme="minorHAnsi"/>
        </w:rPr>
      </w:pPr>
      <w:r w:rsidRPr="00636DEE">
        <w:rPr>
          <w:rFonts w:eastAsia="Times New Roman" w:cstheme="minorHAnsi"/>
        </w:rPr>
        <w:t xml:space="preserve">For instance, an aging wizard that used 3 potions of youth (for 30% chance to invert) </w:t>
      </w:r>
      <w:r w:rsidRPr="00636DEE">
        <w:rPr>
          <w:rFonts w:eastAsia="Times New Roman" w:cstheme="minorHAnsi"/>
        </w:rPr>
        <w:lastRenderedPageBreak/>
        <w:t xml:space="preserve">could consume another potion of youth but increase their age by 2d10% years. </w:t>
      </w:r>
    </w:p>
    <w:p w14:paraId="1A763F68" w14:textId="77777777" w:rsidR="008D1533" w:rsidRPr="00636DEE" w:rsidRDefault="008D1533" w:rsidP="008D1533">
      <w:pPr>
        <w:contextualSpacing/>
        <w:rPr>
          <w:rFonts w:eastAsia="Times New Roman" w:cstheme="minorHAnsi"/>
        </w:rPr>
      </w:pPr>
    </w:p>
    <w:p w14:paraId="456B3C4B" w14:textId="77777777" w:rsidR="008D1533" w:rsidRDefault="008D1533" w:rsidP="008D1533">
      <w:pPr>
        <w:contextualSpacing/>
        <w:rPr>
          <w:rFonts w:eastAsia="Times New Roman" w:cstheme="minorHAnsi"/>
        </w:rPr>
      </w:pPr>
      <w:r w:rsidRPr="00636DEE">
        <w:rPr>
          <w:rFonts w:eastAsia="Times New Roman" w:cstheme="minorHAnsi"/>
        </w:rPr>
        <w:t>The potion’s strength is affected by its rarity</w:t>
      </w:r>
    </w:p>
    <w:p w14:paraId="3DF4D5F9" w14:textId="77777777" w:rsidR="001E0C3D" w:rsidRPr="00636DEE" w:rsidRDefault="001E0C3D" w:rsidP="008D1533">
      <w:pPr>
        <w:contextualSpacing/>
        <w:rPr>
          <w:rFonts w:eastAsia="Times New Roman" w:cstheme="minorHAnsi"/>
        </w:rPr>
      </w:pPr>
    </w:p>
    <w:p w14:paraId="74C18B4B" w14:textId="77777777" w:rsidR="008D1533" w:rsidRPr="00E95E1F" w:rsidRDefault="008D1533" w:rsidP="008D1533">
      <w:pPr>
        <w:contextualSpacing/>
        <w:rPr>
          <w:rFonts w:eastAsia="Times New Roman" w:cstheme="minorHAnsi"/>
          <w:i/>
          <w:iCs/>
        </w:rPr>
      </w:pPr>
      <w:r w:rsidRPr="00E95E1F">
        <w:rPr>
          <w:rFonts w:eastAsia="Times New Roman" w:cstheme="minorHAnsi"/>
          <w:i/>
          <w:iCs/>
        </w:rPr>
        <w:t xml:space="preserve">Rarity </w:t>
      </w:r>
      <w:r w:rsidRPr="00E95E1F">
        <w:rPr>
          <w:rFonts w:eastAsia="Times New Roman" w:cstheme="minorHAnsi"/>
          <w:i/>
          <w:iCs/>
        </w:rPr>
        <w:tab/>
      </w:r>
      <w:r w:rsidRPr="00E95E1F">
        <w:rPr>
          <w:rFonts w:eastAsia="Times New Roman" w:cstheme="minorHAnsi"/>
          <w:i/>
          <w:iCs/>
        </w:rPr>
        <w:tab/>
        <w:t xml:space="preserve">Age </w:t>
      </w:r>
    </w:p>
    <w:p w14:paraId="4009B448" w14:textId="77777777" w:rsidR="008D1533" w:rsidRPr="00636DEE" w:rsidRDefault="008D1533" w:rsidP="008D1533">
      <w:pPr>
        <w:contextualSpacing/>
        <w:rPr>
          <w:rFonts w:eastAsia="Times New Roman" w:cstheme="minorHAnsi"/>
        </w:rPr>
      </w:pPr>
      <w:r w:rsidRPr="00636DEE">
        <w:rPr>
          <w:rFonts w:eastAsia="Times New Roman" w:cstheme="minorHAnsi"/>
        </w:rPr>
        <w:t>Rare</w:t>
      </w:r>
      <w:r w:rsidRPr="00636DEE">
        <w:rPr>
          <w:rFonts w:eastAsia="Times New Roman" w:cstheme="minorHAnsi"/>
        </w:rPr>
        <w:tab/>
      </w:r>
      <w:r w:rsidRPr="00636DEE">
        <w:rPr>
          <w:rFonts w:eastAsia="Times New Roman" w:cstheme="minorHAnsi"/>
        </w:rPr>
        <w:tab/>
        <w:t>1d10%</w:t>
      </w:r>
    </w:p>
    <w:p w14:paraId="4F5607B2" w14:textId="77777777" w:rsidR="008D1533" w:rsidRPr="00636DEE" w:rsidRDefault="00864C72" w:rsidP="008D1533">
      <w:pPr>
        <w:contextualSpacing/>
        <w:rPr>
          <w:rFonts w:eastAsia="Times New Roman" w:cstheme="minorHAnsi"/>
        </w:rPr>
      </w:pPr>
      <w:r>
        <w:rPr>
          <w:rFonts w:eastAsia="Times New Roman" w:cstheme="minorHAnsi"/>
        </w:rPr>
        <w:t>Epic</w:t>
      </w:r>
      <w:r>
        <w:rPr>
          <w:rFonts w:eastAsia="Times New Roman" w:cstheme="minorHAnsi"/>
        </w:rPr>
        <w:tab/>
      </w:r>
      <w:r w:rsidR="008D1533" w:rsidRPr="00636DEE">
        <w:rPr>
          <w:rFonts w:eastAsia="Times New Roman" w:cstheme="minorHAnsi"/>
        </w:rPr>
        <w:tab/>
        <w:t>2d10%</w:t>
      </w:r>
    </w:p>
    <w:p w14:paraId="327213D4" w14:textId="77777777" w:rsidR="008D1533" w:rsidRPr="00636DEE" w:rsidRDefault="008D1533" w:rsidP="008D1533">
      <w:pPr>
        <w:contextualSpacing/>
        <w:rPr>
          <w:rFonts w:eastAsia="Times New Roman" w:cstheme="minorHAnsi"/>
        </w:rPr>
      </w:pPr>
      <w:r w:rsidRPr="00636DEE">
        <w:rPr>
          <w:rFonts w:eastAsia="Times New Roman" w:cstheme="minorHAnsi"/>
        </w:rPr>
        <w:t>Legendary</w:t>
      </w:r>
      <w:r w:rsidRPr="00636DEE">
        <w:rPr>
          <w:rFonts w:eastAsia="Times New Roman" w:cstheme="minorHAnsi"/>
        </w:rPr>
        <w:tab/>
        <w:t>3d10%</w:t>
      </w:r>
    </w:p>
    <w:p w14:paraId="5D6F6F86" w14:textId="77777777" w:rsidR="008D1533" w:rsidRPr="00636DEE" w:rsidRDefault="008D1533" w:rsidP="008D1533">
      <w:pPr>
        <w:contextualSpacing/>
        <w:rPr>
          <w:rFonts w:eastAsia="Times New Roman" w:cstheme="minorHAnsi"/>
        </w:rPr>
      </w:pPr>
      <w:r w:rsidRPr="00636DEE">
        <w:rPr>
          <w:rFonts w:eastAsia="Times New Roman" w:cstheme="minorHAnsi"/>
        </w:rPr>
        <w:t>Artifact*</w:t>
      </w:r>
      <w:r w:rsidRPr="00636DEE">
        <w:rPr>
          <w:rFonts w:eastAsia="Times New Roman" w:cstheme="minorHAnsi"/>
        </w:rPr>
        <w:tab/>
        <w:t>100% (at any point desired)</w:t>
      </w:r>
    </w:p>
    <w:p w14:paraId="17165AC6" w14:textId="77777777" w:rsidR="008D1533" w:rsidRPr="00636DEE" w:rsidRDefault="008D1533" w:rsidP="008D1533">
      <w:pPr>
        <w:contextualSpacing/>
        <w:rPr>
          <w:rFonts w:eastAsia="Times New Roman" w:cstheme="minorHAnsi"/>
        </w:rPr>
      </w:pPr>
    </w:p>
    <w:p w14:paraId="4FA51168" w14:textId="77777777" w:rsidR="008D1533" w:rsidRPr="003C50BB" w:rsidRDefault="008D1533" w:rsidP="008D1533">
      <w:pPr>
        <w:contextualSpacing/>
        <w:rPr>
          <w:rFonts w:eastAsia="Times New Roman" w:cstheme="minorHAnsi"/>
        </w:rPr>
        <w:sectPr w:rsidR="008D1533" w:rsidRPr="003C50BB" w:rsidSect="00F26E9F">
          <w:type w:val="continuous"/>
          <w:pgSz w:w="12240" w:h="15840"/>
          <w:pgMar w:top="1440" w:right="1800" w:bottom="1440" w:left="1800" w:header="708" w:footer="708" w:gutter="0"/>
          <w:cols w:num="2" w:space="708"/>
          <w:docGrid w:linePitch="360"/>
        </w:sectPr>
      </w:pPr>
      <w:r w:rsidRPr="00636DEE">
        <w:rPr>
          <w:rFonts w:eastAsia="Times New Roman" w:cstheme="minorHAnsi"/>
        </w:rPr>
        <w:t xml:space="preserve">If an artifact, an inversion causes instant death of old age. </w:t>
      </w:r>
    </w:p>
    <w:p w14:paraId="0A999475" w14:textId="77777777" w:rsidR="008D1533" w:rsidRDefault="008D1533" w:rsidP="008D1533">
      <w:pPr>
        <w:contextualSpacing/>
        <w:rPr>
          <w:rFonts w:eastAsia="Times New Roman" w:cstheme="minorHAnsi"/>
        </w:rPr>
      </w:pPr>
    </w:p>
    <w:p w14:paraId="40E0FF88" w14:textId="77777777" w:rsidR="00302290" w:rsidRDefault="00302290" w:rsidP="008D1533">
      <w:pPr>
        <w:contextualSpacing/>
        <w:rPr>
          <w:rFonts w:eastAsia="Times New Roman" w:cstheme="minorHAnsi"/>
        </w:rPr>
      </w:pPr>
    </w:p>
    <w:p w14:paraId="12B7D2A2" w14:textId="77777777" w:rsidR="00302290" w:rsidRDefault="00302290" w:rsidP="008D1533">
      <w:pPr>
        <w:contextualSpacing/>
        <w:rPr>
          <w:rFonts w:eastAsia="Times New Roman" w:cstheme="minorHAnsi"/>
        </w:rPr>
      </w:pPr>
    </w:p>
    <w:p w14:paraId="31185C9B" w14:textId="77777777" w:rsidR="00302290" w:rsidRDefault="00302290" w:rsidP="008D1533">
      <w:pPr>
        <w:contextualSpacing/>
        <w:rPr>
          <w:rFonts w:eastAsia="Times New Roman" w:cstheme="minorHAnsi"/>
        </w:rPr>
      </w:pPr>
    </w:p>
    <w:p w14:paraId="0EA5724A" w14:textId="77777777" w:rsidR="00302290" w:rsidRDefault="00302290">
      <w:pPr>
        <w:spacing w:after="200" w:line="276" w:lineRule="auto"/>
        <w:rPr>
          <w:rFonts w:eastAsia="Times New Roman" w:cstheme="minorHAnsi"/>
        </w:rPr>
      </w:pPr>
      <w:r>
        <w:rPr>
          <w:rFonts w:eastAsia="Times New Roman" w:cstheme="minorHAnsi"/>
        </w:rPr>
        <w:br w:type="page"/>
      </w:r>
    </w:p>
    <w:p w14:paraId="7C1E3B66" w14:textId="77777777" w:rsidR="00E6665B" w:rsidRDefault="00E6665B" w:rsidP="008D1533">
      <w:pPr>
        <w:pStyle w:val="Heading3"/>
        <w:rPr>
          <w:ins w:id="3129" w:author="Admin" w:date="2020-10-19T21:20:00Z"/>
        </w:rPr>
      </w:pPr>
      <w:bookmarkStart w:id="3130" w:name="_Toc54196452"/>
      <w:r>
        <w:lastRenderedPageBreak/>
        <w:t>Engineering</w:t>
      </w:r>
      <w:r w:rsidR="008D1533">
        <w:t>: Devices</w:t>
      </w:r>
      <w:bookmarkEnd w:id="3130"/>
    </w:p>
    <w:p w14:paraId="2ED9B2F0" w14:textId="77777777" w:rsidR="00364CB3" w:rsidRDefault="00364CB3">
      <w:pPr>
        <w:rPr>
          <w:ins w:id="3131" w:author="Admin" w:date="2020-10-19T21:20:00Z"/>
        </w:rPr>
        <w:pPrChange w:id="3132" w:author="Admin" w:date="2020-10-19T21:21:00Z">
          <w:pPr>
            <w:pStyle w:val="Heading3"/>
          </w:pPr>
        </w:pPrChange>
      </w:pPr>
      <w:ins w:id="3133" w:author="Admin" w:date="2020-10-19T21:20:00Z">
        <w:r>
          <w:t xml:space="preserve">Engineering devices are described in </w:t>
        </w:r>
      </w:ins>
      <w:ins w:id="3134" w:author="Admin" w:date="2020-10-19T21:21:00Z">
        <w:r>
          <w:t xml:space="preserve">full </w:t>
        </w:r>
      </w:ins>
      <w:ins w:id="3135" w:author="Admin" w:date="2020-10-19T21:20:00Z">
        <w:r>
          <w:t xml:space="preserve">detail in Chapter 7 under Engineer’s </w:t>
        </w:r>
      </w:ins>
      <w:ins w:id="3136" w:author="Admin" w:date="2020-10-19T21:21:00Z">
        <w:r>
          <w:t>Tools</w:t>
        </w:r>
      </w:ins>
      <w:ins w:id="3137" w:author="Admin" w:date="2020-10-19T21:20:00Z">
        <w:r>
          <w:t>.</w:t>
        </w:r>
      </w:ins>
    </w:p>
    <w:p w14:paraId="70B276D4" w14:textId="77777777" w:rsidR="00364CB3" w:rsidRPr="000D5DB5" w:rsidRDefault="00364CB3">
      <w:pPr>
        <w:pPrChange w:id="3138" w:author="Admin" w:date="2020-10-19T21:20:00Z">
          <w:pPr>
            <w:pStyle w:val="Heading3"/>
          </w:pPr>
        </w:pPrChange>
      </w:pPr>
    </w:p>
    <w:p w14:paraId="09859476" w14:textId="77777777" w:rsidR="004D615B" w:rsidRDefault="004D615B" w:rsidP="004D615B">
      <w:pPr>
        <w:pStyle w:val="Heading4"/>
      </w:pPr>
      <w:r>
        <w:t>Creatures</w:t>
      </w:r>
    </w:p>
    <w:p w14:paraId="649D26A4" w14:textId="77777777" w:rsidR="001504B3" w:rsidRDefault="001504B3" w:rsidP="00E95E1F">
      <w:r>
        <w:t xml:space="preserve">With engineering, one can create battle-suits, mechanical guardians, and other creatures for attack or defense. </w:t>
      </w:r>
    </w:p>
    <w:p w14:paraId="7BE04F1F" w14:textId="77777777" w:rsidR="00F56F17" w:rsidRDefault="00F56F17" w:rsidP="00E95E1F">
      <w:r>
        <w:t>For more details on creatures and their rules, refer to Chapter 7 under Engineer’s Tools.</w:t>
      </w:r>
    </w:p>
    <w:p w14:paraId="67484787" w14:textId="77777777" w:rsidR="00F56F17" w:rsidRDefault="00F56F17" w:rsidP="00E95E1F"/>
    <w:tbl>
      <w:tblPr>
        <w:tblStyle w:val="TableGrid"/>
        <w:tblW w:w="9108" w:type="dxa"/>
        <w:tblLook w:val="04A0" w:firstRow="1" w:lastRow="0" w:firstColumn="1" w:lastColumn="0" w:noHBand="0" w:noVBand="1"/>
      </w:tblPr>
      <w:tblGrid>
        <w:gridCol w:w="1588"/>
        <w:gridCol w:w="1840"/>
        <w:gridCol w:w="1220"/>
        <w:gridCol w:w="4460"/>
      </w:tblGrid>
      <w:tr w:rsidR="00311AD1" w:rsidRPr="00541781" w14:paraId="108905B0" w14:textId="77777777" w:rsidTr="00E95E1F">
        <w:tc>
          <w:tcPr>
            <w:tcW w:w="1588" w:type="dxa"/>
          </w:tcPr>
          <w:p w14:paraId="5AECFC34" w14:textId="77777777" w:rsidR="00311AD1" w:rsidRPr="00541781" w:rsidRDefault="00311AD1" w:rsidP="00EE25F8">
            <w:pPr>
              <w:contextualSpacing/>
              <w:rPr>
                <w:rFonts w:eastAsia="Times New Roman" w:cstheme="minorHAnsi"/>
                <w:b/>
                <w:bCs/>
                <w:color w:val="000000"/>
              </w:rPr>
            </w:pPr>
            <w:r>
              <w:rPr>
                <w:rFonts w:eastAsia="Times New Roman" w:cstheme="minorHAnsi"/>
                <w:b/>
                <w:bCs/>
                <w:color w:val="000000"/>
              </w:rPr>
              <w:t>Creature</w:t>
            </w:r>
          </w:p>
        </w:tc>
        <w:tc>
          <w:tcPr>
            <w:tcW w:w="1840" w:type="dxa"/>
          </w:tcPr>
          <w:p w14:paraId="509441E3" w14:textId="77777777" w:rsidR="00311AD1" w:rsidRPr="00541781" w:rsidRDefault="00311AD1" w:rsidP="00EE25F8">
            <w:pPr>
              <w:contextualSpacing/>
              <w:rPr>
                <w:rFonts w:eastAsia="Times New Roman" w:cstheme="minorHAnsi"/>
                <w:b/>
                <w:bCs/>
                <w:color w:val="000000"/>
              </w:rPr>
            </w:pPr>
            <w:r>
              <w:rPr>
                <w:rFonts w:eastAsia="Times New Roman" w:cstheme="minorHAnsi"/>
                <w:b/>
                <w:bCs/>
                <w:color w:val="000000"/>
              </w:rPr>
              <w:t>Rarity</w:t>
            </w:r>
            <w:r w:rsidRPr="00541781">
              <w:rPr>
                <w:rFonts w:eastAsia="Times New Roman" w:cstheme="minorHAnsi"/>
                <w:b/>
                <w:bCs/>
                <w:color w:val="000000"/>
              </w:rPr>
              <w:t>/EP</w:t>
            </w:r>
          </w:p>
        </w:tc>
        <w:tc>
          <w:tcPr>
            <w:tcW w:w="1220" w:type="dxa"/>
          </w:tcPr>
          <w:p w14:paraId="62B089FD" w14:textId="77777777" w:rsidR="00311AD1" w:rsidRPr="00541781" w:rsidRDefault="00311AD1" w:rsidP="00EE25F8">
            <w:pPr>
              <w:contextualSpacing/>
              <w:rPr>
                <w:rFonts w:eastAsia="Times New Roman" w:cstheme="minorHAnsi"/>
                <w:b/>
                <w:bCs/>
                <w:color w:val="000000"/>
              </w:rPr>
            </w:pPr>
            <w:r>
              <w:rPr>
                <w:rFonts w:eastAsia="Times New Roman" w:cstheme="minorHAnsi"/>
                <w:b/>
                <w:bCs/>
                <w:color w:val="000000"/>
              </w:rPr>
              <w:t>Challenge</w:t>
            </w:r>
          </w:p>
        </w:tc>
        <w:tc>
          <w:tcPr>
            <w:tcW w:w="4460" w:type="dxa"/>
          </w:tcPr>
          <w:p w14:paraId="29AA97A9" w14:textId="77777777" w:rsidR="00311AD1" w:rsidRPr="00541781" w:rsidRDefault="00311AD1" w:rsidP="00EE25F8">
            <w:pPr>
              <w:contextualSpacing/>
              <w:rPr>
                <w:rFonts w:eastAsia="Times New Roman" w:cstheme="minorHAnsi"/>
                <w:b/>
                <w:bCs/>
                <w:color w:val="000000"/>
              </w:rPr>
            </w:pPr>
            <w:r w:rsidRPr="00541781">
              <w:rPr>
                <w:rFonts w:eastAsia="Times New Roman" w:cstheme="minorHAnsi"/>
                <w:b/>
                <w:bCs/>
                <w:color w:val="000000"/>
              </w:rPr>
              <w:t>Properties</w:t>
            </w:r>
          </w:p>
        </w:tc>
      </w:tr>
      <w:tr w:rsidR="00311AD1" w14:paraId="73BE2B9F" w14:textId="77777777" w:rsidTr="00E95E1F">
        <w:tc>
          <w:tcPr>
            <w:tcW w:w="1588" w:type="dxa"/>
          </w:tcPr>
          <w:p w14:paraId="73ABFBDD" w14:textId="77777777" w:rsidR="00311AD1" w:rsidRPr="00276633" w:rsidRDefault="00311AD1" w:rsidP="00EE25F8">
            <w:pPr>
              <w:contextualSpacing/>
              <w:rPr>
                <w:rFonts w:eastAsia="Times New Roman" w:cstheme="minorHAnsi"/>
                <w:color w:val="000000"/>
                <w:vertAlign w:val="superscript"/>
              </w:rPr>
            </w:pPr>
            <w:r>
              <w:rPr>
                <w:rFonts w:eastAsia="Times New Roman" w:cstheme="minorHAnsi"/>
                <w:color w:val="000000"/>
              </w:rPr>
              <w:t>Battle Chicken</w:t>
            </w:r>
          </w:p>
        </w:tc>
        <w:tc>
          <w:tcPr>
            <w:tcW w:w="1840" w:type="dxa"/>
          </w:tcPr>
          <w:p w14:paraId="27EA3FB4" w14:textId="77777777" w:rsidR="00311AD1" w:rsidRDefault="00311AD1" w:rsidP="00EE25F8">
            <w:pPr>
              <w:contextualSpacing/>
              <w:rPr>
                <w:rFonts w:eastAsia="Times New Roman" w:cstheme="minorHAnsi"/>
                <w:color w:val="000000"/>
              </w:rPr>
            </w:pPr>
            <w:r>
              <w:rPr>
                <w:rFonts w:eastAsia="Times New Roman" w:cstheme="minorHAnsi"/>
                <w:color w:val="000000"/>
              </w:rPr>
              <w:t>Rare (+3)</w:t>
            </w:r>
          </w:p>
        </w:tc>
        <w:tc>
          <w:tcPr>
            <w:tcW w:w="1220" w:type="dxa"/>
          </w:tcPr>
          <w:p w14:paraId="609A9DF4" w14:textId="77777777" w:rsidR="00311AD1" w:rsidRDefault="00311AD1" w:rsidP="00EE25F8">
            <w:pPr>
              <w:contextualSpacing/>
              <w:rPr>
                <w:rFonts w:eastAsia="Times New Roman" w:cstheme="minorHAnsi"/>
                <w:color w:val="000000"/>
              </w:rPr>
            </w:pPr>
            <w:r>
              <w:rPr>
                <w:rFonts w:eastAsia="Times New Roman" w:cstheme="minorHAnsi"/>
                <w:color w:val="000000"/>
              </w:rPr>
              <w:t>4</w:t>
            </w:r>
          </w:p>
        </w:tc>
        <w:tc>
          <w:tcPr>
            <w:tcW w:w="4460" w:type="dxa"/>
          </w:tcPr>
          <w:p w14:paraId="26AA7102" w14:textId="77777777" w:rsidR="00311AD1" w:rsidRDefault="00311AD1" w:rsidP="00EE25F8">
            <w:pPr>
              <w:contextualSpacing/>
              <w:rPr>
                <w:rFonts w:eastAsia="Times New Roman" w:cstheme="minorHAnsi"/>
                <w:color w:val="000000"/>
              </w:rPr>
            </w:pPr>
            <w:r>
              <w:rPr>
                <w:rFonts w:eastAsia="Times New Roman" w:cstheme="minorHAnsi"/>
                <w:color w:val="000000"/>
              </w:rPr>
              <w:t>Engine (mechanical)</w:t>
            </w:r>
          </w:p>
        </w:tc>
      </w:tr>
      <w:tr w:rsidR="00DB6C9D" w14:paraId="15867A2A" w14:textId="77777777" w:rsidTr="001504B3">
        <w:tc>
          <w:tcPr>
            <w:tcW w:w="1588" w:type="dxa"/>
          </w:tcPr>
          <w:p w14:paraId="619C610E" w14:textId="77777777" w:rsidR="00DB6C9D" w:rsidRDefault="00DB6C9D" w:rsidP="00EE25F8">
            <w:pPr>
              <w:contextualSpacing/>
              <w:rPr>
                <w:rFonts w:eastAsia="Times New Roman" w:cstheme="minorHAnsi"/>
                <w:color w:val="000000"/>
              </w:rPr>
            </w:pPr>
            <w:r>
              <w:rPr>
                <w:rFonts w:eastAsia="Times New Roman" w:cstheme="minorHAnsi"/>
                <w:color w:val="000000"/>
              </w:rPr>
              <w:t>Blade Barrel</w:t>
            </w:r>
          </w:p>
        </w:tc>
        <w:tc>
          <w:tcPr>
            <w:tcW w:w="1840" w:type="dxa"/>
          </w:tcPr>
          <w:p w14:paraId="47443E50" w14:textId="77777777" w:rsidR="00DB6C9D" w:rsidRDefault="00DB6C9D"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20174FF1" w14:textId="77777777" w:rsidR="00DB6C9D" w:rsidRDefault="00DB6C9D" w:rsidP="00EE25F8">
            <w:pPr>
              <w:contextualSpacing/>
              <w:rPr>
                <w:rFonts w:eastAsia="Times New Roman" w:cstheme="minorHAnsi"/>
                <w:color w:val="000000"/>
              </w:rPr>
            </w:pPr>
            <w:r>
              <w:rPr>
                <w:rFonts w:eastAsia="Times New Roman" w:cstheme="minorHAnsi"/>
                <w:color w:val="000000"/>
              </w:rPr>
              <w:t>1/4</w:t>
            </w:r>
          </w:p>
        </w:tc>
        <w:tc>
          <w:tcPr>
            <w:tcW w:w="4460" w:type="dxa"/>
          </w:tcPr>
          <w:p w14:paraId="396291F7" w14:textId="77777777" w:rsidR="00DB6C9D" w:rsidRDefault="00DB6C9D" w:rsidP="00EE25F8">
            <w:pPr>
              <w:contextualSpacing/>
              <w:rPr>
                <w:rFonts w:eastAsia="Times New Roman" w:cstheme="minorHAnsi"/>
                <w:color w:val="000000"/>
              </w:rPr>
            </w:pPr>
            <w:r>
              <w:rPr>
                <w:rFonts w:eastAsia="Times New Roman" w:cstheme="minorHAnsi"/>
                <w:color w:val="000000"/>
              </w:rPr>
              <w:t>Engine (combustion)</w:t>
            </w:r>
          </w:p>
        </w:tc>
      </w:tr>
      <w:tr w:rsidR="00DB6C9D" w14:paraId="6A711987" w14:textId="77777777" w:rsidTr="001504B3">
        <w:tc>
          <w:tcPr>
            <w:tcW w:w="1588" w:type="dxa"/>
          </w:tcPr>
          <w:p w14:paraId="63095108" w14:textId="77777777" w:rsidR="00DB6C9D" w:rsidRDefault="00DB6C9D" w:rsidP="00EE25F8">
            <w:pPr>
              <w:contextualSpacing/>
              <w:rPr>
                <w:rFonts w:eastAsia="Times New Roman" w:cstheme="minorHAnsi"/>
                <w:color w:val="000000"/>
              </w:rPr>
            </w:pPr>
            <w:r>
              <w:rPr>
                <w:rFonts w:eastAsia="Times New Roman" w:cstheme="minorHAnsi"/>
                <w:color w:val="000000"/>
              </w:rPr>
              <w:t>Clockwork Goblin</w:t>
            </w:r>
          </w:p>
        </w:tc>
        <w:tc>
          <w:tcPr>
            <w:tcW w:w="1840" w:type="dxa"/>
          </w:tcPr>
          <w:p w14:paraId="77768D73" w14:textId="77777777" w:rsidR="00DB6C9D" w:rsidRDefault="00DB6C9D"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1A1D640C" w14:textId="77777777" w:rsidR="00DB6C9D" w:rsidRDefault="00DB6C9D" w:rsidP="00EE25F8">
            <w:pPr>
              <w:contextualSpacing/>
              <w:rPr>
                <w:rFonts w:eastAsia="Times New Roman" w:cstheme="minorHAnsi"/>
                <w:color w:val="000000"/>
              </w:rPr>
            </w:pPr>
            <w:r>
              <w:rPr>
                <w:rFonts w:eastAsia="Times New Roman" w:cstheme="minorHAnsi"/>
                <w:color w:val="000000"/>
              </w:rPr>
              <w:t>1/2</w:t>
            </w:r>
          </w:p>
        </w:tc>
        <w:tc>
          <w:tcPr>
            <w:tcW w:w="4460" w:type="dxa"/>
          </w:tcPr>
          <w:p w14:paraId="7493F028" w14:textId="77777777" w:rsidR="00DB6C9D" w:rsidRDefault="00DB6C9D" w:rsidP="00EE25F8">
            <w:pPr>
              <w:contextualSpacing/>
              <w:rPr>
                <w:rFonts w:eastAsia="Times New Roman" w:cstheme="minorHAnsi"/>
                <w:color w:val="000000"/>
              </w:rPr>
            </w:pPr>
            <w:r>
              <w:rPr>
                <w:rFonts w:eastAsia="Times New Roman" w:cstheme="minorHAnsi"/>
                <w:color w:val="000000"/>
              </w:rPr>
              <w:t>Engine (mechanical)</w:t>
            </w:r>
          </w:p>
        </w:tc>
      </w:tr>
      <w:tr w:rsidR="00DB6C9D" w14:paraId="7D325286" w14:textId="77777777" w:rsidTr="001504B3">
        <w:tc>
          <w:tcPr>
            <w:tcW w:w="1588" w:type="dxa"/>
          </w:tcPr>
          <w:p w14:paraId="0FED3892" w14:textId="77777777" w:rsidR="00DB6C9D" w:rsidRDefault="00DB6C9D" w:rsidP="00EE25F8">
            <w:pPr>
              <w:contextualSpacing/>
              <w:rPr>
                <w:rFonts w:eastAsia="Times New Roman" w:cstheme="minorHAnsi"/>
                <w:color w:val="000000"/>
              </w:rPr>
            </w:pPr>
            <w:r>
              <w:rPr>
                <w:rFonts w:eastAsia="Times New Roman" w:cstheme="minorHAnsi"/>
                <w:color w:val="000000"/>
              </w:rPr>
              <w:t>Clockwork Pest</w:t>
            </w:r>
          </w:p>
        </w:tc>
        <w:tc>
          <w:tcPr>
            <w:tcW w:w="1840" w:type="dxa"/>
          </w:tcPr>
          <w:p w14:paraId="1A9FFB6E" w14:textId="77777777" w:rsidR="00DB6C9D" w:rsidRDefault="00DB6C9D"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067D5BE5" w14:textId="77777777" w:rsidR="00DB6C9D" w:rsidRDefault="00DB6C9D" w:rsidP="00EE25F8">
            <w:pPr>
              <w:contextualSpacing/>
              <w:rPr>
                <w:rFonts w:eastAsia="Times New Roman" w:cstheme="minorHAnsi"/>
                <w:color w:val="000000"/>
              </w:rPr>
            </w:pPr>
            <w:r>
              <w:rPr>
                <w:rFonts w:eastAsia="Times New Roman" w:cstheme="minorHAnsi"/>
                <w:color w:val="000000"/>
              </w:rPr>
              <w:t>1/4</w:t>
            </w:r>
          </w:p>
        </w:tc>
        <w:tc>
          <w:tcPr>
            <w:tcW w:w="4460" w:type="dxa"/>
          </w:tcPr>
          <w:p w14:paraId="123B04C2" w14:textId="77777777" w:rsidR="00DB6C9D" w:rsidRDefault="00DB6C9D" w:rsidP="00EE25F8">
            <w:pPr>
              <w:contextualSpacing/>
              <w:rPr>
                <w:rFonts w:eastAsia="Times New Roman" w:cstheme="minorHAnsi"/>
                <w:color w:val="000000"/>
              </w:rPr>
            </w:pPr>
            <w:r>
              <w:rPr>
                <w:rFonts w:eastAsia="Times New Roman" w:cstheme="minorHAnsi"/>
                <w:color w:val="000000"/>
              </w:rPr>
              <w:t>Engine (mechanical)</w:t>
            </w:r>
          </w:p>
        </w:tc>
      </w:tr>
      <w:tr w:rsidR="00DB6C9D" w14:paraId="48E13C9E" w14:textId="77777777" w:rsidTr="001504B3">
        <w:tc>
          <w:tcPr>
            <w:tcW w:w="1588" w:type="dxa"/>
          </w:tcPr>
          <w:p w14:paraId="0E94ECE6" w14:textId="77777777" w:rsidR="00DB6C9D" w:rsidRDefault="00DB6C9D" w:rsidP="00EE25F8">
            <w:pPr>
              <w:contextualSpacing/>
              <w:rPr>
                <w:rFonts w:eastAsia="Times New Roman" w:cstheme="minorHAnsi"/>
                <w:color w:val="000000"/>
              </w:rPr>
            </w:pPr>
            <w:r>
              <w:rPr>
                <w:rFonts w:eastAsia="Times New Roman" w:cstheme="minorHAnsi"/>
                <w:color w:val="000000"/>
              </w:rPr>
              <w:t>Combat Armor</w:t>
            </w:r>
            <w:r w:rsidR="00983DF4">
              <w:rPr>
                <w:rFonts w:eastAsia="Times New Roman" w:cstheme="minorHAnsi"/>
                <w:color w:val="000000"/>
              </w:rPr>
              <w:t>, Gnomish</w:t>
            </w:r>
          </w:p>
        </w:tc>
        <w:tc>
          <w:tcPr>
            <w:tcW w:w="1840" w:type="dxa"/>
          </w:tcPr>
          <w:p w14:paraId="0250DDBE" w14:textId="77777777" w:rsidR="00DB6C9D" w:rsidRDefault="00DB6C9D"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73577F9D" w14:textId="77777777" w:rsidR="00DB6C9D" w:rsidRDefault="00DB6C9D" w:rsidP="00EE25F8">
            <w:pPr>
              <w:contextualSpacing/>
              <w:rPr>
                <w:rFonts w:eastAsia="Times New Roman" w:cstheme="minorHAnsi"/>
                <w:color w:val="000000"/>
              </w:rPr>
            </w:pPr>
            <w:r>
              <w:rPr>
                <w:rFonts w:eastAsia="Times New Roman" w:cstheme="minorHAnsi"/>
                <w:color w:val="000000"/>
              </w:rPr>
              <w:t>1</w:t>
            </w:r>
          </w:p>
        </w:tc>
        <w:tc>
          <w:tcPr>
            <w:tcW w:w="4460" w:type="dxa"/>
          </w:tcPr>
          <w:p w14:paraId="7EC78FB6" w14:textId="77777777" w:rsidR="00DB6C9D" w:rsidRDefault="00DB6C9D" w:rsidP="00EE25F8">
            <w:pPr>
              <w:contextualSpacing/>
              <w:rPr>
                <w:rFonts w:eastAsia="Times New Roman" w:cstheme="minorHAnsi"/>
                <w:color w:val="000000"/>
              </w:rPr>
            </w:pPr>
            <w:r>
              <w:rPr>
                <w:rFonts w:eastAsia="Times New Roman" w:cstheme="minorHAnsi"/>
                <w:color w:val="000000"/>
              </w:rPr>
              <w:t>Engine (steam)</w:t>
            </w:r>
          </w:p>
        </w:tc>
      </w:tr>
      <w:tr w:rsidR="00983DF4" w14:paraId="7BE6952B" w14:textId="77777777" w:rsidTr="001504B3">
        <w:tc>
          <w:tcPr>
            <w:tcW w:w="1588" w:type="dxa"/>
          </w:tcPr>
          <w:p w14:paraId="03DF4AD9" w14:textId="77777777" w:rsidR="00983DF4" w:rsidRDefault="00983DF4" w:rsidP="00EE25F8">
            <w:pPr>
              <w:contextualSpacing/>
              <w:rPr>
                <w:rFonts w:eastAsia="Times New Roman" w:cstheme="minorHAnsi"/>
                <w:color w:val="000000"/>
              </w:rPr>
            </w:pPr>
            <w:r>
              <w:rPr>
                <w:rFonts w:eastAsia="Times New Roman" w:cstheme="minorHAnsi"/>
                <w:color w:val="000000"/>
              </w:rPr>
              <w:t>Combat Armor, Gnomish Mk 2</w:t>
            </w:r>
          </w:p>
        </w:tc>
        <w:tc>
          <w:tcPr>
            <w:tcW w:w="1840" w:type="dxa"/>
          </w:tcPr>
          <w:p w14:paraId="28472B51" w14:textId="77777777" w:rsidR="00983DF4" w:rsidRDefault="00983DF4" w:rsidP="00983DF4">
            <w:pPr>
              <w:contextualSpacing/>
              <w:rPr>
                <w:rFonts w:eastAsia="Times New Roman" w:cstheme="minorHAnsi"/>
                <w:color w:val="000000"/>
              </w:rPr>
            </w:pPr>
            <w:r>
              <w:rPr>
                <w:rFonts w:eastAsia="Times New Roman" w:cstheme="minorHAnsi"/>
                <w:color w:val="000000"/>
              </w:rPr>
              <w:t>Rare (+3)</w:t>
            </w:r>
          </w:p>
        </w:tc>
        <w:tc>
          <w:tcPr>
            <w:tcW w:w="1220" w:type="dxa"/>
          </w:tcPr>
          <w:p w14:paraId="4D559D03" w14:textId="77777777" w:rsidR="00983DF4" w:rsidRDefault="00983DF4" w:rsidP="00EE25F8">
            <w:pPr>
              <w:contextualSpacing/>
              <w:rPr>
                <w:rFonts w:eastAsia="Times New Roman" w:cstheme="minorHAnsi"/>
                <w:color w:val="000000"/>
              </w:rPr>
            </w:pPr>
            <w:r>
              <w:rPr>
                <w:rFonts w:eastAsia="Times New Roman" w:cstheme="minorHAnsi"/>
                <w:color w:val="000000"/>
              </w:rPr>
              <w:t>4</w:t>
            </w:r>
          </w:p>
        </w:tc>
        <w:tc>
          <w:tcPr>
            <w:tcW w:w="4460" w:type="dxa"/>
          </w:tcPr>
          <w:p w14:paraId="68756D14" w14:textId="77777777" w:rsidR="00983DF4" w:rsidRDefault="00983DF4" w:rsidP="00EE25F8">
            <w:pPr>
              <w:contextualSpacing/>
              <w:rPr>
                <w:rFonts w:eastAsia="Times New Roman" w:cstheme="minorHAnsi"/>
                <w:color w:val="000000"/>
              </w:rPr>
            </w:pPr>
            <w:r>
              <w:rPr>
                <w:rFonts w:eastAsia="Times New Roman" w:cstheme="minorHAnsi"/>
                <w:color w:val="000000"/>
              </w:rPr>
              <w:t>Engine (steam)</w:t>
            </w:r>
          </w:p>
        </w:tc>
      </w:tr>
      <w:tr w:rsidR="00DB6C9D" w14:paraId="186473A0" w14:textId="77777777" w:rsidTr="001504B3">
        <w:tc>
          <w:tcPr>
            <w:tcW w:w="1588" w:type="dxa"/>
          </w:tcPr>
          <w:p w14:paraId="57F58AF4" w14:textId="77777777" w:rsidR="00DB6C9D" w:rsidRDefault="00DB6C9D" w:rsidP="00EE25F8">
            <w:pPr>
              <w:contextualSpacing/>
              <w:rPr>
                <w:rFonts w:eastAsia="Times New Roman" w:cstheme="minorHAnsi"/>
                <w:color w:val="000000"/>
              </w:rPr>
            </w:pPr>
            <w:r>
              <w:rPr>
                <w:rFonts w:eastAsia="Times New Roman" w:cstheme="minorHAnsi"/>
                <w:color w:val="000000"/>
              </w:rPr>
              <w:t>Crowd Pummeler 9-60</w:t>
            </w:r>
          </w:p>
        </w:tc>
        <w:tc>
          <w:tcPr>
            <w:tcW w:w="1840" w:type="dxa"/>
          </w:tcPr>
          <w:p w14:paraId="01E0A80F" w14:textId="77777777" w:rsidR="00DB6C9D" w:rsidRDefault="00DB6C9D" w:rsidP="00EE25F8">
            <w:pPr>
              <w:contextualSpacing/>
              <w:rPr>
                <w:rFonts w:eastAsia="Times New Roman" w:cstheme="minorHAnsi"/>
                <w:color w:val="000000"/>
              </w:rPr>
            </w:pPr>
            <w:r>
              <w:rPr>
                <w:rFonts w:eastAsia="Times New Roman" w:cstheme="minorHAnsi"/>
                <w:color w:val="000000"/>
              </w:rPr>
              <w:t>Rare (+3)</w:t>
            </w:r>
          </w:p>
        </w:tc>
        <w:tc>
          <w:tcPr>
            <w:tcW w:w="1220" w:type="dxa"/>
          </w:tcPr>
          <w:p w14:paraId="229BECC4" w14:textId="77777777" w:rsidR="00DB6C9D" w:rsidRDefault="00DB6C9D" w:rsidP="00EE25F8">
            <w:pPr>
              <w:contextualSpacing/>
              <w:rPr>
                <w:rFonts w:eastAsia="Times New Roman" w:cstheme="minorHAnsi"/>
                <w:color w:val="000000"/>
              </w:rPr>
            </w:pPr>
            <w:r>
              <w:rPr>
                <w:rFonts w:eastAsia="Times New Roman" w:cstheme="minorHAnsi"/>
                <w:color w:val="000000"/>
              </w:rPr>
              <w:t>4</w:t>
            </w:r>
          </w:p>
        </w:tc>
        <w:tc>
          <w:tcPr>
            <w:tcW w:w="4460" w:type="dxa"/>
          </w:tcPr>
          <w:p w14:paraId="52D6E037" w14:textId="77777777" w:rsidR="00DB6C9D" w:rsidRDefault="00DB6C9D">
            <w:pPr>
              <w:contextualSpacing/>
              <w:rPr>
                <w:rFonts w:eastAsia="Times New Roman" w:cstheme="minorHAnsi"/>
                <w:color w:val="000000"/>
              </w:rPr>
            </w:pPr>
            <w:r>
              <w:rPr>
                <w:rFonts w:eastAsia="Times New Roman" w:cstheme="minorHAnsi"/>
                <w:color w:val="000000"/>
              </w:rPr>
              <w:t>Engine (mana)</w:t>
            </w:r>
          </w:p>
        </w:tc>
      </w:tr>
      <w:tr w:rsidR="00983DF4" w14:paraId="26BA77A9" w14:textId="77777777" w:rsidTr="001504B3">
        <w:tc>
          <w:tcPr>
            <w:tcW w:w="1588" w:type="dxa"/>
          </w:tcPr>
          <w:p w14:paraId="60B48C34" w14:textId="77777777" w:rsidR="00983DF4" w:rsidRDefault="00983DF4" w:rsidP="00EE25F8">
            <w:pPr>
              <w:contextualSpacing/>
              <w:rPr>
                <w:rFonts w:eastAsia="Times New Roman" w:cstheme="minorHAnsi"/>
                <w:color w:val="000000"/>
              </w:rPr>
            </w:pPr>
            <w:r>
              <w:rPr>
                <w:rFonts w:eastAsia="Times New Roman" w:cstheme="minorHAnsi"/>
                <w:color w:val="000000"/>
              </w:rPr>
              <w:t>Crowd Disruptor 5000</w:t>
            </w:r>
          </w:p>
        </w:tc>
        <w:tc>
          <w:tcPr>
            <w:tcW w:w="1840" w:type="dxa"/>
          </w:tcPr>
          <w:p w14:paraId="097380E2" w14:textId="77777777" w:rsidR="00983DF4" w:rsidRDefault="00983DF4" w:rsidP="00EE25F8">
            <w:pPr>
              <w:contextualSpacing/>
              <w:rPr>
                <w:rFonts w:eastAsia="Times New Roman" w:cstheme="minorHAnsi"/>
                <w:color w:val="000000"/>
              </w:rPr>
            </w:pPr>
            <w:r>
              <w:rPr>
                <w:rFonts w:eastAsia="Times New Roman" w:cstheme="minorHAnsi"/>
                <w:color w:val="000000"/>
              </w:rPr>
              <w:t>Legendary (+5)</w:t>
            </w:r>
          </w:p>
        </w:tc>
        <w:tc>
          <w:tcPr>
            <w:tcW w:w="1220" w:type="dxa"/>
          </w:tcPr>
          <w:p w14:paraId="2F241759" w14:textId="77777777" w:rsidR="00983DF4" w:rsidRDefault="00983DF4" w:rsidP="00EE25F8">
            <w:pPr>
              <w:contextualSpacing/>
              <w:rPr>
                <w:rFonts w:eastAsia="Times New Roman" w:cstheme="minorHAnsi"/>
                <w:color w:val="000000"/>
              </w:rPr>
            </w:pPr>
            <w:r>
              <w:rPr>
                <w:rFonts w:eastAsia="Times New Roman" w:cstheme="minorHAnsi"/>
                <w:color w:val="000000"/>
              </w:rPr>
              <w:t>7</w:t>
            </w:r>
          </w:p>
        </w:tc>
        <w:tc>
          <w:tcPr>
            <w:tcW w:w="4460" w:type="dxa"/>
          </w:tcPr>
          <w:p w14:paraId="16A0827B" w14:textId="77777777" w:rsidR="00983DF4" w:rsidRDefault="00983DF4">
            <w:pPr>
              <w:contextualSpacing/>
              <w:rPr>
                <w:rFonts w:eastAsia="Times New Roman" w:cstheme="minorHAnsi"/>
                <w:color w:val="000000"/>
              </w:rPr>
            </w:pPr>
            <w:r>
              <w:rPr>
                <w:rFonts w:eastAsia="Times New Roman" w:cstheme="minorHAnsi"/>
                <w:color w:val="000000"/>
              </w:rPr>
              <w:t>Engine (mana)</w:t>
            </w:r>
          </w:p>
        </w:tc>
      </w:tr>
      <w:tr w:rsidR="00DB6C9D" w14:paraId="6B0C2D7E" w14:textId="77777777" w:rsidTr="001504B3">
        <w:tc>
          <w:tcPr>
            <w:tcW w:w="1588" w:type="dxa"/>
          </w:tcPr>
          <w:p w14:paraId="5A8D531A" w14:textId="77777777" w:rsidR="00DB6C9D" w:rsidRDefault="00DB6C9D" w:rsidP="00EE25F8">
            <w:pPr>
              <w:contextualSpacing/>
              <w:rPr>
                <w:rFonts w:eastAsia="Times New Roman" w:cstheme="minorHAnsi"/>
                <w:color w:val="000000"/>
              </w:rPr>
            </w:pPr>
            <w:r>
              <w:rPr>
                <w:rFonts w:eastAsia="Times New Roman" w:cstheme="minorHAnsi"/>
                <w:color w:val="000000"/>
              </w:rPr>
              <w:t>Explosive Sheep</w:t>
            </w:r>
          </w:p>
        </w:tc>
        <w:tc>
          <w:tcPr>
            <w:tcW w:w="1840" w:type="dxa"/>
          </w:tcPr>
          <w:p w14:paraId="7AB9FBEF" w14:textId="77777777" w:rsidR="00DB6C9D" w:rsidRDefault="00DB6C9D"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4C030AD1" w14:textId="77777777" w:rsidR="00DB6C9D" w:rsidRDefault="00DB6C9D" w:rsidP="00EE25F8">
            <w:pPr>
              <w:contextualSpacing/>
              <w:rPr>
                <w:rFonts w:eastAsia="Times New Roman" w:cstheme="minorHAnsi"/>
                <w:color w:val="000000"/>
              </w:rPr>
            </w:pPr>
            <w:r>
              <w:rPr>
                <w:rFonts w:eastAsia="Times New Roman" w:cstheme="minorHAnsi"/>
                <w:color w:val="000000"/>
              </w:rPr>
              <w:t>1/4</w:t>
            </w:r>
          </w:p>
        </w:tc>
        <w:tc>
          <w:tcPr>
            <w:tcW w:w="4460" w:type="dxa"/>
          </w:tcPr>
          <w:p w14:paraId="2BC2CBAB" w14:textId="77777777" w:rsidR="00DB6C9D" w:rsidRDefault="00DB6C9D">
            <w:pPr>
              <w:contextualSpacing/>
              <w:rPr>
                <w:rFonts w:eastAsia="Times New Roman" w:cstheme="minorHAnsi"/>
                <w:color w:val="000000"/>
              </w:rPr>
            </w:pPr>
            <w:r>
              <w:rPr>
                <w:rFonts w:eastAsia="Times New Roman" w:cstheme="minorHAnsi"/>
                <w:color w:val="000000"/>
              </w:rPr>
              <w:t>Engine (combustion)</w:t>
            </w:r>
          </w:p>
        </w:tc>
      </w:tr>
      <w:tr w:rsidR="00DB6C9D" w14:paraId="5CE3AC56" w14:textId="77777777" w:rsidTr="00EE25F8">
        <w:tc>
          <w:tcPr>
            <w:tcW w:w="1588" w:type="dxa"/>
          </w:tcPr>
          <w:p w14:paraId="4D3A3AD3" w14:textId="77777777" w:rsidR="00DB6C9D" w:rsidRDefault="00DB6C9D" w:rsidP="00EE25F8">
            <w:pPr>
              <w:contextualSpacing/>
              <w:rPr>
                <w:rFonts w:eastAsia="Times New Roman" w:cstheme="minorHAnsi"/>
                <w:color w:val="000000"/>
              </w:rPr>
            </w:pPr>
            <w:r>
              <w:rPr>
                <w:rFonts w:eastAsia="Times New Roman" w:cstheme="minorHAnsi"/>
                <w:color w:val="000000"/>
              </w:rPr>
              <w:t>Gyrocopter</w:t>
            </w:r>
            <w:r w:rsidR="00983DF4">
              <w:rPr>
                <w:rFonts w:eastAsia="Times New Roman" w:cstheme="minorHAnsi"/>
                <w:color w:val="000000"/>
              </w:rPr>
              <w:t>, Dwarven</w:t>
            </w:r>
          </w:p>
        </w:tc>
        <w:tc>
          <w:tcPr>
            <w:tcW w:w="1840" w:type="dxa"/>
          </w:tcPr>
          <w:p w14:paraId="4DEF9AD3" w14:textId="77777777" w:rsidR="00DB6C9D" w:rsidRDefault="00DB6C9D"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7C137940" w14:textId="77777777" w:rsidR="00DB6C9D" w:rsidRDefault="00DB6C9D" w:rsidP="00EE25F8">
            <w:pPr>
              <w:contextualSpacing/>
              <w:rPr>
                <w:rFonts w:eastAsia="Times New Roman" w:cstheme="minorHAnsi"/>
                <w:color w:val="000000"/>
              </w:rPr>
            </w:pPr>
            <w:r>
              <w:rPr>
                <w:rFonts w:eastAsia="Times New Roman" w:cstheme="minorHAnsi"/>
                <w:color w:val="000000"/>
              </w:rPr>
              <w:t>1</w:t>
            </w:r>
          </w:p>
        </w:tc>
        <w:tc>
          <w:tcPr>
            <w:tcW w:w="4460" w:type="dxa"/>
          </w:tcPr>
          <w:p w14:paraId="121F7BF9" w14:textId="77777777" w:rsidR="00DB6C9D" w:rsidRDefault="00DB6C9D" w:rsidP="00EE25F8">
            <w:pPr>
              <w:contextualSpacing/>
              <w:rPr>
                <w:rFonts w:eastAsia="Times New Roman" w:cstheme="minorHAnsi"/>
                <w:color w:val="000000"/>
              </w:rPr>
            </w:pPr>
            <w:r>
              <w:rPr>
                <w:rFonts w:eastAsia="Times New Roman" w:cstheme="minorHAnsi"/>
                <w:color w:val="000000"/>
              </w:rPr>
              <w:t>Engine (combustion)</w:t>
            </w:r>
          </w:p>
        </w:tc>
      </w:tr>
      <w:tr w:rsidR="00983DF4" w14:paraId="7DDB207F" w14:textId="77777777" w:rsidTr="00EE25F8">
        <w:tc>
          <w:tcPr>
            <w:tcW w:w="1588" w:type="dxa"/>
          </w:tcPr>
          <w:p w14:paraId="255757E1" w14:textId="77777777" w:rsidR="00983DF4" w:rsidRDefault="00983DF4" w:rsidP="00EE25F8">
            <w:pPr>
              <w:contextualSpacing/>
              <w:rPr>
                <w:rFonts w:eastAsia="Times New Roman" w:cstheme="minorHAnsi"/>
                <w:color w:val="000000"/>
              </w:rPr>
            </w:pPr>
            <w:r>
              <w:rPr>
                <w:rFonts w:eastAsia="Times New Roman" w:cstheme="minorHAnsi"/>
                <w:color w:val="000000"/>
              </w:rPr>
              <w:t>Gyrocopter, Grand Alliance</w:t>
            </w:r>
          </w:p>
        </w:tc>
        <w:tc>
          <w:tcPr>
            <w:tcW w:w="1840" w:type="dxa"/>
          </w:tcPr>
          <w:p w14:paraId="22D31726" w14:textId="77777777" w:rsidR="00983DF4" w:rsidRDefault="00983DF4" w:rsidP="00EE25F8">
            <w:pPr>
              <w:contextualSpacing/>
              <w:rPr>
                <w:rFonts w:eastAsia="Times New Roman" w:cstheme="minorHAnsi"/>
                <w:color w:val="000000"/>
              </w:rPr>
            </w:pPr>
            <w:r>
              <w:rPr>
                <w:rFonts w:eastAsia="Times New Roman" w:cstheme="minorHAnsi"/>
                <w:color w:val="000000"/>
              </w:rPr>
              <w:t>Rare (+3)</w:t>
            </w:r>
          </w:p>
        </w:tc>
        <w:tc>
          <w:tcPr>
            <w:tcW w:w="1220" w:type="dxa"/>
          </w:tcPr>
          <w:p w14:paraId="172BE06D" w14:textId="77777777" w:rsidR="00983DF4" w:rsidRDefault="00983DF4" w:rsidP="00EE25F8">
            <w:pPr>
              <w:contextualSpacing/>
              <w:rPr>
                <w:rFonts w:eastAsia="Times New Roman" w:cstheme="minorHAnsi"/>
                <w:color w:val="000000"/>
              </w:rPr>
            </w:pPr>
            <w:r>
              <w:rPr>
                <w:rFonts w:eastAsia="Times New Roman" w:cstheme="minorHAnsi"/>
                <w:color w:val="000000"/>
              </w:rPr>
              <w:t>4</w:t>
            </w:r>
          </w:p>
        </w:tc>
        <w:tc>
          <w:tcPr>
            <w:tcW w:w="4460" w:type="dxa"/>
          </w:tcPr>
          <w:p w14:paraId="094D845A" w14:textId="77777777" w:rsidR="00983DF4" w:rsidRDefault="00983DF4" w:rsidP="00EE25F8">
            <w:pPr>
              <w:contextualSpacing/>
              <w:rPr>
                <w:rFonts w:eastAsia="Times New Roman" w:cstheme="minorHAnsi"/>
                <w:color w:val="000000"/>
              </w:rPr>
            </w:pPr>
            <w:r>
              <w:rPr>
                <w:rFonts w:eastAsia="Times New Roman" w:cstheme="minorHAnsi"/>
                <w:color w:val="000000"/>
              </w:rPr>
              <w:t>Engine (combustion)</w:t>
            </w:r>
          </w:p>
        </w:tc>
      </w:tr>
      <w:tr w:rsidR="00983DF4" w14:paraId="396E4387" w14:textId="77777777" w:rsidTr="001504B3">
        <w:tc>
          <w:tcPr>
            <w:tcW w:w="1588" w:type="dxa"/>
          </w:tcPr>
          <w:p w14:paraId="5A7AA3FE" w14:textId="77777777" w:rsidR="00983DF4" w:rsidRDefault="00983DF4" w:rsidP="00EE25F8">
            <w:pPr>
              <w:contextualSpacing/>
              <w:rPr>
                <w:rFonts w:eastAsia="Times New Roman" w:cstheme="minorHAnsi"/>
                <w:color w:val="000000"/>
              </w:rPr>
            </w:pPr>
            <w:r>
              <w:rPr>
                <w:rFonts w:eastAsia="Times New Roman" w:cstheme="minorHAnsi"/>
                <w:color w:val="000000"/>
              </w:rPr>
              <w:t>Harvest Golem Watcher</w:t>
            </w:r>
          </w:p>
        </w:tc>
        <w:tc>
          <w:tcPr>
            <w:tcW w:w="1840" w:type="dxa"/>
          </w:tcPr>
          <w:p w14:paraId="2DF22ADB" w14:textId="77777777" w:rsidR="00983DF4" w:rsidRDefault="00983DF4"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3E62D665" w14:textId="77777777" w:rsidR="00983DF4" w:rsidRDefault="00983DF4" w:rsidP="00EE25F8">
            <w:pPr>
              <w:contextualSpacing/>
              <w:rPr>
                <w:rFonts w:eastAsia="Times New Roman" w:cstheme="minorHAnsi"/>
                <w:color w:val="000000"/>
              </w:rPr>
            </w:pPr>
            <w:r>
              <w:rPr>
                <w:rFonts w:eastAsia="Times New Roman" w:cstheme="minorHAnsi"/>
                <w:color w:val="000000"/>
              </w:rPr>
              <w:t>2</w:t>
            </w:r>
          </w:p>
        </w:tc>
        <w:tc>
          <w:tcPr>
            <w:tcW w:w="4460" w:type="dxa"/>
          </w:tcPr>
          <w:p w14:paraId="70C7BB6D" w14:textId="77777777" w:rsidR="00983DF4" w:rsidRPr="00E95E1F" w:rsidRDefault="00983DF4">
            <w:pPr>
              <w:contextualSpacing/>
              <w:rPr>
                <w:rFonts w:eastAsia="Times New Roman" w:cstheme="minorHAnsi"/>
                <w:i/>
                <w:iCs/>
                <w:color w:val="000000"/>
              </w:rPr>
            </w:pPr>
            <w:r>
              <w:rPr>
                <w:rFonts w:eastAsia="Times New Roman" w:cstheme="minorHAnsi"/>
                <w:color w:val="000000"/>
              </w:rPr>
              <w:t xml:space="preserve">Engine (mechanical), </w:t>
            </w:r>
            <w:r>
              <w:rPr>
                <w:rFonts w:eastAsia="Times New Roman" w:cstheme="minorHAnsi"/>
                <w:i/>
                <w:iCs/>
                <w:color w:val="000000"/>
              </w:rPr>
              <w:t>golem (optional)</w:t>
            </w:r>
          </w:p>
        </w:tc>
      </w:tr>
      <w:tr w:rsidR="00983DF4" w14:paraId="11C5701F" w14:textId="77777777" w:rsidTr="001504B3">
        <w:tc>
          <w:tcPr>
            <w:tcW w:w="1588" w:type="dxa"/>
          </w:tcPr>
          <w:p w14:paraId="5621607E" w14:textId="77777777" w:rsidR="00983DF4" w:rsidRDefault="00983DF4" w:rsidP="00EE25F8">
            <w:pPr>
              <w:contextualSpacing/>
              <w:rPr>
                <w:rFonts w:eastAsia="Times New Roman" w:cstheme="minorHAnsi"/>
                <w:color w:val="000000"/>
              </w:rPr>
            </w:pPr>
            <w:r>
              <w:rPr>
                <w:rFonts w:eastAsia="Times New Roman" w:cstheme="minorHAnsi"/>
                <w:color w:val="000000"/>
              </w:rPr>
              <w:t>Harvest Golem Reaper</w:t>
            </w:r>
          </w:p>
        </w:tc>
        <w:tc>
          <w:tcPr>
            <w:tcW w:w="1840" w:type="dxa"/>
          </w:tcPr>
          <w:p w14:paraId="597FA26E" w14:textId="77777777" w:rsidR="00983DF4" w:rsidRDefault="00983DF4" w:rsidP="00EE25F8">
            <w:pPr>
              <w:contextualSpacing/>
              <w:rPr>
                <w:rFonts w:eastAsia="Times New Roman" w:cstheme="minorHAnsi"/>
                <w:color w:val="000000"/>
              </w:rPr>
            </w:pPr>
            <w:r>
              <w:rPr>
                <w:rFonts w:eastAsia="Times New Roman" w:cstheme="minorHAnsi"/>
                <w:color w:val="000000"/>
              </w:rPr>
              <w:t>Epic (+4)</w:t>
            </w:r>
          </w:p>
        </w:tc>
        <w:tc>
          <w:tcPr>
            <w:tcW w:w="1220" w:type="dxa"/>
          </w:tcPr>
          <w:p w14:paraId="10873BF1" w14:textId="77777777" w:rsidR="00983DF4" w:rsidRDefault="00983DF4" w:rsidP="00EE25F8">
            <w:pPr>
              <w:contextualSpacing/>
              <w:rPr>
                <w:rFonts w:eastAsia="Times New Roman" w:cstheme="minorHAnsi"/>
                <w:color w:val="000000"/>
              </w:rPr>
            </w:pPr>
            <w:r>
              <w:rPr>
                <w:rFonts w:eastAsia="Times New Roman" w:cstheme="minorHAnsi"/>
                <w:color w:val="000000"/>
              </w:rPr>
              <w:t>5</w:t>
            </w:r>
          </w:p>
        </w:tc>
        <w:tc>
          <w:tcPr>
            <w:tcW w:w="4460" w:type="dxa"/>
          </w:tcPr>
          <w:p w14:paraId="2F134832" w14:textId="77777777" w:rsidR="00983DF4" w:rsidRDefault="00983DF4" w:rsidP="00983DF4">
            <w:pPr>
              <w:contextualSpacing/>
              <w:rPr>
                <w:rFonts w:eastAsia="Times New Roman" w:cstheme="minorHAnsi"/>
                <w:color w:val="000000"/>
              </w:rPr>
            </w:pPr>
            <w:r>
              <w:rPr>
                <w:rFonts w:eastAsia="Times New Roman" w:cstheme="minorHAnsi"/>
                <w:color w:val="000000"/>
              </w:rPr>
              <w:t xml:space="preserve">Engine (mechanical), </w:t>
            </w:r>
            <w:r>
              <w:rPr>
                <w:rFonts w:eastAsia="Times New Roman" w:cstheme="minorHAnsi"/>
                <w:i/>
                <w:iCs/>
                <w:color w:val="000000"/>
              </w:rPr>
              <w:t>golem (optional)</w:t>
            </w:r>
          </w:p>
        </w:tc>
      </w:tr>
      <w:tr w:rsidR="00983DF4" w14:paraId="2832C9C4" w14:textId="77777777" w:rsidTr="001504B3">
        <w:tc>
          <w:tcPr>
            <w:tcW w:w="1588" w:type="dxa"/>
          </w:tcPr>
          <w:p w14:paraId="5E6B1373" w14:textId="77777777" w:rsidR="00983DF4" w:rsidRDefault="00983DF4" w:rsidP="00983DF4">
            <w:pPr>
              <w:contextualSpacing/>
              <w:rPr>
                <w:rFonts w:eastAsia="Times New Roman" w:cstheme="minorHAnsi"/>
                <w:color w:val="000000"/>
              </w:rPr>
            </w:pPr>
            <w:r>
              <w:rPr>
                <w:rFonts w:eastAsia="Times New Roman" w:cstheme="minorHAnsi"/>
                <w:color w:val="000000"/>
              </w:rPr>
              <w:t>Meat Wagon</w:t>
            </w:r>
          </w:p>
        </w:tc>
        <w:tc>
          <w:tcPr>
            <w:tcW w:w="1840" w:type="dxa"/>
          </w:tcPr>
          <w:p w14:paraId="4CD619D7" w14:textId="77777777" w:rsidR="00983DF4" w:rsidRDefault="00983DF4"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4CAA18A2" w14:textId="77777777" w:rsidR="00983DF4" w:rsidRDefault="00983DF4" w:rsidP="00EE25F8">
            <w:pPr>
              <w:contextualSpacing/>
              <w:rPr>
                <w:rFonts w:eastAsia="Times New Roman" w:cstheme="minorHAnsi"/>
                <w:color w:val="000000"/>
              </w:rPr>
            </w:pPr>
            <w:r>
              <w:rPr>
                <w:rFonts w:eastAsia="Times New Roman" w:cstheme="minorHAnsi"/>
                <w:color w:val="000000"/>
              </w:rPr>
              <w:t>2</w:t>
            </w:r>
          </w:p>
        </w:tc>
        <w:tc>
          <w:tcPr>
            <w:tcW w:w="4460" w:type="dxa"/>
          </w:tcPr>
          <w:p w14:paraId="347FDC4A" w14:textId="77777777" w:rsidR="00983DF4" w:rsidRDefault="00983DF4" w:rsidP="00EE25F8">
            <w:pPr>
              <w:contextualSpacing/>
              <w:rPr>
                <w:rFonts w:eastAsia="Times New Roman" w:cstheme="minorHAnsi"/>
                <w:color w:val="000000"/>
              </w:rPr>
            </w:pPr>
            <w:r>
              <w:rPr>
                <w:rFonts w:eastAsia="Times New Roman" w:cstheme="minorHAnsi"/>
                <w:color w:val="000000"/>
              </w:rPr>
              <w:t>Engine (soul)</w:t>
            </w:r>
          </w:p>
        </w:tc>
      </w:tr>
      <w:tr w:rsidR="00983DF4" w14:paraId="603808F1" w14:textId="77777777" w:rsidTr="001504B3">
        <w:tc>
          <w:tcPr>
            <w:tcW w:w="1588" w:type="dxa"/>
          </w:tcPr>
          <w:p w14:paraId="3F733799" w14:textId="77777777" w:rsidR="00983DF4" w:rsidRDefault="00983DF4" w:rsidP="00EE25F8">
            <w:pPr>
              <w:contextualSpacing/>
              <w:rPr>
                <w:rFonts w:eastAsia="Times New Roman" w:cstheme="minorHAnsi"/>
                <w:color w:val="000000"/>
              </w:rPr>
            </w:pPr>
            <w:r>
              <w:rPr>
                <w:rFonts w:eastAsia="Times New Roman" w:cstheme="minorHAnsi"/>
                <w:color w:val="000000"/>
              </w:rPr>
              <w:t>Mechanostrider</w:t>
            </w:r>
          </w:p>
        </w:tc>
        <w:tc>
          <w:tcPr>
            <w:tcW w:w="1840" w:type="dxa"/>
          </w:tcPr>
          <w:p w14:paraId="4228C8CA" w14:textId="77777777" w:rsidR="00983DF4" w:rsidRDefault="00983DF4"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31ABCFEA" w14:textId="77777777" w:rsidR="00983DF4" w:rsidRDefault="00983DF4" w:rsidP="00EE25F8">
            <w:pPr>
              <w:contextualSpacing/>
              <w:rPr>
                <w:rFonts w:eastAsia="Times New Roman" w:cstheme="minorHAnsi"/>
                <w:color w:val="000000"/>
              </w:rPr>
            </w:pPr>
            <w:r>
              <w:rPr>
                <w:rFonts w:eastAsia="Times New Roman" w:cstheme="minorHAnsi"/>
                <w:color w:val="000000"/>
              </w:rPr>
              <w:t>1/4</w:t>
            </w:r>
          </w:p>
        </w:tc>
        <w:tc>
          <w:tcPr>
            <w:tcW w:w="4460" w:type="dxa"/>
          </w:tcPr>
          <w:p w14:paraId="27541861" w14:textId="77777777" w:rsidR="00983DF4" w:rsidRDefault="00983DF4" w:rsidP="00EE25F8">
            <w:pPr>
              <w:contextualSpacing/>
              <w:rPr>
                <w:rFonts w:eastAsia="Times New Roman" w:cstheme="minorHAnsi"/>
                <w:color w:val="000000"/>
              </w:rPr>
            </w:pPr>
            <w:r>
              <w:rPr>
                <w:rFonts w:eastAsia="Times New Roman" w:cstheme="minorHAnsi"/>
                <w:color w:val="000000"/>
              </w:rPr>
              <w:t>Engine (steam)</w:t>
            </w:r>
          </w:p>
        </w:tc>
      </w:tr>
      <w:tr w:rsidR="00983DF4" w14:paraId="301C772A" w14:textId="77777777" w:rsidTr="001504B3">
        <w:tc>
          <w:tcPr>
            <w:tcW w:w="1588" w:type="dxa"/>
          </w:tcPr>
          <w:p w14:paraId="60BBFF3C" w14:textId="77777777" w:rsidR="00983DF4" w:rsidRDefault="00983DF4" w:rsidP="00EE25F8">
            <w:pPr>
              <w:contextualSpacing/>
              <w:rPr>
                <w:rFonts w:eastAsia="Times New Roman" w:cstheme="minorHAnsi"/>
                <w:color w:val="000000"/>
              </w:rPr>
            </w:pPr>
            <w:r>
              <w:rPr>
                <w:rFonts w:eastAsia="Times New Roman" w:cstheme="minorHAnsi"/>
                <w:color w:val="000000"/>
              </w:rPr>
              <w:t>Nightborne Construct</w:t>
            </w:r>
          </w:p>
        </w:tc>
        <w:tc>
          <w:tcPr>
            <w:tcW w:w="1840" w:type="dxa"/>
          </w:tcPr>
          <w:p w14:paraId="273B7A0A" w14:textId="77777777" w:rsidR="00983DF4" w:rsidRDefault="00983DF4" w:rsidP="00EE25F8">
            <w:pPr>
              <w:contextualSpacing/>
              <w:rPr>
                <w:rFonts w:eastAsia="Times New Roman" w:cstheme="minorHAnsi"/>
                <w:color w:val="000000"/>
              </w:rPr>
            </w:pPr>
            <w:r>
              <w:rPr>
                <w:rFonts w:eastAsia="Times New Roman" w:cstheme="minorHAnsi"/>
                <w:color w:val="000000"/>
              </w:rPr>
              <w:t>Legendary (+5)</w:t>
            </w:r>
          </w:p>
        </w:tc>
        <w:tc>
          <w:tcPr>
            <w:tcW w:w="1220" w:type="dxa"/>
          </w:tcPr>
          <w:p w14:paraId="2FC591EC" w14:textId="77777777" w:rsidR="00983DF4" w:rsidRDefault="00983DF4" w:rsidP="00EE25F8">
            <w:pPr>
              <w:contextualSpacing/>
              <w:rPr>
                <w:rFonts w:eastAsia="Times New Roman" w:cstheme="minorHAnsi"/>
                <w:color w:val="000000"/>
              </w:rPr>
            </w:pPr>
            <w:r>
              <w:rPr>
                <w:rFonts w:eastAsia="Times New Roman" w:cstheme="minorHAnsi"/>
                <w:color w:val="000000"/>
              </w:rPr>
              <w:t>8</w:t>
            </w:r>
          </w:p>
        </w:tc>
        <w:tc>
          <w:tcPr>
            <w:tcW w:w="4460" w:type="dxa"/>
          </w:tcPr>
          <w:p w14:paraId="497BDEBB" w14:textId="77777777" w:rsidR="00983DF4" w:rsidRDefault="00983DF4" w:rsidP="00EE25F8">
            <w:pPr>
              <w:contextualSpacing/>
              <w:rPr>
                <w:rFonts w:eastAsia="Times New Roman" w:cstheme="minorHAnsi"/>
                <w:color w:val="000000"/>
              </w:rPr>
            </w:pPr>
            <w:r>
              <w:rPr>
                <w:rFonts w:eastAsia="Times New Roman" w:cstheme="minorHAnsi"/>
                <w:color w:val="000000"/>
              </w:rPr>
              <w:t>Engine (mana)</w:t>
            </w:r>
          </w:p>
        </w:tc>
      </w:tr>
      <w:tr w:rsidR="00983DF4" w14:paraId="66B03E8D" w14:textId="77777777" w:rsidTr="001504B3">
        <w:tc>
          <w:tcPr>
            <w:tcW w:w="1588" w:type="dxa"/>
          </w:tcPr>
          <w:p w14:paraId="4F1447D2" w14:textId="77777777" w:rsidR="00983DF4" w:rsidRDefault="00983DF4" w:rsidP="00EE25F8">
            <w:pPr>
              <w:contextualSpacing/>
              <w:rPr>
                <w:rFonts w:eastAsia="Times New Roman" w:cstheme="minorHAnsi"/>
                <w:color w:val="000000"/>
              </w:rPr>
            </w:pPr>
            <w:r>
              <w:rPr>
                <w:rFonts w:eastAsia="Times New Roman" w:cstheme="minorHAnsi"/>
                <w:color w:val="000000"/>
              </w:rPr>
              <w:t>Night Elf Glaive Thrower</w:t>
            </w:r>
          </w:p>
        </w:tc>
        <w:tc>
          <w:tcPr>
            <w:tcW w:w="1840" w:type="dxa"/>
          </w:tcPr>
          <w:p w14:paraId="58141AA8" w14:textId="77777777" w:rsidR="00983DF4" w:rsidRDefault="00983DF4"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164F70EE" w14:textId="77777777" w:rsidR="00983DF4" w:rsidRDefault="00983DF4" w:rsidP="00EE25F8">
            <w:pPr>
              <w:contextualSpacing/>
              <w:rPr>
                <w:rFonts w:eastAsia="Times New Roman" w:cstheme="minorHAnsi"/>
                <w:color w:val="000000"/>
              </w:rPr>
            </w:pPr>
            <w:r>
              <w:rPr>
                <w:rFonts w:eastAsia="Times New Roman" w:cstheme="minorHAnsi"/>
                <w:color w:val="000000"/>
              </w:rPr>
              <w:t>3</w:t>
            </w:r>
          </w:p>
        </w:tc>
        <w:tc>
          <w:tcPr>
            <w:tcW w:w="4460" w:type="dxa"/>
          </w:tcPr>
          <w:p w14:paraId="00AC2265" w14:textId="77777777" w:rsidR="00983DF4" w:rsidRDefault="00983DF4">
            <w:pPr>
              <w:contextualSpacing/>
              <w:rPr>
                <w:rFonts w:eastAsia="Times New Roman" w:cstheme="minorHAnsi"/>
                <w:color w:val="000000"/>
              </w:rPr>
            </w:pPr>
            <w:r>
              <w:rPr>
                <w:rFonts w:eastAsia="Times New Roman" w:cstheme="minorHAnsi"/>
                <w:color w:val="000000"/>
              </w:rPr>
              <w:t>Engine (mechanical)</w:t>
            </w:r>
          </w:p>
        </w:tc>
      </w:tr>
      <w:tr w:rsidR="00983DF4" w14:paraId="3F603DE0" w14:textId="77777777" w:rsidTr="001504B3">
        <w:tc>
          <w:tcPr>
            <w:tcW w:w="1588" w:type="dxa"/>
          </w:tcPr>
          <w:p w14:paraId="125C9A77" w14:textId="77777777" w:rsidR="00983DF4" w:rsidRDefault="00983DF4" w:rsidP="00EE25F8">
            <w:pPr>
              <w:contextualSpacing/>
              <w:rPr>
                <w:rFonts w:eastAsia="Times New Roman" w:cstheme="minorHAnsi"/>
                <w:color w:val="000000"/>
              </w:rPr>
            </w:pPr>
            <w:r>
              <w:rPr>
                <w:rFonts w:eastAsia="Times New Roman" w:cstheme="minorHAnsi"/>
                <w:color w:val="000000"/>
              </w:rPr>
              <w:t>Orc Demolisher</w:t>
            </w:r>
          </w:p>
        </w:tc>
        <w:tc>
          <w:tcPr>
            <w:tcW w:w="1840" w:type="dxa"/>
          </w:tcPr>
          <w:p w14:paraId="059E941C" w14:textId="77777777" w:rsidR="00983DF4" w:rsidRDefault="00983DF4"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2FA4B796" w14:textId="77777777" w:rsidR="00983DF4" w:rsidRDefault="00983DF4" w:rsidP="00EE25F8">
            <w:pPr>
              <w:contextualSpacing/>
              <w:rPr>
                <w:rFonts w:eastAsia="Times New Roman" w:cstheme="minorHAnsi"/>
                <w:color w:val="000000"/>
              </w:rPr>
            </w:pPr>
            <w:r>
              <w:rPr>
                <w:rFonts w:eastAsia="Times New Roman" w:cstheme="minorHAnsi"/>
                <w:color w:val="000000"/>
              </w:rPr>
              <w:t>3</w:t>
            </w:r>
          </w:p>
        </w:tc>
        <w:tc>
          <w:tcPr>
            <w:tcW w:w="4460" w:type="dxa"/>
          </w:tcPr>
          <w:p w14:paraId="5D23BEEC" w14:textId="77777777" w:rsidR="00983DF4" w:rsidRDefault="00983DF4" w:rsidP="00EE25F8">
            <w:pPr>
              <w:contextualSpacing/>
              <w:rPr>
                <w:rFonts w:eastAsia="Times New Roman" w:cstheme="minorHAnsi"/>
                <w:color w:val="000000"/>
              </w:rPr>
            </w:pPr>
            <w:r>
              <w:rPr>
                <w:rFonts w:eastAsia="Times New Roman" w:cstheme="minorHAnsi"/>
                <w:color w:val="000000"/>
              </w:rPr>
              <w:t>Engine (mechanical)</w:t>
            </w:r>
          </w:p>
        </w:tc>
      </w:tr>
      <w:tr w:rsidR="00983DF4" w14:paraId="052FF5CD" w14:textId="77777777" w:rsidTr="001504B3">
        <w:tc>
          <w:tcPr>
            <w:tcW w:w="1588" w:type="dxa"/>
          </w:tcPr>
          <w:p w14:paraId="6A32818E" w14:textId="77777777" w:rsidR="00983DF4" w:rsidRDefault="00983DF4" w:rsidP="00EE25F8">
            <w:pPr>
              <w:contextualSpacing/>
              <w:rPr>
                <w:rFonts w:eastAsia="Times New Roman" w:cstheme="minorHAnsi"/>
                <w:color w:val="000000"/>
              </w:rPr>
            </w:pPr>
            <w:r>
              <w:rPr>
                <w:rFonts w:eastAsia="Times New Roman" w:cstheme="minorHAnsi"/>
                <w:color w:val="000000"/>
              </w:rPr>
              <w:t>Shredder</w:t>
            </w:r>
          </w:p>
        </w:tc>
        <w:tc>
          <w:tcPr>
            <w:tcW w:w="1840" w:type="dxa"/>
          </w:tcPr>
          <w:p w14:paraId="2EA113DB" w14:textId="77777777" w:rsidR="00983DF4" w:rsidRDefault="00983DF4"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74838848" w14:textId="77777777" w:rsidR="00983DF4" w:rsidRDefault="00983DF4" w:rsidP="00EE25F8">
            <w:pPr>
              <w:contextualSpacing/>
              <w:rPr>
                <w:rFonts w:eastAsia="Times New Roman" w:cstheme="minorHAnsi"/>
                <w:color w:val="000000"/>
              </w:rPr>
            </w:pPr>
            <w:r>
              <w:rPr>
                <w:rFonts w:eastAsia="Times New Roman" w:cstheme="minorHAnsi"/>
                <w:color w:val="000000"/>
              </w:rPr>
              <w:t>2</w:t>
            </w:r>
          </w:p>
        </w:tc>
        <w:tc>
          <w:tcPr>
            <w:tcW w:w="4460" w:type="dxa"/>
          </w:tcPr>
          <w:p w14:paraId="7510162F" w14:textId="77777777" w:rsidR="00983DF4" w:rsidRDefault="00983DF4" w:rsidP="00EE25F8">
            <w:pPr>
              <w:contextualSpacing/>
              <w:rPr>
                <w:rFonts w:eastAsia="Times New Roman" w:cstheme="minorHAnsi"/>
                <w:color w:val="000000"/>
              </w:rPr>
            </w:pPr>
            <w:r>
              <w:rPr>
                <w:rFonts w:eastAsia="Times New Roman" w:cstheme="minorHAnsi"/>
                <w:color w:val="000000"/>
              </w:rPr>
              <w:t>Engine (steam)</w:t>
            </w:r>
          </w:p>
        </w:tc>
      </w:tr>
      <w:tr w:rsidR="00983DF4" w14:paraId="45AB936E" w14:textId="77777777" w:rsidTr="001504B3">
        <w:tc>
          <w:tcPr>
            <w:tcW w:w="1588" w:type="dxa"/>
          </w:tcPr>
          <w:p w14:paraId="1BF55C2B" w14:textId="77777777" w:rsidR="00983DF4" w:rsidRDefault="00983DF4" w:rsidP="00EE25F8">
            <w:pPr>
              <w:contextualSpacing/>
              <w:rPr>
                <w:rFonts w:eastAsia="Times New Roman" w:cstheme="minorHAnsi"/>
                <w:color w:val="000000"/>
              </w:rPr>
            </w:pPr>
            <w:r>
              <w:rPr>
                <w:rFonts w:eastAsia="Times New Roman" w:cstheme="minorHAnsi"/>
                <w:color w:val="000000"/>
              </w:rPr>
              <w:t>Siege Engine, Dwarven</w:t>
            </w:r>
          </w:p>
        </w:tc>
        <w:tc>
          <w:tcPr>
            <w:tcW w:w="1840" w:type="dxa"/>
          </w:tcPr>
          <w:p w14:paraId="2EDD94EB" w14:textId="77777777" w:rsidR="00983DF4" w:rsidRDefault="00983DF4" w:rsidP="00EE25F8">
            <w:pPr>
              <w:contextualSpacing/>
              <w:rPr>
                <w:rFonts w:eastAsia="Times New Roman" w:cstheme="minorHAnsi"/>
                <w:color w:val="000000"/>
              </w:rPr>
            </w:pPr>
            <w:r>
              <w:rPr>
                <w:rFonts w:eastAsia="Times New Roman" w:cstheme="minorHAnsi"/>
                <w:color w:val="000000"/>
              </w:rPr>
              <w:t>Rare (+3)</w:t>
            </w:r>
          </w:p>
        </w:tc>
        <w:tc>
          <w:tcPr>
            <w:tcW w:w="1220" w:type="dxa"/>
          </w:tcPr>
          <w:p w14:paraId="05A6D72A" w14:textId="77777777" w:rsidR="00983DF4" w:rsidRDefault="00983DF4" w:rsidP="00EE25F8">
            <w:pPr>
              <w:contextualSpacing/>
              <w:rPr>
                <w:rFonts w:eastAsia="Times New Roman" w:cstheme="minorHAnsi"/>
                <w:color w:val="000000"/>
              </w:rPr>
            </w:pPr>
            <w:r>
              <w:rPr>
                <w:rFonts w:eastAsia="Times New Roman" w:cstheme="minorHAnsi"/>
                <w:color w:val="000000"/>
              </w:rPr>
              <w:t>4</w:t>
            </w:r>
          </w:p>
        </w:tc>
        <w:tc>
          <w:tcPr>
            <w:tcW w:w="4460" w:type="dxa"/>
          </w:tcPr>
          <w:p w14:paraId="6C9906ED" w14:textId="77777777" w:rsidR="00983DF4" w:rsidRDefault="00983DF4" w:rsidP="00EE25F8">
            <w:pPr>
              <w:contextualSpacing/>
              <w:rPr>
                <w:rFonts w:eastAsia="Times New Roman" w:cstheme="minorHAnsi"/>
                <w:color w:val="000000"/>
              </w:rPr>
            </w:pPr>
            <w:r>
              <w:rPr>
                <w:rFonts w:eastAsia="Times New Roman" w:cstheme="minorHAnsi"/>
                <w:color w:val="000000"/>
              </w:rPr>
              <w:t>Engine (combustion)</w:t>
            </w:r>
          </w:p>
        </w:tc>
      </w:tr>
      <w:tr w:rsidR="00983DF4" w14:paraId="33A3BC35" w14:textId="77777777" w:rsidTr="001504B3">
        <w:tc>
          <w:tcPr>
            <w:tcW w:w="1588" w:type="dxa"/>
          </w:tcPr>
          <w:p w14:paraId="6243BB00" w14:textId="77777777" w:rsidR="00983DF4" w:rsidRDefault="00983DF4" w:rsidP="00983DF4">
            <w:pPr>
              <w:contextualSpacing/>
              <w:rPr>
                <w:rFonts w:eastAsia="Times New Roman" w:cstheme="minorHAnsi"/>
                <w:color w:val="000000"/>
              </w:rPr>
            </w:pPr>
            <w:r>
              <w:rPr>
                <w:rFonts w:eastAsia="Times New Roman" w:cstheme="minorHAnsi"/>
                <w:color w:val="000000"/>
              </w:rPr>
              <w:t>Siege Engine, Grand Alliance</w:t>
            </w:r>
          </w:p>
        </w:tc>
        <w:tc>
          <w:tcPr>
            <w:tcW w:w="1840" w:type="dxa"/>
          </w:tcPr>
          <w:p w14:paraId="5B69D93F" w14:textId="77777777" w:rsidR="00983DF4" w:rsidRDefault="00983DF4" w:rsidP="00EE25F8">
            <w:pPr>
              <w:contextualSpacing/>
              <w:rPr>
                <w:rFonts w:eastAsia="Times New Roman" w:cstheme="minorHAnsi"/>
                <w:color w:val="000000"/>
              </w:rPr>
            </w:pPr>
            <w:r>
              <w:rPr>
                <w:rFonts w:eastAsia="Times New Roman" w:cstheme="minorHAnsi"/>
                <w:color w:val="000000"/>
              </w:rPr>
              <w:t>Legendary (+5)</w:t>
            </w:r>
          </w:p>
        </w:tc>
        <w:tc>
          <w:tcPr>
            <w:tcW w:w="1220" w:type="dxa"/>
          </w:tcPr>
          <w:p w14:paraId="06C03575" w14:textId="77777777" w:rsidR="00983DF4" w:rsidRDefault="00983DF4" w:rsidP="00EE25F8">
            <w:pPr>
              <w:contextualSpacing/>
              <w:rPr>
                <w:rFonts w:eastAsia="Times New Roman" w:cstheme="minorHAnsi"/>
                <w:color w:val="000000"/>
              </w:rPr>
            </w:pPr>
            <w:r>
              <w:rPr>
                <w:rFonts w:eastAsia="Times New Roman" w:cstheme="minorHAnsi"/>
                <w:color w:val="000000"/>
              </w:rPr>
              <w:t>8</w:t>
            </w:r>
          </w:p>
        </w:tc>
        <w:tc>
          <w:tcPr>
            <w:tcW w:w="4460" w:type="dxa"/>
          </w:tcPr>
          <w:p w14:paraId="16CF8EBE" w14:textId="77777777" w:rsidR="00983DF4" w:rsidRDefault="00983DF4" w:rsidP="00983DF4">
            <w:pPr>
              <w:contextualSpacing/>
              <w:rPr>
                <w:rFonts w:eastAsia="Times New Roman" w:cstheme="minorHAnsi"/>
                <w:color w:val="000000"/>
              </w:rPr>
            </w:pPr>
            <w:r>
              <w:rPr>
                <w:rFonts w:eastAsia="Times New Roman" w:cstheme="minorHAnsi"/>
                <w:color w:val="000000"/>
              </w:rPr>
              <w:t>Engine (combustion)</w:t>
            </w:r>
          </w:p>
        </w:tc>
      </w:tr>
      <w:tr w:rsidR="00983DF4" w14:paraId="603F115D" w14:textId="77777777" w:rsidTr="001504B3">
        <w:tc>
          <w:tcPr>
            <w:tcW w:w="1588" w:type="dxa"/>
          </w:tcPr>
          <w:p w14:paraId="2B780509" w14:textId="77777777" w:rsidR="00983DF4" w:rsidRDefault="00983DF4" w:rsidP="00EE25F8">
            <w:pPr>
              <w:contextualSpacing/>
              <w:rPr>
                <w:rFonts w:eastAsia="Times New Roman" w:cstheme="minorHAnsi"/>
                <w:color w:val="000000"/>
              </w:rPr>
            </w:pPr>
            <w:r>
              <w:rPr>
                <w:rFonts w:eastAsia="Times New Roman" w:cstheme="minorHAnsi"/>
                <w:color w:val="000000"/>
              </w:rPr>
              <w:lastRenderedPageBreak/>
              <w:t>Submarine, Dwarven</w:t>
            </w:r>
          </w:p>
        </w:tc>
        <w:tc>
          <w:tcPr>
            <w:tcW w:w="1840" w:type="dxa"/>
          </w:tcPr>
          <w:p w14:paraId="3666048F" w14:textId="77777777" w:rsidR="00983DF4" w:rsidRDefault="00983DF4"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02C9B712" w14:textId="77777777" w:rsidR="00983DF4" w:rsidRDefault="00983DF4" w:rsidP="00EE25F8">
            <w:pPr>
              <w:contextualSpacing/>
              <w:rPr>
                <w:rFonts w:eastAsia="Times New Roman" w:cstheme="minorHAnsi"/>
                <w:color w:val="000000"/>
              </w:rPr>
            </w:pPr>
            <w:r>
              <w:rPr>
                <w:rFonts w:eastAsia="Times New Roman" w:cstheme="minorHAnsi"/>
                <w:color w:val="000000"/>
              </w:rPr>
              <w:t>1</w:t>
            </w:r>
          </w:p>
        </w:tc>
        <w:tc>
          <w:tcPr>
            <w:tcW w:w="4460" w:type="dxa"/>
          </w:tcPr>
          <w:p w14:paraId="0F80EE35" w14:textId="77777777" w:rsidR="00983DF4" w:rsidRDefault="00983DF4">
            <w:pPr>
              <w:contextualSpacing/>
              <w:rPr>
                <w:rFonts w:eastAsia="Times New Roman" w:cstheme="minorHAnsi"/>
                <w:color w:val="000000"/>
              </w:rPr>
            </w:pPr>
            <w:r>
              <w:rPr>
                <w:rFonts w:eastAsia="Times New Roman" w:cstheme="minorHAnsi"/>
                <w:color w:val="000000"/>
              </w:rPr>
              <w:t>Engine (combustion)</w:t>
            </w:r>
          </w:p>
        </w:tc>
      </w:tr>
      <w:tr w:rsidR="00983DF4" w14:paraId="7CBD0D24" w14:textId="77777777" w:rsidTr="001504B3">
        <w:tc>
          <w:tcPr>
            <w:tcW w:w="1588" w:type="dxa"/>
          </w:tcPr>
          <w:p w14:paraId="6E8A10C6" w14:textId="77777777" w:rsidR="00983DF4" w:rsidRDefault="00983DF4" w:rsidP="00983DF4">
            <w:pPr>
              <w:contextualSpacing/>
              <w:rPr>
                <w:rFonts w:eastAsia="Times New Roman" w:cstheme="minorHAnsi"/>
                <w:color w:val="000000"/>
              </w:rPr>
            </w:pPr>
            <w:r>
              <w:rPr>
                <w:rFonts w:eastAsia="Times New Roman" w:cstheme="minorHAnsi"/>
                <w:color w:val="000000"/>
              </w:rPr>
              <w:t>Submarine, Grand Alliance</w:t>
            </w:r>
          </w:p>
        </w:tc>
        <w:tc>
          <w:tcPr>
            <w:tcW w:w="1840" w:type="dxa"/>
          </w:tcPr>
          <w:p w14:paraId="41B25CAA" w14:textId="77777777" w:rsidR="00983DF4" w:rsidRDefault="00983DF4" w:rsidP="007E0A70">
            <w:pPr>
              <w:contextualSpacing/>
              <w:rPr>
                <w:rFonts w:eastAsia="Times New Roman" w:cstheme="minorHAnsi"/>
                <w:color w:val="000000"/>
              </w:rPr>
            </w:pPr>
            <w:r>
              <w:rPr>
                <w:rFonts w:eastAsia="Times New Roman" w:cstheme="minorHAnsi"/>
                <w:color w:val="000000"/>
              </w:rPr>
              <w:t>Rare (+3)</w:t>
            </w:r>
          </w:p>
        </w:tc>
        <w:tc>
          <w:tcPr>
            <w:tcW w:w="1220" w:type="dxa"/>
          </w:tcPr>
          <w:p w14:paraId="7299AC6A" w14:textId="77777777" w:rsidR="00983DF4" w:rsidRDefault="00983DF4" w:rsidP="00EE25F8">
            <w:pPr>
              <w:contextualSpacing/>
              <w:rPr>
                <w:rFonts w:eastAsia="Times New Roman" w:cstheme="minorHAnsi"/>
                <w:color w:val="000000"/>
              </w:rPr>
            </w:pPr>
            <w:r>
              <w:rPr>
                <w:rFonts w:eastAsia="Times New Roman" w:cstheme="minorHAnsi"/>
                <w:color w:val="000000"/>
              </w:rPr>
              <w:t>4</w:t>
            </w:r>
          </w:p>
        </w:tc>
        <w:tc>
          <w:tcPr>
            <w:tcW w:w="4460" w:type="dxa"/>
          </w:tcPr>
          <w:p w14:paraId="0C78435D" w14:textId="77777777" w:rsidR="00983DF4" w:rsidRDefault="00983DF4">
            <w:pPr>
              <w:contextualSpacing/>
              <w:rPr>
                <w:rFonts w:eastAsia="Times New Roman" w:cstheme="minorHAnsi"/>
                <w:color w:val="000000"/>
              </w:rPr>
            </w:pPr>
            <w:r>
              <w:rPr>
                <w:rFonts w:eastAsia="Times New Roman" w:cstheme="minorHAnsi"/>
                <w:color w:val="000000"/>
              </w:rPr>
              <w:t>Engine (combustion)</w:t>
            </w:r>
          </w:p>
        </w:tc>
      </w:tr>
      <w:tr w:rsidR="00983DF4" w14:paraId="762BBFC0" w14:textId="77777777" w:rsidTr="001504B3">
        <w:tc>
          <w:tcPr>
            <w:tcW w:w="1588" w:type="dxa"/>
          </w:tcPr>
          <w:p w14:paraId="7BAE0D6B" w14:textId="77777777" w:rsidR="00983DF4" w:rsidRDefault="00983DF4" w:rsidP="00EE25F8">
            <w:pPr>
              <w:contextualSpacing/>
              <w:rPr>
                <w:rFonts w:eastAsia="Times New Roman" w:cstheme="minorHAnsi"/>
                <w:color w:val="000000"/>
              </w:rPr>
            </w:pPr>
            <w:r>
              <w:rPr>
                <w:rFonts w:eastAsia="Times New Roman" w:cstheme="minorHAnsi"/>
                <w:color w:val="000000"/>
              </w:rPr>
              <w:t>Super-Shredder</w:t>
            </w:r>
          </w:p>
        </w:tc>
        <w:tc>
          <w:tcPr>
            <w:tcW w:w="1840" w:type="dxa"/>
          </w:tcPr>
          <w:p w14:paraId="5F45BF13" w14:textId="77777777" w:rsidR="00983DF4" w:rsidRDefault="00983DF4" w:rsidP="00EE25F8">
            <w:pPr>
              <w:contextualSpacing/>
              <w:rPr>
                <w:rFonts w:eastAsia="Times New Roman" w:cstheme="minorHAnsi"/>
                <w:color w:val="000000"/>
              </w:rPr>
            </w:pPr>
            <w:r>
              <w:rPr>
                <w:rFonts w:eastAsia="Times New Roman" w:cstheme="minorHAnsi"/>
                <w:color w:val="000000"/>
              </w:rPr>
              <w:t>Epic (+4)</w:t>
            </w:r>
          </w:p>
        </w:tc>
        <w:tc>
          <w:tcPr>
            <w:tcW w:w="1220" w:type="dxa"/>
          </w:tcPr>
          <w:p w14:paraId="11C029D3" w14:textId="77777777" w:rsidR="00983DF4" w:rsidRDefault="00983DF4" w:rsidP="00EE25F8">
            <w:pPr>
              <w:contextualSpacing/>
              <w:rPr>
                <w:rFonts w:eastAsia="Times New Roman" w:cstheme="minorHAnsi"/>
                <w:color w:val="000000"/>
              </w:rPr>
            </w:pPr>
            <w:r>
              <w:rPr>
                <w:rFonts w:eastAsia="Times New Roman" w:cstheme="minorHAnsi"/>
                <w:color w:val="000000"/>
              </w:rPr>
              <w:t>6</w:t>
            </w:r>
          </w:p>
        </w:tc>
        <w:tc>
          <w:tcPr>
            <w:tcW w:w="4460" w:type="dxa"/>
          </w:tcPr>
          <w:p w14:paraId="1411490A" w14:textId="77777777" w:rsidR="00983DF4" w:rsidRDefault="00983DF4" w:rsidP="00EE25F8">
            <w:pPr>
              <w:contextualSpacing/>
              <w:rPr>
                <w:rFonts w:eastAsia="Times New Roman" w:cstheme="minorHAnsi"/>
                <w:color w:val="000000"/>
              </w:rPr>
            </w:pPr>
            <w:r>
              <w:rPr>
                <w:rFonts w:eastAsia="Times New Roman" w:cstheme="minorHAnsi"/>
                <w:color w:val="000000"/>
              </w:rPr>
              <w:t>Engine (steam)</w:t>
            </w:r>
          </w:p>
        </w:tc>
      </w:tr>
      <w:tr w:rsidR="00983DF4" w14:paraId="76D09F61" w14:textId="77777777" w:rsidTr="001504B3">
        <w:tc>
          <w:tcPr>
            <w:tcW w:w="1588" w:type="dxa"/>
          </w:tcPr>
          <w:p w14:paraId="07680EA8" w14:textId="77777777" w:rsidR="00983DF4" w:rsidRDefault="00983DF4" w:rsidP="00EE25F8">
            <w:pPr>
              <w:contextualSpacing/>
              <w:rPr>
                <w:rFonts w:eastAsia="Times New Roman" w:cstheme="minorHAnsi"/>
                <w:color w:val="000000"/>
              </w:rPr>
            </w:pPr>
            <w:r>
              <w:rPr>
                <w:rFonts w:eastAsia="Times New Roman" w:cstheme="minorHAnsi"/>
                <w:color w:val="000000"/>
              </w:rPr>
              <w:t>Rip Tire</w:t>
            </w:r>
          </w:p>
        </w:tc>
        <w:tc>
          <w:tcPr>
            <w:tcW w:w="1840" w:type="dxa"/>
          </w:tcPr>
          <w:p w14:paraId="3E06F7B5" w14:textId="77777777" w:rsidR="00983DF4" w:rsidRDefault="00983DF4"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2C59A8D5" w14:textId="77777777" w:rsidR="00983DF4" w:rsidRDefault="00983DF4" w:rsidP="00EE25F8">
            <w:pPr>
              <w:contextualSpacing/>
              <w:rPr>
                <w:rFonts w:eastAsia="Times New Roman" w:cstheme="minorHAnsi"/>
                <w:color w:val="000000"/>
              </w:rPr>
            </w:pPr>
            <w:r>
              <w:rPr>
                <w:rFonts w:eastAsia="Times New Roman" w:cstheme="minorHAnsi"/>
                <w:color w:val="000000"/>
              </w:rPr>
              <w:t>1/4</w:t>
            </w:r>
          </w:p>
        </w:tc>
        <w:tc>
          <w:tcPr>
            <w:tcW w:w="4460" w:type="dxa"/>
          </w:tcPr>
          <w:p w14:paraId="06AEB133" w14:textId="77777777" w:rsidR="00983DF4" w:rsidRDefault="00983DF4" w:rsidP="00EE25F8">
            <w:pPr>
              <w:contextualSpacing/>
              <w:rPr>
                <w:rFonts w:eastAsia="Times New Roman" w:cstheme="minorHAnsi"/>
                <w:color w:val="000000"/>
              </w:rPr>
            </w:pPr>
            <w:r>
              <w:rPr>
                <w:rFonts w:eastAsia="Times New Roman" w:cstheme="minorHAnsi"/>
                <w:color w:val="000000"/>
              </w:rPr>
              <w:t>Engine (combustion)</w:t>
            </w:r>
          </w:p>
        </w:tc>
      </w:tr>
      <w:tr w:rsidR="00983DF4" w14:paraId="4ABBE8E4" w14:textId="77777777" w:rsidTr="001504B3">
        <w:tc>
          <w:tcPr>
            <w:tcW w:w="1588" w:type="dxa"/>
          </w:tcPr>
          <w:p w14:paraId="3C7F52BC" w14:textId="77777777" w:rsidR="00983DF4" w:rsidRDefault="00983DF4" w:rsidP="00EE25F8">
            <w:pPr>
              <w:contextualSpacing/>
              <w:rPr>
                <w:rFonts w:eastAsia="Times New Roman" w:cstheme="minorHAnsi"/>
                <w:color w:val="000000"/>
              </w:rPr>
            </w:pPr>
            <w:r>
              <w:rPr>
                <w:rFonts w:eastAsia="Times New Roman" w:cstheme="minorHAnsi"/>
                <w:color w:val="000000"/>
              </w:rPr>
              <w:t>Turbo-Trike</w:t>
            </w:r>
          </w:p>
        </w:tc>
        <w:tc>
          <w:tcPr>
            <w:tcW w:w="1840" w:type="dxa"/>
          </w:tcPr>
          <w:p w14:paraId="7B95D1EE" w14:textId="77777777" w:rsidR="00983DF4" w:rsidRDefault="00983DF4"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3DA39D49" w14:textId="77777777" w:rsidR="00983DF4" w:rsidRDefault="00983DF4" w:rsidP="00EE25F8">
            <w:pPr>
              <w:contextualSpacing/>
              <w:rPr>
                <w:rFonts w:eastAsia="Times New Roman" w:cstheme="minorHAnsi"/>
                <w:color w:val="000000"/>
              </w:rPr>
            </w:pPr>
            <w:r>
              <w:rPr>
                <w:rFonts w:eastAsia="Times New Roman" w:cstheme="minorHAnsi"/>
                <w:color w:val="000000"/>
              </w:rPr>
              <w:t>1/2</w:t>
            </w:r>
          </w:p>
        </w:tc>
        <w:tc>
          <w:tcPr>
            <w:tcW w:w="4460" w:type="dxa"/>
          </w:tcPr>
          <w:p w14:paraId="48D5BCE1" w14:textId="77777777" w:rsidR="00983DF4" w:rsidRDefault="00983DF4" w:rsidP="00EE25F8">
            <w:pPr>
              <w:contextualSpacing/>
              <w:rPr>
                <w:rFonts w:eastAsia="Times New Roman" w:cstheme="minorHAnsi"/>
                <w:color w:val="000000"/>
              </w:rPr>
            </w:pPr>
            <w:r>
              <w:rPr>
                <w:rFonts w:eastAsia="Times New Roman" w:cstheme="minorHAnsi"/>
                <w:color w:val="000000"/>
              </w:rPr>
              <w:t>Engine (combustion)</w:t>
            </w:r>
          </w:p>
        </w:tc>
      </w:tr>
      <w:tr w:rsidR="00983DF4" w14:paraId="66ED1DC3" w14:textId="77777777" w:rsidTr="001504B3">
        <w:tc>
          <w:tcPr>
            <w:tcW w:w="1588" w:type="dxa"/>
          </w:tcPr>
          <w:p w14:paraId="25E254E9" w14:textId="77777777" w:rsidR="00983DF4" w:rsidRDefault="00983DF4" w:rsidP="00EE25F8">
            <w:pPr>
              <w:contextualSpacing/>
              <w:rPr>
                <w:rFonts w:eastAsia="Times New Roman" w:cstheme="minorHAnsi"/>
                <w:color w:val="000000"/>
              </w:rPr>
            </w:pPr>
            <w:r>
              <w:rPr>
                <w:rFonts w:eastAsia="Times New Roman" w:cstheme="minorHAnsi"/>
                <w:color w:val="000000"/>
              </w:rPr>
              <w:t>Turret, Gnomish</w:t>
            </w:r>
          </w:p>
        </w:tc>
        <w:tc>
          <w:tcPr>
            <w:tcW w:w="1840" w:type="dxa"/>
          </w:tcPr>
          <w:p w14:paraId="76E03F90" w14:textId="77777777" w:rsidR="00983DF4" w:rsidRDefault="00983DF4" w:rsidP="00EE25F8">
            <w:pPr>
              <w:contextualSpacing/>
              <w:rPr>
                <w:rFonts w:eastAsia="Times New Roman" w:cstheme="minorHAnsi"/>
                <w:color w:val="000000"/>
              </w:rPr>
            </w:pPr>
            <w:r>
              <w:rPr>
                <w:rFonts w:eastAsia="Times New Roman" w:cstheme="minorHAnsi"/>
                <w:color w:val="000000"/>
              </w:rPr>
              <w:t>Common (+2)</w:t>
            </w:r>
          </w:p>
        </w:tc>
        <w:tc>
          <w:tcPr>
            <w:tcW w:w="1220" w:type="dxa"/>
          </w:tcPr>
          <w:p w14:paraId="13F37E1D" w14:textId="77777777" w:rsidR="00983DF4" w:rsidRDefault="00983DF4" w:rsidP="00EE25F8">
            <w:pPr>
              <w:contextualSpacing/>
              <w:rPr>
                <w:rFonts w:eastAsia="Times New Roman" w:cstheme="minorHAnsi"/>
                <w:color w:val="000000"/>
              </w:rPr>
            </w:pPr>
            <w:r>
              <w:rPr>
                <w:rFonts w:eastAsia="Times New Roman" w:cstheme="minorHAnsi"/>
                <w:color w:val="000000"/>
              </w:rPr>
              <w:t>1/4</w:t>
            </w:r>
          </w:p>
        </w:tc>
        <w:tc>
          <w:tcPr>
            <w:tcW w:w="4460" w:type="dxa"/>
          </w:tcPr>
          <w:p w14:paraId="7F39C951" w14:textId="77777777" w:rsidR="00983DF4" w:rsidRDefault="00983DF4" w:rsidP="00EE25F8">
            <w:pPr>
              <w:contextualSpacing/>
              <w:rPr>
                <w:rFonts w:eastAsia="Times New Roman" w:cstheme="minorHAnsi"/>
                <w:color w:val="000000"/>
              </w:rPr>
            </w:pPr>
            <w:r>
              <w:rPr>
                <w:rFonts w:eastAsia="Times New Roman" w:cstheme="minorHAnsi"/>
                <w:color w:val="000000"/>
              </w:rPr>
              <w:t>Engine (combustion)</w:t>
            </w:r>
          </w:p>
        </w:tc>
      </w:tr>
      <w:tr w:rsidR="00983DF4" w14:paraId="5A84975C" w14:textId="77777777" w:rsidTr="001504B3">
        <w:tc>
          <w:tcPr>
            <w:tcW w:w="1588" w:type="dxa"/>
          </w:tcPr>
          <w:p w14:paraId="319BAD10" w14:textId="77777777" w:rsidR="00983DF4" w:rsidRDefault="00983DF4" w:rsidP="00EE25F8">
            <w:pPr>
              <w:contextualSpacing/>
              <w:rPr>
                <w:rFonts w:eastAsia="Times New Roman" w:cstheme="minorHAnsi"/>
                <w:color w:val="000000"/>
              </w:rPr>
            </w:pPr>
            <w:r>
              <w:rPr>
                <w:rFonts w:eastAsia="Times New Roman" w:cstheme="minorHAnsi"/>
                <w:color w:val="000000"/>
              </w:rPr>
              <w:t>Turret, Automated Flame</w:t>
            </w:r>
          </w:p>
        </w:tc>
        <w:tc>
          <w:tcPr>
            <w:tcW w:w="1840" w:type="dxa"/>
          </w:tcPr>
          <w:p w14:paraId="3C4B15E1" w14:textId="77777777" w:rsidR="00983DF4" w:rsidRDefault="00983DF4" w:rsidP="00EE25F8">
            <w:pPr>
              <w:contextualSpacing/>
              <w:rPr>
                <w:rFonts w:eastAsia="Times New Roman" w:cstheme="minorHAnsi"/>
                <w:color w:val="000000"/>
              </w:rPr>
            </w:pPr>
            <w:r>
              <w:rPr>
                <w:rFonts w:eastAsia="Times New Roman" w:cstheme="minorHAnsi"/>
                <w:color w:val="000000"/>
              </w:rPr>
              <w:t>Uncommon (+2)</w:t>
            </w:r>
          </w:p>
        </w:tc>
        <w:tc>
          <w:tcPr>
            <w:tcW w:w="1220" w:type="dxa"/>
          </w:tcPr>
          <w:p w14:paraId="27933520" w14:textId="77777777" w:rsidR="00983DF4" w:rsidRDefault="00983DF4" w:rsidP="00EE25F8">
            <w:pPr>
              <w:contextualSpacing/>
              <w:rPr>
                <w:rFonts w:eastAsia="Times New Roman" w:cstheme="minorHAnsi"/>
                <w:color w:val="000000"/>
              </w:rPr>
            </w:pPr>
            <w:r>
              <w:rPr>
                <w:rFonts w:eastAsia="Times New Roman" w:cstheme="minorHAnsi"/>
                <w:color w:val="000000"/>
              </w:rPr>
              <w:t>2</w:t>
            </w:r>
          </w:p>
        </w:tc>
        <w:tc>
          <w:tcPr>
            <w:tcW w:w="4460" w:type="dxa"/>
          </w:tcPr>
          <w:p w14:paraId="5569E50A" w14:textId="77777777" w:rsidR="00983DF4" w:rsidRDefault="00983DF4" w:rsidP="00EE25F8">
            <w:pPr>
              <w:contextualSpacing/>
              <w:rPr>
                <w:rFonts w:eastAsia="Times New Roman" w:cstheme="minorHAnsi"/>
                <w:color w:val="000000"/>
              </w:rPr>
            </w:pPr>
            <w:r>
              <w:rPr>
                <w:rFonts w:eastAsia="Times New Roman" w:cstheme="minorHAnsi"/>
                <w:color w:val="000000"/>
              </w:rPr>
              <w:t>Engine (combustion)</w:t>
            </w:r>
          </w:p>
        </w:tc>
      </w:tr>
      <w:tr w:rsidR="00983DF4" w14:paraId="7BB3F6EE" w14:textId="77777777" w:rsidTr="001504B3">
        <w:tc>
          <w:tcPr>
            <w:tcW w:w="1588" w:type="dxa"/>
          </w:tcPr>
          <w:p w14:paraId="2BAF7F63" w14:textId="77777777" w:rsidR="00983DF4" w:rsidRDefault="00983DF4" w:rsidP="00EE25F8">
            <w:pPr>
              <w:contextualSpacing/>
              <w:rPr>
                <w:rFonts w:eastAsia="Times New Roman" w:cstheme="minorHAnsi"/>
                <w:color w:val="000000"/>
              </w:rPr>
            </w:pPr>
            <w:r>
              <w:rPr>
                <w:rFonts w:eastAsia="Times New Roman" w:cstheme="minorHAnsi"/>
                <w:color w:val="000000"/>
              </w:rPr>
              <w:t>Warframe Battlesuit</w:t>
            </w:r>
          </w:p>
        </w:tc>
        <w:tc>
          <w:tcPr>
            <w:tcW w:w="1840" w:type="dxa"/>
          </w:tcPr>
          <w:p w14:paraId="06B6C013" w14:textId="77777777" w:rsidR="00983DF4" w:rsidRDefault="00983DF4" w:rsidP="00EE25F8">
            <w:pPr>
              <w:contextualSpacing/>
              <w:rPr>
                <w:rFonts w:eastAsia="Times New Roman" w:cstheme="minorHAnsi"/>
                <w:color w:val="000000"/>
              </w:rPr>
            </w:pPr>
            <w:r>
              <w:rPr>
                <w:rFonts w:eastAsia="Times New Roman" w:cstheme="minorHAnsi"/>
                <w:color w:val="000000"/>
              </w:rPr>
              <w:t>Rare (+3)</w:t>
            </w:r>
          </w:p>
        </w:tc>
        <w:tc>
          <w:tcPr>
            <w:tcW w:w="1220" w:type="dxa"/>
          </w:tcPr>
          <w:p w14:paraId="2BF35AD7" w14:textId="77777777" w:rsidR="00983DF4" w:rsidRDefault="00983DF4" w:rsidP="00EE25F8">
            <w:pPr>
              <w:contextualSpacing/>
              <w:rPr>
                <w:rFonts w:eastAsia="Times New Roman" w:cstheme="minorHAnsi"/>
                <w:color w:val="000000"/>
              </w:rPr>
            </w:pPr>
            <w:r>
              <w:rPr>
                <w:rFonts w:eastAsia="Times New Roman" w:cstheme="minorHAnsi"/>
                <w:color w:val="000000"/>
              </w:rPr>
              <w:t>3</w:t>
            </w:r>
          </w:p>
        </w:tc>
        <w:tc>
          <w:tcPr>
            <w:tcW w:w="4460" w:type="dxa"/>
          </w:tcPr>
          <w:p w14:paraId="31F0BDF4" w14:textId="77777777" w:rsidR="00983DF4" w:rsidRDefault="00983DF4" w:rsidP="00EE25F8">
            <w:pPr>
              <w:contextualSpacing/>
              <w:rPr>
                <w:rFonts w:eastAsia="Times New Roman" w:cstheme="minorHAnsi"/>
                <w:color w:val="000000"/>
              </w:rPr>
            </w:pPr>
            <w:r>
              <w:rPr>
                <w:rFonts w:eastAsia="Times New Roman" w:cstheme="minorHAnsi"/>
                <w:color w:val="000000"/>
              </w:rPr>
              <w:t>Engine (mana)</w:t>
            </w:r>
          </w:p>
        </w:tc>
      </w:tr>
      <w:tr w:rsidR="00983DF4" w14:paraId="5D150EB9" w14:textId="77777777" w:rsidTr="001504B3">
        <w:tc>
          <w:tcPr>
            <w:tcW w:w="1588" w:type="dxa"/>
          </w:tcPr>
          <w:p w14:paraId="4214F8A1" w14:textId="77777777" w:rsidR="00983DF4" w:rsidRDefault="00983DF4" w:rsidP="00EE25F8">
            <w:pPr>
              <w:contextualSpacing/>
              <w:rPr>
                <w:rFonts w:eastAsia="Times New Roman" w:cstheme="minorHAnsi"/>
                <w:color w:val="000000"/>
              </w:rPr>
            </w:pPr>
            <w:r>
              <w:rPr>
                <w:rFonts w:eastAsia="Times New Roman" w:cstheme="minorHAnsi"/>
                <w:color w:val="000000"/>
              </w:rPr>
              <w:t>Warframe Titan</w:t>
            </w:r>
          </w:p>
        </w:tc>
        <w:tc>
          <w:tcPr>
            <w:tcW w:w="1840" w:type="dxa"/>
          </w:tcPr>
          <w:p w14:paraId="39930F2E" w14:textId="77777777" w:rsidR="00983DF4" w:rsidRDefault="00983DF4" w:rsidP="00EE25F8">
            <w:pPr>
              <w:contextualSpacing/>
              <w:rPr>
                <w:rFonts w:eastAsia="Times New Roman" w:cstheme="minorHAnsi"/>
                <w:color w:val="000000"/>
              </w:rPr>
            </w:pPr>
            <w:r>
              <w:rPr>
                <w:rFonts w:eastAsia="Times New Roman" w:cstheme="minorHAnsi"/>
                <w:color w:val="000000"/>
              </w:rPr>
              <w:t>Epic (+4)</w:t>
            </w:r>
          </w:p>
        </w:tc>
        <w:tc>
          <w:tcPr>
            <w:tcW w:w="1220" w:type="dxa"/>
          </w:tcPr>
          <w:p w14:paraId="59BA379E" w14:textId="77777777" w:rsidR="00983DF4" w:rsidRDefault="00983DF4" w:rsidP="00EE25F8">
            <w:pPr>
              <w:contextualSpacing/>
              <w:rPr>
                <w:rFonts w:eastAsia="Times New Roman" w:cstheme="minorHAnsi"/>
                <w:color w:val="000000"/>
              </w:rPr>
            </w:pPr>
            <w:r>
              <w:rPr>
                <w:rFonts w:eastAsia="Times New Roman" w:cstheme="minorHAnsi"/>
                <w:color w:val="000000"/>
              </w:rPr>
              <w:t>6</w:t>
            </w:r>
          </w:p>
        </w:tc>
        <w:tc>
          <w:tcPr>
            <w:tcW w:w="4460" w:type="dxa"/>
          </w:tcPr>
          <w:p w14:paraId="57F4956B" w14:textId="77777777" w:rsidR="00983DF4" w:rsidRDefault="00983DF4" w:rsidP="00EE25F8">
            <w:pPr>
              <w:contextualSpacing/>
              <w:rPr>
                <w:rFonts w:eastAsia="Times New Roman" w:cstheme="minorHAnsi"/>
                <w:color w:val="000000"/>
              </w:rPr>
            </w:pPr>
            <w:r>
              <w:rPr>
                <w:rFonts w:eastAsia="Times New Roman" w:cstheme="minorHAnsi"/>
                <w:color w:val="000000"/>
              </w:rPr>
              <w:t>Engine (mana)</w:t>
            </w:r>
          </w:p>
        </w:tc>
      </w:tr>
    </w:tbl>
    <w:p w14:paraId="0BE2BBC8" w14:textId="77777777" w:rsidR="00302290" w:rsidDel="00364CB3" w:rsidRDefault="00302290" w:rsidP="004D615B">
      <w:pPr>
        <w:rPr>
          <w:del w:id="3139" w:author="Admin" w:date="2020-10-19T21:21:00Z"/>
        </w:rPr>
      </w:pPr>
    </w:p>
    <w:p w14:paraId="144AA2B4" w14:textId="77777777" w:rsidR="00302290" w:rsidRDefault="00302290" w:rsidP="00E95E1F">
      <w:del w:id="3140" w:author="Admin" w:date="2020-10-19T21:21:00Z">
        <w:r w:rsidDel="00364CB3">
          <w:br w:type="page"/>
        </w:r>
      </w:del>
    </w:p>
    <w:p w14:paraId="0E508BF7" w14:textId="77777777" w:rsidR="00E6665B" w:rsidRPr="00742135" w:rsidRDefault="00E6665B" w:rsidP="008D1533">
      <w:pPr>
        <w:pStyle w:val="Heading4"/>
        <w:rPr>
          <w:sz w:val="27"/>
          <w:szCs w:val="27"/>
        </w:rPr>
      </w:pPr>
      <w:r w:rsidRPr="00325A13">
        <w:lastRenderedPageBreak/>
        <w:t>Explosives</w:t>
      </w:r>
    </w:p>
    <w:p w14:paraId="43163B87" w14:textId="77777777" w:rsidR="00E6665B" w:rsidRPr="000D5DB5" w:rsidRDefault="00E6665B" w:rsidP="007378CE">
      <w:pPr>
        <w:contextualSpacing/>
        <w:rPr>
          <w:rFonts w:eastAsia="Times New Roman" w:cstheme="minorHAnsi"/>
          <w:sz w:val="24"/>
          <w:szCs w:val="24"/>
        </w:rPr>
      </w:pPr>
      <w:r w:rsidRPr="000D5DB5">
        <w:rPr>
          <w:rFonts w:eastAsia="Times New Roman" w:cstheme="minorHAnsi"/>
          <w:color w:val="000000"/>
        </w:rPr>
        <w:t xml:space="preserve">Stores sell </w:t>
      </w:r>
      <w:r>
        <w:rPr>
          <w:rFonts w:eastAsia="Times New Roman" w:cstheme="minorHAnsi"/>
          <w:color w:val="000000"/>
        </w:rPr>
        <w:t>bombs</w:t>
      </w:r>
      <w:r w:rsidRPr="000D5DB5">
        <w:rPr>
          <w:rFonts w:eastAsia="Times New Roman" w:cstheme="minorHAnsi"/>
          <w:color w:val="000000"/>
        </w:rPr>
        <w:t>, mines, and rockets as if the designer’s Int</w:t>
      </w:r>
      <w:r w:rsidR="00777F0E">
        <w:rPr>
          <w:rFonts w:eastAsia="Times New Roman" w:cstheme="minorHAnsi"/>
          <w:color w:val="000000"/>
        </w:rPr>
        <w:t>elligence</w:t>
      </w:r>
      <w:r w:rsidRPr="000D5DB5">
        <w:rPr>
          <w:rFonts w:eastAsia="Times New Roman" w:cstheme="minorHAnsi"/>
          <w:color w:val="000000"/>
        </w:rPr>
        <w:t xml:space="preserve"> modifier is +2</w:t>
      </w:r>
      <w:r>
        <w:rPr>
          <w:rFonts w:eastAsia="Times New Roman" w:cstheme="minorHAnsi"/>
          <w:color w:val="000000"/>
        </w:rPr>
        <w:t>, making the DC equal to 10 + EP invested</w:t>
      </w:r>
      <w:r w:rsidRPr="000D5DB5">
        <w:rPr>
          <w:rFonts w:eastAsia="Times New Roman" w:cstheme="minorHAnsi"/>
          <w:color w:val="000000"/>
        </w:rPr>
        <w:t xml:space="preserve">. </w:t>
      </w:r>
      <w:r>
        <w:rPr>
          <w:rFonts w:eastAsia="Times New Roman" w:cstheme="minorHAnsi"/>
          <w:color w:val="000000"/>
        </w:rPr>
        <w:t xml:space="preserve">A character proficient with </w:t>
      </w:r>
      <w:r w:rsidR="007378CE">
        <w:rPr>
          <w:rFonts w:eastAsia="Times New Roman" w:cstheme="minorHAnsi"/>
          <w:color w:val="000000"/>
        </w:rPr>
        <w:t>E</w:t>
      </w:r>
      <w:r>
        <w:rPr>
          <w:rFonts w:eastAsia="Times New Roman" w:cstheme="minorHAnsi"/>
          <w:color w:val="000000"/>
        </w:rPr>
        <w:t xml:space="preserve">ngineer’s </w:t>
      </w:r>
      <w:r w:rsidR="007378CE">
        <w:rPr>
          <w:rFonts w:eastAsia="Times New Roman" w:cstheme="minorHAnsi"/>
          <w:color w:val="000000"/>
        </w:rPr>
        <w:t>T</w:t>
      </w:r>
      <w:r>
        <w:rPr>
          <w:rFonts w:eastAsia="Times New Roman" w:cstheme="minorHAnsi"/>
          <w:color w:val="000000"/>
        </w:rPr>
        <w:t>ools can increase the DC of any explosive to be equal to their own.</w:t>
      </w:r>
      <w:r w:rsidR="00F56F17">
        <w:rPr>
          <w:rFonts w:eastAsia="Times New Roman" w:cstheme="minorHAnsi"/>
          <w:color w:val="000000"/>
        </w:rPr>
        <w:t xml:space="preserve"> For more details on </w:t>
      </w:r>
      <w:r w:rsidR="00AF7BF0">
        <w:rPr>
          <w:rFonts w:eastAsia="Times New Roman" w:cstheme="minorHAnsi"/>
          <w:color w:val="000000"/>
        </w:rPr>
        <w:t xml:space="preserve">the use of </w:t>
      </w:r>
      <w:r w:rsidR="00F56F17">
        <w:rPr>
          <w:rFonts w:eastAsia="Times New Roman" w:cstheme="minorHAnsi"/>
          <w:color w:val="000000"/>
        </w:rPr>
        <w:t>explosives and their rules, refer to Chapter 7 under Engineer’s Tools.</w:t>
      </w:r>
    </w:p>
    <w:p w14:paraId="46F677BE" w14:textId="77777777" w:rsidR="00E6665B" w:rsidRDefault="00E6665B" w:rsidP="00E6665B">
      <w:pPr>
        <w:contextualSpacing/>
        <w:rPr>
          <w:rFonts w:eastAsia="Times New Roman" w:cstheme="minorHAnsi"/>
          <w:sz w:val="20"/>
          <w:szCs w:val="20"/>
        </w:rPr>
      </w:pPr>
    </w:p>
    <w:tbl>
      <w:tblPr>
        <w:tblStyle w:val="TableGrid"/>
        <w:tblW w:w="0" w:type="auto"/>
        <w:tblLook w:val="04A0" w:firstRow="1" w:lastRow="0" w:firstColumn="1" w:lastColumn="0" w:noHBand="0" w:noVBand="1"/>
      </w:tblPr>
      <w:tblGrid>
        <w:gridCol w:w="1452"/>
        <w:gridCol w:w="1841"/>
        <w:gridCol w:w="1045"/>
        <w:gridCol w:w="4518"/>
      </w:tblGrid>
      <w:tr w:rsidR="004A221B" w:rsidRPr="00541781" w14:paraId="3B9A1847" w14:textId="77777777" w:rsidTr="00E95E1F">
        <w:tc>
          <w:tcPr>
            <w:tcW w:w="1452" w:type="dxa"/>
          </w:tcPr>
          <w:p w14:paraId="785C9BB9" w14:textId="77777777" w:rsidR="004A221B" w:rsidRPr="00541781" w:rsidRDefault="004A221B" w:rsidP="00853969">
            <w:pPr>
              <w:contextualSpacing/>
              <w:rPr>
                <w:rFonts w:eastAsia="Times New Roman" w:cstheme="minorHAnsi"/>
                <w:b/>
                <w:bCs/>
                <w:color w:val="000000"/>
              </w:rPr>
            </w:pPr>
            <w:r w:rsidRPr="00541781">
              <w:rPr>
                <w:rFonts w:eastAsia="Times New Roman" w:cstheme="minorHAnsi"/>
                <w:b/>
                <w:bCs/>
                <w:color w:val="000000"/>
              </w:rPr>
              <w:t>Name</w:t>
            </w:r>
          </w:p>
        </w:tc>
        <w:tc>
          <w:tcPr>
            <w:tcW w:w="1841" w:type="dxa"/>
          </w:tcPr>
          <w:p w14:paraId="13CEF109" w14:textId="77777777" w:rsidR="004A221B" w:rsidRPr="00541781" w:rsidRDefault="004A221B" w:rsidP="00853969">
            <w:pPr>
              <w:contextualSpacing/>
              <w:rPr>
                <w:rFonts w:eastAsia="Times New Roman" w:cstheme="minorHAnsi"/>
                <w:b/>
                <w:bCs/>
                <w:color w:val="000000"/>
              </w:rPr>
            </w:pPr>
            <w:r>
              <w:rPr>
                <w:rFonts w:eastAsia="Times New Roman" w:cstheme="minorHAnsi"/>
                <w:b/>
                <w:bCs/>
                <w:color w:val="000000"/>
              </w:rPr>
              <w:t>Rarity</w:t>
            </w:r>
            <w:r w:rsidRPr="00541781">
              <w:rPr>
                <w:rFonts w:eastAsia="Times New Roman" w:cstheme="minorHAnsi"/>
                <w:b/>
                <w:bCs/>
                <w:color w:val="000000"/>
              </w:rPr>
              <w:t>/EP</w:t>
            </w:r>
          </w:p>
        </w:tc>
        <w:tc>
          <w:tcPr>
            <w:tcW w:w="1045" w:type="dxa"/>
          </w:tcPr>
          <w:p w14:paraId="05019E3F" w14:textId="77777777" w:rsidR="004A221B" w:rsidRPr="00541781" w:rsidRDefault="004A221B">
            <w:pPr>
              <w:contextualSpacing/>
              <w:rPr>
                <w:rFonts w:eastAsia="Times New Roman" w:cstheme="minorHAnsi"/>
                <w:b/>
                <w:bCs/>
                <w:color w:val="000000"/>
              </w:rPr>
            </w:pPr>
            <w:r w:rsidRPr="00541781">
              <w:rPr>
                <w:rFonts w:eastAsia="Times New Roman" w:cstheme="minorHAnsi"/>
                <w:b/>
                <w:bCs/>
                <w:color w:val="000000"/>
              </w:rPr>
              <w:t>Damage</w:t>
            </w:r>
          </w:p>
        </w:tc>
        <w:tc>
          <w:tcPr>
            <w:tcW w:w="4518" w:type="dxa"/>
          </w:tcPr>
          <w:p w14:paraId="2A207E4D" w14:textId="77777777" w:rsidR="004A221B" w:rsidRPr="00541781" w:rsidRDefault="004A221B" w:rsidP="00853969">
            <w:pPr>
              <w:contextualSpacing/>
              <w:rPr>
                <w:rFonts w:eastAsia="Times New Roman" w:cstheme="minorHAnsi"/>
                <w:b/>
                <w:bCs/>
                <w:color w:val="000000"/>
              </w:rPr>
            </w:pPr>
            <w:r w:rsidRPr="00541781">
              <w:rPr>
                <w:rFonts w:eastAsia="Times New Roman" w:cstheme="minorHAnsi"/>
                <w:b/>
                <w:bCs/>
                <w:color w:val="000000"/>
              </w:rPr>
              <w:t>Properties</w:t>
            </w:r>
          </w:p>
        </w:tc>
      </w:tr>
      <w:tr w:rsidR="00BD71EA" w:rsidRPr="00541781" w14:paraId="4FB04276" w14:textId="77777777" w:rsidTr="004A221B">
        <w:tc>
          <w:tcPr>
            <w:tcW w:w="1452" w:type="dxa"/>
          </w:tcPr>
          <w:p w14:paraId="21A24080" w14:textId="77777777" w:rsidR="00BD71EA" w:rsidRPr="00E95E1F" w:rsidRDefault="00BD71EA">
            <w:pPr>
              <w:contextualSpacing/>
              <w:rPr>
                <w:rFonts w:eastAsia="Times New Roman" w:cstheme="minorHAnsi"/>
                <w:color w:val="000000"/>
                <w:vertAlign w:val="superscript"/>
              </w:rPr>
            </w:pPr>
            <w:r>
              <w:rPr>
                <w:rFonts w:eastAsia="Times New Roman" w:cstheme="minorHAnsi"/>
                <w:color w:val="000000"/>
              </w:rPr>
              <w:t>Bomb, Arcane</w:t>
            </w:r>
            <w:r w:rsidR="004B270F">
              <w:rPr>
                <w:rFonts w:eastAsia="Times New Roman" w:cstheme="minorHAnsi"/>
                <w:color w:val="000000"/>
                <w:vertAlign w:val="superscript"/>
              </w:rPr>
              <w:t>M</w:t>
            </w:r>
          </w:p>
        </w:tc>
        <w:tc>
          <w:tcPr>
            <w:tcW w:w="1841" w:type="dxa"/>
          </w:tcPr>
          <w:p w14:paraId="689126C5" w14:textId="77777777" w:rsidR="00BD71EA" w:rsidRDefault="00BD71EA" w:rsidP="004A221B">
            <w:pPr>
              <w:contextualSpacing/>
              <w:rPr>
                <w:rFonts w:eastAsia="Times New Roman" w:cstheme="minorHAnsi"/>
                <w:color w:val="000000"/>
              </w:rPr>
            </w:pPr>
            <w:r>
              <w:rPr>
                <w:rFonts w:eastAsia="Times New Roman" w:cstheme="minorHAnsi"/>
                <w:color w:val="000000"/>
              </w:rPr>
              <w:t>Legendary (+5)</w:t>
            </w:r>
          </w:p>
        </w:tc>
        <w:tc>
          <w:tcPr>
            <w:tcW w:w="1045" w:type="dxa"/>
          </w:tcPr>
          <w:p w14:paraId="23893D38" w14:textId="77777777" w:rsidR="00BD71EA" w:rsidRDefault="00BD71EA" w:rsidP="002127C4">
            <w:pPr>
              <w:contextualSpacing/>
              <w:rPr>
                <w:rFonts w:eastAsia="Times New Roman" w:cstheme="minorHAnsi"/>
                <w:color w:val="000000"/>
              </w:rPr>
            </w:pPr>
            <w:r>
              <w:rPr>
                <w:rFonts w:eastAsia="Times New Roman" w:cstheme="minorHAnsi"/>
                <w:color w:val="000000"/>
              </w:rPr>
              <w:t>5d6</w:t>
            </w:r>
          </w:p>
        </w:tc>
        <w:tc>
          <w:tcPr>
            <w:tcW w:w="4518" w:type="dxa"/>
          </w:tcPr>
          <w:p w14:paraId="62FE452A" w14:textId="77777777" w:rsidR="00BD71EA" w:rsidRDefault="00BD71EA" w:rsidP="004A221B">
            <w:pPr>
              <w:contextualSpacing/>
              <w:rPr>
                <w:rFonts w:eastAsia="Times New Roman" w:cstheme="minorHAnsi"/>
                <w:color w:val="000000"/>
              </w:rPr>
            </w:pPr>
            <w:r>
              <w:rPr>
                <w:rFonts w:eastAsia="Times New Roman" w:cstheme="minorHAnsi"/>
                <w:color w:val="000000"/>
              </w:rPr>
              <w:t>5 lb., bomb, thrown (range 30/60), 10’ sphere</w:t>
            </w:r>
            <w:r w:rsidRPr="00E95E1F">
              <w:rPr>
                <w:rFonts w:eastAsia="Times New Roman" w:cstheme="minorHAnsi"/>
                <w:i/>
                <w:iCs/>
                <w:color w:val="000000"/>
              </w:rPr>
              <w:t>, special effect (mana burn)</w:t>
            </w:r>
            <w:r>
              <w:rPr>
                <w:rFonts w:eastAsia="Times New Roman" w:cstheme="minorHAnsi"/>
                <w:i/>
                <w:iCs/>
                <w:color w:val="000000"/>
              </w:rPr>
              <w:t>, weakened (4)</w:t>
            </w:r>
          </w:p>
        </w:tc>
      </w:tr>
      <w:tr w:rsidR="004A221B" w:rsidRPr="00541781" w14:paraId="532265A8" w14:textId="77777777" w:rsidTr="00E95E1F">
        <w:tc>
          <w:tcPr>
            <w:tcW w:w="1452" w:type="dxa"/>
          </w:tcPr>
          <w:p w14:paraId="37F2796A" w14:textId="77777777" w:rsidR="004A221B" w:rsidRPr="00541781" w:rsidRDefault="004A221B" w:rsidP="00853969">
            <w:pPr>
              <w:contextualSpacing/>
              <w:rPr>
                <w:rFonts w:eastAsia="Times New Roman" w:cstheme="minorHAnsi"/>
                <w:color w:val="000000"/>
              </w:rPr>
            </w:pPr>
            <w:r>
              <w:rPr>
                <w:rFonts w:eastAsia="Times New Roman" w:cstheme="minorHAnsi"/>
                <w:color w:val="000000"/>
              </w:rPr>
              <w:t>Bomb, Big One</w:t>
            </w:r>
          </w:p>
        </w:tc>
        <w:tc>
          <w:tcPr>
            <w:tcW w:w="1841" w:type="dxa"/>
          </w:tcPr>
          <w:p w14:paraId="6C28BB76" w14:textId="77777777" w:rsidR="004A221B" w:rsidRPr="00541781" w:rsidRDefault="004A221B">
            <w:pPr>
              <w:contextualSpacing/>
              <w:rPr>
                <w:rFonts w:eastAsia="Times New Roman" w:cstheme="minorHAnsi"/>
                <w:color w:val="000000"/>
              </w:rPr>
            </w:pPr>
            <w:r>
              <w:rPr>
                <w:rFonts w:eastAsia="Times New Roman" w:cstheme="minorHAnsi"/>
                <w:color w:val="000000"/>
              </w:rPr>
              <w:t>Artifact (+6)</w:t>
            </w:r>
          </w:p>
        </w:tc>
        <w:tc>
          <w:tcPr>
            <w:tcW w:w="1045" w:type="dxa"/>
          </w:tcPr>
          <w:p w14:paraId="71AC838B" w14:textId="77777777" w:rsidR="004A221B" w:rsidRPr="00541781" w:rsidRDefault="004A221B">
            <w:pPr>
              <w:contextualSpacing/>
              <w:rPr>
                <w:rFonts w:eastAsia="Times New Roman" w:cstheme="minorHAnsi"/>
                <w:color w:val="000000"/>
              </w:rPr>
            </w:pPr>
            <w:r>
              <w:rPr>
                <w:rFonts w:eastAsia="Times New Roman" w:cstheme="minorHAnsi"/>
                <w:color w:val="000000"/>
              </w:rPr>
              <w:t>1</w:t>
            </w:r>
            <w:r w:rsidR="002127C4">
              <w:rPr>
                <w:rFonts w:eastAsia="Times New Roman" w:cstheme="minorHAnsi"/>
                <w:color w:val="000000"/>
              </w:rPr>
              <w:t>1</w:t>
            </w:r>
            <w:r>
              <w:rPr>
                <w:rFonts w:eastAsia="Times New Roman" w:cstheme="minorHAnsi"/>
                <w:color w:val="000000"/>
              </w:rPr>
              <w:t>d6</w:t>
            </w:r>
          </w:p>
        </w:tc>
        <w:tc>
          <w:tcPr>
            <w:tcW w:w="4518" w:type="dxa"/>
          </w:tcPr>
          <w:p w14:paraId="023F5812" w14:textId="77777777" w:rsidR="004A221B" w:rsidRPr="00E95E1F" w:rsidRDefault="004A221B">
            <w:pPr>
              <w:contextualSpacing/>
              <w:rPr>
                <w:rFonts w:eastAsia="Times New Roman" w:cstheme="minorHAnsi"/>
                <w:i/>
                <w:iCs/>
                <w:color w:val="000000"/>
              </w:rPr>
            </w:pPr>
            <w:r>
              <w:rPr>
                <w:rFonts w:eastAsia="Times New Roman" w:cstheme="minorHAnsi"/>
                <w:color w:val="000000"/>
              </w:rPr>
              <w:t xml:space="preserve">6 lb., bomb, thrown (range 30/60), 30’ sphere, </w:t>
            </w:r>
            <w:r>
              <w:rPr>
                <w:rFonts w:eastAsia="Times New Roman" w:cstheme="minorHAnsi"/>
                <w:i/>
                <w:iCs/>
                <w:color w:val="000000"/>
              </w:rPr>
              <w:t>widened x2</w:t>
            </w:r>
            <w:r w:rsidR="002127C4">
              <w:rPr>
                <w:rFonts w:eastAsia="Times New Roman" w:cstheme="minorHAnsi"/>
                <w:i/>
                <w:iCs/>
                <w:color w:val="000000"/>
              </w:rPr>
              <w:t>, weakened (2)</w:t>
            </w:r>
          </w:p>
        </w:tc>
      </w:tr>
      <w:tr w:rsidR="002127C4" w14:paraId="4932C56A" w14:textId="77777777" w:rsidTr="004A221B">
        <w:tc>
          <w:tcPr>
            <w:tcW w:w="1452" w:type="dxa"/>
          </w:tcPr>
          <w:p w14:paraId="69A2C3EF" w14:textId="77777777" w:rsidR="002127C4" w:rsidRDefault="002127C4" w:rsidP="00853969">
            <w:pPr>
              <w:contextualSpacing/>
              <w:rPr>
                <w:rFonts w:eastAsia="Times New Roman" w:cstheme="minorHAnsi"/>
                <w:color w:val="000000"/>
              </w:rPr>
            </w:pPr>
            <w:r>
              <w:rPr>
                <w:rFonts w:eastAsia="Times New Roman" w:cstheme="minorHAnsi"/>
                <w:color w:val="000000"/>
              </w:rPr>
              <w:t>Bomb, Big Daddy</w:t>
            </w:r>
          </w:p>
        </w:tc>
        <w:tc>
          <w:tcPr>
            <w:tcW w:w="1841" w:type="dxa"/>
          </w:tcPr>
          <w:p w14:paraId="244399DE" w14:textId="77777777" w:rsidR="002127C4" w:rsidRDefault="002127C4" w:rsidP="00853969">
            <w:pPr>
              <w:contextualSpacing/>
              <w:rPr>
                <w:rFonts w:eastAsia="Times New Roman" w:cstheme="minorHAnsi"/>
                <w:color w:val="000000"/>
              </w:rPr>
            </w:pPr>
            <w:r>
              <w:rPr>
                <w:rFonts w:eastAsia="Times New Roman" w:cstheme="minorHAnsi"/>
                <w:color w:val="000000"/>
              </w:rPr>
              <w:t>Legendary (+5)</w:t>
            </w:r>
          </w:p>
        </w:tc>
        <w:tc>
          <w:tcPr>
            <w:tcW w:w="1045" w:type="dxa"/>
          </w:tcPr>
          <w:p w14:paraId="50729EA8" w14:textId="77777777" w:rsidR="002127C4" w:rsidRDefault="002127C4" w:rsidP="00853969">
            <w:pPr>
              <w:contextualSpacing/>
              <w:rPr>
                <w:rFonts w:eastAsia="Times New Roman" w:cstheme="minorHAnsi"/>
                <w:color w:val="000000"/>
              </w:rPr>
            </w:pPr>
            <w:r>
              <w:rPr>
                <w:rFonts w:eastAsia="Times New Roman" w:cstheme="minorHAnsi"/>
                <w:color w:val="000000"/>
              </w:rPr>
              <w:t>7d6</w:t>
            </w:r>
          </w:p>
        </w:tc>
        <w:tc>
          <w:tcPr>
            <w:tcW w:w="4518" w:type="dxa"/>
          </w:tcPr>
          <w:p w14:paraId="583D7809" w14:textId="77777777" w:rsidR="002127C4" w:rsidRDefault="002127C4" w:rsidP="00853969">
            <w:pPr>
              <w:contextualSpacing/>
              <w:rPr>
                <w:rFonts w:eastAsia="Times New Roman" w:cstheme="minorHAnsi"/>
                <w:color w:val="000000"/>
              </w:rPr>
            </w:pPr>
            <w:r>
              <w:rPr>
                <w:rFonts w:eastAsia="Times New Roman" w:cstheme="minorHAnsi"/>
                <w:color w:val="000000"/>
              </w:rPr>
              <w:t xml:space="preserve">5 lb., bomb, thrown (range 30/60), 30’ sphere, </w:t>
            </w:r>
            <w:r>
              <w:rPr>
                <w:rFonts w:eastAsia="Times New Roman" w:cstheme="minorHAnsi"/>
                <w:i/>
                <w:iCs/>
                <w:color w:val="000000"/>
              </w:rPr>
              <w:t>widened x2, weakened (2)</w:t>
            </w:r>
          </w:p>
        </w:tc>
      </w:tr>
      <w:tr w:rsidR="002127C4" w14:paraId="1936B10A" w14:textId="77777777" w:rsidTr="00B512E2">
        <w:tc>
          <w:tcPr>
            <w:tcW w:w="1452" w:type="dxa"/>
          </w:tcPr>
          <w:p w14:paraId="3BCC4CAC" w14:textId="77777777" w:rsidR="002127C4" w:rsidRDefault="002127C4" w:rsidP="00B512E2">
            <w:pPr>
              <w:contextualSpacing/>
              <w:rPr>
                <w:rFonts w:eastAsia="Times New Roman" w:cstheme="minorHAnsi"/>
                <w:color w:val="000000"/>
              </w:rPr>
            </w:pPr>
            <w:r>
              <w:rPr>
                <w:rFonts w:eastAsia="Times New Roman" w:cstheme="minorHAnsi"/>
                <w:color w:val="000000"/>
              </w:rPr>
              <w:t>Bomb, Big Iron</w:t>
            </w:r>
          </w:p>
        </w:tc>
        <w:tc>
          <w:tcPr>
            <w:tcW w:w="1841" w:type="dxa"/>
          </w:tcPr>
          <w:p w14:paraId="27A6422B" w14:textId="77777777" w:rsidR="002127C4" w:rsidRDefault="002127C4" w:rsidP="00B512E2">
            <w:pPr>
              <w:contextualSpacing/>
              <w:rPr>
                <w:rFonts w:eastAsia="Times New Roman" w:cstheme="minorHAnsi"/>
                <w:color w:val="000000"/>
              </w:rPr>
            </w:pPr>
            <w:r>
              <w:rPr>
                <w:rFonts w:eastAsia="Times New Roman" w:cstheme="minorHAnsi"/>
                <w:color w:val="000000"/>
              </w:rPr>
              <w:t>Uncommon (+2)</w:t>
            </w:r>
          </w:p>
        </w:tc>
        <w:tc>
          <w:tcPr>
            <w:tcW w:w="1045" w:type="dxa"/>
          </w:tcPr>
          <w:p w14:paraId="304543BD" w14:textId="77777777" w:rsidR="002127C4" w:rsidRDefault="002127C4" w:rsidP="00B512E2">
            <w:pPr>
              <w:contextualSpacing/>
              <w:rPr>
                <w:rFonts w:eastAsia="Times New Roman" w:cstheme="minorHAnsi"/>
                <w:color w:val="000000"/>
              </w:rPr>
            </w:pPr>
            <w:r>
              <w:rPr>
                <w:rFonts w:eastAsia="Times New Roman" w:cstheme="minorHAnsi"/>
                <w:color w:val="000000"/>
              </w:rPr>
              <w:t>5d6</w:t>
            </w:r>
          </w:p>
        </w:tc>
        <w:tc>
          <w:tcPr>
            <w:tcW w:w="4518" w:type="dxa"/>
          </w:tcPr>
          <w:p w14:paraId="6C447483" w14:textId="77777777" w:rsidR="002127C4" w:rsidRDefault="002127C4" w:rsidP="00B512E2">
            <w:pPr>
              <w:contextualSpacing/>
              <w:rPr>
                <w:rFonts w:eastAsia="Times New Roman" w:cstheme="minorHAnsi"/>
                <w:color w:val="000000"/>
              </w:rPr>
            </w:pPr>
            <w:r>
              <w:rPr>
                <w:rFonts w:eastAsia="Times New Roman" w:cstheme="minorHAnsi"/>
                <w:color w:val="000000"/>
              </w:rPr>
              <w:t>2 lb., bomb, thrown (range 30/60), 10’ sphere</w:t>
            </w:r>
          </w:p>
        </w:tc>
      </w:tr>
      <w:tr w:rsidR="002127C4" w14:paraId="1FE76F98" w14:textId="77777777" w:rsidTr="004A221B">
        <w:tc>
          <w:tcPr>
            <w:tcW w:w="1452" w:type="dxa"/>
          </w:tcPr>
          <w:p w14:paraId="62329264" w14:textId="77777777" w:rsidR="002127C4" w:rsidRDefault="002127C4" w:rsidP="00853969">
            <w:pPr>
              <w:contextualSpacing/>
              <w:rPr>
                <w:rFonts w:eastAsia="Times New Roman" w:cstheme="minorHAnsi"/>
                <w:color w:val="000000"/>
              </w:rPr>
            </w:pPr>
            <w:r>
              <w:rPr>
                <w:rFonts w:eastAsia="Times New Roman" w:cstheme="minorHAnsi"/>
                <w:color w:val="000000"/>
              </w:rPr>
              <w:t>Bomb, Cobalt</w:t>
            </w:r>
          </w:p>
        </w:tc>
        <w:tc>
          <w:tcPr>
            <w:tcW w:w="1841" w:type="dxa"/>
          </w:tcPr>
          <w:p w14:paraId="4926E44A" w14:textId="77777777" w:rsidR="002127C4" w:rsidRDefault="002127C4" w:rsidP="00853969">
            <w:pPr>
              <w:contextualSpacing/>
              <w:rPr>
                <w:rFonts w:eastAsia="Times New Roman" w:cstheme="minorHAnsi"/>
                <w:color w:val="000000"/>
              </w:rPr>
            </w:pPr>
            <w:r>
              <w:rPr>
                <w:rFonts w:eastAsia="Times New Roman" w:cstheme="minorHAnsi"/>
                <w:color w:val="000000"/>
              </w:rPr>
              <w:t>Rare (+3)</w:t>
            </w:r>
          </w:p>
        </w:tc>
        <w:tc>
          <w:tcPr>
            <w:tcW w:w="1045" w:type="dxa"/>
          </w:tcPr>
          <w:p w14:paraId="7410BC2D" w14:textId="77777777" w:rsidR="002127C4" w:rsidRDefault="002127C4" w:rsidP="00853969">
            <w:pPr>
              <w:contextualSpacing/>
              <w:rPr>
                <w:rFonts w:eastAsia="Times New Roman" w:cstheme="minorHAnsi"/>
                <w:color w:val="000000"/>
              </w:rPr>
            </w:pPr>
            <w:r>
              <w:rPr>
                <w:rFonts w:eastAsia="Times New Roman" w:cstheme="minorHAnsi"/>
                <w:color w:val="000000"/>
              </w:rPr>
              <w:t>7d6</w:t>
            </w:r>
          </w:p>
        </w:tc>
        <w:tc>
          <w:tcPr>
            <w:tcW w:w="4518" w:type="dxa"/>
          </w:tcPr>
          <w:p w14:paraId="41100D9F" w14:textId="77777777" w:rsidR="002127C4" w:rsidRDefault="002127C4" w:rsidP="00853969">
            <w:pPr>
              <w:contextualSpacing/>
              <w:rPr>
                <w:rFonts w:eastAsia="Times New Roman" w:cstheme="minorHAnsi"/>
                <w:color w:val="000000"/>
              </w:rPr>
            </w:pPr>
            <w:r>
              <w:rPr>
                <w:rFonts w:eastAsia="Times New Roman" w:cstheme="minorHAnsi"/>
                <w:color w:val="000000"/>
              </w:rPr>
              <w:t>3 lb., bomb, thrown (range 30/60), 10’ sphere</w:t>
            </w:r>
          </w:p>
        </w:tc>
      </w:tr>
      <w:tr w:rsidR="002127C4" w14:paraId="1C8A665A" w14:textId="77777777" w:rsidTr="00E95E1F">
        <w:tc>
          <w:tcPr>
            <w:tcW w:w="1452" w:type="dxa"/>
          </w:tcPr>
          <w:p w14:paraId="0CB0E41A"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Bomb, Fire</w:t>
            </w:r>
          </w:p>
        </w:tc>
        <w:tc>
          <w:tcPr>
            <w:tcW w:w="1841" w:type="dxa"/>
          </w:tcPr>
          <w:p w14:paraId="792B70AA" w14:textId="77777777" w:rsidR="002127C4" w:rsidRDefault="002127C4"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128E24F1" w14:textId="77777777" w:rsidR="002127C4" w:rsidRDefault="002127C4" w:rsidP="00853969">
            <w:pPr>
              <w:contextualSpacing/>
              <w:rPr>
                <w:rFonts w:eastAsia="Times New Roman" w:cstheme="minorHAnsi"/>
                <w:color w:val="000000"/>
              </w:rPr>
            </w:pPr>
            <w:r>
              <w:rPr>
                <w:rFonts w:eastAsia="Times New Roman" w:cstheme="minorHAnsi"/>
                <w:color w:val="000000"/>
              </w:rPr>
              <w:t>2d6</w:t>
            </w:r>
          </w:p>
        </w:tc>
        <w:tc>
          <w:tcPr>
            <w:tcW w:w="4518" w:type="dxa"/>
          </w:tcPr>
          <w:p w14:paraId="722BFCB3" w14:textId="77777777" w:rsidR="002127C4" w:rsidRDefault="002127C4" w:rsidP="00853969">
            <w:pPr>
              <w:contextualSpacing/>
              <w:rPr>
                <w:rFonts w:eastAsia="Times New Roman" w:cstheme="minorHAnsi"/>
                <w:color w:val="000000"/>
              </w:rPr>
            </w:pPr>
            <w:r>
              <w:rPr>
                <w:rFonts w:eastAsia="Times New Roman" w:cstheme="minorHAnsi"/>
                <w:color w:val="000000"/>
              </w:rPr>
              <w:t xml:space="preserve">2 lb., bomb, thrown (range 30/60), 10’ sphere, </w:t>
            </w:r>
            <w:r w:rsidRPr="00E95E1F">
              <w:rPr>
                <w:rFonts w:eastAsia="Times New Roman" w:cstheme="minorHAnsi"/>
                <w:i/>
                <w:iCs/>
                <w:color w:val="000000"/>
              </w:rPr>
              <w:t>special effect (fire bolt</w:t>
            </w:r>
            <w:r>
              <w:rPr>
                <w:rFonts w:eastAsia="Times New Roman" w:cstheme="minorHAnsi"/>
                <w:i/>
                <w:iCs/>
                <w:color w:val="000000"/>
              </w:rPr>
              <w:t xml:space="preserve"> spell</w:t>
            </w:r>
            <w:r w:rsidRPr="00E95E1F">
              <w:rPr>
                <w:rFonts w:eastAsia="Times New Roman" w:cstheme="minorHAnsi"/>
                <w:i/>
                <w:iCs/>
                <w:color w:val="000000"/>
              </w:rPr>
              <w:t>)</w:t>
            </w:r>
            <w:r>
              <w:rPr>
                <w:rFonts w:eastAsia="Times New Roman" w:cstheme="minorHAnsi"/>
                <w:i/>
                <w:iCs/>
                <w:color w:val="000000"/>
              </w:rPr>
              <w:t>, weakened</w:t>
            </w:r>
          </w:p>
        </w:tc>
      </w:tr>
      <w:tr w:rsidR="002127C4" w:rsidRPr="00541781" w14:paraId="07B3F57B" w14:textId="77777777" w:rsidTr="00E95E1F">
        <w:tc>
          <w:tcPr>
            <w:tcW w:w="1452" w:type="dxa"/>
          </w:tcPr>
          <w:p w14:paraId="04853FF9"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Bomb, Flash</w:t>
            </w:r>
          </w:p>
        </w:tc>
        <w:tc>
          <w:tcPr>
            <w:tcW w:w="1841" w:type="dxa"/>
          </w:tcPr>
          <w:p w14:paraId="06F3EC8E"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56C6C6CC"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2d6</w:t>
            </w:r>
          </w:p>
        </w:tc>
        <w:tc>
          <w:tcPr>
            <w:tcW w:w="4518" w:type="dxa"/>
          </w:tcPr>
          <w:p w14:paraId="22C55754" w14:textId="77777777" w:rsidR="002127C4" w:rsidRPr="00E95E1F" w:rsidRDefault="002127C4">
            <w:pPr>
              <w:contextualSpacing/>
              <w:rPr>
                <w:rFonts w:eastAsia="Times New Roman" w:cstheme="minorHAnsi"/>
                <w:color w:val="000000"/>
              </w:rPr>
            </w:pPr>
            <w:r>
              <w:rPr>
                <w:rFonts w:eastAsia="Times New Roman" w:cstheme="minorHAnsi"/>
                <w:color w:val="000000"/>
              </w:rPr>
              <w:t xml:space="preserve">2 lb., bomb, thrown (range 30/60), 10’ sphere, </w:t>
            </w:r>
            <w:r w:rsidRPr="00E95E1F">
              <w:rPr>
                <w:rFonts w:eastAsia="Times New Roman" w:cstheme="minorHAnsi"/>
                <w:i/>
                <w:iCs/>
                <w:color w:val="000000"/>
              </w:rPr>
              <w:t xml:space="preserve">special effect </w:t>
            </w:r>
            <w:r>
              <w:rPr>
                <w:rFonts w:eastAsia="Times New Roman" w:cstheme="minorHAnsi"/>
                <w:i/>
                <w:iCs/>
                <w:color w:val="000000"/>
              </w:rPr>
              <w:t>(vicious mockery spell), weakened</w:t>
            </w:r>
          </w:p>
        </w:tc>
      </w:tr>
      <w:tr w:rsidR="002127C4" w:rsidRPr="00541781" w14:paraId="7596FB92" w14:textId="77777777" w:rsidTr="004A221B">
        <w:tc>
          <w:tcPr>
            <w:tcW w:w="1452" w:type="dxa"/>
          </w:tcPr>
          <w:p w14:paraId="1DDD197F" w14:textId="77777777" w:rsidR="002127C4" w:rsidRDefault="002127C4" w:rsidP="00247686">
            <w:pPr>
              <w:contextualSpacing/>
              <w:rPr>
                <w:rFonts w:eastAsia="Times New Roman" w:cstheme="minorHAnsi"/>
                <w:color w:val="000000"/>
              </w:rPr>
            </w:pPr>
            <w:r>
              <w:rPr>
                <w:rFonts w:eastAsia="Times New Roman" w:cstheme="minorHAnsi"/>
                <w:color w:val="000000"/>
              </w:rPr>
              <w:t>Bomb, F.R.I.E.D</w:t>
            </w:r>
          </w:p>
        </w:tc>
        <w:tc>
          <w:tcPr>
            <w:tcW w:w="1841" w:type="dxa"/>
          </w:tcPr>
          <w:p w14:paraId="4627DE40" w14:textId="77777777" w:rsidR="002127C4" w:rsidRDefault="002127C4">
            <w:pPr>
              <w:contextualSpacing/>
              <w:rPr>
                <w:rFonts w:eastAsia="Times New Roman" w:cstheme="minorHAnsi"/>
                <w:color w:val="000000"/>
              </w:rPr>
            </w:pPr>
            <w:r>
              <w:rPr>
                <w:rFonts w:eastAsia="Times New Roman" w:cstheme="minorHAnsi"/>
                <w:color w:val="000000"/>
              </w:rPr>
              <w:t>Artifact (+6)</w:t>
            </w:r>
          </w:p>
        </w:tc>
        <w:tc>
          <w:tcPr>
            <w:tcW w:w="1045" w:type="dxa"/>
          </w:tcPr>
          <w:p w14:paraId="0286112C" w14:textId="77777777" w:rsidR="002127C4" w:rsidRDefault="002127C4">
            <w:pPr>
              <w:contextualSpacing/>
              <w:rPr>
                <w:rFonts w:eastAsia="Times New Roman" w:cstheme="minorHAnsi"/>
                <w:color w:val="000000"/>
              </w:rPr>
            </w:pPr>
            <w:r>
              <w:rPr>
                <w:rFonts w:eastAsia="Times New Roman" w:cstheme="minorHAnsi"/>
                <w:color w:val="000000"/>
              </w:rPr>
              <w:t>7d6</w:t>
            </w:r>
          </w:p>
        </w:tc>
        <w:tc>
          <w:tcPr>
            <w:tcW w:w="4518" w:type="dxa"/>
          </w:tcPr>
          <w:p w14:paraId="6C4D893E" w14:textId="77777777" w:rsidR="002127C4" w:rsidRDefault="002127C4">
            <w:pPr>
              <w:contextualSpacing/>
              <w:rPr>
                <w:rFonts w:eastAsia="Times New Roman" w:cstheme="minorHAnsi"/>
                <w:color w:val="000000"/>
              </w:rPr>
            </w:pPr>
            <w:r>
              <w:rPr>
                <w:rFonts w:eastAsia="Times New Roman" w:cstheme="minorHAnsi"/>
                <w:color w:val="000000"/>
              </w:rPr>
              <w:t xml:space="preserve">2 lb., bomb, thrown (range 30/60), 10’ sphere, </w:t>
            </w:r>
            <w:r w:rsidRPr="00541781">
              <w:rPr>
                <w:rFonts w:eastAsia="Times New Roman" w:cstheme="minorHAnsi"/>
                <w:i/>
                <w:iCs/>
                <w:color w:val="000000"/>
              </w:rPr>
              <w:t xml:space="preserve">special effect </w:t>
            </w:r>
            <w:r>
              <w:rPr>
                <w:rFonts w:eastAsia="Times New Roman" w:cstheme="minorHAnsi"/>
                <w:i/>
                <w:iCs/>
                <w:color w:val="000000"/>
              </w:rPr>
              <w:t>(fireball spell), weakened (6)</w:t>
            </w:r>
          </w:p>
        </w:tc>
      </w:tr>
      <w:tr w:rsidR="002127C4" w:rsidRPr="00541781" w14:paraId="7D893C38" w14:textId="77777777" w:rsidTr="004A221B">
        <w:tc>
          <w:tcPr>
            <w:tcW w:w="1452" w:type="dxa"/>
          </w:tcPr>
          <w:p w14:paraId="3C3DFE1C" w14:textId="77777777" w:rsidR="002127C4" w:rsidRDefault="002127C4" w:rsidP="00247686">
            <w:pPr>
              <w:contextualSpacing/>
              <w:rPr>
                <w:rFonts w:eastAsia="Times New Roman" w:cstheme="minorHAnsi"/>
                <w:color w:val="000000"/>
              </w:rPr>
            </w:pPr>
            <w:r>
              <w:rPr>
                <w:rFonts w:eastAsia="Times New Roman" w:cstheme="minorHAnsi"/>
                <w:color w:val="000000"/>
              </w:rPr>
              <w:t>Bomb, Iron</w:t>
            </w:r>
          </w:p>
        </w:tc>
        <w:tc>
          <w:tcPr>
            <w:tcW w:w="1841" w:type="dxa"/>
          </w:tcPr>
          <w:p w14:paraId="314A4B91" w14:textId="77777777" w:rsidR="002127C4" w:rsidRDefault="002127C4"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0A41D9E3" w14:textId="77777777" w:rsidR="002127C4" w:rsidRDefault="002127C4" w:rsidP="00853969">
            <w:pPr>
              <w:contextualSpacing/>
              <w:rPr>
                <w:rFonts w:eastAsia="Times New Roman" w:cstheme="minorHAnsi"/>
                <w:color w:val="000000"/>
              </w:rPr>
            </w:pPr>
            <w:r>
              <w:rPr>
                <w:rFonts w:eastAsia="Times New Roman" w:cstheme="minorHAnsi"/>
                <w:color w:val="000000"/>
              </w:rPr>
              <w:t>3d6</w:t>
            </w:r>
          </w:p>
        </w:tc>
        <w:tc>
          <w:tcPr>
            <w:tcW w:w="4518" w:type="dxa"/>
          </w:tcPr>
          <w:p w14:paraId="1B5095A3" w14:textId="77777777" w:rsidR="002127C4" w:rsidRDefault="002127C4" w:rsidP="00247686">
            <w:pPr>
              <w:contextualSpacing/>
              <w:rPr>
                <w:rFonts w:eastAsia="Times New Roman" w:cstheme="minorHAnsi"/>
                <w:color w:val="000000"/>
              </w:rPr>
            </w:pPr>
            <w:r>
              <w:rPr>
                <w:rFonts w:eastAsia="Times New Roman" w:cstheme="minorHAnsi"/>
                <w:color w:val="000000"/>
              </w:rPr>
              <w:t>2 lb., bomb, thrown (range 30/60), 10’ sphere</w:t>
            </w:r>
          </w:p>
        </w:tc>
      </w:tr>
      <w:tr w:rsidR="002127C4" w:rsidRPr="00541781" w14:paraId="571CFDE6" w14:textId="77777777" w:rsidTr="004A221B">
        <w:tc>
          <w:tcPr>
            <w:tcW w:w="1452" w:type="dxa"/>
          </w:tcPr>
          <w:p w14:paraId="14D81E6B" w14:textId="77777777" w:rsidR="002127C4" w:rsidRPr="00541781" w:rsidRDefault="002127C4">
            <w:pPr>
              <w:contextualSpacing/>
              <w:rPr>
                <w:rFonts w:eastAsia="Times New Roman" w:cstheme="minorHAnsi"/>
                <w:color w:val="000000"/>
              </w:rPr>
            </w:pPr>
            <w:r>
              <w:rPr>
                <w:rFonts w:eastAsia="Times New Roman" w:cstheme="minorHAnsi"/>
                <w:color w:val="000000"/>
              </w:rPr>
              <w:t>Bomb, Shock</w:t>
            </w:r>
          </w:p>
        </w:tc>
        <w:tc>
          <w:tcPr>
            <w:tcW w:w="1841" w:type="dxa"/>
          </w:tcPr>
          <w:p w14:paraId="42139BE7" w14:textId="77777777" w:rsidR="002127C4" w:rsidRPr="00541781" w:rsidRDefault="002127C4">
            <w:pPr>
              <w:contextualSpacing/>
              <w:rPr>
                <w:rFonts w:eastAsia="Times New Roman" w:cstheme="minorHAnsi"/>
                <w:color w:val="000000"/>
              </w:rPr>
            </w:pPr>
            <w:r>
              <w:rPr>
                <w:rFonts w:eastAsia="Times New Roman" w:cstheme="minorHAnsi"/>
                <w:color w:val="000000"/>
              </w:rPr>
              <w:t>Rare (+3)</w:t>
            </w:r>
          </w:p>
        </w:tc>
        <w:tc>
          <w:tcPr>
            <w:tcW w:w="1045" w:type="dxa"/>
          </w:tcPr>
          <w:p w14:paraId="0550CD21"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6d6</w:t>
            </w:r>
          </w:p>
        </w:tc>
        <w:tc>
          <w:tcPr>
            <w:tcW w:w="4518" w:type="dxa"/>
          </w:tcPr>
          <w:p w14:paraId="07DA2729" w14:textId="77777777" w:rsidR="002127C4" w:rsidRPr="00541781" w:rsidRDefault="002127C4">
            <w:pPr>
              <w:contextualSpacing/>
              <w:rPr>
                <w:rFonts w:eastAsia="Times New Roman" w:cstheme="minorHAnsi"/>
                <w:i/>
                <w:iCs/>
                <w:color w:val="000000"/>
              </w:rPr>
            </w:pPr>
            <w:r>
              <w:rPr>
                <w:rFonts w:eastAsia="Times New Roman" w:cstheme="minorHAnsi"/>
                <w:color w:val="000000"/>
              </w:rPr>
              <w:t xml:space="preserve">2 lb., bomb, thrown (range 30/60), 10’ sphere, </w:t>
            </w:r>
            <w:r w:rsidRPr="00541781">
              <w:rPr>
                <w:rFonts w:eastAsia="Times New Roman" w:cstheme="minorHAnsi"/>
                <w:i/>
                <w:iCs/>
                <w:color w:val="000000"/>
              </w:rPr>
              <w:t>special effect (</w:t>
            </w:r>
            <w:r>
              <w:rPr>
                <w:rFonts w:eastAsia="Times New Roman" w:cstheme="minorHAnsi"/>
                <w:i/>
                <w:iCs/>
                <w:color w:val="000000"/>
              </w:rPr>
              <w:t>shocking grasp spell</w:t>
            </w:r>
            <w:r w:rsidRPr="00541781">
              <w:rPr>
                <w:rFonts w:eastAsia="Times New Roman" w:cstheme="minorHAnsi"/>
                <w:i/>
                <w:iCs/>
                <w:color w:val="000000"/>
              </w:rPr>
              <w:t>)</w:t>
            </w:r>
            <w:r>
              <w:rPr>
                <w:rFonts w:eastAsia="Times New Roman" w:cstheme="minorHAnsi"/>
                <w:i/>
                <w:iCs/>
                <w:color w:val="000000"/>
              </w:rPr>
              <w:t>, weakened</w:t>
            </w:r>
          </w:p>
        </w:tc>
      </w:tr>
      <w:tr w:rsidR="002127C4" w:rsidRPr="00541781" w14:paraId="161AC3F0" w14:textId="77777777" w:rsidTr="004A221B">
        <w:tc>
          <w:tcPr>
            <w:tcW w:w="1452" w:type="dxa"/>
          </w:tcPr>
          <w:p w14:paraId="0E454EA1"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Bomb, Smoke</w:t>
            </w:r>
          </w:p>
        </w:tc>
        <w:tc>
          <w:tcPr>
            <w:tcW w:w="1841" w:type="dxa"/>
          </w:tcPr>
          <w:p w14:paraId="13E62373"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Uncommon (+2)</w:t>
            </w:r>
          </w:p>
        </w:tc>
        <w:tc>
          <w:tcPr>
            <w:tcW w:w="1045" w:type="dxa"/>
          </w:tcPr>
          <w:p w14:paraId="7EEAA5A6"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5d6</w:t>
            </w:r>
          </w:p>
        </w:tc>
        <w:tc>
          <w:tcPr>
            <w:tcW w:w="4518" w:type="dxa"/>
          </w:tcPr>
          <w:p w14:paraId="0AE1DE53" w14:textId="77777777" w:rsidR="002127C4" w:rsidRPr="00DA38D8" w:rsidRDefault="002127C4" w:rsidP="00853969">
            <w:pPr>
              <w:contextualSpacing/>
              <w:rPr>
                <w:rFonts w:eastAsia="Times New Roman" w:cstheme="minorHAnsi"/>
                <w:i/>
                <w:iCs/>
                <w:color w:val="000000"/>
              </w:rPr>
            </w:pPr>
            <w:r>
              <w:rPr>
                <w:rFonts w:eastAsia="Times New Roman" w:cstheme="minorHAnsi"/>
                <w:color w:val="000000"/>
              </w:rPr>
              <w:t xml:space="preserve">2 lb., bomb, thrown (range 30/60), 10’ sphere, </w:t>
            </w:r>
            <w:r>
              <w:rPr>
                <w:rFonts w:eastAsia="Times New Roman" w:cstheme="minorHAnsi"/>
                <w:i/>
                <w:iCs/>
                <w:color w:val="000000"/>
              </w:rPr>
              <w:t>special effect (fog cloud spell), weakened</w:t>
            </w:r>
          </w:p>
        </w:tc>
      </w:tr>
      <w:tr w:rsidR="002127C4" w:rsidRPr="00541781" w14:paraId="6E4CFE3D" w14:textId="77777777" w:rsidTr="004A221B">
        <w:tc>
          <w:tcPr>
            <w:tcW w:w="1452" w:type="dxa"/>
          </w:tcPr>
          <w:p w14:paraId="1BDB80FE"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Bomb, Stun</w:t>
            </w:r>
          </w:p>
        </w:tc>
        <w:tc>
          <w:tcPr>
            <w:tcW w:w="1841" w:type="dxa"/>
          </w:tcPr>
          <w:p w14:paraId="4EF04998"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73442455"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2d6</w:t>
            </w:r>
          </w:p>
        </w:tc>
        <w:tc>
          <w:tcPr>
            <w:tcW w:w="4518" w:type="dxa"/>
          </w:tcPr>
          <w:p w14:paraId="1832C219" w14:textId="77777777" w:rsidR="002127C4" w:rsidRPr="00541781" w:rsidRDefault="002127C4" w:rsidP="00300E71">
            <w:pPr>
              <w:contextualSpacing/>
              <w:rPr>
                <w:rFonts w:eastAsia="Times New Roman" w:cstheme="minorHAnsi"/>
                <w:i/>
                <w:iCs/>
                <w:color w:val="000000"/>
              </w:rPr>
            </w:pPr>
            <w:r>
              <w:rPr>
                <w:rFonts w:eastAsia="Times New Roman" w:cstheme="minorHAnsi"/>
                <w:color w:val="000000"/>
              </w:rPr>
              <w:t xml:space="preserve">2 lb., bomb, thrown (range 30/60), 10’ sphere, </w:t>
            </w:r>
            <w:r w:rsidRPr="00541781">
              <w:rPr>
                <w:rFonts w:eastAsia="Times New Roman" w:cstheme="minorHAnsi"/>
                <w:i/>
                <w:iCs/>
                <w:color w:val="000000"/>
              </w:rPr>
              <w:t>special effect (</w:t>
            </w:r>
            <w:del w:id="3141" w:author="Admin" w:date="2021-02-13T18:30:00Z">
              <w:r w:rsidDel="00752E53">
                <w:rPr>
                  <w:rFonts w:eastAsia="Times New Roman" w:cstheme="minorHAnsi"/>
                  <w:i/>
                  <w:iCs/>
                  <w:color w:val="000000"/>
                </w:rPr>
                <w:delText xml:space="preserve">thunderstorm </w:delText>
              </w:r>
            </w:del>
            <w:ins w:id="3142" w:author="Admin" w:date="2021-02-13T18:30:00Z">
              <w:r w:rsidR="00752E53">
                <w:rPr>
                  <w:rFonts w:eastAsia="Times New Roman" w:cstheme="minorHAnsi"/>
                  <w:i/>
                  <w:iCs/>
                  <w:color w:val="000000"/>
                </w:rPr>
                <w:t xml:space="preserve">thunderwave </w:t>
              </w:r>
            </w:ins>
            <w:r>
              <w:rPr>
                <w:rFonts w:eastAsia="Times New Roman" w:cstheme="minorHAnsi"/>
                <w:i/>
                <w:iCs/>
                <w:color w:val="000000"/>
              </w:rPr>
              <w:t>spell</w:t>
            </w:r>
            <w:r w:rsidRPr="00541781">
              <w:rPr>
                <w:rFonts w:eastAsia="Times New Roman" w:cstheme="minorHAnsi"/>
                <w:i/>
                <w:iCs/>
                <w:color w:val="000000"/>
              </w:rPr>
              <w:t>)</w:t>
            </w:r>
            <w:r>
              <w:rPr>
                <w:rFonts w:eastAsia="Times New Roman" w:cstheme="minorHAnsi"/>
                <w:i/>
                <w:iCs/>
                <w:color w:val="000000"/>
              </w:rPr>
              <w:t>, weakened</w:t>
            </w:r>
          </w:p>
        </w:tc>
      </w:tr>
      <w:tr w:rsidR="002127C4" w:rsidRPr="00541781" w14:paraId="555C47B7" w14:textId="77777777" w:rsidTr="004A221B">
        <w:tc>
          <w:tcPr>
            <w:tcW w:w="1452" w:type="dxa"/>
          </w:tcPr>
          <w:p w14:paraId="1AC25D1A" w14:textId="77777777" w:rsidR="002127C4" w:rsidRDefault="002127C4" w:rsidP="00853969">
            <w:pPr>
              <w:contextualSpacing/>
              <w:rPr>
                <w:rFonts w:eastAsia="Times New Roman" w:cstheme="minorHAnsi"/>
                <w:color w:val="000000"/>
              </w:rPr>
            </w:pPr>
            <w:r>
              <w:rPr>
                <w:rFonts w:eastAsia="Times New Roman" w:cstheme="minorHAnsi"/>
                <w:color w:val="000000"/>
              </w:rPr>
              <w:t>Grenade, Adamantine</w:t>
            </w:r>
          </w:p>
        </w:tc>
        <w:tc>
          <w:tcPr>
            <w:tcW w:w="1841" w:type="dxa"/>
          </w:tcPr>
          <w:p w14:paraId="2D7A7A80" w14:textId="77777777" w:rsidR="002127C4" w:rsidRDefault="002127C4">
            <w:pPr>
              <w:contextualSpacing/>
              <w:rPr>
                <w:rFonts w:eastAsia="Times New Roman" w:cstheme="minorHAnsi"/>
                <w:color w:val="000000"/>
              </w:rPr>
            </w:pPr>
            <w:r>
              <w:rPr>
                <w:rFonts w:eastAsia="Times New Roman" w:cstheme="minorHAnsi"/>
                <w:color w:val="000000"/>
              </w:rPr>
              <w:t>Epic (+4)</w:t>
            </w:r>
          </w:p>
        </w:tc>
        <w:tc>
          <w:tcPr>
            <w:tcW w:w="1045" w:type="dxa"/>
          </w:tcPr>
          <w:p w14:paraId="4EBA41FD" w14:textId="77777777" w:rsidR="002127C4" w:rsidRDefault="002127C4" w:rsidP="00853969">
            <w:pPr>
              <w:contextualSpacing/>
              <w:rPr>
                <w:rFonts w:eastAsia="Times New Roman" w:cstheme="minorHAnsi"/>
                <w:color w:val="000000"/>
              </w:rPr>
            </w:pPr>
            <w:r>
              <w:rPr>
                <w:rFonts w:eastAsia="Times New Roman" w:cstheme="minorHAnsi"/>
                <w:color w:val="000000"/>
              </w:rPr>
              <w:t>8d6</w:t>
            </w:r>
          </w:p>
        </w:tc>
        <w:tc>
          <w:tcPr>
            <w:tcW w:w="4518" w:type="dxa"/>
          </w:tcPr>
          <w:p w14:paraId="5A82574F" w14:textId="77777777" w:rsidR="002127C4" w:rsidRDefault="002127C4">
            <w:pPr>
              <w:contextualSpacing/>
              <w:rPr>
                <w:rFonts w:eastAsia="Times New Roman" w:cstheme="minorHAnsi"/>
                <w:color w:val="000000"/>
              </w:rPr>
            </w:pPr>
            <w:r>
              <w:rPr>
                <w:rFonts w:eastAsia="Times New Roman" w:cstheme="minorHAnsi"/>
                <w:color w:val="000000"/>
              </w:rPr>
              <w:t xml:space="preserve">4 lb., bomb, thrown (range 30/60), 20’ sphere, </w:t>
            </w:r>
            <w:r>
              <w:rPr>
                <w:rFonts w:eastAsia="Times New Roman" w:cstheme="minorHAnsi"/>
                <w:i/>
                <w:iCs/>
                <w:color w:val="000000"/>
              </w:rPr>
              <w:t xml:space="preserve">widened, weakened </w:t>
            </w:r>
          </w:p>
        </w:tc>
      </w:tr>
      <w:tr w:rsidR="002127C4" w:rsidRPr="00541781" w14:paraId="20B3E789" w14:textId="77777777" w:rsidTr="004A221B">
        <w:tc>
          <w:tcPr>
            <w:tcW w:w="1452" w:type="dxa"/>
          </w:tcPr>
          <w:p w14:paraId="50382566"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Grenade, Hand</w:t>
            </w:r>
          </w:p>
        </w:tc>
        <w:tc>
          <w:tcPr>
            <w:tcW w:w="1841" w:type="dxa"/>
          </w:tcPr>
          <w:p w14:paraId="14FFA5CE"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2E888AF5"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2d6</w:t>
            </w:r>
          </w:p>
        </w:tc>
        <w:tc>
          <w:tcPr>
            <w:tcW w:w="4518" w:type="dxa"/>
          </w:tcPr>
          <w:p w14:paraId="4747988B" w14:textId="77777777" w:rsidR="002127C4" w:rsidRPr="00DA38D8" w:rsidRDefault="002127C4">
            <w:pPr>
              <w:contextualSpacing/>
              <w:rPr>
                <w:rFonts w:eastAsia="Times New Roman" w:cstheme="minorHAnsi"/>
                <w:i/>
                <w:iCs/>
                <w:color w:val="000000"/>
              </w:rPr>
            </w:pPr>
            <w:r>
              <w:rPr>
                <w:rFonts w:eastAsia="Times New Roman" w:cstheme="minorHAnsi"/>
                <w:color w:val="000000"/>
              </w:rPr>
              <w:t xml:space="preserve">2 lb., bomb, thrown (range 30/60), 20’ sphere, </w:t>
            </w:r>
            <w:r>
              <w:rPr>
                <w:rFonts w:eastAsia="Times New Roman" w:cstheme="minorHAnsi"/>
                <w:i/>
                <w:iCs/>
                <w:color w:val="000000"/>
              </w:rPr>
              <w:t>widened, weakened</w:t>
            </w:r>
          </w:p>
        </w:tc>
      </w:tr>
      <w:tr w:rsidR="002127C4" w:rsidRPr="00541781" w14:paraId="2BE78920" w14:textId="77777777" w:rsidTr="004A221B">
        <w:tc>
          <w:tcPr>
            <w:tcW w:w="1452" w:type="dxa"/>
          </w:tcPr>
          <w:p w14:paraId="30C640D9" w14:textId="77777777" w:rsidR="002127C4" w:rsidRPr="00541781" w:rsidRDefault="002127C4">
            <w:pPr>
              <w:contextualSpacing/>
              <w:rPr>
                <w:rFonts w:eastAsia="Times New Roman" w:cstheme="minorHAnsi"/>
                <w:color w:val="000000"/>
              </w:rPr>
            </w:pPr>
            <w:r>
              <w:rPr>
                <w:rFonts w:eastAsia="Times New Roman" w:cstheme="minorHAnsi"/>
                <w:color w:val="000000"/>
              </w:rPr>
              <w:t>Grenade, Heavy</w:t>
            </w:r>
          </w:p>
        </w:tc>
        <w:tc>
          <w:tcPr>
            <w:tcW w:w="1841" w:type="dxa"/>
          </w:tcPr>
          <w:p w14:paraId="40B282A6"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Uncommon (+2)</w:t>
            </w:r>
          </w:p>
        </w:tc>
        <w:tc>
          <w:tcPr>
            <w:tcW w:w="1045" w:type="dxa"/>
          </w:tcPr>
          <w:p w14:paraId="1B4AEE87"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4d6</w:t>
            </w:r>
          </w:p>
        </w:tc>
        <w:tc>
          <w:tcPr>
            <w:tcW w:w="4518" w:type="dxa"/>
          </w:tcPr>
          <w:p w14:paraId="24AD6AD1" w14:textId="77777777" w:rsidR="002127C4" w:rsidRPr="00541781" w:rsidRDefault="002127C4" w:rsidP="00853969">
            <w:pPr>
              <w:contextualSpacing/>
              <w:rPr>
                <w:rFonts w:eastAsia="Times New Roman" w:cstheme="minorHAnsi"/>
                <w:i/>
                <w:iCs/>
                <w:color w:val="000000"/>
              </w:rPr>
            </w:pPr>
            <w:r>
              <w:rPr>
                <w:rFonts w:eastAsia="Times New Roman" w:cstheme="minorHAnsi"/>
                <w:color w:val="000000"/>
              </w:rPr>
              <w:t xml:space="preserve">2 lb., bomb, thrown (range 30/60), 20’ sphere, </w:t>
            </w:r>
            <w:r>
              <w:rPr>
                <w:rFonts w:eastAsia="Times New Roman" w:cstheme="minorHAnsi"/>
                <w:i/>
                <w:iCs/>
                <w:color w:val="000000"/>
              </w:rPr>
              <w:t>widened, weakened</w:t>
            </w:r>
          </w:p>
        </w:tc>
      </w:tr>
      <w:tr w:rsidR="00B257AF" w:rsidRPr="00541781" w14:paraId="3A55F635" w14:textId="77777777" w:rsidTr="00B512E2">
        <w:tc>
          <w:tcPr>
            <w:tcW w:w="1452" w:type="dxa"/>
          </w:tcPr>
          <w:p w14:paraId="6C84691D" w14:textId="77777777" w:rsidR="00B257AF" w:rsidRPr="00541781" w:rsidRDefault="00B257AF" w:rsidP="00B512E2">
            <w:pPr>
              <w:contextualSpacing/>
              <w:rPr>
                <w:rFonts w:eastAsia="Times New Roman" w:cstheme="minorHAnsi"/>
                <w:color w:val="000000"/>
              </w:rPr>
            </w:pPr>
            <w:r>
              <w:rPr>
                <w:rFonts w:eastAsia="Times New Roman" w:cstheme="minorHAnsi"/>
                <w:color w:val="000000"/>
              </w:rPr>
              <w:t>Grenade, Plague Spreader</w:t>
            </w:r>
          </w:p>
        </w:tc>
        <w:tc>
          <w:tcPr>
            <w:tcW w:w="1841" w:type="dxa"/>
          </w:tcPr>
          <w:p w14:paraId="2EC16B3B" w14:textId="77777777" w:rsidR="00B257AF" w:rsidRPr="00541781" w:rsidRDefault="00B257AF" w:rsidP="00B512E2">
            <w:pPr>
              <w:contextualSpacing/>
              <w:rPr>
                <w:rFonts w:eastAsia="Times New Roman" w:cstheme="minorHAnsi"/>
                <w:color w:val="000000"/>
              </w:rPr>
            </w:pPr>
            <w:r>
              <w:rPr>
                <w:rFonts w:eastAsia="Times New Roman" w:cstheme="minorHAnsi"/>
                <w:color w:val="000000"/>
              </w:rPr>
              <w:t>Rare (+3)</w:t>
            </w:r>
          </w:p>
        </w:tc>
        <w:tc>
          <w:tcPr>
            <w:tcW w:w="1045" w:type="dxa"/>
          </w:tcPr>
          <w:p w14:paraId="4D3B8D46" w14:textId="77777777" w:rsidR="00B257AF" w:rsidRPr="00541781" w:rsidRDefault="00B257AF" w:rsidP="00B512E2">
            <w:pPr>
              <w:contextualSpacing/>
              <w:rPr>
                <w:rFonts w:eastAsia="Times New Roman" w:cstheme="minorHAnsi"/>
                <w:color w:val="000000"/>
              </w:rPr>
            </w:pPr>
            <w:r>
              <w:rPr>
                <w:rFonts w:eastAsia="Times New Roman" w:cstheme="minorHAnsi"/>
                <w:color w:val="000000"/>
              </w:rPr>
              <w:t>4d6</w:t>
            </w:r>
          </w:p>
        </w:tc>
        <w:tc>
          <w:tcPr>
            <w:tcW w:w="4518" w:type="dxa"/>
          </w:tcPr>
          <w:p w14:paraId="00A7A447" w14:textId="77777777" w:rsidR="00B257AF" w:rsidRPr="00541781" w:rsidRDefault="00B257AF" w:rsidP="00B512E2">
            <w:pPr>
              <w:contextualSpacing/>
              <w:rPr>
                <w:rFonts w:eastAsia="Times New Roman" w:cstheme="minorHAnsi"/>
                <w:i/>
                <w:iCs/>
                <w:color w:val="000000"/>
              </w:rPr>
            </w:pPr>
            <w:r>
              <w:rPr>
                <w:rFonts w:eastAsia="Times New Roman" w:cstheme="minorHAnsi"/>
                <w:color w:val="000000"/>
              </w:rPr>
              <w:t xml:space="preserve">3 lb., bomb, 10’ sphere, </w:t>
            </w:r>
            <w:r w:rsidRPr="00541781">
              <w:rPr>
                <w:rFonts w:eastAsia="Times New Roman" w:cstheme="minorHAnsi"/>
                <w:i/>
                <w:iCs/>
                <w:color w:val="000000"/>
              </w:rPr>
              <w:t>special effect</w:t>
            </w:r>
            <w:r>
              <w:rPr>
                <w:rFonts w:eastAsia="Times New Roman" w:cstheme="minorHAnsi"/>
                <w:color w:val="000000"/>
              </w:rPr>
              <w:t xml:space="preserve"> </w:t>
            </w:r>
            <w:r>
              <w:rPr>
                <w:rFonts w:eastAsia="Times New Roman" w:cstheme="minorHAnsi"/>
                <w:i/>
                <w:iCs/>
                <w:color w:val="000000"/>
              </w:rPr>
              <w:t>(poison spray spell, level 5; 2d12 poison damage), weakened (3)</w:t>
            </w:r>
          </w:p>
        </w:tc>
      </w:tr>
      <w:tr w:rsidR="00B257AF" w14:paraId="28818740" w14:textId="77777777" w:rsidTr="00B512E2">
        <w:tc>
          <w:tcPr>
            <w:tcW w:w="1452" w:type="dxa"/>
          </w:tcPr>
          <w:p w14:paraId="0ED334DC" w14:textId="77777777" w:rsidR="00B257AF" w:rsidRDefault="00B257AF" w:rsidP="00B512E2">
            <w:pPr>
              <w:contextualSpacing/>
              <w:rPr>
                <w:rFonts w:eastAsia="Times New Roman" w:cstheme="minorHAnsi"/>
                <w:color w:val="000000"/>
              </w:rPr>
            </w:pPr>
            <w:r>
              <w:rPr>
                <w:rFonts w:eastAsia="Times New Roman" w:cstheme="minorHAnsi"/>
                <w:color w:val="000000"/>
              </w:rPr>
              <w:t>Land Shark</w:t>
            </w:r>
          </w:p>
        </w:tc>
        <w:tc>
          <w:tcPr>
            <w:tcW w:w="1841" w:type="dxa"/>
          </w:tcPr>
          <w:p w14:paraId="579FA68D" w14:textId="77777777" w:rsidR="00B257AF" w:rsidRDefault="00B257AF" w:rsidP="00B512E2">
            <w:pPr>
              <w:contextualSpacing/>
              <w:rPr>
                <w:rFonts w:eastAsia="Times New Roman" w:cstheme="minorHAnsi"/>
                <w:color w:val="000000"/>
              </w:rPr>
            </w:pPr>
            <w:r>
              <w:rPr>
                <w:rFonts w:eastAsia="Times New Roman" w:cstheme="minorHAnsi"/>
                <w:color w:val="000000"/>
              </w:rPr>
              <w:t>Rare (+3)</w:t>
            </w:r>
          </w:p>
        </w:tc>
        <w:tc>
          <w:tcPr>
            <w:tcW w:w="1045" w:type="dxa"/>
          </w:tcPr>
          <w:p w14:paraId="22C545C4" w14:textId="77777777" w:rsidR="00B257AF" w:rsidRDefault="00B257AF" w:rsidP="00B512E2">
            <w:pPr>
              <w:contextualSpacing/>
              <w:rPr>
                <w:rFonts w:eastAsia="Times New Roman" w:cstheme="minorHAnsi"/>
                <w:color w:val="000000"/>
              </w:rPr>
            </w:pPr>
            <w:r>
              <w:rPr>
                <w:rFonts w:eastAsia="Times New Roman" w:cstheme="minorHAnsi"/>
                <w:color w:val="000000"/>
              </w:rPr>
              <w:t>7d6</w:t>
            </w:r>
          </w:p>
        </w:tc>
        <w:tc>
          <w:tcPr>
            <w:tcW w:w="4518" w:type="dxa"/>
          </w:tcPr>
          <w:p w14:paraId="0512422E" w14:textId="77777777" w:rsidR="00B257AF" w:rsidRDefault="00B257AF" w:rsidP="00B512E2">
            <w:pPr>
              <w:contextualSpacing/>
              <w:rPr>
                <w:rFonts w:eastAsia="Times New Roman" w:cstheme="minorHAnsi"/>
                <w:color w:val="000000"/>
              </w:rPr>
            </w:pPr>
            <w:r>
              <w:rPr>
                <w:rFonts w:eastAsia="Times New Roman" w:cstheme="minorHAnsi"/>
                <w:color w:val="000000"/>
              </w:rPr>
              <w:t xml:space="preserve">4 lb., rocket (range 60/120), 10’ sphere, </w:t>
            </w:r>
            <w:r>
              <w:rPr>
                <w:rFonts w:eastAsia="Times New Roman" w:cstheme="minorHAnsi"/>
                <w:i/>
                <w:iCs/>
                <w:color w:val="000000"/>
              </w:rPr>
              <w:t>earth (only)</w:t>
            </w:r>
          </w:p>
        </w:tc>
      </w:tr>
      <w:tr w:rsidR="002127C4" w:rsidRPr="00541781" w14:paraId="46F9631A" w14:textId="77777777" w:rsidTr="004A221B">
        <w:tc>
          <w:tcPr>
            <w:tcW w:w="1452" w:type="dxa"/>
          </w:tcPr>
          <w:p w14:paraId="0C2E5FFF" w14:textId="77777777" w:rsidR="002127C4" w:rsidRDefault="00A46AB5">
            <w:pPr>
              <w:contextualSpacing/>
              <w:rPr>
                <w:rFonts w:eastAsia="Times New Roman" w:cstheme="minorHAnsi"/>
                <w:color w:val="000000"/>
              </w:rPr>
            </w:pPr>
            <w:r>
              <w:rPr>
                <w:rFonts w:eastAsia="Times New Roman" w:cstheme="minorHAnsi"/>
                <w:color w:val="000000"/>
              </w:rPr>
              <w:t>Mine, Arcane</w:t>
            </w:r>
            <w:r w:rsidR="004B270F">
              <w:rPr>
                <w:rFonts w:eastAsia="Times New Roman" w:cstheme="minorHAnsi"/>
                <w:color w:val="000000"/>
                <w:vertAlign w:val="superscript"/>
              </w:rPr>
              <w:t>M</w:t>
            </w:r>
          </w:p>
        </w:tc>
        <w:tc>
          <w:tcPr>
            <w:tcW w:w="1841" w:type="dxa"/>
          </w:tcPr>
          <w:p w14:paraId="6A256086" w14:textId="77777777" w:rsidR="002127C4" w:rsidRDefault="002127C4" w:rsidP="00853969">
            <w:pPr>
              <w:contextualSpacing/>
              <w:rPr>
                <w:rFonts w:eastAsia="Times New Roman" w:cstheme="minorHAnsi"/>
                <w:color w:val="000000"/>
              </w:rPr>
            </w:pPr>
            <w:r>
              <w:rPr>
                <w:rFonts w:eastAsia="Times New Roman" w:cstheme="minorHAnsi"/>
                <w:color w:val="000000"/>
              </w:rPr>
              <w:t>Rare (+3)</w:t>
            </w:r>
          </w:p>
        </w:tc>
        <w:tc>
          <w:tcPr>
            <w:tcW w:w="1045" w:type="dxa"/>
          </w:tcPr>
          <w:p w14:paraId="36F4D8EF" w14:textId="77777777" w:rsidR="002127C4" w:rsidRDefault="002127C4" w:rsidP="00853969">
            <w:pPr>
              <w:contextualSpacing/>
              <w:rPr>
                <w:rFonts w:eastAsia="Times New Roman" w:cstheme="minorHAnsi"/>
                <w:color w:val="000000"/>
              </w:rPr>
            </w:pPr>
            <w:r>
              <w:rPr>
                <w:rFonts w:eastAsia="Times New Roman" w:cstheme="minorHAnsi"/>
                <w:color w:val="000000"/>
              </w:rPr>
              <w:t>6d6</w:t>
            </w:r>
          </w:p>
        </w:tc>
        <w:tc>
          <w:tcPr>
            <w:tcW w:w="4518" w:type="dxa"/>
          </w:tcPr>
          <w:p w14:paraId="6A332402" w14:textId="77777777" w:rsidR="002127C4" w:rsidRDefault="002127C4">
            <w:pPr>
              <w:contextualSpacing/>
              <w:rPr>
                <w:rFonts w:eastAsia="Times New Roman" w:cstheme="minorHAnsi"/>
                <w:color w:val="000000"/>
              </w:rPr>
            </w:pPr>
            <w:r>
              <w:rPr>
                <w:rFonts w:eastAsia="Times New Roman" w:cstheme="minorHAnsi"/>
                <w:color w:val="000000"/>
              </w:rPr>
              <w:t xml:space="preserve">3 lb., mine, 10’ sphere, </w:t>
            </w:r>
            <w:r w:rsidRPr="00E95E1F">
              <w:rPr>
                <w:rFonts w:eastAsia="Times New Roman" w:cstheme="minorHAnsi"/>
                <w:i/>
                <w:iCs/>
                <w:color w:val="000000"/>
              </w:rPr>
              <w:t>special</w:t>
            </w:r>
            <w:r>
              <w:rPr>
                <w:rFonts w:eastAsia="Times New Roman" w:cstheme="minorHAnsi"/>
                <w:i/>
                <w:iCs/>
                <w:color w:val="000000"/>
              </w:rPr>
              <w:t xml:space="preserve"> effect (arcane damage), weakened</w:t>
            </w:r>
          </w:p>
        </w:tc>
      </w:tr>
      <w:tr w:rsidR="002127C4" w:rsidRPr="00541781" w14:paraId="38C30DA1" w14:textId="77777777" w:rsidTr="004A221B">
        <w:tc>
          <w:tcPr>
            <w:tcW w:w="1452" w:type="dxa"/>
          </w:tcPr>
          <w:p w14:paraId="685BB861"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Mine, Blasting</w:t>
            </w:r>
          </w:p>
        </w:tc>
        <w:tc>
          <w:tcPr>
            <w:tcW w:w="1841" w:type="dxa"/>
          </w:tcPr>
          <w:p w14:paraId="21BD5C93"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Uncommon (+2)</w:t>
            </w:r>
          </w:p>
        </w:tc>
        <w:tc>
          <w:tcPr>
            <w:tcW w:w="1045" w:type="dxa"/>
          </w:tcPr>
          <w:p w14:paraId="78952620"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3d6</w:t>
            </w:r>
          </w:p>
        </w:tc>
        <w:tc>
          <w:tcPr>
            <w:tcW w:w="4518" w:type="dxa"/>
          </w:tcPr>
          <w:p w14:paraId="0CE498B5" w14:textId="77777777" w:rsidR="002127C4" w:rsidRPr="00152EE8" w:rsidRDefault="002127C4" w:rsidP="00300E71">
            <w:pPr>
              <w:contextualSpacing/>
              <w:rPr>
                <w:rFonts w:eastAsia="Times New Roman" w:cstheme="minorHAnsi"/>
                <w:i/>
                <w:iCs/>
                <w:color w:val="000000"/>
              </w:rPr>
            </w:pPr>
            <w:r>
              <w:rPr>
                <w:rFonts w:eastAsia="Times New Roman" w:cstheme="minorHAnsi"/>
                <w:color w:val="000000"/>
              </w:rPr>
              <w:t xml:space="preserve">2 lb., mine, 10’ sphere, </w:t>
            </w:r>
            <w:r>
              <w:rPr>
                <w:rFonts w:eastAsia="Times New Roman" w:cstheme="minorHAnsi"/>
                <w:i/>
                <w:iCs/>
                <w:color w:val="000000"/>
              </w:rPr>
              <w:t>special effect (</w:t>
            </w:r>
            <w:del w:id="3143" w:author="Admin" w:date="2021-02-13T18:30:00Z">
              <w:r w:rsidDel="00752E53">
                <w:rPr>
                  <w:rFonts w:eastAsia="Times New Roman" w:cstheme="minorHAnsi"/>
                  <w:i/>
                  <w:iCs/>
                  <w:color w:val="000000"/>
                </w:rPr>
                <w:delText xml:space="preserve">thunderstorm </w:delText>
              </w:r>
            </w:del>
            <w:ins w:id="3144" w:author="Admin" w:date="2021-02-13T18:30:00Z">
              <w:r w:rsidR="00752E53">
                <w:rPr>
                  <w:rFonts w:eastAsia="Times New Roman" w:cstheme="minorHAnsi"/>
                  <w:i/>
                  <w:iCs/>
                  <w:color w:val="000000"/>
                </w:rPr>
                <w:t xml:space="preserve">thunderwave </w:t>
              </w:r>
            </w:ins>
            <w:r>
              <w:rPr>
                <w:rFonts w:eastAsia="Times New Roman" w:cstheme="minorHAnsi"/>
                <w:i/>
                <w:iCs/>
                <w:color w:val="000000"/>
              </w:rPr>
              <w:t>spell), weakened (2)</w:t>
            </w:r>
          </w:p>
        </w:tc>
      </w:tr>
      <w:tr w:rsidR="002127C4" w:rsidRPr="00541781" w14:paraId="500F0BA2" w14:textId="77777777" w:rsidTr="004A221B">
        <w:tc>
          <w:tcPr>
            <w:tcW w:w="1452" w:type="dxa"/>
          </w:tcPr>
          <w:p w14:paraId="2DEEA3F8" w14:textId="77777777" w:rsidR="002127C4" w:rsidRPr="00541781" w:rsidRDefault="002127C4">
            <w:pPr>
              <w:contextualSpacing/>
              <w:rPr>
                <w:rFonts w:eastAsia="Times New Roman" w:cstheme="minorHAnsi"/>
                <w:color w:val="000000"/>
              </w:rPr>
            </w:pPr>
            <w:r>
              <w:rPr>
                <w:rFonts w:eastAsia="Times New Roman" w:cstheme="minorHAnsi"/>
                <w:color w:val="000000"/>
              </w:rPr>
              <w:t>Mine, Breach Charge</w:t>
            </w:r>
          </w:p>
        </w:tc>
        <w:tc>
          <w:tcPr>
            <w:tcW w:w="1841" w:type="dxa"/>
          </w:tcPr>
          <w:p w14:paraId="371529B3"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41ED923E"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3d6</w:t>
            </w:r>
          </w:p>
        </w:tc>
        <w:tc>
          <w:tcPr>
            <w:tcW w:w="4518" w:type="dxa"/>
          </w:tcPr>
          <w:p w14:paraId="521022AC" w14:textId="77777777" w:rsidR="002127C4" w:rsidRPr="00541781" w:rsidRDefault="002127C4">
            <w:pPr>
              <w:contextualSpacing/>
              <w:rPr>
                <w:rFonts w:eastAsia="Times New Roman" w:cstheme="minorHAnsi"/>
                <w:i/>
                <w:iCs/>
                <w:color w:val="000000"/>
              </w:rPr>
            </w:pPr>
            <w:r>
              <w:rPr>
                <w:rFonts w:eastAsia="Times New Roman" w:cstheme="minorHAnsi"/>
                <w:color w:val="000000"/>
              </w:rPr>
              <w:t xml:space="preserve">2 lb., mine, 5’ sphere, </w:t>
            </w:r>
            <w:r>
              <w:rPr>
                <w:rFonts w:eastAsia="Times New Roman" w:cstheme="minorHAnsi"/>
                <w:i/>
                <w:iCs/>
                <w:color w:val="000000"/>
              </w:rPr>
              <w:t>focused, reliable device (MR 0)</w:t>
            </w:r>
          </w:p>
        </w:tc>
      </w:tr>
      <w:tr w:rsidR="00BD71EA" w:rsidRPr="00541781" w14:paraId="06BF073C" w14:textId="77777777" w:rsidTr="004A221B">
        <w:tc>
          <w:tcPr>
            <w:tcW w:w="1452" w:type="dxa"/>
          </w:tcPr>
          <w:p w14:paraId="6C3E15F3" w14:textId="77777777" w:rsidR="00BD71EA" w:rsidRDefault="00BD71EA" w:rsidP="00853969">
            <w:pPr>
              <w:contextualSpacing/>
              <w:rPr>
                <w:rFonts w:eastAsia="Times New Roman" w:cstheme="minorHAnsi"/>
                <w:color w:val="000000"/>
              </w:rPr>
            </w:pPr>
            <w:r>
              <w:rPr>
                <w:rFonts w:eastAsia="Times New Roman" w:cstheme="minorHAnsi"/>
                <w:color w:val="000000"/>
              </w:rPr>
              <w:lastRenderedPageBreak/>
              <w:t>Mine, Dazing</w:t>
            </w:r>
          </w:p>
        </w:tc>
        <w:tc>
          <w:tcPr>
            <w:tcW w:w="1841" w:type="dxa"/>
          </w:tcPr>
          <w:p w14:paraId="24DCEBC9" w14:textId="77777777" w:rsidR="00BD71EA" w:rsidRDefault="00BD71EA" w:rsidP="00853969">
            <w:pPr>
              <w:contextualSpacing/>
              <w:rPr>
                <w:rFonts w:eastAsia="Times New Roman" w:cstheme="minorHAnsi"/>
                <w:color w:val="000000"/>
              </w:rPr>
            </w:pPr>
            <w:r>
              <w:rPr>
                <w:rFonts w:eastAsia="Times New Roman" w:cstheme="minorHAnsi"/>
                <w:color w:val="000000"/>
              </w:rPr>
              <w:t>Uncommon (+2)</w:t>
            </w:r>
          </w:p>
        </w:tc>
        <w:tc>
          <w:tcPr>
            <w:tcW w:w="1045" w:type="dxa"/>
          </w:tcPr>
          <w:p w14:paraId="4A4E560F" w14:textId="77777777" w:rsidR="00BD71EA" w:rsidRDefault="00BD71EA" w:rsidP="00853969">
            <w:pPr>
              <w:contextualSpacing/>
              <w:rPr>
                <w:rFonts w:eastAsia="Times New Roman" w:cstheme="minorHAnsi"/>
                <w:color w:val="000000"/>
              </w:rPr>
            </w:pPr>
            <w:r>
              <w:rPr>
                <w:rFonts w:eastAsia="Times New Roman" w:cstheme="minorHAnsi"/>
                <w:color w:val="000000"/>
              </w:rPr>
              <w:t>4d6</w:t>
            </w:r>
          </w:p>
        </w:tc>
        <w:tc>
          <w:tcPr>
            <w:tcW w:w="4518" w:type="dxa"/>
          </w:tcPr>
          <w:p w14:paraId="3A4867B3" w14:textId="77777777" w:rsidR="00BD71EA" w:rsidRDefault="00BD71EA">
            <w:pPr>
              <w:contextualSpacing/>
              <w:rPr>
                <w:rFonts w:eastAsia="Times New Roman" w:cstheme="minorHAnsi"/>
                <w:color w:val="000000"/>
              </w:rPr>
            </w:pPr>
            <w:r>
              <w:rPr>
                <w:rFonts w:eastAsia="Times New Roman" w:cstheme="minorHAnsi"/>
                <w:color w:val="000000"/>
              </w:rPr>
              <w:t xml:space="preserve">2 lb., mine, 10’ sphere, </w:t>
            </w:r>
            <w:r>
              <w:rPr>
                <w:rFonts w:eastAsia="Times New Roman" w:cstheme="minorHAnsi"/>
                <w:i/>
                <w:iCs/>
                <w:color w:val="000000"/>
              </w:rPr>
              <w:t>firework, weakened</w:t>
            </w:r>
          </w:p>
        </w:tc>
      </w:tr>
      <w:tr w:rsidR="002127C4" w:rsidRPr="00541781" w14:paraId="40021060" w14:textId="77777777" w:rsidTr="004A221B">
        <w:tc>
          <w:tcPr>
            <w:tcW w:w="1452" w:type="dxa"/>
          </w:tcPr>
          <w:p w14:paraId="69854E07" w14:textId="77777777" w:rsidR="002127C4" w:rsidRDefault="002127C4" w:rsidP="00853969">
            <w:pPr>
              <w:contextualSpacing/>
              <w:rPr>
                <w:rFonts w:eastAsia="Times New Roman" w:cstheme="minorHAnsi"/>
                <w:color w:val="000000"/>
              </w:rPr>
            </w:pPr>
            <w:r>
              <w:rPr>
                <w:rFonts w:eastAsia="Times New Roman" w:cstheme="minorHAnsi"/>
                <w:color w:val="000000"/>
              </w:rPr>
              <w:t>Mine, Fel Iron</w:t>
            </w:r>
          </w:p>
        </w:tc>
        <w:tc>
          <w:tcPr>
            <w:tcW w:w="1841" w:type="dxa"/>
          </w:tcPr>
          <w:p w14:paraId="3A0F5C74" w14:textId="77777777" w:rsidR="002127C4" w:rsidRDefault="002127C4" w:rsidP="00853969">
            <w:pPr>
              <w:contextualSpacing/>
              <w:rPr>
                <w:rFonts w:eastAsia="Times New Roman" w:cstheme="minorHAnsi"/>
                <w:color w:val="000000"/>
              </w:rPr>
            </w:pPr>
            <w:r>
              <w:rPr>
                <w:rFonts w:eastAsia="Times New Roman" w:cstheme="minorHAnsi"/>
                <w:color w:val="000000"/>
              </w:rPr>
              <w:t>Epic (+4)</w:t>
            </w:r>
          </w:p>
        </w:tc>
        <w:tc>
          <w:tcPr>
            <w:tcW w:w="1045" w:type="dxa"/>
          </w:tcPr>
          <w:p w14:paraId="7A5A95EB" w14:textId="77777777" w:rsidR="002127C4" w:rsidRDefault="002127C4" w:rsidP="00853969">
            <w:pPr>
              <w:contextualSpacing/>
              <w:rPr>
                <w:rFonts w:eastAsia="Times New Roman" w:cstheme="minorHAnsi"/>
                <w:color w:val="000000"/>
              </w:rPr>
            </w:pPr>
            <w:r>
              <w:rPr>
                <w:rFonts w:eastAsia="Times New Roman" w:cstheme="minorHAnsi"/>
                <w:color w:val="000000"/>
              </w:rPr>
              <w:t>8d6</w:t>
            </w:r>
          </w:p>
        </w:tc>
        <w:tc>
          <w:tcPr>
            <w:tcW w:w="4518" w:type="dxa"/>
          </w:tcPr>
          <w:p w14:paraId="00365907" w14:textId="77777777" w:rsidR="002127C4" w:rsidRDefault="002127C4">
            <w:pPr>
              <w:contextualSpacing/>
              <w:rPr>
                <w:rFonts w:eastAsia="Times New Roman" w:cstheme="minorHAnsi"/>
                <w:color w:val="000000"/>
              </w:rPr>
            </w:pPr>
            <w:r>
              <w:rPr>
                <w:rFonts w:eastAsia="Times New Roman" w:cstheme="minorHAnsi"/>
                <w:color w:val="000000"/>
              </w:rPr>
              <w:t xml:space="preserve">4 lb., mine, 10’ sphere, </w:t>
            </w:r>
            <w:r>
              <w:rPr>
                <w:rFonts w:eastAsia="Times New Roman" w:cstheme="minorHAnsi"/>
                <w:i/>
                <w:iCs/>
                <w:color w:val="000000"/>
              </w:rPr>
              <w:t>reliable device (MR 1-2), weakened</w:t>
            </w:r>
          </w:p>
        </w:tc>
      </w:tr>
      <w:tr w:rsidR="002127C4" w:rsidRPr="00541781" w14:paraId="25970971" w14:textId="77777777" w:rsidTr="004A221B">
        <w:tc>
          <w:tcPr>
            <w:tcW w:w="1452" w:type="dxa"/>
          </w:tcPr>
          <w:p w14:paraId="2A3AFA82" w14:textId="77777777" w:rsidR="002127C4" w:rsidRPr="00541781" w:rsidRDefault="002127C4">
            <w:pPr>
              <w:contextualSpacing/>
              <w:rPr>
                <w:rFonts w:eastAsia="Times New Roman" w:cstheme="minorHAnsi"/>
                <w:color w:val="000000"/>
              </w:rPr>
            </w:pPr>
            <w:r>
              <w:rPr>
                <w:rFonts w:eastAsia="Times New Roman" w:cstheme="minorHAnsi"/>
                <w:color w:val="000000"/>
              </w:rPr>
              <w:t>Mine, Goblin Land</w:t>
            </w:r>
          </w:p>
        </w:tc>
        <w:tc>
          <w:tcPr>
            <w:tcW w:w="1841" w:type="dxa"/>
          </w:tcPr>
          <w:p w14:paraId="33A927F7" w14:textId="77777777" w:rsidR="002127C4" w:rsidRPr="00541781" w:rsidRDefault="002127C4">
            <w:pPr>
              <w:contextualSpacing/>
              <w:rPr>
                <w:rFonts w:eastAsia="Times New Roman" w:cstheme="minorHAnsi"/>
                <w:color w:val="000000"/>
              </w:rPr>
            </w:pPr>
            <w:r>
              <w:rPr>
                <w:rFonts w:eastAsia="Times New Roman" w:cstheme="minorHAnsi"/>
                <w:color w:val="000000"/>
              </w:rPr>
              <w:t>Rare (+3)</w:t>
            </w:r>
          </w:p>
        </w:tc>
        <w:tc>
          <w:tcPr>
            <w:tcW w:w="1045" w:type="dxa"/>
          </w:tcPr>
          <w:p w14:paraId="7B6F074B"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7d6</w:t>
            </w:r>
          </w:p>
        </w:tc>
        <w:tc>
          <w:tcPr>
            <w:tcW w:w="4518" w:type="dxa"/>
          </w:tcPr>
          <w:p w14:paraId="6D77BCE8" w14:textId="77777777" w:rsidR="002127C4" w:rsidRPr="00853969" w:rsidRDefault="002127C4">
            <w:pPr>
              <w:contextualSpacing/>
              <w:rPr>
                <w:rFonts w:eastAsia="Times New Roman" w:cstheme="minorHAnsi"/>
                <w:i/>
                <w:iCs/>
                <w:color w:val="000000"/>
              </w:rPr>
            </w:pPr>
            <w:r>
              <w:rPr>
                <w:rFonts w:eastAsia="Times New Roman" w:cstheme="minorHAnsi"/>
                <w:color w:val="000000"/>
              </w:rPr>
              <w:t xml:space="preserve">3 lb., mine, 20’ sphere, </w:t>
            </w:r>
            <w:r>
              <w:rPr>
                <w:rFonts w:eastAsia="Times New Roman" w:cstheme="minorHAnsi"/>
                <w:i/>
                <w:iCs/>
                <w:color w:val="000000"/>
              </w:rPr>
              <w:t xml:space="preserve">unreliable device (MR 1-5), widened </w:t>
            </w:r>
          </w:p>
        </w:tc>
      </w:tr>
      <w:tr w:rsidR="002127C4" w:rsidRPr="00541781" w14:paraId="3BAD8DF7" w14:textId="77777777" w:rsidTr="004A221B">
        <w:tc>
          <w:tcPr>
            <w:tcW w:w="1452" w:type="dxa"/>
          </w:tcPr>
          <w:p w14:paraId="2E5202F4"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Mine, Iron</w:t>
            </w:r>
          </w:p>
        </w:tc>
        <w:tc>
          <w:tcPr>
            <w:tcW w:w="1841" w:type="dxa"/>
          </w:tcPr>
          <w:p w14:paraId="1B480862"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357664DB"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3d6</w:t>
            </w:r>
          </w:p>
        </w:tc>
        <w:tc>
          <w:tcPr>
            <w:tcW w:w="4518" w:type="dxa"/>
          </w:tcPr>
          <w:p w14:paraId="1A07E374" w14:textId="77777777" w:rsidR="002127C4" w:rsidRPr="00541781" w:rsidRDefault="002127C4">
            <w:pPr>
              <w:contextualSpacing/>
              <w:rPr>
                <w:rFonts w:eastAsia="Times New Roman" w:cstheme="minorHAnsi"/>
                <w:i/>
                <w:iCs/>
                <w:color w:val="000000"/>
              </w:rPr>
            </w:pPr>
            <w:r>
              <w:rPr>
                <w:rFonts w:eastAsia="Times New Roman" w:cstheme="minorHAnsi"/>
                <w:color w:val="000000"/>
              </w:rPr>
              <w:t>2 lb., mine, 10’ sphere</w:t>
            </w:r>
          </w:p>
        </w:tc>
      </w:tr>
      <w:tr w:rsidR="002127C4" w:rsidRPr="00541781" w14:paraId="58DFDF98" w14:textId="77777777" w:rsidTr="004A221B">
        <w:tc>
          <w:tcPr>
            <w:tcW w:w="1452" w:type="dxa"/>
          </w:tcPr>
          <w:p w14:paraId="0C2C18BF" w14:textId="77777777" w:rsidR="002127C4" w:rsidRPr="00541781" w:rsidRDefault="002127C4">
            <w:pPr>
              <w:contextualSpacing/>
              <w:rPr>
                <w:rFonts w:eastAsia="Times New Roman" w:cstheme="minorHAnsi"/>
                <w:color w:val="000000"/>
              </w:rPr>
            </w:pPr>
            <w:r>
              <w:rPr>
                <w:rFonts w:eastAsia="Times New Roman" w:cstheme="minorHAnsi"/>
                <w:color w:val="000000"/>
              </w:rPr>
              <w:t xml:space="preserve">Mine, Sapper </w:t>
            </w:r>
          </w:p>
        </w:tc>
        <w:tc>
          <w:tcPr>
            <w:tcW w:w="1841" w:type="dxa"/>
          </w:tcPr>
          <w:p w14:paraId="12BE0CF7"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Rare (+3)</w:t>
            </w:r>
          </w:p>
        </w:tc>
        <w:tc>
          <w:tcPr>
            <w:tcW w:w="1045" w:type="dxa"/>
          </w:tcPr>
          <w:p w14:paraId="20040E57" w14:textId="77777777" w:rsidR="002127C4" w:rsidRPr="00541781" w:rsidRDefault="002127C4" w:rsidP="00853969">
            <w:pPr>
              <w:contextualSpacing/>
              <w:rPr>
                <w:rFonts w:eastAsia="Times New Roman" w:cstheme="minorHAnsi"/>
                <w:color w:val="000000"/>
              </w:rPr>
            </w:pPr>
            <w:r>
              <w:rPr>
                <w:rFonts w:eastAsia="Times New Roman" w:cstheme="minorHAnsi"/>
                <w:color w:val="000000"/>
              </w:rPr>
              <w:t>5d6</w:t>
            </w:r>
          </w:p>
        </w:tc>
        <w:tc>
          <w:tcPr>
            <w:tcW w:w="4518" w:type="dxa"/>
          </w:tcPr>
          <w:p w14:paraId="56A6D255" w14:textId="77777777" w:rsidR="002127C4" w:rsidRPr="00D07951" w:rsidRDefault="002127C4">
            <w:pPr>
              <w:contextualSpacing/>
              <w:rPr>
                <w:rFonts w:eastAsia="Times New Roman" w:cstheme="minorHAnsi"/>
                <w:i/>
                <w:iCs/>
                <w:color w:val="000000"/>
              </w:rPr>
            </w:pPr>
            <w:r>
              <w:rPr>
                <w:rFonts w:eastAsia="Times New Roman" w:cstheme="minorHAnsi"/>
                <w:color w:val="000000"/>
              </w:rPr>
              <w:t xml:space="preserve">3 lb., mine, 10’ sphere, </w:t>
            </w:r>
            <w:r>
              <w:rPr>
                <w:rFonts w:eastAsia="Times New Roman" w:cstheme="minorHAnsi"/>
                <w:i/>
                <w:iCs/>
                <w:color w:val="000000"/>
              </w:rPr>
              <w:t>sapper, reliable device (MR 1), weakened</w:t>
            </w:r>
          </w:p>
        </w:tc>
      </w:tr>
      <w:tr w:rsidR="002127C4" w:rsidRPr="00541781" w14:paraId="44B833C0" w14:textId="77777777" w:rsidTr="00B512E2">
        <w:tc>
          <w:tcPr>
            <w:tcW w:w="1452" w:type="dxa"/>
          </w:tcPr>
          <w:p w14:paraId="1F91A675" w14:textId="77777777" w:rsidR="002127C4" w:rsidRPr="00541781" w:rsidRDefault="002127C4" w:rsidP="00B512E2">
            <w:pPr>
              <w:contextualSpacing/>
              <w:rPr>
                <w:rFonts w:eastAsia="Times New Roman" w:cstheme="minorHAnsi"/>
                <w:color w:val="000000"/>
              </w:rPr>
            </w:pPr>
            <w:r>
              <w:rPr>
                <w:rFonts w:eastAsia="Times New Roman" w:cstheme="minorHAnsi"/>
                <w:color w:val="000000"/>
              </w:rPr>
              <w:t>Mine, Sapper Charge 2</w:t>
            </w:r>
            <w:r w:rsidR="00BD71EA">
              <w:rPr>
                <w:rFonts w:eastAsia="Times New Roman" w:cstheme="minorHAnsi"/>
                <w:color w:val="000000"/>
              </w:rPr>
              <w:t>,</w:t>
            </w:r>
            <w:r>
              <w:rPr>
                <w:rFonts w:eastAsia="Times New Roman" w:cstheme="minorHAnsi"/>
                <w:color w:val="000000"/>
              </w:rPr>
              <w:t>000</w:t>
            </w:r>
          </w:p>
        </w:tc>
        <w:tc>
          <w:tcPr>
            <w:tcW w:w="1841" w:type="dxa"/>
          </w:tcPr>
          <w:p w14:paraId="31ABA0FC" w14:textId="77777777" w:rsidR="002127C4" w:rsidRPr="00541781" w:rsidRDefault="002127C4">
            <w:pPr>
              <w:contextualSpacing/>
              <w:rPr>
                <w:rFonts w:eastAsia="Times New Roman" w:cstheme="minorHAnsi"/>
                <w:color w:val="000000"/>
              </w:rPr>
            </w:pPr>
            <w:r>
              <w:rPr>
                <w:rFonts w:eastAsia="Times New Roman" w:cstheme="minorHAnsi"/>
                <w:color w:val="000000"/>
              </w:rPr>
              <w:t>Legendary (+5)</w:t>
            </w:r>
          </w:p>
        </w:tc>
        <w:tc>
          <w:tcPr>
            <w:tcW w:w="1045" w:type="dxa"/>
          </w:tcPr>
          <w:p w14:paraId="204BAC28" w14:textId="77777777" w:rsidR="002127C4" w:rsidRPr="00541781" w:rsidRDefault="002127C4" w:rsidP="00B512E2">
            <w:pPr>
              <w:contextualSpacing/>
              <w:rPr>
                <w:rFonts w:eastAsia="Times New Roman" w:cstheme="minorHAnsi"/>
                <w:color w:val="000000"/>
              </w:rPr>
            </w:pPr>
            <w:r>
              <w:rPr>
                <w:rFonts w:eastAsia="Times New Roman" w:cstheme="minorHAnsi"/>
                <w:color w:val="000000"/>
              </w:rPr>
              <w:t>10d6</w:t>
            </w:r>
          </w:p>
        </w:tc>
        <w:tc>
          <w:tcPr>
            <w:tcW w:w="4518" w:type="dxa"/>
          </w:tcPr>
          <w:p w14:paraId="12182E62" w14:textId="77777777" w:rsidR="002127C4" w:rsidRPr="00541781" w:rsidRDefault="002127C4" w:rsidP="00B512E2">
            <w:pPr>
              <w:contextualSpacing/>
              <w:rPr>
                <w:rFonts w:eastAsia="Times New Roman" w:cstheme="minorHAnsi"/>
                <w:i/>
                <w:iCs/>
                <w:color w:val="000000"/>
              </w:rPr>
            </w:pPr>
            <w:r>
              <w:rPr>
                <w:rFonts w:eastAsia="Times New Roman" w:cstheme="minorHAnsi"/>
                <w:color w:val="000000"/>
              </w:rPr>
              <w:t xml:space="preserve">5 lb., mine, 10’ sphere, </w:t>
            </w:r>
            <w:r>
              <w:rPr>
                <w:rFonts w:eastAsia="Times New Roman" w:cstheme="minorHAnsi"/>
                <w:i/>
                <w:iCs/>
                <w:color w:val="000000"/>
              </w:rPr>
              <w:t>sapper, reliable device (MR 1-2), weakened</w:t>
            </w:r>
          </w:p>
        </w:tc>
      </w:tr>
      <w:tr w:rsidR="00BD71EA" w:rsidRPr="00541781" w14:paraId="7C02E736" w14:textId="77777777" w:rsidTr="004A221B">
        <w:tc>
          <w:tcPr>
            <w:tcW w:w="1452" w:type="dxa"/>
          </w:tcPr>
          <w:p w14:paraId="69A637E5" w14:textId="77777777" w:rsidR="00BD71EA" w:rsidRDefault="00BD71EA" w:rsidP="002127C4">
            <w:pPr>
              <w:contextualSpacing/>
              <w:rPr>
                <w:rFonts w:eastAsia="Times New Roman" w:cstheme="minorHAnsi"/>
                <w:color w:val="000000"/>
              </w:rPr>
            </w:pPr>
            <w:r>
              <w:rPr>
                <w:rFonts w:eastAsia="Times New Roman" w:cstheme="minorHAnsi"/>
                <w:color w:val="000000"/>
              </w:rPr>
              <w:t>Mine, Sea</w:t>
            </w:r>
          </w:p>
        </w:tc>
        <w:tc>
          <w:tcPr>
            <w:tcW w:w="1841" w:type="dxa"/>
          </w:tcPr>
          <w:p w14:paraId="28BB42A8" w14:textId="77777777" w:rsidR="00BD71EA" w:rsidRDefault="00BD71EA" w:rsidP="00853969">
            <w:pPr>
              <w:contextualSpacing/>
              <w:rPr>
                <w:rFonts w:eastAsia="Times New Roman" w:cstheme="minorHAnsi"/>
                <w:color w:val="000000"/>
              </w:rPr>
            </w:pPr>
            <w:r>
              <w:rPr>
                <w:rFonts w:eastAsia="Times New Roman" w:cstheme="minorHAnsi"/>
                <w:color w:val="000000"/>
              </w:rPr>
              <w:t>Rare (+3)</w:t>
            </w:r>
          </w:p>
        </w:tc>
        <w:tc>
          <w:tcPr>
            <w:tcW w:w="1045" w:type="dxa"/>
          </w:tcPr>
          <w:p w14:paraId="32F8E12D" w14:textId="77777777" w:rsidR="00BD71EA" w:rsidRDefault="00BD71EA" w:rsidP="00BD71EA">
            <w:pPr>
              <w:contextualSpacing/>
              <w:rPr>
                <w:rFonts w:eastAsia="Times New Roman" w:cstheme="minorHAnsi"/>
                <w:color w:val="000000"/>
              </w:rPr>
            </w:pPr>
            <w:r>
              <w:rPr>
                <w:rFonts w:eastAsia="Times New Roman" w:cstheme="minorHAnsi"/>
                <w:color w:val="000000"/>
              </w:rPr>
              <w:t>7d6</w:t>
            </w:r>
          </w:p>
        </w:tc>
        <w:tc>
          <w:tcPr>
            <w:tcW w:w="4518" w:type="dxa"/>
          </w:tcPr>
          <w:p w14:paraId="10E35364" w14:textId="77777777" w:rsidR="00BD71EA" w:rsidRDefault="00BD71EA">
            <w:pPr>
              <w:contextualSpacing/>
              <w:rPr>
                <w:rFonts w:eastAsia="Times New Roman" w:cstheme="minorHAnsi"/>
                <w:color w:val="000000"/>
              </w:rPr>
            </w:pPr>
            <w:r>
              <w:rPr>
                <w:rFonts w:eastAsia="Times New Roman" w:cstheme="minorHAnsi"/>
                <w:color w:val="000000"/>
              </w:rPr>
              <w:t xml:space="preserve">3 lb., mine, 10’ sphere, </w:t>
            </w:r>
            <w:r>
              <w:rPr>
                <w:rFonts w:eastAsia="Times New Roman" w:cstheme="minorHAnsi"/>
                <w:i/>
                <w:iCs/>
                <w:color w:val="000000"/>
              </w:rPr>
              <w:t>sapper, water (only)</w:t>
            </w:r>
          </w:p>
        </w:tc>
      </w:tr>
      <w:tr w:rsidR="00BD71EA" w:rsidRPr="00541781" w14:paraId="0287A66F" w14:textId="77777777" w:rsidTr="004A221B">
        <w:tc>
          <w:tcPr>
            <w:tcW w:w="1452" w:type="dxa"/>
          </w:tcPr>
          <w:p w14:paraId="166CF230" w14:textId="77777777" w:rsidR="00BD71EA" w:rsidRDefault="00BD71EA" w:rsidP="002127C4">
            <w:pPr>
              <w:contextualSpacing/>
              <w:rPr>
                <w:rFonts w:eastAsia="Times New Roman" w:cstheme="minorHAnsi"/>
                <w:color w:val="000000"/>
              </w:rPr>
            </w:pPr>
            <w:r>
              <w:rPr>
                <w:rFonts w:eastAsia="Times New Roman" w:cstheme="minorHAnsi"/>
                <w:color w:val="000000"/>
              </w:rPr>
              <w:t>Mortar Shell</w:t>
            </w:r>
          </w:p>
        </w:tc>
        <w:tc>
          <w:tcPr>
            <w:tcW w:w="1841" w:type="dxa"/>
          </w:tcPr>
          <w:p w14:paraId="6C93E0BE" w14:textId="77777777" w:rsidR="00BD71EA" w:rsidRDefault="00BD71EA"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0021D9E8" w14:textId="77777777" w:rsidR="00BD71EA" w:rsidRDefault="00BD71EA">
            <w:pPr>
              <w:contextualSpacing/>
              <w:rPr>
                <w:rFonts w:eastAsia="Times New Roman" w:cstheme="minorHAnsi"/>
                <w:color w:val="000000"/>
              </w:rPr>
            </w:pPr>
            <w:r>
              <w:rPr>
                <w:rFonts w:eastAsia="Times New Roman" w:cstheme="minorHAnsi"/>
                <w:color w:val="000000"/>
              </w:rPr>
              <w:t>3d8</w:t>
            </w:r>
          </w:p>
        </w:tc>
        <w:tc>
          <w:tcPr>
            <w:tcW w:w="4518" w:type="dxa"/>
          </w:tcPr>
          <w:p w14:paraId="2DB13694" w14:textId="77777777" w:rsidR="00BD71EA" w:rsidRPr="00E95E1F" w:rsidRDefault="00BD71EA">
            <w:pPr>
              <w:contextualSpacing/>
              <w:rPr>
                <w:rFonts w:eastAsia="Times New Roman" w:cstheme="minorHAnsi"/>
                <w:i/>
                <w:iCs/>
                <w:color w:val="000000"/>
              </w:rPr>
            </w:pPr>
            <w:r>
              <w:rPr>
                <w:rFonts w:eastAsia="Times New Roman" w:cstheme="minorHAnsi"/>
                <w:color w:val="000000"/>
              </w:rPr>
              <w:t xml:space="preserve">4 lb., enlarged bomb, thrown (range 30/60), 20’ sphere, </w:t>
            </w:r>
            <w:r>
              <w:rPr>
                <w:rFonts w:eastAsia="Times New Roman" w:cstheme="minorHAnsi"/>
                <w:i/>
                <w:iCs/>
                <w:color w:val="000000"/>
              </w:rPr>
              <w:t>widened (large)</w:t>
            </w:r>
          </w:p>
        </w:tc>
      </w:tr>
      <w:tr w:rsidR="00BD71EA" w:rsidRPr="00541781" w14:paraId="105F7CD5" w14:textId="77777777" w:rsidTr="004A221B">
        <w:tc>
          <w:tcPr>
            <w:tcW w:w="1452" w:type="dxa"/>
          </w:tcPr>
          <w:p w14:paraId="2908A9F2" w14:textId="77777777" w:rsidR="00BD71EA" w:rsidRPr="00541781" w:rsidRDefault="00BD71EA">
            <w:pPr>
              <w:contextualSpacing/>
              <w:rPr>
                <w:rFonts w:eastAsia="Times New Roman" w:cstheme="minorHAnsi"/>
                <w:color w:val="000000"/>
              </w:rPr>
            </w:pPr>
            <w:r>
              <w:rPr>
                <w:rFonts w:eastAsia="Times New Roman" w:cstheme="minorHAnsi"/>
                <w:color w:val="000000"/>
              </w:rPr>
              <w:t>Rocket, Iron</w:t>
            </w:r>
          </w:p>
        </w:tc>
        <w:tc>
          <w:tcPr>
            <w:tcW w:w="1841" w:type="dxa"/>
          </w:tcPr>
          <w:p w14:paraId="4C6C768B" w14:textId="77777777" w:rsidR="00BD71EA" w:rsidRPr="00541781" w:rsidRDefault="00BD71EA"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780C83DD" w14:textId="77777777" w:rsidR="00BD71EA" w:rsidRPr="00541781" w:rsidRDefault="00BD71EA" w:rsidP="00853969">
            <w:pPr>
              <w:contextualSpacing/>
              <w:rPr>
                <w:rFonts w:eastAsia="Times New Roman" w:cstheme="minorHAnsi"/>
                <w:color w:val="000000"/>
              </w:rPr>
            </w:pPr>
            <w:r>
              <w:rPr>
                <w:rFonts w:eastAsia="Times New Roman" w:cstheme="minorHAnsi"/>
                <w:color w:val="000000"/>
              </w:rPr>
              <w:t>3d6</w:t>
            </w:r>
          </w:p>
        </w:tc>
        <w:tc>
          <w:tcPr>
            <w:tcW w:w="4518" w:type="dxa"/>
          </w:tcPr>
          <w:p w14:paraId="132BBF88" w14:textId="77777777" w:rsidR="00BD71EA" w:rsidRPr="002127C4" w:rsidRDefault="00BD71EA">
            <w:pPr>
              <w:contextualSpacing/>
              <w:rPr>
                <w:rFonts w:eastAsia="Times New Roman" w:cstheme="minorHAnsi"/>
                <w:i/>
                <w:iCs/>
                <w:color w:val="000000"/>
              </w:rPr>
            </w:pPr>
            <w:r>
              <w:rPr>
                <w:rFonts w:eastAsia="Times New Roman" w:cstheme="minorHAnsi"/>
                <w:color w:val="000000"/>
              </w:rPr>
              <w:t>2 lb., rocket (range 60/120), 10’ sphere</w:t>
            </w:r>
          </w:p>
        </w:tc>
      </w:tr>
      <w:tr w:rsidR="00BD71EA" w:rsidRPr="00541781" w14:paraId="29C6E8E0" w14:textId="77777777" w:rsidTr="004A221B">
        <w:tc>
          <w:tcPr>
            <w:tcW w:w="1452" w:type="dxa"/>
          </w:tcPr>
          <w:p w14:paraId="3A44A23D" w14:textId="77777777" w:rsidR="00BD71EA" w:rsidRPr="00541781" w:rsidRDefault="00BD71EA">
            <w:pPr>
              <w:contextualSpacing/>
              <w:rPr>
                <w:rFonts w:eastAsia="Times New Roman" w:cstheme="minorHAnsi"/>
                <w:color w:val="000000"/>
              </w:rPr>
            </w:pPr>
            <w:r>
              <w:rPr>
                <w:rFonts w:eastAsia="Times New Roman" w:cstheme="minorHAnsi"/>
                <w:color w:val="000000"/>
              </w:rPr>
              <w:t>Rocket, Dark Iron</w:t>
            </w:r>
          </w:p>
        </w:tc>
        <w:tc>
          <w:tcPr>
            <w:tcW w:w="1841" w:type="dxa"/>
          </w:tcPr>
          <w:p w14:paraId="7610D41A" w14:textId="77777777" w:rsidR="00BD71EA" w:rsidRPr="00541781" w:rsidRDefault="00BD71EA" w:rsidP="00853969">
            <w:pPr>
              <w:contextualSpacing/>
              <w:rPr>
                <w:rFonts w:eastAsia="Times New Roman" w:cstheme="minorHAnsi"/>
                <w:color w:val="000000"/>
              </w:rPr>
            </w:pPr>
            <w:r>
              <w:rPr>
                <w:rFonts w:eastAsia="Times New Roman" w:cstheme="minorHAnsi"/>
                <w:color w:val="000000"/>
              </w:rPr>
              <w:t>Uncommon (+2)</w:t>
            </w:r>
          </w:p>
        </w:tc>
        <w:tc>
          <w:tcPr>
            <w:tcW w:w="1045" w:type="dxa"/>
          </w:tcPr>
          <w:p w14:paraId="7EA5D065" w14:textId="77777777" w:rsidR="00BD71EA" w:rsidRPr="00541781" w:rsidRDefault="00BD71EA" w:rsidP="00853969">
            <w:pPr>
              <w:contextualSpacing/>
              <w:rPr>
                <w:rFonts w:eastAsia="Times New Roman" w:cstheme="minorHAnsi"/>
                <w:color w:val="000000"/>
              </w:rPr>
            </w:pPr>
            <w:r>
              <w:rPr>
                <w:rFonts w:eastAsia="Times New Roman" w:cstheme="minorHAnsi"/>
                <w:color w:val="000000"/>
              </w:rPr>
              <w:t>5d6</w:t>
            </w:r>
          </w:p>
        </w:tc>
        <w:tc>
          <w:tcPr>
            <w:tcW w:w="4518" w:type="dxa"/>
          </w:tcPr>
          <w:p w14:paraId="3A38A2B6" w14:textId="77777777" w:rsidR="00BD71EA" w:rsidRPr="00541781" w:rsidRDefault="00BD71EA" w:rsidP="00853969">
            <w:pPr>
              <w:contextualSpacing/>
              <w:rPr>
                <w:rFonts w:eastAsia="Times New Roman" w:cstheme="minorHAnsi"/>
                <w:i/>
                <w:iCs/>
                <w:color w:val="000000"/>
              </w:rPr>
            </w:pPr>
            <w:r>
              <w:rPr>
                <w:rFonts w:eastAsia="Times New Roman" w:cstheme="minorHAnsi"/>
                <w:color w:val="000000"/>
              </w:rPr>
              <w:t>2 lb., rocket (range 60/120), 10’ sphere</w:t>
            </w:r>
          </w:p>
        </w:tc>
      </w:tr>
      <w:tr w:rsidR="00B257AF" w:rsidRPr="00541781" w14:paraId="4893B227" w14:textId="77777777" w:rsidTr="004A221B">
        <w:tc>
          <w:tcPr>
            <w:tcW w:w="1452" w:type="dxa"/>
          </w:tcPr>
          <w:p w14:paraId="4EE09B29" w14:textId="77777777" w:rsidR="00B257AF" w:rsidRPr="00541781" w:rsidRDefault="00B257AF" w:rsidP="00853969">
            <w:pPr>
              <w:contextualSpacing/>
              <w:rPr>
                <w:rFonts w:eastAsia="Times New Roman" w:cstheme="minorHAnsi"/>
                <w:color w:val="000000"/>
              </w:rPr>
            </w:pPr>
            <w:r>
              <w:rPr>
                <w:rFonts w:eastAsia="Times New Roman" w:cstheme="minorHAnsi"/>
                <w:color w:val="000000"/>
              </w:rPr>
              <w:t>Rocket, Mecha-Blast</w:t>
            </w:r>
          </w:p>
        </w:tc>
        <w:tc>
          <w:tcPr>
            <w:tcW w:w="1841" w:type="dxa"/>
          </w:tcPr>
          <w:p w14:paraId="19AD602B" w14:textId="77777777" w:rsidR="00B257AF" w:rsidRPr="00541781" w:rsidRDefault="00B257AF" w:rsidP="00853969">
            <w:pPr>
              <w:contextualSpacing/>
              <w:rPr>
                <w:rFonts w:eastAsia="Times New Roman" w:cstheme="minorHAnsi"/>
                <w:color w:val="000000"/>
              </w:rPr>
            </w:pPr>
            <w:r>
              <w:rPr>
                <w:rFonts w:eastAsia="Times New Roman" w:cstheme="minorHAnsi"/>
                <w:color w:val="000000"/>
              </w:rPr>
              <w:t>Epic (+4)</w:t>
            </w:r>
          </w:p>
        </w:tc>
        <w:tc>
          <w:tcPr>
            <w:tcW w:w="1045" w:type="dxa"/>
          </w:tcPr>
          <w:p w14:paraId="2B4F1728" w14:textId="77777777" w:rsidR="00B257AF" w:rsidRPr="00541781" w:rsidRDefault="00B257AF" w:rsidP="00853969">
            <w:pPr>
              <w:contextualSpacing/>
              <w:rPr>
                <w:rFonts w:eastAsia="Times New Roman" w:cstheme="minorHAnsi"/>
                <w:color w:val="000000"/>
              </w:rPr>
            </w:pPr>
            <w:r>
              <w:rPr>
                <w:rFonts w:eastAsia="Times New Roman" w:cstheme="minorHAnsi"/>
                <w:color w:val="000000"/>
              </w:rPr>
              <w:t>9d6</w:t>
            </w:r>
          </w:p>
        </w:tc>
        <w:tc>
          <w:tcPr>
            <w:tcW w:w="4518" w:type="dxa"/>
          </w:tcPr>
          <w:p w14:paraId="14382297" w14:textId="77777777" w:rsidR="00B257AF" w:rsidRPr="00541781" w:rsidRDefault="00B257AF" w:rsidP="00853969">
            <w:pPr>
              <w:contextualSpacing/>
              <w:rPr>
                <w:rFonts w:eastAsia="Times New Roman" w:cstheme="minorHAnsi"/>
                <w:i/>
                <w:iCs/>
                <w:color w:val="000000"/>
              </w:rPr>
            </w:pPr>
            <w:r>
              <w:rPr>
                <w:rFonts w:eastAsia="Times New Roman" w:cstheme="minorHAnsi"/>
                <w:color w:val="000000"/>
              </w:rPr>
              <w:t>4 lb., rocket (range 60/120), 10’ sphere</w:t>
            </w:r>
          </w:p>
        </w:tc>
      </w:tr>
      <w:tr w:rsidR="00B257AF" w:rsidRPr="00541781" w14:paraId="01401A14" w14:textId="77777777" w:rsidTr="004A221B">
        <w:tc>
          <w:tcPr>
            <w:tcW w:w="1452" w:type="dxa"/>
          </w:tcPr>
          <w:p w14:paraId="65265DF4" w14:textId="77777777" w:rsidR="00B257AF" w:rsidRPr="00541781" w:rsidRDefault="00B257AF">
            <w:pPr>
              <w:contextualSpacing/>
              <w:rPr>
                <w:rFonts w:eastAsia="Times New Roman" w:cstheme="minorHAnsi"/>
                <w:color w:val="000000"/>
              </w:rPr>
            </w:pPr>
            <w:r>
              <w:rPr>
                <w:rFonts w:eastAsia="Times New Roman" w:cstheme="minorHAnsi"/>
                <w:color w:val="000000"/>
              </w:rPr>
              <w:t>Rocket, Fel Iron</w:t>
            </w:r>
          </w:p>
        </w:tc>
        <w:tc>
          <w:tcPr>
            <w:tcW w:w="1841" w:type="dxa"/>
          </w:tcPr>
          <w:p w14:paraId="0BEF470A" w14:textId="77777777" w:rsidR="00B257AF" w:rsidRPr="00541781" w:rsidRDefault="00B257AF">
            <w:pPr>
              <w:contextualSpacing/>
              <w:rPr>
                <w:rFonts w:eastAsia="Times New Roman" w:cstheme="minorHAnsi"/>
                <w:color w:val="000000"/>
              </w:rPr>
            </w:pPr>
            <w:r>
              <w:rPr>
                <w:rFonts w:eastAsia="Times New Roman" w:cstheme="minorHAnsi"/>
                <w:color w:val="000000"/>
              </w:rPr>
              <w:t>Rare (+3)</w:t>
            </w:r>
          </w:p>
        </w:tc>
        <w:tc>
          <w:tcPr>
            <w:tcW w:w="1045" w:type="dxa"/>
          </w:tcPr>
          <w:p w14:paraId="75850599" w14:textId="77777777" w:rsidR="00B257AF" w:rsidRPr="00541781" w:rsidRDefault="00B257AF" w:rsidP="00853969">
            <w:pPr>
              <w:contextualSpacing/>
              <w:rPr>
                <w:rFonts w:eastAsia="Times New Roman" w:cstheme="minorHAnsi"/>
                <w:color w:val="000000"/>
              </w:rPr>
            </w:pPr>
            <w:r>
              <w:rPr>
                <w:rFonts w:eastAsia="Times New Roman" w:cstheme="minorHAnsi"/>
                <w:color w:val="000000"/>
              </w:rPr>
              <w:t>7d6</w:t>
            </w:r>
          </w:p>
        </w:tc>
        <w:tc>
          <w:tcPr>
            <w:tcW w:w="4518" w:type="dxa"/>
          </w:tcPr>
          <w:p w14:paraId="0B34BCEA" w14:textId="77777777" w:rsidR="00B257AF" w:rsidRPr="00541781" w:rsidRDefault="00B257AF" w:rsidP="00853969">
            <w:pPr>
              <w:contextualSpacing/>
              <w:rPr>
                <w:rFonts w:eastAsia="Times New Roman" w:cstheme="minorHAnsi"/>
                <w:i/>
                <w:iCs/>
                <w:color w:val="000000"/>
              </w:rPr>
            </w:pPr>
            <w:r>
              <w:rPr>
                <w:rFonts w:eastAsia="Times New Roman" w:cstheme="minorHAnsi"/>
                <w:color w:val="000000"/>
              </w:rPr>
              <w:t>3 lb., rocket (range 60/120), 10’ sphere</w:t>
            </w:r>
          </w:p>
        </w:tc>
      </w:tr>
      <w:tr w:rsidR="00B257AF" w:rsidRPr="00541781" w14:paraId="1469AA0E" w14:textId="77777777" w:rsidTr="004A221B">
        <w:tc>
          <w:tcPr>
            <w:tcW w:w="1452" w:type="dxa"/>
          </w:tcPr>
          <w:p w14:paraId="1335262B" w14:textId="77777777" w:rsidR="00B257AF" w:rsidRPr="00541781" w:rsidRDefault="00B257AF">
            <w:pPr>
              <w:contextualSpacing/>
              <w:rPr>
                <w:rFonts w:eastAsia="Times New Roman" w:cstheme="minorHAnsi"/>
                <w:color w:val="000000"/>
              </w:rPr>
            </w:pPr>
            <w:r>
              <w:rPr>
                <w:rFonts w:eastAsia="Times New Roman" w:cstheme="minorHAnsi"/>
                <w:color w:val="000000"/>
              </w:rPr>
              <w:t>Rocket, Fire</w:t>
            </w:r>
          </w:p>
        </w:tc>
        <w:tc>
          <w:tcPr>
            <w:tcW w:w="1841" w:type="dxa"/>
          </w:tcPr>
          <w:p w14:paraId="7905FC3C" w14:textId="77777777" w:rsidR="00B257AF" w:rsidRPr="00541781" w:rsidRDefault="00B257AF" w:rsidP="00853969">
            <w:pPr>
              <w:contextualSpacing/>
              <w:rPr>
                <w:rFonts w:eastAsia="Times New Roman" w:cstheme="minorHAnsi"/>
                <w:color w:val="000000"/>
              </w:rPr>
            </w:pPr>
            <w:r>
              <w:rPr>
                <w:rFonts w:eastAsia="Times New Roman" w:cstheme="minorHAnsi"/>
                <w:color w:val="000000"/>
              </w:rPr>
              <w:t>Common (+2)</w:t>
            </w:r>
          </w:p>
        </w:tc>
        <w:tc>
          <w:tcPr>
            <w:tcW w:w="1045" w:type="dxa"/>
          </w:tcPr>
          <w:p w14:paraId="75AA937A" w14:textId="77777777" w:rsidR="00B257AF" w:rsidRPr="00541781" w:rsidRDefault="00B257AF" w:rsidP="00853969">
            <w:pPr>
              <w:contextualSpacing/>
              <w:rPr>
                <w:rFonts w:eastAsia="Times New Roman" w:cstheme="minorHAnsi"/>
                <w:color w:val="000000"/>
              </w:rPr>
            </w:pPr>
            <w:r>
              <w:rPr>
                <w:rFonts w:eastAsia="Times New Roman" w:cstheme="minorHAnsi"/>
                <w:color w:val="000000"/>
              </w:rPr>
              <w:t>4d6</w:t>
            </w:r>
          </w:p>
        </w:tc>
        <w:tc>
          <w:tcPr>
            <w:tcW w:w="4518" w:type="dxa"/>
          </w:tcPr>
          <w:p w14:paraId="2BE8935A" w14:textId="77777777" w:rsidR="00B257AF" w:rsidRPr="00E95E1F" w:rsidRDefault="00B257AF">
            <w:pPr>
              <w:contextualSpacing/>
              <w:rPr>
                <w:rFonts w:eastAsia="Times New Roman" w:cstheme="minorHAnsi"/>
                <w:i/>
                <w:iCs/>
                <w:color w:val="000000"/>
                <w:u w:val="single"/>
              </w:rPr>
            </w:pPr>
            <w:r>
              <w:rPr>
                <w:rFonts w:eastAsia="Times New Roman" w:cstheme="minorHAnsi"/>
                <w:color w:val="000000"/>
              </w:rPr>
              <w:t xml:space="preserve">2 lb., rocket, 10’ sphere, </w:t>
            </w:r>
            <w:r>
              <w:rPr>
                <w:rFonts w:eastAsia="Times New Roman" w:cstheme="minorHAnsi"/>
                <w:i/>
                <w:iCs/>
                <w:color w:val="000000"/>
              </w:rPr>
              <w:t>firework, weakened</w:t>
            </w:r>
          </w:p>
        </w:tc>
      </w:tr>
      <w:tr w:rsidR="00AF7BF0" w:rsidRPr="00541781" w14:paraId="7EB31529" w14:textId="77777777" w:rsidTr="004A221B">
        <w:tc>
          <w:tcPr>
            <w:tcW w:w="1452" w:type="dxa"/>
          </w:tcPr>
          <w:p w14:paraId="34ADA411" w14:textId="77777777" w:rsidR="00AF7BF0" w:rsidRDefault="00AF7BF0" w:rsidP="00853969">
            <w:pPr>
              <w:contextualSpacing/>
              <w:rPr>
                <w:rFonts w:eastAsia="Times New Roman" w:cstheme="minorHAnsi"/>
                <w:color w:val="000000"/>
              </w:rPr>
            </w:pPr>
            <w:r>
              <w:rPr>
                <w:rFonts w:eastAsia="Times New Roman" w:cstheme="minorHAnsi"/>
                <w:color w:val="000000"/>
              </w:rPr>
              <w:t>Rocket, Grand</w:t>
            </w:r>
          </w:p>
        </w:tc>
        <w:tc>
          <w:tcPr>
            <w:tcW w:w="1841" w:type="dxa"/>
          </w:tcPr>
          <w:p w14:paraId="047BF6DF" w14:textId="77777777" w:rsidR="00AF7BF0" w:rsidRDefault="00AF7BF0" w:rsidP="00853969">
            <w:pPr>
              <w:contextualSpacing/>
              <w:rPr>
                <w:rFonts w:eastAsia="Times New Roman" w:cstheme="minorHAnsi"/>
                <w:color w:val="000000"/>
              </w:rPr>
            </w:pPr>
            <w:r>
              <w:rPr>
                <w:rFonts w:eastAsia="Times New Roman" w:cstheme="minorHAnsi"/>
                <w:color w:val="000000"/>
              </w:rPr>
              <w:t>Legendary (+5)</w:t>
            </w:r>
          </w:p>
        </w:tc>
        <w:tc>
          <w:tcPr>
            <w:tcW w:w="1045" w:type="dxa"/>
          </w:tcPr>
          <w:p w14:paraId="22BA828F" w14:textId="77777777" w:rsidR="00AF7BF0" w:rsidRDefault="00AF7BF0">
            <w:pPr>
              <w:contextualSpacing/>
              <w:rPr>
                <w:rFonts w:eastAsia="Times New Roman" w:cstheme="minorHAnsi"/>
                <w:color w:val="000000"/>
              </w:rPr>
            </w:pPr>
            <w:r>
              <w:rPr>
                <w:rFonts w:eastAsia="Times New Roman" w:cstheme="minorHAnsi"/>
                <w:color w:val="000000"/>
              </w:rPr>
              <w:t>10d6</w:t>
            </w:r>
          </w:p>
        </w:tc>
        <w:tc>
          <w:tcPr>
            <w:tcW w:w="4518" w:type="dxa"/>
          </w:tcPr>
          <w:p w14:paraId="682F6E9B" w14:textId="77777777" w:rsidR="00AF7BF0" w:rsidRPr="00E95E1F" w:rsidRDefault="00AF7BF0" w:rsidP="00BD71EA">
            <w:pPr>
              <w:contextualSpacing/>
              <w:rPr>
                <w:rFonts w:eastAsia="Times New Roman" w:cstheme="minorHAnsi"/>
                <w:i/>
                <w:iCs/>
                <w:color w:val="000000"/>
              </w:rPr>
            </w:pPr>
            <w:r>
              <w:rPr>
                <w:rFonts w:eastAsia="Times New Roman" w:cstheme="minorHAnsi"/>
                <w:color w:val="000000"/>
              </w:rPr>
              <w:t xml:space="preserve">5 lb., rocket (range 60/120), 10’ sphere, </w:t>
            </w:r>
            <w:r>
              <w:rPr>
                <w:rFonts w:eastAsia="Times New Roman" w:cstheme="minorHAnsi"/>
                <w:i/>
                <w:iCs/>
                <w:color w:val="000000"/>
              </w:rPr>
              <w:t>reliable device (MR 1-3), weakened</w:t>
            </w:r>
          </w:p>
        </w:tc>
      </w:tr>
      <w:tr w:rsidR="00AF7BF0" w:rsidRPr="00541781" w14:paraId="4668FDA2" w14:textId="77777777" w:rsidTr="004A221B">
        <w:tc>
          <w:tcPr>
            <w:tcW w:w="1452" w:type="dxa"/>
          </w:tcPr>
          <w:p w14:paraId="373FB277" w14:textId="77777777" w:rsidR="00AF7BF0" w:rsidRDefault="00AF7BF0" w:rsidP="00853969">
            <w:pPr>
              <w:contextualSpacing/>
              <w:rPr>
                <w:rFonts w:eastAsia="Times New Roman" w:cstheme="minorHAnsi"/>
                <w:color w:val="000000"/>
              </w:rPr>
            </w:pPr>
            <w:r>
              <w:rPr>
                <w:rFonts w:eastAsia="Times New Roman" w:cstheme="minorHAnsi"/>
                <w:color w:val="000000"/>
              </w:rPr>
              <w:t>Rocket, Siege</w:t>
            </w:r>
          </w:p>
        </w:tc>
        <w:tc>
          <w:tcPr>
            <w:tcW w:w="1841" w:type="dxa"/>
          </w:tcPr>
          <w:p w14:paraId="21AE60B7" w14:textId="77777777" w:rsidR="00AF7BF0" w:rsidRDefault="00AF7BF0" w:rsidP="00853969">
            <w:pPr>
              <w:contextualSpacing/>
              <w:rPr>
                <w:rFonts w:eastAsia="Times New Roman" w:cstheme="minorHAnsi"/>
                <w:color w:val="000000"/>
              </w:rPr>
            </w:pPr>
            <w:r>
              <w:rPr>
                <w:rFonts w:eastAsia="Times New Roman" w:cstheme="minorHAnsi"/>
                <w:color w:val="000000"/>
              </w:rPr>
              <w:t>Epic (+5)</w:t>
            </w:r>
          </w:p>
        </w:tc>
        <w:tc>
          <w:tcPr>
            <w:tcW w:w="1045" w:type="dxa"/>
          </w:tcPr>
          <w:p w14:paraId="39C10C05" w14:textId="77777777" w:rsidR="00AF7BF0" w:rsidRDefault="00AF7BF0" w:rsidP="00853969">
            <w:pPr>
              <w:contextualSpacing/>
              <w:rPr>
                <w:rFonts w:eastAsia="Times New Roman" w:cstheme="minorHAnsi"/>
                <w:color w:val="000000"/>
              </w:rPr>
            </w:pPr>
            <w:r>
              <w:rPr>
                <w:rFonts w:eastAsia="Times New Roman" w:cstheme="minorHAnsi"/>
                <w:color w:val="000000"/>
              </w:rPr>
              <w:t>9d8</w:t>
            </w:r>
          </w:p>
        </w:tc>
        <w:tc>
          <w:tcPr>
            <w:tcW w:w="4518" w:type="dxa"/>
          </w:tcPr>
          <w:p w14:paraId="3DF6F6DB" w14:textId="77777777" w:rsidR="00AF7BF0" w:rsidRPr="00E95E1F" w:rsidRDefault="00AF7BF0">
            <w:pPr>
              <w:contextualSpacing/>
              <w:rPr>
                <w:rFonts w:eastAsia="Times New Roman" w:cstheme="minorHAnsi"/>
                <w:i/>
                <w:iCs/>
                <w:color w:val="000000"/>
              </w:rPr>
            </w:pPr>
            <w:r>
              <w:rPr>
                <w:rFonts w:eastAsia="Times New Roman" w:cstheme="minorHAnsi"/>
                <w:color w:val="000000"/>
              </w:rPr>
              <w:t xml:space="preserve">10 lb., enlarged rocket, 20’ sphere, </w:t>
            </w:r>
            <w:r w:rsidRPr="00E95E1F">
              <w:rPr>
                <w:rFonts w:eastAsia="Times New Roman" w:cstheme="minorHAnsi"/>
                <w:i/>
                <w:iCs/>
                <w:color w:val="000000"/>
              </w:rPr>
              <w:t>sapper,</w:t>
            </w:r>
            <w:r>
              <w:rPr>
                <w:rFonts w:eastAsia="Times New Roman" w:cstheme="minorHAnsi"/>
                <w:color w:val="000000"/>
              </w:rPr>
              <w:t xml:space="preserve"> </w:t>
            </w:r>
            <w:r>
              <w:rPr>
                <w:rFonts w:eastAsia="Times New Roman" w:cstheme="minorHAnsi"/>
                <w:i/>
                <w:iCs/>
                <w:color w:val="000000"/>
              </w:rPr>
              <w:t>widened (large)</w:t>
            </w:r>
          </w:p>
        </w:tc>
      </w:tr>
      <w:tr w:rsidR="00AF7BF0" w:rsidRPr="00541781" w14:paraId="121D8820" w14:textId="77777777" w:rsidTr="004A221B">
        <w:tc>
          <w:tcPr>
            <w:tcW w:w="1452" w:type="dxa"/>
          </w:tcPr>
          <w:p w14:paraId="44D71408" w14:textId="77777777" w:rsidR="00AF7BF0" w:rsidRDefault="00AF7BF0" w:rsidP="00853969">
            <w:pPr>
              <w:contextualSpacing/>
              <w:rPr>
                <w:rFonts w:eastAsia="Times New Roman" w:cstheme="minorHAnsi"/>
                <w:color w:val="000000"/>
              </w:rPr>
            </w:pPr>
            <w:r>
              <w:rPr>
                <w:rFonts w:eastAsia="Times New Roman" w:cstheme="minorHAnsi"/>
                <w:color w:val="000000"/>
              </w:rPr>
              <w:t>Rocket, Torpedo</w:t>
            </w:r>
          </w:p>
        </w:tc>
        <w:tc>
          <w:tcPr>
            <w:tcW w:w="1841" w:type="dxa"/>
          </w:tcPr>
          <w:p w14:paraId="0A284B21" w14:textId="77777777" w:rsidR="00AF7BF0" w:rsidRDefault="00AF7BF0" w:rsidP="00853969">
            <w:pPr>
              <w:contextualSpacing/>
              <w:rPr>
                <w:rFonts w:eastAsia="Times New Roman" w:cstheme="minorHAnsi"/>
                <w:color w:val="000000"/>
              </w:rPr>
            </w:pPr>
            <w:r>
              <w:rPr>
                <w:rFonts w:eastAsia="Times New Roman" w:cstheme="minorHAnsi"/>
                <w:color w:val="000000"/>
              </w:rPr>
              <w:t>Rare (+3)</w:t>
            </w:r>
          </w:p>
        </w:tc>
        <w:tc>
          <w:tcPr>
            <w:tcW w:w="1045" w:type="dxa"/>
          </w:tcPr>
          <w:p w14:paraId="46D6EAC2" w14:textId="77777777" w:rsidR="00AF7BF0" w:rsidRDefault="00AF7BF0" w:rsidP="00853969">
            <w:pPr>
              <w:contextualSpacing/>
              <w:rPr>
                <w:rFonts w:eastAsia="Times New Roman" w:cstheme="minorHAnsi"/>
                <w:color w:val="000000"/>
              </w:rPr>
            </w:pPr>
            <w:r>
              <w:rPr>
                <w:rFonts w:eastAsia="Times New Roman" w:cstheme="minorHAnsi"/>
                <w:color w:val="000000"/>
              </w:rPr>
              <w:t>7d6</w:t>
            </w:r>
          </w:p>
        </w:tc>
        <w:tc>
          <w:tcPr>
            <w:tcW w:w="4518" w:type="dxa"/>
          </w:tcPr>
          <w:p w14:paraId="3DF8F00A" w14:textId="77777777" w:rsidR="00AF7BF0" w:rsidRDefault="00AF7BF0">
            <w:pPr>
              <w:contextualSpacing/>
              <w:rPr>
                <w:rFonts w:eastAsia="Times New Roman" w:cstheme="minorHAnsi"/>
                <w:color w:val="000000"/>
              </w:rPr>
            </w:pPr>
            <w:r>
              <w:rPr>
                <w:rFonts w:eastAsia="Times New Roman" w:cstheme="minorHAnsi"/>
                <w:color w:val="000000"/>
              </w:rPr>
              <w:t xml:space="preserve">4 lb., rocket (range 60/120), 10’ sphere, </w:t>
            </w:r>
            <w:r>
              <w:rPr>
                <w:rFonts w:eastAsia="Times New Roman" w:cstheme="minorHAnsi"/>
                <w:i/>
                <w:iCs/>
                <w:color w:val="000000"/>
              </w:rPr>
              <w:t>water (only)</w:t>
            </w:r>
          </w:p>
        </w:tc>
      </w:tr>
    </w:tbl>
    <w:p w14:paraId="11FBFAF6" w14:textId="77777777" w:rsidR="004A221B" w:rsidRDefault="004A221B" w:rsidP="00E6665B">
      <w:pPr>
        <w:contextualSpacing/>
        <w:rPr>
          <w:rFonts w:eastAsia="Times New Roman" w:cstheme="minorHAnsi"/>
          <w:sz w:val="20"/>
          <w:szCs w:val="20"/>
        </w:rPr>
      </w:pPr>
    </w:p>
    <w:p w14:paraId="0AD75FD9" w14:textId="77777777" w:rsidR="00853969" w:rsidRPr="00B257AF" w:rsidRDefault="004B270F" w:rsidP="00E95E1F">
      <w:r>
        <w:t>M</w:t>
      </w:r>
      <w:r w:rsidR="00853969">
        <w:t xml:space="preserve"> </w:t>
      </w:r>
      <w:r w:rsidR="00B257AF">
        <w:t>These explosives use</w:t>
      </w:r>
      <w:r w:rsidR="00853969">
        <w:t xml:space="preserve"> mana</w:t>
      </w:r>
      <w:r>
        <w:t xml:space="preserve"> </w:t>
      </w:r>
      <w:r w:rsidR="00853969">
        <w:t>engine</w:t>
      </w:r>
      <w:r w:rsidR="00B257AF">
        <w:t>s</w:t>
      </w:r>
      <w:r w:rsidR="00853969">
        <w:t>.</w:t>
      </w:r>
      <w:r>
        <w:t xml:space="preserve"> </w:t>
      </w:r>
    </w:p>
    <w:p w14:paraId="0384CF51" w14:textId="77777777" w:rsidR="00302290" w:rsidRDefault="00302290">
      <w:pPr>
        <w:pPrChange w:id="3145" w:author="Admin" w:date="2020-10-19T21:21:00Z">
          <w:pPr>
            <w:spacing w:after="200" w:line="276" w:lineRule="auto"/>
          </w:pPr>
        </w:pPrChange>
      </w:pPr>
      <w:del w:id="3146" w:author="Admin" w:date="2020-10-19T21:21:00Z">
        <w:r w:rsidDel="00364CB3">
          <w:br w:type="page"/>
        </w:r>
      </w:del>
    </w:p>
    <w:p w14:paraId="191214D8" w14:textId="77777777" w:rsidR="00470014" w:rsidRDefault="00E6665B" w:rsidP="00E95E1F">
      <w:pPr>
        <w:pStyle w:val="Heading4"/>
      </w:pPr>
      <w:r w:rsidRPr="00AB1C33">
        <w:lastRenderedPageBreak/>
        <w:t xml:space="preserve">Firearms and </w:t>
      </w:r>
      <w:r w:rsidRPr="00A702DF">
        <w:t>C</w:t>
      </w:r>
      <w:r w:rsidRPr="00AB1C33">
        <w:t>rossbows</w:t>
      </w:r>
    </w:p>
    <w:p w14:paraId="65B661B5" w14:textId="77777777" w:rsidR="001504B3" w:rsidRDefault="001504B3" w:rsidP="001504B3">
      <w:pPr>
        <w:rPr>
          <w:rFonts w:eastAsia="Times New Roman" w:cstheme="minorHAnsi"/>
          <w:color w:val="000000"/>
        </w:rPr>
      </w:pPr>
      <w:r>
        <w:rPr>
          <w:rFonts w:eastAsia="Times New Roman" w:cstheme="minorHAnsi"/>
          <w:color w:val="000000"/>
        </w:rPr>
        <w:t>All firearms use combustion engines, while all crossbows use mechanical engines. Due to the properties of both weapons, adding fuel (or reloading) follows simpler mechanisms; firearms need 2 ounces of gunpowder regardless of rarity for every shot, and crossbows require 1 action to reload.</w:t>
      </w:r>
    </w:p>
    <w:p w14:paraId="20CF4249" w14:textId="77777777" w:rsidR="001504B3" w:rsidRDefault="001504B3" w:rsidP="001504B3">
      <w:pPr>
        <w:rPr>
          <w:rFonts w:eastAsia="Times New Roman" w:cstheme="minorHAnsi"/>
          <w:color w:val="000000"/>
        </w:rPr>
      </w:pPr>
      <w:r>
        <w:rPr>
          <w:rFonts w:eastAsia="Times New Roman" w:cstheme="minorHAnsi"/>
          <w:color w:val="000000"/>
        </w:rPr>
        <w:t xml:space="preserve">Special modifications and size increases alter actions reloaded. </w:t>
      </w:r>
    </w:p>
    <w:p w14:paraId="4A2EA2B7" w14:textId="77777777" w:rsidR="001504B3" w:rsidRDefault="001504B3" w:rsidP="001504B3">
      <w:pPr>
        <w:rPr>
          <w:rFonts w:eastAsia="Times New Roman" w:cstheme="minorHAnsi"/>
          <w:color w:val="000000"/>
        </w:rPr>
      </w:pPr>
      <w:r>
        <w:rPr>
          <w:rFonts w:eastAsia="Times New Roman" w:cstheme="minorHAnsi"/>
          <w:color w:val="000000"/>
        </w:rPr>
        <w:t xml:space="preserve">Firearms and crossbows with special fuel sources are marked with </w:t>
      </w:r>
      <w:r w:rsidRPr="00991E00">
        <w:rPr>
          <w:rFonts w:eastAsia="Times New Roman" w:cstheme="minorHAnsi"/>
          <w:color w:val="000000"/>
        </w:rPr>
        <w:t>asterisk</w:t>
      </w:r>
      <w:r>
        <w:rPr>
          <w:rFonts w:eastAsia="Times New Roman" w:cstheme="minorHAnsi"/>
          <w:color w:val="000000"/>
        </w:rPr>
        <w:t xml:space="preserve"> (*). </w:t>
      </w:r>
    </w:p>
    <w:p w14:paraId="7A252928" w14:textId="77777777" w:rsidR="00F56F17" w:rsidRDefault="00F56F17" w:rsidP="00E95E1F">
      <w:pPr>
        <w:rPr>
          <w:rFonts w:eastAsia="Times New Roman" w:cstheme="minorHAnsi"/>
          <w:color w:val="000000"/>
        </w:rPr>
      </w:pPr>
      <w:r>
        <w:rPr>
          <w:rFonts w:eastAsia="Times New Roman" w:cstheme="minorHAnsi"/>
          <w:color w:val="000000"/>
        </w:rPr>
        <w:t>For more details on firearms and modified crossbows, and their rules, refer to Chapter 7 under Engineer’s Tools.</w:t>
      </w:r>
      <w:r w:rsidR="00A702DF">
        <w:rPr>
          <w:rFonts w:eastAsia="Times New Roman" w:cstheme="minorHAnsi"/>
          <w:color w:val="000000"/>
        </w:rPr>
        <w:t xml:space="preserve"> </w:t>
      </w:r>
    </w:p>
    <w:p w14:paraId="7EA8EC32" w14:textId="77777777" w:rsidR="00862F57" w:rsidRPr="00E95E1F" w:rsidRDefault="00862F57" w:rsidP="00E95E1F"/>
    <w:tbl>
      <w:tblPr>
        <w:tblStyle w:val="TableGrid"/>
        <w:tblW w:w="0" w:type="auto"/>
        <w:tblLook w:val="04A0" w:firstRow="1" w:lastRow="0" w:firstColumn="1" w:lastColumn="0" w:noHBand="0" w:noVBand="1"/>
      </w:tblPr>
      <w:tblGrid>
        <w:gridCol w:w="1452"/>
        <w:gridCol w:w="1841"/>
        <w:gridCol w:w="1655"/>
        <w:gridCol w:w="3908"/>
      </w:tblGrid>
      <w:tr w:rsidR="00AB1C33" w14:paraId="252CB2AF" w14:textId="77777777" w:rsidTr="00FC5A87">
        <w:tc>
          <w:tcPr>
            <w:tcW w:w="1452" w:type="dxa"/>
          </w:tcPr>
          <w:p w14:paraId="317A465B" w14:textId="77777777" w:rsidR="00D76D1B" w:rsidRPr="00E95E1F" w:rsidRDefault="00D76D1B" w:rsidP="005E0865">
            <w:pPr>
              <w:contextualSpacing/>
              <w:rPr>
                <w:rFonts w:eastAsia="Times New Roman" w:cstheme="minorHAnsi"/>
                <w:b/>
                <w:bCs/>
                <w:color w:val="000000"/>
              </w:rPr>
            </w:pPr>
            <w:r w:rsidRPr="00E95E1F">
              <w:rPr>
                <w:rFonts w:eastAsia="Times New Roman" w:cstheme="minorHAnsi"/>
                <w:b/>
                <w:bCs/>
                <w:color w:val="000000"/>
              </w:rPr>
              <w:t>Name</w:t>
            </w:r>
          </w:p>
        </w:tc>
        <w:tc>
          <w:tcPr>
            <w:tcW w:w="1841" w:type="dxa"/>
          </w:tcPr>
          <w:p w14:paraId="3AE9E534" w14:textId="77777777" w:rsidR="00D76D1B" w:rsidRPr="00E95E1F" w:rsidRDefault="00FC5A87" w:rsidP="005E0865">
            <w:pPr>
              <w:contextualSpacing/>
              <w:rPr>
                <w:rFonts w:eastAsia="Times New Roman" w:cstheme="minorHAnsi"/>
                <w:b/>
                <w:bCs/>
                <w:color w:val="000000"/>
              </w:rPr>
            </w:pPr>
            <w:r>
              <w:rPr>
                <w:rFonts w:eastAsia="Times New Roman" w:cstheme="minorHAnsi"/>
                <w:b/>
                <w:bCs/>
                <w:color w:val="000000"/>
              </w:rPr>
              <w:t>Rarity</w:t>
            </w:r>
            <w:r w:rsidR="00D76D1B" w:rsidRPr="00E95E1F">
              <w:rPr>
                <w:rFonts w:eastAsia="Times New Roman" w:cstheme="minorHAnsi"/>
                <w:b/>
                <w:bCs/>
                <w:color w:val="000000"/>
              </w:rPr>
              <w:t>/EP</w:t>
            </w:r>
          </w:p>
        </w:tc>
        <w:tc>
          <w:tcPr>
            <w:tcW w:w="1655" w:type="dxa"/>
          </w:tcPr>
          <w:p w14:paraId="3A0AD50E" w14:textId="77777777" w:rsidR="00D76D1B" w:rsidRPr="00E95E1F" w:rsidRDefault="00D76D1B" w:rsidP="005E0865">
            <w:pPr>
              <w:contextualSpacing/>
              <w:rPr>
                <w:rFonts w:eastAsia="Times New Roman" w:cstheme="minorHAnsi"/>
                <w:b/>
                <w:bCs/>
                <w:color w:val="000000"/>
              </w:rPr>
            </w:pPr>
            <w:r w:rsidRPr="00E95E1F">
              <w:rPr>
                <w:rFonts w:eastAsia="Times New Roman" w:cstheme="minorHAnsi"/>
                <w:b/>
                <w:bCs/>
                <w:color w:val="000000"/>
              </w:rPr>
              <w:t>Damage/Ammo</w:t>
            </w:r>
          </w:p>
        </w:tc>
        <w:tc>
          <w:tcPr>
            <w:tcW w:w="3908" w:type="dxa"/>
          </w:tcPr>
          <w:p w14:paraId="4C9C59C5" w14:textId="77777777" w:rsidR="00D76D1B" w:rsidRPr="00E95E1F" w:rsidRDefault="00D76D1B" w:rsidP="005E0865">
            <w:pPr>
              <w:contextualSpacing/>
              <w:rPr>
                <w:rFonts w:eastAsia="Times New Roman" w:cstheme="minorHAnsi"/>
                <w:b/>
                <w:bCs/>
                <w:color w:val="000000"/>
              </w:rPr>
            </w:pPr>
            <w:r w:rsidRPr="00E95E1F">
              <w:rPr>
                <w:rFonts w:eastAsia="Times New Roman" w:cstheme="minorHAnsi"/>
                <w:b/>
                <w:bCs/>
                <w:color w:val="000000"/>
              </w:rPr>
              <w:t>Properties</w:t>
            </w:r>
          </w:p>
        </w:tc>
      </w:tr>
      <w:tr w:rsidR="00692563" w14:paraId="21BB5671" w14:textId="77777777" w:rsidTr="00FC5A87">
        <w:trPr>
          <w:ins w:id="3147" w:author="Admin" w:date="2020-10-21T18:03:00Z"/>
        </w:trPr>
        <w:tc>
          <w:tcPr>
            <w:tcW w:w="1452" w:type="dxa"/>
          </w:tcPr>
          <w:p w14:paraId="3ECFAE6E" w14:textId="77777777" w:rsidR="00692563" w:rsidRDefault="00692563" w:rsidP="005E0865">
            <w:pPr>
              <w:contextualSpacing/>
              <w:rPr>
                <w:ins w:id="3148" w:author="Admin" w:date="2020-10-21T18:03:00Z"/>
                <w:rFonts w:eastAsia="Times New Roman" w:cstheme="minorHAnsi"/>
                <w:color w:val="000000"/>
              </w:rPr>
            </w:pPr>
            <w:ins w:id="3149" w:author="Admin" w:date="2020-10-21T18:03:00Z">
              <w:r>
                <w:rPr>
                  <w:rFonts w:eastAsia="Times New Roman" w:cstheme="minorHAnsi"/>
                  <w:color w:val="000000"/>
                </w:rPr>
                <w:t>Blunderbuss, Long Muzzle</w:t>
              </w:r>
            </w:ins>
          </w:p>
        </w:tc>
        <w:tc>
          <w:tcPr>
            <w:tcW w:w="1841" w:type="dxa"/>
          </w:tcPr>
          <w:p w14:paraId="4063770C" w14:textId="77777777" w:rsidR="00692563" w:rsidRDefault="00692563" w:rsidP="005E0865">
            <w:pPr>
              <w:contextualSpacing/>
              <w:rPr>
                <w:ins w:id="3150" w:author="Admin" w:date="2020-10-21T18:03:00Z"/>
                <w:rFonts w:eastAsia="Times New Roman" w:cstheme="minorHAnsi"/>
                <w:color w:val="000000"/>
              </w:rPr>
            </w:pPr>
            <w:ins w:id="3151" w:author="Admin" w:date="2020-10-21T18:03:00Z">
              <w:r>
                <w:rPr>
                  <w:rFonts w:eastAsia="Times New Roman" w:cstheme="minorHAnsi"/>
                  <w:color w:val="000000"/>
                </w:rPr>
                <w:t>Uncommon (+2)</w:t>
              </w:r>
            </w:ins>
          </w:p>
        </w:tc>
        <w:tc>
          <w:tcPr>
            <w:tcW w:w="1655" w:type="dxa"/>
          </w:tcPr>
          <w:p w14:paraId="42DACCF8" w14:textId="77777777" w:rsidR="00692563" w:rsidRDefault="00692563">
            <w:pPr>
              <w:contextualSpacing/>
              <w:rPr>
                <w:ins w:id="3152" w:author="Admin" w:date="2020-10-21T18:03:00Z"/>
                <w:rFonts w:eastAsia="Times New Roman" w:cstheme="minorHAnsi"/>
                <w:color w:val="000000"/>
              </w:rPr>
            </w:pPr>
            <w:ins w:id="3153" w:author="Admin" w:date="2020-10-21T18:03:00Z">
              <w:r>
                <w:rPr>
                  <w:rFonts w:eastAsia="Times New Roman" w:cstheme="minorHAnsi"/>
                  <w:color w:val="000000"/>
                </w:rPr>
                <w:t>3d8/2</w:t>
              </w:r>
            </w:ins>
          </w:p>
        </w:tc>
        <w:tc>
          <w:tcPr>
            <w:tcW w:w="3908" w:type="dxa"/>
          </w:tcPr>
          <w:p w14:paraId="5EF6161E" w14:textId="77777777" w:rsidR="00692563" w:rsidRDefault="00692563">
            <w:pPr>
              <w:contextualSpacing/>
              <w:rPr>
                <w:ins w:id="3154" w:author="Admin" w:date="2020-10-21T18:03:00Z"/>
                <w:rFonts w:eastAsia="Times New Roman" w:cstheme="minorHAnsi"/>
                <w:color w:val="000000"/>
              </w:rPr>
            </w:pPr>
            <w:ins w:id="3155" w:author="Admin" w:date="2020-10-21T18:03:00Z">
              <w:r>
                <w:rPr>
                  <w:rFonts w:eastAsia="Times New Roman" w:cstheme="minorHAnsi"/>
                  <w:color w:val="000000"/>
                </w:rPr>
                <w:t>15 lb., heavy, two-handed (range 200/800)</w:t>
              </w:r>
            </w:ins>
          </w:p>
        </w:tc>
      </w:tr>
      <w:tr w:rsidR="00AB1C33" w14:paraId="7B5B0259" w14:textId="77777777" w:rsidTr="00FC5A87">
        <w:tc>
          <w:tcPr>
            <w:tcW w:w="1452" w:type="dxa"/>
          </w:tcPr>
          <w:p w14:paraId="2AEFE2DA" w14:textId="77777777" w:rsidR="00D76D1B" w:rsidRPr="00E95E1F" w:rsidRDefault="00FC5A87" w:rsidP="005E0865">
            <w:pPr>
              <w:contextualSpacing/>
              <w:rPr>
                <w:rFonts w:eastAsia="Times New Roman" w:cstheme="minorHAnsi"/>
                <w:color w:val="000000"/>
              </w:rPr>
            </w:pPr>
            <w:r>
              <w:rPr>
                <w:rFonts w:eastAsia="Times New Roman" w:cstheme="minorHAnsi"/>
                <w:color w:val="000000"/>
              </w:rPr>
              <w:t>Blunderbuss, Scattershot</w:t>
            </w:r>
          </w:p>
        </w:tc>
        <w:tc>
          <w:tcPr>
            <w:tcW w:w="1841" w:type="dxa"/>
          </w:tcPr>
          <w:p w14:paraId="4FDE88B4" w14:textId="77777777" w:rsidR="00D76D1B" w:rsidRPr="00E95E1F" w:rsidRDefault="00D76D1B"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272F547B" w14:textId="77777777" w:rsidR="00D76D1B" w:rsidRPr="00E95E1F" w:rsidRDefault="00FC5A87">
            <w:pPr>
              <w:contextualSpacing/>
              <w:rPr>
                <w:rFonts w:eastAsia="Times New Roman" w:cstheme="minorHAnsi"/>
                <w:color w:val="000000"/>
              </w:rPr>
            </w:pPr>
            <w:r>
              <w:rPr>
                <w:rFonts w:eastAsia="Times New Roman" w:cstheme="minorHAnsi"/>
                <w:color w:val="000000"/>
              </w:rPr>
              <w:t>2d8/2</w:t>
            </w:r>
          </w:p>
        </w:tc>
        <w:tc>
          <w:tcPr>
            <w:tcW w:w="3908" w:type="dxa"/>
          </w:tcPr>
          <w:p w14:paraId="5DC8CC85" w14:textId="77777777" w:rsidR="00D76D1B" w:rsidRPr="00E95E1F" w:rsidRDefault="00FC5A87">
            <w:pPr>
              <w:contextualSpacing/>
              <w:rPr>
                <w:rFonts w:eastAsia="Times New Roman" w:cstheme="minorHAnsi"/>
                <w:color w:val="000000"/>
              </w:rPr>
            </w:pPr>
            <w:r>
              <w:rPr>
                <w:rFonts w:eastAsia="Times New Roman" w:cstheme="minorHAnsi"/>
                <w:color w:val="000000"/>
              </w:rPr>
              <w:t xml:space="preserve">15 lb., heavy, two-handed (range 200/800), </w:t>
            </w:r>
            <w:r w:rsidRPr="00E95E1F">
              <w:rPr>
                <w:rFonts w:eastAsia="Times New Roman" w:cstheme="minorHAnsi"/>
                <w:i/>
                <w:iCs/>
                <w:color w:val="000000"/>
              </w:rPr>
              <w:t>scattershot 20 ft., weakened</w:t>
            </w:r>
          </w:p>
        </w:tc>
      </w:tr>
      <w:tr w:rsidR="00692563" w14:paraId="75CC9B6C" w14:textId="77777777" w:rsidTr="00FC5A87">
        <w:tc>
          <w:tcPr>
            <w:tcW w:w="1452" w:type="dxa"/>
          </w:tcPr>
          <w:p w14:paraId="6D761015"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Boomstick</w:t>
            </w:r>
          </w:p>
        </w:tc>
        <w:tc>
          <w:tcPr>
            <w:tcW w:w="1841" w:type="dxa"/>
          </w:tcPr>
          <w:p w14:paraId="6553EA4A" w14:textId="77777777" w:rsidR="00692563" w:rsidRDefault="00692563" w:rsidP="005E0865">
            <w:pPr>
              <w:contextualSpacing/>
              <w:rPr>
                <w:rFonts w:eastAsia="Times New Roman" w:cstheme="minorHAnsi"/>
                <w:color w:val="000000"/>
              </w:rPr>
            </w:pPr>
            <w:r>
              <w:rPr>
                <w:rFonts w:eastAsia="Times New Roman" w:cstheme="minorHAnsi"/>
                <w:color w:val="000000"/>
              </w:rPr>
              <w:t>Common (+2)</w:t>
            </w:r>
          </w:p>
        </w:tc>
        <w:tc>
          <w:tcPr>
            <w:tcW w:w="1655" w:type="dxa"/>
          </w:tcPr>
          <w:p w14:paraId="5F50120A" w14:textId="77777777" w:rsidR="00692563" w:rsidRDefault="00692563" w:rsidP="00FC5A87">
            <w:pPr>
              <w:contextualSpacing/>
              <w:rPr>
                <w:rFonts w:eastAsia="Times New Roman" w:cstheme="minorHAnsi"/>
                <w:color w:val="000000"/>
              </w:rPr>
            </w:pPr>
            <w:r>
              <w:rPr>
                <w:rFonts w:eastAsia="Times New Roman" w:cstheme="minorHAnsi"/>
                <w:color w:val="000000"/>
              </w:rPr>
              <w:t>2d6/2</w:t>
            </w:r>
          </w:p>
        </w:tc>
        <w:tc>
          <w:tcPr>
            <w:tcW w:w="3908" w:type="dxa"/>
          </w:tcPr>
          <w:p w14:paraId="1DD0FED3" w14:textId="77777777" w:rsidR="00692563" w:rsidRDefault="00692563">
            <w:pPr>
              <w:contextualSpacing/>
              <w:rPr>
                <w:rFonts w:eastAsia="Times New Roman" w:cstheme="minorHAnsi"/>
                <w:color w:val="000000"/>
              </w:rPr>
            </w:pPr>
            <w:r>
              <w:rPr>
                <w:rFonts w:eastAsia="Times New Roman" w:cstheme="minorHAnsi"/>
                <w:color w:val="000000"/>
              </w:rPr>
              <w:t xml:space="preserve">10 lb., medium (range 150/600), </w:t>
            </w:r>
          </w:p>
        </w:tc>
      </w:tr>
      <w:tr w:rsidR="00692563" w14:paraId="6B1CE7A9" w14:textId="77777777" w:rsidTr="00FC5A87">
        <w:tc>
          <w:tcPr>
            <w:tcW w:w="1452" w:type="dxa"/>
          </w:tcPr>
          <w:p w14:paraId="457375F8" w14:textId="77777777" w:rsidR="00692563" w:rsidRPr="00E95E1F" w:rsidRDefault="00692563" w:rsidP="005E0865">
            <w:pPr>
              <w:contextualSpacing/>
              <w:rPr>
                <w:rFonts w:eastAsia="Times New Roman" w:cstheme="minorHAnsi"/>
                <w:color w:val="000000"/>
              </w:rPr>
            </w:pPr>
            <w:r w:rsidRPr="00E95E1F">
              <w:rPr>
                <w:rFonts w:eastAsia="Times New Roman" w:cstheme="minorHAnsi"/>
                <w:color w:val="000000"/>
              </w:rPr>
              <w:t>Cannon, Hand</w:t>
            </w:r>
          </w:p>
        </w:tc>
        <w:tc>
          <w:tcPr>
            <w:tcW w:w="1841" w:type="dxa"/>
          </w:tcPr>
          <w:p w14:paraId="79818F1F" w14:textId="77777777" w:rsidR="00692563" w:rsidRPr="00E95E1F" w:rsidRDefault="00692563">
            <w:pPr>
              <w:contextualSpacing/>
              <w:rPr>
                <w:rFonts w:eastAsia="Times New Roman" w:cstheme="minorHAnsi"/>
                <w:color w:val="000000"/>
              </w:rPr>
            </w:pPr>
            <w:r>
              <w:rPr>
                <w:rFonts w:eastAsia="Times New Roman" w:cstheme="minorHAnsi"/>
                <w:color w:val="000000"/>
              </w:rPr>
              <w:t>Epic (+4)</w:t>
            </w:r>
          </w:p>
        </w:tc>
        <w:tc>
          <w:tcPr>
            <w:tcW w:w="1655" w:type="dxa"/>
          </w:tcPr>
          <w:p w14:paraId="7A5C84E8" w14:textId="1E6BCE55" w:rsidR="00692563" w:rsidRPr="00E95E1F" w:rsidRDefault="00692563" w:rsidP="005E0865">
            <w:pPr>
              <w:contextualSpacing/>
              <w:rPr>
                <w:rFonts w:eastAsia="Times New Roman" w:cstheme="minorHAnsi"/>
                <w:color w:val="000000"/>
              </w:rPr>
            </w:pPr>
            <w:del w:id="3156" w:author="Admin" w:date="2022-04-19T01:33:00Z">
              <w:r w:rsidDel="001B7C11">
                <w:rPr>
                  <w:rFonts w:eastAsia="Times New Roman" w:cstheme="minorHAnsi"/>
                  <w:color w:val="000000"/>
                </w:rPr>
                <w:delText>5d6</w:delText>
              </w:r>
            </w:del>
            <w:ins w:id="3157" w:author="Admin" w:date="2022-04-19T01:33:00Z">
              <w:r w:rsidR="001B7C11">
                <w:rPr>
                  <w:rFonts w:eastAsia="Times New Roman" w:cstheme="minorHAnsi"/>
                  <w:color w:val="000000"/>
                </w:rPr>
                <w:t>4</w:t>
              </w:r>
              <w:r w:rsidR="001B7C11">
                <w:rPr>
                  <w:rFonts w:eastAsia="Times New Roman" w:cstheme="minorHAnsi"/>
                  <w:color w:val="000000"/>
                </w:rPr>
                <w:t>d6</w:t>
              </w:r>
            </w:ins>
            <w:r>
              <w:rPr>
                <w:rFonts w:eastAsia="Times New Roman" w:cstheme="minorHAnsi"/>
                <w:color w:val="000000"/>
              </w:rPr>
              <w:t>/4</w:t>
            </w:r>
          </w:p>
        </w:tc>
        <w:tc>
          <w:tcPr>
            <w:tcW w:w="3908" w:type="dxa"/>
          </w:tcPr>
          <w:p w14:paraId="4A63A0CE" w14:textId="28D764C7" w:rsidR="00692563" w:rsidRPr="00E95E1F" w:rsidRDefault="00692563">
            <w:pPr>
              <w:contextualSpacing/>
              <w:rPr>
                <w:rFonts w:eastAsia="Times New Roman" w:cstheme="minorHAnsi"/>
                <w:i/>
                <w:iCs/>
                <w:color w:val="000000"/>
              </w:rPr>
            </w:pPr>
            <w:r>
              <w:rPr>
                <w:rFonts w:eastAsia="Times New Roman" w:cstheme="minorHAnsi"/>
                <w:color w:val="000000"/>
              </w:rPr>
              <w:t xml:space="preserve">10 lb., medium (range 75/300), </w:t>
            </w:r>
            <w:r>
              <w:rPr>
                <w:rFonts w:eastAsia="Times New Roman" w:cstheme="minorHAnsi"/>
                <w:i/>
                <w:iCs/>
                <w:color w:val="000000"/>
              </w:rPr>
              <w:t>blaster, sniper</w:t>
            </w:r>
            <w:ins w:id="3158" w:author="Admin" w:date="2022-04-19T01:33:00Z">
              <w:r w:rsidR="001B7C11">
                <w:rPr>
                  <w:rFonts w:eastAsia="Times New Roman" w:cstheme="minorHAnsi"/>
                  <w:i/>
                  <w:iCs/>
                  <w:color w:val="000000"/>
                </w:rPr>
                <w:t>, weakened</w:t>
              </w:r>
            </w:ins>
          </w:p>
        </w:tc>
      </w:tr>
      <w:tr w:rsidR="00692563" w14:paraId="7F483E99" w14:textId="77777777" w:rsidTr="00FC5A87">
        <w:tc>
          <w:tcPr>
            <w:tcW w:w="1452" w:type="dxa"/>
          </w:tcPr>
          <w:p w14:paraId="4EF01CA7" w14:textId="77777777" w:rsidR="00692563" w:rsidRPr="00D76D1B" w:rsidRDefault="00692563">
            <w:pPr>
              <w:contextualSpacing/>
              <w:rPr>
                <w:rFonts w:eastAsia="Times New Roman" w:cstheme="minorHAnsi"/>
                <w:color w:val="000000"/>
              </w:rPr>
            </w:pPr>
            <w:r w:rsidRPr="00541781">
              <w:rPr>
                <w:rFonts w:eastAsia="Times New Roman" w:cstheme="minorHAnsi"/>
                <w:color w:val="000000"/>
              </w:rPr>
              <w:t xml:space="preserve">Cannon, </w:t>
            </w:r>
            <w:r>
              <w:rPr>
                <w:rFonts w:eastAsia="Times New Roman" w:cstheme="minorHAnsi"/>
                <w:color w:val="000000"/>
              </w:rPr>
              <w:t>Field</w:t>
            </w:r>
          </w:p>
        </w:tc>
        <w:tc>
          <w:tcPr>
            <w:tcW w:w="1841" w:type="dxa"/>
          </w:tcPr>
          <w:p w14:paraId="6C881FFC" w14:textId="77777777" w:rsidR="00692563" w:rsidRDefault="00692563">
            <w:pPr>
              <w:contextualSpacing/>
              <w:rPr>
                <w:rFonts w:eastAsia="Times New Roman" w:cstheme="minorHAnsi"/>
                <w:color w:val="000000"/>
              </w:rPr>
            </w:pPr>
            <w:r>
              <w:rPr>
                <w:rFonts w:eastAsia="Times New Roman" w:cstheme="minorHAnsi"/>
                <w:color w:val="000000"/>
              </w:rPr>
              <w:t>Legendary (+5)</w:t>
            </w:r>
          </w:p>
        </w:tc>
        <w:tc>
          <w:tcPr>
            <w:tcW w:w="1655" w:type="dxa"/>
          </w:tcPr>
          <w:p w14:paraId="3D400746" w14:textId="77777777" w:rsidR="00692563" w:rsidRDefault="00692563" w:rsidP="005E0865">
            <w:pPr>
              <w:contextualSpacing/>
              <w:rPr>
                <w:rFonts w:eastAsia="Times New Roman" w:cstheme="minorHAnsi"/>
                <w:color w:val="000000"/>
              </w:rPr>
            </w:pPr>
            <w:r>
              <w:rPr>
                <w:rFonts w:eastAsia="Times New Roman" w:cstheme="minorHAnsi"/>
                <w:color w:val="000000"/>
              </w:rPr>
              <w:t>11d6/1</w:t>
            </w:r>
          </w:p>
        </w:tc>
        <w:tc>
          <w:tcPr>
            <w:tcW w:w="3908" w:type="dxa"/>
          </w:tcPr>
          <w:p w14:paraId="5C63E4AA" w14:textId="77777777" w:rsidR="00692563" w:rsidRDefault="00692563">
            <w:pPr>
              <w:contextualSpacing/>
              <w:rPr>
                <w:rFonts w:eastAsia="Times New Roman" w:cstheme="minorHAnsi"/>
                <w:color w:val="000000"/>
              </w:rPr>
            </w:pPr>
            <w:r>
              <w:rPr>
                <w:rFonts w:eastAsia="Times New Roman" w:cstheme="minorHAnsi"/>
                <w:color w:val="000000"/>
              </w:rPr>
              <w:t xml:space="preserve">225 lb., heavy++ (range 800/3,200), </w:t>
            </w:r>
            <w:r>
              <w:rPr>
                <w:rFonts w:eastAsia="Times New Roman" w:cstheme="minorHAnsi"/>
                <w:i/>
                <w:iCs/>
                <w:color w:val="000000"/>
              </w:rPr>
              <w:t>reload (5 actions), sniper, weakened</w:t>
            </w:r>
          </w:p>
        </w:tc>
      </w:tr>
      <w:tr w:rsidR="00692563" w14:paraId="49298634" w14:textId="77777777" w:rsidTr="00FC5A87">
        <w:tc>
          <w:tcPr>
            <w:tcW w:w="1452" w:type="dxa"/>
          </w:tcPr>
          <w:p w14:paraId="1196628E" w14:textId="77777777" w:rsidR="00692563" w:rsidRPr="00E95E1F" w:rsidRDefault="00692563" w:rsidP="005E0865">
            <w:pPr>
              <w:contextualSpacing/>
              <w:rPr>
                <w:rFonts w:eastAsia="Times New Roman" w:cstheme="minorHAnsi"/>
                <w:color w:val="000000"/>
              </w:rPr>
            </w:pPr>
            <w:r w:rsidRPr="00E95E1F">
              <w:rPr>
                <w:rFonts w:eastAsia="Times New Roman" w:cstheme="minorHAnsi"/>
                <w:color w:val="000000"/>
              </w:rPr>
              <w:t>Cannon, Siege</w:t>
            </w:r>
          </w:p>
        </w:tc>
        <w:tc>
          <w:tcPr>
            <w:tcW w:w="1841" w:type="dxa"/>
          </w:tcPr>
          <w:p w14:paraId="514F9583" w14:textId="77777777" w:rsidR="00692563" w:rsidRPr="00E95E1F" w:rsidRDefault="00692563">
            <w:pPr>
              <w:contextualSpacing/>
              <w:rPr>
                <w:rFonts w:eastAsia="Times New Roman" w:cstheme="minorHAnsi"/>
                <w:color w:val="000000"/>
              </w:rPr>
            </w:pPr>
            <w:r>
              <w:rPr>
                <w:rFonts w:eastAsia="Times New Roman" w:cstheme="minorHAnsi"/>
                <w:color w:val="000000"/>
              </w:rPr>
              <w:t>Rare (+3)</w:t>
            </w:r>
          </w:p>
        </w:tc>
        <w:tc>
          <w:tcPr>
            <w:tcW w:w="1655" w:type="dxa"/>
          </w:tcPr>
          <w:p w14:paraId="752797B5"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8d6/1</w:t>
            </w:r>
          </w:p>
        </w:tc>
        <w:tc>
          <w:tcPr>
            <w:tcW w:w="3908" w:type="dxa"/>
          </w:tcPr>
          <w:p w14:paraId="0AF3E1C9"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225 lb., heavy++ (range 400/1,600), </w:t>
            </w:r>
            <w:r>
              <w:rPr>
                <w:rFonts w:eastAsia="Times New Roman" w:cstheme="minorHAnsi"/>
                <w:i/>
                <w:iCs/>
                <w:color w:val="000000"/>
              </w:rPr>
              <w:t>sapper, reload (5 actions)</w:t>
            </w:r>
          </w:p>
        </w:tc>
      </w:tr>
      <w:tr w:rsidR="00692563" w14:paraId="5400A92E" w14:textId="77777777" w:rsidTr="00FC5A87">
        <w:tc>
          <w:tcPr>
            <w:tcW w:w="1452" w:type="dxa"/>
          </w:tcPr>
          <w:p w14:paraId="590E5CD8"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Captain’s Diplomacy</w:t>
            </w:r>
          </w:p>
        </w:tc>
        <w:tc>
          <w:tcPr>
            <w:tcW w:w="1841" w:type="dxa"/>
          </w:tcPr>
          <w:p w14:paraId="170CB026"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Rare (+3)</w:t>
            </w:r>
          </w:p>
        </w:tc>
        <w:tc>
          <w:tcPr>
            <w:tcW w:w="1655" w:type="dxa"/>
          </w:tcPr>
          <w:p w14:paraId="5CCE67F0"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4d8/3</w:t>
            </w:r>
          </w:p>
        </w:tc>
        <w:tc>
          <w:tcPr>
            <w:tcW w:w="3908" w:type="dxa"/>
          </w:tcPr>
          <w:p w14:paraId="75763C9F" w14:textId="77777777" w:rsidR="00692563" w:rsidRPr="00E95E1F" w:rsidRDefault="00692563">
            <w:pPr>
              <w:contextualSpacing/>
              <w:rPr>
                <w:rFonts w:eastAsia="Times New Roman" w:cstheme="minorHAnsi"/>
                <w:i/>
                <w:iCs/>
                <w:color w:val="000000"/>
              </w:rPr>
            </w:pPr>
            <w:r>
              <w:rPr>
                <w:rFonts w:eastAsia="Times New Roman" w:cstheme="minorHAnsi"/>
                <w:color w:val="000000"/>
              </w:rPr>
              <w:t xml:space="preserve">15 lb., heavy, two-handed (range 50/200), </w:t>
            </w:r>
            <w:r>
              <w:rPr>
                <w:rFonts w:eastAsia="Times New Roman" w:cstheme="minorHAnsi"/>
                <w:i/>
                <w:iCs/>
                <w:color w:val="000000"/>
              </w:rPr>
              <w:t>blaster</w:t>
            </w:r>
          </w:p>
        </w:tc>
      </w:tr>
      <w:tr w:rsidR="00692563" w14:paraId="5EAF44E7" w14:textId="77777777" w:rsidTr="00FC5A87">
        <w:tc>
          <w:tcPr>
            <w:tcW w:w="1452" w:type="dxa"/>
          </w:tcPr>
          <w:p w14:paraId="386728A5" w14:textId="77777777" w:rsidR="00692563" w:rsidRPr="00E95E1F" w:rsidRDefault="00692563" w:rsidP="005E0865">
            <w:pPr>
              <w:contextualSpacing/>
              <w:rPr>
                <w:rFonts w:eastAsia="Times New Roman" w:cstheme="minorHAnsi"/>
                <w:color w:val="000000"/>
              </w:rPr>
            </w:pPr>
            <w:r w:rsidRPr="00E95E1F">
              <w:rPr>
                <w:rFonts w:eastAsia="Times New Roman" w:cstheme="minorHAnsi"/>
                <w:color w:val="000000"/>
              </w:rPr>
              <w:t>Crossbow, Auto</w:t>
            </w:r>
          </w:p>
        </w:tc>
        <w:tc>
          <w:tcPr>
            <w:tcW w:w="1841" w:type="dxa"/>
          </w:tcPr>
          <w:p w14:paraId="688F2119"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55F5B025" w14:textId="6D8D8603" w:rsidR="00692563" w:rsidRPr="00E95E1F" w:rsidRDefault="00692563" w:rsidP="001B7C11">
            <w:pPr>
              <w:contextualSpacing/>
              <w:rPr>
                <w:rFonts w:eastAsia="Times New Roman" w:cstheme="minorHAnsi"/>
                <w:color w:val="000000"/>
              </w:rPr>
              <w:pPrChange w:id="3159" w:author="Admin" w:date="2022-04-19T01:34:00Z">
                <w:pPr>
                  <w:contextualSpacing/>
                </w:pPr>
              </w:pPrChange>
            </w:pPr>
            <w:r>
              <w:rPr>
                <w:rFonts w:eastAsia="Times New Roman" w:cstheme="minorHAnsi"/>
                <w:color w:val="000000"/>
              </w:rPr>
              <w:t>1d10/</w:t>
            </w:r>
            <w:del w:id="3160" w:author="Admin" w:date="2022-04-19T01:34:00Z">
              <w:r w:rsidDel="001B7C11">
                <w:rPr>
                  <w:rFonts w:eastAsia="Times New Roman" w:cstheme="minorHAnsi"/>
                  <w:color w:val="000000"/>
                </w:rPr>
                <w:delText>5</w:delText>
              </w:r>
            </w:del>
            <w:ins w:id="3161" w:author="Admin" w:date="2022-04-19T01:34:00Z">
              <w:r w:rsidR="001B7C11">
                <w:rPr>
                  <w:rFonts w:eastAsia="Times New Roman" w:cstheme="minorHAnsi"/>
                  <w:color w:val="000000"/>
                </w:rPr>
                <w:t>4</w:t>
              </w:r>
            </w:ins>
          </w:p>
        </w:tc>
        <w:tc>
          <w:tcPr>
            <w:tcW w:w="3908" w:type="dxa"/>
          </w:tcPr>
          <w:p w14:paraId="4D736324"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18 lb., heavy, two-handed (range 100/400), </w:t>
            </w:r>
            <w:r w:rsidRPr="00E95E1F">
              <w:rPr>
                <w:rFonts w:eastAsia="Times New Roman" w:cstheme="minorHAnsi"/>
                <w:i/>
                <w:iCs/>
                <w:color w:val="000000"/>
              </w:rPr>
              <w:t>capacity increase</w:t>
            </w:r>
            <w:r>
              <w:rPr>
                <w:rFonts w:eastAsia="Times New Roman" w:cstheme="minorHAnsi"/>
                <w:i/>
                <w:iCs/>
                <w:color w:val="000000"/>
              </w:rPr>
              <w:t>, weakened</w:t>
            </w:r>
          </w:p>
        </w:tc>
      </w:tr>
      <w:tr w:rsidR="00692563" w14:paraId="11C7C45B" w14:textId="77777777" w:rsidTr="00FC5A87">
        <w:tc>
          <w:tcPr>
            <w:tcW w:w="1452" w:type="dxa"/>
          </w:tcPr>
          <w:p w14:paraId="04F3302F" w14:textId="77777777" w:rsidR="00692563" w:rsidRPr="00E95E1F" w:rsidRDefault="00692563" w:rsidP="005E0865">
            <w:pPr>
              <w:contextualSpacing/>
              <w:rPr>
                <w:rFonts w:eastAsia="Times New Roman" w:cstheme="minorHAnsi"/>
                <w:color w:val="000000"/>
              </w:rPr>
            </w:pPr>
            <w:r w:rsidRPr="00E95E1F">
              <w:rPr>
                <w:rFonts w:eastAsia="Times New Roman" w:cstheme="minorHAnsi"/>
                <w:color w:val="000000"/>
              </w:rPr>
              <w:t>Crossbow, Air</w:t>
            </w:r>
          </w:p>
        </w:tc>
        <w:tc>
          <w:tcPr>
            <w:tcW w:w="1841" w:type="dxa"/>
          </w:tcPr>
          <w:p w14:paraId="008C1B86"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Common (+2)</w:t>
            </w:r>
          </w:p>
        </w:tc>
        <w:tc>
          <w:tcPr>
            <w:tcW w:w="1655" w:type="dxa"/>
          </w:tcPr>
          <w:p w14:paraId="1A0889BF"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1d8/1</w:t>
            </w:r>
          </w:p>
        </w:tc>
        <w:tc>
          <w:tcPr>
            <w:tcW w:w="3908" w:type="dxa"/>
          </w:tcPr>
          <w:p w14:paraId="5499225A"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5 lb., medium, two-handed (range 40/160), </w:t>
            </w:r>
            <w:r w:rsidRPr="00E95E1F">
              <w:rPr>
                <w:rFonts w:eastAsia="Times New Roman" w:cstheme="minorHAnsi"/>
                <w:i/>
                <w:iCs/>
                <w:color w:val="000000"/>
              </w:rPr>
              <w:t>shortened,</w:t>
            </w:r>
            <w:r>
              <w:rPr>
                <w:rFonts w:eastAsia="Times New Roman" w:cstheme="minorHAnsi"/>
                <w:color w:val="000000"/>
              </w:rPr>
              <w:t xml:space="preserve"> </w:t>
            </w:r>
            <w:r w:rsidRPr="00E95E1F">
              <w:rPr>
                <w:rFonts w:eastAsia="Times New Roman" w:cstheme="minorHAnsi"/>
                <w:i/>
                <w:iCs/>
                <w:color w:val="000000"/>
              </w:rPr>
              <w:t>silencer</w:t>
            </w:r>
          </w:p>
        </w:tc>
      </w:tr>
      <w:tr w:rsidR="00692563" w14:paraId="0954B4E9" w14:textId="77777777" w:rsidTr="00FC5A87">
        <w:tc>
          <w:tcPr>
            <w:tcW w:w="1452" w:type="dxa"/>
          </w:tcPr>
          <w:p w14:paraId="37C49733" w14:textId="77777777" w:rsidR="00692563" w:rsidRDefault="00692563" w:rsidP="00843625">
            <w:pPr>
              <w:contextualSpacing/>
              <w:rPr>
                <w:rFonts w:eastAsia="Times New Roman" w:cstheme="minorHAnsi"/>
                <w:color w:val="000000"/>
              </w:rPr>
            </w:pPr>
            <w:r>
              <w:rPr>
                <w:rFonts w:eastAsia="Times New Roman" w:cstheme="minorHAnsi"/>
                <w:color w:val="000000"/>
              </w:rPr>
              <w:t>Crossbow, Great Ballista</w:t>
            </w:r>
          </w:p>
        </w:tc>
        <w:tc>
          <w:tcPr>
            <w:tcW w:w="1841" w:type="dxa"/>
          </w:tcPr>
          <w:p w14:paraId="0BE94597" w14:textId="77777777" w:rsidR="00692563" w:rsidRDefault="00692563" w:rsidP="005E0865">
            <w:pPr>
              <w:contextualSpacing/>
              <w:rPr>
                <w:rFonts w:eastAsia="Times New Roman" w:cstheme="minorHAnsi"/>
                <w:color w:val="000000"/>
              </w:rPr>
            </w:pPr>
            <w:r>
              <w:rPr>
                <w:rFonts w:eastAsia="Times New Roman" w:cstheme="minorHAnsi"/>
                <w:color w:val="000000"/>
              </w:rPr>
              <w:t>Rare (+3)</w:t>
            </w:r>
          </w:p>
        </w:tc>
        <w:tc>
          <w:tcPr>
            <w:tcW w:w="1655" w:type="dxa"/>
          </w:tcPr>
          <w:p w14:paraId="0F1F5EF7" w14:textId="77777777" w:rsidR="00692563" w:rsidRDefault="00692563">
            <w:pPr>
              <w:contextualSpacing/>
              <w:rPr>
                <w:rFonts w:eastAsia="Times New Roman" w:cstheme="minorHAnsi"/>
                <w:color w:val="000000"/>
              </w:rPr>
            </w:pPr>
            <w:r>
              <w:rPr>
                <w:rFonts w:eastAsia="Times New Roman" w:cstheme="minorHAnsi"/>
                <w:color w:val="000000"/>
              </w:rPr>
              <w:t>6d6/2</w:t>
            </w:r>
          </w:p>
        </w:tc>
        <w:tc>
          <w:tcPr>
            <w:tcW w:w="3908" w:type="dxa"/>
          </w:tcPr>
          <w:p w14:paraId="418AEA8B" w14:textId="7364686B" w:rsidR="00692563" w:rsidRDefault="00692563" w:rsidP="001B7C11">
            <w:pPr>
              <w:contextualSpacing/>
              <w:rPr>
                <w:rFonts w:eastAsia="Times New Roman" w:cstheme="minorHAnsi"/>
                <w:color w:val="000000"/>
              </w:rPr>
              <w:pPrChange w:id="3162" w:author="Admin" w:date="2022-04-19T01:34:00Z">
                <w:pPr>
                  <w:contextualSpacing/>
                </w:pPr>
              </w:pPrChange>
            </w:pPr>
            <w:r>
              <w:rPr>
                <w:rFonts w:eastAsia="Times New Roman" w:cstheme="minorHAnsi"/>
                <w:color w:val="000000"/>
              </w:rPr>
              <w:t>90 lb., heavy+ (150/</w:t>
            </w:r>
            <w:del w:id="3163" w:author="Admin" w:date="2022-04-19T01:34:00Z">
              <w:r w:rsidDel="001B7C11">
                <w:rPr>
                  <w:rFonts w:eastAsia="Times New Roman" w:cstheme="minorHAnsi"/>
                  <w:color w:val="000000"/>
                </w:rPr>
                <w:delText>500</w:delText>
              </w:r>
            </w:del>
            <w:ins w:id="3164" w:author="Admin" w:date="2022-04-19T01:34:00Z">
              <w:r w:rsidR="001B7C11">
                <w:rPr>
                  <w:rFonts w:eastAsia="Times New Roman" w:cstheme="minorHAnsi"/>
                  <w:color w:val="000000"/>
                </w:rPr>
                <w:t>6</w:t>
              </w:r>
              <w:r w:rsidR="001B7C11">
                <w:rPr>
                  <w:rFonts w:eastAsia="Times New Roman" w:cstheme="minorHAnsi"/>
                  <w:color w:val="000000"/>
                </w:rPr>
                <w:t>00</w:t>
              </w:r>
            </w:ins>
            <w:r>
              <w:rPr>
                <w:rFonts w:eastAsia="Times New Roman" w:cstheme="minorHAnsi"/>
                <w:color w:val="000000"/>
              </w:rPr>
              <w:t xml:space="preserve">), </w:t>
            </w:r>
            <w:r w:rsidRPr="00E95E1F">
              <w:rPr>
                <w:rFonts w:eastAsia="Times New Roman" w:cstheme="minorHAnsi"/>
                <w:i/>
                <w:iCs/>
                <w:color w:val="000000"/>
              </w:rPr>
              <w:t>reload (2 actions)</w:t>
            </w:r>
          </w:p>
        </w:tc>
      </w:tr>
      <w:tr w:rsidR="00692563" w14:paraId="5CFDEA10" w14:textId="77777777" w:rsidTr="00FC5A87">
        <w:tc>
          <w:tcPr>
            <w:tcW w:w="1452" w:type="dxa"/>
          </w:tcPr>
          <w:p w14:paraId="11ACFD07" w14:textId="77777777" w:rsidR="00692563" w:rsidRDefault="00692563" w:rsidP="00843625">
            <w:pPr>
              <w:contextualSpacing/>
              <w:rPr>
                <w:rFonts w:eastAsia="Times New Roman" w:cstheme="minorHAnsi"/>
                <w:color w:val="000000"/>
              </w:rPr>
            </w:pPr>
            <w:r>
              <w:rPr>
                <w:rFonts w:eastAsia="Times New Roman" w:cstheme="minorHAnsi"/>
                <w:color w:val="000000"/>
              </w:rPr>
              <w:t xml:space="preserve">Crossbow, </w:t>
            </w:r>
          </w:p>
          <w:p w14:paraId="3473B9BB" w14:textId="77777777" w:rsidR="00692563" w:rsidRPr="00E95E1F" w:rsidRDefault="00692563" w:rsidP="005E0865">
            <w:pPr>
              <w:contextualSpacing/>
              <w:rPr>
                <w:rFonts w:eastAsia="Times New Roman" w:cstheme="minorHAnsi"/>
                <w:color w:val="000000"/>
              </w:rPr>
            </w:pPr>
            <w:r w:rsidRPr="00541781">
              <w:rPr>
                <w:rFonts w:eastAsia="Times New Roman" w:cstheme="minorHAnsi"/>
                <w:color w:val="000000"/>
              </w:rPr>
              <w:t>Bloodseeker</w:t>
            </w:r>
          </w:p>
        </w:tc>
        <w:tc>
          <w:tcPr>
            <w:tcW w:w="1841" w:type="dxa"/>
          </w:tcPr>
          <w:p w14:paraId="56A8F9A6"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Epic (+4)</w:t>
            </w:r>
          </w:p>
        </w:tc>
        <w:tc>
          <w:tcPr>
            <w:tcW w:w="1655" w:type="dxa"/>
          </w:tcPr>
          <w:p w14:paraId="2B7E306B"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4d8/3</w:t>
            </w:r>
          </w:p>
        </w:tc>
        <w:tc>
          <w:tcPr>
            <w:tcW w:w="3908" w:type="dxa"/>
          </w:tcPr>
          <w:p w14:paraId="23144DEB" w14:textId="77777777" w:rsidR="00692563" w:rsidRPr="00E95E1F" w:rsidRDefault="00692563" w:rsidP="005E0865">
            <w:pPr>
              <w:contextualSpacing/>
              <w:rPr>
                <w:rFonts w:eastAsia="Times New Roman" w:cstheme="minorHAnsi"/>
                <w:i/>
                <w:iCs/>
                <w:color w:val="000000"/>
              </w:rPr>
            </w:pPr>
            <w:r>
              <w:rPr>
                <w:rFonts w:eastAsia="Times New Roman" w:cstheme="minorHAnsi"/>
                <w:color w:val="000000"/>
              </w:rPr>
              <w:t xml:space="preserve">7 lb., medium, two-handed (range 80/320), </w:t>
            </w:r>
            <w:r>
              <w:rPr>
                <w:rFonts w:eastAsia="Times New Roman" w:cstheme="minorHAnsi"/>
                <w:i/>
                <w:iCs/>
                <w:color w:val="000000"/>
              </w:rPr>
              <w:t>bayonet (shortsword)</w:t>
            </w:r>
          </w:p>
        </w:tc>
      </w:tr>
      <w:tr w:rsidR="00692563" w14:paraId="5760F222" w14:textId="77777777" w:rsidTr="00FC5A87">
        <w:tc>
          <w:tcPr>
            <w:tcW w:w="1452" w:type="dxa"/>
          </w:tcPr>
          <w:p w14:paraId="140962C6"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Crossbow, Exorcist’s </w:t>
            </w:r>
          </w:p>
        </w:tc>
        <w:tc>
          <w:tcPr>
            <w:tcW w:w="1841" w:type="dxa"/>
          </w:tcPr>
          <w:p w14:paraId="471EFC2D"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0ABD37AC" w14:textId="77777777" w:rsidR="00692563" w:rsidRPr="00E95E1F" w:rsidRDefault="00692563">
            <w:pPr>
              <w:contextualSpacing/>
              <w:rPr>
                <w:rFonts w:eastAsia="Times New Roman" w:cstheme="minorHAnsi"/>
                <w:color w:val="000000"/>
              </w:rPr>
            </w:pPr>
            <w:r>
              <w:rPr>
                <w:rFonts w:eastAsia="Times New Roman" w:cstheme="minorHAnsi"/>
                <w:color w:val="000000"/>
              </w:rPr>
              <w:t>1d6/4</w:t>
            </w:r>
          </w:p>
        </w:tc>
        <w:tc>
          <w:tcPr>
            <w:tcW w:w="3908" w:type="dxa"/>
          </w:tcPr>
          <w:p w14:paraId="180D757D"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3 lb., light (range 30/120), </w:t>
            </w:r>
            <w:r>
              <w:rPr>
                <w:rFonts w:eastAsia="Times New Roman" w:cstheme="minorHAnsi"/>
                <w:i/>
                <w:iCs/>
                <w:color w:val="000000"/>
              </w:rPr>
              <w:t>capacity increase</w:t>
            </w:r>
            <w:r w:rsidRPr="00E95E1F">
              <w:rPr>
                <w:rFonts w:eastAsia="Times New Roman" w:cstheme="minorHAnsi"/>
                <w:i/>
                <w:iCs/>
                <w:color w:val="000000"/>
              </w:rPr>
              <w:t>,</w:t>
            </w:r>
            <w:r>
              <w:rPr>
                <w:rFonts w:eastAsia="Times New Roman" w:cstheme="minorHAnsi"/>
                <w:color w:val="000000"/>
              </w:rPr>
              <w:t xml:space="preserve"> </w:t>
            </w:r>
            <w:r w:rsidRPr="00E95E1F">
              <w:rPr>
                <w:rFonts w:eastAsia="Times New Roman" w:cstheme="minorHAnsi"/>
                <w:i/>
                <w:iCs/>
                <w:color w:val="000000"/>
              </w:rPr>
              <w:t>weakened</w:t>
            </w:r>
          </w:p>
        </w:tc>
      </w:tr>
      <w:tr w:rsidR="00692563" w14:paraId="1D8A955A" w14:textId="77777777" w:rsidTr="00FC5A87">
        <w:tc>
          <w:tcPr>
            <w:tcW w:w="1452" w:type="dxa"/>
          </w:tcPr>
          <w:p w14:paraId="3D35E542"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Crossbow, Fal’inrush</w:t>
            </w:r>
          </w:p>
        </w:tc>
        <w:tc>
          <w:tcPr>
            <w:tcW w:w="1841" w:type="dxa"/>
          </w:tcPr>
          <w:p w14:paraId="57A8E5D3"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Epic (+4)</w:t>
            </w:r>
          </w:p>
        </w:tc>
        <w:tc>
          <w:tcPr>
            <w:tcW w:w="1655" w:type="dxa"/>
          </w:tcPr>
          <w:p w14:paraId="0585A91F"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3d6/3</w:t>
            </w:r>
          </w:p>
        </w:tc>
        <w:tc>
          <w:tcPr>
            <w:tcW w:w="3908" w:type="dxa"/>
          </w:tcPr>
          <w:p w14:paraId="73B5B917" w14:textId="77777777" w:rsidR="00692563" w:rsidRPr="00E95E1F" w:rsidRDefault="00692563">
            <w:pPr>
              <w:contextualSpacing/>
              <w:rPr>
                <w:rFonts w:eastAsia="Times New Roman" w:cstheme="minorHAnsi"/>
                <w:i/>
                <w:iCs/>
                <w:color w:val="000000"/>
              </w:rPr>
            </w:pPr>
            <w:r>
              <w:rPr>
                <w:rFonts w:eastAsia="Times New Roman" w:cstheme="minorHAnsi"/>
                <w:color w:val="000000"/>
              </w:rPr>
              <w:t xml:space="preserve">4 lb., light (range 60/240), </w:t>
            </w:r>
            <w:r>
              <w:rPr>
                <w:rFonts w:eastAsia="Times New Roman" w:cstheme="minorHAnsi"/>
                <w:i/>
                <w:iCs/>
                <w:color w:val="000000"/>
              </w:rPr>
              <w:t>bayonet (dagger), sniper, weakened</w:t>
            </w:r>
          </w:p>
        </w:tc>
      </w:tr>
      <w:tr w:rsidR="00692563" w14:paraId="02E69621" w14:textId="77777777" w:rsidTr="00FC5A87">
        <w:tc>
          <w:tcPr>
            <w:tcW w:w="1452" w:type="dxa"/>
          </w:tcPr>
          <w:p w14:paraId="68906A0C" w14:textId="77777777" w:rsidR="00692563" w:rsidRDefault="00692563" w:rsidP="005E0865">
            <w:pPr>
              <w:contextualSpacing/>
              <w:rPr>
                <w:rFonts w:eastAsia="Times New Roman" w:cstheme="minorHAnsi"/>
                <w:color w:val="000000"/>
              </w:rPr>
            </w:pPr>
            <w:r>
              <w:rPr>
                <w:rFonts w:eastAsia="Times New Roman" w:cstheme="minorHAnsi"/>
                <w:color w:val="000000"/>
              </w:rPr>
              <w:t>Crossbow, Hand of Argus</w:t>
            </w:r>
          </w:p>
        </w:tc>
        <w:tc>
          <w:tcPr>
            <w:tcW w:w="1841" w:type="dxa"/>
          </w:tcPr>
          <w:p w14:paraId="07412BB9" w14:textId="77777777" w:rsidR="00692563" w:rsidRDefault="00692563"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6A37181E" w14:textId="77777777" w:rsidR="00692563" w:rsidRDefault="00692563">
            <w:pPr>
              <w:contextualSpacing/>
              <w:rPr>
                <w:rFonts w:eastAsia="Times New Roman" w:cstheme="minorHAnsi"/>
                <w:color w:val="000000"/>
              </w:rPr>
            </w:pPr>
            <w:r>
              <w:rPr>
                <w:rFonts w:eastAsia="Times New Roman" w:cstheme="minorHAnsi"/>
                <w:color w:val="000000"/>
              </w:rPr>
              <w:t>1d10/1</w:t>
            </w:r>
          </w:p>
        </w:tc>
        <w:tc>
          <w:tcPr>
            <w:tcW w:w="3908" w:type="dxa"/>
          </w:tcPr>
          <w:p w14:paraId="5EA534C7" w14:textId="77777777" w:rsidR="00692563" w:rsidRDefault="00692563">
            <w:pPr>
              <w:contextualSpacing/>
              <w:rPr>
                <w:rFonts w:eastAsia="Times New Roman" w:cstheme="minorHAnsi"/>
                <w:color w:val="000000"/>
              </w:rPr>
            </w:pPr>
            <w:r>
              <w:rPr>
                <w:rFonts w:eastAsia="Times New Roman" w:cstheme="minorHAnsi"/>
                <w:color w:val="000000"/>
              </w:rPr>
              <w:t xml:space="preserve">5 lb., heavy, two-handed (range 25/100), </w:t>
            </w:r>
            <w:r>
              <w:rPr>
                <w:rFonts w:eastAsia="Times New Roman" w:cstheme="minorHAnsi"/>
                <w:i/>
                <w:iCs/>
                <w:color w:val="000000"/>
              </w:rPr>
              <w:t>blaster</w:t>
            </w:r>
          </w:p>
        </w:tc>
      </w:tr>
      <w:tr w:rsidR="00692563" w:rsidRPr="00541781" w14:paraId="562D2160" w14:textId="77777777" w:rsidTr="00853969">
        <w:tc>
          <w:tcPr>
            <w:tcW w:w="1452" w:type="dxa"/>
          </w:tcPr>
          <w:p w14:paraId="631A2FAD" w14:textId="77777777" w:rsidR="00692563" w:rsidRPr="00541781" w:rsidRDefault="00692563" w:rsidP="00853969">
            <w:pPr>
              <w:contextualSpacing/>
              <w:rPr>
                <w:rFonts w:eastAsia="Times New Roman" w:cstheme="minorHAnsi"/>
                <w:color w:val="000000"/>
              </w:rPr>
            </w:pPr>
            <w:r>
              <w:rPr>
                <w:rFonts w:eastAsia="Times New Roman" w:cstheme="minorHAnsi"/>
                <w:color w:val="000000"/>
              </w:rPr>
              <w:t>Crossbow, Legionkiller</w:t>
            </w:r>
          </w:p>
        </w:tc>
        <w:tc>
          <w:tcPr>
            <w:tcW w:w="1841" w:type="dxa"/>
          </w:tcPr>
          <w:p w14:paraId="7EA3E8D2" w14:textId="77777777" w:rsidR="00692563" w:rsidRPr="00541781" w:rsidRDefault="00692563" w:rsidP="00853969">
            <w:pPr>
              <w:contextualSpacing/>
              <w:rPr>
                <w:rFonts w:eastAsia="Times New Roman" w:cstheme="minorHAnsi"/>
                <w:color w:val="000000"/>
              </w:rPr>
            </w:pPr>
            <w:r>
              <w:rPr>
                <w:rFonts w:eastAsia="Times New Roman" w:cstheme="minorHAnsi"/>
                <w:color w:val="000000"/>
              </w:rPr>
              <w:t>Legendary (+5)</w:t>
            </w:r>
          </w:p>
        </w:tc>
        <w:tc>
          <w:tcPr>
            <w:tcW w:w="1655" w:type="dxa"/>
          </w:tcPr>
          <w:p w14:paraId="7127C37C" w14:textId="77777777" w:rsidR="00692563" w:rsidRPr="00541781" w:rsidRDefault="00692563" w:rsidP="00853969">
            <w:pPr>
              <w:contextualSpacing/>
              <w:rPr>
                <w:rFonts w:eastAsia="Times New Roman" w:cstheme="minorHAnsi"/>
                <w:color w:val="000000"/>
              </w:rPr>
            </w:pPr>
            <w:r>
              <w:rPr>
                <w:rFonts w:eastAsia="Times New Roman" w:cstheme="minorHAnsi"/>
                <w:color w:val="000000"/>
              </w:rPr>
              <w:t>5d10/4</w:t>
            </w:r>
          </w:p>
        </w:tc>
        <w:tc>
          <w:tcPr>
            <w:tcW w:w="3908" w:type="dxa"/>
          </w:tcPr>
          <w:p w14:paraId="1D836E59" w14:textId="77777777" w:rsidR="00692563" w:rsidRPr="00541781" w:rsidRDefault="00692563">
            <w:pPr>
              <w:contextualSpacing/>
              <w:rPr>
                <w:rFonts w:eastAsia="Times New Roman" w:cstheme="minorHAnsi"/>
                <w:color w:val="000000"/>
              </w:rPr>
            </w:pPr>
            <w:r>
              <w:rPr>
                <w:rFonts w:eastAsia="Times New Roman" w:cstheme="minorHAnsi"/>
                <w:color w:val="000000"/>
              </w:rPr>
              <w:t>18 lb., heavy, two-handed (range 100/400)</w:t>
            </w:r>
          </w:p>
        </w:tc>
      </w:tr>
      <w:tr w:rsidR="00692563" w14:paraId="5187E1CD" w14:textId="77777777" w:rsidTr="00FC5A87">
        <w:tc>
          <w:tcPr>
            <w:tcW w:w="1452" w:type="dxa"/>
          </w:tcPr>
          <w:p w14:paraId="1C663FF0" w14:textId="77777777" w:rsidR="00692563" w:rsidRDefault="00692563" w:rsidP="005E0865">
            <w:pPr>
              <w:contextualSpacing/>
              <w:rPr>
                <w:rFonts w:eastAsia="Times New Roman" w:cstheme="minorHAnsi"/>
                <w:color w:val="000000"/>
              </w:rPr>
            </w:pPr>
            <w:r>
              <w:rPr>
                <w:rFonts w:eastAsia="Times New Roman" w:cstheme="minorHAnsi"/>
                <w:color w:val="000000"/>
              </w:rPr>
              <w:t>Crossbow, Stone Shatterer</w:t>
            </w:r>
          </w:p>
        </w:tc>
        <w:tc>
          <w:tcPr>
            <w:tcW w:w="1841" w:type="dxa"/>
          </w:tcPr>
          <w:p w14:paraId="19AF886C" w14:textId="77777777" w:rsidR="00692563" w:rsidRDefault="00692563" w:rsidP="005E0865">
            <w:pPr>
              <w:contextualSpacing/>
              <w:rPr>
                <w:rFonts w:eastAsia="Times New Roman" w:cstheme="minorHAnsi"/>
                <w:color w:val="000000"/>
              </w:rPr>
            </w:pPr>
            <w:r>
              <w:rPr>
                <w:rFonts w:eastAsia="Times New Roman" w:cstheme="minorHAnsi"/>
                <w:color w:val="000000"/>
              </w:rPr>
              <w:t>Rare (+3)</w:t>
            </w:r>
          </w:p>
        </w:tc>
        <w:tc>
          <w:tcPr>
            <w:tcW w:w="1655" w:type="dxa"/>
          </w:tcPr>
          <w:p w14:paraId="7E114D7B" w14:textId="77777777" w:rsidR="00692563" w:rsidRDefault="00692563">
            <w:pPr>
              <w:contextualSpacing/>
              <w:rPr>
                <w:rFonts w:eastAsia="Times New Roman" w:cstheme="minorHAnsi"/>
                <w:color w:val="000000"/>
              </w:rPr>
            </w:pPr>
            <w:r>
              <w:rPr>
                <w:rFonts w:eastAsia="Times New Roman" w:cstheme="minorHAnsi"/>
                <w:color w:val="000000"/>
              </w:rPr>
              <w:t>3d6/2</w:t>
            </w:r>
          </w:p>
        </w:tc>
        <w:tc>
          <w:tcPr>
            <w:tcW w:w="3908" w:type="dxa"/>
          </w:tcPr>
          <w:p w14:paraId="78D65500" w14:textId="77777777" w:rsidR="00692563" w:rsidRDefault="00692563">
            <w:pPr>
              <w:contextualSpacing/>
              <w:rPr>
                <w:rFonts w:eastAsia="Times New Roman" w:cstheme="minorHAnsi"/>
                <w:color w:val="000000"/>
              </w:rPr>
            </w:pPr>
            <w:r>
              <w:rPr>
                <w:rFonts w:eastAsia="Times New Roman" w:cstheme="minorHAnsi"/>
                <w:color w:val="000000"/>
              </w:rPr>
              <w:t xml:space="preserve">3 lb., light (range 60/240), </w:t>
            </w:r>
            <w:r>
              <w:rPr>
                <w:rFonts w:eastAsia="Times New Roman" w:cstheme="minorHAnsi"/>
                <w:i/>
                <w:iCs/>
                <w:color w:val="000000"/>
              </w:rPr>
              <w:t>extended reload (2 actions), sniper</w:t>
            </w:r>
          </w:p>
        </w:tc>
      </w:tr>
      <w:tr w:rsidR="00692563" w14:paraId="30B490C4" w14:textId="77777777" w:rsidTr="00FC5A87">
        <w:tc>
          <w:tcPr>
            <w:tcW w:w="1452" w:type="dxa"/>
          </w:tcPr>
          <w:p w14:paraId="64EE589A" w14:textId="77777777" w:rsidR="00692563" w:rsidRDefault="00692563" w:rsidP="005E0865">
            <w:pPr>
              <w:contextualSpacing/>
              <w:rPr>
                <w:rFonts w:eastAsia="Times New Roman" w:cstheme="minorHAnsi"/>
                <w:color w:val="000000"/>
              </w:rPr>
            </w:pPr>
            <w:r>
              <w:rPr>
                <w:rFonts w:eastAsia="Times New Roman" w:cstheme="minorHAnsi"/>
                <w:color w:val="000000"/>
              </w:rPr>
              <w:t>Crossbow, Throat Needler</w:t>
            </w:r>
          </w:p>
        </w:tc>
        <w:tc>
          <w:tcPr>
            <w:tcW w:w="1841" w:type="dxa"/>
          </w:tcPr>
          <w:p w14:paraId="26C9F1B3" w14:textId="77777777" w:rsidR="00692563" w:rsidRDefault="00692563" w:rsidP="005E0865">
            <w:pPr>
              <w:contextualSpacing/>
              <w:rPr>
                <w:rFonts w:eastAsia="Times New Roman" w:cstheme="minorHAnsi"/>
                <w:color w:val="000000"/>
              </w:rPr>
            </w:pPr>
            <w:r>
              <w:rPr>
                <w:rFonts w:eastAsia="Times New Roman" w:cstheme="minorHAnsi"/>
                <w:color w:val="000000"/>
              </w:rPr>
              <w:t>Rare (+3)</w:t>
            </w:r>
          </w:p>
        </w:tc>
        <w:tc>
          <w:tcPr>
            <w:tcW w:w="1655" w:type="dxa"/>
          </w:tcPr>
          <w:p w14:paraId="2C4A2D21" w14:textId="77777777" w:rsidR="00692563" w:rsidRDefault="00692563">
            <w:pPr>
              <w:contextualSpacing/>
              <w:rPr>
                <w:rFonts w:eastAsia="Times New Roman" w:cstheme="minorHAnsi"/>
                <w:color w:val="000000"/>
              </w:rPr>
            </w:pPr>
            <w:r>
              <w:rPr>
                <w:rFonts w:eastAsia="Times New Roman" w:cstheme="minorHAnsi"/>
                <w:color w:val="000000"/>
              </w:rPr>
              <w:t>3d8/5</w:t>
            </w:r>
          </w:p>
        </w:tc>
        <w:tc>
          <w:tcPr>
            <w:tcW w:w="3908" w:type="dxa"/>
          </w:tcPr>
          <w:p w14:paraId="34B2214F" w14:textId="77777777" w:rsidR="00692563" w:rsidRPr="00E95E1F" w:rsidRDefault="00692563">
            <w:pPr>
              <w:contextualSpacing/>
              <w:rPr>
                <w:rFonts w:eastAsia="Times New Roman" w:cstheme="minorHAnsi"/>
                <w:i/>
                <w:iCs/>
                <w:color w:val="000000"/>
              </w:rPr>
            </w:pPr>
            <w:r>
              <w:rPr>
                <w:rFonts w:eastAsia="Times New Roman" w:cstheme="minorHAnsi"/>
                <w:color w:val="000000"/>
              </w:rPr>
              <w:t xml:space="preserve">5 lb., medium, two-handed (range 80/320), </w:t>
            </w:r>
            <w:r>
              <w:rPr>
                <w:rFonts w:eastAsia="Times New Roman" w:cstheme="minorHAnsi"/>
                <w:i/>
                <w:iCs/>
                <w:color w:val="000000"/>
              </w:rPr>
              <w:t>capacity increase, extended reload (2 actions)</w:t>
            </w:r>
          </w:p>
        </w:tc>
      </w:tr>
      <w:tr w:rsidR="00692563" w14:paraId="087999C5" w14:textId="77777777" w:rsidTr="00FC5A87">
        <w:tc>
          <w:tcPr>
            <w:tcW w:w="1452" w:type="dxa"/>
          </w:tcPr>
          <w:p w14:paraId="1A228A78"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Giant’s Bane</w:t>
            </w:r>
          </w:p>
        </w:tc>
        <w:tc>
          <w:tcPr>
            <w:tcW w:w="1841" w:type="dxa"/>
          </w:tcPr>
          <w:p w14:paraId="3A26DA36"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Legendary (+5)</w:t>
            </w:r>
          </w:p>
        </w:tc>
        <w:tc>
          <w:tcPr>
            <w:tcW w:w="1655" w:type="dxa"/>
          </w:tcPr>
          <w:p w14:paraId="7F8E216E"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6d8/5</w:t>
            </w:r>
          </w:p>
        </w:tc>
        <w:tc>
          <w:tcPr>
            <w:tcW w:w="3908" w:type="dxa"/>
          </w:tcPr>
          <w:p w14:paraId="0AA574AC" w14:textId="77777777" w:rsidR="00692563" w:rsidRPr="00E95E1F" w:rsidRDefault="00692563">
            <w:pPr>
              <w:contextualSpacing/>
              <w:rPr>
                <w:rFonts w:eastAsia="Times New Roman" w:cstheme="minorHAnsi"/>
                <w:color w:val="000000"/>
              </w:rPr>
            </w:pPr>
            <w:r>
              <w:rPr>
                <w:rFonts w:eastAsia="Times New Roman" w:cstheme="minorHAnsi"/>
                <w:color w:val="000000"/>
              </w:rPr>
              <w:t>15 lb., heavy, two-handed (range 200/800)</w:t>
            </w:r>
          </w:p>
        </w:tc>
      </w:tr>
      <w:tr w:rsidR="00692563" w14:paraId="02C936FD" w14:textId="77777777" w:rsidTr="00FC5A87">
        <w:tc>
          <w:tcPr>
            <w:tcW w:w="1452" w:type="dxa"/>
          </w:tcPr>
          <w:p w14:paraId="3C0CBF48" w14:textId="77777777" w:rsidR="00692563" w:rsidRPr="00E95E1F" w:rsidRDefault="00692563">
            <w:pPr>
              <w:contextualSpacing/>
              <w:rPr>
                <w:rFonts w:eastAsia="Times New Roman" w:cstheme="minorHAnsi"/>
                <w:color w:val="000000"/>
              </w:rPr>
            </w:pPr>
            <w:r>
              <w:rPr>
                <w:rFonts w:eastAsia="Times New Roman" w:cstheme="minorHAnsi"/>
                <w:color w:val="000000"/>
              </w:rPr>
              <w:lastRenderedPageBreak/>
              <w:t>Grapeshotter</w:t>
            </w:r>
          </w:p>
        </w:tc>
        <w:tc>
          <w:tcPr>
            <w:tcW w:w="1841" w:type="dxa"/>
          </w:tcPr>
          <w:p w14:paraId="50130725"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Legendary (+5)</w:t>
            </w:r>
          </w:p>
        </w:tc>
        <w:tc>
          <w:tcPr>
            <w:tcW w:w="1655" w:type="dxa"/>
          </w:tcPr>
          <w:p w14:paraId="0505F60E"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6d8/5</w:t>
            </w:r>
          </w:p>
        </w:tc>
        <w:tc>
          <w:tcPr>
            <w:tcW w:w="3908" w:type="dxa"/>
          </w:tcPr>
          <w:p w14:paraId="50BD21DF"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17 lb., heavy, two-handed (range 200/800), </w:t>
            </w:r>
            <w:r w:rsidRPr="00E95E1F">
              <w:rPr>
                <w:rFonts w:eastAsia="Times New Roman" w:cstheme="minorHAnsi"/>
                <w:i/>
                <w:iCs/>
                <w:color w:val="000000"/>
              </w:rPr>
              <w:t>bayonet</w:t>
            </w:r>
            <w:r>
              <w:rPr>
                <w:rFonts w:eastAsia="Times New Roman" w:cstheme="minorHAnsi"/>
                <w:i/>
                <w:iCs/>
                <w:color w:val="000000"/>
              </w:rPr>
              <w:t xml:space="preserve"> (warhammer)</w:t>
            </w:r>
          </w:p>
        </w:tc>
      </w:tr>
      <w:tr w:rsidR="00692563" w14:paraId="050184B8" w14:textId="77777777" w:rsidTr="00FC5A87">
        <w:tc>
          <w:tcPr>
            <w:tcW w:w="1452" w:type="dxa"/>
          </w:tcPr>
          <w:p w14:paraId="7C4F4C9E"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Minigun</w:t>
            </w:r>
          </w:p>
        </w:tc>
        <w:tc>
          <w:tcPr>
            <w:tcW w:w="1841" w:type="dxa"/>
          </w:tcPr>
          <w:p w14:paraId="093B38E6" w14:textId="77777777" w:rsidR="00692563" w:rsidRPr="00E95E1F" w:rsidRDefault="00692563">
            <w:pPr>
              <w:contextualSpacing/>
              <w:rPr>
                <w:rFonts w:eastAsia="Times New Roman" w:cstheme="minorHAnsi"/>
                <w:color w:val="000000"/>
              </w:rPr>
            </w:pPr>
            <w:r>
              <w:rPr>
                <w:rFonts w:eastAsia="Times New Roman" w:cstheme="minorHAnsi"/>
                <w:color w:val="000000"/>
              </w:rPr>
              <w:t>Epic (+4)</w:t>
            </w:r>
          </w:p>
        </w:tc>
        <w:tc>
          <w:tcPr>
            <w:tcW w:w="1655" w:type="dxa"/>
          </w:tcPr>
          <w:p w14:paraId="40027E89" w14:textId="6E06B5CC" w:rsidR="00692563" w:rsidRPr="00E95E1F" w:rsidRDefault="00692563">
            <w:pPr>
              <w:contextualSpacing/>
              <w:rPr>
                <w:rFonts w:eastAsia="Times New Roman" w:cstheme="minorHAnsi"/>
                <w:color w:val="000000"/>
              </w:rPr>
            </w:pPr>
            <w:r>
              <w:rPr>
                <w:rFonts w:eastAsia="Times New Roman" w:cstheme="minorHAnsi"/>
                <w:color w:val="000000"/>
              </w:rPr>
              <w:t>4d10/</w:t>
            </w:r>
            <w:ins w:id="3165" w:author="Admin" w:date="2022-04-19T01:35:00Z">
              <w:r w:rsidR="001B7C11">
                <w:rPr>
                  <w:rFonts w:eastAsia="Times New Roman" w:cstheme="minorHAnsi"/>
                  <w:color w:val="000000"/>
                </w:rPr>
                <w:t>6</w:t>
              </w:r>
            </w:ins>
            <w:del w:id="3166" w:author="Admin" w:date="2022-04-19T01:35:00Z">
              <w:r w:rsidDel="001B7C11">
                <w:rPr>
                  <w:rFonts w:eastAsia="Times New Roman" w:cstheme="minorHAnsi"/>
                  <w:color w:val="000000"/>
                </w:rPr>
                <w:delText>7</w:delText>
              </w:r>
            </w:del>
          </w:p>
        </w:tc>
        <w:tc>
          <w:tcPr>
            <w:tcW w:w="3908" w:type="dxa"/>
          </w:tcPr>
          <w:p w14:paraId="3ABD2357" w14:textId="3DE086AB" w:rsidR="00692563" w:rsidRPr="00E95E1F" w:rsidRDefault="00692563" w:rsidP="001B7C11">
            <w:pPr>
              <w:contextualSpacing/>
              <w:rPr>
                <w:rFonts w:eastAsia="Times New Roman" w:cstheme="minorHAnsi"/>
                <w:i/>
                <w:iCs/>
                <w:color w:val="000000"/>
              </w:rPr>
              <w:pPrChange w:id="3167" w:author="Admin" w:date="2022-04-19T01:35:00Z">
                <w:pPr>
                  <w:contextualSpacing/>
                </w:pPr>
              </w:pPrChange>
            </w:pPr>
            <w:r>
              <w:rPr>
                <w:rFonts w:eastAsia="Times New Roman" w:cstheme="minorHAnsi"/>
                <w:color w:val="000000"/>
              </w:rPr>
              <w:t xml:space="preserve">90 lb., heavy+ (range </w:t>
            </w:r>
            <w:del w:id="3168" w:author="Admin" w:date="2022-04-19T01:35:00Z">
              <w:r w:rsidDel="001B7C11">
                <w:rPr>
                  <w:rFonts w:eastAsia="Times New Roman" w:cstheme="minorHAnsi"/>
                  <w:color w:val="000000"/>
                </w:rPr>
                <w:delText>125</w:delText>
              </w:r>
            </w:del>
            <w:ins w:id="3169" w:author="Admin" w:date="2022-04-19T01:35:00Z">
              <w:r w:rsidR="001B7C11">
                <w:rPr>
                  <w:rFonts w:eastAsia="Times New Roman" w:cstheme="minorHAnsi"/>
                  <w:color w:val="000000"/>
                </w:rPr>
                <w:t>200</w:t>
              </w:r>
            </w:ins>
            <w:r>
              <w:rPr>
                <w:rFonts w:eastAsia="Times New Roman" w:cstheme="minorHAnsi"/>
                <w:color w:val="000000"/>
              </w:rPr>
              <w:t>/</w:t>
            </w:r>
            <w:del w:id="3170" w:author="Admin" w:date="2022-04-19T01:35:00Z">
              <w:r w:rsidDel="001B7C11">
                <w:rPr>
                  <w:rFonts w:eastAsia="Times New Roman" w:cstheme="minorHAnsi"/>
                  <w:color w:val="000000"/>
                </w:rPr>
                <w:delText>500</w:delText>
              </w:r>
            </w:del>
            <w:ins w:id="3171" w:author="Admin" w:date="2022-04-19T01:35:00Z">
              <w:r w:rsidR="001B7C11">
                <w:rPr>
                  <w:rFonts w:eastAsia="Times New Roman" w:cstheme="minorHAnsi"/>
                  <w:color w:val="000000"/>
                </w:rPr>
                <w:t>8</w:t>
              </w:r>
              <w:r w:rsidR="001B7C11">
                <w:rPr>
                  <w:rFonts w:eastAsia="Times New Roman" w:cstheme="minorHAnsi"/>
                  <w:color w:val="000000"/>
                </w:rPr>
                <w:t>00</w:t>
              </w:r>
            </w:ins>
            <w:r>
              <w:rPr>
                <w:rFonts w:eastAsia="Times New Roman" w:cstheme="minorHAnsi"/>
                <w:color w:val="000000"/>
              </w:rPr>
              <w:t xml:space="preserve">), </w:t>
            </w:r>
            <w:r>
              <w:rPr>
                <w:rFonts w:eastAsia="Times New Roman" w:cstheme="minorHAnsi"/>
                <w:i/>
                <w:iCs/>
                <w:color w:val="000000"/>
              </w:rPr>
              <w:t xml:space="preserve">automatic </w:t>
            </w:r>
            <w:del w:id="3172" w:author="Admin" w:date="2022-04-19T01:35:00Z">
              <w:r w:rsidDel="001B7C11">
                <w:rPr>
                  <w:rFonts w:eastAsia="Times New Roman" w:cstheme="minorHAnsi"/>
                  <w:i/>
                  <w:iCs/>
                  <w:color w:val="000000"/>
                </w:rPr>
                <w:delText xml:space="preserve">30 </w:delText>
              </w:r>
            </w:del>
            <w:ins w:id="3173" w:author="Admin" w:date="2022-04-19T01:35:00Z">
              <w:r w:rsidR="001B7C11">
                <w:rPr>
                  <w:rFonts w:eastAsia="Times New Roman" w:cstheme="minorHAnsi"/>
                  <w:i/>
                  <w:iCs/>
                  <w:color w:val="000000"/>
                </w:rPr>
                <w:t>10</w:t>
              </w:r>
              <w:r w:rsidR="001B7C11">
                <w:rPr>
                  <w:rFonts w:eastAsia="Times New Roman" w:cstheme="minorHAnsi"/>
                  <w:i/>
                  <w:iCs/>
                  <w:color w:val="000000"/>
                </w:rPr>
                <w:t xml:space="preserve">0 </w:t>
              </w:r>
            </w:ins>
            <w:r>
              <w:rPr>
                <w:rFonts w:eastAsia="Times New Roman" w:cstheme="minorHAnsi"/>
                <w:i/>
                <w:iCs/>
                <w:color w:val="000000"/>
              </w:rPr>
              <w:t>ft., capacity increase, reload (3 actions), shortened, weakened</w:t>
            </w:r>
          </w:p>
        </w:tc>
      </w:tr>
      <w:tr w:rsidR="00692563" w14:paraId="14ED9D6C" w14:textId="77777777" w:rsidTr="00FC5A87">
        <w:tc>
          <w:tcPr>
            <w:tcW w:w="1452" w:type="dxa"/>
          </w:tcPr>
          <w:p w14:paraId="264D3E98" w14:textId="77777777" w:rsidR="00692563" w:rsidRPr="00E95E1F" w:rsidRDefault="00692563">
            <w:pPr>
              <w:contextualSpacing/>
              <w:rPr>
                <w:rFonts w:eastAsia="Times New Roman" w:cstheme="minorHAnsi"/>
                <w:color w:val="000000"/>
              </w:rPr>
            </w:pPr>
            <w:r>
              <w:rPr>
                <w:rFonts w:eastAsia="Times New Roman" w:cstheme="minorHAnsi"/>
                <w:color w:val="000000"/>
              </w:rPr>
              <w:t>Musket, Anvilmar</w:t>
            </w:r>
          </w:p>
        </w:tc>
        <w:tc>
          <w:tcPr>
            <w:tcW w:w="1841" w:type="dxa"/>
          </w:tcPr>
          <w:p w14:paraId="7C670616"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Common (+2)</w:t>
            </w:r>
          </w:p>
        </w:tc>
        <w:tc>
          <w:tcPr>
            <w:tcW w:w="1655" w:type="dxa"/>
          </w:tcPr>
          <w:p w14:paraId="17617507" w14:textId="77777777" w:rsidR="00692563" w:rsidRPr="00E95E1F" w:rsidRDefault="00692563">
            <w:pPr>
              <w:contextualSpacing/>
              <w:rPr>
                <w:rFonts w:eastAsia="Times New Roman" w:cstheme="minorHAnsi"/>
                <w:color w:val="000000"/>
              </w:rPr>
            </w:pPr>
            <w:r>
              <w:rPr>
                <w:rFonts w:eastAsia="Times New Roman" w:cstheme="minorHAnsi"/>
                <w:color w:val="000000"/>
              </w:rPr>
              <w:t>2d6/5</w:t>
            </w:r>
          </w:p>
        </w:tc>
        <w:tc>
          <w:tcPr>
            <w:tcW w:w="3908" w:type="dxa"/>
          </w:tcPr>
          <w:p w14:paraId="10D34AEA"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10 lb., medium (range 75/300), </w:t>
            </w:r>
            <w:r>
              <w:rPr>
                <w:rFonts w:eastAsia="Times New Roman" w:cstheme="minorHAnsi"/>
                <w:i/>
                <w:iCs/>
                <w:color w:val="000000"/>
              </w:rPr>
              <w:t>capacity increase</w:t>
            </w:r>
            <w:r w:rsidRPr="00E95E1F">
              <w:rPr>
                <w:rFonts w:eastAsia="Times New Roman" w:cstheme="minorHAnsi"/>
                <w:i/>
                <w:iCs/>
                <w:color w:val="000000"/>
              </w:rPr>
              <w:t>,</w:t>
            </w:r>
            <w:r>
              <w:rPr>
                <w:rFonts w:eastAsia="Times New Roman" w:cstheme="minorHAnsi"/>
                <w:color w:val="000000"/>
              </w:rPr>
              <w:t xml:space="preserve"> </w:t>
            </w:r>
            <w:r w:rsidRPr="00E95E1F">
              <w:rPr>
                <w:rFonts w:eastAsia="Times New Roman" w:cstheme="minorHAnsi"/>
                <w:i/>
                <w:iCs/>
                <w:color w:val="000000"/>
              </w:rPr>
              <w:t>shortened</w:t>
            </w:r>
          </w:p>
        </w:tc>
      </w:tr>
      <w:tr w:rsidR="00692563" w14:paraId="2F948620" w14:textId="77777777" w:rsidTr="00FC5A87">
        <w:tc>
          <w:tcPr>
            <w:tcW w:w="1452" w:type="dxa"/>
          </w:tcPr>
          <w:p w14:paraId="7ABCE45D" w14:textId="77777777" w:rsidR="00692563" w:rsidRPr="00E95E1F" w:rsidRDefault="00692563">
            <w:pPr>
              <w:contextualSpacing/>
              <w:rPr>
                <w:rFonts w:eastAsia="Times New Roman" w:cstheme="minorHAnsi"/>
                <w:color w:val="000000"/>
              </w:rPr>
            </w:pPr>
            <w:r>
              <w:rPr>
                <w:rFonts w:eastAsia="Times New Roman" w:cstheme="minorHAnsi"/>
                <w:color w:val="000000"/>
              </w:rPr>
              <w:t>Musket, Farwatch</w:t>
            </w:r>
          </w:p>
        </w:tc>
        <w:tc>
          <w:tcPr>
            <w:tcW w:w="1841" w:type="dxa"/>
          </w:tcPr>
          <w:p w14:paraId="3B91C377"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6204737C" w14:textId="77777777" w:rsidR="00692563" w:rsidRPr="00E95E1F" w:rsidRDefault="00692563">
            <w:pPr>
              <w:contextualSpacing/>
              <w:rPr>
                <w:rFonts w:eastAsia="Times New Roman" w:cstheme="minorHAnsi"/>
                <w:color w:val="000000"/>
              </w:rPr>
            </w:pPr>
            <w:r>
              <w:rPr>
                <w:rFonts w:eastAsia="Times New Roman" w:cstheme="minorHAnsi"/>
                <w:color w:val="000000"/>
              </w:rPr>
              <w:t>3d6/5</w:t>
            </w:r>
          </w:p>
        </w:tc>
        <w:tc>
          <w:tcPr>
            <w:tcW w:w="3908" w:type="dxa"/>
          </w:tcPr>
          <w:p w14:paraId="5FCF5248"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 xml:space="preserve">10 lb., medium (range 75/300), </w:t>
            </w:r>
            <w:r>
              <w:rPr>
                <w:rFonts w:eastAsia="Times New Roman" w:cstheme="minorHAnsi"/>
                <w:i/>
                <w:iCs/>
                <w:color w:val="000000"/>
              </w:rPr>
              <w:t>capacity increase</w:t>
            </w:r>
            <w:r w:rsidRPr="00541781">
              <w:rPr>
                <w:rFonts w:eastAsia="Times New Roman" w:cstheme="minorHAnsi"/>
                <w:i/>
                <w:iCs/>
                <w:color w:val="000000"/>
              </w:rPr>
              <w:t>,</w:t>
            </w:r>
            <w:r>
              <w:rPr>
                <w:rFonts w:eastAsia="Times New Roman" w:cstheme="minorHAnsi"/>
                <w:color w:val="000000"/>
              </w:rPr>
              <w:t xml:space="preserve"> </w:t>
            </w:r>
            <w:r w:rsidRPr="00541781">
              <w:rPr>
                <w:rFonts w:eastAsia="Times New Roman" w:cstheme="minorHAnsi"/>
                <w:i/>
                <w:iCs/>
                <w:color w:val="000000"/>
              </w:rPr>
              <w:t>shortened</w:t>
            </w:r>
          </w:p>
        </w:tc>
      </w:tr>
      <w:tr w:rsidR="00692563" w14:paraId="6BC59FFE" w14:textId="77777777" w:rsidTr="00FC5A87">
        <w:tc>
          <w:tcPr>
            <w:tcW w:w="1452" w:type="dxa"/>
          </w:tcPr>
          <w:p w14:paraId="6FEA37AA"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Musket, Fel Iron</w:t>
            </w:r>
          </w:p>
        </w:tc>
        <w:tc>
          <w:tcPr>
            <w:tcW w:w="1841" w:type="dxa"/>
          </w:tcPr>
          <w:p w14:paraId="07665DE3"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Epic (+4)</w:t>
            </w:r>
          </w:p>
        </w:tc>
        <w:tc>
          <w:tcPr>
            <w:tcW w:w="1655" w:type="dxa"/>
          </w:tcPr>
          <w:p w14:paraId="7D2C7AF1" w14:textId="7A152B1C" w:rsidR="00692563" w:rsidRPr="00E95E1F" w:rsidRDefault="00692563" w:rsidP="001B7C11">
            <w:pPr>
              <w:contextualSpacing/>
              <w:rPr>
                <w:rFonts w:eastAsia="Times New Roman" w:cstheme="minorHAnsi"/>
                <w:color w:val="000000"/>
              </w:rPr>
              <w:pPrChange w:id="3174" w:author="Admin" w:date="2022-04-19T01:35:00Z">
                <w:pPr>
                  <w:contextualSpacing/>
                </w:pPr>
              </w:pPrChange>
            </w:pPr>
            <w:r>
              <w:rPr>
                <w:rFonts w:eastAsia="Times New Roman" w:cstheme="minorHAnsi"/>
                <w:color w:val="000000"/>
              </w:rPr>
              <w:t>4d6/</w:t>
            </w:r>
            <w:del w:id="3175" w:author="Admin" w:date="2022-04-19T01:35:00Z">
              <w:r w:rsidDel="001B7C11">
                <w:rPr>
                  <w:rFonts w:eastAsia="Times New Roman" w:cstheme="minorHAnsi"/>
                  <w:color w:val="000000"/>
                </w:rPr>
                <w:delText>6</w:delText>
              </w:r>
            </w:del>
            <w:ins w:id="3176" w:author="Admin" w:date="2022-04-19T01:35:00Z">
              <w:r w:rsidR="001B7C11">
                <w:rPr>
                  <w:rFonts w:eastAsia="Times New Roman" w:cstheme="minorHAnsi"/>
                  <w:color w:val="000000"/>
                </w:rPr>
                <w:t>7</w:t>
              </w:r>
            </w:ins>
          </w:p>
        </w:tc>
        <w:tc>
          <w:tcPr>
            <w:tcW w:w="3908" w:type="dxa"/>
          </w:tcPr>
          <w:p w14:paraId="2E757992"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10 lb., medium (range 75/300), </w:t>
            </w:r>
            <w:r>
              <w:rPr>
                <w:rFonts w:eastAsia="Times New Roman" w:cstheme="minorHAnsi"/>
                <w:i/>
                <w:iCs/>
                <w:color w:val="000000"/>
              </w:rPr>
              <w:t>capacity increase</w:t>
            </w:r>
            <w:r w:rsidRPr="00541781">
              <w:rPr>
                <w:rFonts w:eastAsia="Times New Roman" w:cstheme="minorHAnsi"/>
                <w:i/>
                <w:iCs/>
                <w:color w:val="000000"/>
              </w:rPr>
              <w:t>,</w:t>
            </w:r>
            <w:r>
              <w:rPr>
                <w:rFonts w:eastAsia="Times New Roman" w:cstheme="minorHAnsi"/>
                <w:color w:val="000000"/>
              </w:rPr>
              <w:t xml:space="preserve"> </w:t>
            </w:r>
            <w:r w:rsidRPr="00541781">
              <w:rPr>
                <w:rFonts w:eastAsia="Times New Roman" w:cstheme="minorHAnsi"/>
                <w:i/>
                <w:iCs/>
                <w:color w:val="000000"/>
              </w:rPr>
              <w:t>shortened</w:t>
            </w:r>
          </w:p>
        </w:tc>
      </w:tr>
      <w:tr w:rsidR="00692563" w14:paraId="0E603C8D" w14:textId="77777777" w:rsidTr="00FC5A87">
        <w:tc>
          <w:tcPr>
            <w:tcW w:w="1452" w:type="dxa"/>
          </w:tcPr>
          <w:p w14:paraId="1797B7D4" w14:textId="77777777" w:rsidR="00692563" w:rsidRPr="00E95E1F" w:rsidRDefault="00692563">
            <w:pPr>
              <w:contextualSpacing/>
              <w:rPr>
                <w:rFonts w:eastAsia="Times New Roman" w:cstheme="minorHAnsi"/>
                <w:color w:val="000000"/>
              </w:rPr>
            </w:pPr>
            <w:r>
              <w:rPr>
                <w:rFonts w:eastAsia="Times New Roman" w:cstheme="minorHAnsi"/>
                <w:color w:val="000000"/>
              </w:rPr>
              <w:t>Nesingwary Double Barrel</w:t>
            </w:r>
          </w:p>
        </w:tc>
        <w:tc>
          <w:tcPr>
            <w:tcW w:w="1841" w:type="dxa"/>
          </w:tcPr>
          <w:p w14:paraId="327410DD"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Legendary (+5)</w:t>
            </w:r>
          </w:p>
        </w:tc>
        <w:tc>
          <w:tcPr>
            <w:tcW w:w="1655" w:type="dxa"/>
          </w:tcPr>
          <w:p w14:paraId="29B7C7C0" w14:textId="77777777" w:rsidR="00692563" w:rsidRPr="00E95E1F" w:rsidRDefault="00692563">
            <w:pPr>
              <w:contextualSpacing/>
              <w:rPr>
                <w:rFonts w:eastAsia="Times New Roman" w:cstheme="minorHAnsi"/>
                <w:color w:val="000000"/>
              </w:rPr>
            </w:pPr>
            <w:r>
              <w:rPr>
                <w:rFonts w:eastAsia="Times New Roman" w:cstheme="minorHAnsi"/>
                <w:color w:val="000000"/>
              </w:rPr>
              <w:t>6d8/2</w:t>
            </w:r>
          </w:p>
        </w:tc>
        <w:tc>
          <w:tcPr>
            <w:tcW w:w="3908" w:type="dxa"/>
          </w:tcPr>
          <w:p w14:paraId="0A76E5F2" w14:textId="6844AB03" w:rsidR="00692563" w:rsidRPr="00E95E1F" w:rsidRDefault="00692563" w:rsidP="001B7C11">
            <w:pPr>
              <w:contextualSpacing/>
              <w:rPr>
                <w:rFonts w:eastAsia="Times New Roman" w:cstheme="minorHAnsi"/>
                <w:color w:val="000000"/>
              </w:rPr>
              <w:pPrChange w:id="3177" w:author="Admin" w:date="2022-04-19T01:36:00Z">
                <w:pPr>
                  <w:contextualSpacing/>
                </w:pPr>
              </w:pPrChange>
            </w:pPr>
            <w:r>
              <w:rPr>
                <w:rFonts w:eastAsia="Times New Roman" w:cstheme="minorHAnsi"/>
                <w:color w:val="000000"/>
              </w:rPr>
              <w:t xml:space="preserve">15 lb., heavy, two-handed (range 50/200), </w:t>
            </w:r>
            <w:r w:rsidRPr="00E95E1F">
              <w:rPr>
                <w:rFonts w:eastAsia="Times New Roman" w:cstheme="minorHAnsi"/>
                <w:i/>
                <w:iCs/>
                <w:color w:val="000000"/>
              </w:rPr>
              <w:t>blaster</w:t>
            </w:r>
            <w:r>
              <w:rPr>
                <w:rFonts w:eastAsia="Times New Roman" w:cstheme="minorHAnsi"/>
                <w:i/>
                <w:iCs/>
                <w:color w:val="000000"/>
              </w:rPr>
              <w:t xml:space="preserve">, capacity </w:t>
            </w:r>
            <w:del w:id="3178" w:author="Admin" w:date="2022-04-19T01:36:00Z">
              <w:r w:rsidDel="001B7C11">
                <w:rPr>
                  <w:rFonts w:eastAsia="Times New Roman" w:cstheme="minorHAnsi"/>
                  <w:i/>
                  <w:iCs/>
                  <w:color w:val="000000"/>
                </w:rPr>
                <w:delText>reduction</w:delText>
              </w:r>
            </w:del>
            <w:ins w:id="3179" w:author="Admin" w:date="2022-04-19T01:36:00Z">
              <w:r w:rsidR="001B7C11">
                <w:rPr>
                  <w:rFonts w:eastAsia="Times New Roman" w:cstheme="minorHAnsi"/>
                  <w:i/>
                  <w:iCs/>
                  <w:color w:val="000000"/>
                </w:rPr>
                <w:t>reduce</w:t>
              </w:r>
            </w:ins>
            <w:r>
              <w:rPr>
                <w:rFonts w:eastAsia="Times New Roman" w:cstheme="minorHAnsi"/>
                <w:i/>
                <w:iCs/>
                <w:color w:val="000000"/>
              </w:rPr>
              <w:t>, silencer</w:t>
            </w:r>
          </w:p>
        </w:tc>
      </w:tr>
      <w:tr w:rsidR="00692563" w14:paraId="3577176B" w14:textId="77777777" w:rsidTr="00FC5A87">
        <w:tc>
          <w:tcPr>
            <w:tcW w:w="1452" w:type="dxa"/>
          </w:tcPr>
          <w:p w14:paraId="1CFF9337"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Rifle, Assault</w:t>
            </w:r>
          </w:p>
        </w:tc>
        <w:tc>
          <w:tcPr>
            <w:tcW w:w="1841" w:type="dxa"/>
          </w:tcPr>
          <w:p w14:paraId="13BF5BFB" w14:textId="77777777" w:rsidR="00692563" w:rsidRPr="00E95E1F" w:rsidRDefault="00692563">
            <w:pPr>
              <w:contextualSpacing/>
              <w:rPr>
                <w:rFonts w:eastAsia="Times New Roman" w:cstheme="minorHAnsi"/>
                <w:color w:val="000000"/>
              </w:rPr>
            </w:pPr>
            <w:r>
              <w:rPr>
                <w:rFonts w:eastAsia="Times New Roman" w:cstheme="minorHAnsi"/>
                <w:color w:val="000000"/>
              </w:rPr>
              <w:t>Rare (+3)</w:t>
            </w:r>
          </w:p>
        </w:tc>
        <w:tc>
          <w:tcPr>
            <w:tcW w:w="1655" w:type="dxa"/>
          </w:tcPr>
          <w:p w14:paraId="2F386C19" w14:textId="498D1AC7" w:rsidR="00692563" w:rsidRPr="00E95E1F" w:rsidRDefault="00692563" w:rsidP="001B7C11">
            <w:pPr>
              <w:contextualSpacing/>
              <w:rPr>
                <w:rFonts w:eastAsia="Times New Roman" w:cstheme="minorHAnsi"/>
                <w:color w:val="000000"/>
              </w:rPr>
              <w:pPrChange w:id="3180" w:author="Admin" w:date="2022-04-19T01:36:00Z">
                <w:pPr>
                  <w:contextualSpacing/>
                </w:pPr>
              </w:pPrChange>
            </w:pPr>
            <w:r>
              <w:rPr>
                <w:rFonts w:eastAsia="Times New Roman" w:cstheme="minorHAnsi"/>
                <w:color w:val="000000"/>
              </w:rPr>
              <w:t>3d8/</w:t>
            </w:r>
            <w:del w:id="3181" w:author="Admin" w:date="2022-04-19T01:36:00Z">
              <w:r w:rsidDel="001B7C11">
                <w:rPr>
                  <w:rFonts w:eastAsia="Times New Roman" w:cstheme="minorHAnsi"/>
                  <w:color w:val="000000"/>
                </w:rPr>
                <w:delText>3</w:delText>
              </w:r>
            </w:del>
            <w:ins w:id="3182" w:author="Admin" w:date="2022-04-19T01:36:00Z">
              <w:r w:rsidR="001B7C11">
                <w:rPr>
                  <w:rFonts w:eastAsia="Times New Roman" w:cstheme="minorHAnsi"/>
                  <w:color w:val="000000"/>
                </w:rPr>
                <w:t>6</w:t>
              </w:r>
            </w:ins>
          </w:p>
        </w:tc>
        <w:tc>
          <w:tcPr>
            <w:tcW w:w="3908" w:type="dxa"/>
          </w:tcPr>
          <w:p w14:paraId="2297D29A"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15 lb., heavy, two-handed (range 200/800), </w:t>
            </w:r>
            <w:r w:rsidRPr="00E95E1F">
              <w:rPr>
                <w:rFonts w:eastAsia="Times New Roman" w:cstheme="minorHAnsi"/>
                <w:i/>
                <w:iCs/>
                <w:color w:val="000000"/>
              </w:rPr>
              <w:t>capacity increase, weakened</w:t>
            </w:r>
          </w:p>
        </w:tc>
      </w:tr>
      <w:tr w:rsidR="00692563" w14:paraId="30BF4E81" w14:textId="77777777" w:rsidTr="00FC5A87">
        <w:tc>
          <w:tcPr>
            <w:tcW w:w="1452" w:type="dxa"/>
          </w:tcPr>
          <w:p w14:paraId="34CA2390"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Rifle, Dark Iron</w:t>
            </w:r>
          </w:p>
        </w:tc>
        <w:tc>
          <w:tcPr>
            <w:tcW w:w="1841" w:type="dxa"/>
          </w:tcPr>
          <w:p w14:paraId="49C30DEC"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5AFA02EE" w14:textId="58628EEA" w:rsidR="00692563" w:rsidRPr="00E95E1F" w:rsidRDefault="00692563" w:rsidP="001B7C11">
            <w:pPr>
              <w:contextualSpacing/>
              <w:rPr>
                <w:rFonts w:eastAsia="Times New Roman" w:cstheme="minorHAnsi"/>
                <w:color w:val="000000"/>
              </w:rPr>
              <w:pPrChange w:id="3183" w:author="Admin" w:date="2022-04-19T01:30:00Z">
                <w:pPr>
                  <w:contextualSpacing/>
                </w:pPr>
              </w:pPrChange>
            </w:pPr>
            <w:r>
              <w:rPr>
                <w:rFonts w:eastAsia="Times New Roman" w:cstheme="minorHAnsi"/>
                <w:color w:val="000000"/>
              </w:rPr>
              <w:t>2d8/</w:t>
            </w:r>
            <w:del w:id="3184" w:author="Admin" w:date="2022-04-19T01:30:00Z">
              <w:r w:rsidDel="001B7C11">
                <w:rPr>
                  <w:rFonts w:eastAsia="Times New Roman" w:cstheme="minorHAnsi"/>
                  <w:color w:val="000000"/>
                </w:rPr>
                <w:delText>2</w:delText>
              </w:r>
            </w:del>
            <w:ins w:id="3185" w:author="Admin" w:date="2022-04-19T01:30:00Z">
              <w:r w:rsidR="001B7C11">
                <w:rPr>
                  <w:rFonts w:eastAsia="Times New Roman" w:cstheme="minorHAnsi"/>
                  <w:color w:val="000000"/>
                </w:rPr>
                <w:t>5</w:t>
              </w:r>
            </w:ins>
          </w:p>
        </w:tc>
        <w:tc>
          <w:tcPr>
            <w:tcW w:w="3908" w:type="dxa"/>
          </w:tcPr>
          <w:p w14:paraId="444F4964"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 xml:space="preserve">15 lb., heavy, two-handed (range 200/800), </w:t>
            </w:r>
            <w:r w:rsidRPr="00541781">
              <w:rPr>
                <w:rFonts w:eastAsia="Times New Roman" w:cstheme="minorHAnsi"/>
                <w:i/>
                <w:iCs/>
                <w:color w:val="000000"/>
              </w:rPr>
              <w:t>capacity increase, weakened</w:t>
            </w:r>
          </w:p>
        </w:tc>
      </w:tr>
      <w:tr w:rsidR="00692563" w14:paraId="1C31A47F" w14:textId="77777777" w:rsidTr="00FC5A87">
        <w:tc>
          <w:tcPr>
            <w:tcW w:w="1452" w:type="dxa"/>
          </w:tcPr>
          <w:p w14:paraId="36338826"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Rifle, Deadshot</w:t>
            </w:r>
          </w:p>
        </w:tc>
        <w:tc>
          <w:tcPr>
            <w:tcW w:w="1841" w:type="dxa"/>
          </w:tcPr>
          <w:p w14:paraId="71FAF91C" w14:textId="77777777" w:rsidR="00692563" w:rsidRPr="00E95E1F" w:rsidRDefault="00692563" w:rsidP="005E0865">
            <w:pPr>
              <w:contextualSpacing/>
              <w:rPr>
                <w:rFonts w:eastAsia="Times New Roman" w:cstheme="minorHAnsi"/>
                <w:color w:val="000000"/>
              </w:rPr>
            </w:pPr>
            <w:r>
              <w:rPr>
                <w:rFonts w:eastAsia="Times New Roman" w:cstheme="minorHAnsi"/>
                <w:color w:val="000000"/>
              </w:rPr>
              <w:t>Legendary (+5)</w:t>
            </w:r>
          </w:p>
        </w:tc>
        <w:tc>
          <w:tcPr>
            <w:tcW w:w="1655" w:type="dxa"/>
          </w:tcPr>
          <w:p w14:paraId="4433A92C" w14:textId="77777777" w:rsidR="00692563" w:rsidRPr="00E95E1F" w:rsidRDefault="00692563">
            <w:pPr>
              <w:contextualSpacing/>
              <w:rPr>
                <w:rFonts w:eastAsia="Times New Roman" w:cstheme="minorHAnsi"/>
                <w:color w:val="000000"/>
              </w:rPr>
            </w:pPr>
            <w:r>
              <w:rPr>
                <w:rFonts w:eastAsia="Times New Roman" w:cstheme="minorHAnsi"/>
                <w:color w:val="000000"/>
              </w:rPr>
              <w:t>5d8/5</w:t>
            </w:r>
          </w:p>
        </w:tc>
        <w:tc>
          <w:tcPr>
            <w:tcW w:w="3908" w:type="dxa"/>
          </w:tcPr>
          <w:p w14:paraId="0CEDDC85" w14:textId="77777777" w:rsidR="00692563" w:rsidRPr="00E95E1F" w:rsidRDefault="00692563">
            <w:pPr>
              <w:contextualSpacing/>
              <w:rPr>
                <w:rFonts w:eastAsia="Times New Roman" w:cstheme="minorHAnsi"/>
                <w:color w:val="000000"/>
              </w:rPr>
            </w:pPr>
            <w:r>
              <w:rPr>
                <w:rFonts w:eastAsia="Times New Roman" w:cstheme="minorHAnsi"/>
                <w:color w:val="000000"/>
              </w:rPr>
              <w:t xml:space="preserve">15 lb., heavy, two-handed (range 200/800), </w:t>
            </w:r>
            <w:r w:rsidRPr="00E95E1F">
              <w:rPr>
                <w:rFonts w:eastAsia="Times New Roman" w:cstheme="minorHAnsi"/>
                <w:i/>
                <w:iCs/>
                <w:color w:val="000000"/>
              </w:rPr>
              <w:t>reliable device</w:t>
            </w:r>
            <w:r>
              <w:rPr>
                <w:rFonts w:eastAsia="Times New Roman" w:cstheme="minorHAnsi"/>
                <w:i/>
                <w:iCs/>
                <w:color w:val="000000"/>
              </w:rPr>
              <w:t xml:space="preserve"> (MR 1-3)</w:t>
            </w:r>
            <w:r w:rsidRPr="00E95E1F">
              <w:rPr>
                <w:rFonts w:eastAsia="Times New Roman" w:cstheme="minorHAnsi"/>
                <w:i/>
                <w:iCs/>
                <w:color w:val="000000"/>
              </w:rPr>
              <w:t>,</w:t>
            </w:r>
            <w:r>
              <w:rPr>
                <w:rFonts w:eastAsia="Times New Roman" w:cstheme="minorHAnsi"/>
                <w:color w:val="000000"/>
              </w:rPr>
              <w:t xml:space="preserve"> </w:t>
            </w:r>
            <w:r w:rsidRPr="00541781">
              <w:rPr>
                <w:rFonts w:eastAsia="Times New Roman" w:cstheme="minorHAnsi"/>
                <w:i/>
                <w:iCs/>
                <w:color w:val="000000"/>
              </w:rPr>
              <w:t>weakened</w:t>
            </w:r>
          </w:p>
        </w:tc>
      </w:tr>
      <w:tr w:rsidR="00692563" w14:paraId="77607E96" w14:textId="77777777" w:rsidTr="00FC5A87">
        <w:tc>
          <w:tcPr>
            <w:tcW w:w="1452" w:type="dxa"/>
          </w:tcPr>
          <w:p w14:paraId="37806F3C"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Rifle, Crystalshot</w:t>
            </w:r>
          </w:p>
        </w:tc>
        <w:tc>
          <w:tcPr>
            <w:tcW w:w="1841" w:type="dxa"/>
          </w:tcPr>
          <w:p w14:paraId="55381521"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Epic (+4)</w:t>
            </w:r>
          </w:p>
        </w:tc>
        <w:tc>
          <w:tcPr>
            <w:tcW w:w="1655" w:type="dxa"/>
          </w:tcPr>
          <w:p w14:paraId="638F8600"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4d8/4</w:t>
            </w:r>
          </w:p>
        </w:tc>
        <w:tc>
          <w:tcPr>
            <w:tcW w:w="3908" w:type="dxa"/>
          </w:tcPr>
          <w:p w14:paraId="1414A73D"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 xml:space="preserve">15 lb., heavy, two-handed (range 200/800), </w:t>
            </w:r>
            <w:r w:rsidRPr="00541781">
              <w:rPr>
                <w:rFonts w:eastAsia="Times New Roman" w:cstheme="minorHAnsi"/>
                <w:i/>
                <w:iCs/>
                <w:color w:val="000000"/>
              </w:rPr>
              <w:t>reliable device</w:t>
            </w:r>
            <w:r>
              <w:rPr>
                <w:rFonts w:eastAsia="Times New Roman" w:cstheme="minorHAnsi"/>
                <w:i/>
                <w:iCs/>
                <w:color w:val="000000"/>
              </w:rPr>
              <w:t xml:space="preserve"> (MR 1-2)</w:t>
            </w:r>
            <w:r w:rsidRPr="00541781">
              <w:rPr>
                <w:rFonts w:eastAsia="Times New Roman" w:cstheme="minorHAnsi"/>
                <w:i/>
                <w:iCs/>
                <w:color w:val="000000"/>
              </w:rPr>
              <w:t>,</w:t>
            </w:r>
            <w:r>
              <w:rPr>
                <w:rFonts w:eastAsia="Times New Roman" w:cstheme="minorHAnsi"/>
                <w:color w:val="000000"/>
              </w:rPr>
              <w:t xml:space="preserve"> </w:t>
            </w:r>
            <w:r w:rsidRPr="00541781">
              <w:rPr>
                <w:rFonts w:eastAsia="Times New Roman" w:cstheme="minorHAnsi"/>
                <w:i/>
                <w:iCs/>
                <w:color w:val="000000"/>
              </w:rPr>
              <w:t>weakened</w:t>
            </w:r>
          </w:p>
        </w:tc>
      </w:tr>
      <w:tr w:rsidR="00692563" w14:paraId="29DC7CF6" w14:textId="77777777" w:rsidTr="00FC5A87">
        <w:tc>
          <w:tcPr>
            <w:tcW w:w="1452" w:type="dxa"/>
          </w:tcPr>
          <w:p w14:paraId="4BE53FDF"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Rifle, Hunting</w:t>
            </w:r>
          </w:p>
        </w:tc>
        <w:tc>
          <w:tcPr>
            <w:tcW w:w="1841" w:type="dxa"/>
          </w:tcPr>
          <w:p w14:paraId="34D01FC2"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Common (+2)</w:t>
            </w:r>
          </w:p>
        </w:tc>
        <w:tc>
          <w:tcPr>
            <w:tcW w:w="1655" w:type="dxa"/>
          </w:tcPr>
          <w:p w14:paraId="2F5F35D6"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1d8/2</w:t>
            </w:r>
          </w:p>
        </w:tc>
        <w:tc>
          <w:tcPr>
            <w:tcW w:w="3908" w:type="dxa"/>
          </w:tcPr>
          <w:p w14:paraId="72A11CD8" w14:textId="77777777" w:rsidR="00692563" w:rsidRPr="00D76D1B" w:rsidRDefault="00692563">
            <w:pPr>
              <w:contextualSpacing/>
              <w:rPr>
                <w:rFonts w:eastAsia="Times New Roman" w:cstheme="minorHAnsi"/>
                <w:color w:val="000000"/>
              </w:rPr>
            </w:pPr>
            <w:r>
              <w:rPr>
                <w:rFonts w:eastAsia="Times New Roman" w:cstheme="minorHAnsi"/>
                <w:color w:val="000000"/>
              </w:rPr>
              <w:t xml:space="preserve">15 lb., heavy, two-handed (range 200/800), </w:t>
            </w:r>
            <w:r w:rsidRPr="00541781">
              <w:rPr>
                <w:rFonts w:eastAsia="Times New Roman" w:cstheme="minorHAnsi"/>
                <w:i/>
                <w:iCs/>
                <w:color w:val="000000"/>
              </w:rPr>
              <w:t>reliable device</w:t>
            </w:r>
            <w:r>
              <w:rPr>
                <w:rFonts w:eastAsia="Times New Roman" w:cstheme="minorHAnsi"/>
                <w:i/>
                <w:iCs/>
                <w:color w:val="000000"/>
              </w:rPr>
              <w:t xml:space="preserve"> (MR 0)</w:t>
            </w:r>
            <w:r w:rsidRPr="00541781">
              <w:rPr>
                <w:rFonts w:eastAsia="Times New Roman" w:cstheme="minorHAnsi"/>
                <w:i/>
                <w:iCs/>
                <w:color w:val="000000"/>
              </w:rPr>
              <w:t>,</w:t>
            </w:r>
            <w:r>
              <w:rPr>
                <w:rFonts w:eastAsia="Times New Roman" w:cstheme="minorHAnsi"/>
                <w:color w:val="000000"/>
              </w:rPr>
              <w:t xml:space="preserve"> </w:t>
            </w:r>
            <w:r w:rsidRPr="00541781">
              <w:rPr>
                <w:rFonts w:eastAsia="Times New Roman" w:cstheme="minorHAnsi"/>
                <w:i/>
                <w:iCs/>
                <w:color w:val="000000"/>
              </w:rPr>
              <w:t>weakened</w:t>
            </w:r>
          </w:p>
        </w:tc>
      </w:tr>
      <w:tr w:rsidR="00692563" w14:paraId="402CD25C" w14:textId="77777777" w:rsidTr="00FC5A87">
        <w:tc>
          <w:tcPr>
            <w:tcW w:w="1452" w:type="dxa"/>
          </w:tcPr>
          <w:p w14:paraId="0AB2B1D4"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Rifle, Long</w:t>
            </w:r>
          </w:p>
        </w:tc>
        <w:tc>
          <w:tcPr>
            <w:tcW w:w="1841" w:type="dxa"/>
          </w:tcPr>
          <w:p w14:paraId="045CB7EF"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Epic (+4)</w:t>
            </w:r>
          </w:p>
        </w:tc>
        <w:tc>
          <w:tcPr>
            <w:tcW w:w="1655" w:type="dxa"/>
          </w:tcPr>
          <w:p w14:paraId="7408FBDA" w14:textId="77777777" w:rsidR="00692563" w:rsidRPr="00D76D1B" w:rsidRDefault="00692563">
            <w:pPr>
              <w:contextualSpacing/>
              <w:rPr>
                <w:rFonts w:eastAsia="Times New Roman" w:cstheme="minorHAnsi"/>
                <w:color w:val="000000"/>
              </w:rPr>
            </w:pPr>
            <w:r>
              <w:rPr>
                <w:rFonts w:eastAsia="Times New Roman" w:cstheme="minorHAnsi"/>
                <w:color w:val="000000"/>
              </w:rPr>
              <w:t>5d8/1</w:t>
            </w:r>
          </w:p>
        </w:tc>
        <w:tc>
          <w:tcPr>
            <w:tcW w:w="3908" w:type="dxa"/>
          </w:tcPr>
          <w:p w14:paraId="17B2C499" w14:textId="77777777" w:rsidR="00692563" w:rsidRPr="00D76D1B" w:rsidRDefault="00692563">
            <w:pPr>
              <w:contextualSpacing/>
              <w:rPr>
                <w:rFonts w:eastAsia="Times New Roman" w:cstheme="minorHAnsi"/>
                <w:color w:val="000000"/>
              </w:rPr>
            </w:pPr>
            <w:r>
              <w:rPr>
                <w:rFonts w:eastAsia="Times New Roman" w:cstheme="minorHAnsi"/>
                <w:color w:val="000000"/>
              </w:rPr>
              <w:t xml:space="preserve">15 lb., heavy, two-handed (range 400/1,600), </w:t>
            </w:r>
            <w:r>
              <w:rPr>
                <w:rFonts w:eastAsia="Times New Roman" w:cstheme="minorHAnsi"/>
                <w:i/>
                <w:iCs/>
                <w:color w:val="000000"/>
              </w:rPr>
              <w:t>capacity reduce</w:t>
            </w:r>
            <w:r w:rsidRPr="00541781">
              <w:rPr>
                <w:rFonts w:eastAsia="Times New Roman" w:cstheme="minorHAnsi"/>
                <w:i/>
                <w:iCs/>
                <w:color w:val="000000"/>
              </w:rPr>
              <w:t>,</w:t>
            </w:r>
            <w:r>
              <w:rPr>
                <w:rFonts w:eastAsia="Times New Roman" w:cstheme="minorHAnsi"/>
                <w:color w:val="000000"/>
              </w:rPr>
              <w:t xml:space="preserve"> </w:t>
            </w:r>
            <w:r>
              <w:rPr>
                <w:rFonts w:eastAsia="Times New Roman" w:cstheme="minorHAnsi"/>
                <w:i/>
                <w:iCs/>
                <w:color w:val="000000"/>
              </w:rPr>
              <w:t>sniper</w:t>
            </w:r>
          </w:p>
        </w:tc>
      </w:tr>
      <w:tr w:rsidR="00692563" w:rsidRPr="00541781" w14:paraId="2424CF56" w14:textId="77777777" w:rsidTr="00853969">
        <w:tc>
          <w:tcPr>
            <w:tcW w:w="1452" w:type="dxa"/>
          </w:tcPr>
          <w:p w14:paraId="128EF6C8" w14:textId="77777777" w:rsidR="00692563" w:rsidRDefault="00692563" w:rsidP="00853969">
            <w:pPr>
              <w:contextualSpacing/>
              <w:rPr>
                <w:rFonts w:eastAsia="Times New Roman" w:cstheme="minorHAnsi"/>
                <w:color w:val="000000"/>
              </w:rPr>
            </w:pPr>
            <w:r>
              <w:rPr>
                <w:rFonts w:eastAsia="Times New Roman" w:cstheme="minorHAnsi"/>
                <w:color w:val="000000"/>
              </w:rPr>
              <w:t>Rifle, Sniper</w:t>
            </w:r>
          </w:p>
        </w:tc>
        <w:tc>
          <w:tcPr>
            <w:tcW w:w="1841" w:type="dxa"/>
          </w:tcPr>
          <w:p w14:paraId="119E0497" w14:textId="77777777" w:rsidR="00692563" w:rsidRDefault="00692563" w:rsidP="00853969">
            <w:pPr>
              <w:contextualSpacing/>
              <w:rPr>
                <w:rFonts w:eastAsia="Times New Roman" w:cstheme="minorHAnsi"/>
                <w:color w:val="000000"/>
              </w:rPr>
            </w:pPr>
            <w:r>
              <w:rPr>
                <w:rFonts w:eastAsia="Times New Roman" w:cstheme="minorHAnsi"/>
                <w:color w:val="000000"/>
              </w:rPr>
              <w:t>Legendary (+5)</w:t>
            </w:r>
          </w:p>
        </w:tc>
        <w:tc>
          <w:tcPr>
            <w:tcW w:w="1655" w:type="dxa"/>
          </w:tcPr>
          <w:p w14:paraId="7622D597" w14:textId="77777777" w:rsidR="00692563" w:rsidRDefault="00692563" w:rsidP="00853969">
            <w:pPr>
              <w:contextualSpacing/>
              <w:rPr>
                <w:rFonts w:eastAsia="Times New Roman" w:cstheme="minorHAnsi"/>
                <w:color w:val="000000"/>
              </w:rPr>
            </w:pPr>
            <w:r>
              <w:rPr>
                <w:rFonts w:eastAsia="Times New Roman" w:cstheme="minorHAnsi"/>
                <w:color w:val="000000"/>
              </w:rPr>
              <w:t>6d8/2</w:t>
            </w:r>
          </w:p>
        </w:tc>
        <w:tc>
          <w:tcPr>
            <w:tcW w:w="3908" w:type="dxa"/>
          </w:tcPr>
          <w:p w14:paraId="3168FFA9" w14:textId="77777777" w:rsidR="00692563" w:rsidRDefault="00692563">
            <w:pPr>
              <w:contextualSpacing/>
              <w:rPr>
                <w:rFonts w:eastAsia="Times New Roman" w:cstheme="minorHAnsi"/>
                <w:color w:val="000000"/>
              </w:rPr>
            </w:pPr>
            <w:r>
              <w:rPr>
                <w:rFonts w:eastAsia="Times New Roman" w:cstheme="minorHAnsi"/>
                <w:color w:val="000000"/>
              </w:rPr>
              <w:t xml:space="preserve">15 lb., heavy, two-handed (range 400/1,600), </w:t>
            </w:r>
            <w:r>
              <w:rPr>
                <w:rFonts w:eastAsia="Times New Roman" w:cstheme="minorHAnsi"/>
                <w:i/>
                <w:iCs/>
                <w:color w:val="000000"/>
              </w:rPr>
              <w:t>capacity reduce</w:t>
            </w:r>
            <w:r w:rsidRPr="00541781">
              <w:rPr>
                <w:rFonts w:eastAsia="Times New Roman" w:cstheme="minorHAnsi"/>
                <w:i/>
                <w:iCs/>
                <w:color w:val="000000"/>
              </w:rPr>
              <w:t>,</w:t>
            </w:r>
            <w:r>
              <w:rPr>
                <w:rFonts w:eastAsia="Times New Roman" w:cstheme="minorHAnsi"/>
                <w:color w:val="000000"/>
              </w:rPr>
              <w:t xml:space="preserve"> </w:t>
            </w:r>
            <w:r>
              <w:rPr>
                <w:rFonts w:eastAsia="Times New Roman" w:cstheme="minorHAnsi"/>
                <w:i/>
                <w:iCs/>
                <w:color w:val="000000"/>
              </w:rPr>
              <w:t>extended reload (2 actions), sniper, silenced</w:t>
            </w:r>
          </w:p>
        </w:tc>
      </w:tr>
      <w:tr w:rsidR="00692563" w:rsidRPr="00541781" w14:paraId="3C59A9AD" w14:textId="77777777" w:rsidTr="00853969">
        <w:tc>
          <w:tcPr>
            <w:tcW w:w="1452" w:type="dxa"/>
          </w:tcPr>
          <w:p w14:paraId="3332E106" w14:textId="77777777" w:rsidR="00692563" w:rsidRPr="00E95E1F" w:rsidRDefault="00692563" w:rsidP="00853969">
            <w:pPr>
              <w:contextualSpacing/>
              <w:rPr>
                <w:rFonts w:eastAsia="Times New Roman" w:cstheme="minorHAnsi"/>
                <w:color w:val="000000"/>
                <w:vertAlign w:val="superscript"/>
              </w:rPr>
            </w:pPr>
            <w:r>
              <w:rPr>
                <w:rFonts w:eastAsia="Times New Roman" w:cstheme="minorHAnsi"/>
                <w:color w:val="000000"/>
              </w:rPr>
              <w:t>Pistol, Arcanite</w:t>
            </w:r>
            <w:r>
              <w:rPr>
                <w:rFonts w:eastAsia="Times New Roman" w:cstheme="minorHAnsi"/>
                <w:color w:val="000000"/>
                <w:vertAlign w:val="superscript"/>
              </w:rPr>
              <w:t>1</w:t>
            </w:r>
          </w:p>
        </w:tc>
        <w:tc>
          <w:tcPr>
            <w:tcW w:w="1841" w:type="dxa"/>
          </w:tcPr>
          <w:p w14:paraId="41EF614C" w14:textId="77777777" w:rsidR="00692563" w:rsidRPr="00541781" w:rsidRDefault="00692563" w:rsidP="00853969">
            <w:pPr>
              <w:contextualSpacing/>
              <w:rPr>
                <w:rFonts w:eastAsia="Times New Roman" w:cstheme="minorHAnsi"/>
                <w:color w:val="000000"/>
              </w:rPr>
            </w:pPr>
            <w:r>
              <w:rPr>
                <w:rFonts w:eastAsia="Times New Roman" w:cstheme="minorHAnsi"/>
                <w:color w:val="000000"/>
              </w:rPr>
              <w:t>Epic (+4)</w:t>
            </w:r>
          </w:p>
        </w:tc>
        <w:tc>
          <w:tcPr>
            <w:tcW w:w="1655" w:type="dxa"/>
          </w:tcPr>
          <w:p w14:paraId="17746A57" w14:textId="77777777" w:rsidR="00692563" w:rsidRPr="00541781" w:rsidRDefault="00692563" w:rsidP="00853969">
            <w:pPr>
              <w:contextualSpacing/>
              <w:rPr>
                <w:rFonts w:eastAsia="Times New Roman" w:cstheme="minorHAnsi"/>
                <w:color w:val="000000"/>
              </w:rPr>
            </w:pPr>
            <w:r>
              <w:rPr>
                <w:rFonts w:eastAsia="Times New Roman" w:cstheme="minorHAnsi"/>
                <w:color w:val="000000"/>
              </w:rPr>
              <w:t>5d4/4</w:t>
            </w:r>
          </w:p>
        </w:tc>
        <w:tc>
          <w:tcPr>
            <w:tcW w:w="3908" w:type="dxa"/>
          </w:tcPr>
          <w:p w14:paraId="68205B41" w14:textId="77777777" w:rsidR="00692563" w:rsidRPr="00541781" w:rsidRDefault="00692563">
            <w:pPr>
              <w:contextualSpacing/>
              <w:rPr>
                <w:rFonts w:eastAsia="Times New Roman" w:cstheme="minorHAnsi"/>
                <w:color w:val="000000"/>
              </w:rPr>
            </w:pPr>
            <w:r>
              <w:rPr>
                <w:rFonts w:eastAsia="Times New Roman" w:cstheme="minorHAnsi"/>
                <w:color w:val="000000"/>
              </w:rPr>
              <w:t>5 lb., light (range 100/400)</w:t>
            </w:r>
          </w:p>
        </w:tc>
      </w:tr>
      <w:tr w:rsidR="00692563" w14:paraId="529D7B5F" w14:textId="77777777" w:rsidTr="00FC5A87">
        <w:tc>
          <w:tcPr>
            <w:tcW w:w="1452" w:type="dxa"/>
          </w:tcPr>
          <w:p w14:paraId="56CF1C40"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Pistol, Flintlock</w:t>
            </w:r>
          </w:p>
        </w:tc>
        <w:tc>
          <w:tcPr>
            <w:tcW w:w="1841" w:type="dxa"/>
          </w:tcPr>
          <w:p w14:paraId="627BAB40"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Common (+2)</w:t>
            </w:r>
          </w:p>
        </w:tc>
        <w:tc>
          <w:tcPr>
            <w:tcW w:w="1655" w:type="dxa"/>
          </w:tcPr>
          <w:p w14:paraId="3D659496" w14:textId="77777777" w:rsidR="00692563" w:rsidRPr="00D76D1B" w:rsidRDefault="00692563">
            <w:pPr>
              <w:contextualSpacing/>
              <w:rPr>
                <w:rFonts w:eastAsia="Times New Roman" w:cstheme="minorHAnsi"/>
                <w:color w:val="000000"/>
              </w:rPr>
            </w:pPr>
            <w:r>
              <w:rPr>
                <w:rFonts w:eastAsia="Times New Roman" w:cstheme="minorHAnsi"/>
                <w:color w:val="000000"/>
              </w:rPr>
              <w:t>2d4/2</w:t>
            </w:r>
          </w:p>
        </w:tc>
        <w:tc>
          <w:tcPr>
            <w:tcW w:w="3908" w:type="dxa"/>
          </w:tcPr>
          <w:p w14:paraId="7D020C44" w14:textId="77777777" w:rsidR="00692563" w:rsidRPr="00D76D1B" w:rsidRDefault="00692563">
            <w:pPr>
              <w:contextualSpacing/>
              <w:rPr>
                <w:rFonts w:eastAsia="Times New Roman" w:cstheme="minorHAnsi"/>
                <w:color w:val="000000"/>
              </w:rPr>
            </w:pPr>
            <w:r>
              <w:rPr>
                <w:rFonts w:eastAsia="Times New Roman" w:cstheme="minorHAnsi"/>
                <w:color w:val="000000"/>
              </w:rPr>
              <w:t>5 lb., light (range 100/400)</w:t>
            </w:r>
          </w:p>
        </w:tc>
      </w:tr>
      <w:tr w:rsidR="00692563" w14:paraId="13897733" w14:textId="77777777" w:rsidTr="00FC5A87">
        <w:tc>
          <w:tcPr>
            <w:tcW w:w="1452" w:type="dxa"/>
          </w:tcPr>
          <w:p w14:paraId="7E92D049" w14:textId="77777777" w:rsidR="00692563" w:rsidRDefault="00692563" w:rsidP="005E0865">
            <w:pPr>
              <w:contextualSpacing/>
              <w:rPr>
                <w:rFonts w:eastAsia="Times New Roman" w:cstheme="minorHAnsi"/>
                <w:color w:val="000000"/>
              </w:rPr>
            </w:pPr>
            <w:r>
              <w:rPr>
                <w:rFonts w:eastAsia="Times New Roman" w:cstheme="minorHAnsi"/>
                <w:color w:val="000000"/>
              </w:rPr>
              <w:t>Pistol, Iron</w:t>
            </w:r>
          </w:p>
        </w:tc>
        <w:tc>
          <w:tcPr>
            <w:tcW w:w="1841" w:type="dxa"/>
          </w:tcPr>
          <w:p w14:paraId="614D8C7C" w14:textId="77777777" w:rsidR="00692563" w:rsidRDefault="00692563" w:rsidP="005E0865">
            <w:pPr>
              <w:contextualSpacing/>
              <w:rPr>
                <w:rFonts w:eastAsia="Times New Roman" w:cstheme="minorHAnsi"/>
                <w:color w:val="000000"/>
              </w:rPr>
            </w:pPr>
            <w:r>
              <w:rPr>
                <w:rFonts w:eastAsia="Times New Roman" w:cstheme="minorHAnsi"/>
                <w:color w:val="000000"/>
              </w:rPr>
              <w:t>Common (+2)</w:t>
            </w:r>
          </w:p>
        </w:tc>
        <w:tc>
          <w:tcPr>
            <w:tcW w:w="1655" w:type="dxa"/>
          </w:tcPr>
          <w:p w14:paraId="77135692" w14:textId="77777777" w:rsidR="00692563" w:rsidRDefault="00692563" w:rsidP="005E0865">
            <w:pPr>
              <w:contextualSpacing/>
              <w:rPr>
                <w:rFonts w:eastAsia="Times New Roman" w:cstheme="minorHAnsi"/>
                <w:color w:val="000000"/>
              </w:rPr>
            </w:pPr>
            <w:r>
              <w:rPr>
                <w:rFonts w:eastAsia="Times New Roman" w:cstheme="minorHAnsi"/>
                <w:color w:val="000000"/>
              </w:rPr>
              <w:t>2d4/2</w:t>
            </w:r>
          </w:p>
        </w:tc>
        <w:tc>
          <w:tcPr>
            <w:tcW w:w="3908" w:type="dxa"/>
          </w:tcPr>
          <w:p w14:paraId="3BED23F6" w14:textId="77777777" w:rsidR="00692563" w:rsidRDefault="00692563" w:rsidP="00706605">
            <w:pPr>
              <w:contextualSpacing/>
              <w:rPr>
                <w:rFonts w:eastAsia="Times New Roman" w:cstheme="minorHAnsi"/>
                <w:color w:val="000000"/>
              </w:rPr>
            </w:pPr>
            <w:r>
              <w:rPr>
                <w:rFonts w:eastAsia="Times New Roman" w:cstheme="minorHAnsi"/>
                <w:color w:val="000000"/>
              </w:rPr>
              <w:t xml:space="preserve">5 lb., light (range 50/200), </w:t>
            </w:r>
            <w:r>
              <w:rPr>
                <w:rFonts w:eastAsia="Times New Roman" w:cstheme="minorHAnsi"/>
                <w:i/>
                <w:iCs/>
                <w:color w:val="000000"/>
              </w:rPr>
              <w:t>reliable device (MR 0), shortened</w:t>
            </w:r>
          </w:p>
        </w:tc>
      </w:tr>
      <w:tr w:rsidR="00692563" w14:paraId="2D7B44EC" w14:textId="77777777" w:rsidTr="00FC5A87">
        <w:tc>
          <w:tcPr>
            <w:tcW w:w="1452" w:type="dxa"/>
          </w:tcPr>
          <w:p w14:paraId="1BAEA969"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Pistol, Pirate’s</w:t>
            </w:r>
          </w:p>
        </w:tc>
        <w:tc>
          <w:tcPr>
            <w:tcW w:w="1841" w:type="dxa"/>
          </w:tcPr>
          <w:p w14:paraId="16A5D85F"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736A62F7"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3d4/2</w:t>
            </w:r>
          </w:p>
        </w:tc>
        <w:tc>
          <w:tcPr>
            <w:tcW w:w="3908" w:type="dxa"/>
          </w:tcPr>
          <w:p w14:paraId="53638F3F" w14:textId="77777777" w:rsidR="00692563" w:rsidRPr="00D76D1B" w:rsidRDefault="00692563">
            <w:pPr>
              <w:contextualSpacing/>
              <w:rPr>
                <w:rFonts w:eastAsia="Times New Roman" w:cstheme="minorHAnsi"/>
                <w:color w:val="000000"/>
              </w:rPr>
            </w:pPr>
            <w:r>
              <w:rPr>
                <w:rFonts w:eastAsia="Times New Roman" w:cstheme="minorHAnsi"/>
                <w:color w:val="000000"/>
              </w:rPr>
              <w:t>5 lb., light (range 100/400)</w:t>
            </w:r>
          </w:p>
        </w:tc>
      </w:tr>
      <w:tr w:rsidR="00692563" w14:paraId="3CD4331C" w14:textId="77777777" w:rsidTr="00FC5A87">
        <w:tc>
          <w:tcPr>
            <w:tcW w:w="1452" w:type="dxa"/>
          </w:tcPr>
          <w:p w14:paraId="6D0FCDD3"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Pistol, Snub  Revolver</w:t>
            </w:r>
          </w:p>
        </w:tc>
        <w:tc>
          <w:tcPr>
            <w:tcW w:w="1841" w:type="dxa"/>
          </w:tcPr>
          <w:p w14:paraId="12580B6B"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Rare (+3)</w:t>
            </w:r>
          </w:p>
        </w:tc>
        <w:tc>
          <w:tcPr>
            <w:tcW w:w="1655" w:type="dxa"/>
          </w:tcPr>
          <w:p w14:paraId="56BAD3C6" w14:textId="4ED52E95" w:rsidR="00692563" w:rsidRPr="00D76D1B" w:rsidRDefault="001B7C11" w:rsidP="005E0865">
            <w:pPr>
              <w:contextualSpacing/>
              <w:rPr>
                <w:rFonts w:eastAsia="Times New Roman" w:cstheme="minorHAnsi"/>
                <w:color w:val="000000"/>
              </w:rPr>
            </w:pPr>
            <w:ins w:id="3186" w:author="Admin" w:date="2022-04-19T01:33:00Z">
              <w:r>
                <w:rPr>
                  <w:rFonts w:eastAsia="Times New Roman" w:cstheme="minorHAnsi"/>
                  <w:color w:val="000000"/>
                </w:rPr>
                <w:t>3</w:t>
              </w:r>
            </w:ins>
            <w:del w:id="3187" w:author="Admin" w:date="2022-04-19T01:33:00Z">
              <w:r w:rsidR="00692563" w:rsidDel="001B7C11">
                <w:rPr>
                  <w:rFonts w:eastAsia="Times New Roman" w:cstheme="minorHAnsi"/>
                  <w:color w:val="000000"/>
                </w:rPr>
                <w:delText>4</w:delText>
              </w:r>
            </w:del>
            <w:r w:rsidR="00692563">
              <w:rPr>
                <w:rFonts w:eastAsia="Times New Roman" w:cstheme="minorHAnsi"/>
                <w:color w:val="000000"/>
              </w:rPr>
              <w:t>d4/6</w:t>
            </w:r>
          </w:p>
        </w:tc>
        <w:tc>
          <w:tcPr>
            <w:tcW w:w="3908" w:type="dxa"/>
          </w:tcPr>
          <w:p w14:paraId="585B2CD8" w14:textId="77777777" w:rsidR="00692563" w:rsidRPr="00D76D1B" w:rsidRDefault="00692563">
            <w:pPr>
              <w:contextualSpacing/>
              <w:rPr>
                <w:rFonts w:eastAsia="Times New Roman" w:cstheme="minorHAnsi"/>
                <w:color w:val="000000"/>
              </w:rPr>
            </w:pPr>
            <w:r>
              <w:rPr>
                <w:rFonts w:eastAsia="Times New Roman" w:cstheme="minorHAnsi"/>
                <w:color w:val="000000"/>
              </w:rPr>
              <w:t xml:space="preserve">5 lb., light (range 50/200), </w:t>
            </w:r>
            <w:r w:rsidRPr="00E95E1F">
              <w:rPr>
                <w:rFonts w:eastAsia="Times New Roman" w:cstheme="minorHAnsi"/>
                <w:i/>
                <w:iCs/>
                <w:color w:val="000000"/>
              </w:rPr>
              <w:t>capacity increase, reliable device</w:t>
            </w:r>
            <w:r>
              <w:rPr>
                <w:rFonts w:eastAsia="Times New Roman" w:cstheme="minorHAnsi"/>
                <w:i/>
                <w:iCs/>
                <w:color w:val="000000"/>
              </w:rPr>
              <w:t xml:space="preserve"> (MR 1)</w:t>
            </w:r>
            <w:r w:rsidRPr="00E95E1F">
              <w:rPr>
                <w:rFonts w:eastAsia="Times New Roman" w:cstheme="minorHAnsi"/>
                <w:i/>
                <w:iCs/>
                <w:color w:val="000000"/>
              </w:rPr>
              <w:t xml:space="preserve">, </w:t>
            </w:r>
            <w:r>
              <w:rPr>
                <w:rFonts w:eastAsia="Times New Roman" w:cstheme="minorHAnsi"/>
                <w:i/>
                <w:iCs/>
                <w:color w:val="000000"/>
              </w:rPr>
              <w:t xml:space="preserve">shortened, </w:t>
            </w:r>
            <w:r w:rsidRPr="00E95E1F">
              <w:rPr>
                <w:rFonts w:eastAsia="Times New Roman" w:cstheme="minorHAnsi"/>
                <w:i/>
                <w:iCs/>
                <w:color w:val="000000"/>
              </w:rPr>
              <w:t xml:space="preserve">weakened </w:t>
            </w:r>
          </w:p>
        </w:tc>
      </w:tr>
      <w:tr w:rsidR="00692563" w14:paraId="1A8837B7" w14:textId="77777777" w:rsidTr="00FC5A87">
        <w:tc>
          <w:tcPr>
            <w:tcW w:w="1452" w:type="dxa"/>
          </w:tcPr>
          <w:p w14:paraId="33B98E71" w14:textId="77777777" w:rsidR="00692563" w:rsidRPr="00E95E1F" w:rsidRDefault="00692563" w:rsidP="005E0865">
            <w:pPr>
              <w:contextualSpacing/>
              <w:rPr>
                <w:rFonts w:eastAsia="Times New Roman" w:cstheme="minorHAnsi"/>
                <w:color w:val="000000"/>
                <w:vertAlign w:val="superscript"/>
              </w:rPr>
            </w:pPr>
            <w:r>
              <w:rPr>
                <w:rFonts w:eastAsia="Times New Roman" w:cstheme="minorHAnsi"/>
                <w:color w:val="000000"/>
              </w:rPr>
              <w:t>Ship, Naaru Cannon</w:t>
            </w:r>
            <w:r>
              <w:rPr>
                <w:rFonts w:eastAsia="Times New Roman" w:cstheme="minorHAnsi"/>
                <w:color w:val="000000"/>
                <w:vertAlign w:val="superscript"/>
              </w:rPr>
              <w:t>M</w:t>
            </w:r>
          </w:p>
        </w:tc>
        <w:tc>
          <w:tcPr>
            <w:tcW w:w="1841" w:type="dxa"/>
          </w:tcPr>
          <w:p w14:paraId="709A53A6" w14:textId="77777777" w:rsidR="00692563" w:rsidRDefault="00692563" w:rsidP="005E0865">
            <w:pPr>
              <w:contextualSpacing/>
              <w:rPr>
                <w:rFonts w:eastAsia="Times New Roman" w:cstheme="minorHAnsi"/>
                <w:color w:val="000000"/>
              </w:rPr>
            </w:pPr>
            <w:r>
              <w:rPr>
                <w:rFonts w:eastAsia="Times New Roman" w:cstheme="minorHAnsi"/>
                <w:color w:val="000000"/>
              </w:rPr>
              <w:t>Rare (+3)</w:t>
            </w:r>
          </w:p>
        </w:tc>
        <w:tc>
          <w:tcPr>
            <w:tcW w:w="1655" w:type="dxa"/>
          </w:tcPr>
          <w:p w14:paraId="6B87F5E6" w14:textId="77777777" w:rsidR="00692563" w:rsidRDefault="00692563" w:rsidP="005E0865">
            <w:pPr>
              <w:contextualSpacing/>
              <w:rPr>
                <w:rFonts w:eastAsia="Times New Roman" w:cstheme="minorHAnsi"/>
                <w:color w:val="000000"/>
              </w:rPr>
            </w:pPr>
            <w:r>
              <w:rPr>
                <w:rFonts w:eastAsia="Times New Roman" w:cstheme="minorHAnsi"/>
                <w:color w:val="000000"/>
              </w:rPr>
              <w:t>8d6/1</w:t>
            </w:r>
          </w:p>
        </w:tc>
        <w:tc>
          <w:tcPr>
            <w:tcW w:w="3908" w:type="dxa"/>
          </w:tcPr>
          <w:p w14:paraId="59F1564A" w14:textId="77777777" w:rsidR="00692563" w:rsidRDefault="00692563">
            <w:pPr>
              <w:contextualSpacing/>
              <w:rPr>
                <w:rFonts w:eastAsia="Times New Roman" w:cstheme="minorHAnsi"/>
                <w:color w:val="000000"/>
              </w:rPr>
            </w:pPr>
            <w:r>
              <w:rPr>
                <w:rFonts w:eastAsia="Times New Roman" w:cstheme="minorHAnsi"/>
                <w:color w:val="000000"/>
              </w:rPr>
              <w:t xml:space="preserve">225 lb., heavy++ (range 400/1,600), </w:t>
            </w:r>
            <w:r>
              <w:rPr>
                <w:rFonts w:eastAsia="Times New Roman" w:cstheme="minorHAnsi"/>
                <w:i/>
                <w:iCs/>
                <w:color w:val="000000"/>
              </w:rPr>
              <w:t>reload (5 actions)</w:t>
            </w:r>
          </w:p>
        </w:tc>
      </w:tr>
      <w:tr w:rsidR="00692563" w14:paraId="08B2D8F1" w14:textId="77777777" w:rsidTr="00FC5A87">
        <w:tc>
          <w:tcPr>
            <w:tcW w:w="1452" w:type="dxa"/>
          </w:tcPr>
          <w:p w14:paraId="76CE315B" w14:textId="77777777" w:rsidR="00692563" w:rsidRDefault="00692563" w:rsidP="005E0865">
            <w:pPr>
              <w:contextualSpacing/>
              <w:rPr>
                <w:rFonts w:eastAsia="Times New Roman" w:cstheme="minorHAnsi"/>
                <w:color w:val="000000"/>
              </w:rPr>
            </w:pPr>
            <w:r>
              <w:rPr>
                <w:rFonts w:eastAsia="Times New Roman" w:cstheme="minorHAnsi"/>
                <w:color w:val="000000"/>
              </w:rPr>
              <w:t>Ship, Swivel Cannon</w:t>
            </w:r>
          </w:p>
        </w:tc>
        <w:tc>
          <w:tcPr>
            <w:tcW w:w="1841" w:type="dxa"/>
          </w:tcPr>
          <w:p w14:paraId="5F487401" w14:textId="77777777" w:rsidR="00692563" w:rsidRDefault="00692563" w:rsidP="005E0865">
            <w:pPr>
              <w:contextualSpacing/>
              <w:rPr>
                <w:rFonts w:eastAsia="Times New Roman" w:cstheme="minorHAnsi"/>
                <w:color w:val="000000"/>
              </w:rPr>
            </w:pPr>
            <w:r>
              <w:rPr>
                <w:rFonts w:eastAsia="Times New Roman" w:cstheme="minorHAnsi"/>
                <w:color w:val="000000"/>
              </w:rPr>
              <w:t>Uncommon (+2)</w:t>
            </w:r>
          </w:p>
        </w:tc>
        <w:tc>
          <w:tcPr>
            <w:tcW w:w="1655" w:type="dxa"/>
          </w:tcPr>
          <w:p w14:paraId="7997459E" w14:textId="3A833739" w:rsidR="00692563" w:rsidRDefault="00692563" w:rsidP="001B7C11">
            <w:pPr>
              <w:contextualSpacing/>
              <w:rPr>
                <w:rFonts w:eastAsia="Times New Roman" w:cstheme="minorHAnsi"/>
                <w:color w:val="000000"/>
              </w:rPr>
              <w:pPrChange w:id="3188" w:author="Admin" w:date="2022-04-19T01:36:00Z">
                <w:pPr>
                  <w:contextualSpacing/>
                </w:pPr>
              </w:pPrChange>
            </w:pPr>
            <w:del w:id="3189" w:author="Admin" w:date="2022-04-19T01:36:00Z">
              <w:r w:rsidDel="001B7C11">
                <w:rPr>
                  <w:rFonts w:eastAsia="Times New Roman" w:cstheme="minorHAnsi"/>
                  <w:color w:val="000000"/>
                </w:rPr>
                <w:delText>3d10</w:delText>
              </w:r>
            </w:del>
            <w:ins w:id="3190" w:author="Admin" w:date="2022-04-19T01:36:00Z">
              <w:r w:rsidR="001B7C11">
                <w:rPr>
                  <w:rFonts w:eastAsia="Times New Roman" w:cstheme="minorHAnsi"/>
                  <w:color w:val="000000"/>
                </w:rPr>
                <w:t>6d6</w:t>
              </w:r>
            </w:ins>
            <w:r>
              <w:rPr>
                <w:rFonts w:eastAsia="Times New Roman" w:cstheme="minorHAnsi"/>
                <w:color w:val="000000"/>
              </w:rPr>
              <w:t>/</w:t>
            </w:r>
            <w:del w:id="3191" w:author="Admin" w:date="2022-04-19T01:36:00Z">
              <w:r w:rsidDel="001B7C11">
                <w:rPr>
                  <w:rFonts w:eastAsia="Times New Roman" w:cstheme="minorHAnsi"/>
                  <w:color w:val="000000"/>
                </w:rPr>
                <w:delText>5</w:delText>
              </w:r>
            </w:del>
            <w:ins w:id="3192" w:author="Admin" w:date="2022-04-19T01:36:00Z">
              <w:r w:rsidR="001B7C11">
                <w:rPr>
                  <w:rFonts w:eastAsia="Times New Roman" w:cstheme="minorHAnsi"/>
                  <w:color w:val="000000"/>
                </w:rPr>
                <w:t>2</w:t>
              </w:r>
            </w:ins>
          </w:p>
        </w:tc>
        <w:tc>
          <w:tcPr>
            <w:tcW w:w="3908" w:type="dxa"/>
          </w:tcPr>
          <w:p w14:paraId="3B56B6E2" w14:textId="77777777" w:rsidR="00692563" w:rsidRPr="00E95E1F" w:rsidRDefault="00692563">
            <w:pPr>
              <w:contextualSpacing/>
              <w:rPr>
                <w:rFonts w:eastAsia="Times New Roman" w:cstheme="minorHAnsi"/>
                <w:i/>
                <w:iCs/>
                <w:color w:val="000000"/>
              </w:rPr>
            </w:pPr>
            <w:r>
              <w:rPr>
                <w:rFonts w:eastAsia="Times New Roman" w:cstheme="minorHAnsi"/>
                <w:color w:val="000000"/>
              </w:rPr>
              <w:t>90 lb., heavy+ (range 300/1,200)</w:t>
            </w:r>
            <w:r>
              <w:rPr>
                <w:rFonts w:eastAsia="Times New Roman" w:cstheme="minorHAnsi"/>
                <w:i/>
                <w:iCs/>
                <w:color w:val="000000"/>
              </w:rPr>
              <w:t>, reload (2 actions)</w:t>
            </w:r>
          </w:p>
        </w:tc>
      </w:tr>
      <w:tr w:rsidR="00692563" w14:paraId="2AD17561" w14:textId="77777777" w:rsidTr="00FC5A87">
        <w:tc>
          <w:tcPr>
            <w:tcW w:w="1452" w:type="dxa"/>
          </w:tcPr>
          <w:p w14:paraId="50394B0D"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Shotgun, Combat</w:t>
            </w:r>
          </w:p>
        </w:tc>
        <w:tc>
          <w:tcPr>
            <w:tcW w:w="1841" w:type="dxa"/>
          </w:tcPr>
          <w:p w14:paraId="4100FFB9"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Epic (+4)</w:t>
            </w:r>
          </w:p>
        </w:tc>
        <w:tc>
          <w:tcPr>
            <w:tcW w:w="1655" w:type="dxa"/>
          </w:tcPr>
          <w:p w14:paraId="5E5F396B"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5d6/4</w:t>
            </w:r>
          </w:p>
        </w:tc>
        <w:tc>
          <w:tcPr>
            <w:tcW w:w="3908" w:type="dxa"/>
          </w:tcPr>
          <w:p w14:paraId="062A9637" w14:textId="77777777" w:rsidR="00692563" w:rsidRPr="00D76D1B" w:rsidRDefault="00692563">
            <w:pPr>
              <w:contextualSpacing/>
              <w:rPr>
                <w:rFonts w:eastAsia="Times New Roman" w:cstheme="minorHAnsi"/>
                <w:color w:val="000000"/>
              </w:rPr>
            </w:pPr>
            <w:r>
              <w:rPr>
                <w:rFonts w:eastAsia="Times New Roman" w:cstheme="minorHAnsi"/>
                <w:color w:val="000000"/>
              </w:rPr>
              <w:t xml:space="preserve">10 lb., medium (range 150/600), </w:t>
            </w:r>
            <w:r w:rsidRPr="00E95E1F">
              <w:rPr>
                <w:rFonts w:eastAsia="Times New Roman" w:cstheme="minorHAnsi"/>
                <w:i/>
                <w:iCs/>
                <w:color w:val="000000"/>
              </w:rPr>
              <w:t>blaster,</w:t>
            </w:r>
            <w:r>
              <w:rPr>
                <w:rFonts w:eastAsia="Times New Roman" w:cstheme="minorHAnsi"/>
                <w:color w:val="000000"/>
              </w:rPr>
              <w:t xml:space="preserve"> </w:t>
            </w:r>
            <w:r w:rsidRPr="00E95E1F">
              <w:rPr>
                <w:rFonts w:eastAsia="Times New Roman" w:cstheme="minorHAnsi"/>
                <w:i/>
                <w:iCs/>
                <w:color w:val="000000"/>
              </w:rPr>
              <w:t>extended reload</w:t>
            </w:r>
            <w:r>
              <w:rPr>
                <w:rFonts w:eastAsia="Times New Roman" w:cstheme="minorHAnsi"/>
                <w:i/>
                <w:iCs/>
                <w:color w:val="000000"/>
              </w:rPr>
              <w:t xml:space="preserve"> (2 actions), scattershot 15’</w:t>
            </w:r>
          </w:p>
        </w:tc>
      </w:tr>
      <w:tr w:rsidR="00692563" w14:paraId="1D2EB5EF" w14:textId="77777777" w:rsidTr="00FC5A87">
        <w:tc>
          <w:tcPr>
            <w:tcW w:w="1452" w:type="dxa"/>
          </w:tcPr>
          <w:p w14:paraId="4090C2F6" w14:textId="77777777" w:rsidR="00692563" w:rsidRDefault="00692563" w:rsidP="005E0865">
            <w:pPr>
              <w:contextualSpacing/>
              <w:rPr>
                <w:rFonts w:eastAsia="Times New Roman" w:cstheme="minorHAnsi"/>
                <w:color w:val="000000"/>
              </w:rPr>
            </w:pPr>
            <w:r>
              <w:rPr>
                <w:rFonts w:eastAsia="Times New Roman" w:cstheme="minorHAnsi"/>
                <w:color w:val="000000"/>
              </w:rPr>
              <w:t>Shotgun, Warden’s</w:t>
            </w:r>
          </w:p>
        </w:tc>
        <w:tc>
          <w:tcPr>
            <w:tcW w:w="1841" w:type="dxa"/>
          </w:tcPr>
          <w:p w14:paraId="0C941E1A" w14:textId="77777777" w:rsidR="00692563" w:rsidRDefault="00692563" w:rsidP="005E0865">
            <w:pPr>
              <w:contextualSpacing/>
              <w:rPr>
                <w:rFonts w:eastAsia="Times New Roman" w:cstheme="minorHAnsi"/>
                <w:color w:val="000000"/>
              </w:rPr>
            </w:pPr>
            <w:r>
              <w:rPr>
                <w:rFonts w:eastAsia="Times New Roman" w:cstheme="minorHAnsi"/>
                <w:color w:val="000000"/>
              </w:rPr>
              <w:t>Rare (+3)</w:t>
            </w:r>
          </w:p>
        </w:tc>
        <w:tc>
          <w:tcPr>
            <w:tcW w:w="1655" w:type="dxa"/>
          </w:tcPr>
          <w:p w14:paraId="295390E8" w14:textId="77777777" w:rsidR="00692563" w:rsidRDefault="00692563" w:rsidP="00706605">
            <w:pPr>
              <w:contextualSpacing/>
              <w:rPr>
                <w:rFonts w:eastAsia="Times New Roman" w:cstheme="minorHAnsi"/>
                <w:color w:val="000000"/>
              </w:rPr>
            </w:pPr>
            <w:r>
              <w:rPr>
                <w:rFonts w:eastAsia="Times New Roman" w:cstheme="minorHAnsi"/>
                <w:color w:val="000000"/>
              </w:rPr>
              <w:t>4d6/3</w:t>
            </w:r>
          </w:p>
        </w:tc>
        <w:tc>
          <w:tcPr>
            <w:tcW w:w="3908" w:type="dxa"/>
          </w:tcPr>
          <w:p w14:paraId="05EAD65F" w14:textId="77777777" w:rsidR="00692563" w:rsidRDefault="00692563" w:rsidP="00380B80">
            <w:pPr>
              <w:contextualSpacing/>
              <w:rPr>
                <w:rFonts w:eastAsia="Times New Roman" w:cstheme="minorHAnsi"/>
                <w:color w:val="000000"/>
              </w:rPr>
            </w:pPr>
            <w:r>
              <w:rPr>
                <w:rFonts w:eastAsia="Times New Roman" w:cstheme="minorHAnsi"/>
                <w:color w:val="000000"/>
              </w:rPr>
              <w:t xml:space="preserve">10 lb., medium (range 150/600), </w:t>
            </w:r>
            <w:r w:rsidRPr="00541781">
              <w:rPr>
                <w:rFonts w:eastAsia="Times New Roman" w:cstheme="minorHAnsi"/>
                <w:i/>
                <w:iCs/>
                <w:color w:val="000000"/>
              </w:rPr>
              <w:t>blaster,</w:t>
            </w:r>
            <w:r>
              <w:rPr>
                <w:rFonts w:eastAsia="Times New Roman" w:cstheme="minorHAnsi"/>
                <w:color w:val="000000"/>
              </w:rPr>
              <w:t xml:space="preserve"> </w:t>
            </w:r>
            <w:r w:rsidRPr="00541781">
              <w:rPr>
                <w:rFonts w:eastAsia="Times New Roman" w:cstheme="minorHAnsi"/>
                <w:i/>
                <w:iCs/>
                <w:color w:val="000000"/>
              </w:rPr>
              <w:t>extended reload</w:t>
            </w:r>
            <w:r>
              <w:rPr>
                <w:rFonts w:eastAsia="Times New Roman" w:cstheme="minorHAnsi"/>
                <w:i/>
                <w:iCs/>
                <w:color w:val="000000"/>
              </w:rPr>
              <w:t xml:space="preserve"> (2 actions)</w:t>
            </w:r>
            <w:r w:rsidRPr="00541781">
              <w:rPr>
                <w:rFonts w:eastAsia="Times New Roman" w:cstheme="minorHAnsi"/>
                <w:i/>
                <w:iCs/>
                <w:color w:val="000000"/>
              </w:rPr>
              <w:t>,</w:t>
            </w:r>
            <w:r>
              <w:rPr>
                <w:rFonts w:eastAsia="Times New Roman" w:cstheme="minorHAnsi"/>
                <w:color w:val="000000"/>
              </w:rPr>
              <w:t xml:space="preserve"> </w:t>
            </w:r>
            <w:r>
              <w:rPr>
                <w:rFonts w:eastAsia="Times New Roman" w:cstheme="minorHAnsi"/>
                <w:i/>
                <w:iCs/>
                <w:color w:val="000000"/>
              </w:rPr>
              <w:t>scattershot 15’</w:t>
            </w:r>
          </w:p>
        </w:tc>
      </w:tr>
      <w:tr w:rsidR="00692563" w14:paraId="22A68850" w14:textId="77777777" w:rsidTr="00FC5A87">
        <w:tc>
          <w:tcPr>
            <w:tcW w:w="1452" w:type="dxa"/>
          </w:tcPr>
          <w:p w14:paraId="240646E0"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 xml:space="preserve">Shotgun, </w:t>
            </w:r>
            <w:r>
              <w:rPr>
                <w:rFonts w:eastAsia="Times New Roman" w:cstheme="minorHAnsi"/>
                <w:color w:val="000000"/>
              </w:rPr>
              <w:lastRenderedPageBreak/>
              <w:t>Zombie</w:t>
            </w:r>
          </w:p>
        </w:tc>
        <w:tc>
          <w:tcPr>
            <w:tcW w:w="1841" w:type="dxa"/>
          </w:tcPr>
          <w:p w14:paraId="1FD9C9EE"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lastRenderedPageBreak/>
              <w:t>Uncommon (+2)</w:t>
            </w:r>
          </w:p>
        </w:tc>
        <w:tc>
          <w:tcPr>
            <w:tcW w:w="1655" w:type="dxa"/>
          </w:tcPr>
          <w:p w14:paraId="01247F0A" w14:textId="77777777" w:rsidR="00692563" w:rsidRPr="00D76D1B" w:rsidRDefault="00692563">
            <w:pPr>
              <w:contextualSpacing/>
              <w:rPr>
                <w:rFonts w:eastAsia="Times New Roman" w:cstheme="minorHAnsi"/>
                <w:color w:val="000000"/>
              </w:rPr>
            </w:pPr>
            <w:r>
              <w:rPr>
                <w:rFonts w:eastAsia="Times New Roman" w:cstheme="minorHAnsi"/>
                <w:color w:val="000000"/>
              </w:rPr>
              <w:t>3d6/2</w:t>
            </w:r>
          </w:p>
        </w:tc>
        <w:tc>
          <w:tcPr>
            <w:tcW w:w="3908" w:type="dxa"/>
          </w:tcPr>
          <w:p w14:paraId="702A525C" w14:textId="77777777" w:rsidR="00692563" w:rsidRPr="00D76D1B" w:rsidRDefault="00692563">
            <w:pPr>
              <w:contextualSpacing/>
              <w:rPr>
                <w:rFonts w:eastAsia="Times New Roman" w:cstheme="minorHAnsi"/>
                <w:color w:val="000000"/>
              </w:rPr>
            </w:pPr>
            <w:r>
              <w:rPr>
                <w:rFonts w:eastAsia="Times New Roman" w:cstheme="minorHAnsi"/>
                <w:color w:val="000000"/>
              </w:rPr>
              <w:t xml:space="preserve">10 lb., medium (range 150/600), </w:t>
            </w:r>
            <w:r w:rsidRPr="00541781">
              <w:rPr>
                <w:rFonts w:eastAsia="Times New Roman" w:cstheme="minorHAnsi"/>
                <w:i/>
                <w:iCs/>
                <w:color w:val="000000"/>
              </w:rPr>
              <w:t>blaster,</w:t>
            </w:r>
            <w:r>
              <w:rPr>
                <w:rFonts w:eastAsia="Times New Roman" w:cstheme="minorHAnsi"/>
                <w:color w:val="000000"/>
              </w:rPr>
              <w:t xml:space="preserve"> </w:t>
            </w:r>
            <w:r w:rsidRPr="00E95E1F">
              <w:rPr>
                <w:rFonts w:eastAsia="Times New Roman" w:cstheme="minorHAnsi"/>
                <w:i/>
                <w:iCs/>
                <w:color w:val="000000"/>
              </w:rPr>
              <w:lastRenderedPageBreak/>
              <w:t>extended reload</w:t>
            </w:r>
            <w:r>
              <w:rPr>
                <w:rFonts w:eastAsia="Times New Roman" w:cstheme="minorHAnsi"/>
                <w:i/>
                <w:iCs/>
                <w:color w:val="000000"/>
              </w:rPr>
              <w:t xml:space="preserve"> (2 actions)</w:t>
            </w:r>
            <w:r w:rsidRPr="00E95E1F">
              <w:rPr>
                <w:rFonts w:eastAsia="Times New Roman" w:cstheme="minorHAnsi"/>
                <w:i/>
                <w:iCs/>
                <w:color w:val="000000"/>
              </w:rPr>
              <w:t>,</w:t>
            </w:r>
            <w:r>
              <w:rPr>
                <w:rFonts w:eastAsia="Times New Roman" w:cstheme="minorHAnsi"/>
                <w:color w:val="000000"/>
              </w:rPr>
              <w:t xml:space="preserve"> </w:t>
            </w:r>
            <w:r>
              <w:rPr>
                <w:rFonts w:eastAsia="Times New Roman" w:cstheme="minorHAnsi"/>
                <w:i/>
                <w:iCs/>
                <w:color w:val="000000"/>
              </w:rPr>
              <w:t>scattershot 15’</w:t>
            </w:r>
          </w:p>
        </w:tc>
      </w:tr>
      <w:tr w:rsidR="00692563" w14:paraId="052C3816" w14:textId="77777777" w:rsidTr="00FC5A87">
        <w:tc>
          <w:tcPr>
            <w:tcW w:w="1452" w:type="dxa"/>
          </w:tcPr>
          <w:p w14:paraId="69C831DD"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lastRenderedPageBreak/>
              <w:t>Titanstrike</w:t>
            </w:r>
          </w:p>
        </w:tc>
        <w:tc>
          <w:tcPr>
            <w:tcW w:w="1841" w:type="dxa"/>
          </w:tcPr>
          <w:p w14:paraId="402DCC18"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Artifact (+6)</w:t>
            </w:r>
          </w:p>
        </w:tc>
        <w:tc>
          <w:tcPr>
            <w:tcW w:w="1655" w:type="dxa"/>
          </w:tcPr>
          <w:p w14:paraId="37FB8245"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6d8/6</w:t>
            </w:r>
          </w:p>
        </w:tc>
        <w:tc>
          <w:tcPr>
            <w:tcW w:w="3908" w:type="dxa"/>
          </w:tcPr>
          <w:p w14:paraId="46C16AD5" w14:textId="77777777" w:rsidR="00692563" w:rsidRPr="00D76D1B" w:rsidRDefault="00692563" w:rsidP="005E0865">
            <w:pPr>
              <w:contextualSpacing/>
              <w:rPr>
                <w:rFonts w:eastAsia="Times New Roman" w:cstheme="minorHAnsi"/>
                <w:color w:val="000000"/>
              </w:rPr>
            </w:pPr>
            <w:r>
              <w:rPr>
                <w:rFonts w:eastAsia="Times New Roman" w:cstheme="minorHAnsi"/>
                <w:color w:val="000000"/>
              </w:rPr>
              <w:t xml:space="preserve">15 lb., heavy, two-handed (range 200/800), </w:t>
            </w:r>
            <w:r w:rsidRPr="00541781">
              <w:rPr>
                <w:rFonts w:eastAsia="Times New Roman" w:cstheme="minorHAnsi"/>
                <w:i/>
                <w:iCs/>
                <w:color w:val="000000"/>
              </w:rPr>
              <w:t>reliable device</w:t>
            </w:r>
            <w:r>
              <w:rPr>
                <w:rFonts w:eastAsia="Times New Roman" w:cstheme="minorHAnsi"/>
                <w:i/>
                <w:iCs/>
                <w:color w:val="000000"/>
              </w:rPr>
              <w:t xml:space="preserve"> (MR 1-4)</w:t>
            </w:r>
            <w:r w:rsidRPr="00541781">
              <w:rPr>
                <w:rFonts w:eastAsia="Times New Roman" w:cstheme="minorHAnsi"/>
                <w:i/>
                <w:iCs/>
                <w:color w:val="000000"/>
              </w:rPr>
              <w:t>,</w:t>
            </w:r>
            <w:r>
              <w:rPr>
                <w:rFonts w:eastAsia="Times New Roman" w:cstheme="minorHAnsi"/>
                <w:color w:val="000000"/>
              </w:rPr>
              <w:t xml:space="preserve"> </w:t>
            </w:r>
            <w:r w:rsidRPr="00541781">
              <w:rPr>
                <w:rFonts w:eastAsia="Times New Roman" w:cstheme="minorHAnsi"/>
                <w:i/>
                <w:iCs/>
                <w:color w:val="000000"/>
              </w:rPr>
              <w:t>weakened</w:t>
            </w:r>
          </w:p>
        </w:tc>
      </w:tr>
    </w:tbl>
    <w:p w14:paraId="0C705B25" w14:textId="77777777" w:rsidR="00AB1C33" w:rsidRDefault="00AB1C33" w:rsidP="005E0865">
      <w:pPr>
        <w:contextualSpacing/>
        <w:rPr>
          <w:rFonts w:eastAsia="Times New Roman" w:cstheme="minorHAnsi"/>
          <w:color w:val="000000"/>
          <w:sz w:val="20"/>
          <w:szCs w:val="20"/>
        </w:rPr>
      </w:pPr>
    </w:p>
    <w:p w14:paraId="4D6541EE" w14:textId="77777777" w:rsidR="00DD7210" w:rsidRPr="00541781" w:rsidRDefault="00DD7210">
      <w:r>
        <w:t xml:space="preserve">M These firearms use mana engines. </w:t>
      </w:r>
    </w:p>
    <w:p w14:paraId="409F16BC" w14:textId="77777777" w:rsidR="00DD7210" w:rsidRDefault="00DD7210" w:rsidP="005E0865">
      <w:pPr>
        <w:contextualSpacing/>
        <w:rPr>
          <w:rFonts w:eastAsia="Times New Roman" w:cstheme="minorHAnsi"/>
          <w:color w:val="000000"/>
          <w:sz w:val="20"/>
          <w:szCs w:val="20"/>
        </w:rPr>
      </w:pPr>
    </w:p>
    <w:p w14:paraId="32380AE1" w14:textId="77777777" w:rsidR="00843625" w:rsidRPr="00843625" w:rsidRDefault="00843625" w:rsidP="00E95E1F">
      <w:r>
        <w:t>Some weapons have a special bayonet type. This costs the same cost as the extra weapon, and adds to the total cost</w:t>
      </w:r>
      <w:r w:rsidR="00380B80">
        <w:t xml:space="preserve"> and weight</w:t>
      </w:r>
      <w:r>
        <w:t xml:space="preserve">. </w:t>
      </w:r>
    </w:p>
    <w:p w14:paraId="2B0638C0" w14:textId="77777777" w:rsidR="00FD529B" w:rsidRDefault="00FD529B" w:rsidP="00E6665B">
      <w:pPr>
        <w:rPr>
          <w:b/>
          <w:bCs/>
        </w:rPr>
      </w:pPr>
    </w:p>
    <w:p w14:paraId="28BBDD84" w14:textId="77777777" w:rsidR="00E6665B" w:rsidRDefault="00E6665B" w:rsidP="00E6665B">
      <w:pPr>
        <w:rPr>
          <w:b/>
          <w:bCs/>
        </w:rPr>
      </w:pPr>
      <w:r>
        <w:rPr>
          <w:b/>
          <w:bCs/>
        </w:rPr>
        <w:t>DESCRIPTION</w:t>
      </w:r>
    </w:p>
    <w:p w14:paraId="4A2DDA88" w14:textId="77777777" w:rsidR="00E6665B" w:rsidRDefault="00E6665B" w:rsidP="00E6665B">
      <w:pPr>
        <w:contextualSpacing/>
        <w:rPr>
          <w:rFonts w:eastAsia="Times New Roman" w:cstheme="minorHAnsi"/>
          <w:i/>
          <w:iCs/>
          <w:color w:val="000000"/>
        </w:rPr>
        <w:sectPr w:rsidR="00E6665B" w:rsidSect="00AB25EF">
          <w:type w:val="continuous"/>
          <w:pgSz w:w="12240" w:h="15840"/>
          <w:pgMar w:top="1440" w:right="1800" w:bottom="1440" w:left="1800" w:header="708" w:footer="708" w:gutter="0"/>
          <w:cols w:space="708"/>
          <w:docGrid w:linePitch="360"/>
        </w:sectPr>
      </w:pPr>
    </w:p>
    <w:p w14:paraId="5C257B7B" w14:textId="77777777" w:rsidR="00692563" w:rsidRPr="00692563" w:rsidRDefault="00692563">
      <w:pPr>
        <w:contextualSpacing/>
        <w:rPr>
          <w:ins w:id="3193" w:author="Admin" w:date="2020-10-21T18:01:00Z"/>
          <w:rFonts w:eastAsia="Times New Roman" w:cstheme="minorHAnsi"/>
          <w:color w:val="000000"/>
        </w:rPr>
      </w:pPr>
      <w:ins w:id="3194" w:author="Admin" w:date="2020-10-21T18:01:00Z">
        <w:r>
          <w:rPr>
            <w:rFonts w:eastAsia="Times New Roman" w:cstheme="minorHAnsi"/>
            <w:i/>
            <w:iCs/>
            <w:color w:val="000000"/>
          </w:rPr>
          <w:lastRenderedPageBreak/>
          <w:t xml:space="preserve">Blunderbuss, Long Muzzle </w:t>
        </w:r>
        <w:r>
          <w:rPr>
            <w:rFonts w:eastAsia="Times New Roman" w:cstheme="minorHAnsi"/>
            <w:color w:val="000000"/>
          </w:rPr>
          <w:t xml:space="preserve">A heavy and powerful firearm favored by richer dwarves, the long muzzle </w:t>
        </w:r>
      </w:ins>
      <w:ins w:id="3195" w:author="Admin" w:date="2020-10-21T18:02:00Z">
        <w:r>
          <w:rPr>
            <w:rFonts w:eastAsia="Times New Roman" w:cstheme="minorHAnsi"/>
            <w:color w:val="000000"/>
          </w:rPr>
          <w:t xml:space="preserve">blunderbuss is a heavy hitter with great history on the battlefield and a revered position in a dwarven household. </w:t>
        </w:r>
      </w:ins>
    </w:p>
    <w:p w14:paraId="24FF02FD" w14:textId="77777777" w:rsidR="00E6665B" w:rsidRDefault="00E6665B">
      <w:pPr>
        <w:contextualSpacing/>
        <w:rPr>
          <w:rFonts w:eastAsia="Times New Roman" w:cstheme="minorHAnsi"/>
          <w:color w:val="000000"/>
        </w:rPr>
      </w:pPr>
      <w:r w:rsidRPr="000D5DB5">
        <w:rPr>
          <w:rFonts w:eastAsia="Times New Roman" w:cstheme="minorHAnsi"/>
          <w:i/>
          <w:iCs/>
          <w:color w:val="000000"/>
        </w:rPr>
        <w:t>Blunderbuss</w:t>
      </w:r>
      <w:ins w:id="3196" w:author="Admin" w:date="2020-10-21T18:01:00Z">
        <w:r w:rsidR="00692563">
          <w:rPr>
            <w:rFonts w:eastAsia="Times New Roman" w:cstheme="minorHAnsi"/>
            <w:i/>
            <w:iCs/>
            <w:color w:val="000000"/>
          </w:rPr>
          <w:t>, Scattershot</w:t>
        </w:r>
      </w:ins>
      <w:r w:rsidRPr="000D5DB5">
        <w:rPr>
          <w:rFonts w:eastAsia="Times New Roman" w:cstheme="minorHAnsi"/>
          <w:i/>
          <w:iCs/>
          <w:color w:val="000000"/>
        </w:rPr>
        <w:t xml:space="preserve"> </w:t>
      </w:r>
      <w:r w:rsidRPr="000D5DB5">
        <w:rPr>
          <w:rFonts w:eastAsia="Times New Roman" w:cstheme="minorHAnsi"/>
          <w:color w:val="000000"/>
        </w:rPr>
        <w:t>A</w:t>
      </w:r>
      <w:ins w:id="3197" w:author="Admin" w:date="2020-10-21T18:01:00Z">
        <w:r w:rsidR="00692563">
          <w:rPr>
            <w:rFonts w:eastAsia="Times New Roman" w:cstheme="minorHAnsi"/>
            <w:color w:val="000000"/>
          </w:rPr>
          <w:t>n</w:t>
        </w:r>
      </w:ins>
      <w:r w:rsidRPr="000D5DB5">
        <w:rPr>
          <w:rFonts w:eastAsia="Times New Roman" w:cstheme="minorHAnsi"/>
          <w:color w:val="000000"/>
        </w:rPr>
        <w:t xml:space="preserve"> </w:t>
      </w:r>
      <w:del w:id="3198" w:author="Admin" w:date="2020-10-21T18:01:00Z">
        <w:r w:rsidRPr="000D5DB5" w:rsidDel="00692563">
          <w:rPr>
            <w:rFonts w:eastAsia="Times New Roman" w:cstheme="minorHAnsi"/>
            <w:color w:val="000000"/>
          </w:rPr>
          <w:delText xml:space="preserve">larger, heavier, and </w:delText>
        </w:r>
      </w:del>
      <w:r w:rsidRPr="000D5DB5">
        <w:rPr>
          <w:rFonts w:eastAsia="Times New Roman" w:cstheme="minorHAnsi"/>
          <w:color w:val="000000"/>
        </w:rPr>
        <w:t xml:space="preserve">easier-to-use </w:t>
      </w:r>
      <w:del w:id="3199" w:author="Admin" w:date="2020-10-21T18:01:00Z">
        <w:r w:rsidRPr="000D5DB5" w:rsidDel="00692563">
          <w:rPr>
            <w:rFonts w:eastAsia="Times New Roman" w:cstheme="minorHAnsi"/>
            <w:color w:val="000000"/>
          </w:rPr>
          <w:delText>boomstick</w:delText>
        </w:r>
      </w:del>
      <w:ins w:id="3200" w:author="Admin" w:date="2020-10-21T18:01:00Z">
        <w:r w:rsidR="00692563">
          <w:rPr>
            <w:rFonts w:eastAsia="Times New Roman" w:cstheme="minorHAnsi"/>
            <w:color w:val="000000"/>
          </w:rPr>
          <w:t>blunderbuss</w:t>
        </w:r>
      </w:ins>
      <w:r w:rsidRPr="000D5DB5">
        <w:rPr>
          <w:rFonts w:eastAsia="Times New Roman" w:cstheme="minorHAnsi"/>
          <w:color w:val="000000"/>
        </w:rPr>
        <w:t xml:space="preserve">, the </w:t>
      </w:r>
      <w:ins w:id="3201" w:author="Admin" w:date="2020-10-21T18:01:00Z">
        <w:r w:rsidR="00692563">
          <w:rPr>
            <w:rFonts w:eastAsia="Times New Roman" w:cstheme="minorHAnsi"/>
            <w:color w:val="000000"/>
          </w:rPr>
          <w:t xml:space="preserve">scattershot </w:t>
        </w:r>
      </w:ins>
      <w:r>
        <w:rPr>
          <w:rFonts w:eastAsia="Times New Roman" w:cstheme="minorHAnsi"/>
          <w:color w:val="000000"/>
        </w:rPr>
        <w:t>b</w:t>
      </w:r>
      <w:r w:rsidRPr="000D5DB5">
        <w:rPr>
          <w:rFonts w:eastAsia="Times New Roman" w:cstheme="minorHAnsi"/>
          <w:color w:val="000000"/>
        </w:rPr>
        <w:t xml:space="preserve">lunderbuss can be altered to shoot a cone of bullets in a 15-foot cone, dealing 2d8 damage, with an Agility save to half. As </w:t>
      </w:r>
      <w:del w:id="3202" w:author="Admin" w:date="2020-10-21T18:02:00Z">
        <w:r w:rsidRPr="000D5DB5" w:rsidDel="00692563">
          <w:rPr>
            <w:rFonts w:eastAsia="Times New Roman" w:cstheme="minorHAnsi"/>
            <w:color w:val="000000"/>
          </w:rPr>
          <w:delText xml:space="preserve">Blunderbusses </w:delText>
        </w:r>
      </w:del>
      <w:ins w:id="3203" w:author="Admin" w:date="2020-10-21T18:02:00Z">
        <w:r w:rsidR="00692563">
          <w:rPr>
            <w:rFonts w:eastAsia="Times New Roman" w:cstheme="minorHAnsi"/>
            <w:color w:val="000000"/>
          </w:rPr>
          <w:t>scattershot b</w:t>
        </w:r>
        <w:r w:rsidR="00692563" w:rsidRPr="000D5DB5">
          <w:rPr>
            <w:rFonts w:eastAsia="Times New Roman" w:cstheme="minorHAnsi"/>
            <w:color w:val="000000"/>
          </w:rPr>
          <w:t xml:space="preserve">lunderbusses </w:t>
        </w:r>
      </w:ins>
      <w:r w:rsidRPr="000D5DB5">
        <w:rPr>
          <w:rFonts w:eastAsia="Times New Roman" w:cstheme="minorHAnsi"/>
          <w:color w:val="000000"/>
        </w:rPr>
        <w:t>do not require attack rolls</w:t>
      </w:r>
      <w:del w:id="3204" w:author="Admin" w:date="2020-10-21T18:02:00Z">
        <w:r w:rsidDel="00692563">
          <w:rPr>
            <w:rFonts w:eastAsia="Times New Roman" w:cstheme="minorHAnsi"/>
            <w:color w:val="000000"/>
          </w:rPr>
          <w:delText xml:space="preserve"> (though still requiring an attack action)</w:delText>
        </w:r>
      </w:del>
      <w:r w:rsidRPr="000D5DB5">
        <w:rPr>
          <w:rFonts w:eastAsia="Times New Roman" w:cstheme="minorHAnsi"/>
          <w:color w:val="000000"/>
        </w:rPr>
        <w:t xml:space="preserve">, they do not require proficiency to use, and can be used while adjacent to an enemy without penalty. </w:t>
      </w:r>
      <w:del w:id="3205" w:author="Admin" w:date="2020-10-21T18:03:00Z">
        <w:r w:rsidDel="00692563">
          <w:rPr>
            <w:rFonts w:eastAsia="Times New Roman" w:cstheme="minorHAnsi"/>
            <w:color w:val="000000"/>
          </w:rPr>
          <w:delText xml:space="preserve">Proficiency in firearms increases the DC to resist, however (same DC as normal for an engineered device). </w:delText>
        </w:r>
      </w:del>
    </w:p>
    <w:p w14:paraId="66226D90" w14:textId="77777777" w:rsidR="00E6665B" w:rsidRDefault="00E6665B" w:rsidP="00E6665B">
      <w:pPr>
        <w:contextualSpacing/>
        <w:rPr>
          <w:rFonts w:eastAsia="Times New Roman" w:cstheme="minorHAnsi"/>
          <w:color w:val="000000"/>
        </w:rPr>
      </w:pPr>
      <w:r w:rsidRPr="000D5DB5">
        <w:rPr>
          <w:rFonts w:eastAsia="Times New Roman" w:cstheme="minorHAnsi"/>
          <w:i/>
          <w:iCs/>
          <w:color w:val="000000"/>
        </w:rPr>
        <w:t xml:space="preserve">Boomstick </w:t>
      </w:r>
      <w:r w:rsidRPr="000D5DB5">
        <w:rPr>
          <w:rFonts w:eastAsia="Times New Roman" w:cstheme="minorHAnsi"/>
          <w:color w:val="000000"/>
        </w:rPr>
        <w:t xml:space="preserve">Known as a favored dwarven weapon, boomsticks are intricately designed with special markings to denote the company, issue date, and a small piece of war advice in dwarven. </w:t>
      </w:r>
    </w:p>
    <w:p w14:paraId="51D21C5B" w14:textId="6D56E833" w:rsidR="00E6665B" w:rsidRPr="000D5DB5" w:rsidRDefault="00E6665B" w:rsidP="001B7C11">
      <w:pPr>
        <w:contextualSpacing/>
        <w:rPr>
          <w:rFonts w:eastAsia="Times New Roman" w:cstheme="minorHAnsi"/>
          <w:color w:val="000000"/>
        </w:rPr>
        <w:pPrChange w:id="3206" w:author="Admin" w:date="2022-04-19T01:33:00Z">
          <w:pPr>
            <w:contextualSpacing/>
          </w:pPr>
        </w:pPrChange>
      </w:pPr>
      <w:r w:rsidRPr="000D5DB5">
        <w:rPr>
          <w:rFonts w:eastAsia="Times New Roman" w:cstheme="minorHAnsi"/>
          <w:i/>
          <w:iCs/>
          <w:color w:val="000000"/>
        </w:rPr>
        <w:t>Crossbow, Auto</w:t>
      </w:r>
      <w:del w:id="3207" w:author="Admin" w:date="2022-04-19T01:33:00Z">
        <w:r w:rsidRPr="000D5DB5" w:rsidDel="001B7C11">
          <w:rPr>
            <w:rFonts w:eastAsia="Times New Roman" w:cstheme="minorHAnsi"/>
            <w:i/>
            <w:iCs/>
            <w:color w:val="000000"/>
          </w:rPr>
          <w:delText xml:space="preserve">. </w:delText>
        </w:r>
      </w:del>
      <w:ins w:id="3208" w:author="Admin" w:date="2022-04-19T01:33:00Z">
        <w:r w:rsidR="001B7C11">
          <w:rPr>
            <w:rFonts w:eastAsia="Times New Roman" w:cstheme="minorHAnsi"/>
            <w:i/>
            <w:iCs/>
            <w:color w:val="000000"/>
          </w:rPr>
          <w:t xml:space="preserve"> </w:t>
        </w:r>
      </w:ins>
      <w:r w:rsidRPr="000D5DB5">
        <w:rPr>
          <w:rFonts w:eastAsia="Times New Roman" w:cstheme="minorHAnsi"/>
          <w:color w:val="000000"/>
        </w:rPr>
        <w:t xml:space="preserve">This crossbow acts as a heavy crossbow that deals 1d10 piercing damage. This does not have the loading quality. </w:t>
      </w:r>
    </w:p>
    <w:p w14:paraId="0496B03F" w14:textId="3958EFB2" w:rsidR="00E6665B" w:rsidRPr="000D5DB5" w:rsidRDefault="00E6665B" w:rsidP="001B7C11">
      <w:pPr>
        <w:contextualSpacing/>
        <w:rPr>
          <w:rFonts w:eastAsia="Times New Roman" w:cstheme="minorHAnsi"/>
          <w:i/>
          <w:iCs/>
          <w:color w:val="000000"/>
        </w:rPr>
        <w:pPrChange w:id="3209" w:author="Admin" w:date="2022-04-19T01:33:00Z">
          <w:pPr>
            <w:contextualSpacing/>
          </w:pPr>
        </w:pPrChange>
      </w:pPr>
      <w:r w:rsidRPr="000D5DB5">
        <w:rPr>
          <w:rFonts w:eastAsia="Times New Roman" w:cstheme="minorHAnsi"/>
          <w:i/>
          <w:iCs/>
          <w:color w:val="000000"/>
        </w:rPr>
        <w:t>Crossbow, Air</w:t>
      </w:r>
      <w:del w:id="3210" w:author="Admin" w:date="2022-04-19T01:33:00Z">
        <w:r w:rsidRPr="000D5DB5" w:rsidDel="001B7C11">
          <w:rPr>
            <w:rFonts w:eastAsia="Times New Roman" w:cstheme="minorHAnsi"/>
            <w:i/>
            <w:iCs/>
            <w:color w:val="000000"/>
          </w:rPr>
          <w:delText>.</w:delText>
        </w:r>
        <w:r w:rsidRPr="000D5DB5" w:rsidDel="001B7C11">
          <w:rPr>
            <w:rFonts w:eastAsia="Times New Roman" w:cstheme="minorHAnsi"/>
            <w:b/>
            <w:bCs/>
            <w:i/>
            <w:iCs/>
            <w:color w:val="000000"/>
          </w:rPr>
          <w:delText xml:space="preserve"> </w:delText>
        </w:r>
      </w:del>
      <w:ins w:id="3211" w:author="Admin" w:date="2022-04-19T01:33:00Z">
        <w:r w:rsidR="001B7C11">
          <w:rPr>
            <w:rFonts w:eastAsia="Times New Roman" w:cstheme="minorHAnsi"/>
            <w:i/>
            <w:iCs/>
            <w:color w:val="000000"/>
          </w:rPr>
          <w:t xml:space="preserve"> </w:t>
        </w:r>
      </w:ins>
      <w:r w:rsidRPr="000D5DB5">
        <w:rPr>
          <w:rFonts w:eastAsia="Times New Roman" w:cstheme="minorHAnsi"/>
          <w:color w:val="000000"/>
        </w:rPr>
        <w:t xml:space="preserve">This crossbow acts as a light crossbow that deals 1d8 piercing damage. It is silent when shot. </w:t>
      </w:r>
    </w:p>
    <w:p w14:paraId="23F4048E" w14:textId="77777777" w:rsidR="00E6665B" w:rsidRPr="000D5DB5" w:rsidRDefault="00E6665B" w:rsidP="00E6665B">
      <w:pPr>
        <w:contextualSpacing/>
        <w:rPr>
          <w:rFonts w:eastAsia="Times New Roman" w:cstheme="minorHAnsi"/>
          <w:sz w:val="24"/>
          <w:szCs w:val="24"/>
        </w:rPr>
      </w:pPr>
      <w:r w:rsidRPr="000D5DB5">
        <w:rPr>
          <w:rFonts w:eastAsia="Times New Roman" w:cstheme="minorHAnsi"/>
          <w:i/>
          <w:iCs/>
          <w:color w:val="000000"/>
        </w:rPr>
        <w:lastRenderedPageBreak/>
        <w:t xml:space="preserve">Gun, Machine </w:t>
      </w:r>
      <w:r w:rsidRPr="000D5DB5">
        <w:rPr>
          <w:rFonts w:eastAsia="Times New Roman" w:cstheme="minorHAnsi"/>
          <w:color w:val="000000"/>
        </w:rPr>
        <w:t xml:space="preserve">This gun deals 3d8 piercing damage to any number of creatures standing in a 5-foot wide line 30 feet away. This requires an Agility save to half damage. Machine guns do not require training to use. </w:t>
      </w:r>
    </w:p>
    <w:p w14:paraId="635F80BE" w14:textId="11B4595E" w:rsidR="00E6665B" w:rsidRPr="000D5DB5" w:rsidRDefault="00E6665B" w:rsidP="001B7C11">
      <w:pPr>
        <w:contextualSpacing/>
        <w:rPr>
          <w:rFonts w:eastAsia="Times New Roman" w:cstheme="minorHAnsi"/>
          <w:sz w:val="24"/>
          <w:szCs w:val="24"/>
        </w:rPr>
        <w:pPrChange w:id="3212" w:author="Admin" w:date="2022-04-19T01:33:00Z">
          <w:pPr>
            <w:contextualSpacing/>
          </w:pPr>
        </w:pPrChange>
      </w:pPr>
      <w:r w:rsidRPr="000D5DB5">
        <w:rPr>
          <w:rFonts w:eastAsia="Times New Roman" w:cstheme="minorHAnsi"/>
          <w:i/>
          <w:iCs/>
          <w:color w:val="000000"/>
        </w:rPr>
        <w:t>Longrifle</w:t>
      </w:r>
      <w:del w:id="3213" w:author="Admin" w:date="2022-04-19T01:33:00Z">
        <w:r w:rsidRPr="000D5DB5" w:rsidDel="001B7C11">
          <w:rPr>
            <w:rFonts w:eastAsia="Times New Roman" w:cstheme="minorHAnsi"/>
            <w:i/>
            <w:iCs/>
            <w:color w:val="000000"/>
          </w:rPr>
          <w:delText xml:space="preserve">. </w:delText>
        </w:r>
      </w:del>
      <w:ins w:id="3214" w:author="Admin" w:date="2022-04-19T01:33:00Z">
        <w:r w:rsidR="001B7C11">
          <w:rPr>
            <w:rFonts w:eastAsia="Times New Roman" w:cstheme="minorHAnsi"/>
            <w:i/>
            <w:iCs/>
            <w:color w:val="000000"/>
          </w:rPr>
          <w:t xml:space="preserve"> </w:t>
        </w:r>
      </w:ins>
      <w:r w:rsidRPr="000D5DB5">
        <w:rPr>
          <w:rFonts w:eastAsia="Times New Roman" w:cstheme="minorHAnsi"/>
          <w:color w:val="000000"/>
        </w:rPr>
        <w:t xml:space="preserve">Favored of the iconic dwarven sniper, longrifles have great range, great damage, and great practical use. They are however expensive, and difficult to deploy ideally. </w:t>
      </w:r>
    </w:p>
    <w:p w14:paraId="61DAEBF6" w14:textId="77777777" w:rsidR="00E6665B" w:rsidRPr="000D5DB5" w:rsidRDefault="00E6665B" w:rsidP="00E6665B">
      <w:pPr>
        <w:contextualSpacing/>
        <w:rPr>
          <w:rFonts w:eastAsia="Times New Roman" w:cstheme="minorHAnsi"/>
          <w:sz w:val="24"/>
          <w:szCs w:val="24"/>
        </w:rPr>
      </w:pPr>
      <w:r w:rsidRPr="000D5DB5">
        <w:rPr>
          <w:rFonts w:eastAsia="Times New Roman" w:cstheme="minorHAnsi"/>
          <w:i/>
          <w:iCs/>
          <w:color w:val="000000"/>
        </w:rPr>
        <w:t xml:space="preserve">Pistol, Flintlock </w:t>
      </w:r>
      <w:r w:rsidRPr="000D5DB5">
        <w:rPr>
          <w:rFonts w:eastAsia="Times New Roman" w:cstheme="minorHAnsi"/>
          <w:color w:val="000000"/>
        </w:rPr>
        <w:t xml:space="preserve">Known as a good backup weapon, the flintlock pistol does not deal a lot of damage compared to its heavier counterparts, but both can be used easily (as they are light weapons). </w:t>
      </w:r>
    </w:p>
    <w:p w14:paraId="269B2EA2" w14:textId="77777777" w:rsidR="00E6665B" w:rsidRPr="000D5DB5" w:rsidRDefault="00E6665B" w:rsidP="00E6665B">
      <w:pPr>
        <w:contextualSpacing/>
        <w:rPr>
          <w:rFonts w:eastAsia="Times New Roman" w:cstheme="minorHAnsi"/>
          <w:sz w:val="24"/>
          <w:szCs w:val="24"/>
        </w:rPr>
      </w:pPr>
      <w:r w:rsidRPr="000D5DB5">
        <w:rPr>
          <w:rFonts w:eastAsia="Times New Roman" w:cstheme="minorHAnsi"/>
          <w:i/>
          <w:iCs/>
          <w:color w:val="000000"/>
        </w:rPr>
        <w:t xml:space="preserve">Pistol, Revolver </w:t>
      </w:r>
      <w:r w:rsidRPr="000D5DB5">
        <w:rPr>
          <w:rFonts w:eastAsia="Times New Roman" w:cstheme="minorHAnsi"/>
          <w:color w:val="000000"/>
        </w:rPr>
        <w:t xml:space="preserve">A great backup weapon, the revolver balances good damage with a great ammunition reserve. Very reliable. </w:t>
      </w:r>
    </w:p>
    <w:p w14:paraId="2A58D6C4" w14:textId="77777777" w:rsidR="00E6665B" w:rsidRPr="000D5DB5" w:rsidRDefault="00E6665B" w:rsidP="004B07D9">
      <w:pPr>
        <w:contextualSpacing/>
        <w:rPr>
          <w:rFonts w:eastAsia="Times New Roman" w:cstheme="minorHAnsi"/>
          <w:sz w:val="24"/>
          <w:szCs w:val="24"/>
        </w:rPr>
      </w:pPr>
      <w:r w:rsidRPr="000D5DB5">
        <w:rPr>
          <w:rFonts w:eastAsia="Times New Roman" w:cstheme="minorHAnsi"/>
          <w:i/>
          <w:iCs/>
          <w:color w:val="000000"/>
        </w:rPr>
        <w:t xml:space="preserve">Siege Cannon </w:t>
      </w:r>
      <w:r w:rsidRPr="000D5DB5">
        <w:rPr>
          <w:rFonts w:eastAsia="Times New Roman" w:cstheme="minorHAnsi"/>
          <w:color w:val="000000"/>
        </w:rPr>
        <w:t xml:space="preserve">This huge-sized piece of artillery can blast through walls like paper (dealing </w:t>
      </w:r>
      <w:r>
        <w:rPr>
          <w:rFonts w:eastAsia="Times New Roman" w:cstheme="minorHAnsi"/>
          <w:color w:val="000000"/>
        </w:rPr>
        <w:t xml:space="preserve">double damage </w:t>
      </w:r>
      <w:r w:rsidRPr="000D5DB5">
        <w:rPr>
          <w:rFonts w:eastAsia="Times New Roman" w:cstheme="minorHAnsi"/>
          <w:color w:val="000000"/>
        </w:rPr>
        <w:t xml:space="preserve">to </w:t>
      </w:r>
      <w:r>
        <w:rPr>
          <w:rFonts w:eastAsia="Times New Roman" w:cstheme="minorHAnsi"/>
          <w:color w:val="000000"/>
        </w:rPr>
        <w:t>objects</w:t>
      </w:r>
      <w:r w:rsidRPr="000D5DB5">
        <w:rPr>
          <w:rFonts w:eastAsia="Times New Roman" w:cstheme="minorHAnsi"/>
          <w:color w:val="000000"/>
        </w:rPr>
        <w:t xml:space="preserve">). This acts as a </w:t>
      </w:r>
      <w:r w:rsidR="004B07D9" w:rsidRPr="004B07D9">
        <w:rPr>
          <w:rFonts w:eastAsia="Times New Roman" w:cstheme="minorHAnsi"/>
          <w:color w:val="000000"/>
        </w:rPr>
        <w:t>large-sized</w:t>
      </w:r>
      <w:r w:rsidRPr="000D5DB5">
        <w:rPr>
          <w:rFonts w:eastAsia="Times New Roman" w:cstheme="minorHAnsi"/>
          <w:color w:val="000000"/>
        </w:rPr>
        <w:t xml:space="preserve"> rifle, and increases in dice </w:t>
      </w:r>
      <w:r w:rsidR="004B07D9">
        <w:rPr>
          <w:rFonts w:eastAsia="Times New Roman" w:cstheme="minorHAnsi"/>
          <w:color w:val="000000"/>
        </w:rPr>
        <w:t>from 1d6 to 2d6</w:t>
      </w:r>
      <w:r w:rsidRPr="000D5DB5">
        <w:rPr>
          <w:rFonts w:eastAsia="Times New Roman" w:cstheme="minorHAnsi"/>
          <w:color w:val="000000"/>
        </w:rPr>
        <w:t>.</w:t>
      </w:r>
      <w:r>
        <w:rPr>
          <w:rFonts w:eastAsia="Times New Roman" w:cstheme="minorHAnsi"/>
          <w:color w:val="000000"/>
        </w:rPr>
        <w:t xml:space="preserve"> Due to its size, it must be mounted on a solid surface</w:t>
      </w:r>
      <w:r w:rsidR="004B07D9">
        <w:rPr>
          <w:rFonts w:eastAsia="Times New Roman" w:cstheme="minorHAnsi"/>
          <w:color w:val="000000"/>
        </w:rPr>
        <w:t xml:space="preserve"> (and weighs 225 lbs.)</w:t>
      </w:r>
      <w:r>
        <w:rPr>
          <w:rFonts w:eastAsia="Times New Roman" w:cstheme="minorHAnsi"/>
          <w:color w:val="000000"/>
        </w:rPr>
        <w:t>, and cannot be carried.</w:t>
      </w:r>
    </w:p>
    <w:p w14:paraId="2D33F5D8" w14:textId="77777777" w:rsidR="00E6665B" w:rsidRPr="000D5DB5" w:rsidRDefault="00E6665B" w:rsidP="00E6665B">
      <w:pPr>
        <w:contextualSpacing/>
        <w:rPr>
          <w:rFonts w:eastAsia="Times New Roman" w:cstheme="minorHAnsi"/>
          <w:sz w:val="24"/>
          <w:szCs w:val="24"/>
        </w:rPr>
      </w:pPr>
      <w:r w:rsidRPr="000D5DB5">
        <w:rPr>
          <w:rFonts w:eastAsia="Times New Roman" w:cstheme="minorHAnsi"/>
          <w:i/>
          <w:iCs/>
          <w:color w:val="000000"/>
        </w:rPr>
        <w:t xml:space="preserve">Sniper Rifle </w:t>
      </w:r>
      <w:r w:rsidRPr="000D5DB5">
        <w:rPr>
          <w:rFonts w:eastAsia="Times New Roman" w:cstheme="minorHAnsi"/>
          <w:color w:val="000000"/>
        </w:rPr>
        <w:t>A powerful and long-range precision silenced weapon</w:t>
      </w:r>
      <w:r>
        <w:rPr>
          <w:rFonts w:eastAsia="Times New Roman" w:cstheme="minorHAnsi"/>
          <w:color w:val="000000"/>
        </w:rPr>
        <w:t>, the sniper rifle is not touched by those without experience.</w:t>
      </w:r>
      <w:r w:rsidRPr="000D5DB5">
        <w:rPr>
          <w:rFonts w:eastAsia="Times New Roman" w:cstheme="minorHAnsi"/>
          <w:color w:val="000000"/>
        </w:rPr>
        <w:t xml:space="preserve"> </w:t>
      </w:r>
    </w:p>
    <w:p w14:paraId="3D6B34BD" w14:textId="77777777" w:rsidR="00E6665B" w:rsidRDefault="00E6665B" w:rsidP="00E6665B">
      <w:pPr>
        <w:rPr>
          <w:b/>
          <w:bCs/>
        </w:rPr>
        <w:sectPr w:rsidR="00E6665B" w:rsidSect="00B17687">
          <w:type w:val="continuous"/>
          <w:pgSz w:w="12240" w:h="15840"/>
          <w:pgMar w:top="1440" w:right="1800" w:bottom="1440" w:left="1800" w:header="708" w:footer="708" w:gutter="0"/>
          <w:cols w:num="2" w:space="708"/>
          <w:docGrid w:linePitch="360"/>
        </w:sectPr>
      </w:pPr>
    </w:p>
    <w:p w14:paraId="54D30542" w14:textId="77777777" w:rsidR="00E6665B" w:rsidRDefault="00E6665B" w:rsidP="00E6665B">
      <w:pPr>
        <w:rPr>
          <w:b/>
          <w:bCs/>
        </w:rPr>
      </w:pPr>
    </w:p>
    <w:p w14:paraId="3E7DA392" w14:textId="77777777" w:rsidR="00470014" w:rsidRDefault="00470014" w:rsidP="00470014">
      <w:pPr>
        <w:pStyle w:val="Heading5"/>
      </w:pPr>
      <w:r>
        <w:t>Ammunition</w:t>
      </w:r>
    </w:p>
    <w:p w14:paraId="74F8F5C5" w14:textId="77777777" w:rsidR="00470014" w:rsidRDefault="00470014" w:rsidP="00470014">
      <w:r>
        <w:t>Engineered ammunition is similar to infused ammunition (see Treasures), but follows some differences in rules (See Chapter 7). Below are a number o</w:t>
      </w:r>
      <w:r w:rsidR="00BC0447">
        <w:t xml:space="preserve">f special engineered ammunition. Ammunition costs as a consumable of the listed rarity. </w:t>
      </w:r>
    </w:p>
    <w:p w14:paraId="0DF98FB0" w14:textId="77777777" w:rsidR="00470014" w:rsidRPr="00C52D6E" w:rsidRDefault="00470014" w:rsidP="00470014"/>
    <w:tbl>
      <w:tblPr>
        <w:tblStyle w:val="TableGrid"/>
        <w:tblW w:w="9310" w:type="dxa"/>
        <w:tblLook w:val="04A0" w:firstRow="1" w:lastRow="0" w:firstColumn="1" w:lastColumn="0" w:noHBand="0" w:noVBand="1"/>
      </w:tblPr>
      <w:tblGrid>
        <w:gridCol w:w="1537"/>
        <w:gridCol w:w="1600"/>
        <w:gridCol w:w="1270"/>
        <w:gridCol w:w="4903"/>
      </w:tblGrid>
      <w:tr w:rsidR="00470014" w:rsidRPr="00541781" w14:paraId="60072DFD" w14:textId="77777777" w:rsidTr="005622D5">
        <w:tc>
          <w:tcPr>
            <w:tcW w:w="1537" w:type="dxa"/>
          </w:tcPr>
          <w:p w14:paraId="3A0A1600" w14:textId="77777777" w:rsidR="00470014" w:rsidRPr="00276633" w:rsidRDefault="00470014" w:rsidP="005622D5">
            <w:pPr>
              <w:contextualSpacing/>
              <w:rPr>
                <w:rFonts w:eastAsia="Times New Roman" w:cstheme="minorHAnsi"/>
                <w:b/>
                <w:bCs/>
                <w:color w:val="000000"/>
              </w:rPr>
            </w:pPr>
            <w:r w:rsidRPr="00276633">
              <w:rPr>
                <w:rFonts w:eastAsia="Times New Roman" w:cstheme="minorHAnsi"/>
                <w:b/>
                <w:bCs/>
                <w:color w:val="000000"/>
              </w:rPr>
              <w:t>Ammunition</w:t>
            </w:r>
          </w:p>
        </w:tc>
        <w:tc>
          <w:tcPr>
            <w:tcW w:w="1600" w:type="dxa"/>
          </w:tcPr>
          <w:p w14:paraId="2FFAC748" w14:textId="77777777" w:rsidR="00470014" w:rsidRPr="00276633" w:rsidRDefault="00470014" w:rsidP="005622D5">
            <w:pPr>
              <w:contextualSpacing/>
              <w:rPr>
                <w:rFonts w:eastAsia="Times New Roman" w:cstheme="minorHAnsi"/>
                <w:b/>
                <w:bCs/>
                <w:color w:val="000000"/>
              </w:rPr>
            </w:pPr>
            <w:r w:rsidRPr="00276633">
              <w:rPr>
                <w:rFonts w:eastAsia="Times New Roman" w:cstheme="minorHAnsi"/>
                <w:b/>
                <w:bCs/>
                <w:color w:val="000000"/>
              </w:rPr>
              <w:t>Rarity</w:t>
            </w:r>
          </w:p>
        </w:tc>
        <w:tc>
          <w:tcPr>
            <w:tcW w:w="1270" w:type="dxa"/>
          </w:tcPr>
          <w:p w14:paraId="42BBE15C" w14:textId="77777777" w:rsidR="00470014" w:rsidRPr="00276633" w:rsidRDefault="00470014" w:rsidP="005622D5">
            <w:pPr>
              <w:contextualSpacing/>
              <w:rPr>
                <w:rFonts w:eastAsia="Times New Roman" w:cstheme="minorHAnsi"/>
                <w:b/>
                <w:bCs/>
                <w:color w:val="000000"/>
              </w:rPr>
            </w:pPr>
            <w:r w:rsidRPr="00276633">
              <w:rPr>
                <w:rFonts w:eastAsia="Times New Roman" w:cstheme="minorHAnsi"/>
                <w:b/>
                <w:bCs/>
                <w:color w:val="000000"/>
              </w:rPr>
              <w:t>Effect</w:t>
            </w:r>
          </w:p>
        </w:tc>
        <w:tc>
          <w:tcPr>
            <w:tcW w:w="4903" w:type="dxa"/>
          </w:tcPr>
          <w:p w14:paraId="3CC155D9" w14:textId="77777777" w:rsidR="00470014" w:rsidRPr="00276633" w:rsidRDefault="00470014" w:rsidP="005622D5">
            <w:pPr>
              <w:contextualSpacing/>
              <w:rPr>
                <w:rFonts w:eastAsia="Times New Roman" w:cstheme="minorHAnsi"/>
                <w:b/>
                <w:bCs/>
                <w:color w:val="000000"/>
              </w:rPr>
            </w:pPr>
            <w:r>
              <w:rPr>
                <w:rFonts w:eastAsia="Times New Roman" w:cstheme="minorHAnsi"/>
                <w:b/>
                <w:bCs/>
                <w:color w:val="000000"/>
              </w:rPr>
              <w:t>Properties</w:t>
            </w:r>
          </w:p>
        </w:tc>
      </w:tr>
      <w:tr w:rsidR="00470014" w14:paraId="4B768952" w14:textId="77777777" w:rsidTr="005622D5">
        <w:tc>
          <w:tcPr>
            <w:tcW w:w="1537" w:type="dxa"/>
          </w:tcPr>
          <w:p w14:paraId="0E7C19AE" w14:textId="77777777" w:rsidR="00470014" w:rsidRPr="00276633" w:rsidRDefault="00470014" w:rsidP="005622D5">
            <w:r>
              <w:rPr>
                <w:rFonts w:eastAsia="Times New Roman" w:cstheme="minorHAnsi"/>
                <w:color w:val="000000"/>
              </w:rPr>
              <w:t>Atomizing Shot</w:t>
            </w:r>
          </w:p>
        </w:tc>
        <w:tc>
          <w:tcPr>
            <w:tcW w:w="1600" w:type="dxa"/>
          </w:tcPr>
          <w:p w14:paraId="49F1E8B9" w14:textId="77777777" w:rsidR="00470014" w:rsidRPr="00276633" w:rsidRDefault="00470014" w:rsidP="005622D5">
            <w:pPr>
              <w:contextualSpacing/>
              <w:rPr>
                <w:rFonts w:eastAsia="Times New Roman" w:cstheme="minorHAnsi"/>
                <w:color w:val="000000"/>
              </w:rPr>
            </w:pPr>
            <w:r>
              <w:rPr>
                <w:rFonts w:eastAsia="Times New Roman" w:cstheme="minorHAnsi"/>
                <w:color w:val="000000"/>
              </w:rPr>
              <w:t>Epic (+4)</w:t>
            </w:r>
          </w:p>
        </w:tc>
        <w:tc>
          <w:tcPr>
            <w:tcW w:w="1270" w:type="dxa"/>
          </w:tcPr>
          <w:p w14:paraId="6079EA1B" w14:textId="77777777" w:rsidR="00470014" w:rsidRPr="009D0365" w:rsidRDefault="00470014" w:rsidP="005622D5">
            <w:pPr>
              <w:contextualSpacing/>
              <w:rPr>
                <w:rFonts w:eastAsia="Times New Roman" w:cstheme="minorHAnsi"/>
                <w:i/>
                <w:iCs/>
                <w:color w:val="000000"/>
                <w:rPrChange w:id="3215" w:author="Admin" w:date="2021-05-05T16:38:00Z">
                  <w:rPr>
                    <w:rFonts w:eastAsia="Times New Roman" w:cstheme="minorHAnsi"/>
                    <w:color w:val="000000"/>
                  </w:rPr>
                </w:rPrChange>
              </w:rPr>
            </w:pPr>
            <w:r w:rsidRPr="009D0365">
              <w:rPr>
                <w:rFonts w:eastAsia="Times New Roman" w:cstheme="minorHAnsi"/>
                <w:i/>
                <w:iCs/>
                <w:color w:val="000000"/>
                <w:rPrChange w:id="3216" w:author="Admin" w:date="2021-05-05T16:38:00Z">
                  <w:rPr>
                    <w:rFonts w:eastAsia="Times New Roman" w:cstheme="minorHAnsi"/>
                    <w:color w:val="000000"/>
                  </w:rPr>
                </w:rPrChange>
              </w:rPr>
              <w:t>Disintegrate (6th)</w:t>
            </w:r>
          </w:p>
        </w:tc>
        <w:tc>
          <w:tcPr>
            <w:tcW w:w="4903" w:type="dxa"/>
          </w:tcPr>
          <w:p w14:paraId="4016F309" w14:textId="77777777" w:rsidR="00470014" w:rsidRPr="00276633" w:rsidRDefault="00470014" w:rsidP="005622D5">
            <w:r>
              <w:t xml:space="preserve">Ammunition deals extra 10d6 + 40 arcane damage, disintegrating the target if reduced to 0 hit points, as </w:t>
            </w:r>
            <w:r>
              <w:lastRenderedPageBreak/>
              <w:t xml:space="preserve">per the </w:t>
            </w:r>
            <w:r>
              <w:rPr>
                <w:i/>
                <w:iCs/>
              </w:rPr>
              <w:t xml:space="preserve">disintegrate </w:t>
            </w:r>
            <w:r>
              <w:t>spell</w:t>
            </w:r>
          </w:p>
        </w:tc>
      </w:tr>
      <w:tr w:rsidR="00470014" w14:paraId="3FD69F16" w14:textId="77777777" w:rsidTr="005622D5">
        <w:tc>
          <w:tcPr>
            <w:tcW w:w="1537" w:type="dxa"/>
          </w:tcPr>
          <w:p w14:paraId="1D7EDB98" w14:textId="77777777" w:rsidR="00470014" w:rsidRPr="00276633" w:rsidRDefault="00470014" w:rsidP="005622D5">
            <w:r w:rsidRPr="00276633">
              <w:lastRenderedPageBreak/>
              <w:t>Buckshot</w:t>
            </w:r>
          </w:p>
        </w:tc>
        <w:tc>
          <w:tcPr>
            <w:tcW w:w="1600" w:type="dxa"/>
          </w:tcPr>
          <w:p w14:paraId="26BB10AA" w14:textId="77777777" w:rsidR="00470014" w:rsidRPr="00276633" w:rsidRDefault="00470014" w:rsidP="005622D5">
            <w:pPr>
              <w:contextualSpacing/>
              <w:rPr>
                <w:rFonts w:eastAsia="Times New Roman" w:cstheme="minorHAnsi"/>
                <w:color w:val="000000"/>
              </w:rPr>
            </w:pPr>
            <w:r w:rsidRPr="00276633">
              <w:rPr>
                <w:rFonts w:eastAsia="Times New Roman" w:cstheme="minorHAnsi"/>
                <w:color w:val="000000"/>
              </w:rPr>
              <w:t>Common (+2)</w:t>
            </w:r>
          </w:p>
        </w:tc>
        <w:tc>
          <w:tcPr>
            <w:tcW w:w="1270" w:type="dxa"/>
          </w:tcPr>
          <w:p w14:paraId="717B174E" w14:textId="77777777" w:rsidR="00470014" w:rsidRPr="00276633" w:rsidRDefault="00470014" w:rsidP="005622D5">
            <w:pPr>
              <w:contextualSpacing/>
              <w:rPr>
                <w:rFonts w:eastAsia="Times New Roman" w:cstheme="minorHAnsi"/>
                <w:color w:val="000000"/>
              </w:rPr>
            </w:pPr>
            <w:r w:rsidRPr="00276633">
              <w:rPr>
                <w:rFonts w:eastAsia="Times New Roman" w:cstheme="minorHAnsi"/>
                <w:color w:val="000000"/>
              </w:rPr>
              <w:t>Scattershot (+1</w:t>
            </w:r>
            <w:r>
              <w:rPr>
                <w:rFonts w:eastAsia="Times New Roman" w:cstheme="minorHAnsi"/>
                <w:color w:val="000000"/>
              </w:rPr>
              <w:t xml:space="preserve"> EP</w:t>
            </w:r>
            <w:r w:rsidRPr="00276633">
              <w:rPr>
                <w:rFonts w:eastAsia="Times New Roman" w:cstheme="minorHAnsi"/>
                <w:color w:val="000000"/>
              </w:rPr>
              <w:t>)</w:t>
            </w:r>
          </w:p>
        </w:tc>
        <w:tc>
          <w:tcPr>
            <w:tcW w:w="4903" w:type="dxa"/>
          </w:tcPr>
          <w:p w14:paraId="1A3A0B77" w14:textId="77777777" w:rsidR="00470014" w:rsidRPr="00276633" w:rsidRDefault="00470014" w:rsidP="005622D5">
            <w:r>
              <w:t>Ammunition</w:t>
            </w:r>
            <w:r w:rsidRPr="00276633">
              <w:t xml:space="preserve"> is modified with a single-use scattershot modification</w:t>
            </w:r>
          </w:p>
        </w:tc>
      </w:tr>
      <w:tr w:rsidR="00470014" w14:paraId="71480E61" w14:textId="77777777" w:rsidTr="005622D5">
        <w:tc>
          <w:tcPr>
            <w:tcW w:w="1537" w:type="dxa"/>
          </w:tcPr>
          <w:p w14:paraId="27A1D414" w14:textId="77777777" w:rsidR="00470014" w:rsidRPr="00276633" w:rsidRDefault="00470014" w:rsidP="005622D5">
            <w:r w:rsidRPr="00276633">
              <w:t>Blasting Shot</w:t>
            </w:r>
          </w:p>
        </w:tc>
        <w:tc>
          <w:tcPr>
            <w:tcW w:w="1600" w:type="dxa"/>
          </w:tcPr>
          <w:p w14:paraId="0651C8E1" w14:textId="77777777" w:rsidR="00470014" w:rsidRPr="00276633" w:rsidRDefault="00470014" w:rsidP="005622D5">
            <w:pPr>
              <w:contextualSpacing/>
              <w:rPr>
                <w:rFonts w:eastAsia="Times New Roman" w:cstheme="minorHAnsi"/>
                <w:color w:val="000000"/>
              </w:rPr>
            </w:pPr>
            <w:r w:rsidRPr="00276633">
              <w:rPr>
                <w:rFonts w:eastAsia="Times New Roman" w:cstheme="minorHAnsi"/>
                <w:color w:val="000000"/>
              </w:rPr>
              <w:t>Common (+2)</w:t>
            </w:r>
          </w:p>
        </w:tc>
        <w:tc>
          <w:tcPr>
            <w:tcW w:w="1270" w:type="dxa"/>
          </w:tcPr>
          <w:p w14:paraId="0A940967" w14:textId="77777777" w:rsidR="00470014" w:rsidRPr="00276633" w:rsidRDefault="00470014" w:rsidP="005622D5">
            <w:pPr>
              <w:contextualSpacing/>
              <w:rPr>
                <w:rFonts w:eastAsia="Times New Roman" w:cstheme="minorHAnsi"/>
                <w:color w:val="000000"/>
              </w:rPr>
            </w:pPr>
            <w:r w:rsidRPr="00276633">
              <w:rPr>
                <w:rFonts w:eastAsia="Times New Roman" w:cstheme="minorHAnsi"/>
                <w:color w:val="000000"/>
              </w:rPr>
              <w:t>Reliable, Siege (+1</w:t>
            </w:r>
            <w:r>
              <w:rPr>
                <w:rFonts w:eastAsia="Times New Roman" w:cstheme="minorHAnsi"/>
                <w:color w:val="000000"/>
              </w:rPr>
              <w:t xml:space="preserve"> EP</w:t>
            </w:r>
            <w:r w:rsidRPr="00276633">
              <w:rPr>
                <w:rFonts w:eastAsia="Times New Roman" w:cstheme="minorHAnsi"/>
                <w:color w:val="000000"/>
              </w:rPr>
              <w:t>)</w:t>
            </w:r>
          </w:p>
        </w:tc>
        <w:tc>
          <w:tcPr>
            <w:tcW w:w="4903" w:type="dxa"/>
          </w:tcPr>
          <w:p w14:paraId="6C396797" w14:textId="77777777" w:rsidR="00470014" w:rsidRPr="00276633" w:rsidRDefault="00470014" w:rsidP="005622D5">
            <w:pPr>
              <w:contextualSpacing/>
              <w:rPr>
                <w:rFonts w:eastAsia="Times New Roman" w:cstheme="minorHAnsi"/>
                <w:color w:val="000000"/>
              </w:rPr>
            </w:pPr>
            <w:r>
              <w:t>Ammunition</w:t>
            </w:r>
            <w:r w:rsidRPr="00276633">
              <w:t xml:space="preserve"> deals double damage to objects, half to creatures, and the malfunction rate is reduced by 2 (minimum 0)</w:t>
            </w:r>
          </w:p>
        </w:tc>
      </w:tr>
      <w:tr w:rsidR="008313DE" w14:paraId="6A52A5D2" w14:textId="77777777" w:rsidTr="005622D5">
        <w:tc>
          <w:tcPr>
            <w:tcW w:w="1537" w:type="dxa"/>
          </w:tcPr>
          <w:p w14:paraId="745C8942" w14:textId="77777777" w:rsidR="008313DE" w:rsidRPr="00276633" w:rsidRDefault="008313DE" w:rsidP="005622D5">
            <w:r>
              <w:t>Cursed Bullet</w:t>
            </w:r>
          </w:p>
        </w:tc>
        <w:tc>
          <w:tcPr>
            <w:tcW w:w="1600" w:type="dxa"/>
          </w:tcPr>
          <w:p w14:paraId="1D0AAA15" w14:textId="77777777" w:rsidR="008313DE" w:rsidRPr="00276633" w:rsidRDefault="008313DE" w:rsidP="005622D5">
            <w:pPr>
              <w:contextualSpacing/>
              <w:rPr>
                <w:rFonts w:eastAsia="Times New Roman" w:cstheme="minorHAnsi"/>
                <w:color w:val="000000"/>
              </w:rPr>
            </w:pPr>
            <w:r>
              <w:rPr>
                <w:rFonts w:eastAsia="Times New Roman" w:cstheme="minorHAnsi"/>
                <w:color w:val="000000"/>
              </w:rPr>
              <w:t>Rare (+3)</w:t>
            </w:r>
          </w:p>
        </w:tc>
        <w:tc>
          <w:tcPr>
            <w:tcW w:w="1270" w:type="dxa"/>
          </w:tcPr>
          <w:p w14:paraId="3D2B99E8" w14:textId="77777777" w:rsidR="008313DE" w:rsidRPr="009D0365" w:rsidRDefault="008313DE" w:rsidP="005622D5">
            <w:pPr>
              <w:contextualSpacing/>
              <w:rPr>
                <w:rFonts w:eastAsia="Times New Roman" w:cstheme="minorHAnsi"/>
                <w:i/>
                <w:iCs/>
                <w:color w:val="000000"/>
                <w:rPrChange w:id="3217" w:author="Admin" w:date="2021-05-05T16:38:00Z">
                  <w:rPr>
                    <w:rFonts w:eastAsia="Times New Roman" w:cstheme="minorHAnsi"/>
                    <w:color w:val="000000"/>
                  </w:rPr>
                </w:rPrChange>
              </w:rPr>
            </w:pPr>
            <w:r w:rsidRPr="009D0365">
              <w:rPr>
                <w:rFonts w:eastAsia="Times New Roman" w:cstheme="minorHAnsi"/>
                <w:i/>
                <w:iCs/>
                <w:color w:val="000000"/>
                <w:rPrChange w:id="3218" w:author="Admin" w:date="2021-05-05T16:38:00Z">
                  <w:rPr>
                    <w:rFonts w:eastAsia="Times New Roman" w:cstheme="minorHAnsi"/>
                    <w:color w:val="000000"/>
                  </w:rPr>
                </w:rPrChange>
              </w:rPr>
              <w:t>Bestow Curse (3rd)</w:t>
            </w:r>
          </w:p>
        </w:tc>
        <w:tc>
          <w:tcPr>
            <w:tcW w:w="4903" w:type="dxa"/>
          </w:tcPr>
          <w:p w14:paraId="4CBC2E8D" w14:textId="77777777" w:rsidR="008313DE" w:rsidRDefault="008313DE" w:rsidP="005622D5">
            <w:pPr>
              <w:contextualSpacing/>
            </w:pPr>
            <w:r>
              <w:t xml:space="preserve">Ammunition curses as per the </w:t>
            </w:r>
            <w:r>
              <w:rPr>
                <w:i/>
                <w:iCs/>
              </w:rPr>
              <w:t xml:space="preserve">hold </w:t>
            </w:r>
            <w:r>
              <w:t xml:space="preserve">spell </w:t>
            </w:r>
          </w:p>
        </w:tc>
      </w:tr>
      <w:tr w:rsidR="008313DE" w14:paraId="712CD6BD" w14:textId="77777777" w:rsidTr="005622D5">
        <w:tc>
          <w:tcPr>
            <w:tcW w:w="1537" w:type="dxa"/>
          </w:tcPr>
          <w:p w14:paraId="7FB057E1" w14:textId="77777777" w:rsidR="008313DE" w:rsidRPr="00276633" w:rsidRDefault="008313DE" w:rsidP="005622D5">
            <w:r w:rsidRPr="00276633">
              <w:t>Frost Shot</w:t>
            </w:r>
          </w:p>
        </w:tc>
        <w:tc>
          <w:tcPr>
            <w:tcW w:w="1600" w:type="dxa"/>
          </w:tcPr>
          <w:p w14:paraId="2B2856D7"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Common (+2)</w:t>
            </w:r>
          </w:p>
        </w:tc>
        <w:tc>
          <w:tcPr>
            <w:tcW w:w="1270" w:type="dxa"/>
          </w:tcPr>
          <w:p w14:paraId="45983293" w14:textId="77777777" w:rsidR="008313DE" w:rsidRPr="009D0365" w:rsidRDefault="008313DE" w:rsidP="005622D5">
            <w:pPr>
              <w:contextualSpacing/>
              <w:rPr>
                <w:rFonts w:eastAsia="Times New Roman" w:cstheme="minorHAnsi"/>
                <w:i/>
                <w:iCs/>
                <w:color w:val="000000"/>
                <w:rPrChange w:id="3219" w:author="Admin" w:date="2021-05-05T16:38:00Z">
                  <w:rPr>
                    <w:rFonts w:eastAsia="Times New Roman" w:cstheme="minorHAnsi"/>
                    <w:color w:val="000000"/>
                  </w:rPr>
                </w:rPrChange>
              </w:rPr>
            </w:pPr>
            <w:r w:rsidRPr="009D0365">
              <w:rPr>
                <w:rFonts w:eastAsia="Times New Roman" w:cstheme="minorHAnsi"/>
                <w:i/>
                <w:iCs/>
                <w:color w:val="000000"/>
                <w:rPrChange w:id="3220" w:author="Admin" w:date="2021-05-05T16:38:00Z">
                  <w:rPr>
                    <w:rFonts w:eastAsia="Times New Roman" w:cstheme="minorHAnsi"/>
                    <w:color w:val="000000"/>
                  </w:rPr>
                </w:rPrChange>
              </w:rPr>
              <w:t>Frostbolt (cantrip)</w:t>
            </w:r>
          </w:p>
        </w:tc>
        <w:tc>
          <w:tcPr>
            <w:tcW w:w="4903" w:type="dxa"/>
          </w:tcPr>
          <w:p w14:paraId="7AD8FB47" w14:textId="77777777" w:rsidR="008313DE" w:rsidRPr="00276633" w:rsidRDefault="008313DE" w:rsidP="005622D5">
            <w:pPr>
              <w:contextualSpacing/>
              <w:rPr>
                <w:rFonts w:eastAsia="Times New Roman" w:cstheme="minorHAnsi"/>
                <w:color w:val="000000"/>
              </w:rPr>
            </w:pPr>
            <w:r>
              <w:t xml:space="preserve">Ammunition </w:t>
            </w:r>
            <w:r w:rsidRPr="00276633">
              <w:t>deals 1d8 extra cold damage, and the target is chilled for 1 round</w:t>
            </w:r>
          </w:p>
        </w:tc>
      </w:tr>
      <w:tr w:rsidR="008313DE" w14:paraId="6506C7F9" w14:textId="77777777" w:rsidTr="005622D5">
        <w:tc>
          <w:tcPr>
            <w:tcW w:w="1537" w:type="dxa"/>
          </w:tcPr>
          <w:p w14:paraId="60370BEA" w14:textId="77777777" w:rsidR="008313DE" w:rsidRDefault="008313DE" w:rsidP="005622D5">
            <w:r w:rsidRPr="00276633">
              <w:t>Holy Bullet</w:t>
            </w:r>
          </w:p>
        </w:tc>
        <w:tc>
          <w:tcPr>
            <w:tcW w:w="1600" w:type="dxa"/>
          </w:tcPr>
          <w:p w14:paraId="3AD10891"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Uncommon (+2)</w:t>
            </w:r>
          </w:p>
        </w:tc>
        <w:tc>
          <w:tcPr>
            <w:tcW w:w="1270" w:type="dxa"/>
          </w:tcPr>
          <w:p w14:paraId="0042867C" w14:textId="77777777" w:rsidR="008313DE" w:rsidRPr="009D0365" w:rsidRDefault="008313DE" w:rsidP="005622D5">
            <w:pPr>
              <w:contextualSpacing/>
              <w:rPr>
                <w:rFonts w:eastAsia="Times New Roman" w:cstheme="minorHAnsi"/>
                <w:i/>
                <w:iCs/>
                <w:color w:val="000000"/>
                <w:rPrChange w:id="3221" w:author="Admin" w:date="2021-05-05T16:38:00Z">
                  <w:rPr>
                    <w:rFonts w:eastAsia="Times New Roman" w:cstheme="minorHAnsi"/>
                    <w:color w:val="000000"/>
                  </w:rPr>
                </w:rPrChange>
              </w:rPr>
            </w:pPr>
            <w:r w:rsidRPr="009D0365">
              <w:rPr>
                <w:rFonts w:eastAsia="Times New Roman" w:cstheme="minorHAnsi"/>
                <w:i/>
                <w:iCs/>
                <w:color w:val="000000"/>
                <w:rPrChange w:id="3222" w:author="Admin" w:date="2021-05-05T16:38:00Z">
                  <w:rPr>
                    <w:rFonts w:eastAsia="Times New Roman" w:cstheme="minorHAnsi"/>
                    <w:color w:val="000000"/>
                  </w:rPr>
                </w:rPrChange>
              </w:rPr>
              <w:t>Guiding Bolt (1st)</w:t>
            </w:r>
          </w:p>
        </w:tc>
        <w:tc>
          <w:tcPr>
            <w:tcW w:w="4903" w:type="dxa"/>
          </w:tcPr>
          <w:p w14:paraId="132DF46D" w14:textId="77777777" w:rsidR="008313DE" w:rsidRDefault="008313DE" w:rsidP="007E5284">
            <w:pPr>
              <w:contextualSpacing/>
            </w:pPr>
            <w:r>
              <w:t xml:space="preserve">Ammunition deals 4d6 extra holy damage, and the next attack against the target has advantage (as per </w:t>
            </w:r>
            <w:r w:rsidRPr="00276633">
              <w:rPr>
                <w:i/>
                <w:iCs/>
              </w:rPr>
              <w:t>guiding bolt</w:t>
            </w:r>
            <w:r>
              <w:t>)</w:t>
            </w:r>
          </w:p>
        </w:tc>
      </w:tr>
      <w:tr w:rsidR="008313DE" w14:paraId="20C25C11" w14:textId="77777777" w:rsidTr="005622D5">
        <w:tc>
          <w:tcPr>
            <w:tcW w:w="1537" w:type="dxa"/>
          </w:tcPr>
          <w:p w14:paraId="50328383" w14:textId="77777777" w:rsidR="008313DE" w:rsidRPr="00276633" w:rsidRDefault="008313DE" w:rsidP="005622D5">
            <w:r w:rsidRPr="00276633">
              <w:t>Incendiary Shot</w:t>
            </w:r>
          </w:p>
        </w:tc>
        <w:tc>
          <w:tcPr>
            <w:tcW w:w="1600" w:type="dxa"/>
          </w:tcPr>
          <w:p w14:paraId="3CEC25C3"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Common (+2)</w:t>
            </w:r>
          </w:p>
        </w:tc>
        <w:tc>
          <w:tcPr>
            <w:tcW w:w="1270" w:type="dxa"/>
          </w:tcPr>
          <w:p w14:paraId="4A717644" w14:textId="77777777" w:rsidR="008313DE" w:rsidRPr="009D0365" w:rsidRDefault="008313DE" w:rsidP="005622D5">
            <w:pPr>
              <w:contextualSpacing/>
              <w:rPr>
                <w:rFonts w:eastAsia="Times New Roman" w:cstheme="minorHAnsi"/>
                <w:i/>
                <w:iCs/>
                <w:color w:val="000000"/>
                <w:rPrChange w:id="3223" w:author="Admin" w:date="2021-05-05T16:38:00Z">
                  <w:rPr>
                    <w:rFonts w:eastAsia="Times New Roman" w:cstheme="minorHAnsi"/>
                    <w:color w:val="000000"/>
                  </w:rPr>
                </w:rPrChange>
              </w:rPr>
            </w:pPr>
            <w:r w:rsidRPr="009D0365">
              <w:rPr>
                <w:rFonts w:eastAsia="Times New Roman" w:cstheme="minorHAnsi"/>
                <w:i/>
                <w:iCs/>
                <w:color w:val="000000"/>
                <w:rPrChange w:id="3224" w:author="Admin" w:date="2021-05-05T16:38:00Z">
                  <w:rPr>
                    <w:rFonts w:eastAsia="Times New Roman" w:cstheme="minorHAnsi"/>
                    <w:color w:val="000000"/>
                  </w:rPr>
                </w:rPrChange>
              </w:rPr>
              <w:t>Firebolt (cantrip)</w:t>
            </w:r>
          </w:p>
        </w:tc>
        <w:tc>
          <w:tcPr>
            <w:tcW w:w="4903" w:type="dxa"/>
          </w:tcPr>
          <w:p w14:paraId="7DD2F307" w14:textId="77777777" w:rsidR="008313DE" w:rsidRPr="00276633" w:rsidRDefault="008313DE" w:rsidP="007E5284">
            <w:pPr>
              <w:contextualSpacing/>
            </w:pPr>
            <w:r>
              <w:t xml:space="preserve">Ammunition </w:t>
            </w:r>
            <w:r w:rsidRPr="00276633">
              <w:t>deals 1d10 extra fire damage. Objects are set on fire</w:t>
            </w:r>
          </w:p>
        </w:tc>
      </w:tr>
      <w:tr w:rsidR="008313DE" w14:paraId="432E722F" w14:textId="77777777" w:rsidTr="005622D5">
        <w:tc>
          <w:tcPr>
            <w:tcW w:w="1537" w:type="dxa"/>
          </w:tcPr>
          <w:p w14:paraId="5B52A9DA" w14:textId="77777777" w:rsidR="008313DE" w:rsidRPr="00276633" w:rsidRDefault="008313DE" w:rsidP="005622D5">
            <w:r>
              <w:t>Paralyzing Shot</w:t>
            </w:r>
          </w:p>
        </w:tc>
        <w:tc>
          <w:tcPr>
            <w:tcW w:w="1600" w:type="dxa"/>
          </w:tcPr>
          <w:p w14:paraId="0D4AFA72"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Uncommon (+2)</w:t>
            </w:r>
          </w:p>
        </w:tc>
        <w:tc>
          <w:tcPr>
            <w:tcW w:w="1270" w:type="dxa"/>
          </w:tcPr>
          <w:p w14:paraId="1076B09F" w14:textId="77777777" w:rsidR="008313DE" w:rsidRPr="009D0365" w:rsidRDefault="008313DE" w:rsidP="005622D5">
            <w:pPr>
              <w:contextualSpacing/>
              <w:rPr>
                <w:rFonts w:eastAsia="Times New Roman" w:cstheme="minorHAnsi"/>
                <w:i/>
                <w:iCs/>
                <w:color w:val="000000"/>
                <w:rPrChange w:id="3225" w:author="Admin" w:date="2021-05-05T16:38:00Z">
                  <w:rPr>
                    <w:rFonts w:eastAsia="Times New Roman" w:cstheme="minorHAnsi"/>
                    <w:color w:val="000000"/>
                  </w:rPr>
                </w:rPrChange>
              </w:rPr>
            </w:pPr>
            <w:r w:rsidRPr="009D0365">
              <w:rPr>
                <w:rFonts w:eastAsia="Times New Roman" w:cstheme="minorHAnsi"/>
                <w:i/>
                <w:iCs/>
                <w:color w:val="000000"/>
                <w:rPrChange w:id="3226" w:author="Admin" w:date="2021-05-05T16:38:00Z">
                  <w:rPr>
                    <w:rFonts w:eastAsia="Times New Roman" w:cstheme="minorHAnsi"/>
                    <w:color w:val="000000"/>
                  </w:rPr>
                </w:rPrChange>
              </w:rPr>
              <w:t>Hold (Person) (2nd)</w:t>
            </w:r>
          </w:p>
        </w:tc>
        <w:tc>
          <w:tcPr>
            <w:tcW w:w="4903" w:type="dxa"/>
          </w:tcPr>
          <w:p w14:paraId="346288FF" w14:textId="77777777" w:rsidR="008313DE" w:rsidRPr="00276633" w:rsidRDefault="008313DE" w:rsidP="005622D5">
            <w:pPr>
              <w:contextualSpacing/>
              <w:rPr>
                <w:rFonts w:eastAsia="Times New Roman" w:cstheme="minorHAnsi"/>
                <w:color w:val="000000"/>
              </w:rPr>
            </w:pPr>
            <w:r>
              <w:t xml:space="preserve">Ammunition paralyzes as per the </w:t>
            </w:r>
            <w:r>
              <w:rPr>
                <w:i/>
                <w:iCs/>
              </w:rPr>
              <w:t xml:space="preserve">hold </w:t>
            </w:r>
            <w:r>
              <w:t xml:space="preserve">spell </w:t>
            </w:r>
          </w:p>
        </w:tc>
      </w:tr>
      <w:tr w:rsidR="008313DE" w14:paraId="4B3921CF" w14:textId="77777777" w:rsidTr="005622D5">
        <w:tc>
          <w:tcPr>
            <w:tcW w:w="1537" w:type="dxa"/>
          </w:tcPr>
          <w:p w14:paraId="67DF3CDA" w14:textId="77777777" w:rsidR="008313DE" w:rsidRPr="00276633" w:rsidRDefault="008313DE" w:rsidP="005622D5">
            <w:r w:rsidRPr="00276633">
              <w:t>Razor Shot</w:t>
            </w:r>
          </w:p>
        </w:tc>
        <w:tc>
          <w:tcPr>
            <w:tcW w:w="1600" w:type="dxa"/>
          </w:tcPr>
          <w:p w14:paraId="7A2E77D8"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Common (+2)</w:t>
            </w:r>
          </w:p>
        </w:tc>
        <w:tc>
          <w:tcPr>
            <w:tcW w:w="1270" w:type="dxa"/>
          </w:tcPr>
          <w:p w14:paraId="63B894F3"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Automatic Fire (+1</w:t>
            </w:r>
            <w:r>
              <w:rPr>
                <w:rFonts w:eastAsia="Times New Roman" w:cstheme="minorHAnsi"/>
                <w:color w:val="000000"/>
              </w:rPr>
              <w:t xml:space="preserve"> EP</w:t>
            </w:r>
            <w:r w:rsidRPr="00276633">
              <w:rPr>
                <w:rFonts w:eastAsia="Times New Roman" w:cstheme="minorHAnsi"/>
                <w:color w:val="000000"/>
              </w:rPr>
              <w:t>)</w:t>
            </w:r>
          </w:p>
        </w:tc>
        <w:tc>
          <w:tcPr>
            <w:tcW w:w="4903" w:type="dxa"/>
          </w:tcPr>
          <w:p w14:paraId="3B37154E" w14:textId="77777777" w:rsidR="008313DE" w:rsidRPr="00276633" w:rsidRDefault="008313DE" w:rsidP="005622D5">
            <w:pPr>
              <w:contextualSpacing/>
            </w:pPr>
            <w:r>
              <w:t>Ammunition</w:t>
            </w:r>
            <w:r w:rsidRPr="00276633">
              <w:t xml:space="preserve"> is modified with a single-use automatic fire modification</w:t>
            </w:r>
          </w:p>
        </w:tc>
      </w:tr>
      <w:tr w:rsidR="008313DE" w:rsidRPr="00541781" w14:paraId="68A54E5C" w14:textId="77777777" w:rsidTr="005622D5">
        <w:tc>
          <w:tcPr>
            <w:tcW w:w="1537" w:type="dxa"/>
          </w:tcPr>
          <w:p w14:paraId="69D2DF2F" w14:textId="77777777" w:rsidR="008313DE" w:rsidRPr="00276633" w:rsidRDefault="008313DE" w:rsidP="005622D5">
            <w:r w:rsidRPr="00276633">
              <w:t>Shock Shell</w:t>
            </w:r>
          </w:p>
        </w:tc>
        <w:tc>
          <w:tcPr>
            <w:tcW w:w="1600" w:type="dxa"/>
          </w:tcPr>
          <w:p w14:paraId="59C8F7DF"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Common (+2)</w:t>
            </w:r>
          </w:p>
        </w:tc>
        <w:tc>
          <w:tcPr>
            <w:tcW w:w="1270" w:type="dxa"/>
          </w:tcPr>
          <w:p w14:paraId="0DDA1223" w14:textId="77777777" w:rsidR="008313DE" w:rsidRPr="009D0365" w:rsidRDefault="008313DE" w:rsidP="005622D5">
            <w:pPr>
              <w:contextualSpacing/>
              <w:rPr>
                <w:rFonts w:eastAsia="Times New Roman" w:cstheme="minorHAnsi"/>
                <w:i/>
                <w:iCs/>
                <w:color w:val="000000"/>
                <w:rPrChange w:id="3227" w:author="Admin" w:date="2021-05-05T16:38:00Z">
                  <w:rPr>
                    <w:rFonts w:eastAsia="Times New Roman" w:cstheme="minorHAnsi"/>
                    <w:color w:val="000000"/>
                  </w:rPr>
                </w:rPrChange>
              </w:rPr>
            </w:pPr>
            <w:r w:rsidRPr="009D0365">
              <w:rPr>
                <w:rFonts w:eastAsia="Times New Roman" w:cstheme="minorHAnsi"/>
                <w:i/>
                <w:iCs/>
                <w:color w:val="000000"/>
                <w:rPrChange w:id="3228" w:author="Admin" w:date="2021-05-05T16:38:00Z">
                  <w:rPr>
                    <w:rFonts w:eastAsia="Times New Roman" w:cstheme="minorHAnsi"/>
                    <w:color w:val="000000"/>
                  </w:rPr>
                </w:rPrChange>
              </w:rPr>
              <w:t>Shocking Grasp (cantrip)</w:t>
            </w:r>
          </w:p>
        </w:tc>
        <w:tc>
          <w:tcPr>
            <w:tcW w:w="4903" w:type="dxa"/>
          </w:tcPr>
          <w:p w14:paraId="01F68051" w14:textId="77777777" w:rsidR="008313DE" w:rsidRPr="00276633" w:rsidRDefault="008313DE" w:rsidP="005622D5">
            <w:pPr>
              <w:contextualSpacing/>
              <w:rPr>
                <w:rFonts w:eastAsia="Times New Roman" w:cstheme="minorHAnsi"/>
                <w:color w:val="000000"/>
              </w:rPr>
            </w:pPr>
            <w:r>
              <w:t xml:space="preserve">Ammunition </w:t>
            </w:r>
            <w:r w:rsidRPr="00276633">
              <w:t>deals 1d8 extra lightning damage. You have advantage to the attack if the target is wearing metal armor</w:t>
            </w:r>
          </w:p>
        </w:tc>
      </w:tr>
      <w:tr w:rsidR="008313DE" w:rsidRPr="00541781" w14:paraId="193B6FC7" w14:textId="77777777" w:rsidTr="005622D5">
        <w:tc>
          <w:tcPr>
            <w:tcW w:w="1537" w:type="dxa"/>
          </w:tcPr>
          <w:p w14:paraId="28BBFC56" w14:textId="77777777" w:rsidR="008313DE" w:rsidRPr="00276633" w:rsidRDefault="008313DE" w:rsidP="005622D5">
            <w:r>
              <w:t>Water Shot</w:t>
            </w:r>
          </w:p>
        </w:tc>
        <w:tc>
          <w:tcPr>
            <w:tcW w:w="1600" w:type="dxa"/>
          </w:tcPr>
          <w:p w14:paraId="4ECC42B6" w14:textId="77777777" w:rsidR="008313DE" w:rsidRPr="00276633" w:rsidRDefault="008313DE" w:rsidP="005622D5">
            <w:pPr>
              <w:contextualSpacing/>
              <w:rPr>
                <w:rFonts w:eastAsia="Times New Roman" w:cstheme="minorHAnsi"/>
                <w:color w:val="000000"/>
              </w:rPr>
            </w:pPr>
            <w:r w:rsidRPr="00276633">
              <w:rPr>
                <w:rFonts w:eastAsia="Times New Roman" w:cstheme="minorHAnsi"/>
                <w:color w:val="000000"/>
              </w:rPr>
              <w:t>Common (+2)</w:t>
            </w:r>
          </w:p>
        </w:tc>
        <w:tc>
          <w:tcPr>
            <w:tcW w:w="1270" w:type="dxa"/>
          </w:tcPr>
          <w:p w14:paraId="0D28274C" w14:textId="77777777" w:rsidR="008313DE" w:rsidRPr="00276633" w:rsidRDefault="008313DE" w:rsidP="005622D5">
            <w:pPr>
              <w:contextualSpacing/>
              <w:rPr>
                <w:rFonts w:eastAsia="Times New Roman" w:cstheme="minorHAnsi"/>
                <w:color w:val="000000"/>
              </w:rPr>
            </w:pPr>
            <w:r>
              <w:rPr>
                <w:rFonts w:eastAsia="Times New Roman" w:cstheme="minorHAnsi"/>
                <w:color w:val="000000"/>
              </w:rPr>
              <w:t>Water (+1 EP)</w:t>
            </w:r>
          </w:p>
        </w:tc>
        <w:tc>
          <w:tcPr>
            <w:tcW w:w="4903" w:type="dxa"/>
          </w:tcPr>
          <w:p w14:paraId="587846A8" w14:textId="77777777" w:rsidR="008313DE" w:rsidRDefault="008313DE" w:rsidP="005622D5">
            <w:pPr>
              <w:contextualSpacing/>
            </w:pPr>
            <w:r>
              <w:t>Ammunition can be used underwater</w:t>
            </w:r>
          </w:p>
        </w:tc>
      </w:tr>
    </w:tbl>
    <w:p w14:paraId="183BE97B" w14:textId="77777777" w:rsidR="00470014" w:rsidRDefault="00470014" w:rsidP="00470014"/>
    <w:p w14:paraId="4D78D266" w14:textId="77777777" w:rsidR="00E6665B" w:rsidRPr="00742135" w:rsidRDefault="00E6665B" w:rsidP="008D1533">
      <w:pPr>
        <w:pStyle w:val="Heading4"/>
        <w:rPr>
          <w:sz w:val="27"/>
          <w:szCs w:val="27"/>
        </w:rPr>
      </w:pPr>
      <w:r w:rsidRPr="00A00DA8">
        <w:t>Gadgets</w:t>
      </w:r>
    </w:p>
    <w:p w14:paraId="2F2C6E2B" w14:textId="77777777" w:rsidR="001504B3" w:rsidRPr="00276633" w:rsidRDefault="001504B3" w:rsidP="001504B3">
      <w:pPr>
        <w:contextualSpacing/>
        <w:rPr>
          <w:rFonts w:eastAsia="Times New Roman" w:cstheme="minorHAnsi"/>
          <w:color w:val="000000"/>
        </w:rPr>
      </w:pPr>
      <w:r w:rsidRPr="00276633">
        <w:rPr>
          <w:rFonts w:eastAsia="Times New Roman" w:cstheme="minorHAnsi"/>
          <w:color w:val="000000"/>
        </w:rPr>
        <w:t xml:space="preserve">With gadget technology, </w:t>
      </w:r>
      <w:r>
        <w:rPr>
          <w:rFonts w:eastAsia="Times New Roman" w:cstheme="minorHAnsi"/>
          <w:color w:val="000000"/>
        </w:rPr>
        <w:t>a user</w:t>
      </w:r>
      <w:r w:rsidRPr="00276633">
        <w:rPr>
          <w:rFonts w:eastAsia="Times New Roman" w:cstheme="minorHAnsi"/>
          <w:color w:val="000000"/>
        </w:rPr>
        <w:t xml:space="preserve"> can replicate the use of several spells. This requires special fuel sources, and follows the rules described in Chapter 7. </w:t>
      </w:r>
    </w:p>
    <w:p w14:paraId="568B3CAA" w14:textId="77777777" w:rsidR="00F56F17" w:rsidRDefault="00F56F17">
      <w:pPr>
        <w:contextualSpacing/>
        <w:rPr>
          <w:rFonts w:eastAsia="Times New Roman" w:cstheme="minorHAnsi"/>
          <w:color w:val="000000"/>
        </w:rPr>
      </w:pPr>
      <w:r>
        <w:rPr>
          <w:rFonts w:eastAsia="Times New Roman" w:cstheme="minorHAnsi"/>
          <w:color w:val="000000"/>
        </w:rPr>
        <w:t>For more details on gadgets and their rules, refer to Chapter 7 under Engineer’s Tools.</w:t>
      </w:r>
    </w:p>
    <w:p w14:paraId="36A325D1" w14:textId="77777777" w:rsidR="00C52D6E" w:rsidRDefault="00C52D6E" w:rsidP="003A70DB">
      <w:pPr>
        <w:contextualSpacing/>
        <w:rPr>
          <w:rFonts w:eastAsia="Times New Roman" w:cstheme="minorHAnsi"/>
          <w:b/>
          <w:bCs/>
          <w:color w:val="000000"/>
          <w:sz w:val="20"/>
          <w:szCs w:val="20"/>
          <w:highlight w:val="yellow"/>
        </w:rPr>
      </w:pPr>
    </w:p>
    <w:tbl>
      <w:tblPr>
        <w:tblStyle w:val="TableGrid"/>
        <w:tblW w:w="0" w:type="auto"/>
        <w:tblLook w:val="04A0" w:firstRow="1" w:lastRow="0" w:firstColumn="1" w:lastColumn="0" w:noHBand="0" w:noVBand="1"/>
      </w:tblPr>
      <w:tblGrid>
        <w:gridCol w:w="1490"/>
        <w:gridCol w:w="1835"/>
        <w:gridCol w:w="1652"/>
        <w:gridCol w:w="3879"/>
      </w:tblGrid>
      <w:tr w:rsidR="00DF71FB" w:rsidRPr="00541781" w14:paraId="09BD22C2" w14:textId="77777777" w:rsidTr="00792525">
        <w:tc>
          <w:tcPr>
            <w:tcW w:w="1490" w:type="dxa"/>
          </w:tcPr>
          <w:p w14:paraId="2BEE9785" w14:textId="77777777" w:rsidR="00A46AB5" w:rsidRPr="00541781" w:rsidRDefault="00A46AB5" w:rsidP="001F0689">
            <w:pPr>
              <w:contextualSpacing/>
              <w:rPr>
                <w:rFonts w:eastAsia="Times New Roman" w:cstheme="minorHAnsi"/>
                <w:b/>
                <w:bCs/>
                <w:color w:val="000000"/>
              </w:rPr>
            </w:pPr>
            <w:r w:rsidRPr="00541781">
              <w:rPr>
                <w:rFonts w:eastAsia="Times New Roman" w:cstheme="minorHAnsi"/>
                <w:b/>
                <w:bCs/>
                <w:color w:val="000000"/>
              </w:rPr>
              <w:t>Name</w:t>
            </w:r>
          </w:p>
        </w:tc>
        <w:tc>
          <w:tcPr>
            <w:tcW w:w="1835" w:type="dxa"/>
          </w:tcPr>
          <w:p w14:paraId="7B37A5ED" w14:textId="77777777" w:rsidR="00A46AB5" w:rsidRPr="00541781" w:rsidRDefault="00A46AB5" w:rsidP="001F0689">
            <w:pPr>
              <w:contextualSpacing/>
              <w:rPr>
                <w:rFonts w:eastAsia="Times New Roman" w:cstheme="minorHAnsi"/>
                <w:b/>
                <w:bCs/>
                <w:color w:val="000000"/>
              </w:rPr>
            </w:pPr>
            <w:r>
              <w:rPr>
                <w:rFonts w:eastAsia="Times New Roman" w:cstheme="minorHAnsi"/>
                <w:b/>
                <w:bCs/>
                <w:color w:val="000000"/>
              </w:rPr>
              <w:t>Rarity</w:t>
            </w:r>
            <w:r w:rsidRPr="00541781">
              <w:rPr>
                <w:rFonts w:eastAsia="Times New Roman" w:cstheme="minorHAnsi"/>
                <w:b/>
                <w:bCs/>
                <w:color w:val="000000"/>
              </w:rPr>
              <w:t>/EP</w:t>
            </w:r>
          </w:p>
        </w:tc>
        <w:tc>
          <w:tcPr>
            <w:tcW w:w="1652" w:type="dxa"/>
          </w:tcPr>
          <w:p w14:paraId="20E5626C" w14:textId="77777777" w:rsidR="00A46AB5" w:rsidRPr="00541781" w:rsidRDefault="00A46AB5" w:rsidP="001F0689">
            <w:pPr>
              <w:contextualSpacing/>
              <w:rPr>
                <w:rFonts w:eastAsia="Times New Roman" w:cstheme="minorHAnsi"/>
                <w:b/>
                <w:bCs/>
                <w:color w:val="000000"/>
              </w:rPr>
            </w:pPr>
            <w:r>
              <w:rPr>
                <w:rFonts w:eastAsia="Times New Roman" w:cstheme="minorHAnsi"/>
                <w:b/>
                <w:bCs/>
                <w:color w:val="000000"/>
              </w:rPr>
              <w:t>Spell</w:t>
            </w:r>
            <w:r w:rsidR="00792525">
              <w:rPr>
                <w:rFonts w:eastAsia="Times New Roman" w:cstheme="minorHAnsi"/>
                <w:b/>
                <w:bCs/>
                <w:color w:val="000000"/>
              </w:rPr>
              <w:t xml:space="preserve"> (Spell Level)</w:t>
            </w:r>
          </w:p>
        </w:tc>
        <w:tc>
          <w:tcPr>
            <w:tcW w:w="3879" w:type="dxa"/>
          </w:tcPr>
          <w:p w14:paraId="1AFD7D50" w14:textId="77777777" w:rsidR="00A46AB5" w:rsidRPr="00541781" w:rsidRDefault="00A46AB5" w:rsidP="001F0689">
            <w:pPr>
              <w:contextualSpacing/>
              <w:rPr>
                <w:rFonts w:eastAsia="Times New Roman" w:cstheme="minorHAnsi"/>
                <w:b/>
                <w:bCs/>
                <w:color w:val="000000"/>
              </w:rPr>
            </w:pPr>
            <w:r w:rsidRPr="00541781">
              <w:rPr>
                <w:rFonts w:eastAsia="Times New Roman" w:cstheme="minorHAnsi"/>
                <w:b/>
                <w:bCs/>
                <w:color w:val="000000"/>
              </w:rPr>
              <w:t>Properties</w:t>
            </w:r>
          </w:p>
        </w:tc>
      </w:tr>
      <w:tr w:rsidR="003E0925" w:rsidRPr="00541781" w14:paraId="6F1C1741" w14:textId="77777777" w:rsidTr="00792525">
        <w:tc>
          <w:tcPr>
            <w:tcW w:w="1490" w:type="dxa"/>
          </w:tcPr>
          <w:p w14:paraId="37EB24E6" w14:textId="77777777" w:rsidR="003E0925" w:rsidRPr="00541781" w:rsidRDefault="003E0925" w:rsidP="001F0689">
            <w:pPr>
              <w:contextualSpacing/>
              <w:rPr>
                <w:rFonts w:eastAsia="Times New Roman" w:cstheme="minorHAnsi"/>
                <w:color w:val="000000"/>
              </w:rPr>
            </w:pPr>
            <w:r>
              <w:rPr>
                <w:rFonts w:eastAsia="Times New Roman" w:cstheme="minorHAnsi"/>
                <w:color w:val="000000"/>
              </w:rPr>
              <w:t>Acid Gun</w:t>
            </w:r>
          </w:p>
        </w:tc>
        <w:tc>
          <w:tcPr>
            <w:tcW w:w="1835" w:type="dxa"/>
          </w:tcPr>
          <w:p w14:paraId="52F35CC7" w14:textId="77777777" w:rsidR="003E0925" w:rsidRPr="00541781" w:rsidRDefault="003E0925" w:rsidP="001F0689">
            <w:pPr>
              <w:contextualSpacing/>
              <w:rPr>
                <w:rFonts w:eastAsia="Times New Roman" w:cstheme="minorHAnsi"/>
                <w:color w:val="000000"/>
              </w:rPr>
            </w:pPr>
            <w:r>
              <w:rPr>
                <w:rFonts w:eastAsia="Times New Roman" w:cstheme="minorHAnsi"/>
                <w:color w:val="000000"/>
              </w:rPr>
              <w:t>Common (+2)</w:t>
            </w:r>
          </w:p>
        </w:tc>
        <w:tc>
          <w:tcPr>
            <w:tcW w:w="1652" w:type="dxa"/>
          </w:tcPr>
          <w:p w14:paraId="5D3B143C" w14:textId="77777777" w:rsidR="003E0925" w:rsidRPr="009D0365" w:rsidRDefault="003E0925" w:rsidP="001F0689">
            <w:pPr>
              <w:contextualSpacing/>
              <w:rPr>
                <w:rFonts w:eastAsia="Times New Roman" w:cstheme="minorHAnsi"/>
                <w:i/>
                <w:iCs/>
                <w:color w:val="000000"/>
                <w:rPrChange w:id="3229" w:author="Admin" w:date="2021-05-05T16:38:00Z">
                  <w:rPr>
                    <w:rFonts w:eastAsia="Times New Roman" w:cstheme="minorHAnsi"/>
                    <w:color w:val="000000"/>
                  </w:rPr>
                </w:rPrChange>
              </w:rPr>
            </w:pPr>
            <w:r w:rsidRPr="009D0365">
              <w:rPr>
                <w:rFonts w:eastAsia="Times New Roman" w:cstheme="minorHAnsi"/>
                <w:i/>
                <w:iCs/>
                <w:color w:val="000000"/>
                <w:rPrChange w:id="3230" w:author="Admin" w:date="2021-05-05T16:38:00Z">
                  <w:rPr>
                    <w:rFonts w:eastAsia="Times New Roman" w:cstheme="minorHAnsi"/>
                    <w:color w:val="000000"/>
                  </w:rPr>
                </w:rPrChange>
              </w:rPr>
              <w:t>Acid Splash (cantrip)</w:t>
            </w:r>
          </w:p>
        </w:tc>
        <w:tc>
          <w:tcPr>
            <w:tcW w:w="3879" w:type="dxa"/>
          </w:tcPr>
          <w:p w14:paraId="3E8428C0" w14:textId="77777777" w:rsidR="003E0925" w:rsidRPr="00541781" w:rsidRDefault="003E0925">
            <w:pPr>
              <w:contextualSpacing/>
              <w:rPr>
                <w:rFonts w:eastAsia="Times New Roman" w:cstheme="minorHAnsi"/>
                <w:color w:val="000000"/>
              </w:rPr>
            </w:pPr>
            <w:r>
              <w:rPr>
                <w:rFonts w:eastAsia="Times New Roman" w:cstheme="minorHAnsi"/>
                <w:color w:val="000000"/>
              </w:rPr>
              <w:t>10 lb., one-handed, medium, engine (alchemical)</w:t>
            </w:r>
          </w:p>
        </w:tc>
      </w:tr>
      <w:tr w:rsidR="00F72256" w:rsidRPr="00541781" w14:paraId="001245F0" w14:textId="77777777" w:rsidTr="00792525">
        <w:tc>
          <w:tcPr>
            <w:tcW w:w="1490" w:type="dxa"/>
          </w:tcPr>
          <w:p w14:paraId="23B4F9B9" w14:textId="77777777" w:rsidR="00F72256" w:rsidRDefault="00F72256" w:rsidP="001F0689">
            <w:pPr>
              <w:contextualSpacing/>
              <w:rPr>
                <w:rFonts w:eastAsia="Times New Roman" w:cstheme="minorHAnsi"/>
                <w:color w:val="000000"/>
              </w:rPr>
            </w:pPr>
            <w:r>
              <w:rPr>
                <w:rFonts w:eastAsia="Times New Roman" w:cstheme="minorHAnsi"/>
                <w:color w:val="000000"/>
              </w:rPr>
              <w:t>Air Recycler</w:t>
            </w:r>
          </w:p>
        </w:tc>
        <w:tc>
          <w:tcPr>
            <w:tcW w:w="1835" w:type="dxa"/>
          </w:tcPr>
          <w:p w14:paraId="70DCF144" w14:textId="77777777" w:rsidR="00F72256" w:rsidRDefault="00F72256"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6720AD58" w14:textId="77777777" w:rsidR="00F72256" w:rsidRPr="009D0365" w:rsidRDefault="00F72256" w:rsidP="00792525">
            <w:pPr>
              <w:contextualSpacing/>
              <w:rPr>
                <w:rFonts w:eastAsia="Times New Roman" w:cstheme="minorHAnsi"/>
                <w:i/>
                <w:iCs/>
                <w:color w:val="000000"/>
                <w:rPrChange w:id="3231" w:author="Admin" w:date="2021-05-05T16:38:00Z">
                  <w:rPr>
                    <w:rFonts w:eastAsia="Times New Roman" w:cstheme="minorHAnsi"/>
                    <w:color w:val="000000"/>
                  </w:rPr>
                </w:rPrChange>
              </w:rPr>
            </w:pPr>
            <w:r w:rsidRPr="009D0365">
              <w:rPr>
                <w:rFonts w:eastAsia="Times New Roman" w:cstheme="minorHAnsi"/>
                <w:i/>
                <w:iCs/>
                <w:color w:val="000000"/>
                <w:rPrChange w:id="3232" w:author="Admin" w:date="2021-05-05T16:38:00Z">
                  <w:rPr>
                    <w:rFonts w:eastAsia="Times New Roman" w:cstheme="minorHAnsi"/>
                    <w:color w:val="000000"/>
                  </w:rPr>
                </w:rPrChange>
              </w:rPr>
              <w:t>Water Breathing (4th)</w:t>
            </w:r>
          </w:p>
        </w:tc>
        <w:tc>
          <w:tcPr>
            <w:tcW w:w="3879" w:type="dxa"/>
          </w:tcPr>
          <w:p w14:paraId="6BA6FBAE" w14:textId="77777777" w:rsidR="00F72256" w:rsidRPr="00E95E1F" w:rsidRDefault="00F72256">
            <w:pPr>
              <w:contextualSpacing/>
              <w:rPr>
                <w:rFonts w:eastAsia="Times New Roman" w:cstheme="minorHAnsi"/>
                <w:i/>
                <w:iCs/>
                <w:color w:val="000000"/>
              </w:rPr>
            </w:pPr>
            <w:r>
              <w:rPr>
                <w:rFonts w:eastAsia="Times New Roman" w:cstheme="minorHAnsi"/>
                <w:color w:val="000000"/>
              </w:rPr>
              <w:t>10 lb., one-handed, medium, engine (alchemical, m</w:t>
            </w:r>
            <w:r w:rsidR="00961D8C">
              <w:rPr>
                <w:rFonts w:eastAsia="Times New Roman" w:cstheme="minorHAnsi"/>
                <w:color w:val="000000"/>
              </w:rPr>
              <w:t>ana: any, or mechanical</w:t>
            </w:r>
            <w:r>
              <w:rPr>
                <w:rFonts w:eastAsia="Times New Roman" w:cstheme="minorHAnsi"/>
                <w:color w:val="000000"/>
              </w:rPr>
              <w:t>)</w:t>
            </w:r>
          </w:p>
        </w:tc>
      </w:tr>
      <w:tr w:rsidR="00A46AB5" w:rsidRPr="00541781" w14:paraId="232C8895" w14:textId="77777777" w:rsidTr="00792525">
        <w:tc>
          <w:tcPr>
            <w:tcW w:w="1490" w:type="dxa"/>
          </w:tcPr>
          <w:p w14:paraId="5811C840" w14:textId="77777777" w:rsidR="00A46AB5" w:rsidRDefault="00A46AB5" w:rsidP="001F0689">
            <w:pPr>
              <w:contextualSpacing/>
              <w:rPr>
                <w:rFonts w:eastAsia="Times New Roman" w:cstheme="minorHAnsi"/>
                <w:color w:val="000000"/>
              </w:rPr>
            </w:pPr>
            <w:r>
              <w:rPr>
                <w:rFonts w:eastAsia="Times New Roman" w:cstheme="minorHAnsi"/>
                <w:color w:val="000000"/>
              </w:rPr>
              <w:t>Antimagic Ray Gun</w:t>
            </w:r>
          </w:p>
        </w:tc>
        <w:tc>
          <w:tcPr>
            <w:tcW w:w="1835" w:type="dxa"/>
          </w:tcPr>
          <w:p w14:paraId="3D3C24B4" w14:textId="77777777" w:rsidR="00A46AB5" w:rsidRDefault="00A46AB5"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4758F29E" w14:textId="77777777" w:rsidR="00A46AB5" w:rsidRPr="009D0365" w:rsidRDefault="00A46AB5">
            <w:pPr>
              <w:contextualSpacing/>
              <w:rPr>
                <w:rFonts w:eastAsia="Times New Roman" w:cstheme="minorHAnsi"/>
                <w:i/>
                <w:iCs/>
                <w:color w:val="000000"/>
                <w:rPrChange w:id="3233" w:author="Admin" w:date="2021-05-05T16:38:00Z">
                  <w:rPr>
                    <w:rFonts w:eastAsia="Times New Roman" w:cstheme="minorHAnsi"/>
                    <w:color w:val="000000"/>
                  </w:rPr>
                </w:rPrChange>
              </w:rPr>
            </w:pPr>
            <w:r w:rsidRPr="009D0365">
              <w:rPr>
                <w:rFonts w:eastAsia="Times New Roman" w:cstheme="minorHAnsi"/>
                <w:i/>
                <w:iCs/>
                <w:color w:val="000000"/>
                <w:rPrChange w:id="3234" w:author="Admin" w:date="2021-05-05T16:38:00Z">
                  <w:rPr>
                    <w:rFonts w:eastAsia="Times New Roman" w:cstheme="minorHAnsi"/>
                    <w:color w:val="000000"/>
                  </w:rPr>
                </w:rPrChange>
              </w:rPr>
              <w:t>Mana Burn</w:t>
            </w:r>
            <w:r w:rsidR="00792525" w:rsidRPr="009D0365">
              <w:rPr>
                <w:rFonts w:eastAsia="Times New Roman" w:cstheme="minorHAnsi"/>
                <w:i/>
                <w:iCs/>
                <w:color w:val="000000"/>
                <w:rPrChange w:id="3235" w:author="Admin" w:date="2021-05-05T16:38:00Z">
                  <w:rPr>
                    <w:rFonts w:eastAsia="Times New Roman" w:cstheme="minorHAnsi"/>
                    <w:color w:val="000000"/>
                  </w:rPr>
                </w:rPrChange>
              </w:rPr>
              <w:t xml:space="preserve"> (2nd)</w:t>
            </w:r>
          </w:p>
        </w:tc>
        <w:tc>
          <w:tcPr>
            <w:tcW w:w="3879" w:type="dxa"/>
          </w:tcPr>
          <w:p w14:paraId="3A608073" w14:textId="77777777" w:rsidR="00A46AB5" w:rsidRDefault="00B80AAA">
            <w:pPr>
              <w:contextualSpacing/>
              <w:rPr>
                <w:rFonts w:eastAsia="Times New Roman" w:cstheme="minorHAnsi"/>
                <w:color w:val="000000"/>
              </w:rPr>
            </w:pPr>
            <w:r>
              <w:rPr>
                <w:rFonts w:eastAsia="Times New Roman" w:cstheme="minorHAnsi"/>
                <w:color w:val="000000"/>
              </w:rPr>
              <w:t xml:space="preserve">10 lb., </w:t>
            </w:r>
            <w:r w:rsidR="00D81F89">
              <w:rPr>
                <w:rFonts w:eastAsia="Times New Roman" w:cstheme="minorHAnsi"/>
                <w:color w:val="000000"/>
              </w:rPr>
              <w:t>one-handed, medium</w:t>
            </w:r>
            <w:r>
              <w:rPr>
                <w:rFonts w:eastAsia="Times New Roman" w:cstheme="minorHAnsi"/>
                <w:color w:val="000000"/>
              </w:rPr>
              <w:t>, e</w:t>
            </w:r>
            <w:r w:rsidR="00A46AB5">
              <w:rPr>
                <w:rFonts w:eastAsia="Times New Roman" w:cstheme="minorHAnsi"/>
                <w:color w:val="000000"/>
              </w:rPr>
              <w:t>ngine</w:t>
            </w:r>
            <w:r>
              <w:rPr>
                <w:rFonts w:eastAsia="Times New Roman" w:cstheme="minorHAnsi"/>
                <w:color w:val="000000"/>
              </w:rPr>
              <w:t xml:space="preserve"> (</w:t>
            </w:r>
            <w:r w:rsidR="00DF71FB">
              <w:rPr>
                <w:rFonts w:eastAsia="Times New Roman" w:cstheme="minorHAnsi"/>
                <w:color w:val="000000"/>
              </w:rPr>
              <w:t>mana: any</w:t>
            </w:r>
            <w:r w:rsidR="00F72256">
              <w:rPr>
                <w:rFonts w:eastAsia="Times New Roman" w:cstheme="minorHAnsi"/>
                <w:color w:val="000000"/>
              </w:rPr>
              <w:t>, or soul</w:t>
            </w:r>
            <w:r w:rsidR="000613F6">
              <w:rPr>
                <w:rFonts w:eastAsia="Times New Roman" w:cstheme="minorHAnsi"/>
                <w:color w:val="000000"/>
              </w:rPr>
              <w:t>: any spellcaster</w:t>
            </w:r>
            <w:r w:rsidR="00D0108D">
              <w:rPr>
                <w:rFonts w:eastAsia="Times New Roman" w:cstheme="minorHAnsi"/>
                <w:color w:val="000000"/>
              </w:rPr>
              <w:t xml:space="preserve"> or mana elementals</w:t>
            </w:r>
            <w:r>
              <w:rPr>
                <w:rFonts w:eastAsia="Times New Roman" w:cstheme="minorHAnsi"/>
                <w:color w:val="000000"/>
              </w:rPr>
              <w:t>)</w:t>
            </w:r>
          </w:p>
        </w:tc>
      </w:tr>
      <w:tr w:rsidR="00B80AAA" w:rsidRPr="00541781" w14:paraId="33AB7073" w14:textId="77777777" w:rsidTr="00792525">
        <w:tc>
          <w:tcPr>
            <w:tcW w:w="1490" w:type="dxa"/>
          </w:tcPr>
          <w:p w14:paraId="7E807692" w14:textId="77777777" w:rsidR="00B80AAA" w:rsidRDefault="00B80AAA">
            <w:pPr>
              <w:contextualSpacing/>
              <w:rPr>
                <w:rFonts w:eastAsia="Times New Roman" w:cstheme="minorHAnsi"/>
                <w:color w:val="000000"/>
              </w:rPr>
            </w:pPr>
            <w:r>
              <w:rPr>
                <w:rFonts w:eastAsia="Times New Roman" w:cstheme="minorHAnsi"/>
                <w:color w:val="000000"/>
              </w:rPr>
              <w:t>Antimagic Ray Gun, Improved</w:t>
            </w:r>
          </w:p>
        </w:tc>
        <w:tc>
          <w:tcPr>
            <w:tcW w:w="1835" w:type="dxa"/>
          </w:tcPr>
          <w:p w14:paraId="2151B2F5" w14:textId="77777777" w:rsidR="00B80AAA" w:rsidRDefault="00B80AAA" w:rsidP="001F0689">
            <w:pPr>
              <w:contextualSpacing/>
              <w:rPr>
                <w:rFonts w:eastAsia="Times New Roman" w:cstheme="minorHAnsi"/>
                <w:color w:val="000000"/>
              </w:rPr>
            </w:pPr>
            <w:r>
              <w:rPr>
                <w:rFonts w:eastAsia="Times New Roman" w:cstheme="minorHAnsi"/>
                <w:color w:val="000000"/>
              </w:rPr>
              <w:t>Epic (+4)</w:t>
            </w:r>
          </w:p>
        </w:tc>
        <w:tc>
          <w:tcPr>
            <w:tcW w:w="1652" w:type="dxa"/>
          </w:tcPr>
          <w:p w14:paraId="564B147B" w14:textId="77777777" w:rsidR="00B80AAA" w:rsidRPr="009D0365" w:rsidRDefault="00B80AAA" w:rsidP="001F0689">
            <w:pPr>
              <w:contextualSpacing/>
              <w:rPr>
                <w:rFonts w:eastAsia="Times New Roman" w:cstheme="minorHAnsi"/>
                <w:i/>
                <w:iCs/>
                <w:color w:val="000000"/>
                <w:rPrChange w:id="3236" w:author="Admin" w:date="2021-05-05T16:38:00Z">
                  <w:rPr>
                    <w:rFonts w:eastAsia="Times New Roman" w:cstheme="minorHAnsi"/>
                    <w:color w:val="000000"/>
                  </w:rPr>
                </w:rPrChange>
              </w:rPr>
            </w:pPr>
            <w:r w:rsidRPr="009D0365">
              <w:rPr>
                <w:rFonts w:eastAsia="Times New Roman" w:cstheme="minorHAnsi"/>
                <w:i/>
                <w:iCs/>
                <w:color w:val="000000"/>
                <w:rPrChange w:id="3237" w:author="Admin" w:date="2021-05-05T16:38:00Z">
                  <w:rPr>
                    <w:rFonts w:eastAsia="Times New Roman" w:cstheme="minorHAnsi"/>
                    <w:color w:val="000000"/>
                  </w:rPr>
                </w:rPrChange>
              </w:rPr>
              <w:t>Mana Burn (6th)</w:t>
            </w:r>
          </w:p>
        </w:tc>
        <w:tc>
          <w:tcPr>
            <w:tcW w:w="3879" w:type="dxa"/>
          </w:tcPr>
          <w:p w14:paraId="195D845C" w14:textId="77777777" w:rsidR="00B80AAA" w:rsidRDefault="00B80AAA">
            <w:pPr>
              <w:contextualSpacing/>
              <w:rPr>
                <w:rFonts w:eastAsia="Times New Roman" w:cstheme="minorHAnsi"/>
                <w:color w:val="000000"/>
              </w:rPr>
            </w:pPr>
            <w:r>
              <w:rPr>
                <w:rFonts w:eastAsia="Times New Roman" w:cstheme="minorHAnsi"/>
                <w:color w:val="000000"/>
              </w:rPr>
              <w:t>10 lb., one-handed</w:t>
            </w:r>
            <w:r w:rsidR="00D81F89">
              <w:rPr>
                <w:rFonts w:eastAsia="Times New Roman" w:cstheme="minorHAnsi"/>
                <w:color w:val="000000"/>
              </w:rPr>
              <w:t>, medium</w:t>
            </w:r>
            <w:r>
              <w:rPr>
                <w:rFonts w:eastAsia="Times New Roman" w:cstheme="minorHAnsi"/>
                <w:color w:val="000000"/>
              </w:rPr>
              <w:t xml:space="preserve">, engine </w:t>
            </w:r>
            <w:r w:rsidR="00DF71FB">
              <w:rPr>
                <w:rFonts w:eastAsia="Times New Roman" w:cstheme="minorHAnsi"/>
                <w:color w:val="000000"/>
              </w:rPr>
              <w:t>(mana: any</w:t>
            </w:r>
            <w:r w:rsidR="00F72256">
              <w:rPr>
                <w:rFonts w:eastAsia="Times New Roman" w:cstheme="minorHAnsi"/>
                <w:color w:val="000000"/>
              </w:rPr>
              <w:t>, or soul</w:t>
            </w:r>
            <w:r w:rsidR="000613F6">
              <w:rPr>
                <w:rFonts w:eastAsia="Times New Roman" w:cstheme="minorHAnsi"/>
                <w:color w:val="000000"/>
              </w:rPr>
              <w:t>: any spellcaster</w:t>
            </w:r>
            <w:r>
              <w:rPr>
                <w:rFonts w:eastAsia="Times New Roman" w:cstheme="minorHAnsi"/>
                <w:color w:val="000000"/>
              </w:rPr>
              <w:t>)</w:t>
            </w:r>
          </w:p>
        </w:tc>
      </w:tr>
      <w:tr w:rsidR="00B80AAA" w:rsidRPr="00541781" w14:paraId="09EAD080" w14:textId="77777777" w:rsidTr="00792525">
        <w:tc>
          <w:tcPr>
            <w:tcW w:w="1490" w:type="dxa"/>
          </w:tcPr>
          <w:p w14:paraId="5305BA00" w14:textId="77777777" w:rsidR="00B80AAA" w:rsidRDefault="00B80AAA" w:rsidP="001F0689">
            <w:pPr>
              <w:contextualSpacing/>
              <w:rPr>
                <w:rFonts w:eastAsia="Times New Roman" w:cstheme="minorHAnsi"/>
                <w:color w:val="000000"/>
              </w:rPr>
            </w:pPr>
            <w:r>
              <w:rPr>
                <w:rFonts w:eastAsia="Times New Roman" w:cstheme="minorHAnsi"/>
                <w:color w:val="000000"/>
              </w:rPr>
              <w:t>Army Knife</w:t>
            </w:r>
          </w:p>
        </w:tc>
        <w:tc>
          <w:tcPr>
            <w:tcW w:w="1835" w:type="dxa"/>
          </w:tcPr>
          <w:p w14:paraId="1DBD841E" w14:textId="77777777" w:rsidR="00B80AAA" w:rsidRDefault="00D81F89" w:rsidP="001F0689">
            <w:pPr>
              <w:contextualSpacing/>
              <w:rPr>
                <w:rFonts w:eastAsia="Times New Roman" w:cstheme="minorHAnsi"/>
                <w:color w:val="000000"/>
              </w:rPr>
            </w:pPr>
            <w:r>
              <w:rPr>
                <w:rFonts w:eastAsia="Times New Roman" w:cstheme="minorHAnsi"/>
                <w:color w:val="000000"/>
              </w:rPr>
              <w:t>Common (+2)</w:t>
            </w:r>
          </w:p>
        </w:tc>
        <w:tc>
          <w:tcPr>
            <w:tcW w:w="1652" w:type="dxa"/>
          </w:tcPr>
          <w:p w14:paraId="0A823EE1" w14:textId="77777777" w:rsidR="00B80AAA" w:rsidRPr="009D0365" w:rsidRDefault="00B80AAA" w:rsidP="001F0689">
            <w:pPr>
              <w:contextualSpacing/>
              <w:rPr>
                <w:rFonts w:eastAsia="Times New Roman" w:cstheme="minorHAnsi"/>
                <w:i/>
                <w:iCs/>
                <w:color w:val="000000"/>
                <w:rPrChange w:id="3238" w:author="Admin" w:date="2021-05-05T16:38:00Z">
                  <w:rPr>
                    <w:rFonts w:eastAsia="Times New Roman" w:cstheme="minorHAnsi"/>
                    <w:color w:val="000000"/>
                  </w:rPr>
                </w:rPrChange>
              </w:rPr>
            </w:pPr>
            <w:r w:rsidRPr="009D0365">
              <w:rPr>
                <w:rFonts w:eastAsia="Times New Roman" w:cstheme="minorHAnsi"/>
                <w:i/>
                <w:iCs/>
                <w:color w:val="000000"/>
                <w:rPrChange w:id="3239" w:author="Admin" w:date="2021-05-05T16:38:00Z">
                  <w:rPr>
                    <w:rFonts w:eastAsia="Times New Roman" w:cstheme="minorHAnsi"/>
                    <w:color w:val="000000"/>
                  </w:rPr>
                </w:rPrChange>
              </w:rPr>
              <w:t>Prestidigation (cantrip)</w:t>
            </w:r>
          </w:p>
        </w:tc>
        <w:tc>
          <w:tcPr>
            <w:tcW w:w="3879" w:type="dxa"/>
          </w:tcPr>
          <w:p w14:paraId="41B2F842" w14:textId="77777777" w:rsidR="00B80AAA" w:rsidRDefault="00D81F89">
            <w:pPr>
              <w:contextualSpacing/>
              <w:rPr>
                <w:rFonts w:eastAsia="Times New Roman" w:cstheme="minorHAnsi"/>
                <w:color w:val="000000"/>
              </w:rPr>
            </w:pPr>
            <w:r>
              <w:rPr>
                <w:rFonts w:eastAsia="Times New Roman" w:cstheme="minorHAnsi"/>
                <w:color w:val="000000"/>
              </w:rPr>
              <w:t>5 lb., one-handed, light, engine (mechanical</w:t>
            </w:r>
            <w:r w:rsidR="00311AD1">
              <w:rPr>
                <w:rFonts w:eastAsia="Times New Roman" w:cstheme="minorHAnsi"/>
                <w:color w:val="000000"/>
              </w:rPr>
              <w:t xml:space="preserve"> or steam</w:t>
            </w:r>
            <w:r>
              <w:rPr>
                <w:rFonts w:eastAsia="Times New Roman" w:cstheme="minorHAnsi"/>
                <w:color w:val="000000"/>
              </w:rPr>
              <w:t xml:space="preserve">), </w:t>
            </w:r>
            <w:r w:rsidR="000671DB" w:rsidRPr="00E95E1F">
              <w:rPr>
                <w:rFonts w:eastAsia="Times New Roman" w:cstheme="minorHAnsi"/>
                <w:i/>
                <w:iCs/>
                <w:color w:val="000000"/>
              </w:rPr>
              <w:t>size reduced (</w:t>
            </w:r>
            <w:r w:rsidR="00DF71FB">
              <w:rPr>
                <w:rFonts w:eastAsia="Times New Roman" w:cstheme="minorHAnsi"/>
                <w:i/>
                <w:iCs/>
                <w:color w:val="000000"/>
              </w:rPr>
              <w:t>MF 1</w:t>
            </w:r>
            <w:r w:rsidR="000671DB">
              <w:rPr>
                <w:rFonts w:eastAsia="Times New Roman" w:cstheme="minorHAnsi"/>
                <w:i/>
                <w:iCs/>
                <w:color w:val="000000"/>
              </w:rPr>
              <w:t>, long cooldown</w:t>
            </w:r>
            <w:r w:rsidR="00DF71FB">
              <w:rPr>
                <w:rFonts w:eastAsia="Times New Roman" w:cstheme="minorHAnsi"/>
                <w:i/>
                <w:iCs/>
                <w:color w:val="000000"/>
              </w:rPr>
              <w:t>)</w:t>
            </w:r>
          </w:p>
        </w:tc>
      </w:tr>
      <w:tr w:rsidR="002D2772" w:rsidRPr="00541781" w14:paraId="517AD523" w14:textId="77777777" w:rsidTr="00792525">
        <w:tc>
          <w:tcPr>
            <w:tcW w:w="1490" w:type="dxa"/>
          </w:tcPr>
          <w:p w14:paraId="104D6DC8" w14:textId="77777777" w:rsidR="002D2772" w:rsidRDefault="002D2772">
            <w:pPr>
              <w:contextualSpacing/>
              <w:rPr>
                <w:rFonts w:eastAsia="Times New Roman" w:cstheme="minorHAnsi"/>
                <w:color w:val="000000"/>
              </w:rPr>
            </w:pPr>
            <w:r>
              <w:rPr>
                <w:rFonts w:eastAsia="Times New Roman" w:cstheme="minorHAnsi"/>
                <w:color w:val="000000"/>
              </w:rPr>
              <w:t>Atmospheric Override Box</w:t>
            </w:r>
          </w:p>
        </w:tc>
        <w:tc>
          <w:tcPr>
            <w:tcW w:w="1835" w:type="dxa"/>
          </w:tcPr>
          <w:p w14:paraId="05795CBD" w14:textId="77777777" w:rsidR="002D2772" w:rsidRDefault="002D2772"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1BE7724A" w14:textId="77777777" w:rsidR="002D2772" w:rsidRPr="009D0365" w:rsidRDefault="002D2772" w:rsidP="00792525">
            <w:pPr>
              <w:contextualSpacing/>
              <w:rPr>
                <w:rFonts w:eastAsia="Times New Roman" w:cstheme="minorHAnsi"/>
                <w:i/>
                <w:iCs/>
                <w:color w:val="000000"/>
                <w:rPrChange w:id="3240" w:author="Admin" w:date="2021-05-05T16:38:00Z">
                  <w:rPr>
                    <w:rFonts w:eastAsia="Times New Roman" w:cstheme="minorHAnsi"/>
                    <w:color w:val="000000"/>
                  </w:rPr>
                </w:rPrChange>
              </w:rPr>
            </w:pPr>
            <w:r w:rsidRPr="009D0365">
              <w:rPr>
                <w:rFonts w:eastAsia="Times New Roman" w:cstheme="minorHAnsi"/>
                <w:i/>
                <w:iCs/>
                <w:color w:val="000000"/>
                <w:rPrChange w:id="3241" w:author="Admin" w:date="2021-05-05T16:38:00Z">
                  <w:rPr>
                    <w:rFonts w:eastAsia="Times New Roman" w:cstheme="minorHAnsi"/>
                    <w:color w:val="000000"/>
                  </w:rPr>
                </w:rPrChange>
              </w:rPr>
              <w:t>Control Weather (8th)</w:t>
            </w:r>
          </w:p>
        </w:tc>
        <w:tc>
          <w:tcPr>
            <w:tcW w:w="3879" w:type="dxa"/>
          </w:tcPr>
          <w:p w14:paraId="19183A21" w14:textId="77777777" w:rsidR="002D2772" w:rsidRPr="00E95E1F" w:rsidRDefault="002D2772">
            <w:pPr>
              <w:contextualSpacing/>
              <w:rPr>
                <w:rFonts w:eastAsia="Times New Roman" w:cstheme="minorHAnsi"/>
                <w:i/>
                <w:iCs/>
                <w:color w:val="000000"/>
              </w:rPr>
            </w:pPr>
            <w:r>
              <w:rPr>
                <w:rFonts w:eastAsia="Times New Roman" w:cstheme="minorHAnsi"/>
                <w:color w:val="000000"/>
              </w:rPr>
              <w:t>1</w:t>
            </w:r>
            <w:r w:rsidR="00411B0D">
              <w:rPr>
                <w:rFonts w:eastAsia="Times New Roman" w:cstheme="minorHAnsi"/>
                <w:color w:val="000000"/>
              </w:rPr>
              <w:t>5</w:t>
            </w:r>
            <w:r>
              <w:rPr>
                <w:rFonts w:eastAsia="Times New Roman" w:cstheme="minorHAnsi"/>
                <w:color w:val="000000"/>
              </w:rPr>
              <w:t xml:space="preserve"> lb., two-handed, heavy, engine (mana: </w:t>
            </w:r>
            <w:r w:rsidR="002B495E">
              <w:rPr>
                <w:rFonts w:eastAsia="Times New Roman" w:cstheme="minorHAnsi"/>
                <w:color w:val="000000"/>
              </w:rPr>
              <w:t>any</w:t>
            </w:r>
            <w:r w:rsidR="000613F6">
              <w:rPr>
                <w:rFonts w:eastAsia="Times New Roman" w:cstheme="minorHAnsi"/>
                <w:color w:val="000000"/>
              </w:rPr>
              <w:t xml:space="preserve"> or soul: elemental</w:t>
            </w:r>
            <w:r>
              <w:rPr>
                <w:rFonts w:eastAsia="Times New Roman" w:cstheme="minorHAnsi"/>
                <w:color w:val="000000"/>
              </w:rPr>
              <w:t xml:space="preserve">), </w:t>
            </w:r>
            <w:r>
              <w:rPr>
                <w:rFonts w:eastAsia="Times New Roman" w:cstheme="minorHAnsi"/>
                <w:i/>
                <w:iCs/>
                <w:color w:val="000000"/>
              </w:rPr>
              <w:t xml:space="preserve">size increased </w:t>
            </w:r>
            <w:r>
              <w:rPr>
                <w:rFonts w:eastAsia="Times New Roman" w:cstheme="minorHAnsi"/>
                <w:i/>
                <w:iCs/>
                <w:color w:val="000000"/>
              </w:rPr>
              <w:lastRenderedPageBreak/>
              <w:t>(focused device)</w:t>
            </w:r>
          </w:p>
        </w:tc>
      </w:tr>
      <w:tr w:rsidR="002D2772" w:rsidRPr="00541781" w14:paraId="410B1B04" w14:textId="77777777" w:rsidTr="00792525">
        <w:tc>
          <w:tcPr>
            <w:tcW w:w="1490" w:type="dxa"/>
          </w:tcPr>
          <w:p w14:paraId="704F6EB0" w14:textId="77777777" w:rsidR="002D2772" w:rsidRDefault="002D2772" w:rsidP="001F0689">
            <w:pPr>
              <w:contextualSpacing/>
              <w:rPr>
                <w:rFonts w:eastAsia="Times New Roman" w:cstheme="minorHAnsi"/>
                <w:color w:val="000000"/>
              </w:rPr>
            </w:pPr>
            <w:r>
              <w:rPr>
                <w:rFonts w:eastAsia="Times New Roman" w:cstheme="minorHAnsi"/>
                <w:color w:val="000000"/>
              </w:rPr>
              <w:lastRenderedPageBreak/>
              <w:t>Atomizer</w:t>
            </w:r>
          </w:p>
        </w:tc>
        <w:tc>
          <w:tcPr>
            <w:tcW w:w="1835" w:type="dxa"/>
          </w:tcPr>
          <w:p w14:paraId="32564103" w14:textId="77777777" w:rsidR="002D2772" w:rsidRDefault="002D2772" w:rsidP="001F0689">
            <w:pPr>
              <w:contextualSpacing/>
              <w:rPr>
                <w:rFonts w:eastAsia="Times New Roman" w:cstheme="minorHAnsi"/>
                <w:color w:val="000000"/>
              </w:rPr>
            </w:pPr>
            <w:r>
              <w:rPr>
                <w:rFonts w:eastAsia="Times New Roman" w:cstheme="minorHAnsi"/>
                <w:color w:val="000000"/>
              </w:rPr>
              <w:t>Epic (+4)</w:t>
            </w:r>
          </w:p>
        </w:tc>
        <w:tc>
          <w:tcPr>
            <w:tcW w:w="1652" w:type="dxa"/>
          </w:tcPr>
          <w:p w14:paraId="3208D94C" w14:textId="77777777" w:rsidR="002D2772" w:rsidRPr="009D0365" w:rsidRDefault="002D2772">
            <w:pPr>
              <w:contextualSpacing/>
              <w:rPr>
                <w:rFonts w:eastAsia="Times New Roman" w:cstheme="minorHAnsi"/>
                <w:i/>
                <w:iCs/>
                <w:color w:val="000000"/>
                <w:rPrChange w:id="3242" w:author="Admin" w:date="2021-05-05T16:38:00Z">
                  <w:rPr>
                    <w:rFonts w:eastAsia="Times New Roman" w:cstheme="minorHAnsi"/>
                    <w:color w:val="000000"/>
                  </w:rPr>
                </w:rPrChange>
              </w:rPr>
            </w:pPr>
            <w:r w:rsidRPr="009D0365">
              <w:rPr>
                <w:rFonts w:eastAsia="Times New Roman" w:cstheme="minorHAnsi"/>
                <w:i/>
                <w:iCs/>
                <w:color w:val="000000"/>
                <w:rPrChange w:id="3243" w:author="Admin" w:date="2021-05-05T16:38:00Z">
                  <w:rPr>
                    <w:rFonts w:eastAsia="Times New Roman" w:cstheme="minorHAnsi"/>
                    <w:color w:val="000000"/>
                  </w:rPr>
                </w:rPrChange>
              </w:rPr>
              <w:t>Disintegrate (6th)</w:t>
            </w:r>
          </w:p>
        </w:tc>
        <w:tc>
          <w:tcPr>
            <w:tcW w:w="3879" w:type="dxa"/>
          </w:tcPr>
          <w:p w14:paraId="1884FDD9" w14:textId="77777777" w:rsidR="002D2772" w:rsidRDefault="002D2772" w:rsidP="00A46AB5">
            <w:pPr>
              <w:contextualSpacing/>
              <w:rPr>
                <w:rFonts w:eastAsia="Times New Roman" w:cstheme="minorHAnsi"/>
                <w:color w:val="000000"/>
              </w:rPr>
            </w:pPr>
            <w:r>
              <w:rPr>
                <w:rFonts w:eastAsia="Times New Roman" w:cstheme="minorHAnsi"/>
                <w:color w:val="000000"/>
              </w:rPr>
              <w:t>10 lb., one-handed, medium, engine (mana: any)</w:t>
            </w:r>
          </w:p>
        </w:tc>
      </w:tr>
      <w:tr w:rsidR="002D2772" w:rsidRPr="00541781" w14:paraId="3243DB00" w14:textId="77777777" w:rsidTr="00792525">
        <w:tc>
          <w:tcPr>
            <w:tcW w:w="1490" w:type="dxa"/>
          </w:tcPr>
          <w:p w14:paraId="6218303C" w14:textId="77777777" w:rsidR="002D2772" w:rsidRDefault="002D2772" w:rsidP="001F0689">
            <w:pPr>
              <w:contextualSpacing/>
              <w:rPr>
                <w:rFonts w:eastAsia="Times New Roman" w:cstheme="minorHAnsi"/>
                <w:color w:val="000000"/>
              </w:rPr>
            </w:pPr>
            <w:r>
              <w:rPr>
                <w:rFonts w:eastAsia="Times New Roman" w:cstheme="minorHAnsi"/>
                <w:color w:val="000000"/>
              </w:rPr>
              <w:t>Auto-Factory</w:t>
            </w:r>
          </w:p>
        </w:tc>
        <w:tc>
          <w:tcPr>
            <w:tcW w:w="1835" w:type="dxa"/>
          </w:tcPr>
          <w:p w14:paraId="54FF4816" w14:textId="77777777" w:rsidR="002D2772" w:rsidRDefault="002D2772">
            <w:pPr>
              <w:contextualSpacing/>
              <w:rPr>
                <w:rFonts w:eastAsia="Times New Roman" w:cstheme="minorHAnsi"/>
                <w:color w:val="000000"/>
              </w:rPr>
            </w:pPr>
            <w:r>
              <w:rPr>
                <w:rFonts w:eastAsia="Times New Roman" w:cstheme="minorHAnsi"/>
                <w:color w:val="000000"/>
              </w:rPr>
              <w:t>Rare (+3)</w:t>
            </w:r>
          </w:p>
        </w:tc>
        <w:tc>
          <w:tcPr>
            <w:tcW w:w="1652" w:type="dxa"/>
          </w:tcPr>
          <w:p w14:paraId="607D491C" w14:textId="77777777" w:rsidR="002D2772" w:rsidRPr="009D0365" w:rsidRDefault="002D2772">
            <w:pPr>
              <w:contextualSpacing/>
              <w:rPr>
                <w:rFonts w:eastAsia="Times New Roman" w:cstheme="minorHAnsi"/>
                <w:i/>
                <w:iCs/>
                <w:color w:val="000000"/>
                <w:rPrChange w:id="3244" w:author="Admin" w:date="2021-05-05T16:38:00Z">
                  <w:rPr>
                    <w:rFonts w:eastAsia="Times New Roman" w:cstheme="minorHAnsi"/>
                    <w:color w:val="000000"/>
                  </w:rPr>
                </w:rPrChange>
              </w:rPr>
            </w:pPr>
            <w:r w:rsidRPr="009D0365">
              <w:rPr>
                <w:rFonts w:eastAsia="Times New Roman" w:cstheme="minorHAnsi"/>
                <w:i/>
                <w:iCs/>
                <w:color w:val="000000"/>
                <w:rPrChange w:id="3245" w:author="Admin" w:date="2021-05-05T16:38:00Z">
                  <w:rPr>
                    <w:rFonts w:eastAsia="Times New Roman" w:cstheme="minorHAnsi"/>
                    <w:color w:val="000000"/>
                  </w:rPr>
                </w:rPrChange>
              </w:rPr>
              <w:t>Conjure Construct: Clockw</w:t>
            </w:r>
            <w:r w:rsidR="00936CAB" w:rsidRPr="009D0365">
              <w:rPr>
                <w:rFonts w:eastAsia="Times New Roman" w:cstheme="minorHAnsi"/>
                <w:i/>
                <w:iCs/>
                <w:color w:val="000000"/>
                <w:rPrChange w:id="3246" w:author="Admin" w:date="2021-05-05T16:38:00Z">
                  <w:rPr>
                    <w:rFonts w:eastAsia="Times New Roman" w:cstheme="minorHAnsi"/>
                    <w:color w:val="000000"/>
                  </w:rPr>
                </w:rPrChange>
              </w:rPr>
              <w:t>o</w:t>
            </w:r>
            <w:r w:rsidRPr="009D0365">
              <w:rPr>
                <w:rFonts w:eastAsia="Times New Roman" w:cstheme="minorHAnsi"/>
                <w:i/>
                <w:iCs/>
                <w:color w:val="000000"/>
                <w:rPrChange w:id="3247" w:author="Admin" w:date="2021-05-05T16:38:00Z">
                  <w:rPr>
                    <w:rFonts w:eastAsia="Times New Roman" w:cstheme="minorHAnsi"/>
                    <w:color w:val="000000"/>
                  </w:rPr>
                </w:rPrChange>
              </w:rPr>
              <w:t>rk Goblin (4th)</w:t>
            </w:r>
          </w:p>
        </w:tc>
        <w:tc>
          <w:tcPr>
            <w:tcW w:w="3879" w:type="dxa"/>
          </w:tcPr>
          <w:p w14:paraId="416A9E33" w14:textId="77777777" w:rsidR="002D2772" w:rsidRPr="00E95E1F" w:rsidRDefault="002D2772">
            <w:pPr>
              <w:contextualSpacing/>
              <w:rPr>
                <w:rFonts w:eastAsia="Times New Roman" w:cstheme="minorHAnsi"/>
                <w:i/>
                <w:iCs/>
                <w:color w:val="000000"/>
              </w:rPr>
            </w:pPr>
            <w:r>
              <w:rPr>
                <w:rFonts w:eastAsia="Times New Roman" w:cstheme="minorHAnsi"/>
                <w:color w:val="000000"/>
              </w:rPr>
              <w:t>75 lb., two-handed, heavy+, engine (combustion</w:t>
            </w:r>
            <w:r w:rsidR="00C73E6E">
              <w:rPr>
                <w:rFonts w:eastAsia="Times New Roman" w:cstheme="minorHAnsi"/>
                <w:color w:val="000000"/>
              </w:rPr>
              <w:t xml:space="preserve"> or steam</w:t>
            </w:r>
            <w:r>
              <w:rPr>
                <w:rFonts w:eastAsia="Times New Roman" w:cstheme="minorHAnsi"/>
                <w:color w:val="000000"/>
              </w:rPr>
              <w:t xml:space="preserve">), </w:t>
            </w:r>
            <w:r w:rsidR="00411B0D" w:rsidRPr="00E95E1F">
              <w:rPr>
                <w:rFonts w:eastAsia="Times New Roman" w:cstheme="minorHAnsi"/>
                <w:i/>
                <w:iCs/>
                <w:color w:val="000000"/>
              </w:rPr>
              <w:t xml:space="preserve">size increased </w:t>
            </w:r>
            <w:r w:rsidR="000671DB">
              <w:rPr>
                <w:rFonts w:eastAsia="Times New Roman" w:cstheme="minorHAnsi"/>
                <w:i/>
                <w:iCs/>
                <w:color w:val="000000"/>
              </w:rPr>
              <w:t xml:space="preserve">II </w:t>
            </w:r>
            <w:r w:rsidR="00411B0D" w:rsidRPr="00E95E1F">
              <w:rPr>
                <w:rFonts w:eastAsia="Times New Roman" w:cstheme="minorHAnsi"/>
                <w:i/>
                <w:iCs/>
                <w:color w:val="000000"/>
              </w:rPr>
              <w:t>(</w:t>
            </w:r>
            <w:r w:rsidRPr="00411B0D">
              <w:rPr>
                <w:rFonts w:eastAsia="Times New Roman" w:cstheme="minorHAnsi"/>
                <w:i/>
                <w:iCs/>
                <w:color w:val="000000"/>
              </w:rPr>
              <w:t>quick use</w:t>
            </w:r>
            <w:r w:rsidR="000671DB">
              <w:rPr>
                <w:rFonts w:eastAsia="Times New Roman" w:cstheme="minorHAnsi"/>
                <w:i/>
                <w:iCs/>
                <w:color w:val="000000"/>
              </w:rPr>
              <w:t>, reliable device, MR 1</w:t>
            </w:r>
            <w:r w:rsidR="00411B0D" w:rsidRPr="00411B0D">
              <w:rPr>
                <w:rFonts w:eastAsia="Times New Roman" w:cstheme="minorHAnsi"/>
                <w:i/>
                <w:iCs/>
                <w:color w:val="000000"/>
              </w:rPr>
              <w:t>)</w:t>
            </w:r>
          </w:p>
        </w:tc>
      </w:tr>
      <w:tr w:rsidR="009720D3" w14:paraId="7DE0BCB8" w14:textId="77777777" w:rsidTr="00BF53BE">
        <w:tc>
          <w:tcPr>
            <w:tcW w:w="1490" w:type="dxa"/>
          </w:tcPr>
          <w:p w14:paraId="70356BFC" w14:textId="77777777" w:rsidR="009720D3" w:rsidRDefault="009720D3" w:rsidP="00BF53BE">
            <w:pPr>
              <w:contextualSpacing/>
              <w:rPr>
                <w:rFonts w:eastAsia="Times New Roman" w:cstheme="minorHAnsi"/>
                <w:color w:val="000000"/>
              </w:rPr>
            </w:pPr>
            <w:r>
              <w:rPr>
                <w:rFonts w:eastAsia="Times New Roman" w:cstheme="minorHAnsi"/>
                <w:color w:val="000000"/>
              </w:rPr>
              <w:t>Buzz Box</w:t>
            </w:r>
          </w:p>
        </w:tc>
        <w:tc>
          <w:tcPr>
            <w:tcW w:w="1835" w:type="dxa"/>
          </w:tcPr>
          <w:p w14:paraId="4C7C8C58" w14:textId="77777777" w:rsidR="009720D3" w:rsidRDefault="009720D3" w:rsidP="00BF53BE">
            <w:pPr>
              <w:contextualSpacing/>
              <w:rPr>
                <w:rFonts w:eastAsia="Times New Roman" w:cstheme="minorHAnsi"/>
                <w:color w:val="000000"/>
              </w:rPr>
            </w:pPr>
            <w:r>
              <w:rPr>
                <w:rFonts w:eastAsia="Times New Roman" w:cstheme="minorHAnsi"/>
                <w:color w:val="000000"/>
              </w:rPr>
              <w:t>Rare (+3)</w:t>
            </w:r>
          </w:p>
        </w:tc>
        <w:tc>
          <w:tcPr>
            <w:tcW w:w="1652" w:type="dxa"/>
          </w:tcPr>
          <w:p w14:paraId="6120F817" w14:textId="77777777" w:rsidR="009720D3" w:rsidRPr="009D0365" w:rsidRDefault="009720D3" w:rsidP="00BF53BE">
            <w:pPr>
              <w:contextualSpacing/>
              <w:rPr>
                <w:rFonts w:eastAsia="Times New Roman" w:cstheme="minorHAnsi"/>
                <w:i/>
                <w:iCs/>
                <w:color w:val="000000"/>
                <w:rPrChange w:id="3248" w:author="Admin" w:date="2021-05-05T16:38:00Z">
                  <w:rPr>
                    <w:rFonts w:eastAsia="Times New Roman" w:cstheme="minorHAnsi"/>
                    <w:color w:val="000000"/>
                  </w:rPr>
                </w:rPrChange>
              </w:rPr>
            </w:pPr>
            <w:r w:rsidRPr="009D0365">
              <w:rPr>
                <w:rFonts w:eastAsia="Times New Roman" w:cstheme="minorHAnsi"/>
                <w:i/>
                <w:iCs/>
                <w:color w:val="000000"/>
                <w:rPrChange w:id="3249" w:author="Admin" w:date="2021-05-05T16:38:00Z">
                  <w:rPr>
                    <w:rFonts w:eastAsia="Times New Roman" w:cstheme="minorHAnsi"/>
                    <w:color w:val="000000"/>
                  </w:rPr>
                </w:rPrChange>
              </w:rPr>
              <w:t>Sending (3rd)</w:t>
            </w:r>
          </w:p>
        </w:tc>
        <w:tc>
          <w:tcPr>
            <w:tcW w:w="3879" w:type="dxa"/>
          </w:tcPr>
          <w:p w14:paraId="48DA6851" w14:textId="77777777" w:rsidR="009720D3" w:rsidRDefault="009720D3" w:rsidP="00BF53BE">
            <w:pPr>
              <w:contextualSpacing/>
              <w:rPr>
                <w:rFonts w:eastAsia="Times New Roman" w:cstheme="minorHAnsi"/>
                <w:color w:val="000000"/>
              </w:rPr>
            </w:pPr>
            <w:r>
              <w:rPr>
                <w:rFonts w:eastAsia="Times New Roman" w:cstheme="minorHAnsi"/>
                <w:color w:val="000000"/>
              </w:rPr>
              <w:t>15 lb., two-handed, heavy, engine (mana: arcane</w:t>
            </w:r>
            <w:r w:rsidR="002E4941">
              <w:rPr>
                <w:rFonts w:eastAsia="Times New Roman" w:cstheme="minorHAnsi"/>
                <w:color w:val="000000"/>
              </w:rPr>
              <w:t xml:space="preserve"> or mechanical</w:t>
            </w:r>
            <w:r>
              <w:rPr>
                <w:rFonts w:eastAsia="Times New Roman" w:cstheme="minorHAnsi"/>
                <w:color w:val="000000"/>
              </w:rPr>
              <w:t xml:space="preserve">), </w:t>
            </w:r>
            <w:r>
              <w:rPr>
                <w:rFonts w:eastAsia="Times New Roman" w:cstheme="minorHAnsi"/>
                <w:i/>
                <w:iCs/>
                <w:color w:val="000000"/>
              </w:rPr>
              <w:t>size increased (reliable device, MR 1)</w:t>
            </w:r>
          </w:p>
        </w:tc>
      </w:tr>
      <w:tr w:rsidR="009720D3" w:rsidRPr="00541781" w14:paraId="11FED0A1" w14:textId="77777777" w:rsidTr="00792525">
        <w:tc>
          <w:tcPr>
            <w:tcW w:w="1490" w:type="dxa"/>
          </w:tcPr>
          <w:p w14:paraId="31B4E21F" w14:textId="77777777" w:rsidR="009720D3" w:rsidRDefault="009720D3">
            <w:pPr>
              <w:contextualSpacing/>
              <w:rPr>
                <w:rFonts w:eastAsia="Times New Roman" w:cstheme="minorHAnsi"/>
                <w:color w:val="000000"/>
              </w:rPr>
            </w:pPr>
            <w:r>
              <w:rPr>
                <w:rFonts w:eastAsia="Times New Roman" w:cstheme="minorHAnsi"/>
                <w:color w:val="000000"/>
              </w:rPr>
              <w:t>Castle-in-a-Box</w:t>
            </w:r>
          </w:p>
        </w:tc>
        <w:tc>
          <w:tcPr>
            <w:tcW w:w="1835" w:type="dxa"/>
          </w:tcPr>
          <w:p w14:paraId="03537BBC" w14:textId="77777777" w:rsidR="009720D3" w:rsidRDefault="009720D3">
            <w:pPr>
              <w:contextualSpacing/>
              <w:rPr>
                <w:rFonts w:eastAsia="Times New Roman" w:cstheme="minorHAnsi"/>
                <w:color w:val="000000"/>
              </w:rPr>
            </w:pPr>
            <w:r>
              <w:rPr>
                <w:rFonts w:eastAsia="Times New Roman" w:cstheme="minorHAnsi"/>
                <w:color w:val="000000"/>
              </w:rPr>
              <w:t>Legendary (+5)</w:t>
            </w:r>
          </w:p>
        </w:tc>
        <w:tc>
          <w:tcPr>
            <w:tcW w:w="1652" w:type="dxa"/>
          </w:tcPr>
          <w:p w14:paraId="34BE7ED0" w14:textId="77777777" w:rsidR="009720D3" w:rsidRPr="009D0365" w:rsidRDefault="009720D3">
            <w:pPr>
              <w:contextualSpacing/>
              <w:rPr>
                <w:rFonts w:eastAsia="Times New Roman" w:cstheme="minorHAnsi"/>
                <w:i/>
                <w:iCs/>
                <w:color w:val="000000"/>
                <w:rPrChange w:id="3250" w:author="Admin" w:date="2021-05-05T16:38:00Z">
                  <w:rPr>
                    <w:rFonts w:eastAsia="Times New Roman" w:cstheme="minorHAnsi"/>
                    <w:color w:val="000000"/>
                  </w:rPr>
                </w:rPrChange>
              </w:rPr>
            </w:pPr>
            <w:r w:rsidRPr="009D0365">
              <w:rPr>
                <w:rFonts w:eastAsia="Times New Roman" w:cstheme="minorHAnsi"/>
                <w:i/>
                <w:iCs/>
                <w:color w:val="000000"/>
                <w:rPrChange w:id="3251" w:author="Admin" w:date="2021-05-05T16:38:00Z">
                  <w:rPr>
                    <w:rFonts w:eastAsia="Times New Roman" w:cstheme="minorHAnsi"/>
                    <w:color w:val="000000"/>
                  </w:rPr>
                </w:rPrChange>
              </w:rPr>
              <w:t>Mighty Fortress (8th)</w:t>
            </w:r>
          </w:p>
        </w:tc>
        <w:tc>
          <w:tcPr>
            <w:tcW w:w="3879" w:type="dxa"/>
          </w:tcPr>
          <w:p w14:paraId="0B13CF27" w14:textId="77777777" w:rsidR="009720D3" w:rsidRDefault="009720D3">
            <w:pPr>
              <w:contextualSpacing/>
              <w:rPr>
                <w:rFonts w:eastAsia="Times New Roman" w:cstheme="minorHAnsi"/>
                <w:color w:val="000000"/>
              </w:rPr>
            </w:pPr>
            <w:r>
              <w:rPr>
                <w:rFonts w:eastAsia="Times New Roman" w:cstheme="minorHAnsi"/>
                <w:color w:val="000000"/>
              </w:rPr>
              <w:t xml:space="preserve">10 lb., one-handed, medium, engine (alchemical or mana: arcane), </w:t>
            </w:r>
            <w:r>
              <w:rPr>
                <w:rFonts w:eastAsia="Times New Roman" w:cstheme="minorHAnsi"/>
                <w:i/>
                <w:iCs/>
                <w:color w:val="000000"/>
              </w:rPr>
              <w:t>size increased (reliable device; MR 1-3)</w:t>
            </w:r>
          </w:p>
        </w:tc>
      </w:tr>
      <w:tr w:rsidR="009720D3" w:rsidRPr="00541781" w14:paraId="617EC331" w14:textId="77777777" w:rsidTr="00792525">
        <w:tc>
          <w:tcPr>
            <w:tcW w:w="1490" w:type="dxa"/>
          </w:tcPr>
          <w:p w14:paraId="77967292" w14:textId="77777777" w:rsidR="009720D3" w:rsidRDefault="009720D3">
            <w:pPr>
              <w:contextualSpacing/>
              <w:rPr>
                <w:rFonts w:eastAsia="Times New Roman" w:cstheme="minorHAnsi"/>
                <w:color w:val="000000"/>
              </w:rPr>
            </w:pPr>
            <w:r>
              <w:rPr>
                <w:rFonts w:eastAsia="Times New Roman" w:cstheme="minorHAnsi"/>
                <w:color w:val="000000"/>
              </w:rPr>
              <w:t>Companion Constructor</w:t>
            </w:r>
          </w:p>
        </w:tc>
        <w:tc>
          <w:tcPr>
            <w:tcW w:w="1835" w:type="dxa"/>
          </w:tcPr>
          <w:p w14:paraId="61B6532F" w14:textId="77777777" w:rsidR="009720D3" w:rsidRDefault="009720D3">
            <w:pPr>
              <w:contextualSpacing/>
              <w:rPr>
                <w:rFonts w:eastAsia="Times New Roman" w:cstheme="minorHAnsi"/>
                <w:color w:val="000000"/>
              </w:rPr>
            </w:pPr>
            <w:r>
              <w:rPr>
                <w:rFonts w:eastAsia="Times New Roman" w:cstheme="minorHAnsi"/>
                <w:color w:val="000000"/>
              </w:rPr>
              <w:t>Rare (+3)</w:t>
            </w:r>
          </w:p>
        </w:tc>
        <w:tc>
          <w:tcPr>
            <w:tcW w:w="1652" w:type="dxa"/>
          </w:tcPr>
          <w:p w14:paraId="2AA20D90" w14:textId="77777777" w:rsidR="009720D3" w:rsidRPr="009D0365" w:rsidRDefault="009720D3">
            <w:pPr>
              <w:contextualSpacing/>
              <w:rPr>
                <w:rFonts w:eastAsia="Times New Roman" w:cstheme="minorHAnsi"/>
                <w:i/>
                <w:iCs/>
                <w:color w:val="000000"/>
                <w:rPrChange w:id="3252" w:author="Admin" w:date="2021-05-05T16:38:00Z">
                  <w:rPr>
                    <w:rFonts w:eastAsia="Times New Roman" w:cstheme="minorHAnsi"/>
                    <w:color w:val="000000"/>
                  </w:rPr>
                </w:rPrChange>
              </w:rPr>
            </w:pPr>
            <w:r w:rsidRPr="009D0365">
              <w:rPr>
                <w:rFonts w:eastAsia="Times New Roman" w:cstheme="minorHAnsi"/>
                <w:i/>
                <w:iCs/>
                <w:color w:val="000000"/>
                <w:rPrChange w:id="3253" w:author="Admin" w:date="2021-05-05T16:38:00Z">
                  <w:rPr>
                    <w:rFonts w:eastAsia="Times New Roman" w:cstheme="minorHAnsi"/>
                    <w:color w:val="000000"/>
                  </w:rPr>
                </w:rPrChange>
              </w:rPr>
              <w:t>Find Steed, Greater (4th)</w:t>
            </w:r>
          </w:p>
        </w:tc>
        <w:tc>
          <w:tcPr>
            <w:tcW w:w="3879" w:type="dxa"/>
          </w:tcPr>
          <w:p w14:paraId="25EF1ED6" w14:textId="77777777" w:rsidR="009720D3" w:rsidRDefault="009720D3" w:rsidP="00A46AB5">
            <w:pPr>
              <w:contextualSpacing/>
              <w:rPr>
                <w:rFonts w:eastAsia="Times New Roman" w:cstheme="minorHAnsi"/>
                <w:color w:val="000000"/>
              </w:rPr>
            </w:pPr>
            <w:r>
              <w:rPr>
                <w:rFonts w:eastAsia="Times New Roman" w:cstheme="minorHAnsi"/>
                <w:color w:val="000000"/>
              </w:rPr>
              <w:t>10 lb., one-handed, medium, engine (mana: any)</w:t>
            </w:r>
          </w:p>
        </w:tc>
      </w:tr>
      <w:tr w:rsidR="009720D3" w:rsidRPr="00541781" w14:paraId="3D4139E9" w14:textId="77777777" w:rsidTr="00792525">
        <w:tc>
          <w:tcPr>
            <w:tcW w:w="1490" w:type="dxa"/>
          </w:tcPr>
          <w:p w14:paraId="57132BA1" w14:textId="77777777" w:rsidR="009720D3" w:rsidRDefault="009720D3">
            <w:pPr>
              <w:contextualSpacing/>
              <w:rPr>
                <w:rFonts w:eastAsia="Times New Roman" w:cstheme="minorHAnsi"/>
                <w:color w:val="000000"/>
              </w:rPr>
            </w:pPr>
            <w:r>
              <w:rPr>
                <w:rFonts w:eastAsia="Times New Roman" w:cstheme="minorHAnsi"/>
                <w:color w:val="000000"/>
              </w:rPr>
              <w:t>Cloaking Device</w:t>
            </w:r>
          </w:p>
        </w:tc>
        <w:tc>
          <w:tcPr>
            <w:tcW w:w="1835" w:type="dxa"/>
          </w:tcPr>
          <w:p w14:paraId="157DB0DC" w14:textId="77777777" w:rsidR="009720D3" w:rsidRDefault="009720D3"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11F69495" w14:textId="77777777" w:rsidR="009720D3" w:rsidRPr="009D0365" w:rsidRDefault="009720D3" w:rsidP="001F0689">
            <w:pPr>
              <w:contextualSpacing/>
              <w:rPr>
                <w:rFonts w:eastAsia="Times New Roman" w:cstheme="minorHAnsi"/>
                <w:i/>
                <w:iCs/>
                <w:color w:val="000000"/>
                <w:rPrChange w:id="3254" w:author="Admin" w:date="2021-05-05T16:38:00Z">
                  <w:rPr>
                    <w:rFonts w:eastAsia="Times New Roman" w:cstheme="minorHAnsi"/>
                    <w:color w:val="000000"/>
                  </w:rPr>
                </w:rPrChange>
              </w:rPr>
            </w:pPr>
            <w:r w:rsidRPr="009D0365">
              <w:rPr>
                <w:rFonts w:eastAsia="Times New Roman" w:cstheme="minorHAnsi"/>
                <w:i/>
                <w:iCs/>
                <w:color w:val="000000"/>
                <w:rPrChange w:id="3255" w:author="Admin" w:date="2021-05-05T16:38:00Z">
                  <w:rPr>
                    <w:rFonts w:eastAsia="Times New Roman" w:cstheme="minorHAnsi"/>
                    <w:color w:val="000000"/>
                  </w:rPr>
                </w:rPrChange>
              </w:rPr>
              <w:t>Invisibility (2nd)</w:t>
            </w:r>
          </w:p>
        </w:tc>
        <w:tc>
          <w:tcPr>
            <w:tcW w:w="3879" w:type="dxa"/>
          </w:tcPr>
          <w:p w14:paraId="3BAED57F" w14:textId="77777777" w:rsidR="009720D3" w:rsidRPr="00E95E1F" w:rsidRDefault="009720D3">
            <w:pPr>
              <w:contextualSpacing/>
              <w:rPr>
                <w:rFonts w:eastAsia="Times New Roman" w:cstheme="minorHAnsi"/>
                <w:i/>
                <w:iCs/>
                <w:color w:val="000000"/>
              </w:rPr>
            </w:pPr>
            <w:r>
              <w:rPr>
                <w:rFonts w:eastAsia="Times New Roman" w:cstheme="minorHAnsi"/>
                <w:color w:val="000000"/>
              </w:rPr>
              <w:t xml:space="preserve">10 lb., one-handed, medium, engine (alchemical or mana: arcane), </w:t>
            </w:r>
            <w:r>
              <w:rPr>
                <w:rFonts w:eastAsia="Times New Roman" w:cstheme="minorHAnsi"/>
                <w:i/>
                <w:iCs/>
                <w:color w:val="000000"/>
              </w:rPr>
              <w:t>size increased (focused device)</w:t>
            </w:r>
          </w:p>
        </w:tc>
      </w:tr>
      <w:tr w:rsidR="009720D3" w:rsidRPr="00541781" w14:paraId="478CEEC5" w14:textId="77777777" w:rsidTr="00792525">
        <w:tc>
          <w:tcPr>
            <w:tcW w:w="1490" w:type="dxa"/>
          </w:tcPr>
          <w:p w14:paraId="0A577225" w14:textId="77777777" w:rsidR="009720D3" w:rsidRDefault="009720D3" w:rsidP="00A46AB5">
            <w:pPr>
              <w:contextualSpacing/>
              <w:rPr>
                <w:rFonts w:eastAsia="Times New Roman" w:cstheme="minorHAnsi"/>
                <w:color w:val="000000"/>
              </w:rPr>
            </w:pPr>
            <w:r>
              <w:rPr>
                <w:rFonts w:eastAsia="Times New Roman" w:cstheme="minorHAnsi"/>
                <w:color w:val="000000"/>
              </w:rPr>
              <w:t>Cloaking Device, Greater</w:t>
            </w:r>
          </w:p>
        </w:tc>
        <w:tc>
          <w:tcPr>
            <w:tcW w:w="1835" w:type="dxa"/>
          </w:tcPr>
          <w:p w14:paraId="57C2A864" w14:textId="77777777" w:rsidR="009720D3" w:rsidRDefault="009720D3" w:rsidP="001F0689">
            <w:pPr>
              <w:contextualSpacing/>
              <w:rPr>
                <w:rFonts w:eastAsia="Times New Roman" w:cstheme="minorHAnsi"/>
                <w:color w:val="000000"/>
              </w:rPr>
            </w:pPr>
            <w:r>
              <w:rPr>
                <w:rFonts w:eastAsia="Times New Roman" w:cstheme="minorHAnsi"/>
                <w:color w:val="000000"/>
              </w:rPr>
              <w:t>Rare (+3)</w:t>
            </w:r>
          </w:p>
        </w:tc>
        <w:tc>
          <w:tcPr>
            <w:tcW w:w="1652" w:type="dxa"/>
          </w:tcPr>
          <w:p w14:paraId="61C2F1F2" w14:textId="77777777" w:rsidR="009720D3" w:rsidRPr="009D0365" w:rsidRDefault="009720D3">
            <w:pPr>
              <w:contextualSpacing/>
              <w:rPr>
                <w:rFonts w:eastAsia="Times New Roman" w:cstheme="minorHAnsi"/>
                <w:i/>
                <w:iCs/>
                <w:color w:val="000000"/>
                <w:rPrChange w:id="3256" w:author="Admin" w:date="2021-05-05T16:38:00Z">
                  <w:rPr>
                    <w:rFonts w:eastAsia="Times New Roman" w:cstheme="minorHAnsi"/>
                    <w:color w:val="000000"/>
                  </w:rPr>
                </w:rPrChange>
              </w:rPr>
            </w:pPr>
            <w:r w:rsidRPr="009D0365">
              <w:rPr>
                <w:rFonts w:eastAsia="Times New Roman" w:cstheme="minorHAnsi"/>
                <w:i/>
                <w:iCs/>
                <w:color w:val="000000"/>
                <w:rPrChange w:id="3257" w:author="Admin" w:date="2021-05-05T16:38:00Z">
                  <w:rPr>
                    <w:rFonts w:eastAsia="Times New Roman" w:cstheme="minorHAnsi"/>
                    <w:color w:val="000000"/>
                  </w:rPr>
                </w:rPrChange>
              </w:rPr>
              <w:t>Greater Invisibility (4th)</w:t>
            </w:r>
          </w:p>
        </w:tc>
        <w:tc>
          <w:tcPr>
            <w:tcW w:w="3879" w:type="dxa"/>
          </w:tcPr>
          <w:p w14:paraId="0EC8C727" w14:textId="77777777" w:rsidR="009720D3" w:rsidRDefault="009720D3">
            <w:pPr>
              <w:contextualSpacing/>
              <w:rPr>
                <w:rFonts w:eastAsia="Times New Roman" w:cstheme="minorHAnsi"/>
                <w:color w:val="000000"/>
              </w:rPr>
            </w:pPr>
            <w:r>
              <w:rPr>
                <w:rFonts w:eastAsia="Times New Roman" w:cstheme="minorHAnsi"/>
                <w:color w:val="000000"/>
              </w:rPr>
              <w:t xml:space="preserve">10 lb., one-handed, medium, engine (alchemical or mana: arcane), </w:t>
            </w:r>
            <w:r>
              <w:rPr>
                <w:rFonts w:eastAsia="Times New Roman" w:cstheme="minorHAnsi"/>
                <w:i/>
                <w:iCs/>
                <w:color w:val="000000"/>
              </w:rPr>
              <w:t>size increased (focused device)</w:t>
            </w:r>
          </w:p>
        </w:tc>
      </w:tr>
      <w:tr w:rsidR="009720D3" w:rsidRPr="00541781" w14:paraId="6225FFA1" w14:textId="77777777" w:rsidTr="00792525">
        <w:tc>
          <w:tcPr>
            <w:tcW w:w="1490" w:type="dxa"/>
          </w:tcPr>
          <w:p w14:paraId="04B0DFF9" w14:textId="77777777" w:rsidR="009720D3" w:rsidRPr="00E95E1F" w:rsidRDefault="009720D3" w:rsidP="001F0689">
            <w:pPr>
              <w:contextualSpacing/>
              <w:rPr>
                <w:rFonts w:eastAsia="Times New Roman" w:cstheme="minorHAnsi"/>
                <w:color w:val="000000"/>
                <w:vertAlign w:val="superscript"/>
              </w:rPr>
            </w:pPr>
            <w:r>
              <w:rPr>
                <w:rFonts w:eastAsia="Times New Roman" w:cstheme="minorHAnsi"/>
                <w:color w:val="000000"/>
              </w:rPr>
              <w:t>Death Ray</w:t>
            </w:r>
            <w:r>
              <w:rPr>
                <w:rFonts w:eastAsia="Times New Roman" w:cstheme="minorHAnsi"/>
                <w:color w:val="000000"/>
                <w:vertAlign w:val="superscript"/>
              </w:rPr>
              <w:t>1</w:t>
            </w:r>
          </w:p>
        </w:tc>
        <w:tc>
          <w:tcPr>
            <w:tcW w:w="1835" w:type="dxa"/>
          </w:tcPr>
          <w:p w14:paraId="108D1639" w14:textId="77777777" w:rsidR="009720D3" w:rsidRDefault="009720D3">
            <w:pPr>
              <w:contextualSpacing/>
              <w:rPr>
                <w:rFonts w:eastAsia="Times New Roman" w:cstheme="minorHAnsi"/>
                <w:color w:val="000000"/>
              </w:rPr>
            </w:pPr>
            <w:r>
              <w:rPr>
                <w:rFonts w:eastAsia="Times New Roman" w:cstheme="minorHAnsi"/>
                <w:color w:val="000000"/>
              </w:rPr>
              <w:t>Legendary (+5)</w:t>
            </w:r>
          </w:p>
        </w:tc>
        <w:tc>
          <w:tcPr>
            <w:tcW w:w="1652" w:type="dxa"/>
          </w:tcPr>
          <w:p w14:paraId="0F9A361E" w14:textId="77777777" w:rsidR="009720D3" w:rsidRPr="009D0365" w:rsidRDefault="009720D3">
            <w:pPr>
              <w:contextualSpacing/>
              <w:rPr>
                <w:rFonts w:eastAsia="Times New Roman" w:cstheme="minorHAnsi"/>
                <w:i/>
                <w:iCs/>
                <w:color w:val="000000"/>
                <w:rPrChange w:id="3258" w:author="Admin" w:date="2021-05-05T16:38:00Z">
                  <w:rPr>
                    <w:rFonts w:eastAsia="Times New Roman" w:cstheme="minorHAnsi"/>
                    <w:color w:val="000000"/>
                  </w:rPr>
                </w:rPrChange>
              </w:rPr>
            </w:pPr>
            <w:r w:rsidRPr="009D0365">
              <w:rPr>
                <w:rFonts w:eastAsia="Times New Roman" w:cstheme="minorHAnsi"/>
                <w:i/>
                <w:iCs/>
                <w:color w:val="000000"/>
                <w:rPrChange w:id="3259" w:author="Admin" w:date="2021-05-05T16:38:00Z">
                  <w:rPr>
                    <w:rFonts w:eastAsia="Times New Roman" w:cstheme="minorHAnsi"/>
                    <w:color w:val="000000"/>
                  </w:rPr>
                </w:rPrChange>
              </w:rPr>
              <w:t>Finger of Death (7th)</w:t>
            </w:r>
          </w:p>
        </w:tc>
        <w:tc>
          <w:tcPr>
            <w:tcW w:w="3879" w:type="dxa"/>
          </w:tcPr>
          <w:p w14:paraId="2A1AD339" w14:textId="77777777" w:rsidR="009720D3" w:rsidRDefault="009720D3">
            <w:pPr>
              <w:contextualSpacing/>
              <w:rPr>
                <w:rFonts w:eastAsia="Times New Roman" w:cstheme="minorHAnsi"/>
                <w:color w:val="000000"/>
              </w:rPr>
            </w:pPr>
            <w:r>
              <w:rPr>
                <w:rFonts w:eastAsia="Times New Roman" w:cstheme="minorHAnsi"/>
                <w:color w:val="000000"/>
              </w:rPr>
              <w:t>10 lb., one-handed, medium, engine (electrical, mana: arcane, or soul: any)</w:t>
            </w:r>
          </w:p>
        </w:tc>
      </w:tr>
      <w:tr w:rsidR="000F2700" w14:paraId="18B3E77F" w14:textId="77777777" w:rsidTr="00BF53BE">
        <w:tc>
          <w:tcPr>
            <w:tcW w:w="1490" w:type="dxa"/>
          </w:tcPr>
          <w:p w14:paraId="66CCC018" w14:textId="77777777" w:rsidR="000F2700" w:rsidRDefault="000F2700" w:rsidP="00BF53BE">
            <w:pPr>
              <w:contextualSpacing/>
              <w:rPr>
                <w:rFonts w:eastAsia="Times New Roman" w:cstheme="minorHAnsi"/>
                <w:color w:val="000000"/>
              </w:rPr>
            </w:pPr>
            <w:r>
              <w:rPr>
                <w:rFonts w:eastAsia="Times New Roman" w:cstheme="minorHAnsi"/>
                <w:color w:val="000000"/>
              </w:rPr>
              <w:t>Detector</w:t>
            </w:r>
          </w:p>
        </w:tc>
        <w:tc>
          <w:tcPr>
            <w:tcW w:w="1835" w:type="dxa"/>
          </w:tcPr>
          <w:p w14:paraId="57F2352E" w14:textId="77777777" w:rsidR="000F2700" w:rsidRDefault="000F2700" w:rsidP="00BF53BE">
            <w:pPr>
              <w:contextualSpacing/>
              <w:rPr>
                <w:rFonts w:eastAsia="Times New Roman" w:cstheme="minorHAnsi"/>
                <w:color w:val="000000"/>
              </w:rPr>
            </w:pPr>
            <w:r>
              <w:rPr>
                <w:rFonts w:eastAsia="Times New Roman" w:cstheme="minorHAnsi"/>
                <w:color w:val="000000"/>
              </w:rPr>
              <w:t>Uncommon (+2)</w:t>
            </w:r>
          </w:p>
        </w:tc>
        <w:tc>
          <w:tcPr>
            <w:tcW w:w="1652" w:type="dxa"/>
          </w:tcPr>
          <w:p w14:paraId="01EF0519" w14:textId="77777777" w:rsidR="000F2700" w:rsidRPr="009D0365" w:rsidRDefault="000F2700" w:rsidP="00BF53BE">
            <w:pPr>
              <w:contextualSpacing/>
              <w:rPr>
                <w:rFonts w:eastAsia="Times New Roman" w:cstheme="minorHAnsi"/>
                <w:i/>
                <w:iCs/>
                <w:color w:val="000000"/>
                <w:rPrChange w:id="3260" w:author="Admin" w:date="2021-05-05T16:38:00Z">
                  <w:rPr>
                    <w:rFonts w:eastAsia="Times New Roman" w:cstheme="minorHAnsi"/>
                    <w:color w:val="000000"/>
                  </w:rPr>
                </w:rPrChange>
              </w:rPr>
            </w:pPr>
            <w:r w:rsidRPr="009D0365">
              <w:rPr>
                <w:rFonts w:eastAsia="Times New Roman" w:cstheme="minorHAnsi"/>
                <w:i/>
                <w:iCs/>
                <w:color w:val="000000"/>
                <w:rPrChange w:id="3261" w:author="Admin" w:date="2021-05-05T16:38:00Z">
                  <w:rPr>
                    <w:rFonts w:eastAsia="Times New Roman" w:cstheme="minorHAnsi"/>
                    <w:color w:val="000000"/>
                  </w:rPr>
                </w:rPrChange>
              </w:rPr>
              <w:t>Alarm (1st)</w:t>
            </w:r>
          </w:p>
        </w:tc>
        <w:tc>
          <w:tcPr>
            <w:tcW w:w="3879" w:type="dxa"/>
          </w:tcPr>
          <w:p w14:paraId="49A34C53" w14:textId="77777777" w:rsidR="000F2700" w:rsidRDefault="000F2700" w:rsidP="00BF53BE">
            <w:pPr>
              <w:contextualSpacing/>
              <w:rPr>
                <w:rFonts w:eastAsia="Times New Roman" w:cstheme="minorHAnsi"/>
                <w:color w:val="000000"/>
              </w:rPr>
            </w:pPr>
            <w:r>
              <w:rPr>
                <w:rFonts w:eastAsia="Times New Roman" w:cstheme="minorHAnsi"/>
                <w:color w:val="000000"/>
              </w:rPr>
              <w:t>5 lb., one-handed, light, engine (mechanical)</w:t>
            </w:r>
          </w:p>
        </w:tc>
      </w:tr>
      <w:tr w:rsidR="000F2700" w:rsidRPr="00541781" w14:paraId="4451E990" w14:textId="77777777" w:rsidTr="00792525">
        <w:tc>
          <w:tcPr>
            <w:tcW w:w="1490" w:type="dxa"/>
          </w:tcPr>
          <w:p w14:paraId="48C4A75D" w14:textId="77777777" w:rsidR="000F2700" w:rsidRDefault="000F2700">
            <w:pPr>
              <w:contextualSpacing/>
              <w:rPr>
                <w:rFonts w:eastAsia="Times New Roman" w:cstheme="minorHAnsi"/>
                <w:color w:val="000000"/>
              </w:rPr>
            </w:pPr>
            <w:r>
              <w:rPr>
                <w:rFonts w:eastAsia="Times New Roman" w:cstheme="minorHAnsi"/>
                <w:color w:val="000000"/>
              </w:rPr>
              <w:t>Dropout Simulator</w:t>
            </w:r>
          </w:p>
        </w:tc>
        <w:tc>
          <w:tcPr>
            <w:tcW w:w="1835" w:type="dxa"/>
          </w:tcPr>
          <w:p w14:paraId="3B55656A" w14:textId="77777777" w:rsidR="000F2700" w:rsidRDefault="000F2700"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56206A0D" w14:textId="77777777" w:rsidR="000F2700" w:rsidRPr="009D0365" w:rsidRDefault="000F2700" w:rsidP="00792525">
            <w:pPr>
              <w:contextualSpacing/>
              <w:rPr>
                <w:rFonts w:eastAsia="Times New Roman" w:cstheme="minorHAnsi"/>
                <w:i/>
                <w:iCs/>
                <w:color w:val="000000"/>
                <w:rPrChange w:id="3262" w:author="Admin" w:date="2021-05-05T16:38:00Z">
                  <w:rPr>
                    <w:rFonts w:eastAsia="Times New Roman" w:cstheme="minorHAnsi"/>
                    <w:color w:val="000000"/>
                  </w:rPr>
                </w:rPrChange>
              </w:rPr>
            </w:pPr>
            <w:r w:rsidRPr="009D0365">
              <w:rPr>
                <w:rFonts w:eastAsia="Times New Roman" w:cstheme="minorHAnsi"/>
                <w:i/>
                <w:iCs/>
                <w:color w:val="000000"/>
                <w:rPrChange w:id="3263" w:author="Admin" w:date="2021-05-05T16:38:00Z">
                  <w:rPr>
                    <w:rFonts w:eastAsia="Times New Roman" w:cstheme="minorHAnsi"/>
                    <w:color w:val="000000"/>
                  </w:rPr>
                </w:rPrChange>
              </w:rPr>
              <w:t>Feeblemind (8th)</w:t>
            </w:r>
          </w:p>
        </w:tc>
        <w:tc>
          <w:tcPr>
            <w:tcW w:w="3879" w:type="dxa"/>
          </w:tcPr>
          <w:p w14:paraId="349146B2" w14:textId="77777777" w:rsidR="000F2700" w:rsidRDefault="000F2700">
            <w:pPr>
              <w:contextualSpacing/>
              <w:rPr>
                <w:rFonts w:eastAsia="Times New Roman" w:cstheme="minorHAnsi"/>
                <w:color w:val="000000"/>
              </w:rPr>
            </w:pPr>
            <w:r>
              <w:rPr>
                <w:rFonts w:eastAsia="Times New Roman" w:cstheme="minorHAnsi"/>
                <w:color w:val="000000"/>
              </w:rPr>
              <w:t>5 lb., one-handed, light, engine (electrical, mana: arcane, or soul: any)</w:t>
            </w:r>
          </w:p>
        </w:tc>
      </w:tr>
      <w:tr w:rsidR="000F2700" w:rsidRPr="00541781" w14:paraId="7325E416" w14:textId="77777777" w:rsidTr="00792525">
        <w:tc>
          <w:tcPr>
            <w:tcW w:w="1490" w:type="dxa"/>
          </w:tcPr>
          <w:p w14:paraId="157A1D6B" w14:textId="77777777" w:rsidR="000F2700" w:rsidRDefault="000F2700">
            <w:pPr>
              <w:contextualSpacing/>
              <w:rPr>
                <w:rFonts w:eastAsia="Times New Roman" w:cstheme="minorHAnsi"/>
                <w:color w:val="000000"/>
              </w:rPr>
            </w:pPr>
            <w:r>
              <w:rPr>
                <w:rFonts w:eastAsia="Times New Roman" w:cstheme="minorHAnsi"/>
                <w:color w:val="000000"/>
              </w:rPr>
              <w:t>Cosmically-attuned 8-Ball</w:t>
            </w:r>
          </w:p>
        </w:tc>
        <w:tc>
          <w:tcPr>
            <w:tcW w:w="1835" w:type="dxa"/>
          </w:tcPr>
          <w:p w14:paraId="08C75F20" w14:textId="77777777" w:rsidR="000F2700" w:rsidRDefault="000F2700" w:rsidP="001F0689">
            <w:pPr>
              <w:contextualSpacing/>
              <w:rPr>
                <w:rFonts w:eastAsia="Times New Roman" w:cstheme="minorHAnsi"/>
                <w:color w:val="000000"/>
              </w:rPr>
            </w:pPr>
            <w:r>
              <w:rPr>
                <w:rFonts w:eastAsia="Times New Roman" w:cstheme="minorHAnsi"/>
                <w:color w:val="000000"/>
              </w:rPr>
              <w:t>Artifact (+6)</w:t>
            </w:r>
          </w:p>
        </w:tc>
        <w:tc>
          <w:tcPr>
            <w:tcW w:w="1652" w:type="dxa"/>
          </w:tcPr>
          <w:p w14:paraId="63990C84" w14:textId="77777777" w:rsidR="000F2700" w:rsidRPr="009D0365" w:rsidRDefault="000F2700" w:rsidP="00792525">
            <w:pPr>
              <w:contextualSpacing/>
              <w:rPr>
                <w:rFonts w:eastAsia="Times New Roman" w:cstheme="minorHAnsi"/>
                <w:i/>
                <w:iCs/>
                <w:color w:val="000000"/>
                <w:rPrChange w:id="3264" w:author="Admin" w:date="2021-05-05T16:38:00Z">
                  <w:rPr>
                    <w:rFonts w:eastAsia="Times New Roman" w:cstheme="minorHAnsi"/>
                    <w:color w:val="000000"/>
                  </w:rPr>
                </w:rPrChange>
              </w:rPr>
            </w:pPr>
            <w:r w:rsidRPr="009D0365">
              <w:rPr>
                <w:rFonts w:eastAsia="Times New Roman" w:cstheme="minorHAnsi"/>
                <w:i/>
                <w:iCs/>
                <w:color w:val="000000"/>
                <w:rPrChange w:id="3265" w:author="Admin" w:date="2021-05-05T16:38:00Z">
                  <w:rPr>
                    <w:rFonts w:eastAsia="Times New Roman" w:cstheme="minorHAnsi"/>
                    <w:color w:val="000000"/>
                  </w:rPr>
                </w:rPrChange>
              </w:rPr>
              <w:t>Foresight (9th)</w:t>
            </w:r>
          </w:p>
        </w:tc>
        <w:tc>
          <w:tcPr>
            <w:tcW w:w="3879" w:type="dxa"/>
          </w:tcPr>
          <w:p w14:paraId="0181FF25" w14:textId="77777777" w:rsidR="000F2700" w:rsidRDefault="000F2700">
            <w:pPr>
              <w:contextualSpacing/>
              <w:rPr>
                <w:rFonts w:eastAsia="Times New Roman" w:cstheme="minorHAnsi"/>
                <w:color w:val="000000"/>
              </w:rPr>
            </w:pPr>
            <w:r>
              <w:rPr>
                <w:rFonts w:eastAsia="Times New Roman" w:cstheme="minorHAnsi"/>
                <w:color w:val="000000"/>
              </w:rPr>
              <w:t>10 lb., one-handed, light, engine (mana: arcane, or soul: elemental)</w:t>
            </w:r>
          </w:p>
        </w:tc>
      </w:tr>
      <w:tr w:rsidR="000F2700" w:rsidRPr="00541781" w14:paraId="34DAD348" w14:textId="77777777" w:rsidTr="00792525">
        <w:tc>
          <w:tcPr>
            <w:tcW w:w="1490" w:type="dxa"/>
          </w:tcPr>
          <w:p w14:paraId="0FAC224C" w14:textId="77777777" w:rsidR="000F2700" w:rsidRDefault="000F2700">
            <w:pPr>
              <w:contextualSpacing/>
              <w:rPr>
                <w:rFonts w:eastAsia="Times New Roman" w:cstheme="minorHAnsi"/>
                <w:color w:val="000000"/>
              </w:rPr>
            </w:pPr>
            <w:r w:rsidRPr="000D32C5">
              <w:rPr>
                <w:rFonts w:eastAsia="Times New Roman" w:cstheme="minorHAnsi"/>
                <w:color w:val="000000"/>
              </w:rPr>
              <w:t>Extraplanar Shifter</w:t>
            </w:r>
          </w:p>
        </w:tc>
        <w:tc>
          <w:tcPr>
            <w:tcW w:w="1835" w:type="dxa"/>
          </w:tcPr>
          <w:p w14:paraId="59AC77D4" w14:textId="77777777" w:rsidR="000F2700" w:rsidRDefault="000F2700"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487DDF06" w14:textId="77777777" w:rsidR="000F2700" w:rsidRPr="009D0365" w:rsidRDefault="000F2700" w:rsidP="00792525">
            <w:pPr>
              <w:contextualSpacing/>
              <w:rPr>
                <w:rFonts w:eastAsia="Times New Roman" w:cstheme="minorHAnsi"/>
                <w:i/>
                <w:iCs/>
                <w:color w:val="000000"/>
                <w:rPrChange w:id="3266" w:author="Admin" w:date="2021-05-05T16:38:00Z">
                  <w:rPr>
                    <w:rFonts w:eastAsia="Times New Roman" w:cstheme="minorHAnsi"/>
                    <w:color w:val="000000"/>
                  </w:rPr>
                </w:rPrChange>
              </w:rPr>
            </w:pPr>
            <w:r w:rsidRPr="009D0365">
              <w:rPr>
                <w:rFonts w:eastAsia="Times New Roman" w:cstheme="minorHAnsi"/>
                <w:i/>
                <w:iCs/>
                <w:color w:val="000000"/>
                <w:rPrChange w:id="3267" w:author="Admin" w:date="2021-05-05T16:38:00Z">
                  <w:rPr>
                    <w:rFonts w:eastAsia="Times New Roman" w:cstheme="minorHAnsi"/>
                    <w:color w:val="000000"/>
                  </w:rPr>
                </w:rPrChange>
              </w:rPr>
              <w:t>Plane Shift (7th)</w:t>
            </w:r>
          </w:p>
        </w:tc>
        <w:tc>
          <w:tcPr>
            <w:tcW w:w="3879" w:type="dxa"/>
          </w:tcPr>
          <w:p w14:paraId="1FE1CF4F"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(mana: arcane)</w:t>
            </w:r>
          </w:p>
        </w:tc>
      </w:tr>
      <w:tr w:rsidR="00BF53BE" w14:paraId="5E3A1CEF" w14:textId="77777777" w:rsidTr="00BF53BE">
        <w:tc>
          <w:tcPr>
            <w:tcW w:w="1490" w:type="dxa"/>
          </w:tcPr>
          <w:p w14:paraId="49E832DE" w14:textId="77777777" w:rsidR="00BF53BE" w:rsidRDefault="00BF53BE" w:rsidP="00BF53BE">
            <w:pPr>
              <w:contextualSpacing/>
              <w:rPr>
                <w:rFonts w:eastAsia="Times New Roman" w:cstheme="minorHAnsi"/>
                <w:color w:val="000000"/>
              </w:rPr>
            </w:pPr>
            <w:r>
              <w:rPr>
                <w:rFonts w:eastAsia="Times New Roman" w:cstheme="minorHAnsi"/>
                <w:color w:val="000000"/>
              </w:rPr>
              <w:t>Factory-Me-Up</w:t>
            </w:r>
          </w:p>
        </w:tc>
        <w:tc>
          <w:tcPr>
            <w:tcW w:w="1835" w:type="dxa"/>
          </w:tcPr>
          <w:p w14:paraId="6BF453F3" w14:textId="77777777" w:rsidR="00BF53BE" w:rsidRDefault="00BF53BE" w:rsidP="00BF53BE">
            <w:pPr>
              <w:contextualSpacing/>
              <w:rPr>
                <w:rFonts w:eastAsia="Times New Roman" w:cstheme="minorHAnsi"/>
                <w:color w:val="000000"/>
              </w:rPr>
            </w:pPr>
            <w:r>
              <w:rPr>
                <w:rFonts w:eastAsia="Times New Roman" w:cstheme="minorHAnsi"/>
                <w:color w:val="000000"/>
              </w:rPr>
              <w:t>Rare (+3)</w:t>
            </w:r>
          </w:p>
        </w:tc>
        <w:tc>
          <w:tcPr>
            <w:tcW w:w="1652" w:type="dxa"/>
          </w:tcPr>
          <w:p w14:paraId="1745814C" w14:textId="77777777" w:rsidR="00BF53BE" w:rsidRPr="009D0365" w:rsidRDefault="00BF53BE" w:rsidP="00BF53BE">
            <w:pPr>
              <w:contextualSpacing/>
              <w:rPr>
                <w:rFonts w:eastAsia="Times New Roman" w:cstheme="minorHAnsi"/>
                <w:i/>
                <w:iCs/>
                <w:color w:val="000000"/>
                <w:rPrChange w:id="3268" w:author="Admin" w:date="2021-05-05T16:38:00Z">
                  <w:rPr>
                    <w:rFonts w:eastAsia="Times New Roman" w:cstheme="minorHAnsi"/>
                    <w:color w:val="000000"/>
                  </w:rPr>
                </w:rPrChange>
              </w:rPr>
            </w:pPr>
            <w:r w:rsidRPr="009D0365">
              <w:rPr>
                <w:rFonts w:eastAsia="Times New Roman" w:cstheme="minorHAnsi"/>
                <w:i/>
                <w:iCs/>
                <w:color w:val="000000"/>
                <w:rPrChange w:id="3269" w:author="Admin" w:date="2021-05-05T16:38:00Z">
                  <w:rPr>
                    <w:rFonts w:eastAsia="Times New Roman" w:cstheme="minorHAnsi"/>
                    <w:color w:val="000000"/>
                  </w:rPr>
                </w:rPrChange>
              </w:rPr>
              <w:t>Fabricate (4th)</w:t>
            </w:r>
          </w:p>
        </w:tc>
        <w:tc>
          <w:tcPr>
            <w:tcW w:w="3879" w:type="dxa"/>
          </w:tcPr>
          <w:p w14:paraId="607E095D" w14:textId="77777777" w:rsidR="00BF53BE" w:rsidRDefault="00BF53BE">
            <w:pPr>
              <w:contextualSpacing/>
              <w:rPr>
                <w:rFonts w:eastAsia="Times New Roman" w:cstheme="minorHAnsi"/>
                <w:color w:val="000000"/>
              </w:rPr>
            </w:pPr>
            <w:r>
              <w:rPr>
                <w:rFonts w:eastAsia="Times New Roman" w:cstheme="minorHAnsi"/>
                <w:color w:val="000000"/>
              </w:rPr>
              <w:t>10 lb., one-handed, medium, engine (electrical</w:t>
            </w:r>
            <w:r w:rsidR="00C73E6E">
              <w:rPr>
                <w:rFonts w:eastAsia="Times New Roman" w:cstheme="minorHAnsi"/>
                <w:color w:val="000000"/>
              </w:rPr>
              <w:t>,</w:t>
            </w:r>
            <w:r>
              <w:rPr>
                <w:rFonts w:eastAsia="Times New Roman" w:cstheme="minorHAnsi"/>
                <w:color w:val="000000"/>
              </w:rPr>
              <w:t xml:space="preserve"> mechanical</w:t>
            </w:r>
            <w:r w:rsidR="00C73E6E">
              <w:rPr>
                <w:rFonts w:eastAsia="Times New Roman" w:cstheme="minorHAnsi"/>
                <w:color w:val="000000"/>
              </w:rPr>
              <w:t>, or steam</w:t>
            </w:r>
            <w:r>
              <w:rPr>
                <w:rFonts w:eastAsia="Times New Roman" w:cstheme="minorHAnsi"/>
                <w:color w:val="000000"/>
              </w:rPr>
              <w:t>)</w:t>
            </w:r>
          </w:p>
        </w:tc>
      </w:tr>
      <w:tr w:rsidR="000F2700" w:rsidRPr="00541781" w14:paraId="50E7CA21" w14:textId="77777777" w:rsidTr="00792525">
        <w:tc>
          <w:tcPr>
            <w:tcW w:w="1490" w:type="dxa"/>
          </w:tcPr>
          <w:p w14:paraId="7674E918" w14:textId="77777777" w:rsidR="000F2700" w:rsidRPr="00E95E1F" w:rsidRDefault="000F2700">
            <w:pPr>
              <w:contextualSpacing/>
              <w:rPr>
                <w:rFonts w:eastAsia="Times New Roman" w:cstheme="minorHAnsi"/>
                <w:color w:val="000000"/>
                <w:vertAlign w:val="superscript"/>
              </w:rPr>
            </w:pPr>
            <w:r>
              <w:rPr>
                <w:rFonts w:eastAsia="Times New Roman" w:cstheme="minorHAnsi"/>
                <w:color w:val="000000"/>
              </w:rPr>
              <w:t>Flamethrower, or Dragon Gun</w:t>
            </w:r>
          </w:p>
        </w:tc>
        <w:tc>
          <w:tcPr>
            <w:tcW w:w="1835" w:type="dxa"/>
          </w:tcPr>
          <w:p w14:paraId="7E1F299D"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0C8C5B75" w14:textId="77777777" w:rsidR="000F2700" w:rsidRPr="009D0365" w:rsidRDefault="000F2700">
            <w:pPr>
              <w:contextualSpacing/>
              <w:rPr>
                <w:rFonts w:eastAsia="Times New Roman" w:cstheme="minorHAnsi"/>
                <w:i/>
                <w:iCs/>
                <w:color w:val="000000"/>
                <w:rPrChange w:id="3270" w:author="Admin" w:date="2021-05-05T16:38:00Z">
                  <w:rPr>
                    <w:rFonts w:eastAsia="Times New Roman" w:cstheme="minorHAnsi"/>
                    <w:color w:val="000000"/>
                  </w:rPr>
                </w:rPrChange>
              </w:rPr>
            </w:pPr>
            <w:r w:rsidRPr="009D0365">
              <w:rPr>
                <w:rFonts w:eastAsia="Times New Roman" w:cstheme="minorHAnsi"/>
                <w:i/>
                <w:iCs/>
                <w:color w:val="000000"/>
                <w:rPrChange w:id="3271" w:author="Admin" w:date="2021-05-05T16:38:00Z">
                  <w:rPr>
                    <w:rFonts w:eastAsia="Times New Roman" w:cstheme="minorHAnsi"/>
                    <w:color w:val="000000"/>
                  </w:rPr>
                </w:rPrChange>
              </w:rPr>
              <w:t>Burning Hands (1st)</w:t>
            </w:r>
          </w:p>
        </w:tc>
        <w:tc>
          <w:tcPr>
            <w:tcW w:w="3879" w:type="dxa"/>
          </w:tcPr>
          <w:p w14:paraId="7F9D4EDF" w14:textId="77777777" w:rsidR="000F2700" w:rsidRDefault="000F2700">
            <w:pPr>
              <w:contextualSpacing/>
              <w:rPr>
                <w:rFonts w:eastAsia="Times New Roman" w:cstheme="minorHAnsi"/>
                <w:color w:val="000000"/>
              </w:rPr>
            </w:pPr>
            <w:r>
              <w:rPr>
                <w:rFonts w:eastAsia="Times New Roman" w:cstheme="minorHAnsi"/>
                <w:color w:val="000000"/>
              </w:rPr>
              <w:t>15 lb., two-handed, heavy, engine (alchemical, combustion, soul: elemental</w:t>
            </w:r>
            <w:r w:rsidR="00C73E6E">
              <w:rPr>
                <w:rFonts w:eastAsia="Times New Roman" w:cstheme="minorHAnsi"/>
                <w:color w:val="000000"/>
              </w:rPr>
              <w:t>, or steam</w:t>
            </w:r>
            <w:r>
              <w:rPr>
                <w:rFonts w:eastAsia="Times New Roman" w:cstheme="minorHAnsi"/>
                <w:color w:val="000000"/>
              </w:rPr>
              <w:t xml:space="preserve">), </w:t>
            </w:r>
            <w:r>
              <w:rPr>
                <w:rFonts w:eastAsia="Times New Roman" w:cstheme="minorHAnsi"/>
                <w:i/>
                <w:iCs/>
                <w:color w:val="000000"/>
              </w:rPr>
              <w:t>size increased (</w:t>
            </w:r>
            <w:r w:rsidRPr="00E95E1F">
              <w:rPr>
                <w:rFonts w:eastAsia="Times New Roman" w:cstheme="minorHAnsi"/>
                <w:i/>
                <w:iCs/>
                <w:color w:val="000000"/>
              </w:rPr>
              <w:t>quick-use</w:t>
            </w:r>
            <w:r>
              <w:rPr>
                <w:rFonts w:eastAsia="Times New Roman" w:cstheme="minorHAnsi"/>
                <w:i/>
                <w:iCs/>
                <w:color w:val="000000"/>
              </w:rPr>
              <w:t>)</w:t>
            </w:r>
          </w:p>
        </w:tc>
      </w:tr>
      <w:tr w:rsidR="000F2700" w:rsidRPr="00541781" w14:paraId="74FDE165" w14:textId="77777777" w:rsidTr="00792525">
        <w:tc>
          <w:tcPr>
            <w:tcW w:w="1490" w:type="dxa"/>
          </w:tcPr>
          <w:p w14:paraId="67423D69" w14:textId="77777777" w:rsidR="000F2700" w:rsidRDefault="000F2700" w:rsidP="001F0689">
            <w:pPr>
              <w:contextualSpacing/>
              <w:rPr>
                <w:rFonts w:eastAsia="Times New Roman" w:cstheme="minorHAnsi"/>
                <w:color w:val="000000"/>
              </w:rPr>
            </w:pPr>
            <w:r>
              <w:rPr>
                <w:rFonts w:eastAsia="Times New Roman" w:cstheme="minorHAnsi"/>
                <w:color w:val="000000"/>
              </w:rPr>
              <w:t>Flashlight</w:t>
            </w:r>
          </w:p>
        </w:tc>
        <w:tc>
          <w:tcPr>
            <w:tcW w:w="1835" w:type="dxa"/>
          </w:tcPr>
          <w:p w14:paraId="733AD4C9" w14:textId="77777777" w:rsidR="000F2700" w:rsidRDefault="000F2700" w:rsidP="001F0689">
            <w:pPr>
              <w:contextualSpacing/>
              <w:rPr>
                <w:rFonts w:eastAsia="Times New Roman" w:cstheme="minorHAnsi"/>
                <w:color w:val="000000"/>
              </w:rPr>
            </w:pPr>
            <w:r>
              <w:rPr>
                <w:rFonts w:eastAsia="Times New Roman" w:cstheme="minorHAnsi"/>
                <w:color w:val="000000"/>
              </w:rPr>
              <w:t>Common (+2)</w:t>
            </w:r>
          </w:p>
        </w:tc>
        <w:tc>
          <w:tcPr>
            <w:tcW w:w="1652" w:type="dxa"/>
          </w:tcPr>
          <w:p w14:paraId="33021596" w14:textId="77777777" w:rsidR="000F2700" w:rsidRPr="009D0365" w:rsidRDefault="000F2700" w:rsidP="001F0689">
            <w:pPr>
              <w:contextualSpacing/>
              <w:rPr>
                <w:rFonts w:eastAsia="Times New Roman" w:cstheme="minorHAnsi"/>
                <w:i/>
                <w:iCs/>
                <w:color w:val="000000"/>
                <w:rPrChange w:id="3272" w:author="Admin" w:date="2021-05-05T16:38:00Z">
                  <w:rPr>
                    <w:rFonts w:eastAsia="Times New Roman" w:cstheme="minorHAnsi"/>
                    <w:color w:val="000000"/>
                  </w:rPr>
                </w:rPrChange>
              </w:rPr>
            </w:pPr>
            <w:r w:rsidRPr="009D0365">
              <w:rPr>
                <w:rFonts w:eastAsia="Times New Roman" w:cstheme="minorHAnsi"/>
                <w:i/>
                <w:iCs/>
                <w:color w:val="000000"/>
                <w:rPrChange w:id="3273" w:author="Admin" w:date="2021-05-05T16:38:00Z">
                  <w:rPr>
                    <w:rFonts w:eastAsia="Times New Roman" w:cstheme="minorHAnsi"/>
                    <w:color w:val="000000"/>
                  </w:rPr>
                </w:rPrChange>
              </w:rPr>
              <w:t>Light (cantrip)</w:t>
            </w:r>
          </w:p>
        </w:tc>
        <w:tc>
          <w:tcPr>
            <w:tcW w:w="3879" w:type="dxa"/>
          </w:tcPr>
          <w:p w14:paraId="7202EAFD" w14:textId="77777777" w:rsidR="000F2700" w:rsidRDefault="000F2700">
            <w:pPr>
              <w:contextualSpacing/>
              <w:rPr>
                <w:rFonts w:eastAsia="Times New Roman" w:cstheme="minorHAnsi"/>
                <w:color w:val="000000"/>
              </w:rPr>
            </w:pPr>
            <w:r>
              <w:rPr>
                <w:rFonts w:eastAsia="Times New Roman" w:cstheme="minorHAnsi"/>
                <w:color w:val="000000"/>
              </w:rPr>
              <w:t xml:space="preserve">5 lb., one-handed, light, engine (alchemical, electrical, or soul: elemental), </w:t>
            </w:r>
            <w:r w:rsidRPr="00E95E1F">
              <w:rPr>
                <w:rFonts w:eastAsia="Times New Roman" w:cstheme="minorHAnsi"/>
                <w:i/>
                <w:iCs/>
                <w:color w:val="000000"/>
              </w:rPr>
              <w:t>size reduced</w:t>
            </w:r>
            <w:r>
              <w:rPr>
                <w:rFonts w:eastAsia="Times New Roman" w:cstheme="minorHAnsi"/>
                <w:i/>
                <w:iCs/>
                <w:color w:val="000000"/>
              </w:rPr>
              <w:t xml:space="preserve"> (MF 1, low charge; 3 charges)</w:t>
            </w:r>
          </w:p>
        </w:tc>
      </w:tr>
      <w:tr w:rsidR="000F2700" w:rsidRPr="00541781" w14:paraId="10B7C870" w14:textId="77777777" w:rsidTr="00792525">
        <w:tc>
          <w:tcPr>
            <w:tcW w:w="1490" w:type="dxa"/>
          </w:tcPr>
          <w:p w14:paraId="4ABCD8B3" w14:textId="77777777" w:rsidR="000F2700" w:rsidRDefault="000F2700" w:rsidP="001F0689">
            <w:pPr>
              <w:contextualSpacing/>
              <w:rPr>
                <w:rFonts w:eastAsia="Times New Roman" w:cstheme="minorHAnsi"/>
                <w:color w:val="000000"/>
              </w:rPr>
            </w:pPr>
            <w:r>
              <w:rPr>
                <w:rFonts w:eastAsia="Times New Roman" w:cstheme="minorHAnsi"/>
                <w:color w:val="000000"/>
              </w:rPr>
              <w:t>Fog Machine</w:t>
            </w:r>
          </w:p>
        </w:tc>
        <w:tc>
          <w:tcPr>
            <w:tcW w:w="1835" w:type="dxa"/>
          </w:tcPr>
          <w:p w14:paraId="49D2325A"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1FE2930B" w14:textId="77777777" w:rsidR="000F2700" w:rsidRPr="009D0365" w:rsidRDefault="000F2700">
            <w:pPr>
              <w:contextualSpacing/>
              <w:rPr>
                <w:rFonts w:eastAsia="Times New Roman" w:cstheme="minorHAnsi"/>
                <w:i/>
                <w:iCs/>
                <w:color w:val="000000"/>
                <w:rPrChange w:id="3274" w:author="Admin" w:date="2021-05-05T16:38:00Z">
                  <w:rPr>
                    <w:rFonts w:eastAsia="Times New Roman" w:cstheme="minorHAnsi"/>
                    <w:color w:val="000000"/>
                  </w:rPr>
                </w:rPrChange>
              </w:rPr>
            </w:pPr>
            <w:r w:rsidRPr="009D0365">
              <w:rPr>
                <w:rFonts w:eastAsia="Times New Roman" w:cstheme="minorHAnsi"/>
                <w:i/>
                <w:iCs/>
                <w:color w:val="000000"/>
                <w:rPrChange w:id="3275" w:author="Admin" w:date="2021-05-05T16:38:00Z">
                  <w:rPr>
                    <w:rFonts w:eastAsia="Times New Roman" w:cstheme="minorHAnsi"/>
                    <w:color w:val="000000"/>
                  </w:rPr>
                </w:rPrChange>
              </w:rPr>
              <w:t>Fog Cloud (1st)</w:t>
            </w:r>
          </w:p>
        </w:tc>
        <w:tc>
          <w:tcPr>
            <w:tcW w:w="3879" w:type="dxa"/>
          </w:tcPr>
          <w:p w14:paraId="522FD97F"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(alchemical, electrical, soul: elemental</w:t>
            </w:r>
            <w:r w:rsidR="00C73E6E">
              <w:rPr>
                <w:rFonts w:eastAsia="Times New Roman" w:cstheme="minorHAnsi"/>
                <w:color w:val="000000"/>
              </w:rPr>
              <w:t>, or steam</w:t>
            </w:r>
            <w:r>
              <w:rPr>
                <w:rFonts w:eastAsia="Times New Roman" w:cstheme="minorHAnsi"/>
                <w:color w:val="000000"/>
              </w:rPr>
              <w:t>)</w:t>
            </w:r>
          </w:p>
        </w:tc>
      </w:tr>
      <w:tr w:rsidR="000F2700" w:rsidRPr="00541781" w14:paraId="5B5BAB6E" w14:textId="77777777" w:rsidTr="00792525">
        <w:tc>
          <w:tcPr>
            <w:tcW w:w="1490" w:type="dxa"/>
          </w:tcPr>
          <w:p w14:paraId="7591285B" w14:textId="77777777" w:rsidR="000F2700" w:rsidRDefault="000F2700">
            <w:pPr>
              <w:contextualSpacing/>
              <w:rPr>
                <w:rFonts w:eastAsia="Times New Roman" w:cstheme="minorHAnsi"/>
                <w:color w:val="000000"/>
              </w:rPr>
            </w:pPr>
            <w:r w:rsidRPr="004711F4">
              <w:t xml:space="preserve">Force Reflective Disk </w:t>
            </w:r>
          </w:p>
        </w:tc>
        <w:tc>
          <w:tcPr>
            <w:tcW w:w="1835" w:type="dxa"/>
          </w:tcPr>
          <w:p w14:paraId="5CC629B0"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393A1DE1" w14:textId="77777777" w:rsidR="000F2700" w:rsidRPr="009D0365" w:rsidRDefault="000F2700" w:rsidP="000D32C5">
            <w:pPr>
              <w:contextualSpacing/>
              <w:rPr>
                <w:rFonts w:eastAsia="Times New Roman" w:cstheme="minorHAnsi"/>
                <w:i/>
                <w:iCs/>
                <w:color w:val="000000"/>
                <w:rPrChange w:id="3276" w:author="Admin" w:date="2021-05-05T16:38:00Z">
                  <w:rPr>
                    <w:rFonts w:eastAsia="Times New Roman" w:cstheme="minorHAnsi"/>
                    <w:color w:val="000000"/>
                  </w:rPr>
                </w:rPrChange>
              </w:rPr>
            </w:pPr>
            <w:r w:rsidRPr="009D0365">
              <w:rPr>
                <w:i/>
                <w:iCs/>
                <w:rPrChange w:id="3277" w:author="Admin" w:date="2021-05-05T16:38:00Z">
                  <w:rPr/>
                </w:rPrChange>
              </w:rPr>
              <w:t>Counterspell (3rd)</w:t>
            </w:r>
          </w:p>
        </w:tc>
        <w:tc>
          <w:tcPr>
            <w:tcW w:w="3879" w:type="dxa"/>
          </w:tcPr>
          <w:p w14:paraId="05990B85" w14:textId="77777777" w:rsidR="000F2700" w:rsidRDefault="000F2700">
            <w:pPr>
              <w:contextualSpacing/>
              <w:rPr>
                <w:rFonts w:eastAsia="Times New Roman" w:cstheme="minorHAnsi"/>
                <w:color w:val="000000"/>
              </w:rPr>
            </w:pPr>
            <w:r>
              <w:rPr>
                <w:rFonts w:eastAsia="Times New Roman" w:cstheme="minorHAnsi"/>
                <w:color w:val="000000"/>
              </w:rPr>
              <w:t xml:space="preserve">5 lb., one-handed, light, engine (electrical or mana: any), </w:t>
            </w:r>
            <w:r w:rsidRPr="00541781">
              <w:rPr>
                <w:rFonts w:eastAsia="Times New Roman" w:cstheme="minorHAnsi"/>
                <w:i/>
                <w:iCs/>
                <w:color w:val="000000"/>
              </w:rPr>
              <w:t>size reduced</w:t>
            </w:r>
            <w:r>
              <w:rPr>
                <w:rFonts w:eastAsia="Times New Roman" w:cstheme="minorHAnsi"/>
                <w:i/>
                <w:iCs/>
                <w:color w:val="000000"/>
              </w:rPr>
              <w:t xml:space="preserve"> (MF 1, low charge; 3 charges)</w:t>
            </w:r>
          </w:p>
        </w:tc>
      </w:tr>
      <w:tr w:rsidR="000F2700" w:rsidRPr="00541781" w14:paraId="38F801A7" w14:textId="77777777" w:rsidTr="00792525">
        <w:tc>
          <w:tcPr>
            <w:tcW w:w="1490" w:type="dxa"/>
          </w:tcPr>
          <w:p w14:paraId="66CC8B0D" w14:textId="77777777" w:rsidR="000F2700" w:rsidRDefault="000F2700">
            <w:pPr>
              <w:contextualSpacing/>
              <w:rPr>
                <w:rFonts w:eastAsia="Times New Roman" w:cstheme="minorHAnsi"/>
                <w:color w:val="000000"/>
              </w:rPr>
            </w:pPr>
            <w:r w:rsidRPr="004711F4">
              <w:t xml:space="preserve">Force Generator </w:t>
            </w:r>
          </w:p>
        </w:tc>
        <w:tc>
          <w:tcPr>
            <w:tcW w:w="1835" w:type="dxa"/>
          </w:tcPr>
          <w:p w14:paraId="4FFF67BC"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143B745C" w14:textId="77777777" w:rsidR="000F2700" w:rsidRPr="009D0365" w:rsidRDefault="000F2700">
            <w:pPr>
              <w:contextualSpacing/>
              <w:rPr>
                <w:rFonts w:eastAsia="Times New Roman" w:cstheme="minorHAnsi"/>
                <w:i/>
                <w:iCs/>
                <w:color w:val="000000"/>
                <w:rPrChange w:id="3278" w:author="Admin" w:date="2021-05-05T16:38:00Z">
                  <w:rPr>
                    <w:rFonts w:eastAsia="Times New Roman" w:cstheme="minorHAnsi"/>
                    <w:color w:val="000000"/>
                  </w:rPr>
                </w:rPrChange>
              </w:rPr>
            </w:pPr>
            <w:r w:rsidRPr="009D0365">
              <w:rPr>
                <w:i/>
                <w:iCs/>
                <w:rPrChange w:id="3279" w:author="Admin" w:date="2021-05-05T16:38:00Z">
                  <w:rPr/>
                </w:rPrChange>
              </w:rPr>
              <w:t>Barrier Ward (1st)</w:t>
            </w:r>
          </w:p>
        </w:tc>
        <w:tc>
          <w:tcPr>
            <w:tcW w:w="3879" w:type="dxa"/>
          </w:tcPr>
          <w:p w14:paraId="47EBB7D3" w14:textId="77777777" w:rsidR="000F2700" w:rsidRDefault="000F2700">
            <w:pPr>
              <w:contextualSpacing/>
              <w:rPr>
                <w:rFonts w:eastAsia="Times New Roman" w:cstheme="minorHAnsi"/>
                <w:color w:val="000000"/>
              </w:rPr>
            </w:pPr>
            <w:r>
              <w:rPr>
                <w:rFonts w:eastAsia="Times New Roman" w:cstheme="minorHAnsi"/>
                <w:color w:val="000000"/>
              </w:rPr>
              <w:t>5 lb., one-handed, light, engine (electrical or mana: any)</w:t>
            </w:r>
          </w:p>
        </w:tc>
      </w:tr>
      <w:tr w:rsidR="000F2700" w:rsidRPr="00541781" w14:paraId="22DC4DF9" w14:textId="77777777" w:rsidTr="00792525">
        <w:tc>
          <w:tcPr>
            <w:tcW w:w="1490" w:type="dxa"/>
          </w:tcPr>
          <w:p w14:paraId="1D644201" w14:textId="77777777" w:rsidR="000F2700" w:rsidRDefault="000F2700">
            <w:pPr>
              <w:contextualSpacing/>
              <w:rPr>
                <w:rFonts w:eastAsia="Times New Roman" w:cstheme="minorHAnsi"/>
                <w:color w:val="000000"/>
              </w:rPr>
            </w:pPr>
            <w:r>
              <w:rPr>
                <w:rFonts w:eastAsia="Times New Roman" w:cstheme="minorHAnsi"/>
                <w:color w:val="000000"/>
              </w:rPr>
              <w:t>Frost-Me-Up</w:t>
            </w:r>
          </w:p>
        </w:tc>
        <w:tc>
          <w:tcPr>
            <w:tcW w:w="1835" w:type="dxa"/>
          </w:tcPr>
          <w:p w14:paraId="2A44EE24"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3170A363" w14:textId="77777777" w:rsidR="000F2700" w:rsidRPr="009D0365" w:rsidRDefault="000F2700">
            <w:pPr>
              <w:contextualSpacing/>
              <w:rPr>
                <w:rFonts w:eastAsia="Times New Roman" w:cstheme="minorHAnsi"/>
                <w:i/>
                <w:iCs/>
                <w:color w:val="000000"/>
                <w:rPrChange w:id="3280" w:author="Admin" w:date="2021-05-05T16:38:00Z">
                  <w:rPr>
                    <w:rFonts w:eastAsia="Times New Roman" w:cstheme="minorHAnsi"/>
                    <w:color w:val="000000"/>
                  </w:rPr>
                </w:rPrChange>
              </w:rPr>
            </w:pPr>
            <w:r w:rsidRPr="009D0365">
              <w:rPr>
                <w:rFonts w:eastAsia="Times New Roman" w:cstheme="minorHAnsi"/>
                <w:i/>
                <w:iCs/>
                <w:color w:val="000000"/>
                <w:rPrChange w:id="3281" w:author="Admin" w:date="2021-05-05T16:38:00Z">
                  <w:rPr>
                    <w:rFonts w:eastAsia="Times New Roman" w:cstheme="minorHAnsi"/>
                    <w:color w:val="000000"/>
                  </w:rPr>
                </w:rPrChange>
              </w:rPr>
              <w:t>Ice Block (4th)</w:t>
            </w:r>
          </w:p>
        </w:tc>
        <w:tc>
          <w:tcPr>
            <w:tcW w:w="3879" w:type="dxa"/>
          </w:tcPr>
          <w:p w14:paraId="4938CB4E" w14:textId="77777777" w:rsidR="000F2700" w:rsidRDefault="000F2700">
            <w:pPr>
              <w:contextualSpacing/>
              <w:rPr>
                <w:rFonts w:eastAsia="Times New Roman" w:cstheme="minorHAnsi"/>
                <w:color w:val="000000"/>
              </w:rPr>
            </w:pPr>
            <w:r>
              <w:rPr>
                <w:rFonts w:eastAsia="Times New Roman" w:cstheme="minorHAnsi"/>
                <w:color w:val="000000"/>
              </w:rPr>
              <w:t xml:space="preserve">10 lb., one-handed, medium, engine </w:t>
            </w:r>
            <w:r>
              <w:rPr>
                <w:rFonts w:eastAsia="Times New Roman" w:cstheme="minorHAnsi"/>
                <w:color w:val="000000"/>
              </w:rPr>
              <w:lastRenderedPageBreak/>
              <w:t>(electrical, mana: any, or soul: elemental)</w:t>
            </w:r>
          </w:p>
        </w:tc>
      </w:tr>
      <w:tr w:rsidR="000F2700" w:rsidRPr="00541781" w14:paraId="1A75E392" w14:textId="77777777" w:rsidTr="00792525">
        <w:tc>
          <w:tcPr>
            <w:tcW w:w="1490" w:type="dxa"/>
          </w:tcPr>
          <w:p w14:paraId="78A80CBD" w14:textId="77777777" w:rsidR="000F2700" w:rsidRDefault="000F2700" w:rsidP="001F0689">
            <w:pPr>
              <w:contextualSpacing/>
              <w:rPr>
                <w:rFonts w:eastAsia="Times New Roman" w:cstheme="minorHAnsi"/>
                <w:color w:val="000000"/>
              </w:rPr>
            </w:pPr>
            <w:r>
              <w:rPr>
                <w:rFonts w:eastAsia="Times New Roman" w:cstheme="minorHAnsi"/>
                <w:color w:val="000000"/>
              </w:rPr>
              <w:lastRenderedPageBreak/>
              <w:t>Frost Gun</w:t>
            </w:r>
          </w:p>
        </w:tc>
        <w:tc>
          <w:tcPr>
            <w:tcW w:w="1835" w:type="dxa"/>
          </w:tcPr>
          <w:p w14:paraId="61FDB335"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5CD0DE88" w14:textId="77777777" w:rsidR="000F2700" w:rsidRPr="009D0365" w:rsidRDefault="000F2700" w:rsidP="001F0689">
            <w:pPr>
              <w:contextualSpacing/>
              <w:rPr>
                <w:rFonts w:eastAsia="Times New Roman" w:cstheme="minorHAnsi"/>
                <w:i/>
                <w:iCs/>
                <w:color w:val="000000"/>
                <w:rPrChange w:id="3282" w:author="Admin" w:date="2021-05-05T16:38:00Z">
                  <w:rPr>
                    <w:rFonts w:eastAsia="Times New Roman" w:cstheme="minorHAnsi"/>
                    <w:color w:val="000000"/>
                  </w:rPr>
                </w:rPrChange>
              </w:rPr>
            </w:pPr>
            <w:r w:rsidRPr="009D0365">
              <w:rPr>
                <w:rFonts w:eastAsia="Times New Roman" w:cstheme="minorHAnsi"/>
                <w:i/>
                <w:iCs/>
                <w:color w:val="000000"/>
                <w:rPrChange w:id="3283" w:author="Admin" w:date="2021-05-05T16:38:00Z">
                  <w:rPr>
                    <w:rFonts w:eastAsia="Times New Roman" w:cstheme="minorHAnsi"/>
                    <w:color w:val="000000"/>
                  </w:rPr>
                </w:rPrChange>
              </w:rPr>
              <w:t>Freezing Sphere (2nd)</w:t>
            </w:r>
          </w:p>
        </w:tc>
        <w:tc>
          <w:tcPr>
            <w:tcW w:w="3879" w:type="dxa"/>
          </w:tcPr>
          <w:p w14:paraId="53F5DEEC"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(alchemical or mana: arcane, or soul: elemental)</w:t>
            </w:r>
          </w:p>
        </w:tc>
      </w:tr>
      <w:tr w:rsidR="000F2700" w:rsidRPr="00541781" w14:paraId="7810F2AE" w14:textId="77777777" w:rsidTr="00792525">
        <w:tc>
          <w:tcPr>
            <w:tcW w:w="1490" w:type="dxa"/>
          </w:tcPr>
          <w:p w14:paraId="37A817BB" w14:textId="77777777" w:rsidR="000F2700" w:rsidRDefault="000F2700" w:rsidP="001F0689">
            <w:pPr>
              <w:contextualSpacing/>
              <w:rPr>
                <w:rFonts w:eastAsia="Times New Roman" w:cstheme="minorHAnsi"/>
                <w:color w:val="000000"/>
              </w:rPr>
            </w:pPr>
            <w:r>
              <w:rPr>
                <w:rFonts w:eastAsia="Times New Roman" w:cstheme="minorHAnsi"/>
                <w:color w:val="000000"/>
              </w:rPr>
              <w:t>Glitterbox Surprise</w:t>
            </w:r>
          </w:p>
        </w:tc>
        <w:tc>
          <w:tcPr>
            <w:tcW w:w="1835" w:type="dxa"/>
          </w:tcPr>
          <w:p w14:paraId="46A3238B"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7B9777B0" w14:textId="77777777" w:rsidR="000F2700" w:rsidRPr="009D0365" w:rsidRDefault="000F2700" w:rsidP="001F0689">
            <w:pPr>
              <w:contextualSpacing/>
              <w:rPr>
                <w:rFonts w:eastAsia="Times New Roman" w:cstheme="minorHAnsi"/>
                <w:i/>
                <w:iCs/>
                <w:color w:val="000000"/>
                <w:rPrChange w:id="3284" w:author="Admin" w:date="2021-05-05T16:38:00Z">
                  <w:rPr>
                    <w:rFonts w:eastAsia="Times New Roman" w:cstheme="minorHAnsi"/>
                    <w:color w:val="000000"/>
                  </w:rPr>
                </w:rPrChange>
              </w:rPr>
            </w:pPr>
            <w:r w:rsidRPr="009D0365">
              <w:rPr>
                <w:rFonts w:eastAsia="Times New Roman" w:cstheme="minorHAnsi"/>
                <w:i/>
                <w:iCs/>
                <w:color w:val="000000"/>
                <w:rPrChange w:id="3285" w:author="Admin" w:date="2021-05-05T16:38:00Z">
                  <w:rPr>
                    <w:rFonts w:eastAsia="Times New Roman" w:cstheme="minorHAnsi"/>
                    <w:color w:val="000000"/>
                  </w:rPr>
                </w:rPrChange>
              </w:rPr>
              <w:t>Faerie Fire (1st)</w:t>
            </w:r>
          </w:p>
        </w:tc>
        <w:tc>
          <w:tcPr>
            <w:tcW w:w="3879" w:type="dxa"/>
          </w:tcPr>
          <w:p w14:paraId="7CD7A63A"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(alchemical, mechanical or mana: arcane)</w:t>
            </w:r>
          </w:p>
        </w:tc>
      </w:tr>
      <w:tr w:rsidR="000F2700" w:rsidRPr="00541781" w14:paraId="4EF4F019" w14:textId="77777777" w:rsidTr="00792525">
        <w:tc>
          <w:tcPr>
            <w:tcW w:w="1490" w:type="dxa"/>
          </w:tcPr>
          <w:p w14:paraId="3D3B07E7" w14:textId="77777777" w:rsidR="000F2700" w:rsidRDefault="000F2700" w:rsidP="001F0689">
            <w:pPr>
              <w:contextualSpacing/>
              <w:rPr>
                <w:rFonts w:eastAsia="Times New Roman" w:cstheme="minorHAnsi"/>
                <w:color w:val="000000"/>
              </w:rPr>
            </w:pPr>
            <w:r>
              <w:rPr>
                <w:rFonts w:eastAsia="Times New Roman" w:cstheme="minorHAnsi"/>
                <w:color w:val="000000"/>
              </w:rPr>
              <w:t>Goblin Glider Kit</w:t>
            </w:r>
          </w:p>
        </w:tc>
        <w:tc>
          <w:tcPr>
            <w:tcW w:w="1835" w:type="dxa"/>
          </w:tcPr>
          <w:p w14:paraId="1CAB0B27"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68D78FA9" w14:textId="77777777" w:rsidR="000F2700" w:rsidRPr="009D0365" w:rsidRDefault="000F2700" w:rsidP="001F0689">
            <w:pPr>
              <w:contextualSpacing/>
              <w:rPr>
                <w:rFonts w:eastAsia="Times New Roman" w:cstheme="minorHAnsi"/>
                <w:i/>
                <w:iCs/>
                <w:color w:val="000000"/>
                <w:rPrChange w:id="3286" w:author="Admin" w:date="2021-05-05T16:38:00Z">
                  <w:rPr>
                    <w:rFonts w:eastAsia="Times New Roman" w:cstheme="minorHAnsi"/>
                    <w:color w:val="000000"/>
                  </w:rPr>
                </w:rPrChange>
              </w:rPr>
            </w:pPr>
            <w:r w:rsidRPr="009D0365">
              <w:rPr>
                <w:rFonts w:eastAsia="Times New Roman" w:cstheme="minorHAnsi"/>
                <w:i/>
                <w:iCs/>
                <w:color w:val="000000"/>
                <w:rPrChange w:id="3287" w:author="Admin" w:date="2021-05-05T16:38:00Z">
                  <w:rPr>
                    <w:rFonts w:eastAsia="Times New Roman" w:cstheme="minorHAnsi"/>
                    <w:color w:val="000000"/>
                  </w:rPr>
                </w:rPrChange>
              </w:rPr>
              <w:t>Conjure Construct: Goblin Glider (1st)</w:t>
            </w:r>
          </w:p>
        </w:tc>
        <w:tc>
          <w:tcPr>
            <w:tcW w:w="3879" w:type="dxa"/>
          </w:tcPr>
          <w:p w14:paraId="30AF44F3"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(mechanical)</w:t>
            </w:r>
          </w:p>
        </w:tc>
      </w:tr>
      <w:tr w:rsidR="000F2700" w:rsidRPr="00541781" w14:paraId="5C01B9CA" w14:textId="77777777" w:rsidTr="00792525">
        <w:tc>
          <w:tcPr>
            <w:tcW w:w="1490" w:type="dxa"/>
          </w:tcPr>
          <w:p w14:paraId="25ABD669" w14:textId="77777777" w:rsidR="000F2700" w:rsidRDefault="000F2700" w:rsidP="001F0689">
            <w:pPr>
              <w:contextualSpacing/>
              <w:rPr>
                <w:rFonts w:eastAsia="Times New Roman" w:cstheme="minorHAnsi"/>
                <w:color w:val="000000"/>
              </w:rPr>
            </w:pPr>
            <w:r>
              <w:rPr>
                <w:rFonts w:eastAsia="Times New Roman" w:cstheme="minorHAnsi"/>
                <w:color w:val="000000"/>
              </w:rPr>
              <w:t>Gravity Well</w:t>
            </w:r>
          </w:p>
        </w:tc>
        <w:tc>
          <w:tcPr>
            <w:tcW w:w="1835" w:type="dxa"/>
          </w:tcPr>
          <w:p w14:paraId="4C4D4021" w14:textId="77777777" w:rsidR="000F2700" w:rsidRDefault="000F2700"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4AA1FE7D" w14:textId="77777777" w:rsidR="000F2700" w:rsidRPr="009D0365" w:rsidRDefault="000F2700" w:rsidP="001F0689">
            <w:pPr>
              <w:contextualSpacing/>
              <w:rPr>
                <w:rFonts w:eastAsia="Times New Roman" w:cstheme="minorHAnsi"/>
                <w:i/>
                <w:iCs/>
                <w:color w:val="000000"/>
                <w:rPrChange w:id="3288" w:author="Admin" w:date="2021-05-05T16:38:00Z">
                  <w:rPr>
                    <w:rFonts w:eastAsia="Times New Roman" w:cstheme="minorHAnsi"/>
                    <w:color w:val="000000"/>
                  </w:rPr>
                </w:rPrChange>
              </w:rPr>
            </w:pPr>
            <w:r w:rsidRPr="009D0365">
              <w:rPr>
                <w:rFonts w:eastAsia="Times New Roman" w:cstheme="minorHAnsi"/>
                <w:i/>
                <w:iCs/>
                <w:color w:val="000000"/>
                <w:rPrChange w:id="3289" w:author="Admin" w:date="2021-05-05T16:38:00Z">
                  <w:rPr>
                    <w:rFonts w:eastAsia="Times New Roman" w:cstheme="minorHAnsi"/>
                    <w:color w:val="000000"/>
                  </w:rPr>
                </w:rPrChange>
              </w:rPr>
              <w:t>Reverse Gravity (7th)</w:t>
            </w:r>
          </w:p>
        </w:tc>
        <w:tc>
          <w:tcPr>
            <w:tcW w:w="3879" w:type="dxa"/>
          </w:tcPr>
          <w:p w14:paraId="43ACECB5"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(electrical, mana: arcane, or soul: any)</w:t>
            </w:r>
          </w:p>
        </w:tc>
      </w:tr>
      <w:tr w:rsidR="000F2700" w:rsidRPr="00541781" w14:paraId="27FB5590" w14:textId="77777777" w:rsidTr="00792525">
        <w:tc>
          <w:tcPr>
            <w:tcW w:w="1490" w:type="dxa"/>
          </w:tcPr>
          <w:p w14:paraId="494152A6" w14:textId="77777777" w:rsidR="000F2700" w:rsidRDefault="000F2700">
            <w:pPr>
              <w:contextualSpacing/>
              <w:rPr>
                <w:rFonts w:eastAsia="Times New Roman" w:cstheme="minorHAnsi"/>
                <w:color w:val="000000"/>
              </w:rPr>
            </w:pPr>
            <w:r>
              <w:rPr>
                <w:rFonts w:eastAsia="Times New Roman" w:cstheme="minorHAnsi"/>
                <w:color w:val="000000"/>
              </w:rPr>
              <w:t>Hologram Generator</w:t>
            </w:r>
          </w:p>
        </w:tc>
        <w:tc>
          <w:tcPr>
            <w:tcW w:w="1835" w:type="dxa"/>
          </w:tcPr>
          <w:p w14:paraId="6A0C8318"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7D0E12EC" w14:textId="77777777" w:rsidR="000F2700" w:rsidRPr="009D0365" w:rsidRDefault="000F2700" w:rsidP="001F0689">
            <w:pPr>
              <w:contextualSpacing/>
              <w:rPr>
                <w:rFonts w:eastAsia="Times New Roman" w:cstheme="minorHAnsi"/>
                <w:i/>
                <w:iCs/>
                <w:color w:val="000000"/>
                <w:rPrChange w:id="3290" w:author="Admin" w:date="2021-05-05T16:38:00Z">
                  <w:rPr>
                    <w:rFonts w:eastAsia="Times New Roman" w:cstheme="minorHAnsi"/>
                    <w:color w:val="000000"/>
                  </w:rPr>
                </w:rPrChange>
              </w:rPr>
            </w:pPr>
            <w:r w:rsidRPr="009D0365">
              <w:rPr>
                <w:rFonts w:eastAsia="Times New Roman" w:cstheme="minorHAnsi"/>
                <w:i/>
                <w:iCs/>
                <w:color w:val="000000"/>
                <w:rPrChange w:id="3291" w:author="Admin" w:date="2021-05-05T16:38:00Z">
                  <w:rPr>
                    <w:rFonts w:eastAsia="Times New Roman" w:cstheme="minorHAnsi"/>
                    <w:color w:val="000000"/>
                  </w:rPr>
                </w:rPrChange>
              </w:rPr>
              <w:t xml:space="preserve">Silent Image </w:t>
            </w:r>
          </w:p>
        </w:tc>
        <w:tc>
          <w:tcPr>
            <w:tcW w:w="3879" w:type="dxa"/>
          </w:tcPr>
          <w:p w14:paraId="1FF8D475" w14:textId="77777777" w:rsidR="000F2700" w:rsidRDefault="000F2700">
            <w:pPr>
              <w:contextualSpacing/>
              <w:rPr>
                <w:rFonts w:eastAsia="Times New Roman" w:cstheme="minorHAnsi"/>
                <w:color w:val="000000"/>
              </w:rPr>
            </w:pPr>
            <w:r>
              <w:rPr>
                <w:rFonts w:eastAsia="Times New Roman" w:cstheme="minorHAnsi"/>
                <w:color w:val="000000"/>
              </w:rPr>
              <w:t>5 lb., one-handed, light, engine (electrical)</w:t>
            </w:r>
          </w:p>
        </w:tc>
      </w:tr>
      <w:tr w:rsidR="000F2700" w:rsidRPr="00541781" w14:paraId="7CE11330" w14:textId="77777777" w:rsidTr="00792525">
        <w:tc>
          <w:tcPr>
            <w:tcW w:w="1490" w:type="dxa"/>
          </w:tcPr>
          <w:p w14:paraId="700E2C9B" w14:textId="77777777" w:rsidR="000F2700" w:rsidRDefault="000F2700" w:rsidP="003A5B3A">
            <w:pPr>
              <w:contextualSpacing/>
              <w:rPr>
                <w:rFonts w:eastAsia="Times New Roman" w:cstheme="minorHAnsi"/>
                <w:color w:val="000000"/>
              </w:rPr>
            </w:pPr>
            <w:r>
              <w:rPr>
                <w:rFonts w:eastAsia="Times New Roman" w:cstheme="minorHAnsi"/>
                <w:color w:val="000000"/>
              </w:rPr>
              <w:t>Hologram Generator, Greater</w:t>
            </w:r>
          </w:p>
        </w:tc>
        <w:tc>
          <w:tcPr>
            <w:tcW w:w="1835" w:type="dxa"/>
          </w:tcPr>
          <w:p w14:paraId="6AD23875"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1DCCCDFA" w14:textId="77777777" w:rsidR="000F2700" w:rsidRPr="009D0365" w:rsidRDefault="000F2700" w:rsidP="001F0689">
            <w:pPr>
              <w:contextualSpacing/>
              <w:rPr>
                <w:rFonts w:eastAsia="Times New Roman" w:cstheme="minorHAnsi"/>
                <w:i/>
                <w:iCs/>
                <w:color w:val="000000"/>
                <w:rPrChange w:id="3292" w:author="Admin" w:date="2021-05-05T16:38:00Z">
                  <w:rPr>
                    <w:rFonts w:eastAsia="Times New Roman" w:cstheme="minorHAnsi"/>
                    <w:color w:val="000000"/>
                  </w:rPr>
                </w:rPrChange>
              </w:rPr>
            </w:pPr>
            <w:r w:rsidRPr="009D0365">
              <w:rPr>
                <w:rFonts w:eastAsia="Times New Roman" w:cstheme="minorHAnsi"/>
                <w:i/>
                <w:iCs/>
                <w:color w:val="000000"/>
                <w:rPrChange w:id="3293" w:author="Admin" w:date="2021-05-05T16:38:00Z">
                  <w:rPr>
                    <w:rFonts w:eastAsia="Times New Roman" w:cstheme="minorHAnsi"/>
                    <w:color w:val="000000"/>
                  </w:rPr>
                </w:rPrChange>
              </w:rPr>
              <w:t>Major Image (3rd)</w:t>
            </w:r>
          </w:p>
        </w:tc>
        <w:tc>
          <w:tcPr>
            <w:tcW w:w="3879" w:type="dxa"/>
          </w:tcPr>
          <w:p w14:paraId="5506B1D5" w14:textId="77777777" w:rsidR="000F2700" w:rsidRDefault="000F2700">
            <w:pPr>
              <w:contextualSpacing/>
              <w:rPr>
                <w:rFonts w:eastAsia="Times New Roman" w:cstheme="minorHAnsi"/>
                <w:color w:val="000000"/>
              </w:rPr>
            </w:pPr>
            <w:r>
              <w:rPr>
                <w:rFonts w:eastAsia="Times New Roman" w:cstheme="minorHAnsi"/>
                <w:color w:val="000000"/>
              </w:rPr>
              <w:t>5 lb., one-handed, light, engine (electrical)</w:t>
            </w:r>
          </w:p>
        </w:tc>
      </w:tr>
      <w:tr w:rsidR="000F2700" w:rsidRPr="00541781" w14:paraId="0DA8A8EA" w14:textId="77777777" w:rsidTr="00792525">
        <w:tc>
          <w:tcPr>
            <w:tcW w:w="1490" w:type="dxa"/>
          </w:tcPr>
          <w:p w14:paraId="61AA1E55" w14:textId="77777777" w:rsidR="000F2700" w:rsidRDefault="000F2700" w:rsidP="001F0689">
            <w:pPr>
              <w:contextualSpacing/>
              <w:rPr>
                <w:rFonts w:eastAsia="Times New Roman" w:cstheme="minorHAnsi"/>
                <w:color w:val="000000"/>
              </w:rPr>
            </w:pPr>
            <w:r>
              <w:rPr>
                <w:rFonts w:eastAsia="Times New Roman" w:cstheme="minorHAnsi"/>
                <w:color w:val="000000"/>
              </w:rPr>
              <w:t>Ice Cannon</w:t>
            </w:r>
          </w:p>
        </w:tc>
        <w:tc>
          <w:tcPr>
            <w:tcW w:w="1835" w:type="dxa"/>
          </w:tcPr>
          <w:p w14:paraId="565A937F"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6BD94933" w14:textId="77777777" w:rsidR="000F2700" w:rsidRPr="009D0365" w:rsidRDefault="000F2700">
            <w:pPr>
              <w:contextualSpacing/>
              <w:rPr>
                <w:rFonts w:eastAsia="Times New Roman" w:cstheme="minorHAnsi"/>
                <w:i/>
                <w:iCs/>
                <w:color w:val="000000"/>
                <w:rPrChange w:id="3294" w:author="Admin" w:date="2021-05-05T16:38:00Z">
                  <w:rPr>
                    <w:rFonts w:eastAsia="Times New Roman" w:cstheme="minorHAnsi"/>
                    <w:color w:val="000000"/>
                  </w:rPr>
                </w:rPrChange>
              </w:rPr>
            </w:pPr>
            <w:r w:rsidRPr="009D0365">
              <w:rPr>
                <w:rFonts w:eastAsia="Times New Roman" w:cstheme="minorHAnsi"/>
                <w:i/>
                <w:iCs/>
                <w:color w:val="000000"/>
                <w:rPrChange w:id="3295" w:author="Admin" w:date="2021-05-05T16:38:00Z">
                  <w:rPr>
                    <w:rFonts w:eastAsia="Times New Roman" w:cstheme="minorHAnsi"/>
                    <w:color w:val="000000"/>
                  </w:rPr>
                </w:rPrChange>
              </w:rPr>
              <w:t>Ice Knife (2nd)</w:t>
            </w:r>
          </w:p>
        </w:tc>
        <w:tc>
          <w:tcPr>
            <w:tcW w:w="3879" w:type="dxa"/>
          </w:tcPr>
          <w:p w14:paraId="09DA101C" w14:textId="77777777" w:rsidR="000F2700" w:rsidRDefault="000F2700" w:rsidP="00A46AB5">
            <w:pPr>
              <w:contextualSpacing/>
              <w:rPr>
                <w:rFonts w:eastAsia="Times New Roman" w:cstheme="minorHAnsi"/>
                <w:color w:val="000000"/>
              </w:rPr>
            </w:pPr>
            <w:r>
              <w:rPr>
                <w:rFonts w:eastAsia="Times New Roman" w:cstheme="minorHAnsi"/>
                <w:color w:val="000000"/>
              </w:rPr>
              <w:t>10 lb., one-handed, medium, engine (electrical, or soul: elemental)</w:t>
            </w:r>
          </w:p>
        </w:tc>
      </w:tr>
      <w:tr w:rsidR="000F2700" w:rsidRPr="00541781" w14:paraId="70DD9996" w14:textId="77777777" w:rsidTr="00792525">
        <w:tc>
          <w:tcPr>
            <w:tcW w:w="1490" w:type="dxa"/>
          </w:tcPr>
          <w:p w14:paraId="1A64C8F7" w14:textId="77777777" w:rsidR="000F2700" w:rsidRDefault="000F2700" w:rsidP="001F0689">
            <w:pPr>
              <w:contextualSpacing/>
              <w:rPr>
                <w:rFonts w:eastAsia="Times New Roman" w:cstheme="minorHAnsi"/>
                <w:color w:val="000000"/>
              </w:rPr>
            </w:pPr>
            <w:r>
              <w:rPr>
                <w:rFonts w:eastAsia="Times New Roman" w:cstheme="minorHAnsi"/>
                <w:color w:val="000000"/>
              </w:rPr>
              <w:t>Jumper Cables</w:t>
            </w:r>
          </w:p>
        </w:tc>
        <w:tc>
          <w:tcPr>
            <w:tcW w:w="1835" w:type="dxa"/>
          </w:tcPr>
          <w:p w14:paraId="277E68CD"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3787355F" w14:textId="77777777" w:rsidR="000F2700" w:rsidRPr="009D0365" w:rsidRDefault="000F2700" w:rsidP="001F0689">
            <w:pPr>
              <w:contextualSpacing/>
              <w:rPr>
                <w:rFonts w:eastAsia="Times New Roman" w:cstheme="minorHAnsi"/>
                <w:i/>
                <w:iCs/>
                <w:color w:val="000000"/>
                <w:rPrChange w:id="3296" w:author="Admin" w:date="2021-05-05T16:38:00Z">
                  <w:rPr>
                    <w:rFonts w:eastAsia="Times New Roman" w:cstheme="minorHAnsi"/>
                    <w:color w:val="000000"/>
                  </w:rPr>
                </w:rPrChange>
              </w:rPr>
            </w:pPr>
            <w:r w:rsidRPr="009D0365">
              <w:rPr>
                <w:rFonts w:eastAsia="Times New Roman" w:cstheme="minorHAnsi"/>
                <w:i/>
                <w:iCs/>
                <w:color w:val="000000"/>
                <w:rPrChange w:id="3297" w:author="Admin" w:date="2021-05-05T16:38:00Z">
                  <w:rPr>
                    <w:rFonts w:eastAsia="Times New Roman" w:cstheme="minorHAnsi"/>
                    <w:color w:val="000000"/>
                  </w:rPr>
                </w:rPrChange>
              </w:rPr>
              <w:t>Revivify (3rd)</w:t>
            </w:r>
          </w:p>
        </w:tc>
        <w:tc>
          <w:tcPr>
            <w:tcW w:w="3879" w:type="dxa"/>
          </w:tcPr>
          <w:p w14:paraId="5917607E"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(electrical or soul: living creature)</w:t>
            </w:r>
          </w:p>
        </w:tc>
      </w:tr>
      <w:tr w:rsidR="000F2700" w14:paraId="1D2CC24E" w14:textId="77777777" w:rsidTr="00BF53BE">
        <w:tc>
          <w:tcPr>
            <w:tcW w:w="1490" w:type="dxa"/>
          </w:tcPr>
          <w:p w14:paraId="005A0B34" w14:textId="77777777" w:rsidR="000F2700" w:rsidRDefault="000F2700" w:rsidP="00BF53BE">
            <w:pPr>
              <w:contextualSpacing/>
              <w:rPr>
                <w:rFonts w:eastAsia="Times New Roman" w:cstheme="minorHAnsi"/>
                <w:color w:val="000000"/>
              </w:rPr>
            </w:pPr>
            <w:r>
              <w:rPr>
                <w:rFonts w:eastAsia="Times New Roman" w:cstheme="minorHAnsi"/>
                <w:color w:val="000000"/>
              </w:rPr>
              <w:t>Launcher, Caltrops</w:t>
            </w:r>
          </w:p>
        </w:tc>
        <w:tc>
          <w:tcPr>
            <w:tcW w:w="1835" w:type="dxa"/>
          </w:tcPr>
          <w:p w14:paraId="196C792C" w14:textId="77777777" w:rsidR="000F2700" w:rsidRDefault="000F2700" w:rsidP="00BF53BE">
            <w:pPr>
              <w:contextualSpacing/>
              <w:rPr>
                <w:rFonts w:eastAsia="Times New Roman" w:cstheme="minorHAnsi"/>
                <w:color w:val="000000"/>
              </w:rPr>
            </w:pPr>
            <w:r>
              <w:rPr>
                <w:rFonts w:eastAsia="Times New Roman" w:cstheme="minorHAnsi"/>
                <w:color w:val="000000"/>
              </w:rPr>
              <w:t>Uncommon (+2)</w:t>
            </w:r>
          </w:p>
        </w:tc>
        <w:tc>
          <w:tcPr>
            <w:tcW w:w="1652" w:type="dxa"/>
          </w:tcPr>
          <w:p w14:paraId="71715810" w14:textId="77777777" w:rsidR="000F2700" w:rsidRPr="009D0365" w:rsidRDefault="000F2700" w:rsidP="00BF53BE">
            <w:pPr>
              <w:contextualSpacing/>
              <w:rPr>
                <w:rFonts w:eastAsia="Times New Roman" w:cstheme="minorHAnsi"/>
                <w:i/>
                <w:iCs/>
                <w:color w:val="000000"/>
                <w:rPrChange w:id="3298" w:author="Admin" w:date="2021-05-05T16:38:00Z">
                  <w:rPr>
                    <w:rFonts w:eastAsia="Times New Roman" w:cstheme="minorHAnsi"/>
                    <w:color w:val="000000"/>
                  </w:rPr>
                </w:rPrChange>
              </w:rPr>
            </w:pPr>
            <w:r w:rsidRPr="009D0365">
              <w:rPr>
                <w:rFonts w:eastAsia="Times New Roman" w:cstheme="minorHAnsi"/>
                <w:i/>
                <w:iCs/>
                <w:color w:val="000000"/>
                <w:rPrChange w:id="3299" w:author="Admin" w:date="2021-05-05T16:38:00Z">
                  <w:rPr>
                    <w:rFonts w:eastAsia="Times New Roman" w:cstheme="minorHAnsi"/>
                    <w:color w:val="000000"/>
                  </w:rPr>
                </w:rPrChange>
              </w:rPr>
              <w:t>Catapult (1st)</w:t>
            </w:r>
          </w:p>
        </w:tc>
        <w:tc>
          <w:tcPr>
            <w:tcW w:w="3879" w:type="dxa"/>
          </w:tcPr>
          <w:p w14:paraId="244C462C"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(combustion</w:t>
            </w:r>
            <w:r w:rsidR="00C73E6E">
              <w:rPr>
                <w:rFonts w:eastAsia="Times New Roman" w:cstheme="minorHAnsi"/>
                <w:color w:val="000000"/>
              </w:rPr>
              <w:t>,</w:t>
            </w:r>
            <w:r w:rsidR="00BF53BE">
              <w:rPr>
                <w:rFonts w:eastAsia="Times New Roman" w:cstheme="minorHAnsi"/>
                <w:color w:val="000000"/>
              </w:rPr>
              <w:t xml:space="preserve"> mechanical</w:t>
            </w:r>
            <w:r w:rsidR="00C73E6E">
              <w:rPr>
                <w:rFonts w:eastAsia="Times New Roman" w:cstheme="minorHAnsi"/>
                <w:color w:val="000000"/>
              </w:rPr>
              <w:t>, or steam</w:t>
            </w:r>
            <w:r>
              <w:rPr>
                <w:rFonts w:eastAsia="Times New Roman" w:cstheme="minorHAnsi"/>
                <w:color w:val="000000"/>
              </w:rPr>
              <w:t>)</w:t>
            </w:r>
          </w:p>
        </w:tc>
      </w:tr>
      <w:tr w:rsidR="000F2700" w14:paraId="1B4D2636" w14:textId="77777777" w:rsidTr="00BF53BE">
        <w:tc>
          <w:tcPr>
            <w:tcW w:w="1490" w:type="dxa"/>
          </w:tcPr>
          <w:p w14:paraId="5926E647" w14:textId="77777777" w:rsidR="000F2700" w:rsidRDefault="000F2700" w:rsidP="00BF53BE">
            <w:pPr>
              <w:contextualSpacing/>
              <w:rPr>
                <w:rFonts w:eastAsia="Times New Roman" w:cstheme="minorHAnsi"/>
                <w:color w:val="000000"/>
              </w:rPr>
            </w:pPr>
            <w:r>
              <w:rPr>
                <w:rFonts w:eastAsia="Times New Roman" w:cstheme="minorHAnsi"/>
                <w:color w:val="000000"/>
              </w:rPr>
              <w:t>Launcher, Cluster Rockets</w:t>
            </w:r>
          </w:p>
        </w:tc>
        <w:tc>
          <w:tcPr>
            <w:tcW w:w="1835" w:type="dxa"/>
          </w:tcPr>
          <w:p w14:paraId="445D179F" w14:textId="77777777" w:rsidR="000F2700" w:rsidRDefault="000F2700" w:rsidP="00BF53BE">
            <w:pPr>
              <w:contextualSpacing/>
              <w:rPr>
                <w:rFonts w:eastAsia="Times New Roman" w:cstheme="minorHAnsi"/>
                <w:color w:val="000000"/>
              </w:rPr>
            </w:pPr>
            <w:r>
              <w:rPr>
                <w:rFonts w:eastAsia="Times New Roman" w:cstheme="minorHAnsi"/>
                <w:color w:val="000000"/>
              </w:rPr>
              <w:t>Uncommon (+2)</w:t>
            </w:r>
          </w:p>
        </w:tc>
        <w:tc>
          <w:tcPr>
            <w:tcW w:w="1652" w:type="dxa"/>
          </w:tcPr>
          <w:p w14:paraId="426002D5" w14:textId="77777777" w:rsidR="000F2700" w:rsidRPr="009D0365" w:rsidRDefault="000F2700" w:rsidP="00BF53BE">
            <w:pPr>
              <w:contextualSpacing/>
              <w:rPr>
                <w:rFonts w:eastAsia="Times New Roman" w:cstheme="minorHAnsi"/>
                <w:i/>
                <w:iCs/>
                <w:color w:val="000000"/>
                <w:rPrChange w:id="3300" w:author="Admin" w:date="2021-05-05T16:38:00Z">
                  <w:rPr>
                    <w:rFonts w:eastAsia="Times New Roman" w:cstheme="minorHAnsi"/>
                    <w:color w:val="000000"/>
                  </w:rPr>
                </w:rPrChange>
              </w:rPr>
            </w:pPr>
            <w:r w:rsidRPr="009D0365">
              <w:rPr>
                <w:rFonts w:eastAsia="Times New Roman" w:cstheme="minorHAnsi"/>
                <w:i/>
                <w:iCs/>
                <w:color w:val="000000"/>
                <w:rPrChange w:id="3301" w:author="Admin" w:date="2021-05-05T16:38:00Z">
                  <w:rPr>
                    <w:rFonts w:eastAsia="Times New Roman" w:cstheme="minorHAnsi"/>
                    <w:color w:val="000000"/>
                  </w:rPr>
                </w:rPrChange>
              </w:rPr>
              <w:t>Catapult (1st)</w:t>
            </w:r>
          </w:p>
        </w:tc>
        <w:tc>
          <w:tcPr>
            <w:tcW w:w="3879" w:type="dxa"/>
          </w:tcPr>
          <w:p w14:paraId="78597792"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(combustion</w:t>
            </w:r>
            <w:r w:rsidR="00C73E6E">
              <w:rPr>
                <w:rFonts w:eastAsia="Times New Roman" w:cstheme="minorHAnsi"/>
                <w:color w:val="000000"/>
              </w:rPr>
              <w:t xml:space="preserve"> or steam</w:t>
            </w:r>
            <w:r>
              <w:rPr>
                <w:rFonts w:eastAsia="Times New Roman" w:cstheme="minorHAnsi"/>
                <w:color w:val="000000"/>
              </w:rPr>
              <w:t>)</w:t>
            </w:r>
          </w:p>
        </w:tc>
      </w:tr>
      <w:tr w:rsidR="000F2700" w14:paraId="2E4E38BF" w14:textId="77777777" w:rsidTr="00BF53BE">
        <w:tc>
          <w:tcPr>
            <w:tcW w:w="1490" w:type="dxa"/>
          </w:tcPr>
          <w:p w14:paraId="79BF96FE" w14:textId="77777777" w:rsidR="000F2700" w:rsidRDefault="000F2700" w:rsidP="00BF53BE">
            <w:pPr>
              <w:contextualSpacing/>
              <w:rPr>
                <w:rFonts w:eastAsia="Times New Roman" w:cstheme="minorHAnsi"/>
                <w:color w:val="000000"/>
              </w:rPr>
            </w:pPr>
            <w:r>
              <w:rPr>
                <w:rFonts w:eastAsia="Times New Roman" w:cstheme="minorHAnsi"/>
                <w:color w:val="000000"/>
              </w:rPr>
              <w:t>Launcher, Rocket</w:t>
            </w:r>
          </w:p>
        </w:tc>
        <w:tc>
          <w:tcPr>
            <w:tcW w:w="1835" w:type="dxa"/>
          </w:tcPr>
          <w:p w14:paraId="46108303" w14:textId="77777777" w:rsidR="000F2700" w:rsidRDefault="000F2700" w:rsidP="00BF53BE">
            <w:pPr>
              <w:contextualSpacing/>
              <w:rPr>
                <w:rFonts w:eastAsia="Times New Roman" w:cstheme="minorHAnsi"/>
                <w:color w:val="000000"/>
              </w:rPr>
            </w:pPr>
            <w:r>
              <w:rPr>
                <w:rFonts w:eastAsia="Times New Roman" w:cstheme="minorHAnsi"/>
                <w:color w:val="000000"/>
              </w:rPr>
              <w:t>Uncommon (+2)</w:t>
            </w:r>
          </w:p>
        </w:tc>
        <w:tc>
          <w:tcPr>
            <w:tcW w:w="1652" w:type="dxa"/>
          </w:tcPr>
          <w:p w14:paraId="027EE3EF" w14:textId="77777777" w:rsidR="000F2700" w:rsidRPr="009D0365" w:rsidRDefault="000F2700" w:rsidP="00BF53BE">
            <w:pPr>
              <w:contextualSpacing/>
              <w:rPr>
                <w:rFonts w:eastAsia="Times New Roman" w:cstheme="minorHAnsi"/>
                <w:i/>
                <w:iCs/>
                <w:color w:val="000000"/>
                <w:rPrChange w:id="3302" w:author="Admin" w:date="2021-05-05T16:38:00Z">
                  <w:rPr>
                    <w:rFonts w:eastAsia="Times New Roman" w:cstheme="minorHAnsi"/>
                    <w:color w:val="000000"/>
                  </w:rPr>
                </w:rPrChange>
              </w:rPr>
            </w:pPr>
            <w:r w:rsidRPr="009D0365">
              <w:rPr>
                <w:rFonts w:eastAsia="Times New Roman" w:cstheme="minorHAnsi"/>
                <w:i/>
                <w:iCs/>
                <w:color w:val="000000"/>
                <w:rPrChange w:id="3303" w:author="Admin" w:date="2021-05-05T16:38:00Z">
                  <w:rPr>
                    <w:rFonts w:eastAsia="Times New Roman" w:cstheme="minorHAnsi"/>
                    <w:color w:val="000000"/>
                  </w:rPr>
                </w:rPrChange>
              </w:rPr>
              <w:t>Catapult (1st)</w:t>
            </w:r>
          </w:p>
        </w:tc>
        <w:tc>
          <w:tcPr>
            <w:tcW w:w="3879" w:type="dxa"/>
          </w:tcPr>
          <w:p w14:paraId="58FAF322" w14:textId="77777777" w:rsidR="000F2700" w:rsidRDefault="000F2700" w:rsidP="00BF53BE">
            <w:pPr>
              <w:contextualSpacing/>
              <w:rPr>
                <w:rFonts w:eastAsia="Times New Roman" w:cstheme="minorHAnsi"/>
                <w:color w:val="000000"/>
              </w:rPr>
            </w:pPr>
            <w:r>
              <w:rPr>
                <w:rFonts w:eastAsia="Times New Roman" w:cstheme="minorHAnsi"/>
                <w:color w:val="000000"/>
              </w:rPr>
              <w:t>10 lb., one-handed, medium, engine (combustion</w:t>
            </w:r>
            <w:r w:rsidR="00C73E6E">
              <w:rPr>
                <w:rFonts w:eastAsia="Times New Roman" w:cstheme="minorHAnsi"/>
                <w:color w:val="000000"/>
              </w:rPr>
              <w:t xml:space="preserve"> or steam</w:t>
            </w:r>
            <w:r>
              <w:rPr>
                <w:rFonts w:eastAsia="Times New Roman" w:cstheme="minorHAnsi"/>
                <w:color w:val="000000"/>
              </w:rPr>
              <w:t>)</w:t>
            </w:r>
          </w:p>
        </w:tc>
      </w:tr>
      <w:tr w:rsidR="000F2700" w14:paraId="3E947828" w14:textId="77777777" w:rsidTr="00BF53BE">
        <w:tc>
          <w:tcPr>
            <w:tcW w:w="1490" w:type="dxa"/>
          </w:tcPr>
          <w:p w14:paraId="09E3B641" w14:textId="77777777" w:rsidR="000F2700" w:rsidRDefault="000F2700" w:rsidP="00BF53BE">
            <w:pPr>
              <w:contextualSpacing/>
              <w:rPr>
                <w:rFonts w:eastAsia="Times New Roman" w:cstheme="minorHAnsi"/>
                <w:color w:val="000000"/>
              </w:rPr>
            </w:pPr>
            <w:r>
              <w:rPr>
                <w:rFonts w:eastAsia="Times New Roman" w:cstheme="minorHAnsi"/>
                <w:color w:val="000000"/>
              </w:rPr>
              <w:t>Launcher, Trap</w:t>
            </w:r>
          </w:p>
        </w:tc>
        <w:tc>
          <w:tcPr>
            <w:tcW w:w="1835" w:type="dxa"/>
          </w:tcPr>
          <w:p w14:paraId="7FD39E4C" w14:textId="77777777" w:rsidR="000F2700" w:rsidRDefault="000F2700" w:rsidP="00BF53BE">
            <w:pPr>
              <w:contextualSpacing/>
              <w:rPr>
                <w:rFonts w:eastAsia="Times New Roman" w:cstheme="minorHAnsi"/>
                <w:color w:val="000000"/>
              </w:rPr>
            </w:pPr>
            <w:r>
              <w:rPr>
                <w:rFonts w:eastAsia="Times New Roman" w:cstheme="minorHAnsi"/>
                <w:color w:val="000000"/>
              </w:rPr>
              <w:t>Uncommon (+2)</w:t>
            </w:r>
          </w:p>
        </w:tc>
        <w:tc>
          <w:tcPr>
            <w:tcW w:w="1652" w:type="dxa"/>
          </w:tcPr>
          <w:p w14:paraId="746CBCC5" w14:textId="77777777" w:rsidR="000F2700" w:rsidRPr="009D0365" w:rsidRDefault="000F2700" w:rsidP="00BF53BE">
            <w:pPr>
              <w:contextualSpacing/>
              <w:rPr>
                <w:rFonts w:eastAsia="Times New Roman" w:cstheme="minorHAnsi"/>
                <w:i/>
                <w:iCs/>
                <w:color w:val="000000"/>
                <w:rPrChange w:id="3304" w:author="Admin" w:date="2021-05-05T16:38:00Z">
                  <w:rPr>
                    <w:rFonts w:eastAsia="Times New Roman" w:cstheme="minorHAnsi"/>
                    <w:color w:val="000000"/>
                  </w:rPr>
                </w:rPrChange>
              </w:rPr>
            </w:pPr>
            <w:r w:rsidRPr="009D0365">
              <w:rPr>
                <w:rFonts w:eastAsia="Times New Roman" w:cstheme="minorHAnsi"/>
                <w:i/>
                <w:iCs/>
                <w:color w:val="000000"/>
                <w:rPrChange w:id="3305" w:author="Admin" w:date="2021-05-05T16:38:00Z">
                  <w:rPr>
                    <w:rFonts w:eastAsia="Times New Roman" w:cstheme="minorHAnsi"/>
                    <w:color w:val="000000"/>
                  </w:rPr>
                </w:rPrChange>
              </w:rPr>
              <w:t>Catapult (1st)</w:t>
            </w:r>
          </w:p>
        </w:tc>
        <w:tc>
          <w:tcPr>
            <w:tcW w:w="3879" w:type="dxa"/>
          </w:tcPr>
          <w:p w14:paraId="0A92D8D1" w14:textId="77777777" w:rsidR="000F2700" w:rsidRDefault="000F2700" w:rsidP="00BF53BE">
            <w:pPr>
              <w:contextualSpacing/>
              <w:rPr>
                <w:rFonts w:eastAsia="Times New Roman" w:cstheme="minorHAnsi"/>
                <w:color w:val="000000"/>
              </w:rPr>
            </w:pPr>
            <w:r>
              <w:rPr>
                <w:rFonts w:eastAsia="Times New Roman" w:cstheme="minorHAnsi"/>
                <w:color w:val="000000"/>
              </w:rPr>
              <w:t>10 lb., one-handed, medium, engine (combustion</w:t>
            </w:r>
            <w:r w:rsidR="00C73E6E">
              <w:rPr>
                <w:rFonts w:eastAsia="Times New Roman" w:cstheme="minorHAnsi"/>
                <w:color w:val="000000"/>
              </w:rPr>
              <w:t xml:space="preserve"> or steam</w:t>
            </w:r>
            <w:r>
              <w:rPr>
                <w:rFonts w:eastAsia="Times New Roman" w:cstheme="minorHAnsi"/>
                <w:color w:val="000000"/>
              </w:rPr>
              <w:t>)</w:t>
            </w:r>
          </w:p>
        </w:tc>
      </w:tr>
      <w:tr w:rsidR="000F2700" w:rsidRPr="00541781" w14:paraId="6FF765E8" w14:textId="77777777" w:rsidTr="00792525">
        <w:tc>
          <w:tcPr>
            <w:tcW w:w="1490" w:type="dxa"/>
          </w:tcPr>
          <w:p w14:paraId="60D27324" w14:textId="77777777" w:rsidR="000F2700" w:rsidRDefault="000F2700">
            <w:pPr>
              <w:contextualSpacing/>
              <w:rPr>
                <w:rFonts w:eastAsia="Times New Roman" w:cstheme="minorHAnsi"/>
                <w:color w:val="000000"/>
              </w:rPr>
            </w:pPr>
            <w:r>
              <w:rPr>
                <w:rFonts w:eastAsia="Times New Roman" w:cstheme="minorHAnsi"/>
                <w:color w:val="000000"/>
              </w:rPr>
              <w:t>Lifeforce Transposer</w:t>
            </w:r>
          </w:p>
        </w:tc>
        <w:tc>
          <w:tcPr>
            <w:tcW w:w="1835" w:type="dxa"/>
          </w:tcPr>
          <w:p w14:paraId="04981967"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5A13386B" w14:textId="77777777" w:rsidR="000F2700" w:rsidRPr="009D0365" w:rsidRDefault="000F2700" w:rsidP="001F0689">
            <w:pPr>
              <w:contextualSpacing/>
              <w:rPr>
                <w:rFonts w:eastAsia="Times New Roman" w:cstheme="minorHAnsi"/>
                <w:i/>
                <w:iCs/>
                <w:color w:val="000000"/>
                <w:rPrChange w:id="3306" w:author="Admin" w:date="2021-05-05T16:38:00Z">
                  <w:rPr>
                    <w:rFonts w:eastAsia="Times New Roman" w:cstheme="minorHAnsi"/>
                    <w:color w:val="000000"/>
                  </w:rPr>
                </w:rPrChange>
              </w:rPr>
            </w:pPr>
            <w:r w:rsidRPr="009D0365">
              <w:rPr>
                <w:rFonts w:eastAsia="Times New Roman" w:cstheme="minorHAnsi"/>
                <w:i/>
                <w:iCs/>
                <w:color w:val="000000"/>
                <w:rPrChange w:id="3307" w:author="Admin" w:date="2021-05-05T16:38:00Z">
                  <w:rPr>
                    <w:rFonts w:eastAsia="Times New Roman" w:cstheme="minorHAnsi"/>
                    <w:color w:val="000000"/>
                  </w:rPr>
                </w:rPrChange>
              </w:rPr>
              <w:t>Life Transference (3rd)</w:t>
            </w:r>
          </w:p>
        </w:tc>
        <w:tc>
          <w:tcPr>
            <w:tcW w:w="3879" w:type="dxa"/>
          </w:tcPr>
          <w:p w14:paraId="2E683CF6" w14:textId="77777777" w:rsidR="000F2700" w:rsidRDefault="000F2700">
            <w:pPr>
              <w:contextualSpacing/>
              <w:rPr>
                <w:rFonts w:eastAsia="Times New Roman" w:cstheme="minorHAnsi"/>
                <w:color w:val="000000"/>
              </w:rPr>
            </w:pPr>
            <w:r>
              <w:rPr>
                <w:rFonts w:eastAsia="Times New Roman" w:cstheme="minorHAnsi"/>
                <w:color w:val="000000"/>
              </w:rPr>
              <w:t xml:space="preserve">10 lb., one-handed, medium, engine (mechanical), </w:t>
            </w:r>
            <w:r>
              <w:rPr>
                <w:rFonts w:eastAsia="Times New Roman" w:cstheme="minorHAnsi"/>
                <w:i/>
                <w:iCs/>
                <w:color w:val="000000"/>
              </w:rPr>
              <w:t>size increased (reliable device; MR 1)</w:t>
            </w:r>
          </w:p>
        </w:tc>
      </w:tr>
      <w:tr w:rsidR="000F2700" w:rsidRPr="00541781" w14:paraId="5DB82503" w14:textId="77777777" w:rsidTr="00792525">
        <w:tc>
          <w:tcPr>
            <w:tcW w:w="1490" w:type="dxa"/>
          </w:tcPr>
          <w:p w14:paraId="010D6C7F" w14:textId="77777777" w:rsidR="000F2700" w:rsidRDefault="000F2700">
            <w:pPr>
              <w:contextualSpacing/>
              <w:rPr>
                <w:rFonts w:eastAsia="Times New Roman" w:cstheme="minorHAnsi"/>
                <w:color w:val="000000"/>
              </w:rPr>
            </w:pPr>
            <w:r>
              <w:rPr>
                <w:rFonts w:eastAsia="Times New Roman" w:cstheme="minorHAnsi"/>
                <w:color w:val="000000"/>
              </w:rPr>
              <w:t>Light Absorber</w:t>
            </w:r>
          </w:p>
        </w:tc>
        <w:tc>
          <w:tcPr>
            <w:tcW w:w="1835" w:type="dxa"/>
          </w:tcPr>
          <w:p w14:paraId="7B07F74F"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7BA79439" w14:textId="77777777" w:rsidR="000F2700" w:rsidRPr="009D0365" w:rsidRDefault="000F2700" w:rsidP="001F0689">
            <w:pPr>
              <w:contextualSpacing/>
              <w:rPr>
                <w:rFonts w:eastAsia="Times New Roman" w:cstheme="minorHAnsi"/>
                <w:i/>
                <w:iCs/>
                <w:color w:val="000000"/>
                <w:rPrChange w:id="3308" w:author="Admin" w:date="2021-05-05T16:38:00Z">
                  <w:rPr>
                    <w:rFonts w:eastAsia="Times New Roman" w:cstheme="minorHAnsi"/>
                    <w:color w:val="000000"/>
                  </w:rPr>
                </w:rPrChange>
              </w:rPr>
            </w:pPr>
            <w:r w:rsidRPr="009D0365">
              <w:rPr>
                <w:rFonts w:eastAsia="Times New Roman" w:cstheme="minorHAnsi"/>
                <w:i/>
                <w:iCs/>
                <w:color w:val="000000"/>
                <w:rPrChange w:id="3309" w:author="Admin" w:date="2021-05-05T16:38:00Z">
                  <w:rPr>
                    <w:rFonts w:eastAsia="Times New Roman" w:cstheme="minorHAnsi"/>
                    <w:color w:val="000000"/>
                  </w:rPr>
                </w:rPrChange>
              </w:rPr>
              <w:t>Darkness (3rd)</w:t>
            </w:r>
          </w:p>
        </w:tc>
        <w:tc>
          <w:tcPr>
            <w:tcW w:w="3879" w:type="dxa"/>
          </w:tcPr>
          <w:p w14:paraId="66EE441E" w14:textId="77777777" w:rsidR="000F2700" w:rsidRDefault="000F2700">
            <w:pPr>
              <w:contextualSpacing/>
              <w:rPr>
                <w:rFonts w:eastAsia="Times New Roman" w:cstheme="minorHAnsi"/>
                <w:color w:val="000000"/>
              </w:rPr>
            </w:pPr>
            <w:r>
              <w:rPr>
                <w:rFonts w:eastAsia="Times New Roman" w:cstheme="minorHAnsi"/>
                <w:color w:val="000000"/>
              </w:rPr>
              <w:t xml:space="preserve">10 lb., one-handed, medium, engine (mechanical), </w:t>
            </w:r>
            <w:r>
              <w:rPr>
                <w:rFonts w:eastAsia="Times New Roman" w:cstheme="minorHAnsi"/>
                <w:i/>
                <w:iCs/>
                <w:color w:val="000000"/>
              </w:rPr>
              <w:t>size increased (focused device)</w:t>
            </w:r>
          </w:p>
        </w:tc>
      </w:tr>
      <w:tr w:rsidR="000F2700" w:rsidRPr="00541781" w14:paraId="7F43A38D" w14:textId="77777777" w:rsidTr="00792525">
        <w:tc>
          <w:tcPr>
            <w:tcW w:w="1490" w:type="dxa"/>
          </w:tcPr>
          <w:p w14:paraId="7C70D66D" w14:textId="77777777" w:rsidR="000F2700" w:rsidRDefault="000F2700">
            <w:pPr>
              <w:contextualSpacing/>
              <w:rPr>
                <w:rFonts w:eastAsia="Times New Roman" w:cstheme="minorHAnsi"/>
                <w:color w:val="000000"/>
              </w:rPr>
            </w:pPr>
            <w:r w:rsidRPr="000D32C5">
              <w:rPr>
                <w:rFonts w:eastAsia="Times New Roman" w:cstheme="minorHAnsi"/>
                <w:color w:val="000000"/>
              </w:rPr>
              <w:t xml:space="preserve">Light Generator </w:t>
            </w:r>
          </w:p>
        </w:tc>
        <w:tc>
          <w:tcPr>
            <w:tcW w:w="1835" w:type="dxa"/>
          </w:tcPr>
          <w:p w14:paraId="0FDF1AD9"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7D15A50F" w14:textId="77777777" w:rsidR="000F2700" w:rsidRPr="009D0365" w:rsidRDefault="000F2700" w:rsidP="001F0689">
            <w:pPr>
              <w:contextualSpacing/>
              <w:rPr>
                <w:rFonts w:eastAsia="Times New Roman" w:cstheme="minorHAnsi"/>
                <w:i/>
                <w:iCs/>
                <w:color w:val="000000"/>
                <w:rPrChange w:id="3310" w:author="Admin" w:date="2021-05-05T16:38:00Z">
                  <w:rPr>
                    <w:rFonts w:eastAsia="Times New Roman" w:cstheme="minorHAnsi"/>
                    <w:color w:val="000000"/>
                  </w:rPr>
                </w:rPrChange>
              </w:rPr>
            </w:pPr>
            <w:r w:rsidRPr="009D0365">
              <w:rPr>
                <w:rFonts w:eastAsia="Times New Roman" w:cstheme="minorHAnsi"/>
                <w:i/>
                <w:iCs/>
                <w:color w:val="000000"/>
                <w:rPrChange w:id="3311" w:author="Admin" w:date="2021-05-05T16:38:00Z">
                  <w:rPr>
                    <w:rFonts w:eastAsia="Times New Roman" w:cstheme="minorHAnsi"/>
                    <w:color w:val="000000"/>
                  </w:rPr>
                </w:rPrChange>
              </w:rPr>
              <w:t>Daylight (3rd)</w:t>
            </w:r>
          </w:p>
        </w:tc>
        <w:tc>
          <w:tcPr>
            <w:tcW w:w="3879" w:type="dxa"/>
          </w:tcPr>
          <w:p w14:paraId="426A336D" w14:textId="77777777" w:rsidR="000F2700" w:rsidRPr="00E95E1F" w:rsidRDefault="000F2700">
            <w:pPr>
              <w:contextualSpacing/>
              <w:rPr>
                <w:rFonts w:eastAsia="Times New Roman" w:cstheme="minorHAnsi"/>
                <w:i/>
                <w:iCs/>
                <w:color w:val="000000"/>
              </w:rPr>
            </w:pPr>
            <w:r>
              <w:rPr>
                <w:rFonts w:eastAsia="Times New Roman" w:cstheme="minorHAnsi"/>
                <w:color w:val="000000"/>
              </w:rPr>
              <w:t xml:space="preserve">10 lb., one-handed, medium, engine (mechanical), </w:t>
            </w:r>
            <w:r>
              <w:rPr>
                <w:rFonts w:eastAsia="Times New Roman" w:cstheme="minorHAnsi"/>
                <w:i/>
                <w:iCs/>
                <w:color w:val="000000"/>
              </w:rPr>
              <w:t>size increased (focused device)</w:t>
            </w:r>
          </w:p>
        </w:tc>
      </w:tr>
      <w:tr w:rsidR="000F2700" w:rsidRPr="00541781" w14:paraId="1B1A9E6B" w14:textId="77777777" w:rsidTr="00792525">
        <w:tc>
          <w:tcPr>
            <w:tcW w:w="1490" w:type="dxa"/>
          </w:tcPr>
          <w:p w14:paraId="60E658F3" w14:textId="77777777" w:rsidR="000F2700" w:rsidRDefault="000F2700" w:rsidP="001F0689">
            <w:pPr>
              <w:contextualSpacing/>
              <w:rPr>
                <w:rFonts w:eastAsia="Times New Roman" w:cstheme="minorHAnsi"/>
                <w:color w:val="000000"/>
              </w:rPr>
            </w:pPr>
            <w:r>
              <w:rPr>
                <w:rFonts w:eastAsia="Times New Roman" w:cstheme="minorHAnsi"/>
                <w:color w:val="000000"/>
              </w:rPr>
              <w:t>Locator</w:t>
            </w:r>
          </w:p>
        </w:tc>
        <w:tc>
          <w:tcPr>
            <w:tcW w:w="1835" w:type="dxa"/>
          </w:tcPr>
          <w:p w14:paraId="7FEF3E83" w14:textId="77777777" w:rsidR="000F2700" w:rsidRDefault="000F2700">
            <w:pPr>
              <w:contextualSpacing/>
              <w:rPr>
                <w:rFonts w:eastAsia="Times New Roman" w:cstheme="minorHAnsi"/>
                <w:color w:val="000000"/>
              </w:rPr>
            </w:pPr>
            <w:r>
              <w:rPr>
                <w:rFonts w:eastAsia="Times New Roman" w:cstheme="minorHAnsi"/>
                <w:color w:val="000000"/>
              </w:rPr>
              <w:t>Uncommon (+2)</w:t>
            </w:r>
          </w:p>
        </w:tc>
        <w:tc>
          <w:tcPr>
            <w:tcW w:w="1652" w:type="dxa"/>
          </w:tcPr>
          <w:p w14:paraId="183E186F" w14:textId="77777777" w:rsidR="000F2700" w:rsidRPr="009D0365" w:rsidRDefault="000F2700">
            <w:pPr>
              <w:contextualSpacing/>
              <w:rPr>
                <w:rFonts w:eastAsia="Times New Roman" w:cstheme="minorHAnsi"/>
                <w:i/>
                <w:iCs/>
                <w:color w:val="000000"/>
                <w:rPrChange w:id="3312" w:author="Admin" w:date="2021-05-05T16:38:00Z">
                  <w:rPr>
                    <w:rFonts w:eastAsia="Times New Roman" w:cstheme="minorHAnsi"/>
                    <w:color w:val="000000"/>
                  </w:rPr>
                </w:rPrChange>
              </w:rPr>
            </w:pPr>
            <w:r w:rsidRPr="009D0365">
              <w:rPr>
                <w:rFonts w:eastAsia="Times New Roman" w:cstheme="minorHAnsi"/>
                <w:i/>
                <w:iCs/>
                <w:color w:val="000000"/>
                <w:rPrChange w:id="3313" w:author="Admin" w:date="2021-05-05T16:38:00Z">
                  <w:rPr>
                    <w:rFonts w:eastAsia="Times New Roman" w:cstheme="minorHAnsi"/>
                    <w:color w:val="000000"/>
                  </w:rPr>
                </w:rPrChange>
              </w:rPr>
              <w:t>Locate Object (2nd)</w:t>
            </w:r>
          </w:p>
        </w:tc>
        <w:tc>
          <w:tcPr>
            <w:tcW w:w="3879" w:type="dxa"/>
          </w:tcPr>
          <w:p w14:paraId="213C2315" w14:textId="77777777" w:rsidR="000F2700" w:rsidRDefault="000F2700" w:rsidP="00A46AB5">
            <w:pPr>
              <w:contextualSpacing/>
              <w:rPr>
                <w:rFonts w:eastAsia="Times New Roman" w:cstheme="minorHAnsi"/>
                <w:color w:val="000000"/>
              </w:rPr>
            </w:pPr>
            <w:r>
              <w:rPr>
                <w:rFonts w:eastAsia="Times New Roman" w:cstheme="minorHAnsi"/>
                <w:color w:val="000000"/>
              </w:rPr>
              <w:t>5 lb., one-handed, light, engine (mechanical or mana: any)</w:t>
            </w:r>
          </w:p>
        </w:tc>
      </w:tr>
      <w:tr w:rsidR="000F2700" w14:paraId="486D1D21" w14:textId="77777777" w:rsidTr="000613F6">
        <w:tc>
          <w:tcPr>
            <w:tcW w:w="1490" w:type="dxa"/>
          </w:tcPr>
          <w:p w14:paraId="673C34C7" w14:textId="77777777" w:rsidR="000F2700" w:rsidRDefault="000F2700" w:rsidP="000613F6">
            <w:pPr>
              <w:contextualSpacing/>
              <w:rPr>
                <w:rFonts w:eastAsia="Times New Roman" w:cstheme="minorHAnsi"/>
                <w:color w:val="000000"/>
              </w:rPr>
            </w:pPr>
            <w:r>
              <w:rPr>
                <w:rFonts w:eastAsia="Times New Roman" w:cstheme="minorHAnsi"/>
                <w:color w:val="000000"/>
              </w:rPr>
              <w:t>Localized Tornado Generator</w:t>
            </w:r>
          </w:p>
        </w:tc>
        <w:tc>
          <w:tcPr>
            <w:tcW w:w="1835" w:type="dxa"/>
          </w:tcPr>
          <w:p w14:paraId="0BC1A231" w14:textId="77777777" w:rsidR="000F2700" w:rsidRDefault="000F2700" w:rsidP="000613F6">
            <w:pPr>
              <w:contextualSpacing/>
              <w:rPr>
                <w:rFonts w:eastAsia="Times New Roman" w:cstheme="minorHAnsi"/>
                <w:color w:val="000000"/>
              </w:rPr>
            </w:pPr>
            <w:r>
              <w:rPr>
                <w:rFonts w:eastAsia="Times New Roman" w:cstheme="minorHAnsi"/>
                <w:color w:val="000000"/>
              </w:rPr>
              <w:t>Legendary (+5)</w:t>
            </w:r>
          </w:p>
        </w:tc>
        <w:tc>
          <w:tcPr>
            <w:tcW w:w="1652" w:type="dxa"/>
          </w:tcPr>
          <w:p w14:paraId="1E77FADC" w14:textId="77777777" w:rsidR="000F2700" w:rsidRPr="009D0365" w:rsidRDefault="000F2700" w:rsidP="000613F6">
            <w:pPr>
              <w:contextualSpacing/>
              <w:rPr>
                <w:rFonts w:eastAsia="Times New Roman" w:cstheme="minorHAnsi"/>
                <w:i/>
                <w:iCs/>
                <w:color w:val="000000"/>
                <w:rPrChange w:id="3314" w:author="Admin" w:date="2021-05-05T16:38:00Z">
                  <w:rPr>
                    <w:rFonts w:eastAsia="Times New Roman" w:cstheme="minorHAnsi"/>
                    <w:color w:val="000000"/>
                  </w:rPr>
                </w:rPrChange>
              </w:rPr>
            </w:pPr>
            <w:r w:rsidRPr="009D0365">
              <w:rPr>
                <w:rFonts w:eastAsia="Times New Roman" w:cstheme="minorHAnsi"/>
                <w:i/>
                <w:iCs/>
                <w:color w:val="000000"/>
                <w:rPrChange w:id="3315" w:author="Admin" w:date="2021-05-05T16:38:00Z">
                  <w:rPr>
                    <w:rFonts w:eastAsia="Times New Roman" w:cstheme="minorHAnsi"/>
                    <w:color w:val="000000"/>
                  </w:rPr>
                </w:rPrChange>
              </w:rPr>
              <w:t>Whirlwind (7th)</w:t>
            </w:r>
          </w:p>
        </w:tc>
        <w:tc>
          <w:tcPr>
            <w:tcW w:w="3879" w:type="dxa"/>
          </w:tcPr>
          <w:p w14:paraId="7BDF8137" w14:textId="77777777" w:rsidR="000F2700" w:rsidRDefault="000F2700">
            <w:pPr>
              <w:contextualSpacing/>
              <w:rPr>
                <w:rFonts w:eastAsia="Times New Roman" w:cstheme="minorHAnsi"/>
                <w:color w:val="000000"/>
              </w:rPr>
            </w:pPr>
            <w:r>
              <w:rPr>
                <w:rFonts w:eastAsia="Times New Roman" w:cstheme="minorHAnsi"/>
                <w:color w:val="000000"/>
              </w:rPr>
              <w:t xml:space="preserve">10 lb., one-handed, heavy, engine (mana: druid or soul: elemental), </w:t>
            </w:r>
            <w:r>
              <w:rPr>
                <w:rFonts w:eastAsia="Times New Roman" w:cstheme="minorHAnsi"/>
                <w:i/>
                <w:iCs/>
                <w:color w:val="000000"/>
              </w:rPr>
              <w:t>size increased (focused device)</w:t>
            </w:r>
          </w:p>
        </w:tc>
      </w:tr>
      <w:tr w:rsidR="000F2700" w:rsidRPr="00541781" w14:paraId="544A4674" w14:textId="77777777" w:rsidTr="00792525">
        <w:tc>
          <w:tcPr>
            <w:tcW w:w="1490" w:type="dxa"/>
          </w:tcPr>
          <w:p w14:paraId="1D036876" w14:textId="77777777" w:rsidR="000F2700" w:rsidRDefault="000F2700" w:rsidP="001F0689">
            <w:pPr>
              <w:contextualSpacing/>
              <w:rPr>
                <w:rFonts w:eastAsia="Times New Roman" w:cstheme="minorHAnsi"/>
                <w:color w:val="000000"/>
              </w:rPr>
            </w:pPr>
            <w:r>
              <w:rPr>
                <w:rFonts w:eastAsia="Times New Roman" w:cstheme="minorHAnsi"/>
                <w:color w:val="000000"/>
              </w:rPr>
              <w:t>Meteors-R-Us</w:t>
            </w:r>
          </w:p>
        </w:tc>
        <w:tc>
          <w:tcPr>
            <w:tcW w:w="1835" w:type="dxa"/>
          </w:tcPr>
          <w:p w14:paraId="26CB38CE" w14:textId="77777777" w:rsidR="000F2700" w:rsidRDefault="000F2700" w:rsidP="001F0689">
            <w:pPr>
              <w:contextualSpacing/>
              <w:rPr>
                <w:rFonts w:eastAsia="Times New Roman" w:cstheme="minorHAnsi"/>
                <w:color w:val="000000"/>
              </w:rPr>
            </w:pPr>
            <w:r>
              <w:rPr>
                <w:rFonts w:eastAsia="Times New Roman" w:cstheme="minorHAnsi"/>
                <w:color w:val="000000"/>
              </w:rPr>
              <w:t>Artifact (+6)</w:t>
            </w:r>
          </w:p>
        </w:tc>
        <w:tc>
          <w:tcPr>
            <w:tcW w:w="1652" w:type="dxa"/>
          </w:tcPr>
          <w:p w14:paraId="5D4F0AAE" w14:textId="77777777" w:rsidR="000F2700" w:rsidRPr="009D0365" w:rsidRDefault="000F2700" w:rsidP="001F0689">
            <w:pPr>
              <w:contextualSpacing/>
              <w:rPr>
                <w:rFonts w:eastAsia="Times New Roman" w:cstheme="minorHAnsi"/>
                <w:i/>
                <w:iCs/>
                <w:color w:val="000000"/>
                <w:rPrChange w:id="3316" w:author="Admin" w:date="2021-05-05T16:38:00Z">
                  <w:rPr>
                    <w:rFonts w:eastAsia="Times New Roman" w:cstheme="minorHAnsi"/>
                    <w:color w:val="000000"/>
                  </w:rPr>
                </w:rPrChange>
              </w:rPr>
            </w:pPr>
            <w:r w:rsidRPr="009D0365">
              <w:rPr>
                <w:rFonts w:eastAsia="Times New Roman" w:cstheme="minorHAnsi"/>
                <w:i/>
                <w:iCs/>
                <w:color w:val="000000"/>
                <w:rPrChange w:id="3317" w:author="Admin" w:date="2021-05-05T16:38:00Z">
                  <w:rPr>
                    <w:rFonts w:eastAsia="Times New Roman" w:cstheme="minorHAnsi"/>
                    <w:color w:val="000000"/>
                  </w:rPr>
                </w:rPrChange>
              </w:rPr>
              <w:t>Meteor Swarm (9th)</w:t>
            </w:r>
          </w:p>
        </w:tc>
        <w:tc>
          <w:tcPr>
            <w:tcW w:w="3879" w:type="dxa"/>
          </w:tcPr>
          <w:p w14:paraId="3C5998DE"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(combustion or soul: elemental)</w:t>
            </w:r>
          </w:p>
        </w:tc>
      </w:tr>
      <w:tr w:rsidR="000F2700" w:rsidRPr="00541781" w14:paraId="7E2BE4D2" w14:textId="77777777" w:rsidTr="00792525">
        <w:tc>
          <w:tcPr>
            <w:tcW w:w="1490" w:type="dxa"/>
          </w:tcPr>
          <w:p w14:paraId="407DA6C2" w14:textId="77777777" w:rsidR="000F2700" w:rsidRDefault="000F2700" w:rsidP="001F0689">
            <w:pPr>
              <w:contextualSpacing/>
              <w:rPr>
                <w:rFonts w:eastAsia="Times New Roman" w:cstheme="minorHAnsi"/>
                <w:color w:val="000000"/>
              </w:rPr>
            </w:pPr>
            <w:r>
              <w:rPr>
                <w:rFonts w:eastAsia="Times New Roman" w:cstheme="minorHAnsi"/>
                <w:color w:val="000000"/>
              </w:rPr>
              <w:t>Mind Scattering Cap</w:t>
            </w:r>
          </w:p>
        </w:tc>
        <w:tc>
          <w:tcPr>
            <w:tcW w:w="1835" w:type="dxa"/>
          </w:tcPr>
          <w:p w14:paraId="2F73396B"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726E88A6" w14:textId="77777777" w:rsidR="000F2700" w:rsidRPr="009D0365" w:rsidRDefault="000F2700" w:rsidP="001F0689">
            <w:pPr>
              <w:contextualSpacing/>
              <w:rPr>
                <w:rFonts w:eastAsia="Times New Roman" w:cstheme="minorHAnsi"/>
                <w:i/>
                <w:iCs/>
                <w:color w:val="000000"/>
                <w:rPrChange w:id="3318" w:author="Admin" w:date="2021-05-05T16:38:00Z">
                  <w:rPr>
                    <w:rFonts w:eastAsia="Times New Roman" w:cstheme="minorHAnsi"/>
                    <w:color w:val="000000"/>
                  </w:rPr>
                </w:rPrChange>
              </w:rPr>
            </w:pPr>
            <w:r w:rsidRPr="009D0365">
              <w:rPr>
                <w:rFonts w:eastAsia="Times New Roman" w:cstheme="minorHAnsi"/>
                <w:i/>
                <w:iCs/>
                <w:color w:val="000000"/>
                <w:rPrChange w:id="3319" w:author="Admin" w:date="2021-05-05T16:38:00Z">
                  <w:rPr>
                    <w:rFonts w:eastAsia="Times New Roman" w:cstheme="minorHAnsi"/>
                    <w:color w:val="000000"/>
                  </w:rPr>
                </w:rPrChange>
              </w:rPr>
              <w:t>Confusion (4th)</w:t>
            </w:r>
          </w:p>
        </w:tc>
        <w:tc>
          <w:tcPr>
            <w:tcW w:w="3879" w:type="dxa"/>
          </w:tcPr>
          <w:p w14:paraId="157D2CC9" w14:textId="77777777" w:rsidR="000F2700" w:rsidRDefault="000F2700">
            <w:pPr>
              <w:contextualSpacing/>
              <w:rPr>
                <w:rFonts w:eastAsia="Times New Roman" w:cstheme="minorHAnsi"/>
                <w:color w:val="000000"/>
              </w:rPr>
            </w:pPr>
            <w:r>
              <w:rPr>
                <w:rFonts w:eastAsia="Times New Roman" w:cstheme="minorHAnsi"/>
                <w:color w:val="000000"/>
              </w:rPr>
              <w:t>5 lb., one-handed, light, engine (mechanical, or soul: any)</w:t>
            </w:r>
          </w:p>
        </w:tc>
      </w:tr>
      <w:tr w:rsidR="000F2700" w:rsidRPr="00541781" w14:paraId="2631B097" w14:textId="77777777" w:rsidTr="00792525">
        <w:tc>
          <w:tcPr>
            <w:tcW w:w="1490" w:type="dxa"/>
          </w:tcPr>
          <w:p w14:paraId="74F64944" w14:textId="77777777" w:rsidR="000F2700" w:rsidRDefault="000F2700" w:rsidP="001F0689">
            <w:pPr>
              <w:contextualSpacing/>
              <w:rPr>
                <w:rFonts w:eastAsia="Times New Roman" w:cstheme="minorHAnsi"/>
                <w:color w:val="000000"/>
              </w:rPr>
            </w:pPr>
            <w:r>
              <w:rPr>
                <w:rFonts w:eastAsia="Times New Roman" w:cstheme="minorHAnsi"/>
                <w:color w:val="000000"/>
              </w:rPr>
              <w:t>Mini Volcano</w:t>
            </w:r>
          </w:p>
        </w:tc>
        <w:tc>
          <w:tcPr>
            <w:tcW w:w="1835" w:type="dxa"/>
          </w:tcPr>
          <w:p w14:paraId="2765B502" w14:textId="77777777" w:rsidR="000F2700" w:rsidRDefault="000F2700"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03DDD895" w14:textId="77777777" w:rsidR="000F2700" w:rsidRPr="009D0365" w:rsidRDefault="000F2700" w:rsidP="001F0689">
            <w:pPr>
              <w:contextualSpacing/>
              <w:rPr>
                <w:rFonts w:eastAsia="Times New Roman" w:cstheme="minorHAnsi"/>
                <w:i/>
                <w:iCs/>
                <w:color w:val="000000"/>
                <w:rPrChange w:id="3320" w:author="Admin" w:date="2021-05-05T16:38:00Z">
                  <w:rPr>
                    <w:rFonts w:eastAsia="Times New Roman" w:cstheme="minorHAnsi"/>
                    <w:color w:val="000000"/>
                  </w:rPr>
                </w:rPrChange>
              </w:rPr>
            </w:pPr>
            <w:r w:rsidRPr="009D0365">
              <w:rPr>
                <w:rFonts w:eastAsia="Times New Roman" w:cstheme="minorHAnsi"/>
                <w:i/>
                <w:iCs/>
                <w:color w:val="000000"/>
                <w:rPrChange w:id="3321" w:author="Admin" w:date="2021-05-05T16:38:00Z">
                  <w:rPr>
                    <w:rFonts w:eastAsia="Times New Roman" w:cstheme="minorHAnsi"/>
                    <w:color w:val="000000"/>
                  </w:rPr>
                </w:rPrChange>
              </w:rPr>
              <w:t>Incendiary Cloud (8th)</w:t>
            </w:r>
          </w:p>
        </w:tc>
        <w:tc>
          <w:tcPr>
            <w:tcW w:w="3879" w:type="dxa"/>
          </w:tcPr>
          <w:p w14:paraId="70CA9136" w14:textId="77777777" w:rsidR="000F2700" w:rsidRDefault="000F2700">
            <w:pPr>
              <w:contextualSpacing/>
              <w:rPr>
                <w:rFonts w:eastAsia="Times New Roman" w:cstheme="minorHAnsi"/>
                <w:color w:val="000000"/>
              </w:rPr>
            </w:pPr>
            <w:r>
              <w:rPr>
                <w:rFonts w:eastAsia="Times New Roman" w:cstheme="minorHAnsi"/>
                <w:color w:val="000000"/>
              </w:rPr>
              <w:t xml:space="preserve">15 lb., two-handed, heavy, engine (alchemical or soul: elemental), </w:t>
            </w:r>
            <w:r>
              <w:rPr>
                <w:rFonts w:eastAsia="Times New Roman" w:cstheme="minorHAnsi"/>
                <w:i/>
                <w:iCs/>
                <w:color w:val="000000"/>
              </w:rPr>
              <w:t xml:space="preserve">size </w:t>
            </w:r>
            <w:r>
              <w:rPr>
                <w:rFonts w:eastAsia="Times New Roman" w:cstheme="minorHAnsi"/>
                <w:i/>
                <w:iCs/>
                <w:color w:val="000000"/>
              </w:rPr>
              <w:lastRenderedPageBreak/>
              <w:t>increased (focused device)</w:t>
            </w:r>
          </w:p>
        </w:tc>
      </w:tr>
      <w:tr w:rsidR="000F2700" w:rsidRPr="00541781" w14:paraId="097BAA34" w14:textId="77777777" w:rsidTr="00792525">
        <w:tc>
          <w:tcPr>
            <w:tcW w:w="1490" w:type="dxa"/>
          </w:tcPr>
          <w:p w14:paraId="5B5060F4" w14:textId="77777777" w:rsidR="000F2700" w:rsidRDefault="000F2700" w:rsidP="001F0689">
            <w:pPr>
              <w:contextualSpacing/>
              <w:rPr>
                <w:rFonts w:eastAsia="Times New Roman" w:cstheme="minorHAnsi"/>
                <w:color w:val="000000"/>
              </w:rPr>
            </w:pPr>
            <w:r>
              <w:rPr>
                <w:rFonts w:eastAsia="Times New Roman" w:cstheme="minorHAnsi"/>
                <w:color w:val="000000"/>
              </w:rPr>
              <w:lastRenderedPageBreak/>
              <w:t>Mirage Generator</w:t>
            </w:r>
          </w:p>
        </w:tc>
        <w:tc>
          <w:tcPr>
            <w:tcW w:w="1835" w:type="dxa"/>
          </w:tcPr>
          <w:p w14:paraId="35A45126" w14:textId="77777777" w:rsidR="000F2700" w:rsidRDefault="000F2700"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7BC9F6D8" w14:textId="77777777" w:rsidR="000F2700" w:rsidRPr="009D0365" w:rsidRDefault="000F2700" w:rsidP="001F0689">
            <w:pPr>
              <w:contextualSpacing/>
              <w:rPr>
                <w:rFonts w:eastAsia="Times New Roman" w:cstheme="minorHAnsi"/>
                <w:i/>
                <w:iCs/>
                <w:color w:val="000000"/>
                <w:rPrChange w:id="3322" w:author="Admin" w:date="2021-05-05T16:38:00Z">
                  <w:rPr>
                    <w:rFonts w:eastAsia="Times New Roman" w:cstheme="minorHAnsi"/>
                    <w:color w:val="000000"/>
                  </w:rPr>
                </w:rPrChange>
              </w:rPr>
            </w:pPr>
            <w:r w:rsidRPr="009D0365">
              <w:rPr>
                <w:rFonts w:eastAsia="Times New Roman" w:cstheme="minorHAnsi"/>
                <w:i/>
                <w:iCs/>
                <w:color w:val="000000"/>
                <w:rPrChange w:id="3323" w:author="Admin" w:date="2021-05-05T16:38:00Z">
                  <w:rPr>
                    <w:rFonts w:eastAsia="Times New Roman" w:cstheme="minorHAnsi"/>
                    <w:color w:val="000000"/>
                  </w:rPr>
                </w:rPrChange>
              </w:rPr>
              <w:t>Mirage Arcane (7th)</w:t>
            </w:r>
          </w:p>
        </w:tc>
        <w:tc>
          <w:tcPr>
            <w:tcW w:w="3879" w:type="dxa"/>
          </w:tcPr>
          <w:p w14:paraId="0E0FA6B8" w14:textId="77777777" w:rsidR="000F2700" w:rsidRDefault="000F2700">
            <w:pPr>
              <w:contextualSpacing/>
              <w:rPr>
                <w:rFonts w:eastAsia="Times New Roman" w:cstheme="minorHAnsi"/>
                <w:color w:val="000000"/>
              </w:rPr>
            </w:pPr>
            <w:r>
              <w:rPr>
                <w:rFonts w:eastAsia="Times New Roman" w:cstheme="minorHAnsi"/>
                <w:color w:val="000000"/>
              </w:rPr>
              <w:t xml:space="preserve">10 lb., one-handed, medium, engine (alchemical or mana: any), </w:t>
            </w:r>
            <w:r>
              <w:rPr>
                <w:rFonts w:eastAsia="Times New Roman" w:cstheme="minorHAnsi"/>
                <w:i/>
                <w:iCs/>
                <w:color w:val="000000"/>
              </w:rPr>
              <w:t>size increased (focused device)</w:t>
            </w:r>
          </w:p>
        </w:tc>
      </w:tr>
      <w:tr w:rsidR="000F2700" w:rsidRPr="00541781" w14:paraId="1C10CDAD" w14:textId="77777777" w:rsidTr="00792525">
        <w:tc>
          <w:tcPr>
            <w:tcW w:w="1490" w:type="dxa"/>
          </w:tcPr>
          <w:p w14:paraId="683D39B2" w14:textId="77777777" w:rsidR="000F2700" w:rsidRDefault="000F2700" w:rsidP="001F0689">
            <w:pPr>
              <w:contextualSpacing/>
              <w:rPr>
                <w:rFonts w:eastAsia="Times New Roman" w:cstheme="minorHAnsi"/>
                <w:color w:val="000000"/>
              </w:rPr>
            </w:pPr>
            <w:r>
              <w:rPr>
                <w:rFonts w:eastAsia="Times New Roman" w:cstheme="minorHAnsi"/>
                <w:color w:val="000000"/>
              </w:rPr>
              <w:t>Mortar</w:t>
            </w:r>
          </w:p>
        </w:tc>
        <w:tc>
          <w:tcPr>
            <w:tcW w:w="1835" w:type="dxa"/>
          </w:tcPr>
          <w:p w14:paraId="0FDB5355"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6C18AC68" w14:textId="77777777" w:rsidR="000F2700" w:rsidRPr="009D0365" w:rsidRDefault="000F2700" w:rsidP="001F0689">
            <w:pPr>
              <w:contextualSpacing/>
              <w:rPr>
                <w:rFonts w:eastAsia="Times New Roman" w:cstheme="minorHAnsi"/>
                <w:i/>
                <w:iCs/>
                <w:color w:val="000000"/>
                <w:rPrChange w:id="3324" w:author="Admin" w:date="2021-05-05T16:38:00Z">
                  <w:rPr>
                    <w:rFonts w:eastAsia="Times New Roman" w:cstheme="minorHAnsi"/>
                    <w:color w:val="000000"/>
                  </w:rPr>
                </w:rPrChange>
              </w:rPr>
            </w:pPr>
            <w:r w:rsidRPr="009D0365">
              <w:rPr>
                <w:rFonts w:eastAsia="Times New Roman" w:cstheme="minorHAnsi"/>
                <w:i/>
                <w:iCs/>
                <w:color w:val="000000"/>
                <w:rPrChange w:id="3325" w:author="Admin" w:date="2021-05-05T16:38:00Z">
                  <w:rPr>
                    <w:rFonts w:eastAsia="Times New Roman" w:cstheme="minorHAnsi"/>
                    <w:color w:val="000000"/>
                  </w:rPr>
                </w:rPrChange>
              </w:rPr>
              <w:t>Catapult (1st)</w:t>
            </w:r>
          </w:p>
        </w:tc>
        <w:tc>
          <w:tcPr>
            <w:tcW w:w="3879" w:type="dxa"/>
          </w:tcPr>
          <w:p w14:paraId="099B0B65"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w:t>
            </w:r>
            <w:r w:rsidR="00C73E6E">
              <w:rPr>
                <w:rFonts w:eastAsia="Times New Roman" w:cstheme="minorHAnsi"/>
                <w:color w:val="000000"/>
              </w:rPr>
              <w:t xml:space="preserve">combustion, </w:t>
            </w:r>
            <w:r>
              <w:rPr>
                <w:rFonts w:eastAsia="Times New Roman" w:cstheme="minorHAnsi"/>
                <w:color w:val="000000"/>
              </w:rPr>
              <w:t>mechanical</w:t>
            </w:r>
            <w:r w:rsidR="00C73E6E">
              <w:rPr>
                <w:rFonts w:eastAsia="Times New Roman" w:cstheme="minorHAnsi"/>
                <w:color w:val="000000"/>
              </w:rPr>
              <w:t>, or steam</w:t>
            </w:r>
            <w:r>
              <w:rPr>
                <w:rFonts w:eastAsia="Times New Roman" w:cstheme="minorHAnsi"/>
                <w:color w:val="000000"/>
              </w:rPr>
              <w:t>)</w:t>
            </w:r>
          </w:p>
        </w:tc>
      </w:tr>
      <w:tr w:rsidR="000F2700" w:rsidRPr="00541781" w14:paraId="3BC4BF3F" w14:textId="77777777" w:rsidTr="00792525">
        <w:tc>
          <w:tcPr>
            <w:tcW w:w="1490" w:type="dxa"/>
          </w:tcPr>
          <w:p w14:paraId="4BAF313A" w14:textId="77777777" w:rsidR="000F2700" w:rsidRPr="00792525" w:rsidRDefault="000F2700">
            <w:pPr>
              <w:contextualSpacing/>
              <w:rPr>
                <w:rFonts w:eastAsia="Times New Roman" w:cstheme="minorHAnsi"/>
                <w:color w:val="000000"/>
              </w:rPr>
            </w:pPr>
            <w:r>
              <w:rPr>
                <w:rFonts w:eastAsia="Times New Roman" w:cstheme="minorHAnsi"/>
                <w:color w:val="000000"/>
              </w:rPr>
              <w:t xml:space="preserve">Noise Canceller Box </w:t>
            </w:r>
          </w:p>
        </w:tc>
        <w:tc>
          <w:tcPr>
            <w:tcW w:w="1835" w:type="dxa"/>
          </w:tcPr>
          <w:p w14:paraId="1B004D92"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75ACA929" w14:textId="77777777" w:rsidR="000F2700" w:rsidRPr="009D0365" w:rsidRDefault="000F2700" w:rsidP="001F0689">
            <w:pPr>
              <w:contextualSpacing/>
              <w:rPr>
                <w:rFonts w:eastAsia="Times New Roman" w:cstheme="minorHAnsi"/>
                <w:i/>
                <w:iCs/>
                <w:color w:val="000000"/>
                <w:rPrChange w:id="3326" w:author="Admin" w:date="2021-05-05T16:38:00Z">
                  <w:rPr>
                    <w:rFonts w:eastAsia="Times New Roman" w:cstheme="minorHAnsi"/>
                    <w:color w:val="000000"/>
                  </w:rPr>
                </w:rPrChange>
              </w:rPr>
            </w:pPr>
            <w:r w:rsidRPr="009D0365">
              <w:rPr>
                <w:rFonts w:eastAsia="Times New Roman" w:cstheme="minorHAnsi"/>
                <w:i/>
                <w:iCs/>
                <w:color w:val="000000"/>
                <w:rPrChange w:id="3327" w:author="Admin" w:date="2021-05-05T16:38:00Z">
                  <w:rPr>
                    <w:rFonts w:eastAsia="Times New Roman" w:cstheme="minorHAnsi"/>
                    <w:color w:val="000000"/>
                  </w:rPr>
                </w:rPrChange>
              </w:rPr>
              <w:t>Silence (2nd)</w:t>
            </w:r>
          </w:p>
        </w:tc>
        <w:tc>
          <w:tcPr>
            <w:tcW w:w="3879" w:type="dxa"/>
          </w:tcPr>
          <w:p w14:paraId="7BE282E7" w14:textId="77777777" w:rsidR="000F2700" w:rsidRDefault="000F2700" w:rsidP="00A46AB5">
            <w:pPr>
              <w:contextualSpacing/>
              <w:rPr>
                <w:rFonts w:eastAsia="Times New Roman" w:cstheme="minorHAnsi"/>
                <w:color w:val="000000"/>
              </w:rPr>
            </w:pPr>
            <w:r>
              <w:rPr>
                <w:rFonts w:eastAsia="Times New Roman" w:cstheme="minorHAnsi"/>
                <w:color w:val="000000"/>
              </w:rPr>
              <w:t>5 lb., one-handed, light, engine (electrical)</w:t>
            </w:r>
          </w:p>
        </w:tc>
      </w:tr>
      <w:tr w:rsidR="000F2700" w:rsidRPr="00541781" w14:paraId="2765C002" w14:textId="77777777" w:rsidTr="00792525">
        <w:tc>
          <w:tcPr>
            <w:tcW w:w="1490" w:type="dxa"/>
          </w:tcPr>
          <w:p w14:paraId="05E999F3" w14:textId="77777777" w:rsidR="000F2700" w:rsidRDefault="000F2700" w:rsidP="001F0689">
            <w:pPr>
              <w:contextualSpacing/>
              <w:rPr>
                <w:rFonts w:eastAsia="Times New Roman" w:cstheme="minorHAnsi"/>
                <w:color w:val="000000"/>
              </w:rPr>
            </w:pPr>
            <w:r w:rsidRPr="00792525">
              <w:rPr>
                <w:rFonts w:eastAsia="Times New Roman" w:cstheme="minorHAnsi"/>
                <w:color w:val="000000"/>
              </w:rPr>
              <w:t>Neuralyze</w:t>
            </w:r>
            <w:r>
              <w:rPr>
                <w:rFonts w:eastAsia="Times New Roman" w:cstheme="minorHAnsi"/>
                <w:color w:val="000000"/>
              </w:rPr>
              <w:t>r</w:t>
            </w:r>
          </w:p>
        </w:tc>
        <w:tc>
          <w:tcPr>
            <w:tcW w:w="1835" w:type="dxa"/>
          </w:tcPr>
          <w:p w14:paraId="6DC3AC62" w14:textId="77777777" w:rsidR="000F2700" w:rsidRDefault="000F2700" w:rsidP="001F0689">
            <w:pPr>
              <w:contextualSpacing/>
              <w:rPr>
                <w:rFonts w:eastAsia="Times New Roman" w:cstheme="minorHAnsi"/>
                <w:color w:val="000000"/>
              </w:rPr>
            </w:pPr>
            <w:r>
              <w:rPr>
                <w:rFonts w:eastAsia="Times New Roman" w:cstheme="minorHAnsi"/>
                <w:color w:val="000000"/>
              </w:rPr>
              <w:t>Epic (+4)</w:t>
            </w:r>
          </w:p>
        </w:tc>
        <w:tc>
          <w:tcPr>
            <w:tcW w:w="1652" w:type="dxa"/>
          </w:tcPr>
          <w:p w14:paraId="06B912C8" w14:textId="77777777" w:rsidR="000F2700" w:rsidRPr="009D0365" w:rsidRDefault="000F2700" w:rsidP="001F0689">
            <w:pPr>
              <w:contextualSpacing/>
              <w:rPr>
                <w:rFonts w:eastAsia="Times New Roman" w:cstheme="minorHAnsi"/>
                <w:i/>
                <w:iCs/>
                <w:color w:val="000000"/>
                <w:rPrChange w:id="3328" w:author="Admin" w:date="2021-05-05T16:38:00Z">
                  <w:rPr>
                    <w:rFonts w:eastAsia="Times New Roman" w:cstheme="minorHAnsi"/>
                    <w:color w:val="000000"/>
                  </w:rPr>
                </w:rPrChange>
              </w:rPr>
            </w:pPr>
            <w:r w:rsidRPr="009D0365">
              <w:rPr>
                <w:rFonts w:eastAsia="Times New Roman" w:cstheme="minorHAnsi"/>
                <w:i/>
                <w:iCs/>
                <w:color w:val="000000"/>
                <w:rPrChange w:id="3329" w:author="Admin" w:date="2021-05-05T16:38:00Z">
                  <w:rPr>
                    <w:rFonts w:eastAsia="Times New Roman" w:cstheme="minorHAnsi"/>
                    <w:color w:val="000000"/>
                  </w:rPr>
                </w:rPrChange>
              </w:rPr>
              <w:t>Modify Memory (4th)</w:t>
            </w:r>
          </w:p>
        </w:tc>
        <w:tc>
          <w:tcPr>
            <w:tcW w:w="3879" w:type="dxa"/>
          </w:tcPr>
          <w:p w14:paraId="05123AC8" w14:textId="77777777" w:rsidR="000F2700" w:rsidRDefault="000F2700">
            <w:pPr>
              <w:contextualSpacing/>
              <w:rPr>
                <w:rFonts w:eastAsia="Times New Roman" w:cstheme="minorHAnsi"/>
                <w:color w:val="000000"/>
              </w:rPr>
            </w:pPr>
            <w:r>
              <w:rPr>
                <w:rFonts w:eastAsia="Times New Roman" w:cstheme="minorHAnsi"/>
                <w:color w:val="000000"/>
              </w:rPr>
              <w:t>5 lb., one-handed, light, engine (electrical)</w:t>
            </w:r>
          </w:p>
        </w:tc>
      </w:tr>
      <w:tr w:rsidR="000F2700" w:rsidRPr="00541781" w14:paraId="7D467B24" w14:textId="77777777" w:rsidTr="00792525">
        <w:tc>
          <w:tcPr>
            <w:tcW w:w="1490" w:type="dxa"/>
          </w:tcPr>
          <w:p w14:paraId="0583CCCB" w14:textId="77777777" w:rsidR="000F2700" w:rsidRDefault="000F2700" w:rsidP="005A609B">
            <w:pPr>
              <w:contextualSpacing/>
              <w:rPr>
                <w:rFonts w:eastAsia="Times New Roman" w:cstheme="minorHAnsi"/>
                <w:color w:val="000000"/>
              </w:rPr>
            </w:pPr>
            <w:r>
              <w:rPr>
                <w:rFonts w:eastAsia="Times New Roman" w:cstheme="minorHAnsi"/>
                <w:color w:val="000000"/>
              </w:rPr>
              <w:t>OOBE Simulator</w:t>
            </w:r>
          </w:p>
        </w:tc>
        <w:tc>
          <w:tcPr>
            <w:tcW w:w="1835" w:type="dxa"/>
          </w:tcPr>
          <w:p w14:paraId="2C5446D6" w14:textId="77777777" w:rsidR="000F2700" w:rsidRDefault="000F2700" w:rsidP="001F0689">
            <w:pPr>
              <w:contextualSpacing/>
              <w:rPr>
                <w:rFonts w:eastAsia="Times New Roman" w:cstheme="minorHAnsi"/>
                <w:color w:val="000000"/>
              </w:rPr>
            </w:pPr>
            <w:r>
              <w:rPr>
                <w:rFonts w:eastAsia="Times New Roman" w:cstheme="minorHAnsi"/>
                <w:color w:val="000000"/>
              </w:rPr>
              <w:t>Artifact (+6)</w:t>
            </w:r>
          </w:p>
        </w:tc>
        <w:tc>
          <w:tcPr>
            <w:tcW w:w="1652" w:type="dxa"/>
          </w:tcPr>
          <w:p w14:paraId="382E5756" w14:textId="77777777" w:rsidR="000F2700" w:rsidRPr="009D0365" w:rsidRDefault="000F2700" w:rsidP="001F0689">
            <w:pPr>
              <w:contextualSpacing/>
              <w:rPr>
                <w:rFonts w:eastAsia="Times New Roman" w:cstheme="minorHAnsi"/>
                <w:i/>
                <w:iCs/>
                <w:color w:val="000000"/>
                <w:rPrChange w:id="3330" w:author="Admin" w:date="2021-05-05T16:38:00Z">
                  <w:rPr>
                    <w:rFonts w:eastAsia="Times New Roman" w:cstheme="minorHAnsi"/>
                    <w:color w:val="000000"/>
                  </w:rPr>
                </w:rPrChange>
              </w:rPr>
            </w:pPr>
            <w:r w:rsidRPr="009D0365">
              <w:rPr>
                <w:rFonts w:eastAsia="Times New Roman" w:cstheme="minorHAnsi"/>
                <w:i/>
                <w:iCs/>
                <w:color w:val="000000"/>
                <w:rPrChange w:id="3331" w:author="Admin" w:date="2021-05-05T16:38:00Z">
                  <w:rPr>
                    <w:rFonts w:eastAsia="Times New Roman" w:cstheme="minorHAnsi"/>
                    <w:color w:val="000000"/>
                  </w:rPr>
                </w:rPrChange>
              </w:rPr>
              <w:t>Astral Projection (9th)</w:t>
            </w:r>
          </w:p>
        </w:tc>
        <w:tc>
          <w:tcPr>
            <w:tcW w:w="3879" w:type="dxa"/>
          </w:tcPr>
          <w:p w14:paraId="64D93EAE"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(electrical, mana: any, or soul: any)</w:t>
            </w:r>
          </w:p>
        </w:tc>
      </w:tr>
      <w:tr w:rsidR="000F2700" w:rsidRPr="00541781" w14:paraId="25A4DE58" w14:textId="77777777" w:rsidTr="00792525">
        <w:tc>
          <w:tcPr>
            <w:tcW w:w="1490" w:type="dxa"/>
          </w:tcPr>
          <w:p w14:paraId="13EEFD6E" w14:textId="77777777" w:rsidR="000F2700" w:rsidRDefault="000F2700">
            <w:pPr>
              <w:contextualSpacing/>
              <w:rPr>
                <w:rFonts w:eastAsia="Times New Roman" w:cstheme="minorHAnsi"/>
                <w:color w:val="000000"/>
              </w:rPr>
            </w:pPr>
            <w:r>
              <w:rPr>
                <w:rFonts w:eastAsia="Times New Roman" w:cstheme="minorHAnsi"/>
                <w:color w:val="000000"/>
              </w:rPr>
              <w:t>Personal Gravity Suppressor</w:t>
            </w:r>
          </w:p>
        </w:tc>
        <w:tc>
          <w:tcPr>
            <w:tcW w:w="1835" w:type="dxa"/>
          </w:tcPr>
          <w:p w14:paraId="527D276C"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265E387F" w14:textId="77777777" w:rsidR="000F2700" w:rsidRPr="009D0365" w:rsidRDefault="000F2700" w:rsidP="001F0689">
            <w:pPr>
              <w:contextualSpacing/>
              <w:rPr>
                <w:rFonts w:eastAsia="Times New Roman" w:cstheme="minorHAnsi"/>
                <w:i/>
                <w:iCs/>
                <w:color w:val="000000"/>
                <w:rPrChange w:id="3332" w:author="Admin" w:date="2021-05-05T16:38:00Z">
                  <w:rPr>
                    <w:rFonts w:eastAsia="Times New Roman" w:cstheme="minorHAnsi"/>
                    <w:color w:val="000000"/>
                  </w:rPr>
                </w:rPrChange>
              </w:rPr>
            </w:pPr>
            <w:r w:rsidRPr="009D0365">
              <w:rPr>
                <w:rFonts w:eastAsia="Times New Roman" w:cstheme="minorHAnsi"/>
                <w:i/>
                <w:iCs/>
                <w:color w:val="000000"/>
                <w:rPrChange w:id="3333" w:author="Admin" w:date="2021-05-05T16:38:00Z">
                  <w:rPr>
                    <w:rFonts w:eastAsia="Times New Roman" w:cstheme="minorHAnsi"/>
                    <w:color w:val="000000"/>
                  </w:rPr>
                </w:rPrChange>
              </w:rPr>
              <w:t>Feather Fall (1st)</w:t>
            </w:r>
          </w:p>
        </w:tc>
        <w:tc>
          <w:tcPr>
            <w:tcW w:w="3879" w:type="dxa"/>
          </w:tcPr>
          <w:p w14:paraId="07AA26F3"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(electrical or mechanical)</w:t>
            </w:r>
          </w:p>
        </w:tc>
      </w:tr>
      <w:tr w:rsidR="000F2700" w:rsidRPr="00541781" w14:paraId="72D92A6D" w14:textId="77777777" w:rsidTr="00792525">
        <w:tc>
          <w:tcPr>
            <w:tcW w:w="1490" w:type="dxa"/>
          </w:tcPr>
          <w:p w14:paraId="40F293EF" w14:textId="77777777" w:rsidR="000F2700" w:rsidRDefault="000F2700" w:rsidP="001F0689">
            <w:pPr>
              <w:contextualSpacing/>
              <w:rPr>
                <w:rFonts w:eastAsia="Times New Roman" w:cstheme="minorHAnsi"/>
                <w:color w:val="000000"/>
              </w:rPr>
            </w:pPr>
            <w:r>
              <w:rPr>
                <w:rFonts w:eastAsia="Times New Roman" w:cstheme="minorHAnsi"/>
                <w:color w:val="000000"/>
              </w:rPr>
              <w:t>Pulley Gun</w:t>
            </w:r>
          </w:p>
        </w:tc>
        <w:tc>
          <w:tcPr>
            <w:tcW w:w="1835" w:type="dxa"/>
          </w:tcPr>
          <w:p w14:paraId="352219FB"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784B8A12" w14:textId="77777777" w:rsidR="000F2700" w:rsidRPr="009D0365" w:rsidRDefault="000F2700" w:rsidP="001F0689">
            <w:pPr>
              <w:contextualSpacing/>
              <w:rPr>
                <w:rFonts w:eastAsia="Times New Roman" w:cstheme="minorHAnsi"/>
                <w:i/>
                <w:iCs/>
                <w:color w:val="000000"/>
                <w:rPrChange w:id="3334" w:author="Admin" w:date="2021-05-05T16:38:00Z">
                  <w:rPr>
                    <w:rFonts w:eastAsia="Times New Roman" w:cstheme="minorHAnsi"/>
                    <w:color w:val="000000"/>
                  </w:rPr>
                </w:rPrChange>
              </w:rPr>
            </w:pPr>
            <w:r w:rsidRPr="009D0365">
              <w:rPr>
                <w:rFonts w:eastAsia="Times New Roman" w:cstheme="minorHAnsi"/>
                <w:i/>
                <w:iCs/>
                <w:color w:val="000000"/>
                <w:rPrChange w:id="3335" w:author="Admin" w:date="2021-05-05T16:38:00Z">
                  <w:rPr>
                    <w:rFonts w:eastAsia="Times New Roman" w:cstheme="minorHAnsi"/>
                    <w:color w:val="000000"/>
                  </w:rPr>
                </w:rPrChange>
              </w:rPr>
              <w:t>Catapult (1st)</w:t>
            </w:r>
          </w:p>
        </w:tc>
        <w:tc>
          <w:tcPr>
            <w:tcW w:w="3879" w:type="dxa"/>
          </w:tcPr>
          <w:p w14:paraId="04FCD738"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(mechanical</w:t>
            </w:r>
            <w:r w:rsidR="00C73E6E">
              <w:rPr>
                <w:rFonts w:eastAsia="Times New Roman" w:cstheme="minorHAnsi"/>
                <w:color w:val="000000"/>
              </w:rPr>
              <w:t>, or steam</w:t>
            </w:r>
            <w:r>
              <w:rPr>
                <w:rFonts w:eastAsia="Times New Roman" w:cstheme="minorHAnsi"/>
                <w:color w:val="000000"/>
              </w:rPr>
              <w:t>)</w:t>
            </w:r>
          </w:p>
        </w:tc>
      </w:tr>
      <w:tr w:rsidR="000F2700" w:rsidRPr="00541781" w14:paraId="6859944D" w14:textId="77777777" w:rsidTr="00792525">
        <w:tc>
          <w:tcPr>
            <w:tcW w:w="1490" w:type="dxa"/>
          </w:tcPr>
          <w:p w14:paraId="103D8273" w14:textId="77777777" w:rsidR="000F2700" w:rsidRDefault="000F2700">
            <w:pPr>
              <w:contextualSpacing/>
              <w:rPr>
                <w:rFonts w:eastAsia="Times New Roman" w:cstheme="minorHAnsi"/>
                <w:color w:val="000000"/>
              </w:rPr>
            </w:pPr>
            <w:r>
              <w:rPr>
                <w:rFonts w:eastAsia="Times New Roman" w:cstheme="minorHAnsi"/>
                <w:color w:val="000000"/>
              </w:rPr>
              <w:t>Plague-Spreading Box</w:t>
            </w:r>
          </w:p>
        </w:tc>
        <w:tc>
          <w:tcPr>
            <w:tcW w:w="1835" w:type="dxa"/>
          </w:tcPr>
          <w:p w14:paraId="22C22A28"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0DD7F2BD" w14:textId="77777777" w:rsidR="000F2700" w:rsidRPr="009D0365" w:rsidRDefault="000F2700" w:rsidP="001F0689">
            <w:pPr>
              <w:contextualSpacing/>
              <w:rPr>
                <w:rFonts w:eastAsia="Times New Roman" w:cstheme="minorHAnsi"/>
                <w:i/>
                <w:iCs/>
                <w:color w:val="000000"/>
                <w:rPrChange w:id="3336" w:author="Admin" w:date="2021-05-05T16:38:00Z">
                  <w:rPr>
                    <w:rFonts w:eastAsia="Times New Roman" w:cstheme="minorHAnsi"/>
                    <w:color w:val="000000"/>
                  </w:rPr>
                </w:rPrChange>
              </w:rPr>
            </w:pPr>
            <w:r w:rsidRPr="009D0365">
              <w:rPr>
                <w:rFonts w:eastAsia="Times New Roman" w:cstheme="minorHAnsi"/>
                <w:i/>
                <w:iCs/>
                <w:color w:val="000000"/>
                <w:rPrChange w:id="3337" w:author="Admin" w:date="2021-05-05T16:38:00Z">
                  <w:rPr>
                    <w:rFonts w:eastAsia="Times New Roman" w:cstheme="minorHAnsi"/>
                    <w:color w:val="000000"/>
                  </w:rPr>
                </w:rPrChange>
              </w:rPr>
              <w:t>Stinking Cloud (3rd)</w:t>
            </w:r>
          </w:p>
        </w:tc>
        <w:tc>
          <w:tcPr>
            <w:tcW w:w="3879" w:type="dxa"/>
          </w:tcPr>
          <w:p w14:paraId="3087E499" w14:textId="77777777" w:rsidR="000F2700" w:rsidRDefault="000F2700">
            <w:pPr>
              <w:contextualSpacing/>
              <w:rPr>
                <w:rFonts w:eastAsia="Times New Roman" w:cstheme="minorHAnsi"/>
                <w:color w:val="000000"/>
              </w:rPr>
            </w:pPr>
            <w:r>
              <w:rPr>
                <w:rFonts w:eastAsia="Times New Roman" w:cstheme="minorHAnsi"/>
                <w:color w:val="000000"/>
              </w:rPr>
              <w:t xml:space="preserve">15 lb., two-handed, heavy, engine (alchemical or soul: any), </w:t>
            </w:r>
            <w:r>
              <w:rPr>
                <w:rFonts w:eastAsia="Times New Roman" w:cstheme="minorHAnsi"/>
                <w:i/>
                <w:iCs/>
                <w:color w:val="000000"/>
              </w:rPr>
              <w:t>size increased (reliable device, MR 1)</w:t>
            </w:r>
          </w:p>
        </w:tc>
      </w:tr>
      <w:tr w:rsidR="000F2700" w:rsidRPr="00541781" w14:paraId="77E953E0" w14:textId="77777777" w:rsidTr="00792525">
        <w:tc>
          <w:tcPr>
            <w:tcW w:w="1490" w:type="dxa"/>
          </w:tcPr>
          <w:p w14:paraId="4F9B3C31" w14:textId="77777777" w:rsidR="000F2700" w:rsidRDefault="000F2700" w:rsidP="00792525">
            <w:pPr>
              <w:contextualSpacing/>
              <w:rPr>
                <w:rFonts w:eastAsia="Times New Roman" w:cstheme="minorHAnsi"/>
                <w:color w:val="000000"/>
              </w:rPr>
            </w:pPr>
            <w:r>
              <w:rPr>
                <w:rFonts w:eastAsia="Times New Roman" w:cstheme="minorHAnsi"/>
                <w:color w:val="000000"/>
              </w:rPr>
              <w:t>Re-combobulator</w:t>
            </w:r>
          </w:p>
        </w:tc>
        <w:tc>
          <w:tcPr>
            <w:tcW w:w="1835" w:type="dxa"/>
          </w:tcPr>
          <w:p w14:paraId="11610510"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520BE172" w14:textId="77777777" w:rsidR="000F2700" w:rsidRPr="009D0365" w:rsidRDefault="000F2700" w:rsidP="001F0689">
            <w:pPr>
              <w:contextualSpacing/>
              <w:rPr>
                <w:rFonts w:eastAsia="Times New Roman" w:cstheme="minorHAnsi"/>
                <w:i/>
                <w:iCs/>
                <w:color w:val="000000"/>
                <w:rPrChange w:id="3338" w:author="Admin" w:date="2021-05-05T16:38:00Z">
                  <w:rPr>
                    <w:rFonts w:eastAsia="Times New Roman" w:cstheme="minorHAnsi"/>
                    <w:color w:val="000000"/>
                  </w:rPr>
                </w:rPrChange>
              </w:rPr>
            </w:pPr>
            <w:r w:rsidRPr="009D0365">
              <w:rPr>
                <w:rFonts w:eastAsia="Times New Roman" w:cstheme="minorHAnsi"/>
                <w:i/>
                <w:iCs/>
                <w:color w:val="000000"/>
                <w:rPrChange w:id="3339" w:author="Admin" w:date="2021-05-05T16:38:00Z">
                  <w:rPr>
                    <w:rFonts w:eastAsia="Times New Roman" w:cstheme="minorHAnsi"/>
                    <w:color w:val="000000"/>
                  </w:rPr>
                </w:rPrChange>
              </w:rPr>
              <w:t>Dispel Magic (3rd)</w:t>
            </w:r>
          </w:p>
        </w:tc>
        <w:tc>
          <w:tcPr>
            <w:tcW w:w="3879" w:type="dxa"/>
          </w:tcPr>
          <w:p w14:paraId="2CD4B9D1" w14:textId="77777777" w:rsidR="000F2700" w:rsidRDefault="000F2700">
            <w:pPr>
              <w:contextualSpacing/>
              <w:rPr>
                <w:rFonts w:eastAsia="Times New Roman" w:cstheme="minorHAnsi"/>
                <w:color w:val="000000"/>
              </w:rPr>
            </w:pPr>
            <w:r>
              <w:rPr>
                <w:rFonts w:eastAsia="Times New Roman" w:cstheme="minorHAnsi"/>
                <w:color w:val="000000"/>
              </w:rPr>
              <w:t>5 lb., one-handed, light, engine (mana: any)</w:t>
            </w:r>
          </w:p>
        </w:tc>
      </w:tr>
      <w:tr w:rsidR="000F2700" w:rsidRPr="00541781" w14:paraId="2E9626F5" w14:textId="77777777" w:rsidTr="00792525">
        <w:tc>
          <w:tcPr>
            <w:tcW w:w="1490" w:type="dxa"/>
          </w:tcPr>
          <w:p w14:paraId="4D43A71E" w14:textId="77777777" w:rsidR="000F2700" w:rsidRDefault="000F2700">
            <w:pPr>
              <w:contextualSpacing/>
              <w:rPr>
                <w:rFonts w:eastAsia="Times New Roman" w:cstheme="minorHAnsi"/>
                <w:color w:val="000000"/>
              </w:rPr>
            </w:pPr>
            <w:r>
              <w:rPr>
                <w:rFonts w:eastAsia="Times New Roman" w:cstheme="minorHAnsi"/>
                <w:color w:val="000000"/>
              </w:rPr>
              <w:t>Reflective Cylinder</w:t>
            </w:r>
          </w:p>
        </w:tc>
        <w:tc>
          <w:tcPr>
            <w:tcW w:w="1835" w:type="dxa"/>
          </w:tcPr>
          <w:p w14:paraId="376F15B9"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3BA11C4B" w14:textId="77777777" w:rsidR="000F2700" w:rsidRPr="009D0365" w:rsidRDefault="000F2700" w:rsidP="001F0689">
            <w:pPr>
              <w:contextualSpacing/>
              <w:rPr>
                <w:rFonts w:eastAsia="Times New Roman" w:cstheme="minorHAnsi"/>
                <w:i/>
                <w:iCs/>
                <w:color w:val="000000"/>
                <w:rPrChange w:id="3340" w:author="Admin" w:date="2021-05-05T16:38:00Z">
                  <w:rPr>
                    <w:rFonts w:eastAsia="Times New Roman" w:cstheme="minorHAnsi"/>
                    <w:color w:val="000000"/>
                  </w:rPr>
                </w:rPrChange>
              </w:rPr>
            </w:pPr>
            <w:r w:rsidRPr="009D0365">
              <w:rPr>
                <w:rFonts w:eastAsia="Times New Roman" w:cstheme="minorHAnsi"/>
                <w:i/>
                <w:iCs/>
                <w:color w:val="000000"/>
                <w:rPrChange w:id="3341" w:author="Admin" w:date="2021-05-05T16:38:00Z">
                  <w:rPr>
                    <w:rFonts w:eastAsia="Times New Roman" w:cstheme="minorHAnsi"/>
                    <w:color w:val="000000"/>
                  </w:rPr>
                </w:rPrChange>
              </w:rPr>
              <w:t>Absorb Elements (1st)</w:t>
            </w:r>
          </w:p>
        </w:tc>
        <w:tc>
          <w:tcPr>
            <w:tcW w:w="3879" w:type="dxa"/>
          </w:tcPr>
          <w:p w14:paraId="2EC74B07" w14:textId="77777777" w:rsidR="000F2700" w:rsidRPr="00E95E1F" w:rsidRDefault="000F2700">
            <w:pPr>
              <w:contextualSpacing/>
              <w:rPr>
                <w:rFonts w:eastAsia="Times New Roman" w:cstheme="minorHAnsi"/>
                <w:i/>
                <w:iCs/>
                <w:color w:val="000000"/>
              </w:rPr>
            </w:pPr>
            <w:r>
              <w:rPr>
                <w:rFonts w:eastAsia="Times New Roman" w:cstheme="minorHAnsi"/>
                <w:color w:val="000000"/>
              </w:rPr>
              <w:t xml:space="preserve">10 lb., one-handed, medium, engine (electrical), </w:t>
            </w:r>
            <w:r>
              <w:rPr>
                <w:rFonts w:eastAsia="Times New Roman" w:cstheme="minorHAnsi"/>
                <w:i/>
                <w:iCs/>
                <w:color w:val="000000"/>
              </w:rPr>
              <w:t>size increased (quick use)</w:t>
            </w:r>
          </w:p>
        </w:tc>
      </w:tr>
      <w:tr w:rsidR="000F2700" w:rsidRPr="00541781" w14:paraId="7CD005C3" w14:textId="77777777" w:rsidTr="00792525">
        <w:tc>
          <w:tcPr>
            <w:tcW w:w="1490" w:type="dxa"/>
          </w:tcPr>
          <w:p w14:paraId="51614F8F" w14:textId="77777777" w:rsidR="000F2700" w:rsidRDefault="000F2700">
            <w:pPr>
              <w:contextualSpacing/>
              <w:rPr>
                <w:rFonts w:eastAsia="Times New Roman" w:cstheme="minorHAnsi"/>
                <w:color w:val="000000"/>
              </w:rPr>
            </w:pPr>
            <w:r>
              <w:rPr>
                <w:rFonts w:eastAsia="Times New Roman" w:cstheme="minorHAnsi"/>
                <w:color w:val="000000"/>
              </w:rPr>
              <w:t>Reflective Cylinder, Supreme</w:t>
            </w:r>
          </w:p>
        </w:tc>
        <w:tc>
          <w:tcPr>
            <w:tcW w:w="1835" w:type="dxa"/>
          </w:tcPr>
          <w:p w14:paraId="1D35F087" w14:textId="77777777" w:rsidR="000F2700" w:rsidRDefault="000F2700">
            <w:pPr>
              <w:contextualSpacing/>
              <w:rPr>
                <w:rFonts w:eastAsia="Times New Roman" w:cstheme="minorHAnsi"/>
                <w:color w:val="000000"/>
              </w:rPr>
            </w:pPr>
            <w:r>
              <w:rPr>
                <w:rFonts w:eastAsia="Times New Roman" w:cstheme="minorHAnsi"/>
                <w:color w:val="000000"/>
              </w:rPr>
              <w:t>Epic (+4)</w:t>
            </w:r>
          </w:p>
        </w:tc>
        <w:tc>
          <w:tcPr>
            <w:tcW w:w="1652" w:type="dxa"/>
          </w:tcPr>
          <w:p w14:paraId="39591AC6" w14:textId="77777777" w:rsidR="000F2700" w:rsidRPr="009D0365" w:rsidRDefault="000F2700">
            <w:pPr>
              <w:contextualSpacing/>
              <w:rPr>
                <w:rFonts w:eastAsia="Times New Roman" w:cstheme="minorHAnsi"/>
                <w:i/>
                <w:iCs/>
                <w:color w:val="000000"/>
                <w:rPrChange w:id="3342" w:author="Admin" w:date="2021-05-05T16:38:00Z">
                  <w:rPr>
                    <w:rFonts w:eastAsia="Times New Roman" w:cstheme="minorHAnsi"/>
                    <w:color w:val="000000"/>
                  </w:rPr>
                </w:rPrChange>
              </w:rPr>
            </w:pPr>
            <w:r w:rsidRPr="009D0365">
              <w:rPr>
                <w:rFonts w:eastAsia="Times New Roman" w:cstheme="minorHAnsi"/>
                <w:i/>
                <w:iCs/>
                <w:color w:val="000000"/>
                <w:rPrChange w:id="3343" w:author="Admin" w:date="2021-05-05T16:38:00Z">
                  <w:rPr>
                    <w:rFonts w:eastAsia="Times New Roman" w:cstheme="minorHAnsi"/>
                    <w:color w:val="000000"/>
                  </w:rPr>
                </w:rPrChange>
              </w:rPr>
              <w:t>Absorb Elements (5th)</w:t>
            </w:r>
          </w:p>
        </w:tc>
        <w:tc>
          <w:tcPr>
            <w:tcW w:w="3879" w:type="dxa"/>
          </w:tcPr>
          <w:p w14:paraId="2A64EC75" w14:textId="77777777" w:rsidR="000F2700" w:rsidRDefault="000F2700" w:rsidP="00A46AB5">
            <w:pPr>
              <w:contextualSpacing/>
              <w:rPr>
                <w:rFonts w:eastAsia="Times New Roman" w:cstheme="minorHAnsi"/>
                <w:color w:val="000000"/>
              </w:rPr>
            </w:pPr>
            <w:r>
              <w:rPr>
                <w:rFonts w:eastAsia="Times New Roman" w:cstheme="minorHAnsi"/>
                <w:color w:val="000000"/>
              </w:rPr>
              <w:t xml:space="preserve">10 lb., one-handed, medium, engine (electrical), </w:t>
            </w:r>
            <w:r>
              <w:rPr>
                <w:rFonts w:eastAsia="Times New Roman" w:cstheme="minorHAnsi"/>
                <w:i/>
                <w:iCs/>
                <w:color w:val="000000"/>
              </w:rPr>
              <w:t>size increased (quick use)</w:t>
            </w:r>
          </w:p>
        </w:tc>
      </w:tr>
      <w:tr w:rsidR="000F2700" w:rsidRPr="00541781" w14:paraId="7BB39390" w14:textId="77777777" w:rsidTr="00792525">
        <w:tc>
          <w:tcPr>
            <w:tcW w:w="1490" w:type="dxa"/>
          </w:tcPr>
          <w:p w14:paraId="537A120F" w14:textId="77777777" w:rsidR="000F2700" w:rsidRDefault="000F2700" w:rsidP="001F0689">
            <w:pPr>
              <w:contextualSpacing/>
              <w:rPr>
                <w:rFonts w:eastAsia="Times New Roman" w:cstheme="minorHAnsi"/>
                <w:color w:val="000000"/>
              </w:rPr>
            </w:pPr>
            <w:r>
              <w:rPr>
                <w:rFonts w:eastAsia="Times New Roman" w:cstheme="minorHAnsi"/>
                <w:color w:val="000000"/>
              </w:rPr>
              <w:t>Remote, Mind</w:t>
            </w:r>
          </w:p>
        </w:tc>
        <w:tc>
          <w:tcPr>
            <w:tcW w:w="1835" w:type="dxa"/>
          </w:tcPr>
          <w:p w14:paraId="0D13ABFC"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46B9908E" w14:textId="77777777" w:rsidR="000F2700" w:rsidRPr="009D0365" w:rsidRDefault="000F2700" w:rsidP="001F0689">
            <w:pPr>
              <w:contextualSpacing/>
              <w:rPr>
                <w:rFonts w:eastAsia="Times New Roman" w:cstheme="minorHAnsi"/>
                <w:i/>
                <w:iCs/>
                <w:color w:val="000000"/>
                <w:rPrChange w:id="3344" w:author="Admin" w:date="2021-05-05T16:38:00Z">
                  <w:rPr>
                    <w:rFonts w:eastAsia="Times New Roman" w:cstheme="minorHAnsi"/>
                    <w:color w:val="000000"/>
                  </w:rPr>
                </w:rPrChange>
              </w:rPr>
            </w:pPr>
            <w:r w:rsidRPr="009D0365">
              <w:rPr>
                <w:rFonts w:eastAsia="Times New Roman" w:cstheme="minorHAnsi"/>
                <w:i/>
                <w:iCs/>
                <w:color w:val="000000"/>
                <w:rPrChange w:id="3345" w:author="Admin" w:date="2021-05-05T16:38:00Z">
                  <w:rPr>
                    <w:rFonts w:eastAsia="Times New Roman" w:cstheme="minorHAnsi"/>
                    <w:color w:val="000000"/>
                  </w:rPr>
                </w:rPrChange>
              </w:rPr>
              <w:t>Charm Person (1st)</w:t>
            </w:r>
          </w:p>
        </w:tc>
        <w:tc>
          <w:tcPr>
            <w:tcW w:w="3879" w:type="dxa"/>
          </w:tcPr>
          <w:p w14:paraId="57EB5F4B" w14:textId="77777777" w:rsidR="000F2700" w:rsidRDefault="000F2700">
            <w:pPr>
              <w:contextualSpacing/>
              <w:rPr>
                <w:rFonts w:eastAsia="Times New Roman" w:cstheme="minorHAnsi"/>
                <w:color w:val="000000"/>
              </w:rPr>
            </w:pPr>
            <w:r>
              <w:rPr>
                <w:rFonts w:eastAsia="Times New Roman" w:cstheme="minorHAnsi"/>
                <w:color w:val="000000"/>
              </w:rPr>
              <w:t>5 lb., one-handed, light, engine (mechanical, mana: any, soul: any)</w:t>
            </w:r>
          </w:p>
        </w:tc>
      </w:tr>
      <w:tr w:rsidR="000F2700" w:rsidRPr="00541781" w14:paraId="014F1689" w14:textId="77777777" w:rsidTr="00792525">
        <w:tc>
          <w:tcPr>
            <w:tcW w:w="1490" w:type="dxa"/>
          </w:tcPr>
          <w:p w14:paraId="3330FAEB" w14:textId="77777777" w:rsidR="000F2700" w:rsidRDefault="000F2700" w:rsidP="001F0689">
            <w:pPr>
              <w:contextualSpacing/>
              <w:rPr>
                <w:rFonts w:eastAsia="Times New Roman" w:cstheme="minorHAnsi"/>
                <w:color w:val="000000"/>
              </w:rPr>
            </w:pPr>
            <w:r>
              <w:rPr>
                <w:rFonts w:eastAsia="Times New Roman" w:cstheme="minorHAnsi"/>
                <w:color w:val="000000"/>
              </w:rPr>
              <w:t>Remote</w:t>
            </w:r>
          </w:p>
        </w:tc>
        <w:tc>
          <w:tcPr>
            <w:tcW w:w="1835" w:type="dxa"/>
          </w:tcPr>
          <w:p w14:paraId="7916C9BB"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7A460C42" w14:textId="77777777" w:rsidR="000F2700" w:rsidRPr="009D0365" w:rsidRDefault="000F2700">
            <w:pPr>
              <w:contextualSpacing/>
              <w:rPr>
                <w:rFonts w:eastAsia="Times New Roman" w:cstheme="minorHAnsi"/>
                <w:i/>
                <w:iCs/>
                <w:color w:val="000000"/>
                <w:rPrChange w:id="3346" w:author="Admin" w:date="2021-05-05T16:38:00Z">
                  <w:rPr>
                    <w:rFonts w:eastAsia="Times New Roman" w:cstheme="minorHAnsi"/>
                    <w:color w:val="000000"/>
                  </w:rPr>
                </w:rPrChange>
              </w:rPr>
            </w:pPr>
            <w:r w:rsidRPr="009D0365">
              <w:rPr>
                <w:rFonts w:eastAsia="Times New Roman" w:cstheme="minorHAnsi"/>
                <w:i/>
                <w:iCs/>
                <w:color w:val="000000"/>
                <w:rPrChange w:id="3347" w:author="Admin" w:date="2021-05-05T16:38:00Z">
                  <w:rPr>
                    <w:rFonts w:eastAsia="Times New Roman" w:cstheme="minorHAnsi"/>
                    <w:color w:val="000000"/>
                  </w:rPr>
                </w:rPrChange>
              </w:rPr>
              <w:t>Command (Constructs only) (1st)</w:t>
            </w:r>
          </w:p>
        </w:tc>
        <w:tc>
          <w:tcPr>
            <w:tcW w:w="3879" w:type="dxa"/>
          </w:tcPr>
          <w:p w14:paraId="6C512D98" w14:textId="77777777" w:rsidR="000F2700" w:rsidRPr="00E95E1F" w:rsidRDefault="000F2700">
            <w:pPr>
              <w:contextualSpacing/>
              <w:rPr>
                <w:rFonts w:eastAsia="Times New Roman" w:cstheme="minorHAnsi"/>
                <w:i/>
                <w:iCs/>
                <w:color w:val="000000"/>
              </w:rPr>
            </w:pPr>
            <w:r>
              <w:rPr>
                <w:rFonts w:eastAsia="Times New Roman" w:cstheme="minorHAnsi"/>
                <w:color w:val="000000"/>
              </w:rPr>
              <w:t>5 lb., one-handed, light, engine (electrical)</w:t>
            </w:r>
          </w:p>
        </w:tc>
      </w:tr>
      <w:tr w:rsidR="000F2700" w14:paraId="3ECFE9FB" w14:textId="77777777" w:rsidTr="000613F6">
        <w:tc>
          <w:tcPr>
            <w:tcW w:w="1490" w:type="dxa"/>
          </w:tcPr>
          <w:p w14:paraId="5220320D" w14:textId="77777777" w:rsidR="000F2700" w:rsidRDefault="000F2700" w:rsidP="000613F6">
            <w:pPr>
              <w:contextualSpacing/>
              <w:rPr>
                <w:rFonts w:eastAsia="Times New Roman" w:cstheme="minorHAnsi"/>
                <w:color w:val="000000"/>
              </w:rPr>
            </w:pPr>
            <w:r>
              <w:rPr>
                <w:rFonts w:eastAsia="Times New Roman" w:cstheme="minorHAnsi"/>
                <w:color w:val="000000"/>
              </w:rPr>
              <w:t>Rocket Boots</w:t>
            </w:r>
          </w:p>
        </w:tc>
        <w:tc>
          <w:tcPr>
            <w:tcW w:w="1835" w:type="dxa"/>
          </w:tcPr>
          <w:p w14:paraId="382D03FA" w14:textId="77777777" w:rsidR="000F2700" w:rsidRDefault="000F2700" w:rsidP="000613F6">
            <w:pPr>
              <w:contextualSpacing/>
              <w:rPr>
                <w:rFonts w:eastAsia="Times New Roman" w:cstheme="minorHAnsi"/>
                <w:color w:val="000000"/>
              </w:rPr>
            </w:pPr>
            <w:r>
              <w:rPr>
                <w:rFonts w:eastAsia="Times New Roman" w:cstheme="minorHAnsi"/>
                <w:color w:val="000000"/>
              </w:rPr>
              <w:t>Rare (+3)</w:t>
            </w:r>
          </w:p>
        </w:tc>
        <w:tc>
          <w:tcPr>
            <w:tcW w:w="1652" w:type="dxa"/>
          </w:tcPr>
          <w:p w14:paraId="31FE584D" w14:textId="77777777" w:rsidR="000F2700" w:rsidRPr="009D0365" w:rsidRDefault="000F2700" w:rsidP="000613F6">
            <w:pPr>
              <w:contextualSpacing/>
              <w:rPr>
                <w:rFonts w:eastAsia="Times New Roman" w:cstheme="minorHAnsi"/>
                <w:i/>
                <w:iCs/>
                <w:color w:val="000000"/>
                <w:rPrChange w:id="3348" w:author="Admin" w:date="2021-05-05T16:38:00Z">
                  <w:rPr>
                    <w:rFonts w:eastAsia="Times New Roman" w:cstheme="minorHAnsi"/>
                    <w:color w:val="000000"/>
                  </w:rPr>
                </w:rPrChange>
              </w:rPr>
            </w:pPr>
            <w:r w:rsidRPr="009D0365">
              <w:rPr>
                <w:rFonts w:eastAsia="Times New Roman" w:cstheme="minorHAnsi"/>
                <w:i/>
                <w:iCs/>
                <w:color w:val="000000"/>
                <w:rPrChange w:id="3349" w:author="Admin" w:date="2021-05-05T16:38:00Z">
                  <w:rPr>
                    <w:rFonts w:eastAsia="Times New Roman" w:cstheme="minorHAnsi"/>
                    <w:color w:val="000000"/>
                  </w:rPr>
                </w:rPrChange>
              </w:rPr>
              <w:t>Fly (3rd)</w:t>
            </w:r>
          </w:p>
        </w:tc>
        <w:tc>
          <w:tcPr>
            <w:tcW w:w="3879" w:type="dxa"/>
          </w:tcPr>
          <w:p w14:paraId="058E4A95" w14:textId="77777777" w:rsidR="000F2700" w:rsidRDefault="000F2700" w:rsidP="000613F6">
            <w:pPr>
              <w:contextualSpacing/>
              <w:rPr>
                <w:rFonts w:eastAsia="Times New Roman" w:cstheme="minorHAnsi"/>
                <w:color w:val="000000"/>
              </w:rPr>
            </w:pPr>
            <w:r>
              <w:rPr>
                <w:rFonts w:eastAsia="Times New Roman" w:cstheme="minorHAnsi"/>
                <w:color w:val="000000"/>
              </w:rPr>
              <w:t>10 lb., one-handed, medium, engine (combustion</w:t>
            </w:r>
            <w:r w:rsidR="00C73E6E">
              <w:rPr>
                <w:rFonts w:eastAsia="Times New Roman" w:cstheme="minorHAnsi"/>
                <w:color w:val="000000"/>
              </w:rPr>
              <w:t xml:space="preserve"> or steam</w:t>
            </w:r>
            <w:r>
              <w:rPr>
                <w:rFonts w:eastAsia="Times New Roman" w:cstheme="minorHAnsi"/>
                <w:color w:val="000000"/>
              </w:rPr>
              <w:t>)</w:t>
            </w:r>
          </w:p>
        </w:tc>
      </w:tr>
      <w:tr w:rsidR="000F2700" w:rsidRPr="00541781" w14:paraId="3FBE5C09" w14:textId="77777777" w:rsidTr="00792525">
        <w:tc>
          <w:tcPr>
            <w:tcW w:w="1490" w:type="dxa"/>
          </w:tcPr>
          <w:p w14:paraId="49501055" w14:textId="77777777" w:rsidR="000F2700" w:rsidRDefault="000F2700" w:rsidP="001F0689">
            <w:pPr>
              <w:contextualSpacing/>
              <w:rPr>
                <w:rFonts w:eastAsia="Times New Roman" w:cstheme="minorHAnsi"/>
                <w:color w:val="000000"/>
              </w:rPr>
            </w:pPr>
            <w:r>
              <w:rPr>
                <w:rFonts w:eastAsia="Times New Roman" w:cstheme="minorHAnsi"/>
                <w:color w:val="000000"/>
              </w:rPr>
              <w:t>Shieldtronic Shield</w:t>
            </w:r>
          </w:p>
        </w:tc>
        <w:tc>
          <w:tcPr>
            <w:tcW w:w="1835" w:type="dxa"/>
          </w:tcPr>
          <w:p w14:paraId="1F8F7807"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5DFC74A4" w14:textId="77777777" w:rsidR="000F2700" w:rsidRPr="009D0365" w:rsidRDefault="000F2700" w:rsidP="001F0689">
            <w:pPr>
              <w:contextualSpacing/>
              <w:rPr>
                <w:rFonts w:eastAsia="Times New Roman" w:cstheme="minorHAnsi"/>
                <w:i/>
                <w:iCs/>
                <w:color w:val="000000"/>
                <w:rPrChange w:id="3350" w:author="Admin" w:date="2021-05-05T16:38:00Z">
                  <w:rPr>
                    <w:rFonts w:eastAsia="Times New Roman" w:cstheme="minorHAnsi"/>
                    <w:color w:val="000000"/>
                  </w:rPr>
                </w:rPrChange>
              </w:rPr>
            </w:pPr>
            <w:r w:rsidRPr="009D0365">
              <w:rPr>
                <w:rFonts w:eastAsia="Times New Roman" w:cstheme="minorHAnsi"/>
                <w:i/>
                <w:iCs/>
                <w:color w:val="000000"/>
                <w:rPrChange w:id="3351" w:author="Admin" w:date="2021-05-05T16:38:00Z">
                  <w:rPr>
                    <w:rFonts w:eastAsia="Times New Roman" w:cstheme="minorHAnsi"/>
                    <w:color w:val="000000"/>
                  </w:rPr>
                </w:rPrChange>
              </w:rPr>
              <w:t>Shield (1st)</w:t>
            </w:r>
          </w:p>
        </w:tc>
        <w:tc>
          <w:tcPr>
            <w:tcW w:w="3879" w:type="dxa"/>
          </w:tcPr>
          <w:p w14:paraId="39139816" w14:textId="77777777" w:rsidR="000F2700" w:rsidRDefault="000F2700">
            <w:pPr>
              <w:contextualSpacing/>
              <w:rPr>
                <w:rFonts w:eastAsia="Times New Roman" w:cstheme="minorHAnsi"/>
                <w:color w:val="000000"/>
              </w:rPr>
            </w:pPr>
            <w:r>
              <w:rPr>
                <w:rFonts w:eastAsia="Times New Roman" w:cstheme="minorHAnsi"/>
                <w:color w:val="000000"/>
              </w:rPr>
              <w:t>5 lb., one-handed, light, engine (mana, soul: any)</w:t>
            </w:r>
          </w:p>
        </w:tc>
      </w:tr>
      <w:tr w:rsidR="000F2700" w14:paraId="3FB0F971" w14:textId="77777777" w:rsidTr="001F0689">
        <w:tc>
          <w:tcPr>
            <w:tcW w:w="1490" w:type="dxa"/>
          </w:tcPr>
          <w:p w14:paraId="04DD8929" w14:textId="77777777" w:rsidR="000F2700" w:rsidRDefault="000F2700" w:rsidP="001F0689">
            <w:pPr>
              <w:contextualSpacing/>
              <w:rPr>
                <w:rFonts w:eastAsia="Times New Roman" w:cstheme="minorHAnsi"/>
                <w:color w:val="000000"/>
              </w:rPr>
            </w:pPr>
            <w:r>
              <w:rPr>
                <w:rFonts w:eastAsia="Times New Roman" w:cstheme="minorHAnsi"/>
                <w:color w:val="000000"/>
              </w:rPr>
              <w:t>Snowmaster 9,000</w:t>
            </w:r>
          </w:p>
        </w:tc>
        <w:tc>
          <w:tcPr>
            <w:tcW w:w="1835" w:type="dxa"/>
          </w:tcPr>
          <w:p w14:paraId="41E38CBD"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519AF3E5" w14:textId="77777777" w:rsidR="000F2700" w:rsidRPr="009D0365" w:rsidRDefault="000F2700" w:rsidP="001F0689">
            <w:pPr>
              <w:contextualSpacing/>
              <w:rPr>
                <w:rFonts w:eastAsia="Times New Roman" w:cstheme="minorHAnsi"/>
                <w:i/>
                <w:iCs/>
                <w:color w:val="000000"/>
                <w:rPrChange w:id="3352" w:author="Admin" w:date="2021-05-05T16:38:00Z">
                  <w:rPr>
                    <w:rFonts w:eastAsia="Times New Roman" w:cstheme="minorHAnsi"/>
                    <w:color w:val="000000"/>
                  </w:rPr>
                </w:rPrChange>
              </w:rPr>
            </w:pPr>
            <w:r w:rsidRPr="009D0365">
              <w:rPr>
                <w:rFonts w:eastAsia="Times New Roman" w:cstheme="minorHAnsi"/>
                <w:i/>
                <w:iCs/>
                <w:color w:val="000000"/>
                <w:rPrChange w:id="3353" w:author="Admin" w:date="2021-05-05T16:38:00Z">
                  <w:rPr>
                    <w:rFonts w:eastAsia="Times New Roman" w:cstheme="minorHAnsi"/>
                    <w:color w:val="000000"/>
                  </w:rPr>
                </w:rPrChange>
              </w:rPr>
              <w:t>Blizzard (3rd)</w:t>
            </w:r>
          </w:p>
        </w:tc>
        <w:tc>
          <w:tcPr>
            <w:tcW w:w="3879" w:type="dxa"/>
          </w:tcPr>
          <w:p w14:paraId="408B6BBD"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(alchemical, mana: any, or soul: elemental)</w:t>
            </w:r>
          </w:p>
        </w:tc>
      </w:tr>
      <w:tr w:rsidR="000F2700" w:rsidRPr="00541781" w14:paraId="01709E0E" w14:textId="77777777" w:rsidTr="00792525">
        <w:tc>
          <w:tcPr>
            <w:tcW w:w="1490" w:type="dxa"/>
          </w:tcPr>
          <w:p w14:paraId="035E3E58" w14:textId="77777777" w:rsidR="000F2700" w:rsidRDefault="000F2700" w:rsidP="001F0689">
            <w:pPr>
              <w:contextualSpacing/>
              <w:rPr>
                <w:rFonts w:eastAsia="Times New Roman" w:cstheme="minorHAnsi"/>
                <w:color w:val="000000"/>
              </w:rPr>
            </w:pPr>
            <w:r>
              <w:rPr>
                <w:rFonts w:eastAsia="Times New Roman" w:cstheme="minorHAnsi"/>
                <w:color w:val="000000"/>
              </w:rPr>
              <w:t>Spring Boots</w:t>
            </w:r>
          </w:p>
        </w:tc>
        <w:tc>
          <w:tcPr>
            <w:tcW w:w="1835" w:type="dxa"/>
          </w:tcPr>
          <w:p w14:paraId="518A64B9"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4546F43C" w14:textId="77777777" w:rsidR="000F2700" w:rsidRPr="009D0365" w:rsidRDefault="000F2700" w:rsidP="001F0689">
            <w:pPr>
              <w:contextualSpacing/>
              <w:rPr>
                <w:rFonts w:eastAsia="Times New Roman" w:cstheme="minorHAnsi"/>
                <w:i/>
                <w:iCs/>
                <w:color w:val="000000"/>
                <w:rPrChange w:id="3354" w:author="Admin" w:date="2021-05-05T16:38:00Z">
                  <w:rPr>
                    <w:rFonts w:eastAsia="Times New Roman" w:cstheme="minorHAnsi"/>
                    <w:color w:val="000000"/>
                  </w:rPr>
                </w:rPrChange>
              </w:rPr>
            </w:pPr>
            <w:r w:rsidRPr="009D0365">
              <w:rPr>
                <w:rFonts w:eastAsia="Times New Roman" w:cstheme="minorHAnsi"/>
                <w:i/>
                <w:iCs/>
                <w:color w:val="000000"/>
                <w:rPrChange w:id="3355" w:author="Admin" w:date="2021-05-05T16:38:00Z">
                  <w:rPr>
                    <w:rFonts w:eastAsia="Times New Roman" w:cstheme="minorHAnsi"/>
                    <w:color w:val="000000"/>
                  </w:rPr>
                </w:rPrChange>
              </w:rPr>
              <w:t>Jump (1st)</w:t>
            </w:r>
          </w:p>
        </w:tc>
        <w:tc>
          <w:tcPr>
            <w:tcW w:w="3879" w:type="dxa"/>
          </w:tcPr>
          <w:p w14:paraId="4E147245" w14:textId="77777777" w:rsidR="000F2700" w:rsidRPr="00E95E1F" w:rsidRDefault="000F2700">
            <w:pPr>
              <w:contextualSpacing/>
              <w:rPr>
                <w:rFonts w:eastAsia="Times New Roman" w:cstheme="minorHAnsi"/>
                <w:i/>
                <w:iCs/>
                <w:color w:val="000000"/>
              </w:rPr>
            </w:pPr>
            <w:r>
              <w:rPr>
                <w:rFonts w:eastAsia="Times New Roman" w:cstheme="minorHAnsi"/>
                <w:color w:val="000000"/>
              </w:rPr>
              <w:t xml:space="preserve">5 lb., one-handed, light, engine (mechanical), </w:t>
            </w:r>
            <w:r>
              <w:rPr>
                <w:rFonts w:eastAsia="Times New Roman" w:cstheme="minorHAnsi"/>
                <w:i/>
                <w:iCs/>
                <w:color w:val="000000"/>
              </w:rPr>
              <w:t>size reduced (low charge; 3 charges)</w:t>
            </w:r>
          </w:p>
        </w:tc>
      </w:tr>
      <w:tr w:rsidR="000F2700" w:rsidRPr="00541781" w14:paraId="5EEA0147" w14:textId="77777777" w:rsidTr="00792525">
        <w:tc>
          <w:tcPr>
            <w:tcW w:w="1490" w:type="dxa"/>
          </w:tcPr>
          <w:p w14:paraId="586C4285" w14:textId="77777777" w:rsidR="000F2700" w:rsidRDefault="000F2700" w:rsidP="001F0689">
            <w:pPr>
              <w:contextualSpacing/>
              <w:rPr>
                <w:rFonts w:eastAsia="Times New Roman" w:cstheme="minorHAnsi"/>
                <w:color w:val="000000"/>
              </w:rPr>
            </w:pPr>
            <w:r>
              <w:rPr>
                <w:rFonts w:eastAsia="Times New Roman" w:cstheme="minorHAnsi"/>
                <w:color w:val="000000"/>
              </w:rPr>
              <w:t>Sonic Gun</w:t>
            </w:r>
          </w:p>
        </w:tc>
        <w:tc>
          <w:tcPr>
            <w:tcW w:w="1835" w:type="dxa"/>
          </w:tcPr>
          <w:p w14:paraId="4C40D470"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6E22B61C" w14:textId="77777777" w:rsidR="000F2700" w:rsidRPr="009D0365" w:rsidRDefault="000F2700" w:rsidP="00300E71">
            <w:pPr>
              <w:contextualSpacing/>
              <w:rPr>
                <w:rFonts w:eastAsia="Times New Roman" w:cstheme="minorHAnsi"/>
                <w:i/>
                <w:iCs/>
                <w:color w:val="000000"/>
                <w:rPrChange w:id="3356" w:author="Admin" w:date="2021-05-05T16:38:00Z">
                  <w:rPr>
                    <w:rFonts w:eastAsia="Times New Roman" w:cstheme="minorHAnsi"/>
                    <w:color w:val="000000"/>
                  </w:rPr>
                </w:rPrChange>
              </w:rPr>
            </w:pPr>
            <w:del w:id="3357" w:author="Admin" w:date="2021-02-13T18:30:00Z">
              <w:r w:rsidRPr="009D0365" w:rsidDel="00752E53">
                <w:rPr>
                  <w:rFonts w:eastAsia="Times New Roman" w:cstheme="minorHAnsi"/>
                  <w:i/>
                  <w:iCs/>
                  <w:color w:val="000000"/>
                  <w:rPrChange w:id="3358" w:author="Admin" w:date="2021-05-05T16:38:00Z">
                    <w:rPr>
                      <w:rFonts w:eastAsia="Times New Roman" w:cstheme="minorHAnsi"/>
                      <w:color w:val="000000"/>
                    </w:rPr>
                  </w:rPrChange>
                </w:rPr>
                <w:delText xml:space="preserve">Thunderstorm </w:delText>
              </w:r>
            </w:del>
            <w:ins w:id="3359" w:author="Admin" w:date="2021-02-13T18:30:00Z">
              <w:r w:rsidR="00752E53" w:rsidRPr="009D0365">
                <w:rPr>
                  <w:rFonts w:eastAsia="Times New Roman" w:cstheme="minorHAnsi"/>
                  <w:i/>
                  <w:iCs/>
                  <w:color w:val="000000"/>
                  <w:rPrChange w:id="3360" w:author="Admin" w:date="2021-05-05T16:38:00Z">
                    <w:rPr>
                      <w:rFonts w:eastAsia="Times New Roman" w:cstheme="minorHAnsi"/>
                      <w:color w:val="000000"/>
                    </w:rPr>
                  </w:rPrChange>
                </w:rPr>
                <w:t xml:space="preserve">Thunderwave </w:t>
              </w:r>
            </w:ins>
            <w:r w:rsidRPr="009D0365">
              <w:rPr>
                <w:rFonts w:eastAsia="Times New Roman" w:cstheme="minorHAnsi"/>
                <w:i/>
                <w:iCs/>
                <w:color w:val="000000"/>
                <w:rPrChange w:id="3361" w:author="Admin" w:date="2021-05-05T16:38:00Z">
                  <w:rPr>
                    <w:rFonts w:eastAsia="Times New Roman" w:cstheme="minorHAnsi"/>
                    <w:color w:val="000000"/>
                  </w:rPr>
                </w:rPrChange>
              </w:rPr>
              <w:t>(1st)</w:t>
            </w:r>
          </w:p>
        </w:tc>
        <w:tc>
          <w:tcPr>
            <w:tcW w:w="3879" w:type="dxa"/>
          </w:tcPr>
          <w:p w14:paraId="44B13FD1"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(mechanical)</w:t>
            </w:r>
          </w:p>
        </w:tc>
      </w:tr>
      <w:tr w:rsidR="000F2700" w:rsidRPr="00541781" w14:paraId="0434854D" w14:textId="77777777" w:rsidTr="00792525">
        <w:tc>
          <w:tcPr>
            <w:tcW w:w="1490" w:type="dxa"/>
          </w:tcPr>
          <w:p w14:paraId="523FDE27" w14:textId="77777777" w:rsidR="000F2700" w:rsidRDefault="000F2700" w:rsidP="001F0689">
            <w:pPr>
              <w:contextualSpacing/>
              <w:rPr>
                <w:rFonts w:eastAsia="Times New Roman" w:cstheme="minorHAnsi"/>
                <w:color w:val="000000"/>
              </w:rPr>
            </w:pPr>
            <w:r>
              <w:rPr>
                <w:rFonts w:eastAsia="Times New Roman" w:cstheme="minorHAnsi"/>
                <w:color w:val="000000"/>
              </w:rPr>
              <w:t>Star-in-a-Box</w:t>
            </w:r>
          </w:p>
        </w:tc>
        <w:tc>
          <w:tcPr>
            <w:tcW w:w="1835" w:type="dxa"/>
          </w:tcPr>
          <w:p w14:paraId="773A6471" w14:textId="77777777" w:rsidR="000F2700" w:rsidRDefault="000F2700">
            <w:pPr>
              <w:contextualSpacing/>
              <w:rPr>
                <w:rFonts w:eastAsia="Times New Roman" w:cstheme="minorHAnsi"/>
                <w:color w:val="000000"/>
              </w:rPr>
            </w:pPr>
            <w:r>
              <w:rPr>
                <w:rFonts w:eastAsia="Times New Roman" w:cstheme="minorHAnsi"/>
                <w:color w:val="000000"/>
              </w:rPr>
              <w:t>Legendary (+5)</w:t>
            </w:r>
          </w:p>
        </w:tc>
        <w:tc>
          <w:tcPr>
            <w:tcW w:w="1652" w:type="dxa"/>
          </w:tcPr>
          <w:p w14:paraId="162C40EF" w14:textId="77777777" w:rsidR="000F2700" w:rsidRPr="009D0365" w:rsidRDefault="000F2700" w:rsidP="009720D3">
            <w:pPr>
              <w:contextualSpacing/>
              <w:rPr>
                <w:rFonts w:eastAsia="Times New Roman" w:cstheme="minorHAnsi"/>
                <w:i/>
                <w:iCs/>
                <w:color w:val="000000"/>
                <w:rPrChange w:id="3362" w:author="Admin" w:date="2021-05-05T16:38:00Z">
                  <w:rPr>
                    <w:rFonts w:eastAsia="Times New Roman" w:cstheme="minorHAnsi"/>
                    <w:color w:val="000000"/>
                  </w:rPr>
                </w:rPrChange>
              </w:rPr>
            </w:pPr>
            <w:r w:rsidRPr="009D0365">
              <w:rPr>
                <w:rFonts w:eastAsia="Times New Roman" w:cstheme="minorHAnsi"/>
                <w:i/>
                <w:iCs/>
                <w:color w:val="000000"/>
                <w:rPrChange w:id="3363" w:author="Admin" w:date="2021-05-05T16:38:00Z">
                  <w:rPr>
                    <w:rFonts w:eastAsia="Times New Roman" w:cstheme="minorHAnsi"/>
                    <w:color w:val="000000"/>
                  </w:rPr>
                </w:rPrChange>
              </w:rPr>
              <w:t>Sunburst (8th)</w:t>
            </w:r>
          </w:p>
        </w:tc>
        <w:tc>
          <w:tcPr>
            <w:tcW w:w="3879" w:type="dxa"/>
          </w:tcPr>
          <w:p w14:paraId="3AC3CA4B"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(mana: any or soul: any)</w:t>
            </w:r>
          </w:p>
        </w:tc>
      </w:tr>
      <w:tr w:rsidR="000F2700" w:rsidRPr="00541781" w14:paraId="46ECD01F" w14:textId="77777777" w:rsidTr="00792525">
        <w:tc>
          <w:tcPr>
            <w:tcW w:w="1490" w:type="dxa"/>
          </w:tcPr>
          <w:p w14:paraId="6DEA9D95" w14:textId="77777777" w:rsidR="000F2700" w:rsidRDefault="000F2700" w:rsidP="001F0689">
            <w:pPr>
              <w:contextualSpacing/>
              <w:rPr>
                <w:rFonts w:eastAsia="Times New Roman" w:cstheme="minorHAnsi"/>
                <w:color w:val="000000"/>
              </w:rPr>
            </w:pPr>
            <w:r>
              <w:rPr>
                <w:rFonts w:eastAsia="Times New Roman" w:cstheme="minorHAnsi"/>
                <w:color w:val="000000"/>
              </w:rPr>
              <w:t>Stopwatch</w:t>
            </w:r>
          </w:p>
        </w:tc>
        <w:tc>
          <w:tcPr>
            <w:tcW w:w="1835" w:type="dxa"/>
          </w:tcPr>
          <w:p w14:paraId="5CAC4953" w14:textId="77777777" w:rsidR="000F2700" w:rsidRDefault="000F2700">
            <w:pPr>
              <w:contextualSpacing/>
              <w:rPr>
                <w:rFonts w:eastAsia="Times New Roman" w:cstheme="minorHAnsi"/>
                <w:color w:val="000000"/>
              </w:rPr>
            </w:pPr>
            <w:r>
              <w:rPr>
                <w:rFonts w:eastAsia="Times New Roman" w:cstheme="minorHAnsi"/>
                <w:color w:val="000000"/>
              </w:rPr>
              <w:t>Artifact (+6)</w:t>
            </w:r>
          </w:p>
        </w:tc>
        <w:tc>
          <w:tcPr>
            <w:tcW w:w="1652" w:type="dxa"/>
          </w:tcPr>
          <w:p w14:paraId="5885DA14" w14:textId="77777777" w:rsidR="000F2700" w:rsidRPr="009D0365" w:rsidRDefault="000F2700">
            <w:pPr>
              <w:contextualSpacing/>
              <w:rPr>
                <w:rFonts w:eastAsia="Times New Roman" w:cstheme="minorHAnsi"/>
                <w:i/>
                <w:iCs/>
                <w:color w:val="000000"/>
                <w:rPrChange w:id="3364" w:author="Admin" w:date="2021-05-05T16:38:00Z">
                  <w:rPr>
                    <w:rFonts w:eastAsia="Times New Roman" w:cstheme="minorHAnsi"/>
                    <w:color w:val="000000"/>
                  </w:rPr>
                </w:rPrChange>
              </w:rPr>
            </w:pPr>
            <w:r w:rsidRPr="009D0365">
              <w:rPr>
                <w:rFonts w:eastAsia="Times New Roman" w:cstheme="minorHAnsi"/>
                <w:i/>
                <w:iCs/>
                <w:color w:val="000000"/>
                <w:rPrChange w:id="3365" w:author="Admin" w:date="2021-05-05T16:38:00Z">
                  <w:rPr>
                    <w:rFonts w:eastAsia="Times New Roman" w:cstheme="minorHAnsi"/>
                    <w:color w:val="000000"/>
                  </w:rPr>
                </w:rPrChange>
              </w:rPr>
              <w:t>Time Stop (9th)</w:t>
            </w:r>
          </w:p>
        </w:tc>
        <w:tc>
          <w:tcPr>
            <w:tcW w:w="3879" w:type="dxa"/>
          </w:tcPr>
          <w:p w14:paraId="220C24CF" w14:textId="77777777" w:rsidR="000F2700" w:rsidRPr="00E95E1F" w:rsidRDefault="000F2700">
            <w:pPr>
              <w:contextualSpacing/>
              <w:rPr>
                <w:rFonts w:eastAsia="Times New Roman" w:cstheme="minorHAnsi"/>
                <w:i/>
                <w:iCs/>
                <w:color w:val="000000"/>
              </w:rPr>
            </w:pPr>
            <w:r>
              <w:rPr>
                <w:rFonts w:eastAsia="Times New Roman" w:cstheme="minorHAnsi"/>
                <w:color w:val="000000"/>
              </w:rPr>
              <w:t xml:space="preserve">5 lb., one-handed, light, engine (soul: </w:t>
            </w:r>
            <w:r>
              <w:rPr>
                <w:rFonts w:eastAsia="Times New Roman" w:cstheme="minorHAnsi"/>
                <w:color w:val="000000"/>
              </w:rPr>
              <w:lastRenderedPageBreak/>
              <w:t xml:space="preserve">celestial or fiend), </w:t>
            </w:r>
            <w:r>
              <w:rPr>
                <w:rFonts w:eastAsia="Times New Roman" w:cstheme="minorHAnsi"/>
                <w:i/>
                <w:iCs/>
                <w:color w:val="000000"/>
              </w:rPr>
              <w:t>size reduced (low charge; 3 charges)</w:t>
            </w:r>
          </w:p>
        </w:tc>
      </w:tr>
      <w:tr w:rsidR="000F2700" w:rsidRPr="00541781" w14:paraId="79DA82DC" w14:textId="77777777" w:rsidTr="00792525">
        <w:tc>
          <w:tcPr>
            <w:tcW w:w="1490" w:type="dxa"/>
          </w:tcPr>
          <w:p w14:paraId="05F91493" w14:textId="77777777" w:rsidR="000F2700" w:rsidRDefault="000F2700" w:rsidP="001F0689">
            <w:pPr>
              <w:contextualSpacing/>
              <w:rPr>
                <w:rFonts w:eastAsia="Times New Roman" w:cstheme="minorHAnsi"/>
                <w:color w:val="000000"/>
              </w:rPr>
            </w:pPr>
            <w:r>
              <w:rPr>
                <w:rFonts w:eastAsia="Times New Roman" w:cstheme="minorHAnsi"/>
                <w:color w:val="000000"/>
              </w:rPr>
              <w:lastRenderedPageBreak/>
              <w:t>Sun Gun</w:t>
            </w:r>
          </w:p>
        </w:tc>
        <w:tc>
          <w:tcPr>
            <w:tcW w:w="1835" w:type="dxa"/>
          </w:tcPr>
          <w:p w14:paraId="3F9700AD" w14:textId="77777777" w:rsidR="000F2700" w:rsidRDefault="000F2700" w:rsidP="001F0689">
            <w:pPr>
              <w:contextualSpacing/>
              <w:rPr>
                <w:rFonts w:eastAsia="Times New Roman" w:cstheme="minorHAnsi"/>
                <w:color w:val="000000"/>
              </w:rPr>
            </w:pPr>
            <w:r>
              <w:rPr>
                <w:rFonts w:eastAsia="Times New Roman" w:cstheme="minorHAnsi"/>
                <w:color w:val="000000"/>
              </w:rPr>
              <w:t>Rare (+3)</w:t>
            </w:r>
          </w:p>
        </w:tc>
        <w:tc>
          <w:tcPr>
            <w:tcW w:w="1652" w:type="dxa"/>
          </w:tcPr>
          <w:p w14:paraId="1F01CC4F" w14:textId="77777777" w:rsidR="000F2700" w:rsidRPr="009D0365" w:rsidRDefault="000F2700" w:rsidP="001F0689">
            <w:pPr>
              <w:contextualSpacing/>
              <w:rPr>
                <w:rFonts w:eastAsia="Times New Roman" w:cstheme="minorHAnsi"/>
                <w:i/>
                <w:iCs/>
                <w:color w:val="000000"/>
                <w:rPrChange w:id="3366" w:author="Admin" w:date="2021-05-05T16:38:00Z">
                  <w:rPr>
                    <w:rFonts w:eastAsia="Times New Roman" w:cstheme="minorHAnsi"/>
                    <w:color w:val="000000"/>
                  </w:rPr>
                </w:rPrChange>
              </w:rPr>
            </w:pPr>
            <w:r w:rsidRPr="009D0365">
              <w:rPr>
                <w:rFonts w:eastAsia="Times New Roman" w:cstheme="minorHAnsi"/>
                <w:i/>
                <w:iCs/>
                <w:color w:val="000000"/>
                <w:rPrChange w:id="3367" w:author="Admin" w:date="2021-05-05T16:38:00Z">
                  <w:rPr>
                    <w:rFonts w:eastAsia="Times New Roman" w:cstheme="minorHAnsi"/>
                    <w:color w:val="000000"/>
                  </w:rPr>
                </w:rPrChange>
              </w:rPr>
              <w:t>Sunbeam (3rd)</w:t>
            </w:r>
          </w:p>
        </w:tc>
        <w:tc>
          <w:tcPr>
            <w:tcW w:w="3879" w:type="dxa"/>
          </w:tcPr>
          <w:p w14:paraId="2307B5E9"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w:t>
            </w:r>
            <w:r w:rsidR="00C73E6E">
              <w:rPr>
                <w:rFonts w:eastAsia="Times New Roman" w:cstheme="minorHAnsi"/>
                <w:color w:val="000000"/>
              </w:rPr>
              <w:t xml:space="preserve">alchemical, mana: any, </w:t>
            </w:r>
            <w:r>
              <w:rPr>
                <w:rFonts w:eastAsia="Times New Roman" w:cstheme="minorHAnsi"/>
                <w:color w:val="000000"/>
              </w:rPr>
              <w:t>mechanical</w:t>
            </w:r>
            <w:r w:rsidR="00C73E6E">
              <w:rPr>
                <w:rFonts w:eastAsia="Times New Roman" w:cstheme="minorHAnsi"/>
                <w:color w:val="000000"/>
              </w:rPr>
              <w:t>, or soul: living</w:t>
            </w:r>
            <w:r w:rsidR="00C73E6E">
              <w:t xml:space="preserve"> creature or elemental</w:t>
            </w:r>
            <w:r>
              <w:rPr>
                <w:rFonts w:eastAsia="Times New Roman" w:cstheme="minorHAnsi"/>
                <w:color w:val="000000"/>
              </w:rPr>
              <w:t>)</w:t>
            </w:r>
          </w:p>
        </w:tc>
      </w:tr>
      <w:tr w:rsidR="000F2700" w:rsidRPr="00541781" w14:paraId="7A49C347" w14:textId="77777777" w:rsidTr="00792525">
        <w:tc>
          <w:tcPr>
            <w:tcW w:w="1490" w:type="dxa"/>
          </w:tcPr>
          <w:p w14:paraId="4EDB1C3F" w14:textId="77777777" w:rsidR="000F2700" w:rsidRDefault="000F2700" w:rsidP="001F0689">
            <w:pPr>
              <w:contextualSpacing/>
              <w:rPr>
                <w:rFonts w:eastAsia="Times New Roman" w:cstheme="minorHAnsi"/>
                <w:color w:val="000000"/>
              </w:rPr>
            </w:pPr>
            <w:r>
              <w:rPr>
                <w:rFonts w:eastAsia="Times New Roman" w:cstheme="minorHAnsi"/>
                <w:color w:val="000000"/>
              </w:rPr>
              <w:t>Target Dummy</w:t>
            </w:r>
          </w:p>
        </w:tc>
        <w:tc>
          <w:tcPr>
            <w:tcW w:w="1835" w:type="dxa"/>
          </w:tcPr>
          <w:p w14:paraId="46D76D23"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51829FCC" w14:textId="77777777" w:rsidR="000F2700" w:rsidRPr="009D0365" w:rsidRDefault="000F2700" w:rsidP="001F0689">
            <w:pPr>
              <w:contextualSpacing/>
              <w:rPr>
                <w:rFonts w:eastAsia="Times New Roman" w:cstheme="minorHAnsi"/>
                <w:i/>
                <w:iCs/>
                <w:color w:val="000000"/>
                <w:rPrChange w:id="3368" w:author="Admin" w:date="2021-05-05T16:38:00Z">
                  <w:rPr>
                    <w:rFonts w:eastAsia="Times New Roman" w:cstheme="minorHAnsi"/>
                    <w:color w:val="000000"/>
                  </w:rPr>
                </w:rPrChange>
              </w:rPr>
            </w:pPr>
            <w:r w:rsidRPr="009D0365">
              <w:rPr>
                <w:rFonts w:eastAsia="Times New Roman" w:cstheme="minorHAnsi"/>
                <w:i/>
                <w:iCs/>
                <w:color w:val="000000"/>
                <w:rPrChange w:id="3369" w:author="Admin" w:date="2021-05-05T16:38:00Z">
                  <w:rPr>
                    <w:rFonts w:eastAsia="Times New Roman" w:cstheme="minorHAnsi"/>
                    <w:color w:val="000000"/>
                  </w:rPr>
                </w:rPrChange>
              </w:rPr>
              <w:t>Compelled Duel (1st)</w:t>
            </w:r>
          </w:p>
        </w:tc>
        <w:tc>
          <w:tcPr>
            <w:tcW w:w="3879" w:type="dxa"/>
          </w:tcPr>
          <w:p w14:paraId="1B3924E9"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(mechanical</w:t>
            </w:r>
            <w:r w:rsidR="00C73E6E">
              <w:rPr>
                <w:rFonts w:eastAsia="Times New Roman" w:cstheme="minorHAnsi"/>
                <w:color w:val="000000"/>
              </w:rPr>
              <w:t xml:space="preserve"> or steam</w:t>
            </w:r>
            <w:r>
              <w:rPr>
                <w:rFonts w:eastAsia="Times New Roman" w:cstheme="minorHAnsi"/>
                <w:color w:val="000000"/>
              </w:rPr>
              <w:t>)</w:t>
            </w:r>
          </w:p>
        </w:tc>
      </w:tr>
      <w:tr w:rsidR="000F2700" w:rsidRPr="00541781" w14:paraId="5783335F" w14:textId="77777777" w:rsidTr="00792525">
        <w:tc>
          <w:tcPr>
            <w:tcW w:w="1490" w:type="dxa"/>
          </w:tcPr>
          <w:p w14:paraId="7AD56351" w14:textId="77777777" w:rsidR="000F2700" w:rsidRDefault="000F2700" w:rsidP="001F0689">
            <w:pPr>
              <w:contextualSpacing/>
              <w:rPr>
                <w:rFonts w:eastAsia="Times New Roman" w:cstheme="minorHAnsi"/>
                <w:color w:val="000000"/>
              </w:rPr>
            </w:pPr>
            <w:r>
              <w:rPr>
                <w:rFonts w:eastAsia="Times New Roman" w:cstheme="minorHAnsi"/>
                <w:color w:val="000000"/>
              </w:rPr>
              <w:t>Tectonic Destabilizer</w:t>
            </w:r>
          </w:p>
        </w:tc>
        <w:tc>
          <w:tcPr>
            <w:tcW w:w="1835" w:type="dxa"/>
          </w:tcPr>
          <w:p w14:paraId="67500340" w14:textId="77777777" w:rsidR="000F2700" w:rsidRDefault="000F2700"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03998C97" w14:textId="77777777" w:rsidR="000F2700" w:rsidRPr="009D0365" w:rsidRDefault="000F2700" w:rsidP="001F0689">
            <w:pPr>
              <w:contextualSpacing/>
              <w:rPr>
                <w:rFonts w:eastAsia="Times New Roman" w:cstheme="minorHAnsi"/>
                <w:i/>
                <w:iCs/>
                <w:color w:val="000000"/>
                <w:rPrChange w:id="3370" w:author="Admin" w:date="2021-05-05T16:38:00Z">
                  <w:rPr>
                    <w:rFonts w:eastAsia="Times New Roman" w:cstheme="minorHAnsi"/>
                    <w:color w:val="000000"/>
                  </w:rPr>
                </w:rPrChange>
              </w:rPr>
            </w:pPr>
            <w:r w:rsidRPr="009D0365">
              <w:rPr>
                <w:rFonts w:eastAsia="Times New Roman" w:cstheme="minorHAnsi"/>
                <w:i/>
                <w:iCs/>
                <w:color w:val="000000"/>
                <w:rPrChange w:id="3371" w:author="Admin" w:date="2021-05-05T16:38:00Z">
                  <w:rPr>
                    <w:rFonts w:eastAsia="Times New Roman" w:cstheme="minorHAnsi"/>
                    <w:color w:val="000000"/>
                  </w:rPr>
                </w:rPrChange>
              </w:rPr>
              <w:t>Earthquake (8th)</w:t>
            </w:r>
          </w:p>
        </w:tc>
        <w:tc>
          <w:tcPr>
            <w:tcW w:w="3879" w:type="dxa"/>
          </w:tcPr>
          <w:p w14:paraId="34B32445" w14:textId="77777777" w:rsidR="000F2700" w:rsidRDefault="000F2700">
            <w:pPr>
              <w:contextualSpacing/>
              <w:rPr>
                <w:rFonts w:eastAsia="Times New Roman" w:cstheme="minorHAnsi"/>
                <w:color w:val="000000"/>
              </w:rPr>
            </w:pPr>
            <w:r>
              <w:rPr>
                <w:rFonts w:eastAsia="Times New Roman" w:cstheme="minorHAnsi"/>
                <w:color w:val="000000"/>
              </w:rPr>
              <w:t xml:space="preserve">75 lb., two-handed, heavy+, engine (mechanical or soul: elemental), </w:t>
            </w:r>
            <w:r w:rsidRPr="00541781">
              <w:rPr>
                <w:rFonts w:eastAsia="Times New Roman" w:cstheme="minorHAnsi"/>
                <w:i/>
                <w:iCs/>
                <w:color w:val="000000"/>
              </w:rPr>
              <w:t xml:space="preserve">size increased </w:t>
            </w:r>
            <w:r>
              <w:rPr>
                <w:rFonts w:eastAsia="Times New Roman" w:cstheme="minorHAnsi"/>
                <w:i/>
                <w:iCs/>
                <w:color w:val="000000"/>
              </w:rPr>
              <w:t xml:space="preserve">II </w:t>
            </w:r>
            <w:r w:rsidRPr="00541781">
              <w:rPr>
                <w:rFonts w:eastAsia="Times New Roman" w:cstheme="minorHAnsi"/>
                <w:i/>
                <w:iCs/>
                <w:color w:val="000000"/>
              </w:rPr>
              <w:t>(quick use</w:t>
            </w:r>
            <w:r>
              <w:rPr>
                <w:rFonts w:eastAsia="Times New Roman" w:cstheme="minorHAnsi"/>
                <w:i/>
                <w:iCs/>
                <w:color w:val="000000"/>
              </w:rPr>
              <w:t>, focused device</w:t>
            </w:r>
            <w:r w:rsidRPr="00541781">
              <w:rPr>
                <w:rFonts w:eastAsia="Times New Roman" w:cstheme="minorHAnsi"/>
                <w:i/>
                <w:iCs/>
                <w:color w:val="000000"/>
              </w:rPr>
              <w:t>)</w:t>
            </w:r>
          </w:p>
        </w:tc>
      </w:tr>
      <w:tr w:rsidR="000F2700" w:rsidRPr="00541781" w14:paraId="58B3F7AD" w14:textId="77777777" w:rsidTr="00792525">
        <w:tc>
          <w:tcPr>
            <w:tcW w:w="1490" w:type="dxa"/>
          </w:tcPr>
          <w:p w14:paraId="5F56A837" w14:textId="77777777" w:rsidR="000F2700" w:rsidRDefault="000F2700" w:rsidP="001F0689">
            <w:pPr>
              <w:contextualSpacing/>
              <w:rPr>
                <w:rFonts w:eastAsia="Times New Roman" w:cstheme="minorHAnsi"/>
                <w:color w:val="000000"/>
              </w:rPr>
            </w:pPr>
            <w:r>
              <w:rPr>
                <w:rFonts w:eastAsia="Times New Roman" w:cstheme="minorHAnsi"/>
                <w:color w:val="000000"/>
              </w:rPr>
              <w:t>Teleportation Pad</w:t>
            </w:r>
          </w:p>
        </w:tc>
        <w:tc>
          <w:tcPr>
            <w:tcW w:w="1835" w:type="dxa"/>
          </w:tcPr>
          <w:p w14:paraId="1A80249E" w14:textId="378D0997" w:rsidR="000F2700" w:rsidRDefault="000F2700" w:rsidP="001B7C11">
            <w:pPr>
              <w:contextualSpacing/>
              <w:rPr>
                <w:rFonts w:eastAsia="Times New Roman" w:cstheme="minorHAnsi"/>
                <w:color w:val="000000"/>
              </w:rPr>
              <w:pPrChange w:id="3372" w:author="Admin" w:date="2022-04-19T01:32:00Z">
                <w:pPr>
                  <w:contextualSpacing/>
                </w:pPr>
              </w:pPrChange>
            </w:pPr>
            <w:r>
              <w:rPr>
                <w:rFonts w:eastAsia="Times New Roman" w:cstheme="minorHAnsi"/>
                <w:color w:val="000000"/>
              </w:rPr>
              <w:t>Epic (+</w:t>
            </w:r>
            <w:del w:id="3373" w:author="Admin" w:date="2022-04-19T01:32:00Z">
              <w:r w:rsidDel="001B7C11">
                <w:rPr>
                  <w:rFonts w:eastAsia="Times New Roman" w:cstheme="minorHAnsi"/>
                  <w:color w:val="000000"/>
                </w:rPr>
                <w:delText>3</w:delText>
              </w:r>
            </w:del>
            <w:ins w:id="3374" w:author="Admin" w:date="2022-04-19T01:32:00Z">
              <w:r w:rsidR="001B7C11">
                <w:rPr>
                  <w:rFonts w:eastAsia="Times New Roman" w:cstheme="minorHAnsi"/>
                  <w:color w:val="000000"/>
                </w:rPr>
                <w:t>4</w:t>
              </w:r>
            </w:ins>
            <w:r>
              <w:rPr>
                <w:rFonts w:eastAsia="Times New Roman" w:cstheme="minorHAnsi"/>
                <w:color w:val="000000"/>
              </w:rPr>
              <w:t>)</w:t>
            </w:r>
          </w:p>
        </w:tc>
        <w:tc>
          <w:tcPr>
            <w:tcW w:w="1652" w:type="dxa"/>
          </w:tcPr>
          <w:p w14:paraId="410984AF" w14:textId="77777777" w:rsidR="000F2700" w:rsidRPr="009D0365" w:rsidRDefault="000F2700" w:rsidP="001F0689">
            <w:pPr>
              <w:contextualSpacing/>
              <w:rPr>
                <w:rFonts w:eastAsia="Times New Roman" w:cstheme="minorHAnsi"/>
                <w:i/>
                <w:iCs/>
                <w:color w:val="000000"/>
                <w:rPrChange w:id="3375" w:author="Admin" w:date="2021-05-05T16:38:00Z">
                  <w:rPr>
                    <w:rFonts w:eastAsia="Times New Roman" w:cstheme="minorHAnsi"/>
                    <w:color w:val="000000"/>
                  </w:rPr>
                </w:rPrChange>
              </w:rPr>
            </w:pPr>
            <w:r w:rsidRPr="009D0365">
              <w:rPr>
                <w:rFonts w:eastAsia="Times New Roman" w:cstheme="minorHAnsi"/>
                <w:i/>
                <w:iCs/>
                <w:color w:val="000000"/>
                <w:rPrChange w:id="3376" w:author="Admin" w:date="2021-05-05T16:38:00Z">
                  <w:rPr>
                    <w:rFonts w:eastAsia="Times New Roman" w:cstheme="minorHAnsi"/>
                    <w:color w:val="000000"/>
                  </w:rPr>
                </w:rPrChange>
              </w:rPr>
              <w:t>Teleportation Circle (5th)</w:t>
            </w:r>
          </w:p>
        </w:tc>
        <w:tc>
          <w:tcPr>
            <w:tcW w:w="3879" w:type="dxa"/>
          </w:tcPr>
          <w:p w14:paraId="25340BC3" w14:textId="77777777" w:rsidR="000F2700" w:rsidRDefault="000F2700" w:rsidP="00A46AB5">
            <w:pPr>
              <w:contextualSpacing/>
              <w:rPr>
                <w:rFonts w:eastAsia="Times New Roman" w:cstheme="minorHAnsi"/>
                <w:color w:val="000000"/>
              </w:rPr>
            </w:pPr>
            <w:r>
              <w:rPr>
                <w:rFonts w:eastAsia="Times New Roman" w:cstheme="minorHAnsi"/>
                <w:color w:val="000000"/>
              </w:rPr>
              <w:t xml:space="preserve">75 lb., two-handed, heavy+, engine (mechanical), </w:t>
            </w:r>
            <w:r w:rsidRPr="00541781">
              <w:rPr>
                <w:rFonts w:eastAsia="Times New Roman" w:cstheme="minorHAnsi"/>
                <w:i/>
                <w:iCs/>
                <w:color w:val="000000"/>
              </w:rPr>
              <w:t xml:space="preserve">size increased </w:t>
            </w:r>
            <w:r>
              <w:rPr>
                <w:rFonts w:eastAsia="Times New Roman" w:cstheme="minorHAnsi"/>
                <w:i/>
                <w:iCs/>
                <w:color w:val="000000"/>
              </w:rPr>
              <w:t xml:space="preserve">II </w:t>
            </w:r>
            <w:r w:rsidRPr="00541781">
              <w:rPr>
                <w:rFonts w:eastAsia="Times New Roman" w:cstheme="minorHAnsi"/>
                <w:i/>
                <w:iCs/>
                <w:color w:val="000000"/>
              </w:rPr>
              <w:t>(quick use</w:t>
            </w:r>
            <w:r>
              <w:rPr>
                <w:rFonts w:eastAsia="Times New Roman" w:cstheme="minorHAnsi"/>
                <w:i/>
                <w:iCs/>
                <w:color w:val="000000"/>
              </w:rPr>
              <w:t>, reliable device, MR 1</w:t>
            </w:r>
            <w:r w:rsidRPr="00541781">
              <w:rPr>
                <w:rFonts w:eastAsia="Times New Roman" w:cstheme="minorHAnsi"/>
                <w:i/>
                <w:iCs/>
                <w:color w:val="000000"/>
              </w:rPr>
              <w:t>)</w:t>
            </w:r>
          </w:p>
        </w:tc>
      </w:tr>
      <w:tr w:rsidR="000F2700" w:rsidRPr="00276633" w14:paraId="48B36A8E" w14:textId="77777777" w:rsidTr="00BF53BE">
        <w:tc>
          <w:tcPr>
            <w:tcW w:w="1490" w:type="dxa"/>
          </w:tcPr>
          <w:p w14:paraId="0B319EC3" w14:textId="77777777" w:rsidR="000F2700" w:rsidRPr="000D32C5" w:rsidRDefault="000F2700" w:rsidP="00BF53BE">
            <w:pPr>
              <w:contextualSpacing/>
              <w:rPr>
                <w:rFonts w:eastAsia="Times New Roman" w:cstheme="minorHAnsi"/>
                <w:color w:val="000000"/>
              </w:rPr>
            </w:pPr>
            <w:r>
              <w:rPr>
                <w:rFonts w:eastAsia="Times New Roman" w:cstheme="minorHAnsi"/>
                <w:color w:val="000000"/>
              </w:rPr>
              <w:t>Titan Terra-former</w:t>
            </w:r>
          </w:p>
        </w:tc>
        <w:tc>
          <w:tcPr>
            <w:tcW w:w="1835" w:type="dxa"/>
          </w:tcPr>
          <w:p w14:paraId="09A45C6F" w14:textId="77777777" w:rsidR="000F2700" w:rsidRDefault="000F2700" w:rsidP="00BF53BE">
            <w:pPr>
              <w:contextualSpacing/>
              <w:rPr>
                <w:rFonts w:eastAsia="Times New Roman" w:cstheme="minorHAnsi"/>
                <w:color w:val="000000"/>
              </w:rPr>
            </w:pPr>
            <w:r>
              <w:rPr>
                <w:rFonts w:eastAsia="Times New Roman" w:cstheme="minorHAnsi"/>
                <w:color w:val="000000"/>
              </w:rPr>
              <w:t>Epic (+4)</w:t>
            </w:r>
          </w:p>
        </w:tc>
        <w:tc>
          <w:tcPr>
            <w:tcW w:w="1652" w:type="dxa"/>
          </w:tcPr>
          <w:p w14:paraId="017ACDA5" w14:textId="77777777" w:rsidR="000F2700" w:rsidRPr="009D0365" w:rsidRDefault="000F2700" w:rsidP="00BF53BE">
            <w:pPr>
              <w:contextualSpacing/>
              <w:rPr>
                <w:rFonts w:eastAsia="Times New Roman" w:cstheme="minorHAnsi"/>
                <w:i/>
                <w:iCs/>
                <w:color w:val="000000"/>
                <w:rPrChange w:id="3377" w:author="Admin" w:date="2021-05-05T16:38:00Z">
                  <w:rPr>
                    <w:rFonts w:eastAsia="Times New Roman" w:cstheme="minorHAnsi"/>
                    <w:color w:val="000000"/>
                  </w:rPr>
                </w:rPrChange>
              </w:rPr>
            </w:pPr>
            <w:r w:rsidRPr="009D0365">
              <w:rPr>
                <w:rFonts w:eastAsia="Times New Roman" w:cstheme="minorHAnsi"/>
                <w:i/>
                <w:iCs/>
                <w:color w:val="000000"/>
                <w:rPrChange w:id="3378" w:author="Admin" w:date="2021-05-05T16:38:00Z">
                  <w:rPr>
                    <w:rFonts w:eastAsia="Times New Roman" w:cstheme="minorHAnsi"/>
                    <w:color w:val="000000"/>
                  </w:rPr>
                </w:rPrChange>
              </w:rPr>
              <w:t>Move Earth (6th)</w:t>
            </w:r>
          </w:p>
        </w:tc>
        <w:tc>
          <w:tcPr>
            <w:tcW w:w="3879" w:type="dxa"/>
          </w:tcPr>
          <w:p w14:paraId="5F2FD2B6" w14:textId="77777777" w:rsidR="000F2700" w:rsidRPr="00276633" w:rsidRDefault="000F2700" w:rsidP="00BF53BE">
            <w:pPr>
              <w:contextualSpacing/>
              <w:rPr>
                <w:rFonts w:eastAsia="Times New Roman" w:cstheme="minorHAnsi"/>
                <w:i/>
                <w:iCs/>
                <w:color w:val="000000"/>
              </w:rPr>
            </w:pPr>
            <w:r>
              <w:rPr>
                <w:rFonts w:eastAsia="Times New Roman" w:cstheme="minorHAnsi"/>
                <w:color w:val="000000"/>
              </w:rPr>
              <w:t xml:space="preserve">15 lb., two-handed, heavy, engine (mana: arcane or soul: elemental), </w:t>
            </w:r>
            <w:r>
              <w:rPr>
                <w:rFonts w:eastAsia="Times New Roman" w:cstheme="minorHAnsi"/>
                <w:i/>
                <w:iCs/>
                <w:color w:val="000000"/>
              </w:rPr>
              <w:t>size increased (focused device)</w:t>
            </w:r>
          </w:p>
        </w:tc>
      </w:tr>
      <w:tr w:rsidR="000F2700" w:rsidRPr="00541781" w14:paraId="601DC787" w14:textId="77777777" w:rsidTr="00792525">
        <w:tc>
          <w:tcPr>
            <w:tcW w:w="1490" w:type="dxa"/>
          </w:tcPr>
          <w:p w14:paraId="260BB81B" w14:textId="77777777" w:rsidR="000F2700" w:rsidRDefault="000F2700" w:rsidP="001F0689">
            <w:pPr>
              <w:contextualSpacing/>
              <w:rPr>
                <w:rFonts w:eastAsia="Times New Roman" w:cstheme="minorHAnsi"/>
                <w:color w:val="000000"/>
              </w:rPr>
            </w:pPr>
            <w:r>
              <w:rPr>
                <w:rFonts w:eastAsia="Times New Roman" w:cstheme="minorHAnsi"/>
                <w:color w:val="000000"/>
              </w:rPr>
              <w:t>Universal Translator</w:t>
            </w:r>
          </w:p>
        </w:tc>
        <w:tc>
          <w:tcPr>
            <w:tcW w:w="1835" w:type="dxa"/>
          </w:tcPr>
          <w:p w14:paraId="2AA2BA94" w14:textId="77777777" w:rsidR="000F2700" w:rsidRDefault="000F2700">
            <w:pPr>
              <w:contextualSpacing/>
              <w:rPr>
                <w:rFonts w:eastAsia="Times New Roman" w:cstheme="minorHAnsi"/>
                <w:color w:val="000000"/>
              </w:rPr>
            </w:pPr>
            <w:r>
              <w:rPr>
                <w:rFonts w:eastAsia="Times New Roman" w:cstheme="minorHAnsi"/>
                <w:color w:val="000000"/>
              </w:rPr>
              <w:t>Rare (+3)</w:t>
            </w:r>
          </w:p>
        </w:tc>
        <w:tc>
          <w:tcPr>
            <w:tcW w:w="1652" w:type="dxa"/>
          </w:tcPr>
          <w:p w14:paraId="3FDC8047" w14:textId="77777777" w:rsidR="000F2700" w:rsidRPr="009D0365" w:rsidRDefault="000F2700" w:rsidP="001F0689">
            <w:pPr>
              <w:contextualSpacing/>
              <w:rPr>
                <w:rFonts w:eastAsia="Times New Roman" w:cstheme="minorHAnsi"/>
                <w:i/>
                <w:iCs/>
                <w:color w:val="000000"/>
                <w:rPrChange w:id="3379" w:author="Admin" w:date="2021-05-05T16:38:00Z">
                  <w:rPr>
                    <w:rFonts w:eastAsia="Times New Roman" w:cstheme="minorHAnsi"/>
                    <w:color w:val="000000"/>
                  </w:rPr>
                </w:rPrChange>
              </w:rPr>
            </w:pPr>
            <w:r w:rsidRPr="009D0365">
              <w:rPr>
                <w:rFonts w:eastAsia="Times New Roman" w:cstheme="minorHAnsi"/>
                <w:i/>
                <w:iCs/>
                <w:color w:val="000000"/>
                <w:rPrChange w:id="3380" w:author="Admin" w:date="2021-05-05T16:38:00Z">
                  <w:rPr>
                    <w:rFonts w:eastAsia="Times New Roman" w:cstheme="minorHAnsi"/>
                    <w:color w:val="000000"/>
                  </w:rPr>
                </w:rPrChange>
              </w:rPr>
              <w:t>Tongues (3rd)</w:t>
            </w:r>
          </w:p>
        </w:tc>
        <w:tc>
          <w:tcPr>
            <w:tcW w:w="3879" w:type="dxa"/>
          </w:tcPr>
          <w:p w14:paraId="09320CB2" w14:textId="77777777" w:rsidR="000F2700" w:rsidRDefault="000F2700">
            <w:pPr>
              <w:contextualSpacing/>
              <w:rPr>
                <w:rFonts w:eastAsia="Times New Roman" w:cstheme="minorHAnsi"/>
                <w:color w:val="000000"/>
              </w:rPr>
            </w:pPr>
            <w:r>
              <w:rPr>
                <w:rFonts w:eastAsia="Times New Roman" w:cstheme="minorHAnsi"/>
                <w:color w:val="000000"/>
              </w:rPr>
              <w:t>5 lb., one-handed, light, engine (mana: any or soul: elemental)</w:t>
            </w:r>
          </w:p>
        </w:tc>
      </w:tr>
      <w:tr w:rsidR="000F2700" w:rsidRPr="00541781" w14:paraId="1E83B601" w14:textId="77777777" w:rsidTr="00792525">
        <w:tc>
          <w:tcPr>
            <w:tcW w:w="1490" w:type="dxa"/>
          </w:tcPr>
          <w:p w14:paraId="717C6F17" w14:textId="77777777" w:rsidR="000F2700" w:rsidRDefault="000F2700" w:rsidP="001F0689">
            <w:pPr>
              <w:contextualSpacing/>
              <w:rPr>
                <w:rFonts w:eastAsia="Times New Roman" w:cstheme="minorHAnsi"/>
                <w:color w:val="000000"/>
              </w:rPr>
            </w:pPr>
            <w:r>
              <w:rPr>
                <w:rFonts w:eastAsia="Times New Roman" w:cstheme="minorHAnsi"/>
                <w:color w:val="000000"/>
              </w:rPr>
              <w:t>Water Gun</w:t>
            </w:r>
          </w:p>
        </w:tc>
        <w:tc>
          <w:tcPr>
            <w:tcW w:w="1835" w:type="dxa"/>
          </w:tcPr>
          <w:p w14:paraId="4DBEB885" w14:textId="77777777" w:rsidR="000F2700" w:rsidRDefault="000F2700">
            <w:pPr>
              <w:contextualSpacing/>
              <w:rPr>
                <w:rFonts w:eastAsia="Times New Roman" w:cstheme="minorHAnsi"/>
                <w:color w:val="000000"/>
              </w:rPr>
            </w:pPr>
            <w:r>
              <w:rPr>
                <w:rFonts w:eastAsia="Times New Roman" w:cstheme="minorHAnsi"/>
                <w:color w:val="000000"/>
              </w:rPr>
              <w:t>Uncommon (+2)</w:t>
            </w:r>
          </w:p>
        </w:tc>
        <w:tc>
          <w:tcPr>
            <w:tcW w:w="1652" w:type="dxa"/>
          </w:tcPr>
          <w:p w14:paraId="28B9A733" w14:textId="77777777" w:rsidR="000F2700" w:rsidRPr="009D0365" w:rsidRDefault="000F2700" w:rsidP="001F0689">
            <w:pPr>
              <w:contextualSpacing/>
              <w:rPr>
                <w:rFonts w:eastAsia="Times New Roman" w:cstheme="minorHAnsi"/>
                <w:i/>
                <w:iCs/>
                <w:color w:val="000000"/>
                <w:rPrChange w:id="3381" w:author="Admin" w:date="2021-05-05T16:38:00Z">
                  <w:rPr>
                    <w:rFonts w:eastAsia="Times New Roman" w:cstheme="minorHAnsi"/>
                    <w:color w:val="000000"/>
                  </w:rPr>
                </w:rPrChange>
              </w:rPr>
            </w:pPr>
            <w:r w:rsidRPr="009D0365">
              <w:rPr>
                <w:rFonts w:eastAsia="Times New Roman" w:cstheme="minorHAnsi"/>
                <w:i/>
                <w:iCs/>
                <w:color w:val="000000"/>
                <w:rPrChange w:id="3382" w:author="Admin" w:date="2021-05-05T16:38:00Z">
                  <w:rPr>
                    <w:rFonts w:eastAsia="Times New Roman" w:cstheme="minorHAnsi"/>
                    <w:color w:val="000000"/>
                  </w:rPr>
                </w:rPrChange>
              </w:rPr>
              <w:t>Catapult (1st)</w:t>
            </w:r>
          </w:p>
        </w:tc>
        <w:tc>
          <w:tcPr>
            <w:tcW w:w="3879" w:type="dxa"/>
          </w:tcPr>
          <w:p w14:paraId="7550240B"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(mechanical or soul: elemental)</w:t>
            </w:r>
          </w:p>
        </w:tc>
      </w:tr>
      <w:tr w:rsidR="000F2700" w:rsidRPr="00541781" w14:paraId="0BF8FED5" w14:textId="77777777" w:rsidTr="00792525">
        <w:tc>
          <w:tcPr>
            <w:tcW w:w="1490" w:type="dxa"/>
          </w:tcPr>
          <w:p w14:paraId="3DEA0F84" w14:textId="77777777" w:rsidR="000F2700" w:rsidRDefault="000F2700" w:rsidP="001F0689">
            <w:pPr>
              <w:contextualSpacing/>
              <w:rPr>
                <w:rFonts w:eastAsia="Times New Roman" w:cstheme="minorHAnsi"/>
                <w:color w:val="000000"/>
              </w:rPr>
            </w:pPr>
            <w:r>
              <w:rPr>
                <w:rFonts w:eastAsia="Times New Roman" w:cstheme="minorHAnsi"/>
                <w:color w:val="000000"/>
              </w:rPr>
              <w:t>World Enlarger</w:t>
            </w:r>
          </w:p>
        </w:tc>
        <w:tc>
          <w:tcPr>
            <w:tcW w:w="1835" w:type="dxa"/>
          </w:tcPr>
          <w:p w14:paraId="57621BE9" w14:textId="77777777" w:rsidR="000F2700" w:rsidRDefault="000F2700" w:rsidP="001F0689">
            <w:pPr>
              <w:contextualSpacing/>
              <w:rPr>
                <w:rFonts w:eastAsia="Times New Roman" w:cstheme="minorHAnsi"/>
                <w:color w:val="000000"/>
              </w:rPr>
            </w:pPr>
            <w:r>
              <w:rPr>
                <w:rFonts w:eastAsia="Times New Roman" w:cstheme="minorHAnsi"/>
                <w:color w:val="000000"/>
              </w:rPr>
              <w:t>Uncommon (+2)</w:t>
            </w:r>
          </w:p>
        </w:tc>
        <w:tc>
          <w:tcPr>
            <w:tcW w:w="1652" w:type="dxa"/>
          </w:tcPr>
          <w:p w14:paraId="69D59521" w14:textId="77777777" w:rsidR="000F2700" w:rsidRPr="009D0365" w:rsidRDefault="000F2700" w:rsidP="001F0689">
            <w:pPr>
              <w:contextualSpacing/>
              <w:rPr>
                <w:rFonts w:eastAsia="Times New Roman" w:cstheme="minorHAnsi"/>
                <w:i/>
                <w:iCs/>
                <w:color w:val="000000"/>
                <w:rPrChange w:id="3383" w:author="Admin" w:date="2021-05-05T16:38:00Z">
                  <w:rPr>
                    <w:rFonts w:eastAsia="Times New Roman" w:cstheme="minorHAnsi"/>
                    <w:color w:val="000000"/>
                  </w:rPr>
                </w:rPrChange>
              </w:rPr>
            </w:pPr>
            <w:r w:rsidRPr="009D0365">
              <w:rPr>
                <w:rFonts w:eastAsia="Times New Roman" w:cstheme="minorHAnsi"/>
                <w:i/>
                <w:iCs/>
                <w:color w:val="000000"/>
                <w:rPrChange w:id="3384" w:author="Admin" w:date="2021-05-05T16:38:00Z">
                  <w:rPr>
                    <w:rFonts w:eastAsia="Times New Roman" w:cstheme="minorHAnsi"/>
                    <w:color w:val="000000"/>
                  </w:rPr>
                </w:rPrChange>
              </w:rPr>
              <w:t>Reduce Person (1st)</w:t>
            </w:r>
          </w:p>
        </w:tc>
        <w:tc>
          <w:tcPr>
            <w:tcW w:w="3879" w:type="dxa"/>
          </w:tcPr>
          <w:p w14:paraId="41C70AE0" w14:textId="77777777" w:rsidR="000F2700" w:rsidRDefault="000F2700">
            <w:pPr>
              <w:contextualSpacing/>
              <w:rPr>
                <w:rFonts w:eastAsia="Times New Roman" w:cstheme="minorHAnsi"/>
                <w:color w:val="000000"/>
              </w:rPr>
            </w:pPr>
            <w:r>
              <w:rPr>
                <w:rFonts w:eastAsia="Times New Roman" w:cstheme="minorHAnsi"/>
                <w:color w:val="000000"/>
              </w:rPr>
              <w:t>10 lb., one-handed, medium, engine (electrical)</w:t>
            </w:r>
          </w:p>
        </w:tc>
      </w:tr>
      <w:tr w:rsidR="000F2700" w:rsidRPr="00541781" w14:paraId="7E5166E2" w14:textId="77777777" w:rsidTr="00792525">
        <w:tc>
          <w:tcPr>
            <w:tcW w:w="1490" w:type="dxa"/>
          </w:tcPr>
          <w:p w14:paraId="6A54E17B" w14:textId="77777777" w:rsidR="000F2700" w:rsidRDefault="000F2700" w:rsidP="001F0689">
            <w:pPr>
              <w:contextualSpacing/>
              <w:rPr>
                <w:rFonts w:eastAsia="Times New Roman" w:cstheme="minorHAnsi"/>
                <w:color w:val="000000"/>
              </w:rPr>
            </w:pPr>
            <w:r>
              <w:rPr>
                <w:rFonts w:eastAsia="Times New Roman" w:cstheme="minorHAnsi"/>
                <w:color w:val="000000"/>
              </w:rPr>
              <w:t>Wormhole Generator</w:t>
            </w:r>
          </w:p>
        </w:tc>
        <w:tc>
          <w:tcPr>
            <w:tcW w:w="1835" w:type="dxa"/>
          </w:tcPr>
          <w:p w14:paraId="555B1D0D" w14:textId="77777777" w:rsidR="000F2700" w:rsidRDefault="000F2700" w:rsidP="001F0689">
            <w:pPr>
              <w:contextualSpacing/>
              <w:rPr>
                <w:rFonts w:eastAsia="Times New Roman" w:cstheme="minorHAnsi"/>
                <w:color w:val="000000"/>
              </w:rPr>
            </w:pPr>
            <w:r>
              <w:rPr>
                <w:rFonts w:eastAsia="Times New Roman" w:cstheme="minorHAnsi"/>
                <w:color w:val="000000"/>
              </w:rPr>
              <w:t>Legendary (+5)</w:t>
            </w:r>
          </w:p>
        </w:tc>
        <w:tc>
          <w:tcPr>
            <w:tcW w:w="1652" w:type="dxa"/>
          </w:tcPr>
          <w:p w14:paraId="23764EBF" w14:textId="77777777" w:rsidR="000F2700" w:rsidRPr="009D0365" w:rsidRDefault="000F2700" w:rsidP="001F0689">
            <w:pPr>
              <w:contextualSpacing/>
              <w:rPr>
                <w:rFonts w:eastAsia="Times New Roman" w:cstheme="minorHAnsi"/>
                <w:i/>
                <w:iCs/>
                <w:color w:val="000000"/>
                <w:rPrChange w:id="3385" w:author="Admin" w:date="2021-05-05T16:38:00Z">
                  <w:rPr>
                    <w:rFonts w:eastAsia="Times New Roman" w:cstheme="minorHAnsi"/>
                    <w:color w:val="000000"/>
                  </w:rPr>
                </w:rPrChange>
              </w:rPr>
            </w:pPr>
            <w:r w:rsidRPr="009D0365">
              <w:rPr>
                <w:rFonts w:eastAsia="Times New Roman" w:cstheme="minorHAnsi"/>
                <w:i/>
                <w:iCs/>
                <w:color w:val="000000"/>
                <w:rPrChange w:id="3386" w:author="Admin" w:date="2021-05-05T16:38:00Z">
                  <w:rPr>
                    <w:rFonts w:eastAsia="Times New Roman" w:cstheme="minorHAnsi"/>
                    <w:color w:val="000000"/>
                  </w:rPr>
                </w:rPrChange>
              </w:rPr>
              <w:t>Teleport (7th)</w:t>
            </w:r>
          </w:p>
        </w:tc>
        <w:tc>
          <w:tcPr>
            <w:tcW w:w="3879" w:type="dxa"/>
          </w:tcPr>
          <w:p w14:paraId="0CB7B2C2" w14:textId="77777777" w:rsidR="000F2700" w:rsidRDefault="000F2700" w:rsidP="00A46AB5">
            <w:pPr>
              <w:contextualSpacing/>
              <w:rPr>
                <w:rFonts w:eastAsia="Times New Roman" w:cstheme="minorHAnsi"/>
                <w:color w:val="000000"/>
              </w:rPr>
            </w:pPr>
            <w:r>
              <w:rPr>
                <w:rFonts w:eastAsia="Times New Roman" w:cstheme="minorHAnsi"/>
                <w:color w:val="000000"/>
              </w:rPr>
              <w:t>10 lb., one-handed, medium, engine (electrical or mana: any)</w:t>
            </w:r>
          </w:p>
        </w:tc>
      </w:tr>
    </w:tbl>
    <w:p w14:paraId="13E4E4F7" w14:textId="77777777" w:rsidR="00A46AB5" w:rsidRDefault="00A46AB5" w:rsidP="003A70DB">
      <w:pPr>
        <w:contextualSpacing/>
        <w:rPr>
          <w:ins w:id="3387" w:author="Admin" w:date="2020-10-19T21:23:00Z"/>
          <w:rFonts w:eastAsia="Times New Roman" w:cstheme="minorHAnsi"/>
          <w:b/>
          <w:bCs/>
          <w:color w:val="000000"/>
          <w:sz w:val="20"/>
          <w:szCs w:val="20"/>
          <w:highlight w:val="yellow"/>
        </w:rPr>
      </w:pPr>
    </w:p>
    <w:p w14:paraId="4F308AC2" w14:textId="77777777" w:rsidR="00EA1E73" w:rsidRDefault="00EA1E73" w:rsidP="00EA1E73">
      <w:pPr>
        <w:rPr>
          <w:ins w:id="3388" w:author="Admin" w:date="2020-10-19T21:23:00Z"/>
          <w:b/>
          <w:bCs/>
        </w:rPr>
      </w:pPr>
      <w:ins w:id="3389" w:author="Admin" w:date="2020-10-19T21:23:00Z">
        <w:r>
          <w:rPr>
            <w:b/>
            <w:bCs/>
          </w:rPr>
          <w:t>DESCRIPTION</w:t>
        </w:r>
      </w:ins>
    </w:p>
    <w:p w14:paraId="144802B4" w14:textId="77777777" w:rsidR="00EA1E73" w:rsidRDefault="00EA1E73">
      <w:pPr>
        <w:contextualSpacing/>
        <w:rPr>
          <w:ins w:id="3390" w:author="Admin" w:date="2020-10-19T21:24:00Z"/>
          <w:rFonts w:eastAsia="Times New Roman" w:cstheme="minorHAnsi"/>
          <w:b/>
          <w:bCs/>
          <w:color w:val="000000"/>
          <w:sz w:val="20"/>
          <w:szCs w:val="20"/>
          <w:highlight w:val="yellow"/>
        </w:rPr>
        <w:sectPr w:rsidR="00EA1E73" w:rsidSect="00AB25EF">
          <w:type w:val="continuous"/>
          <w:pgSz w:w="12240" w:h="15840"/>
          <w:pgMar w:top="1440" w:right="1800" w:bottom="1440" w:left="1800" w:header="708" w:footer="708" w:gutter="0"/>
          <w:cols w:space="708"/>
          <w:docGrid w:linePitch="360"/>
        </w:sectPr>
      </w:pPr>
    </w:p>
    <w:p w14:paraId="299C7F25" w14:textId="77777777" w:rsidR="00EA1E73" w:rsidDel="00EA1E73" w:rsidRDefault="00EA1E73" w:rsidP="003A70DB">
      <w:pPr>
        <w:contextualSpacing/>
        <w:rPr>
          <w:del w:id="3391" w:author="Admin" w:date="2020-10-19T21:23:00Z"/>
          <w:rFonts w:eastAsia="Times New Roman" w:cstheme="minorHAnsi"/>
          <w:b/>
          <w:bCs/>
          <w:color w:val="000000"/>
          <w:sz w:val="20"/>
          <w:szCs w:val="20"/>
          <w:highlight w:val="yellow"/>
        </w:rPr>
      </w:pPr>
    </w:p>
    <w:p w14:paraId="73C67A6A" w14:textId="77777777" w:rsidR="00D0108D" w:rsidRPr="00D0108D" w:rsidRDefault="00D0108D">
      <w:pPr>
        <w:contextualSpacing/>
        <w:rPr>
          <w:rFonts w:eastAsia="Times New Roman" w:cstheme="minorHAnsi"/>
          <w:color w:val="000000"/>
        </w:rPr>
      </w:pPr>
      <w:r w:rsidRPr="00EA1E73">
        <w:rPr>
          <w:rFonts w:eastAsia="Times New Roman" w:cstheme="minorHAnsi"/>
          <w:i/>
          <w:iCs/>
          <w:color w:val="000000"/>
          <w:rPrChange w:id="3392" w:author="Admin" w:date="2020-10-19T21:24:00Z">
            <w:rPr>
              <w:rFonts w:eastAsia="Times New Roman" w:cstheme="minorHAnsi"/>
              <w:b/>
              <w:bCs/>
              <w:color w:val="000000"/>
            </w:rPr>
          </w:rPrChange>
        </w:rPr>
        <w:t>Air Recycler</w:t>
      </w:r>
      <w:r w:rsidR="00AE2647">
        <w:rPr>
          <w:rFonts w:eastAsia="Times New Roman" w:cstheme="minorHAnsi"/>
          <w:b/>
          <w:bCs/>
          <w:color w:val="000000"/>
        </w:rPr>
        <w:t xml:space="preserve"> </w:t>
      </w:r>
      <w:r>
        <w:rPr>
          <w:rFonts w:eastAsia="Times New Roman" w:cstheme="minorHAnsi"/>
          <w:color w:val="000000"/>
        </w:rPr>
        <w:t xml:space="preserve">This cylinder provides air, as the </w:t>
      </w:r>
      <w:r>
        <w:rPr>
          <w:rFonts w:eastAsia="Times New Roman" w:cstheme="minorHAnsi"/>
          <w:i/>
          <w:iCs/>
          <w:color w:val="000000"/>
        </w:rPr>
        <w:t xml:space="preserve">water breathing </w:t>
      </w:r>
      <w:r>
        <w:rPr>
          <w:rFonts w:eastAsia="Times New Roman" w:cstheme="minorHAnsi"/>
          <w:color w:val="000000"/>
        </w:rPr>
        <w:t xml:space="preserve">spell. </w:t>
      </w:r>
    </w:p>
    <w:p w14:paraId="20533BC1" w14:textId="77777777" w:rsidR="00D0108D" w:rsidRPr="00D0108D" w:rsidRDefault="00D0108D">
      <w:pPr>
        <w:contextualSpacing/>
        <w:rPr>
          <w:rFonts w:eastAsia="Times New Roman" w:cstheme="minorHAnsi"/>
          <w:color w:val="000000"/>
        </w:rPr>
      </w:pPr>
      <w:r w:rsidRPr="00EA1E73">
        <w:rPr>
          <w:rFonts w:eastAsia="Times New Roman" w:cstheme="minorHAnsi"/>
          <w:i/>
          <w:iCs/>
          <w:color w:val="000000"/>
          <w:rPrChange w:id="3393" w:author="Admin" w:date="2020-10-19T21:24:00Z">
            <w:rPr>
              <w:rFonts w:eastAsia="Times New Roman" w:cstheme="minorHAnsi"/>
              <w:b/>
              <w:bCs/>
              <w:color w:val="000000"/>
            </w:rPr>
          </w:rPrChange>
        </w:rPr>
        <w:t>Antimagic Ray Gun</w:t>
      </w:r>
      <w:r w:rsidR="00AE2647">
        <w:rPr>
          <w:rFonts w:eastAsia="Times New Roman" w:cstheme="minorHAnsi"/>
          <w:b/>
          <w:bCs/>
          <w:color w:val="000000"/>
        </w:rPr>
        <w:t xml:space="preserve"> </w:t>
      </w:r>
      <w:r w:rsidRPr="00276633">
        <w:rPr>
          <w:rFonts w:eastAsia="Times New Roman" w:cstheme="minorHAnsi"/>
          <w:color w:val="000000"/>
        </w:rPr>
        <w:t>When used, this wand-like gun shoots a purple anti-magic ray</w:t>
      </w:r>
      <w:r>
        <w:rPr>
          <w:rFonts w:eastAsia="Times New Roman" w:cstheme="minorHAnsi"/>
          <w:color w:val="000000"/>
        </w:rPr>
        <w:t xml:space="preserve">, as the </w:t>
      </w:r>
      <w:r>
        <w:rPr>
          <w:rFonts w:eastAsia="Times New Roman" w:cstheme="minorHAnsi"/>
          <w:i/>
          <w:iCs/>
          <w:color w:val="000000"/>
        </w:rPr>
        <w:t xml:space="preserve">mana burn </w:t>
      </w:r>
      <w:r>
        <w:rPr>
          <w:rFonts w:eastAsia="Times New Roman" w:cstheme="minorHAnsi"/>
          <w:color w:val="000000"/>
        </w:rPr>
        <w:t>spell</w:t>
      </w:r>
      <w:r w:rsidRPr="00276633">
        <w:rPr>
          <w:rFonts w:eastAsia="Times New Roman" w:cstheme="minorHAnsi"/>
          <w:color w:val="000000"/>
        </w:rPr>
        <w:t>. Elementals required for the anti-magic ray device are pure mana elementals (such as mana wyrms and arcane elementals)</w:t>
      </w:r>
      <w:r>
        <w:rPr>
          <w:rFonts w:eastAsia="Times New Roman" w:cstheme="minorHAnsi"/>
          <w:color w:val="000000"/>
        </w:rPr>
        <w:t>, and souls must be of spellcasters</w:t>
      </w:r>
      <w:r w:rsidRPr="00276633">
        <w:rPr>
          <w:rFonts w:eastAsia="Times New Roman" w:cstheme="minorHAnsi"/>
          <w:color w:val="000000"/>
        </w:rPr>
        <w:t>.</w:t>
      </w:r>
      <w:r>
        <w:rPr>
          <w:rFonts w:eastAsia="Times New Roman" w:cstheme="minorHAnsi"/>
          <w:color w:val="000000"/>
        </w:rPr>
        <w:t xml:space="preserve"> The improved gadget replicates a higher-level </w:t>
      </w:r>
      <w:r>
        <w:rPr>
          <w:rFonts w:eastAsia="Times New Roman" w:cstheme="minorHAnsi"/>
          <w:i/>
          <w:iCs/>
          <w:color w:val="000000"/>
        </w:rPr>
        <w:t xml:space="preserve">mana burn </w:t>
      </w:r>
      <w:r>
        <w:rPr>
          <w:rFonts w:eastAsia="Times New Roman" w:cstheme="minorHAnsi"/>
          <w:color w:val="000000"/>
        </w:rPr>
        <w:t xml:space="preserve">spell. </w:t>
      </w:r>
    </w:p>
    <w:p w14:paraId="34282FB5" w14:textId="77777777" w:rsidR="00D0108D" w:rsidRPr="000D5DB5" w:rsidRDefault="00D0108D">
      <w:pPr>
        <w:contextualSpacing/>
        <w:rPr>
          <w:rFonts w:eastAsia="Times New Roman" w:cstheme="minorHAnsi"/>
          <w:color w:val="000000"/>
        </w:rPr>
      </w:pPr>
      <w:r w:rsidRPr="00EA1E73">
        <w:rPr>
          <w:rFonts w:eastAsia="Times New Roman" w:cstheme="minorHAnsi"/>
          <w:i/>
          <w:iCs/>
          <w:color w:val="000000"/>
          <w:rPrChange w:id="3394" w:author="Admin" w:date="2020-10-19T21:24:00Z">
            <w:rPr>
              <w:rFonts w:eastAsia="Times New Roman" w:cstheme="minorHAnsi"/>
              <w:b/>
              <w:bCs/>
              <w:color w:val="000000"/>
            </w:rPr>
          </w:rPrChange>
        </w:rPr>
        <w:t>Army Knife</w:t>
      </w:r>
      <w:r w:rsidR="00AE2647">
        <w:rPr>
          <w:rFonts w:eastAsia="Times New Roman" w:cstheme="minorHAnsi"/>
          <w:b/>
          <w:bCs/>
          <w:color w:val="000000"/>
        </w:rPr>
        <w:t xml:space="preserve"> </w:t>
      </w:r>
      <w:r w:rsidRPr="000D5DB5">
        <w:rPr>
          <w:rFonts w:eastAsia="Times New Roman" w:cstheme="minorHAnsi"/>
          <w:color w:val="000000"/>
        </w:rPr>
        <w:t>When used, this device summons all tools an adventurer needs, such as a hammer, a pair of scissors, etc., just short of Alchemy</w:t>
      </w:r>
      <w:r>
        <w:rPr>
          <w:rFonts w:eastAsia="Times New Roman" w:cstheme="minorHAnsi"/>
          <w:color w:val="000000"/>
        </w:rPr>
        <w:t>, Engineering, Infusion,</w:t>
      </w:r>
      <w:r w:rsidRPr="000D5DB5">
        <w:rPr>
          <w:rFonts w:eastAsia="Times New Roman" w:cstheme="minorHAnsi"/>
          <w:color w:val="000000"/>
        </w:rPr>
        <w:t xml:space="preserve"> and Poisoning tools, and includes 60 feet of spider-silk rope. It may also deal damage as a normal dagger. </w:t>
      </w:r>
    </w:p>
    <w:p w14:paraId="04BB0F5F" w14:textId="77777777" w:rsidR="00D0108D" w:rsidRPr="000D5DB5" w:rsidRDefault="00D0108D">
      <w:pPr>
        <w:contextualSpacing/>
        <w:rPr>
          <w:rFonts w:eastAsia="Times New Roman" w:cstheme="minorHAnsi"/>
          <w:color w:val="000000"/>
        </w:rPr>
      </w:pPr>
      <w:r w:rsidRPr="00EA1E73">
        <w:rPr>
          <w:rFonts w:eastAsia="Times New Roman" w:cstheme="minorHAnsi"/>
          <w:i/>
          <w:iCs/>
          <w:color w:val="000000"/>
          <w:rPrChange w:id="3395" w:author="Admin" w:date="2020-10-19T21:24:00Z">
            <w:rPr>
              <w:rFonts w:eastAsia="Times New Roman" w:cstheme="minorHAnsi"/>
              <w:b/>
              <w:bCs/>
              <w:color w:val="000000"/>
            </w:rPr>
          </w:rPrChange>
        </w:rPr>
        <w:t>Auto-Factory</w:t>
      </w:r>
      <w:r w:rsidRPr="000D5DB5">
        <w:rPr>
          <w:rFonts w:eastAsia="Times New Roman" w:cstheme="minorHAnsi"/>
          <w:i/>
          <w:iCs/>
          <w:color w:val="000000"/>
        </w:rPr>
        <w:t xml:space="preserve"> </w:t>
      </w:r>
      <w:r w:rsidRPr="000D5DB5">
        <w:rPr>
          <w:rFonts w:eastAsia="Times New Roman" w:cstheme="minorHAnsi"/>
          <w:color w:val="000000"/>
        </w:rPr>
        <w:t xml:space="preserve">Usually employed by goblin tinkers in war, this large object unfolds to resemble a horse-sized factory. The whirrs and whistles inside are indicative of some </w:t>
      </w:r>
      <w:r w:rsidRPr="000D5DB5">
        <w:rPr>
          <w:rFonts w:eastAsia="Times New Roman" w:cstheme="minorHAnsi"/>
          <w:color w:val="000000"/>
        </w:rPr>
        <w:lastRenderedPageBreak/>
        <w:t xml:space="preserve">process within. The factory churns out </w:t>
      </w:r>
      <w:r w:rsidR="00710432">
        <w:rPr>
          <w:rFonts w:eastAsia="Times New Roman" w:cstheme="minorHAnsi"/>
          <w:color w:val="000000"/>
        </w:rPr>
        <w:t>clockwork goblins, which function for the duration of the factory’s activation (and disintegrate when the factory enters cooldown). The factory has a capacity of 6 clockwork goblins</w:t>
      </w:r>
      <w:r w:rsidR="002E4941">
        <w:rPr>
          <w:rFonts w:eastAsia="Times New Roman" w:cstheme="minorHAnsi"/>
          <w:color w:val="000000"/>
        </w:rPr>
        <w:t xml:space="preserve">, which can be churned out at once or over time. </w:t>
      </w:r>
      <w:r w:rsidRPr="000D5DB5">
        <w:rPr>
          <w:rFonts w:eastAsia="Times New Roman" w:cstheme="minorHAnsi"/>
          <w:color w:val="000000"/>
        </w:rPr>
        <w:t>The constructs conjured by the auto-factory are controlled by the user of the device.</w:t>
      </w:r>
    </w:p>
    <w:p w14:paraId="1749501C" w14:textId="77777777" w:rsidR="00D0108D" w:rsidRPr="002E4941" w:rsidRDefault="00D0108D">
      <w:pPr>
        <w:contextualSpacing/>
        <w:rPr>
          <w:rFonts w:eastAsia="Times New Roman" w:cstheme="minorHAnsi"/>
          <w:color w:val="000000"/>
        </w:rPr>
      </w:pPr>
      <w:r w:rsidRPr="00EA1E73">
        <w:rPr>
          <w:rFonts w:eastAsia="Times New Roman" w:cstheme="minorHAnsi"/>
          <w:i/>
          <w:iCs/>
          <w:color w:val="000000"/>
          <w:rPrChange w:id="3396" w:author="Admin" w:date="2020-10-19T21:24:00Z">
            <w:rPr>
              <w:rFonts w:eastAsia="Times New Roman" w:cstheme="minorHAnsi"/>
              <w:b/>
              <w:bCs/>
              <w:color w:val="000000"/>
            </w:rPr>
          </w:rPrChange>
        </w:rPr>
        <w:t>Buzz Box</w:t>
      </w:r>
      <w:r w:rsidR="00AE2647">
        <w:rPr>
          <w:rFonts w:eastAsia="Times New Roman" w:cstheme="minorHAnsi"/>
          <w:b/>
          <w:bCs/>
          <w:color w:val="000000"/>
        </w:rPr>
        <w:t xml:space="preserve"> </w:t>
      </w:r>
      <w:r w:rsidR="002E4941">
        <w:rPr>
          <w:rFonts w:eastAsia="Times New Roman" w:cstheme="minorHAnsi"/>
          <w:color w:val="000000"/>
        </w:rPr>
        <w:t>This gnomish device can send and answer messages by employing arcane mana or chaos energy.</w:t>
      </w:r>
    </w:p>
    <w:p w14:paraId="7292F62B" w14:textId="77777777" w:rsidR="00D0108D" w:rsidRPr="00276633" w:rsidRDefault="00D0108D">
      <w:pPr>
        <w:contextualSpacing/>
        <w:rPr>
          <w:rFonts w:eastAsia="Times New Roman" w:cstheme="minorHAnsi"/>
          <w:color w:val="000000"/>
        </w:rPr>
      </w:pPr>
      <w:r w:rsidRPr="00EA1E73">
        <w:rPr>
          <w:rFonts w:eastAsia="Times New Roman" w:cstheme="minorHAnsi"/>
          <w:i/>
          <w:iCs/>
          <w:color w:val="000000"/>
          <w:rPrChange w:id="3397" w:author="Admin" w:date="2020-10-19T21:24:00Z">
            <w:rPr>
              <w:rFonts w:eastAsia="Times New Roman" w:cstheme="minorHAnsi"/>
              <w:b/>
              <w:bCs/>
              <w:color w:val="000000"/>
            </w:rPr>
          </w:rPrChange>
        </w:rPr>
        <w:t>Death Ray</w:t>
      </w:r>
      <w:r w:rsidR="00AE2647">
        <w:rPr>
          <w:rFonts w:eastAsia="Times New Roman" w:cstheme="minorHAnsi"/>
          <w:color w:val="000000"/>
        </w:rPr>
        <w:t xml:space="preserve"> </w:t>
      </w:r>
      <w:r w:rsidRPr="00276633">
        <w:rPr>
          <w:rFonts w:eastAsia="Times New Roman" w:cstheme="minorHAnsi"/>
          <w:color w:val="000000"/>
        </w:rPr>
        <w:t xml:space="preserve">If using the electrical engine, does not zombify the target, but instead blows them up (as per the </w:t>
      </w:r>
      <w:r w:rsidRPr="00276633">
        <w:rPr>
          <w:rFonts w:eastAsia="Times New Roman" w:cstheme="minorHAnsi"/>
          <w:i/>
          <w:iCs/>
          <w:color w:val="000000"/>
        </w:rPr>
        <w:t>corpse explosion</w:t>
      </w:r>
      <w:r w:rsidRPr="00276633">
        <w:rPr>
          <w:rFonts w:eastAsia="Times New Roman" w:cstheme="minorHAnsi"/>
          <w:color w:val="000000"/>
        </w:rPr>
        <w:t xml:space="preserve"> spell). </w:t>
      </w:r>
    </w:p>
    <w:p w14:paraId="0AFAD213" w14:textId="77777777" w:rsidR="00BF53BE" w:rsidRPr="000D5DB5" w:rsidRDefault="00BF53BE" w:rsidP="00BF53BE">
      <w:pPr>
        <w:contextualSpacing/>
        <w:rPr>
          <w:rFonts w:eastAsia="Times New Roman" w:cstheme="minorHAnsi"/>
          <w:sz w:val="24"/>
          <w:szCs w:val="24"/>
        </w:rPr>
      </w:pPr>
      <w:r w:rsidRPr="00EA1E73">
        <w:rPr>
          <w:rFonts w:eastAsia="Times New Roman" w:cstheme="minorHAnsi"/>
          <w:i/>
          <w:iCs/>
          <w:color w:val="000000"/>
          <w:rPrChange w:id="3398" w:author="Admin" w:date="2020-10-19T21:25:00Z">
            <w:rPr>
              <w:rFonts w:eastAsia="Times New Roman" w:cstheme="minorHAnsi"/>
              <w:b/>
              <w:bCs/>
              <w:color w:val="000000"/>
            </w:rPr>
          </w:rPrChange>
        </w:rPr>
        <w:t>Detector</w:t>
      </w:r>
      <w:r w:rsidRPr="000D5DB5">
        <w:rPr>
          <w:rFonts w:eastAsia="Times New Roman" w:cstheme="minorHAnsi"/>
          <w:i/>
          <w:iCs/>
          <w:color w:val="000000"/>
        </w:rPr>
        <w:t xml:space="preserve"> </w:t>
      </w:r>
      <w:r w:rsidRPr="000D5DB5">
        <w:rPr>
          <w:rFonts w:eastAsia="Times New Roman" w:cstheme="minorHAnsi"/>
          <w:color w:val="000000"/>
        </w:rPr>
        <w:t xml:space="preserve">This eye-like gadget can sense creatures that approach within 20 feet of its position whenever a creature of the size Tiny or larger enters. The </w:t>
      </w:r>
      <w:r>
        <w:rPr>
          <w:rFonts w:eastAsia="Times New Roman" w:cstheme="minorHAnsi"/>
          <w:color w:val="000000"/>
        </w:rPr>
        <w:t>detector</w:t>
      </w:r>
      <w:r w:rsidRPr="000D5DB5">
        <w:rPr>
          <w:rFonts w:eastAsia="Times New Roman" w:cstheme="minorHAnsi"/>
          <w:color w:val="000000"/>
        </w:rPr>
        <w:t xml:space="preserve">, once activated, remains active for 2d4 hours, and has a chance to malfunction at the end of each hour. The </w:t>
      </w:r>
      <w:r>
        <w:rPr>
          <w:rFonts w:eastAsia="Times New Roman" w:cstheme="minorHAnsi"/>
          <w:color w:val="000000"/>
        </w:rPr>
        <w:t>detector</w:t>
      </w:r>
      <w:r w:rsidRPr="000D5DB5">
        <w:rPr>
          <w:rFonts w:eastAsia="Times New Roman" w:cstheme="minorHAnsi"/>
          <w:color w:val="000000"/>
        </w:rPr>
        <w:t xml:space="preserve"> may either let out an </w:t>
      </w:r>
      <w:r w:rsidRPr="000D5DB5">
        <w:rPr>
          <w:rFonts w:eastAsia="Times New Roman" w:cstheme="minorHAnsi"/>
          <w:color w:val="000000"/>
        </w:rPr>
        <w:lastRenderedPageBreak/>
        <w:t xml:space="preserve">audible alarm that can be heard clearly within 60 feet, or send a single mental ping to the one who set it up. </w:t>
      </w:r>
    </w:p>
    <w:p w14:paraId="5359DF85" w14:textId="77777777" w:rsidR="00D0108D" w:rsidRPr="00E95E1F" w:rsidRDefault="00D0108D">
      <w:pPr>
        <w:contextualSpacing/>
        <w:rPr>
          <w:rFonts w:eastAsia="Times New Roman" w:cstheme="minorHAnsi"/>
          <w:b/>
          <w:bCs/>
          <w:color w:val="000000"/>
        </w:rPr>
      </w:pPr>
      <w:r w:rsidRPr="00EA1E73">
        <w:rPr>
          <w:rFonts w:eastAsia="Times New Roman" w:cstheme="minorHAnsi"/>
          <w:i/>
          <w:iCs/>
          <w:color w:val="000000"/>
          <w:rPrChange w:id="3399" w:author="Admin" w:date="2020-10-19T21:25:00Z">
            <w:rPr>
              <w:rFonts w:eastAsia="Times New Roman" w:cstheme="minorHAnsi"/>
              <w:b/>
              <w:bCs/>
              <w:color w:val="000000"/>
            </w:rPr>
          </w:rPrChange>
        </w:rPr>
        <w:t>Flamethrower</w:t>
      </w:r>
      <w:r w:rsidR="00AE2647" w:rsidRPr="00EA1E73">
        <w:rPr>
          <w:rFonts w:eastAsia="Times New Roman" w:cstheme="minorHAnsi"/>
          <w:i/>
          <w:iCs/>
          <w:color w:val="000000"/>
          <w:rPrChange w:id="3400" w:author="Admin" w:date="2020-10-19T21:25:00Z">
            <w:rPr>
              <w:rFonts w:eastAsia="Times New Roman" w:cstheme="minorHAnsi"/>
              <w:b/>
              <w:bCs/>
              <w:color w:val="000000"/>
            </w:rPr>
          </w:rPrChange>
        </w:rPr>
        <w:t xml:space="preserve"> (</w:t>
      </w:r>
      <w:r w:rsidRPr="00EA1E73">
        <w:rPr>
          <w:rFonts w:eastAsia="Times New Roman" w:cstheme="minorHAnsi"/>
          <w:i/>
          <w:iCs/>
          <w:color w:val="000000"/>
          <w:rPrChange w:id="3401" w:author="Admin" w:date="2020-10-19T21:25:00Z">
            <w:rPr>
              <w:rFonts w:eastAsia="Times New Roman" w:cstheme="minorHAnsi"/>
              <w:b/>
              <w:bCs/>
              <w:color w:val="000000"/>
            </w:rPr>
          </w:rPrChange>
        </w:rPr>
        <w:t>Dragon Gun</w:t>
      </w:r>
      <w:r w:rsidR="00AE2647" w:rsidRPr="00EA1E73">
        <w:rPr>
          <w:rFonts w:eastAsia="Times New Roman" w:cstheme="minorHAnsi"/>
          <w:i/>
          <w:iCs/>
          <w:color w:val="000000"/>
          <w:rPrChange w:id="3402" w:author="Admin" w:date="2020-10-19T21:25:00Z">
            <w:rPr>
              <w:rFonts w:eastAsia="Times New Roman" w:cstheme="minorHAnsi"/>
              <w:b/>
              <w:bCs/>
              <w:color w:val="000000"/>
            </w:rPr>
          </w:rPrChange>
        </w:rPr>
        <w:t>)</w:t>
      </w:r>
      <w:r w:rsidR="00AE2647">
        <w:rPr>
          <w:rFonts w:eastAsia="Times New Roman" w:cstheme="minorHAnsi"/>
          <w:b/>
          <w:bCs/>
          <w:color w:val="000000"/>
        </w:rPr>
        <w:t xml:space="preserve"> </w:t>
      </w:r>
      <w:r w:rsidR="00BF53BE">
        <w:rPr>
          <w:rFonts w:eastAsia="Times New Roman" w:cstheme="minorHAnsi"/>
          <w:color w:val="000000"/>
        </w:rPr>
        <w:t xml:space="preserve">When used, this gadget casts the </w:t>
      </w:r>
      <w:r w:rsidR="00BF53BE">
        <w:rPr>
          <w:rFonts w:eastAsia="Times New Roman" w:cstheme="minorHAnsi"/>
          <w:i/>
          <w:iCs/>
          <w:color w:val="000000"/>
        </w:rPr>
        <w:t xml:space="preserve">burning hands </w:t>
      </w:r>
      <w:r w:rsidR="00BF53BE">
        <w:rPr>
          <w:rFonts w:eastAsia="Times New Roman" w:cstheme="minorHAnsi"/>
          <w:color w:val="000000"/>
        </w:rPr>
        <w:t xml:space="preserve">spell. When made by goblins, flamethrowers are instead known as </w:t>
      </w:r>
      <w:r w:rsidR="00BF53BE" w:rsidRPr="00E95E1F">
        <w:rPr>
          <w:rFonts w:eastAsia="Times New Roman" w:cstheme="minorHAnsi"/>
          <w:color w:val="000000"/>
        </w:rPr>
        <w:t>dragon gun</w:t>
      </w:r>
      <w:r w:rsidR="00BF53BE">
        <w:rPr>
          <w:rFonts w:eastAsia="Times New Roman" w:cstheme="minorHAnsi"/>
          <w:color w:val="000000"/>
        </w:rPr>
        <w:t xml:space="preserve">s, with the modifications changed from </w:t>
      </w:r>
      <w:r w:rsidR="00BF53BE" w:rsidRPr="00E95E1F">
        <w:rPr>
          <w:rFonts w:eastAsia="Times New Roman" w:cstheme="minorHAnsi"/>
          <w:color w:val="000000"/>
        </w:rPr>
        <w:t xml:space="preserve">quick-use </w:t>
      </w:r>
      <w:r w:rsidR="00BF53BE">
        <w:rPr>
          <w:rFonts w:eastAsia="Times New Roman" w:cstheme="minorHAnsi"/>
          <w:color w:val="000000"/>
        </w:rPr>
        <w:t xml:space="preserve">to </w:t>
      </w:r>
      <w:r w:rsidR="00BF53BE" w:rsidRPr="00E95E1F">
        <w:rPr>
          <w:rFonts w:eastAsia="Times New Roman" w:cstheme="minorHAnsi"/>
          <w:color w:val="000000"/>
        </w:rPr>
        <w:t xml:space="preserve">unreliable </w:t>
      </w:r>
      <w:r w:rsidR="00BF53BE">
        <w:rPr>
          <w:rFonts w:eastAsia="Times New Roman" w:cstheme="minorHAnsi"/>
          <w:color w:val="000000"/>
        </w:rPr>
        <w:t xml:space="preserve">(MR 1-4) </w:t>
      </w:r>
      <w:r w:rsidR="00BF53BE" w:rsidRPr="00E95E1F">
        <w:rPr>
          <w:rFonts w:eastAsia="Times New Roman" w:cstheme="minorHAnsi"/>
          <w:color w:val="000000"/>
        </w:rPr>
        <w:t xml:space="preserve">and </w:t>
      </w:r>
      <w:r w:rsidR="00BF53BE">
        <w:rPr>
          <w:rFonts w:eastAsia="Times New Roman" w:cstheme="minorHAnsi"/>
          <w:color w:val="000000"/>
        </w:rPr>
        <w:t xml:space="preserve">becoming smaller (light) and 5 lbs. in mass. </w:t>
      </w:r>
    </w:p>
    <w:p w14:paraId="39E0C922" w14:textId="77777777" w:rsidR="002E4941" w:rsidRPr="000D5DB5" w:rsidRDefault="002E4941" w:rsidP="002E4941">
      <w:pPr>
        <w:contextualSpacing/>
        <w:rPr>
          <w:rFonts w:eastAsia="Times New Roman" w:cstheme="minorHAnsi"/>
          <w:color w:val="000000"/>
        </w:rPr>
      </w:pPr>
      <w:r w:rsidRPr="00EA1E73">
        <w:rPr>
          <w:rFonts w:eastAsia="Times New Roman" w:cstheme="minorHAnsi"/>
          <w:i/>
          <w:iCs/>
          <w:color w:val="000000"/>
          <w:rPrChange w:id="3403" w:author="Admin" w:date="2020-10-19T21:25:00Z">
            <w:rPr>
              <w:rFonts w:eastAsia="Times New Roman" w:cstheme="minorHAnsi"/>
              <w:b/>
              <w:bCs/>
              <w:color w:val="000000"/>
            </w:rPr>
          </w:rPrChange>
        </w:rPr>
        <w:t>Flashlight</w:t>
      </w:r>
      <w:r w:rsidRPr="000D5DB5">
        <w:rPr>
          <w:rFonts w:eastAsia="Times New Roman" w:cstheme="minorHAnsi"/>
          <w:i/>
          <w:iCs/>
          <w:color w:val="000000"/>
        </w:rPr>
        <w:t xml:space="preserve"> </w:t>
      </w:r>
      <w:r w:rsidRPr="000D5DB5">
        <w:rPr>
          <w:rFonts w:eastAsia="Times New Roman" w:cstheme="minorHAnsi"/>
          <w:color w:val="000000"/>
        </w:rPr>
        <w:t xml:space="preserve">The flashlight can be aimed and activated with an action. If no malfunction occurs, it emits a 20-foor radius glow of bright light, and emits 20 feet of dim light after that. If directed, it turns instead into a cone with a range of 60 feet of bright light, and 60 feet of dim light afterwards. </w:t>
      </w:r>
    </w:p>
    <w:p w14:paraId="7F90F2B1" w14:textId="77777777" w:rsidR="00447D9C" w:rsidRPr="000D5DB5" w:rsidRDefault="00447D9C">
      <w:pPr>
        <w:contextualSpacing/>
        <w:rPr>
          <w:rFonts w:eastAsia="Times New Roman" w:cstheme="minorHAnsi"/>
          <w:sz w:val="24"/>
          <w:szCs w:val="24"/>
        </w:rPr>
      </w:pPr>
      <w:r w:rsidRPr="00EA1E73">
        <w:rPr>
          <w:rFonts w:eastAsia="Times New Roman" w:cstheme="minorHAnsi"/>
          <w:i/>
          <w:iCs/>
          <w:color w:val="000000"/>
          <w:rPrChange w:id="3404" w:author="Admin" w:date="2020-10-19T21:25:00Z">
            <w:rPr>
              <w:rFonts w:eastAsia="Times New Roman" w:cstheme="minorHAnsi"/>
              <w:b/>
              <w:bCs/>
              <w:color w:val="000000"/>
            </w:rPr>
          </w:rPrChange>
        </w:rPr>
        <w:t>Fog Machine</w:t>
      </w:r>
      <w:r w:rsidRPr="000D5DB5">
        <w:rPr>
          <w:rFonts w:eastAsia="Times New Roman" w:cstheme="minorHAnsi"/>
          <w:i/>
          <w:iCs/>
          <w:color w:val="000000"/>
        </w:rPr>
        <w:t xml:space="preserve"> </w:t>
      </w:r>
      <w:r w:rsidRPr="000D5DB5">
        <w:rPr>
          <w:rFonts w:eastAsia="Times New Roman" w:cstheme="minorHAnsi"/>
          <w:color w:val="000000"/>
        </w:rPr>
        <w:t>When used, this box creates a billowing sphere-shaped cloud of fog that spreads on a 20-foot radius. The area is heavily obscured, and it remains for a</w:t>
      </w:r>
      <w:r>
        <w:rPr>
          <w:rFonts w:eastAsia="Times New Roman" w:cstheme="minorHAnsi"/>
          <w:color w:val="000000"/>
        </w:rPr>
        <w:t xml:space="preserve"> up to 2d4% x 10 minutes</w:t>
      </w:r>
      <w:r w:rsidRPr="000D5DB5">
        <w:rPr>
          <w:rFonts w:eastAsia="Times New Roman" w:cstheme="minorHAnsi"/>
          <w:color w:val="000000"/>
        </w:rPr>
        <w:t xml:space="preserve"> or until a moderate or stronger wind disperses it (10 mph+). The cloud of fog is centered on the fog machine, or can be shot out as a large cloud to appear in another area 120 feet away. </w:t>
      </w:r>
    </w:p>
    <w:p w14:paraId="76BB6C3B"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05" w:author="Admin" w:date="2020-10-19T21:25:00Z">
            <w:rPr>
              <w:rFonts w:eastAsia="Times New Roman" w:cstheme="minorHAnsi"/>
              <w:b/>
              <w:bCs/>
              <w:color w:val="000000"/>
            </w:rPr>
          </w:rPrChange>
        </w:rPr>
        <w:t>Force Reflective Disk</w:t>
      </w:r>
      <w:r w:rsidRPr="00E95E1F">
        <w:rPr>
          <w:rFonts w:eastAsia="Times New Roman" w:cstheme="minorHAnsi"/>
          <w:b/>
          <w:bCs/>
          <w:color w:val="000000"/>
        </w:rPr>
        <w:t xml:space="preserve"> </w:t>
      </w:r>
      <w:r w:rsidR="00922624">
        <w:rPr>
          <w:rFonts w:eastAsia="Times New Roman" w:cstheme="minorHAnsi"/>
          <w:color w:val="000000"/>
        </w:rPr>
        <w:t xml:space="preserve">This device, based off the re-combobulator, can redirect scattered magical energies back to its source, cancelling the spell. </w:t>
      </w:r>
    </w:p>
    <w:p w14:paraId="0F33FE0F"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06" w:author="Admin" w:date="2020-10-19T21:25:00Z">
            <w:rPr>
              <w:rFonts w:eastAsia="Times New Roman" w:cstheme="minorHAnsi"/>
              <w:b/>
              <w:bCs/>
              <w:color w:val="000000"/>
            </w:rPr>
          </w:rPrChange>
        </w:rPr>
        <w:t>Frost-Me-Up</w:t>
      </w:r>
      <w:r w:rsidR="00922624">
        <w:rPr>
          <w:rFonts w:eastAsia="Times New Roman" w:cstheme="minorHAnsi"/>
          <w:b/>
          <w:bCs/>
          <w:color w:val="000000"/>
        </w:rPr>
        <w:t xml:space="preserve"> </w:t>
      </w:r>
      <w:r w:rsidR="00922624">
        <w:rPr>
          <w:rFonts w:eastAsia="Times New Roman" w:cstheme="minorHAnsi"/>
          <w:color w:val="000000"/>
        </w:rPr>
        <w:t xml:space="preserve">This harness creates a powerful shield of ice to protect you, as per the </w:t>
      </w:r>
      <w:r w:rsidR="00922624">
        <w:rPr>
          <w:rFonts w:eastAsia="Times New Roman" w:cstheme="minorHAnsi"/>
          <w:i/>
          <w:iCs/>
          <w:color w:val="000000"/>
        </w:rPr>
        <w:t xml:space="preserve">ice block </w:t>
      </w:r>
      <w:r w:rsidR="00922624">
        <w:rPr>
          <w:rFonts w:eastAsia="Times New Roman" w:cstheme="minorHAnsi"/>
          <w:color w:val="000000"/>
        </w:rPr>
        <w:t xml:space="preserve">spell. </w:t>
      </w:r>
    </w:p>
    <w:p w14:paraId="58A64B35" w14:textId="77777777" w:rsidR="00BF53BE" w:rsidRDefault="00BF53BE" w:rsidP="00BF53BE">
      <w:pPr>
        <w:contextualSpacing/>
        <w:rPr>
          <w:rFonts w:eastAsia="Times New Roman" w:cstheme="minorHAnsi"/>
          <w:color w:val="000000"/>
        </w:rPr>
      </w:pPr>
      <w:r w:rsidRPr="00EA1E73">
        <w:rPr>
          <w:rFonts w:eastAsia="Times New Roman" w:cstheme="minorHAnsi"/>
          <w:i/>
          <w:iCs/>
          <w:color w:val="000000"/>
          <w:rPrChange w:id="3407" w:author="Admin" w:date="2020-10-19T21:25:00Z">
            <w:rPr>
              <w:rFonts w:eastAsia="Times New Roman" w:cstheme="minorHAnsi"/>
              <w:b/>
              <w:bCs/>
              <w:color w:val="000000"/>
            </w:rPr>
          </w:rPrChange>
        </w:rPr>
        <w:t>Frost Gun</w:t>
      </w:r>
      <w:r w:rsidRPr="000D5DB5">
        <w:rPr>
          <w:rFonts w:eastAsia="Times New Roman" w:cstheme="minorHAnsi"/>
          <w:i/>
          <w:iCs/>
          <w:color w:val="000000"/>
        </w:rPr>
        <w:t xml:space="preserve"> </w:t>
      </w:r>
      <w:r w:rsidRPr="000D5DB5">
        <w:rPr>
          <w:rFonts w:eastAsia="Times New Roman" w:cstheme="minorHAnsi"/>
          <w:color w:val="000000"/>
        </w:rPr>
        <w:t xml:space="preserve">The frost gun can be used with an action, creating a brilliant blue freezing ray up to 30 feet away that creates a 10-foot radius explosion of frozen air to emit from the location of the ray's impact. All creatures hit by the ray or in the explosion's radius must succeed on a Stamina saving throw or else take 4d8 points of cold damage, or half of that on a successful saving throw. If the ray or the radius strikes or includes a body of water or a liquid with similar freezing points, the ray freezes the liquid within its active radius to a depth of 6 inches for 1 minute. Creatures that were swimming or that were in the water at the moment must succeed on </w:t>
      </w:r>
      <w:r w:rsidRPr="000D5DB5">
        <w:rPr>
          <w:rFonts w:eastAsia="Times New Roman" w:cstheme="minorHAnsi"/>
          <w:color w:val="000000"/>
        </w:rPr>
        <w:lastRenderedPageBreak/>
        <w:t>an additional Strength saving throw as an action against the DC of the device or be restrained. After 1 minute of being conjured, the ice shatters.</w:t>
      </w:r>
    </w:p>
    <w:p w14:paraId="7EA00E36"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08" w:author="Admin" w:date="2020-10-19T21:25:00Z">
            <w:rPr>
              <w:rFonts w:eastAsia="Times New Roman" w:cstheme="minorHAnsi"/>
              <w:b/>
              <w:bCs/>
              <w:color w:val="000000"/>
            </w:rPr>
          </w:rPrChange>
        </w:rPr>
        <w:t>Glitterbox Surprise</w:t>
      </w:r>
      <w:r w:rsidR="00922624">
        <w:rPr>
          <w:rFonts w:eastAsia="Times New Roman" w:cstheme="minorHAnsi"/>
          <w:b/>
          <w:bCs/>
          <w:color w:val="000000"/>
        </w:rPr>
        <w:t xml:space="preserve"> </w:t>
      </w:r>
      <w:r w:rsidR="00922624">
        <w:rPr>
          <w:rFonts w:eastAsia="Times New Roman" w:cstheme="minorHAnsi"/>
          <w:color w:val="000000"/>
        </w:rPr>
        <w:t xml:space="preserve">Employed by enterprising goblins to counter porch-thieves, a glitterbox surprise casts the </w:t>
      </w:r>
      <w:r w:rsidR="00922624">
        <w:rPr>
          <w:rFonts w:eastAsia="Times New Roman" w:cstheme="minorHAnsi"/>
          <w:i/>
          <w:iCs/>
          <w:color w:val="000000"/>
        </w:rPr>
        <w:t xml:space="preserve">faerie fire </w:t>
      </w:r>
      <w:r w:rsidR="00922624">
        <w:rPr>
          <w:rFonts w:eastAsia="Times New Roman" w:cstheme="minorHAnsi"/>
          <w:color w:val="000000"/>
        </w:rPr>
        <w:t xml:space="preserve">spell. </w:t>
      </w:r>
    </w:p>
    <w:p w14:paraId="5D4E2547"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09" w:author="Admin" w:date="2020-10-19T21:25:00Z">
            <w:rPr>
              <w:rFonts w:eastAsia="Times New Roman" w:cstheme="minorHAnsi"/>
              <w:b/>
              <w:bCs/>
              <w:color w:val="000000"/>
            </w:rPr>
          </w:rPrChange>
        </w:rPr>
        <w:t>Goblin Glider Kit</w:t>
      </w:r>
      <w:r w:rsidR="00922624">
        <w:rPr>
          <w:rFonts w:eastAsia="Times New Roman" w:cstheme="minorHAnsi"/>
          <w:b/>
          <w:bCs/>
          <w:color w:val="000000"/>
        </w:rPr>
        <w:t xml:space="preserve"> </w:t>
      </w:r>
      <w:r w:rsidR="00922624">
        <w:rPr>
          <w:rFonts w:eastAsia="Times New Roman" w:cstheme="minorHAnsi"/>
          <w:color w:val="000000"/>
        </w:rPr>
        <w:t xml:space="preserve">When deployed, the goblin glider kit creates a goblin glider, as the creature of the same name. Unlike most gadgets, the goblin glider kit can also be used as a reaction. </w:t>
      </w:r>
    </w:p>
    <w:p w14:paraId="19F8F1C8"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10" w:author="Admin" w:date="2020-10-19T21:25:00Z">
            <w:rPr>
              <w:rFonts w:eastAsia="Times New Roman" w:cstheme="minorHAnsi"/>
              <w:b/>
              <w:bCs/>
              <w:color w:val="000000"/>
            </w:rPr>
          </w:rPrChange>
        </w:rPr>
        <w:t>Hologram Generator</w:t>
      </w:r>
      <w:r w:rsidR="00922624">
        <w:rPr>
          <w:rFonts w:eastAsia="Times New Roman" w:cstheme="minorHAnsi"/>
          <w:b/>
          <w:bCs/>
          <w:color w:val="000000"/>
        </w:rPr>
        <w:t xml:space="preserve"> </w:t>
      </w:r>
      <w:r w:rsidR="00922624">
        <w:rPr>
          <w:rFonts w:eastAsia="Times New Roman" w:cstheme="minorHAnsi"/>
          <w:color w:val="000000"/>
        </w:rPr>
        <w:t xml:space="preserve">This device, based on Naaru technology, can create holograms and light-manipulated images as per the </w:t>
      </w:r>
      <w:r w:rsidR="00922624">
        <w:rPr>
          <w:rFonts w:eastAsia="Times New Roman" w:cstheme="minorHAnsi"/>
          <w:i/>
          <w:iCs/>
          <w:color w:val="000000"/>
        </w:rPr>
        <w:t xml:space="preserve">silent image </w:t>
      </w:r>
      <w:r w:rsidR="00922624">
        <w:rPr>
          <w:rFonts w:eastAsia="Times New Roman" w:cstheme="minorHAnsi"/>
          <w:color w:val="000000"/>
        </w:rPr>
        <w:t xml:space="preserve">spell. </w:t>
      </w:r>
    </w:p>
    <w:p w14:paraId="7E604917"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11" w:author="Admin" w:date="2020-10-19T21:25:00Z">
            <w:rPr>
              <w:rFonts w:eastAsia="Times New Roman" w:cstheme="minorHAnsi"/>
              <w:b/>
              <w:bCs/>
              <w:color w:val="000000"/>
            </w:rPr>
          </w:rPrChange>
        </w:rPr>
        <w:t>Hologram Generator, Greater</w:t>
      </w:r>
      <w:r w:rsidR="00922624">
        <w:rPr>
          <w:rFonts w:eastAsia="Times New Roman" w:cstheme="minorHAnsi"/>
          <w:b/>
          <w:bCs/>
          <w:color w:val="000000"/>
        </w:rPr>
        <w:t xml:space="preserve"> </w:t>
      </w:r>
      <w:r w:rsidR="00922624">
        <w:rPr>
          <w:rFonts w:eastAsia="Times New Roman" w:cstheme="minorHAnsi"/>
          <w:color w:val="000000"/>
        </w:rPr>
        <w:t xml:space="preserve">Based on the Hologram Generator, this improved version can create speaking holograms. </w:t>
      </w:r>
    </w:p>
    <w:p w14:paraId="4EE0E37A"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12" w:author="Admin" w:date="2020-10-19T21:25:00Z">
            <w:rPr>
              <w:rFonts w:eastAsia="Times New Roman" w:cstheme="minorHAnsi"/>
              <w:b/>
              <w:bCs/>
              <w:color w:val="000000"/>
            </w:rPr>
          </w:rPrChange>
        </w:rPr>
        <w:t>Jumper Cables</w:t>
      </w:r>
      <w:r w:rsidRPr="000D5DB5">
        <w:rPr>
          <w:rFonts w:eastAsia="Times New Roman" w:cstheme="minorHAnsi"/>
          <w:i/>
          <w:iCs/>
          <w:color w:val="000000"/>
        </w:rPr>
        <w:t xml:space="preserve"> </w:t>
      </w:r>
      <w:r w:rsidRPr="000D5DB5">
        <w:rPr>
          <w:rFonts w:eastAsia="Times New Roman" w:cstheme="minorHAnsi"/>
          <w:color w:val="000000"/>
        </w:rPr>
        <w:t xml:space="preserve">This </w:t>
      </w:r>
      <w:r>
        <w:rPr>
          <w:rFonts w:eastAsia="Times New Roman" w:cstheme="minorHAnsi"/>
          <w:color w:val="000000"/>
        </w:rPr>
        <w:t xml:space="preserve">pack </w:t>
      </w:r>
      <w:r w:rsidRPr="000D5DB5">
        <w:rPr>
          <w:rFonts w:eastAsia="Times New Roman" w:cstheme="minorHAnsi"/>
          <w:color w:val="000000"/>
        </w:rPr>
        <w:t xml:space="preserve">may be hooked up with any creature that died within one minute. If activated without an issue, the creature is revived, and returned to life with 1 hit point and no mana. This cannot return a creature that died of old age. This gadget requires 300 gold pieces’ worth of focus crystals per use of activation. </w:t>
      </w:r>
    </w:p>
    <w:p w14:paraId="24839D5B" w14:textId="77777777" w:rsidR="00D0108D" w:rsidRPr="00E95E1F" w:rsidRDefault="00D0108D">
      <w:pPr>
        <w:contextualSpacing/>
        <w:rPr>
          <w:rFonts w:eastAsia="Times New Roman" w:cstheme="minorHAnsi"/>
          <w:b/>
          <w:bCs/>
          <w:color w:val="000000"/>
        </w:rPr>
      </w:pPr>
      <w:r w:rsidRPr="00EA1E73">
        <w:rPr>
          <w:rFonts w:eastAsia="Times New Roman" w:cstheme="minorHAnsi"/>
          <w:i/>
          <w:iCs/>
          <w:color w:val="000000"/>
          <w:rPrChange w:id="3413" w:author="Admin" w:date="2020-10-19T21:25:00Z">
            <w:rPr>
              <w:rFonts w:eastAsia="Times New Roman" w:cstheme="minorHAnsi"/>
              <w:b/>
              <w:bCs/>
              <w:color w:val="000000"/>
            </w:rPr>
          </w:rPrChange>
        </w:rPr>
        <w:t>Launcher, Caltrops</w:t>
      </w:r>
      <w:r w:rsidR="00AE2647">
        <w:rPr>
          <w:rFonts w:eastAsia="Times New Roman" w:cstheme="minorHAnsi"/>
          <w:b/>
          <w:bCs/>
          <w:color w:val="000000"/>
        </w:rPr>
        <w:t xml:space="preserve"> </w:t>
      </w:r>
      <w:r w:rsidR="002E4941" w:rsidRPr="000D5DB5">
        <w:rPr>
          <w:rFonts w:eastAsia="Times New Roman" w:cstheme="minorHAnsi"/>
          <w:color w:val="000000"/>
        </w:rPr>
        <w:t xml:space="preserve">When used, this box releases </w:t>
      </w:r>
      <w:r w:rsidR="00BF53BE" w:rsidRPr="000D5DB5">
        <w:rPr>
          <w:rFonts w:eastAsia="Times New Roman" w:cstheme="minorHAnsi"/>
          <w:color w:val="000000"/>
        </w:rPr>
        <w:t>four</w:t>
      </w:r>
      <w:r w:rsidR="002E4941" w:rsidRPr="000D5DB5">
        <w:rPr>
          <w:rFonts w:eastAsia="Times New Roman" w:cstheme="minorHAnsi"/>
          <w:color w:val="000000"/>
        </w:rPr>
        <w:t xml:space="preserve"> bags of caltrops into the air to fall over an area within 30 feet, filling a 10-foot square area. Any creature that enters the area must succeed on a DC 15 Agility saving throw or stop moving and take 1 piercing damage. Until the creature regains at least 1 hit point, its walking speed is reduced by 10 feet. A creature moving through the area at half speed doesn't need to make the saving throw. Once used, this can be refilled with replacement caltrops. There is a 75% chance that a used bag of caltrops can be used again.</w:t>
      </w:r>
    </w:p>
    <w:p w14:paraId="68388452"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14" w:author="Admin" w:date="2020-10-19T21:25:00Z">
            <w:rPr>
              <w:rFonts w:eastAsia="Times New Roman" w:cstheme="minorHAnsi"/>
              <w:b/>
              <w:bCs/>
              <w:color w:val="000000"/>
            </w:rPr>
          </w:rPrChange>
        </w:rPr>
        <w:t>Launcher, Cluster</w:t>
      </w:r>
      <w:r w:rsidRPr="000D5DB5">
        <w:rPr>
          <w:rFonts w:eastAsia="Times New Roman" w:cstheme="minorHAnsi"/>
          <w:i/>
          <w:iCs/>
          <w:color w:val="000000"/>
        </w:rPr>
        <w:t xml:space="preserve"> </w:t>
      </w:r>
      <w:r w:rsidRPr="000D5DB5">
        <w:rPr>
          <w:rFonts w:eastAsia="Times New Roman" w:cstheme="minorHAnsi"/>
          <w:color w:val="000000"/>
        </w:rPr>
        <w:t>This heavy machine is typically set on the floor before the user. When loaded with up to four explosives, it launches them all within their normal range with a single action. This applies to all explo</w:t>
      </w:r>
      <w:r>
        <w:rPr>
          <w:rFonts w:eastAsia="Times New Roman" w:cstheme="minorHAnsi"/>
          <w:color w:val="000000"/>
        </w:rPr>
        <w:t xml:space="preserve">sives. A cluster launcher adds </w:t>
      </w:r>
      <w:r w:rsidRPr="000D5DB5">
        <w:rPr>
          <w:rFonts w:eastAsia="Times New Roman" w:cstheme="minorHAnsi"/>
          <w:color w:val="000000"/>
        </w:rPr>
        <w:t xml:space="preserve">1d6 concussive damage </w:t>
      </w:r>
      <w:r>
        <w:rPr>
          <w:rFonts w:eastAsia="Times New Roman" w:cstheme="minorHAnsi"/>
          <w:color w:val="000000"/>
        </w:rPr>
        <w:t xml:space="preserve">to each </w:t>
      </w:r>
      <w:r w:rsidRPr="000D5DB5">
        <w:rPr>
          <w:rFonts w:eastAsia="Times New Roman" w:cstheme="minorHAnsi"/>
          <w:color w:val="000000"/>
        </w:rPr>
        <w:t xml:space="preserve">explosive used. </w:t>
      </w:r>
      <w:r>
        <w:rPr>
          <w:rFonts w:eastAsia="Times New Roman" w:cstheme="minorHAnsi"/>
          <w:color w:val="000000"/>
        </w:rPr>
        <w:lastRenderedPageBreak/>
        <w:t xml:space="preserve">This otherwise follows rules for the rocket launcher gadget. </w:t>
      </w:r>
    </w:p>
    <w:p w14:paraId="5B393CF1"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15" w:author="Admin" w:date="2020-10-19T21:25:00Z">
            <w:rPr>
              <w:rFonts w:eastAsia="Times New Roman" w:cstheme="minorHAnsi"/>
              <w:b/>
              <w:bCs/>
              <w:color w:val="000000"/>
            </w:rPr>
          </w:rPrChange>
        </w:rPr>
        <w:t>Launcher, Rocket</w:t>
      </w:r>
      <w:r w:rsidRPr="000D5DB5">
        <w:rPr>
          <w:rFonts w:eastAsia="Times New Roman" w:cstheme="minorHAnsi"/>
          <w:i/>
          <w:iCs/>
          <w:color w:val="000000"/>
        </w:rPr>
        <w:t xml:space="preserve"> </w:t>
      </w:r>
      <w:r w:rsidRPr="000D5DB5">
        <w:rPr>
          <w:rFonts w:eastAsia="Times New Roman" w:cstheme="minorHAnsi"/>
          <w:color w:val="000000"/>
        </w:rPr>
        <w:t>This heavy machine is typically set on the user’s shoulder. When loaded with a</w:t>
      </w:r>
      <w:r>
        <w:rPr>
          <w:rFonts w:eastAsia="Times New Roman" w:cstheme="minorHAnsi"/>
          <w:color w:val="000000"/>
        </w:rPr>
        <w:t>n explosive in bomb or rocket form</w:t>
      </w:r>
      <w:r w:rsidRPr="000D5DB5">
        <w:rPr>
          <w:rFonts w:eastAsia="Times New Roman" w:cstheme="minorHAnsi"/>
          <w:color w:val="000000"/>
        </w:rPr>
        <w:t xml:space="preserve">, it launches it further than its normal range, increasing its original range by 90 feet. This applies to the maximum range it can launch. On impact, any explosive deals an additional 2d6 concussive damage atop the normal damage. If </w:t>
      </w:r>
      <w:r>
        <w:rPr>
          <w:rFonts w:eastAsia="Times New Roman" w:cstheme="minorHAnsi"/>
          <w:color w:val="000000"/>
        </w:rPr>
        <w:t xml:space="preserve">the explosive is in </w:t>
      </w:r>
      <w:r w:rsidRPr="000D5DB5">
        <w:rPr>
          <w:rFonts w:eastAsia="Times New Roman" w:cstheme="minorHAnsi"/>
          <w:color w:val="000000"/>
        </w:rPr>
        <w:t>mine</w:t>
      </w:r>
      <w:r>
        <w:rPr>
          <w:rFonts w:eastAsia="Times New Roman" w:cstheme="minorHAnsi"/>
          <w:color w:val="000000"/>
        </w:rPr>
        <w:t xml:space="preserve"> form</w:t>
      </w:r>
      <w:r w:rsidRPr="000D5DB5">
        <w:rPr>
          <w:rFonts w:eastAsia="Times New Roman" w:cstheme="minorHAnsi"/>
          <w:color w:val="000000"/>
        </w:rPr>
        <w:t xml:space="preserve">, it can be planted </w:t>
      </w:r>
      <w:r>
        <w:rPr>
          <w:rFonts w:eastAsia="Times New Roman" w:cstheme="minorHAnsi"/>
          <w:color w:val="000000"/>
        </w:rPr>
        <w:t xml:space="preserve">at that range </w:t>
      </w:r>
      <w:r w:rsidRPr="000D5DB5">
        <w:rPr>
          <w:rFonts w:eastAsia="Times New Roman" w:cstheme="minorHAnsi"/>
          <w:color w:val="000000"/>
        </w:rPr>
        <w:t xml:space="preserve">instead of exploding. </w:t>
      </w:r>
    </w:p>
    <w:p w14:paraId="3DE3CCC2"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16" w:author="Admin" w:date="2020-10-19T21:25:00Z">
            <w:rPr>
              <w:rFonts w:eastAsia="Times New Roman" w:cstheme="minorHAnsi"/>
              <w:b/>
              <w:bCs/>
              <w:color w:val="000000"/>
            </w:rPr>
          </w:rPrChange>
        </w:rPr>
        <w:t>Launcher, Trap</w:t>
      </w:r>
      <w:r w:rsidRPr="00E95E1F">
        <w:rPr>
          <w:rFonts w:eastAsia="Times New Roman" w:cstheme="minorHAnsi"/>
          <w:b/>
          <w:bCs/>
          <w:color w:val="000000"/>
        </w:rPr>
        <w:t xml:space="preserve"> </w:t>
      </w:r>
      <w:r w:rsidRPr="000D5DB5">
        <w:rPr>
          <w:rFonts w:eastAsia="Times New Roman" w:cstheme="minorHAnsi"/>
          <w:color w:val="000000"/>
        </w:rPr>
        <w:t xml:space="preserve">This heavy machine can lob a trap to up to 90 feet, priming the trap on the point of impact. </w:t>
      </w:r>
    </w:p>
    <w:p w14:paraId="6732F4D5"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17" w:author="Admin" w:date="2020-10-19T21:25:00Z">
            <w:rPr>
              <w:rFonts w:eastAsia="Times New Roman" w:cstheme="minorHAnsi"/>
              <w:b/>
              <w:bCs/>
              <w:color w:val="000000"/>
            </w:rPr>
          </w:rPrChange>
        </w:rPr>
        <w:t>Mortar</w:t>
      </w:r>
      <w:r w:rsidRPr="000D5DB5">
        <w:rPr>
          <w:rFonts w:eastAsia="Times New Roman" w:cstheme="minorHAnsi"/>
          <w:i/>
          <w:iCs/>
          <w:color w:val="000000"/>
        </w:rPr>
        <w:t xml:space="preserve"> </w:t>
      </w:r>
      <w:r w:rsidRPr="000D5DB5">
        <w:rPr>
          <w:rFonts w:eastAsia="Times New Roman" w:cstheme="minorHAnsi"/>
          <w:color w:val="000000"/>
        </w:rPr>
        <w:t xml:space="preserve">This heavy machine is typically set on the floor. When loaded with </w:t>
      </w:r>
      <w:r>
        <w:rPr>
          <w:rFonts w:eastAsia="Times New Roman" w:cstheme="minorHAnsi"/>
          <w:color w:val="000000"/>
        </w:rPr>
        <w:t xml:space="preserve">an explosive in </w:t>
      </w:r>
      <w:r w:rsidRPr="000D5DB5">
        <w:rPr>
          <w:rFonts w:eastAsia="Times New Roman" w:cstheme="minorHAnsi"/>
          <w:color w:val="000000"/>
        </w:rPr>
        <w:t xml:space="preserve">bomb </w:t>
      </w:r>
      <w:r>
        <w:rPr>
          <w:rFonts w:eastAsia="Times New Roman" w:cstheme="minorHAnsi"/>
          <w:color w:val="000000"/>
        </w:rPr>
        <w:t>form</w:t>
      </w:r>
      <w:r w:rsidRPr="000D5DB5">
        <w:rPr>
          <w:rFonts w:eastAsia="Times New Roman" w:cstheme="minorHAnsi"/>
          <w:color w:val="000000"/>
        </w:rPr>
        <w:t xml:space="preserve">, it launches it further than a normal creature could, for an arc up to 90 </w:t>
      </w:r>
      <w:r>
        <w:rPr>
          <w:rFonts w:eastAsia="Times New Roman" w:cstheme="minorHAnsi"/>
          <w:color w:val="000000"/>
        </w:rPr>
        <w:t xml:space="preserve">extra </w:t>
      </w:r>
      <w:r w:rsidRPr="000D5DB5">
        <w:rPr>
          <w:rFonts w:eastAsia="Times New Roman" w:cstheme="minorHAnsi"/>
          <w:color w:val="000000"/>
        </w:rPr>
        <w:t xml:space="preserve">feet away, and 30 feet high. On the 5-foot square area of impact, the bomb lands with </w:t>
      </w:r>
      <w:r>
        <w:rPr>
          <w:rFonts w:eastAsia="Times New Roman" w:cstheme="minorHAnsi"/>
          <w:color w:val="000000"/>
        </w:rPr>
        <w:t xml:space="preserve">a stronger </w:t>
      </w:r>
      <w:r w:rsidRPr="000D5DB5">
        <w:rPr>
          <w:rFonts w:eastAsia="Times New Roman" w:cstheme="minorHAnsi"/>
          <w:color w:val="000000"/>
        </w:rPr>
        <w:t xml:space="preserve">explosion, adding 2d6 </w:t>
      </w:r>
      <w:r>
        <w:rPr>
          <w:rFonts w:eastAsia="Times New Roman" w:cstheme="minorHAnsi"/>
          <w:color w:val="000000"/>
        </w:rPr>
        <w:t xml:space="preserve">extra </w:t>
      </w:r>
      <w:r w:rsidRPr="000D5DB5">
        <w:rPr>
          <w:rFonts w:eastAsia="Times New Roman" w:cstheme="minorHAnsi"/>
          <w:color w:val="000000"/>
        </w:rPr>
        <w:t xml:space="preserve">concussive damage. A mortar may be loaded with up to eight pints of oil, and may be used again after 1d4 rounds. </w:t>
      </w:r>
      <w:r>
        <w:rPr>
          <w:rFonts w:eastAsia="Times New Roman" w:cstheme="minorHAnsi"/>
          <w:color w:val="000000"/>
        </w:rPr>
        <w:t xml:space="preserve">The explosive no longer allows advantage on the saving throw for long range use. </w:t>
      </w:r>
    </w:p>
    <w:p w14:paraId="28E77EB9" w14:textId="77777777" w:rsidR="00D0108D" w:rsidRPr="00922624" w:rsidRDefault="00D0108D" w:rsidP="00D0108D">
      <w:pPr>
        <w:contextualSpacing/>
        <w:rPr>
          <w:rFonts w:eastAsia="Times New Roman" w:cstheme="minorHAnsi"/>
          <w:color w:val="000000"/>
        </w:rPr>
      </w:pPr>
      <w:r w:rsidRPr="00EA1E73">
        <w:rPr>
          <w:rFonts w:eastAsia="Times New Roman" w:cstheme="minorHAnsi"/>
          <w:i/>
          <w:iCs/>
          <w:color w:val="000000"/>
          <w:rPrChange w:id="3418" w:author="Admin" w:date="2020-10-19T21:25:00Z">
            <w:rPr>
              <w:rFonts w:eastAsia="Times New Roman" w:cstheme="minorHAnsi"/>
              <w:b/>
              <w:bCs/>
              <w:color w:val="000000"/>
            </w:rPr>
          </w:rPrChange>
        </w:rPr>
        <w:t>Noise Canceller Box</w:t>
      </w:r>
      <w:r w:rsidRPr="00E95E1F">
        <w:rPr>
          <w:rFonts w:eastAsia="Times New Roman" w:cstheme="minorHAnsi"/>
          <w:b/>
          <w:bCs/>
          <w:color w:val="000000"/>
        </w:rPr>
        <w:t xml:space="preserve"> </w:t>
      </w:r>
      <w:r w:rsidR="00922624">
        <w:rPr>
          <w:rFonts w:eastAsia="Times New Roman" w:cstheme="minorHAnsi"/>
          <w:color w:val="000000"/>
        </w:rPr>
        <w:t xml:space="preserve">This device instantly counters any noise with active noise control, creating counter-waves to remove any semblance of sound and replicating the </w:t>
      </w:r>
      <w:r w:rsidR="00922624">
        <w:rPr>
          <w:rFonts w:eastAsia="Times New Roman" w:cstheme="minorHAnsi"/>
          <w:i/>
          <w:iCs/>
          <w:color w:val="000000"/>
        </w:rPr>
        <w:t xml:space="preserve">silence </w:t>
      </w:r>
      <w:r w:rsidR="00922624">
        <w:rPr>
          <w:rFonts w:eastAsia="Times New Roman" w:cstheme="minorHAnsi"/>
          <w:color w:val="000000"/>
        </w:rPr>
        <w:t xml:space="preserve">spell. </w:t>
      </w:r>
    </w:p>
    <w:p w14:paraId="53F555E6"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19" w:author="Admin" w:date="2020-10-19T21:25:00Z">
            <w:rPr>
              <w:rFonts w:eastAsia="Times New Roman" w:cstheme="minorHAnsi"/>
              <w:b/>
              <w:bCs/>
              <w:color w:val="000000"/>
            </w:rPr>
          </w:rPrChange>
        </w:rPr>
        <w:t>Neuralyzer</w:t>
      </w:r>
      <w:r w:rsidR="00922624">
        <w:rPr>
          <w:rFonts w:eastAsia="Times New Roman" w:cstheme="minorHAnsi"/>
          <w:b/>
          <w:bCs/>
          <w:color w:val="000000"/>
        </w:rPr>
        <w:t xml:space="preserve"> </w:t>
      </w:r>
      <w:r w:rsidR="00922624">
        <w:rPr>
          <w:rFonts w:eastAsia="Times New Roman" w:cstheme="minorHAnsi"/>
          <w:color w:val="000000"/>
        </w:rPr>
        <w:t xml:space="preserve">This small device, when targeting a creature, can cause neural manipulation as per the </w:t>
      </w:r>
      <w:r w:rsidR="00922624">
        <w:rPr>
          <w:rFonts w:eastAsia="Times New Roman" w:cstheme="minorHAnsi"/>
          <w:i/>
          <w:iCs/>
          <w:color w:val="000000"/>
        </w:rPr>
        <w:t xml:space="preserve">modify memory </w:t>
      </w:r>
      <w:r w:rsidR="00922624">
        <w:rPr>
          <w:rFonts w:eastAsia="Times New Roman" w:cstheme="minorHAnsi"/>
          <w:color w:val="000000"/>
        </w:rPr>
        <w:t xml:space="preserve">spell. </w:t>
      </w:r>
    </w:p>
    <w:p w14:paraId="05ED3877"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20" w:author="Admin" w:date="2020-10-19T21:25:00Z">
            <w:rPr>
              <w:rFonts w:eastAsia="Times New Roman" w:cstheme="minorHAnsi"/>
              <w:b/>
              <w:bCs/>
              <w:color w:val="000000"/>
            </w:rPr>
          </w:rPrChange>
        </w:rPr>
        <w:t>OOBE Simulator</w:t>
      </w:r>
      <w:r w:rsidR="00922624">
        <w:rPr>
          <w:rFonts w:eastAsia="Times New Roman" w:cstheme="minorHAnsi"/>
          <w:b/>
          <w:bCs/>
          <w:color w:val="000000"/>
        </w:rPr>
        <w:t xml:space="preserve"> </w:t>
      </w:r>
      <w:r w:rsidR="00922624">
        <w:rPr>
          <w:rFonts w:eastAsia="Times New Roman" w:cstheme="minorHAnsi"/>
          <w:color w:val="000000"/>
        </w:rPr>
        <w:t xml:space="preserve">This device puts you and the allies you choose into an Out of Body Experience, as per the </w:t>
      </w:r>
      <w:r w:rsidR="00922624">
        <w:rPr>
          <w:rFonts w:eastAsia="Times New Roman" w:cstheme="minorHAnsi"/>
          <w:i/>
          <w:iCs/>
          <w:color w:val="000000"/>
        </w:rPr>
        <w:t xml:space="preserve">astral projection </w:t>
      </w:r>
      <w:r w:rsidR="00922624">
        <w:rPr>
          <w:rFonts w:eastAsia="Times New Roman" w:cstheme="minorHAnsi"/>
          <w:color w:val="000000"/>
        </w:rPr>
        <w:t xml:space="preserve">spell. </w:t>
      </w:r>
    </w:p>
    <w:p w14:paraId="789BF3E2" w14:textId="77777777" w:rsidR="00BF53BE" w:rsidRPr="000D5DB5" w:rsidRDefault="00BF53BE" w:rsidP="00BF53BE">
      <w:pPr>
        <w:contextualSpacing/>
        <w:rPr>
          <w:rFonts w:eastAsia="Times New Roman" w:cstheme="minorHAnsi"/>
          <w:sz w:val="24"/>
          <w:szCs w:val="24"/>
        </w:rPr>
      </w:pPr>
      <w:r w:rsidRPr="00EA1E73">
        <w:rPr>
          <w:rFonts w:eastAsia="Times New Roman" w:cstheme="minorHAnsi"/>
          <w:i/>
          <w:iCs/>
          <w:color w:val="000000"/>
          <w:rPrChange w:id="3421" w:author="Admin" w:date="2020-10-19T21:25:00Z">
            <w:rPr>
              <w:rFonts w:eastAsia="Times New Roman" w:cstheme="minorHAnsi"/>
              <w:b/>
              <w:bCs/>
              <w:color w:val="000000"/>
            </w:rPr>
          </w:rPrChange>
        </w:rPr>
        <w:t>Pulley Gun</w:t>
      </w:r>
      <w:r w:rsidRPr="000D5DB5">
        <w:rPr>
          <w:rFonts w:eastAsia="Times New Roman" w:cstheme="minorHAnsi"/>
          <w:i/>
          <w:iCs/>
          <w:color w:val="000000"/>
        </w:rPr>
        <w:t xml:space="preserve"> </w:t>
      </w:r>
      <w:r w:rsidRPr="000D5DB5">
        <w:rPr>
          <w:rFonts w:eastAsia="Times New Roman" w:cstheme="minorHAnsi"/>
          <w:color w:val="000000"/>
        </w:rPr>
        <w:t xml:space="preserve">This hand-cannon can shoot one to two ropes at opposite ends. Each rope has a hook at its end, and each </w:t>
      </w:r>
      <w:r w:rsidR="008313DE" w:rsidRPr="000D5DB5">
        <w:rPr>
          <w:rFonts w:eastAsia="Times New Roman" w:cstheme="minorHAnsi"/>
          <w:color w:val="000000"/>
        </w:rPr>
        <w:t>extends</w:t>
      </w:r>
      <w:r w:rsidRPr="000D5DB5">
        <w:rPr>
          <w:rFonts w:eastAsia="Times New Roman" w:cstheme="minorHAnsi"/>
          <w:color w:val="000000"/>
        </w:rPr>
        <w:t xml:space="preserve"> to up to 90 feet per action of use. If the hooks target an object, they attach to it, and can carry up to 140 pounds of weight. If the hook targets a creature, they take 3d8 piercing damage, and the hooks are destroyed. A pulley gun has a wheel for transport along the ropes, and </w:t>
      </w:r>
      <w:r w:rsidRPr="000D5DB5">
        <w:rPr>
          <w:rFonts w:eastAsia="Times New Roman" w:cstheme="minorHAnsi"/>
          <w:color w:val="000000"/>
        </w:rPr>
        <w:lastRenderedPageBreak/>
        <w:t xml:space="preserve">allows for movement at a rate of 60 feet per round either up or down the ropes’ ends. A pulley gun that shoots one rope but can be used twice is known as a mechanical grappling hook. </w:t>
      </w:r>
    </w:p>
    <w:p w14:paraId="11E83052"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22" w:author="Admin" w:date="2020-10-19T21:25:00Z">
            <w:rPr>
              <w:rFonts w:eastAsia="Times New Roman" w:cstheme="minorHAnsi"/>
              <w:b/>
              <w:bCs/>
              <w:color w:val="000000"/>
            </w:rPr>
          </w:rPrChange>
        </w:rPr>
        <w:t>Re-combobulator</w:t>
      </w:r>
      <w:r w:rsidR="00922624">
        <w:rPr>
          <w:rFonts w:eastAsia="Times New Roman" w:cstheme="minorHAnsi"/>
          <w:b/>
          <w:bCs/>
          <w:color w:val="000000"/>
        </w:rPr>
        <w:t xml:space="preserve"> </w:t>
      </w:r>
      <w:r w:rsidR="00922624">
        <w:rPr>
          <w:rFonts w:eastAsia="Times New Roman" w:cstheme="minorHAnsi"/>
          <w:color w:val="000000"/>
        </w:rPr>
        <w:t xml:space="preserve">This device can scatter magical energies, replicating the </w:t>
      </w:r>
      <w:r w:rsidR="00922624">
        <w:rPr>
          <w:rFonts w:eastAsia="Times New Roman" w:cstheme="minorHAnsi"/>
          <w:i/>
          <w:iCs/>
          <w:color w:val="000000"/>
        </w:rPr>
        <w:t xml:space="preserve">dispel magic </w:t>
      </w:r>
      <w:r w:rsidR="00922624">
        <w:rPr>
          <w:rFonts w:eastAsia="Times New Roman" w:cstheme="minorHAnsi"/>
          <w:color w:val="000000"/>
        </w:rPr>
        <w:t xml:space="preserve">spell. </w:t>
      </w:r>
    </w:p>
    <w:p w14:paraId="13928026"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23" w:author="Admin" w:date="2020-10-19T21:25:00Z">
            <w:rPr>
              <w:rFonts w:eastAsia="Times New Roman" w:cstheme="minorHAnsi"/>
              <w:b/>
              <w:bCs/>
              <w:color w:val="000000"/>
            </w:rPr>
          </w:rPrChange>
        </w:rPr>
        <w:t>Reflective Pole</w:t>
      </w:r>
      <w:r>
        <w:rPr>
          <w:rFonts w:eastAsia="Times New Roman" w:cstheme="minorHAnsi"/>
          <w:b/>
          <w:bCs/>
          <w:color w:val="000000"/>
        </w:rPr>
        <w:t xml:space="preserve"> </w:t>
      </w:r>
      <w:r w:rsidRPr="000D5DB5">
        <w:rPr>
          <w:rFonts w:eastAsia="Times New Roman" w:cstheme="minorHAnsi"/>
          <w:color w:val="000000"/>
        </w:rPr>
        <w:t xml:space="preserve">The reflective </w:t>
      </w:r>
      <w:r>
        <w:rPr>
          <w:rFonts w:eastAsia="Times New Roman" w:cstheme="minorHAnsi"/>
          <w:color w:val="000000"/>
        </w:rPr>
        <w:t>pole</w:t>
      </w:r>
      <w:r w:rsidRPr="000D5DB5">
        <w:rPr>
          <w:rFonts w:eastAsia="Times New Roman" w:cstheme="minorHAnsi"/>
          <w:color w:val="000000"/>
        </w:rPr>
        <w:t xml:space="preserve"> is a 2-foot long, 8-inch thick cylinder that is usually strapped to the back of the user, and is attached to a winding mechanism </w:t>
      </w:r>
      <w:r>
        <w:rPr>
          <w:rFonts w:eastAsia="Times New Roman" w:cstheme="minorHAnsi"/>
          <w:color w:val="000000"/>
        </w:rPr>
        <w:t>near</w:t>
      </w:r>
      <w:r w:rsidRPr="000D5DB5">
        <w:rPr>
          <w:rFonts w:eastAsia="Times New Roman" w:cstheme="minorHAnsi"/>
          <w:color w:val="000000"/>
        </w:rPr>
        <w:t xml:space="preserve"> the user's hand. The cylinder can be deployed as a reaction when the user takes elemental damage, unfurling and countering the elemental damage with a sheet of specially-treated and reinforced glass. The user gains resistance to the elemental damage, and the next time the user hits with a melee attack on the next turn, the reflective </w:t>
      </w:r>
      <w:r>
        <w:rPr>
          <w:rFonts w:eastAsia="Times New Roman" w:cstheme="minorHAnsi"/>
          <w:color w:val="000000"/>
        </w:rPr>
        <w:t xml:space="preserve">pole </w:t>
      </w:r>
      <w:r w:rsidRPr="000D5DB5">
        <w:rPr>
          <w:rFonts w:eastAsia="Times New Roman" w:cstheme="minorHAnsi"/>
          <w:color w:val="000000"/>
        </w:rPr>
        <w:t xml:space="preserve">reflects 1d6 points of the absorbed damage to the target of the user's attack. The character must be able to use their hands or similar limbs to deploy the </w:t>
      </w:r>
      <w:r>
        <w:rPr>
          <w:rFonts w:eastAsia="Times New Roman" w:cstheme="minorHAnsi"/>
          <w:color w:val="000000"/>
        </w:rPr>
        <w:t>pole</w:t>
      </w:r>
      <w:r w:rsidRPr="000D5DB5">
        <w:rPr>
          <w:rFonts w:eastAsia="Times New Roman" w:cstheme="minorHAnsi"/>
          <w:color w:val="000000"/>
        </w:rPr>
        <w:t>.</w:t>
      </w:r>
    </w:p>
    <w:p w14:paraId="764AFAC8" w14:textId="77777777" w:rsidR="00BF53BE" w:rsidRPr="00BF53BE" w:rsidRDefault="00BF53BE">
      <w:pPr>
        <w:contextualSpacing/>
        <w:rPr>
          <w:rFonts w:eastAsia="Times New Roman" w:cstheme="minorHAnsi"/>
          <w:sz w:val="24"/>
          <w:szCs w:val="24"/>
        </w:rPr>
      </w:pPr>
      <w:r w:rsidRPr="00EA1E73">
        <w:rPr>
          <w:rFonts w:eastAsia="Times New Roman" w:cstheme="minorHAnsi"/>
          <w:i/>
          <w:iCs/>
          <w:color w:val="000000"/>
          <w:rPrChange w:id="3424" w:author="Admin" w:date="2020-10-19T21:25:00Z">
            <w:rPr>
              <w:rFonts w:eastAsia="Times New Roman" w:cstheme="minorHAnsi"/>
              <w:b/>
              <w:bCs/>
              <w:color w:val="000000"/>
            </w:rPr>
          </w:rPrChange>
        </w:rPr>
        <w:t>Remote, Mind</w:t>
      </w:r>
      <w:r w:rsidRPr="000D5DB5">
        <w:rPr>
          <w:rFonts w:eastAsia="Times New Roman" w:cstheme="minorHAnsi"/>
          <w:i/>
          <w:iCs/>
          <w:color w:val="000000"/>
        </w:rPr>
        <w:t xml:space="preserve"> </w:t>
      </w:r>
      <w:r w:rsidRPr="000D5DB5">
        <w:rPr>
          <w:rFonts w:eastAsia="Times New Roman" w:cstheme="minorHAnsi"/>
          <w:color w:val="000000"/>
        </w:rPr>
        <w:t>This strange-looking hat has a hypnotic pattern attached to it. When the gadget is active, the mind remote can focus on any person within 30 feet</w:t>
      </w:r>
      <w:r>
        <w:rPr>
          <w:rFonts w:eastAsia="Times New Roman" w:cstheme="minorHAnsi"/>
          <w:color w:val="000000"/>
        </w:rPr>
        <w:t xml:space="preserve">, casting the </w:t>
      </w:r>
      <w:r>
        <w:rPr>
          <w:rFonts w:eastAsia="Times New Roman" w:cstheme="minorHAnsi"/>
          <w:i/>
          <w:iCs/>
          <w:color w:val="000000"/>
        </w:rPr>
        <w:t xml:space="preserve">charm person </w:t>
      </w:r>
      <w:r>
        <w:rPr>
          <w:rFonts w:eastAsia="Times New Roman" w:cstheme="minorHAnsi"/>
          <w:color w:val="000000"/>
        </w:rPr>
        <w:t xml:space="preserve">spell. </w:t>
      </w:r>
    </w:p>
    <w:p w14:paraId="3583C7B6" w14:textId="77777777" w:rsidR="00BF53BE" w:rsidRPr="000D5DB5" w:rsidRDefault="00BF53BE" w:rsidP="00BF53BE">
      <w:pPr>
        <w:contextualSpacing/>
        <w:rPr>
          <w:rFonts w:eastAsia="Times New Roman" w:cstheme="minorHAnsi"/>
          <w:color w:val="000000"/>
        </w:rPr>
      </w:pPr>
      <w:r w:rsidRPr="00EA1E73">
        <w:rPr>
          <w:rFonts w:eastAsia="Times New Roman" w:cstheme="minorHAnsi"/>
          <w:i/>
          <w:iCs/>
          <w:color w:val="000000"/>
          <w:rPrChange w:id="3425" w:author="Admin" w:date="2020-10-19T21:25:00Z">
            <w:rPr>
              <w:rFonts w:eastAsia="Times New Roman" w:cstheme="minorHAnsi"/>
              <w:b/>
              <w:bCs/>
              <w:color w:val="000000"/>
            </w:rPr>
          </w:rPrChange>
        </w:rPr>
        <w:t>Remote</w:t>
      </w:r>
      <w:r w:rsidRPr="000D5DB5">
        <w:rPr>
          <w:rFonts w:eastAsia="Times New Roman" w:cstheme="minorHAnsi"/>
          <w:i/>
          <w:iCs/>
          <w:color w:val="000000"/>
        </w:rPr>
        <w:t xml:space="preserve"> </w:t>
      </w:r>
      <w:r w:rsidRPr="000D5DB5">
        <w:rPr>
          <w:rFonts w:eastAsia="Times New Roman" w:cstheme="minorHAnsi"/>
          <w:color w:val="000000"/>
        </w:rPr>
        <w:t xml:space="preserve">This small machine can activate any mine, gadget, or construct that is keyed to it. Keying a technological device to a remote takes one minute and a DC 10 </w:t>
      </w:r>
      <w:r>
        <w:rPr>
          <w:rFonts w:eastAsia="Times New Roman" w:cstheme="minorHAnsi"/>
          <w:color w:val="000000"/>
        </w:rPr>
        <w:t xml:space="preserve">Intelligence </w:t>
      </w:r>
      <w:r w:rsidRPr="000D5DB5">
        <w:rPr>
          <w:rFonts w:eastAsia="Times New Roman" w:cstheme="minorHAnsi"/>
          <w:color w:val="000000"/>
        </w:rPr>
        <w:t>check</w:t>
      </w:r>
      <w:r>
        <w:rPr>
          <w:rFonts w:eastAsia="Times New Roman" w:cstheme="minorHAnsi"/>
          <w:color w:val="000000"/>
        </w:rPr>
        <w:t xml:space="preserve"> with Engineer’s Tools. If the check resulted in a 20, the keying is instead 1 action</w:t>
      </w:r>
      <w:r w:rsidRPr="000D5DB5">
        <w:rPr>
          <w:rFonts w:eastAsia="Times New Roman" w:cstheme="minorHAnsi"/>
          <w:color w:val="000000"/>
        </w:rPr>
        <w:t xml:space="preserve">. Using a remote is a bonus action on the creature’s round, or a reaction outside their round. A remote can activate </w:t>
      </w:r>
      <w:r>
        <w:rPr>
          <w:rFonts w:eastAsia="Times New Roman" w:cstheme="minorHAnsi"/>
          <w:color w:val="000000"/>
        </w:rPr>
        <w:t xml:space="preserve">any </w:t>
      </w:r>
      <w:r w:rsidRPr="000D5DB5">
        <w:rPr>
          <w:rFonts w:eastAsia="Times New Roman" w:cstheme="minorHAnsi"/>
          <w:color w:val="000000"/>
        </w:rPr>
        <w:t xml:space="preserve">device </w:t>
      </w:r>
      <w:r>
        <w:rPr>
          <w:rFonts w:eastAsia="Times New Roman" w:cstheme="minorHAnsi"/>
          <w:color w:val="000000"/>
        </w:rPr>
        <w:t xml:space="preserve">it is bonded to </w:t>
      </w:r>
      <w:r w:rsidRPr="000D5DB5">
        <w:rPr>
          <w:rFonts w:eastAsia="Times New Roman" w:cstheme="minorHAnsi"/>
          <w:color w:val="000000"/>
        </w:rPr>
        <w:t>as long as both of them are within 150 feet of each other. This effect can penetrate barriers, but 2 feet of rock, 2 inches of common metal, or a thin sheet of lead</w:t>
      </w:r>
      <w:r>
        <w:rPr>
          <w:rFonts w:eastAsia="Times New Roman" w:cstheme="minorHAnsi"/>
          <w:color w:val="000000"/>
        </w:rPr>
        <w:t xml:space="preserve"> blocks it</w:t>
      </w:r>
      <w:r w:rsidRPr="000D5DB5">
        <w:rPr>
          <w:rFonts w:eastAsia="Times New Roman" w:cstheme="minorHAnsi"/>
          <w:color w:val="000000"/>
        </w:rPr>
        <w:t xml:space="preserve">. </w:t>
      </w:r>
      <w:r>
        <w:rPr>
          <w:rFonts w:eastAsia="Times New Roman" w:cstheme="minorHAnsi"/>
          <w:color w:val="000000"/>
        </w:rPr>
        <w:t xml:space="preserve">It tied to an explosive that normally explodes on impact, it can hold the explosive until the remote is used (effectively, the bomb is waiting for the signal). </w:t>
      </w:r>
    </w:p>
    <w:p w14:paraId="1B91711A" w14:textId="77777777" w:rsidR="00BF53BE" w:rsidRDefault="00BF53BE">
      <w:pPr>
        <w:contextualSpacing/>
        <w:rPr>
          <w:rFonts w:eastAsia="Times New Roman" w:cstheme="minorHAnsi"/>
          <w:color w:val="000000"/>
        </w:rPr>
      </w:pPr>
      <w:r w:rsidRPr="00EA1E73">
        <w:rPr>
          <w:rFonts w:eastAsia="Times New Roman" w:cstheme="minorHAnsi"/>
          <w:i/>
          <w:iCs/>
          <w:color w:val="000000"/>
          <w:rPrChange w:id="3426" w:author="Admin" w:date="2020-10-19T21:25:00Z">
            <w:rPr>
              <w:rFonts w:eastAsia="Times New Roman" w:cstheme="minorHAnsi"/>
              <w:b/>
              <w:bCs/>
              <w:color w:val="000000"/>
            </w:rPr>
          </w:rPrChange>
        </w:rPr>
        <w:t>Rocket Boots</w:t>
      </w:r>
      <w:r w:rsidRPr="000D5DB5">
        <w:rPr>
          <w:rFonts w:eastAsia="Times New Roman" w:cstheme="minorHAnsi"/>
          <w:i/>
          <w:iCs/>
          <w:color w:val="000000"/>
        </w:rPr>
        <w:t xml:space="preserve"> </w:t>
      </w:r>
      <w:r w:rsidRPr="000D5DB5">
        <w:rPr>
          <w:rFonts w:eastAsia="Times New Roman" w:cstheme="minorHAnsi"/>
          <w:color w:val="000000"/>
        </w:rPr>
        <w:t xml:space="preserve">These heavy boots strapped with a small backpack may be activated with an </w:t>
      </w:r>
      <w:r w:rsidRPr="000D5DB5">
        <w:rPr>
          <w:rFonts w:eastAsia="Times New Roman" w:cstheme="minorHAnsi"/>
          <w:color w:val="000000"/>
        </w:rPr>
        <w:lastRenderedPageBreak/>
        <w:t xml:space="preserve">action. </w:t>
      </w:r>
      <w:r>
        <w:rPr>
          <w:rFonts w:eastAsia="Times New Roman" w:cstheme="minorHAnsi"/>
          <w:color w:val="000000"/>
        </w:rPr>
        <w:t xml:space="preserve">For each use, it </w:t>
      </w:r>
      <w:r w:rsidRPr="000D5DB5">
        <w:rPr>
          <w:rFonts w:eastAsia="Times New Roman" w:cstheme="minorHAnsi"/>
          <w:color w:val="000000"/>
        </w:rPr>
        <w:t xml:space="preserve">gives the user a flying speed of 60 feet, usable for one minute. At the end of the duration, the user falls unless they are on solid ground. </w:t>
      </w:r>
    </w:p>
    <w:p w14:paraId="35ACC012"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27" w:author="Admin" w:date="2020-10-19T21:25:00Z">
            <w:rPr>
              <w:rFonts w:eastAsia="Times New Roman" w:cstheme="minorHAnsi"/>
              <w:b/>
              <w:bCs/>
              <w:color w:val="000000"/>
            </w:rPr>
          </w:rPrChange>
        </w:rPr>
        <w:t>Shieldtronic Shield</w:t>
      </w:r>
      <w:r w:rsidR="00922624">
        <w:rPr>
          <w:rFonts w:eastAsia="Times New Roman" w:cstheme="minorHAnsi"/>
          <w:b/>
          <w:bCs/>
          <w:color w:val="000000"/>
        </w:rPr>
        <w:t xml:space="preserve"> </w:t>
      </w:r>
      <w:r w:rsidR="00922624">
        <w:rPr>
          <w:rFonts w:eastAsia="Times New Roman" w:cstheme="minorHAnsi"/>
          <w:color w:val="000000"/>
        </w:rPr>
        <w:t xml:space="preserve">This harnessed device can spring out with a powerful repelling barrier, increasing your AC as per the </w:t>
      </w:r>
      <w:r w:rsidR="00922624">
        <w:rPr>
          <w:rFonts w:eastAsia="Times New Roman" w:cstheme="minorHAnsi"/>
          <w:i/>
          <w:iCs/>
          <w:color w:val="000000"/>
        </w:rPr>
        <w:t xml:space="preserve">shield </w:t>
      </w:r>
      <w:r w:rsidR="00922624">
        <w:rPr>
          <w:rFonts w:eastAsia="Times New Roman" w:cstheme="minorHAnsi"/>
          <w:color w:val="000000"/>
        </w:rPr>
        <w:t xml:space="preserve">spell. </w:t>
      </w:r>
    </w:p>
    <w:p w14:paraId="3F515346"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28" w:author="Admin" w:date="2020-10-19T21:25:00Z">
            <w:rPr>
              <w:rFonts w:eastAsia="Times New Roman" w:cstheme="minorHAnsi"/>
              <w:b/>
              <w:bCs/>
              <w:color w:val="000000"/>
            </w:rPr>
          </w:rPrChange>
        </w:rPr>
        <w:t>Spring Boots</w:t>
      </w:r>
      <w:r w:rsidRPr="000D5DB5">
        <w:rPr>
          <w:rFonts w:eastAsia="Times New Roman" w:cstheme="minorHAnsi"/>
          <w:i/>
          <w:iCs/>
          <w:color w:val="000000"/>
        </w:rPr>
        <w:t xml:space="preserve"> </w:t>
      </w:r>
      <w:r>
        <w:rPr>
          <w:rFonts w:eastAsia="Times New Roman" w:cstheme="minorHAnsi"/>
          <w:color w:val="000000"/>
        </w:rPr>
        <w:t xml:space="preserve">Once activated, this </w:t>
      </w:r>
      <w:r w:rsidRPr="000D5DB5">
        <w:rPr>
          <w:rFonts w:eastAsia="Times New Roman" w:cstheme="minorHAnsi"/>
          <w:color w:val="000000"/>
        </w:rPr>
        <w:t xml:space="preserve">pair of springy boots triples your jumping distance for 1 minute. </w:t>
      </w:r>
    </w:p>
    <w:p w14:paraId="2DF46B03" w14:textId="77777777" w:rsidR="00D0108D" w:rsidRPr="00E95E1F" w:rsidRDefault="00D0108D" w:rsidP="00D0108D">
      <w:pPr>
        <w:contextualSpacing/>
        <w:rPr>
          <w:rFonts w:eastAsia="Times New Roman" w:cstheme="minorHAnsi"/>
          <w:i/>
          <w:iCs/>
          <w:color w:val="000000"/>
        </w:rPr>
      </w:pPr>
      <w:r w:rsidRPr="00EA1E73">
        <w:rPr>
          <w:rFonts w:eastAsia="Times New Roman" w:cstheme="minorHAnsi"/>
          <w:i/>
          <w:iCs/>
          <w:color w:val="000000"/>
          <w:rPrChange w:id="3429" w:author="Admin" w:date="2020-10-19T21:26:00Z">
            <w:rPr>
              <w:rFonts w:eastAsia="Times New Roman" w:cstheme="minorHAnsi"/>
              <w:b/>
              <w:bCs/>
              <w:color w:val="000000"/>
            </w:rPr>
          </w:rPrChange>
        </w:rPr>
        <w:t>Star-in-a-Box</w:t>
      </w:r>
      <w:r w:rsidR="00922624">
        <w:rPr>
          <w:rFonts w:eastAsia="Times New Roman" w:cstheme="minorHAnsi"/>
          <w:b/>
          <w:bCs/>
          <w:color w:val="000000"/>
        </w:rPr>
        <w:t xml:space="preserve"> </w:t>
      </w:r>
      <w:r w:rsidR="00922624">
        <w:rPr>
          <w:rFonts w:eastAsia="Times New Roman" w:cstheme="minorHAnsi"/>
          <w:color w:val="000000"/>
        </w:rPr>
        <w:t xml:space="preserve">Once activated, this box releases a miniature sphere of energy that bursts forth with the power of a star, casting the </w:t>
      </w:r>
      <w:r w:rsidR="00922624" w:rsidRPr="00E95E1F">
        <w:rPr>
          <w:rFonts w:eastAsia="Times New Roman" w:cstheme="minorHAnsi"/>
          <w:i/>
          <w:iCs/>
          <w:color w:val="000000"/>
        </w:rPr>
        <w:t>sunburst</w:t>
      </w:r>
      <w:r w:rsidR="00922624">
        <w:rPr>
          <w:rFonts w:eastAsia="Times New Roman" w:cstheme="minorHAnsi"/>
          <w:color w:val="000000"/>
        </w:rPr>
        <w:t xml:space="preserve"> spell.</w:t>
      </w:r>
    </w:p>
    <w:p w14:paraId="14BA2FFA" w14:textId="77777777" w:rsidR="00D0108D" w:rsidRPr="00922624" w:rsidRDefault="00D0108D" w:rsidP="00E95E1F">
      <w:pPr>
        <w:contextualSpacing/>
        <w:jc w:val="both"/>
        <w:rPr>
          <w:rFonts w:eastAsia="Times New Roman" w:cstheme="minorHAnsi"/>
          <w:color w:val="000000"/>
        </w:rPr>
      </w:pPr>
      <w:r w:rsidRPr="00EA1E73">
        <w:rPr>
          <w:rFonts w:eastAsia="Times New Roman" w:cstheme="minorHAnsi"/>
          <w:i/>
          <w:iCs/>
          <w:color w:val="000000"/>
          <w:rPrChange w:id="3430" w:author="Admin" w:date="2020-10-19T21:26:00Z">
            <w:rPr>
              <w:rFonts w:eastAsia="Times New Roman" w:cstheme="minorHAnsi"/>
              <w:b/>
              <w:bCs/>
              <w:color w:val="000000"/>
            </w:rPr>
          </w:rPrChange>
        </w:rPr>
        <w:t>Stopwatch</w:t>
      </w:r>
      <w:r w:rsidR="00922624">
        <w:rPr>
          <w:rFonts w:eastAsia="Times New Roman" w:cstheme="minorHAnsi"/>
          <w:b/>
          <w:bCs/>
          <w:color w:val="000000"/>
        </w:rPr>
        <w:t xml:space="preserve"> </w:t>
      </w:r>
      <w:r w:rsidR="00922624">
        <w:rPr>
          <w:rFonts w:eastAsia="Times New Roman" w:cstheme="minorHAnsi"/>
          <w:color w:val="000000"/>
        </w:rPr>
        <w:t xml:space="preserve">Theorized to be either based on ancient titan technology or by chaos energies manipulating the timestream, this rather large stopwatch can literally freeze time, as per the </w:t>
      </w:r>
      <w:r w:rsidR="00922624">
        <w:rPr>
          <w:rFonts w:eastAsia="Times New Roman" w:cstheme="minorHAnsi"/>
          <w:i/>
          <w:iCs/>
          <w:color w:val="000000"/>
        </w:rPr>
        <w:t xml:space="preserve">time stop </w:t>
      </w:r>
      <w:r w:rsidR="00922624">
        <w:rPr>
          <w:rFonts w:eastAsia="Times New Roman" w:cstheme="minorHAnsi"/>
          <w:color w:val="000000"/>
        </w:rPr>
        <w:t xml:space="preserve">spell. </w:t>
      </w:r>
    </w:p>
    <w:p w14:paraId="45CF5426" w14:textId="77777777" w:rsidR="00BF53BE" w:rsidRPr="000D5DB5" w:rsidRDefault="00BF53BE">
      <w:pPr>
        <w:contextualSpacing/>
        <w:rPr>
          <w:rFonts w:eastAsia="Times New Roman" w:cstheme="minorHAnsi"/>
          <w:sz w:val="24"/>
          <w:szCs w:val="24"/>
        </w:rPr>
      </w:pPr>
      <w:r w:rsidRPr="00EA1E73">
        <w:rPr>
          <w:rFonts w:eastAsia="Times New Roman" w:cstheme="minorHAnsi"/>
          <w:i/>
          <w:iCs/>
          <w:color w:val="000000"/>
          <w:rPrChange w:id="3431" w:author="Admin" w:date="2020-10-19T21:26:00Z">
            <w:rPr>
              <w:rFonts w:eastAsia="Times New Roman" w:cstheme="minorHAnsi"/>
              <w:b/>
              <w:bCs/>
              <w:color w:val="000000"/>
            </w:rPr>
          </w:rPrChange>
        </w:rPr>
        <w:t>Sun Gun</w:t>
      </w:r>
      <w:r w:rsidRPr="000D5DB5">
        <w:rPr>
          <w:rFonts w:eastAsia="Times New Roman" w:cstheme="minorHAnsi"/>
          <w:i/>
          <w:iCs/>
          <w:color w:val="000000"/>
        </w:rPr>
        <w:t xml:space="preserve"> </w:t>
      </w:r>
      <w:r w:rsidRPr="000D5DB5">
        <w:rPr>
          <w:rFonts w:eastAsia="Times New Roman" w:cstheme="minorHAnsi"/>
          <w:color w:val="000000"/>
        </w:rPr>
        <w:t>The sun-gun can be focused and used with an action</w:t>
      </w:r>
      <w:r>
        <w:rPr>
          <w:rFonts w:eastAsia="Times New Roman" w:cstheme="minorHAnsi"/>
          <w:color w:val="000000"/>
        </w:rPr>
        <w:t xml:space="preserve">, casting the </w:t>
      </w:r>
      <w:r w:rsidRPr="00E95E1F">
        <w:rPr>
          <w:rFonts w:eastAsia="Times New Roman" w:cstheme="minorHAnsi"/>
          <w:i/>
          <w:iCs/>
          <w:color w:val="000000"/>
        </w:rPr>
        <w:t>sunbeam</w:t>
      </w:r>
      <w:r>
        <w:rPr>
          <w:rFonts w:eastAsia="Times New Roman" w:cstheme="minorHAnsi"/>
          <w:color w:val="000000"/>
        </w:rPr>
        <w:t xml:space="preserve"> spell</w:t>
      </w:r>
      <w:r w:rsidRPr="000D5DB5">
        <w:rPr>
          <w:rFonts w:eastAsia="Times New Roman" w:cstheme="minorHAnsi"/>
          <w:color w:val="000000"/>
        </w:rPr>
        <w:t xml:space="preserve">. </w:t>
      </w:r>
    </w:p>
    <w:p w14:paraId="3DDC16D6" w14:textId="77777777" w:rsidR="00D0108D" w:rsidRPr="00922624" w:rsidRDefault="00D0108D">
      <w:pPr>
        <w:contextualSpacing/>
        <w:rPr>
          <w:rFonts w:eastAsia="Times New Roman" w:cstheme="minorHAnsi"/>
          <w:color w:val="000000"/>
        </w:rPr>
      </w:pPr>
      <w:r w:rsidRPr="00EA1E73">
        <w:rPr>
          <w:rFonts w:eastAsia="Times New Roman" w:cstheme="minorHAnsi"/>
          <w:i/>
          <w:iCs/>
          <w:color w:val="000000"/>
          <w:rPrChange w:id="3432" w:author="Admin" w:date="2020-10-19T21:26:00Z">
            <w:rPr>
              <w:rFonts w:eastAsia="Times New Roman" w:cstheme="minorHAnsi"/>
              <w:b/>
              <w:bCs/>
              <w:color w:val="000000"/>
            </w:rPr>
          </w:rPrChange>
        </w:rPr>
        <w:t>Target Dummy</w:t>
      </w:r>
      <w:r w:rsidR="00CA6A56">
        <w:rPr>
          <w:rFonts w:eastAsia="Times New Roman" w:cstheme="minorHAnsi"/>
          <w:b/>
          <w:bCs/>
          <w:color w:val="000000"/>
        </w:rPr>
        <w:t xml:space="preserve"> </w:t>
      </w:r>
      <w:r w:rsidR="00CA6A56">
        <w:rPr>
          <w:rFonts w:eastAsia="Times New Roman" w:cstheme="minorHAnsi"/>
          <w:color w:val="000000"/>
        </w:rPr>
        <w:t>This target dummy is fueled with sufficient chaos energy (or perhaps simply looks frustrating) that it can distract hostile creatures</w:t>
      </w:r>
      <w:r w:rsidR="00922624">
        <w:rPr>
          <w:rFonts w:eastAsia="Times New Roman" w:cstheme="minorHAnsi"/>
          <w:color w:val="000000"/>
        </w:rPr>
        <w:t xml:space="preserve">, casting the </w:t>
      </w:r>
      <w:r w:rsidR="00922624">
        <w:rPr>
          <w:rFonts w:eastAsia="Times New Roman" w:cstheme="minorHAnsi"/>
          <w:i/>
          <w:iCs/>
          <w:color w:val="000000"/>
        </w:rPr>
        <w:t xml:space="preserve">compelled duel </w:t>
      </w:r>
      <w:r w:rsidR="00922624">
        <w:rPr>
          <w:rFonts w:eastAsia="Times New Roman" w:cstheme="minorHAnsi"/>
          <w:color w:val="000000"/>
        </w:rPr>
        <w:t xml:space="preserve">spell on them. </w:t>
      </w:r>
    </w:p>
    <w:p w14:paraId="3F64F233" w14:textId="77777777" w:rsidR="00D0108D" w:rsidRPr="00CA6A56" w:rsidRDefault="00D0108D" w:rsidP="00D0108D">
      <w:pPr>
        <w:contextualSpacing/>
        <w:rPr>
          <w:rFonts w:eastAsia="Times New Roman" w:cstheme="minorHAnsi"/>
          <w:color w:val="000000"/>
        </w:rPr>
      </w:pPr>
      <w:r w:rsidRPr="00EA1E73">
        <w:rPr>
          <w:rFonts w:eastAsia="Times New Roman" w:cstheme="minorHAnsi"/>
          <w:i/>
          <w:iCs/>
          <w:color w:val="000000"/>
          <w:rPrChange w:id="3433" w:author="Admin" w:date="2020-10-19T21:26:00Z">
            <w:rPr>
              <w:rFonts w:eastAsia="Times New Roman" w:cstheme="minorHAnsi"/>
              <w:b/>
              <w:bCs/>
              <w:color w:val="000000"/>
            </w:rPr>
          </w:rPrChange>
        </w:rPr>
        <w:t>Tectonic Destabilizer</w:t>
      </w:r>
      <w:r w:rsidR="00CA6A56">
        <w:rPr>
          <w:rFonts w:eastAsia="Times New Roman" w:cstheme="minorHAnsi"/>
          <w:b/>
          <w:bCs/>
          <w:color w:val="000000"/>
        </w:rPr>
        <w:t xml:space="preserve"> </w:t>
      </w:r>
      <w:r w:rsidR="00CA6A56">
        <w:rPr>
          <w:rFonts w:eastAsia="Times New Roman" w:cstheme="minorHAnsi"/>
          <w:color w:val="000000"/>
        </w:rPr>
        <w:t xml:space="preserve">Expanded upon the Titan Terra-Former, the tectonic destabilizer causes earthquakes and fissures to emerge from the ground when activated, casting the </w:t>
      </w:r>
      <w:r w:rsidR="00CA6A56">
        <w:rPr>
          <w:rFonts w:eastAsia="Times New Roman" w:cstheme="minorHAnsi"/>
          <w:i/>
          <w:iCs/>
          <w:color w:val="000000"/>
        </w:rPr>
        <w:t xml:space="preserve">earthquake </w:t>
      </w:r>
      <w:r w:rsidR="00CA6A56">
        <w:rPr>
          <w:rFonts w:eastAsia="Times New Roman" w:cstheme="minorHAnsi"/>
          <w:color w:val="000000"/>
        </w:rPr>
        <w:t xml:space="preserve">spell. </w:t>
      </w:r>
    </w:p>
    <w:p w14:paraId="1EAC5BEE" w14:textId="77777777" w:rsidR="00D0108D" w:rsidRPr="00CA6A56" w:rsidRDefault="00D0108D">
      <w:pPr>
        <w:contextualSpacing/>
        <w:rPr>
          <w:rFonts w:eastAsia="Times New Roman" w:cstheme="minorHAnsi"/>
          <w:color w:val="000000"/>
        </w:rPr>
      </w:pPr>
      <w:r w:rsidRPr="00EA1E73">
        <w:rPr>
          <w:rFonts w:eastAsia="Times New Roman" w:cstheme="minorHAnsi"/>
          <w:i/>
          <w:iCs/>
          <w:color w:val="000000"/>
          <w:rPrChange w:id="3434" w:author="Admin" w:date="2020-10-19T21:26:00Z">
            <w:rPr>
              <w:rFonts w:eastAsia="Times New Roman" w:cstheme="minorHAnsi"/>
              <w:b/>
              <w:bCs/>
              <w:color w:val="000000"/>
            </w:rPr>
          </w:rPrChange>
        </w:rPr>
        <w:t>Teleportation Pad</w:t>
      </w:r>
      <w:r w:rsidR="00CA6A56">
        <w:rPr>
          <w:rFonts w:eastAsia="Times New Roman" w:cstheme="minorHAnsi"/>
          <w:b/>
          <w:bCs/>
          <w:color w:val="000000"/>
        </w:rPr>
        <w:t xml:space="preserve"> </w:t>
      </w:r>
      <w:r w:rsidR="00CA6A56">
        <w:rPr>
          <w:rFonts w:eastAsia="Times New Roman" w:cstheme="minorHAnsi"/>
          <w:color w:val="000000"/>
        </w:rPr>
        <w:t xml:space="preserve">Used by enterprising goblins, the teleportation pad can teleport its user to any other teleportation pad or teleportation circle, so long as the sequence is known. Most teleportation pads have a ‘public’ and ‘private’ pad sequence lists, with some destinations reserved for more trusted travelers. </w:t>
      </w:r>
    </w:p>
    <w:p w14:paraId="554F854A" w14:textId="77777777" w:rsidR="00D0108D" w:rsidRPr="00CA6A56" w:rsidRDefault="00D0108D">
      <w:pPr>
        <w:contextualSpacing/>
        <w:rPr>
          <w:rFonts w:eastAsia="Times New Roman" w:cstheme="minorHAnsi"/>
          <w:color w:val="000000"/>
        </w:rPr>
      </w:pPr>
      <w:r w:rsidRPr="00EA1E73">
        <w:rPr>
          <w:rFonts w:eastAsia="Times New Roman" w:cstheme="minorHAnsi"/>
          <w:i/>
          <w:iCs/>
          <w:color w:val="000000"/>
          <w:rPrChange w:id="3435" w:author="Admin" w:date="2020-10-19T21:26:00Z">
            <w:rPr>
              <w:rFonts w:eastAsia="Times New Roman" w:cstheme="minorHAnsi"/>
              <w:b/>
              <w:bCs/>
              <w:color w:val="000000"/>
            </w:rPr>
          </w:rPrChange>
        </w:rPr>
        <w:t>Titan Terra-former</w:t>
      </w:r>
      <w:r w:rsidR="00BF53BE">
        <w:rPr>
          <w:rFonts w:eastAsia="Times New Roman" w:cstheme="minorHAnsi"/>
          <w:b/>
          <w:bCs/>
          <w:color w:val="000000"/>
        </w:rPr>
        <w:t xml:space="preserve"> </w:t>
      </w:r>
      <w:r w:rsidR="00BF53BE">
        <w:rPr>
          <w:rFonts w:eastAsia="Times New Roman" w:cstheme="minorHAnsi"/>
          <w:color w:val="000000"/>
        </w:rPr>
        <w:t xml:space="preserve">Developed from </w:t>
      </w:r>
      <w:r w:rsidR="00CA6A56">
        <w:rPr>
          <w:rFonts w:eastAsia="Times New Roman" w:cstheme="minorHAnsi"/>
          <w:color w:val="000000"/>
        </w:rPr>
        <w:t xml:space="preserve">prototypes of ancient titan technology, this device can manipulate earth, sand, or clay as the </w:t>
      </w:r>
      <w:r w:rsidR="00CA6A56">
        <w:rPr>
          <w:rFonts w:eastAsia="Times New Roman" w:cstheme="minorHAnsi"/>
          <w:i/>
          <w:iCs/>
          <w:color w:val="000000"/>
        </w:rPr>
        <w:t xml:space="preserve">move earth </w:t>
      </w:r>
      <w:r w:rsidR="00CA6A56">
        <w:rPr>
          <w:rFonts w:eastAsia="Times New Roman" w:cstheme="minorHAnsi"/>
          <w:color w:val="000000"/>
        </w:rPr>
        <w:t>spell so long as it is active.</w:t>
      </w:r>
    </w:p>
    <w:p w14:paraId="66B93AD4" w14:textId="77777777" w:rsidR="00D0108D" w:rsidRPr="00BF53BE" w:rsidRDefault="00D0108D">
      <w:pPr>
        <w:contextualSpacing/>
        <w:rPr>
          <w:rFonts w:eastAsia="Times New Roman" w:cstheme="minorHAnsi"/>
          <w:color w:val="000000"/>
        </w:rPr>
      </w:pPr>
      <w:r w:rsidRPr="00EA1E73">
        <w:rPr>
          <w:rFonts w:eastAsia="Times New Roman" w:cstheme="minorHAnsi"/>
          <w:i/>
          <w:iCs/>
          <w:color w:val="000000"/>
          <w:rPrChange w:id="3436" w:author="Admin" w:date="2020-10-19T21:26:00Z">
            <w:rPr>
              <w:rFonts w:eastAsia="Times New Roman" w:cstheme="minorHAnsi"/>
              <w:b/>
              <w:bCs/>
              <w:color w:val="000000"/>
            </w:rPr>
          </w:rPrChange>
        </w:rPr>
        <w:t>Universal Translator</w:t>
      </w:r>
      <w:r w:rsidR="00BF53BE">
        <w:rPr>
          <w:rFonts w:eastAsia="Times New Roman" w:cstheme="minorHAnsi"/>
          <w:b/>
          <w:bCs/>
          <w:color w:val="000000"/>
        </w:rPr>
        <w:t xml:space="preserve"> </w:t>
      </w:r>
      <w:r w:rsidR="00BF53BE">
        <w:rPr>
          <w:rFonts w:eastAsia="Times New Roman" w:cstheme="minorHAnsi"/>
          <w:color w:val="000000"/>
        </w:rPr>
        <w:t xml:space="preserve">This remote-like device can instantly decipher spoken speech to whoever is holding it. </w:t>
      </w:r>
      <w:r w:rsidR="00BF53BE" w:rsidRPr="00BF53BE">
        <w:rPr>
          <w:rFonts w:eastAsia="Times New Roman" w:cstheme="minorHAnsi"/>
          <w:color w:val="000000"/>
        </w:rPr>
        <w:t xml:space="preserve">Moreover, when </w:t>
      </w:r>
      <w:r w:rsidR="00BF53BE">
        <w:rPr>
          <w:rFonts w:eastAsia="Times New Roman" w:cstheme="minorHAnsi"/>
          <w:color w:val="000000"/>
        </w:rPr>
        <w:t>you speak</w:t>
      </w:r>
      <w:r w:rsidR="00BF53BE" w:rsidRPr="00BF53BE">
        <w:rPr>
          <w:rFonts w:eastAsia="Times New Roman" w:cstheme="minorHAnsi"/>
          <w:color w:val="000000"/>
        </w:rPr>
        <w:t xml:space="preserve">, any creature that knows at least one </w:t>
      </w:r>
      <w:r w:rsidR="00BF53BE" w:rsidRPr="00BF53BE">
        <w:rPr>
          <w:rFonts w:eastAsia="Times New Roman" w:cstheme="minorHAnsi"/>
          <w:color w:val="000000"/>
        </w:rPr>
        <w:lastRenderedPageBreak/>
        <w:t xml:space="preserve">language and can hear </w:t>
      </w:r>
      <w:r w:rsidR="00BF53BE">
        <w:rPr>
          <w:rFonts w:eastAsia="Times New Roman" w:cstheme="minorHAnsi"/>
          <w:color w:val="000000"/>
        </w:rPr>
        <w:t xml:space="preserve">you </w:t>
      </w:r>
      <w:r w:rsidR="00BF53BE" w:rsidRPr="00BF53BE">
        <w:rPr>
          <w:rFonts w:eastAsia="Times New Roman" w:cstheme="minorHAnsi"/>
          <w:color w:val="000000"/>
        </w:rPr>
        <w:t xml:space="preserve">understands what </w:t>
      </w:r>
      <w:r w:rsidR="00BF53BE">
        <w:rPr>
          <w:rFonts w:eastAsia="Times New Roman" w:cstheme="minorHAnsi"/>
          <w:color w:val="000000"/>
        </w:rPr>
        <w:t>you say</w:t>
      </w:r>
      <w:r w:rsidR="00BF53BE" w:rsidRPr="00BF53BE">
        <w:rPr>
          <w:rFonts w:eastAsia="Times New Roman" w:cstheme="minorHAnsi"/>
          <w:color w:val="000000"/>
        </w:rPr>
        <w:t>.</w:t>
      </w:r>
      <w:r w:rsidR="00BF53BE">
        <w:rPr>
          <w:rFonts w:eastAsia="Times New Roman" w:cstheme="minorHAnsi"/>
          <w:color w:val="000000"/>
        </w:rPr>
        <w:t xml:space="preserve"> The device operates for 1 hour. </w:t>
      </w:r>
    </w:p>
    <w:p w14:paraId="6B12B3C6" w14:textId="77777777" w:rsidR="00BF53BE" w:rsidRPr="000D5DB5" w:rsidRDefault="00BF53BE" w:rsidP="00BF53BE">
      <w:pPr>
        <w:contextualSpacing/>
        <w:rPr>
          <w:rFonts w:eastAsia="Times New Roman" w:cstheme="minorHAnsi"/>
          <w:sz w:val="24"/>
          <w:szCs w:val="24"/>
        </w:rPr>
      </w:pPr>
      <w:r w:rsidRPr="00EA1E73">
        <w:rPr>
          <w:rFonts w:eastAsia="Times New Roman" w:cstheme="minorHAnsi"/>
          <w:i/>
          <w:iCs/>
          <w:color w:val="000000"/>
          <w:rPrChange w:id="3437" w:author="Admin" w:date="2020-10-19T21:26:00Z">
            <w:rPr>
              <w:rFonts w:eastAsia="Times New Roman" w:cstheme="minorHAnsi"/>
              <w:b/>
              <w:bCs/>
              <w:color w:val="000000"/>
            </w:rPr>
          </w:rPrChange>
        </w:rPr>
        <w:t>Water Gun</w:t>
      </w:r>
      <w:r w:rsidRPr="000D5DB5">
        <w:rPr>
          <w:rFonts w:eastAsia="Times New Roman" w:cstheme="minorHAnsi"/>
          <w:i/>
          <w:iCs/>
          <w:color w:val="000000"/>
        </w:rPr>
        <w:t xml:space="preserve"> </w:t>
      </w:r>
      <w:r w:rsidRPr="000D5DB5">
        <w:rPr>
          <w:rFonts w:eastAsia="Times New Roman" w:cstheme="minorHAnsi"/>
          <w:color w:val="000000"/>
        </w:rPr>
        <w:t>The water pump is a 2-foot long, 8-inch thick cylinder that can hold up to 3 gallons of any liquid (or 16 quarts). The water pump can be used with an action to release one quart of liquid in a line up to 90 feet away, stopping at impact with the first object. The target must succeed on an Agility saving throw or else take 1d8 bludgeoning damage on a failed save and a secondary effect depending on the liquid. A successful save halves the initial damage and negates the secondary effect.</w:t>
      </w:r>
    </w:p>
    <w:p w14:paraId="4787AE30" w14:textId="77777777" w:rsidR="00BF53BE" w:rsidRPr="000D5DB5" w:rsidRDefault="00BF53BE" w:rsidP="00BF53BE">
      <w:pPr>
        <w:numPr>
          <w:ilvl w:val="0"/>
          <w:numId w:val="54"/>
        </w:numPr>
        <w:ind w:left="0" w:firstLine="0"/>
        <w:contextualSpacing/>
        <w:textAlignment w:val="baseline"/>
        <w:rPr>
          <w:rFonts w:eastAsia="Times New Roman" w:cstheme="minorHAnsi"/>
          <w:color w:val="000000"/>
        </w:rPr>
      </w:pPr>
      <w:r w:rsidRPr="0053144A">
        <w:rPr>
          <w:rFonts w:eastAsia="Times New Roman" w:cstheme="minorHAnsi"/>
          <w:i/>
          <w:iCs/>
          <w:color w:val="000000"/>
        </w:rPr>
        <w:t>Oil.</w:t>
      </w:r>
      <w:r w:rsidRPr="000D5DB5">
        <w:rPr>
          <w:rFonts w:eastAsia="Times New Roman" w:cstheme="minorHAnsi"/>
          <w:color w:val="000000"/>
        </w:rPr>
        <w:t xml:space="preserve"> If the liquid is oil or another flammable liquid, the user may use a bonus action to set the liquid on fire as it is released (necessitating another malfunction check), setting the liquid is set aflame (regardless of malfunction). Targets who failed their save take 1d6 fire damage and are ignited until they extinguish the flame with an action and a successful Agility save (taking an additional 1d6 points of damage per round until they pass a DC equal to the gadget's DC).</w:t>
      </w:r>
    </w:p>
    <w:p w14:paraId="3B3239A2" w14:textId="77777777" w:rsidR="00BF53BE" w:rsidRPr="000D5DB5" w:rsidRDefault="00BF53BE" w:rsidP="00BF53BE">
      <w:pPr>
        <w:numPr>
          <w:ilvl w:val="0"/>
          <w:numId w:val="54"/>
        </w:numPr>
        <w:ind w:left="0" w:firstLine="0"/>
        <w:contextualSpacing/>
        <w:textAlignment w:val="baseline"/>
        <w:rPr>
          <w:rFonts w:eastAsia="Times New Roman" w:cstheme="minorHAnsi"/>
          <w:color w:val="000000"/>
        </w:rPr>
      </w:pPr>
      <w:r w:rsidRPr="0053144A">
        <w:rPr>
          <w:rFonts w:eastAsia="Times New Roman" w:cstheme="minorHAnsi"/>
          <w:i/>
          <w:iCs/>
          <w:color w:val="000000"/>
        </w:rPr>
        <w:t>Water.</w:t>
      </w:r>
      <w:r w:rsidRPr="000D5DB5">
        <w:rPr>
          <w:rFonts w:eastAsia="Times New Roman" w:cstheme="minorHAnsi"/>
          <w:color w:val="000000"/>
        </w:rPr>
        <w:t xml:space="preserve"> If the liquid is water, attack also extinguishes flames. Fire-based creatures or those vulnerable to water take double damage from this and do not employ any resistances towards this damage.</w:t>
      </w:r>
    </w:p>
    <w:p w14:paraId="10D9DFA9" w14:textId="77777777" w:rsidR="00BF53BE" w:rsidRPr="000D5DB5" w:rsidRDefault="00BF53BE" w:rsidP="00BF53BE">
      <w:pPr>
        <w:numPr>
          <w:ilvl w:val="0"/>
          <w:numId w:val="54"/>
        </w:numPr>
        <w:ind w:left="0" w:firstLine="0"/>
        <w:contextualSpacing/>
        <w:textAlignment w:val="baseline"/>
        <w:rPr>
          <w:rFonts w:eastAsia="Times New Roman" w:cstheme="minorHAnsi"/>
          <w:color w:val="000000"/>
        </w:rPr>
      </w:pPr>
      <w:r w:rsidRPr="0053144A">
        <w:rPr>
          <w:rFonts w:eastAsia="Times New Roman" w:cstheme="minorHAnsi"/>
          <w:i/>
          <w:iCs/>
          <w:color w:val="000000"/>
        </w:rPr>
        <w:t>Water</w:t>
      </w:r>
      <w:r>
        <w:rPr>
          <w:rFonts w:eastAsia="Times New Roman" w:cstheme="minorHAnsi"/>
          <w:i/>
          <w:iCs/>
          <w:color w:val="000000"/>
        </w:rPr>
        <w:t>,</w:t>
      </w:r>
      <w:r w:rsidRPr="0053144A">
        <w:rPr>
          <w:rFonts w:eastAsia="Times New Roman" w:cstheme="minorHAnsi"/>
          <w:i/>
          <w:iCs/>
          <w:color w:val="000000"/>
        </w:rPr>
        <w:t xml:space="preserve"> Contaminated.</w:t>
      </w:r>
      <w:r w:rsidRPr="000D5DB5">
        <w:rPr>
          <w:rFonts w:eastAsia="Times New Roman" w:cstheme="minorHAnsi"/>
          <w:color w:val="000000"/>
        </w:rPr>
        <w:t xml:space="preserve"> If the liquid is a contaminated water or liquid (such as sewage water), the target must also save versus any contact, injury, or ingested poison or disease that is carried by the water. If using sewage water, the target is most likely to be contaminated by Crypt Fever, Filth Fever, Slimy Doom, and Blinding Sickness (see Contagion for details, duration 7 days), although other diseases or poisons may be built into the waters.</w:t>
      </w:r>
    </w:p>
    <w:p w14:paraId="116607C7" w14:textId="77777777" w:rsidR="00D0108D" w:rsidRPr="00BF53BE" w:rsidRDefault="00D0108D">
      <w:pPr>
        <w:contextualSpacing/>
        <w:rPr>
          <w:rFonts w:eastAsia="Times New Roman" w:cstheme="minorHAnsi"/>
          <w:color w:val="000000"/>
        </w:rPr>
      </w:pPr>
      <w:r w:rsidRPr="00EA1E73">
        <w:rPr>
          <w:rFonts w:eastAsia="Times New Roman" w:cstheme="minorHAnsi"/>
          <w:i/>
          <w:iCs/>
          <w:color w:val="000000"/>
          <w:rPrChange w:id="3438" w:author="Admin" w:date="2020-10-19T21:26:00Z">
            <w:rPr>
              <w:rFonts w:eastAsia="Times New Roman" w:cstheme="minorHAnsi"/>
              <w:b/>
              <w:bCs/>
              <w:color w:val="000000"/>
            </w:rPr>
          </w:rPrChange>
        </w:rPr>
        <w:t>World Enlarger</w:t>
      </w:r>
      <w:r w:rsidR="00BF53BE">
        <w:rPr>
          <w:rFonts w:eastAsia="Times New Roman" w:cstheme="minorHAnsi"/>
          <w:b/>
          <w:bCs/>
          <w:color w:val="000000"/>
        </w:rPr>
        <w:t xml:space="preserve"> </w:t>
      </w:r>
      <w:r w:rsidR="00BF53BE">
        <w:rPr>
          <w:rFonts w:eastAsia="Times New Roman" w:cstheme="minorHAnsi"/>
          <w:color w:val="000000"/>
        </w:rPr>
        <w:t xml:space="preserve">This phenomenally powerful gadget enlarges the whole world for a single target. When used, it casts the </w:t>
      </w:r>
      <w:r w:rsidR="00BF53BE">
        <w:rPr>
          <w:rFonts w:eastAsia="Times New Roman" w:cstheme="minorHAnsi"/>
          <w:i/>
          <w:iCs/>
          <w:color w:val="000000"/>
        </w:rPr>
        <w:t>reduce person</w:t>
      </w:r>
      <w:r w:rsidR="00BF53BE">
        <w:rPr>
          <w:rFonts w:eastAsia="Times New Roman" w:cstheme="minorHAnsi"/>
          <w:color w:val="000000"/>
        </w:rPr>
        <w:t xml:space="preserve">. </w:t>
      </w:r>
    </w:p>
    <w:p w14:paraId="1245054F" w14:textId="77777777" w:rsidR="00D0108D" w:rsidRPr="00E95E1F" w:rsidRDefault="00D0108D">
      <w:pPr>
        <w:contextualSpacing/>
        <w:rPr>
          <w:rFonts w:eastAsia="Times New Roman" w:cstheme="minorHAnsi"/>
          <w:color w:val="000000"/>
        </w:rPr>
      </w:pPr>
      <w:r w:rsidRPr="00EA1E73">
        <w:rPr>
          <w:rFonts w:eastAsia="Times New Roman" w:cstheme="minorHAnsi"/>
          <w:i/>
          <w:iCs/>
          <w:color w:val="000000"/>
          <w:rPrChange w:id="3439" w:author="Admin" w:date="2020-10-19T21:26:00Z">
            <w:rPr>
              <w:rFonts w:eastAsia="Times New Roman" w:cstheme="minorHAnsi"/>
              <w:b/>
              <w:bCs/>
              <w:color w:val="000000"/>
            </w:rPr>
          </w:rPrChange>
        </w:rPr>
        <w:t>Wormhole Generator</w:t>
      </w:r>
      <w:r w:rsidR="00BF53BE">
        <w:rPr>
          <w:rFonts w:eastAsia="Times New Roman" w:cstheme="minorHAnsi"/>
          <w:b/>
          <w:bCs/>
          <w:color w:val="000000"/>
        </w:rPr>
        <w:t xml:space="preserve"> </w:t>
      </w:r>
      <w:r w:rsidR="00BF53BE">
        <w:rPr>
          <w:rFonts w:eastAsia="Times New Roman" w:cstheme="minorHAnsi"/>
          <w:color w:val="000000"/>
        </w:rPr>
        <w:t xml:space="preserve">Tearing a space in dimensions is a breeze with the Wormhole Generator, allowing you and any creatures </w:t>
      </w:r>
      <w:r w:rsidR="00BF53BE">
        <w:rPr>
          <w:rFonts w:eastAsia="Times New Roman" w:cstheme="minorHAnsi"/>
          <w:color w:val="000000"/>
        </w:rPr>
        <w:lastRenderedPageBreak/>
        <w:t xml:space="preserve">touching the generator to teleport as the </w:t>
      </w:r>
      <w:r w:rsidR="00BF53BE">
        <w:rPr>
          <w:rFonts w:eastAsia="Times New Roman" w:cstheme="minorHAnsi"/>
          <w:i/>
          <w:iCs/>
          <w:color w:val="000000"/>
        </w:rPr>
        <w:lastRenderedPageBreak/>
        <w:t xml:space="preserve">teleport </w:t>
      </w:r>
      <w:r w:rsidR="00BF53BE">
        <w:rPr>
          <w:rFonts w:eastAsia="Times New Roman" w:cstheme="minorHAnsi"/>
          <w:color w:val="000000"/>
        </w:rPr>
        <w:t xml:space="preserve">spell. </w:t>
      </w:r>
    </w:p>
    <w:p w14:paraId="7CE95B06" w14:textId="77777777" w:rsidR="00EA1E73" w:rsidRDefault="00EA1E73" w:rsidP="00E6665B">
      <w:pPr>
        <w:contextualSpacing/>
        <w:rPr>
          <w:ins w:id="3440" w:author="Admin" w:date="2020-10-19T21:24:00Z"/>
          <w:rFonts w:eastAsia="Times New Roman" w:cstheme="minorHAnsi"/>
          <w:sz w:val="24"/>
          <w:szCs w:val="24"/>
        </w:rPr>
        <w:sectPr w:rsidR="00EA1E73" w:rsidSect="00EA1E73">
          <w:type w:val="continuous"/>
          <w:pgSz w:w="12240" w:h="15840"/>
          <w:pgMar w:top="1440" w:right="1800" w:bottom="1440" w:left="1800" w:header="708" w:footer="708" w:gutter="0"/>
          <w:cols w:num="2" w:space="708"/>
          <w:docGrid w:linePitch="360"/>
          <w:sectPrChange w:id="3441" w:author="Admin" w:date="2020-10-19T21:24:00Z">
            <w:sectPr w:rsidR="00EA1E73" w:rsidSect="00EA1E73">
              <w:pgMar w:top="1440" w:right="1800" w:bottom="1440" w:left="1800" w:header="708" w:footer="708" w:gutter="0"/>
              <w:cols w:num="1"/>
            </w:sectPr>
          </w:sectPrChange>
        </w:sectPr>
      </w:pPr>
    </w:p>
    <w:p w14:paraId="1F55DF48" w14:textId="77777777" w:rsidR="00E6665B" w:rsidRDefault="00E6665B" w:rsidP="00E6665B">
      <w:pPr>
        <w:contextualSpacing/>
        <w:rPr>
          <w:rFonts w:eastAsia="Times New Roman" w:cstheme="minorHAnsi"/>
          <w:sz w:val="24"/>
          <w:szCs w:val="24"/>
        </w:rPr>
      </w:pPr>
    </w:p>
    <w:p w14:paraId="3C63886D" w14:textId="77777777" w:rsidR="00937E86" w:rsidRDefault="00937E86" w:rsidP="00E95E1F">
      <w:pPr>
        <w:pStyle w:val="Heading5"/>
      </w:pPr>
      <w:r>
        <w:t>Gadgets: Strikes</w:t>
      </w:r>
    </w:p>
    <w:p w14:paraId="51758B13" w14:textId="77777777" w:rsidR="000879B3" w:rsidRPr="00E95E1F" w:rsidRDefault="001504B3" w:rsidP="00937E86">
      <w:pPr>
        <w:contextualSpacing/>
        <w:rPr>
          <w:rFonts w:eastAsia="Times New Roman" w:cstheme="minorHAnsi"/>
          <w:color w:val="000000"/>
        </w:rPr>
      </w:pPr>
      <w:r w:rsidRPr="00E95E1F">
        <w:rPr>
          <w:rFonts w:eastAsia="Times New Roman" w:cstheme="minorHAnsi"/>
          <w:color w:val="000000"/>
        </w:rPr>
        <w:t xml:space="preserve">Strike gadgets are usually attached to melee weapons, allowing the user to manifest a strike effect on a hit. </w:t>
      </w:r>
    </w:p>
    <w:p w14:paraId="25652AB3" w14:textId="77777777" w:rsidR="001504B3" w:rsidRDefault="001504B3" w:rsidP="00937E86">
      <w:pPr>
        <w:contextualSpacing/>
        <w:rPr>
          <w:rFonts w:eastAsia="Times New Roman" w:cstheme="minorHAnsi"/>
          <w:b/>
          <w:bCs/>
          <w:color w:val="000000"/>
          <w:sz w:val="20"/>
          <w:szCs w:val="20"/>
        </w:rPr>
      </w:pPr>
    </w:p>
    <w:tbl>
      <w:tblPr>
        <w:tblStyle w:val="TableGrid"/>
        <w:tblW w:w="0" w:type="auto"/>
        <w:tblLook w:val="04A0" w:firstRow="1" w:lastRow="0" w:firstColumn="1" w:lastColumn="0" w:noHBand="0" w:noVBand="1"/>
      </w:tblPr>
      <w:tblGrid>
        <w:gridCol w:w="1490"/>
        <w:gridCol w:w="1835"/>
        <w:gridCol w:w="1652"/>
        <w:gridCol w:w="3879"/>
      </w:tblGrid>
      <w:tr w:rsidR="000879B3" w:rsidRPr="00541781" w14:paraId="4429F8B3" w14:textId="77777777" w:rsidTr="00EE25F8">
        <w:tc>
          <w:tcPr>
            <w:tcW w:w="1490" w:type="dxa"/>
          </w:tcPr>
          <w:p w14:paraId="3523E3DA" w14:textId="77777777" w:rsidR="000879B3" w:rsidRPr="00541781" w:rsidRDefault="000879B3" w:rsidP="00EE25F8">
            <w:pPr>
              <w:contextualSpacing/>
              <w:rPr>
                <w:rFonts w:eastAsia="Times New Roman" w:cstheme="minorHAnsi"/>
                <w:b/>
                <w:bCs/>
                <w:color w:val="000000"/>
              </w:rPr>
            </w:pPr>
            <w:r w:rsidRPr="00541781">
              <w:rPr>
                <w:rFonts w:eastAsia="Times New Roman" w:cstheme="minorHAnsi"/>
                <w:b/>
                <w:bCs/>
                <w:color w:val="000000"/>
              </w:rPr>
              <w:t>Name</w:t>
            </w:r>
            <w:r w:rsidR="00455B06">
              <w:rPr>
                <w:rFonts w:eastAsia="Times New Roman" w:cstheme="minorHAnsi"/>
                <w:b/>
                <w:bCs/>
                <w:color w:val="000000"/>
              </w:rPr>
              <w:t xml:space="preserve"> (Weapon)</w:t>
            </w:r>
          </w:p>
        </w:tc>
        <w:tc>
          <w:tcPr>
            <w:tcW w:w="1835" w:type="dxa"/>
          </w:tcPr>
          <w:p w14:paraId="3CE8FF55" w14:textId="77777777" w:rsidR="000879B3" w:rsidRPr="00541781" w:rsidRDefault="000879B3" w:rsidP="00EE25F8">
            <w:pPr>
              <w:contextualSpacing/>
              <w:rPr>
                <w:rFonts w:eastAsia="Times New Roman" w:cstheme="minorHAnsi"/>
                <w:b/>
                <w:bCs/>
                <w:color w:val="000000"/>
              </w:rPr>
            </w:pPr>
            <w:r>
              <w:rPr>
                <w:rFonts w:eastAsia="Times New Roman" w:cstheme="minorHAnsi"/>
                <w:b/>
                <w:bCs/>
                <w:color w:val="000000"/>
              </w:rPr>
              <w:t>Rarity</w:t>
            </w:r>
            <w:r w:rsidRPr="00541781">
              <w:rPr>
                <w:rFonts w:eastAsia="Times New Roman" w:cstheme="minorHAnsi"/>
                <w:b/>
                <w:bCs/>
                <w:color w:val="000000"/>
              </w:rPr>
              <w:t>/EP</w:t>
            </w:r>
          </w:p>
        </w:tc>
        <w:tc>
          <w:tcPr>
            <w:tcW w:w="1652" w:type="dxa"/>
          </w:tcPr>
          <w:p w14:paraId="51983140" w14:textId="77777777" w:rsidR="000879B3" w:rsidRPr="00541781" w:rsidRDefault="000879B3" w:rsidP="00EE25F8">
            <w:pPr>
              <w:contextualSpacing/>
              <w:rPr>
                <w:rFonts w:eastAsia="Times New Roman" w:cstheme="minorHAnsi"/>
                <w:b/>
                <w:bCs/>
                <w:color w:val="000000"/>
              </w:rPr>
            </w:pPr>
            <w:r>
              <w:rPr>
                <w:rFonts w:eastAsia="Times New Roman" w:cstheme="minorHAnsi"/>
                <w:b/>
                <w:bCs/>
                <w:color w:val="000000"/>
              </w:rPr>
              <w:t>Spell (Spell Level)</w:t>
            </w:r>
          </w:p>
        </w:tc>
        <w:tc>
          <w:tcPr>
            <w:tcW w:w="3879" w:type="dxa"/>
          </w:tcPr>
          <w:p w14:paraId="56A64821" w14:textId="77777777" w:rsidR="000879B3" w:rsidRPr="00541781" w:rsidRDefault="000879B3" w:rsidP="00EE25F8">
            <w:pPr>
              <w:contextualSpacing/>
              <w:rPr>
                <w:rFonts w:eastAsia="Times New Roman" w:cstheme="minorHAnsi"/>
                <w:b/>
                <w:bCs/>
                <w:color w:val="000000"/>
              </w:rPr>
            </w:pPr>
            <w:r w:rsidRPr="00541781">
              <w:rPr>
                <w:rFonts w:eastAsia="Times New Roman" w:cstheme="minorHAnsi"/>
                <w:b/>
                <w:bCs/>
                <w:color w:val="000000"/>
              </w:rPr>
              <w:t>Properties</w:t>
            </w:r>
          </w:p>
        </w:tc>
      </w:tr>
      <w:tr w:rsidR="000879B3" w:rsidRPr="00541781" w14:paraId="37515D31" w14:textId="77777777" w:rsidTr="00EE25F8">
        <w:tc>
          <w:tcPr>
            <w:tcW w:w="1490" w:type="dxa"/>
          </w:tcPr>
          <w:p w14:paraId="1936B549" w14:textId="77777777" w:rsidR="000879B3" w:rsidRPr="00541781" w:rsidRDefault="000879B3" w:rsidP="00EE25F8">
            <w:pPr>
              <w:contextualSpacing/>
              <w:rPr>
                <w:rFonts w:eastAsia="Times New Roman" w:cstheme="minorHAnsi"/>
                <w:color w:val="000000"/>
              </w:rPr>
            </w:pPr>
            <w:r>
              <w:rPr>
                <w:rFonts w:eastAsia="Times New Roman" w:cstheme="minorHAnsi"/>
                <w:color w:val="000000"/>
              </w:rPr>
              <w:t>Buzz Saw</w:t>
            </w:r>
            <w:r w:rsidR="00455B06">
              <w:rPr>
                <w:rFonts w:eastAsia="Times New Roman" w:cstheme="minorHAnsi"/>
                <w:color w:val="000000"/>
              </w:rPr>
              <w:t xml:space="preserve"> (Shortsword)</w:t>
            </w:r>
          </w:p>
        </w:tc>
        <w:tc>
          <w:tcPr>
            <w:tcW w:w="1835" w:type="dxa"/>
          </w:tcPr>
          <w:p w14:paraId="62D56538" w14:textId="77777777" w:rsidR="000879B3" w:rsidRPr="00541781" w:rsidRDefault="000879B3" w:rsidP="00EE25F8">
            <w:pPr>
              <w:contextualSpacing/>
              <w:rPr>
                <w:rFonts w:eastAsia="Times New Roman" w:cstheme="minorHAnsi"/>
                <w:color w:val="000000"/>
              </w:rPr>
            </w:pPr>
            <w:r>
              <w:rPr>
                <w:rFonts w:eastAsia="Times New Roman" w:cstheme="minorHAnsi"/>
                <w:color w:val="000000"/>
              </w:rPr>
              <w:t>Common (+2)</w:t>
            </w:r>
          </w:p>
        </w:tc>
        <w:tc>
          <w:tcPr>
            <w:tcW w:w="1652" w:type="dxa"/>
          </w:tcPr>
          <w:p w14:paraId="2F98FBEC" w14:textId="77777777" w:rsidR="000879B3" w:rsidRPr="009D0365" w:rsidRDefault="00455B06" w:rsidP="00EE25F8">
            <w:pPr>
              <w:contextualSpacing/>
              <w:rPr>
                <w:rFonts w:eastAsia="Times New Roman" w:cstheme="minorHAnsi"/>
                <w:i/>
                <w:iCs/>
                <w:color w:val="000000"/>
                <w:rPrChange w:id="3442" w:author="Admin" w:date="2021-05-05T16:38:00Z">
                  <w:rPr>
                    <w:rFonts w:eastAsia="Times New Roman" w:cstheme="minorHAnsi"/>
                    <w:color w:val="000000"/>
                  </w:rPr>
                </w:rPrChange>
              </w:rPr>
            </w:pPr>
            <w:r w:rsidRPr="009D0365">
              <w:rPr>
                <w:rFonts w:eastAsia="Times New Roman" w:cstheme="minorHAnsi"/>
                <w:i/>
                <w:iCs/>
                <w:color w:val="000000"/>
                <w:rPrChange w:id="3443" w:author="Admin" w:date="2021-05-05T16:38:00Z">
                  <w:rPr>
                    <w:rFonts w:eastAsia="Times New Roman" w:cstheme="minorHAnsi"/>
                    <w:color w:val="000000"/>
                  </w:rPr>
                </w:rPrChange>
              </w:rPr>
              <w:t>Swipe and Shre</w:t>
            </w:r>
            <w:r w:rsidR="009B6700" w:rsidRPr="009D0365">
              <w:rPr>
                <w:rFonts w:eastAsia="Times New Roman" w:cstheme="minorHAnsi"/>
                <w:i/>
                <w:iCs/>
                <w:color w:val="000000"/>
                <w:rPrChange w:id="3444" w:author="Admin" w:date="2021-05-05T16:38:00Z">
                  <w:rPr>
                    <w:rFonts w:eastAsia="Times New Roman" w:cstheme="minorHAnsi"/>
                    <w:color w:val="000000"/>
                  </w:rPr>
                </w:rPrChange>
              </w:rPr>
              <w:t>d</w:t>
            </w:r>
            <w:r w:rsidR="000879B3" w:rsidRPr="009D0365">
              <w:rPr>
                <w:rFonts w:eastAsia="Times New Roman" w:cstheme="minorHAnsi"/>
                <w:i/>
                <w:iCs/>
                <w:color w:val="000000"/>
                <w:rPrChange w:id="3445" w:author="Admin" w:date="2021-05-05T16:38:00Z">
                  <w:rPr>
                    <w:rFonts w:eastAsia="Times New Roman" w:cstheme="minorHAnsi"/>
                    <w:color w:val="000000"/>
                  </w:rPr>
                </w:rPrChange>
              </w:rPr>
              <w:t xml:space="preserve"> (cantrip)</w:t>
            </w:r>
          </w:p>
        </w:tc>
        <w:tc>
          <w:tcPr>
            <w:tcW w:w="3879" w:type="dxa"/>
          </w:tcPr>
          <w:p w14:paraId="1B0559C3" w14:textId="77777777" w:rsidR="000879B3" w:rsidRPr="00541781" w:rsidRDefault="009B6700">
            <w:pPr>
              <w:contextualSpacing/>
              <w:rPr>
                <w:rFonts w:eastAsia="Times New Roman" w:cstheme="minorHAnsi"/>
                <w:color w:val="000000"/>
              </w:rPr>
            </w:pPr>
            <w:r>
              <w:rPr>
                <w:rFonts w:eastAsia="Times New Roman" w:cstheme="minorHAnsi"/>
                <w:color w:val="000000"/>
              </w:rPr>
              <w:t>+2</w:t>
            </w:r>
            <w:r w:rsidR="000879B3">
              <w:rPr>
                <w:rFonts w:eastAsia="Times New Roman" w:cstheme="minorHAnsi"/>
                <w:color w:val="000000"/>
              </w:rPr>
              <w:t xml:space="preserve"> lb., </w:t>
            </w:r>
            <w:r>
              <w:rPr>
                <w:rFonts w:eastAsia="Times New Roman" w:cstheme="minorHAnsi"/>
                <w:color w:val="000000"/>
              </w:rPr>
              <w:t>strike</w:t>
            </w:r>
            <w:r w:rsidR="000879B3">
              <w:rPr>
                <w:rFonts w:eastAsia="Times New Roman" w:cstheme="minorHAnsi"/>
                <w:color w:val="000000"/>
              </w:rPr>
              <w:t>, engine (</w:t>
            </w:r>
            <w:r>
              <w:rPr>
                <w:rFonts w:eastAsia="Times New Roman" w:cstheme="minorHAnsi"/>
                <w:color w:val="000000"/>
              </w:rPr>
              <w:t>combustion, electrical, mechanical</w:t>
            </w:r>
            <w:r w:rsidR="00C73E6E">
              <w:rPr>
                <w:rFonts w:eastAsia="Times New Roman" w:cstheme="minorHAnsi"/>
                <w:color w:val="000000"/>
              </w:rPr>
              <w:t>, or steam</w:t>
            </w:r>
            <w:r w:rsidR="000879B3">
              <w:rPr>
                <w:rFonts w:eastAsia="Times New Roman" w:cstheme="minorHAnsi"/>
                <w:color w:val="000000"/>
              </w:rPr>
              <w:t>)</w:t>
            </w:r>
          </w:p>
        </w:tc>
      </w:tr>
      <w:tr w:rsidR="009B6700" w:rsidRPr="00541781" w14:paraId="6A342230" w14:textId="77777777" w:rsidTr="00EE25F8">
        <w:tc>
          <w:tcPr>
            <w:tcW w:w="1490" w:type="dxa"/>
          </w:tcPr>
          <w:p w14:paraId="4770E1FD" w14:textId="77777777" w:rsidR="009B6700" w:rsidRDefault="009B6700" w:rsidP="00EE25F8">
            <w:pPr>
              <w:contextualSpacing/>
              <w:rPr>
                <w:rFonts w:eastAsia="Times New Roman" w:cstheme="minorHAnsi"/>
                <w:color w:val="000000"/>
              </w:rPr>
            </w:pPr>
            <w:r>
              <w:rPr>
                <w:rFonts w:eastAsia="Times New Roman" w:cstheme="minorHAnsi"/>
                <w:color w:val="000000"/>
              </w:rPr>
              <w:t>Dimensional Core</w:t>
            </w:r>
            <w:r w:rsidR="00455B06">
              <w:rPr>
                <w:rFonts w:eastAsia="Times New Roman" w:cstheme="minorHAnsi"/>
                <w:color w:val="000000"/>
              </w:rPr>
              <w:t xml:space="preserve"> (Any)</w:t>
            </w:r>
          </w:p>
        </w:tc>
        <w:tc>
          <w:tcPr>
            <w:tcW w:w="1835" w:type="dxa"/>
          </w:tcPr>
          <w:p w14:paraId="509A81CC" w14:textId="77777777" w:rsidR="009B6700" w:rsidRDefault="009B6700">
            <w:pPr>
              <w:contextualSpacing/>
              <w:rPr>
                <w:rFonts w:eastAsia="Times New Roman" w:cstheme="minorHAnsi"/>
                <w:color w:val="000000"/>
              </w:rPr>
            </w:pPr>
            <w:r>
              <w:rPr>
                <w:rFonts w:eastAsia="Times New Roman" w:cstheme="minorHAnsi"/>
                <w:color w:val="000000"/>
              </w:rPr>
              <w:t>Epic (+4)</w:t>
            </w:r>
          </w:p>
        </w:tc>
        <w:tc>
          <w:tcPr>
            <w:tcW w:w="1652" w:type="dxa"/>
          </w:tcPr>
          <w:p w14:paraId="5272559C" w14:textId="77777777" w:rsidR="009B6700" w:rsidRPr="009D0365" w:rsidRDefault="009B6700" w:rsidP="00EE25F8">
            <w:pPr>
              <w:contextualSpacing/>
              <w:rPr>
                <w:rFonts w:eastAsia="Times New Roman" w:cstheme="minorHAnsi"/>
                <w:i/>
                <w:iCs/>
                <w:color w:val="000000"/>
                <w:rPrChange w:id="3446" w:author="Admin" w:date="2021-05-05T16:38:00Z">
                  <w:rPr>
                    <w:rFonts w:eastAsia="Times New Roman" w:cstheme="minorHAnsi"/>
                    <w:color w:val="000000"/>
                  </w:rPr>
                </w:rPrChange>
              </w:rPr>
            </w:pPr>
            <w:r w:rsidRPr="009D0365">
              <w:rPr>
                <w:rFonts w:eastAsia="Times New Roman" w:cstheme="minorHAnsi"/>
                <w:i/>
                <w:iCs/>
                <w:color w:val="000000"/>
                <w:rPrChange w:id="3447" w:author="Admin" w:date="2021-05-05T16:38:00Z">
                  <w:rPr>
                    <w:rFonts w:eastAsia="Times New Roman" w:cstheme="minorHAnsi"/>
                    <w:color w:val="000000"/>
                  </w:rPr>
                </w:rPrChange>
              </w:rPr>
              <w:t>Banishing Smite (5th)</w:t>
            </w:r>
          </w:p>
        </w:tc>
        <w:tc>
          <w:tcPr>
            <w:tcW w:w="3879" w:type="dxa"/>
          </w:tcPr>
          <w:p w14:paraId="074B2E19" w14:textId="77777777" w:rsidR="009B6700" w:rsidRDefault="009B6700">
            <w:pPr>
              <w:contextualSpacing/>
              <w:rPr>
                <w:rFonts w:eastAsia="Times New Roman" w:cstheme="minorHAnsi"/>
                <w:color w:val="000000"/>
              </w:rPr>
            </w:pPr>
            <w:r w:rsidRPr="00B463B9">
              <w:rPr>
                <w:rFonts w:eastAsia="Times New Roman" w:cstheme="minorHAnsi"/>
                <w:color w:val="000000"/>
              </w:rPr>
              <w:t>+2 lb., strike, engine (electrical</w:t>
            </w:r>
            <w:r>
              <w:rPr>
                <w:rFonts w:eastAsia="Times New Roman" w:cstheme="minorHAnsi"/>
                <w:color w:val="000000"/>
              </w:rPr>
              <w:t xml:space="preserve">, mana: any, </w:t>
            </w:r>
            <w:r w:rsidRPr="00B463B9">
              <w:rPr>
                <w:rFonts w:eastAsia="Times New Roman" w:cstheme="minorHAnsi"/>
                <w:color w:val="000000"/>
              </w:rPr>
              <w:t>or</w:t>
            </w:r>
            <w:r>
              <w:rPr>
                <w:rFonts w:eastAsia="Times New Roman" w:cstheme="minorHAnsi"/>
                <w:color w:val="000000"/>
              </w:rPr>
              <w:t xml:space="preserve"> soul: any</w:t>
            </w:r>
            <w:r w:rsidRPr="00B463B9">
              <w:rPr>
                <w:rFonts w:eastAsia="Times New Roman" w:cstheme="minorHAnsi"/>
                <w:color w:val="000000"/>
              </w:rPr>
              <w:t>)</w:t>
            </w:r>
          </w:p>
        </w:tc>
      </w:tr>
      <w:tr w:rsidR="009B6700" w:rsidRPr="00541781" w14:paraId="53AC4E58" w14:textId="77777777" w:rsidTr="00EE25F8">
        <w:tc>
          <w:tcPr>
            <w:tcW w:w="1490" w:type="dxa"/>
          </w:tcPr>
          <w:p w14:paraId="6D10729D" w14:textId="77777777" w:rsidR="009B6700" w:rsidRDefault="009B6700" w:rsidP="00EE25F8">
            <w:pPr>
              <w:contextualSpacing/>
              <w:rPr>
                <w:rFonts w:eastAsia="Times New Roman" w:cstheme="minorHAnsi"/>
                <w:color w:val="000000"/>
              </w:rPr>
            </w:pPr>
            <w:r>
              <w:rPr>
                <w:rFonts w:eastAsia="Times New Roman" w:cstheme="minorHAnsi"/>
                <w:color w:val="000000"/>
              </w:rPr>
              <w:t>Flashing Core</w:t>
            </w:r>
            <w:r w:rsidR="00455B06">
              <w:rPr>
                <w:rFonts w:eastAsia="Times New Roman" w:cstheme="minorHAnsi"/>
                <w:color w:val="000000"/>
              </w:rPr>
              <w:t xml:space="preserve"> (Any)</w:t>
            </w:r>
          </w:p>
        </w:tc>
        <w:tc>
          <w:tcPr>
            <w:tcW w:w="1835" w:type="dxa"/>
          </w:tcPr>
          <w:p w14:paraId="2B09CF72" w14:textId="77777777" w:rsidR="009B6700" w:rsidRDefault="009B6700" w:rsidP="00EE25F8">
            <w:pPr>
              <w:contextualSpacing/>
              <w:rPr>
                <w:rFonts w:eastAsia="Times New Roman" w:cstheme="minorHAnsi"/>
                <w:color w:val="000000"/>
              </w:rPr>
            </w:pPr>
            <w:r>
              <w:rPr>
                <w:rFonts w:eastAsia="Times New Roman" w:cstheme="minorHAnsi"/>
                <w:color w:val="000000"/>
              </w:rPr>
              <w:t>Rare (+3)</w:t>
            </w:r>
          </w:p>
        </w:tc>
        <w:tc>
          <w:tcPr>
            <w:tcW w:w="1652" w:type="dxa"/>
          </w:tcPr>
          <w:p w14:paraId="32681D29" w14:textId="77777777" w:rsidR="009B6700" w:rsidRPr="009D0365" w:rsidRDefault="009B6700" w:rsidP="00EE25F8">
            <w:pPr>
              <w:contextualSpacing/>
              <w:rPr>
                <w:rFonts w:eastAsia="Times New Roman" w:cstheme="minorHAnsi"/>
                <w:i/>
                <w:iCs/>
                <w:color w:val="000000"/>
                <w:rPrChange w:id="3448" w:author="Admin" w:date="2021-05-05T16:38:00Z">
                  <w:rPr>
                    <w:rFonts w:eastAsia="Times New Roman" w:cstheme="minorHAnsi"/>
                    <w:color w:val="000000"/>
                  </w:rPr>
                </w:rPrChange>
              </w:rPr>
            </w:pPr>
            <w:r w:rsidRPr="009D0365">
              <w:rPr>
                <w:rFonts w:eastAsia="Times New Roman" w:cstheme="minorHAnsi"/>
                <w:i/>
                <w:iCs/>
                <w:color w:val="000000"/>
                <w:rPrChange w:id="3449" w:author="Admin" w:date="2021-05-05T16:38:00Z">
                  <w:rPr>
                    <w:rFonts w:eastAsia="Times New Roman" w:cstheme="minorHAnsi"/>
                    <w:color w:val="000000"/>
                  </w:rPr>
                </w:rPrChange>
              </w:rPr>
              <w:t>Blinding Smite (3rd)</w:t>
            </w:r>
          </w:p>
        </w:tc>
        <w:tc>
          <w:tcPr>
            <w:tcW w:w="3879" w:type="dxa"/>
          </w:tcPr>
          <w:p w14:paraId="5F337214" w14:textId="77777777" w:rsidR="009B6700" w:rsidRDefault="009B6700">
            <w:pPr>
              <w:contextualSpacing/>
              <w:rPr>
                <w:rFonts w:eastAsia="Times New Roman" w:cstheme="minorHAnsi"/>
                <w:color w:val="000000"/>
              </w:rPr>
            </w:pPr>
            <w:r w:rsidRPr="00B463B9">
              <w:rPr>
                <w:rFonts w:eastAsia="Times New Roman" w:cstheme="minorHAnsi"/>
                <w:color w:val="000000"/>
              </w:rPr>
              <w:t>+2 lb., strike, engine (combustion</w:t>
            </w:r>
            <w:r>
              <w:rPr>
                <w:rFonts w:eastAsia="Times New Roman" w:cstheme="minorHAnsi"/>
                <w:color w:val="000000"/>
              </w:rPr>
              <w:t xml:space="preserve"> or </w:t>
            </w:r>
            <w:r w:rsidRPr="00B463B9">
              <w:rPr>
                <w:rFonts w:eastAsia="Times New Roman" w:cstheme="minorHAnsi"/>
                <w:color w:val="000000"/>
              </w:rPr>
              <w:t>electrical)</w:t>
            </w:r>
          </w:p>
        </w:tc>
      </w:tr>
      <w:tr w:rsidR="009B6700" w:rsidRPr="00541781" w14:paraId="3868DCB5" w14:textId="77777777" w:rsidTr="00EE25F8">
        <w:tc>
          <w:tcPr>
            <w:tcW w:w="1490" w:type="dxa"/>
          </w:tcPr>
          <w:p w14:paraId="14466116" w14:textId="77777777" w:rsidR="009B6700" w:rsidRDefault="009B6700">
            <w:pPr>
              <w:contextualSpacing/>
              <w:rPr>
                <w:rFonts w:eastAsia="Times New Roman" w:cstheme="minorHAnsi"/>
                <w:color w:val="000000"/>
              </w:rPr>
            </w:pPr>
            <w:r>
              <w:rPr>
                <w:rFonts w:eastAsia="Times New Roman" w:cstheme="minorHAnsi"/>
                <w:color w:val="000000"/>
              </w:rPr>
              <w:t>Resonating Spark</w:t>
            </w:r>
            <w:r w:rsidR="00455B06">
              <w:rPr>
                <w:rFonts w:eastAsia="Times New Roman" w:cstheme="minorHAnsi"/>
                <w:color w:val="000000"/>
              </w:rPr>
              <w:t xml:space="preserve"> (Battleaxe)</w:t>
            </w:r>
          </w:p>
        </w:tc>
        <w:tc>
          <w:tcPr>
            <w:tcW w:w="1835" w:type="dxa"/>
          </w:tcPr>
          <w:p w14:paraId="6B0737AC" w14:textId="77777777" w:rsidR="009B6700" w:rsidRDefault="009B6700" w:rsidP="00EE25F8">
            <w:pPr>
              <w:contextualSpacing/>
              <w:rPr>
                <w:rFonts w:eastAsia="Times New Roman" w:cstheme="minorHAnsi"/>
                <w:color w:val="000000"/>
              </w:rPr>
            </w:pPr>
            <w:r>
              <w:rPr>
                <w:rFonts w:eastAsia="Times New Roman" w:cstheme="minorHAnsi"/>
                <w:color w:val="000000"/>
              </w:rPr>
              <w:t>Uncommon (+2)</w:t>
            </w:r>
          </w:p>
        </w:tc>
        <w:tc>
          <w:tcPr>
            <w:tcW w:w="1652" w:type="dxa"/>
          </w:tcPr>
          <w:p w14:paraId="0EEFA18C" w14:textId="77777777" w:rsidR="009B6700" w:rsidRPr="009D0365" w:rsidRDefault="009B6700" w:rsidP="00EE25F8">
            <w:pPr>
              <w:contextualSpacing/>
              <w:rPr>
                <w:rFonts w:eastAsia="Times New Roman" w:cstheme="minorHAnsi"/>
                <w:i/>
                <w:iCs/>
                <w:color w:val="000000"/>
                <w:rPrChange w:id="3450" w:author="Admin" w:date="2021-05-05T16:38:00Z">
                  <w:rPr>
                    <w:rFonts w:eastAsia="Times New Roman" w:cstheme="minorHAnsi"/>
                    <w:color w:val="000000"/>
                  </w:rPr>
                </w:rPrChange>
              </w:rPr>
            </w:pPr>
            <w:r w:rsidRPr="009D0365">
              <w:rPr>
                <w:rFonts w:eastAsia="Times New Roman" w:cstheme="minorHAnsi"/>
                <w:i/>
                <w:iCs/>
                <w:color w:val="000000"/>
                <w:rPrChange w:id="3451" w:author="Admin" w:date="2021-05-05T16:38:00Z">
                  <w:rPr>
                    <w:rFonts w:eastAsia="Times New Roman" w:cstheme="minorHAnsi"/>
                    <w:color w:val="000000"/>
                  </w:rPr>
                </w:rPrChange>
              </w:rPr>
              <w:t>Branding Smite (2nd)</w:t>
            </w:r>
          </w:p>
        </w:tc>
        <w:tc>
          <w:tcPr>
            <w:tcW w:w="3879" w:type="dxa"/>
          </w:tcPr>
          <w:p w14:paraId="1A15263E" w14:textId="77777777" w:rsidR="009B6700" w:rsidRDefault="009B6700" w:rsidP="00EE25F8">
            <w:pPr>
              <w:contextualSpacing/>
              <w:rPr>
                <w:rFonts w:eastAsia="Times New Roman" w:cstheme="minorHAnsi"/>
                <w:color w:val="000000"/>
              </w:rPr>
            </w:pPr>
            <w:r w:rsidRPr="00B463B9">
              <w:rPr>
                <w:rFonts w:eastAsia="Times New Roman" w:cstheme="minorHAnsi"/>
                <w:color w:val="000000"/>
              </w:rPr>
              <w:t>+2 lb., strike, engine (combustion, electrical, or mechanical)</w:t>
            </w:r>
          </w:p>
        </w:tc>
      </w:tr>
      <w:tr w:rsidR="009B6700" w:rsidRPr="00541781" w14:paraId="45451924" w14:textId="77777777" w:rsidTr="00EE25F8">
        <w:tc>
          <w:tcPr>
            <w:tcW w:w="1490" w:type="dxa"/>
          </w:tcPr>
          <w:p w14:paraId="29E7F0D5" w14:textId="77777777" w:rsidR="009B6700" w:rsidRDefault="009B6700" w:rsidP="00EE25F8">
            <w:pPr>
              <w:contextualSpacing/>
              <w:rPr>
                <w:rFonts w:eastAsia="Times New Roman" w:cstheme="minorHAnsi"/>
                <w:color w:val="000000"/>
              </w:rPr>
            </w:pPr>
            <w:r>
              <w:rPr>
                <w:rFonts w:eastAsia="Times New Roman" w:cstheme="minorHAnsi"/>
                <w:color w:val="000000"/>
              </w:rPr>
              <w:t>Steam Hammer</w:t>
            </w:r>
            <w:r w:rsidR="00455B06">
              <w:rPr>
                <w:rFonts w:eastAsia="Times New Roman" w:cstheme="minorHAnsi"/>
                <w:color w:val="000000"/>
              </w:rPr>
              <w:t xml:space="preserve"> (Warhammer)</w:t>
            </w:r>
          </w:p>
        </w:tc>
        <w:tc>
          <w:tcPr>
            <w:tcW w:w="1835" w:type="dxa"/>
          </w:tcPr>
          <w:p w14:paraId="420EF67E" w14:textId="77777777" w:rsidR="009B6700" w:rsidRDefault="009B6700" w:rsidP="00EE25F8">
            <w:pPr>
              <w:contextualSpacing/>
              <w:rPr>
                <w:rFonts w:eastAsia="Times New Roman" w:cstheme="minorHAnsi"/>
                <w:color w:val="000000"/>
              </w:rPr>
            </w:pPr>
            <w:r>
              <w:rPr>
                <w:rFonts w:eastAsia="Times New Roman" w:cstheme="minorHAnsi"/>
                <w:color w:val="000000"/>
              </w:rPr>
              <w:t>Uncommon (+2)</w:t>
            </w:r>
          </w:p>
        </w:tc>
        <w:tc>
          <w:tcPr>
            <w:tcW w:w="1652" w:type="dxa"/>
          </w:tcPr>
          <w:p w14:paraId="531314D1" w14:textId="77777777" w:rsidR="009B6700" w:rsidRPr="009D0365" w:rsidRDefault="00455B06" w:rsidP="00EE25F8">
            <w:pPr>
              <w:contextualSpacing/>
              <w:rPr>
                <w:rFonts w:eastAsia="Times New Roman" w:cstheme="minorHAnsi"/>
                <w:i/>
                <w:iCs/>
                <w:color w:val="000000"/>
                <w:rPrChange w:id="3452" w:author="Admin" w:date="2021-05-05T16:38:00Z">
                  <w:rPr>
                    <w:rFonts w:eastAsia="Times New Roman" w:cstheme="minorHAnsi"/>
                    <w:color w:val="000000"/>
                  </w:rPr>
                </w:rPrChange>
              </w:rPr>
            </w:pPr>
            <w:r w:rsidRPr="009D0365">
              <w:rPr>
                <w:rFonts w:eastAsia="Times New Roman" w:cstheme="minorHAnsi"/>
                <w:i/>
                <w:iCs/>
                <w:color w:val="000000"/>
                <w:rPrChange w:id="3453" w:author="Admin" w:date="2021-05-05T16:38:00Z">
                  <w:rPr>
                    <w:rFonts w:eastAsia="Times New Roman" w:cstheme="minorHAnsi"/>
                    <w:color w:val="000000"/>
                  </w:rPr>
                </w:rPrChange>
              </w:rPr>
              <w:t>Thunderous</w:t>
            </w:r>
            <w:r w:rsidR="009B6700" w:rsidRPr="009D0365">
              <w:rPr>
                <w:rFonts w:eastAsia="Times New Roman" w:cstheme="minorHAnsi"/>
                <w:i/>
                <w:iCs/>
                <w:color w:val="000000"/>
                <w:rPrChange w:id="3454" w:author="Admin" w:date="2021-05-05T16:38:00Z">
                  <w:rPr>
                    <w:rFonts w:eastAsia="Times New Roman" w:cstheme="minorHAnsi"/>
                    <w:color w:val="000000"/>
                  </w:rPr>
                </w:rPrChange>
              </w:rPr>
              <w:t xml:space="preserve"> Smite (2nd)</w:t>
            </w:r>
          </w:p>
        </w:tc>
        <w:tc>
          <w:tcPr>
            <w:tcW w:w="3879" w:type="dxa"/>
          </w:tcPr>
          <w:p w14:paraId="1E1275FC" w14:textId="77777777" w:rsidR="009B6700" w:rsidRDefault="009B6700">
            <w:pPr>
              <w:contextualSpacing/>
              <w:rPr>
                <w:rFonts w:eastAsia="Times New Roman" w:cstheme="minorHAnsi"/>
                <w:color w:val="000000"/>
              </w:rPr>
            </w:pPr>
            <w:r w:rsidRPr="00B463B9">
              <w:rPr>
                <w:rFonts w:eastAsia="Times New Roman" w:cstheme="minorHAnsi"/>
                <w:color w:val="000000"/>
              </w:rPr>
              <w:t>+2 lb., strike, engine (combustion</w:t>
            </w:r>
            <w:r w:rsidR="00C73E6E">
              <w:rPr>
                <w:rFonts w:eastAsia="Times New Roman" w:cstheme="minorHAnsi"/>
                <w:color w:val="000000"/>
              </w:rPr>
              <w:t>,</w:t>
            </w:r>
            <w:r>
              <w:rPr>
                <w:rFonts w:eastAsia="Times New Roman" w:cstheme="minorHAnsi"/>
                <w:color w:val="000000"/>
              </w:rPr>
              <w:t xml:space="preserve"> </w:t>
            </w:r>
            <w:r w:rsidRPr="00B463B9">
              <w:rPr>
                <w:rFonts w:eastAsia="Times New Roman" w:cstheme="minorHAnsi"/>
                <w:color w:val="000000"/>
              </w:rPr>
              <w:t>mechanical</w:t>
            </w:r>
            <w:r w:rsidR="00C73E6E">
              <w:rPr>
                <w:rFonts w:eastAsia="Times New Roman" w:cstheme="minorHAnsi"/>
                <w:color w:val="000000"/>
              </w:rPr>
              <w:t>, or steam</w:t>
            </w:r>
            <w:r w:rsidRPr="00B463B9">
              <w:rPr>
                <w:rFonts w:eastAsia="Times New Roman" w:cstheme="minorHAnsi"/>
                <w:color w:val="000000"/>
              </w:rPr>
              <w:t>)</w:t>
            </w:r>
          </w:p>
        </w:tc>
      </w:tr>
      <w:tr w:rsidR="009B6700" w:rsidRPr="00541781" w14:paraId="3EFD7F48" w14:textId="77777777" w:rsidTr="00EE25F8">
        <w:tc>
          <w:tcPr>
            <w:tcW w:w="1490" w:type="dxa"/>
          </w:tcPr>
          <w:p w14:paraId="06E256B1" w14:textId="77777777" w:rsidR="009B6700" w:rsidRDefault="009B6700">
            <w:pPr>
              <w:contextualSpacing/>
              <w:rPr>
                <w:rFonts w:eastAsia="Times New Roman" w:cstheme="minorHAnsi"/>
                <w:color w:val="000000"/>
              </w:rPr>
            </w:pPr>
            <w:r>
              <w:rPr>
                <w:rFonts w:eastAsia="Times New Roman" w:cstheme="minorHAnsi"/>
                <w:color w:val="000000"/>
              </w:rPr>
              <w:t xml:space="preserve">White-Hot </w:t>
            </w:r>
            <w:r w:rsidR="00455B06">
              <w:rPr>
                <w:rFonts w:eastAsia="Times New Roman" w:cstheme="minorHAnsi"/>
                <w:color w:val="000000"/>
              </w:rPr>
              <w:t>Core (Any)</w:t>
            </w:r>
          </w:p>
        </w:tc>
        <w:tc>
          <w:tcPr>
            <w:tcW w:w="1835" w:type="dxa"/>
          </w:tcPr>
          <w:p w14:paraId="34248B42" w14:textId="77777777" w:rsidR="009B6700" w:rsidRDefault="009B6700" w:rsidP="00EE25F8">
            <w:pPr>
              <w:contextualSpacing/>
              <w:rPr>
                <w:rFonts w:eastAsia="Times New Roman" w:cstheme="minorHAnsi"/>
                <w:color w:val="000000"/>
              </w:rPr>
            </w:pPr>
            <w:r>
              <w:rPr>
                <w:rFonts w:eastAsia="Times New Roman" w:cstheme="minorHAnsi"/>
                <w:color w:val="000000"/>
              </w:rPr>
              <w:t>Uncommon (+2)</w:t>
            </w:r>
          </w:p>
        </w:tc>
        <w:tc>
          <w:tcPr>
            <w:tcW w:w="1652" w:type="dxa"/>
          </w:tcPr>
          <w:p w14:paraId="78FF3D56" w14:textId="77777777" w:rsidR="009B6700" w:rsidRPr="009D0365" w:rsidRDefault="009B6700" w:rsidP="00EE25F8">
            <w:pPr>
              <w:contextualSpacing/>
              <w:rPr>
                <w:rFonts w:eastAsia="Times New Roman" w:cstheme="minorHAnsi"/>
                <w:i/>
                <w:iCs/>
                <w:color w:val="000000"/>
                <w:rPrChange w:id="3455" w:author="Admin" w:date="2021-05-05T16:38:00Z">
                  <w:rPr>
                    <w:rFonts w:eastAsia="Times New Roman" w:cstheme="minorHAnsi"/>
                    <w:color w:val="000000"/>
                  </w:rPr>
                </w:rPrChange>
              </w:rPr>
            </w:pPr>
            <w:r w:rsidRPr="009D0365">
              <w:rPr>
                <w:rFonts w:eastAsia="Times New Roman" w:cstheme="minorHAnsi"/>
                <w:i/>
                <w:iCs/>
                <w:color w:val="000000"/>
                <w:rPrChange w:id="3456" w:author="Admin" w:date="2021-05-05T16:38:00Z">
                  <w:rPr>
                    <w:rFonts w:eastAsia="Times New Roman" w:cstheme="minorHAnsi"/>
                    <w:color w:val="000000"/>
                  </w:rPr>
                </w:rPrChange>
              </w:rPr>
              <w:t>Searing Smite (1st)</w:t>
            </w:r>
          </w:p>
        </w:tc>
        <w:tc>
          <w:tcPr>
            <w:tcW w:w="3879" w:type="dxa"/>
          </w:tcPr>
          <w:p w14:paraId="72E10EB1" w14:textId="77777777" w:rsidR="009B6700" w:rsidRDefault="009B6700">
            <w:pPr>
              <w:contextualSpacing/>
              <w:rPr>
                <w:rFonts w:eastAsia="Times New Roman" w:cstheme="minorHAnsi"/>
                <w:color w:val="000000"/>
              </w:rPr>
            </w:pPr>
            <w:r w:rsidRPr="00B463B9">
              <w:rPr>
                <w:rFonts w:eastAsia="Times New Roman" w:cstheme="minorHAnsi"/>
                <w:color w:val="000000"/>
              </w:rPr>
              <w:t>+2 lb., strike, engine (</w:t>
            </w:r>
            <w:r w:rsidR="00C73E6E">
              <w:rPr>
                <w:rFonts w:eastAsia="Times New Roman" w:cstheme="minorHAnsi"/>
                <w:color w:val="000000"/>
              </w:rPr>
              <w:t xml:space="preserve">combustion, </w:t>
            </w:r>
            <w:r w:rsidRPr="00B463B9">
              <w:rPr>
                <w:rFonts w:eastAsia="Times New Roman" w:cstheme="minorHAnsi"/>
                <w:color w:val="000000"/>
              </w:rPr>
              <w:t>electrical</w:t>
            </w:r>
            <w:r w:rsidR="00C73E6E">
              <w:rPr>
                <w:rFonts w:eastAsia="Times New Roman" w:cstheme="minorHAnsi"/>
                <w:color w:val="000000"/>
              </w:rPr>
              <w:t>, or steam</w:t>
            </w:r>
            <w:r w:rsidRPr="00B463B9">
              <w:rPr>
                <w:rFonts w:eastAsia="Times New Roman" w:cstheme="minorHAnsi"/>
                <w:color w:val="000000"/>
              </w:rPr>
              <w:t>)</w:t>
            </w:r>
          </w:p>
        </w:tc>
      </w:tr>
    </w:tbl>
    <w:p w14:paraId="1E08C50D" w14:textId="77777777" w:rsidR="000879B3" w:rsidRDefault="000879B3" w:rsidP="00937E86">
      <w:pPr>
        <w:contextualSpacing/>
        <w:rPr>
          <w:rFonts w:eastAsia="Times New Roman" w:cstheme="minorHAnsi"/>
          <w:b/>
          <w:bCs/>
          <w:color w:val="000000"/>
          <w:sz w:val="20"/>
          <w:szCs w:val="20"/>
        </w:rPr>
      </w:pPr>
    </w:p>
    <w:p w14:paraId="517C39AC" w14:textId="77777777" w:rsidR="00EA1E73" w:rsidRDefault="00EA1E73" w:rsidP="00EA1E73">
      <w:pPr>
        <w:rPr>
          <w:ins w:id="3457" w:author="Admin" w:date="2020-10-19T21:26:00Z"/>
          <w:b/>
          <w:bCs/>
        </w:rPr>
      </w:pPr>
      <w:ins w:id="3458" w:author="Admin" w:date="2020-10-19T21:26:00Z">
        <w:r>
          <w:rPr>
            <w:b/>
            <w:bCs/>
          </w:rPr>
          <w:t>DESCRIPTION</w:t>
        </w:r>
      </w:ins>
    </w:p>
    <w:p w14:paraId="25BD4CEF" w14:textId="77777777" w:rsidR="00EA1E73" w:rsidRDefault="00EA1E73">
      <w:pPr>
        <w:contextualSpacing/>
        <w:rPr>
          <w:ins w:id="3459" w:author="Admin" w:date="2020-10-19T21:26:00Z"/>
          <w:rFonts w:eastAsia="Times New Roman" w:cstheme="minorHAnsi"/>
          <w:i/>
          <w:iCs/>
          <w:color w:val="000000"/>
        </w:rPr>
        <w:sectPr w:rsidR="00EA1E73" w:rsidSect="00AB25EF">
          <w:type w:val="continuous"/>
          <w:pgSz w:w="12240" w:h="15840"/>
          <w:pgMar w:top="1440" w:right="1800" w:bottom="1440" w:left="1800" w:header="708" w:footer="708" w:gutter="0"/>
          <w:cols w:space="708"/>
          <w:docGrid w:linePitch="360"/>
        </w:sectPr>
      </w:pPr>
    </w:p>
    <w:p w14:paraId="6A3D314E" w14:textId="77777777" w:rsidR="009B6700" w:rsidRDefault="009B6700">
      <w:pPr>
        <w:contextualSpacing/>
        <w:rPr>
          <w:rFonts w:eastAsia="Times New Roman" w:cstheme="minorHAnsi"/>
          <w:color w:val="000000"/>
        </w:rPr>
      </w:pPr>
      <w:r w:rsidRPr="00EA1E73">
        <w:rPr>
          <w:rFonts w:eastAsia="Times New Roman" w:cstheme="minorHAnsi"/>
          <w:i/>
          <w:iCs/>
          <w:color w:val="000000"/>
          <w:rPrChange w:id="3460" w:author="Admin" w:date="2020-10-19T21:26:00Z">
            <w:rPr>
              <w:rFonts w:eastAsia="Times New Roman" w:cstheme="minorHAnsi"/>
              <w:b/>
              <w:bCs/>
              <w:color w:val="000000"/>
            </w:rPr>
          </w:rPrChange>
        </w:rPr>
        <w:lastRenderedPageBreak/>
        <w:t>Buzz Saw</w:t>
      </w:r>
      <w:r w:rsidRPr="000D5DB5">
        <w:rPr>
          <w:rFonts w:eastAsia="Times New Roman" w:cstheme="minorHAnsi"/>
          <w:i/>
          <w:iCs/>
          <w:color w:val="000000"/>
        </w:rPr>
        <w:t xml:space="preserve"> </w:t>
      </w:r>
      <w:r w:rsidRPr="00134BC3">
        <w:rPr>
          <w:rFonts w:eastAsia="Times New Roman" w:cstheme="minorHAnsi"/>
          <w:color w:val="000000"/>
        </w:rPr>
        <w:t xml:space="preserve">This </w:t>
      </w:r>
      <w:r w:rsidR="00455B06">
        <w:rPr>
          <w:rFonts w:eastAsia="Times New Roman" w:cstheme="minorHAnsi"/>
          <w:color w:val="000000"/>
        </w:rPr>
        <w:t xml:space="preserve">shortsword has a thick cross-hatch with slowly grinding gears and a toothed blade. If using a charge, the buzz saw blade </w:t>
      </w:r>
      <w:r w:rsidRPr="00134BC3">
        <w:rPr>
          <w:rFonts w:eastAsia="Times New Roman" w:cstheme="minorHAnsi"/>
          <w:color w:val="000000"/>
        </w:rPr>
        <w:t xml:space="preserve">deals </w:t>
      </w:r>
      <w:r w:rsidR="00455B06">
        <w:rPr>
          <w:rFonts w:eastAsia="Times New Roman" w:cstheme="minorHAnsi"/>
          <w:color w:val="000000"/>
        </w:rPr>
        <w:t xml:space="preserve">extra slashing </w:t>
      </w:r>
      <w:r w:rsidRPr="00134BC3">
        <w:rPr>
          <w:rFonts w:eastAsia="Times New Roman" w:cstheme="minorHAnsi"/>
          <w:color w:val="000000"/>
        </w:rPr>
        <w:t>damage</w:t>
      </w:r>
      <w:r w:rsidR="00455B06">
        <w:rPr>
          <w:rFonts w:eastAsia="Times New Roman" w:cstheme="minorHAnsi"/>
          <w:color w:val="000000"/>
        </w:rPr>
        <w:t xml:space="preserve"> equal to 1d6</w:t>
      </w:r>
      <w:r w:rsidRPr="00134BC3">
        <w:rPr>
          <w:rFonts w:eastAsia="Times New Roman" w:cstheme="minorHAnsi"/>
          <w:color w:val="000000"/>
        </w:rPr>
        <w:t xml:space="preserve">, and </w:t>
      </w:r>
      <w:r w:rsidR="00455B06">
        <w:rPr>
          <w:rFonts w:eastAsia="Times New Roman" w:cstheme="minorHAnsi"/>
          <w:color w:val="000000"/>
        </w:rPr>
        <w:t xml:space="preserve">the </w:t>
      </w:r>
      <w:r w:rsidRPr="00134BC3">
        <w:rPr>
          <w:rFonts w:eastAsia="Times New Roman" w:cstheme="minorHAnsi"/>
          <w:color w:val="000000"/>
        </w:rPr>
        <w:t xml:space="preserve">target has disadvantage to attack rolls for one </w:t>
      </w:r>
      <w:r w:rsidRPr="000D5DB5">
        <w:rPr>
          <w:rFonts w:eastAsia="Times New Roman" w:cstheme="minorHAnsi"/>
          <w:color w:val="000000"/>
        </w:rPr>
        <w:t>round</w:t>
      </w:r>
      <w:r w:rsidRPr="00134BC3">
        <w:rPr>
          <w:rFonts w:eastAsia="Times New Roman" w:cstheme="minorHAnsi"/>
          <w:color w:val="000000"/>
        </w:rPr>
        <w:t xml:space="preserve">. This otherwise replicates the Druid’s </w:t>
      </w:r>
      <w:r w:rsidRPr="00FB4598">
        <w:rPr>
          <w:rFonts w:eastAsia="Times New Roman" w:cstheme="minorHAnsi"/>
          <w:i/>
          <w:iCs/>
          <w:color w:val="000000"/>
        </w:rPr>
        <w:t>swipe and shred</w:t>
      </w:r>
      <w:r w:rsidRPr="00134BC3">
        <w:rPr>
          <w:rFonts w:eastAsia="Times New Roman" w:cstheme="minorHAnsi"/>
          <w:color w:val="000000"/>
        </w:rPr>
        <w:t xml:space="preserve"> spell. </w:t>
      </w:r>
    </w:p>
    <w:p w14:paraId="48997E4A" w14:textId="77777777" w:rsidR="00455B06" w:rsidRDefault="00455B06">
      <w:pPr>
        <w:contextualSpacing/>
        <w:rPr>
          <w:rFonts w:eastAsia="Times New Roman" w:cstheme="minorHAnsi"/>
          <w:color w:val="000000"/>
        </w:rPr>
      </w:pPr>
      <w:r w:rsidRPr="00EA1E73">
        <w:rPr>
          <w:rFonts w:eastAsia="Times New Roman" w:cstheme="minorHAnsi"/>
          <w:i/>
          <w:iCs/>
          <w:color w:val="000000"/>
          <w:rPrChange w:id="3461" w:author="Admin" w:date="2020-10-19T21:26:00Z">
            <w:rPr>
              <w:rFonts w:eastAsia="Times New Roman" w:cstheme="minorHAnsi"/>
              <w:b/>
              <w:bCs/>
              <w:color w:val="000000"/>
            </w:rPr>
          </w:rPrChange>
        </w:rPr>
        <w:t>Dimensional Core</w:t>
      </w:r>
      <w:r>
        <w:rPr>
          <w:rFonts w:eastAsia="Times New Roman" w:cstheme="minorHAnsi"/>
          <w:b/>
          <w:bCs/>
          <w:color w:val="000000"/>
        </w:rPr>
        <w:t xml:space="preserve"> </w:t>
      </w:r>
      <w:r>
        <w:rPr>
          <w:rFonts w:eastAsia="Times New Roman" w:cstheme="minorHAnsi"/>
          <w:color w:val="000000"/>
        </w:rPr>
        <w:t xml:space="preserve">This core gadget can replicate the </w:t>
      </w:r>
      <w:r>
        <w:rPr>
          <w:rFonts w:eastAsia="Times New Roman" w:cstheme="minorHAnsi"/>
          <w:i/>
          <w:iCs/>
          <w:color w:val="000000"/>
        </w:rPr>
        <w:t xml:space="preserve">banishing smite </w:t>
      </w:r>
      <w:r>
        <w:rPr>
          <w:rFonts w:eastAsia="Times New Roman" w:cstheme="minorHAnsi"/>
          <w:color w:val="000000"/>
        </w:rPr>
        <w:t xml:space="preserve">spell, dimensionally exiling the target hit. </w:t>
      </w:r>
    </w:p>
    <w:p w14:paraId="438EA783" w14:textId="77777777" w:rsidR="00455B06" w:rsidRPr="00455B06" w:rsidRDefault="00455B06">
      <w:pPr>
        <w:contextualSpacing/>
        <w:rPr>
          <w:rFonts w:eastAsia="Times New Roman" w:cstheme="minorHAnsi"/>
          <w:color w:val="000000"/>
        </w:rPr>
      </w:pPr>
      <w:r w:rsidRPr="00EA1E73">
        <w:rPr>
          <w:rFonts w:eastAsia="Times New Roman" w:cstheme="minorHAnsi"/>
          <w:i/>
          <w:iCs/>
          <w:color w:val="000000"/>
          <w:rPrChange w:id="3462" w:author="Admin" w:date="2020-10-19T21:26:00Z">
            <w:rPr>
              <w:rFonts w:eastAsia="Times New Roman" w:cstheme="minorHAnsi"/>
              <w:b/>
              <w:bCs/>
              <w:color w:val="000000"/>
            </w:rPr>
          </w:rPrChange>
        </w:rPr>
        <w:lastRenderedPageBreak/>
        <w:t>Steam Hammer</w:t>
      </w:r>
      <w:r>
        <w:rPr>
          <w:rFonts w:eastAsia="Times New Roman" w:cstheme="minorHAnsi"/>
          <w:b/>
          <w:bCs/>
          <w:color w:val="000000"/>
        </w:rPr>
        <w:t xml:space="preserve"> </w:t>
      </w:r>
      <w:r>
        <w:rPr>
          <w:rFonts w:eastAsia="Times New Roman" w:cstheme="minorHAnsi"/>
          <w:color w:val="000000"/>
        </w:rPr>
        <w:t xml:space="preserve">Usually used by dwarven tinkers, this warhammer replicates the </w:t>
      </w:r>
      <w:r>
        <w:rPr>
          <w:rFonts w:eastAsia="Times New Roman" w:cstheme="minorHAnsi"/>
          <w:i/>
          <w:iCs/>
          <w:color w:val="000000"/>
        </w:rPr>
        <w:t xml:space="preserve">thunderous smite </w:t>
      </w:r>
      <w:r>
        <w:rPr>
          <w:rFonts w:eastAsia="Times New Roman" w:cstheme="minorHAnsi"/>
          <w:color w:val="000000"/>
        </w:rPr>
        <w:t xml:space="preserve">spell, dealing extra damage and has a chance of pushing away the target and knocking them prone. </w:t>
      </w:r>
    </w:p>
    <w:p w14:paraId="52BD2322" w14:textId="77777777" w:rsidR="009B6700" w:rsidRPr="00E95E1F" w:rsidRDefault="00455B06" w:rsidP="00937E86">
      <w:pPr>
        <w:contextualSpacing/>
        <w:rPr>
          <w:rFonts w:eastAsia="Times New Roman" w:cstheme="minorHAnsi"/>
          <w:color w:val="000000"/>
        </w:rPr>
      </w:pPr>
      <w:r w:rsidRPr="00EA1E73">
        <w:rPr>
          <w:rFonts w:eastAsia="Times New Roman" w:cstheme="minorHAnsi"/>
          <w:i/>
          <w:iCs/>
          <w:color w:val="000000"/>
          <w:rPrChange w:id="3463" w:author="Admin" w:date="2020-10-19T21:26:00Z">
            <w:rPr>
              <w:rFonts w:eastAsia="Times New Roman" w:cstheme="minorHAnsi"/>
              <w:b/>
              <w:bCs/>
              <w:color w:val="000000"/>
            </w:rPr>
          </w:rPrChange>
        </w:rPr>
        <w:t>White-Hot Core</w:t>
      </w:r>
      <w:r w:rsidRPr="00E95E1F">
        <w:rPr>
          <w:rFonts w:eastAsia="Times New Roman" w:cstheme="minorHAnsi"/>
          <w:color w:val="000000"/>
        </w:rPr>
        <w:t xml:space="preserve"> </w:t>
      </w:r>
      <w:r>
        <w:rPr>
          <w:rFonts w:eastAsia="Times New Roman" w:cstheme="minorHAnsi"/>
          <w:color w:val="000000"/>
        </w:rPr>
        <w:t xml:space="preserve">This core gadget replicates the </w:t>
      </w:r>
      <w:r>
        <w:rPr>
          <w:rFonts w:eastAsia="Times New Roman" w:cstheme="minorHAnsi"/>
          <w:i/>
          <w:iCs/>
          <w:color w:val="000000"/>
        </w:rPr>
        <w:t xml:space="preserve">searing smite </w:t>
      </w:r>
      <w:r>
        <w:rPr>
          <w:rFonts w:eastAsia="Times New Roman" w:cstheme="minorHAnsi"/>
          <w:color w:val="000000"/>
        </w:rPr>
        <w:t xml:space="preserve">spell, becoming white-hot or radiating a shimmer of heat that transfers to the target of the attack. </w:t>
      </w:r>
    </w:p>
    <w:p w14:paraId="3CF9A153" w14:textId="77777777" w:rsidR="00EA1E73" w:rsidRDefault="00EA1E73" w:rsidP="00E95E1F">
      <w:pPr>
        <w:contextualSpacing/>
        <w:rPr>
          <w:ins w:id="3464" w:author="Admin" w:date="2020-10-19T21:26:00Z"/>
        </w:rPr>
        <w:sectPr w:rsidR="00EA1E73" w:rsidSect="00EA1E73">
          <w:type w:val="continuous"/>
          <w:pgSz w:w="12240" w:h="15840"/>
          <w:pgMar w:top="1440" w:right="1800" w:bottom="1440" w:left="1800" w:header="708" w:footer="708" w:gutter="0"/>
          <w:cols w:num="2" w:space="708"/>
          <w:docGrid w:linePitch="360"/>
          <w:sectPrChange w:id="3465" w:author="Admin" w:date="2020-10-19T21:26:00Z">
            <w:sectPr w:rsidR="00EA1E73" w:rsidSect="00EA1E73">
              <w:pgMar w:top="1440" w:right="1800" w:bottom="1440" w:left="1800" w:header="708" w:footer="708" w:gutter="0"/>
              <w:cols w:num="1"/>
            </w:sectPr>
          </w:sectPrChange>
        </w:sectPr>
      </w:pPr>
    </w:p>
    <w:p w14:paraId="4FAEBC0D" w14:textId="77777777" w:rsidR="00937E86" w:rsidRDefault="00937E86" w:rsidP="00E95E1F">
      <w:pPr>
        <w:contextualSpacing/>
      </w:pPr>
    </w:p>
    <w:p w14:paraId="7D7122D3" w14:textId="77777777" w:rsidR="00E6665B" w:rsidRPr="00742135" w:rsidRDefault="008D1533" w:rsidP="00E95E1F">
      <w:pPr>
        <w:pStyle w:val="Heading5"/>
        <w:rPr>
          <w:sz w:val="27"/>
          <w:szCs w:val="27"/>
        </w:rPr>
      </w:pPr>
      <w:r>
        <w:t xml:space="preserve">Gadgets: </w:t>
      </w:r>
      <w:r w:rsidR="00E6665B" w:rsidRPr="00A00DA8">
        <w:t>Traps</w:t>
      </w:r>
    </w:p>
    <w:p w14:paraId="7851EC43" w14:textId="77777777" w:rsidR="00E6665B" w:rsidRPr="000D5DB5" w:rsidRDefault="00E6665B" w:rsidP="00E6665B">
      <w:pPr>
        <w:contextualSpacing/>
        <w:rPr>
          <w:rFonts w:eastAsia="Times New Roman" w:cstheme="minorHAnsi"/>
          <w:sz w:val="24"/>
          <w:szCs w:val="24"/>
        </w:rPr>
      </w:pPr>
      <w:r w:rsidRPr="000D5DB5">
        <w:rPr>
          <w:rFonts w:eastAsia="Times New Roman" w:cstheme="minorHAnsi"/>
          <w:color w:val="000000"/>
        </w:rPr>
        <w:t xml:space="preserve">Traps are </w:t>
      </w:r>
      <w:r>
        <w:rPr>
          <w:rFonts w:eastAsia="Times New Roman" w:cstheme="minorHAnsi"/>
          <w:color w:val="000000"/>
        </w:rPr>
        <w:t xml:space="preserve">often-hostile </w:t>
      </w:r>
      <w:r w:rsidRPr="000D5DB5">
        <w:rPr>
          <w:rFonts w:eastAsia="Times New Roman" w:cstheme="minorHAnsi"/>
          <w:color w:val="000000"/>
        </w:rPr>
        <w:t>gadgets that perform a single use</w:t>
      </w:r>
      <w:r>
        <w:rPr>
          <w:rFonts w:eastAsia="Times New Roman" w:cstheme="minorHAnsi"/>
          <w:color w:val="000000"/>
        </w:rPr>
        <w:t xml:space="preserve"> (and are thus priced as consumables)</w:t>
      </w:r>
      <w:r w:rsidRPr="000D5DB5">
        <w:rPr>
          <w:rFonts w:eastAsia="Times New Roman" w:cstheme="minorHAnsi"/>
          <w:color w:val="000000"/>
        </w:rPr>
        <w:t>. They can be deployed and primed with an action, and they become active after being primed by one round. Whenever a creature moves to 10 feet or closer to a trap, it triggers and discharges its effect. The DCs are equal to that of a device.</w:t>
      </w:r>
    </w:p>
    <w:p w14:paraId="79E1D107" w14:textId="77777777" w:rsidR="00E6665B" w:rsidRDefault="00E6665B" w:rsidP="00E6665B">
      <w:pPr>
        <w:contextualSpacing/>
        <w:rPr>
          <w:rFonts w:eastAsia="Times New Roman" w:cstheme="minorHAnsi"/>
          <w:color w:val="000000"/>
        </w:rPr>
      </w:pPr>
      <w:r>
        <w:rPr>
          <w:rFonts w:eastAsia="Times New Roman" w:cstheme="minorHAnsi"/>
          <w:color w:val="000000"/>
        </w:rPr>
        <w:t xml:space="preserve">Once used, fixing a trap costs </w:t>
      </w:r>
      <w:r w:rsidRPr="000D5DB5">
        <w:rPr>
          <w:rFonts w:eastAsia="Times New Roman" w:cstheme="minorHAnsi"/>
          <w:color w:val="000000"/>
        </w:rPr>
        <w:t xml:space="preserve">half the time and </w:t>
      </w:r>
      <w:r>
        <w:rPr>
          <w:rFonts w:eastAsia="Times New Roman" w:cstheme="minorHAnsi"/>
          <w:color w:val="000000"/>
        </w:rPr>
        <w:t xml:space="preserve">gold </w:t>
      </w:r>
      <w:r w:rsidRPr="000D5DB5">
        <w:rPr>
          <w:rFonts w:eastAsia="Times New Roman" w:cstheme="minorHAnsi"/>
          <w:color w:val="000000"/>
        </w:rPr>
        <w:t xml:space="preserve">to make them. </w:t>
      </w:r>
    </w:p>
    <w:p w14:paraId="671D0223" w14:textId="77777777" w:rsidR="00E6665B" w:rsidRDefault="00E6665B" w:rsidP="00E6665B">
      <w:pPr>
        <w:contextualSpacing/>
        <w:rPr>
          <w:rFonts w:eastAsia="Times New Roman" w:cstheme="minorHAnsi"/>
          <w:sz w:val="24"/>
          <w:szCs w:val="24"/>
        </w:rPr>
      </w:pPr>
    </w:p>
    <w:tbl>
      <w:tblPr>
        <w:tblStyle w:val="TableGrid"/>
        <w:tblW w:w="0" w:type="auto"/>
        <w:tblLook w:val="04A0" w:firstRow="1" w:lastRow="0" w:firstColumn="1" w:lastColumn="0" w:noHBand="0" w:noVBand="1"/>
      </w:tblPr>
      <w:tblGrid>
        <w:gridCol w:w="1490"/>
        <w:gridCol w:w="1835"/>
        <w:gridCol w:w="1652"/>
        <w:gridCol w:w="3879"/>
      </w:tblGrid>
      <w:tr w:rsidR="00455B06" w:rsidRPr="00541781" w14:paraId="0CCA6B98" w14:textId="77777777" w:rsidTr="00EE25F8">
        <w:tc>
          <w:tcPr>
            <w:tcW w:w="1490" w:type="dxa"/>
          </w:tcPr>
          <w:p w14:paraId="5EE7D7A6" w14:textId="77777777" w:rsidR="00455B06" w:rsidRPr="00541781" w:rsidRDefault="00455B06">
            <w:pPr>
              <w:contextualSpacing/>
              <w:rPr>
                <w:rFonts w:eastAsia="Times New Roman" w:cstheme="minorHAnsi"/>
                <w:b/>
                <w:bCs/>
                <w:color w:val="000000"/>
              </w:rPr>
            </w:pPr>
            <w:r w:rsidRPr="00541781">
              <w:rPr>
                <w:rFonts w:eastAsia="Times New Roman" w:cstheme="minorHAnsi"/>
                <w:b/>
                <w:bCs/>
                <w:color w:val="000000"/>
              </w:rPr>
              <w:t>Name</w:t>
            </w:r>
            <w:r>
              <w:rPr>
                <w:rFonts w:eastAsia="Times New Roman" w:cstheme="minorHAnsi"/>
                <w:b/>
                <w:bCs/>
                <w:color w:val="000000"/>
              </w:rPr>
              <w:t xml:space="preserve"> </w:t>
            </w:r>
          </w:p>
        </w:tc>
        <w:tc>
          <w:tcPr>
            <w:tcW w:w="1835" w:type="dxa"/>
          </w:tcPr>
          <w:p w14:paraId="7F48DA76" w14:textId="77777777" w:rsidR="00455B06" w:rsidRPr="00541781" w:rsidRDefault="00455B06" w:rsidP="00EE25F8">
            <w:pPr>
              <w:contextualSpacing/>
              <w:rPr>
                <w:rFonts w:eastAsia="Times New Roman" w:cstheme="minorHAnsi"/>
                <w:b/>
                <w:bCs/>
                <w:color w:val="000000"/>
              </w:rPr>
            </w:pPr>
            <w:r>
              <w:rPr>
                <w:rFonts w:eastAsia="Times New Roman" w:cstheme="minorHAnsi"/>
                <w:b/>
                <w:bCs/>
                <w:color w:val="000000"/>
              </w:rPr>
              <w:t>Rarity</w:t>
            </w:r>
            <w:r w:rsidRPr="00541781">
              <w:rPr>
                <w:rFonts w:eastAsia="Times New Roman" w:cstheme="minorHAnsi"/>
                <w:b/>
                <w:bCs/>
                <w:color w:val="000000"/>
              </w:rPr>
              <w:t>/EP</w:t>
            </w:r>
          </w:p>
        </w:tc>
        <w:tc>
          <w:tcPr>
            <w:tcW w:w="1652" w:type="dxa"/>
          </w:tcPr>
          <w:p w14:paraId="28F1D4EF" w14:textId="77777777" w:rsidR="00455B06" w:rsidRPr="00541781" w:rsidRDefault="00455B06" w:rsidP="00EE25F8">
            <w:pPr>
              <w:contextualSpacing/>
              <w:rPr>
                <w:rFonts w:eastAsia="Times New Roman" w:cstheme="minorHAnsi"/>
                <w:b/>
                <w:bCs/>
                <w:color w:val="000000"/>
              </w:rPr>
            </w:pPr>
            <w:r>
              <w:rPr>
                <w:rFonts w:eastAsia="Times New Roman" w:cstheme="minorHAnsi"/>
                <w:b/>
                <w:bCs/>
                <w:color w:val="000000"/>
              </w:rPr>
              <w:t>Spell (Spell Level)</w:t>
            </w:r>
          </w:p>
        </w:tc>
        <w:tc>
          <w:tcPr>
            <w:tcW w:w="3879" w:type="dxa"/>
          </w:tcPr>
          <w:p w14:paraId="6082963C" w14:textId="77777777" w:rsidR="00455B06" w:rsidRPr="00541781" w:rsidRDefault="00455B06" w:rsidP="00EE25F8">
            <w:pPr>
              <w:contextualSpacing/>
              <w:rPr>
                <w:rFonts w:eastAsia="Times New Roman" w:cstheme="minorHAnsi"/>
                <w:b/>
                <w:bCs/>
                <w:color w:val="000000"/>
              </w:rPr>
            </w:pPr>
            <w:r w:rsidRPr="00541781">
              <w:rPr>
                <w:rFonts w:eastAsia="Times New Roman" w:cstheme="minorHAnsi"/>
                <w:b/>
                <w:bCs/>
                <w:color w:val="000000"/>
              </w:rPr>
              <w:t>Properties</w:t>
            </w:r>
          </w:p>
        </w:tc>
      </w:tr>
      <w:tr w:rsidR="00455B06" w:rsidRPr="00541781" w14:paraId="4065847F" w14:textId="77777777" w:rsidTr="00EE25F8">
        <w:tc>
          <w:tcPr>
            <w:tcW w:w="1490" w:type="dxa"/>
          </w:tcPr>
          <w:p w14:paraId="4C8E59FE" w14:textId="77777777" w:rsidR="00455B06" w:rsidRPr="00541781" w:rsidRDefault="00455B06" w:rsidP="00EE25F8">
            <w:pPr>
              <w:contextualSpacing/>
              <w:rPr>
                <w:rFonts w:eastAsia="Times New Roman" w:cstheme="minorHAnsi"/>
                <w:color w:val="000000"/>
              </w:rPr>
            </w:pPr>
            <w:r>
              <w:rPr>
                <w:rFonts w:eastAsia="Times New Roman" w:cstheme="minorHAnsi"/>
                <w:color w:val="000000"/>
              </w:rPr>
              <w:t>Freezing Trap</w:t>
            </w:r>
          </w:p>
        </w:tc>
        <w:tc>
          <w:tcPr>
            <w:tcW w:w="1835" w:type="dxa"/>
          </w:tcPr>
          <w:p w14:paraId="0C1F52D2" w14:textId="77777777" w:rsidR="00455B06" w:rsidRPr="00541781" w:rsidRDefault="00455B06" w:rsidP="00EE25F8">
            <w:pPr>
              <w:contextualSpacing/>
              <w:rPr>
                <w:rFonts w:eastAsia="Times New Roman" w:cstheme="minorHAnsi"/>
                <w:color w:val="000000"/>
              </w:rPr>
            </w:pPr>
            <w:r>
              <w:rPr>
                <w:rFonts w:eastAsia="Times New Roman" w:cstheme="minorHAnsi"/>
                <w:color w:val="000000"/>
              </w:rPr>
              <w:t>Common (+2)</w:t>
            </w:r>
          </w:p>
        </w:tc>
        <w:tc>
          <w:tcPr>
            <w:tcW w:w="1652" w:type="dxa"/>
          </w:tcPr>
          <w:p w14:paraId="28B90B32" w14:textId="77777777" w:rsidR="00455B06" w:rsidRPr="00541781" w:rsidRDefault="0022729A" w:rsidP="00EE25F8">
            <w:pPr>
              <w:contextualSpacing/>
              <w:rPr>
                <w:rFonts w:eastAsia="Times New Roman" w:cstheme="minorHAnsi"/>
                <w:color w:val="000000"/>
              </w:rPr>
            </w:pPr>
            <w:r>
              <w:rPr>
                <w:rFonts w:eastAsia="Times New Roman" w:cstheme="minorHAnsi"/>
                <w:color w:val="000000"/>
              </w:rPr>
              <w:t>Special (see below)</w:t>
            </w:r>
          </w:p>
        </w:tc>
        <w:tc>
          <w:tcPr>
            <w:tcW w:w="3879" w:type="dxa"/>
          </w:tcPr>
          <w:p w14:paraId="5DEF4CE3" w14:textId="77777777" w:rsidR="00455B06" w:rsidRPr="00541781" w:rsidRDefault="00455B06">
            <w:pPr>
              <w:contextualSpacing/>
              <w:rPr>
                <w:rFonts w:eastAsia="Times New Roman" w:cstheme="minorHAnsi"/>
                <w:color w:val="000000"/>
              </w:rPr>
            </w:pPr>
            <w:r>
              <w:rPr>
                <w:rFonts w:eastAsia="Times New Roman" w:cstheme="minorHAnsi"/>
                <w:color w:val="000000"/>
              </w:rPr>
              <w:t xml:space="preserve">5 </w:t>
            </w:r>
            <w:r w:rsidRPr="00455B06">
              <w:rPr>
                <w:rFonts w:eastAsia="Times New Roman" w:cstheme="minorHAnsi"/>
                <w:color w:val="000000"/>
              </w:rPr>
              <w:t xml:space="preserve">lb., </w:t>
            </w:r>
            <w:r>
              <w:rPr>
                <w:rFonts w:eastAsia="Times New Roman" w:cstheme="minorHAnsi"/>
                <w:color w:val="000000"/>
              </w:rPr>
              <w:t>one-handed, medium</w:t>
            </w:r>
            <w:r w:rsidRPr="00455B06">
              <w:rPr>
                <w:rFonts w:eastAsia="Times New Roman" w:cstheme="minorHAnsi"/>
                <w:color w:val="000000"/>
              </w:rPr>
              <w:t>, engine (</w:t>
            </w:r>
            <w:r w:rsidR="0022729A">
              <w:rPr>
                <w:rFonts w:eastAsia="Times New Roman" w:cstheme="minorHAnsi"/>
                <w:color w:val="000000"/>
              </w:rPr>
              <w:t xml:space="preserve">alchemical, </w:t>
            </w:r>
            <w:r w:rsidRPr="00455B06">
              <w:rPr>
                <w:rFonts w:eastAsia="Times New Roman" w:cstheme="minorHAnsi"/>
                <w:color w:val="000000"/>
              </w:rPr>
              <w:t>mechanical</w:t>
            </w:r>
            <w:r>
              <w:rPr>
                <w:rFonts w:eastAsia="Times New Roman" w:cstheme="minorHAnsi"/>
                <w:color w:val="000000"/>
              </w:rPr>
              <w:t>, or soul: elemental</w:t>
            </w:r>
            <w:r w:rsidRPr="00455B06">
              <w:rPr>
                <w:rFonts w:eastAsia="Times New Roman" w:cstheme="minorHAnsi"/>
                <w:color w:val="000000"/>
              </w:rPr>
              <w:t>)</w:t>
            </w:r>
          </w:p>
        </w:tc>
      </w:tr>
      <w:tr w:rsidR="00455B06" w:rsidRPr="00541781" w14:paraId="6677027D" w14:textId="77777777" w:rsidTr="00EE25F8">
        <w:tc>
          <w:tcPr>
            <w:tcW w:w="1490" w:type="dxa"/>
          </w:tcPr>
          <w:p w14:paraId="1198C26C" w14:textId="77777777" w:rsidR="00455B06" w:rsidRDefault="00455B06" w:rsidP="00EE25F8">
            <w:pPr>
              <w:contextualSpacing/>
              <w:rPr>
                <w:rFonts w:eastAsia="Times New Roman" w:cstheme="minorHAnsi"/>
                <w:color w:val="000000"/>
              </w:rPr>
            </w:pPr>
            <w:r>
              <w:rPr>
                <w:rFonts w:eastAsia="Times New Roman" w:cstheme="minorHAnsi"/>
                <w:color w:val="000000"/>
              </w:rPr>
              <w:t xml:space="preserve">Crippling </w:t>
            </w:r>
            <w:r>
              <w:rPr>
                <w:rFonts w:eastAsia="Times New Roman" w:cstheme="minorHAnsi"/>
                <w:color w:val="000000"/>
              </w:rPr>
              <w:lastRenderedPageBreak/>
              <w:t>Trap</w:t>
            </w:r>
          </w:p>
        </w:tc>
        <w:tc>
          <w:tcPr>
            <w:tcW w:w="1835" w:type="dxa"/>
          </w:tcPr>
          <w:p w14:paraId="2C676B3F" w14:textId="738DA668" w:rsidR="00455B06" w:rsidRDefault="00455B06" w:rsidP="00C82D21">
            <w:pPr>
              <w:contextualSpacing/>
              <w:rPr>
                <w:rFonts w:eastAsia="Times New Roman" w:cstheme="minorHAnsi"/>
                <w:color w:val="000000"/>
              </w:rPr>
              <w:pPrChange w:id="3466" w:author="Admin" w:date="2022-04-19T00:16:00Z">
                <w:pPr>
                  <w:contextualSpacing/>
                </w:pPr>
              </w:pPrChange>
            </w:pPr>
            <w:del w:id="3467" w:author="Admin" w:date="2022-04-19T00:16:00Z">
              <w:r w:rsidDel="00C82D21">
                <w:rPr>
                  <w:rFonts w:eastAsia="Times New Roman" w:cstheme="minorHAnsi"/>
                  <w:color w:val="000000"/>
                </w:rPr>
                <w:lastRenderedPageBreak/>
                <w:delText xml:space="preserve">Rare </w:delText>
              </w:r>
            </w:del>
            <w:ins w:id="3468" w:author="Admin" w:date="2022-04-19T00:16:00Z">
              <w:r w:rsidR="00C82D21">
                <w:rPr>
                  <w:rFonts w:eastAsia="Times New Roman" w:cstheme="minorHAnsi"/>
                  <w:color w:val="000000"/>
                </w:rPr>
                <w:t>Epic</w:t>
              </w:r>
              <w:r w:rsidR="00C82D21">
                <w:rPr>
                  <w:rFonts w:eastAsia="Times New Roman" w:cstheme="minorHAnsi"/>
                  <w:color w:val="000000"/>
                </w:rPr>
                <w:t xml:space="preserve"> </w:t>
              </w:r>
            </w:ins>
            <w:r>
              <w:rPr>
                <w:rFonts w:eastAsia="Times New Roman" w:cstheme="minorHAnsi"/>
                <w:color w:val="000000"/>
              </w:rPr>
              <w:t>(+</w:t>
            </w:r>
            <w:del w:id="3469" w:author="Admin" w:date="2022-04-19T00:16:00Z">
              <w:r w:rsidDel="00C82D21">
                <w:rPr>
                  <w:rFonts w:eastAsia="Times New Roman" w:cstheme="minorHAnsi"/>
                  <w:color w:val="000000"/>
                </w:rPr>
                <w:delText>3</w:delText>
              </w:r>
            </w:del>
            <w:ins w:id="3470" w:author="Admin" w:date="2022-04-19T00:16:00Z">
              <w:r w:rsidR="00C82D21">
                <w:rPr>
                  <w:rFonts w:eastAsia="Times New Roman" w:cstheme="minorHAnsi"/>
                  <w:color w:val="000000"/>
                </w:rPr>
                <w:t>4</w:t>
              </w:r>
            </w:ins>
            <w:r>
              <w:rPr>
                <w:rFonts w:eastAsia="Times New Roman" w:cstheme="minorHAnsi"/>
                <w:color w:val="000000"/>
              </w:rPr>
              <w:t>)</w:t>
            </w:r>
          </w:p>
        </w:tc>
        <w:tc>
          <w:tcPr>
            <w:tcW w:w="1652" w:type="dxa"/>
          </w:tcPr>
          <w:p w14:paraId="168A2AB4" w14:textId="77777777" w:rsidR="00455B06" w:rsidRDefault="00455B06" w:rsidP="00EE25F8">
            <w:pPr>
              <w:contextualSpacing/>
              <w:rPr>
                <w:rFonts w:eastAsia="Times New Roman" w:cstheme="minorHAnsi"/>
                <w:color w:val="000000"/>
              </w:rPr>
            </w:pPr>
            <w:r>
              <w:rPr>
                <w:rFonts w:eastAsia="Times New Roman" w:cstheme="minorHAnsi"/>
                <w:color w:val="000000"/>
              </w:rPr>
              <w:t>Cripple (3rd)</w:t>
            </w:r>
          </w:p>
        </w:tc>
        <w:tc>
          <w:tcPr>
            <w:tcW w:w="3879" w:type="dxa"/>
          </w:tcPr>
          <w:p w14:paraId="4D94F48F" w14:textId="77777777" w:rsidR="00455B06" w:rsidRPr="00455B06" w:rsidRDefault="00455B06">
            <w:pPr>
              <w:contextualSpacing/>
              <w:rPr>
                <w:rFonts w:eastAsia="Times New Roman" w:cstheme="minorHAnsi"/>
                <w:color w:val="000000"/>
              </w:rPr>
            </w:pPr>
            <w:r>
              <w:rPr>
                <w:rFonts w:eastAsia="Times New Roman" w:cstheme="minorHAnsi"/>
                <w:color w:val="000000"/>
              </w:rPr>
              <w:t xml:space="preserve">5 </w:t>
            </w:r>
            <w:r w:rsidRPr="00455B06">
              <w:rPr>
                <w:rFonts w:eastAsia="Times New Roman" w:cstheme="minorHAnsi"/>
                <w:color w:val="000000"/>
              </w:rPr>
              <w:t xml:space="preserve">lb., </w:t>
            </w:r>
            <w:r>
              <w:rPr>
                <w:rFonts w:eastAsia="Times New Roman" w:cstheme="minorHAnsi"/>
                <w:color w:val="000000"/>
              </w:rPr>
              <w:t>one-handed, medium</w:t>
            </w:r>
            <w:r w:rsidRPr="00455B06">
              <w:rPr>
                <w:rFonts w:eastAsia="Times New Roman" w:cstheme="minorHAnsi"/>
                <w:color w:val="000000"/>
              </w:rPr>
              <w:t xml:space="preserve">, engine </w:t>
            </w:r>
            <w:r w:rsidRPr="00455B06">
              <w:rPr>
                <w:rFonts w:eastAsia="Times New Roman" w:cstheme="minorHAnsi"/>
                <w:color w:val="000000"/>
              </w:rPr>
              <w:lastRenderedPageBreak/>
              <w:t>(</w:t>
            </w:r>
            <w:r>
              <w:rPr>
                <w:rFonts w:eastAsia="Times New Roman" w:cstheme="minorHAnsi"/>
                <w:color w:val="000000"/>
              </w:rPr>
              <w:t xml:space="preserve">mana: any, </w:t>
            </w:r>
            <w:r w:rsidRPr="00455B06">
              <w:rPr>
                <w:rFonts w:eastAsia="Times New Roman" w:cstheme="minorHAnsi"/>
                <w:color w:val="000000"/>
              </w:rPr>
              <w:t>mechanical</w:t>
            </w:r>
            <w:r>
              <w:rPr>
                <w:rFonts w:eastAsia="Times New Roman" w:cstheme="minorHAnsi"/>
                <w:color w:val="000000"/>
              </w:rPr>
              <w:t>, or soul: any</w:t>
            </w:r>
            <w:r w:rsidRPr="00455B06">
              <w:rPr>
                <w:rFonts w:eastAsia="Times New Roman" w:cstheme="minorHAnsi"/>
                <w:color w:val="000000"/>
              </w:rPr>
              <w:t>)</w:t>
            </w:r>
          </w:p>
        </w:tc>
      </w:tr>
      <w:tr w:rsidR="0022729A" w:rsidRPr="00541781" w14:paraId="4CF4A79C" w14:textId="77777777" w:rsidTr="00EE25F8">
        <w:tc>
          <w:tcPr>
            <w:tcW w:w="1490" w:type="dxa"/>
          </w:tcPr>
          <w:p w14:paraId="7EA76EDE" w14:textId="77777777" w:rsidR="0022729A" w:rsidRDefault="0022729A" w:rsidP="00EE25F8">
            <w:pPr>
              <w:contextualSpacing/>
              <w:rPr>
                <w:rFonts w:eastAsia="Times New Roman" w:cstheme="minorHAnsi"/>
                <w:color w:val="000000"/>
              </w:rPr>
            </w:pPr>
            <w:r>
              <w:rPr>
                <w:rFonts w:eastAsia="Times New Roman" w:cstheme="minorHAnsi"/>
                <w:color w:val="000000"/>
              </w:rPr>
              <w:lastRenderedPageBreak/>
              <w:t>Immolation Trap</w:t>
            </w:r>
          </w:p>
        </w:tc>
        <w:tc>
          <w:tcPr>
            <w:tcW w:w="1835" w:type="dxa"/>
          </w:tcPr>
          <w:p w14:paraId="78552558" w14:textId="77777777" w:rsidR="0022729A" w:rsidRDefault="0022729A" w:rsidP="00EE25F8">
            <w:pPr>
              <w:contextualSpacing/>
              <w:rPr>
                <w:rFonts w:eastAsia="Times New Roman" w:cstheme="minorHAnsi"/>
                <w:color w:val="000000"/>
              </w:rPr>
            </w:pPr>
            <w:r>
              <w:rPr>
                <w:rFonts w:eastAsia="Times New Roman" w:cstheme="minorHAnsi"/>
                <w:color w:val="000000"/>
              </w:rPr>
              <w:t>Uncommon (+2)</w:t>
            </w:r>
          </w:p>
        </w:tc>
        <w:tc>
          <w:tcPr>
            <w:tcW w:w="1652" w:type="dxa"/>
          </w:tcPr>
          <w:p w14:paraId="758693FB" w14:textId="77777777" w:rsidR="0022729A" w:rsidRDefault="0022729A" w:rsidP="00EE25F8">
            <w:pPr>
              <w:contextualSpacing/>
              <w:rPr>
                <w:rFonts w:eastAsia="Times New Roman" w:cstheme="minorHAnsi"/>
                <w:color w:val="000000"/>
              </w:rPr>
            </w:pPr>
            <w:r>
              <w:rPr>
                <w:rFonts w:eastAsia="Times New Roman" w:cstheme="minorHAnsi"/>
                <w:color w:val="000000"/>
              </w:rPr>
              <w:t>Immolate (1st)</w:t>
            </w:r>
          </w:p>
        </w:tc>
        <w:tc>
          <w:tcPr>
            <w:tcW w:w="3879" w:type="dxa"/>
          </w:tcPr>
          <w:p w14:paraId="46E7FD7E" w14:textId="77777777" w:rsidR="0022729A" w:rsidRDefault="0022729A">
            <w:pPr>
              <w:contextualSpacing/>
              <w:rPr>
                <w:rFonts w:eastAsia="Times New Roman" w:cstheme="minorHAnsi"/>
                <w:color w:val="000000"/>
              </w:rPr>
            </w:pPr>
            <w:r>
              <w:rPr>
                <w:rFonts w:eastAsia="Times New Roman" w:cstheme="minorHAnsi"/>
                <w:color w:val="000000"/>
              </w:rPr>
              <w:t xml:space="preserve">5 </w:t>
            </w:r>
            <w:r w:rsidRPr="00455B06">
              <w:rPr>
                <w:rFonts w:eastAsia="Times New Roman" w:cstheme="minorHAnsi"/>
                <w:color w:val="000000"/>
              </w:rPr>
              <w:t xml:space="preserve">lb., </w:t>
            </w:r>
            <w:r>
              <w:rPr>
                <w:rFonts w:eastAsia="Times New Roman" w:cstheme="minorHAnsi"/>
                <w:color w:val="000000"/>
              </w:rPr>
              <w:t>one-handed, medium</w:t>
            </w:r>
            <w:r w:rsidRPr="00455B06">
              <w:rPr>
                <w:rFonts w:eastAsia="Times New Roman" w:cstheme="minorHAnsi"/>
                <w:color w:val="000000"/>
              </w:rPr>
              <w:t>, engine (</w:t>
            </w:r>
            <w:r>
              <w:rPr>
                <w:rFonts w:eastAsia="Times New Roman" w:cstheme="minorHAnsi"/>
                <w:color w:val="000000"/>
              </w:rPr>
              <w:t>alchemical, combustion or soul: elemental</w:t>
            </w:r>
            <w:r w:rsidRPr="00455B06">
              <w:rPr>
                <w:rFonts w:eastAsia="Times New Roman" w:cstheme="minorHAnsi"/>
                <w:color w:val="000000"/>
              </w:rPr>
              <w:t>)</w:t>
            </w:r>
          </w:p>
        </w:tc>
      </w:tr>
      <w:tr w:rsidR="0022729A" w:rsidRPr="00541781" w14:paraId="546C1A9C" w14:textId="77777777" w:rsidTr="00EE25F8">
        <w:tc>
          <w:tcPr>
            <w:tcW w:w="1490" w:type="dxa"/>
          </w:tcPr>
          <w:p w14:paraId="60CEE788" w14:textId="77777777" w:rsidR="0022729A" w:rsidRDefault="0022729A" w:rsidP="00EE25F8">
            <w:pPr>
              <w:contextualSpacing/>
              <w:rPr>
                <w:rFonts w:eastAsia="Times New Roman" w:cstheme="minorHAnsi"/>
                <w:color w:val="000000"/>
              </w:rPr>
            </w:pPr>
            <w:r>
              <w:rPr>
                <w:rFonts w:eastAsia="Times New Roman" w:cstheme="minorHAnsi"/>
                <w:color w:val="000000"/>
              </w:rPr>
              <w:t>Oil Slick Trap</w:t>
            </w:r>
          </w:p>
        </w:tc>
        <w:tc>
          <w:tcPr>
            <w:tcW w:w="1835" w:type="dxa"/>
          </w:tcPr>
          <w:p w14:paraId="7C9540C4" w14:textId="77777777" w:rsidR="0022729A" w:rsidRDefault="0022729A" w:rsidP="00EE25F8">
            <w:pPr>
              <w:contextualSpacing/>
              <w:rPr>
                <w:rFonts w:eastAsia="Times New Roman" w:cstheme="minorHAnsi"/>
                <w:color w:val="000000"/>
              </w:rPr>
            </w:pPr>
            <w:r>
              <w:rPr>
                <w:rFonts w:eastAsia="Times New Roman" w:cstheme="minorHAnsi"/>
                <w:color w:val="000000"/>
              </w:rPr>
              <w:t>Common (+2)</w:t>
            </w:r>
          </w:p>
        </w:tc>
        <w:tc>
          <w:tcPr>
            <w:tcW w:w="1652" w:type="dxa"/>
          </w:tcPr>
          <w:p w14:paraId="04E2A2C8" w14:textId="77777777" w:rsidR="0022729A" w:rsidRDefault="0022729A" w:rsidP="00EE25F8">
            <w:pPr>
              <w:contextualSpacing/>
              <w:rPr>
                <w:rFonts w:eastAsia="Times New Roman" w:cstheme="minorHAnsi"/>
                <w:color w:val="000000"/>
              </w:rPr>
            </w:pPr>
            <w:r>
              <w:rPr>
                <w:rFonts w:eastAsia="Times New Roman" w:cstheme="minorHAnsi"/>
                <w:color w:val="000000"/>
              </w:rPr>
              <w:t>Special (see below)</w:t>
            </w:r>
          </w:p>
        </w:tc>
        <w:tc>
          <w:tcPr>
            <w:tcW w:w="3879" w:type="dxa"/>
          </w:tcPr>
          <w:p w14:paraId="058B84A3" w14:textId="77777777" w:rsidR="0022729A" w:rsidRDefault="0022729A" w:rsidP="00EE25F8">
            <w:pPr>
              <w:contextualSpacing/>
              <w:rPr>
                <w:rFonts w:eastAsia="Times New Roman" w:cstheme="minorHAnsi"/>
                <w:color w:val="000000"/>
              </w:rPr>
            </w:pPr>
            <w:r>
              <w:rPr>
                <w:rFonts w:eastAsia="Times New Roman" w:cstheme="minorHAnsi"/>
                <w:color w:val="000000"/>
              </w:rPr>
              <w:t xml:space="preserve">5 </w:t>
            </w:r>
            <w:r w:rsidRPr="00455B06">
              <w:rPr>
                <w:rFonts w:eastAsia="Times New Roman" w:cstheme="minorHAnsi"/>
                <w:color w:val="000000"/>
              </w:rPr>
              <w:t xml:space="preserve">lb., </w:t>
            </w:r>
            <w:r>
              <w:rPr>
                <w:rFonts w:eastAsia="Times New Roman" w:cstheme="minorHAnsi"/>
                <w:color w:val="000000"/>
              </w:rPr>
              <w:t>one-handed, medium</w:t>
            </w:r>
            <w:r w:rsidRPr="00455B06">
              <w:rPr>
                <w:rFonts w:eastAsia="Times New Roman" w:cstheme="minorHAnsi"/>
                <w:color w:val="000000"/>
              </w:rPr>
              <w:t>, engine (</w:t>
            </w:r>
            <w:r>
              <w:rPr>
                <w:rFonts w:eastAsia="Times New Roman" w:cstheme="minorHAnsi"/>
                <w:color w:val="000000"/>
              </w:rPr>
              <w:t>alchemical, mechanical</w:t>
            </w:r>
            <w:r w:rsidR="00C73E6E">
              <w:rPr>
                <w:rFonts w:eastAsia="Times New Roman" w:cstheme="minorHAnsi"/>
                <w:color w:val="000000"/>
              </w:rPr>
              <w:t>, or steam</w:t>
            </w:r>
            <w:r w:rsidRPr="00455B06">
              <w:rPr>
                <w:rFonts w:eastAsia="Times New Roman" w:cstheme="minorHAnsi"/>
                <w:color w:val="000000"/>
              </w:rPr>
              <w:t>)</w:t>
            </w:r>
          </w:p>
        </w:tc>
      </w:tr>
      <w:tr w:rsidR="0022729A" w:rsidRPr="00541781" w14:paraId="3D79BE7A" w14:textId="77777777" w:rsidTr="00EE25F8">
        <w:tc>
          <w:tcPr>
            <w:tcW w:w="1490" w:type="dxa"/>
          </w:tcPr>
          <w:p w14:paraId="5245B1C1" w14:textId="77777777" w:rsidR="0022729A" w:rsidRDefault="0022729A" w:rsidP="00EE25F8">
            <w:pPr>
              <w:contextualSpacing/>
              <w:rPr>
                <w:rFonts w:eastAsia="Times New Roman" w:cstheme="minorHAnsi"/>
                <w:color w:val="000000"/>
              </w:rPr>
            </w:pPr>
            <w:r>
              <w:rPr>
                <w:rFonts w:eastAsia="Times New Roman" w:cstheme="minorHAnsi"/>
                <w:color w:val="000000"/>
              </w:rPr>
              <w:t>Toxic Gas Trap</w:t>
            </w:r>
          </w:p>
        </w:tc>
        <w:tc>
          <w:tcPr>
            <w:tcW w:w="1835" w:type="dxa"/>
          </w:tcPr>
          <w:p w14:paraId="56C12635" w14:textId="77777777" w:rsidR="0022729A" w:rsidRDefault="0022729A" w:rsidP="00EE25F8">
            <w:pPr>
              <w:contextualSpacing/>
              <w:rPr>
                <w:rFonts w:eastAsia="Times New Roman" w:cstheme="minorHAnsi"/>
                <w:color w:val="000000"/>
              </w:rPr>
            </w:pPr>
            <w:r>
              <w:rPr>
                <w:rFonts w:eastAsia="Times New Roman" w:cstheme="minorHAnsi"/>
                <w:color w:val="000000"/>
              </w:rPr>
              <w:t>Epic (+4)</w:t>
            </w:r>
          </w:p>
        </w:tc>
        <w:tc>
          <w:tcPr>
            <w:tcW w:w="1652" w:type="dxa"/>
          </w:tcPr>
          <w:p w14:paraId="4AE3AB13" w14:textId="77777777" w:rsidR="0022729A" w:rsidRDefault="0022729A" w:rsidP="00EE25F8">
            <w:pPr>
              <w:contextualSpacing/>
              <w:rPr>
                <w:rFonts w:eastAsia="Times New Roman" w:cstheme="minorHAnsi"/>
                <w:color w:val="000000"/>
              </w:rPr>
            </w:pPr>
            <w:r>
              <w:rPr>
                <w:rFonts w:eastAsia="Times New Roman" w:cstheme="minorHAnsi"/>
                <w:color w:val="000000"/>
              </w:rPr>
              <w:t>Cloudkill (5th)</w:t>
            </w:r>
          </w:p>
        </w:tc>
        <w:tc>
          <w:tcPr>
            <w:tcW w:w="3879" w:type="dxa"/>
          </w:tcPr>
          <w:p w14:paraId="1B26E05B" w14:textId="77777777" w:rsidR="0022729A" w:rsidRDefault="0022729A" w:rsidP="0022729A">
            <w:pPr>
              <w:contextualSpacing/>
              <w:rPr>
                <w:rFonts w:eastAsia="Times New Roman" w:cstheme="minorHAnsi"/>
                <w:color w:val="000000"/>
              </w:rPr>
            </w:pPr>
            <w:r>
              <w:rPr>
                <w:rFonts w:eastAsia="Times New Roman" w:cstheme="minorHAnsi"/>
                <w:color w:val="000000"/>
              </w:rPr>
              <w:t xml:space="preserve">5 </w:t>
            </w:r>
            <w:r w:rsidRPr="00455B06">
              <w:rPr>
                <w:rFonts w:eastAsia="Times New Roman" w:cstheme="minorHAnsi"/>
                <w:color w:val="000000"/>
              </w:rPr>
              <w:t xml:space="preserve">lb., </w:t>
            </w:r>
            <w:r>
              <w:rPr>
                <w:rFonts w:eastAsia="Times New Roman" w:cstheme="minorHAnsi"/>
                <w:color w:val="000000"/>
              </w:rPr>
              <w:t>one-handed, medium</w:t>
            </w:r>
            <w:r w:rsidRPr="00455B06">
              <w:rPr>
                <w:rFonts w:eastAsia="Times New Roman" w:cstheme="minorHAnsi"/>
                <w:color w:val="000000"/>
              </w:rPr>
              <w:t>, engine (</w:t>
            </w:r>
            <w:r>
              <w:rPr>
                <w:rFonts w:eastAsia="Times New Roman" w:cstheme="minorHAnsi"/>
                <w:color w:val="000000"/>
              </w:rPr>
              <w:t>alchemical, mechanical, or soul: undead</w:t>
            </w:r>
            <w:r w:rsidRPr="00455B06">
              <w:rPr>
                <w:rFonts w:eastAsia="Times New Roman" w:cstheme="minorHAnsi"/>
                <w:color w:val="000000"/>
              </w:rPr>
              <w:t>)</w:t>
            </w:r>
          </w:p>
        </w:tc>
      </w:tr>
      <w:tr w:rsidR="0022729A" w:rsidRPr="00541781" w14:paraId="01019A17" w14:textId="77777777" w:rsidTr="00EE25F8">
        <w:tc>
          <w:tcPr>
            <w:tcW w:w="1490" w:type="dxa"/>
          </w:tcPr>
          <w:p w14:paraId="028D29BD" w14:textId="77777777" w:rsidR="0022729A" w:rsidRDefault="0022729A" w:rsidP="00EE25F8">
            <w:pPr>
              <w:contextualSpacing/>
              <w:rPr>
                <w:rFonts w:eastAsia="Times New Roman" w:cstheme="minorHAnsi"/>
                <w:color w:val="000000"/>
              </w:rPr>
            </w:pPr>
            <w:r>
              <w:rPr>
                <w:rFonts w:eastAsia="Times New Roman" w:cstheme="minorHAnsi"/>
                <w:color w:val="000000"/>
              </w:rPr>
              <w:t>Wagon Clamp</w:t>
            </w:r>
          </w:p>
        </w:tc>
        <w:tc>
          <w:tcPr>
            <w:tcW w:w="1835" w:type="dxa"/>
          </w:tcPr>
          <w:p w14:paraId="7C86DBD9" w14:textId="77777777" w:rsidR="0022729A" w:rsidRDefault="0022729A" w:rsidP="00EE25F8">
            <w:pPr>
              <w:contextualSpacing/>
              <w:rPr>
                <w:rFonts w:eastAsia="Times New Roman" w:cstheme="minorHAnsi"/>
                <w:color w:val="000000"/>
              </w:rPr>
            </w:pPr>
            <w:r>
              <w:rPr>
                <w:rFonts w:eastAsia="Times New Roman" w:cstheme="minorHAnsi"/>
                <w:color w:val="000000"/>
              </w:rPr>
              <w:t>Common (+2)</w:t>
            </w:r>
          </w:p>
        </w:tc>
        <w:tc>
          <w:tcPr>
            <w:tcW w:w="1652" w:type="dxa"/>
          </w:tcPr>
          <w:p w14:paraId="5CAD09C5" w14:textId="77777777" w:rsidR="0022729A" w:rsidRDefault="0022729A" w:rsidP="00EE25F8">
            <w:pPr>
              <w:contextualSpacing/>
              <w:rPr>
                <w:rFonts w:eastAsia="Times New Roman" w:cstheme="minorHAnsi"/>
                <w:color w:val="000000"/>
              </w:rPr>
            </w:pPr>
            <w:r>
              <w:rPr>
                <w:rFonts w:eastAsia="Times New Roman" w:cstheme="minorHAnsi"/>
                <w:color w:val="000000"/>
              </w:rPr>
              <w:t>Special (see below)</w:t>
            </w:r>
          </w:p>
        </w:tc>
        <w:tc>
          <w:tcPr>
            <w:tcW w:w="3879" w:type="dxa"/>
          </w:tcPr>
          <w:p w14:paraId="755CB7BC" w14:textId="77777777" w:rsidR="0022729A" w:rsidRDefault="0022729A">
            <w:pPr>
              <w:contextualSpacing/>
              <w:rPr>
                <w:rFonts w:eastAsia="Times New Roman" w:cstheme="minorHAnsi"/>
                <w:color w:val="000000"/>
              </w:rPr>
            </w:pPr>
            <w:r>
              <w:rPr>
                <w:rFonts w:eastAsia="Times New Roman" w:cstheme="minorHAnsi"/>
                <w:color w:val="000000"/>
              </w:rPr>
              <w:t xml:space="preserve">5 </w:t>
            </w:r>
            <w:r w:rsidRPr="00455B06">
              <w:rPr>
                <w:rFonts w:eastAsia="Times New Roman" w:cstheme="minorHAnsi"/>
                <w:color w:val="000000"/>
              </w:rPr>
              <w:t xml:space="preserve">lb., </w:t>
            </w:r>
            <w:r>
              <w:rPr>
                <w:rFonts w:eastAsia="Times New Roman" w:cstheme="minorHAnsi"/>
                <w:color w:val="000000"/>
              </w:rPr>
              <w:t>one-handed, medium</w:t>
            </w:r>
            <w:r w:rsidRPr="00455B06">
              <w:rPr>
                <w:rFonts w:eastAsia="Times New Roman" w:cstheme="minorHAnsi"/>
                <w:color w:val="000000"/>
              </w:rPr>
              <w:t>, engine (</w:t>
            </w:r>
            <w:r>
              <w:rPr>
                <w:rFonts w:eastAsia="Times New Roman" w:cstheme="minorHAnsi"/>
                <w:color w:val="000000"/>
              </w:rPr>
              <w:t>mechanical</w:t>
            </w:r>
            <w:r w:rsidR="00C73E6E">
              <w:rPr>
                <w:rFonts w:eastAsia="Times New Roman" w:cstheme="minorHAnsi"/>
                <w:color w:val="000000"/>
              </w:rPr>
              <w:t xml:space="preserve"> or steam</w:t>
            </w:r>
            <w:r w:rsidRPr="00455B06">
              <w:rPr>
                <w:rFonts w:eastAsia="Times New Roman" w:cstheme="minorHAnsi"/>
                <w:color w:val="000000"/>
              </w:rPr>
              <w:t>)</w:t>
            </w:r>
          </w:p>
        </w:tc>
      </w:tr>
    </w:tbl>
    <w:p w14:paraId="35812252" w14:textId="77777777" w:rsidR="0022729A" w:rsidRDefault="0022729A" w:rsidP="00E6665B">
      <w:pPr>
        <w:contextualSpacing/>
        <w:rPr>
          <w:ins w:id="3471" w:author="Admin" w:date="2020-10-19T21:26:00Z"/>
          <w:rFonts w:eastAsia="Times New Roman" w:cstheme="minorHAnsi"/>
          <w:sz w:val="24"/>
          <w:szCs w:val="24"/>
        </w:rPr>
      </w:pPr>
    </w:p>
    <w:p w14:paraId="360E85F2" w14:textId="77777777" w:rsidR="00EA1E73" w:rsidRDefault="00EA1E73" w:rsidP="00EA1E73">
      <w:pPr>
        <w:rPr>
          <w:ins w:id="3472" w:author="Admin" w:date="2020-10-19T21:26:00Z"/>
          <w:b/>
          <w:bCs/>
        </w:rPr>
      </w:pPr>
      <w:ins w:id="3473" w:author="Admin" w:date="2020-10-19T21:26:00Z">
        <w:r>
          <w:rPr>
            <w:b/>
            <w:bCs/>
          </w:rPr>
          <w:t>DESCRIPTION</w:t>
        </w:r>
      </w:ins>
    </w:p>
    <w:p w14:paraId="66357844" w14:textId="77777777" w:rsidR="00EA1E73" w:rsidDel="00EA1E73" w:rsidRDefault="00EA1E73" w:rsidP="00E6665B">
      <w:pPr>
        <w:contextualSpacing/>
        <w:rPr>
          <w:del w:id="3474" w:author="Admin" w:date="2020-10-19T21:26:00Z"/>
          <w:rFonts w:eastAsia="Times New Roman" w:cstheme="minorHAnsi"/>
          <w:sz w:val="24"/>
          <w:szCs w:val="24"/>
        </w:rPr>
      </w:pPr>
    </w:p>
    <w:p w14:paraId="2C53C35D" w14:textId="77777777" w:rsidR="00EA1E73" w:rsidRDefault="00EA1E73">
      <w:pPr>
        <w:contextualSpacing/>
        <w:rPr>
          <w:ins w:id="3475" w:author="Admin" w:date="2020-10-19T21:27:00Z"/>
          <w:rFonts w:eastAsia="Times New Roman" w:cstheme="minorHAnsi"/>
          <w:i/>
          <w:iCs/>
          <w:color w:val="000000"/>
        </w:rPr>
        <w:sectPr w:rsidR="00EA1E73" w:rsidSect="00AB25EF">
          <w:type w:val="continuous"/>
          <w:pgSz w:w="12240" w:h="15840"/>
          <w:pgMar w:top="1440" w:right="1800" w:bottom="1440" w:left="1800" w:header="708" w:footer="708" w:gutter="0"/>
          <w:cols w:space="708"/>
          <w:docGrid w:linePitch="360"/>
        </w:sectPr>
      </w:pPr>
    </w:p>
    <w:p w14:paraId="15D3CEE1" w14:textId="50AD4534" w:rsidR="00C82D21" w:rsidRPr="00134BC3" w:rsidRDefault="00C82D21" w:rsidP="00C82D21">
      <w:pPr>
        <w:contextualSpacing/>
        <w:rPr>
          <w:ins w:id="3476" w:author="Admin" w:date="2022-04-19T00:15:00Z"/>
          <w:rFonts w:eastAsia="Times New Roman" w:cstheme="minorHAnsi"/>
        </w:rPr>
        <w:pPrChange w:id="3477" w:author="Admin" w:date="2022-04-19T00:15:00Z">
          <w:pPr>
            <w:contextualSpacing/>
          </w:pPr>
        </w:pPrChange>
      </w:pPr>
      <w:ins w:id="3478" w:author="Admin" w:date="2022-04-19T00:14:00Z">
        <w:r>
          <w:rPr>
            <w:rFonts w:eastAsia="Times New Roman" w:cstheme="minorHAnsi"/>
            <w:i/>
            <w:iCs/>
            <w:color w:val="000000"/>
          </w:rPr>
          <w:lastRenderedPageBreak/>
          <w:t xml:space="preserve">Crippling Trap </w:t>
        </w:r>
        <w:r>
          <w:rPr>
            <w:rFonts w:eastAsia="Times New Roman" w:cstheme="minorHAnsi"/>
            <w:color w:val="000000"/>
          </w:rPr>
          <w:t xml:space="preserve">This trap unleashes a powerful debilitating effect on the triggering creature </w:t>
        </w:r>
      </w:ins>
      <w:ins w:id="3479" w:author="Admin" w:date="2022-04-19T00:15:00Z">
        <w:r>
          <w:rPr>
            <w:rFonts w:eastAsia="Times New Roman" w:cstheme="minorHAnsi"/>
            <w:color w:val="000000"/>
          </w:rPr>
          <w:t>for 1 minute. T</w:t>
        </w:r>
        <w:r w:rsidRPr="000D5DB5">
          <w:rPr>
            <w:rFonts w:eastAsia="Times New Roman" w:cstheme="minorHAnsi"/>
            <w:color w:val="000000"/>
          </w:rPr>
          <w:t xml:space="preserve">he target </w:t>
        </w:r>
        <w:r>
          <w:rPr>
            <w:rFonts w:eastAsia="Times New Roman" w:cstheme="minorHAnsi"/>
            <w:color w:val="000000"/>
          </w:rPr>
          <w:t xml:space="preserve">suffers a </w:t>
        </w:r>
        <w:r w:rsidRPr="000D5DB5">
          <w:rPr>
            <w:rFonts w:eastAsia="Times New Roman" w:cstheme="minorHAnsi"/>
            <w:color w:val="000000"/>
          </w:rPr>
          <w:t xml:space="preserve">-2 </w:t>
        </w:r>
        <w:r>
          <w:rPr>
            <w:rFonts w:eastAsia="Times New Roman" w:cstheme="minorHAnsi"/>
            <w:color w:val="000000"/>
          </w:rPr>
          <w:t xml:space="preserve">penalty </w:t>
        </w:r>
        <w:r w:rsidRPr="000D5DB5">
          <w:rPr>
            <w:rFonts w:eastAsia="Times New Roman" w:cstheme="minorHAnsi"/>
            <w:color w:val="000000"/>
          </w:rPr>
          <w:t>to AC and to Agility saving throws, can’t use its reactions, and may make either an action or a bonus action every turn (not both). Regardless of the creature’s abilities, it may only make one melee or ranged attack on its turn, and they deal only half damage with weapon attacks that use Strength or Agility.</w:t>
        </w:r>
      </w:ins>
    </w:p>
    <w:p w14:paraId="79B45691" w14:textId="5F06AAC2" w:rsidR="00C82D21" w:rsidRPr="00134BC3" w:rsidRDefault="00C82D21" w:rsidP="00C82D21">
      <w:pPr>
        <w:contextualSpacing/>
        <w:rPr>
          <w:ins w:id="3480" w:author="Admin" w:date="2022-04-19T00:15:00Z"/>
          <w:rFonts w:eastAsia="Times New Roman" w:cstheme="minorHAnsi"/>
          <w:color w:val="000000"/>
        </w:rPr>
        <w:pPrChange w:id="3481" w:author="Admin" w:date="2022-04-19T00:16:00Z">
          <w:pPr>
            <w:contextualSpacing/>
          </w:pPr>
        </w:pPrChange>
      </w:pPr>
      <w:ins w:id="3482" w:author="Admin" w:date="2022-04-19T00:15:00Z">
        <w:r w:rsidRPr="000D5DB5">
          <w:rPr>
            <w:rFonts w:eastAsia="Times New Roman" w:cstheme="minorHAnsi"/>
            <w:color w:val="000000"/>
          </w:rPr>
          <w:t xml:space="preserve">If the creature attempts to cast a spell with a casting time of 1 action, roll a d20. On an 11 or higher, the spell doesn’t take effect until the creature’s next turn, and the creature must use its action on that turn to complete the spell. If it can’t, the spell is wasted. At the end of each of the target’s turns, it can make a Stamina saving throw against the </w:t>
        </w:r>
      </w:ins>
      <w:ins w:id="3483" w:author="Admin" w:date="2022-04-19T00:16:00Z">
        <w:r>
          <w:rPr>
            <w:rFonts w:eastAsia="Times New Roman" w:cstheme="minorHAnsi"/>
            <w:color w:val="000000"/>
          </w:rPr>
          <w:t>effect</w:t>
        </w:r>
      </w:ins>
      <w:ins w:id="3484" w:author="Admin" w:date="2022-04-19T00:15:00Z">
        <w:r w:rsidRPr="000D5DB5">
          <w:rPr>
            <w:rFonts w:eastAsia="Times New Roman" w:cstheme="minorHAnsi"/>
            <w:color w:val="000000"/>
          </w:rPr>
          <w:t xml:space="preserve">. On a success, the </w:t>
        </w:r>
      </w:ins>
      <w:ins w:id="3485" w:author="Admin" w:date="2022-04-19T00:16:00Z">
        <w:r>
          <w:rPr>
            <w:rFonts w:eastAsia="Times New Roman" w:cstheme="minorHAnsi"/>
            <w:color w:val="000000"/>
          </w:rPr>
          <w:t xml:space="preserve">cripple effect </w:t>
        </w:r>
      </w:ins>
      <w:ins w:id="3486" w:author="Admin" w:date="2022-04-19T00:15:00Z">
        <w:r w:rsidRPr="000D5DB5">
          <w:rPr>
            <w:rFonts w:eastAsia="Times New Roman" w:cstheme="minorHAnsi"/>
            <w:color w:val="000000"/>
          </w:rPr>
          <w:t>ends.</w:t>
        </w:r>
      </w:ins>
    </w:p>
    <w:p w14:paraId="247A8786" w14:textId="77777777" w:rsidR="0022729A" w:rsidRPr="000D5DB5" w:rsidRDefault="0022729A">
      <w:pPr>
        <w:contextualSpacing/>
        <w:rPr>
          <w:rFonts w:eastAsia="Times New Roman" w:cstheme="minorHAnsi"/>
          <w:sz w:val="24"/>
          <w:szCs w:val="24"/>
        </w:rPr>
      </w:pPr>
      <w:r w:rsidRPr="00EA1E73">
        <w:rPr>
          <w:rFonts w:eastAsia="Times New Roman" w:cstheme="minorHAnsi"/>
          <w:i/>
          <w:iCs/>
          <w:color w:val="000000"/>
          <w:rPrChange w:id="3487" w:author="Admin" w:date="2020-10-19T21:26:00Z">
            <w:rPr>
              <w:rFonts w:eastAsia="Times New Roman" w:cstheme="minorHAnsi"/>
              <w:b/>
              <w:bCs/>
              <w:color w:val="000000"/>
            </w:rPr>
          </w:rPrChange>
        </w:rPr>
        <w:t>Freezing Trap</w:t>
      </w:r>
      <w:r w:rsidRPr="000D5DB5">
        <w:rPr>
          <w:rFonts w:eastAsia="Times New Roman" w:cstheme="minorHAnsi"/>
          <w:i/>
          <w:iCs/>
          <w:color w:val="000000"/>
        </w:rPr>
        <w:t xml:space="preserve"> </w:t>
      </w:r>
      <w:r w:rsidRPr="000D5DB5">
        <w:rPr>
          <w:rFonts w:eastAsia="Times New Roman" w:cstheme="minorHAnsi"/>
          <w:color w:val="000000"/>
        </w:rPr>
        <w:t xml:space="preserve">This trap unleashes a super-compressed blast of cold that freezes the triggering creature for </w:t>
      </w:r>
      <w:r>
        <w:rPr>
          <w:rFonts w:eastAsia="Times New Roman" w:cstheme="minorHAnsi"/>
          <w:color w:val="000000"/>
        </w:rPr>
        <w:t xml:space="preserve">1 </w:t>
      </w:r>
      <w:r w:rsidRPr="000D5DB5">
        <w:rPr>
          <w:rFonts w:eastAsia="Times New Roman" w:cstheme="minorHAnsi"/>
          <w:color w:val="000000"/>
        </w:rPr>
        <w:t>minute, and deals 1d</w:t>
      </w:r>
      <w:r>
        <w:rPr>
          <w:rFonts w:eastAsia="Times New Roman" w:cstheme="minorHAnsi"/>
          <w:color w:val="000000"/>
        </w:rPr>
        <w:t>8</w:t>
      </w:r>
      <w:r w:rsidRPr="000D5DB5">
        <w:rPr>
          <w:rFonts w:eastAsia="Times New Roman" w:cstheme="minorHAnsi"/>
          <w:color w:val="000000"/>
        </w:rPr>
        <w:t xml:space="preserve"> cold damage. A successful Stamina save halves the damage dealt, and reduces the </w:t>
      </w:r>
      <w:r>
        <w:rPr>
          <w:rFonts w:eastAsia="Times New Roman" w:cstheme="minorHAnsi"/>
          <w:color w:val="000000"/>
        </w:rPr>
        <w:t>condition</w:t>
      </w:r>
      <w:r w:rsidRPr="000D5DB5">
        <w:rPr>
          <w:rFonts w:eastAsia="Times New Roman" w:cstheme="minorHAnsi"/>
          <w:color w:val="000000"/>
        </w:rPr>
        <w:t xml:space="preserve"> for one round. A creature may use its action to break the ice. </w:t>
      </w:r>
    </w:p>
    <w:p w14:paraId="0BADF720" w14:textId="77777777" w:rsidR="0022729A" w:rsidRPr="00E95E1F" w:rsidRDefault="0022729A">
      <w:pPr>
        <w:contextualSpacing/>
        <w:rPr>
          <w:rFonts w:eastAsia="Times New Roman" w:cstheme="minorHAnsi"/>
          <w:color w:val="000000"/>
        </w:rPr>
      </w:pPr>
      <w:r w:rsidRPr="00EA1E73">
        <w:rPr>
          <w:rFonts w:eastAsia="Times New Roman" w:cstheme="minorHAnsi"/>
          <w:i/>
          <w:iCs/>
          <w:color w:val="000000"/>
          <w:rPrChange w:id="3488" w:author="Admin" w:date="2020-10-19T21:26:00Z">
            <w:rPr>
              <w:rFonts w:eastAsia="Times New Roman" w:cstheme="minorHAnsi"/>
              <w:b/>
              <w:bCs/>
              <w:color w:val="000000"/>
            </w:rPr>
          </w:rPrChange>
        </w:rPr>
        <w:t>Oil Slick Trap</w:t>
      </w:r>
      <w:r w:rsidRPr="0022729A">
        <w:rPr>
          <w:rFonts w:eastAsia="Times New Roman" w:cstheme="minorHAnsi"/>
          <w:b/>
          <w:bCs/>
          <w:color w:val="000000"/>
        </w:rPr>
        <w:t xml:space="preserve"> </w:t>
      </w:r>
      <w:r w:rsidRPr="00E95E1F">
        <w:rPr>
          <w:rFonts w:eastAsia="Times New Roman" w:cstheme="minorHAnsi"/>
          <w:color w:val="000000"/>
        </w:rPr>
        <w:t xml:space="preserve">This trap spews slippery oil in a 10-foot radius, rendering it into difficult terrain for </w:t>
      </w:r>
      <w:r>
        <w:rPr>
          <w:rFonts w:eastAsia="Times New Roman" w:cstheme="minorHAnsi"/>
          <w:color w:val="000000"/>
        </w:rPr>
        <w:t xml:space="preserve">1 </w:t>
      </w:r>
      <w:r w:rsidRPr="00E95E1F">
        <w:rPr>
          <w:rFonts w:eastAsia="Times New Roman" w:cstheme="minorHAnsi"/>
          <w:color w:val="000000"/>
        </w:rPr>
        <w:t xml:space="preserve">minute. Each creature </w:t>
      </w:r>
      <w:r w:rsidRPr="0022729A">
        <w:rPr>
          <w:rFonts w:eastAsia="Times New Roman" w:cstheme="minorHAnsi"/>
          <w:color w:val="000000"/>
        </w:rPr>
        <w:t>that</w:t>
      </w:r>
      <w:r w:rsidRPr="00E95E1F">
        <w:rPr>
          <w:rFonts w:eastAsia="Times New Roman" w:cstheme="minorHAnsi"/>
          <w:color w:val="000000"/>
        </w:rPr>
        <w:t xml:space="preserve"> </w:t>
      </w:r>
      <w:r>
        <w:rPr>
          <w:rFonts w:eastAsia="Times New Roman" w:cstheme="minorHAnsi"/>
          <w:color w:val="000000"/>
        </w:rPr>
        <w:t xml:space="preserve">either </w:t>
      </w:r>
      <w:r w:rsidRPr="00E95E1F">
        <w:rPr>
          <w:rFonts w:eastAsia="Times New Roman" w:cstheme="minorHAnsi"/>
          <w:color w:val="000000"/>
        </w:rPr>
        <w:t>enters</w:t>
      </w:r>
      <w:r>
        <w:rPr>
          <w:rFonts w:eastAsia="Times New Roman" w:cstheme="minorHAnsi"/>
          <w:color w:val="000000"/>
        </w:rPr>
        <w:t xml:space="preserve"> the area, </w:t>
      </w:r>
      <w:r w:rsidRPr="00E95E1F">
        <w:rPr>
          <w:rFonts w:eastAsia="Times New Roman" w:cstheme="minorHAnsi"/>
          <w:color w:val="000000"/>
        </w:rPr>
        <w:t>is within the radius when the trap is triggered</w:t>
      </w:r>
      <w:r>
        <w:rPr>
          <w:rFonts w:eastAsia="Times New Roman" w:cstheme="minorHAnsi"/>
          <w:color w:val="000000"/>
        </w:rPr>
        <w:t xml:space="preserve">, </w:t>
      </w:r>
      <w:r w:rsidRPr="00E95E1F">
        <w:rPr>
          <w:rFonts w:eastAsia="Times New Roman" w:cstheme="minorHAnsi"/>
          <w:color w:val="000000"/>
        </w:rPr>
        <w:t xml:space="preserve">or ends their turn in </w:t>
      </w:r>
      <w:r>
        <w:rPr>
          <w:rFonts w:eastAsia="Times New Roman" w:cstheme="minorHAnsi"/>
          <w:color w:val="000000"/>
        </w:rPr>
        <w:t xml:space="preserve">the </w:t>
      </w:r>
      <w:r w:rsidRPr="00E95E1F">
        <w:rPr>
          <w:rFonts w:eastAsia="Times New Roman" w:cstheme="minorHAnsi"/>
          <w:color w:val="000000"/>
        </w:rPr>
        <w:t xml:space="preserve">area must make an Agility save or fall prone. </w:t>
      </w:r>
    </w:p>
    <w:p w14:paraId="2BEE3921" w14:textId="77777777" w:rsidR="0022729A" w:rsidRPr="000D5DB5" w:rsidRDefault="0022729A">
      <w:pPr>
        <w:contextualSpacing/>
        <w:rPr>
          <w:rFonts w:eastAsia="Times New Roman" w:cstheme="minorHAnsi"/>
          <w:color w:val="000000"/>
        </w:rPr>
      </w:pPr>
      <w:r w:rsidRPr="00EA1E73">
        <w:rPr>
          <w:rFonts w:eastAsia="Times New Roman" w:cstheme="minorHAnsi"/>
          <w:i/>
          <w:iCs/>
          <w:color w:val="000000"/>
          <w:rPrChange w:id="3489" w:author="Admin" w:date="2020-10-19T21:26:00Z">
            <w:rPr>
              <w:rFonts w:eastAsia="Times New Roman" w:cstheme="minorHAnsi"/>
              <w:b/>
              <w:bCs/>
              <w:color w:val="000000"/>
            </w:rPr>
          </w:rPrChange>
        </w:rPr>
        <w:t>Immolation Trap</w:t>
      </w:r>
      <w:r w:rsidRPr="000D5DB5">
        <w:rPr>
          <w:rFonts w:eastAsia="Times New Roman" w:cstheme="minorHAnsi"/>
          <w:i/>
          <w:iCs/>
          <w:color w:val="000000"/>
        </w:rPr>
        <w:t xml:space="preserve"> </w:t>
      </w:r>
      <w:r w:rsidRPr="000D5DB5">
        <w:rPr>
          <w:rFonts w:eastAsia="Times New Roman" w:cstheme="minorHAnsi"/>
          <w:color w:val="000000"/>
        </w:rPr>
        <w:t>This trap burns the triggering creature</w:t>
      </w:r>
      <w:r>
        <w:rPr>
          <w:rFonts w:eastAsia="Times New Roman" w:cstheme="minorHAnsi"/>
          <w:color w:val="000000"/>
        </w:rPr>
        <w:t xml:space="preserve">, replicating the </w:t>
      </w:r>
      <w:r>
        <w:rPr>
          <w:rFonts w:eastAsia="Times New Roman" w:cstheme="minorHAnsi"/>
          <w:i/>
          <w:iCs/>
          <w:color w:val="000000"/>
        </w:rPr>
        <w:t xml:space="preserve">immolate </w:t>
      </w:r>
      <w:r>
        <w:rPr>
          <w:rFonts w:eastAsia="Times New Roman" w:cstheme="minorHAnsi"/>
          <w:color w:val="000000"/>
        </w:rPr>
        <w:t xml:space="preserve">sigil spell, with the sigil roll being replaced with the </w:t>
      </w:r>
      <w:r>
        <w:rPr>
          <w:rFonts w:eastAsia="Times New Roman" w:cstheme="minorHAnsi"/>
          <w:color w:val="000000"/>
        </w:rPr>
        <w:lastRenderedPageBreak/>
        <w:t xml:space="preserve">attack bonus (Intelligence plus proficiency in Engineer’s Tools). </w:t>
      </w:r>
    </w:p>
    <w:p w14:paraId="6D126ACC" w14:textId="77777777" w:rsidR="0022729A" w:rsidRPr="00E95E1F" w:rsidRDefault="0022729A">
      <w:pPr>
        <w:contextualSpacing/>
        <w:rPr>
          <w:rFonts w:eastAsia="Times New Roman" w:cstheme="minorHAnsi"/>
        </w:rPr>
      </w:pPr>
      <w:r w:rsidRPr="00EA1E73">
        <w:rPr>
          <w:rFonts w:eastAsia="Times New Roman" w:cstheme="minorHAnsi"/>
          <w:i/>
          <w:iCs/>
          <w:rPrChange w:id="3490" w:author="Admin" w:date="2020-10-19T21:26:00Z">
            <w:rPr>
              <w:rFonts w:eastAsia="Times New Roman" w:cstheme="minorHAnsi"/>
              <w:b/>
              <w:bCs/>
            </w:rPr>
          </w:rPrChange>
        </w:rPr>
        <w:t>Toxic Gas Trap</w:t>
      </w:r>
      <w:r>
        <w:rPr>
          <w:rFonts w:eastAsia="Times New Roman" w:cstheme="minorHAnsi"/>
          <w:b/>
          <w:bCs/>
        </w:rPr>
        <w:t xml:space="preserve"> </w:t>
      </w:r>
      <w:r>
        <w:rPr>
          <w:rFonts w:eastAsia="Times New Roman" w:cstheme="minorHAnsi"/>
        </w:rPr>
        <w:t xml:space="preserve">This trap releases a cloud of toxic fumes, replicating the </w:t>
      </w:r>
      <w:r>
        <w:rPr>
          <w:rFonts w:eastAsia="Times New Roman" w:cstheme="minorHAnsi"/>
          <w:i/>
          <w:iCs/>
        </w:rPr>
        <w:t xml:space="preserve">cloudkill </w:t>
      </w:r>
      <w:r>
        <w:rPr>
          <w:rFonts w:eastAsia="Times New Roman" w:cstheme="minorHAnsi"/>
        </w:rPr>
        <w:t xml:space="preserve">spell. </w:t>
      </w:r>
    </w:p>
    <w:p w14:paraId="7697FCB5" w14:textId="77777777" w:rsidR="0022729A" w:rsidRPr="000D5DB5" w:rsidRDefault="0022729A">
      <w:pPr>
        <w:contextualSpacing/>
        <w:rPr>
          <w:rFonts w:eastAsia="Times New Roman" w:cstheme="minorHAnsi"/>
        </w:rPr>
      </w:pPr>
      <w:r w:rsidRPr="00EA1E73">
        <w:rPr>
          <w:rFonts w:eastAsia="Times New Roman" w:cstheme="minorHAnsi"/>
          <w:i/>
          <w:iCs/>
          <w:rPrChange w:id="3491" w:author="Admin" w:date="2020-10-19T21:27:00Z">
            <w:rPr>
              <w:rFonts w:eastAsia="Times New Roman" w:cstheme="minorHAnsi"/>
              <w:b/>
              <w:bCs/>
            </w:rPr>
          </w:rPrChange>
        </w:rPr>
        <w:t>Wagon Clamp</w:t>
      </w:r>
      <w:r w:rsidRPr="000D5DB5">
        <w:rPr>
          <w:rFonts w:eastAsia="Times New Roman" w:cstheme="minorHAnsi"/>
          <w:i/>
          <w:iCs/>
        </w:rPr>
        <w:t xml:space="preserve"> </w:t>
      </w:r>
      <w:r w:rsidRPr="000D5DB5">
        <w:rPr>
          <w:rFonts w:eastAsia="Times New Roman" w:cstheme="minorHAnsi"/>
        </w:rPr>
        <w:t>This trap clamps down on the triggering creature or vehicle for one minute, dealing 1d8 piercing damage to the wheel (possibly breaking it). While captured, the target is restrained. A successful Stamina sav</w:t>
      </w:r>
      <w:r>
        <w:rPr>
          <w:rFonts w:eastAsia="Times New Roman" w:cstheme="minorHAnsi"/>
        </w:rPr>
        <w:t>ing throw</w:t>
      </w:r>
      <w:r w:rsidRPr="000D5DB5">
        <w:rPr>
          <w:rFonts w:eastAsia="Times New Roman" w:cstheme="minorHAnsi"/>
        </w:rPr>
        <w:t xml:space="preserve"> by the vehicle or creature halves the damage dealt and reduces the restraint for one round. A creature may use its action to open the clamp. Most wooden wheels have 5 (2d4) hit points. This is usually used to destroy vehicle wheels, but can be employed as bear traps. </w:t>
      </w:r>
    </w:p>
    <w:p w14:paraId="3FC69B79" w14:textId="77777777" w:rsidR="00EA1E73" w:rsidRDefault="00EA1E73" w:rsidP="00E95E1F">
      <w:pPr>
        <w:rPr>
          <w:ins w:id="3492" w:author="Admin" w:date="2020-10-19T21:27:00Z"/>
        </w:rPr>
        <w:sectPr w:rsidR="00EA1E73" w:rsidSect="00EA1E73">
          <w:type w:val="continuous"/>
          <w:pgSz w:w="12240" w:h="15840"/>
          <w:pgMar w:top="1440" w:right="1800" w:bottom="1440" w:left="1800" w:header="708" w:footer="708" w:gutter="0"/>
          <w:cols w:num="2" w:space="708"/>
          <w:docGrid w:linePitch="360"/>
          <w:sectPrChange w:id="3493" w:author="Admin" w:date="2020-10-19T21:27:00Z">
            <w:sectPr w:rsidR="00EA1E73" w:rsidSect="00EA1E73">
              <w:pgMar w:top="1440" w:right="1800" w:bottom="1440" w:left="1800" w:header="708" w:footer="708" w:gutter="0"/>
              <w:cols w:num="1"/>
            </w:sectPr>
          </w:sectPrChange>
        </w:sectPr>
      </w:pPr>
    </w:p>
    <w:p w14:paraId="41474434" w14:textId="77777777" w:rsidR="00CC757F" w:rsidRDefault="00CC757F" w:rsidP="00E95E1F"/>
    <w:p w14:paraId="66105129" w14:textId="77777777" w:rsidR="007E5284" w:rsidRDefault="007E5284" w:rsidP="00E6665B">
      <w:pPr>
        <w:pStyle w:val="Heading3"/>
      </w:pPr>
      <w:bookmarkStart w:id="3494" w:name="_Toc54196453"/>
      <w:r>
        <w:t>Infusion Kit</w:t>
      </w:r>
      <w:bookmarkEnd w:id="3494"/>
    </w:p>
    <w:p w14:paraId="1B067CAC" w14:textId="77777777" w:rsidR="007E5284" w:rsidRDefault="007E5284" w:rsidP="007E5284">
      <w:pPr>
        <w:contextualSpacing/>
        <w:rPr>
          <w:rFonts w:eastAsia="Times New Roman" w:cstheme="minorHAnsi"/>
          <w:color w:val="000000"/>
        </w:rPr>
      </w:pPr>
      <w:r>
        <w:rPr>
          <w:rFonts w:eastAsia="Times New Roman" w:cstheme="minorHAnsi"/>
          <w:color w:val="000000"/>
        </w:rPr>
        <w:t xml:space="preserve">With the Infusion Kit, you can create magical items (as listed under Treasures above) or custom inscribed items (as described in Chapter 7 below). </w:t>
      </w:r>
    </w:p>
    <w:p w14:paraId="62E97FBD" w14:textId="77777777" w:rsidR="007E5284" w:rsidRDefault="007E5284" w:rsidP="00E95E1F">
      <w:pPr>
        <w:contextualSpacing/>
        <w:rPr>
          <w:rFonts w:cstheme="minorHAnsi"/>
          <w:color w:val="000000"/>
        </w:rPr>
      </w:pPr>
    </w:p>
    <w:p w14:paraId="32D66AC6" w14:textId="77777777" w:rsidR="007E5284" w:rsidRPr="00130DC5" w:rsidRDefault="007E5284" w:rsidP="007E5284">
      <w:pPr>
        <w:pStyle w:val="Heading4"/>
        <w:rPr>
          <w:sz w:val="22"/>
          <w:szCs w:val="22"/>
        </w:rPr>
      </w:pPr>
      <w:r>
        <w:rPr>
          <w:sz w:val="22"/>
          <w:szCs w:val="22"/>
        </w:rPr>
        <w:t xml:space="preserve">Infused </w:t>
      </w:r>
      <w:r w:rsidRPr="00130DC5">
        <w:rPr>
          <w:sz w:val="22"/>
          <w:szCs w:val="22"/>
        </w:rPr>
        <w:t>Items</w:t>
      </w:r>
    </w:p>
    <w:p w14:paraId="66CB0418" w14:textId="77777777" w:rsidR="00EA1E73" w:rsidRDefault="00EA1E73" w:rsidP="007E5284">
      <w:pPr>
        <w:rPr>
          <w:ins w:id="3495" w:author="Admin" w:date="2020-10-19T21:27:00Z"/>
          <w:b/>
          <w:bCs/>
        </w:rPr>
        <w:sectPr w:rsidR="00EA1E73" w:rsidSect="00AB25EF">
          <w:type w:val="continuous"/>
          <w:pgSz w:w="12240" w:h="15840"/>
          <w:pgMar w:top="1440" w:right="1800" w:bottom="1440" w:left="1800" w:header="708" w:footer="708" w:gutter="0"/>
          <w:cols w:space="708"/>
          <w:docGrid w:linePitch="360"/>
        </w:sectPr>
      </w:pPr>
    </w:p>
    <w:p w14:paraId="15690894" w14:textId="77777777" w:rsidR="007E5284" w:rsidRPr="00130DC5" w:rsidRDefault="007E5284" w:rsidP="007E5284">
      <w:pPr>
        <w:rPr>
          <w:b/>
          <w:bCs/>
        </w:rPr>
      </w:pPr>
      <w:r w:rsidRPr="00130DC5">
        <w:rPr>
          <w:b/>
          <w:bCs/>
        </w:rPr>
        <w:lastRenderedPageBreak/>
        <w:t>Adamantine Breastplate</w:t>
      </w:r>
    </w:p>
    <w:p w14:paraId="797AD2E7" w14:textId="77777777" w:rsidR="007E5284" w:rsidRPr="00130DC5" w:rsidRDefault="007E5284" w:rsidP="007E5284">
      <w:pPr>
        <w:rPr>
          <w:i/>
          <w:iCs/>
        </w:rPr>
      </w:pPr>
      <w:r w:rsidRPr="00130DC5">
        <w:rPr>
          <w:i/>
          <w:iCs/>
        </w:rPr>
        <w:t xml:space="preserve">Armor (breastplate), legendary (requires attunement) </w:t>
      </w:r>
    </w:p>
    <w:p w14:paraId="77F9F082" w14:textId="77777777" w:rsidR="007E5284" w:rsidRDefault="007E5284" w:rsidP="007E5284">
      <w:pPr>
        <w:contextualSpacing/>
        <w:rPr>
          <w:rFonts w:eastAsia="Times New Roman" w:cstheme="minorHAnsi"/>
        </w:rPr>
      </w:pPr>
      <w:r w:rsidRPr="000D5DB5">
        <w:rPr>
          <w:rFonts w:eastAsia="Times New Roman" w:cstheme="minorHAnsi"/>
        </w:rPr>
        <w:t xml:space="preserve">You gain a +1 bonus to AC while you wear this </w:t>
      </w:r>
      <w:r>
        <w:rPr>
          <w:rFonts w:eastAsia="Times New Roman" w:cstheme="minorHAnsi"/>
        </w:rPr>
        <w:t xml:space="preserve">magic </w:t>
      </w:r>
      <w:r w:rsidRPr="000D5DB5">
        <w:rPr>
          <w:rFonts w:eastAsia="Times New Roman" w:cstheme="minorHAnsi"/>
        </w:rPr>
        <w:t xml:space="preserve">armor. </w:t>
      </w:r>
    </w:p>
    <w:p w14:paraId="4A8CB086" w14:textId="77777777" w:rsidR="007E5284" w:rsidRPr="00130DC5" w:rsidRDefault="007E5284" w:rsidP="007E5284">
      <w:pPr>
        <w:rPr>
          <w:rFonts w:eastAsia="Times New Roman" w:cstheme="minorHAnsi"/>
        </w:rPr>
      </w:pPr>
      <w:r w:rsidRPr="00130DC5">
        <w:t>While wearing this armor, you have resistance to nonmagical damage. You can use an action to make yourself immune to nonmagical damage for 3 minutes. Furthermore, any critical hit you suffer while wearing it turns into a normal hit.</w:t>
      </w:r>
    </w:p>
    <w:p w14:paraId="125CE3EB" w14:textId="77777777" w:rsidR="007E5284" w:rsidRPr="00130DC5" w:rsidRDefault="007E5284" w:rsidP="007E5284">
      <w:r w:rsidRPr="00130DC5">
        <w:lastRenderedPageBreak/>
        <w:t xml:space="preserve">Objects made of adamantite or arcanite have an AC of 23, are immune to nonmagical weapon damage and are resistant to arcane damage, and have 30 hit points. </w:t>
      </w:r>
    </w:p>
    <w:p w14:paraId="10A05CAE" w14:textId="77777777" w:rsidR="007E5284" w:rsidRPr="00130DC5" w:rsidRDefault="007E5284" w:rsidP="007E5284">
      <w:pPr>
        <w:rPr>
          <w:rFonts w:eastAsia="Times New Roman" w:cstheme="minorHAnsi"/>
        </w:rPr>
      </w:pPr>
    </w:p>
    <w:p w14:paraId="73103C6D" w14:textId="77777777" w:rsidR="007E5284" w:rsidRPr="00130DC5" w:rsidRDefault="007E5284" w:rsidP="007E5284">
      <w:pPr>
        <w:rPr>
          <w:rFonts w:eastAsia="Times New Roman" w:cstheme="minorHAnsi"/>
        </w:rPr>
      </w:pPr>
      <w:r w:rsidRPr="00130DC5">
        <w:rPr>
          <w:i/>
          <w:iCs/>
        </w:rPr>
        <w:t xml:space="preserve">Creation. </w:t>
      </w:r>
      <w:r w:rsidRPr="00130DC5">
        <w:rPr>
          <w:rFonts w:eastAsia="Times New Roman" w:cstheme="minorHAnsi"/>
        </w:rPr>
        <w:t>Material adamantine (uncommon); greater weapon resistance (legendary)</w:t>
      </w:r>
    </w:p>
    <w:p w14:paraId="50EB0ACC" w14:textId="77777777" w:rsidR="007E5284" w:rsidRPr="00130DC5" w:rsidRDefault="007E5284" w:rsidP="007E5284">
      <w:pPr>
        <w:rPr>
          <w:b/>
          <w:bCs/>
        </w:rPr>
      </w:pPr>
    </w:p>
    <w:p w14:paraId="640A0ED8" w14:textId="77777777" w:rsidR="007E5284" w:rsidRPr="00130DC5" w:rsidRDefault="007E5284" w:rsidP="007E5284">
      <w:pPr>
        <w:rPr>
          <w:b/>
          <w:bCs/>
        </w:rPr>
      </w:pPr>
      <w:r w:rsidRPr="00130DC5">
        <w:rPr>
          <w:b/>
          <w:bCs/>
        </w:rPr>
        <w:t>Adamantine +1 Sword of the Monkey</w:t>
      </w:r>
    </w:p>
    <w:p w14:paraId="70E87365" w14:textId="77777777" w:rsidR="007E5284" w:rsidRPr="00130DC5" w:rsidRDefault="007E5284" w:rsidP="007E5284">
      <w:pPr>
        <w:rPr>
          <w:i/>
          <w:iCs/>
        </w:rPr>
      </w:pPr>
      <w:r w:rsidRPr="00130DC5">
        <w:rPr>
          <w:i/>
          <w:iCs/>
        </w:rPr>
        <w:t xml:space="preserve">Weapon (longsword), </w:t>
      </w:r>
      <w:r>
        <w:rPr>
          <w:i/>
          <w:iCs/>
        </w:rPr>
        <w:t>epic</w:t>
      </w:r>
      <w:r w:rsidRPr="00130DC5">
        <w:rPr>
          <w:i/>
          <w:iCs/>
        </w:rPr>
        <w:t xml:space="preserve"> (requires attunement)</w:t>
      </w:r>
    </w:p>
    <w:p w14:paraId="209FDE5B" w14:textId="77777777" w:rsidR="007E5284" w:rsidRPr="00130DC5" w:rsidRDefault="007E5284" w:rsidP="007E5284">
      <w:r w:rsidRPr="00130DC5">
        <w:t>You have +</w:t>
      </w:r>
      <w:r>
        <w:t>2</w:t>
      </w:r>
      <w:r w:rsidRPr="00130DC5">
        <w:t xml:space="preserve"> to attack and damage with this magical weapon. This sword deals double </w:t>
      </w:r>
      <w:r w:rsidRPr="00130DC5">
        <w:lastRenderedPageBreak/>
        <w:t xml:space="preserve">damage to objects, has an AC of 23, is immune to nonmagical weapon damage, and has 30 hit points. Furthermore, while attuned to, it increases your Agility and Stamina scores by 1 each (maximum 20). </w:t>
      </w:r>
    </w:p>
    <w:p w14:paraId="30221BDB" w14:textId="77777777" w:rsidR="007E5284" w:rsidRPr="00130DC5" w:rsidRDefault="007E5284" w:rsidP="007E5284"/>
    <w:p w14:paraId="27936F63" w14:textId="77777777" w:rsidR="007E5284" w:rsidRPr="00130DC5" w:rsidRDefault="007E5284" w:rsidP="007E5284">
      <w:r w:rsidRPr="00130DC5">
        <w:rPr>
          <w:i/>
          <w:iCs/>
        </w:rPr>
        <w:t xml:space="preserve">Creation. </w:t>
      </w:r>
      <w:r w:rsidRPr="00130DC5">
        <w:t>Material adamantine (uncommon); ability enhancement (rare); deep +1 (</w:t>
      </w:r>
      <w:r>
        <w:t>1 step for free, 1 step to epic)</w:t>
      </w:r>
    </w:p>
    <w:p w14:paraId="5E24DFBC" w14:textId="77777777" w:rsidR="007E5284" w:rsidRPr="00130DC5" w:rsidRDefault="007E5284" w:rsidP="007E5284"/>
    <w:p w14:paraId="47A82708" w14:textId="77777777" w:rsidR="007E5284" w:rsidRPr="00130DC5" w:rsidRDefault="007E5284" w:rsidP="007E5284">
      <w:pPr>
        <w:rPr>
          <w:b/>
          <w:bCs/>
        </w:rPr>
      </w:pPr>
      <w:r w:rsidRPr="00130DC5">
        <w:rPr>
          <w:b/>
          <w:bCs/>
        </w:rPr>
        <w:t>Elementium Warhammer</w:t>
      </w:r>
    </w:p>
    <w:p w14:paraId="18EE41CA" w14:textId="77777777" w:rsidR="007E5284" w:rsidRPr="00130DC5" w:rsidRDefault="007E5284" w:rsidP="007E5284">
      <w:pPr>
        <w:rPr>
          <w:i/>
          <w:iCs/>
        </w:rPr>
      </w:pPr>
      <w:r w:rsidRPr="00130DC5">
        <w:rPr>
          <w:i/>
          <w:iCs/>
        </w:rPr>
        <w:t xml:space="preserve">Weapon (Warhammer), </w:t>
      </w:r>
      <w:r>
        <w:rPr>
          <w:i/>
          <w:iCs/>
        </w:rPr>
        <w:t>epic</w:t>
      </w:r>
    </w:p>
    <w:p w14:paraId="075E9ABC" w14:textId="77777777" w:rsidR="007E5284" w:rsidRPr="00130DC5" w:rsidRDefault="007E5284" w:rsidP="007E5284">
      <w:r w:rsidRPr="00130DC5">
        <w:t>You have +</w:t>
      </w:r>
      <w:r>
        <w:t>2</w:t>
      </w:r>
      <w:r w:rsidRPr="00130DC5">
        <w:t xml:space="preserve"> to attack and damage rolls when using this weapon, and the weapon deals 1d6 extra points of fire damage on a hit. </w:t>
      </w:r>
    </w:p>
    <w:p w14:paraId="5362C230" w14:textId="77777777" w:rsidR="007E5284" w:rsidRPr="00130DC5" w:rsidRDefault="007E5284" w:rsidP="007E5284">
      <w:r w:rsidRPr="00130DC5">
        <w:t xml:space="preserve">This weapon has an AC of 23, is immune to nonmagical weapon damage and elemental damage (acid, cold, fire, and lightning), is resistant to arcane damage, and have 30 hit points. </w:t>
      </w:r>
    </w:p>
    <w:p w14:paraId="0EC08581" w14:textId="77777777" w:rsidR="007E5284" w:rsidRPr="00130DC5" w:rsidRDefault="007E5284" w:rsidP="007E5284">
      <w:r w:rsidRPr="00130DC5">
        <w:rPr>
          <w:i/>
          <w:iCs/>
        </w:rPr>
        <w:t>Special.</w:t>
      </w:r>
      <w:r w:rsidRPr="00130DC5">
        <w:t xml:space="preserve"> Unlike most </w:t>
      </w:r>
      <w:r>
        <w:t>epic</w:t>
      </w:r>
      <w:r w:rsidRPr="00130DC5">
        <w:t xml:space="preserve"> weapons, the cost of crafting this warhammer is reduced by </w:t>
      </w:r>
      <w:r>
        <w:t>75</w:t>
      </w:r>
      <w:r w:rsidRPr="00130DC5">
        <w:t xml:space="preserve">% due to the resonance between the Elementium metal and the Elemental Damage infusion (due to alignment between the two powers). </w:t>
      </w:r>
    </w:p>
    <w:p w14:paraId="0ACE6615" w14:textId="77777777" w:rsidR="007E5284" w:rsidRPr="00130DC5" w:rsidRDefault="007E5284" w:rsidP="007E5284"/>
    <w:p w14:paraId="2B2EDA4B" w14:textId="77777777" w:rsidR="007E5284" w:rsidRPr="00130DC5" w:rsidRDefault="007E5284" w:rsidP="007E5284">
      <w:r w:rsidRPr="00130DC5">
        <w:rPr>
          <w:i/>
          <w:iCs/>
        </w:rPr>
        <w:t xml:space="preserve">Creation. </w:t>
      </w:r>
      <w:r w:rsidRPr="00130DC5">
        <w:t>Material elementium (rare); deep infusion (</w:t>
      </w:r>
      <w:r>
        <w:t>1 step for free, 1 step to epic</w:t>
      </w:r>
      <w:r w:rsidRPr="00130DC5">
        <w:t>)</w:t>
      </w:r>
    </w:p>
    <w:p w14:paraId="3F793E98" w14:textId="77777777" w:rsidR="007E5284" w:rsidRPr="00130DC5" w:rsidDel="00DD72A2" w:rsidRDefault="007E5284" w:rsidP="007E5284">
      <w:pPr>
        <w:contextualSpacing/>
        <w:rPr>
          <w:del w:id="3496" w:author="Admin" w:date="2021-05-14T01:31:00Z"/>
          <w:rFonts w:eastAsia="Times New Roman" w:cstheme="minorHAnsi"/>
          <w:color w:val="000000"/>
        </w:rPr>
      </w:pPr>
    </w:p>
    <w:p w14:paraId="296334C5" w14:textId="77777777" w:rsidR="007E5284" w:rsidRPr="00130DC5" w:rsidDel="00DD72A2" w:rsidRDefault="007E5284" w:rsidP="007E5284">
      <w:pPr>
        <w:contextualSpacing/>
        <w:rPr>
          <w:del w:id="3497" w:author="Admin" w:date="2021-05-14T01:31:00Z"/>
          <w:rFonts w:eastAsia="Times New Roman" w:cstheme="minorHAnsi"/>
          <w:b/>
          <w:bCs/>
          <w:color w:val="000000"/>
        </w:rPr>
      </w:pPr>
      <w:del w:id="3498" w:author="Admin" w:date="2021-05-14T01:31:00Z">
        <w:r w:rsidRPr="00130DC5" w:rsidDel="00DD72A2">
          <w:rPr>
            <w:rFonts w:eastAsia="Times New Roman" w:cstheme="minorHAnsi"/>
            <w:b/>
            <w:bCs/>
            <w:color w:val="000000"/>
          </w:rPr>
          <w:delText>Emberstone Staff</w:delText>
        </w:r>
      </w:del>
    </w:p>
    <w:p w14:paraId="5DEC4474" w14:textId="77777777" w:rsidR="007E5284" w:rsidRPr="00130DC5" w:rsidDel="00DD72A2" w:rsidRDefault="007E5284" w:rsidP="007E5284">
      <w:pPr>
        <w:contextualSpacing/>
        <w:rPr>
          <w:del w:id="3499" w:author="Admin" w:date="2021-05-14T01:31:00Z"/>
          <w:rFonts w:eastAsia="Times New Roman" w:cstheme="minorHAnsi"/>
          <w:i/>
          <w:iCs/>
          <w:color w:val="000000"/>
        </w:rPr>
      </w:pPr>
      <w:del w:id="3500" w:author="Admin" w:date="2021-05-14T01:31:00Z">
        <w:r w:rsidRPr="00130DC5" w:rsidDel="00DD72A2">
          <w:rPr>
            <w:rFonts w:eastAsia="Times New Roman" w:cstheme="minorHAnsi"/>
            <w:i/>
            <w:iCs/>
            <w:color w:val="000000"/>
          </w:rPr>
          <w:delText xml:space="preserve">Weapon (quarterstaff), uncommon </w:delText>
        </w:r>
      </w:del>
    </w:p>
    <w:p w14:paraId="4C0AFCA4" w14:textId="77777777" w:rsidR="007E5284" w:rsidRPr="00130DC5" w:rsidDel="00DD72A2" w:rsidRDefault="007E5284" w:rsidP="007E5284">
      <w:pPr>
        <w:contextualSpacing/>
        <w:rPr>
          <w:del w:id="3501" w:author="Admin" w:date="2021-05-14T01:31:00Z"/>
          <w:rFonts w:eastAsia="Times New Roman" w:cstheme="minorHAnsi"/>
          <w:color w:val="000000"/>
        </w:rPr>
      </w:pPr>
      <w:del w:id="3502" w:author="Admin" w:date="2021-05-14T01:31:00Z">
        <w:r w:rsidRPr="00130DC5" w:rsidDel="00DD72A2">
          <w:rPr>
            <w:rFonts w:eastAsia="Times New Roman" w:cstheme="minorHAnsi"/>
            <w:color w:val="000000"/>
          </w:rPr>
          <w:delText xml:space="preserve">This weapon is magical. This staff holds 10 charges. Spells cost 1 charge per spell level (maximum spell level 2). </w:delText>
        </w:r>
      </w:del>
    </w:p>
    <w:p w14:paraId="5C8B0BFF" w14:textId="77777777" w:rsidR="007E5284" w:rsidRPr="00130DC5" w:rsidDel="00DD72A2" w:rsidRDefault="007E5284" w:rsidP="007E5284">
      <w:pPr>
        <w:numPr>
          <w:ilvl w:val="0"/>
          <w:numId w:val="64"/>
        </w:numPr>
        <w:contextualSpacing/>
        <w:rPr>
          <w:del w:id="3503" w:author="Admin" w:date="2021-05-14T01:31:00Z"/>
          <w:rFonts w:eastAsia="Times New Roman" w:cstheme="minorHAnsi"/>
          <w:color w:val="000000"/>
        </w:rPr>
      </w:pPr>
      <w:del w:id="3504" w:author="Admin" w:date="2021-05-14T01:31:00Z">
        <w:r w:rsidRPr="00130DC5" w:rsidDel="00DD72A2">
          <w:rPr>
            <w:rFonts w:eastAsia="Times New Roman" w:cstheme="minorHAnsi"/>
            <w:color w:val="000000"/>
          </w:rPr>
          <w:delText>Absorb Elements (level 1)</w:delText>
        </w:r>
      </w:del>
    </w:p>
    <w:p w14:paraId="5D582F78" w14:textId="77777777" w:rsidR="007E5284" w:rsidRPr="00130DC5" w:rsidDel="00DD72A2" w:rsidRDefault="007E5284" w:rsidP="007E5284">
      <w:pPr>
        <w:numPr>
          <w:ilvl w:val="0"/>
          <w:numId w:val="64"/>
        </w:numPr>
        <w:contextualSpacing/>
        <w:rPr>
          <w:del w:id="3505" w:author="Admin" w:date="2021-05-14T01:31:00Z"/>
          <w:rFonts w:eastAsia="Times New Roman" w:cstheme="minorHAnsi"/>
          <w:color w:val="000000"/>
        </w:rPr>
      </w:pPr>
      <w:del w:id="3506" w:author="Admin" w:date="2021-05-14T01:31:00Z">
        <w:r w:rsidRPr="00130DC5" w:rsidDel="00DD72A2">
          <w:rPr>
            <w:rFonts w:eastAsia="Times New Roman" w:cstheme="minorHAnsi"/>
            <w:color w:val="000000"/>
          </w:rPr>
          <w:delText>Burning Hands (level 1)</w:delText>
        </w:r>
      </w:del>
    </w:p>
    <w:p w14:paraId="1B21F5C6" w14:textId="77777777" w:rsidR="007E5284" w:rsidRPr="00130DC5" w:rsidDel="00DD72A2" w:rsidRDefault="007E5284" w:rsidP="007E5284">
      <w:pPr>
        <w:contextualSpacing/>
        <w:rPr>
          <w:del w:id="3507" w:author="Admin" w:date="2021-05-14T01:31:00Z"/>
          <w:rFonts w:eastAsia="Times New Roman" w:cstheme="minorHAnsi"/>
          <w:color w:val="000000"/>
        </w:rPr>
      </w:pPr>
      <w:del w:id="3508" w:author="Admin" w:date="2021-05-14T01:31:00Z">
        <w:r w:rsidRPr="00130DC5" w:rsidDel="00DD72A2">
          <w:rPr>
            <w:rFonts w:eastAsia="Times New Roman" w:cstheme="minorHAnsi"/>
            <w:color w:val="000000"/>
          </w:rPr>
          <w:delText xml:space="preserve">You can use a bonus action before casting an evocation fire spell, reducing the mana cost by 1 (minimum 1). </w:delText>
        </w:r>
      </w:del>
    </w:p>
    <w:p w14:paraId="00DE64FB" w14:textId="77777777" w:rsidR="007E5284" w:rsidRPr="00130DC5" w:rsidDel="00DD72A2" w:rsidRDefault="007E5284" w:rsidP="007E5284">
      <w:pPr>
        <w:contextualSpacing/>
        <w:rPr>
          <w:del w:id="3509" w:author="Admin" w:date="2021-05-14T01:31:00Z"/>
          <w:rFonts w:eastAsia="Times New Roman" w:cstheme="minorHAnsi"/>
          <w:color w:val="000000"/>
        </w:rPr>
      </w:pPr>
    </w:p>
    <w:p w14:paraId="6ED49F90" w14:textId="77777777" w:rsidR="007E5284" w:rsidRPr="00130DC5" w:rsidDel="00DD72A2" w:rsidRDefault="007E5284" w:rsidP="007E5284">
      <w:pPr>
        <w:contextualSpacing/>
        <w:rPr>
          <w:del w:id="3510" w:author="Admin" w:date="2021-05-14T01:31:00Z"/>
          <w:rFonts w:eastAsia="Times New Roman" w:cstheme="minorHAnsi"/>
          <w:b/>
          <w:bCs/>
          <w:color w:val="000000"/>
        </w:rPr>
      </w:pPr>
      <w:del w:id="3511" w:author="Admin" w:date="2021-05-14T01:31:00Z">
        <w:r w:rsidRPr="00130DC5" w:rsidDel="00DD72A2">
          <w:rPr>
            <w:rFonts w:eastAsia="Times New Roman" w:cstheme="minorHAnsi"/>
            <w:b/>
            <w:bCs/>
            <w:color w:val="000000"/>
          </w:rPr>
          <w:delText>Guiding Staff of Wisdom</w:delText>
        </w:r>
      </w:del>
    </w:p>
    <w:p w14:paraId="6DFA41DC" w14:textId="77777777" w:rsidR="007E5284" w:rsidRPr="00130DC5" w:rsidDel="00DD72A2" w:rsidRDefault="007E5284" w:rsidP="007E5284">
      <w:pPr>
        <w:contextualSpacing/>
        <w:rPr>
          <w:del w:id="3512" w:author="Admin" w:date="2021-05-14T01:31:00Z"/>
          <w:rFonts w:eastAsia="Times New Roman" w:cstheme="minorHAnsi"/>
          <w:i/>
          <w:iCs/>
          <w:color w:val="000000"/>
        </w:rPr>
      </w:pPr>
      <w:del w:id="3513" w:author="Admin" w:date="2021-05-14T01:31:00Z">
        <w:r w:rsidRPr="00130DC5" w:rsidDel="00DD72A2">
          <w:rPr>
            <w:rFonts w:eastAsia="Times New Roman" w:cstheme="minorHAnsi"/>
            <w:i/>
            <w:iCs/>
            <w:color w:val="000000"/>
          </w:rPr>
          <w:delText xml:space="preserve">Weapon (quarterstaff), </w:delText>
        </w:r>
        <w:r w:rsidDel="00DD72A2">
          <w:rPr>
            <w:rFonts w:eastAsia="Times New Roman" w:cstheme="minorHAnsi"/>
            <w:i/>
            <w:iCs/>
            <w:color w:val="000000"/>
          </w:rPr>
          <w:delText>epic</w:delText>
        </w:r>
      </w:del>
    </w:p>
    <w:p w14:paraId="34BD858A" w14:textId="77777777" w:rsidR="007E5284" w:rsidRPr="00130DC5" w:rsidDel="00DD72A2" w:rsidRDefault="007E5284" w:rsidP="007E5284">
      <w:pPr>
        <w:contextualSpacing/>
        <w:rPr>
          <w:del w:id="3514" w:author="Admin" w:date="2021-05-14T01:31:00Z"/>
          <w:rFonts w:eastAsia="Times New Roman" w:cstheme="minorHAnsi"/>
          <w:color w:val="000000"/>
        </w:rPr>
      </w:pPr>
      <w:del w:id="3515" w:author="Admin" w:date="2021-05-14T01:31:00Z">
        <w:r w:rsidRPr="00130DC5" w:rsidDel="00DD72A2">
          <w:rPr>
            <w:rFonts w:eastAsia="Times New Roman" w:cstheme="minorHAnsi"/>
            <w:color w:val="000000"/>
          </w:rPr>
          <w:delText>This staff holds 15 charges. Spells cost 1 charge per spell level (maximum spell level 5). The staff gives you resistance to cold damage.</w:delText>
        </w:r>
      </w:del>
    </w:p>
    <w:p w14:paraId="65B8D945" w14:textId="77777777" w:rsidR="007E5284" w:rsidRPr="00130DC5" w:rsidDel="00DD72A2" w:rsidRDefault="007E5284" w:rsidP="007E5284">
      <w:pPr>
        <w:numPr>
          <w:ilvl w:val="0"/>
          <w:numId w:val="64"/>
        </w:numPr>
        <w:contextualSpacing/>
        <w:rPr>
          <w:del w:id="3516" w:author="Admin" w:date="2021-05-14T01:31:00Z"/>
          <w:rFonts w:eastAsia="Times New Roman" w:cstheme="minorHAnsi"/>
          <w:color w:val="000000"/>
        </w:rPr>
      </w:pPr>
      <w:del w:id="3517" w:author="Admin" w:date="2021-05-14T01:31:00Z">
        <w:r w:rsidRPr="00130DC5" w:rsidDel="00DD72A2">
          <w:rPr>
            <w:rFonts w:eastAsia="Times New Roman" w:cstheme="minorHAnsi"/>
            <w:color w:val="000000"/>
          </w:rPr>
          <w:delText>Icy Touch (level 1)</w:delText>
        </w:r>
      </w:del>
    </w:p>
    <w:p w14:paraId="7F74199C" w14:textId="77777777" w:rsidR="007E5284" w:rsidRPr="00130DC5" w:rsidDel="00DD72A2" w:rsidRDefault="007E5284" w:rsidP="007E5284">
      <w:pPr>
        <w:numPr>
          <w:ilvl w:val="0"/>
          <w:numId w:val="64"/>
        </w:numPr>
        <w:contextualSpacing/>
        <w:rPr>
          <w:del w:id="3518" w:author="Admin" w:date="2021-05-14T01:31:00Z"/>
          <w:rFonts w:eastAsia="Times New Roman" w:cstheme="minorHAnsi"/>
          <w:color w:val="000000"/>
        </w:rPr>
      </w:pPr>
      <w:del w:id="3519" w:author="Admin" w:date="2021-05-14T01:31:00Z">
        <w:r w:rsidRPr="00130DC5" w:rsidDel="00DD72A2">
          <w:rPr>
            <w:rFonts w:eastAsia="Times New Roman" w:cstheme="minorHAnsi"/>
            <w:color w:val="000000"/>
          </w:rPr>
          <w:delText>Frost Nova (level 3)</w:delText>
        </w:r>
      </w:del>
    </w:p>
    <w:p w14:paraId="240764F1" w14:textId="77777777" w:rsidR="007E5284" w:rsidRPr="00130DC5" w:rsidDel="00DD72A2" w:rsidRDefault="007E5284" w:rsidP="007E5284">
      <w:pPr>
        <w:numPr>
          <w:ilvl w:val="0"/>
          <w:numId w:val="64"/>
        </w:numPr>
        <w:contextualSpacing/>
        <w:rPr>
          <w:del w:id="3520" w:author="Admin" w:date="2021-05-14T01:31:00Z"/>
          <w:rFonts w:eastAsia="Times New Roman" w:cstheme="minorHAnsi"/>
          <w:color w:val="000000"/>
        </w:rPr>
      </w:pPr>
      <w:del w:id="3521" w:author="Admin" w:date="2021-05-14T01:31:00Z">
        <w:r w:rsidRPr="00130DC5" w:rsidDel="00DD72A2">
          <w:rPr>
            <w:rFonts w:eastAsia="Times New Roman" w:cstheme="minorHAnsi"/>
            <w:color w:val="000000"/>
          </w:rPr>
          <w:lastRenderedPageBreak/>
          <w:delText>Water Breathing (level 3)</w:delText>
        </w:r>
      </w:del>
    </w:p>
    <w:p w14:paraId="4AB84159" w14:textId="77777777" w:rsidR="007E5284" w:rsidRPr="00130DC5" w:rsidDel="00DD72A2" w:rsidRDefault="007E5284" w:rsidP="007E5284">
      <w:pPr>
        <w:contextualSpacing/>
        <w:rPr>
          <w:del w:id="3522" w:author="Admin" w:date="2021-05-14T01:31:00Z"/>
          <w:rFonts w:eastAsia="Times New Roman" w:cstheme="minorHAnsi"/>
          <w:color w:val="000000"/>
        </w:rPr>
      </w:pPr>
      <w:del w:id="3523" w:author="Admin" w:date="2021-05-14T01:31:00Z">
        <w:r w:rsidRPr="00130DC5" w:rsidDel="00DD72A2">
          <w:rPr>
            <w:rFonts w:eastAsia="Times New Roman" w:cstheme="minorHAnsi"/>
            <w:color w:val="000000"/>
          </w:rPr>
          <w:delText xml:space="preserve">If you succeed on a save against a spell that targets only you, with or without the staff's intervention, you can use your reaction to expend 1 charge from the staff and turn the spell back on its caster as if you had cast the spell. </w:delText>
        </w:r>
      </w:del>
    </w:p>
    <w:p w14:paraId="19AFDE55" w14:textId="77777777" w:rsidR="007E5284" w:rsidRPr="00130DC5" w:rsidRDefault="007E5284" w:rsidP="007E5284">
      <w:pPr>
        <w:contextualSpacing/>
        <w:rPr>
          <w:rFonts w:eastAsia="Times New Roman" w:cstheme="minorHAnsi"/>
          <w:color w:val="000000"/>
        </w:rPr>
      </w:pPr>
    </w:p>
    <w:p w14:paraId="0AF1250B" w14:textId="77777777" w:rsidR="007E5284" w:rsidRPr="00130DC5" w:rsidRDefault="007E5284" w:rsidP="007E5284">
      <w:pPr>
        <w:rPr>
          <w:b/>
          <w:bCs/>
        </w:rPr>
      </w:pPr>
      <w:r w:rsidRPr="00130DC5">
        <w:rPr>
          <w:b/>
          <w:bCs/>
        </w:rPr>
        <w:t>Lightforged +1 Breastplate of Greater Fel Resistance</w:t>
      </w:r>
    </w:p>
    <w:p w14:paraId="6026D962" w14:textId="77777777" w:rsidR="007E5284" w:rsidRPr="00130DC5" w:rsidRDefault="007E5284" w:rsidP="007E5284">
      <w:pPr>
        <w:rPr>
          <w:i/>
          <w:iCs/>
        </w:rPr>
      </w:pPr>
      <w:r w:rsidRPr="00130DC5">
        <w:rPr>
          <w:i/>
          <w:iCs/>
        </w:rPr>
        <w:t>Armor (Breastplate), Legendary (requires attunement)</w:t>
      </w:r>
    </w:p>
    <w:p w14:paraId="4D6E5BE4" w14:textId="77777777" w:rsidR="007E5284" w:rsidRPr="00130DC5" w:rsidRDefault="007E5284" w:rsidP="007E5284">
      <w:r w:rsidRPr="00130DC5">
        <w:t xml:space="preserve">You have a +1 bonus to AC while wearing this armor. While attuned to this armor, you also have resistance to fel damage. This armor sheds regular light in a radius of 10 feet, is immune to fel damage, resistant to nonmagical weapon damage, and has 20 hit points. If used or worn, this armor suppresses fel addiction. </w:t>
      </w:r>
    </w:p>
    <w:p w14:paraId="1DC82B1F" w14:textId="77777777" w:rsidR="007E5284" w:rsidRPr="00130DC5" w:rsidRDefault="007E5284" w:rsidP="007E5284">
      <w:r w:rsidRPr="00130DC5">
        <w:rPr>
          <w:i/>
          <w:iCs/>
        </w:rPr>
        <w:t>Special.</w:t>
      </w:r>
      <w:r w:rsidRPr="00130DC5">
        <w:t xml:space="preserve"> Unlike most Legendary armors, the cost of crafting this breastplate is reduced by </w:t>
      </w:r>
      <w:r>
        <w:t>75</w:t>
      </w:r>
      <w:r w:rsidRPr="00130DC5">
        <w:t xml:space="preserve">% due to the resonance between the Lightforged metal and the fel resistance infusion (due to diametrical opposition between the two powers). </w:t>
      </w:r>
    </w:p>
    <w:p w14:paraId="232B1051" w14:textId="77777777" w:rsidR="007E5284" w:rsidRPr="00130DC5" w:rsidRDefault="007E5284" w:rsidP="007E5284"/>
    <w:p w14:paraId="461DB4EA" w14:textId="77777777" w:rsidR="007E5284" w:rsidRPr="00130DC5" w:rsidRDefault="007E5284" w:rsidP="007E5284">
      <w:r w:rsidRPr="00130DC5">
        <w:rPr>
          <w:i/>
          <w:iCs/>
        </w:rPr>
        <w:t xml:space="preserve">Creation. </w:t>
      </w:r>
      <w:r w:rsidRPr="00130DC5">
        <w:t>Material lightforged iron (uncommon); deep infusion +1 (rare); greater fel resistance (legendary)</w:t>
      </w:r>
    </w:p>
    <w:p w14:paraId="7CB24567" w14:textId="77777777" w:rsidR="007E5284" w:rsidRPr="00130DC5" w:rsidDel="00DD72A2" w:rsidRDefault="007E5284" w:rsidP="007E5284">
      <w:pPr>
        <w:contextualSpacing/>
        <w:rPr>
          <w:del w:id="3524" w:author="Admin" w:date="2021-05-14T01:31:00Z"/>
          <w:rFonts w:eastAsia="Times New Roman" w:cstheme="minorHAnsi"/>
          <w:color w:val="000000"/>
        </w:rPr>
      </w:pPr>
    </w:p>
    <w:p w14:paraId="5E1D7CCC" w14:textId="77777777" w:rsidR="007E5284" w:rsidRPr="00130DC5" w:rsidDel="00DD72A2" w:rsidRDefault="007E5284" w:rsidP="007E5284">
      <w:pPr>
        <w:contextualSpacing/>
        <w:rPr>
          <w:del w:id="3525" w:author="Admin" w:date="2021-05-14T01:31:00Z"/>
          <w:rFonts w:eastAsia="Times New Roman" w:cstheme="minorHAnsi"/>
          <w:b/>
          <w:bCs/>
          <w:color w:val="000000"/>
        </w:rPr>
      </w:pPr>
      <w:del w:id="3526" w:author="Admin" w:date="2021-05-14T01:31:00Z">
        <w:r w:rsidRPr="00130DC5" w:rsidDel="00DD72A2">
          <w:rPr>
            <w:rFonts w:eastAsia="Times New Roman" w:cstheme="minorHAnsi"/>
            <w:b/>
            <w:bCs/>
            <w:color w:val="000000"/>
          </w:rPr>
          <w:delText>Staff of Metonia</w:delText>
        </w:r>
      </w:del>
    </w:p>
    <w:p w14:paraId="2C498C08" w14:textId="77777777" w:rsidR="007E5284" w:rsidRPr="00130DC5" w:rsidDel="00DD72A2" w:rsidRDefault="007E5284" w:rsidP="007E5284">
      <w:pPr>
        <w:contextualSpacing/>
        <w:rPr>
          <w:del w:id="3527" w:author="Admin" w:date="2021-05-14T01:31:00Z"/>
          <w:rFonts w:eastAsia="Times New Roman" w:cstheme="minorHAnsi"/>
          <w:i/>
          <w:iCs/>
          <w:color w:val="000000"/>
        </w:rPr>
      </w:pPr>
      <w:del w:id="3528" w:author="Admin" w:date="2021-05-14T01:31:00Z">
        <w:r w:rsidRPr="00130DC5" w:rsidDel="00DD72A2">
          <w:rPr>
            <w:rFonts w:eastAsia="Times New Roman" w:cstheme="minorHAnsi"/>
            <w:i/>
            <w:iCs/>
            <w:color w:val="000000"/>
          </w:rPr>
          <w:delText>Weapon (quarterstaff), rare</w:delText>
        </w:r>
      </w:del>
    </w:p>
    <w:p w14:paraId="1C8DD44B" w14:textId="77777777" w:rsidR="007E5284" w:rsidRPr="00130DC5" w:rsidDel="00DD72A2" w:rsidRDefault="007E5284" w:rsidP="007E5284">
      <w:pPr>
        <w:contextualSpacing/>
        <w:rPr>
          <w:del w:id="3529" w:author="Admin" w:date="2021-05-14T01:31:00Z"/>
          <w:rFonts w:eastAsia="Times New Roman" w:cstheme="minorHAnsi"/>
          <w:color w:val="000000"/>
        </w:rPr>
      </w:pPr>
      <w:del w:id="3530" w:author="Admin" w:date="2021-05-14T01:31:00Z">
        <w:r w:rsidRPr="00130DC5" w:rsidDel="00DD72A2">
          <w:rPr>
            <w:rFonts w:eastAsia="Times New Roman" w:cstheme="minorHAnsi"/>
            <w:color w:val="000000"/>
          </w:rPr>
          <w:delText>You have +1 to attack and damage rolls with this magic weapon. This staff holds 10 charges. Spells cost 1 charge per spell level (maximum spell level 4).</w:delText>
        </w:r>
      </w:del>
    </w:p>
    <w:p w14:paraId="0815FC5E" w14:textId="77777777" w:rsidR="007E5284" w:rsidRPr="00130DC5" w:rsidDel="00DD72A2" w:rsidRDefault="007E5284" w:rsidP="007E5284">
      <w:pPr>
        <w:numPr>
          <w:ilvl w:val="0"/>
          <w:numId w:val="64"/>
        </w:numPr>
        <w:contextualSpacing/>
        <w:rPr>
          <w:del w:id="3531" w:author="Admin" w:date="2021-05-14T01:31:00Z"/>
          <w:rFonts w:eastAsia="Times New Roman" w:cstheme="minorHAnsi"/>
          <w:color w:val="000000"/>
        </w:rPr>
      </w:pPr>
      <w:del w:id="3532" w:author="Admin" w:date="2021-05-14T01:31:00Z">
        <w:r w:rsidRPr="00130DC5" w:rsidDel="00DD72A2">
          <w:rPr>
            <w:rFonts w:eastAsia="Times New Roman" w:cstheme="minorHAnsi"/>
            <w:color w:val="000000"/>
          </w:rPr>
          <w:delText>Mirror Image (level 2)</w:delText>
        </w:r>
      </w:del>
    </w:p>
    <w:p w14:paraId="4E7F61B0" w14:textId="77777777" w:rsidR="007E5284" w:rsidRPr="00130DC5" w:rsidDel="00DD72A2" w:rsidRDefault="007E5284" w:rsidP="007E5284">
      <w:pPr>
        <w:contextualSpacing/>
        <w:rPr>
          <w:del w:id="3533" w:author="Admin" w:date="2021-05-14T01:31:00Z"/>
          <w:rFonts w:eastAsia="Times New Roman" w:cstheme="minorHAnsi"/>
          <w:color w:val="000000"/>
        </w:rPr>
      </w:pPr>
      <w:del w:id="3534" w:author="Admin" w:date="2021-05-14T01:31:00Z">
        <w:r w:rsidRPr="00130DC5" w:rsidDel="00DD72A2">
          <w:rPr>
            <w:rFonts w:eastAsia="Times New Roman" w:cstheme="minorHAnsi"/>
            <w:color w:val="000000"/>
          </w:rPr>
          <w:delText>If you notice an illusion spell, you can attempt Intelligence (Investigation) checks without spending an action, but only once per turn.</w:delText>
        </w:r>
      </w:del>
    </w:p>
    <w:p w14:paraId="07D377FB" w14:textId="77777777" w:rsidR="007E5284" w:rsidRPr="00130DC5" w:rsidDel="00DD72A2" w:rsidRDefault="007E5284" w:rsidP="007E5284">
      <w:pPr>
        <w:contextualSpacing/>
        <w:rPr>
          <w:del w:id="3535" w:author="Admin" w:date="2021-05-14T01:31:00Z"/>
          <w:rFonts w:eastAsia="Times New Roman" w:cstheme="minorHAnsi"/>
          <w:color w:val="000000"/>
        </w:rPr>
      </w:pPr>
    </w:p>
    <w:p w14:paraId="56AE7FE5" w14:textId="77777777" w:rsidR="007E5284" w:rsidRPr="00130DC5" w:rsidDel="00DD72A2" w:rsidRDefault="007E5284" w:rsidP="007E5284">
      <w:pPr>
        <w:contextualSpacing/>
        <w:rPr>
          <w:del w:id="3536" w:author="Admin" w:date="2021-05-14T01:31:00Z"/>
          <w:rFonts w:eastAsia="Times New Roman" w:cstheme="minorHAnsi"/>
          <w:b/>
          <w:bCs/>
          <w:color w:val="000000"/>
        </w:rPr>
      </w:pPr>
      <w:del w:id="3537" w:author="Admin" w:date="2021-05-14T01:31:00Z">
        <w:r w:rsidRPr="00130DC5" w:rsidDel="00DD72A2">
          <w:rPr>
            <w:rFonts w:eastAsia="Times New Roman" w:cstheme="minorHAnsi"/>
            <w:b/>
            <w:bCs/>
            <w:color w:val="000000"/>
          </w:rPr>
          <w:delText>Staff of the Sun</w:delText>
        </w:r>
      </w:del>
    </w:p>
    <w:p w14:paraId="7F6D585E" w14:textId="77777777" w:rsidR="007E5284" w:rsidRPr="00130DC5" w:rsidDel="00DD72A2" w:rsidRDefault="007E5284" w:rsidP="007E5284">
      <w:pPr>
        <w:contextualSpacing/>
        <w:rPr>
          <w:del w:id="3538" w:author="Admin" w:date="2021-05-14T01:31:00Z"/>
          <w:rFonts w:eastAsia="Times New Roman" w:cstheme="minorHAnsi"/>
          <w:i/>
          <w:iCs/>
          <w:color w:val="000000"/>
        </w:rPr>
      </w:pPr>
      <w:del w:id="3539" w:author="Admin" w:date="2021-05-14T01:31:00Z">
        <w:r w:rsidRPr="00130DC5" w:rsidDel="00DD72A2">
          <w:rPr>
            <w:rFonts w:eastAsia="Times New Roman" w:cstheme="minorHAnsi"/>
            <w:i/>
            <w:iCs/>
            <w:color w:val="000000"/>
          </w:rPr>
          <w:delText xml:space="preserve">Weapon (quarterstaff), uncommon </w:delText>
        </w:r>
      </w:del>
    </w:p>
    <w:p w14:paraId="20E408BC" w14:textId="77777777" w:rsidR="007E5284" w:rsidRPr="00130DC5" w:rsidDel="00DD72A2" w:rsidRDefault="007E5284" w:rsidP="007E5284">
      <w:pPr>
        <w:contextualSpacing/>
        <w:rPr>
          <w:del w:id="3540" w:author="Admin" w:date="2021-05-14T01:31:00Z"/>
          <w:rFonts w:eastAsia="Times New Roman" w:cstheme="minorHAnsi"/>
          <w:color w:val="000000"/>
        </w:rPr>
      </w:pPr>
      <w:del w:id="3541" w:author="Admin" w:date="2021-05-14T01:31:00Z">
        <w:r w:rsidRPr="00130DC5" w:rsidDel="00DD72A2">
          <w:rPr>
            <w:rFonts w:eastAsia="Times New Roman" w:cstheme="minorHAnsi"/>
            <w:color w:val="000000"/>
          </w:rPr>
          <w:delText xml:space="preserve">This weapon is magical. You can use a bonus action before casting an evocation fire spell, reducing the mana cost by 1 (minimum 1). </w:delText>
        </w:r>
      </w:del>
    </w:p>
    <w:p w14:paraId="672FCE11" w14:textId="77777777" w:rsidR="007E5284" w:rsidRPr="00130DC5" w:rsidDel="00DD72A2" w:rsidRDefault="007E5284" w:rsidP="007E5284">
      <w:pPr>
        <w:contextualSpacing/>
        <w:rPr>
          <w:del w:id="3542" w:author="Admin" w:date="2021-05-14T01:31:00Z"/>
          <w:rFonts w:eastAsia="Times New Roman" w:cstheme="minorHAnsi"/>
          <w:color w:val="000000"/>
        </w:rPr>
      </w:pPr>
      <w:del w:id="3543" w:author="Admin" w:date="2021-05-14T01:31:00Z">
        <w:r w:rsidRPr="00130DC5" w:rsidDel="00DD72A2">
          <w:rPr>
            <w:rFonts w:eastAsia="Times New Roman" w:cstheme="minorHAnsi"/>
            <w:color w:val="000000"/>
          </w:rPr>
          <w:lastRenderedPageBreak/>
          <w:delText xml:space="preserve">This staff can be used to store mana, storing </w:delText>
        </w:r>
        <w:r w:rsidRPr="00130DC5" w:rsidDel="00DD72A2">
          <w:rPr>
            <w:rFonts w:eastAsia="Times New Roman" w:cstheme="minorHAnsi"/>
            <w:color w:val="000000"/>
          </w:rPr>
          <w:lastRenderedPageBreak/>
          <w:delText>a total of 2 mana points.</w:delText>
        </w:r>
      </w:del>
    </w:p>
    <w:p w14:paraId="30013DBD" w14:textId="77777777" w:rsidR="00EA1E73" w:rsidRDefault="00EA1E73" w:rsidP="00E95E1F">
      <w:pPr>
        <w:contextualSpacing/>
        <w:rPr>
          <w:ins w:id="3544" w:author="Admin" w:date="2020-10-19T21:27:00Z"/>
          <w:rFonts w:cstheme="minorHAnsi"/>
          <w:color w:val="000000"/>
        </w:rPr>
        <w:sectPr w:rsidR="00EA1E73" w:rsidSect="00EA1E73">
          <w:type w:val="continuous"/>
          <w:pgSz w:w="12240" w:h="15840"/>
          <w:pgMar w:top="1440" w:right="1800" w:bottom="1440" w:left="1800" w:header="708" w:footer="708" w:gutter="0"/>
          <w:cols w:num="2" w:space="708"/>
          <w:docGrid w:linePitch="360"/>
          <w:sectPrChange w:id="3545" w:author="Admin" w:date="2020-10-19T21:27:00Z">
            <w:sectPr w:rsidR="00EA1E73" w:rsidSect="00EA1E73">
              <w:pgMar w:top="1440" w:right="1800" w:bottom="1440" w:left="1800" w:header="708" w:footer="708" w:gutter="0"/>
              <w:cols w:num="1"/>
            </w:sectPr>
          </w:sectPrChange>
        </w:sectPr>
      </w:pPr>
    </w:p>
    <w:p w14:paraId="3AAA5427" w14:textId="77777777" w:rsidR="007E5284" w:rsidRPr="00E95E1F" w:rsidRDefault="007E5284" w:rsidP="00E95E1F">
      <w:pPr>
        <w:contextualSpacing/>
        <w:rPr>
          <w:rFonts w:cstheme="minorHAnsi"/>
          <w:color w:val="000000"/>
        </w:rPr>
      </w:pPr>
    </w:p>
    <w:p w14:paraId="336B2380" w14:textId="77777777" w:rsidR="00912104" w:rsidRDefault="00912104" w:rsidP="00E6665B">
      <w:pPr>
        <w:pStyle w:val="Heading3"/>
      </w:pPr>
      <w:bookmarkStart w:id="3546" w:name="_Toc54196454"/>
      <w:r>
        <w:t>Jewelcrafting</w:t>
      </w:r>
      <w:r w:rsidR="003061FC">
        <w:t xml:space="preserve"> Kit</w:t>
      </w:r>
      <w:bookmarkEnd w:id="3546"/>
    </w:p>
    <w:p w14:paraId="303DBC58" w14:textId="77777777" w:rsidR="00912104" w:rsidRDefault="00912104" w:rsidP="00FC7417">
      <w:pPr>
        <w:rPr>
          <w:rFonts w:eastAsia="Times New Roman" w:cstheme="minorHAnsi"/>
          <w:color w:val="000000"/>
        </w:rPr>
      </w:pPr>
      <w:r w:rsidRPr="00912104">
        <w:rPr>
          <w:rFonts w:eastAsia="Times New Roman" w:cstheme="minorHAnsi"/>
          <w:color w:val="000000"/>
        </w:rPr>
        <w:t>Artisan</w:t>
      </w:r>
      <w:r>
        <w:rPr>
          <w:rFonts w:eastAsia="Times New Roman" w:cstheme="minorHAnsi"/>
          <w:color w:val="000000"/>
        </w:rPr>
        <w:t xml:space="preserve"> tools that focus on jewelcrafting can create gems and crystalline objects such as soul gems, which are used in various spells (such as the </w:t>
      </w:r>
      <w:r w:rsidR="00FC7417" w:rsidRPr="00FC7417">
        <w:rPr>
          <w:rFonts w:eastAsia="Times New Roman" w:cstheme="minorHAnsi"/>
          <w:i/>
          <w:iCs/>
          <w:color w:val="000000"/>
        </w:rPr>
        <w:t>essence seal</w:t>
      </w:r>
      <w:r w:rsidR="00FC7417">
        <w:rPr>
          <w:rFonts w:eastAsia="Times New Roman" w:cstheme="minorHAnsi"/>
          <w:color w:val="000000"/>
        </w:rPr>
        <w:t xml:space="preserve"> </w:t>
      </w:r>
      <w:r>
        <w:rPr>
          <w:rFonts w:eastAsia="Times New Roman" w:cstheme="minorHAnsi"/>
          <w:color w:val="000000"/>
        </w:rPr>
        <w:t>spell)</w:t>
      </w:r>
    </w:p>
    <w:p w14:paraId="4B6F4373" w14:textId="77777777" w:rsidR="00912104" w:rsidRDefault="00912104" w:rsidP="003061FC">
      <w:pPr>
        <w:rPr>
          <w:rFonts w:eastAsia="Times New Roman" w:cstheme="minorHAnsi"/>
          <w:color w:val="000000"/>
        </w:rPr>
      </w:pPr>
      <w:r w:rsidRPr="00912104">
        <w:rPr>
          <w:rFonts w:eastAsia="Times New Roman" w:cstheme="minorHAnsi"/>
          <w:color w:val="000000"/>
        </w:rPr>
        <w:t xml:space="preserve">A character may use </w:t>
      </w:r>
      <w:r>
        <w:rPr>
          <w:rFonts w:eastAsia="Times New Roman" w:cstheme="minorHAnsi"/>
          <w:color w:val="000000"/>
        </w:rPr>
        <w:t xml:space="preserve">these tools </w:t>
      </w:r>
      <w:r w:rsidRPr="00912104">
        <w:rPr>
          <w:rFonts w:eastAsia="Times New Roman" w:cstheme="minorHAnsi"/>
          <w:color w:val="000000"/>
        </w:rPr>
        <w:t xml:space="preserve">to identify gemlike magical objects, or pass a DC 20 </w:t>
      </w:r>
      <w:r w:rsidR="003061FC">
        <w:rPr>
          <w:rFonts w:eastAsia="Times New Roman" w:cstheme="minorHAnsi"/>
          <w:color w:val="000000"/>
        </w:rPr>
        <w:t xml:space="preserve">Intelligence check with a jewelcrafting kit to </w:t>
      </w:r>
      <w:r w:rsidRPr="00912104">
        <w:rPr>
          <w:rFonts w:eastAsia="Times New Roman" w:cstheme="minorHAnsi"/>
          <w:color w:val="000000"/>
        </w:rPr>
        <w:t xml:space="preserve">increase </w:t>
      </w:r>
      <w:r>
        <w:rPr>
          <w:rFonts w:eastAsia="Times New Roman" w:cstheme="minorHAnsi"/>
          <w:color w:val="000000"/>
        </w:rPr>
        <w:t xml:space="preserve">worked </w:t>
      </w:r>
      <w:r w:rsidRPr="00912104">
        <w:rPr>
          <w:rFonts w:eastAsia="Times New Roman" w:cstheme="minorHAnsi"/>
          <w:color w:val="000000"/>
        </w:rPr>
        <w:t>gem value by 20% by cutting it</w:t>
      </w:r>
      <w:r>
        <w:rPr>
          <w:rFonts w:eastAsia="Times New Roman" w:cstheme="minorHAnsi"/>
          <w:color w:val="000000"/>
        </w:rPr>
        <w:t xml:space="preserve"> (if raw) or perfecting the cut (if already cut).</w:t>
      </w:r>
      <w:r w:rsidRPr="00912104">
        <w:rPr>
          <w:rFonts w:eastAsia="Times New Roman" w:cstheme="minorHAnsi"/>
          <w:color w:val="000000"/>
        </w:rPr>
        <w:t xml:space="preserve"> A failed check reduces cost by 10%.</w:t>
      </w:r>
    </w:p>
    <w:p w14:paraId="067B778F" w14:textId="77777777" w:rsidR="00B82D99" w:rsidRDefault="00B82D99">
      <w:pPr>
        <w:rPr>
          <w:rFonts w:eastAsia="Times New Roman" w:cstheme="minorHAnsi"/>
          <w:color w:val="000000"/>
        </w:rPr>
      </w:pPr>
    </w:p>
    <w:p w14:paraId="49A66830" w14:textId="77777777" w:rsidR="00B93648" w:rsidRPr="00134BC3" w:rsidRDefault="00B93648">
      <w:pPr>
        <w:pStyle w:val="Heading3"/>
      </w:pPr>
      <w:bookmarkStart w:id="3547" w:name="_Toc54196455"/>
      <w:r w:rsidRPr="00C17107">
        <w:t>Poisons and Plagues</w:t>
      </w:r>
      <w:bookmarkEnd w:id="3547"/>
    </w:p>
    <w:p w14:paraId="0FF7DEF8" w14:textId="77777777" w:rsidR="00720200" w:rsidRDefault="00720200">
      <w:pPr>
        <w:contextualSpacing/>
        <w:rPr>
          <w:ins w:id="3548" w:author="Admin" w:date="2020-10-19T21:27:00Z"/>
          <w:rFonts w:eastAsia="Times New Roman" w:cstheme="minorHAnsi"/>
          <w:color w:val="000000"/>
        </w:rPr>
      </w:pPr>
      <w:r w:rsidRPr="00325A13">
        <w:rPr>
          <w:rFonts w:eastAsia="Times New Roman" w:cstheme="minorHAnsi"/>
          <w:color w:val="000000"/>
        </w:rPr>
        <w:t>Poisons</w:t>
      </w:r>
      <w:r>
        <w:rPr>
          <w:rFonts w:eastAsia="Times New Roman" w:cstheme="minorHAnsi"/>
          <w:color w:val="000000"/>
        </w:rPr>
        <w:t xml:space="preserve"> can be weaponized and employed in battle, usually by holding them in containers and releasing them to form clouds (if inhaled), coating them with weapons (if injury), or any other method as detailed under the poisoner’s kit (see below).</w:t>
      </w:r>
    </w:p>
    <w:p w14:paraId="3331884B" w14:textId="77777777" w:rsidR="00EA1E73" w:rsidRDefault="00EA1E73">
      <w:pPr>
        <w:contextualSpacing/>
        <w:rPr>
          <w:rFonts w:eastAsia="Times New Roman" w:cstheme="minorHAnsi"/>
          <w:color w:val="000000"/>
        </w:rPr>
      </w:pPr>
    </w:p>
    <w:p w14:paraId="0E466191" w14:textId="77777777" w:rsidR="00720200" w:rsidDel="00EA1E73" w:rsidRDefault="00720200">
      <w:pPr>
        <w:contextualSpacing/>
        <w:rPr>
          <w:del w:id="3549" w:author="Admin" w:date="2020-10-19T21:27:00Z"/>
          <w:rFonts w:eastAsia="Times New Roman" w:cstheme="minorHAnsi"/>
          <w:color w:val="000000"/>
        </w:rPr>
      </w:pPr>
    </w:p>
    <w:tbl>
      <w:tblPr>
        <w:tblStyle w:val="TableGrid"/>
        <w:tblW w:w="0" w:type="auto"/>
        <w:tblLook w:val="04A0" w:firstRow="1" w:lastRow="0" w:firstColumn="1" w:lastColumn="0" w:noHBand="0" w:noVBand="1"/>
      </w:tblPr>
      <w:tblGrid>
        <w:gridCol w:w="1490"/>
        <w:gridCol w:w="1835"/>
        <w:gridCol w:w="1652"/>
        <w:gridCol w:w="3879"/>
      </w:tblGrid>
      <w:tr w:rsidR="00EA1E73" w:rsidRPr="00541781" w14:paraId="6384CB3B" w14:textId="77777777" w:rsidTr="00CB1695">
        <w:trPr>
          <w:ins w:id="3550" w:author="Admin" w:date="2020-10-19T21:27:00Z"/>
        </w:trPr>
        <w:tc>
          <w:tcPr>
            <w:tcW w:w="1490" w:type="dxa"/>
          </w:tcPr>
          <w:p w14:paraId="3D19B39E" w14:textId="77777777" w:rsidR="00EA1E73" w:rsidRPr="00541781" w:rsidRDefault="00EA1E73" w:rsidP="00CB1695">
            <w:pPr>
              <w:contextualSpacing/>
              <w:rPr>
                <w:ins w:id="3551" w:author="Admin" w:date="2020-10-19T21:27:00Z"/>
                <w:rFonts w:eastAsia="Times New Roman" w:cstheme="minorHAnsi"/>
                <w:b/>
                <w:bCs/>
                <w:color w:val="000000"/>
              </w:rPr>
            </w:pPr>
            <w:ins w:id="3552" w:author="Admin" w:date="2020-10-19T21:27:00Z">
              <w:r w:rsidRPr="00541781">
                <w:rPr>
                  <w:rFonts w:eastAsia="Times New Roman" w:cstheme="minorHAnsi"/>
                  <w:b/>
                  <w:bCs/>
                  <w:color w:val="000000"/>
                </w:rPr>
                <w:t>Name</w:t>
              </w:r>
              <w:r>
                <w:rPr>
                  <w:rFonts w:eastAsia="Times New Roman" w:cstheme="minorHAnsi"/>
                  <w:b/>
                  <w:bCs/>
                  <w:color w:val="000000"/>
                </w:rPr>
                <w:t xml:space="preserve"> </w:t>
              </w:r>
            </w:ins>
          </w:p>
        </w:tc>
        <w:tc>
          <w:tcPr>
            <w:tcW w:w="1835" w:type="dxa"/>
          </w:tcPr>
          <w:p w14:paraId="1E0C9A3A" w14:textId="77777777" w:rsidR="00EA1E73" w:rsidRPr="00541781" w:rsidRDefault="00EA1E73">
            <w:pPr>
              <w:contextualSpacing/>
              <w:rPr>
                <w:ins w:id="3553" w:author="Admin" w:date="2020-10-19T21:27:00Z"/>
                <w:rFonts w:eastAsia="Times New Roman" w:cstheme="minorHAnsi"/>
                <w:b/>
                <w:bCs/>
                <w:color w:val="000000"/>
              </w:rPr>
            </w:pPr>
            <w:ins w:id="3554" w:author="Admin" w:date="2020-10-19T21:27:00Z">
              <w:r>
                <w:rPr>
                  <w:rFonts w:eastAsia="Times New Roman" w:cstheme="minorHAnsi"/>
                  <w:b/>
                  <w:bCs/>
                  <w:color w:val="000000"/>
                </w:rPr>
                <w:t>Rarity</w:t>
              </w:r>
            </w:ins>
          </w:p>
        </w:tc>
        <w:tc>
          <w:tcPr>
            <w:tcW w:w="1652" w:type="dxa"/>
          </w:tcPr>
          <w:p w14:paraId="64857723" w14:textId="77777777" w:rsidR="00EA1E73" w:rsidRPr="00541781" w:rsidRDefault="00EA1E73" w:rsidP="00CB1695">
            <w:pPr>
              <w:contextualSpacing/>
              <w:rPr>
                <w:ins w:id="3555" w:author="Admin" w:date="2020-10-19T21:27:00Z"/>
                <w:rFonts w:eastAsia="Times New Roman" w:cstheme="minorHAnsi"/>
                <w:b/>
                <w:bCs/>
                <w:color w:val="000000"/>
              </w:rPr>
            </w:pPr>
            <w:ins w:id="3556" w:author="Admin" w:date="2020-10-19T21:27:00Z">
              <w:r>
                <w:rPr>
                  <w:rFonts w:eastAsia="Times New Roman" w:cstheme="minorHAnsi"/>
                  <w:b/>
                  <w:bCs/>
                  <w:color w:val="000000"/>
                </w:rPr>
                <w:t>Vector</w:t>
              </w:r>
            </w:ins>
          </w:p>
        </w:tc>
        <w:tc>
          <w:tcPr>
            <w:tcW w:w="3879" w:type="dxa"/>
          </w:tcPr>
          <w:p w14:paraId="6F387246" w14:textId="77777777" w:rsidR="00EA1E73" w:rsidRPr="00541781" w:rsidRDefault="00EA1E73" w:rsidP="00CB1695">
            <w:pPr>
              <w:contextualSpacing/>
              <w:rPr>
                <w:ins w:id="3557" w:author="Admin" w:date="2020-10-19T21:27:00Z"/>
                <w:rFonts w:eastAsia="Times New Roman" w:cstheme="minorHAnsi"/>
                <w:b/>
                <w:bCs/>
                <w:color w:val="000000"/>
              </w:rPr>
            </w:pPr>
            <w:ins w:id="3558" w:author="Admin" w:date="2020-10-19T21:27:00Z">
              <w:r w:rsidRPr="00541781">
                <w:rPr>
                  <w:rFonts w:eastAsia="Times New Roman" w:cstheme="minorHAnsi"/>
                  <w:b/>
                  <w:bCs/>
                  <w:color w:val="000000"/>
                </w:rPr>
                <w:t>Properties</w:t>
              </w:r>
            </w:ins>
          </w:p>
        </w:tc>
      </w:tr>
      <w:tr w:rsidR="00EA1E73" w:rsidRPr="00541781" w14:paraId="58C52438" w14:textId="77777777" w:rsidTr="00CB1695">
        <w:trPr>
          <w:ins w:id="3559" w:author="Admin" w:date="2020-10-19T21:27:00Z"/>
        </w:trPr>
        <w:tc>
          <w:tcPr>
            <w:tcW w:w="1490" w:type="dxa"/>
          </w:tcPr>
          <w:p w14:paraId="78759489" w14:textId="77777777" w:rsidR="00EA1E73" w:rsidRPr="00541781" w:rsidRDefault="00EA1E73" w:rsidP="00CB1695">
            <w:pPr>
              <w:contextualSpacing/>
              <w:rPr>
                <w:ins w:id="3560" w:author="Admin" w:date="2020-10-19T21:27:00Z"/>
                <w:rFonts w:eastAsia="Times New Roman" w:cstheme="minorHAnsi"/>
                <w:color w:val="000000"/>
              </w:rPr>
            </w:pPr>
            <w:ins w:id="3561" w:author="Admin" w:date="2020-10-19T21:27:00Z">
              <w:r>
                <w:rPr>
                  <w:rFonts w:eastAsia="Times New Roman" w:cstheme="minorHAnsi"/>
                  <w:color w:val="000000"/>
                </w:rPr>
                <w:t>Exhumed Corpse Fumes</w:t>
              </w:r>
            </w:ins>
          </w:p>
        </w:tc>
        <w:tc>
          <w:tcPr>
            <w:tcW w:w="1835" w:type="dxa"/>
          </w:tcPr>
          <w:p w14:paraId="51D04082" w14:textId="77777777" w:rsidR="00EA1E73" w:rsidRPr="00541781" w:rsidRDefault="00EA1E73" w:rsidP="00CB1695">
            <w:pPr>
              <w:contextualSpacing/>
              <w:rPr>
                <w:ins w:id="3562" w:author="Admin" w:date="2020-10-19T21:27:00Z"/>
                <w:rFonts w:eastAsia="Times New Roman" w:cstheme="minorHAnsi"/>
                <w:color w:val="000000"/>
              </w:rPr>
            </w:pPr>
            <w:ins w:id="3563" w:author="Admin" w:date="2020-10-19T21:27:00Z">
              <w:r>
                <w:rPr>
                  <w:rFonts w:eastAsia="Times New Roman" w:cstheme="minorHAnsi"/>
                  <w:color w:val="000000"/>
                </w:rPr>
                <w:t>Common (+2)</w:t>
              </w:r>
            </w:ins>
          </w:p>
        </w:tc>
        <w:tc>
          <w:tcPr>
            <w:tcW w:w="1652" w:type="dxa"/>
          </w:tcPr>
          <w:p w14:paraId="3D479511" w14:textId="77777777" w:rsidR="00EA1E73" w:rsidRPr="00541781" w:rsidRDefault="00EA1E73" w:rsidP="00CB1695">
            <w:pPr>
              <w:contextualSpacing/>
              <w:rPr>
                <w:ins w:id="3564" w:author="Admin" w:date="2020-10-19T21:27:00Z"/>
                <w:rFonts w:eastAsia="Times New Roman" w:cstheme="minorHAnsi"/>
                <w:color w:val="000000"/>
              </w:rPr>
            </w:pPr>
            <w:ins w:id="3565" w:author="Admin" w:date="2020-10-19T21:27:00Z">
              <w:r>
                <w:rPr>
                  <w:rFonts w:eastAsia="Times New Roman" w:cstheme="minorHAnsi"/>
                  <w:color w:val="000000"/>
                </w:rPr>
                <w:t>Inhaled</w:t>
              </w:r>
            </w:ins>
          </w:p>
        </w:tc>
        <w:tc>
          <w:tcPr>
            <w:tcW w:w="3879" w:type="dxa"/>
          </w:tcPr>
          <w:p w14:paraId="7E2E7ED8" w14:textId="77777777" w:rsidR="00EA1E73" w:rsidRPr="00541781" w:rsidRDefault="00EA1E73" w:rsidP="00CB1695">
            <w:pPr>
              <w:contextualSpacing/>
              <w:rPr>
                <w:ins w:id="3566" w:author="Admin" w:date="2020-10-19T21:27:00Z"/>
                <w:rFonts w:eastAsia="Times New Roman" w:cstheme="minorHAnsi"/>
                <w:color w:val="000000"/>
              </w:rPr>
            </w:pPr>
            <w:ins w:id="3567" w:author="Admin" w:date="2020-10-19T21:28:00Z">
              <w:r>
                <w:rPr>
                  <w:rFonts w:eastAsia="Times New Roman" w:cstheme="minorHAnsi"/>
                  <w:color w:val="000000"/>
                </w:rPr>
                <w:t>Deals 2d6 poison damage and inflicts the Poisoned condition.</w:t>
              </w:r>
            </w:ins>
          </w:p>
        </w:tc>
      </w:tr>
      <w:tr w:rsidR="00EA1E73" w:rsidRPr="00455B06" w14:paraId="3FF07E2B" w14:textId="77777777" w:rsidTr="00CB1695">
        <w:trPr>
          <w:ins w:id="3568" w:author="Admin" w:date="2020-10-19T21:27:00Z"/>
        </w:trPr>
        <w:tc>
          <w:tcPr>
            <w:tcW w:w="1490" w:type="dxa"/>
          </w:tcPr>
          <w:p w14:paraId="1E0B6D02" w14:textId="77777777" w:rsidR="00EA1E73" w:rsidRDefault="00EA1E73" w:rsidP="00CB1695">
            <w:pPr>
              <w:contextualSpacing/>
              <w:rPr>
                <w:ins w:id="3569" w:author="Admin" w:date="2020-10-19T21:27:00Z"/>
                <w:rFonts w:eastAsia="Times New Roman" w:cstheme="minorHAnsi"/>
                <w:color w:val="000000"/>
              </w:rPr>
            </w:pPr>
            <w:ins w:id="3570" w:author="Admin" w:date="2020-10-19T21:31:00Z">
              <w:r>
                <w:rPr>
                  <w:rFonts w:eastAsia="Times New Roman" w:cstheme="minorHAnsi"/>
                  <w:color w:val="000000"/>
                </w:rPr>
                <w:t>Crippling Poison</w:t>
              </w:r>
            </w:ins>
          </w:p>
        </w:tc>
        <w:tc>
          <w:tcPr>
            <w:tcW w:w="1835" w:type="dxa"/>
          </w:tcPr>
          <w:p w14:paraId="3761B873" w14:textId="77777777" w:rsidR="00EA1E73" w:rsidRDefault="00EA1E73" w:rsidP="00CB1695">
            <w:pPr>
              <w:contextualSpacing/>
              <w:rPr>
                <w:ins w:id="3571" w:author="Admin" w:date="2020-10-19T21:27:00Z"/>
                <w:rFonts w:eastAsia="Times New Roman" w:cstheme="minorHAnsi"/>
                <w:color w:val="000000"/>
              </w:rPr>
            </w:pPr>
            <w:ins w:id="3572" w:author="Admin" w:date="2020-10-19T21:32:00Z">
              <w:r>
                <w:rPr>
                  <w:rFonts w:eastAsia="Times New Roman" w:cstheme="minorHAnsi"/>
                  <w:color w:val="000000"/>
                </w:rPr>
                <w:t>Uncommon (+2)</w:t>
              </w:r>
            </w:ins>
          </w:p>
        </w:tc>
        <w:tc>
          <w:tcPr>
            <w:tcW w:w="1652" w:type="dxa"/>
          </w:tcPr>
          <w:p w14:paraId="3AEDDBA2" w14:textId="77777777" w:rsidR="00EA1E73" w:rsidRDefault="00EA1E73" w:rsidP="00CB1695">
            <w:pPr>
              <w:contextualSpacing/>
              <w:rPr>
                <w:ins w:id="3573" w:author="Admin" w:date="2020-10-19T21:27:00Z"/>
                <w:rFonts w:eastAsia="Times New Roman" w:cstheme="minorHAnsi"/>
                <w:color w:val="000000"/>
              </w:rPr>
            </w:pPr>
            <w:ins w:id="3574" w:author="Admin" w:date="2020-10-19T21:32:00Z">
              <w:r>
                <w:rPr>
                  <w:rFonts w:eastAsia="Times New Roman" w:cstheme="minorHAnsi"/>
                  <w:color w:val="000000"/>
                </w:rPr>
                <w:t>Injury</w:t>
              </w:r>
            </w:ins>
          </w:p>
        </w:tc>
        <w:tc>
          <w:tcPr>
            <w:tcW w:w="3879" w:type="dxa"/>
          </w:tcPr>
          <w:p w14:paraId="520FB71C" w14:textId="77777777" w:rsidR="00EA1E73" w:rsidRPr="00455B06" w:rsidRDefault="00EA1E73" w:rsidP="00CB1695">
            <w:pPr>
              <w:contextualSpacing/>
              <w:rPr>
                <w:ins w:id="3575" w:author="Admin" w:date="2020-10-19T21:27:00Z"/>
                <w:rFonts w:eastAsia="Times New Roman" w:cstheme="minorHAnsi"/>
                <w:color w:val="000000"/>
              </w:rPr>
            </w:pPr>
            <w:ins w:id="3576" w:author="Admin" w:date="2020-10-19T21:32:00Z">
              <w:r>
                <w:rPr>
                  <w:rFonts w:eastAsia="Times New Roman" w:cstheme="minorHAnsi"/>
                  <w:color w:val="000000"/>
                </w:rPr>
                <w:t xml:space="preserve">Inflicts the Poisoned condition and slows as per the </w:t>
              </w:r>
              <w:r w:rsidRPr="00EA1E73">
                <w:rPr>
                  <w:rFonts w:eastAsia="Times New Roman" w:cstheme="minorHAnsi"/>
                  <w:i/>
                  <w:iCs/>
                  <w:color w:val="000000"/>
                  <w:rPrChange w:id="3577" w:author="Admin" w:date="2020-10-19T21:32:00Z">
                    <w:rPr>
                      <w:rFonts w:eastAsia="Times New Roman" w:cstheme="minorHAnsi"/>
                      <w:color w:val="000000"/>
                    </w:rPr>
                  </w:rPrChange>
                </w:rPr>
                <w:t>slow</w:t>
              </w:r>
              <w:r>
                <w:rPr>
                  <w:rFonts w:eastAsia="Times New Roman" w:cstheme="minorHAnsi"/>
                  <w:color w:val="000000"/>
                </w:rPr>
                <w:t xml:space="preserve"> spell. </w:t>
              </w:r>
            </w:ins>
          </w:p>
        </w:tc>
      </w:tr>
      <w:tr w:rsidR="00CD475C" w:rsidRPr="00455B06" w14:paraId="5A164FD2" w14:textId="77777777" w:rsidTr="00CB1695">
        <w:trPr>
          <w:ins w:id="3578" w:author="Admin" w:date="2020-10-19T21:35:00Z"/>
        </w:trPr>
        <w:tc>
          <w:tcPr>
            <w:tcW w:w="1490" w:type="dxa"/>
          </w:tcPr>
          <w:p w14:paraId="08251F07" w14:textId="77777777" w:rsidR="00CD475C" w:rsidRDefault="00CD475C" w:rsidP="00CB1695">
            <w:pPr>
              <w:contextualSpacing/>
              <w:rPr>
                <w:ins w:id="3579" w:author="Admin" w:date="2020-10-19T21:35:00Z"/>
                <w:rFonts w:eastAsia="Times New Roman" w:cstheme="minorHAnsi"/>
                <w:color w:val="000000"/>
              </w:rPr>
            </w:pPr>
            <w:ins w:id="3580" w:author="Admin" w:date="2020-10-19T21:35:00Z">
              <w:r>
                <w:rPr>
                  <w:rFonts w:eastAsia="Times New Roman" w:cstheme="minorHAnsi"/>
                  <w:color w:val="000000"/>
                </w:rPr>
                <w:t>Crypt Fever Disease</w:t>
              </w:r>
            </w:ins>
          </w:p>
        </w:tc>
        <w:tc>
          <w:tcPr>
            <w:tcW w:w="1835" w:type="dxa"/>
          </w:tcPr>
          <w:p w14:paraId="1323F622" w14:textId="77777777" w:rsidR="00CD475C" w:rsidRDefault="00CD475C" w:rsidP="00CB1695">
            <w:pPr>
              <w:contextualSpacing/>
              <w:rPr>
                <w:ins w:id="3581" w:author="Admin" w:date="2020-10-19T21:35:00Z"/>
                <w:rFonts w:eastAsia="Times New Roman" w:cstheme="minorHAnsi"/>
                <w:color w:val="000000"/>
              </w:rPr>
            </w:pPr>
            <w:ins w:id="3582" w:author="Admin" w:date="2020-10-19T21:36:00Z">
              <w:r>
                <w:rPr>
                  <w:rFonts w:eastAsia="Times New Roman" w:cstheme="minorHAnsi"/>
                  <w:color w:val="000000"/>
                </w:rPr>
                <w:t>Common (+2)</w:t>
              </w:r>
            </w:ins>
          </w:p>
        </w:tc>
        <w:tc>
          <w:tcPr>
            <w:tcW w:w="1652" w:type="dxa"/>
          </w:tcPr>
          <w:p w14:paraId="65A63EBB" w14:textId="77777777" w:rsidR="00CD475C" w:rsidRDefault="00CD475C" w:rsidP="00CB1695">
            <w:pPr>
              <w:contextualSpacing/>
              <w:rPr>
                <w:ins w:id="3583" w:author="Admin" w:date="2020-10-19T21:35:00Z"/>
                <w:rFonts w:eastAsia="Times New Roman" w:cstheme="minorHAnsi"/>
                <w:color w:val="000000"/>
              </w:rPr>
            </w:pPr>
            <w:ins w:id="3584" w:author="Admin" w:date="2020-10-19T21:36:00Z">
              <w:r>
                <w:rPr>
                  <w:rFonts w:eastAsia="Times New Roman" w:cstheme="minorHAnsi"/>
                  <w:color w:val="000000"/>
                </w:rPr>
                <w:t>Contact</w:t>
              </w:r>
            </w:ins>
          </w:p>
        </w:tc>
        <w:tc>
          <w:tcPr>
            <w:tcW w:w="3879" w:type="dxa"/>
          </w:tcPr>
          <w:p w14:paraId="35C1779B" w14:textId="77777777" w:rsidR="00CD475C" w:rsidRDefault="00CD475C">
            <w:pPr>
              <w:contextualSpacing/>
              <w:rPr>
                <w:ins w:id="3585" w:author="Admin" w:date="2020-10-19T21:35:00Z"/>
                <w:rFonts w:eastAsia="Times New Roman" w:cstheme="minorHAnsi"/>
                <w:color w:val="000000"/>
              </w:rPr>
            </w:pPr>
            <w:ins w:id="3586" w:author="Admin" w:date="2020-10-19T21:36:00Z">
              <w:r>
                <w:rPr>
                  <w:rFonts w:eastAsia="Times New Roman" w:cstheme="minorHAnsi"/>
                  <w:color w:val="000000"/>
                </w:rPr>
                <w:t xml:space="preserve">Inflicts -2 penalty vs disease and poisons, and the target suffers 2 additional points of damage from diseases and poisons. </w:t>
              </w:r>
            </w:ins>
          </w:p>
        </w:tc>
      </w:tr>
      <w:tr w:rsidR="00CD475C" w:rsidRPr="00455B06" w14:paraId="238F7D58" w14:textId="77777777" w:rsidTr="00CB1695">
        <w:trPr>
          <w:ins w:id="3587" w:author="Admin" w:date="2020-10-19T21:34:00Z"/>
        </w:trPr>
        <w:tc>
          <w:tcPr>
            <w:tcW w:w="1490" w:type="dxa"/>
          </w:tcPr>
          <w:p w14:paraId="25011551" w14:textId="77777777" w:rsidR="00CD475C" w:rsidRDefault="00CD475C" w:rsidP="00CB1695">
            <w:pPr>
              <w:contextualSpacing/>
              <w:rPr>
                <w:ins w:id="3588" w:author="Admin" w:date="2020-10-19T21:34:00Z"/>
                <w:rFonts w:eastAsia="Times New Roman" w:cstheme="minorHAnsi"/>
                <w:color w:val="000000"/>
              </w:rPr>
            </w:pPr>
            <w:ins w:id="3589" w:author="Admin" w:date="2020-10-19T21:34:00Z">
              <w:r>
                <w:rPr>
                  <w:rFonts w:eastAsia="Times New Roman" w:cstheme="minorHAnsi"/>
                  <w:color w:val="000000"/>
                </w:rPr>
                <w:t>Mind-Numbing Poison</w:t>
              </w:r>
            </w:ins>
          </w:p>
        </w:tc>
        <w:tc>
          <w:tcPr>
            <w:tcW w:w="1835" w:type="dxa"/>
          </w:tcPr>
          <w:p w14:paraId="359B78BA" w14:textId="77777777" w:rsidR="00CD475C" w:rsidRDefault="00CD475C" w:rsidP="00CB1695">
            <w:pPr>
              <w:contextualSpacing/>
              <w:rPr>
                <w:ins w:id="3590" w:author="Admin" w:date="2020-10-19T21:34:00Z"/>
                <w:rFonts w:eastAsia="Times New Roman" w:cstheme="minorHAnsi"/>
                <w:color w:val="000000"/>
              </w:rPr>
            </w:pPr>
            <w:ins w:id="3591" w:author="Admin" w:date="2020-10-19T21:34:00Z">
              <w:r>
                <w:rPr>
                  <w:rFonts w:eastAsia="Times New Roman" w:cstheme="minorHAnsi"/>
                  <w:color w:val="000000"/>
                </w:rPr>
                <w:t>Uncommon (+2)</w:t>
              </w:r>
            </w:ins>
          </w:p>
        </w:tc>
        <w:tc>
          <w:tcPr>
            <w:tcW w:w="1652" w:type="dxa"/>
          </w:tcPr>
          <w:p w14:paraId="2873492B" w14:textId="77777777" w:rsidR="00CD475C" w:rsidRDefault="00CD475C" w:rsidP="00CB1695">
            <w:pPr>
              <w:contextualSpacing/>
              <w:rPr>
                <w:ins w:id="3592" w:author="Admin" w:date="2020-10-19T21:34:00Z"/>
                <w:rFonts w:eastAsia="Times New Roman" w:cstheme="minorHAnsi"/>
                <w:color w:val="000000"/>
              </w:rPr>
            </w:pPr>
            <w:ins w:id="3593" w:author="Admin" w:date="2020-10-19T21:34:00Z">
              <w:r>
                <w:rPr>
                  <w:rFonts w:eastAsia="Times New Roman" w:cstheme="minorHAnsi"/>
                  <w:color w:val="000000"/>
                </w:rPr>
                <w:t>Injury</w:t>
              </w:r>
            </w:ins>
          </w:p>
        </w:tc>
        <w:tc>
          <w:tcPr>
            <w:tcW w:w="3879" w:type="dxa"/>
          </w:tcPr>
          <w:p w14:paraId="69CAC90A" w14:textId="77777777" w:rsidR="00CD475C" w:rsidRDefault="00CD475C">
            <w:pPr>
              <w:contextualSpacing/>
              <w:rPr>
                <w:ins w:id="3594" w:author="Admin" w:date="2020-10-19T21:34:00Z"/>
                <w:rFonts w:eastAsia="Times New Roman" w:cstheme="minorHAnsi"/>
                <w:color w:val="000000"/>
              </w:rPr>
            </w:pPr>
            <w:ins w:id="3595" w:author="Admin" w:date="2020-10-19T21:34:00Z">
              <w:r>
                <w:rPr>
                  <w:rFonts w:eastAsia="Times New Roman" w:cstheme="minorHAnsi"/>
                  <w:color w:val="000000"/>
                </w:rPr>
                <w:t xml:space="preserve">Deals 2d4 psychic damage and inflicts the Distracted condition. </w:t>
              </w:r>
            </w:ins>
          </w:p>
        </w:tc>
      </w:tr>
      <w:tr w:rsidR="00CD475C" w:rsidRPr="00455B06" w14:paraId="0648F47B" w14:textId="77777777" w:rsidTr="00CB1695">
        <w:trPr>
          <w:ins w:id="3596" w:author="Admin" w:date="2020-10-19T21:28:00Z"/>
        </w:trPr>
        <w:tc>
          <w:tcPr>
            <w:tcW w:w="1490" w:type="dxa"/>
          </w:tcPr>
          <w:p w14:paraId="52C86459" w14:textId="77777777" w:rsidR="00CD475C" w:rsidRDefault="00CD475C" w:rsidP="00CB1695">
            <w:pPr>
              <w:contextualSpacing/>
              <w:rPr>
                <w:ins w:id="3597" w:author="Admin" w:date="2020-10-19T21:28:00Z"/>
                <w:rFonts w:eastAsia="Times New Roman" w:cstheme="minorHAnsi"/>
                <w:color w:val="000000"/>
              </w:rPr>
            </w:pPr>
            <w:ins w:id="3598" w:author="Admin" w:date="2020-10-19T21:32:00Z">
              <w:r>
                <w:rPr>
                  <w:rFonts w:eastAsia="Times New Roman" w:cstheme="minorHAnsi"/>
                  <w:color w:val="000000"/>
                </w:rPr>
                <w:t>Paralytic Poison</w:t>
              </w:r>
            </w:ins>
          </w:p>
        </w:tc>
        <w:tc>
          <w:tcPr>
            <w:tcW w:w="1835" w:type="dxa"/>
          </w:tcPr>
          <w:p w14:paraId="6CBE79D4" w14:textId="77777777" w:rsidR="00CD475C" w:rsidRDefault="00CD475C" w:rsidP="00CB1695">
            <w:pPr>
              <w:contextualSpacing/>
              <w:rPr>
                <w:ins w:id="3599" w:author="Admin" w:date="2020-10-19T21:28:00Z"/>
                <w:rFonts w:eastAsia="Times New Roman" w:cstheme="minorHAnsi"/>
                <w:color w:val="000000"/>
              </w:rPr>
            </w:pPr>
            <w:ins w:id="3600" w:author="Admin" w:date="2020-10-19T21:32:00Z">
              <w:r>
                <w:rPr>
                  <w:rFonts w:eastAsia="Times New Roman" w:cstheme="minorHAnsi"/>
                  <w:color w:val="000000"/>
                </w:rPr>
                <w:t>Uncommon (+2)</w:t>
              </w:r>
            </w:ins>
          </w:p>
        </w:tc>
        <w:tc>
          <w:tcPr>
            <w:tcW w:w="1652" w:type="dxa"/>
          </w:tcPr>
          <w:p w14:paraId="6254AF80" w14:textId="77777777" w:rsidR="00CD475C" w:rsidRDefault="00CD475C" w:rsidP="00CB1695">
            <w:pPr>
              <w:contextualSpacing/>
              <w:rPr>
                <w:ins w:id="3601" w:author="Admin" w:date="2020-10-19T21:28:00Z"/>
                <w:rFonts w:eastAsia="Times New Roman" w:cstheme="minorHAnsi"/>
                <w:color w:val="000000"/>
              </w:rPr>
            </w:pPr>
            <w:ins w:id="3602" w:author="Admin" w:date="2020-10-19T21:32:00Z">
              <w:r>
                <w:rPr>
                  <w:rFonts w:eastAsia="Times New Roman" w:cstheme="minorHAnsi"/>
                  <w:color w:val="000000"/>
                </w:rPr>
                <w:t>Injury</w:t>
              </w:r>
            </w:ins>
          </w:p>
        </w:tc>
        <w:tc>
          <w:tcPr>
            <w:tcW w:w="3879" w:type="dxa"/>
          </w:tcPr>
          <w:p w14:paraId="65DDBA82" w14:textId="77777777" w:rsidR="00CD475C" w:rsidRPr="00EA1E73" w:rsidRDefault="00CD475C" w:rsidP="00CB1695">
            <w:pPr>
              <w:contextualSpacing/>
              <w:rPr>
                <w:ins w:id="3603" w:author="Admin" w:date="2020-10-19T21:28:00Z"/>
                <w:rFonts w:eastAsia="Times New Roman" w:cstheme="minorHAnsi"/>
                <w:color w:val="000000"/>
              </w:rPr>
            </w:pPr>
            <w:ins w:id="3604" w:author="Admin" w:date="2020-10-19T21:32:00Z">
              <w:r>
                <w:rPr>
                  <w:rFonts w:eastAsia="Times New Roman" w:cstheme="minorHAnsi"/>
                  <w:color w:val="000000"/>
                </w:rPr>
                <w:t xml:space="preserve">Inflicts the Poisoned condition and paralyzes as per the </w:t>
              </w:r>
              <w:r>
                <w:rPr>
                  <w:rFonts w:eastAsia="Times New Roman" w:cstheme="minorHAnsi"/>
                  <w:i/>
                  <w:iCs/>
                  <w:color w:val="000000"/>
                </w:rPr>
                <w:t xml:space="preserve">hold </w:t>
              </w:r>
              <w:r>
                <w:rPr>
                  <w:rFonts w:eastAsia="Times New Roman" w:cstheme="minorHAnsi"/>
                  <w:color w:val="000000"/>
                </w:rPr>
                <w:t xml:space="preserve">spell. </w:t>
              </w:r>
            </w:ins>
          </w:p>
        </w:tc>
      </w:tr>
      <w:tr w:rsidR="00CD475C" w:rsidRPr="00455B06" w14:paraId="369C03F1" w14:textId="77777777" w:rsidTr="00CB1695">
        <w:trPr>
          <w:ins w:id="3605" w:author="Admin" w:date="2020-10-19T21:28:00Z"/>
        </w:trPr>
        <w:tc>
          <w:tcPr>
            <w:tcW w:w="1490" w:type="dxa"/>
          </w:tcPr>
          <w:p w14:paraId="37D7D1B3" w14:textId="77777777" w:rsidR="00CD475C" w:rsidRDefault="00CD475C" w:rsidP="00CB1695">
            <w:pPr>
              <w:contextualSpacing/>
              <w:rPr>
                <w:ins w:id="3606" w:author="Admin" w:date="2020-10-19T21:28:00Z"/>
                <w:rFonts w:eastAsia="Times New Roman" w:cstheme="minorHAnsi"/>
                <w:color w:val="000000"/>
              </w:rPr>
            </w:pPr>
            <w:ins w:id="3607" w:author="Admin" w:date="2020-10-19T21:32:00Z">
              <w:r>
                <w:rPr>
                  <w:rFonts w:eastAsia="Times New Roman" w:cstheme="minorHAnsi"/>
                  <w:color w:val="000000"/>
                </w:rPr>
                <w:t>Serpent Venom</w:t>
              </w:r>
            </w:ins>
          </w:p>
        </w:tc>
        <w:tc>
          <w:tcPr>
            <w:tcW w:w="1835" w:type="dxa"/>
          </w:tcPr>
          <w:p w14:paraId="6D9490A6" w14:textId="77777777" w:rsidR="00CD475C" w:rsidRDefault="00CD475C" w:rsidP="00CB1695">
            <w:pPr>
              <w:contextualSpacing/>
              <w:rPr>
                <w:ins w:id="3608" w:author="Admin" w:date="2020-10-19T21:28:00Z"/>
                <w:rFonts w:eastAsia="Times New Roman" w:cstheme="minorHAnsi"/>
                <w:color w:val="000000"/>
              </w:rPr>
            </w:pPr>
            <w:ins w:id="3609" w:author="Admin" w:date="2020-10-19T21:33:00Z">
              <w:r>
                <w:rPr>
                  <w:rFonts w:eastAsia="Times New Roman" w:cstheme="minorHAnsi"/>
                  <w:color w:val="000000"/>
                </w:rPr>
                <w:t>Uncommon (+2)</w:t>
              </w:r>
            </w:ins>
          </w:p>
        </w:tc>
        <w:tc>
          <w:tcPr>
            <w:tcW w:w="1652" w:type="dxa"/>
          </w:tcPr>
          <w:p w14:paraId="777E1B39" w14:textId="77777777" w:rsidR="00CD475C" w:rsidRDefault="00CD475C" w:rsidP="00CB1695">
            <w:pPr>
              <w:contextualSpacing/>
              <w:rPr>
                <w:ins w:id="3610" w:author="Admin" w:date="2020-10-19T21:28:00Z"/>
                <w:rFonts w:eastAsia="Times New Roman" w:cstheme="minorHAnsi"/>
                <w:color w:val="000000"/>
              </w:rPr>
            </w:pPr>
            <w:ins w:id="3611" w:author="Admin" w:date="2020-10-19T21:33:00Z">
              <w:r>
                <w:rPr>
                  <w:rFonts w:eastAsia="Times New Roman" w:cstheme="minorHAnsi"/>
                  <w:color w:val="000000"/>
                </w:rPr>
                <w:t>Injury</w:t>
              </w:r>
            </w:ins>
          </w:p>
        </w:tc>
        <w:tc>
          <w:tcPr>
            <w:tcW w:w="3879" w:type="dxa"/>
          </w:tcPr>
          <w:p w14:paraId="3BE761B4" w14:textId="77777777" w:rsidR="00CD475C" w:rsidRDefault="00CD475C" w:rsidP="00CB1695">
            <w:pPr>
              <w:contextualSpacing/>
              <w:rPr>
                <w:ins w:id="3612" w:author="Admin" w:date="2020-10-19T21:28:00Z"/>
                <w:rFonts w:eastAsia="Times New Roman" w:cstheme="minorHAnsi"/>
                <w:color w:val="000000"/>
              </w:rPr>
            </w:pPr>
            <w:ins w:id="3613" w:author="Admin" w:date="2020-10-19T21:33:00Z">
              <w:r>
                <w:rPr>
                  <w:rFonts w:eastAsia="Times New Roman" w:cstheme="minorHAnsi"/>
                  <w:color w:val="000000"/>
                </w:rPr>
                <w:t xml:space="preserve">Deals 3d6 poison damage. </w:t>
              </w:r>
            </w:ins>
          </w:p>
        </w:tc>
      </w:tr>
      <w:tr w:rsidR="00CD475C" w:rsidRPr="00455B06" w14:paraId="295972F9" w14:textId="77777777" w:rsidTr="00CB1695">
        <w:trPr>
          <w:ins w:id="3614" w:author="Admin" w:date="2020-10-19T21:32:00Z"/>
        </w:trPr>
        <w:tc>
          <w:tcPr>
            <w:tcW w:w="1490" w:type="dxa"/>
          </w:tcPr>
          <w:p w14:paraId="1A500E51" w14:textId="77777777" w:rsidR="00CD475C" w:rsidRDefault="00CD475C" w:rsidP="00CB1695">
            <w:pPr>
              <w:contextualSpacing/>
              <w:rPr>
                <w:ins w:id="3615" w:author="Admin" w:date="2020-10-19T21:32:00Z"/>
                <w:rFonts w:eastAsia="Times New Roman" w:cstheme="minorHAnsi"/>
                <w:color w:val="000000"/>
              </w:rPr>
            </w:pPr>
            <w:ins w:id="3616" w:author="Admin" w:date="2020-10-19T21:33:00Z">
              <w:r>
                <w:rPr>
                  <w:rFonts w:eastAsia="Times New Roman" w:cstheme="minorHAnsi"/>
                  <w:color w:val="000000"/>
                </w:rPr>
                <w:t>Shadow Wound Poison</w:t>
              </w:r>
            </w:ins>
          </w:p>
        </w:tc>
        <w:tc>
          <w:tcPr>
            <w:tcW w:w="1835" w:type="dxa"/>
          </w:tcPr>
          <w:p w14:paraId="0C420422" w14:textId="77777777" w:rsidR="00CD475C" w:rsidRDefault="00CD475C" w:rsidP="00CB1695">
            <w:pPr>
              <w:contextualSpacing/>
              <w:rPr>
                <w:ins w:id="3617" w:author="Admin" w:date="2020-10-19T21:32:00Z"/>
                <w:rFonts w:eastAsia="Times New Roman" w:cstheme="minorHAnsi"/>
                <w:color w:val="000000"/>
              </w:rPr>
            </w:pPr>
            <w:ins w:id="3618" w:author="Admin" w:date="2020-10-19T21:33:00Z">
              <w:r>
                <w:rPr>
                  <w:rFonts w:eastAsia="Times New Roman" w:cstheme="minorHAnsi"/>
                  <w:color w:val="000000"/>
                </w:rPr>
                <w:t>Rare (+3)</w:t>
              </w:r>
            </w:ins>
          </w:p>
        </w:tc>
        <w:tc>
          <w:tcPr>
            <w:tcW w:w="1652" w:type="dxa"/>
          </w:tcPr>
          <w:p w14:paraId="5BA5437F" w14:textId="77777777" w:rsidR="00CD475C" w:rsidRDefault="00CD475C" w:rsidP="00CB1695">
            <w:pPr>
              <w:contextualSpacing/>
              <w:rPr>
                <w:ins w:id="3619" w:author="Admin" w:date="2020-10-19T21:32:00Z"/>
                <w:rFonts w:eastAsia="Times New Roman" w:cstheme="minorHAnsi"/>
                <w:color w:val="000000"/>
              </w:rPr>
            </w:pPr>
            <w:ins w:id="3620" w:author="Admin" w:date="2020-10-19T21:33:00Z">
              <w:r>
                <w:rPr>
                  <w:rFonts w:eastAsia="Times New Roman" w:cstheme="minorHAnsi"/>
                  <w:color w:val="000000"/>
                </w:rPr>
                <w:t>Injury</w:t>
              </w:r>
            </w:ins>
          </w:p>
        </w:tc>
        <w:tc>
          <w:tcPr>
            <w:tcW w:w="3879" w:type="dxa"/>
          </w:tcPr>
          <w:p w14:paraId="6E1B5359" w14:textId="77777777" w:rsidR="00CD475C" w:rsidRDefault="00CD475C">
            <w:pPr>
              <w:contextualSpacing/>
              <w:rPr>
                <w:ins w:id="3621" w:author="Admin" w:date="2020-10-19T21:32:00Z"/>
                <w:rFonts w:eastAsia="Times New Roman" w:cstheme="minorHAnsi"/>
                <w:color w:val="000000"/>
              </w:rPr>
            </w:pPr>
            <w:ins w:id="3622" w:author="Admin" w:date="2020-10-19T21:33:00Z">
              <w:r>
                <w:rPr>
                  <w:rFonts w:eastAsia="Times New Roman" w:cstheme="minorHAnsi"/>
                  <w:color w:val="000000"/>
                </w:rPr>
                <w:t xml:space="preserve">Inflicts the Poisoned condition and halves all healing. </w:t>
              </w:r>
            </w:ins>
          </w:p>
        </w:tc>
      </w:tr>
      <w:tr w:rsidR="00CD475C" w:rsidRPr="00455B06" w14:paraId="26757DB7" w14:textId="77777777" w:rsidTr="00CB1695">
        <w:trPr>
          <w:ins w:id="3623" w:author="Admin" w:date="2020-10-19T21:32:00Z"/>
        </w:trPr>
        <w:tc>
          <w:tcPr>
            <w:tcW w:w="1490" w:type="dxa"/>
          </w:tcPr>
          <w:p w14:paraId="679C74D3" w14:textId="77777777" w:rsidR="00CD475C" w:rsidRDefault="00CD475C" w:rsidP="00CB1695">
            <w:pPr>
              <w:contextualSpacing/>
              <w:rPr>
                <w:ins w:id="3624" w:author="Admin" w:date="2020-10-19T21:32:00Z"/>
                <w:rFonts w:eastAsia="Times New Roman" w:cstheme="minorHAnsi"/>
                <w:color w:val="000000"/>
              </w:rPr>
            </w:pPr>
            <w:ins w:id="3625" w:author="Admin" w:date="2020-10-19T21:34:00Z">
              <w:r>
                <w:rPr>
                  <w:rFonts w:eastAsia="Times New Roman" w:cstheme="minorHAnsi"/>
                  <w:color w:val="000000"/>
                </w:rPr>
                <w:t>Truth Serum</w:t>
              </w:r>
            </w:ins>
          </w:p>
        </w:tc>
        <w:tc>
          <w:tcPr>
            <w:tcW w:w="1835" w:type="dxa"/>
          </w:tcPr>
          <w:p w14:paraId="783AAF98" w14:textId="77777777" w:rsidR="00CD475C" w:rsidRDefault="00CD475C" w:rsidP="00CB1695">
            <w:pPr>
              <w:contextualSpacing/>
              <w:rPr>
                <w:ins w:id="3626" w:author="Admin" w:date="2020-10-19T21:32:00Z"/>
                <w:rFonts w:eastAsia="Times New Roman" w:cstheme="minorHAnsi"/>
                <w:color w:val="000000"/>
              </w:rPr>
            </w:pPr>
            <w:ins w:id="3627" w:author="Admin" w:date="2020-10-19T21:34:00Z">
              <w:r>
                <w:rPr>
                  <w:rFonts w:eastAsia="Times New Roman" w:cstheme="minorHAnsi"/>
                  <w:color w:val="000000"/>
                </w:rPr>
                <w:t>Uncommon (+2)</w:t>
              </w:r>
            </w:ins>
          </w:p>
        </w:tc>
        <w:tc>
          <w:tcPr>
            <w:tcW w:w="1652" w:type="dxa"/>
          </w:tcPr>
          <w:p w14:paraId="7E6F5E77" w14:textId="77777777" w:rsidR="00CD475C" w:rsidRDefault="00CD475C" w:rsidP="00CB1695">
            <w:pPr>
              <w:contextualSpacing/>
              <w:rPr>
                <w:ins w:id="3628" w:author="Admin" w:date="2020-10-19T21:32:00Z"/>
                <w:rFonts w:eastAsia="Times New Roman" w:cstheme="minorHAnsi"/>
                <w:color w:val="000000"/>
              </w:rPr>
            </w:pPr>
            <w:ins w:id="3629" w:author="Admin" w:date="2020-10-19T21:34:00Z">
              <w:r>
                <w:rPr>
                  <w:rFonts w:eastAsia="Times New Roman" w:cstheme="minorHAnsi"/>
                  <w:color w:val="000000"/>
                </w:rPr>
                <w:t>Ingested</w:t>
              </w:r>
            </w:ins>
          </w:p>
        </w:tc>
        <w:tc>
          <w:tcPr>
            <w:tcW w:w="3879" w:type="dxa"/>
          </w:tcPr>
          <w:p w14:paraId="1187EC00" w14:textId="77777777" w:rsidR="00CD475C" w:rsidRPr="00CD475C" w:rsidRDefault="00CD475C" w:rsidP="00CB1695">
            <w:pPr>
              <w:contextualSpacing/>
              <w:rPr>
                <w:ins w:id="3630" w:author="Admin" w:date="2020-10-19T21:32:00Z"/>
                <w:rFonts w:eastAsia="Times New Roman" w:cstheme="minorHAnsi"/>
                <w:color w:val="000000"/>
              </w:rPr>
            </w:pPr>
            <w:ins w:id="3631" w:author="Admin" w:date="2020-10-19T21:34:00Z">
              <w:r>
                <w:rPr>
                  <w:rFonts w:eastAsia="Times New Roman" w:cstheme="minorHAnsi"/>
                  <w:color w:val="000000"/>
                </w:rPr>
                <w:t>Affects the target</w:t>
              </w:r>
            </w:ins>
            <w:ins w:id="3632" w:author="Admin" w:date="2020-10-19T21:35:00Z">
              <w:r>
                <w:rPr>
                  <w:rFonts w:eastAsia="Times New Roman" w:cstheme="minorHAnsi"/>
                  <w:color w:val="000000"/>
                </w:rPr>
                <w:t xml:space="preserve"> as per the </w:t>
              </w:r>
              <w:r>
                <w:rPr>
                  <w:rFonts w:eastAsia="Times New Roman" w:cstheme="minorHAnsi"/>
                  <w:i/>
                  <w:iCs/>
                  <w:color w:val="000000"/>
                </w:rPr>
                <w:t xml:space="preserve">zone of truth </w:t>
              </w:r>
              <w:r>
                <w:rPr>
                  <w:rFonts w:eastAsia="Times New Roman" w:cstheme="minorHAnsi"/>
                  <w:color w:val="000000"/>
                </w:rPr>
                <w:t>spell.</w:t>
              </w:r>
            </w:ins>
          </w:p>
        </w:tc>
      </w:tr>
      <w:tr w:rsidR="00CD475C" w:rsidRPr="00455B06" w14:paraId="30C3692D" w14:textId="77777777" w:rsidTr="00CB1695">
        <w:trPr>
          <w:ins w:id="3633" w:author="Admin" w:date="2020-10-19T21:37:00Z"/>
        </w:trPr>
        <w:tc>
          <w:tcPr>
            <w:tcW w:w="1490" w:type="dxa"/>
          </w:tcPr>
          <w:p w14:paraId="0464946D" w14:textId="77777777" w:rsidR="00CD475C" w:rsidRDefault="00CD475C" w:rsidP="00CB1695">
            <w:pPr>
              <w:contextualSpacing/>
              <w:rPr>
                <w:ins w:id="3634" w:author="Admin" w:date="2020-10-19T21:37:00Z"/>
                <w:rFonts w:eastAsia="Times New Roman" w:cstheme="minorHAnsi"/>
                <w:color w:val="000000"/>
              </w:rPr>
            </w:pPr>
            <w:ins w:id="3635" w:author="Admin" w:date="2020-10-19T21:37:00Z">
              <w:r>
                <w:rPr>
                  <w:rFonts w:eastAsia="Times New Roman" w:cstheme="minorHAnsi"/>
                  <w:color w:val="000000"/>
                </w:rPr>
                <w:t>Undead Plague</w:t>
              </w:r>
            </w:ins>
          </w:p>
        </w:tc>
        <w:tc>
          <w:tcPr>
            <w:tcW w:w="1835" w:type="dxa"/>
          </w:tcPr>
          <w:p w14:paraId="219EBCE4" w14:textId="77777777" w:rsidR="00CD475C" w:rsidRDefault="00CD475C" w:rsidP="00CB1695">
            <w:pPr>
              <w:contextualSpacing/>
              <w:rPr>
                <w:ins w:id="3636" w:author="Admin" w:date="2020-10-19T21:37:00Z"/>
                <w:rFonts w:eastAsia="Times New Roman" w:cstheme="minorHAnsi"/>
                <w:color w:val="000000"/>
              </w:rPr>
            </w:pPr>
            <w:ins w:id="3637" w:author="Admin" w:date="2020-10-19T21:37:00Z">
              <w:r>
                <w:rPr>
                  <w:rFonts w:eastAsia="Times New Roman" w:cstheme="minorHAnsi"/>
                  <w:color w:val="000000"/>
                </w:rPr>
                <w:t>Rare (+3)</w:t>
              </w:r>
            </w:ins>
          </w:p>
        </w:tc>
        <w:tc>
          <w:tcPr>
            <w:tcW w:w="1652" w:type="dxa"/>
          </w:tcPr>
          <w:p w14:paraId="61C13F82" w14:textId="77777777" w:rsidR="00CD475C" w:rsidRDefault="00CD475C" w:rsidP="00CB1695">
            <w:pPr>
              <w:contextualSpacing/>
              <w:rPr>
                <w:ins w:id="3638" w:author="Admin" w:date="2020-10-19T21:37:00Z"/>
                <w:rFonts w:eastAsia="Times New Roman" w:cstheme="minorHAnsi"/>
                <w:color w:val="000000"/>
              </w:rPr>
            </w:pPr>
            <w:ins w:id="3639" w:author="Admin" w:date="2020-10-19T21:37:00Z">
              <w:r>
                <w:rPr>
                  <w:rFonts w:eastAsia="Times New Roman" w:cstheme="minorHAnsi"/>
                  <w:color w:val="000000"/>
                </w:rPr>
                <w:t>Ingested</w:t>
              </w:r>
            </w:ins>
          </w:p>
        </w:tc>
        <w:tc>
          <w:tcPr>
            <w:tcW w:w="3879" w:type="dxa"/>
          </w:tcPr>
          <w:p w14:paraId="4DAE3F68" w14:textId="77777777" w:rsidR="00CD475C" w:rsidRDefault="000C36BF">
            <w:pPr>
              <w:contextualSpacing/>
              <w:rPr>
                <w:ins w:id="3640" w:author="Admin" w:date="2020-10-19T21:37:00Z"/>
                <w:rFonts w:eastAsia="Times New Roman" w:cstheme="minorHAnsi"/>
                <w:color w:val="000000"/>
              </w:rPr>
            </w:pPr>
            <w:ins w:id="3641" w:author="Admin" w:date="2020-10-19T21:49:00Z">
              <w:r>
                <w:rPr>
                  <w:rFonts w:eastAsia="Times New Roman" w:cstheme="minorHAnsi"/>
                  <w:color w:val="000000"/>
                </w:rPr>
                <w:t xml:space="preserve">Reduces the </w:t>
              </w:r>
            </w:ins>
            <w:ins w:id="3642" w:author="Admin" w:date="2020-10-19T21:50:00Z">
              <w:r>
                <w:rPr>
                  <w:rFonts w:eastAsia="Times New Roman" w:cstheme="minorHAnsi"/>
                  <w:color w:val="000000"/>
                </w:rPr>
                <w:t xml:space="preserve">target’s </w:t>
              </w:r>
            </w:ins>
            <w:ins w:id="3643" w:author="Admin" w:date="2020-10-19T21:49:00Z">
              <w:r>
                <w:rPr>
                  <w:rFonts w:eastAsia="Times New Roman" w:cstheme="minorHAnsi"/>
                  <w:color w:val="000000"/>
                </w:rPr>
                <w:t xml:space="preserve">maximum hit points </w:t>
              </w:r>
            </w:ins>
            <w:ins w:id="3644" w:author="Admin" w:date="2020-10-19T21:50:00Z">
              <w:r>
                <w:rPr>
                  <w:rFonts w:eastAsia="Times New Roman" w:cstheme="minorHAnsi"/>
                  <w:color w:val="000000"/>
                </w:rPr>
                <w:t xml:space="preserve">and raises them an undead upon death. </w:t>
              </w:r>
            </w:ins>
          </w:p>
        </w:tc>
      </w:tr>
    </w:tbl>
    <w:p w14:paraId="53A6A881" w14:textId="77777777" w:rsidR="00EA1E73" w:rsidRDefault="00EA1E73">
      <w:pPr>
        <w:rPr>
          <w:ins w:id="3645" w:author="Admin" w:date="2020-10-19T21:27:00Z"/>
        </w:rPr>
        <w:pPrChange w:id="3646" w:author="Admin" w:date="2020-10-19T21:27:00Z">
          <w:pPr>
            <w:contextualSpacing/>
          </w:pPr>
        </w:pPrChange>
      </w:pPr>
    </w:p>
    <w:p w14:paraId="3B9B4FCE" w14:textId="77777777" w:rsidR="00EA1E73" w:rsidRDefault="00EA1E73" w:rsidP="00EA1E73">
      <w:pPr>
        <w:rPr>
          <w:ins w:id="3647" w:author="Admin" w:date="2020-10-19T21:27:00Z"/>
          <w:b/>
          <w:bCs/>
        </w:rPr>
      </w:pPr>
      <w:ins w:id="3648" w:author="Admin" w:date="2020-10-19T21:27:00Z">
        <w:r>
          <w:rPr>
            <w:b/>
            <w:bCs/>
          </w:rPr>
          <w:t>DESCRIPTION</w:t>
        </w:r>
      </w:ins>
    </w:p>
    <w:p w14:paraId="50515DBD" w14:textId="77777777" w:rsidR="001B5601" w:rsidRPr="00325A13" w:rsidRDefault="001B5601">
      <w:pPr>
        <w:contextualSpacing/>
        <w:rPr>
          <w:rFonts w:eastAsia="Times New Roman" w:cstheme="minorHAnsi"/>
          <w:color w:val="000000"/>
        </w:rPr>
        <w:sectPr w:rsidR="001B5601" w:rsidRPr="00325A13" w:rsidSect="00AB25EF">
          <w:type w:val="continuous"/>
          <w:pgSz w:w="12240" w:h="15840"/>
          <w:pgMar w:top="1440" w:right="1800" w:bottom="1440" w:left="1800" w:header="708" w:footer="708" w:gutter="0"/>
          <w:cols w:space="708"/>
          <w:docGrid w:linePitch="360"/>
        </w:sectPr>
      </w:pPr>
    </w:p>
    <w:p w14:paraId="5C85F593" w14:textId="77777777" w:rsidR="00B93648" w:rsidRPr="000D5DB5" w:rsidDel="00CD475C" w:rsidRDefault="00B93648">
      <w:pPr>
        <w:contextualSpacing/>
        <w:rPr>
          <w:rFonts w:eastAsia="Times New Roman" w:cstheme="minorHAnsi"/>
          <w:color w:val="000000"/>
        </w:rPr>
      </w:pPr>
      <w:moveFromRangeStart w:id="3649" w:author="Admin" w:date="2020-10-19T21:35:00Z" w:name="move54035746"/>
      <w:moveFrom w:id="3650" w:author="Admin" w:date="2020-10-19T21:35:00Z">
        <w:r w:rsidRPr="00134BC3" w:rsidDel="00CD475C">
          <w:rPr>
            <w:rFonts w:eastAsia="Times New Roman" w:cstheme="minorHAnsi"/>
            <w:i/>
            <w:iCs/>
            <w:color w:val="000000"/>
          </w:rPr>
          <w:lastRenderedPageBreak/>
          <w:t>Exhumed Corpse Fumes (Inhaled, Common)</w:t>
        </w:r>
        <w:r w:rsidDel="00CD475C">
          <w:rPr>
            <w:rFonts w:eastAsia="Times New Roman" w:cstheme="minorHAnsi"/>
            <w:i/>
            <w:iCs/>
            <w:color w:val="000000"/>
          </w:rPr>
          <w:t>.</w:t>
        </w:r>
        <w:r w:rsidRPr="000D5DB5" w:rsidDel="00CD475C">
          <w:rPr>
            <w:rFonts w:eastAsia="Times New Roman" w:cstheme="minorHAnsi"/>
            <w:b/>
            <w:bCs/>
            <w:color w:val="000000"/>
          </w:rPr>
          <w:t xml:space="preserve"> </w:t>
        </w:r>
        <w:r w:rsidRPr="00134BC3" w:rsidDel="00CD475C">
          <w:rPr>
            <w:rFonts w:eastAsia="Times New Roman" w:cstheme="minorHAnsi"/>
            <w:color w:val="000000"/>
          </w:rPr>
          <w:t xml:space="preserve">A creature subjected to this poison must succeed on a </w:t>
        </w:r>
        <w:r w:rsidRPr="000D5DB5" w:rsidDel="00CD475C">
          <w:rPr>
            <w:rFonts w:eastAsia="Times New Roman" w:cstheme="minorHAnsi"/>
            <w:color w:val="000000"/>
          </w:rPr>
          <w:t xml:space="preserve">Stamina </w:t>
        </w:r>
        <w:r w:rsidRPr="00134BC3" w:rsidDel="00CD475C">
          <w:rPr>
            <w:rFonts w:eastAsia="Times New Roman" w:cstheme="minorHAnsi"/>
            <w:color w:val="000000"/>
          </w:rPr>
          <w:t xml:space="preserve">saving throw or take </w:t>
        </w:r>
        <w:r w:rsidRPr="000D5DB5" w:rsidDel="00CD475C">
          <w:rPr>
            <w:rFonts w:eastAsia="Times New Roman" w:cstheme="minorHAnsi"/>
            <w:color w:val="000000"/>
          </w:rPr>
          <w:t xml:space="preserve">7 </w:t>
        </w:r>
        <w:r w:rsidRPr="00134BC3" w:rsidDel="00CD475C">
          <w:rPr>
            <w:rFonts w:eastAsia="Times New Roman" w:cstheme="minorHAnsi"/>
            <w:color w:val="000000"/>
          </w:rPr>
          <w:t>(</w:t>
        </w:r>
        <w:r w:rsidRPr="000D5DB5" w:rsidDel="00CD475C">
          <w:rPr>
            <w:rFonts w:eastAsia="Times New Roman" w:cstheme="minorHAnsi"/>
            <w:color w:val="000000"/>
          </w:rPr>
          <w:t>2</w:t>
        </w:r>
        <w:r w:rsidRPr="00134BC3" w:rsidDel="00CD475C">
          <w:rPr>
            <w:rFonts w:eastAsia="Times New Roman" w:cstheme="minorHAnsi"/>
            <w:color w:val="000000"/>
          </w:rPr>
          <w:t xml:space="preserve">d6) poison damage. </w:t>
        </w:r>
        <w:r w:rsidRPr="000D5DB5" w:rsidDel="00CD475C">
          <w:rPr>
            <w:rFonts w:eastAsia="Times New Roman" w:cstheme="minorHAnsi"/>
            <w:color w:val="000000"/>
          </w:rPr>
          <w:t xml:space="preserve">At the beginning of their turn every round the poison remains active, </w:t>
        </w:r>
        <w:r w:rsidRPr="00134BC3" w:rsidDel="00CD475C">
          <w:rPr>
            <w:rFonts w:eastAsia="Times New Roman" w:cstheme="minorHAnsi"/>
            <w:color w:val="000000"/>
          </w:rPr>
          <w:t xml:space="preserve">the character takes </w:t>
        </w:r>
        <w:r w:rsidRPr="000D5DB5" w:rsidDel="00CD475C">
          <w:rPr>
            <w:rFonts w:eastAsia="Times New Roman" w:cstheme="minorHAnsi"/>
            <w:color w:val="000000"/>
          </w:rPr>
          <w:t>7</w:t>
        </w:r>
        <w:r w:rsidRPr="00134BC3" w:rsidDel="00CD475C">
          <w:rPr>
            <w:rFonts w:eastAsia="Times New Roman" w:cstheme="minorHAnsi"/>
            <w:color w:val="000000"/>
          </w:rPr>
          <w:t xml:space="preserve"> (</w:t>
        </w:r>
        <w:r w:rsidRPr="000D5DB5" w:rsidDel="00CD475C">
          <w:rPr>
            <w:rFonts w:eastAsia="Times New Roman" w:cstheme="minorHAnsi"/>
            <w:color w:val="000000"/>
          </w:rPr>
          <w:t>2</w:t>
        </w:r>
        <w:r w:rsidRPr="00134BC3" w:rsidDel="00CD475C">
          <w:rPr>
            <w:rFonts w:eastAsia="Times New Roman" w:cstheme="minorHAnsi"/>
            <w:color w:val="000000"/>
          </w:rPr>
          <w:t>d6) poison damage</w:t>
        </w:r>
        <w:r w:rsidRPr="000D5DB5" w:rsidDel="00CD475C">
          <w:rPr>
            <w:rFonts w:eastAsia="Times New Roman" w:cstheme="minorHAnsi"/>
            <w:color w:val="000000"/>
          </w:rPr>
          <w:t xml:space="preserve"> again, and is treated as if poisoned until the beginning of their turn the next </w:t>
        </w:r>
        <w:r w:rsidRPr="000D5DB5" w:rsidDel="00CD475C">
          <w:rPr>
            <w:rFonts w:eastAsia="Times New Roman" w:cstheme="minorHAnsi"/>
            <w:color w:val="000000"/>
          </w:rPr>
          <w:lastRenderedPageBreak/>
          <w:t>round. On a successful saving throw</w:t>
        </w:r>
        <w:r w:rsidRPr="00134BC3" w:rsidDel="00CD475C">
          <w:rPr>
            <w:rFonts w:eastAsia="Times New Roman" w:cstheme="minorHAnsi"/>
            <w:color w:val="000000"/>
          </w:rPr>
          <w:t>, the poison ends.</w:t>
        </w:r>
      </w:moveFrom>
    </w:p>
    <w:p w14:paraId="1A2AE10C" w14:textId="77777777" w:rsidR="00B93648" w:rsidRPr="000D5DB5" w:rsidDel="00CD475C" w:rsidRDefault="00B93648">
      <w:pPr>
        <w:contextualSpacing/>
        <w:rPr>
          <w:rFonts w:eastAsia="Times New Roman" w:cstheme="minorHAnsi"/>
          <w:b/>
          <w:bCs/>
          <w:color w:val="000000"/>
        </w:rPr>
      </w:pPr>
      <w:moveFrom w:id="3651" w:author="Admin" w:date="2020-10-19T21:35:00Z">
        <w:r w:rsidRPr="000D5DB5" w:rsidDel="00CD475C">
          <w:rPr>
            <w:rFonts w:eastAsia="Times New Roman" w:cstheme="minorHAnsi"/>
            <w:color w:val="000000"/>
          </w:rPr>
          <w:t xml:space="preserve">This is a magical manufactured poison, created by mixing deathweed (a natural herb) and essence of death (a magical component derived from the corpses of burnt undead). </w:t>
        </w:r>
      </w:moveFrom>
    </w:p>
    <w:moveFromRangeEnd w:id="3649"/>
    <w:p w14:paraId="7A083843" w14:textId="77777777" w:rsidR="00B93648" w:rsidRPr="000D5DB5" w:rsidRDefault="00B93648">
      <w:pPr>
        <w:contextualSpacing/>
        <w:rPr>
          <w:rFonts w:eastAsia="Times New Roman" w:cstheme="minorHAnsi"/>
          <w:color w:val="000000"/>
        </w:rPr>
      </w:pPr>
      <w:r w:rsidRPr="00134BC3">
        <w:rPr>
          <w:rFonts w:eastAsia="Times New Roman" w:cstheme="minorHAnsi"/>
          <w:i/>
          <w:iCs/>
          <w:color w:val="000000"/>
        </w:rPr>
        <w:t>Crippling Poison (Injury, Uncommon)</w:t>
      </w:r>
      <w:r>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A creature subjected to this poison must succeed on a Stamina saving throw or </w:t>
      </w:r>
      <w:r w:rsidRPr="000D5DB5">
        <w:rPr>
          <w:rFonts w:eastAsia="Times New Roman" w:cstheme="minorHAnsi"/>
          <w:color w:val="000000"/>
        </w:rPr>
        <w:lastRenderedPageBreak/>
        <w:t xml:space="preserve">become poisoned for 1 minute. The Poisoned creature is slowed as the spell of the same name. On a successful saving throw (made only once per turn), the poison ends. </w:t>
      </w:r>
    </w:p>
    <w:p w14:paraId="2863574E" w14:textId="77777777" w:rsidR="00B93648" w:rsidRDefault="00B93648">
      <w:pPr>
        <w:contextualSpacing/>
        <w:rPr>
          <w:ins w:id="3652" w:author="Admin" w:date="2020-10-19T21:36:00Z"/>
          <w:rFonts w:eastAsia="Times New Roman" w:cstheme="minorHAnsi"/>
          <w:color w:val="000000"/>
        </w:rPr>
      </w:pPr>
      <w:r w:rsidRPr="000D5DB5">
        <w:rPr>
          <w:rFonts w:eastAsia="Times New Roman" w:cstheme="minorHAnsi"/>
          <w:color w:val="000000"/>
        </w:rPr>
        <w:t xml:space="preserve">This is a magical manufactured poison, created by mixing deathweed (a natural herb) and essence of pain (a magical component derived from blood of weak demons). </w:t>
      </w:r>
    </w:p>
    <w:p w14:paraId="061913A5" w14:textId="77777777" w:rsidR="00CD475C" w:rsidRPr="004A0F08" w:rsidRDefault="00CD475C" w:rsidP="00CD475C">
      <w:pPr>
        <w:contextualSpacing/>
        <w:rPr>
          <w:ins w:id="3653" w:author="Admin" w:date="2020-10-19T21:36:00Z"/>
          <w:rFonts w:eastAsia="Times New Roman" w:cstheme="minorHAnsi"/>
          <w:color w:val="000000"/>
        </w:rPr>
      </w:pPr>
      <w:ins w:id="3654" w:author="Admin" w:date="2020-10-19T21:36:00Z">
        <w:r w:rsidRPr="001F25FA">
          <w:rPr>
            <w:rFonts w:eastAsia="Times New Roman" w:cstheme="minorHAnsi"/>
            <w:i/>
            <w:iCs/>
            <w:color w:val="000000"/>
          </w:rPr>
          <w:t>Crypt Fever (Common</w:t>
        </w:r>
        <w:r>
          <w:rPr>
            <w:rFonts w:eastAsia="Times New Roman" w:cstheme="minorHAnsi"/>
            <w:i/>
            <w:iCs/>
            <w:color w:val="000000"/>
          </w:rPr>
          <w:t>, Contact</w:t>
        </w:r>
        <w:r w:rsidRPr="001F25FA">
          <w:rPr>
            <w:rFonts w:eastAsia="Times New Roman" w:cstheme="minorHAnsi"/>
            <w:i/>
            <w:iCs/>
            <w:color w:val="000000"/>
          </w:rPr>
          <w:t>).</w:t>
        </w:r>
        <w:r w:rsidRPr="001F25FA">
          <w:rPr>
            <w:rFonts w:eastAsia="Times New Roman" w:cstheme="minorHAnsi"/>
            <w:color w:val="000000"/>
          </w:rPr>
          <w:t xml:space="preserve"> </w:t>
        </w:r>
        <w:r w:rsidRPr="00933D82">
          <w:rPr>
            <w:rFonts w:eastAsia="Times New Roman" w:cstheme="minorHAnsi"/>
            <w:color w:val="000000"/>
          </w:rPr>
          <w:t>Any creature that is affe</w:t>
        </w:r>
        <w:r w:rsidRPr="004A0F08">
          <w:rPr>
            <w:rFonts w:eastAsia="Times New Roman" w:cstheme="minorHAnsi"/>
            <w:color w:val="000000"/>
          </w:rPr>
          <w:t xml:space="preserve">cted by this disease suffers a weakened immune system, and must succeed on a DC 13 Stamina saving throw against disease or become poisoned until this disease is cured. </w:t>
        </w:r>
        <w:r w:rsidRPr="004A0F08">
          <w:rPr>
            <w:rFonts w:eastAsia="Times New Roman" w:cstheme="minorHAnsi"/>
            <w:color w:val="000000"/>
          </w:rPr>
          <w:br/>
          <w:t xml:space="preserve">So long as the creature is poisoned, they a -2 penalty to all saving throws against disease and poison effects, and suffers two additional points of poison damage if inflicted by any disease or poison. </w:t>
        </w:r>
      </w:ins>
    </w:p>
    <w:p w14:paraId="0B135F49" w14:textId="77777777" w:rsidR="00CD475C" w:rsidRPr="004A0F08" w:rsidRDefault="00CD475C" w:rsidP="00CD475C">
      <w:pPr>
        <w:contextualSpacing/>
        <w:rPr>
          <w:ins w:id="3655" w:author="Admin" w:date="2020-10-19T21:36:00Z"/>
          <w:rFonts w:eastAsia="Times New Roman" w:cstheme="minorHAnsi"/>
          <w:color w:val="000000"/>
        </w:rPr>
      </w:pPr>
      <w:ins w:id="3656" w:author="Admin" w:date="2020-10-19T21:36:00Z">
        <w:r w:rsidRPr="004A0F08">
          <w:rPr>
            <w:rFonts w:eastAsia="Times New Roman" w:cstheme="minorHAnsi"/>
            <w:color w:val="000000"/>
          </w:rPr>
          <w:t>Symptoms manifest 2d4 hours after infection and include fever and coughing, and while in the grips of this disease, victims’ skins pale.</w:t>
        </w:r>
      </w:ins>
    </w:p>
    <w:p w14:paraId="013B2BCB" w14:textId="77777777" w:rsidR="00CD475C" w:rsidRPr="004A0F08" w:rsidRDefault="00CD475C" w:rsidP="00CD475C">
      <w:pPr>
        <w:contextualSpacing/>
        <w:rPr>
          <w:ins w:id="3657" w:author="Admin" w:date="2020-10-19T21:36:00Z"/>
          <w:rFonts w:eastAsia="Times New Roman" w:cstheme="minorHAnsi"/>
          <w:color w:val="000000"/>
        </w:rPr>
      </w:pPr>
      <w:ins w:id="3658" w:author="Admin" w:date="2020-10-19T21:36:00Z">
        <w:r w:rsidRPr="004A0F08">
          <w:rPr>
            <w:rFonts w:eastAsia="Times New Roman" w:cstheme="minorHAnsi"/>
            <w:color w:val="000000"/>
          </w:rPr>
          <w:t xml:space="preserve">Any creature comes into touch contact with an infected creature once they begin showing their symptoms must make a DC 8 Stamina saving throw or also become infected with this disease. Once a creature succeeds on this save, it is immune to being infected from that particular infected creature for 24 hours. </w:t>
        </w:r>
      </w:ins>
    </w:p>
    <w:p w14:paraId="560BCE08" w14:textId="77777777" w:rsidR="00CD475C" w:rsidRPr="00CD475C" w:rsidRDefault="00CD475C">
      <w:pPr>
        <w:contextualSpacing/>
        <w:rPr>
          <w:rFonts w:eastAsia="Times New Roman" w:cstheme="minorHAnsi"/>
          <w:color w:val="000000"/>
          <w:rPrChange w:id="3659" w:author="Admin" w:date="2020-10-19T21:36:00Z">
            <w:rPr>
              <w:rFonts w:eastAsia="Times New Roman" w:cstheme="minorHAnsi"/>
              <w:b/>
              <w:bCs/>
              <w:color w:val="000000"/>
            </w:rPr>
          </w:rPrChange>
        </w:rPr>
      </w:pPr>
      <w:ins w:id="3660" w:author="Admin" w:date="2020-10-19T21:36:00Z">
        <w:r w:rsidRPr="004A0F08">
          <w:rPr>
            <w:rFonts w:eastAsia="Times New Roman" w:cstheme="minorHAnsi"/>
            <w:color w:val="000000"/>
          </w:rPr>
          <w:t xml:space="preserve">At the end of each long rest, an infected creature can make a DC 13 </w:t>
        </w:r>
        <w:r>
          <w:rPr>
            <w:rFonts w:eastAsia="Times New Roman" w:cstheme="minorHAnsi"/>
            <w:color w:val="000000"/>
          </w:rPr>
          <w:t>Stamina</w:t>
        </w:r>
        <w:r w:rsidRPr="004A0F08">
          <w:rPr>
            <w:rFonts w:eastAsia="Times New Roman" w:cstheme="minorHAnsi"/>
            <w:color w:val="000000"/>
          </w:rPr>
          <w:t xml:space="preserve"> saving throw. On a successful save, the penalty to saving throws and additional poison damage taken is reduced by 1 point. When the effect drops to 0, the creature recovers from the disease. </w:t>
        </w:r>
      </w:ins>
    </w:p>
    <w:p w14:paraId="1DEBE718" w14:textId="77777777" w:rsidR="00CD475C" w:rsidRPr="000D5DB5" w:rsidRDefault="00CD475C" w:rsidP="00CD475C">
      <w:pPr>
        <w:contextualSpacing/>
        <w:rPr>
          <w:ins w:id="3661" w:author="Admin" w:date="2020-10-19T21:35:00Z"/>
          <w:rFonts w:eastAsia="Times New Roman" w:cstheme="minorHAnsi"/>
          <w:color w:val="000000"/>
        </w:rPr>
      </w:pPr>
      <w:ins w:id="3662" w:author="Admin" w:date="2020-10-19T21:35:00Z">
        <w:r w:rsidRPr="00134BC3">
          <w:rPr>
            <w:rFonts w:eastAsia="Times New Roman" w:cstheme="minorHAnsi"/>
            <w:i/>
            <w:iCs/>
            <w:color w:val="000000"/>
          </w:rPr>
          <w:t>Exhumed Corpse Fumes (Inhaled, Common)</w:t>
        </w:r>
        <w:r>
          <w:rPr>
            <w:rFonts w:eastAsia="Times New Roman" w:cstheme="minorHAnsi"/>
            <w:i/>
            <w:iCs/>
            <w:color w:val="000000"/>
          </w:rPr>
          <w:t>.</w:t>
        </w:r>
        <w:r w:rsidRPr="000D5DB5">
          <w:rPr>
            <w:rFonts w:eastAsia="Times New Roman" w:cstheme="minorHAnsi"/>
            <w:b/>
            <w:bCs/>
            <w:color w:val="000000"/>
          </w:rPr>
          <w:t xml:space="preserve"> </w:t>
        </w:r>
        <w:r w:rsidRPr="00134BC3">
          <w:rPr>
            <w:rFonts w:eastAsia="Times New Roman" w:cstheme="minorHAnsi"/>
            <w:color w:val="000000"/>
          </w:rPr>
          <w:t xml:space="preserve">A creature subjected to this poison must succeed on a </w:t>
        </w:r>
        <w:r w:rsidRPr="000D5DB5">
          <w:rPr>
            <w:rFonts w:eastAsia="Times New Roman" w:cstheme="minorHAnsi"/>
            <w:color w:val="000000"/>
          </w:rPr>
          <w:t xml:space="preserve">Stamina </w:t>
        </w:r>
        <w:r w:rsidRPr="00134BC3">
          <w:rPr>
            <w:rFonts w:eastAsia="Times New Roman" w:cstheme="minorHAnsi"/>
            <w:color w:val="000000"/>
          </w:rPr>
          <w:t xml:space="preserve">saving throw or take </w:t>
        </w:r>
        <w:r w:rsidRPr="000D5DB5">
          <w:rPr>
            <w:rFonts w:eastAsia="Times New Roman" w:cstheme="minorHAnsi"/>
            <w:color w:val="000000"/>
          </w:rPr>
          <w:t xml:space="preserve">7 </w:t>
        </w:r>
        <w:r w:rsidRPr="00134BC3">
          <w:rPr>
            <w:rFonts w:eastAsia="Times New Roman" w:cstheme="minorHAnsi"/>
            <w:color w:val="000000"/>
          </w:rPr>
          <w:t>(</w:t>
        </w:r>
        <w:r w:rsidRPr="000D5DB5">
          <w:rPr>
            <w:rFonts w:eastAsia="Times New Roman" w:cstheme="minorHAnsi"/>
            <w:color w:val="000000"/>
          </w:rPr>
          <w:t>2</w:t>
        </w:r>
        <w:r w:rsidRPr="00134BC3">
          <w:rPr>
            <w:rFonts w:eastAsia="Times New Roman" w:cstheme="minorHAnsi"/>
            <w:color w:val="000000"/>
          </w:rPr>
          <w:t xml:space="preserve">d6) poison damage. </w:t>
        </w:r>
        <w:r w:rsidRPr="000D5DB5">
          <w:rPr>
            <w:rFonts w:eastAsia="Times New Roman" w:cstheme="minorHAnsi"/>
            <w:color w:val="000000"/>
          </w:rPr>
          <w:t xml:space="preserve">At the beginning of their turn every round the poison remains active, </w:t>
        </w:r>
        <w:r w:rsidRPr="00134BC3">
          <w:rPr>
            <w:rFonts w:eastAsia="Times New Roman" w:cstheme="minorHAnsi"/>
            <w:color w:val="000000"/>
          </w:rPr>
          <w:t xml:space="preserve">the character takes </w:t>
        </w:r>
        <w:r w:rsidRPr="000D5DB5">
          <w:rPr>
            <w:rFonts w:eastAsia="Times New Roman" w:cstheme="minorHAnsi"/>
            <w:color w:val="000000"/>
          </w:rPr>
          <w:t>7</w:t>
        </w:r>
        <w:r w:rsidRPr="00134BC3">
          <w:rPr>
            <w:rFonts w:eastAsia="Times New Roman" w:cstheme="minorHAnsi"/>
            <w:color w:val="000000"/>
          </w:rPr>
          <w:t xml:space="preserve"> (</w:t>
        </w:r>
        <w:r w:rsidRPr="000D5DB5">
          <w:rPr>
            <w:rFonts w:eastAsia="Times New Roman" w:cstheme="minorHAnsi"/>
            <w:color w:val="000000"/>
          </w:rPr>
          <w:t>2</w:t>
        </w:r>
        <w:r w:rsidRPr="00134BC3">
          <w:rPr>
            <w:rFonts w:eastAsia="Times New Roman" w:cstheme="minorHAnsi"/>
            <w:color w:val="000000"/>
          </w:rPr>
          <w:t>d6) poison damage</w:t>
        </w:r>
        <w:r w:rsidRPr="000D5DB5">
          <w:rPr>
            <w:rFonts w:eastAsia="Times New Roman" w:cstheme="minorHAnsi"/>
            <w:color w:val="000000"/>
          </w:rPr>
          <w:t xml:space="preserve"> again, and is treated as if poisoned until the beginning of their turn the next round. On a successful saving throw</w:t>
        </w:r>
        <w:r w:rsidRPr="00134BC3">
          <w:rPr>
            <w:rFonts w:eastAsia="Times New Roman" w:cstheme="minorHAnsi"/>
            <w:color w:val="000000"/>
          </w:rPr>
          <w:t>, the poison ends.</w:t>
        </w:r>
      </w:ins>
    </w:p>
    <w:p w14:paraId="7E0D4F05" w14:textId="77777777" w:rsidR="00CD475C" w:rsidRPr="000D5DB5" w:rsidRDefault="00CD475C" w:rsidP="00CD475C">
      <w:pPr>
        <w:contextualSpacing/>
        <w:rPr>
          <w:rFonts w:eastAsia="Times New Roman" w:cstheme="minorHAnsi"/>
          <w:b/>
          <w:bCs/>
          <w:color w:val="000000"/>
        </w:rPr>
      </w:pPr>
      <w:moveToRangeStart w:id="3663" w:author="Admin" w:date="2020-10-19T21:35:00Z" w:name="move54035746"/>
      <w:moveTo w:id="3664" w:author="Admin" w:date="2020-10-19T21:35:00Z">
        <w:r w:rsidRPr="000D5DB5">
          <w:rPr>
            <w:rFonts w:eastAsia="Times New Roman" w:cstheme="minorHAnsi"/>
            <w:color w:val="000000"/>
          </w:rPr>
          <w:t xml:space="preserve">This is a magical manufactured poison, created by mixing deathweed (a natural herb) </w:t>
        </w:r>
        <w:r w:rsidRPr="000D5DB5">
          <w:rPr>
            <w:rFonts w:eastAsia="Times New Roman" w:cstheme="minorHAnsi"/>
            <w:color w:val="000000"/>
          </w:rPr>
          <w:lastRenderedPageBreak/>
          <w:t xml:space="preserve">and essence of death (a magical component derived from the corpses of burnt undead). </w:t>
        </w:r>
      </w:moveTo>
    </w:p>
    <w:p w14:paraId="5F9D61B5" w14:textId="77777777" w:rsidR="00CD475C" w:rsidRPr="000D5DB5" w:rsidRDefault="00CD475C" w:rsidP="00CD475C">
      <w:pPr>
        <w:contextualSpacing/>
        <w:rPr>
          <w:rFonts w:eastAsia="Times New Roman" w:cstheme="minorHAnsi"/>
          <w:color w:val="000000"/>
        </w:rPr>
      </w:pPr>
      <w:moveToRangeStart w:id="3665" w:author="Admin" w:date="2020-10-19T21:34:00Z" w:name="move54035658"/>
      <w:moveToRangeEnd w:id="3663"/>
      <w:moveTo w:id="3666" w:author="Admin" w:date="2020-10-19T21:34:00Z">
        <w:r w:rsidRPr="00134BC3">
          <w:rPr>
            <w:rFonts w:eastAsia="Times New Roman" w:cstheme="minorHAnsi"/>
            <w:i/>
            <w:iCs/>
            <w:color w:val="000000"/>
          </w:rPr>
          <w:t>Mind-numbing poison (Injury, Uncommon)</w:t>
        </w:r>
        <w:r>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A creature subjected to this poison must succeed on a Stamina saving throw or take 5 (2d4) psychic damage. At the beginning of every round the poison remains active, the character takes 5 (2d4) psychic damage again, and is distracted. The DC of the distraction is 10 + ½ the damage dealt by this poison. On a successful saving throw, the poison ends.</w:t>
        </w:r>
      </w:moveTo>
    </w:p>
    <w:moveToRangeEnd w:id="3665"/>
    <w:p w14:paraId="33BA565D" w14:textId="77777777" w:rsidR="00B93648" w:rsidRPr="000D5DB5" w:rsidRDefault="00B93648">
      <w:pPr>
        <w:contextualSpacing/>
        <w:rPr>
          <w:rFonts w:eastAsia="Times New Roman" w:cstheme="minorHAnsi"/>
          <w:color w:val="000000"/>
        </w:rPr>
      </w:pPr>
      <w:r w:rsidRPr="00134BC3">
        <w:rPr>
          <w:rFonts w:eastAsia="Times New Roman" w:cstheme="minorHAnsi"/>
          <w:i/>
          <w:iCs/>
          <w:color w:val="000000"/>
        </w:rPr>
        <w:t>Paralytic Poison (Injury, Uncommon)</w:t>
      </w:r>
      <w:r>
        <w:rPr>
          <w:rFonts w:eastAsia="Times New Roman" w:cstheme="minorHAnsi"/>
          <w:i/>
          <w:iCs/>
          <w:color w:val="000000"/>
        </w:rPr>
        <w:t>.</w:t>
      </w:r>
      <w:r w:rsidRPr="000D5DB5">
        <w:rPr>
          <w:rFonts w:eastAsia="Times New Roman" w:cstheme="minorHAnsi"/>
          <w:i/>
          <w:iCs/>
          <w:color w:val="000000"/>
        </w:rPr>
        <w:t xml:space="preserve"> </w:t>
      </w:r>
      <w:r w:rsidRPr="000D5DB5">
        <w:rPr>
          <w:rFonts w:eastAsia="Times New Roman" w:cstheme="minorHAnsi"/>
          <w:color w:val="000000"/>
        </w:rPr>
        <w:t xml:space="preserve">A creature subjected to this poison must succeed on a Stamina saving throw or become poisoned for 1 minute. The Poisoned creature is paralyzed as the </w:t>
      </w:r>
      <w:r w:rsidR="008A4877" w:rsidRPr="008A4877">
        <w:rPr>
          <w:rFonts w:eastAsia="Times New Roman" w:cstheme="minorHAnsi"/>
          <w:i/>
          <w:iCs/>
          <w:color w:val="000000"/>
        </w:rPr>
        <w:t>h</w:t>
      </w:r>
      <w:r w:rsidRPr="008A4877">
        <w:rPr>
          <w:rFonts w:eastAsia="Times New Roman" w:cstheme="minorHAnsi"/>
          <w:i/>
          <w:iCs/>
          <w:color w:val="000000"/>
        </w:rPr>
        <w:t>old</w:t>
      </w:r>
      <w:r w:rsidRPr="000D5DB5">
        <w:rPr>
          <w:rFonts w:eastAsia="Times New Roman" w:cstheme="minorHAnsi"/>
          <w:color w:val="000000"/>
        </w:rPr>
        <w:t xml:space="preserve"> spell. On a successful saving throw (made only once per turn), the poison ends. </w:t>
      </w:r>
    </w:p>
    <w:p w14:paraId="0E90000F" w14:textId="77777777" w:rsidR="00B93648" w:rsidRPr="000D5DB5" w:rsidRDefault="00B93648">
      <w:pPr>
        <w:contextualSpacing/>
        <w:rPr>
          <w:rFonts w:eastAsia="Times New Roman" w:cstheme="minorHAnsi"/>
          <w:b/>
          <w:bCs/>
          <w:color w:val="000000"/>
        </w:rPr>
      </w:pPr>
      <w:r w:rsidRPr="000D5DB5">
        <w:rPr>
          <w:rFonts w:eastAsia="Times New Roman" w:cstheme="minorHAnsi"/>
          <w:color w:val="000000"/>
        </w:rPr>
        <w:t xml:space="preserve">This is a magical manufactured poison, created by mixing deathweed (a natural herb) and dust of decay (a magical component derived from cremated undead). </w:t>
      </w:r>
    </w:p>
    <w:p w14:paraId="455F03DC" w14:textId="77777777" w:rsidR="00B93648" w:rsidRPr="000D5DB5" w:rsidRDefault="00B93648">
      <w:pPr>
        <w:contextualSpacing/>
        <w:rPr>
          <w:rFonts w:eastAsia="Times New Roman" w:cstheme="minorHAnsi"/>
          <w:color w:val="000000"/>
        </w:rPr>
      </w:pPr>
      <w:r w:rsidRPr="00134BC3">
        <w:rPr>
          <w:rFonts w:eastAsia="Times New Roman" w:cstheme="minorHAnsi"/>
          <w:i/>
          <w:iCs/>
          <w:color w:val="000000"/>
        </w:rPr>
        <w:t>Serpent Venom (Injury, Uncommon)</w:t>
      </w:r>
      <w:r>
        <w:rPr>
          <w:rFonts w:eastAsia="Times New Roman" w:cstheme="minorHAnsi"/>
          <w:i/>
          <w:iCs/>
          <w:color w:val="000000"/>
        </w:rPr>
        <w:t>.</w:t>
      </w:r>
      <w:r w:rsidRPr="000D5DB5">
        <w:rPr>
          <w:rFonts w:eastAsia="Times New Roman" w:cstheme="minorHAnsi"/>
          <w:i/>
          <w:iCs/>
          <w:color w:val="000000"/>
        </w:rPr>
        <w:t xml:space="preserve"> </w:t>
      </w:r>
      <w:r w:rsidRPr="000D5DB5">
        <w:rPr>
          <w:rFonts w:eastAsia="Times New Roman" w:cstheme="minorHAnsi"/>
          <w:color w:val="000000"/>
        </w:rPr>
        <w:t xml:space="preserve">A creature subjected to this poison must succeed on a Stamina saving throw, taking 10 (3d6) poison damage on a failed save, or half as much damage on a successful one. </w:t>
      </w:r>
    </w:p>
    <w:p w14:paraId="6923E28A"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 xml:space="preserve">This is a mundane natural poison, created from drawing poison from a snake’s venom sacs. The rarity affects the venom’s power. </w:t>
      </w:r>
    </w:p>
    <w:p w14:paraId="20B6BD3F" w14:textId="77777777" w:rsidR="00B93648" w:rsidRPr="00134BC3" w:rsidRDefault="00B93648">
      <w:pPr>
        <w:contextualSpacing/>
        <w:rPr>
          <w:rFonts w:eastAsia="Times New Roman" w:cstheme="minorHAnsi"/>
          <w:i/>
          <w:iCs/>
          <w:color w:val="000000"/>
        </w:rPr>
      </w:pPr>
      <w:r w:rsidRPr="00134BC3">
        <w:rPr>
          <w:rFonts w:eastAsia="Times New Roman" w:cstheme="minorHAnsi"/>
          <w:i/>
          <w:iCs/>
          <w:color w:val="000000"/>
        </w:rPr>
        <w:t>Rarity</w:t>
      </w:r>
      <w:r w:rsidRPr="00134BC3">
        <w:rPr>
          <w:rFonts w:eastAsia="Times New Roman" w:cstheme="minorHAnsi"/>
          <w:i/>
          <w:iCs/>
          <w:color w:val="000000"/>
        </w:rPr>
        <w:tab/>
      </w:r>
      <w:r w:rsidRPr="00134BC3">
        <w:rPr>
          <w:rFonts w:eastAsia="Times New Roman" w:cstheme="minorHAnsi"/>
          <w:i/>
          <w:iCs/>
          <w:color w:val="000000"/>
        </w:rPr>
        <w:tab/>
        <w:t>Damage</w:t>
      </w:r>
    </w:p>
    <w:p w14:paraId="1D86F00F" w14:textId="77777777" w:rsidR="00B93648" w:rsidRPr="000D5DB5" w:rsidDel="00EA1E73" w:rsidRDefault="00B93648">
      <w:pPr>
        <w:contextualSpacing/>
        <w:rPr>
          <w:del w:id="3667" w:author="Admin" w:date="2020-10-19T21:33:00Z"/>
          <w:rFonts w:eastAsia="Times New Roman" w:cstheme="minorHAnsi"/>
          <w:color w:val="000000"/>
        </w:rPr>
      </w:pPr>
      <w:del w:id="3668" w:author="Admin" w:date="2020-10-19T21:33:00Z">
        <w:r w:rsidRPr="000D5DB5" w:rsidDel="00EA1E73">
          <w:rPr>
            <w:rFonts w:eastAsia="Times New Roman" w:cstheme="minorHAnsi"/>
            <w:color w:val="000000"/>
          </w:rPr>
          <w:delText>Common</w:delText>
        </w:r>
        <w:r w:rsidRPr="000D5DB5" w:rsidDel="00EA1E73">
          <w:rPr>
            <w:rFonts w:eastAsia="Times New Roman" w:cstheme="minorHAnsi"/>
            <w:color w:val="000000"/>
          </w:rPr>
          <w:tab/>
          <w:delText>1d6</w:delText>
        </w:r>
      </w:del>
    </w:p>
    <w:p w14:paraId="5CB41E94"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Uncommon</w:t>
      </w:r>
      <w:r w:rsidRPr="000D5DB5">
        <w:rPr>
          <w:rFonts w:eastAsia="Times New Roman" w:cstheme="minorHAnsi"/>
          <w:color w:val="000000"/>
        </w:rPr>
        <w:tab/>
        <w:t>3d6</w:t>
      </w:r>
    </w:p>
    <w:p w14:paraId="0505F746"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Rare</w:t>
      </w:r>
      <w:r w:rsidRPr="000D5DB5">
        <w:rPr>
          <w:rFonts w:eastAsia="Times New Roman" w:cstheme="minorHAnsi"/>
          <w:color w:val="000000"/>
        </w:rPr>
        <w:tab/>
      </w:r>
      <w:r w:rsidRPr="000D5DB5">
        <w:rPr>
          <w:rFonts w:eastAsia="Times New Roman" w:cstheme="minorHAnsi"/>
          <w:color w:val="000000"/>
        </w:rPr>
        <w:tab/>
        <w:t>5d6</w:t>
      </w:r>
    </w:p>
    <w:p w14:paraId="50EBF44C" w14:textId="77777777" w:rsidR="00B93648" w:rsidRPr="000D5DB5" w:rsidRDefault="00864C72">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sidR="00B93648" w:rsidRPr="000D5DB5">
        <w:rPr>
          <w:rFonts w:eastAsia="Times New Roman" w:cstheme="minorHAnsi"/>
          <w:color w:val="000000"/>
        </w:rPr>
        <w:tab/>
        <w:t>7d6</w:t>
      </w:r>
    </w:p>
    <w:p w14:paraId="0707E679"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 xml:space="preserve">Legendary </w:t>
      </w:r>
      <w:r w:rsidRPr="000D5DB5">
        <w:rPr>
          <w:rFonts w:eastAsia="Times New Roman" w:cstheme="minorHAnsi"/>
          <w:color w:val="000000"/>
        </w:rPr>
        <w:tab/>
        <w:t>9d6</w:t>
      </w:r>
    </w:p>
    <w:p w14:paraId="552161C9" w14:textId="77777777" w:rsidR="00B93648" w:rsidRPr="000D5DB5" w:rsidRDefault="00B93648">
      <w:pPr>
        <w:contextualSpacing/>
        <w:rPr>
          <w:rFonts w:eastAsia="Times New Roman" w:cstheme="minorHAnsi"/>
          <w:color w:val="000000"/>
        </w:rPr>
      </w:pPr>
      <w:r w:rsidRPr="00134BC3">
        <w:rPr>
          <w:rFonts w:eastAsia="Times New Roman" w:cstheme="minorHAnsi"/>
          <w:i/>
          <w:iCs/>
          <w:color w:val="000000"/>
        </w:rPr>
        <w:t>Shadow Wound Poison (Injury, Rare)</w:t>
      </w:r>
      <w:r>
        <w:rPr>
          <w:rFonts w:eastAsia="Times New Roman" w:cstheme="minorHAnsi"/>
          <w:i/>
          <w:iCs/>
          <w:color w:val="000000"/>
        </w:rPr>
        <w:t>.</w:t>
      </w:r>
      <w:r w:rsidRPr="000D5DB5">
        <w:rPr>
          <w:rFonts w:eastAsia="Times New Roman" w:cstheme="minorHAnsi"/>
          <w:i/>
          <w:iCs/>
          <w:color w:val="000000"/>
        </w:rPr>
        <w:t xml:space="preserve"> </w:t>
      </w:r>
      <w:r w:rsidRPr="000D5DB5">
        <w:rPr>
          <w:rFonts w:eastAsia="Times New Roman" w:cstheme="minorHAnsi"/>
          <w:color w:val="000000"/>
        </w:rPr>
        <w:t xml:space="preserve">A creature subjected to this poison must succeed on a Stamina saving throw or become poisoned for 1 hour. The Poisoned creature recovers only one-half the normal amount of healing from spells and effects that restore hit points. This includes regeneration and similar effects, doubling the duration between healing (alternatively, halving the healing gained). </w:t>
      </w:r>
    </w:p>
    <w:p w14:paraId="7CB12DD6" w14:textId="77777777" w:rsidR="00B93648" w:rsidRPr="000D5DB5" w:rsidRDefault="00B93648">
      <w:pPr>
        <w:contextualSpacing/>
        <w:rPr>
          <w:rFonts w:eastAsia="Times New Roman" w:cstheme="minorHAnsi"/>
          <w:b/>
          <w:bCs/>
          <w:color w:val="000000"/>
        </w:rPr>
      </w:pPr>
      <w:r w:rsidRPr="000D5DB5">
        <w:rPr>
          <w:rFonts w:eastAsia="Times New Roman" w:cstheme="minorHAnsi"/>
          <w:color w:val="000000"/>
        </w:rPr>
        <w:lastRenderedPageBreak/>
        <w:t xml:space="preserve">This is a magical manufactured poison, created by mixing deathweed (a natural herb) and essence of agony (a magical component derived from blood of strong demons). </w:t>
      </w:r>
    </w:p>
    <w:p w14:paraId="3438786F" w14:textId="77777777" w:rsidR="00B93648" w:rsidRPr="000D5DB5" w:rsidDel="00CD475C" w:rsidRDefault="00B93648">
      <w:pPr>
        <w:contextualSpacing/>
        <w:rPr>
          <w:rFonts w:eastAsia="Times New Roman" w:cstheme="minorHAnsi"/>
          <w:color w:val="000000"/>
        </w:rPr>
      </w:pPr>
      <w:moveFromRangeStart w:id="3669" w:author="Admin" w:date="2020-10-19T21:34:00Z" w:name="move54035658"/>
      <w:moveFrom w:id="3670" w:author="Admin" w:date="2020-10-19T21:34:00Z">
        <w:r w:rsidRPr="00134BC3" w:rsidDel="00CD475C">
          <w:rPr>
            <w:rFonts w:eastAsia="Times New Roman" w:cstheme="minorHAnsi"/>
            <w:i/>
            <w:iCs/>
            <w:color w:val="000000"/>
          </w:rPr>
          <w:t>Mind-numbing poison (Injury, Uncommon)</w:t>
        </w:r>
        <w:r w:rsidDel="00CD475C">
          <w:rPr>
            <w:rFonts w:eastAsia="Times New Roman" w:cstheme="minorHAnsi"/>
            <w:i/>
            <w:iCs/>
            <w:color w:val="000000"/>
          </w:rPr>
          <w:t>.</w:t>
        </w:r>
        <w:r w:rsidRPr="000D5DB5" w:rsidDel="00CD475C">
          <w:rPr>
            <w:rFonts w:eastAsia="Times New Roman" w:cstheme="minorHAnsi"/>
            <w:b/>
            <w:bCs/>
            <w:color w:val="000000"/>
          </w:rPr>
          <w:t xml:space="preserve"> </w:t>
        </w:r>
        <w:r w:rsidRPr="000D5DB5" w:rsidDel="00CD475C">
          <w:rPr>
            <w:rFonts w:eastAsia="Times New Roman" w:cstheme="minorHAnsi"/>
            <w:color w:val="000000"/>
          </w:rPr>
          <w:t>A creature subjected to this poison must succeed on a Stamina saving throw or take 5 (2d4) psychic damage. At the beginning of every round the poison remains active, the character takes 5 (2d4) psychic damage again, and is distracted. The DC of the distraction is 10 + ½ the damage dealt by this poison. On a successful saving throw, the poison ends.</w:t>
        </w:r>
      </w:moveFrom>
    </w:p>
    <w:moveFromRangeEnd w:id="3669"/>
    <w:p w14:paraId="75710061" w14:textId="77777777" w:rsidR="00B93648" w:rsidRPr="000D5DB5" w:rsidRDefault="00B93648">
      <w:pPr>
        <w:contextualSpacing/>
        <w:rPr>
          <w:rFonts w:eastAsia="Times New Roman" w:cstheme="minorHAnsi"/>
          <w:b/>
          <w:bCs/>
          <w:color w:val="000000"/>
        </w:rPr>
      </w:pPr>
      <w:r w:rsidRPr="000D5DB5">
        <w:rPr>
          <w:rFonts w:eastAsia="Times New Roman" w:cstheme="minorHAnsi"/>
          <w:color w:val="000000"/>
        </w:rPr>
        <w:t xml:space="preserve">This is a magical manufactured poison, created by mixing deathweed (a natural herb) and essence of mana (a magical component derived from blood of spellcasters). </w:t>
      </w:r>
    </w:p>
    <w:p w14:paraId="0B288313" w14:textId="77777777" w:rsidR="00B93648" w:rsidRPr="00134BC3" w:rsidRDefault="00B93648">
      <w:pPr>
        <w:contextualSpacing/>
        <w:rPr>
          <w:rFonts w:eastAsia="Times New Roman" w:cstheme="minorHAnsi"/>
          <w:color w:val="000000"/>
        </w:rPr>
      </w:pPr>
      <w:r w:rsidRPr="00134BC3">
        <w:rPr>
          <w:rFonts w:eastAsia="Times New Roman" w:cstheme="minorHAnsi"/>
          <w:i/>
          <w:iCs/>
          <w:color w:val="000000"/>
        </w:rPr>
        <w:t>Truth Serum (</w:t>
      </w:r>
      <w:r w:rsidRPr="000D5DB5">
        <w:rPr>
          <w:rFonts w:eastAsia="Times New Roman" w:cstheme="minorHAnsi"/>
          <w:i/>
          <w:iCs/>
          <w:color w:val="000000"/>
        </w:rPr>
        <w:t xml:space="preserve">Uncommon, </w:t>
      </w:r>
      <w:r w:rsidRPr="00134BC3">
        <w:rPr>
          <w:rFonts w:eastAsia="Times New Roman" w:cstheme="minorHAnsi"/>
          <w:i/>
          <w:iCs/>
          <w:color w:val="000000"/>
        </w:rPr>
        <w:t>Ingested).</w:t>
      </w:r>
      <w:r w:rsidRPr="000D5DB5">
        <w:rPr>
          <w:rFonts w:eastAsia="Times New Roman" w:cstheme="minorHAnsi"/>
          <w:b/>
          <w:bCs/>
          <w:color w:val="000000"/>
        </w:rPr>
        <w:t xml:space="preserve"> </w:t>
      </w:r>
      <w:r w:rsidRPr="00134BC3">
        <w:rPr>
          <w:rFonts w:eastAsia="Times New Roman" w:cstheme="minorHAnsi"/>
          <w:color w:val="000000"/>
        </w:rPr>
        <w:t>A creature subjected to this poison must succeed on a DC 1</w:t>
      </w:r>
      <w:r w:rsidRPr="000D5DB5">
        <w:rPr>
          <w:rFonts w:eastAsia="Times New Roman" w:cstheme="minorHAnsi"/>
          <w:color w:val="000000"/>
        </w:rPr>
        <w:t xml:space="preserve">1 Stamina </w:t>
      </w:r>
      <w:r w:rsidRPr="00134BC3">
        <w:rPr>
          <w:rFonts w:eastAsia="Times New Roman" w:cstheme="minorHAnsi"/>
          <w:color w:val="000000"/>
        </w:rPr>
        <w:t xml:space="preserve">saving throw or become </w:t>
      </w:r>
      <w:r w:rsidRPr="000D5DB5">
        <w:rPr>
          <w:rFonts w:eastAsia="Times New Roman" w:cstheme="minorHAnsi"/>
          <w:color w:val="000000"/>
        </w:rPr>
        <w:t>poisoned</w:t>
      </w:r>
      <w:r w:rsidRPr="00134BC3">
        <w:rPr>
          <w:rFonts w:eastAsia="Times New Roman" w:cstheme="minorHAnsi"/>
          <w:color w:val="000000"/>
        </w:rPr>
        <w:t xml:space="preserve"> for 1 hour. The Poisoned creature can't knowingly speak a lie, as if under the effect of a Zone of Truth spell.</w:t>
      </w:r>
    </w:p>
    <w:p w14:paraId="2C3930DE" w14:textId="77777777" w:rsidR="00B93648" w:rsidRPr="000D5DB5" w:rsidRDefault="00B93648">
      <w:pPr>
        <w:contextualSpacing/>
        <w:rPr>
          <w:rFonts w:eastAsia="Times New Roman" w:cstheme="minorHAnsi"/>
          <w:b/>
          <w:bCs/>
          <w:color w:val="000000"/>
        </w:rPr>
      </w:pPr>
      <w:r w:rsidRPr="000D5DB5">
        <w:rPr>
          <w:rFonts w:eastAsia="Times New Roman" w:cstheme="minorHAnsi"/>
          <w:color w:val="000000"/>
        </w:rPr>
        <w:t xml:space="preserve">This is a magical manufactured poison, created by mixing peacebloom (a natural herb) and essence of mana (a magical component derived from blood of spellcasters). </w:t>
      </w:r>
    </w:p>
    <w:p w14:paraId="29147AA2" w14:textId="77777777" w:rsidR="00CD475C" w:rsidRPr="001F25FA" w:rsidRDefault="00CD475C" w:rsidP="00CD475C">
      <w:pPr>
        <w:contextualSpacing/>
        <w:rPr>
          <w:rFonts w:eastAsia="Times New Roman" w:cstheme="minorHAnsi"/>
          <w:color w:val="000000"/>
        </w:rPr>
      </w:pPr>
      <w:moveToRangeStart w:id="3671" w:author="Admin" w:date="2020-10-19T21:37:00Z" w:name="move54035846"/>
      <w:moveTo w:id="3672" w:author="Admin" w:date="2020-10-19T21:37:00Z">
        <w:r w:rsidRPr="001F25FA">
          <w:rPr>
            <w:rFonts w:eastAsia="Times New Roman" w:cstheme="minorHAnsi"/>
            <w:i/>
            <w:iCs/>
            <w:color w:val="000000"/>
          </w:rPr>
          <w:t>Undead Plague (Rare</w:t>
        </w:r>
        <w:r>
          <w:rPr>
            <w:rFonts w:eastAsia="Times New Roman" w:cstheme="minorHAnsi"/>
            <w:i/>
            <w:iCs/>
            <w:color w:val="000000"/>
          </w:rPr>
          <w:t>, Ingested</w:t>
        </w:r>
        <w:r w:rsidRPr="001F25FA">
          <w:rPr>
            <w:rFonts w:eastAsia="Times New Roman" w:cstheme="minorHAnsi"/>
            <w:i/>
            <w:iCs/>
            <w:color w:val="000000"/>
          </w:rPr>
          <w:t>).</w:t>
        </w:r>
        <w:r w:rsidRPr="001F25FA">
          <w:rPr>
            <w:rFonts w:eastAsia="Times New Roman" w:cstheme="minorHAnsi"/>
            <w:color w:val="000000"/>
          </w:rPr>
          <w:t xml:space="preserve"> </w:t>
        </w:r>
        <w:r w:rsidRPr="00933D82">
          <w:rPr>
            <w:rFonts w:eastAsia="Times New Roman" w:cstheme="minorHAnsi"/>
            <w:color w:val="000000"/>
          </w:rPr>
          <w:t xml:space="preserve">Any creature that </w:t>
        </w:r>
        <w:r w:rsidRPr="004A0F08">
          <w:rPr>
            <w:rFonts w:eastAsia="Times New Roman" w:cstheme="minorHAnsi"/>
            <w:color w:val="000000"/>
          </w:rPr>
          <w:t xml:space="preserve">is affected by this disease must succeed on a DC 15 Stamina saving throw against disease or become poisoned until the disease is cured. </w:t>
        </w:r>
      </w:moveTo>
    </w:p>
    <w:p w14:paraId="11B1655B" w14:textId="77777777" w:rsidR="00CD475C" w:rsidRPr="004A0F08" w:rsidRDefault="00CD475C" w:rsidP="00CD475C">
      <w:pPr>
        <w:contextualSpacing/>
        <w:rPr>
          <w:rFonts w:eastAsia="Times New Roman" w:cstheme="minorHAnsi"/>
          <w:color w:val="000000"/>
        </w:rPr>
      </w:pPr>
      <w:moveTo w:id="3673" w:author="Admin" w:date="2020-10-19T21:37:00Z">
        <w:r w:rsidRPr="00933D82">
          <w:rPr>
            <w:rFonts w:eastAsia="Times New Roman" w:cstheme="minorHAnsi"/>
            <w:color w:val="000000"/>
          </w:rPr>
          <w:t>Every 24 hours that elapse</w:t>
        </w:r>
        <w:r w:rsidRPr="004A0F08">
          <w:rPr>
            <w:rFonts w:eastAsia="Times New Roman" w:cstheme="minorHAnsi"/>
            <w:color w:val="000000"/>
          </w:rPr>
          <w:t xml:space="preserve"> while poisoned, the target must repeat the saving throw, reducing its hit point maximum by </w:t>
        </w:r>
        <w:r>
          <w:rPr>
            <w:rFonts w:eastAsia="Times New Roman" w:cstheme="minorHAnsi"/>
            <w:color w:val="000000"/>
          </w:rPr>
          <w:t>5</w:t>
        </w:r>
        <w:r w:rsidRPr="004A0F08">
          <w:rPr>
            <w:rFonts w:eastAsia="Times New Roman" w:cstheme="minorHAnsi"/>
            <w:color w:val="000000"/>
          </w:rPr>
          <w:t xml:space="preserve"> (</w:t>
        </w:r>
        <w:r>
          <w:rPr>
            <w:rFonts w:eastAsia="Times New Roman" w:cstheme="minorHAnsi"/>
            <w:color w:val="000000"/>
          </w:rPr>
          <w:t>2</w:t>
        </w:r>
        <w:r w:rsidRPr="004A0F08">
          <w:rPr>
            <w:rFonts w:eastAsia="Times New Roman" w:cstheme="minorHAnsi"/>
            <w:color w:val="000000"/>
          </w:rPr>
          <w:t>d</w:t>
        </w:r>
        <w:r>
          <w:rPr>
            <w:rFonts w:eastAsia="Times New Roman" w:cstheme="minorHAnsi"/>
            <w:color w:val="000000"/>
          </w:rPr>
          <w:t>4</w:t>
        </w:r>
        <w:r w:rsidRPr="004A0F08">
          <w:rPr>
            <w:rFonts w:eastAsia="Times New Roman" w:cstheme="minorHAnsi"/>
            <w:color w:val="000000"/>
          </w:rPr>
          <w:t xml:space="preserve">) on a failure. This is considered a poison effect, and resistance against poison halves the reduction. The disease cannot reduce the </w:t>
        </w:r>
        <w:r w:rsidRPr="004A0F08">
          <w:rPr>
            <w:rFonts w:eastAsia="Times New Roman" w:cstheme="minorHAnsi"/>
            <w:color w:val="000000"/>
          </w:rPr>
          <w:lastRenderedPageBreak/>
          <w:t xml:space="preserve">target’s maximum hit points below 1, but if the creature dies and the disease remains uncured, it rises as an undead creature bound to the service of the Lich King as if the </w:t>
        </w:r>
        <w:r w:rsidRPr="00C506A7">
          <w:rPr>
            <w:rFonts w:eastAsia="Times New Roman" w:cstheme="minorHAnsi"/>
            <w:i/>
            <w:iCs/>
            <w:color w:val="000000"/>
          </w:rPr>
          <w:t>bind</w:t>
        </w:r>
        <w:r w:rsidRPr="004A0F08">
          <w:rPr>
            <w:rFonts w:eastAsia="Times New Roman" w:cstheme="minorHAnsi"/>
            <w:color w:val="000000"/>
          </w:rPr>
          <w:t xml:space="preserve"> spell was cast on </w:t>
        </w:r>
        <w:r>
          <w:rPr>
            <w:rFonts w:eastAsia="Times New Roman" w:cstheme="minorHAnsi"/>
            <w:color w:val="000000"/>
          </w:rPr>
          <w:t>within 1 hour, so long as it is not revived or resurrected</w:t>
        </w:r>
        <w:r w:rsidRPr="004A0F08">
          <w:rPr>
            <w:rFonts w:eastAsia="Times New Roman" w:cstheme="minorHAnsi"/>
            <w:color w:val="000000"/>
          </w:rPr>
          <w:t>.</w:t>
        </w:r>
        <w:r>
          <w:rPr>
            <w:rFonts w:eastAsia="Times New Roman" w:cstheme="minorHAnsi"/>
            <w:color w:val="000000"/>
          </w:rPr>
          <w:t xml:space="preserve"> If targeted with an </w:t>
        </w:r>
        <w:r>
          <w:rPr>
            <w:rFonts w:eastAsia="Times New Roman" w:cstheme="minorHAnsi"/>
            <w:i/>
            <w:iCs/>
            <w:color w:val="000000"/>
          </w:rPr>
          <w:t xml:space="preserve">conjure </w:t>
        </w:r>
        <w:r w:rsidRPr="008E6EC1">
          <w:rPr>
            <w:rFonts w:eastAsia="Times New Roman" w:cstheme="minorHAnsi"/>
            <w:i/>
            <w:iCs/>
            <w:color w:val="000000"/>
          </w:rPr>
          <w:t>undead</w:t>
        </w:r>
        <w:r>
          <w:rPr>
            <w:rFonts w:eastAsia="Times New Roman" w:cstheme="minorHAnsi"/>
            <w:color w:val="000000"/>
          </w:rPr>
          <w:t xml:space="preserve"> spell, the duration becomes instantaneous. If the corpse is targeted with a flask of holy water, the creature does not raise as an undead after death. </w:t>
        </w:r>
      </w:moveTo>
    </w:p>
    <w:p w14:paraId="5D8A18FE" w14:textId="77777777" w:rsidR="00CD475C" w:rsidRPr="00933D82" w:rsidRDefault="00CD475C" w:rsidP="00CD475C">
      <w:pPr>
        <w:contextualSpacing/>
        <w:rPr>
          <w:rFonts w:eastAsia="Times New Roman" w:cstheme="minorHAnsi"/>
          <w:color w:val="000000"/>
        </w:rPr>
      </w:pPr>
      <w:moveTo w:id="3674" w:author="Admin" w:date="2020-10-19T21:37:00Z">
        <w:r w:rsidRPr="004A0F08">
          <w:rPr>
            <w:rFonts w:eastAsia="Times New Roman" w:cstheme="minorHAnsi"/>
            <w:color w:val="000000"/>
          </w:rPr>
          <w:t xml:space="preserve">If succeeding on three saving throws, the disease becomes latent, but does not fade away. So long as the disease remains, the reduction to maximum hit points cannot be removed, and it can be awakened again by another dose of the plague. This disease, despite being ingested, corrupts the air and earth it affects, </w:t>
        </w:r>
        <w:r>
          <w:rPr>
            <w:rFonts w:eastAsia="Times New Roman" w:cstheme="minorHAnsi"/>
            <w:color w:val="000000"/>
          </w:rPr>
          <w:t>affecting any exposed food with the plague</w:t>
        </w:r>
        <w:r w:rsidRPr="00933D82">
          <w:rPr>
            <w:rFonts w:eastAsia="Times New Roman" w:cstheme="minorHAnsi"/>
            <w:color w:val="000000"/>
          </w:rPr>
          <w:t xml:space="preserve">. When particles of the plague fall on the earth, strange fungus grows, giving a hint to the disease’s origin. </w:t>
        </w:r>
        <w:r w:rsidRPr="004A0F08">
          <w:rPr>
            <w:rFonts w:eastAsia="Times New Roman" w:cstheme="minorHAnsi"/>
            <w:color w:val="000000"/>
          </w:rPr>
          <w:t xml:space="preserve">This land is considered blighted (as </w:t>
        </w:r>
        <w:r>
          <w:rPr>
            <w:rFonts w:eastAsia="Times New Roman" w:cstheme="minorHAnsi"/>
            <w:color w:val="000000"/>
          </w:rPr>
          <w:t xml:space="preserve">per </w:t>
        </w:r>
        <w:r w:rsidRPr="00933D82">
          <w:rPr>
            <w:rFonts w:eastAsia="Times New Roman" w:cstheme="minorHAnsi"/>
            <w:color w:val="000000"/>
          </w:rPr>
          <w:t xml:space="preserve">the </w:t>
        </w:r>
        <w:r w:rsidRPr="00C506A7">
          <w:rPr>
            <w:rFonts w:eastAsia="Times New Roman" w:cstheme="minorHAnsi"/>
            <w:i/>
            <w:iCs/>
            <w:color w:val="000000"/>
          </w:rPr>
          <w:t>hallow/unhallow</w:t>
        </w:r>
        <w:r w:rsidRPr="00933D82">
          <w:rPr>
            <w:rFonts w:eastAsia="Times New Roman" w:cstheme="minorHAnsi"/>
            <w:color w:val="000000"/>
          </w:rPr>
          <w:t xml:space="preserve"> spell</w:t>
        </w:r>
        <w:r>
          <w:rPr>
            <w:rFonts w:eastAsia="Times New Roman" w:cstheme="minorHAnsi"/>
            <w:color w:val="000000"/>
          </w:rPr>
          <w:t>, although the land is not also unhallowed</w:t>
        </w:r>
        <w:r w:rsidRPr="00933D82">
          <w:rPr>
            <w:rFonts w:eastAsia="Times New Roman" w:cstheme="minorHAnsi"/>
            <w:color w:val="000000"/>
          </w:rPr>
          <w:t>)</w:t>
        </w:r>
        <w:r>
          <w:rPr>
            <w:rFonts w:eastAsia="Times New Roman" w:cstheme="minorHAnsi"/>
            <w:color w:val="000000"/>
          </w:rPr>
          <w:t xml:space="preserve">. </w:t>
        </w:r>
      </w:moveTo>
    </w:p>
    <w:p w14:paraId="15EDA650" w14:textId="77777777" w:rsidR="00CD475C" w:rsidRPr="004A0F08" w:rsidRDefault="00CD475C" w:rsidP="00CD475C">
      <w:pPr>
        <w:contextualSpacing/>
        <w:rPr>
          <w:rFonts w:eastAsia="Times New Roman" w:cstheme="minorHAnsi"/>
          <w:color w:val="000000"/>
        </w:rPr>
      </w:pPr>
      <w:moveTo w:id="3675" w:author="Admin" w:date="2020-10-19T21:37:00Z">
        <w:r w:rsidRPr="004A0F08">
          <w:rPr>
            <w:rFonts w:eastAsia="Times New Roman" w:cstheme="minorHAnsi"/>
            <w:color w:val="000000"/>
          </w:rPr>
          <w:t xml:space="preserve">The plague can be suppressed with the </w:t>
        </w:r>
        <w:r w:rsidRPr="003E34BF">
          <w:rPr>
            <w:rFonts w:eastAsia="Times New Roman" w:cstheme="minorHAnsi"/>
            <w:i/>
            <w:iCs/>
            <w:color w:val="000000"/>
          </w:rPr>
          <w:t>lesser restoration</w:t>
        </w:r>
        <w:r w:rsidRPr="004A0F08">
          <w:rPr>
            <w:rFonts w:eastAsia="Times New Roman" w:cstheme="minorHAnsi"/>
            <w:color w:val="000000"/>
          </w:rPr>
          <w:t xml:space="preserve"> spell or a </w:t>
        </w:r>
        <w:r w:rsidRPr="003E34BF">
          <w:rPr>
            <w:rFonts w:eastAsia="Times New Roman" w:cstheme="minorHAnsi"/>
            <w:i/>
            <w:iCs/>
            <w:color w:val="000000"/>
          </w:rPr>
          <w:t>restoration</w:t>
        </w:r>
        <w:r w:rsidRPr="004A0F08">
          <w:rPr>
            <w:rFonts w:eastAsia="Times New Roman" w:cstheme="minorHAnsi"/>
            <w:color w:val="000000"/>
          </w:rPr>
          <w:t xml:space="preserve"> spell, and the reduction to maximum hit points can also be removed with the </w:t>
        </w:r>
        <w:r w:rsidRPr="008C4A7D">
          <w:rPr>
            <w:rFonts w:eastAsia="Times New Roman" w:cstheme="minorHAnsi"/>
            <w:i/>
            <w:iCs/>
            <w:color w:val="000000"/>
            <w:rPrChange w:id="3676" w:author="Admin" w:date="2021-09-05T20:15:00Z">
              <w:rPr>
                <w:rFonts w:eastAsia="Times New Roman" w:cstheme="minorHAnsi"/>
                <w:color w:val="000000"/>
              </w:rPr>
            </w:rPrChange>
          </w:rPr>
          <w:t>greater restoration</w:t>
        </w:r>
        <w:r w:rsidRPr="004A0F08">
          <w:rPr>
            <w:rFonts w:eastAsia="Times New Roman" w:cstheme="minorHAnsi"/>
            <w:color w:val="000000"/>
          </w:rPr>
          <w:t xml:space="preserve"> spell, but the plague cannot be cured save by a </w:t>
        </w:r>
        <w:r w:rsidRPr="00C506A7">
          <w:rPr>
            <w:rFonts w:eastAsia="Times New Roman" w:cstheme="minorHAnsi"/>
            <w:i/>
            <w:iCs/>
            <w:color w:val="000000"/>
          </w:rPr>
          <w:t>wish</w:t>
        </w:r>
        <w:r w:rsidRPr="004A0F08">
          <w:rPr>
            <w:rFonts w:eastAsia="Times New Roman" w:cstheme="minorHAnsi"/>
            <w:color w:val="000000"/>
          </w:rPr>
          <w:t xml:space="preserve"> spell or </w:t>
        </w:r>
        <w:r>
          <w:rPr>
            <w:rFonts w:eastAsia="Times New Roman" w:cstheme="minorHAnsi"/>
            <w:color w:val="000000"/>
          </w:rPr>
          <w:t xml:space="preserve">the </w:t>
        </w:r>
        <w:r w:rsidRPr="00933D82">
          <w:rPr>
            <w:rFonts w:eastAsia="Times New Roman" w:cstheme="minorHAnsi"/>
            <w:color w:val="000000"/>
          </w:rPr>
          <w:t>divine intervention</w:t>
        </w:r>
        <w:r>
          <w:rPr>
            <w:rFonts w:eastAsia="Times New Roman" w:cstheme="minorHAnsi"/>
            <w:color w:val="000000"/>
          </w:rPr>
          <w:t xml:space="preserve"> ability (if it opposes that of the semi-divine Lich King)</w:t>
        </w:r>
        <w:r w:rsidRPr="00933D82">
          <w:rPr>
            <w:rFonts w:eastAsia="Times New Roman" w:cstheme="minorHAnsi"/>
            <w:color w:val="000000"/>
          </w:rPr>
          <w:t xml:space="preserve">. </w:t>
        </w:r>
      </w:moveTo>
    </w:p>
    <w:p w14:paraId="5911FCF7" w14:textId="77777777" w:rsidR="00CD475C" w:rsidRPr="004A0F08" w:rsidRDefault="00CD475C" w:rsidP="00CD475C">
      <w:pPr>
        <w:contextualSpacing/>
        <w:rPr>
          <w:rFonts w:eastAsia="Times New Roman" w:cstheme="minorHAnsi"/>
          <w:color w:val="000000"/>
        </w:rPr>
      </w:pPr>
      <w:moveTo w:id="3677" w:author="Admin" w:date="2020-10-19T21:37:00Z">
        <w:r w:rsidRPr="004A0F08">
          <w:rPr>
            <w:rFonts w:eastAsia="Times New Roman" w:cstheme="minorHAnsi"/>
            <w:color w:val="000000"/>
          </w:rPr>
          <w:t xml:space="preserve">This is a magical manufactured disease, created by an unknown fungus and suffused with necromantic magic. So far, only the Cult of the Damned </w:t>
        </w:r>
        <w:r>
          <w:rPr>
            <w:rFonts w:eastAsia="Times New Roman" w:cstheme="minorHAnsi"/>
            <w:color w:val="000000"/>
          </w:rPr>
          <w:t xml:space="preserve">(or those who infiltrated its alchemist and necromancer ranks) </w:t>
        </w:r>
        <w:r w:rsidRPr="004A0F08">
          <w:rPr>
            <w:rFonts w:eastAsia="Times New Roman" w:cstheme="minorHAnsi"/>
            <w:color w:val="000000"/>
          </w:rPr>
          <w:t xml:space="preserve">know how to make it. </w:t>
        </w:r>
      </w:moveTo>
    </w:p>
    <w:moveToRangeEnd w:id="3671"/>
    <w:p w14:paraId="22226886" w14:textId="77777777" w:rsidR="00B93648" w:rsidRDefault="00B93648">
      <w:pPr>
        <w:contextualSpacing/>
        <w:rPr>
          <w:ins w:id="3678" w:author="Admin" w:date="2020-10-19T21:37:00Z"/>
          <w:rFonts w:eastAsia="Times New Roman" w:cstheme="minorHAnsi"/>
          <w:b/>
          <w:bCs/>
          <w:color w:val="000000"/>
        </w:rPr>
      </w:pPr>
    </w:p>
    <w:p w14:paraId="1D109986" w14:textId="77777777" w:rsidR="00CD475C" w:rsidRPr="000D5DB5" w:rsidRDefault="00CD475C">
      <w:pPr>
        <w:contextualSpacing/>
        <w:rPr>
          <w:rFonts w:eastAsia="Times New Roman" w:cstheme="minorHAnsi"/>
          <w:b/>
          <w:bCs/>
          <w:color w:val="000000"/>
        </w:rPr>
        <w:sectPr w:rsidR="00CD475C" w:rsidRPr="000D5DB5" w:rsidSect="00134BC3">
          <w:type w:val="continuous"/>
          <w:pgSz w:w="12240" w:h="15840"/>
          <w:pgMar w:top="1440" w:right="1800" w:bottom="1440" w:left="1800" w:header="708" w:footer="708" w:gutter="0"/>
          <w:cols w:num="2" w:space="708"/>
          <w:docGrid w:linePitch="360"/>
        </w:sectPr>
      </w:pPr>
    </w:p>
    <w:p w14:paraId="20DE700A" w14:textId="77777777" w:rsidR="00B93648" w:rsidRPr="000D5DB5" w:rsidDel="000C36BF" w:rsidRDefault="00B93648">
      <w:pPr>
        <w:contextualSpacing/>
        <w:rPr>
          <w:del w:id="3679" w:author="Admin" w:date="2020-10-19T21:50:00Z"/>
          <w:rFonts w:eastAsia="Times New Roman" w:cstheme="minorHAnsi"/>
          <w:b/>
          <w:bCs/>
          <w:color w:val="000000"/>
        </w:rPr>
      </w:pPr>
    </w:p>
    <w:p w14:paraId="107CF89E" w14:textId="77777777" w:rsidR="00B93648" w:rsidRPr="000D5DB5" w:rsidDel="000C36BF" w:rsidRDefault="00B93648">
      <w:pPr>
        <w:contextualSpacing/>
        <w:rPr>
          <w:del w:id="3680" w:author="Admin" w:date="2020-10-19T21:50:00Z"/>
          <w:rFonts w:eastAsia="Times New Roman" w:cstheme="minorHAnsi"/>
          <w:b/>
          <w:bCs/>
          <w:color w:val="000000"/>
        </w:rPr>
      </w:pPr>
      <w:del w:id="3681" w:author="Admin" w:date="2020-10-19T21:50:00Z">
        <w:r w:rsidRPr="000D5DB5" w:rsidDel="000C36BF">
          <w:rPr>
            <w:rFonts w:eastAsia="Times New Roman" w:cstheme="minorHAnsi"/>
            <w:b/>
            <w:bCs/>
            <w:color w:val="000000"/>
          </w:rPr>
          <w:delText>DISEASES</w:delText>
        </w:r>
      </w:del>
    </w:p>
    <w:p w14:paraId="255A75BB" w14:textId="77777777" w:rsidR="00B93648" w:rsidRPr="004A0F08" w:rsidDel="00CD475C" w:rsidRDefault="00B93648">
      <w:pPr>
        <w:contextualSpacing/>
        <w:rPr>
          <w:del w:id="3682" w:author="Admin" w:date="2020-10-19T21:35:00Z"/>
          <w:rFonts w:eastAsia="Times New Roman" w:cstheme="minorHAnsi"/>
          <w:color w:val="000000"/>
        </w:rPr>
      </w:pPr>
      <w:del w:id="3683" w:author="Admin" w:date="2020-10-19T21:35:00Z">
        <w:r w:rsidRPr="001F25FA" w:rsidDel="00CD475C">
          <w:rPr>
            <w:rFonts w:eastAsia="Times New Roman" w:cstheme="minorHAnsi"/>
            <w:i/>
            <w:iCs/>
            <w:color w:val="000000"/>
          </w:rPr>
          <w:delText>Crypt Fever (Common</w:delText>
        </w:r>
        <w:r w:rsidDel="00CD475C">
          <w:rPr>
            <w:rFonts w:eastAsia="Times New Roman" w:cstheme="minorHAnsi"/>
            <w:i/>
            <w:iCs/>
            <w:color w:val="000000"/>
          </w:rPr>
          <w:delText>, Contact</w:delText>
        </w:r>
        <w:r w:rsidRPr="001F25FA" w:rsidDel="00CD475C">
          <w:rPr>
            <w:rFonts w:eastAsia="Times New Roman" w:cstheme="minorHAnsi"/>
            <w:i/>
            <w:iCs/>
            <w:color w:val="000000"/>
          </w:rPr>
          <w:delText>).</w:delText>
        </w:r>
        <w:r w:rsidRPr="001F25FA" w:rsidDel="00CD475C">
          <w:rPr>
            <w:rFonts w:eastAsia="Times New Roman" w:cstheme="minorHAnsi"/>
            <w:color w:val="000000"/>
          </w:rPr>
          <w:delText xml:space="preserve"> </w:delText>
        </w:r>
        <w:r w:rsidRPr="00933D82" w:rsidDel="00CD475C">
          <w:rPr>
            <w:rFonts w:eastAsia="Times New Roman" w:cstheme="minorHAnsi"/>
            <w:color w:val="000000"/>
          </w:rPr>
          <w:delText>Any creature that is affe</w:delText>
        </w:r>
        <w:r w:rsidRPr="004A0F08" w:rsidDel="00CD475C">
          <w:rPr>
            <w:rFonts w:eastAsia="Times New Roman" w:cstheme="minorHAnsi"/>
            <w:color w:val="000000"/>
          </w:rPr>
          <w:delText xml:space="preserve">cted by this disease suffers a weakened immune system, and must succeed on a DC 13 Stamina saving throw against disease or become poisoned until this disease is cured. </w:delText>
        </w:r>
        <w:r w:rsidRPr="004A0F08" w:rsidDel="00CD475C">
          <w:rPr>
            <w:rFonts w:eastAsia="Times New Roman" w:cstheme="minorHAnsi"/>
            <w:color w:val="000000"/>
          </w:rPr>
          <w:br/>
          <w:delText xml:space="preserve">So long as the creature is poisoned, they a -2 penalty to all saving throws against disease and poison effects, and suffers two additional points of poison damage if inflicted by any disease or poison. </w:delText>
        </w:r>
      </w:del>
    </w:p>
    <w:p w14:paraId="1A63407B" w14:textId="77777777" w:rsidR="00B93648" w:rsidRPr="004A0F08" w:rsidDel="00CD475C" w:rsidRDefault="00B93648">
      <w:pPr>
        <w:contextualSpacing/>
        <w:rPr>
          <w:del w:id="3684" w:author="Admin" w:date="2020-10-19T21:35:00Z"/>
          <w:rFonts w:eastAsia="Times New Roman" w:cstheme="minorHAnsi"/>
          <w:color w:val="000000"/>
        </w:rPr>
      </w:pPr>
      <w:del w:id="3685" w:author="Admin" w:date="2020-10-19T21:35:00Z">
        <w:r w:rsidRPr="004A0F08" w:rsidDel="00CD475C">
          <w:rPr>
            <w:rFonts w:eastAsia="Times New Roman" w:cstheme="minorHAnsi"/>
            <w:color w:val="000000"/>
          </w:rPr>
          <w:lastRenderedPageBreak/>
          <w:delText>Symptoms manifest 2d4 hours after infection and include fever and coughing, and while in the grips of this disease, victims’ skins pale.</w:delText>
        </w:r>
      </w:del>
    </w:p>
    <w:p w14:paraId="6CAD7557" w14:textId="77777777" w:rsidR="00B93648" w:rsidRPr="004A0F08" w:rsidDel="00CD475C" w:rsidRDefault="00B93648">
      <w:pPr>
        <w:contextualSpacing/>
        <w:rPr>
          <w:del w:id="3686" w:author="Admin" w:date="2020-10-19T21:35:00Z"/>
          <w:rFonts w:eastAsia="Times New Roman" w:cstheme="minorHAnsi"/>
          <w:color w:val="000000"/>
        </w:rPr>
      </w:pPr>
      <w:del w:id="3687" w:author="Admin" w:date="2020-10-19T21:35:00Z">
        <w:r w:rsidRPr="004A0F08" w:rsidDel="00CD475C">
          <w:rPr>
            <w:rFonts w:eastAsia="Times New Roman" w:cstheme="minorHAnsi"/>
            <w:color w:val="000000"/>
          </w:rPr>
          <w:delText xml:space="preserve">Any creature comes into touch contact with an infected creature once they begin showing their symptoms must make a DC 8 Stamina saving throw or also become infected with this disease. Once a creature succeeds on this save, it is immune to being infected from that particular infected creature for 24 hours. </w:delText>
        </w:r>
      </w:del>
    </w:p>
    <w:p w14:paraId="557B6F75" w14:textId="77777777" w:rsidR="00B93648" w:rsidRPr="004A0F08" w:rsidDel="00CD475C" w:rsidRDefault="00B93648" w:rsidP="006C6A8E">
      <w:pPr>
        <w:contextualSpacing/>
        <w:rPr>
          <w:del w:id="3688" w:author="Admin" w:date="2020-10-19T21:35:00Z"/>
          <w:rFonts w:eastAsia="Times New Roman" w:cstheme="minorHAnsi"/>
          <w:color w:val="000000"/>
        </w:rPr>
      </w:pPr>
      <w:del w:id="3689" w:author="Admin" w:date="2020-10-19T21:35:00Z">
        <w:r w:rsidRPr="004A0F08" w:rsidDel="00CD475C">
          <w:rPr>
            <w:rFonts w:eastAsia="Times New Roman" w:cstheme="minorHAnsi"/>
            <w:color w:val="000000"/>
          </w:rPr>
          <w:delText xml:space="preserve">At the end of each long rest, an infected creature can make a DC 13 </w:delText>
        </w:r>
        <w:r w:rsidR="006C6A8E" w:rsidDel="00CD475C">
          <w:rPr>
            <w:rFonts w:eastAsia="Times New Roman" w:cstheme="minorHAnsi"/>
            <w:color w:val="000000"/>
          </w:rPr>
          <w:delText>Stamina</w:delText>
        </w:r>
        <w:r w:rsidRPr="004A0F08" w:rsidDel="00CD475C">
          <w:rPr>
            <w:rFonts w:eastAsia="Times New Roman" w:cstheme="minorHAnsi"/>
            <w:color w:val="000000"/>
          </w:rPr>
          <w:delText xml:space="preserve"> saving throw. On a successful save, the penalty to saving throws and additional poison damage taken is reduced by 1 point. When the effect drops to 0, the creature recovers from the disease. </w:delText>
        </w:r>
      </w:del>
    </w:p>
    <w:p w14:paraId="7B6FC839" w14:textId="77777777" w:rsidR="00B93648" w:rsidRPr="001F25FA" w:rsidDel="000C36BF" w:rsidRDefault="00B93648">
      <w:pPr>
        <w:contextualSpacing/>
        <w:rPr>
          <w:del w:id="3690" w:author="Admin" w:date="2020-10-19T21:50:00Z"/>
          <w:rFonts w:eastAsia="Times New Roman" w:cstheme="minorHAnsi"/>
          <w:color w:val="000000"/>
        </w:rPr>
      </w:pPr>
    </w:p>
    <w:p w14:paraId="0A61220E" w14:textId="77777777" w:rsidR="00B93648" w:rsidRPr="001F25FA" w:rsidDel="00CD475C" w:rsidRDefault="00B93648">
      <w:pPr>
        <w:contextualSpacing/>
        <w:rPr>
          <w:rFonts w:eastAsia="Times New Roman" w:cstheme="minorHAnsi"/>
          <w:color w:val="000000"/>
        </w:rPr>
      </w:pPr>
      <w:moveFromRangeStart w:id="3691" w:author="Admin" w:date="2020-10-19T21:37:00Z" w:name="move54035846"/>
      <w:moveFrom w:id="3692" w:author="Admin" w:date="2020-10-19T21:37:00Z">
        <w:r w:rsidRPr="001F25FA" w:rsidDel="00CD475C">
          <w:rPr>
            <w:rFonts w:eastAsia="Times New Roman" w:cstheme="minorHAnsi"/>
            <w:i/>
            <w:iCs/>
            <w:color w:val="000000"/>
          </w:rPr>
          <w:t>Undead Plague (Rare</w:t>
        </w:r>
        <w:r w:rsidDel="00CD475C">
          <w:rPr>
            <w:rFonts w:eastAsia="Times New Roman" w:cstheme="minorHAnsi"/>
            <w:i/>
            <w:iCs/>
            <w:color w:val="000000"/>
          </w:rPr>
          <w:t>, Ingested</w:t>
        </w:r>
        <w:r w:rsidRPr="001F25FA" w:rsidDel="00CD475C">
          <w:rPr>
            <w:rFonts w:eastAsia="Times New Roman" w:cstheme="minorHAnsi"/>
            <w:i/>
            <w:iCs/>
            <w:color w:val="000000"/>
          </w:rPr>
          <w:t>).</w:t>
        </w:r>
        <w:r w:rsidRPr="001F25FA" w:rsidDel="00CD475C">
          <w:rPr>
            <w:rFonts w:eastAsia="Times New Roman" w:cstheme="minorHAnsi"/>
            <w:color w:val="000000"/>
          </w:rPr>
          <w:t xml:space="preserve"> </w:t>
        </w:r>
        <w:r w:rsidRPr="00933D82" w:rsidDel="00CD475C">
          <w:rPr>
            <w:rFonts w:eastAsia="Times New Roman" w:cstheme="minorHAnsi"/>
            <w:color w:val="000000"/>
          </w:rPr>
          <w:t xml:space="preserve">Any creature that </w:t>
        </w:r>
        <w:r w:rsidRPr="004A0F08" w:rsidDel="00CD475C">
          <w:rPr>
            <w:rFonts w:eastAsia="Times New Roman" w:cstheme="minorHAnsi"/>
            <w:color w:val="000000"/>
          </w:rPr>
          <w:t xml:space="preserve">is affected by this disease must succeed on a DC 15 Stamina saving throw against disease or become poisoned until the disease is cured. </w:t>
        </w:r>
      </w:moveFrom>
    </w:p>
    <w:p w14:paraId="4B642390" w14:textId="77777777" w:rsidR="00B93648" w:rsidRPr="004A0F08" w:rsidDel="00CD475C" w:rsidRDefault="00B93648">
      <w:pPr>
        <w:contextualSpacing/>
        <w:rPr>
          <w:rFonts w:eastAsia="Times New Roman" w:cstheme="minorHAnsi"/>
          <w:color w:val="000000"/>
        </w:rPr>
      </w:pPr>
      <w:moveFrom w:id="3693" w:author="Admin" w:date="2020-10-19T21:37:00Z">
        <w:r w:rsidRPr="00933D82" w:rsidDel="00CD475C">
          <w:rPr>
            <w:rFonts w:eastAsia="Times New Roman" w:cstheme="minorHAnsi"/>
            <w:color w:val="000000"/>
          </w:rPr>
          <w:t>Every 24 hours that elapse</w:t>
        </w:r>
        <w:r w:rsidRPr="004A0F08" w:rsidDel="00CD475C">
          <w:rPr>
            <w:rFonts w:eastAsia="Times New Roman" w:cstheme="minorHAnsi"/>
            <w:color w:val="000000"/>
          </w:rPr>
          <w:t xml:space="preserve"> while poisoned, the target must repeat the saving throw, reducing its hit point maximum by </w:t>
        </w:r>
        <w:r w:rsidR="00282B15" w:rsidDel="00CD475C">
          <w:rPr>
            <w:rFonts w:eastAsia="Times New Roman" w:cstheme="minorHAnsi"/>
            <w:color w:val="000000"/>
          </w:rPr>
          <w:t>5</w:t>
        </w:r>
        <w:r w:rsidRPr="004A0F08" w:rsidDel="00CD475C">
          <w:rPr>
            <w:rFonts w:eastAsia="Times New Roman" w:cstheme="minorHAnsi"/>
            <w:color w:val="000000"/>
          </w:rPr>
          <w:t xml:space="preserve"> (</w:t>
        </w:r>
        <w:r w:rsidR="00282B15" w:rsidDel="00CD475C">
          <w:rPr>
            <w:rFonts w:eastAsia="Times New Roman" w:cstheme="minorHAnsi"/>
            <w:color w:val="000000"/>
          </w:rPr>
          <w:t>2</w:t>
        </w:r>
        <w:r w:rsidRPr="004A0F08" w:rsidDel="00CD475C">
          <w:rPr>
            <w:rFonts w:eastAsia="Times New Roman" w:cstheme="minorHAnsi"/>
            <w:color w:val="000000"/>
          </w:rPr>
          <w:t>d</w:t>
        </w:r>
        <w:r w:rsidR="00282B15" w:rsidDel="00CD475C">
          <w:rPr>
            <w:rFonts w:eastAsia="Times New Roman" w:cstheme="minorHAnsi"/>
            <w:color w:val="000000"/>
          </w:rPr>
          <w:t>4</w:t>
        </w:r>
        <w:r w:rsidRPr="004A0F08" w:rsidDel="00CD475C">
          <w:rPr>
            <w:rFonts w:eastAsia="Times New Roman" w:cstheme="minorHAnsi"/>
            <w:color w:val="000000"/>
          </w:rPr>
          <w:t xml:space="preserve">) on a failure. This is considered a poison effect, and resistance against poison halves the reduction. The disease cannot reduce the target’s maximum hit points below 1, but if the creature dies and the disease remains uncured, it rises as an undead creature bound to the service of the Lich King as if the </w:t>
        </w:r>
        <w:r w:rsidR="00C506A7" w:rsidRPr="00C506A7" w:rsidDel="00CD475C">
          <w:rPr>
            <w:rFonts w:eastAsia="Times New Roman" w:cstheme="minorHAnsi"/>
            <w:i/>
            <w:iCs/>
            <w:color w:val="000000"/>
          </w:rPr>
          <w:t>b</w:t>
        </w:r>
        <w:r w:rsidRPr="00C506A7" w:rsidDel="00CD475C">
          <w:rPr>
            <w:rFonts w:eastAsia="Times New Roman" w:cstheme="minorHAnsi"/>
            <w:i/>
            <w:iCs/>
            <w:color w:val="000000"/>
          </w:rPr>
          <w:t>ind</w:t>
        </w:r>
        <w:r w:rsidRPr="004A0F08" w:rsidDel="00CD475C">
          <w:rPr>
            <w:rFonts w:eastAsia="Times New Roman" w:cstheme="minorHAnsi"/>
            <w:color w:val="000000"/>
          </w:rPr>
          <w:t xml:space="preserve"> spell was cast on </w:t>
        </w:r>
        <w:r w:rsidR="008E6EC1" w:rsidDel="00CD475C">
          <w:rPr>
            <w:rFonts w:eastAsia="Times New Roman" w:cstheme="minorHAnsi"/>
            <w:color w:val="000000"/>
          </w:rPr>
          <w:t>within 1 hour, so long as it is not revived or resurrected</w:t>
        </w:r>
        <w:r w:rsidRPr="004A0F08" w:rsidDel="00CD475C">
          <w:rPr>
            <w:rFonts w:eastAsia="Times New Roman" w:cstheme="minorHAnsi"/>
            <w:color w:val="000000"/>
          </w:rPr>
          <w:t>.</w:t>
        </w:r>
        <w:r w:rsidR="008E6EC1" w:rsidDel="00CD475C">
          <w:rPr>
            <w:rFonts w:eastAsia="Times New Roman" w:cstheme="minorHAnsi"/>
            <w:color w:val="000000"/>
          </w:rPr>
          <w:t xml:space="preserve"> If targeted with an </w:t>
        </w:r>
        <w:r w:rsidR="00601A39" w:rsidDel="00CD475C">
          <w:rPr>
            <w:rFonts w:eastAsia="Times New Roman" w:cstheme="minorHAnsi"/>
            <w:i/>
            <w:iCs/>
            <w:color w:val="000000"/>
          </w:rPr>
          <w:t xml:space="preserve">conjure </w:t>
        </w:r>
        <w:r w:rsidR="008E6EC1" w:rsidRPr="008E6EC1" w:rsidDel="00CD475C">
          <w:rPr>
            <w:rFonts w:eastAsia="Times New Roman" w:cstheme="minorHAnsi"/>
            <w:i/>
            <w:iCs/>
            <w:color w:val="000000"/>
          </w:rPr>
          <w:t>undead</w:t>
        </w:r>
        <w:r w:rsidR="008E6EC1" w:rsidDel="00CD475C">
          <w:rPr>
            <w:rFonts w:eastAsia="Times New Roman" w:cstheme="minorHAnsi"/>
            <w:color w:val="000000"/>
          </w:rPr>
          <w:t xml:space="preserve"> spell, the duration becomes instantaneous. </w:t>
        </w:r>
        <w:r w:rsidR="00574B9F" w:rsidDel="00CD475C">
          <w:rPr>
            <w:rFonts w:eastAsia="Times New Roman" w:cstheme="minorHAnsi"/>
            <w:color w:val="000000"/>
          </w:rPr>
          <w:t xml:space="preserve">If the corpse is targeted with a flask of holy water, the creature does not raise as an undead after death. </w:t>
        </w:r>
      </w:moveFrom>
    </w:p>
    <w:p w14:paraId="5BB53928" w14:textId="77777777" w:rsidR="00B93648" w:rsidRPr="00933D82" w:rsidDel="00CD475C" w:rsidRDefault="00B93648">
      <w:pPr>
        <w:contextualSpacing/>
        <w:rPr>
          <w:rFonts w:eastAsia="Times New Roman" w:cstheme="minorHAnsi"/>
          <w:color w:val="000000"/>
        </w:rPr>
      </w:pPr>
      <w:moveFrom w:id="3694" w:author="Admin" w:date="2020-10-19T21:37:00Z">
        <w:r w:rsidRPr="004A0F08" w:rsidDel="00CD475C">
          <w:rPr>
            <w:rFonts w:eastAsia="Times New Roman" w:cstheme="minorHAnsi"/>
            <w:color w:val="000000"/>
          </w:rPr>
          <w:t xml:space="preserve">If succeeding on three saving throws, the disease becomes latent, but does not fade away. So long as the disease remains, the reduction to maximum hit points cannot be removed, and it can be awakened again by another dose of the plague. This disease, despite being ingested, corrupts the air and earth it affects, </w:t>
        </w:r>
        <w:r w:rsidDel="00CD475C">
          <w:rPr>
            <w:rFonts w:eastAsia="Times New Roman" w:cstheme="minorHAnsi"/>
            <w:color w:val="000000"/>
          </w:rPr>
          <w:t>affecting any exposed food with the plague</w:t>
        </w:r>
        <w:r w:rsidRPr="00933D82" w:rsidDel="00CD475C">
          <w:rPr>
            <w:rFonts w:eastAsia="Times New Roman" w:cstheme="minorHAnsi"/>
            <w:color w:val="000000"/>
          </w:rPr>
          <w:t xml:space="preserve">. When particles of the plague fall on the earth, strange fungus grows, giving a hint to the disease’s origin. </w:t>
        </w:r>
        <w:r w:rsidRPr="004A0F08" w:rsidDel="00CD475C">
          <w:rPr>
            <w:rFonts w:eastAsia="Times New Roman" w:cstheme="minorHAnsi"/>
            <w:color w:val="000000"/>
          </w:rPr>
          <w:t xml:space="preserve">This land is considered blighted (as </w:t>
        </w:r>
        <w:r w:rsidDel="00CD475C">
          <w:rPr>
            <w:rFonts w:eastAsia="Times New Roman" w:cstheme="minorHAnsi"/>
            <w:color w:val="000000"/>
          </w:rPr>
          <w:t xml:space="preserve">per </w:t>
        </w:r>
        <w:r w:rsidRPr="00933D82" w:rsidDel="00CD475C">
          <w:rPr>
            <w:rFonts w:eastAsia="Times New Roman" w:cstheme="minorHAnsi"/>
            <w:color w:val="000000"/>
          </w:rPr>
          <w:t xml:space="preserve">the </w:t>
        </w:r>
        <w:r w:rsidR="00C506A7" w:rsidRPr="00C506A7" w:rsidDel="00CD475C">
          <w:rPr>
            <w:rFonts w:eastAsia="Times New Roman" w:cstheme="minorHAnsi"/>
            <w:i/>
            <w:iCs/>
            <w:color w:val="000000"/>
          </w:rPr>
          <w:t>h</w:t>
        </w:r>
        <w:r w:rsidRPr="00C506A7" w:rsidDel="00CD475C">
          <w:rPr>
            <w:rFonts w:eastAsia="Times New Roman" w:cstheme="minorHAnsi"/>
            <w:i/>
            <w:iCs/>
            <w:color w:val="000000"/>
          </w:rPr>
          <w:t>allow/</w:t>
        </w:r>
        <w:r w:rsidR="00C506A7" w:rsidRPr="00C506A7" w:rsidDel="00CD475C">
          <w:rPr>
            <w:rFonts w:eastAsia="Times New Roman" w:cstheme="minorHAnsi"/>
            <w:i/>
            <w:iCs/>
            <w:color w:val="000000"/>
          </w:rPr>
          <w:t>u</w:t>
        </w:r>
        <w:r w:rsidRPr="00C506A7" w:rsidDel="00CD475C">
          <w:rPr>
            <w:rFonts w:eastAsia="Times New Roman" w:cstheme="minorHAnsi"/>
            <w:i/>
            <w:iCs/>
            <w:color w:val="000000"/>
          </w:rPr>
          <w:t>nhallow</w:t>
        </w:r>
        <w:r w:rsidRPr="00933D82" w:rsidDel="00CD475C">
          <w:rPr>
            <w:rFonts w:eastAsia="Times New Roman" w:cstheme="minorHAnsi"/>
            <w:color w:val="000000"/>
          </w:rPr>
          <w:t xml:space="preserve"> spell</w:t>
        </w:r>
        <w:r w:rsidDel="00CD475C">
          <w:rPr>
            <w:rFonts w:eastAsia="Times New Roman" w:cstheme="minorHAnsi"/>
            <w:color w:val="000000"/>
          </w:rPr>
          <w:t>, although the land is not also unhallowed</w:t>
        </w:r>
        <w:r w:rsidRPr="00933D82" w:rsidDel="00CD475C">
          <w:rPr>
            <w:rFonts w:eastAsia="Times New Roman" w:cstheme="minorHAnsi"/>
            <w:color w:val="000000"/>
          </w:rPr>
          <w:t>)</w:t>
        </w:r>
        <w:r w:rsidDel="00CD475C">
          <w:rPr>
            <w:rFonts w:eastAsia="Times New Roman" w:cstheme="minorHAnsi"/>
            <w:color w:val="000000"/>
          </w:rPr>
          <w:t xml:space="preserve">. </w:t>
        </w:r>
      </w:moveFrom>
    </w:p>
    <w:p w14:paraId="525E984F" w14:textId="77777777" w:rsidR="00B93648" w:rsidRPr="004A0F08" w:rsidDel="00CD475C" w:rsidRDefault="00B93648">
      <w:pPr>
        <w:contextualSpacing/>
        <w:rPr>
          <w:rFonts w:eastAsia="Times New Roman" w:cstheme="minorHAnsi"/>
          <w:color w:val="000000"/>
        </w:rPr>
      </w:pPr>
      <w:moveFrom w:id="3695" w:author="Admin" w:date="2020-10-19T21:37:00Z">
        <w:r w:rsidRPr="004A0F08" w:rsidDel="00CD475C">
          <w:rPr>
            <w:rFonts w:eastAsia="Times New Roman" w:cstheme="minorHAnsi"/>
            <w:color w:val="000000"/>
          </w:rPr>
          <w:t xml:space="preserve">The plague can be suppressed with the </w:t>
        </w:r>
        <w:r w:rsidRPr="003E34BF" w:rsidDel="00CD475C">
          <w:rPr>
            <w:rFonts w:eastAsia="Times New Roman" w:cstheme="minorHAnsi"/>
            <w:i/>
            <w:iCs/>
            <w:color w:val="000000"/>
          </w:rPr>
          <w:t>lesser restoration</w:t>
        </w:r>
        <w:r w:rsidRPr="004A0F08" w:rsidDel="00CD475C">
          <w:rPr>
            <w:rFonts w:eastAsia="Times New Roman" w:cstheme="minorHAnsi"/>
            <w:color w:val="000000"/>
          </w:rPr>
          <w:t xml:space="preserve"> spell or a </w:t>
        </w:r>
        <w:r w:rsidRPr="003E34BF" w:rsidDel="00CD475C">
          <w:rPr>
            <w:rFonts w:eastAsia="Times New Roman" w:cstheme="minorHAnsi"/>
            <w:i/>
            <w:iCs/>
            <w:color w:val="000000"/>
          </w:rPr>
          <w:t>restoration</w:t>
        </w:r>
        <w:r w:rsidRPr="004A0F08" w:rsidDel="00CD475C">
          <w:rPr>
            <w:rFonts w:eastAsia="Times New Roman" w:cstheme="minorHAnsi"/>
            <w:color w:val="000000"/>
          </w:rPr>
          <w:t xml:space="preserve"> spell, and the reduction to maximum hit points can also be removed with the greater restoration spell, but the plague cannot be cured save by a </w:t>
        </w:r>
        <w:r w:rsidRPr="00C506A7" w:rsidDel="00CD475C">
          <w:rPr>
            <w:rFonts w:eastAsia="Times New Roman" w:cstheme="minorHAnsi"/>
            <w:i/>
            <w:iCs/>
            <w:color w:val="000000"/>
          </w:rPr>
          <w:t>wish</w:t>
        </w:r>
        <w:r w:rsidRPr="004A0F08" w:rsidDel="00CD475C">
          <w:rPr>
            <w:rFonts w:eastAsia="Times New Roman" w:cstheme="minorHAnsi"/>
            <w:color w:val="000000"/>
          </w:rPr>
          <w:t xml:space="preserve"> spell or </w:t>
        </w:r>
        <w:r w:rsidDel="00CD475C">
          <w:rPr>
            <w:rFonts w:eastAsia="Times New Roman" w:cstheme="minorHAnsi"/>
            <w:color w:val="000000"/>
          </w:rPr>
          <w:t xml:space="preserve">the </w:t>
        </w:r>
        <w:r w:rsidRPr="00933D82" w:rsidDel="00CD475C">
          <w:rPr>
            <w:rFonts w:eastAsia="Times New Roman" w:cstheme="minorHAnsi"/>
            <w:color w:val="000000"/>
          </w:rPr>
          <w:t>divine intervention</w:t>
        </w:r>
        <w:r w:rsidDel="00CD475C">
          <w:rPr>
            <w:rFonts w:eastAsia="Times New Roman" w:cstheme="minorHAnsi"/>
            <w:color w:val="000000"/>
          </w:rPr>
          <w:t xml:space="preserve"> ability (if it opposes that of the semi-divine Lich King)</w:t>
        </w:r>
        <w:r w:rsidRPr="00933D82" w:rsidDel="00CD475C">
          <w:rPr>
            <w:rFonts w:eastAsia="Times New Roman" w:cstheme="minorHAnsi"/>
            <w:color w:val="000000"/>
          </w:rPr>
          <w:t xml:space="preserve">. </w:t>
        </w:r>
      </w:moveFrom>
    </w:p>
    <w:p w14:paraId="1205F44E" w14:textId="77777777" w:rsidR="00B93648" w:rsidRPr="004A0F08" w:rsidDel="00CD475C" w:rsidRDefault="00B93648">
      <w:pPr>
        <w:contextualSpacing/>
        <w:rPr>
          <w:rFonts w:eastAsia="Times New Roman" w:cstheme="minorHAnsi"/>
          <w:color w:val="000000"/>
        </w:rPr>
      </w:pPr>
      <w:moveFrom w:id="3696" w:author="Admin" w:date="2020-10-19T21:37:00Z">
        <w:r w:rsidRPr="004A0F08" w:rsidDel="00CD475C">
          <w:rPr>
            <w:rFonts w:eastAsia="Times New Roman" w:cstheme="minorHAnsi"/>
            <w:color w:val="000000"/>
          </w:rPr>
          <w:t xml:space="preserve">This is a magical manufactured disease, created by an unknown fungus and suffused with necromantic magic. So far, only the Cult of the Damned </w:t>
        </w:r>
        <w:r w:rsidR="00720200" w:rsidDel="00CD475C">
          <w:rPr>
            <w:rFonts w:eastAsia="Times New Roman" w:cstheme="minorHAnsi"/>
            <w:color w:val="000000"/>
          </w:rPr>
          <w:t xml:space="preserve">(or those who infiltrated its alchemist and necromancer ranks) </w:t>
        </w:r>
        <w:r w:rsidRPr="004A0F08" w:rsidDel="00CD475C">
          <w:rPr>
            <w:rFonts w:eastAsia="Times New Roman" w:cstheme="minorHAnsi"/>
            <w:color w:val="000000"/>
          </w:rPr>
          <w:t xml:space="preserve">know how to make it. </w:t>
        </w:r>
      </w:moveFrom>
    </w:p>
    <w:moveFromRangeEnd w:id="3691"/>
    <w:p w14:paraId="097A1381" w14:textId="77777777" w:rsidR="00B93648" w:rsidRPr="00134BC3" w:rsidRDefault="00B93648">
      <w:pPr>
        <w:contextualSpacing/>
        <w:rPr>
          <w:rFonts w:eastAsia="Times New Roman" w:cstheme="minorHAnsi"/>
          <w:color w:val="000000"/>
        </w:rPr>
      </w:pPr>
    </w:p>
    <w:p w14:paraId="2B4AF410" w14:textId="77777777" w:rsidR="00612F2E" w:rsidRPr="00CA4C74" w:rsidRDefault="00612F2E" w:rsidP="00715DB8">
      <w:pPr>
        <w:contextualSpacing/>
        <w:rPr>
          <w:rFonts w:eastAsia="Times New Roman" w:cstheme="minorHAnsi"/>
        </w:rPr>
        <w:sectPr w:rsidR="00612F2E" w:rsidRPr="00CA4C74" w:rsidSect="00CA4C74">
          <w:type w:val="continuous"/>
          <w:pgSz w:w="12240" w:h="15840"/>
          <w:pgMar w:top="1440" w:right="1800" w:bottom="1440" w:left="1800" w:header="708" w:footer="708" w:gutter="0"/>
          <w:cols w:space="708"/>
          <w:docGrid w:linePitch="360"/>
        </w:sectPr>
      </w:pPr>
    </w:p>
    <w:p w14:paraId="7581C620" w14:textId="77777777" w:rsidR="00CA4C74" w:rsidRDefault="00CA4C74">
      <w:pPr>
        <w:contextualSpacing/>
        <w:sectPr w:rsidR="00CA4C74" w:rsidSect="00462680">
          <w:type w:val="continuous"/>
          <w:pgSz w:w="12240" w:h="15840"/>
          <w:pgMar w:top="1440" w:right="1800" w:bottom="1440" w:left="1800" w:header="708" w:footer="708" w:gutter="0"/>
          <w:cols w:space="708"/>
          <w:docGrid w:linePitch="360"/>
        </w:sectPr>
      </w:pPr>
    </w:p>
    <w:p w14:paraId="0E9AC24C" w14:textId="77777777" w:rsidR="00B93648" w:rsidRDefault="00B93648">
      <w:pPr>
        <w:contextualSpacing/>
      </w:pPr>
      <w:r>
        <w:lastRenderedPageBreak/>
        <w:br w:type="page"/>
      </w:r>
    </w:p>
    <w:p w14:paraId="621C9D12" w14:textId="77777777" w:rsidR="00B93648" w:rsidRPr="0052682D" w:rsidRDefault="00B93648" w:rsidP="0052682D">
      <w:pPr>
        <w:contextualSpacing/>
        <w:outlineLvl w:val="0"/>
        <w:rPr>
          <w:rFonts w:eastAsia="Times New Roman" w:cstheme="minorHAnsi"/>
          <w:b/>
          <w:bCs/>
          <w:color w:val="1F4E79"/>
          <w:kern w:val="36"/>
          <w:sz w:val="36"/>
          <w:szCs w:val="36"/>
        </w:rPr>
      </w:pPr>
      <w:bookmarkStart w:id="3697" w:name="_Toc54196456"/>
      <w:r w:rsidRPr="0052682D">
        <w:rPr>
          <w:rFonts w:eastAsia="Times New Roman" w:cstheme="minorHAnsi"/>
          <w:b/>
          <w:bCs/>
          <w:color w:val="1F4E79"/>
          <w:kern w:val="36"/>
          <w:sz w:val="36"/>
          <w:szCs w:val="36"/>
        </w:rPr>
        <w:lastRenderedPageBreak/>
        <w:t>Chapter 6: Customization Options</w:t>
      </w:r>
      <w:bookmarkEnd w:id="3697"/>
    </w:p>
    <w:p w14:paraId="7EC2B5F8" w14:textId="77777777" w:rsidR="00B93648" w:rsidRDefault="004F2D4C" w:rsidP="0052682D">
      <w:pPr>
        <w:pStyle w:val="Heading2"/>
      </w:pPr>
      <w:bookmarkStart w:id="3698" w:name="_Toc54196457"/>
      <w:r w:rsidRPr="0052682D">
        <w:t>Multiclassing</w:t>
      </w:r>
      <w:bookmarkEnd w:id="3698"/>
    </w:p>
    <w:p w14:paraId="0ECBE3A8" w14:textId="77777777" w:rsidR="006703E1" w:rsidRDefault="006703E1">
      <w:r>
        <w:t xml:space="preserve">Multiclassing in Warcraft </w:t>
      </w:r>
      <w:r w:rsidR="00B93648">
        <w:t xml:space="preserve">works </w:t>
      </w:r>
      <w:r>
        <w:t xml:space="preserve">as </w:t>
      </w:r>
      <w:r w:rsidR="00B93648">
        <w:t xml:space="preserve">in core 5e. </w:t>
      </w:r>
      <w:r>
        <w:br/>
        <w:t>There are many instances in lore where a character has training in two distinct classes (such as the legendary paladin Uther Lightbringer, who, having trained as a knight, adding the experience of a priest before being called a paladin). Multiclassing is a viable tool to replicate special classes</w:t>
      </w:r>
      <w:r w:rsidR="004F2D4C">
        <w:t>, concepts,</w:t>
      </w:r>
      <w:r>
        <w:t xml:space="preserve"> or characters who seem to have abilities from several classes.</w:t>
      </w:r>
    </w:p>
    <w:p w14:paraId="3EE9618C" w14:textId="77777777" w:rsidR="006703E1" w:rsidRDefault="006703E1">
      <w:r>
        <w:t xml:space="preserve">For instance, the night elven Wardens and high elven Farstriders seem to be both rogues and hunters. </w:t>
      </w:r>
    </w:p>
    <w:p w14:paraId="1A501692" w14:textId="77777777" w:rsidR="006703E1" w:rsidRDefault="006703E1">
      <w:r>
        <w:t xml:space="preserve">Tauren chieftains also seem to be both warriors with minor affinity to shamanism. </w:t>
      </w:r>
    </w:p>
    <w:p w14:paraId="0D7EA94C" w14:textId="77777777" w:rsidR="004F2D4C" w:rsidRDefault="004F2D4C">
      <w:r>
        <w:t xml:space="preserve">Demon hunters may also augment their tracking abilities by taking a level in hunter, just as enhancement shamans may augment their martial power by taking a level in warrior and choosing specific talents. </w:t>
      </w:r>
    </w:p>
    <w:p w14:paraId="4F317C4F" w14:textId="77777777" w:rsidR="006703E1" w:rsidRDefault="006703E1"/>
    <w:p w14:paraId="387AC947" w14:textId="77777777" w:rsidR="00B93648" w:rsidRDefault="00B93648">
      <w:r>
        <w:rPr>
          <w:b/>
          <w:bCs/>
        </w:rPr>
        <w:t xml:space="preserve">Changing Classes. </w:t>
      </w:r>
      <w:r>
        <w:t xml:space="preserve">Several classes intersect in theme with others. A character may change their class to another one near them after accomplishing a quest and undergoing character development. </w:t>
      </w:r>
    </w:p>
    <w:p w14:paraId="598875D1" w14:textId="77777777" w:rsidR="00B93648" w:rsidRDefault="00B93648"/>
    <w:p w14:paraId="631CC8A3" w14:textId="77777777" w:rsidR="00B93648" w:rsidRPr="004927F5" w:rsidRDefault="00B93648">
      <w:pPr>
        <w:rPr>
          <w:b/>
          <w:bCs/>
        </w:rPr>
      </w:pPr>
      <w:r w:rsidRPr="004927F5">
        <w:rPr>
          <w:b/>
          <w:bCs/>
        </w:rPr>
        <w:t>Old Class</w:t>
      </w:r>
      <w:r w:rsidRPr="004927F5">
        <w:rPr>
          <w:b/>
          <w:bCs/>
        </w:rPr>
        <w:tab/>
      </w:r>
      <w:r w:rsidRPr="004927F5">
        <w:rPr>
          <w:b/>
          <w:bCs/>
        </w:rPr>
        <w:tab/>
        <w:t>New Class</w:t>
      </w:r>
    </w:p>
    <w:p w14:paraId="6249FCC4" w14:textId="77777777" w:rsidR="009922D9" w:rsidRDefault="009922D9">
      <w:r>
        <w:t>Alchemist</w:t>
      </w:r>
      <w:r>
        <w:tab/>
      </w:r>
      <w:r>
        <w:tab/>
        <w:t>Tinker</w:t>
      </w:r>
    </w:p>
    <w:p w14:paraId="4B72C617" w14:textId="77777777" w:rsidR="00B93648" w:rsidRDefault="00B93648">
      <w:r>
        <w:t>Paladin</w:t>
      </w:r>
      <w:r>
        <w:tab/>
      </w:r>
      <w:r>
        <w:tab/>
      </w:r>
      <w:r>
        <w:tab/>
        <w:t>Death Knight</w:t>
      </w:r>
    </w:p>
    <w:p w14:paraId="0D2646DC" w14:textId="77777777" w:rsidR="00B93648" w:rsidRDefault="00B93648">
      <w:r>
        <w:t xml:space="preserve">Shaman and Mage </w:t>
      </w:r>
      <w:r>
        <w:tab/>
        <w:t>Warlock</w:t>
      </w:r>
    </w:p>
    <w:p w14:paraId="10792BFC" w14:textId="77777777" w:rsidR="00B93648" w:rsidRPr="004927F5" w:rsidRDefault="00B93648"/>
    <w:p w14:paraId="13990FA8" w14:textId="77777777" w:rsidR="009E4A6F" w:rsidRDefault="00B93648">
      <w:r>
        <w:rPr>
          <w:b/>
          <w:bCs/>
        </w:rPr>
        <w:t xml:space="preserve">Attribute </w:t>
      </w:r>
      <w:r w:rsidR="009E4A6F">
        <w:rPr>
          <w:b/>
          <w:bCs/>
        </w:rPr>
        <w:t>Change</w:t>
      </w:r>
      <w:r>
        <w:rPr>
          <w:b/>
          <w:bCs/>
        </w:rPr>
        <w:t xml:space="preserve">. </w:t>
      </w:r>
      <w:r>
        <w:t xml:space="preserve">Changing from </w:t>
      </w:r>
      <w:r w:rsidR="009E4A6F">
        <w:t xml:space="preserve">a casting class to another with a different spellcasting ability score also affects the creature’s mental abilities. </w:t>
      </w:r>
    </w:p>
    <w:p w14:paraId="71FA60D7" w14:textId="77777777" w:rsidR="002D69A8" w:rsidRDefault="002D69A8">
      <w:r>
        <w:t>If you have different spellcasting ability scores, you may move up to 4 ability score points from the old class’s spellcasting ability score to the new class’s spellcasting ability score. The old attribute cannot end up lower than 8, or higher than 18 (before applying increases from race, class, feats, etc.). The ability score total that can be changed is 4 (or one-half the character’s total level from the old class, whichever is higher)</w:t>
      </w:r>
    </w:p>
    <w:p w14:paraId="2D621CE1" w14:textId="77777777" w:rsidR="002D69A8" w:rsidRDefault="009E4A6F">
      <w:r>
        <w:t xml:space="preserve">For example, turning from a shaman to a warlock, for instance, drains Spirit and bolsters Charisma as </w:t>
      </w:r>
      <w:r w:rsidR="00771FF0">
        <w:t>f</w:t>
      </w:r>
      <w:r>
        <w:t>el magic suffuses the shaman’s being. If the shaman (</w:t>
      </w:r>
      <w:r w:rsidR="002D69A8">
        <w:t xml:space="preserve">16 Spirit, 12 Charisma) </w:t>
      </w:r>
      <w:r>
        <w:t xml:space="preserve">chooses to start </w:t>
      </w:r>
      <w:r w:rsidR="002D69A8">
        <w:t>turning her back on the elements and kneeling to the Burning Legion</w:t>
      </w:r>
      <w:r>
        <w:t>, her journey to becoming a Warlock begins</w:t>
      </w:r>
      <w:r w:rsidR="002D69A8">
        <w:t xml:space="preserve">, moving up to 4 points from Spirit to Charisma (for a total of 12 Spirit, 16 Charisma). If the shaman was level 20, she can move up to 10 points instead (10 Spirit, 18 Charisma, as Charisma cannot be higher than 18 before modifications are applied). </w:t>
      </w:r>
    </w:p>
    <w:p w14:paraId="27FAB87C" w14:textId="77777777" w:rsidR="00B93648" w:rsidRDefault="00B93648"/>
    <w:p w14:paraId="5884313B" w14:textId="77777777" w:rsidR="009922D9" w:rsidRDefault="004F2D4C" w:rsidP="00171DA5">
      <w:r>
        <w:t>Changing from a class to another in downtime is also viable, as is changing a talent chosen</w:t>
      </w:r>
      <w:r w:rsidR="009922D9">
        <w:t xml:space="preserve"> or a general decision (such as feat taken, fighting style, archetype, etc.)</w:t>
      </w:r>
      <w:r>
        <w:t xml:space="preserve">. </w:t>
      </w:r>
    </w:p>
    <w:p w14:paraId="62618983" w14:textId="77777777" w:rsidR="004F2D4C" w:rsidRDefault="004F2D4C" w:rsidP="00171DA5">
      <w:r>
        <w:t>This is resolved as normal downtime training to learn a new language or training with a set of tools (takes 250 days, and costs 1 gp per day), although the DM may reduce the time to train dramatically with a quest or event (su</w:t>
      </w:r>
      <w:r w:rsidR="00171DA5">
        <w:t xml:space="preserve">bject to shared adjudication). </w:t>
      </w:r>
    </w:p>
    <w:p w14:paraId="52E541B4" w14:textId="77777777" w:rsidR="008313DE" w:rsidRDefault="008313DE">
      <w:pPr>
        <w:spacing w:after="200" w:line="276" w:lineRule="auto"/>
      </w:pPr>
      <w:r>
        <w:br w:type="page"/>
      </w:r>
    </w:p>
    <w:p w14:paraId="40166B6F" w14:textId="77777777" w:rsidR="00B93648" w:rsidRPr="00842532" w:rsidRDefault="00B93648">
      <w:pPr>
        <w:pStyle w:val="Heading2"/>
      </w:pPr>
      <w:bookmarkStart w:id="3699" w:name="_Toc54196458"/>
      <w:r>
        <w:lastRenderedPageBreak/>
        <w:t>Feats</w:t>
      </w:r>
      <w:bookmarkEnd w:id="3699"/>
    </w:p>
    <w:p w14:paraId="37246162" w14:textId="77777777" w:rsidR="00B93648" w:rsidRPr="000D5DB5" w:rsidRDefault="00B93648">
      <w:pPr>
        <w:contextualSpacing/>
        <w:rPr>
          <w:rFonts w:eastAsia="Times New Roman" w:cstheme="minorHAnsi"/>
          <w:sz w:val="24"/>
          <w:szCs w:val="24"/>
        </w:rPr>
      </w:pPr>
      <w:r w:rsidRPr="000D5DB5">
        <w:rPr>
          <w:rFonts w:eastAsia="Times New Roman" w:cstheme="minorHAnsi"/>
          <w:i/>
          <w:iCs/>
          <w:color w:val="000000"/>
        </w:rPr>
        <w:t>Strike feats</w:t>
      </w:r>
    </w:p>
    <w:p w14:paraId="09B8C133" w14:textId="77777777" w:rsidR="00B93648" w:rsidRDefault="00B93648">
      <w:pPr>
        <w:contextualSpacing/>
        <w:rPr>
          <w:rFonts w:eastAsia="Times New Roman" w:cstheme="minorHAnsi"/>
          <w:color w:val="000000"/>
        </w:rPr>
      </w:pPr>
      <w:r w:rsidRPr="000D5DB5">
        <w:rPr>
          <w:rFonts w:eastAsia="Times New Roman" w:cstheme="minorHAnsi"/>
          <w:color w:val="000000"/>
        </w:rPr>
        <w:t xml:space="preserve">These are effects that modify a successful attack roll and cost a bonus action. If a strike effect calls for a saving throw, the DC is equal to 8 + proficiency bonus + Strength (or Agility if using a finesse or light weapon). </w:t>
      </w:r>
    </w:p>
    <w:p w14:paraId="0FD877C7" w14:textId="77777777" w:rsidR="00B93648" w:rsidRPr="000D5DB5" w:rsidRDefault="00B93648">
      <w:pPr>
        <w:contextualSpacing/>
        <w:rPr>
          <w:rFonts w:eastAsia="Times New Roman" w:cstheme="minorHAnsi"/>
          <w:sz w:val="24"/>
          <w:szCs w:val="24"/>
        </w:rPr>
      </w:pPr>
    </w:p>
    <w:p w14:paraId="7E77D43F" w14:textId="77777777" w:rsidR="00B93648" w:rsidRPr="000D5DB5" w:rsidRDefault="00B93648">
      <w:pPr>
        <w:contextualSpacing/>
        <w:rPr>
          <w:rFonts w:eastAsia="Times New Roman" w:cstheme="minorHAnsi"/>
          <w:b/>
          <w:bCs/>
          <w:color w:val="000000"/>
        </w:rPr>
        <w:sectPr w:rsidR="00B93648" w:rsidRPr="000D5DB5" w:rsidSect="00462680">
          <w:type w:val="continuous"/>
          <w:pgSz w:w="12240" w:h="15840"/>
          <w:pgMar w:top="1440" w:right="1800" w:bottom="1440" w:left="1800" w:header="708" w:footer="708" w:gutter="0"/>
          <w:cols w:space="708"/>
          <w:docGrid w:linePitch="360"/>
        </w:sectPr>
      </w:pPr>
    </w:p>
    <w:p w14:paraId="5616759D" w14:textId="77777777" w:rsidR="004239FB" w:rsidRPr="004239FB" w:rsidRDefault="004239FB" w:rsidP="004239FB">
      <w:pPr>
        <w:contextualSpacing/>
        <w:rPr>
          <w:rFonts w:eastAsia="Times New Roman" w:cstheme="minorHAnsi"/>
          <w:b/>
          <w:bCs/>
          <w:color w:val="000000"/>
        </w:rPr>
      </w:pPr>
      <w:r>
        <w:rPr>
          <w:rFonts w:eastAsia="Times New Roman" w:cstheme="minorHAnsi"/>
          <w:b/>
          <w:bCs/>
          <w:color w:val="000000"/>
        </w:rPr>
        <w:lastRenderedPageBreak/>
        <w:t xml:space="preserve">Alchemical </w:t>
      </w:r>
      <w:r w:rsidRPr="004239FB">
        <w:rPr>
          <w:rFonts w:eastAsia="Times New Roman" w:cstheme="minorHAnsi"/>
          <w:b/>
          <w:bCs/>
          <w:color w:val="000000"/>
        </w:rPr>
        <w:t>Aptitude</w:t>
      </w:r>
    </w:p>
    <w:p w14:paraId="36AAE446" w14:textId="77777777" w:rsidR="004239FB" w:rsidRPr="004239FB" w:rsidRDefault="004239FB" w:rsidP="004239FB">
      <w:pPr>
        <w:contextualSpacing/>
        <w:rPr>
          <w:rFonts w:eastAsia="Times New Roman" w:cstheme="minorHAnsi"/>
          <w:color w:val="000000"/>
        </w:rPr>
      </w:pPr>
      <w:r>
        <w:rPr>
          <w:rFonts w:eastAsia="Times New Roman" w:cstheme="minorHAnsi"/>
          <w:b/>
          <w:bCs/>
          <w:color w:val="000000"/>
        </w:rPr>
        <w:t xml:space="preserve">Prerequisites: </w:t>
      </w:r>
      <w:r w:rsidRPr="004239FB">
        <w:rPr>
          <w:rFonts w:eastAsia="Times New Roman" w:cstheme="minorHAnsi"/>
          <w:color w:val="000000"/>
        </w:rPr>
        <w:t xml:space="preserve">Intelligence 13 or higher. </w:t>
      </w:r>
    </w:p>
    <w:p w14:paraId="55041BE8" w14:textId="77777777" w:rsidR="004239FB" w:rsidRDefault="004239FB" w:rsidP="004239FB">
      <w:pPr>
        <w:contextualSpacing/>
        <w:rPr>
          <w:rFonts w:eastAsia="Times New Roman" w:cstheme="minorHAnsi"/>
          <w:color w:val="000000"/>
        </w:rPr>
      </w:pPr>
      <w:r w:rsidRPr="004239FB">
        <w:rPr>
          <w:rFonts w:eastAsia="Times New Roman" w:cstheme="minorHAnsi"/>
          <w:color w:val="000000"/>
        </w:rPr>
        <w:t xml:space="preserve">You gain proficiency in </w:t>
      </w:r>
      <w:r>
        <w:rPr>
          <w:rFonts w:eastAsia="Times New Roman" w:cstheme="minorHAnsi"/>
          <w:color w:val="000000"/>
        </w:rPr>
        <w:t>A</w:t>
      </w:r>
      <w:r w:rsidRPr="004239FB">
        <w:rPr>
          <w:rFonts w:eastAsia="Times New Roman" w:cstheme="minorHAnsi"/>
          <w:color w:val="000000"/>
        </w:rPr>
        <w:t xml:space="preserve">lchemist’s </w:t>
      </w:r>
      <w:r>
        <w:rPr>
          <w:rFonts w:eastAsia="Times New Roman" w:cstheme="minorHAnsi"/>
          <w:color w:val="000000"/>
        </w:rPr>
        <w:t>S</w:t>
      </w:r>
      <w:r w:rsidRPr="004239FB">
        <w:rPr>
          <w:rFonts w:eastAsia="Times New Roman" w:cstheme="minorHAnsi"/>
          <w:color w:val="000000"/>
        </w:rPr>
        <w:t xml:space="preserve">upplies, and the Alchemy ability (with an effective caster level of 1). </w:t>
      </w:r>
    </w:p>
    <w:p w14:paraId="19AF8241" w14:textId="77777777" w:rsidR="004239FB" w:rsidDel="000C36BF" w:rsidRDefault="004239FB" w:rsidP="004239FB">
      <w:pPr>
        <w:contextualSpacing/>
        <w:rPr>
          <w:del w:id="3700" w:author="Admin" w:date="2020-10-19T21:50:00Z"/>
          <w:rFonts w:eastAsia="Times New Roman" w:cstheme="minorHAnsi"/>
          <w:color w:val="000000"/>
        </w:rPr>
      </w:pPr>
      <w:r w:rsidRPr="004239FB">
        <w:rPr>
          <w:rFonts w:eastAsia="Times New Roman" w:cstheme="minorHAnsi"/>
          <w:color w:val="000000"/>
        </w:rPr>
        <w:t>You gain three potion recipes</w:t>
      </w:r>
      <w:r>
        <w:rPr>
          <w:rFonts w:eastAsia="Times New Roman" w:cstheme="minorHAnsi"/>
          <w:color w:val="000000"/>
        </w:rPr>
        <w:t xml:space="preserve"> from the Alchemist spell lists</w:t>
      </w:r>
      <w:r w:rsidRPr="004239FB">
        <w:rPr>
          <w:rFonts w:eastAsia="Times New Roman" w:cstheme="minorHAnsi"/>
          <w:color w:val="000000"/>
        </w:rPr>
        <w:t xml:space="preserve">, and can store them in an alchemist’s formula book, and scribe them in any language you know. </w:t>
      </w:r>
    </w:p>
    <w:p w14:paraId="7D24AB76" w14:textId="77777777" w:rsidR="0002458E" w:rsidRPr="004239FB" w:rsidRDefault="0002458E">
      <w:pPr>
        <w:contextualSpacing/>
        <w:rPr>
          <w:rFonts w:eastAsia="Times New Roman" w:cstheme="minorHAnsi"/>
          <w:color w:val="000000"/>
        </w:rPr>
      </w:pPr>
    </w:p>
    <w:p w14:paraId="02D2C262" w14:textId="77777777" w:rsidR="004239FB" w:rsidRPr="004239FB" w:rsidRDefault="004239FB" w:rsidP="004239FB">
      <w:pPr>
        <w:contextualSpacing/>
        <w:rPr>
          <w:rFonts w:eastAsia="Times New Roman" w:cstheme="minorHAnsi"/>
          <w:color w:val="000000"/>
        </w:rPr>
      </w:pPr>
      <w:r w:rsidRPr="004239FB">
        <w:rPr>
          <w:rFonts w:eastAsia="Times New Roman" w:cstheme="minorHAnsi"/>
          <w:color w:val="000000"/>
        </w:rPr>
        <w:t>Hunters and Rogues often choose from the following: Alchemists acid, alchemist’s fire, alchemist’s frost, false life potion, healing potion, poison spray potion, rejuvenation potion (sometimes known as a crimson vial) or smoke bomb.</w:t>
      </w:r>
    </w:p>
    <w:p w14:paraId="6A77EE75" w14:textId="77777777" w:rsidR="004239FB" w:rsidRPr="004239FB" w:rsidRDefault="004239FB" w:rsidP="004239FB">
      <w:pPr>
        <w:contextualSpacing/>
        <w:rPr>
          <w:rFonts w:eastAsia="Times New Roman" w:cstheme="minorHAnsi"/>
          <w:color w:val="000000"/>
        </w:rPr>
      </w:pPr>
      <w:r w:rsidRPr="004239FB">
        <w:rPr>
          <w:rFonts w:eastAsia="Times New Roman" w:cstheme="minorHAnsi"/>
          <w:color w:val="000000"/>
        </w:rPr>
        <w:t>Warriors often choose from the following: Alchemists acid, alchemist’s fire, alchemist’s frost, false life potion, healing potion, heroism potion, or rejuvenation potion (sometimes known as a crimson vial)</w:t>
      </w:r>
    </w:p>
    <w:p w14:paraId="1603FBF0" w14:textId="77777777" w:rsidR="004239FB" w:rsidRDefault="004239FB" w:rsidP="004239FB">
      <w:pPr>
        <w:contextualSpacing/>
        <w:rPr>
          <w:rFonts w:eastAsia="Times New Roman" w:cstheme="minorHAnsi"/>
          <w:color w:val="000000"/>
        </w:rPr>
      </w:pPr>
      <w:r w:rsidRPr="004239FB">
        <w:rPr>
          <w:rFonts w:eastAsia="Times New Roman" w:cstheme="minorHAnsi"/>
          <w:color w:val="000000"/>
        </w:rPr>
        <w:t xml:space="preserve">Undead characters often take potions of death coil as healing potions </w:t>
      </w:r>
      <w:r>
        <w:rPr>
          <w:rFonts w:eastAsia="Times New Roman" w:cstheme="minorHAnsi"/>
          <w:color w:val="000000"/>
        </w:rPr>
        <w:t>instead</w:t>
      </w:r>
      <w:r w:rsidRPr="004239FB">
        <w:rPr>
          <w:rFonts w:eastAsia="Times New Roman" w:cstheme="minorHAnsi"/>
          <w:color w:val="000000"/>
        </w:rPr>
        <w:t>.</w:t>
      </w:r>
    </w:p>
    <w:p w14:paraId="31E4F337" w14:textId="77777777" w:rsidR="00771FF0" w:rsidRPr="001F25FA" w:rsidRDefault="00771FF0" w:rsidP="00771FF0">
      <w:pPr>
        <w:contextualSpacing/>
        <w:rPr>
          <w:rFonts w:eastAsia="Times New Roman" w:cstheme="minorHAnsi"/>
          <w:color w:val="000000"/>
        </w:rPr>
      </w:pPr>
    </w:p>
    <w:p w14:paraId="37535455" w14:textId="77777777" w:rsidR="00771FF0" w:rsidRDefault="00771FF0" w:rsidP="00771FF0">
      <w:pPr>
        <w:contextualSpacing/>
        <w:rPr>
          <w:rFonts w:eastAsia="Times New Roman" w:cstheme="minorHAnsi"/>
          <w:b/>
          <w:bCs/>
          <w:color w:val="000000"/>
        </w:rPr>
      </w:pPr>
      <w:r>
        <w:rPr>
          <w:rFonts w:eastAsia="Times New Roman" w:cstheme="minorHAnsi"/>
          <w:b/>
          <w:bCs/>
          <w:color w:val="000000"/>
        </w:rPr>
        <w:t xml:space="preserve">Attuned Spell </w:t>
      </w:r>
    </w:p>
    <w:p w14:paraId="12D70212" w14:textId="77777777" w:rsidR="00771FF0" w:rsidRDefault="00771FF0" w:rsidP="00771FF0">
      <w:pPr>
        <w:contextualSpacing/>
        <w:rPr>
          <w:rFonts w:eastAsia="Times New Roman" w:cstheme="minorHAnsi"/>
          <w:color w:val="000000"/>
        </w:rPr>
      </w:pPr>
      <w:r>
        <w:rPr>
          <w:rFonts w:eastAsia="Times New Roman" w:cstheme="minorHAnsi"/>
          <w:b/>
          <w:bCs/>
          <w:color w:val="000000"/>
        </w:rPr>
        <w:t xml:space="preserve">Prerequisite: </w:t>
      </w:r>
      <w:r>
        <w:rPr>
          <w:rFonts w:eastAsia="Times New Roman" w:cstheme="minorHAnsi"/>
          <w:color w:val="000000"/>
        </w:rPr>
        <w:t>Access to 1st level spells</w:t>
      </w:r>
    </w:p>
    <w:p w14:paraId="5D772110" w14:textId="77777777" w:rsidR="00771FF0" w:rsidRDefault="00771FF0" w:rsidP="000C5723">
      <w:pPr>
        <w:contextualSpacing/>
        <w:rPr>
          <w:rFonts w:eastAsia="Times New Roman" w:cstheme="minorHAnsi"/>
          <w:color w:val="000000"/>
        </w:rPr>
      </w:pPr>
      <w:r>
        <w:rPr>
          <w:rFonts w:eastAsia="Times New Roman" w:cstheme="minorHAnsi"/>
          <w:color w:val="000000"/>
        </w:rPr>
        <w:t>You attune your spellcasting capabilities to a small number of specific spells, and are much more capable in casting them</w:t>
      </w:r>
      <w:r w:rsidR="0089218E">
        <w:rPr>
          <w:rFonts w:eastAsia="Times New Roman" w:cstheme="minorHAnsi"/>
          <w:color w:val="000000"/>
        </w:rPr>
        <w:t>, at the cost of your flexibility in choosing which spells you can cast</w:t>
      </w:r>
      <w:r>
        <w:rPr>
          <w:rFonts w:eastAsia="Times New Roman" w:cstheme="minorHAnsi"/>
          <w:color w:val="000000"/>
        </w:rPr>
        <w:t xml:space="preserve">. </w:t>
      </w:r>
      <w:r w:rsidR="000C5723">
        <w:rPr>
          <w:rFonts w:eastAsia="Times New Roman" w:cstheme="minorHAnsi"/>
          <w:color w:val="000000"/>
        </w:rPr>
        <w:t xml:space="preserve">You can choose up to three spells, and each of them are cast for 2 less mana points (minimum 1). You can change these spells by retraining (treating your spellcaster level as the relevant level). </w:t>
      </w:r>
    </w:p>
    <w:p w14:paraId="3E3C4951" w14:textId="77777777" w:rsidR="0021291A" w:rsidRDefault="00275144" w:rsidP="0026166D">
      <w:pPr>
        <w:contextualSpacing/>
        <w:rPr>
          <w:rFonts w:eastAsia="Times New Roman" w:cstheme="minorHAnsi"/>
          <w:color w:val="000000"/>
        </w:rPr>
      </w:pPr>
      <w:r>
        <w:rPr>
          <w:rFonts w:eastAsia="Times New Roman" w:cstheme="minorHAnsi"/>
          <w:color w:val="000000"/>
        </w:rPr>
        <w:t>You cannot attune to any spell that is a minor spell for you (see Chapter 10), a spell that has ‘mana’ in its name</w:t>
      </w:r>
      <w:r w:rsidR="0026166D">
        <w:rPr>
          <w:rFonts w:eastAsia="Times New Roman" w:cstheme="minorHAnsi"/>
          <w:color w:val="000000"/>
        </w:rPr>
        <w:t xml:space="preserve"> or affects mana points (such as </w:t>
      </w:r>
      <w:r w:rsidR="0026166D">
        <w:rPr>
          <w:rFonts w:eastAsia="Times New Roman" w:cstheme="minorHAnsi"/>
          <w:i/>
          <w:iCs/>
          <w:color w:val="000000"/>
        </w:rPr>
        <w:t>mana burn</w:t>
      </w:r>
      <w:r w:rsidR="00772F10">
        <w:rPr>
          <w:rFonts w:eastAsia="Times New Roman" w:cstheme="minorHAnsi"/>
          <w:i/>
          <w:iCs/>
          <w:color w:val="000000"/>
        </w:rPr>
        <w:t>, drain mana</w:t>
      </w:r>
      <w:r w:rsidR="0026166D">
        <w:rPr>
          <w:rFonts w:eastAsia="Times New Roman" w:cstheme="minorHAnsi"/>
          <w:i/>
          <w:iCs/>
          <w:color w:val="000000"/>
        </w:rPr>
        <w:t xml:space="preserve"> </w:t>
      </w:r>
      <w:r w:rsidR="0026166D">
        <w:rPr>
          <w:rFonts w:eastAsia="Times New Roman" w:cstheme="minorHAnsi"/>
          <w:color w:val="000000"/>
        </w:rPr>
        <w:t xml:space="preserve">or </w:t>
      </w:r>
      <w:r w:rsidR="0026166D">
        <w:rPr>
          <w:rFonts w:eastAsia="Times New Roman" w:cstheme="minorHAnsi"/>
          <w:i/>
          <w:iCs/>
          <w:color w:val="000000"/>
        </w:rPr>
        <w:t>mana shield)</w:t>
      </w:r>
      <w:r>
        <w:rPr>
          <w:rFonts w:eastAsia="Times New Roman" w:cstheme="minorHAnsi"/>
          <w:color w:val="000000"/>
        </w:rPr>
        <w:t xml:space="preserve">, one whose mana cost is lesser than those of comparable level (such as strike and stance spells, or </w:t>
      </w:r>
      <w:r w:rsidRPr="00275144">
        <w:rPr>
          <w:rFonts w:eastAsia="Times New Roman" w:cstheme="minorHAnsi"/>
          <w:i/>
          <w:iCs/>
          <w:color w:val="000000"/>
        </w:rPr>
        <w:t>shadow bolt</w:t>
      </w:r>
      <w:r>
        <w:rPr>
          <w:rFonts w:eastAsia="Times New Roman" w:cstheme="minorHAnsi"/>
          <w:color w:val="000000"/>
        </w:rPr>
        <w:t xml:space="preserve">), or a spell </w:t>
      </w:r>
      <w:r>
        <w:rPr>
          <w:rFonts w:eastAsia="Times New Roman" w:cstheme="minorHAnsi"/>
          <w:color w:val="000000"/>
        </w:rPr>
        <w:lastRenderedPageBreak/>
        <w:t>that relies on</w:t>
      </w:r>
      <w:r w:rsidR="00281688">
        <w:rPr>
          <w:rFonts w:eastAsia="Times New Roman" w:cstheme="minorHAnsi"/>
          <w:color w:val="000000"/>
        </w:rPr>
        <w:t xml:space="preserve">, </w:t>
      </w:r>
      <w:r>
        <w:rPr>
          <w:rFonts w:eastAsia="Times New Roman" w:cstheme="minorHAnsi"/>
          <w:color w:val="000000"/>
        </w:rPr>
        <w:t>casts</w:t>
      </w:r>
      <w:r w:rsidR="00281688">
        <w:rPr>
          <w:rFonts w:eastAsia="Times New Roman" w:cstheme="minorHAnsi"/>
          <w:color w:val="000000"/>
        </w:rPr>
        <w:t>, or replicates</w:t>
      </w:r>
      <w:r>
        <w:rPr>
          <w:rFonts w:eastAsia="Times New Roman" w:cstheme="minorHAnsi"/>
          <w:color w:val="000000"/>
        </w:rPr>
        <w:t xml:space="preserve"> another spell (such as </w:t>
      </w:r>
      <w:r>
        <w:rPr>
          <w:rFonts w:eastAsia="Times New Roman" w:cstheme="minorHAnsi"/>
          <w:i/>
          <w:iCs/>
          <w:color w:val="000000"/>
        </w:rPr>
        <w:t xml:space="preserve">conjure strike, </w:t>
      </w:r>
      <w:r w:rsidR="0026166D">
        <w:rPr>
          <w:rFonts w:eastAsia="Times New Roman" w:cstheme="minorHAnsi"/>
          <w:i/>
          <w:iCs/>
          <w:color w:val="000000"/>
        </w:rPr>
        <w:t xml:space="preserve">glyph of warding, </w:t>
      </w:r>
      <w:r w:rsidR="0026166D">
        <w:rPr>
          <w:rFonts w:eastAsia="Times New Roman" w:cstheme="minorHAnsi"/>
          <w:color w:val="000000"/>
        </w:rPr>
        <w:t xml:space="preserve">or </w:t>
      </w:r>
      <w:r>
        <w:rPr>
          <w:rFonts w:eastAsia="Times New Roman" w:cstheme="minorHAnsi"/>
          <w:i/>
          <w:iCs/>
          <w:color w:val="000000"/>
        </w:rPr>
        <w:t>wish</w:t>
      </w:r>
      <w:r>
        <w:rPr>
          <w:rFonts w:eastAsia="Times New Roman" w:cstheme="minorHAnsi"/>
          <w:color w:val="000000"/>
        </w:rPr>
        <w:t xml:space="preserve">). </w:t>
      </w:r>
    </w:p>
    <w:p w14:paraId="29D56E7C" w14:textId="77777777" w:rsidR="00FB4598" w:rsidRDefault="00FB4598">
      <w:pPr>
        <w:contextualSpacing/>
        <w:rPr>
          <w:rFonts w:eastAsia="Times New Roman" w:cstheme="minorHAnsi"/>
          <w:color w:val="000000"/>
        </w:rPr>
      </w:pPr>
      <w:r>
        <w:rPr>
          <w:rFonts w:eastAsia="Times New Roman" w:cstheme="minorHAnsi"/>
          <w:color w:val="000000"/>
        </w:rPr>
        <w:t xml:space="preserve">This feat is sometimes known as spell mastery or favored spell, and is historically one of the reasons human spellcasters were able to compete with non-human spellcasters with few iconic spells. </w:t>
      </w:r>
    </w:p>
    <w:p w14:paraId="7BFC5E83" w14:textId="77777777" w:rsidR="00281688" w:rsidRPr="0097718F" w:rsidRDefault="00281688" w:rsidP="00281688">
      <w:pPr>
        <w:contextualSpacing/>
        <w:rPr>
          <w:rFonts w:eastAsia="Times New Roman" w:cstheme="minorHAnsi"/>
          <w:color w:val="000000"/>
        </w:rPr>
      </w:pPr>
      <w:r>
        <w:rPr>
          <w:rFonts w:eastAsia="Times New Roman" w:cstheme="minorHAnsi"/>
          <w:color w:val="000000"/>
        </w:rPr>
        <w:t xml:space="preserve">Despite the name of this ability, this does not consume attunement slots and do not count as attuned items. </w:t>
      </w:r>
    </w:p>
    <w:p w14:paraId="1BC2D522" w14:textId="77777777" w:rsidR="004239FB" w:rsidRPr="004239FB" w:rsidRDefault="004239FB" w:rsidP="004239FB">
      <w:pPr>
        <w:contextualSpacing/>
        <w:rPr>
          <w:rFonts w:eastAsia="Times New Roman" w:cstheme="minorHAnsi"/>
          <w:color w:val="000000"/>
        </w:rPr>
      </w:pPr>
    </w:p>
    <w:p w14:paraId="1C77317A" w14:textId="77777777" w:rsidR="00B93648" w:rsidRPr="00FE237A" w:rsidRDefault="00B93648">
      <w:pPr>
        <w:contextualSpacing/>
        <w:rPr>
          <w:rFonts w:eastAsia="Times New Roman" w:cstheme="minorHAnsi"/>
          <w:b/>
          <w:bCs/>
          <w:color w:val="000000"/>
        </w:rPr>
      </w:pPr>
      <w:r>
        <w:rPr>
          <w:rFonts w:eastAsia="Times New Roman" w:cstheme="minorHAnsi"/>
          <w:b/>
          <w:bCs/>
          <w:color w:val="000000"/>
        </w:rPr>
        <w:t>Brew Mastery</w:t>
      </w:r>
    </w:p>
    <w:p w14:paraId="23B1CAAC" w14:textId="77777777" w:rsidR="00B93648" w:rsidRPr="00FE237A" w:rsidRDefault="00B93648">
      <w:pPr>
        <w:contextualSpacing/>
        <w:rPr>
          <w:rFonts w:eastAsia="Times New Roman" w:cstheme="minorHAnsi"/>
          <w:color w:val="000000"/>
        </w:rPr>
      </w:pPr>
      <w:r>
        <w:rPr>
          <w:rFonts w:eastAsia="Times New Roman" w:cstheme="minorHAnsi"/>
          <w:b/>
          <w:bCs/>
          <w:color w:val="000000"/>
        </w:rPr>
        <w:t xml:space="preserve">Prerequisites: </w:t>
      </w:r>
      <w:r w:rsidR="007B44C0">
        <w:rPr>
          <w:rFonts w:eastAsia="Times New Roman" w:cstheme="minorHAnsi"/>
          <w:color w:val="000000"/>
        </w:rPr>
        <w:t>Ki</w:t>
      </w:r>
    </w:p>
    <w:p w14:paraId="76B8E88C" w14:textId="77777777" w:rsidR="00B93648" w:rsidRDefault="00B93648">
      <w:pPr>
        <w:contextualSpacing/>
        <w:rPr>
          <w:rFonts w:eastAsia="Times New Roman" w:cstheme="minorHAnsi"/>
          <w:color w:val="000000"/>
        </w:rPr>
      </w:pPr>
      <w:r>
        <w:rPr>
          <w:rFonts w:eastAsia="Times New Roman" w:cstheme="minorHAnsi"/>
          <w:color w:val="000000"/>
        </w:rPr>
        <w:t xml:space="preserve">You gain proficiency in brewer supplies. </w:t>
      </w:r>
    </w:p>
    <w:p w14:paraId="2EBE2850" w14:textId="77777777" w:rsidR="00B93648" w:rsidRDefault="00B93648">
      <w:pPr>
        <w:contextualSpacing/>
        <w:rPr>
          <w:rFonts w:eastAsia="Times New Roman" w:cstheme="minorHAnsi"/>
          <w:color w:val="000000"/>
        </w:rPr>
      </w:pPr>
      <w:r>
        <w:rPr>
          <w:rFonts w:eastAsia="Times New Roman" w:cstheme="minorHAnsi"/>
          <w:color w:val="000000"/>
        </w:rPr>
        <w:t xml:space="preserve">Also, if you have the Ki feature, you </w:t>
      </w:r>
      <w:r w:rsidR="007B44C0">
        <w:rPr>
          <w:rFonts w:eastAsia="Times New Roman" w:cstheme="minorHAnsi"/>
          <w:color w:val="000000"/>
        </w:rPr>
        <w:t xml:space="preserve">may </w:t>
      </w:r>
      <w:r w:rsidRPr="001F25FA">
        <w:rPr>
          <w:rFonts w:eastAsia="Times New Roman" w:cstheme="minorHAnsi"/>
          <w:color w:val="000000"/>
        </w:rPr>
        <w:t xml:space="preserve">imbue a pint of drink (alcohol, tea, or any other brew) with a measure of your Ki, reducing your current and maximum Ki pool by the amount of points you use. </w:t>
      </w:r>
    </w:p>
    <w:p w14:paraId="501D5CCE" w14:textId="77777777" w:rsidR="00B93648" w:rsidRPr="001F25FA" w:rsidRDefault="00B93648">
      <w:pPr>
        <w:contextualSpacing/>
        <w:rPr>
          <w:rFonts w:eastAsia="Times New Roman" w:cstheme="minorHAnsi"/>
          <w:color w:val="000000"/>
        </w:rPr>
      </w:pPr>
      <w:r w:rsidRPr="001F25FA">
        <w:rPr>
          <w:rFonts w:eastAsia="Times New Roman" w:cstheme="minorHAnsi"/>
          <w:color w:val="000000"/>
        </w:rPr>
        <w:t xml:space="preserve">The drink is suffused with your </w:t>
      </w:r>
      <w:r>
        <w:rPr>
          <w:rFonts w:eastAsia="Times New Roman" w:cstheme="minorHAnsi"/>
          <w:color w:val="000000"/>
        </w:rPr>
        <w:t>power</w:t>
      </w:r>
      <w:r w:rsidRPr="001F25FA">
        <w:rPr>
          <w:rFonts w:eastAsia="Times New Roman" w:cstheme="minorHAnsi"/>
          <w:color w:val="000000"/>
        </w:rPr>
        <w:t xml:space="preserve">, and confers a benefit to whoever drinks it. Drinking a brew is a bonus action, and grants one of the below benefits for eight hours, until they take a long rest, or until they make use of three uses of the effect (whichever comes first). After the drink is consumed, your Ki maximum is restored to normal (and can rest to regain the lost Ki). A creature cannot benefit from more than one brew at any given time, and cannot benefit if they do not require drink or food to stay alive, or if they cannot reasonably process drinks. The brew can also be force-consumed with a melee unarmed attack or as part of a grapple check. </w:t>
      </w:r>
    </w:p>
    <w:p w14:paraId="117E1937" w14:textId="77777777" w:rsidR="00B93648" w:rsidRPr="001F25FA" w:rsidRDefault="00B93648" w:rsidP="001808BC">
      <w:pPr>
        <w:contextualSpacing/>
        <w:rPr>
          <w:rFonts w:eastAsia="Times New Roman" w:cstheme="minorHAnsi"/>
          <w:color w:val="000000"/>
        </w:rPr>
      </w:pPr>
      <w:r w:rsidRPr="001F25FA">
        <w:rPr>
          <w:rFonts w:eastAsia="Times New Roman" w:cstheme="minorHAnsi"/>
          <w:color w:val="000000"/>
        </w:rPr>
        <w:t xml:space="preserve">You gain </w:t>
      </w:r>
      <w:r w:rsidR="001808BC">
        <w:rPr>
          <w:rFonts w:eastAsia="Times New Roman" w:cstheme="minorHAnsi"/>
          <w:color w:val="000000"/>
        </w:rPr>
        <w:t xml:space="preserve">two </w:t>
      </w:r>
      <w:r w:rsidRPr="001F25FA">
        <w:rPr>
          <w:rFonts w:eastAsia="Times New Roman" w:cstheme="minorHAnsi"/>
          <w:color w:val="000000"/>
        </w:rPr>
        <w:t>brew recipe</w:t>
      </w:r>
      <w:r w:rsidR="001808BC">
        <w:rPr>
          <w:rFonts w:eastAsia="Times New Roman" w:cstheme="minorHAnsi"/>
          <w:color w:val="000000"/>
        </w:rPr>
        <w:t xml:space="preserve"> upon gaining this feat, and may learn more by finding recipes throughout the world or by training</w:t>
      </w:r>
      <w:r w:rsidRPr="001F25FA">
        <w:rPr>
          <w:rFonts w:eastAsia="Times New Roman" w:cstheme="minorHAnsi"/>
          <w:color w:val="000000"/>
        </w:rPr>
        <w:t xml:space="preserve">. </w:t>
      </w:r>
    </w:p>
    <w:p w14:paraId="2D9A064F" w14:textId="77777777" w:rsidR="00B93648" w:rsidRPr="001F25FA" w:rsidRDefault="00B93648">
      <w:pPr>
        <w:contextualSpacing/>
        <w:rPr>
          <w:rFonts w:eastAsia="Times New Roman" w:cstheme="minorHAnsi"/>
          <w:color w:val="000000"/>
        </w:rPr>
      </w:pPr>
      <w:r w:rsidRPr="001F25FA">
        <w:rPr>
          <w:rFonts w:eastAsia="Times New Roman" w:cstheme="minorHAnsi"/>
          <w:color w:val="000000"/>
        </w:rPr>
        <w:t>•</w:t>
      </w:r>
      <w:r w:rsidRPr="001F25FA">
        <w:rPr>
          <w:rFonts w:eastAsia="Times New Roman" w:cstheme="minorHAnsi"/>
          <w:color w:val="000000"/>
        </w:rPr>
        <w:tab/>
      </w:r>
      <w:r w:rsidRPr="001F25FA">
        <w:rPr>
          <w:rFonts w:eastAsia="Times New Roman" w:cstheme="minorHAnsi"/>
          <w:i/>
          <w:iCs/>
          <w:color w:val="000000"/>
        </w:rPr>
        <w:t>Fortifying Brew (1 Ki point).</w:t>
      </w:r>
      <w:r w:rsidRPr="001F25FA">
        <w:rPr>
          <w:rFonts w:eastAsia="Times New Roman" w:cstheme="minorHAnsi"/>
          <w:color w:val="000000"/>
        </w:rPr>
        <w:t xml:space="preserve"> All creatures who drink this brew increase their maximum hit points by 1 per monk level </w:t>
      </w:r>
      <w:r w:rsidRPr="001F25FA">
        <w:rPr>
          <w:rFonts w:eastAsia="Times New Roman" w:cstheme="minorHAnsi"/>
          <w:color w:val="000000"/>
        </w:rPr>
        <w:lastRenderedPageBreak/>
        <w:t xml:space="preserve">(max is equal to double the imbiber’s original hit points). If the character later suffers from a reduction to maximum hit points, it is reduced from the benefit of Fortifying Brew first. This benefit </w:t>
      </w:r>
      <w:r>
        <w:rPr>
          <w:rFonts w:eastAsia="Times New Roman" w:cstheme="minorHAnsi"/>
          <w:color w:val="000000"/>
        </w:rPr>
        <w:t xml:space="preserve">ends </w:t>
      </w:r>
      <w:r w:rsidRPr="001F25FA">
        <w:rPr>
          <w:rFonts w:eastAsia="Times New Roman" w:cstheme="minorHAnsi"/>
          <w:color w:val="000000"/>
        </w:rPr>
        <w:t xml:space="preserve">if the creature is reduced to 0 hit points. This does not stack with </w:t>
      </w:r>
      <w:r w:rsidR="00C506A7" w:rsidRPr="00C506A7">
        <w:rPr>
          <w:rFonts w:eastAsia="Times New Roman" w:cstheme="minorHAnsi"/>
          <w:i/>
          <w:iCs/>
          <w:color w:val="000000"/>
        </w:rPr>
        <w:t>a</w:t>
      </w:r>
      <w:r w:rsidRPr="00C506A7">
        <w:rPr>
          <w:rFonts w:eastAsia="Times New Roman" w:cstheme="minorHAnsi"/>
          <w:i/>
          <w:iCs/>
          <w:color w:val="000000"/>
        </w:rPr>
        <w:t>id</w:t>
      </w:r>
      <w:r w:rsidRPr="001F25FA">
        <w:rPr>
          <w:rFonts w:eastAsia="Times New Roman" w:cstheme="minorHAnsi"/>
          <w:color w:val="000000"/>
        </w:rPr>
        <w:t xml:space="preserve"> spell.</w:t>
      </w:r>
    </w:p>
    <w:p w14:paraId="08F0C870" w14:textId="77777777" w:rsidR="00B93648" w:rsidRPr="001F25FA" w:rsidRDefault="00B93648">
      <w:pPr>
        <w:contextualSpacing/>
        <w:rPr>
          <w:rFonts w:eastAsia="Times New Roman" w:cstheme="minorHAnsi"/>
          <w:color w:val="000000"/>
        </w:rPr>
      </w:pPr>
      <w:r w:rsidRPr="001F25FA">
        <w:rPr>
          <w:rFonts w:eastAsia="Times New Roman" w:cstheme="minorHAnsi"/>
          <w:i/>
          <w:iCs/>
          <w:color w:val="000000"/>
        </w:rPr>
        <w:t>•</w:t>
      </w:r>
      <w:r w:rsidRPr="001F25FA">
        <w:rPr>
          <w:rFonts w:eastAsia="Times New Roman" w:cstheme="minorHAnsi"/>
          <w:i/>
          <w:iCs/>
          <w:color w:val="000000"/>
        </w:rPr>
        <w:tab/>
        <w:t>Elusive Brew (1 Ki point).</w:t>
      </w:r>
      <w:r w:rsidRPr="001F25FA">
        <w:rPr>
          <w:rFonts w:eastAsia="Times New Roman" w:cstheme="minorHAnsi"/>
          <w:color w:val="000000"/>
        </w:rPr>
        <w:t xml:space="preserve"> All creatures who drink this brew can use a reaction to perform the Dodge action. </w:t>
      </w:r>
      <w:r w:rsidR="001808BC">
        <w:rPr>
          <w:rFonts w:eastAsia="Times New Roman" w:cstheme="minorHAnsi"/>
          <w:color w:val="000000"/>
        </w:rPr>
        <w:t xml:space="preserve">Each reaction is a single use. </w:t>
      </w:r>
    </w:p>
    <w:p w14:paraId="18462BF5" w14:textId="77777777" w:rsidR="00B93648" w:rsidRPr="001F25FA" w:rsidRDefault="00B93648" w:rsidP="009073E3">
      <w:pPr>
        <w:contextualSpacing/>
        <w:rPr>
          <w:rFonts w:eastAsia="Times New Roman" w:cstheme="minorHAnsi"/>
          <w:color w:val="000000"/>
        </w:rPr>
      </w:pPr>
      <w:r w:rsidRPr="001F25FA">
        <w:rPr>
          <w:rFonts w:eastAsia="Times New Roman" w:cstheme="minorHAnsi"/>
          <w:i/>
          <w:iCs/>
          <w:color w:val="000000"/>
        </w:rPr>
        <w:t>•</w:t>
      </w:r>
      <w:r w:rsidRPr="001F25FA">
        <w:rPr>
          <w:rFonts w:eastAsia="Times New Roman" w:cstheme="minorHAnsi"/>
          <w:i/>
          <w:iCs/>
          <w:color w:val="000000"/>
        </w:rPr>
        <w:tab/>
        <w:t>Dizzying Haze (1 Ki point).</w:t>
      </w:r>
      <w:r w:rsidRPr="001F25FA">
        <w:rPr>
          <w:rFonts w:eastAsia="Times New Roman" w:cstheme="minorHAnsi"/>
          <w:color w:val="000000"/>
        </w:rPr>
        <w:t xml:space="preserve"> All creatures who drink this brew suffer from light obstruction to perception, and lose 10 feet of speed for one minute. The creature can make a Stamina saving throw to negate the obstruction to vision and negate the reduction to speed. If targeted with a fire spell or effect, the creature </w:t>
      </w:r>
      <w:r w:rsidR="000D539E">
        <w:rPr>
          <w:rFonts w:eastAsia="Times New Roman" w:cstheme="minorHAnsi"/>
          <w:color w:val="000000"/>
        </w:rPr>
        <w:t xml:space="preserve">suffers from the burning condition, but takes </w:t>
      </w:r>
      <w:r w:rsidRPr="001F25FA">
        <w:rPr>
          <w:rFonts w:eastAsia="Times New Roman" w:cstheme="minorHAnsi"/>
          <w:color w:val="000000"/>
        </w:rPr>
        <w:t xml:space="preserve">1d4 </w:t>
      </w:r>
      <w:r w:rsidR="000D539E">
        <w:rPr>
          <w:rFonts w:eastAsia="Times New Roman" w:cstheme="minorHAnsi"/>
          <w:color w:val="000000"/>
        </w:rPr>
        <w:t xml:space="preserve">points of </w:t>
      </w:r>
      <w:r w:rsidRPr="001F25FA">
        <w:rPr>
          <w:rFonts w:eastAsia="Times New Roman" w:cstheme="minorHAnsi"/>
          <w:color w:val="000000"/>
        </w:rPr>
        <w:t xml:space="preserve">fire damage </w:t>
      </w:r>
      <w:r w:rsidR="000D539E">
        <w:rPr>
          <w:rFonts w:eastAsia="Times New Roman" w:cstheme="minorHAnsi"/>
          <w:color w:val="000000"/>
        </w:rPr>
        <w:t xml:space="preserve">instead of 1d6. The target can attempt an </w:t>
      </w:r>
      <w:r w:rsidRPr="001F25FA">
        <w:rPr>
          <w:rFonts w:eastAsia="Times New Roman" w:cstheme="minorHAnsi"/>
          <w:color w:val="000000"/>
        </w:rPr>
        <w:t>Agility saving throw against your ki DC</w:t>
      </w:r>
      <w:r w:rsidR="000D539E">
        <w:rPr>
          <w:rFonts w:eastAsia="Times New Roman" w:cstheme="minorHAnsi"/>
          <w:color w:val="000000"/>
        </w:rPr>
        <w:t xml:space="preserve"> to avoid </w:t>
      </w:r>
      <w:r w:rsidR="009073E3">
        <w:rPr>
          <w:rFonts w:eastAsia="Times New Roman" w:cstheme="minorHAnsi"/>
          <w:color w:val="000000"/>
        </w:rPr>
        <w:t xml:space="preserve">suffering the burning </w:t>
      </w:r>
      <w:r w:rsidR="000D539E">
        <w:rPr>
          <w:rFonts w:eastAsia="Times New Roman" w:cstheme="minorHAnsi"/>
          <w:color w:val="000000"/>
        </w:rPr>
        <w:t>condition</w:t>
      </w:r>
      <w:r w:rsidRPr="001F25FA">
        <w:rPr>
          <w:rFonts w:eastAsia="Times New Roman" w:cstheme="minorHAnsi"/>
          <w:color w:val="000000"/>
        </w:rPr>
        <w:t>. Unlike most brews, the benefit of this brew can be used once.</w:t>
      </w:r>
    </w:p>
    <w:p w14:paraId="5711237B" w14:textId="77777777" w:rsidR="00B93648" w:rsidRPr="001F25FA" w:rsidRDefault="00B93648">
      <w:pPr>
        <w:contextualSpacing/>
        <w:rPr>
          <w:rFonts w:eastAsia="Times New Roman" w:cstheme="minorHAnsi"/>
          <w:color w:val="000000"/>
        </w:rPr>
      </w:pPr>
      <w:r w:rsidRPr="001F25FA">
        <w:rPr>
          <w:rFonts w:eastAsia="Times New Roman" w:cstheme="minorHAnsi"/>
          <w:i/>
          <w:iCs/>
          <w:color w:val="000000"/>
        </w:rPr>
        <w:t>•</w:t>
      </w:r>
      <w:r w:rsidRPr="001F25FA">
        <w:rPr>
          <w:rFonts w:eastAsia="Times New Roman" w:cstheme="minorHAnsi"/>
          <w:i/>
          <w:iCs/>
          <w:color w:val="000000"/>
        </w:rPr>
        <w:tab/>
        <w:t>Mana Tea (2 Ki).</w:t>
      </w:r>
      <w:r w:rsidRPr="001F25FA">
        <w:rPr>
          <w:rFonts w:eastAsia="Times New Roman" w:cstheme="minorHAnsi"/>
          <w:color w:val="000000"/>
        </w:rPr>
        <w:t xml:space="preserve"> All creatures who drink this brew can regain 2 Ki, or 2 points of mana. As normal mana regeneration effects, this effect has a cooldown of an hour (even if used for Ki). Unlike most brews, the benefits of this brew can be used once. </w:t>
      </w:r>
    </w:p>
    <w:p w14:paraId="478AF87B" w14:textId="77777777" w:rsidR="00B93648" w:rsidRPr="001F25FA" w:rsidRDefault="00B93648">
      <w:pPr>
        <w:contextualSpacing/>
        <w:rPr>
          <w:rFonts w:eastAsia="Times New Roman" w:cstheme="minorHAnsi"/>
          <w:color w:val="000000"/>
        </w:rPr>
      </w:pPr>
      <w:r w:rsidRPr="001F25FA">
        <w:rPr>
          <w:rFonts w:eastAsia="Times New Roman" w:cstheme="minorHAnsi"/>
          <w:i/>
          <w:iCs/>
          <w:color w:val="000000"/>
        </w:rPr>
        <w:t>•</w:t>
      </w:r>
      <w:r w:rsidRPr="001F25FA">
        <w:rPr>
          <w:rFonts w:eastAsia="Times New Roman" w:cstheme="minorHAnsi"/>
          <w:i/>
          <w:iCs/>
          <w:color w:val="000000"/>
        </w:rPr>
        <w:tab/>
        <w:t>Thunder Focus Tea (2 Ki).</w:t>
      </w:r>
      <w:r w:rsidRPr="001F25FA">
        <w:rPr>
          <w:rFonts w:eastAsia="Times New Roman" w:cstheme="minorHAnsi"/>
          <w:color w:val="000000"/>
        </w:rPr>
        <w:t xml:space="preserve"> All creatures who drink this brew reduce the mana or Ki cost for area-of-effect and multi-target spells by 1 point</w:t>
      </w:r>
      <w:r w:rsidR="001808BC">
        <w:rPr>
          <w:rFonts w:eastAsia="Times New Roman" w:cstheme="minorHAnsi"/>
          <w:color w:val="000000"/>
        </w:rPr>
        <w:t xml:space="preserve"> (minimum 1 mana, minimum 0 Ki)</w:t>
      </w:r>
      <w:r w:rsidRPr="001F25FA">
        <w:rPr>
          <w:rFonts w:eastAsia="Times New Roman" w:cstheme="minorHAnsi"/>
          <w:color w:val="000000"/>
        </w:rPr>
        <w:t>.</w:t>
      </w:r>
      <w:r w:rsidR="001808BC">
        <w:rPr>
          <w:rFonts w:eastAsia="Times New Roman" w:cstheme="minorHAnsi"/>
          <w:color w:val="000000"/>
        </w:rPr>
        <w:t xml:space="preserve"> Each reduction is one use. </w:t>
      </w:r>
    </w:p>
    <w:p w14:paraId="396B5582" w14:textId="77777777" w:rsidR="00B93648" w:rsidRPr="001F25FA" w:rsidRDefault="00B93648">
      <w:pPr>
        <w:contextualSpacing/>
        <w:rPr>
          <w:rFonts w:eastAsia="Times New Roman" w:cstheme="minorHAnsi"/>
          <w:color w:val="000000"/>
        </w:rPr>
      </w:pPr>
      <w:r w:rsidRPr="001F25FA">
        <w:rPr>
          <w:rFonts w:eastAsia="Times New Roman" w:cstheme="minorHAnsi"/>
          <w:i/>
          <w:iCs/>
          <w:color w:val="000000"/>
        </w:rPr>
        <w:t>•</w:t>
      </w:r>
      <w:r w:rsidRPr="001F25FA">
        <w:rPr>
          <w:rFonts w:eastAsia="Times New Roman" w:cstheme="minorHAnsi"/>
          <w:i/>
          <w:iCs/>
          <w:color w:val="000000"/>
        </w:rPr>
        <w:tab/>
        <w:t>Tigereye Brew (1 Ki).</w:t>
      </w:r>
      <w:r w:rsidRPr="001F25FA">
        <w:rPr>
          <w:rFonts w:eastAsia="Times New Roman" w:cstheme="minorHAnsi"/>
          <w:color w:val="000000"/>
        </w:rPr>
        <w:t xml:space="preserve"> All creatures who drink this brew can add their Spirit bonus to </w:t>
      </w:r>
      <w:r>
        <w:rPr>
          <w:rFonts w:eastAsia="Times New Roman" w:cstheme="minorHAnsi"/>
          <w:color w:val="000000"/>
        </w:rPr>
        <w:t xml:space="preserve">melee weapon </w:t>
      </w:r>
      <w:r w:rsidRPr="001F25FA">
        <w:rPr>
          <w:rFonts w:eastAsia="Times New Roman" w:cstheme="minorHAnsi"/>
          <w:color w:val="000000"/>
        </w:rPr>
        <w:t xml:space="preserve">damage rolls. </w:t>
      </w:r>
      <w:r w:rsidR="001808BC">
        <w:rPr>
          <w:rFonts w:eastAsia="Times New Roman" w:cstheme="minorHAnsi"/>
          <w:color w:val="000000"/>
        </w:rPr>
        <w:t xml:space="preserve">Each application is one use. </w:t>
      </w:r>
    </w:p>
    <w:p w14:paraId="65BC395C" w14:textId="77777777" w:rsidR="00B93648" w:rsidRPr="001F25FA" w:rsidRDefault="00B93648" w:rsidP="001B1B6A">
      <w:pPr>
        <w:contextualSpacing/>
        <w:rPr>
          <w:rFonts w:eastAsia="Times New Roman" w:cstheme="minorHAnsi"/>
          <w:color w:val="000000"/>
        </w:rPr>
      </w:pPr>
      <w:r w:rsidRPr="001F25FA">
        <w:rPr>
          <w:rFonts w:eastAsia="Times New Roman" w:cstheme="minorHAnsi"/>
          <w:i/>
          <w:iCs/>
          <w:color w:val="000000"/>
        </w:rPr>
        <w:t>•</w:t>
      </w:r>
      <w:r w:rsidRPr="001F25FA">
        <w:rPr>
          <w:rFonts w:eastAsia="Times New Roman" w:cstheme="minorHAnsi"/>
          <w:i/>
          <w:iCs/>
          <w:color w:val="000000"/>
        </w:rPr>
        <w:tab/>
        <w:t>Ki Guard Brew (2 Ki).</w:t>
      </w:r>
      <w:r w:rsidRPr="001F25FA">
        <w:rPr>
          <w:rFonts w:eastAsia="Times New Roman" w:cstheme="minorHAnsi"/>
          <w:color w:val="000000"/>
        </w:rPr>
        <w:t xml:space="preserve"> All creatures who drink this brew take 2 less points of damage from weapon attack rolls. This </w:t>
      </w:r>
      <w:r w:rsidR="001B1B6A">
        <w:rPr>
          <w:rFonts w:eastAsia="Times New Roman" w:cstheme="minorHAnsi"/>
          <w:color w:val="000000"/>
        </w:rPr>
        <w:t>is an aura bonus.</w:t>
      </w:r>
      <w:r w:rsidR="001808BC">
        <w:rPr>
          <w:rFonts w:eastAsia="Times New Roman" w:cstheme="minorHAnsi"/>
          <w:color w:val="000000"/>
        </w:rPr>
        <w:t xml:space="preserve"> Each reduction is one use. </w:t>
      </w:r>
    </w:p>
    <w:p w14:paraId="00F17629" w14:textId="77777777" w:rsidR="0097718F" w:rsidRDefault="00B93648" w:rsidP="008F000E">
      <w:pPr>
        <w:contextualSpacing/>
        <w:rPr>
          <w:rFonts w:eastAsia="Times New Roman" w:cstheme="minorHAnsi"/>
          <w:color w:val="000000"/>
        </w:rPr>
      </w:pPr>
      <w:r w:rsidRPr="003C6441">
        <w:rPr>
          <w:rFonts w:eastAsia="Times New Roman" w:cstheme="minorHAnsi"/>
          <w:color w:val="000000"/>
        </w:rPr>
        <w:t xml:space="preserve">You may brew and imbue as much drinks as your Ki allows, though the ki dissipates naturally over the course of three days. This </w:t>
      </w:r>
      <w:r w:rsidRPr="003C6441">
        <w:rPr>
          <w:rFonts w:eastAsia="Times New Roman" w:cstheme="minorHAnsi"/>
          <w:color w:val="000000"/>
        </w:rPr>
        <w:lastRenderedPageBreak/>
        <w:t>is considered a ki feature, and has the same DC to resist.</w:t>
      </w:r>
    </w:p>
    <w:p w14:paraId="4A4EC069" w14:textId="77777777" w:rsidR="008F000E" w:rsidRPr="008F000E" w:rsidRDefault="008F000E" w:rsidP="008F000E">
      <w:pPr>
        <w:contextualSpacing/>
        <w:rPr>
          <w:rFonts w:eastAsia="Times New Roman" w:cstheme="minorHAnsi"/>
          <w:color w:val="000000"/>
        </w:rPr>
      </w:pPr>
    </w:p>
    <w:p w14:paraId="4A385ADB" w14:textId="77777777" w:rsidR="008F000E" w:rsidRDefault="008F000E" w:rsidP="008F000E">
      <w:pPr>
        <w:rPr>
          <w:b/>
          <w:bCs/>
        </w:rPr>
      </w:pPr>
      <w:r w:rsidRPr="008F000E">
        <w:rPr>
          <w:b/>
          <w:bCs/>
        </w:rPr>
        <w:t xml:space="preserve">Fel Suffusion </w:t>
      </w:r>
    </w:p>
    <w:p w14:paraId="6F025946" w14:textId="77777777" w:rsidR="008F000E" w:rsidRPr="006C2D0C" w:rsidRDefault="008F000E" w:rsidP="008F000E">
      <w:pPr>
        <w:contextualSpacing/>
        <w:rPr>
          <w:rFonts w:eastAsia="Times New Roman" w:cstheme="minorHAnsi"/>
        </w:rPr>
      </w:pPr>
      <w:r w:rsidRPr="006C2D0C">
        <w:rPr>
          <w:rFonts w:eastAsia="Times New Roman" w:cstheme="minorHAnsi"/>
          <w:b/>
          <w:bCs/>
        </w:rPr>
        <w:t>Prerequisites:</w:t>
      </w:r>
      <w:r w:rsidRPr="006C2D0C">
        <w:rPr>
          <w:rFonts w:eastAsia="Times New Roman" w:cstheme="minorHAnsi"/>
        </w:rPr>
        <w:t xml:space="preserve"> </w:t>
      </w:r>
      <w:r>
        <w:rPr>
          <w:rFonts w:eastAsia="Times New Roman" w:cstheme="minorHAnsi"/>
        </w:rPr>
        <w:t>Access to 1st level spells and either the ability to cast spells that deal fel damage or having mana siphoned a fiend</w:t>
      </w:r>
    </w:p>
    <w:p w14:paraId="4827CAD7" w14:textId="77777777" w:rsidR="008F000E" w:rsidRDefault="008F000E" w:rsidP="008F000E">
      <w:r w:rsidRPr="008F000E">
        <w:t>As a bonus action, you can suffuse the invasive corruption of fel magic into your spells. When a spell you cast is enhanced this way, you can ignore the spell resistance feature, or treat your spell’s level as if two spell levels higher for the purposes of spell immunities, dispel, and other variables. You can use this feat a number of times equal to your Spellcasting ability modifier. All uses are replenished after a long rest. You can regain one use if you perform mana siphon (mana vampirism) upon a fiend. You cannot suffuse spells that do (or can) deal holy damage.</w:t>
      </w:r>
    </w:p>
    <w:p w14:paraId="399D700D" w14:textId="77777777" w:rsidR="008F000E" w:rsidRPr="008F000E" w:rsidRDefault="008F000E" w:rsidP="008F000E"/>
    <w:p w14:paraId="67E0634F" w14:textId="77777777" w:rsidR="008F000E" w:rsidRDefault="008F000E" w:rsidP="008F000E">
      <w:pPr>
        <w:rPr>
          <w:b/>
          <w:bCs/>
        </w:rPr>
      </w:pPr>
      <w:r w:rsidRPr="008F000E">
        <w:rPr>
          <w:b/>
          <w:bCs/>
        </w:rPr>
        <w:t>Fiendish Fury</w:t>
      </w:r>
    </w:p>
    <w:p w14:paraId="264EBD92" w14:textId="1FDBE505" w:rsidR="008F000E" w:rsidRDefault="008F000E">
      <w:r>
        <w:rPr>
          <w:rFonts w:eastAsia="Times New Roman" w:cstheme="minorHAnsi"/>
          <w:b/>
          <w:bCs/>
          <w:color w:val="000000"/>
        </w:rPr>
        <w:t>Prerequisite</w:t>
      </w:r>
      <w:r>
        <w:t>: T</w:t>
      </w:r>
      <w:r w:rsidRPr="008F000E">
        <w:t xml:space="preserve">he ability to cast the </w:t>
      </w:r>
      <w:r w:rsidR="003048AD">
        <w:rPr>
          <w:i/>
          <w:iCs/>
        </w:rPr>
        <w:t>b</w:t>
      </w:r>
      <w:r w:rsidRPr="008F000E">
        <w:rPr>
          <w:i/>
          <w:iCs/>
        </w:rPr>
        <w:t xml:space="preserve">erserker </w:t>
      </w:r>
      <w:del w:id="3701" w:author="Admin" w:date="2021-09-10T19:41:00Z">
        <w:r w:rsidR="003048AD" w:rsidDel="004761D8">
          <w:rPr>
            <w:i/>
            <w:iCs/>
          </w:rPr>
          <w:delText>r</w:delText>
        </w:r>
        <w:r w:rsidRPr="008F000E" w:rsidDel="004761D8">
          <w:rPr>
            <w:i/>
            <w:iCs/>
          </w:rPr>
          <w:delText>age</w:delText>
        </w:r>
        <w:r w:rsidRPr="008F000E" w:rsidDel="004761D8">
          <w:delText xml:space="preserve"> </w:delText>
        </w:r>
      </w:del>
      <w:ins w:id="3702" w:author="Admin" w:date="2021-09-10T19:41:00Z">
        <w:r w:rsidR="004761D8">
          <w:rPr>
            <w:i/>
            <w:iCs/>
          </w:rPr>
          <w:t xml:space="preserve">frenzy </w:t>
        </w:r>
      </w:ins>
      <w:r w:rsidRPr="008F000E">
        <w:t xml:space="preserve">spell or benefitting from it at least once. When </w:t>
      </w:r>
      <w:r>
        <w:t xml:space="preserve">under the effects of the </w:t>
      </w:r>
      <w:r>
        <w:rPr>
          <w:i/>
          <w:iCs/>
        </w:rPr>
        <w:t xml:space="preserve">berserker </w:t>
      </w:r>
      <w:del w:id="3703" w:author="Admin" w:date="2021-09-10T19:42:00Z">
        <w:r w:rsidDel="004761D8">
          <w:rPr>
            <w:i/>
            <w:iCs/>
          </w:rPr>
          <w:delText xml:space="preserve">rage </w:delText>
        </w:r>
      </w:del>
      <w:ins w:id="3704" w:author="Admin" w:date="2021-09-10T19:42:00Z">
        <w:r w:rsidR="004761D8">
          <w:rPr>
            <w:i/>
            <w:iCs/>
          </w:rPr>
          <w:t xml:space="preserve">frenzy </w:t>
        </w:r>
      </w:ins>
      <w:r>
        <w:t>spell</w:t>
      </w:r>
      <w:r w:rsidRPr="008F000E">
        <w:t xml:space="preserve">, your anger manifests in an aura of fel flame, dealing 1d4 fel damage to creatures that start their turn adjacent to you. </w:t>
      </w:r>
    </w:p>
    <w:p w14:paraId="35CB44C9" w14:textId="2573E0E1" w:rsidR="008F000E" w:rsidRPr="008F000E" w:rsidRDefault="008F000E" w:rsidP="008F000E">
      <w:r w:rsidRPr="008F000E">
        <w:t>As a strike effect, you may also add this damage to your melee weapon attacks</w:t>
      </w:r>
      <w:ins w:id="3705" w:author="Admin" w:date="2021-09-10T20:03:00Z">
        <w:r w:rsidR="004B6950">
          <w:t xml:space="preserve"> once per turn</w:t>
        </w:r>
      </w:ins>
      <w:r w:rsidRPr="008F000E">
        <w:t xml:space="preserve">. If you are reduced to 0 hit points while raging in this case, you may instead be reduced to 1 hit point and gain one level of exhaustion. The level of exhaustion is added 1 minute after you end your rage. </w:t>
      </w:r>
      <w:r>
        <w:t xml:space="preserve">If you would be killed, you instead gain three levels of exhaustion. </w:t>
      </w:r>
    </w:p>
    <w:p w14:paraId="521A9614" w14:textId="77777777" w:rsidR="008F000E" w:rsidRDefault="008F000E" w:rsidP="008F000E">
      <w:r w:rsidRPr="008F000E">
        <w:t xml:space="preserve">You can continue to stack levels of exhaustion this way, in which case they all apply once your rage ends (unless otherwise mitigated by some other means). </w:t>
      </w:r>
    </w:p>
    <w:p w14:paraId="60FC6CE8" w14:textId="77777777" w:rsidR="008F000E" w:rsidRDefault="008F000E">
      <w:pPr>
        <w:contextualSpacing/>
        <w:rPr>
          <w:rFonts w:eastAsia="Times New Roman" w:cstheme="minorHAnsi"/>
          <w:b/>
          <w:bCs/>
          <w:color w:val="000000"/>
        </w:rPr>
      </w:pPr>
    </w:p>
    <w:p w14:paraId="4EEAF2D9" w14:textId="77777777" w:rsidR="00B93648" w:rsidRPr="000D5DB5" w:rsidRDefault="00B93648">
      <w:pPr>
        <w:contextualSpacing/>
        <w:rPr>
          <w:rFonts w:eastAsia="Times New Roman" w:cstheme="minorHAnsi"/>
        </w:rPr>
      </w:pPr>
      <w:r w:rsidRPr="000D5DB5">
        <w:rPr>
          <w:rFonts w:eastAsia="Times New Roman" w:cstheme="minorHAnsi"/>
          <w:b/>
          <w:bCs/>
          <w:color w:val="000000"/>
        </w:rPr>
        <w:t>Infusionist</w:t>
      </w:r>
    </w:p>
    <w:p w14:paraId="26733E42" w14:textId="77777777" w:rsidR="00B93648" w:rsidRPr="000D5DB5" w:rsidRDefault="00B93648">
      <w:pPr>
        <w:contextualSpacing/>
        <w:rPr>
          <w:rFonts w:eastAsia="Times New Roman" w:cstheme="minorHAnsi"/>
        </w:rPr>
      </w:pPr>
      <w:r w:rsidRPr="000D5DB5">
        <w:rPr>
          <w:rFonts w:eastAsia="Times New Roman" w:cstheme="minorHAnsi"/>
          <w:b/>
          <w:bCs/>
          <w:color w:val="000000"/>
        </w:rPr>
        <w:t xml:space="preserve">Prerequisite: </w:t>
      </w:r>
      <w:r w:rsidRPr="000D5DB5">
        <w:rPr>
          <w:rFonts w:eastAsia="Times New Roman" w:cstheme="minorHAnsi"/>
          <w:color w:val="000000"/>
        </w:rPr>
        <w:t>Four or more caster levels, Intelligence 15 or higher</w:t>
      </w:r>
    </w:p>
    <w:p w14:paraId="2E283222" w14:textId="77777777" w:rsidR="00B93648" w:rsidRPr="000D5DB5" w:rsidRDefault="00B93648">
      <w:pPr>
        <w:contextualSpacing/>
        <w:rPr>
          <w:rFonts w:eastAsia="Times New Roman" w:cstheme="minorHAnsi"/>
        </w:rPr>
      </w:pPr>
      <w:r w:rsidRPr="000D5DB5">
        <w:rPr>
          <w:rFonts w:eastAsia="Times New Roman" w:cstheme="minorHAnsi"/>
          <w:color w:val="000000"/>
        </w:rPr>
        <w:t>You gain proficiency with the infusion skill</w:t>
      </w:r>
      <w:r>
        <w:rPr>
          <w:rFonts w:eastAsia="Times New Roman" w:cstheme="minorHAnsi"/>
          <w:color w:val="000000"/>
        </w:rPr>
        <w:t xml:space="preserve"> and can make infused items</w:t>
      </w:r>
      <w:r w:rsidRPr="000D5DB5">
        <w:rPr>
          <w:rFonts w:eastAsia="Times New Roman" w:cstheme="minorHAnsi"/>
          <w:color w:val="000000"/>
        </w:rPr>
        <w:t>.</w:t>
      </w:r>
    </w:p>
    <w:p w14:paraId="5718191E" w14:textId="77777777" w:rsidR="00B93648" w:rsidRPr="000D5DB5" w:rsidRDefault="00B93648">
      <w:pPr>
        <w:contextualSpacing/>
        <w:rPr>
          <w:rFonts w:eastAsia="Times New Roman" w:cstheme="minorHAnsi"/>
        </w:rPr>
      </w:pPr>
    </w:p>
    <w:p w14:paraId="52887AC6" w14:textId="77777777" w:rsidR="00B93648" w:rsidRPr="000D5DB5" w:rsidRDefault="00B93648">
      <w:pPr>
        <w:contextualSpacing/>
        <w:rPr>
          <w:rFonts w:eastAsia="Times New Roman" w:cstheme="minorHAnsi"/>
        </w:rPr>
      </w:pPr>
      <w:r w:rsidRPr="000D5DB5">
        <w:rPr>
          <w:rFonts w:eastAsia="Times New Roman" w:cstheme="minorHAnsi"/>
          <w:b/>
          <w:bCs/>
          <w:color w:val="000000"/>
        </w:rPr>
        <w:lastRenderedPageBreak/>
        <w:t>Magical Suffusion</w:t>
      </w:r>
    </w:p>
    <w:p w14:paraId="58DAE6D4" w14:textId="77777777" w:rsidR="00B93648" w:rsidRPr="000D5DB5" w:rsidRDefault="00B93648">
      <w:pPr>
        <w:contextualSpacing/>
        <w:rPr>
          <w:rFonts w:eastAsia="Times New Roman" w:cstheme="minorHAnsi"/>
          <w:color w:val="000000"/>
        </w:rPr>
      </w:pPr>
      <w:r w:rsidRPr="000D5DB5">
        <w:rPr>
          <w:rFonts w:eastAsia="Times New Roman" w:cstheme="minorHAnsi"/>
          <w:b/>
          <w:bCs/>
          <w:color w:val="000000"/>
        </w:rPr>
        <w:t xml:space="preserve">Prerequisite: </w:t>
      </w:r>
      <w:r w:rsidRPr="000D5DB5">
        <w:rPr>
          <w:rFonts w:eastAsia="Times New Roman" w:cstheme="minorHAnsi"/>
          <w:color w:val="000000"/>
        </w:rPr>
        <w:t>Ability to cast arcane or divine spells, access to cantrips</w:t>
      </w:r>
    </w:p>
    <w:p w14:paraId="60D6383E" w14:textId="77777777" w:rsidR="00B93648" w:rsidRDefault="00B93648">
      <w:pPr>
        <w:contextualSpacing/>
        <w:rPr>
          <w:rFonts w:eastAsia="Times New Roman" w:cstheme="minorHAnsi"/>
          <w:color w:val="000000"/>
        </w:rPr>
      </w:pPr>
      <w:r w:rsidRPr="000D5DB5">
        <w:rPr>
          <w:rFonts w:eastAsia="Times New Roman" w:cstheme="minorHAnsi"/>
          <w:color w:val="000000"/>
        </w:rPr>
        <w:t xml:space="preserve">You gain increased proficiency with cantrips. </w:t>
      </w:r>
      <w:r>
        <w:rPr>
          <w:rFonts w:eastAsia="Times New Roman" w:cstheme="minorHAnsi"/>
          <w:color w:val="000000"/>
        </w:rPr>
        <w:t xml:space="preserve">Your cantrips count as if you are 4 levels higher to determine the damage dealt with them. </w:t>
      </w:r>
    </w:p>
    <w:p w14:paraId="15388B93" w14:textId="77777777" w:rsidR="00792582" w:rsidRPr="000D5DB5" w:rsidRDefault="00792582">
      <w:pPr>
        <w:contextualSpacing/>
        <w:rPr>
          <w:rFonts w:eastAsia="Times New Roman" w:cstheme="minorHAnsi"/>
          <w:color w:val="000000"/>
        </w:rPr>
      </w:pPr>
      <w:r>
        <w:rPr>
          <w:rFonts w:eastAsia="Times New Roman" w:cstheme="minorHAnsi"/>
          <w:color w:val="000000"/>
        </w:rPr>
        <w:t xml:space="preserve">You prepare one additional cantrip (total is your proficiency bonus + 1). Furthermore, cantrips never cost mana for you. </w:t>
      </w:r>
    </w:p>
    <w:p w14:paraId="354F5334" w14:textId="77777777" w:rsidR="00B93648" w:rsidRDefault="00B93648">
      <w:pPr>
        <w:contextualSpacing/>
        <w:rPr>
          <w:rFonts w:eastAsia="Times New Roman" w:cstheme="minorHAnsi"/>
        </w:rPr>
      </w:pPr>
    </w:p>
    <w:p w14:paraId="3F37D2B3" w14:textId="77777777" w:rsidR="006C2D0C" w:rsidRPr="006C2D0C" w:rsidRDefault="006C2D0C" w:rsidP="006C2D0C">
      <w:pPr>
        <w:contextualSpacing/>
        <w:rPr>
          <w:rFonts w:eastAsia="Times New Roman" w:cstheme="minorHAnsi"/>
          <w:b/>
          <w:bCs/>
        </w:rPr>
      </w:pPr>
      <w:r w:rsidRPr="006C2D0C">
        <w:rPr>
          <w:rFonts w:eastAsia="Times New Roman" w:cstheme="minorHAnsi"/>
          <w:b/>
          <w:bCs/>
        </w:rPr>
        <w:t>Multiclass Synergy</w:t>
      </w:r>
    </w:p>
    <w:p w14:paraId="5B9AEA94" w14:textId="77777777" w:rsidR="006C2D0C" w:rsidRPr="006C2D0C" w:rsidRDefault="006C2D0C" w:rsidP="006C2D0C">
      <w:pPr>
        <w:contextualSpacing/>
        <w:rPr>
          <w:rFonts w:eastAsia="Times New Roman" w:cstheme="minorHAnsi"/>
        </w:rPr>
      </w:pPr>
      <w:r w:rsidRPr="006C2D0C">
        <w:rPr>
          <w:rFonts w:eastAsia="Times New Roman" w:cstheme="minorHAnsi"/>
          <w:b/>
          <w:bCs/>
        </w:rPr>
        <w:t>Prerequisites:</w:t>
      </w:r>
      <w:r w:rsidRPr="006C2D0C">
        <w:rPr>
          <w:rFonts w:eastAsia="Times New Roman" w:cstheme="minorHAnsi"/>
        </w:rPr>
        <w:t xml:space="preserve"> At least two levels in two different classes</w:t>
      </w:r>
    </w:p>
    <w:p w14:paraId="61260987" w14:textId="77777777" w:rsidR="006C2D0C" w:rsidRPr="006C2D0C" w:rsidRDefault="006C2D0C" w:rsidP="00A74FA7">
      <w:pPr>
        <w:contextualSpacing/>
        <w:rPr>
          <w:rFonts w:eastAsia="Times New Roman" w:cstheme="minorHAnsi"/>
        </w:rPr>
      </w:pPr>
      <w:r w:rsidRPr="006C2D0C">
        <w:rPr>
          <w:rFonts w:eastAsia="Times New Roman" w:cstheme="minorHAnsi"/>
        </w:rPr>
        <w:t xml:space="preserve">You can unerringly mix disciplines you are proficient with. Choose two classes you have at least two levels in. Each two levels from one class counts as one </w:t>
      </w:r>
      <w:r>
        <w:rPr>
          <w:rFonts w:eastAsia="Times New Roman" w:cstheme="minorHAnsi"/>
        </w:rPr>
        <w:t xml:space="preserve">effective </w:t>
      </w:r>
      <w:r w:rsidRPr="006C2D0C">
        <w:rPr>
          <w:rFonts w:eastAsia="Times New Roman" w:cstheme="minorHAnsi"/>
        </w:rPr>
        <w:t xml:space="preserve">level </w:t>
      </w:r>
      <w:r>
        <w:rPr>
          <w:rFonts w:eastAsia="Times New Roman" w:cstheme="minorHAnsi"/>
        </w:rPr>
        <w:t xml:space="preserve">to the </w:t>
      </w:r>
      <w:r w:rsidRPr="006C2D0C">
        <w:rPr>
          <w:rFonts w:eastAsia="Times New Roman" w:cstheme="minorHAnsi"/>
        </w:rPr>
        <w:t>other for the purposes of improving existing abilities that scale on class level (such as Second Wind, Sneak Attack, and Martial Arts). This includes the Spellcasting feature</w:t>
      </w:r>
      <w:r w:rsidR="0092004B">
        <w:rPr>
          <w:rFonts w:eastAsia="Times New Roman" w:cstheme="minorHAnsi"/>
        </w:rPr>
        <w:t>, where you can add caster levels from different classes (therefore, 1 full caster level from the mage class, and ½ a caster level from the hunter class)</w:t>
      </w:r>
      <w:r w:rsidRPr="006C2D0C">
        <w:rPr>
          <w:rFonts w:eastAsia="Times New Roman" w:cstheme="minorHAnsi"/>
        </w:rPr>
        <w:t>.</w:t>
      </w:r>
      <w:r w:rsidR="00A74FA7">
        <w:rPr>
          <w:rFonts w:eastAsia="Times New Roman" w:cstheme="minorHAnsi"/>
        </w:rPr>
        <w:t xml:space="preserve"> If you are a spellcaster who multiclasses with a non-spellcasting class, count one-half the other class’s level as an increase to your caster level (treating it as if it provided 0.5 caster levels). </w:t>
      </w:r>
    </w:p>
    <w:p w14:paraId="0B48711D" w14:textId="77777777" w:rsidR="0002458E" w:rsidRDefault="006C2D0C" w:rsidP="00773BF8">
      <w:pPr>
        <w:contextualSpacing/>
        <w:rPr>
          <w:rFonts w:eastAsia="Times New Roman" w:cstheme="minorHAnsi"/>
        </w:rPr>
      </w:pPr>
      <w:r w:rsidRPr="006C2D0C">
        <w:rPr>
          <w:rFonts w:eastAsia="Times New Roman" w:cstheme="minorHAnsi"/>
        </w:rPr>
        <w:t>This does not grant access to new abilities, nor stack with existing i</w:t>
      </w:r>
      <w:r w:rsidR="00773BF8">
        <w:rPr>
          <w:rFonts w:eastAsia="Times New Roman" w:cstheme="minorHAnsi"/>
        </w:rPr>
        <w:t>mprovements from multiclassing</w:t>
      </w:r>
      <w:r w:rsidRPr="006C2D0C">
        <w:rPr>
          <w:rFonts w:eastAsia="Times New Roman" w:cstheme="minorHAnsi"/>
        </w:rPr>
        <w:t xml:space="preserve">. You may choose improved progression, however, when counting your effective caster level. </w:t>
      </w:r>
    </w:p>
    <w:p w14:paraId="75281CAE" w14:textId="77777777" w:rsidR="006C2D0C" w:rsidRPr="006C2D0C" w:rsidRDefault="003B32A6" w:rsidP="00773BF8">
      <w:pPr>
        <w:contextualSpacing/>
        <w:rPr>
          <w:rFonts w:eastAsia="Times New Roman" w:cstheme="minorHAnsi"/>
        </w:rPr>
      </w:pPr>
      <w:r>
        <w:rPr>
          <w:rFonts w:eastAsia="Times New Roman" w:cstheme="minorHAnsi"/>
        </w:rPr>
        <w:t xml:space="preserve">For this purpose, </w:t>
      </w:r>
      <w:r w:rsidR="006C2D0C" w:rsidRPr="006C2D0C">
        <w:rPr>
          <w:rFonts w:eastAsia="Times New Roman" w:cstheme="minorHAnsi"/>
        </w:rPr>
        <w:t xml:space="preserve">Talents, Archetype features, </w:t>
      </w:r>
      <w:r>
        <w:rPr>
          <w:rFonts w:eastAsia="Times New Roman" w:cstheme="minorHAnsi"/>
        </w:rPr>
        <w:t xml:space="preserve">ability score improvements, </w:t>
      </w:r>
      <w:r w:rsidR="006C2D0C" w:rsidRPr="006C2D0C">
        <w:rPr>
          <w:rFonts w:eastAsia="Times New Roman" w:cstheme="minorHAnsi"/>
        </w:rPr>
        <w:t>and improvements to Extra Attack are treated as new features, and cannot be gained by synergy.</w:t>
      </w:r>
    </w:p>
    <w:p w14:paraId="1EE1336D" w14:textId="77777777" w:rsidR="006C2D0C" w:rsidRPr="006C2D0C" w:rsidRDefault="006C2D0C" w:rsidP="006C2D0C">
      <w:pPr>
        <w:contextualSpacing/>
        <w:rPr>
          <w:rFonts w:eastAsia="Times New Roman" w:cstheme="minorHAnsi"/>
        </w:rPr>
      </w:pPr>
      <w:r w:rsidRPr="006C2D0C">
        <w:rPr>
          <w:rFonts w:eastAsia="Times New Roman" w:cstheme="minorHAnsi"/>
        </w:rPr>
        <w:t>For instance, the Warrior's Second Wind heals 1d10 + your warrior level when used. If you have 5 levels in warrior and 4 in hunter, and have taken this feat, Second Wind restores 1d10 + 7 hit points (5 warrior levels, plus 2 effective warrior levels from 4 hunter levels). Your effective caster level for hunter spells becomes 4 (2 from hunter, 2 from warrior).</w:t>
      </w:r>
    </w:p>
    <w:p w14:paraId="407EABF2" w14:textId="77777777" w:rsidR="006C2D0C" w:rsidRPr="000D5DB5" w:rsidRDefault="006C2D0C">
      <w:pPr>
        <w:contextualSpacing/>
        <w:rPr>
          <w:rFonts w:eastAsia="Times New Roman" w:cstheme="minorHAnsi"/>
        </w:rPr>
      </w:pPr>
    </w:p>
    <w:p w14:paraId="56974A77" w14:textId="77777777" w:rsidR="00B93648" w:rsidRPr="000D5DB5" w:rsidRDefault="00B93648">
      <w:pPr>
        <w:contextualSpacing/>
        <w:rPr>
          <w:rFonts w:eastAsia="Times New Roman" w:cstheme="minorHAnsi"/>
        </w:rPr>
      </w:pPr>
      <w:r w:rsidRPr="000D5DB5">
        <w:rPr>
          <w:rFonts w:eastAsia="Times New Roman" w:cstheme="minorHAnsi"/>
          <w:b/>
          <w:bCs/>
          <w:color w:val="000000"/>
        </w:rPr>
        <w:t>Mystic Blast</w:t>
      </w:r>
    </w:p>
    <w:p w14:paraId="0510921F" w14:textId="77777777" w:rsidR="00B93648" w:rsidRDefault="00B93648">
      <w:pPr>
        <w:contextualSpacing/>
        <w:rPr>
          <w:rFonts w:eastAsia="Times New Roman" w:cstheme="minorHAnsi"/>
          <w:color w:val="000000"/>
        </w:rPr>
      </w:pPr>
      <w:r w:rsidRPr="000D5DB5">
        <w:rPr>
          <w:rFonts w:eastAsia="Times New Roman" w:cstheme="minorHAnsi"/>
          <w:b/>
          <w:bCs/>
          <w:color w:val="000000"/>
        </w:rPr>
        <w:t xml:space="preserve">Prerequisite: </w:t>
      </w:r>
      <w:r w:rsidRPr="000D5DB5">
        <w:rPr>
          <w:rFonts w:eastAsia="Times New Roman" w:cstheme="minorHAnsi"/>
          <w:color w:val="000000"/>
        </w:rPr>
        <w:t>Ability to cast arcane or divine spells</w:t>
      </w:r>
    </w:p>
    <w:p w14:paraId="67C26F66" w14:textId="77777777" w:rsidR="00136BED" w:rsidRDefault="00136BED">
      <w:pPr>
        <w:contextualSpacing/>
        <w:rPr>
          <w:rFonts w:eastAsia="Times New Roman" w:cstheme="minorHAnsi"/>
        </w:rPr>
      </w:pPr>
      <w:r>
        <w:rPr>
          <w:rFonts w:eastAsia="Times New Roman" w:cstheme="minorHAnsi"/>
        </w:rPr>
        <w:t xml:space="preserve">You gain the ability to unleash latent magic as a ranged or touch attack. As an Action, you can unleash a Mystic Blast, which can be at a range of Touch or up to 20 feet (plus 10 feet per maximum spell level accessible, up to 110 feet at 9th level). </w:t>
      </w:r>
    </w:p>
    <w:p w14:paraId="2938887A" w14:textId="77777777" w:rsidR="00136BED" w:rsidRDefault="00136BED">
      <w:pPr>
        <w:contextualSpacing/>
        <w:rPr>
          <w:rFonts w:eastAsia="Times New Roman" w:cstheme="minorHAnsi"/>
        </w:rPr>
      </w:pPr>
      <w:r>
        <w:rPr>
          <w:rFonts w:eastAsia="Times New Roman" w:cstheme="minorHAnsi"/>
        </w:rPr>
        <w:t>Upon a successful attack roll, the blast deals 1d6 points of damage, chosen from the following: acid, cold, lightning, or fire. For every spell level you access, this deals an extra 1d6 (up to 9d6 at 9th level)</w:t>
      </w:r>
    </w:p>
    <w:p w14:paraId="78D883CA" w14:textId="77777777" w:rsidR="00136BED" w:rsidRDefault="00136BED" w:rsidP="00136BED">
      <w:pPr>
        <w:contextualSpacing/>
        <w:rPr>
          <w:rFonts w:eastAsia="Times New Roman" w:cstheme="minorHAnsi"/>
        </w:rPr>
      </w:pPr>
      <w:r>
        <w:rPr>
          <w:rFonts w:eastAsia="Times New Roman" w:cstheme="minorHAnsi"/>
        </w:rPr>
        <w:t>You may alternatively choose one of the following magic damage types (arcane, fel, holy, psychic, thunder, or shadow) for your Mystic Blast, but you must have a spell with such descriptors prepared, and it deals 1d4 damage instead (up to 9d4 at 9th level).</w:t>
      </w:r>
    </w:p>
    <w:p w14:paraId="2544C390" w14:textId="77777777" w:rsidR="002F559E" w:rsidRDefault="002F559E" w:rsidP="002F559E">
      <w:pPr>
        <w:contextualSpacing/>
        <w:rPr>
          <w:rFonts w:eastAsia="Times New Roman" w:cstheme="minorHAnsi"/>
          <w:color w:val="000000"/>
        </w:rPr>
      </w:pPr>
      <w:r w:rsidRPr="000D5DB5">
        <w:rPr>
          <w:rFonts w:eastAsia="Times New Roman" w:cstheme="minorHAnsi"/>
          <w:color w:val="000000"/>
        </w:rPr>
        <w:t xml:space="preserve">This does not cost mana, and can be done at will as a supernatural ability, so long as you have at least 1 mana </w:t>
      </w:r>
      <w:r>
        <w:rPr>
          <w:rFonts w:eastAsia="Times New Roman" w:cstheme="minorHAnsi"/>
          <w:color w:val="000000"/>
        </w:rPr>
        <w:t xml:space="preserve">point </w:t>
      </w:r>
      <w:r w:rsidR="00136BED">
        <w:rPr>
          <w:rFonts w:eastAsia="Times New Roman" w:cstheme="minorHAnsi"/>
          <w:color w:val="000000"/>
        </w:rPr>
        <w:t xml:space="preserve">in reserve </w:t>
      </w:r>
      <w:r>
        <w:rPr>
          <w:rFonts w:eastAsia="Times New Roman" w:cstheme="minorHAnsi"/>
          <w:color w:val="000000"/>
        </w:rPr>
        <w:t xml:space="preserve">for each dice </w:t>
      </w:r>
      <w:r w:rsidRPr="000D5DB5">
        <w:rPr>
          <w:rFonts w:eastAsia="Times New Roman" w:cstheme="minorHAnsi"/>
          <w:color w:val="000000"/>
        </w:rPr>
        <w:t xml:space="preserve">of damage. </w:t>
      </w:r>
    </w:p>
    <w:p w14:paraId="5A0F236F" w14:textId="77777777" w:rsidR="002F559E" w:rsidRDefault="002F559E" w:rsidP="002F559E">
      <w:pPr>
        <w:contextualSpacing/>
        <w:rPr>
          <w:rFonts w:eastAsia="Times New Roman" w:cstheme="minorHAnsi"/>
          <w:color w:val="000000"/>
        </w:rPr>
      </w:pPr>
      <w:r w:rsidRPr="000D5DB5">
        <w:rPr>
          <w:rFonts w:eastAsia="Times New Roman" w:cstheme="minorHAnsi"/>
          <w:color w:val="000000"/>
        </w:rPr>
        <w:t xml:space="preserve">If you are </w:t>
      </w:r>
      <w:r>
        <w:rPr>
          <w:rFonts w:eastAsia="Times New Roman" w:cstheme="minorHAnsi"/>
          <w:color w:val="000000"/>
        </w:rPr>
        <w:t>exhausted</w:t>
      </w:r>
      <w:r w:rsidRPr="000D5DB5">
        <w:rPr>
          <w:rFonts w:eastAsia="Times New Roman" w:cstheme="minorHAnsi"/>
          <w:color w:val="000000"/>
        </w:rPr>
        <w:t xml:space="preserve"> from </w:t>
      </w:r>
      <w:r>
        <w:rPr>
          <w:rFonts w:eastAsia="Times New Roman" w:cstheme="minorHAnsi"/>
          <w:color w:val="000000"/>
        </w:rPr>
        <w:t xml:space="preserve">low </w:t>
      </w:r>
      <w:r w:rsidRPr="000D5DB5">
        <w:rPr>
          <w:rFonts w:eastAsia="Times New Roman" w:cstheme="minorHAnsi"/>
          <w:color w:val="000000"/>
        </w:rPr>
        <w:t xml:space="preserve">mana, you cannot make use of this ability unless you are no longer </w:t>
      </w:r>
      <w:r>
        <w:rPr>
          <w:rFonts w:eastAsia="Times New Roman" w:cstheme="minorHAnsi"/>
          <w:color w:val="000000"/>
        </w:rPr>
        <w:t>exhausted</w:t>
      </w:r>
      <w:r w:rsidRPr="000D5DB5">
        <w:rPr>
          <w:rFonts w:eastAsia="Times New Roman" w:cstheme="minorHAnsi"/>
          <w:color w:val="000000"/>
        </w:rPr>
        <w:t>.</w:t>
      </w:r>
    </w:p>
    <w:p w14:paraId="11CF350A" w14:textId="77777777" w:rsidR="00B93648" w:rsidRDefault="00B93648" w:rsidP="00792582">
      <w:pPr>
        <w:contextualSpacing/>
        <w:rPr>
          <w:rFonts w:eastAsia="Times New Roman" w:cstheme="minorHAnsi"/>
          <w:color w:val="000000"/>
        </w:rPr>
      </w:pPr>
      <w:r w:rsidRPr="000D5DB5">
        <w:rPr>
          <w:rFonts w:eastAsia="Times New Roman" w:cstheme="minorHAnsi"/>
          <w:color w:val="000000"/>
        </w:rPr>
        <w:t xml:space="preserve">This </w:t>
      </w:r>
      <w:r w:rsidR="002F559E">
        <w:rPr>
          <w:rFonts w:eastAsia="Times New Roman" w:cstheme="minorHAnsi"/>
          <w:color w:val="000000"/>
        </w:rPr>
        <w:t xml:space="preserve">counts as a spell for the purposes of </w:t>
      </w:r>
      <w:r w:rsidRPr="000D5DB5">
        <w:rPr>
          <w:rFonts w:eastAsia="Times New Roman" w:cstheme="minorHAnsi"/>
          <w:color w:val="000000"/>
        </w:rPr>
        <w:t xml:space="preserve">the Spell Strike feat. </w:t>
      </w:r>
    </w:p>
    <w:p w14:paraId="553280B2" w14:textId="77777777" w:rsidR="00346BA5" w:rsidRDefault="00346BA5" w:rsidP="00792582">
      <w:pPr>
        <w:contextualSpacing/>
        <w:rPr>
          <w:rFonts w:eastAsia="Times New Roman" w:cstheme="minorHAnsi"/>
        </w:rPr>
      </w:pPr>
      <w:r>
        <w:rPr>
          <w:rFonts w:eastAsia="Times New Roman" w:cstheme="minorHAnsi"/>
        </w:rPr>
        <w:t xml:space="preserve">This feat can be taken multiple times. </w:t>
      </w:r>
    </w:p>
    <w:p w14:paraId="0D80121F" w14:textId="77777777" w:rsidR="00346BA5" w:rsidRDefault="00346BA5" w:rsidP="00792582">
      <w:pPr>
        <w:contextualSpacing/>
        <w:rPr>
          <w:rFonts w:eastAsia="Times New Roman" w:cstheme="minorHAnsi"/>
          <w:color w:val="000000"/>
        </w:rPr>
      </w:pPr>
    </w:p>
    <w:p w14:paraId="0543E07E" w14:textId="77777777" w:rsidR="00346BA5" w:rsidRPr="00346BA5" w:rsidRDefault="00346BA5" w:rsidP="00792582">
      <w:pPr>
        <w:contextualSpacing/>
        <w:rPr>
          <w:rFonts w:eastAsia="Times New Roman" w:cstheme="minorHAnsi"/>
          <w:i/>
          <w:iCs/>
          <w:color w:val="000000"/>
        </w:rPr>
      </w:pPr>
      <w:r>
        <w:rPr>
          <w:rFonts w:eastAsia="Times New Roman" w:cstheme="minorHAnsi"/>
          <w:i/>
          <w:iCs/>
          <w:color w:val="000000"/>
        </w:rPr>
        <w:t>Mystic Blast Augmentations</w:t>
      </w:r>
    </w:p>
    <w:p w14:paraId="18080237" w14:textId="77777777" w:rsidR="00136BED" w:rsidRDefault="00346BA5" w:rsidP="00346BA5">
      <w:pPr>
        <w:contextualSpacing/>
        <w:rPr>
          <w:rFonts w:eastAsia="Times New Roman" w:cstheme="minorHAnsi"/>
        </w:rPr>
      </w:pPr>
      <w:r>
        <w:rPr>
          <w:rFonts w:eastAsia="Times New Roman" w:cstheme="minorHAnsi"/>
        </w:rPr>
        <w:t xml:space="preserve">Whenever the feat is possessed more than once (such as by taking the feat more than once, having an ability that would give you Mystic Blast, etc.), you gain a Mystic Blast augmentation chosen from the list below. You can have multiple augmentations. </w:t>
      </w:r>
    </w:p>
    <w:p w14:paraId="0649B38D" w14:textId="77777777" w:rsidR="003140BE" w:rsidRPr="003140BE" w:rsidRDefault="003140BE" w:rsidP="003C4628">
      <w:pPr>
        <w:pStyle w:val="ListParagraph"/>
        <w:numPr>
          <w:ilvl w:val="0"/>
          <w:numId w:val="54"/>
        </w:numPr>
        <w:rPr>
          <w:rFonts w:eastAsia="Times New Roman" w:cstheme="minorHAnsi"/>
        </w:rPr>
      </w:pPr>
      <w:r>
        <w:rPr>
          <w:rFonts w:eastAsia="Times New Roman" w:cstheme="minorHAnsi"/>
          <w:i/>
          <w:iCs/>
        </w:rPr>
        <w:t xml:space="preserve">Attuned. </w:t>
      </w:r>
      <w:r>
        <w:rPr>
          <w:rFonts w:eastAsia="Times New Roman" w:cstheme="minorHAnsi"/>
        </w:rPr>
        <w:t>Your Mystic Blast can be used as an Attack action, but only once per turn. If taken again, this allows one extra attack action to be turned into a Mystic Blast.</w:t>
      </w:r>
    </w:p>
    <w:p w14:paraId="5479EB35" w14:textId="77777777" w:rsidR="00136BED" w:rsidRDefault="00346BA5" w:rsidP="003C4628">
      <w:pPr>
        <w:pStyle w:val="ListParagraph"/>
        <w:numPr>
          <w:ilvl w:val="0"/>
          <w:numId w:val="54"/>
        </w:numPr>
        <w:rPr>
          <w:rFonts w:eastAsia="Times New Roman" w:cstheme="minorHAnsi"/>
        </w:rPr>
      </w:pPr>
      <w:r>
        <w:rPr>
          <w:rFonts w:eastAsia="Times New Roman" w:cstheme="minorHAnsi"/>
          <w:i/>
          <w:iCs/>
        </w:rPr>
        <w:t xml:space="preserve">Empowered. </w:t>
      </w:r>
      <w:r>
        <w:rPr>
          <w:rFonts w:eastAsia="Times New Roman" w:cstheme="minorHAnsi"/>
        </w:rPr>
        <w:t xml:space="preserve">Your Mystic Blast deals 50% extra damage. This can stack. </w:t>
      </w:r>
    </w:p>
    <w:p w14:paraId="644138ED" w14:textId="77777777" w:rsidR="00346BA5" w:rsidRDefault="00346BA5" w:rsidP="003C4628">
      <w:pPr>
        <w:pStyle w:val="ListParagraph"/>
        <w:numPr>
          <w:ilvl w:val="0"/>
          <w:numId w:val="54"/>
        </w:numPr>
        <w:rPr>
          <w:rFonts w:eastAsia="Times New Roman" w:cstheme="minorHAnsi"/>
        </w:rPr>
      </w:pPr>
      <w:r>
        <w:rPr>
          <w:rFonts w:eastAsia="Times New Roman" w:cstheme="minorHAnsi"/>
          <w:i/>
          <w:iCs/>
        </w:rPr>
        <w:t>Innate.</w:t>
      </w:r>
      <w:r>
        <w:rPr>
          <w:rFonts w:eastAsia="Times New Roman" w:cstheme="minorHAnsi"/>
        </w:rPr>
        <w:t xml:space="preserve"> Your Mystic Blast requires no mana </w:t>
      </w:r>
      <w:r w:rsidR="00180BB8">
        <w:rPr>
          <w:rFonts w:eastAsia="Times New Roman" w:cstheme="minorHAnsi"/>
        </w:rPr>
        <w:t xml:space="preserve">in reserve </w:t>
      </w:r>
      <w:r>
        <w:rPr>
          <w:rFonts w:eastAsia="Times New Roman" w:cstheme="minorHAnsi"/>
        </w:rPr>
        <w:t xml:space="preserve">(but still cannot be </w:t>
      </w:r>
      <w:r>
        <w:rPr>
          <w:rFonts w:eastAsia="Times New Roman" w:cstheme="minorHAnsi"/>
        </w:rPr>
        <w:lastRenderedPageBreak/>
        <w:t xml:space="preserve">used when exhausted from low mana). </w:t>
      </w:r>
    </w:p>
    <w:p w14:paraId="3531D2C9" w14:textId="77777777" w:rsidR="00346BA5" w:rsidRDefault="00346BA5" w:rsidP="003C4628">
      <w:pPr>
        <w:pStyle w:val="ListParagraph"/>
        <w:numPr>
          <w:ilvl w:val="0"/>
          <w:numId w:val="54"/>
        </w:numPr>
        <w:rPr>
          <w:rFonts w:eastAsia="Times New Roman" w:cstheme="minorHAnsi"/>
          <w:i/>
          <w:iCs/>
        </w:rPr>
      </w:pPr>
      <w:r>
        <w:rPr>
          <w:rFonts w:eastAsia="Times New Roman" w:cstheme="minorHAnsi"/>
          <w:i/>
          <w:iCs/>
        </w:rPr>
        <w:t xml:space="preserve">Maneuvering. </w:t>
      </w:r>
      <w:r>
        <w:rPr>
          <w:rFonts w:eastAsia="Times New Roman" w:cstheme="minorHAnsi"/>
        </w:rPr>
        <w:t xml:space="preserve">A single target of your Mystic Blast is subject to a Shove attempt (using your </w:t>
      </w:r>
      <w:r w:rsidR="003140BE">
        <w:rPr>
          <w:rFonts w:eastAsia="Times New Roman" w:cstheme="minorHAnsi"/>
        </w:rPr>
        <w:t xml:space="preserve">Spell Attack roll as the </w:t>
      </w:r>
      <w:r w:rsidR="002E3B9E">
        <w:rPr>
          <w:rFonts w:eastAsia="Times New Roman" w:cstheme="minorHAnsi"/>
        </w:rPr>
        <w:t>contested</w:t>
      </w:r>
      <w:r w:rsidR="003140BE">
        <w:rPr>
          <w:rFonts w:eastAsia="Times New Roman" w:cstheme="minorHAnsi"/>
        </w:rPr>
        <w:t xml:space="preserve"> roll</w:t>
      </w:r>
      <w:r>
        <w:rPr>
          <w:rFonts w:eastAsia="Times New Roman" w:cstheme="minorHAnsi"/>
        </w:rPr>
        <w:t>)</w:t>
      </w:r>
      <w:r w:rsidR="003140BE">
        <w:rPr>
          <w:rFonts w:eastAsia="Times New Roman" w:cstheme="minorHAnsi"/>
        </w:rPr>
        <w:t>. If taken twice, this both pushes and knocks prone on a successful roll. The distance pushed is equal to 5 feet per three spell levels accessed (minimum 5 feet, maximum 15 feet).</w:t>
      </w:r>
    </w:p>
    <w:p w14:paraId="53703811" w14:textId="77777777" w:rsidR="00346BA5" w:rsidRPr="00346BA5" w:rsidRDefault="00346BA5" w:rsidP="003C4628">
      <w:pPr>
        <w:pStyle w:val="ListParagraph"/>
        <w:numPr>
          <w:ilvl w:val="0"/>
          <w:numId w:val="54"/>
        </w:numPr>
        <w:rPr>
          <w:rFonts w:eastAsia="Times New Roman" w:cstheme="minorHAnsi"/>
          <w:i/>
          <w:iCs/>
        </w:rPr>
      </w:pPr>
      <w:r>
        <w:rPr>
          <w:rFonts w:eastAsia="Times New Roman" w:cstheme="minorHAnsi"/>
          <w:i/>
          <w:iCs/>
        </w:rPr>
        <w:t>Reacting</w:t>
      </w:r>
      <w:r w:rsidRPr="00346BA5">
        <w:rPr>
          <w:rFonts w:eastAsia="Times New Roman" w:cstheme="minorHAnsi"/>
          <w:i/>
          <w:iCs/>
        </w:rPr>
        <w:t xml:space="preserve">. </w:t>
      </w:r>
      <w:r>
        <w:rPr>
          <w:rFonts w:eastAsia="Times New Roman" w:cstheme="minorHAnsi"/>
        </w:rPr>
        <w:t xml:space="preserve">When targeted by a Mystic Blast or ability that deals the same damage type as of your Mystic Blast, you can use Mystic Blast as a reaction against the source that targeted you. If you desire, the damage from your Mystic Blast can reduce the damage you would have taken from the ability. If this reduces the damage to 0, you retain use of your reaction and have not spent it. </w:t>
      </w:r>
    </w:p>
    <w:p w14:paraId="1323D638" w14:textId="77777777" w:rsidR="00346BA5" w:rsidRPr="00346BA5" w:rsidRDefault="00346BA5" w:rsidP="003C4628">
      <w:pPr>
        <w:pStyle w:val="ListParagraph"/>
        <w:numPr>
          <w:ilvl w:val="0"/>
          <w:numId w:val="54"/>
        </w:numPr>
        <w:rPr>
          <w:rFonts w:eastAsia="Times New Roman" w:cstheme="minorHAnsi"/>
        </w:rPr>
      </w:pPr>
      <w:r>
        <w:rPr>
          <w:rFonts w:eastAsia="Times New Roman" w:cstheme="minorHAnsi"/>
          <w:i/>
          <w:iCs/>
        </w:rPr>
        <w:t>Splitting.</w:t>
      </w:r>
      <w:r>
        <w:rPr>
          <w:rFonts w:eastAsia="Times New Roman" w:cstheme="minorHAnsi"/>
        </w:rPr>
        <w:t xml:space="preserve"> Your Mystic Blast can spread its damage across multiple targets. You can freely split the damage (in any amount you wish) between up to one target per spell level accessed, so long as the targets are within 30 feet of one another. If taken again, this doubles the splitting range. </w:t>
      </w:r>
    </w:p>
    <w:p w14:paraId="60DDE75A" w14:textId="77777777" w:rsidR="00792582" w:rsidRPr="000D5DB5" w:rsidRDefault="00792582" w:rsidP="00792582">
      <w:pPr>
        <w:contextualSpacing/>
        <w:rPr>
          <w:rFonts w:eastAsia="Times New Roman" w:cstheme="minorHAnsi"/>
          <w:color w:val="000000"/>
        </w:rPr>
      </w:pPr>
    </w:p>
    <w:p w14:paraId="3C014CB3" w14:textId="77777777" w:rsidR="00B93648" w:rsidRPr="000D5DB5" w:rsidRDefault="00B93648">
      <w:pPr>
        <w:contextualSpacing/>
        <w:rPr>
          <w:rFonts w:eastAsia="Times New Roman" w:cstheme="minorHAnsi"/>
        </w:rPr>
      </w:pPr>
      <w:r w:rsidRPr="000D5DB5">
        <w:rPr>
          <w:rFonts w:eastAsia="Times New Roman" w:cstheme="minorHAnsi"/>
          <w:b/>
          <w:bCs/>
          <w:color w:val="000000"/>
        </w:rPr>
        <w:t>Improved Regeneration</w:t>
      </w:r>
    </w:p>
    <w:p w14:paraId="18E8432D" w14:textId="77777777" w:rsidR="00B93648" w:rsidRPr="000D5DB5" w:rsidRDefault="00B93648">
      <w:pPr>
        <w:contextualSpacing/>
        <w:rPr>
          <w:rFonts w:eastAsia="Times New Roman" w:cstheme="minorHAnsi"/>
        </w:rPr>
      </w:pPr>
      <w:r w:rsidRPr="000D5DB5">
        <w:rPr>
          <w:rFonts w:eastAsia="Times New Roman" w:cstheme="minorHAnsi"/>
          <w:b/>
          <w:bCs/>
          <w:color w:val="000000"/>
        </w:rPr>
        <w:t xml:space="preserve">Prerequisite: </w:t>
      </w:r>
      <w:r w:rsidRPr="000D5DB5">
        <w:rPr>
          <w:rFonts w:eastAsia="Times New Roman" w:cstheme="minorHAnsi"/>
          <w:color w:val="000000"/>
        </w:rPr>
        <w:t>Troll, Stamina of 13 or higher</w:t>
      </w:r>
    </w:p>
    <w:p w14:paraId="2165C827" w14:textId="77777777" w:rsidR="00447F86" w:rsidRDefault="00447F86" w:rsidP="003C4628">
      <w:pPr>
        <w:numPr>
          <w:ilvl w:val="0"/>
          <w:numId w:val="37"/>
        </w:numPr>
        <w:ind w:left="0" w:firstLine="0"/>
        <w:contextualSpacing/>
        <w:textAlignment w:val="baseline"/>
        <w:rPr>
          <w:rFonts w:eastAsia="Times New Roman" w:cstheme="minorHAnsi"/>
          <w:color w:val="000000"/>
        </w:rPr>
      </w:pPr>
      <w:r>
        <w:rPr>
          <w:rFonts w:eastAsia="Times New Roman" w:cstheme="minorHAnsi"/>
          <w:color w:val="000000"/>
        </w:rPr>
        <w:t xml:space="preserve">You increase your Stamina score by 1, to a maximum of 20. </w:t>
      </w:r>
    </w:p>
    <w:p w14:paraId="58BC397D" w14:textId="77777777" w:rsidR="00B93648" w:rsidRPr="000D5DB5" w:rsidRDefault="00B93648" w:rsidP="003C4628">
      <w:pPr>
        <w:numPr>
          <w:ilvl w:val="0"/>
          <w:numId w:val="37"/>
        </w:numPr>
        <w:ind w:left="0" w:firstLine="0"/>
        <w:contextualSpacing/>
        <w:textAlignment w:val="baseline"/>
        <w:rPr>
          <w:rFonts w:eastAsia="Times New Roman" w:cstheme="minorHAnsi"/>
          <w:color w:val="000000"/>
        </w:rPr>
      </w:pPr>
      <w:r w:rsidRPr="000D5DB5">
        <w:rPr>
          <w:rFonts w:eastAsia="Times New Roman" w:cstheme="minorHAnsi"/>
          <w:color w:val="000000"/>
        </w:rPr>
        <w:t xml:space="preserve">You </w:t>
      </w:r>
      <w:r w:rsidR="00A40B75">
        <w:rPr>
          <w:rFonts w:eastAsia="Times New Roman" w:cstheme="minorHAnsi"/>
          <w:color w:val="000000"/>
        </w:rPr>
        <w:t xml:space="preserve">regain </w:t>
      </w:r>
      <w:r w:rsidRPr="000D5DB5">
        <w:rPr>
          <w:rFonts w:eastAsia="Times New Roman" w:cstheme="minorHAnsi"/>
          <w:color w:val="000000"/>
        </w:rPr>
        <w:t xml:space="preserve">1 hit point </w:t>
      </w:r>
      <w:r w:rsidR="00A40B75">
        <w:rPr>
          <w:rFonts w:eastAsia="Times New Roman" w:cstheme="minorHAnsi"/>
          <w:color w:val="000000"/>
        </w:rPr>
        <w:t>at the end of each hour, provided you have at least 1 hit point</w:t>
      </w:r>
      <w:r w:rsidR="00447F86">
        <w:rPr>
          <w:rFonts w:eastAsia="Times New Roman" w:cstheme="minorHAnsi"/>
          <w:color w:val="000000"/>
        </w:rPr>
        <w:t xml:space="preserve"> remaining</w:t>
      </w:r>
      <w:r w:rsidRPr="000D5DB5">
        <w:rPr>
          <w:rFonts w:eastAsia="Times New Roman" w:cstheme="minorHAnsi"/>
          <w:color w:val="000000"/>
        </w:rPr>
        <w:t xml:space="preserve">. </w:t>
      </w:r>
    </w:p>
    <w:p w14:paraId="47F64887" w14:textId="77777777" w:rsidR="001507E7" w:rsidRDefault="00B93648" w:rsidP="003C4628">
      <w:pPr>
        <w:numPr>
          <w:ilvl w:val="0"/>
          <w:numId w:val="37"/>
        </w:numPr>
        <w:ind w:left="0" w:firstLine="0"/>
        <w:contextualSpacing/>
        <w:textAlignment w:val="baseline"/>
        <w:rPr>
          <w:rFonts w:eastAsia="Times New Roman" w:cstheme="minorHAnsi"/>
          <w:color w:val="000000"/>
        </w:rPr>
      </w:pPr>
      <w:r w:rsidRPr="000D5DB5">
        <w:rPr>
          <w:rFonts w:eastAsia="Times New Roman" w:cstheme="minorHAnsi"/>
          <w:color w:val="000000"/>
        </w:rPr>
        <w:t>You regenerate lost limbs</w:t>
      </w:r>
      <w:r>
        <w:rPr>
          <w:rFonts w:eastAsia="Times New Roman" w:cstheme="minorHAnsi"/>
          <w:color w:val="000000"/>
        </w:rPr>
        <w:t xml:space="preserve"> in three days instead of one week</w:t>
      </w:r>
      <w:r w:rsidRPr="000D5DB5">
        <w:rPr>
          <w:rFonts w:eastAsia="Times New Roman" w:cstheme="minorHAnsi"/>
          <w:color w:val="000000"/>
        </w:rPr>
        <w:t>, unless they were taken willingly (such as to escape bonds), or if they are cauterized.</w:t>
      </w:r>
    </w:p>
    <w:p w14:paraId="4E492DE5" w14:textId="77777777" w:rsidR="001507E7" w:rsidRDefault="001507E7">
      <w:pPr>
        <w:contextualSpacing/>
        <w:textAlignment w:val="baseline"/>
        <w:rPr>
          <w:rFonts w:eastAsia="Times New Roman" w:cstheme="minorHAnsi"/>
          <w:color w:val="000000"/>
        </w:rPr>
      </w:pPr>
    </w:p>
    <w:p w14:paraId="687295A3" w14:textId="77777777" w:rsidR="007B6021" w:rsidRPr="007B6021" w:rsidRDefault="007B6021" w:rsidP="007B6021">
      <w:pPr>
        <w:contextualSpacing/>
        <w:textAlignment w:val="baseline"/>
        <w:rPr>
          <w:rFonts w:eastAsia="Times New Roman" w:cstheme="minorHAnsi"/>
          <w:b/>
          <w:bCs/>
          <w:color w:val="000000"/>
        </w:rPr>
      </w:pPr>
      <w:r w:rsidRPr="007B6021">
        <w:rPr>
          <w:rFonts w:eastAsia="Times New Roman" w:cstheme="minorHAnsi"/>
          <w:b/>
          <w:bCs/>
          <w:color w:val="000000"/>
        </w:rPr>
        <w:t>Shroud of the Ancients</w:t>
      </w:r>
    </w:p>
    <w:p w14:paraId="0EE37A31" w14:textId="77777777" w:rsidR="007B6021" w:rsidRPr="007B6021" w:rsidRDefault="007B6021" w:rsidP="007B6021">
      <w:pPr>
        <w:contextualSpacing/>
        <w:textAlignment w:val="baseline"/>
        <w:rPr>
          <w:rFonts w:eastAsia="Times New Roman" w:cstheme="minorHAnsi"/>
          <w:color w:val="000000"/>
        </w:rPr>
      </w:pPr>
      <w:r w:rsidRPr="007B6021">
        <w:rPr>
          <w:rFonts w:eastAsia="Times New Roman" w:cstheme="minorHAnsi"/>
          <w:b/>
          <w:bCs/>
          <w:color w:val="000000"/>
        </w:rPr>
        <w:t xml:space="preserve">Prerequisites: </w:t>
      </w:r>
      <w:r w:rsidRPr="007B6021">
        <w:rPr>
          <w:rFonts w:eastAsia="Times New Roman" w:cstheme="minorHAnsi"/>
          <w:color w:val="000000"/>
        </w:rPr>
        <w:t xml:space="preserve">Night Elf </w:t>
      </w:r>
      <w:r>
        <w:rPr>
          <w:rFonts w:eastAsia="Times New Roman" w:cstheme="minorHAnsi"/>
          <w:color w:val="000000"/>
        </w:rPr>
        <w:t>race</w:t>
      </w:r>
    </w:p>
    <w:p w14:paraId="47D35376" w14:textId="77777777" w:rsidR="007B6021" w:rsidRPr="007B6021" w:rsidRDefault="007B6021" w:rsidP="007B6021">
      <w:pPr>
        <w:contextualSpacing/>
        <w:textAlignment w:val="baseline"/>
        <w:rPr>
          <w:rFonts w:eastAsia="Times New Roman" w:cstheme="minorHAnsi"/>
          <w:color w:val="000000"/>
        </w:rPr>
      </w:pPr>
      <w:r w:rsidRPr="007B6021">
        <w:rPr>
          <w:rFonts w:eastAsia="Times New Roman" w:cstheme="minorHAnsi"/>
          <w:color w:val="000000"/>
        </w:rPr>
        <w:t xml:space="preserve">Your link to the ancients increases in strength. </w:t>
      </w:r>
      <w:r>
        <w:rPr>
          <w:rFonts w:eastAsia="Times New Roman" w:cstheme="minorHAnsi"/>
          <w:color w:val="000000"/>
        </w:rPr>
        <w:t xml:space="preserve">The ancients grant their blessing </w:t>
      </w:r>
      <w:r>
        <w:rPr>
          <w:rFonts w:eastAsia="Times New Roman" w:cstheme="minorHAnsi"/>
          <w:color w:val="000000"/>
        </w:rPr>
        <w:lastRenderedPageBreak/>
        <w:t>upon you, granting you the following abilities.</w:t>
      </w:r>
    </w:p>
    <w:p w14:paraId="1135AF69" w14:textId="77777777" w:rsidR="007B6021" w:rsidRPr="007B6021" w:rsidRDefault="007B6021" w:rsidP="003C4628">
      <w:pPr>
        <w:numPr>
          <w:ilvl w:val="0"/>
          <w:numId w:val="64"/>
        </w:numPr>
        <w:contextualSpacing/>
        <w:textAlignment w:val="baseline"/>
        <w:rPr>
          <w:rFonts w:eastAsia="Times New Roman" w:cstheme="minorHAnsi"/>
          <w:color w:val="000000"/>
        </w:rPr>
      </w:pPr>
      <w:r w:rsidRPr="007B6021">
        <w:rPr>
          <w:rFonts w:eastAsia="Times New Roman" w:cstheme="minorHAnsi"/>
          <w:color w:val="000000"/>
        </w:rPr>
        <w:t>You may Dash as a bonus action when you are not in bright light</w:t>
      </w:r>
      <w:r>
        <w:rPr>
          <w:rFonts w:eastAsia="Times New Roman" w:cstheme="minorHAnsi"/>
          <w:color w:val="000000"/>
        </w:rPr>
        <w:t>.</w:t>
      </w:r>
    </w:p>
    <w:p w14:paraId="539704F1" w14:textId="77777777" w:rsidR="007B6021" w:rsidRPr="007B6021" w:rsidRDefault="007B6021" w:rsidP="003C4628">
      <w:pPr>
        <w:numPr>
          <w:ilvl w:val="0"/>
          <w:numId w:val="64"/>
        </w:numPr>
        <w:contextualSpacing/>
        <w:textAlignment w:val="baseline"/>
        <w:rPr>
          <w:rFonts w:eastAsia="Times New Roman" w:cstheme="minorHAnsi"/>
          <w:color w:val="000000"/>
        </w:rPr>
      </w:pPr>
      <w:r w:rsidRPr="007B6021">
        <w:rPr>
          <w:rFonts w:eastAsia="Times New Roman" w:cstheme="minorHAnsi"/>
          <w:color w:val="000000"/>
        </w:rPr>
        <w:t xml:space="preserve">Your Shadowmeld ability instead </w:t>
      </w:r>
      <w:r>
        <w:rPr>
          <w:rFonts w:eastAsia="Times New Roman" w:cstheme="minorHAnsi"/>
          <w:color w:val="000000"/>
        </w:rPr>
        <w:t>grants you concealment</w:t>
      </w:r>
      <w:r w:rsidRPr="007B6021">
        <w:rPr>
          <w:rFonts w:eastAsia="Times New Roman" w:cstheme="minorHAnsi"/>
          <w:color w:val="000000"/>
        </w:rPr>
        <w:t xml:space="preserve">. This requires you to remain in the same circumstances that allow Shadowmeld, and cannot be used twice in the same minute. </w:t>
      </w:r>
    </w:p>
    <w:p w14:paraId="63A57B6C" w14:textId="77777777" w:rsidR="007B6021" w:rsidRPr="007B6021" w:rsidRDefault="007B6021" w:rsidP="003C4628">
      <w:pPr>
        <w:numPr>
          <w:ilvl w:val="0"/>
          <w:numId w:val="64"/>
        </w:numPr>
        <w:contextualSpacing/>
        <w:textAlignment w:val="baseline"/>
        <w:rPr>
          <w:rFonts w:eastAsia="Times New Roman" w:cstheme="minorHAnsi"/>
          <w:color w:val="000000"/>
        </w:rPr>
      </w:pPr>
      <w:r w:rsidRPr="007B6021">
        <w:rPr>
          <w:rFonts w:eastAsia="Times New Roman" w:cstheme="minorHAnsi"/>
          <w:color w:val="000000"/>
        </w:rPr>
        <w:t xml:space="preserve">You may invoke the blessings of the ancients to cast the </w:t>
      </w:r>
      <w:r w:rsidRPr="007B6021">
        <w:rPr>
          <w:rFonts w:eastAsia="Times New Roman" w:cstheme="minorHAnsi"/>
          <w:i/>
          <w:iCs/>
          <w:color w:val="000000"/>
        </w:rPr>
        <w:t xml:space="preserve">disguise self </w:t>
      </w:r>
      <w:r w:rsidRPr="007B6021">
        <w:rPr>
          <w:rFonts w:eastAsia="Times New Roman" w:cstheme="minorHAnsi"/>
          <w:color w:val="000000"/>
        </w:rPr>
        <w:t>spell once per short rest. This can be invoked only in a place where your Shadowmeld could be used</w:t>
      </w:r>
      <w:r>
        <w:rPr>
          <w:rFonts w:eastAsia="Times New Roman" w:cstheme="minorHAnsi"/>
          <w:color w:val="000000"/>
        </w:rPr>
        <w:t>, but can be maintained when leaving such areas</w:t>
      </w:r>
      <w:r w:rsidRPr="007B6021">
        <w:rPr>
          <w:rFonts w:eastAsia="Times New Roman" w:cstheme="minorHAnsi"/>
          <w:color w:val="000000"/>
        </w:rPr>
        <w:t xml:space="preserve">. </w:t>
      </w:r>
    </w:p>
    <w:p w14:paraId="5E7CD153" w14:textId="77777777" w:rsidR="007B6021" w:rsidRPr="000D5DB5" w:rsidRDefault="007B6021">
      <w:pPr>
        <w:contextualSpacing/>
        <w:textAlignment w:val="baseline"/>
        <w:rPr>
          <w:rFonts w:eastAsia="Times New Roman" w:cstheme="minorHAnsi"/>
          <w:color w:val="000000"/>
        </w:rPr>
      </w:pPr>
    </w:p>
    <w:p w14:paraId="757736FD" w14:textId="77777777" w:rsidR="00B93648" w:rsidRPr="000D5DB5" w:rsidRDefault="00B93648">
      <w:pPr>
        <w:contextualSpacing/>
        <w:rPr>
          <w:rFonts w:eastAsia="Times New Roman" w:cstheme="minorHAnsi"/>
        </w:rPr>
      </w:pPr>
      <w:r w:rsidRPr="000D5DB5">
        <w:rPr>
          <w:rFonts w:eastAsia="Times New Roman" w:cstheme="minorHAnsi"/>
          <w:b/>
          <w:bCs/>
          <w:color w:val="000000"/>
        </w:rPr>
        <w:t>Spell Strike [Strike]</w:t>
      </w:r>
    </w:p>
    <w:p w14:paraId="79857FF1" w14:textId="77777777" w:rsidR="00B93648" w:rsidRPr="000D5DB5" w:rsidRDefault="00B93648" w:rsidP="008E6C99">
      <w:pPr>
        <w:contextualSpacing/>
        <w:rPr>
          <w:rFonts w:eastAsia="Times New Roman" w:cstheme="minorHAnsi"/>
        </w:rPr>
      </w:pPr>
      <w:r w:rsidRPr="000D5DB5">
        <w:rPr>
          <w:rFonts w:eastAsia="Times New Roman" w:cstheme="minorHAnsi"/>
          <w:color w:val="000000"/>
        </w:rPr>
        <w:t xml:space="preserve">When you make a melee or ranged </w:t>
      </w:r>
      <w:r w:rsidR="00B961E1">
        <w:rPr>
          <w:rFonts w:eastAsia="Times New Roman" w:cstheme="minorHAnsi"/>
          <w:color w:val="000000"/>
        </w:rPr>
        <w:t xml:space="preserve">weapon </w:t>
      </w:r>
      <w:r w:rsidRPr="000D5DB5">
        <w:rPr>
          <w:rFonts w:eastAsia="Times New Roman" w:cstheme="minorHAnsi"/>
          <w:color w:val="000000"/>
        </w:rPr>
        <w:t xml:space="preserve">attack, you may use </w:t>
      </w:r>
      <w:r w:rsidR="008E6C99">
        <w:rPr>
          <w:rFonts w:eastAsia="Times New Roman" w:cstheme="minorHAnsi"/>
          <w:color w:val="000000"/>
        </w:rPr>
        <w:t>a</w:t>
      </w:r>
      <w:r w:rsidRPr="000D5DB5">
        <w:rPr>
          <w:rFonts w:eastAsia="Times New Roman" w:cstheme="minorHAnsi"/>
          <w:color w:val="000000"/>
        </w:rPr>
        <w:t xml:space="preserve"> bonus action to apply the effects of a direct-target spell to the struck creature. The spell targets the creature struck, and cannot target anyone else, such as you, an area, or an adjacent creature. The creature is still entitled a saving throw if the spell allows it, but if the spell targets AC, the effect does not call for another roll. </w:t>
      </w:r>
    </w:p>
    <w:p w14:paraId="118A4075" w14:textId="77777777" w:rsidR="001019DF" w:rsidRDefault="00B93648">
      <w:pPr>
        <w:contextualSpacing/>
        <w:rPr>
          <w:rFonts w:eastAsia="Times New Roman" w:cstheme="minorHAnsi"/>
          <w:color w:val="000000"/>
        </w:rPr>
      </w:pPr>
      <w:r w:rsidRPr="000D5DB5">
        <w:rPr>
          <w:rFonts w:eastAsia="Times New Roman" w:cstheme="minorHAnsi"/>
          <w:color w:val="000000"/>
        </w:rPr>
        <w:t>This is declared before the strike is made,</w:t>
      </w:r>
      <w:r>
        <w:rPr>
          <w:rFonts w:eastAsia="Times New Roman" w:cstheme="minorHAnsi"/>
          <w:color w:val="000000"/>
        </w:rPr>
        <w:t xml:space="preserve"> </w:t>
      </w:r>
      <w:r w:rsidRPr="000D5DB5">
        <w:rPr>
          <w:rFonts w:eastAsia="Times New Roman" w:cstheme="minorHAnsi"/>
          <w:color w:val="000000"/>
        </w:rPr>
        <w:t xml:space="preserve">and a spell that is designated to discharge is lost harmlessly if the attack fails. </w:t>
      </w:r>
      <w:r w:rsidR="00A95BF0">
        <w:rPr>
          <w:rFonts w:eastAsia="Times New Roman" w:cstheme="minorHAnsi"/>
          <w:color w:val="000000"/>
        </w:rPr>
        <w:t xml:space="preserve">The range of the spell increases to become the range of the attack (a </w:t>
      </w:r>
      <w:r w:rsidR="00A95BF0" w:rsidRPr="00A95BF0">
        <w:rPr>
          <w:rFonts w:eastAsia="Times New Roman" w:cstheme="minorHAnsi"/>
          <w:i/>
          <w:iCs/>
          <w:color w:val="000000"/>
        </w:rPr>
        <w:t>shocking grasp</w:t>
      </w:r>
      <w:r w:rsidR="00A95BF0">
        <w:rPr>
          <w:rFonts w:eastAsia="Times New Roman" w:cstheme="minorHAnsi"/>
          <w:color w:val="000000"/>
        </w:rPr>
        <w:t xml:space="preserve"> spell cast through a spell strike via an arrow will deal damage normally if the hit lands). </w:t>
      </w:r>
    </w:p>
    <w:p w14:paraId="7FD77E60" w14:textId="77777777" w:rsidR="001019DF" w:rsidRDefault="001019DF">
      <w:pPr>
        <w:contextualSpacing/>
        <w:rPr>
          <w:rFonts w:eastAsia="Times New Roman" w:cstheme="minorHAnsi"/>
          <w:color w:val="000000"/>
        </w:rPr>
      </w:pPr>
      <w:r>
        <w:rPr>
          <w:rFonts w:eastAsia="Times New Roman" w:cstheme="minorHAnsi"/>
          <w:color w:val="000000"/>
        </w:rPr>
        <w:t>The extra spell damage is not increased if the attack is a critical hit.</w:t>
      </w:r>
    </w:p>
    <w:p w14:paraId="091819B8" w14:textId="77777777" w:rsidR="00B93648" w:rsidRPr="000D5DB5" w:rsidRDefault="00B93648">
      <w:pPr>
        <w:contextualSpacing/>
        <w:rPr>
          <w:rFonts w:eastAsia="Times New Roman" w:cstheme="minorHAnsi"/>
        </w:rPr>
      </w:pPr>
      <w:r w:rsidRPr="000D5DB5">
        <w:rPr>
          <w:rFonts w:eastAsia="Times New Roman" w:cstheme="minorHAnsi"/>
          <w:color w:val="000000"/>
        </w:rPr>
        <w:t xml:space="preserve">This </w:t>
      </w:r>
      <w:r w:rsidR="00A95BF0">
        <w:rPr>
          <w:rFonts w:eastAsia="Times New Roman" w:cstheme="minorHAnsi"/>
          <w:color w:val="000000"/>
        </w:rPr>
        <w:t xml:space="preserve">feat </w:t>
      </w:r>
      <w:r w:rsidRPr="000D5DB5">
        <w:rPr>
          <w:rFonts w:eastAsia="Times New Roman" w:cstheme="minorHAnsi"/>
          <w:color w:val="000000"/>
        </w:rPr>
        <w:t xml:space="preserve">cannot be applied to a strike spell. </w:t>
      </w:r>
    </w:p>
    <w:p w14:paraId="7C9F7099" w14:textId="77777777" w:rsidR="00B93648" w:rsidRPr="000D5DB5" w:rsidRDefault="00B93648">
      <w:pPr>
        <w:contextualSpacing/>
        <w:textAlignment w:val="baseline"/>
        <w:rPr>
          <w:rFonts w:eastAsia="Times New Roman" w:cstheme="minorHAnsi"/>
          <w:color w:val="000000"/>
        </w:rPr>
      </w:pPr>
    </w:p>
    <w:p w14:paraId="0BAF85BC" w14:textId="77777777" w:rsidR="00B93648" w:rsidRPr="000D5DB5" w:rsidRDefault="00B93648">
      <w:pPr>
        <w:contextualSpacing/>
        <w:textAlignment w:val="baseline"/>
        <w:rPr>
          <w:rFonts w:eastAsia="Times New Roman" w:cstheme="minorHAnsi"/>
          <w:b/>
          <w:bCs/>
          <w:color w:val="000000"/>
        </w:rPr>
      </w:pPr>
      <w:r w:rsidRPr="000D5DB5">
        <w:rPr>
          <w:rFonts w:eastAsia="Times New Roman" w:cstheme="minorHAnsi"/>
          <w:b/>
          <w:bCs/>
          <w:color w:val="000000"/>
        </w:rPr>
        <w:t>Spell Stance [Stance]</w:t>
      </w:r>
    </w:p>
    <w:p w14:paraId="67AA435A" w14:textId="77777777" w:rsidR="007B6021" w:rsidRDefault="007B6021">
      <w:pPr>
        <w:contextualSpacing/>
        <w:textAlignment w:val="baseline"/>
        <w:rPr>
          <w:rFonts w:eastAsia="Times New Roman" w:cstheme="minorHAnsi"/>
          <w:color w:val="000000"/>
        </w:rPr>
      </w:pPr>
      <w:r>
        <w:rPr>
          <w:rFonts w:eastAsia="Times New Roman" w:cstheme="minorHAnsi"/>
          <w:color w:val="000000"/>
        </w:rPr>
        <w:t xml:space="preserve">As a bonus action, you may enter a spell stance. As part of entering this stance, you may cast a spell on yourself, so long as the spell’s original casting time is equal to one action or is shorter. </w:t>
      </w:r>
    </w:p>
    <w:p w14:paraId="09E6CD88" w14:textId="77777777" w:rsidR="007B6021" w:rsidRDefault="007B6021">
      <w:pPr>
        <w:contextualSpacing/>
        <w:textAlignment w:val="baseline"/>
        <w:rPr>
          <w:rFonts w:eastAsia="Times New Roman" w:cstheme="minorHAnsi"/>
          <w:color w:val="000000"/>
        </w:rPr>
      </w:pPr>
      <w:r>
        <w:rPr>
          <w:rFonts w:eastAsia="Times New Roman" w:cstheme="minorHAnsi"/>
          <w:color w:val="000000"/>
        </w:rPr>
        <w:t xml:space="preserve">So long as you remain in the spell stance, the spell remains active, up to its normal duration or ending parameters. </w:t>
      </w:r>
    </w:p>
    <w:p w14:paraId="76679B37" w14:textId="25FF90D4" w:rsidR="007B6021" w:rsidRDefault="00B93648" w:rsidP="00C82D21">
      <w:pPr>
        <w:contextualSpacing/>
        <w:textAlignment w:val="baseline"/>
        <w:rPr>
          <w:rFonts w:eastAsia="Times New Roman" w:cstheme="minorHAnsi"/>
          <w:color w:val="000000"/>
        </w:rPr>
        <w:pPrChange w:id="3706" w:author="Admin" w:date="2022-04-19T00:10:00Z">
          <w:pPr>
            <w:contextualSpacing/>
            <w:textAlignment w:val="baseline"/>
          </w:pPr>
        </w:pPrChange>
      </w:pPr>
      <w:r w:rsidRPr="000D5DB5">
        <w:rPr>
          <w:rFonts w:eastAsia="Times New Roman" w:cstheme="minorHAnsi"/>
          <w:color w:val="000000"/>
        </w:rPr>
        <w:lastRenderedPageBreak/>
        <w:t>The spell requires the normal mana cost or resources</w:t>
      </w:r>
      <w:r w:rsidR="007504E1">
        <w:rPr>
          <w:rFonts w:eastAsia="Times New Roman" w:cstheme="minorHAnsi"/>
          <w:color w:val="000000"/>
        </w:rPr>
        <w:t>, and must be a spell that can target you or a touched creature</w:t>
      </w:r>
      <w:r w:rsidRPr="000D5DB5">
        <w:rPr>
          <w:rFonts w:eastAsia="Times New Roman" w:cstheme="minorHAnsi"/>
          <w:color w:val="000000"/>
        </w:rPr>
        <w:t xml:space="preserve">. </w:t>
      </w:r>
      <w:r w:rsidR="007B6021">
        <w:rPr>
          <w:rFonts w:eastAsia="Times New Roman" w:cstheme="minorHAnsi"/>
          <w:color w:val="000000"/>
        </w:rPr>
        <w:t xml:space="preserve">If the spell is an </w:t>
      </w:r>
      <w:del w:id="3707" w:author="Admin" w:date="2022-04-19T00:10:00Z">
        <w:r w:rsidR="007B6021" w:rsidDel="00C82D21">
          <w:rPr>
            <w:rFonts w:eastAsia="Times New Roman" w:cstheme="minorHAnsi"/>
            <w:color w:val="000000"/>
          </w:rPr>
          <w:delText xml:space="preserve">instantons </w:delText>
        </w:r>
      </w:del>
      <w:ins w:id="3708" w:author="Admin" w:date="2022-04-19T00:10:00Z">
        <w:r w:rsidR="00C82D21" w:rsidRPr="00C82D21">
          <w:rPr>
            <w:rFonts w:eastAsia="Times New Roman" w:cstheme="minorHAnsi"/>
            <w:color w:val="000000"/>
          </w:rPr>
          <w:t xml:space="preserve">instantaneous </w:t>
        </w:r>
      </w:ins>
      <w:r w:rsidR="007B6021">
        <w:rPr>
          <w:rFonts w:eastAsia="Times New Roman" w:cstheme="minorHAnsi"/>
          <w:color w:val="000000"/>
        </w:rPr>
        <w:t xml:space="preserve">spell, you may cast it on yourself again as a bonus action in the next round so long as you remain in the stance. </w:t>
      </w:r>
    </w:p>
    <w:p w14:paraId="7FBA91C0" w14:textId="77777777" w:rsidR="00B93648" w:rsidRPr="000D5DB5" w:rsidRDefault="00A95BF0" w:rsidP="00792582">
      <w:pPr>
        <w:contextualSpacing/>
        <w:textAlignment w:val="baseline"/>
        <w:rPr>
          <w:rFonts w:eastAsia="Times New Roman" w:cstheme="minorHAnsi"/>
          <w:color w:val="000000"/>
        </w:rPr>
      </w:pPr>
      <w:r>
        <w:rPr>
          <w:rFonts w:eastAsia="Times New Roman" w:cstheme="minorHAnsi"/>
          <w:color w:val="000000"/>
        </w:rPr>
        <w:t xml:space="preserve">Only you benefit from the spell woven into the stance, even if the spell was originally an area spell or a spell that affects multiple targets (in which case you are the only available target). If you enter a different stance, all the benefits of the spell stance end prematurely (as if the duration ended or as if you lost concentration, whichever appropriate). </w:t>
      </w:r>
    </w:p>
    <w:p w14:paraId="33766DDC" w14:textId="77777777" w:rsidR="00B93648" w:rsidRDefault="00B93648" w:rsidP="007504E1">
      <w:pPr>
        <w:contextualSpacing/>
        <w:textAlignment w:val="baseline"/>
        <w:rPr>
          <w:rFonts w:eastAsia="Times New Roman" w:cstheme="minorHAnsi"/>
          <w:color w:val="000000"/>
        </w:rPr>
      </w:pPr>
      <w:r w:rsidRPr="000D5DB5">
        <w:rPr>
          <w:rFonts w:eastAsia="Times New Roman" w:cstheme="minorHAnsi"/>
          <w:color w:val="000000"/>
        </w:rPr>
        <w:t xml:space="preserve">Examples </w:t>
      </w:r>
      <w:r w:rsidR="007504E1">
        <w:rPr>
          <w:rFonts w:eastAsia="Times New Roman" w:cstheme="minorHAnsi"/>
          <w:color w:val="000000"/>
        </w:rPr>
        <w:t xml:space="preserve">for such uses </w:t>
      </w:r>
      <w:r w:rsidRPr="000D5DB5">
        <w:rPr>
          <w:rFonts w:eastAsia="Times New Roman" w:cstheme="minorHAnsi"/>
          <w:color w:val="000000"/>
        </w:rPr>
        <w:t xml:space="preserve">are </w:t>
      </w:r>
      <w:r w:rsidR="007504E1">
        <w:rPr>
          <w:rFonts w:eastAsia="Times New Roman" w:cstheme="minorHAnsi"/>
          <w:color w:val="000000"/>
        </w:rPr>
        <w:t xml:space="preserve">the </w:t>
      </w:r>
      <w:r w:rsidR="007504E1" w:rsidRPr="007504E1">
        <w:rPr>
          <w:rFonts w:eastAsia="Times New Roman" w:cstheme="minorHAnsi"/>
          <w:i/>
          <w:iCs/>
          <w:color w:val="000000"/>
        </w:rPr>
        <w:t>h</w:t>
      </w:r>
      <w:r w:rsidRPr="007504E1">
        <w:rPr>
          <w:rFonts w:eastAsia="Times New Roman" w:cstheme="minorHAnsi"/>
          <w:i/>
          <w:iCs/>
          <w:color w:val="000000"/>
        </w:rPr>
        <w:t xml:space="preserve">oly </w:t>
      </w:r>
      <w:r w:rsidR="007504E1" w:rsidRPr="007504E1">
        <w:rPr>
          <w:rFonts w:eastAsia="Times New Roman" w:cstheme="minorHAnsi"/>
          <w:i/>
          <w:iCs/>
          <w:color w:val="000000"/>
        </w:rPr>
        <w:t>l</w:t>
      </w:r>
      <w:r w:rsidRPr="007504E1">
        <w:rPr>
          <w:rFonts w:eastAsia="Times New Roman" w:cstheme="minorHAnsi"/>
          <w:i/>
          <w:iCs/>
          <w:color w:val="000000"/>
        </w:rPr>
        <w:t>ight</w:t>
      </w:r>
      <w:r w:rsidR="007504E1">
        <w:t xml:space="preserve"> spell to heal yourself, </w:t>
      </w:r>
      <w:r w:rsidR="007B6021">
        <w:t xml:space="preserve">the </w:t>
      </w:r>
      <w:r w:rsidR="007B6021">
        <w:rPr>
          <w:i/>
          <w:iCs/>
        </w:rPr>
        <w:t xml:space="preserve">blade ward </w:t>
      </w:r>
      <w:r w:rsidR="007B6021">
        <w:t xml:space="preserve">spell to ward off weapon strikes, or the general ‘buff spells’ such as </w:t>
      </w:r>
      <w:r w:rsidR="007504E1" w:rsidRPr="007504E1">
        <w:rPr>
          <w:rFonts w:eastAsia="Times New Roman" w:cstheme="minorHAnsi"/>
          <w:i/>
          <w:iCs/>
          <w:color w:val="000000"/>
        </w:rPr>
        <w:t>s</w:t>
      </w:r>
      <w:r w:rsidRPr="007504E1">
        <w:rPr>
          <w:rFonts w:eastAsia="Times New Roman" w:cstheme="minorHAnsi"/>
          <w:i/>
          <w:iCs/>
          <w:color w:val="000000"/>
        </w:rPr>
        <w:t xml:space="preserve">ee </w:t>
      </w:r>
      <w:r w:rsidR="007504E1" w:rsidRPr="007504E1">
        <w:rPr>
          <w:rFonts w:eastAsia="Times New Roman" w:cstheme="minorHAnsi"/>
          <w:i/>
          <w:iCs/>
          <w:color w:val="000000"/>
        </w:rPr>
        <w:t>i</w:t>
      </w:r>
      <w:r w:rsidRPr="007504E1">
        <w:rPr>
          <w:rFonts w:eastAsia="Times New Roman" w:cstheme="minorHAnsi"/>
          <w:i/>
          <w:iCs/>
          <w:color w:val="000000"/>
        </w:rPr>
        <w:t xml:space="preserve">nvisibility, </w:t>
      </w:r>
      <w:r w:rsidR="007504E1" w:rsidRPr="007504E1">
        <w:rPr>
          <w:rFonts w:eastAsia="Times New Roman" w:cstheme="minorHAnsi"/>
          <w:i/>
          <w:iCs/>
          <w:color w:val="000000"/>
        </w:rPr>
        <w:t>h</w:t>
      </w:r>
      <w:r w:rsidRPr="007504E1">
        <w:rPr>
          <w:rFonts w:eastAsia="Times New Roman" w:cstheme="minorHAnsi"/>
          <w:i/>
          <w:iCs/>
          <w:color w:val="000000"/>
        </w:rPr>
        <w:t xml:space="preserve">aste, </w:t>
      </w:r>
      <w:r w:rsidR="007504E1" w:rsidRPr="007504E1">
        <w:rPr>
          <w:rFonts w:eastAsia="Times New Roman" w:cstheme="minorHAnsi"/>
          <w:i/>
          <w:iCs/>
          <w:color w:val="000000"/>
        </w:rPr>
        <w:t>t</w:t>
      </w:r>
      <w:r w:rsidRPr="007504E1">
        <w:rPr>
          <w:rFonts w:eastAsia="Times New Roman" w:cstheme="minorHAnsi"/>
          <w:i/>
          <w:iCs/>
          <w:color w:val="000000"/>
        </w:rPr>
        <w:t xml:space="preserve">ongues, </w:t>
      </w:r>
      <w:r w:rsidR="007B6021">
        <w:rPr>
          <w:rFonts w:eastAsia="Times New Roman" w:cstheme="minorHAnsi"/>
          <w:color w:val="000000"/>
        </w:rPr>
        <w:t xml:space="preserve">or </w:t>
      </w:r>
      <w:r w:rsidR="007504E1" w:rsidRPr="007504E1">
        <w:rPr>
          <w:rFonts w:eastAsia="Times New Roman" w:cstheme="minorHAnsi"/>
          <w:i/>
          <w:iCs/>
          <w:color w:val="000000"/>
        </w:rPr>
        <w:t>s</w:t>
      </w:r>
      <w:r w:rsidR="00792582" w:rsidRPr="007504E1">
        <w:rPr>
          <w:rFonts w:eastAsia="Times New Roman" w:cstheme="minorHAnsi"/>
          <w:i/>
          <w:iCs/>
          <w:color w:val="000000"/>
        </w:rPr>
        <w:t>hield</w:t>
      </w:r>
      <w:r w:rsidR="007504E1" w:rsidRPr="007504E1">
        <w:rPr>
          <w:rFonts w:eastAsia="Times New Roman" w:cstheme="minorHAnsi"/>
          <w:i/>
          <w:iCs/>
          <w:color w:val="000000"/>
        </w:rPr>
        <w:t xml:space="preserve"> of faith</w:t>
      </w:r>
      <w:r w:rsidRPr="000D5DB5">
        <w:rPr>
          <w:rFonts w:eastAsia="Times New Roman" w:cstheme="minorHAnsi"/>
          <w:color w:val="000000"/>
        </w:rPr>
        <w:t>.</w:t>
      </w:r>
      <w:r w:rsidR="007504E1">
        <w:rPr>
          <w:rFonts w:eastAsia="Times New Roman" w:cstheme="minorHAnsi"/>
          <w:color w:val="000000"/>
        </w:rPr>
        <w:t xml:space="preserve"> </w:t>
      </w:r>
    </w:p>
    <w:p w14:paraId="6161552E" w14:textId="77777777" w:rsidR="005F29AA" w:rsidRDefault="005F29AA" w:rsidP="005F29AA">
      <w:pPr>
        <w:contextualSpacing/>
        <w:textAlignment w:val="baseline"/>
        <w:rPr>
          <w:rFonts w:eastAsia="Times New Roman" w:cstheme="minorHAnsi"/>
          <w:color w:val="000000"/>
        </w:rPr>
      </w:pPr>
    </w:p>
    <w:p w14:paraId="6E0DB1C1" w14:textId="77777777" w:rsidR="005F29AA" w:rsidRPr="005F29AA" w:rsidRDefault="005F29AA" w:rsidP="005F29AA">
      <w:pPr>
        <w:contextualSpacing/>
        <w:textAlignment w:val="baseline"/>
        <w:rPr>
          <w:rFonts w:eastAsia="Times New Roman" w:cstheme="minorHAnsi"/>
          <w:b/>
          <w:bCs/>
          <w:color w:val="000000"/>
        </w:rPr>
      </w:pPr>
      <w:r w:rsidRPr="005F29AA">
        <w:rPr>
          <w:rFonts w:eastAsia="Times New Roman" w:cstheme="minorHAnsi"/>
          <w:b/>
          <w:bCs/>
          <w:color w:val="000000"/>
        </w:rPr>
        <w:t>Titan-Born</w:t>
      </w:r>
    </w:p>
    <w:p w14:paraId="1E693678" w14:textId="77777777" w:rsidR="005F29AA" w:rsidRPr="005F29AA" w:rsidRDefault="005F29AA" w:rsidP="005F29AA">
      <w:pPr>
        <w:contextualSpacing/>
        <w:textAlignment w:val="baseline"/>
        <w:rPr>
          <w:rFonts w:eastAsia="Times New Roman" w:cstheme="minorHAnsi"/>
          <w:color w:val="000000"/>
        </w:rPr>
      </w:pPr>
      <w:r w:rsidRPr="005F29AA">
        <w:rPr>
          <w:rFonts w:eastAsia="Times New Roman" w:cstheme="minorHAnsi"/>
          <w:b/>
          <w:bCs/>
          <w:color w:val="000000"/>
        </w:rPr>
        <w:t>Prerequisites:</w:t>
      </w:r>
      <w:r w:rsidRPr="005F29AA">
        <w:rPr>
          <w:rFonts w:eastAsia="Times New Roman" w:cstheme="minorHAnsi"/>
          <w:color w:val="000000"/>
        </w:rPr>
        <w:t xml:space="preserve"> Dwarf </w:t>
      </w:r>
      <w:r>
        <w:rPr>
          <w:rFonts w:eastAsia="Times New Roman" w:cstheme="minorHAnsi"/>
          <w:color w:val="000000"/>
        </w:rPr>
        <w:t>race</w:t>
      </w:r>
    </w:p>
    <w:p w14:paraId="455B6F16" w14:textId="77777777" w:rsidR="005F29AA" w:rsidRPr="005F29AA" w:rsidRDefault="005F29AA" w:rsidP="005F29AA">
      <w:pPr>
        <w:contextualSpacing/>
        <w:textAlignment w:val="baseline"/>
        <w:rPr>
          <w:rFonts w:eastAsia="Times New Roman" w:cstheme="minorHAnsi"/>
          <w:color w:val="000000"/>
        </w:rPr>
      </w:pPr>
      <w:r w:rsidRPr="005F29AA">
        <w:rPr>
          <w:rFonts w:eastAsia="Times New Roman" w:cstheme="minorHAnsi"/>
          <w:color w:val="000000"/>
        </w:rPr>
        <w:t>Your link to the ancient earthen</w:t>
      </w:r>
      <w:r w:rsidR="007B6021">
        <w:rPr>
          <w:rFonts w:eastAsia="Times New Roman" w:cstheme="minorHAnsi"/>
          <w:color w:val="000000"/>
        </w:rPr>
        <w:t xml:space="preserve"> and your titanic progenitors </w:t>
      </w:r>
      <w:r w:rsidR="008D19CD" w:rsidRPr="005F29AA">
        <w:rPr>
          <w:rFonts w:eastAsia="Times New Roman" w:cstheme="minorHAnsi"/>
          <w:color w:val="000000"/>
        </w:rPr>
        <w:t>increases</w:t>
      </w:r>
      <w:r w:rsidR="007B6021">
        <w:rPr>
          <w:rFonts w:eastAsia="Times New Roman" w:cstheme="minorHAnsi"/>
          <w:color w:val="000000"/>
        </w:rPr>
        <w:t xml:space="preserve"> in strength</w:t>
      </w:r>
      <w:r w:rsidRPr="005F29AA">
        <w:rPr>
          <w:rFonts w:eastAsia="Times New Roman" w:cstheme="minorHAnsi"/>
          <w:color w:val="000000"/>
        </w:rPr>
        <w:t>. Your skin is no longer strictly flesh, but acts as if malleable and flexible metal or stone. You gain the following abilities.</w:t>
      </w:r>
    </w:p>
    <w:p w14:paraId="5FC1827F" w14:textId="77777777" w:rsidR="005F29AA" w:rsidRPr="005F29AA" w:rsidRDefault="005F29AA" w:rsidP="003C4628">
      <w:pPr>
        <w:numPr>
          <w:ilvl w:val="0"/>
          <w:numId w:val="64"/>
        </w:numPr>
        <w:contextualSpacing/>
        <w:textAlignment w:val="baseline"/>
        <w:rPr>
          <w:rFonts w:eastAsia="Times New Roman" w:cstheme="minorHAnsi"/>
          <w:color w:val="000000"/>
        </w:rPr>
      </w:pPr>
      <w:r w:rsidRPr="005F29AA">
        <w:rPr>
          <w:rFonts w:eastAsia="Times New Roman" w:cstheme="minorHAnsi"/>
          <w:color w:val="000000"/>
        </w:rPr>
        <w:t xml:space="preserve">You may use your Stoneform ability up to three times before a rest. </w:t>
      </w:r>
    </w:p>
    <w:p w14:paraId="1DB8245F" w14:textId="77777777" w:rsidR="005F29AA" w:rsidRPr="005F29AA" w:rsidRDefault="005F29AA" w:rsidP="003C4628">
      <w:pPr>
        <w:numPr>
          <w:ilvl w:val="0"/>
          <w:numId w:val="64"/>
        </w:numPr>
        <w:contextualSpacing/>
        <w:textAlignment w:val="baseline"/>
        <w:rPr>
          <w:rFonts w:eastAsia="Times New Roman" w:cstheme="minorHAnsi"/>
          <w:color w:val="000000"/>
        </w:rPr>
      </w:pPr>
      <w:r w:rsidRPr="005F29AA">
        <w:rPr>
          <w:rFonts w:eastAsia="Times New Roman" w:cstheme="minorHAnsi"/>
          <w:color w:val="000000"/>
        </w:rPr>
        <w:t>You are immune to the petrified condition, and can hold your breath up to 15 minutes</w:t>
      </w:r>
    </w:p>
    <w:p w14:paraId="3C580902" w14:textId="77777777" w:rsidR="005F29AA" w:rsidRPr="005F29AA" w:rsidRDefault="005F29AA" w:rsidP="00300E71">
      <w:pPr>
        <w:numPr>
          <w:ilvl w:val="0"/>
          <w:numId w:val="64"/>
        </w:numPr>
        <w:contextualSpacing/>
        <w:textAlignment w:val="baseline"/>
        <w:rPr>
          <w:rFonts w:eastAsia="Times New Roman" w:cstheme="minorHAnsi"/>
          <w:color w:val="000000"/>
        </w:rPr>
      </w:pPr>
      <w:r w:rsidRPr="005F29AA">
        <w:rPr>
          <w:rFonts w:eastAsia="Times New Roman" w:cstheme="minorHAnsi"/>
          <w:color w:val="000000"/>
        </w:rPr>
        <w:lastRenderedPageBreak/>
        <w:t xml:space="preserve">You know the </w:t>
      </w:r>
      <w:r w:rsidRPr="005F29AA">
        <w:rPr>
          <w:rFonts w:eastAsia="Times New Roman" w:cstheme="minorHAnsi"/>
          <w:i/>
          <w:iCs/>
          <w:color w:val="000000"/>
        </w:rPr>
        <w:t>mold earth</w:t>
      </w:r>
      <w:r w:rsidRPr="005F29AA">
        <w:rPr>
          <w:rFonts w:eastAsia="Times New Roman" w:cstheme="minorHAnsi"/>
          <w:color w:val="000000"/>
        </w:rPr>
        <w:t xml:space="preserve"> cantrip and can cast it normally (caster level equal to your character level). When you reach 3rd level, you can also cast </w:t>
      </w:r>
      <w:del w:id="3709" w:author="Admin" w:date="2021-02-13T18:30:00Z">
        <w:r w:rsidRPr="005F29AA" w:rsidDel="00752E53">
          <w:rPr>
            <w:rFonts w:eastAsia="Times New Roman" w:cstheme="minorHAnsi"/>
            <w:i/>
            <w:iCs/>
            <w:color w:val="000000"/>
          </w:rPr>
          <w:delText>thunderstorm</w:delText>
        </w:r>
        <w:r w:rsidRPr="005F29AA" w:rsidDel="00752E53">
          <w:rPr>
            <w:rFonts w:eastAsia="Times New Roman" w:cstheme="minorHAnsi"/>
            <w:color w:val="000000"/>
          </w:rPr>
          <w:delText xml:space="preserve"> </w:delText>
        </w:r>
      </w:del>
      <w:ins w:id="3710" w:author="Admin" w:date="2021-02-13T18:30:00Z">
        <w:r w:rsidR="00752E53">
          <w:rPr>
            <w:rFonts w:eastAsia="Times New Roman" w:cstheme="minorHAnsi"/>
            <w:i/>
            <w:iCs/>
            <w:color w:val="000000"/>
          </w:rPr>
          <w:t>thunderwave</w:t>
        </w:r>
        <w:r w:rsidR="00752E53" w:rsidRPr="005F29AA">
          <w:rPr>
            <w:rFonts w:eastAsia="Times New Roman" w:cstheme="minorHAnsi"/>
            <w:color w:val="000000"/>
          </w:rPr>
          <w:t xml:space="preserve"> </w:t>
        </w:r>
      </w:ins>
      <w:r w:rsidRPr="005F29AA">
        <w:rPr>
          <w:rFonts w:eastAsia="Times New Roman" w:cstheme="minorHAnsi"/>
          <w:color w:val="000000"/>
        </w:rPr>
        <w:t xml:space="preserve">as a 1st level spell. When you reach 5th level, you can also cast the </w:t>
      </w:r>
      <w:r w:rsidRPr="005F29AA">
        <w:rPr>
          <w:rFonts w:eastAsia="Times New Roman" w:cstheme="minorHAnsi"/>
          <w:i/>
          <w:iCs/>
          <w:color w:val="000000"/>
        </w:rPr>
        <w:t>earthen grasp</w:t>
      </w:r>
      <w:r w:rsidRPr="005F29AA">
        <w:rPr>
          <w:rFonts w:eastAsia="Times New Roman" w:cstheme="minorHAnsi"/>
          <w:color w:val="000000"/>
        </w:rPr>
        <w:t xml:space="preserve"> spell as a 2nd level spell. </w:t>
      </w:r>
    </w:p>
    <w:p w14:paraId="185E69EB" w14:textId="77777777" w:rsidR="005F29AA" w:rsidRPr="005F29AA" w:rsidRDefault="005F29AA" w:rsidP="005F29AA">
      <w:pPr>
        <w:contextualSpacing/>
        <w:textAlignment w:val="baseline"/>
        <w:rPr>
          <w:rFonts w:eastAsia="Times New Roman" w:cstheme="minorHAnsi"/>
          <w:color w:val="000000"/>
        </w:rPr>
      </w:pPr>
      <w:r w:rsidRPr="005F29AA">
        <w:rPr>
          <w:rFonts w:eastAsia="Times New Roman" w:cstheme="minorHAnsi"/>
          <w:color w:val="000000"/>
        </w:rPr>
        <w:t>Charisma is your spellcasting ability for these spells, and you use your mana pool for these abilities (even if you are not normally a spellcaster). While you use such abilities (and after using them for one hour), your skin glows a pale blue. If you can already cast such spells (and have a sufficiently high caster level), they are always prepared for free.</w:t>
      </w:r>
    </w:p>
    <w:p w14:paraId="79122E31" w14:textId="77777777" w:rsidR="005F29AA" w:rsidRDefault="005F29AA" w:rsidP="00300E71">
      <w:pPr>
        <w:contextualSpacing/>
        <w:textAlignment w:val="baseline"/>
        <w:rPr>
          <w:rFonts w:eastAsia="Times New Roman" w:cstheme="minorHAnsi"/>
          <w:color w:val="000000"/>
        </w:rPr>
      </w:pPr>
      <w:r w:rsidRPr="005F29AA">
        <w:rPr>
          <w:rFonts w:eastAsia="Times New Roman" w:cstheme="minorHAnsi"/>
          <w:i/>
          <w:iCs/>
          <w:color w:val="000000"/>
        </w:rPr>
        <w:t xml:space="preserve">Special. </w:t>
      </w:r>
      <w:r w:rsidRPr="005F29AA">
        <w:rPr>
          <w:rFonts w:eastAsia="Times New Roman" w:cstheme="minorHAnsi"/>
          <w:color w:val="000000"/>
        </w:rPr>
        <w:t xml:space="preserve">If you are a Dark Iron Dwarf, you can choose to forgo the </w:t>
      </w:r>
      <w:del w:id="3711" w:author="Admin" w:date="2021-02-13T18:30:00Z">
        <w:r w:rsidRPr="005F29AA" w:rsidDel="00752E53">
          <w:rPr>
            <w:rFonts w:eastAsia="Times New Roman" w:cstheme="minorHAnsi"/>
            <w:i/>
            <w:iCs/>
            <w:color w:val="000000"/>
          </w:rPr>
          <w:delText xml:space="preserve">thunderstorm </w:delText>
        </w:r>
      </w:del>
      <w:ins w:id="3712" w:author="Admin" w:date="2021-02-13T18:30:00Z">
        <w:r w:rsidR="00752E53" w:rsidRPr="005F29AA">
          <w:rPr>
            <w:rFonts w:eastAsia="Times New Roman" w:cstheme="minorHAnsi"/>
            <w:i/>
            <w:iCs/>
            <w:color w:val="000000"/>
          </w:rPr>
          <w:t>thunder</w:t>
        </w:r>
        <w:r w:rsidR="00752E53">
          <w:rPr>
            <w:rFonts w:eastAsia="Times New Roman" w:cstheme="minorHAnsi"/>
            <w:i/>
            <w:iCs/>
            <w:color w:val="000000"/>
          </w:rPr>
          <w:t>wave</w:t>
        </w:r>
        <w:r w:rsidR="00752E53" w:rsidRPr="005F29AA">
          <w:rPr>
            <w:rFonts w:eastAsia="Times New Roman" w:cstheme="minorHAnsi"/>
            <w:i/>
            <w:iCs/>
            <w:color w:val="000000"/>
          </w:rPr>
          <w:t xml:space="preserve"> </w:t>
        </w:r>
      </w:ins>
      <w:r w:rsidRPr="005F29AA">
        <w:rPr>
          <w:rFonts w:eastAsia="Times New Roman" w:cstheme="minorHAnsi"/>
          <w:color w:val="000000"/>
        </w:rPr>
        <w:t xml:space="preserve">and </w:t>
      </w:r>
      <w:r w:rsidRPr="005F29AA">
        <w:rPr>
          <w:rFonts w:eastAsia="Times New Roman" w:cstheme="minorHAnsi"/>
          <w:i/>
          <w:iCs/>
          <w:color w:val="000000"/>
        </w:rPr>
        <w:t xml:space="preserve">earthen grasp </w:t>
      </w:r>
      <w:r w:rsidRPr="005F29AA">
        <w:rPr>
          <w:rFonts w:eastAsia="Times New Roman" w:cstheme="minorHAnsi"/>
          <w:color w:val="000000"/>
        </w:rPr>
        <w:t xml:space="preserve">spells to the </w:t>
      </w:r>
      <w:r w:rsidRPr="005F29AA">
        <w:rPr>
          <w:rFonts w:eastAsia="Times New Roman" w:cstheme="minorHAnsi"/>
          <w:i/>
          <w:iCs/>
          <w:color w:val="000000"/>
        </w:rPr>
        <w:t xml:space="preserve">hellish rebuke </w:t>
      </w:r>
      <w:r w:rsidRPr="005F29AA">
        <w:rPr>
          <w:rFonts w:eastAsia="Times New Roman" w:cstheme="minorHAnsi"/>
          <w:color w:val="000000"/>
        </w:rPr>
        <w:t xml:space="preserve">and </w:t>
      </w:r>
      <w:r w:rsidRPr="005F29AA">
        <w:rPr>
          <w:rFonts w:eastAsia="Times New Roman" w:cstheme="minorHAnsi"/>
          <w:i/>
          <w:iCs/>
          <w:color w:val="000000"/>
        </w:rPr>
        <w:t xml:space="preserve">flaming sphere </w:t>
      </w:r>
      <w:r w:rsidRPr="005F29AA">
        <w:rPr>
          <w:rFonts w:eastAsia="Times New Roman" w:cstheme="minorHAnsi"/>
          <w:color w:val="000000"/>
        </w:rPr>
        <w:t xml:space="preserve">spells, respectively. </w:t>
      </w:r>
    </w:p>
    <w:p w14:paraId="4982F520" w14:textId="77777777" w:rsidR="005F29AA" w:rsidRPr="005F29AA" w:rsidRDefault="005F29AA" w:rsidP="005F29AA">
      <w:pPr>
        <w:contextualSpacing/>
        <w:textAlignment w:val="baseline"/>
        <w:rPr>
          <w:rFonts w:eastAsia="Times New Roman" w:cstheme="minorHAnsi"/>
          <w:b/>
          <w:bCs/>
          <w:color w:val="000000"/>
        </w:rPr>
      </w:pPr>
      <w:r>
        <w:rPr>
          <w:rFonts w:eastAsia="Times New Roman" w:cstheme="minorHAnsi"/>
          <w:color w:val="000000"/>
        </w:rPr>
        <w:br/>
      </w:r>
      <w:r w:rsidRPr="005F29AA">
        <w:rPr>
          <w:rFonts w:eastAsia="Times New Roman" w:cstheme="minorHAnsi"/>
          <w:b/>
          <w:bCs/>
          <w:color w:val="000000"/>
        </w:rPr>
        <w:t>Wolf</w:t>
      </w:r>
      <w:r w:rsidR="007B6021">
        <w:rPr>
          <w:rFonts w:eastAsia="Times New Roman" w:cstheme="minorHAnsi"/>
          <w:b/>
          <w:bCs/>
          <w:color w:val="000000"/>
        </w:rPr>
        <w:t>-B</w:t>
      </w:r>
      <w:r w:rsidRPr="005F29AA">
        <w:rPr>
          <w:rFonts w:eastAsia="Times New Roman" w:cstheme="minorHAnsi"/>
          <w:b/>
          <w:bCs/>
          <w:color w:val="000000"/>
        </w:rPr>
        <w:t>orn</w:t>
      </w:r>
    </w:p>
    <w:p w14:paraId="4002B90C" w14:textId="77777777" w:rsidR="005F29AA" w:rsidRPr="005F29AA" w:rsidRDefault="005F29AA" w:rsidP="005F29AA">
      <w:pPr>
        <w:contextualSpacing/>
        <w:textAlignment w:val="baseline"/>
        <w:rPr>
          <w:rFonts w:eastAsia="Times New Roman" w:cstheme="minorHAnsi"/>
          <w:color w:val="000000"/>
        </w:rPr>
      </w:pPr>
      <w:r w:rsidRPr="005F29AA">
        <w:rPr>
          <w:rFonts w:eastAsia="Times New Roman" w:cstheme="minorHAnsi"/>
          <w:b/>
          <w:bCs/>
          <w:color w:val="000000"/>
        </w:rPr>
        <w:t xml:space="preserve">Prerequisites: </w:t>
      </w:r>
      <w:r w:rsidRPr="005F29AA">
        <w:rPr>
          <w:rFonts w:eastAsia="Times New Roman" w:cstheme="minorHAnsi"/>
          <w:color w:val="000000"/>
        </w:rPr>
        <w:t>Worgen</w:t>
      </w:r>
      <w:r>
        <w:rPr>
          <w:rFonts w:eastAsia="Times New Roman" w:cstheme="minorHAnsi"/>
          <w:color w:val="000000"/>
        </w:rPr>
        <w:t xml:space="preserve"> race</w:t>
      </w:r>
    </w:p>
    <w:p w14:paraId="4381D4D4" w14:textId="77777777" w:rsidR="005F29AA" w:rsidRPr="005F29AA" w:rsidRDefault="005F29AA" w:rsidP="005F29AA">
      <w:pPr>
        <w:contextualSpacing/>
        <w:textAlignment w:val="baseline"/>
        <w:rPr>
          <w:rFonts w:eastAsia="Times New Roman" w:cstheme="minorHAnsi"/>
          <w:color w:val="000000"/>
        </w:rPr>
      </w:pPr>
      <w:r w:rsidRPr="005F29AA">
        <w:rPr>
          <w:rFonts w:eastAsia="Times New Roman" w:cstheme="minorHAnsi"/>
          <w:color w:val="000000"/>
        </w:rPr>
        <w:t>Your inner wolf manifests in a more pronounced way</w:t>
      </w:r>
      <w:r w:rsidR="008D19CD">
        <w:rPr>
          <w:rFonts w:eastAsia="Times New Roman" w:cstheme="minorHAnsi"/>
          <w:color w:val="000000"/>
        </w:rPr>
        <w:t>, and are able to take control of the curse</w:t>
      </w:r>
      <w:r w:rsidRPr="005F29AA">
        <w:rPr>
          <w:rFonts w:eastAsia="Times New Roman" w:cstheme="minorHAnsi"/>
          <w:color w:val="000000"/>
        </w:rPr>
        <w:t>.</w:t>
      </w:r>
    </w:p>
    <w:p w14:paraId="66CEB031" w14:textId="77777777" w:rsidR="00CD0B7C" w:rsidRDefault="00CD0B7C" w:rsidP="008D19CD">
      <w:pPr>
        <w:pStyle w:val="ListParagraph"/>
        <w:numPr>
          <w:ilvl w:val="0"/>
          <w:numId w:val="64"/>
        </w:numPr>
        <w:textAlignment w:val="baseline"/>
        <w:rPr>
          <w:rFonts w:eastAsia="Times New Roman" w:cstheme="minorHAnsi"/>
          <w:color w:val="000000"/>
        </w:rPr>
      </w:pPr>
      <w:r w:rsidRPr="00CD0B7C">
        <w:rPr>
          <w:rFonts w:eastAsia="Times New Roman" w:cstheme="minorHAnsi"/>
          <w:color w:val="000000"/>
        </w:rPr>
        <w:t>You g</w:t>
      </w:r>
      <w:r>
        <w:rPr>
          <w:rFonts w:eastAsia="Times New Roman" w:cstheme="minorHAnsi"/>
          <w:color w:val="000000"/>
        </w:rPr>
        <w:t xml:space="preserve">ain a +1 bonus to your Strength and +1 bonus to your Agility scores. </w:t>
      </w:r>
    </w:p>
    <w:p w14:paraId="224A2636" w14:textId="77777777" w:rsidR="008D19CD" w:rsidRPr="00CD0B7C" w:rsidRDefault="008D19CD" w:rsidP="008D19CD">
      <w:pPr>
        <w:pStyle w:val="ListParagraph"/>
        <w:numPr>
          <w:ilvl w:val="0"/>
          <w:numId w:val="64"/>
        </w:numPr>
        <w:textAlignment w:val="baseline"/>
        <w:rPr>
          <w:rFonts w:eastAsia="Times New Roman" w:cstheme="minorHAnsi"/>
          <w:color w:val="000000"/>
        </w:rPr>
      </w:pPr>
      <w:r>
        <w:rPr>
          <w:rFonts w:eastAsia="Times New Roman" w:cstheme="minorHAnsi"/>
          <w:color w:val="000000"/>
        </w:rPr>
        <w:t xml:space="preserve">You increase your walking speed by 5 feet. </w:t>
      </w:r>
    </w:p>
    <w:p w14:paraId="11A8BA5D" w14:textId="77777777" w:rsidR="00CD0B7C" w:rsidRPr="00CD0B7C" w:rsidRDefault="00CD0B7C" w:rsidP="008D19CD">
      <w:pPr>
        <w:pStyle w:val="ListParagraph"/>
        <w:numPr>
          <w:ilvl w:val="0"/>
          <w:numId w:val="64"/>
        </w:numPr>
        <w:textAlignment w:val="baseline"/>
        <w:rPr>
          <w:rFonts w:eastAsia="Times New Roman" w:cstheme="minorHAnsi"/>
          <w:i/>
          <w:iCs/>
          <w:color w:val="000000"/>
        </w:rPr>
        <w:sectPr w:rsidR="00CD0B7C" w:rsidRPr="00CD0B7C" w:rsidSect="00914C4C">
          <w:type w:val="continuous"/>
          <w:pgSz w:w="12240" w:h="15840"/>
          <w:pgMar w:top="1440" w:right="1800" w:bottom="1440" w:left="1800" w:header="708" w:footer="708" w:gutter="0"/>
          <w:cols w:num="2" w:space="708"/>
          <w:docGrid w:linePitch="360"/>
        </w:sectPr>
      </w:pPr>
      <w:r w:rsidRPr="00CD0B7C">
        <w:rPr>
          <w:rFonts w:eastAsia="Times New Roman" w:cstheme="minorHAnsi"/>
          <w:color w:val="000000"/>
        </w:rPr>
        <w:t xml:space="preserve">Your Worgen Form racial ability has both the benefits of </w:t>
      </w:r>
      <w:r w:rsidR="008D19CD">
        <w:rPr>
          <w:rFonts w:eastAsia="Times New Roman" w:cstheme="minorHAnsi"/>
          <w:i/>
          <w:iCs/>
          <w:color w:val="000000"/>
        </w:rPr>
        <w:t xml:space="preserve">Embrace the Beast </w:t>
      </w:r>
      <w:r w:rsidRPr="00CD0B7C">
        <w:rPr>
          <w:rFonts w:eastAsia="Times New Roman" w:cstheme="minorHAnsi"/>
          <w:color w:val="000000"/>
        </w:rPr>
        <w:t xml:space="preserve">and </w:t>
      </w:r>
      <w:r w:rsidR="008D19CD">
        <w:rPr>
          <w:rFonts w:eastAsia="Times New Roman" w:cstheme="minorHAnsi"/>
          <w:i/>
          <w:iCs/>
          <w:color w:val="000000"/>
        </w:rPr>
        <w:t>Reject the Beast</w:t>
      </w:r>
      <w:r w:rsidRPr="00CD0B7C">
        <w:rPr>
          <w:rFonts w:eastAsia="Times New Roman" w:cstheme="minorHAnsi"/>
          <w:i/>
          <w:iCs/>
          <w:color w:val="000000"/>
        </w:rPr>
        <w:t xml:space="preserve">. </w:t>
      </w:r>
    </w:p>
    <w:p w14:paraId="110245F9" w14:textId="77777777" w:rsidR="00965691" w:rsidRDefault="00965691">
      <w:pPr>
        <w:pPrChange w:id="3713" w:author="Admin" w:date="2020-10-19T21:51:00Z">
          <w:pPr>
            <w:spacing w:after="200" w:line="276" w:lineRule="auto"/>
          </w:pPr>
        </w:pPrChange>
      </w:pPr>
      <w:r>
        <w:lastRenderedPageBreak/>
        <w:br w:type="page"/>
      </w:r>
    </w:p>
    <w:p w14:paraId="1F43202D" w14:textId="77777777" w:rsidR="00B93648" w:rsidRDefault="00B93648">
      <w:pPr>
        <w:contextualSpacing/>
        <w:outlineLvl w:val="0"/>
        <w:rPr>
          <w:rFonts w:eastAsia="Times New Roman" w:cstheme="minorHAnsi"/>
          <w:b/>
          <w:bCs/>
          <w:color w:val="1F4E79"/>
          <w:kern w:val="36"/>
          <w:sz w:val="36"/>
          <w:szCs w:val="36"/>
        </w:rPr>
      </w:pPr>
      <w:bookmarkStart w:id="3714" w:name="_Toc54196459"/>
      <w:r>
        <w:rPr>
          <w:rFonts w:eastAsia="Times New Roman" w:cstheme="minorHAnsi"/>
          <w:b/>
          <w:bCs/>
          <w:color w:val="1F4E79"/>
          <w:kern w:val="36"/>
          <w:sz w:val="36"/>
          <w:szCs w:val="36"/>
        </w:rPr>
        <w:lastRenderedPageBreak/>
        <w:t>Chapter 7: Using Ability Scores, Skills, and Tools</w:t>
      </w:r>
      <w:bookmarkEnd w:id="3714"/>
    </w:p>
    <w:p w14:paraId="6D361318" w14:textId="77777777" w:rsidR="00B93648" w:rsidRPr="000D5DB5" w:rsidRDefault="00B93648">
      <w:pPr>
        <w:contextualSpacing/>
        <w:rPr>
          <w:rFonts w:eastAsia="Times New Roman" w:cstheme="minorHAnsi"/>
          <w:sz w:val="24"/>
          <w:szCs w:val="24"/>
        </w:rPr>
      </w:pPr>
      <w:r w:rsidRPr="000D5DB5">
        <w:rPr>
          <w:rFonts w:eastAsia="Times New Roman" w:cstheme="minorHAnsi"/>
          <w:color w:val="000000"/>
        </w:rPr>
        <w:t xml:space="preserve">To better facilitate and replicate the ability to craft, mine, and refine materials into weapons, there are a few changes to the skill system, by including Gathering and Refining skills. </w:t>
      </w:r>
    </w:p>
    <w:p w14:paraId="4E877B20" w14:textId="77777777" w:rsidR="00B93648" w:rsidRPr="000D5DB5" w:rsidRDefault="00B93648">
      <w:pPr>
        <w:contextualSpacing/>
        <w:rPr>
          <w:rFonts w:eastAsia="Times New Roman" w:cstheme="minorHAnsi"/>
          <w:sz w:val="24"/>
          <w:szCs w:val="24"/>
        </w:rPr>
      </w:pPr>
    </w:p>
    <w:p w14:paraId="3E8B5AC2" w14:textId="77777777" w:rsidR="00F401A9" w:rsidRDefault="00F401A9" w:rsidP="00F401A9">
      <w:pPr>
        <w:contextualSpacing/>
        <w:outlineLvl w:val="1"/>
        <w:rPr>
          <w:rFonts w:eastAsia="Times New Roman" w:cstheme="minorHAnsi"/>
          <w:color w:val="2E75B5"/>
          <w:sz w:val="32"/>
          <w:szCs w:val="32"/>
        </w:rPr>
      </w:pPr>
      <w:bookmarkStart w:id="3715" w:name="_Toc54196460"/>
      <w:r>
        <w:rPr>
          <w:rFonts w:eastAsia="Times New Roman" w:cstheme="minorHAnsi"/>
          <w:color w:val="2E75B5"/>
          <w:sz w:val="32"/>
          <w:szCs w:val="32"/>
        </w:rPr>
        <w:t>Ability Proficiency and Expertise</w:t>
      </w:r>
      <w:bookmarkEnd w:id="3715"/>
    </w:p>
    <w:p w14:paraId="0325A00B" w14:textId="77777777" w:rsidR="00F401A9" w:rsidRDefault="00F401A9" w:rsidP="00F401A9">
      <w:pPr>
        <w:contextualSpacing/>
        <w:rPr>
          <w:rFonts w:eastAsia="Times New Roman" w:cstheme="minorHAnsi"/>
          <w:color w:val="000000"/>
        </w:rPr>
      </w:pPr>
      <w:r>
        <w:rPr>
          <w:rFonts w:eastAsia="Times New Roman" w:cstheme="minorHAnsi"/>
          <w:color w:val="000000"/>
        </w:rPr>
        <w:t xml:space="preserve">In this system, Expertise as a term compasses all instances where a character adds double their Proficiency Bonus to a check. </w:t>
      </w:r>
    </w:p>
    <w:p w14:paraId="5579781F" w14:textId="77777777" w:rsidR="00F401A9" w:rsidRDefault="00F401A9" w:rsidP="00F401A9">
      <w:pPr>
        <w:contextualSpacing/>
        <w:rPr>
          <w:rFonts w:eastAsia="Times New Roman" w:cstheme="minorHAnsi"/>
          <w:color w:val="000000"/>
        </w:rPr>
      </w:pPr>
    </w:p>
    <w:p w14:paraId="30022AF6" w14:textId="77777777" w:rsidR="00F401A9" w:rsidRDefault="00F401A9">
      <w:pPr>
        <w:contextualSpacing/>
        <w:outlineLvl w:val="1"/>
        <w:rPr>
          <w:rFonts w:eastAsia="Times New Roman" w:cstheme="minorHAnsi"/>
          <w:color w:val="2E75B5"/>
          <w:sz w:val="32"/>
          <w:szCs w:val="32"/>
        </w:rPr>
      </w:pPr>
      <w:bookmarkStart w:id="3716" w:name="_Toc54196461"/>
      <w:r>
        <w:rPr>
          <w:rFonts w:eastAsia="Times New Roman" w:cstheme="minorHAnsi"/>
          <w:color w:val="2E75B5"/>
          <w:sz w:val="32"/>
          <w:szCs w:val="32"/>
        </w:rPr>
        <w:t>Crafting</w:t>
      </w:r>
      <w:bookmarkEnd w:id="3716"/>
    </w:p>
    <w:p w14:paraId="5E36E6D9" w14:textId="77777777" w:rsidR="00F401A9" w:rsidRDefault="00F401A9" w:rsidP="009C1E28">
      <w:pPr>
        <w:contextualSpacing/>
        <w:rPr>
          <w:rFonts w:eastAsia="Times New Roman" w:cstheme="minorHAnsi"/>
          <w:color w:val="000000"/>
        </w:rPr>
      </w:pPr>
      <w:r w:rsidRPr="000D5DB5">
        <w:rPr>
          <w:rFonts w:eastAsia="Times New Roman" w:cstheme="minorHAnsi"/>
          <w:color w:val="000000"/>
        </w:rPr>
        <w:t xml:space="preserve">Most </w:t>
      </w:r>
      <w:r>
        <w:rPr>
          <w:rFonts w:eastAsia="Times New Roman" w:cstheme="minorHAnsi"/>
          <w:color w:val="000000"/>
        </w:rPr>
        <w:t xml:space="preserve">crafting tools are also artisan tools, and </w:t>
      </w:r>
      <w:r w:rsidRPr="000D5DB5">
        <w:rPr>
          <w:rFonts w:eastAsia="Times New Roman" w:cstheme="minorHAnsi"/>
          <w:color w:val="000000"/>
        </w:rPr>
        <w:t>require proficiency in the tools used, but some are given to or restricted by race</w:t>
      </w:r>
      <w:r>
        <w:rPr>
          <w:rFonts w:eastAsia="Times New Roman" w:cstheme="minorHAnsi"/>
          <w:color w:val="000000"/>
        </w:rPr>
        <w:t xml:space="preserve">, </w:t>
      </w:r>
      <w:r w:rsidRPr="000D5DB5">
        <w:rPr>
          <w:rFonts w:eastAsia="Times New Roman" w:cstheme="minorHAnsi"/>
          <w:color w:val="000000"/>
        </w:rPr>
        <w:t>class</w:t>
      </w:r>
      <w:r>
        <w:rPr>
          <w:rFonts w:eastAsia="Times New Roman" w:cstheme="minorHAnsi"/>
          <w:color w:val="000000"/>
        </w:rPr>
        <w:t>, or feature</w:t>
      </w:r>
      <w:r w:rsidRPr="000D5DB5">
        <w:rPr>
          <w:rFonts w:eastAsia="Times New Roman" w:cstheme="minorHAnsi"/>
          <w:color w:val="000000"/>
        </w:rPr>
        <w:t xml:space="preserve"> only (</w:t>
      </w:r>
      <w:r>
        <w:rPr>
          <w:rFonts w:eastAsia="Times New Roman" w:cstheme="minorHAnsi"/>
          <w:color w:val="000000"/>
        </w:rPr>
        <w:t>the Engineer’s Tools and Infusion Kit</w:t>
      </w:r>
      <w:r w:rsidRPr="000D5DB5">
        <w:rPr>
          <w:rFonts w:eastAsia="Times New Roman" w:cstheme="minorHAnsi"/>
          <w:color w:val="000000"/>
        </w:rPr>
        <w:t xml:space="preserve">). </w:t>
      </w:r>
    </w:p>
    <w:p w14:paraId="7B42F79B" w14:textId="77777777" w:rsidR="00F401A9" w:rsidRDefault="00F401A9" w:rsidP="00F401A9">
      <w:pPr>
        <w:contextualSpacing/>
        <w:rPr>
          <w:rFonts w:eastAsia="Times New Roman" w:cstheme="minorHAnsi"/>
          <w:color w:val="000000"/>
        </w:rPr>
      </w:pPr>
    </w:p>
    <w:p w14:paraId="53220146" w14:textId="77777777" w:rsidR="00F401A9" w:rsidRPr="00893276" w:rsidRDefault="00F401A9" w:rsidP="00F401A9">
      <w:pPr>
        <w:contextualSpacing/>
        <w:rPr>
          <w:rFonts w:eastAsia="Times New Roman" w:cstheme="minorHAnsi"/>
          <w:b/>
          <w:bCs/>
          <w:sz w:val="24"/>
          <w:szCs w:val="24"/>
        </w:rPr>
      </w:pPr>
      <w:r>
        <w:rPr>
          <w:rFonts w:eastAsia="Times New Roman" w:cstheme="minorHAnsi"/>
          <w:b/>
          <w:bCs/>
          <w:color w:val="000000"/>
        </w:rPr>
        <w:t>Artisan Tool</w:t>
      </w:r>
      <w:r w:rsidRPr="00893276">
        <w:rPr>
          <w:rFonts w:eastAsia="Times New Roman" w:cstheme="minorHAnsi"/>
          <w:b/>
          <w:bCs/>
          <w:color w:val="000000"/>
        </w:rPr>
        <w:tab/>
      </w:r>
      <w:r>
        <w:rPr>
          <w:rFonts w:eastAsia="Times New Roman" w:cstheme="minorHAnsi"/>
          <w:b/>
          <w:bCs/>
          <w:color w:val="000000"/>
        </w:rPr>
        <w:tab/>
      </w:r>
      <w:r w:rsidRPr="00893276">
        <w:rPr>
          <w:rFonts w:eastAsia="Times New Roman" w:cstheme="minorHAnsi"/>
          <w:b/>
          <w:bCs/>
          <w:color w:val="000000"/>
        </w:rPr>
        <w:t>Task Performed</w:t>
      </w:r>
    </w:p>
    <w:p w14:paraId="5A97BFF5" w14:textId="77777777" w:rsidR="00F401A9" w:rsidRPr="000D5DB5" w:rsidRDefault="00F401A9" w:rsidP="00F401A9">
      <w:pPr>
        <w:contextualSpacing/>
        <w:rPr>
          <w:rFonts w:eastAsia="Times New Roman" w:cstheme="minorHAnsi"/>
          <w:sz w:val="24"/>
          <w:szCs w:val="24"/>
        </w:rPr>
      </w:pPr>
      <w:r>
        <w:rPr>
          <w:rFonts w:eastAsia="Times New Roman" w:cstheme="minorHAnsi"/>
          <w:color w:val="000000"/>
        </w:rPr>
        <w:t xml:space="preserve">Alchemist’s Supplies </w:t>
      </w:r>
      <w:r>
        <w:rPr>
          <w:rFonts w:eastAsia="Times New Roman" w:cstheme="minorHAnsi"/>
          <w:color w:val="000000"/>
          <w:vertAlign w:val="superscript"/>
        </w:rPr>
        <w:t>I</w:t>
      </w:r>
      <w:r w:rsidRPr="000D5DB5">
        <w:rPr>
          <w:rFonts w:eastAsia="Times New Roman" w:cstheme="minorHAnsi"/>
          <w:color w:val="000000"/>
        </w:rPr>
        <w:tab/>
        <w:t xml:space="preserve">Creates potions, elixirs, and concoctions </w:t>
      </w:r>
    </w:p>
    <w:p w14:paraId="0AABF891" w14:textId="77777777" w:rsidR="00F401A9" w:rsidRPr="000D5DB5" w:rsidRDefault="00F401A9" w:rsidP="00F401A9">
      <w:pPr>
        <w:contextualSpacing/>
        <w:rPr>
          <w:rFonts w:eastAsia="Times New Roman" w:cstheme="minorHAnsi"/>
          <w:sz w:val="24"/>
          <w:szCs w:val="24"/>
        </w:rPr>
      </w:pPr>
      <w:r>
        <w:rPr>
          <w:rFonts w:eastAsia="Times New Roman" w:cstheme="minorHAnsi"/>
          <w:color w:val="000000"/>
        </w:rPr>
        <w:t xml:space="preserve">Engineer’s Tools </w:t>
      </w:r>
      <w:r>
        <w:rPr>
          <w:rFonts w:eastAsia="Times New Roman" w:cstheme="minorHAnsi"/>
          <w:color w:val="000000"/>
          <w:vertAlign w:val="superscript"/>
        </w:rPr>
        <w:t>R</w:t>
      </w:r>
      <w:r>
        <w:rPr>
          <w:rFonts w:eastAsia="Times New Roman" w:cstheme="minorHAnsi"/>
          <w:color w:val="000000"/>
        </w:rPr>
        <w:tab/>
        <w:t xml:space="preserve">Creates </w:t>
      </w:r>
      <w:r w:rsidRPr="000D5DB5">
        <w:rPr>
          <w:rFonts w:eastAsia="Times New Roman" w:cstheme="minorHAnsi"/>
          <w:color w:val="000000"/>
        </w:rPr>
        <w:t>constructs, gadgets, firearms, and bombs</w:t>
      </w:r>
    </w:p>
    <w:p w14:paraId="026B8EFF" w14:textId="77777777" w:rsidR="00F401A9" w:rsidRPr="000D5DB5" w:rsidRDefault="00F401A9" w:rsidP="00F401A9">
      <w:pPr>
        <w:contextualSpacing/>
        <w:rPr>
          <w:rFonts w:eastAsia="Times New Roman" w:cstheme="minorHAnsi"/>
          <w:sz w:val="24"/>
          <w:szCs w:val="24"/>
        </w:rPr>
      </w:pPr>
      <w:r>
        <w:rPr>
          <w:rFonts w:eastAsia="Times New Roman" w:cstheme="minorHAnsi"/>
          <w:color w:val="000000"/>
        </w:rPr>
        <w:t>Herbalism Kit</w:t>
      </w:r>
      <w:r w:rsidRPr="000D5DB5">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 xml:space="preserve">Creates minor potions from herbalism. </w:t>
      </w:r>
    </w:p>
    <w:p w14:paraId="73598894" w14:textId="77777777" w:rsidR="00F401A9" w:rsidRPr="000D5DB5" w:rsidRDefault="00F401A9" w:rsidP="00F401A9">
      <w:pPr>
        <w:contextualSpacing/>
        <w:rPr>
          <w:rFonts w:eastAsia="Times New Roman" w:cstheme="minorHAnsi"/>
          <w:sz w:val="24"/>
          <w:szCs w:val="24"/>
        </w:rPr>
      </w:pPr>
      <w:r w:rsidRPr="000D5DB5">
        <w:rPr>
          <w:rFonts w:eastAsia="Times New Roman" w:cstheme="minorHAnsi"/>
          <w:color w:val="000000"/>
        </w:rPr>
        <w:t>Infusion</w:t>
      </w:r>
      <w:r>
        <w:rPr>
          <w:rFonts w:eastAsia="Times New Roman" w:cstheme="minorHAnsi"/>
          <w:color w:val="000000"/>
        </w:rPr>
        <w:t xml:space="preserve"> Kit </w:t>
      </w:r>
      <w:r>
        <w:rPr>
          <w:rFonts w:eastAsia="Times New Roman" w:cstheme="minorHAnsi"/>
          <w:color w:val="000000"/>
          <w:vertAlign w:val="superscript"/>
        </w:rPr>
        <w:t>R</w:t>
      </w:r>
      <w:r w:rsidRPr="000D5DB5">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Creates infusion matrixes that are applied on weapons, etc.</w:t>
      </w:r>
    </w:p>
    <w:p w14:paraId="4CD97B98" w14:textId="77777777" w:rsidR="00F401A9" w:rsidRPr="000D5DB5" w:rsidRDefault="00F401A9" w:rsidP="00F401A9">
      <w:pPr>
        <w:contextualSpacing/>
        <w:rPr>
          <w:rFonts w:eastAsia="Times New Roman" w:cstheme="minorHAnsi"/>
          <w:sz w:val="24"/>
          <w:szCs w:val="24"/>
        </w:rPr>
      </w:pPr>
      <w:r w:rsidRPr="000D5DB5">
        <w:rPr>
          <w:rFonts w:eastAsia="Times New Roman" w:cstheme="minorHAnsi"/>
          <w:color w:val="000000"/>
        </w:rPr>
        <w:t>Jewelcrafting</w:t>
      </w:r>
      <w:r>
        <w:rPr>
          <w:rFonts w:eastAsia="Times New Roman" w:cstheme="minorHAnsi"/>
          <w:color w:val="000000"/>
        </w:rPr>
        <w:t xml:space="preserve"> Kit</w:t>
      </w:r>
      <w:r w:rsidRPr="000D5DB5">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Creates jewelry</w:t>
      </w:r>
    </w:p>
    <w:p w14:paraId="4E67614A" w14:textId="77777777" w:rsidR="00F401A9" w:rsidRPr="000D5DB5" w:rsidRDefault="00F401A9" w:rsidP="00F401A9">
      <w:pPr>
        <w:contextualSpacing/>
        <w:rPr>
          <w:rFonts w:eastAsia="Times New Roman" w:cstheme="minorHAnsi"/>
          <w:sz w:val="24"/>
          <w:szCs w:val="24"/>
        </w:rPr>
      </w:pPr>
      <w:r w:rsidRPr="000D5DB5">
        <w:rPr>
          <w:rFonts w:eastAsia="Times New Roman" w:cstheme="minorHAnsi"/>
          <w:color w:val="000000"/>
        </w:rPr>
        <w:t>Leatherwork</w:t>
      </w:r>
      <w:r>
        <w:rPr>
          <w:rFonts w:eastAsia="Times New Roman" w:cstheme="minorHAnsi"/>
          <w:color w:val="000000"/>
        </w:rPr>
        <w:t xml:space="preserve"> Kit</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Creates leather-based items and armors</w:t>
      </w:r>
    </w:p>
    <w:p w14:paraId="6F0C4360" w14:textId="77777777" w:rsidR="00F401A9" w:rsidRPr="000D5DB5" w:rsidRDefault="00F401A9" w:rsidP="00F401A9">
      <w:pPr>
        <w:contextualSpacing/>
        <w:rPr>
          <w:rFonts w:eastAsia="Times New Roman" w:cstheme="minorHAnsi"/>
          <w:color w:val="000000"/>
        </w:rPr>
      </w:pPr>
      <w:r w:rsidRPr="000D5DB5">
        <w:rPr>
          <w:rFonts w:eastAsia="Times New Roman" w:cstheme="minorHAnsi"/>
          <w:color w:val="000000"/>
        </w:rPr>
        <w:t xml:space="preserve">Poisoner’s </w:t>
      </w:r>
      <w:r>
        <w:rPr>
          <w:rFonts w:eastAsia="Times New Roman" w:cstheme="minorHAnsi"/>
          <w:color w:val="000000"/>
        </w:rPr>
        <w:t>K</w:t>
      </w:r>
      <w:r w:rsidRPr="000D5DB5">
        <w:rPr>
          <w:rFonts w:eastAsia="Times New Roman" w:cstheme="minorHAnsi"/>
          <w:color w:val="000000"/>
        </w:rPr>
        <w:t>it</w:t>
      </w:r>
      <w:r w:rsidRPr="000D5DB5">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Creates poisons and plagues</w:t>
      </w:r>
    </w:p>
    <w:p w14:paraId="44819E81" w14:textId="77777777" w:rsidR="00F401A9" w:rsidRPr="000D5DB5" w:rsidRDefault="00F401A9" w:rsidP="00F401A9">
      <w:pPr>
        <w:contextualSpacing/>
        <w:rPr>
          <w:rFonts w:eastAsia="Times New Roman" w:cstheme="minorHAnsi"/>
          <w:sz w:val="24"/>
          <w:szCs w:val="24"/>
        </w:rPr>
      </w:pPr>
      <w:r>
        <w:rPr>
          <w:rFonts w:eastAsia="Times New Roman" w:cstheme="minorHAnsi"/>
          <w:color w:val="000000"/>
        </w:rPr>
        <w:t>S</w:t>
      </w:r>
      <w:r w:rsidRPr="000D5DB5">
        <w:rPr>
          <w:rFonts w:eastAsia="Times New Roman" w:cstheme="minorHAnsi"/>
          <w:color w:val="000000"/>
        </w:rPr>
        <w:t>mithing</w:t>
      </w:r>
      <w:r>
        <w:rPr>
          <w:rFonts w:eastAsia="Times New Roman" w:cstheme="minorHAnsi"/>
          <w:color w:val="000000"/>
        </w:rPr>
        <w:t xml:space="preserve"> Tools</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Creates weapons, armor, and metallic trinkets</w:t>
      </w:r>
    </w:p>
    <w:p w14:paraId="3BAA929B" w14:textId="77777777" w:rsidR="00F401A9" w:rsidRPr="000D5DB5" w:rsidRDefault="00F401A9" w:rsidP="00F401A9">
      <w:pPr>
        <w:contextualSpacing/>
        <w:rPr>
          <w:rFonts w:eastAsia="Times New Roman" w:cstheme="minorHAnsi"/>
          <w:sz w:val="24"/>
          <w:szCs w:val="24"/>
        </w:rPr>
      </w:pPr>
      <w:r w:rsidRPr="000D5DB5">
        <w:rPr>
          <w:rFonts w:eastAsia="Times New Roman" w:cstheme="minorHAnsi"/>
          <w:color w:val="000000"/>
        </w:rPr>
        <w:t>Tailoring</w:t>
      </w:r>
      <w:r>
        <w:rPr>
          <w:rFonts w:eastAsia="Times New Roman" w:cstheme="minorHAnsi"/>
          <w:color w:val="000000"/>
        </w:rPr>
        <w:t xml:space="preserve"> Kit</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Creates cloth-based items (such as clothes, boots, and hats)</w:t>
      </w:r>
    </w:p>
    <w:p w14:paraId="19C712B0" w14:textId="77777777" w:rsidR="00F401A9" w:rsidRPr="000A6376" w:rsidRDefault="00F401A9" w:rsidP="00F401A9">
      <w:pPr>
        <w:contextualSpacing/>
        <w:rPr>
          <w:rFonts w:eastAsia="Times New Roman" w:cstheme="minorHAnsi"/>
        </w:rPr>
      </w:pPr>
    </w:p>
    <w:p w14:paraId="05249D44" w14:textId="77777777" w:rsidR="00F401A9" w:rsidRPr="00B31731" w:rsidRDefault="00F401A9" w:rsidP="00F401A9">
      <w:pPr>
        <w:rPr>
          <w:rFonts w:eastAsia="Times New Roman" w:cstheme="minorHAnsi"/>
        </w:rPr>
      </w:pPr>
      <w:r w:rsidRPr="00B31731">
        <w:rPr>
          <w:rFonts w:eastAsia="Times New Roman" w:cstheme="minorHAnsi"/>
        </w:rPr>
        <w:t xml:space="preserve">I. Proficiency in </w:t>
      </w:r>
      <w:r>
        <w:rPr>
          <w:rFonts w:eastAsia="Times New Roman" w:cstheme="minorHAnsi"/>
        </w:rPr>
        <w:t>A</w:t>
      </w:r>
      <w:r w:rsidRPr="00B31731">
        <w:rPr>
          <w:rFonts w:eastAsia="Times New Roman" w:cstheme="minorHAnsi"/>
        </w:rPr>
        <w:t xml:space="preserve">lchemist’s </w:t>
      </w:r>
      <w:r>
        <w:rPr>
          <w:rFonts w:eastAsia="Times New Roman" w:cstheme="minorHAnsi"/>
        </w:rPr>
        <w:t>S</w:t>
      </w:r>
      <w:r w:rsidRPr="00B31731">
        <w:rPr>
          <w:rFonts w:eastAsia="Times New Roman" w:cstheme="minorHAnsi"/>
        </w:rPr>
        <w:t xml:space="preserve">upplies can be improved with the Alchemy ability (see below). </w:t>
      </w:r>
    </w:p>
    <w:p w14:paraId="68B1FD70" w14:textId="77777777" w:rsidR="00F401A9" w:rsidRPr="00B31731" w:rsidRDefault="00F401A9" w:rsidP="00F401A9">
      <w:pPr>
        <w:rPr>
          <w:rFonts w:eastAsia="Times New Roman" w:cstheme="minorHAnsi"/>
        </w:rPr>
      </w:pPr>
      <w:r w:rsidRPr="00B31731">
        <w:rPr>
          <w:rFonts w:eastAsia="Times New Roman" w:cstheme="minorHAnsi"/>
        </w:rPr>
        <w:t xml:space="preserve">R. Proficiency in </w:t>
      </w:r>
      <w:r>
        <w:rPr>
          <w:rFonts w:eastAsia="Times New Roman" w:cstheme="minorHAnsi"/>
        </w:rPr>
        <w:t>E</w:t>
      </w:r>
      <w:r w:rsidRPr="00B31731">
        <w:rPr>
          <w:rFonts w:eastAsia="Times New Roman" w:cstheme="minorHAnsi"/>
        </w:rPr>
        <w:t xml:space="preserve">ngineer’s </w:t>
      </w:r>
      <w:r>
        <w:rPr>
          <w:rFonts w:eastAsia="Times New Roman" w:cstheme="minorHAnsi"/>
        </w:rPr>
        <w:t>T</w:t>
      </w:r>
      <w:r w:rsidRPr="00B31731">
        <w:rPr>
          <w:rFonts w:eastAsia="Times New Roman" w:cstheme="minorHAnsi"/>
        </w:rPr>
        <w:t xml:space="preserve">ools and the </w:t>
      </w:r>
      <w:r>
        <w:rPr>
          <w:rFonts w:eastAsia="Times New Roman" w:cstheme="minorHAnsi"/>
        </w:rPr>
        <w:t>I</w:t>
      </w:r>
      <w:r w:rsidRPr="00B31731">
        <w:rPr>
          <w:rFonts w:eastAsia="Times New Roman" w:cstheme="minorHAnsi"/>
        </w:rPr>
        <w:t xml:space="preserve">nfusion </w:t>
      </w:r>
      <w:r>
        <w:rPr>
          <w:rFonts w:eastAsia="Times New Roman" w:cstheme="minorHAnsi"/>
        </w:rPr>
        <w:t>K</w:t>
      </w:r>
      <w:r w:rsidRPr="00B31731">
        <w:rPr>
          <w:rFonts w:eastAsia="Times New Roman" w:cstheme="minorHAnsi"/>
        </w:rPr>
        <w:t xml:space="preserve">it are restricted to abilities granting proficiency. </w:t>
      </w:r>
    </w:p>
    <w:p w14:paraId="0F549353" w14:textId="77777777" w:rsidR="00F401A9" w:rsidRPr="000A6376" w:rsidRDefault="00F401A9" w:rsidP="00F401A9">
      <w:pPr>
        <w:contextualSpacing/>
        <w:rPr>
          <w:rFonts w:eastAsia="Times New Roman" w:cstheme="minorHAnsi"/>
        </w:rPr>
      </w:pPr>
    </w:p>
    <w:p w14:paraId="3AA47E44" w14:textId="77777777" w:rsidR="00F401A9" w:rsidRPr="00134BC3" w:rsidRDefault="00F401A9" w:rsidP="00F401A9">
      <w:pPr>
        <w:contextualSpacing/>
        <w:rPr>
          <w:rFonts w:eastAsia="Times New Roman" w:cstheme="minorHAnsi"/>
          <w:b/>
          <w:bCs/>
          <w:color w:val="000000"/>
        </w:rPr>
      </w:pPr>
      <w:r w:rsidRPr="00134BC3">
        <w:rPr>
          <w:rFonts w:eastAsia="Times New Roman" w:cstheme="minorHAnsi"/>
          <w:b/>
          <w:bCs/>
          <w:color w:val="000000"/>
        </w:rPr>
        <w:t>Crafting Rules</w:t>
      </w:r>
    </w:p>
    <w:p w14:paraId="538CC97F" w14:textId="77777777" w:rsidR="00F401A9" w:rsidRPr="000D5DB5" w:rsidRDefault="00F401A9" w:rsidP="00F401A9">
      <w:pPr>
        <w:contextualSpacing/>
        <w:rPr>
          <w:rFonts w:eastAsia="Times New Roman" w:cstheme="minorHAnsi"/>
          <w:sz w:val="24"/>
          <w:szCs w:val="24"/>
        </w:rPr>
      </w:pPr>
      <w:r w:rsidRPr="000D5DB5">
        <w:rPr>
          <w:rFonts w:eastAsia="Times New Roman" w:cstheme="minorHAnsi"/>
          <w:color w:val="000000"/>
        </w:rPr>
        <w:t xml:space="preserve">Crafting takes four components: </w:t>
      </w:r>
    </w:p>
    <w:p w14:paraId="5B1B0253" w14:textId="77777777" w:rsidR="00F401A9" w:rsidRPr="000D5DB5" w:rsidRDefault="00F401A9">
      <w:pPr>
        <w:numPr>
          <w:ilvl w:val="0"/>
          <w:numId w:val="87"/>
        </w:numPr>
        <w:contextualSpacing/>
        <w:textAlignment w:val="baseline"/>
        <w:rPr>
          <w:rFonts w:eastAsia="Times New Roman" w:cstheme="minorHAnsi"/>
          <w:color w:val="000000"/>
        </w:rPr>
        <w:pPrChange w:id="3717" w:author="Admin" w:date="2020-10-19T21:51:00Z">
          <w:pPr>
            <w:numPr>
              <w:numId w:val="1"/>
            </w:numPr>
            <w:tabs>
              <w:tab w:val="num" w:pos="720"/>
            </w:tabs>
            <w:ind w:left="720" w:hanging="360"/>
            <w:contextualSpacing/>
            <w:textAlignment w:val="baseline"/>
          </w:pPr>
        </w:pPrChange>
      </w:pPr>
      <w:r w:rsidRPr="000D5DB5">
        <w:rPr>
          <w:rFonts w:eastAsia="Times New Roman" w:cstheme="minorHAnsi"/>
          <w:color w:val="000000"/>
        </w:rPr>
        <w:t xml:space="preserve">Time roughly equivalent to the complexity of the end product. </w:t>
      </w:r>
    </w:p>
    <w:p w14:paraId="3635074A" w14:textId="77777777" w:rsidR="00F401A9" w:rsidRPr="000D5DB5" w:rsidRDefault="00F401A9">
      <w:pPr>
        <w:numPr>
          <w:ilvl w:val="0"/>
          <w:numId w:val="87"/>
        </w:numPr>
        <w:contextualSpacing/>
        <w:textAlignment w:val="baseline"/>
        <w:rPr>
          <w:rFonts w:eastAsia="Times New Roman" w:cstheme="minorHAnsi"/>
          <w:color w:val="000000"/>
        </w:rPr>
        <w:pPrChange w:id="3718" w:author="Admin" w:date="2020-10-19T21:51:00Z">
          <w:pPr>
            <w:numPr>
              <w:numId w:val="1"/>
            </w:numPr>
            <w:tabs>
              <w:tab w:val="num" w:pos="720"/>
            </w:tabs>
            <w:ind w:left="720" w:hanging="360"/>
            <w:contextualSpacing/>
            <w:textAlignment w:val="baseline"/>
          </w:pPr>
        </w:pPrChange>
      </w:pPr>
      <w:r w:rsidRPr="000D5DB5">
        <w:rPr>
          <w:rFonts w:eastAsia="Times New Roman" w:cstheme="minorHAnsi"/>
          <w:color w:val="000000"/>
        </w:rPr>
        <w:t>Raw materials equal to one-</w:t>
      </w:r>
      <w:r>
        <w:rPr>
          <w:rFonts w:eastAsia="Times New Roman" w:cstheme="minorHAnsi"/>
          <w:color w:val="000000"/>
        </w:rPr>
        <w:t>half</w:t>
      </w:r>
      <w:r w:rsidRPr="000D5DB5">
        <w:rPr>
          <w:rFonts w:eastAsia="Times New Roman" w:cstheme="minorHAnsi"/>
          <w:color w:val="000000"/>
        </w:rPr>
        <w:t xml:space="preserve"> that of the end product</w:t>
      </w:r>
      <w:r>
        <w:rPr>
          <w:rFonts w:eastAsia="Times New Roman" w:cstheme="minorHAnsi"/>
          <w:color w:val="000000"/>
        </w:rPr>
        <w:t xml:space="preserve"> (round fractions down)</w:t>
      </w:r>
      <w:r w:rsidRPr="000D5DB5">
        <w:rPr>
          <w:rFonts w:eastAsia="Times New Roman" w:cstheme="minorHAnsi"/>
          <w:color w:val="000000"/>
        </w:rPr>
        <w:t xml:space="preserve">. </w:t>
      </w:r>
    </w:p>
    <w:p w14:paraId="2B657342" w14:textId="77777777" w:rsidR="00F401A9" w:rsidRPr="000D5DB5" w:rsidRDefault="00F401A9">
      <w:pPr>
        <w:numPr>
          <w:ilvl w:val="0"/>
          <w:numId w:val="87"/>
        </w:numPr>
        <w:contextualSpacing/>
        <w:textAlignment w:val="baseline"/>
        <w:rPr>
          <w:rFonts w:eastAsia="Times New Roman" w:cstheme="minorHAnsi"/>
          <w:color w:val="000000"/>
        </w:rPr>
        <w:pPrChange w:id="3719" w:author="Admin" w:date="2020-10-19T21:51:00Z">
          <w:pPr>
            <w:numPr>
              <w:numId w:val="1"/>
            </w:numPr>
            <w:tabs>
              <w:tab w:val="num" w:pos="720"/>
            </w:tabs>
            <w:ind w:left="720" w:hanging="360"/>
            <w:contextualSpacing/>
            <w:textAlignment w:val="baseline"/>
          </w:pPr>
        </w:pPrChange>
      </w:pPr>
      <w:r w:rsidRPr="000D5DB5">
        <w:rPr>
          <w:rFonts w:eastAsia="Times New Roman" w:cstheme="minorHAnsi"/>
          <w:color w:val="000000"/>
        </w:rPr>
        <w:t xml:space="preserve">Proficiency with the tools (or skill) relevant. </w:t>
      </w:r>
    </w:p>
    <w:p w14:paraId="6E03687D" w14:textId="77777777" w:rsidR="00F401A9" w:rsidRPr="000D5DB5" w:rsidRDefault="00F401A9">
      <w:pPr>
        <w:numPr>
          <w:ilvl w:val="0"/>
          <w:numId w:val="87"/>
        </w:numPr>
        <w:contextualSpacing/>
        <w:textAlignment w:val="baseline"/>
        <w:rPr>
          <w:rFonts w:eastAsia="Times New Roman" w:cstheme="minorHAnsi"/>
          <w:color w:val="000000"/>
        </w:rPr>
        <w:pPrChange w:id="3720" w:author="Admin" w:date="2020-10-19T21:51:00Z">
          <w:pPr>
            <w:numPr>
              <w:numId w:val="1"/>
            </w:numPr>
            <w:tabs>
              <w:tab w:val="num" w:pos="720"/>
            </w:tabs>
            <w:ind w:left="720" w:hanging="360"/>
            <w:contextualSpacing/>
            <w:textAlignment w:val="baseline"/>
          </w:pPr>
        </w:pPrChange>
      </w:pPr>
      <w:r w:rsidRPr="000D5DB5">
        <w:rPr>
          <w:rFonts w:eastAsia="Times New Roman" w:cstheme="minorHAnsi"/>
          <w:color w:val="000000"/>
        </w:rPr>
        <w:t>Success on the Crafting check</w:t>
      </w:r>
      <w:r>
        <w:rPr>
          <w:rFonts w:eastAsia="Times New Roman" w:cstheme="minorHAnsi"/>
          <w:color w:val="000000"/>
        </w:rPr>
        <w:t xml:space="preserve"> (if required by the DM)</w:t>
      </w:r>
      <w:r w:rsidRPr="000D5DB5">
        <w:rPr>
          <w:rFonts w:eastAsia="Times New Roman" w:cstheme="minorHAnsi"/>
          <w:color w:val="000000"/>
        </w:rPr>
        <w:t xml:space="preserve">. </w:t>
      </w:r>
    </w:p>
    <w:p w14:paraId="13CC887C" w14:textId="77777777" w:rsidR="00F401A9" w:rsidRPr="000D5DB5" w:rsidRDefault="00F401A9" w:rsidP="00F401A9">
      <w:pPr>
        <w:contextualSpacing/>
        <w:rPr>
          <w:rFonts w:eastAsia="Times New Roman" w:cstheme="minorHAnsi"/>
          <w:sz w:val="24"/>
          <w:szCs w:val="24"/>
        </w:rPr>
      </w:pPr>
      <w:r w:rsidRPr="000D5DB5">
        <w:rPr>
          <w:rFonts w:eastAsia="Times New Roman" w:cstheme="minorHAnsi"/>
          <w:color w:val="000000"/>
        </w:rPr>
        <w:t xml:space="preserve">At the end of the allotted crafting time, and if the check is successful, the user crafts the item in question. </w:t>
      </w:r>
    </w:p>
    <w:p w14:paraId="289CC74D" w14:textId="77777777" w:rsidR="00F401A9" w:rsidRPr="000D5DB5" w:rsidRDefault="00F401A9" w:rsidP="00F401A9">
      <w:pPr>
        <w:contextualSpacing/>
        <w:rPr>
          <w:rFonts w:eastAsia="Times New Roman" w:cstheme="minorHAnsi"/>
          <w:sz w:val="24"/>
          <w:szCs w:val="24"/>
        </w:rPr>
      </w:pPr>
    </w:p>
    <w:p w14:paraId="2196AF0A" w14:textId="77777777" w:rsidR="00F401A9" w:rsidRPr="000D5DB5" w:rsidRDefault="00F401A9" w:rsidP="009C1E28">
      <w:pPr>
        <w:contextualSpacing/>
        <w:rPr>
          <w:rFonts w:eastAsia="Times New Roman" w:cstheme="minorHAnsi"/>
          <w:sz w:val="24"/>
          <w:szCs w:val="24"/>
        </w:rPr>
      </w:pPr>
      <w:r>
        <w:rPr>
          <w:rFonts w:eastAsia="Times New Roman" w:cstheme="minorHAnsi"/>
          <w:b/>
          <w:bCs/>
          <w:color w:val="000000"/>
        </w:rPr>
        <w:t>Complexity Class</w:t>
      </w:r>
      <w:r>
        <w:rPr>
          <w:rFonts w:eastAsia="Times New Roman" w:cstheme="minorHAnsi"/>
          <w:b/>
          <w:bCs/>
          <w:color w:val="000000"/>
        </w:rPr>
        <w:tab/>
        <w:t>Example</w:t>
      </w:r>
      <w:r w:rsidRPr="000D5DB5">
        <w:rPr>
          <w:rFonts w:eastAsia="Times New Roman" w:cstheme="minorHAnsi"/>
          <w:b/>
          <w:bCs/>
          <w:color w:val="000000"/>
        </w:rPr>
        <w:tab/>
      </w:r>
      <w:r>
        <w:rPr>
          <w:rFonts w:eastAsia="Times New Roman" w:cstheme="minorHAnsi"/>
          <w:b/>
          <w:bCs/>
          <w:color w:val="000000"/>
        </w:rPr>
        <w:tab/>
      </w:r>
      <w:r w:rsidRPr="000D5DB5">
        <w:rPr>
          <w:rFonts w:eastAsia="Times New Roman" w:cstheme="minorHAnsi"/>
          <w:b/>
          <w:bCs/>
          <w:color w:val="000000"/>
        </w:rPr>
        <w:tab/>
        <w:t>Crafting Time</w:t>
      </w:r>
      <w:r>
        <w:rPr>
          <w:rFonts w:eastAsia="Times New Roman" w:cstheme="minorHAnsi"/>
          <w:b/>
          <w:bCs/>
          <w:color w:val="000000"/>
        </w:rPr>
        <w:tab/>
      </w:r>
      <w:r w:rsidRPr="000D5DB5">
        <w:rPr>
          <w:rFonts w:eastAsia="Times New Roman" w:cstheme="minorHAnsi"/>
          <w:b/>
          <w:bCs/>
          <w:color w:val="000000"/>
        </w:rPr>
        <w:t>DC</w:t>
      </w:r>
    </w:p>
    <w:p w14:paraId="2CC5D2D9" w14:textId="77777777" w:rsidR="00F401A9" w:rsidRPr="000D5DB5" w:rsidRDefault="00F401A9">
      <w:pPr>
        <w:contextualSpacing/>
        <w:rPr>
          <w:rFonts w:eastAsia="Times New Roman" w:cstheme="minorHAnsi"/>
          <w:sz w:val="24"/>
          <w:szCs w:val="24"/>
        </w:rPr>
      </w:pPr>
      <w:r w:rsidRPr="000D5DB5">
        <w:rPr>
          <w:rFonts w:eastAsia="Times New Roman" w:cstheme="minorHAnsi"/>
          <w:color w:val="000000"/>
        </w:rPr>
        <w:t xml:space="preserve">Very </w:t>
      </w:r>
      <w:r>
        <w:rPr>
          <w:rFonts w:eastAsia="Times New Roman" w:cstheme="minorHAnsi"/>
          <w:color w:val="000000"/>
        </w:rPr>
        <w:t>S</w:t>
      </w:r>
      <w:r w:rsidRPr="000D5DB5">
        <w:rPr>
          <w:rFonts w:eastAsia="Times New Roman" w:cstheme="minorHAnsi"/>
          <w:color w:val="000000"/>
        </w:rPr>
        <w:t xml:space="preserve">imple </w:t>
      </w:r>
      <w:r>
        <w:rPr>
          <w:rFonts w:eastAsia="Times New Roman" w:cstheme="minorHAnsi"/>
          <w:color w:val="000000"/>
        </w:rPr>
        <w:tab/>
      </w:r>
      <w:r>
        <w:rPr>
          <w:rFonts w:eastAsia="Times New Roman" w:cstheme="minorHAnsi"/>
          <w:color w:val="000000"/>
        </w:rPr>
        <w:tab/>
        <w:t>S</w:t>
      </w:r>
      <w:r w:rsidRPr="000D5DB5">
        <w:rPr>
          <w:rFonts w:eastAsia="Times New Roman" w:cstheme="minorHAnsi"/>
          <w:color w:val="000000"/>
        </w:rPr>
        <w:t>tick</w:t>
      </w:r>
      <w:r>
        <w:rPr>
          <w:rFonts w:eastAsia="Times New Roman" w:cstheme="minorHAnsi"/>
          <w:color w:val="000000"/>
        </w:rPr>
        <w:t>, ball of yarn</w:t>
      </w:r>
      <w:r w:rsidRPr="000D5DB5">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10 minutes</w:t>
      </w:r>
      <w:r w:rsidRPr="000D5DB5">
        <w:rPr>
          <w:rFonts w:eastAsia="Times New Roman" w:cstheme="minorHAnsi"/>
          <w:color w:val="000000"/>
        </w:rPr>
        <w:tab/>
      </w:r>
      <w:r>
        <w:rPr>
          <w:rFonts w:eastAsia="Times New Roman" w:cstheme="minorHAnsi"/>
          <w:color w:val="000000"/>
        </w:rPr>
        <w:t>7</w:t>
      </w:r>
    </w:p>
    <w:p w14:paraId="3C369BDC" w14:textId="77777777" w:rsidR="00F401A9" w:rsidRPr="000D5DB5" w:rsidRDefault="00F401A9">
      <w:pPr>
        <w:contextualSpacing/>
        <w:rPr>
          <w:rFonts w:eastAsia="Times New Roman" w:cstheme="minorHAnsi"/>
          <w:sz w:val="24"/>
          <w:szCs w:val="24"/>
        </w:rPr>
      </w:pPr>
      <w:r w:rsidRPr="000D5DB5">
        <w:rPr>
          <w:rFonts w:eastAsia="Times New Roman" w:cstheme="minorHAnsi"/>
          <w:color w:val="000000"/>
        </w:rPr>
        <w:t xml:space="preserve">Simple </w:t>
      </w:r>
      <w:r>
        <w:rPr>
          <w:rFonts w:eastAsia="Times New Roman" w:cstheme="minorHAnsi"/>
          <w:color w:val="000000"/>
        </w:rPr>
        <w:tab/>
      </w:r>
      <w:r>
        <w:rPr>
          <w:rFonts w:eastAsia="Times New Roman" w:cstheme="minorHAnsi"/>
          <w:color w:val="000000"/>
        </w:rPr>
        <w:tab/>
      </w:r>
      <w:r>
        <w:rPr>
          <w:rFonts w:eastAsia="Times New Roman" w:cstheme="minorHAnsi"/>
          <w:color w:val="000000"/>
        </w:rPr>
        <w:tab/>
        <w:t>S</w:t>
      </w:r>
      <w:r w:rsidRPr="000D5DB5">
        <w:rPr>
          <w:rFonts w:eastAsia="Times New Roman" w:cstheme="minorHAnsi"/>
          <w:color w:val="000000"/>
        </w:rPr>
        <w:t>imple weapon</w:t>
      </w:r>
      <w:r>
        <w:rPr>
          <w:rFonts w:eastAsia="Times New Roman" w:cstheme="minorHAnsi"/>
          <w:color w:val="000000"/>
        </w:rPr>
        <w:tab/>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1 hour</w:t>
      </w:r>
      <w:r w:rsidRPr="000D5DB5">
        <w:rPr>
          <w:rFonts w:eastAsia="Times New Roman" w:cstheme="minorHAnsi"/>
          <w:color w:val="000000"/>
        </w:rPr>
        <w:tab/>
      </w:r>
      <w:r w:rsidRPr="000D5DB5">
        <w:rPr>
          <w:rFonts w:eastAsia="Times New Roman" w:cstheme="minorHAnsi"/>
          <w:color w:val="000000"/>
        </w:rPr>
        <w:tab/>
        <w:t>10</w:t>
      </w:r>
    </w:p>
    <w:p w14:paraId="16061646" w14:textId="77777777" w:rsidR="00F401A9" w:rsidRPr="000D5DB5" w:rsidRDefault="00F401A9">
      <w:pPr>
        <w:contextualSpacing/>
        <w:rPr>
          <w:rFonts w:eastAsia="Times New Roman" w:cstheme="minorHAnsi"/>
          <w:sz w:val="24"/>
          <w:szCs w:val="24"/>
        </w:rPr>
      </w:pPr>
      <w:r w:rsidRPr="000D5DB5">
        <w:rPr>
          <w:rFonts w:eastAsia="Times New Roman" w:cstheme="minorHAnsi"/>
          <w:color w:val="000000"/>
        </w:rPr>
        <w:t xml:space="preserve">Moderate item </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martial weapon, light armor</w:t>
      </w:r>
      <w:r w:rsidRPr="000D5DB5">
        <w:rPr>
          <w:rFonts w:eastAsia="Times New Roman" w:cstheme="minorHAnsi"/>
          <w:color w:val="000000"/>
        </w:rPr>
        <w:tab/>
        <w:t>1 day</w:t>
      </w:r>
      <w:r w:rsidRPr="000D5DB5">
        <w:rPr>
          <w:rFonts w:eastAsia="Times New Roman" w:cstheme="minorHAnsi"/>
          <w:color w:val="000000"/>
        </w:rPr>
        <w:tab/>
      </w:r>
      <w:r w:rsidRPr="000D5DB5">
        <w:rPr>
          <w:rFonts w:eastAsia="Times New Roman" w:cstheme="minorHAnsi"/>
          <w:color w:val="000000"/>
        </w:rPr>
        <w:tab/>
        <w:t>1</w:t>
      </w:r>
      <w:r>
        <w:rPr>
          <w:rFonts w:eastAsia="Times New Roman" w:cstheme="minorHAnsi"/>
          <w:color w:val="000000"/>
        </w:rPr>
        <w:t>3</w:t>
      </w:r>
    </w:p>
    <w:p w14:paraId="02913C9F" w14:textId="77777777" w:rsidR="00F401A9" w:rsidRPr="000D5DB5" w:rsidRDefault="00F401A9">
      <w:pPr>
        <w:contextualSpacing/>
        <w:rPr>
          <w:rFonts w:eastAsia="Times New Roman" w:cstheme="minorHAnsi"/>
          <w:sz w:val="24"/>
          <w:szCs w:val="24"/>
        </w:rPr>
      </w:pPr>
      <w:r w:rsidRPr="000D5DB5">
        <w:rPr>
          <w:rFonts w:eastAsia="Times New Roman" w:cstheme="minorHAnsi"/>
          <w:color w:val="000000"/>
        </w:rPr>
        <w:t xml:space="preserve">Complex item </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medium armor, lock</w:t>
      </w:r>
      <w:r>
        <w:rPr>
          <w:rFonts w:eastAsia="Times New Roman" w:cstheme="minorHAnsi"/>
          <w:color w:val="000000"/>
        </w:rPr>
        <w:tab/>
      </w:r>
      <w:r w:rsidRPr="000D5DB5">
        <w:rPr>
          <w:rFonts w:eastAsia="Times New Roman" w:cstheme="minorHAnsi"/>
          <w:color w:val="000000"/>
        </w:rPr>
        <w:tab/>
        <w:t>1 week</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16</w:t>
      </w:r>
    </w:p>
    <w:p w14:paraId="18CF544A" w14:textId="77777777" w:rsidR="00F401A9" w:rsidRPr="000D5DB5" w:rsidRDefault="00F401A9">
      <w:pPr>
        <w:contextualSpacing/>
        <w:rPr>
          <w:rFonts w:eastAsia="Times New Roman" w:cstheme="minorHAnsi"/>
          <w:color w:val="000000"/>
        </w:rPr>
      </w:pPr>
      <w:r w:rsidRPr="000D5DB5">
        <w:rPr>
          <w:rFonts w:eastAsia="Times New Roman" w:cstheme="minorHAnsi"/>
          <w:color w:val="000000"/>
        </w:rPr>
        <w:t xml:space="preserve">Highly complex </w:t>
      </w:r>
      <w:r>
        <w:rPr>
          <w:rFonts w:eastAsia="Times New Roman" w:cstheme="minorHAnsi"/>
          <w:color w:val="000000"/>
        </w:rPr>
        <w:tab/>
      </w:r>
      <w:r>
        <w:rPr>
          <w:rFonts w:eastAsia="Times New Roman" w:cstheme="minorHAnsi"/>
          <w:color w:val="000000"/>
        </w:rPr>
        <w:tab/>
        <w:t>H</w:t>
      </w:r>
      <w:r w:rsidRPr="000D5DB5">
        <w:rPr>
          <w:rFonts w:eastAsia="Times New Roman" w:cstheme="minorHAnsi"/>
          <w:color w:val="000000"/>
        </w:rPr>
        <w:t>eavy armor</w:t>
      </w:r>
      <w:r>
        <w:rPr>
          <w:rFonts w:eastAsia="Times New Roman" w:cstheme="minorHAnsi"/>
          <w:color w:val="000000"/>
        </w:rPr>
        <w:t>, construct</w:t>
      </w:r>
      <w:r w:rsidRPr="000D5DB5">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2 weeks</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19</w:t>
      </w:r>
    </w:p>
    <w:p w14:paraId="64E15B06" w14:textId="77777777" w:rsidR="00F401A9" w:rsidRPr="000D5DB5" w:rsidRDefault="00F401A9" w:rsidP="00F401A9">
      <w:pPr>
        <w:contextualSpacing/>
        <w:rPr>
          <w:rFonts w:eastAsia="Times New Roman" w:cstheme="minorHAnsi"/>
          <w:color w:val="000000"/>
        </w:rPr>
      </w:pPr>
    </w:p>
    <w:p w14:paraId="346DD23E" w14:textId="77777777" w:rsidR="00F401A9" w:rsidRDefault="00F401A9" w:rsidP="00F401A9">
      <w:pPr>
        <w:contextualSpacing/>
        <w:rPr>
          <w:rFonts w:eastAsia="Times New Roman" w:cstheme="minorHAnsi"/>
          <w:color w:val="000000"/>
        </w:rPr>
      </w:pPr>
      <w:r w:rsidRPr="000D5DB5">
        <w:rPr>
          <w:rFonts w:eastAsia="Times New Roman" w:cstheme="minorHAnsi"/>
          <w:color w:val="000000"/>
        </w:rPr>
        <w:t xml:space="preserve">Per stage above highly complex (or Highly Complex II, etc.), the time doubles per increment (1 month, 2 months, 3 months, etc.), although the DC does not increase. </w:t>
      </w:r>
    </w:p>
    <w:p w14:paraId="74275EED" w14:textId="77777777" w:rsidR="00F401A9" w:rsidRPr="00E95E1F" w:rsidRDefault="00F401A9" w:rsidP="009C1E28">
      <w:pPr>
        <w:contextualSpacing/>
        <w:rPr>
          <w:rFonts w:eastAsia="Times New Roman" w:cstheme="minorHAnsi"/>
          <w:sz w:val="24"/>
          <w:szCs w:val="24"/>
        </w:rPr>
      </w:pPr>
      <w:r w:rsidRPr="000D5DB5">
        <w:rPr>
          <w:rFonts w:eastAsia="Times New Roman" w:cstheme="minorHAnsi"/>
          <w:color w:val="000000"/>
        </w:rPr>
        <w:t xml:space="preserve">Crafting takes the specified time, cut down to the nearest ten minutes. </w:t>
      </w:r>
      <w:r>
        <w:rPr>
          <w:rFonts w:eastAsia="Times New Roman" w:cstheme="minorHAnsi"/>
          <w:color w:val="000000"/>
        </w:rPr>
        <w:t xml:space="preserve">Succeeding against the crafting DC by 10 points or more reduces the crafting time by half. </w:t>
      </w:r>
    </w:p>
    <w:p w14:paraId="2571921A" w14:textId="77777777" w:rsidR="00F401A9" w:rsidRPr="000D5DB5" w:rsidRDefault="00F401A9" w:rsidP="00F401A9">
      <w:pPr>
        <w:contextualSpacing/>
        <w:rPr>
          <w:rFonts w:eastAsia="Times New Roman" w:cstheme="minorHAnsi"/>
          <w:sz w:val="24"/>
          <w:szCs w:val="24"/>
        </w:rPr>
      </w:pPr>
    </w:p>
    <w:p w14:paraId="10FEA76C" w14:textId="77777777" w:rsidR="00F401A9" w:rsidRPr="00134BC3" w:rsidRDefault="00F401A9" w:rsidP="009C1E28">
      <w:pPr>
        <w:contextualSpacing/>
        <w:rPr>
          <w:rFonts w:eastAsia="Times New Roman" w:cstheme="minorHAnsi"/>
          <w:color w:val="000000"/>
        </w:rPr>
      </w:pPr>
      <w:r>
        <w:rPr>
          <w:rFonts w:eastAsia="Times New Roman" w:cstheme="minorHAnsi"/>
          <w:i/>
          <w:iCs/>
          <w:color w:val="000000"/>
        </w:rPr>
        <w:t>For example</w:t>
      </w:r>
      <w:r w:rsidRPr="000D5DB5">
        <w:rPr>
          <w:rFonts w:eastAsia="Times New Roman" w:cstheme="minorHAnsi"/>
          <w:color w:val="000000"/>
        </w:rPr>
        <w:t xml:space="preserve">, </w:t>
      </w:r>
      <w:r>
        <w:rPr>
          <w:rFonts w:eastAsia="Times New Roman" w:cstheme="minorHAnsi"/>
          <w:color w:val="000000"/>
        </w:rPr>
        <w:t xml:space="preserve">a </w:t>
      </w:r>
      <w:r w:rsidRPr="000D5DB5">
        <w:rPr>
          <w:rFonts w:eastAsia="Times New Roman" w:cstheme="minorHAnsi"/>
          <w:color w:val="000000"/>
        </w:rPr>
        <w:t xml:space="preserve">rogue (if proficient with smith’s tools), can begin to forge a dagger (simple weapon) if she has access to all the tools she needs. As a simple complexity item, it would take her one </w:t>
      </w:r>
      <w:r>
        <w:rPr>
          <w:rFonts w:eastAsia="Times New Roman" w:cstheme="minorHAnsi"/>
          <w:color w:val="000000"/>
        </w:rPr>
        <w:t xml:space="preserve">hour </w:t>
      </w:r>
      <w:r w:rsidRPr="000D5DB5">
        <w:rPr>
          <w:rFonts w:eastAsia="Times New Roman" w:cstheme="minorHAnsi"/>
          <w:color w:val="000000"/>
        </w:rPr>
        <w:t xml:space="preserve">if she has all the required materials and succeeds on a DC 10 Crafting check. </w:t>
      </w:r>
      <w:r>
        <w:rPr>
          <w:rFonts w:eastAsia="Times New Roman" w:cstheme="minorHAnsi"/>
          <w:color w:val="000000"/>
        </w:rPr>
        <w:t>If she rolls a natural 20 or gets a result equal to or higher than 20, it takes only 30 minutes.</w:t>
      </w:r>
    </w:p>
    <w:p w14:paraId="146981A6" w14:textId="77777777" w:rsidR="00F401A9" w:rsidRDefault="00F401A9" w:rsidP="00E95E1F"/>
    <w:p w14:paraId="2E9F859D" w14:textId="77777777" w:rsidR="00B93648" w:rsidRPr="000D5DB5" w:rsidRDefault="00B93648">
      <w:pPr>
        <w:contextualSpacing/>
        <w:outlineLvl w:val="1"/>
        <w:rPr>
          <w:rFonts w:eastAsia="Times New Roman" w:cstheme="minorHAnsi"/>
          <w:b/>
          <w:bCs/>
          <w:sz w:val="36"/>
          <w:szCs w:val="36"/>
        </w:rPr>
      </w:pPr>
      <w:bookmarkStart w:id="3721" w:name="_Toc54196462"/>
      <w:r w:rsidRPr="000D5DB5">
        <w:rPr>
          <w:rFonts w:eastAsia="Times New Roman" w:cstheme="minorHAnsi"/>
          <w:color w:val="2E75B5"/>
          <w:sz w:val="32"/>
          <w:szCs w:val="32"/>
        </w:rPr>
        <w:t>Discovery</w:t>
      </w:r>
      <w:bookmarkEnd w:id="3721"/>
    </w:p>
    <w:p w14:paraId="38D59660" w14:textId="77777777" w:rsidR="008A0533" w:rsidRDefault="00B93648" w:rsidP="008A0533">
      <w:pPr>
        <w:contextualSpacing/>
        <w:rPr>
          <w:rFonts w:eastAsia="Times New Roman" w:cstheme="minorHAnsi"/>
          <w:color w:val="000000"/>
        </w:rPr>
      </w:pPr>
      <w:r w:rsidRPr="000D5DB5">
        <w:rPr>
          <w:rFonts w:eastAsia="Times New Roman" w:cstheme="minorHAnsi"/>
          <w:color w:val="000000"/>
        </w:rPr>
        <w:t xml:space="preserve">Making new spells, alchemical formulae, and blueprints for engineering are all highly complicated tasks. </w:t>
      </w:r>
      <w:r w:rsidR="008A0533">
        <w:rPr>
          <w:rFonts w:eastAsia="Times New Roman" w:cstheme="minorHAnsi"/>
          <w:color w:val="000000"/>
        </w:rPr>
        <w:t>It takes downtime and money to research appropriate to formula itself.</w:t>
      </w:r>
      <w:r w:rsidR="009F56E0">
        <w:rPr>
          <w:rFonts w:eastAsia="Times New Roman" w:cstheme="minorHAnsi"/>
          <w:color w:val="000000"/>
        </w:rPr>
        <w:t xml:space="preserve"> </w:t>
      </w:r>
    </w:p>
    <w:p w14:paraId="74F6BF82" w14:textId="77777777" w:rsidR="008A0533" w:rsidRDefault="008A0533" w:rsidP="008A0533">
      <w:pPr>
        <w:contextualSpacing/>
        <w:rPr>
          <w:rFonts w:eastAsia="Times New Roman" w:cstheme="minorHAnsi"/>
          <w:color w:val="000000"/>
        </w:rPr>
      </w:pPr>
    </w:p>
    <w:p w14:paraId="391DC7E0" w14:textId="77777777" w:rsidR="008A0533" w:rsidRPr="008A0533" w:rsidRDefault="008A0533" w:rsidP="008A0533">
      <w:pPr>
        <w:contextualSpacing/>
        <w:rPr>
          <w:rFonts w:eastAsia="Times New Roman" w:cstheme="minorHAnsi"/>
          <w:color w:val="000000"/>
        </w:rPr>
      </w:pPr>
      <w:r>
        <w:rPr>
          <w:rFonts w:eastAsia="Times New Roman" w:cstheme="minorHAnsi"/>
          <w:b/>
          <w:bCs/>
          <w:color w:val="000000"/>
        </w:rPr>
        <w:t xml:space="preserve">Downtime. </w:t>
      </w:r>
      <w:r>
        <w:rPr>
          <w:rFonts w:eastAsia="Times New Roman" w:cstheme="minorHAnsi"/>
          <w:color w:val="000000"/>
        </w:rPr>
        <w:t xml:space="preserve">It takes 2 weeks per spell level, or </w:t>
      </w:r>
      <w:r w:rsidR="00D51AAF">
        <w:rPr>
          <w:rFonts w:eastAsia="Times New Roman" w:cstheme="minorHAnsi"/>
          <w:color w:val="000000"/>
        </w:rPr>
        <w:t xml:space="preserve">1 </w:t>
      </w:r>
      <w:r>
        <w:rPr>
          <w:rFonts w:eastAsia="Times New Roman" w:cstheme="minorHAnsi"/>
          <w:color w:val="000000"/>
        </w:rPr>
        <w:t xml:space="preserve">week per </w:t>
      </w:r>
      <w:r w:rsidR="00CC61D1">
        <w:rPr>
          <w:rFonts w:eastAsia="Times New Roman" w:cstheme="minorHAnsi"/>
          <w:color w:val="000000"/>
        </w:rPr>
        <w:t>rarity step</w:t>
      </w:r>
      <w:r>
        <w:rPr>
          <w:rFonts w:eastAsia="Times New Roman" w:cstheme="minorHAnsi"/>
          <w:color w:val="000000"/>
        </w:rPr>
        <w:t xml:space="preserve"> of the device.</w:t>
      </w:r>
    </w:p>
    <w:p w14:paraId="4689BAB6" w14:textId="77777777" w:rsidR="00CC61D1" w:rsidRDefault="008A0533" w:rsidP="009F56E0">
      <w:pPr>
        <w:contextualSpacing/>
        <w:rPr>
          <w:rFonts w:eastAsia="Times New Roman" w:cstheme="minorHAnsi"/>
          <w:color w:val="000000"/>
        </w:rPr>
      </w:pPr>
      <w:r>
        <w:rPr>
          <w:rFonts w:eastAsia="Times New Roman" w:cstheme="minorHAnsi"/>
          <w:b/>
          <w:bCs/>
          <w:color w:val="000000"/>
        </w:rPr>
        <w:t xml:space="preserve">Money. </w:t>
      </w:r>
      <w:r>
        <w:rPr>
          <w:rFonts w:eastAsia="Times New Roman" w:cstheme="minorHAnsi"/>
          <w:color w:val="000000"/>
        </w:rPr>
        <w:t xml:space="preserve">It takes 50 gp per spell level (if a spell, alchemical formula, or gadget), or 75 gp per </w:t>
      </w:r>
      <w:r w:rsidR="00CC61D1">
        <w:rPr>
          <w:rFonts w:eastAsia="Times New Roman" w:cstheme="minorHAnsi"/>
          <w:color w:val="000000"/>
        </w:rPr>
        <w:t xml:space="preserve">rarity step </w:t>
      </w:r>
      <w:r>
        <w:rPr>
          <w:rFonts w:eastAsia="Times New Roman" w:cstheme="minorHAnsi"/>
          <w:color w:val="000000"/>
        </w:rPr>
        <w:t>of a</w:t>
      </w:r>
      <w:r w:rsidR="00597CDF">
        <w:rPr>
          <w:rFonts w:eastAsia="Times New Roman" w:cstheme="minorHAnsi"/>
          <w:color w:val="000000"/>
        </w:rPr>
        <w:t>ny</w:t>
      </w:r>
      <w:r>
        <w:rPr>
          <w:rFonts w:eastAsia="Times New Roman" w:cstheme="minorHAnsi"/>
          <w:color w:val="000000"/>
        </w:rPr>
        <w:t xml:space="preserve"> device</w:t>
      </w:r>
      <w:r w:rsidR="00597CDF">
        <w:rPr>
          <w:rFonts w:eastAsia="Times New Roman" w:cstheme="minorHAnsi"/>
          <w:color w:val="000000"/>
        </w:rPr>
        <w:t xml:space="preserve"> that is not a gadget</w:t>
      </w:r>
      <w:r w:rsidR="00CC61D1">
        <w:rPr>
          <w:rFonts w:eastAsia="Times New Roman" w:cstheme="minorHAnsi"/>
          <w:color w:val="000000"/>
        </w:rPr>
        <w:t xml:space="preserve"> (which uses the spell calculation instead)</w:t>
      </w:r>
      <w:r>
        <w:rPr>
          <w:rFonts w:eastAsia="Times New Roman" w:cstheme="minorHAnsi"/>
          <w:color w:val="000000"/>
        </w:rPr>
        <w:t xml:space="preserve">. </w:t>
      </w:r>
    </w:p>
    <w:p w14:paraId="2CCCA5E5" w14:textId="77777777" w:rsidR="009F56E0" w:rsidRPr="009F56E0" w:rsidRDefault="004F4F85" w:rsidP="009F56E0">
      <w:pPr>
        <w:contextualSpacing/>
        <w:rPr>
          <w:rFonts w:eastAsia="Times New Roman" w:cstheme="minorHAnsi"/>
          <w:color w:val="000000"/>
        </w:rPr>
      </w:pPr>
      <w:r>
        <w:rPr>
          <w:rFonts w:eastAsia="Times New Roman" w:cstheme="minorHAnsi"/>
          <w:color w:val="000000"/>
        </w:rPr>
        <w:t xml:space="preserve">An infusion matrix may require the crafting cost of an item of the matrix’s quality in research reagents, or may require the destruction of such a matrix to extract knowledge of how to create it. </w:t>
      </w:r>
      <w:r w:rsidR="009F56E0" w:rsidRPr="000D5DB5">
        <w:rPr>
          <w:rFonts w:eastAsia="Times New Roman" w:cstheme="minorHAnsi"/>
          <w:color w:val="000000"/>
        </w:rPr>
        <w:t xml:space="preserve">The </w:t>
      </w:r>
      <w:r w:rsidR="009F56E0">
        <w:rPr>
          <w:rFonts w:eastAsia="Times New Roman" w:cstheme="minorHAnsi"/>
          <w:color w:val="000000"/>
        </w:rPr>
        <w:t>D</w:t>
      </w:r>
      <w:r w:rsidR="009F56E0" w:rsidRPr="000D5DB5">
        <w:rPr>
          <w:rFonts w:eastAsia="Times New Roman" w:cstheme="minorHAnsi"/>
          <w:color w:val="000000"/>
        </w:rPr>
        <w:t>M may impose additional requirements, such as requiring an elemental crystal for a f</w:t>
      </w:r>
      <w:r w:rsidR="009F56E0">
        <w:rPr>
          <w:rFonts w:eastAsia="Times New Roman" w:cstheme="minorHAnsi"/>
          <w:color w:val="000000"/>
        </w:rPr>
        <w:t>lame</w:t>
      </w:r>
      <w:r w:rsidR="009F56E0" w:rsidRPr="000D5DB5">
        <w:rPr>
          <w:rFonts w:eastAsia="Times New Roman" w:cstheme="minorHAnsi"/>
          <w:color w:val="000000"/>
        </w:rPr>
        <w:t>thrower (elemental engine) or a blueprint of a normal vehicle to make a similar design.</w:t>
      </w:r>
    </w:p>
    <w:p w14:paraId="42050A7F" w14:textId="77777777" w:rsidR="009F56E0" w:rsidRDefault="009F56E0" w:rsidP="004F4F85">
      <w:pPr>
        <w:contextualSpacing/>
        <w:rPr>
          <w:rFonts w:eastAsia="Times New Roman" w:cstheme="minorHAnsi"/>
          <w:color w:val="000000"/>
        </w:rPr>
      </w:pPr>
    </w:p>
    <w:p w14:paraId="56708ED7" w14:textId="77777777" w:rsidR="009F56E0" w:rsidRPr="000D5DB5" w:rsidRDefault="009F56E0" w:rsidP="004F4F85">
      <w:pPr>
        <w:contextualSpacing/>
        <w:rPr>
          <w:rFonts w:eastAsia="Times New Roman" w:cstheme="minorHAnsi"/>
          <w:sz w:val="24"/>
          <w:szCs w:val="24"/>
        </w:rPr>
      </w:pPr>
      <w:r>
        <w:rPr>
          <w:rFonts w:eastAsia="Times New Roman" w:cstheme="minorHAnsi"/>
          <w:color w:val="000000"/>
        </w:rPr>
        <w:t xml:space="preserve">Instead of researching a new spell, a character can research a creature’s name to conjure it. This takes the same amount of time, and the character can only research a name of a creature they are of sufficient power to conjure (CR equal to highest-level spell). Other stronger names require subjecting yourself to the risks of a Call or by learning the information another way. </w:t>
      </w:r>
    </w:p>
    <w:p w14:paraId="3724ACBE" w14:textId="77777777" w:rsidR="007A0AE5" w:rsidRDefault="007A0AE5" w:rsidP="007A0AE5">
      <w:pPr>
        <w:contextualSpacing/>
        <w:rPr>
          <w:rFonts w:eastAsia="Times New Roman" w:cstheme="minorHAnsi"/>
          <w:color w:val="000000"/>
        </w:rPr>
      </w:pPr>
    </w:p>
    <w:p w14:paraId="1503B850" w14:textId="77777777" w:rsidR="00B93648" w:rsidRPr="000D5DB5" w:rsidRDefault="00B93648" w:rsidP="00C667D1">
      <w:pPr>
        <w:ind w:left="720" w:hanging="720"/>
        <w:contextualSpacing/>
        <w:outlineLvl w:val="1"/>
        <w:rPr>
          <w:rFonts w:eastAsia="Times New Roman" w:cstheme="minorHAnsi"/>
          <w:color w:val="2E75B5"/>
          <w:sz w:val="32"/>
          <w:szCs w:val="32"/>
        </w:rPr>
      </w:pPr>
      <w:bookmarkStart w:id="3722" w:name="_Toc54196463"/>
      <w:r w:rsidRPr="000D5DB5">
        <w:rPr>
          <w:rFonts w:eastAsia="Times New Roman" w:cstheme="minorHAnsi"/>
          <w:color w:val="2E75B5"/>
          <w:sz w:val="32"/>
          <w:szCs w:val="32"/>
        </w:rPr>
        <w:t xml:space="preserve">Item Creation </w:t>
      </w:r>
      <w:r w:rsidR="00C667D1">
        <w:rPr>
          <w:rFonts w:eastAsia="Times New Roman" w:cstheme="minorHAnsi"/>
          <w:color w:val="2E75B5"/>
          <w:sz w:val="32"/>
          <w:szCs w:val="32"/>
        </w:rPr>
        <w:t>Complexity and Cost</w:t>
      </w:r>
      <w:r w:rsidRPr="000D5DB5">
        <w:rPr>
          <w:rFonts w:eastAsia="Times New Roman" w:cstheme="minorHAnsi"/>
          <w:color w:val="2E75B5"/>
          <w:sz w:val="32"/>
          <w:szCs w:val="32"/>
        </w:rPr>
        <w:t xml:space="preserve"> </w:t>
      </w:r>
      <w:r w:rsidR="00C667D1">
        <w:rPr>
          <w:rFonts w:eastAsia="Times New Roman" w:cstheme="minorHAnsi"/>
          <w:color w:val="2E75B5"/>
          <w:sz w:val="32"/>
          <w:szCs w:val="32"/>
        </w:rPr>
        <w:t>Table</w:t>
      </w:r>
      <w:bookmarkEnd w:id="3722"/>
    </w:p>
    <w:p w14:paraId="4AC28CE2" w14:textId="77777777" w:rsidR="00B93648" w:rsidRDefault="00B93648" w:rsidP="00597CDF">
      <w:pPr>
        <w:contextualSpacing/>
        <w:rPr>
          <w:rFonts w:eastAsia="Times New Roman" w:cstheme="minorHAnsi"/>
          <w:color w:val="000000"/>
        </w:rPr>
      </w:pPr>
      <w:r w:rsidRPr="000D5DB5">
        <w:rPr>
          <w:rFonts w:eastAsia="Times New Roman" w:cstheme="minorHAnsi"/>
          <w:color w:val="000000"/>
        </w:rPr>
        <w:t xml:space="preserve">Items have cost to create in </w:t>
      </w:r>
      <w:r w:rsidR="00216C86">
        <w:rPr>
          <w:rFonts w:eastAsia="Times New Roman" w:cstheme="minorHAnsi"/>
          <w:color w:val="000000"/>
        </w:rPr>
        <w:t>materials and gold</w:t>
      </w:r>
      <w:r w:rsidRPr="000D5DB5">
        <w:rPr>
          <w:rFonts w:eastAsia="Times New Roman" w:cstheme="minorHAnsi"/>
          <w:color w:val="000000"/>
        </w:rPr>
        <w:t xml:space="preserve">, scaling with its quality or rarity. </w:t>
      </w:r>
      <w:r w:rsidR="00216C86">
        <w:rPr>
          <w:rFonts w:eastAsia="Times New Roman" w:cstheme="minorHAnsi"/>
          <w:color w:val="000000"/>
        </w:rPr>
        <w:t xml:space="preserve">The below table includes the cost for material per quality, but is modified further per type of material (or </w:t>
      </w:r>
      <w:r w:rsidR="00EA1D20">
        <w:rPr>
          <w:rFonts w:eastAsia="Times New Roman" w:cstheme="minorHAnsi"/>
          <w:color w:val="000000"/>
        </w:rPr>
        <w:t xml:space="preserve">crafting </w:t>
      </w:r>
      <w:r w:rsidR="00216C86">
        <w:rPr>
          <w:rFonts w:eastAsia="Times New Roman" w:cstheme="minorHAnsi"/>
          <w:color w:val="000000"/>
        </w:rPr>
        <w:t xml:space="preserve">class, such as consumable, use-item, infused item, or creature). </w:t>
      </w:r>
    </w:p>
    <w:p w14:paraId="24A3A04E" w14:textId="77777777" w:rsidR="00BE4709" w:rsidRDefault="00EA1D20" w:rsidP="00BE4709">
      <w:pPr>
        <w:contextualSpacing/>
        <w:rPr>
          <w:rFonts w:eastAsia="Times New Roman" w:cstheme="minorHAnsi"/>
          <w:color w:val="000000"/>
        </w:rPr>
      </w:pPr>
      <w:r>
        <w:rPr>
          <w:rFonts w:eastAsia="Times New Roman" w:cstheme="minorHAnsi"/>
          <w:color w:val="000000"/>
        </w:rPr>
        <w:t xml:space="preserve">For instance, a Common rarity consumable costs 20 gp to buy (unmodified base price), but a Common creature costs 500 gp (x25 due to being a creature). </w:t>
      </w:r>
    </w:p>
    <w:p w14:paraId="3449A0E3" w14:textId="77777777" w:rsidR="00F401A9" w:rsidRPr="000D5DB5" w:rsidRDefault="00F401A9" w:rsidP="00BE4709">
      <w:pPr>
        <w:contextualSpacing/>
        <w:rPr>
          <w:rFonts w:eastAsia="Times New Roman" w:cstheme="minorHAnsi"/>
          <w:color w:val="000000"/>
        </w:rPr>
      </w:pPr>
      <w:r>
        <w:rPr>
          <w:rFonts w:eastAsia="Times New Roman" w:cstheme="minorHAnsi"/>
          <w:color w:val="000000"/>
        </w:rPr>
        <w:t xml:space="preserve">Item quality usually also scales with complexity, but only when specified in the description of the tool or product. </w:t>
      </w:r>
    </w:p>
    <w:p w14:paraId="07ADE20F" w14:textId="77777777" w:rsidR="00B93648" w:rsidRPr="000D5DB5" w:rsidRDefault="00B93648">
      <w:pPr>
        <w:contextualSpacing/>
        <w:rPr>
          <w:rFonts w:eastAsia="Times New Roman" w:cstheme="minorHAnsi"/>
          <w:color w:val="000000"/>
        </w:rPr>
      </w:pPr>
    </w:p>
    <w:p w14:paraId="34C618C4" w14:textId="77777777" w:rsidR="00B93648" w:rsidRPr="00134BC3" w:rsidRDefault="00B93648">
      <w:pPr>
        <w:contextualSpacing/>
        <w:rPr>
          <w:rFonts w:eastAsia="Times New Roman" w:cstheme="minorHAnsi"/>
          <w:b/>
          <w:bCs/>
          <w:color w:val="000000"/>
        </w:rPr>
      </w:pPr>
      <w:r w:rsidRPr="00134BC3">
        <w:rPr>
          <w:rFonts w:eastAsia="Times New Roman" w:cstheme="minorHAnsi"/>
          <w:b/>
          <w:bCs/>
          <w:color w:val="000000"/>
        </w:rPr>
        <w:t>Item Quality</w:t>
      </w:r>
      <w:r w:rsidRPr="00134BC3">
        <w:rPr>
          <w:rFonts w:eastAsia="Times New Roman" w:cstheme="minorHAnsi"/>
          <w:b/>
          <w:bCs/>
          <w:color w:val="000000"/>
        </w:rPr>
        <w:tab/>
      </w:r>
      <w:del w:id="3723" w:author="Admin" w:date="2021-06-26T18:19:00Z">
        <w:r w:rsidR="00EA1D20" w:rsidDel="00FD5DE4">
          <w:rPr>
            <w:rFonts w:eastAsia="Times New Roman" w:cstheme="minorHAnsi"/>
            <w:b/>
            <w:bCs/>
            <w:color w:val="000000"/>
          </w:rPr>
          <w:delText>Cost</w:delText>
        </w:r>
        <w:r w:rsidR="00EA1D20" w:rsidDel="00FD5DE4">
          <w:rPr>
            <w:rFonts w:eastAsia="Times New Roman" w:cstheme="minorHAnsi"/>
            <w:b/>
            <w:bCs/>
            <w:color w:val="000000"/>
            <w:vertAlign w:val="superscript"/>
          </w:rPr>
          <w:delText>1</w:delText>
        </w:r>
        <w:r w:rsidRPr="00134BC3" w:rsidDel="00FD5DE4">
          <w:rPr>
            <w:rFonts w:eastAsia="Times New Roman" w:cstheme="minorHAnsi"/>
            <w:b/>
            <w:bCs/>
            <w:color w:val="000000"/>
          </w:rPr>
          <w:tab/>
        </w:r>
      </w:del>
      <w:r w:rsidRPr="00134BC3">
        <w:rPr>
          <w:rFonts w:eastAsia="Times New Roman" w:cstheme="minorHAnsi"/>
          <w:b/>
          <w:bCs/>
          <w:color w:val="000000"/>
        </w:rPr>
        <w:t>Proficiency</w:t>
      </w:r>
      <w:r w:rsidRPr="00134BC3">
        <w:rPr>
          <w:rFonts w:eastAsia="Times New Roman" w:cstheme="minorHAnsi"/>
          <w:b/>
          <w:bCs/>
          <w:color w:val="000000"/>
        </w:rPr>
        <w:tab/>
        <w:t>Spell Level</w:t>
      </w:r>
      <w:del w:id="3724" w:author="Admin" w:date="2021-06-26T18:20:00Z">
        <w:r w:rsidR="00216C86" w:rsidDel="00FD5DE4">
          <w:rPr>
            <w:rFonts w:eastAsia="Times New Roman" w:cstheme="minorHAnsi"/>
            <w:b/>
            <w:bCs/>
            <w:color w:val="000000"/>
          </w:rPr>
          <w:delText>/</w:delText>
        </w:r>
      </w:del>
      <w:ins w:id="3725" w:author="Admin" w:date="2021-06-26T18:20:00Z">
        <w:r w:rsidR="00FD5DE4">
          <w:rPr>
            <w:rFonts w:eastAsia="Times New Roman" w:cstheme="minorHAnsi"/>
            <w:b/>
            <w:bCs/>
            <w:color w:val="000000"/>
          </w:rPr>
          <w:t xml:space="preserve">: </w:t>
        </w:r>
      </w:ins>
      <w:r w:rsidR="00216C86">
        <w:rPr>
          <w:rFonts w:eastAsia="Times New Roman" w:cstheme="minorHAnsi"/>
          <w:b/>
          <w:bCs/>
          <w:color w:val="000000"/>
        </w:rPr>
        <w:t>max CR</w:t>
      </w:r>
      <w:r w:rsidR="00EF5AB3">
        <w:rPr>
          <w:rFonts w:eastAsia="Times New Roman" w:cstheme="minorHAnsi"/>
          <w:b/>
          <w:bCs/>
          <w:color w:val="000000"/>
          <w:vertAlign w:val="superscript"/>
        </w:rPr>
        <w:t>2</w:t>
      </w:r>
      <w:r w:rsidRPr="00134BC3">
        <w:rPr>
          <w:rFonts w:eastAsia="Times New Roman" w:cstheme="minorHAnsi"/>
          <w:b/>
          <w:bCs/>
          <w:color w:val="000000"/>
        </w:rPr>
        <w:tab/>
      </w:r>
      <w:r w:rsidR="008D3489">
        <w:rPr>
          <w:rFonts w:eastAsia="Times New Roman" w:cstheme="minorHAnsi"/>
          <w:b/>
          <w:bCs/>
          <w:color w:val="000000"/>
        </w:rPr>
        <w:t>Dice</w:t>
      </w:r>
      <w:r w:rsidR="005921F9">
        <w:rPr>
          <w:rFonts w:eastAsia="Times New Roman" w:cstheme="minorHAnsi"/>
          <w:b/>
          <w:bCs/>
          <w:color w:val="000000"/>
          <w:vertAlign w:val="superscript"/>
        </w:rPr>
        <w:t>3</w:t>
      </w:r>
      <w:r w:rsidR="008D3489" w:rsidRPr="000D5DB5">
        <w:rPr>
          <w:rFonts w:eastAsia="Times New Roman" w:cstheme="minorHAnsi"/>
          <w:b/>
          <w:bCs/>
          <w:color w:val="000000"/>
        </w:rPr>
        <w:tab/>
      </w:r>
      <w:del w:id="3726" w:author="Admin" w:date="2021-06-26T18:19:00Z">
        <w:r w:rsidRPr="000D5DB5" w:rsidDel="00FD5DE4">
          <w:rPr>
            <w:rFonts w:eastAsia="Times New Roman" w:cstheme="minorHAnsi"/>
            <w:b/>
            <w:bCs/>
            <w:color w:val="000000"/>
          </w:rPr>
          <w:delText>EP</w:delText>
        </w:r>
        <w:r w:rsidR="005921F9" w:rsidDel="00FD5DE4">
          <w:rPr>
            <w:rFonts w:eastAsia="Times New Roman" w:cstheme="minorHAnsi"/>
            <w:b/>
            <w:bCs/>
            <w:color w:val="000000"/>
            <w:vertAlign w:val="superscript"/>
          </w:rPr>
          <w:delText>4</w:delText>
        </w:r>
      </w:del>
    </w:p>
    <w:p w14:paraId="2EB0DD56"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Com</w:t>
      </w:r>
      <w:r w:rsidR="00575008">
        <w:rPr>
          <w:rFonts w:eastAsia="Times New Roman" w:cstheme="minorHAnsi"/>
          <w:color w:val="000000"/>
        </w:rPr>
        <w:t>mon</w:t>
      </w:r>
      <w:r w:rsidR="00575008">
        <w:rPr>
          <w:rFonts w:eastAsia="Times New Roman" w:cstheme="minorHAnsi"/>
          <w:color w:val="000000"/>
        </w:rPr>
        <w:tab/>
      </w:r>
      <w:del w:id="3727" w:author="Admin" w:date="2021-06-26T18:19:00Z">
        <w:r w:rsidR="00575008" w:rsidDel="00FD5DE4">
          <w:rPr>
            <w:rFonts w:eastAsia="Times New Roman" w:cstheme="minorHAnsi"/>
            <w:color w:val="000000"/>
          </w:rPr>
          <w:delText>20</w:delText>
        </w:r>
        <w:r w:rsidR="00EA1D20" w:rsidDel="00FD5DE4">
          <w:rPr>
            <w:rFonts w:eastAsia="Times New Roman" w:cstheme="minorHAnsi"/>
            <w:color w:val="000000"/>
          </w:rPr>
          <w:tab/>
        </w:r>
      </w:del>
      <w:r w:rsidR="00575008">
        <w:rPr>
          <w:rFonts w:eastAsia="Times New Roman" w:cstheme="minorHAnsi"/>
          <w:color w:val="000000"/>
        </w:rPr>
        <w:t>+</w:t>
      </w:r>
      <w:r w:rsidR="00BA3DDC">
        <w:rPr>
          <w:rFonts w:eastAsia="Times New Roman" w:cstheme="minorHAnsi"/>
          <w:color w:val="000000"/>
        </w:rPr>
        <w:t>2/Apprentice</w:t>
      </w:r>
      <w:r w:rsidR="00575008">
        <w:rPr>
          <w:rFonts w:eastAsia="Times New Roman" w:cstheme="minorHAnsi"/>
          <w:color w:val="000000"/>
        </w:rPr>
        <w:tab/>
        <w:t>Cantrip</w:t>
      </w:r>
      <w:del w:id="3728" w:author="Admin" w:date="2021-06-26T18:20:00Z">
        <w:r w:rsidR="00645538" w:rsidDel="00FD5DE4">
          <w:rPr>
            <w:rFonts w:eastAsia="Times New Roman" w:cstheme="minorHAnsi"/>
            <w:color w:val="000000"/>
          </w:rPr>
          <w:delText>/</w:delText>
        </w:r>
      </w:del>
      <w:ins w:id="3729" w:author="Admin" w:date="2021-06-26T18:20:00Z">
        <w:r w:rsidR="00FD5DE4">
          <w:rPr>
            <w:rFonts w:eastAsia="Times New Roman" w:cstheme="minorHAnsi"/>
            <w:color w:val="000000"/>
          </w:rPr>
          <w:t xml:space="preserve">: </w:t>
        </w:r>
      </w:ins>
      <w:r w:rsidR="00645538">
        <w:rPr>
          <w:rFonts w:eastAsia="Times New Roman" w:cstheme="minorHAnsi"/>
          <w:color w:val="000000"/>
        </w:rPr>
        <w:t xml:space="preserve">CR </w:t>
      </w:r>
      <w:r w:rsidR="00392804">
        <w:rPr>
          <w:rFonts w:eastAsia="Times New Roman" w:cstheme="minorHAnsi"/>
          <w:color w:val="000000"/>
        </w:rPr>
        <w:t xml:space="preserve">¼ – ½ </w:t>
      </w:r>
      <w:r w:rsidR="00216C86">
        <w:rPr>
          <w:rFonts w:eastAsia="Times New Roman" w:cstheme="minorHAnsi"/>
          <w:color w:val="000000"/>
        </w:rPr>
        <w:tab/>
      </w:r>
      <w:r w:rsidR="008D3489">
        <w:rPr>
          <w:rFonts w:eastAsia="Times New Roman" w:cstheme="minorHAnsi"/>
          <w:color w:val="000000"/>
        </w:rPr>
        <w:t>2</w:t>
      </w:r>
      <w:r w:rsidR="00216C86">
        <w:rPr>
          <w:rFonts w:eastAsia="Times New Roman" w:cstheme="minorHAnsi"/>
          <w:color w:val="000000"/>
        </w:rPr>
        <w:t>/</w:t>
      </w:r>
      <w:r w:rsidR="00EA1D20">
        <w:rPr>
          <w:rFonts w:eastAsia="Times New Roman" w:cstheme="minorHAnsi"/>
          <w:color w:val="000000"/>
        </w:rPr>
        <w:t>3</w:t>
      </w:r>
      <w:del w:id="3730" w:author="Admin" w:date="2021-06-26T18:19:00Z">
        <w:r w:rsidR="008D3489" w:rsidDel="00FD5DE4">
          <w:rPr>
            <w:rFonts w:eastAsia="Times New Roman" w:cstheme="minorHAnsi"/>
            <w:color w:val="000000"/>
          </w:rPr>
          <w:tab/>
        </w:r>
        <w:r w:rsidR="0067450D" w:rsidDel="00FD5DE4">
          <w:rPr>
            <w:rFonts w:eastAsia="Times New Roman" w:cstheme="minorHAnsi"/>
            <w:color w:val="000000"/>
          </w:rPr>
          <w:delText>1/2</w:delText>
        </w:r>
      </w:del>
    </w:p>
    <w:p w14:paraId="522806AE"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Uncommon</w:t>
      </w:r>
      <w:r w:rsidRPr="000D5DB5">
        <w:rPr>
          <w:rFonts w:eastAsia="Times New Roman" w:cstheme="minorHAnsi"/>
          <w:color w:val="000000"/>
        </w:rPr>
        <w:tab/>
      </w:r>
      <w:del w:id="3731" w:author="Admin" w:date="2021-06-26T18:19:00Z">
        <w:r w:rsidRPr="000D5DB5" w:rsidDel="00FD5DE4">
          <w:rPr>
            <w:rFonts w:eastAsia="Times New Roman" w:cstheme="minorHAnsi"/>
            <w:color w:val="000000"/>
          </w:rPr>
          <w:delText>80</w:delText>
        </w:r>
        <w:r w:rsidR="00EA1D20" w:rsidDel="00FD5DE4">
          <w:rPr>
            <w:rFonts w:eastAsia="Times New Roman" w:cstheme="minorHAnsi"/>
            <w:color w:val="000000"/>
          </w:rPr>
          <w:tab/>
        </w:r>
      </w:del>
      <w:r w:rsidRPr="000D5DB5">
        <w:rPr>
          <w:rFonts w:eastAsia="Times New Roman" w:cstheme="minorHAnsi"/>
          <w:color w:val="000000"/>
        </w:rPr>
        <w:t>+2/Apprentice</w:t>
      </w:r>
      <w:r w:rsidRPr="000D5DB5">
        <w:rPr>
          <w:rFonts w:eastAsia="Times New Roman" w:cstheme="minorHAnsi"/>
          <w:color w:val="000000"/>
        </w:rPr>
        <w:tab/>
        <w:t>1-2</w:t>
      </w:r>
      <w:r w:rsidRPr="000D5DB5">
        <w:rPr>
          <w:rFonts w:eastAsia="Times New Roman" w:cstheme="minorHAnsi"/>
          <w:color w:val="000000"/>
        </w:rPr>
        <w:tab/>
      </w:r>
      <w:r w:rsidRPr="000D5DB5">
        <w:rPr>
          <w:rFonts w:eastAsia="Times New Roman" w:cstheme="minorHAnsi"/>
          <w:color w:val="000000"/>
        </w:rPr>
        <w:tab/>
      </w:r>
      <w:r w:rsidR="00216C86">
        <w:rPr>
          <w:rFonts w:eastAsia="Times New Roman" w:cstheme="minorHAnsi"/>
          <w:color w:val="000000"/>
        </w:rPr>
        <w:tab/>
      </w:r>
      <w:r w:rsidR="008D3489">
        <w:rPr>
          <w:rFonts w:eastAsia="Times New Roman" w:cstheme="minorHAnsi"/>
          <w:color w:val="000000"/>
        </w:rPr>
        <w:t>3</w:t>
      </w:r>
      <w:r w:rsidR="00EA1D20">
        <w:rPr>
          <w:rFonts w:eastAsia="Times New Roman" w:cstheme="minorHAnsi"/>
          <w:color w:val="000000"/>
        </w:rPr>
        <w:t>/5</w:t>
      </w:r>
      <w:del w:id="3732" w:author="Admin" w:date="2021-06-26T18:19:00Z">
        <w:r w:rsidR="008D3489" w:rsidDel="00FD5DE4">
          <w:rPr>
            <w:rFonts w:eastAsia="Times New Roman" w:cstheme="minorHAnsi"/>
            <w:color w:val="000000"/>
          </w:rPr>
          <w:tab/>
        </w:r>
        <w:r w:rsidRPr="000D5DB5" w:rsidDel="00FD5DE4">
          <w:rPr>
            <w:rFonts w:eastAsia="Times New Roman" w:cstheme="minorHAnsi"/>
            <w:color w:val="000000"/>
          </w:rPr>
          <w:delText>2</w:delText>
        </w:r>
      </w:del>
    </w:p>
    <w:p w14:paraId="64952444"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Rare</w:t>
      </w:r>
      <w:r w:rsidRPr="000D5DB5">
        <w:rPr>
          <w:rFonts w:eastAsia="Times New Roman" w:cstheme="minorHAnsi"/>
          <w:color w:val="000000"/>
        </w:rPr>
        <w:tab/>
      </w:r>
      <w:r w:rsidRPr="000D5DB5">
        <w:rPr>
          <w:rFonts w:eastAsia="Times New Roman" w:cstheme="minorHAnsi"/>
          <w:color w:val="000000"/>
        </w:rPr>
        <w:tab/>
      </w:r>
      <w:del w:id="3733" w:author="Admin" w:date="2021-06-26T18:19:00Z">
        <w:r w:rsidRPr="000D5DB5" w:rsidDel="00FD5DE4">
          <w:rPr>
            <w:rFonts w:eastAsia="Times New Roman" w:cstheme="minorHAnsi"/>
            <w:color w:val="000000"/>
          </w:rPr>
          <w:delText>320</w:delText>
        </w:r>
        <w:r w:rsidRPr="000D5DB5" w:rsidDel="00FD5DE4">
          <w:rPr>
            <w:rFonts w:eastAsia="Times New Roman" w:cstheme="minorHAnsi"/>
            <w:color w:val="000000"/>
          </w:rPr>
          <w:tab/>
        </w:r>
      </w:del>
      <w:r w:rsidRPr="000D5DB5">
        <w:rPr>
          <w:rFonts w:eastAsia="Times New Roman" w:cstheme="minorHAnsi"/>
          <w:color w:val="000000"/>
        </w:rPr>
        <w:t>+3/Journeyman</w:t>
      </w:r>
      <w:r w:rsidRPr="000D5DB5">
        <w:rPr>
          <w:rFonts w:eastAsia="Times New Roman" w:cstheme="minorHAnsi"/>
          <w:color w:val="000000"/>
        </w:rPr>
        <w:tab/>
        <w:t>3-4</w:t>
      </w:r>
      <w:r w:rsidRPr="000D5DB5">
        <w:rPr>
          <w:rFonts w:eastAsia="Times New Roman" w:cstheme="minorHAnsi"/>
          <w:color w:val="000000"/>
        </w:rPr>
        <w:tab/>
      </w:r>
      <w:r w:rsidRPr="000D5DB5">
        <w:rPr>
          <w:rFonts w:eastAsia="Times New Roman" w:cstheme="minorHAnsi"/>
          <w:color w:val="000000"/>
        </w:rPr>
        <w:tab/>
      </w:r>
      <w:r w:rsidR="00216C86">
        <w:rPr>
          <w:rFonts w:eastAsia="Times New Roman" w:cstheme="minorHAnsi"/>
          <w:color w:val="000000"/>
        </w:rPr>
        <w:tab/>
      </w:r>
      <w:r w:rsidR="008D3489">
        <w:rPr>
          <w:rFonts w:eastAsia="Times New Roman" w:cstheme="minorHAnsi"/>
          <w:color w:val="000000"/>
        </w:rPr>
        <w:t>4</w:t>
      </w:r>
      <w:r w:rsidR="00EA1D20">
        <w:rPr>
          <w:rFonts w:eastAsia="Times New Roman" w:cstheme="minorHAnsi"/>
          <w:color w:val="000000"/>
        </w:rPr>
        <w:t>/7</w:t>
      </w:r>
      <w:del w:id="3734" w:author="Admin" w:date="2021-06-26T18:19:00Z">
        <w:r w:rsidR="008D3489" w:rsidDel="00FD5DE4">
          <w:rPr>
            <w:rFonts w:eastAsia="Times New Roman" w:cstheme="minorHAnsi"/>
            <w:color w:val="000000"/>
          </w:rPr>
          <w:tab/>
        </w:r>
        <w:r w:rsidRPr="000D5DB5" w:rsidDel="00FD5DE4">
          <w:rPr>
            <w:rFonts w:eastAsia="Times New Roman" w:cstheme="minorHAnsi"/>
            <w:color w:val="000000"/>
          </w:rPr>
          <w:delText>3</w:delText>
        </w:r>
      </w:del>
    </w:p>
    <w:p w14:paraId="489D237D" w14:textId="77777777" w:rsidR="00B93648" w:rsidRPr="000D5DB5" w:rsidRDefault="00864C72">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sidR="00B93648" w:rsidRPr="000D5DB5">
        <w:rPr>
          <w:rFonts w:eastAsia="Times New Roman" w:cstheme="minorHAnsi"/>
          <w:color w:val="000000"/>
        </w:rPr>
        <w:tab/>
      </w:r>
      <w:del w:id="3735" w:author="Admin" w:date="2021-06-26T18:19:00Z">
        <w:r w:rsidR="00B93648" w:rsidRPr="000D5DB5" w:rsidDel="00FD5DE4">
          <w:rPr>
            <w:rFonts w:eastAsia="Times New Roman" w:cstheme="minorHAnsi"/>
            <w:color w:val="000000"/>
          </w:rPr>
          <w:delText xml:space="preserve">1,280 </w:delText>
        </w:r>
        <w:r w:rsidR="00EA1D20" w:rsidDel="00FD5DE4">
          <w:rPr>
            <w:rFonts w:eastAsia="Times New Roman" w:cstheme="minorHAnsi"/>
            <w:color w:val="000000"/>
          </w:rPr>
          <w:tab/>
        </w:r>
      </w:del>
      <w:r w:rsidR="00B93648" w:rsidRPr="000D5DB5">
        <w:rPr>
          <w:rFonts w:eastAsia="Times New Roman" w:cstheme="minorHAnsi"/>
          <w:color w:val="000000"/>
        </w:rPr>
        <w:t>+4/Expert</w:t>
      </w:r>
      <w:r w:rsidR="00B93648" w:rsidRPr="000D5DB5">
        <w:rPr>
          <w:rFonts w:eastAsia="Times New Roman" w:cstheme="minorHAnsi"/>
          <w:color w:val="000000"/>
        </w:rPr>
        <w:tab/>
        <w:t>5-6</w:t>
      </w:r>
      <w:r w:rsidR="00B93648" w:rsidRPr="000D5DB5">
        <w:rPr>
          <w:rFonts w:eastAsia="Times New Roman" w:cstheme="minorHAnsi"/>
          <w:color w:val="000000"/>
        </w:rPr>
        <w:tab/>
      </w:r>
      <w:r w:rsidR="00B93648" w:rsidRPr="000D5DB5">
        <w:rPr>
          <w:rFonts w:eastAsia="Times New Roman" w:cstheme="minorHAnsi"/>
          <w:color w:val="000000"/>
        </w:rPr>
        <w:tab/>
      </w:r>
      <w:r w:rsidR="00216C86">
        <w:rPr>
          <w:rFonts w:eastAsia="Times New Roman" w:cstheme="minorHAnsi"/>
          <w:color w:val="000000"/>
        </w:rPr>
        <w:tab/>
      </w:r>
      <w:r w:rsidR="008D3489">
        <w:rPr>
          <w:rFonts w:eastAsia="Times New Roman" w:cstheme="minorHAnsi"/>
          <w:color w:val="000000"/>
        </w:rPr>
        <w:t>5</w:t>
      </w:r>
      <w:r w:rsidR="00EA1D20">
        <w:rPr>
          <w:rFonts w:eastAsia="Times New Roman" w:cstheme="minorHAnsi"/>
          <w:color w:val="000000"/>
        </w:rPr>
        <w:t>/9</w:t>
      </w:r>
      <w:del w:id="3736" w:author="Admin" w:date="2021-06-26T18:19:00Z">
        <w:r w:rsidR="008D3489" w:rsidDel="00FD5DE4">
          <w:rPr>
            <w:rFonts w:eastAsia="Times New Roman" w:cstheme="minorHAnsi"/>
            <w:color w:val="000000"/>
          </w:rPr>
          <w:tab/>
        </w:r>
        <w:r w:rsidR="00B93648" w:rsidRPr="000D5DB5" w:rsidDel="00FD5DE4">
          <w:rPr>
            <w:rFonts w:eastAsia="Times New Roman" w:cstheme="minorHAnsi"/>
            <w:color w:val="000000"/>
          </w:rPr>
          <w:delText>4</w:delText>
        </w:r>
      </w:del>
    </w:p>
    <w:p w14:paraId="4F6743A2" w14:textId="77777777" w:rsidR="00B93648" w:rsidRPr="000D5DB5" w:rsidDel="00FD5DE4" w:rsidRDefault="00B93648">
      <w:pPr>
        <w:contextualSpacing/>
        <w:rPr>
          <w:del w:id="3737" w:author="Admin" w:date="2021-06-26T18:19:00Z"/>
          <w:rFonts w:eastAsia="Times New Roman" w:cstheme="minorHAnsi"/>
          <w:color w:val="000000"/>
        </w:rPr>
      </w:pPr>
      <w:del w:id="3738" w:author="Admin" w:date="2021-06-26T18:20:00Z">
        <w:r w:rsidRPr="000D5DB5" w:rsidDel="00FD5DE4">
          <w:rPr>
            <w:rFonts w:eastAsia="Times New Roman" w:cstheme="minorHAnsi"/>
            <w:color w:val="000000"/>
          </w:rPr>
          <w:delText>Legendary</w:delText>
        </w:r>
        <w:r w:rsidR="005921F9" w:rsidDel="00FD5DE4">
          <w:rPr>
            <w:rFonts w:eastAsia="Times New Roman" w:cstheme="minorHAnsi"/>
            <w:color w:val="000000"/>
            <w:vertAlign w:val="superscript"/>
          </w:rPr>
          <w:delText>5</w:delText>
        </w:r>
      </w:del>
      <w:ins w:id="3739" w:author="Admin" w:date="2021-06-26T18:20:00Z">
        <w:r w:rsidR="00FD5DE4" w:rsidRPr="000D5DB5">
          <w:rPr>
            <w:rFonts w:eastAsia="Times New Roman" w:cstheme="minorHAnsi"/>
            <w:color w:val="000000"/>
          </w:rPr>
          <w:t>Legendary</w:t>
        </w:r>
        <w:r w:rsidR="00FD5DE4">
          <w:rPr>
            <w:rFonts w:eastAsia="Times New Roman" w:cstheme="minorHAnsi"/>
            <w:color w:val="000000"/>
            <w:vertAlign w:val="superscript"/>
          </w:rPr>
          <w:t>4</w:t>
        </w:r>
      </w:ins>
      <w:r w:rsidRPr="000D5DB5">
        <w:rPr>
          <w:rFonts w:eastAsia="Times New Roman" w:cstheme="minorHAnsi"/>
          <w:color w:val="000000"/>
        </w:rPr>
        <w:tab/>
      </w:r>
      <w:del w:id="3740" w:author="Admin" w:date="2021-06-26T18:19:00Z">
        <w:r w:rsidRPr="000D5DB5" w:rsidDel="00FD5DE4">
          <w:rPr>
            <w:rFonts w:eastAsia="Times New Roman" w:cstheme="minorHAnsi"/>
            <w:color w:val="000000"/>
          </w:rPr>
          <w:delText>5,120</w:delText>
        </w:r>
        <w:r w:rsidRPr="000D5DB5" w:rsidDel="00FD5DE4">
          <w:rPr>
            <w:rFonts w:eastAsia="Times New Roman" w:cstheme="minorHAnsi"/>
            <w:color w:val="000000"/>
          </w:rPr>
          <w:tab/>
        </w:r>
      </w:del>
      <w:r w:rsidRPr="000D5DB5">
        <w:rPr>
          <w:rFonts w:eastAsia="Times New Roman" w:cstheme="minorHAnsi"/>
          <w:color w:val="000000"/>
        </w:rPr>
        <w:t>+5/Artisan</w:t>
      </w:r>
      <w:r w:rsidRPr="000D5DB5">
        <w:rPr>
          <w:rFonts w:eastAsia="Times New Roman" w:cstheme="minorHAnsi"/>
          <w:color w:val="000000"/>
        </w:rPr>
        <w:tab/>
        <w:t>7-8</w:t>
      </w:r>
      <w:r w:rsidRPr="000D5DB5">
        <w:rPr>
          <w:rFonts w:eastAsia="Times New Roman" w:cstheme="minorHAnsi"/>
          <w:color w:val="000000"/>
        </w:rPr>
        <w:tab/>
      </w:r>
      <w:r w:rsidRPr="000D5DB5">
        <w:rPr>
          <w:rFonts w:eastAsia="Times New Roman" w:cstheme="minorHAnsi"/>
          <w:color w:val="000000"/>
        </w:rPr>
        <w:tab/>
      </w:r>
      <w:r w:rsidR="00216C86">
        <w:rPr>
          <w:rFonts w:eastAsia="Times New Roman" w:cstheme="minorHAnsi"/>
          <w:color w:val="000000"/>
        </w:rPr>
        <w:tab/>
      </w:r>
      <w:r w:rsidR="008D3489">
        <w:rPr>
          <w:rFonts w:eastAsia="Times New Roman" w:cstheme="minorHAnsi"/>
          <w:color w:val="000000"/>
        </w:rPr>
        <w:t>6</w:t>
      </w:r>
      <w:r w:rsidR="00EA1D20">
        <w:rPr>
          <w:rFonts w:eastAsia="Times New Roman" w:cstheme="minorHAnsi"/>
          <w:color w:val="000000"/>
        </w:rPr>
        <w:t>/11</w:t>
      </w:r>
      <w:del w:id="3741" w:author="Admin" w:date="2021-06-26T18:19:00Z">
        <w:r w:rsidR="008D3489" w:rsidDel="00FD5DE4">
          <w:rPr>
            <w:rFonts w:eastAsia="Times New Roman" w:cstheme="minorHAnsi"/>
            <w:color w:val="000000"/>
          </w:rPr>
          <w:tab/>
        </w:r>
        <w:r w:rsidRPr="000D5DB5" w:rsidDel="00FD5DE4">
          <w:rPr>
            <w:rFonts w:eastAsia="Times New Roman" w:cstheme="minorHAnsi"/>
            <w:color w:val="000000"/>
          </w:rPr>
          <w:delText>5</w:delText>
        </w:r>
      </w:del>
    </w:p>
    <w:p w14:paraId="479A73CB" w14:textId="77777777" w:rsidR="00FD5DE4" w:rsidRDefault="00FD5DE4">
      <w:pPr>
        <w:contextualSpacing/>
        <w:rPr>
          <w:ins w:id="3742" w:author="Admin" w:date="2021-06-26T18:19:00Z"/>
          <w:rFonts w:eastAsia="Times New Roman" w:cstheme="minorHAnsi"/>
          <w:color w:val="000000"/>
        </w:rPr>
      </w:pPr>
    </w:p>
    <w:p w14:paraId="0B5919B3" w14:textId="77777777" w:rsidR="00B93648" w:rsidRPr="000D5DB5" w:rsidRDefault="00B93648">
      <w:pPr>
        <w:contextualSpacing/>
        <w:rPr>
          <w:rFonts w:eastAsia="Times New Roman" w:cstheme="minorHAnsi"/>
          <w:color w:val="000000"/>
        </w:rPr>
      </w:pPr>
      <w:r w:rsidRPr="000D5DB5">
        <w:rPr>
          <w:rFonts w:eastAsia="Times New Roman" w:cstheme="minorHAnsi"/>
          <w:color w:val="000000"/>
        </w:rPr>
        <w:t>Artifact</w:t>
      </w:r>
      <w:r w:rsidRPr="000D5DB5">
        <w:rPr>
          <w:rFonts w:eastAsia="Times New Roman" w:cstheme="minorHAnsi"/>
          <w:color w:val="000000"/>
        </w:rPr>
        <w:tab/>
      </w:r>
      <w:r w:rsidRPr="000D5DB5">
        <w:rPr>
          <w:rFonts w:eastAsia="Times New Roman" w:cstheme="minorHAnsi"/>
          <w:color w:val="000000"/>
        </w:rPr>
        <w:tab/>
      </w:r>
      <w:del w:id="3743" w:author="Admin" w:date="2021-06-26T18:19:00Z">
        <w:r w:rsidRPr="000D5DB5" w:rsidDel="00FD5DE4">
          <w:rPr>
            <w:rFonts w:eastAsia="Times New Roman" w:cstheme="minorHAnsi"/>
            <w:color w:val="000000"/>
          </w:rPr>
          <w:delText>20,480</w:delText>
        </w:r>
        <w:r w:rsidRPr="000D5DB5" w:rsidDel="00FD5DE4">
          <w:rPr>
            <w:rFonts w:eastAsia="Times New Roman" w:cstheme="minorHAnsi"/>
            <w:color w:val="000000"/>
          </w:rPr>
          <w:tab/>
        </w:r>
      </w:del>
      <w:r w:rsidRPr="000D5DB5">
        <w:rPr>
          <w:rFonts w:eastAsia="Times New Roman" w:cstheme="minorHAnsi"/>
          <w:color w:val="000000"/>
        </w:rPr>
        <w:t>+6/Master</w:t>
      </w:r>
      <w:r w:rsidRPr="000D5DB5">
        <w:rPr>
          <w:rFonts w:eastAsia="Times New Roman" w:cstheme="minorHAnsi"/>
          <w:color w:val="000000"/>
        </w:rPr>
        <w:tab/>
        <w:t>9+</w:t>
      </w:r>
      <w:r w:rsidRPr="000D5DB5">
        <w:rPr>
          <w:rFonts w:eastAsia="Times New Roman" w:cstheme="minorHAnsi"/>
          <w:color w:val="000000"/>
        </w:rPr>
        <w:tab/>
      </w:r>
      <w:r w:rsidRPr="000D5DB5">
        <w:rPr>
          <w:rFonts w:eastAsia="Times New Roman" w:cstheme="minorHAnsi"/>
          <w:color w:val="000000"/>
        </w:rPr>
        <w:tab/>
      </w:r>
      <w:r w:rsidR="00216C86">
        <w:rPr>
          <w:rFonts w:eastAsia="Times New Roman" w:cstheme="minorHAnsi"/>
          <w:color w:val="000000"/>
        </w:rPr>
        <w:tab/>
      </w:r>
      <w:r w:rsidR="008D3489">
        <w:rPr>
          <w:rFonts w:eastAsia="Times New Roman" w:cstheme="minorHAnsi"/>
          <w:color w:val="000000"/>
        </w:rPr>
        <w:t>7</w:t>
      </w:r>
      <w:r w:rsidR="00EA1D20">
        <w:rPr>
          <w:rFonts w:eastAsia="Times New Roman" w:cstheme="minorHAnsi"/>
          <w:color w:val="000000"/>
        </w:rPr>
        <w:t>/13</w:t>
      </w:r>
      <w:del w:id="3744" w:author="Admin" w:date="2021-06-26T18:19:00Z">
        <w:r w:rsidR="008D3489" w:rsidDel="00FD5DE4">
          <w:rPr>
            <w:rFonts w:eastAsia="Times New Roman" w:cstheme="minorHAnsi"/>
            <w:color w:val="000000"/>
          </w:rPr>
          <w:tab/>
        </w:r>
        <w:r w:rsidRPr="000D5DB5" w:rsidDel="00FD5DE4">
          <w:rPr>
            <w:rFonts w:eastAsia="Times New Roman" w:cstheme="minorHAnsi"/>
            <w:color w:val="000000"/>
          </w:rPr>
          <w:delText>6</w:delText>
        </w:r>
      </w:del>
    </w:p>
    <w:p w14:paraId="743BB187" w14:textId="77777777" w:rsidR="00B93648" w:rsidRDefault="00B93648">
      <w:pPr>
        <w:contextualSpacing/>
        <w:rPr>
          <w:rFonts w:eastAsia="Times New Roman" w:cstheme="minorHAnsi"/>
          <w:color w:val="000000"/>
        </w:rPr>
      </w:pPr>
    </w:p>
    <w:p w14:paraId="31168F84" w14:textId="77777777" w:rsidR="000E33CB" w:rsidRPr="000E33CB" w:rsidRDefault="000E33CB">
      <w:pPr>
        <w:contextualSpacing/>
        <w:rPr>
          <w:rFonts w:eastAsia="Times New Roman" w:cstheme="minorHAnsi"/>
          <w:b/>
          <w:bCs/>
          <w:color w:val="000000"/>
        </w:rPr>
      </w:pPr>
      <w:del w:id="3745" w:author="Admin" w:date="2021-06-26T18:18:00Z">
        <w:r w:rsidDel="00FD5DE4">
          <w:rPr>
            <w:rFonts w:eastAsia="Times New Roman" w:cstheme="minorHAnsi"/>
            <w:b/>
            <w:bCs/>
            <w:color w:val="000000"/>
          </w:rPr>
          <w:delText xml:space="preserve">Crafting </w:delText>
        </w:r>
      </w:del>
      <w:r>
        <w:rPr>
          <w:rFonts w:eastAsia="Times New Roman" w:cstheme="minorHAnsi"/>
          <w:b/>
          <w:bCs/>
          <w:color w:val="000000"/>
        </w:rPr>
        <w:t>Class</w:t>
      </w:r>
      <w:ins w:id="3746" w:author="Admin" w:date="2021-06-26T18:18:00Z">
        <w:r w:rsidR="00FD5DE4">
          <w:rPr>
            <w:rFonts w:eastAsia="Times New Roman" w:cstheme="minorHAnsi"/>
            <w:b/>
            <w:bCs/>
            <w:color w:val="000000"/>
          </w:rPr>
          <w:t xml:space="preserve"> (</w:t>
        </w:r>
      </w:ins>
      <w:ins w:id="3747" w:author="Admin" w:date="2021-06-26T18:19:00Z">
        <w:r w:rsidR="00FD5DE4">
          <w:rPr>
            <w:rFonts w:eastAsia="Times New Roman" w:cstheme="minorHAnsi"/>
            <w:b/>
            <w:bCs/>
            <w:color w:val="000000"/>
          </w:rPr>
          <w:t>gp</w:t>
        </w:r>
      </w:ins>
      <w:ins w:id="3748" w:author="Admin" w:date="2021-06-26T18:18:00Z">
        <w:r w:rsidR="00FD5DE4">
          <w:rPr>
            <w:rFonts w:eastAsia="Times New Roman" w:cstheme="minorHAnsi"/>
            <w:b/>
            <w:bCs/>
            <w:color w:val="000000"/>
          </w:rPr>
          <w:t>)</w:t>
        </w:r>
      </w:ins>
      <w:del w:id="3749" w:author="Admin" w:date="2021-06-26T18:18:00Z">
        <w:r w:rsidDel="00FD5DE4">
          <w:rPr>
            <w:rFonts w:eastAsia="Times New Roman" w:cstheme="minorHAnsi"/>
            <w:b/>
            <w:bCs/>
            <w:color w:val="000000"/>
          </w:rPr>
          <w:tab/>
        </w:r>
      </w:del>
      <w:ins w:id="3750" w:author="Admin" w:date="2021-06-26T18:18:00Z">
        <w:r w:rsidR="00FD5DE4">
          <w:rPr>
            <w:rFonts w:eastAsia="Times New Roman" w:cstheme="minorHAnsi"/>
            <w:b/>
            <w:bCs/>
            <w:color w:val="000000"/>
          </w:rPr>
          <w:tab/>
        </w:r>
      </w:ins>
      <w:del w:id="3751" w:author="Admin" w:date="2021-06-26T18:15:00Z">
        <w:r w:rsidDel="00FD5DE4">
          <w:rPr>
            <w:rFonts w:eastAsia="Times New Roman" w:cstheme="minorHAnsi"/>
            <w:b/>
            <w:bCs/>
            <w:color w:val="000000"/>
          </w:rPr>
          <w:delText>Multiplier</w:delText>
        </w:r>
      </w:del>
      <w:ins w:id="3752" w:author="Admin" w:date="2021-06-26T18:15:00Z">
        <w:r w:rsidR="00FD5DE4">
          <w:rPr>
            <w:rFonts w:eastAsia="Times New Roman" w:cstheme="minorHAnsi"/>
            <w:b/>
            <w:bCs/>
            <w:color w:val="000000"/>
          </w:rPr>
          <w:t>Common</w:t>
        </w:r>
      </w:ins>
      <w:ins w:id="3753" w:author="Admin" w:date="2021-06-26T18:18:00Z">
        <w:r w:rsidR="00FD5DE4">
          <w:rPr>
            <w:rFonts w:eastAsia="Times New Roman" w:cstheme="minorHAnsi"/>
            <w:b/>
            <w:bCs/>
            <w:color w:val="000000"/>
          </w:rPr>
          <w:t xml:space="preserve"> </w:t>
        </w:r>
      </w:ins>
      <w:ins w:id="3754" w:author="Admin" w:date="2021-06-26T18:15:00Z">
        <w:r w:rsidR="00FD5DE4">
          <w:rPr>
            <w:rFonts w:eastAsia="Times New Roman" w:cstheme="minorHAnsi"/>
            <w:b/>
            <w:bCs/>
            <w:color w:val="000000"/>
          </w:rPr>
          <w:tab/>
          <w:t>Uncommon</w:t>
        </w:r>
        <w:r w:rsidR="00FD5DE4">
          <w:rPr>
            <w:rFonts w:eastAsia="Times New Roman" w:cstheme="minorHAnsi"/>
            <w:b/>
            <w:bCs/>
            <w:color w:val="000000"/>
          </w:rPr>
          <w:tab/>
          <w:t>Rare</w:t>
        </w:r>
        <w:r w:rsidR="00FD5DE4">
          <w:rPr>
            <w:rFonts w:eastAsia="Times New Roman" w:cstheme="minorHAnsi"/>
            <w:b/>
            <w:bCs/>
            <w:color w:val="000000"/>
          </w:rPr>
          <w:tab/>
          <w:t>Epic</w:t>
        </w:r>
        <w:r w:rsidR="00FD5DE4">
          <w:rPr>
            <w:rFonts w:eastAsia="Times New Roman" w:cstheme="minorHAnsi"/>
            <w:b/>
            <w:bCs/>
            <w:color w:val="000000"/>
          </w:rPr>
          <w:tab/>
          <w:t>Legendary</w:t>
        </w:r>
        <w:r w:rsidR="00FD5DE4">
          <w:rPr>
            <w:rFonts w:eastAsia="Times New Roman" w:cstheme="minorHAnsi"/>
            <w:b/>
            <w:bCs/>
            <w:color w:val="000000"/>
          </w:rPr>
          <w:tab/>
          <w:t>Artifact</w:t>
        </w:r>
      </w:ins>
    </w:p>
    <w:p w14:paraId="498C7E04" w14:textId="77777777" w:rsidR="000E33CB" w:rsidRDefault="000E33CB">
      <w:pPr>
        <w:contextualSpacing/>
        <w:rPr>
          <w:rFonts w:eastAsia="Times New Roman" w:cstheme="minorHAnsi"/>
          <w:color w:val="000000"/>
        </w:rPr>
      </w:pPr>
      <w:r>
        <w:rPr>
          <w:rFonts w:eastAsia="Times New Roman" w:cstheme="minorHAnsi"/>
          <w:color w:val="000000"/>
        </w:rPr>
        <w:t>Consumables</w:t>
      </w:r>
      <w:r>
        <w:rPr>
          <w:rFonts w:eastAsia="Times New Roman" w:cstheme="minorHAnsi"/>
          <w:color w:val="000000"/>
        </w:rPr>
        <w:tab/>
      </w:r>
      <w:del w:id="3755" w:author="Admin" w:date="2021-06-26T18:15:00Z">
        <w:r w:rsidDel="00FD5DE4">
          <w:rPr>
            <w:rFonts w:eastAsia="Times New Roman" w:cstheme="minorHAnsi"/>
            <w:color w:val="000000"/>
          </w:rPr>
          <w:delText>x1</w:delText>
        </w:r>
      </w:del>
      <w:ins w:id="3756" w:author="Admin" w:date="2021-06-26T18:15:00Z">
        <w:r w:rsidR="00FD5DE4">
          <w:rPr>
            <w:rFonts w:eastAsia="Times New Roman" w:cstheme="minorHAnsi"/>
            <w:color w:val="000000"/>
          </w:rPr>
          <w:t>20</w:t>
        </w:r>
        <w:r w:rsidR="00FD5DE4">
          <w:rPr>
            <w:rFonts w:eastAsia="Times New Roman" w:cstheme="minorHAnsi"/>
            <w:color w:val="000000"/>
          </w:rPr>
          <w:tab/>
        </w:r>
        <w:r w:rsidR="00FD5DE4">
          <w:rPr>
            <w:rFonts w:eastAsia="Times New Roman" w:cstheme="minorHAnsi"/>
            <w:color w:val="000000"/>
          </w:rPr>
          <w:tab/>
        </w:r>
      </w:ins>
      <w:ins w:id="3757" w:author="Admin" w:date="2021-06-26T18:16:00Z">
        <w:r w:rsidR="00FD5DE4">
          <w:rPr>
            <w:rFonts w:eastAsia="Times New Roman" w:cstheme="minorHAnsi"/>
            <w:color w:val="000000"/>
          </w:rPr>
          <w:t>80</w:t>
        </w:r>
        <w:r w:rsidR="00FD5DE4">
          <w:rPr>
            <w:rFonts w:eastAsia="Times New Roman" w:cstheme="minorHAnsi"/>
            <w:color w:val="000000"/>
          </w:rPr>
          <w:tab/>
        </w:r>
        <w:r w:rsidR="00FD5DE4">
          <w:rPr>
            <w:rFonts w:eastAsia="Times New Roman" w:cstheme="minorHAnsi"/>
            <w:color w:val="000000"/>
          </w:rPr>
          <w:tab/>
          <w:t>320</w:t>
        </w:r>
        <w:r w:rsidR="00FD5DE4">
          <w:rPr>
            <w:rFonts w:eastAsia="Times New Roman" w:cstheme="minorHAnsi"/>
            <w:color w:val="000000"/>
          </w:rPr>
          <w:tab/>
          <w:t>1,280</w:t>
        </w:r>
      </w:ins>
      <w:ins w:id="3758" w:author="Admin" w:date="2021-06-26T18:17:00Z">
        <w:r w:rsidR="00FD5DE4">
          <w:rPr>
            <w:rFonts w:eastAsia="Times New Roman" w:cstheme="minorHAnsi"/>
            <w:color w:val="000000"/>
          </w:rPr>
          <w:tab/>
        </w:r>
        <w:r w:rsidR="00FD5DE4" w:rsidRPr="00FD5DE4">
          <w:rPr>
            <w:rFonts w:eastAsia="Times New Roman" w:cstheme="minorHAnsi"/>
            <w:color w:val="000000"/>
          </w:rPr>
          <w:t>5</w:t>
        </w:r>
        <w:r w:rsidR="00FD5DE4">
          <w:rPr>
            <w:rFonts w:eastAsia="Times New Roman" w:cstheme="minorHAnsi"/>
            <w:color w:val="000000"/>
          </w:rPr>
          <w:t>,</w:t>
        </w:r>
        <w:r w:rsidR="00FD5DE4" w:rsidRPr="00FD5DE4">
          <w:rPr>
            <w:rFonts w:eastAsia="Times New Roman" w:cstheme="minorHAnsi"/>
            <w:color w:val="000000"/>
          </w:rPr>
          <w:t>120</w:t>
        </w:r>
        <w:r w:rsidR="00FD5DE4">
          <w:rPr>
            <w:rFonts w:eastAsia="Times New Roman" w:cstheme="minorHAnsi"/>
            <w:color w:val="000000"/>
          </w:rPr>
          <w:tab/>
        </w:r>
        <w:r w:rsidR="00FD5DE4">
          <w:rPr>
            <w:rFonts w:eastAsia="Times New Roman" w:cstheme="minorHAnsi"/>
            <w:color w:val="000000"/>
          </w:rPr>
          <w:tab/>
        </w:r>
      </w:ins>
      <w:ins w:id="3759" w:author="Admin" w:date="2021-06-26T18:18:00Z">
        <w:r w:rsidR="00FD5DE4">
          <w:rPr>
            <w:rFonts w:eastAsia="Times New Roman" w:cstheme="minorHAnsi"/>
            <w:color w:val="000000"/>
          </w:rPr>
          <w:t>20,480</w:t>
        </w:r>
      </w:ins>
    </w:p>
    <w:p w14:paraId="2DCB28BC" w14:textId="77777777" w:rsidR="000E33CB" w:rsidRDefault="000E33CB">
      <w:pPr>
        <w:contextualSpacing/>
        <w:rPr>
          <w:rFonts w:eastAsia="Times New Roman" w:cstheme="minorHAnsi"/>
          <w:color w:val="000000"/>
        </w:rPr>
      </w:pPr>
      <w:r>
        <w:rPr>
          <w:rFonts w:eastAsia="Times New Roman" w:cstheme="minorHAnsi"/>
          <w:color w:val="000000"/>
        </w:rPr>
        <w:t>Use-Items</w:t>
      </w:r>
      <w:r>
        <w:rPr>
          <w:rFonts w:eastAsia="Times New Roman" w:cstheme="minorHAnsi"/>
          <w:color w:val="000000"/>
        </w:rPr>
        <w:tab/>
      </w:r>
      <w:del w:id="3760" w:author="Admin" w:date="2021-06-26T18:15:00Z">
        <w:r w:rsidDel="00FD5DE4">
          <w:rPr>
            <w:rFonts w:eastAsia="Times New Roman" w:cstheme="minorHAnsi"/>
            <w:color w:val="000000"/>
          </w:rPr>
          <w:delText>x10</w:delText>
        </w:r>
      </w:del>
      <w:ins w:id="3761" w:author="Admin" w:date="2021-06-26T18:15:00Z">
        <w:r w:rsidR="00FD5DE4">
          <w:rPr>
            <w:rFonts w:eastAsia="Times New Roman" w:cstheme="minorHAnsi"/>
            <w:color w:val="000000"/>
          </w:rPr>
          <w:t>200</w:t>
        </w:r>
      </w:ins>
      <w:ins w:id="3762" w:author="Admin" w:date="2021-06-26T18:16:00Z">
        <w:r w:rsidR="00FD5DE4">
          <w:rPr>
            <w:rFonts w:eastAsia="Times New Roman" w:cstheme="minorHAnsi"/>
            <w:color w:val="000000"/>
          </w:rPr>
          <w:tab/>
        </w:r>
        <w:r w:rsidR="00FD5DE4">
          <w:rPr>
            <w:rFonts w:eastAsia="Times New Roman" w:cstheme="minorHAnsi"/>
            <w:color w:val="000000"/>
          </w:rPr>
          <w:tab/>
          <w:t>800</w:t>
        </w:r>
        <w:r w:rsidR="00FD5DE4">
          <w:rPr>
            <w:rFonts w:eastAsia="Times New Roman" w:cstheme="minorHAnsi"/>
            <w:color w:val="000000"/>
          </w:rPr>
          <w:tab/>
        </w:r>
        <w:r w:rsidR="00FD5DE4">
          <w:rPr>
            <w:rFonts w:eastAsia="Times New Roman" w:cstheme="minorHAnsi"/>
            <w:color w:val="000000"/>
          </w:rPr>
          <w:tab/>
          <w:t>3,200</w:t>
        </w:r>
        <w:r w:rsidR="00FD5DE4">
          <w:rPr>
            <w:rFonts w:eastAsia="Times New Roman" w:cstheme="minorHAnsi"/>
            <w:color w:val="000000"/>
          </w:rPr>
          <w:tab/>
        </w:r>
      </w:ins>
      <w:ins w:id="3763" w:author="Admin" w:date="2021-06-26T18:17:00Z">
        <w:r w:rsidR="00FD5DE4">
          <w:rPr>
            <w:rFonts w:eastAsia="Times New Roman" w:cstheme="minorHAnsi"/>
            <w:color w:val="000000"/>
          </w:rPr>
          <w:t>12,800</w:t>
        </w:r>
        <w:r w:rsidR="00FD5DE4">
          <w:rPr>
            <w:rFonts w:eastAsia="Times New Roman" w:cstheme="minorHAnsi"/>
            <w:color w:val="000000"/>
          </w:rPr>
          <w:tab/>
          <w:t>51,200</w:t>
        </w:r>
      </w:ins>
      <w:ins w:id="3764" w:author="Admin" w:date="2021-06-26T18:18:00Z">
        <w:r w:rsidR="00FD5DE4">
          <w:rPr>
            <w:rFonts w:eastAsia="Times New Roman" w:cstheme="minorHAnsi"/>
            <w:color w:val="000000"/>
          </w:rPr>
          <w:tab/>
        </w:r>
        <w:r w:rsidR="00FD5DE4">
          <w:rPr>
            <w:rFonts w:eastAsia="Times New Roman" w:cstheme="minorHAnsi"/>
            <w:color w:val="000000"/>
          </w:rPr>
          <w:tab/>
          <w:t>204,800</w:t>
        </w:r>
      </w:ins>
    </w:p>
    <w:p w14:paraId="65E6807F" w14:textId="77777777" w:rsidR="000E33CB" w:rsidRDefault="000E33CB">
      <w:pPr>
        <w:contextualSpacing/>
        <w:rPr>
          <w:rFonts w:eastAsia="Times New Roman" w:cstheme="minorHAnsi"/>
          <w:color w:val="000000"/>
        </w:rPr>
      </w:pPr>
      <w:r>
        <w:rPr>
          <w:rFonts w:eastAsia="Times New Roman" w:cstheme="minorHAnsi"/>
          <w:color w:val="000000"/>
        </w:rPr>
        <w:t>Infused Items</w:t>
      </w:r>
      <w:r>
        <w:rPr>
          <w:rFonts w:eastAsia="Times New Roman" w:cstheme="minorHAnsi"/>
          <w:color w:val="000000"/>
        </w:rPr>
        <w:tab/>
      </w:r>
      <w:del w:id="3765" w:author="Admin" w:date="2021-06-26T18:15:00Z">
        <w:r w:rsidDel="00FD5DE4">
          <w:rPr>
            <w:rFonts w:eastAsia="Times New Roman" w:cstheme="minorHAnsi"/>
            <w:color w:val="000000"/>
          </w:rPr>
          <w:delText>x25</w:delText>
        </w:r>
      </w:del>
      <w:ins w:id="3766" w:author="Admin" w:date="2021-06-26T18:15:00Z">
        <w:r w:rsidR="00FD5DE4">
          <w:rPr>
            <w:rFonts w:eastAsia="Times New Roman" w:cstheme="minorHAnsi"/>
            <w:color w:val="000000"/>
          </w:rPr>
          <w:t>500</w:t>
        </w:r>
      </w:ins>
      <w:ins w:id="3767" w:author="Admin" w:date="2021-06-26T18:16:00Z">
        <w:r w:rsidR="00FD5DE4">
          <w:rPr>
            <w:rFonts w:eastAsia="Times New Roman" w:cstheme="minorHAnsi"/>
            <w:color w:val="000000"/>
          </w:rPr>
          <w:tab/>
        </w:r>
        <w:r w:rsidR="00FD5DE4">
          <w:rPr>
            <w:rFonts w:eastAsia="Times New Roman" w:cstheme="minorHAnsi"/>
            <w:color w:val="000000"/>
          </w:rPr>
          <w:tab/>
          <w:t>2,000</w:t>
        </w:r>
        <w:r w:rsidR="00FD5DE4">
          <w:rPr>
            <w:rFonts w:eastAsia="Times New Roman" w:cstheme="minorHAnsi"/>
            <w:color w:val="000000"/>
          </w:rPr>
          <w:tab/>
        </w:r>
        <w:r w:rsidR="00FD5DE4">
          <w:rPr>
            <w:rFonts w:eastAsia="Times New Roman" w:cstheme="minorHAnsi"/>
            <w:color w:val="000000"/>
          </w:rPr>
          <w:tab/>
          <w:t>8,000</w:t>
        </w:r>
      </w:ins>
      <w:ins w:id="3768" w:author="Admin" w:date="2021-06-26T18:17:00Z">
        <w:r w:rsidR="00FD5DE4">
          <w:rPr>
            <w:rFonts w:eastAsia="Times New Roman" w:cstheme="minorHAnsi"/>
            <w:color w:val="000000"/>
          </w:rPr>
          <w:tab/>
        </w:r>
        <w:r w:rsidR="00FD5DE4" w:rsidRPr="00FD5DE4">
          <w:rPr>
            <w:rFonts w:eastAsia="Times New Roman" w:cstheme="minorHAnsi"/>
            <w:color w:val="000000"/>
          </w:rPr>
          <w:t>32</w:t>
        </w:r>
        <w:r w:rsidR="00FD5DE4">
          <w:rPr>
            <w:rFonts w:eastAsia="Times New Roman" w:cstheme="minorHAnsi"/>
            <w:color w:val="000000"/>
          </w:rPr>
          <w:t>,</w:t>
        </w:r>
        <w:r w:rsidR="00FD5DE4" w:rsidRPr="00FD5DE4">
          <w:rPr>
            <w:rFonts w:eastAsia="Times New Roman" w:cstheme="minorHAnsi"/>
            <w:color w:val="000000"/>
          </w:rPr>
          <w:t>000</w:t>
        </w:r>
        <w:r w:rsidR="00FD5DE4">
          <w:rPr>
            <w:rFonts w:eastAsia="Times New Roman" w:cstheme="minorHAnsi"/>
            <w:color w:val="000000"/>
          </w:rPr>
          <w:tab/>
          <w:t>128,000</w:t>
        </w:r>
      </w:ins>
      <w:ins w:id="3769" w:author="Admin" w:date="2021-06-26T18:18:00Z">
        <w:r w:rsidR="00FD5DE4">
          <w:rPr>
            <w:rFonts w:eastAsia="Times New Roman" w:cstheme="minorHAnsi"/>
            <w:color w:val="000000"/>
          </w:rPr>
          <w:tab/>
        </w:r>
        <w:r w:rsidR="00FD5DE4">
          <w:rPr>
            <w:rFonts w:eastAsia="Times New Roman" w:cstheme="minorHAnsi"/>
            <w:color w:val="000000"/>
          </w:rPr>
          <w:tab/>
        </w:r>
        <w:r w:rsidR="00FD5DE4" w:rsidRPr="00FD5DE4">
          <w:rPr>
            <w:rFonts w:eastAsia="Times New Roman" w:cstheme="minorHAnsi"/>
            <w:color w:val="000000"/>
          </w:rPr>
          <w:t>512</w:t>
        </w:r>
        <w:r w:rsidR="00FD5DE4">
          <w:rPr>
            <w:rFonts w:eastAsia="Times New Roman" w:cstheme="minorHAnsi"/>
            <w:color w:val="000000"/>
          </w:rPr>
          <w:t>,</w:t>
        </w:r>
        <w:r w:rsidR="00FD5DE4" w:rsidRPr="00FD5DE4">
          <w:rPr>
            <w:rFonts w:eastAsia="Times New Roman" w:cstheme="minorHAnsi"/>
            <w:color w:val="000000"/>
          </w:rPr>
          <w:t>000</w:t>
        </w:r>
      </w:ins>
    </w:p>
    <w:p w14:paraId="56DC7DEC" w14:textId="77777777" w:rsidR="000E33CB" w:rsidRDefault="000E33CB">
      <w:pPr>
        <w:contextualSpacing/>
        <w:rPr>
          <w:rFonts w:eastAsia="Times New Roman" w:cstheme="minorHAnsi"/>
          <w:color w:val="000000"/>
        </w:rPr>
      </w:pPr>
      <w:r>
        <w:rPr>
          <w:rFonts w:eastAsia="Times New Roman" w:cstheme="minorHAnsi"/>
          <w:color w:val="000000"/>
        </w:rPr>
        <w:t>Creatures</w:t>
      </w:r>
      <w:r>
        <w:rPr>
          <w:rFonts w:eastAsia="Times New Roman" w:cstheme="minorHAnsi"/>
          <w:color w:val="000000"/>
        </w:rPr>
        <w:tab/>
      </w:r>
      <w:del w:id="3770" w:author="Admin" w:date="2021-06-26T18:15:00Z">
        <w:r w:rsidDel="00FD5DE4">
          <w:rPr>
            <w:rFonts w:eastAsia="Times New Roman" w:cstheme="minorHAnsi"/>
            <w:color w:val="000000"/>
          </w:rPr>
          <w:delText>x25</w:delText>
        </w:r>
      </w:del>
      <w:ins w:id="3771" w:author="Admin" w:date="2021-06-26T18:15:00Z">
        <w:r w:rsidR="00FD5DE4">
          <w:rPr>
            <w:rFonts w:eastAsia="Times New Roman" w:cstheme="minorHAnsi"/>
            <w:color w:val="000000"/>
          </w:rPr>
          <w:t>500</w:t>
        </w:r>
      </w:ins>
      <w:ins w:id="3772" w:author="Admin" w:date="2021-06-26T18:16:00Z">
        <w:r w:rsidR="00FD5DE4">
          <w:rPr>
            <w:rFonts w:eastAsia="Times New Roman" w:cstheme="minorHAnsi"/>
            <w:color w:val="000000"/>
          </w:rPr>
          <w:tab/>
        </w:r>
        <w:r w:rsidR="00FD5DE4">
          <w:rPr>
            <w:rFonts w:eastAsia="Times New Roman" w:cstheme="minorHAnsi"/>
            <w:color w:val="000000"/>
          </w:rPr>
          <w:tab/>
          <w:t>2,000</w:t>
        </w:r>
        <w:r w:rsidR="00FD5DE4">
          <w:rPr>
            <w:rFonts w:eastAsia="Times New Roman" w:cstheme="minorHAnsi"/>
            <w:color w:val="000000"/>
          </w:rPr>
          <w:tab/>
        </w:r>
        <w:r w:rsidR="00FD5DE4">
          <w:rPr>
            <w:rFonts w:eastAsia="Times New Roman" w:cstheme="minorHAnsi"/>
            <w:color w:val="000000"/>
          </w:rPr>
          <w:tab/>
          <w:t>8,000</w:t>
        </w:r>
      </w:ins>
      <w:ins w:id="3773" w:author="Admin" w:date="2021-06-26T18:17:00Z">
        <w:r w:rsidR="00FD5DE4">
          <w:rPr>
            <w:rFonts w:eastAsia="Times New Roman" w:cstheme="minorHAnsi"/>
            <w:color w:val="000000"/>
          </w:rPr>
          <w:tab/>
        </w:r>
        <w:r w:rsidR="00FD5DE4" w:rsidRPr="00FD5DE4">
          <w:rPr>
            <w:rFonts w:eastAsia="Times New Roman" w:cstheme="minorHAnsi"/>
            <w:color w:val="000000"/>
          </w:rPr>
          <w:t>32</w:t>
        </w:r>
        <w:r w:rsidR="00FD5DE4">
          <w:rPr>
            <w:rFonts w:eastAsia="Times New Roman" w:cstheme="minorHAnsi"/>
            <w:color w:val="000000"/>
          </w:rPr>
          <w:t>,</w:t>
        </w:r>
        <w:r w:rsidR="00FD5DE4" w:rsidRPr="00FD5DE4">
          <w:rPr>
            <w:rFonts w:eastAsia="Times New Roman" w:cstheme="minorHAnsi"/>
            <w:color w:val="000000"/>
          </w:rPr>
          <w:t>000</w:t>
        </w:r>
        <w:r w:rsidR="00FD5DE4">
          <w:rPr>
            <w:rFonts w:eastAsia="Times New Roman" w:cstheme="minorHAnsi"/>
            <w:color w:val="000000"/>
          </w:rPr>
          <w:tab/>
          <w:t>128,000</w:t>
        </w:r>
      </w:ins>
      <w:ins w:id="3774" w:author="Admin" w:date="2021-06-26T18:18:00Z">
        <w:r w:rsidR="00FD5DE4">
          <w:rPr>
            <w:rFonts w:eastAsia="Times New Roman" w:cstheme="minorHAnsi"/>
            <w:color w:val="000000"/>
          </w:rPr>
          <w:tab/>
        </w:r>
        <w:r w:rsidR="00FD5DE4">
          <w:rPr>
            <w:rFonts w:eastAsia="Times New Roman" w:cstheme="minorHAnsi"/>
            <w:color w:val="000000"/>
          </w:rPr>
          <w:tab/>
        </w:r>
        <w:r w:rsidR="00FD5DE4" w:rsidRPr="00FD5DE4">
          <w:rPr>
            <w:rFonts w:eastAsia="Times New Roman" w:cstheme="minorHAnsi"/>
            <w:color w:val="000000"/>
          </w:rPr>
          <w:t>512</w:t>
        </w:r>
        <w:r w:rsidR="00FD5DE4">
          <w:rPr>
            <w:rFonts w:eastAsia="Times New Roman" w:cstheme="minorHAnsi"/>
            <w:color w:val="000000"/>
          </w:rPr>
          <w:t>,</w:t>
        </w:r>
        <w:r w:rsidR="00FD5DE4" w:rsidRPr="00FD5DE4">
          <w:rPr>
            <w:rFonts w:eastAsia="Times New Roman" w:cstheme="minorHAnsi"/>
            <w:color w:val="000000"/>
          </w:rPr>
          <w:t>000</w:t>
        </w:r>
      </w:ins>
    </w:p>
    <w:p w14:paraId="63D7B540" w14:textId="77777777" w:rsidR="000E33CB" w:rsidRDefault="000E33CB">
      <w:pPr>
        <w:contextualSpacing/>
        <w:rPr>
          <w:rFonts w:eastAsia="Times New Roman" w:cstheme="minorHAnsi"/>
          <w:color w:val="000000"/>
        </w:rPr>
      </w:pPr>
    </w:p>
    <w:p w14:paraId="65515561" w14:textId="77777777" w:rsidR="00EA1D20" w:rsidRDefault="00EA1D20" w:rsidP="00EA1D20">
      <w:pPr>
        <w:contextualSpacing/>
        <w:rPr>
          <w:rFonts w:eastAsia="Times New Roman" w:cstheme="minorHAnsi"/>
          <w:color w:val="000000"/>
        </w:rPr>
      </w:pPr>
      <w:r>
        <w:rPr>
          <w:rFonts w:eastAsia="Times New Roman" w:cstheme="minorHAnsi"/>
          <w:color w:val="000000"/>
        </w:rPr>
        <w:lastRenderedPageBreak/>
        <w:t xml:space="preserve">1 This is the base cost of purchase with most vendors for an item (such as consumables) in gold pieces. An item’s cost can always be paid with raw or refined materials that are appropriate to the type of creation (such as the heart of a fire elemental for a flamethrower gadget). </w:t>
      </w:r>
    </w:p>
    <w:p w14:paraId="7C45511D" w14:textId="77777777" w:rsidR="005921F9" w:rsidRDefault="005921F9" w:rsidP="001D7ACE">
      <w:pPr>
        <w:contextualSpacing/>
        <w:rPr>
          <w:rFonts w:eastAsia="Times New Roman" w:cstheme="minorHAnsi"/>
          <w:color w:val="000000"/>
        </w:rPr>
      </w:pPr>
      <w:r>
        <w:rPr>
          <w:rFonts w:eastAsia="Times New Roman" w:cstheme="minorHAnsi"/>
          <w:color w:val="000000"/>
        </w:rPr>
        <w:t>2 This determines the spell levels</w:t>
      </w:r>
      <w:r w:rsidR="00EF5AB3">
        <w:rPr>
          <w:rFonts w:eastAsia="Times New Roman" w:cstheme="minorHAnsi"/>
          <w:color w:val="000000"/>
        </w:rPr>
        <w:t xml:space="preserve"> and maximum CR of a creature-class item</w:t>
      </w:r>
      <w:r>
        <w:rPr>
          <w:rFonts w:eastAsia="Times New Roman" w:cstheme="minorHAnsi"/>
          <w:color w:val="000000"/>
        </w:rPr>
        <w:t xml:space="preserve"> by item quality. </w:t>
      </w:r>
      <w:r w:rsidR="00392804">
        <w:rPr>
          <w:rFonts w:eastAsia="Times New Roman" w:cstheme="minorHAnsi"/>
          <w:color w:val="000000"/>
        </w:rPr>
        <w:t xml:space="preserve">The values of </w:t>
      </w:r>
      <w:r w:rsidR="00EF5AB3">
        <w:rPr>
          <w:rFonts w:eastAsia="Times New Roman" w:cstheme="minorHAnsi"/>
          <w:color w:val="000000"/>
        </w:rPr>
        <w:t xml:space="preserve">Maximum CR </w:t>
      </w:r>
      <w:r w:rsidR="00392804">
        <w:rPr>
          <w:rFonts w:eastAsia="Times New Roman" w:cstheme="minorHAnsi"/>
          <w:color w:val="000000"/>
        </w:rPr>
        <w:t xml:space="preserve">range between two numbers values; the lower one is 50% cheaper than the higher one. For instance, a Common ¼ creature is worth 125 gp in materials to craft, while ½ is 250. </w:t>
      </w:r>
    </w:p>
    <w:p w14:paraId="0A45AE70" w14:textId="77777777" w:rsidR="00EA1D20" w:rsidRPr="000D5DB5" w:rsidRDefault="005921F9" w:rsidP="00EA1D20">
      <w:pPr>
        <w:contextualSpacing/>
        <w:rPr>
          <w:rFonts w:eastAsia="Times New Roman" w:cstheme="minorHAnsi"/>
          <w:color w:val="000000"/>
        </w:rPr>
      </w:pPr>
      <w:r>
        <w:rPr>
          <w:rFonts w:eastAsia="Times New Roman" w:cstheme="minorHAnsi"/>
          <w:color w:val="000000"/>
        </w:rPr>
        <w:t>3</w:t>
      </w:r>
      <w:r w:rsidR="00EA1D20">
        <w:rPr>
          <w:rFonts w:eastAsia="Times New Roman" w:cstheme="minorHAnsi"/>
          <w:color w:val="000000"/>
        </w:rPr>
        <w:t xml:space="preserve"> Dice represents the number of base </w:t>
      </w:r>
      <w:r w:rsidR="00800FCD">
        <w:rPr>
          <w:rFonts w:eastAsia="Times New Roman" w:cstheme="minorHAnsi"/>
          <w:color w:val="000000"/>
        </w:rPr>
        <w:t xml:space="preserve">number of </w:t>
      </w:r>
      <w:r w:rsidR="00EA1D20">
        <w:rPr>
          <w:rFonts w:eastAsia="Times New Roman" w:cstheme="minorHAnsi"/>
          <w:color w:val="000000"/>
        </w:rPr>
        <w:t xml:space="preserve">dice the item would deal </w:t>
      </w:r>
      <w:r w:rsidR="00800FCD">
        <w:rPr>
          <w:rFonts w:eastAsia="Times New Roman" w:cstheme="minorHAnsi"/>
          <w:color w:val="000000"/>
        </w:rPr>
        <w:t xml:space="preserve">in damage </w:t>
      </w:r>
      <w:r w:rsidR="00EA1D20">
        <w:rPr>
          <w:rFonts w:eastAsia="Times New Roman" w:cstheme="minorHAnsi"/>
          <w:color w:val="000000"/>
        </w:rPr>
        <w:t xml:space="preserve">if made into a firearm </w:t>
      </w:r>
      <w:r w:rsidR="00800FCD">
        <w:rPr>
          <w:rFonts w:eastAsia="Times New Roman" w:cstheme="minorHAnsi"/>
          <w:color w:val="000000"/>
        </w:rPr>
        <w:t xml:space="preserve">(first number) </w:t>
      </w:r>
      <w:r w:rsidR="00EA1D20">
        <w:rPr>
          <w:rFonts w:eastAsia="Times New Roman" w:cstheme="minorHAnsi"/>
          <w:color w:val="000000"/>
        </w:rPr>
        <w:t>and explosive (</w:t>
      </w:r>
      <w:r w:rsidR="00800FCD">
        <w:rPr>
          <w:rFonts w:eastAsia="Times New Roman" w:cstheme="minorHAnsi"/>
          <w:color w:val="000000"/>
        </w:rPr>
        <w:t xml:space="preserve">second). For instance, </w:t>
      </w:r>
      <w:r w:rsidR="00EA1D20">
        <w:rPr>
          <w:rFonts w:eastAsia="Times New Roman" w:cstheme="minorHAnsi"/>
          <w:color w:val="000000"/>
        </w:rPr>
        <w:t xml:space="preserve">Uncommon firearms deal 3 dice of base damage, </w:t>
      </w:r>
      <w:r w:rsidR="00800FCD">
        <w:rPr>
          <w:rFonts w:eastAsia="Times New Roman" w:cstheme="minorHAnsi"/>
          <w:color w:val="000000"/>
        </w:rPr>
        <w:t xml:space="preserve">while </w:t>
      </w:r>
      <w:r w:rsidR="00EA1D20">
        <w:rPr>
          <w:rFonts w:eastAsia="Times New Roman" w:cstheme="minorHAnsi"/>
          <w:color w:val="000000"/>
        </w:rPr>
        <w:t>Uncommon explosives deal 5 dice of base damage. Modified crossbows act as firearms, but deal 1 less dice in damage</w:t>
      </w:r>
      <w:r w:rsidR="00800FCD">
        <w:rPr>
          <w:rFonts w:eastAsia="Times New Roman" w:cstheme="minorHAnsi"/>
          <w:color w:val="000000"/>
        </w:rPr>
        <w:t xml:space="preserve"> to offset their advantages</w:t>
      </w:r>
      <w:r w:rsidR="00EA1D20">
        <w:rPr>
          <w:rFonts w:eastAsia="Times New Roman" w:cstheme="minorHAnsi"/>
          <w:color w:val="000000"/>
        </w:rPr>
        <w:t xml:space="preserve">. </w:t>
      </w:r>
    </w:p>
    <w:p w14:paraId="2E41BD8E" w14:textId="77777777" w:rsidR="00597CDF" w:rsidDel="00FD5DE4" w:rsidRDefault="005921F9" w:rsidP="001D3A74">
      <w:pPr>
        <w:contextualSpacing/>
        <w:rPr>
          <w:del w:id="3775" w:author="Admin" w:date="2021-06-26T18:19:00Z"/>
          <w:rFonts w:eastAsia="Times New Roman" w:cstheme="minorHAnsi"/>
          <w:color w:val="000000"/>
        </w:rPr>
      </w:pPr>
      <w:del w:id="3776" w:author="Admin" w:date="2021-06-26T18:19:00Z">
        <w:r w:rsidDel="00FD5DE4">
          <w:rPr>
            <w:rFonts w:eastAsia="Times New Roman" w:cstheme="minorHAnsi"/>
            <w:color w:val="000000"/>
          </w:rPr>
          <w:delText>4</w:delText>
        </w:r>
        <w:r w:rsidR="00597CDF" w:rsidRPr="000D5DB5" w:rsidDel="00FD5DE4">
          <w:rPr>
            <w:rFonts w:eastAsia="Times New Roman" w:cstheme="minorHAnsi"/>
            <w:color w:val="000000"/>
          </w:rPr>
          <w:delText xml:space="preserve"> </w:delText>
        </w:r>
        <w:r w:rsidR="00597CDF" w:rsidDel="00FD5DE4">
          <w:rPr>
            <w:rFonts w:eastAsia="Times New Roman" w:cstheme="minorHAnsi"/>
            <w:color w:val="000000"/>
          </w:rPr>
          <w:delText xml:space="preserve">EP represents the </w:delText>
        </w:r>
        <w:r w:rsidR="00597CDF" w:rsidRPr="000D5DB5" w:rsidDel="00FD5DE4">
          <w:rPr>
            <w:rFonts w:eastAsia="Times New Roman" w:cstheme="minorHAnsi"/>
            <w:color w:val="000000"/>
          </w:rPr>
          <w:delText xml:space="preserve">Engineering Points </w:delText>
        </w:r>
        <w:r w:rsidR="00597CDF" w:rsidDel="00FD5DE4">
          <w:rPr>
            <w:rFonts w:eastAsia="Times New Roman" w:cstheme="minorHAnsi"/>
            <w:color w:val="000000"/>
          </w:rPr>
          <w:delText>of a device</w:delText>
        </w:r>
        <w:r w:rsidDel="00FD5DE4">
          <w:rPr>
            <w:rFonts w:eastAsia="Times New Roman" w:cstheme="minorHAnsi"/>
            <w:color w:val="000000"/>
          </w:rPr>
          <w:delText>, which is limited in total to your Proficiency Bonus</w:delText>
        </w:r>
      </w:del>
    </w:p>
    <w:p w14:paraId="2B11B346" w14:textId="77777777" w:rsidR="00B93648" w:rsidRDefault="005921F9" w:rsidP="001D7ACE">
      <w:pPr>
        <w:contextualSpacing/>
        <w:rPr>
          <w:rFonts w:eastAsia="Times New Roman" w:cstheme="minorHAnsi"/>
          <w:color w:val="000000"/>
        </w:rPr>
      </w:pPr>
      <w:del w:id="3777" w:author="Admin" w:date="2021-06-26T18:19:00Z">
        <w:r w:rsidDel="00FD5DE4">
          <w:rPr>
            <w:rFonts w:eastAsia="Times New Roman" w:cstheme="minorHAnsi"/>
            <w:color w:val="000000"/>
          </w:rPr>
          <w:delText>5</w:delText>
        </w:r>
      </w:del>
      <w:ins w:id="3778" w:author="Admin" w:date="2021-06-26T18:19:00Z">
        <w:r w:rsidR="00FD5DE4">
          <w:rPr>
            <w:rFonts w:eastAsia="Times New Roman" w:cstheme="minorHAnsi"/>
            <w:color w:val="000000"/>
          </w:rPr>
          <w:t>4</w:t>
        </w:r>
      </w:ins>
      <w:r w:rsidR="00597CDF" w:rsidRPr="000D5DB5">
        <w:rPr>
          <w:rFonts w:eastAsia="Times New Roman" w:cstheme="minorHAnsi"/>
          <w:color w:val="000000"/>
        </w:rPr>
        <w:t xml:space="preserve"> Legendary and </w:t>
      </w:r>
      <w:r w:rsidR="00D51AAF">
        <w:rPr>
          <w:rFonts w:eastAsia="Times New Roman" w:cstheme="minorHAnsi"/>
          <w:color w:val="000000"/>
        </w:rPr>
        <w:t>higher rarity</w:t>
      </w:r>
      <w:r w:rsidR="00597CDF" w:rsidRPr="000D5DB5">
        <w:rPr>
          <w:rFonts w:eastAsia="Times New Roman" w:cstheme="minorHAnsi"/>
          <w:color w:val="000000"/>
        </w:rPr>
        <w:t xml:space="preserve"> items usually also </w:t>
      </w:r>
      <w:r w:rsidR="00D51AAF" w:rsidRPr="000D5DB5">
        <w:rPr>
          <w:rFonts w:eastAsia="Times New Roman" w:cstheme="minorHAnsi"/>
          <w:color w:val="000000"/>
        </w:rPr>
        <w:t>require</w:t>
      </w:r>
      <w:r w:rsidR="00597CDF" w:rsidRPr="000D5DB5">
        <w:rPr>
          <w:rFonts w:eastAsia="Times New Roman" w:cstheme="minorHAnsi"/>
          <w:color w:val="000000"/>
        </w:rPr>
        <w:t xml:space="preserve"> a quest to attune it to some magical source, such as the High Elven Sunwell, the Scourge's Frozen Throne, an elemental plane's </w:t>
      </w:r>
      <w:r w:rsidR="00D51AAF">
        <w:rPr>
          <w:rFonts w:eastAsia="Times New Roman" w:cstheme="minorHAnsi"/>
          <w:color w:val="000000"/>
        </w:rPr>
        <w:t>core</w:t>
      </w:r>
      <w:r w:rsidR="00597CDF" w:rsidRPr="000D5DB5">
        <w:rPr>
          <w:rFonts w:eastAsia="Times New Roman" w:cstheme="minorHAnsi"/>
          <w:color w:val="000000"/>
        </w:rPr>
        <w:t>, or the Night Elves' World Tree</w:t>
      </w:r>
      <w:r w:rsidR="001D7ACE">
        <w:rPr>
          <w:rFonts w:eastAsia="Times New Roman" w:cstheme="minorHAnsi"/>
          <w:color w:val="000000"/>
        </w:rPr>
        <w:t>. In the case of devices, this might rely on massive joined efforts by organizations (such as the Tinker’s Union of the Kezan goblins or one of the many tinkers guilds) or the employment of schematics derived from Titan technology</w:t>
      </w:r>
      <w:r w:rsidR="00597CDF" w:rsidRPr="000D5DB5">
        <w:rPr>
          <w:rFonts w:eastAsia="Times New Roman" w:cstheme="minorHAnsi"/>
          <w:color w:val="000000"/>
        </w:rPr>
        <w:t xml:space="preserve">. This is subject to the DM's discretion. Artifacts also usually require a lengthy quest that might alter the setting as a whole, and are usually infused by creatures of great power. </w:t>
      </w:r>
      <w:r w:rsidR="00B93648" w:rsidRPr="000D5DB5">
        <w:rPr>
          <w:rFonts w:eastAsia="Times New Roman" w:cstheme="minorHAnsi"/>
          <w:color w:val="000000"/>
        </w:rPr>
        <w:t xml:space="preserve">The cost of larger objects increases the cost by </w:t>
      </w:r>
      <w:r w:rsidR="0067450D">
        <w:rPr>
          <w:rFonts w:eastAsia="Times New Roman" w:cstheme="minorHAnsi"/>
          <w:color w:val="000000"/>
        </w:rPr>
        <w:t>50%</w:t>
      </w:r>
      <w:r w:rsidR="00B93648" w:rsidRPr="000D5DB5">
        <w:rPr>
          <w:rFonts w:eastAsia="Times New Roman" w:cstheme="minorHAnsi"/>
          <w:color w:val="000000"/>
        </w:rPr>
        <w:t xml:space="preserve"> per size category. </w:t>
      </w:r>
    </w:p>
    <w:p w14:paraId="6117513B" w14:textId="77777777" w:rsidR="00D51AAF" w:rsidRDefault="00D51AAF" w:rsidP="0067450D">
      <w:pPr>
        <w:contextualSpacing/>
        <w:rPr>
          <w:rFonts w:eastAsia="Times New Roman" w:cstheme="minorHAnsi"/>
          <w:color w:val="000000"/>
        </w:rPr>
      </w:pPr>
    </w:p>
    <w:p w14:paraId="5694253D" w14:textId="77777777" w:rsidR="00EA1D20" w:rsidRDefault="00EA1D20" w:rsidP="0067450D">
      <w:pPr>
        <w:contextualSpacing/>
        <w:rPr>
          <w:rFonts w:eastAsia="Times New Roman" w:cstheme="minorHAnsi"/>
          <w:b/>
          <w:bCs/>
          <w:color w:val="000000"/>
        </w:rPr>
      </w:pPr>
      <w:r>
        <w:rPr>
          <w:rFonts w:eastAsia="Times New Roman" w:cstheme="minorHAnsi"/>
          <w:b/>
          <w:bCs/>
          <w:color w:val="000000"/>
        </w:rPr>
        <w:t>Crafting Classes</w:t>
      </w:r>
    </w:p>
    <w:p w14:paraId="0C658914" w14:textId="77777777" w:rsidR="00D51D94" w:rsidRPr="00D51D94" w:rsidRDefault="00D51D94" w:rsidP="0067450D">
      <w:pPr>
        <w:contextualSpacing/>
        <w:rPr>
          <w:rFonts w:eastAsia="Times New Roman" w:cstheme="minorHAnsi"/>
          <w:color w:val="000000"/>
        </w:rPr>
      </w:pPr>
      <w:r w:rsidRPr="00D51D94">
        <w:rPr>
          <w:rFonts w:eastAsia="Times New Roman" w:cstheme="minorHAnsi"/>
          <w:color w:val="000000"/>
        </w:rPr>
        <w:t>There are four crafting classes, which modify the base price in the Item Creation Complexity Table.</w:t>
      </w:r>
    </w:p>
    <w:p w14:paraId="2E4877AB" w14:textId="0C2CB08A" w:rsidR="00EA1D20" w:rsidRPr="00D51D94" w:rsidRDefault="00EA1D20" w:rsidP="00C82D21">
      <w:pPr>
        <w:pStyle w:val="ListParagraph"/>
        <w:numPr>
          <w:ilvl w:val="0"/>
          <w:numId w:val="64"/>
        </w:numPr>
        <w:rPr>
          <w:rFonts w:eastAsia="Times New Roman" w:cstheme="minorHAnsi"/>
          <w:color w:val="000000"/>
        </w:rPr>
        <w:pPrChange w:id="3779" w:author="Admin" w:date="2022-04-19T00:11:00Z">
          <w:pPr>
            <w:pStyle w:val="ListParagraph"/>
            <w:numPr>
              <w:numId w:val="64"/>
            </w:numPr>
            <w:ind w:hanging="360"/>
          </w:pPr>
        </w:pPrChange>
      </w:pPr>
      <w:r w:rsidRPr="00D51D94">
        <w:rPr>
          <w:rFonts w:eastAsia="Times New Roman" w:cstheme="minorHAnsi"/>
          <w:i/>
          <w:iCs/>
          <w:color w:val="000000"/>
        </w:rPr>
        <w:t>Consumables.</w:t>
      </w:r>
      <w:r w:rsidRPr="00D51D94">
        <w:rPr>
          <w:rFonts w:eastAsia="Times New Roman" w:cstheme="minorHAnsi"/>
          <w:color w:val="000000"/>
        </w:rPr>
        <w:t xml:space="preserve"> This class includes any item that has one use and is unusable afterwards (such as potions, poisons, an engineered explosive, or a</w:t>
      </w:r>
      <w:ins w:id="3780" w:author="Admin" w:date="2022-04-19T00:11:00Z">
        <w:r w:rsidR="00C82D21">
          <w:rPr>
            <w:rFonts w:eastAsia="Times New Roman" w:cstheme="minorHAnsi"/>
            <w:color w:val="000000"/>
          </w:rPr>
          <w:t xml:space="preserve">n innovated </w:t>
        </w:r>
      </w:ins>
      <w:del w:id="3781" w:author="Admin" w:date="2022-04-19T00:11:00Z">
        <w:r w:rsidRPr="00D51D94" w:rsidDel="00C82D21">
          <w:rPr>
            <w:rFonts w:eastAsia="Times New Roman" w:cstheme="minorHAnsi"/>
            <w:color w:val="000000"/>
          </w:rPr>
          <w:delText xml:space="preserve"> cobbled </w:delText>
        </w:r>
      </w:del>
      <w:r w:rsidRPr="00D51D94">
        <w:rPr>
          <w:rFonts w:eastAsia="Times New Roman" w:cstheme="minorHAnsi"/>
          <w:color w:val="000000"/>
        </w:rPr>
        <w:t xml:space="preserve">item). The price of consumables is not modified and is equal to the value under Cost in the above table. </w:t>
      </w:r>
      <w:r w:rsidR="00D51D94" w:rsidRPr="00D51D94">
        <w:rPr>
          <w:rFonts w:eastAsia="Times New Roman" w:cstheme="minorHAnsi"/>
          <w:color w:val="000000"/>
        </w:rPr>
        <w:t xml:space="preserve">Infused items that are consumables (such as infused ammunition and spell scrolls) have the cost of a consumable. </w:t>
      </w:r>
    </w:p>
    <w:p w14:paraId="2D23A5D3" w14:textId="77777777" w:rsidR="00EA1D20" w:rsidRPr="00D51D94" w:rsidRDefault="00EA1D20" w:rsidP="003C4628">
      <w:pPr>
        <w:pStyle w:val="ListParagraph"/>
        <w:numPr>
          <w:ilvl w:val="0"/>
          <w:numId w:val="64"/>
        </w:numPr>
        <w:rPr>
          <w:rFonts w:eastAsia="Times New Roman" w:cstheme="minorHAnsi"/>
          <w:color w:val="000000"/>
        </w:rPr>
      </w:pPr>
      <w:r w:rsidRPr="00D51D94">
        <w:rPr>
          <w:rFonts w:eastAsia="Times New Roman" w:cstheme="minorHAnsi"/>
          <w:i/>
          <w:iCs/>
          <w:color w:val="000000"/>
        </w:rPr>
        <w:t xml:space="preserve">Use-Items. </w:t>
      </w:r>
      <w:r w:rsidRPr="00D51D94">
        <w:rPr>
          <w:rFonts w:eastAsia="Times New Roman" w:cstheme="minorHAnsi"/>
          <w:color w:val="000000"/>
        </w:rPr>
        <w:t xml:space="preserve">This class includes any gadget or device or weapon-like object created by alchemy or engineering, such as engineered firearms and modified crossbows. </w:t>
      </w:r>
      <w:r w:rsidR="00D51D94" w:rsidRPr="00D51D94">
        <w:rPr>
          <w:rFonts w:eastAsia="Times New Roman" w:cstheme="minorHAnsi"/>
          <w:color w:val="000000"/>
        </w:rPr>
        <w:t xml:space="preserve">The price of use-items is x10 times the cost of a consumable of the same rarity. </w:t>
      </w:r>
    </w:p>
    <w:p w14:paraId="4B9D6D2A" w14:textId="77777777" w:rsidR="00EA1D20" w:rsidRPr="00D51D94" w:rsidRDefault="00EA1D20" w:rsidP="007378CE">
      <w:pPr>
        <w:pStyle w:val="ListParagraph"/>
        <w:numPr>
          <w:ilvl w:val="0"/>
          <w:numId w:val="64"/>
        </w:numPr>
        <w:rPr>
          <w:rFonts w:eastAsia="Times New Roman" w:cstheme="minorHAnsi"/>
          <w:color w:val="000000"/>
        </w:rPr>
      </w:pPr>
      <w:r w:rsidRPr="00D51D94">
        <w:rPr>
          <w:rFonts w:eastAsia="Times New Roman" w:cstheme="minorHAnsi"/>
          <w:i/>
          <w:iCs/>
          <w:color w:val="000000"/>
        </w:rPr>
        <w:t>Infused Items</w:t>
      </w:r>
      <w:r w:rsidR="00D51D94" w:rsidRPr="00D51D94">
        <w:rPr>
          <w:rFonts w:eastAsia="Times New Roman" w:cstheme="minorHAnsi"/>
          <w:i/>
          <w:iCs/>
          <w:color w:val="000000"/>
        </w:rPr>
        <w:t xml:space="preserve">. </w:t>
      </w:r>
      <w:r w:rsidR="00D51D94" w:rsidRPr="00D51D94">
        <w:rPr>
          <w:rFonts w:eastAsia="Times New Roman" w:cstheme="minorHAnsi"/>
          <w:color w:val="000000"/>
        </w:rPr>
        <w:t xml:space="preserve">This includes all wondrous items and infused weapons and armor, as well as other items created by </w:t>
      </w:r>
      <w:r w:rsidR="007378CE">
        <w:rPr>
          <w:rFonts w:eastAsia="Times New Roman" w:cstheme="minorHAnsi"/>
          <w:color w:val="000000"/>
        </w:rPr>
        <w:t>I</w:t>
      </w:r>
      <w:r w:rsidR="00D51D94" w:rsidRPr="00D51D94">
        <w:rPr>
          <w:rFonts w:eastAsia="Times New Roman" w:cstheme="minorHAnsi"/>
          <w:color w:val="000000"/>
        </w:rPr>
        <w:t xml:space="preserve">nfusion </w:t>
      </w:r>
      <w:r w:rsidR="007378CE">
        <w:rPr>
          <w:rFonts w:eastAsia="Times New Roman" w:cstheme="minorHAnsi"/>
          <w:color w:val="000000"/>
        </w:rPr>
        <w:t>K</w:t>
      </w:r>
      <w:r w:rsidR="00D51D94" w:rsidRPr="00D51D94">
        <w:rPr>
          <w:rFonts w:eastAsia="Times New Roman" w:cstheme="minorHAnsi"/>
          <w:color w:val="000000"/>
        </w:rPr>
        <w:t>its that do not fall under another class (such as consumables). The price of infused items is x25 times the cost of a consumable of the same rarity.</w:t>
      </w:r>
    </w:p>
    <w:p w14:paraId="7171B21B" w14:textId="77777777" w:rsidR="00EA1D20" w:rsidRPr="00D51D94" w:rsidRDefault="00EA1D20" w:rsidP="003C4628">
      <w:pPr>
        <w:pStyle w:val="ListParagraph"/>
        <w:numPr>
          <w:ilvl w:val="0"/>
          <w:numId w:val="64"/>
        </w:numPr>
        <w:rPr>
          <w:rFonts w:eastAsia="Times New Roman" w:cstheme="minorHAnsi"/>
          <w:color w:val="000000"/>
        </w:rPr>
      </w:pPr>
      <w:r w:rsidRPr="00D51D94">
        <w:rPr>
          <w:rFonts w:eastAsia="Times New Roman" w:cstheme="minorHAnsi"/>
          <w:i/>
          <w:iCs/>
          <w:color w:val="000000"/>
        </w:rPr>
        <w:t>Creatures</w:t>
      </w:r>
      <w:r w:rsidR="00D51D94" w:rsidRPr="00D51D94">
        <w:rPr>
          <w:rFonts w:eastAsia="Times New Roman" w:cstheme="minorHAnsi"/>
          <w:i/>
          <w:iCs/>
          <w:color w:val="000000"/>
        </w:rPr>
        <w:t xml:space="preserve">. </w:t>
      </w:r>
      <w:r w:rsidR="00D51D94" w:rsidRPr="00D51D94">
        <w:rPr>
          <w:rFonts w:eastAsia="Times New Roman" w:cstheme="minorHAnsi"/>
          <w:color w:val="000000"/>
        </w:rPr>
        <w:t>This includes all creatures created by alchemy or engineering (such as golems, turrets, homunculi, etc.). The price of a creature is x25 times the cost of a consumable of the same rarity.</w:t>
      </w:r>
    </w:p>
    <w:p w14:paraId="31CAAB72" w14:textId="77777777" w:rsidR="00EA1D20" w:rsidRPr="00EA1D20" w:rsidRDefault="00EA1D20" w:rsidP="0067450D">
      <w:pPr>
        <w:contextualSpacing/>
        <w:rPr>
          <w:rFonts w:eastAsia="Times New Roman" w:cstheme="minorHAnsi"/>
          <w:color w:val="000000"/>
        </w:rPr>
      </w:pPr>
    </w:p>
    <w:p w14:paraId="47201525" w14:textId="77777777" w:rsidR="00B636AA" w:rsidRDefault="00B636AA" w:rsidP="00B636AA">
      <w:pPr>
        <w:contextualSpacing/>
        <w:rPr>
          <w:rFonts w:eastAsia="Times New Roman" w:cstheme="minorHAnsi"/>
          <w:color w:val="000000"/>
        </w:rPr>
      </w:pPr>
      <w:moveToRangeStart w:id="3782" w:author="Admin" w:date="2021-05-18T12:21:00Z" w:name="move72232895"/>
      <w:moveTo w:id="3783" w:author="Admin" w:date="2021-05-18T12:21:00Z">
        <w:r>
          <w:rPr>
            <w:rFonts w:eastAsia="Times New Roman" w:cstheme="minorHAnsi"/>
            <w:color w:val="000000"/>
          </w:rPr>
          <w:t xml:space="preserve">For instance, purchasing a Common quality Alarm Stick costs 20 gp, while crafting it costs 10 gp in alchemical components and materials. If the character is a specialized crafter (such as a 2nd level Alchemist), crafting it costs 5 gp instead. </w:t>
        </w:r>
      </w:moveTo>
    </w:p>
    <w:moveToRangeEnd w:id="3782"/>
    <w:p w14:paraId="34D81963" w14:textId="77777777" w:rsidR="00597CDF" w:rsidRDefault="00597CDF" w:rsidP="00597CDF">
      <w:r>
        <w:t>The Alchemist and Tinker class are specialized crafters</w:t>
      </w:r>
      <w:r w:rsidR="00D51D94">
        <w:t>. U</w:t>
      </w:r>
      <w:r>
        <w:t>pon gaining the Efficient Alchemy and Efficient Engineering features, respectively</w:t>
      </w:r>
      <w:r w:rsidR="00D51D94">
        <w:t xml:space="preserve">, they </w:t>
      </w:r>
      <w:r>
        <w:t xml:space="preserve">further reduce crafting costs to one-quarter rather than one-half buying price. </w:t>
      </w:r>
    </w:p>
    <w:p w14:paraId="6152C8D9" w14:textId="77777777" w:rsidR="00D51D94" w:rsidDel="00B636AA" w:rsidRDefault="00D51D94" w:rsidP="00597CDF">
      <w:pPr>
        <w:rPr>
          <w:del w:id="3784" w:author="Admin" w:date="2021-05-18T12:21:00Z"/>
        </w:rPr>
      </w:pPr>
    </w:p>
    <w:p w14:paraId="3FF01D86" w14:textId="77777777" w:rsidR="00BE4709" w:rsidDel="00B636AA" w:rsidRDefault="00BE4709" w:rsidP="00372BFA">
      <w:pPr>
        <w:contextualSpacing/>
        <w:rPr>
          <w:rFonts w:eastAsia="Times New Roman" w:cstheme="minorHAnsi"/>
          <w:color w:val="000000"/>
        </w:rPr>
      </w:pPr>
      <w:moveFromRangeStart w:id="3785" w:author="Admin" w:date="2021-05-18T12:21:00Z" w:name="move72232895"/>
      <w:moveFrom w:id="3786" w:author="Admin" w:date="2021-05-18T12:21:00Z">
        <w:r w:rsidDel="00B636AA">
          <w:rPr>
            <w:rFonts w:eastAsia="Times New Roman" w:cstheme="minorHAnsi"/>
            <w:color w:val="000000"/>
          </w:rPr>
          <w:lastRenderedPageBreak/>
          <w:t xml:space="preserve">For instance, purchasing a </w:t>
        </w:r>
        <w:r w:rsidR="00D51D94" w:rsidDel="00B636AA">
          <w:rPr>
            <w:rFonts w:eastAsia="Times New Roman" w:cstheme="minorHAnsi"/>
            <w:color w:val="000000"/>
          </w:rPr>
          <w:t>C</w:t>
        </w:r>
        <w:r w:rsidDel="00B636AA">
          <w:rPr>
            <w:rFonts w:eastAsia="Times New Roman" w:cstheme="minorHAnsi"/>
            <w:color w:val="000000"/>
          </w:rPr>
          <w:t xml:space="preserve">ommon quality </w:t>
        </w:r>
        <w:r w:rsidR="00D51D94" w:rsidDel="00B636AA">
          <w:rPr>
            <w:rFonts w:eastAsia="Times New Roman" w:cstheme="minorHAnsi"/>
            <w:color w:val="000000"/>
          </w:rPr>
          <w:t xml:space="preserve">Alarm Stick </w:t>
        </w:r>
        <w:r w:rsidDel="00B636AA">
          <w:rPr>
            <w:rFonts w:eastAsia="Times New Roman" w:cstheme="minorHAnsi"/>
            <w:color w:val="000000"/>
          </w:rPr>
          <w:t xml:space="preserve">costs </w:t>
        </w:r>
        <w:r w:rsidR="00D51D94" w:rsidDel="00B636AA">
          <w:rPr>
            <w:rFonts w:eastAsia="Times New Roman" w:cstheme="minorHAnsi"/>
            <w:color w:val="000000"/>
          </w:rPr>
          <w:t>2</w:t>
        </w:r>
        <w:r w:rsidDel="00B636AA">
          <w:rPr>
            <w:rFonts w:eastAsia="Times New Roman" w:cstheme="minorHAnsi"/>
            <w:color w:val="000000"/>
          </w:rPr>
          <w:t xml:space="preserve">0 gp, while crafting it costs </w:t>
        </w:r>
        <w:r w:rsidR="00D51D94" w:rsidDel="00B636AA">
          <w:rPr>
            <w:rFonts w:eastAsia="Times New Roman" w:cstheme="minorHAnsi"/>
            <w:color w:val="000000"/>
          </w:rPr>
          <w:t>1</w:t>
        </w:r>
        <w:r w:rsidDel="00B636AA">
          <w:rPr>
            <w:rFonts w:eastAsia="Times New Roman" w:cstheme="minorHAnsi"/>
            <w:color w:val="000000"/>
          </w:rPr>
          <w:t>0 gp</w:t>
        </w:r>
        <w:r w:rsidR="00372BFA" w:rsidDel="00B636AA">
          <w:rPr>
            <w:rFonts w:eastAsia="Times New Roman" w:cstheme="minorHAnsi"/>
            <w:color w:val="000000"/>
          </w:rPr>
          <w:t xml:space="preserve"> in alchemical components and materials</w:t>
        </w:r>
        <w:r w:rsidDel="00B636AA">
          <w:rPr>
            <w:rFonts w:eastAsia="Times New Roman" w:cstheme="minorHAnsi"/>
            <w:color w:val="000000"/>
          </w:rPr>
          <w:t xml:space="preserve">. If the character is a specialized crafter (such as a 2nd level Alchemist), crafting it costs </w:t>
        </w:r>
        <w:r w:rsidR="00D51D94" w:rsidDel="00B636AA">
          <w:rPr>
            <w:rFonts w:eastAsia="Times New Roman" w:cstheme="minorHAnsi"/>
            <w:color w:val="000000"/>
          </w:rPr>
          <w:t>5</w:t>
        </w:r>
        <w:r w:rsidDel="00B636AA">
          <w:rPr>
            <w:rFonts w:eastAsia="Times New Roman" w:cstheme="minorHAnsi"/>
            <w:color w:val="000000"/>
          </w:rPr>
          <w:t xml:space="preserve"> gp instead. </w:t>
        </w:r>
      </w:moveFrom>
    </w:p>
    <w:moveFromRangeEnd w:id="3785"/>
    <w:p w14:paraId="79A97EB5" w14:textId="77777777" w:rsidR="00372BFA" w:rsidRDefault="00D51D94" w:rsidP="00372BFA">
      <w:pPr>
        <w:contextualSpacing/>
        <w:rPr>
          <w:rFonts w:eastAsia="Times New Roman" w:cstheme="minorHAnsi"/>
          <w:color w:val="000000"/>
        </w:rPr>
      </w:pPr>
      <w:r>
        <w:rPr>
          <w:rFonts w:eastAsia="Times New Roman" w:cstheme="minorHAnsi"/>
          <w:i/>
          <w:iCs/>
          <w:color w:val="000000"/>
        </w:rPr>
        <w:t xml:space="preserve">Note. </w:t>
      </w:r>
      <w:r>
        <w:rPr>
          <w:rFonts w:eastAsia="Times New Roman" w:cstheme="minorHAnsi"/>
          <w:color w:val="000000"/>
        </w:rPr>
        <w:t xml:space="preserve">If </w:t>
      </w:r>
      <w:r w:rsidR="00800FCD">
        <w:rPr>
          <w:rFonts w:eastAsia="Times New Roman" w:cstheme="minorHAnsi"/>
          <w:color w:val="000000"/>
        </w:rPr>
        <w:t xml:space="preserve">being proficient with Herbalism Kit, a character can still craft Potions of Healing (of all types), but the price is multiplied by 2 (for 40 gp purchase from an herbalist, 20 gp craft). </w:t>
      </w:r>
    </w:p>
    <w:p w14:paraId="766EEE92" w14:textId="77777777" w:rsidR="00D51D94" w:rsidRPr="00D51D94" w:rsidRDefault="00800FCD" w:rsidP="00372BFA">
      <w:pPr>
        <w:contextualSpacing/>
        <w:rPr>
          <w:rFonts w:eastAsia="Times New Roman" w:cstheme="minorHAnsi"/>
          <w:color w:val="000000"/>
        </w:rPr>
      </w:pPr>
      <w:r>
        <w:rPr>
          <w:rFonts w:eastAsia="Times New Roman" w:cstheme="minorHAnsi"/>
          <w:color w:val="000000"/>
        </w:rPr>
        <w:t>This does not require the recipe for the Potion of Healing, but it is required if using Alchemist’s Supplies (even if also proficient with an Herbalism Kit).</w:t>
      </w:r>
    </w:p>
    <w:p w14:paraId="18C34AF5" w14:textId="77777777" w:rsidR="00D51D94" w:rsidRDefault="00D51D94" w:rsidP="00D51D94">
      <w:pPr>
        <w:contextualSpacing/>
        <w:rPr>
          <w:rFonts w:eastAsia="Times New Roman" w:cstheme="minorHAnsi"/>
          <w:color w:val="000000"/>
        </w:rPr>
      </w:pPr>
    </w:p>
    <w:p w14:paraId="171F4C7C" w14:textId="77777777" w:rsidR="007A0AE5" w:rsidRPr="007A0AE5" w:rsidRDefault="007A0AE5" w:rsidP="007A0AE5">
      <w:pPr>
        <w:contextualSpacing/>
        <w:outlineLvl w:val="1"/>
        <w:rPr>
          <w:rFonts w:eastAsia="Times New Roman" w:cstheme="minorHAnsi"/>
          <w:color w:val="2E75B5"/>
          <w:sz w:val="32"/>
          <w:szCs w:val="32"/>
        </w:rPr>
      </w:pPr>
      <w:bookmarkStart w:id="3787" w:name="_Toc54196464"/>
      <w:r>
        <w:rPr>
          <w:rFonts w:eastAsia="Times New Roman" w:cstheme="minorHAnsi"/>
          <w:color w:val="2E75B5"/>
          <w:sz w:val="32"/>
          <w:szCs w:val="32"/>
        </w:rPr>
        <w:t>Tools: Gathering</w:t>
      </w:r>
      <w:bookmarkEnd w:id="3787"/>
    </w:p>
    <w:p w14:paraId="26C5DC5B" w14:textId="77777777" w:rsidR="007A0AE5" w:rsidRDefault="007A0AE5" w:rsidP="007A0AE5">
      <w:pPr>
        <w:contextualSpacing/>
        <w:rPr>
          <w:rFonts w:eastAsia="Times New Roman" w:cstheme="minorHAnsi"/>
          <w:color w:val="000000"/>
        </w:rPr>
      </w:pPr>
      <w:r>
        <w:rPr>
          <w:rFonts w:eastAsia="Times New Roman" w:cstheme="minorHAnsi"/>
          <w:color w:val="000000"/>
        </w:rPr>
        <w:t xml:space="preserve">Due to the costs of crafting, few characters pay directly in raw materials and gp, especially those who are short on liquid wealth. For them, proficiency in gathering tools, harvesting nodes from monsters and locations (such as rare beasts and groves of natural materials), and scavenging materials from potions or devices they don’t need (or ones that are looted) is a cost-effective alternative. </w:t>
      </w:r>
    </w:p>
    <w:p w14:paraId="0FA36874" w14:textId="77777777" w:rsidR="007A0AE5" w:rsidRDefault="007A0AE5" w:rsidP="007A0AE5">
      <w:pPr>
        <w:contextualSpacing/>
        <w:rPr>
          <w:rFonts w:eastAsia="Times New Roman" w:cstheme="minorHAnsi"/>
          <w:color w:val="000000"/>
        </w:rPr>
      </w:pPr>
    </w:p>
    <w:p w14:paraId="0AEAD202" w14:textId="77777777" w:rsidR="007A0AE5" w:rsidRDefault="007A0AE5" w:rsidP="007A0AE5">
      <w:pPr>
        <w:contextualSpacing/>
        <w:rPr>
          <w:rFonts w:eastAsia="Times New Roman" w:cstheme="minorHAnsi"/>
          <w:color w:val="000000"/>
        </w:rPr>
      </w:pPr>
      <w:r>
        <w:rPr>
          <w:rFonts w:eastAsia="Times New Roman" w:cstheme="minorHAnsi"/>
          <w:color w:val="000000"/>
        </w:rPr>
        <w:t xml:space="preserve">For instance, a party of adventurers who defeat a harvest golem in Westfall might choose to deconstruct it if they have a tinker, so that the tinker can use its parts for devices that aid their quests. Coming across a cache of potions of dragons’ breath, an alchemist may decide to repurpose the potions and turn them into </w:t>
      </w:r>
      <w:r>
        <w:rPr>
          <w:rFonts w:eastAsia="Times New Roman" w:cstheme="minorHAnsi"/>
          <w:i/>
          <w:iCs/>
          <w:color w:val="000000"/>
        </w:rPr>
        <w:t xml:space="preserve">rejuvenation </w:t>
      </w:r>
      <w:r>
        <w:rPr>
          <w:rFonts w:eastAsia="Times New Roman" w:cstheme="minorHAnsi"/>
          <w:color w:val="000000"/>
        </w:rPr>
        <w:t>potions instead of paying the cost of potion creation.</w:t>
      </w:r>
    </w:p>
    <w:p w14:paraId="6D873C1D" w14:textId="77777777" w:rsidR="007A0AE5" w:rsidRDefault="007A0AE5" w:rsidP="007A0AE5">
      <w:pPr>
        <w:contextualSpacing/>
        <w:rPr>
          <w:rFonts w:eastAsia="Times New Roman" w:cstheme="minorHAnsi"/>
          <w:color w:val="000000"/>
        </w:rPr>
      </w:pPr>
    </w:p>
    <w:p w14:paraId="781A16DF" w14:textId="77777777" w:rsidR="007A0AE5" w:rsidRDefault="007A0AE5" w:rsidP="007A0AE5">
      <w:pPr>
        <w:contextualSpacing/>
        <w:rPr>
          <w:rFonts w:eastAsia="Times New Roman" w:cstheme="minorHAnsi"/>
          <w:color w:val="000000"/>
        </w:rPr>
      </w:pPr>
      <w:r w:rsidRPr="009A75B7">
        <w:rPr>
          <w:rFonts w:eastAsia="Times New Roman" w:cstheme="minorHAnsi"/>
          <w:color w:val="000000"/>
        </w:rPr>
        <w:t xml:space="preserve">Any </w:t>
      </w:r>
      <w:r>
        <w:rPr>
          <w:rFonts w:eastAsia="Times New Roman" w:cstheme="minorHAnsi"/>
          <w:color w:val="000000"/>
        </w:rPr>
        <w:t xml:space="preserve">tool </w:t>
      </w:r>
      <w:r w:rsidRPr="009A75B7">
        <w:rPr>
          <w:rFonts w:eastAsia="Times New Roman" w:cstheme="minorHAnsi"/>
          <w:color w:val="000000"/>
        </w:rPr>
        <w:t>that allows for the collection</w:t>
      </w:r>
      <w:r>
        <w:rPr>
          <w:rFonts w:eastAsia="Times New Roman" w:cstheme="minorHAnsi"/>
          <w:color w:val="000000"/>
        </w:rPr>
        <w:t xml:space="preserve"> or </w:t>
      </w:r>
      <w:r w:rsidRPr="009A75B7">
        <w:rPr>
          <w:rFonts w:eastAsia="Times New Roman" w:cstheme="minorHAnsi"/>
          <w:color w:val="000000"/>
        </w:rPr>
        <w:t xml:space="preserve">preservation of raw materials may be used to gather raw materials. These raw materials have a value </w:t>
      </w:r>
      <w:r>
        <w:rPr>
          <w:rFonts w:eastAsia="Times New Roman" w:cstheme="minorHAnsi"/>
          <w:color w:val="000000"/>
        </w:rPr>
        <w:t xml:space="preserve">that can be spent for crafting, such as </w:t>
      </w:r>
      <w:r w:rsidRPr="000D5DB5">
        <w:rPr>
          <w:rFonts w:eastAsia="Times New Roman" w:cstheme="minorHAnsi"/>
          <w:color w:val="000000"/>
        </w:rPr>
        <w:t>alchemy (A</w:t>
      </w:r>
      <w:r>
        <w:rPr>
          <w:rFonts w:eastAsia="Times New Roman" w:cstheme="minorHAnsi"/>
          <w:color w:val="000000"/>
        </w:rPr>
        <w:t xml:space="preserve">lchemy </w:t>
      </w:r>
      <w:r w:rsidRPr="000D5DB5">
        <w:rPr>
          <w:rFonts w:eastAsia="Times New Roman" w:cstheme="minorHAnsi"/>
          <w:color w:val="000000"/>
        </w:rPr>
        <w:t>P</w:t>
      </w:r>
      <w:r>
        <w:rPr>
          <w:rFonts w:eastAsia="Times New Roman" w:cstheme="minorHAnsi"/>
          <w:color w:val="000000"/>
        </w:rPr>
        <w:t>oints</w:t>
      </w:r>
      <w:r w:rsidRPr="000D5DB5">
        <w:rPr>
          <w:rFonts w:eastAsia="Times New Roman" w:cstheme="minorHAnsi"/>
          <w:color w:val="000000"/>
        </w:rPr>
        <w:t>), engineering (E</w:t>
      </w:r>
      <w:r>
        <w:rPr>
          <w:rFonts w:eastAsia="Times New Roman" w:cstheme="minorHAnsi"/>
          <w:color w:val="000000"/>
        </w:rPr>
        <w:t xml:space="preserve">ngineering </w:t>
      </w:r>
      <w:r w:rsidRPr="000D5DB5">
        <w:rPr>
          <w:rFonts w:eastAsia="Times New Roman" w:cstheme="minorHAnsi"/>
          <w:color w:val="000000"/>
        </w:rPr>
        <w:t>P</w:t>
      </w:r>
      <w:r>
        <w:rPr>
          <w:rFonts w:eastAsia="Times New Roman" w:cstheme="minorHAnsi"/>
          <w:color w:val="000000"/>
        </w:rPr>
        <w:t>oints</w:t>
      </w:r>
      <w:r w:rsidRPr="000D5DB5">
        <w:rPr>
          <w:rFonts w:eastAsia="Times New Roman" w:cstheme="minorHAnsi"/>
          <w:color w:val="000000"/>
        </w:rPr>
        <w:t>), Infusion (I</w:t>
      </w:r>
      <w:r>
        <w:rPr>
          <w:rFonts w:eastAsia="Times New Roman" w:cstheme="minorHAnsi"/>
          <w:color w:val="000000"/>
        </w:rPr>
        <w:t xml:space="preserve">nfusion </w:t>
      </w:r>
      <w:r w:rsidRPr="000D5DB5">
        <w:rPr>
          <w:rFonts w:eastAsia="Times New Roman" w:cstheme="minorHAnsi"/>
          <w:color w:val="000000"/>
        </w:rPr>
        <w:t>P</w:t>
      </w:r>
      <w:r>
        <w:rPr>
          <w:rFonts w:eastAsia="Times New Roman" w:cstheme="minorHAnsi"/>
          <w:color w:val="000000"/>
        </w:rPr>
        <w:t>oints</w:t>
      </w:r>
      <w:r w:rsidRPr="000D5DB5">
        <w:rPr>
          <w:rFonts w:eastAsia="Times New Roman" w:cstheme="minorHAnsi"/>
          <w:color w:val="000000"/>
        </w:rPr>
        <w:t xml:space="preserve">), or other </w:t>
      </w:r>
      <w:r>
        <w:rPr>
          <w:rFonts w:eastAsia="Times New Roman" w:cstheme="minorHAnsi"/>
          <w:color w:val="000000"/>
        </w:rPr>
        <w:t>crafting tools.</w:t>
      </w:r>
    </w:p>
    <w:p w14:paraId="1BEC7069" w14:textId="77777777" w:rsidR="007A0AE5" w:rsidRDefault="007A0AE5" w:rsidP="007A0AE5">
      <w:pPr>
        <w:contextualSpacing/>
        <w:rPr>
          <w:rFonts w:eastAsia="Times New Roman" w:cstheme="minorHAnsi"/>
          <w:color w:val="000000"/>
        </w:rPr>
      </w:pPr>
    </w:p>
    <w:p w14:paraId="58A12850" w14:textId="77777777" w:rsidR="007A0AE5" w:rsidRPr="00893276" w:rsidRDefault="007A0AE5" w:rsidP="007A0AE5">
      <w:pPr>
        <w:contextualSpacing/>
        <w:rPr>
          <w:rFonts w:eastAsia="Times New Roman" w:cstheme="minorHAnsi"/>
          <w:b/>
          <w:bCs/>
          <w:color w:val="000000"/>
        </w:rPr>
      </w:pPr>
      <w:r>
        <w:rPr>
          <w:rFonts w:eastAsia="Times New Roman" w:cstheme="minorHAnsi"/>
          <w:b/>
          <w:bCs/>
          <w:color w:val="000000"/>
        </w:rPr>
        <w:t>Artisan Tools</w:t>
      </w:r>
      <w:r>
        <w:rPr>
          <w:rFonts w:eastAsia="Times New Roman" w:cstheme="minorHAnsi"/>
          <w:b/>
          <w:bCs/>
          <w:color w:val="000000"/>
        </w:rPr>
        <w:tab/>
        <w:t>Task Performed</w:t>
      </w:r>
    </w:p>
    <w:p w14:paraId="3994596F" w14:textId="77777777" w:rsidR="007A0AE5" w:rsidRPr="000D5DB5" w:rsidRDefault="007A0AE5" w:rsidP="007A0AE5">
      <w:pPr>
        <w:contextualSpacing/>
        <w:rPr>
          <w:rFonts w:eastAsia="Times New Roman" w:cstheme="minorHAnsi"/>
        </w:rPr>
      </w:pPr>
      <w:r w:rsidRPr="000D5DB5">
        <w:rPr>
          <w:rFonts w:eastAsia="Times New Roman" w:cstheme="minorHAnsi"/>
          <w:color w:val="000000"/>
        </w:rPr>
        <w:t>Mining</w:t>
      </w:r>
      <w:r>
        <w:rPr>
          <w:rFonts w:eastAsia="Times New Roman" w:cstheme="minorHAnsi"/>
          <w:color w:val="000000"/>
        </w:rPr>
        <w:t xml:space="preserve"> tools</w:t>
      </w:r>
      <w:r w:rsidRPr="000D5DB5">
        <w:rPr>
          <w:rFonts w:eastAsia="Times New Roman" w:cstheme="minorHAnsi"/>
          <w:color w:val="000000"/>
        </w:rPr>
        <w:tab/>
        <w:t xml:space="preserve">Collects metals, identifies metals and minerals, and general mining. </w:t>
      </w:r>
    </w:p>
    <w:p w14:paraId="0B37BF09" w14:textId="77777777" w:rsidR="007A0AE5" w:rsidRPr="000D5DB5" w:rsidRDefault="007A0AE5" w:rsidP="007A0AE5">
      <w:pPr>
        <w:contextualSpacing/>
        <w:rPr>
          <w:rFonts w:eastAsia="Times New Roman" w:cstheme="minorHAnsi"/>
        </w:rPr>
      </w:pPr>
      <w:r w:rsidRPr="000D5DB5">
        <w:rPr>
          <w:rFonts w:eastAsia="Times New Roman" w:cstheme="minorHAnsi"/>
          <w:color w:val="000000"/>
        </w:rPr>
        <w:t>Skinning</w:t>
      </w:r>
      <w:r>
        <w:rPr>
          <w:rFonts w:eastAsia="Times New Roman" w:cstheme="minorHAnsi"/>
          <w:color w:val="000000"/>
        </w:rPr>
        <w:t xml:space="preserve"> tools</w:t>
      </w:r>
      <w:r w:rsidRPr="000D5DB5">
        <w:rPr>
          <w:rFonts w:eastAsia="Times New Roman" w:cstheme="minorHAnsi"/>
          <w:color w:val="000000"/>
        </w:rPr>
        <w:tab/>
        <w:t xml:space="preserve">Collects hides, skins, and identifies quality of leather. </w:t>
      </w:r>
    </w:p>
    <w:p w14:paraId="74A86939" w14:textId="77777777" w:rsidR="007A0AE5" w:rsidRPr="009A75B7" w:rsidRDefault="007A0AE5" w:rsidP="007A0AE5">
      <w:pPr>
        <w:contextualSpacing/>
        <w:rPr>
          <w:rFonts w:eastAsia="Times New Roman" w:cstheme="minorHAnsi"/>
          <w:color w:val="000000"/>
        </w:rPr>
      </w:pPr>
    </w:p>
    <w:p w14:paraId="7BD9AF4E" w14:textId="77777777" w:rsidR="007A0AE5" w:rsidRPr="00134BC3" w:rsidRDefault="007A0AE5" w:rsidP="007A0AE5">
      <w:pPr>
        <w:pStyle w:val="Heading3"/>
        <w:contextualSpacing/>
        <w:rPr>
          <w:b w:val="0"/>
          <w:bCs w:val="0"/>
          <w:sz w:val="27"/>
        </w:rPr>
      </w:pPr>
      <w:bookmarkStart w:id="3788" w:name="_Toc54196465"/>
      <w:r w:rsidRPr="00134BC3">
        <w:rPr>
          <w:sz w:val="27"/>
        </w:rPr>
        <w:t>Harvesting Nodes</w:t>
      </w:r>
      <w:bookmarkEnd w:id="3788"/>
    </w:p>
    <w:p w14:paraId="6927506C" w14:textId="77777777" w:rsidR="007A0AE5" w:rsidRDefault="007A0AE5" w:rsidP="007A0AE5">
      <w:pPr>
        <w:contextualSpacing/>
        <w:rPr>
          <w:rFonts w:eastAsia="Times New Roman" w:cstheme="minorHAnsi"/>
        </w:rPr>
      </w:pPr>
      <w:r w:rsidRPr="00134BC3">
        <w:rPr>
          <w:rFonts w:eastAsia="Times New Roman" w:cstheme="minorHAnsi"/>
        </w:rPr>
        <w:t xml:space="preserve">A DM is recommended to place minor and major nodes on the game map or reference it to important areas. As nodes, they usually attract attention of other characters and creatures, such as golems and spellcasters in places where infusion points are, and fey and druids where alchemical </w:t>
      </w:r>
      <w:r>
        <w:rPr>
          <w:rFonts w:eastAsia="Times New Roman" w:cstheme="minorHAnsi"/>
        </w:rPr>
        <w:t xml:space="preserve">materials </w:t>
      </w:r>
      <w:r w:rsidRPr="00134BC3">
        <w:rPr>
          <w:rFonts w:eastAsia="Times New Roman" w:cstheme="minorHAnsi"/>
        </w:rPr>
        <w:t xml:space="preserve">are. Most nodes take </w:t>
      </w:r>
      <w:r w:rsidRPr="000D5DB5">
        <w:rPr>
          <w:rFonts w:eastAsia="Times New Roman" w:cstheme="minorHAnsi"/>
        </w:rPr>
        <w:t>a day to harvest materials from.</w:t>
      </w:r>
      <w:r>
        <w:rPr>
          <w:rFonts w:eastAsia="Times New Roman" w:cstheme="minorHAnsi"/>
        </w:rPr>
        <w:t xml:space="preserve"> Multiple characters can harvest from the same node. </w:t>
      </w:r>
    </w:p>
    <w:p w14:paraId="244540A3" w14:textId="77777777" w:rsidR="007A0AE5" w:rsidRDefault="007A0AE5" w:rsidP="007A0AE5">
      <w:pPr>
        <w:contextualSpacing/>
        <w:rPr>
          <w:rFonts w:eastAsia="Times New Roman" w:cstheme="minorHAnsi"/>
        </w:rPr>
      </w:pPr>
      <w:r w:rsidRPr="00134BC3">
        <w:rPr>
          <w:rFonts w:eastAsia="Times New Roman" w:cstheme="minorHAnsi"/>
        </w:rPr>
        <w:t xml:space="preserve">Engineering </w:t>
      </w:r>
      <w:r>
        <w:rPr>
          <w:rFonts w:eastAsia="Times New Roman" w:cstheme="minorHAnsi"/>
        </w:rPr>
        <w:t>materials</w:t>
      </w:r>
      <w:r w:rsidRPr="00134BC3">
        <w:rPr>
          <w:rFonts w:eastAsia="Times New Roman" w:cstheme="minorHAnsi"/>
        </w:rPr>
        <w:t xml:space="preserve"> (or appropriate base materials) can be drawn from mines or mining nodes, where kobolds, miners, and dwarves live, or </w:t>
      </w:r>
      <w:r w:rsidRPr="000D5DB5">
        <w:rPr>
          <w:rFonts w:eastAsia="Times New Roman" w:cstheme="minorHAnsi"/>
        </w:rPr>
        <w:t xml:space="preserve">are generated </w:t>
      </w:r>
      <w:r w:rsidRPr="00134BC3">
        <w:rPr>
          <w:rFonts w:eastAsia="Times New Roman" w:cstheme="minorHAnsi"/>
        </w:rPr>
        <w:t>workshop</w:t>
      </w:r>
      <w:r w:rsidRPr="000D5DB5">
        <w:rPr>
          <w:rFonts w:eastAsia="Times New Roman" w:cstheme="minorHAnsi"/>
        </w:rPr>
        <w:t>s</w:t>
      </w:r>
      <w:r w:rsidRPr="00134BC3">
        <w:rPr>
          <w:rFonts w:eastAsia="Times New Roman" w:cstheme="minorHAnsi"/>
        </w:rPr>
        <w:t xml:space="preserve">. </w:t>
      </w:r>
      <w:r w:rsidRPr="000D5DB5">
        <w:rPr>
          <w:rFonts w:eastAsia="Times New Roman" w:cstheme="minorHAnsi"/>
        </w:rPr>
        <w:t xml:space="preserve">Nodes can be rewards for quests, and can be referenced in-character. </w:t>
      </w:r>
    </w:p>
    <w:p w14:paraId="0FCD7B4B" w14:textId="77777777" w:rsidR="007A0AE5" w:rsidRPr="009B52DA" w:rsidRDefault="007A0AE5" w:rsidP="007A0AE5">
      <w:pPr>
        <w:contextualSpacing/>
        <w:rPr>
          <w:rFonts w:eastAsia="Times New Roman" w:cstheme="minorHAnsi"/>
          <w:b/>
          <w:bCs/>
        </w:rPr>
      </w:pPr>
    </w:p>
    <w:p w14:paraId="58FFAA10" w14:textId="77777777" w:rsidR="007A0AE5" w:rsidRPr="00134BC3" w:rsidRDefault="007A0AE5" w:rsidP="007A0AE5">
      <w:pPr>
        <w:contextualSpacing/>
        <w:rPr>
          <w:rFonts w:eastAsia="Times New Roman" w:cstheme="minorHAnsi"/>
          <w:i/>
          <w:iCs/>
        </w:rPr>
      </w:pPr>
      <w:r w:rsidRPr="000D5DB5">
        <w:rPr>
          <w:rFonts w:eastAsia="Times New Roman" w:cstheme="minorHAnsi"/>
          <w:i/>
          <w:iCs/>
        </w:rPr>
        <w:t>Node Size</w:t>
      </w:r>
    </w:p>
    <w:p w14:paraId="632BFC08" w14:textId="77777777" w:rsidR="007A0AE5" w:rsidRPr="00134BC3" w:rsidRDefault="007A0AE5" w:rsidP="007A0AE5">
      <w:pPr>
        <w:pStyle w:val="ListParagraph"/>
        <w:numPr>
          <w:ilvl w:val="0"/>
          <w:numId w:val="36"/>
        </w:numPr>
        <w:ind w:left="0" w:firstLine="0"/>
        <w:rPr>
          <w:rFonts w:eastAsia="Times New Roman" w:cstheme="minorHAnsi"/>
        </w:rPr>
      </w:pPr>
      <w:r w:rsidRPr="00134BC3">
        <w:rPr>
          <w:rFonts w:eastAsia="Times New Roman" w:cstheme="minorHAnsi"/>
          <w:i/>
          <w:iCs/>
        </w:rPr>
        <w:t>Minor Node</w:t>
      </w:r>
      <w:r>
        <w:rPr>
          <w:rFonts w:eastAsia="Times New Roman" w:cstheme="minorHAnsi"/>
          <w:i/>
          <w:iCs/>
        </w:rPr>
        <w:t xml:space="preserve">. </w:t>
      </w:r>
      <w:r>
        <w:rPr>
          <w:rFonts w:eastAsia="Times New Roman" w:cstheme="minorHAnsi"/>
        </w:rPr>
        <w:t>250 gp of materials/day (two uses, rarely replenish)</w:t>
      </w:r>
    </w:p>
    <w:p w14:paraId="29709F0A" w14:textId="77777777" w:rsidR="007A0AE5" w:rsidRDefault="007A0AE5" w:rsidP="007A0AE5">
      <w:r w:rsidRPr="00134BC3">
        <w:rPr>
          <w:rFonts w:eastAsia="Times New Roman" w:cstheme="minorHAnsi"/>
        </w:rPr>
        <w:t>Minor nodes are minor harvesting deposits. These are usually expended and replenish slowly over time or with DM discretion, but also include minor pools of mana, minor l</w:t>
      </w:r>
      <w:r>
        <w:rPr>
          <w:rFonts w:eastAsia="Times New Roman" w:cstheme="minorHAnsi"/>
        </w:rPr>
        <w:t>e</w:t>
      </w:r>
      <w:r w:rsidRPr="00134BC3">
        <w:rPr>
          <w:rFonts w:eastAsia="Times New Roman" w:cstheme="minorHAnsi"/>
        </w:rPr>
        <w:t xml:space="preserve">y lines (for </w:t>
      </w:r>
      <w:r>
        <w:rPr>
          <w:rFonts w:eastAsia="Times New Roman" w:cstheme="minorHAnsi"/>
        </w:rPr>
        <w:t>infusion</w:t>
      </w:r>
      <w:r w:rsidRPr="00134BC3">
        <w:rPr>
          <w:rFonts w:eastAsia="Times New Roman" w:cstheme="minorHAnsi"/>
        </w:rPr>
        <w:t xml:space="preserve">), a small to medium busy engineering workshop or junkyard (for </w:t>
      </w:r>
      <w:r>
        <w:rPr>
          <w:rFonts w:eastAsia="Times New Roman" w:cstheme="minorHAnsi"/>
        </w:rPr>
        <w:t>engineering</w:t>
      </w:r>
      <w:r w:rsidRPr="00134BC3">
        <w:rPr>
          <w:rFonts w:eastAsia="Times New Roman" w:cstheme="minorHAnsi"/>
        </w:rPr>
        <w:t xml:space="preserve">), or a copse or forest grove filled with alchemical plants (for </w:t>
      </w:r>
      <w:r>
        <w:rPr>
          <w:rFonts w:eastAsia="Times New Roman" w:cstheme="minorHAnsi"/>
        </w:rPr>
        <w:t>alchemy</w:t>
      </w:r>
      <w:r w:rsidRPr="00134BC3">
        <w:rPr>
          <w:rFonts w:eastAsia="Times New Roman" w:cstheme="minorHAnsi"/>
        </w:rPr>
        <w:t xml:space="preserve">). </w:t>
      </w:r>
      <w:r>
        <w:rPr>
          <w:rFonts w:eastAsia="Times New Roman" w:cstheme="minorHAnsi"/>
        </w:rPr>
        <w:t xml:space="preserve">There is usually at least one minor node </w:t>
      </w:r>
      <w:r>
        <w:t>present within 12 miles from one another.</w:t>
      </w:r>
    </w:p>
    <w:p w14:paraId="60921E32" w14:textId="77777777" w:rsidR="007A0AE5" w:rsidRPr="00134BC3" w:rsidRDefault="007A0AE5" w:rsidP="007A0AE5">
      <w:pPr>
        <w:pStyle w:val="ListParagraph"/>
        <w:numPr>
          <w:ilvl w:val="0"/>
          <w:numId w:val="36"/>
        </w:numPr>
        <w:ind w:left="0" w:firstLine="0"/>
        <w:rPr>
          <w:rFonts w:eastAsia="Times New Roman" w:cstheme="minorHAnsi"/>
        </w:rPr>
      </w:pPr>
      <w:r w:rsidRPr="00134BC3">
        <w:rPr>
          <w:rFonts w:eastAsia="Times New Roman" w:cstheme="minorHAnsi"/>
          <w:i/>
          <w:iCs/>
        </w:rPr>
        <w:t>Moderate Node:</w:t>
      </w:r>
      <w:r w:rsidRPr="00134BC3">
        <w:rPr>
          <w:rFonts w:eastAsia="Times New Roman" w:cstheme="minorHAnsi"/>
        </w:rPr>
        <w:t xml:space="preserve"> </w:t>
      </w:r>
      <w:r>
        <w:rPr>
          <w:rFonts w:eastAsia="Times New Roman" w:cstheme="minorHAnsi"/>
        </w:rPr>
        <w:t xml:space="preserve">500 gp of materials/day </w:t>
      </w:r>
      <w:r w:rsidRPr="000D5DB5">
        <w:rPr>
          <w:rFonts w:eastAsia="Times New Roman" w:cstheme="minorHAnsi"/>
        </w:rPr>
        <w:t>(</w:t>
      </w:r>
      <w:r>
        <w:rPr>
          <w:rFonts w:eastAsia="Times New Roman" w:cstheme="minorHAnsi"/>
        </w:rPr>
        <w:t xml:space="preserve">four uses, </w:t>
      </w:r>
      <w:r w:rsidRPr="000D5DB5">
        <w:rPr>
          <w:rFonts w:eastAsia="Times New Roman" w:cstheme="minorHAnsi"/>
        </w:rPr>
        <w:t>replenish every month)</w:t>
      </w:r>
    </w:p>
    <w:p w14:paraId="609D3CA7" w14:textId="77777777" w:rsidR="007A0AE5" w:rsidRDefault="007A0AE5" w:rsidP="007A0AE5">
      <w:r w:rsidRPr="00134BC3">
        <w:rPr>
          <w:rFonts w:eastAsia="Times New Roman" w:cstheme="minorHAnsi"/>
        </w:rPr>
        <w:t>Moderate nodes include centers of power such as mana fountains</w:t>
      </w:r>
      <w:r>
        <w:rPr>
          <w:rFonts w:eastAsia="Times New Roman" w:cstheme="minorHAnsi"/>
        </w:rPr>
        <w:t>, moon wells,</w:t>
      </w:r>
      <w:r w:rsidRPr="00134BC3">
        <w:rPr>
          <w:rFonts w:eastAsia="Times New Roman" w:cstheme="minorHAnsi"/>
        </w:rPr>
        <w:t xml:space="preserve"> or a l</w:t>
      </w:r>
      <w:r>
        <w:rPr>
          <w:rFonts w:eastAsia="Times New Roman" w:cstheme="minorHAnsi"/>
        </w:rPr>
        <w:t>e</w:t>
      </w:r>
      <w:r w:rsidRPr="00134BC3">
        <w:rPr>
          <w:rFonts w:eastAsia="Times New Roman" w:cstheme="minorHAnsi"/>
        </w:rPr>
        <w:t xml:space="preserve">y line intersection (for </w:t>
      </w:r>
      <w:r>
        <w:rPr>
          <w:rFonts w:eastAsia="Times New Roman" w:cstheme="minorHAnsi"/>
        </w:rPr>
        <w:t>infusion</w:t>
      </w:r>
      <w:r w:rsidRPr="00134BC3">
        <w:rPr>
          <w:rFonts w:eastAsia="Times New Roman" w:cstheme="minorHAnsi"/>
        </w:rPr>
        <w:t xml:space="preserve">), a large engineering workshop or junkyard (for </w:t>
      </w:r>
      <w:r>
        <w:rPr>
          <w:rFonts w:eastAsia="Times New Roman" w:cstheme="minorHAnsi"/>
        </w:rPr>
        <w:t>engineering</w:t>
      </w:r>
      <w:r w:rsidRPr="00134BC3">
        <w:rPr>
          <w:rFonts w:eastAsia="Times New Roman" w:cstheme="minorHAnsi"/>
        </w:rPr>
        <w:t xml:space="preserve">), and an </w:t>
      </w:r>
      <w:r w:rsidRPr="00134BC3">
        <w:rPr>
          <w:rFonts w:eastAsia="Times New Roman" w:cstheme="minorHAnsi"/>
        </w:rPr>
        <w:lastRenderedPageBreak/>
        <w:t>alchemical ingredient farm or a grove</w:t>
      </w:r>
      <w:r>
        <w:rPr>
          <w:rFonts w:eastAsia="Times New Roman" w:cstheme="minorHAnsi"/>
        </w:rPr>
        <w:t xml:space="preserve"> (for alchemy)</w:t>
      </w:r>
      <w:r w:rsidRPr="00134BC3">
        <w:rPr>
          <w:rFonts w:eastAsia="Times New Roman" w:cstheme="minorHAnsi"/>
        </w:rPr>
        <w:t>.</w:t>
      </w:r>
      <w:r>
        <w:rPr>
          <w:rFonts w:eastAsia="Times New Roman" w:cstheme="minorHAnsi"/>
        </w:rPr>
        <w:t xml:space="preserve"> There is usually a moderate node </w:t>
      </w:r>
      <w:r>
        <w:t>present within 100 miles of one another.</w:t>
      </w:r>
    </w:p>
    <w:p w14:paraId="0B2CC05E" w14:textId="77777777" w:rsidR="007A0AE5" w:rsidRPr="00134BC3" w:rsidRDefault="007A0AE5" w:rsidP="007A0AE5">
      <w:pPr>
        <w:pStyle w:val="ListParagraph"/>
        <w:numPr>
          <w:ilvl w:val="0"/>
          <w:numId w:val="36"/>
        </w:numPr>
        <w:ind w:left="0" w:firstLine="0"/>
        <w:rPr>
          <w:rFonts w:eastAsia="Times New Roman" w:cstheme="minorHAnsi"/>
        </w:rPr>
      </w:pPr>
      <w:r w:rsidRPr="00134BC3">
        <w:rPr>
          <w:rFonts w:eastAsia="Times New Roman" w:cstheme="minorHAnsi"/>
          <w:i/>
          <w:iCs/>
        </w:rPr>
        <w:t>Major Node:</w:t>
      </w:r>
      <w:r w:rsidRPr="00134BC3">
        <w:rPr>
          <w:rFonts w:eastAsia="Times New Roman" w:cstheme="minorHAnsi"/>
        </w:rPr>
        <w:t xml:space="preserve"> </w:t>
      </w:r>
      <w:r>
        <w:rPr>
          <w:rFonts w:eastAsia="Times New Roman" w:cstheme="minorHAnsi"/>
        </w:rPr>
        <w:t xml:space="preserve">1,000 gp of materials/day </w:t>
      </w:r>
      <w:r w:rsidRPr="00134BC3">
        <w:rPr>
          <w:rFonts w:eastAsia="Times New Roman" w:cstheme="minorHAnsi"/>
        </w:rPr>
        <w:t>(</w:t>
      </w:r>
      <w:r>
        <w:rPr>
          <w:rFonts w:eastAsia="Times New Roman" w:cstheme="minorHAnsi"/>
        </w:rPr>
        <w:t xml:space="preserve">eight uses, </w:t>
      </w:r>
      <w:r w:rsidRPr="00134BC3">
        <w:rPr>
          <w:rFonts w:eastAsia="Times New Roman" w:cstheme="minorHAnsi"/>
        </w:rPr>
        <w:t>replenish every month)</w:t>
      </w:r>
    </w:p>
    <w:p w14:paraId="4EDC86A0" w14:textId="77777777" w:rsidR="007A0AE5" w:rsidRPr="000D5DB5" w:rsidRDefault="007A0AE5" w:rsidP="007A0AE5">
      <w:pPr>
        <w:contextualSpacing/>
        <w:rPr>
          <w:rFonts w:eastAsia="Times New Roman" w:cstheme="minorHAnsi"/>
        </w:rPr>
      </w:pPr>
      <w:r w:rsidRPr="00134BC3">
        <w:rPr>
          <w:rFonts w:eastAsia="Times New Roman" w:cstheme="minorHAnsi"/>
        </w:rPr>
        <w:t xml:space="preserve">Major nodes are usually </w:t>
      </w:r>
      <w:r w:rsidRPr="000D5DB5">
        <w:rPr>
          <w:rFonts w:eastAsia="Times New Roman" w:cstheme="minorHAnsi"/>
        </w:rPr>
        <w:t xml:space="preserve">sparse, </w:t>
      </w:r>
      <w:r w:rsidRPr="00134BC3">
        <w:rPr>
          <w:rFonts w:eastAsia="Times New Roman" w:cstheme="minorHAnsi"/>
        </w:rPr>
        <w:t xml:space="preserve">rarely </w:t>
      </w:r>
      <w:r w:rsidRPr="000D5DB5">
        <w:rPr>
          <w:rFonts w:eastAsia="Times New Roman" w:cstheme="minorHAnsi"/>
        </w:rPr>
        <w:t xml:space="preserve">appearing </w:t>
      </w:r>
      <w:r w:rsidRPr="00134BC3">
        <w:rPr>
          <w:rFonts w:eastAsia="Times New Roman" w:cstheme="minorHAnsi"/>
        </w:rPr>
        <w:t xml:space="preserve">more than five </w:t>
      </w:r>
      <w:r w:rsidRPr="000D5DB5">
        <w:rPr>
          <w:rFonts w:eastAsia="Times New Roman" w:cstheme="minorHAnsi"/>
        </w:rPr>
        <w:t>known instances</w:t>
      </w:r>
      <w:r w:rsidRPr="00134BC3">
        <w:rPr>
          <w:rFonts w:eastAsia="Times New Roman" w:cstheme="minorHAnsi"/>
        </w:rPr>
        <w:t xml:space="preserve">. This includes the literal center of ley lines on a planet, a major mine system that accesses extremely rare metals, or the center of an ancient, magical forest blessed by the fey and gods. </w:t>
      </w:r>
      <w:r>
        <w:rPr>
          <w:rFonts w:eastAsia="Times New Roman" w:cstheme="minorHAnsi"/>
        </w:rPr>
        <w:t xml:space="preserve">There is usually one major node per region. </w:t>
      </w:r>
      <w:r w:rsidRPr="00134BC3">
        <w:rPr>
          <w:rFonts w:eastAsia="Times New Roman" w:cstheme="minorHAnsi"/>
        </w:rPr>
        <w:t xml:space="preserve">Major nodes are </w:t>
      </w:r>
      <w:r>
        <w:rPr>
          <w:rFonts w:eastAsia="Times New Roman" w:cstheme="minorHAnsi"/>
        </w:rPr>
        <w:t xml:space="preserve">usually also </w:t>
      </w:r>
      <w:r w:rsidRPr="00134BC3">
        <w:rPr>
          <w:rFonts w:eastAsia="Times New Roman" w:cstheme="minorHAnsi"/>
        </w:rPr>
        <w:t>seats of powers for major organizations, or are a battlefield for major powers to contest over.</w:t>
      </w:r>
    </w:p>
    <w:p w14:paraId="7D2595F7" w14:textId="77777777" w:rsidR="007A0AE5" w:rsidRPr="00134BC3" w:rsidRDefault="007A0AE5" w:rsidP="007A0AE5">
      <w:pPr>
        <w:contextualSpacing/>
        <w:rPr>
          <w:rFonts w:eastAsia="Times New Roman" w:cstheme="minorHAnsi"/>
        </w:rPr>
      </w:pPr>
      <w:r w:rsidRPr="000D5DB5">
        <w:rPr>
          <w:rFonts w:eastAsia="Times New Roman" w:cstheme="minorHAnsi"/>
        </w:rPr>
        <w:t xml:space="preserve">Examples are Tower of Karazhan, the Sunwell, the Tree of Eternity, Blackrock Spire, and the Maelstrom for Infusion Points. </w:t>
      </w:r>
      <w:r>
        <w:rPr>
          <w:rFonts w:eastAsia="Times New Roman" w:cstheme="minorHAnsi"/>
        </w:rPr>
        <w:t xml:space="preserve">A DM may reward a crafting class with access to a node, such as a mage tower built atop a mana fountain. </w:t>
      </w:r>
    </w:p>
    <w:p w14:paraId="25F72FE0" w14:textId="77777777" w:rsidR="007A0AE5" w:rsidRPr="000D5DB5" w:rsidRDefault="007A0AE5" w:rsidP="007A0AE5">
      <w:pPr>
        <w:contextualSpacing/>
        <w:rPr>
          <w:rFonts w:eastAsia="Times New Roman" w:cstheme="minorHAnsi"/>
          <w:b/>
          <w:bCs/>
          <w:sz w:val="24"/>
          <w:szCs w:val="24"/>
        </w:rPr>
      </w:pPr>
    </w:p>
    <w:p w14:paraId="16F463B1" w14:textId="77777777" w:rsidR="007A0AE5" w:rsidRDefault="007A0AE5" w:rsidP="007A0AE5">
      <w:pPr>
        <w:contextualSpacing/>
        <w:rPr>
          <w:rFonts w:eastAsia="Times New Roman" w:cstheme="minorHAnsi"/>
        </w:rPr>
      </w:pPr>
      <w:r w:rsidRPr="00564971">
        <w:rPr>
          <w:rFonts w:eastAsia="Times New Roman" w:cstheme="minorHAnsi"/>
        </w:rPr>
        <w:t xml:space="preserve">For </w:t>
      </w:r>
      <w:r>
        <w:rPr>
          <w:rFonts w:eastAsia="Times New Roman" w:cstheme="minorHAnsi"/>
        </w:rPr>
        <w:t>instance</w:t>
      </w:r>
      <w:r w:rsidRPr="00564971">
        <w:rPr>
          <w:rFonts w:eastAsia="Times New Roman" w:cstheme="minorHAnsi"/>
        </w:rPr>
        <w:t>,</w:t>
      </w:r>
      <w:r w:rsidRPr="000D5DB5">
        <w:rPr>
          <w:rFonts w:eastAsia="Times New Roman" w:cstheme="minorHAnsi"/>
        </w:rPr>
        <w:t xml:space="preserve"> a 1st level warrior proficient in mining tools, for example, can spend a day in a minor node (an iron mine), harvesting </w:t>
      </w:r>
      <w:r>
        <w:rPr>
          <w:rFonts w:eastAsia="Times New Roman" w:cstheme="minorHAnsi"/>
        </w:rPr>
        <w:t>250 gp worth of materials</w:t>
      </w:r>
      <w:r w:rsidRPr="000D5DB5">
        <w:rPr>
          <w:rFonts w:eastAsia="Times New Roman" w:cstheme="minorHAnsi"/>
        </w:rPr>
        <w:t xml:space="preserve"> after working</w:t>
      </w:r>
      <w:r>
        <w:rPr>
          <w:rFonts w:eastAsia="Times New Roman" w:cstheme="minorHAnsi"/>
        </w:rPr>
        <w:t>, which can be invested in making any iron-based weapon</w:t>
      </w:r>
      <w:r w:rsidRPr="000D5DB5">
        <w:rPr>
          <w:rFonts w:eastAsia="Times New Roman" w:cstheme="minorHAnsi"/>
        </w:rPr>
        <w:t xml:space="preserve">. </w:t>
      </w:r>
    </w:p>
    <w:p w14:paraId="38A1436F" w14:textId="77777777" w:rsidR="007A0AE5" w:rsidRPr="00564971" w:rsidRDefault="007A0AE5" w:rsidP="007A0AE5">
      <w:pPr>
        <w:contextualSpacing/>
        <w:rPr>
          <w:rFonts w:eastAsia="Times New Roman" w:cstheme="minorHAnsi"/>
        </w:rPr>
      </w:pPr>
    </w:p>
    <w:p w14:paraId="1DA4D3C4" w14:textId="77777777" w:rsidR="007A0AE5" w:rsidRPr="00F00B80" w:rsidRDefault="007A0AE5" w:rsidP="007A0AE5">
      <w:pPr>
        <w:pStyle w:val="Heading3"/>
        <w:contextualSpacing/>
        <w:rPr>
          <w:color w:val="auto"/>
        </w:rPr>
      </w:pPr>
      <w:bookmarkStart w:id="3789" w:name="_Toc54196466"/>
      <w:r w:rsidRPr="00134BC3">
        <w:rPr>
          <w:color w:val="auto"/>
        </w:rPr>
        <w:t>Gathering Raw Materials on the Field</w:t>
      </w:r>
      <w:bookmarkEnd w:id="3789"/>
    </w:p>
    <w:p w14:paraId="575CC2E5" w14:textId="77777777" w:rsidR="007A0AE5" w:rsidRDefault="007A0AE5" w:rsidP="007A0AE5">
      <w:pPr>
        <w:contextualSpacing/>
        <w:rPr>
          <w:rFonts w:eastAsia="Times New Roman" w:cstheme="minorHAnsi"/>
          <w:color w:val="000000"/>
        </w:rPr>
      </w:pPr>
      <w:r w:rsidRPr="000D5DB5">
        <w:rPr>
          <w:rFonts w:eastAsia="Times New Roman" w:cstheme="minorHAnsi"/>
          <w:color w:val="000000"/>
        </w:rPr>
        <w:t xml:space="preserve">This use allows the user to gather materials over time. This is markedly less efficient than extracting from a node. The user can spend one day </w:t>
      </w:r>
      <w:r>
        <w:rPr>
          <w:rFonts w:eastAsia="Times New Roman" w:cstheme="minorHAnsi"/>
          <w:color w:val="000000"/>
        </w:rPr>
        <w:t xml:space="preserve">of downtime </w:t>
      </w:r>
      <w:r w:rsidRPr="000D5DB5">
        <w:rPr>
          <w:rFonts w:eastAsia="Times New Roman" w:cstheme="minorHAnsi"/>
          <w:color w:val="000000"/>
        </w:rPr>
        <w:t xml:space="preserve">in gathering. </w:t>
      </w:r>
      <w:r>
        <w:rPr>
          <w:rFonts w:eastAsia="Times New Roman" w:cstheme="minorHAnsi"/>
          <w:color w:val="000000"/>
        </w:rPr>
        <w:t>This does not include paying lifestyle expenses</w:t>
      </w:r>
      <w:ins w:id="3790" w:author="Admin" w:date="2020-10-21T17:47:00Z">
        <w:r w:rsidR="00EB68AF">
          <w:rPr>
            <w:rFonts w:eastAsia="Times New Roman" w:cstheme="minorHAnsi"/>
            <w:color w:val="000000"/>
          </w:rPr>
          <w:t xml:space="preserve"> </w:t>
        </w:r>
      </w:ins>
      <w:ins w:id="3791" w:author="Admin" w:date="2020-10-21T17:48:00Z">
        <w:r w:rsidR="00EB68AF">
          <w:rPr>
            <w:rFonts w:eastAsia="Times New Roman" w:cstheme="minorHAnsi"/>
            <w:color w:val="000000"/>
          </w:rPr>
          <w:t>or upkeep (which must be paid normally)</w:t>
        </w:r>
      </w:ins>
      <w:r>
        <w:rPr>
          <w:rFonts w:eastAsia="Times New Roman" w:cstheme="minorHAnsi"/>
          <w:color w:val="000000"/>
        </w:rPr>
        <w:t xml:space="preserve">. </w:t>
      </w:r>
    </w:p>
    <w:p w14:paraId="1CADA9FA" w14:textId="77777777" w:rsidR="007A0AE5" w:rsidRPr="00134BC3" w:rsidRDefault="007A0AE5" w:rsidP="007A0AE5">
      <w:pPr>
        <w:contextualSpacing/>
        <w:rPr>
          <w:rFonts w:eastAsia="Times New Roman" w:cstheme="minorHAnsi"/>
        </w:rPr>
      </w:pPr>
    </w:p>
    <w:p w14:paraId="4D5EAD0B" w14:textId="77777777" w:rsidR="007A0AE5" w:rsidRPr="00134BC3" w:rsidRDefault="007A0AE5" w:rsidP="007A0AE5">
      <w:pPr>
        <w:contextualSpacing/>
        <w:rPr>
          <w:rFonts w:eastAsia="Times New Roman" w:cstheme="minorHAnsi"/>
          <w:b/>
          <w:bCs/>
          <w:color w:val="000000"/>
        </w:rPr>
      </w:pPr>
      <w:r w:rsidRPr="00134BC3">
        <w:rPr>
          <w:rFonts w:eastAsia="Times New Roman" w:cstheme="minorHAnsi"/>
          <w:b/>
          <w:bCs/>
          <w:color w:val="000000"/>
        </w:rPr>
        <w:t>Proficiency</w:t>
      </w:r>
      <w:r w:rsidRPr="00134BC3">
        <w:rPr>
          <w:rFonts w:eastAsia="Times New Roman" w:cstheme="minorHAnsi"/>
          <w:b/>
          <w:bCs/>
          <w:color w:val="000000"/>
        </w:rPr>
        <w:tab/>
      </w:r>
      <w:r>
        <w:rPr>
          <w:rFonts w:eastAsia="Times New Roman" w:cstheme="minorHAnsi"/>
          <w:b/>
          <w:bCs/>
          <w:color w:val="000000"/>
        </w:rPr>
        <w:t>Materials</w:t>
      </w:r>
      <w:r w:rsidRPr="000D5DB5">
        <w:rPr>
          <w:rFonts w:eastAsia="Times New Roman" w:cstheme="minorHAnsi"/>
          <w:b/>
          <w:bCs/>
          <w:color w:val="000000"/>
        </w:rPr>
        <w:t>/</w:t>
      </w:r>
      <w:r w:rsidRPr="00134BC3">
        <w:rPr>
          <w:rFonts w:eastAsia="Times New Roman" w:cstheme="minorHAnsi"/>
          <w:b/>
          <w:bCs/>
          <w:color w:val="000000"/>
        </w:rPr>
        <w:t>day</w:t>
      </w:r>
      <w:r w:rsidRPr="000D5DB5">
        <w:rPr>
          <w:rFonts w:eastAsia="Times New Roman" w:cstheme="minorHAnsi"/>
          <w:b/>
          <w:bCs/>
          <w:color w:val="000000"/>
        </w:rPr>
        <w:tab/>
      </w:r>
      <w:r>
        <w:rPr>
          <w:rFonts w:eastAsia="Times New Roman" w:cstheme="minorHAnsi"/>
          <w:b/>
          <w:bCs/>
          <w:color w:val="000000"/>
        </w:rPr>
        <w:t>Materials</w:t>
      </w:r>
      <w:r w:rsidRPr="000D5DB5">
        <w:rPr>
          <w:rFonts w:eastAsia="Times New Roman" w:cstheme="minorHAnsi"/>
          <w:b/>
          <w:bCs/>
          <w:color w:val="000000"/>
        </w:rPr>
        <w:t>/</w:t>
      </w:r>
      <w:r w:rsidRPr="00134BC3">
        <w:rPr>
          <w:rFonts w:eastAsia="Times New Roman" w:cstheme="minorHAnsi"/>
          <w:b/>
          <w:bCs/>
          <w:color w:val="000000"/>
        </w:rPr>
        <w:t>week</w:t>
      </w:r>
    </w:p>
    <w:p w14:paraId="442154F0"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+2</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1 gp</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7 gp</w:t>
      </w:r>
    </w:p>
    <w:p w14:paraId="4DC46223"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+3</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7 gp</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50 gp</w:t>
      </w:r>
      <w:r w:rsidRPr="000D5DB5">
        <w:rPr>
          <w:rFonts w:eastAsia="Times New Roman" w:cstheme="minorHAnsi"/>
          <w:color w:val="000000"/>
        </w:rPr>
        <w:t xml:space="preserve"> </w:t>
      </w:r>
    </w:p>
    <w:p w14:paraId="01F5C896"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+4</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25 gp</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175 gp</w:t>
      </w:r>
    </w:p>
    <w:p w14:paraId="4D1CDD3C"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+5</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100 gp</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700 gp</w:t>
      </w:r>
    </w:p>
    <w:p w14:paraId="67603039"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+6</w:t>
      </w:r>
      <w:r w:rsidRPr="000D5DB5">
        <w:rPr>
          <w:rFonts w:eastAsia="Times New Roman" w:cstheme="minorHAnsi"/>
          <w:color w:val="000000"/>
        </w:rPr>
        <w:tab/>
      </w:r>
      <w:r w:rsidRPr="000D5DB5">
        <w:rPr>
          <w:rFonts w:eastAsia="Times New Roman" w:cstheme="minorHAnsi"/>
          <w:color w:val="000000"/>
        </w:rPr>
        <w:tab/>
      </w:r>
      <w:r>
        <w:rPr>
          <w:rFonts w:eastAsia="Times New Roman" w:cstheme="minorHAnsi"/>
          <w:color w:val="000000"/>
        </w:rPr>
        <w:t>375 gp</w:t>
      </w:r>
      <w:r w:rsidRPr="000D5DB5">
        <w:rPr>
          <w:rFonts w:eastAsia="Times New Roman" w:cstheme="minorHAnsi"/>
          <w:color w:val="000000"/>
        </w:rPr>
        <w:tab/>
      </w:r>
      <w:r w:rsidRPr="000D5DB5">
        <w:rPr>
          <w:rFonts w:eastAsia="Times New Roman" w:cstheme="minorHAnsi"/>
          <w:color w:val="000000"/>
        </w:rPr>
        <w:tab/>
      </w:r>
      <w:r w:rsidRPr="00B47A2E">
        <w:rPr>
          <w:rFonts w:eastAsia="Times New Roman" w:cstheme="minorHAnsi"/>
          <w:color w:val="000000"/>
        </w:rPr>
        <w:t>2</w:t>
      </w:r>
      <w:r>
        <w:rPr>
          <w:rFonts w:eastAsia="Times New Roman" w:cstheme="minorHAnsi"/>
          <w:color w:val="000000"/>
        </w:rPr>
        <w:t>,</w:t>
      </w:r>
      <w:r w:rsidRPr="00B47A2E">
        <w:rPr>
          <w:rFonts w:eastAsia="Times New Roman" w:cstheme="minorHAnsi"/>
          <w:color w:val="000000"/>
        </w:rPr>
        <w:t>625</w:t>
      </w:r>
      <w:r>
        <w:rPr>
          <w:rFonts w:eastAsia="Times New Roman" w:cstheme="minorHAnsi"/>
          <w:color w:val="000000"/>
        </w:rPr>
        <w:t xml:space="preserve"> gp</w:t>
      </w:r>
    </w:p>
    <w:p w14:paraId="7026DAFD" w14:textId="77777777" w:rsidR="007A0AE5" w:rsidRDefault="007A0AE5" w:rsidP="007A0AE5">
      <w:pPr>
        <w:contextualSpacing/>
        <w:rPr>
          <w:rFonts w:eastAsia="Times New Roman" w:cstheme="minorHAnsi"/>
        </w:rPr>
      </w:pPr>
    </w:p>
    <w:p w14:paraId="1DAC0569" w14:textId="77777777" w:rsidR="007A0AE5" w:rsidRPr="00134BC3" w:rsidRDefault="007A0AE5" w:rsidP="007A0AE5">
      <w:pPr>
        <w:contextualSpacing/>
        <w:rPr>
          <w:rFonts w:eastAsia="Times New Roman" w:cstheme="minorHAnsi"/>
        </w:rPr>
      </w:pPr>
      <w:r w:rsidRPr="000D5DB5">
        <w:rPr>
          <w:rFonts w:eastAsia="Times New Roman" w:cstheme="minorHAnsi"/>
          <w:color w:val="000000"/>
        </w:rPr>
        <w:t xml:space="preserve">The </w:t>
      </w:r>
      <w:r>
        <w:rPr>
          <w:rFonts w:eastAsia="Times New Roman" w:cstheme="minorHAnsi"/>
          <w:color w:val="000000"/>
        </w:rPr>
        <w:t xml:space="preserve">nature </w:t>
      </w:r>
      <w:r w:rsidRPr="000D5DB5">
        <w:rPr>
          <w:rFonts w:eastAsia="Times New Roman" w:cstheme="minorHAnsi"/>
          <w:color w:val="000000"/>
        </w:rPr>
        <w:t xml:space="preserve">of </w:t>
      </w:r>
      <w:r>
        <w:rPr>
          <w:rFonts w:eastAsia="Times New Roman" w:cstheme="minorHAnsi"/>
          <w:color w:val="000000"/>
        </w:rPr>
        <w:t xml:space="preserve">the </w:t>
      </w:r>
      <w:r w:rsidRPr="000D5DB5">
        <w:rPr>
          <w:rFonts w:eastAsia="Times New Roman" w:cstheme="minorHAnsi"/>
          <w:color w:val="000000"/>
        </w:rPr>
        <w:t xml:space="preserve">materials </w:t>
      </w:r>
      <w:r>
        <w:rPr>
          <w:rFonts w:eastAsia="Times New Roman" w:cstheme="minorHAnsi"/>
          <w:color w:val="000000"/>
        </w:rPr>
        <w:t xml:space="preserve">gathered </w:t>
      </w:r>
      <w:r w:rsidRPr="000D5DB5">
        <w:rPr>
          <w:rFonts w:eastAsia="Times New Roman" w:cstheme="minorHAnsi"/>
          <w:color w:val="000000"/>
        </w:rPr>
        <w:t xml:space="preserve">are judged jointly by the DM and the harvester, who decide upon </w:t>
      </w:r>
      <w:r>
        <w:rPr>
          <w:rFonts w:eastAsia="Times New Roman" w:cstheme="minorHAnsi"/>
          <w:color w:val="000000"/>
        </w:rPr>
        <w:t xml:space="preserve">the </w:t>
      </w:r>
      <w:r w:rsidRPr="000D5DB5">
        <w:rPr>
          <w:rFonts w:eastAsia="Times New Roman" w:cstheme="minorHAnsi"/>
          <w:color w:val="000000"/>
        </w:rPr>
        <w:t xml:space="preserve">materials </w:t>
      </w:r>
      <w:r>
        <w:rPr>
          <w:rFonts w:eastAsia="Times New Roman" w:cstheme="minorHAnsi"/>
          <w:color w:val="000000"/>
        </w:rPr>
        <w:t xml:space="preserve">(engineering, infusion, alchemy, etc.) </w:t>
      </w:r>
      <w:r w:rsidRPr="000D5DB5">
        <w:rPr>
          <w:rFonts w:eastAsia="Times New Roman" w:cstheme="minorHAnsi"/>
          <w:color w:val="000000"/>
        </w:rPr>
        <w:t xml:space="preserve">you acquired, judging by the environment, resources, and skill used. </w:t>
      </w:r>
    </w:p>
    <w:p w14:paraId="6B585D64" w14:textId="77777777" w:rsidR="007A0AE5" w:rsidRPr="00134BC3" w:rsidRDefault="007A0AE5" w:rsidP="007A0AE5">
      <w:pPr>
        <w:contextualSpacing/>
        <w:rPr>
          <w:rFonts w:eastAsia="Times New Roman" w:cstheme="minorHAnsi"/>
        </w:rPr>
      </w:pPr>
    </w:p>
    <w:p w14:paraId="3803B3C6" w14:textId="77777777" w:rsidR="007A0AE5" w:rsidRDefault="007A0AE5" w:rsidP="007A0AE5">
      <w:pPr>
        <w:contextualSpacing/>
        <w:rPr>
          <w:rFonts w:eastAsia="Times New Roman" w:cstheme="minorHAnsi"/>
        </w:rPr>
      </w:pPr>
      <w:r w:rsidRPr="00564971">
        <w:rPr>
          <w:rFonts w:eastAsia="Times New Roman" w:cstheme="minorHAnsi"/>
        </w:rPr>
        <w:t xml:space="preserve">For </w:t>
      </w:r>
      <w:r>
        <w:rPr>
          <w:rFonts w:eastAsia="Times New Roman" w:cstheme="minorHAnsi"/>
        </w:rPr>
        <w:t>instance</w:t>
      </w:r>
      <w:r w:rsidRPr="00564971">
        <w:rPr>
          <w:rFonts w:eastAsia="Times New Roman" w:cstheme="minorHAnsi"/>
        </w:rPr>
        <w:t>,</w:t>
      </w:r>
      <w:r w:rsidRPr="00134BC3">
        <w:rPr>
          <w:rFonts w:eastAsia="Times New Roman" w:cstheme="minorHAnsi"/>
          <w:i/>
          <w:iCs/>
        </w:rPr>
        <w:t xml:space="preserve"> </w:t>
      </w:r>
      <w:r w:rsidRPr="000D5DB5">
        <w:rPr>
          <w:rFonts w:eastAsia="Times New Roman" w:cstheme="minorHAnsi"/>
        </w:rPr>
        <w:t xml:space="preserve">a 5th level druid proficient in </w:t>
      </w:r>
      <w:r>
        <w:rPr>
          <w:rFonts w:eastAsia="Times New Roman" w:cstheme="minorHAnsi"/>
        </w:rPr>
        <w:t xml:space="preserve">an </w:t>
      </w:r>
      <w:r w:rsidRPr="000D5DB5">
        <w:rPr>
          <w:rFonts w:eastAsia="Times New Roman" w:cstheme="minorHAnsi"/>
        </w:rPr>
        <w:t xml:space="preserve">herbalism </w:t>
      </w:r>
      <w:r>
        <w:rPr>
          <w:rFonts w:eastAsia="Times New Roman" w:cstheme="minorHAnsi"/>
        </w:rPr>
        <w:t>kit</w:t>
      </w:r>
      <w:r w:rsidRPr="000D5DB5">
        <w:rPr>
          <w:rFonts w:eastAsia="Times New Roman" w:cstheme="minorHAnsi"/>
        </w:rPr>
        <w:t xml:space="preserve">, for example, can spend a week on harvesting minerals from assorted herb locations or from small gardens, gaining </w:t>
      </w:r>
      <w:r>
        <w:rPr>
          <w:rFonts w:eastAsia="Times New Roman" w:cstheme="minorHAnsi"/>
        </w:rPr>
        <w:t xml:space="preserve">50 gp worth of alchemical materials (sufficient for crafting an uncommon potion; or 40 gp worth). </w:t>
      </w:r>
    </w:p>
    <w:p w14:paraId="011482E2" w14:textId="77777777" w:rsidR="007A0AE5" w:rsidRPr="000D5DB5" w:rsidRDefault="007A0AE5" w:rsidP="007A0AE5">
      <w:pPr>
        <w:contextualSpacing/>
        <w:rPr>
          <w:rFonts w:eastAsia="Times New Roman" w:cstheme="minorHAnsi"/>
        </w:rPr>
      </w:pPr>
      <w:r w:rsidRPr="000D5DB5">
        <w:rPr>
          <w:rFonts w:eastAsia="Times New Roman" w:cstheme="minorHAnsi"/>
        </w:rPr>
        <w:t xml:space="preserve">If in an enchanted grove, this acts as a node </w:t>
      </w:r>
      <w:r>
        <w:rPr>
          <w:rFonts w:eastAsia="Times New Roman" w:cstheme="minorHAnsi"/>
        </w:rPr>
        <w:t xml:space="preserve">instead </w:t>
      </w:r>
      <w:r w:rsidRPr="000D5DB5">
        <w:rPr>
          <w:rFonts w:eastAsia="Times New Roman" w:cstheme="minorHAnsi"/>
        </w:rPr>
        <w:t xml:space="preserve">(see </w:t>
      </w:r>
      <w:r>
        <w:rPr>
          <w:rFonts w:eastAsia="Times New Roman" w:cstheme="minorHAnsi"/>
        </w:rPr>
        <w:t>Harvesting Nodes</w:t>
      </w:r>
      <w:r w:rsidRPr="000D5DB5">
        <w:rPr>
          <w:rFonts w:eastAsia="Times New Roman" w:cstheme="minorHAnsi"/>
        </w:rPr>
        <w:t>), and has much better yield</w:t>
      </w:r>
      <w:r>
        <w:rPr>
          <w:rFonts w:eastAsia="Times New Roman" w:cstheme="minorHAnsi"/>
        </w:rPr>
        <w:t xml:space="preserve">. </w:t>
      </w:r>
    </w:p>
    <w:p w14:paraId="0AEDC450" w14:textId="77777777" w:rsidR="007A0AE5" w:rsidRPr="000D5DB5" w:rsidRDefault="007A0AE5" w:rsidP="007A0AE5">
      <w:pPr>
        <w:contextualSpacing/>
        <w:rPr>
          <w:rFonts w:eastAsia="Times New Roman" w:cstheme="minorHAnsi"/>
        </w:rPr>
      </w:pPr>
    </w:p>
    <w:p w14:paraId="5E90EAFB" w14:textId="77777777" w:rsidR="007A0AE5" w:rsidRPr="00134BC3" w:rsidRDefault="007A0AE5" w:rsidP="007A0AE5">
      <w:pPr>
        <w:pStyle w:val="Heading3"/>
        <w:contextualSpacing/>
        <w:rPr>
          <w:sz w:val="22"/>
          <w:szCs w:val="22"/>
        </w:rPr>
      </w:pPr>
      <w:bookmarkStart w:id="3792" w:name="_Toc54196467"/>
      <w:r w:rsidRPr="00134BC3">
        <w:t>Monster Nodes</w:t>
      </w:r>
      <w:bookmarkEnd w:id="3792"/>
    </w:p>
    <w:p w14:paraId="7893942E"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 xml:space="preserve">Some monsters act as nodes. A monster that is harvested for a particular body part has the rest of its body parts damaged in the attempts to extract value. </w:t>
      </w:r>
      <w:r>
        <w:rPr>
          <w:rFonts w:eastAsia="Times New Roman" w:cstheme="minorHAnsi"/>
          <w:color w:val="000000"/>
        </w:rPr>
        <w:t xml:space="preserve">The time it takes to harvest is decided jointly between the DM and the player. </w:t>
      </w:r>
    </w:p>
    <w:p w14:paraId="50A8ADEF"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 xml:space="preserve">If harvesting a </w:t>
      </w:r>
      <w:r>
        <w:rPr>
          <w:rFonts w:eastAsia="Times New Roman" w:cstheme="minorHAnsi"/>
          <w:color w:val="000000"/>
        </w:rPr>
        <w:t>C</w:t>
      </w:r>
      <w:r w:rsidRPr="000D5DB5">
        <w:rPr>
          <w:rFonts w:eastAsia="Times New Roman" w:cstheme="minorHAnsi"/>
          <w:color w:val="000000"/>
        </w:rPr>
        <w:t xml:space="preserve">onsumable </w:t>
      </w:r>
      <w:r>
        <w:rPr>
          <w:rFonts w:eastAsia="Times New Roman" w:cstheme="minorHAnsi"/>
          <w:color w:val="000000"/>
        </w:rPr>
        <w:t xml:space="preserve">the monster naturally creates </w:t>
      </w:r>
      <w:r w:rsidRPr="000D5DB5">
        <w:rPr>
          <w:rFonts w:eastAsia="Times New Roman" w:cstheme="minorHAnsi"/>
          <w:color w:val="000000"/>
        </w:rPr>
        <w:t xml:space="preserve">(such as a poison), one dose can be created per </w:t>
      </w:r>
      <w:r>
        <w:rPr>
          <w:rFonts w:eastAsia="Times New Roman" w:cstheme="minorHAnsi"/>
          <w:color w:val="000000"/>
        </w:rPr>
        <w:t>H</w:t>
      </w:r>
      <w:r w:rsidRPr="000D5DB5">
        <w:rPr>
          <w:rFonts w:eastAsia="Times New Roman" w:cstheme="minorHAnsi"/>
          <w:color w:val="000000"/>
        </w:rPr>
        <w:t xml:space="preserve">it </w:t>
      </w:r>
      <w:r>
        <w:rPr>
          <w:rFonts w:eastAsia="Times New Roman" w:cstheme="minorHAnsi"/>
          <w:color w:val="000000"/>
        </w:rPr>
        <w:t>D</w:t>
      </w:r>
      <w:r w:rsidRPr="000D5DB5">
        <w:rPr>
          <w:rFonts w:eastAsia="Times New Roman" w:cstheme="minorHAnsi"/>
          <w:color w:val="000000"/>
        </w:rPr>
        <w:t>ice with no cost</w:t>
      </w:r>
      <w:r>
        <w:rPr>
          <w:rFonts w:eastAsia="Times New Roman" w:cstheme="minorHAnsi"/>
          <w:color w:val="000000"/>
        </w:rPr>
        <w:t xml:space="preserve"> with a given success (if medium sized)</w:t>
      </w:r>
      <w:r w:rsidRPr="000D5DB5">
        <w:rPr>
          <w:rFonts w:eastAsia="Times New Roman" w:cstheme="minorHAnsi"/>
          <w:color w:val="000000"/>
        </w:rPr>
        <w:t xml:space="preserve">. A monster that can be harvested usually shows signs of it, and are </w:t>
      </w:r>
      <w:r>
        <w:rPr>
          <w:rFonts w:eastAsia="Times New Roman" w:cstheme="minorHAnsi"/>
          <w:color w:val="000000"/>
        </w:rPr>
        <w:t>described as such</w:t>
      </w:r>
      <w:r w:rsidRPr="000D5DB5">
        <w:rPr>
          <w:rFonts w:eastAsia="Times New Roman" w:cstheme="minorHAnsi"/>
          <w:color w:val="000000"/>
        </w:rPr>
        <w:t xml:space="preserve">. A single monster of the below proficiency can provide </w:t>
      </w:r>
      <w:r>
        <w:rPr>
          <w:rFonts w:eastAsia="Times New Roman" w:cstheme="minorHAnsi"/>
          <w:color w:val="000000"/>
        </w:rPr>
        <w:t>materials</w:t>
      </w:r>
      <w:r w:rsidRPr="000D5DB5">
        <w:rPr>
          <w:rFonts w:eastAsia="Times New Roman" w:cstheme="minorHAnsi"/>
          <w:color w:val="000000"/>
        </w:rPr>
        <w:t xml:space="preserve"> for a number of items of the below listed quality. </w:t>
      </w:r>
      <w:r>
        <w:rPr>
          <w:rFonts w:eastAsia="Times New Roman" w:cstheme="minorHAnsi"/>
          <w:color w:val="000000"/>
        </w:rPr>
        <w:t>For each size category of difference, the dosage is a fraction smaller or doubled in quantity (a small venomous spider gives one-half a dose per Hit Dice, while a wyvern gives two doses per hit dice).</w:t>
      </w:r>
    </w:p>
    <w:p w14:paraId="72258229" w14:textId="77777777" w:rsidR="007A0AE5" w:rsidRPr="000D5DB5" w:rsidRDefault="007A0AE5" w:rsidP="007A0AE5">
      <w:pPr>
        <w:contextualSpacing/>
        <w:rPr>
          <w:rFonts w:eastAsia="Times New Roman" w:cstheme="minorHAnsi"/>
          <w:color w:val="000000"/>
        </w:rPr>
      </w:pPr>
    </w:p>
    <w:p w14:paraId="23FF6505" w14:textId="77777777" w:rsidR="007A0AE5" w:rsidRPr="00134BC3" w:rsidRDefault="007A0AE5" w:rsidP="007A0AE5">
      <w:pPr>
        <w:contextualSpacing/>
        <w:rPr>
          <w:rFonts w:eastAsia="Times New Roman" w:cstheme="minorHAnsi"/>
          <w:i/>
          <w:iCs/>
          <w:color w:val="000000"/>
        </w:rPr>
      </w:pPr>
      <w:r w:rsidRPr="000D5DB5">
        <w:rPr>
          <w:rFonts w:eastAsia="Times New Roman" w:cstheme="minorHAnsi"/>
          <w:i/>
          <w:iCs/>
          <w:color w:val="000000"/>
        </w:rPr>
        <w:t xml:space="preserve">Harvester </w:t>
      </w:r>
      <w:r>
        <w:rPr>
          <w:rFonts w:eastAsia="Times New Roman" w:cstheme="minorHAnsi"/>
          <w:i/>
          <w:iCs/>
          <w:color w:val="000000"/>
        </w:rPr>
        <w:t>Proficiency</w:t>
      </w:r>
    </w:p>
    <w:p w14:paraId="17D329B1" w14:textId="77777777" w:rsidR="007A0AE5" w:rsidRDefault="007A0AE5" w:rsidP="007A0AE5">
      <w:pPr>
        <w:contextualSpacing/>
        <w:rPr>
          <w:rFonts w:eastAsia="Times New Roman" w:cstheme="minorHAnsi"/>
          <w:color w:val="000000"/>
        </w:rPr>
      </w:pPr>
      <w:r w:rsidRPr="000D5DB5">
        <w:rPr>
          <w:rFonts w:eastAsia="Times New Roman" w:cstheme="minorHAnsi"/>
          <w:color w:val="000000"/>
        </w:rPr>
        <w:t xml:space="preserve">If the harvester’s </w:t>
      </w:r>
      <w:r>
        <w:rPr>
          <w:rFonts w:eastAsia="Times New Roman" w:cstheme="minorHAnsi"/>
          <w:color w:val="000000"/>
        </w:rPr>
        <w:t xml:space="preserve">proficiency </w:t>
      </w:r>
      <w:r w:rsidRPr="000D5DB5">
        <w:rPr>
          <w:rFonts w:eastAsia="Times New Roman" w:cstheme="minorHAnsi"/>
          <w:color w:val="000000"/>
        </w:rPr>
        <w:t>is less than the target monster’s</w:t>
      </w:r>
      <w:r>
        <w:rPr>
          <w:rFonts w:eastAsia="Times New Roman" w:cstheme="minorHAnsi"/>
          <w:color w:val="000000"/>
        </w:rPr>
        <w:t xml:space="preserve"> proficiency</w:t>
      </w:r>
      <w:r w:rsidRPr="000D5DB5">
        <w:rPr>
          <w:rFonts w:eastAsia="Times New Roman" w:cstheme="minorHAnsi"/>
          <w:color w:val="000000"/>
        </w:rPr>
        <w:t xml:space="preserve">, this requires a DC 20 </w:t>
      </w:r>
      <w:r>
        <w:rPr>
          <w:rFonts w:eastAsia="Times New Roman" w:cstheme="minorHAnsi"/>
          <w:color w:val="000000"/>
        </w:rPr>
        <w:t xml:space="preserve">ability check with the harvesting tool. On a failed check, </w:t>
      </w:r>
      <w:r w:rsidRPr="000D5DB5">
        <w:rPr>
          <w:rFonts w:eastAsia="Times New Roman" w:cstheme="minorHAnsi"/>
          <w:color w:val="000000"/>
        </w:rPr>
        <w:t xml:space="preserve">half </w:t>
      </w:r>
      <w:r>
        <w:rPr>
          <w:rFonts w:eastAsia="Times New Roman" w:cstheme="minorHAnsi"/>
          <w:color w:val="000000"/>
        </w:rPr>
        <w:t xml:space="preserve">of all </w:t>
      </w:r>
      <w:r w:rsidRPr="000D5DB5">
        <w:rPr>
          <w:rFonts w:eastAsia="Times New Roman" w:cstheme="minorHAnsi"/>
          <w:color w:val="000000"/>
        </w:rPr>
        <w:t xml:space="preserve">the </w:t>
      </w:r>
      <w:r>
        <w:rPr>
          <w:rFonts w:eastAsia="Times New Roman" w:cstheme="minorHAnsi"/>
          <w:color w:val="000000"/>
        </w:rPr>
        <w:t xml:space="preserve">potential </w:t>
      </w:r>
      <w:r w:rsidRPr="000D5DB5">
        <w:rPr>
          <w:rFonts w:eastAsia="Times New Roman" w:cstheme="minorHAnsi"/>
          <w:color w:val="000000"/>
        </w:rPr>
        <w:t xml:space="preserve">materials are lost, and the character can make another attempt (each time halving, until it can provide only </w:t>
      </w:r>
      <w:r>
        <w:rPr>
          <w:rFonts w:eastAsia="Times New Roman" w:cstheme="minorHAnsi"/>
          <w:color w:val="000000"/>
        </w:rPr>
        <w:t>1 gp worth of materials</w:t>
      </w:r>
      <w:r w:rsidRPr="000D5DB5">
        <w:rPr>
          <w:rFonts w:eastAsia="Times New Roman" w:cstheme="minorHAnsi"/>
          <w:color w:val="000000"/>
        </w:rPr>
        <w:t xml:space="preserve">). </w:t>
      </w:r>
    </w:p>
    <w:p w14:paraId="1AF3199C" w14:textId="77777777" w:rsidR="007A0AE5" w:rsidRDefault="007A0AE5" w:rsidP="007A0AE5">
      <w:pPr>
        <w:contextualSpacing/>
        <w:rPr>
          <w:rFonts w:eastAsia="Times New Roman" w:cstheme="minorHAnsi"/>
          <w:color w:val="000000"/>
        </w:rPr>
      </w:pPr>
    </w:p>
    <w:p w14:paraId="7B2A32E3" w14:textId="77777777" w:rsidR="007A0AE5" w:rsidRPr="000D5DB5" w:rsidRDefault="007A0AE5" w:rsidP="007A0AE5">
      <w:pPr>
        <w:contextualSpacing/>
        <w:rPr>
          <w:rFonts w:eastAsia="Times New Roman" w:cstheme="minorHAnsi"/>
          <w:color w:val="000000"/>
        </w:rPr>
      </w:pPr>
      <w:r>
        <w:rPr>
          <w:rFonts w:eastAsia="Times New Roman" w:cstheme="minorHAnsi"/>
          <w:color w:val="000000"/>
        </w:rPr>
        <w:t xml:space="preserve">The materials drawn from a creature is equal to one-half the XP value of the creature in gold pieces. </w:t>
      </w:r>
    </w:p>
    <w:p w14:paraId="1CEF17AB" w14:textId="77777777" w:rsidR="007A0AE5" w:rsidRDefault="007A0AE5" w:rsidP="007A0AE5">
      <w:pPr>
        <w:contextualSpacing/>
        <w:rPr>
          <w:rFonts w:eastAsia="Times New Roman" w:cstheme="minorHAnsi"/>
          <w:color w:val="000000"/>
        </w:rPr>
      </w:pPr>
    </w:p>
    <w:p w14:paraId="1B6BAF80" w14:textId="77777777" w:rsidR="007A0AE5" w:rsidRDefault="007A0AE5" w:rsidP="007A0AE5">
      <w:pPr>
        <w:contextualSpacing/>
        <w:rPr>
          <w:rFonts w:eastAsia="Times New Roman" w:cstheme="minorHAnsi"/>
          <w:color w:val="000000"/>
        </w:rPr>
      </w:pPr>
      <w:r w:rsidRPr="00564971">
        <w:rPr>
          <w:rFonts w:eastAsia="Times New Roman" w:cstheme="minorHAnsi"/>
          <w:color w:val="000000"/>
        </w:rPr>
        <w:t xml:space="preserve">For </w:t>
      </w:r>
      <w:r>
        <w:rPr>
          <w:rFonts w:eastAsia="Times New Roman" w:cstheme="minorHAnsi"/>
          <w:color w:val="000000"/>
        </w:rPr>
        <w:t>instance</w:t>
      </w:r>
      <w:r w:rsidRPr="00564971">
        <w:rPr>
          <w:rFonts w:eastAsia="Times New Roman" w:cstheme="minorHAnsi"/>
          <w:color w:val="000000"/>
        </w:rPr>
        <w:t>,</w:t>
      </w:r>
      <w:r w:rsidRPr="000D5DB5">
        <w:rPr>
          <w:rFonts w:eastAsia="Times New Roman" w:cstheme="minorHAnsi"/>
          <w:i/>
          <w:iCs/>
          <w:color w:val="000000"/>
        </w:rPr>
        <w:t xml:space="preserve"> </w:t>
      </w:r>
      <w:r w:rsidRPr="000D5DB5">
        <w:rPr>
          <w:rFonts w:eastAsia="Times New Roman" w:cstheme="minorHAnsi"/>
          <w:color w:val="000000"/>
        </w:rPr>
        <w:t xml:space="preserve">a </w:t>
      </w:r>
      <w:r>
        <w:rPr>
          <w:rFonts w:eastAsia="Times New Roman" w:cstheme="minorHAnsi"/>
          <w:color w:val="000000"/>
        </w:rPr>
        <w:t xml:space="preserve">CR </w:t>
      </w:r>
      <w:r w:rsidRPr="000D5DB5">
        <w:rPr>
          <w:rFonts w:eastAsia="Times New Roman" w:cstheme="minorHAnsi"/>
          <w:color w:val="000000"/>
        </w:rPr>
        <w:t>15</w:t>
      </w:r>
      <w:r>
        <w:rPr>
          <w:rFonts w:eastAsia="Times New Roman" w:cstheme="minorHAnsi"/>
          <w:color w:val="000000"/>
        </w:rPr>
        <w:t xml:space="preserve"> D</w:t>
      </w:r>
      <w:r w:rsidRPr="000D5DB5">
        <w:rPr>
          <w:rFonts w:eastAsia="Times New Roman" w:cstheme="minorHAnsi"/>
          <w:color w:val="000000"/>
        </w:rPr>
        <w:t>ragon</w:t>
      </w:r>
      <w:r>
        <w:rPr>
          <w:rFonts w:eastAsia="Times New Roman" w:cstheme="minorHAnsi"/>
          <w:color w:val="000000"/>
        </w:rPr>
        <w:t xml:space="preserve"> yields 13,000 XP when defeated, which translates to 6,500 gp worth of draconic materials. That may cover the cost of one Legendary consumable (</w:t>
      </w:r>
      <w:ins w:id="3793" w:author="Admin" w:date="2020-10-21T17:48:00Z">
        <w:r w:rsidR="00EB68AF">
          <w:rPr>
            <w:rFonts w:eastAsia="Times New Roman" w:cstheme="minorHAnsi"/>
            <w:color w:val="000000"/>
          </w:rPr>
          <w:t xml:space="preserve">such as </w:t>
        </w:r>
      </w:ins>
      <w:r>
        <w:rPr>
          <w:rFonts w:eastAsia="Times New Roman" w:cstheme="minorHAnsi"/>
          <w:color w:val="000000"/>
        </w:rPr>
        <w:t xml:space="preserve">a 7th level Firestorm Potion called ‘Dragonwrath’) or 1/5th a Epic infused item. </w:t>
      </w:r>
    </w:p>
    <w:p w14:paraId="0D3873B5" w14:textId="77777777" w:rsidR="007A0AE5" w:rsidRDefault="007A0AE5" w:rsidP="007A0AE5">
      <w:pPr>
        <w:contextualSpacing/>
        <w:rPr>
          <w:rFonts w:eastAsia="Times New Roman" w:cstheme="minorHAnsi"/>
          <w:color w:val="000000"/>
        </w:rPr>
      </w:pPr>
      <w:r>
        <w:rPr>
          <w:rFonts w:eastAsia="Times New Roman" w:cstheme="minorHAnsi"/>
          <w:color w:val="000000"/>
        </w:rPr>
        <w:t>Alchemists and Tinkers also have a feature that would enhance the value of materials they would otherwise gain from harvesting (which would multiply the value by 3</w:t>
      </w:r>
      <w:ins w:id="3794" w:author="Admin" w:date="2020-10-21T17:48:00Z">
        <w:r w:rsidR="00EB68AF">
          <w:rPr>
            <w:rFonts w:eastAsia="Times New Roman" w:cstheme="minorHAnsi"/>
            <w:color w:val="000000"/>
          </w:rPr>
          <w:t>, or 150% of the XP</w:t>
        </w:r>
      </w:ins>
      <w:ins w:id="3795" w:author="Admin" w:date="2020-10-21T17:49:00Z">
        <w:r w:rsidR="00EB68AF">
          <w:rPr>
            <w:rFonts w:eastAsia="Times New Roman" w:cstheme="minorHAnsi"/>
            <w:color w:val="000000"/>
          </w:rPr>
          <w:t xml:space="preserve"> value</w:t>
        </w:r>
      </w:ins>
      <w:ins w:id="3796" w:author="Admin" w:date="2020-10-21T17:48:00Z">
        <w:r w:rsidR="00EB68AF">
          <w:rPr>
            <w:rFonts w:eastAsia="Times New Roman" w:cstheme="minorHAnsi"/>
            <w:color w:val="000000"/>
          </w:rPr>
          <w:t xml:space="preserve"> of the creature</w:t>
        </w:r>
      </w:ins>
      <w:r>
        <w:rPr>
          <w:rFonts w:eastAsia="Times New Roman" w:cstheme="minorHAnsi"/>
          <w:color w:val="000000"/>
        </w:rPr>
        <w:t xml:space="preserve">). </w:t>
      </w:r>
    </w:p>
    <w:p w14:paraId="49BB8EB1" w14:textId="77777777" w:rsidR="007A0AE5" w:rsidRDefault="007A0AE5" w:rsidP="007A0AE5">
      <w:pPr>
        <w:contextualSpacing/>
        <w:rPr>
          <w:rFonts w:eastAsia="Times New Roman" w:cstheme="minorHAnsi"/>
          <w:sz w:val="24"/>
          <w:szCs w:val="24"/>
        </w:rPr>
      </w:pPr>
    </w:p>
    <w:p w14:paraId="3B5DEF06" w14:textId="77777777" w:rsidR="007A0AE5" w:rsidRPr="000D5DB5" w:rsidRDefault="007A0AE5" w:rsidP="007A0AE5">
      <w:pPr>
        <w:contextualSpacing/>
        <w:rPr>
          <w:rFonts w:eastAsia="Times New Roman" w:cstheme="minorHAnsi"/>
          <w:i/>
          <w:iCs/>
          <w:color w:val="000000"/>
        </w:rPr>
      </w:pPr>
      <w:r w:rsidRPr="000D5DB5">
        <w:rPr>
          <w:rFonts w:eastAsia="Times New Roman" w:cstheme="minorHAnsi"/>
          <w:i/>
          <w:iCs/>
          <w:color w:val="000000"/>
        </w:rPr>
        <w:t>Willing Harvest</w:t>
      </w:r>
    </w:p>
    <w:p w14:paraId="1DA7810A" w14:textId="77777777" w:rsidR="007A0AE5" w:rsidRDefault="007A0AE5" w:rsidP="007A0AE5">
      <w:pPr>
        <w:contextualSpacing/>
        <w:rPr>
          <w:rFonts w:eastAsia="Times New Roman" w:cstheme="minorHAnsi"/>
          <w:color w:val="000000"/>
        </w:rPr>
      </w:pPr>
      <w:r w:rsidRPr="000D5DB5">
        <w:rPr>
          <w:rFonts w:eastAsia="Times New Roman" w:cstheme="minorHAnsi"/>
          <w:color w:val="000000"/>
        </w:rPr>
        <w:t xml:space="preserve">A creature may choose to donate their blood or replaceable body parts for the purposes of harvesting </w:t>
      </w:r>
      <w:r>
        <w:rPr>
          <w:rFonts w:eastAsia="Times New Roman" w:cstheme="minorHAnsi"/>
          <w:color w:val="000000"/>
        </w:rPr>
        <w:t>crafting materials</w:t>
      </w:r>
      <w:r w:rsidRPr="000D5DB5">
        <w:rPr>
          <w:rFonts w:eastAsia="Times New Roman" w:cstheme="minorHAnsi"/>
          <w:color w:val="000000"/>
        </w:rPr>
        <w:t>, but can only donate up to 1/</w:t>
      </w:r>
      <w:r>
        <w:rPr>
          <w:rFonts w:eastAsia="Times New Roman" w:cstheme="minorHAnsi"/>
          <w:color w:val="000000"/>
        </w:rPr>
        <w:t>24</w:t>
      </w:r>
      <w:r w:rsidRPr="000D5DB5">
        <w:rPr>
          <w:rFonts w:eastAsia="Times New Roman" w:cstheme="minorHAnsi"/>
          <w:color w:val="000000"/>
        </w:rPr>
        <w:t xml:space="preserve">th their normal </w:t>
      </w:r>
      <w:r>
        <w:rPr>
          <w:rFonts w:eastAsia="Times New Roman" w:cstheme="minorHAnsi"/>
          <w:color w:val="000000"/>
        </w:rPr>
        <w:t>material</w:t>
      </w:r>
      <w:r w:rsidRPr="000D5DB5">
        <w:rPr>
          <w:rFonts w:eastAsia="Times New Roman" w:cstheme="minorHAnsi"/>
          <w:color w:val="000000"/>
        </w:rPr>
        <w:t xml:space="preserve"> every month</w:t>
      </w:r>
      <w:r>
        <w:rPr>
          <w:rFonts w:eastAsia="Times New Roman" w:cstheme="minorHAnsi"/>
          <w:color w:val="000000"/>
        </w:rPr>
        <w:t xml:space="preserve"> (or their full material </w:t>
      </w:r>
      <w:r w:rsidRPr="000D5DB5">
        <w:rPr>
          <w:rFonts w:eastAsia="Times New Roman" w:cstheme="minorHAnsi"/>
          <w:color w:val="000000"/>
        </w:rPr>
        <w:t xml:space="preserve">value once every </w:t>
      </w:r>
      <w:r>
        <w:rPr>
          <w:rFonts w:eastAsia="Times New Roman" w:cstheme="minorHAnsi"/>
          <w:color w:val="000000"/>
        </w:rPr>
        <w:t>two years)</w:t>
      </w:r>
      <w:r w:rsidRPr="000D5DB5">
        <w:rPr>
          <w:rFonts w:eastAsia="Times New Roman" w:cstheme="minorHAnsi"/>
          <w:color w:val="000000"/>
        </w:rPr>
        <w:t xml:space="preserve">. Doing this on extended durations </w:t>
      </w:r>
      <w:r>
        <w:rPr>
          <w:rFonts w:eastAsia="Times New Roman" w:cstheme="minorHAnsi"/>
          <w:color w:val="000000"/>
        </w:rPr>
        <w:t xml:space="preserve">usually </w:t>
      </w:r>
      <w:r w:rsidRPr="000D5DB5">
        <w:rPr>
          <w:rFonts w:eastAsia="Times New Roman" w:cstheme="minorHAnsi"/>
          <w:color w:val="000000"/>
        </w:rPr>
        <w:t xml:space="preserve">causes exhaustion </w:t>
      </w:r>
      <w:r>
        <w:rPr>
          <w:rFonts w:eastAsia="Times New Roman" w:cstheme="minorHAnsi"/>
          <w:color w:val="000000"/>
        </w:rPr>
        <w:t xml:space="preserve">or death </w:t>
      </w:r>
      <w:r w:rsidRPr="000D5DB5">
        <w:rPr>
          <w:rFonts w:eastAsia="Times New Roman" w:cstheme="minorHAnsi"/>
          <w:color w:val="000000"/>
        </w:rPr>
        <w:t xml:space="preserve">(even if the creature is normally immune to </w:t>
      </w:r>
      <w:r>
        <w:rPr>
          <w:rFonts w:eastAsia="Times New Roman" w:cstheme="minorHAnsi"/>
          <w:color w:val="000000"/>
        </w:rPr>
        <w:t>exhaustion</w:t>
      </w:r>
      <w:r w:rsidRPr="000D5DB5">
        <w:rPr>
          <w:rFonts w:eastAsia="Times New Roman" w:cstheme="minorHAnsi"/>
          <w:color w:val="000000"/>
        </w:rPr>
        <w:t>)</w:t>
      </w:r>
      <w:r>
        <w:rPr>
          <w:rFonts w:eastAsia="Times New Roman" w:cstheme="minorHAnsi"/>
          <w:color w:val="000000"/>
        </w:rPr>
        <w:t xml:space="preserve">, subject to DM’s discretion. </w:t>
      </w:r>
    </w:p>
    <w:p w14:paraId="3E0E1787" w14:textId="77777777" w:rsidR="007A0AE5" w:rsidRPr="00134BC3" w:rsidRDefault="007A0AE5">
      <w:pPr>
        <w:contextualSpacing/>
        <w:rPr>
          <w:rFonts w:eastAsia="Times New Roman" w:cstheme="minorHAnsi"/>
          <w:color w:val="000000"/>
        </w:rPr>
      </w:pPr>
      <w:r w:rsidRPr="000D5DB5">
        <w:rPr>
          <w:rFonts w:eastAsia="Times New Roman" w:cstheme="minorHAnsi"/>
          <w:color w:val="000000"/>
        </w:rPr>
        <w:t xml:space="preserve">Should </w:t>
      </w:r>
      <w:r>
        <w:rPr>
          <w:rFonts w:eastAsia="Times New Roman" w:cstheme="minorHAnsi"/>
          <w:color w:val="000000"/>
        </w:rPr>
        <w:t xml:space="preserve">a CR 15 </w:t>
      </w:r>
      <w:r w:rsidRPr="000D5DB5">
        <w:rPr>
          <w:rFonts w:eastAsia="Times New Roman" w:cstheme="minorHAnsi"/>
          <w:color w:val="000000"/>
        </w:rPr>
        <w:t>dragon decide to donate some of their blood</w:t>
      </w:r>
      <w:r>
        <w:rPr>
          <w:rFonts w:eastAsia="Times New Roman" w:cstheme="minorHAnsi"/>
          <w:color w:val="000000"/>
        </w:rPr>
        <w:t xml:space="preserve"> every month</w:t>
      </w:r>
      <w:r w:rsidRPr="000D5DB5">
        <w:rPr>
          <w:rFonts w:eastAsia="Times New Roman" w:cstheme="minorHAnsi"/>
          <w:color w:val="000000"/>
        </w:rPr>
        <w:t xml:space="preserve">, </w:t>
      </w:r>
      <w:r>
        <w:rPr>
          <w:rFonts w:eastAsia="Times New Roman" w:cstheme="minorHAnsi"/>
          <w:color w:val="000000"/>
        </w:rPr>
        <w:t>it would be equal to 270 gp worth of materials (1/48th their XP value)</w:t>
      </w:r>
      <w:ins w:id="3797" w:author="Admin" w:date="2020-10-21T17:49:00Z">
        <w:r w:rsidR="00EB68AF">
          <w:rPr>
            <w:rFonts w:eastAsia="Times New Roman" w:cstheme="minorHAnsi"/>
            <w:color w:val="000000"/>
          </w:rPr>
          <w:t>, or 405 gp worth if administered by a specialist harvester</w:t>
        </w:r>
      </w:ins>
      <w:r w:rsidRPr="000D5DB5">
        <w:rPr>
          <w:rFonts w:eastAsia="Times New Roman" w:cstheme="minorHAnsi"/>
          <w:color w:val="000000"/>
        </w:rPr>
        <w:t xml:space="preserve">. </w:t>
      </w:r>
    </w:p>
    <w:p w14:paraId="3DA9670A" w14:textId="77777777" w:rsidR="007A0AE5" w:rsidRPr="000D5DB5" w:rsidRDefault="007A0AE5" w:rsidP="007A0AE5">
      <w:pPr>
        <w:contextualSpacing/>
        <w:rPr>
          <w:rFonts w:eastAsia="Times New Roman" w:cstheme="minorHAnsi"/>
          <w:color w:val="000000"/>
        </w:rPr>
      </w:pPr>
    </w:p>
    <w:p w14:paraId="26E2D209" w14:textId="3B06C6B2" w:rsidR="007A0AE5" w:rsidRPr="000D5DB5" w:rsidRDefault="007A0AE5" w:rsidP="001B7C11">
      <w:pPr>
        <w:contextualSpacing/>
        <w:rPr>
          <w:rFonts w:eastAsia="Times New Roman" w:cstheme="minorHAnsi"/>
          <w:color w:val="000000"/>
        </w:rPr>
        <w:pPrChange w:id="3798" w:author="Admin" w:date="2022-04-19T01:31:00Z">
          <w:pPr>
            <w:contextualSpacing/>
          </w:pPr>
        </w:pPrChange>
      </w:pPr>
      <w:r>
        <w:rPr>
          <w:rFonts w:eastAsia="Times New Roman" w:cstheme="minorHAnsi"/>
          <w:color w:val="000000"/>
        </w:rPr>
        <w:t xml:space="preserve">Materials derived from dragons, for instance, can be usually used to create armor (from leather or bone), </w:t>
      </w:r>
      <w:r w:rsidRPr="000D5DB5">
        <w:rPr>
          <w:rFonts w:eastAsia="Times New Roman" w:cstheme="minorHAnsi"/>
          <w:color w:val="000000"/>
        </w:rPr>
        <w:t xml:space="preserve">weapons (for bone weapons), alchemy mixtures (enchanted dragon blood), and fire-based </w:t>
      </w:r>
      <w:r>
        <w:rPr>
          <w:rFonts w:eastAsia="Times New Roman" w:cstheme="minorHAnsi"/>
          <w:color w:val="000000"/>
        </w:rPr>
        <w:t>infusions, while construct</w:t>
      </w:r>
      <w:ins w:id="3799" w:author="Admin" w:date="2022-04-19T01:31:00Z">
        <w:r w:rsidR="001B7C11">
          <w:rPr>
            <w:rFonts w:eastAsia="Times New Roman" w:cstheme="minorHAnsi"/>
            <w:color w:val="000000"/>
          </w:rPr>
          <w:t xml:space="preserve">s’ </w:t>
        </w:r>
      </w:ins>
      <w:del w:id="3800" w:author="Admin" w:date="2022-04-19T01:31:00Z">
        <w:r w:rsidDel="001B7C11">
          <w:rPr>
            <w:rFonts w:eastAsia="Times New Roman" w:cstheme="minorHAnsi"/>
            <w:color w:val="000000"/>
          </w:rPr>
          <w:delText xml:space="preserve"> m </w:delText>
        </w:r>
      </w:del>
      <w:r>
        <w:rPr>
          <w:rFonts w:eastAsia="Times New Roman" w:cstheme="minorHAnsi"/>
          <w:color w:val="000000"/>
        </w:rPr>
        <w:t>materials</w:t>
      </w:r>
      <w:r w:rsidRPr="00C967D6">
        <w:rPr>
          <w:rFonts w:eastAsia="Times New Roman" w:cstheme="minorHAnsi"/>
          <w:color w:val="000000"/>
        </w:rPr>
        <w:t xml:space="preserve"> </w:t>
      </w:r>
      <w:r w:rsidRPr="000D5DB5">
        <w:rPr>
          <w:rFonts w:eastAsia="Times New Roman" w:cstheme="minorHAnsi"/>
          <w:color w:val="000000"/>
        </w:rPr>
        <w:t xml:space="preserve">can </w:t>
      </w:r>
      <w:ins w:id="3801" w:author="Admin" w:date="2022-04-19T01:31:00Z">
        <w:r w:rsidR="001B7C11">
          <w:rPr>
            <w:rFonts w:eastAsia="Times New Roman" w:cstheme="minorHAnsi"/>
            <w:color w:val="000000"/>
          </w:rPr>
          <w:t xml:space="preserve">be used to </w:t>
        </w:r>
      </w:ins>
      <w:r w:rsidRPr="000D5DB5">
        <w:rPr>
          <w:rFonts w:eastAsia="Times New Roman" w:cstheme="minorHAnsi"/>
          <w:color w:val="000000"/>
        </w:rPr>
        <w:t xml:space="preserve">create armor (from </w:t>
      </w:r>
      <w:ins w:id="3802" w:author="Admin" w:date="2022-04-19T01:31:00Z">
        <w:r w:rsidR="001B7C11">
          <w:rPr>
            <w:rFonts w:eastAsia="Times New Roman" w:cstheme="minorHAnsi"/>
            <w:color w:val="000000"/>
          </w:rPr>
          <w:t xml:space="preserve">metallic </w:t>
        </w:r>
      </w:ins>
      <w:r w:rsidRPr="000D5DB5">
        <w:rPr>
          <w:rFonts w:eastAsia="Times New Roman" w:cstheme="minorHAnsi"/>
          <w:color w:val="000000"/>
        </w:rPr>
        <w:t>plating), weapons, engineering devices (any), and infusion matrixes (if the construct had magical ability or a magical engine)</w:t>
      </w:r>
      <w:r>
        <w:rPr>
          <w:rFonts w:eastAsia="Times New Roman" w:cstheme="minorHAnsi"/>
          <w:color w:val="000000"/>
        </w:rPr>
        <w:t xml:space="preserve">. </w:t>
      </w:r>
    </w:p>
    <w:p w14:paraId="66A07038" w14:textId="77777777" w:rsidR="007A0AE5" w:rsidRPr="000D5DB5" w:rsidRDefault="007A0AE5" w:rsidP="007A0AE5">
      <w:pPr>
        <w:contextualSpacing/>
        <w:rPr>
          <w:rFonts w:eastAsia="Times New Roman" w:cstheme="minorHAnsi"/>
          <w:sz w:val="24"/>
          <w:szCs w:val="24"/>
        </w:rPr>
      </w:pPr>
    </w:p>
    <w:p w14:paraId="33FE0317" w14:textId="77777777" w:rsidR="007A0AE5" w:rsidRPr="00134BC3" w:rsidRDefault="007A0AE5" w:rsidP="007A0AE5">
      <w:pPr>
        <w:pStyle w:val="Heading3"/>
        <w:contextualSpacing/>
        <w:rPr>
          <w:sz w:val="27"/>
        </w:rPr>
      </w:pPr>
      <w:bookmarkStart w:id="3803" w:name="_Toc54196468"/>
      <w:r>
        <w:rPr>
          <w:sz w:val="27"/>
        </w:rPr>
        <w:t>Scavenging or Dismantling</w:t>
      </w:r>
      <w:bookmarkEnd w:id="3803"/>
      <w:r>
        <w:rPr>
          <w:sz w:val="27"/>
        </w:rPr>
        <w:t xml:space="preserve"> </w:t>
      </w:r>
    </w:p>
    <w:p w14:paraId="32C94EAA" w14:textId="77777777" w:rsidR="007A0AE5" w:rsidRPr="00134BC3" w:rsidRDefault="007A0AE5" w:rsidP="007A0AE5">
      <w:pPr>
        <w:contextualSpacing/>
        <w:rPr>
          <w:rFonts w:eastAsia="Times New Roman" w:cstheme="minorHAnsi"/>
        </w:rPr>
      </w:pPr>
      <w:r w:rsidRPr="000D5DB5">
        <w:rPr>
          <w:rFonts w:eastAsia="Times New Roman" w:cstheme="minorHAnsi"/>
        </w:rPr>
        <w:t xml:space="preserve">A crafter can also harvest the materials from an item they destroy. The crafter gains </w:t>
      </w:r>
      <w:r w:rsidRPr="00134BC3">
        <w:rPr>
          <w:rFonts w:eastAsia="Times New Roman" w:cstheme="minorHAnsi"/>
        </w:rPr>
        <w:t xml:space="preserve">1/2 the </w:t>
      </w:r>
      <w:r>
        <w:rPr>
          <w:rFonts w:eastAsia="Times New Roman" w:cstheme="minorHAnsi"/>
        </w:rPr>
        <w:t xml:space="preserve">crafting value </w:t>
      </w:r>
      <w:r w:rsidRPr="00134BC3">
        <w:rPr>
          <w:rFonts w:eastAsia="Times New Roman" w:cstheme="minorHAnsi"/>
        </w:rPr>
        <w:t xml:space="preserve">of </w:t>
      </w:r>
      <w:r>
        <w:rPr>
          <w:rFonts w:eastAsia="Times New Roman" w:cstheme="minorHAnsi"/>
        </w:rPr>
        <w:t xml:space="preserve">a dismantled </w:t>
      </w:r>
      <w:r w:rsidRPr="00134BC3">
        <w:rPr>
          <w:rFonts w:eastAsia="Times New Roman" w:cstheme="minorHAnsi"/>
        </w:rPr>
        <w:t>item</w:t>
      </w:r>
      <w:r>
        <w:rPr>
          <w:rFonts w:eastAsia="Times New Roman" w:cstheme="minorHAnsi"/>
        </w:rPr>
        <w:t xml:space="preserve"> (or 1/4th the purchase value)</w:t>
      </w:r>
      <w:r w:rsidRPr="00134BC3">
        <w:rPr>
          <w:rFonts w:eastAsia="Times New Roman" w:cstheme="minorHAnsi"/>
        </w:rPr>
        <w:t xml:space="preserve">. </w:t>
      </w:r>
      <w:r>
        <w:rPr>
          <w:rFonts w:eastAsia="Times New Roman" w:cstheme="minorHAnsi"/>
        </w:rPr>
        <w:t xml:space="preserve">The material </w:t>
      </w:r>
      <w:r w:rsidRPr="00134BC3">
        <w:rPr>
          <w:rFonts w:eastAsia="Times New Roman" w:cstheme="minorHAnsi"/>
        </w:rPr>
        <w:t xml:space="preserve">is </w:t>
      </w:r>
      <w:r>
        <w:rPr>
          <w:rFonts w:eastAsia="Times New Roman" w:cstheme="minorHAnsi"/>
        </w:rPr>
        <w:t xml:space="preserve">usually </w:t>
      </w:r>
      <w:r w:rsidRPr="00134BC3">
        <w:rPr>
          <w:rFonts w:eastAsia="Times New Roman" w:cstheme="minorHAnsi"/>
        </w:rPr>
        <w:t xml:space="preserve">called </w:t>
      </w:r>
      <w:r w:rsidRPr="000D5DB5">
        <w:rPr>
          <w:rFonts w:eastAsia="Times New Roman" w:cstheme="minorHAnsi"/>
        </w:rPr>
        <w:t>diffusion</w:t>
      </w:r>
      <w:r w:rsidRPr="00134BC3">
        <w:rPr>
          <w:rFonts w:eastAsia="Times New Roman" w:cstheme="minorHAnsi"/>
        </w:rPr>
        <w:t xml:space="preserve"> </w:t>
      </w:r>
      <w:r w:rsidRPr="000D5DB5">
        <w:rPr>
          <w:rFonts w:eastAsia="Times New Roman" w:cstheme="minorHAnsi"/>
        </w:rPr>
        <w:t>dust (</w:t>
      </w:r>
      <w:r>
        <w:rPr>
          <w:rFonts w:eastAsia="Times New Roman" w:cstheme="minorHAnsi"/>
        </w:rPr>
        <w:t>Infusion</w:t>
      </w:r>
      <w:r w:rsidRPr="000D5DB5">
        <w:rPr>
          <w:rFonts w:eastAsia="Times New Roman" w:cstheme="minorHAnsi"/>
        </w:rPr>
        <w:t xml:space="preserve">), dismantled </w:t>
      </w:r>
      <w:r>
        <w:rPr>
          <w:rFonts w:eastAsia="Times New Roman" w:cstheme="minorHAnsi"/>
        </w:rPr>
        <w:t>scrap</w:t>
      </w:r>
      <w:r w:rsidRPr="000D5DB5">
        <w:rPr>
          <w:rFonts w:eastAsia="Times New Roman" w:cstheme="minorHAnsi"/>
        </w:rPr>
        <w:t xml:space="preserve"> </w:t>
      </w:r>
      <w:r w:rsidRPr="00134BC3">
        <w:rPr>
          <w:rFonts w:eastAsia="Times New Roman" w:cstheme="minorHAnsi"/>
        </w:rPr>
        <w:t>(E</w:t>
      </w:r>
      <w:r>
        <w:rPr>
          <w:rFonts w:eastAsia="Times New Roman" w:cstheme="minorHAnsi"/>
        </w:rPr>
        <w:t>ngineering</w:t>
      </w:r>
      <w:r w:rsidRPr="00134BC3">
        <w:rPr>
          <w:rFonts w:eastAsia="Times New Roman" w:cstheme="minorHAnsi"/>
        </w:rPr>
        <w:t>)</w:t>
      </w:r>
      <w:r w:rsidRPr="000D5DB5">
        <w:rPr>
          <w:rFonts w:eastAsia="Times New Roman" w:cstheme="minorHAnsi"/>
        </w:rPr>
        <w:t xml:space="preserve">, or deconstructed reagents </w:t>
      </w:r>
      <w:r w:rsidRPr="00134BC3">
        <w:rPr>
          <w:rFonts w:eastAsia="Times New Roman" w:cstheme="minorHAnsi"/>
        </w:rPr>
        <w:t>(</w:t>
      </w:r>
      <w:r>
        <w:rPr>
          <w:rFonts w:eastAsia="Times New Roman" w:cstheme="minorHAnsi"/>
        </w:rPr>
        <w:t>Alchemy</w:t>
      </w:r>
      <w:r w:rsidRPr="00134BC3">
        <w:rPr>
          <w:rFonts w:eastAsia="Times New Roman" w:cstheme="minorHAnsi"/>
        </w:rPr>
        <w:t>).</w:t>
      </w:r>
    </w:p>
    <w:p w14:paraId="6FDBAA45" w14:textId="77777777" w:rsidR="007A0AE5" w:rsidRPr="000D5DB5" w:rsidRDefault="007A0AE5" w:rsidP="007A0AE5">
      <w:pPr>
        <w:contextualSpacing/>
        <w:rPr>
          <w:rFonts w:eastAsia="Times New Roman" w:cstheme="minorHAnsi"/>
          <w:color w:val="000000"/>
        </w:rPr>
      </w:pPr>
      <w:r w:rsidRPr="000D5DB5">
        <w:rPr>
          <w:rFonts w:eastAsia="Times New Roman" w:cstheme="minorHAnsi"/>
          <w:color w:val="000000"/>
        </w:rPr>
        <w:t xml:space="preserve">This process is a simple complexity task (1 hour). At the end of the duration, the item is destroyed, and the crafter gains half </w:t>
      </w:r>
      <w:r>
        <w:rPr>
          <w:rFonts w:eastAsia="Times New Roman" w:cstheme="minorHAnsi"/>
          <w:color w:val="000000"/>
        </w:rPr>
        <w:t xml:space="preserve">the value in materials </w:t>
      </w:r>
      <w:r w:rsidRPr="000D5DB5">
        <w:rPr>
          <w:rFonts w:eastAsia="Times New Roman" w:cstheme="minorHAnsi"/>
          <w:color w:val="000000"/>
        </w:rPr>
        <w:t>invested to create it</w:t>
      </w:r>
      <w:r w:rsidR="00F401A9">
        <w:rPr>
          <w:rFonts w:eastAsia="Times New Roman" w:cstheme="minorHAnsi"/>
          <w:color w:val="000000"/>
        </w:rPr>
        <w:t xml:space="preserve"> (usually related to similar items)</w:t>
      </w:r>
      <w:r w:rsidRPr="000D5DB5">
        <w:rPr>
          <w:rFonts w:eastAsia="Times New Roman" w:cstheme="minorHAnsi"/>
          <w:color w:val="000000"/>
        </w:rPr>
        <w:t xml:space="preserve">. </w:t>
      </w:r>
    </w:p>
    <w:p w14:paraId="59200317" w14:textId="77777777" w:rsidR="007A0AE5" w:rsidRPr="000D5DB5" w:rsidRDefault="007A0AE5" w:rsidP="007A0AE5">
      <w:pPr>
        <w:contextualSpacing/>
        <w:rPr>
          <w:rFonts w:eastAsia="Times New Roman" w:cstheme="minorHAnsi"/>
          <w:color w:val="000000"/>
        </w:rPr>
      </w:pPr>
    </w:p>
    <w:p w14:paraId="3C236418" w14:textId="77777777" w:rsidR="007A0AE5" w:rsidRPr="000D5DB5" w:rsidRDefault="007A0AE5" w:rsidP="007A0AE5">
      <w:pPr>
        <w:contextualSpacing/>
        <w:rPr>
          <w:rFonts w:eastAsia="Times New Roman" w:cstheme="minorHAnsi"/>
          <w:sz w:val="24"/>
          <w:szCs w:val="24"/>
        </w:rPr>
      </w:pPr>
      <w:r w:rsidRPr="001F25FA">
        <w:rPr>
          <w:rFonts w:eastAsia="Times New Roman" w:cstheme="minorHAnsi"/>
          <w:b/>
          <w:bCs/>
          <w:color w:val="000000"/>
        </w:rPr>
        <w:t xml:space="preserve">Infusion Drain. </w:t>
      </w:r>
      <w:r w:rsidRPr="00853423">
        <w:rPr>
          <w:rFonts w:eastAsia="Times New Roman" w:cstheme="minorHAnsi"/>
          <w:color w:val="000000"/>
        </w:rPr>
        <w:t>U</w:t>
      </w:r>
      <w:r w:rsidRPr="000D5DB5">
        <w:rPr>
          <w:rFonts w:eastAsia="Times New Roman" w:cstheme="minorHAnsi"/>
          <w:color w:val="000000"/>
        </w:rPr>
        <w:t>pon the destruction of a legendary item or artifact, it has a 50% chance of dropping infusion dust relevant, even if not intentionally diffused. Attuned items cannot be diffused unless their attuned character is slain, or when the attunement is willingly surrendered (</w:t>
      </w:r>
      <w:r>
        <w:rPr>
          <w:rFonts w:eastAsia="Times New Roman" w:cstheme="minorHAnsi"/>
          <w:color w:val="000000"/>
        </w:rPr>
        <w:t>does not require an action</w:t>
      </w:r>
      <w:r w:rsidRPr="000D5DB5">
        <w:rPr>
          <w:rFonts w:eastAsia="Times New Roman" w:cstheme="minorHAnsi"/>
          <w:color w:val="000000"/>
        </w:rPr>
        <w:t xml:space="preserve">), unless the infusionist can succeed on 3 </w:t>
      </w:r>
      <w:r>
        <w:rPr>
          <w:rFonts w:eastAsia="Times New Roman" w:cstheme="minorHAnsi"/>
          <w:color w:val="000000"/>
        </w:rPr>
        <w:t>contested</w:t>
      </w:r>
      <w:r w:rsidRPr="000D5DB5">
        <w:rPr>
          <w:rFonts w:eastAsia="Times New Roman" w:cstheme="minorHAnsi"/>
          <w:color w:val="000000"/>
        </w:rPr>
        <w:t xml:space="preserve"> Spirit saving throws against the owner. This check can be done once per year against a single character. </w:t>
      </w:r>
    </w:p>
    <w:p w14:paraId="34C3C549" w14:textId="77777777" w:rsidR="007A0AE5" w:rsidRPr="000D5DB5" w:rsidRDefault="007A0AE5" w:rsidP="007A0AE5">
      <w:pPr>
        <w:contextualSpacing/>
        <w:rPr>
          <w:rFonts w:eastAsia="Times New Roman" w:cstheme="minorHAnsi"/>
        </w:rPr>
      </w:pPr>
      <w:r w:rsidRPr="000D5DB5">
        <w:rPr>
          <w:rFonts w:eastAsia="Times New Roman" w:cstheme="minorHAnsi"/>
          <w:color w:val="000000"/>
        </w:rPr>
        <w:t>Disenchanting legendary or artifact items also usually requires a quest or a journey to where the item was created, subject to DM discretion</w:t>
      </w:r>
      <w:r>
        <w:rPr>
          <w:rFonts w:eastAsia="Times New Roman" w:cstheme="minorHAnsi"/>
          <w:color w:val="000000"/>
        </w:rPr>
        <w:t>, or the listed process of destruction (if available)</w:t>
      </w:r>
      <w:r w:rsidRPr="000D5DB5">
        <w:rPr>
          <w:rFonts w:eastAsia="Times New Roman" w:cstheme="minorHAnsi"/>
          <w:color w:val="000000"/>
        </w:rPr>
        <w:t xml:space="preserve">. </w:t>
      </w:r>
    </w:p>
    <w:p w14:paraId="55744FD2" w14:textId="77777777" w:rsidR="007A0AE5" w:rsidRDefault="007A0AE5" w:rsidP="007A0AE5"/>
    <w:p w14:paraId="6A26FE02" w14:textId="77777777" w:rsidR="00B93648" w:rsidRPr="000D5DB5" w:rsidRDefault="007A0AE5" w:rsidP="007A0AE5">
      <w:pPr>
        <w:contextualSpacing/>
        <w:outlineLvl w:val="1"/>
        <w:rPr>
          <w:rFonts w:eastAsia="Times New Roman" w:cstheme="minorHAnsi"/>
          <w:b/>
          <w:bCs/>
          <w:sz w:val="36"/>
          <w:szCs w:val="36"/>
        </w:rPr>
      </w:pPr>
      <w:bookmarkStart w:id="3804" w:name="_Toc54196469"/>
      <w:r>
        <w:rPr>
          <w:rFonts w:eastAsia="Times New Roman" w:cstheme="minorHAnsi"/>
          <w:color w:val="2E75B5"/>
          <w:sz w:val="32"/>
          <w:szCs w:val="32"/>
        </w:rPr>
        <w:t xml:space="preserve">Tools: </w:t>
      </w:r>
      <w:r w:rsidR="00B93648" w:rsidRPr="000D5DB5">
        <w:rPr>
          <w:rFonts w:eastAsia="Times New Roman" w:cstheme="minorHAnsi"/>
          <w:color w:val="2E75B5"/>
          <w:sz w:val="32"/>
          <w:szCs w:val="32"/>
        </w:rPr>
        <w:t>Production</w:t>
      </w:r>
      <w:bookmarkEnd w:id="3804"/>
      <w:r w:rsidR="00B93648" w:rsidRPr="000D5DB5">
        <w:rPr>
          <w:rFonts w:eastAsia="Times New Roman" w:cstheme="minorHAnsi"/>
          <w:color w:val="2E75B5"/>
          <w:sz w:val="32"/>
          <w:szCs w:val="32"/>
        </w:rPr>
        <w:t xml:space="preserve"> </w:t>
      </w:r>
    </w:p>
    <w:p w14:paraId="74EB80F1" w14:textId="77777777" w:rsidR="00B93648" w:rsidRPr="000D5DB5" w:rsidRDefault="00B93648" w:rsidP="009A75B7">
      <w:pPr>
        <w:contextualSpacing/>
        <w:rPr>
          <w:rFonts w:eastAsia="Times New Roman" w:cstheme="minorHAnsi"/>
          <w:sz w:val="24"/>
          <w:szCs w:val="24"/>
        </w:rPr>
      </w:pPr>
      <w:r w:rsidRPr="000D5DB5">
        <w:rPr>
          <w:rFonts w:eastAsia="Times New Roman" w:cstheme="minorHAnsi"/>
          <w:color w:val="000000"/>
        </w:rPr>
        <w:lastRenderedPageBreak/>
        <w:t xml:space="preserve">Any </w:t>
      </w:r>
      <w:r w:rsidR="009A75B7">
        <w:rPr>
          <w:rFonts w:eastAsia="Times New Roman" w:cstheme="minorHAnsi"/>
          <w:color w:val="000000"/>
        </w:rPr>
        <w:t xml:space="preserve">tool </w:t>
      </w:r>
      <w:r w:rsidRPr="000D5DB5">
        <w:rPr>
          <w:rFonts w:eastAsia="Times New Roman" w:cstheme="minorHAnsi"/>
          <w:color w:val="000000"/>
        </w:rPr>
        <w:t xml:space="preserve">that can create a product out of materials is classified as a production skill. The time it takes to make a product and the raw materials it takes depends on the cost of the item and its complexity. </w:t>
      </w:r>
    </w:p>
    <w:p w14:paraId="09BEA52D" w14:textId="77777777" w:rsidR="008D1533" w:rsidRDefault="008D1533" w:rsidP="00D64D48">
      <w:pPr>
        <w:contextualSpacing/>
        <w:rPr>
          <w:ins w:id="3805" w:author="Admin" w:date="2020-10-21T17:49:00Z"/>
          <w:rFonts w:eastAsia="Times New Roman" w:cstheme="minorHAnsi"/>
          <w:color w:val="000000"/>
        </w:rPr>
      </w:pPr>
      <w:r>
        <w:rPr>
          <w:rFonts w:eastAsia="Times New Roman" w:cstheme="minorHAnsi"/>
          <w:color w:val="000000"/>
        </w:rPr>
        <w:t>This chapter details how to use production tools. The products themselves are found in Chapter 5: Equipment.</w:t>
      </w:r>
    </w:p>
    <w:p w14:paraId="71D35A21" w14:textId="77777777" w:rsidR="00EB68AF" w:rsidRPr="000D5DB5" w:rsidRDefault="00EB68AF" w:rsidP="00D64D48">
      <w:pPr>
        <w:contextualSpacing/>
        <w:rPr>
          <w:rFonts w:eastAsia="Times New Roman" w:cstheme="minorHAnsi"/>
          <w:sz w:val="24"/>
          <w:szCs w:val="24"/>
        </w:rPr>
      </w:pPr>
    </w:p>
    <w:p w14:paraId="54359953" w14:textId="77777777" w:rsidR="00B93648" w:rsidRPr="000D5DB5" w:rsidRDefault="00E41F8D">
      <w:pPr>
        <w:contextualSpacing/>
        <w:outlineLvl w:val="2"/>
        <w:rPr>
          <w:rFonts w:eastAsia="Times New Roman" w:cstheme="minorHAnsi"/>
          <w:b/>
          <w:bCs/>
          <w:sz w:val="27"/>
          <w:szCs w:val="27"/>
        </w:rPr>
      </w:pPr>
      <w:bookmarkStart w:id="3806" w:name="_Toc54196470"/>
      <w:r>
        <w:rPr>
          <w:rFonts w:eastAsia="Times New Roman" w:cstheme="minorHAnsi"/>
          <w:color w:val="2E75B5"/>
          <w:sz w:val="28"/>
          <w:szCs w:val="28"/>
        </w:rPr>
        <w:t>Alchemist’s</w:t>
      </w:r>
      <w:r w:rsidR="00B93648">
        <w:rPr>
          <w:rFonts w:eastAsia="Times New Roman" w:cstheme="minorHAnsi"/>
          <w:color w:val="2E75B5"/>
          <w:sz w:val="28"/>
          <w:szCs w:val="28"/>
        </w:rPr>
        <w:t xml:space="preserve"> </w:t>
      </w:r>
      <w:r w:rsidR="00672B5A">
        <w:rPr>
          <w:rFonts w:eastAsia="Times New Roman" w:cstheme="minorHAnsi"/>
          <w:color w:val="2E75B5"/>
          <w:sz w:val="28"/>
          <w:szCs w:val="28"/>
        </w:rPr>
        <w:t>Supplies</w:t>
      </w:r>
      <w:bookmarkEnd w:id="3806"/>
    </w:p>
    <w:p w14:paraId="2747F060" w14:textId="77777777" w:rsidR="007173FC" w:rsidRDefault="007173FC" w:rsidP="007173FC">
      <w:pPr>
        <w:contextualSpacing/>
        <w:rPr>
          <w:rFonts w:eastAsia="Times New Roman" w:cstheme="minorHAnsi"/>
          <w:color w:val="000000"/>
        </w:rPr>
      </w:pPr>
      <w:r>
        <w:rPr>
          <w:rFonts w:eastAsia="Times New Roman" w:cstheme="minorHAnsi"/>
          <w:color w:val="000000"/>
        </w:rPr>
        <w:t>Having proficiency in</w:t>
      </w:r>
      <w:r w:rsidRPr="00E41F8D">
        <w:rPr>
          <w:rFonts w:eastAsia="Times New Roman" w:cstheme="minorHAnsi"/>
          <w:color w:val="000000"/>
        </w:rPr>
        <w:t xml:space="preserve"> </w:t>
      </w:r>
      <w:r>
        <w:rPr>
          <w:rFonts w:eastAsia="Times New Roman" w:cstheme="minorHAnsi"/>
          <w:color w:val="000000"/>
        </w:rPr>
        <w:t>A</w:t>
      </w:r>
      <w:r w:rsidRPr="00E41F8D">
        <w:rPr>
          <w:rFonts w:eastAsia="Times New Roman" w:cstheme="minorHAnsi"/>
          <w:color w:val="000000"/>
        </w:rPr>
        <w:t xml:space="preserve">lchemist's </w:t>
      </w:r>
      <w:r>
        <w:rPr>
          <w:rFonts w:eastAsia="Times New Roman" w:cstheme="minorHAnsi"/>
          <w:color w:val="000000"/>
        </w:rPr>
        <w:t>S</w:t>
      </w:r>
      <w:r w:rsidRPr="00E41F8D">
        <w:rPr>
          <w:rFonts w:eastAsia="Times New Roman" w:cstheme="minorHAnsi"/>
          <w:color w:val="000000"/>
        </w:rPr>
        <w:t xml:space="preserve">upplies allows you to craft magical potions that hold the power of a spell within them. </w:t>
      </w:r>
    </w:p>
    <w:p w14:paraId="0DDD69F2" w14:textId="77777777" w:rsidR="007173FC" w:rsidRDefault="00E41F8D" w:rsidP="007173FC">
      <w:pPr>
        <w:contextualSpacing/>
        <w:rPr>
          <w:rFonts w:eastAsia="Times New Roman" w:cstheme="minorHAnsi"/>
          <w:color w:val="000000"/>
        </w:rPr>
      </w:pPr>
      <w:r w:rsidRPr="00E41F8D">
        <w:rPr>
          <w:rFonts w:eastAsia="Times New Roman" w:cstheme="minorHAnsi"/>
          <w:color w:val="000000"/>
        </w:rPr>
        <w:t>A</w:t>
      </w:r>
      <w:r w:rsidR="007173FC">
        <w:rPr>
          <w:rFonts w:eastAsia="Times New Roman" w:cstheme="minorHAnsi"/>
          <w:color w:val="000000"/>
        </w:rPr>
        <w:t>ny</w:t>
      </w:r>
      <w:r w:rsidRPr="00E41F8D">
        <w:rPr>
          <w:rFonts w:eastAsia="Times New Roman" w:cstheme="minorHAnsi"/>
          <w:color w:val="000000"/>
        </w:rPr>
        <w:t xml:space="preserve"> character who has access to a spell and the Alchemy ability can craft potions of spells</w:t>
      </w:r>
      <w:r w:rsidR="007173FC">
        <w:rPr>
          <w:rFonts w:eastAsia="Times New Roman" w:cstheme="minorHAnsi"/>
          <w:color w:val="000000"/>
        </w:rPr>
        <w:t xml:space="preserve"> they have the formula of (such as spells scribed in spellbooks)</w:t>
      </w:r>
      <w:r w:rsidRPr="00E41F8D">
        <w:rPr>
          <w:rFonts w:eastAsia="Times New Roman" w:cstheme="minorHAnsi"/>
          <w:color w:val="000000"/>
        </w:rPr>
        <w:t xml:space="preserve">. </w:t>
      </w:r>
      <w:r w:rsidR="007173FC" w:rsidRPr="00E41F8D">
        <w:rPr>
          <w:rFonts w:eastAsia="Times New Roman" w:cstheme="minorHAnsi"/>
          <w:color w:val="000000"/>
        </w:rPr>
        <w:t xml:space="preserve">The </w:t>
      </w:r>
      <w:r w:rsidR="007173FC">
        <w:rPr>
          <w:rFonts w:eastAsia="Times New Roman" w:cstheme="minorHAnsi"/>
          <w:color w:val="000000"/>
        </w:rPr>
        <w:t>A</w:t>
      </w:r>
      <w:r w:rsidR="007173FC" w:rsidRPr="00E41F8D">
        <w:rPr>
          <w:rFonts w:eastAsia="Times New Roman" w:cstheme="minorHAnsi"/>
          <w:color w:val="000000"/>
        </w:rPr>
        <w:t>lchemist class do</w:t>
      </w:r>
      <w:r w:rsidR="007173FC">
        <w:rPr>
          <w:rFonts w:eastAsia="Times New Roman" w:cstheme="minorHAnsi"/>
          <w:color w:val="000000"/>
        </w:rPr>
        <w:t>es</w:t>
      </w:r>
      <w:r w:rsidR="007173FC" w:rsidRPr="00E41F8D">
        <w:rPr>
          <w:rFonts w:eastAsia="Times New Roman" w:cstheme="minorHAnsi"/>
          <w:color w:val="000000"/>
        </w:rPr>
        <w:t xml:space="preserve"> not need to spend mana to prepare spells into potions, and have their own spell list</w:t>
      </w:r>
      <w:r w:rsidR="007173FC">
        <w:rPr>
          <w:rFonts w:eastAsia="Times New Roman" w:cstheme="minorHAnsi"/>
          <w:color w:val="000000"/>
        </w:rPr>
        <w:t xml:space="preserve"> for potions. </w:t>
      </w:r>
    </w:p>
    <w:p w14:paraId="02361EF1" w14:textId="77777777" w:rsidR="007173FC" w:rsidRDefault="007173FC" w:rsidP="007173FC">
      <w:pPr>
        <w:contextualSpacing/>
        <w:rPr>
          <w:rFonts w:eastAsia="Times New Roman" w:cstheme="minorHAnsi"/>
          <w:color w:val="000000"/>
        </w:rPr>
      </w:pPr>
      <w:r w:rsidRPr="00E41F8D">
        <w:rPr>
          <w:rFonts w:eastAsia="Times New Roman" w:cstheme="minorHAnsi"/>
          <w:color w:val="000000"/>
        </w:rPr>
        <w:t xml:space="preserve">If you have neither </w:t>
      </w:r>
      <w:r>
        <w:rPr>
          <w:rFonts w:eastAsia="Times New Roman" w:cstheme="minorHAnsi"/>
          <w:color w:val="000000"/>
        </w:rPr>
        <w:t>a caster level nor the Alchemy feature, but have proficiency in A</w:t>
      </w:r>
      <w:r w:rsidRPr="00E41F8D">
        <w:rPr>
          <w:rFonts w:eastAsia="Times New Roman" w:cstheme="minorHAnsi"/>
          <w:color w:val="000000"/>
        </w:rPr>
        <w:t xml:space="preserve">lchemist’s </w:t>
      </w:r>
      <w:r>
        <w:rPr>
          <w:rFonts w:eastAsia="Times New Roman" w:cstheme="minorHAnsi"/>
          <w:color w:val="000000"/>
        </w:rPr>
        <w:t>S</w:t>
      </w:r>
      <w:r w:rsidRPr="00E41F8D">
        <w:rPr>
          <w:rFonts w:eastAsia="Times New Roman" w:cstheme="minorHAnsi"/>
          <w:color w:val="000000"/>
        </w:rPr>
        <w:t>upplies</w:t>
      </w:r>
      <w:r>
        <w:rPr>
          <w:rFonts w:eastAsia="Times New Roman" w:cstheme="minorHAnsi"/>
          <w:color w:val="000000"/>
        </w:rPr>
        <w:t xml:space="preserve">, </w:t>
      </w:r>
      <w:r w:rsidRPr="00E41F8D">
        <w:rPr>
          <w:rFonts w:eastAsia="Times New Roman" w:cstheme="minorHAnsi"/>
          <w:color w:val="000000"/>
        </w:rPr>
        <w:t>you treat your caster level as 1, and access to one spell list you have</w:t>
      </w:r>
      <w:r>
        <w:rPr>
          <w:rFonts w:eastAsia="Times New Roman" w:cstheme="minorHAnsi"/>
          <w:color w:val="000000"/>
        </w:rPr>
        <w:t xml:space="preserve"> or the Alchemist spell list (if you don’t have a spell list)</w:t>
      </w:r>
      <w:r w:rsidRPr="00E41F8D">
        <w:rPr>
          <w:rFonts w:eastAsia="Times New Roman" w:cstheme="minorHAnsi"/>
          <w:color w:val="000000"/>
        </w:rPr>
        <w:t xml:space="preserve">. </w:t>
      </w:r>
    </w:p>
    <w:p w14:paraId="714DB59A" w14:textId="77777777" w:rsidR="007173FC" w:rsidRDefault="007173FC" w:rsidP="007173FC">
      <w:pPr>
        <w:contextualSpacing/>
        <w:rPr>
          <w:rFonts w:eastAsia="Times New Roman" w:cstheme="minorHAnsi"/>
          <w:color w:val="000000"/>
        </w:rPr>
      </w:pPr>
      <w:r w:rsidRPr="00E41F8D">
        <w:rPr>
          <w:rFonts w:eastAsia="Times New Roman" w:cstheme="minorHAnsi"/>
          <w:color w:val="000000"/>
        </w:rPr>
        <w:t>You cannot make potions of level higher than 1</w:t>
      </w:r>
      <w:r>
        <w:rPr>
          <w:rFonts w:eastAsia="Times New Roman" w:cstheme="minorHAnsi"/>
          <w:color w:val="000000"/>
        </w:rPr>
        <w:t>st level</w:t>
      </w:r>
      <w:r w:rsidRPr="00E41F8D">
        <w:rPr>
          <w:rFonts w:eastAsia="Times New Roman" w:cstheme="minorHAnsi"/>
          <w:color w:val="000000"/>
        </w:rPr>
        <w:t>.</w:t>
      </w:r>
    </w:p>
    <w:p w14:paraId="4D3CBBAD" w14:textId="77777777" w:rsidR="007173FC" w:rsidRDefault="007173FC" w:rsidP="007173FC">
      <w:pPr>
        <w:contextualSpacing/>
        <w:rPr>
          <w:rFonts w:eastAsia="Times New Roman" w:cstheme="minorHAnsi"/>
          <w:color w:val="000000"/>
        </w:rPr>
      </w:pPr>
    </w:p>
    <w:p w14:paraId="2DF8A774" w14:textId="77777777" w:rsidR="007173FC" w:rsidRPr="00EB68AF" w:rsidRDefault="007173FC" w:rsidP="007173FC">
      <w:pPr>
        <w:contextualSpacing/>
        <w:rPr>
          <w:rFonts w:eastAsia="Times New Roman" w:cstheme="minorHAnsi"/>
          <w:b/>
          <w:bCs/>
          <w:color w:val="000000"/>
          <w:rPrChange w:id="3807" w:author="Admin" w:date="2020-10-21T17:49:00Z">
            <w:rPr>
              <w:rFonts w:eastAsia="Times New Roman" w:cstheme="minorHAnsi"/>
              <w:i/>
              <w:iCs/>
              <w:color w:val="000000"/>
            </w:rPr>
          </w:rPrChange>
        </w:rPr>
      </w:pPr>
      <w:r w:rsidRPr="00EB68AF">
        <w:rPr>
          <w:rFonts w:eastAsia="Times New Roman" w:cstheme="minorHAnsi"/>
          <w:b/>
          <w:bCs/>
          <w:color w:val="000000"/>
          <w:rPrChange w:id="3808" w:author="Admin" w:date="2020-10-21T17:49:00Z">
            <w:rPr>
              <w:rFonts w:eastAsia="Times New Roman" w:cstheme="minorHAnsi"/>
              <w:i/>
              <w:iCs/>
              <w:color w:val="000000"/>
            </w:rPr>
          </w:rPrChange>
        </w:rPr>
        <w:t>Brewing Potions</w:t>
      </w:r>
    </w:p>
    <w:p w14:paraId="373CCB2F" w14:textId="77777777" w:rsidR="00B93648" w:rsidRDefault="007173FC" w:rsidP="007173FC">
      <w:pPr>
        <w:contextualSpacing/>
        <w:rPr>
          <w:rFonts w:eastAsia="Times New Roman" w:cstheme="minorHAnsi"/>
          <w:color w:val="000000"/>
        </w:rPr>
      </w:pPr>
      <w:r>
        <w:rPr>
          <w:rFonts w:eastAsia="Times New Roman" w:cstheme="minorHAnsi"/>
          <w:color w:val="000000"/>
        </w:rPr>
        <w:t xml:space="preserve">Brewing a potion </w:t>
      </w:r>
      <w:r w:rsidR="00E41F8D" w:rsidRPr="00E41F8D">
        <w:rPr>
          <w:rFonts w:eastAsia="Times New Roman" w:cstheme="minorHAnsi"/>
          <w:color w:val="000000"/>
        </w:rPr>
        <w:t xml:space="preserve">costs the same resources as casting the spell normally in material components (or mana, if required), and costs </w:t>
      </w:r>
      <w:r>
        <w:rPr>
          <w:rFonts w:eastAsia="Times New Roman" w:cstheme="minorHAnsi"/>
          <w:color w:val="000000"/>
        </w:rPr>
        <w:t>crafting materials (which can be either in herbs, harvested materials from monsters, or gold pieces in a settlement that can reasonably have the required materials)</w:t>
      </w:r>
      <w:r w:rsidR="00E41F8D" w:rsidRPr="00E41F8D">
        <w:rPr>
          <w:rFonts w:eastAsia="Times New Roman" w:cstheme="minorHAnsi"/>
          <w:color w:val="000000"/>
        </w:rPr>
        <w:t xml:space="preserve">. </w:t>
      </w:r>
    </w:p>
    <w:p w14:paraId="324B8CD6" w14:textId="77777777" w:rsidR="00E41F8D" w:rsidRPr="000D5DB5" w:rsidRDefault="00E41F8D" w:rsidP="00E41F8D">
      <w:pPr>
        <w:contextualSpacing/>
        <w:rPr>
          <w:rFonts w:eastAsia="Times New Roman" w:cstheme="minorHAnsi"/>
          <w:sz w:val="24"/>
          <w:szCs w:val="24"/>
        </w:rPr>
      </w:pPr>
    </w:p>
    <w:p w14:paraId="1766C184" w14:textId="77777777" w:rsidR="00B93648" w:rsidRPr="000D5DB5" w:rsidRDefault="00B93648" w:rsidP="007173FC">
      <w:pPr>
        <w:contextualSpacing/>
        <w:rPr>
          <w:rFonts w:eastAsia="Times New Roman" w:cstheme="minorHAnsi"/>
          <w:color w:val="000000"/>
        </w:rPr>
      </w:pPr>
      <w:r w:rsidRPr="000D5DB5">
        <w:rPr>
          <w:rFonts w:eastAsia="Times New Roman" w:cstheme="minorHAnsi"/>
          <w:b/>
          <w:bCs/>
          <w:color w:val="000000"/>
        </w:rPr>
        <w:t>Prerequisites</w:t>
      </w:r>
      <w:r>
        <w:rPr>
          <w:rFonts w:eastAsia="Times New Roman" w:cstheme="minorHAnsi"/>
          <w:b/>
          <w:bCs/>
          <w:color w:val="000000"/>
        </w:rPr>
        <w:t xml:space="preserve">. </w:t>
      </w:r>
      <w:r w:rsidRPr="000D5DB5">
        <w:rPr>
          <w:rFonts w:eastAsia="Times New Roman" w:cstheme="minorHAnsi"/>
          <w:color w:val="000000"/>
        </w:rPr>
        <w:t xml:space="preserve">Alchemy requires at least 1 level in a spellcasting class </w:t>
      </w:r>
      <w:r w:rsidR="00D872D8">
        <w:rPr>
          <w:rFonts w:eastAsia="Times New Roman" w:cstheme="minorHAnsi"/>
          <w:color w:val="000000"/>
        </w:rPr>
        <w:t xml:space="preserve">(or 1 level in the </w:t>
      </w:r>
      <w:r w:rsidR="007173FC">
        <w:rPr>
          <w:rFonts w:eastAsia="Times New Roman" w:cstheme="minorHAnsi"/>
          <w:color w:val="000000"/>
        </w:rPr>
        <w:t>A</w:t>
      </w:r>
      <w:r w:rsidR="00D872D8">
        <w:rPr>
          <w:rFonts w:eastAsia="Times New Roman" w:cstheme="minorHAnsi"/>
          <w:color w:val="000000"/>
        </w:rPr>
        <w:t xml:space="preserve">lchemist class) </w:t>
      </w:r>
      <w:r w:rsidRPr="000D5DB5">
        <w:rPr>
          <w:rFonts w:eastAsia="Times New Roman" w:cstheme="minorHAnsi"/>
          <w:color w:val="000000"/>
        </w:rPr>
        <w:t xml:space="preserve">and proficiency in the </w:t>
      </w:r>
      <w:r w:rsidR="00E41F8D">
        <w:rPr>
          <w:rFonts w:eastAsia="Times New Roman" w:cstheme="minorHAnsi"/>
          <w:color w:val="000000"/>
        </w:rPr>
        <w:t>tools</w:t>
      </w:r>
      <w:r w:rsidRPr="000D5DB5">
        <w:rPr>
          <w:rFonts w:eastAsia="Times New Roman" w:cstheme="minorHAnsi"/>
          <w:color w:val="000000"/>
        </w:rPr>
        <w:t xml:space="preserve">. </w:t>
      </w:r>
    </w:p>
    <w:p w14:paraId="5C1A9B46" w14:textId="77777777" w:rsidR="00B93648" w:rsidRPr="000D5DB5" w:rsidRDefault="00B93648">
      <w:pPr>
        <w:contextualSpacing/>
        <w:rPr>
          <w:rFonts w:eastAsia="Times New Roman" w:cstheme="minorHAnsi"/>
          <w:sz w:val="24"/>
          <w:szCs w:val="24"/>
        </w:rPr>
      </w:pPr>
    </w:p>
    <w:p w14:paraId="03C3C0B9" w14:textId="77777777" w:rsidR="007173FC" w:rsidRDefault="00E41F8D" w:rsidP="007173FC">
      <w:pPr>
        <w:contextualSpacing/>
        <w:rPr>
          <w:rFonts w:eastAsia="Times New Roman" w:cstheme="minorHAnsi"/>
          <w:color w:val="000000"/>
        </w:rPr>
      </w:pPr>
      <w:r w:rsidRPr="00E41F8D">
        <w:rPr>
          <w:rFonts w:eastAsia="Times New Roman" w:cstheme="minorHAnsi"/>
          <w:b/>
          <w:bCs/>
          <w:color w:val="000000"/>
        </w:rPr>
        <w:t xml:space="preserve">Activation. </w:t>
      </w:r>
      <w:r w:rsidRPr="00E41F8D">
        <w:rPr>
          <w:rFonts w:eastAsia="Times New Roman" w:cstheme="minorHAnsi"/>
          <w:color w:val="000000"/>
        </w:rPr>
        <w:t xml:space="preserve">A potion can be </w:t>
      </w:r>
      <w:r w:rsidR="007173FC">
        <w:rPr>
          <w:rFonts w:eastAsia="Times New Roman" w:cstheme="minorHAnsi"/>
          <w:color w:val="000000"/>
        </w:rPr>
        <w:t xml:space="preserve">used with </w:t>
      </w:r>
      <w:r w:rsidRPr="00E41F8D">
        <w:rPr>
          <w:rFonts w:eastAsia="Times New Roman" w:cstheme="minorHAnsi"/>
          <w:color w:val="000000"/>
        </w:rPr>
        <w:t>a Use Object action, such as drinking a bottle's contents, coating a spray on the user, or spreading an oil</w:t>
      </w:r>
      <w:r w:rsidR="007173FC">
        <w:rPr>
          <w:rFonts w:eastAsia="Times New Roman" w:cstheme="minorHAnsi"/>
          <w:color w:val="000000"/>
        </w:rPr>
        <w:t xml:space="preserve"> on an object or weapon</w:t>
      </w:r>
      <w:r w:rsidRPr="00E41F8D">
        <w:rPr>
          <w:rFonts w:eastAsia="Times New Roman" w:cstheme="minorHAnsi"/>
          <w:color w:val="000000"/>
        </w:rPr>
        <w:t xml:space="preserve">. </w:t>
      </w:r>
      <w:r w:rsidR="007173FC">
        <w:rPr>
          <w:rFonts w:eastAsia="Times New Roman" w:cstheme="minorHAnsi"/>
          <w:color w:val="000000"/>
        </w:rPr>
        <w:t xml:space="preserve">Normally, this requires a touch or the range of 5 ft. </w:t>
      </w:r>
    </w:p>
    <w:p w14:paraId="07C52917" w14:textId="77777777" w:rsidR="007173FC" w:rsidRDefault="007173FC" w:rsidP="007173FC">
      <w:pPr>
        <w:contextualSpacing/>
        <w:rPr>
          <w:rFonts w:eastAsia="Times New Roman" w:cstheme="minorHAnsi"/>
          <w:color w:val="000000"/>
        </w:rPr>
      </w:pPr>
    </w:p>
    <w:p w14:paraId="31C60D74" w14:textId="77777777" w:rsidR="007173FC" w:rsidRDefault="007173FC" w:rsidP="007173FC">
      <w:pPr>
        <w:contextualSpacing/>
        <w:rPr>
          <w:rFonts w:eastAsia="Times New Roman" w:cstheme="minorHAnsi"/>
          <w:color w:val="000000"/>
        </w:rPr>
      </w:pPr>
      <w:r>
        <w:rPr>
          <w:rFonts w:eastAsia="Times New Roman" w:cstheme="minorHAnsi"/>
          <w:i/>
          <w:iCs/>
          <w:color w:val="000000"/>
        </w:rPr>
        <w:t xml:space="preserve">Throwing a Potion. </w:t>
      </w:r>
      <w:r w:rsidR="00E41F8D" w:rsidRPr="00E41F8D">
        <w:rPr>
          <w:rFonts w:eastAsia="Times New Roman" w:cstheme="minorHAnsi"/>
          <w:color w:val="000000"/>
        </w:rPr>
        <w:t xml:space="preserve">Potions can also be thrown to release their effect on impact, in which case they are a thrown improvised weapon at a range of 20/60 ft. If the spell </w:t>
      </w:r>
      <w:r w:rsidR="000919AE" w:rsidRPr="00E41F8D">
        <w:rPr>
          <w:rFonts w:eastAsia="Times New Roman" w:cstheme="minorHAnsi"/>
          <w:color w:val="000000"/>
        </w:rPr>
        <w:t>originally</w:t>
      </w:r>
      <w:r w:rsidR="00E41F8D" w:rsidRPr="00E41F8D">
        <w:rPr>
          <w:rFonts w:eastAsia="Times New Roman" w:cstheme="minorHAnsi"/>
          <w:color w:val="000000"/>
        </w:rPr>
        <w:t xml:space="preserve"> affects an area, the p</w:t>
      </w:r>
      <w:r>
        <w:rPr>
          <w:rFonts w:eastAsia="Times New Roman" w:cstheme="minorHAnsi"/>
          <w:color w:val="000000"/>
        </w:rPr>
        <w:t>otion affects the area as well. This either requires an attack roll (or spell attack roll) or a DC.</w:t>
      </w:r>
    </w:p>
    <w:p w14:paraId="15FEFA87" w14:textId="77777777" w:rsidR="007173FC" w:rsidRDefault="007173FC" w:rsidP="007173FC">
      <w:pPr>
        <w:pStyle w:val="ListParagraph"/>
        <w:numPr>
          <w:ilvl w:val="0"/>
          <w:numId w:val="36"/>
        </w:numPr>
        <w:rPr>
          <w:rFonts w:eastAsia="Times New Roman" w:cstheme="minorHAnsi"/>
          <w:color w:val="000000"/>
        </w:rPr>
      </w:pPr>
      <w:r w:rsidRPr="007173FC">
        <w:rPr>
          <w:rFonts w:eastAsia="Times New Roman" w:cstheme="minorHAnsi"/>
          <w:i/>
          <w:iCs/>
          <w:color w:val="000000"/>
        </w:rPr>
        <w:t xml:space="preserve">Spell Attack. </w:t>
      </w:r>
      <w:r w:rsidR="00E41F8D" w:rsidRPr="007173FC">
        <w:rPr>
          <w:rFonts w:eastAsia="Times New Roman" w:cstheme="minorHAnsi"/>
          <w:color w:val="000000"/>
        </w:rPr>
        <w:t xml:space="preserve">The character can add their proficiency bonus to attack if they are proficient in </w:t>
      </w:r>
      <w:r w:rsidR="00D81696" w:rsidRPr="007173FC">
        <w:rPr>
          <w:rFonts w:eastAsia="Times New Roman" w:cstheme="minorHAnsi"/>
          <w:color w:val="000000"/>
        </w:rPr>
        <w:t>A</w:t>
      </w:r>
      <w:r w:rsidR="00E41F8D" w:rsidRPr="007173FC">
        <w:rPr>
          <w:rFonts w:eastAsia="Times New Roman" w:cstheme="minorHAnsi"/>
          <w:color w:val="000000"/>
        </w:rPr>
        <w:t xml:space="preserve">lchemist's </w:t>
      </w:r>
      <w:r w:rsidR="00D81696" w:rsidRPr="007173FC">
        <w:rPr>
          <w:rFonts w:eastAsia="Times New Roman" w:cstheme="minorHAnsi"/>
          <w:color w:val="000000"/>
        </w:rPr>
        <w:t>S</w:t>
      </w:r>
      <w:r w:rsidR="00E41F8D" w:rsidRPr="007173FC">
        <w:rPr>
          <w:rFonts w:eastAsia="Times New Roman" w:cstheme="minorHAnsi"/>
          <w:color w:val="000000"/>
        </w:rPr>
        <w:t>upplies.</w:t>
      </w:r>
      <w:r w:rsidRPr="007173FC">
        <w:rPr>
          <w:rFonts w:eastAsia="Times New Roman" w:cstheme="minorHAnsi"/>
          <w:color w:val="000000"/>
        </w:rPr>
        <w:t xml:space="preserve"> For instance, the alchemist's fire potion stores the fire bolt cantrip, dealing 1d10 fire damage to the target it hits. This can be an attack roll (or spell attack, if possessing the Alchemy ability).</w:t>
      </w:r>
    </w:p>
    <w:p w14:paraId="71DDC948" w14:textId="77777777" w:rsidR="00E41F8D" w:rsidRPr="007173FC" w:rsidRDefault="007173FC" w:rsidP="007173FC">
      <w:pPr>
        <w:pStyle w:val="ListParagraph"/>
        <w:numPr>
          <w:ilvl w:val="0"/>
          <w:numId w:val="36"/>
        </w:numPr>
        <w:rPr>
          <w:rFonts w:eastAsia="Times New Roman" w:cstheme="minorHAnsi"/>
          <w:color w:val="000000"/>
        </w:rPr>
      </w:pPr>
      <w:r>
        <w:rPr>
          <w:rFonts w:eastAsia="Times New Roman" w:cstheme="minorHAnsi"/>
          <w:i/>
          <w:iCs/>
          <w:color w:val="000000"/>
        </w:rPr>
        <w:t xml:space="preserve">Spell save DC. </w:t>
      </w:r>
      <w:r w:rsidR="00E41F8D" w:rsidRPr="007173FC">
        <w:rPr>
          <w:rFonts w:eastAsia="Times New Roman" w:cstheme="minorHAnsi"/>
          <w:color w:val="000000"/>
        </w:rPr>
        <w:t xml:space="preserve">The </w:t>
      </w:r>
      <w:r w:rsidRPr="007173FC">
        <w:rPr>
          <w:rFonts w:eastAsia="Times New Roman" w:cstheme="minorHAnsi"/>
          <w:color w:val="000000"/>
        </w:rPr>
        <w:t xml:space="preserve">potion’s </w:t>
      </w:r>
      <w:r w:rsidR="00E41F8D" w:rsidRPr="007173FC">
        <w:rPr>
          <w:rFonts w:eastAsia="Times New Roman" w:cstheme="minorHAnsi"/>
          <w:color w:val="000000"/>
        </w:rPr>
        <w:t xml:space="preserve">DC is specified on creation. </w:t>
      </w:r>
      <w:r w:rsidRPr="007173FC">
        <w:rPr>
          <w:rFonts w:eastAsia="Times New Roman" w:cstheme="minorHAnsi"/>
          <w:color w:val="000000"/>
        </w:rPr>
        <w:t xml:space="preserve">If the creator is a spellcaster or has the Alchemy ability, the DC is equal to the Spell save DC. </w:t>
      </w:r>
    </w:p>
    <w:p w14:paraId="647FD0DB" w14:textId="77777777" w:rsidR="00EB68AF" w:rsidDel="00EB68AF" w:rsidRDefault="00EB68AF">
      <w:pPr>
        <w:contextualSpacing/>
        <w:rPr>
          <w:del w:id="3809" w:author="Admin" w:date="2020-10-21T17:50:00Z"/>
          <w:rFonts w:eastAsia="Times New Roman" w:cstheme="minorHAnsi"/>
          <w:color w:val="000000"/>
        </w:rPr>
      </w:pPr>
      <w:ins w:id="3810" w:author="Admin" w:date="2020-10-21T17:50:00Z">
        <w:r>
          <w:rPr>
            <w:rFonts w:eastAsia="Times New Roman" w:cstheme="minorHAnsi"/>
            <w:color w:val="000000"/>
          </w:rPr>
          <w:t>If thrown</w:t>
        </w:r>
      </w:ins>
    </w:p>
    <w:p w14:paraId="167C4B96" w14:textId="77777777" w:rsidR="00EB68AF" w:rsidRPr="00EB68AF" w:rsidRDefault="00EB68AF" w:rsidP="007173FC">
      <w:pPr>
        <w:contextualSpacing/>
        <w:rPr>
          <w:ins w:id="3811" w:author="Admin" w:date="2020-10-21T17:50:00Z"/>
          <w:rFonts w:eastAsia="Times New Roman" w:cstheme="minorHAnsi"/>
          <w:color w:val="000000"/>
          <w:rPrChange w:id="3812" w:author="Admin" w:date="2020-10-21T17:50:00Z">
            <w:rPr>
              <w:ins w:id="3813" w:author="Admin" w:date="2020-10-21T17:50:00Z"/>
              <w:rFonts w:eastAsia="Times New Roman" w:cstheme="minorHAnsi"/>
              <w:i/>
              <w:iCs/>
              <w:color w:val="000000"/>
            </w:rPr>
          </w:rPrChange>
        </w:rPr>
      </w:pPr>
      <w:ins w:id="3814" w:author="Admin" w:date="2020-10-21T17:50:00Z">
        <w:r>
          <w:rPr>
            <w:rFonts w:eastAsia="Times New Roman" w:cstheme="minorHAnsi"/>
            <w:color w:val="000000"/>
          </w:rPr>
          <w:t xml:space="preserve"> beyond its optimal range, the attack suffers disadvantage as normal (if a ranged attack), or the target has advantage on their saving throw (if a saving throw is required). </w:t>
        </w:r>
      </w:ins>
    </w:p>
    <w:p w14:paraId="396C6DCB" w14:textId="77777777" w:rsidR="00EB68AF" w:rsidRDefault="00EB68AF">
      <w:pPr>
        <w:contextualSpacing/>
        <w:rPr>
          <w:ins w:id="3815" w:author="Admin" w:date="2020-10-21T17:50:00Z"/>
          <w:rFonts w:eastAsia="Times New Roman" w:cstheme="minorHAnsi"/>
          <w:sz w:val="24"/>
          <w:szCs w:val="24"/>
        </w:rPr>
      </w:pPr>
    </w:p>
    <w:p w14:paraId="0FBCD659" w14:textId="77777777" w:rsidR="007173FC" w:rsidRPr="007173FC" w:rsidRDefault="007173FC" w:rsidP="007173FC">
      <w:pPr>
        <w:contextualSpacing/>
        <w:rPr>
          <w:rFonts w:eastAsia="Times New Roman" w:cstheme="minorHAnsi"/>
          <w:i/>
          <w:iCs/>
          <w:color w:val="000000"/>
        </w:rPr>
      </w:pPr>
      <w:r>
        <w:rPr>
          <w:rFonts w:eastAsia="Times New Roman" w:cstheme="minorHAnsi"/>
          <w:i/>
          <w:iCs/>
          <w:color w:val="000000"/>
        </w:rPr>
        <w:t xml:space="preserve">Spell Casting Time. </w:t>
      </w:r>
      <w:r w:rsidRPr="00E41F8D">
        <w:rPr>
          <w:rFonts w:eastAsia="Times New Roman" w:cstheme="minorHAnsi"/>
          <w:color w:val="000000"/>
        </w:rPr>
        <w:t xml:space="preserve">If the spell stored in the potion has a casting time more than </w:t>
      </w:r>
      <w:r>
        <w:rPr>
          <w:rFonts w:eastAsia="Times New Roman" w:cstheme="minorHAnsi"/>
          <w:color w:val="000000"/>
        </w:rPr>
        <w:t>1</w:t>
      </w:r>
      <w:r w:rsidRPr="00E41F8D">
        <w:rPr>
          <w:rFonts w:eastAsia="Times New Roman" w:cstheme="minorHAnsi"/>
          <w:color w:val="000000"/>
        </w:rPr>
        <w:t xml:space="preserve"> action, </w:t>
      </w:r>
      <w:r>
        <w:rPr>
          <w:rFonts w:eastAsia="Times New Roman" w:cstheme="minorHAnsi"/>
          <w:color w:val="000000"/>
        </w:rPr>
        <w:t xml:space="preserve">the spell begins manifesting after being used, and fully manifests after its original casting time would have been completed. </w:t>
      </w:r>
    </w:p>
    <w:p w14:paraId="5A77C063" w14:textId="77777777" w:rsidR="007173FC" w:rsidRDefault="007173FC">
      <w:pPr>
        <w:contextualSpacing/>
        <w:rPr>
          <w:ins w:id="3816" w:author="Admin" w:date="2020-10-21T17:51:00Z"/>
          <w:rFonts w:eastAsia="Times New Roman" w:cstheme="minorHAnsi"/>
          <w:color w:val="000000"/>
        </w:rPr>
      </w:pPr>
      <w:r w:rsidRPr="00E41F8D">
        <w:rPr>
          <w:rFonts w:eastAsia="Times New Roman" w:cstheme="minorHAnsi"/>
          <w:color w:val="000000"/>
        </w:rPr>
        <w:t xml:space="preserve">For instance, an imbibed </w:t>
      </w:r>
      <w:r w:rsidRPr="004E1D1A">
        <w:rPr>
          <w:rFonts w:eastAsia="Times New Roman" w:cstheme="minorHAnsi"/>
          <w:i/>
          <w:iCs/>
          <w:color w:val="000000"/>
        </w:rPr>
        <w:t>resurrection</w:t>
      </w:r>
      <w:r w:rsidRPr="00E41F8D">
        <w:rPr>
          <w:rFonts w:eastAsia="Times New Roman" w:cstheme="minorHAnsi"/>
          <w:color w:val="000000"/>
        </w:rPr>
        <w:t xml:space="preserve"> potion activates after 1 hour (if the target still qualifies</w:t>
      </w:r>
      <w:r>
        <w:rPr>
          <w:rFonts w:eastAsia="Times New Roman" w:cstheme="minorHAnsi"/>
          <w:color w:val="000000"/>
        </w:rPr>
        <w:t>, due to a 1 hour casting time</w:t>
      </w:r>
      <w:r w:rsidRPr="00E41F8D">
        <w:rPr>
          <w:rFonts w:eastAsia="Times New Roman" w:cstheme="minorHAnsi"/>
          <w:color w:val="000000"/>
        </w:rPr>
        <w:t>)</w:t>
      </w:r>
      <w:r>
        <w:rPr>
          <w:rFonts w:eastAsia="Times New Roman" w:cstheme="minorHAnsi"/>
          <w:color w:val="000000"/>
        </w:rPr>
        <w:t xml:space="preserve">, while a </w:t>
      </w:r>
      <w:r>
        <w:rPr>
          <w:rFonts w:eastAsia="Times New Roman" w:cstheme="minorHAnsi"/>
          <w:i/>
          <w:iCs/>
          <w:color w:val="000000"/>
        </w:rPr>
        <w:t xml:space="preserve">conjure undead </w:t>
      </w:r>
      <w:r>
        <w:rPr>
          <w:rFonts w:eastAsia="Times New Roman" w:cstheme="minorHAnsi"/>
          <w:color w:val="000000"/>
        </w:rPr>
        <w:t xml:space="preserve">spell activates over 1 minute (regarding most conjured </w:t>
      </w:r>
      <w:r>
        <w:rPr>
          <w:rFonts w:eastAsia="Times New Roman" w:cstheme="minorHAnsi"/>
          <w:color w:val="000000"/>
        </w:rPr>
        <w:lastRenderedPageBreak/>
        <w:t>creatures)</w:t>
      </w:r>
      <w:r w:rsidRPr="00E41F8D">
        <w:rPr>
          <w:rFonts w:eastAsia="Times New Roman" w:cstheme="minorHAnsi"/>
          <w:color w:val="000000"/>
        </w:rPr>
        <w:t>. Potion miscibility applies normally</w:t>
      </w:r>
      <w:r>
        <w:rPr>
          <w:rFonts w:eastAsia="Times New Roman" w:cstheme="minorHAnsi"/>
          <w:color w:val="000000"/>
        </w:rPr>
        <w:t xml:space="preserve"> if </w:t>
      </w:r>
      <w:del w:id="3817" w:author="Admin" w:date="2020-10-21T17:51:00Z">
        <w:r w:rsidDel="00EB68AF">
          <w:rPr>
            <w:rFonts w:eastAsia="Times New Roman" w:cstheme="minorHAnsi"/>
            <w:color w:val="000000"/>
          </w:rPr>
          <w:delText xml:space="preserve">mixing </w:delText>
        </w:r>
      </w:del>
      <w:ins w:id="3818" w:author="Admin" w:date="2020-10-21T17:51:00Z">
        <w:r w:rsidR="00EB68AF">
          <w:rPr>
            <w:rFonts w:eastAsia="Times New Roman" w:cstheme="minorHAnsi"/>
            <w:color w:val="000000"/>
          </w:rPr>
          <w:t xml:space="preserve">drinking </w:t>
        </w:r>
      </w:ins>
      <w:del w:id="3819" w:author="Admin" w:date="2020-10-21T17:51:00Z">
        <w:r w:rsidDel="00EB68AF">
          <w:rPr>
            <w:rFonts w:eastAsia="Times New Roman" w:cstheme="minorHAnsi"/>
            <w:color w:val="000000"/>
          </w:rPr>
          <w:delText>potions</w:delText>
        </w:r>
      </w:del>
      <w:ins w:id="3820" w:author="Admin" w:date="2020-10-21T17:51:00Z">
        <w:r w:rsidR="00EB68AF">
          <w:rPr>
            <w:rFonts w:eastAsia="Times New Roman" w:cstheme="minorHAnsi"/>
            <w:color w:val="000000"/>
          </w:rPr>
          <w:t>a potion while another is in the process of manifestation</w:t>
        </w:r>
      </w:ins>
      <w:r w:rsidRPr="00E41F8D">
        <w:rPr>
          <w:rFonts w:eastAsia="Times New Roman" w:cstheme="minorHAnsi"/>
          <w:color w:val="000000"/>
        </w:rPr>
        <w:t xml:space="preserve">. </w:t>
      </w:r>
    </w:p>
    <w:p w14:paraId="3F1C8EAD" w14:textId="77777777" w:rsidR="00EB68AF" w:rsidRPr="00E41F8D" w:rsidRDefault="00EB68AF">
      <w:pPr>
        <w:contextualSpacing/>
        <w:rPr>
          <w:rFonts w:eastAsia="Times New Roman" w:cstheme="minorHAnsi"/>
          <w:color w:val="000000"/>
        </w:rPr>
      </w:pPr>
    </w:p>
    <w:p w14:paraId="459A4E3A" w14:textId="77777777" w:rsidR="00EB68AF" w:rsidRDefault="00EB68AF" w:rsidP="00EB68AF">
      <w:pPr>
        <w:contextualSpacing/>
        <w:rPr>
          <w:rFonts w:eastAsia="Times New Roman" w:cstheme="minorHAnsi"/>
          <w:color w:val="000000"/>
        </w:rPr>
      </w:pPr>
      <w:moveToRangeStart w:id="3821" w:author="Admin" w:date="2020-10-21T17:51:00Z" w:name="move54195130"/>
      <w:moveTo w:id="3822" w:author="Admin" w:date="2020-10-21T17:51:00Z">
        <w:r w:rsidRPr="00953D54">
          <w:rPr>
            <w:rFonts w:eastAsia="Times New Roman" w:cstheme="minorHAnsi"/>
            <w:i/>
            <w:iCs/>
            <w:color w:val="000000"/>
          </w:rPr>
          <w:t>Concentration Spells.</w:t>
        </w:r>
        <w:r w:rsidRPr="000D5DB5">
          <w:rPr>
            <w:rFonts w:eastAsia="Times New Roman" w:cstheme="minorHAnsi"/>
            <w:b/>
            <w:bCs/>
            <w:color w:val="000000"/>
          </w:rPr>
          <w:t xml:space="preserve"> </w:t>
        </w:r>
        <w:r>
          <w:rPr>
            <w:rFonts w:eastAsia="Times New Roman" w:cstheme="minorHAnsi"/>
            <w:color w:val="000000"/>
          </w:rPr>
          <w:t xml:space="preserve">Spells that normally require concentration by the caster instead require them by the imbiber, up to maximum duration. </w:t>
        </w:r>
      </w:moveTo>
    </w:p>
    <w:p w14:paraId="4BB7D692" w14:textId="77777777" w:rsidR="00EB68AF" w:rsidRDefault="00EB68AF" w:rsidP="00EB68AF">
      <w:pPr>
        <w:contextualSpacing/>
        <w:rPr>
          <w:rFonts w:eastAsia="Times New Roman" w:cstheme="minorHAnsi"/>
          <w:color w:val="000000"/>
        </w:rPr>
      </w:pPr>
      <w:moveTo w:id="3823" w:author="Admin" w:date="2020-10-21T17:51:00Z">
        <w:r>
          <w:rPr>
            <w:rFonts w:eastAsia="Times New Roman" w:cstheme="minorHAnsi"/>
            <w:color w:val="000000"/>
          </w:rPr>
          <w:t xml:space="preserve">Concentration (partial) spells and channeled spells cannot be made into potions, but sigil spells can be, in which case they are rolled normally (as sigil rolls). </w:t>
        </w:r>
      </w:moveTo>
    </w:p>
    <w:p w14:paraId="66AF6E29" w14:textId="77777777" w:rsidR="00EB68AF" w:rsidRDefault="00EB68AF" w:rsidP="00EB68AF">
      <w:pPr>
        <w:contextualSpacing/>
        <w:rPr>
          <w:rFonts w:eastAsia="Times New Roman" w:cstheme="minorHAnsi"/>
          <w:color w:val="000000"/>
        </w:rPr>
      </w:pPr>
    </w:p>
    <w:p w14:paraId="732213E7" w14:textId="77777777" w:rsidR="00EB68AF" w:rsidRPr="000C2DA2" w:rsidRDefault="00EB68AF" w:rsidP="00EB68AF">
      <w:pPr>
        <w:contextualSpacing/>
        <w:rPr>
          <w:rFonts w:eastAsia="Times New Roman" w:cstheme="minorHAnsi"/>
          <w:i/>
          <w:iCs/>
          <w:color w:val="000000"/>
        </w:rPr>
      </w:pPr>
      <w:moveTo w:id="3824" w:author="Admin" w:date="2020-10-21T17:51:00Z">
        <w:r w:rsidRPr="000C2DA2">
          <w:rPr>
            <w:rFonts w:eastAsia="Times New Roman" w:cstheme="minorHAnsi"/>
            <w:i/>
            <w:iCs/>
            <w:color w:val="000000"/>
          </w:rPr>
          <w:t>Potion Forms</w:t>
        </w:r>
      </w:moveTo>
    </w:p>
    <w:p w14:paraId="7D626C2A" w14:textId="77777777" w:rsidR="00EB68AF" w:rsidRDefault="00EB68AF" w:rsidP="00EB68AF">
      <w:pPr>
        <w:contextualSpacing/>
        <w:rPr>
          <w:rFonts w:eastAsia="Times New Roman" w:cstheme="minorHAnsi"/>
          <w:color w:val="000000"/>
        </w:rPr>
      </w:pPr>
      <w:moveTo w:id="3825" w:author="Admin" w:date="2020-10-21T17:51:00Z">
        <w:r>
          <w:rPr>
            <w:rFonts w:eastAsia="Times New Roman" w:cstheme="minorHAnsi"/>
            <w:color w:val="000000"/>
          </w:rPr>
          <w:t xml:space="preserve">Potions take different forms, such as bombs, medicine pills, lotions, spray bottles, sticks, or amulet-like icons that crumble to release their essence. </w:t>
        </w:r>
      </w:moveTo>
    </w:p>
    <w:p w14:paraId="43DC9326" w14:textId="77777777" w:rsidR="00EB68AF" w:rsidRDefault="00EB68AF" w:rsidP="00EB68AF">
      <w:pPr>
        <w:contextualSpacing/>
        <w:rPr>
          <w:rFonts w:eastAsia="Times New Roman" w:cstheme="minorHAnsi"/>
          <w:color w:val="000000"/>
        </w:rPr>
      </w:pPr>
      <w:moveTo w:id="3826" w:author="Admin" w:date="2020-10-21T17:51:00Z">
        <w:r>
          <w:rPr>
            <w:rFonts w:eastAsia="Times New Roman" w:cstheme="minorHAnsi"/>
            <w:color w:val="000000"/>
          </w:rPr>
          <w:t xml:space="preserve">In all such circumstances, they act the same as potions so long as they weigh similarly, can be applied by the same action, and used at touch or thrown range as described above. Note that some abilities allow for quicker use of alchemical items. </w:t>
        </w:r>
      </w:moveTo>
    </w:p>
    <w:p w14:paraId="0005F771" w14:textId="77777777" w:rsidR="00EB68AF" w:rsidDel="00EB68AF" w:rsidRDefault="00EB68AF" w:rsidP="00EB68AF">
      <w:pPr>
        <w:contextualSpacing/>
        <w:rPr>
          <w:del w:id="3827" w:author="Admin" w:date="2020-10-21T17:52:00Z"/>
          <w:rFonts w:eastAsia="Times New Roman" w:cstheme="minorHAnsi"/>
          <w:color w:val="000000"/>
        </w:rPr>
      </w:pPr>
    </w:p>
    <w:moveToRangeEnd w:id="3821"/>
    <w:p w14:paraId="7FF26D55" w14:textId="77777777" w:rsidR="007173FC" w:rsidRPr="000D5DB5" w:rsidRDefault="007173FC">
      <w:pPr>
        <w:contextualSpacing/>
        <w:rPr>
          <w:rFonts w:eastAsia="Times New Roman" w:cstheme="minorHAnsi"/>
          <w:sz w:val="24"/>
          <w:szCs w:val="24"/>
        </w:rPr>
      </w:pPr>
    </w:p>
    <w:p w14:paraId="12595A6E" w14:textId="77777777" w:rsidR="00B93648" w:rsidRPr="000D5DB5" w:rsidRDefault="00B93648">
      <w:pPr>
        <w:contextualSpacing/>
        <w:rPr>
          <w:rFonts w:eastAsia="Times New Roman" w:cstheme="minorHAnsi"/>
          <w:sz w:val="24"/>
          <w:szCs w:val="24"/>
        </w:rPr>
      </w:pPr>
      <w:r w:rsidRPr="000D5DB5">
        <w:rPr>
          <w:rFonts w:eastAsia="Times New Roman" w:cstheme="minorHAnsi"/>
          <w:b/>
          <w:bCs/>
          <w:color w:val="000000"/>
        </w:rPr>
        <w:t xml:space="preserve">Creation. </w:t>
      </w:r>
      <w:r w:rsidRPr="000D5DB5">
        <w:rPr>
          <w:rFonts w:eastAsia="Times New Roman" w:cstheme="minorHAnsi"/>
          <w:color w:val="000000"/>
        </w:rPr>
        <w:t xml:space="preserve">See the </w:t>
      </w:r>
      <w:r>
        <w:rPr>
          <w:rFonts w:eastAsia="Times New Roman" w:cstheme="minorHAnsi"/>
          <w:color w:val="000000"/>
        </w:rPr>
        <w:t xml:space="preserve">Item Creation </w:t>
      </w:r>
      <w:r w:rsidR="006D6D59">
        <w:rPr>
          <w:rFonts w:eastAsia="Times New Roman" w:cstheme="minorHAnsi"/>
          <w:color w:val="000000"/>
        </w:rPr>
        <w:t xml:space="preserve">Complexity and Cost </w:t>
      </w:r>
      <w:r>
        <w:rPr>
          <w:rFonts w:eastAsia="Times New Roman" w:cstheme="minorHAnsi"/>
          <w:color w:val="000000"/>
        </w:rPr>
        <w:t>table under Skills.</w:t>
      </w:r>
      <w:r w:rsidR="008D1533">
        <w:rPr>
          <w:rFonts w:eastAsia="Times New Roman" w:cstheme="minorHAnsi"/>
          <w:color w:val="000000"/>
        </w:rPr>
        <w:t xml:space="preserve"> Potions are always Consumables. </w:t>
      </w:r>
      <w:ins w:id="3828" w:author="Admin" w:date="2020-10-21T17:51:00Z">
        <w:r w:rsidR="00EB68AF">
          <w:rPr>
            <w:rFonts w:eastAsia="Times New Roman" w:cstheme="minorHAnsi"/>
            <w:color w:val="000000"/>
          </w:rPr>
          <w:t xml:space="preserve">A potion’s complexity scales with its rarity, as below. </w:t>
        </w:r>
      </w:ins>
    </w:p>
    <w:p w14:paraId="08EEFBAA" w14:textId="77777777" w:rsidR="00B93648" w:rsidRDefault="00B93648">
      <w:pPr>
        <w:contextualSpacing/>
        <w:rPr>
          <w:rFonts w:eastAsia="Times New Roman" w:cstheme="minorHAnsi"/>
          <w:sz w:val="24"/>
          <w:szCs w:val="24"/>
        </w:rPr>
      </w:pPr>
    </w:p>
    <w:p w14:paraId="53396A18" w14:textId="77777777" w:rsidR="005304CE" w:rsidRPr="00EB68AF" w:rsidRDefault="005304CE" w:rsidP="00372BFA">
      <w:pPr>
        <w:contextualSpacing/>
        <w:rPr>
          <w:rFonts w:eastAsia="Times New Roman" w:cstheme="minorHAnsi"/>
          <w:i/>
          <w:iCs/>
          <w:color w:val="000000"/>
          <w:rPrChange w:id="3829" w:author="Admin" w:date="2020-10-21T17:52:00Z">
            <w:rPr>
              <w:rFonts w:eastAsia="Times New Roman" w:cstheme="minorHAnsi"/>
              <w:b/>
              <w:bCs/>
              <w:color w:val="000000"/>
            </w:rPr>
          </w:rPrChange>
        </w:rPr>
      </w:pPr>
      <w:r w:rsidRPr="00EB68AF">
        <w:rPr>
          <w:rFonts w:eastAsia="Times New Roman" w:cstheme="minorHAnsi"/>
          <w:i/>
          <w:iCs/>
          <w:color w:val="000000"/>
          <w:rPrChange w:id="3830" w:author="Admin" w:date="2020-10-21T17:52:00Z">
            <w:rPr>
              <w:rFonts w:eastAsia="Times New Roman" w:cstheme="minorHAnsi"/>
              <w:b/>
              <w:bCs/>
              <w:color w:val="000000"/>
            </w:rPr>
          </w:rPrChange>
        </w:rPr>
        <w:t>Potion Rarity</w:t>
      </w:r>
      <w:r w:rsidRPr="00EB68AF">
        <w:rPr>
          <w:rFonts w:eastAsia="Times New Roman" w:cstheme="minorHAnsi"/>
          <w:i/>
          <w:iCs/>
          <w:color w:val="000000"/>
          <w:rPrChange w:id="3831" w:author="Admin" w:date="2020-10-21T17:52:00Z">
            <w:rPr>
              <w:rFonts w:eastAsia="Times New Roman" w:cstheme="minorHAnsi"/>
              <w:b/>
              <w:bCs/>
              <w:color w:val="000000"/>
            </w:rPr>
          </w:rPrChange>
        </w:rPr>
        <w:tab/>
      </w:r>
      <w:r w:rsidRPr="00EB68AF">
        <w:rPr>
          <w:rFonts w:eastAsia="Times New Roman" w:cstheme="minorHAnsi"/>
          <w:i/>
          <w:iCs/>
          <w:color w:val="000000"/>
          <w:rPrChange w:id="3832" w:author="Admin" w:date="2020-10-21T17:52:00Z">
            <w:rPr>
              <w:rFonts w:eastAsia="Times New Roman" w:cstheme="minorHAnsi"/>
              <w:b/>
              <w:bCs/>
              <w:color w:val="000000"/>
            </w:rPr>
          </w:rPrChange>
        </w:rPr>
        <w:tab/>
        <w:t>Complexity</w:t>
      </w:r>
    </w:p>
    <w:p w14:paraId="5CA8038B" w14:textId="77777777" w:rsidR="005304CE" w:rsidRPr="000D5DB5" w:rsidRDefault="005304CE" w:rsidP="005304CE">
      <w:pPr>
        <w:contextualSpacing/>
        <w:rPr>
          <w:rFonts w:eastAsia="Times New Roman" w:cstheme="minorHAnsi"/>
          <w:sz w:val="24"/>
          <w:szCs w:val="24"/>
        </w:rPr>
      </w:pPr>
      <w:r w:rsidRPr="000D5DB5">
        <w:rPr>
          <w:rFonts w:eastAsia="Times New Roman" w:cstheme="minorHAnsi"/>
          <w:color w:val="000000"/>
        </w:rPr>
        <w:t>Common</w:t>
      </w:r>
      <w:r w:rsidRPr="000D5DB5">
        <w:rPr>
          <w:rFonts w:eastAsia="Times New Roman" w:cstheme="minorHAnsi"/>
          <w:color w:val="000000"/>
        </w:rPr>
        <w:tab/>
      </w:r>
      <w:r w:rsidRPr="000D5DB5">
        <w:rPr>
          <w:rFonts w:eastAsia="Times New Roman" w:cstheme="minorHAnsi"/>
          <w:color w:val="000000"/>
        </w:rPr>
        <w:tab/>
        <w:t>Very Simple</w:t>
      </w:r>
    </w:p>
    <w:p w14:paraId="349CC9C2" w14:textId="77777777" w:rsidR="005304CE" w:rsidRPr="000D5DB5" w:rsidRDefault="005304CE" w:rsidP="005304CE">
      <w:pPr>
        <w:contextualSpacing/>
        <w:rPr>
          <w:rFonts w:eastAsia="Times New Roman" w:cstheme="minorHAnsi"/>
          <w:sz w:val="24"/>
          <w:szCs w:val="24"/>
        </w:rPr>
      </w:pPr>
      <w:r w:rsidRPr="000D5DB5">
        <w:rPr>
          <w:rFonts w:eastAsia="Times New Roman" w:cstheme="minorHAnsi"/>
          <w:color w:val="000000"/>
        </w:rPr>
        <w:t>Uncommon</w:t>
      </w:r>
      <w:r w:rsidRPr="000D5DB5">
        <w:rPr>
          <w:rFonts w:eastAsia="Times New Roman" w:cstheme="minorHAnsi"/>
          <w:color w:val="000000"/>
        </w:rPr>
        <w:tab/>
      </w:r>
      <w:r w:rsidRPr="000D5DB5">
        <w:rPr>
          <w:rFonts w:eastAsia="Times New Roman" w:cstheme="minorHAnsi"/>
          <w:color w:val="000000"/>
        </w:rPr>
        <w:tab/>
        <w:t>Simple</w:t>
      </w:r>
    </w:p>
    <w:p w14:paraId="7DF4DE48" w14:textId="77777777" w:rsidR="005304CE" w:rsidRPr="000D5DB5" w:rsidRDefault="005304CE" w:rsidP="005304CE">
      <w:pPr>
        <w:contextualSpacing/>
        <w:rPr>
          <w:rFonts w:eastAsia="Times New Roman" w:cstheme="minorHAnsi"/>
          <w:sz w:val="24"/>
          <w:szCs w:val="24"/>
        </w:rPr>
      </w:pPr>
      <w:r w:rsidRPr="000D5DB5">
        <w:rPr>
          <w:rFonts w:eastAsia="Times New Roman" w:cstheme="minorHAnsi"/>
          <w:color w:val="000000"/>
        </w:rPr>
        <w:t>Rare</w:t>
      </w:r>
      <w:r w:rsidRPr="000D5DB5">
        <w:rPr>
          <w:rFonts w:eastAsia="Times New Roman" w:cstheme="minorHAnsi"/>
          <w:color w:val="000000"/>
        </w:rPr>
        <w:tab/>
      </w:r>
      <w:r w:rsidRPr="000D5DB5">
        <w:rPr>
          <w:rFonts w:eastAsia="Times New Roman" w:cstheme="minorHAnsi"/>
          <w:color w:val="000000"/>
        </w:rPr>
        <w:tab/>
      </w:r>
      <w:r w:rsidRPr="000D5DB5">
        <w:rPr>
          <w:rFonts w:eastAsia="Times New Roman" w:cstheme="minorHAnsi"/>
          <w:color w:val="000000"/>
        </w:rPr>
        <w:tab/>
        <w:t>Moderate</w:t>
      </w:r>
    </w:p>
    <w:p w14:paraId="360062F3" w14:textId="77777777" w:rsidR="005304CE" w:rsidRPr="000D5DB5" w:rsidRDefault="005304CE" w:rsidP="005304CE">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sidRPr="000D5DB5">
        <w:rPr>
          <w:rFonts w:eastAsia="Times New Roman" w:cstheme="minorHAnsi"/>
          <w:color w:val="000000"/>
        </w:rPr>
        <w:tab/>
      </w:r>
      <w:r w:rsidRPr="000D5DB5">
        <w:rPr>
          <w:rFonts w:eastAsia="Times New Roman" w:cstheme="minorHAnsi"/>
          <w:color w:val="000000"/>
        </w:rPr>
        <w:tab/>
        <w:t>Complex</w:t>
      </w:r>
    </w:p>
    <w:p w14:paraId="47E0C23E" w14:textId="77777777" w:rsidR="005304CE" w:rsidRDefault="005304CE" w:rsidP="005304CE">
      <w:pPr>
        <w:contextualSpacing/>
        <w:rPr>
          <w:rFonts w:eastAsia="Times New Roman" w:cstheme="minorHAnsi"/>
          <w:sz w:val="24"/>
          <w:szCs w:val="24"/>
        </w:rPr>
      </w:pPr>
      <w:r w:rsidRPr="000D5DB5">
        <w:rPr>
          <w:rFonts w:eastAsia="Times New Roman" w:cstheme="minorHAnsi"/>
          <w:color w:val="000000"/>
        </w:rPr>
        <w:t>Legendary and Artifact</w:t>
      </w:r>
      <w:r w:rsidRPr="000D5DB5">
        <w:rPr>
          <w:rFonts w:eastAsia="Times New Roman" w:cstheme="minorHAnsi"/>
          <w:color w:val="000000"/>
        </w:rPr>
        <w:tab/>
        <w:t>Highly Complex</w:t>
      </w:r>
    </w:p>
    <w:p w14:paraId="1488A6AF" w14:textId="77777777" w:rsidR="005304CE" w:rsidRPr="000D5DB5" w:rsidRDefault="005304CE">
      <w:pPr>
        <w:contextualSpacing/>
        <w:rPr>
          <w:rFonts w:eastAsia="Times New Roman" w:cstheme="minorHAnsi"/>
          <w:sz w:val="24"/>
          <w:szCs w:val="24"/>
        </w:rPr>
      </w:pPr>
    </w:p>
    <w:p w14:paraId="596F391A" w14:textId="77777777" w:rsidR="007173FC" w:rsidDel="00EB68AF" w:rsidRDefault="00B93648">
      <w:pPr>
        <w:contextualSpacing/>
        <w:rPr>
          <w:rFonts w:eastAsia="Times New Roman" w:cstheme="minorHAnsi"/>
          <w:color w:val="000000"/>
        </w:rPr>
      </w:pPr>
      <w:moveFromRangeStart w:id="3833" w:author="Admin" w:date="2020-10-21T17:51:00Z" w:name="move54195130"/>
      <w:moveFrom w:id="3834" w:author="Admin" w:date="2020-10-21T17:51:00Z">
        <w:r w:rsidRPr="00EB68AF" w:rsidDel="00EB68AF">
          <w:rPr>
            <w:rFonts w:eastAsia="Times New Roman" w:cstheme="minorHAnsi"/>
            <w:i/>
            <w:iCs/>
            <w:color w:val="000000"/>
            <w:rPrChange w:id="3835" w:author="Admin" w:date="2020-10-21T17:51:00Z">
              <w:rPr>
                <w:rFonts w:eastAsia="Times New Roman" w:cstheme="minorHAnsi"/>
                <w:b/>
                <w:bCs/>
                <w:color w:val="000000"/>
              </w:rPr>
            </w:rPrChange>
          </w:rPr>
          <w:t>Concentration Spells.</w:t>
        </w:r>
        <w:r w:rsidRPr="000D5DB5" w:rsidDel="00EB68AF">
          <w:rPr>
            <w:rFonts w:eastAsia="Times New Roman" w:cstheme="minorHAnsi"/>
            <w:b/>
            <w:bCs/>
            <w:color w:val="000000"/>
          </w:rPr>
          <w:t xml:space="preserve"> </w:t>
        </w:r>
        <w:r w:rsidR="007173FC" w:rsidDel="00EB68AF">
          <w:rPr>
            <w:rFonts w:eastAsia="Times New Roman" w:cstheme="minorHAnsi"/>
            <w:color w:val="000000"/>
          </w:rPr>
          <w:t xml:space="preserve">Spells that normally require concentration </w:t>
        </w:r>
        <w:r w:rsidR="00ED28B0" w:rsidDel="00EB68AF">
          <w:rPr>
            <w:rFonts w:eastAsia="Times New Roman" w:cstheme="minorHAnsi"/>
            <w:color w:val="000000"/>
          </w:rPr>
          <w:t xml:space="preserve">by the caster instead require them by the imbiber, up to maximum duration. </w:t>
        </w:r>
      </w:moveFrom>
    </w:p>
    <w:p w14:paraId="1AEE76C2" w14:textId="77777777" w:rsidR="00B93648" w:rsidDel="00EB68AF" w:rsidRDefault="00D575D8">
      <w:pPr>
        <w:contextualSpacing/>
        <w:rPr>
          <w:rFonts w:eastAsia="Times New Roman" w:cstheme="minorHAnsi"/>
          <w:color w:val="000000"/>
        </w:rPr>
      </w:pPr>
      <w:moveFrom w:id="3836" w:author="Admin" w:date="2020-10-21T17:51:00Z">
        <w:r w:rsidDel="00EB68AF">
          <w:rPr>
            <w:rFonts w:eastAsia="Times New Roman" w:cstheme="minorHAnsi"/>
            <w:color w:val="000000"/>
          </w:rPr>
          <w:t>Concentration (partial) spells and channeled spel</w:t>
        </w:r>
        <w:r w:rsidR="002D39C1" w:rsidDel="00EB68AF">
          <w:rPr>
            <w:rFonts w:eastAsia="Times New Roman" w:cstheme="minorHAnsi"/>
            <w:color w:val="000000"/>
          </w:rPr>
          <w:t>ls cannot be made into potions, but sigil spells can be</w:t>
        </w:r>
        <w:r w:rsidR="001E0C3D" w:rsidDel="00EB68AF">
          <w:rPr>
            <w:rFonts w:eastAsia="Times New Roman" w:cstheme="minorHAnsi"/>
            <w:color w:val="000000"/>
          </w:rPr>
          <w:t>, in which case they are rolled normally (as sigil rolls)</w:t>
        </w:r>
        <w:r w:rsidR="002D39C1" w:rsidDel="00EB68AF">
          <w:rPr>
            <w:rFonts w:eastAsia="Times New Roman" w:cstheme="minorHAnsi"/>
            <w:color w:val="000000"/>
          </w:rPr>
          <w:t xml:space="preserve">. </w:t>
        </w:r>
      </w:moveFrom>
    </w:p>
    <w:p w14:paraId="494EC1EC" w14:textId="77777777" w:rsidR="00F6414B" w:rsidDel="00EB68AF" w:rsidRDefault="00F6414B">
      <w:pPr>
        <w:contextualSpacing/>
        <w:rPr>
          <w:rFonts w:eastAsia="Times New Roman" w:cstheme="minorHAnsi"/>
          <w:color w:val="000000"/>
        </w:rPr>
      </w:pPr>
    </w:p>
    <w:p w14:paraId="6D726594" w14:textId="77777777" w:rsidR="000C2DA2" w:rsidRPr="000C2DA2" w:rsidDel="00EB68AF" w:rsidRDefault="000C2DA2" w:rsidP="000C2DA2">
      <w:pPr>
        <w:contextualSpacing/>
        <w:rPr>
          <w:rFonts w:eastAsia="Times New Roman" w:cstheme="minorHAnsi"/>
          <w:i/>
          <w:iCs/>
          <w:color w:val="000000"/>
        </w:rPr>
      </w:pPr>
      <w:moveFrom w:id="3837" w:author="Admin" w:date="2020-10-21T17:51:00Z">
        <w:r w:rsidRPr="000C2DA2" w:rsidDel="00EB68AF">
          <w:rPr>
            <w:rFonts w:eastAsia="Times New Roman" w:cstheme="minorHAnsi"/>
            <w:i/>
            <w:iCs/>
            <w:color w:val="000000"/>
          </w:rPr>
          <w:t>Potion Forms</w:t>
        </w:r>
      </w:moveFrom>
    </w:p>
    <w:p w14:paraId="58AFDFB7" w14:textId="77777777" w:rsidR="000C2DA2" w:rsidDel="00EB68AF" w:rsidRDefault="000C2DA2" w:rsidP="000C2DA2">
      <w:pPr>
        <w:contextualSpacing/>
        <w:rPr>
          <w:rFonts w:eastAsia="Times New Roman" w:cstheme="minorHAnsi"/>
          <w:color w:val="000000"/>
        </w:rPr>
      </w:pPr>
      <w:moveFrom w:id="3838" w:author="Admin" w:date="2020-10-21T17:51:00Z">
        <w:r w:rsidDel="00EB68AF">
          <w:rPr>
            <w:rFonts w:eastAsia="Times New Roman" w:cstheme="minorHAnsi"/>
            <w:color w:val="000000"/>
          </w:rPr>
          <w:t xml:space="preserve">Potions take different forms, such as bombs, medicine pills, lotions, spray bottles, sticks, or amulet-like icons that crumble to release their essence. </w:t>
        </w:r>
      </w:moveFrom>
    </w:p>
    <w:p w14:paraId="6E26608B" w14:textId="77777777" w:rsidR="000C2DA2" w:rsidDel="00EB68AF" w:rsidRDefault="000C2DA2" w:rsidP="000C2DA2">
      <w:pPr>
        <w:contextualSpacing/>
        <w:rPr>
          <w:rFonts w:eastAsia="Times New Roman" w:cstheme="minorHAnsi"/>
          <w:color w:val="000000"/>
        </w:rPr>
      </w:pPr>
      <w:moveFrom w:id="3839" w:author="Admin" w:date="2020-10-21T17:51:00Z">
        <w:r w:rsidDel="00EB68AF">
          <w:rPr>
            <w:rFonts w:eastAsia="Times New Roman" w:cstheme="minorHAnsi"/>
            <w:color w:val="000000"/>
          </w:rPr>
          <w:t xml:space="preserve">In all such circumstances, they act the same as potions so long as they weigh similarly, can be applied by the same action, and used at touch or thrown range as described above. Note that some abilities allow for quicker use of alchemical items. </w:t>
        </w:r>
      </w:moveFrom>
    </w:p>
    <w:p w14:paraId="5152B85F" w14:textId="77777777" w:rsidR="000C2DA2" w:rsidDel="00EB68AF" w:rsidRDefault="000C2DA2" w:rsidP="000C2DA2">
      <w:pPr>
        <w:contextualSpacing/>
        <w:rPr>
          <w:rFonts w:eastAsia="Times New Roman" w:cstheme="minorHAnsi"/>
          <w:color w:val="000000"/>
        </w:rPr>
      </w:pPr>
    </w:p>
    <w:moveFromRangeEnd w:id="3833"/>
    <w:p w14:paraId="6D77E25C" w14:textId="77777777" w:rsidR="000A6376" w:rsidRPr="002D2366" w:rsidRDefault="002D2366" w:rsidP="002D2366">
      <w:pPr>
        <w:contextualSpacing/>
        <w:rPr>
          <w:rFonts w:eastAsia="Times New Roman" w:cstheme="minorHAnsi"/>
          <w:b/>
          <w:bCs/>
          <w:color w:val="000000"/>
        </w:rPr>
      </w:pPr>
      <w:r>
        <w:rPr>
          <w:rFonts w:eastAsia="Times New Roman" w:cstheme="minorHAnsi"/>
          <w:b/>
          <w:bCs/>
          <w:color w:val="000000"/>
        </w:rPr>
        <w:t xml:space="preserve">Mixing Potions. </w:t>
      </w:r>
      <w:r w:rsidR="000A6376">
        <w:rPr>
          <w:rFonts w:eastAsia="Times New Roman" w:cstheme="minorHAnsi"/>
          <w:color w:val="000000"/>
        </w:rPr>
        <w:t>Potions used in conjunction with one another have unpredictable effects. In the Warcraft universe, the potion miscibility rule is applied</w:t>
      </w:r>
      <w:r w:rsidR="001E7978">
        <w:rPr>
          <w:rFonts w:eastAsia="Times New Roman" w:cstheme="minorHAnsi"/>
          <w:color w:val="000000"/>
        </w:rPr>
        <w:t xml:space="preserve">. When mixing potions, drinking several in succession, or having multiple potions layered in one vial, consumption or delivery (such as attacking with a potion vial, syringe, or bubble) counts as one potion. Roll for miscibility in this case. </w:t>
      </w:r>
    </w:p>
    <w:p w14:paraId="2B33D910" w14:textId="77777777" w:rsidR="000A6376" w:rsidRDefault="000A6376" w:rsidP="000A6376">
      <w:pPr>
        <w:contextualSpacing/>
        <w:rPr>
          <w:rFonts w:eastAsia="Times New Roman" w:cstheme="minorHAnsi"/>
          <w:color w:val="000000"/>
        </w:rPr>
      </w:pPr>
      <w:r w:rsidRPr="001522F0">
        <w:rPr>
          <w:rFonts w:eastAsia="Times New Roman" w:cstheme="minorHAnsi"/>
          <w:color w:val="000000"/>
        </w:rPr>
        <w:t>The strange ingredients used in creating potions</w:t>
      </w:r>
      <w:r>
        <w:rPr>
          <w:rFonts w:eastAsia="Times New Roman" w:cstheme="minorHAnsi"/>
          <w:color w:val="000000"/>
        </w:rPr>
        <w:t xml:space="preserve"> </w:t>
      </w:r>
      <w:r w:rsidRPr="001522F0">
        <w:rPr>
          <w:rFonts w:eastAsia="Times New Roman" w:cstheme="minorHAnsi"/>
          <w:color w:val="000000"/>
        </w:rPr>
        <w:t>can result in unpredictable interactions.</w:t>
      </w:r>
      <w:r>
        <w:rPr>
          <w:rFonts w:eastAsia="Times New Roman" w:cstheme="minorHAnsi"/>
          <w:color w:val="000000"/>
        </w:rPr>
        <w:t xml:space="preserve"> </w:t>
      </w:r>
      <w:r w:rsidRPr="001522F0">
        <w:rPr>
          <w:rFonts w:eastAsia="Times New Roman" w:cstheme="minorHAnsi"/>
          <w:color w:val="000000"/>
        </w:rPr>
        <w:t>If more than two are</w:t>
      </w:r>
      <w:r>
        <w:rPr>
          <w:rFonts w:eastAsia="Times New Roman" w:cstheme="minorHAnsi"/>
          <w:color w:val="000000"/>
        </w:rPr>
        <w:t xml:space="preserve"> </w:t>
      </w:r>
      <w:r w:rsidRPr="001522F0">
        <w:rPr>
          <w:rFonts w:eastAsia="Times New Roman" w:cstheme="minorHAnsi"/>
          <w:color w:val="000000"/>
        </w:rPr>
        <w:t>combined, roll again for each subsequent potion, combining</w:t>
      </w:r>
      <w:r>
        <w:rPr>
          <w:rFonts w:eastAsia="Times New Roman" w:cstheme="minorHAnsi"/>
          <w:color w:val="000000"/>
        </w:rPr>
        <w:t xml:space="preserve"> </w:t>
      </w:r>
      <w:r w:rsidRPr="001522F0">
        <w:rPr>
          <w:rFonts w:eastAsia="Times New Roman" w:cstheme="minorHAnsi"/>
          <w:color w:val="000000"/>
        </w:rPr>
        <w:t>the results</w:t>
      </w:r>
      <w:r w:rsidR="001E7978">
        <w:rPr>
          <w:rFonts w:eastAsia="Times New Roman" w:cstheme="minorHAnsi"/>
          <w:color w:val="000000"/>
        </w:rPr>
        <w:t>, counting the old mixture as the first potion, and the newer one as the second potion</w:t>
      </w:r>
      <w:r w:rsidRPr="001522F0">
        <w:rPr>
          <w:rFonts w:eastAsia="Times New Roman" w:cstheme="minorHAnsi"/>
          <w:color w:val="000000"/>
        </w:rPr>
        <w:t xml:space="preserve">. </w:t>
      </w:r>
      <w:r w:rsidR="001E7978">
        <w:rPr>
          <w:rFonts w:eastAsia="Times New Roman" w:cstheme="minorHAnsi"/>
          <w:color w:val="000000"/>
        </w:rPr>
        <w:t>The effects are not immediately obvious, subject to DM discretion (such as getting the result of a 1 with normally volatile potions, causing an explosion)</w:t>
      </w:r>
      <w:r w:rsidRPr="001522F0">
        <w:rPr>
          <w:rFonts w:eastAsia="Times New Roman" w:cstheme="minorHAnsi"/>
          <w:color w:val="000000"/>
        </w:rPr>
        <w:t>.</w:t>
      </w:r>
    </w:p>
    <w:p w14:paraId="7F1AF52E" w14:textId="77777777" w:rsidR="00EB68AF" w:rsidRDefault="00EB68AF" w:rsidP="00EB68AF">
      <w:pPr>
        <w:contextualSpacing/>
        <w:rPr>
          <w:rFonts w:eastAsia="Times New Roman" w:cstheme="minorHAnsi"/>
          <w:color w:val="000000"/>
        </w:rPr>
      </w:pPr>
      <w:moveToRangeStart w:id="3840" w:author="Admin" w:date="2020-10-21T17:52:00Z" w:name="move54195150"/>
    </w:p>
    <w:p w14:paraId="483CD2A8" w14:textId="77777777" w:rsidR="00EB68AF" w:rsidRDefault="00EB68AF" w:rsidP="00EB68AF">
      <w:pPr>
        <w:contextualSpacing/>
        <w:rPr>
          <w:rFonts w:eastAsia="Times New Roman" w:cstheme="minorHAnsi"/>
          <w:b/>
          <w:bCs/>
          <w:color w:val="000000"/>
        </w:rPr>
      </w:pPr>
      <w:ins w:id="3841" w:author="Admin" w:date="2020-10-21T17:52:00Z">
        <w:r>
          <w:rPr>
            <w:rFonts w:eastAsia="Times New Roman" w:cstheme="minorHAnsi"/>
            <w:b/>
            <w:bCs/>
            <w:color w:val="000000"/>
          </w:rPr>
          <w:t xml:space="preserve">Special. Alchemy with </w:t>
        </w:r>
      </w:ins>
      <w:moveTo w:id="3842" w:author="Admin" w:date="2020-10-21T17:52:00Z">
        <w:r>
          <w:rPr>
            <w:rFonts w:eastAsia="Times New Roman" w:cstheme="minorHAnsi"/>
            <w:b/>
            <w:bCs/>
            <w:color w:val="000000"/>
          </w:rPr>
          <w:t>Herbalism Kit</w:t>
        </w:r>
      </w:moveTo>
    </w:p>
    <w:p w14:paraId="606A5511" w14:textId="77777777" w:rsidR="00EB68AF" w:rsidRDefault="00EB68AF" w:rsidP="00EB68AF">
      <w:pPr>
        <w:contextualSpacing/>
        <w:rPr>
          <w:rFonts w:eastAsia="Times New Roman" w:cstheme="minorHAnsi"/>
          <w:color w:val="000000"/>
        </w:rPr>
      </w:pPr>
      <w:moveTo w:id="3843" w:author="Admin" w:date="2020-10-21T17:52:00Z">
        <w:r>
          <w:rPr>
            <w:rFonts w:eastAsia="Times New Roman" w:cstheme="minorHAnsi"/>
            <w:color w:val="000000"/>
          </w:rPr>
          <w:t xml:space="preserve">An Herbalism Kit counts as if Alchemist’s Supplies, but you may choose up to two alchemical formulae to learn. These still must be written down (and usually stored in a book or notes). You are not counted as if proficient when it comes to other alchemical formulae and using potions for the purposes of potion DCs. You may not create potions higher than uncommon quality with an Herbalism Kit. </w:t>
        </w:r>
      </w:moveTo>
    </w:p>
    <w:moveToRangeEnd w:id="3840"/>
    <w:p w14:paraId="6A4E4570" w14:textId="77777777" w:rsidR="000A6376" w:rsidRPr="001522F0" w:rsidRDefault="000A6376" w:rsidP="000A6376">
      <w:pPr>
        <w:contextualSpacing/>
        <w:rPr>
          <w:rFonts w:eastAsia="Times New Roman" w:cstheme="minorHAnsi"/>
          <w:color w:val="000000"/>
        </w:rPr>
      </w:pPr>
    </w:p>
    <w:p w14:paraId="57CAD8D7" w14:textId="77777777" w:rsidR="000A6376" w:rsidRPr="002D39C1" w:rsidRDefault="000E0864" w:rsidP="000E0864">
      <w:pPr>
        <w:pStyle w:val="Heading4"/>
      </w:pPr>
      <w:r>
        <w:t>Potion Miscibility Chart</w:t>
      </w:r>
    </w:p>
    <w:p w14:paraId="1BED9350" w14:textId="77777777" w:rsidR="001E7978" w:rsidRPr="001E7978" w:rsidRDefault="001D329D" w:rsidP="001D329D">
      <w:pPr>
        <w:contextualSpacing/>
        <w:rPr>
          <w:rFonts w:eastAsia="Times New Roman" w:cstheme="minorHAnsi"/>
          <w:color w:val="000000"/>
        </w:rPr>
      </w:pPr>
      <w:r>
        <w:rPr>
          <w:rFonts w:eastAsia="Times New Roman" w:cstheme="minorHAnsi"/>
          <w:color w:val="000000"/>
        </w:rPr>
        <w:t xml:space="preserve">A potion undergoes miscibility when it mixes with another potion. This can occur when a creature </w:t>
      </w:r>
      <w:r w:rsidR="001E7978" w:rsidRPr="001E7978">
        <w:rPr>
          <w:rFonts w:eastAsia="Times New Roman" w:cstheme="minorHAnsi"/>
          <w:color w:val="000000"/>
        </w:rPr>
        <w:t>drinks more than one potion in the span of 1 hour</w:t>
      </w:r>
      <w:r>
        <w:rPr>
          <w:rFonts w:eastAsia="Times New Roman" w:cstheme="minorHAnsi"/>
          <w:color w:val="000000"/>
        </w:rPr>
        <w:t xml:space="preserve">, mixes </w:t>
      </w:r>
      <w:r w:rsidR="001E7978" w:rsidRPr="001E7978">
        <w:rPr>
          <w:rFonts w:eastAsia="Times New Roman" w:cstheme="minorHAnsi"/>
          <w:color w:val="000000"/>
        </w:rPr>
        <w:t xml:space="preserve">two potions in one vial </w:t>
      </w:r>
      <w:r>
        <w:rPr>
          <w:rFonts w:eastAsia="Times New Roman" w:cstheme="minorHAnsi"/>
          <w:color w:val="000000"/>
        </w:rPr>
        <w:t xml:space="preserve">(so they can </w:t>
      </w:r>
      <w:r w:rsidR="001E7978" w:rsidRPr="001E7978">
        <w:rPr>
          <w:rFonts w:eastAsia="Times New Roman" w:cstheme="minorHAnsi"/>
          <w:color w:val="000000"/>
        </w:rPr>
        <w:t>be consumed by one action)</w:t>
      </w:r>
      <w:r>
        <w:rPr>
          <w:rFonts w:eastAsia="Times New Roman" w:cstheme="minorHAnsi"/>
          <w:color w:val="000000"/>
        </w:rPr>
        <w:t>, or when they are a creature benefitting from one potion also benefits from a new one</w:t>
      </w:r>
      <w:r w:rsidR="001E7978" w:rsidRPr="001E7978">
        <w:rPr>
          <w:rFonts w:eastAsia="Times New Roman" w:cstheme="minorHAnsi"/>
          <w:color w:val="000000"/>
        </w:rPr>
        <w:t xml:space="preserve">. You are not instantly aware of the results of the </w:t>
      </w:r>
      <w:r>
        <w:rPr>
          <w:rFonts w:eastAsia="Times New Roman" w:cstheme="minorHAnsi"/>
          <w:color w:val="000000"/>
        </w:rPr>
        <w:t xml:space="preserve">miscibility </w:t>
      </w:r>
      <w:r w:rsidR="001E7978" w:rsidRPr="001E7978">
        <w:rPr>
          <w:rFonts w:eastAsia="Times New Roman" w:cstheme="minorHAnsi"/>
          <w:color w:val="000000"/>
        </w:rPr>
        <w:t xml:space="preserve">until </w:t>
      </w:r>
      <w:r>
        <w:rPr>
          <w:rFonts w:eastAsia="Times New Roman" w:cstheme="minorHAnsi"/>
          <w:color w:val="000000"/>
        </w:rPr>
        <w:t>it fully manifests</w:t>
      </w:r>
      <w:r w:rsidR="001E7978" w:rsidRPr="001E7978">
        <w:rPr>
          <w:rFonts w:eastAsia="Times New Roman" w:cstheme="minorHAnsi"/>
          <w:color w:val="000000"/>
        </w:rPr>
        <w:t xml:space="preserve">. </w:t>
      </w:r>
    </w:p>
    <w:p w14:paraId="04392A6D" w14:textId="77777777" w:rsidR="001E7978" w:rsidRDefault="001E7978" w:rsidP="001E7978">
      <w:pPr>
        <w:contextualSpacing/>
        <w:rPr>
          <w:rFonts w:eastAsia="Times New Roman" w:cstheme="minorHAnsi"/>
          <w:color w:val="000000"/>
        </w:rPr>
      </w:pPr>
    </w:p>
    <w:p w14:paraId="201D3A38" w14:textId="77777777" w:rsidR="001E7978" w:rsidRPr="000C2DA2" w:rsidRDefault="001E7978" w:rsidP="001E7978">
      <w:pPr>
        <w:contextualSpacing/>
        <w:rPr>
          <w:rFonts w:eastAsia="Times New Roman" w:cstheme="minorHAnsi"/>
          <w:b/>
          <w:bCs/>
          <w:color w:val="000000"/>
        </w:rPr>
      </w:pPr>
      <w:r w:rsidRPr="000C2DA2">
        <w:rPr>
          <w:rFonts w:eastAsia="Times New Roman" w:cstheme="minorHAnsi"/>
          <w:b/>
          <w:bCs/>
          <w:color w:val="000000"/>
        </w:rPr>
        <w:t xml:space="preserve">d100 </w:t>
      </w:r>
      <w:r w:rsidRPr="000C2DA2">
        <w:rPr>
          <w:rFonts w:eastAsia="Times New Roman" w:cstheme="minorHAnsi"/>
          <w:b/>
          <w:bCs/>
          <w:color w:val="000000"/>
        </w:rPr>
        <w:tab/>
        <w:t>Result</w:t>
      </w:r>
    </w:p>
    <w:p w14:paraId="1C4F26AD" w14:textId="77777777" w:rsidR="00372BFA" w:rsidRDefault="001E7978" w:rsidP="001E7978">
      <w:pPr>
        <w:contextualSpacing/>
        <w:rPr>
          <w:rFonts w:eastAsia="Times New Roman" w:cstheme="minorHAnsi"/>
          <w:color w:val="000000"/>
        </w:rPr>
      </w:pPr>
      <w:r w:rsidRPr="001E7978">
        <w:rPr>
          <w:rFonts w:eastAsia="Times New Roman" w:cstheme="minorHAnsi"/>
          <w:color w:val="000000"/>
        </w:rPr>
        <w:t xml:space="preserve">1-5 </w:t>
      </w:r>
      <w:r>
        <w:rPr>
          <w:rFonts w:eastAsia="Times New Roman" w:cstheme="minorHAnsi"/>
          <w:color w:val="000000"/>
        </w:rPr>
        <w:tab/>
      </w:r>
      <w:r w:rsidR="00650C50" w:rsidRPr="00650C50">
        <w:rPr>
          <w:rFonts w:eastAsia="Times New Roman" w:cstheme="minorHAnsi"/>
          <w:i/>
          <w:iCs/>
          <w:color w:val="000000"/>
        </w:rPr>
        <w:t>Explosion</w:t>
      </w:r>
      <w:r w:rsidR="00650C50">
        <w:rPr>
          <w:rFonts w:eastAsia="Times New Roman" w:cstheme="minorHAnsi"/>
          <w:color w:val="000000"/>
        </w:rPr>
        <w:t xml:space="preserve">! </w:t>
      </w:r>
      <w:r w:rsidRPr="001E7978">
        <w:rPr>
          <w:rFonts w:eastAsia="Times New Roman" w:cstheme="minorHAnsi"/>
          <w:color w:val="000000"/>
        </w:rPr>
        <w:t>The mixed potion</w:t>
      </w:r>
      <w:r>
        <w:rPr>
          <w:rFonts w:eastAsia="Times New Roman" w:cstheme="minorHAnsi"/>
          <w:color w:val="000000"/>
        </w:rPr>
        <w:t>s</w:t>
      </w:r>
      <w:r w:rsidRPr="001E7978">
        <w:rPr>
          <w:rFonts w:eastAsia="Times New Roman" w:cstheme="minorHAnsi"/>
          <w:color w:val="000000"/>
        </w:rPr>
        <w:t xml:space="preserve"> </w:t>
      </w:r>
      <w:r>
        <w:rPr>
          <w:rFonts w:eastAsia="Times New Roman" w:cstheme="minorHAnsi"/>
          <w:color w:val="000000"/>
        </w:rPr>
        <w:t>cause</w:t>
      </w:r>
      <w:r w:rsidRPr="001E7978">
        <w:rPr>
          <w:rFonts w:eastAsia="Times New Roman" w:cstheme="minorHAnsi"/>
          <w:color w:val="000000"/>
        </w:rPr>
        <w:t xml:space="preserve"> an </w:t>
      </w:r>
      <w:r w:rsidR="008D1533">
        <w:rPr>
          <w:rFonts w:eastAsia="Times New Roman" w:cstheme="minorHAnsi"/>
          <w:color w:val="000000"/>
        </w:rPr>
        <w:t xml:space="preserve">instantaneous </w:t>
      </w:r>
      <w:r w:rsidRPr="001E7978">
        <w:rPr>
          <w:rFonts w:eastAsia="Times New Roman" w:cstheme="minorHAnsi"/>
          <w:color w:val="000000"/>
        </w:rPr>
        <w:t xml:space="preserve">alchemical explosion which deals </w:t>
      </w:r>
    </w:p>
    <w:p w14:paraId="238B7465" w14:textId="77777777" w:rsidR="001E7978" w:rsidRPr="001E7978" w:rsidRDefault="001E7978">
      <w:pPr>
        <w:ind w:left="720"/>
        <w:contextualSpacing/>
        <w:rPr>
          <w:rFonts w:eastAsia="Times New Roman" w:cstheme="minorHAnsi"/>
          <w:color w:val="000000"/>
        </w:rPr>
      </w:pPr>
      <w:r w:rsidRPr="001E7978">
        <w:rPr>
          <w:rFonts w:eastAsia="Times New Roman" w:cstheme="minorHAnsi"/>
          <w:color w:val="000000"/>
        </w:rPr>
        <w:t xml:space="preserve">5d10 arcane damage to </w:t>
      </w:r>
      <w:r>
        <w:rPr>
          <w:rFonts w:eastAsia="Times New Roman" w:cstheme="minorHAnsi"/>
          <w:color w:val="000000"/>
        </w:rPr>
        <w:t xml:space="preserve">the target </w:t>
      </w:r>
      <w:r w:rsidRPr="001E7978">
        <w:rPr>
          <w:rFonts w:eastAsia="Times New Roman" w:cstheme="minorHAnsi"/>
          <w:color w:val="000000"/>
        </w:rPr>
        <w:t>or imbiber</w:t>
      </w:r>
      <w:r>
        <w:rPr>
          <w:rFonts w:eastAsia="Times New Roman" w:cstheme="minorHAnsi"/>
          <w:color w:val="000000"/>
        </w:rPr>
        <w:t>,</w:t>
      </w:r>
      <w:r w:rsidRPr="001E7978">
        <w:rPr>
          <w:rFonts w:eastAsia="Times New Roman" w:cstheme="minorHAnsi"/>
          <w:color w:val="000000"/>
        </w:rPr>
        <w:t xml:space="preserve"> and 1d10 arcane </w:t>
      </w:r>
      <w:r>
        <w:rPr>
          <w:rFonts w:eastAsia="Times New Roman" w:cstheme="minorHAnsi"/>
          <w:color w:val="000000"/>
        </w:rPr>
        <w:t xml:space="preserve">damage </w:t>
      </w:r>
      <w:r w:rsidRPr="001E7978">
        <w:rPr>
          <w:rFonts w:eastAsia="Times New Roman" w:cstheme="minorHAnsi"/>
          <w:color w:val="000000"/>
        </w:rPr>
        <w:t>5 ft. away from the target or imbiber.</w:t>
      </w:r>
      <w:r w:rsidR="00391AE7">
        <w:rPr>
          <w:rFonts w:eastAsia="Times New Roman" w:cstheme="minorHAnsi"/>
          <w:color w:val="000000"/>
        </w:rPr>
        <w:t xml:space="preserve"> The newer potion does not have an effect</w:t>
      </w:r>
    </w:p>
    <w:p w14:paraId="37FD0D59" w14:textId="77777777" w:rsidR="001E7978" w:rsidRPr="001E7978" w:rsidRDefault="001E7978" w:rsidP="001E7978">
      <w:pPr>
        <w:contextualSpacing/>
        <w:rPr>
          <w:rFonts w:eastAsia="Times New Roman" w:cstheme="minorHAnsi"/>
          <w:color w:val="000000"/>
        </w:rPr>
      </w:pPr>
      <w:r w:rsidRPr="001E7978">
        <w:rPr>
          <w:rFonts w:eastAsia="Times New Roman" w:cstheme="minorHAnsi"/>
          <w:color w:val="000000"/>
        </w:rPr>
        <w:t xml:space="preserve">6-10 </w:t>
      </w:r>
      <w:r>
        <w:rPr>
          <w:rFonts w:eastAsia="Times New Roman" w:cstheme="minorHAnsi"/>
          <w:color w:val="000000"/>
        </w:rPr>
        <w:tab/>
      </w:r>
      <w:r w:rsidR="00650C50" w:rsidRPr="00650C50">
        <w:rPr>
          <w:rFonts w:eastAsia="Times New Roman" w:cstheme="minorHAnsi"/>
          <w:i/>
          <w:iCs/>
          <w:color w:val="000000"/>
        </w:rPr>
        <w:t>Toxicity</w:t>
      </w:r>
      <w:r w:rsidR="00650C50">
        <w:rPr>
          <w:rFonts w:eastAsia="Times New Roman" w:cstheme="minorHAnsi"/>
          <w:i/>
          <w:iCs/>
          <w:color w:val="000000"/>
        </w:rPr>
        <w:t xml:space="preserve">: </w:t>
      </w:r>
      <w:r w:rsidRPr="001E7978">
        <w:rPr>
          <w:rFonts w:eastAsia="Times New Roman" w:cstheme="minorHAnsi"/>
          <w:color w:val="000000"/>
        </w:rPr>
        <w:t>The mixed potion becomes a poison of DM's choic</w:t>
      </w:r>
      <w:r w:rsidR="00391AE7">
        <w:rPr>
          <w:rFonts w:eastAsia="Times New Roman" w:cstheme="minorHAnsi"/>
          <w:color w:val="000000"/>
        </w:rPr>
        <w:t>e, and no longer provides benefit</w:t>
      </w:r>
    </w:p>
    <w:p w14:paraId="01F5F431" w14:textId="77777777" w:rsidR="00372BFA" w:rsidRDefault="001E7978" w:rsidP="002D2366">
      <w:pPr>
        <w:contextualSpacing/>
        <w:rPr>
          <w:rFonts w:eastAsia="Times New Roman" w:cstheme="minorHAnsi"/>
          <w:color w:val="000000"/>
        </w:rPr>
      </w:pPr>
      <w:r w:rsidRPr="001E7978">
        <w:rPr>
          <w:rFonts w:eastAsia="Times New Roman" w:cstheme="minorHAnsi"/>
          <w:color w:val="000000"/>
        </w:rPr>
        <w:t xml:space="preserve">11-15 </w:t>
      </w:r>
      <w:r>
        <w:rPr>
          <w:rFonts w:eastAsia="Times New Roman" w:cstheme="minorHAnsi"/>
          <w:color w:val="000000"/>
        </w:rPr>
        <w:tab/>
      </w:r>
      <w:r w:rsidR="00650C50" w:rsidRPr="00650C50">
        <w:rPr>
          <w:rFonts w:eastAsia="Times New Roman" w:cstheme="minorHAnsi"/>
          <w:i/>
          <w:iCs/>
          <w:color w:val="000000"/>
        </w:rPr>
        <w:t>Minor Toxicity:</w:t>
      </w:r>
      <w:r w:rsidR="00650C50">
        <w:rPr>
          <w:rFonts w:eastAsia="Times New Roman" w:cstheme="minorHAnsi"/>
          <w:color w:val="000000"/>
        </w:rPr>
        <w:t xml:space="preserve"> </w:t>
      </w:r>
      <w:r w:rsidRPr="001E7978">
        <w:rPr>
          <w:rFonts w:eastAsia="Times New Roman" w:cstheme="minorHAnsi"/>
          <w:color w:val="000000"/>
        </w:rPr>
        <w:t xml:space="preserve">One potion works, the other becomes a poison of the DM's choice (target </w:t>
      </w:r>
    </w:p>
    <w:p w14:paraId="53A59BA5" w14:textId="77777777" w:rsidR="001E7978" w:rsidRPr="001E7978" w:rsidRDefault="001E7978" w:rsidP="00372BFA">
      <w:pPr>
        <w:ind w:left="720"/>
        <w:contextualSpacing/>
        <w:rPr>
          <w:rFonts w:eastAsia="Times New Roman" w:cstheme="minorHAnsi"/>
          <w:color w:val="000000"/>
        </w:rPr>
      </w:pPr>
      <w:r w:rsidRPr="001E7978">
        <w:rPr>
          <w:rFonts w:eastAsia="Times New Roman" w:cstheme="minorHAnsi"/>
          <w:color w:val="000000"/>
        </w:rPr>
        <w:t>has advantage to saves)</w:t>
      </w:r>
    </w:p>
    <w:p w14:paraId="1350EA5B" w14:textId="77777777" w:rsidR="001E7978" w:rsidRPr="001E7978" w:rsidRDefault="001E7978" w:rsidP="002D2366">
      <w:pPr>
        <w:contextualSpacing/>
        <w:rPr>
          <w:rFonts w:eastAsia="Times New Roman" w:cstheme="minorHAnsi"/>
          <w:color w:val="000000"/>
        </w:rPr>
      </w:pPr>
      <w:r w:rsidRPr="001E7978">
        <w:rPr>
          <w:rFonts w:eastAsia="Times New Roman" w:cstheme="minorHAnsi"/>
          <w:color w:val="000000"/>
        </w:rPr>
        <w:t>16-25</w:t>
      </w:r>
      <w:r>
        <w:rPr>
          <w:rFonts w:eastAsia="Times New Roman" w:cstheme="minorHAnsi"/>
          <w:color w:val="000000"/>
        </w:rPr>
        <w:tab/>
      </w:r>
      <w:r w:rsidR="002D2366">
        <w:rPr>
          <w:rFonts w:eastAsia="Times New Roman" w:cstheme="minorHAnsi"/>
          <w:i/>
          <w:iCs/>
          <w:color w:val="000000"/>
        </w:rPr>
        <w:t xml:space="preserve">Cancellation: </w:t>
      </w:r>
      <w:r w:rsidR="002D2366" w:rsidRPr="001E7978">
        <w:rPr>
          <w:rFonts w:eastAsia="Times New Roman" w:cstheme="minorHAnsi"/>
          <w:color w:val="000000"/>
        </w:rPr>
        <w:t>Both potions in the mixture lose effect</w:t>
      </w:r>
      <w:r w:rsidR="002D2366" w:rsidRPr="00650C50">
        <w:rPr>
          <w:rFonts w:eastAsia="Times New Roman" w:cstheme="minorHAnsi"/>
          <w:i/>
          <w:iCs/>
          <w:color w:val="000000"/>
        </w:rPr>
        <w:t xml:space="preserve"> </w:t>
      </w:r>
    </w:p>
    <w:p w14:paraId="223B4E45" w14:textId="77777777" w:rsidR="00372BFA" w:rsidRDefault="001E7978" w:rsidP="002D2366">
      <w:pPr>
        <w:contextualSpacing/>
        <w:rPr>
          <w:rFonts w:eastAsia="Times New Roman" w:cstheme="minorHAnsi"/>
          <w:color w:val="000000"/>
        </w:rPr>
      </w:pPr>
      <w:r w:rsidRPr="001E7978">
        <w:rPr>
          <w:rFonts w:eastAsia="Times New Roman" w:cstheme="minorHAnsi"/>
          <w:color w:val="000000"/>
        </w:rPr>
        <w:t>26-3</w:t>
      </w:r>
      <w:r w:rsidR="002D2366">
        <w:rPr>
          <w:rFonts w:eastAsia="Times New Roman" w:cstheme="minorHAnsi"/>
          <w:color w:val="000000"/>
        </w:rPr>
        <w:t>5</w:t>
      </w:r>
      <w:r w:rsidRPr="001E7978">
        <w:rPr>
          <w:rFonts w:eastAsia="Times New Roman" w:cstheme="minorHAnsi"/>
          <w:color w:val="000000"/>
        </w:rPr>
        <w:t xml:space="preserve"> </w:t>
      </w:r>
      <w:r>
        <w:rPr>
          <w:rFonts w:eastAsia="Times New Roman" w:cstheme="minorHAnsi"/>
          <w:color w:val="000000"/>
        </w:rPr>
        <w:tab/>
      </w:r>
      <w:r w:rsidR="00650C50">
        <w:rPr>
          <w:rFonts w:eastAsia="Times New Roman" w:cstheme="minorHAnsi"/>
          <w:i/>
          <w:iCs/>
          <w:color w:val="000000"/>
        </w:rPr>
        <w:t xml:space="preserve">Minor Sync: </w:t>
      </w:r>
      <w:r w:rsidRPr="001E7978">
        <w:rPr>
          <w:rFonts w:eastAsia="Times New Roman" w:cstheme="minorHAnsi"/>
          <w:color w:val="000000"/>
        </w:rPr>
        <w:t xml:space="preserve">Both potions in the mixture work, but their benefit and durations are halved; if </w:t>
      </w:r>
    </w:p>
    <w:p w14:paraId="58368328" w14:textId="77777777" w:rsidR="001E7978" w:rsidRPr="001E7978" w:rsidRDefault="001E7978" w:rsidP="00372BFA">
      <w:pPr>
        <w:ind w:left="720"/>
        <w:contextualSpacing/>
        <w:rPr>
          <w:rFonts w:eastAsia="Times New Roman" w:cstheme="minorHAnsi"/>
          <w:color w:val="000000"/>
        </w:rPr>
      </w:pPr>
      <w:r w:rsidRPr="001E7978">
        <w:rPr>
          <w:rFonts w:eastAsia="Times New Roman" w:cstheme="minorHAnsi"/>
          <w:color w:val="000000"/>
        </w:rPr>
        <w:t>can't be halved, has no effect</w:t>
      </w:r>
    </w:p>
    <w:p w14:paraId="3E528A6B" w14:textId="77777777" w:rsidR="001E7978" w:rsidRPr="001E7978" w:rsidRDefault="001E7978" w:rsidP="001E7978">
      <w:pPr>
        <w:contextualSpacing/>
        <w:rPr>
          <w:rFonts w:eastAsia="Times New Roman" w:cstheme="minorHAnsi"/>
          <w:color w:val="000000"/>
        </w:rPr>
      </w:pPr>
      <w:r w:rsidRPr="001E7978">
        <w:rPr>
          <w:rFonts w:eastAsia="Times New Roman" w:cstheme="minorHAnsi"/>
          <w:color w:val="000000"/>
        </w:rPr>
        <w:t xml:space="preserve">36-40 </w:t>
      </w:r>
      <w:r>
        <w:rPr>
          <w:rFonts w:eastAsia="Times New Roman" w:cstheme="minorHAnsi"/>
          <w:color w:val="000000"/>
        </w:rPr>
        <w:tab/>
      </w:r>
      <w:r w:rsidR="00650C50">
        <w:rPr>
          <w:rFonts w:eastAsia="Times New Roman" w:cstheme="minorHAnsi"/>
          <w:i/>
          <w:iCs/>
          <w:color w:val="000000"/>
        </w:rPr>
        <w:t xml:space="preserve">Minor Cancellation: </w:t>
      </w:r>
      <w:r w:rsidRPr="001E7978">
        <w:rPr>
          <w:rFonts w:eastAsia="Times New Roman" w:cstheme="minorHAnsi"/>
          <w:color w:val="000000"/>
        </w:rPr>
        <w:t xml:space="preserve">Only one potion works normally </w:t>
      </w:r>
    </w:p>
    <w:p w14:paraId="7F95127E" w14:textId="77777777" w:rsidR="001E7978" w:rsidRPr="001E7978" w:rsidRDefault="001E7978" w:rsidP="001E7978">
      <w:pPr>
        <w:contextualSpacing/>
        <w:rPr>
          <w:rFonts w:eastAsia="Times New Roman" w:cstheme="minorHAnsi"/>
          <w:color w:val="000000"/>
        </w:rPr>
      </w:pPr>
      <w:r w:rsidRPr="001E7978">
        <w:rPr>
          <w:rFonts w:eastAsia="Times New Roman" w:cstheme="minorHAnsi"/>
          <w:color w:val="000000"/>
        </w:rPr>
        <w:t xml:space="preserve">41-70 </w:t>
      </w:r>
      <w:r>
        <w:rPr>
          <w:rFonts w:eastAsia="Times New Roman" w:cstheme="minorHAnsi"/>
          <w:color w:val="000000"/>
        </w:rPr>
        <w:tab/>
      </w:r>
      <w:r w:rsidR="00650C50">
        <w:rPr>
          <w:rFonts w:eastAsia="Times New Roman" w:cstheme="minorHAnsi"/>
          <w:i/>
          <w:iCs/>
          <w:color w:val="000000"/>
        </w:rPr>
        <w:t xml:space="preserve">Proper Sync: </w:t>
      </w:r>
      <w:r w:rsidRPr="001E7978">
        <w:rPr>
          <w:rFonts w:eastAsia="Times New Roman" w:cstheme="minorHAnsi"/>
          <w:color w:val="000000"/>
        </w:rPr>
        <w:t xml:space="preserve">Both </w:t>
      </w:r>
      <w:r>
        <w:rPr>
          <w:rFonts w:eastAsia="Times New Roman" w:cstheme="minorHAnsi"/>
          <w:color w:val="000000"/>
        </w:rPr>
        <w:t xml:space="preserve">potions in the mixture </w:t>
      </w:r>
      <w:r w:rsidRPr="001E7978">
        <w:rPr>
          <w:rFonts w:eastAsia="Times New Roman" w:cstheme="minorHAnsi"/>
          <w:color w:val="000000"/>
        </w:rPr>
        <w:t>work normally</w:t>
      </w:r>
    </w:p>
    <w:p w14:paraId="14F373FF" w14:textId="77777777" w:rsidR="00372BFA" w:rsidRDefault="001E7978" w:rsidP="001D329D">
      <w:pPr>
        <w:contextualSpacing/>
        <w:rPr>
          <w:rFonts w:eastAsia="Times New Roman" w:cstheme="minorHAnsi"/>
          <w:color w:val="000000"/>
        </w:rPr>
      </w:pPr>
      <w:r w:rsidRPr="001E7978">
        <w:rPr>
          <w:rFonts w:eastAsia="Times New Roman" w:cstheme="minorHAnsi"/>
          <w:color w:val="000000"/>
        </w:rPr>
        <w:t xml:space="preserve">71-80 </w:t>
      </w:r>
      <w:r>
        <w:rPr>
          <w:rFonts w:eastAsia="Times New Roman" w:cstheme="minorHAnsi"/>
          <w:color w:val="000000"/>
        </w:rPr>
        <w:tab/>
      </w:r>
      <w:r w:rsidR="00650C50">
        <w:rPr>
          <w:rFonts w:eastAsia="Times New Roman" w:cstheme="minorHAnsi"/>
          <w:i/>
          <w:iCs/>
          <w:color w:val="000000"/>
        </w:rPr>
        <w:t xml:space="preserve">Birth from </w:t>
      </w:r>
      <w:r w:rsidR="002D2366">
        <w:rPr>
          <w:rFonts w:eastAsia="Times New Roman" w:cstheme="minorHAnsi"/>
          <w:i/>
          <w:iCs/>
          <w:color w:val="000000"/>
        </w:rPr>
        <w:t>Chaos</w:t>
      </w:r>
      <w:r w:rsidR="00650C50">
        <w:rPr>
          <w:rFonts w:eastAsia="Times New Roman" w:cstheme="minorHAnsi"/>
          <w:i/>
          <w:iCs/>
          <w:color w:val="000000"/>
        </w:rPr>
        <w:t xml:space="preserve">: </w:t>
      </w:r>
      <w:r w:rsidR="002D2366">
        <w:rPr>
          <w:rFonts w:eastAsia="Times New Roman" w:cstheme="minorHAnsi"/>
          <w:color w:val="000000"/>
        </w:rPr>
        <w:t xml:space="preserve">Both potions work normally, and the mixture also </w:t>
      </w:r>
      <w:r w:rsidRPr="001E7978">
        <w:rPr>
          <w:rFonts w:eastAsia="Times New Roman" w:cstheme="minorHAnsi"/>
          <w:color w:val="000000"/>
        </w:rPr>
        <w:t>conjures a</w:t>
      </w:r>
      <w:r w:rsidR="001D329D">
        <w:rPr>
          <w:rFonts w:eastAsia="Times New Roman" w:cstheme="minorHAnsi"/>
          <w:color w:val="000000"/>
        </w:rPr>
        <w:t xml:space="preserve"> single</w:t>
      </w:r>
      <w:r w:rsidRPr="001E7978">
        <w:rPr>
          <w:rFonts w:eastAsia="Times New Roman" w:cstheme="minorHAnsi"/>
          <w:color w:val="000000"/>
        </w:rPr>
        <w:t xml:space="preserve"> </w:t>
      </w:r>
    </w:p>
    <w:p w14:paraId="5AB5B9CE" w14:textId="77777777" w:rsidR="001E7978" w:rsidRPr="001E7978" w:rsidRDefault="001E7978" w:rsidP="00372BFA">
      <w:pPr>
        <w:ind w:left="720"/>
        <w:contextualSpacing/>
        <w:rPr>
          <w:rFonts w:eastAsia="Times New Roman" w:cstheme="minorHAnsi"/>
          <w:color w:val="000000"/>
        </w:rPr>
      </w:pPr>
      <w:r w:rsidRPr="001E7978">
        <w:rPr>
          <w:rFonts w:eastAsia="Times New Roman" w:cstheme="minorHAnsi"/>
          <w:color w:val="000000"/>
        </w:rPr>
        <w:t>random aberration, elemental, ooze, or homunculi</w:t>
      </w:r>
      <w:r w:rsidR="002D2366">
        <w:rPr>
          <w:rFonts w:eastAsia="Times New Roman" w:cstheme="minorHAnsi"/>
          <w:color w:val="000000"/>
        </w:rPr>
        <w:t xml:space="preserve"> (DM’s choice)</w:t>
      </w:r>
      <w:r w:rsidR="001D329D">
        <w:rPr>
          <w:rFonts w:eastAsia="Times New Roman" w:cstheme="minorHAnsi"/>
          <w:color w:val="000000"/>
        </w:rPr>
        <w:t xml:space="preserve"> rising from the potion (or puddle). The creature has </w:t>
      </w:r>
      <w:r w:rsidRPr="001E7978">
        <w:rPr>
          <w:rFonts w:eastAsia="Times New Roman" w:cstheme="minorHAnsi"/>
          <w:color w:val="000000"/>
        </w:rPr>
        <w:t xml:space="preserve">a CR equal to the average </w:t>
      </w:r>
      <w:r w:rsidR="001D329D">
        <w:rPr>
          <w:rFonts w:eastAsia="Times New Roman" w:cstheme="minorHAnsi"/>
          <w:color w:val="000000"/>
        </w:rPr>
        <w:t xml:space="preserve">spell </w:t>
      </w:r>
      <w:r w:rsidRPr="001E7978">
        <w:rPr>
          <w:rFonts w:eastAsia="Times New Roman" w:cstheme="minorHAnsi"/>
          <w:color w:val="000000"/>
        </w:rPr>
        <w:t xml:space="preserve">level of both potions (or of the appropriate quality relative to rarity). It is allied to the </w:t>
      </w:r>
      <w:r w:rsidR="002D2366">
        <w:rPr>
          <w:rFonts w:eastAsia="Times New Roman" w:cstheme="minorHAnsi"/>
          <w:color w:val="000000"/>
        </w:rPr>
        <w:t>imbiber</w:t>
      </w:r>
      <w:r w:rsidRPr="001E7978">
        <w:rPr>
          <w:rFonts w:eastAsia="Times New Roman" w:cstheme="minorHAnsi"/>
          <w:color w:val="000000"/>
        </w:rPr>
        <w:t xml:space="preserve">, and disintegrates when reduced to 0 hit points. </w:t>
      </w:r>
      <w:r w:rsidR="006C2F9F">
        <w:rPr>
          <w:rFonts w:eastAsia="Times New Roman" w:cstheme="minorHAnsi"/>
          <w:color w:val="000000"/>
        </w:rPr>
        <w:t>If one of the two potions was of a cantrip, it conjures a creature of CR ¼. This creature can be bound</w:t>
      </w:r>
      <w:r w:rsidR="001D329D">
        <w:rPr>
          <w:rFonts w:eastAsia="Times New Roman" w:cstheme="minorHAnsi"/>
          <w:color w:val="000000"/>
        </w:rPr>
        <w:t xml:space="preserve"> by the imbiber</w:t>
      </w:r>
      <w:r w:rsidR="006C2F9F">
        <w:rPr>
          <w:rFonts w:eastAsia="Times New Roman" w:cstheme="minorHAnsi"/>
          <w:color w:val="000000"/>
        </w:rPr>
        <w:t>.</w:t>
      </w:r>
      <w:r w:rsidR="002D2366">
        <w:rPr>
          <w:rFonts w:eastAsia="Times New Roman" w:cstheme="minorHAnsi"/>
          <w:color w:val="000000"/>
        </w:rPr>
        <w:t xml:space="preserve"> </w:t>
      </w:r>
    </w:p>
    <w:p w14:paraId="08A5E835" w14:textId="77777777" w:rsidR="00372BFA" w:rsidRDefault="001E7978" w:rsidP="001E7978">
      <w:pPr>
        <w:contextualSpacing/>
        <w:rPr>
          <w:rFonts w:eastAsia="Times New Roman" w:cstheme="minorHAnsi"/>
          <w:color w:val="000000"/>
        </w:rPr>
      </w:pPr>
      <w:r w:rsidRPr="001E7978">
        <w:rPr>
          <w:rFonts w:eastAsia="Times New Roman" w:cstheme="minorHAnsi"/>
          <w:color w:val="000000"/>
        </w:rPr>
        <w:t xml:space="preserve">81-90 </w:t>
      </w:r>
      <w:r>
        <w:rPr>
          <w:rFonts w:eastAsia="Times New Roman" w:cstheme="minorHAnsi"/>
          <w:color w:val="000000"/>
        </w:rPr>
        <w:tab/>
      </w:r>
      <w:r w:rsidR="00650C50">
        <w:rPr>
          <w:rFonts w:eastAsia="Times New Roman" w:cstheme="minorHAnsi"/>
          <w:i/>
          <w:iCs/>
          <w:color w:val="000000"/>
        </w:rPr>
        <w:t xml:space="preserve">Greater Sync: </w:t>
      </w:r>
      <w:r w:rsidRPr="001E7978">
        <w:rPr>
          <w:rFonts w:eastAsia="Times New Roman" w:cstheme="minorHAnsi"/>
          <w:color w:val="000000"/>
        </w:rPr>
        <w:t xml:space="preserve">Both potions in the mixture work, and have </w:t>
      </w:r>
      <w:r w:rsidR="00650C50">
        <w:rPr>
          <w:rFonts w:eastAsia="Times New Roman" w:cstheme="minorHAnsi"/>
          <w:color w:val="000000"/>
        </w:rPr>
        <w:t xml:space="preserve">their numerical </w:t>
      </w:r>
      <w:r w:rsidRPr="001E7978">
        <w:rPr>
          <w:rFonts w:eastAsia="Times New Roman" w:cstheme="minorHAnsi"/>
          <w:color w:val="000000"/>
        </w:rPr>
        <w:t xml:space="preserve">benefit and </w:t>
      </w:r>
    </w:p>
    <w:p w14:paraId="5FCA00F5" w14:textId="77777777" w:rsidR="001E7978" w:rsidRPr="001E7978" w:rsidRDefault="00650C50" w:rsidP="00372BFA">
      <w:pPr>
        <w:ind w:left="720"/>
        <w:contextualSpacing/>
        <w:rPr>
          <w:rFonts w:eastAsia="Times New Roman" w:cstheme="minorHAnsi"/>
          <w:color w:val="000000"/>
        </w:rPr>
      </w:pPr>
      <w:r>
        <w:rPr>
          <w:rFonts w:eastAsia="Times New Roman" w:cstheme="minorHAnsi"/>
          <w:color w:val="000000"/>
        </w:rPr>
        <w:t xml:space="preserve">maximum </w:t>
      </w:r>
      <w:r w:rsidR="001E7978" w:rsidRPr="001E7978">
        <w:rPr>
          <w:rFonts w:eastAsia="Times New Roman" w:cstheme="minorHAnsi"/>
          <w:color w:val="000000"/>
        </w:rPr>
        <w:t xml:space="preserve">duration doubled; if </w:t>
      </w:r>
      <w:r>
        <w:rPr>
          <w:rFonts w:eastAsia="Times New Roman" w:cstheme="minorHAnsi"/>
          <w:color w:val="000000"/>
        </w:rPr>
        <w:t xml:space="preserve">they </w:t>
      </w:r>
      <w:r w:rsidR="001E7978" w:rsidRPr="001E7978">
        <w:rPr>
          <w:rFonts w:eastAsia="Times New Roman" w:cstheme="minorHAnsi"/>
          <w:color w:val="000000"/>
        </w:rPr>
        <w:t xml:space="preserve">can't be doubled, </w:t>
      </w:r>
      <w:r>
        <w:rPr>
          <w:rFonts w:eastAsia="Times New Roman" w:cstheme="minorHAnsi"/>
          <w:color w:val="000000"/>
        </w:rPr>
        <w:t xml:space="preserve">the potion can </w:t>
      </w:r>
      <w:r w:rsidR="001E7978" w:rsidRPr="001E7978">
        <w:rPr>
          <w:rFonts w:eastAsia="Times New Roman" w:cstheme="minorHAnsi"/>
          <w:color w:val="000000"/>
        </w:rPr>
        <w:t>be reused</w:t>
      </w:r>
      <w:r>
        <w:rPr>
          <w:rFonts w:eastAsia="Times New Roman" w:cstheme="minorHAnsi"/>
          <w:color w:val="000000"/>
        </w:rPr>
        <w:t xml:space="preserve"> if salvaged with a successful DC 15 Intelligence check with Alchemist’s Supplies as an action.</w:t>
      </w:r>
    </w:p>
    <w:p w14:paraId="6393B0B0" w14:textId="77777777" w:rsidR="00372BFA" w:rsidRDefault="001E7978" w:rsidP="00372BFA">
      <w:pPr>
        <w:contextualSpacing/>
        <w:rPr>
          <w:rFonts w:eastAsia="Times New Roman" w:cstheme="minorHAnsi"/>
          <w:color w:val="000000"/>
        </w:rPr>
      </w:pPr>
      <w:r w:rsidRPr="001E7978">
        <w:rPr>
          <w:rFonts w:eastAsia="Times New Roman" w:cstheme="minorHAnsi"/>
          <w:color w:val="000000"/>
        </w:rPr>
        <w:t xml:space="preserve">95-99 </w:t>
      </w:r>
      <w:r>
        <w:rPr>
          <w:rFonts w:eastAsia="Times New Roman" w:cstheme="minorHAnsi"/>
          <w:color w:val="000000"/>
        </w:rPr>
        <w:tab/>
      </w:r>
      <w:r w:rsidR="00650C50">
        <w:rPr>
          <w:rFonts w:eastAsia="Times New Roman" w:cstheme="minorHAnsi"/>
          <w:i/>
          <w:iCs/>
          <w:color w:val="000000"/>
        </w:rPr>
        <w:t xml:space="preserve">Superior Sync: </w:t>
      </w:r>
      <w:r w:rsidRPr="001E7978">
        <w:rPr>
          <w:rFonts w:eastAsia="Times New Roman" w:cstheme="minorHAnsi"/>
          <w:color w:val="000000"/>
        </w:rPr>
        <w:t>Both potions work, and the target can benefi</w:t>
      </w:r>
      <w:r w:rsidR="00372BFA">
        <w:rPr>
          <w:rFonts w:eastAsia="Times New Roman" w:cstheme="minorHAnsi"/>
          <w:color w:val="000000"/>
        </w:rPr>
        <w:t xml:space="preserve">t from a third random potion of </w:t>
      </w:r>
    </w:p>
    <w:p w14:paraId="33EE292E" w14:textId="77777777" w:rsidR="001E7978" w:rsidRPr="001E7978" w:rsidRDefault="001E7978" w:rsidP="00372BFA">
      <w:pPr>
        <w:ind w:firstLine="720"/>
        <w:contextualSpacing/>
        <w:rPr>
          <w:rFonts w:eastAsia="Times New Roman" w:cstheme="minorHAnsi"/>
          <w:color w:val="000000"/>
        </w:rPr>
      </w:pPr>
      <w:r w:rsidRPr="001E7978">
        <w:rPr>
          <w:rFonts w:eastAsia="Times New Roman" w:cstheme="minorHAnsi"/>
          <w:color w:val="000000"/>
        </w:rPr>
        <w:t>DM's choice</w:t>
      </w:r>
      <w:r w:rsidR="00650C50">
        <w:rPr>
          <w:rFonts w:eastAsia="Times New Roman" w:cstheme="minorHAnsi"/>
          <w:color w:val="000000"/>
        </w:rPr>
        <w:t>.</w:t>
      </w:r>
    </w:p>
    <w:p w14:paraId="52AE8A00" w14:textId="77777777" w:rsidR="00372BFA" w:rsidRDefault="001E7978" w:rsidP="001E7978">
      <w:pPr>
        <w:contextualSpacing/>
        <w:rPr>
          <w:rFonts w:eastAsia="Times New Roman" w:cstheme="minorHAnsi"/>
          <w:color w:val="000000"/>
        </w:rPr>
      </w:pPr>
      <w:r w:rsidRPr="001E7978">
        <w:rPr>
          <w:rFonts w:eastAsia="Times New Roman" w:cstheme="minorHAnsi"/>
          <w:color w:val="000000"/>
        </w:rPr>
        <w:t xml:space="preserve">100 </w:t>
      </w:r>
      <w:r>
        <w:rPr>
          <w:rFonts w:eastAsia="Times New Roman" w:cstheme="minorHAnsi"/>
          <w:color w:val="000000"/>
        </w:rPr>
        <w:tab/>
      </w:r>
      <w:r w:rsidR="00650C50">
        <w:rPr>
          <w:rFonts w:eastAsia="Times New Roman" w:cstheme="minorHAnsi"/>
          <w:i/>
          <w:iCs/>
          <w:color w:val="000000"/>
        </w:rPr>
        <w:t xml:space="preserve">Augment! </w:t>
      </w:r>
      <w:r w:rsidRPr="001E7978">
        <w:rPr>
          <w:rFonts w:eastAsia="Times New Roman" w:cstheme="minorHAnsi"/>
          <w:color w:val="000000"/>
        </w:rPr>
        <w:t>One potion works</w:t>
      </w:r>
      <w:r w:rsidR="00650C50">
        <w:rPr>
          <w:rFonts w:eastAsia="Times New Roman" w:cstheme="minorHAnsi"/>
          <w:color w:val="000000"/>
        </w:rPr>
        <w:t xml:space="preserve"> </w:t>
      </w:r>
      <w:r w:rsidRPr="001E7978">
        <w:rPr>
          <w:rFonts w:eastAsia="Times New Roman" w:cstheme="minorHAnsi"/>
          <w:color w:val="000000"/>
        </w:rPr>
        <w:t xml:space="preserve">and </w:t>
      </w:r>
      <w:r w:rsidR="00650C50">
        <w:rPr>
          <w:rFonts w:eastAsia="Times New Roman" w:cstheme="minorHAnsi"/>
          <w:color w:val="000000"/>
        </w:rPr>
        <w:t xml:space="preserve">its duration becomes </w:t>
      </w:r>
      <w:r w:rsidRPr="001E7978">
        <w:rPr>
          <w:rFonts w:eastAsia="Times New Roman" w:cstheme="minorHAnsi"/>
          <w:color w:val="000000"/>
        </w:rPr>
        <w:t>permanent</w:t>
      </w:r>
      <w:r w:rsidR="00372BFA">
        <w:rPr>
          <w:rFonts w:eastAsia="Times New Roman" w:cstheme="minorHAnsi"/>
          <w:color w:val="000000"/>
        </w:rPr>
        <w:t>. If the effect was</w:t>
      </w:r>
    </w:p>
    <w:p w14:paraId="0CF0F600" w14:textId="77777777" w:rsidR="00650C50" w:rsidRDefault="00650C50" w:rsidP="00372BFA">
      <w:pPr>
        <w:ind w:left="720"/>
        <w:contextualSpacing/>
        <w:rPr>
          <w:rFonts w:eastAsia="Times New Roman" w:cstheme="minorHAnsi"/>
          <w:color w:val="000000"/>
        </w:rPr>
      </w:pPr>
      <w:r>
        <w:rPr>
          <w:rFonts w:eastAsia="Times New Roman" w:cstheme="minorHAnsi"/>
          <w:color w:val="000000"/>
        </w:rPr>
        <w:t xml:space="preserve">instantaneous, such as a healing potion, this may cause an increase in maximum hit points, with the reverse happening if it dealt damage. At the DM’s discretion, this effect may be dispelled as an active spell effect or be suppressed with a potion which deals an opposite effect. A cantrip cannot gain this miscibility result, and instead reverts to </w:t>
      </w:r>
      <w:r w:rsidR="00DC00C1">
        <w:rPr>
          <w:rFonts w:eastAsia="Times New Roman" w:cstheme="minorHAnsi"/>
          <w:color w:val="000000"/>
        </w:rPr>
        <w:t>Greater Sync.</w:t>
      </w:r>
    </w:p>
    <w:p w14:paraId="131A02DE" w14:textId="77777777" w:rsidR="001D329D" w:rsidDel="00EB68AF" w:rsidRDefault="001D329D" w:rsidP="001E7978">
      <w:pPr>
        <w:contextualSpacing/>
        <w:rPr>
          <w:rFonts w:eastAsia="Times New Roman" w:cstheme="minorHAnsi"/>
          <w:color w:val="000000"/>
        </w:rPr>
      </w:pPr>
      <w:moveFromRangeStart w:id="3844" w:author="Admin" w:date="2020-10-21T17:52:00Z" w:name="move54195150"/>
    </w:p>
    <w:p w14:paraId="67ECC035" w14:textId="77777777" w:rsidR="002D39C1" w:rsidDel="00EB68AF" w:rsidRDefault="00514EBA" w:rsidP="00514EBA">
      <w:pPr>
        <w:contextualSpacing/>
        <w:rPr>
          <w:rFonts w:eastAsia="Times New Roman" w:cstheme="minorHAnsi"/>
          <w:b/>
          <w:bCs/>
          <w:color w:val="000000"/>
        </w:rPr>
      </w:pPr>
      <w:moveFrom w:id="3845" w:author="Admin" w:date="2020-10-21T17:52:00Z">
        <w:r w:rsidDel="00EB68AF">
          <w:rPr>
            <w:rFonts w:eastAsia="Times New Roman" w:cstheme="minorHAnsi"/>
            <w:b/>
            <w:bCs/>
            <w:color w:val="000000"/>
          </w:rPr>
          <w:t>Herbalism Kit</w:t>
        </w:r>
      </w:moveFrom>
    </w:p>
    <w:p w14:paraId="0096AEFD" w14:textId="77777777" w:rsidR="00F6414B" w:rsidDel="00EB68AF" w:rsidRDefault="00514EBA" w:rsidP="002D2366">
      <w:pPr>
        <w:contextualSpacing/>
        <w:rPr>
          <w:rFonts w:eastAsia="Times New Roman" w:cstheme="minorHAnsi"/>
          <w:color w:val="000000"/>
        </w:rPr>
      </w:pPr>
      <w:moveFrom w:id="3846" w:author="Admin" w:date="2020-10-21T17:52:00Z">
        <w:r w:rsidDel="00EB68AF">
          <w:rPr>
            <w:rFonts w:eastAsia="Times New Roman" w:cstheme="minorHAnsi"/>
            <w:color w:val="000000"/>
          </w:rPr>
          <w:t>A</w:t>
        </w:r>
        <w:r w:rsidR="00F6414B" w:rsidDel="00EB68AF">
          <w:rPr>
            <w:rFonts w:eastAsia="Times New Roman" w:cstheme="minorHAnsi"/>
            <w:color w:val="000000"/>
          </w:rPr>
          <w:t xml:space="preserve">n </w:t>
        </w:r>
        <w:r w:rsidR="002D2366" w:rsidDel="00EB68AF">
          <w:rPr>
            <w:rFonts w:eastAsia="Times New Roman" w:cstheme="minorHAnsi"/>
            <w:color w:val="000000"/>
          </w:rPr>
          <w:t>H</w:t>
        </w:r>
        <w:r w:rsidR="00F6414B" w:rsidDel="00EB68AF">
          <w:rPr>
            <w:rFonts w:eastAsia="Times New Roman" w:cstheme="minorHAnsi"/>
            <w:color w:val="000000"/>
          </w:rPr>
          <w:t xml:space="preserve">erbalism </w:t>
        </w:r>
        <w:r w:rsidR="002D2366" w:rsidDel="00EB68AF">
          <w:rPr>
            <w:rFonts w:eastAsia="Times New Roman" w:cstheme="minorHAnsi"/>
            <w:color w:val="000000"/>
          </w:rPr>
          <w:t>K</w:t>
        </w:r>
        <w:r w:rsidR="00F6414B" w:rsidDel="00EB68AF">
          <w:rPr>
            <w:rFonts w:eastAsia="Times New Roman" w:cstheme="minorHAnsi"/>
            <w:color w:val="000000"/>
          </w:rPr>
          <w:t xml:space="preserve">it counts as if </w:t>
        </w:r>
        <w:r w:rsidR="002D2366" w:rsidDel="00EB68AF">
          <w:rPr>
            <w:rFonts w:eastAsia="Times New Roman" w:cstheme="minorHAnsi"/>
            <w:color w:val="000000"/>
          </w:rPr>
          <w:t>Alchemist’s Supplies</w:t>
        </w:r>
        <w:r w:rsidR="00F6414B" w:rsidDel="00EB68AF">
          <w:rPr>
            <w:rFonts w:eastAsia="Times New Roman" w:cstheme="minorHAnsi"/>
            <w:color w:val="000000"/>
          </w:rPr>
          <w:t>, but you may choose up to two alchemical formulae to learn. These still must be written down (and usually stored in a book or notes). You are not counted as if proficient when it comes to other alchemical formulae</w:t>
        </w:r>
        <w:r w:rsidR="001E7978" w:rsidDel="00EB68AF">
          <w:rPr>
            <w:rFonts w:eastAsia="Times New Roman" w:cstheme="minorHAnsi"/>
            <w:color w:val="000000"/>
          </w:rPr>
          <w:t xml:space="preserve"> and using potions for the </w:t>
        </w:r>
        <w:r w:rsidR="001E7978" w:rsidDel="00EB68AF">
          <w:rPr>
            <w:rFonts w:eastAsia="Times New Roman" w:cstheme="minorHAnsi"/>
            <w:color w:val="000000"/>
          </w:rPr>
          <w:lastRenderedPageBreak/>
          <w:t>purposes of potion DCs</w:t>
        </w:r>
        <w:r w:rsidR="00F6414B" w:rsidDel="00EB68AF">
          <w:rPr>
            <w:rFonts w:eastAsia="Times New Roman" w:cstheme="minorHAnsi"/>
            <w:color w:val="000000"/>
          </w:rPr>
          <w:t xml:space="preserve">. </w:t>
        </w:r>
        <w:r w:rsidR="001E7978" w:rsidDel="00EB68AF">
          <w:rPr>
            <w:rFonts w:eastAsia="Times New Roman" w:cstheme="minorHAnsi"/>
            <w:color w:val="000000"/>
          </w:rPr>
          <w:t xml:space="preserve">You may not create potions higher than uncommon quality with an </w:t>
        </w:r>
        <w:r w:rsidR="002D2366" w:rsidDel="00EB68AF">
          <w:rPr>
            <w:rFonts w:eastAsia="Times New Roman" w:cstheme="minorHAnsi"/>
            <w:color w:val="000000"/>
          </w:rPr>
          <w:t>H</w:t>
        </w:r>
        <w:r w:rsidR="001E7978" w:rsidDel="00EB68AF">
          <w:rPr>
            <w:rFonts w:eastAsia="Times New Roman" w:cstheme="minorHAnsi"/>
            <w:color w:val="000000"/>
          </w:rPr>
          <w:t xml:space="preserve">erbalism </w:t>
        </w:r>
        <w:r w:rsidR="002D2366" w:rsidDel="00EB68AF">
          <w:rPr>
            <w:rFonts w:eastAsia="Times New Roman" w:cstheme="minorHAnsi"/>
            <w:color w:val="000000"/>
          </w:rPr>
          <w:t>K</w:t>
        </w:r>
        <w:r w:rsidR="001E7978" w:rsidDel="00EB68AF">
          <w:rPr>
            <w:rFonts w:eastAsia="Times New Roman" w:cstheme="minorHAnsi"/>
            <w:color w:val="000000"/>
          </w:rPr>
          <w:t xml:space="preserve">it. </w:t>
        </w:r>
      </w:moveFrom>
    </w:p>
    <w:moveFromRangeEnd w:id="3844"/>
    <w:p w14:paraId="2FC3CB72" w14:textId="77777777" w:rsidR="00B93648" w:rsidRDefault="00B93648">
      <w:pPr>
        <w:contextualSpacing/>
        <w:rPr>
          <w:rFonts w:eastAsia="Times New Roman" w:cstheme="minorHAnsi"/>
          <w:sz w:val="24"/>
          <w:szCs w:val="24"/>
        </w:rPr>
      </w:pPr>
    </w:p>
    <w:p w14:paraId="05609C5A" w14:textId="77777777" w:rsidR="001E0C3D" w:rsidRDefault="0001710E" w:rsidP="009C1E28">
      <w:pPr>
        <w:pStyle w:val="Heading4"/>
      </w:pPr>
      <w:r>
        <w:t xml:space="preserve">Special Crafting: </w:t>
      </w:r>
      <w:r w:rsidR="001E0C3D">
        <w:t xml:space="preserve">Cauldrons </w:t>
      </w:r>
    </w:p>
    <w:p w14:paraId="665ACFB2" w14:textId="77777777" w:rsidR="001E0C3D" w:rsidRDefault="001E0C3D" w:rsidP="00E95E1F">
      <w:r>
        <w:t xml:space="preserve">When choosing to brew or craft a potion, you may choose to instead brew them in larger batches than individual potion doses. </w:t>
      </w:r>
      <w:r w:rsidR="0001710E">
        <w:t xml:space="preserve">This does not risk miscibility, as the potions are not in full form when being brewed. </w:t>
      </w:r>
    </w:p>
    <w:p w14:paraId="44DEBB30" w14:textId="77777777" w:rsidR="001E0C3D" w:rsidRDefault="001E0C3D" w:rsidP="00E95E1F">
      <w:r>
        <w:t xml:space="preserve">By doing so, you need a container of reasonable size and appropriate material to brew the potions in. This is not included in Alchemists’ Supplies. </w:t>
      </w:r>
    </w:p>
    <w:p w14:paraId="2FC00897" w14:textId="77777777" w:rsidR="001E0C3D" w:rsidRDefault="001E0C3D" w:rsidP="00E95E1F">
      <w:r>
        <w:t xml:space="preserve">A cauldron (see Adventuring Gear in Chapter 5) can hold up to 20 gallons, or enough materials for 5 potions (including the base liquid). </w:t>
      </w:r>
    </w:p>
    <w:p w14:paraId="75164EC3" w14:textId="77777777" w:rsidR="001E0C3D" w:rsidRDefault="001E0C3D" w:rsidP="00E95E1F"/>
    <w:p w14:paraId="73D87ABC" w14:textId="77777777" w:rsidR="001E0C3D" w:rsidRDefault="001E0C3D" w:rsidP="00E95E1F">
      <w:r>
        <w:t>When creating a batch, you pay the resources for the number of potions you desire to craft. The crafting time is one-half the aggregate crafting time potions would normally require</w:t>
      </w:r>
      <w:r w:rsidR="0001710E">
        <w:t xml:space="preserve"> (considering their numbers)</w:t>
      </w:r>
      <w:r>
        <w:t xml:space="preserve">. </w:t>
      </w:r>
    </w:p>
    <w:p w14:paraId="52E96DB7" w14:textId="77777777" w:rsidR="0001710E" w:rsidRPr="00E95E1F" w:rsidRDefault="0001710E" w:rsidP="0001710E"/>
    <w:p w14:paraId="6022E337" w14:textId="77777777" w:rsidR="0001710E" w:rsidRDefault="0001710E" w:rsidP="009C1E28">
      <w:r>
        <w:rPr>
          <w:i/>
          <w:iCs/>
        </w:rPr>
        <w:t xml:space="preserve">For example, </w:t>
      </w:r>
      <w:r>
        <w:t xml:space="preserve">a priest proficient in Alchemy attempts to bless a basin filled with water to become holy water (common rarity), which is enough for 5 doses. He spends materials equal to 5 times the cost of crafting a single vial of holy water (or 50 gp in powdered silver and herbs), and it takes him 20 minutes (instead of 50 minutes) of prayer and inflection. If succeeding on the check by 14 points, the priest </w:t>
      </w:r>
      <w:r w:rsidR="001D258F">
        <w:t xml:space="preserve">crafts </w:t>
      </w:r>
      <w:r>
        <w:t>it within 10 minutes</w:t>
      </w:r>
      <w:r w:rsidR="001D258F">
        <w:t xml:space="preserve"> (as described under normal crafting)</w:t>
      </w:r>
      <w:r>
        <w:t>.</w:t>
      </w:r>
    </w:p>
    <w:p w14:paraId="357397BD" w14:textId="77777777" w:rsidR="001E0C3D" w:rsidRDefault="001E0C3D" w:rsidP="00E95E1F"/>
    <w:p w14:paraId="2E90F093" w14:textId="77777777" w:rsidR="0001710E" w:rsidRDefault="0001710E" w:rsidP="00E95E1F">
      <w:pPr>
        <w:rPr>
          <w:b/>
          <w:bCs/>
        </w:rPr>
      </w:pPr>
      <w:r>
        <w:rPr>
          <w:b/>
          <w:bCs/>
        </w:rPr>
        <w:t>Experimentation</w:t>
      </w:r>
    </w:p>
    <w:p w14:paraId="0969F2C0" w14:textId="77777777" w:rsidR="0001710E" w:rsidRDefault="0001710E" w:rsidP="00E95E1F">
      <w:r w:rsidRPr="00E95E1F">
        <w:t>You c</w:t>
      </w:r>
      <w:r>
        <w:t xml:space="preserve">an experiment with potions in your batch. If you choose to do so, you gain half the yield (round down) of the potions you crafted. In return, you may roll an additional time for miscibility for each potion, and choose the better result. </w:t>
      </w:r>
    </w:p>
    <w:p w14:paraId="40925DD5" w14:textId="77777777" w:rsidR="0001710E" w:rsidRDefault="0001710E" w:rsidP="00E95E1F"/>
    <w:p w14:paraId="4A26830E" w14:textId="77777777" w:rsidR="0001710E" w:rsidRDefault="0001710E" w:rsidP="00E95E1F">
      <w:r>
        <w:t xml:space="preserve">Special cauldrons and mixing ladles (see Infusion) provide a benefit for crafting in batches. </w:t>
      </w:r>
    </w:p>
    <w:p w14:paraId="427E7F49" w14:textId="77777777" w:rsidR="00F401A9" w:rsidRDefault="00F401A9" w:rsidP="00E95E1F"/>
    <w:p w14:paraId="09E5ED23" w14:textId="77777777" w:rsidR="00092045" w:rsidRDefault="00EB68AF" w:rsidP="00092045">
      <w:pPr>
        <w:pStyle w:val="Heading4"/>
      </w:pPr>
      <w:ins w:id="3847" w:author="Admin" w:date="2020-10-21T17:53:00Z">
        <w:r>
          <w:t xml:space="preserve">Special Crafting: </w:t>
        </w:r>
      </w:ins>
      <w:r w:rsidR="00092045">
        <w:t>Transmuting Materials</w:t>
      </w:r>
    </w:p>
    <w:p w14:paraId="54C7147B" w14:textId="77777777" w:rsidR="00092045" w:rsidRPr="00D81696" w:rsidRDefault="00092045" w:rsidP="00092045">
      <w:pPr>
        <w:contextualSpacing/>
        <w:rPr>
          <w:rFonts w:eastAsia="Times New Roman" w:cstheme="minorHAnsi"/>
          <w:i/>
          <w:iCs/>
          <w:color w:val="000000"/>
        </w:rPr>
      </w:pPr>
      <w:r>
        <w:rPr>
          <w:rFonts w:eastAsia="Times New Roman" w:cstheme="minorHAnsi"/>
          <w:color w:val="000000"/>
        </w:rPr>
        <w:t xml:space="preserve">Alchemist’s Supplies (in conjunction with the power of spells or the Alchemy feature) </w:t>
      </w:r>
      <w:r w:rsidRPr="00092045">
        <w:rPr>
          <w:rFonts w:eastAsia="Times New Roman" w:cstheme="minorHAnsi"/>
          <w:color w:val="000000"/>
        </w:rPr>
        <w:t>can be used to transmute material</w:t>
      </w:r>
      <w:r>
        <w:rPr>
          <w:rFonts w:eastAsia="Times New Roman" w:cstheme="minorHAnsi"/>
          <w:color w:val="000000"/>
        </w:rPr>
        <w:t>s from one type to another</w:t>
      </w:r>
      <w:r w:rsidR="00D81696">
        <w:rPr>
          <w:rFonts w:eastAsia="Times New Roman" w:cstheme="minorHAnsi"/>
          <w:color w:val="000000"/>
        </w:rPr>
        <w:t xml:space="preserve">, which requires the </w:t>
      </w:r>
      <w:r w:rsidR="00D81696">
        <w:rPr>
          <w:rFonts w:eastAsia="Times New Roman" w:cstheme="minorHAnsi"/>
          <w:i/>
          <w:iCs/>
          <w:color w:val="000000"/>
        </w:rPr>
        <w:t xml:space="preserve">transmute material </w:t>
      </w:r>
      <w:r w:rsidR="00D81696" w:rsidRPr="00D81696">
        <w:rPr>
          <w:rFonts w:eastAsia="Times New Roman" w:cstheme="minorHAnsi"/>
          <w:color w:val="000000"/>
        </w:rPr>
        <w:t>spell.</w:t>
      </w:r>
      <w:r w:rsidR="00D81696">
        <w:rPr>
          <w:rFonts w:eastAsia="Times New Roman" w:cstheme="minorHAnsi"/>
          <w:i/>
          <w:iCs/>
          <w:color w:val="000000"/>
        </w:rPr>
        <w:t xml:space="preserve"> </w:t>
      </w:r>
    </w:p>
    <w:p w14:paraId="7469986F" w14:textId="77777777" w:rsidR="00092045" w:rsidRPr="00092045" w:rsidRDefault="00092045" w:rsidP="00092045">
      <w:pPr>
        <w:contextualSpacing/>
        <w:rPr>
          <w:rFonts w:eastAsia="Times New Roman" w:cstheme="minorHAnsi"/>
          <w:color w:val="000000"/>
        </w:rPr>
      </w:pPr>
      <w:r w:rsidRPr="00092045">
        <w:rPr>
          <w:rFonts w:eastAsia="Times New Roman" w:cstheme="minorHAnsi"/>
          <w:color w:val="000000"/>
        </w:rPr>
        <w:t xml:space="preserve">Transmuting a mineral requires the original mineral and changes the original material into the target material, effectively going around usual material requirements (but altering size as appropriate). For instance, one can transmute alchemy </w:t>
      </w:r>
      <w:r w:rsidR="00D81696">
        <w:rPr>
          <w:rFonts w:eastAsia="Times New Roman" w:cstheme="minorHAnsi"/>
          <w:color w:val="000000"/>
        </w:rPr>
        <w:t xml:space="preserve">materials </w:t>
      </w:r>
      <w:r w:rsidRPr="00092045">
        <w:rPr>
          <w:rFonts w:eastAsia="Times New Roman" w:cstheme="minorHAnsi"/>
          <w:color w:val="000000"/>
        </w:rPr>
        <w:t>from being fire-based to being water-based (allowing crafting different potions), or change 500 gp worth of iron into 500 gp worth of silver</w:t>
      </w:r>
      <w:r w:rsidR="00D81696">
        <w:rPr>
          <w:rFonts w:eastAsia="Times New Roman" w:cstheme="minorHAnsi"/>
          <w:color w:val="000000"/>
        </w:rPr>
        <w:t xml:space="preserve"> (turning a mound of iron into a silver rock)</w:t>
      </w:r>
      <w:r w:rsidRPr="00092045">
        <w:rPr>
          <w:rFonts w:eastAsia="Times New Roman" w:cstheme="minorHAnsi"/>
          <w:color w:val="000000"/>
        </w:rPr>
        <w:t xml:space="preserve">. </w:t>
      </w:r>
    </w:p>
    <w:p w14:paraId="1209CDCB" w14:textId="77777777" w:rsidR="001E0C3D" w:rsidRPr="00092045" w:rsidRDefault="001E0C3D">
      <w:pPr>
        <w:contextualSpacing/>
        <w:rPr>
          <w:rFonts w:eastAsia="Times New Roman" w:cstheme="minorHAnsi"/>
          <w:color w:val="000000"/>
        </w:rPr>
      </w:pPr>
    </w:p>
    <w:p w14:paraId="1D2894C7" w14:textId="77777777" w:rsidR="008D1042" w:rsidRPr="00134BC3" w:rsidRDefault="008D1042" w:rsidP="00A27343">
      <w:pPr>
        <w:pStyle w:val="Heading3"/>
        <w:rPr>
          <w:b w:val="0"/>
          <w:bCs w:val="0"/>
          <w:color w:val="000000"/>
          <w:sz w:val="22"/>
          <w:szCs w:val="22"/>
        </w:rPr>
      </w:pPr>
      <w:bookmarkStart w:id="3848" w:name="_Toc54196471"/>
      <w:r w:rsidRPr="00C17107">
        <w:t>Engineer</w:t>
      </w:r>
      <w:r w:rsidR="00A27343">
        <w:t>’s Tools</w:t>
      </w:r>
      <w:bookmarkEnd w:id="3848"/>
    </w:p>
    <w:p w14:paraId="38E05A54" w14:textId="77777777" w:rsidR="00EB68AF" w:rsidRDefault="00EB68AF">
      <w:pPr>
        <w:contextualSpacing/>
        <w:rPr>
          <w:ins w:id="3849" w:author="Admin" w:date="2020-10-21T17:55:00Z"/>
          <w:rFonts w:eastAsia="Times New Roman" w:cstheme="minorHAnsi"/>
          <w:color w:val="000000"/>
        </w:rPr>
      </w:pPr>
      <w:ins w:id="3850" w:author="Admin" w:date="2020-10-21T17:54:00Z">
        <w:r>
          <w:rPr>
            <w:rFonts w:eastAsia="Times New Roman" w:cstheme="minorHAnsi"/>
            <w:color w:val="000000"/>
          </w:rPr>
          <w:t>Having proficiency in</w:t>
        </w:r>
        <w:r w:rsidRPr="00E41F8D">
          <w:rPr>
            <w:rFonts w:eastAsia="Times New Roman" w:cstheme="minorHAnsi"/>
            <w:color w:val="000000"/>
          </w:rPr>
          <w:t xml:space="preserve"> </w:t>
        </w:r>
        <w:r>
          <w:rPr>
            <w:rFonts w:eastAsia="Times New Roman" w:cstheme="minorHAnsi"/>
            <w:color w:val="000000"/>
          </w:rPr>
          <w:t xml:space="preserve">Engineer’s Tool </w:t>
        </w:r>
        <w:r w:rsidRPr="00E41F8D">
          <w:rPr>
            <w:rFonts w:eastAsia="Times New Roman" w:cstheme="minorHAnsi"/>
            <w:color w:val="000000"/>
          </w:rPr>
          <w:t xml:space="preserve">allows you to craft </w:t>
        </w:r>
        <w:r>
          <w:rPr>
            <w:rFonts w:eastAsia="Times New Roman" w:cstheme="minorHAnsi"/>
            <w:color w:val="000000"/>
          </w:rPr>
          <w:t xml:space="preserve">technological devices. </w:t>
        </w:r>
      </w:ins>
      <w:ins w:id="3851" w:author="Admin" w:date="2020-10-21T17:55:00Z">
        <w:r w:rsidRPr="000D5DB5">
          <w:rPr>
            <w:rFonts w:eastAsia="Times New Roman" w:cstheme="minorHAnsi"/>
            <w:color w:val="000000"/>
          </w:rPr>
          <w:t xml:space="preserve">Such devices are non-magical items </w:t>
        </w:r>
        <w:r>
          <w:rPr>
            <w:rFonts w:eastAsia="Times New Roman" w:cstheme="minorHAnsi"/>
            <w:color w:val="000000"/>
          </w:rPr>
          <w:t xml:space="preserve">that </w:t>
        </w:r>
        <w:r w:rsidRPr="000D5DB5">
          <w:rPr>
            <w:rFonts w:eastAsia="Times New Roman" w:cstheme="minorHAnsi"/>
            <w:color w:val="000000"/>
          </w:rPr>
          <w:t xml:space="preserve">are classified into </w:t>
        </w:r>
        <w:r>
          <w:rPr>
            <w:rFonts w:eastAsia="Times New Roman" w:cstheme="minorHAnsi"/>
            <w:color w:val="000000"/>
          </w:rPr>
          <w:t>one of four device types</w:t>
        </w:r>
        <w:r w:rsidRPr="000D5DB5">
          <w:rPr>
            <w:rFonts w:eastAsia="Times New Roman" w:cstheme="minorHAnsi"/>
            <w:color w:val="000000"/>
          </w:rPr>
          <w:t xml:space="preserve">, according to general </w:t>
        </w:r>
        <w:r>
          <w:rPr>
            <w:rFonts w:eastAsia="Times New Roman" w:cstheme="minorHAnsi"/>
            <w:color w:val="000000"/>
          </w:rPr>
          <w:t>use and design: b</w:t>
        </w:r>
        <w:r w:rsidRPr="000D5DB5">
          <w:rPr>
            <w:rFonts w:eastAsia="Times New Roman" w:cstheme="minorHAnsi"/>
            <w:color w:val="000000"/>
          </w:rPr>
          <w:t xml:space="preserve">ombs, </w:t>
        </w:r>
        <w:r>
          <w:rPr>
            <w:rFonts w:eastAsia="Times New Roman" w:cstheme="minorHAnsi"/>
            <w:color w:val="000000"/>
          </w:rPr>
          <w:t>f</w:t>
        </w:r>
        <w:r w:rsidRPr="000D5DB5">
          <w:rPr>
            <w:rFonts w:eastAsia="Times New Roman" w:cstheme="minorHAnsi"/>
            <w:color w:val="000000"/>
          </w:rPr>
          <w:t xml:space="preserve">irearms, </w:t>
        </w:r>
        <w:r>
          <w:rPr>
            <w:rFonts w:eastAsia="Times New Roman" w:cstheme="minorHAnsi"/>
            <w:color w:val="000000"/>
          </w:rPr>
          <w:t>g</w:t>
        </w:r>
        <w:r w:rsidRPr="000D5DB5">
          <w:rPr>
            <w:rFonts w:eastAsia="Times New Roman" w:cstheme="minorHAnsi"/>
            <w:color w:val="000000"/>
          </w:rPr>
          <w:t xml:space="preserve">adgets, </w:t>
        </w:r>
        <w:r>
          <w:rPr>
            <w:rFonts w:eastAsia="Times New Roman" w:cstheme="minorHAnsi"/>
            <w:color w:val="000000"/>
          </w:rPr>
          <w:t>and c</w:t>
        </w:r>
        <w:r w:rsidRPr="000D5DB5">
          <w:rPr>
            <w:rFonts w:eastAsia="Times New Roman" w:cstheme="minorHAnsi"/>
            <w:color w:val="000000"/>
          </w:rPr>
          <w:t xml:space="preserve">onstructs. </w:t>
        </w:r>
      </w:ins>
    </w:p>
    <w:p w14:paraId="11F61FA9" w14:textId="77777777" w:rsidR="00692563" w:rsidRDefault="00EB68AF">
      <w:pPr>
        <w:contextualSpacing/>
        <w:rPr>
          <w:ins w:id="3852" w:author="Admin" w:date="2020-10-21T17:59:00Z"/>
          <w:rFonts w:eastAsia="Times New Roman" w:cstheme="minorHAnsi"/>
          <w:color w:val="000000"/>
        </w:rPr>
      </w:pPr>
      <w:ins w:id="3853" w:author="Admin" w:date="2020-10-21T17:56:00Z">
        <w:r>
          <w:rPr>
            <w:rFonts w:eastAsia="Times New Roman" w:cstheme="minorHAnsi"/>
            <w:color w:val="000000"/>
          </w:rPr>
          <w:t xml:space="preserve">Devices have rarity similar to infused items, which affect its initial traits, powers, </w:t>
        </w:r>
      </w:ins>
      <w:ins w:id="3854" w:author="Admin" w:date="2020-10-21T17:59:00Z">
        <w:r w:rsidR="00692563">
          <w:rPr>
            <w:rFonts w:eastAsia="Times New Roman" w:cstheme="minorHAnsi"/>
            <w:color w:val="000000"/>
          </w:rPr>
          <w:t xml:space="preserve">malfunction rate (or chance for the device to not function as intended), </w:t>
        </w:r>
      </w:ins>
      <w:ins w:id="3855" w:author="Admin" w:date="2020-10-21T17:56:00Z">
        <w:r>
          <w:rPr>
            <w:rFonts w:eastAsia="Times New Roman" w:cstheme="minorHAnsi"/>
            <w:color w:val="000000"/>
          </w:rPr>
          <w:t xml:space="preserve">and cost. </w:t>
        </w:r>
      </w:ins>
      <w:ins w:id="3856" w:author="Admin" w:date="2020-10-21T17:59:00Z">
        <w:r w:rsidR="00692563">
          <w:rPr>
            <w:rFonts w:eastAsia="Times New Roman" w:cstheme="minorHAnsi"/>
            <w:color w:val="000000"/>
          </w:rPr>
          <w:t xml:space="preserve">A device’s engineering rarity is independent from its infusion rarity (therefore, you can infuse a </w:t>
        </w:r>
      </w:ins>
      <w:ins w:id="3857" w:author="Admin" w:date="2020-10-21T18:04:00Z">
        <w:r w:rsidR="00692563">
          <w:rPr>
            <w:rFonts w:eastAsia="Times New Roman" w:cstheme="minorHAnsi"/>
            <w:color w:val="000000"/>
          </w:rPr>
          <w:t>b</w:t>
        </w:r>
      </w:ins>
      <w:ins w:id="3858" w:author="Admin" w:date="2020-10-21T18:00:00Z">
        <w:r w:rsidR="00692563">
          <w:rPr>
            <w:rFonts w:eastAsia="Times New Roman" w:cstheme="minorHAnsi"/>
            <w:color w:val="000000"/>
          </w:rPr>
          <w:t>oomstick</w:t>
        </w:r>
      </w:ins>
      <w:ins w:id="3859" w:author="Admin" w:date="2020-10-21T18:03:00Z">
        <w:r w:rsidR="00692563">
          <w:rPr>
            <w:rFonts w:eastAsia="Times New Roman" w:cstheme="minorHAnsi"/>
            <w:color w:val="000000"/>
          </w:rPr>
          <w:t>, which is a common-quality device</w:t>
        </w:r>
      </w:ins>
      <w:ins w:id="3860" w:author="Admin" w:date="2020-10-21T18:00:00Z">
        <w:r w:rsidR="00692563">
          <w:rPr>
            <w:rFonts w:eastAsia="Times New Roman" w:cstheme="minorHAnsi"/>
            <w:color w:val="000000"/>
          </w:rPr>
          <w:t xml:space="preserve"> </w:t>
        </w:r>
      </w:ins>
      <w:ins w:id="3861" w:author="Admin" w:date="2020-10-21T18:03:00Z">
        <w:r w:rsidR="00692563">
          <w:rPr>
            <w:rFonts w:eastAsia="Times New Roman" w:cstheme="minorHAnsi"/>
            <w:color w:val="000000"/>
          </w:rPr>
          <w:t xml:space="preserve">with an uncommon-quality +1 infusion </w:t>
        </w:r>
      </w:ins>
      <w:ins w:id="3862" w:author="Admin" w:date="2020-10-21T18:00:00Z">
        <w:r w:rsidR="00692563">
          <w:rPr>
            <w:rFonts w:eastAsia="Times New Roman" w:cstheme="minorHAnsi"/>
            <w:color w:val="000000"/>
          </w:rPr>
          <w:t xml:space="preserve">to be a +1 </w:t>
        </w:r>
      </w:ins>
      <w:ins w:id="3863" w:author="Admin" w:date="2020-10-21T18:04:00Z">
        <w:r w:rsidR="00692563">
          <w:rPr>
            <w:rFonts w:eastAsia="Times New Roman" w:cstheme="minorHAnsi"/>
            <w:color w:val="000000"/>
          </w:rPr>
          <w:t>b</w:t>
        </w:r>
      </w:ins>
      <w:ins w:id="3864" w:author="Admin" w:date="2020-10-21T18:00:00Z">
        <w:r w:rsidR="00692563">
          <w:rPr>
            <w:rFonts w:eastAsia="Times New Roman" w:cstheme="minorHAnsi"/>
            <w:color w:val="000000"/>
          </w:rPr>
          <w:t>oomstick</w:t>
        </w:r>
      </w:ins>
      <w:ins w:id="3865" w:author="Admin" w:date="2020-10-21T18:04:00Z">
        <w:r w:rsidR="00692563">
          <w:rPr>
            <w:rFonts w:eastAsia="Times New Roman" w:cstheme="minorHAnsi"/>
            <w:color w:val="000000"/>
          </w:rPr>
          <w:t xml:space="preserve">). </w:t>
        </w:r>
      </w:ins>
    </w:p>
    <w:p w14:paraId="2A295363" w14:textId="77777777" w:rsidR="00692563" w:rsidRDefault="00692563">
      <w:pPr>
        <w:contextualSpacing/>
        <w:rPr>
          <w:ins w:id="3866" w:author="Admin" w:date="2020-10-21T18:04:00Z"/>
          <w:rFonts w:eastAsia="Times New Roman" w:cstheme="minorHAnsi"/>
          <w:color w:val="000000"/>
        </w:rPr>
      </w:pPr>
    </w:p>
    <w:p w14:paraId="0E70D143" w14:textId="77777777" w:rsidR="00692563" w:rsidRPr="00953D54" w:rsidRDefault="00692563" w:rsidP="00692563">
      <w:pPr>
        <w:contextualSpacing/>
        <w:rPr>
          <w:ins w:id="3867" w:author="Admin" w:date="2020-10-21T18:04:00Z"/>
          <w:rFonts w:eastAsia="Times New Roman" w:cstheme="minorHAnsi"/>
          <w:b/>
          <w:bCs/>
          <w:color w:val="000000"/>
        </w:rPr>
      </w:pPr>
      <w:ins w:id="3868" w:author="Admin" w:date="2020-10-21T18:04:00Z">
        <w:r>
          <w:rPr>
            <w:rFonts w:eastAsia="Times New Roman" w:cstheme="minorHAnsi"/>
            <w:b/>
            <w:bCs/>
            <w:color w:val="000000"/>
          </w:rPr>
          <w:t>Crafting Devices</w:t>
        </w:r>
      </w:ins>
    </w:p>
    <w:p w14:paraId="1918B815" w14:textId="77777777" w:rsidR="00692563" w:rsidRDefault="00692563">
      <w:pPr>
        <w:contextualSpacing/>
        <w:rPr>
          <w:ins w:id="3869" w:author="Admin" w:date="2020-10-21T18:04:00Z"/>
          <w:rFonts w:eastAsia="Times New Roman" w:cstheme="minorHAnsi"/>
          <w:color w:val="000000"/>
        </w:rPr>
      </w:pPr>
      <w:ins w:id="3870" w:author="Admin" w:date="2020-10-21T18:04:00Z">
        <w:r>
          <w:rPr>
            <w:rFonts w:eastAsia="Times New Roman" w:cstheme="minorHAnsi"/>
            <w:color w:val="000000"/>
          </w:rPr>
          <w:lastRenderedPageBreak/>
          <w:t xml:space="preserve">Crafting a device </w:t>
        </w:r>
        <w:r w:rsidRPr="00E41F8D">
          <w:rPr>
            <w:rFonts w:eastAsia="Times New Roman" w:cstheme="minorHAnsi"/>
            <w:color w:val="000000"/>
          </w:rPr>
          <w:t xml:space="preserve">costs the resources </w:t>
        </w:r>
      </w:ins>
      <w:ins w:id="3871" w:author="Admin" w:date="2020-10-21T18:05:00Z">
        <w:r>
          <w:rPr>
            <w:rFonts w:eastAsia="Times New Roman" w:cstheme="minorHAnsi"/>
            <w:color w:val="000000"/>
          </w:rPr>
          <w:t xml:space="preserve">listed in the Item Creation Complexity and Cost Table (modified per type; such as x10 the price for a use-item like a firearm, or x25 for a creature). This can be paid in crafting materials that are harvested or in gold </w:t>
        </w:r>
      </w:ins>
      <w:ins w:id="3872" w:author="Admin" w:date="2020-10-21T18:04:00Z">
        <w:r>
          <w:rPr>
            <w:rFonts w:eastAsia="Times New Roman" w:cstheme="minorHAnsi"/>
            <w:color w:val="000000"/>
          </w:rPr>
          <w:t xml:space="preserve">pieces </w:t>
        </w:r>
      </w:ins>
      <w:ins w:id="3873" w:author="Admin" w:date="2020-10-21T18:05:00Z">
        <w:r>
          <w:rPr>
            <w:rFonts w:eastAsia="Times New Roman" w:cstheme="minorHAnsi"/>
            <w:color w:val="000000"/>
          </w:rPr>
          <w:t>(</w:t>
        </w:r>
      </w:ins>
      <w:ins w:id="3874" w:author="Admin" w:date="2020-10-21T18:06:00Z">
        <w:r>
          <w:rPr>
            <w:rFonts w:eastAsia="Times New Roman" w:cstheme="minorHAnsi"/>
            <w:color w:val="000000"/>
          </w:rPr>
          <w:t xml:space="preserve">or other coin) </w:t>
        </w:r>
      </w:ins>
      <w:ins w:id="3875" w:author="Admin" w:date="2020-10-21T18:04:00Z">
        <w:r>
          <w:rPr>
            <w:rFonts w:eastAsia="Times New Roman" w:cstheme="minorHAnsi"/>
            <w:color w:val="000000"/>
          </w:rPr>
          <w:t>in a settlement that can reasonably have the required materials</w:t>
        </w:r>
        <w:r w:rsidRPr="00E41F8D">
          <w:rPr>
            <w:rFonts w:eastAsia="Times New Roman" w:cstheme="minorHAnsi"/>
            <w:color w:val="000000"/>
          </w:rPr>
          <w:t xml:space="preserve">. </w:t>
        </w:r>
      </w:ins>
    </w:p>
    <w:p w14:paraId="645AAEB4" w14:textId="77777777" w:rsidR="008D1042" w:rsidDel="00EB68AF" w:rsidRDefault="008D1042">
      <w:pPr>
        <w:contextualSpacing/>
        <w:rPr>
          <w:del w:id="3876" w:author="Admin" w:date="2020-10-21T17:55:00Z"/>
          <w:rFonts w:eastAsia="Times New Roman" w:cstheme="minorHAnsi"/>
          <w:color w:val="000000"/>
        </w:rPr>
      </w:pPr>
      <w:del w:id="3877" w:author="Admin" w:date="2020-10-21T17:55:00Z">
        <w:r w:rsidRPr="000D5DB5" w:rsidDel="00EB68AF">
          <w:rPr>
            <w:rFonts w:eastAsia="Times New Roman" w:cstheme="minorHAnsi"/>
            <w:color w:val="000000"/>
          </w:rPr>
          <w:delText xml:space="preserve">Engineering allows for one to create technological devices. Such devices are non-magical items that are created with </w:delText>
        </w:r>
        <w:r w:rsidR="007378CE" w:rsidDel="00EB68AF">
          <w:rPr>
            <w:rFonts w:eastAsia="Times New Roman" w:cstheme="minorHAnsi"/>
            <w:color w:val="000000"/>
          </w:rPr>
          <w:delText>E</w:delText>
        </w:r>
        <w:r w:rsidR="00A27343" w:rsidDel="00EB68AF">
          <w:rPr>
            <w:rFonts w:eastAsia="Times New Roman" w:cstheme="minorHAnsi"/>
            <w:color w:val="000000"/>
          </w:rPr>
          <w:delText xml:space="preserve">ngineer’s </w:delText>
        </w:r>
        <w:r w:rsidR="007378CE" w:rsidDel="00EB68AF">
          <w:rPr>
            <w:rFonts w:eastAsia="Times New Roman" w:cstheme="minorHAnsi"/>
            <w:color w:val="000000"/>
          </w:rPr>
          <w:delText>T</w:delText>
        </w:r>
        <w:r w:rsidR="00A27343" w:rsidDel="00EB68AF">
          <w:rPr>
            <w:rFonts w:eastAsia="Times New Roman" w:cstheme="minorHAnsi"/>
            <w:color w:val="000000"/>
          </w:rPr>
          <w:delText>ools</w:delText>
        </w:r>
        <w:r w:rsidRPr="000D5DB5" w:rsidDel="00EB68AF">
          <w:rPr>
            <w:rFonts w:eastAsia="Times New Roman" w:cstheme="minorHAnsi"/>
            <w:color w:val="000000"/>
          </w:rPr>
          <w:delText>, and are classified into groups, according to general type</w:delText>
        </w:r>
        <w:r w:rsidR="00A27343" w:rsidDel="00EB68AF">
          <w:rPr>
            <w:rFonts w:eastAsia="Times New Roman" w:cstheme="minorHAnsi"/>
            <w:color w:val="000000"/>
          </w:rPr>
          <w:delText>: b</w:delText>
        </w:r>
        <w:r w:rsidRPr="000D5DB5" w:rsidDel="00EB68AF">
          <w:rPr>
            <w:rFonts w:eastAsia="Times New Roman" w:cstheme="minorHAnsi"/>
            <w:color w:val="000000"/>
          </w:rPr>
          <w:delText xml:space="preserve">ombs, </w:delText>
        </w:r>
        <w:r w:rsidR="00A27343" w:rsidDel="00EB68AF">
          <w:rPr>
            <w:rFonts w:eastAsia="Times New Roman" w:cstheme="minorHAnsi"/>
            <w:color w:val="000000"/>
          </w:rPr>
          <w:delText>f</w:delText>
        </w:r>
        <w:r w:rsidRPr="000D5DB5" w:rsidDel="00EB68AF">
          <w:rPr>
            <w:rFonts w:eastAsia="Times New Roman" w:cstheme="minorHAnsi"/>
            <w:color w:val="000000"/>
          </w:rPr>
          <w:delText xml:space="preserve">irearms, </w:delText>
        </w:r>
        <w:r w:rsidR="00A27343" w:rsidDel="00EB68AF">
          <w:rPr>
            <w:rFonts w:eastAsia="Times New Roman" w:cstheme="minorHAnsi"/>
            <w:color w:val="000000"/>
          </w:rPr>
          <w:delText>g</w:delText>
        </w:r>
        <w:r w:rsidRPr="000D5DB5" w:rsidDel="00EB68AF">
          <w:rPr>
            <w:rFonts w:eastAsia="Times New Roman" w:cstheme="minorHAnsi"/>
            <w:color w:val="000000"/>
          </w:rPr>
          <w:delText xml:space="preserve">adgets, </w:delText>
        </w:r>
        <w:r w:rsidR="00A27343" w:rsidDel="00EB68AF">
          <w:rPr>
            <w:rFonts w:eastAsia="Times New Roman" w:cstheme="minorHAnsi"/>
            <w:color w:val="000000"/>
          </w:rPr>
          <w:delText>and c</w:delText>
        </w:r>
        <w:r w:rsidRPr="000D5DB5" w:rsidDel="00EB68AF">
          <w:rPr>
            <w:rFonts w:eastAsia="Times New Roman" w:cstheme="minorHAnsi"/>
            <w:color w:val="000000"/>
          </w:rPr>
          <w:delText xml:space="preserve">onstructs. Most engineering items </w:delText>
        </w:r>
        <w:r w:rsidR="00CF6A0A" w:rsidDel="00EB68AF">
          <w:rPr>
            <w:rFonts w:eastAsia="Times New Roman" w:cstheme="minorHAnsi"/>
            <w:color w:val="000000"/>
          </w:rPr>
          <w:delText xml:space="preserve">that do not use ammunition </w:delText>
        </w:r>
        <w:r w:rsidRPr="000D5DB5" w:rsidDel="00EB68AF">
          <w:rPr>
            <w:rFonts w:eastAsia="Times New Roman" w:cstheme="minorHAnsi"/>
            <w:color w:val="000000"/>
          </w:rPr>
          <w:delText xml:space="preserve">deal concussive damage. </w:delText>
        </w:r>
      </w:del>
    </w:p>
    <w:p w14:paraId="05ED2E9F" w14:textId="77777777" w:rsidR="00862093" w:rsidRPr="000D5DB5" w:rsidRDefault="00862093">
      <w:pPr>
        <w:contextualSpacing/>
        <w:rPr>
          <w:rFonts w:eastAsia="Times New Roman" w:cstheme="minorHAnsi"/>
          <w:color w:val="000000"/>
        </w:rPr>
      </w:pPr>
      <w:del w:id="3878" w:author="Admin" w:date="2020-10-21T17:57:00Z">
        <w:r w:rsidRPr="000D5DB5" w:rsidDel="00EB68AF">
          <w:rPr>
            <w:rFonts w:eastAsia="Times New Roman" w:cstheme="minorHAnsi"/>
            <w:color w:val="000000"/>
          </w:rPr>
          <w:delText xml:space="preserve">When designing an engineered item, the final cost, DC, and effects of the item depend entirely on the </w:delText>
        </w:r>
        <w:r w:rsidDel="00EB68AF">
          <w:rPr>
            <w:rFonts w:eastAsia="Times New Roman" w:cstheme="minorHAnsi"/>
            <w:color w:val="000000"/>
          </w:rPr>
          <w:delText xml:space="preserve">Rarity of the device (which is in turn influenced by how many Engineering Points invested). A character can invest a number of Engineering Points </w:delText>
        </w:r>
        <w:r w:rsidRPr="000D5DB5" w:rsidDel="00EB68AF">
          <w:rPr>
            <w:rFonts w:eastAsia="Times New Roman" w:cstheme="minorHAnsi"/>
            <w:color w:val="000000"/>
          </w:rPr>
          <w:delText xml:space="preserve">equal to the user’s </w:delText>
        </w:r>
        <w:r w:rsidRPr="00BD59D4" w:rsidDel="00EB68AF">
          <w:rPr>
            <w:rFonts w:eastAsia="Times New Roman" w:cstheme="minorHAnsi"/>
            <w:color w:val="000000"/>
          </w:rPr>
          <w:delText>Proficiency bonus</w:delText>
        </w:r>
        <w:r w:rsidDel="00EB68AF">
          <w:rPr>
            <w:rFonts w:eastAsia="Times New Roman" w:cstheme="minorHAnsi"/>
            <w:color w:val="000000"/>
          </w:rPr>
          <w:delText xml:space="preserve"> (e</w:delText>
        </w:r>
      </w:del>
      <w:del w:id="3879" w:author="Admin" w:date="2020-10-21T17:58:00Z">
        <w:r w:rsidDel="00692563">
          <w:rPr>
            <w:rFonts w:eastAsia="Times New Roman" w:cstheme="minorHAnsi"/>
            <w:color w:val="000000"/>
          </w:rPr>
          <w:delText>xpertise does not apply to increase this maximum, nor can technological modifications alter it)</w:delText>
        </w:r>
        <w:r w:rsidRPr="000D5DB5" w:rsidDel="00692563">
          <w:rPr>
            <w:rFonts w:eastAsia="Times New Roman" w:cstheme="minorHAnsi"/>
            <w:color w:val="000000"/>
          </w:rPr>
          <w:delText xml:space="preserve">. A character may willingly spend less than their maximum engineering points to lower the cost </w:delText>
        </w:r>
        <w:r w:rsidDel="00692563">
          <w:rPr>
            <w:rFonts w:eastAsia="Times New Roman" w:cstheme="minorHAnsi"/>
            <w:color w:val="000000"/>
          </w:rPr>
          <w:delText>(and thus the difficulty of resisting the device and the malfunction chance)</w:delText>
        </w:r>
        <w:r w:rsidRPr="000D5DB5" w:rsidDel="00692563">
          <w:rPr>
            <w:rFonts w:eastAsia="Times New Roman" w:cstheme="minorHAnsi"/>
            <w:color w:val="000000"/>
          </w:rPr>
          <w:delText xml:space="preserve">. </w:delText>
        </w:r>
      </w:del>
    </w:p>
    <w:p w14:paraId="77224D92" w14:textId="77777777" w:rsidR="00862093" w:rsidDel="00692563" w:rsidRDefault="00862093" w:rsidP="00862093">
      <w:pPr>
        <w:contextualSpacing/>
        <w:rPr>
          <w:del w:id="3880" w:author="Admin" w:date="2020-10-21T18:04:00Z"/>
          <w:rFonts w:eastAsia="Times New Roman" w:cstheme="minorHAnsi"/>
          <w:color w:val="000000"/>
        </w:rPr>
      </w:pPr>
      <w:del w:id="3881" w:author="Admin" w:date="2020-10-21T18:04:00Z">
        <w:r w:rsidDel="00692563">
          <w:rPr>
            <w:rFonts w:eastAsia="Times New Roman" w:cstheme="minorHAnsi"/>
            <w:color w:val="000000"/>
          </w:rPr>
          <w:delText xml:space="preserve">It takes time appropriate to the device’s complexity to create. This rarity does not prevent the device from being infused as a normal item (such as a magic +1 firearm), but in that case it has rarity score for engineering and another for the infusion. </w:delText>
        </w:r>
      </w:del>
    </w:p>
    <w:p w14:paraId="7A06C2A3" w14:textId="77777777" w:rsidR="008D1042" w:rsidRPr="000D5DB5" w:rsidDel="00692563" w:rsidRDefault="008D1042" w:rsidP="008D1042">
      <w:pPr>
        <w:contextualSpacing/>
        <w:rPr>
          <w:del w:id="3882" w:author="Admin" w:date="2020-10-21T18:04:00Z"/>
          <w:rFonts w:eastAsia="Times New Roman" w:cstheme="minorHAnsi"/>
          <w:sz w:val="24"/>
          <w:szCs w:val="24"/>
        </w:rPr>
      </w:pPr>
    </w:p>
    <w:p w14:paraId="7065D6EE" w14:textId="77777777" w:rsidR="005304CE" w:rsidRDefault="008D1042" w:rsidP="005304CE">
      <w:pPr>
        <w:contextualSpacing/>
        <w:rPr>
          <w:rFonts w:eastAsia="Times New Roman" w:cstheme="minorHAnsi"/>
          <w:color w:val="000000"/>
        </w:rPr>
      </w:pPr>
      <w:r w:rsidRPr="000D5DB5">
        <w:rPr>
          <w:rFonts w:eastAsia="Times New Roman" w:cstheme="minorHAnsi"/>
          <w:b/>
          <w:bCs/>
          <w:color w:val="000000"/>
        </w:rPr>
        <w:t>Cr</w:t>
      </w:r>
      <w:r w:rsidR="005304CE">
        <w:rPr>
          <w:rFonts w:eastAsia="Times New Roman" w:cstheme="minorHAnsi"/>
          <w:b/>
          <w:bCs/>
          <w:color w:val="000000"/>
        </w:rPr>
        <w:t xml:space="preserve">eation. </w:t>
      </w:r>
      <w:r w:rsidR="003035C5">
        <w:rPr>
          <w:rFonts w:eastAsia="Times New Roman" w:cstheme="minorHAnsi"/>
          <w:color w:val="000000"/>
        </w:rPr>
        <w:t>Creating a new technological device has a co</w:t>
      </w:r>
      <w:r w:rsidR="005304CE">
        <w:rPr>
          <w:rFonts w:eastAsia="Times New Roman" w:cstheme="minorHAnsi"/>
          <w:color w:val="000000"/>
        </w:rPr>
        <w:t xml:space="preserve">uple of steps one must follow. </w:t>
      </w:r>
    </w:p>
    <w:p w14:paraId="0DF36213" w14:textId="77777777" w:rsidR="00CE16DC" w:rsidRDefault="00CE16DC" w:rsidP="005304CE">
      <w:pPr>
        <w:contextualSpacing/>
        <w:rPr>
          <w:rFonts w:eastAsia="Times New Roman" w:cstheme="minorHAnsi"/>
          <w:color w:val="000000"/>
        </w:rPr>
      </w:pPr>
    </w:p>
    <w:p w14:paraId="4D061EE3" w14:textId="77777777" w:rsidR="00CE16DC" w:rsidRPr="00E95E1F" w:rsidRDefault="00CE16DC" w:rsidP="00E95E1F">
      <w:pPr>
        <w:rPr>
          <w:rFonts w:eastAsia="Times New Roman" w:cstheme="minorHAnsi"/>
          <w:i/>
          <w:iCs/>
          <w:color w:val="000000"/>
        </w:rPr>
      </w:pPr>
      <w:r w:rsidRPr="00E95E1F">
        <w:rPr>
          <w:rFonts w:eastAsia="Times New Roman" w:cstheme="minorHAnsi"/>
          <w:i/>
          <w:iCs/>
          <w:color w:val="000000"/>
        </w:rPr>
        <w:t>Determine Rarity</w:t>
      </w:r>
    </w:p>
    <w:p w14:paraId="7EDBB5D7" w14:textId="77777777" w:rsidR="003035C5" w:rsidRPr="00CE16DC" w:rsidRDefault="003035C5">
      <w:r w:rsidRPr="00CE16DC">
        <w:t>When you choose to create a new device, you must first determine the starting Rarity</w:t>
      </w:r>
      <w:del w:id="3883" w:author="Admin" w:date="2020-10-21T18:06:00Z">
        <w:r w:rsidRPr="00CE16DC" w:rsidDel="00692563">
          <w:delText xml:space="preserve"> (or Engineering Points invested)</w:delText>
        </w:r>
      </w:del>
      <w:r w:rsidRPr="00CE16DC">
        <w:t xml:space="preserve">. This affects the base abilities of the device, such as damage dealt, firearm capacity, maximum spell level replicated, and malfunction rate. </w:t>
      </w:r>
      <w:r w:rsidR="00CE16DC">
        <w:t>You must start from a rarity you can access</w:t>
      </w:r>
      <w:ins w:id="3884" w:author="Admin" w:date="2020-10-21T18:06:00Z">
        <w:r w:rsidR="00692563">
          <w:t xml:space="preserve"> by your Proficiency Bonus</w:t>
        </w:r>
      </w:ins>
      <w:r w:rsidR="00CE16DC">
        <w:t xml:space="preserve">. </w:t>
      </w:r>
      <w:r w:rsidR="00CE16DC" w:rsidRPr="00CE16DC">
        <w:t>F</w:t>
      </w:r>
      <w:r w:rsidRPr="00CE16DC">
        <w:t xml:space="preserve">or example, a medium firearm that </w:t>
      </w:r>
      <w:r w:rsidR="00862093" w:rsidRPr="00CE16DC">
        <w:t>Rare</w:t>
      </w:r>
      <w:r w:rsidRPr="00CE16DC">
        <w:t xml:space="preserve"> in rarity</w:t>
      </w:r>
      <w:del w:id="3885" w:author="Admin" w:date="2020-10-21T18:06:00Z">
        <w:r w:rsidRPr="00CE16DC" w:rsidDel="00692563">
          <w:delText xml:space="preserve"> (or EP </w:delText>
        </w:r>
        <w:r w:rsidR="00862093" w:rsidRPr="00CE16DC" w:rsidDel="00692563">
          <w:delText>3</w:delText>
        </w:r>
        <w:r w:rsidRPr="00CE16DC" w:rsidDel="00692563">
          <w:delText>)</w:delText>
        </w:r>
        <w:r w:rsidR="00CE16DC" w:rsidRPr="00CE16DC" w:rsidDel="00692563">
          <w:delText>,</w:delText>
        </w:r>
        <w:r w:rsidRPr="00CE16DC" w:rsidDel="00692563">
          <w:delText xml:space="preserve"> </w:delText>
        </w:r>
      </w:del>
      <w:ins w:id="3886" w:author="Admin" w:date="2020-10-21T18:06:00Z">
        <w:r w:rsidR="00692563">
          <w:t xml:space="preserve"> </w:t>
        </w:r>
      </w:ins>
      <w:r w:rsidR="00CE16DC" w:rsidRPr="00CE16DC">
        <w:t xml:space="preserve">deals 4d6 </w:t>
      </w:r>
      <w:r w:rsidRPr="00CE16DC">
        <w:t xml:space="preserve">points of damage on a </w:t>
      </w:r>
      <w:r w:rsidR="00CE16DC" w:rsidRPr="00CE16DC">
        <w:t>successful attack</w:t>
      </w:r>
      <w:r w:rsidRPr="00CE16DC">
        <w:t xml:space="preserve">, </w:t>
      </w:r>
      <w:r w:rsidR="00CE16DC" w:rsidRPr="00CE16DC">
        <w:t xml:space="preserve">has the capacity of </w:t>
      </w:r>
      <w:r w:rsidR="00862093" w:rsidRPr="00CE16DC">
        <w:t>4</w:t>
      </w:r>
      <w:r w:rsidRPr="00CE16DC">
        <w:t xml:space="preserve"> </w:t>
      </w:r>
      <w:r w:rsidR="00CE16DC" w:rsidRPr="00CE16DC">
        <w:t>bullets</w:t>
      </w:r>
      <w:r w:rsidRPr="00CE16DC">
        <w:t xml:space="preserve">, and </w:t>
      </w:r>
      <w:r w:rsidR="00CE16DC" w:rsidRPr="00CE16DC">
        <w:t xml:space="preserve">a </w:t>
      </w:r>
      <w:r w:rsidRPr="00CE16DC">
        <w:t xml:space="preserve">malfunction </w:t>
      </w:r>
      <w:r w:rsidR="00CE16DC" w:rsidRPr="00CE16DC">
        <w:t xml:space="preserve">rate of </w:t>
      </w:r>
      <w:r w:rsidRPr="00CE16DC">
        <w:t>1-</w:t>
      </w:r>
      <w:r w:rsidR="00CE16DC" w:rsidRPr="00CE16DC">
        <w:t>3</w:t>
      </w:r>
      <w:r w:rsidRPr="00CE16DC">
        <w:t xml:space="preserve">. </w:t>
      </w:r>
      <w:ins w:id="3887" w:author="Admin" w:date="2020-10-21T18:06:00Z">
        <w:r w:rsidR="00692563">
          <w:t>It requires a minimum Proficiency Bonus of 3 (and is thus EP 3).</w:t>
        </w:r>
      </w:ins>
    </w:p>
    <w:p w14:paraId="4DDBEEF8" w14:textId="77777777" w:rsidR="003035C5" w:rsidRPr="00E95E1F" w:rsidRDefault="003035C5" w:rsidP="003035C5">
      <w:pPr>
        <w:contextualSpacing/>
        <w:rPr>
          <w:rFonts w:eastAsia="Times New Roman" w:cstheme="minorHAnsi"/>
          <w:color w:val="000000"/>
        </w:rPr>
      </w:pPr>
    </w:p>
    <w:p w14:paraId="096B6F4C" w14:textId="77777777" w:rsidR="003035C5" w:rsidRPr="003035C5" w:rsidRDefault="003035C5">
      <w:pPr>
        <w:contextualSpacing/>
        <w:rPr>
          <w:rFonts w:eastAsia="Times New Roman" w:cstheme="minorHAnsi"/>
          <w:i/>
          <w:iCs/>
          <w:color w:val="000000"/>
        </w:rPr>
      </w:pPr>
      <w:r w:rsidRPr="003035C5">
        <w:rPr>
          <w:rFonts w:eastAsia="Times New Roman" w:cstheme="minorHAnsi"/>
          <w:i/>
          <w:iCs/>
          <w:color w:val="000000"/>
        </w:rPr>
        <w:t xml:space="preserve">Apply </w:t>
      </w:r>
      <w:r>
        <w:rPr>
          <w:rFonts w:eastAsia="Times New Roman" w:cstheme="minorHAnsi"/>
          <w:i/>
          <w:iCs/>
          <w:color w:val="000000"/>
        </w:rPr>
        <w:t>M</w:t>
      </w:r>
      <w:r w:rsidRPr="003035C5">
        <w:rPr>
          <w:rFonts w:eastAsia="Times New Roman" w:cstheme="minorHAnsi"/>
          <w:i/>
          <w:iCs/>
          <w:color w:val="000000"/>
        </w:rPr>
        <w:t>odifications</w:t>
      </w:r>
      <w:r>
        <w:rPr>
          <w:rFonts w:eastAsia="Times New Roman" w:cstheme="minorHAnsi"/>
          <w:i/>
          <w:iCs/>
          <w:color w:val="000000"/>
        </w:rPr>
        <w:t xml:space="preserve"> (</w:t>
      </w:r>
      <w:r w:rsidR="009D3BF2">
        <w:rPr>
          <w:rFonts w:eastAsia="Times New Roman" w:cstheme="minorHAnsi"/>
          <w:i/>
          <w:iCs/>
          <w:color w:val="000000"/>
        </w:rPr>
        <w:t>optional)</w:t>
      </w:r>
    </w:p>
    <w:p w14:paraId="799969DB" w14:textId="77777777" w:rsidR="003035C5" w:rsidRDefault="003035C5">
      <w:pPr>
        <w:contextualSpacing/>
        <w:rPr>
          <w:rFonts w:eastAsia="Times New Roman" w:cstheme="minorHAnsi"/>
          <w:color w:val="000000"/>
        </w:rPr>
      </w:pPr>
      <w:r>
        <w:rPr>
          <w:rFonts w:eastAsia="Times New Roman" w:cstheme="minorHAnsi"/>
          <w:color w:val="000000"/>
        </w:rPr>
        <w:t>Technological modifications affect the base abilities of devices</w:t>
      </w:r>
      <w:r w:rsidR="00862093">
        <w:rPr>
          <w:rFonts w:eastAsia="Times New Roman" w:cstheme="minorHAnsi"/>
          <w:color w:val="000000"/>
        </w:rPr>
        <w:t xml:space="preserve">, </w:t>
      </w:r>
      <w:r w:rsidR="00CE16DC">
        <w:rPr>
          <w:rFonts w:eastAsia="Times New Roman" w:cstheme="minorHAnsi"/>
          <w:color w:val="000000"/>
        </w:rPr>
        <w:t xml:space="preserve">modifying </w:t>
      </w:r>
      <w:r w:rsidR="00862093">
        <w:rPr>
          <w:rFonts w:eastAsia="Times New Roman" w:cstheme="minorHAnsi"/>
          <w:color w:val="000000"/>
        </w:rPr>
        <w:t xml:space="preserve">the </w:t>
      </w:r>
      <w:r w:rsidR="009D3BF2">
        <w:rPr>
          <w:rFonts w:eastAsia="Times New Roman" w:cstheme="minorHAnsi"/>
          <w:color w:val="000000"/>
        </w:rPr>
        <w:t xml:space="preserve">end </w:t>
      </w:r>
      <w:r w:rsidR="00CE16DC">
        <w:rPr>
          <w:rFonts w:eastAsia="Times New Roman" w:cstheme="minorHAnsi"/>
          <w:color w:val="000000"/>
        </w:rPr>
        <w:t>rarity</w:t>
      </w:r>
      <w:r>
        <w:rPr>
          <w:rFonts w:eastAsia="Times New Roman" w:cstheme="minorHAnsi"/>
          <w:color w:val="000000"/>
        </w:rPr>
        <w:t xml:space="preserve">. There are many modifications, from the simple Reliable </w:t>
      </w:r>
      <w:r w:rsidR="00CE16DC">
        <w:rPr>
          <w:rFonts w:eastAsia="Times New Roman" w:cstheme="minorHAnsi"/>
          <w:color w:val="000000"/>
        </w:rPr>
        <w:t xml:space="preserve">Device </w:t>
      </w:r>
      <w:r>
        <w:rPr>
          <w:rFonts w:eastAsia="Times New Roman" w:cstheme="minorHAnsi"/>
          <w:color w:val="000000"/>
        </w:rPr>
        <w:t xml:space="preserve">(lowers malfunction rating) to the more sophisticated </w:t>
      </w:r>
      <w:r w:rsidRPr="003035C5">
        <w:rPr>
          <w:rFonts w:eastAsia="Times New Roman" w:cstheme="minorHAnsi"/>
          <w:color w:val="000000"/>
        </w:rPr>
        <w:t>Special Effect (</w:t>
      </w:r>
      <w:r>
        <w:rPr>
          <w:rFonts w:eastAsia="Times New Roman" w:cstheme="minorHAnsi"/>
          <w:color w:val="000000"/>
        </w:rPr>
        <w:t>which applies an additional spell effect on the target of the device)</w:t>
      </w:r>
      <w:r w:rsidR="00862093">
        <w:rPr>
          <w:rFonts w:eastAsia="Times New Roman" w:cstheme="minorHAnsi"/>
          <w:color w:val="000000"/>
        </w:rPr>
        <w:t>.</w:t>
      </w:r>
      <w:r w:rsidR="009D3BF2">
        <w:rPr>
          <w:rFonts w:eastAsia="Times New Roman" w:cstheme="minorHAnsi"/>
          <w:color w:val="000000"/>
        </w:rPr>
        <w:t xml:space="preserve"> Each technological device class has its own modifications. </w:t>
      </w:r>
    </w:p>
    <w:p w14:paraId="0D7F000E" w14:textId="77777777" w:rsidR="00862093" w:rsidRDefault="00862093" w:rsidP="003035C5">
      <w:pPr>
        <w:contextualSpacing/>
        <w:rPr>
          <w:rFonts w:eastAsia="Times New Roman" w:cstheme="minorHAnsi"/>
          <w:color w:val="000000"/>
        </w:rPr>
      </w:pPr>
    </w:p>
    <w:p w14:paraId="5C31D88C" w14:textId="77777777" w:rsidR="00862093" w:rsidRDefault="00CE16DC">
      <w:pPr>
        <w:contextualSpacing/>
        <w:rPr>
          <w:rFonts w:eastAsia="Times New Roman" w:cstheme="minorHAnsi"/>
          <w:color w:val="000000"/>
        </w:rPr>
      </w:pPr>
      <w:r>
        <w:rPr>
          <w:rFonts w:eastAsia="Times New Roman" w:cstheme="minorHAnsi"/>
          <w:color w:val="000000"/>
        </w:rPr>
        <w:t xml:space="preserve">For instance, applying </w:t>
      </w:r>
      <w:r w:rsidR="00862093">
        <w:rPr>
          <w:rFonts w:eastAsia="Times New Roman" w:cstheme="minorHAnsi"/>
          <w:color w:val="000000"/>
        </w:rPr>
        <w:t xml:space="preserve">the Reliable Device modification to the </w:t>
      </w:r>
      <w:r w:rsidR="009D3BF2">
        <w:rPr>
          <w:rFonts w:eastAsia="Times New Roman" w:cstheme="minorHAnsi"/>
          <w:color w:val="000000"/>
        </w:rPr>
        <w:t xml:space="preserve">above </w:t>
      </w:r>
      <w:r w:rsidR="00862093">
        <w:rPr>
          <w:rFonts w:eastAsia="Times New Roman" w:cstheme="minorHAnsi"/>
          <w:color w:val="000000"/>
        </w:rPr>
        <w:t xml:space="preserve">firearm lowers </w:t>
      </w:r>
      <w:r w:rsidR="009D3BF2">
        <w:rPr>
          <w:rFonts w:eastAsia="Times New Roman" w:cstheme="minorHAnsi"/>
          <w:color w:val="000000"/>
        </w:rPr>
        <w:t xml:space="preserve">its </w:t>
      </w:r>
      <w:r w:rsidR="00862093">
        <w:rPr>
          <w:rFonts w:eastAsia="Times New Roman" w:cstheme="minorHAnsi"/>
          <w:color w:val="000000"/>
        </w:rPr>
        <w:t xml:space="preserve">malfunction </w:t>
      </w:r>
      <w:r w:rsidR="009D3BF2">
        <w:rPr>
          <w:rFonts w:eastAsia="Times New Roman" w:cstheme="minorHAnsi"/>
          <w:color w:val="000000"/>
        </w:rPr>
        <w:t xml:space="preserve">rate </w:t>
      </w:r>
      <w:r w:rsidR="00862093">
        <w:rPr>
          <w:rFonts w:eastAsia="Times New Roman" w:cstheme="minorHAnsi"/>
          <w:color w:val="000000"/>
        </w:rPr>
        <w:t xml:space="preserve">by 2 points, but increases </w:t>
      </w:r>
      <w:r w:rsidR="009D3BF2">
        <w:rPr>
          <w:rFonts w:eastAsia="Times New Roman" w:cstheme="minorHAnsi"/>
          <w:color w:val="000000"/>
        </w:rPr>
        <w:t xml:space="preserve">its </w:t>
      </w:r>
      <w:r>
        <w:rPr>
          <w:rFonts w:eastAsia="Times New Roman" w:cstheme="minorHAnsi"/>
          <w:color w:val="000000"/>
        </w:rPr>
        <w:t xml:space="preserve">rarity </w:t>
      </w:r>
      <w:r w:rsidR="00862093">
        <w:rPr>
          <w:rFonts w:eastAsia="Times New Roman" w:cstheme="minorHAnsi"/>
          <w:color w:val="000000"/>
        </w:rPr>
        <w:t>by 1</w:t>
      </w:r>
      <w:r>
        <w:rPr>
          <w:rFonts w:eastAsia="Times New Roman" w:cstheme="minorHAnsi"/>
          <w:color w:val="000000"/>
        </w:rPr>
        <w:t xml:space="preserve"> step</w:t>
      </w:r>
      <w:r w:rsidR="00862093">
        <w:rPr>
          <w:rFonts w:eastAsia="Times New Roman" w:cstheme="minorHAnsi"/>
          <w:color w:val="000000"/>
        </w:rPr>
        <w:t xml:space="preserve">. This can be counterbalanced with the Capacity modification, reducing </w:t>
      </w:r>
      <w:r>
        <w:rPr>
          <w:rFonts w:eastAsia="Times New Roman" w:cstheme="minorHAnsi"/>
          <w:color w:val="000000"/>
        </w:rPr>
        <w:t xml:space="preserve">rarity </w:t>
      </w:r>
      <w:r w:rsidR="00862093">
        <w:rPr>
          <w:rFonts w:eastAsia="Times New Roman" w:cstheme="minorHAnsi"/>
          <w:color w:val="000000"/>
        </w:rPr>
        <w:t xml:space="preserve">by 1 </w:t>
      </w:r>
      <w:r w:rsidR="009D3BF2">
        <w:rPr>
          <w:rFonts w:eastAsia="Times New Roman" w:cstheme="minorHAnsi"/>
          <w:color w:val="000000"/>
        </w:rPr>
        <w:t xml:space="preserve">step </w:t>
      </w:r>
      <w:r w:rsidR="00862093">
        <w:rPr>
          <w:rFonts w:eastAsia="Times New Roman" w:cstheme="minorHAnsi"/>
          <w:color w:val="000000"/>
        </w:rPr>
        <w:t>and Capacity by 2</w:t>
      </w:r>
      <w:r w:rsidR="009D3BF2">
        <w:rPr>
          <w:rFonts w:eastAsia="Times New Roman" w:cstheme="minorHAnsi"/>
          <w:color w:val="000000"/>
        </w:rPr>
        <w:t xml:space="preserve"> points</w:t>
      </w:r>
      <w:r w:rsidR="00862093">
        <w:rPr>
          <w:rFonts w:eastAsia="Times New Roman" w:cstheme="minorHAnsi"/>
          <w:color w:val="000000"/>
        </w:rPr>
        <w:t xml:space="preserve">. </w:t>
      </w:r>
    </w:p>
    <w:p w14:paraId="7F4D6D4A" w14:textId="77777777" w:rsidR="00862093" w:rsidRDefault="00CE16DC">
      <w:pPr>
        <w:contextualSpacing/>
        <w:rPr>
          <w:rFonts w:eastAsia="Times New Roman" w:cstheme="minorHAnsi"/>
          <w:color w:val="000000"/>
        </w:rPr>
      </w:pPr>
      <w:r>
        <w:rPr>
          <w:rFonts w:eastAsia="Times New Roman" w:cstheme="minorHAnsi"/>
          <w:color w:val="000000"/>
        </w:rPr>
        <w:t>If modified as such, the firearm remains Rare (or EP 3), d</w:t>
      </w:r>
      <w:r w:rsidR="00862093">
        <w:rPr>
          <w:rFonts w:eastAsia="Times New Roman" w:cstheme="minorHAnsi"/>
          <w:color w:val="000000"/>
        </w:rPr>
        <w:t xml:space="preserve">eals </w:t>
      </w:r>
      <w:r>
        <w:rPr>
          <w:rFonts w:eastAsia="Times New Roman" w:cstheme="minorHAnsi"/>
          <w:color w:val="000000"/>
        </w:rPr>
        <w:t xml:space="preserve">4d6 </w:t>
      </w:r>
      <w:r w:rsidR="00862093">
        <w:rPr>
          <w:rFonts w:eastAsia="Times New Roman" w:cstheme="minorHAnsi"/>
          <w:color w:val="000000"/>
        </w:rPr>
        <w:t xml:space="preserve">points of piercing damage on a hit, </w:t>
      </w:r>
      <w:r>
        <w:rPr>
          <w:rFonts w:eastAsia="Times New Roman" w:cstheme="minorHAnsi"/>
          <w:color w:val="000000"/>
        </w:rPr>
        <w:t xml:space="preserve">has the capacity of </w:t>
      </w:r>
      <w:r w:rsidR="00862093">
        <w:rPr>
          <w:rFonts w:eastAsia="Times New Roman" w:cstheme="minorHAnsi"/>
          <w:color w:val="000000"/>
        </w:rPr>
        <w:t xml:space="preserve">2 </w:t>
      </w:r>
      <w:r>
        <w:rPr>
          <w:rFonts w:eastAsia="Times New Roman" w:cstheme="minorHAnsi"/>
          <w:color w:val="000000"/>
        </w:rPr>
        <w:t>bullets</w:t>
      </w:r>
      <w:r w:rsidR="00862093">
        <w:rPr>
          <w:rFonts w:eastAsia="Times New Roman" w:cstheme="minorHAnsi"/>
          <w:color w:val="000000"/>
        </w:rPr>
        <w:t xml:space="preserve">, and </w:t>
      </w:r>
      <w:r>
        <w:rPr>
          <w:rFonts w:eastAsia="Times New Roman" w:cstheme="minorHAnsi"/>
          <w:color w:val="000000"/>
        </w:rPr>
        <w:t xml:space="preserve">a </w:t>
      </w:r>
      <w:r w:rsidR="00862093">
        <w:rPr>
          <w:rFonts w:eastAsia="Times New Roman" w:cstheme="minorHAnsi"/>
          <w:color w:val="000000"/>
        </w:rPr>
        <w:t xml:space="preserve">malfunction </w:t>
      </w:r>
      <w:r>
        <w:rPr>
          <w:rFonts w:eastAsia="Times New Roman" w:cstheme="minorHAnsi"/>
          <w:color w:val="000000"/>
        </w:rPr>
        <w:t xml:space="preserve">rate of </w:t>
      </w:r>
      <w:r w:rsidR="00862093">
        <w:rPr>
          <w:rFonts w:eastAsia="Times New Roman" w:cstheme="minorHAnsi"/>
          <w:color w:val="000000"/>
        </w:rPr>
        <w:t xml:space="preserve">1. </w:t>
      </w:r>
    </w:p>
    <w:p w14:paraId="5866A871" w14:textId="77777777" w:rsidR="003035C5" w:rsidRDefault="003035C5" w:rsidP="003035C5">
      <w:pPr>
        <w:contextualSpacing/>
        <w:rPr>
          <w:rFonts w:eastAsia="Times New Roman" w:cstheme="minorHAnsi"/>
          <w:color w:val="000000"/>
        </w:rPr>
      </w:pPr>
    </w:p>
    <w:p w14:paraId="7558DAED" w14:textId="77777777" w:rsidR="003035C5" w:rsidRPr="00862093" w:rsidRDefault="00862093" w:rsidP="003035C5">
      <w:pPr>
        <w:contextualSpacing/>
        <w:rPr>
          <w:rFonts w:eastAsia="Times New Roman" w:cstheme="minorHAnsi"/>
          <w:i/>
          <w:iCs/>
          <w:color w:val="000000"/>
        </w:rPr>
      </w:pPr>
      <w:r>
        <w:rPr>
          <w:rFonts w:eastAsia="Times New Roman" w:cstheme="minorHAnsi"/>
          <w:i/>
          <w:iCs/>
          <w:color w:val="000000"/>
        </w:rPr>
        <w:t>Determine End Rarity</w:t>
      </w:r>
    </w:p>
    <w:p w14:paraId="6CD3BB2B" w14:textId="77777777" w:rsidR="003035C5" w:rsidRDefault="00862093" w:rsidP="003035C5">
      <w:pPr>
        <w:contextualSpacing/>
        <w:rPr>
          <w:rFonts w:eastAsia="Times New Roman" w:cstheme="minorHAnsi"/>
          <w:color w:val="000000"/>
        </w:rPr>
      </w:pPr>
      <w:r>
        <w:rPr>
          <w:rFonts w:eastAsia="Times New Roman" w:cstheme="minorHAnsi"/>
          <w:color w:val="000000"/>
        </w:rPr>
        <w:t>After applying modifications, determine the end rarity, which will affect the final abilities of the device.</w:t>
      </w:r>
      <w:r w:rsidR="005304CE" w:rsidRPr="005304CE">
        <w:rPr>
          <w:rFonts w:eastAsia="Times New Roman" w:cstheme="minorHAnsi"/>
          <w:color w:val="000000"/>
        </w:rPr>
        <w:t xml:space="preserve"> </w:t>
      </w:r>
      <w:r w:rsidR="005304CE" w:rsidRPr="000D5DB5">
        <w:rPr>
          <w:rFonts w:eastAsia="Times New Roman" w:cstheme="minorHAnsi"/>
          <w:color w:val="000000"/>
        </w:rPr>
        <w:t xml:space="preserve">See the </w:t>
      </w:r>
      <w:r w:rsidR="005304CE">
        <w:rPr>
          <w:rFonts w:eastAsia="Times New Roman" w:cstheme="minorHAnsi"/>
          <w:color w:val="000000"/>
        </w:rPr>
        <w:t>Item Creation Complexity and Cost table under Skills for prices relative to rarity.</w:t>
      </w:r>
    </w:p>
    <w:p w14:paraId="11C0513E" w14:textId="77777777" w:rsidR="00862093" w:rsidRDefault="00862093" w:rsidP="003035C5">
      <w:pPr>
        <w:contextualSpacing/>
        <w:rPr>
          <w:rFonts w:eastAsia="Times New Roman" w:cstheme="minorHAnsi"/>
          <w:color w:val="000000"/>
        </w:rPr>
      </w:pPr>
    </w:p>
    <w:p w14:paraId="19F96B4D" w14:textId="77777777" w:rsidR="00862093" w:rsidRDefault="00862093">
      <w:pPr>
        <w:contextualSpacing/>
        <w:rPr>
          <w:rFonts w:eastAsia="Times New Roman" w:cstheme="minorHAnsi"/>
          <w:color w:val="000000"/>
        </w:rPr>
      </w:pPr>
      <w:r>
        <w:rPr>
          <w:rFonts w:eastAsia="Times New Roman" w:cstheme="minorHAnsi"/>
          <w:color w:val="000000"/>
        </w:rPr>
        <w:t xml:space="preserve">In the above example, the </w:t>
      </w:r>
      <w:r w:rsidR="009D3BF2">
        <w:rPr>
          <w:rFonts w:eastAsia="Times New Roman" w:cstheme="minorHAnsi"/>
          <w:color w:val="000000"/>
        </w:rPr>
        <w:t xml:space="preserve">end rarity </w:t>
      </w:r>
      <w:r>
        <w:rPr>
          <w:rFonts w:eastAsia="Times New Roman" w:cstheme="minorHAnsi"/>
          <w:color w:val="000000"/>
        </w:rPr>
        <w:t xml:space="preserve">of the device was unchanged </w:t>
      </w:r>
      <w:r w:rsidR="00CE16DC">
        <w:rPr>
          <w:rFonts w:eastAsia="Times New Roman" w:cstheme="minorHAnsi"/>
          <w:color w:val="000000"/>
        </w:rPr>
        <w:t>(Rare)</w:t>
      </w:r>
      <w:r>
        <w:rPr>
          <w:rFonts w:eastAsia="Times New Roman" w:cstheme="minorHAnsi"/>
          <w:color w:val="000000"/>
        </w:rPr>
        <w:t xml:space="preserve">. The firearm has less space for ammunition in the magazine (or could possibly be a double-barreled </w:t>
      </w:r>
      <w:r w:rsidR="009D3BF2">
        <w:rPr>
          <w:rFonts w:eastAsia="Times New Roman" w:cstheme="minorHAnsi"/>
          <w:color w:val="000000"/>
        </w:rPr>
        <w:t>rifle</w:t>
      </w:r>
      <w:r>
        <w:rPr>
          <w:rFonts w:eastAsia="Times New Roman" w:cstheme="minorHAnsi"/>
          <w:color w:val="000000"/>
        </w:rPr>
        <w:t xml:space="preserve">), but is more reliable. </w:t>
      </w:r>
    </w:p>
    <w:p w14:paraId="10963028" w14:textId="77777777" w:rsidR="003035C5" w:rsidRPr="003035C5" w:rsidRDefault="003035C5" w:rsidP="003035C5">
      <w:pPr>
        <w:contextualSpacing/>
        <w:rPr>
          <w:rFonts w:eastAsia="Times New Roman" w:cstheme="minorHAnsi"/>
          <w:color w:val="000000"/>
        </w:rPr>
      </w:pPr>
    </w:p>
    <w:p w14:paraId="6CC2376F" w14:textId="77777777" w:rsidR="009D3BF2" w:rsidRDefault="008D1042">
      <w:pPr>
        <w:contextualSpacing/>
        <w:rPr>
          <w:rFonts w:eastAsia="Times New Roman" w:cstheme="minorHAnsi"/>
          <w:color w:val="000000"/>
        </w:rPr>
      </w:pPr>
      <w:r w:rsidRPr="000D5DB5">
        <w:rPr>
          <w:rFonts w:eastAsia="Times New Roman" w:cstheme="minorHAnsi"/>
          <w:b/>
          <w:bCs/>
          <w:color w:val="000000"/>
        </w:rPr>
        <w:lastRenderedPageBreak/>
        <w:t>Malfunction Rate</w:t>
      </w:r>
      <w:r w:rsidR="00C440A2">
        <w:rPr>
          <w:rFonts w:eastAsia="Times New Roman" w:cstheme="minorHAnsi"/>
          <w:b/>
          <w:bCs/>
          <w:color w:val="000000"/>
        </w:rPr>
        <w:t xml:space="preserve"> (MR)</w:t>
      </w:r>
      <w:r w:rsidRPr="000D5DB5">
        <w:rPr>
          <w:rFonts w:eastAsia="Times New Roman" w:cstheme="minorHAnsi"/>
          <w:b/>
          <w:bCs/>
          <w:color w:val="000000"/>
        </w:rPr>
        <w:t xml:space="preserve">. </w:t>
      </w:r>
      <w:r w:rsidR="00C440A2">
        <w:rPr>
          <w:rFonts w:eastAsia="Times New Roman" w:cstheme="minorHAnsi"/>
          <w:color w:val="000000"/>
        </w:rPr>
        <w:t>Devices can malfunction when used</w:t>
      </w:r>
      <w:r w:rsidR="000706C1">
        <w:rPr>
          <w:rFonts w:eastAsia="Times New Roman" w:cstheme="minorHAnsi"/>
          <w:color w:val="000000"/>
        </w:rPr>
        <w:t xml:space="preserve">, with the chances of malfunctioning increasing with the </w:t>
      </w:r>
      <w:r w:rsidR="00C440A2">
        <w:rPr>
          <w:rFonts w:eastAsia="Times New Roman" w:cstheme="minorHAnsi"/>
          <w:color w:val="000000"/>
        </w:rPr>
        <w:t>complex</w:t>
      </w:r>
      <w:r w:rsidR="000706C1">
        <w:rPr>
          <w:rFonts w:eastAsia="Times New Roman" w:cstheme="minorHAnsi"/>
          <w:color w:val="000000"/>
        </w:rPr>
        <w:t>ity</w:t>
      </w:r>
      <w:r w:rsidR="00C440A2">
        <w:rPr>
          <w:rFonts w:eastAsia="Times New Roman" w:cstheme="minorHAnsi"/>
          <w:color w:val="000000"/>
        </w:rPr>
        <w:t xml:space="preserve"> </w:t>
      </w:r>
      <w:r w:rsidR="000706C1">
        <w:rPr>
          <w:rFonts w:eastAsia="Times New Roman" w:cstheme="minorHAnsi"/>
          <w:color w:val="000000"/>
        </w:rPr>
        <w:t xml:space="preserve">of </w:t>
      </w:r>
      <w:r w:rsidR="00C440A2">
        <w:rPr>
          <w:rFonts w:eastAsia="Times New Roman" w:cstheme="minorHAnsi"/>
          <w:color w:val="000000"/>
        </w:rPr>
        <w:t xml:space="preserve">the device. </w:t>
      </w:r>
      <w:r w:rsidRPr="000D5DB5">
        <w:rPr>
          <w:rFonts w:eastAsia="Times New Roman" w:cstheme="minorHAnsi"/>
          <w:color w:val="000000"/>
        </w:rPr>
        <w:t xml:space="preserve">The malfunction rate </w:t>
      </w:r>
      <w:r w:rsidR="00C440A2">
        <w:rPr>
          <w:rFonts w:eastAsia="Times New Roman" w:cstheme="minorHAnsi"/>
          <w:color w:val="000000"/>
        </w:rPr>
        <w:t xml:space="preserve">(MR) </w:t>
      </w:r>
      <w:r w:rsidR="005304CE">
        <w:rPr>
          <w:rFonts w:eastAsia="Times New Roman" w:cstheme="minorHAnsi"/>
          <w:color w:val="000000"/>
        </w:rPr>
        <w:t xml:space="preserve">is </w:t>
      </w:r>
      <w:r w:rsidR="00C440A2">
        <w:rPr>
          <w:rFonts w:eastAsia="Times New Roman" w:cstheme="minorHAnsi"/>
          <w:color w:val="000000"/>
        </w:rPr>
        <w:t xml:space="preserve">range </w:t>
      </w:r>
      <w:r w:rsidR="005304CE">
        <w:rPr>
          <w:rFonts w:eastAsia="Times New Roman" w:cstheme="minorHAnsi"/>
          <w:color w:val="000000"/>
        </w:rPr>
        <w:t xml:space="preserve">from 1 </w:t>
      </w:r>
      <w:r w:rsidR="00C440A2">
        <w:rPr>
          <w:rFonts w:eastAsia="Times New Roman" w:cstheme="minorHAnsi"/>
          <w:color w:val="000000"/>
        </w:rPr>
        <w:t xml:space="preserve">(5%) </w:t>
      </w:r>
      <w:r w:rsidR="005304CE">
        <w:rPr>
          <w:rFonts w:eastAsia="Times New Roman" w:cstheme="minorHAnsi"/>
          <w:color w:val="000000"/>
        </w:rPr>
        <w:t>to the invested EP</w:t>
      </w:r>
      <w:r w:rsidR="009D3BF2">
        <w:rPr>
          <w:rFonts w:eastAsia="Times New Roman" w:cstheme="minorHAnsi"/>
          <w:color w:val="000000"/>
        </w:rPr>
        <w:t xml:space="preserve"> or Rarity rank</w:t>
      </w:r>
      <w:r w:rsidR="005304CE">
        <w:rPr>
          <w:rFonts w:eastAsia="Times New Roman" w:cstheme="minorHAnsi"/>
          <w:color w:val="000000"/>
        </w:rPr>
        <w:t xml:space="preserve"> of the device</w:t>
      </w:r>
      <w:r w:rsidR="00C440A2">
        <w:rPr>
          <w:rFonts w:eastAsia="Times New Roman" w:cstheme="minorHAnsi"/>
          <w:color w:val="000000"/>
        </w:rPr>
        <w:t xml:space="preserve"> (5% per point</w:t>
      </w:r>
      <w:r w:rsidR="009D3BF2">
        <w:rPr>
          <w:rFonts w:eastAsia="Times New Roman" w:cstheme="minorHAnsi"/>
          <w:color w:val="000000"/>
        </w:rPr>
        <w:t>, minimum 10% for Common devices</w:t>
      </w:r>
      <w:r w:rsidR="00C440A2">
        <w:rPr>
          <w:rFonts w:eastAsia="Times New Roman" w:cstheme="minorHAnsi"/>
          <w:color w:val="000000"/>
        </w:rPr>
        <w:t>)</w:t>
      </w:r>
      <w:r w:rsidR="005304CE">
        <w:rPr>
          <w:rFonts w:eastAsia="Times New Roman" w:cstheme="minorHAnsi"/>
          <w:color w:val="000000"/>
        </w:rPr>
        <w:t>, and represents the chance for the device to malfunction when used.</w:t>
      </w:r>
      <w:r w:rsidR="009D3BF2">
        <w:rPr>
          <w:rFonts w:eastAsia="Times New Roman" w:cstheme="minorHAnsi"/>
          <w:color w:val="000000"/>
        </w:rPr>
        <w:t xml:space="preserve">  Whenever you use a technological device, you must roll for a malfunction, which can determine if it works successfully (or if it suffers a mishap if it is already malfunctioning). </w:t>
      </w:r>
    </w:p>
    <w:p w14:paraId="71D59369" w14:textId="77777777" w:rsidR="005304CE" w:rsidRDefault="005304CE" w:rsidP="005304CE">
      <w:pPr>
        <w:contextualSpacing/>
        <w:rPr>
          <w:rFonts w:eastAsia="Times New Roman" w:cstheme="minorHAnsi"/>
          <w:color w:val="000000"/>
        </w:rPr>
      </w:pPr>
    </w:p>
    <w:p w14:paraId="2985072D" w14:textId="77777777" w:rsidR="005304CE" w:rsidRPr="005304CE" w:rsidRDefault="005304CE" w:rsidP="00C440A2">
      <w:pPr>
        <w:contextualSpacing/>
        <w:rPr>
          <w:rFonts w:eastAsia="Times New Roman" w:cstheme="minorHAnsi"/>
          <w:i/>
          <w:iCs/>
          <w:color w:val="000000"/>
        </w:rPr>
      </w:pPr>
      <w:r>
        <w:rPr>
          <w:rFonts w:eastAsia="Times New Roman" w:cstheme="minorHAnsi"/>
          <w:i/>
          <w:iCs/>
          <w:color w:val="000000"/>
        </w:rPr>
        <w:t>Rarity</w:t>
      </w:r>
      <w:r>
        <w:rPr>
          <w:rFonts w:eastAsia="Times New Roman" w:cstheme="minorHAnsi"/>
          <w:i/>
          <w:iCs/>
          <w:color w:val="000000"/>
        </w:rPr>
        <w:tab/>
      </w:r>
      <w:r>
        <w:rPr>
          <w:rFonts w:eastAsia="Times New Roman" w:cstheme="minorHAnsi"/>
          <w:i/>
          <w:iCs/>
          <w:color w:val="000000"/>
        </w:rPr>
        <w:tab/>
      </w:r>
      <w:r w:rsidR="00C440A2">
        <w:rPr>
          <w:rFonts w:eastAsia="Times New Roman" w:cstheme="minorHAnsi"/>
          <w:i/>
          <w:iCs/>
          <w:color w:val="000000"/>
        </w:rPr>
        <w:t xml:space="preserve">MR </w:t>
      </w:r>
      <w:r>
        <w:rPr>
          <w:rFonts w:eastAsia="Times New Roman" w:cstheme="minorHAnsi"/>
          <w:i/>
          <w:iCs/>
          <w:color w:val="000000"/>
        </w:rPr>
        <w:t>(d20)</w:t>
      </w:r>
      <w:r w:rsidR="00C440A2">
        <w:rPr>
          <w:rFonts w:eastAsia="Times New Roman" w:cstheme="minorHAnsi"/>
          <w:i/>
          <w:iCs/>
          <w:color w:val="000000"/>
        </w:rPr>
        <w:tab/>
        <w:t>MR (%)</w:t>
      </w:r>
    </w:p>
    <w:p w14:paraId="6F710FB4" w14:textId="77777777" w:rsidR="005304CE" w:rsidRDefault="005304CE" w:rsidP="005304CE">
      <w:pPr>
        <w:contextualSpacing/>
        <w:rPr>
          <w:rFonts w:eastAsia="Times New Roman" w:cstheme="minorHAnsi"/>
          <w:color w:val="000000"/>
        </w:rPr>
      </w:pPr>
      <w:r>
        <w:rPr>
          <w:rFonts w:eastAsia="Times New Roman" w:cstheme="minorHAnsi"/>
          <w:color w:val="000000"/>
        </w:rPr>
        <w:t>Common</w:t>
      </w:r>
      <w:r>
        <w:rPr>
          <w:rFonts w:eastAsia="Times New Roman" w:cstheme="minorHAnsi"/>
          <w:color w:val="000000"/>
        </w:rPr>
        <w:tab/>
        <w:t>1-2</w:t>
      </w:r>
      <w:r w:rsidR="00C440A2">
        <w:rPr>
          <w:rFonts w:eastAsia="Times New Roman" w:cstheme="minorHAnsi"/>
          <w:color w:val="000000"/>
        </w:rPr>
        <w:tab/>
      </w:r>
      <w:r w:rsidR="00C440A2">
        <w:rPr>
          <w:rFonts w:eastAsia="Times New Roman" w:cstheme="minorHAnsi"/>
          <w:color w:val="000000"/>
        </w:rPr>
        <w:tab/>
        <w:t>10%</w:t>
      </w:r>
    </w:p>
    <w:p w14:paraId="5F745BBC" w14:textId="77777777" w:rsidR="005304CE" w:rsidRDefault="005304CE" w:rsidP="00C440A2">
      <w:pPr>
        <w:contextualSpacing/>
        <w:rPr>
          <w:rFonts w:eastAsia="Times New Roman" w:cstheme="minorHAnsi"/>
          <w:color w:val="000000"/>
        </w:rPr>
      </w:pPr>
      <w:r>
        <w:rPr>
          <w:rFonts w:eastAsia="Times New Roman" w:cstheme="minorHAnsi"/>
          <w:color w:val="000000"/>
        </w:rPr>
        <w:t>Uncommon</w:t>
      </w:r>
      <w:r>
        <w:rPr>
          <w:rFonts w:eastAsia="Times New Roman" w:cstheme="minorHAnsi"/>
          <w:color w:val="000000"/>
        </w:rPr>
        <w:tab/>
        <w:t>1-2</w:t>
      </w:r>
      <w:r w:rsidR="00C440A2">
        <w:rPr>
          <w:rFonts w:eastAsia="Times New Roman" w:cstheme="minorHAnsi"/>
          <w:color w:val="000000"/>
        </w:rPr>
        <w:tab/>
      </w:r>
      <w:r w:rsidR="00C440A2">
        <w:rPr>
          <w:rFonts w:eastAsia="Times New Roman" w:cstheme="minorHAnsi"/>
          <w:color w:val="000000"/>
        </w:rPr>
        <w:tab/>
        <w:t>10%</w:t>
      </w:r>
    </w:p>
    <w:p w14:paraId="0DF01224" w14:textId="77777777" w:rsidR="005304CE" w:rsidRDefault="005304CE" w:rsidP="005304CE">
      <w:pPr>
        <w:contextualSpacing/>
        <w:rPr>
          <w:rFonts w:eastAsia="Times New Roman" w:cstheme="minorHAnsi"/>
          <w:color w:val="000000"/>
        </w:rPr>
      </w:pPr>
      <w:r>
        <w:rPr>
          <w:rFonts w:eastAsia="Times New Roman" w:cstheme="minorHAnsi"/>
          <w:color w:val="000000"/>
        </w:rPr>
        <w:t>Rare</w:t>
      </w:r>
      <w:r>
        <w:rPr>
          <w:rFonts w:eastAsia="Times New Roman" w:cstheme="minorHAnsi"/>
          <w:color w:val="000000"/>
        </w:rPr>
        <w:tab/>
      </w:r>
      <w:r>
        <w:rPr>
          <w:rFonts w:eastAsia="Times New Roman" w:cstheme="minorHAnsi"/>
          <w:color w:val="000000"/>
        </w:rPr>
        <w:tab/>
        <w:t>1-3</w:t>
      </w:r>
      <w:r w:rsidR="00C440A2">
        <w:rPr>
          <w:rFonts w:eastAsia="Times New Roman" w:cstheme="minorHAnsi"/>
          <w:color w:val="000000"/>
        </w:rPr>
        <w:tab/>
      </w:r>
      <w:r w:rsidR="00C440A2">
        <w:rPr>
          <w:rFonts w:eastAsia="Times New Roman" w:cstheme="minorHAnsi"/>
          <w:color w:val="000000"/>
        </w:rPr>
        <w:tab/>
        <w:t>15%</w:t>
      </w:r>
    </w:p>
    <w:p w14:paraId="4DF4B68F" w14:textId="77777777" w:rsidR="005304CE" w:rsidRDefault="005304CE" w:rsidP="005304CE">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Pr>
          <w:rFonts w:eastAsia="Times New Roman" w:cstheme="minorHAnsi"/>
          <w:color w:val="000000"/>
        </w:rPr>
        <w:tab/>
        <w:t>1-4</w:t>
      </w:r>
      <w:r w:rsidR="00C440A2">
        <w:rPr>
          <w:rFonts w:eastAsia="Times New Roman" w:cstheme="minorHAnsi"/>
          <w:color w:val="000000"/>
        </w:rPr>
        <w:tab/>
      </w:r>
      <w:r w:rsidR="00C440A2">
        <w:rPr>
          <w:rFonts w:eastAsia="Times New Roman" w:cstheme="minorHAnsi"/>
          <w:color w:val="000000"/>
        </w:rPr>
        <w:tab/>
        <w:t>20%</w:t>
      </w:r>
    </w:p>
    <w:p w14:paraId="400C70BA" w14:textId="77777777" w:rsidR="005304CE" w:rsidRDefault="005304CE" w:rsidP="005304CE">
      <w:pPr>
        <w:contextualSpacing/>
        <w:rPr>
          <w:rFonts w:eastAsia="Times New Roman" w:cstheme="minorHAnsi"/>
          <w:color w:val="000000"/>
        </w:rPr>
      </w:pPr>
      <w:r>
        <w:rPr>
          <w:rFonts w:eastAsia="Times New Roman" w:cstheme="minorHAnsi"/>
          <w:color w:val="000000"/>
        </w:rPr>
        <w:t>Legendary</w:t>
      </w:r>
      <w:r>
        <w:rPr>
          <w:rFonts w:eastAsia="Times New Roman" w:cstheme="minorHAnsi"/>
          <w:color w:val="000000"/>
        </w:rPr>
        <w:tab/>
        <w:t>1-5</w:t>
      </w:r>
      <w:r w:rsidR="00C440A2">
        <w:rPr>
          <w:rFonts w:eastAsia="Times New Roman" w:cstheme="minorHAnsi"/>
          <w:color w:val="000000"/>
        </w:rPr>
        <w:tab/>
      </w:r>
      <w:r w:rsidR="00C440A2">
        <w:rPr>
          <w:rFonts w:eastAsia="Times New Roman" w:cstheme="minorHAnsi"/>
          <w:color w:val="000000"/>
        </w:rPr>
        <w:tab/>
        <w:t>25%</w:t>
      </w:r>
    </w:p>
    <w:p w14:paraId="384D752D" w14:textId="77777777" w:rsidR="005304CE" w:rsidRDefault="005304CE" w:rsidP="005304CE">
      <w:pPr>
        <w:contextualSpacing/>
        <w:rPr>
          <w:rFonts w:eastAsia="Times New Roman" w:cstheme="minorHAnsi"/>
          <w:color w:val="000000"/>
        </w:rPr>
      </w:pPr>
      <w:r>
        <w:rPr>
          <w:rFonts w:eastAsia="Times New Roman" w:cstheme="minorHAnsi"/>
          <w:color w:val="000000"/>
        </w:rPr>
        <w:t>Artifact</w:t>
      </w:r>
      <w:r>
        <w:rPr>
          <w:rFonts w:eastAsia="Times New Roman" w:cstheme="minorHAnsi"/>
          <w:color w:val="000000"/>
        </w:rPr>
        <w:tab/>
      </w:r>
      <w:r>
        <w:rPr>
          <w:rFonts w:eastAsia="Times New Roman" w:cstheme="minorHAnsi"/>
          <w:color w:val="000000"/>
        </w:rPr>
        <w:tab/>
        <w:t>1-6</w:t>
      </w:r>
      <w:r w:rsidR="00C440A2">
        <w:rPr>
          <w:rFonts w:eastAsia="Times New Roman" w:cstheme="minorHAnsi"/>
          <w:color w:val="000000"/>
        </w:rPr>
        <w:tab/>
      </w:r>
      <w:r w:rsidR="00C440A2">
        <w:rPr>
          <w:rFonts w:eastAsia="Times New Roman" w:cstheme="minorHAnsi"/>
          <w:color w:val="000000"/>
        </w:rPr>
        <w:tab/>
        <w:t>30%</w:t>
      </w:r>
    </w:p>
    <w:p w14:paraId="0E94FE84" w14:textId="77777777" w:rsidR="005304CE" w:rsidRDefault="005304CE" w:rsidP="005304CE">
      <w:pPr>
        <w:contextualSpacing/>
        <w:rPr>
          <w:rFonts w:eastAsia="Times New Roman" w:cstheme="minorHAnsi"/>
          <w:color w:val="000000"/>
        </w:rPr>
      </w:pPr>
    </w:p>
    <w:p w14:paraId="04F4C627" w14:textId="77777777" w:rsidR="00335D37" w:rsidRDefault="009D3BF2">
      <w:pPr>
        <w:contextualSpacing/>
        <w:rPr>
          <w:ins w:id="3888" w:author="Admin" w:date="2021-05-20T17:17:00Z"/>
          <w:rFonts w:eastAsia="Times New Roman" w:cstheme="minorHAnsi"/>
          <w:color w:val="000000"/>
        </w:rPr>
      </w:pPr>
      <w:r>
        <w:rPr>
          <w:rFonts w:eastAsia="Times New Roman" w:cstheme="minorHAnsi"/>
          <w:color w:val="000000"/>
        </w:rPr>
        <w:t>You may roll a percentile roll or a d20 to check for malfunction</w:t>
      </w:r>
      <w:del w:id="3889" w:author="Admin" w:date="2021-05-20T17:16:00Z">
        <w:r w:rsidDel="00335D37">
          <w:rPr>
            <w:rFonts w:eastAsia="Times New Roman" w:cstheme="minorHAnsi"/>
            <w:color w:val="000000"/>
          </w:rPr>
          <w:delText>, but roll only once</w:delText>
        </w:r>
      </w:del>
      <w:ins w:id="3890" w:author="Admin" w:date="2021-05-20T17:16:00Z">
        <w:r w:rsidR="00335D37">
          <w:rPr>
            <w:rFonts w:eastAsia="Times New Roman" w:cstheme="minorHAnsi"/>
            <w:color w:val="000000"/>
          </w:rPr>
          <w:t xml:space="preserve"> (choose one</w:t>
        </w:r>
      </w:ins>
      <w:del w:id="3891" w:author="Admin" w:date="2021-05-20T17:17:00Z">
        <w:r w:rsidDel="00335D37">
          <w:rPr>
            <w:rFonts w:eastAsia="Times New Roman" w:cstheme="minorHAnsi"/>
            <w:color w:val="000000"/>
          </w:rPr>
          <w:delText xml:space="preserve">. </w:delText>
        </w:r>
      </w:del>
      <w:ins w:id="3892" w:author="Admin" w:date="2021-05-20T17:17:00Z">
        <w:r w:rsidR="00335D37">
          <w:rPr>
            <w:rFonts w:eastAsia="Times New Roman" w:cstheme="minorHAnsi"/>
            <w:color w:val="000000"/>
          </w:rPr>
          <w:t xml:space="preserve">), and if </w:t>
        </w:r>
      </w:ins>
      <w:del w:id="3893" w:author="Admin" w:date="2021-05-20T17:17:00Z">
        <w:r w:rsidDel="00335D37">
          <w:rPr>
            <w:rFonts w:eastAsia="Times New Roman" w:cstheme="minorHAnsi"/>
            <w:color w:val="000000"/>
          </w:rPr>
          <w:delText xml:space="preserve">If </w:delText>
        </w:r>
      </w:del>
      <w:r>
        <w:rPr>
          <w:rFonts w:eastAsia="Times New Roman" w:cstheme="minorHAnsi"/>
          <w:color w:val="000000"/>
        </w:rPr>
        <w:t xml:space="preserve">your device already has an attack roll (such as a gadget with a spell attack roll or a firearm), then </w:t>
      </w:r>
      <w:del w:id="3894" w:author="Admin" w:date="2021-05-20T17:16:00Z">
        <w:r w:rsidDel="00335D37">
          <w:rPr>
            <w:rFonts w:eastAsia="Times New Roman" w:cstheme="minorHAnsi"/>
            <w:color w:val="000000"/>
          </w:rPr>
          <w:delText xml:space="preserve">the </w:delText>
        </w:r>
      </w:del>
      <w:ins w:id="3895" w:author="Admin" w:date="2021-05-20T17:16:00Z">
        <w:r w:rsidR="00335D37">
          <w:rPr>
            <w:rFonts w:eastAsia="Times New Roman" w:cstheme="minorHAnsi"/>
            <w:color w:val="000000"/>
          </w:rPr>
          <w:t xml:space="preserve">your </w:t>
        </w:r>
      </w:ins>
      <w:r>
        <w:rPr>
          <w:rFonts w:eastAsia="Times New Roman" w:cstheme="minorHAnsi"/>
          <w:color w:val="000000"/>
        </w:rPr>
        <w:t xml:space="preserve">attack roll </w:t>
      </w:r>
      <w:ins w:id="3896" w:author="Admin" w:date="2021-05-20T17:16:00Z">
        <w:r w:rsidR="00335D37">
          <w:rPr>
            <w:rFonts w:eastAsia="Times New Roman" w:cstheme="minorHAnsi"/>
            <w:color w:val="000000"/>
          </w:rPr>
          <w:t>is also your malfunction check</w:t>
        </w:r>
      </w:ins>
      <w:del w:id="3897" w:author="Admin" w:date="2021-05-20T17:17:00Z">
        <w:r w:rsidDel="00335D37">
          <w:rPr>
            <w:rFonts w:eastAsia="Times New Roman" w:cstheme="minorHAnsi"/>
            <w:color w:val="000000"/>
          </w:rPr>
          <w:delText>you make to attack is also the malfunction check</w:delText>
        </w:r>
      </w:del>
      <w:r>
        <w:rPr>
          <w:rFonts w:eastAsia="Times New Roman" w:cstheme="minorHAnsi"/>
          <w:color w:val="000000"/>
        </w:rPr>
        <w:t xml:space="preserve">. </w:t>
      </w:r>
    </w:p>
    <w:p w14:paraId="3D62827C" w14:textId="77777777" w:rsidR="009D3BF2" w:rsidRDefault="009D3BF2">
      <w:pPr>
        <w:contextualSpacing/>
        <w:rPr>
          <w:rFonts w:eastAsia="Times New Roman" w:cstheme="minorHAnsi"/>
          <w:color w:val="000000"/>
        </w:rPr>
      </w:pPr>
      <w:r>
        <w:rPr>
          <w:rFonts w:eastAsia="Times New Roman" w:cstheme="minorHAnsi"/>
          <w:color w:val="000000"/>
        </w:rPr>
        <w:t>If you can roll multiple times (such as making multiple attacks or rolling with advantage or disadvantage</w:t>
      </w:r>
      <w:ins w:id="3898" w:author="Admin" w:date="2021-05-20T17:17:00Z">
        <w:r w:rsidR="00335D37">
          <w:rPr>
            <w:rFonts w:eastAsia="Times New Roman" w:cstheme="minorHAnsi"/>
            <w:color w:val="000000"/>
          </w:rPr>
          <w:t>)</w:t>
        </w:r>
      </w:ins>
      <w:r>
        <w:rPr>
          <w:rFonts w:eastAsia="Times New Roman" w:cstheme="minorHAnsi"/>
          <w:color w:val="000000"/>
        </w:rPr>
        <w:t xml:space="preserve">, only the first roll </w:t>
      </w:r>
      <w:del w:id="3899" w:author="Admin" w:date="2021-05-20T17:17:00Z">
        <w:r w:rsidDel="00335D37">
          <w:rPr>
            <w:rFonts w:eastAsia="Times New Roman" w:cstheme="minorHAnsi"/>
            <w:color w:val="000000"/>
          </w:rPr>
          <w:delText>counts for malfunction in that turn</w:delText>
        </w:r>
      </w:del>
      <w:ins w:id="3900" w:author="Admin" w:date="2021-05-20T17:17:00Z">
        <w:r w:rsidR="00335D37">
          <w:rPr>
            <w:rFonts w:eastAsia="Times New Roman" w:cstheme="minorHAnsi"/>
            <w:color w:val="000000"/>
          </w:rPr>
          <w:t>is a test for malfunction</w:t>
        </w:r>
      </w:ins>
      <w:r>
        <w:rPr>
          <w:rFonts w:eastAsia="Times New Roman" w:cstheme="minorHAnsi"/>
          <w:color w:val="000000"/>
        </w:rPr>
        <w:t xml:space="preserve">. </w:t>
      </w:r>
      <w:ins w:id="3901" w:author="Admin" w:date="2021-05-20T17:17:00Z">
        <w:r w:rsidR="00335D37">
          <w:rPr>
            <w:rFonts w:eastAsia="Times New Roman" w:cstheme="minorHAnsi"/>
            <w:color w:val="000000"/>
          </w:rPr>
          <w:t xml:space="preserve">At any case, you roll only one malfunction check per round. </w:t>
        </w:r>
      </w:ins>
    </w:p>
    <w:p w14:paraId="0734B15B" w14:textId="77777777" w:rsidR="00862093" w:rsidRDefault="00C440A2">
      <w:pPr>
        <w:contextualSpacing/>
        <w:rPr>
          <w:rFonts w:eastAsia="Times New Roman" w:cstheme="minorHAnsi"/>
          <w:color w:val="000000"/>
        </w:rPr>
      </w:pPr>
      <w:r>
        <w:rPr>
          <w:rFonts w:eastAsia="Times New Roman" w:cstheme="minorHAnsi"/>
          <w:color w:val="000000"/>
        </w:rPr>
        <w:t xml:space="preserve">Dedicated tinkers </w:t>
      </w:r>
      <w:r w:rsidR="00862093" w:rsidRPr="000D5DB5">
        <w:rPr>
          <w:rFonts w:eastAsia="Times New Roman" w:cstheme="minorHAnsi"/>
          <w:color w:val="000000"/>
        </w:rPr>
        <w:t xml:space="preserve">can lower </w:t>
      </w:r>
      <w:r w:rsidR="009D3BF2">
        <w:rPr>
          <w:rFonts w:eastAsia="Times New Roman" w:cstheme="minorHAnsi"/>
          <w:color w:val="000000"/>
        </w:rPr>
        <w:t xml:space="preserve">their malfunction rates </w:t>
      </w:r>
      <w:r w:rsidR="00862093" w:rsidRPr="000D5DB5">
        <w:rPr>
          <w:rFonts w:eastAsia="Times New Roman" w:cstheme="minorHAnsi"/>
          <w:color w:val="000000"/>
        </w:rPr>
        <w:t xml:space="preserve">by certain </w:t>
      </w:r>
      <w:r w:rsidR="00862093">
        <w:rPr>
          <w:rFonts w:eastAsia="Times New Roman" w:cstheme="minorHAnsi"/>
          <w:color w:val="000000"/>
        </w:rPr>
        <w:t>modifications</w:t>
      </w:r>
      <w:r>
        <w:rPr>
          <w:rFonts w:eastAsia="Times New Roman" w:cstheme="minorHAnsi"/>
          <w:color w:val="000000"/>
        </w:rPr>
        <w:t xml:space="preserve"> and by class features (such as by the </w:t>
      </w:r>
      <w:r w:rsidR="009D3BF2">
        <w:rPr>
          <w:rFonts w:eastAsia="Times New Roman" w:cstheme="minorHAnsi"/>
          <w:color w:val="000000"/>
        </w:rPr>
        <w:t xml:space="preserve">Knack for It </w:t>
      </w:r>
      <w:r>
        <w:rPr>
          <w:rFonts w:eastAsia="Times New Roman" w:cstheme="minorHAnsi"/>
          <w:color w:val="000000"/>
        </w:rPr>
        <w:t>ability)</w:t>
      </w:r>
      <w:r w:rsidR="00862093" w:rsidRPr="000D5DB5">
        <w:rPr>
          <w:rFonts w:eastAsia="Times New Roman" w:cstheme="minorHAnsi"/>
          <w:color w:val="000000"/>
        </w:rPr>
        <w:t xml:space="preserve">. </w:t>
      </w:r>
      <w:r w:rsidR="00862093">
        <w:rPr>
          <w:rFonts w:eastAsia="Times New Roman" w:cstheme="minorHAnsi"/>
          <w:color w:val="000000"/>
        </w:rPr>
        <w:t xml:space="preserve">When a device first malfunctions, it </w:t>
      </w:r>
      <w:r w:rsidR="009D3BF2">
        <w:rPr>
          <w:rFonts w:eastAsia="Times New Roman" w:cstheme="minorHAnsi"/>
          <w:color w:val="000000"/>
        </w:rPr>
        <w:t>does not work as intended</w:t>
      </w:r>
      <w:del w:id="3902" w:author="Admin" w:date="2021-05-20T17:18:00Z">
        <w:r w:rsidR="009D3BF2" w:rsidDel="00335D37">
          <w:rPr>
            <w:rFonts w:eastAsia="Times New Roman" w:cstheme="minorHAnsi"/>
            <w:color w:val="000000"/>
          </w:rPr>
          <w:delText xml:space="preserve">, </w:delText>
        </w:r>
      </w:del>
      <w:ins w:id="3903" w:author="Admin" w:date="2021-05-20T17:18:00Z">
        <w:r w:rsidR="00335D37">
          <w:rPr>
            <w:rFonts w:eastAsia="Times New Roman" w:cstheme="minorHAnsi"/>
            <w:color w:val="000000"/>
          </w:rPr>
          <w:t>. If a malfunctioning device malfunctions again, however, it suffers a mishap instead (</w:t>
        </w:r>
      </w:ins>
      <w:del w:id="3904" w:author="Admin" w:date="2021-05-20T17:18:00Z">
        <w:r w:rsidR="009D3BF2" w:rsidDel="00335D37">
          <w:rPr>
            <w:rFonts w:eastAsia="Times New Roman" w:cstheme="minorHAnsi"/>
            <w:color w:val="000000"/>
          </w:rPr>
          <w:delText xml:space="preserve">and </w:delText>
        </w:r>
        <w:r w:rsidR="00862093" w:rsidDel="00335D37">
          <w:rPr>
            <w:rFonts w:eastAsia="Times New Roman" w:cstheme="minorHAnsi"/>
            <w:color w:val="000000"/>
          </w:rPr>
          <w:delText>gains the malfunctioned condition</w:delText>
        </w:r>
        <w:r w:rsidR="009D3BF2" w:rsidDel="00335D37">
          <w:rPr>
            <w:rFonts w:eastAsia="Times New Roman" w:cstheme="minorHAnsi"/>
            <w:color w:val="000000"/>
          </w:rPr>
          <w:delText xml:space="preserve"> </w:delText>
        </w:r>
        <w:r w:rsidR="00862093" w:rsidDel="00335D37">
          <w:rPr>
            <w:rFonts w:eastAsia="Times New Roman" w:cstheme="minorHAnsi"/>
            <w:color w:val="000000"/>
          </w:rPr>
          <w:delText>(</w:delText>
        </w:r>
      </w:del>
      <w:r w:rsidR="00862093">
        <w:rPr>
          <w:rFonts w:eastAsia="Times New Roman" w:cstheme="minorHAnsi"/>
          <w:color w:val="000000"/>
        </w:rPr>
        <w:t xml:space="preserve">See Appendix A for details on malfunctions and mishaps). </w:t>
      </w:r>
    </w:p>
    <w:p w14:paraId="0B84AF87" w14:textId="77777777" w:rsidR="008D1042" w:rsidRDefault="008D1042" w:rsidP="008D1042">
      <w:pPr>
        <w:contextualSpacing/>
        <w:rPr>
          <w:rFonts w:eastAsia="Times New Roman" w:cstheme="minorHAnsi"/>
          <w:sz w:val="24"/>
          <w:szCs w:val="24"/>
        </w:rPr>
      </w:pPr>
    </w:p>
    <w:p w14:paraId="7C4E7BBF" w14:textId="77777777" w:rsidR="00FE27A4" w:rsidRDefault="00FE27A4">
      <w:pPr>
        <w:contextualSpacing/>
        <w:jc w:val="center"/>
        <w:rPr>
          <w:ins w:id="3905" w:author="Admin" w:date="2021-05-20T20:35:00Z"/>
          <w:rFonts w:eastAsia="Times New Roman" w:cstheme="minorHAnsi"/>
          <w:color w:val="000000"/>
        </w:rPr>
        <w:pPrChange w:id="3906" w:author="Admin" w:date="2021-05-20T20:35:00Z">
          <w:pPr>
            <w:contextualSpacing/>
          </w:pPr>
        </w:pPrChange>
      </w:pPr>
      <w:r>
        <w:rPr>
          <w:rFonts w:eastAsia="Times New Roman" w:cstheme="minorHAnsi"/>
          <w:b/>
          <w:bCs/>
          <w:color w:val="000000"/>
        </w:rPr>
        <w:t xml:space="preserve">Device </w:t>
      </w:r>
      <w:r w:rsidRPr="000D5DB5">
        <w:rPr>
          <w:rFonts w:eastAsia="Times New Roman" w:cstheme="minorHAnsi"/>
          <w:b/>
          <w:bCs/>
          <w:color w:val="000000"/>
        </w:rPr>
        <w:t>save DC</w:t>
      </w:r>
      <w:r w:rsidRPr="000D5DB5">
        <w:rPr>
          <w:rFonts w:eastAsia="Times New Roman" w:cstheme="minorHAnsi"/>
          <w:color w:val="000000"/>
        </w:rPr>
        <w:t xml:space="preserve"> = 8 + </w:t>
      </w:r>
      <w:r>
        <w:rPr>
          <w:rFonts w:eastAsia="Times New Roman" w:cstheme="minorHAnsi"/>
          <w:color w:val="000000"/>
        </w:rPr>
        <w:t xml:space="preserve">the designer’s </w:t>
      </w:r>
      <w:del w:id="3907" w:author="Admin" w:date="2020-10-21T18:07:00Z">
        <w:r w:rsidRPr="000D5DB5" w:rsidDel="00692563">
          <w:rPr>
            <w:rFonts w:eastAsia="Times New Roman" w:cstheme="minorHAnsi"/>
            <w:color w:val="000000"/>
          </w:rPr>
          <w:delText xml:space="preserve">proficiency </w:delText>
        </w:r>
      </w:del>
      <w:ins w:id="3908" w:author="Admin" w:date="2020-10-21T18:07:00Z">
        <w:r w:rsidR="00692563">
          <w:rPr>
            <w:rFonts w:eastAsia="Times New Roman" w:cstheme="minorHAnsi"/>
            <w:color w:val="000000"/>
          </w:rPr>
          <w:t>P</w:t>
        </w:r>
        <w:r w:rsidR="00692563" w:rsidRPr="000D5DB5">
          <w:rPr>
            <w:rFonts w:eastAsia="Times New Roman" w:cstheme="minorHAnsi"/>
            <w:color w:val="000000"/>
          </w:rPr>
          <w:t xml:space="preserve">roficiency </w:t>
        </w:r>
      </w:ins>
      <w:del w:id="3909" w:author="Admin" w:date="2020-10-21T18:07:00Z">
        <w:r w:rsidRPr="000D5DB5" w:rsidDel="00692563">
          <w:rPr>
            <w:rFonts w:eastAsia="Times New Roman" w:cstheme="minorHAnsi"/>
            <w:color w:val="000000"/>
          </w:rPr>
          <w:delText xml:space="preserve">bonus </w:delText>
        </w:r>
      </w:del>
      <w:ins w:id="3910" w:author="Admin" w:date="2020-10-21T18:07:00Z">
        <w:r w:rsidR="00692563">
          <w:rPr>
            <w:rFonts w:eastAsia="Times New Roman" w:cstheme="minorHAnsi"/>
            <w:color w:val="000000"/>
          </w:rPr>
          <w:t>B</w:t>
        </w:r>
        <w:r w:rsidR="00692563" w:rsidRPr="000D5DB5">
          <w:rPr>
            <w:rFonts w:eastAsia="Times New Roman" w:cstheme="minorHAnsi"/>
            <w:color w:val="000000"/>
          </w:rPr>
          <w:t xml:space="preserve">onus </w:t>
        </w:r>
      </w:ins>
      <w:r w:rsidRPr="000D5DB5">
        <w:rPr>
          <w:rFonts w:eastAsia="Times New Roman" w:cstheme="minorHAnsi"/>
          <w:color w:val="000000"/>
        </w:rPr>
        <w:t xml:space="preserve">+ </w:t>
      </w:r>
      <w:r>
        <w:rPr>
          <w:rFonts w:eastAsia="Times New Roman" w:cstheme="minorHAnsi"/>
          <w:color w:val="000000"/>
        </w:rPr>
        <w:t xml:space="preserve">the designer’s </w:t>
      </w:r>
      <w:r w:rsidRPr="000D5DB5">
        <w:rPr>
          <w:rFonts w:eastAsia="Times New Roman" w:cstheme="minorHAnsi"/>
          <w:color w:val="000000"/>
        </w:rPr>
        <w:t>Intelligence modifier</w:t>
      </w:r>
    </w:p>
    <w:p w14:paraId="69EE46F2" w14:textId="77777777" w:rsidR="008004D7" w:rsidRPr="008004D7" w:rsidRDefault="008004D7">
      <w:pPr>
        <w:contextualSpacing/>
        <w:jc w:val="center"/>
        <w:rPr>
          <w:rFonts w:eastAsia="Times New Roman" w:cstheme="minorHAnsi"/>
          <w:sz w:val="24"/>
          <w:szCs w:val="24"/>
        </w:rPr>
        <w:pPrChange w:id="3911" w:author="Admin" w:date="2021-05-20T20:35:00Z">
          <w:pPr>
            <w:contextualSpacing/>
          </w:pPr>
        </w:pPrChange>
      </w:pPr>
      <w:ins w:id="3912" w:author="Admin" w:date="2021-05-20T20:35:00Z">
        <w:r>
          <w:rPr>
            <w:rFonts w:eastAsia="Times New Roman" w:cstheme="minorHAnsi"/>
            <w:b/>
            <w:bCs/>
            <w:color w:val="000000"/>
          </w:rPr>
          <w:t xml:space="preserve">Device Save DC (Generic) = </w:t>
        </w:r>
        <w:r>
          <w:rPr>
            <w:rFonts w:eastAsia="Times New Roman" w:cstheme="minorHAnsi"/>
            <w:color w:val="000000"/>
          </w:rPr>
          <w:t>10 + your Proficiency bonus (if proficient)</w:t>
        </w:r>
      </w:ins>
    </w:p>
    <w:p w14:paraId="752495CA" w14:textId="77777777" w:rsidR="00FE27A4" w:rsidRPr="00FE27A4" w:rsidRDefault="00FE27A4" w:rsidP="00FE27A4">
      <w:pPr>
        <w:contextualSpacing/>
        <w:rPr>
          <w:rFonts w:eastAsia="Times New Roman" w:cstheme="minorHAnsi"/>
          <w:color w:val="000000"/>
        </w:rPr>
      </w:pPr>
    </w:p>
    <w:p w14:paraId="17936B75" w14:textId="77777777" w:rsidR="00FE27A4" w:rsidRDefault="00FE27A4">
      <w:pPr>
        <w:contextualSpacing/>
        <w:rPr>
          <w:rFonts w:eastAsia="Times New Roman" w:cstheme="minorHAnsi"/>
          <w:color w:val="000000"/>
        </w:rPr>
      </w:pPr>
      <w:del w:id="3913" w:author="Admin" w:date="2021-05-20T20:35:00Z">
        <w:r w:rsidRPr="00FE27A4" w:rsidDel="008004D7">
          <w:rPr>
            <w:rFonts w:eastAsia="Times New Roman" w:cstheme="minorHAnsi"/>
            <w:color w:val="000000"/>
          </w:rPr>
          <w:delText xml:space="preserve">If </w:delText>
        </w:r>
        <w:r w:rsidDel="008004D7">
          <w:rPr>
            <w:rFonts w:eastAsia="Times New Roman" w:cstheme="minorHAnsi"/>
            <w:color w:val="000000"/>
          </w:rPr>
          <w:delText xml:space="preserve">you are using a device that was purchased or generically-found, treat the designer’s Intelligence </w:delText>
        </w:r>
      </w:del>
      <w:ins w:id="3914" w:author="Admin" w:date="2021-05-20T20:35:00Z">
        <w:r w:rsidR="008004D7">
          <w:rPr>
            <w:rFonts w:eastAsia="Times New Roman" w:cstheme="minorHAnsi"/>
            <w:color w:val="000000"/>
          </w:rPr>
          <w:t>Generic devices (such as store-bought</w:t>
        </w:r>
      </w:ins>
      <w:ins w:id="3915" w:author="Admin" w:date="2021-05-20T20:36:00Z">
        <w:r w:rsidR="008004D7">
          <w:rPr>
            <w:rFonts w:eastAsia="Times New Roman" w:cstheme="minorHAnsi"/>
            <w:color w:val="000000"/>
          </w:rPr>
          <w:t xml:space="preserve">) treat their creator’s Intelligence </w:t>
        </w:r>
      </w:ins>
      <w:r>
        <w:rPr>
          <w:rFonts w:eastAsia="Times New Roman" w:cstheme="minorHAnsi"/>
          <w:color w:val="000000"/>
        </w:rPr>
        <w:t>modifier as +2</w:t>
      </w:r>
      <w:del w:id="3916" w:author="Admin" w:date="2021-05-20T20:36:00Z">
        <w:r w:rsidDel="008004D7">
          <w:rPr>
            <w:rFonts w:eastAsia="Times New Roman" w:cstheme="minorHAnsi"/>
            <w:color w:val="000000"/>
          </w:rPr>
          <w:delText>, and use your own Proficiency Bonus</w:delText>
        </w:r>
      </w:del>
      <w:r>
        <w:rPr>
          <w:rFonts w:eastAsia="Times New Roman" w:cstheme="minorHAnsi"/>
          <w:color w:val="000000"/>
        </w:rPr>
        <w:t>. If you are using a firearm or explosive and you don’t have proficiency, do not add your Proficiency Bonus.</w:t>
      </w:r>
    </w:p>
    <w:p w14:paraId="0D8E31C3" w14:textId="77777777" w:rsidR="00FE27A4" w:rsidRPr="00FE27A4" w:rsidRDefault="00FE27A4" w:rsidP="00FE27A4">
      <w:pPr>
        <w:contextualSpacing/>
        <w:rPr>
          <w:rFonts w:eastAsia="Times New Roman" w:cstheme="minorHAnsi"/>
          <w:color w:val="000000"/>
        </w:rPr>
      </w:pPr>
    </w:p>
    <w:p w14:paraId="2317B98B" w14:textId="77777777" w:rsidR="00FB4F1F" w:rsidRDefault="008D1042" w:rsidP="00FB4F1F">
      <w:pPr>
        <w:pStyle w:val="Heading4"/>
      </w:pPr>
      <w:r w:rsidRPr="000D5DB5">
        <w:t>Using Technological Devices</w:t>
      </w:r>
    </w:p>
    <w:p w14:paraId="6035C9B5" w14:textId="77777777" w:rsidR="007E3D24" w:rsidRDefault="008D1042">
      <w:pPr>
        <w:contextualSpacing/>
        <w:rPr>
          <w:rFonts w:eastAsia="Times New Roman" w:cstheme="minorHAnsi"/>
          <w:color w:val="000000"/>
        </w:rPr>
      </w:pPr>
      <w:r w:rsidRPr="000D5DB5">
        <w:rPr>
          <w:rFonts w:eastAsia="Times New Roman" w:cstheme="minorHAnsi"/>
          <w:color w:val="000000"/>
        </w:rPr>
        <w:t>Devices can be used automatically if one knows how to use them (point and shoot, press a butto</w:t>
      </w:r>
      <w:r w:rsidR="00556B45">
        <w:rPr>
          <w:rFonts w:eastAsia="Times New Roman" w:cstheme="minorHAnsi"/>
          <w:color w:val="000000"/>
        </w:rPr>
        <w:t>n, etc.) as a</w:t>
      </w:r>
      <w:r w:rsidR="009D3BF2">
        <w:rPr>
          <w:rFonts w:eastAsia="Times New Roman" w:cstheme="minorHAnsi"/>
          <w:color w:val="000000"/>
        </w:rPr>
        <w:t>n</w:t>
      </w:r>
      <w:r w:rsidR="00556B45">
        <w:rPr>
          <w:rFonts w:eastAsia="Times New Roman" w:cstheme="minorHAnsi"/>
          <w:color w:val="000000"/>
        </w:rPr>
        <w:t xml:space="preserve"> action, </w:t>
      </w:r>
      <w:r w:rsidRPr="000D5DB5">
        <w:rPr>
          <w:rFonts w:eastAsia="Times New Roman" w:cstheme="minorHAnsi"/>
          <w:color w:val="000000"/>
        </w:rPr>
        <w:t>unless the devic</w:t>
      </w:r>
      <w:r w:rsidR="00556B45">
        <w:rPr>
          <w:rFonts w:eastAsia="Times New Roman" w:cstheme="minorHAnsi"/>
          <w:color w:val="000000"/>
        </w:rPr>
        <w:t xml:space="preserve">e describes otherwise. </w:t>
      </w:r>
      <w:r w:rsidRPr="000D5DB5">
        <w:rPr>
          <w:rFonts w:eastAsia="Times New Roman" w:cstheme="minorHAnsi"/>
          <w:color w:val="000000"/>
        </w:rPr>
        <w:t>Using a bomb or firearm is treated like using weapons of the same type</w:t>
      </w:r>
      <w:r w:rsidR="00CF6A0A">
        <w:rPr>
          <w:rFonts w:eastAsia="Times New Roman" w:cstheme="minorHAnsi"/>
          <w:color w:val="000000"/>
        </w:rPr>
        <w:t xml:space="preserve">, </w:t>
      </w:r>
      <w:r w:rsidR="007E3D24">
        <w:rPr>
          <w:rFonts w:eastAsia="Times New Roman" w:cstheme="minorHAnsi"/>
          <w:color w:val="000000"/>
        </w:rPr>
        <w:t xml:space="preserve">and are </w:t>
      </w:r>
      <w:r w:rsidR="00CF6A0A">
        <w:rPr>
          <w:rFonts w:eastAsia="Times New Roman" w:cstheme="minorHAnsi"/>
          <w:color w:val="000000"/>
        </w:rPr>
        <w:t xml:space="preserve">martial weapons. </w:t>
      </w:r>
    </w:p>
    <w:p w14:paraId="0A881826" w14:textId="77777777" w:rsidR="008D1042" w:rsidRPr="000D5DB5" w:rsidRDefault="00556B45" w:rsidP="007E3D24">
      <w:pPr>
        <w:contextualSpacing/>
        <w:rPr>
          <w:rFonts w:eastAsia="Times New Roman" w:cstheme="minorHAnsi"/>
          <w:color w:val="000000"/>
        </w:rPr>
      </w:pPr>
      <w:r>
        <w:rPr>
          <w:rFonts w:eastAsia="Times New Roman" w:cstheme="minorHAnsi"/>
          <w:color w:val="000000"/>
        </w:rPr>
        <w:t xml:space="preserve">Any creature proficient with martial weapons can also become proficient with firearms </w:t>
      </w:r>
      <w:r w:rsidR="003A70DB">
        <w:rPr>
          <w:rFonts w:eastAsia="Times New Roman" w:cstheme="minorHAnsi"/>
          <w:color w:val="000000"/>
        </w:rPr>
        <w:t xml:space="preserve">or </w:t>
      </w:r>
      <w:r w:rsidR="00FE27A4">
        <w:rPr>
          <w:rFonts w:eastAsia="Times New Roman" w:cstheme="minorHAnsi"/>
          <w:color w:val="000000"/>
        </w:rPr>
        <w:t>explosives</w:t>
      </w:r>
      <w:r>
        <w:rPr>
          <w:rFonts w:eastAsia="Times New Roman" w:cstheme="minorHAnsi"/>
          <w:color w:val="000000"/>
        </w:rPr>
        <w:t xml:space="preserve"> after one week of training. </w:t>
      </w:r>
      <w:r w:rsidR="00FE27A4">
        <w:rPr>
          <w:rFonts w:eastAsia="Times New Roman" w:cstheme="minorHAnsi"/>
          <w:color w:val="000000"/>
        </w:rPr>
        <w:t>Not having proficiency with explosives also reduces the Device save DC (see above).</w:t>
      </w:r>
    </w:p>
    <w:p w14:paraId="221312CB" w14:textId="77777777" w:rsidR="008D1042" w:rsidRPr="000D5DB5" w:rsidRDefault="008D1042" w:rsidP="008D1042">
      <w:pPr>
        <w:contextualSpacing/>
        <w:rPr>
          <w:rFonts w:eastAsia="Times New Roman" w:cstheme="minorHAnsi"/>
          <w:sz w:val="24"/>
          <w:szCs w:val="24"/>
        </w:rPr>
      </w:pPr>
    </w:p>
    <w:p w14:paraId="50C4B6EF" w14:textId="77777777" w:rsidR="008D1042" w:rsidRPr="00556B45" w:rsidRDefault="008D1042" w:rsidP="008D1042">
      <w:pPr>
        <w:contextualSpacing/>
        <w:rPr>
          <w:rFonts w:eastAsia="Times New Roman" w:cstheme="minorHAnsi"/>
          <w:i/>
          <w:iCs/>
          <w:sz w:val="24"/>
          <w:szCs w:val="24"/>
        </w:rPr>
      </w:pPr>
      <w:r w:rsidRPr="00556B45">
        <w:rPr>
          <w:rFonts w:eastAsia="Times New Roman" w:cstheme="minorHAnsi"/>
          <w:i/>
          <w:iCs/>
          <w:color w:val="000000"/>
        </w:rPr>
        <w:t>Device</w:t>
      </w:r>
      <w:r w:rsidRPr="00556B45">
        <w:rPr>
          <w:rFonts w:eastAsia="Times New Roman" w:cstheme="minorHAnsi"/>
          <w:i/>
          <w:iCs/>
          <w:color w:val="000000"/>
        </w:rPr>
        <w:tab/>
      </w:r>
      <w:r w:rsidRPr="00556B45">
        <w:rPr>
          <w:rFonts w:eastAsia="Times New Roman" w:cstheme="minorHAnsi"/>
          <w:i/>
          <w:iCs/>
          <w:color w:val="000000"/>
        </w:rPr>
        <w:tab/>
      </w:r>
      <w:r w:rsidRPr="00556B45">
        <w:rPr>
          <w:rFonts w:eastAsia="Times New Roman" w:cstheme="minorHAnsi"/>
          <w:i/>
          <w:iCs/>
          <w:color w:val="000000"/>
        </w:rPr>
        <w:tab/>
        <w:t>Complexity</w:t>
      </w:r>
      <w:r w:rsidRPr="00556B45">
        <w:rPr>
          <w:rFonts w:eastAsia="Times New Roman" w:cstheme="minorHAnsi"/>
          <w:i/>
          <w:iCs/>
          <w:color w:val="000000"/>
        </w:rPr>
        <w:tab/>
        <w:t>Cost</w:t>
      </w:r>
    </w:p>
    <w:p w14:paraId="25AAC9B7" w14:textId="77777777" w:rsidR="006D6D59" w:rsidRPr="000D5DB5" w:rsidRDefault="006D6D59" w:rsidP="006D6D59">
      <w:pPr>
        <w:contextualSpacing/>
        <w:rPr>
          <w:rFonts w:eastAsia="Times New Roman" w:cstheme="minorHAnsi"/>
          <w:sz w:val="24"/>
          <w:szCs w:val="24"/>
        </w:rPr>
      </w:pPr>
      <w:r w:rsidRPr="000D5DB5">
        <w:rPr>
          <w:rFonts w:eastAsia="Times New Roman" w:cstheme="minorHAnsi"/>
          <w:color w:val="000000"/>
        </w:rPr>
        <w:t>Construct</w:t>
      </w:r>
      <w:r>
        <w:rPr>
          <w:rFonts w:eastAsia="Times New Roman" w:cstheme="minorHAnsi"/>
          <w:color w:val="000000"/>
        </w:rPr>
        <w:t>s</w:t>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Very Complex</w:t>
      </w:r>
      <w:r w:rsidRPr="000D5DB5">
        <w:rPr>
          <w:rFonts w:eastAsia="Times New Roman" w:cstheme="minorHAnsi"/>
          <w:color w:val="000000"/>
        </w:rPr>
        <w:tab/>
        <w:t xml:space="preserve">As CR (see </w:t>
      </w:r>
      <w:r>
        <w:rPr>
          <w:rFonts w:eastAsia="Times New Roman" w:cstheme="minorHAnsi"/>
          <w:color w:val="000000"/>
        </w:rPr>
        <w:t>Item Creation Complexity and Cost</w:t>
      </w:r>
      <w:r w:rsidRPr="006D6D59">
        <w:rPr>
          <w:rFonts w:eastAsia="Times New Roman" w:cstheme="minorHAnsi"/>
          <w:color w:val="000000"/>
        </w:rPr>
        <w:t xml:space="preserve"> </w:t>
      </w:r>
      <w:r>
        <w:rPr>
          <w:rFonts w:eastAsia="Times New Roman" w:cstheme="minorHAnsi"/>
          <w:color w:val="000000"/>
        </w:rPr>
        <w:t>Table</w:t>
      </w:r>
      <w:r w:rsidRPr="000D5DB5">
        <w:rPr>
          <w:rFonts w:eastAsia="Times New Roman" w:cstheme="minorHAnsi"/>
          <w:color w:val="000000"/>
        </w:rPr>
        <w:t>)</w:t>
      </w:r>
    </w:p>
    <w:p w14:paraId="2409319F" w14:textId="77777777" w:rsidR="008D1042" w:rsidRPr="000D5DB5" w:rsidRDefault="00F706B1" w:rsidP="008D1042">
      <w:pPr>
        <w:contextualSpacing/>
        <w:rPr>
          <w:rFonts w:eastAsia="Times New Roman" w:cstheme="minorHAnsi"/>
          <w:sz w:val="24"/>
          <w:szCs w:val="24"/>
        </w:rPr>
      </w:pPr>
      <w:r>
        <w:rPr>
          <w:rFonts w:eastAsia="Times New Roman" w:cstheme="minorHAnsi"/>
          <w:color w:val="000000"/>
        </w:rPr>
        <w:t>Explosives</w:t>
      </w:r>
      <w:r>
        <w:rPr>
          <w:rFonts w:eastAsia="Times New Roman" w:cstheme="minorHAnsi"/>
          <w:color w:val="000000"/>
        </w:rPr>
        <w:tab/>
      </w:r>
      <w:r w:rsidR="008D1042">
        <w:rPr>
          <w:rFonts w:eastAsia="Times New Roman" w:cstheme="minorHAnsi"/>
          <w:color w:val="000000"/>
        </w:rPr>
        <w:tab/>
      </w:r>
      <w:r w:rsidR="008D1042" w:rsidRPr="000D5DB5">
        <w:rPr>
          <w:rFonts w:eastAsia="Times New Roman" w:cstheme="minorHAnsi"/>
          <w:color w:val="000000"/>
        </w:rPr>
        <w:t>Simple</w:t>
      </w:r>
      <w:r w:rsidR="008D1042" w:rsidRPr="000D5DB5">
        <w:rPr>
          <w:rFonts w:eastAsia="Times New Roman" w:cstheme="minorHAnsi"/>
          <w:color w:val="000000"/>
        </w:rPr>
        <w:tab/>
      </w:r>
      <w:r w:rsidR="008D1042" w:rsidRPr="000D5DB5">
        <w:rPr>
          <w:rFonts w:eastAsia="Times New Roman" w:cstheme="minorHAnsi"/>
          <w:color w:val="000000"/>
        </w:rPr>
        <w:tab/>
      </w:r>
      <w:r w:rsidR="008D1042">
        <w:rPr>
          <w:rFonts w:eastAsia="Times New Roman" w:cstheme="minorHAnsi"/>
          <w:color w:val="000000"/>
        </w:rPr>
        <w:t>As a consumable of the same rarity</w:t>
      </w:r>
    </w:p>
    <w:p w14:paraId="0FC166D3" w14:textId="77777777" w:rsidR="008D1042" w:rsidRPr="000D5DB5" w:rsidRDefault="008D1042" w:rsidP="008D1042">
      <w:pPr>
        <w:contextualSpacing/>
        <w:rPr>
          <w:rFonts w:eastAsia="Times New Roman" w:cstheme="minorHAnsi"/>
          <w:sz w:val="24"/>
          <w:szCs w:val="24"/>
        </w:rPr>
      </w:pPr>
      <w:r w:rsidRPr="000D5DB5">
        <w:rPr>
          <w:rFonts w:eastAsia="Times New Roman" w:cstheme="minorHAnsi"/>
          <w:color w:val="000000"/>
        </w:rPr>
        <w:t>Firearm</w:t>
      </w:r>
      <w:r>
        <w:rPr>
          <w:rFonts w:eastAsia="Times New Roman" w:cstheme="minorHAnsi"/>
          <w:color w:val="000000"/>
        </w:rPr>
        <w:tab/>
      </w:r>
      <w:r>
        <w:rPr>
          <w:rFonts w:eastAsia="Times New Roman" w:cstheme="minorHAnsi"/>
          <w:color w:val="000000"/>
        </w:rPr>
        <w:tab/>
      </w:r>
      <w:r>
        <w:rPr>
          <w:rFonts w:eastAsia="Times New Roman" w:cstheme="minorHAnsi"/>
          <w:color w:val="000000"/>
        </w:rPr>
        <w:tab/>
      </w:r>
      <w:r w:rsidRPr="000D5DB5">
        <w:rPr>
          <w:rFonts w:eastAsia="Times New Roman" w:cstheme="minorHAnsi"/>
          <w:color w:val="000000"/>
        </w:rPr>
        <w:t>Moderate</w:t>
      </w:r>
      <w:r w:rsidRPr="000D5DB5">
        <w:rPr>
          <w:rFonts w:eastAsia="Times New Roman" w:cstheme="minorHAnsi"/>
          <w:color w:val="000000"/>
        </w:rPr>
        <w:tab/>
      </w:r>
      <w:r>
        <w:rPr>
          <w:rFonts w:eastAsia="Times New Roman" w:cstheme="minorHAnsi"/>
          <w:color w:val="000000"/>
        </w:rPr>
        <w:t>As an item of the same rarity</w:t>
      </w:r>
    </w:p>
    <w:p w14:paraId="099259C3" w14:textId="77777777" w:rsidR="008D1042" w:rsidRPr="000D5DB5" w:rsidRDefault="008D1042">
      <w:pPr>
        <w:contextualSpacing/>
        <w:rPr>
          <w:rFonts w:eastAsia="Times New Roman" w:cstheme="minorHAnsi"/>
          <w:sz w:val="24"/>
          <w:szCs w:val="24"/>
        </w:rPr>
      </w:pPr>
      <w:r w:rsidRPr="000D5DB5">
        <w:rPr>
          <w:rFonts w:eastAsia="Times New Roman" w:cstheme="minorHAnsi"/>
          <w:color w:val="000000"/>
        </w:rPr>
        <w:lastRenderedPageBreak/>
        <w:t>Gadget</w:t>
      </w:r>
      <w:r>
        <w:rPr>
          <w:rFonts w:eastAsia="Times New Roman" w:cstheme="minorHAnsi"/>
          <w:color w:val="000000"/>
        </w:rPr>
        <w:tab/>
      </w:r>
      <w:r>
        <w:rPr>
          <w:rFonts w:eastAsia="Times New Roman" w:cstheme="minorHAnsi"/>
          <w:color w:val="000000"/>
        </w:rPr>
        <w:tab/>
      </w:r>
      <w:r>
        <w:rPr>
          <w:rFonts w:eastAsia="Times New Roman" w:cstheme="minorHAnsi"/>
          <w:color w:val="000000"/>
        </w:rPr>
        <w:tab/>
      </w:r>
      <w:r w:rsidR="007E3D24">
        <w:rPr>
          <w:rFonts w:eastAsia="Times New Roman" w:cstheme="minorHAnsi"/>
          <w:color w:val="000000"/>
        </w:rPr>
        <w:t>Varies</w:t>
      </w:r>
      <w:ins w:id="3917" w:author="Admin" w:date="2020-10-21T18:07:00Z">
        <w:r w:rsidR="00692563">
          <w:rPr>
            <w:rFonts w:eastAsia="Times New Roman" w:cstheme="minorHAnsi"/>
            <w:color w:val="000000"/>
          </w:rPr>
          <w:t>*</w:t>
        </w:r>
      </w:ins>
      <w:del w:id="3918" w:author="Admin" w:date="2020-10-21T18:07:00Z">
        <w:r w:rsidR="007E3D24" w:rsidDel="00692563">
          <w:rPr>
            <w:rFonts w:eastAsia="Times New Roman" w:cstheme="minorHAnsi"/>
            <w:color w:val="000000"/>
            <w:vertAlign w:val="superscript"/>
          </w:rPr>
          <w:delText>1</w:delText>
        </w:r>
      </w:del>
      <w:r w:rsidR="005304CE">
        <w:rPr>
          <w:rFonts w:eastAsia="Times New Roman" w:cstheme="minorHAnsi"/>
          <w:color w:val="000000"/>
        </w:rPr>
        <w:tab/>
      </w:r>
      <w:r w:rsidRPr="001F25FA">
        <w:rPr>
          <w:rFonts w:eastAsia="Times New Roman" w:cstheme="minorHAnsi"/>
          <w:color w:val="000000"/>
        </w:rPr>
        <w:tab/>
      </w:r>
      <w:r w:rsidR="006D6D59">
        <w:rPr>
          <w:rFonts w:eastAsia="Times New Roman" w:cstheme="minorHAnsi"/>
          <w:color w:val="000000"/>
        </w:rPr>
        <w:t>As spells (see Item Creation Complexity and Cost Table)</w:t>
      </w:r>
    </w:p>
    <w:p w14:paraId="4E8A4EA7" w14:textId="77777777" w:rsidR="008D1042" w:rsidRDefault="008D1042" w:rsidP="008D1042">
      <w:pPr>
        <w:contextualSpacing/>
        <w:rPr>
          <w:rFonts w:eastAsia="Times New Roman" w:cstheme="minorHAnsi"/>
          <w:sz w:val="24"/>
          <w:szCs w:val="24"/>
        </w:rPr>
      </w:pPr>
    </w:p>
    <w:p w14:paraId="2AF83B14" w14:textId="77777777" w:rsidR="007E3D24" w:rsidRPr="00E95E1F" w:rsidRDefault="007E3D24" w:rsidP="007E3D24">
      <w:pPr>
        <w:contextualSpacing/>
        <w:rPr>
          <w:rFonts w:eastAsia="Times New Roman" w:cstheme="minorHAnsi"/>
          <w:color w:val="000000"/>
        </w:rPr>
      </w:pPr>
      <w:del w:id="3919" w:author="Admin" w:date="2020-10-21T18:07:00Z">
        <w:r w:rsidRPr="00E95E1F" w:rsidDel="00692563">
          <w:rPr>
            <w:rFonts w:eastAsia="Times New Roman" w:cstheme="minorHAnsi"/>
            <w:color w:val="000000"/>
          </w:rPr>
          <w:delText xml:space="preserve">1 </w:delText>
        </w:r>
      </w:del>
      <w:ins w:id="3920" w:author="Admin" w:date="2020-10-21T18:07:00Z">
        <w:r w:rsidR="00692563">
          <w:rPr>
            <w:rFonts w:eastAsia="Times New Roman" w:cstheme="minorHAnsi"/>
            <w:color w:val="000000"/>
          </w:rPr>
          <w:t>*</w:t>
        </w:r>
        <w:r w:rsidR="00692563" w:rsidRPr="00E95E1F">
          <w:rPr>
            <w:rFonts w:eastAsia="Times New Roman" w:cstheme="minorHAnsi"/>
            <w:color w:val="000000"/>
          </w:rPr>
          <w:t xml:space="preserve"> </w:t>
        </w:r>
      </w:ins>
      <w:r w:rsidRPr="00E95E1F">
        <w:rPr>
          <w:rFonts w:eastAsia="Times New Roman" w:cstheme="minorHAnsi"/>
          <w:color w:val="000000"/>
        </w:rPr>
        <w:t xml:space="preserve">See Gadgets below. </w:t>
      </w:r>
    </w:p>
    <w:p w14:paraId="0FFF4303" w14:textId="77777777" w:rsidR="007E3D24" w:rsidRDefault="007E3D24" w:rsidP="008D1042">
      <w:pPr>
        <w:contextualSpacing/>
        <w:rPr>
          <w:rFonts w:eastAsia="Times New Roman" w:cstheme="minorHAnsi"/>
          <w:sz w:val="24"/>
          <w:szCs w:val="24"/>
        </w:rPr>
      </w:pPr>
    </w:p>
    <w:p w14:paraId="4EBA8E46" w14:textId="77777777" w:rsidR="00556B45" w:rsidRPr="00FB4F1F" w:rsidRDefault="008D1042" w:rsidP="00864C72">
      <w:pPr>
        <w:contextualSpacing/>
        <w:rPr>
          <w:rFonts w:eastAsia="Times New Roman" w:cstheme="minorHAnsi"/>
          <w:sz w:val="24"/>
          <w:szCs w:val="24"/>
        </w:rPr>
      </w:pPr>
      <w:r w:rsidRPr="00692563">
        <w:rPr>
          <w:rFonts w:eastAsia="Times New Roman" w:cstheme="minorHAnsi"/>
          <w:i/>
          <w:iCs/>
          <w:color w:val="000000"/>
          <w:rPrChange w:id="3921" w:author="Admin" w:date="2020-10-21T18:08:00Z">
            <w:rPr>
              <w:rFonts w:eastAsia="Times New Roman" w:cstheme="minorHAnsi"/>
              <w:b/>
              <w:bCs/>
              <w:color w:val="000000"/>
            </w:rPr>
          </w:rPrChange>
        </w:rPr>
        <w:t>Charges</w:t>
      </w:r>
      <w:ins w:id="3922" w:author="Admin" w:date="2020-10-21T18:08:00Z">
        <w:r w:rsidR="00692563">
          <w:rPr>
            <w:rFonts w:eastAsia="Times New Roman" w:cstheme="minorHAnsi"/>
            <w:i/>
            <w:iCs/>
            <w:color w:val="000000"/>
          </w:rPr>
          <w:t xml:space="preserve"> and Fuel</w:t>
        </w:r>
      </w:ins>
      <w:r w:rsidRPr="00692563">
        <w:rPr>
          <w:rFonts w:eastAsia="Times New Roman" w:cstheme="minorHAnsi"/>
          <w:i/>
          <w:iCs/>
          <w:color w:val="000000"/>
          <w:rPrChange w:id="3923" w:author="Admin" w:date="2020-10-21T18:08:00Z">
            <w:rPr>
              <w:rFonts w:eastAsia="Times New Roman" w:cstheme="minorHAnsi"/>
              <w:b/>
              <w:bCs/>
              <w:color w:val="000000"/>
            </w:rPr>
          </w:rPrChange>
        </w:rPr>
        <w:t>.</w:t>
      </w:r>
      <w:r>
        <w:rPr>
          <w:rFonts w:eastAsia="Times New Roman" w:cstheme="minorHAnsi"/>
          <w:b/>
          <w:bCs/>
          <w:color w:val="000000"/>
        </w:rPr>
        <w:t xml:space="preserve"> </w:t>
      </w:r>
      <w:r w:rsidR="00556B45">
        <w:rPr>
          <w:rFonts w:eastAsia="Times New Roman" w:cstheme="minorHAnsi"/>
          <w:color w:val="000000"/>
        </w:rPr>
        <w:t xml:space="preserve">A device’s Charge determines how many fuel </w:t>
      </w:r>
      <w:r w:rsidR="00BA3C0C">
        <w:rPr>
          <w:rFonts w:eastAsia="Times New Roman" w:cstheme="minorHAnsi"/>
          <w:color w:val="000000"/>
        </w:rPr>
        <w:t xml:space="preserve">units </w:t>
      </w:r>
      <w:r w:rsidR="00556B45">
        <w:rPr>
          <w:rFonts w:eastAsia="Times New Roman" w:cstheme="minorHAnsi"/>
          <w:color w:val="000000"/>
        </w:rPr>
        <w:t xml:space="preserve">it takes for a single activation (a use for a gadget, attack with a firearm or explosive, or </w:t>
      </w:r>
      <w:r w:rsidR="00864C72">
        <w:rPr>
          <w:rFonts w:eastAsia="Times New Roman" w:cstheme="minorHAnsi"/>
          <w:color w:val="000000"/>
        </w:rPr>
        <w:t>1</w:t>
      </w:r>
      <w:r w:rsidR="00556B45">
        <w:rPr>
          <w:rFonts w:eastAsia="Times New Roman" w:cstheme="minorHAnsi"/>
          <w:color w:val="000000"/>
        </w:rPr>
        <w:t xml:space="preserve"> hour of activation for a construct or engine). </w:t>
      </w:r>
      <w:r w:rsidRPr="000D5DB5">
        <w:rPr>
          <w:rFonts w:eastAsia="Times New Roman" w:cstheme="minorHAnsi"/>
          <w:color w:val="000000"/>
        </w:rPr>
        <w:t xml:space="preserve">Charges depend on energy sources. </w:t>
      </w:r>
      <w:r w:rsidR="00FB4F1F" w:rsidRPr="000D5DB5">
        <w:rPr>
          <w:rFonts w:eastAsia="Times New Roman" w:cstheme="minorHAnsi"/>
          <w:color w:val="000000"/>
        </w:rPr>
        <w:t xml:space="preserve">By default, the energy source is mechanical (clockwork, springs, etc.). See Energy Sources below for reference. </w:t>
      </w:r>
    </w:p>
    <w:p w14:paraId="65F0F882" w14:textId="77777777" w:rsidR="00556B45" w:rsidRDefault="00556B45" w:rsidP="008D1042">
      <w:pPr>
        <w:contextualSpacing/>
        <w:rPr>
          <w:rFonts w:eastAsia="Times New Roman" w:cstheme="minorHAnsi"/>
          <w:color w:val="000000"/>
        </w:rPr>
      </w:pPr>
    </w:p>
    <w:p w14:paraId="687A6E56" w14:textId="77777777" w:rsidR="008D19CD" w:rsidRDefault="008D1042">
      <w:pPr>
        <w:contextualSpacing/>
        <w:rPr>
          <w:rFonts w:eastAsia="Times New Roman" w:cstheme="minorHAnsi"/>
          <w:color w:val="000000"/>
        </w:rPr>
      </w:pPr>
      <w:r w:rsidRPr="000D5DB5">
        <w:rPr>
          <w:rFonts w:eastAsia="Times New Roman" w:cstheme="minorHAnsi"/>
          <w:b/>
          <w:bCs/>
          <w:color w:val="000000"/>
        </w:rPr>
        <w:t>Technological Modifications</w:t>
      </w:r>
      <w:r>
        <w:rPr>
          <w:rFonts w:eastAsia="Times New Roman" w:cstheme="minorHAnsi"/>
          <w:b/>
          <w:bCs/>
          <w:color w:val="000000"/>
        </w:rPr>
        <w:t>.</w:t>
      </w:r>
      <w:r>
        <w:rPr>
          <w:rFonts w:eastAsia="Times New Roman" w:cstheme="minorHAnsi"/>
          <w:color w:val="000000"/>
        </w:rPr>
        <w:t xml:space="preserve"> </w:t>
      </w:r>
      <w:r w:rsidR="008D19CD">
        <w:rPr>
          <w:rFonts w:eastAsia="Times New Roman" w:cstheme="minorHAnsi"/>
          <w:color w:val="000000"/>
        </w:rPr>
        <w:t xml:space="preserve">Technological </w:t>
      </w:r>
      <w:r w:rsidR="009D3BF2">
        <w:rPr>
          <w:rFonts w:eastAsia="Times New Roman" w:cstheme="minorHAnsi"/>
          <w:color w:val="000000"/>
        </w:rPr>
        <w:t xml:space="preserve">modifications can further customize technological devices. They </w:t>
      </w:r>
      <w:r w:rsidR="008D19CD">
        <w:rPr>
          <w:rFonts w:eastAsia="Times New Roman" w:cstheme="minorHAnsi"/>
          <w:color w:val="000000"/>
        </w:rPr>
        <w:t xml:space="preserve">cannot be used to access a higher-level spell or </w:t>
      </w:r>
      <w:r w:rsidR="005921F9">
        <w:rPr>
          <w:rFonts w:eastAsia="Times New Roman" w:cstheme="minorHAnsi"/>
          <w:color w:val="000000"/>
        </w:rPr>
        <w:t>a higher-CR creature than what is limited by the creato</w:t>
      </w:r>
      <w:r w:rsidR="00777F0E">
        <w:rPr>
          <w:rFonts w:eastAsia="Times New Roman" w:cstheme="minorHAnsi"/>
          <w:color w:val="000000"/>
        </w:rPr>
        <w:t xml:space="preserve">r’s level or Proficiency Bonus. </w:t>
      </w:r>
      <w:r w:rsidR="00790655">
        <w:rPr>
          <w:rFonts w:eastAsia="Times New Roman" w:cstheme="minorHAnsi"/>
          <w:color w:val="000000"/>
        </w:rPr>
        <w:t xml:space="preserve">If reducing the EP value of an explosive or firearm when it is Common, it instead removes 2 dice of damage (dealing 1d6 at Common quality). </w:t>
      </w:r>
    </w:p>
    <w:p w14:paraId="3BE7D4A6" w14:textId="77777777" w:rsidR="00DC14AE" w:rsidRDefault="00DC14AE" w:rsidP="008D1042">
      <w:pPr>
        <w:contextualSpacing/>
        <w:rPr>
          <w:rFonts w:eastAsia="Times New Roman" w:cstheme="minorHAnsi"/>
          <w:color w:val="000000"/>
        </w:rPr>
      </w:pPr>
    </w:p>
    <w:p w14:paraId="47D5C45D" w14:textId="77777777" w:rsidR="00DC14AE" w:rsidRDefault="00DC14AE">
      <w:pPr>
        <w:contextualSpacing/>
        <w:rPr>
          <w:rFonts w:eastAsia="Times New Roman" w:cstheme="minorHAnsi"/>
          <w:color w:val="000000"/>
        </w:rPr>
      </w:pPr>
      <w:r w:rsidRPr="00DC14AE">
        <w:rPr>
          <w:rFonts w:eastAsia="Times New Roman" w:cstheme="minorHAnsi"/>
          <w:b/>
          <w:bCs/>
          <w:color w:val="000000"/>
        </w:rPr>
        <w:t xml:space="preserve">Temporary </w:t>
      </w:r>
      <w:r>
        <w:rPr>
          <w:rFonts w:eastAsia="Times New Roman" w:cstheme="minorHAnsi"/>
          <w:b/>
          <w:bCs/>
          <w:color w:val="000000"/>
        </w:rPr>
        <w:t xml:space="preserve">Add-ons. </w:t>
      </w:r>
      <w:r>
        <w:rPr>
          <w:rFonts w:eastAsia="Times New Roman" w:cstheme="minorHAnsi"/>
          <w:color w:val="000000"/>
        </w:rPr>
        <w:t>In some cases, a device might not need a permanent modification, and can serve as an independe</w:t>
      </w:r>
      <w:r w:rsidR="009D71CE">
        <w:rPr>
          <w:rFonts w:eastAsia="Times New Roman" w:cstheme="minorHAnsi"/>
          <w:color w:val="000000"/>
        </w:rPr>
        <w:t>nt add-on. Barrel adjustment can increase a firearm’s range</w:t>
      </w:r>
      <w:r w:rsidR="003917E6">
        <w:rPr>
          <w:rFonts w:eastAsia="Times New Roman" w:cstheme="minorHAnsi"/>
          <w:color w:val="000000"/>
        </w:rPr>
        <w:t>, for example</w:t>
      </w:r>
      <w:r w:rsidR="009D71CE">
        <w:rPr>
          <w:rFonts w:eastAsia="Times New Roman" w:cstheme="minorHAnsi"/>
          <w:color w:val="000000"/>
        </w:rPr>
        <w:t xml:space="preserve">, </w:t>
      </w:r>
      <w:r w:rsidR="003917E6">
        <w:rPr>
          <w:rFonts w:eastAsia="Times New Roman" w:cstheme="minorHAnsi"/>
          <w:color w:val="000000"/>
        </w:rPr>
        <w:t xml:space="preserve">and </w:t>
      </w:r>
      <w:r w:rsidR="009D71CE">
        <w:rPr>
          <w:rFonts w:eastAsia="Times New Roman" w:cstheme="minorHAnsi"/>
          <w:color w:val="000000"/>
        </w:rPr>
        <w:t xml:space="preserve">a portable silencer can reduce noise when on a stealth mission. Some modifications cannot be made into add-ons. </w:t>
      </w:r>
    </w:p>
    <w:p w14:paraId="6EDAF860" w14:textId="77777777" w:rsidR="009D71CE" w:rsidRDefault="009D71CE" w:rsidP="007378CE">
      <w:pPr>
        <w:contextualSpacing/>
        <w:rPr>
          <w:rFonts w:eastAsia="Times New Roman" w:cstheme="minorHAnsi"/>
          <w:color w:val="000000"/>
        </w:rPr>
      </w:pPr>
      <w:r>
        <w:rPr>
          <w:rFonts w:eastAsia="Times New Roman" w:cstheme="minorHAnsi"/>
          <w:color w:val="000000"/>
        </w:rPr>
        <w:t>An add-on alters a device without altering the device’s total engineering points (EP)</w:t>
      </w:r>
      <w:r w:rsidR="003917E6">
        <w:rPr>
          <w:rFonts w:eastAsia="Times New Roman" w:cstheme="minorHAnsi"/>
          <w:color w:val="000000"/>
        </w:rPr>
        <w:t xml:space="preserve"> or rarity</w:t>
      </w:r>
      <w:r>
        <w:rPr>
          <w:rFonts w:eastAsia="Times New Roman" w:cstheme="minorHAnsi"/>
          <w:color w:val="000000"/>
        </w:rPr>
        <w:t xml:space="preserve">. Installing an add-on takes 3 actions. If you are proficient with </w:t>
      </w:r>
      <w:r w:rsidR="007378CE">
        <w:rPr>
          <w:rFonts w:eastAsia="Times New Roman" w:cstheme="minorHAnsi"/>
          <w:color w:val="000000"/>
        </w:rPr>
        <w:t>E</w:t>
      </w:r>
      <w:r>
        <w:rPr>
          <w:rFonts w:eastAsia="Times New Roman" w:cstheme="minorHAnsi"/>
          <w:color w:val="000000"/>
        </w:rPr>
        <w:t xml:space="preserve">ngineer’s </w:t>
      </w:r>
      <w:r w:rsidR="007378CE">
        <w:rPr>
          <w:rFonts w:eastAsia="Times New Roman" w:cstheme="minorHAnsi"/>
          <w:color w:val="000000"/>
        </w:rPr>
        <w:t>T</w:t>
      </w:r>
      <w:r>
        <w:rPr>
          <w:rFonts w:eastAsia="Times New Roman" w:cstheme="minorHAnsi"/>
          <w:color w:val="000000"/>
        </w:rPr>
        <w:t xml:space="preserve">ools, it costs only 1 action instead. </w:t>
      </w:r>
    </w:p>
    <w:p w14:paraId="61777DD9" w14:textId="77777777" w:rsidR="009D71CE" w:rsidRDefault="009D71CE">
      <w:pPr>
        <w:contextualSpacing/>
        <w:rPr>
          <w:rFonts w:eastAsia="Times New Roman" w:cstheme="minorHAnsi"/>
          <w:color w:val="000000"/>
        </w:rPr>
      </w:pPr>
      <w:r>
        <w:rPr>
          <w:rFonts w:eastAsia="Times New Roman" w:cstheme="minorHAnsi"/>
          <w:color w:val="000000"/>
        </w:rPr>
        <w:t xml:space="preserve">You can have one add-on at a device at a given time, and it costs </w:t>
      </w:r>
      <w:r w:rsidR="003917E6">
        <w:rPr>
          <w:rFonts w:eastAsia="Times New Roman" w:cstheme="minorHAnsi"/>
          <w:color w:val="000000"/>
        </w:rPr>
        <w:t xml:space="preserve">equal to </w:t>
      </w:r>
      <w:r w:rsidR="00D81696">
        <w:rPr>
          <w:rFonts w:eastAsia="Times New Roman" w:cstheme="minorHAnsi"/>
          <w:color w:val="000000"/>
        </w:rPr>
        <w:t>gadget</w:t>
      </w:r>
      <w:r w:rsidR="003917E6">
        <w:rPr>
          <w:rFonts w:eastAsia="Times New Roman" w:cstheme="minorHAnsi"/>
          <w:color w:val="000000"/>
        </w:rPr>
        <w:t xml:space="preserve"> of Common rarity</w:t>
      </w:r>
      <w:r>
        <w:rPr>
          <w:rFonts w:eastAsia="Times New Roman" w:cstheme="minorHAnsi"/>
          <w:color w:val="000000"/>
        </w:rPr>
        <w:t>. When a device malfunctions, the add-on suffers the condition as well</w:t>
      </w:r>
      <w:r w:rsidR="00FB4F1F">
        <w:rPr>
          <w:rFonts w:eastAsia="Times New Roman" w:cstheme="minorHAnsi"/>
          <w:color w:val="000000"/>
        </w:rPr>
        <w:t xml:space="preserve"> automatically</w:t>
      </w:r>
      <w:r>
        <w:rPr>
          <w:rFonts w:eastAsia="Times New Roman" w:cstheme="minorHAnsi"/>
          <w:color w:val="000000"/>
        </w:rPr>
        <w:t xml:space="preserve">. </w:t>
      </w:r>
    </w:p>
    <w:p w14:paraId="4023DB27" w14:textId="77777777" w:rsidR="009D71CE" w:rsidRPr="00DC14AE" w:rsidRDefault="009D71CE">
      <w:pPr>
        <w:contextualSpacing/>
        <w:rPr>
          <w:rFonts w:eastAsia="Times New Roman" w:cstheme="minorHAnsi"/>
          <w:color w:val="000000"/>
        </w:rPr>
      </w:pPr>
      <w:r w:rsidRPr="00DC14AE">
        <w:rPr>
          <w:rFonts w:eastAsia="Times New Roman" w:cstheme="minorHAnsi"/>
          <w:color w:val="000000"/>
        </w:rPr>
        <w:t xml:space="preserve">For </w:t>
      </w:r>
      <w:r>
        <w:rPr>
          <w:rFonts w:eastAsia="Times New Roman" w:cstheme="minorHAnsi"/>
          <w:color w:val="000000"/>
        </w:rPr>
        <w:t>instance</w:t>
      </w:r>
      <w:r w:rsidRPr="00DC14AE">
        <w:rPr>
          <w:rFonts w:eastAsia="Times New Roman" w:cstheme="minorHAnsi"/>
          <w:color w:val="000000"/>
        </w:rPr>
        <w:t xml:space="preserve">, </w:t>
      </w:r>
      <w:r>
        <w:rPr>
          <w:rFonts w:eastAsia="Times New Roman" w:cstheme="minorHAnsi"/>
          <w:color w:val="000000"/>
        </w:rPr>
        <w:t xml:space="preserve">the </w:t>
      </w:r>
      <w:r w:rsidRPr="00DC14AE">
        <w:rPr>
          <w:rFonts w:eastAsia="Times New Roman" w:cstheme="minorHAnsi"/>
          <w:color w:val="000000"/>
        </w:rPr>
        <w:t xml:space="preserve">sniper gun </w:t>
      </w:r>
      <w:r>
        <w:rPr>
          <w:rFonts w:eastAsia="Times New Roman" w:cstheme="minorHAnsi"/>
          <w:color w:val="000000"/>
        </w:rPr>
        <w:t xml:space="preserve">has a pre-built silencer modification. Instead of the modification (which </w:t>
      </w:r>
      <w:r w:rsidR="00FB4F1F">
        <w:rPr>
          <w:rFonts w:eastAsia="Times New Roman" w:cstheme="minorHAnsi"/>
          <w:color w:val="000000"/>
        </w:rPr>
        <w:t xml:space="preserve">can reduce </w:t>
      </w:r>
      <w:r>
        <w:rPr>
          <w:rFonts w:eastAsia="Times New Roman" w:cstheme="minorHAnsi"/>
          <w:color w:val="000000"/>
        </w:rPr>
        <w:t>the total damage</w:t>
      </w:r>
      <w:r w:rsidR="00FB4F1F">
        <w:rPr>
          <w:rFonts w:eastAsia="Times New Roman" w:cstheme="minorHAnsi"/>
          <w:color w:val="000000"/>
        </w:rPr>
        <w:t>, capacity, or other base feature</w:t>
      </w:r>
      <w:r>
        <w:rPr>
          <w:rFonts w:eastAsia="Times New Roman" w:cstheme="minorHAnsi"/>
          <w:color w:val="000000"/>
        </w:rPr>
        <w:t xml:space="preserve">), the sniper rifle can benefit from a silencer add-on, if you are willing to run the problem of paying for the malfunction of two devices instead of one. </w:t>
      </w:r>
    </w:p>
    <w:p w14:paraId="3A9B4188" w14:textId="77777777" w:rsidR="008D1042" w:rsidRPr="000D5DB5" w:rsidRDefault="008D1042" w:rsidP="008D1042">
      <w:pPr>
        <w:contextualSpacing/>
        <w:rPr>
          <w:rFonts w:eastAsia="Times New Roman" w:cstheme="minorHAnsi"/>
          <w:sz w:val="24"/>
          <w:szCs w:val="24"/>
        </w:rPr>
      </w:pPr>
    </w:p>
    <w:p w14:paraId="712DDA7E" w14:textId="77777777" w:rsidR="004D615B" w:rsidRPr="000D5DB5" w:rsidRDefault="0082246D" w:rsidP="004D615B">
      <w:pPr>
        <w:pStyle w:val="Heading4"/>
      </w:pPr>
      <w:r>
        <w:t>Creatures (</w:t>
      </w:r>
      <w:r w:rsidR="008A26F9">
        <w:t>Constructs</w:t>
      </w:r>
      <w:r>
        <w:t>)</w:t>
      </w:r>
    </w:p>
    <w:p w14:paraId="0723F6AF" w14:textId="77777777" w:rsidR="004D615B" w:rsidRPr="001F25FA" w:rsidRDefault="004D615B" w:rsidP="004D615B">
      <w:pPr>
        <w:contextualSpacing/>
        <w:rPr>
          <w:rFonts w:eastAsia="Times New Roman" w:cstheme="minorHAnsi"/>
          <w:i/>
          <w:iCs/>
          <w:color w:val="000000"/>
        </w:rPr>
      </w:pPr>
      <w:r w:rsidRPr="001F25FA">
        <w:rPr>
          <w:rFonts w:eastAsia="Times New Roman" w:cstheme="minorHAnsi"/>
          <w:b/>
          <w:bCs/>
          <w:i/>
          <w:iCs/>
          <w:color w:val="000000"/>
        </w:rPr>
        <w:t xml:space="preserve">Examples. </w:t>
      </w:r>
      <w:r w:rsidRPr="001F25FA">
        <w:rPr>
          <w:rFonts w:eastAsia="Times New Roman" w:cstheme="minorHAnsi"/>
          <w:i/>
          <w:iCs/>
          <w:color w:val="000000"/>
        </w:rPr>
        <w:t xml:space="preserve">Golems, Robots, Mecha and Vehicles </w:t>
      </w:r>
    </w:p>
    <w:p w14:paraId="09BB4210" w14:textId="77777777" w:rsidR="004D615B" w:rsidRDefault="004D615B">
      <w:pPr>
        <w:contextualSpacing/>
        <w:rPr>
          <w:rFonts w:eastAsia="Times New Roman" w:cstheme="minorHAnsi"/>
          <w:color w:val="000000"/>
        </w:rPr>
      </w:pPr>
      <w:r>
        <w:rPr>
          <w:rFonts w:eastAsia="Times New Roman" w:cstheme="minorHAnsi"/>
          <w:b/>
          <w:bCs/>
          <w:color w:val="000000"/>
        </w:rPr>
        <w:t xml:space="preserve">Using Constructs. </w:t>
      </w:r>
      <w:r w:rsidR="008C7A38">
        <w:rPr>
          <w:rFonts w:eastAsia="Times New Roman" w:cstheme="minorHAnsi"/>
          <w:color w:val="000000"/>
        </w:rPr>
        <w:t xml:space="preserve">Creatures created by engineering are overwhelmingly constructs. For this purpose, all mention of creatures will refer to constructs instead. </w:t>
      </w:r>
      <w:r w:rsidRPr="000D5DB5">
        <w:rPr>
          <w:rFonts w:eastAsia="Times New Roman" w:cstheme="minorHAnsi"/>
          <w:color w:val="000000"/>
        </w:rPr>
        <w:t xml:space="preserve">Constructs require an </w:t>
      </w:r>
      <w:r>
        <w:rPr>
          <w:rFonts w:eastAsia="Times New Roman" w:cstheme="minorHAnsi"/>
          <w:color w:val="000000"/>
        </w:rPr>
        <w:t>A</w:t>
      </w:r>
      <w:r w:rsidRPr="000D5DB5">
        <w:rPr>
          <w:rFonts w:eastAsia="Times New Roman" w:cstheme="minorHAnsi"/>
          <w:color w:val="000000"/>
        </w:rPr>
        <w:t xml:space="preserve">ction </w:t>
      </w:r>
      <w:r>
        <w:rPr>
          <w:rFonts w:eastAsia="Times New Roman" w:cstheme="minorHAnsi"/>
          <w:color w:val="000000"/>
        </w:rPr>
        <w:t xml:space="preserve">(Use Object) to activate or deactivate. Once activated, the construct takes </w:t>
      </w:r>
      <w:r w:rsidRPr="000D5DB5">
        <w:rPr>
          <w:rFonts w:eastAsia="Times New Roman" w:cstheme="minorHAnsi"/>
          <w:color w:val="000000"/>
        </w:rPr>
        <w:t xml:space="preserve">1 minute </w:t>
      </w:r>
      <w:r>
        <w:rPr>
          <w:rFonts w:eastAsia="Times New Roman" w:cstheme="minorHAnsi"/>
          <w:color w:val="000000"/>
        </w:rPr>
        <w:t>to begin acting. A construct can be activated faster if modified (such as via a technological modification). If programmed to activate on an uncommon trigger (such as an intrusion or being hit)</w:t>
      </w:r>
      <w:r w:rsidR="003917E6">
        <w:rPr>
          <w:rFonts w:eastAsia="Times New Roman" w:cstheme="minorHAnsi"/>
          <w:color w:val="000000"/>
        </w:rPr>
        <w:t>, activation</w:t>
      </w:r>
      <w:r>
        <w:rPr>
          <w:rFonts w:eastAsia="Times New Roman" w:cstheme="minorHAnsi"/>
          <w:color w:val="000000"/>
        </w:rPr>
        <w:t xml:space="preserve"> take</w:t>
      </w:r>
      <w:r w:rsidR="003917E6">
        <w:rPr>
          <w:rFonts w:eastAsia="Times New Roman" w:cstheme="minorHAnsi"/>
          <w:color w:val="000000"/>
        </w:rPr>
        <w:t>s</w:t>
      </w:r>
      <w:r>
        <w:rPr>
          <w:rFonts w:eastAsia="Times New Roman" w:cstheme="minorHAnsi"/>
          <w:color w:val="000000"/>
        </w:rPr>
        <w:t xml:space="preserve"> only one round instead. </w:t>
      </w:r>
    </w:p>
    <w:p w14:paraId="6FE212E9" w14:textId="77777777" w:rsidR="003917E6" w:rsidRDefault="004D615B">
      <w:pPr>
        <w:contextualSpacing/>
        <w:rPr>
          <w:rFonts w:eastAsia="Times New Roman" w:cstheme="minorHAnsi"/>
          <w:color w:val="000000"/>
        </w:rPr>
      </w:pPr>
      <w:r>
        <w:rPr>
          <w:rFonts w:eastAsia="Times New Roman" w:cstheme="minorHAnsi"/>
          <w:color w:val="000000"/>
        </w:rPr>
        <w:t>Constructs</w:t>
      </w:r>
      <w:r w:rsidRPr="000D5DB5">
        <w:rPr>
          <w:rFonts w:eastAsia="Times New Roman" w:cstheme="minorHAnsi"/>
          <w:color w:val="000000"/>
        </w:rPr>
        <w:t xml:space="preserve"> act like creatures of the construct type. They obey those who hold control over them (or who drive them</w:t>
      </w:r>
      <w:r>
        <w:rPr>
          <w:rFonts w:eastAsia="Times New Roman" w:cstheme="minorHAnsi"/>
          <w:color w:val="000000"/>
        </w:rPr>
        <w:t xml:space="preserve">, if </w:t>
      </w:r>
      <w:r w:rsidRPr="000D5DB5">
        <w:rPr>
          <w:rFonts w:eastAsia="Times New Roman" w:cstheme="minorHAnsi"/>
          <w:color w:val="000000"/>
        </w:rPr>
        <w:t xml:space="preserve">mecha and vehicles). Constructs have </w:t>
      </w:r>
      <w:r>
        <w:rPr>
          <w:rFonts w:eastAsia="Times New Roman" w:cstheme="minorHAnsi"/>
          <w:color w:val="000000"/>
        </w:rPr>
        <w:t xml:space="preserve">the capacity </w:t>
      </w:r>
      <w:r w:rsidR="00E840FA">
        <w:rPr>
          <w:rFonts w:eastAsia="Times New Roman" w:cstheme="minorHAnsi"/>
          <w:color w:val="000000"/>
        </w:rPr>
        <w:t xml:space="preserve">for </w:t>
      </w:r>
      <w:r>
        <w:rPr>
          <w:rFonts w:eastAsia="Times New Roman" w:cstheme="minorHAnsi"/>
          <w:color w:val="000000"/>
        </w:rPr>
        <w:t>ten charges</w:t>
      </w:r>
      <w:r w:rsidR="00E840FA">
        <w:rPr>
          <w:rFonts w:eastAsia="Times New Roman" w:cstheme="minorHAnsi"/>
          <w:color w:val="000000"/>
        </w:rPr>
        <w:t xml:space="preserve"> (1 hour of activation per charge)</w:t>
      </w:r>
      <w:r>
        <w:rPr>
          <w:rFonts w:eastAsia="Times New Roman" w:cstheme="minorHAnsi"/>
          <w:color w:val="000000"/>
        </w:rPr>
        <w:t xml:space="preserve">, consuming fuel </w:t>
      </w:r>
      <w:r w:rsidR="00E840FA">
        <w:rPr>
          <w:rFonts w:eastAsia="Times New Roman" w:cstheme="minorHAnsi"/>
          <w:color w:val="000000"/>
        </w:rPr>
        <w:t xml:space="preserve">units </w:t>
      </w:r>
      <w:r>
        <w:rPr>
          <w:rFonts w:eastAsia="Times New Roman" w:cstheme="minorHAnsi"/>
          <w:color w:val="000000"/>
        </w:rPr>
        <w:t xml:space="preserve">appropriate to the construct’s size and rarity per </w:t>
      </w:r>
      <w:r w:rsidRPr="000D5DB5">
        <w:rPr>
          <w:rFonts w:eastAsia="Times New Roman" w:cstheme="minorHAnsi"/>
          <w:color w:val="000000"/>
        </w:rPr>
        <w:t>hour</w:t>
      </w:r>
      <w:r w:rsidR="00E840FA">
        <w:rPr>
          <w:rFonts w:eastAsia="Times New Roman" w:cstheme="minorHAnsi"/>
          <w:color w:val="000000"/>
        </w:rPr>
        <w:t xml:space="preserve"> (see Fuel and Energy sources below)</w:t>
      </w:r>
      <w:r w:rsidRPr="000D5DB5">
        <w:rPr>
          <w:rFonts w:eastAsia="Times New Roman" w:cstheme="minorHAnsi"/>
          <w:color w:val="000000"/>
        </w:rPr>
        <w:t xml:space="preserve">. </w:t>
      </w:r>
      <w:r w:rsidR="003917E6" w:rsidRPr="000D5DB5">
        <w:rPr>
          <w:rFonts w:eastAsia="Times New Roman" w:cstheme="minorHAnsi"/>
          <w:color w:val="000000"/>
        </w:rPr>
        <w:t xml:space="preserve">A construct’s properties and charges also depend on its energy source. </w:t>
      </w:r>
    </w:p>
    <w:p w14:paraId="4EFC7033" w14:textId="77777777" w:rsidR="004D615B" w:rsidRDefault="004D615B" w:rsidP="00E840FA">
      <w:pPr>
        <w:contextualSpacing/>
        <w:rPr>
          <w:rFonts w:eastAsia="Times New Roman" w:cstheme="minorHAnsi"/>
          <w:color w:val="000000"/>
        </w:rPr>
      </w:pPr>
    </w:p>
    <w:p w14:paraId="45694299" w14:textId="77777777" w:rsidR="003917E6" w:rsidRDefault="004D615B">
      <w:pPr>
        <w:contextualSpacing/>
        <w:rPr>
          <w:rFonts w:eastAsia="Times New Roman" w:cstheme="minorHAnsi"/>
          <w:color w:val="000000"/>
        </w:rPr>
      </w:pPr>
      <w:r w:rsidRPr="000D5DB5">
        <w:rPr>
          <w:rFonts w:eastAsia="Times New Roman" w:cstheme="minorHAnsi"/>
          <w:color w:val="000000"/>
        </w:rPr>
        <w:t xml:space="preserve">The construct may have </w:t>
      </w:r>
      <w:r>
        <w:rPr>
          <w:rFonts w:eastAsia="Times New Roman" w:cstheme="minorHAnsi"/>
          <w:color w:val="000000"/>
        </w:rPr>
        <w:t>a Challenge of equal to the value in the Item Creation Complexity and Cost Table</w:t>
      </w:r>
      <w:r w:rsidRPr="000D5DB5">
        <w:rPr>
          <w:rFonts w:eastAsia="Times New Roman" w:cstheme="minorHAnsi"/>
          <w:color w:val="000000"/>
        </w:rPr>
        <w:t xml:space="preserve">, and may be custom-built from any construct in the </w:t>
      </w:r>
      <w:r>
        <w:rPr>
          <w:rFonts w:eastAsia="Times New Roman" w:cstheme="minorHAnsi"/>
          <w:color w:val="000000"/>
        </w:rPr>
        <w:t>M</w:t>
      </w:r>
      <w:r w:rsidRPr="000D5DB5">
        <w:rPr>
          <w:rFonts w:eastAsia="Times New Roman" w:cstheme="minorHAnsi"/>
          <w:color w:val="000000"/>
        </w:rPr>
        <w:t xml:space="preserve">onster </w:t>
      </w:r>
      <w:r>
        <w:rPr>
          <w:rFonts w:eastAsia="Times New Roman" w:cstheme="minorHAnsi"/>
          <w:color w:val="000000"/>
        </w:rPr>
        <w:t>Guide</w:t>
      </w:r>
      <w:r w:rsidRPr="000D5DB5">
        <w:rPr>
          <w:rFonts w:eastAsia="Times New Roman" w:cstheme="minorHAnsi"/>
          <w:color w:val="000000"/>
        </w:rPr>
        <w:t xml:space="preserve">. </w:t>
      </w:r>
    </w:p>
    <w:p w14:paraId="722CBAE6" w14:textId="77777777" w:rsidR="004D615B" w:rsidRDefault="003917E6">
      <w:pPr>
        <w:contextualSpacing/>
        <w:rPr>
          <w:rFonts w:eastAsia="Times New Roman" w:cstheme="minorHAnsi"/>
          <w:color w:val="000000"/>
        </w:rPr>
      </w:pPr>
      <w:r>
        <w:rPr>
          <w:rFonts w:eastAsia="Times New Roman" w:cstheme="minorHAnsi"/>
          <w:color w:val="000000"/>
        </w:rPr>
        <w:t>T</w:t>
      </w:r>
      <w:r w:rsidR="004D615B">
        <w:rPr>
          <w:rFonts w:eastAsia="Times New Roman" w:cstheme="minorHAnsi"/>
          <w:color w:val="000000"/>
        </w:rPr>
        <w:t xml:space="preserve">echnological </w:t>
      </w:r>
      <w:r>
        <w:rPr>
          <w:rFonts w:eastAsia="Times New Roman" w:cstheme="minorHAnsi"/>
          <w:color w:val="000000"/>
        </w:rPr>
        <w:t xml:space="preserve">Modifications can modify the rarity for additional customization as well </w:t>
      </w:r>
      <w:r w:rsidR="004D615B">
        <w:rPr>
          <w:rFonts w:eastAsia="Times New Roman" w:cstheme="minorHAnsi"/>
          <w:color w:val="000000"/>
        </w:rPr>
        <w:t>(</w:t>
      </w:r>
      <w:r>
        <w:rPr>
          <w:rFonts w:eastAsia="Times New Roman" w:cstheme="minorHAnsi"/>
          <w:color w:val="000000"/>
        </w:rPr>
        <w:t xml:space="preserve">such as </w:t>
      </w:r>
      <w:r w:rsidR="004D615B">
        <w:rPr>
          <w:rFonts w:eastAsia="Times New Roman" w:cstheme="minorHAnsi"/>
          <w:color w:val="000000"/>
        </w:rPr>
        <w:t>water-proof</w:t>
      </w:r>
      <w:r>
        <w:rPr>
          <w:rFonts w:eastAsia="Times New Roman" w:cstheme="minorHAnsi"/>
          <w:color w:val="000000"/>
        </w:rPr>
        <w:t>ing</w:t>
      </w:r>
      <w:r w:rsidR="004D615B">
        <w:rPr>
          <w:rFonts w:eastAsia="Times New Roman" w:cstheme="minorHAnsi"/>
          <w:color w:val="000000"/>
        </w:rPr>
        <w:t xml:space="preserve">, </w:t>
      </w:r>
      <w:r>
        <w:rPr>
          <w:rFonts w:eastAsia="Times New Roman" w:cstheme="minorHAnsi"/>
          <w:color w:val="000000"/>
        </w:rPr>
        <w:t xml:space="preserve">adding movement types, </w:t>
      </w:r>
      <w:r w:rsidR="004D615B">
        <w:rPr>
          <w:rFonts w:eastAsia="Times New Roman" w:cstheme="minorHAnsi"/>
          <w:color w:val="000000"/>
        </w:rPr>
        <w:t xml:space="preserve">or increased reliability). </w:t>
      </w:r>
    </w:p>
    <w:p w14:paraId="390B0929" w14:textId="77777777" w:rsidR="004D615B" w:rsidRDefault="004D615B" w:rsidP="004D615B">
      <w:pPr>
        <w:contextualSpacing/>
        <w:rPr>
          <w:rFonts w:eastAsia="Times New Roman" w:cstheme="minorHAnsi"/>
          <w:color w:val="000000"/>
        </w:rPr>
      </w:pPr>
    </w:p>
    <w:p w14:paraId="776B2A41" w14:textId="77777777" w:rsidR="003917E6" w:rsidRPr="00E95E1F" w:rsidRDefault="003917E6">
      <w:pPr>
        <w:contextualSpacing/>
        <w:rPr>
          <w:rFonts w:eastAsia="Times New Roman" w:cstheme="minorHAnsi"/>
          <w:i/>
          <w:iCs/>
          <w:color w:val="000000"/>
        </w:rPr>
      </w:pPr>
      <w:r>
        <w:rPr>
          <w:rFonts w:eastAsia="Times New Roman" w:cstheme="minorHAnsi"/>
          <w:i/>
          <w:iCs/>
          <w:color w:val="000000"/>
        </w:rPr>
        <w:t>Construct Behavior</w:t>
      </w:r>
    </w:p>
    <w:p w14:paraId="654100F0" w14:textId="77777777" w:rsidR="004D615B" w:rsidRPr="00353B05" w:rsidRDefault="004D615B">
      <w:pPr>
        <w:contextualSpacing/>
        <w:rPr>
          <w:rFonts w:eastAsia="Times New Roman" w:cstheme="minorHAnsi"/>
          <w:sz w:val="24"/>
          <w:szCs w:val="24"/>
        </w:rPr>
      </w:pPr>
      <w:r w:rsidRPr="000D5DB5">
        <w:rPr>
          <w:rFonts w:eastAsia="Times New Roman" w:cstheme="minorHAnsi"/>
          <w:color w:val="000000"/>
        </w:rPr>
        <w:lastRenderedPageBreak/>
        <w:t xml:space="preserve">Constructs take orders when the user communicates it to them via touching and/or manipulating knobs/controls on them, or otherwise issuing a spoken command when adjacent to them. Constructs may </w:t>
      </w:r>
      <w:r>
        <w:rPr>
          <w:rFonts w:eastAsia="Times New Roman" w:cstheme="minorHAnsi"/>
          <w:color w:val="000000"/>
        </w:rPr>
        <w:t xml:space="preserve">be programmed to </w:t>
      </w:r>
      <w:r w:rsidRPr="000D5DB5">
        <w:rPr>
          <w:rFonts w:eastAsia="Times New Roman" w:cstheme="minorHAnsi"/>
          <w:color w:val="000000"/>
        </w:rPr>
        <w:t xml:space="preserve">behave independently, or when controlled by the user (in the latter case, it is treated as a mount). </w:t>
      </w:r>
      <w:r>
        <w:rPr>
          <w:rFonts w:eastAsia="Times New Roman" w:cstheme="minorHAnsi"/>
          <w:color w:val="000000"/>
        </w:rPr>
        <w:t xml:space="preserve">In the case of independent behavior, commanding the construct requires knowing how the device was programmed (activation codes, hidden command word, etc.) to control it. A construct that is under a character’s control can be deactivated as described above. </w:t>
      </w:r>
    </w:p>
    <w:p w14:paraId="09CDE4D0" w14:textId="77777777" w:rsidR="003917E6" w:rsidRDefault="003917E6" w:rsidP="004D615B">
      <w:pPr>
        <w:contextualSpacing/>
        <w:rPr>
          <w:rFonts w:eastAsia="Times New Roman" w:cstheme="minorHAnsi"/>
          <w:color w:val="000000"/>
        </w:rPr>
      </w:pPr>
    </w:p>
    <w:p w14:paraId="3ACFA913" w14:textId="77777777" w:rsidR="004D615B" w:rsidRPr="00134BC3" w:rsidRDefault="004D615B" w:rsidP="004D615B">
      <w:pPr>
        <w:contextualSpacing/>
        <w:rPr>
          <w:rFonts w:eastAsia="Times New Roman" w:cstheme="minorHAnsi"/>
          <w:sz w:val="24"/>
          <w:szCs w:val="24"/>
        </w:rPr>
      </w:pPr>
      <w:r w:rsidRPr="000D5DB5">
        <w:rPr>
          <w:rFonts w:eastAsia="Times New Roman" w:cstheme="minorHAnsi"/>
          <w:color w:val="000000"/>
        </w:rPr>
        <w:t xml:space="preserve">The DC of any ability used by a construct is equal to 8 + </w:t>
      </w:r>
      <w:r>
        <w:rPr>
          <w:rFonts w:eastAsia="Times New Roman" w:cstheme="minorHAnsi"/>
          <w:color w:val="000000"/>
        </w:rPr>
        <w:t>the crafter’s p</w:t>
      </w:r>
      <w:r w:rsidRPr="000D5DB5">
        <w:rPr>
          <w:rFonts w:eastAsia="Times New Roman" w:cstheme="minorHAnsi"/>
          <w:color w:val="000000"/>
        </w:rPr>
        <w:t xml:space="preserve">roficiency </w:t>
      </w:r>
      <w:r>
        <w:rPr>
          <w:rFonts w:eastAsia="Times New Roman" w:cstheme="minorHAnsi"/>
          <w:color w:val="000000"/>
        </w:rPr>
        <w:t xml:space="preserve">bonus </w:t>
      </w:r>
      <w:r w:rsidRPr="000D5DB5">
        <w:rPr>
          <w:rFonts w:eastAsia="Times New Roman" w:cstheme="minorHAnsi"/>
          <w:color w:val="000000"/>
        </w:rPr>
        <w:t xml:space="preserve">+ </w:t>
      </w:r>
      <w:r>
        <w:rPr>
          <w:rFonts w:eastAsia="Times New Roman" w:cstheme="minorHAnsi"/>
          <w:color w:val="000000"/>
        </w:rPr>
        <w:t xml:space="preserve">the crafter’s </w:t>
      </w:r>
      <w:r w:rsidRPr="000D5DB5">
        <w:rPr>
          <w:rFonts w:eastAsia="Times New Roman" w:cstheme="minorHAnsi"/>
          <w:color w:val="000000"/>
        </w:rPr>
        <w:t>Intelligence</w:t>
      </w:r>
      <w:r>
        <w:rPr>
          <w:rFonts w:eastAsia="Times New Roman" w:cstheme="minorHAnsi"/>
          <w:color w:val="000000"/>
        </w:rPr>
        <w:t xml:space="preserve"> modifier</w:t>
      </w:r>
      <w:r w:rsidR="003917E6">
        <w:rPr>
          <w:rFonts w:eastAsia="Times New Roman" w:cstheme="minorHAnsi"/>
          <w:color w:val="000000"/>
        </w:rPr>
        <w:t xml:space="preserve"> (instead of being based off the construct’s Proficiency and ability scores)</w:t>
      </w:r>
      <w:r w:rsidRPr="000D5DB5">
        <w:rPr>
          <w:rFonts w:eastAsia="Times New Roman" w:cstheme="minorHAnsi"/>
          <w:color w:val="000000"/>
        </w:rPr>
        <w:t xml:space="preserve">. </w:t>
      </w:r>
    </w:p>
    <w:p w14:paraId="4B960981" w14:textId="77777777" w:rsidR="004D615B" w:rsidRDefault="004D615B" w:rsidP="004D615B">
      <w:pPr>
        <w:contextualSpacing/>
        <w:rPr>
          <w:rFonts w:eastAsia="Times New Roman" w:cstheme="minorHAnsi"/>
          <w:color w:val="000000"/>
        </w:rPr>
      </w:pPr>
    </w:p>
    <w:p w14:paraId="55F77E44" w14:textId="77777777" w:rsidR="004D615B" w:rsidRPr="00353B05" w:rsidRDefault="004D615B" w:rsidP="004D615B">
      <w:pPr>
        <w:contextualSpacing/>
        <w:rPr>
          <w:rFonts w:eastAsia="Times New Roman" w:cstheme="minorHAnsi"/>
          <w:i/>
          <w:iCs/>
          <w:color w:val="000000"/>
        </w:rPr>
      </w:pPr>
      <w:r w:rsidRPr="00353B05">
        <w:rPr>
          <w:rFonts w:eastAsia="Times New Roman" w:cstheme="minorHAnsi"/>
          <w:i/>
          <w:iCs/>
          <w:color w:val="000000"/>
        </w:rPr>
        <w:t>Constructs and Drivers</w:t>
      </w:r>
    </w:p>
    <w:p w14:paraId="12B3DFD5" w14:textId="77777777" w:rsidR="004D615B" w:rsidRDefault="004D615B">
      <w:pPr>
        <w:contextualSpacing/>
        <w:rPr>
          <w:rFonts w:eastAsia="Times New Roman" w:cstheme="minorHAnsi"/>
          <w:color w:val="000000"/>
        </w:rPr>
      </w:pPr>
      <w:r>
        <w:rPr>
          <w:rFonts w:eastAsia="Times New Roman" w:cstheme="minorHAnsi"/>
          <w:color w:val="000000"/>
        </w:rPr>
        <w:t xml:space="preserve">Constructs </w:t>
      </w:r>
      <w:r w:rsidRPr="000D5DB5">
        <w:rPr>
          <w:rFonts w:eastAsia="Times New Roman" w:cstheme="minorHAnsi"/>
          <w:color w:val="000000"/>
        </w:rPr>
        <w:t xml:space="preserve">and vehicles </w:t>
      </w:r>
      <w:r>
        <w:rPr>
          <w:rFonts w:eastAsia="Times New Roman" w:cstheme="minorHAnsi"/>
          <w:color w:val="000000"/>
        </w:rPr>
        <w:t xml:space="preserve">may </w:t>
      </w:r>
      <w:r w:rsidRPr="000D5DB5">
        <w:rPr>
          <w:rFonts w:eastAsia="Times New Roman" w:cstheme="minorHAnsi"/>
          <w:color w:val="000000"/>
        </w:rPr>
        <w:t>require drivers</w:t>
      </w:r>
      <w:r>
        <w:rPr>
          <w:rFonts w:eastAsia="Times New Roman" w:cstheme="minorHAnsi"/>
          <w:color w:val="000000"/>
        </w:rPr>
        <w:t xml:space="preserve"> when controlled from within</w:t>
      </w:r>
      <w:r w:rsidRPr="000D5DB5">
        <w:rPr>
          <w:rFonts w:eastAsia="Times New Roman" w:cstheme="minorHAnsi"/>
          <w:color w:val="000000"/>
        </w:rPr>
        <w:t xml:space="preserve">. It takes a </w:t>
      </w:r>
      <w:r>
        <w:rPr>
          <w:rFonts w:eastAsia="Times New Roman" w:cstheme="minorHAnsi"/>
          <w:color w:val="000000"/>
        </w:rPr>
        <w:t>B</w:t>
      </w:r>
      <w:r w:rsidRPr="000D5DB5">
        <w:rPr>
          <w:rFonts w:eastAsia="Times New Roman" w:cstheme="minorHAnsi"/>
          <w:color w:val="000000"/>
        </w:rPr>
        <w:t xml:space="preserve">onus </w:t>
      </w:r>
      <w:r>
        <w:rPr>
          <w:rFonts w:eastAsia="Times New Roman" w:cstheme="minorHAnsi"/>
          <w:color w:val="000000"/>
        </w:rPr>
        <w:t>A</w:t>
      </w:r>
      <w:r w:rsidRPr="000D5DB5">
        <w:rPr>
          <w:rFonts w:eastAsia="Times New Roman" w:cstheme="minorHAnsi"/>
          <w:color w:val="000000"/>
        </w:rPr>
        <w:t xml:space="preserve">ction and 5 ft. of movement to enter or leave a </w:t>
      </w:r>
      <w:r>
        <w:rPr>
          <w:rFonts w:eastAsia="Times New Roman" w:cstheme="minorHAnsi"/>
          <w:color w:val="000000"/>
        </w:rPr>
        <w:t>construct</w:t>
      </w:r>
      <w:r w:rsidRPr="000D5DB5">
        <w:rPr>
          <w:rFonts w:eastAsia="Times New Roman" w:cstheme="minorHAnsi"/>
          <w:color w:val="000000"/>
        </w:rPr>
        <w:t xml:space="preserve"> (besides the </w:t>
      </w:r>
      <w:r>
        <w:rPr>
          <w:rFonts w:eastAsia="Times New Roman" w:cstheme="minorHAnsi"/>
          <w:color w:val="000000"/>
        </w:rPr>
        <w:t>A</w:t>
      </w:r>
      <w:r w:rsidRPr="000D5DB5">
        <w:rPr>
          <w:rFonts w:eastAsia="Times New Roman" w:cstheme="minorHAnsi"/>
          <w:color w:val="000000"/>
        </w:rPr>
        <w:t xml:space="preserve">ction to start and the warming up time). A driver can control a </w:t>
      </w:r>
      <w:r>
        <w:rPr>
          <w:rFonts w:eastAsia="Times New Roman" w:cstheme="minorHAnsi"/>
          <w:color w:val="000000"/>
        </w:rPr>
        <w:t xml:space="preserve">construct </w:t>
      </w:r>
      <w:r w:rsidRPr="000D5DB5">
        <w:rPr>
          <w:rFonts w:eastAsia="Times New Roman" w:cstheme="minorHAnsi"/>
          <w:color w:val="000000"/>
        </w:rPr>
        <w:t xml:space="preserve">or vehicle directly instead of their own character. When the user performs an </w:t>
      </w:r>
      <w:r>
        <w:rPr>
          <w:rFonts w:eastAsia="Times New Roman" w:cstheme="minorHAnsi"/>
          <w:color w:val="000000"/>
        </w:rPr>
        <w:t>A</w:t>
      </w:r>
      <w:r w:rsidRPr="000D5DB5">
        <w:rPr>
          <w:rFonts w:eastAsia="Times New Roman" w:cstheme="minorHAnsi"/>
          <w:color w:val="000000"/>
        </w:rPr>
        <w:t xml:space="preserve">ction </w:t>
      </w:r>
      <w:r>
        <w:rPr>
          <w:rFonts w:eastAsia="Times New Roman" w:cstheme="minorHAnsi"/>
          <w:color w:val="000000"/>
        </w:rPr>
        <w:t xml:space="preserve">or moves </w:t>
      </w:r>
      <w:r w:rsidRPr="000D5DB5">
        <w:rPr>
          <w:rFonts w:eastAsia="Times New Roman" w:cstheme="minorHAnsi"/>
          <w:color w:val="000000"/>
        </w:rPr>
        <w:t xml:space="preserve">from within the </w:t>
      </w:r>
      <w:r>
        <w:rPr>
          <w:rFonts w:eastAsia="Times New Roman" w:cstheme="minorHAnsi"/>
          <w:color w:val="000000"/>
        </w:rPr>
        <w:t>construct</w:t>
      </w:r>
      <w:r w:rsidRPr="000D5DB5">
        <w:rPr>
          <w:rFonts w:eastAsia="Times New Roman" w:cstheme="minorHAnsi"/>
          <w:color w:val="000000"/>
        </w:rPr>
        <w:t xml:space="preserve">, the </w:t>
      </w:r>
      <w:r>
        <w:rPr>
          <w:rFonts w:eastAsia="Times New Roman" w:cstheme="minorHAnsi"/>
          <w:color w:val="000000"/>
        </w:rPr>
        <w:t>A</w:t>
      </w:r>
      <w:r w:rsidRPr="000D5DB5">
        <w:rPr>
          <w:rFonts w:eastAsia="Times New Roman" w:cstheme="minorHAnsi"/>
          <w:color w:val="000000"/>
        </w:rPr>
        <w:t xml:space="preserve">ction is performed instead by the </w:t>
      </w:r>
      <w:r>
        <w:rPr>
          <w:rFonts w:eastAsia="Times New Roman" w:cstheme="minorHAnsi"/>
          <w:color w:val="000000"/>
        </w:rPr>
        <w:t xml:space="preserve">construct instead </w:t>
      </w:r>
      <w:r w:rsidRPr="000D5DB5">
        <w:rPr>
          <w:rFonts w:eastAsia="Times New Roman" w:cstheme="minorHAnsi"/>
          <w:color w:val="000000"/>
        </w:rPr>
        <w:t xml:space="preserve">(using the </w:t>
      </w:r>
      <w:r>
        <w:rPr>
          <w:rFonts w:eastAsia="Times New Roman" w:cstheme="minorHAnsi"/>
          <w:color w:val="000000"/>
        </w:rPr>
        <w:t>construct’s P</w:t>
      </w:r>
      <w:r w:rsidRPr="000D5DB5">
        <w:rPr>
          <w:rFonts w:eastAsia="Times New Roman" w:cstheme="minorHAnsi"/>
          <w:color w:val="000000"/>
        </w:rPr>
        <w:t xml:space="preserve">roficiency </w:t>
      </w:r>
      <w:r>
        <w:rPr>
          <w:rFonts w:eastAsia="Times New Roman" w:cstheme="minorHAnsi"/>
          <w:color w:val="000000"/>
        </w:rPr>
        <w:t>B</w:t>
      </w:r>
      <w:r w:rsidRPr="000D5DB5">
        <w:rPr>
          <w:rFonts w:eastAsia="Times New Roman" w:cstheme="minorHAnsi"/>
          <w:color w:val="000000"/>
        </w:rPr>
        <w:t>onus, Strength score, movement speed, and abilities) instead of that of the pilot’s own, except with ranged attacks, spellcasting, and skill checks (which use the driver’s bonuses</w:t>
      </w:r>
      <w:r>
        <w:rPr>
          <w:rFonts w:eastAsia="Times New Roman" w:cstheme="minorHAnsi"/>
          <w:color w:val="000000"/>
        </w:rPr>
        <w:t>, if they wish</w:t>
      </w:r>
      <w:r w:rsidRPr="000D5DB5">
        <w:rPr>
          <w:rFonts w:eastAsia="Times New Roman" w:cstheme="minorHAnsi"/>
          <w:color w:val="000000"/>
        </w:rPr>
        <w:t xml:space="preserve">). </w:t>
      </w:r>
    </w:p>
    <w:p w14:paraId="199E9BCA" w14:textId="77777777" w:rsidR="004D615B" w:rsidRPr="000D5DB5" w:rsidRDefault="004D615B">
      <w:pPr>
        <w:contextualSpacing/>
        <w:rPr>
          <w:rFonts w:eastAsia="Times New Roman" w:cstheme="minorHAnsi"/>
          <w:color w:val="000000"/>
        </w:rPr>
      </w:pPr>
      <w:r w:rsidRPr="00134BC3">
        <w:rPr>
          <w:rFonts w:eastAsia="Times New Roman" w:cstheme="minorHAnsi"/>
          <w:i/>
          <w:iCs/>
          <w:color w:val="000000"/>
        </w:rPr>
        <w:t>For example,</w:t>
      </w:r>
      <w:r w:rsidRPr="000D5DB5">
        <w:rPr>
          <w:rFonts w:eastAsia="Times New Roman" w:cstheme="minorHAnsi"/>
          <w:color w:val="000000"/>
        </w:rPr>
        <w:t xml:space="preserve"> a Dwarven siege engine driver can use his action to either shoot the siege engine’s cannons or peer out of the siege engine and shoot their personal rifle</w:t>
      </w:r>
      <w:r w:rsidR="003917E6">
        <w:rPr>
          <w:rFonts w:eastAsia="Times New Roman" w:cstheme="minorHAnsi"/>
          <w:color w:val="000000"/>
        </w:rPr>
        <w:t xml:space="preserve"> (leaving the siege engine without an Action)</w:t>
      </w:r>
      <w:r w:rsidRPr="000D5DB5">
        <w:rPr>
          <w:rFonts w:eastAsia="Times New Roman" w:cstheme="minorHAnsi"/>
          <w:color w:val="000000"/>
        </w:rPr>
        <w:t xml:space="preserve">. </w:t>
      </w:r>
    </w:p>
    <w:p w14:paraId="74CB4AB4" w14:textId="77777777" w:rsidR="004D615B" w:rsidRDefault="004D615B" w:rsidP="004D615B">
      <w:pPr>
        <w:contextualSpacing/>
      </w:pPr>
    </w:p>
    <w:p w14:paraId="35FDCFAE" w14:textId="77777777" w:rsidR="004D615B" w:rsidRPr="00D64D48" w:rsidRDefault="004D615B" w:rsidP="004D615B">
      <w:pPr>
        <w:contextualSpacing/>
        <w:rPr>
          <w:rFonts w:eastAsia="Times New Roman" w:cstheme="minorHAnsi"/>
          <w:i/>
          <w:iCs/>
          <w:color w:val="000000"/>
        </w:rPr>
      </w:pPr>
      <w:r>
        <w:rPr>
          <w:rFonts w:eastAsia="Times New Roman" w:cstheme="minorHAnsi"/>
          <w:i/>
          <w:iCs/>
          <w:color w:val="000000"/>
        </w:rPr>
        <w:t>Mecha</w:t>
      </w:r>
    </w:p>
    <w:p w14:paraId="65151C74" w14:textId="77777777" w:rsidR="004D615B" w:rsidRDefault="004D615B" w:rsidP="004D615B">
      <w:pPr>
        <w:contextualSpacing/>
        <w:rPr>
          <w:rFonts w:eastAsia="Times New Roman" w:cstheme="minorHAnsi"/>
          <w:color w:val="000000"/>
        </w:rPr>
      </w:pPr>
      <w:r>
        <w:rPr>
          <w:rFonts w:eastAsia="Times New Roman" w:cstheme="minorHAnsi"/>
          <w:color w:val="000000"/>
        </w:rPr>
        <w:t xml:space="preserve">A construct that can be entered is usually called a mecha. </w:t>
      </w:r>
      <w:r w:rsidRPr="000D5DB5">
        <w:rPr>
          <w:rFonts w:eastAsia="Times New Roman" w:cstheme="minorHAnsi"/>
          <w:color w:val="000000"/>
        </w:rPr>
        <w:t xml:space="preserve">The mecha cannot be smaller than its user. </w:t>
      </w:r>
      <w:r>
        <w:rPr>
          <w:rFonts w:eastAsia="Times New Roman" w:cstheme="minorHAnsi"/>
          <w:color w:val="000000"/>
        </w:rPr>
        <w:t>If the construct is equal in size to the driver, it is called a suit</w:t>
      </w:r>
      <w:r w:rsidR="003917E6">
        <w:rPr>
          <w:rFonts w:eastAsia="Times New Roman" w:cstheme="minorHAnsi"/>
          <w:color w:val="000000"/>
        </w:rPr>
        <w:t>, but otherwise follows the same rules</w:t>
      </w:r>
      <w:r>
        <w:rPr>
          <w:rFonts w:eastAsia="Times New Roman" w:cstheme="minorHAnsi"/>
          <w:color w:val="000000"/>
        </w:rPr>
        <w:t xml:space="preserve">. </w:t>
      </w:r>
    </w:p>
    <w:p w14:paraId="75F16A99" w14:textId="77777777" w:rsidR="004D615B" w:rsidRPr="000D5DB5" w:rsidRDefault="004D615B" w:rsidP="004D615B">
      <w:pPr>
        <w:contextualSpacing/>
        <w:rPr>
          <w:rFonts w:eastAsia="Times New Roman" w:cstheme="minorHAnsi"/>
          <w:sz w:val="24"/>
          <w:szCs w:val="24"/>
        </w:rPr>
      </w:pPr>
      <w:r w:rsidRPr="000D5DB5">
        <w:rPr>
          <w:rFonts w:eastAsia="Times New Roman" w:cstheme="minorHAnsi"/>
          <w:color w:val="000000"/>
        </w:rPr>
        <w:t xml:space="preserve">A user within a mecha or suit gains ¾ cover versus any attack from outside, but takes 1/4 the damage suffered by the mecha. If the damage cannot harm the mecha and bypasses it (such as psychic damage), it deals full damage to the user if </w:t>
      </w:r>
      <w:r>
        <w:rPr>
          <w:rFonts w:eastAsia="Times New Roman" w:cstheme="minorHAnsi"/>
          <w:color w:val="000000"/>
        </w:rPr>
        <w:t xml:space="preserve">the effect </w:t>
      </w:r>
      <w:r w:rsidRPr="000D5DB5">
        <w:rPr>
          <w:rFonts w:eastAsia="Times New Roman" w:cstheme="minorHAnsi"/>
          <w:color w:val="000000"/>
        </w:rPr>
        <w:t xml:space="preserve">has line of sight and effect. </w:t>
      </w:r>
    </w:p>
    <w:p w14:paraId="49937554" w14:textId="77777777" w:rsidR="004D615B" w:rsidRPr="00D64D48" w:rsidRDefault="004D615B" w:rsidP="004D615B">
      <w:pPr>
        <w:contextualSpacing/>
        <w:rPr>
          <w:rFonts w:eastAsia="Times New Roman" w:cstheme="minorHAnsi"/>
          <w:color w:val="000000"/>
        </w:rPr>
      </w:pPr>
      <w:r w:rsidRPr="000D5DB5">
        <w:rPr>
          <w:rFonts w:eastAsia="Times New Roman" w:cstheme="minorHAnsi"/>
          <w:color w:val="000000"/>
        </w:rPr>
        <w:t xml:space="preserve">The user does not benefit from any damage or condition resistances or immunities the mecha has, and may be targeted (though the user still benefits from </w:t>
      </w:r>
      <w:r>
        <w:rPr>
          <w:rFonts w:eastAsia="Times New Roman" w:cstheme="minorHAnsi"/>
          <w:color w:val="000000"/>
        </w:rPr>
        <w:t>3</w:t>
      </w:r>
      <w:r w:rsidRPr="000D5DB5">
        <w:rPr>
          <w:rFonts w:eastAsia="Times New Roman" w:cstheme="minorHAnsi"/>
          <w:color w:val="000000"/>
        </w:rPr>
        <w:t xml:space="preserve">/4 </w:t>
      </w:r>
      <w:r>
        <w:rPr>
          <w:rFonts w:eastAsia="Times New Roman" w:cstheme="minorHAnsi"/>
          <w:color w:val="000000"/>
        </w:rPr>
        <w:t>cover</w:t>
      </w:r>
      <w:r w:rsidRPr="000D5DB5">
        <w:rPr>
          <w:rFonts w:eastAsia="Times New Roman" w:cstheme="minorHAnsi"/>
          <w:color w:val="000000"/>
        </w:rPr>
        <w:t>).</w:t>
      </w:r>
    </w:p>
    <w:p w14:paraId="3908FA32" w14:textId="77777777" w:rsidR="004D615B" w:rsidRPr="000D5DB5" w:rsidRDefault="004D615B" w:rsidP="004D615B">
      <w:pPr>
        <w:contextualSpacing/>
        <w:rPr>
          <w:rFonts w:eastAsia="Times New Roman" w:cstheme="minorHAnsi"/>
          <w:sz w:val="24"/>
          <w:szCs w:val="24"/>
        </w:rPr>
      </w:pPr>
    </w:p>
    <w:p w14:paraId="28733279" w14:textId="77777777" w:rsidR="004D615B" w:rsidRPr="00D64D48" w:rsidRDefault="004D615B" w:rsidP="004D615B">
      <w:pPr>
        <w:contextualSpacing/>
        <w:rPr>
          <w:rFonts w:eastAsia="Times New Roman" w:cstheme="minorHAnsi"/>
          <w:i/>
          <w:iCs/>
          <w:color w:val="000000"/>
        </w:rPr>
      </w:pPr>
      <w:r w:rsidRPr="00D64D48">
        <w:rPr>
          <w:rFonts w:eastAsia="Times New Roman" w:cstheme="minorHAnsi"/>
          <w:i/>
          <w:iCs/>
          <w:color w:val="000000"/>
        </w:rPr>
        <w:t>Vehicles</w:t>
      </w:r>
    </w:p>
    <w:p w14:paraId="66640B6B" w14:textId="77777777" w:rsidR="004D615B" w:rsidRDefault="004D615B" w:rsidP="004D615B">
      <w:pPr>
        <w:contextualSpacing/>
        <w:rPr>
          <w:rFonts w:eastAsia="Times New Roman" w:cstheme="minorHAnsi"/>
          <w:color w:val="000000"/>
        </w:rPr>
      </w:pPr>
      <w:r w:rsidRPr="000D5DB5">
        <w:rPr>
          <w:rFonts w:eastAsia="Times New Roman" w:cstheme="minorHAnsi"/>
          <w:color w:val="000000"/>
        </w:rPr>
        <w:t xml:space="preserve">Some siege weapons can’t normally move (and are designated by Push), and others require </w:t>
      </w:r>
      <w:r>
        <w:rPr>
          <w:rFonts w:eastAsia="Times New Roman" w:cstheme="minorHAnsi"/>
          <w:color w:val="000000"/>
        </w:rPr>
        <w:t>charges</w:t>
      </w:r>
      <w:r w:rsidRPr="000D5DB5">
        <w:rPr>
          <w:rFonts w:eastAsia="Times New Roman" w:cstheme="minorHAnsi"/>
          <w:color w:val="000000"/>
        </w:rPr>
        <w:t xml:space="preserve"> as mecha. Vehicles may deal siege damage or normal damage (declared during creation). Siege damage falls under normal categories of nonmagical slashing/bludgeoning, etc., but if designated as siege attacks, it deals double damage to structures, and half to creatures. </w:t>
      </w:r>
    </w:p>
    <w:p w14:paraId="2717024E" w14:textId="77777777" w:rsidR="004D615B" w:rsidRPr="001F25FA" w:rsidRDefault="004D615B" w:rsidP="004D615B">
      <w:pPr>
        <w:contextualSpacing/>
      </w:pPr>
    </w:p>
    <w:p w14:paraId="38C03C88" w14:textId="77777777" w:rsidR="004D615B" w:rsidRDefault="004D615B" w:rsidP="004D615B">
      <w:pPr>
        <w:contextualSpacing/>
        <w:rPr>
          <w:rFonts w:eastAsia="Times New Roman" w:cstheme="minorHAnsi"/>
          <w:i/>
          <w:iCs/>
          <w:color w:val="000000"/>
        </w:rPr>
      </w:pPr>
      <w:r>
        <w:rPr>
          <w:rFonts w:eastAsia="Times New Roman" w:cstheme="minorHAnsi"/>
          <w:i/>
          <w:iCs/>
          <w:color w:val="000000"/>
        </w:rPr>
        <w:t>Non-Construct Vehicles</w:t>
      </w:r>
      <w:r w:rsidR="005E7A22">
        <w:rPr>
          <w:rFonts w:eastAsia="Times New Roman" w:cstheme="minorHAnsi"/>
          <w:i/>
          <w:iCs/>
          <w:color w:val="000000"/>
        </w:rPr>
        <w:t xml:space="preserve"> and Engines</w:t>
      </w:r>
    </w:p>
    <w:p w14:paraId="41DF1136" w14:textId="77777777" w:rsidR="004D615B" w:rsidRPr="00E95E1F" w:rsidRDefault="004D615B">
      <w:pPr>
        <w:contextualSpacing/>
        <w:rPr>
          <w:rFonts w:eastAsia="Times New Roman" w:cstheme="minorHAnsi"/>
          <w:color w:val="FF0000"/>
        </w:rPr>
      </w:pPr>
      <w:r w:rsidRPr="002E3CBE">
        <w:rPr>
          <w:rFonts w:eastAsia="Times New Roman" w:cstheme="minorHAnsi"/>
          <w:color w:val="000000"/>
        </w:rPr>
        <w:t xml:space="preserve">A vehicle with no inborn engineering mechanisms that warrant a challenge rating, such as ships or carts, are not considered constructs, but are considered </w:t>
      </w:r>
      <w:r w:rsidR="00522658" w:rsidRPr="00E95E1F">
        <w:rPr>
          <w:rFonts w:eastAsia="Times New Roman" w:cstheme="minorHAnsi"/>
          <w:color w:val="000000"/>
        </w:rPr>
        <w:t xml:space="preserve">objects </w:t>
      </w:r>
      <w:r w:rsidRPr="002E3CBE">
        <w:rPr>
          <w:rFonts w:eastAsia="Times New Roman" w:cstheme="minorHAnsi"/>
          <w:color w:val="000000"/>
        </w:rPr>
        <w:t>instead.</w:t>
      </w:r>
      <w:r w:rsidR="003917E6" w:rsidRPr="002E3CBE">
        <w:rPr>
          <w:rFonts w:eastAsia="Times New Roman" w:cstheme="minorHAnsi"/>
          <w:color w:val="000000"/>
        </w:rPr>
        <w:t xml:space="preserve"> These may use the </w:t>
      </w:r>
      <w:r w:rsidR="002E3CBE">
        <w:rPr>
          <w:rFonts w:eastAsia="Times New Roman" w:cstheme="minorHAnsi"/>
          <w:color w:val="000000"/>
        </w:rPr>
        <w:t xml:space="preserve">Vehicle </w:t>
      </w:r>
      <w:r w:rsidR="003917E6" w:rsidRPr="002E3CBE">
        <w:rPr>
          <w:rFonts w:eastAsia="Times New Roman" w:cstheme="minorHAnsi"/>
          <w:color w:val="000000"/>
        </w:rPr>
        <w:t xml:space="preserve">Engine </w:t>
      </w:r>
      <w:r w:rsidR="002E3CBE">
        <w:rPr>
          <w:rFonts w:eastAsia="Times New Roman" w:cstheme="minorHAnsi"/>
          <w:color w:val="000000"/>
        </w:rPr>
        <w:t xml:space="preserve">device </w:t>
      </w:r>
      <w:r w:rsidR="003917E6" w:rsidRPr="002E3CBE">
        <w:rPr>
          <w:rFonts w:eastAsia="Times New Roman" w:cstheme="minorHAnsi"/>
          <w:color w:val="000000"/>
        </w:rPr>
        <w:t>(see below</w:t>
      </w:r>
      <w:r w:rsidR="002E3CBE">
        <w:rPr>
          <w:rFonts w:eastAsia="Times New Roman" w:cstheme="minorHAnsi"/>
          <w:color w:val="000000"/>
        </w:rPr>
        <w:t xml:space="preserve"> under Vehicles</w:t>
      </w:r>
      <w:r w:rsidR="003917E6" w:rsidRPr="002E3CBE">
        <w:rPr>
          <w:rFonts w:eastAsia="Times New Roman" w:cstheme="minorHAnsi"/>
          <w:color w:val="000000"/>
        </w:rPr>
        <w:t>)</w:t>
      </w:r>
      <w:r w:rsidR="005E7A22" w:rsidRPr="00E95E1F">
        <w:rPr>
          <w:rFonts w:eastAsia="Times New Roman" w:cstheme="minorHAnsi"/>
          <w:color w:val="000000"/>
        </w:rPr>
        <w:t xml:space="preserve">. </w:t>
      </w:r>
    </w:p>
    <w:p w14:paraId="25A41C5C" w14:textId="77777777" w:rsidR="004D615B" w:rsidRPr="000D5DB5" w:rsidRDefault="004D615B" w:rsidP="004D615B">
      <w:pPr>
        <w:contextualSpacing/>
        <w:rPr>
          <w:rFonts w:eastAsia="Times New Roman" w:cstheme="minorHAnsi"/>
          <w:color w:val="000000"/>
        </w:rPr>
      </w:pPr>
    </w:p>
    <w:p w14:paraId="23E0C3CD" w14:textId="77777777" w:rsidR="004D615B" w:rsidRPr="00353B05" w:rsidRDefault="004D615B" w:rsidP="004D615B">
      <w:pPr>
        <w:contextualSpacing/>
        <w:rPr>
          <w:rFonts w:eastAsia="Times New Roman" w:cstheme="minorHAnsi"/>
          <w:i/>
          <w:iCs/>
          <w:color w:val="000000"/>
        </w:rPr>
      </w:pPr>
      <w:r>
        <w:rPr>
          <w:rFonts w:eastAsia="Times New Roman" w:cstheme="minorHAnsi"/>
          <w:i/>
          <w:iCs/>
          <w:color w:val="000000"/>
        </w:rPr>
        <w:t>Healing Constructs</w:t>
      </w:r>
    </w:p>
    <w:p w14:paraId="00C442CD" w14:textId="77777777" w:rsidR="004D615B" w:rsidRDefault="004D615B">
      <w:pPr>
        <w:contextualSpacing/>
        <w:rPr>
          <w:rFonts w:eastAsia="Times New Roman" w:cstheme="minorHAnsi"/>
          <w:color w:val="000000"/>
        </w:rPr>
      </w:pPr>
      <w:r>
        <w:rPr>
          <w:rFonts w:eastAsia="Times New Roman" w:cstheme="minorHAnsi"/>
          <w:color w:val="000000"/>
        </w:rPr>
        <w:lastRenderedPageBreak/>
        <w:t xml:space="preserve">Restoring hit points to </w:t>
      </w:r>
      <w:r w:rsidRPr="000D5DB5">
        <w:rPr>
          <w:rFonts w:eastAsia="Times New Roman" w:cstheme="minorHAnsi"/>
          <w:color w:val="000000"/>
        </w:rPr>
        <w:t xml:space="preserve">a construct </w:t>
      </w:r>
      <w:r>
        <w:rPr>
          <w:rFonts w:eastAsia="Times New Roman" w:cstheme="minorHAnsi"/>
          <w:color w:val="000000"/>
        </w:rPr>
        <w:t xml:space="preserve">device </w:t>
      </w:r>
      <w:r w:rsidRPr="000D5DB5">
        <w:rPr>
          <w:rFonts w:eastAsia="Times New Roman" w:cstheme="minorHAnsi"/>
          <w:color w:val="000000"/>
        </w:rPr>
        <w:t xml:space="preserve">is </w:t>
      </w:r>
      <w:r w:rsidR="003917E6">
        <w:rPr>
          <w:rFonts w:eastAsia="Times New Roman" w:cstheme="minorHAnsi"/>
          <w:color w:val="000000"/>
        </w:rPr>
        <w:t xml:space="preserve">a </w:t>
      </w:r>
      <w:r w:rsidRPr="000D5DB5">
        <w:rPr>
          <w:rFonts w:eastAsia="Times New Roman" w:cstheme="minorHAnsi"/>
          <w:color w:val="000000"/>
        </w:rPr>
        <w:t>task</w:t>
      </w:r>
      <w:r w:rsidR="003917E6">
        <w:rPr>
          <w:rFonts w:eastAsia="Times New Roman" w:cstheme="minorHAnsi"/>
          <w:color w:val="000000"/>
        </w:rPr>
        <w:t xml:space="preserve"> of </w:t>
      </w:r>
      <w:r w:rsidR="003917E6" w:rsidRPr="000D5DB5">
        <w:rPr>
          <w:rFonts w:eastAsia="Times New Roman" w:cstheme="minorHAnsi"/>
          <w:color w:val="000000"/>
        </w:rPr>
        <w:t>moderate</w:t>
      </w:r>
      <w:r w:rsidR="003917E6">
        <w:rPr>
          <w:rFonts w:eastAsia="Times New Roman" w:cstheme="minorHAnsi"/>
          <w:color w:val="000000"/>
        </w:rPr>
        <w:t xml:space="preserve"> complexity</w:t>
      </w:r>
      <w:r w:rsidRPr="000D5DB5">
        <w:rPr>
          <w:rFonts w:eastAsia="Times New Roman" w:cstheme="minorHAnsi"/>
          <w:color w:val="000000"/>
        </w:rPr>
        <w:t xml:space="preserve">, and </w:t>
      </w:r>
      <w:r>
        <w:rPr>
          <w:rFonts w:eastAsia="Times New Roman" w:cstheme="minorHAnsi"/>
          <w:color w:val="000000"/>
        </w:rPr>
        <w:t xml:space="preserve">restores </w:t>
      </w:r>
      <w:r w:rsidRPr="000D5DB5">
        <w:rPr>
          <w:rFonts w:eastAsia="Times New Roman" w:cstheme="minorHAnsi"/>
          <w:color w:val="000000"/>
        </w:rPr>
        <w:t xml:space="preserve">1d8 hit points + </w:t>
      </w:r>
      <w:r>
        <w:rPr>
          <w:rFonts w:eastAsia="Times New Roman" w:cstheme="minorHAnsi"/>
          <w:color w:val="000000"/>
        </w:rPr>
        <w:t xml:space="preserve">the character’s </w:t>
      </w:r>
      <w:r w:rsidR="003917E6">
        <w:rPr>
          <w:rFonts w:eastAsia="Times New Roman" w:cstheme="minorHAnsi"/>
          <w:color w:val="000000"/>
        </w:rPr>
        <w:t>Intelligence or Agility modifier</w:t>
      </w:r>
      <w:r>
        <w:rPr>
          <w:rFonts w:eastAsia="Times New Roman" w:cstheme="minorHAnsi"/>
          <w:color w:val="000000"/>
        </w:rPr>
        <w:t xml:space="preserve">. Each instance of fixing a construct consumes 10 gp of engineering materials. </w:t>
      </w:r>
    </w:p>
    <w:p w14:paraId="04437636" w14:textId="77777777" w:rsidR="004D615B" w:rsidRDefault="004D615B" w:rsidP="004D615B">
      <w:pPr>
        <w:contextualSpacing/>
        <w:rPr>
          <w:rFonts w:eastAsia="Times New Roman" w:cstheme="minorHAnsi"/>
          <w:color w:val="000000"/>
        </w:rPr>
      </w:pPr>
    </w:p>
    <w:p w14:paraId="2B1AB0E3" w14:textId="77777777" w:rsidR="004D615B" w:rsidRDefault="008C7A38" w:rsidP="004D615B">
      <w:pPr>
        <w:contextualSpacing/>
        <w:rPr>
          <w:rFonts w:eastAsia="Times New Roman" w:cstheme="minorHAnsi"/>
          <w:i/>
          <w:iCs/>
          <w:color w:val="000000"/>
        </w:rPr>
      </w:pPr>
      <w:r>
        <w:rPr>
          <w:rFonts w:eastAsia="Times New Roman" w:cstheme="minorHAnsi"/>
          <w:i/>
          <w:iCs/>
          <w:color w:val="000000"/>
        </w:rPr>
        <w:t xml:space="preserve">Mounted Weapons </w:t>
      </w:r>
      <w:r w:rsidR="004D615B">
        <w:rPr>
          <w:rFonts w:eastAsia="Times New Roman" w:cstheme="minorHAnsi"/>
          <w:i/>
          <w:iCs/>
          <w:color w:val="000000"/>
        </w:rPr>
        <w:t>on Constructs</w:t>
      </w:r>
    </w:p>
    <w:p w14:paraId="3A00CD70" w14:textId="77777777" w:rsidR="004D615B" w:rsidRPr="00353B05" w:rsidRDefault="004D615B">
      <w:pPr>
        <w:contextualSpacing/>
        <w:rPr>
          <w:rFonts w:eastAsia="Times New Roman" w:cstheme="minorHAnsi"/>
          <w:color w:val="000000"/>
        </w:rPr>
      </w:pPr>
      <w:r>
        <w:rPr>
          <w:rFonts w:eastAsia="Times New Roman" w:cstheme="minorHAnsi"/>
          <w:color w:val="000000"/>
        </w:rPr>
        <w:t xml:space="preserve">Constructs can be used to mount defensive gadgets, rockets, firearms, and other weapons. These modifications </w:t>
      </w:r>
      <w:r w:rsidRPr="000D5DB5">
        <w:rPr>
          <w:rFonts w:eastAsia="Times New Roman" w:cstheme="minorHAnsi"/>
          <w:color w:val="000000"/>
        </w:rPr>
        <w:t xml:space="preserve">are external (and thus </w:t>
      </w:r>
      <w:r>
        <w:rPr>
          <w:rFonts w:eastAsia="Times New Roman" w:cstheme="minorHAnsi"/>
          <w:color w:val="000000"/>
        </w:rPr>
        <w:t xml:space="preserve">can </w:t>
      </w:r>
      <w:r w:rsidRPr="000D5DB5">
        <w:rPr>
          <w:rFonts w:eastAsia="Times New Roman" w:cstheme="minorHAnsi"/>
          <w:color w:val="000000"/>
        </w:rPr>
        <w:t xml:space="preserve">be </w:t>
      </w:r>
      <w:r>
        <w:rPr>
          <w:rFonts w:eastAsia="Times New Roman" w:cstheme="minorHAnsi"/>
          <w:color w:val="000000"/>
        </w:rPr>
        <w:t xml:space="preserve">stolen, </w:t>
      </w:r>
      <w:r w:rsidRPr="000D5DB5">
        <w:rPr>
          <w:rFonts w:eastAsia="Times New Roman" w:cstheme="minorHAnsi"/>
          <w:color w:val="000000"/>
        </w:rPr>
        <w:t>targeted</w:t>
      </w:r>
      <w:r>
        <w:rPr>
          <w:rFonts w:eastAsia="Times New Roman" w:cstheme="minorHAnsi"/>
          <w:color w:val="000000"/>
        </w:rPr>
        <w:t>, or sabotaged</w:t>
      </w:r>
      <w:r w:rsidRPr="000D5DB5">
        <w:rPr>
          <w:rFonts w:eastAsia="Times New Roman" w:cstheme="minorHAnsi"/>
          <w:color w:val="000000"/>
        </w:rPr>
        <w:t xml:space="preserve">). The user (or any fellow riders) may make use of these resources as if the item is within reach </w:t>
      </w:r>
      <w:r>
        <w:rPr>
          <w:rFonts w:eastAsia="Times New Roman" w:cstheme="minorHAnsi"/>
          <w:color w:val="000000"/>
        </w:rPr>
        <w:t xml:space="preserve">so long as they are within the construct </w:t>
      </w:r>
      <w:r w:rsidRPr="000D5DB5">
        <w:rPr>
          <w:rFonts w:eastAsia="Times New Roman" w:cstheme="minorHAnsi"/>
          <w:color w:val="000000"/>
        </w:rPr>
        <w:t xml:space="preserve">(such as mounting firearms for an ally to use). </w:t>
      </w:r>
      <w:r w:rsidR="008C7A38">
        <w:rPr>
          <w:rFonts w:eastAsia="Times New Roman" w:cstheme="minorHAnsi"/>
          <w:color w:val="000000"/>
        </w:rPr>
        <w:t>A construct can hold heavier weapons (one step above Heavy for each size), but must be immobilized (see Firearms)</w:t>
      </w:r>
    </w:p>
    <w:p w14:paraId="4BD61B7D" w14:textId="77777777" w:rsidR="008C7A38" w:rsidRDefault="004D615B">
      <w:pPr>
        <w:contextualSpacing/>
        <w:rPr>
          <w:rFonts w:eastAsia="Times New Roman" w:cstheme="minorHAnsi"/>
          <w:color w:val="000000"/>
        </w:rPr>
      </w:pPr>
      <w:r>
        <w:rPr>
          <w:rFonts w:eastAsia="Times New Roman" w:cstheme="minorHAnsi"/>
          <w:color w:val="000000"/>
        </w:rPr>
        <w:t xml:space="preserve">Firearms and gadgets on a vehicle or mech </w:t>
      </w:r>
      <w:r w:rsidRPr="000D5DB5">
        <w:rPr>
          <w:rFonts w:eastAsia="Times New Roman" w:cstheme="minorHAnsi"/>
          <w:color w:val="000000"/>
        </w:rPr>
        <w:t>still require</w:t>
      </w:r>
      <w:r>
        <w:rPr>
          <w:rFonts w:eastAsia="Times New Roman" w:cstheme="minorHAnsi"/>
          <w:color w:val="000000"/>
        </w:rPr>
        <w:t xml:space="preserve"> </w:t>
      </w:r>
      <w:r w:rsidRPr="000D5DB5">
        <w:rPr>
          <w:rFonts w:eastAsia="Times New Roman" w:cstheme="minorHAnsi"/>
          <w:color w:val="000000"/>
        </w:rPr>
        <w:t>actions to reload, but if the vehicle has other occupants, they may instead use their actions to reload</w:t>
      </w:r>
      <w:r w:rsidR="008C7A38">
        <w:rPr>
          <w:rFonts w:eastAsia="Times New Roman" w:cstheme="minorHAnsi"/>
          <w:color w:val="000000"/>
        </w:rPr>
        <w:t xml:space="preserve"> instead</w:t>
      </w:r>
      <w:r w:rsidRPr="000D5DB5">
        <w:rPr>
          <w:rFonts w:eastAsia="Times New Roman" w:cstheme="minorHAnsi"/>
          <w:color w:val="000000"/>
        </w:rPr>
        <w:t>, leaving the shooter free to use the fire</w:t>
      </w:r>
      <w:r>
        <w:rPr>
          <w:rFonts w:eastAsia="Times New Roman" w:cstheme="minorHAnsi"/>
          <w:color w:val="000000"/>
        </w:rPr>
        <w:t xml:space="preserve">arm constantly the next round. </w:t>
      </w:r>
    </w:p>
    <w:p w14:paraId="6FE96BD0" w14:textId="77777777" w:rsidR="004D615B" w:rsidRPr="00353B05" w:rsidRDefault="003917E6">
      <w:pPr>
        <w:contextualSpacing/>
        <w:rPr>
          <w:rFonts w:eastAsia="Times New Roman" w:cstheme="minorHAnsi"/>
          <w:color w:val="000000"/>
        </w:rPr>
      </w:pPr>
      <w:r>
        <w:rPr>
          <w:rFonts w:eastAsia="Times New Roman" w:cstheme="minorHAnsi"/>
          <w:color w:val="000000"/>
        </w:rPr>
        <w:t xml:space="preserve">If the driver is concentrating on a gadget with a Duration of Concentration, the construct can perform the concentration instead so long as the driver is within the device. </w:t>
      </w:r>
    </w:p>
    <w:p w14:paraId="68DA0FDC" w14:textId="77777777" w:rsidR="004D615B" w:rsidRPr="00134BC3" w:rsidRDefault="004D615B" w:rsidP="004D615B">
      <w:pPr>
        <w:contextualSpacing/>
        <w:rPr>
          <w:rFonts w:eastAsia="Times New Roman" w:cstheme="minorHAnsi"/>
          <w:color w:val="000000"/>
        </w:rPr>
      </w:pPr>
    </w:p>
    <w:p w14:paraId="109F4A29" w14:textId="77777777" w:rsidR="004D615B" w:rsidRPr="000D5DB5" w:rsidRDefault="004D615B" w:rsidP="004D615B">
      <w:pPr>
        <w:contextualSpacing/>
        <w:rPr>
          <w:rFonts w:eastAsia="Times New Roman" w:cstheme="minorHAnsi"/>
          <w:sz w:val="24"/>
          <w:szCs w:val="24"/>
        </w:rPr>
      </w:pPr>
      <w:r w:rsidRPr="000D5DB5">
        <w:rPr>
          <w:rFonts w:eastAsia="Times New Roman" w:cstheme="minorHAnsi"/>
          <w:b/>
          <w:bCs/>
          <w:color w:val="000000"/>
        </w:rPr>
        <w:t>Modifications</w:t>
      </w:r>
    </w:p>
    <w:p w14:paraId="49ECB533" w14:textId="77777777" w:rsidR="004D615B" w:rsidRDefault="004D615B" w:rsidP="004D615B">
      <w:pPr>
        <w:contextualSpacing/>
        <w:rPr>
          <w:rFonts w:eastAsia="Times New Roman" w:cstheme="minorHAnsi"/>
          <w:color w:val="000000"/>
        </w:rPr>
      </w:pPr>
      <w:r w:rsidRPr="008C7A38">
        <w:rPr>
          <w:rFonts w:eastAsia="Times New Roman" w:cstheme="minorHAnsi"/>
          <w:i/>
          <w:iCs/>
          <w:color w:val="000000"/>
        </w:rPr>
        <w:t xml:space="preserve">Coated Interior (1 EP). </w:t>
      </w:r>
      <w:r w:rsidRPr="008C7A38">
        <w:rPr>
          <w:rFonts w:eastAsia="Times New Roman" w:cstheme="minorHAnsi"/>
          <w:color w:val="000000"/>
        </w:rPr>
        <w:t>When activating a construct and being seated inside it (such as a mech or vehicle), the pilot gains 1d10 + 3 temporary hit points. This applies only to attacks that stem from outside the mech, and does not apply to arcane, holy, fel, shadow, or psychic damage. For each points of CR of the construct above 1, the bonus increases by another 5 temporary hit points. Once the pilot gains this bonus, he cannot gain it again until completing a short rest.</w:t>
      </w:r>
      <w:r>
        <w:rPr>
          <w:rFonts w:eastAsia="Times New Roman" w:cstheme="minorHAnsi"/>
          <w:color w:val="000000"/>
        </w:rPr>
        <w:t xml:space="preserve"> </w:t>
      </w:r>
    </w:p>
    <w:p w14:paraId="18F0491C" w14:textId="77777777" w:rsidR="004D615B" w:rsidRPr="00A10FDD" w:rsidRDefault="004D615B">
      <w:pPr>
        <w:contextualSpacing/>
        <w:rPr>
          <w:rFonts w:eastAsia="Times New Roman" w:cstheme="minorHAnsi"/>
          <w:color w:val="000000"/>
        </w:rPr>
      </w:pPr>
      <w:r>
        <w:rPr>
          <w:rFonts w:eastAsia="Times New Roman" w:cstheme="minorHAnsi"/>
          <w:i/>
          <w:iCs/>
          <w:color w:val="000000"/>
        </w:rPr>
        <w:t xml:space="preserve">Efficient Fuel (1 EP). </w:t>
      </w:r>
      <w:r>
        <w:rPr>
          <w:rFonts w:eastAsia="Times New Roman" w:cstheme="minorHAnsi"/>
          <w:color w:val="000000"/>
        </w:rPr>
        <w:t xml:space="preserve">The construct consumes one-quarter less fuel units than is normally required for a single charge. </w:t>
      </w:r>
    </w:p>
    <w:p w14:paraId="55317A02" w14:textId="77777777" w:rsidR="004D615B" w:rsidRDefault="004D615B">
      <w:pPr>
        <w:contextualSpacing/>
        <w:rPr>
          <w:rFonts w:eastAsia="Times New Roman" w:cstheme="minorHAnsi"/>
          <w:color w:val="000000"/>
        </w:rPr>
      </w:pPr>
      <w:r w:rsidRPr="000D5DB5">
        <w:rPr>
          <w:rFonts w:eastAsia="Times New Roman" w:cstheme="minorHAnsi"/>
          <w:i/>
          <w:iCs/>
          <w:color w:val="000000"/>
        </w:rPr>
        <w:t xml:space="preserve">Quick Startup (1 EP). </w:t>
      </w:r>
      <w:r w:rsidRPr="000D5DB5">
        <w:rPr>
          <w:rFonts w:eastAsia="Times New Roman" w:cstheme="minorHAnsi"/>
          <w:color w:val="000000"/>
        </w:rPr>
        <w:t xml:space="preserve">The construct takes one round to activate. </w:t>
      </w:r>
      <w:r w:rsidR="008C7A38">
        <w:rPr>
          <w:rFonts w:eastAsia="Times New Roman" w:cstheme="minorHAnsi"/>
          <w:color w:val="000000"/>
        </w:rPr>
        <w:t xml:space="preserve">If the construct is activated on condition or contingency, it activates instantly instead (and is quick enough to allow it to use its reaction). </w:t>
      </w:r>
    </w:p>
    <w:p w14:paraId="66227976" w14:textId="77777777" w:rsidR="00BC0447" w:rsidRPr="00E95E1F" w:rsidRDefault="00BC0447" w:rsidP="00BC0447">
      <w:pPr>
        <w:contextualSpacing/>
        <w:rPr>
          <w:rFonts w:eastAsia="Times New Roman" w:cstheme="minorHAnsi"/>
          <w:color w:val="000000"/>
        </w:rPr>
      </w:pPr>
      <w:r w:rsidRPr="00BC0447">
        <w:rPr>
          <w:rFonts w:eastAsia="Times New Roman" w:cstheme="minorHAnsi"/>
          <w:i/>
          <w:iCs/>
          <w:color w:val="000000"/>
        </w:rPr>
        <w:t xml:space="preserve">Golem (+0, special). </w:t>
      </w:r>
      <w:r w:rsidRPr="00E95E1F">
        <w:rPr>
          <w:rFonts w:eastAsia="Times New Roman" w:cstheme="minorHAnsi"/>
          <w:color w:val="000000"/>
        </w:rPr>
        <w:t>This modification changes the construct to no longer require fuel for its engine of choice, but obeys controller near-magically. The golem is immune to any spell or Effect that would alter its form. When finished, the golem is fully inert unless it is also infused (as per the infusion skill), with a matrix of one step less rarity (and cost) to the golem's own rarity). If the rarity is Common, the cost is half that of an infusion of the same rarity.</w:t>
      </w:r>
    </w:p>
    <w:p w14:paraId="539AA2CB" w14:textId="77777777" w:rsidR="004D615B" w:rsidRDefault="004D615B" w:rsidP="004D615B">
      <w:pPr>
        <w:contextualSpacing/>
        <w:rPr>
          <w:rFonts w:eastAsia="Times New Roman" w:cstheme="minorHAnsi"/>
          <w:color w:val="000000"/>
        </w:rPr>
      </w:pPr>
      <w:r>
        <w:rPr>
          <w:rFonts w:eastAsia="Times New Roman" w:cstheme="minorHAnsi"/>
          <w:i/>
          <w:iCs/>
          <w:color w:val="000000"/>
        </w:rPr>
        <w:t xml:space="preserve">Reliable Device </w:t>
      </w:r>
      <w:r w:rsidRPr="000D5DB5">
        <w:rPr>
          <w:rFonts w:eastAsia="Times New Roman" w:cstheme="minorHAnsi"/>
          <w:i/>
          <w:iCs/>
          <w:color w:val="000000"/>
        </w:rPr>
        <w:t xml:space="preserve">(1 EP). </w:t>
      </w:r>
      <w:r w:rsidRPr="000D5DB5">
        <w:rPr>
          <w:rFonts w:eastAsia="Times New Roman" w:cstheme="minorHAnsi"/>
          <w:color w:val="000000"/>
        </w:rPr>
        <w:t xml:space="preserve">The </w:t>
      </w:r>
      <w:r>
        <w:rPr>
          <w:rFonts w:eastAsia="Times New Roman" w:cstheme="minorHAnsi"/>
          <w:color w:val="000000"/>
        </w:rPr>
        <w:t xml:space="preserve">device’s function is controlled. Its malfunction rating is reduced by 2 points for each EP invested. This modification also does not increase the malfunction rating. </w:t>
      </w:r>
    </w:p>
    <w:p w14:paraId="6E643A68" w14:textId="77777777" w:rsidR="004D615B" w:rsidRPr="000D5DB5" w:rsidRDefault="004D615B">
      <w:pPr>
        <w:contextualSpacing/>
        <w:rPr>
          <w:rFonts w:eastAsia="Times New Roman" w:cstheme="minorHAnsi"/>
          <w:sz w:val="24"/>
          <w:szCs w:val="24"/>
        </w:rPr>
      </w:pPr>
      <w:r w:rsidRPr="000D5DB5">
        <w:rPr>
          <w:rFonts w:eastAsia="Times New Roman" w:cstheme="minorHAnsi"/>
          <w:i/>
          <w:iCs/>
          <w:color w:val="000000"/>
        </w:rPr>
        <w:t xml:space="preserve">Special Movement (1 EP). </w:t>
      </w:r>
      <w:r w:rsidR="008C7A38">
        <w:rPr>
          <w:rFonts w:eastAsia="Times New Roman" w:cstheme="minorHAnsi"/>
          <w:color w:val="000000"/>
        </w:rPr>
        <w:t xml:space="preserve">You modify the </w:t>
      </w:r>
      <w:r w:rsidRPr="000D5DB5">
        <w:rPr>
          <w:rFonts w:eastAsia="Times New Roman" w:cstheme="minorHAnsi"/>
          <w:color w:val="000000"/>
        </w:rPr>
        <w:t xml:space="preserve">construct </w:t>
      </w:r>
      <w:r w:rsidR="008C7A38">
        <w:rPr>
          <w:rFonts w:eastAsia="Times New Roman" w:cstheme="minorHAnsi"/>
          <w:color w:val="000000"/>
        </w:rPr>
        <w:t xml:space="preserve">to </w:t>
      </w:r>
      <w:r w:rsidRPr="000D5DB5">
        <w:rPr>
          <w:rFonts w:eastAsia="Times New Roman" w:cstheme="minorHAnsi"/>
          <w:color w:val="000000"/>
        </w:rPr>
        <w:t>swim, climb, or fly</w:t>
      </w:r>
      <w:ins w:id="3924" w:author="Admin" w:date="2020-10-21T18:08:00Z">
        <w:r w:rsidR="00DD1C12">
          <w:rPr>
            <w:rFonts w:eastAsia="Times New Roman" w:cstheme="minorHAnsi"/>
            <w:color w:val="000000"/>
          </w:rPr>
          <w:t xml:space="preserve"> (choose one per modification</w:t>
        </w:r>
      </w:ins>
      <w:ins w:id="3925" w:author="Admin" w:date="2020-10-21T18:09:00Z">
        <w:r w:rsidR="00DD1C12">
          <w:rPr>
            <w:rFonts w:eastAsia="Times New Roman" w:cstheme="minorHAnsi"/>
            <w:color w:val="000000"/>
          </w:rPr>
          <w:t>, minimum rarity of Epic for flight</w:t>
        </w:r>
      </w:ins>
      <w:ins w:id="3926" w:author="Admin" w:date="2020-10-21T18:08:00Z">
        <w:r w:rsidR="00DD1C12">
          <w:rPr>
            <w:rFonts w:eastAsia="Times New Roman" w:cstheme="minorHAnsi"/>
            <w:color w:val="000000"/>
          </w:rPr>
          <w:t>)</w:t>
        </w:r>
      </w:ins>
      <w:r w:rsidRPr="000D5DB5">
        <w:rPr>
          <w:rFonts w:eastAsia="Times New Roman" w:cstheme="minorHAnsi"/>
          <w:color w:val="000000"/>
        </w:rPr>
        <w:t xml:space="preserve">. See below the speeds granted. </w:t>
      </w:r>
    </w:p>
    <w:p w14:paraId="1621A0DE" w14:textId="77777777" w:rsidR="004D615B" w:rsidRPr="000D5DB5" w:rsidRDefault="004D615B" w:rsidP="004D615B">
      <w:pPr>
        <w:contextualSpacing/>
        <w:rPr>
          <w:rFonts w:eastAsia="Times New Roman" w:cstheme="minorHAnsi"/>
          <w:sz w:val="24"/>
          <w:szCs w:val="24"/>
        </w:rPr>
      </w:pPr>
    </w:p>
    <w:p w14:paraId="23252C82" w14:textId="77777777" w:rsidR="004D615B" w:rsidRPr="000D5DB5" w:rsidRDefault="004D615B" w:rsidP="004D615B">
      <w:pPr>
        <w:contextualSpacing/>
        <w:rPr>
          <w:rFonts w:eastAsia="Times New Roman" w:cstheme="minorHAnsi"/>
          <w:sz w:val="24"/>
          <w:szCs w:val="24"/>
        </w:rPr>
      </w:pPr>
      <w:r w:rsidRPr="000D5DB5">
        <w:rPr>
          <w:rFonts w:eastAsia="Times New Roman" w:cstheme="minorHAnsi"/>
          <w:b/>
          <w:bCs/>
          <w:color w:val="000000"/>
        </w:rPr>
        <w:t>Proficiency</w:t>
      </w:r>
      <w:r w:rsidRPr="000D5DB5">
        <w:rPr>
          <w:rFonts w:eastAsia="Times New Roman" w:cstheme="minorHAnsi"/>
          <w:b/>
          <w:bCs/>
          <w:color w:val="000000"/>
        </w:rPr>
        <w:tab/>
        <w:t>Speed</w:t>
      </w:r>
      <w:ins w:id="3927" w:author="Admin" w:date="2020-10-21T18:08:00Z">
        <w:r w:rsidR="00DD1C12">
          <w:rPr>
            <w:rFonts w:eastAsia="Times New Roman" w:cstheme="minorHAnsi"/>
            <w:b/>
            <w:bCs/>
            <w:color w:val="000000"/>
          </w:rPr>
          <w:t xml:space="preserve"> (choose one speed type)</w:t>
        </w:r>
      </w:ins>
    </w:p>
    <w:p w14:paraId="6429321E" w14:textId="77777777" w:rsidR="004D615B" w:rsidRPr="000D5DB5" w:rsidRDefault="004D615B" w:rsidP="004D615B">
      <w:pPr>
        <w:contextualSpacing/>
        <w:rPr>
          <w:rFonts w:eastAsia="Times New Roman" w:cstheme="minorHAnsi"/>
          <w:sz w:val="24"/>
          <w:szCs w:val="24"/>
        </w:rPr>
      </w:pPr>
      <w:r w:rsidRPr="000D5DB5">
        <w:rPr>
          <w:rFonts w:eastAsia="Times New Roman" w:cstheme="minorHAnsi"/>
          <w:color w:val="000000"/>
        </w:rPr>
        <w:t>+2</w:t>
      </w:r>
      <w:r w:rsidRPr="000D5DB5">
        <w:rPr>
          <w:rFonts w:eastAsia="Times New Roman" w:cstheme="minorHAnsi"/>
          <w:color w:val="000000"/>
        </w:rPr>
        <w:tab/>
      </w:r>
      <w:r w:rsidRPr="000D5DB5">
        <w:rPr>
          <w:rFonts w:eastAsia="Times New Roman" w:cstheme="minorHAnsi"/>
          <w:color w:val="000000"/>
        </w:rPr>
        <w:tab/>
        <w:t>-</w:t>
      </w:r>
    </w:p>
    <w:p w14:paraId="1B74A043" w14:textId="77777777" w:rsidR="004D615B" w:rsidRPr="000D5DB5" w:rsidRDefault="004D615B" w:rsidP="004D615B">
      <w:pPr>
        <w:contextualSpacing/>
        <w:rPr>
          <w:rFonts w:eastAsia="Times New Roman" w:cstheme="minorHAnsi"/>
          <w:sz w:val="24"/>
          <w:szCs w:val="24"/>
        </w:rPr>
      </w:pPr>
      <w:r w:rsidRPr="000D5DB5">
        <w:rPr>
          <w:rFonts w:eastAsia="Times New Roman" w:cstheme="minorHAnsi"/>
          <w:color w:val="000000"/>
        </w:rPr>
        <w:t>+3</w:t>
      </w:r>
      <w:r w:rsidRPr="000D5DB5">
        <w:rPr>
          <w:rFonts w:eastAsia="Times New Roman" w:cstheme="minorHAnsi"/>
          <w:color w:val="000000"/>
        </w:rPr>
        <w:tab/>
      </w:r>
      <w:r w:rsidRPr="000D5DB5">
        <w:rPr>
          <w:rFonts w:eastAsia="Times New Roman" w:cstheme="minorHAnsi"/>
          <w:color w:val="000000"/>
        </w:rPr>
        <w:tab/>
        <w:t>15</w:t>
      </w:r>
    </w:p>
    <w:p w14:paraId="6434EB60" w14:textId="77777777" w:rsidR="004D615B" w:rsidRPr="000D5DB5" w:rsidRDefault="004D615B" w:rsidP="004D615B">
      <w:pPr>
        <w:contextualSpacing/>
        <w:rPr>
          <w:rFonts w:eastAsia="Times New Roman" w:cstheme="minorHAnsi"/>
          <w:sz w:val="24"/>
          <w:szCs w:val="24"/>
        </w:rPr>
      </w:pPr>
      <w:r w:rsidRPr="000D5DB5">
        <w:rPr>
          <w:rFonts w:eastAsia="Times New Roman" w:cstheme="minorHAnsi"/>
          <w:color w:val="000000"/>
        </w:rPr>
        <w:t>+4</w:t>
      </w:r>
      <w:r w:rsidRPr="000D5DB5">
        <w:rPr>
          <w:rFonts w:eastAsia="Times New Roman" w:cstheme="minorHAnsi"/>
          <w:color w:val="000000"/>
        </w:rPr>
        <w:tab/>
      </w:r>
      <w:r w:rsidRPr="000D5DB5">
        <w:rPr>
          <w:rFonts w:eastAsia="Times New Roman" w:cstheme="minorHAnsi"/>
          <w:color w:val="000000"/>
        </w:rPr>
        <w:tab/>
        <w:t>30</w:t>
      </w:r>
      <w:ins w:id="3928" w:author="Admin" w:date="2020-10-21T18:09:00Z">
        <w:r w:rsidR="00DD1C12">
          <w:rPr>
            <w:rFonts w:eastAsia="Times New Roman" w:cstheme="minorHAnsi"/>
            <w:color w:val="000000"/>
          </w:rPr>
          <w:t xml:space="preserve"> (Fly 15)</w:t>
        </w:r>
      </w:ins>
    </w:p>
    <w:p w14:paraId="5D36B530" w14:textId="77777777" w:rsidR="004D615B" w:rsidRPr="000D5DB5" w:rsidRDefault="004D615B" w:rsidP="004D615B">
      <w:pPr>
        <w:contextualSpacing/>
        <w:rPr>
          <w:rFonts w:eastAsia="Times New Roman" w:cstheme="minorHAnsi"/>
          <w:color w:val="000000"/>
        </w:rPr>
      </w:pPr>
      <w:r w:rsidRPr="000D5DB5">
        <w:rPr>
          <w:rFonts w:eastAsia="Times New Roman" w:cstheme="minorHAnsi"/>
          <w:color w:val="000000"/>
        </w:rPr>
        <w:t>+5</w:t>
      </w:r>
      <w:r w:rsidRPr="000D5DB5">
        <w:rPr>
          <w:rFonts w:eastAsia="Times New Roman" w:cstheme="minorHAnsi"/>
          <w:color w:val="000000"/>
        </w:rPr>
        <w:tab/>
      </w:r>
      <w:r w:rsidRPr="000D5DB5">
        <w:rPr>
          <w:rFonts w:eastAsia="Times New Roman" w:cstheme="minorHAnsi"/>
          <w:color w:val="000000"/>
        </w:rPr>
        <w:tab/>
        <w:t>60</w:t>
      </w:r>
      <w:ins w:id="3929" w:author="Admin" w:date="2020-10-21T18:09:00Z">
        <w:r w:rsidR="00DD1C12">
          <w:rPr>
            <w:rFonts w:eastAsia="Times New Roman" w:cstheme="minorHAnsi"/>
            <w:color w:val="000000"/>
          </w:rPr>
          <w:t xml:space="preserve"> (fly 30)</w:t>
        </w:r>
      </w:ins>
    </w:p>
    <w:p w14:paraId="16D1E12F" w14:textId="77777777" w:rsidR="004D615B" w:rsidRPr="000D5DB5" w:rsidRDefault="004D615B" w:rsidP="004D615B">
      <w:pPr>
        <w:contextualSpacing/>
        <w:rPr>
          <w:rFonts w:eastAsia="Times New Roman" w:cstheme="minorHAnsi"/>
          <w:color w:val="000000"/>
        </w:rPr>
      </w:pPr>
      <w:r w:rsidRPr="000D5DB5">
        <w:rPr>
          <w:rFonts w:eastAsia="Times New Roman" w:cstheme="minorHAnsi"/>
          <w:color w:val="000000"/>
        </w:rPr>
        <w:t>+6</w:t>
      </w:r>
      <w:r w:rsidRPr="000D5DB5">
        <w:rPr>
          <w:rFonts w:eastAsia="Times New Roman" w:cstheme="minorHAnsi"/>
          <w:color w:val="000000"/>
        </w:rPr>
        <w:tab/>
      </w:r>
      <w:r w:rsidRPr="000D5DB5">
        <w:rPr>
          <w:rFonts w:eastAsia="Times New Roman" w:cstheme="minorHAnsi"/>
          <w:color w:val="000000"/>
        </w:rPr>
        <w:tab/>
        <w:t>90</w:t>
      </w:r>
      <w:ins w:id="3930" w:author="Admin" w:date="2020-10-21T18:09:00Z">
        <w:r w:rsidR="00DD1C12">
          <w:rPr>
            <w:rFonts w:eastAsia="Times New Roman" w:cstheme="minorHAnsi"/>
            <w:color w:val="000000"/>
          </w:rPr>
          <w:t xml:space="preserve"> (fly 60)</w:t>
        </w:r>
      </w:ins>
    </w:p>
    <w:p w14:paraId="0CB88D63" w14:textId="77777777" w:rsidR="008C7A38" w:rsidRDefault="008C7A38" w:rsidP="008C7A38">
      <w:pPr>
        <w:contextualSpacing/>
        <w:rPr>
          <w:rFonts w:eastAsia="Times New Roman" w:cstheme="minorHAnsi"/>
          <w:color w:val="000000"/>
        </w:rPr>
      </w:pPr>
      <w:r w:rsidRPr="000D5DB5">
        <w:rPr>
          <w:rFonts w:eastAsia="Times New Roman" w:cstheme="minorHAnsi"/>
          <w:color w:val="000000"/>
        </w:rPr>
        <w:t xml:space="preserve">The engineer may reduce the existing land speed by 5 feet to add it to special movement, up to a minimum land speed of 0 feet. </w:t>
      </w:r>
      <w:r>
        <w:rPr>
          <w:rFonts w:eastAsia="Times New Roman" w:cstheme="minorHAnsi"/>
          <w:color w:val="000000"/>
        </w:rPr>
        <w:t xml:space="preserve">Fly requires a minimum rarity of Epic if it was not a base feature of the construct. </w:t>
      </w:r>
    </w:p>
    <w:p w14:paraId="1F14C31E" w14:textId="77777777" w:rsidR="003917E6" w:rsidRDefault="003917E6" w:rsidP="004D615B">
      <w:pPr>
        <w:contextualSpacing/>
        <w:rPr>
          <w:rFonts w:eastAsia="Times New Roman" w:cstheme="minorHAnsi"/>
          <w:color w:val="000000"/>
        </w:rPr>
      </w:pPr>
    </w:p>
    <w:p w14:paraId="7A8E198E" w14:textId="77777777" w:rsidR="004D615B" w:rsidRDefault="003917E6">
      <w:pPr>
        <w:contextualSpacing/>
        <w:rPr>
          <w:rFonts w:eastAsia="Times New Roman" w:cstheme="minorHAnsi"/>
          <w:color w:val="000000"/>
        </w:rPr>
      </w:pPr>
      <w:r w:rsidRPr="00E95E1F">
        <w:rPr>
          <w:rFonts w:eastAsia="Times New Roman" w:cstheme="minorHAnsi"/>
          <w:i/>
          <w:iCs/>
          <w:color w:val="000000"/>
        </w:rPr>
        <w:lastRenderedPageBreak/>
        <w:t>Note.</w:t>
      </w:r>
      <w:r w:rsidRPr="003917E6">
        <w:rPr>
          <w:rFonts w:eastAsia="Times New Roman" w:cstheme="minorHAnsi"/>
          <w:color w:val="000000"/>
        </w:rPr>
        <w:t xml:space="preserve"> Constructs have their own air supply if designed for air or underwater (or if specified so). This increases the cost of </w:t>
      </w:r>
      <w:r>
        <w:rPr>
          <w:rFonts w:eastAsia="Times New Roman" w:cstheme="minorHAnsi"/>
          <w:color w:val="000000"/>
        </w:rPr>
        <w:t xml:space="preserve">crafting </w:t>
      </w:r>
      <w:r w:rsidRPr="003917E6">
        <w:rPr>
          <w:rFonts w:eastAsia="Times New Roman" w:cstheme="minorHAnsi"/>
          <w:color w:val="000000"/>
        </w:rPr>
        <w:t xml:space="preserve">by </w:t>
      </w:r>
      <w:r>
        <w:rPr>
          <w:rFonts w:eastAsia="Times New Roman" w:cstheme="minorHAnsi"/>
          <w:color w:val="000000"/>
        </w:rPr>
        <w:t>10</w:t>
      </w:r>
      <w:r w:rsidRPr="003917E6">
        <w:rPr>
          <w:rFonts w:eastAsia="Times New Roman" w:cstheme="minorHAnsi"/>
          <w:color w:val="000000"/>
        </w:rPr>
        <w:t xml:space="preserve">%, but allows enough </w:t>
      </w:r>
      <w:r>
        <w:rPr>
          <w:rFonts w:eastAsia="Times New Roman" w:cstheme="minorHAnsi"/>
          <w:color w:val="000000"/>
        </w:rPr>
        <w:t xml:space="preserve">breathable </w:t>
      </w:r>
      <w:r w:rsidRPr="003917E6">
        <w:rPr>
          <w:rFonts w:eastAsia="Times New Roman" w:cstheme="minorHAnsi"/>
          <w:color w:val="000000"/>
        </w:rPr>
        <w:t xml:space="preserve">air </w:t>
      </w:r>
      <w:r>
        <w:rPr>
          <w:rFonts w:eastAsia="Times New Roman" w:cstheme="minorHAnsi"/>
          <w:color w:val="000000"/>
        </w:rPr>
        <w:t xml:space="preserve">4 hours </w:t>
      </w:r>
      <w:r w:rsidRPr="003917E6">
        <w:rPr>
          <w:rFonts w:eastAsia="Times New Roman" w:cstheme="minorHAnsi"/>
          <w:color w:val="000000"/>
        </w:rPr>
        <w:t xml:space="preserve">for </w:t>
      </w:r>
      <w:r>
        <w:rPr>
          <w:rFonts w:eastAsia="Times New Roman" w:cstheme="minorHAnsi"/>
          <w:color w:val="000000"/>
        </w:rPr>
        <w:t>a number of creatures equal to the construct’s size (double capacity per size modifier)</w:t>
      </w:r>
      <w:r w:rsidRPr="003917E6">
        <w:rPr>
          <w:rFonts w:eastAsia="Times New Roman" w:cstheme="minorHAnsi"/>
          <w:color w:val="000000"/>
        </w:rPr>
        <w:t>.</w:t>
      </w:r>
    </w:p>
    <w:p w14:paraId="38775D9D" w14:textId="77777777" w:rsidR="008C7A38" w:rsidRDefault="004D615B">
      <w:pPr>
        <w:contextualSpacing/>
        <w:rPr>
          <w:rFonts w:eastAsia="Times New Roman" w:cstheme="minorHAnsi"/>
          <w:color w:val="000000"/>
        </w:rPr>
      </w:pPr>
      <w:r w:rsidRPr="000D5DB5">
        <w:rPr>
          <w:rFonts w:eastAsia="Times New Roman" w:cstheme="minorHAnsi"/>
          <w:color w:val="000000"/>
        </w:rPr>
        <w:t xml:space="preserve">For example, a </w:t>
      </w:r>
      <w:r w:rsidR="003917E6">
        <w:rPr>
          <w:rFonts w:eastAsia="Times New Roman" w:cstheme="minorHAnsi"/>
          <w:color w:val="000000"/>
        </w:rPr>
        <w:t>L</w:t>
      </w:r>
      <w:r w:rsidR="003917E6" w:rsidRPr="000D5DB5">
        <w:rPr>
          <w:rFonts w:eastAsia="Times New Roman" w:cstheme="minorHAnsi"/>
          <w:color w:val="000000"/>
        </w:rPr>
        <w:t xml:space="preserve">arge </w:t>
      </w:r>
      <w:r w:rsidRPr="000D5DB5">
        <w:rPr>
          <w:rFonts w:eastAsia="Times New Roman" w:cstheme="minorHAnsi"/>
          <w:color w:val="000000"/>
        </w:rPr>
        <w:t xml:space="preserve">submarine can hold enough air </w:t>
      </w:r>
      <w:r w:rsidR="003917E6">
        <w:rPr>
          <w:rFonts w:eastAsia="Times New Roman" w:cstheme="minorHAnsi"/>
          <w:color w:val="000000"/>
        </w:rPr>
        <w:t>to allow a Large creature 4 hours of breath. If hosting a medium creature, it holds enough air for two medium creatures</w:t>
      </w:r>
      <w:r w:rsidR="008C7A38">
        <w:rPr>
          <w:rFonts w:eastAsia="Times New Roman" w:cstheme="minorHAnsi"/>
          <w:color w:val="000000"/>
        </w:rPr>
        <w:t xml:space="preserve">. If driven by one creature, it remains for 8 hours instead. </w:t>
      </w:r>
    </w:p>
    <w:p w14:paraId="564F21C8" w14:textId="77777777" w:rsidR="004D615B" w:rsidRPr="000D5DB5" w:rsidRDefault="004D615B" w:rsidP="004D615B">
      <w:pPr>
        <w:contextualSpacing/>
        <w:rPr>
          <w:rFonts w:eastAsia="Times New Roman" w:cstheme="minorHAnsi"/>
          <w:sz w:val="24"/>
          <w:szCs w:val="24"/>
        </w:rPr>
      </w:pPr>
    </w:p>
    <w:p w14:paraId="34CFD604" w14:textId="77777777" w:rsidR="008D1042" w:rsidRPr="000D5DB5" w:rsidRDefault="00C5720B" w:rsidP="00C5720B">
      <w:pPr>
        <w:pStyle w:val="Heading4"/>
      </w:pPr>
      <w:r>
        <w:t>Explosives</w:t>
      </w:r>
    </w:p>
    <w:p w14:paraId="2452218F" w14:textId="77777777" w:rsidR="008D1042" w:rsidRPr="001F25FA" w:rsidRDefault="008D1042" w:rsidP="008D1042">
      <w:pPr>
        <w:contextualSpacing/>
        <w:rPr>
          <w:rFonts w:eastAsia="Times New Roman" w:cstheme="minorHAnsi"/>
          <w:i/>
          <w:iCs/>
          <w:sz w:val="24"/>
          <w:szCs w:val="24"/>
        </w:rPr>
      </w:pPr>
      <w:r w:rsidRPr="001F25FA">
        <w:rPr>
          <w:rFonts w:eastAsia="Times New Roman" w:cstheme="minorHAnsi"/>
          <w:b/>
          <w:bCs/>
          <w:i/>
          <w:iCs/>
          <w:color w:val="000000"/>
        </w:rPr>
        <w:t xml:space="preserve">Examples. </w:t>
      </w:r>
      <w:r w:rsidRPr="001F25FA">
        <w:rPr>
          <w:rFonts w:eastAsia="Times New Roman" w:cstheme="minorHAnsi"/>
          <w:i/>
          <w:iCs/>
          <w:color w:val="000000"/>
        </w:rPr>
        <w:t>The Big One, hand grenades, goblin land mines, siege rockets, siege breaching charge</w:t>
      </w:r>
    </w:p>
    <w:p w14:paraId="7DDE3713" w14:textId="77777777" w:rsidR="00CB022B" w:rsidRDefault="00F706B1">
      <w:pPr>
        <w:contextualSpacing/>
        <w:rPr>
          <w:rFonts w:eastAsia="Times New Roman" w:cstheme="minorHAnsi"/>
          <w:color w:val="000000"/>
        </w:rPr>
      </w:pPr>
      <w:r>
        <w:rPr>
          <w:rFonts w:eastAsia="Times New Roman" w:cstheme="minorHAnsi"/>
          <w:b/>
          <w:bCs/>
          <w:color w:val="000000"/>
        </w:rPr>
        <w:t xml:space="preserve">Using Explosives. </w:t>
      </w:r>
      <w:r>
        <w:rPr>
          <w:rFonts w:eastAsia="Times New Roman" w:cstheme="minorHAnsi"/>
          <w:color w:val="000000"/>
        </w:rPr>
        <w:t xml:space="preserve">Explosives can be used as an attack action, with the effect reliant on the form the explosive takes. </w:t>
      </w:r>
      <w:r w:rsidR="009746D0">
        <w:rPr>
          <w:rFonts w:eastAsia="Times New Roman" w:cstheme="minorHAnsi"/>
          <w:color w:val="000000"/>
        </w:rPr>
        <w:t xml:space="preserve">An explosive can be thrown as a ranged weapon (if a bomb or rocket, see below) as a weapon attack, or target an area without a specific target. </w:t>
      </w:r>
      <w:r w:rsidR="00CB022B">
        <w:rPr>
          <w:rFonts w:eastAsia="Times New Roman" w:cstheme="minorHAnsi"/>
          <w:color w:val="000000"/>
        </w:rPr>
        <w:t>They affect a 10-ft.-radius sphere</w:t>
      </w:r>
      <w:r w:rsidR="00CB022B" w:rsidRPr="000D5DB5">
        <w:rPr>
          <w:rFonts w:eastAsia="Times New Roman" w:cstheme="minorHAnsi"/>
          <w:color w:val="000000"/>
        </w:rPr>
        <w:t>, and call for an Agility saving thr</w:t>
      </w:r>
      <w:r w:rsidR="00CB022B">
        <w:rPr>
          <w:rFonts w:eastAsia="Times New Roman" w:cstheme="minorHAnsi"/>
          <w:color w:val="000000"/>
        </w:rPr>
        <w:t xml:space="preserve">ow to halve the damage dealt. </w:t>
      </w:r>
      <w:r w:rsidR="00152EE8">
        <w:rPr>
          <w:rFonts w:eastAsia="Times New Roman" w:cstheme="minorHAnsi"/>
          <w:color w:val="000000"/>
        </w:rPr>
        <w:t>An explosive weighs 1 lbs. per EP invested (2 lb. for Common, 6 lb. for Artifact, etc.)</w:t>
      </w:r>
    </w:p>
    <w:p w14:paraId="50F3C2B8" w14:textId="77777777" w:rsidR="00FB4F1F" w:rsidRDefault="00CB022B">
      <w:pPr>
        <w:pStyle w:val="ListParagraph"/>
        <w:numPr>
          <w:ilvl w:val="0"/>
          <w:numId w:val="36"/>
        </w:numPr>
        <w:rPr>
          <w:rFonts w:eastAsia="Times New Roman" w:cstheme="minorHAnsi"/>
          <w:i/>
          <w:iCs/>
          <w:color w:val="000000"/>
        </w:rPr>
      </w:pPr>
      <w:r>
        <w:rPr>
          <w:rFonts w:eastAsia="Times New Roman" w:cstheme="minorHAnsi"/>
          <w:i/>
          <w:iCs/>
          <w:color w:val="000000"/>
        </w:rPr>
        <w:t xml:space="preserve">Bomb (or grenade). </w:t>
      </w:r>
      <w:r>
        <w:rPr>
          <w:rFonts w:eastAsia="Times New Roman" w:cstheme="minorHAnsi"/>
          <w:color w:val="000000"/>
        </w:rPr>
        <w:t xml:space="preserve">Bombs are thrown as light </w:t>
      </w:r>
      <w:r w:rsidR="008C7A38">
        <w:rPr>
          <w:rFonts w:eastAsia="Times New Roman" w:cstheme="minorHAnsi"/>
          <w:color w:val="000000"/>
        </w:rPr>
        <w:t xml:space="preserve">thrown </w:t>
      </w:r>
      <w:r>
        <w:rPr>
          <w:rFonts w:eastAsia="Times New Roman" w:cstheme="minorHAnsi"/>
          <w:color w:val="000000"/>
        </w:rPr>
        <w:t>weapons with a range of 30/60 feet. They deal no damage on impact, but explode when their fuse determines it (at the end of the user’s turn, usually</w:t>
      </w:r>
      <w:r w:rsidR="0026375A">
        <w:rPr>
          <w:rFonts w:eastAsia="Times New Roman" w:cstheme="minorHAnsi"/>
          <w:color w:val="000000"/>
        </w:rPr>
        <w:t>, see fuses below</w:t>
      </w:r>
      <w:r>
        <w:rPr>
          <w:rFonts w:eastAsia="Times New Roman" w:cstheme="minorHAnsi"/>
          <w:color w:val="000000"/>
        </w:rPr>
        <w:t xml:space="preserve">). A bomb that is thrown beyond optimal range provides advantage to saving throws to half damage. </w:t>
      </w:r>
      <w:r w:rsidR="003A70DB">
        <w:rPr>
          <w:rFonts w:eastAsia="Times New Roman" w:cstheme="minorHAnsi"/>
          <w:color w:val="000000"/>
        </w:rPr>
        <w:t xml:space="preserve">If you target a creature with the bomb as a ranged weapon attack and succeed on the attack roll, they do not get to roll to halve damage, and suffer the full damage. The creatures in the blast radius are still entitled saving throws as normal. </w:t>
      </w:r>
      <w:r w:rsidR="009746D0">
        <w:rPr>
          <w:rFonts w:eastAsia="Times New Roman" w:cstheme="minorHAnsi"/>
          <w:color w:val="000000"/>
        </w:rPr>
        <w:t xml:space="preserve">If throwing a bomb on a target, the attack roll is the malfunction roll test, otherwise you must roll for malfunction as a separate d20 roll. </w:t>
      </w:r>
    </w:p>
    <w:p w14:paraId="3281FF8F" w14:textId="77777777" w:rsidR="00CB022B" w:rsidRDefault="00CB022B" w:rsidP="00CB022B">
      <w:pPr>
        <w:pStyle w:val="ListParagraph"/>
        <w:numPr>
          <w:ilvl w:val="0"/>
          <w:numId w:val="36"/>
        </w:numPr>
        <w:rPr>
          <w:rFonts w:eastAsia="Times New Roman" w:cstheme="minorHAnsi"/>
          <w:i/>
          <w:iCs/>
          <w:color w:val="000000"/>
        </w:rPr>
      </w:pPr>
      <w:r>
        <w:rPr>
          <w:rFonts w:eastAsia="Times New Roman" w:cstheme="minorHAnsi"/>
          <w:i/>
          <w:iCs/>
          <w:color w:val="000000"/>
        </w:rPr>
        <w:t xml:space="preserve">Mine. </w:t>
      </w:r>
      <w:r>
        <w:rPr>
          <w:rFonts w:eastAsia="Times New Roman" w:cstheme="minorHAnsi"/>
          <w:color w:val="000000"/>
        </w:rPr>
        <w:t xml:space="preserve">Mines are </w:t>
      </w:r>
      <w:r w:rsidR="0026375A">
        <w:rPr>
          <w:rFonts w:eastAsia="Times New Roman" w:cstheme="minorHAnsi"/>
          <w:color w:val="000000"/>
        </w:rPr>
        <w:t xml:space="preserve">explosive </w:t>
      </w:r>
      <w:r>
        <w:rPr>
          <w:rFonts w:eastAsia="Times New Roman" w:cstheme="minorHAnsi"/>
          <w:color w:val="000000"/>
        </w:rPr>
        <w:t>traps that explode when stepped on</w:t>
      </w:r>
      <w:r w:rsidR="0026375A">
        <w:rPr>
          <w:rFonts w:eastAsia="Times New Roman" w:cstheme="minorHAnsi"/>
          <w:color w:val="000000"/>
        </w:rPr>
        <w:t xml:space="preserve"> (unless modified with a fuse)</w:t>
      </w:r>
      <w:r>
        <w:rPr>
          <w:rFonts w:eastAsia="Times New Roman" w:cstheme="minorHAnsi"/>
          <w:color w:val="000000"/>
        </w:rPr>
        <w:t xml:space="preserve">. </w:t>
      </w:r>
      <w:r w:rsidR="0026375A">
        <w:rPr>
          <w:rFonts w:eastAsia="Times New Roman" w:cstheme="minorHAnsi"/>
          <w:color w:val="000000"/>
        </w:rPr>
        <w:t xml:space="preserve">A mine can be detected with a successful Spirit (Perception) check and disarmed with a successful Agility (Thieves’ Tools) check against the Device save DC, and is treated as a trap. </w:t>
      </w:r>
      <w:r w:rsidR="009746D0">
        <w:rPr>
          <w:rFonts w:eastAsia="Times New Roman" w:cstheme="minorHAnsi"/>
          <w:color w:val="000000"/>
        </w:rPr>
        <w:t xml:space="preserve">The mine must pass a successful malfunction roll test. </w:t>
      </w:r>
    </w:p>
    <w:p w14:paraId="4035EE4F" w14:textId="77777777" w:rsidR="00CB022B" w:rsidRPr="00CB022B" w:rsidRDefault="00CB022B">
      <w:pPr>
        <w:pStyle w:val="ListParagraph"/>
        <w:numPr>
          <w:ilvl w:val="0"/>
          <w:numId w:val="36"/>
        </w:numPr>
        <w:rPr>
          <w:rFonts w:eastAsia="Times New Roman" w:cstheme="minorHAnsi"/>
          <w:i/>
          <w:iCs/>
          <w:color w:val="000000"/>
        </w:rPr>
      </w:pPr>
      <w:r>
        <w:rPr>
          <w:rFonts w:eastAsia="Times New Roman" w:cstheme="minorHAnsi"/>
          <w:i/>
          <w:iCs/>
          <w:color w:val="000000"/>
        </w:rPr>
        <w:t xml:space="preserve">Rocket. </w:t>
      </w:r>
      <w:r>
        <w:rPr>
          <w:rFonts w:eastAsia="Times New Roman" w:cstheme="minorHAnsi"/>
          <w:color w:val="000000"/>
        </w:rPr>
        <w:t xml:space="preserve">Rockets are </w:t>
      </w:r>
      <w:r w:rsidR="008C7A38">
        <w:rPr>
          <w:rFonts w:eastAsia="Times New Roman" w:cstheme="minorHAnsi"/>
          <w:color w:val="000000"/>
        </w:rPr>
        <w:t xml:space="preserve">light </w:t>
      </w:r>
      <w:r>
        <w:rPr>
          <w:rFonts w:eastAsia="Times New Roman" w:cstheme="minorHAnsi"/>
          <w:color w:val="000000"/>
        </w:rPr>
        <w:t xml:space="preserve">ranged </w:t>
      </w:r>
      <w:r w:rsidR="0026375A">
        <w:rPr>
          <w:rFonts w:eastAsia="Times New Roman" w:cstheme="minorHAnsi"/>
          <w:color w:val="000000"/>
        </w:rPr>
        <w:t xml:space="preserve">projectile </w:t>
      </w:r>
      <w:r>
        <w:rPr>
          <w:rFonts w:eastAsia="Times New Roman" w:cstheme="minorHAnsi"/>
          <w:color w:val="000000"/>
        </w:rPr>
        <w:t xml:space="preserve">weapons </w:t>
      </w:r>
      <w:r w:rsidR="0026375A">
        <w:rPr>
          <w:rFonts w:eastAsia="Times New Roman" w:cstheme="minorHAnsi"/>
          <w:color w:val="000000"/>
        </w:rPr>
        <w:t xml:space="preserve">with a range of 60/120 feet </w:t>
      </w:r>
      <w:r>
        <w:rPr>
          <w:rFonts w:eastAsia="Times New Roman" w:cstheme="minorHAnsi"/>
          <w:color w:val="000000"/>
        </w:rPr>
        <w:t xml:space="preserve">that soar to the point of impact and then explode instantaneously. </w:t>
      </w:r>
      <w:r w:rsidR="008C7A38">
        <w:rPr>
          <w:rFonts w:eastAsia="Times New Roman" w:cstheme="minorHAnsi"/>
          <w:color w:val="000000"/>
        </w:rPr>
        <w:t xml:space="preserve">They deal no damage on impact, but explode when their fuse determines it (or upon impact, whichever applies). </w:t>
      </w:r>
      <w:r>
        <w:rPr>
          <w:rFonts w:eastAsia="Times New Roman" w:cstheme="minorHAnsi"/>
          <w:color w:val="000000"/>
        </w:rPr>
        <w:t>If modified with a fuse, the rocket instead embeds itself in the targeted area and explodes when the fuse determines it. A rocket that is launched beyond optimal range provides advantage to saving throws to half damage.</w:t>
      </w:r>
      <w:r w:rsidR="0026375A" w:rsidRPr="0026375A">
        <w:t xml:space="preserve"> </w:t>
      </w:r>
      <w:r w:rsidR="008C7A38">
        <w:rPr>
          <w:rFonts w:eastAsia="Times New Roman" w:cstheme="minorHAnsi"/>
          <w:color w:val="000000"/>
        </w:rPr>
        <w:t>If you target a creature with the rocket and succeed on the attack roll, they do not get to roll to halve damage, and suffer the full damage. The creatures in the blast radius are still entitled saving throws as normal.</w:t>
      </w:r>
      <w:r w:rsidR="008C7A38" w:rsidRPr="009746D0">
        <w:rPr>
          <w:rFonts w:eastAsia="Times New Roman" w:cstheme="minorHAnsi"/>
          <w:color w:val="000000"/>
        </w:rPr>
        <w:t xml:space="preserve"> </w:t>
      </w:r>
      <w:r w:rsidR="008C7A38">
        <w:rPr>
          <w:rFonts w:eastAsia="Times New Roman" w:cstheme="minorHAnsi"/>
          <w:color w:val="000000"/>
        </w:rPr>
        <w:br/>
      </w:r>
      <w:r w:rsidR="0026375A" w:rsidRPr="0026375A">
        <w:rPr>
          <w:rFonts w:eastAsia="Times New Roman" w:cstheme="minorHAnsi"/>
          <w:color w:val="000000"/>
        </w:rPr>
        <w:t xml:space="preserve">When a rocket reaches its maximum range, it explodes regardless of whether it reached its target or not. If it misses its target, </w:t>
      </w:r>
      <w:r w:rsidR="0026375A">
        <w:rPr>
          <w:rFonts w:eastAsia="Times New Roman" w:cstheme="minorHAnsi"/>
          <w:color w:val="000000"/>
        </w:rPr>
        <w:t xml:space="preserve">however, </w:t>
      </w:r>
      <w:r w:rsidR="0026375A" w:rsidRPr="0026375A">
        <w:rPr>
          <w:rFonts w:eastAsia="Times New Roman" w:cstheme="minorHAnsi"/>
          <w:color w:val="000000"/>
        </w:rPr>
        <w:t>it continues along the path without guidance, usually exploding at some other point (such as at the maximum range or upon impact with a wall).</w:t>
      </w:r>
      <w:r w:rsidR="003A70DB" w:rsidRPr="003A70DB">
        <w:rPr>
          <w:rFonts w:eastAsia="Times New Roman" w:cstheme="minorHAnsi"/>
          <w:color w:val="000000"/>
        </w:rPr>
        <w:t xml:space="preserve"> </w:t>
      </w:r>
      <w:r w:rsidR="009746D0">
        <w:rPr>
          <w:rFonts w:eastAsia="Times New Roman" w:cstheme="minorHAnsi"/>
          <w:color w:val="000000"/>
        </w:rPr>
        <w:t>If launching a rocket on a target, the attack roll is the malfunction roll test, otherwise you must roll for malfunction as a separate d20 roll.</w:t>
      </w:r>
    </w:p>
    <w:p w14:paraId="700432F9" w14:textId="77777777" w:rsidR="008D1042" w:rsidRDefault="008D1042" w:rsidP="00FB4F1F">
      <w:pPr>
        <w:contextualSpacing/>
        <w:rPr>
          <w:rFonts w:eastAsia="Times New Roman" w:cstheme="minorHAnsi"/>
          <w:color w:val="000000"/>
        </w:rPr>
      </w:pPr>
      <w:r w:rsidRPr="000D5DB5">
        <w:rPr>
          <w:rFonts w:eastAsia="Times New Roman" w:cstheme="minorHAnsi"/>
          <w:color w:val="000000"/>
        </w:rPr>
        <w:t xml:space="preserve">If </w:t>
      </w:r>
      <w:r w:rsidR="00A25C7F">
        <w:rPr>
          <w:rFonts w:eastAsia="Times New Roman" w:cstheme="minorHAnsi"/>
          <w:color w:val="000000"/>
        </w:rPr>
        <w:t xml:space="preserve">an explosive </w:t>
      </w:r>
      <w:r w:rsidR="008C7A38">
        <w:rPr>
          <w:rFonts w:eastAsia="Times New Roman" w:cstheme="minorHAnsi"/>
          <w:color w:val="000000"/>
        </w:rPr>
        <w:t xml:space="preserve">of any type </w:t>
      </w:r>
      <w:r w:rsidRPr="000D5DB5">
        <w:rPr>
          <w:rFonts w:eastAsia="Times New Roman" w:cstheme="minorHAnsi"/>
          <w:color w:val="000000"/>
        </w:rPr>
        <w:t xml:space="preserve">explodes near another </w:t>
      </w:r>
      <w:r w:rsidR="00A25C7F">
        <w:rPr>
          <w:rFonts w:eastAsia="Times New Roman" w:cstheme="minorHAnsi"/>
          <w:color w:val="000000"/>
        </w:rPr>
        <w:t>one</w:t>
      </w:r>
      <w:r w:rsidRPr="000D5DB5">
        <w:rPr>
          <w:rFonts w:eastAsia="Times New Roman" w:cstheme="minorHAnsi"/>
          <w:color w:val="000000"/>
        </w:rPr>
        <w:t xml:space="preserve">, they both set off, and the damage stacks (up to triple </w:t>
      </w:r>
      <w:r w:rsidR="00D151FC">
        <w:rPr>
          <w:rFonts w:eastAsia="Times New Roman" w:cstheme="minorHAnsi"/>
          <w:color w:val="000000"/>
        </w:rPr>
        <w:t>the highest amount of damage dice</w:t>
      </w:r>
      <w:r w:rsidR="00A25C7F">
        <w:rPr>
          <w:rFonts w:eastAsia="Times New Roman" w:cstheme="minorHAnsi"/>
          <w:color w:val="000000"/>
        </w:rPr>
        <w:t>,</w:t>
      </w:r>
      <w:r w:rsidR="00D151FC">
        <w:rPr>
          <w:rFonts w:eastAsia="Times New Roman" w:cstheme="minorHAnsi"/>
          <w:color w:val="000000"/>
        </w:rPr>
        <w:t xml:space="preserve"> </w:t>
      </w:r>
      <w:r w:rsidRPr="000D5DB5">
        <w:rPr>
          <w:rFonts w:eastAsia="Times New Roman" w:cstheme="minorHAnsi"/>
          <w:color w:val="000000"/>
        </w:rPr>
        <w:t xml:space="preserve">and </w:t>
      </w:r>
      <w:r w:rsidR="00A25C7F">
        <w:rPr>
          <w:rFonts w:eastAsia="Times New Roman" w:cstheme="minorHAnsi"/>
          <w:color w:val="000000"/>
        </w:rPr>
        <w:t xml:space="preserve">tripling the average </w:t>
      </w:r>
      <w:r w:rsidR="00D151FC">
        <w:rPr>
          <w:rFonts w:eastAsia="Times New Roman" w:cstheme="minorHAnsi"/>
          <w:color w:val="000000"/>
        </w:rPr>
        <w:t>area</w:t>
      </w:r>
      <w:r w:rsidR="00A25C7F">
        <w:rPr>
          <w:rFonts w:eastAsia="Times New Roman" w:cstheme="minorHAnsi"/>
          <w:color w:val="000000"/>
        </w:rPr>
        <w:t xml:space="preserve"> of effect</w:t>
      </w:r>
      <w:r w:rsidR="008C7A38">
        <w:rPr>
          <w:rFonts w:eastAsia="Times New Roman" w:cstheme="minorHAnsi"/>
          <w:color w:val="000000"/>
        </w:rPr>
        <w:t>, to no limit in area</w:t>
      </w:r>
      <w:r w:rsidRPr="000D5DB5">
        <w:rPr>
          <w:rFonts w:eastAsia="Times New Roman" w:cstheme="minorHAnsi"/>
          <w:color w:val="000000"/>
        </w:rPr>
        <w:t xml:space="preserve">). </w:t>
      </w:r>
    </w:p>
    <w:p w14:paraId="6C247856" w14:textId="77777777" w:rsidR="00CB022B" w:rsidRDefault="00CB022B" w:rsidP="00CB022B">
      <w:pPr>
        <w:contextualSpacing/>
        <w:rPr>
          <w:rFonts w:eastAsia="Times New Roman" w:cstheme="minorHAnsi"/>
          <w:color w:val="000000"/>
        </w:rPr>
      </w:pPr>
      <w:r>
        <w:rPr>
          <w:rFonts w:eastAsia="Times New Roman" w:cstheme="minorHAnsi"/>
          <w:color w:val="000000"/>
        </w:rPr>
        <w:t>Explosives deal dice in damage depending on their base Engineering Point investment (based on rarity), see the Item Creation Complexity and Cost Table.</w:t>
      </w:r>
    </w:p>
    <w:p w14:paraId="4E295B13" w14:textId="77777777" w:rsidR="006B51F1" w:rsidRDefault="003A70DB" w:rsidP="009746D0">
      <w:pPr>
        <w:contextualSpacing/>
        <w:rPr>
          <w:rFonts w:eastAsia="Times New Roman" w:cstheme="minorHAnsi"/>
          <w:color w:val="000000"/>
        </w:rPr>
      </w:pPr>
      <w:r>
        <w:rPr>
          <w:rFonts w:eastAsia="Times New Roman" w:cstheme="minorHAnsi"/>
          <w:color w:val="000000"/>
        </w:rPr>
        <w:t xml:space="preserve">If you do not suffer disadvantage to range attacks from long distance, you do not suffer penalty for throwing bombs and rockets (such as by the sharpshooter feat, or by </w:t>
      </w:r>
      <w:r w:rsidR="00FE27A4">
        <w:rPr>
          <w:rFonts w:eastAsia="Times New Roman" w:cstheme="minorHAnsi"/>
          <w:color w:val="000000"/>
        </w:rPr>
        <w:t xml:space="preserve">negating disadvantage </w:t>
      </w:r>
      <w:r>
        <w:rPr>
          <w:rFonts w:eastAsia="Times New Roman" w:cstheme="minorHAnsi"/>
          <w:color w:val="000000"/>
        </w:rPr>
        <w:t>to attack</w:t>
      </w:r>
      <w:r w:rsidR="00FE27A4">
        <w:rPr>
          <w:rFonts w:eastAsia="Times New Roman" w:cstheme="minorHAnsi"/>
          <w:color w:val="000000"/>
        </w:rPr>
        <w:t xml:space="preserve"> by having advantage or another feature</w:t>
      </w:r>
      <w:r>
        <w:rPr>
          <w:rFonts w:eastAsia="Times New Roman" w:cstheme="minorHAnsi"/>
          <w:color w:val="000000"/>
        </w:rPr>
        <w:t xml:space="preserve">). </w:t>
      </w:r>
    </w:p>
    <w:p w14:paraId="2397CE08" w14:textId="77777777" w:rsidR="00CB022B" w:rsidRDefault="00CB022B" w:rsidP="00CB022B">
      <w:pPr>
        <w:contextualSpacing/>
        <w:rPr>
          <w:rFonts w:eastAsia="Times New Roman" w:cstheme="minorHAnsi"/>
          <w:color w:val="000000"/>
        </w:rPr>
      </w:pPr>
    </w:p>
    <w:p w14:paraId="11C7D27D" w14:textId="77777777" w:rsidR="0072466E" w:rsidRDefault="00FB4F1F" w:rsidP="00216993">
      <w:pPr>
        <w:contextualSpacing/>
        <w:rPr>
          <w:rFonts w:eastAsia="Times New Roman" w:cstheme="minorHAnsi"/>
        </w:rPr>
      </w:pPr>
      <w:r>
        <w:rPr>
          <w:rFonts w:eastAsia="Times New Roman" w:cstheme="minorHAnsi"/>
          <w:i/>
          <w:iCs/>
        </w:rPr>
        <w:lastRenderedPageBreak/>
        <w:t>Explosives and Ammunition</w:t>
      </w:r>
      <w:r w:rsidR="00927C96">
        <w:rPr>
          <w:rFonts w:eastAsia="Times New Roman" w:cstheme="minorHAnsi"/>
          <w:i/>
          <w:iCs/>
        </w:rPr>
        <w:t xml:space="preserve">. </w:t>
      </w:r>
      <w:r w:rsidR="0072466E">
        <w:rPr>
          <w:rFonts w:eastAsia="Times New Roman" w:cstheme="minorHAnsi"/>
        </w:rPr>
        <w:t xml:space="preserve">Ammunition such as arrows, crossbow bolts, or even bullets can be modified for explosives. This can represent anything from </w:t>
      </w:r>
      <w:r w:rsidR="00A25C7F">
        <w:rPr>
          <w:rFonts w:eastAsia="Times New Roman" w:cstheme="minorHAnsi"/>
        </w:rPr>
        <w:t xml:space="preserve">firearm </w:t>
      </w:r>
      <w:r w:rsidR="0072466E">
        <w:rPr>
          <w:rFonts w:eastAsia="Times New Roman" w:cstheme="minorHAnsi"/>
        </w:rPr>
        <w:t xml:space="preserve">explosive shells to a primitive attempt to tie a rocket to an arrow with a </w:t>
      </w:r>
      <w:r w:rsidR="009603CB">
        <w:rPr>
          <w:rFonts w:eastAsia="Times New Roman" w:cstheme="minorHAnsi"/>
        </w:rPr>
        <w:t xml:space="preserve">loose bit of </w:t>
      </w:r>
      <w:r w:rsidR="0072466E">
        <w:rPr>
          <w:rFonts w:eastAsia="Times New Roman" w:cstheme="minorHAnsi"/>
        </w:rPr>
        <w:t xml:space="preserve">string. </w:t>
      </w:r>
      <w:r w:rsidR="00A25C7F">
        <w:rPr>
          <w:rFonts w:eastAsia="Times New Roman" w:cstheme="minorHAnsi"/>
        </w:rPr>
        <w:t xml:space="preserve">When using ammunition explosives, your ranged attack roll is resolved </w:t>
      </w:r>
      <w:r>
        <w:rPr>
          <w:rFonts w:eastAsia="Times New Roman" w:cstheme="minorHAnsi"/>
        </w:rPr>
        <w:t xml:space="preserve">with </w:t>
      </w:r>
      <w:r w:rsidR="00A25C7F">
        <w:rPr>
          <w:rFonts w:eastAsia="Times New Roman" w:cstheme="minorHAnsi"/>
        </w:rPr>
        <w:t xml:space="preserve">disadvantage on the attack due to the ammunition’s weight. If you treat this as a strike effect and </w:t>
      </w:r>
      <w:r>
        <w:rPr>
          <w:rFonts w:eastAsia="Times New Roman" w:cstheme="minorHAnsi"/>
        </w:rPr>
        <w:t xml:space="preserve">spend </w:t>
      </w:r>
      <w:r w:rsidR="00A25C7F">
        <w:rPr>
          <w:rFonts w:eastAsia="Times New Roman" w:cstheme="minorHAnsi"/>
        </w:rPr>
        <w:t>a bonus action, you</w:t>
      </w:r>
      <w:r w:rsidR="009603CB">
        <w:rPr>
          <w:rFonts w:eastAsia="Times New Roman" w:cstheme="minorHAnsi"/>
        </w:rPr>
        <w:t xml:space="preserve"> can ignore the disadvantage on attacks. </w:t>
      </w:r>
    </w:p>
    <w:p w14:paraId="39E2C71F" w14:textId="77777777" w:rsidR="0072466E" w:rsidRDefault="0072466E">
      <w:pPr>
        <w:contextualSpacing/>
        <w:rPr>
          <w:rFonts w:eastAsia="Times New Roman" w:cstheme="minorHAnsi"/>
        </w:rPr>
      </w:pPr>
      <w:r>
        <w:rPr>
          <w:rFonts w:eastAsia="Times New Roman" w:cstheme="minorHAnsi"/>
        </w:rPr>
        <w:t>If the attack with the ammunition effect is a direct attack (attack roll), the explosion takes place on the target’s space</w:t>
      </w:r>
      <w:r w:rsidR="00A94381">
        <w:rPr>
          <w:rFonts w:eastAsia="Times New Roman" w:cstheme="minorHAnsi"/>
        </w:rPr>
        <w:t xml:space="preserve"> (follow</w:t>
      </w:r>
      <w:r w:rsidR="008C7A38">
        <w:rPr>
          <w:rFonts w:eastAsia="Times New Roman" w:cstheme="minorHAnsi"/>
        </w:rPr>
        <w:t xml:space="preserve"> the rules for fuses if they apply)</w:t>
      </w:r>
      <w:r>
        <w:rPr>
          <w:rFonts w:eastAsia="Times New Roman" w:cstheme="minorHAnsi"/>
        </w:rPr>
        <w:t xml:space="preserve">. If the attack has a saving throw, the </w:t>
      </w:r>
      <w:r w:rsidR="00A94381">
        <w:rPr>
          <w:rFonts w:eastAsia="Times New Roman" w:cstheme="minorHAnsi"/>
        </w:rPr>
        <w:t>primary target is not entitled a saving throw against the explosion radius (unlike the creatures in its area of effect)</w:t>
      </w:r>
      <w:r>
        <w:rPr>
          <w:rFonts w:eastAsia="Times New Roman" w:cstheme="minorHAnsi"/>
        </w:rPr>
        <w:t xml:space="preserve">. </w:t>
      </w:r>
    </w:p>
    <w:p w14:paraId="4BFDD590" w14:textId="77777777" w:rsidR="00BB0DA7" w:rsidRDefault="00BB0DA7" w:rsidP="00BB0DA7">
      <w:pPr>
        <w:contextualSpacing/>
        <w:rPr>
          <w:rFonts w:eastAsia="Times New Roman" w:cstheme="minorHAnsi"/>
        </w:rPr>
      </w:pPr>
      <w:r>
        <w:rPr>
          <w:rFonts w:eastAsia="Times New Roman" w:cstheme="minorHAnsi"/>
        </w:rPr>
        <w:t xml:space="preserve">A piece of ammunition that has an explosive is treated as </w:t>
      </w:r>
      <w:r w:rsidR="006B51F1">
        <w:rPr>
          <w:rFonts w:eastAsia="Times New Roman" w:cstheme="minorHAnsi"/>
        </w:rPr>
        <w:t>infused</w:t>
      </w:r>
      <w:r>
        <w:rPr>
          <w:rFonts w:eastAsia="Times New Roman" w:cstheme="minorHAnsi"/>
        </w:rPr>
        <w:t xml:space="preserve"> ammunition (see infused ammunition in Chapter 5)</w:t>
      </w:r>
      <w:r w:rsidR="00A94381">
        <w:rPr>
          <w:rFonts w:eastAsia="Times New Roman" w:cstheme="minorHAnsi"/>
        </w:rPr>
        <w:t>, and cannot be infused</w:t>
      </w:r>
      <w:r>
        <w:rPr>
          <w:rFonts w:eastAsia="Times New Roman" w:cstheme="minorHAnsi"/>
        </w:rPr>
        <w:t xml:space="preserve">. </w:t>
      </w:r>
    </w:p>
    <w:p w14:paraId="63F6E554" w14:textId="77777777" w:rsidR="00B95C1B" w:rsidRPr="0072466E" w:rsidRDefault="00B95C1B" w:rsidP="00B95C1B">
      <w:pPr>
        <w:contextualSpacing/>
        <w:rPr>
          <w:rFonts w:eastAsia="Times New Roman" w:cstheme="minorHAnsi"/>
        </w:rPr>
      </w:pPr>
      <w:r>
        <w:rPr>
          <w:rFonts w:eastAsia="Times New Roman" w:cstheme="minorHAnsi"/>
        </w:rPr>
        <w:t xml:space="preserve">If an ammunition explosive misses, draw a line from yourself to the target. If the line stops at a creature that is one size category larger than the target (minimum Large) or cover (such as a wall or tree), the attack is resolved as if it hit. If the target is a creature, compare the attack roll versus the creature’s AC, otherwise it continues until it reaches the end of the maximum range of the weapon, and explodes at that point. </w:t>
      </w:r>
    </w:p>
    <w:p w14:paraId="11C8B690" w14:textId="77777777" w:rsidR="0072466E" w:rsidRPr="0072466E" w:rsidRDefault="0072466E" w:rsidP="00C5720B">
      <w:pPr>
        <w:contextualSpacing/>
        <w:rPr>
          <w:rFonts w:eastAsia="Times New Roman" w:cstheme="minorHAnsi"/>
        </w:rPr>
      </w:pPr>
    </w:p>
    <w:p w14:paraId="5C106D21" w14:textId="77777777" w:rsidR="00C5720B" w:rsidRDefault="00C5720B" w:rsidP="00216993">
      <w:pPr>
        <w:contextualSpacing/>
        <w:rPr>
          <w:rFonts w:eastAsia="Times New Roman" w:cs="Times New Roman"/>
          <w:color w:val="000000"/>
        </w:rPr>
      </w:pPr>
      <w:r w:rsidRPr="00C5720B">
        <w:rPr>
          <w:rFonts w:eastAsia="Times New Roman" w:cstheme="minorHAnsi"/>
          <w:i/>
          <w:iCs/>
        </w:rPr>
        <w:t>Plant</w:t>
      </w:r>
      <w:r w:rsidRPr="00C5720B">
        <w:rPr>
          <w:rFonts w:eastAsia="Times New Roman" w:cstheme="minorHAnsi"/>
          <w:i/>
          <w:iCs/>
          <w:sz w:val="24"/>
          <w:szCs w:val="24"/>
        </w:rPr>
        <w:t xml:space="preserve"> </w:t>
      </w:r>
      <w:r w:rsidRPr="00C5720B">
        <w:rPr>
          <w:rFonts w:eastAsia="Times New Roman" w:cstheme="minorHAnsi"/>
          <w:i/>
          <w:iCs/>
        </w:rPr>
        <w:t>Explosives</w:t>
      </w:r>
      <w:r w:rsidR="00927C96">
        <w:rPr>
          <w:rFonts w:eastAsia="Times New Roman" w:cs="Times New Roman"/>
          <w:color w:val="000000"/>
        </w:rPr>
        <w:t xml:space="preserve">. </w:t>
      </w:r>
      <w:r>
        <w:rPr>
          <w:rFonts w:eastAsia="Times New Roman" w:cs="Times New Roman"/>
          <w:color w:val="000000"/>
        </w:rPr>
        <w:t xml:space="preserve">Besides thrown, set, or launched, an explosive </w:t>
      </w:r>
      <w:r w:rsidRPr="000D5DB5">
        <w:rPr>
          <w:rFonts w:eastAsia="Times New Roman" w:cs="Times New Roman"/>
          <w:color w:val="000000"/>
        </w:rPr>
        <w:t xml:space="preserve">can be planted on targets with </w:t>
      </w:r>
      <w:r>
        <w:rPr>
          <w:rFonts w:eastAsia="Times New Roman" w:cs="Times New Roman"/>
          <w:color w:val="000000"/>
        </w:rPr>
        <w:t>an Agility (</w:t>
      </w:r>
      <w:r w:rsidRPr="000D5DB5">
        <w:rPr>
          <w:rFonts w:eastAsia="Times New Roman" w:cs="Times New Roman"/>
          <w:color w:val="000000"/>
        </w:rPr>
        <w:t>Sleight of Hand</w:t>
      </w:r>
      <w:r>
        <w:rPr>
          <w:rFonts w:eastAsia="Times New Roman" w:cs="Times New Roman"/>
          <w:color w:val="000000"/>
        </w:rPr>
        <w:t>) check</w:t>
      </w:r>
      <w:r w:rsidRPr="000D5DB5">
        <w:rPr>
          <w:rFonts w:eastAsia="Times New Roman" w:cs="Times New Roman"/>
          <w:color w:val="000000"/>
        </w:rPr>
        <w:t xml:space="preserve"> </w:t>
      </w:r>
      <w:r w:rsidR="002E3B9E">
        <w:rPr>
          <w:rFonts w:eastAsia="Times New Roman" w:cs="Times New Roman"/>
          <w:color w:val="000000"/>
        </w:rPr>
        <w:t>contested</w:t>
      </w:r>
      <w:r w:rsidRPr="000D5DB5">
        <w:rPr>
          <w:rFonts w:eastAsia="Times New Roman" w:cs="Times New Roman"/>
          <w:color w:val="000000"/>
        </w:rPr>
        <w:t xml:space="preserve"> to </w:t>
      </w:r>
      <w:r>
        <w:rPr>
          <w:rFonts w:eastAsia="Times New Roman" w:cs="Times New Roman"/>
          <w:color w:val="000000"/>
        </w:rPr>
        <w:t>Spirit (</w:t>
      </w:r>
      <w:r w:rsidRPr="000D5DB5">
        <w:rPr>
          <w:rFonts w:eastAsia="Times New Roman" w:cs="Times New Roman"/>
          <w:color w:val="000000"/>
        </w:rPr>
        <w:t>Perception)</w:t>
      </w:r>
      <w:r>
        <w:rPr>
          <w:rFonts w:eastAsia="Times New Roman" w:cs="Times New Roman"/>
          <w:color w:val="000000"/>
        </w:rPr>
        <w:t>. Th</w:t>
      </w:r>
      <w:r w:rsidR="00C80B02">
        <w:rPr>
          <w:rFonts w:eastAsia="Times New Roman" w:cs="Times New Roman"/>
          <w:color w:val="000000"/>
        </w:rPr>
        <w:t>e Sleight of Hand</w:t>
      </w:r>
      <w:r>
        <w:rPr>
          <w:rFonts w:eastAsia="Times New Roman" w:cs="Times New Roman"/>
          <w:color w:val="000000"/>
        </w:rPr>
        <w:t xml:space="preserve"> check is made with disadvantage if the fuse is instantaneous. </w:t>
      </w:r>
    </w:p>
    <w:p w14:paraId="7D377B61" w14:textId="77777777" w:rsidR="00C5720B" w:rsidRDefault="00C5720B" w:rsidP="00C5720B">
      <w:pPr>
        <w:contextualSpacing/>
        <w:rPr>
          <w:rFonts w:eastAsia="Times New Roman" w:cs="Times New Roman"/>
          <w:color w:val="000000"/>
        </w:rPr>
      </w:pPr>
      <w:r>
        <w:rPr>
          <w:rFonts w:eastAsia="Times New Roman" w:cs="Times New Roman"/>
          <w:color w:val="000000"/>
        </w:rPr>
        <w:t xml:space="preserve">If the planting goes unnoticed, the target suffers </w:t>
      </w:r>
      <w:r w:rsidRPr="000D5DB5">
        <w:rPr>
          <w:rFonts w:eastAsia="Times New Roman" w:cs="Times New Roman"/>
          <w:color w:val="000000"/>
        </w:rPr>
        <w:t xml:space="preserve">disadvantage to </w:t>
      </w:r>
      <w:r>
        <w:rPr>
          <w:rFonts w:eastAsia="Times New Roman" w:cs="Times New Roman"/>
          <w:color w:val="000000"/>
        </w:rPr>
        <w:t xml:space="preserve">their </w:t>
      </w:r>
      <w:r w:rsidRPr="000D5DB5">
        <w:rPr>
          <w:rFonts w:eastAsia="Times New Roman" w:cs="Times New Roman"/>
          <w:color w:val="000000"/>
        </w:rPr>
        <w:t>saving throw</w:t>
      </w:r>
      <w:r>
        <w:rPr>
          <w:rFonts w:eastAsia="Times New Roman" w:cs="Times New Roman"/>
          <w:color w:val="000000"/>
        </w:rPr>
        <w:t xml:space="preserve"> against the explosive</w:t>
      </w:r>
      <w:r w:rsidR="00D81696">
        <w:rPr>
          <w:rFonts w:eastAsia="Times New Roman" w:cs="Times New Roman"/>
          <w:color w:val="000000"/>
        </w:rPr>
        <w:t xml:space="preserve"> when it detonates</w:t>
      </w:r>
      <w:r w:rsidRPr="000D5DB5">
        <w:rPr>
          <w:rFonts w:eastAsia="Times New Roman" w:cs="Times New Roman"/>
          <w:color w:val="000000"/>
        </w:rPr>
        <w:t xml:space="preserve">. </w:t>
      </w:r>
    </w:p>
    <w:p w14:paraId="548523C2" w14:textId="77777777" w:rsidR="006C20B8" w:rsidRDefault="006C20B8" w:rsidP="00C5720B">
      <w:pPr>
        <w:contextualSpacing/>
        <w:rPr>
          <w:rFonts w:eastAsia="Times New Roman" w:cs="Times New Roman"/>
          <w:color w:val="000000"/>
        </w:rPr>
      </w:pPr>
    </w:p>
    <w:p w14:paraId="12B9BC7F" w14:textId="77777777" w:rsidR="006C20B8" w:rsidRDefault="00927C96" w:rsidP="00216993">
      <w:pPr>
        <w:contextualSpacing/>
        <w:rPr>
          <w:rFonts w:eastAsia="Times New Roman" w:cs="Times New Roman"/>
          <w:color w:val="000000"/>
        </w:rPr>
      </w:pPr>
      <w:r>
        <w:rPr>
          <w:rFonts w:eastAsia="Times New Roman" w:cs="Times New Roman"/>
          <w:i/>
          <w:iCs/>
          <w:color w:val="000000"/>
        </w:rPr>
        <w:t>Explosives Size</w:t>
      </w:r>
      <w:r>
        <w:rPr>
          <w:rFonts w:eastAsia="Times New Roman" w:cs="Times New Roman"/>
          <w:color w:val="000000"/>
        </w:rPr>
        <w:t xml:space="preserve">. </w:t>
      </w:r>
      <w:r w:rsidR="006C20B8">
        <w:rPr>
          <w:rFonts w:eastAsia="Times New Roman" w:cs="Times New Roman"/>
          <w:color w:val="000000"/>
        </w:rPr>
        <w:t>Explosives can be increased in size (to become equivalent to creature-sized). Assume normal explosives are Tiny-sized, and calculate each step to increase the damage dice as follows.</w:t>
      </w:r>
    </w:p>
    <w:p w14:paraId="7A8100A4" w14:textId="77777777" w:rsidR="006C20B8" w:rsidRDefault="006C20B8" w:rsidP="006C20B8">
      <w:pPr>
        <w:contextualSpacing/>
        <w:rPr>
          <w:rFonts w:eastAsia="Times New Roman" w:cs="Times New Roman"/>
          <w:color w:val="000000"/>
        </w:rPr>
      </w:pPr>
    </w:p>
    <w:p w14:paraId="42028FBC" w14:textId="77777777" w:rsidR="00FB4F1F" w:rsidRPr="00E95E1F" w:rsidRDefault="00FB4F1F" w:rsidP="00FB4F1F">
      <w:pPr>
        <w:contextualSpacing/>
        <w:rPr>
          <w:rFonts w:eastAsia="Times New Roman" w:cs="Times New Roman"/>
          <w:b/>
          <w:bCs/>
          <w:color w:val="000000"/>
        </w:rPr>
      </w:pPr>
      <w:r w:rsidRPr="00E95E1F">
        <w:rPr>
          <w:rFonts w:eastAsia="Times New Roman" w:cs="Times New Roman"/>
          <w:b/>
          <w:bCs/>
          <w:color w:val="000000"/>
        </w:rPr>
        <w:t>Dice Progression</w:t>
      </w:r>
    </w:p>
    <w:p w14:paraId="7750F862" w14:textId="77777777" w:rsidR="00FB4F1F" w:rsidRDefault="00FB4F1F" w:rsidP="00FB4F1F">
      <w:pPr>
        <w:contextualSpacing/>
        <w:rPr>
          <w:ins w:id="3931" w:author="Admin" w:date="2021-06-26T18:44:00Z"/>
          <w:rFonts w:eastAsia="Times New Roman" w:cs="Times New Roman"/>
          <w:color w:val="000000"/>
        </w:rPr>
      </w:pPr>
      <w:r>
        <w:rPr>
          <w:rFonts w:eastAsia="Times New Roman" w:cs="Times New Roman"/>
          <w:color w:val="000000"/>
        </w:rPr>
        <w:t>d6</w:t>
      </w:r>
      <w:r>
        <w:rPr>
          <w:rFonts w:eastAsia="Times New Roman" w:cs="Times New Roman"/>
          <w:color w:val="000000"/>
        </w:rPr>
        <w:tab/>
      </w:r>
      <w:ins w:id="3932" w:author="Admin" w:date="2021-06-26T18:44:00Z">
        <w:r w:rsidR="00F40970">
          <w:rPr>
            <w:rFonts w:eastAsia="Times New Roman" w:cs="Times New Roman"/>
            <w:color w:val="000000"/>
          </w:rPr>
          <w:tab/>
        </w:r>
      </w:ins>
      <w:r>
        <w:rPr>
          <w:rFonts w:eastAsia="Times New Roman" w:cs="Times New Roman"/>
          <w:color w:val="000000"/>
        </w:rPr>
        <w:t>d8</w:t>
      </w:r>
      <w:r>
        <w:rPr>
          <w:rFonts w:eastAsia="Times New Roman" w:cs="Times New Roman"/>
          <w:color w:val="000000"/>
        </w:rPr>
        <w:tab/>
        <w:t>d10</w:t>
      </w:r>
      <w:r>
        <w:rPr>
          <w:rFonts w:eastAsia="Times New Roman" w:cs="Times New Roman"/>
          <w:color w:val="000000"/>
        </w:rPr>
        <w:tab/>
        <w:t>2d6</w:t>
      </w:r>
      <w:r>
        <w:rPr>
          <w:rFonts w:eastAsia="Times New Roman" w:cs="Times New Roman"/>
          <w:color w:val="000000"/>
        </w:rPr>
        <w:tab/>
      </w:r>
      <w:ins w:id="3933" w:author="Admin" w:date="2021-06-26T18:45:00Z">
        <w:r w:rsidR="00F40970">
          <w:rPr>
            <w:rFonts w:eastAsia="Times New Roman" w:cs="Times New Roman"/>
            <w:color w:val="000000"/>
          </w:rPr>
          <w:tab/>
        </w:r>
      </w:ins>
      <w:r>
        <w:rPr>
          <w:rFonts w:eastAsia="Times New Roman" w:cs="Times New Roman"/>
          <w:color w:val="000000"/>
        </w:rPr>
        <w:t>3d6</w:t>
      </w:r>
      <w:r>
        <w:rPr>
          <w:rFonts w:eastAsia="Times New Roman" w:cs="Times New Roman"/>
          <w:color w:val="000000"/>
        </w:rPr>
        <w:tab/>
        <w:t>4d6 (and so on)</w:t>
      </w:r>
    </w:p>
    <w:p w14:paraId="7855C6AD" w14:textId="77777777" w:rsidR="00F40970" w:rsidRDefault="00F40970" w:rsidP="00FB4F1F">
      <w:pPr>
        <w:contextualSpacing/>
        <w:rPr>
          <w:rFonts w:eastAsia="Times New Roman" w:cs="Times New Roman"/>
          <w:color w:val="000000"/>
        </w:rPr>
      </w:pPr>
      <w:ins w:id="3934" w:author="Admin" w:date="2021-06-26T18:44:00Z">
        <w:r>
          <w:rPr>
            <w:rFonts w:eastAsia="Times New Roman" w:cs="Times New Roman"/>
            <w:color w:val="000000"/>
          </w:rPr>
          <w:t>Medium</w:t>
        </w:r>
        <w:r>
          <w:rPr>
            <w:rFonts w:eastAsia="Times New Roman" w:cs="Times New Roman"/>
            <w:color w:val="000000"/>
          </w:rPr>
          <w:tab/>
          <w:t>Large</w:t>
        </w:r>
        <w:r>
          <w:rPr>
            <w:rFonts w:eastAsia="Times New Roman" w:cs="Times New Roman"/>
            <w:color w:val="000000"/>
          </w:rPr>
          <w:tab/>
          <w:t>Huge</w:t>
        </w:r>
        <w:r>
          <w:rPr>
            <w:rFonts w:eastAsia="Times New Roman" w:cs="Times New Roman"/>
            <w:color w:val="000000"/>
          </w:rPr>
          <w:tab/>
        </w:r>
      </w:ins>
      <w:ins w:id="3935" w:author="Admin" w:date="2021-06-26T18:45:00Z">
        <w:r>
          <w:rPr>
            <w:rFonts w:eastAsia="Times New Roman" w:cs="Times New Roman"/>
            <w:color w:val="000000"/>
          </w:rPr>
          <w:t xml:space="preserve">Gargantuan </w:t>
        </w:r>
        <w:r>
          <w:rPr>
            <w:rFonts w:eastAsia="Times New Roman" w:cs="Times New Roman"/>
            <w:color w:val="000000"/>
          </w:rPr>
          <w:tab/>
          <w:t>-</w:t>
        </w:r>
        <w:r>
          <w:rPr>
            <w:rFonts w:eastAsia="Times New Roman" w:cs="Times New Roman"/>
            <w:color w:val="000000"/>
          </w:rPr>
          <w:tab/>
          <w:t>-</w:t>
        </w:r>
      </w:ins>
    </w:p>
    <w:p w14:paraId="0DB3DD73" w14:textId="77777777" w:rsidR="00FB4F1F" w:rsidRDefault="00FB4F1F" w:rsidP="006C20B8">
      <w:pPr>
        <w:contextualSpacing/>
        <w:rPr>
          <w:rFonts w:eastAsia="Times New Roman" w:cs="Times New Roman"/>
          <w:color w:val="000000"/>
        </w:rPr>
      </w:pPr>
    </w:p>
    <w:p w14:paraId="48434F55" w14:textId="77777777" w:rsidR="006C20B8" w:rsidRDefault="00FB4F1F">
      <w:pPr>
        <w:contextualSpacing/>
        <w:rPr>
          <w:rFonts w:eastAsia="Times New Roman" w:cs="Times New Roman"/>
          <w:color w:val="000000"/>
        </w:rPr>
      </w:pPr>
      <w:r>
        <w:rPr>
          <w:rFonts w:eastAsia="Times New Roman" w:cs="Times New Roman"/>
          <w:color w:val="000000"/>
        </w:rPr>
        <w:t xml:space="preserve">Tiny explosives </w:t>
      </w:r>
      <w:r w:rsidRPr="00FB4F1F">
        <w:rPr>
          <w:rFonts w:eastAsia="Times New Roman" w:cs="Times New Roman"/>
          <w:color w:val="000000"/>
        </w:rPr>
        <w:t xml:space="preserve">include </w:t>
      </w:r>
      <w:r>
        <w:rPr>
          <w:rFonts w:eastAsia="Times New Roman" w:cs="Times New Roman"/>
          <w:color w:val="000000"/>
        </w:rPr>
        <w:t>h</w:t>
      </w:r>
      <w:r w:rsidR="006C20B8" w:rsidRPr="00FB4F1F">
        <w:rPr>
          <w:rFonts w:eastAsia="Times New Roman" w:cs="Times New Roman"/>
          <w:color w:val="000000"/>
        </w:rPr>
        <w:t>a</w:t>
      </w:r>
      <w:r w:rsidR="006C20B8">
        <w:rPr>
          <w:rFonts w:eastAsia="Times New Roman" w:cs="Times New Roman"/>
          <w:color w:val="000000"/>
        </w:rPr>
        <w:t>nd grenade</w:t>
      </w:r>
      <w:r>
        <w:rPr>
          <w:rFonts w:eastAsia="Times New Roman" w:cs="Times New Roman"/>
          <w:color w:val="000000"/>
        </w:rPr>
        <w:t>s</w:t>
      </w:r>
      <w:r w:rsidR="006C20B8">
        <w:rPr>
          <w:rFonts w:eastAsia="Times New Roman" w:cs="Times New Roman"/>
          <w:color w:val="000000"/>
        </w:rPr>
        <w:t>, rocket</w:t>
      </w:r>
      <w:r>
        <w:rPr>
          <w:rFonts w:eastAsia="Times New Roman" w:cs="Times New Roman"/>
          <w:color w:val="000000"/>
        </w:rPr>
        <w:t>s</w:t>
      </w:r>
      <w:r w:rsidR="006C20B8">
        <w:rPr>
          <w:rFonts w:eastAsia="Times New Roman" w:cs="Times New Roman"/>
          <w:color w:val="000000"/>
        </w:rPr>
        <w:t xml:space="preserve">, </w:t>
      </w:r>
      <w:r>
        <w:rPr>
          <w:rFonts w:eastAsia="Times New Roman" w:cs="Times New Roman"/>
          <w:color w:val="000000"/>
        </w:rPr>
        <w:t xml:space="preserve">or normal </w:t>
      </w:r>
      <w:r w:rsidR="006C20B8">
        <w:rPr>
          <w:rFonts w:eastAsia="Times New Roman" w:cs="Times New Roman"/>
          <w:color w:val="000000"/>
        </w:rPr>
        <w:t>mine</w:t>
      </w:r>
      <w:r>
        <w:rPr>
          <w:rFonts w:eastAsia="Times New Roman" w:cs="Times New Roman"/>
          <w:color w:val="000000"/>
        </w:rPr>
        <w:t xml:space="preserve">s. Small explosives include </w:t>
      </w:r>
      <w:r w:rsidR="006C20B8">
        <w:rPr>
          <w:rFonts w:eastAsia="Times New Roman" w:cs="Times New Roman"/>
          <w:color w:val="000000"/>
        </w:rPr>
        <w:t>rocket stand</w:t>
      </w:r>
      <w:r>
        <w:rPr>
          <w:rFonts w:eastAsia="Times New Roman" w:cs="Times New Roman"/>
          <w:color w:val="000000"/>
        </w:rPr>
        <w:t>s</w:t>
      </w:r>
      <w:r w:rsidR="006C20B8">
        <w:rPr>
          <w:rFonts w:eastAsia="Times New Roman" w:cs="Times New Roman"/>
          <w:color w:val="000000"/>
        </w:rPr>
        <w:t>, large mine</w:t>
      </w:r>
      <w:r>
        <w:rPr>
          <w:rFonts w:eastAsia="Times New Roman" w:cs="Times New Roman"/>
          <w:color w:val="000000"/>
        </w:rPr>
        <w:t>s. Medium explosives include explosive totems</w:t>
      </w:r>
      <w:r w:rsidR="00A374E1">
        <w:rPr>
          <w:rFonts w:eastAsia="Times New Roman" w:cs="Times New Roman"/>
          <w:color w:val="000000"/>
        </w:rPr>
        <w:t xml:space="preserve">, </w:t>
      </w:r>
      <w:r>
        <w:rPr>
          <w:rFonts w:eastAsia="Times New Roman" w:cs="Times New Roman"/>
          <w:color w:val="000000"/>
        </w:rPr>
        <w:t xml:space="preserve">a </w:t>
      </w:r>
      <w:r w:rsidR="00A94381">
        <w:rPr>
          <w:rFonts w:eastAsia="Times New Roman" w:cs="Times New Roman"/>
          <w:color w:val="000000"/>
        </w:rPr>
        <w:t xml:space="preserve">mounted </w:t>
      </w:r>
      <w:r w:rsidR="00A374E1">
        <w:rPr>
          <w:rFonts w:eastAsia="Times New Roman" w:cs="Times New Roman"/>
          <w:color w:val="000000"/>
        </w:rPr>
        <w:t xml:space="preserve">rocket, or an anti-vehicle mine. </w:t>
      </w:r>
    </w:p>
    <w:p w14:paraId="59473F74" w14:textId="77777777" w:rsidR="00A374E1" w:rsidRDefault="00A374E1" w:rsidP="002000E4">
      <w:pPr>
        <w:contextualSpacing/>
        <w:rPr>
          <w:rFonts w:eastAsia="Times New Roman" w:cs="Times New Roman"/>
          <w:color w:val="000000"/>
        </w:rPr>
      </w:pPr>
    </w:p>
    <w:p w14:paraId="1D5A1B3C" w14:textId="77777777" w:rsidR="006C20B8" w:rsidRDefault="006C20B8">
      <w:pPr>
        <w:contextualSpacing/>
        <w:rPr>
          <w:rFonts w:eastAsia="Times New Roman" w:cstheme="minorHAnsi"/>
          <w:color w:val="000000"/>
        </w:rPr>
      </w:pPr>
      <w:r>
        <w:rPr>
          <w:rFonts w:eastAsia="Times New Roman" w:cstheme="minorHAnsi"/>
          <w:color w:val="000000"/>
        </w:rPr>
        <w:t xml:space="preserve">If </w:t>
      </w:r>
      <w:r w:rsidR="00A94381">
        <w:rPr>
          <w:rFonts w:eastAsia="Times New Roman" w:cstheme="minorHAnsi"/>
          <w:color w:val="000000"/>
        </w:rPr>
        <w:t>increased in size</w:t>
      </w:r>
      <w:r>
        <w:rPr>
          <w:rFonts w:eastAsia="Times New Roman" w:cstheme="minorHAnsi"/>
          <w:color w:val="000000"/>
        </w:rPr>
        <w:t xml:space="preserve">, all rolls to </w:t>
      </w:r>
      <w:r w:rsidR="00BD71EA">
        <w:rPr>
          <w:rFonts w:eastAsia="Times New Roman" w:cstheme="minorHAnsi"/>
          <w:color w:val="000000"/>
        </w:rPr>
        <w:t xml:space="preserve">use </w:t>
      </w:r>
      <w:r>
        <w:rPr>
          <w:rFonts w:eastAsia="Times New Roman" w:cstheme="minorHAnsi"/>
          <w:color w:val="000000"/>
        </w:rPr>
        <w:t xml:space="preserve">bombs and rockets have disadvantage if the one </w:t>
      </w:r>
      <w:r w:rsidR="00BD71EA">
        <w:rPr>
          <w:rFonts w:eastAsia="Times New Roman" w:cstheme="minorHAnsi"/>
          <w:color w:val="000000"/>
        </w:rPr>
        <w:t xml:space="preserve">using them </w:t>
      </w:r>
      <w:r>
        <w:rPr>
          <w:rFonts w:eastAsia="Times New Roman" w:cstheme="minorHAnsi"/>
          <w:color w:val="000000"/>
        </w:rPr>
        <w:t xml:space="preserve">does not use a </w:t>
      </w:r>
      <w:r w:rsidR="00BD71EA">
        <w:rPr>
          <w:rFonts w:eastAsia="Times New Roman" w:cstheme="minorHAnsi"/>
          <w:color w:val="000000"/>
        </w:rPr>
        <w:t xml:space="preserve">specialized device (such as a rocket </w:t>
      </w:r>
      <w:r>
        <w:rPr>
          <w:rFonts w:eastAsia="Times New Roman" w:cstheme="minorHAnsi"/>
          <w:color w:val="000000"/>
        </w:rPr>
        <w:t>stand</w:t>
      </w:r>
      <w:r w:rsidR="00BD71EA">
        <w:rPr>
          <w:rFonts w:eastAsia="Times New Roman" w:cstheme="minorHAnsi"/>
          <w:color w:val="000000"/>
        </w:rPr>
        <w:t xml:space="preserve">, </w:t>
      </w:r>
      <w:r>
        <w:rPr>
          <w:rFonts w:eastAsia="Times New Roman" w:cstheme="minorHAnsi"/>
          <w:color w:val="000000"/>
        </w:rPr>
        <w:t>mortar</w:t>
      </w:r>
      <w:r w:rsidR="00BD71EA">
        <w:rPr>
          <w:rFonts w:eastAsia="Times New Roman" w:cstheme="minorHAnsi"/>
          <w:color w:val="000000"/>
        </w:rPr>
        <w:t xml:space="preserve">, </w:t>
      </w:r>
      <w:r>
        <w:rPr>
          <w:rFonts w:eastAsia="Times New Roman" w:cstheme="minorHAnsi"/>
          <w:color w:val="000000"/>
        </w:rPr>
        <w:t xml:space="preserve">or mine-launcher). </w:t>
      </w:r>
      <w:r w:rsidR="00A374E1">
        <w:rPr>
          <w:rFonts w:eastAsia="Times New Roman" w:cstheme="minorHAnsi"/>
          <w:color w:val="000000"/>
        </w:rPr>
        <w:t xml:space="preserve">Anything larger than </w:t>
      </w:r>
      <w:r w:rsidR="00BD71EA">
        <w:rPr>
          <w:rFonts w:eastAsia="Times New Roman" w:cstheme="minorHAnsi"/>
          <w:color w:val="000000"/>
        </w:rPr>
        <w:t xml:space="preserve">the first size increase (or Bomb+/Mine+/Rocket+) </w:t>
      </w:r>
      <w:r w:rsidR="00A374E1">
        <w:rPr>
          <w:rFonts w:eastAsia="Times New Roman" w:cstheme="minorHAnsi"/>
          <w:color w:val="000000"/>
        </w:rPr>
        <w:t xml:space="preserve">must be deployed through other means (such as being planted into walls, thrown by catapults, </w:t>
      </w:r>
      <w:r w:rsidR="00A94381">
        <w:rPr>
          <w:rFonts w:eastAsia="Times New Roman" w:cstheme="minorHAnsi"/>
          <w:color w:val="000000"/>
        </w:rPr>
        <w:t xml:space="preserve">used by an equal-sized construct, </w:t>
      </w:r>
      <w:r w:rsidR="00A374E1">
        <w:rPr>
          <w:rFonts w:eastAsia="Times New Roman" w:cstheme="minorHAnsi"/>
          <w:color w:val="000000"/>
        </w:rPr>
        <w:t xml:space="preserve">dropped off zeppelins, or by a dedicated vehicle to serve as a rocket-stand). </w:t>
      </w:r>
    </w:p>
    <w:p w14:paraId="24D39B53" w14:textId="77777777" w:rsidR="002000E4" w:rsidRDefault="002000E4" w:rsidP="00A374E1">
      <w:pPr>
        <w:contextualSpacing/>
        <w:rPr>
          <w:rFonts w:eastAsia="Times New Roman" w:cstheme="minorHAnsi"/>
          <w:color w:val="000000"/>
        </w:rPr>
      </w:pPr>
      <w:r>
        <w:rPr>
          <w:rFonts w:eastAsia="Times New Roman" w:cstheme="minorHAnsi"/>
          <w:color w:val="000000"/>
        </w:rPr>
        <w:t xml:space="preserve">Increasing size also multiplies the </w:t>
      </w:r>
      <w:r w:rsidR="00A374E1">
        <w:rPr>
          <w:rFonts w:eastAsia="Times New Roman" w:cstheme="minorHAnsi"/>
          <w:color w:val="000000"/>
        </w:rPr>
        <w:t xml:space="preserve">final </w:t>
      </w:r>
      <w:r>
        <w:rPr>
          <w:rFonts w:eastAsia="Times New Roman" w:cstheme="minorHAnsi"/>
          <w:color w:val="000000"/>
        </w:rPr>
        <w:t xml:space="preserve">crafting cost </w:t>
      </w:r>
      <w:r w:rsidR="00152EE8">
        <w:rPr>
          <w:rFonts w:eastAsia="Times New Roman" w:cstheme="minorHAnsi"/>
          <w:color w:val="000000"/>
        </w:rPr>
        <w:t xml:space="preserve">and weight </w:t>
      </w:r>
      <w:r>
        <w:rPr>
          <w:rFonts w:eastAsia="Times New Roman" w:cstheme="minorHAnsi"/>
          <w:color w:val="000000"/>
        </w:rPr>
        <w:t>by 2 per size category (</w:t>
      </w:r>
      <w:r w:rsidR="00A374E1">
        <w:rPr>
          <w:rFonts w:eastAsia="Times New Roman" w:cstheme="minorHAnsi"/>
          <w:color w:val="000000"/>
        </w:rPr>
        <w:t xml:space="preserve">x2 if Small, </w:t>
      </w:r>
      <w:r>
        <w:rPr>
          <w:rFonts w:eastAsia="Times New Roman" w:cstheme="minorHAnsi"/>
          <w:color w:val="000000"/>
        </w:rPr>
        <w:t>x3 if Medium</w:t>
      </w:r>
      <w:r w:rsidR="00A374E1">
        <w:rPr>
          <w:rFonts w:eastAsia="Times New Roman" w:cstheme="minorHAnsi"/>
          <w:color w:val="000000"/>
        </w:rPr>
        <w:t>, etc.</w:t>
      </w:r>
      <w:r>
        <w:rPr>
          <w:rFonts w:eastAsia="Times New Roman" w:cstheme="minorHAnsi"/>
          <w:color w:val="000000"/>
        </w:rPr>
        <w:t xml:space="preserve">). </w:t>
      </w:r>
    </w:p>
    <w:p w14:paraId="64FA806A" w14:textId="77777777" w:rsidR="00A374E1" w:rsidRPr="00D921B1" w:rsidRDefault="00A374E1" w:rsidP="00A374E1">
      <w:pPr>
        <w:contextualSpacing/>
        <w:rPr>
          <w:rFonts w:eastAsia="Times New Roman" w:cs="Times New Roman"/>
          <w:color w:val="000000"/>
        </w:rPr>
      </w:pPr>
      <w:r>
        <w:rPr>
          <w:rFonts w:eastAsia="Times New Roman" w:cs="Times New Roman"/>
          <w:color w:val="000000"/>
        </w:rPr>
        <w:t xml:space="preserve">Furthermore, each size category increase also applies the Widened Explosion modification for no cost. </w:t>
      </w:r>
    </w:p>
    <w:p w14:paraId="791D445C" w14:textId="77777777" w:rsidR="006C20B8" w:rsidRPr="000D5DB5" w:rsidRDefault="006C20B8" w:rsidP="00C5720B">
      <w:pPr>
        <w:contextualSpacing/>
        <w:rPr>
          <w:rFonts w:eastAsia="Times New Roman" w:cstheme="minorHAnsi"/>
          <w:color w:val="000000"/>
        </w:rPr>
      </w:pPr>
    </w:p>
    <w:p w14:paraId="72D4862A" w14:textId="77777777" w:rsidR="008D1042" w:rsidRPr="000D5DB5" w:rsidRDefault="00927C96" w:rsidP="007E0A70">
      <w:pPr>
        <w:contextualSpacing/>
        <w:rPr>
          <w:rFonts w:eastAsia="Times New Roman" w:cstheme="minorHAnsi"/>
          <w:color w:val="000000"/>
        </w:rPr>
      </w:pPr>
      <w:r>
        <w:rPr>
          <w:rFonts w:eastAsia="Times New Roman" w:cstheme="minorHAnsi"/>
          <w:i/>
          <w:iCs/>
          <w:color w:val="000000"/>
        </w:rPr>
        <w:t xml:space="preserve">Explosive Fuses. </w:t>
      </w:r>
      <w:r w:rsidR="008D1042" w:rsidRPr="000D5DB5">
        <w:rPr>
          <w:rFonts w:eastAsia="Times New Roman" w:cstheme="minorHAnsi"/>
          <w:color w:val="000000"/>
        </w:rPr>
        <w:t>Depending on the fuse of a</w:t>
      </w:r>
      <w:r w:rsidR="009603CB">
        <w:rPr>
          <w:rFonts w:eastAsia="Times New Roman" w:cstheme="minorHAnsi"/>
          <w:color w:val="000000"/>
        </w:rPr>
        <w:t>n explosive</w:t>
      </w:r>
      <w:r w:rsidR="008D1042" w:rsidRPr="000D5DB5">
        <w:rPr>
          <w:rFonts w:eastAsia="Times New Roman" w:cstheme="minorHAnsi"/>
          <w:color w:val="000000"/>
        </w:rPr>
        <w:t>, they can explode on various times</w:t>
      </w:r>
      <w:r w:rsidR="009603CB">
        <w:rPr>
          <w:rFonts w:eastAsia="Times New Roman" w:cstheme="minorHAnsi"/>
          <w:color w:val="000000"/>
        </w:rPr>
        <w:t xml:space="preserve"> from being triggered (usually at the end of its user’s turn)</w:t>
      </w:r>
      <w:r w:rsidR="008D1042" w:rsidRPr="000D5DB5">
        <w:rPr>
          <w:rFonts w:eastAsia="Times New Roman" w:cstheme="minorHAnsi"/>
          <w:color w:val="000000"/>
        </w:rPr>
        <w:t xml:space="preserve">. </w:t>
      </w:r>
    </w:p>
    <w:p w14:paraId="5E2BE621" w14:textId="77777777" w:rsidR="008D1042" w:rsidRPr="000D5DB5" w:rsidRDefault="008D1042" w:rsidP="003C4628">
      <w:pPr>
        <w:pStyle w:val="ListParagraph"/>
        <w:numPr>
          <w:ilvl w:val="0"/>
          <w:numId w:val="53"/>
        </w:numPr>
        <w:ind w:left="0" w:firstLine="0"/>
        <w:rPr>
          <w:rFonts w:eastAsia="Times New Roman" w:cstheme="minorHAnsi"/>
          <w:color w:val="000000"/>
        </w:rPr>
      </w:pPr>
      <w:r w:rsidRPr="00134BC3">
        <w:rPr>
          <w:rFonts w:eastAsia="Times New Roman" w:cstheme="minorHAnsi"/>
          <w:i/>
          <w:iCs/>
          <w:color w:val="000000"/>
        </w:rPr>
        <w:t>Instantaneous fuse.</w:t>
      </w:r>
      <w:r w:rsidRPr="000D5DB5">
        <w:rPr>
          <w:rFonts w:eastAsia="Times New Roman" w:cstheme="minorHAnsi"/>
          <w:color w:val="000000"/>
        </w:rPr>
        <w:t xml:space="preserve"> The </w:t>
      </w:r>
      <w:r w:rsidR="009603CB">
        <w:rPr>
          <w:rFonts w:eastAsia="Times New Roman" w:cstheme="minorHAnsi"/>
          <w:color w:val="000000"/>
        </w:rPr>
        <w:t>explosive</w:t>
      </w:r>
      <w:r w:rsidRPr="000D5DB5">
        <w:rPr>
          <w:rFonts w:eastAsia="Times New Roman" w:cstheme="minorHAnsi"/>
          <w:color w:val="000000"/>
        </w:rPr>
        <w:t xml:space="preserve"> explodes at the end of its user’s turn</w:t>
      </w:r>
      <w:r w:rsidR="00A374E1">
        <w:rPr>
          <w:rFonts w:eastAsia="Times New Roman" w:cstheme="minorHAnsi"/>
          <w:color w:val="000000"/>
        </w:rPr>
        <w:t>.</w:t>
      </w:r>
    </w:p>
    <w:p w14:paraId="552856FB" w14:textId="77777777" w:rsidR="008D1042" w:rsidRPr="000D5DB5" w:rsidRDefault="008D1042" w:rsidP="003C4628">
      <w:pPr>
        <w:pStyle w:val="ListParagraph"/>
        <w:numPr>
          <w:ilvl w:val="0"/>
          <w:numId w:val="53"/>
        </w:numPr>
        <w:ind w:left="0" w:firstLine="0"/>
        <w:rPr>
          <w:rFonts w:eastAsia="Times New Roman" w:cstheme="minorHAnsi"/>
          <w:color w:val="000000"/>
        </w:rPr>
      </w:pPr>
      <w:r w:rsidRPr="00134BC3">
        <w:rPr>
          <w:rFonts w:eastAsia="Times New Roman" w:cstheme="minorHAnsi"/>
          <w:i/>
          <w:iCs/>
          <w:color w:val="000000"/>
        </w:rPr>
        <w:lastRenderedPageBreak/>
        <w:t>Delayed fuse.</w:t>
      </w:r>
      <w:r w:rsidRPr="000D5DB5">
        <w:rPr>
          <w:rFonts w:eastAsia="Times New Roman" w:cstheme="minorHAnsi"/>
          <w:color w:val="000000"/>
        </w:rPr>
        <w:t xml:space="preserve"> The </w:t>
      </w:r>
      <w:r w:rsidR="009603CB">
        <w:rPr>
          <w:rFonts w:eastAsia="Times New Roman" w:cstheme="minorHAnsi"/>
          <w:color w:val="000000"/>
        </w:rPr>
        <w:t>explosive</w:t>
      </w:r>
      <w:r w:rsidR="009603CB" w:rsidRPr="000D5DB5">
        <w:rPr>
          <w:rFonts w:eastAsia="Times New Roman" w:cstheme="minorHAnsi"/>
          <w:color w:val="000000"/>
        </w:rPr>
        <w:t xml:space="preserve"> </w:t>
      </w:r>
      <w:r w:rsidRPr="000D5DB5">
        <w:rPr>
          <w:rFonts w:eastAsia="Times New Roman" w:cstheme="minorHAnsi"/>
          <w:color w:val="000000"/>
        </w:rPr>
        <w:t xml:space="preserve">explodes after </w:t>
      </w:r>
      <w:r w:rsidR="00755A35">
        <w:rPr>
          <w:rFonts w:eastAsia="Times New Roman" w:cstheme="minorHAnsi"/>
          <w:color w:val="000000"/>
        </w:rPr>
        <w:t>1d4 rounds</w:t>
      </w:r>
      <w:r w:rsidRPr="000D5DB5">
        <w:rPr>
          <w:rFonts w:eastAsia="Times New Roman" w:cstheme="minorHAnsi"/>
          <w:color w:val="000000"/>
        </w:rPr>
        <w:t>, startin</w:t>
      </w:r>
      <w:r w:rsidR="00A374E1">
        <w:rPr>
          <w:rFonts w:eastAsia="Times New Roman" w:cstheme="minorHAnsi"/>
          <w:color w:val="000000"/>
        </w:rPr>
        <w:t>g at the end of the user’s turn.</w:t>
      </w:r>
    </w:p>
    <w:p w14:paraId="079DB09B" w14:textId="77777777" w:rsidR="008D1042" w:rsidRPr="000D5DB5" w:rsidRDefault="008D1042" w:rsidP="003C4628">
      <w:pPr>
        <w:pStyle w:val="ListParagraph"/>
        <w:numPr>
          <w:ilvl w:val="0"/>
          <w:numId w:val="53"/>
        </w:numPr>
        <w:ind w:left="0" w:firstLine="0"/>
        <w:rPr>
          <w:rFonts w:eastAsia="Times New Roman" w:cstheme="minorHAnsi"/>
          <w:color w:val="000000"/>
        </w:rPr>
      </w:pPr>
      <w:r w:rsidRPr="00134BC3">
        <w:rPr>
          <w:rFonts w:eastAsia="Times New Roman" w:cstheme="minorHAnsi"/>
          <w:i/>
          <w:iCs/>
          <w:color w:val="000000"/>
        </w:rPr>
        <w:t>Long fuse.</w:t>
      </w:r>
      <w:r w:rsidRPr="000D5DB5">
        <w:rPr>
          <w:rFonts w:eastAsia="Times New Roman" w:cstheme="minorHAnsi"/>
          <w:color w:val="000000"/>
        </w:rPr>
        <w:t xml:space="preserve"> The </w:t>
      </w:r>
      <w:r w:rsidR="009603CB">
        <w:rPr>
          <w:rFonts w:eastAsia="Times New Roman" w:cstheme="minorHAnsi"/>
          <w:color w:val="000000"/>
        </w:rPr>
        <w:t>explosive</w:t>
      </w:r>
      <w:r w:rsidR="009603CB" w:rsidRPr="000D5DB5">
        <w:rPr>
          <w:rFonts w:eastAsia="Times New Roman" w:cstheme="minorHAnsi"/>
          <w:color w:val="000000"/>
        </w:rPr>
        <w:t xml:space="preserve"> </w:t>
      </w:r>
      <w:r w:rsidRPr="000D5DB5">
        <w:rPr>
          <w:rFonts w:eastAsia="Times New Roman" w:cstheme="minorHAnsi"/>
          <w:color w:val="000000"/>
        </w:rPr>
        <w:t>explodes after one minute</w:t>
      </w:r>
    </w:p>
    <w:p w14:paraId="478CE07B" w14:textId="77777777" w:rsidR="008D1042" w:rsidRDefault="008D1042" w:rsidP="008D1042">
      <w:pPr>
        <w:contextualSpacing/>
        <w:rPr>
          <w:rFonts w:eastAsia="Times New Roman" w:cstheme="minorHAnsi"/>
          <w:color w:val="000000"/>
        </w:rPr>
      </w:pPr>
      <w:r w:rsidRPr="000D5DB5">
        <w:rPr>
          <w:rFonts w:eastAsia="Times New Roman" w:cstheme="minorHAnsi"/>
          <w:color w:val="000000"/>
        </w:rPr>
        <w:t xml:space="preserve">A character may also make fuses that are predesigned to explode after a specific number of rounds (determined at the time of crafting). </w:t>
      </w:r>
      <w:r>
        <w:rPr>
          <w:rFonts w:eastAsia="Times New Roman" w:cstheme="minorHAnsi"/>
          <w:color w:val="000000"/>
        </w:rPr>
        <w:t xml:space="preserve">Changing a </w:t>
      </w:r>
      <w:r w:rsidRPr="000D5DB5">
        <w:rPr>
          <w:rFonts w:eastAsia="Times New Roman" w:cstheme="minorHAnsi"/>
          <w:color w:val="000000"/>
        </w:rPr>
        <w:t>fuse costs a bonus action</w:t>
      </w:r>
      <w:r w:rsidR="00755A35">
        <w:rPr>
          <w:rFonts w:eastAsia="Times New Roman" w:cstheme="minorHAnsi"/>
          <w:color w:val="000000"/>
        </w:rPr>
        <w:t xml:space="preserve"> and access to </w:t>
      </w:r>
      <w:r w:rsidR="00D81696">
        <w:rPr>
          <w:rFonts w:eastAsia="Times New Roman" w:cstheme="minorHAnsi"/>
          <w:color w:val="000000"/>
        </w:rPr>
        <w:t>E</w:t>
      </w:r>
      <w:r w:rsidR="00755A35">
        <w:rPr>
          <w:rFonts w:eastAsia="Times New Roman" w:cstheme="minorHAnsi"/>
          <w:color w:val="000000"/>
        </w:rPr>
        <w:t xml:space="preserve">ngineer’s </w:t>
      </w:r>
      <w:r w:rsidR="00D81696">
        <w:rPr>
          <w:rFonts w:eastAsia="Times New Roman" w:cstheme="minorHAnsi"/>
          <w:color w:val="000000"/>
        </w:rPr>
        <w:t>T</w:t>
      </w:r>
      <w:r w:rsidR="00755A35">
        <w:rPr>
          <w:rFonts w:eastAsia="Times New Roman" w:cstheme="minorHAnsi"/>
          <w:color w:val="000000"/>
        </w:rPr>
        <w:t>ools</w:t>
      </w:r>
      <w:r w:rsidRPr="000D5DB5">
        <w:rPr>
          <w:rFonts w:eastAsia="Times New Roman" w:cstheme="minorHAnsi"/>
          <w:color w:val="000000"/>
        </w:rPr>
        <w:t xml:space="preserve">. </w:t>
      </w:r>
    </w:p>
    <w:p w14:paraId="028CB50A" w14:textId="77777777" w:rsidR="009603CB" w:rsidRDefault="009F185F" w:rsidP="00B95C1B">
      <w:pPr>
        <w:contextualSpacing/>
        <w:rPr>
          <w:rFonts w:eastAsia="Times New Roman" w:cstheme="minorHAnsi"/>
          <w:color w:val="000000"/>
        </w:rPr>
      </w:pPr>
      <w:r>
        <w:rPr>
          <w:rFonts w:eastAsia="Times New Roman" w:cstheme="minorHAnsi"/>
          <w:color w:val="000000"/>
        </w:rPr>
        <w:t>Fuses</w:t>
      </w:r>
      <w:r w:rsidR="009603CB">
        <w:rPr>
          <w:rFonts w:eastAsia="Times New Roman" w:cstheme="minorHAnsi"/>
          <w:color w:val="000000"/>
        </w:rPr>
        <w:t xml:space="preserve"> can modify explosives in </w:t>
      </w:r>
      <w:r>
        <w:rPr>
          <w:rFonts w:eastAsia="Times New Roman" w:cstheme="minorHAnsi"/>
          <w:color w:val="000000"/>
        </w:rPr>
        <w:t xml:space="preserve">other </w:t>
      </w:r>
      <w:r w:rsidR="009603CB">
        <w:rPr>
          <w:rFonts w:eastAsia="Times New Roman" w:cstheme="minorHAnsi"/>
          <w:color w:val="000000"/>
        </w:rPr>
        <w:t>form</w:t>
      </w:r>
      <w:r>
        <w:rPr>
          <w:rFonts w:eastAsia="Times New Roman" w:cstheme="minorHAnsi"/>
          <w:color w:val="000000"/>
        </w:rPr>
        <w:t>s</w:t>
      </w:r>
      <w:r w:rsidR="009603CB">
        <w:rPr>
          <w:rFonts w:eastAsia="Times New Roman" w:cstheme="minorHAnsi"/>
          <w:color w:val="000000"/>
        </w:rPr>
        <w:t xml:space="preserve"> as well as in bomb form, such as a mine exploding a few mi</w:t>
      </w:r>
      <w:r w:rsidR="00B95C1B">
        <w:rPr>
          <w:rFonts w:eastAsia="Times New Roman" w:cstheme="minorHAnsi"/>
          <w:color w:val="000000"/>
        </w:rPr>
        <w:t>nutes after being stepped over</w:t>
      </w:r>
      <w:r>
        <w:rPr>
          <w:rFonts w:eastAsia="Times New Roman" w:cstheme="minorHAnsi"/>
          <w:color w:val="000000"/>
        </w:rPr>
        <w:t xml:space="preserve"> (that </w:t>
      </w:r>
      <w:r w:rsidR="00B95C1B">
        <w:rPr>
          <w:rFonts w:eastAsia="Times New Roman" w:cstheme="minorHAnsi"/>
          <w:color w:val="000000"/>
        </w:rPr>
        <w:t xml:space="preserve">would collapse a cave’s mouth after a minute of an intruder </w:t>
      </w:r>
      <w:r>
        <w:rPr>
          <w:rFonts w:eastAsia="Times New Roman" w:cstheme="minorHAnsi"/>
          <w:color w:val="000000"/>
        </w:rPr>
        <w:t>enters), or a rocket head that would scatter defenders, only to explode after they return to manning their posts (secure in the belief that the rocket malfunctioned)</w:t>
      </w:r>
      <w:r w:rsidR="00B95C1B">
        <w:rPr>
          <w:rFonts w:eastAsia="Times New Roman" w:cstheme="minorHAnsi"/>
          <w:color w:val="000000"/>
        </w:rPr>
        <w:t xml:space="preserve">. </w:t>
      </w:r>
    </w:p>
    <w:p w14:paraId="6B09F8C0" w14:textId="77777777" w:rsidR="00755A35" w:rsidRPr="000D5DB5" w:rsidRDefault="00755A35" w:rsidP="008D1042">
      <w:pPr>
        <w:contextualSpacing/>
        <w:rPr>
          <w:rFonts w:eastAsia="Times New Roman" w:cstheme="minorHAnsi"/>
          <w:color w:val="000000"/>
        </w:rPr>
      </w:pPr>
    </w:p>
    <w:p w14:paraId="7898DFD3" w14:textId="77777777" w:rsidR="008D1042" w:rsidRDefault="008D1042" w:rsidP="008D1042">
      <w:pPr>
        <w:contextualSpacing/>
        <w:rPr>
          <w:rFonts w:eastAsia="Times New Roman" w:cstheme="minorHAnsi"/>
          <w:b/>
          <w:bCs/>
          <w:color w:val="000000"/>
        </w:rPr>
      </w:pPr>
      <w:r w:rsidRPr="000D5DB5">
        <w:rPr>
          <w:rFonts w:eastAsia="Times New Roman" w:cstheme="minorHAnsi"/>
          <w:b/>
          <w:bCs/>
          <w:color w:val="000000"/>
        </w:rPr>
        <w:t>Modifications</w:t>
      </w:r>
    </w:p>
    <w:p w14:paraId="1BCF9F29" w14:textId="77777777" w:rsidR="008D1042" w:rsidRDefault="008D1042">
      <w:pPr>
        <w:contextualSpacing/>
        <w:rPr>
          <w:rFonts w:eastAsia="Times New Roman" w:cstheme="minorHAnsi"/>
          <w:color w:val="000000"/>
        </w:rPr>
      </w:pPr>
      <w:r w:rsidRPr="000D5DB5">
        <w:rPr>
          <w:rFonts w:eastAsia="Times New Roman" w:cstheme="minorHAnsi"/>
          <w:i/>
          <w:iCs/>
          <w:color w:val="000000"/>
        </w:rPr>
        <w:t xml:space="preserve">Careful Explosion (1 EP). </w:t>
      </w:r>
      <w:r w:rsidRPr="000D5DB5">
        <w:rPr>
          <w:rFonts w:eastAsia="Times New Roman" w:cstheme="minorHAnsi"/>
          <w:color w:val="000000"/>
        </w:rPr>
        <w:t xml:space="preserve">The explosive’s (any type) damage can be controlled. It can exclude a number of 5-foot squares equal to </w:t>
      </w:r>
      <w:r w:rsidR="00A94381">
        <w:rPr>
          <w:rFonts w:eastAsia="Times New Roman" w:cstheme="minorHAnsi"/>
          <w:color w:val="000000"/>
        </w:rPr>
        <w:t xml:space="preserve">double the EP invested </w:t>
      </w:r>
      <w:r w:rsidRPr="000D5DB5">
        <w:rPr>
          <w:rFonts w:eastAsia="Times New Roman" w:cstheme="minorHAnsi"/>
          <w:color w:val="000000"/>
        </w:rPr>
        <w:t xml:space="preserve">+ your intelligence modifier, and can be designated by the user </w:t>
      </w:r>
      <w:r w:rsidR="00755A35">
        <w:rPr>
          <w:rFonts w:eastAsia="Times New Roman" w:cstheme="minorHAnsi"/>
          <w:color w:val="000000"/>
        </w:rPr>
        <w:t>when the bomb explodes</w:t>
      </w:r>
      <w:r w:rsidRPr="000D5DB5">
        <w:rPr>
          <w:rFonts w:eastAsia="Times New Roman" w:cstheme="minorHAnsi"/>
          <w:color w:val="000000"/>
        </w:rPr>
        <w:t xml:space="preserve">. </w:t>
      </w:r>
    </w:p>
    <w:p w14:paraId="0719A4F7" w14:textId="77777777" w:rsidR="00B257AF" w:rsidRPr="000D5DB5" w:rsidRDefault="00B257AF">
      <w:pPr>
        <w:contextualSpacing/>
        <w:rPr>
          <w:rFonts w:eastAsia="Times New Roman" w:cstheme="minorHAnsi"/>
          <w:color w:val="000000"/>
        </w:rPr>
      </w:pPr>
      <w:r>
        <w:rPr>
          <w:rFonts w:eastAsia="Times New Roman" w:cstheme="minorHAnsi"/>
          <w:i/>
          <w:iCs/>
          <w:color w:val="000000"/>
        </w:rPr>
        <w:t xml:space="preserve">Earth </w:t>
      </w:r>
      <w:r w:rsidRPr="000D5DB5">
        <w:rPr>
          <w:rFonts w:eastAsia="Times New Roman" w:cstheme="minorHAnsi"/>
          <w:i/>
          <w:iCs/>
          <w:color w:val="000000"/>
        </w:rPr>
        <w:t>(1</w:t>
      </w:r>
      <w:r>
        <w:rPr>
          <w:rFonts w:eastAsia="Times New Roman" w:cstheme="minorHAnsi"/>
          <w:i/>
          <w:iCs/>
          <w:color w:val="000000"/>
        </w:rPr>
        <w:t xml:space="preserve"> or 0</w:t>
      </w:r>
      <w:r w:rsidRPr="000D5DB5">
        <w:rPr>
          <w:rFonts w:eastAsia="Times New Roman" w:cstheme="minorHAnsi"/>
          <w:i/>
          <w:iCs/>
          <w:color w:val="000000"/>
        </w:rPr>
        <w:t xml:space="preserve"> EP</w:t>
      </w:r>
      <w:r>
        <w:rPr>
          <w:rFonts w:eastAsia="Times New Roman" w:cstheme="minorHAnsi"/>
          <w:i/>
          <w:iCs/>
          <w:color w:val="000000"/>
        </w:rPr>
        <w:t>, rockets only</w:t>
      </w:r>
      <w:r w:rsidRPr="000D5DB5">
        <w:rPr>
          <w:rFonts w:eastAsia="Times New Roman" w:cstheme="minorHAnsi"/>
          <w:i/>
          <w:iCs/>
          <w:color w:val="000000"/>
        </w:rPr>
        <w:t xml:space="preserve">). </w:t>
      </w:r>
      <w:r w:rsidRPr="000D5DB5">
        <w:rPr>
          <w:rFonts w:eastAsia="Times New Roman" w:cstheme="minorHAnsi"/>
          <w:color w:val="000000"/>
        </w:rPr>
        <w:t xml:space="preserve">The </w:t>
      </w:r>
      <w:r>
        <w:rPr>
          <w:rFonts w:eastAsia="Times New Roman" w:cstheme="minorHAnsi"/>
          <w:color w:val="000000"/>
        </w:rPr>
        <w:t xml:space="preserve">rocket </w:t>
      </w:r>
      <w:r w:rsidRPr="000D5DB5">
        <w:rPr>
          <w:rFonts w:eastAsia="Times New Roman" w:cstheme="minorHAnsi"/>
          <w:color w:val="000000"/>
        </w:rPr>
        <w:t xml:space="preserve">is </w:t>
      </w:r>
      <w:r>
        <w:rPr>
          <w:rFonts w:eastAsia="Times New Roman" w:cstheme="minorHAnsi"/>
          <w:color w:val="000000"/>
        </w:rPr>
        <w:t>outfitted with fast-moving drills</w:t>
      </w:r>
      <w:r w:rsidRPr="000D5DB5">
        <w:rPr>
          <w:rFonts w:eastAsia="Times New Roman" w:cstheme="minorHAnsi"/>
          <w:color w:val="000000"/>
        </w:rPr>
        <w:t xml:space="preserve">, and </w:t>
      </w:r>
      <w:r>
        <w:rPr>
          <w:rFonts w:eastAsia="Times New Roman" w:cstheme="minorHAnsi"/>
          <w:color w:val="000000"/>
        </w:rPr>
        <w:t xml:space="preserve">can be launched to drill into the earth and explode under the target. If you have a remote keyed to the rocket, you can direct it to attack a target. If the target is standing on the ground, you have a +2 bonus to attack rolls to attack the target. If the target is aware and uses a reaction to jump, the bonus is negated (and the attack is made normally). This can cost no modification instead, and </w:t>
      </w:r>
      <w:r w:rsidRPr="00A10FDD">
        <w:rPr>
          <w:rFonts w:eastAsia="Times New Roman" w:cstheme="minorHAnsi"/>
          <w:i/>
          <w:iCs/>
          <w:color w:val="000000"/>
        </w:rPr>
        <w:t>only</w:t>
      </w:r>
      <w:r>
        <w:rPr>
          <w:rFonts w:eastAsia="Times New Roman" w:cstheme="minorHAnsi"/>
          <w:color w:val="000000"/>
        </w:rPr>
        <w:t xml:space="preserve"> work in the earth. </w:t>
      </w:r>
    </w:p>
    <w:p w14:paraId="7DDA4CA0" w14:textId="77777777" w:rsidR="00755A35" w:rsidRDefault="008D1042" w:rsidP="00755A35">
      <w:pPr>
        <w:contextualSpacing/>
        <w:rPr>
          <w:rFonts w:eastAsia="Times New Roman" w:cstheme="minorHAnsi"/>
          <w:color w:val="000000"/>
        </w:rPr>
      </w:pPr>
      <w:r w:rsidRPr="000D5DB5">
        <w:rPr>
          <w:rFonts w:eastAsia="Times New Roman" w:cstheme="minorHAnsi"/>
          <w:i/>
          <w:iCs/>
          <w:color w:val="000000"/>
        </w:rPr>
        <w:t xml:space="preserve">Firework (1 EP). </w:t>
      </w:r>
      <w:r w:rsidRPr="000D5DB5">
        <w:rPr>
          <w:rFonts w:eastAsia="Times New Roman" w:cstheme="minorHAnsi"/>
          <w:color w:val="000000"/>
        </w:rPr>
        <w:t xml:space="preserve">The explosive (any type) releases a sharp whistle and a ringing blast. </w:t>
      </w:r>
      <w:r w:rsidR="00755A35">
        <w:rPr>
          <w:rFonts w:eastAsia="Times New Roman" w:cstheme="minorHAnsi"/>
          <w:color w:val="000000"/>
        </w:rPr>
        <w:t xml:space="preserve">A creature who fails their saving throw against this explosive must also roll a Stamina saving throw. Upon a failed save, roll 1d4 to see the effect. </w:t>
      </w:r>
    </w:p>
    <w:p w14:paraId="3ABA9F78" w14:textId="77777777" w:rsidR="00755A35" w:rsidRDefault="00755A35" w:rsidP="00755A35">
      <w:pPr>
        <w:ind w:left="720"/>
        <w:contextualSpacing/>
        <w:rPr>
          <w:rFonts w:eastAsia="Times New Roman" w:cstheme="minorHAnsi"/>
          <w:b/>
          <w:bCs/>
          <w:color w:val="000000"/>
        </w:rPr>
      </w:pPr>
      <w:r>
        <w:rPr>
          <w:rFonts w:eastAsia="Times New Roman" w:cstheme="minorHAnsi"/>
          <w:b/>
          <w:bCs/>
          <w:color w:val="000000"/>
        </w:rPr>
        <w:t xml:space="preserve">Roll </w:t>
      </w:r>
      <w:r>
        <w:rPr>
          <w:rFonts w:eastAsia="Times New Roman" w:cstheme="minorHAnsi"/>
          <w:b/>
          <w:bCs/>
          <w:color w:val="000000"/>
        </w:rPr>
        <w:tab/>
        <w:t>Result</w:t>
      </w:r>
    </w:p>
    <w:p w14:paraId="2484967D" w14:textId="77777777" w:rsidR="00755A35" w:rsidRDefault="00755A35" w:rsidP="00755A35">
      <w:pPr>
        <w:ind w:left="720"/>
        <w:contextualSpacing/>
        <w:rPr>
          <w:rFonts w:eastAsia="Times New Roman" w:cstheme="minorHAnsi"/>
          <w:color w:val="000000"/>
        </w:rPr>
      </w:pPr>
      <w:r>
        <w:rPr>
          <w:rFonts w:eastAsia="Times New Roman" w:cstheme="minorHAnsi"/>
          <w:color w:val="000000"/>
        </w:rPr>
        <w:t>1</w:t>
      </w:r>
      <w:r>
        <w:rPr>
          <w:rFonts w:eastAsia="Times New Roman" w:cstheme="minorHAnsi"/>
          <w:color w:val="000000"/>
        </w:rPr>
        <w:tab/>
        <w:t>Target is blinded for 1 minute</w:t>
      </w:r>
    </w:p>
    <w:p w14:paraId="0D8DEF5D" w14:textId="77777777" w:rsidR="00755A35" w:rsidRDefault="00755A35" w:rsidP="00755A35">
      <w:pPr>
        <w:ind w:left="720"/>
        <w:contextualSpacing/>
        <w:rPr>
          <w:rFonts w:eastAsia="Times New Roman" w:cstheme="minorHAnsi"/>
          <w:color w:val="000000"/>
        </w:rPr>
      </w:pPr>
      <w:r>
        <w:rPr>
          <w:rFonts w:eastAsia="Times New Roman" w:cstheme="minorHAnsi"/>
          <w:color w:val="000000"/>
        </w:rPr>
        <w:t>2</w:t>
      </w:r>
      <w:r>
        <w:rPr>
          <w:rFonts w:eastAsia="Times New Roman" w:cstheme="minorHAnsi"/>
          <w:color w:val="000000"/>
        </w:rPr>
        <w:tab/>
        <w:t>Target is deafened for 1 minute</w:t>
      </w:r>
    </w:p>
    <w:p w14:paraId="19246DDF" w14:textId="77777777" w:rsidR="00755A35" w:rsidRDefault="00755A35" w:rsidP="00755A35">
      <w:pPr>
        <w:ind w:left="720"/>
        <w:contextualSpacing/>
        <w:rPr>
          <w:rFonts w:eastAsia="Times New Roman" w:cstheme="minorHAnsi"/>
          <w:color w:val="000000"/>
        </w:rPr>
      </w:pPr>
      <w:r>
        <w:rPr>
          <w:rFonts w:eastAsia="Times New Roman" w:cstheme="minorHAnsi"/>
          <w:color w:val="000000"/>
        </w:rPr>
        <w:t>3</w:t>
      </w:r>
      <w:r>
        <w:rPr>
          <w:rFonts w:eastAsia="Times New Roman" w:cstheme="minorHAnsi"/>
          <w:color w:val="000000"/>
        </w:rPr>
        <w:tab/>
        <w:t>Target is blinded and deafened for 3 rounds</w:t>
      </w:r>
    </w:p>
    <w:p w14:paraId="2597C880" w14:textId="77777777" w:rsidR="00755A35" w:rsidRDefault="00755A35" w:rsidP="00755A35">
      <w:pPr>
        <w:ind w:left="720"/>
        <w:contextualSpacing/>
        <w:rPr>
          <w:rFonts w:eastAsia="Times New Roman" w:cstheme="minorHAnsi"/>
          <w:color w:val="000000"/>
        </w:rPr>
      </w:pPr>
      <w:r>
        <w:rPr>
          <w:rFonts w:eastAsia="Times New Roman" w:cstheme="minorHAnsi"/>
          <w:color w:val="000000"/>
        </w:rPr>
        <w:t>4</w:t>
      </w:r>
      <w:r>
        <w:rPr>
          <w:rFonts w:eastAsia="Times New Roman" w:cstheme="minorHAnsi"/>
          <w:color w:val="000000"/>
        </w:rPr>
        <w:tab/>
        <w:t>Target loses their reaction for until the end of your turn in the next round</w:t>
      </w:r>
    </w:p>
    <w:p w14:paraId="4AF38ABA" w14:textId="77777777" w:rsidR="00FB4F1F" w:rsidRPr="000D5DB5" w:rsidRDefault="00FB4F1F">
      <w:pPr>
        <w:contextualSpacing/>
        <w:rPr>
          <w:rFonts w:eastAsia="Times New Roman" w:cstheme="minorHAnsi"/>
          <w:sz w:val="24"/>
          <w:szCs w:val="24"/>
        </w:rPr>
      </w:pPr>
      <w:r w:rsidRPr="000D5DB5">
        <w:rPr>
          <w:rFonts w:eastAsia="Times New Roman" w:cstheme="minorHAnsi"/>
          <w:i/>
          <w:iCs/>
          <w:color w:val="000000"/>
        </w:rPr>
        <w:t>Fo</w:t>
      </w:r>
      <w:r>
        <w:rPr>
          <w:rFonts w:eastAsia="Times New Roman" w:cstheme="minorHAnsi"/>
          <w:i/>
          <w:iCs/>
          <w:color w:val="000000"/>
        </w:rPr>
        <w:t>cused (-</w:t>
      </w:r>
      <w:r w:rsidRPr="000D5DB5">
        <w:rPr>
          <w:rFonts w:eastAsia="Times New Roman" w:cstheme="minorHAnsi"/>
          <w:i/>
          <w:iCs/>
          <w:color w:val="000000"/>
        </w:rPr>
        <w:t xml:space="preserve">1 EP). </w:t>
      </w:r>
      <w:r w:rsidR="00A374E1" w:rsidRPr="000D5DB5">
        <w:rPr>
          <w:rFonts w:eastAsia="Times New Roman" w:cstheme="minorHAnsi"/>
          <w:color w:val="000000"/>
        </w:rPr>
        <w:t xml:space="preserve">The explosive (any type) explosive radius </w:t>
      </w:r>
      <w:r w:rsidR="00A374E1">
        <w:rPr>
          <w:rFonts w:eastAsia="Times New Roman" w:cstheme="minorHAnsi"/>
          <w:color w:val="000000"/>
        </w:rPr>
        <w:t xml:space="preserve">halves </w:t>
      </w:r>
      <w:r w:rsidR="00A374E1" w:rsidRPr="000D5DB5">
        <w:rPr>
          <w:rFonts w:eastAsia="Times New Roman" w:cstheme="minorHAnsi"/>
          <w:color w:val="000000"/>
        </w:rPr>
        <w:t xml:space="preserve">per engineering point </w:t>
      </w:r>
      <w:r w:rsidR="00A374E1">
        <w:rPr>
          <w:rFonts w:eastAsia="Times New Roman" w:cstheme="minorHAnsi"/>
          <w:color w:val="000000"/>
        </w:rPr>
        <w:t>applied to the modification (5-foot square for explosives not modified by size)</w:t>
      </w:r>
      <w:r w:rsidR="00A374E1" w:rsidRPr="000D5DB5">
        <w:rPr>
          <w:rFonts w:eastAsia="Times New Roman" w:cstheme="minorHAnsi"/>
          <w:color w:val="000000"/>
        </w:rPr>
        <w:t xml:space="preserve">. </w:t>
      </w:r>
      <w:r w:rsidR="00F56F17">
        <w:rPr>
          <w:rFonts w:eastAsia="Times New Roman" w:cstheme="minorHAnsi"/>
          <w:color w:val="000000"/>
        </w:rPr>
        <w:t xml:space="preserve">This modification is applied after all increases. </w:t>
      </w:r>
    </w:p>
    <w:p w14:paraId="7C1DCC32" w14:textId="77777777" w:rsidR="00E44EA9" w:rsidRDefault="00E44EA9">
      <w:pPr>
        <w:contextualSpacing/>
        <w:rPr>
          <w:rFonts w:eastAsia="Times New Roman" w:cstheme="minorHAnsi"/>
          <w:color w:val="000000"/>
        </w:rPr>
      </w:pPr>
      <w:r>
        <w:rPr>
          <w:rFonts w:eastAsia="Times New Roman" w:cstheme="minorHAnsi"/>
          <w:i/>
          <w:iCs/>
          <w:color w:val="000000"/>
        </w:rPr>
        <w:t xml:space="preserve">Reliable Device </w:t>
      </w:r>
      <w:r w:rsidRPr="000D5DB5">
        <w:rPr>
          <w:rFonts w:eastAsia="Times New Roman" w:cstheme="minorHAnsi"/>
          <w:i/>
          <w:iCs/>
          <w:color w:val="000000"/>
        </w:rPr>
        <w:t xml:space="preserve">(1 EP). </w:t>
      </w:r>
      <w:r w:rsidRPr="000D5DB5">
        <w:rPr>
          <w:rFonts w:eastAsia="Times New Roman" w:cstheme="minorHAnsi"/>
          <w:color w:val="000000"/>
        </w:rPr>
        <w:t xml:space="preserve">The </w:t>
      </w:r>
      <w:r>
        <w:rPr>
          <w:rFonts w:eastAsia="Times New Roman" w:cstheme="minorHAnsi"/>
          <w:color w:val="000000"/>
        </w:rPr>
        <w:t xml:space="preserve">device’s function is controlled. Its malfunction rating is reduced by 2 points for each EP invested. </w:t>
      </w:r>
      <w:r w:rsidR="00D07951">
        <w:rPr>
          <w:rFonts w:eastAsia="Times New Roman" w:cstheme="minorHAnsi"/>
          <w:color w:val="000000"/>
        </w:rPr>
        <w:t xml:space="preserve">This can be applied in reverse, creating a more unreliable device (to benefit more from Superfunction). </w:t>
      </w:r>
    </w:p>
    <w:p w14:paraId="1E2F9712" w14:textId="77777777" w:rsidR="008D1042" w:rsidRDefault="008D1042" w:rsidP="00A273D5">
      <w:pPr>
        <w:contextualSpacing/>
        <w:rPr>
          <w:rFonts w:eastAsia="Times New Roman" w:cstheme="minorHAnsi"/>
          <w:color w:val="000000"/>
        </w:rPr>
      </w:pPr>
      <w:r w:rsidRPr="000D5DB5">
        <w:rPr>
          <w:rFonts w:eastAsia="Times New Roman" w:cstheme="minorHAnsi"/>
          <w:i/>
          <w:iCs/>
          <w:color w:val="000000"/>
        </w:rPr>
        <w:t>Sapper (</w:t>
      </w:r>
      <w:r w:rsidR="00A273D5">
        <w:rPr>
          <w:rFonts w:eastAsia="Times New Roman" w:cstheme="minorHAnsi"/>
          <w:i/>
          <w:iCs/>
          <w:color w:val="000000"/>
        </w:rPr>
        <w:t>0</w:t>
      </w:r>
      <w:r w:rsidRPr="000D5DB5">
        <w:rPr>
          <w:rFonts w:eastAsia="Times New Roman" w:cstheme="minorHAnsi"/>
          <w:i/>
          <w:iCs/>
          <w:color w:val="000000"/>
        </w:rPr>
        <w:t xml:space="preserve"> EP). </w:t>
      </w:r>
      <w:r w:rsidRPr="000D5DB5">
        <w:rPr>
          <w:rFonts w:eastAsia="Times New Roman" w:cstheme="minorHAnsi"/>
          <w:color w:val="000000"/>
        </w:rPr>
        <w:t xml:space="preserve">The explosive (any type) deals double damage to structures, but half to creatures (constructs are creatures for this purpose). </w:t>
      </w:r>
    </w:p>
    <w:p w14:paraId="22C35F96" w14:textId="77777777" w:rsidR="008D1042" w:rsidRPr="00755A35" w:rsidRDefault="008D1042">
      <w:pPr>
        <w:contextualSpacing/>
        <w:rPr>
          <w:rFonts w:eastAsia="Times New Roman" w:cstheme="minorHAnsi"/>
          <w:color w:val="000000"/>
        </w:rPr>
      </w:pPr>
      <w:r>
        <w:rPr>
          <w:rFonts w:eastAsia="Times New Roman" w:cstheme="minorHAnsi"/>
          <w:i/>
          <w:iCs/>
          <w:color w:val="000000"/>
        </w:rPr>
        <w:t xml:space="preserve">Solid Coating </w:t>
      </w:r>
      <w:r w:rsidRPr="000D5DB5">
        <w:rPr>
          <w:rFonts w:eastAsia="Times New Roman" w:cstheme="minorHAnsi"/>
          <w:i/>
          <w:iCs/>
          <w:color w:val="000000"/>
        </w:rPr>
        <w:t xml:space="preserve">(1 EP). </w:t>
      </w:r>
      <w:r w:rsidRPr="000D5DB5">
        <w:rPr>
          <w:rFonts w:eastAsia="Times New Roman" w:cstheme="minorHAnsi"/>
          <w:color w:val="000000"/>
        </w:rPr>
        <w:t>The explosive</w:t>
      </w:r>
      <w:r>
        <w:rPr>
          <w:rFonts w:eastAsia="Times New Roman" w:cstheme="minorHAnsi"/>
          <w:color w:val="000000"/>
        </w:rPr>
        <w:t xml:space="preserve"> has a solid coating</w:t>
      </w:r>
      <w:r w:rsidR="00755A35">
        <w:rPr>
          <w:rFonts w:eastAsia="Times New Roman" w:cstheme="minorHAnsi"/>
          <w:color w:val="000000"/>
        </w:rPr>
        <w:t xml:space="preserve">. </w:t>
      </w:r>
      <w:r w:rsidR="00A94381">
        <w:rPr>
          <w:rFonts w:eastAsia="Times New Roman" w:cstheme="minorHAnsi"/>
          <w:color w:val="000000"/>
        </w:rPr>
        <w:t xml:space="preserve">If a rocket or bomb, the </w:t>
      </w:r>
      <w:r w:rsidR="00755A35">
        <w:rPr>
          <w:rFonts w:eastAsia="Times New Roman" w:cstheme="minorHAnsi"/>
          <w:color w:val="000000"/>
        </w:rPr>
        <w:t xml:space="preserve">explosive deals </w:t>
      </w:r>
      <w:r w:rsidR="00495A20">
        <w:rPr>
          <w:rFonts w:eastAsia="Times New Roman" w:cstheme="minorHAnsi"/>
          <w:color w:val="000000"/>
        </w:rPr>
        <w:t xml:space="preserve">1d8 extra bludgeoning, piercing, or slashing damage </w:t>
      </w:r>
      <w:r w:rsidR="00755A35">
        <w:rPr>
          <w:rFonts w:eastAsia="Times New Roman" w:cstheme="minorHAnsi"/>
          <w:color w:val="000000"/>
        </w:rPr>
        <w:t>on impact. This is added to the explosive’s own damage</w:t>
      </w:r>
      <w:r w:rsidR="00FE27A4">
        <w:rPr>
          <w:rFonts w:eastAsia="Times New Roman" w:cstheme="minorHAnsi"/>
          <w:color w:val="000000"/>
        </w:rPr>
        <w:t>, but only when targeting a creature’s AC (see Using Explosives above)</w:t>
      </w:r>
      <w:r w:rsidR="00755A35">
        <w:rPr>
          <w:rFonts w:eastAsia="Times New Roman" w:cstheme="minorHAnsi"/>
          <w:color w:val="000000"/>
        </w:rPr>
        <w:t xml:space="preserve">. </w:t>
      </w:r>
      <w:r w:rsidR="00FE27A4">
        <w:rPr>
          <w:rFonts w:eastAsia="Times New Roman" w:cstheme="minorHAnsi"/>
          <w:color w:val="000000"/>
        </w:rPr>
        <w:t>This damage scales with the size of the device (as appropriate). Furthermore, t</w:t>
      </w:r>
      <w:r w:rsidR="00755A35">
        <w:rPr>
          <w:rFonts w:eastAsia="Times New Roman" w:cstheme="minorHAnsi"/>
          <w:color w:val="000000"/>
        </w:rPr>
        <w:t>he explosive does not explode prematurely from being damaged</w:t>
      </w:r>
      <w:r w:rsidR="00FE27A4">
        <w:rPr>
          <w:rFonts w:eastAsia="Times New Roman" w:cstheme="minorHAnsi"/>
          <w:color w:val="000000"/>
        </w:rPr>
        <w:t xml:space="preserve"> or mishandled</w:t>
      </w:r>
      <w:r w:rsidR="00755A35">
        <w:rPr>
          <w:rFonts w:eastAsia="Times New Roman" w:cstheme="minorHAnsi"/>
          <w:color w:val="000000"/>
        </w:rPr>
        <w:t xml:space="preserve">, and only explodes as </w:t>
      </w:r>
      <w:r>
        <w:rPr>
          <w:rFonts w:eastAsia="Times New Roman" w:cstheme="minorHAnsi"/>
          <w:color w:val="000000"/>
        </w:rPr>
        <w:t xml:space="preserve">a result of malfunction, </w:t>
      </w:r>
      <w:r w:rsidR="00755A35">
        <w:rPr>
          <w:rFonts w:eastAsia="Times New Roman" w:cstheme="minorHAnsi"/>
          <w:color w:val="000000"/>
        </w:rPr>
        <w:t xml:space="preserve">contact (if in mine form), </w:t>
      </w:r>
      <w:r>
        <w:rPr>
          <w:rFonts w:eastAsia="Times New Roman" w:cstheme="minorHAnsi"/>
          <w:color w:val="000000"/>
        </w:rPr>
        <w:t xml:space="preserve">sabotage, </w:t>
      </w:r>
      <w:r w:rsidR="00755A35">
        <w:rPr>
          <w:rFonts w:eastAsia="Times New Roman" w:cstheme="minorHAnsi"/>
          <w:color w:val="000000"/>
        </w:rPr>
        <w:t xml:space="preserve">reaching maximum distance (if in rocket form), </w:t>
      </w:r>
      <w:r w:rsidR="00D37101">
        <w:rPr>
          <w:rFonts w:eastAsia="Times New Roman" w:cstheme="minorHAnsi"/>
          <w:color w:val="000000"/>
        </w:rPr>
        <w:t xml:space="preserve">being launched (such as from a siege weapon cannon), </w:t>
      </w:r>
      <w:r>
        <w:rPr>
          <w:rFonts w:eastAsia="Times New Roman" w:cstheme="minorHAnsi"/>
          <w:color w:val="000000"/>
        </w:rPr>
        <w:t xml:space="preserve">or </w:t>
      </w:r>
      <w:r w:rsidR="00755A35">
        <w:rPr>
          <w:rFonts w:eastAsia="Times New Roman" w:cstheme="minorHAnsi"/>
          <w:color w:val="000000"/>
        </w:rPr>
        <w:t xml:space="preserve">activation by the </w:t>
      </w:r>
      <w:r>
        <w:rPr>
          <w:rFonts w:eastAsia="Times New Roman" w:cstheme="minorHAnsi"/>
          <w:color w:val="000000"/>
        </w:rPr>
        <w:t>fuse</w:t>
      </w:r>
      <w:r w:rsidR="009F185F">
        <w:rPr>
          <w:rFonts w:eastAsia="Times New Roman" w:cstheme="minorHAnsi"/>
          <w:color w:val="000000"/>
        </w:rPr>
        <w:t xml:space="preserve"> (whichever applies)</w:t>
      </w:r>
      <w:r>
        <w:rPr>
          <w:rFonts w:eastAsia="Times New Roman" w:cstheme="minorHAnsi"/>
          <w:color w:val="000000"/>
        </w:rPr>
        <w:t xml:space="preserve">. </w:t>
      </w:r>
    </w:p>
    <w:p w14:paraId="3C36D35C" w14:textId="77777777" w:rsidR="008D1042" w:rsidRPr="000D5DB5" w:rsidRDefault="008D1042">
      <w:pPr>
        <w:contextualSpacing/>
        <w:rPr>
          <w:rFonts w:eastAsia="Times New Roman" w:cstheme="minorHAnsi"/>
          <w:color w:val="000000"/>
        </w:rPr>
      </w:pPr>
      <w:r w:rsidRPr="000D5DB5">
        <w:rPr>
          <w:rFonts w:eastAsia="Times New Roman" w:cstheme="minorHAnsi"/>
          <w:i/>
          <w:iCs/>
          <w:color w:val="000000"/>
        </w:rPr>
        <w:t>Special Effect (</w:t>
      </w:r>
      <w:r w:rsidR="00D07951">
        <w:rPr>
          <w:rFonts w:eastAsia="Times New Roman" w:cstheme="minorHAnsi"/>
          <w:i/>
          <w:iCs/>
          <w:color w:val="000000"/>
        </w:rPr>
        <w:t>special</w:t>
      </w:r>
      <w:r w:rsidRPr="000D5DB5">
        <w:rPr>
          <w:rFonts w:eastAsia="Times New Roman" w:cstheme="minorHAnsi"/>
          <w:i/>
          <w:iCs/>
          <w:color w:val="000000"/>
        </w:rPr>
        <w:t xml:space="preserve">). </w:t>
      </w:r>
      <w:r w:rsidRPr="000D5DB5">
        <w:rPr>
          <w:rFonts w:eastAsia="Times New Roman" w:cstheme="minorHAnsi"/>
          <w:color w:val="000000"/>
        </w:rPr>
        <w:t xml:space="preserve">The explosive (any type) may manifest a </w:t>
      </w:r>
      <w:r w:rsidR="00755A35">
        <w:rPr>
          <w:rFonts w:eastAsia="Times New Roman" w:cstheme="minorHAnsi"/>
          <w:color w:val="000000"/>
        </w:rPr>
        <w:t xml:space="preserve">cantrip </w:t>
      </w:r>
      <w:r w:rsidRPr="000D5DB5">
        <w:rPr>
          <w:rFonts w:eastAsia="Times New Roman" w:cstheme="minorHAnsi"/>
          <w:color w:val="000000"/>
        </w:rPr>
        <w:t xml:space="preserve">(or </w:t>
      </w:r>
      <w:r w:rsidR="00755A35">
        <w:rPr>
          <w:rFonts w:eastAsia="Times New Roman" w:cstheme="minorHAnsi"/>
          <w:color w:val="000000"/>
        </w:rPr>
        <w:t xml:space="preserve">a </w:t>
      </w:r>
      <w:r w:rsidRPr="000D5DB5">
        <w:rPr>
          <w:rFonts w:eastAsia="Times New Roman" w:cstheme="minorHAnsi"/>
          <w:color w:val="000000"/>
        </w:rPr>
        <w:t xml:space="preserve">spell </w:t>
      </w:r>
      <w:r w:rsidR="00755A35">
        <w:rPr>
          <w:rFonts w:eastAsia="Times New Roman" w:cstheme="minorHAnsi"/>
          <w:color w:val="000000"/>
        </w:rPr>
        <w:t xml:space="preserve">of </w:t>
      </w:r>
      <w:r w:rsidRPr="000D5DB5">
        <w:rPr>
          <w:rFonts w:eastAsia="Times New Roman" w:cstheme="minorHAnsi"/>
          <w:color w:val="000000"/>
        </w:rPr>
        <w:t xml:space="preserve">level </w:t>
      </w:r>
      <w:r w:rsidR="00755A35">
        <w:rPr>
          <w:rFonts w:eastAsia="Times New Roman" w:cstheme="minorHAnsi"/>
          <w:color w:val="000000"/>
        </w:rPr>
        <w:t xml:space="preserve">equal to half the </w:t>
      </w:r>
      <w:r w:rsidRPr="000D5DB5">
        <w:rPr>
          <w:rFonts w:eastAsia="Times New Roman" w:cstheme="minorHAnsi"/>
          <w:color w:val="000000"/>
        </w:rPr>
        <w:t>engineering point</w:t>
      </w:r>
      <w:r w:rsidR="00755A35">
        <w:rPr>
          <w:rFonts w:eastAsia="Times New Roman" w:cstheme="minorHAnsi"/>
          <w:color w:val="000000"/>
        </w:rPr>
        <w:t>s</w:t>
      </w:r>
      <w:r w:rsidRPr="000D5DB5">
        <w:rPr>
          <w:rFonts w:eastAsia="Times New Roman" w:cstheme="minorHAnsi"/>
          <w:color w:val="000000"/>
        </w:rPr>
        <w:t xml:space="preserve"> spent</w:t>
      </w:r>
      <w:r w:rsidR="00755A35">
        <w:rPr>
          <w:rFonts w:eastAsia="Times New Roman" w:cstheme="minorHAnsi"/>
          <w:color w:val="000000"/>
        </w:rPr>
        <w:t>, round down</w:t>
      </w:r>
      <w:r w:rsidRPr="000D5DB5">
        <w:rPr>
          <w:rFonts w:eastAsia="Times New Roman" w:cstheme="minorHAnsi"/>
          <w:color w:val="000000"/>
        </w:rPr>
        <w:t xml:space="preserve">). </w:t>
      </w:r>
      <w:r w:rsidR="00114A1F">
        <w:rPr>
          <w:rFonts w:eastAsia="Times New Roman" w:cstheme="minorHAnsi"/>
          <w:color w:val="000000"/>
        </w:rPr>
        <w:t xml:space="preserve">The cantrip is treated as if the caster is of a level equal to double the EP invested. </w:t>
      </w:r>
      <w:r w:rsidR="00755A35" w:rsidRPr="000D5DB5">
        <w:rPr>
          <w:rFonts w:eastAsia="Times New Roman" w:cstheme="minorHAnsi"/>
          <w:color w:val="000000"/>
        </w:rPr>
        <w:t xml:space="preserve">If it is a direct effect, it targets </w:t>
      </w:r>
      <w:r w:rsidR="00D07951">
        <w:rPr>
          <w:rFonts w:eastAsia="Times New Roman" w:cstheme="minorHAnsi"/>
          <w:color w:val="000000"/>
        </w:rPr>
        <w:t xml:space="preserve">creatures on the 5-foot </w:t>
      </w:r>
      <w:r w:rsidR="00755A35" w:rsidRPr="000D5DB5">
        <w:rPr>
          <w:rFonts w:eastAsia="Times New Roman" w:cstheme="minorHAnsi"/>
          <w:color w:val="000000"/>
        </w:rPr>
        <w:t>space the bomb was tossed only</w:t>
      </w:r>
      <w:r w:rsidR="00A374E1">
        <w:rPr>
          <w:rFonts w:eastAsia="Times New Roman" w:cstheme="minorHAnsi"/>
          <w:color w:val="000000"/>
        </w:rPr>
        <w:t>, or the cantrip’s normal area and targets (whichever is less)</w:t>
      </w:r>
      <w:r w:rsidR="00755A35" w:rsidRPr="000D5DB5">
        <w:rPr>
          <w:rFonts w:eastAsia="Times New Roman" w:cstheme="minorHAnsi"/>
          <w:color w:val="000000"/>
        </w:rPr>
        <w:t xml:space="preserve">. </w:t>
      </w:r>
      <w:r w:rsidRPr="000D5DB5">
        <w:rPr>
          <w:rFonts w:eastAsia="Times New Roman" w:cstheme="minorHAnsi"/>
          <w:color w:val="000000"/>
        </w:rPr>
        <w:t xml:space="preserve">If this is an area of effect, it takes place in its original spell area or in the area of effect of the bomb (whichever is </w:t>
      </w:r>
      <w:r w:rsidR="00D07951">
        <w:rPr>
          <w:rFonts w:eastAsia="Times New Roman" w:cstheme="minorHAnsi"/>
          <w:color w:val="000000"/>
        </w:rPr>
        <w:lastRenderedPageBreak/>
        <w:t>smaller</w:t>
      </w:r>
      <w:r w:rsidRPr="000D5DB5">
        <w:rPr>
          <w:rFonts w:eastAsia="Times New Roman" w:cstheme="minorHAnsi"/>
          <w:color w:val="000000"/>
        </w:rPr>
        <w:t xml:space="preserve">). </w:t>
      </w:r>
      <w:r w:rsidR="00247686">
        <w:rPr>
          <w:rFonts w:eastAsia="Times New Roman" w:cstheme="minorHAnsi"/>
          <w:color w:val="000000"/>
        </w:rPr>
        <w:t xml:space="preserve">The target may attempt a saving throw against the Device save DC to negate the effects (unless the spell already called for a saving throw). </w:t>
      </w:r>
    </w:p>
    <w:p w14:paraId="1E575068" w14:textId="77777777" w:rsidR="00755A35" w:rsidRPr="000D5DB5" w:rsidRDefault="00755A35" w:rsidP="00A10FDD">
      <w:pPr>
        <w:contextualSpacing/>
        <w:rPr>
          <w:rFonts w:eastAsia="Times New Roman" w:cstheme="minorHAnsi"/>
          <w:color w:val="000000"/>
        </w:rPr>
      </w:pPr>
      <w:r w:rsidRPr="000D5DB5">
        <w:rPr>
          <w:rFonts w:eastAsia="Times New Roman" w:cstheme="minorHAnsi"/>
          <w:i/>
          <w:iCs/>
          <w:color w:val="000000"/>
        </w:rPr>
        <w:t>Water (1</w:t>
      </w:r>
      <w:r w:rsidR="00A94381">
        <w:rPr>
          <w:rFonts w:eastAsia="Times New Roman" w:cstheme="minorHAnsi"/>
          <w:i/>
          <w:iCs/>
          <w:color w:val="000000"/>
        </w:rPr>
        <w:t xml:space="preserve"> or 0</w:t>
      </w:r>
      <w:r w:rsidRPr="000D5DB5">
        <w:rPr>
          <w:rFonts w:eastAsia="Times New Roman" w:cstheme="minorHAnsi"/>
          <w:i/>
          <w:iCs/>
          <w:color w:val="000000"/>
        </w:rPr>
        <w:t xml:space="preserve"> EP). </w:t>
      </w:r>
      <w:r w:rsidRPr="000D5DB5">
        <w:rPr>
          <w:rFonts w:eastAsia="Times New Roman" w:cstheme="minorHAnsi"/>
          <w:color w:val="000000"/>
        </w:rPr>
        <w:t xml:space="preserve">The explosive is waterproofed, and </w:t>
      </w:r>
      <w:r w:rsidR="00B75C8D">
        <w:rPr>
          <w:rFonts w:eastAsia="Times New Roman" w:cstheme="minorHAnsi"/>
          <w:color w:val="000000"/>
        </w:rPr>
        <w:t xml:space="preserve">can be used </w:t>
      </w:r>
      <w:r w:rsidR="00A10FDD">
        <w:rPr>
          <w:rFonts w:eastAsia="Times New Roman" w:cstheme="minorHAnsi"/>
          <w:color w:val="000000"/>
        </w:rPr>
        <w:t xml:space="preserve">both </w:t>
      </w:r>
      <w:r w:rsidR="00B75C8D">
        <w:rPr>
          <w:rFonts w:eastAsia="Times New Roman" w:cstheme="minorHAnsi"/>
          <w:color w:val="000000"/>
        </w:rPr>
        <w:t>under</w:t>
      </w:r>
      <w:r w:rsidRPr="000D5DB5">
        <w:rPr>
          <w:rFonts w:eastAsia="Times New Roman" w:cstheme="minorHAnsi"/>
          <w:color w:val="000000"/>
        </w:rPr>
        <w:t>water</w:t>
      </w:r>
      <w:r w:rsidR="00A10FDD">
        <w:rPr>
          <w:rFonts w:eastAsia="Times New Roman" w:cstheme="minorHAnsi"/>
          <w:color w:val="000000"/>
        </w:rPr>
        <w:t xml:space="preserve"> and in air-less environments regardless of fuel type</w:t>
      </w:r>
      <w:r w:rsidRPr="000D5DB5">
        <w:rPr>
          <w:rFonts w:eastAsia="Times New Roman" w:cstheme="minorHAnsi"/>
          <w:color w:val="000000"/>
        </w:rPr>
        <w:t xml:space="preserve">. </w:t>
      </w:r>
      <w:r w:rsidR="00B67FDB">
        <w:rPr>
          <w:rFonts w:eastAsia="Times New Roman" w:cstheme="minorHAnsi"/>
          <w:color w:val="000000"/>
        </w:rPr>
        <w:t xml:space="preserve">This can cost no modification instead, and </w:t>
      </w:r>
      <w:r w:rsidR="00B67FDB" w:rsidRPr="00A10FDD">
        <w:rPr>
          <w:rFonts w:eastAsia="Times New Roman" w:cstheme="minorHAnsi"/>
          <w:i/>
          <w:iCs/>
          <w:color w:val="000000"/>
        </w:rPr>
        <w:t>only</w:t>
      </w:r>
      <w:r w:rsidR="00B67FDB">
        <w:rPr>
          <w:rFonts w:eastAsia="Times New Roman" w:cstheme="minorHAnsi"/>
          <w:color w:val="000000"/>
        </w:rPr>
        <w:t xml:space="preserve"> work underwater. </w:t>
      </w:r>
    </w:p>
    <w:p w14:paraId="16B47369" w14:textId="77777777" w:rsidR="00FB4F1F" w:rsidRPr="00FB4F1F" w:rsidRDefault="00FB4F1F">
      <w:pPr>
        <w:contextualSpacing/>
        <w:rPr>
          <w:rFonts w:eastAsia="Times New Roman" w:cstheme="minorHAnsi"/>
          <w:color w:val="000000"/>
        </w:rPr>
      </w:pPr>
      <w:r>
        <w:rPr>
          <w:rFonts w:eastAsia="Times New Roman" w:cstheme="minorHAnsi"/>
          <w:i/>
          <w:iCs/>
          <w:color w:val="000000"/>
        </w:rPr>
        <w:t>Weakened (</w:t>
      </w:r>
      <w:r w:rsidR="00495A20">
        <w:rPr>
          <w:rFonts w:eastAsia="Times New Roman" w:cstheme="minorHAnsi"/>
          <w:i/>
          <w:iCs/>
          <w:color w:val="000000"/>
        </w:rPr>
        <w:t>-</w:t>
      </w:r>
      <w:r>
        <w:rPr>
          <w:rFonts w:eastAsia="Times New Roman" w:cstheme="minorHAnsi"/>
          <w:i/>
          <w:iCs/>
          <w:color w:val="000000"/>
        </w:rPr>
        <w:t xml:space="preserve">1 EP). </w:t>
      </w:r>
      <w:r>
        <w:rPr>
          <w:rFonts w:eastAsia="Times New Roman" w:cstheme="minorHAnsi"/>
          <w:color w:val="000000"/>
        </w:rPr>
        <w:t xml:space="preserve">The device deals 1 less dice of damage. This is applied before accounting for size changes to damage dice. </w:t>
      </w:r>
    </w:p>
    <w:p w14:paraId="23BC3D84" w14:textId="77777777" w:rsidR="008D1042" w:rsidRPr="000D5DB5" w:rsidRDefault="008D1042">
      <w:pPr>
        <w:contextualSpacing/>
        <w:rPr>
          <w:rFonts w:eastAsia="Times New Roman" w:cstheme="minorHAnsi"/>
          <w:sz w:val="24"/>
          <w:szCs w:val="24"/>
        </w:rPr>
      </w:pPr>
      <w:r w:rsidRPr="000D5DB5">
        <w:rPr>
          <w:rFonts w:eastAsia="Times New Roman" w:cstheme="minorHAnsi"/>
          <w:i/>
          <w:iCs/>
          <w:color w:val="000000"/>
        </w:rPr>
        <w:t xml:space="preserve">Widened Explosion (1 EP). </w:t>
      </w:r>
      <w:r w:rsidRPr="000D5DB5">
        <w:rPr>
          <w:rFonts w:eastAsia="Times New Roman" w:cstheme="minorHAnsi"/>
          <w:color w:val="000000"/>
        </w:rPr>
        <w:t xml:space="preserve">The explosive (any type) explosive radius </w:t>
      </w:r>
      <w:r w:rsidR="00B67FDB">
        <w:rPr>
          <w:rFonts w:eastAsia="Times New Roman" w:cstheme="minorHAnsi"/>
          <w:color w:val="000000"/>
        </w:rPr>
        <w:t>doubles</w:t>
      </w:r>
      <w:r w:rsidR="004A221B">
        <w:rPr>
          <w:rFonts w:eastAsia="Times New Roman" w:cstheme="minorHAnsi"/>
          <w:color w:val="000000"/>
        </w:rPr>
        <w:t xml:space="preserve">. This can be applied multiple times. </w:t>
      </w:r>
    </w:p>
    <w:p w14:paraId="0790B78A" w14:textId="77777777" w:rsidR="009D71CE" w:rsidRPr="009D71CE" w:rsidRDefault="009D71CE" w:rsidP="009D71CE">
      <w:pPr>
        <w:contextualSpacing/>
        <w:rPr>
          <w:rFonts w:eastAsia="Times New Roman" w:cstheme="minorHAnsi"/>
          <w:sz w:val="24"/>
          <w:szCs w:val="24"/>
        </w:rPr>
      </w:pPr>
      <w:r>
        <w:rPr>
          <w:rFonts w:eastAsia="Times New Roman" w:cstheme="minorHAnsi"/>
          <w:i/>
          <w:iCs/>
          <w:color w:val="000000"/>
        </w:rPr>
        <w:t xml:space="preserve">Note. </w:t>
      </w:r>
      <w:r>
        <w:rPr>
          <w:rFonts w:eastAsia="Times New Roman" w:cstheme="minorHAnsi"/>
          <w:color w:val="000000"/>
        </w:rPr>
        <w:t xml:space="preserve">Explosives cannot have add-ons. </w:t>
      </w:r>
    </w:p>
    <w:p w14:paraId="55DDE0A7" w14:textId="77777777" w:rsidR="009D71CE" w:rsidRPr="000D5DB5" w:rsidRDefault="009D71CE" w:rsidP="008D1042">
      <w:pPr>
        <w:contextualSpacing/>
        <w:rPr>
          <w:rFonts w:eastAsia="Times New Roman" w:cstheme="minorHAnsi"/>
          <w:sz w:val="24"/>
          <w:szCs w:val="24"/>
        </w:rPr>
      </w:pPr>
    </w:p>
    <w:p w14:paraId="3C00575C" w14:textId="77777777" w:rsidR="008D1042" w:rsidRPr="000D5DB5" w:rsidRDefault="008D1042" w:rsidP="00D64D48">
      <w:pPr>
        <w:pStyle w:val="Heading4"/>
      </w:pPr>
      <w:r w:rsidRPr="000D5DB5">
        <w:t>Firearms</w:t>
      </w:r>
    </w:p>
    <w:p w14:paraId="74244573" w14:textId="77777777" w:rsidR="008D1042" w:rsidRPr="001F25FA" w:rsidRDefault="008D1042" w:rsidP="0047335C">
      <w:pPr>
        <w:contextualSpacing/>
        <w:rPr>
          <w:rFonts w:eastAsia="Times New Roman" w:cstheme="minorHAnsi"/>
          <w:i/>
          <w:iCs/>
          <w:sz w:val="24"/>
          <w:szCs w:val="24"/>
        </w:rPr>
      </w:pPr>
      <w:r w:rsidRPr="001F25FA">
        <w:rPr>
          <w:rFonts w:eastAsia="Times New Roman" w:cstheme="minorHAnsi"/>
          <w:b/>
          <w:bCs/>
          <w:i/>
          <w:iCs/>
          <w:color w:val="000000"/>
        </w:rPr>
        <w:t xml:space="preserve">Examples. </w:t>
      </w:r>
      <w:r w:rsidRPr="001F25FA">
        <w:rPr>
          <w:rFonts w:eastAsia="Times New Roman" w:cstheme="minorHAnsi"/>
          <w:i/>
          <w:iCs/>
          <w:color w:val="000000"/>
        </w:rPr>
        <w:t>Heavy and medium rifles, boomstick, siege cannons, sniper rifles.</w:t>
      </w:r>
    </w:p>
    <w:p w14:paraId="2E895599" w14:textId="77777777" w:rsidR="00C24E58" w:rsidRDefault="008D1042">
      <w:pPr>
        <w:contextualSpacing/>
        <w:rPr>
          <w:rFonts w:eastAsia="Times New Roman" w:cstheme="minorHAnsi"/>
          <w:color w:val="000000"/>
        </w:rPr>
      </w:pPr>
      <w:r>
        <w:rPr>
          <w:rFonts w:eastAsia="Times New Roman" w:cstheme="minorHAnsi"/>
          <w:b/>
          <w:bCs/>
        </w:rPr>
        <w:t>Using F</w:t>
      </w:r>
      <w:r w:rsidR="00C5720B">
        <w:rPr>
          <w:rFonts w:eastAsia="Times New Roman" w:cstheme="minorHAnsi"/>
          <w:b/>
          <w:bCs/>
        </w:rPr>
        <w:t xml:space="preserve">irearms. </w:t>
      </w:r>
      <w:r w:rsidR="00D64D48">
        <w:rPr>
          <w:rFonts w:eastAsia="Times New Roman" w:cstheme="minorHAnsi"/>
          <w:color w:val="000000"/>
        </w:rPr>
        <w:t xml:space="preserve">Firearms </w:t>
      </w:r>
      <w:r w:rsidR="00C5720B" w:rsidRPr="000D5DB5">
        <w:rPr>
          <w:rFonts w:eastAsia="Times New Roman" w:cstheme="minorHAnsi"/>
          <w:color w:val="000000"/>
        </w:rPr>
        <w:t xml:space="preserve">are ranged ammunition weapons. They come in light, medium, and heavy varieties. </w:t>
      </w:r>
    </w:p>
    <w:p w14:paraId="65A59C21" w14:textId="77777777" w:rsidR="00BA3DDC" w:rsidRDefault="0047335C">
      <w:pPr>
        <w:contextualSpacing/>
        <w:rPr>
          <w:rFonts w:eastAsia="Times New Roman" w:cstheme="minorHAnsi"/>
          <w:color w:val="000000"/>
        </w:rPr>
      </w:pPr>
      <w:r>
        <w:rPr>
          <w:rFonts w:eastAsia="Times New Roman" w:cstheme="minorHAnsi"/>
          <w:color w:val="000000"/>
        </w:rPr>
        <w:t xml:space="preserve">The more complex firearms are, the more damage they inflict, </w:t>
      </w:r>
      <w:r w:rsidR="00BA3DDC">
        <w:rPr>
          <w:rFonts w:eastAsia="Times New Roman" w:cstheme="minorHAnsi"/>
          <w:color w:val="000000"/>
        </w:rPr>
        <w:t>deal</w:t>
      </w:r>
      <w:r>
        <w:rPr>
          <w:rFonts w:eastAsia="Times New Roman" w:cstheme="minorHAnsi"/>
          <w:color w:val="000000"/>
        </w:rPr>
        <w:t>ing</w:t>
      </w:r>
      <w:r w:rsidR="00BA3DDC">
        <w:rPr>
          <w:rFonts w:eastAsia="Times New Roman" w:cstheme="minorHAnsi"/>
          <w:color w:val="000000"/>
        </w:rPr>
        <w:t xml:space="preserve"> </w:t>
      </w:r>
      <w:r w:rsidR="00C24E58">
        <w:rPr>
          <w:rFonts w:eastAsia="Times New Roman" w:cstheme="minorHAnsi"/>
          <w:color w:val="000000"/>
        </w:rPr>
        <w:t xml:space="preserve">a number of </w:t>
      </w:r>
      <w:r>
        <w:rPr>
          <w:rFonts w:eastAsia="Times New Roman" w:cstheme="minorHAnsi"/>
          <w:color w:val="000000"/>
        </w:rPr>
        <w:t xml:space="preserve">damage </w:t>
      </w:r>
      <w:r w:rsidR="00BA3DDC">
        <w:rPr>
          <w:rFonts w:eastAsia="Times New Roman" w:cstheme="minorHAnsi"/>
          <w:color w:val="000000"/>
        </w:rPr>
        <w:t xml:space="preserve">dice depending on their base </w:t>
      </w:r>
      <w:r w:rsidR="00C24E58">
        <w:rPr>
          <w:rFonts w:eastAsia="Times New Roman" w:cstheme="minorHAnsi"/>
          <w:color w:val="000000"/>
        </w:rPr>
        <w:t xml:space="preserve">rarity (see the </w:t>
      </w:r>
      <w:r w:rsidR="00C24E58" w:rsidRPr="00130DC5">
        <w:rPr>
          <w:rFonts w:eastAsia="Times New Roman" w:cstheme="minorHAnsi"/>
        </w:rPr>
        <w:t>Item Creation Complexity and Cost Table</w:t>
      </w:r>
      <w:r w:rsidR="00C24E58">
        <w:rPr>
          <w:rFonts w:eastAsia="Times New Roman" w:cstheme="minorHAnsi"/>
          <w:color w:val="000000"/>
        </w:rPr>
        <w:t>)</w:t>
      </w:r>
      <w:r w:rsidR="00BA3DDC">
        <w:rPr>
          <w:rFonts w:eastAsia="Times New Roman" w:cstheme="minorHAnsi"/>
          <w:color w:val="000000"/>
        </w:rPr>
        <w:t xml:space="preserve">. The damage dice </w:t>
      </w:r>
      <w:r w:rsidR="00C24E58">
        <w:rPr>
          <w:rFonts w:eastAsia="Times New Roman" w:cstheme="minorHAnsi"/>
          <w:color w:val="000000"/>
        </w:rPr>
        <w:t xml:space="preserve">and range of the weapon </w:t>
      </w:r>
      <w:r w:rsidR="00BA3DDC">
        <w:rPr>
          <w:rFonts w:eastAsia="Times New Roman" w:cstheme="minorHAnsi"/>
          <w:color w:val="000000"/>
        </w:rPr>
        <w:t>depend on the firearm’s size:</w:t>
      </w:r>
    </w:p>
    <w:p w14:paraId="1D639E1E" w14:textId="77777777" w:rsidR="00BA3DDC" w:rsidRPr="00432278" w:rsidRDefault="00BA3DDC">
      <w:pPr>
        <w:pStyle w:val="ListParagraph"/>
        <w:numPr>
          <w:ilvl w:val="0"/>
          <w:numId w:val="53"/>
        </w:numPr>
        <w:rPr>
          <w:rFonts w:eastAsia="Times New Roman" w:cstheme="minorHAnsi"/>
          <w:color w:val="000000"/>
        </w:rPr>
      </w:pPr>
      <w:r w:rsidRPr="00432278">
        <w:rPr>
          <w:rFonts w:eastAsia="Times New Roman" w:cstheme="minorHAnsi"/>
          <w:i/>
          <w:iCs/>
          <w:color w:val="000000"/>
        </w:rPr>
        <w:t>Light</w:t>
      </w:r>
      <w:r w:rsidRPr="00432278">
        <w:rPr>
          <w:rFonts w:eastAsia="Times New Roman" w:cstheme="minorHAnsi"/>
          <w:color w:val="000000"/>
        </w:rPr>
        <w:t>. d4 damage</w:t>
      </w:r>
      <w:r w:rsidR="007E7010" w:rsidRPr="00E95E1F">
        <w:rPr>
          <w:rFonts w:eastAsia="Times New Roman" w:cstheme="minorHAnsi"/>
          <w:color w:val="000000"/>
        </w:rPr>
        <w:t>/dice</w:t>
      </w:r>
      <w:r w:rsidR="00C24E58" w:rsidRPr="00432278">
        <w:rPr>
          <w:rFonts w:eastAsia="Times New Roman" w:cstheme="minorHAnsi"/>
          <w:color w:val="000000"/>
        </w:rPr>
        <w:t>, range 1</w:t>
      </w:r>
      <w:r w:rsidR="00A94381" w:rsidRPr="00432278">
        <w:rPr>
          <w:rFonts w:eastAsia="Times New Roman" w:cstheme="minorHAnsi"/>
          <w:color w:val="000000"/>
        </w:rPr>
        <w:t>0</w:t>
      </w:r>
      <w:r w:rsidR="00C24E58" w:rsidRPr="00432278">
        <w:rPr>
          <w:rFonts w:eastAsia="Times New Roman" w:cstheme="minorHAnsi"/>
          <w:color w:val="000000"/>
        </w:rPr>
        <w:t>0/</w:t>
      </w:r>
      <w:r w:rsidR="00A94381" w:rsidRPr="00432278">
        <w:rPr>
          <w:rFonts w:eastAsia="Times New Roman" w:cstheme="minorHAnsi"/>
          <w:color w:val="000000"/>
        </w:rPr>
        <w:t>4</w:t>
      </w:r>
      <w:r w:rsidR="00C24E58" w:rsidRPr="00432278">
        <w:rPr>
          <w:rFonts w:eastAsia="Times New Roman" w:cstheme="minorHAnsi"/>
          <w:color w:val="000000"/>
        </w:rPr>
        <w:t>00</w:t>
      </w:r>
      <w:r w:rsidR="007E7010" w:rsidRPr="00E95E1F">
        <w:rPr>
          <w:rFonts w:eastAsia="Times New Roman" w:cstheme="minorHAnsi"/>
          <w:color w:val="000000"/>
        </w:rPr>
        <w:t xml:space="preserve"> ft., and the </w:t>
      </w:r>
      <w:r w:rsidR="00C24E58" w:rsidRPr="00432278">
        <w:rPr>
          <w:rFonts w:eastAsia="Times New Roman" w:cstheme="minorHAnsi"/>
          <w:color w:val="000000"/>
        </w:rPr>
        <w:t>firearm has the light and finesse properties</w:t>
      </w:r>
      <w:r w:rsidR="00C400F0" w:rsidRPr="00432278">
        <w:rPr>
          <w:rFonts w:eastAsia="Times New Roman" w:cstheme="minorHAnsi"/>
          <w:color w:val="000000"/>
        </w:rPr>
        <w:t>, and weighs 5 lbs.</w:t>
      </w:r>
    </w:p>
    <w:p w14:paraId="11B5AF9B" w14:textId="77777777" w:rsidR="00BA3DDC" w:rsidRPr="00432278" w:rsidRDefault="00BA3DDC">
      <w:pPr>
        <w:pStyle w:val="ListParagraph"/>
        <w:numPr>
          <w:ilvl w:val="0"/>
          <w:numId w:val="53"/>
        </w:numPr>
        <w:rPr>
          <w:rFonts w:eastAsia="Times New Roman" w:cstheme="minorHAnsi"/>
          <w:color w:val="000000"/>
        </w:rPr>
      </w:pPr>
      <w:r w:rsidRPr="00432278">
        <w:rPr>
          <w:rFonts w:eastAsia="Times New Roman" w:cstheme="minorHAnsi"/>
          <w:i/>
          <w:iCs/>
          <w:color w:val="000000"/>
        </w:rPr>
        <w:t>Medium.</w:t>
      </w:r>
      <w:r w:rsidRPr="00432278">
        <w:rPr>
          <w:rFonts w:eastAsia="Times New Roman" w:cstheme="minorHAnsi"/>
          <w:color w:val="000000"/>
        </w:rPr>
        <w:t xml:space="preserve"> d6 damage</w:t>
      </w:r>
      <w:r w:rsidR="007E7010" w:rsidRPr="00E95E1F">
        <w:rPr>
          <w:rFonts w:eastAsia="Times New Roman" w:cstheme="minorHAnsi"/>
          <w:color w:val="000000"/>
        </w:rPr>
        <w:t>/dice</w:t>
      </w:r>
      <w:r w:rsidR="00C24E58" w:rsidRPr="00432278">
        <w:rPr>
          <w:rFonts w:eastAsia="Times New Roman" w:cstheme="minorHAnsi"/>
          <w:color w:val="000000"/>
        </w:rPr>
        <w:t xml:space="preserve">, range </w:t>
      </w:r>
      <w:r w:rsidR="00A94381" w:rsidRPr="00432278">
        <w:rPr>
          <w:rFonts w:eastAsia="Times New Roman" w:cstheme="minorHAnsi"/>
          <w:color w:val="000000"/>
        </w:rPr>
        <w:t>15</w:t>
      </w:r>
      <w:r w:rsidR="00C24E58" w:rsidRPr="00432278">
        <w:rPr>
          <w:rFonts w:eastAsia="Times New Roman" w:cstheme="minorHAnsi"/>
          <w:color w:val="000000"/>
        </w:rPr>
        <w:t>0/</w:t>
      </w:r>
      <w:r w:rsidR="00A94381" w:rsidRPr="00432278">
        <w:rPr>
          <w:rFonts w:eastAsia="Times New Roman" w:cstheme="minorHAnsi"/>
          <w:color w:val="000000"/>
        </w:rPr>
        <w:t>6</w:t>
      </w:r>
      <w:r w:rsidR="00C24E58" w:rsidRPr="00432278">
        <w:rPr>
          <w:rFonts w:eastAsia="Times New Roman" w:cstheme="minorHAnsi"/>
          <w:color w:val="000000"/>
        </w:rPr>
        <w:t>00</w:t>
      </w:r>
      <w:r w:rsidR="00C400F0" w:rsidRPr="00432278">
        <w:rPr>
          <w:rFonts w:eastAsia="Times New Roman" w:cstheme="minorHAnsi"/>
          <w:color w:val="000000"/>
        </w:rPr>
        <w:t xml:space="preserve">, and </w:t>
      </w:r>
      <w:r w:rsidR="007E7010" w:rsidRPr="00E95E1F">
        <w:rPr>
          <w:rFonts w:eastAsia="Times New Roman" w:cstheme="minorHAnsi"/>
          <w:color w:val="000000"/>
        </w:rPr>
        <w:t xml:space="preserve">the firearm </w:t>
      </w:r>
      <w:r w:rsidR="00C400F0" w:rsidRPr="00432278">
        <w:rPr>
          <w:rFonts w:eastAsia="Times New Roman" w:cstheme="minorHAnsi"/>
          <w:color w:val="000000"/>
        </w:rPr>
        <w:t>weighs 10 lbs</w:t>
      </w:r>
      <w:r w:rsidRPr="00432278">
        <w:rPr>
          <w:rFonts w:eastAsia="Times New Roman" w:cstheme="minorHAnsi"/>
          <w:color w:val="000000"/>
        </w:rPr>
        <w:t>.</w:t>
      </w:r>
      <w:r w:rsidR="00C24E58" w:rsidRPr="00432278">
        <w:rPr>
          <w:rFonts w:eastAsia="Times New Roman" w:cstheme="minorHAnsi"/>
          <w:color w:val="000000"/>
        </w:rPr>
        <w:t xml:space="preserve"> </w:t>
      </w:r>
    </w:p>
    <w:p w14:paraId="021E8476" w14:textId="77777777" w:rsidR="00BA3DDC" w:rsidRPr="00432278" w:rsidRDefault="00BA3DDC">
      <w:pPr>
        <w:pStyle w:val="ListParagraph"/>
        <w:numPr>
          <w:ilvl w:val="0"/>
          <w:numId w:val="53"/>
        </w:numPr>
        <w:rPr>
          <w:rFonts w:eastAsia="Times New Roman" w:cstheme="minorHAnsi"/>
          <w:color w:val="000000"/>
        </w:rPr>
      </w:pPr>
      <w:r w:rsidRPr="00432278">
        <w:rPr>
          <w:rFonts w:eastAsia="Times New Roman" w:cstheme="minorHAnsi"/>
          <w:i/>
          <w:iCs/>
          <w:color w:val="000000"/>
        </w:rPr>
        <w:t xml:space="preserve">Heavy. </w:t>
      </w:r>
      <w:r w:rsidRPr="00432278">
        <w:rPr>
          <w:rFonts w:eastAsia="Times New Roman" w:cstheme="minorHAnsi"/>
          <w:color w:val="000000"/>
        </w:rPr>
        <w:t>d8 damage</w:t>
      </w:r>
      <w:r w:rsidR="007E7010" w:rsidRPr="00E95E1F">
        <w:rPr>
          <w:rFonts w:eastAsia="Times New Roman" w:cstheme="minorHAnsi"/>
          <w:color w:val="000000"/>
        </w:rPr>
        <w:t>/dice</w:t>
      </w:r>
      <w:r w:rsidR="00C24E58" w:rsidRPr="00432278">
        <w:rPr>
          <w:rFonts w:eastAsia="Times New Roman" w:cstheme="minorHAnsi"/>
          <w:color w:val="000000"/>
        </w:rPr>
        <w:t xml:space="preserve">, range </w:t>
      </w:r>
      <w:r w:rsidR="00A94381" w:rsidRPr="00432278">
        <w:rPr>
          <w:rFonts w:eastAsia="Times New Roman" w:cstheme="minorHAnsi"/>
          <w:color w:val="000000"/>
        </w:rPr>
        <w:t>200</w:t>
      </w:r>
      <w:r w:rsidR="00C24E58" w:rsidRPr="00432278">
        <w:rPr>
          <w:rFonts w:eastAsia="Times New Roman" w:cstheme="minorHAnsi"/>
          <w:color w:val="000000"/>
        </w:rPr>
        <w:t>/</w:t>
      </w:r>
      <w:r w:rsidR="00A94381" w:rsidRPr="00432278">
        <w:rPr>
          <w:rFonts w:eastAsia="Times New Roman" w:cstheme="minorHAnsi"/>
          <w:color w:val="000000"/>
        </w:rPr>
        <w:t>8</w:t>
      </w:r>
      <w:r w:rsidR="00C24E58" w:rsidRPr="00432278">
        <w:rPr>
          <w:rFonts w:eastAsia="Times New Roman" w:cstheme="minorHAnsi"/>
          <w:color w:val="000000"/>
        </w:rPr>
        <w:t>00</w:t>
      </w:r>
      <w:r w:rsidRPr="00432278">
        <w:rPr>
          <w:rFonts w:eastAsia="Times New Roman" w:cstheme="minorHAnsi"/>
          <w:color w:val="000000"/>
        </w:rPr>
        <w:t xml:space="preserve">. </w:t>
      </w:r>
      <w:r w:rsidR="00C24E58" w:rsidRPr="00432278">
        <w:rPr>
          <w:rFonts w:eastAsia="Times New Roman" w:cstheme="minorHAnsi"/>
          <w:color w:val="000000"/>
        </w:rPr>
        <w:t>The firearm has the heavy and two-handed properties</w:t>
      </w:r>
      <w:r w:rsidR="00C400F0" w:rsidRPr="00432278">
        <w:rPr>
          <w:rFonts w:eastAsia="Times New Roman" w:cstheme="minorHAnsi"/>
          <w:color w:val="000000"/>
        </w:rPr>
        <w:t>, and weighs 15 lbs</w:t>
      </w:r>
      <w:r w:rsidR="00C24E58" w:rsidRPr="00432278">
        <w:rPr>
          <w:rFonts w:eastAsia="Times New Roman" w:cstheme="minorHAnsi"/>
          <w:color w:val="000000"/>
        </w:rPr>
        <w:t xml:space="preserve">. </w:t>
      </w:r>
    </w:p>
    <w:p w14:paraId="67CC4A5A" w14:textId="77777777" w:rsidR="00A94381" w:rsidRDefault="00A94381">
      <w:pPr>
        <w:contextualSpacing/>
        <w:rPr>
          <w:rFonts w:eastAsia="Times New Roman" w:cstheme="minorHAnsi"/>
          <w:color w:val="000000"/>
        </w:rPr>
      </w:pPr>
      <w:r>
        <w:rPr>
          <w:rFonts w:eastAsia="Times New Roman" w:cstheme="minorHAnsi"/>
          <w:color w:val="000000"/>
        </w:rPr>
        <w:t>By default, bullets deal piercing damage, but the ammunition type can allow a firearm to deal other types (as described under Chapter 5).</w:t>
      </w:r>
      <w:r w:rsidR="007E7010">
        <w:rPr>
          <w:rFonts w:eastAsia="Times New Roman" w:cstheme="minorHAnsi"/>
          <w:color w:val="000000"/>
        </w:rPr>
        <w:t xml:space="preserve"> </w:t>
      </w:r>
      <w:r w:rsidR="00F607D7">
        <w:rPr>
          <w:rFonts w:eastAsia="Times New Roman" w:cstheme="minorHAnsi"/>
          <w:color w:val="000000"/>
        </w:rPr>
        <w:t xml:space="preserve">Attaching a bayonet to a firearm allows you to make melee attacks with it. Attacking with a firearm without a bayonet allows you to deal only its base damage with an attack roll (1d8 with a heavy firearm), but you do not add your proficiency bonus to the attack. </w:t>
      </w:r>
    </w:p>
    <w:p w14:paraId="234D5456" w14:textId="77777777" w:rsidR="007E7010" w:rsidRDefault="007E7010" w:rsidP="00FB4598">
      <w:pPr>
        <w:contextualSpacing/>
        <w:rPr>
          <w:rFonts w:eastAsia="Times New Roman" w:cstheme="minorHAnsi"/>
          <w:color w:val="000000"/>
        </w:rPr>
      </w:pPr>
    </w:p>
    <w:p w14:paraId="68A93876" w14:textId="77777777" w:rsidR="007E7010" w:rsidRDefault="00C24E58">
      <w:pPr>
        <w:contextualSpacing/>
        <w:rPr>
          <w:rFonts w:eastAsia="Times New Roman" w:cstheme="minorHAnsi"/>
          <w:color w:val="000000"/>
        </w:rPr>
      </w:pPr>
      <w:r w:rsidRPr="00E95E1F">
        <w:rPr>
          <w:rFonts w:eastAsia="Times New Roman" w:cstheme="minorHAnsi"/>
          <w:i/>
          <w:iCs/>
          <w:color w:val="000000"/>
        </w:rPr>
        <w:t xml:space="preserve">Firearm Capacity. </w:t>
      </w:r>
      <w:r>
        <w:rPr>
          <w:rFonts w:eastAsia="Times New Roman" w:cstheme="minorHAnsi"/>
          <w:color w:val="000000"/>
        </w:rPr>
        <w:t xml:space="preserve">Despite requiring ammunition, firearms do not have the loading or ammunition weapon properties. Firearms (and specially modified crossbows) instead have the capacity weapon property. Capacity determines the number of attacks the firearm or crossbow can make before you must use an Action to reload. A firearm has capacity equal to 1 bullet </w:t>
      </w:r>
      <w:r w:rsidR="00A94381">
        <w:rPr>
          <w:rFonts w:eastAsia="Times New Roman" w:cstheme="minorHAnsi"/>
          <w:color w:val="000000"/>
        </w:rPr>
        <w:t>per rarity grade</w:t>
      </w:r>
      <w:r>
        <w:rPr>
          <w:rFonts w:eastAsia="Times New Roman" w:cstheme="minorHAnsi"/>
          <w:color w:val="000000"/>
        </w:rPr>
        <w:t xml:space="preserve"> (2 at Common rarity). Certain technological modifications can vastly </w:t>
      </w:r>
      <w:r w:rsidR="00F607D7">
        <w:rPr>
          <w:rFonts w:eastAsia="Times New Roman" w:cstheme="minorHAnsi"/>
          <w:color w:val="000000"/>
        </w:rPr>
        <w:t xml:space="preserve">influence </w:t>
      </w:r>
      <w:r>
        <w:rPr>
          <w:rFonts w:eastAsia="Times New Roman" w:cstheme="minorHAnsi"/>
          <w:color w:val="000000"/>
        </w:rPr>
        <w:t>bullet capacity</w:t>
      </w:r>
      <w:r w:rsidR="00F607D7">
        <w:rPr>
          <w:rFonts w:eastAsia="Times New Roman" w:cstheme="minorHAnsi"/>
          <w:color w:val="000000"/>
        </w:rPr>
        <w:t xml:space="preserve"> (+3 or -3 per step)</w:t>
      </w:r>
      <w:r w:rsidR="00C400F0">
        <w:rPr>
          <w:rFonts w:eastAsia="Times New Roman" w:cstheme="minorHAnsi"/>
          <w:color w:val="000000"/>
        </w:rPr>
        <w:t xml:space="preserve">, allowing </w:t>
      </w:r>
      <w:r w:rsidR="00F607D7">
        <w:rPr>
          <w:rFonts w:eastAsia="Times New Roman" w:cstheme="minorHAnsi"/>
          <w:color w:val="000000"/>
        </w:rPr>
        <w:t xml:space="preserve">for </w:t>
      </w:r>
      <w:r w:rsidR="00C400F0">
        <w:rPr>
          <w:rFonts w:eastAsia="Times New Roman" w:cstheme="minorHAnsi"/>
          <w:color w:val="000000"/>
        </w:rPr>
        <w:t xml:space="preserve">more </w:t>
      </w:r>
      <w:r w:rsidR="00F607D7">
        <w:rPr>
          <w:rFonts w:eastAsia="Times New Roman" w:cstheme="minorHAnsi"/>
          <w:color w:val="000000"/>
        </w:rPr>
        <w:t xml:space="preserve">(or less) </w:t>
      </w:r>
      <w:r w:rsidR="00C400F0">
        <w:rPr>
          <w:rFonts w:eastAsia="Times New Roman" w:cstheme="minorHAnsi"/>
          <w:color w:val="000000"/>
        </w:rPr>
        <w:t>attacks before you must reload</w:t>
      </w:r>
      <w:r>
        <w:rPr>
          <w:rFonts w:eastAsia="Times New Roman" w:cstheme="minorHAnsi"/>
          <w:color w:val="000000"/>
        </w:rPr>
        <w:t xml:space="preserve">. </w:t>
      </w:r>
      <w:r w:rsidR="00C400F0">
        <w:rPr>
          <w:rFonts w:eastAsia="Times New Roman" w:cstheme="minorHAnsi"/>
          <w:color w:val="000000"/>
        </w:rPr>
        <w:t>Some features use multiple bullets when used (such as scattershot or automatic shot), requiring a good capacity.</w:t>
      </w:r>
      <w:r w:rsidR="00C400F0" w:rsidRPr="00C400F0">
        <w:rPr>
          <w:rFonts w:eastAsia="Times New Roman" w:cstheme="minorHAnsi"/>
          <w:color w:val="000000"/>
        </w:rPr>
        <w:t xml:space="preserve"> </w:t>
      </w:r>
    </w:p>
    <w:p w14:paraId="3EE8032C" w14:textId="77777777" w:rsidR="00C400F0" w:rsidRDefault="00C400F0">
      <w:pPr>
        <w:contextualSpacing/>
        <w:rPr>
          <w:rFonts w:eastAsia="Times New Roman" w:cstheme="minorHAnsi"/>
          <w:color w:val="000000"/>
        </w:rPr>
      </w:pPr>
      <w:r>
        <w:rPr>
          <w:rFonts w:eastAsia="Times New Roman" w:cstheme="minorHAnsi"/>
          <w:color w:val="000000"/>
        </w:rPr>
        <w:t xml:space="preserve">As a technological device, firearms also require fuel per shot. </w:t>
      </w:r>
      <w:r w:rsidR="007E7010">
        <w:rPr>
          <w:rFonts w:eastAsia="Times New Roman" w:cstheme="minorHAnsi"/>
          <w:color w:val="000000"/>
        </w:rPr>
        <w:t xml:space="preserve">When using gunpowder, firearms are very efficient, costing only 2 ounces (1/8th a pound) for a single shot, regardless of rarity. </w:t>
      </w:r>
    </w:p>
    <w:p w14:paraId="65CE95EF" w14:textId="77777777" w:rsidR="007E7010" w:rsidRDefault="007E7010" w:rsidP="007E7010">
      <w:pPr>
        <w:contextualSpacing/>
        <w:rPr>
          <w:rFonts w:eastAsia="Times New Roman" w:cstheme="minorHAnsi"/>
          <w:color w:val="000000"/>
        </w:rPr>
      </w:pPr>
    </w:p>
    <w:p w14:paraId="415AE1B1" w14:textId="77777777" w:rsidR="007E7010" w:rsidRDefault="007E7010">
      <w:pPr>
        <w:contextualSpacing/>
        <w:rPr>
          <w:rFonts w:eastAsia="Times New Roman" w:cstheme="minorHAnsi"/>
          <w:color w:val="000000"/>
        </w:rPr>
      </w:pPr>
      <w:r>
        <w:rPr>
          <w:rFonts w:eastAsia="Times New Roman" w:cstheme="minorHAnsi"/>
          <w:color w:val="000000"/>
        </w:rPr>
        <w:t xml:space="preserve">For example, a Common medium firearm deals 2d6 points of damage on a successful attack, and has a capacity of 2 bullets; while a Legendary light firearm deals 6d4 instead and has a capacity of 5 instead. </w:t>
      </w:r>
    </w:p>
    <w:p w14:paraId="56912468" w14:textId="77777777" w:rsidR="0047335C" w:rsidRDefault="0047335C" w:rsidP="00C5720B">
      <w:pPr>
        <w:contextualSpacing/>
        <w:rPr>
          <w:rFonts w:eastAsia="Times New Roman" w:cstheme="minorHAnsi"/>
          <w:sz w:val="24"/>
          <w:szCs w:val="24"/>
        </w:rPr>
      </w:pPr>
    </w:p>
    <w:p w14:paraId="192E9335" w14:textId="77777777" w:rsidR="007E7010" w:rsidRDefault="00D64D48" w:rsidP="00216993">
      <w:pPr>
        <w:contextualSpacing/>
        <w:rPr>
          <w:rFonts w:eastAsia="Times New Roman" w:cstheme="minorHAnsi"/>
          <w:color w:val="000000"/>
        </w:rPr>
      </w:pPr>
      <w:r>
        <w:rPr>
          <w:rFonts w:eastAsia="Times New Roman" w:cstheme="minorHAnsi"/>
          <w:i/>
          <w:iCs/>
        </w:rPr>
        <w:t>Crossbows</w:t>
      </w:r>
      <w:r w:rsidR="00927C96">
        <w:rPr>
          <w:rFonts w:eastAsia="Times New Roman" w:cstheme="minorHAnsi"/>
          <w:i/>
          <w:iCs/>
        </w:rPr>
        <w:t xml:space="preserve">. </w:t>
      </w:r>
      <w:r w:rsidRPr="000D5DB5">
        <w:rPr>
          <w:rFonts w:eastAsia="Times New Roman" w:cstheme="minorHAnsi"/>
          <w:color w:val="000000"/>
        </w:rPr>
        <w:t>Crossbows are similar to firearms</w:t>
      </w:r>
      <w:r w:rsidR="00A94381">
        <w:rPr>
          <w:rFonts w:eastAsia="Times New Roman" w:cstheme="minorHAnsi"/>
          <w:color w:val="000000"/>
        </w:rPr>
        <w:t xml:space="preserve"> in potential. </w:t>
      </w:r>
      <w:r w:rsidR="007E7010">
        <w:rPr>
          <w:rFonts w:eastAsia="Times New Roman" w:cstheme="minorHAnsi"/>
          <w:color w:val="000000"/>
        </w:rPr>
        <w:t xml:space="preserve">Normal crossbows do not count as technological devices, however, unless they are modified by one with proficiency in Engineer’s Tools. </w:t>
      </w:r>
    </w:p>
    <w:p w14:paraId="2AD22189" w14:textId="77777777" w:rsidR="00A94381" w:rsidRDefault="00A94381">
      <w:pPr>
        <w:contextualSpacing/>
        <w:rPr>
          <w:rFonts w:eastAsia="Times New Roman" w:cstheme="minorHAnsi"/>
          <w:color w:val="000000"/>
        </w:rPr>
      </w:pPr>
      <w:r>
        <w:rPr>
          <w:rFonts w:eastAsia="Times New Roman" w:cstheme="minorHAnsi"/>
          <w:color w:val="000000"/>
        </w:rPr>
        <w:t xml:space="preserve">Despite crossbows allowing only a single attack and using mechanical (clockwork) engines, they can be modified from their base rarity. </w:t>
      </w:r>
      <w:r w:rsidR="007E7010">
        <w:rPr>
          <w:rFonts w:eastAsia="Times New Roman" w:cstheme="minorHAnsi"/>
          <w:color w:val="000000"/>
        </w:rPr>
        <w:t xml:space="preserve">Their base statistics are below (starting with 1 dice of damage). </w:t>
      </w:r>
    </w:p>
    <w:p w14:paraId="5A5D50F8" w14:textId="77777777" w:rsidR="00A94381" w:rsidRDefault="00A94381" w:rsidP="00E95E1F">
      <w:pPr>
        <w:pStyle w:val="ListParagraph"/>
        <w:numPr>
          <w:ilvl w:val="0"/>
          <w:numId w:val="53"/>
        </w:numPr>
        <w:rPr>
          <w:rFonts w:eastAsia="Times New Roman" w:cstheme="minorHAnsi"/>
          <w:color w:val="000000"/>
        </w:rPr>
      </w:pPr>
      <w:r>
        <w:rPr>
          <w:rFonts w:eastAsia="Times New Roman" w:cstheme="minorHAnsi"/>
          <w:color w:val="000000"/>
        </w:rPr>
        <w:lastRenderedPageBreak/>
        <w:t>Light (originally Hand Crossbow)</w:t>
      </w:r>
      <w:r w:rsidR="00EB5C30">
        <w:rPr>
          <w:rFonts w:eastAsia="Times New Roman" w:cstheme="minorHAnsi"/>
          <w:color w:val="000000"/>
        </w:rPr>
        <w:t xml:space="preserve">. 1d6 damage, </w:t>
      </w:r>
      <w:r w:rsidR="007E7010">
        <w:rPr>
          <w:rFonts w:eastAsia="Times New Roman" w:cstheme="minorHAnsi"/>
          <w:color w:val="000000"/>
        </w:rPr>
        <w:t xml:space="preserve">range 30/120 ft., and the crossbow has the light and loading properties, costs 75 gp, and </w:t>
      </w:r>
      <w:r w:rsidR="00EB5C30">
        <w:rPr>
          <w:rFonts w:eastAsia="Times New Roman" w:cstheme="minorHAnsi"/>
          <w:color w:val="000000"/>
        </w:rPr>
        <w:t xml:space="preserve">weighs 3 lbs. </w:t>
      </w:r>
    </w:p>
    <w:p w14:paraId="48F82FE1" w14:textId="77777777" w:rsidR="00A94381" w:rsidRDefault="00A94381" w:rsidP="00E95E1F">
      <w:pPr>
        <w:pStyle w:val="ListParagraph"/>
        <w:numPr>
          <w:ilvl w:val="0"/>
          <w:numId w:val="53"/>
        </w:numPr>
        <w:rPr>
          <w:rFonts w:eastAsia="Times New Roman" w:cstheme="minorHAnsi"/>
          <w:color w:val="000000"/>
        </w:rPr>
      </w:pPr>
      <w:r>
        <w:rPr>
          <w:rFonts w:eastAsia="Times New Roman" w:cstheme="minorHAnsi"/>
          <w:color w:val="000000"/>
        </w:rPr>
        <w:t xml:space="preserve">Medium (originally Light Crossbow). 1d8 damage, </w:t>
      </w:r>
      <w:r w:rsidR="007E7010">
        <w:rPr>
          <w:rFonts w:eastAsia="Times New Roman" w:cstheme="minorHAnsi"/>
          <w:color w:val="000000"/>
        </w:rPr>
        <w:t xml:space="preserve">range 80/320 ft., and the crossbow has the loading and two-hand properties, costs 25 gp, and </w:t>
      </w:r>
      <w:r>
        <w:rPr>
          <w:rFonts w:eastAsia="Times New Roman" w:cstheme="minorHAnsi"/>
          <w:color w:val="000000"/>
        </w:rPr>
        <w:t>weighs 5 lbs.</w:t>
      </w:r>
    </w:p>
    <w:p w14:paraId="7451B941" w14:textId="77777777" w:rsidR="00A94381" w:rsidRPr="00E95E1F" w:rsidRDefault="00A94381" w:rsidP="00E95E1F">
      <w:pPr>
        <w:pStyle w:val="ListParagraph"/>
        <w:numPr>
          <w:ilvl w:val="0"/>
          <w:numId w:val="53"/>
        </w:numPr>
        <w:rPr>
          <w:rFonts w:eastAsia="Times New Roman" w:cstheme="minorHAnsi"/>
          <w:color w:val="000000"/>
        </w:rPr>
      </w:pPr>
      <w:r>
        <w:rPr>
          <w:rFonts w:eastAsia="Times New Roman" w:cstheme="minorHAnsi"/>
          <w:color w:val="000000"/>
        </w:rPr>
        <w:t>Heavy (originally Heavy Crossbow)</w:t>
      </w:r>
      <w:r w:rsidR="007E7010">
        <w:rPr>
          <w:rFonts w:eastAsia="Times New Roman" w:cstheme="minorHAnsi"/>
          <w:color w:val="000000"/>
        </w:rPr>
        <w:t xml:space="preserve">. 1d10 damage, range 100/400 ft., and the crossbow has the heavy, loading, and two-handed properties, costs 50 gp, and weighs 18 lbs. </w:t>
      </w:r>
    </w:p>
    <w:p w14:paraId="7E3CEFBD" w14:textId="77777777" w:rsidR="00A94381" w:rsidRDefault="00A94381">
      <w:pPr>
        <w:contextualSpacing/>
        <w:rPr>
          <w:rFonts w:eastAsia="Times New Roman" w:cstheme="minorHAnsi"/>
          <w:color w:val="000000"/>
        </w:rPr>
      </w:pPr>
      <w:r>
        <w:rPr>
          <w:rFonts w:eastAsia="Times New Roman" w:cstheme="minorHAnsi"/>
          <w:color w:val="000000"/>
        </w:rPr>
        <w:t xml:space="preserve">By modifying </w:t>
      </w:r>
      <w:r w:rsidR="007E7010">
        <w:rPr>
          <w:rFonts w:eastAsia="Times New Roman" w:cstheme="minorHAnsi"/>
          <w:color w:val="000000"/>
        </w:rPr>
        <w:t xml:space="preserve">crossbows, you can alter the number of damage dice the crossbow deals, its capacity (such as by adding a reload function), range, and other technological modifications. </w:t>
      </w:r>
      <w:r w:rsidR="008F72A0">
        <w:rPr>
          <w:rFonts w:eastAsia="Times New Roman" w:cstheme="minorHAnsi"/>
          <w:color w:val="000000"/>
        </w:rPr>
        <w:t xml:space="preserve">Choosing to do </w:t>
      </w:r>
      <w:r w:rsidR="007E7010">
        <w:rPr>
          <w:rFonts w:eastAsia="Times New Roman" w:cstheme="minorHAnsi"/>
          <w:color w:val="000000"/>
        </w:rPr>
        <w:t>so, however, alters the crossbow too far from the original (efficient) designs, changing the components so much that you must treat them as technological de</w:t>
      </w:r>
      <w:r w:rsidR="008F72A0">
        <w:rPr>
          <w:rFonts w:eastAsia="Times New Roman" w:cstheme="minorHAnsi"/>
          <w:color w:val="000000"/>
        </w:rPr>
        <w:t xml:space="preserve">vices in terms of cost as well. </w:t>
      </w:r>
    </w:p>
    <w:p w14:paraId="02C6330E" w14:textId="77777777" w:rsidR="00F607D7" w:rsidRDefault="00F607D7">
      <w:pPr>
        <w:contextualSpacing/>
        <w:rPr>
          <w:rFonts w:eastAsia="Times New Roman" w:cstheme="minorHAnsi"/>
          <w:color w:val="000000"/>
        </w:rPr>
      </w:pPr>
      <w:r w:rsidRPr="000D5DB5">
        <w:rPr>
          <w:rFonts w:eastAsia="Times New Roman" w:cstheme="minorHAnsi"/>
          <w:color w:val="000000"/>
        </w:rPr>
        <w:t xml:space="preserve">Crossbows start with 1 </w:t>
      </w:r>
      <w:r>
        <w:rPr>
          <w:rFonts w:eastAsia="Times New Roman" w:cstheme="minorHAnsi"/>
          <w:color w:val="000000"/>
        </w:rPr>
        <w:t>c</w:t>
      </w:r>
      <w:r w:rsidRPr="000D5DB5">
        <w:rPr>
          <w:rFonts w:eastAsia="Times New Roman" w:cstheme="minorHAnsi"/>
          <w:color w:val="000000"/>
        </w:rPr>
        <w:t>apacity</w:t>
      </w:r>
      <w:r>
        <w:rPr>
          <w:rFonts w:eastAsia="Times New Roman" w:cstheme="minorHAnsi"/>
          <w:color w:val="000000"/>
        </w:rPr>
        <w:t xml:space="preserve"> (1 bolt) and 1 dice of damage at Common rarity (or 1 dice and 1 capacity below firearms)</w:t>
      </w:r>
      <w:r w:rsidRPr="000D5DB5">
        <w:rPr>
          <w:rFonts w:eastAsia="Times New Roman" w:cstheme="minorHAnsi"/>
          <w:color w:val="000000"/>
        </w:rPr>
        <w:t xml:space="preserve">. </w:t>
      </w:r>
    </w:p>
    <w:p w14:paraId="08A14A46" w14:textId="77777777" w:rsidR="00F607D7" w:rsidRDefault="00F607D7">
      <w:pPr>
        <w:contextualSpacing/>
        <w:rPr>
          <w:rFonts w:eastAsia="Times New Roman" w:cstheme="minorHAnsi"/>
          <w:color w:val="000000"/>
        </w:rPr>
      </w:pPr>
      <w:r>
        <w:rPr>
          <w:rFonts w:eastAsia="Times New Roman" w:cstheme="minorHAnsi"/>
          <w:color w:val="000000"/>
        </w:rPr>
        <w:t>If upgraded, crossbows gain the following traits:</w:t>
      </w:r>
    </w:p>
    <w:p w14:paraId="2EAB1D06" w14:textId="77777777" w:rsidR="008F72A0" w:rsidRPr="00E95E1F" w:rsidRDefault="00F607D7" w:rsidP="00E95E1F">
      <w:pPr>
        <w:pStyle w:val="ListParagraph"/>
        <w:numPr>
          <w:ilvl w:val="0"/>
          <w:numId w:val="53"/>
        </w:numPr>
        <w:rPr>
          <w:rFonts w:eastAsia="Times New Roman" w:cstheme="minorHAnsi"/>
          <w:color w:val="000000"/>
        </w:rPr>
      </w:pPr>
      <w:r>
        <w:rPr>
          <w:rFonts w:eastAsia="Times New Roman" w:cstheme="minorHAnsi"/>
          <w:color w:val="000000"/>
        </w:rPr>
        <w:t xml:space="preserve">They </w:t>
      </w:r>
      <w:r w:rsidRPr="00E95E1F">
        <w:rPr>
          <w:rFonts w:eastAsia="Times New Roman" w:cstheme="minorHAnsi"/>
          <w:color w:val="000000"/>
        </w:rPr>
        <w:t xml:space="preserve">lose the Loading property, </w:t>
      </w:r>
      <w:r w:rsidR="00752AFB">
        <w:rPr>
          <w:rFonts w:eastAsia="Times New Roman" w:cstheme="minorHAnsi"/>
          <w:color w:val="000000"/>
        </w:rPr>
        <w:t xml:space="preserve">and gain the mechanical (clockwork) engine. Instead of the normal requirements to load a mechanical engine, a crossbow </w:t>
      </w:r>
      <w:r w:rsidRPr="00E95E1F">
        <w:rPr>
          <w:rFonts w:eastAsia="Times New Roman" w:cstheme="minorHAnsi"/>
          <w:color w:val="000000"/>
        </w:rPr>
        <w:t>require</w:t>
      </w:r>
      <w:r w:rsidR="00752AFB">
        <w:rPr>
          <w:rFonts w:eastAsia="Times New Roman" w:cstheme="minorHAnsi"/>
          <w:color w:val="000000"/>
        </w:rPr>
        <w:t>s</w:t>
      </w:r>
      <w:r w:rsidRPr="00E95E1F">
        <w:rPr>
          <w:rFonts w:eastAsia="Times New Roman" w:cstheme="minorHAnsi"/>
          <w:color w:val="000000"/>
        </w:rPr>
        <w:t xml:space="preserve"> an action to reload</w:t>
      </w:r>
      <w:r>
        <w:rPr>
          <w:rFonts w:eastAsia="Times New Roman" w:cstheme="minorHAnsi"/>
          <w:color w:val="000000"/>
        </w:rPr>
        <w:t>.</w:t>
      </w:r>
      <w:r w:rsidR="00752AFB">
        <w:rPr>
          <w:rFonts w:eastAsia="Times New Roman" w:cstheme="minorHAnsi"/>
          <w:color w:val="000000"/>
        </w:rPr>
        <w:t xml:space="preserve"> If you have the Crossbow Expert feat, you can reload as a Bonus Action. Otherwise, treat crossbows</w:t>
      </w:r>
      <w:r w:rsidR="008F72A0" w:rsidRPr="00E95E1F">
        <w:rPr>
          <w:rFonts w:eastAsia="Times New Roman" w:cstheme="minorHAnsi"/>
          <w:color w:val="000000"/>
        </w:rPr>
        <w:t xml:space="preserve"> as firearms for the purposes of reloading. </w:t>
      </w:r>
    </w:p>
    <w:p w14:paraId="7585457C" w14:textId="77777777" w:rsidR="00F607D7" w:rsidRDefault="00F607D7" w:rsidP="00E95E1F">
      <w:pPr>
        <w:pStyle w:val="ListParagraph"/>
        <w:numPr>
          <w:ilvl w:val="0"/>
          <w:numId w:val="53"/>
        </w:numPr>
        <w:rPr>
          <w:rFonts w:eastAsia="Times New Roman" w:cstheme="minorHAnsi"/>
          <w:color w:val="000000"/>
        </w:rPr>
      </w:pPr>
      <w:r>
        <w:rPr>
          <w:rFonts w:eastAsia="Times New Roman" w:cstheme="minorHAnsi"/>
          <w:color w:val="000000"/>
        </w:rPr>
        <w:t xml:space="preserve">The crossbow deals damage 1 dice less than firearms of the same rarity. For example, where a Legendary heavy firearm deals 6d8 damage, a Legendary heavy crossbow deals 5d10 instead. </w:t>
      </w:r>
    </w:p>
    <w:p w14:paraId="14C7A098" w14:textId="77777777" w:rsidR="00F607D7" w:rsidRDefault="00F607D7" w:rsidP="00E95E1F">
      <w:pPr>
        <w:pStyle w:val="ListParagraph"/>
        <w:numPr>
          <w:ilvl w:val="0"/>
          <w:numId w:val="53"/>
        </w:numPr>
        <w:rPr>
          <w:rFonts w:eastAsia="Times New Roman" w:cstheme="minorHAnsi"/>
          <w:color w:val="000000"/>
        </w:rPr>
      </w:pPr>
      <w:r>
        <w:rPr>
          <w:rFonts w:eastAsia="Times New Roman" w:cstheme="minorHAnsi"/>
          <w:color w:val="000000"/>
        </w:rPr>
        <w:t xml:space="preserve">The crossbow gains 1 </w:t>
      </w:r>
      <w:r w:rsidR="00944E2B">
        <w:rPr>
          <w:rFonts w:eastAsia="Times New Roman" w:cstheme="minorHAnsi"/>
          <w:color w:val="000000"/>
        </w:rPr>
        <w:t xml:space="preserve">less </w:t>
      </w:r>
      <w:r>
        <w:rPr>
          <w:rFonts w:eastAsia="Times New Roman" w:cstheme="minorHAnsi"/>
          <w:color w:val="000000"/>
        </w:rPr>
        <w:t>Capacity</w:t>
      </w:r>
      <w:r w:rsidR="00944E2B">
        <w:rPr>
          <w:rFonts w:eastAsia="Times New Roman" w:cstheme="minorHAnsi"/>
          <w:color w:val="000000"/>
        </w:rPr>
        <w:t xml:space="preserve"> than firearms of the same rarity</w:t>
      </w:r>
      <w:r>
        <w:rPr>
          <w:rFonts w:eastAsia="Times New Roman" w:cstheme="minorHAnsi"/>
          <w:color w:val="000000"/>
        </w:rPr>
        <w:t>, and can be modified with the Capacity modification (adding 2 extra bolt capacity per step).</w:t>
      </w:r>
    </w:p>
    <w:p w14:paraId="4968B0B9" w14:textId="77777777" w:rsidR="008F72A0" w:rsidRPr="008F72A0" w:rsidRDefault="00752AFB" w:rsidP="00E95E1F">
      <w:pPr>
        <w:pStyle w:val="ListParagraph"/>
        <w:numPr>
          <w:ilvl w:val="0"/>
          <w:numId w:val="53"/>
        </w:numPr>
        <w:rPr>
          <w:rFonts w:eastAsia="Times New Roman" w:cstheme="minorHAnsi"/>
          <w:color w:val="000000"/>
        </w:rPr>
      </w:pPr>
      <w:r>
        <w:rPr>
          <w:rFonts w:eastAsia="Times New Roman" w:cstheme="minorHAnsi"/>
          <w:color w:val="000000"/>
        </w:rPr>
        <w:t>They gain the chance to malfunction. The malfunction rate is 1 point less than firearms of the same rarity (minimum 1).</w:t>
      </w:r>
    </w:p>
    <w:p w14:paraId="50508A50" w14:textId="77777777" w:rsidR="008F72A0" w:rsidRDefault="00752AFB" w:rsidP="00E95E1F">
      <w:pPr>
        <w:rPr>
          <w:rFonts w:eastAsia="Times New Roman" w:cstheme="minorHAnsi"/>
          <w:color w:val="000000"/>
        </w:rPr>
      </w:pPr>
      <w:r>
        <w:rPr>
          <w:rFonts w:eastAsia="Times New Roman" w:cstheme="minorHAnsi"/>
          <w:color w:val="000000"/>
        </w:rPr>
        <w:t xml:space="preserve">Crossbows </w:t>
      </w:r>
      <w:r w:rsidRPr="00E95E1F">
        <w:rPr>
          <w:rFonts w:eastAsia="Times New Roman" w:cstheme="minorHAnsi"/>
          <w:color w:val="000000"/>
        </w:rPr>
        <w:t xml:space="preserve">retain their common ammunition type, </w:t>
      </w:r>
      <w:r>
        <w:rPr>
          <w:rFonts w:eastAsia="Times New Roman" w:cstheme="minorHAnsi"/>
          <w:color w:val="000000"/>
        </w:rPr>
        <w:t xml:space="preserve">silence, </w:t>
      </w:r>
      <w:r w:rsidRPr="00E95E1F">
        <w:rPr>
          <w:rFonts w:eastAsia="Times New Roman" w:cstheme="minorHAnsi"/>
          <w:color w:val="000000"/>
        </w:rPr>
        <w:t xml:space="preserve">and capability for </w:t>
      </w:r>
      <w:r>
        <w:rPr>
          <w:rFonts w:eastAsia="Times New Roman" w:cstheme="minorHAnsi"/>
          <w:color w:val="000000"/>
        </w:rPr>
        <w:t>under</w:t>
      </w:r>
      <w:r w:rsidRPr="00E95E1F">
        <w:rPr>
          <w:rFonts w:eastAsia="Times New Roman" w:cstheme="minorHAnsi"/>
          <w:color w:val="000000"/>
        </w:rPr>
        <w:t xml:space="preserve">water use. </w:t>
      </w:r>
    </w:p>
    <w:p w14:paraId="3CD7087D" w14:textId="77777777" w:rsidR="00752AFB" w:rsidRDefault="00752AFB" w:rsidP="00BA3DDC">
      <w:pPr>
        <w:contextualSpacing/>
        <w:rPr>
          <w:rFonts w:eastAsia="Times New Roman" w:cstheme="minorHAnsi"/>
          <w:color w:val="000000"/>
        </w:rPr>
      </w:pPr>
    </w:p>
    <w:p w14:paraId="206D6CB1" w14:textId="77777777" w:rsidR="008D1042" w:rsidRDefault="00927C96" w:rsidP="00216993">
      <w:pPr>
        <w:contextualSpacing/>
        <w:rPr>
          <w:rFonts w:eastAsia="Times New Roman" w:cstheme="minorHAnsi"/>
        </w:rPr>
      </w:pPr>
      <w:r>
        <w:rPr>
          <w:rFonts w:eastAsia="Times New Roman" w:cstheme="minorHAnsi"/>
          <w:color w:val="000000"/>
        </w:rPr>
        <w:t xml:space="preserve">Special Attack: </w:t>
      </w:r>
      <w:r w:rsidR="008D1042">
        <w:rPr>
          <w:rFonts w:eastAsia="Times New Roman" w:cstheme="minorHAnsi"/>
          <w:i/>
          <w:iCs/>
        </w:rPr>
        <w:t>Touch-</w:t>
      </w:r>
      <w:r w:rsidR="008D1042" w:rsidRPr="0098482A">
        <w:rPr>
          <w:rFonts w:eastAsia="Times New Roman" w:cstheme="minorHAnsi"/>
          <w:i/>
          <w:iCs/>
        </w:rPr>
        <w:t>Blast Strike</w:t>
      </w:r>
      <w:r>
        <w:rPr>
          <w:rFonts w:eastAsia="Times New Roman" w:cstheme="minorHAnsi"/>
          <w:i/>
          <w:iCs/>
        </w:rPr>
        <w:t xml:space="preserve">. </w:t>
      </w:r>
      <w:r w:rsidR="008D1042" w:rsidRPr="000D5DB5">
        <w:rPr>
          <w:rFonts w:eastAsia="Times New Roman" w:cstheme="minorHAnsi"/>
        </w:rPr>
        <w:t xml:space="preserve">When </w:t>
      </w:r>
      <w:r w:rsidR="008D1042">
        <w:rPr>
          <w:rFonts w:eastAsia="Times New Roman" w:cstheme="minorHAnsi"/>
        </w:rPr>
        <w:t xml:space="preserve">making </w:t>
      </w:r>
      <w:r w:rsidR="008D1042" w:rsidRPr="000D5DB5">
        <w:rPr>
          <w:rFonts w:eastAsia="Times New Roman" w:cstheme="minorHAnsi"/>
        </w:rPr>
        <w:t xml:space="preserve">a melee attack with a firearm </w:t>
      </w:r>
      <w:r w:rsidR="008D1042">
        <w:rPr>
          <w:rFonts w:eastAsia="Times New Roman" w:cstheme="minorHAnsi"/>
        </w:rPr>
        <w:t xml:space="preserve">ready </w:t>
      </w:r>
      <w:r w:rsidR="008D1042" w:rsidRPr="000D5DB5">
        <w:rPr>
          <w:rFonts w:eastAsia="Times New Roman" w:cstheme="minorHAnsi"/>
        </w:rPr>
        <w:t xml:space="preserve">(such as fighting with a saber and then shooting, or stabbing with a bayonet and then firing), </w:t>
      </w:r>
      <w:r w:rsidR="008D1042">
        <w:rPr>
          <w:rFonts w:eastAsia="Times New Roman" w:cstheme="minorHAnsi"/>
        </w:rPr>
        <w:t>you may declare a t</w:t>
      </w:r>
      <w:r w:rsidR="008D1042" w:rsidRPr="000D5DB5">
        <w:rPr>
          <w:rFonts w:eastAsia="Times New Roman" w:cstheme="minorHAnsi"/>
        </w:rPr>
        <w:t>ouch-</w:t>
      </w:r>
      <w:r w:rsidR="008D1042">
        <w:rPr>
          <w:rFonts w:eastAsia="Times New Roman" w:cstheme="minorHAnsi"/>
        </w:rPr>
        <w:t>b</w:t>
      </w:r>
      <w:r w:rsidR="008D1042" w:rsidRPr="000D5DB5">
        <w:rPr>
          <w:rFonts w:eastAsia="Times New Roman" w:cstheme="minorHAnsi"/>
        </w:rPr>
        <w:t xml:space="preserve">last strike. </w:t>
      </w:r>
      <w:r w:rsidR="008D1042">
        <w:rPr>
          <w:rFonts w:eastAsia="Times New Roman" w:cstheme="minorHAnsi"/>
        </w:rPr>
        <w:t xml:space="preserve">In this case, you may use a bonus action to shoot the firearm, and you do not take disadvantage from shooting in melee. If the melee attack </w:t>
      </w:r>
      <w:r w:rsidR="00B75C8D">
        <w:rPr>
          <w:rFonts w:eastAsia="Times New Roman" w:cstheme="minorHAnsi"/>
        </w:rPr>
        <w:t xml:space="preserve">already </w:t>
      </w:r>
      <w:r w:rsidR="008D1042">
        <w:rPr>
          <w:rFonts w:eastAsia="Times New Roman" w:cstheme="minorHAnsi"/>
        </w:rPr>
        <w:t xml:space="preserve">successfully hit the target, the firearm attack is </w:t>
      </w:r>
      <w:r w:rsidR="00B75C8D">
        <w:rPr>
          <w:rFonts w:eastAsia="Times New Roman" w:cstheme="minorHAnsi"/>
        </w:rPr>
        <w:t xml:space="preserve">furthermore </w:t>
      </w:r>
      <w:r w:rsidR="008D1042">
        <w:rPr>
          <w:rFonts w:eastAsia="Times New Roman" w:cstheme="minorHAnsi"/>
        </w:rPr>
        <w:t xml:space="preserve">made with advantage. </w:t>
      </w:r>
      <w:r w:rsidR="00967903">
        <w:rPr>
          <w:rFonts w:eastAsia="Times New Roman" w:cstheme="minorHAnsi"/>
        </w:rPr>
        <w:t xml:space="preserve">This is a special </w:t>
      </w:r>
      <w:r w:rsidR="00CD07D6">
        <w:rPr>
          <w:rFonts w:eastAsia="Times New Roman" w:cstheme="minorHAnsi"/>
        </w:rPr>
        <w:t>strike</w:t>
      </w:r>
      <w:r w:rsidR="00967903">
        <w:rPr>
          <w:rFonts w:eastAsia="Times New Roman" w:cstheme="minorHAnsi"/>
        </w:rPr>
        <w:t xml:space="preserve"> effect. </w:t>
      </w:r>
    </w:p>
    <w:p w14:paraId="20EF8E81" w14:textId="77777777" w:rsidR="008D1042" w:rsidRDefault="008D1042" w:rsidP="008D1042">
      <w:pPr>
        <w:contextualSpacing/>
        <w:rPr>
          <w:rFonts w:eastAsia="Times New Roman" w:cstheme="minorHAnsi"/>
          <w:sz w:val="24"/>
          <w:szCs w:val="24"/>
        </w:rPr>
      </w:pPr>
    </w:p>
    <w:p w14:paraId="213ABA4A" w14:textId="77777777" w:rsidR="00C8706F" w:rsidRPr="00752AFB" w:rsidRDefault="00927C96" w:rsidP="00216993">
      <w:pPr>
        <w:contextualSpacing/>
        <w:rPr>
          <w:rFonts w:eastAsia="Times New Roman" w:cs="Times New Roman"/>
          <w:color w:val="000000"/>
        </w:rPr>
      </w:pPr>
      <w:r>
        <w:rPr>
          <w:rFonts w:eastAsia="Times New Roman" w:cs="Times New Roman"/>
          <w:i/>
          <w:iCs/>
          <w:color w:val="000000"/>
        </w:rPr>
        <w:t xml:space="preserve">Firearm/Crossbow Sizes. </w:t>
      </w:r>
      <w:r w:rsidR="002000E4" w:rsidRPr="00752AFB">
        <w:rPr>
          <w:rFonts w:eastAsia="Times New Roman" w:cs="Times New Roman"/>
          <w:color w:val="000000"/>
        </w:rPr>
        <w:t xml:space="preserve">Firearms and crossbows can be increased in size </w:t>
      </w:r>
      <w:r w:rsidR="00752AFB" w:rsidRPr="00752AFB">
        <w:rPr>
          <w:rFonts w:eastAsia="Times New Roman" w:cs="Times New Roman"/>
          <w:color w:val="000000"/>
        </w:rPr>
        <w:t xml:space="preserve">from being useable by Medium creatures </w:t>
      </w:r>
      <w:r w:rsidR="002000E4" w:rsidRPr="00752AFB">
        <w:rPr>
          <w:rFonts w:eastAsia="Times New Roman" w:cs="Times New Roman"/>
          <w:color w:val="000000"/>
        </w:rPr>
        <w:t>(</w:t>
      </w:r>
      <w:r w:rsidR="00752AFB" w:rsidRPr="00752AFB">
        <w:rPr>
          <w:rFonts w:eastAsia="Times New Roman" w:cs="Times New Roman"/>
          <w:color w:val="000000"/>
        </w:rPr>
        <w:t xml:space="preserve">to </w:t>
      </w:r>
      <w:r w:rsidR="002000E4" w:rsidRPr="00752AFB">
        <w:rPr>
          <w:rFonts w:eastAsia="Times New Roman" w:cs="Times New Roman"/>
          <w:color w:val="000000"/>
        </w:rPr>
        <w:t>become equivalent to creature-sized</w:t>
      </w:r>
      <w:r w:rsidR="00752AFB" w:rsidRPr="00752AFB">
        <w:rPr>
          <w:rFonts w:eastAsia="Times New Roman" w:cs="Times New Roman"/>
          <w:color w:val="000000"/>
        </w:rPr>
        <w:t xml:space="preserve"> or larger</w:t>
      </w:r>
      <w:r w:rsidR="002000E4" w:rsidRPr="00752AFB">
        <w:rPr>
          <w:rFonts w:eastAsia="Times New Roman" w:cs="Times New Roman"/>
          <w:color w:val="000000"/>
        </w:rPr>
        <w:t xml:space="preserve">). </w:t>
      </w:r>
      <w:r w:rsidR="00C8706F" w:rsidRPr="00752AFB">
        <w:rPr>
          <w:rFonts w:eastAsia="Times New Roman" w:cs="Times New Roman"/>
          <w:color w:val="000000"/>
        </w:rPr>
        <w:t xml:space="preserve">This increases the damage and range of such weapons, at the expense </w:t>
      </w:r>
      <w:r w:rsidR="00D411FD" w:rsidRPr="00752AFB">
        <w:rPr>
          <w:rFonts w:eastAsia="Times New Roman" w:cs="Times New Roman"/>
          <w:color w:val="000000"/>
        </w:rPr>
        <w:t xml:space="preserve">of cost, reload/capacity, </w:t>
      </w:r>
      <w:r w:rsidR="00752AFB">
        <w:rPr>
          <w:rFonts w:eastAsia="Times New Roman" w:cs="Times New Roman"/>
          <w:color w:val="000000"/>
        </w:rPr>
        <w:t>and weight</w:t>
      </w:r>
      <w:r w:rsidR="00C8706F" w:rsidRPr="00752AFB">
        <w:rPr>
          <w:rFonts w:eastAsia="Times New Roman" w:cs="Times New Roman"/>
          <w:color w:val="000000"/>
        </w:rPr>
        <w:t xml:space="preserve">. </w:t>
      </w:r>
    </w:p>
    <w:p w14:paraId="65097109" w14:textId="77777777" w:rsidR="00C8706F" w:rsidRDefault="00C8706F" w:rsidP="0047335C">
      <w:pPr>
        <w:contextualSpacing/>
        <w:rPr>
          <w:rFonts w:eastAsia="Times New Roman" w:cs="Times New Roman"/>
          <w:color w:val="000000"/>
        </w:rPr>
      </w:pPr>
    </w:p>
    <w:p w14:paraId="36426367" w14:textId="77777777" w:rsidR="002000E4" w:rsidRPr="0047335C" w:rsidRDefault="00C8706F" w:rsidP="00E95E1F">
      <w:pPr>
        <w:pStyle w:val="ListParagraph"/>
        <w:numPr>
          <w:ilvl w:val="0"/>
          <w:numId w:val="53"/>
        </w:numPr>
        <w:rPr>
          <w:rFonts w:eastAsia="Times New Roman" w:cs="Times New Roman"/>
          <w:color w:val="000000"/>
        </w:rPr>
      </w:pPr>
      <w:r w:rsidRPr="00E95E1F">
        <w:rPr>
          <w:rFonts w:eastAsia="Times New Roman" w:cs="Times New Roman"/>
          <w:i/>
          <w:iCs/>
          <w:color w:val="000000"/>
        </w:rPr>
        <w:t xml:space="preserve">Damage. </w:t>
      </w:r>
      <w:r w:rsidR="002000E4" w:rsidRPr="0047335C">
        <w:rPr>
          <w:rFonts w:eastAsia="Times New Roman" w:cs="Times New Roman"/>
          <w:color w:val="000000"/>
        </w:rPr>
        <w:t>Assume normal weapons are Tiny-sized, and calculate each step to increase the damage dice as follows.</w:t>
      </w:r>
    </w:p>
    <w:p w14:paraId="2BEC26EF" w14:textId="77777777" w:rsidR="00C8706F" w:rsidRPr="00D411FD" w:rsidRDefault="00C8706F" w:rsidP="00E95E1F">
      <w:pPr>
        <w:rPr>
          <w:rFonts w:eastAsia="Times New Roman" w:cs="Times New Roman"/>
          <w:color w:val="000000"/>
        </w:rPr>
      </w:pPr>
    </w:p>
    <w:p w14:paraId="1D9E615D" w14:textId="77777777" w:rsidR="00D921B1" w:rsidRPr="00D411FD" w:rsidRDefault="00D921B1" w:rsidP="00E95E1F">
      <w:pPr>
        <w:ind w:left="1440"/>
        <w:contextualSpacing/>
        <w:rPr>
          <w:rFonts w:eastAsia="Times New Roman" w:cs="Times New Roman"/>
          <w:i/>
          <w:iCs/>
          <w:color w:val="000000"/>
        </w:rPr>
      </w:pPr>
      <w:r w:rsidRPr="00D411FD">
        <w:rPr>
          <w:rFonts w:eastAsia="Times New Roman" w:cs="Times New Roman"/>
          <w:i/>
          <w:iCs/>
          <w:color w:val="000000"/>
        </w:rPr>
        <w:t>Dice Progression</w:t>
      </w:r>
    </w:p>
    <w:p w14:paraId="6009EBA6" w14:textId="77777777" w:rsidR="00D921B1" w:rsidRPr="00D411FD" w:rsidRDefault="00D921B1" w:rsidP="00E95E1F">
      <w:pPr>
        <w:ind w:left="1440"/>
        <w:contextualSpacing/>
        <w:rPr>
          <w:rFonts w:eastAsia="Times New Roman" w:cs="Times New Roman"/>
          <w:color w:val="000000"/>
        </w:rPr>
      </w:pPr>
      <w:r w:rsidRPr="00D411FD">
        <w:rPr>
          <w:rFonts w:eastAsia="Times New Roman" w:cs="Times New Roman"/>
          <w:color w:val="000000"/>
        </w:rPr>
        <w:t>d4</w:t>
      </w:r>
      <w:r w:rsidRPr="00D411FD">
        <w:rPr>
          <w:rFonts w:eastAsia="Times New Roman" w:cs="Times New Roman"/>
          <w:color w:val="000000"/>
        </w:rPr>
        <w:tab/>
        <w:t>d6</w:t>
      </w:r>
      <w:r w:rsidRPr="00D411FD">
        <w:rPr>
          <w:rFonts w:eastAsia="Times New Roman" w:cs="Times New Roman"/>
          <w:color w:val="000000"/>
        </w:rPr>
        <w:tab/>
        <w:t>d8</w:t>
      </w:r>
      <w:r w:rsidRPr="00D411FD">
        <w:rPr>
          <w:rFonts w:eastAsia="Times New Roman" w:cs="Times New Roman"/>
          <w:color w:val="000000"/>
        </w:rPr>
        <w:tab/>
        <w:t>d10</w:t>
      </w:r>
      <w:r w:rsidRPr="00D411FD">
        <w:rPr>
          <w:rFonts w:eastAsia="Times New Roman" w:cs="Times New Roman"/>
          <w:color w:val="000000"/>
        </w:rPr>
        <w:tab/>
        <w:t>2d6</w:t>
      </w:r>
      <w:r w:rsidRPr="00D411FD">
        <w:rPr>
          <w:rFonts w:eastAsia="Times New Roman" w:cs="Times New Roman"/>
          <w:color w:val="000000"/>
        </w:rPr>
        <w:tab/>
        <w:t>3d6</w:t>
      </w:r>
      <w:r w:rsidRPr="00D411FD">
        <w:rPr>
          <w:rFonts w:eastAsia="Times New Roman" w:cs="Times New Roman"/>
          <w:color w:val="000000"/>
        </w:rPr>
        <w:tab/>
      </w:r>
      <w:r w:rsidR="00C8706F" w:rsidRPr="00D411FD">
        <w:rPr>
          <w:rFonts w:eastAsia="Times New Roman" w:cs="Times New Roman"/>
          <w:color w:val="000000"/>
        </w:rPr>
        <w:t>+d6/step</w:t>
      </w:r>
    </w:p>
    <w:p w14:paraId="77A2285A" w14:textId="77777777" w:rsidR="00752AFB" w:rsidRPr="00E95E1F" w:rsidRDefault="00C8706F" w:rsidP="00E95E1F">
      <w:pPr>
        <w:pStyle w:val="ListParagraph"/>
        <w:numPr>
          <w:ilvl w:val="0"/>
          <w:numId w:val="53"/>
        </w:numPr>
        <w:rPr>
          <w:rFonts w:eastAsia="Times New Roman" w:cstheme="minorHAnsi"/>
          <w:color w:val="000000"/>
        </w:rPr>
      </w:pPr>
      <w:r w:rsidRPr="00D411FD">
        <w:rPr>
          <w:rFonts w:eastAsia="Times New Roman" w:cstheme="minorHAnsi"/>
          <w:i/>
          <w:iCs/>
          <w:color w:val="000000"/>
        </w:rPr>
        <w:t xml:space="preserve">Range. </w:t>
      </w:r>
      <w:r w:rsidRPr="00D411FD">
        <w:rPr>
          <w:rFonts w:eastAsia="Times New Roman" w:cstheme="minorHAnsi"/>
          <w:color w:val="000000"/>
        </w:rPr>
        <w:t xml:space="preserve">The range of firearms increases by 50/200 feet per step. </w:t>
      </w:r>
    </w:p>
    <w:p w14:paraId="22F2F7DD" w14:textId="77777777" w:rsidR="00203D51" w:rsidRDefault="00203D51" w:rsidP="00E95E1F">
      <w:pPr>
        <w:pStyle w:val="ListParagraph"/>
        <w:numPr>
          <w:ilvl w:val="0"/>
          <w:numId w:val="53"/>
        </w:numPr>
        <w:rPr>
          <w:rFonts w:eastAsia="Times New Roman" w:cstheme="minorHAnsi"/>
          <w:i/>
          <w:iCs/>
          <w:color w:val="000000"/>
        </w:rPr>
      </w:pPr>
      <w:r>
        <w:rPr>
          <w:rFonts w:eastAsia="Times New Roman" w:cstheme="minorHAnsi"/>
          <w:i/>
          <w:iCs/>
          <w:color w:val="000000"/>
        </w:rPr>
        <w:t xml:space="preserve">Capacity. </w:t>
      </w:r>
      <w:r>
        <w:rPr>
          <w:rFonts w:eastAsia="Times New Roman" w:cstheme="minorHAnsi"/>
          <w:color w:val="000000"/>
        </w:rPr>
        <w:t>The capacity of firearms is reduced by 1 per step (minimum 1)</w:t>
      </w:r>
      <w:r w:rsidR="000706C1">
        <w:rPr>
          <w:rFonts w:eastAsia="Times New Roman" w:cstheme="minorHAnsi"/>
          <w:color w:val="000000"/>
        </w:rPr>
        <w:t xml:space="preserve"> starting from Heavy</w:t>
      </w:r>
      <w:r>
        <w:rPr>
          <w:rFonts w:eastAsia="Times New Roman" w:cstheme="minorHAnsi"/>
          <w:color w:val="000000"/>
        </w:rPr>
        <w:t>.</w:t>
      </w:r>
      <w:r w:rsidR="000D7DD6">
        <w:rPr>
          <w:rFonts w:eastAsia="Times New Roman" w:cstheme="minorHAnsi"/>
          <w:color w:val="000000"/>
        </w:rPr>
        <w:t xml:space="preserve"> If modified with the scattershot or automatic fire modifications, it always has enough ammunition to make a single attack before requiring reload. For each missing capacity point, however, it requires another action to reload. </w:t>
      </w:r>
    </w:p>
    <w:p w14:paraId="5E1B93CD" w14:textId="77777777" w:rsidR="00D411FD" w:rsidRPr="0047335C" w:rsidRDefault="00D411FD" w:rsidP="00E95E1F">
      <w:pPr>
        <w:pStyle w:val="ListParagraph"/>
        <w:numPr>
          <w:ilvl w:val="0"/>
          <w:numId w:val="53"/>
        </w:numPr>
        <w:rPr>
          <w:rFonts w:eastAsia="Times New Roman" w:cstheme="minorHAnsi"/>
          <w:i/>
          <w:iCs/>
          <w:color w:val="000000"/>
        </w:rPr>
      </w:pPr>
      <w:r w:rsidRPr="00E95E1F">
        <w:rPr>
          <w:rFonts w:eastAsia="Times New Roman" w:cstheme="minorHAnsi"/>
          <w:i/>
          <w:iCs/>
          <w:color w:val="000000"/>
        </w:rPr>
        <w:t>Cost</w:t>
      </w:r>
      <w:r w:rsidRPr="00E95E1F">
        <w:rPr>
          <w:rFonts w:eastAsia="Times New Roman" w:cstheme="minorHAnsi"/>
          <w:color w:val="000000"/>
        </w:rPr>
        <w:t xml:space="preserve">. Increasing </w:t>
      </w:r>
      <w:r w:rsidRPr="0047335C">
        <w:rPr>
          <w:rFonts w:eastAsia="Times New Roman" w:cstheme="minorHAnsi"/>
          <w:color w:val="000000"/>
        </w:rPr>
        <w:t xml:space="preserve">the size </w:t>
      </w:r>
      <w:r w:rsidRPr="00E95E1F">
        <w:rPr>
          <w:rFonts w:eastAsia="Times New Roman" w:cstheme="minorHAnsi"/>
          <w:color w:val="000000"/>
        </w:rPr>
        <w:t xml:space="preserve">multiplies the crafting cost by 2 per </w:t>
      </w:r>
      <w:r w:rsidRPr="0047335C">
        <w:rPr>
          <w:rFonts w:eastAsia="Times New Roman" w:cstheme="minorHAnsi"/>
          <w:color w:val="000000"/>
        </w:rPr>
        <w:t>step</w:t>
      </w:r>
      <w:r w:rsidR="000706C1">
        <w:rPr>
          <w:rFonts w:eastAsia="Times New Roman" w:cstheme="minorHAnsi"/>
          <w:color w:val="000000"/>
        </w:rPr>
        <w:t xml:space="preserve"> starting from Heavy</w:t>
      </w:r>
      <w:r w:rsidRPr="00E95E1F">
        <w:rPr>
          <w:rFonts w:eastAsia="Times New Roman" w:cstheme="minorHAnsi"/>
          <w:color w:val="000000"/>
        </w:rPr>
        <w:t>.</w:t>
      </w:r>
    </w:p>
    <w:p w14:paraId="63021A5A" w14:textId="77777777" w:rsidR="00C8706F" w:rsidRPr="00E95E1F" w:rsidRDefault="00D411FD" w:rsidP="00E95E1F">
      <w:pPr>
        <w:pStyle w:val="ListParagraph"/>
        <w:numPr>
          <w:ilvl w:val="0"/>
          <w:numId w:val="53"/>
        </w:numPr>
        <w:rPr>
          <w:rFonts w:eastAsia="Times New Roman" w:cstheme="minorHAnsi"/>
          <w:color w:val="000000"/>
        </w:rPr>
      </w:pPr>
      <w:r w:rsidRPr="0047335C">
        <w:rPr>
          <w:rFonts w:eastAsia="Times New Roman" w:cstheme="minorHAnsi"/>
          <w:i/>
          <w:iCs/>
          <w:color w:val="000000"/>
        </w:rPr>
        <w:lastRenderedPageBreak/>
        <w:t xml:space="preserve">Reload/Capacity. </w:t>
      </w:r>
      <w:r w:rsidR="00203D51">
        <w:rPr>
          <w:rFonts w:eastAsia="Times New Roman" w:cstheme="minorHAnsi"/>
          <w:color w:val="000000"/>
        </w:rPr>
        <w:t>For each step</w:t>
      </w:r>
      <w:r w:rsidR="000706C1">
        <w:rPr>
          <w:rFonts w:eastAsia="Times New Roman" w:cstheme="minorHAnsi"/>
          <w:color w:val="000000"/>
        </w:rPr>
        <w:t xml:space="preserve"> above Heavy</w:t>
      </w:r>
      <w:r w:rsidR="00203D51">
        <w:rPr>
          <w:rFonts w:eastAsia="Times New Roman" w:cstheme="minorHAnsi"/>
          <w:color w:val="000000"/>
        </w:rPr>
        <w:t xml:space="preserve">, the device requires </w:t>
      </w:r>
      <w:r w:rsidR="00250E0C">
        <w:rPr>
          <w:rFonts w:eastAsia="Times New Roman" w:cstheme="minorHAnsi"/>
          <w:color w:val="000000"/>
        </w:rPr>
        <w:t>two</w:t>
      </w:r>
      <w:r w:rsidR="00203D51">
        <w:rPr>
          <w:rFonts w:eastAsia="Times New Roman" w:cstheme="minorHAnsi"/>
          <w:color w:val="000000"/>
        </w:rPr>
        <w:t xml:space="preserve"> </w:t>
      </w:r>
      <w:r w:rsidR="00250E0C">
        <w:rPr>
          <w:rFonts w:eastAsia="Times New Roman" w:cstheme="minorHAnsi"/>
          <w:color w:val="000000"/>
        </w:rPr>
        <w:t xml:space="preserve">additional </w:t>
      </w:r>
      <w:r w:rsidR="00203D51">
        <w:rPr>
          <w:rFonts w:eastAsia="Times New Roman" w:cstheme="minorHAnsi"/>
          <w:color w:val="000000"/>
        </w:rPr>
        <w:t>action</w:t>
      </w:r>
      <w:r w:rsidR="00250E0C">
        <w:rPr>
          <w:rFonts w:eastAsia="Times New Roman" w:cstheme="minorHAnsi"/>
          <w:color w:val="000000"/>
        </w:rPr>
        <w:t>s</w:t>
      </w:r>
      <w:r w:rsidR="00203D51">
        <w:rPr>
          <w:rFonts w:eastAsia="Times New Roman" w:cstheme="minorHAnsi"/>
          <w:color w:val="000000"/>
        </w:rPr>
        <w:t xml:space="preserve"> to reload. If you can use a bonus action to reload </w:t>
      </w:r>
      <w:r w:rsidR="00203D51" w:rsidRPr="00541781">
        <w:rPr>
          <w:rFonts w:eastAsia="Times New Roman" w:cstheme="minorHAnsi"/>
          <w:color w:val="000000"/>
        </w:rPr>
        <w:t xml:space="preserve">(such as a </w:t>
      </w:r>
      <w:r w:rsidR="00203D51">
        <w:rPr>
          <w:rFonts w:eastAsia="Times New Roman" w:cstheme="minorHAnsi"/>
          <w:color w:val="000000"/>
        </w:rPr>
        <w:t xml:space="preserve">being a sufficiently-trained </w:t>
      </w:r>
      <w:r w:rsidR="00203D51" w:rsidRPr="00541781">
        <w:rPr>
          <w:rFonts w:eastAsia="Times New Roman" w:cstheme="minorHAnsi"/>
          <w:color w:val="000000"/>
        </w:rPr>
        <w:t>gunner Tinker)</w:t>
      </w:r>
      <w:r w:rsidR="00203D51">
        <w:rPr>
          <w:rFonts w:eastAsia="Times New Roman" w:cstheme="minorHAnsi"/>
          <w:color w:val="000000"/>
        </w:rPr>
        <w:t xml:space="preserve">, you may use your action and bonus action </w:t>
      </w:r>
      <w:r w:rsidR="000C031A">
        <w:rPr>
          <w:rFonts w:eastAsia="Times New Roman" w:cstheme="minorHAnsi"/>
          <w:color w:val="000000"/>
        </w:rPr>
        <w:t>to reload at an accelerated rate</w:t>
      </w:r>
      <w:r w:rsidRPr="00E95E1F">
        <w:rPr>
          <w:rFonts w:eastAsia="Times New Roman" w:cstheme="minorHAnsi"/>
          <w:color w:val="000000"/>
        </w:rPr>
        <w:t>.</w:t>
      </w:r>
      <w:r w:rsidRPr="0047335C">
        <w:rPr>
          <w:rFonts w:eastAsia="Times New Roman" w:cstheme="minorHAnsi"/>
          <w:i/>
          <w:iCs/>
          <w:color w:val="000000"/>
        </w:rPr>
        <w:t xml:space="preserve"> </w:t>
      </w:r>
    </w:p>
    <w:p w14:paraId="62B9EAB3" w14:textId="4DCBAA7B" w:rsidR="00C8706F" w:rsidRPr="00203D51" w:rsidRDefault="00752AFB" w:rsidP="00E95E1F">
      <w:pPr>
        <w:pStyle w:val="ListParagraph"/>
        <w:numPr>
          <w:ilvl w:val="0"/>
          <w:numId w:val="53"/>
        </w:numPr>
        <w:rPr>
          <w:rFonts w:eastAsia="Times New Roman" w:cstheme="minorHAnsi"/>
          <w:color w:val="000000"/>
        </w:rPr>
      </w:pPr>
      <w:r w:rsidRPr="00203D51">
        <w:rPr>
          <w:rFonts w:eastAsia="Times New Roman" w:cstheme="minorHAnsi"/>
          <w:i/>
          <w:iCs/>
          <w:color w:val="000000"/>
        </w:rPr>
        <w:t>Weight.</w:t>
      </w:r>
      <w:r w:rsidRPr="00203D51">
        <w:rPr>
          <w:rFonts w:eastAsia="Times New Roman" w:cstheme="minorHAnsi"/>
          <w:color w:val="000000"/>
        </w:rPr>
        <w:t xml:space="preserve"> Increasing the size multiplies the firearm’s weight by </w:t>
      </w:r>
      <w:r w:rsidR="000706C1">
        <w:rPr>
          <w:rFonts w:eastAsia="Times New Roman" w:cstheme="minorHAnsi"/>
          <w:color w:val="000000"/>
        </w:rPr>
        <w:t>6</w:t>
      </w:r>
      <w:r w:rsidRPr="00203D51">
        <w:rPr>
          <w:rFonts w:eastAsia="Times New Roman" w:cstheme="minorHAnsi"/>
          <w:color w:val="000000"/>
        </w:rPr>
        <w:t xml:space="preserve"> per step</w:t>
      </w:r>
      <w:r w:rsidR="00203D51">
        <w:rPr>
          <w:rFonts w:eastAsia="Times New Roman" w:cstheme="minorHAnsi"/>
          <w:color w:val="000000"/>
        </w:rPr>
        <w:t xml:space="preserve"> (</w:t>
      </w:r>
      <w:r w:rsidR="00203D51" w:rsidRPr="00203D51">
        <w:rPr>
          <w:rFonts w:eastAsia="Times New Roman" w:cstheme="minorHAnsi"/>
          <w:color w:val="000000"/>
        </w:rPr>
        <w:t xml:space="preserve">starting at 15 lbs. for heavy, </w:t>
      </w:r>
      <w:r w:rsidR="000706C1">
        <w:rPr>
          <w:rFonts w:eastAsia="Times New Roman" w:cstheme="minorHAnsi"/>
          <w:color w:val="000000"/>
        </w:rPr>
        <w:t>90</w:t>
      </w:r>
      <w:r w:rsidR="00203D51" w:rsidRPr="00203D51">
        <w:rPr>
          <w:rFonts w:eastAsia="Times New Roman" w:cstheme="minorHAnsi"/>
          <w:color w:val="000000"/>
        </w:rPr>
        <w:t xml:space="preserve"> lbs. for Heavy+, </w:t>
      </w:r>
      <w:r w:rsidR="000706C1">
        <w:rPr>
          <w:rFonts w:eastAsia="Times New Roman" w:cstheme="minorHAnsi"/>
          <w:color w:val="000000"/>
        </w:rPr>
        <w:t>540</w:t>
      </w:r>
      <w:r w:rsidR="00203D51" w:rsidRPr="00203D51">
        <w:rPr>
          <w:rFonts w:eastAsia="Times New Roman" w:cstheme="minorHAnsi"/>
          <w:color w:val="000000"/>
        </w:rPr>
        <w:t xml:space="preserve"> lbs. for Heavy++, </w:t>
      </w:r>
      <w:r w:rsidR="000706C1">
        <w:rPr>
          <w:rFonts w:eastAsia="Times New Roman" w:cstheme="minorHAnsi"/>
          <w:color w:val="000000"/>
        </w:rPr>
        <w:t>3,240</w:t>
      </w:r>
      <w:r w:rsidR="00203D51" w:rsidRPr="00203D51">
        <w:rPr>
          <w:rFonts w:eastAsia="Times New Roman" w:cstheme="minorHAnsi"/>
          <w:color w:val="000000"/>
        </w:rPr>
        <w:t xml:space="preserve"> lbs. for Heavy+++</w:t>
      </w:r>
      <w:r w:rsidR="000706C1">
        <w:rPr>
          <w:rFonts w:eastAsia="Times New Roman" w:cstheme="minorHAnsi"/>
          <w:color w:val="000000"/>
        </w:rPr>
        <w:t>, etc.</w:t>
      </w:r>
      <w:r w:rsidR="00203D51" w:rsidRPr="00203D51">
        <w:rPr>
          <w:rFonts w:eastAsia="Times New Roman" w:cstheme="minorHAnsi"/>
          <w:color w:val="000000"/>
        </w:rPr>
        <w:t xml:space="preserve">). </w:t>
      </w:r>
      <w:r w:rsidR="000706C1">
        <w:rPr>
          <w:rFonts w:eastAsia="Times New Roman" w:cstheme="minorHAnsi"/>
          <w:color w:val="000000"/>
        </w:rPr>
        <w:t>A</w:t>
      </w:r>
      <w:r w:rsidRPr="00203D51">
        <w:rPr>
          <w:rFonts w:eastAsia="Times New Roman" w:cstheme="minorHAnsi"/>
          <w:color w:val="000000"/>
        </w:rPr>
        <w:t xml:space="preserve">ll rolls to attack with Heavy+ </w:t>
      </w:r>
      <w:ins w:id="3936" w:author="Admin" w:date="2022-04-19T01:32:00Z">
        <w:r w:rsidR="001B7C11">
          <w:rPr>
            <w:rFonts w:eastAsia="Times New Roman" w:cstheme="minorHAnsi"/>
            <w:color w:val="000000"/>
          </w:rPr>
          <w:t xml:space="preserve">(and heavier) </w:t>
        </w:r>
      </w:ins>
      <w:r w:rsidRPr="00203D51">
        <w:rPr>
          <w:rFonts w:eastAsia="Times New Roman" w:cstheme="minorHAnsi"/>
          <w:color w:val="000000"/>
        </w:rPr>
        <w:t>firearms and crossbows have disadvantage if the one makin</w:t>
      </w:r>
      <w:r w:rsidR="00203D51" w:rsidRPr="00203D51">
        <w:rPr>
          <w:rFonts w:eastAsia="Times New Roman" w:cstheme="minorHAnsi"/>
          <w:color w:val="000000"/>
        </w:rPr>
        <w:t>g the roll does not use a stand (such as nailing it</w:t>
      </w:r>
      <w:r w:rsidRPr="00203D51">
        <w:rPr>
          <w:rFonts w:eastAsia="Times New Roman" w:cstheme="minorHAnsi"/>
          <w:color w:val="000000"/>
        </w:rPr>
        <w:t xml:space="preserve"> down</w:t>
      </w:r>
      <w:r w:rsidR="00203D51" w:rsidRPr="00203D51">
        <w:rPr>
          <w:rFonts w:eastAsia="Times New Roman" w:cstheme="minorHAnsi"/>
          <w:color w:val="000000"/>
        </w:rPr>
        <w:t xml:space="preserve"> or having it mounted)</w:t>
      </w:r>
      <w:r w:rsidRPr="00203D51">
        <w:rPr>
          <w:rFonts w:eastAsia="Times New Roman" w:cstheme="minorHAnsi"/>
          <w:color w:val="000000"/>
        </w:rPr>
        <w:t xml:space="preserve">. </w:t>
      </w:r>
      <w:r w:rsidR="00203D51" w:rsidRPr="00203D51">
        <w:rPr>
          <w:rFonts w:eastAsia="Times New Roman" w:cstheme="minorHAnsi"/>
          <w:color w:val="000000"/>
        </w:rPr>
        <w:br/>
      </w:r>
      <w:r w:rsidRPr="00203D51">
        <w:rPr>
          <w:rFonts w:eastAsia="Times New Roman" w:cstheme="minorHAnsi"/>
          <w:color w:val="000000"/>
        </w:rPr>
        <w:t xml:space="preserve">If mounted on a vehicle </w:t>
      </w:r>
      <w:r w:rsidR="00203D51" w:rsidRPr="00203D51">
        <w:rPr>
          <w:rFonts w:eastAsia="Times New Roman" w:cstheme="minorHAnsi"/>
          <w:color w:val="000000"/>
        </w:rPr>
        <w:t xml:space="preserve">or creature </w:t>
      </w:r>
      <w:r w:rsidRPr="00203D51">
        <w:rPr>
          <w:rFonts w:eastAsia="Times New Roman" w:cstheme="minorHAnsi"/>
          <w:color w:val="000000"/>
        </w:rPr>
        <w:t>(such as a steam tank</w:t>
      </w:r>
      <w:r w:rsidR="00203D51" w:rsidRPr="00203D51">
        <w:rPr>
          <w:rFonts w:eastAsia="Times New Roman" w:cstheme="minorHAnsi"/>
          <w:color w:val="000000"/>
        </w:rPr>
        <w:t>, mech,</w:t>
      </w:r>
      <w:r w:rsidRPr="00203D51">
        <w:rPr>
          <w:rFonts w:eastAsia="Times New Roman" w:cstheme="minorHAnsi"/>
          <w:color w:val="000000"/>
        </w:rPr>
        <w:t xml:space="preserve"> or </w:t>
      </w:r>
      <w:r w:rsidR="00203D51" w:rsidRPr="00203D51">
        <w:rPr>
          <w:rFonts w:eastAsia="Times New Roman" w:cstheme="minorHAnsi"/>
          <w:color w:val="000000"/>
        </w:rPr>
        <w:t>simple wheels</w:t>
      </w:r>
      <w:r w:rsidRPr="00203D51">
        <w:rPr>
          <w:rFonts w:eastAsia="Times New Roman" w:cstheme="minorHAnsi"/>
          <w:color w:val="000000"/>
        </w:rPr>
        <w:t xml:space="preserve">), the </w:t>
      </w:r>
      <w:r w:rsidR="00203D51" w:rsidRPr="00203D51">
        <w:rPr>
          <w:rFonts w:eastAsia="Times New Roman" w:cstheme="minorHAnsi"/>
          <w:color w:val="000000"/>
        </w:rPr>
        <w:t xml:space="preserve">vehicle </w:t>
      </w:r>
      <w:r w:rsidRPr="00203D51">
        <w:rPr>
          <w:rFonts w:eastAsia="Times New Roman" w:cstheme="minorHAnsi"/>
          <w:color w:val="000000"/>
        </w:rPr>
        <w:t xml:space="preserve">must be </w:t>
      </w:r>
      <w:r w:rsidR="00203D51" w:rsidRPr="00203D51">
        <w:rPr>
          <w:rFonts w:eastAsia="Times New Roman" w:cstheme="minorHAnsi"/>
          <w:color w:val="000000"/>
        </w:rPr>
        <w:t>grounded</w:t>
      </w:r>
      <w:r w:rsidRPr="00203D51">
        <w:rPr>
          <w:rFonts w:eastAsia="Times New Roman" w:cstheme="minorHAnsi"/>
          <w:color w:val="000000"/>
        </w:rPr>
        <w:t>.</w:t>
      </w:r>
      <w:r w:rsidR="00203D51" w:rsidRPr="00203D51">
        <w:rPr>
          <w:rFonts w:eastAsia="Times New Roman" w:cstheme="minorHAnsi"/>
          <w:color w:val="000000"/>
        </w:rPr>
        <w:t xml:space="preserve"> Grounding a mount requires its full movement (reducing its movement to 0), and makes its movement 0 for until the start of the user’s turn in the next round (on which the user can move normally). </w:t>
      </w:r>
    </w:p>
    <w:p w14:paraId="116DC679" w14:textId="77777777" w:rsidR="00C8706F" w:rsidRDefault="00C8706F" w:rsidP="002000E4">
      <w:pPr>
        <w:contextualSpacing/>
        <w:rPr>
          <w:rFonts w:eastAsia="Times New Roman" w:cstheme="minorHAnsi"/>
          <w:color w:val="000000"/>
        </w:rPr>
      </w:pPr>
    </w:p>
    <w:p w14:paraId="3B63C395" w14:textId="77777777" w:rsidR="00203D51" w:rsidRDefault="00D411FD">
      <w:pPr>
        <w:contextualSpacing/>
        <w:rPr>
          <w:rFonts w:eastAsia="Times New Roman" w:cstheme="minorHAnsi"/>
          <w:color w:val="000000"/>
        </w:rPr>
      </w:pPr>
      <w:r w:rsidRPr="00E95E1F">
        <w:rPr>
          <w:rFonts w:eastAsia="Times New Roman" w:cstheme="minorHAnsi"/>
          <w:color w:val="000000"/>
        </w:rPr>
        <w:t xml:space="preserve">For example, the </w:t>
      </w:r>
      <w:r w:rsidR="00203D51">
        <w:rPr>
          <w:rFonts w:eastAsia="Times New Roman" w:cstheme="minorHAnsi"/>
          <w:color w:val="000000"/>
        </w:rPr>
        <w:t xml:space="preserve">Common medium </w:t>
      </w:r>
      <w:r w:rsidRPr="00E95E1F">
        <w:rPr>
          <w:rFonts w:eastAsia="Times New Roman" w:cstheme="minorHAnsi"/>
          <w:color w:val="000000"/>
        </w:rPr>
        <w:t>boomstick</w:t>
      </w:r>
      <w:r>
        <w:rPr>
          <w:rFonts w:eastAsia="Times New Roman" w:cstheme="minorHAnsi"/>
          <w:color w:val="000000"/>
        </w:rPr>
        <w:t xml:space="preserve"> </w:t>
      </w:r>
      <w:r w:rsidR="00203D51">
        <w:rPr>
          <w:rFonts w:eastAsia="Times New Roman" w:cstheme="minorHAnsi"/>
          <w:color w:val="000000"/>
        </w:rPr>
        <w:t xml:space="preserve">has the following statistics: </w:t>
      </w:r>
    </w:p>
    <w:p w14:paraId="7D530ABC" w14:textId="77777777" w:rsidR="00203D51" w:rsidRDefault="00D411FD" w:rsidP="00E95E1F">
      <w:pPr>
        <w:pStyle w:val="ListParagraph"/>
        <w:numPr>
          <w:ilvl w:val="0"/>
          <w:numId w:val="53"/>
        </w:numPr>
        <w:rPr>
          <w:rFonts w:eastAsia="Times New Roman" w:cstheme="minorHAnsi"/>
          <w:color w:val="000000"/>
        </w:rPr>
      </w:pPr>
      <w:r w:rsidRPr="00E95E1F">
        <w:rPr>
          <w:rFonts w:eastAsia="Times New Roman" w:cstheme="minorHAnsi"/>
          <w:color w:val="000000"/>
        </w:rPr>
        <w:t xml:space="preserve">2d6 </w:t>
      </w:r>
      <w:r w:rsidR="00203D51" w:rsidRPr="00E95E1F">
        <w:rPr>
          <w:rFonts w:eastAsia="Times New Roman" w:cstheme="minorHAnsi"/>
          <w:color w:val="000000"/>
        </w:rPr>
        <w:t xml:space="preserve">damage, 10 lbs., 2 capacity, </w:t>
      </w:r>
      <w:r w:rsidRPr="00E95E1F">
        <w:rPr>
          <w:rFonts w:eastAsia="Times New Roman" w:cstheme="minorHAnsi"/>
          <w:color w:val="000000"/>
        </w:rPr>
        <w:t xml:space="preserve">range </w:t>
      </w:r>
      <w:r w:rsidR="00203D51" w:rsidRPr="00E95E1F">
        <w:rPr>
          <w:rFonts w:eastAsia="Times New Roman" w:cstheme="minorHAnsi"/>
          <w:color w:val="000000"/>
        </w:rPr>
        <w:t>150</w:t>
      </w:r>
      <w:r w:rsidRPr="00E95E1F">
        <w:rPr>
          <w:rFonts w:eastAsia="Times New Roman" w:cstheme="minorHAnsi"/>
          <w:color w:val="000000"/>
        </w:rPr>
        <w:t>/</w:t>
      </w:r>
      <w:r w:rsidR="00203D51" w:rsidRPr="00E95E1F">
        <w:rPr>
          <w:rFonts w:eastAsia="Times New Roman" w:cstheme="minorHAnsi"/>
          <w:color w:val="000000"/>
        </w:rPr>
        <w:t>6</w:t>
      </w:r>
      <w:r w:rsidRPr="00E95E1F">
        <w:rPr>
          <w:rFonts w:eastAsia="Times New Roman" w:cstheme="minorHAnsi"/>
          <w:color w:val="000000"/>
        </w:rPr>
        <w:t>00</w:t>
      </w:r>
      <w:r w:rsidR="00203D51" w:rsidRPr="00E95E1F">
        <w:rPr>
          <w:rFonts w:eastAsia="Times New Roman" w:cstheme="minorHAnsi"/>
          <w:color w:val="000000"/>
        </w:rPr>
        <w:t xml:space="preserve"> feet </w:t>
      </w:r>
    </w:p>
    <w:p w14:paraId="75CFC5CE" w14:textId="77777777" w:rsidR="00203D51" w:rsidRPr="00E95E1F" w:rsidRDefault="00203D51" w:rsidP="00E95E1F">
      <w:pPr>
        <w:rPr>
          <w:rFonts w:eastAsia="Times New Roman" w:cstheme="minorHAnsi"/>
          <w:color w:val="000000"/>
        </w:rPr>
      </w:pPr>
      <w:r>
        <w:rPr>
          <w:rFonts w:eastAsia="Times New Roman" w:cstheme="minorHAnsi"/>
          <w:color w:val="000000"/>
        </w:rPr>
        <w:t>It can be improved one step to heavy, changing as follows:</w:t>
      </w:r>
    </w:p>
    <w:p w14:paraId="3EE46540" w14:textId="77777777" w:rsidR="00203D51" w:rsidRDefault="00203D51" w:rsidP="00E95E1F">
      <w:pPr>
        <w:pStyle w:val="ListParagraph"/>
        <w:numPr>
          <w:ilvl w:val="0"/>
          <w:numId w:val="53"/>
        </w:numPr>
        <w:rPr>
          <w:rFonts w:eastAsia="Times New Roman" w:cstheme="minorHAnsi"/>
          <w:color w:val="000000"/>
        </w:rPr>
      </w:pPr>
      <w:r w:rsidRPr="00E95E1F">
        <w:rPr>
          <w:rFonts w:eastAsia="Times New Roman" w:cstheme="minorHAnsi"/>
          <w:color w:val="000000"/>
        </w:rPr>
        <w:t xml:space="preserve">2d8 damage, 15 lbs., </w:t>
      </w:r>
      <w:r>
        <w:rPr>
          <w:rFonts w:eastAsia="Times New Roman" w:cstheme="minorHAnsi"/>
          <w:color w:val="000000"/>
        </w:rPr>
        <w:t xml:space="preserve">2 capacity, </w:t>
      </w:r>
      <w:r w:rsidRPr="00E95E1F">
        <w:rPr>
          <w:rFonts w:eastAsia="Times New Roman" w:cstheme="minorHAnsi"/>
          <w:color w:val="000000"/>
        </w:rPr>
        <w:t>range 200/800</w:t>
      </w:r>
      <w:r>
        <w:rPr>
          <w:rFonts w:eastAsia="Times New Roman" w:cstheme="minorHAnsi"/>
          <w:color w:val="000000"/>
        </w:rPr>
        <w:t xml:space="preserve"> feet</w:t>
      </w:r>
    </w:p>
    <w:p w14:paraId="5B0D1400" w14:textId="77777777" w:rsidR="00203D51" w:rsidRPr="00E95E1F" w:rsidRDefault="00203D51" w:rsidP="00E95E1F">
      <w:pPr>
        <w:rPr>
          <w:rFonts w:eastAsia="Times New Roman" w:cstheme="minorHAnsi"/>
          <w:color w:val="000000"/>
        </w:rPr>
      </w:pPr>
      <w:r w:rsidRPr="00E95E1F">
        <w:rPr>
          <w:rFonts w:eastAsia="Times New Roman" w:cstheme="minorHAnsi"/>
          <w:color w:val="000000"/>
        </w:rPr>
        <w:t>Increasing its size two further steps increases its creature-equivalent size from Tiny-equivalent to Medium (or Heavy++). A human or orc-sized firearm would likely be considered to be a 6-pounder ca</w:t>
      </w:r>
      <w:r w:rsidR="000706C1">
        <w:rPr>
          <w:rFonts w:eastAsia="Times New Roman" w:cstheme="minorHAnsi"/>
          <w:color w:val="000000"/>
        </w:rPr>
        <w:t>n</w:t>
      </w:r>
      <w:r w:rsidRPr="00E95E1F">
        <w:rPr>
          <w:rFonts w:eastAsia="Times New Roman" w:cstheme="minorHAnsi"/>
          <w:color w:val="000000"/>
        </w:rPr>
        <w:t>non, and would have the following statistics:</w:t>
      </w:r>
    </w:p>
    <w:p w14:paraId="1FC53658" w14:textId="77777777" w:rsidR="000706C1" w:rsidRDefault="00203D51" w:rsidP="00E95E1F">
      <w:pPr>
        <w:pStyle w:val="ListParagraph"/>
        <w:numPr>
          <w:ilvl w:val="0"/>
          <w:numId w:val="53"/>
        </w:numPr>
        <w:rPr>
          <w:rFonts w:eastAsia="Times New Roman" w:cstheme="minorHAnsi"/>
          <w:color w:val="000000"/>
        </w:rPr>
      </w:pPr>
      <w:r>
        <w:rPr>
          <w:rFonts w:eastAsia="Times New Roman" w:cstheme="minorHAnsi"/>
          <w:color w:val="000000"/>
        </w:rPr>
        <w:t xml:space="preserve">4d6 damage, </w:t>
      </w:r>
      <w:r w:rsidR="000706C1">
        <w:rPr>
          <w:rFonts w:eastAsia="Times New Roman" w:cstheme="minorHAnsi"/>
          <w:color w:val="000000"/>
        </w:rPr>
        <w:t>540 lbs., 1 capacity, range 400/1,600 feet</w:t>
      </w:r>
    </w:p>
    <w:p w14:paraId="6BC2887C" w14:textId="77777777" w:rsidR="00D411FD" w:rsidRPr="00E95E1F" w:rsidRDefault="000706C1" w:rsidP="00E95E1F">
      <w:pPr>
        <w:rPr>
          <w:rFonts w:eastAsia="Times New Roman" w:cstheme="minorHAnsi"/>
          <w:color w:val="000000"/>
        </w:rPr>
      </w:pPr>
      <w:r w:rsidRPr="00E95E1F">
        <w:rPr>
          <w:rFonts w:eastAsia="Times New Roman" w:cstheme="minorHAnsi"/>
          <w:color w:val="000000"/>
        </w:rPr>
        <w:t>Th</w:t>
      </w:r>
      <w:r>
        <w:rPr>
          <w:rFonts w:eastAsia="Times New Roman" w:cstheme="minorHAnsi"/>
          <w:color w:val="000000"/>
        </w:rPr>
        <w:t xml:space="preserve">e 6 pounder </w:t>
      </w:r>
      <w:r w:rsidRPr="00E95E1F">
        <w:rPr>
          <w:rFonts w:eastAsia="Times New Roman" w:cstheme="minorHAnsi"/>
          <w:color w:val="000000"/>
        </w:rPr>
        <w:t xml:space="preserve">cannon </w:t>
      </w:r>
      <w:r>
        <w:rPr>
          <w:rFonts w:eastAsia="Times New Roman" w:cstheme="minorHAnsi"/>
          <w:color w:val="000000"/>
        </w:rPr>
        <w:t>requires</w:t>
      </w:r>
      <w:r w:rsidRPr="00E95E1F">
        <w:rPr>
          <w:rFonts w:eastAsia="Times New Roman" w:cstheme="minorHAnsi"/>
          <w:color w:val="000000"/>
        </w:rPr>
        <w:t xml:space="preserve"> 3 actions to reload</w:t>
      </w:r>
      <w:r>
        <w:rPr>
          <w:rFonts w:eastAsia="Times New Roman" w:cstheme="minorHAnsi"/>
          <w:color w:val="000000"/>
        </w:rPr>
        <w:t xml:space="preserve"> instead of one</w:t>
      </w:r>
      <w:r w:rsidR="00FD5183">
        <w:rPr>
          <w:rFonts w:eastAsia="Times New Roman" w:cstheme="minorHAnsi"/>
          <w:color w:val="000000"/>
        </w:rPr>
        <w:t>, and costs 3 times as much as a normal heavy firearm</w:t>
      </w:r>
      <w:r w:rsidRPr="00E95E1F">
        <w:rPr>
          <w:rFonts w:eastAsia="Times New Roman" w:cstheme="minorHAnsi"/>
          <w:color w:val="000000"/>
        </w:rPr>
        <w:t>.</w:t>
      </w:r>
    </w:p>
    <w:p w14:paraId="20FAF7EE" w14:textId="77777777" w:rsidR="001877D9" w:rsidRDefault="001877D9" w:rsidP="00216993">
      <w:pPr>
        <w:contextualSpacing/>
        <w:rPr>
          <w:rFonts w:eastAsia="Times New Roman" w:cstheme="minorHAnsi"/>
        </w:rPr>
      </w:pPr>
      <w:r>
        <w:rPr>
          <w:rFonts w:eastAsia="Times New Roman" w:cstheme="minorHAnsi"/>
          <w:i/>
          <w:iCs/>
        </w:rPr>
        <w:t>Modified Ammunition</w:t>
      </w:r>
      <w:r w:rsidR="00927C96">
        <w:rPr>
          <w:rFonts w:eastAsia="Times New Roman" w:cstheme="minorHAnsi"/>
          <w:i/>
          <w:iCs/>
        </w:rPr>
        <w:t xml:space="preserve">. </w:t>
      </w:r>
      <w:r>
        <w:rPr>
          <w:rFonts w:eastAsia="Times New Roman" w:cstheme="minorHAnsi"/>
        </w:rPr>
        <w:t>Ammunition can be modified</w:t>
      </w:r>
      <w:r w:rsidR="000706C1">
        <w:rPr>
          <w:rFonts w:eastAsia="Times New Roman" w:cstheme="minorHAnsi"/>
        </w:rPr>
        <w:t xml:space="preserve"> as well. </w:t>
      </w:r>
      <w:r>
        <w:rPr>
          <w:rFonts w:eastAsia="Times New Roman" w:cstheme="minorHAnsi"/>
        </w:rPr>
        <w:t xml:space="preserve">Modified ammunition includes buck shot (blaster), </w:t>
      </w:r>
      <w:r w:rsidR="00D51AAF">
        <w:rPr>
          <w:rFonts w:eastAsia="Times New Roman" w:cstheme="minorHAnsi"/>
        </w:rPr>
        <w:t xml:space="preserve">distance shot (sniper), </w:t>
      </w:r>
      <w:r>
        <w:rPr>
          <w:rFonts w:eastAsia="Times New Roman" w:cstheme="minorHAnsi"/>
        </w:rPr>
        <w:t xml:space="preserve">chain shot (automatic fire), spread shots (scattershot modification), </w:t>
      </w:r>
      <w:r w:rsidR="000706C1">
        <w:rPr>
          <w:rFonts w:eastAsia="Times New Roman" w:cstheme="minorHAnsi"/>
        </w:rPr>
        <w:t>under</w:t>
      </w:r>
      <w:r>
        <w:rPr>
          <w:rFonts w:eastAsia="Times New Roman" w:cstheme="minorHAnsi"/>
        </w:rPr>
        <w:t xml:space="preserve">water shot (water modification), etc. Some modifications cannot be made into bullets, such as </w:t>
      </w:r>
      <w:r w:rsidR="00AB1C33">
        <w:rPr>
          <w:rFonts w:eastAsia="Times New Roman" w:cstheme="minorHAnsi"/>
        </w:rPr>
        <w:t xml:space="preserve">silenced </w:t>
      </w:r>
      <w:r>
        <w:rPr>
          <w:rFonts w:eastAsia="Times New Roman" w:cstheme="minorHAnsi"/>
        </w:rPr>
        <w:t>(as the firearm is what makes the noise)</w:t>
      </w:r>
      <w:r w:rsidR="000706C1">
        <w:rPr>
          <w:rFonts w:eastAsia="Times New Roman" w:cstheme="minorHAnsi"/>
        </w:rPr>
        <w:t>, subject to DM adjudication</w:t>
      </w:r>
      <w:r>
        <w:rPr>
          <w:rFonts w:eastAsia="Times New Roman" w:cstheme="minorHAnsi"/>
        </w:rPr>
        <w:t>.</w:t>
      </w:r>
    </w:p>
    <w:p w14:paraId="57063B1A" w14:textId="77777777" w:rsidR="001877D9" w:rsidRDefault="001877D9">
      <w:pPr>
        <w:contextualSpacing/>
        <w:rPr>
          <w:rFonts w:eastAsia="Times New Roman" w:cstheme="minorHAnsi"/>
        </w:rPr>
      </w:pPr>
      <w:r>
        <w:rPr>
          <w:rFonts w:eastAsia="Times New Roman" w:cstheme="minorHAnsi"/>
        </w:rPr>
        <w:t xml:space="preserve">Modified ammunition costs as much as a consumable with an EP value of 1 per point; hence an underwater scatter shot costs as much as an EP 2 consumable. A malfunction </w:t>
      </w:r>
      <w:r w:rsidR="00D51AAF">
        <w:rPr>
          <w:rFonts w:eastAsia="Times New Roman" w:cstheme="minorHAnsi"/>
        </w:rPr>
        <w:t xml:space="preserve">when using modified ammunition counts </w:t>
      </w:r>
      <w:r w:rsidR="009F185F">
        <w:rPr>
          <w:rFonts w:eastAsia="Times New Roman" w:cstheme="minorHAnsi"/>
        </w:rPr>
        <w:t>as if the firearm malfunctioned</w:t>
      </w:r>
      <w:r w:rsidR="00D51AAF">
        <w:rPr>
          <w:rFonts w:eastAsia="Times New Roman" w:cstheme="minorHAnsi"/>
        </w:rPr>
        <w:t>.</w:t>
      </w:r>
    </w:p>
    <w:p w14:paraId="251645E4" w14:textId="77777777" w:rsidR="001877D9" w:rsidRDefault="001A19B6" w:rsidP="00E95E1F">
      <w:pPr>
        <w:tabs>
          <w:tab w:val="left" w:pos="2833"/>
        </w:tabs>
        <w:contextualSpacing/>
        <w:rPr>
          <w:rFonts w:eastAsia="Times New Roman" w:cstheme="minorHAnsi"/>
          <w:sz w:val="24"/>
          <w:szCs w:val="24"/>
        </w:rPr>
      </w:pPr>
      <w:r>
        <w:rPr>
          <w:rFonts w:eastAsia="Times New Roman" w:cstheme="minorHAnsi"/>
          <w:sz w:val="24"/>
          <w:szCs w:val="24"/>
        </w:rPr>
        <w:tab/>
      </w:r>
    </w:p>
    <w:p w14:paraId="6283EF74" w14:textId="77777777" w:rsidR="008D1042" w:rsidRPr="000D5DB5" w:rsidRDefault="008D1042" w:rsidP="008D1042">
      <w:pPr>
        <w:contextualSpacing/>
        <w:rPr>
          <w:rFonts w:eastAsia="Times New Roman" w:cstheme="minorHAnsi"/>
          <w:sz w:val="24"/>
          <w:szCs w:val="24"/>
        </w:rPr>
      </w:pPr>
      <w:r w:rsidRPr="000D5DB5">
        <w:rPr>
          <w:rFonts w:eastAsia="Times New Roman" w:cstheme="minorHAnsi"/>
          <w:b/>
          <w:bCs/>
          <w:color w:val="000000"/>
        </w:rPr>
        <w:t>Modifications</w:t>
      </w:r>
    </w:p>
    <w:p w14:paraId="7A8614BF" w14:textId="77777777" w:rsidR="008D1042" w:rsidRPr="00E95E1F" w:rsidRDefault="008D1042">
      <w:pPr>
        <w:contextualSpacing/>
        <w:rPr>
          <w:rFonts w:eastAsia="Times New Roman" w:cstheme="minorHAnsi"/>
          <w:color w:val="000000"/>
        </w:rPr>
      </w:pPr>
      <w:r w:rsidRPr="000D5DB5">
        <w:rPr>
          <w:rFonts w:eastAsia="Times New Roman" w:cstheme="minorHAnsi"/>
          <w:i/>
          <w:iCs/>
          <w:color w:val="000000"/>
        </w:rPr>
        <w:t xml:space="preserve">Automatic Fire (1 EP). </w:t>
      </w:r>
      <w:r w:rsidRPr="000D5DB5">
        <w:rPr>
          <w:rFonts w:eastAsia="Times New Roman" w:cstheme="minorHAnsi"/>
          <w:color w:val="000000"/>
        </w:rPr>
        <w:t>The firearm deal</w:t>
      </w:r>
      <w:r>
        <w:rPr>
          <w:rFonts w:eastAsia="Times New Roman" w:cstheme="minorHAnsi"/>
          <w:color w:val="000000"/>
        </w:rPr>
        <w:t>s</w:t>
      </w:r>
      <w:r w:rsidR="000706C1">
        <w:rPr>
          <w:rFonts w:eastAsia="Times New Roman" w:cstheme="minorHAnsi"/>
          <w:color w:val="000000"/>
        </w:rPr>
        <w:t xml:space="preserve"> area</w:t>
      </w:r>
      <w:r w:rsidRPr="000D5DB5">
        <w:rPr>
          <w:rFonts w:eastAsia="Times New Roman" w:cstheme="minorHAnsi"/>
          <w:color w:val="000000"/>
        </w:rPr>
        <w:t xml:space="preserve"> damage in a line instead of a direct attack. </w:t>
      </w:r>
      <w:r w:rsidR="000706C1">
        <w:rPr>
          <w:rFonts w:eastAsia="Times New Roman" w:cstheme="minorHAnsi"/>
          <w:color w:val="000000"/>
        </w:rPr>
        <w:t xml:space="preserve">This is treated as an area attack </w:t>
      </w:r>
      <w:r w:rsidR="000706C1" w:rsidRPr="000D5DB5">
        <w:rPr>
          <w:rFonts w:eastAsia="Times New Roman" w:cstheme="minorHAnsi"/>
          <w:color w:val="000000"/>
        </w:rPr>
        <w:t>in a 5-foot wide line with length equal to</w:t>
      </w:r>
      <w:r w:rsidR="00FD5183">
        <w:rPr>
          <w:rFonts w:eastAsia="Times New Roman" w:cstheme="minorHAnsi"/>
          <w:color w:val="000000"/>
        </w:rPr>
        <w:t xml:space="preserve"> half</w:t>
      </w:r>
      <w:r w:rsidR="000706C1" w:rsidRPr="000D5DB5">
        <w:rPr>
          <w:rFonts w:eastAsia="Times New Roman" w:cstheme="minorHAnsi"/>
          <w:color w:val="000000"/>
        </w:rPr>
        <w:t xml:space="preserve"> the firearm’s initial range</w:t>
      </w:r>
      <w:r w:rsidR="000706C1">
        <w:rPr>
          <w:rFonts w:eastAsia="Times New Roman" w:cstheme="minorHAnsi"/>
          <w:color w:val="000000"/>
        </w:rPr>
        <w:t xml:space="preserve">. Creatures in the area can attempt an Agility saving throw against the Device save DC to halve </w:t>
      </w:r>
      <w:r w:rsidR="00FD5183">
        <w:rPr>
          <w:rFonts w:eastAsia="Times New Roman" w:cstheme="minorHAnsi"/>
          <w:color w:val="000000"/>
        </w:rPr>
        <w:t xml:space="preserve">the </w:t>
      </w:r>
      <w:r w:rsidR="000706C1">
        <w:rPr>
          <w:rFonts w:eastAsia="Times New Roman" w:cstheme="minorHAnsi"/>
          <w:color w:val="000000"/>
        </w:rPr>
        <w:t xml:space="preserve">damage. When used this way, not having proficiency reduces the Device save DC. The firearm </w:t>
      </w:r>
      <w:r w:rsidRPr="000D5DB5">
        <w:rPr>
          <w:rFonts w:eastAsia="Times New Roman" w:cstheme="minorHAnsi"/>
          <w:color w:val="000000"/>
        </w:rPr>
        <w:t xml:space="preserve">uses three </w:t>
      </w:r>
      <w:r w:rsidR="000706C1">
        <w:rPr>
          <w:rFonts w:eastAsia="Times New Roman" w:cstheme="minorHAnsi"/>
          <w:color w:val="000000"/>
        </w:rPr>
        <w:t>pieces of ammunition when making an attack</w:t>
      </w:r>
      <w:r w:rsidRPr="000D5DB5">
        <w:rPr>
          <w:rFonts w:eastAsia="Times New Roman" w:cstheme="minorHAnsi"/>
          <w:color w:val="000000"/>
        </w:rPr>
        <w:t xml:space="preserve">. </w:t>
      </w:r>
      <w:r w:rsidR="00FC5A87">
        <w:rPr>
          <w:rFonts w:eastAsia="Times New Roman" w:cstheme="minorHAnsi"/>
          <w:color w:val="000000"/>
        </w:rPr>
        <w:t xml:space="preserve">You can make a normal or area attack with a firearm, but not both, in a given round. </w:t>
      </w:r>
    </w:p>
    <w:p w14:paraId="04D6DAE7" w14:textId="77777777" w:rsidR="008D1042" w:rsidRPr="000D5DB5" w:rsidRDefault="008D1042">
      <w:pPr>
        <w:contextualSpacing/>
        <w:rPr>
          <w:rFonts w:eastAsia="Times New Roman" w:cstheme="minorHAnsi"/>
          <w:color w:val="000000"/>
        </w:rPr>
      </w:pPr>
      <w:r>
        <w:rPr>
          <w:rFonts w:eastAsia="Times New Roman" w:cstheme="minorHAnsi"/>
          <w:i/>
          <w:iCs/>
          <w:color w:val="000000"/>
        </w:rPr>
        <w:t xml:space="preserve">Capacity </w:t>
      </w:r>
      <w:r w:rsidRPr="000D5DB5">
        <w:rPr>
          <w:rFonts w:eastAsia="Times New Roman" w:cstheme="minorHAnsi"/>
          <w:i/>
          <w:iCs/>
          <w:color w:val="000000"/>
        </w:rPr>
        <w:t>(</w:t>
      </w:r>
      <w:r>
        <w:rPr>
          <w:rFonts w:eastAsia="Times New Roman" w:cstheme="minorHAnsi"/>
          <w:i/>
          <w:iCs/>
          <w:color w:val="000000"/>
        </w:rPr>
        <w:t xml:space="preserve">+/- </w:t>
      </w:r>
      <w:r w:rsidRPr="000D5DB5">
        <w:rPr>
          <w:rFonts w:eastAsia="Times New Roman" w:cstheme="minorHAnsi"/>
          <w:i/>
          <w:iCs/>
          <w:color w:val="000000"/>
        </w:rPr>
        <w:t xml:space="preserve">1 EP). </w:t>
      </w:r>
      <w:r w:rsidRPr="000D5DB5">
        <w:rPr>
          <w:rFonts w:eastAsia="Times New Roman" w:cstheme="minorHAnsi"/>
          <w:color w:val="000000"/>
        </w:rPr>
        <w:t xml:space="preserve">The firearm </w:t>
      </w:r>
      <w:r>
        <w:rPr>
          <w:rFonts w:eastAsia="Times New Roman" w:cstheme="minorHAnsi"/>
          <w:color w:val="000000"/>
        </w:rPr>
        <w:t xml:space="preserve">alters </w:t>
      </w:r>
      <w:r w:rsidRPr="000D5DB5">
        <w:rPr>
          <w:rFonts w:eastAsia="Times New Roman" w:cstheme="minorHAnsi"/>
          <w:color w:val="000000"/>
        </w:rPr>
        <w:t xml:space="preserve">its </w:t>
      </w:r>
      <w:r>
        <w:rPr>
          <w:rFonts w:eastAsia="Times New Roman" w:cstheme="minorHAnsi"/>
          <w:color w:val="000000"/>
        </w:rPr>
        <w:t xml:space="preserve">current ammo </w:t>
      </w:r>
      <w:r w:rsidRPr="000D5DB5">
        <w:rPr>
          <w:rFonts w:eastAsia="Times New Roman" w:cstheme="minorHAnsi"/>
          <w:color w:val="000000"/>
        </w:rPr>
        <w:t>capacity</w:t>
      </w:r>
      <w:r>
        <w:rPr>
          <w:rFonts w:eastAsia="Times New Roman" w:cstheme="minorHAnsi"/>
          <w:color w:val="000000"/>
        </w:rPr>
        <w:t xml:space="preserve"> by </w:t>
      </w:r>
      <w:r w:rsidR="00F607D7">
        <w:rPr>
          <w:rFonts w:eastAsia="Times New Roman" w:cstheme="minorHAnsi"/>
          <w:color w:val="000000"/>
        </w:rPr>
        <w:t xml:space="preserve">3 </w:t>
      </w:r>
      <w:r>
        <w:rPr>
          <w:rFonts w:eastAsia="Times New Roman" w:cstheme="minorHAnsi"/>
          <w:color w:val="000000"/>
        </w:rPr>
        <w:t>points</w:t>
      </w:r>
      <w:r w:rsidR="00862093">
        <w:rPr>
          <w:rFonts w:eastAsia="Times New Roman" w:cstheme="minorHAnsi"/>
          <w:color w:val="000000"/>
        </w:rPr>
        <w:t xml:space="preserve"> per EP modified</w:t>
      </w:r>
      <w:r w:rsidRPr="000D5DB5">
        <w:rPr>
          <w:rFonts w:eastAsia="Times New Roman" w:cstheme="minorHAnsi"/>
          <w:color w:val="000000"/>
        </w:rPr>
        <w:t xml:space="preserve">. </w:t>
      </w:r>
      <w:r w:rsidR="009D71CE">
        <w:rPr>
          <w:rFonts w:eastAsia="Times New Roman" w:cstheme="minorHAnsi"/>
          <w:color w:val="000000"/>
        </w:rPr>
        <w:t>This can be made into an add-on</w:t>
      </w:r>
      <w:r w:rsidR="00A10FDD">
        <w:rPr>
          <w:rFonts w:eastAsia="Times New Roman" w:cstheme="minorHAnsi"/>
          <w:color w:val="000000"/>
        </w:rPr>
        <w:t xml:space="preserve"> (as a</w:t>
      </w:r>
      <w:r w:rsidR="00F607D7">
        <w:rPr>
          <w:rFonts w:eastAsia="Times New Roman" w:cstheme="minorHAnsi"/>
          <w:color w:val="000000"/>
        </w:rPr>
        <w:t xml:space="preserve"> clip or </w:t>
      </w:r>
      <w:r w:rsidR="00A10FDD">
        <w:rPr>
          <w:rFonts w:eastAsia="Times New Roman" w:cstheme="minorHAnsi"/>
          <w:color w:val="000000"/>
        </w:rPr>
        <w:t>magazine)</w:t>
      </w:r>
      <w:r w:rsidR="009D71CE">
        <w:rPr>
          <w:rFonts w:eastAsia="Times New Roman" w:cstheme="minorHAnsi"/>
          <w:color w:val="000000"/>
        </w:rPr>
        <w:t>.</w:t>
      </w:r>
    </w:p>
    <w:p w14:paraId="4198789B" w14:textId="77777777" w:rsidR="00FB4598" w:rsidRDefault="00FB4598">
      <w:pPr>
        <w:contextualSpacing/>
        <w:rPr>
          <w:rFonts w:eastAsia="Times New Roman" w:cstheme="minorHAnsi"/>
          <w:color w:val="000000"/>
        </w:rPr>
      </w:pPr>
      <w:r>
        <w:rPr>
          <w:rFonts w:eastAsia="Times New Roman" w:cstheme="minorHAnsi"/>
          <w:i/>
          <w:iCs/>
          <w:color w:val="000000"/>
        </w:rPr>
        <w:t>Blaster (</w:t>
      </w:r>
      <w:r w:rsidR="00CE16DC">
        <w:rPr>
          <w:rFonts w:eastAsia="Times New Roman" w:cstheme="minorHAnsi"/>
          <w:i/>
          <w:iCs/>
          <w:color w:val="000000"/>
        </w:rPr>
        <w:t xml:space="preserve">+0 </w:t>
      </w:r>
      <w:r>
        <w:rPr>
          <w:rFonts w:eastAsia="Times New Roman" w:cstheme="minorHAnsi"/>
          <w:i/>
          <w:iCs/>
          <w:color w:val="000000"/>
        </w:rPr>
        <w:t xml:space="preserve">EP). </w:t>
      </w:r>
      <w:r>
        <w:rPr>
          <w:rFonts w:eastAsia="Times New Roman" w:cstheme="minorHAnsi"/>
          <w:color w:val="000000"/>
        </w:rPr>
        <w:t xml:space="preserve">The firearm’s range is </w:t>
      </w:r>
      <w:r w:rsidR="00CE16DC">
        <w:rPr>
          <w:rFonts w:eastAsia="Times New Roman" w:cstheme="minorHAnsi"/>
          <w:color w:val="000000"/>
        </w:rPr>
        <w:t>quartered</w:t>
      </w:r>
      <w:r>
        <w:rPr>
          <w:rFonts w:eastAsia="Times New Roman" w:cstheme="minorHAnsi"/>
          <w:color w:val="000000"/>
        </w:rPr>
        <w:t xml:space="preserve">, but </w:t>
      </w:r>
      <w:r w:rsidR="001877D9">
        <w:rPr>
          <w:rFonts w:eastAsia="Times New Roman" w:cstheme="minorHAnsi"/>
          <w:color w:val="000000"/>
        </w:rPr>
        <w:t xml:space="preserve">whenever it successfully hits an enemy, you may choose one of two special effects: </w:t>
      </w:r>
    </w:p>
    <w:p w14:paraId="11579DFD" w14:textId="77777777" w:rsidR="001877D9" w:rsidRDefault="001877D9" w:rsidP="003C4628">
      <w:pPr>
        <w:pStyle w:val="ListParagraph"/>
        <w:numPr>
          <w:ilvl w:val="0"/>
          <w:numId w:val="53"/>
        </w:numPr>
        <w:rPr>
          <w:rFonts w:eastAsia="Times New Roman" w:cstheme="minorHAnsi"/>
          <w:color w:val="000000"/>
        </w:rPr>
      </w:pPr>
      <w:r>
        <w:rPr>
          <w:rFonts w:eastAsia="Times New Roman" w:cstheme="minorHAnsi"/>
          <w:color w:val="000000"/>
        </w:rPr>
        <w:t>You may deal one additional dice of damage of the firearm’s type.</w:t>
      </w:r>
    </w:p>
    <w:p w14:paraId="6954B7EB" w14:textId="77777777" w:rsidR="001877D9" w:rsidRPr="001877D9" w:rsidRDefault="001877D9" w:rsidP="00A10FDD">
      <w:pPr>
        <w:pStyle w:val="ListParagraph"/>
        <w:numPr>
          <w:ilvl w:val="0"/>
          <w:numId w:val="53"/>
        </w:numPr>
        <w:rPr>
          <w:rFonts w:eastAsia="Times New Roman" w:cstheme="minorHAnsi"/>
          <w:color w:val="000000"/>
        </w:rPr>
      </w:pPr>
      <w:r>
        <w:rPr>
          <w:rFonts w:eastAsia="Times New Roman" w:cstheme="minorHAnsi"/>
          <w:color w:val="000000"/>
        </w:rPr>
        <w:t xml:space="preserve">You may push the target up to 5 feet per </w:t>
      </w:r>
      <w:r w:rsidR="00A10FDD">
        <w:rPr>
          <w:rFonts w:eastAsia="Times New Roman" w:cstheme="minorHAnsi"/>
          <w:color w:val="000000"/>
        </w:rPr>
        <w:t>Rarity</w:t>
      </w:r>
      <w:r>
        <w:rPr>
          <w:rFonts w:eastAsia="Times New Roman" w:cstheme="minorHAnsi"/>
          <w:color w:val="000000"/>
        </w:rPr>
        <w:t xml:space="preserve"> of the firearm (up to a maximum of 30 feet away from you). </w:t>
      </w:r>
    </w:p>
    <w:p w14:paraId="7220975F" w14:textId="77777777" w:rsidR="00706605" w:rsidRPr="00E95E1F" w:rsidRDefault="00706605">
      <w:pPr>
        <w:contextualSpacing/>
        <w:rPr>
          <w:rFonts w:eastAsia="Times New Roman" w:cstheme="minorHAnsi"/>
          <w:color w:val="000000"/>
        </w:rPr>
      </w:pPr>
      <w:r>
        <w:rPr>
          <w:rFonts w:eastAsia="Times New Roman" w:cstheme="minorHAnsi"/>
          <w:i/>
          <w:iCs/>
          <w:color w:val="000000"/>
        </w:rPr>
        <w:t xml:space="preserve">Special. </w:t>
      </w:r>
      <w:r>
        <w:rPr>
          <w:rFonts w:eastAsia="Times New Roman" w:cstheme="minorHAnsi"/>
          <w:color w:val="000000"/>
        </w:rPr>
        <w:t xml:space="preserve">If applied to a weapon that has the automatic fire or scattershot modifications, the firearm’s range is not reduced, but the extra effect only applies to the area attacks, and only then if the target is within half the initial range (instead of reducing the current range). </w:t>
      </w:r>
    </w:p>
    <w:p w14:paraId="675C1204" w14:textId="77777777" w:rsidR="00250E0C" w:rsidRPr="00E95E1F" w:rsidRDefault="00250E0C">
      <w:pPr>
        <w:contextualSpacing/>
        <w:rPr>
          <w:rFonts w:eastAsia="Times New Roman" w:cstheme="minorHAnsi"/>
          <w:color w:val="000000"/>
        </w:rPr>
      </w:pPr>
      <w:r>
        <w:rPr>
          <w:rFonts w:eastAsia="Times New Roman" w:cstheme="minorHAnsi"/>
          <w:i/>
          <w:iCs/>
          <w:color w:val="000000"/>
        </w:rPr>
        <w:lastRenderedPageBreak/>
        <w:t>Extended Reload (-1 EP).</w:t>
      </w:r>
      <w:r>
        <w:rPr>
          <w:rFonts w:eastAsia="Times New Roman" w:cstheme="minorHAnsi"/>
          <w:color w:val="000000"/>
        </w:rPr>
        <w:t xml:space="preserve"> This device has a less efficient reload mechanism. This requires 1 extra action to reload. This can be made into an add-on, but only to reduce the final rarity of another modification.</w:t>
      </w:r>
    </w:p>
    <w:p w14:paraId="522C230E" w14:textId="77777777" w:rsidR="00E44EA9" w:rsidRDefault="00E44EA9">
      <w:pPr>
        <w:contextualSpacing/>
        <w:rPr>
          <w:rFonts w:eastAsia="Times New Roman" w:cstheme="minorHAnsi"/>
          <w:color w:val="000000"/>
        </w:rPr>
      </w:pPr>
      <w:r>
        <w:rPr>
          <w:rFonts w:eastAsia="Times New Roman" w:cstheme="minorHAnsi"/>
          <w:i/>
          <w:iCs/>
          <w:color w:val="000000"/>
        </w:rPr>
        <w:t xml:space="preserve">Reliable Device </w:t>
      </w:r>
      <w:r w:rsidRPr="000D5DB5">
        <w:rPr>
          <w:rFonts w:eastAsia="Times New Roman" w:cstheme="minorHAnsi"/>
          <w:i/>
          <w:iCs/>
          <w:color w:val="000000"/>
        </w:rPr>
        <w:t xml:space="preserve">(1 EP). </w:t>
      </w:r>
      <w:r w:rsidRPr="000D5DB5">
        <w:rPr>
          <w:rFonts w:eastAsia="Times New Roman" w:cstheme="minorHAnsi"/>
          <w:color w:val="000000"/>
        </w:rPr>
        <w:t xml:space="preserve">The </w:t>
      </w:r>
      <w:r>
        <w:rPr>
          <w:rFonts w:eastAsia="Times New Roman" w:cstheme="minorHAnsi"/>
          <w:color w:val="000000"/>
        </w:rPr>
        <w:t>device’s function is controlled. Its malfunction rating is reduced by 2 points for each EP invested</w:t>
      </w:r>
      <w:r w:rsidR="00DC14AE">
        <w:rPr>
          <w:rFonts w:eastAsia="Times New Roman" w:cstheme="minorHAnsi"/>
          <w:color w:val="000000"/>
        </w:rPr>
        <w:t xml:space="preserve"> (minimum 0)</w:t>
      </w:r>
      <w:r>
        <w:rPr>
          <w:rFonts w:eastAsia="Times New Roman" w:cstheme="minorHAnsi"/>
          <w:color w:val="000000"/>
        </w:rPr>
        <w:t>. This modification also does not increase the malfunction rating</w:t>
      </w:r>
      <w:r w:rsidR="009F185F">
        <w:rPr>
          <w:rFonts w:eastAsia="Times New Roman" w:cstheme="minorHAnsi"/>
          <w:color w:val="000000"/>
        </w:rPr>
        <w:t xml:space="preserve"> for modified EP</w:t>
      </w:r>
      <w:r w:rsidR="00DC14AE">
        <w:rPr>
          <w:rFonts w:eastAsia="Times New Roman" w:cstheme="minorHAnsi"/>
          <w:color w:val="000000"/>
        </w:rPr>
        <w:t xml:space="preserve">, and thus lowers the chance of a </w:t>
      </w:r>
      <w:r w:rsidR="00CE16DC">
        <w:rPr>
          <w:rFonts w:eastAsia="Times New Roman" w:cstheme="minorHAnsi"/>
          <w:color w:val="000000"/>
        </w:rPr>
        <w:t xml:space="preserve">Superfunction </w:t>
      </w:r>
      <w:r w:rsidR="00DC14AE">
        <w:rPr>
          <w:rFonts w:eastAsia="Times New Roman" w:cstheme="minorHAnsi"/>
          <w:color w:val="000000"/>
        </w:rPr>
        <w:t>as well</w:t>
      </w:r>
      <w:r>
        <w:rPr>
          <w:rFonts w:eastAsia="Times New Roman" w:cstheme="minorHAnsi"/>
          <w:color w:val="000000"/>
        </w:rPr>
        <w:t xml:space="preserve">. </w:t>
      </w:r>
    </w:p>
    <w:p w14:paraId="0249B6BE" w14:textId="77777777" w:rsidR="00E44EA9" w:rsidRPr="00E95E1F" w:rsidRDefault="00E44EA9">
      <w:pPr>
        <w:contextualSpacing/>
        <w:rPr>
          <w:rFonts w:eastAsia="Times New Roman" w:cstheme="minorHAnsi"/>
          <w:color w:val="000000"/>
        </w:rPr>
      </w:pPr>
      <w:r w:rsidRPr="00432278">
        <w:rPr>
          <w:rFonts w:eastAsia="Times New Roman" w:cstheme="minorHAnsi"/>
          <w:i/>
          <w:iCs/>
          <w:color w:val="000000"/>
        </w:rPr>
        <w:t xml:space="preserve">Scattershot (1 EP). </w:t>
      </w:r>
      <w:r w:rsidRPr="00432278">
        <w:rPr>
          <w:rFonts w:eastAsia="Times New Roman" w:cstheme="minorHAnsi"/>
          <w:color w:val="000000"/>
        </w:rPr>
        <w:t xml:space="preserve">The firearm </w:t>
      </w:r>
      <w:r w:rsidR="00FC5A87" w:rsidRPr="00E95E1F">
        <w:rPr>
          <w:rFonts w:eastAsia="Times New Roman" w:cstheme="minorHAnsi"/>
          <w:color w:val="000000"/>
        </w:rPr>
        <w:t xml:space="preserve">can </w:t>
      </w:r>
      <w:r w:rsidRPr="00432278">
        <w:rPr>
          <w:rFonts w:eastAsia="Times New Roman" w:cstheme="minorHAnsi"/>
          <w:color w:val="000000"/>
        </w:rPr>
        <w:t xml:space="preserve">deal damage in a cone instead of a direct attack. </w:t>
      </w:r>
      <w:r w:rsidR="00FD5183" w:rsidRPr="00E95E1F">
        <w:rPr>
          <w:rFonts w:eastAsia="Times New Roman" w:cstheme="minorHAnsi"/>
          <w:color w:val="000000"/>
        </w:rPr>
        <w:t>This is treated as an area attack in a c</w:t>
      </w:r>
      <w:r w:rsidRPr="00432278">
        <w:rPr>
          <w:rFonts w:eastAsia="Times New Roman" w:cstheme="minorHAnsi"/>
          <w:color w:val="000000"/>
        </w:rPr>
        <w:t xml:space="preserve">one </w:t>
      </w:r>
      <w:r w:rsidR="00FD5183" w:rsidRPr="00E95E1F">
        <w:rPr>
          <w:rFonts w:eastAsia="Times New Roman" w:cstheme="minorHAnsi"/>
          <w:color w:val="000000"/>
        </w:rPr>
        <w:t>with a length of one-tenth the firearm’s initial range</w:t>
      </w:r>
      <w:r w:rsidRPr="00432278">
        <w:rPr>
          <w:rFonts w:eastAsia="Times New Roman" w:cstheme="minorHAnsi"/>
          <w:color w:val="000000"/>
        </w:rPr>
        <w:t xml:space="preserve">. </w:t>
      </w:r>
      <w:r w:rsidR="00FD5183" w:rsidRPr="00E95E1F">
        <w:rPr>
          <w:rFonts w:eastAsia="Times New Roman" w:cstheme="minorHAnsi"/>
          <w:color w:val="000000"/>
        </w:rPr>
        <w:t xml:space="preserve">Creatures in the area can attempt an </w:t>
      </w:r>
      <w:r w:rsidRPr="00432278">
        <w:rPr>
          <w:rFonts w:eastAsia="Times New Roman" w:cstheme="minorHAnsi"/>
          <w:color w:val="000000"/>
        </w:rPr>
        <w:t xml:space="preserve">Agility saving throw against the </w:t>
      </w:r>
      <w:r w:rsidR="00FD5183" w:rsidRPr="00E95E1F">
        <w:rPr>
          <w:rFonts w:eastAsia="Times New Roman" w:cstheme="minorHAnsi"/>
          <w:color w:val="000000"/>
        </w:rPr>
        <w:t xml:space="preserve">Device save </w:t>
      </w:r>
      <w:r w:rsidRPr="00432278">
        <w:rPr>
          <w:rFonts w:eastAsia="Times New Roman" w:cstheme="minorHAnsi"/>
          <w:color w:val="000000"/>
        </w:rPr>
        <w:t xml:space="preserve">DC </w:t>
      </w:r>
      <w:r w:rsidR="00FD5183" w:rsidRPr="00E95E1F">
        <w:rPr>
          <w:rFonts w:eastAsia="Times New Roman" w:cstheme="minorHAnsi"/>
          <w:color w:val="000000"/>
        </w:rPr>
        <w:t xml:space="preserve">to halve the </w:t>
      </w:r>
      <w:r w:rsidRPr="00432278">
        <w:rPr>
          <w:rFonts w:eastAsia="Times New Roman" w:cstheme="minorHAnsi"/>
          <w:color w:val="000000"/>
        </w:rPr>
        <w:t xml:space="preserve">damage. </w:t>
      </w:r>
      <w:r w:rsidR="00FD5183" w:rsidRPr="00432278">
        <w:rPr>
          <w:rFonts w:eastAsia="Times New Roman" w:cstheme="minorHAnsi"/>
          <w:color w:val="000000"/>
        </w:rPr>
        <w:t xml:space="preserve">The firearm uses two pieces of ammunition when making an attack. </w:t>
      </w:r>
      <w:r w:rsidR="00FC5A87" w:rsidRPr="00432278">
        <w:rPr>
          <w:rFonts w:eastAsia="Times New Roman" w:cstheme="minorHAnsi"/>
          <w:color w:val="000000"/>
        </w:rPr>
        <w:t xml:space="preserve">You can make a normal or area attack with a firearm, but not both, in a given round. </w:t>
      </w:r>
    </w:p>
    <w:p w14:paraId="60F444A7" w14:textId="77777777" w:rsidR="008D1042" w:rsidRPr="000D5DB5" w:rsidRDefault="008D1042" w:rsidP="008D1042">
      <w:pPr>
        <w:contextualSpacing/>
        <w:rPr>
          <w:rFonts w:eastAsia="Times New Roman" w:cstheme="minorHAnsi"/>
          <w:sz w:val="24"/>
          <w:szCs w:val="24"/>
        </w:rPr>
      </w:pPr>
      <w:r w:rsidRPr="000D5DB5">
        <w:rPr>
          <w:rFonts w:eastAsia="Times New Roman" w:cstheme="minorHAnsi"/>
          <w:i/>
          <w:iCs/>
          <w:color w:val="000000"/>
        </w:rPr>
        <w:t>Silen</w:t>
      </w:r>
      <w:r w:rsidR="00AB1C33">
        <w:rPr>
          <w:rFonts w:eastAsia="Times New Roman" w:cstheme="minorHAnsi"/>
          <w:i/>
          <w:iCs/>
          <w:color w:val="000000"/>
        </w:rPr>
        <w:t>ced</w:t>
      </w:r>
      <w:r w:rsidRPr="000D5DB5">
        <w:rPr>
          <w:rFonts w:eastAsia="Times New Roman" w:cstheme="minorHAnsi"/>
          <w:i/>
          <w:iCs/>
          <w:color w:val="000000"/>
        </w:rPr>
        <w:t xml:space="preserve"> (1 EP). </w:t>
      </w:r>
      <w:r w:rsidRPr="000D5DB5">
        <w:rPr>
          <w:rFonts w:eastAsia="Times New Roman" w:cstheme="minorHAnsi"/>
          <w:color w:val="000000"/>
        </w:rPr>
        <w:t>The firearm’s sound is muffled, and imposes no penalty to the user’s Stealth check when used.</w:t>
      </w:r>
      <w:r w:rsidR="009D71CE" w:rsidRPr="009D71CE">
        <w:rPr>
          <w:rFonts w:eastAsia="Times New Roman" w:cstheme="minorHAnsi"/>
          <w:color w:val="000000"/>
        </w:rPr>
        <w:t xml:space="preserve"> </w:t>
      </w:r>
      <w:r w:rsidR="009D71CE">
        <w:rPr>
          <w:rFonts w:eastAsia="Times New Roman" w:cstheme="minorHAnsi"/>
          <w:color w:val="000000"/>
        </w:rPr>
        <w:t>This can be made into an add-on.</w:t>
      </w:r>
    </w:p>
    <w:p w14:paraId="15FAAC44" w14:textId="77777777" w:rsidR="008D1042" w:rsidRDefault="008D1042" w:rsidP="008D1042">
      <w:pPr>
        <w:contextualSpacing/>
        <w:rPr>
          <w:rFonts w:eastAsia="Times New Roman" w:cstheme="minorHAnsi"/>
          <w:color w:val="000000"/>
        </w:rPr>
      </w:pPr>
      <w:r w:rsidRPr="000D5DB5">
        <w:rPr>
          <w:rFonts w:eastAsia="Times New Roman" w:cstheme="minorHAnsi"/>
          <w:i/>
          <w:iCs/>
          <w:color w:val="000000"/>
        </w:rPr>
        <w:t xml:space="preserve">Sniper (1 EP). </w:t>
      </w:r>
      <w:r w:rsidRPr="000D5DB5">
        <w:rPr>
          <w:rFonts w:eastAsia="Times New Roman" w:cstheme="minorHAnsi"/>
          <w:color w:val="000000"/>
        </w:rPr>
        <w:t xml:space="preserve">The firearm’s range doubles. </w:t>
      </w:r>
      <w:r w:rsidR="009D71CE">
        <w:rPr>
          <w:rFonts w:eastAsia="Times New Roman" w:cstheme="minorHAnsi"/>
          <w:color w:val="000000"/>
        </w:rPr>
        <w:t>This can be made into an add-on.</w:t>
      </w:r>
    </w:p>
    <w:p w14:paraId="4CAF5EE8" w14:textId="77777777" w:rsidR="009D71CE" w:rsidRDefault="00AB1C33">
      <w:pPr>
        <w:contextualSpacing/>
        <w:rPr>
          <w:rFonts w:eastAsia="Times New Roman" w:cstheme="minorHAnsi"/>
          <w:color w:val="000000"/>
        </w:rPr>
      </w:pPr>
      <w:r>
        <w:rPr>
          <w:rFonts w:eastAsia="Times New Roman" w:cstheme="minorHAnsi"/>
          <w:i/>
          <w:iCs/>
          <w:color w:val="000000"/>
        </w:rPr>
        <w:t xml:space="preserve">Shortened </w:t>
      </w:r>
      <w:r w:rsidR="009D71CE">
        <w:rPr>
          <w:rFonts w:eastAsia="Times New Roman" w:cstheme="minorHAnsi"/>
          <w:i/>
          <w:iCs/>
          <w:color w:val="000000"/>
        </w:rPr>
        <w:t xml:space="preserve">(-1 EP). </w:t>
      </w:r>
      <w:r w:rsidR="009D71CE">
        <w:rPr>
          <w:rFonts w:eastAsia="Times New Roman" w:cstheme="minorHAnsi"/>
          <w:color w:val="000000"/>
        </w:rPr>
        <w:t>The firearm’s range is halved. This can be made into an add-on</w:t>
      </w:r>
      <w:r w:rsidR="00FD5183">
        <w:rPr>
          <w:rFonts w:eastAsia="Times New Roman" w:cstheme="minorHAnsi"/>
          <w:color w:val="000000"/>
        </w:rPr>
        <w:t>, but only to reduce the final rarity of another modification</w:t>
      </w:r>
      <w:r w:rsidR="009D71CE">
        <w:rPr>
          <w:rFonts w:eastAsia="Times New Roman" w:cstheme="minorHAnsi"/>
          <w:color w:val="000000"/>
        </w:rPr>
        <w:t>.</w:t>
      </w:r>
    </w:p>
    <w:p w14:paraId="7ED8B894" w14:textId="77777777" w:rsidR="009D71CE" w:rsidRDefault="008D1042" w:rsidP="009D71CE">
      <w:pPr>
        <w:contextualSpacing/>
        <w:rPr>
          <w:rFonts w:eastAsia="Times New Roman" w:cstheme="minorHAnsi"/>
          <w:color w:val="000000"/>
        </w:rPr>
      </w:pPr>
      <w:r w:rsidRPr="000D5DB5">
        <w:rPr>
          <w:rFonts w:eastAsia="Times New Roman" w:cstheme="minorHAnsi"/>
          <w:i/>
          <w:iCs/>
          <w:color w:val="000000"/>
        </w:rPr>
        <w:t xml:space="preserve">Water (1 EP). </w:t>
      </w:r>
      <w:r w:rsidRPr="000D5DB5">
        <w:rPr>
          <w:rFonts w:eastAsia="Times New Roman" w:cstheme="minorHAnsi"/>
          <w:color w:val="000000"/>
        </w:rPr>
        <w:t xml:space="preserve">The firearm is waterproofed, and </w:t>
      </w:r>
      <w:r w:rsidR="00B75C8D">
        <w:rPr>
          <w:rFonts w:eastAsia="Times New Roman" w:cstheme="minorHAnsi"/>
          <w:color w:val="000000"/>
        </w:rPr>
        <w:t xml:space="preserve">can function </w:t>
      </w:r>
      <w:r w:rsidRPr="000D5DB5">
        <w:rPr>
          <w:rFonts w:eastAsia="Times New Roman" w:cstheme="minorHAnsi"/>
          <w:color w:val="000000"/>
        </w:rPr>
        <w:t>in water</w:t>
      </w:r>
      <w:r w:rsidR="00B75C8D">
        <w:rPr>
          <w:rFonts w:eastAsia="Times New Roman" w:cstheme="minorHAnsi"/>
          <w:color w:val="000000"/>
        </w:rPr>
        <w:t xml:space="preserve"> normally</w:t>
      </w:r>
      <w:r w:rsidR="00A10FDD">
        <w:rPr>
          <w:rFonts w:eastAsia="Times New Roman" w:cstheme="minorHAnsi"/>
          <w:color w:val="000000"/>
        </w:rPr>
        <w:t xml:space="preserve"> as well as in air-less environments regardless of engine</w:t>
      </w:r>
      <w:r w:rsidRPr="000D5DB5">
        <w:rPr>
          <w:rFonts w:eastAsia="Times New Roman" w:cstheme="minorHAnsi"/>
          <w:color w:val="000000"/>
        </w:rPr>
        <w:t xml:space="preserve">. This reduces the firearm’s range by </w:t>
      </w:r>
      <w:r w:rsidR="00B75C8D">
        <w:rPr>
          <w:rFonts w:eastAsia="Times New Roman" w:cstheme="minorHAnsi"/>
          <w:color w:val="000000"/>
        </w:rPr>
        <w:t>quarter</w:t>
      </w:r>
      <w:r w:rsidRPr="000D5DB5">
        <w:rPr>
          <w:rFonts w:eastAsia="Times New Roman" w:cstheme="minorHAnsi"/>
          <w:color w:val="000000"/>
        </w:rPr>
        <w:t xml:space="preserve">, however. </w:t>
      </w:r>
      <w:r w:rsidR="009D71CE">
        <w:rPr>
          <w:rFonts w:eastAsia="Times New Roman" w:cstheme="minorHAnsi"/>
          <w:color w:val="000000"/>
        </w:rPr>
        <w:t>This can be made into an add-on.</w:t>
      </w:r>
    </w:p>
    <w:p w14:paraId="5B2DFED9" w14:textId="77777777" w:rsidR="00FB4F1F" w:rsidRPr="00FB4F1F" w:rsidRDefault="00FB4F1F" w:rsidP="00FB4F1F">
      <w:pPr>
        <w:contextualSpacing/>
        <w:rPr>
          <w:rFonts w:eastAsia="Times New Roman" w:cstheme="minorHAnsi"/>
          <w:color w:val="000000"/>
        </w:rPr>
      </w:pPr>
      <w:r>
        <w:rPr>
          <w:rFonts w:eastAsia="Times New Roman" w:cstheme="minorHAnsi"/>
          <w:i/>
          <w:iCs/>
          <w:color w:val="000000"/>
        </w:rPr>
        <w:t>Weakened (</w:t>
      </w:r>
      <w:r w:rsidR="00470014">
        <w:rPr>
          <w:rFonts w:eastAsia="Times New Roman" w:cstheme="minorHAnsi"/>
          <w:i/>
          <w:iCs/>
          <w:color w:val="000000"/>
        </w:rPr>
        <w:t>-</w:t>
      </w:r>
      <w:r>
        <w:rPr>
          <w:rFonts w:eastAsia="Times New Roman" w:cstheme="minorHAnsi"/>
          <w:i/>
          <w:iCs/>
          <w:color w:val="000000"/>
        </w:rPr>
        <w:t xml:space="preserve">1 EP). </w:t>
      </w:r>
      <w:r>
        <w:rPr>
          <w:rFonts w:eastAsia="Times New Roman" w:cstheme="minorHAnsi"/>
          <w:color w:val="000000"/>
        </w:rPr>
        <w:t xml:space="preserve">The device deals 1 less base dice of damage. This is applied before accounting for size changes to damage dice. </w:t>
      </w:r>
    </w:p>
    <w:p w14:paraId="0E96B90E" w14:textId="77777777" w:rsidR="008D1042" w:rsidRDefault="008D1042" w:rsidP="008D1042">
      <w:pPr>
        <w:contextualSpacing/>
        <w:rPr>
          <w:rFonts w:eastAsia="Times New Roman" w:cstheme="minorHAnsi"/>
          <w:sz w:val="24"/>
          <w:szCs w:val="24"/>
        </w:rPr>
      </w:pPr>
    </w:p>
    <w:p w14:paraId="474608FB" w14:textId="77777777" w:rsidR="00843625" w:rsidRDefault="00843625" w:rsidP="00E95E1F">
      <w:r>
        <w:t xml:space="preserve">A firearm can also be modified with a bayonet (see Chapter 5). Some firearms come with special bayonet replacements, usually described in their entry. </w:t>
      </w:r>
    </w:p>
    <w:p w14:paraId="64D3562E" w14:textId="77777777" w:rsidR="00843625" w:rsidRPr="000D5DB5" w:rsidRDefault="00843625" w:rsidP="008D1042">
      <w:pPr>
        <w:contextualSpacing/>
        <w:rPr>
          <w:rFonts w:eastAsia="Times New Roman" w:cstheme="minorHAnsi"/>
          <w:sz w:val="24"/>
          <w:szCs w:val="24"/>
        </w:rPr>
      </w:pPr>
    </w:p>
    <w:p w14:paraId="1A9E0A1D" w14:textId="77777777" w:rsidR="008D1042" w:rsidRPr="000D5DB5" w:rsidRDefault="008D1042" w:rsidP="00D64D48">
      <w:pPr>
        <w:pStyle w:val="Heading4"/>
      </w:pPr>
      <w:r w:rsidRPr="000D5DB5">
        <w:t>Gadgets</w:t>
      </w:r>
    </w:p>
    <w:p w14:paraId="3BF6C77D" w14:textId="77777777" w:rsidR="008D1042" w:rsidRPr="001F25FA" w:rsidRDefault="008D1042">
      <w:pPr>
        <w:contextualSpacing/>
        <w:rPr>
          <w:rFonts w:eastAsia="Times New Roman" w:cstheme="minorHAnsi"/>
          <w:i/>
          <w:iCs/>
          <w:sz w:val="24"/>
          <w:szCs w:val="24"/>
        </w:rPr>
      </w:pPr>
      <w:r w:rsidRPr="001F25FA">
        <w:rPr>
          <w:rFonts w:eastAsia="Times New Roman" w:cstheme="minorHAnsi"/>
          <w:b/>
          <w:bCs/>
          <w:i/>
          <w:iCs/>
          <w:color w:val="000000"/>
        </w:rPr>
        <w:t xml:space="preserve">Examples. </w:t>
      </w:r>
      <w:r>
        <w:rPr>
          <w:rFonts w:eastAsia="Times New Roman" w:cstheme="minorHAnsi"/>
          <w:i/>
          <w:iCs/>
          <w:color w:val="000000"/>
        </w:rPr>
        <w:t>M</w:t>
      </w:r>
      <w:r w:rsidRPr="001F25FA">
        <w:rPr>
          <w:rFonts w:eastAsia="Times New Roman" w:cstheme="minorHAnsi"/>
          <w:i/>
          <w:iCs/>
          <w:color w:val="000000"/>
        </w:rPr>
        <w:t>ind</w:t>
      </w:r>
      <w:r>
        <w:rPr>
          <w:rFonts w:eastAsia="Times New Roman" w:cstheme="minorHAnsi"/>
          <w:i/>
          <w:iCs/>
          <w:color w:val="000000"/>
        </w:rPr>
        <w:t xml:space="preserve"> remote</w:t>
      </w:r>
      <w:r w:rsidRPr="001F25FA">
        <w:rPr>
          <w:rFonts w:eastAsia="Times New Roman" w:cstheme="minorHAnsi"/>
          <w:i/>
          <w:iCs/>
          <w:color w:val="000000"/>
        </w:rPr>
        <w:t>, rocket boots</w:t>
      </w:r>
      <w:r>
        <w:rPr>
          <w:rFonts w:eastAsia="Times New Roman" w:cstheme="minorHAnsi"/>
          <w:i/>
          <w:iCs/>
          <w:color w:val="000000"/>
        </w:rPr>
        <w:t>,</w:t>
      </w:r>
      <w:r w:rsidRPr="001F25FA">
        <w:rPr>
          <w:rFonts w:eastAsia="Times New Roman" w:cstheme="minorHAnsi"/>
          <w:i/>
          <w:iCs/>
          <w:color w:val="000000"/>
        </w:rPr>
        <w:t xml:space="preserve"> </w:t>
      </w:r>
      <w:r>
        <w:rPr>
          <w:rFonts w:eastAsia="Times New Roman" w:cstheme="minorHAnsi"/>
          <w:i/>
          <w:iCs/>
          <w:color w:val="000000"/>
        </w:rPr>
        <w:t>pulley gun</w:t>
      </w:r>
      <w:r w:rsidRPr="001F25FA">
        <w:rPr>
          <w:rFonts w:eastAsia="Times New Roman" w:cstheme="minorHAnsi"/>
          <w:i/>
          <w:iCs/>
          <w:color w:val="000000"/>
        </w:rPr>
        <w:t>, rocket launcher</w:t>
      </w:r>
      <w:r w:rsidR="00AD2ABB">
        <w:rPr>
          <w:rFonts w:eastAsia="Times New Roman" w:cstheme="minorHAnsi"/>
          <w:i/>
          <w:iCs/>
          <w:color w:val="000000"/>
        </w:rPr>
        <w:t xml:space="preserve">, and atomizer </w:t>
      </w:r>
    </w:p>
    <w:p w14:paraId="054FCECB" w14:textId="77777777" w:rsidR="006816C6" w:rsidRDefault="00353B05" w:rsidP="00E840FA">
      <w:pPr>
        <w:contextualSpacing/>
        <w:rPr>
          <w:rFonts w:eastAsia="Times New Roman" w:cstheme="minorHAnsi"/>
          <w:color w:val="000000"/>
        </w:rPr>
      </w:pPr>
      <w:r>
        <w:rPr>
          <w:rFonts w:eastAsia="Times New Roman" w:cstheme="minorHAnsi"/>
          <w:b/>
          <w:bCs/>
          <w:color w:val="000000"/>
        </w:rPr>
        <w:t xml:space="preserve">Using Gadgets. </w:t>
      </w:r>
      <w:r w:rsidR="008D1042" w:rsidRPr="000D5DB5">
        <w:rPr>
          <w:rFonts w:eastAsia="Times New Roman" w:cstheme="minorHAnsi"/>
          <w:color w:val="000000"/>
        </w:rPr>
        <w:t xml:space="preserve">These technological devices act like items that replicate spells. </w:t>
      </w:r>
      <w:r>
        <w:rPr>
          <w:rFonts w:eastAsia="Times New Roman" w:cstheme="minorHAnsi"/>
          <w:color w:val="000000"/>
        </w:rPr>
        <w:t xml:space="preserve">Using a gadget takes the same </w:t>
      </w:r>
      <w:r w:rsidR="008D1042" w:rsidRPr="000D5DB5">
        <w:rPr>
          <w:rFonts w:eastAsia="Times New Roman" w:cstheme="minorHAnsi"/>
          <w:color w:val="000000"/>
        </w:rPr>
        <w:t xml:space="preserve">action it takes to </w:t>
      </w:r>
      <w:r>
        <w:rPr>
          <w:rFonts w:eastAsia="Times New Roman" w:cstheme="minorHAnsi"/>
          <w:color w:val="000000"/>
        </w:rPr>
        <w:t xml:space="preserve">cast </w:t>
      </w:r>
      <w:r w:rsidR="008D1042" w:rsidRPr="000D5DB5">
        <w:rPr>
          <w:rFonts w:eastAsia="Times New Roman" w:cstheme="minorHAnsi"/>
          <w:color w:val="000000"/>
        </w:rPr>
        <w:t xml:space="preserve">the spell. </w:t>
      </w:r>
    </w:p>
    <w:p w14:paraId="61BD070E" w14:textId="77777777" w:rsidR="006816C6" w:rsidRDefault="006816C6" w:rsidP="00216993">
      <w:pPr>
        <w:contextualSpacing/>
        <w:rPr>
          <w:rFonts w:eastAsia="Times New Roman" w:cstheme="minorHAnsi"/>
          <w:color w:val="000000"/>
        </w:rPr>
      </w:pPr>
      <w:r w:rsidRPr="000D5DB5">
        <w:rPr>
          <w:rFonts w:eastAsia="Times New Roman" w:cstheme="minorHAnsi"/>
          <w:color w:val="000000"/>
        </w:rPr>
        <w:t xml:space="preserve">A gadget may </w:t>
      </w:r>
      <w:r>
        <w:rPr>
          <w:rFonts w:eastAsia="Times New Roman" w:cstheme="minorHAnsi"/>
          <w:color w:val="000000"/>
        </w:rPr>
        <w:t xml:space="preserve">replicate </w:t>
      </w:r>
      <w:r w:rsidRPr="000D5DB5">
        <w:rPr>
          <w:rFonts w:eastAsia="Times New Roman" w:cstheme="minorHAnsi"/>
          <w:color w:val="000000"/>
        </w:rPr>
        <w:t>spell level</w:t>
      </w:r>
      <w:r>
        <w:rPr>
          <w:rFonts w:eastAsia="Times New Roman" w:cstheme="minorHAnsi"/>
          <w:color w:val="000000"/>
        </w:rPr>
        <w:t>s</w:t>
      </w:r>
      <w:r w:rsidRPr="000D5DB5">
        <w:rPr>
          <w:rFonts w:eastAsia="Times New Roman" w:cstheme="minorHAnsi"/>
          <w:color w:val="000000"/>
        </w:rPr>
        <w:t xml:space="preserve"> </w:t>
      </w:r>
      <w:r>
        <w:rPr>
          <w:rFonts w:eastAsia="Times New Roman" w:cstheme="minorHAnsi"/>
          <w:color w:val="000000"/>
        </w:rPr>
        <w:t xml:space="preserve">appropriate to its rarity (see the </w:t>
      </w:r>
      <w:r w:rsidRPr="00130DC5">
        <w:rPr>
          <w:rFonts w:eastAsia="Times New Roman" w:cstheme="minorHAnsi"/>
        </w:rPr>
        <w:t>Item Creation Complexity and Cost Table</w:t>
      </w:r>
      <w:r>
        <w:rPr>
          <w:rFonts w:eastAsia="Times New Roman" w:cstheme="minorHAnsi"/>
        </w:rPr>
        <w:t>)</w:t>
      </w:r>
      <w:r>
        <w:rPr>
          <w:rFonts w:eastAsia="Times New Roman" w:cstheme="minorHAnsi"/>
          <w:color w:val="000000"/>
        </w:rPr>
        <w:t xml:space="preserve">. The rarer the gadget, the higher level spells it can replicate (or the better modifications it has). </w:t>
      </w:r>
    </w:p>
    <w:p w14:paraId="2BC47E9A" w14:textId="77777777" w:rsidR="006816C6" w:rsidRDefault="006816C6" w:rsidP="006816C6">
      <w:pPr>
        <w:contextualSpacing/>
        <w:rPr>
          <w:rFonts w:eastAsia="Times New Roman" w:cstheme="minorHAnsi"/>
          <w:color w:val="000000"/>
        </w:rPr>
      </w:pPr>
      <w:r w:rsidRPr="000D5DB5">
        <w:rPr>
          <w:rFonts w:eastAsia="Times New Roman" w:cstheme="minorHAnsi"/>
          <w:color w:val="000000"/>
        </w:rPr>
        <w:t xml:space="preserve">Casting a spell through a gadget is not counted as a real spell, and thus is not subject to effects dependent on magic type, schools, and can be used against creatures </w:t>
      </w:r>
      <w:r>
        <w:rPr>
          <w:rFonts w:eastAsia="Times New Roman" w:cstheme="minorHAnsi"/>
          <w:color w:val="000000"/>
        </w:rPr>
        <w:t xml:space="preserve">that are </w:t>
      </w:r>
      <w:r w:rsidRPr="000D5DB5">
        <w:rPr>
          <w:rFonts w:eastAsia="Times New Roman" w:cstheme="minorHAnsi"/>
          <w:color w:val="000000"/>
        </w:rPr>
        <w:t xml:space="preserve">immune to </w:t>
      </w:r>
      <w:r>
        <w:rPr>
          <w:rFonts w:eastAsia="Times New Roman" w:cstheme="minorHAnsi"/>
          <w:color w:val="000000"/>
        </w:rPr>
        <w:t xml:space="preserve">or resistant to </w:t>
      </w:r>
      <w:r w:rsidRPr="000D5DB5">
        <w:rPr>
          <w:rFonts w:eastAsia="Times New Roman" w:cstheme="minorHAnsi"/>
          <w:color w:val="000000"/>
        </w:rPr>
        <w:t xml:space="preserve">magic. </w:t>
      </w:r>
    </w:p>
    <w:p w14:paraId="2C399D9B" w14:textId="77777777" w:rsidR="00927C96" w:rsidRDefault="00927C96" w:rsidP="00E840FA">
      <w:pPr>
        <w:contextualSpacing/>
        <w:rPr>
          <w:rFonts w:eastAsia="Times New Roman" w:cstheme="minorHAnsi"/>
          <w:color w:val="000000"/>
        </w:rPr>
      </w:pPr>
    </w:p>
    <w:p w14:paraId="39601DF9" w14:textId="77777777" w:rsidR="00927C96" w:rsidRDefault="00927C96" w:rsidP="00927C96">
      <w:pPr>
        <w:contextualSpacing/>
        <w:rPr>
          <w:rFonts w:eastAsia="Times New Roman" w:cstheme="minorHAnsi"/>
          <w:color w:val="000000"/>
        </w:rPr>
      </w:pPr>
      <w:r>
        <w:rPr>
          <w:rFonts w:eastAsia="Times New Roman" w:cstheme="minorHAnsi"/>
          <w:i/>
          <w:iCs/>
          <w:color w:val="000000"/>
        </w:rPr>
        <w:t xml:space="preserve">Crafting Complexity. </w:t>
      </w:r>
      <w:r>
        <w:rPr>
          <w:rFonts w:eastAsia="Times New Roman" w:cstheme="minorHAnsi"/>
          <w:color w:val="000000"/>
        </w:rPr>
        <w:t xml:space="preserve">Depending on rarity, the gadget has varying degrees of complexity in crafting. </w:t>
      </w:r>
    </w:p>
    <w:p w14:paraId="376AAB0E" w14:textId="77777777" w:rsidR="00927C96" w:rsidRPr="00AC641C" w:rsidRDefault="00927C96" w:rsidP="00927C96">
      <w:pPr>
        <w:contextualSpacing/>
        <w:rPr>
          <w:rFonts w:eastAsia="Times New Roman" w:cstheme="minorHAnsi"/>
          <w:color w:val="000000"/>
        </w:rPr>
      </w:pPr>
    </w:p>
    <w:p w14:paraId="12310A83" w14:textId="77777777" w:rsidR="00927C96" w:rsidRPr="009464B8" w:rsidRDefault="00927C96" w:rsidP="00927C96">
      <w:pPr>
        <w:contextualSpacing/>
        <w:rPr>
          <w:rFonts w:eastAsia="Times New Roman" w:cstheme="minorHAnsi"/>
          <w:b/>
          <w:bCs/>
          <w:color w:val="000000"/>
        </w:rPr>
      </w:pPr>
      <w:r>
        <w:rPr>
          <w:rFonts w:eastAsia="Times New Roman" w:cstheme="minorHAnsi"/>
          <w:b/>
          <w:bCs/>
          <w:color w:val="000000"/>
        </w:rPr>
        <w:t xml:space="preserve">Gadget </w:t>
      </w:r>
      <w:r w:rsidRPr="00325A13">
        <w:rPr>
          <w:rFonts w:eastAsia="Times New Roman" w:cstheme="minorHAnsi"/>
          <w:b/>
          <w:bCs/>
          <w:color w:val="000000"/>
        </w:rPr>
        <w:t>Rarity</w:t>
      </w:r>
      <w:r w:rsidRPr="00325A13">
        <w:rPr>
          <w:rFonts w:eastAsia="Times New Roman" w:cstheme="minorHAnsi"/>
          <w:b/>
          <w:bCs/>
          <w:color w:val="000000"/>
        </w:rPr>
        <w:tab/>
      </w:r>
      <w:r w:rsidRPr="00325A13">
        <w:rPr>
          <w:rFonts w:eastAsia="Times New Roman" w:cstheme="minorHAnsi"/>
          <w:b/>
          <w:bCs/>
          <w:color w:val="000000"/>
        </w:rPr>
        <w:tab/>
      </w:r>
      <w:r>
        <w:rPr>
          <w:rFonts w:eastAsia="Times New Roman" w:cstheme="minorHAnsi"/>
          <w:b/>
          <w:bCs/>
          <w:color w:val="000000"/>
        </w:rPr>
        <w:t xml:space="preserve">Crafting </w:t>
      </w:r>
      <w:r w:rsidRPr="00325A13">
        <w:rPr>
          <w:rFonts w:eastAsia="Times New Roman" w:cstheme="minorHAnsi"/>
          <w:b/>
          <w:bCs/>
          <w:color w:val="000000"/>
        </w:rPr>
        <w:t>Complexity</w:t>
      </w:r>
    </w:p>
    <w:p w14:paraId="7E6CEF92" w14:textId="77777777" w:rsidR="00927C96" w:rsidRPr="000D5DB5" w:rsidRDefault="00927C96" w:rsidP="00927C96">
      <w:pPr>
        <w:contextualSpacing/>
        <w:rPr>
          <w:rFonts w:eastAsia="Times New Roman" w:cstheme="minorHAnsi"/>
          <w:sz w:val="24"/>
          <w:szCs w:val="24"/>
        </w:rPr>
      </w:pPr>
      <w:r w:rsidRPr="000D5DB5">
        <w:rPr>
          <w:rFonts w:eastAsia="Times New Roman" w:cstheme="minorHAnsi"/>
          <w:color w:val="000000"/>
        </w:rPr>
        <w:t>Common</w:t>
      </w:r>
      <w:r w:rsidRPr="000D5DB5">
        <w:rPr>
          <w:rFonts w:eastAsia="Times New Roman" w:cstheme="minorHAnsi"/>
          <w:color w:val="000000"/>
        </w:rPr>
        <w:tab/>
      </w:r>
      <w:r w:rsidRPr="000D5DB5">
        <w:rPr>
          <w:rFonts w:eastAsia="Times New Roman" w:cstheme="minorHAnsi"/>
          <w:color w:val="000000"/>
        </w:rPr>
        <w:tab/>
        <w:t>Very Simple</w:t>
      </w:r>
    </w:p>
    <w:p w14:paraId="342FA5C8" w14:textId="77777777" w:rsidR="00927C96" w:rsidRPr="000D5DB5" w:rsidRDefault="00927C96" w:rsidP="00927C96">
      <w:pPr>
        <w:contextualSpacing/>
        <w:rPr>
          <w:rFonts w:eastAsia="Times New Roman" w:cstheme="minorHAnsi"/>
          <w:sz w:val="24"/>
          <w:szCs w:val="24"/>
        </w:rPr>
      </w:pPr>
      <w:r w:rsidRPr="000D5DB5">
        <w:rPr>
          <w:rFonts w:eastAsia="Times New Roman" w:cstheme="minorHAnsi"/>
          <w:color w:val="000000"/>
        </w:rPr>
        <w:t>Uncommon</w:t>
      </w:r>
      <w:r w:rsidRPr="000D5DB5">
        <w:rPr>
          <w:rFonts w:eastAsia="Times New Roman" w:cstheme="minorHAnsi"/>
          <w:color w:val="000000"/>
        </w:rPr>
        <w:tab/>
      </w:r>
      <w:r w:rsidRPr="000D5DB5">
        <w:rPr>
          <w:rFonts w:eastAsia="Times New Roman" w:cstheme="minorHAnsi"/>
          <w:color w:val="000000"/>
        </w:rPr>
        <w:tab/>
        <w:t>Simple</w:t>
      </w:r>
    </w:p>
    <w:p w14:paraId="22F7B94F" w14:textId="77777777" w:rsidR="00927C96" w:rsidRPr="000D5DB5" w:rsidRDefault="00927C96" w:rsidP="00927C96">
      <w:pPr>
        <w:contextualSpacing/>
        <w:rPr>
          <w:rFonts w:eastAsia="Times New Roman" w:cstheme="minorHAnsi"/>
          <w:sz w:val="24"/>
          <w:szCs w:val="24"/>
        </w:rPr>
      </w:pPr>
      <w:r w:rsidRPr="000D5DB5">
        <w:rPr>
          <w:rFonts w:eastAsia="Times New Roman" w:cstheme="minorHAnsi"/>
          <w:color w:val="000000"/>
        </w:rPr>
        <w:t>Rare</w:t>
      </w:r>
      <w:r w:rsidRPr="000D5DB5">
        <w:rPr>
          <w:rFonts w:eastAsia="Times New Roman" w:cstheme="minorHAnsi"/>
          <w:color w:val="000000"/>
        </w:rPr>
        <w:tab/>
      </w:r>
      <w:r w:rsidRPr="000D5DB5">
        <w:rPr>
          <w:rFonts w:eastAsia="Times New Roman" w:cstheme="minorHAnsi"/>
          <w:color w:val="000000"/>
        </w:rPr>
        <w:tab/>
      </w:r>
      <w:r w:rsidRPr="000D5DB5">
        <w:rPr>
          <w:rFonts w:eastAsia="Times New Roman" w:cstheme="minorHAnsi"/>
          <w:color w:val="000000"/>
        </w:rPr>
        <w:tab/>
        <w:t>Moderate</w:t>
      </w:r>
    </w:p>
    <w:p w14:paraId="148CC266" w14:textId="77777777" w:rsidR="00927C96" w:rsidRPr="000D5DB5" w:rsidRDefault="00927C96" w:rsidP="00927C96">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sidRPr="000D5DB5">
        <w:rPr>
          <w:rFonts w:eastAsia="Times New Roman" w:cstheme="minorHAnsi"/>
          <w:color w:val="000000"/>
        </w:rPr>
        <w:tab/>
      </w:r>
      <w:r w:rsidRPr="000D5DB5">
        <w:rPr>
          <w:rFonts w:eastAsia="Times New Roman" w:cstheme="minorHAnsi"/>
          <w:color w:val="000000"/>
        </w:rPr>
        <w:tab/>
        <w:t>Complex</w:t>
      </w:r>
    </w:p>
    <w:p w14:paraId="770A8D75" w14:textId="77777777" w:rsidR="00927C96" w:rsidRPr="000D5DB5" w:rsidRDefault="00927C96" w:rsidP="00927C96">
      <w:pPr>
        <w:contextualSpacing/>
        <w:rPr>
          <w:rFonts w:eastAsia="Times New Roman" w:cstheme="minorHAnsi"/>
          <w:sz w:val="24"/>
          <w:szCs w:val="24"/>
        </w:rPr>
      </w:pPr>
      <w:r w:rsidRPr="000D5DB5">
        <w:rPr>
          <w:rFonts w:eastAsia="Times New Roman" w:cstheme="minorHAnsi"/>
          <w:color w:val="000000"/>
        </w:rPr>
        <w:t>Legendary and Artifact</w:t>
      </w:r>
      <w:r w:rsidRPr="000D5DB5">
        <w:rPr>
          <w:rFonts w:eastAsia="Times New Roman" w:cstheme="minorHAnsi"/>
          <w:color w:val="000000"/>
        </w:rPr>
        <w:tab/>
        <w:t>Highly Complex</w:t>
      </w:r>
    </w:p>
    <w:p w14:paraId="6AE1A981" w14:textId="77777777" w:rsidR="00927C96" w:rsidRDefault="00927C96" w:rsidP="00927C96">
      <w:pPr>
        <w:contextualSpacing/>
        <w:rPr>
          <w:rFonts w:eastAsia="Times New Roman" w:cstheme="minorHAnsi"/>
          <w:color w:val="000000"/>
        </w:rPr>
      </w:pPr>
    </w:p>
    <w:p w14:paraId="6E309832" w14:textId="77777777" w:rsidR="0036568B" w:rsidRDefault="00927C96" w:rsidP="00216993">
      <w:pPr>
        <w:contextualSpacing/>
        <w:rPr>
          <w:rFonts w:eastAsia="Times New Roman" w:cstheme="minorHAnsi"/>
          <w:color w:val="000000"/>
        </w:rPr>
      </w:pPr>
      <w:r>
        <w:rPr>
          <w:rFonts w:eastAsia="Times New Roman" w:cstheme="minorHAnsi"/>
          <w:i/>
          <w:iCs/>
          <w:color w:val="000000"/>
        </w:rPr>
        <w:t xml:space="preserve">Gadget Fuel. </w:t>
      </w:r>
      <w:r w:rsidR="0036568B">
        <w:rPr>
          <w:rFonts w:eastAsia="Times New Roman" w:cstheme="minorHAnsi"/>
          <w:color w:val="000000"/>
        </w:rPr>
        <w:t>Gadgets consume fuel upon being used (see fuel and energy sources below) commensurate with its rarity.</w:t>
      </w:r>
    </w:p>
    <w:p w14:paraId="594BAA60" w14:textId="77777777" w:rsidR="00927C96" w:rsidRDefault="00927C96" w:rsidP="00927C96">
      <w:pPr>
        <w:contextualSpacing/>
        <w:rPr>
          <w:rFonts w:eastAsia="Times New Roman" w:cstheme="minorHAnsi"/>
          <w:color w:val="000000"/>
        </w:rPr>
      </w:pPr>
      <w:r>
        <w:rPr>
          <w:rFonts w:eastAsia="Times New Roman" w:cstheme="minorHAnsi"/>
          <w:color w:val="000000"/>
        </w:rPr>
        <w:lastRenderedPageBreak/>
        <w:t xml:space="preserve">Gadgets </w:t>
      </w:r>
      <w:r w:rsidRPr="000D5DB5">
        <w:rPr>
          <w:rFonts w:eastAsia="Times New Roman" w:cstheme="minorHAnsi"/>
          <w:color w:val="000000"/>
        </w:rPr>
        <w:t xml:space="preserve">have </w:t>
      </w:r>
      <w:r>
        <w:rPr>
          <w:rFonts w:eastAsia="Times New Roman" w:cstheme="minorHAnsi"/>
          <w:color w:val="000000"/>
        </w:rPr>
        <w:t>the capacity for ten charges (1 use per charge), consuming fuel units appropriate to the gadget’s rarity per use (see Fuel and Energy sources below)</w:t>
      </w:r>
      <w:r w:rsidRPr="000D5DB5">
        <w:rPr>
          <w:rFonts w:eastAsia="Times New Roman" w:cstheme="minorHAnsi"/>
          <w:color w:val="000000"/>
        </w:rPr>
        <w:t>.</w:t>
      </w:r>
      <w:r>
        <w:rPr>
          <w:rFonts w:eastAsia="Times New Roman" w:cstheme="minorHAnsi"/>
          <w:color w:val="000000"/>
        </w:rPr>
        <w:t xml:space="preserve"> When a device is too small to reasonably carry its fuel capacity (such as a light gadget that works with coal), you must attach the device to a fuel unit, which can be carried as a backpack). </w:t>
      </w:r>
    </w:p>
    <w:p w14:paraId="46D41A96" w14:textId="77777777" w:rsidR="0036568B" w:rsidRDefault="0036568B" w:rsidP="00E840FA">
      <w:pPr>
        <w:contextualSpacing/>
        <w:rPr>
          <w:rFonts w:eastAsia="Times New Roman" w:cstheme="minorHAnsi"/>
          <w:color w:val="000000"/>
        </w:rPr>
      </w:pPr>
    </w:p>
    <w:p w14:paraId="520CD40B" w14:textId="77777777" w:rsidR="0036568B" w:rsidRPr="00C729CA" w:rsidRDefault="0036568B" w:rsidP="00216993">
      <w:pPr>
        <w:contextualSpacing/>
        <w:jc w:val="center"/>
        <w:rPr>
          <w:rFonts w:eastAsia="Times New Roman" w:cstheme="minorHAnsi"/>
          <w:color w:val="000000"/>
        </w:rPr>
      </w:pPr>
      <w:r>
        <w:rPr>
          <w:rFonts w:eastAsia="Times New Roman" w:cstheme="minorHAnsi"/>
          <w:b/>
          <w:bCs/>
          <w:color w:val="000000"/>
        </w:rPr>
        <w:t xml:space="preserve">Fuel Charge of Gadgets </w:t>
      </w:r>
      <w:r>
        <w:rPr>
          <w:rFonts w:eastAsia="Times New Roman" w:cstheme="minorHAnsi"/>
          <w:color w:val="000000"/>
        </w:rPr>
        <w:t xml:space="preserve">= 1 fuel unit (if Common) or 2 fuel units (per rarity above Common) </w:t>
      </w:r>
    </w:p>
    <w:p w14:paraId="512F84E2" w14:textId="77777777" w:rsidR="0036568B" w:rsidRDefault="0036568B" w:rsidP="00E840FA">
      <w:pPr>
        <w:contextualSpacing/>
        <w:rPr>
          <w:rFonts w:eastAsia="Times New Roman" w:cstheme="minorHAnsi"/>
          <w:color w:val="000000"/>
        </w:rPr>
      </w:pPr>
    </w:p>
    <w:p w14:paraId="2709B89B" w14:textId="77777777" w:rsidR="00941B93" w:rsidRDefault="00941B93" w:rsidP="00216993">
      <w:pPr>
        <w:contextualSpacing/>
        <w:rPr>
          <w:rFonts w:eastAsia="Times New Roman" w:cstheme="minorHAnsi"/>
          <w:color w:val="000000"/>
        </w:rPr>
      </w:pPr>
      <w:r>
        <w:rPr>
          <w:rFonts w:eastAsia="Times New Roman" w:cstheme="minorHAnsi"/>
          <w:color w:val="000000"/>
        </w:rPr>
        <w:t>For instance, a Rare (+3) gadget (such as the Buzz Box) consumes 6 fuel units for a single charge (2 fuel x rarity of 3). Its maximum charge capacity is 60.</w:t>
      </w:r>
    </w:p>
    <w:p w14:paraId="3AFBD85E" w14:textId="77777777" w:rsidR="00941B93" w:rsidRDefault="00941B93" w:rsidP="00E840FA">
      <w:pPr>
        <w:contextualSpacing/>
        <w:rPr>
          <w:rFonts w:eastAsia="Times New Roman" w:cstheme="minorHAnsi"/>
          <w:color w:val="000000"/>
        </w:rPr>
      </w:pPr>
    </w:p>
    <w:p w14:paraId="6AA8619E" w14:textId="77777777" w:rsidR="0036568B" w:rsidRDefault="0036568B" w:rsidP="00E840FA">
      <w:pPr>
        <w:contextualSpacing/>
        <w:rPr>
          <w:rFonts w:eastAsia="Times New Roman" w:cstheme="minorHAnsi"/>
          <w:color w:val="000000"/>
        </w:rPr>
      </w:pPr>
      <w:r>
        <w:rPr>
          <w:rFonts w:eastAsia="Times New Roman" w:cstheme="minorHAnsi"/>
          <w:color w:val="000000"/>
        </w:rPr>
        <w:t>This is similar to the fuel consumption of constructs (see below).</w:t>
      </w:r>
    </w:p>
    <w:p w14:paraId="58B5D193" w14:textId="77777777" w:rsidR="006816C6" w:rsidRDefault="006816C6" w:rsidP="00E840FA">
      <w:pPr>
        <w:contextualSpacing/>
        <w:rPr>
          <w:rFonts w:eastAsia="Times New Roman" w:cstheme="minorHAnsi"/>
          <w:color w:val="000000"/>
        </w:rPr>
      </w:pPr>
    </w:p>
    <w:p w14:paraId="5235D2D0" w14:textId="77777777" w:rsidR="00353B05" w:rsidRDefault="006816C6" w:rsidP="00216993">
      <w:pPr>
        <w:contextualSpacing/>
        <w:rPr>
          <w:rFonts w:eastAsia="Times New Roman" w:cstheme="minorHAnsi"/>
          <w:color w:val="000000"/>
        </w:rPr>
      </w:pPr>
      <w:r>
        <w:rPr>
          <w:rFonts w:eastAsia="Times New Roman" w:cstheme="minorHAnsi"/>
          <w:i/>
          <w:iCs/>
          <w:color w:val="000000"/>
        </w:rPr>
        <w:t xml:space="preserve">Gadget Cooldown. </w:t>
      </w:r>
      <w:r w:rsidR="00353B05">
        <w:rPr>
          <w:rFonts w:eastAsia="Times New Roman" w:cstheme="minorHAnsi"/>
          <w:color w:val="000000"/>
        </w:rPr>
        <w:t>After being used, a gadget must cool down for 1 minute</w:t>
      </w:r>
      <w:r w:rsidR="004B270F">
        <w:rPr>
          <w:rFonts w:eastAsia="Times New Roman" w:cstheme="minorHAnsi"/>
          <w:color w:val="000000"/>
        </w:rPr>
        <w:t xml:space="preserve"> before it can be used again</w:t>
      </w:r>
      <w:r w:rsidR="00353B05">
        <w:rPr>
          <w:rFonts w:eastAsia="Times New Roman" w:cstheme="minorHAnsi"/>
          <w:color w:val="000000"/>
        </w:rPr>
        <w:t>.</w:t>
      </w:r>
      <w:r w:rsidR="004B270F">
        <w:rPr>
          <w:rFonts w:eastAsia="Times New Roman" w:cstheme="minorHAnsi"/>
          <w:color w:val="000000"/>
        </w:rPr>
        <w:t xml:space="preserve"> </w:t>
      </w:r>
      <w:r w:rsidR="0036568B">
        <w:rPr>
          <w:rFonts w:eastAsia="Times New Roman" w:cstheme="minorHAnsi"/>
          <w:color w:val="000000"/>
        </w:rPr>
        <w:t xml:space="preserve">Devices begin their cooldown from the end of the device’s duration. </w:t>
      </w:r>
    </w:p>
    <w:p w14:paraId="75E54A4E" w14:textId="77777777" w:rsidR="00326392" w:rsidRDefault="00326392">
      <w:pPr>
        <w:contextualSpacing/>
        <w:rPr>
          <w:rFonts w:eastAsia="Times New Roman" w:cstheme="minorHAnsi"/>
          <w:color w:val="000000"/>
        </w:rPr>
      </w:pPr>
      <w:r>
        <w:rPr>
          <w:rFonts w:eastAsia="Times New Roman" w:cstheme="minorHAnsi"/>
          <w:color w:val="000000"/>
        </w:rPr>
        <w:t xml:space="preserve">If </w:t>
      </w:r>
      <w:r w:rsidR="00AD2ABB">
        <w:rPr>
          <w:rFonts w:eastAsia="Times New Roman" w:cstheme="minorHAnsi"/>
          <w:color w:val="000000"/>
        </w:rPr>
        <w:t xml:space="preserve">the gadget </w:t>
      </w:r>
      <w:r>
        <w:rPr>
          <w:rFonts w:eastAsia="Times New Roman" w:cstheme="minorHAnsi"/>
          <w:color w:val="000000"/>
        </w:rPr>
        <w:t>replicat</w:t>
      </w:r>
      <w:r w:rsidR="00AD2ABB">
        <w:rPr>
          <w:rFonts w:eastAsia="Times New Roman" w:cstheme="minorHAnsi"/>
          <w:color w:val="000000"/>
        </w:rPr>
        <w:t>es</w:t>
      </w:r>
      <w:r>
        <w:rPr>
          <w:rFonts w:eastAsia="Times New Roman" w:cstheme="minorHAnsi"/>
          <w:color w:val="000000"/>
        </w:rPr>
        <w:t xml:space="preserve"> spell levels </w:t>
      </w:r>
      <w:r w:rsidR="00AD2ABB">
        <w:rPr>
          <w:rFonts w:eastAsia="Times New Roman" w:cstheme="minorHAnsi"/>
          <w:color w:val="000000"/>
        </w:rPr>
        <w:t>from 4-6</w:t>
      </w:r>
      <w:r>
        <w:rPr>
          <w:rFonts w:eastAsia="Times New Roman" w:cstheme="minorHAnsi"/>
          <w:color w:val="000000"/>
        </w:rPr>
        <w:t xml:space="preserve">, the device’s cooldown is 8 hours instead of 1 minute. </w:t>
      </w:r>
    </w:p>
    <w:p w14:paraId="78607CE2" w14:textId="77777777" w:rsidR="00B038B7" w:rsidRDefault="00AD2ABB">
      <w:pPr>
        <w:contextualSpacing/>
        <w:rPr>
          <w:rFonts w:eastAsia="Times New Roman" w:cstheme="minorHAnsi"/>
          <w:color w:val="000000"/>
        </w:rPr>
      </w:pPr>
      <w:r>
        <w:rPr>
          <w:rFonts w:eastAsia="Times New Roman" w:cstheme="minorHAnsi"/>
          <w:color w:val="000000"/>
        </w:rPr>
        <w:t>If the gadget replicates spell levels from 7-9</w:t>
      </w:r>
      <w:r w:rsidR="00326392">
        <w:rPr>
          <w:rFonts w:eastAsia="Times New Roman" w:cstheme="minorHAnsi"/>
          <w:color w:val="000000"/>
        </w:rPr>
        <w:t xml:space="preserve">, the cooldown is 1 day instead of 8 hours. A gadgeteer can lessen these restrictions. </w:t>
      </w:r>
    </w:p>
    <w:p w14:paraId="28A3CF55" w14:textId="77777777" w:rsidR="00E840FA" w:rsidRDefault="00E840FA" w:rsidP="00353B05">
      <w:pPr>
        <w:contextualSpacing/>
        <w:rPr>
          <w:rFonts w:eastAsia="Times New Roman" w:cstheme="minorHAnsi"/>
          <w:color w:val="000000"/>
        </w:rPr>
      </w:pPr>
    </w:p>
    <w:p w14:paraId="2F55B2A4" w14:textId="77777777" w:rsidR="00677775" w:rsidRPr="006B51F1" w:rsidRDefault="00677775" w:rsidP="00677775">
      <w:pPr>
        <w:contextualSpacing/>
        <w:rPr>
          <w:rFonts w:eastAsia="Times New Roman" w:cstheme="minorHAnsi"/>
          <w:color w:val="000000"/>
        </w:rPr>
      </w:pPr>
      <w:r w:rsidRPr="00E95E1F">
        <w:rPr>
          <w:rFonts w:eastAsia="Times New Roman" w:cstheme="minorHAnsi"/>
          <w:i/>
          <w:iCs/>
          <w:color w:val="000000"/>
        </w:rPr>
        <w:t>Concentration Spells.</w:t>
      </w:r>
      <w:r w:rsidRPr="000D5DB5">
        <w:rPr>
          <w:rFonts w:eastAsia="Times New Roman" w:cstheme="minorHAnsi"/>
          <w:b/>
          <w:bCs/>
          <w:color w:val="000000"/>
        </w:rPr>
        <w:t xml:space="preserve"> </w:t>
      </w:r>
      <w:r>
        <w:rPr>
          <w:rFonts w:eastAsia="Times New Roman" w:cstheme="minorHAnsi"/>
          <w:color w:val="000000"/>
        </w:rPr>
        <w:t xml:space="preserve">Gadgets that replicate spells with a Duration of Concentration must be manipulated constantly to keep the benefit (treat as if concentrating). It also requires the same check to maintain concentration. You must therefore be holding the device and focusing on continuing operation normally. </w:t>
      </w:r>
    </w:p>
    <w:p w14:paraId="05B3115A" w14:textId="77777777" w:rsidR="00677775" w:rsidRDefault="00677775" w:rsidP="00677775">
      <w:pPr>
        <w:contextualSpacing/>
        <w:rPr>
          <w:rFonts w:eastAsia="Times New Roman" w:cstheme="minorHAnsi"/>
          <w:color w:val="000000"/>
        </w:rPr>
      </w:pPr>
      <w:r>
        <w:rPr>
          <w:rFonts w:eastAsia="Times New Roman" w:cstheme="minorHAnsi"/>
          <w:color w:val="000000"/>
        </w:rPr>
        <w:t xml:space="preserve">A device can be manipulated with a touch (does not require an action) to end its effect early (as if ceasing to concentrate). </w:t>
      </w:r>
    </w:p>
    <w:p w14:paraId="41AD6005" w14:textId="77777777" w:rsidR="00677775" w:rsidRDefault="00677775" w:rsidP="00677775">
      <w:pPr>
        <w:contextualSpacing/>
        <w:rPr>
          <w:rFonts w:eastAsia="Times New Roman" w:cstheme="minorHAnsi"/>
          <w:color w:val="000000"/>
        </w:rPr>
      </w:pPr>
      <w:r>
        <w:rPr>
          <w:rFonts w:eastAsia="Times New Roman" w:cstheme="minorHAnsi"/>
          <w:color w:val="000000"/>
        </w:rPr>
        <w:t xml:space="preserve">If you are in a construct like a mech or a vehicle and the gadget is mounted to it, you may allow the construct to maintain concentration instead (allowing you to activate another gadget and concentrate on it instead). If either the construct or you are attacked, however, a concentration check is required for both devices. </w:t>
      </w:r>
    </w:p>
    <w:p w14:paraId="33496DBE" w14:textId="77777777" w:rsidR="00677775" w:rsidRPr="009876C4" w:rsidRDefault="00677775" w:rsidP="00353B05">
      <w:pPr>
        <w:contextualSpacing/>
        <w:rPr>
          <w:rFonts w:eastAsia="Times New Roman" w:cstheme="minorHAnsi"/>
          <w:color w:val="000000"/>
        </w:rPr>
      </w:pPr>
    </w:p>
    <w:p w14:paraId="2303E845" w14:textId="77777777" w:rsidR="00790655" w:rsidRDefault="00777F0E" w:rsidP="00216993">
      <w:pPr>
        <w:contextualSpacing/>
        <w:rPr>
          <w:rFonts w:eastAsia="Times New Roman" w:cstheme="minorHAnsi"/>
          <w:color w:val="000000"/>
        </w:rPr>
      </w:pPr>
      <w:r>
        <w:rPr>
          <w:rFonts w:eastAsia="Times New Roman" w:cstheme="minorHAnsi"/>
          <w:i/>
          <w:iCs/>
          <w:color w:val="000000"/>
        </w:rPr>
        <w:t>Gadget Size</w:t>
      </w:r>
      <w:r w:rsidR="0036568B">
        <w:rPr>
          <w:rFonts w:eastAsia="Times New Roman" w:cstheme="minorHAnsi"/>
          <w:i/>
          <w:iCs/>
          <w:color w:val="000000"/>
        </w:rPr>
        <w:t xml:space="preserve">s. </w:t>
      </w:r>
      <w:r>
        <w:rPr>
          <w:rFonts w:eastAsia="Times New Roman" w:cstheme="minorHAnsi"/>
          <w:color w:val="000000"/>
        </w:rPr>
        <w:t xml:space="preserve">Gadgets come in three possible sizes; Light (useable one-handed, finesse, and weigh 5 lbs.), Medium (useable one-handed, 10 lbs.), and Heavy (useable two-handed, 15 lbs.). </w:t>
      </w:r>
    </w:p>
    <w:p w14:paraId="67F2552A" w14:textId="77777777" w:rsidR="00777F0E" w:rsidRDefault="00777F0E" w:rsidP="00777F0E">
      <w:pPr>
        <w:contextualSpacing/>
        <w:rPr>
          <w:rFonts w:eastAsia="Times New Roman" w:cstheme="minorHAnsi"/>
          <w:color w:val="000000"/>
        </w:rPr>
      </w:pPr>
      <w:r>
        <w:rPr>
          <w:rFonts w:eastAsia="Times New Roman" w:cstheme="minorHAnsi"/>
          <w:color w:val="000000"/>
        </w:rPr>
        <w:t>By default, a gadget is Light</w:t>
      </w:r>
      <w:r w:rsidR="00D81F89">
        <w:rPr>
          <w:rFonts w:eastAsia="Times New Roman" w:cstheme="minorHAnsi"/>
          <w:color w:val="000000"/>
        </w:rPr>
        <w:t xml:space="preserve"> in size (and is easily concealed)</w:t>
      </w:r>
      <w:r>
        <w:rPr>
          <w:rFonts w:eastAsia="Times New Roman" w:cstheme="minorHAnsi"/>
          <w:color w:val="000000"/>
        </w:rPr>
        <w:t xml:space="preserve">, and is further modified by the spell it replicates and other variables. </w:t>
      </w:r>
    </w:p>
    <w:p w14:paraId="56EA4924" w14:textId="559A407D" w:rsidR="001B7C11" w:rsidRPr="001B7C11" w:rsidRDefault="00864C72" w:rsidP="006B51F1">
      <w:pPr>
        <w:pStyle w:val="ListParagraph"/>
        <w:numPr>
          <w:ilvl w:val="0"/>
          <w:numId w:val="53"/>
        </w:numPr>
        <w:rPr>
          <w:ins w:id="3937" w:author="Admin" w:date="2022-04-19T01:37:00Z"/>
          <w:rFonts w:eastAsia="Times New Roman" w:cstheme="minorHAnsi"/>
          <w:i/>
          <w:iCs/>
          <w:color w:val="000000"/>
          <w:rPrChange w:id="3938" w:author="Admin" w:date="2022-04-19T01:37:00Z">
            <w:rPr>
              <w:ins w:id="3939" w:author="Admin" w:date="2022-04-19T01:37:00Z"/>
              <w:rFonts w:eastAsia="Times New Roman" w:cstheme="minorHAnsi"/>
              <w:color w:val="000000"/>
            </w:rPr>
          </w:rPrChange>
        </w:rPr>
      </w:pPr>
      <w:r w:rsidRPr="002F473A">
        <w:rPr>
          <w:rFonts w:eastAsia="Times New Roman" w:cstheme="minorHAnsi"/>
          <w:i/>
          <w:iCs/>
          <w:color w:val="000000"/>
        </w:rPr>
        <w:t xml:space="preserve">Magic School. </w:t>
      </w:r>
      <w:r w:rsidRPr="002F473A">
        <w:rPr>
          <w:rFonts w:eastAsia="Times New Roman" w:cstheme="minorHAnsi"/>
          <w:color w:val="000000"/>
        </w:rPr>
        <w:t>The following magic schools render the gadget one step heavier: Conjuration, Evocation, Necromancy, and Transmutation</w:t>
      </w:r>
      <w:ins w:id="3940" w:author="Admin" w:date="2022-04-19T01:37:00Z">
        <w:r w:rsidR="001B7C11">
          <w:rPr>
            <w:rFonts w:eastAsia="Times New Roman" w:cstheme="minorHAnsi"/>
            <w:color w:val="000000"/>
          </w:rPr>
          <w:t>,</w:t>
        </w:r>
      </w:ins>
    </w:p>
    <w:p w14:paraId="56BA0BA4" w14:textId="7504D632" w:rsidR="00777F0E" w:rsidRPr="006B51F1" w:rsidRDefault="00777F0E" w:rsidP="006B51F1">
      <w:pPr>
        <w:pStyle w:val="ListParagraph"/>
        <w:numPr>
          <w:ilvl w:val="0"/>
          <w:numId w:val="53"/>
        </w:numPr>
        <w:rPr>
          <w:rFonts w:eastAsia="Times New Roman" w:cstheme="minorHAnsi"/>
          <w:i/>
          <w:iCs/>
          <w:color w:val="000000"/>
        </w:rPr>
      </w:pPr>
      <w:r>
        <w:rPr>
          <w:rFonts w:eastAsia="Times New Roman" w:cstheme="minorHAnsi"/>
          <w:i/>
          <w:iCs/>
          <w:color w:val="000000"/>
        </w:rPr>
        <w:t xml:space="preserve">Modifications. </w:t>
      </w:r>
      <w:r>
        <w:rPr>
          <w:rFonts w:eastAsia="Times New Roman" w:cstheme="minorHAnsi"/>
          <w:color w:val="000000"/>
        </w:rPr>
        <w:t>The gadget can gain one modification worth 1 EP.</w:t>
      </w:r>
      <w:r w:rsidR="006B51F1">
        <w:rPr>
          <w:rFonts w:eastAsia="Times New Roman" w:cstheme="minorHAnsi"/>
          <w:color w:val="000000"/>
        </w:rPr>
        <w:t xml:space="preserve"> </w:t>
      </w:r>
      <w:r w:rsidR="00790655" w:rsidRPr="006B51F1">
        <w:rPr>
          <w:rFonts w:eastAsia="Times New Roman" w:cstheme="minorHAnsi"/>
          <w:color w:val="000000"/>
        </w:rPr>
        <w:t xml:space="preserve">If </w:t>
      </w:r>
      <w:r w:rsidR="006B51F1">
        <w:rPr>
          <w:rFonts w:eastAsia="Times New Roman" w:cstheme="minorHAnsi"/>
          <w:color w:val="000000"/>
        </w:rPr>
        <w:t xml:space="preserve">already </w:t>
      </w:r>
      <w:r w:rsidR="00790655" w:rsidRPr="006B51F1">
        <w:rPr>
          <w:rFonts w:eastAsia="Times New Roman" w:cstheme="minorHAnsi"/>
          <w:color w:val="000000"/>
        </w:rPr>
        <w:t xml:space="preserve">Heavy, the weight of the gadget becomes 75 lbs., and cannot be used if you moved in the same round. Furthermore, using it reduces your speed </w:t>
      </w:r>
      <w:r w:rsidR="006B51F1">
        <w:rPr>
          <w:rFonts w:eastAsia="Times New Roman" w:cstheme="minorHAnsi"/>
          <w:color w:val="000000"/>
        </w:rPr>
        <w:t xml:space="preserve">when used </w:t>
      </w:r>
      <w:r w:rsidR="00790655" w:rsidRPr="006B51F1">
        <w:rPr>
          <w:rFonts w:eastAsia="Times New Roman" w:cstheme="minorHAnsi"/>
          <w:color w:val="000000"/>
        </w:rPr>
        <w:t>to 0.</w:t>
      </w:r>
    </w:p>
    <w:p w14:paraId="3A5D752F" w14:textId="77777777" w:rsidR="008D1042" w:rsidRPr="000D5DB5" w:rsidRDefault="008D1042">
      <w:pPr>
        <w:contextualSpacing/>
        <w:rPr>
          <w:rFonts w:eastAsia="Times New Roman" w:cstheme="minorHAnsi"/>
          <w:sz w:val="24"/>
          <w:szCs w:val="24"/>
        </w:rPr>
      </w:pPr>
      <w:r w:rsidRPr="000D5DB5">
        <w:rPr>
          <w:rFonts w:eastAsia="Times New Roman" w:cstheme="minorHAnsi"/>
          <w:color w:val="000000"/>
        </w:rPr>
        <w:t xml:space="preserve">If the spell replicated by the gadget has a range or target of self or personal, or grants or affects movement speed (such as </w:t>
      </w:r>
      <w:r w:rsidR="009F185F">
        <w:rPr>
          <w:rFonts w:eastAsia="Times New Roman" w:cstheme="minorHAnsi"/>
          <w:color w:val="000000"/>
        </w:rPr>
        <w:t xml:space="preserve">the </w:t>
      </w:r>
      <w:r w:rsidRPr="009F185F">
        <w:rPr>
          <w:rFonts w:eastAsia="Times New Roman" w:cstheme="minorHAnsi"/>
          <w:i/>
          <w:iCs/>
          <w:color w:val="000000"/>
        </w:rPr>
        <w:t>fly</w:t>
      </w:r>
      <w:r w:rsidR="006B51F1">
        <w:rPr>
          <w:rFonts w:eastAsia="Times New Roman" w:cstheme="minorHAnsi"/>
          <w:i/>
          <w:iCs/>
          <w:color w:val="000000"/>
        </w:rPr>
        <w:t>, haste,</w:t>
      </w:r>
      <w:r w:rsidRPr="000D5DB5">
        <w:rPr>
          <w:rFonts w:eastAsia="Times New Roman" w:cstheme="minorHAnsi"/>
          <w:color w:val="000000"/>
        </w:rPr>
        <w:t xml:space="preserve"> or </w:t>
      </w:r>
      <w:r w:rsidRPr="009F185F">
        <w:rPr>
          <w:rFonts w:eastAsia="Times New Roman" w:cstheme="minorHAnsi"/>
          <w:i/>
          <w:iCs/>
          <w:color w:val="000000"/>
        </w:rPr>
        <w:t>feather fall</w:t>
      </w:r>
      <w:r w:rsidR="009F185F">
        <w:rPr>
          <w:rFonts w:eastAsia="Times New Roman" w:cstheme="minorHAnsi"/>
          <w:color w:val="000000"/>
        </w:rPr>
        <w:t xml:space="preserve"> spells</w:t>
      </w:r>
      <w:r w:rsidRPr="000D5DB5">
        <w:rPr>
          <w:rFonts w:eastAsia="Times New Roman" w:cstheme="minorHAnsi"/>
          <w:color w:val="000000"/>
        </w:rPr>
        <w:t xml:space="preserve">), the gadget must also be worn </w:t>
      </w:r>
      <w:r>
        <w:rPr>
          <w:rFonts w:eastAsia="Times New Roman" w:cstheme="minorHAnsi"/>
          <w:color w:val="000000"/>
        </w:rPr>
        <w:t xml:space="preserve">on </w:t>
      </w:r>
      <w:r w:rsidRPr="000D5DB5">
        <w:rPr>
          <w:rFonts w:eastAsia="Times New Roman" w:cstheme="minorHAnsi"/>
          <w:color w:val="000000"/>
        </w:rPr>
        <w:t xml:space="preserve">a harness. </w:t>
      </w:r>
      <w:r w:rsidR="006B51F1">
        <w:rPr>
          <w:rFonts w:eastAsia="Times New Roman" w:cstheme="minorHAnsi"/>
          <w:color w:val="000000"/>
        </w:rPr>
        <w:t xml:space="preserve">A single harness can hold one gadget (which can be replaced with an Action). </w:t>
      </w:r>
      <w:r w:rsidRPr="000D5DB5">
        <w:rPr>
          <w:rFonts w:eastAsia="Times New Roman" w:cstheme="minorHAnsi"/>
          <w:color w:val="000000"/>
        </w:rPr>
        <w:t xml:space="preserve">One cannot wear a harness and armor heavier than </w:t>
      </w:r>
      <w:r w:rsidR="007A7A88">
        <w:rPr>
          <w:rFonts w:eastAsia="Times New Roman" w:cstheme="minorHAnsi"/>
          <w:color w:val="000000"/>
        </w:rPr>
        <w:t>L</w:t>
      </w:r>
      <w:r w:rsidRPr="000D5DB5">
        <w:rPr>
          <w:rFonts w:eastAsia="Times New Roman" w:cstheme="minorHAnsi"/>
          <w:color w:val="000000"/>
        </w:rPr>
        <w:t>ight</w:t>
      </w:r>
      <w:r w:rsidR="00B75C8D">
        <w:rPr>
          <w:rFonts w:eastAsia="Times New Roman" w:cstheme="minorHAnsi"/>
          <w:color w:val="000000"/>
        </w:rPr>
        <w:t xml:space="preserve"> </w:t>
      </w:r>
      <w:r w:rsidR="007A7A88">
        <w:rPr>
          <w:rFonts w:eastAsia="Times New Roman" w:cstheme="minorHAnsi"/>
          <w:color w:val="000000"/>
        </w:rPr>
        <w:t xml:space="preserve">Armor </w:t>
      </w:r>
      <w:r w:rsidR="00B75C8D">
        <w:rPr>
          <w:rFonts w:eastAsia="Times New Roman" w:cstheme="minorHAnsi"/>
          <w:color w:val="000000"/>
        </w:rPr>
        <w:t>at the same time</w:t>
      </w:r>
      <w:r w:rsidR="00D81F89">
        <w:rPr>
          <w:rFonts w:eastAsia="Times New Roman" w:cstheme="minorHAnsi"/>
          <w:color w:val="000000"/>
        </w:rPr>
        <w:t>, but an armor of that size (Light) can be modified to also be a harness</w:t>
      </w:r>
      <w:r>
        <w:rPr>
          <w:rFonts w:eastAsia="Times New Roman" w:cstheme="minorHAnsi"/>
          <w:color w:val="000000"/>
        </w:rPr>
        <w:t xml:space="preserve">. </w:t>
      </w:r>
    </w:p>
    <w:p w14:paraId="2E65676A" w14:textId="77777777" w:rsidR="008D1042" w:rsidRDefault="008D1042" w:rsidP="00B75C8D">
      <w:pPr>
        <w:contextualSpacing/>
        <w:rPr>
          <w:rFonts w:eastAsia="Times New Roman" w:cstheme="minorHAnsi"/>
          <w:color w:val="000000"/>
        </w:rPr>
      </w:pPr>
      <w:r w:rsidRPr="000D5DB5">
        <w:rPr>
          <w:rFonts w:eastAsia="Times New Roman" w:cstheme="minorHAnsi"/>
          <w:color w:val="000000"/>
        </w:rPr>
        <w:t>If a spell is a touch spell that may also target other creatures, creating it as a harness increases the spell’s duration by 25%</w:t>
      </w:r>
      <w:r>
        <w:rPr>
          <w:rFonts w:eastAsia="Times New Roman" w:cstheme="minorHAnsi"/>
          <w:color w:val="000000"/>
        </w:rPr>
        <w:t xml:space="preserve"> instead</w:t>
      </w:r>
      <w:r w:rsidRPr="000D5DB5">
        <w:rPr>
          <w:rFonts w:eastAsia="Times New Roman" w:cstheme="minorHAnsi"/>
          <w:color w:val="000000"/>
        </w:rPr>
        <w:t xml:space="preserve">. </w:t>
      </w:r>
    </w:p>
    <w:p w14:paraId="033D1119" w14:textId="77777777" w:rsidR="00B038B7" w:rsidRDefault="00B038B7" w:rsidP="00B75C8D">
      <w:pPr>
        <w:contextualSpacing/>
        <w:rPr>
          <w:rFonts w:eastAsia="Times New Roman" w:cstheme="minorHAnsi"/>
          <w:sz w:val="24"/>
          <w:szCs w:val="24"/>
        </w:rPr>
      </w:pPr>
    </w:p>
    <w:p w14:paraId="58C5996A" w14:textId="77777777" w:rsidR="009876C4" w:rsidRDefault="009876C4" w:rsidP="009876C4">
      <w:pPr>
        <w:contextualSpacing/>
        <w:rPr>
          <w:rFonts w:eastAsia="Times New Roman" w:cstheme="minorHAnsi"/>
          <w:i/>
          <w:iCs/>
          <w:color w:val="000000"/>
        </w:rPr>
      </w:pPr>
      <w:r>
        <w:rPr>
          <w:rFonts w:eastAsia="Times New Roman" w:cstheme="minorHAnsi"/>
          <w:i/>
          <w:iCs/>
          <w:color w:val="000000"/>
        </w:rPr>
        <w:t>Special Gadgets: Trap Gadgets</w:t>
      </w:r>
    </w:p>
    <w:p w14:paraId="2F9B4D3B" w14:textId="77777777" w:rsidR="009876C4" w:rsidRDefault="009876C4" w:rsidP="009876C4">
      <w:pPr>
        <w:rPr>
          <w:rFonts w:eastAsia="Times New Roman" w:cstheme="minorHAnsi"/>
          <w:color w:val="000000"/>
        </w:rPr>
      </w:pPr>
      <w:r>
        <w:rPr>
          <w:rFonts w:eastAsia="Times New Roman" w:cstheme="minorHAnsi"/>
          <w:color w:val="000000"/>
        </w:rPr>
        <w:lastRenderedPageBreak/>
        <w:t xml:space="preserve">Trap gadgets are priced as ‘consumable’ gadgets (despite the fact that they are not consumed on use). They trigger once the trap requirements are met (such as coming within 10 feet of them, touching the trap, triggering a </w:t>
      </w:r>
      <w:r w:rsidRPr="009876C4">
        <w:rPr>
          <w:rFonts w:eastAsia="Times New Roman" w:cstheme="minorHAnsi"/>
          <w:i/>
          <w:iCs/>
          <w:color w:val="000000"/>
        </w:rPr>
        <w:t>remote</w:t>
      </w:r>
      <w:r>
        <w:rPr>
          <w:rFonts w:eastAsia="Times New Roman" w:cstheme="minorHAnsi"/>
          <w:color w:val="000000"/>
        </w:rPr>
        <w:t xml:space="preserve"> gadget, or coming within sight if modified with the </w:t>
      </w:r>
      <w:r>
        <w:rPr>
          <w:rFonts w:eastAsia="Times New Roman" w:cstheme="minorHAnsi"/>
          <w:i/>
          <w:iCs/>
          <w:color w:val="000000"/>
        </w:rPr>
        <w:t xml:space="preserve">alarm </w:t>
      </w:r>
      <w:r>
        <w:rPr>
          <w:rFonts w:eastAsia="Times New Roman" w:cstheme="minorHAnsi"/>
          <w:color w:val="000000"/>
        </w:rPr>
        <w:t>gadget). A trap gadget triggers</w:t>
      </w:r>
      <w:r w:rsidRPr="009876C4">
        <w:t xml:space="preserve"> </w:t>
      </w:r>
      <w:r w:rsidRPr="009876C4">
        <w:rPr>
          <w:rFonts w:eastAsia="Times New Roman" w:cstheme="minorHAnsi"/>
          <w:color w:val="000000"/>
        </w:rPr>
        <w:t xml:space="preserve">a creature goes somewhere or touches something that the trap’s creator wanted to protect. Common triggers include stepping on a pressure plate or a false section of floor, pulling a trip wire, turning a doorknob, and using the wrong key in a lock. </w:t>
      </w:r>
      <w:r>
        <w:rPr>
          <w:rFonts w:eastAsia="Times New Roman" w:cstheme="minorHAnsi"/>
          <w:color w:val="000000"/>
        </w:rPr>
        <w:t xml:space="preserve">The Spirit (Perception) DC to find the device, as well as the Agility (Thieves’ Tools) DC to disable the device is equal to the device’s DC. </w:t>
      </w:r>
    </w:p>
    <w:p w14:paraId="73EE931E" w14:textId="77777777" w:rsidR="00937E86" w:rsidRDefault="00937E86" w:rsidP="00937E86">
      <w:pPr>
        <w:contextualSpacing/>
        <w:rPr>
          <w:rFonts w:eastAsia="Times New Roman" w:cstheme="minorHAnsi"/>
          <w:color w:val="000000"/>
        </w:rPr>
      </w:pPr>
    </w:p>
    <w:p w14:paraId="228ED911" w14:textId="77777777" w:rsidR="00937E86" w:rsidRDefault="00937E86" w:rsidP="00937E86">
      <w:pPr>
        <w:contextualSpacing/>
        <w:rPr>
          <w:rFonts w:eastAsia="Times New Roman" w:cstheme="minorHAnsi"/>
          <w:color w:val="000000"/>
        </w:rPr>
      </w:pPr>
      <w:r>
        <w:rPr>
          <w:rFonts w:eastAsia="Times New Roman" w:cstheme="minorHAnsi"/>
          <w:color w:val="000000"/>
        </w:rPr>
        <w:t>If the spell used in the device has a DC, refer to the Device save DC below. If it has an attack, refer to the Device attack modifier instead.</w:t>
      </w:r>
    </w:p>
    <w:p w14:paraId="5D2A1BB1" w14:textId="77777777" w:rsidR="009876C4" w:rsidRDefault="009876C4" w:rsidP="009876C4">
      <w:pPr>
        <w:rPr>
          <w:rFonts w:eastAsia="Times New Roman" w:cstheme="minorHAnsi"/>
          <w:color w:val="000000"/>
        </w:rPr>
      </w:pPr>
    </w:p>
    <w:p w14:paraId="3375502F" w14:textId="77777777" w:rsidR="009876C4" w:rsidRPr="000D5DB5" w:rsidRDefault="009876C4" w:rsidP="009876C4">
      <w:pPr>
        <w:contextualSpacing/>
        <w:rPr>
          <w:rFonts w:eastAsia="Times New Roman" w:cstheme="minorHAnsi"/>
          <w:sz w:val="24"/>
          <w:szCs w:val="24"/>
        </w:rPr>
      </w:pPr>
      <w:r>
        <w:rPr>
          <w:rFonts w:eastAsia="Times New Roman" w:cstheme="minorHAnsi"/>
          <w:b/>
          <w:bCs/>
          <w:color w:val="000000"/>
        </w:rPr>
        <w:t xml:space="preserve">Device </w:t>
      </w:r>
      <w:r w:rsidRPr="000D5DB5">
        <w:rPr>
          <w:rFonts w:eastAsia="Times New Roman" w:cstheme="minorHAnsi"/>
          <w:b/>
          <w:bCs/>
          <w:color w:val="000000"/>
        </w:rPr>
        <w:t>save DC</w:t>
      </w:r>
      <w:r w:rsidRPr="000D5DB5">
        <w:rPr>
          <w:rFonts w:eastAsia="Times New Roman" w:cstheme="minorHAnsi"/>
          <w:color w:val="000000"/>
        </w:rPr>
        <w:t xml:space="preserve"> = 8 + </w:t>
      </w:r>
      <w:r>
        <w:rPr>
          <w:rFonts w:eastAsia="Times New Roman" w:cstheme="minorHAnsi"/>
          <w:color w:val="000000"/>
        </w:rPr>
        <w:t xml:space="preserve">the designer’s </w:t>
      </w:r>
      <w:r w:rsidRPr="000D5DB5">
        <w:rPr>
          <w:rFonts w:eastAsia="Times New Roman" w:cstheme="minorHAnsi"/>
          <w:color w:val="000000"/>
        </w:rPr>
        <w:t xml:space="preserve">proficiency bonus + </w:t>
      </w:r>
      <w:r>
        <w:rPr>
          <w:rFonts w:eastAsia="Times New Roman" w:cstheme="minorHAnsi"/>
          <w:color w:val="000000"/>
        </w:rPr>
        <w:t xml:space="preserve">the designer’s </w:t>
      </w:r>
      <w:r w:rsidRPr="000D5DB5">
        <w:rPr>
          <w:rFonts w:eastAsia="Times New Roman" w:cstheme="minorHAnsi"/>
          <w:color w:val="000000"/>
        </w:rPr>
        <w:t>Intelligence modifier</w:t>
      </w:r>
    </w:p>
    <w:p w14:paraId="3691F0B8" w14:textId="77777777" w:rsidR="009876C4" w:rsidRPr="000D5DB5" w:rsidRDefault="009876C4" w:rsidP="009876C4">
      <w:pPr>
        <w:contextualSpacing/>
        <w:rPr>
          <w:rFonts w:eastAsia="Times New Roman" w:cstheme="minorHAnsi"/>
          <w:sz w:val="24"/>
          <w:szCs w:val="24"/>
        </w:rPr>
      </w:pPr>
      <w:r>
        <w:rPr>
          <w:rFonts w:eastAsia="Times New Roman" w:cstheme="minorHAnsi"/>
          <w:b/>
          <w:bCs/>
          <w:color w:val="000000"/>
        </w:rPr>
        <w:t xml:space="preserve">Device </w:t>
      </w:r>
      <w:r w:rsidRPr="000D5DB5">
        <w:rPr>
          <w:rFonts w:eastAsia="Times New Roman" w:cstheme="minorHAnsi"/>
          <w:b/>
          <w:bCs/>
          <w:color w:val="000000"/>
        </w:rPr>
        <w:t>attack modifier</w:t>
      </w:r>
      <w:r w:rsidRPr="000D5DB5">
        <w:rPr>
          <w:rFonts w:eastAsia="Times New Roman" w:cstheme="minorHAnsi"/>
          <w:color w:val="000000"/>
        </w:rPr>
        <w:t xml:space="preserve"> = </w:t>
      </w:r>
      <w:r>
        <w:rPr>
          <w:rFonts w:eastAsia="Times New Roman" w:cstheme="minorHAnsi"/>
          <w:color w:val="000000"/>
        </w:rPr>
        <w:t xml:space="preserve">4 + the designer’s </w:t>
      </w:r>
      <w:r w:rsidRPr="000D5DB5">
        <w:rPr>
          <w:rFonts w:eastAsia="Times New Roman" w:cstheme="minorHAnsi"/>
          <w:color w:val="000000"/>
        </w:rPr>
        <w:t xml:space="preserve">proficiency bonus + </w:t>
      </w:r>
      <w:r>
        <w:rPr>
          <w:rFonts w:eastAsia="Times New Roman" w:cstheme="minorHAnsi"/>
          <w:color w:val="000000"/>
        </w:rPr>
        <w:t xml:space="preserve">the designer’s </w:t>
      </w:r>
      <w:r w:rsidRPr="000D5DB5">
        <w:rPr>
          <w:rFonts w:eastAsia="Times New Roman" w:cstheme="minorHAnsi"/>
          <w:color w:val="000000"/>
        </w:rPr>
        <w:t>Intelligence modifier</w:t>
      </w:r>
    </w:p>
    <w:p w14:paraId="17CC8DED" w14:textId="77777777" w:rsidR="00937E86" w:rsidRDefault="00937E86" w:rsidP="009876C4">
      <w:pPr>
        <w:contextualSpacing/>
        <w:rPr>
          <w:rFonts w:eastAsia="Times New Roman" w:cstheme="minorHAnsi"/>
          <w:color w:val="000000"/>
        </w:rPr>
      </w:pPr>
    </w:p>
    <w:p w14:paraId="1D6D70BA" w14:textId="77777777" w:rsidR="009876C4" w:rsidRPr="00556B45" w:rsidRDefault="009876C4" w:rsidP="009876C4">
      <w:pPr>
        <w:contextualSpacing/>
        <w:rPr>
          <w:rFonts w:eastAsia="Times New Roman" w:cstheme="minorHAnsi"/>
          <w:i/>
          <w:iCs/>
          <w:color w:val="000000"/>
        </w:rPr>
      </w:pPr>
      <w:r>
        <w:rPr>
          <w:rFonts w:eastAsia="Times New Roman" w:cstheme="minorHAnsi"/>
          <w:i/>
          <w:iCs/>
          <w:color w:val="000000"/>
        </w:rPr>
        <w:t>Special Gadgets: Strike Gadgets</w:t>
      </w:r>
    </w:p>
    <w:p w14:paraId="0A8A48D2" w14:textId="77777777" w:rsidR="009876C4" w:rsidRDefault="009876C4">
      <w:pPr>
        <w:contextualSpacing/>
        <w:rPr>
          <w:rFonts w:eastAsia="Times New Roman" w:cstheme="minorHAnsi"/>
        </w:rPr>
      </w:pPr>
      <w:r w:rsidRPr="00C506A7">
        <w:rPr>
          <w:rFonts w:eastAsia="Times New Roman" w:cstheme="minorHAnsi"/>
        </w:rPr>
        <w:t>Gadgets that replicate strike (</w:t>
      </w:r>
      <w:r w:rsidRPr="00C506A7">
        <w:rPr>
          <w:rFonts w:eastAsia="Times New Roman" w:cstheme="minorHAnsi"/>
          <w:color w:val="000000"/>
        </w:rPr>
        <w:t>including</w:t>
      </w:r>
      <w:r w:rsidRPr="00C506A7">
        <w:rPr>
          <w:rFonts w:eastAsia="Times New Roman" w:cstheme="minorHAnsi"/>
        </w:rPr>
        <w:t xml:space="preserve"> shot) effects consume less power. </w:t>
      </w:r>
      <w:r>
        <w:rPr>
          <w:rFonts w:eastAsia="Times New Roman" w:cstheme="minorHAnsi"/>
        </w:rPr>
        <w:t xml:space="preserve">Each </w:t>
      </w:r>
      <w:r w:rsidR="005304CE">
        <w:rPr>
          <w:rFonts w:eastAsia="Times New Roman" w:cstheme="minorHAnsi"/>
        </w:rPr>
        <w:t xml:space="preserve">fuel </w:t>
      </w:r>
      <w:r>
        <w:rPr>
          <w:rFonts w:eastAsia="Times New Roman" w:cstheme="minorHAnsi"/>
        </w:rPr>
        <w:t>charge for such devices costs only one-quarter the normal fuel</w:t>
      </w:r>
      <w:r w:rsidR="00A410D6">
        <w:rPr>
          <w:rFonts w:eastAsia="Times New Roman" w:cstheme="minorHAnsi"/>
        </w:rPr>
        <w:t xml:space="preserve"> </w:t>
      </w:r>
      <w:r w:rsidR="005304CE">
        <w:rPr>
          <w:rFonts w:eastAsia="Times New Roman" w:cstheme="minorHAnsi"/>
        </w:rPr>
        <w:t xml:space="preserve">units </w:t>
      </w:r>
      <w:r w:rsidR="00A410D6">
        <w:rPr>
          <w:rFonts w:eastAsia="Times New Roman" w:cstheme="minorHAnsi"/>
        </w:rPr>
        <w:t xml:space="preserve">for a single </w:t>
      </w:r>
      <w:r w:rsidR="005304CE">
        <w:rPr>
          <w:rFonts w:eastAsia="Times New Roman" w:cstheme="minorHAnsi"/>
        </w:rPr>
        <w:t>use</w:t>
      </w:r>
      <w:r>
        <w:rPr>
          <w:rFonts w:eastAsia="Times New Roman" w:cstheme="minorHAnsi"/>
        </w:rPr>
        <w:t xml:space="preserve">. </w:t>
      </w:r>
    </w:p>
    <w:p w14:paraId="76184B12" w14:textId="77777777" w:rsidR="009876C4" w:rsidRPr="009876C4" w:rsidRDefault="009876C4" w:rsidP="005304CE">
      <w:pPr>
        <w:contextualSpacing/>
        <w:rPr>
          <w:rFonts w:eastAsia="Times New Roman" w:cstheme="minorHAnsi"/>
        </w:rPr>
      </w:pPr>
      <w:r w:rsidRPr="00C506A7">
        <w:rPr>
          <w:rFonts w:eastAsia="Times New Roman" w:cstheme="minorHAnsi"/>
        </w:rPr>
        <w:t>If the gadget is for a strike effect, the gadget also include</w:t>
      </w:r>
      <w:r w:rsidR="005304CE">
        <w:rPr>
          <w:rFonts w:eastAsia="Times New Roman" w:cstheme="minorHAnsi"/>
        </w:rPr>
        <w:t>s</w:t>
      </w:r>
      <w:r w:rsidRPr="00C506A7">
        <w:rPr>
          <w:rFonts w:eastAsia="Times New Roman" w:cstheme="minorHAnsi"/>
        </w:rPr>
        <w:t xml:space="preserve"> the weapon to which the gadget is linked. For instance, the </w:t>
      </w:r>
      <w:r w:rsidRPr="00C506A7">
        <w:rPr>
          <w:rFonts w:eastAsia="Times New Roman" w:cstheme="minorHAnsi"/>
          <w:i/>
          <w:iCs/>
        </w:rPr>
        <w:t xml:space="preserve">swipe and shred </w:t>
      </w:r>
      <w:r w:rsidRPr="00C506A7">
        <w:rPr>
          <w:rFonts w:eastAsia="Times New Roman" w:cstheme="minorHAnsi"/>
        </w:rPr>
        <w:t>spell formed into a gadget may be linked to a shortsword (</w:t>
      </w:r>
      <w:r>
        <w:rPr>
          <w:rFonts w:eastAsia="Times New Roman" w:cstheme="minorHAnsi"/>
        </w:rPr>
        <w:t xml:space="preserve">creating </w:t>
      </w:r>
      <w:r w:rsidRPr="00C506A7">
        <w:rPr>
          <w:rFonts w:eastAsia="Times New Roman" w:cstheme="minorHAnsi"/>
        </w:rPr>
        <w:t>a buzz saw)</w:t>
      </w:r>
      <w:r w:rsidR="005304CE">
        <w:rPr>
          <w:rFonts w:eastAsia="Times New Roman" w:cstheme="minorHAnsi"/>
        </w:rPr>
        <w:t>, or a greataxe (creating a chainsaw axe)</w:t>
      </w:r>
      <w:r>
        <w:rPr>
          <w:rFonts w:eastAsia="Times New Roman" w:cstheme="minorHAnsi"/>
        </w:rPr>
        <w:t xml:space="preserve">. A hit with </w:t>
      </w:r>
      <w:r w:rsidR="005304CE">
        <w:rPr>
          <w:rFonts w:eastAsia="Times New Roman" w:cstheme="minorHAnsi"/>
        </w:rPr>
        <w:t xml:space="preserve">the strike gadget </w:t>
      </w:r>
      <w:r>
        <w:rPr>
          <w:rFonts w:eastAsia="Times New Roman" w:cstheme="minorHAnsi"/>
        </w:rPr>
        <w:t xml:space="preserve">can activate the </w:t>
      </w:r>
      <w:r>
        <w:rPr>
          <w:rFonts w:eastAsia="Times New Roman" w:cstheme="minorHAnsi"/>
          <w:i/>
          <w:iCs/>
        </w:rPr>
        <w:t xml:space="preserve">swipe and shred </w:t>
      </w:r>
      <w:r>
        <w:rPr>
          <w:rFonts w:eastAsia="Times New Roman" w:cstheme="minorHAnsi"/>
        </w:rPr>
        <w:t xml:space="preserve">spell as a strike effect (and bonus action). </w:t>
      </w:r>
    </w:p>
    <w:p w14:paraId="1D04E6E1" w14:textId="77777777" w:rsidR="009876C4" w:rsidRPr="009876C4" w:rsidRDefault="009876C4" w:rsidP="009876C4">
      <w:pPr>
        <w:contextualSpacing/>
        <w:rPr>
          <w:rFonts w:eastAsia="Times New Roman" w:cstheme="minorHAnsi"/>
        </w:rPr>
      </w:pPr>
      <w:r>
        <w:rPr>
          <w:rFonts w:eastAsia="Times New Roman" w:cstheme="minorHAnsi"/>
        </w:rPr>
        <w:t xml:space="preserve">With such a device, you may make four attacks for a single charge the device’s rarity and size would normally require. </w:t>
      </w:r>
      <w:r w:rsidR="009B6700">
        <w:rPr>
          <w:rFonts w:eastAsia="Times New Roman" w:cstheme="minorHAnsi"/>
        </w:rPr>
        <w:t xml:space="preserve">A strike gadget adds +2 lb. to a weapon’s mass, and are sometimes called ‘cores’. </w:t>
      </w:r>
    </w:p>
    <w:p w14:paraId="601A0A99" w14:textId="77777777" w:rsidR="009876C4" w:rsidRPr="009876C4" w:rsidRDefault="009876C4" w:rsidP="009876C4">
      <w:pPr>
        <w:contextualSpacing/>
        <w:rPr>
          <w:rFonts w:eastAsia="Times New Roman" w:cstheme="minorHAnsi"/>
          <w:color w:val="000000"/>
        </w:rPr>
      </w:pPr>
      <w:r>
        <w:rPr>
          <w:rFonts w:eastAsia="Times New Roman" w:cstheme="minorHAnsi"/>
          <w:color w:val="000000"/>
        </w:rPr>
        <w:t xml:space="preserve">A strike gadget can be prepared to be a trap gadget. For instance, the strike gadget can be prepared as a trap to strike if a creature comes within 10 feet of the device. </w:t>
      </w:r>
    </w:p>
    <w:p w14:paraId="621566A6" w14:textId="77777777" w:rsidR="009876C4" w:rsidRPr="000D5DB5" w:rsidRDefault="009876C4" w:rsidP="00B75C8D">
      <w:pPr>
        <w:contextualSpacing/>
        <w:rPr>
          <w:rFonts w:eastAsia="Times New Roman" w:cstheme="minorHAnsi"/>
          <w:sz w:val="24"/>
          <w:szCs w:val="24"/>
        </w:rPr>
      </w:pPr>
    </w:p>
    <w:p w14:paraId="6A0FCAB0" w14:textId="77777777" w:rsidR="008D1042" w:rsidRPr="000D5DB5" w:rsidRDefault="008D1042" w:rsidP="008D1042">
      <w:pPr>
        <w:contextualSpacing/>
        <w:rPr>
          <w:rFonts w:eastAsia="Times New Roman" w:cstheme="minorHAnsi"/>
          <w:sz w:val="24"/>
          <w:szCs w:val="24"/>
        </w:rPr>
      </w:pPr>
      <w:r w:rsidRPr="000D5DB5">
        <w:rPr>
          <w:rFonts w:eastAsia="Times New Roman" w:cstheme="minorHAnsi"/>
          <w:b/>
          <w:bCs/>
          <w:color w:val="000000"/>
        </w:rPr>
        <w:t>Modifications</w:t>
      </w:r>
    </w:p>
    <w:p w14:paraId="7ADFC0B7" w14:textId="77777777" w:rsidR="00DF71FB" w:rsidRPr="00E95E1F" w:rsidRDefault="00DF71FB" w:rsidP="00E95E1F">
      <w:pPr>
        <w:contextualSpacing/>
        <w:rPr>
          <w:rFonts w:eastAsia="Times New Roman" w:cstheme="minorHAnsi"/>
          <w:color w:val="000000"/>
        </w:rPr>
      </w:pPr>
      <w:r>
        <w:rPr>
          <w:rFonts w:eastAsia="Times New Roman" w:cstheme="minorHAnsi"/>
          <w:i/>
          <w:iCs/>
          <w:color w:val="000000"/>
        </w:rPr>
        <w:t>Focused Device (1 EP)</w:t>
      </w:r>
      <w:r w:rsidRPr="00E95E1F">
        <w:rPr>
          <w:rFonts w:eastAsia="Times New Roman" w:cstheme="minorHAnsi"/>
          <w:i/>
          <w:iCs/>
          <w:color w:val="000000"/>
        </w:rPr>
        <w:t>.</w:t>
      </w:r>
      <w:r w:rsidRPr="00E95E1F">
        <w:rPr>
          <w:rFonts w:eastAsia="Times New Roman" w:cstheme="minorHAnsi"/>
          <w:color w:val="000000"/>
        </w:rPr>
        <w:t xml:space="preserve"> You have advantage to any check to maintain concentration on this gadget. </w:t>
      </w:r>
    </w:p>
    <w:p w14:paraId="74F11334" w14:textId="77777777" w:rsidR="00E44EA9" w:rsidRPr="000D5DB5" w:rsidRDefault="00E44EA9" w:rsidP="00E44EA9">
      <w:pPr>
        <w:contextualSpacing/>
        <w:rPr>
          <w:rFonts w:eastAsia="Times New Roman" w:cstheme="minorHAnsi"/>
          <w:sz w:val="24"/>
          <w:szCs w:val="24"/>
        </w:rPr>
      </w:pPr>
      <w:r w:rsidRPr="000D5DB5">
        <w:rPr>
          <w:rFonts w:eastAsia="Times New Roman" w:cstheme="minorHAnsi"/>
          <w:i/>
          <w:iCs/>
          <w:color w:val="000000"/>
        </w:rPr>
        <w:t xml:space="preserve">Long Cooldown (-1 EP). </w:t>
      </w:r>
      <w:r>
        <w:rPr>
          <w:rFonts w:eastAsia="Times New Roman" w:cstheme="minorHAnsi"/>
          <w:color w:val="000000"/>
        </w:rPr>
        <w:t xml:space="preserve">The gadget requires an hour </w:t>
      </w:r>
      <w:r w:rsidRPr="000D5DB5">
        <w:rPr>
          <w:rFonts w:eastAsia="Times New Roman" w:cstheme="minorHAnsi"/>
          <w:color w:val="000000"/>
        </w:rPr>
        <w:t>to cool down</w:t>
      </w:r>
      <w:r w:rsidR="00FB4F1F">
        <w:rPr>
          <w:rFonts w:eastAsia="Times New Roman" w:cstheme="minorHAnsi"/>
          <w:color w:val="000000"/>
        </w:rPr>
        <w:t xml:space="preserve"> instead of the normal duration</w:t>
      </w:r>
      <w:r w:rsidRPr="000D5DB5">
        <w:rPr>
          <w:rFonts w:eastAsia="Times New Roman" w:cstheme="minorHAnsi"/>
          <w:color w:val="000000"/>
        </w:rPr>
        <w:t xml:space="preserve">. This cannot be used with quick use. </w:t>
      </w:r>
    </w:p>
    <w:p w14:paraId="5F7AB34A" w14:textId="77777777" w:rsidR="00E44EA9" w:rsidRPr="000D5DB5" w:rsidRDefault="00E44EA9">
      <w:pPr>
        <w:contextualSpacing/>
        <w:rPr>
          <w:rFonts w:eastAsia="Times New Roman" w:cstheme="minorHAnsi"/>
          <w:sz w:val="24"/>
          <w:szCs w:val="24"/>
        </w:rPr>
      </w:pPr>
      <w:r w:rsidRPr="000D5DB5">
        <w:rPr>
          <w:rFonts w:eastAsia="Times New Roman" w:cstheme="minorHAnsi"/>
          <w:i/>
          <w:iCs/>
          <w:color w:val="000000"/>
        </w:rPr>
        <w:t xml:space="preserve">Low Charge (-1 EP). </w:t>
      </w:r>
      <w:r w:rsidRPr="000D5DB5">
        <w:rPr>
          <w:rFonts w:eastAsia="Times New Roman" w:cstheme="minorHAnsi"/>
          <w:color w:val="000000"/>
        </w:rPr>
        <w:t xml:space="preserve">The gadget can contain only </w:t>
      </w:r>
      <w:r w:rsidR="00FB4F1F">
        <w:rPr>
          <w:rFonts w:eastAsia="Times New Roman" w:cstheme="minorHAnsi"/>
          <w:color w:val="000000"/>
        </w:rPr>
        <w:t xml:space="preserve">fuel enough for </w:t>
      </w:r>
      <w:r w:rsidR="00DF71FB">
        <w:rPr>
          <w:rFonts w:eastAsia="Times New Roman" w:cstheme="minorHAnsi"/>
          <w:color w:val="000000"/>
        </w:rPr>
        <w:t xml:space="preserve">three </w:t>
      </w:r>
      <w:r w:rsidR="00E840FA">
        <w:rPr>
          <w:rFonts w:eastAsia="Times New Roman" w:cstheme="minorHAnsi"/>
          <w:color w:val="000000"/>
        </w:rPr>
        <w:t>C</w:t>
      </w:r>
      <w:r w:rsidRPr="000D5DB5">
        <w:rPr>
          <w:rFonts w:eastAsia="Times New Roman" w:cstheme="minorHAnsi"/>
          <w:color w:val="000000"/>
        </w:rPr>
        <w:t>harge</w:t>
      </w:r>
      <w:r w:rsidR="00DF71FB">
        <w:rPr>
          <w:rFonts w:eastAsia="Times New Roman" w:cstheme="minorHAnsi"/>
          <w:color w:val="000000"/>
        </w:rPr>
        <w:t>s</w:t>
      </w:r>
      <w:r w:rsidR="00E840FA">
        <w:rPr>
          <w:rFonts w:eastAsia="Times New Roman" w:cstheme="minorHAnsi"/>
          <w:color w:val="000000"/>
        </w:rPr>
        <w:t>, not ten</w:t>
      </w:r>
      <w:r w:rsidRPr="000D5DB5">
        <w:rPr>
          <w:rFonts w:eastAsia="Times New Roman" w:cstheme="minorHAnsi"/>
          <w:color w:val="000000"/>
        </w:rPr>
        <w:t xml:space="preserve">. </w:t>
      </w:r>
      <w:r w:rsidR="00DF71FB">
        <w:rPr>
          <w:rFonts w:eastAsia="Times New Roman" w:cstheme="minorHAnsi"/>
          <w:color w:val="000000"/>
        </w:rPr>
        <w:t>If taken again, it has enough fuel for 1 charge only.</w:t>
      </w:r>
      <w:r w:rsidR="00165EBA">
        <w:rPr>
          <w:rFonts w:eastAsia="Times New Roman" w:cstheme="minorHAnsi"/>
          <w:color w:val="000000"/>
        </w:rPr>
        <w:t xml:space="preserve"> If hooked up to a backup fuel tank, it instead consumes three times the normal units for a single charge. </w:t>
      </w:r>
    </w:p>
    <w:p w14:paraId="013D1267" w14:textId="77777777" w:rsidR="00DF71FB" w:rsidRDefault="00DF71FB" w:rsidP="00DF71FB">
      <w:pPr>
        <w:contextualSpacing/>
        <w:rPr>
          <w:rFonts w:eastAsia="Times New Roman" w:cstheme="minorHAnsi"/>
          <w:color w:val="000000"/>
        </w:rPr>
      </w:pPr>
      <w:r w:rsidRPr="000D5DB5">
        <w:rPr>
          <w:rFonts w:eastAsia="Times New Roman" w:cstheme="minorHAnsi"/>
          <w:i/>
          <w:iCs/>
          <w:color w:val="000000"/>
        </w:rPr>
        <w:t xml:space="preserve">Quick Use (1 EP). </w:t>
      </w:r>
      <w:r w:rsidRPr="000D5DB5">
        <w:rPr>
          <w:rFonts w:eastAsia="Times New Roman" w:cstheme="minorHAnsi"/>
          <w:color w:val="000000"/>
        </w:rPr>
        <w:t>The gadget</w:t>
      </w:r>
      <w:r>
        <w:rPr>
          <w:rFonts w:eastAsia="Times New Roman" w:cstheme="minorHAnsi"/>
          <w:color w:val="000000"/>
        </w:rPr>
        <w:t xml:space="preserve">’s cooldown is </w:t>
      </w:r>
      <w:r w:rsidRPr="000D5DB5">
        <w:rPr>
          <w:rFonts w:eastAsia="Times New Roman" w:cstheme="minorHAnsi"/>
          <w:color w:val="000000"/>
        </w:rPr>
        <w:t xml:space="preserve">1d4 rounds instead of </w:t>
      </w:r>
      <w:r>
        <w:rPr>
          <w:rFonts w:eastAsia="Times New Roman" w:cstheme="minorHAnsi"/>
          <w:color w:val="000000"/>
        </w:rPr>
        <w:t xml:space="preserve">1 </w:t>
      </w:r>
      <w:r w:rsidRPr="000D5DB5">
        <w:rPr>
          <w:rFonts w:eastAsia="Times New Roman" w:cstheme="minorHAnsi"/>
          <w:color w:val="000000"/>
        </w:rPr>
        <w:t xml:space="preserve">minute. </w:t>
      </w:r>
      <w:r>
        <w:rPr>
          <w:rFonts w:eastAsia="Times New Roman" w:cstheme="minorHAnsi"/>
          <w:color w:val="000000"/>
        </w:rPr>
        <w:t xml:space="preserve">If applied twice, the gadget can be used again at the end of your turn in the next round. If applied to a device with a longer cooldown, it is reduced to 1 hour if it was 8 hours cooldown, and 8 hours if its cooldown was 1 day. </w:t>
      </w:r>
    </w:p>
    <w:p w14:paraId="1EF797D7" w14:textId="77777777" w:rsidR="00E44EA9" w:rsidRDefault="00E44EA9" w:rsidP="00E44EA9">
      <w:pPr>
        <w:contextualSpacing/>
        <w:rPr>
          <w:rFonts w:eastAsia="Times New Roman" w:cstheme="minorHAnsi"/>
          <w:color w:val="000000"/>
        </w:rPr>
      </w:pPr>
      <w:r>
        <w:rPr>
          <w:rFonts w:eastAsia="Times New Roman" w:cstheme="minorHAnsi"/>
          <w:i/>
          <w:iCs/>
          <w:color w:val="000000"/>
        </w:rPr>
        <w:t xml:space="preserve">Reliable Device </w:t>
      </w:r>
      <w:r w:rsidRPr="000D5DB5">
        <w:rPr>
          <w:rFonts w:eastAsia="Times New Roman" w:cstheme="minorHAnsi"/>
          <w:i/>
          <w:iCs/>
          <w:color w:val="000000"/>
        </w:rPr>
        <w:t xml:space="preserve">(1 EP). </w:t>
      </w:r>
      <w:r w:rsidRPr="000D5DB5">
        <w:rPr>
          <w:rFonts w:eastAsia="Times New Roman" w:cstheme="minorHAnsi"/>
          <w:color w:val="000000"/>
        </w:rPr>
        <w:t xml:space="preserve">The </w:t>
      </w:r>
      <w:r>
        <w:rPr>
          <w:rFonts w:eastAsia="Times New Roman" w:cstheme="minorHAnsi"/>
          <w:color w:val="000000"/>
        </w:rPr>
        <w:t xml:space="preserve">device’s function is controlled. Its malfunction rating is reduced by 2 points for each EP invested. This modification also does not increase the malfunction rating. </w:t>
      </w:r>
    </w:p>
    <w:p w14:paraId="1B88E335" w14:textId="77777777" w:rsidR="00D81F89" w:rsidRPr="00D81F89" w:rsidRDefault="00D81F89" w:rsidP="00216993">
      <w:pPr>
        <w:contextualSpacing/>
        <w:rPr>
          <w:rFonts w:eastAsia="Times New Roman" w:cstheme="minorHAnsi"/>
          <w:color w:val="000000"/>
        </w:rPr>
      </w:pPr>
      <w:r>
        <w:rPr>
          <w:rFonts w:eastAsia="Times New Roman" w:cstheme="minorHAnsi"/>
          <w:i/>
          <w:iCs/>
          <w:color w:val="000000"/>
        </w:rPr>
        <w:t xml:space="preserve">Small (1 EP). </w:t>
      </w:r>
      <w:r>
        <w:rPr>
          <w:rFonts w:eastAsia="Times New Roman" w:cstheme="minorHAnsi"/>
          <w:color w:val="000000"/>
        </w:rPr>
        <w:t>The gadget is one size smaller (from medium to light, or heavy to medium)</w:t>
      </w:r>
      <w:r w:rsidR="00927C96">
        <w:rPr>
          <w:rFonts w:eastAsia="Times New Roman" w:cstheme="minorHAnsi"/>
          <w:color w:val="000000"/>
        </w:rPr>
        <w:t xml:space="preserve">, </w:t>
      </w:r>
      <w:r>
        <w:rPr>
          <w:rFonts w:eastAsia="Times New Roman" w:cstheme="minorHAnsi"/>
          <w:color w:val="000000"/>
        </w:rPr>
        <w:t>weighs appropriately</w:t>
      </w:r>
      <w:r w:rsidR="00DF71FB">
        <w:rPr>
          <w:rFonts w:eastAsia="Times New Roman" w:cstheme="minorHAnsi"/>
          <w:color w:val="000000"/>
        </w:rPr>
        <w:t>, and its Malfunction Rate is reduced by 1 point</w:t>
      </w:r>
      <w:r>
        <w:rPr>
          <w:rFonts w:eastAsia="Times New Roman" w:cstheme="minorHAnsi"/>
          <w:color w:val="000000"/>
        </w:rPr>
        <w:t xml:space="preserve">. </w:t>
      </w:r>
      <w:r w:rsidR="00927C96">
        <w:rPr>
          <w:rFonts w:eastAsia="Times New Roman" w:cstheme="minorHAnsi"/>
          <w:color w:val="000000"/>
        </w:rPr>
        <w:t xml:space="preserve">This does not affect fuel consumption, only mobility, carry capacity and ability to hide it. </w:t>
      </w:r>
    </w:p>
    <w:p w14:paraId="6D812DE6" w14:textId="77777777" w:rsidR="008D1042" w:rsidRDefault="008D1042" w:rsidP="008D1042">
      <w:pPr>
        <w:contextualSpacing/>
        <w:rPr>
          <w:rFonts w:eastAsia="Times New Roman" w:cstheme="minorHAnsi"/>
          <w:sz w:val="24"/>
          <w:szCs w:val="24"/>
        </w:rPr>
      </w:pPr>
    </w:p>
    <w:p w14:paraId="0FCAB73F" w14:textId="77777777" w:rsidR="002E3CBE" w:rsidRDefault="002E3CBE" w:rsidP="00E95E1F">
      <w:pPr>
        <w:pStyle w:val="Heading4"/>
      </w:pPr>
      <w:r>
        <w:t>Vehicles and Vehicle Engines</w:t>
      </w:r>
    </w:p>
    <w:p w14:paraId="6EE4B04B" w14:textId="77777777" w:rsidR="002E3CBE" w:rsidRDefault="002E3CBE" w:rsidP="002E3CBE">
      <w:r>
        <w:t xml:space="preserve">Vehicles that move without their own power (such as being pushed or dragged by muscle or wind) are not constructs at all, and are treated as normal vehicles in the Dungeon Master’s Guide. Siege weapons that are not attached to constructs must also be driven this way. </w:t>
      </w:r>
    </w:p>
    <w:p w14:paraId="564C273A" w14:textId="77777777" w:rsidR="002E3CBE" w:rsidRDefault="002E3CBE" w:rsidP="002E3CBE"/>
    <w:p w14:paraId="4289D12F" w14:textId="77777777" w:rsidR="002E3CBE" w:rsidRDefault="002E3CBE" w:rsidP="00216993">
      <w:r>
        <w:t xml:space="preserve">Vehicle engines are special technological devices that repeatedly perform a simple task, such as turning gears, raising and lowering levers, and other tasks that an unskilled laborer can perform. They are often used as the driving force behind vehicles such as boats and airships, allowing them to move without relying on muscle (oars), or current (water or wind current) at their normal speed. </w:t>
      </w:r>
    </w:p>
    <w:p w14:paraId="3C2ACE3E" w14:textId="77777777" w:rsidR="002E3CBE" w:rsidRDefault="002E3CBE" w:rsidP="002E3CBE">
      <w:r w:rsidRPr="00642A58">
        <w:rPr>
          <w:i/>
          <w:iCs/>
        </w:rPr>
        <w:t xml:space="preserve">Special. </w:t>
      </w:r>
      <w:r>
        <w:t xml:space="preserve">An engine cannot be used to provide more mechanical fuel units than the fuel units that are spent on its operation. </w:t>
      </w:r>
    </w:p>
    <w:p w14:paraId="5136F604" w14:textId="77777777" w:rsidR="002E3CBE" w:rsidRDefault="002E3CBE" w:rsidP="002E3CBE"/>
    <w:p w14:paraId="4488DAF5" w14:textId="77777777" w:rsidR="002E3CBE" w:rsidRDefault="002E3CBE" w:rsidP="002E3CBE">
      <w:r>
        <w:t xml:space="preserve">Engines have rarity and size, which allow it to move vehicles that are not battle-construct or mech. For example, an engine can move a steamship or airship, but not a siege engine (which is a construct). Constructs and mechs consume fuel appropriate for size and rarity, like engines, but do not require crew members to man (unlike constructs, which require one driver for all tasks). </w:t>
      </w:r>
      <w:r w:rsidRPr="00522658">
        <w:t>An engine cannot cover more than 75% of the required crew members in a vehicle.</w:t>
      </w:r>
    </w:p>
    <w:p w14:paraId="5144CB3C" w14:textId="77777777" w:rsidR="002E3CBE" w:rsidRDefault="002E3CBE" w:rsidP="002E3CBE">
      <w:r>
        <w:t xml:space="preserve">Engines have 1 less malfunction rating compared to other devices of the same rarity, and consume fuel on an hourly basis. </w:t>
      </w:r>
    </w:p>
    <w:p w14:paraId="57359BA8" w14:textId="77777777" w:rsidR="002E3CBE" w:rsidRPr="00522658" w:rsidRDefault="0036568B" w:rsidP="00216993">
      <w:r>
        <w:t xml:space="preserve">The complexity of </w:t>
      </w:r>
      <w:r w:rsidR="002E3CBE" w:rsidRPr="00522658">
        <w:t xml:space="preserve">an engine </w:t>
      </w:r>
      <w:r>
        <w:t>is equal to that of a gadget</w:t>
      </w:r>
      <w:r w:rsidR="002E3CBE">
        <w:t xml:space="preserve"> of the same rarity</w:t>
      </w:r>
      <w:r w:rsidR="002E3CBE" w:rsidRPr="00522658">
        <w:t xml:space="preserve">. </w:t>
      </w:r>
    </w:p>
    <w:p w14:paraId="3EA15439" w14:textId="77777777" w:rsidR="002E3CBE" w:rsidRDefault="002E3CBE" w:rsidP="002E3CBE"/>
    <w:p w14:paraId="4E28E087" w14:textId="77777777" w:rsidR="002E3CBE" w:rsidRDefault="002E3CBE" w:rsidP="00216993">
      <w:r w:rsidRPr="00E95E1F">
        <w:rPr>
          <w:i/>
          <w:iCs/>
        </w:rPr>
        <w:t>Engine Rarity and Size</w:t>
      </w:r>
      <w:r w:rsidR="009779E7">
        <w:rPr>
          <w:i/>
          <w:iCs/>
        </w:rPr>
        <w:t xml:space="preserve">. </w:t>
      </w:r>
      <w:r>
        <w:t xml:space="preserve">Rarity affects the effective number of unskilled laborers </w:t>
      </w:r>
      <w:r w:rsidR="0036568B">
        <w:t xml:space="preserve">or crew members </w:t>
      </w:r>
      <w:r>
        <w:t xml:space="preserve">the engine replaces, and size acts as a multiplier to the number of unskilled laborers. The engine consumes fuel appropriate to the rarity and size together. </w:t>
      </w:r>
    </w:p>
    <w:p w14:paraId="113A825F" w14:textId="77777777" w:rsidR="002E3CBE" w:rsidRDefault="002E3CBE" w:rsidP="002E3CBE">
      <w:pPr>
        <w:rPr>
          <w:b/>
          <w:bCs/>
        </w:rPr>
      </w:pPr>
    </w:p>
    <w:p w14:paraId="0CA83C80" w14:textId="77777777" w:rsidR="002E3CBE" w:rsidRPr="00642A58" w:rsidRDefault="002E3CBE" w:rsidP="002E3CBE">
      <w:pPr>
        <w:rPr>
          <w:i/>
          <w:iCs/>
        </w:rPr>
      </w:pPr>
      <w:r w:rsidRPr="00642A58">
        <w:rPr>
          <w:i/>
          <w:iCs/>
        </w:rPr>
        <w:t>Rarity</w:t>
      </w:r>
      <w:r w:rsidRPr="00642A58">
        <w:rPr>
          <w:i/>
          <w:iCs/>
        </w:rPr>
        <w:tab/>
      </w:r>
      <w:r w:rsidRPr="00642A58">
        <w:rPr>
          <w:i/>
          <w:iCs/>
        </w:rPr>
        <w:tab/>
        <w:t>Fuel per Hour</w:t>
      </w:r>
      <w:r w:rsidRPr="00642A58">
        <w:rPr>
          <w:i/>
          <w:iCs/>
        </w:rPr>
        <w:tab/>
        <w:t>Unskilled laborers</w:t>
      </w:r>
      <w:r w:rsidR="0036568B">
        <w:rPr>
          <w:i/>
          <w:iCs/>
        </w:rPr>
        <w:t>/Crew Members</w:t>
      </w:r>
    </w:p>
    <w:p w14:paraId="2D25A0A4" w14:textId="77777777" w:rsidR="002E3CBE" w:rsidRDefault="002E3CBE" w:rsidP="002E3CBE">
      <w:r>
        <w:t>Common</w:t>
      </w:r>
      <w:r>
        <w:tab/>
        <w:t>1/4</w:t>
      </w:r>
      <w:r>
        <w:tab/>
      </w:r>
      <w:r>
        <w:tab/>
        <w:t>1</w:t>
      </w:r>
    </w:p>
    <w:p w14:paraId="17907884" w14:textId="77777777" w:rsidR="002E3CBE" w:rsidRPr="00522658" w:rsidRDefault="002E3CBE" w:rsidP="002E3CBE">
      <w:r>
        <w:t>Uncommon</w:t>
      </w:r>
      <w:r>
        <w:tab/>
      </w:r>
      <w:r w:rsidRPr="00522658">
        <w:t>1</w:t>
      </w:r>
      <w:r>
        <w:tab/>
      </w:r>
      <w:r>
        <w:tab/>
      </w:r>
      <w:r w:rsidRPr="00522658">
        <w:t>5</w:t>
      </w:r>
    </w:p>
    <w:p w14:paraId="1C6C17A1" w14:textId="77777777" w:rsidR="002E3CBE" w:rsidRPr="00522658" w:rsidRDefault="002E3CBE" w:rsidP="002E3CBE">
      <w:r w:rsidRPr="00522658">
        <w:t>Rare</w:t>
      </w:r>
      <w:r>
        <w:tab/>
      </w:r>
      <w:r>
        <w:tab/>
      </w:r>
      <w:r w:rsidRPr="00522658">
        <w:t>2</w:t>
      </w:r>
      <w:r>
        <w:tab/>
      </w:r>
      <w:r>
        <w:tab/>
      </w:r>
      <w:r w:rsidRPr="00522658">
        <w:t>15</w:t>
      </w:r>
    </w:p>
    <w:p w14:paraId="79D32D63" w14:textId="77777777" w:rsidR="002E3CBE" w:rsidRPr="00522658" w:rsidRDefault="002E3CBE" w:rsidP="002E3CBE">
      <w:r>
        <w:t>Epic</w:t>
      </w:r>
      <w:r>
        <w:tab/>
      </w:r>
      <w:r>
        <w:tab/>
      </w:r>
      <w:r w:rsidRPr="00522658">
        <w:t>3</w:t>
      </w:r>
      <w:r>
        <w:tab/>
      </w:r>
      <w:r>
        <w:tab/>
      </w:r>
      <w:r w:rsidRPr="00522658">
        <w:t>30</w:t>
      </w:r>
    </w:p>
    <w:p w14:paraId="35812E1E" w14:textId="77777777" w:rsidR="002E3CBE" w:rsidRPr="00522658" w:rsidRDefault="002E3CBE" w:rsidP="002E3CBE">
      <w:r w:rsidRPr="00522658">
        <w:t>Legendary</w:t>
      </w:r>
      <w:r>
        <w:tab/>
      </w:r>
      <w:r w:rsidRPr="00522658">
        <w:t>4</w:t>
      </w:r>
      <w:r>
        <w:tab/>
      </w:r>
      <w:r>
        <w:tab/>
      </w:r>
      <w:r w:rsidRPr="00522658">
        <w:t>90</w:t>
      </w:r>
    </w:p>
    <w:p w14:paraId="37D3182E" w14:textId="77777777" w:rsidR="002E3CBE" w:rsidRPr="00522658" w:rsidRDefault="002E3CBE" w:rsidP="002E3CBE">
      <w:r w:rsidRPr="00522658">
        <w:t>Artifact</w:t>
      </w:r>
      <w:r>
        <w:tab/>
      </w:r>
      <w:r>
        <w:tab/>
      </w:r>
      <w:r w:rsidRPr="00522658">
        <w:t>5</w:t>
      </w:r>
      <w:r>
        <w:tab/>
      </w:r>
      <w:r>
        <w:tab/>
      </w:r>
      <w:r w:rsidRPr="00522658">
        <w:t>270</w:t>
      </w:r>
    </w:p>
    <w:p w14:paraId="38536A0A" w14:textId="77777777" w:rsidR="002E3CBE" w:rsidRDefault="002E3CBE" w:rsidP="002E3CBE"/>
    <w:p w14:paraId="7317C67D" w14:textId="77777777" w:rsidR="002E3CBE" w:rsidRDefault="002E3CBE" w:rsidP="002E3CBE">
      <w:r w:rsidRPr="00522658">
        <w:t xml:space="preserve">Engine </w:t>
      </w:r>
      <w:r>
        <w:t xml:space="preserve">sizes </w:t>
      </w:r>
      <w:r w:rsidRPr="00522658">
        <w:t>start at Medium size (x1)</w:t>
      </w:r>
      <w:r>
        <w:t xml:space="preserve">, and increase in size category similar to creatures (x2 for total laborers at large), x3 at huge, etc.). </w:t>
      </w:r>
    </w:p>
    <w:p w14:paraId="7226A6D6" w14:textId="77777777" w:rsidR="002E3CBE" w:rsidRPr="00522658" w:rsidRDefault="002E3CBE" w:rsidP="002E3CBE">
      <w:r w:rsidRPr="00522658">
        <w:t>With each size category of the engine above Medium, the total number of unskilled laborers double (x2 for large, x3 for huge, x4 for gargantuan), and with it the fuel cost.</w:t>
      </w:r>
    </w:p>
    <w:p w14:paraId="4FDB62A4" w14:textId="77777777" w:rsidR="002E3CBE" w:rsidRDefault="002E3CBE" w:rsidP="002E3CBE"/>
    <w:p w14:paraId="2E641402" w14:textId="77777777" w:rsidR="002E3CBE" w:rsidRDefault="009779E7" w:rsidP="00216993">
      <w:r>
        <w:rPr>
          <w:i/>
          <w:iCs/>
        </w:rPr>
        <w:t xml:space="preserve">Engine Fuel. </w:t>
      </w:r>
      <w:r w:rsidR="002E3CBE">
        <w:t xml:space="preserve">Engine fuel can also be used to activate gadgets on board of the vehicle (treat as a backup fuel tank). Devices that use the vehicle’s engine fuel increase their malfunction rating by 1 point if the engine types are different. </w:t>
      </w:r>
    </w:p>
    <w:p w14:paraId="50604FD1" w14:textId="77777777" w:rsidR="002E3CBE" w:rsidRPr="00522658" w:rsidRDefault="002E3CBE" w:rsidP="002E3CBE">
      <w:r w:rsidRPr="00522658">
        <w:t xml:space="preserve">You may spend 1 EP </w:t>
      </w:r>
      <w:r>
        <w:t xml:space="preserve">(improving its rarity and cost) </w:t>
      </w:r>
      <w:r w:rsidRPr="00522658">
        <w:t xml:space="preserve">to </w:t>
      </w:r>
      <w:r>
        <w:t xml:space="preserve">specifically </w:t>
      </w:r>
      <w:r w:rsidRPr="00522658">
        <w:t>enhance an engine's fuel consumption, reducing its fu</w:t>
      </w:r>
      <w:r>
        <w:t xml:space="preserve">el by 75% per step (round down), like the efficient fuel gadget modification. </w:t>
      </w:r>
    </w:p>
    <w:p w14:paraId="19E2DC85" w14:textId="77777777" w:rsidR="002E3CBE" w:rsidRPr="00522658" w:rsidRDefault="002E3CBE" w:rsidP="002E3CBE">
      <w:r w:rsidRPr="00522658">
        <w:t xml:space="preserve">For example, a </w:t>
      </w:r>
      <w:r>
        <w:t>H</w:t>
      </w:r>
      <w:r w:rsidRPr="00522658">
        <w:t>uge</w:t>
      </w:r>
      <w:r>
        <w:t xml:space="preserve"> </w:t>
      </w:r>
      <w:r w:rsidRPr="00522658">
        <w:t xml:space="preserve">(x3) </w:t>
      </w:r>
      <w:r>
        <w:t xml:space="preserve">Uncommon (1 base fuel) </w:t>
      </w:r>
      <w:r w:rsidRPr="00522658">
        <w:t xml:space="preserve">engine </w:t>
      </w:r>
      <w:r>
        <w:t>provides 15 laborers (size category of 3 times the base laborers of 5)</w:t>
      </w:r>
      <w:r w:rsidRPr="00522658">
        <w:t>, enough to cover 75% of the crew members for a zeppelin (crew 20)</w:t>
      </w:r>
      <w:r>
        <w:t>.</w:t>
      </w:r>
      <w:r w:rsidRPr="00522658">
        <w:t xml:space="preserve"> </w:t>
      </w:r>
      <w:r>
        <w:t xml:space="preserve">Such engine </w:t>
      </w:r>
      <w:r w:rsidRPr="00522658">
        <w:t>cost</w:t>
      </w:r>
      <w:r>
        <w:t>s</w:t>
      </w:r>
      <w:r w:rsidRPr="00522658">
        <w:t xml:space="preserve"> 3 </w:t>
      </w:r>
      <w:r>
        <w:t xml:space="preserve">pints </w:t>
      </w:r>
      <w:r w:rsidRPr="00522658">
        <w:t xml:space="preserve">of oil per hour (1 base; x3 modifier), or 3 vials of phlogiston every 5 hours. If </w:t>
      </w:r>
      <w:r>
        <w:t>R</w:t>
      </w:r>
      <w:r w:rsidRPr="00522658">
        <w:t>are in quality</w:t>
      </w:r>
      <w:r>
        <w:t xml:space="preserve">, it would be more efficient, having </w:t>
      </w:r>
      <w:r w:rsidRPr="00522658">
        <w:t>the same total labor crew but use only 1 vials of oil per hour, or 1 vial of phlogiston per 5 hours.</w:t>
      </w:r>
      <w:r>
        <w:t xml:space="preserve"> </w:t>
      </w:r>
    </w:p>
    <w:p w14:paraId="2F329AC2" w14:textId="77777777" w:rsidR="002E3CBE" w:rsidRPr="00522658" w:rsidRDefault="002E3CBE" w:rsidP="002E3CBE"/>
    <w:p w14:paraId="4367C00B" w14:textId="77777777" w:rsidR="002E3CBE" w:rsidRDefault="002E3CBE" w:rsidP="002E3CBE">
      <w:r w:rsidRPr="00522658">
        <w:t xml:space="preserve">A </w:t>
      </w:r>
      <w:r>
        <w:t>L</w:t>
      </w:r>
      <w:r w:rsidRPr="00522658">
        <w:t xml:space="preserve">arge (x2) </w:t>
      </w:r>
      <w:r>
        <w:t>R</w:t>
      </w:r>
      <w:r w:rsidRPr="00522658">
        <w:t>are (</w:t>
      </w:r>
      <w:r>
        <w:t>2 base fuel</w:t>
      </w:r>
      <w:r w:rsidRPr="00522658">
        <w:t xml:space="preserve">) can perform the work of 30 unskilled laborers, enough to cover 50% of the crew size of a juggernaut for 4 (2 base, x2 modifier) vials of phlogiston per hour (or 16 </w:t>
      </w:r>
      <w:r w:rsidRPr="00522658">
        <w:lastRenderedPageBreak/>
        <w:t>pounds of coal per hour). If increased to very rare for fuel consumption it consumes only 1 vial</w:t>
      </w:r>
      <w:r>
        <w:t xml:space="preserve"> (or 4 pound of coal per hour).</w:t>
      </w:r>
      <w:r w:rsidRPr="00522658">
        <w:t xml:space="preserve"> </w:t>
      </w:r>
    </w:p>
    <w:p w14:paraId="7E3F4F58" w14:textId="77777777" w:rsidR="002E3CBE" w:rsidRDefault="002E3CBE" w:rsidP="002E3CBE"/>
    <w:p w14:paraId="5DD3CBA4" w14:textId="77777777" w:rsidR="002E3CBE" w:rsidRPr="00522658" w:rsidRDefault="002E3CBE" w:rsidP="002E3CBE">
      <w:r>
        <w:t>Examples of vehicles (with engines) are in chapter 8 (Vehicles).</w:t>
      </w:r>
    </w:p>
    <w:p w14:paraId="21384957" w14:textId="77777777" w:rsidR="002E3CBE" w:rsidRDefault="002E3CBE" w:rsidP="002E3CBE"/>
    <w:p w14:paraId="076264A0" w14:textId="77777777" w:rsidR="00A410D6" w:rsidRPr="00134BC3" w:rsidRDefault="00A410D6" w:rsidP="00A410D6">
      <w:pPr>
        <w:pStyle w:val="Heading4"/>
      </w:pPr>
      <w:r>
        <w:t xml:space="preserve">Fuel and </w:t>
      </w:r>
      <w:r w:rsidRPr="00134BC3">
        <w:t>Energy Sources</w:t>
      </w:r>
    </w:p>
    <w:p w14:paraId="64BB15AE" w14:textId="77777777" w:rsidR="00A410D6" w:rsidRDefault="00A410D6" w:rsidP="00A410D6">
      <w:pPr>
        <w:contextualSpacing/>
        <w:rPr>
          <w:rFonts w:eastAsia="Times New Roman" w:cstheme="minorHAnsi"/>
          <w:color w:val="000000"/>
        </w:rPr>
      </w:pPr>
      <w:r w:rsidRPr="00A10FDD">
        <w:rPr>
          <w:rFonts w:eastAsia="Times New Roman" w:cstheme="minorHAnsi"/>
          <w:color w:val="000000"/>
        </w:rPr>
        <w:t xml:space="preserve">All devices </w:t>
      </w:r>
      <w:r>
        <w:rPr>
          <w:rFonts w:eastAsia="Times New Roman" w:cstheme="minorHAnsi"/>
          <w:color w:val="000000"/>
        </w:rPr>
        <w:t>require fuel at the start of their operation, or the beginning of an hour of activity (whichever applies)</w:t>
      </w:r>
      <w:r w:rsidRPr="00A10FDD">
        <w:rPr>
          <w:rFonts w:eastAsia="Times New Roman" w:cstheme="minorHAnsi"/>
          <w:color w:val="000000"/>
        </w:rPr>
        <w:t xml:space="preserve">. The </w:t>
      </w:r>
      <w:r>
        <w:rPr>
          <w:rFonts w:eastAsia="Times New Roman" w:cstheme="minorHAnsi"/>
          <w:color w:val="000000"/>
        </w:rPr>
        <w:t xml:space="preserve">device </w:t>
      </w:r>
      <w:r w:rsidRPr="00A10FDD">
        <w:rPr>
          <w:rFonts w:eastAsia="Times New Roman" w:cstheme="minorHAnsi"/>
          <w:color w:val="000000"/>
        </w:rPr>
        <w:t xml:space="preserve">engine (see below) determines the type of fuel, and the cost of refueling. How much fuel </w:t>
      </w:r>
      <w:r>
        <w:rPr>
          <w:rFonts w:eastAsia="Times New Roman" w:cstheme="minorHAnsi"/>
          <w:color w:val="000000"/>
        </w:rPr>
        <w:t xml:space="preserve">units are </w:t>
      </w:r>
      <w:r w:rsidRPr="00A10FDD">
        <w:rPr>
          <w:rFonts w:eastAsia="Times New Roman" w:cstheme="minorHAnsi"/>
          <w:color w:val="000000"/>
        </w:rPr>
        <w:t xml:space="preserve">consumed by a </w:t>
      </w:r>
      <w:r>
        <w:rPr>
          <w:rFonts w:eastAsia="Times New Roman" w:cstheme="minorHAnsi"/>
          <w:color w:val="000000"/>
        </w:rPr>
        <w:t xml:space="preserve">single fuel charge </w:t>
      </w:r>
      <w:r w:rsidRPr="00A10FDD">
        <w:rPr>
          <w:rFonts w:eastAsia="Times New Roman" w:cstheme="minorHAnsi"/>
          <w:color w:val="000000"/>
        </w:rPr>
        <w:t>depend</w:t>
      </w:r>
      <w:r>
        <w:rPr>
          <w:rFonts w:eastAsia="Times New Roman" w:cstheme="minorHAnsi"/>
          <w:color w:val="000000"/>
        </w:rPr>
        <w:t>s</w:t>
      </w:r>
      <w:r w:rsidRPr="00A10FDD">
        <w:rPr>
          <w:rFonts w:eastAsia="Times New Roman" w:cstheme="minorHAnsi"/>
          <w:color w:val="000000"/>
        </w:rPr>
        <w:t xml:space="preserve"> on two factors:</w:t>
      </w:r>
    </w:p>
    <w:p w14:paraId="783B9FF4" w14:textId="77777777" w:rsidR="00A410D6" w:rsidRDefault="00A410D6" w:rsidP="00A410D6">
      <w:pPr>
        <w:pStyle w:val="ListParagraph"/>
        <w:numPr>
          <w:ilvl w:val="0"/>
          <w:numId w:val="53"/>
        </w:numPr>
        <w:rPr>
          <w:rFonts w:eastAsia="Times New Roman" w:cstheme="minorHAnsi"/>
          <w:color w:val="000000"/>
        </w:rPr>
      </w:pPr>
      <w:r w:rsidRPr="00A10FDD">
        <w:rPr>
          <w:rFonts w:eastAsia="Times New Roman" w:cstheme="minorHAnsi"/>
          <w:color w:val="000000"/>
        </w:rPr>
        <w:t>Rarity (higher-rarity devices require more fuel)</w:t>
      </w:r>
    </w:p>
    <w:p w14:paraId="22745B7D" w14:textId="77777777" w:rsidR="00A410D6" w:rsidRPr="00A10FDD" w:rsidRDefault="00A410D6" w:rsidP="00A410D6">
      <w:pPr>
        <w:pStyle w:val="ListParagraph"/>
        <w:numPr>
          <w:ilvl w:val="0"/>
          <w:numId w:val="53"/>
        </w:numPr>
        <w:rPr>
          <w:rFonts w:eastAsia="Times New Roman" w:cstheme="minorHAnsi"/>
          <w:color w:val="000000"/>
        </w:rPr>
      </w:pPr>
      <w:r w:rsidRPr="00A10FDD">
        <w:rPr>
          <w:rFonts w:eastAsia="Times New Roman" w:cstheme="minorHAnsi"/>
          <w:color w:val="000000"/>
        </w:rPr>
        <w:t>Size (larger devices require more fuel, but are usually stronger or more reliable)</w:t>
      </w:r>
    </w:p>
    <w:p w14:paraId="64E68A06" w14:textId="77777777" w:rsidR="00A410D6" w:rsidRDefault="00A410D6" w:rsidP="00A410D6">
      <w:pPr>
        <w:contextualSpacing/>
        <w:rPr>
          <w:rFonts w:eastAsia="Times New Roman" w:cstheme="minorHAnsi"/>
          <w:color w:val="000000"/>
        </w:rPr>
      </w:pPr>
    </w:p>
    <w:p w14:paraId="7B49EA2F" w14:textId="77777777" w:rsidR="00A410D6" w:rsidRPr="00C729CA" w:rsidRDefault="00A410D6" w:rsidP="00A410D6">
      <w:pPr>
        <w:contextualSpacing/>
        <w:jc w:val="center"/>
        <w:rPr>
          <w:rFonts w:eastAsia="Times New Roman" w:cstheme="minorHAnsi"/>
          <w:color w:val="000000"/>
        </w:rPr>
      </w:pPr>
      <w:r>
        <w:rPr>
          <w:rFonts w:eastAsia="Times New Roman" w:cstheme="minorHAnsi"/>
          <w:b/>
          <w:bCs/>
          <w:color w:val="000000"/>
        </w:rPr>
        <w:t xml:space="preserve">Fuel Charge </w:t>
      </w:r>
      <w:r>
        <w:rPr>
          <w:rFonts w:eastAsia="Times New Roman" w:cstheme="minorHAnsi"/>
          <w:color w:val="000000"/>
        </w:rPr>
        <w:t>= 1 fuel unit (if Common) or 2 fuel units (per rarity above Common) + 4 fuel units per size above Medium</w:t>
      </w:r>
      <w:r w:rsidR="00225221">
        <w:rPr>
          <w:rFonts w:eastAsia="Times New Roman" w:cstheme="minorHAnsi"/>
          <w:color w:val="000000"/>
        </w:rPr>
        <w:t xml:space="preserve"> (+0 at Medium)</w:t>
      </w:r>
    </w:p>
    <w:p w14:paraId="5DA9FD64" w14:textId="77777777" w:rsidR="00A410D6" w:rsidRDefault="00A410D6" w:rsidP="00A410D6">
      <w:pPr>
        <w:contextualSpacing/>
        <w:rPr>
          <w:rFonts w:eastAsia="Times New Roman" w:cstheme="minorHAnsi"/>
          <w:color w:val="000000"/>
        </w:rPr>
      </w:pPr>
    </w:p>
    <w:p w14:paraId="5D6AC9F5" w14:textId="77777777" w:rsidR="00A410D6" w:rsidRDefault="00A410D6" w:rsidP="00A410D6">
      <w:pPr>
        <w:contextualSpacing/>
        <w:rPr>
          <w:rFonts w:eastAsia="Times New Roman" w:cstheme="minorHAnsi"/>
          <w:color w:val="000000"/>
        </w:rPr>
      </w:pPr>
      <w:r w:rsidRPr="00A10FDD">
        <w:rPr>
          <w:rFonts w:eastAsia="Times New Roman" w:cstheme="minorHAnsi"/>
          <w:color w:val="000000"/>
        </w:rPr>
        <w:t xml:space="preserve">For instance, a Common suit of Gnomish </w:t>
      </w:r>
      <w:r w:rsidRPr="00A10FDD">
        <w:rPr>
          <w:rFonts w:eastAsia="Times New Roman" w:cstheme="minorHAnsi"/>
          <w:b/>
          <w:bCs/>
          <w:color w:val="000000"/>
        </w:rPr>
        <w:t>Combat Armor</w:t>
      </w:r>
      <w:r w:rsidRPr="00A10FDD">
        <w:rPr>
          <w:rFonts w:eastAsia="Times New Roman" w:cstheme="minorHAnsi"/>
          <w:color w:val="000000"/>
        </w:rPr>
        <w:t xml:space="preserve"> is Medium</w:t>
      </w:r>
      <w:r>
        <w:rPr>
          <w:rFonts w:eastAsia="Times New Roman" w:cstheme="minorHAnsi"/>
          <w:color w:val="000000"/>
        </w:rPr>
        <w:t>. It costs 1</w:t>
      </w:r>
      <w:r w:rsidRPr="00A10FDD">
        <w:rPr>
          <w:rFonts w:eastAsia="Times New Roman" w:cstheme="minorHAnsi"/>
          <w:color w:val="000000"/>
        </w:rPr>
        <w:t xml:space="preserve"> </w:t>
      </w:r>
      <w:r>
        <w:rPr>
          <w:rFonts w:eastAsia="Times New Roman" w:cstheme="minorHAnsi"/>
          <w:color w:val="000000"/>
        </w:rPr>
        <w:t xml:space="preserve">fuel units </w:t>
      </w:r>
      <w:r w:rsidRPr="00A10FDD">
        <w:rPr>
          <w:rFonts w:eastAsia="Times New Roman" w:cstheme="minorHAnsi"/>
          <w:color w:val="000000"/>
        </w:rPr>
        <w:t xml:space="preserve">per </w:t>
      </w:r>
      <w:r>
        <w:rPr>
          <w:rFonts w:eastAsia="Times New Roman" w:cstheme="minorHAnsi"/>
          <w:color w:val="000000"/>
        </w:rPr>
        <w:t>charge (1 due to Common rarity + 0 due to Medium size)</w:t>
      </w:r>
      <w:r w:rsidRPr="00A10FDD">
        <w:rPr>
          <w:rFonts w:eastAsia="Times New Roman" w:cstheme="minorHAnsi"/>
          <w:color w:val="000000"/>
        </w:rPr>
        <w:t xml:space="preserve">, while a Rare Huge </w:t>
      </w:r>
      <w:r w:rsidRPr="00A10FDD">
        <w:rPr>
          <w:rFonts w:eastAsia="Times New Roman" w:cstheme="minorHAnsi"/>
          <w:b/>
          <w:bCs/>
          <w:color w:val="000000"/>
        </w:rPr>
        <w:t xml:space="preserve">Crowd </w:t>
      </w:r>
      <w:r w:rsidRPr="00A10FDD">
        <w:rPr>
          <w:b/>
          <w:bCs/>
        </w:rPr>
        <w:t>Pummeler</w:t>
      </w:r>
      <w:r w:rsidRPr="007A6F36">
        <w:t xml:space="preserve"> </w:t>
      </w:r>
      <w:r w:rsidRPr="00A10FDD">
        <w:rPr>
          <w:rFonts w:eastAsia="Times New Roman" w:cstheme="minorHAnsi"/>
          <w:color w:val="000000"/>
        </w:rPr>
        <w:t>consumes 1</w:t>
      </w:r>
      <w:r>
        <w:rPr>
          <w:rFonts w:eastAsia="Times New Roman" w:cstheme="minorHAnsi"/>
          <w:color w:val="000000"/>
        </w:rPr>
        <w:t>2</w:t>
      </w:r>
      <w:r w:rsidRPr="00A10FDD">
        <w:rPr>
          <w:rFonts w:eastAsia="Times New Roman" w:cstheme="minorHAnsi"/>
          <w:color w:val="000000"/>
        </w:rPr>
        <w:t xml:space="preserve"> </w:t>
      </w:r>
      <w:r>
        <w:rPr>
          <w:rFonts w:eastAsia="Times New Roman" w:cstheme="minorHAnsi"/>
          <w:color w:val="000000"/>
        </w:rPr>
        <w:t xml:space="preserve">fuel units per charge </w:t>
      </w:r>
      <w:r w:rsidRPr="00A10FDD">
        <w:rPr>
          <w:rFonts w:eastAsia="Times New Roman" w:cstheme="minorHAnsi"/>
          <w:color w:val="000000"/>
        </w:rPr>
        <w:t xml:space="preserve">(4 </w:t>
      </w:r>
      <w:r>
        <w:rPr>
          <w:rFonts w:eastAsia="Times New Roman" w:cstheme="minorHAnsi"/>
          <w:color w:val="000000"/>
        </w:rPr>
        <w:t xml:space="preserve">due to Rare rarity + </w:t>
      </w:r>
      <w:r w:rsidRPr="00A10FDD">
        <w:rPr>
          <w:rFonts w:eastAsia="Times New Roman" w:cstheme="minorHAnsi"/>
          <w:color w:val="000000"/>
        </w:rPr>
        <w:t xml:space="preserve">8 </w:t>
      </w:r>
      <w:r>
        <w:rPr>
          <w:rFonts w:eastAsia="Times New Roman" w:cstheme="minorHAnsi"/>
          <w:color w:val="000000"/>
        </w:rPr>
        <w:t xml:space="preserve">due to Huge </w:t>
      </w:r>
      <w:r w:rsidRPr="00A10FDD">
        <w:rPr>
          <w:rFonts w:eastAsia="Times New Roman" w:cstheme="minorHAnsi"/>
          <w:color w:val="000000"/>
        </w:rPr>
        <w:t xml:space="preserve">size). </w:t>
      </w:r>
      <w:r>
        <w:rPr>
          <w:rFonts w:eastAsia="Times New Roman" w:cstheme="minorHAnsi"/>
          <w:color w:val="000000"/>
        </w:rPr>
        <w:t xml:space="preserve">Depending on the engine type, this might require clockwork, coal, mana, electricity, or even soul power. </w:t>
      </w:r>
    </w:p>
    <w:p w14:paraId="64D293AB" w14:textId="77777777" w:rsidR="00A410D6" w:rsidRDefault="00A410D6" w:rsidP="00216993">
      <w:pPr>
        <w:contextualSpacing/>
        <w:rPr>
          <w:rFonts w:eastAsia="Times New Roman" w:cstheme="minorHAnsi"/>
          <w:color w:val="000000"/>
        </w:rPr>
      </w:pPr>
      <w:r>
        <w:rPr>
          <w:rFonts w:eastAsia="Times New Roman" w:cstheme="minorHAnsi"/>
          <w:color w:val="000000"/>
        </w:rPr>
        <w:t>Gadgets always act as if they are Medium sized</w:t>
      </w:r>
      <w:r w:rsidR="0036568B">
        <w:rPr>
          <w:rFonts w:eastAsia="Times New Roman" w:cstheme="minorHAnsi"/>
          <w:color w:val="000000"/>
        </w:rPr>
        <w:t xml:space="preserve"> (no size modifier)</w:t>
      </w:r>
      <w:r>
        <w:rPr>
          <w:rFonts w:eastAsia="Times New Roman" w:cstheme="minorHAnsi"/>
          <w:color w:val="000000"/>
        </w:rPr>
        <w:t xml:space="preserve">. </w:t>
      </w:r>
    </w:p>
    <w:p w14:paraId="7D77F4E3" w14:textId="77777777" w:rsidR="0036568B" w:rsidRPr="00A10FDD" w:rsidRDefault="0036568B" w:rsidP="00971D52">
      <w:pPr>
        <w:contextualSpacing/>
        <w:rPr>
          <w:rFonts w:eastAsia="Times New Roman" w:cstheme="minorHAnsi"/>
          <w:color w:val="000000"/>
        </w:rPr>
      </w:pPr>
    </w:p>
    <w:p w14:paraId="7DFAACA3" w14:textId="77777777" w:rsidR="00A410D6" w:rsidRPr="00C729CA" w:rsidRDefault="00A410D6" w:rsidP="00A410D6">
      <w:pPr>
        <w:contextualSpacing/>
        <w:rPr>
          <w:rFonts w:eastAsia="Times New Roman" w:cstheme="minorHAnsi"/>
          <w:i/>
          <w:iCs/>
          <w:color w:val="000000"/>
        </w:rPr>
      </w:pPr>
      <w:r w:rsidRPr="00C729CA">
        <w:rPr>
          <w:rFonts w:eastAsia="Times New Roman" w:cstheme="minorHAnsi"/>
          <w:i/>
          <w:iCs/>
          <w:color w:val="000000"/>
        </w:rPr>
        <w:t>Fuel scales as follows:</w:t>
      </w:r>
    </w:p>
    <w:p w14:paraId="14BDD2F1" w14:textId="77777777" w:rsidR="00A410D6" w:rsidRDefault="00A410D6" w:rsidP="00A410D6">
      <w:pPr>
        <w:pStyle w:val="ListParagraph"/>
        <w:numPr>
          <w:ilvl w:val="0"/>
          <w:numId w:val="53"/>
        </w:numPr>
        <w:rPr>
          <w:rFonts w:eastAsia="Times New Roman" w:cstheme="minorHAnsi"/>
          <w:color w:val="000000"/>
        </w:rPr>
      </w:pPr>
      <w:r>
        <w:rPr>
          <w:rFonts w:eastAsia="Times New Roman" w:cstheme="minorHAnsi"/>
          <w:color w:val="000000"/>
        </w:rPr>
        <w:t>For Common rarity, the device’s fuel charge is 1 fuel unit.</w:t>
      </w:r>
    </w:p>
    <w:p w14:paraId="5152266A" w14:textId="77777777" w:rsidR="00A410D6" w:rsidRDefault="00A410D6" w:rsidP="00A410D6">
      <w:pPr>
        <w:pStyle w:val="ListParagraph"/>
        <w:numPr>
          <w:ilvl w:val="0"/>
          <w:numId w:val="53"/>
        </w:numPr>
        <w:rPr>
          <w:rFonts w:eastAsia="Times New Roman" w:cstheme="minorHAnsi"/>
          <w:color w:val="000000"/>
        </w:rPr>
      </w:pPr>
      <w:r w:rsidRPr="00A10FDD">
        <w:rPr>
          <w:rFonts w:eastAsia="Times New Roman" w:cstheme="minorHAnsi"/>
          <w:color w:val="000000"/>
        </w:rPr>
        <w:t xml:space="preserve">For every step of rarity above Common, the </w:t>
      </w:r>
      <w:r>
        <w:rPr>
          <w:rFonts w:eastAsia="Times New Roman" w:cstheme="minorHAnsi"/>
          <w:color w:val="000000"/>
        </w:rPr>
        <w:t>device’s fuel charge is 2 fuel units</w:t>
      </w:r>
      <w:r w:rsidRPr="00A10FDD">
        <w:rPr>
          <w:rFonts w:eastAsia="Times New Roman" w:cstheme="minorHAnsi"/>
          <w:color w:val="000000"/>
        </w:rPr>
        <w:t xml:space="preserve">. </w:t>
      </w:r>
    </w:p>
    <w:p w14:paraId="5798998E" w14:textId="77777777" w:rsidR="00A410D6" w:rsidRPr="00A10FDD" w:rsidRDefault="00A410D6" w:rsidP="00A410D6">
      <w:pPr>
        <w:pStyle w:val="ListParagraph"/>
        <w:numPr>
          <w:ilvl w:val="0"/>
          <w:numId w:val="53"/>
        </w:numPr>
        <w:rPr>
          <w:rFonts w:eastAsia="Times New Roman" w:cstheme="minorHAnsi"/>
          <w:color w:val="000000"/>
        </w:rPr>
      </w:pPr>
      <w:r w:rsidRPr="00A10FDD">
        <w:rPr>
          <w:rFonts w:eastAsia="Times New Roman" w:cstheme="minorHAnsi"/>
          <w:color w:val="000000"/>
        </w:rPr>
        <w:t xml:space="preserve">For every size above Medium, the </w:t>
      </w:r>
      <w:r>
        <w:rPr>
          <w:rFonts w:eastAsia="Times New Roman" w:cstheme="minorHAnsi"/>
          <w:color w:val="000000"/>
        </w:rPr>
        <w:t xml:space="preserve">device consumes </w:t>
      </w:r>
      <w:r w:rsidRPr="00A10FDD">
        <w:rPr>
          <w:rFonts w:eastAsia="Times New Roman" w:cstheme="minorHAnsi"/>
          <w:color w:val="000000"/>
        </w:rPr>
        <w:t>4</w:t>
      </w:r>
      <w:r>
        <w:rPr>
          <w:rFonts w:eastAsia="Times New Roman" w:cstheme="minorHAnsi"/>
          <w:color w:val="000000"/>
        </w:rPr>
        <w:t xml:space="preserve"> more fuel units for a single charge</w:t>
      </w:r>
      <w:r w:rsidRPr="00A10FDD">
        <w:rPr>
          <w:rFonts w:eastAsia="Times New Roman" w:cstheme="minorHAnsi"/>
          <w:color w:val="000000"/>
        </w:rPr>
        <w:t xml:space="preserve">. </w:t>
      </w:r>
      <w:r>
        <w:rPr>
          <w:rFonts w:eastAsia="Times New Roman" w:cstheme="minorHAnsi"/>
          <w:color w:val="000000"/>
        </w:rPr>
        <w:t>The size of Small consumes half as less charges as Medium, down to ¼ the normal charges if Tiny (round down).</w:t>
      </w:r>
    </w:p>
    <w:p w14:paraId="1447CFC1" w14:textId="77777777" w:rsidR="00A410D6" w:rsidRDefault="00A410D6">
      <w:pPr>
        <w:contextualSpacing/>
        <w:rPr>
          <w:rFonts w:eastAsia="Times New Roman" w:cstheme="minorHAnsi"/>
          <w:color w:val="000000"/>
        </w:rPr>
      </w:pPr>
      <w:r w:rsidRPr="009C57B4">
        <w:rPr>
          <w:rFonts w:eastAsia="Times New Roman" w:cstheme="minorHAnsi"/>
          <w:color w:val="000000"/>
        </w:rPr>
        <w:t xml:space="preserve">Devices have enough capacity </w:t>
      </w:r>
      <w:r>
        <w:rPr>
          <w:rFonts w:eastAsia="Times New Roman" w:cstheme="minorHAnsi"/>
          <w:color w:val="000000"/>
        </w:rPr>
        <w:t xml:space="preserve">for fuel units </w:t>
      </w:r>
      <w:r w:rsidRPr="009C57B4">
        <w:rPr>
          <w:rFonts w:eastAsia="Times New Roman" w:cstheme="minorHAnsi"/>
          <w:color w:val="000000"/>
        </w:rPr>
        <w:t xml:space="preserve">as appropriate to their type; </w:t>
      </w:r>
      <w:r>
        <w:rPr>
          <w:rFonts w:eastAsia="Times New Roman" w:cstheme="minorHAnsi"/>
          <w:color w:val="000000"/>
        </w:rPr>
        <w:t>G</w:t>
      </w:r>
      <w:r w:rsidRPr="009C57B4">
        <w:rPr>
          <w:rFonts w:eastAsia="Times New Roman" w:cstheme="minorHAnsi"/>
          <w:color w:val="000000"/>
        </w:rPr>
        <w:t xml:space="preserve">adgets and </w:t>
      </w:r>
      <w:r>
        <w:rPr>
          <w:rFonts w:eastAsia="Times New Roman" w:cstheme="minorHAnsi"/>
          <w:color w:val="000000"/>
        </w:rPr>
        <w:t xml:space="preserve">Creatures can have up </w:t>
      </w:r>
      <w:r w:rsidRPr="009C57B4">
        <w:rPr>
          <w:rFonts w:eastAsia="Times New Roman" w:cstheme="minorHAnsi"/>
          <w:color w:val="000000"/>
        </w:rPr>
        <w:t xml:space="preserve">to 10 </w:t>
      </w:r>
      <w:r>
        <w:rPr>
          <w:rFonts w:eastAsia="Times New Roman" w:cstheme="minorHAnsi"/>
          <w:color w:val="000000"/>
        </w:rPr>
        <w:t>charges</w:t>
      </w:r>
      <w:r w:rsidR="00165EBA">
        <w:rPr>
          <w:rFonts w:eastAsia="Times New Roman" w:cstheme="minorHAnsi"/>
          <w:color w:val="000000"/>
        </w:rPr>
        <w:t xml:space="preserve"> </w:t>
      </w:r>
      <w:r>
        <w:rPr>
          <w:rFonts w:eastAsia="Times New Roman" w:cstheme="minorHAnsi"/>
          <w:color w:val="000000"/>
        </w:rPr>
        <w:t xml:space="preserve">and </w:t>
      </w:r>
      <w:r w:rsidRPr="009C57B4">
        <w:rPr>
          <w:rFonts w:eastAsia="Times New Roman" w:cstheme="minorHAnsi"/>
          <w:color w:val="000000"/>
        </w:rPr>
        <w:t xml:space="preserve">consumables </w:t>
      </w:r>
      <w:r>
        <w:rPr>
          <w:rFonts w:eastAsia="Times New Roman" w:cstheme="minorHAnsi"/>
          <w:color w:val="000000"/>
        </w:rPr>
        <w:t>only require 1 fuel charge</w:t>
      </w:r>
      <w:r w:rsidRPr="009C57B4">
        <w:rPr>
          <w:rFonts w:eastAsia="Times New Roman" w:cstheme="minorHAnsi"/>
          <w:color w:val="000000"/>
        </w:rPr>
        <w:t xml:space="preserve">. </w:t>
      </w:r>
      <w:r w:rsidR="00165EBA">
        <w:rPr>
          <w:rFonts w:eastAsia="Times New Roman" w:cstheme="minorHAnsi"/>
          <w:color w:val="000000"/>
        </w:rPr>
        <w:t>F</w:t>
      </w:r>
      <w:r w:rsidR="00165EBA" w:rsidRPr="009C57B4">
        <w:rPr>
          <w:rFonts w:eastAsia="Times New Roman" w:cstheme="minorHAnsi"/>
          <w:color w:val="000000"/>
        </w:rPr>
        <w:t xml:space="preserve">irearms and crossbows </w:t>
      </w:r>
      <w:r w:rsidR="00165EBA">
        <w:rPr>
          <w:rFonts w:eastAsia="Times New Roman" w:cstheme="minorHAnsi"/>
          <w:color w:val="000000"/>
        </w:rPr>
        <w:t xml:space="preserve">can have enough fuel for their Capacity, but have different fueling systems (see the appropriate entry above). </w:t>
      </w:r>
    </w:p>
    <w:p w14:paraId="21F9D98F" w14:textId="77777777" w:rsidR="00A410D6" w:rsidRPr="009C57B4" w:rsidRDefault="00A410D6">
      <w:pPr>
        <w:contextualSpacing/>
        <w:rPr>
          <w:rFonts w:eastAsia="Times New Roman" w:cstheme="minorHAnsi"/>
          <w:color w:val="000000"/>
        </w:rPr>
      </w:pPr>
      <w:r w:rsidRPr="009C57B4">
        <w:rPr>
          <w:rFonts w:eastAsia="Times New Roman" w:cstheme="minorHAnsi"/>
          <w:color w:val="000000"/>
        </w:rPr>
        <w:t xml:space="preserve">A construct and gadget can always have </w:t>
      </w:r>
      <w:r w:rsidR="005E7A22" w:rsidRPr="009C57B4">
        <w:rPr>
          <w:rFonts w:eastAsia="Times New Roman" w:cstheme="minorHAnsi"/>
          <w:color w:val="000000"/>
        </w:rPr>
        <w:t>separate fuel containers, which expand</w:t>
      </w:r>
      <w:r w:rsidRPr="009C57B4">
        <w:rPr>
          <w:rFonts w:eastAsia="Times New Roman" w:cstheme="minorHAnsi"/>
          <w:color w:val="000000"/>
        </w:rPr>
        <w:t xml:space="preserve"> its capacity to what it can hold (see Container Capacity in Chapter 5 of the Player’s Handbook). </w:t>
      </w:r>
    </w:p>
    <w:p w14:paraId="091C1081" w14:textId="77777777" w:rsidR="00A410D6" w:rsidRDefault="00A410D6" w:rsidP="00A410D6">
      <w:pPr>
        <w:contextualSpacing/>
        <w:rPr>
          <w:rFonts w:eastAsia="Times New Roman" w:cstheme="minorHAnsi"/>
          <w:color w:val="000000"/>
        </w:rPr>
      </w:pPr>
    </w:p>
    <w:p w14:paraId="14B1D844" w14:textId="77777777" w:rsidR="00A410D6" w:rsidRDefault="00A410D6" w:rsidP="00A410D6">
      <w:pPr>
        <w:contextualSpacing/>
        <w:rPr>
          <w:rFonts w:eastAsia="Times New Roman" w:cstheme="minorHAnsi"/>
          <w:b/>
          <w:bCs/>
          <w:color w:val="000000"/>
        </w:rPr>
      </w:pPr>
      <w:r>
        <w:rPr>
          <w:rFonts w:eastAsia="Times New Roman" w:cstheme="minorHAnsi"/>
          <w:b/>
          <w:bCs/>
          <w:color w:val="000000"/>
        </w:rPr>
        <w:t>Fuel Units for Constructs</w:t>
      </w:r>
    </w:p>
    <w:p w14:paraId="05C27369" w14:textId="77777777" w:rsidR="00A410D6" w:rsidRPr="00770BF7" w:rsidRDefault="00A410D6" w:rsidP="00A410D6">
      <w:pPr>
        <w:contextualSpacing/>
        <w:rPr>
          <w:rFonts w:eastAsia="Times New Roman" w:cstheme="minorHAnsi"/>
          <w:b/>
          <w:bCs/>
          <w:color w:val="000000"/>
        </w:rPr>
      </w:pPr>
      <w:r>
        <w:rPr>
          <w:rFonts w:eastAsia="Times New Roman" w:cstheme="minorHAnsi"/>
          <w:b/>
          <w:bCs/>
          <w:color w:val="000000"/>
        </w:rPr>
        <w:t>Rarity</w:t>
      </w:r>
      <w:r>
        <w:rPr>
          <w:rFonts w:eastAsia="Times New Roman" w:cstheme="minorHAnsi"/>
          <w:b/>
          <w:bCs/>
          <w:color w:val="000000"/>
        </w:rPr>
        <w:tab/>
      </w:r>
      <w:r>
        <w:rPr>
          <w:rFonts w:eastAsia="Times New Roman" w:cstheme="minorHAnsi"/>
          <w:b/>
          <w:bCs/>
          <w:color w:val="000000"/>
        </w:rPr>
        <w:tab/>
        <w:t>Tiny</w:t>
      </w:r>
      <w:r>
        <w:rPr>
          <w:rFonts w:eastAsia="Times New Roman" w:cstheme="minorHAnsi"/>
          <w:b/>
          <w:bCs/>
          <w:color w:val="000000"/>
        </w:rPr>
        <w:tab/>
        <w:t>Small</w:t>
      </w:r>
      <w:r>
        <w:rPr>
          <w:rFonts w:eastAsia="Times New Roman" w:cstheme="minorHAnsi"/>
          <w:b/>
          <w:bCs/>
          <w:color w:val="000000"/>
        </w:rPr>
        <w:tab/>
        <w:t>Medium</w:t>
      </w:r>
      <w:r>
        <w:rPr>
          <w:rFonts w:eastAsia="Times New Roman" w:cstheme="minorHAnsi"/>
          <w:b/>
          <w:bCs/>
          <w:color w:val="000000"/>
        </w:rPr>
        <w:tab/>
        <w:t>Large</w:t>
      </w:r>
      <w:r>
        <w:rPr>
          <w:rFonts w:eastAsia="Times New Roman" w:cstheme="minorHAnsi"/>
          <w:b/>
          <w:bCs/>
          <w:color w:val="000000"/>
        </w:rPr>
        <w:tab/>
        <w:t>Huge</w:t>
      </w:r>
      <w:r>
        <w:rPr>
          <w:rFonts w:eastAsia="Times New Roman" w:cstheme="minorHAnsi"/>
          <w:b/>
          <w:bCs/>
          <w:color w:val="000000"/>
        </w:rPr>
        <w:tab/>
        <w:t>Gargantuan</w:t>
      </w:r>
    </w:p>
    <w:p w14:paraId="0FD23A4C" w14:textId="77777777" w:rsidR="00A410D6" w:rsidRDefault="00A410D6" w:rsidP="00A410D6">
      <w:pPr>
        <w:contextualSpacing/>
        <w:rPr>
          <w:rFonts w:eastAsia="Times New Roman" w:cstheme="minorHAnsi"/>
          <w:color w:val="000000"/>
        </w:rPr>
      </w:pPr>
      <w:r>
        <w:rPr>
          <w:rFonts w:eastAsia="Times New Roman" w:cstheme="minorHAnsi"/>
          <w:color w:val="000000"/>
        </w:rPr>
        <w:t>Common</w:t>
      </w:r>
      <w:r>
        <w:rPr>
          <w:rFonts w:eastAsia="Times New Roman" w:cstheme="minorHAnsi"/>
          <w:color w:val="000000"/>
        </w:rPr>
        <w:tab/>
        <w:t>1/4</w:t>
      </w:r>
      <w:r>
        <w:rPr>
          <w:rFonts w:eastAsia="Times New Roman" w:cstheme="minorHAnsi"/>
          <w:color w:val="000000"/>
        </w:rPr>
        <w:tab/>
        <w:t>1/2</w:t>
      </w:r>
      <w:r>
        <w:rPr>
          <w:rFonts w:eastAsia="Times New Roman" w:cstheme="minorHAnsi"/>
          <w:color w:val="000000"/>
        </w:rPr>
        <w:tab/>
        <w:t>1</w:t>
      </w:r>
      <w:r>
        <w:rPr>
          <w:rFonts w:eastAsia="Times New Roman" w:cstheme="minorHAnsi"/>
          <w:color w:val="000000"/>
        </w:rPr>
        <w:tab/>
      </w:r>
      <w:r>
        <w:rPr>
          <w:rFonts w:eastAsia="Times New Roman" w:cstheme="minorHAnsi"/>
          <w:color w:val="000000"/>
        </w:rPr>
        <w:tab/>
        <w:t>4</w:t>
      </w:r>
      <w:r>
        <w:rPr>
          <w:rFonts w:eastAsia="Times New Roman" w:cstheme="minorHAnsi"/>
          <w:color w:val="000000"/>
        </w:rPr>
        <w:tab/>
        <w:t>8</w:t>
      </w:r>
      <w:r>
        <w:rPr>
          <w:rFonts w:eastAsia="Times New Roman" w:cstheme="minorHAnsi"/>
          <w:color w:val="000000"/>
        </w:rPr>
        <w:tab/>
        <w:t>16</w:t>
      </w:r>
    </w:p>
    <w:p w14:paraId="0F131D1A" w14:textId="77777777" w:rsidR="00A410D6" w:rsidRDefault="00A410D6" w:rsidP="00A410D6">
      <w:pPr>
        <w:contextualSpacing/>
        <w:rPr>
          <w:rFonts w:eastAsia="Times New Roman" w:cstheme="minorHAnsi"/>
          <w:color w:val="000000"/>
        </w:rPr>
      </w:pPr>
      <w:r>
        <w:rPr>
          <w:rFonts w:eastAsia="Times New Roman" w:cstheme="minorHAnsi"/>
          <w:color w:val="000000"/>
        </w:rPr>
        <w:t>Uncommon</w:t>
      </w:r>
      <w:r>
        <w:rPr>
          <w:rFonts w:eastAsia="Times New Roman" w:cstheme="minorHAnsi"/>
          <w:color w:val="000000"/>
        </w:rPr>
        <w:tab/>
        <w:t>1/2</w:t>
      </w:r>
      <w:r>
        <w:rPr>
          <w:rFonts w:eastAsia="Times New Roman" w:cstheme="minorHAnsi"/>
          <w:color w:val="000000"/>
        </w:rPr>
        <w:tab/>
        <w:t>1</w:t>
      </w:r>
      <w:r>
        <w:rPr>
          <w:rFonts w:eastAsia="Times New Roman" w:cstheme="minorHAnsi"/>
          <w:color w:val="000000"/>
        </w:rPr>
        <w:tab/>
        <w:t>2</w:t>
      </w:r>
      <w:r>
        <w:rPr>
          <w:rFonts w:eastAsia="Times New Roman" w:cstheme="minorHAnsi"/>
          <w:color w:val="000000"/>
        </w:rPr>
        <w:tab/>
      </w:r>
      <w:r>
        <w:rPr>
          <w:rFonts w:eastAsia="Times New Roman" w:cstheme="minorHAnsi"/>
          <w:color w:val="000000"/>
        </w:rPr>
        <w:tab/>
        <w:t>6</w:t>
      </w:r>
      <w:r>
        <w:rPr>
          <w:rFonts w:eastAsia="Times New Roman" w:cstheme="minorHAnsi"/>
          <w:color w:val="000000"/>
        </w:rPr>
        <w:tab/>
        <w:t>10</w:t>
      </w:r>
      <w:r>
        <w:rPr>
          <w:rFonts w:eastAsia="Times New Roman" w:cstheme="minorHAnsi"/>
          <w:color w:val="000000"/>
        </w:rPr>
        <w:tab/>
        <w:t>18</w:t>
      </w:r>
    </w:p>
    <w:p w14:paraId="6B50175B" w14:textId="77777777" w:rsidR="00A410D6" w:rsidRDefault="00A410D6" w:rsidP="00A410D6">
      <w:pPr>
        <w:contextualSpacing/>
        <w:rPr>
          <w:rFonts w:eastAsia="Times New Roman" w:cstheme="minorHAnsi"/>
          <w:color w:val="000000"/>
        </w:rPr>
      </w:pPr>
      <w:r>
        <w:rPr>
          <w:rFonts w:eastAsia="Times New Roman" w:cstheme="minorHAnsi"/>
          <w:color w:val="000000"/>
        </w:rPr>
        <w:t>Rare</w:t>
      </w:r>
      <w:r>
        <w:rPr>
          <w:rFonts w:eastAsia="Times New Roman" w:cstheme="minorHAnsi"/>
          <w:color w:val="000000"/>
        </w:rPr>
        <w:tab/>
      </w:r>
      <w:r>
        <w:rPr>
          <w:rFonts w:eastAsia="Times New Roman" w:cstheme="minorHAnsi"/>
          <w:color w:val="000000"/>
        </w:rPr>
        <w:tab/>
        <w:t>1</w:t>
      </w:r>
      <w:r>
        <w:rPr>
          <w:rFonts w:eastAsia="Times New Roman" w:cstheme="minorHAnsi"/>
          <w:color w:val="000000"/>
        </w:rPr>
        <w:tab/>
        <w:t>2</w:t>
      </w:r>
      <w:r>
        <w:rPr>
          <w:rFonts w:eastAsia="Times New Roman" w:cstheme="minorHAnsi"/>
          <w:color w:val="000000"/>
        </w:rPr>
        <w:tab/>
        <w:t>4</w:t>
      </w:r>
      <w:r>
        <w:rPr>
          <w:rFonts w:eastAsia="Times New Roman" w:cstheme="minorHAnsi"/>
          <w:color w:val="000000"/>
        </w:rPr>
        <w:tab/>
      </w:r>
      <w:r>
        <w:rPr>
          <w:rFonts w:eastAsia="Times New Roman" w:cstheme="minorHAnsi"/>
          <w:color w:val="000000"/>
        </w:rPr>
        <w:tab/>
        <w:t>8</w:t>
      </w:r>
      <w:r>
        <w:rPr>
          <w:rFonts w:eastAsia="Times New Roman" w:cstheme="minorHAnsi"/>
          <w:color w:val="000000"/>
        </w:rPr>
        <w:tab/>
        <w:t>12</w:t>
      </w:r>
      <w:r>
        <w:rPr>
          <w:rFonts w:eastAsia="Times New Roman" w:cstheme="minorHAnsi"/>
          <w:color w:val="000000"/>
        </w:rPr>
        <w:tab/>
        <w:t>20</w:t>
      </w:r>
    </w:p>
    <w:p w14:paraId="7A9CDEA3" w14:textId="77777777" w:rsidR="00A410D6" w:rsidRDefault="00A410D6" w:rsidP="00A410D6">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Pr>
          <w:rFonts w:eastAsia="Times New Roman" w:cstheme="minorHAnsi"/>
          <w:color w:val="000000"/>
        </w:rPr>
        <w:tab/>
        <w:t>1</w:t>
      </w:r>
      <w:r>
        <w:rPr>
          <w:rFonts w:eastAsia="Times New Roman" w:cstheme="minorHAnsi"/>
          <w:color w:val="000000"/>
        </w:rPr>
        <w:tab/>
        <w:t>3</w:t>
      </w:r>
      <w:r>
        <w:rPr>
          <w:rFonts w:eastAsia="Times New Roman" w:cstheme="minorHAnsi"/>
          <w:color w:val="000000"/>
        </w:rPr>
        <w:tab/>
        <w:t>6</w:t>
      </w:r>
      <w:r>
        <w:rPr>
          <w:rFonts w:eastAsia="Times New Roman" w:cstheme="minorHAnsi"/>
          <w:color w:val="000000"/>
        </w:rPr>
        <w:tab/>
      </w:r>
      <w:r>
        <w:rPr>
          <w:rFonts w:eastAsia="Times New Roman" w:cstheme="minorHAnsi"/>
          <w:color w:val="000000"/>
        </w:rPr>
        <w:tab/>
        <w:t>10</w:t>
      </w:r>
      <w:r>
        <w:rPr>
          <w:rFonts w:eastAsia="Times New Roman" w:cstheme="minorHAnsi"/>
          <w:color w:val="000000"/>
        </w:rPr>
        <w:tab/>
        <w:t>14</w:t>
      </w:r>
      <w:r>
        <w:rPr>
          <w:rFonts w:eastAsia="Times New Roman" w:cstheme="minorHAnsi"/>
          <w:color w:val="000000"/>
        </w:rPr>
        <w:tab/>
        <w:t>22</w:t>
      </w:r>
    </w:p>
    <w:p w14:paraId="6F1618A9" w14:textId="77777777" w:rsidR="00A410D6" w:rsidRDefault="00A410D6" w:rsidP="00A410D6">
      <w:pPr>
        <w:contextualSpacing/>
        <w:rPr>
          <w:rFonts w:eastAsia="Times New Roman" w:cstheme="minorHAnsi"/>
          <w:color w:val="000000"/>
        </w:rPr>
      </w:pPr>
      <w:r>
        <w:rPr>
          <w:rFonts w:eastAsia="Times New Roman" w:cstheme="minorHAnsi"/>
          <w:color w:val="000000"/>
        </w:rPr>
        <w:t>Legendary</w:t>
      </w:r>
      <w:r>
        <w:rPr>
          <w:rFonts w:eastAsia="Times New Roman" w:cstheme="minorHAnsi"/>
          <w:color w:val="000000"/>
        </w:rPr>
        <w:tab/>
        <w:t>2</w:t>
      </w:r>
      <w:r>
        <w:rPr>
          <w:rFonts w:eastAsia="Times New Roman" w:cstheme="minorHAnsi"/>
          <w:color w:val="000000"/>
        </w:rPr>
        <w:tab/>
        <w:t>4</w:t>
      </w:r>
      <w:r>
        <w:rPr>
          <w:rFonts w:eastAsia="Times New Roman" w:cstheme="minorHAnsi"/>
          <w:color w:val="000000"/>
        </w:rPr>
        <w:tab/>
        <w:t>8</w:t>
      </w:r>
      <w:r>
        <w:rPr>
          <w:rFonts w:eastAsia="Times New Roman" w:cstheme="minorHAnsi"/>
          <w:color w:val="000000"/>
        </w:rPr>
        <w:tab/>
      </w:r>
      <w:r>
        <w:rPr>
          <w:rFonts w:eastAsia="Times New Roman" w:cstheme="minorHAnsi"/>
          <w:color w:val="000000"/>
        </w:rPr>
        <w:tab/>
        <w:t>12</w:t>
      </w:r>
      <w:r>
        <w:rPr>
          <w:rFonts w:eastAsia="Times New Roman" w:cstheme="minorHAnsi"/>
          <w:color w:val="000000"/>
        </w:rPr>
        <w:tab/>
        <w:t>16</w:t>
      </w:r>
      <w:r>
        <w:rPr>
          <w:rFonts w:eastAsia="Times New Roman" w:cstheme="minorHAnsi"/>
          <w:color w:val="000000"/>
        </w:rPr>
        <w:tab/>
        <w:t>24</w:t>
      </w:r>
    </w:p>
    <w:p w14:paraId="3DBCF891" w14:textId="77777777" w:rsidR="00A410D6" w:rsidRDefault="00A410D6" w:rsidP="00A410D6">
      <w:pPr>
        <w:contextualSpacing/>
        <w:rPr>
          <w:rFonts w:eastAsia="Times New Roman" w:cstheme="minorHAnsi"/>
          <w:color w:val="000000"/>
          <w:rtl/>
        </w:rPr>
      </w:pPr>
      <w:r>
        <w:rPr>
          <w:rFonts w:eastAsia="Times New Roman" w:cstheme="minorHAnsi"/>
          <w:color w:val="000000"/>
        </w:rPr>
        <w:t>Artifact</w:t>
      </w:r>
      <w:r>
        <w:rPr>
          <w:rFonts w:eastAsia="Times New Roman" w:cstheme="minorHAnsi"/>
          <w:color w:val="000000"/>
        </w:rPr>
        <w:tab/>
      </w:r>
      <w:r>
        <w:rPr>
          <w:rFonts w:eastAsia="Times New Roman" w:cstheme="minorHAnsi"/>
          <w:color w:val="000000"/>
        </w:rPr>
        <w:tab/>
        <w:t>2</w:t>
      </w:r>
      <w:r>
        <w:rPr>
          <w:rFonts w:eastAsia="Times New Roman" w:cstheme="minorHAnsi"/>
          <w:color w:val="000000"/>
        </w:rPr>
        <w:tab/>
        <w:t>5</w:t>
      </w:r>
      <w:r>
        <w:rPr>
          <w:rFonts w:eastAsia="Times New Roman" w:cstheme="minorHAnsi"/>
          <w:color w:val="000000"/>
        </w:rPr>
        <w:tab/>
        <w:t>10</w:t>
      </w:r>
      <w:r>
        <w:rPr>
          <w:rFonts w:eastAsia="Times New Roman" w:cstheme="minorHAnsi"/>
          <w:color w:val="000000"/>
        </w:rPr>
        <w:tab/>
      </w:r>
      <w:r>
        <w:rPr>
          <w:rFonts w:eastAsia="Times New Roman" w:cstheme="minorHAnsi"/>
          <w:color w:val="000000"/>
        </w:rPr>
        <w:tab/>
        <w:t>14</w:t>
      </w:r>
      <w:r>
        <w:rPr>
          <w:rFonts w:eastAsia="Times New Roman" w:cstheme="minorHAnsi"/>
          <w:color w:val="000000"/>
        </w:rPr>
        <w:tab/>
        <w:t>18</w:t>
      </w:r>
      <w:r>
        <w:rPr>
          <w:rFonts w:eastAsia="Times New Roman" w:cstheme="minorHAnsi"/>
          <w:color w:val="000000"/>
        </w:rPr>
        <w:tab/>
        <w:t>26</w:t>
      </w:r>
    </w:p>
    <w:p w14:paraId="15989F2E" w14:textId="77777777" w:rsidR="00A410D6" w:rsidRDefault="00A410D6" w:rsidP="00A410D6">
      <w:pPr>
        <w:contextualSpacing/>
        <w:rPr>
          <w:rFonts w:eastAsia="Times New Roman" w:cstheme="minorHAnsi"/>
          <w:color w:val="000000"/>
        </w:rPr>
      </w:pPr>
    </w:p>
    <w:p w14:paraId="1B1F6CA6" w14:textId="77777777" w:rsidR="00A410D6" w:rsidRPr="00246F4E" w:rsidRDefault="00A410D6" w:rsidP="00A410D6">
      <w:pPr>
        <w:contextualSpacing/>
        <w:rPr>
          <w:rFonts w:eastAsia="Times New Roman" w:cstheme="minorHAnsi"/>
          <w:b/>
          <w:bCs/>
          <w:color w:val="000000"/>
        </w:rPr>
      </w:pPr>
      <w:r>
        <w:rPr>
          <w:rFonts w:eastAsia="Times New Roman" w:cstheme="minorHAnsi"/>
          <w:b/>
          <w:bCs/>
          <w:color w:val="000000"/>
        </w:rPr>
        <w:t>Device Engine and Schools</w:t>
      </w:r>
    </w:p>
    <w:p w14:paraId="1F97D3FB" w14:textId="77777777" w:rsidR="00A410D6" w:rsidRDefault="00A410D6" w:rsidP="00A410D6">
      <w:pPr>
        <w:contextualSpacing/>
        <w:rPr>
          <w:rFonts w:eastAsia="Times New Roman" w:cstheme="minorHAnsi"/>
          <w:color w:val="000000"/>
        </w:rPr>
      </w:pPr>
      <w:r w:rsidRPr="000D5DB5">
        <w:rPr>
          <w:rFonts w:eastAsia="Times New Roman" w:cstheme="minorHAnsi"/>
          <w:color w:val="000000"/>
        </w:rPr>
        <w:t>A device’s energy source determines how often it can recharge, how it malfunctions, and various other traits.</w:t>
      </w:r>
      <w:r>
        <w:rPr>
          <w:rFonts w:eastAsia="Times New Roman" w:cstheme="minorHAnsi"/>
          <w:color w:val="000000"/>
        </w:rPr>
        <w:t xml:space="preserve"> If making a new device, the energy source is adjudicated between the player and DM, such as a DM allowing alchemical, combustion, and mechanical engines for firearms (alchemical </w:t>
      </w:r>
      <w:r w:rsidRPr="006369FF">
        <w:rPr>
          <w:rFonts w:eastAsia="Times New Roman" w:cstheme="minorHAnsi"/>
          <w:color w:val="000000"/>
        </w:rPr>
        <w:t>fire</w:t>
      </w:r>
      <w:r>
        <w:rPr>
          <w:rFonts w:eastAsia="Times New Roman" w:cstheme="minorHAnsi"/>
          <w:color w:val="000000"/>
        </w:rPr>
        <w:t>-</w:t>
      </w:r>
      <w:r w:rsidRPr="006369FF">
        <w:rPr>
          <w:rFonts w:eastAsia="Times New Roman" w:cstheme="minorHAnsi"/>
          <w:color w:val="000000"/>
        </w:rPr>
        <w:t>spitters</w:t>
      </w:r>
      <w:r>
        <w:rPr>
          <w:rFonts w:eastAsia="Times New Roman" w:cstheme="minorHAnsi"/>
          <w:color w:val="000000"/>
        </w:rPr>
        <w:t xml:space="preserve">, regular firearms, and augmented crossbows, respectively) but banning necromantic </w:t>
      </w:r>
      <w:r>
        <w:rPr>
          <w:rFonts w:eastAsia="Times New Roman" w:cstheme="minorHAnsi"/>
          <w:color w:val="000000"/>
        </w:rPr>
        <w:lastRenderedPageBreak/>
        <w:t xml:space="preserve">engines for the same task (if the technology hasn’t reached that level, or the tinker would have not yet conceivably known of the secrets of that energy source). </w:t>
      </w:r>
    </w:p>
    <w:p w14:paraId="1EABF617" w14:textId="77777777" w:rsidR="00A410D6" w:rsidRDefault="00A410D6" w:rsidP="00A410D6">
      <w:pPr>
        <w:contextualSpacing/>
        <w:rPr>
          <w:rFonts w:eastAsia="Times New Roman" w:cstheme="minorHAnsi"/>
          <w:color w:val="000000"/>
        </w:rPr>
      </w:pPr>
      <w:r>
        <w:rPr>
          <w:rFonts w:eastAsia="Times New Roman" w:cstheme="minorHAnsi"/>
          <w:color w:val="000000"/>
        </w:rPr>
        <w:t xml:space="preserve">For example, using a gadget to cast the </w:t>
      </w:r>
      <w:r w:rsidRPr="006369FF">
        <w:rPr>
          <w:rFonts w:eastAsia="Times New Roman" w:cstheme="minorHAnsi"/>
          <w:i/>
          <w:iCs/>
          <w:color w:val="000000"/>
        </w:rPr>
        <w:t>mana burn</w:t>
      </w:r>
      <w:r>
        <w:rPr>
          <w:rFonts w:eastAsia="Times New Roman" w:cstheme="minorHAnsi"/>
          <w:color w:val="000000"/>
        </w:rPr>
        <w:t xml:space="preserve"> spell is possible by using the arcane or alchemical engines, but not if combustion, mechanical, or steam engines. </w:t>
      </w:r>
    </w:p>
    <w:p w14:paraId="460C82C8" w14:textId="77777777" w:rsidR="00A410D6" w:rsidRDefault="00A410D6" w:rsidP="00A410D6">
      <w:pPr>
        <w:contextualSpacing/>
        <w:rPr>
          <w:rFonts w:eastAsia="Times New Roman" w:cstheme="minorHAnsi"/>
          <w:color w:val="000000"/>
        </w:rPr>
      </w:pPr>
    </w:p>
    <w:p w14:paraId="690215DC" w14:textId="77777777" w:rsidR="00A410D6" w:rsidRPr="00246F4E" w:rsidRDefault="00A410D6" w:rsidP="00A410D6">
      <w:pPr>
        <w:contextualSpacing/>
        <w:rPr>
          <w:rFonts w:eastAsia="Times New Roman" w:cstheme="minorHAnsi"/>
          <w:i/>
          <w:iCs/>
          <w:color w:val="000000"/>
        </w:rPr>
      </w:pPr>
      <w:r w:rsidRPr="00246F4E">
        <w:rPr>
          <w:rFonts w:eastAsia="Times New Roman" w:cstheme="minorHAnsi"/>
          <w:i/>
          <w:iCs/>
          <w:color w:val="000000"/>
        </w:rPr>
        <w:t>Engine</w:t>
      </w:r>
      <w:r w:rsidRPr="00246F4E">
        <w:rPr>
          <w:rFonts w:eastAsia="Times New Roman" w:cstheme="minorHAnsi"/>
          <w:i/>
          <w:iCs/>
          <w:color w:val="000000"/>
        </w:rPr>
        <w:tab/>
      </w:r>
      <w:r w:rsidRPr="00246F4E">
        <w:rPr>
          <w:rFonts w:eastAsia="Times New Roman" w:cstheme="minorHAnsi"/>
          <w:i/>
          <w:iCs/>
          <w:color w:val="000000"/>
        </w:rPr>
        <w:tab/>
        <w:t>School</w:t>
      </w:r>
    </w:p>
    <w:p w14:paraId="100D85A5" w14:textId="77777777" w:rsidR="00A410D6" w:rsidRPr="0053144A" w:rsidRDefault="00A410D6" w:rsidP="00A410D6">
      <w:pPr>
        <w:ind w:left="1440" w:hanging="1440"/>
        <w:contextualSpacing/>
        <w:rPr>
          <w:rFonts w:eastAsia="Times New Roman" w:cstheme="minorHAnsi"/>
          <w:color w:val="000000"/>
        </w:rPr>
      </w:pPr>
      <w:r w:rsidRPr="0053144A">
        <w:rPr>
          <w:rFonts w:eastAsia="Times New Roman" w:cstheme="minorHAnsi"/>
          <w:color w:val="000000"/>
        </w:rPr>
        <w:t>Alchemy</w:t>
      </w:r>
      <w:r>
        <w:rPr>
          <w:rFonts w:eastAsia="Times New Roman" w:cstheme="minorHAnsi"/>
          <w:color w:val="000000"/>
        </w:rPr>
        <w:tab/>
        <w:t xml:space="preserve">These </w:t>
      </w:r>
      <w:r w:rsidRPr="0053144A">
        <w:rPr>
          <w:rFonts w:eastAsia="Times New Roman" w:cstheme="minorHAnsi"/>
          <w:color w:val="000000"/>
        </w:rPr>
        <w:t xml:space="preserve">engines replicate all the spells on the Alchemist's spell list, as well as any ones that fit its theme of affecting objects and support effects. </w:t>
      </w:r>
    </w:p>
    <w:p w14:paraId="71CCD3EB" w14:textId="77777777" w:rsidR="00A410D6" w:rsidRPr="0053144A" w:rsidRDefault="00A410D6" w:rsidP="00A410D6">
      <w:pPr>
        <w:contextualSpacing/>
        <w:rPr>
          <w:rFonts w:eastAsia="Times New Roman" w:cstheme="minorHAnsi"/>
          <w:color w:val="000000"/>
        </w:rPr>
      </w:pPr>
      <w:r w:rsidRPr="0053144A">
        <w:rPr>
          <w:rFonts w:eastAsia="Times New Roman" w:cstheme="minorHAnsi"/>
          <w:color w:val="000000"/>
        </w:rPr>
        <w:t>Combustion</w:t>
      </w:r>
      <w:r w:rsidRPr="0053144A">
        <w:rPr>
          <w:rFonts w:eastAsia="Times New Roman" w:cstheme="minorHAnsi"/>
          <w:color w:val="000000"/>
        </w:rPr>
        <w:tab/>
      </w:r>
      <w:r>
        <w:rPr>
          <w:rFonts w:eastAsia="Times New Roman" w:cstheme="minorHAnsi"/>
          <w:color w:val="000000"/>
        </w:rPr>
        <w:t xml:space="preserve">These engines replicate </w:t>
      </w:r>
      <w:r w:rsidRPr="0053144A">
        <w:rPr>
          <w:rFonts w:eastAsia="Times New Roman" w:cstheme="minorHAnsi"/>
          <w:color w:val="000000"/>
        </w:rPr>
        <w:t>Evocation</w:t>
      </w:r>
      <w:r>
        <w:rPr>
          <w:rFonts w:eastAsia="Times New Roman" w:cstheme="minorHAnsi"/>
          <w:color w:val="000000"/>
        </w:rPr>
        <w:t xml:space="preserve"> spells</w:t>
      </w:r>
    </w:p>
    <w:p w14:paraId="59EADB6D" w14:textId="77777777" w:rsidR="00A410D6" w:rsidRPr="0053144A" w:rsidRDefault="00A410D6" w:rsidP="00A410D6">
      <w:pPr>
        <w:contextualSpacing/>
        <w:rPr>
          <w:rFonts w:eastAsia="Times New Roman" w:cstheme="minorHAnsi"/>
          <w:color w:val="000000"/>
        </w:rPr>
      </w:pPr>
      <w:r w:rsidRPr="0053144A">
        <w:rPr>
          <w:rFonts w:eastAsia="Times New Roman" w:cstheme="minorHAnsi"/>
          <w:color w:val="000000"/>
        </w:rPr>
        <w:t>Electric</w:t>
      </w:r>
      <w:r>
        <w:rPr>
          <w:rFonts w:eastAsia="Times New Roman" w:cstheme="minorHAnsi"/>
          <w:color w:val="000000"/>
        </w:rPr>
        <w:tab/>
      </w:r>
      <w:r>
        <w:rPr>
          <w:rFonts w:eastAsia="Times New Roman" w:cstheme="minorHAnsi"/>
          <w:color w:val="000000"/>
        </w:rPr>
        <w:tab/>
        <w:t>These engines replicate E</w:t>
      </w:r>
      <w:r w:rsidRPr="0053144A">
        <w:rPr>
          <w:rFonts w:eastAsia="Times New Roman" w:cstheme="minorHAnsi"/>
          <w:color w:val="000000"/>
        </w:rPr>
        <w:t>vocation</w:t>
      </w:r>
      <w:r>
        <w:rPr>
          <w:rFonts w:eastAsia="Times New Roman" w:cstheme="minorHAnsi"/>
          <w:color w:val="000000"/>
        </w:rPr>
        <w:t xml:space="preserve"> spells</w:t>
      </w:r>
      <w:r w:rsidRPr="0053144A">
        <w:rPr>
          <w:rFonts w:eastAsia="Times New Roman" w:cstheme="minorHAnsi"/>
          <w:color w:val="000000"/>
        </w:rPr>
        <w:t xml:space="preserve">, </w:t>
      </w:r>
      <w:r>
        <w:rPr>
          <w:rFonts w:eastAsia="Times New Roman" w:cstheme="minorHAnsi"/>
          <w:color w:val="000000"/>
        </w:rPr>
        <w:t xml:space="preserve">and most </w:t>
      </w:r>
      <w:r w:rsidRPr="0053144A">
        <w:rPr>
          <w:rFonts w:eastAsia="Times New Roman" w:cstheme="minorHAnsi"/>
          <w:color w:val="000000"/>
        </w:rPr>
        <w:t>movement-affecting spells</w:t>
      </w:r>
    </w:p>
    <w:p w14:paraId="21F0C495" w14:textId="77777777" w:rsidR="00A410D6" w:rsidRDefault="00A410D6" w:rsidP="00A410D6">
      <w:pPr>
        <w:ind w:left="1440" w:hanging="1440"/>
        <w:contextualSpacing/>
        <w:rPr>
          <w:rFonts w:eastAsia="Times New Roman" w:cstheme="minorHAnsi"/>
          <w:color w:val="000000"/>
        </w:rPr>
      </w:pPr>
      <w:r w:rsidRPr="0053144A">
        <w:rPr>
          <w:rFonts w:eastAsia="Times New Roman" w:cstheme="minorHAnsi"/>
          <w:color w:val="000000"/>
        </w:rPr>
        <w:t>Mana</w:t>
      </w:r>
      <w:r w:rsidRPr="0053144A">
        <w:rPr>
          <w:rFonts w:eastAsia="Times New Roman" w:cstheme="minorHAnsi"/>
          <w:color w:val="000000"/>
        </w:rPr>
        <w:tab/>
      </w:r>
      <w:r>
        <w:rPr>
          <w:rFonts w:eastAsia="Times New Roman" w:cstheme="minorHAnsi"/>
          <w:color w:val="000000"/>
        </w:rPr>
        <w:t>These engines can replicate most spells with ‘mana’ in their name, as well as all spells from a single spell list (chosen when the engine is determined)</w:t>
      </w:r>
    </w:p>
    <w:p w14:paraId="2CB255C2" w14:textId="77777777" w:rsidR="00A410D6" w:rsidRPr="0053144A" w:rsidRDefault="00A410D6" w:rsidP="00A410D6">
      <w:pPr>
        <w:contextualSpacing/>
        <w:rPr>
          <w:rFonts w:eastAsia="Times New Roman" w:cstheme="minorHAnsi"/>
          <w:color w:val="000000"/>
        </w:rPr>
      </w:pPr>
      <w:r>
        <w:rPr>
          <w:rFonts w:eastAsia="Times New Roman" w:cstheme="minorHAnsi"/>
          <w:color w:val="000000"/>
        </w:rPr>
        <w:t>Mechanical</w:t>
      </w:r>
      <w:r w:rsidRPr="0053144A">
        <w:rPr>
          <w:rFonts w:eastAsia="Times New Roman" w:cstheme="minorHAnsi"/>
          <w:color w:val="000000"/>
        </w:rPr>
        <w:tab/>
      </w:r>
      <w:r>
        <w:rPr>
          <w:rFonts w:eastAsia="Times New Roman" w:cstheme="minorHAnsi"/>
          <w:color w:val="000000"/>
        </w:rPr>
        <w:t xml:space="preserve">These engines replicate some Evocation and </w:t>
      </w:r>
      <w:r w:rsidRPr="0053144A">
        <w:rPr>
          <w:rFonts w:eastAsia="Times New Roman" w:cstheme="minorHAnsi"/>
          <w:color w:val="000000"/>
        </w:rPr>
        <w:t xml:space="preserve">Illusion </w:t>
      </w:r>
      <w:r>
        <w:rPr>
          <w:rFonts w:eastAsia="Times New Roman" w:cstheme="minorHAnsi"/>
          <w:color w:val="000000"/>
        </w:rPr>
        <w:t xml:space="preserve">spells </w:t>
      </w:r>
    </w:p>
    <w:p w14:paraId="5090ADD8" w14:textId="77777777" w:rsidR="00A410D6" w:rsidRPr="0053144A" w:rsidRDefault="00A410D6" w:rsidP="00A410D6">
      <w:pPr>
        <w:ind w:left="1440" w:hanging="1440"/>
        <w:contextualSpacing/>
        <w:rPr>
          <w:rFonts w:eastAsia="Times New Roman" w:cstheme="minorHAnsi"/>
          <w:color w:val="000000"/>
        </w:rPr>
      </w:pPr>
      <w:r w:rsidRPr="0053144A">
        <w:rPr>
          <w:rFonts w:eastAsia="Times New Roman" w:cstheme="minorHAnsi"/>
          <w:color w:val="000000"/>
        </w:rPr>
        <w:t>Soul</w:t>
      </w:r>
      <w:r w:rsidRPr="0053144A">
        <w:rPr>
          <w:rFonts w:eastAsia="Times New Roman" w:cstheme="minorHAnsi"/>
          <w:color w:val="000000"/>
        </w:rPr>
        <w:tab/>
      </w:r>
      <w:r>
        <w:rPr>
          <w:rFonts w:eastAsia="Times New Roman" w:cstheme="minorHAnsi"/>
          <w:color w:val="000000"/>
        </w:rPr>
        <w:t>Spells from the d</w:t>
      </w:r>
      <w:r w:rsidRPr="0053144A">
        <w:rPr>
          <w:rFonts w:eastAsia="Times New Roman" w:cstheme="minorHAnsi"/>
          <w:color w:val="000000"/>
        </w:rPr>
        <w:t xml:space="preserve">ivination, conjuration, enchantment, </w:t>
      </w:r>
      <w:r>
        <w:rPr>
          <w:rFonts w:eastAsia="Times New Roman" w:cstheme="minorHAnsi"/>
          <w:color w:val="000000"/>
        </w:rPr>
        <w:t xml:space="preserve">and </w:t>
      </w:r>
      <w:r w:rsidRPr="0053144A">
        <w:rPr>
          <w:rFonts w:eastAsia="Times New Roman" w:cstheme="minorHAnsi"/>
          <w:color w:val="000000"/>
        </w:rPr>
        <w:t>necromancy</w:t>
      </w:r>
      <w:r>
        <w:rPr>
          <w:rFonts w:eastAsia="Times New Roman" w:cstheme="minorHAnsi"/>
          <w:color w:val="000000"/>
        </w:rPr>
        <w:t xml:space="preserve"> spells are replicated by soul engines</w:t>
      </w:r>
    </w:p>
    <w:p w14:paraId="596A246A" w14:textId="77777777" w:rsidR="00A410D6" w:rsidRDefault="00A410D6" w:rsidP="00A410D6">
      <w:pPr>
        <w:contextualSpacing/>
        <w:rPr>
          <w:rFonts w:eastAsia="Times New Roman" w:cstheme="minorHAnsi"/>
          <w:color w:val="000000"/>
        </w:rPr>
      </w:pPr>
    </w:p>
    <w:p w14:paraId="5803D464" w14:textId="77777777" w:rsidR="00A410D6" w:rsidRPr="0053144A" w:rsidRDefault="00A410D6" w:rsidP="00A410D6">
      <w:pPr>
        <w:contextualSpacing/>
        <w:rPr>
          <w:rFonts w:eastAsia="Times New Roman" w:cstheme="minorHAnsi"/>
          <w:color w:val="000000"/>
        </w:rPr>
      </w:pPr>
      <w:r>
        <w:rPr>
          <w:rFonts w:eastAsia="Times New Roman" w:cstheme="minorHAnsi"/>
          <w:color w:val="000000"/>
        </w:rPr>
        <w:t xml:space="preserve">As an example, a mana engine built for a priest (such as Draenei crystalline technologies) may store holy power and release blasts of light, while a mana engine built for a warlock (such as Burning Legion technologies) can instead unleash bolts of fel power. </w:t>
      </w:r>
    </w:p>
    <w:p w14:paraId="25F7F106" w14:textId="77777777" w:rsidR="00A410D6" w:rsidRDefault="00A410D6" w:rsidP="00A410D6">
      <w:pPr>
        <w:contextualSpacing/>
        <w:rPr>
          <w:rFonts w:eastAsia="Times New Roman" w:cstheme="minorHAnsi"/>
          <w:color w:val="000000"/>
        </w:rPr>
      </w:pPr>
      <w:r w:rsidRPr="0053144A">
        <w:rPr>
          <w:rFonts w:eastAsia="Times New Roman" w:cstheme="minorHAnsi"/>
          <w:color w:val="000000"/>
        </w:rPr>
        <w:t>The only devices that can replicate healing spells are with the alchemy, electric, mana, and soul engines.</w:t>
      </w:r>
    </w:p>
    <w:p w14:paraId="33E62DD9" w14:textId="77777777" w:rsidR="00A410D6" w:rsidRPr="000D5DB5" w:rsidRDefault="00A410D6" w:rsidP="00A410D6">
      <w:pPr>
        <w:contextualSpacing/>
        <w:rPr>
          <w:rFonts w:eastAsia="Times New Roman" w:cstheme="minorHAnsi"/>
          <w:sz w:val="24"/>
          <w:szCs w:val="24"/>
        </w:rPr>
      </w:pPr>
    </w:p>
    <w:p w14:paraId="2079C04A" w14:textId="77777777" w:rsidR="00A410D6" w:rsidRDefault="00A410D6" w:rsidP="00A410D6">
      <w:pPr>
        <w:contextualSpacing/>
        <w:rPr>
          <w:rFonts w:eastAsia="Times New Roman" w:cstheme="minorHAnsi"/>
          <w:b/>
          <w:bCs/>
          <w:color w:val="000000"/>
        </w:rPr>
        <w:sectPr w:rsidR="00A410D6" w:rsidSect="0093746C">
          <w:type w:val="continuous"/>
          <w:pgSz w:w="12240" w:h="15840"/>
          <w:pgMar w:top="1440" w:right="1800" w:bottom="1440" w:left="1800" w:header="708" w:footer="708" w:gutter="0"/>
          <w:cols w:space="708"/>
          <w:docGrid w:linePitch="360"/>
        </w:sectPr>
      </w:pPr>
    </w:p>
    <w:p w14:paraId="79D2A448" w14:textId="77777777" w:rsidR="00DB1D0E" w:rsidRDefault="00A410D6">
      <w:pPr>
        <w:contextualSpacing/>
        <w:rPr>
          <w:rFonts w:eastAsia="Times New Roman" w:cstheme="minorHAnsi"/>
          <w:b/>
          <w:bCs/>
          <w:color w:val="000000"/>
        </w:rPr>
      </w:pPr>
      <w:r w:rsidRPr="00134BC3">
        <w:rPr>
          <w:rFonts w:eastAsia="Times New Roman" w:cstheme="minorHAnsi"/>
          <w:b/>
          <w:bCs/>
          <w:color w:val="000000"/>
        </w:rPr>
        <w:lastRenderedPageBreak/>
        <w:t>Alchemical Engine (Potions</w:t>
      </w:r>
      <w:r w:rsidR="00DB1D0E" w:rsidRPr="00134BC3">
        <w:rPr>
          <w:rFonts w:eastAsia="Times New Roman" w:cstheme="minorHAnsi"/>
          <w:b/>
          <w:bCs/>
          <w:color w:val="000000"/>
        </w:rPr>
        <w:t>)</w:t>
      </w:r>
    </w:p>
    <w:p w14:paraId="20F55059" w14:textId="77777777" w:rsidR="00A410D6" w:rsidRDefault="00A410D6" w:rsidP="002F1B25">
      <w:pPr>
        <w:contextualSpacing/>
        <w:rPr>
          <w:rFonts w:eastAsia="Times New Roman" w:cstheme="minorHAnsi"/>
          <w:color w:val="000000"/>
        </w:rPr>
      </w:pPr>
      <w:r w:rsidRPr="00134BC3">
        <w:rPr>
          <w:rFonts w:eastAsia="Times New Roman" w:cstheme="minorHAnsi"/>
          <w:color w:val="000000"/>
        </w:rPr>
        <w:t xml:space="preserve">The device is powered by alchemical powers. </w:t>
      </w:r>
      <w:r>
        <w:rPr>
          <w:rFonts w:eastAsia="Times New Roman" w:cstheme="minorHAnsi"/>
          <w:color w:val="000000"/>
        </w:rPr>
        <w:t>A single potion can provide fuel units according to the below table.</w:t>
      </w:r>
      <w:ins w:id="3941" w:author="Admin" w:date="2020-10-27T20:37:00Z">
        <w:r w:rsidR="002F1B25">
          <w:rPr>
            <w:rFonts w:eastAsia="Times New Roman" w:cstheme="minorHAnsi"/>
            <w:color w:val="000000"/>
          </w:rPr>
          <w:t xml:space="preserve"> </w:t>
        </w:r>
      </w:ins>
      <w:ins w:id="3942" w:author="Admin" w:date="2020-10-27T20:38:00Z">
        <w:r w:rsidR="002F1B25">
          <w:rPr>
            <w:rFonts w:eastAsia="Times New Roman" w:cstheme="minorHAnsi"/>
            <w:color w:val="000000"/>
          </w:rPr>
          <w:t>An alchemical engine cannot use temporary potions (such as those made by the Inurement Alchemist feature).</w:t>
        </w:r>
      </w:ins>
    </w:p>
    <w:p w14:paraId="7E183946" w14:textId="77777777" w:rsidR="00A410D6" w:rsidRDefault="00A410D6" w:rsidP="00A410D6">
      <w:pPr>
        <w:contextualSpacing/>
        <w:rPr>
          <w:rFonts w:eastAsia="Times New Roman" w:cstheme="minorHAnsi"/>
          <w:color w:val="000000"/>
        </w:rPr>
      </w:pPr>
    </w:p>
    <w:p w14:paraId="025A358F" w14:textId="77777777" w:rsidR="00A410D6" w:rsidRPr="00C729CA" w:rsidRDefault="00A410D6">
      <w:pPr>
        <w:contextualSpacing/>
        <w:rPr>
          <w:rFonts w:eastAsia="Times New Roman" w:cstheme="minorHAnsi"/>
          <w:i/>
          <w:iCs/>
          <w:color w:val="000000"/>
        </w:rPr>
      </w:pPr>
      <w:r w:rsidRPr="00C729CA">
        <w:rPr>
          <w:rFonts w:eastAsia="Times New Roman" w:cstheme="minorHAnsi"/>
          <w:i/>
          <w:iCs/>
          <w:color w:val="000000"/>
        </w:rPr>
        <w:t>Rarity</w:t>
      </w:r>
      <w:r w:rsidRPr="00C729CA">
        <w:rPr>
          <w:rFonts w:eastAsia="Times New Roman" w:cstheme="minorHAnsi"/>
          <w:i/>
          <w:iCs/>
          <w:color w:val="000000"/>
        </w:rPr>
        <w:tab/>
      </w:r>
      <w:r w:rsidRPr="00C729CA">
        <w:rPr>
          <w:rFonts w:eastAsia="Times New Roman" w:cstheme="minorHAnsi"/>
          <w:i/>
          <w:iCs/>
          <w:color w:val="000000"/>
        </w:rPr>
        <w:tab/>
      </w:r>
      <w:r>
        <w:rPr>
          <w:rFonts w:eastAsia="Times New Roman" w:cstheme="minorHAnsi"/>
          <w:i/>
          <w:iCs/>
          <w:color w:val="000000"/>
        </w:rPr>
        <w:t>Fuel Units</w:t>
      </w:r>
    </w:p>
    <w:p w14:paraId="59C55DA1" w14:textId="77777777" w:rsidR="00A410D6" w:rsidRDefault="00A410D6" w:rsidP="00A410D6">
      <w:pPr>
        <w:contextualSpacing/>
        <w:rPr>
          <w:rFonts w:eastAsia="Times New Roman" w:cstheme="minorHAnsi"/>
          <w:color w:val="000000"/>
        </w:rPr>
      </w:pPr>
      <w:r>
        <w:rPr>
          <w:rFonts w:eastAsia="Times New Roman" w:cstheme="minorHAnsi"/>
          <w:color w:val="000000"/>
        </w:rPr>
        <w:t>Common</w:t>
      </w:r>
      <w:r>
        <w:rPr>
          <w:rFonts w:eastAsia="Times New Roman" w:cstheme="minorHAnsi"/>
          <w:color w:val="000000"/>
        </w:rPr>
        <w:tab/>
        <w:t>10</w:t>
      </w:r>
    </w:p>
    <w:p w14:paraId="03A5C98D" w14:textId="77777777" w:rsidR="00A410D6" w:rsidRDefault="00A410D6" w:rsidP="00A410D6">
      <w:pPr>
        <w:contextualSpacing/>
        <w:rPr>
          <w:rFonts w:eastAsia="Times New Roman" w:cstheme="minorHAnsi"/>
          <w:color w:val="000000"/>
        </w:rPr>
      </w:pPr>
      <w:r>
        <w:rPr>
          <w:rFonts w:eastAsia="Times New Roman" w:cstheme="minorHAnsi"/>
          <w:color w:val="000000"/>
        </w:rPr>
        <w:t>Uncommon</w:t>
      </w:r>
      <w:r>
        <w:rPr>
          <w:rFonts w:eastAsia="Times New Roman" w:cstheme="minorHAnsi"/>
          <w:color w:val="000000"/>
        </w:rPr>
        <w:tab/>
        <w:t>25</w:t>
      </w:r>
    </w:p>
    <w:p w14:paraId="0A31EB76" w14:textId="77777777" w:rsidR="00A410D6" w:rsidRDefault="00A410D6" w:rsidP="00A410D6">
      <w:pPr>
        <w:contextualSpacing/>
        <w:rPr>
          <w:rFonts w:eastAsia="Times New Roman" w:cstheme="minorHAnsi"/>
          <w:color w:val="000000"/>
        </w:rPr>
      </w:pPr>
      <w:r>
        <w:rPr>
          <w:rFonts w:eastAsia="Times New Roman" w:cstheme="minorHAnsi"/>
          <w:color w:val="000000"/>
        </w:rPr>
        <w:t>Rare</w:t>
      </w:r>
      <w:r>
        <w:rPr>
          <w:rFonts w:eastAsia="Times New Roman" w:cstheme="minorHAnsi"/>
          <w:color w:val="000000"/>
        </w:rPr>
        <w:tab/>
      </w:r>
      <w:r>
        <w:rPr>
          <w:rFonts w:eastAsia="Times New Roman" w:cstheme="minorHAnsi"/>
          <w:color w:val="000000"/>
        </w:rPr>
        <w:tab/>
        <w:t>50</w:t>
      </w:r>
    </w:p>
    <w:p w14:paraId="3822BB0D" w14:textId="77777777" w:rsidR="00A410D6" w:rsidRDefault="00A410D6" w:rsidP="00A410D6">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Pr>
          <w:rFonts w:eastAsia="Times New Roman" w:cstheme="minorHAnsi"/>
          <w:color w:val="000000"/>
        </w:rPr>
        <w:tab/>
        <w:t>75</w:t>
      </w:r>
    </w:p>
    <w:p w14:paraId="276EA981" w14:textId="77777777" w:rsidR="00A410D6" w:rsidRDefault="00A410D6" w:rsidP="00A410D6">
      <w:pPr>
        <w:contextualSpacing/>
        <w:rPr>
          <w:rFonts w:eastAsia="Times New Roman" w:cstheme="minorHAnsi"/>
          <w:color w:val="000000"/>
        </w:rPr>
      </w:pPr>
      <w:r>
        <w:rPr>
          <w:rFonts w:eastAsia="Times New Roman" w:cstheme="minorHAnsi"/>
          <w:color w:val="000000"/>
        </w:rPr>
        <w:t>Legendary</w:t>
      </w:r>
      <w:r>
        <w:rPr>
          <w:rFonts w:eastAsia="Times New Roman" w:cstheme="minorHAnsi"/>
          <w:color w:val="000000"/>
        </w:rPr>
        <w:tab/>
        <w:t>100</w:t>
      </w:r>
    </w:p>
    <w:p w14:paraId="5B699427" w14:textId="77777777" w:rsidR="00A410D6" w:rsidRDefault="00A410D6" w:rsidP="00A410D6">
      <w:pPr>
        <w:contextualSpacing/>
        <w:rPr>
          <w:rFonts w:eastAsia="Times New Roman" w:cstheme="minorHAnsi"/>
          <w:color w:val="000000"/>
        </w:rPr>
      </w:pPr>
    </w:p>
    <w:p w14:paraId="7C657148" w14:textId="77777777" w:rsidR="00A410D6" w:rsidRDefault="00A410D6" w:rsidP="00A410D6">
      <w:pPr>
        <w:contextualSpacing/>
        <w:rPr>
          <w:rFonts w:eastAsia="Times New Roman" w:cstheme="minorHAnsi"/>
          <w:color w:val="000000"/>
        </w:rPr>
      </w:pPr>
      <w:r>
        <w:rPr>
          <w:rFonts w:eastAsia="Times New Roman" w:cstheme="minorHAnsi"/>
          <w:color w:val="000000"/>
        </w:rPr>
        <w:t xml:space="preserve">Excess fuel units are wasted beyond the units needed for 10 charges. If the excess fuel exceeds double the maximum capacity of the device, the device instead gains a Superfunction (see the Tinker feature of the same name). If two different potions are mixed inside the tank, roll for miscibility as normal (the DM is to adjudicate the results appropriately). </w:t>
      </w:r>
    </w:p>
    <w:p w14:paraId="5AB7E48B" w14:textId="77777777" w:rsidR="00A410D6" w:rsidRDefault="00A410D6" w:rsidP="00A410D6">
      <w:pPr>
        <w:contextualSpacing/>
        <w:rPr>
          <w:rFonts w:eastAsia="Times New Roman" w:cstheme="minorHAnsi"/>
          <w:color w:val="000000"/>
        </w:rPr>
      </w:pPr>
    </w:p>
    <w:p w14:paraId="5BC79F68" w14:textId="77777777" w:rsidR="00DB1D0E" w:rsidRDefault="00A410D6">
      <w:pPr>
        <w:contextualSpacing/>
        <w:rPr>
          <w:rFonts w:eastAsia="Times New Roman" w:cstheme="minorHAnsi"/>
          <w:b/>
          <w:bCs/>
          <w:color w:val="000000"/>
        </w:rPr>
      </w:pPr>
      <w:r w:rsidRPr="000D5DB5">
        <w:rPr>
          <w:rFonts w:eastAsia="Times New Roman" w:cstheme="minorHAnsi"/>
          <w:b/>
          <w:bCs/>
          <w:color w:val="000000"/>
        </w:rPr>
        <w:t>Combustion (Oil/Gas/Powder</w:t>
      </w:r>
      <w:r w:rsidR="00DB1D0E" w:rsidRPr="000D5DB5">
        <w:rPr>
          <w:rFonts w:eastAsia="Times New Roman" w:cstheme="minorHAnsi"/>
          <w:b/>
          <w:bCs/>
          <w:color w:val="000000"/>
        </w:rPr>
        <w:t>)</w:t>
      </w:r>
    </w:p>
    <w:p w14:paraId="143B3CBD" w14:textId="77777777" w:rsidR="00A410D6" w:rsidRDefault="00A410D6">
      <w:pPr>
        <w:contextualSpacing/>
      </w:pPr>
      <w:r w:rsidRPr="00134BC3">
        <w:rPr>
          <w:rFonts w:eastAsia="Times New Roman" w:cstheme="minorHAnsi"/>
          <w:color w:val="000000"/>
        </w:rPr>
        <w:t>The device is powered by combustion</w:t>
      </w:r>
      <w:r w:rsidR="00DB1D0E">
        <w:rPr>
          <w:rFonts w:eastAsia="Times New Roman" w:cstheme="minorHAnsi"/>
          <w:color w:val="000000"/>
        </w:rPr>
        <w:t xml:space="preserve"> of various fuels to provide a burst of energy</w:t>
      </w:r>
      <w:r w:rsidRPr="00134BC3">
        <w:rPr>
          <w:rFonts w:eastAsia="Times New Roman" w:cstheme="minorHAnsi"/>
          <w:color w:val="000000"/>
        </w:rPr>
        <w:t>. So long as fuel remains in</w:t>
      </w:r>
      <w:r w:rsidRPr="000D5DB5">
        <w:rPr>
          <w:rFonts w:eastAsia="Times New Roman" w:cstheme="minorHAnsi"/>
          <w:color w:val="000000"/>
        </w:rPr>
        <w:t xml:space="preserve"> the tank, the device </w:t>
      </w:r>
      <w:r w:rsidR="00DB1D0E">
        <w:rPr>
          <w:rFonts w:eastAsia="Times New Roman" w:cstheme="minorHAnsi"/>
          <w:color w:val="000000"/>
        </w:rPr>
        <w:t>can function</w:t>
      </w:r>
      <w:r w:rsidRPr="000D5DB5">
        <w:rPr>
          <w:rFonts w:eastAsia="Times New Roman" w:cstheme="minorHAnsi"/>
          <w:color w:val="000000"/>
        </w:rPr>
        <w:t xml:space="preserve">. </w:t>
      </w:r>
      <w:r w:rsidR="000954A9">
        <w:t xml:space="preserve">A single </w:t>
      </w:r>
      <w:r>
        <w:t>pint of gas</w:t>
      </w:r>
      <w:r w:rsidR="000954A9">
        <w:t xml:space="preserve"> or </w:t>
      </w:r>
      <w:r>
        <w:t xml:space="preserve">oil, </w:t>
      </w:r>
      <w:r w:rsidR="000954A9">
        <w:t xml:space="preserve">or a </w:t>
      </w:r>
      <w:r>
        <w:t xml:space="preserve">pound of gunpowder </w:t>
      </w:r>
      <w:r w:rsidR="000954A9">
        <w:t xml:space="preserve">can </w:t>
      </w:r>
      <w:r>
        <w:t>grant 1 fuel unit</w:t>
      </w:r>
      <w:r w:rsidRPr="000D5DB5">
        <w:t>.</w:t>
      </w:r>
      <w:r>
        <w:t xml:space="preserve"> A vial of phlogiston </w:t>
      </w:r>
      <w:r w:rsidR="000954A9">
        <w:t xml:space="preserve">provides </w:t>
      </w:r>
      <w:r>
        <w:t xml:space="preserve">5 fuel units. </w:t>
      </w:r>
    </w:p>
    <w:p w14:paraId="3F95DDFA" w14:textId="3CC5E85F" w:rsidR="000954A9" w:rsidRDefault="00A410D6">
      <w:pPr>
        <w:contextualSpacing/>
      </w:pPr>
      <w:r w:rsidRPr="000D5DB5">
        <w:t xml:space="preserve">For the purposes of energy sources, firearms and </w:t>
      </w:r>
      <w:r>
        <w:t xml:space="preserve">explosives </w:t>
      </w:r>
      <w:r w:rsidRPr="000D5DB5">
        <w:t xml:space="preserve">use combustion, but </w:t>
      </w:r>
      <w:r>
        <w:t xml:space="preserve">use </w:t>
      </w:r>
      <w:r w:rsidRPr="000D5DB5">
        <w:t>two ounces of gunpowder</w:t>
      </w:r>
      <w:r>
        <w:t xml:space="preserve"> instead</w:t>
      </w:r>
      <w:r w:rsidRPr="000D5DB5">
        <w:t>. You do not have to pay an additional cost with bombs, but must supply gunpowder and bullets (or pellets) for firearms.</w:t>
      </w:r>
      <w:r w:rsidR="007E7010">
        <w:t xml:space="preserve"> A device with the combustion engine </w:t>
      </w:r>
      <w:r w:rsidR="007E7010" w:rsidRPr="007E7010">
        <w:t>gives as much sound as an explosive when it is used</w:t>
      </w:r>
      <w:r w:rsidR="007E7010">
        <w:t xml:space="preserve"> (usually muffled if inside a construct)</w:t>
      </w:r>
      <w:r w:rsidR="007E7010" w:rsidRPr="007E7010">
        <w:t>.</w:t>
      </w:r>
      <w:r w:rsidR="000954A9">
        <w:t xml:space="preserve"> Developed settlements </w:t>
      </w:r>
      <w:r w:rsidR="000954A9">
        <w:lastRenderedPageBreak/>
        <w:t>familiar with firearms usually sell bullets and pellets already pre-packaged with gunpowder (increasing the cost of a bullet</w:t>
      </w:r>
      <w:ins w:id="3943" w:author="Admin" w:date="2022-04-19T01:37:00Z">
        <w:r w:rsidR="001B7C11">
          <w:t xml:space="preserve">). </w:t>
        </w:r>
      </w:ins>
    </w:p>
    <w:p w14:paraId="737185F3" w14:textId="77777777" w:rsidR="000954A9" w:rsidRPr="009C57B4" w:rsidRDefault="000954A9">
      <w:pPr>
        <w:contextualSpacing/>
      </w:pPr>
    </w:p>
    <w:p w14:paraId="652CBC14" w14:textId="77777777" w:rsidR="00A410D6" w:rsidRDefault="00A410D6" w:rsidP="00A410D6">
      <w:pPr>
        <w:contextualSpacing/>
        <w:rPr>
          <w:rFonts w:eastAsia="Times New Roman" w:cstheme="minorHAnsi"/>
          <w:color w:val="000000"/>
        </w:rPr>
      </w:pPr>
      <w:r w:rsidRPr="00A10FDD">
        <w:rPr>
          <w:rFonts w:eastAsia="Times New Roman" w:cstheme="minorHAnsi"/>
          <w:i/>
          <w:iCs/>
          <w:color w:val="000000"/>
        </w:rPr>
        <w:t>Special.</w:t>
      </w:r>
      <w:r w:rsidRPr="00A10FDD">
        <w:rPr>
          <w:rFonts w:eastAsia="Times New Roman" w:cstheme="minorHAnsi"/>
          <w:color w:val="000000"/>
        </w:rPr>
        <w:t xml:space="preserve"> Gunpowder is </w:t>
      </w:r>
      <w:r w:rsidRPr="00A10FDD">
        <w:rPr>
          <w:rFonts w:eastAsia="Times New Roman" w:cstheme="minorHAnsi"/>
          <w:i/>
          <w:iCs/>
          <w:color w:val="000000"/>
        </w:rPr>
        <w:t>extremely</w:t>
      </w:r>
      <w:r w:rsidRPr="00A10FDD">
        <w:rPr>
          <w:rFonts w:eastAsia="Times New Roman" w:cstheme="minorHAnsi"/>
          <w:color w:val="000000"/>
        </w:rPr>
        <w:t xml:space="preserve"> efficient when it comes to firearms and explosives; a single </w:t>
      </w:r>
      <w:r>
        <w:rPr>
          <w:rFonts w:eastAsia="Times New Roman" w:cstheme="minorHAnsi"/>
          <w:color w:val="000000"/>
        </w:rPr>
        <w:t>fuel charge</w:t>
      </w:r>
      <w:r w:rsidRPr="00A10FDD">
        <w:rPr>
          <w:rFonts w:eastAsia="Times New Roman" w:cstheme="minorHAnsi"/>
          <w:color w:val="000000"/>
        </w:rPr>
        <w:t xml:space="preserve"> of a medium firearm or </w:t>
      </w:r>
      <w:r>
        <w:rPr>
          <w:rFonts w:eastAsia="Times New Roman" w:cstheme="minorHAnsi"/>
          <w:color w:val="000000"/>
        </w:rPr>
        <w:t xml:space="preserve">a single </w:t>
      </w:r>
      <w:r w:rsidRPr="00A10FDD">
        <w:rPr>
          <w:rFonts w:eastAsia="Times New Roman" w:cstheme="minorHAnsi"/>
          <w:color w:val="000000"/>
        </w:rPr>
        <w:t>explosive consumes 2 ounces</w:t>
      </w:r>
      <w:r>
        <w:rPr>
          <w:rFonts w:eastAsia="Times New Roman" w:cstheme="minorHAnsi"/>
          <w:color w:val="000000"/>
        </w:rPr>
        <w:t xml:space="preserve"> of gunpowder (or 1/8th a pound</w:t>
      </w:r>
      <w:r w:rsidRPr="00A10FDD">
        <w:rPr>
          <w:rFonts w:eastAsia="Times New Roman" w:cstheme="minorHAnsi"/>
          <w:color w:val="000000"/>
        </w:rPr>
        <w:t>). This applies for light, medium, and heavy firearms</w:t>
      </w:r>
      <w:r>
        <w:rPr>
          <w:rFonts w:eastAsia="Times New Roman" w:cstheme="minorHAnsi"/>
          <w:color w:val="000000"/>
        </w:rPr>
        <w:t xml:space="preserve"> of all rarities</w:t>
      </w:r>
      <w:r w:rsidRPr="00A10FDD">
        <w:rPr>
          <w:rFonts w:eastAsia="Times New Roman" w:cstheme="minorHAnsi"/>
          <w:color w:val="000000"/>
        </w:rPr>
        <w:t xml:space="preserve">. </w:t>
      </w:r>
      <w:r>
        <w:rPr>
          <w:rFonts w:eastAsia="Times New Roman" w:cstheme="minorHAnsi"/>
          <w:color w:val="000000"/>
        </w:rPr>
        <w:t xml:space="preserve">When created for larger sizes, such as gnome-sized explosives, or cannons and ballistae (larger-than-normal firearms and crossbows, respectively), account for the changes appropriately (referring to the chart above). </w:t>
      </w:r>
    </w:p>
    <w:p w14:paraId="00382E66" w14:textId="77777777" w:rsidR="00A410D6" w:rsidRPr="000D5DB5" w:rsidRDefault="00A410D6" w:rsidP="00A410D6">
      <w:pPr>
        <w:contextualSpacing/>
      </w:pPr>
    </w:p>
    <w:p w14:paraId="0658BE73" w14:textId="77777777" w:rsidR="00BD279D" w:rsidRDefault="00A410D6">
      <w:pPr>
        <w:contextualSpacing/>
        <w:rPr>
          <w:rFonts w:eastAsia="Times New Roman" w:cstheme="minorHAnsi"/>
          <w:b/>
          <w:bCs/>
          <w:color w:val="000000"/>
        </w:rPr>
      </w:pPr>
      <w:r w:rsidRPr="00134BC3">
        <w:rPr>
          <w:rFonts w:eastAsia="Times New Roman" w:cstheme="minorHAnsi"/>
          <w:b/>
          <w:bCs/>
          <w:color w:val="000000"/>
        </w:rPr>
        <w:t>Electricity (Batteries</w:t>
      </w:r>
      <w:r w:rsidR="00BD279D" w:rsidRPr="00134BC3">
        <w:rPr>
          <w:rFonts w:eastAsia="Times New Roman" w:cstheme="minorHAnsi"/>
          <w:b/>
          <w:bCs/>
          <w:color w:val="000000"/>
        </w:rPr>
        <w:t>)</w:t>
      </w:r>
    </w:p>
    <w:p w14:paraId="158EE885" w14:textId="77777777" w:rsidR="00A410D6" w:rsidRDefault="00A410D6">
      <w:pPr>
        <w:contextualSpacing/>
        <w:rPr>
          <w:rFonts w:eastAsia="Times New Roman" w:cstheme="minorHAnsi"/>
          <w:color w:val="000000"/>
        </w:rPr>
      </w:pPr>
      <w:r w:rsidRPr="00134BC3">
        <w:rPr>
          <w:rFonts w:eastAsia="Times New Roman" w:cstheme="minorHAnsi"/>
          <w:color w:val="000000"/>
        </w:rPr>
        <w:t xml:space="preserve">The device is powered by </w:t>
      </w:r>
      <w:r w:rsidR="00BD279D">
        <w:rPr>
          <w:rFonts w:eastAsia="Times New Roman" w:cstheme="minorHAnsi"/>
          <w:color w:val="000000"/>
        </w:rPr>
        <w:t>electrical energies</w:t>
      </w:r>
      <w:r w:rsidRPr="00134BC3">
        <w:rPr>
          <w:rFonts w:eastAsia="Times New Roman" w:cstheme="minorHAnsi"/>
          <w:color w:val="000000"/>
        </w:rPr>
        <w:t xml:space="preserve">. A single battery costs 50 gold, weighs one pound, and can store up to </w:t>
      </w:r>
      <w:r>
        <w:rPr>
          <w:rFonts w:eastAsia="Times New Roman" w:cstheme="minorHAnsi"/>
          <w:color w:val="000000"/>
        </w:rPr>
        <w:t>5</w:t>
      </w:r>
      <w:r w:rsidRPr="00134BC3">
        <w:rPr>
          <w:rFonts w:eastAsia="Times New Roman" w:cstheme="minorHAnsi"/>
          <w:color w:val="000000"/>
        </w:rPr>
        <w:t xml:space="preserve"> </w:t>
      </w:r>
      <w:r>
        <w:rPr>
          <w:rFonts w:eastAsia="Times New Roman" w:cstheme="minorHAnsi"/>
          <w:color w:val="000000"/>
        </w:rPr>
        <w:t>fuel units</w:t>
      </w:r>
      <w:r w:rsidRPr="00134BC3">
        <w:rPr>
          <w:rFonts w:eastAsia="Times New Roman" w:cstheme="minorHAnsi"/>
          <w:color w:val="000000"/>
        </w:rPr>
        <w:t xml:space="preserve">. Batteries are tiny items </w:t>
      </w:r>
      <w:r>
        <w:rPr>
          <w:rFonts w:eastAsia="Times New Roman" w:cstheme="minorHAnsi"/>
          <w:color w:val="000000"/>
        </w:rPr>
        <w:t xml:space="preserve">coated with </w:t>
      </w:r>
      <w:r w:rsidRPr="00134BC3">
        <w:rPr>
          <w:rFonts w:eastAsia="Times New Roman" w:cstheme="minorHAnsi"/>
          <w:color w:val="000000"/>
        </w:rPr>
        <w:t>iron</w:t>
      </w:r>
      <w:r w:rsidR="00165EBA">
        <w:rPr>
          <w:rFonts w:eastAsia="Times New Roman" w:cstheme="minorHAnsi"/>
          <w:color w:val="000000"/>
        </w:rPr>
        <w:t xml:space="preserve"> and made up of various materials</w:t>
      </w:r>
      <w:r w:rsidRPr="00134BC3">
        <w:rPr>
          <w:rFonts w:eastAsia="Times New Roman" w:cstheme="minorHAnsi"/>
          <w:color w:val="000000"/>
        </w:rPr>
        <w:t xml:space="preserve">. </w:t>
      </w:r>
    </w:p>
    <w:p w14:paraId="267AF4A5" w14:textId="77777777" w:rsidR="00A410D6" w:rsidRDefault="00A410D6">
      <w:pPr>
        <w:contextualSpacing/>
        <w:rPr>
          <w:rFonts w:eastAsia="Times New Roman" w:cstheme="minorHAnsi"/>
          <w:color w:val="000000"/>
        </w:rPr>
      </w:pPr>
      <w:r w:rsidRPr="00134BC3">
        <w:rPr>
          <w:rFonts w:eastAsia="Times New Roman" w:cstheme="minorHAnsi"/>
          <w:color w:val="000000"/>
        </w:rPr>
        <w:t xml:space="preserve">A battery can be charged by </w:t>
      </w:r>
      <w:r>
        <w:rPr>
          <w:rFonts w:eastAsia="Times New Roman" w:cstheme="minorHAnsi"/>
          <w:color w:val="000000"/>
        </w:rPr>
        <w:t xml:space="preserve">lightning </w:t>
      </w:r>
      <w:r w:rsidRPr="00134BC3">
        <w:rPr>
          <w:rFonts w:eastAsia="Times New Roman" w:cstheme="minorHAnsi"/>
          <w:color w:val="000000"/>
        </w:rPr>
        <w:t xml:space="preserve">spells (in which case recharging it acts as a mana engine). </w:t>
      </w:r>
      <w:r>
        <w:rPr>
          <w:rFonts w:eastAsia="Times New Roman" w:cstheme="minorHAnsi"/>
          <w:color w:val="000000"/>
        </w:rPr>
        <w:t xml:space="preserve">For this purpose, the lightning spell’s base mana cost is transferred into charges for the device (before calculating reductions). </w:t>
      </w:r>
      <w:r w:rsidR="00BD279D">
        <w:rPr>
          <w:rFonts w:eastAsia="Times New Roman" w:cstheme="minorHAnsi"/>
          <w:color w:val="000000"/>
        </w:rPr>
        <w:t xml:space="preserve">If struck by lightning or a hazard that deals lightning damage that is not a spell, the device regains charges equal to one-tenth the damage the effect dealt. </w:t>
      </w:r>
      <w:r w:rsidRPr="00134BC3">
        <w:rPr>
          <w:rFonts w:eastAsia="Times New Roman" w:cstheme="minorHAnsi"/>
          <w:color w:val="000000"/>
        </w:rPr>
        <w:t xml:space="preserve">Granting an electrical engine more charges than its </w:t>
      </w:r>
      <w:r>
        <w:rPr>
          <w:rFonts w:eastAsia="Times New Roman" w:cstheme="minorHAnsi"/>
          <w:color w:val="000000"/>
        </w:rPr>
        <w:t>capacity</w:t>
      </w:r>
      <w:r w:rsidRPr="00134BC3">
        <w:rPr>
          <w:rFonts w:eastAsia="Times New Roman" w:cstheme="minorHAnsi"/>
          <w:color w:val="000000"/>
        </w:rPr>
        <w:t xml:space="preserve"> automatically causes a malfunction. </w:t>
      </w:r>
    </w:p>
    <w:p w14:paraId="560825AF" w14:textId="77777777" w:rsidR="00A410D6" w:rsidRDefault="00A410D6" w:rsidP="00A410D6">
      <w:pPr>
        <w:contextualSpacing/>
      </w:pPr>
    </w:p>
    <w:p w14:paraId="119A9490" w14:textId="77777777" w:rsidR="00BD279D" w:rsidRDefault="00A410D6">
      <w:pPr>
        <w:contextualSpacing/>
        <w:rPr>
          <w:rFonts w:eastAsia="Times New Roman" w:cstheme="minorHAnsi"/>
          <w:b/>
          <w:bCs/>
          <w:color w:val="000000"/>
        </w:rPr>
      </w:pPr>
      <w:r w:rsidRPr="00134BC3">
        <w:rPr>
          <w:rFonts w:eastAsia="Times New Roman" w:cstheme="minorHAnsi"/>
          <w:b/>
          <w:bCs/>
          <w:color w:val="000000"/>
        </w:rPr>
        <w:t>Mana Engine (Mana</w:t>
      </w:r>
      <w:r w:rsidR="00BD279D" w:rsidRPr="00134BC3">
        <w:rPr>
          <w:rFonts w:eastAsia="Times New Roman" w:cstheme="minorHAnsi"/>
          <w:b/>
          <w:bCs/>
          <w:color w:val="000000"/>
        </w:rPr>
        <w:t>)</w:t>
      </w:r>
    </w:p>
    <w:p w14:paraId="72421C58" w14:textId="77777777" w:rsidR="00BD279D" w:rsidRDefault="00A410D6">
      <w:pPr>
        <w:contextualSpacing/>
        <w:rPr>
          <w:rFonts w:eastAsia="Times New Roman" w:cstheme="minorHAnsi"/>
          <w:color w:val="000000"/>
        </w:rPr>
      </w:pPr>
      <w:r w:rsidRPr="00134BC3">
        <w:rPr>
          <w:rFonts w:eastAsia="Times New Roman" w:cstheme="minorHAnsi"/>
          <w:color w:val="000000"/>
        </w:rPr>
        <w:t>The device is powered by a combination of mana-focusing lenses and raw energies</w:t>
      </w:r>
      <w:r w:rsidR="00BD279D">
        <w:rPr>
          <w:rFonts w:eastAsia="Times New Roman" w:cstheme="minorHAnsi"/>
          <w:color w:val="000000"/>
        </w:rPr>
        <w:t>, and stores raw mana</w:t>
      </w:r>
      <w:r w:rsidRPr="00134BC3">
        <w:rPr>
          <w:rFonts w:eastAsia="Times New Roman" w:cstheme="minorHAnsi"/>
          <w:color w:val="000000"/>
        </w:rPr>
        <w:t xml:space="preserve">. </w:t>
      </w:r>
      <w:r w:rsidR="00BD279D">
        <w:rPr>
          <w:rFonts w:eastAsia="Times New Roman" w:cstheme="minorHAnsi"/>
          <w:color w:val="000000"/>
        </w:rPr>
        <w:t xml:space="preserve">1 mana point provides 1 fuel unit. </w:t>
      </w:r>
    </w:p>
    <w:p w14:paraId="6D465979" w14:textId="77777777" w:rsidR="00A410D6" w:rsidRDefault="00A410D6">
      <w:pPr>
        <w:contextualSpacing/>
        <w:rPr>
          <w:rFonts w:eastAsia="Times New Roman" w:cstheme="minorHAnsi"/>
          <w:color w:val="000000"/>
        </w:rPr>
      </w:pPr>
      <w:r>
        <w:rPr>
          <w:rFonts w:eastAsia="Times New Roman" w:cstheme="minorHAnsi"/>
          <w:color w:val="000000"/>
        </w:rPr>
        <w:t xml:space="preserve">A spellcaster who is keyed to the device and is of the appropriate spellcasting class or mana type can charge the device with their mana. </w:t>
      </w:r>
    </w:p>
    <w:p w14:paraId="3EE35A63" w14:textId="77777777" w:rsidR="00BD279D" w:rsidRDefault="00A410D6">
      <w:pPr>
        <w:contextualSpacing/>
        <w:rPr>
          <w:rFonts w:eastAsia="Times New Roman" w:cstheme="minorHAnsi"/>
          <w:color w:val="000000"/>
        </w:rPr>
      </w:pPr>
      <w:r w:rsidRPr="00134BC3">
        <w:rPr>
          <w:rFonts w:eastAsia="Times New Roman" w:cstheme="minorHAnsi"/>
          <w:color w:val="000000"/>
        </w:rPr>
        <w:t>Mana can be invested by linking a caster’s mana</w:t>
      </w:r>
      <w:r>
        <w:rPr>
          <w:rFonts w:eastAsia="Times New Roman" w:cstheme="minorHAnsi"/>
          <w:color w:val="000000"/>
        </w:rPr>
        <w:t>-</w:t>
      </w:r>
      <w:r w:rsidRPr="00134BC3">
        <w:rPr>
          <w:rFonts w:eastAsia="Times New Roman" w:cstheme="minorHAnsi"/>
          <w:color w:val="000000"/>
        </w:rPr>
        <w:t>flow to the device</w:t>
      </w:r>
      <w:r>
        <w:rPr>
          <w:rFonts w:eastAsia="Times New Roman" w:cstheme="minorHAnsi"/>
          <w:color w:val="000000"/>
        </w:rPr>
        <w:t xml:space="preserve"> as an Action</w:t>
      </w:r>
      <w:r w:rsidRPr="00134BC3">
        <w:rPr>
          <w:rFonts w:eastAsia="Times New Roman" w:cstheme="minorHAnsi"/>
          <w:color w:val="000000"/>
        </w:rPr>
        <w:t xml:space="preserve">, which begins feeding off </w:t>
      </w:r>
      <w:r>
        <w:rPr>
          <w:rFonts w:eastAsia="Times New Roman" w:cstheme="minorHAnsi"/>
          <w:color w:val="000000"/>
        </w:rPr>
        <w:t xml:space="preserve">their </w:t>
      </w:r>
      <w:r w:rsidRPr="00134BC3">
        <w:rPr>
          <w:rFonts w:eastAsia="Times New Roman" w:cstheme="minorHAnsi"/>
          <w:color w:val="000000"/>
        </w:rPr>
        <w:t>own mana reserves</w:t>
      </w:r>
      <w:r>
        <w:rPr>
          <w:rFonts w:eastAsia="Times New Roman" w:cstheme="minorHAnsi"/>
          <w:color w:val="000000"/>
        </w:rPr>
        <w:t>, refueling the device</w:t>
      </w:r>
      <w:r w:rsidR="00BD279D">
        <w:rPr>
          <w:rFonts w:eastAsia="Times New Roman" w:cstheme="minorHAnsi"/>
          <w:color w:val="000000"/>
        </w:rPr>
        <w:t>, effectively draining mana points until the caster cuts off the connection. Cutting off a connection does not require an action</w:t>
      </w:r>
      <w:r>
        <w:rPr>
          <w:rFonts w:eastAsia="Times New Roman" w:cstheme="minorHAnsi"/>
          <w:color w:val="000000"/>
        </w:rPr>
        <w:t xml:space="preserve">. </w:t>
      </w:r>
    </w:p>
    <w:p w14:paraId="330F634E" w14:textId="77777777" w:rsidR="00A410D6" w:rsidRDefault="00A410D6">
      <w:pPr>
        <w:contextualSpacing/>
        <w:rPr>
          <w:rFonts w:eastAsia="Times New Roman" w:cstheme="minorHAnsi"/>
          <w:color w:val="000000"/>
        </w:rPr>
      </w:pPr>
      <w:r w:rsidRPr="00134BC3">
        <w:rPr>
          <w:rFonts w:eastAsia="Times New Roman" w:cstheme="minorHAnsi"/>
          <w:color w:val="000000"/>
        </w:rPr>
        <w:t xml:space="preserve">After </w:t>
      </w:r>
      <w:r>
        <w:rPr>
          <w:rFonts w:eastAsia="Times New Roman" w:cstheme="minorHAnsi"/>
          <w:color w:val="000000"/>
        </w:rPr>
        <w:t>charging a device</w:t>
      </w:r>
      <w:r w:rsidRPr="00134BC3">
        <w:rPr>
          <w:rFonts w:eastAsia="Times New Roman" w:cstheme="minorHAnsi"/>
          <w:color w:val="000000"/>
        </w:rPr>
        <w:t xml:space="preserve">, the caster’s own mana circulation is </w:t>
      </w:r>
      <w:r>
        <w:rPr>
          <w:rFonts w:eastAsia="Times New Roman" w:cstheme="minorHAnsi"/>
          <w:color w:val="000000"/>
        </w:rPr>
        <w:t>corrupted</w:t>
      </w:r>
      <w:r w:rsidRPr="00134BC3">
        <w:rPr>
          <w:rFonts w:eastAsia="Times New Roman" w:cstheme="minorHAnsi"/>
          <w:color w:val="000000"/>
        </w:rPr>
        <w:t xml:space="preserve">, and requires a </w:t>
      </w:r>
      <w:r>
        <w:rPr>
          <w:rFonts w:eastAsia="Times New Roman" w:cstheme="minorHAnsi"/>
          <w:color w:val="000000"/>
        </w:rPr>
        <w:t xml:space="preserve">Stamina saving throw against </w:t>
      </w:r>
      <w:r w:rsidRPr="00134BC3">
        <w:rPr>
          <w:rFonts w:eastAsia="Times New Roman" w:cstheme="minorHAnsi"/>
          <w:color w:val="000000"/>
        </w:rPr>
        <w:t xml:space="preserve">a DC </w:t>
      </w:r>
      <w:r>
        <w:rPr>
          <w:rFonts w:eastAsia="Times New Roman" w:cstheme="minorHAnsi"/>
          <w:color w:val="000000"/>
        </w:rPr>
        <w:t xml:space="preserve">of 20. </w:t>
      </w:r>
      <w:r w:rsidRPr="00134BC3">
        <w:rPr>
          <w:rFonts w:eastAsia="Times New Roman" w:cstheme="minorHAnsi"/>
          <w:color w:val="000000"/>
        </w:rPr>
        <w:t xml:space="preserve">On a failed check, the character </w:t>
      </w:r>
      <w:r w:rsidR="00BD279D">
        <w:rPr>
          <w:rFonts w:eastAsia="Times New Roman" w:cstheme="minorHAnsi"/>
          <w:color w:val="000000"/>
        </w:rPr>
        <w:t xml:space="preserve">suffers the </w:t>
      </w:r>
      <w:r>
        <w:rPr>
          <w:rFonts w:eastAsia="Times New Roman" w:cstheme="minorHAnsi"/>
          <w:color w:val="000000"/>
        </w:rPr>
        <w:t xml:space="preserve">distracted </w:t>
      </w:r>
      <w:r w:rsidR="00BD279D">
        <w:rPr>
          <w:rFonts w:eastAsia="Times New Roman" w:cstheme="minorHAnsi"/>
          <w:color w:val="000000"/>
        </w:rPr>
        <w:t xml:space="preserve">condition </w:t>
      </w:r>
      <w:r>
        <w:rPr>
          <w:rFonts w:eastAsia="Times New Roman" w:cstheme="minorHAnsi"/>
          <w:color w:val="000000"/>
        </w:rPr>
        <w:t xml:space="preserve">until they complete a long rest, with a distraction DC of 20. </w:t>
      </w:r>
    </w:p>
    <w:p w14:paraId="70616AEB" w14:textId="77777777" w:rsidR="00A410D6" w:rsidRDefault="00A410D6">
      <w:pPr>
        <w:contextualSpacing/>
      </w:pPr>
      <w:r w:rsidRPr="000D5DB5">
        <w:t xml:space="preserve">A device cannot feed off the mana signatures of two different </w:t>
      </w:r>
      <w:r w:rsidR="00BD279D">
        <w:t>spell</w:t>
      </w:r>
      <w:r w:rsidRPr="000D5DB5">
        <w:t xml:space="preserve">casters, and must expend all its </w:t>
      </w:r>
      <w:r>
        <w:t>mana first</w:t>
      </w:r>
      <w:r w:rsidR="00BD279D">
        <w:t>. E</w:t>
      </w:r>
      <w:r>
        <w:t xml:space="preserve">ach mana engine is keyed to a certain mana type (such as that of the Mage, Priest, or Warlock) which determines which mana types the device requires. </w:t>
      </w:r>
    </w:p>
    <w:p w14:paraId="644FB36D" w14:textId="77777777" w:rsidR="00A410D6" w:rsidRDefault="00A410D6" w:rsidP="00A410D6">
      <w:pPr>
        <w:contextualSpacing/>
      </w:pPr>
    </w:p>
    <w:p w14:paraId="60A358C1" w14:textId="77777777" w:rsidR="00BD279D" w:rsidRDefault="00A410D6">
      <w:pPr>
        <w:contextualSpacing/>
        <w:rPr>
          <w:b/>
          <w:bCs/>
          <w:color w:val="000000"/>
        </w:rPr>
      </w:pPr>
      <w:r w:rsidRPr="00134BC3">
        <w:rPr>
          <w:b/>
          <w:bCs/>
          <w:color w:val="000000"/>
        </w:rPr>
        <w:t>Mechanical (Clockwork/Springs</w:t>
      </w:r>
      <w:r w:rsidR="00BD279D" w:rsidRPr="00134BC3">
        <w:rPr>
          <w:b/>
          <w:bCs/>
          <w:color w:val="000000"/>
        </w:rPr>
        <w:t>)</w:t>
      </w:r>
    </w:p>
    <w:p w14:paraId="7590BD20" w14:textId="77777777" w:rsidR="00A410D6" w:rsidRDefault="00A410D6">
      <w:pPr>
        <w:contextualSpacing/>
        <w:rPr>
          <w:rFonts w:eastAsia="Times New Roman" w:cstheme="minorHAnsi"/>
          <w:color w:val="000000"/>
        </w:rPr>
      </w:pPr>
      <w:r w:rsidRPr="00134BC3">
        <w:rPr>
          <w:color w:val="000000"/>
        </w:rPr>
        <w:t>The device is powered by springs, gears, and clockwork mechanisms.</w:t>
      </w:r>
      <w:r w:rsidRPr="000D5DB5">
        <w:t xml:space="preserve"> </w:t>
      </w:r>
      <w:r w:rsidR="00BD279D">
        <w:rPr>
          <w:rFonts w:eastAsia="Times New Roman" w:cstheme="minorHAnsi"/>
          <w:color w:val="000000"/>
        </w:rPr>
        <w:t xml:space="preserve">1 </w:t>
      </w:r>
      <w:r>
        <w:rPr>
          <w:rFonts w:eastAsia="Times New Roman" w:cstheme="minorHAnsi"/>
          <w:color w:val="000000"/>
        </w:rPr>
        <w:t xml:space="preserve">fuel unit </w:t>
      </w:r>
      <w:r w:rsidRPr="00134BC3">
        <w:rPr>
          <w:rFonts w:eastAsia="Times New Roman" w:cstheme="minorHAnsi"/>
          <w:color w:val="000000"/>
        </w:rPr>
        <w:t xml:space="preserve">is gained by winding the mechanism designated in the device or creature. </w:t>
      </w:r>
      <w:r>
        <w:rPr>
          <w:rFonts w:eastAsia="Times New Roman" w:cstheme="minorHAnsi"/>
          <w:color w:val="000000"/>
        </w:rPr>
        <w:t>It takes 1 hour of winding a device to grant it 1 mechanical fuel unit.</w:t>
      </w:r>
      <w:r w:rsidR="00BD279D">
        <w:rPr>
          <w:rFonts w:eastAsia="Times New Roman" w:cstheme="minorHAnsi"/>
          <w:color w:val="000000"/>
        </w:rPr>
        <w:t xml:space="preserve"> </w:t>
      </w:r>
      <w:r>
        <w:rPr>
          <w:rFonts w:eastAsia="Times New Roman" w:cstheme="minorHAnsi"/>
          <w:color w:val="000000"/>
        </w:rPr>
        <w:t xml:space="preserve">If you are proficient with Engineer’s Tools or Tinker’s Tools, it takes 10 minutes instead, and grants 3 units. </w:t>
      </w:r>
    </w:p>
    <w:p w14:paraId="4CB46CBC" w14:textId="77777777" w:rsidR="00A410D6" w:rsidRDefault="00A410D6" w:rsidP="00A410D6">
      <w:pPr>
        <w:contextualSpacing/>
        <w:rPr>
          <w:rFonts w:eastAsia="Times New Roman" w:cstheme="minorHAnsi"/>
          <w:color w:val="000000"/>
        </w:rPr>
      </w:pPr>
      <w:r w:rsidRPr="00134BC3">
        <w:rPr>
          <w:rFonts w:eastAsia="Times New Roman" w:cstheme="minorHAnsi"/>
          <w:color w:val="000000"/>
        </w:rPr>
        <w:t xml:space="preserve">If the </w:t>
      </w:r>
      <w:r>
        <w:rPr>
          <w:rFonts w:eastAsia="Times New Roman" w:cstheme="minorHAnsi"/>
          <w:color w:val="000000"/>
        </w:rPr>
        <w:t>device loses hit points</w:t>
      </w:r>
      <w:r w:rsidR="00BD279D">
        <w:rPr>
          <w:rFonts w:eastAsia="Times New Roman" w:cstheme="minorHAnsi"/>
          <w:color w:val="000000"/>
        </w:rPr>
        <w:t xml:space="preserve"> and isn’t a construct</w:t>
      </w:r>
      <w:r>
        <w:rPr>
          <w:rFonts w:eastAsia="Times New Roman" w:cstheme="minorHAnsi"/>
          <w:color w:val="000000"/>
        </w:rPr>
        <w:t xml:space="preserve">, or isn’t used for 7 days, </w:t>
      </w:r>
      <w:r w:rsidRPr="00134BC3">
        <w:rPr>
          <w:rFonts w:eastAsia="Times New Roman" w:cstheme="minorHAnsi"/>
          <w:color w:val="000000"/>
        </w:rPr>
        <w:t xml:space="preserve">it loses </w:t>
      </w:r>
      <w:r>
        <w:rPr>
          <w:rFonts w:eastAsia="Times New Roman" w:cstheme="minorHAnsi"/>
          <w:color w:val="000000"/>
        </w:rPr>
        <w:t>10% its maximum fuel units (minimum 1 unit)</w:t>
      </w:r>
      <w:r w:rsidRPr="00134BC3">
        <w:rPr>
          <w:rFonts w:eastAsia="Times New Roman" w:cstheme="minorHAnsi"/>
          <w:color w:val="000000"/>
        </w:rPr>
        <w:t>.</w:t>
      </w:r>
    </w:p>
    <w:p w14:paraId="40BC48BB" w14:textId="77777777" w:rsidR="00A410D6" w:rsidRDefault="00A410D6">
      <w:pPr>
        <w:contextualSpacing/>
        <w:rPr>
          <w:rFonts w:eastAsia="Times New Roman" w:cstheme="minorHAnsi"/>
          <w:color w:val="000000"/>
        </w:rPr>
      </w:pPr>
      <w:r>
        <w:rPr>
          <w:rFonts w:eastAsia="Times New Roman" w:cstheme="minorHAnsi"/>
          <w:color w:val="000000"/>
        </w:rPr>
        <w:t>An exception is using mechanical engines for crossbows</w:t>
      </w:r>
      <w:r w:rsidR="003E0925">
        <w:rPr>
          <w:rFonts w:eastAsia="Times New Roman" w:cstheme="minorHAnsi"/>
          <w:color w:val="000000"/>
        </w:rPr>
        <w:t xml:space="preserve"> (modified firearms</w:t>
      </w:r>
      <w:r>
        <w:rPr>
          <w:rFonts w:eastAsia="Times New Roman" w:cstheme="minorHAnsi"/>
          <w:color w:val="000000"/>
        </w:rPr>
        <w:t xml:space="preserve">). Charging such devices adds the [reload] property to the device instead. Larger crossbows (ballistae) require an Action to reload (plus an additional Action per size above medium-sized), and no longer require proficiency to wind. </w:t>
      </w:r>
    </w:p>
    <w:p w14:paraId="123EFF02" w14:textId="77777777" w:rsidR="00A410D6" w:rsidRDefault="00A410D6">
      <w:pPr>
        <w:contextualSpacing/>
        <w:rPr>
          <w:rFonts w:eastAsia="Times New Roman" w:cstheme="minorHAnsi"/>
          <w:color w:val="000000"/>
        </w:rPr>
      </w:pPr>
      <w:r>
        <w:rPr>
          <w:rFonts w:eastAsia="Times New Roman" w:cstheme="minorHAnsi"/>
          <w:i/>
          <w:iCs/>
          <w:color w:val="000000"/>
        </w:rPr>
        <w:t>Special.</w:t>
      </w:r>
      <w:r>
        <w:rPr>
          <w:rFonts w:eastAsia="Times New Roman" w:cstheme="minorHAnsi"/>
          <w:color w:val="000000"/>
        </w:rPr>
        <w:t xml:space="preserve"> Explosives can be created using mechanical engines, but they deal only a type of physical damage (choose from Bludgeoning, Piercing, or Slashing), and deal the damage in d4 instead of d6. If a rocket, it has half the normal range. </w:t>
      </w:r>
    </w:p>
    <w:p w14:paraId="15C9B7BC" w14:textId="77777777" w:rsidR="00165EBA" w:rsidRDefault="00165EBA">
      <w:pPr>
        <w:contextualSpacing/>
        <w:rPr>
          <w:rFonts w:eastAsia="Times New Roman" w:cstheme="minorHAnsi"/>
          <w:color w:val="000000"/>
        </w:rPr>
      </w:pPr>
    </w:p>
    <w:p w14:paraId="769A7020" w14:textId="77777777" w:rsidR="003E0925" w:rsidRPr="00E95E1F" w:rsidRDefault="00165EBA">
      <w:pPr>
        <w:contextualSpacing/>
        <w:rPr>
          <w:rFonts w:eastAsia="Times New Roman" w:cstheme="minorHAnsi"/>
          <w:b/>
          <w:bCs/>
          <w:color w:val="000000"/>
        </w:rPr>
      </w:pPr>
      <w:r w:rsidRPr="00E95E1F">
        <w:rPr>
          <w:rFonts w:eastAsia="Times New Roman" w:cstheme="minorHAnsi"/>
          <w:b/>
          <w:bCs/>
          <w:color w:val="000000"/>
        </w:rPr>
        <w:lastRenderedPageBreak/>
        <w:t xml:space="preserve">Variant Mechanical: Chaos Energy </w:t>
      </w:r>
    </w:p>
    <w:p w14:paraId="1DCC6ABF" w14:textId="77777777" w:rsidR="003E0925" w:rsidRPr="003E0925" w:rsidRDefault="003E0925">
      <w:r w:rsidRPr="003E0925">
        <w:t xml:space="preserve">Chaos energy is highly dangerous; some believe it actually is equivalent to arcane magic, although it can be harnessed by tinkers. Thought at first to be magical, as it can sometimes mimic the effects of arcane magic, chaos energy is purely mechanical in nature. Chaos energy is generated through the use of devices called chaos generators. A small box contains magnets, several differing kinds of metal, </w:t>
      </w:r>
      <w:r w:rsidR="00C26D6B">
        <w:t xml:space="preserve">a bit of </w:t>
      </w:r>
      <w:r w:rsidRPr="003E0925">
        <w:t>steam energy and a tiny golden core that vibrates at a high frequency when powered. Political maneuverings by wizards in Theramore have caused the ruling body to declare chaos generators unlawful, but the goblins and some gnomes still manage to research and develop new uses for chaos energy. The Horde hasn't outlawed the usage yet, as it is not arcane magic, but they are suspicious of it because of the similarities.</w:t>
      </w:r>
    </w:p>
    <w:p w14:paraId="4627E340" w14:textId="77777777" w:rsidR="003E0925" w:rsidRPr="000D5DB5" w:rsidRDefault="003E0925" w:rsidP="00A410D6">
      <w:pPr>
        <w:contextualSpacing/>
      </w:pPr>
    </w:p>
    <w:p w14:paraId="0345DB21" w14:textId="77777777" w:rsidR="00946CDF" w:rsidRDefault="00A410D6">
      <w:pPr>
        <w:contextualSpacing/>
        <w:rPr>
          <w:rFonts w:eastAsia="Times New Roman" w:cstheme="minorHAnsi"/>
          <w:b/>
          <w:bCs/>
          <w:color w:val="000000"/>
        </w:rPr>
      </w:pPr>
      <w:r>
        <w:rPr>
          <w:rFonts w:eastAsia="Times New Roman" w:cstheme="minorHAnsi"/>
          <w:b/>
          <w:bCs/>
          <w:color w:val="000000"/>
        </w:rPr>
        <w:t>Soul</w:t>
      </w:r>
      <w:r w:rsidRPr="00134BC3">
        <w:rPr>
          <w:rFonts w:eastAsia="Times New Roman" w:cstheme="minorHAnsi"/>
          <w:b/>
          <w:bCs/>
          <w:color w:val="000000"/>
        </w:rPr>
        <w:t xml:space="preserve"> (Spirits</w:t>
      </w:r>
      <w:r>
        <w:rPr>
          <w:rFonts w:eastAsia="Times New Roman" w:cstheme="minorHAnsi"/>
          <w:b/>
          <w:bCs/>
          <w:color w:val="000000"/>
        </w:rPr>
        <w:t xml:space="preserve"> or Necromancy</w:t>
      </w:r>
      <w:r w:rsidR="00946CDF" w:rsidRPr="00134BC3">
        <w:rPr>
          <w:rFonts w:eastAsia="Times New Roman" w:cstheme="minorHAnsi"/>
          <w:b/>
          <w:bCs/>
          <w:color w:val="000000"/>
        </w:rPr>
        <w:t>)</w:t>
      </w:r>
    </w:p>
    <w:p w14:paraId="29F44267" w14:textId="77777777" w:rsidR="00165EBA" w:rsidRDefault="00165EBA">
      <w:pPr>
        <w:contextualSpacing/>
        <w:rPr>
          <w:rFonts w:eastAsia="Times New Roman" w:cstheme="minorHAnsi"/>
          <w:color w:val="000000"/>
        </w:rPr>
      </w:pPr>
      <w:r>
        <w:rPr>
          <w:rFonts w:eastAsia="Times New Roman" w:cstheme="minorHAnsi"/>
          <w:color w:val="000000"/>
        </w:rPr>
        <w:t xml:space="preserve">This engine is powered by soul-magic. This can be keyed to any creature type except constructs (humanoids, beasts, undead, elementals, etc.) Once keyed, the soul engine requires a source of spirit power, or it can harvest spirit power as it functions. </w:t>
      </w:r>
    </w:p>
    <w:p w14:paraId="1AA432DA" w14:textId="77777777" w:rsidR="00165EBA" w:rsidRDefault="00165EBA">
      <w:pPr>
        <w:contextualSpacing/>
        <w:rPr>
          <w:rFonts w:eastAsia="Times New Roman" w:cstheme="minorHAnsi"/>
          <w:color w:val="000000"/>
        </w:rPr>
      </w:pPr>
      <w:r>
        <w:rPr>
          <w:rFonts w:eastAsia="Times New Roman" w:cstheme="minorHAnsi"/>
          <w:i/>
          <w:iCs/>
          <w:color w:val="000000"/>
        </w:rPr>
        <w:t xml:space="preserve">Spirit Power Source. </w:t>
      </w:r>
      <w:r>
        <w:rPr>
          <w:rFonts w:eastAsia="Times New Roman" w:cstheme="minorHAnsi"/>
          <w:color w:val="000000"/>
        </w:rPr>
        <w:t xml:space="preserve">A spirit engine is usually powered by a spirit entrapped within by the </w:t>
      </w:r>
      <w:r>
        <w:rPr>
          <w:rFonts w:eastAsia="Times New Roman" w:cstheme="minorHAnsi"/>
          <w:i/>
          <w:iCs/>
          <w:color w:val="000000"/>
        </w:rPr>
        <w:t xml:space="preserve">essence seal </w:t>
      </w:r>
      <w:r>
        <w:rPr>
          <w:rFonts w:eastAsia="Times New Roman" w:cstheme="minorHAnsi"/>
          <w:color w:val="000000"/>
        </w:rPr>
        <w:t>spell</w:t>
      </w:r>
      <w:r w:rsidR="007834DE">
        <w:rPr>
          <w:rFonts w:eastAsia="Times New Roman" w:cstheme="minorHAnsi"/>
          <w:color w:val="000000"/>
        </w:rPr>
        <w:t xml:space="preserve"> (usually in the form of a soul gem). The soul engine gains 2 fuel units per Challenge Rating point of the spirit entrapped within (minimum 1 fuel unit at CR ½). </w:t>
      </w:r>
      <w:r w:rsidR="00DB1D0E">
        <w:rPr>
          <w:rFonts w:eastAsia="Times New Roman" w:cstheme="minorHAnsi"/>
          <w:color w:val="000000"/>
        </w:rPr>
        <w:t>Multiple creatures can be sealed together to fuel one device (counting the total Challenge Rating to determine the maximum Charges), subject to the same maximum fuel capacity.</w:t>
      </w:r>
    </w:p>
    <w:p w14:paraId="283F9FFA" w14:textId="77777777" w:rsidR="00DB1D0E" w:rsidRDefault="00DB1D0E" w:rsidP="00DB1D0E">
      <w:pPr>
        <w:contextualSpacing/>
        <w:rPr>
          <w:rFonts w:eastAsia="Times New Roman" w:cstheme="minorHAnsi"/>
          <w:color w:val="000000"/>
        </w:rPr>
      </w:pPr>
      <w:r>
        <w:rPr>
          <w:rFonts w:eastAsia="Times New Roman" w:cstheme="minorHAnsi"/>
          <w:color w:val="000000"/>
        </w:rPr>
        <w:t>At the end of a long rest (or 24 hours) of its last use, the entrapped spirits regain part of their power, restoring a number of fuel units to the device equal to one-quarter their total Challenge Rating(s).</w:t>
      </w:r>
    </w:p>
    <w:p w14:paraId="2BE8F7F0" w14:textId="77777777" w:rsidR="007834DE" w:rsidRPr="007834DE" w:rsidRDefault="007834DE">
      <w:pPr>
        <w:contextualSpacing/>
        <w:rPr>
          <w:rFonts w:eastAsia="Times New Roman" w:cstheme="minorHAnsi"/>
          <w:color w:val="000000"/>
        </w:rPr>
      </w:pPr>
      <w:r>
        <w:rPr>
          <w:rFonts w:eastAsia="Times New Roman" w:cstheme="minorHAnsi"/>
          <w:color w:val="000000"/>
        </w:rPr>
        <w:t xml:space="preserve">For example, five creature of CR 3 are entrapped with the </w:t>
      </w:r>
      <w:r>
        <w:rPr>
          <w:rFonts w:eastAsia="Times New Roman" w:cstheme="minorHAnsi"/>
          <w:i/>
          <w:iCs/>
          <w:color w:val="000000"/>
        </w:rPr>
        <w:t xml:space="preserve">essence seal </w:t>
      </w:r>
      <w:r>
        <w:rPr>
          <w:rFonts w:eastAsia="Times New Roman" w:cstheme="minorHAnsi"/>
          <w:color w:val="000000"/>
        </w:rPr>
        <w:t xml:space="preserve">spell is used as fuel for a Meat Wagon, providing 30 fuel units (enough to keep it functioning for 5 straight hours). </w:t>
      </w:r>
      <w:r w:rsidR="00DB1D0E">
        <w:rPr>
          <w:rFonts w:eastAsia="Times New Roman" w:cstheme="minorHAnsi"/>
          <w:color w:val="000000"/>
        </w:rPr>
        <w:t xml:space="preserve">After 24 hours of its last use, it regains 7 fuel units. </w:t>
      </w:r>
    </w:p>
    <w:p w14:paraId="237C7BEB" w14:textId="77777777" w:rsidR="00165EBA" w:rsidRPr="00E95E1F" w:rsidRDefault="007834DE">
      <w:pPr>
        <w:contextualSpacing/>
        <w:rPr>
          <w:rFonts w:eastAsia="Times New Roman" w:cstheme="minorHAnsi"/>
          <w:color w:val="000000"/>
        </w:rPr>
      </w:pPr>
      <w:r>
        <w:rPr>
          <w:rFonts w:eastAsia="Times New Roman" w:cstheme="minorHAnsi"/>
          <w:i/>
          <w:iCs/>
          <w:color w:val="000000"/>
        </w:rPr>
        <w:t xml:space="preserve">Spirit Power Reap. </w:t>
      </w:r>
      <w:r>
        <w:rPr>
          <w:rFonts w:eastAsia="Times New Roman" w:cstheme="minorHAnsi"/>
          <w:color w:val="000000"/>
        </w:rPr>
        <w:t xml:space="preserve">If the device defeats or reduces the Hit Points of a creature of the same creature type as its engine (such as a flamethrower fueled by elemental spirits vaporizing a </w:t>
      </w:r>
      <w:r w:rsidR="00DB1D0E">
        <w:rPr>
          <w:rFonts w:eastAsia="Times New Roman" w:cstheme="minorHAnsi"/>
          <w:color w:val="000000"/>
        </w:rPr>
        <w:t>CR 4 w</w:t>
      </w:r>
      <w:r>
        <w:rPr>
          <w:rFonts w:eastAsia="Times New Roman" w:cstheme="minorHAnsi"/>
          <w:color w:val="000000"/>
        </w:rPr>
        <w:t>ater elemental), it regains a number of fuel units equal to half the target’s Challenge Rating</w:t>
      </w:r>
      <w:r w:rsidR="00DB1D0E">
        <w:rPr>
          <w:rFonts w:eastAsia="Times New Roman" w:cstheme="minorHAnsi"/>
          <w:color w:val="000000"/>
        </w:rPr>
        <w:t xml:space="preserve"> (or 2)</w:t>
      </w:r>
      <w:r>
        <w:rPr>
          <w:rFonts w:eastAsia="Times New Roman" w:cstheme="minorHAnsi"/>
          <w:color w:val="000000"/>
        </w:rPr>
        <w:t xml:space="preserve">. </w:t>
      </w:r>
    </w:p>
    <w:p w14:paraId="79AAB604" w14:textId="77777777" w:rsidR="00DB1D0E" w:rsidRDefault="00946CDF">
      <w:pPr>
        <w:contextualSpacing/>
      </w:pPr>
      <w:r>
        <w:rPr>
          <w:rFonts w:eastAsia="Times New Roman" w:cstheme="minorHAnsi"/>
          <w:color w:val="000000"/>
        </w:rPr>
        <w:t>Gaining excess fuel above the device’s limit from defeating creatures has</w:t>
      </w:r>
      <w:r w:rsidR="00DB1D0E">
        <w:rPr>
          <w:rFonts w:eastAsia="Times New Roman" w:cstheme="minorHAnsi"/>
          <w:color w:val="000000"/>
        </w:rPr>
        <w:t xml:space="preserve"> a 10% chance of causing a malfunction to the devices. </w:t>
      </w:r>
    </w:p>
    <w:p w14:paraId="2515BAE1" w14:textId="77777777" w:rsidR="00A410D6" w:rsidRDefault="00A410D6">
      <w:pPr>
        <w:contextualSpacing/>
        <w:rPr>
          <w:rFonts w:eastAsia="Times New Roman" w:cstheme="minorHAnsi"/>
          <w:color w:val="000000"/>
        </w:rPr>
      </w:pPr>
      <w:r>
        <w:rPr>
          <w:rFonts w:eastAsia="Times New Roman" w:cstheme="minorHAnsi"/>
          <w:color w:val="000000"/>
        </w:rPr>
        <w:t xml:space="preserve">The maximum number of fuel units the engine can store is equal to the Charges required for 10 uses of the device. </w:t>
      </w:r>
    </w:p>
    <w:p w14:paraId="4DAF144B" w14:textId="77777777" w:rsidR="00A410D6" w:rsidRDefault="00A410D6" w:rsidP="00A410D6">
      <w:pPr>
        <w:contextualSpacing/>
        <w:rPr>
          <w:rFonts w:eastAsia="Times New Roman" w:cstheme="minorHAnsi"/>
          <w:color w:val="000000"/>
        </w:rPr>
      </w:pPr>
      <w:r w:rsidRPr="000D5DB5">
        <w:t xml:space="preserve">Most </w:t>
      </w:r>
      <w:r>
        <w:t xml:space="preserve">soul engines without a bound creature </w:t>
      </w:r>
      <w:r w:rsidRPr="000D5DB5">
        <w:t>have a backup engine (usually mechanical or electricity)</w:t>
      </w:r>
      <w:r>
        <w:t>. This has fuel enough for one charge</w:t>
      </w:r>
      <w:r w:rsidR="00DB1D0E">
        <w:t>.</w:t>
      </w:r>
    </w:p>
    <w:p w14:paraId="50AA50D2" w14:textId="77777777" w:rsidR="00DB1D0E" w:rsidRDefault="00DB1D0E" w:rsidP="00DB1D0E">
      <w:pPr>
        <w:contextualSpacing/>
        <w:rPr>
          <w:rFonts w:eastAsia="Times New Roman" w:cstheme="minorHAnsi"/>
          <w:color w:val="000000"/>
        </w:rPr>
      </w:pPr>
      <w:r w:rsidRPr="00D004E7">
        <w:rPr>
          <w:rFonts w:eastAsia="Times New Roman" w:cstheme="minorHAnsi"/>
          <w:i/>
          <w:iCs/>
          <w:color w:val="000000"/>
        </w:rPr>
        <w:t>Special.</w:t>
      </w:r>
      <w:r>
        <w:rPr>
          <w:rFonts w:eastAsia="Times New Roman" w:cstheme="minorHAnsi"/>
          <w:color w:val="000000"/>
        </w:rPr>
        <w:t xml:space="preserve"> Having multiple souls with conflicting interests may cause the device to malfunction if used against at least two souls’ wish two opposite courses of action. </w:t>
      </w:r>
    </w:p>
    <w:p w14:paraId="30EB5E62" w14:textId="77777777" w:rsidR="00A410D6" w:rsidRPr="00577C15" w:rsidRDefault="00A410D6" w:rsidP="00A410D6">
      <w:pPr>
        <w:contextualSpacing/>
        <w:rPr>
          <w:rFonts w:eastAsia="Times New Roman" w:cstheme="minorHAnsi"/>
          <w:color w:val="000000"/>
        </w:rPr>
      </w:pPr>
      <w:r>
        <w:rPr>
          <w:rFonts w:eastAsia="Times New Roman" w:cstheme="minorHAnsi"/>
          <w:color w:val="000000"/>
        </w:rPr>
        <w:t xml:space="preserve">Trapped </w:t>
      </w:r>
      <w:r>
        <w:t xml:space="preserve">spirits </w:t>
      </w:r>
      <w:r w:rsidR="00DB1D0E">
        <w:t xml:space="preserve">also </w:t>
      </w:r>
      <w:r>
        <w:t>often try to call</w:t>
      </w:r>
      <w:r w:rsidRPr="000D5DB5">
        <w:t xml:space="preserve"> </w:t>
      </w:r>
      <w:r>
        <w:t xml:space="preserve">upon </w:t>
      </w:r>
      <w:r w:rsidRPr="000D5DB5">
        <w:t xml:space="preserve">creatures that can aid them, and typically pledge aid or reward for being released (though they are under no compulsion to actually fulfill their promise). </w:t>
      </w:r>
      <w:r>
        <w:t xml:space="preserve">Such spirits can also intercept attempts at Calling (see Chapter 10: Spellcasting) to be heard by psychically or spiritually-sensitive individuals, sometimes even offering them information of their master’s weaknesses. </w:t>
      </w:r>
      <w:r w:rsidR="00DB1D0E">
        <w:t>This often happens with elemental spirits, often calling to shamans who meditate nearby.</w:t>
      </w:r>
    </w:p>
    <w:p w14:paraId="5090A420" w14:textId="77777777" w:rsidR="00A410D6" w:rsidRPr="00BA3DDC" w:rsidRDefault="00A410D6" w:rsidP="00A410D6">
      <w:pPr>
        <w:contextualSpacing/>
      </w:pPr>
    </w:p>
    <w:p w14:paraId="57F54740" w14:textId="77777777" w:rsidR="00946CDF" w:rsidRDefault="00A410D6">
      <w:pPr>
        <w:contextualSpacing/>
        <w:rPr>
          <w:rFonts w:eastAsia="Times New Roman" w:cstheme="minorHAnsi"/>
          <w:b/>
          <w:bCs/>
          <w:color w:val="000000"/>
        </w:rPr>
      </w:pPr>
      <w:r w:rsidRPr="00134BC3">
        <w:rPr>
          <w:rFonts w:eastAsia="Times New Roman" w:cstheme="minorHAnsi"/>
          <w:b/>
          <w:bCs/>
          <w:color w:val="000000"/>
        </w:rPr>
        <w:t>Steam (Coal</w:t>
      </w:r>
      <w:r w:rsidR="00946CDF" w:rsidRPr="00134BC3">
        <w:rPr>
          <w:rFonts w:eastAsia="Times New Roman" w:cstheme="minorHAnsi"/>
          <w:b/>
          <w:bCs/>
          <w:color w:val="000000"/>
        </w:rPr>
        <w:t>)</w:t>
      </w:r>
    </w:p>
    <w:p w14:paraId="77BB441A" w14:textId="77777777" w:rsidR="00A410D6" w:rsidRDefault="00A410D6">
      <w:pPr>
        <w:contextualSpacing/>
        <w:rPr>
          <w:sz w:val="24"/>
          <w:szCs w:val="24"/>
        </w:rPr>
      </w:pPr>
      <w:r w:rsidRPr="00134BC3">
        <w:rPr>
          <w:rFonts w:eastAsia="Times New Roman" w:cstheme="minorHAnsi"/>
          <w:color w:val="000000"/>
        </w:rPr>
        <w:t xml:space="preserve">The device is powered by steam-power. </w:t>
      </w:r>
      <w:r>
        <w:rPr>
          <w:rFonts w:eastAsia="Times New Roman" w:cstheme="minorHAnsi"/>
          <w:color w:val="000000"/>
        </w:rPr>
        <w:t xml:space="preserve">4 pounds of </w:t>
      </w:r>
      <w:r w:rsidRPr="00134BC3">
        <w:rPr>
          <w:rFonts w:eastAsia="Times New Roman" w:cstheme="minorHAnsi"/>
          <w:color w:val="000000"/>
        </w:rPr>
        <w:t xml:space="preserve">coal </w:t>
      </w:r>
      <w:r>
        <w:rPr>
          <w:rFonts w:eastAsia="Times New Roman" w:cstheme="minorHAnsi"/>
          <w:color w:val="000000"/>
        </w:rPr>
        <w:t>yield 1 fuel unit</w:t>
      </w:r>
      <w:r w:rsidRPr="00134BC3">
        <w:rPr>
          <w:rFonts w:eastAsia="Times New Roman" w:cstheme="minorHAnsi"/>
          <w:color w:val="000000"/>
        </w:rPr>
        <w:t>.</w:t>
      </w:r>
      <w:r>
        <w:rPr>
          <w:sz w:val="24"/>
          <w:szCs w:val="24"/>
        </w:rPr>
        <w:t xml:space="preserve"> </w:t>
      </w:r>
    </w:p>
    <w:p w14:paraId="6630A230" w14:textId="77777777" w:rsidR="00A410D6" w:rsidRPr="009D71CE" w:rsidRDefault="00A410D6" w:rsidP="00A410D6">
      <w:pPr>
        <w:contextualSpacing/>
        <w:rPr>
          <w:sz w:val="24"/>
          <w:szCs w:val="24"/>
        </w:rPr>
      </w:pPr>
      <w:r w:rsidRPr="00134BC3">
        <w:rPr>
          <w:rFonts w:eastAsia="Times New Roman" w:cstheme="minorHAnsi"/>
          <w:color w:val="000000"/>
        </w:rPr>
        <w:t xml:space="preserve">A steam-powered device requires a small furnace (either within it, as a mecha or construct, or outside it if a gadget). </w:t>
      </w:r>
    </w:p>
    <w:p w14:paraId="72CAF84E" w14:textId="77777777" w:rsidR="00A410D6" w:rsidRDefault="00A410D6" w:rsidP="00A410D6">
      <w:pPr>
        <w:contextualSpacing/>
        <w:rPr>
          <w:rFonts w:eastAsia="Times New Roman" w:cstheme="minorHAnsi"/>
          <w:sz w:val="24"/>
          <w:szCs w:val="24"/>
        </w:rPr>
        <w:sectPr w:rsidR="00A410D6" w:rsidSect="00E95E1F">
          <w:type w:val="continuous"/>
          <w:pgSz w:w="12240" w:h="15840"/>
          <w:pgMar w:top="1440" w:right="1800" w:bottom="1440" w:left="1800" w:header="708" w:footer="708" w:gutter="0"/>
          <w:cols w:space="708"/>
          <w:docGrid w:linePitch="360"/>
        </w:sectPr>
      </w:pPr>
    </w:p>
    <w:p w14:paraId="6FA4C59D" w14:textId="77777777" w:rsidR="00A410D6" w:rsidRPr="009C57B4" w:rsidRDefault="00A410D6" w:rsidP="00A410D6">
      <w:pPr>
        <w:contextualSpacing/>
        <w:rPr>
          <w:rFonts w:eastAsia="Times New Roman" w:cstheme="minorHAnsi"/>
          <w:color w:val="000000"/>
        </w:rPr>
      </w:pPr>
    </w:p>
    <w:p w14:paraId="1F3E0CDA" w14:textId="77777777" w:rsidR="00A410D6" w:rsidRPr="009C57B4" w:rsidRDefault="00A410D6" w:rsidP="00A410D6">
      <w:pPr>
        <w:contextualSpacing/>
        <w:rPr>
          <w:rFonts w:eastAsia="Times New Roman" w:cstheme="minorHAnsi"/>
          <w:b/>
          <w:bCs/>
          <w:color w:val="000000"/>
        </w:rPr>
      </w:pPr>
      <w:r>
        <w:rPr>
          <w:rFonts w:eastAsia="Times New Roman" w:cstheme="minorHAnsi"/>
          <w:b/>
          <w:bCs/>
          <w:color w:val="000000"/>
        </w:rPr>
        <w:t>Exterior Fuel Containers</w:t>
      </w:r>
    </w:p>
    <w:p w14:paraId="2A7FC191" w14:textId="77777777" w:rsidR="00A410D6" w:rsidRPr="009C57B4" w:rsidRDefault="00A410D6" w:rsidP="00A410D6">
      <w:pPr>
        <w:contextualSpacing/>
        <w:rPr>
          <w:rFonts w:eastAsia="Times New Roman" w:cstheme="minorHAnsi"/>
          <w:color w:val="000000"/>
        </w:rPr>
      </w:pPr>
      <w:r w:rsidRPr="009C57B4">
        <w:rPr>
          <w:rFonts w:eastAsia="Times New Roman" w:cstheme="minorHAnsi"/>
          <w:color w:val="000000"/>
        </w:rPr>
        <w:t xml:space="preserve">It is possible to hook a device using mana or electrical engines to fuel containers or outlets, such as wiring an electric jumper cable to a giant battery, or a mana device to a mana fountain, or even a waterwheel or windmill for mechanical devices. </w:t>
      </w:r>
    </w:p>
    <w:p w14:paraId="02319E43" w14:textId="77777777" w:rsidR="00A410D6" w:rsidRDefault="00A410D6" w:rsidP="00A410D6">
      <w:pPr>
        <w:contextualSpacing/>
        <w:rPr>
          <w:rFonts w:eastAsia="Times New Roman" w:cstheme="minorHAnsi"/>
          <w:color w:val="000000"/>
        </w:rPr>
      </w:pPr>
      <w:r w:rsidRPr="009C57B4">
        <w:rPr>
          <w:rFonts w:eastAsia="Times New Roman" w:cstheme="minorHAnsi"/>
          <w:color w:val="000000"/>
        </w:rPr>
        <w:t xml:space="preserve">In this case, the item gains 5 </w:t>
      </w:r>
      <w:r>
        <w:rPr>
          <w:rFonts w:eastAsia="Times New Roman" w:cstheme="minorHAnsi"/>
          <w:color w:val="000000"/>
        </w:rPr>
        <w:t xml:space="preserve">fuel units </w:t>
      </w:r>
      <w:r w:rsidRPr="009C57B4">
        <w:rPr>
          <w:rFonts w:eastAsia="Times New Roman" w:cstheme="minorHAnsi"/>
          <w:color w:val="000000"/>
        </w:rPr>
        <w:t xml:space="preserve">per hour of being hooked up. Overcharging beyond maximum capacity might cause a malfunction if not attended to. </w:t>
      </w:r>
    </w:p>
    <w:p w14:paraId="449127DD" w14:textId="77777777" w:rsidR="00A410D6" w:rsidRPr="00A410D6" w:rsidRDefault="00A410D6" w:rsidP="00A410D6">
      <w:pPr>
        <w:contextualSpacing/>
        <w:rPr>
          <w:rFonts w:eastAsia="Times New Roman" w:cstheme="minorHAnsi"/>
          <w:color w:val="000000"/>
        </w:rPr>
      </w:pPr>
    </w:p>
    <w:p w14:paraId="0FB3139F" w14:textId="77777777" w:rsidR="00B93648" w:rsidRPr="000D5DB5" w:rsidRDefault="00B93648">
      <w:pPr>
        <w:contextualSpacing/>
        <w:outlineLvl w:val="2"/>
        <w:rPr>
          <w:rFonts w:eastAsia="Times New Roman" w:cstheme="minorHAnsi"/>
          <w:b/>
          <w:bCs/>
          <w:sz w:val="27"/>
          <w:szCs w:val="27"/>
        </w:rPr>
      </w:pPr>
      <w:bookmarkStart w:id="3944" w:name="_Toc54196472"/>
      <w:r w:rsidRPr="000D5DB5">
        <w:rPr>
          <w:rFonts w:eastAsia="Times New Roman" w:cstheme="minorHAnsi"/>
          <w:color w:val="2E75B5"/>
          <w:sz w:val="28"/>
          <w:szCs w:val="28"/>
        </w:rPr>
        <w:t>Infusion Kit</w:t>
      </w:r>
      <w:bookmarkEnd w:id="3944"/>
    </w:p>
    <w:p w14:paraId="64046612" w14:textId="77777777" w:rsidR="00B93648" w:rsidRDefault="00B93648" w:rsidP="00864C72">
      <w:pPr>
        <w:contextualSpacing/>
        <w:rPr>
          <w:rFonts w:eastAsia="Times New Roman" w:cstheme="minorHAnsi"/>
          <w:color w:val="000000"/>
        </w:rPr>
      </w:pPr>
      <w:r w:rsidRPr="000D5DB5">
        <w:rPr>
          <w:rFonts w:eastAsia="Times New Roman" w:cstheme="minorHAnsi"/>
          <w:color w:val="000000"/>
        </w:rPr>
        <w:t xml:space="preserve">The infusion skill allows for the infusion, diffusion, and manipulation of magical items via infusion dust. A magical item, when created, requires investing crafting: Infusion Dust (ID) to reach a level of rarity (from Common, Uncommon, Rare, </w:t>
      </w:r>
      <w:r w:rsidR="00864C72">
        <w:rPr>
          <w:rFonts w:eastAsia="Times New Roman" w:cstheme="minorHAnsi"/>
          <w:color w:val="000000"/>
        </w:rPr>
        <w:t>Epic</w:t>
      </w:r>
      <w:r w:rsidRPr="000D5DB5">
        <w:rPr>
          <w:rFonts w:eastAsia="Times New Roman" w:cstheme="minorHAnsi"/>
          <w:color w:val="000000"/>
        </w:rPr>
        <w:t>, Legendary, or Artifact)</w:t>
      </w:r>
      <w:r>
        <w:rPr>
          <w:rFonts w:eastAsia="Times New Roman" w:cstheme="minorHAnsi"/>
          <w:color w:val="000000"/>
        </w:rPr>
        <w:t>.</w:t>
      </w:r>
    </w:p>
    <w:p w14:paraId="17CC99EE" w14:textId="77777777" w:rsidR="00B93648" w:rsidRPr="000D5DB5" w:rsidRDefault="00B93648">
      <w:pPr>
        <w:contextualSpacing/>
        <w:rPr>
          <w:rFonts w:eastAsia="Times New Roman" w:cstheme="minorHAnsi"/>
          <w:sz w:val="24"/>
          <w:szCs w:val="24"/>
        </w:rPr>
      </w:pPr>
    </w:p>
    <w:p w14:paraId="1F3A0DB0" w14:textId="3C6E6A72" w:rsidR="00B93648" w:rsidRPr="000D5DB5" w:rsidRDefault="00B93648" w:rsidP="00C82D21">
      <w:pPr>
        <w:contextualSpacing/>
        <w:rPr>
          <w:rFonts w:eastAsia="Times New Roman" w:cstheme="minorHAnsi"/>
          <w:color w:val="000000"/>
        </w:rPr>
        <w:pPrChange w:id="3945" w:author="Admin" w:date="2022-04-19T00:10:00Z">
          <w:pPr>
            <w:contextualSpacing/>
          </w:pPr>
        </w:pPrChange>
      </w:pPr>
      <w:r w:rsidRPr="000D5DB5">
        <w:rPr>
          <w:rFonts w:eastAsia="Times New Roman" w:cstheme="minorHAnsi"/>
          <w:b/>
          <w:bCs/>
          <w:color w:val="000000"/>
        </w:rPr>
        <w:t>Prerequisites</w:t>
      </w:r>
      <w:r>
        <w:rPr>
          <w:rFonts w:eastAsia="Times New Roman" w:cstheme="minorHAnsi"/>
          <w:b/>
          <w:bCs/>
          <w:color w:val="000000"/>
        </w:rPr>
        <w:t xml:space="preserve">. </w:t>
      </w:r>
      <w:r w:rsidRPr="000D5DB5">
        <w:rPr>
          <w:rFonts w:eastAsia="Times New Roman" w:cstheme="minorHAnsi"/>
          <w:color w:val="000000"/>
        </w:rPr>
        <w:t xml:space="preserve">Infusion requires at least </w:t>
      </w:r>
      <w:del w:id="3946" w:author="Admin" w:date="2021-08-08T19:15:00Z">
        <w:r w:rsidRPr="000D5DB5" w:rsidDel="00A175CC">
          <w:rPr>
            <w:rFonts w:eastAsia="Times New Roman" w:cstheme="minorHAnsi"/>
            <w:color w:val="000000"/>
          </w:rPr>
          <w:delText xml:space="preserve">5 </w:delText>
        </w:r>
      </w:del>
      <w:ins w:id="3947" w:author="Admin" w:date="2021-08-08T19:15:00Z">
        <w:r w:rsidR="00A175CC">
          <w:rPr>
            <w:rFonts w:eastAsia="Times New Roman" w:cstheme="minorHAnsi"/>
            <w:color w:val="000000"/>
          </w:rPr>
          <w:t>4</w:t>
        </w:r>
        <w:r w:rsidR="00A175CC" w:rsidRPr="000D5DB5">
          <w:rPr>
            <w:rFonts w:eastAsia="Times New Roman" w:cstheme="minorHAnsi"/>
            <w:color w:val="000000"/>
          </w:rPr>
          <w:t xml:space="preserve"> </w:t>
        </w:r>
      </w:ins>
      <w:ins w:id="3948" w:author="Admin" w:date="2022-04-19T00:09:00Z">
        <w:r w:rsidR="00C82D21">
          <w:rPr>
            <w:rFonts w:eastAsia="Times New Roman" w:cstheme="minorHAnsi"/>
            <w:color w:val="000000"/>
          </w:rPr>
          <w:t xml:space="preserve">caster </w:t>
        </w:r>
      </w:ins>
      <w:r w:rsidRPr="000D5DB5">
        <w:rPr>
          <w:rFonts w:eastAsia="Times New Roman" w:cstheme="minorHAnsi"/>
          <w:color w:val="000000"/>
        </w:rPr>
        <w:t xml:space="preserve">levels </w:t>
      </w:r>
      <w:del w:id="3949" w:author="Admin" w:date="2022-04-19T00:10:00Z">
        <w:r w:rsidRPr="000D5DB5" w:rsidDel="00C82D21">
          <w:rPr>
            <w:rFonts w:eastAsia="Times New Roman" w:cstheme="minorHAnsi"/>
            <w:color w:val="000000"/>
          </w:rPr>
          <w:delText xml:space="preserve">in a spellcasting class </w:delText>
        </w:r>
      </w:del>
      <w:r w:rsidRPr="000D5DB5">
        <w:rPr>
          <w:rFonts w:eastAsia="Times New Roman" w:cstheme="minorHAnsi"/>
          <w:color w:val="000000"/>
        </w:rPr>
        <w:t xml:space="preserve">and an Intelligence of 15 or higher to become proficient with. You can use the Infusionist feat to gain </w:t>
      </w:r>
      <w:r w:rsidR="00D64D48">
        <w:rPr>
          <w:rFonts w:eastAsia="Times New Roman" w:cstheme="minorHAnsi"/>
          <w:color w:val="000000"/>
        </w:rPr>
        <w:t>proficiency</w:t>
      </w:r>
      <w:r w:rsidRPr="000D5DB5">
        <w:rPr>
          <w:rFonts w:eastAsia="Times New Roman" w:cstheme="minorHAnsi"/>
          <w:color w:val="000000"/>
        </w:rPr>
        <w:t xml:space="preserve"> </w:t>
      </w:r>
      <w:r w:rsidR="00D64D48">
        <w:rPr>
          <w:rFonts w:eastAsia="Times New Roman" w:cstheme="minorHAnsi"/>
          <w:color w:val="000000"/>
        </w:rPr>
        <w:t xml:space="preserve">with the </w:t>
      </w:r>
      <w:r w:rsidR="007378CE">
        <w:rPr>
          <w:rFonts w:eastAsia="Times New Roman" w:cstheme="minorHAnsi"/>
          <w:color w:val="000000"/>
        </w:rPr>
        <w:t>I</w:t>
      </w:r>
      <w:r w:rsidR="00D64D48">
        <w:rPr>
          <w:rFonts w:eastAsia="Times New Roman" w:cstheme="minorHAnsi"/>
          <w:color w:val="000000"/>
        </w:rPr>
        <w:t xml:space="preserve">nfusion </w:t>
      </w:r>
      <w:r w:rsidR="007378CE">
        <w:rPr>
          <w:rFonts w:eastAsia="Times New Roman" w:cstheme="minorHAnsi"/>
          <w:color w:val="000000"/>
        </w:rPr>
        <w:t>K</w:t>
      </w:r>
      <w:r w:rsidR="00D64D48">
        <w:rPr>
          <w:rFonts w:eastAsia="Times New Roman" w:cstheme="minorHAnsi"/>
          <w:color w:val="000000"/>
        </w:rPr>
        <w:t>it</w:t>
      </w:r>
      <w:r w:rsidRPr="000D5DB5">
        <w:rPr>
          <w:rFonts w:eastAsia="Times New Roman" w:cstheme="minorHAnsi"/>
          <w:color w:val="000000"/>
        </w:rPr>
        <w:t xml:space="preserve">. </w:t>
      </w:r>
    </w:p>
    <w:p w14:paraId="112BE4B1" w14:textId="77777777" w:rsidR="00B93648" w:rsidRPr="000D5DB5" w:rsidRDefault="00B93648">
      <w:pPr>
        <w:contextualSpacing/>
        <w:rPr>
          <w:rFonts w:eastAsia="Times New Roman" w:cstheme="minorHAnsi"/>
          <w:color w:val="000000"/>
        </w:rPr>
      </w:pPr>
    </w:p>
    <w:p w14:paraId="5BF12647" w14:textId="77777777" w:rsidR="00B93648" w:rsidRPr="000D5DB5" w:rsidRDefault="00B93648">
      <w:pPr>
        <w:contextualSpacing/>
        <w:rPr>
          <w:rFonts w:eastAsia="Times New Roman" w:cstheme="minorHAnsi"/>
          <w:sz w:val="24"/>
          <w:szCs w:val="24"/>
        </w:rPr>
      </w:pPr>
      <w:r w:rsidRPr="000D5DB5">
        <w:rPr>
          <w:rFonts w:eastAsia="Times New Roman" w:cstheme="minorHAnsi"/>
          <w:b/>
          <w:bCs/>
          <w:color w:val="000000"/>
        </w:rPr>
        <w:t>Infusion</w:t>
      </w:r>
      <w:r w:rsidRPr="000D5DB5">
        <w:rPr>
          <w:rFonts w:eastAsia="Times New Roman" w:cstheme="minorHAnsi"/>
          <w:b/>
          <w:bCs/>
          <w:color w:val="000000"/>
        </w:rPr>
        <w:tab/>
      </w:r>
      <w:r w:rsidRPr="000D5DB5">
        <w:rPr>
          <w:rFonts w:eastAsia="Times New Roman" w:cstheme="minorHAnsi"/>
          <w:b/>
          <w:bCs/>
          <w:color w:val="000000"/>
        </w:rPr>
        <w:tab/>
        <w:t>Complexity</w:t>
      </w:r>
    </w:p>
    <w:p w14:paraId="4D5652AD" w14:textId="77777777" w:rsidR="00B93648" w:rsidRPr="000D5DB5" w:rsidRDefault="00B93648">
      <w:pPr>
        <w:contextualSpacing/>
        <w:rPr>
          <w:rFonts w:eastAsia="Times New Roman" w:cstheme="minorHAnsi"/>
          <w:sz w:val="24"/>
          <w:szCs w:val="24"/>
        </w:rPr>
      </w:pPr>
      <w:r w:rsidRPr="000D5DB5">
        <w:rPr>
          <w:rFonts w:eastAsia="Times New Roman" w:cstheme="minorHAnsi"/>
          <w:color w:val="000000"/>
        </w:rPr>
        <w:t>Common</w:t>
      </w:r>
      <w:r w:rsidRPr="000D5DB5">
        <w:rPr>
          <w:rFonts w:eastAsia="Times New Roman" w:cstheme="minorHAnsi"/>
          <w:color w:val="000000"/>
        </w:rPr>
        <w:tab/>
      </w:r>
      <w:r w:rsidRPr="000D5DB5">
        <w:rPr>
          <w:rFonts w:eastAsia="Times New Roman" w:cstheme="minorHAnsi"/>
          <w:color w:val="000000"/>
        </w:rPr>
        <w:tab/>
        <w:t>Very Simple</w:t>
      </w:r>
    </w:p>
    <w:p w14:paraId="03AE8B5F" w14:textId="77777777" w:rsidR="00B93648" w:rsidRPr="000D5DB5" w:rsidRDefault="00B93648">
      <w:pPr>
        <w:contextualSpacing/>
        <w:rPr>
          <w:rFonts w:eastAsia="Times New Roman" w:cstheme="minorHAnsi"/>
          <w:sz w:val="24"/>
          <w:szCs w:val="24"/>
        </w:rPr>
      </w:pPr>
      <w:r w:rsidRPr="000D5DB5">
        <w:rPr>
          <w:rFonts w:eastAsia="Times New Roman" w:cstheme="minorHAnsi"/>
          <w:color w:val="000000"/>
        </w:rPr>
        <w:t>Uncommon</w:t>
      </w:r>
      <w:r w:rsidRPr="000D5DB5">
        <w:rPr>
          <w:rFonts w:eastAsia="Times New Roman" w:cstheme="minorHAnsi"/>
          <w:color w:val="000000"/>
        </w:rPr>
        <w:tab/>
      </w:r>
      <w:r w:rsidRPr="000D5DB5">
        <w:rPr>
          <w:rFonts w:eastAsia="Times New Roman" w:cstheme="minorHAnsi"/>
          <w:color w:val="000000"/>
        </w:rPr>
        <w:tab/>
        <w:t>Simple</w:t>
      </w:r>
    </w:p>
    <w:p w14:paraId="5A256ACA" w14:textId="77777777" w:rsidR="00B93648" w:rsidRPr="000D5DB5" w:rsidRDefault="00B93648">
      <w:pPr>
        <w:contextualSpacing/>
        <w:rPr>
          <w:rFonts w:eastAsia="Times New Roman" w:cstheme="minorHAnsi"/>
          <w:sz w:val="24"/>
          <w:szCs w:val="24"/>
        </w:rPr>
      </w:pPr>
      <w:r w:rsidRPr="000D5DB5">
        <w:rPr>
          <w:rFonts w:eastAsia="Times New Roman" w:cstheme="minorHAnsi"/>
          <w:color w:val="000000"/>
        </w:rPr>
        <w:t>Rare</w:t>
      </w:r>
      <w:r w:rsidRPr="000D5DB5">
        <w:rPr>
          <w:rFonts w:eastAsia="Times New Roman" w:cstheme="minorHAnsi"/>
          <w:color w:val="000000"/>
        </w:rPr>
        <w:tab/>
      </w:r>
      <w:r w:rsidRPr="000D5DB5">
        <w:rPr>
          <w:rFonts w:eastAsia="Times New Roman" w:cstheme="minorHAnsi"/>
          <w:color w:val="000000"/>
        </w:rPr>
        <w:tab/>
      </w:r>
      <w:r w:rsidRPr="000D5DB5">
        <w:rPr>
          <w:rFonts w:eastAsia="Times New Roman" w:cstheme="minorHAnsi"/>
          <w:color w:val="000000"/>
        </w:rPr>
        <w:tab/>
        <w:t>Moderate</w:t>
      </w:r>
    </w:p>
    <w:p w14:paraId="687EB8D2" w14:textId="77777777" w:rsidR="00B93648" w:rsidRPr="000D5DB5" w:rsidRDefault="00864C72">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sidR="00B93648" w:rsidRPr="000D5DB5">
        <w:rPr>
          <w:rFonts w:eastAsia="Times New Roman" w:cstheme="minorHAnsi"/>
          <w:color w:val="000000"/>
        </w:rPr>
        <w:tab/>
      </w:r>
      <w:r w:rsidR="00B93648" w:rsidRPr="000D5DB5">
        <w:rPr>
          <w:rFonts w:eastAsia="Times New Roman" w:cstheme="minorHAnsi"/>
          <w:color w:val="000000"/>
        </w:rPr>
        <w:tab/>
        <w:t>Complex</w:t>
      </w:r>
    </w:p>
    <w:p w14:paraId="608550A4" w14:textId="77777777" w:rsidR="00B93648" w:rsidRPr="000D5DB5" w:rsidRDefault="00B93648">
      <w:pPr>
        <w:contextualSpacing/>
        <w:rPr>
          <w:rFonts w:eastAsia="Times New Roman" w:cstheme="minorHAnsi"/>
          <w:sz w:val="24"/>
          <w:szCs w:val="24"/>
        </w:rPr>
      </w:pPr>
      <w:r w:rsidRPr="000D5DB5">
        <w:rPr>
          <w:rFonts w:eastAsia="Times New Roman" w:cstheme="minorHAnsi"/>
          <w:color w:val="000000"/>
        </w:rPr>
        <w:t>Legendary and Artifact</w:t>
      </w:r>
      <w:r w:rsidRPr="000D5DB5">
        <w:rPr>
          <w:rFonts w:eastAsia="Times New Roman" w:cstheme="minorHAnsi"/>
          <w:color w:val="000000"/>
        </w:rPr>
        <w:tab/>
        <w:t>Highly Complex</w:t>
      </w:r>
    </w:p>
    <w:p w14:paraId="7573832F" w14:textId="77777777" w:rsidR="00B93648" w:rsidRPr="000D5DB5" w:rsidRDefault="00B93648">
      <w:pPr>
        <w:contextualSpacing/>
        <w:rPr>
          <w:rFonts w:eastAsia="Times New Roman" w:cstheme="minorHAnsi"/>
          <w:color w:val="000000"/>
        </w:rPr>
      </w:pPr>
    </w:p>
    <w:p w14:paraId="6B7C9995" w14:textId="77777777" w:rsidR="00B93648" w:rsidRDefault="00B93648" w:rsidP="00013F7D">
      <w:pPr>
        <w:contextualSpacing/>
        <w:rPr>
          <w:rFonts w:eastAsia="Times New Roman" w:cstheme="minorHAnsi"/>
          <w:color w:val="000000"/>
        </w:rPr>
      </w:pPr>
      <w:r w:rsidRPr="000D5DB5">
        <w:rPr>
          <w:rFonts w:eastAsia="Times New Roman" w:cstheme="minorHAnsi"/>
          <w:color w:val="000000"/>
        </w:rPr>
        <w:t xml:space="preserve">An infusionist requires the formula for an infusion matrix, which can be discovered, rewarded, or found. Infusing an item costs the CP for an item of its complexity. If it is a consumable (such as a scroll), its cost is </w:t>
      </w:r>
      <w:r w:rsidR="00013F7D">
        <w:rPr>
          <w:rFonts w:eastAsia="Times New Roman" w:cstheme="minorHAnsi"/>
          <w:color w:val="000000"/>
        </w:rPr>
        <w:t>reduced as described above</w:t>
      </w:r>
      <w:r w:rsidRPr="000D5DB5">
        <w:rPr>
          <w:rFonts w:eastAsia="Times New Roman" w:cstheme="minorHAnsi"/>
          <w:color w:val="000000"/>
        </w:rPr>
        <w:t xml:space="preserve">. </w:t>
      </w:r>
      <w:r w:rsidR="00D64D48">
        <w:rPr>
          <w:rFonts w:eastAsia="Times New Roman" w:cstheme="minorHAnsi"/>
          <w:color w:val="000000"/>
        </w:rPr>
        <w:t xml:space="preserve">Sometimes, infusion matrices are found in spellbooks. </w:t>
      </w:r>
    </w:p>
    <w:p w14:paraId="261CDE8B" w14:textId="77777777" w:rsidR="00D64D48" w:rsidRPr="000D5DB5" w:rsidRDefault="00D64D48" w:rsidP="00D64D48">
      <w:pPr>
        <w:contextualSpacing/>
        <w:rPr>
          <w:rFonts w:eastAsia="Times New Roman" w:cstheme="minorHAnsi"/>
          <w:color w:val="000000"/>
        </w:rPr>
      </w:pPr>
    </w:p>
    <w:p w14:paraId="3C924640" w14:textId="77777777" w:rsidR="00D64D48" w:rsidRDefault="00D64D48" w:rsidP="00D64D48">
      <w:pPr>
        <w:contextualSpacing/>
        <w:rPr>
          <w:rFonts w:eastAsia="Times New Roman" w:cstheme="minorHAnsi"/>
          <w:i/>
          <w:iCs/>
          <w:color w:val="000000"/>
        </w:rPr>
      </w:pPr>
      <w:r>
        <w:rPr>
          <w:rFonts w:eastAsia="Times New Roman" w:cstheme="minorHAnsi"/>
          <w:i/>
          <w:iCs/>
          <w:color w:val="000000"/>
        </w:rPr>
        <w:t>Greater Attunement Items</w:t>
      </w:r>
    </w:p>
    <w:p w14:paraId="529DD13A" w14:textId="77777777" w:rsidR="000A6376" w:rsidRDefault="000A6376" w:rsidP="000A6376">
      <w:r>
        <w:t xml:space="preserve">Some items are known as ‘greater attunement’ items. These draw their power </w:t>
      </w:r>
      <w:r w:rsidRPr="00223224">
        <w:t xml:space="preserve">from the strength of their wielders, usually </w:t>
      </w:r>
      <w:r>
        <w:t>either due to requiring specific strength to unlock further powers, or by tying their own power with that of their wielder (see the below table). A character may only have one greater attuned item at any given time.</w:t>
      </w:r>
    </w:p>
    <w:p w14:paraId="0B707EF5" w14:textId="77777777" w:rsidR="000A6376" w:rsidRDefault="000A6376" w:rsidP="000A6376">
      <w:r>
        <w:t xml:space="preserve">When not attuned to any creature, they appear as uncommon quality, but their </w:t>
      </w:r>
      <w:r w:rsidR="00E21C5B">
        <w:t xml:space="preserve">true potential for </w:t>
      </w:r>
      <w:r>
        <w:t xml:space="preserve">power can be sensed by any who identify them. </w:t>
      </w:r>
    </w:p>
    <w:p w14:paraId="75C32B28" w14:textId="77777777" w:rsidR="000A6376" w:rsidRDefault="000A6376">
      <w:r>
        <w:t>Crafting a greater attunement item can be done at Uncommon rarity, but require upgrading the rarity (and the associated price) as normal. If already accessing the highest rarity step (as appropriate for character level), creating a greater attunement item costs as the highest-level rarity.</w:t>
      </w:r>
      <w:r w:rsidR="00DD11CE">
        <w:t xml:space="preserve"> For monsters, use </w:t>
      </w:r>
      <w:r w:rsidR="00A46AB5">
        <w:t xml:space="preserve">its Challenge Rating </w:t>
      </w:r>
      <w:r w:rsidR="00DD11CE">
        <w:t xml:space="preserve">instead of character level. </w:t>
      </w:r>
    </w:p>
    <w:p w14:paraId="5B5B9989" w14:textId="77777777" w:rsidR="000A6376" w:rsidRDefault="000A6376" w:rsidP="000A6376"/>
    <w:p w14:paraId="641E0E49" w14:textId="77777777" w:rsidR="000A6376" w:rsidRPr="00564971" w:rsidRDefault="000A6376" w:rsidP="00564971">
      <w:pPr>
        <w:rPr>
          <w:b/>
          <w:bCs/>
        </w:rPr>
      </w:pPr>
      <w:r w:rsidRPr="00564971">
        <w:rPr>
          <w:b/>
          <w:bCs/>
        </w:rPr>
        <w:t xml:space="preserve">Character Level </w:t>
      </w:r>
      <w:r w:rsidRPr="00564971">
        <w:rPr>
          <w:b/>
          <w:bCs/>
        </w:rPr>
        <w:tab/>
        <w:t>Item Rarity</w:t>
      </w:r>
      <w:r w:rsidRPr="00564971">
        <w:rPr>
          <w:b/>
          <w:bCs/>
        </w:rPr>
        <w:tab/>
      </w:r>
      <w:r w:rsidRPr="00564971">
        <w:rPr>
          <w:b/>
          <w:bCs/>
        </w:rPr>
        <w:tab/>
        <w:t>Effect</w:t>
      </w:r>
    </w:p>
    <w:p w14:paraId="7016E779" w14:textId="77777777" w:rsidR="000A6376" w:rsidRDefault="000A6376" w:rsidP="000A6376">
      <w:r>
        <w:t>1st</w:t>
      </w:r>
      <w:r>
        <w:tab/>
      </w:r>
      <w:r>
        <w:tab/>
      </w:r>
      <w:r>
        <w:tab/>
        <w:t xml:space="preserve">Uncommon </w:t>
      </w:r>
      <w:r>
        <w:tab/>
      </w:r>
      <w:r>
        <w:tab/>
        <w:t xml:space="preserve">Item becomes a +1 weapon </w:t>
      </w:r>
    </w:p>
    <w:p w14:paraId="39BB0ECF" w14:textId="77777777" w:rsidR="000A6376" w:rsidRDefault="000A6376" w:rsidP="000A6376">
      <w:r>
        <w:t>3rd</w:t>
      </w:r>
      <w:r>
        <w:tab/>
      </w:r>
      <w:r>
        <w:tab/>
      </w:r>
      <w:r>
        <w:tab/>
        <w:t>Uncommon</w:t>
      </w:r>
      <w:r>
        <w:tab/>
      </w:r>
      <w:r>
        <w:tab/>
        <w:t>Item becomes magical (if a weapon)</w:t>
      </w:r>
    </w:p>
    <w:p w14:paraId="5833ECCC" w14:textId="77777777" w:rsidR="000A6376" w:rsidRDefault="000A6376" w:rsidP="000A6376">
      <w:r>
        <w:t xml:space="preserve">5th </w:t>
      </w:r>
      <w:r>
        <w:tab/>
      </w:r>
      <w:r>
        <w:tab/>
      </w:r>
      <w:r>
        <w:tab/>
        <w:t>Rare</w:t>
      </w:r>
      <w:r>
        <w:tab/>
      </w:r>
      <w:r>
        <w:tab/>
      </w:r>
      <w:r>
        <w:tab/>
        <w:t>Item becomes a +2 weapon or +1 armor</w:t>
      </w:r>
    </w:p>
    <w:p w14:paraId="5B102087" w14:textId="77777777" w:rsidR="000A6376" w:rsidRDefault="000A6376" w:rsidP="00864C72">
      <w:r>
        <w:t xml:space="preserve">11th </w:t>
      </w:r>
      <w:r>
        <w:tab/>
      </w:r>
      <w:r>
        <w:tab/>
      </w:r>
      <w:r>
        <w:tab/>
      </w:r>
      <w:r w:rsidR="00864C72">
        <w:t>Epic</w:t>
      </w:r>
      <w:r w:rsidR="00864C72">
        <w:tab/>
      </w:r>
      <w:r>
        <w:t xml:space="preserve"> </w:t>
      </w:r>
      <w:r>
        <w:tab/>
      </w:r>
      <w:r>
        <w:tab/>
        <w:t>Item becomes a +3 weapon or +2 armor</w:t>
      </w:r>
    </w:p>
    <w:p w14:paraId="14BCD3C1" w14:textId="77777777" w:rsidR="000A6376" w:rsidRDefault="000A6376" w:rsidP="000A6376">
      <w:r>
        <w:t xml:space="preserve">17th </w:t>
      </w:r>
      <w:r>
        <w:tab/>
      </w:r>
      <w:r>
        <w:tab/>
      </w:r>
      <w:r>
        <w:tab/>
        <w:t>Legendary</w:t>
      </w:r>
      <w:r>
        <w:tab/>
      </w:r>
      <w:r>
        <w:tab/>
        <w:t>Item becomes a +3 armor</w:t>
      </w:r>
    </w:p>
    <w:p w14:paraId="2B145E7E" w14:textId="77777777" w:rsidR="000A6376" w:rsidRDefault="00564971" w:rsidP="00564971">
      <w:r>
        <w:t>Some greater attunement items have other effects on rarity instead of gaining a bonus to attack and damage rolls or AC.</w:t>
      </w:r>
    </w:p>
    <w:p w14:paraId="4779D746" w14:textId="77777777" w:rsidR="00564971" w:rsidRDefault="00564971" w:rsidP="000A6376"/>
    <w:p w14:paraId="2844678E" w14:textId="77777777" w:rsidR="000A6376" w:rsidRDefault="000A6376" w:rsidP="000A6376">
      <w:pPr>
        <w:rPr>
          <w:i/>
          <w:iCs/>
        </w:rPr>
      </w:pPr>
      <w:r>
        <w:rPr>
          <w:i/>
          <w:iCs/>
        </w:rPr>
        <w:t>Conditional Rarity</w:t>
      </w:r>
    </w:p>
    <w:p w14:paraId="6345853B" w14:textId="77777777" w:rsidR="000A6376" w:rsidRPr="000A6376" w:rsidRDefault="000A6376" w:rsidP="000A6376">
      <w:r>
        <w:t xml:space="preserve">If crafting a greater attunement weapon and adding conditions for its improvement in rarity, the total cost of the item is reduced by 15%. This is subject to joint player-DM approval. </w:t>
      </w:r>
    </w:p>
    <w:p w14:paraId="7D150FAE" w14:textId="77777777" w:rsidR="000A6376" w:rsidRDefault="000A6376" w:rsidP="000A6376">
      <w:pPr>
        <w:rPr>
          <w:i/>
          <w:iCs/>
        </w:rPr>
      </w:pPr>
    </w:p>
    <w:p w14:paraId="2C0791F4" w14:textId="77777777" w:rsidR="00BC0447" w:rsidRPr="00276633" w:rsidRDefault="00BC0447" w:rsidP="00BC0447">
      <w:pPr>
        <w:contextualSpacing/>
        <w:rPr>
          <w:rFonts w:eastAsia="Times New Roman" w:cstheme="minorHAnsi"/>
          <w:i/>
          <w:iCs/>
          <w:color w:val="000000"/>
        </w:rPr>
      </w:pPr>
      <w:r>
        <w:rPr>
          <w:rFonts w:eastAsia="Times New Roman" w:cstheme="minorHAnsi"/>
          <w:i/>
          <w:iCs/>
          <w:color w:val="000000"/>
        </w:rPr>
        <w:t>Golems</w:t>
      </w:r>
    </w:p>
    <w:p w14:paraId="39770E57" w14:textId="77777777" w:rsidR="00BC0447" w:rsidRPr="00BC0447" w:rsidRDefault="00BC0447" w:rsidP="00BC0447">
      <w:pPr>
        <w:contextualSpacing/>
        <w:rPr>
          <w:rFonts w:eastAsia="Times New Roman" w:cstheme="minorHAnsi"/>
          <w:color w:val="000000"/>
        </w:rPr>
      </w:pPr>
      <w:r w:rsidRPr="00BC0447">
        <w:rPr>
          <w:rFonts w:eastAsia="Times New Roman" w:cstheme="minorHAnsi"/>
          <w:color w:val="000000"/>
        </w:rPr>
        <w:t>Golems can be created in conjunction with engineering. This requires a construct crafted with the golem modification, and is inert until suffused with the infusion skill. The matrix's rarity is relative to the creature's own.</w:t>
      </w:r>
    </w:p>
    <w:p w14:paraId="276DEB23" w14:textId="77777777" w:rsidR="00BC0447" w:rsidRDefault="00BC0447" w:rsidP="00BC0447">
      <w:pPr>
        <w:contextualSpacing/>
        <w:rPr>
          <w:rFonts w:eastAsia="Times New Roman" w:cstheme="minorHAnsi"/>
          <w:color w:val="000000"/>
        </w:rPr>
      </w:pPr>
      <w:r w:rsidRPr="00BC0447">
        <w:rPr>
          <w:rFonts w:eastAsia="Times New Roman" w:cstheme="minorHAnsi"/>
          <w:color w:val="000000"/>
        </w:rPr>
        <w:t>For example, a harvester golem costs an additional 4,000 gp in infusion materials, but improves their mental ability scores and allows the device to function forever without fuel.</w:t>
      </w:r>
    </w:p>
    <w:p w14:paraId="3EE254CA" w14:textId="77777777" w:rsidR="00BC0447" w:rsidRDefault="00BC0447" w:rsidP="000A6376">
      <w:pPr>
        <w:rPr>
          <w:i/>
          <w:iCs/>
        </w:rPr>
      </w:pPr>
    </w:p>
    <w:p w14:paraId="0BDB9045" w14:textId="77777777" w:rsidR="000A6376" w:rsidRPr="000A6376" w:rsidRDefault="000A6376" w:rsidP="000A6376">
      <w:pPr>
        <w:rPr>
          <w:i/>
          <w:iCs/>
        </w:rPr>
      </w:pPr>
      <w:r>
        <w:rPr>
          <w:i/>
          <w:iCs/>
        </w:rPr>
        <w:t>Runeblades</w:t>
      </w:r>
    </w:p>
    <w:p w14:paraId="013A541A" w14:textId="77777777" w:rsidR="008B41ED" w:rsidRPr="000D5DB5" w:rsidRDefault="00B93648" w:rsidP="008B41ED">
      <w:pPr>
        <w:contextualSpacing/>
        <w:rPr>
          <w:rFonts w:eastAsia="Times New Roman" w:cstheme="minorHAnsi"/>
          <w:color w:val="000000"/>
        </w:rPr>
      </w:pPr>
      <w:r w:rsidRPr="000D5DB5">
        <w:rPr>
          <w:rFonts w:eastAsia="Times New Roman" w:cstheme="minorHAnsi"/>
          <w:color w:val="000000"/>
        </w:rPr>
        <w:t>A death knight's runeblade rarity automatically increases with his level. Upon reaching 5th level, the blade becomes uncommon in quality, rare at level 10, etc. Upon reaching 20th level, the runeblade may reach Legendary quality if the Lich King allows it. Typically, the Lich King will elevate only one runeblade to legendary quality</w:t>
      </w:r>
      <w:r w:rsidR="00B75C8D">
        <w:rPr>
          <w:rFonts w:eastAsia="Times New Roman" w:cstheme="minorHAnsi"/>
          <w:color w:val="000000"/>
        </w:rPr>
        <w:t>, with the chosen Death Knight being his champion</w:t>
      </w:r>
      <w:r w:rsidRPr="000D5DB5">
        <w:rPr>
          <w:rFonts w:eastAsia="Times New Roman" w:cstheme="minorHAnsi"/>
          <w:color w:val="000000"/>
        </w:rPr>
        <w:t xml:space="preserve"> until </w:t>
      </w:r>
      <w:r w:rsidR="00B75C8D">
        <w:rPr>
          <w:rFonts w:eastAsia="Times New Roman" w:cstheme="minorHAnsi"/>
          <w:color w:val="000000"/>
        </w:rPr>
        <w:t xml:space="preserve">the blade is </w:t>
      </w:r>
      <w:r w:rsidRPr="000D5DB5">
        <w:rPr>
          <w:rFonts w:eastAsia="Times New Roman" w:cstheme="minorHAnsi"/>
          <w:color w:val="000000"/>
        </w:rPr>
        <w:t>destroyed</w:t>
      </w:r>
      <w:r w:rsidR="00B75C8D">
        <w:rPr>
          <w:rFonts w:eastAsia="Times New Roman" w:cstheme="minorHAnsi"/>
          <w:color w:val="000000"/>
        </w:rPr>
        <w:t xml:space="preserve"> or the Death Knight disappoints him</w:t>
      </w:r>
      <w:r w:rsidRPr="000D5DB5">
        <w:rPr>
          <w:rFonts w:eastAsia="Times New Roman" w:cstheme="minorHAnsi"/>
          <w:color w:val="000000"/>
        </w:rPr>
        <w:t xml:space="preserve">. </w:t>
      </w:r>
    </w:p>
    <w:p w14:paraId="35B9234A" w14:textId="77777777" w:rsidR="00B93648" w:rsidRDefault="00B93648">
      <w:pPr>
        <w:contextualSpacing/>
        <w:rPr>
          <w:rFonts w:eastAsia="Times New Roman" w:cstheme="minorHAnsi"/>
          <w:color w:val="000000"/>
        </w:rPr>
      </w:pPr>
    </w:p>
    <w:p w14:paraId="1A8BB06B" w14:textId="77777777" w:rsidR="00130DC5" w:rsidRPr="00130DC5" w:rsidRDefault="00130DC5" w:rsidP="00130DC5">
      <w:pPr>
        <w:pStyle w:val="Heading4"/>
      </w:pPr>
      <w:r w:rsidRPr="00130DC5">
        <w:t>Custom Infused Items</w:t>
      </w:r>
    </w:p>
    <w:p w14:paraId="7BFBB256" w14:textId="77777777" w:rsidR="00130DC5" w:rsidRPr="00130DC5" w:rsidRDefault="00130DC5" w:rsidP="00130DC5">
      <w:r w:rsidRPr="00130DC5">
        <w:t>Using infusion</w:t>
      </w:r>
      <w:r>
        <w:t xml:space="preserve">, you can craft custom infused items by mixing infusion matrices and enchanting normally-mundane items into masterpieces of work. First you must determine the base rarity of the infused item, and then add features to determine its ultimate rarity. </w:t>
      </w:r>
    </w:p>
    <w:p w14:paraId="01F599A9" w14:textId="77777777" w:rsidR="00130DC5" w:rsidRPr="00130DC5" w:rsidRDefault="00130DC5" w:rsidP="00130DC5"/>
    <w:p w14:paraId="4614AB28" w14:textId="77777777" w:rsidR="00130DC5" w:rsidRPr="00130DC5" w:rsidRDefault="00130DC5" w:rsidP="00130DC5">
      <w:pPr>
        <w:pStyle w:val="Heading5"/>
      </w:pPr>
      <w:r w:rsidRPr="00130DC5">
        <w:t>Base Rarity</w:t>
      </w:r>
    </w:p>
    <w:p w14:paraId="21F6F14E" w14:textId="77777777" w:rsidR="00130DC5" w:rsidRPr="00130DC5" w:rsidRDefault="00130DC5" w:rsidP="00130DC5">
      <w:r w:rsidRPr="00130DC5">
        <w:t xml:space="preserve">This depends on the material. Most materials have a base rarity of common (no modification), but uncommon materials (such as adamantite or arcanite) have special features to account for their increased cost. </w:t>
      </w:r>
    </w:p>
    <w:p w14:paraId="19940AAA" w14:textId="77777777" w:rsidR="00130DC5" w:rsidRPr="00130DC5" w:rsidRDefault="00130DC5">
      <w:pPr>
        <w:pStyle w:val="ListParagraph"/>
        <w:numPr>
          <w:ilvl w:val="0"/>
          <w:numId w:val="64"/>
        </w:numPr>
      </w:pPr>
      <w:r w:rsidRPr="00130DC5">
        <w:rPr>
          <w:i/>
          <w:iCs/>
        </w:rPr>
        <w:t>Adamantite or Arcanite (Uncommon).</w:t>
      </w:r>
      <w:r w:rsidRPr="00130DC5">
        <w:t xml:space="preserve"> Objects made of adamantite or arcanite have an AC of 23, are immune to nonmagical weapon damage and are resistant to arcane damage, and have 30 hit points. If a weapon, it deals double damage to objects. If an armor, any critical hit you suffer while wearing it turns into a normal hit. Arcanite can be created by transmuting thorium and paying 50 gp in fire crystal materials for each pound of thorium, and casting the </w:t>
      </w:r>
      <w:r w:rsidRPr="00130DC5">
        <w:rPr>
          <w:i/>
          <w:iCs/>
        </w:rPr>
        <w:t xml:space="preserve">transmute material </w:t>
      </w:r>
      <w:r w:rsidRPr="00130DC5">
        <w:t>spell.</w:t>
      </w:r>
      <w:r w:rsidR="00AA0F13">
        <w:t xml:space="preserve"> </w:t>
      </w:r>
      <w:r w:rsidR="00AA0F13">
        <w:rPr>
          <w:rFonts w:eastAsia="Times New Roman" w:cstheme="minorHAnsi"/>
        </w:rPr>
        <w:t>Arcanite has the deep infusion for no cost.</w:t>
      </w:r>
    </w:p>
    <w:p w14:paraId="5F69E09E" w14:textId="77777777" w:rsidR="00130DC5" w:rsidRPr="00130DC5" w:rsidRDefault="00130DC5">
      <w:pPr>
        <w:pStyle w:val="ListParagraph"/>
        <w:numPr>
          <w:ilvl w:val="0"/>
          <w:numId w:val="64"/>
        </w:numPr>
      </w:pPr>
      <w:r w:rsidRPr="00130DC5">
        <w:rPr>
          <w:i/>
          <w:iCs/>
        </w:rPr>
        <w:t>Bloodstone (Uncommon).</w:t>
      </w:r>
      <w:r w:rsidRPr="00130DC5">
        <w:t xml:space="preserve"> Objects made of bloodstone reflect the dim red of mortals, despite holding fel blood within, and are immune to fel damage, resistant to nonmagical weapon damage, and have 20 hit points. If used or worn, Bloodstone weapons and armor suppress fel addiction. Furthermore, you reduce the cost of all fel or unholy infusions by reducing </w:t>
      </w:r>
      <w:r w:rsidR="00AA0F13">
        <w:t>75</w:t>
      </w:r>
      <w:r w:rsidRPr="00130DC5">
        <w:t xml:space="preserve">% of the item's crafting cost. </w:t>
      </w:r>
    </w:p>
    <w:p w14:paraId="7BDAE476" w14:textId="77777777" w:rsidR="00130DC5" w:rsidRPr="00130DC5" w:rsidRDefault="00130DC5" w:rsidP="003C4628">
      <w:pPr>
        <w:pStyle w:val="ListParagraph"/>
        <w:numPr>
          <w:ilvl w:val="0"/>
          <w:numId w:val="64"/>
        </w:numPr>
      </w:pPr>
      <w:r w:rsidRPr="00130DC5">
        <w:rPr>
          <w:i/>
          <w:iCs/>
        </w:rPr>
        <w:t>Dark Iron (Uncommon).</w:t>
      </w:r>
      <w:r w:rsidRPr="00130DC5">
        <w:t xml:space="preserve"> Objects made of dark iron have an AC of 18, are resistant to nonmagical weapon damage, and have 20 hit points. If a weapon, it deals double damage to objects. </w:t>
      </w:r>
      <w:r w:rsidR="00AA0F13">
        <w:rPr>
          <w:rFonts w:eastAsia="Times New Roman" w:cstheme="minorHAnsi"/>
        </w:rPr>
        <w:t>They also have the deep infusion for no cost.</w:t>
      </w:r>
    </w:p>
    <w:p w14:paraId="177B859F" w14:textId="77777777" w:rsidR="00130DC5" w:rsidRPr="00130DC5" w:rsidRDefault="00130DC5" w:rsidP="003C4628">
      <w:pPr>
        <w:pStyle w:val="ListParagraph"/>
        <w:numPr>
          <w:ilvl w:val="0"/>
          <w:numId w:val="64"/>
        </w:numPr>
      </w:pPr>
      <w:r w:rsidRPr="00130DC5">
        <w:rPr>
          <w:i/>
          <w:iCs/>
        </w:rPr>
        <w:t>Brightwood (Uncommon).</w:t>
      </w:r>
      <w:r w:rsidRPr="00130DC5">
        <w:t xml:space="preserve"> Objects made of Brightwood acts as steel or wood, whichever is best suited for the occasion; it does not rust nor conduct electricity as normal steel, and it does not easily burn nor rot as normal wood, and can hold an edge. Brightwood also naturally regrows; so long as it is in a temperate and relatively humid area, objects made of Brightwood regain 1 hit point every minute. </w:t>
      </w:r>
    </w:p>
    <w:p w14:paraId="78C1D6E3" w14:textId="77777777" w:rsidR="00130DC5" w:rsidRPr="00130DC5" w:rsidRDefault="00130DC5">
      <w:pPr>
        <w:pStyle w:val="ListParagraph"/>
        <w:numPr>
          <w:ilvl w:val="0"/>
          <w:numId w:val="64"/>
        </w:numPr>
        <w:rPr>
          <w:rFonts w:eastAsia="Times New Roman" w:cstheme="minorHAnsi"/>
        </w:rPr>
      </w:pPr>
      <w:r w:rsidRPr="00130DC5">
        <w:rPr>
          <w:i/>
          <w:iCs/>
        </w:rPr>
        <w:lastRenderedPageBreak/>
        <w:t>Elementium (Rare).</w:t>
      </w:r>
      <w:r w:rsidRPr="00130DC5">
        <w:t xml:space="preserve"> Has traits of Arcanite, and is also resistant to all elemental damage (acid, cold, fire, and lightning). Furthermore, weapons and armor made of elementium reduce the cost of all elemental infusions by reducing </w:t>
      </w:r>
      <w:r w:rsidR="00AA0F13">
        <w:t>75</w:t>
      </w:r>
      <w:r w:rsidRPr="00130DC5">
        <w:t xml:space="preserve">% off the item's crafting cost. </w:t>
      </w:r>
      <w:r w:rsidRPr="00130DC5">
        <w:rPr>
          <w:rFonts w:eastAsia="Times New Roman" w:cstheme="minorHAnsi"/>
        </w:rPr>
        <w:t>An Elementium weapon or armor also either gains the Elemental Damage feature for no cost (choose the damage type) or the Attuned Resistance feature for no cost. Finally, it has 1 additional spell use or 2 charges (if infused with the Spell or Charged Infusion features, if the spells are elemental in nature).</w:t>
      </w:r>
    </w:p>
    <w:p w14:paraId="3F5DB029" w14:textId="77777777" w:rsidR="00130DC5" w:rsidRPr="00130DC5" w:rsidRDefault="00130DC5">
      <w:pPr>
        <w:pStyle w:val="ListParagraph"/>
        <w:numPr>
          <w:ilvl w:val="0"/>
          <w:numId w:val="64"/>
        </w:numPr>
      </w:pPr>
      <w:r w:rsidRPr="00130DC5">
        <w:rPr>
          <w:rFonts w:eastAsia="Times New Roman" w:cstheme="minorHAnsi"/>
          <w:i/>
          <w:iCs/>
        </w:rPr>
        <w:t>Fel Iron (Uncommon).</w:t>
      </w:r>
      <w:r w:rsidRPr="00130DC5">
        <w:rPr>
          <w:rFonts w:eastAsia="Times New Roman" w:cstheme="minorHAnsi"/>
        </w:rPr>
        <w:t xml:space="preserve"> </w:t>
      </w:r>
      <w:r w:rsidRPr="00130DC5">
        <w:t xml:space="preserve">Objects made of this mineral shed a fel glow in a radius of 10 feet, are immune to holy damage, resistant to nonmagical weapon damage, and have 20 hit points. If used or worn, fel iron weapons and armor sate fel addiction. Furthermore, you reduce the cost of all fel or unholy infusions by reducing </w:t>
      </w:r>
      <w:r w:rsidR="00AA0F13">
        <w:t>75</w:t>
      </w:r>
      <w:r w:rsidRPr="00130DC5">
        <w:t xml:space="preserve">% of the item's crafting cost. </w:t>
      </w:r>
    </w:p>
    <w:p w14:paraId="083BEBBD" w14:textId="77777777" w:rsidR="00130DC5" w:rsidRPr="00130DC5" w:rsidRDefault="00130DC5" w:rsidP="003C4628">
      <w:pPr>
        <w:pStyle w:val="ListParagraph"/>
        <w:numPr>
          <w:ilvl w:val="0"/>
          <w:numId w:val="64"/>
        </w:numPr>
        <w:rPr>
          <w:i/>
          <w:iCs/>
        </w:rPr>
      </w:pPr>
      <w:r w:rsidRPr="00130DC5">
        <w:rPr>
          <w:i/>
          <w:iCs/>
        </w:rPr>
        <w:t>Iron or Steel (Common)</w:t>
      </w:r>
    </w:p>
    <w:p w14:paraId="7DCF7923" w14:textId="77777777" w:rsidR="00130DC5" w:rsidRPr="00130DC5" w:rsidRDefault="00130DC5">
      <w:pPr>
        <w:pStyle w:val="ListParagraph"/>
        <w:numPr>
          <w:ilvl w:val="0"/>
          <w:numId w:val="64"/>
        </w:numPr>
      </w:pPr>
      <w:r w:rsidRPr="00130DC5">
        <w:rPr>
          <w:i/>
          <w:iCs/>
        </w:rPr>
        <w:t>Lightforged</w:t>
      </w:r>
      <w:r w:rsidR="00706605">
        <w:rPr>
          <w:i/>
          <w:iCs/>
        </w:rPr>
        <w:t xml:space="preserve"> Iron</w:t>
      </w:r>
      <w:r w:rsidRPr="00130DC5">
        <w:rPr>
          <w:i/>
          <w:iCs/>
        </w:rPr>
        <w:t xml:space="preserve"> (Uncommon). </w:t>
      </w:r>
      <w:r w:rsidRPr="00130DC5">
        <w:t xml:space="preserve">Objects made of this mineral shed regular light in a radius of 10 feet, are immune to shadow damage, resistant to nonmagical weapon damage, and have 20 hit points. If used or worn, Lightforged weapons and armor suppress fel addiction. Furthermore, you reduce the cost of all light or holy infusions by reducing </w:t>
      </w:r>
      <w:r w:rsidR="00AA0F13">
        <w:t>75</w:t>
      </w:r>
      <w:r w:rsidRPr="00130DC5">
        <w:t xml:space="preserve">% of the item's crafting cost. </w:t>
      </w:r>
    </w:p>
    <w:p w14:paraId="1B673EDC" w14:textId="77777777" w:rsidR="00130DC5" w:rsidRPr="00130DC5" w:rsidRDefault="00130DC5">
      <w:pPr>
        <w:pStyle w:val="ListParagraph"/>
        <w:numPr>
          <w:ilvl w:val="0"/>
          <w:numId w:val="64"/>
        </w:numPr>
      </w:pPr>
      <w:r w:rsidRPr="00130DC5">
        <w:rPr>
          <w:i/>
          <w:iCs/>
        </w:rPr>
        <w:t xml:space="preserve">Mithril (Uncommon). </w:t>
      </w:r>
      <w:r w:rsidRPr="00130DC5">
        <w:t xml:space="preserve">Objects made of mithral have half the weight of iron or steel but is just as hard, and does not rust, corrode, or tarnish. If a weapon, it is counted as if silver. If an armor, it can be worn under normal clothes if it is light or medium. If the armor normally imposes disadvantage on Agility (Stealth) checks or has a Strength requirement, the mithral version of the armor doesn't. If the item has a Deep Infusion, the final crafting cost of the item is reduced by </w:t>
      </w:r>
      <w:r w:rsidR="00AA0F13">
        <w:t>75</w:t>
      </w:r>
      <w:r w:rsidRPr="00130DC5">
        <w:t xml:space="preserve">%. </w:t>
      </w:r>
    </w:p>
    <w:p w14:paraId="62E33D3C" w14:textId="76DE5E76" w:rsidR="00130DC5" w:rsidRPr="00130DC5" w:rsidRDefault="00130DC5" w:rsidP="00C82D21">
      <w:pPr>
        <w:pStyle w:val="ListParagraph"/>
        <w:numPr>
          <w:ilvl w:val="0"/>
          <w:numId w:val="64"/>
        </w:numPr>
        <w:pPrChange w:id="3950" w:author="Admin" w:date="2022-04-19T00:17:00Z">
          <w:pPr>
            <w:pStyle w:val="ListParagraph"/>
            <w:numPr>
              <w:numId w:val="64"/>
            </w:numPr>
            <w:ind w:hanging="360"/>
          </w:pPr>
        </w:pPrChange>
      </w:pPr>
      <w:r w:rsidRPr="00130DC5">
        <w:rPr>
          <w:i/>
          <w:iCs/>
        </w:rPr>
        <w:t>Saronite (Rare).</w:t>
      </w:r>
      <w:r w:rsidRPr="00130DC5">
        <w:t xml:space="preserve"> Objects made of Saronite have an AC of 25 and 40 hit points, and are naturally magical. Objects made of Saronite are also immune to nonmagical weapons, resistant to magical weapon damage, and shadow, fel and lightning damage. When suffering holy or arcane damage, the object takes damage normally, </w:t>
      </w:r>
      <w:del w:id="3951" w:author="Admin" w:date="2022-04-19T00:17:00Z">
        <w:r w:rsidRPr="00130DC5" w:rsidDel="00C82D21">
          <w:delText xml:space="preserve">but </w:delText>
        </w:r>
      </w:del>
      <w:ins w:id="3952" w:author="Admin" w:date="2022-04-19T00:17:00Z">
        <w:r w:rsidR="00C82D21">
          <w:t xml:space="preserve">and also </w:t>
        </w:r>
      </w:ins>
      <w:del w:id="3953" w:author="Admin" w:date="2022-04-19T00:17:00Z">
        <w:r w:rsidRPr="00130DC5" w:rsidDel="00C82D21">
          <w:delText xml:space="preserve">reflects </w:delText>
        </w:r>
      </w:del>
      <w:r w:rsidRPr="00130DC5">
        <w:t xml:space="preserve">deals half of the damage it took in a 15-foot area sphere centered on it (Spirit saving throw DC 15 to negate). Saronite is strong but brittle, and takes full damage from critical hits. Prolonged exposure to Saronite counts as a test of sanity (see Alternate Madness under Chapter 8). </w:t>
      </w:r>
      <w:r w:rsidR="00AA0F13">
        <w:rPr>
          <w:rFonts w:eastAsia="Times New Roman" w:cstheme="minorHAnsi"/>
        </w:rPr>
        <w:t>Saronite objects also have the deep infusion for no cost.</w:t>
      </w:r>
    </w:p>
    <w:p w14:paraId="42B1134B" w14:textId="77777777" w:rsidR="00130DC5" w:rsidRPr="00130DC5" w:rsidRDefault="00130DC5">
      <w:pPr>
        <w:pStyle w:val="ListParagraph"/>
        <w:numPr>
          <w:ilvl w:val="0"/>
          <w:numId w:val="64"/>
        </w:numPr>
        <w:rPr>
          <w:rFonts w:eastAsia="Times New Roman" w:cstheme="minorHAnsi"/>
        </w:rPr>
      </w:pPr>
      <w:r w:rsidRPr="00130DC5">
        <w:rPr>
          <w:rFonts w:eastAsia="Times New Roman" w:cstheme="minorHAnsi"/>
          <w:i/>
          <w:iCs/>
        </w:rPr>
        <w:t>Thorium (Uncommon).</w:t>
      </w:r>
      <w:r w:rsidRPr="00130DC5">
        <w:rPr>
          <w:rFonts w:eastAsia="Times New Roman" w:cstheme="minorHAnsi"/>
        </w:rPr>
        <w:t xml:space="preserve"> Objects made of thorium have an AC of 20 and have 25 hit points, and are resistant to nonmagical weapon damage and arcane damage. </w:t>
      </w:r>
      <w:r w:rsidR="00AA0F13">
        <w:rPr>
          <w:rFonts w:eastAsia="Times New Roman" w:cstheme="minorHAnsi"/>
        </w:rPr>
        <w:t xml:space="preserve">They also have the deep infusion for no cost. </w:t>
      </w:r>
    </w:p>
    <w:p w14:paraId="1E3DFEB0" w14:textId="77777777" w:rsidR="00130DC5" w:rsidRPr="00130DC5" w:rsidRDefault="00130DC5">
      <w:pPr>
        <w:pStyle w:val="ListParagraph"/>
        <w:numPr>
          <w:ilvl w:val="0"/>
          <w:numId w:val="64"/>
        </w:numPr>
        <w:rPr>
          <w:rFonts w:eastAsia="Times New Roman" w:cstheme="minorHAnsi"/>
        </w:rPr>
      </w:pPr>
      <w:r w:rsidRPr="00130DC5">
        <w:rPr>
          <w:rFonts w:eastAsia="Times New Roman" w:cstheme="minorHAnsi"/>
          <w:i/>
          <w:iCs/>
        </w:rPr>
        <w:t xml:space="preserve">Truesilver (Rare). </w:t>
      </w:r>
      <w:r w:rsidR="00392429" w:rsidRPr="00130DC5">
        <w:rPr>
          <w:rFonts w:eastAsia="Times New Roman" w:cstheme="minorHAnsi"/>
        </w:rPr>
        <w:t xml:space="preserve">Has </w:t>
      </w:r>
      <w:r w:rsidR="00392429">
        <w:rPr>
          <w:rFonts w:eastAsia="Times New Roman" w:cstheme="minorHAnsi"/>
        </w:rPr>
        <w:t xml:space="preserve">the </w:t>
      </w:r>
      <w:r w:rsidR="00392429" w:rsidRPr="00130DC5">
        <w:rPr>
          <w:rFonts w:eastAsia="Times New Roman" w:cstheme="minorHAnsi"/>
        </w:rPr>
        <w:t>trait</w:t>
      </w:r>
      <w:r w:rsidR="00392429">
        <w:rPr>
          <w:rFonts w:eastAsia="Times New Roman" w:cstheme="minorHAnsi"/>
        </w:rPr>
        <w:t>s</w:t>
      </w:r>
      <w:r w:rsidRPr="00130DC5">
        <w:rPr>
          <w:rFonts w:eastAsia="Times New Roman" w:cstheme="minorHAnsi"/>
        </w:rPr>
        <w:t xml:space="preserve"> of both Mithril and Thorium. A Truesilver weapon or armor gains a Deep Infusion for no cost (increasing its bonus to Attack and Damage rolls, or the AC gained by +1), and has 1 additional spell use or 2 charges (if infused with the spell or charged infusion features).</w:t>
      </w:r>
    </w:p>
    <w:p w14:paraId="4B6062A1" w14:textId="77777777" w:rsidR="00130DC5" w:rsidRPr="00130DC5" w:rsidRDefault="00130DC5" w:rsidP="00130DC5"/>
    <w:p w14:paraId="4BB49946" w14:textId="77777777" w:rsidR="00130DC5" w:rsidRPr="00130DC5" w:rsidRDefault="00130DC5" w:rsidP="00130DC5">
      <w:pPr>
        <w:pStyle w:val="Heading5"/>
      </w:pPr>
      <w:r w:rsidRPr="00130DC5">
        <w:t>Inscribed Features</w:t>
      </w:r>
    </w:p>
    <w:p w14:paraId="6A68E3A6" w14:textId="77777777" w:rsidR="00803B22" w:rsidRDefault="00130DC5">
      <w:pPr>
        <w:pStyle w:val="ListParagraph"/>
        <w:numPr>
          <w:ilvl w:val="0"/>
          <w:numId w:val="64"/>
        </w:numPr>
        <w:rPr>
          <w:ins w:id="3954" w:author="Admin" w:date="2021-05-07T23:59:00Z"/>
        </w:rPr>
        <w:pPrChange w:id="3955" w:author="Admin" w:date="2021-05-07T23:59:00Z">
          <w:pPr/>
        </w:pPrChange>
      </w:pPr>
      <w:r w:rsidRPr="00130DC5">
        <w:rPr>
          <w:i/>
          <w:iCs/>
        </w:rPr>
        <w:t>Ability Enhancement (</w:t>
      </w:r>
      <w:del w:id="3956" w:author="Admin" w:date="2021-05-07T23:52:00Z">
        <w:r w:rsidRPr="00130DC5" w:rsidDel="00350769">
          <w:rPr>
            <w:i/>
            <w:iCs/>
          </w:rPr>
          <w:delText xml:space="preserve">requires attunement, </w:delText>
        </w:r>
      </w:del>
      <w:r w:rsidRPr="00130DC5">
        <w:rPr>
          <w:i/>
          <w:iCs/>
        </w:rPr>
        <w:t>+1 step</w:t>
      </w:r>
      <w:ins w:id="3957" w:author="Admin" w:date="2021-05-07T23:52:00Z">
        <w:r w:rsidR="00350769">
          <w:rPr>
            <w:i/>
            <w:iCs/>
          </w:rPr>
          <w:t>, requires attunement, any</w:t>
        </w:r>
      </w:ins>
      <w:r w:rsidRPr="00130DC5">
        <w:rPr>
          <w:i/>
          <w:iCs/>
        </w:rPr>
        <w:t>).</w:t>
      </w:r>
      <w:r w:rsidRPr="00130DC5">
        <w:t xml:space="preserve"> When attuned to this item, it increases two ability scores </w:t>
      </w:r>
      <w:del w:id="3958" w:author="Admin" w:date="2021-05-07T23:58:00Z">
        <w:r w:rsidRPr="00130DC5" w:rsidDel="00803B22">
          <w:delText xml:space="preserve">of your choice </w:delText>
        </w:r>
      </w:del>
      <w:r w:rsidRPr="00130DC5">
        <w:t xml:space="preserve">by 1 each, to a maximum of 20. You </w:t>
      </w:r>
      <w:del w:id="3959" w:author="Admin" w:date="2021-05-07T23:59:00Z">
        <w:r w:rsidRPr="00130DC5" w:rsidDel="00803B22">
          <w:delText xml:space="preserve">cannot </w:delText>
        </w:r>
      </w:del>
      <w:ins w:id="3960" w:author="Admin" w:date="2021-05-07T23:59:00Z">
        <w:r w:rsidR="00803B22">
          <w:t xml:space="preserve">can never </w:t>
        </w:r>
      </w:ins>
      <w:r w:rsidRPr="00130DC5">
        <w:t>benefit from two ability enhancement infusions. Ability enhancements are usually named and recognized in-universe by a</w:t>
      </w:r>
      <w:ins w:id="3961" w:author="Admin" w:date="2021-05-07T23:59:00Z">
        <w:r w:rsidR="00803B22">
          <w:t xml:space="preserve"> creature-related</w:t>
        </w:r>
      </w:ins>
      <w:r w:rsidRPr="00130DC5">
        <w:t xml:space="preserve"> suffix (such as Longsword of the Tiger </w:t>
      </w:r>
      <w:del w:id="3962" w:author="Admin" w:date="2021-05-07T23:53:00Z">
        <w:r w:rsidRPr="00130DC5" w:rsidDel="00350769">
          <w:delText>for Strength and Agility</w:delText>
        </w:r>
      </w:del>
      <w:ins w:id="3963" w:author="Admin" w:date="2021-05-07T23:53:00Z">
        <w:r w:rsidR="00350769">
          <w:t xml:space="preserve">or Bracers or the </w:t>
        </w:r>
      </w:ins>
      <w:ins w:id="3964" w:author="Admin" w:date="2021-05-07T23:59:00Z">
        <w:r w:rsidR="00803B22">
          <w:t>Dragon</w:t>
        </w:r>
      </w:ins>
      <w:r w:rsidRPr="00130DC5">
        <w:t>; see the below chart)</w:t>
      </w:r>
    </w:p>
    <w:p w14:paraId="54F2539C" w14:textId="77777777" w:rsidR="00803B22" w:rsidRPr="00130DC5" w:rsidRDefault="00803B22">
      <w:pPr>
        <w:ind w:left="360"/>
        <w:rPr>
          <w:ins w:id="3965" w:author="Admin" w:date="2021-05-07T23:58:00Z"/>
        </w:rPr>
        <w:pPrChange w:id="3966" w:author="Admin" w:date="2021-05-07T23:59:00Z">
          <w:pPr/>
        </w:pPrChange>
      </w:pPr>
    </w:p>
    <w:p w14:paraId="6F7E6E9F" w14:textId="77777777" w:rsidR="00803B22" w:rsidRPr="00130DC5" w:rsidRDefault="00803B22" w:rsidP="00803B22">
      <w:pPr>
        <w:rPr>
          <w:ins w:id="3967" w:author="Admin" w:date="2021-05-07T23:58:00Z"/>
          <w:b/>
          <w:bCs/>
        </w:rPr>
      </w:pPr>
      <w:ins w:id="3968" w:author="Admin" w:date="2021-05-07T23:58:00Z">
        <w:r>
          <w:rPr>
            <w:b/>
            <w:bCs/>
          </w:rPr>
          <w:t>Roll</w:t>
        </w:r>
        <w:r>
          <w:rPr>
            <w:b/>
            <w:bCs/>
          </w:rPr>
          <w:tab/>
          <w:t>S</w:t>
        </w:r>
        <w:r w:rsidRPr="00130DC5">
          <w:rPr>
            <w:b/>
            <w:bCs/>
          </w:rPr>
          <w:t>uffix</w:t>
        </w:r>
        <w:r w:rsidRPr="00130DC5">
          <w:rPr>
            <w:b/>
            <w:bCs/>
          </w:rPr>
          <w:tab/>
          <w:t>Strength</w:t>
        </w:r>
        <w:r w:rsidRPr="00130DC5">
          <w:rPr>
            <w:b/>
            <w:bCs/>
          </w:rPr>
          <w:tab/>
          <w:t>Agility</w:t>
        </w:r>
        <w:r w:rsidRPr="00130DC5">
          <w:rPr>
            <w:b/>
            <w:bCs/>
          </w:rPr>
          <w:tab/>
          <w:t>Stamina</w:t>
        </w:r>
        <w:r w:rsidRPr="00130DC5">
          <w:rPr>
            <w:b/>
            <w:bCs/>
          </w:rPr>
          <w:tab/>
          <w:t>Intelligence</w:t>
        </w:r>
        <w:r w:rsidRPr="00130DC5">
          <w:rPr>
            <w:b/>
            <w:bCs/>
          </w:rPr>
          <w:tab/>
          <w:t>Spirit</w:t>
        </w:r>
        <w:r w:rsidRPr="00130DC5">
          <w:rPr>
            <w:b/>
            <w:bCs/>
          </w:rPr>
          <w:tab/>
          <w:t>Charisma</w:t>
        </w:r>
      </w:ins>
    </w:p>
    <w:p w14:paraId="6066B9A1" w14:textId="77777777" w:rsidR="00803B22" w:rsidRPr="00130DC5" w:rsidRDefault="00803B22" w:rsidP="00803B22">
      <w:pPr>
        <w:rPr>
          <w:ins w:id="3969" w:author="Admin" w:date="2021-05-07T23:58:00Z"/>
        </w:rPr>
      </w:pPr>
      <w:ins w:id="3970" w:author="Admin" w:date="2021-05-07T23:58:00Z">
        <w:r>
          <w:lastRenderedPageBreak/>
          <w:t>1</w:t>
        </w:r>
        <w:r>
          <w:tab/>
        </w:r>
        <w:r w:rsidRPr="00130DC5">
          <w:t>Tiger</w:t>
        </w:r>
        <w:r w:rsidRPr="00130DC5">
          <w:tab/>
          <w:t>√</w:t>
        </w:r>
        <w:r w:rsidRPr="00130DC5">
          <w:tab/>
        </w:r>
        <w:r>
          <w:tab/>
        </w:r>
        <w:r w:rsidRPr="00130DC5">
          <w:t>√</w:t>
        </w:r>
        <w:r w:rsidRPr="00130DC5">
          <w:tab/>
        </w:r>
        <w:r>
          <w:t>-</w:t>
        </w:r>
        <w:r>
          <w:tab/>
        </w:r>
        <w:r>
          <w:tab/>
          <w:t>-</w:t>
        </w:r>
        <w:r>
          <w:tab/>
        </w:r>
        <w:r>
          <w:tab/>
          <w:t>-</w:t>
        </w:r>
        <w:r>
          <w:tab/>
          <w:t>-</w:t>
        </w:r>
        <w:r w:rsidRPr="00130DC5">
          <w:tab/>
        </w:r>
        <w:r w:rsidRPr="00130DC5">
          <w:tab/>
        </w:r>
      </w:ins>
    </w:p>
    <w:p w14:paraId="5FEC36AB" w14:textId="77777777" w:rsidR="00803B22" w:rsidRPr="00130DC5" w:rsidRDefault="00803B22" w:rsidP="00803B22">
      <w:pPr>
        <w:rPr>
          <w:ins w:id="3971" w:author="Admin" w:date="2021-05-07T23:58:00Z"/>
        </w:rPr>
      </w:pPr>
      <w:ins w:id="3972" w:author="Admin" w:date="2021-05-07T23:58:00Z">
        <w:r>
          <w:t>2</w:t>
        </w:r>
        <w:r>
          <w:tab/>
        </w:r>
        <w:r w:rsidRPr="00130DC5">
          <w:t>Bear</w:t>
        </w:r>
        <w:r>
          <w:tab/>
        </w:r>
        <w:r w:rsidRPr="00130DC5">
          <w:t>√</w:t>
        </w:r>
        <w:r w:rsidRPr="00130DC5">
          <w:tab/>
        </w:r>
        <w:r>
          <w:tab/>
          <w:t>-</w:t>
        </w:r>
        <w:r w:rsidRPr="00130DC5">
          <w:tab/>
          <w:t>√</w:t>
        </w:r>
        <w:r w:rsidRPr="00130DC5">
          <w:tab/>
        </w:r>
        <w:r w:rsidRPr="00130DC5">
          <w:tab/>
        </w:r>
        <w:r>
          <w:t>-</w:t>
        </w:r>
        <w:r>
          <w:tab/>
        </w:r>
        <w:r>
          <w:tab/>
          <w:t>-</w:t>
        </w:r>
        <w:r>
          <w:tab/>
          <w:t>-</w:t>
        </w:r>
      </w:ins>
    </w:p>
    <w:p w14:paraId="03FA2E84" w14:textId="77777777" w:rsidR="00803B22" w:rsidRPr="00130DC5" w:rsidRDefault="00803B22" w:rsidP="00803B22">
      <w:pPr>
        <w:rPr>
          <w:ins w:id="3973" w:author="Admin" w:date="2021-05-07T23:58:00Z"/>
        </w:rPr>
      </w:pPr>
      <w:ins w:id="3974" w:author="Admin" w:date="2021-05-07T23:58:00Z">
        <w:r>
          <w:t>3</w:t>
        </w:r>
        <w:r>
          <w:tab/>
        </w:r>
        <w:r w:rsidRPr="00130DC5">
          <w:t>Gorilla</w:t>
        </w:r>
        <w:r w:rsidRPr="00130DC5">
          <w:tab/>
          <w:t>√</w:t>
        </w:r>
        <w:r w:rsidRPr="00130DC5">
          <w:tab/>
        </w:r>
        <w:r w:rsidRPr="00130DC5">
          <w:tab/>
        </w:r>
        <w:r>
          <w:t>-</w:t>
        </w:r>
        <w:r w:rsidRPr="00130DC5">
          <w:tab/>
        </w:r>
        <w:r>
          <w:t>-</w:t>
        </w:r>
        <w:r>
          <w:tab/>
        </w:r>
        <w:r>
          <w:tab/>
        </w:r>
        <w:r w:rsidRPr="00130DC5">
          <w:t>√</w:t>
        </w:r>
        <w:r w:rsidRPr="00130DC5">
          <w:tab/>
        </w:r>
        <w:r>
          <w:tab/>
          <w:t>-</w:t>
        </w:r>
        <w:r>
          <w:tab/>
          <w:t>-</w:t>
        </w:r>
      </w:ins>
    </w:p>
    <w:p w14:paraId="2FD7431D" w14:textId="77777777" w:rsidR="00803B22" w:rsidRPr="00130DC5" w:rsidRDefault="00803B22" w:rsidP="00803B22">
      <w:pPr>
        <w:rPr>
          <w:ins w:id="3975" w:author="Admin" w:date="2021-05-07T23:58:00Z"/>
        </w:rPr>
      </w:pPr>
      <w:ins w:id="3976" w:author="Admin" w:date="2021-05-07T23:58:00Z">
        <w:r>
          <w:t>4</w:t>
        </w:r>
        <w:r>
          <w:tab/>
        </w:r>
        <w:r w:rsidRPr="00130DC5">
          <w:t>Boar</w:t>
        </w:r>
        <w:r w:rsidRPr="00130DC5">
          <w:tab/>
          <w:t>√</w:t>
        </w:r>
        <w:r w:rsidRPr="00130DC5">
          <w:tab/>
        </w:r>
        <w:r w:rsidRPr="00130DC5">
          <w:tab/>
        </w:r>
        <w:r>
          <w:t>-</w:t>
        </w:r>
        <w:r w:rsidRPr="00130DC5">
          <w:tab/>
        </w:r>
        <w:r>
          <w:t>-</w:t>
        </w:r>
        <w:r w:rsidRPr="00130DC5">
          <w:tab/>
        </w:r>
        <w:r>
          <w:tab/>
          <w:t>-</w:t>
        </w:r>
        <w:r>
          <w:tab/>
        </w:r>
        <w:r w:rsidRPr="00130DC5">
          <w:tab/>
          <w:t>√</w:t>
        </w:r>
        <w:r>
          <w:tab/>
          <w:t>-</w:t>
        </w:r>
      </w:ins>
    </w:p>
    <w:p w14:paraId="70367C1C" w14:textId="77777777" w:rsidR="00803B22" w:rsidRPr="00130DC5" w:rsidRDefault="00803B22" w:rsidP="00803B22">
      <w:pPr>
        <w:rPr>
          <w:ins w:id="3977" w:author="Admin" w:date="2021-05-07T23:58:00Z"/>
        </w:rPr>
      </w:pPr>
      <w:ins w:id="3978" w:author="Admin" w:date="2021-05-07T23:58:00Z">
        <w:r>
          <w:t>5</w:t>
        </w:r>
        <w:r>
          <w:tab/>
        </w:r>
        <w:r w:rsidRPr="00130DC5">
          <w:t>Dragon</w:t>
        </w:r>
        <w:r w:rsidRPr="00130DC5">
          <w:tab/>
          <w:t>√</w:t>
        </w:r>
        <w:r w:rsidRPr="00130DC5">
          <w:tab/>
        </w:r>
        <w:r w:rsidRPr="00130DC5">
          <w:tab/>
        </w:r>
        <w:r>
          <w:t>-</w:t>
        </w:r>
        <w:r w:rsidRPr="00130DC5">
          <w:tab/>
        </w:r>
        <w:r>
          <w:t>-</w:t>
        </w:r>
        <w:r w:rsidRPr="00130DC5">
          <w:tab/>
        </w:r>
        <w:r w:rsidRPr="00130DC5">
          <w:tab/>
        </w:r>
        <w:r>
          <w:t>-</w:t>
        </w:r>
        <w:r>
          <w:tab/>
        </w:r>
        <w:r>
          <w:tab/>
          <w:t>-</w:t>
        </w:r>
        <w:r w:rsidRPr="00130DC5">
          <w:tab/>
          <w:t>√</w:t>
        </w:r>
      </w:ins>
    </w:p>
    <w:p w14:paraId="7544306F" w14:textId="77777777" w:rsidR="00803B22" w:rsidRPr="00130DC5" w:rsidRDefault="00803B22" w:rsidP="00803B22">
      <w:pPr>
        <w:rPr>
          <w:ins w:id="3979" w:author="Admin" w:date="2021-05-07T23:58:00Z"/>
        </w:rPr>
      </w:pPr>
      <w:ins w:id="3980" w:author="Admin" w:date="2021-05-07T23:58:00Z">
        <w:r>
          <w:t>6</w:t>
        </w:r>
        <w:r>
          <w:tab/>
        </w:r>
        <w:r w:rsidRPr="00130DC5">
          <w:t>Monkey</w:t>
        </w:r>
        <w:r>
          <w:tab/>
          <w:t>-</w:t>
        </w:r>
        <w:r>
          <w:tab/>
        </w:r>
        <w:r w:rsidRPr="00130DC5">
          <w:tab/>
          <w:t>√</w:t>
        </w:r>
        <w:r w:rsidRPr="00130DC5">
          <w:tab/>
          <w:t>√</w:t>
        </w:r>
        <w:r w:rsidRPr="00130DC5">
          <w:tab/>
        </w:r>
        <w:r w:rsidRPr="00130DC5">
          <w:tab/>
        </w:r>
        <w:r>
          <w:t>-</w:t>
        </w:r>
        <w:r>
          <w:tab/>
        </w:r>
        <w:r>
          <w:tab/>
          <w:t>-</w:t>
        </w:r>
        <w:r>
          <w:tab/>
          <w:t>-</w:t>
        </w:r>
      </w:ins>
    </w:p>
    <w:p w14:paraId="540312AD" w14:textId="77777777" w:rsidR="00803B22" w:rsidRPr="00130DC5" w:rsidRDefault="00803B22" w:rsidP="00803B22">
      <w:pPr>
        <w:rPr>
          <w:ins w:id="3981" w:author="Admin" w:date="2021-05-07T23:58:00Z"/>
        </w:rPr>
      </w:pPr>
      <w:ins w:id="3982" w:author="Admin" w:date="2021-05-07T23:58:00Z">
        <w:r>
          <w:t>7</w:t>
        </w:r>
        <w:r>
          <w:tab/>
        </w:r>
        <w:r w:rsidRPr="00130DC5">
          <w:t>Falcon</w:t>
        </w:r>
        <w:r w:rsidRPr="00130DC5">
          <w:tab/>
        </w:r>
        <w:r>
          <w:t>-</w:t>
        </w:r>
        <w:r w:rsidRPr="00130DC5">
          <w:tab/>
        </w:r>
        <w:r>
          <w:tab/>
        </w:r>
        <w:r w:rsidRPr="00130DC5">
          <w:t>√</w:t>
        </w:r>
        <w:r w:rsidRPr="00130DC5">
          <w:tab/>
        </w:r>
        <w:r>
          <w:t>-</w:t>
        </w:r>
        <w:r w:rsidRPr="00130DC5">
          <w:tab/>
        </w:r>
        <w:r>
          <w:tab/>
        </w:r>
        <w:r w:rsidRPr="00130DC5">
          <w:t>√</w:t>
        </w:r>
        <w:r w:rsidRPr="00130DC5">
          <w:tab/>
        </w:r>
        <w:r>
          <w:tab/>
          <w:t>-</w:t>
        </w:r>
        <w:r>
          <w:tab/>
          <w:t>-</w:t>
        </w:r>
      </w:ins>
    </w:p>
    <w:p w14:paraId="14F05689" w14:textId="77777777" w:rsidR="00803B22" w:rsidRPr="00130DC5" w:rsidRDefault="00803B22" w:rsidP="00803B22">
      <w:pPr>
        <w:rPr>
          <w:ins w:id="3983" w:author="Admin" w:date="2021-05-07T23:58:00Z"/>
        </w:rPr>
      </w:pPr>
      <w:ins w:id="3984" w:author="Admin" w:date="2021-05-07T23:58:00Z">
        <w:r>
          <w:t>8</w:t>
        </w:r>
        <w:r>
          <w:tab/>
        </w:r>
        <w:r w:rsidRPr="00130DC5">
          <w:t>Wolf</w:t>
        </w:r>
        <w:r w:rsidRPr="00130DC5">
          <w:tab/>
        </w:r>
        <w:r>
          <w:t>-</w:t>
        </w:r>
        <w:r w:rsidRPr="00130DC5">
          <w:tab/>
        </w:r>
        <w:r>
          <w:tab/>
        </w:r>
        <w:r w:rsidRPr="00130DC5">
          <w:t>√</w:t>
        </w:r>
        <w:r w:rsidRPr="00130DC5">
          <w:tab/>
        </w:r>
        <w:r>
          <w:t>-</w:t>
        </w:r>
        <w:r w:rsidRPr="00130DC5">
          <w:tab/>
        </w:r>
        <w:r>
          <w:tab/>
          <w:t>-</w:t>
        </w:r>
        <w:r>
          <w:tab/>
        </w:r>
        <w:r w:rsidRPr="00130DC5">
          <w:tab/>
          <w:t>√</w:t>
        </w:r>
        <w:r>
          <w:tab/>
          <w:t>-</w:t>
        </w:r>
      </w:ins>
    </w:p>
    <w:p w14:paraId="63347785" w14:textId="77777777" w:rsidR="00803B22" w:rsidRPr="00130DC5" w:rsidRDefault="00803B22" w:rsidP="00803B22">
      <w:pPr>
        <w:rPr>
          <w:ins w:id="3985" w:author="Admin" w:date="2021-05-07T23:58:00Z"/>
        </w:rPr>
      </w:pPr>
      <w:ins w:id="3986" w:author="Admin" w:date="2021-05-07T23:58:00Z">
        <w:r>
          <w:t>9</w:t>
        </w:r>
        <w:r>
          <w:tab/>
        </w:r>
        <w:r w:rsidRPr="00130DC5">
          <w:t>Badger</w:t>
        </w:r>
        <w:r w:rsidRPr="00130DC5">
          <w:tab/>
        </w:r>
        <w:r>
          <w:t>-</w:t>
        </w:r>
        <w:r w:rsidRPr="00130DC5">
          <w:tab/>
        </w:r>
        <w:r>
          <w:tab/>
        </w:r>
        <w:r w:rsidRPr="00130DC5">
          <w:t>√</w:t>
        </w:r>
        <w:r w:rsidRPr="00130DC5">
          <w:tab/>
        </w:r>
        <w:r>
          <w:t>-</w:t>
        </w:r>
        <w:r w:rsidRPr="00130DC5">
          <w:tab/>
        </w:r>
        <w:r w:rsidRPr="00130DC5">
          <w:tab/>
        </w:r>
        <w:r>
          <w:t>-</w:t>
        </w:r>
        <w:r w:rsidRPr="00130DC5">
          <w:tab/>
        </w:r>
        <w:r>
          <w:tab/>
          <w:t>-</w:t>
        </w:r>
        <w:r w:rsidRPr="00130DC5">
          <w:tab/>
          <w:t>√</w:t>
        </w:r>
      </w:ins>
    </w:p>
    <w:p w14:paraId="6EDA1A88" w14:textId="77777777" w:rsidR="00803B22" w:rsidRDefault="00803B22" w:rsidP="00803B22">
      <w:pPr>
        <w:rPr>
          <w:ins w:id="3987" w:author="Admin" w:date="2021-05-07T23:58:00Z"/>
        </w:rPr>
      </w:pPr>
      <w:ins w:id="3988" w:author="Admin" w:date="2021-05-07T23:58:00Z">
        <w:r>
          <w:t>10</w:t>
        </w:r>
        <w:r>
          <w:tab/>
        </w:r>
        <w:r w:rsidRPr="00130DC5">
          <w:t>Eagle</w:t>
        </w:r>
        <w:r w:rsidRPr="00130DC5">
          <w:tab/>
        </w:r>
        <w:r>
          <w:t>-</w:t>
        </w:r>
        <w:r w:rsidRPr="00130DC5">
          <w:tab/>
        </w:r>
        <w:r w:rsidRPr="00130DC5">
          <w:tab/>
        </w:r>
        <w:r>
          <w:t>-</w:t>
        </w:r>
        <w:r>
          <w:tab/>
        </w:r>
        <w:r w:rsidRPr="00130DC5">
          <w:t>√</w:t>
        </w:r>
        <w:r w:rsidRPr="00130DC5">
          <w:tab/>
        </w:r>
        <w:r>
          <w:tab/>
        </w:r>
        <w:r w:rsidRPr="00130DC5">
          <w:t>√</w:t>
        </w:r>
        <w:r w:rsidRPr="00130DC5">
          <w:tab/>
        </w:r>
        <w:r>
          <w:tab/>
          <w:t>-</w:t>
        </w:r>
        <w:r>
          <w:tab/>
          <w:t>-</w:t>
        </w:r>
      </w:ins>
    </w:p>
    <w:p w14:paraId="4038BEDB" w14:textId="77777777" w:rsidR="00803B22" w:rsidRPr="00130DC5" w:rsidRDefault="00803B22" w:rsidP="00803B22">
      <w:pPr>
        <w:rPr>
          <w:ins w:id="3989" w:author="Admin" w:date="2021-05-07T23:58:00Z"/>
        </w:rPr>
      </w:pPr>
      <w:ins w:id="3990" w:author="Admin" w:date="2021-05-07T23:58:00Z">
        <w:r>
          <w:t>11</w:t>
        </w:r>
        <w:r>
          <w:tab/>
        </w:r>
        <w:r w:rsidRPr="00130DC5">
          <w:t>Whale</w:t>
        </w:r>
        <w:r w:rsidRPr="00130DC5">
          <w:tab/>
        </w:r>
        <w:r>
          <w:t>-</w:t>
        </w:r>
        <w:r w:rsidRPr="00130DC5">
          <w:tab/>
        </w:r>
        <w:r w:rsidRPr="00130DC5">
          <w:tab/>
        </w:r>
        <w:r>
          <w:t>-</w:t>
        </w:r>
        <w:r>
          <w:tab/>
        </w:r>
        <w:r w:rsidRPr="00130DC5">
          <w:t>√</w:t>
        </w:r>
        <w:r w:rsidRPr="00130DC5">
          <w:tab/>
        </w:r>
        <w:r w:rsidRPr="00130DC5">
          <w:tab/>
        </w:r>
        <w:r>
          <w:t>-</w:t>
        </w:r>
        <w:r w:rsidRPr="00130DC5">
          <w:tab/>
        </w:r>
        <w:r>
          <w:tab/>
        </w:r>
        <w:r w:rsidRPr="00130DC5">
          <w:t>√</w:t>
        </w:r>
        <w:r>
          <w:tab/>
          <w:t>-</w:t>
        </w:r>
      </w:ins>
    </w:p>
    <w:p w14:paraId="5BFE9D51" w14:textId="77777777" w:rsidR="00803B22" w:rsidRPr="00130DC5" w:rsidRDefault="00803B22" w:rsidP="00803B22">
      <w:pPr>
        <w:rPr>
          <w:ins w:id="3991" w:author="Admin" w:date="2021-05-07T23:58:00Z"/>
        </w:rPr>
      </w:pPr>
      <w:ins w:id="3992" w:author="Admin" w:date="2021-05-07T23:58:00Z">
        <w:r>
          <w:t>12</w:t>
        </w:r>
        <w:r>
          <w:tab/>
        </w:r>
        <w:r w:rsidRPr="00130DC5">
          <w:t>Orca</w:t>
        </w:r>
        <w:r w:rsidRPr="00130DC5">
          <w:tab/>
        </w:r>
        <w:r>
          <w:t>-</w:t>
        </w:r>
        <w:r w:rsidRPr="00130DC5">
          <w:tab/>
        </w:r>
        <w:r w:rsidRPr="00130DC5">
          <w:tab/>
        </w:r>
        <w:r>
          <w:t>-</w:t>
        </w:r>
        <w:r>
          <w:tab/>
        </w:r>
        <w:r w:rsidRPr="00130DC5">
          <w:t>√</w:t>
        </w:r>
        <w:r w:rsidRPr="00130DC5">
          <w:tab/>
        </w:r>
        <w:r>
          <w:tab/>
          <w:t>-</w:t>
        </w:r>
        <w:r w:rsidRPr="00130DC5">
          <w:tab/>
        </w:r>
        <w:r w:rsidRPr="00130DC5">
          <w:tab/>
        </w:r>
        <w:r>
          <w:t>-</w:t>
        </w:r>
        <w:r w:rsidRPr="00130DC5">
          <w:tab/>
          <w:t>√</w:t>
        </w:r>
      </w:ins>
    </w:p>
    <w:p w14:paraId="51E60A63" w14:textId="77777777" w:rsidR="00803B22" w:rsidRPr="00130DC5" w:rsidRDefault="00803B22" w:rsidP="00803B22">
      <w:pPr>
        <w:rPr>
          <w:ins w:id="3993" w:author="Admin" w:date="2021-05-07T23:58:00Z"/>
        </w:rPr>
      </w:pPr>
      <w:ins w:id="3994" w:author="Admin" w:date="2021-05-07T23:58:00Z">
        <w:r>
          <w:t>13</w:t>
        </w:r>
        <w:r>
          <w:tab/>
        </w:r>
        <w:r w:rsidRPr="00130DC5">
          <w:t>Owl</w:t>
        </w:r>
        <w:r w:rsidRPr="00130DC5">
          <w:tab/>
        </w:r>
        <w:r>
          <w:t>-</w:t>
        </w:r>
        <w:r w:rsidRPr="00130DC5">
          <w:tab/>
        </w:r>
        <w:r w:rsidRPr="00130DC5">
          <w:tab/>
        </w:r>
        <w:r>
          <w:t>-</w:t>
        </w:r>
        <w:r>
          <w:tab/>
          <w:t>-</w:t>
        </w:r>
        <w:r w:rsidRPr="00130DC5">
          <w:tab/>
        </w:r>
        <w:r>
          <w:tab/>
        </w:r>
        <w:r w:rsidRPr="00130DC5">
          <w:t>√</w:t>
        </w:r>
        <w:r w:rsidRPr="00130DC5">
          <w:tab/>
        </w:r>
        <w:r w:rsidRPr="00130DC5">
          <w:tab/>
          <w:t>√</w:t>
        </w:r>
        <w:r>
          <w:tab/>
          <w:t>-</w:t>
        </w:r>
      </w:ins>
    </w:p>
    <w:p w14:paraId="01294944" w14:textId="77777777" w:rsidR="00803B22" w:rsidRPr="00130DC5" w:rsidRDefault="00803B22" w:rsidP="00803B22">
      <w:pPr>
        <w:rPr>
          <w:ins w:id="3995" w:author="Admin" w:date="2021-05-07T23:58:00Z"/>
        </w:rPr>
      </w:pPr>
      <w:ins w:id="3996" w:author="Admin" w:date="2021-05-07T23:58:00Z">
        <w:r>
          <w:t>14</w:t>
        </w:r>
        <w:r>
          <w:tab/>
        </w:r>
        <w:r w:rsidRPr="00130DC5">
          <w:t>Crow</w:t>
        </w:r>
        <w:r w:rsidRPr="00130DC5">
          <w:tab/>
        </w:r>
        <w:r>
          <w:t>-</w:t>
        </w:r>
        <w:r w:rsidRPr="00130DC5">
          <w:tab/>
        </w:r>
        <w:r w:rsidRPr="00130DC5">
          <w:tab/>
        </w:r>
        <w:r>
          <w:t>-</w:t>
        </w:r>
        <w:r>
          <w:tab/>
          <w:t>-</w:t>
        </w:r>
        <w:r w:rsidRPr="00130DC5">
          <w:tab/>
        </w:r>
        <w:r>
          <w:tab/>
        </w:r>
        <w:r w:rsidRPr="00130DC5">
          <w:t>√</w:t>
        </w:r>
        <w:r w:rsidRPr="00130DC5">
          <w:tab/>
        </w:r>
        <w:r w:rsidRPr="00130DC5">
          <w:tab/>
        </w:r>
        <w:r>
          <w:t>-</w:t>
        </w:r>
        <w:r w:rsidRPr="00130DC5">
          <w:tab/>
          <w:t>√</w:t>
        </w:r>
      </w:ins>
    </w:p>
    <w:p w14:paraId="27EC6C41" w14:textId="77777777" w:rsidR="00803B22" w:rsidRDefault="00803B22" w:rsidP="00803B22">
      <w:pPr>
        <w:rPr>
          <w:ins w:id="3997" w:author="Admin" w:date="2021-05-07T23:58:00Z"/>
          <w:sz w:val="16"/>
          <w:szCs w:val="16"/>
        </w:rPr>
      </w:pPr>
      <w:ins w:id="3998" w:author="Admin" w:date="2021-05-07T23:58:00Z">
        <w:r>
          <w:t>15</w:t>
        </w:r>
        <w:r>
          <w:tab/>
        </w:r>
        <w:r w:rsidRPr="00130DC5">
          <w:t>Cat</w:t>
        </w:r>
        <w:r w:rsidRPr="00130DC5">
          <w:tab/>
        </w:r>
        <w:r>
          <w:t>-</w:t>
        </w:r>
        <w:r w:rsidRPr="00130DC5">
          <w:tab/>
        </w:r>
        <w:r w:rsidRPr="00130DC5">
          <w:tab/>
        </w:r>
        <w:r>
          <w:t>-</w:t>
        </w:r>
        <w:r w:rsidRPr="00130DC5">
          <w:tab/>
        </w:r>
        <w:r>
          <w:t>-</w:t>
        </w:r>
        <w:r w:rsidRPr="00130DC5">
          <w:tab/>
        </w:r>
        <w:r w:rsidRPr="00130DC5">
          <w:tab/>
        </w:r>
        <w:r>
          <w:t>-</w:t>
        </w:r>
        <w:r w:rsidRPr="00130DC5">
          <w:tab/>
        </w:r>
        <w:r>
          <w:tab/>
        </w:r>
        <w:r w:rsidRPr="00130DC5">
          <w:t>√</w:t>
        </w:r>
        <w:r w:rsidRPr="00130DC5">
          <w:tab/>
          <w:t>√</w:t>
        </w:r>
      </w:ins>
    </w:p>
    <w:p w14:paraId="3401B615" w14:textId="77777777" w:rsidR="00803B22" w:rsidRDefault="00803B22">
      <w:pPr>
        <w:rPr>
          <w:ins w:id="3999" w:author="Admin" w:date="2021-05-07T23:58:00Z"/>
        </w:rPr>
        <w:pPrChange w:id="4000" w:author="Admin" w:date="2021-05-07T23:58:00Z">
          <w:pPr>
            <w:pStyle w:val="ListParagraph"/>
            <w:numPr>
              <w:numId w:val="64"/>
            </w:numPr>
            <w:ind w:hanging="360"/>
          </w:pPr>
        </w:pPrChange>
      </w:pPr>
      <w:ins w:id="4001" w:author="Admin" w:date="2021-05-07T23:58:00Z">
        <w:r w:rsidRPr="001E3FC3">
          <w:t xml:space="preserve">16-20 </w:t>
        </w:r>
        <w:r>
          <w:tab/>
        </w:r>
        <w:r w:rsidRPr="001E3FC3">
          <w:t>Reroll and try again</w:t>
        </w:r>
      </w:ins>
    </w:p>
    <w:p w14:paraId="40B31903" w14:textId="77777777" w:rsidR="00803B22" w:rsidRPr="00130DC5" w:rsidRDefault="00803B22">
      <w:pPr>
        <w:pPrChange w:id="4002" w:author="Admin" w:date="2021-05-07T23:58:00Z">
          <w:pPr>
            <w:pStyle w:val="ListParagraph"/>
            <w:numPr>
              <w:numId w:val="64"/>
            </w:numPr>
            <w:ind w:hanging="360"/>
          </w:pPr>
        </w:pPrChange>
      </w:pPr>
    </w:p>
    <w:p w14:paraId="31D34DF6" w14:textId="77777777" w:rsidR="00130DC5" w:rsidRPr="00130DC5" w:rsidRDefault="00130DC5" w:rsidP="003C4628">
      <w:pPr>
        <w:pStyle w:val="ListParagraph"/>
        <w:numPr>
          <w:ilvl w:val="0"/>
          <w:numId w:val="64"/>
        </w:numPr>
      </w:pPr>
      <w:r w:rsidRPr="00130DC5">
        <w:rPr>
          <w:i/>
          <w:iCs/>
        </w:rPr>
        <w:t>Attuned Resistance (</w:t>
      </w:r>
      <w:ins w:id="4003" w:author="Admin" w:date="2021-05-07T23:52:00Z">
        <w:r w:rsidR="00350769">
          <w:rPr>
            <w:i/>
            <w:iCs/>
          </w:rPr>
          <w:t xml:space="preserve">+1 step, </w:t>
        </w:r>
      </w:ins>
      <w:r w:rsidRPr="00130DC5">
        <w:rPr>
          <w:i/>
          <w:iCs/>
        </w:rPr>
        <w:t xml:space="preserve">requires attunement, Armor only). </w:t>
      </w:r>
      <w:r w:rsidRPr="00130DC5">
        <w:t xml:space="preserve">For one step, you may gain resistance to a chosen elemental or magic damage type for 1 hour when wearing this armor (chosen when choosing this feature). For two steps, the resistance is permanent. </w:t>
      </w:r>
    </w:p>
    <w:p w14:paraId="1262ABA4" w14:textId="77777777" w:rsidR="00130DC5" w:rsidRPr="00130DC5" w:rsidRDefault="00130DC5" w:rsidP="00272CA8">
      <w:pPr>
        <w:pStyle w:val="ListParagraph"/>
        <w:numPr>
          <w:ilvl w:val="0"/>
          <w:numId w:val="64"/>
        </w:numPr>
        <w:rPr>
          <w:rFonts w:eastAsia="Times New Roman" w:cstheme="minorHAnsi"/>
          <w:color w:val="000000"/>
        </w:rPr>
      </w:pPr>
      <w:r w:rsidRPr="00130DC5">
        <w:rPr>
          <w:rFonts w:eastAsia="Times New Roman" w:cstheme="minorHAnsi"/>
          <w:i/>
          <w:iCs/>
        </w:rPr>
        <w:t>Charged Infusion (</w:t>
      </w:r>
      <w:del w:id="4004" w:author="Admin" w:date="2021-05-07T23:52:00Z">
        <w:r w:rsidRPr="00130DC5" w:rsidDel="00350769">
          <w:rPr>
            <w:rFonts w:eastAsia="Times New Roman" w:cstheme="minorHAnsi"/>
            <w:i/>
            <w:iCs/>
          </w:rPr>
          <w:delText>special</w:delText>
        </w:r>
      </w:del>
      <w:ins w:id="4005" w:author="Admin" w:date="2021-05-07T23:52:00Z">
        <w:r w:rsidR="00350769">
          <w:rPr>
            <w:rFonts w:eastAsia="Times New Roman" w:cstheme="minorHAnsi"/>
            <w:i/>
            <w:iCs/>
          </w:rPr>
          <w:t>+1 step, Any</w:t>
        </w:r>
      </w:ins>
      <w:r w:rsidRPr="00130DC5">
        <w:rPr>
          <w:rFonts w:eastAsia="Times New Roman" w:cstheme="minorHAnsi"/>
          <w:i/>
          <w:iCs/>
        </w:rPr>
        <w:t xml:space="preserve">). </w:t>
      </w:r>
      <w:r w:rsidRPr="00130DC5">
        <w:rPr>
          <w:rFonts w:eastAsia="Times New Roman" w:cstheme="minorHAnsi"/>
          <w:color w:val="000000"/>
        </w:rPr>
        <w:t xml:space="preserve">You can charge an item with inner power, allowing it to gain multiple spells and abilities, spending charges to fuel them. </w:t>
      </w:r>
      <w:r w:rsidRPr="00130DC5">
        <w:rPr>
          <w:rFonts w:eastAsia="Times New Roman" w:cstheme="minorHAnsi"/>
        </w:rPr>
        <w:t>When</w:t>
      </w:r>
      <w:r w:rsidRPr="00130DC5">
        <w:rPr>
          <w:rFonts w:eastAsia="Times New Roman" w:cstheme="minorHAnsi"/>
          <w:color w:val="000000"/>
        </w:rPr>
        <w:t xml:space="preserve"> making a charged infusion, the item’s </w:t>
      </w:r>
      <w:r w:rsidR="007E5284">
        <w:rPr>
          <w:rFonts w:eastAsia="Times New Roman" w:cstheme="minorHAnsi"/>
          <w:color w:val="000000"/>
        </w:rPr>
        <w:t xml:space="preserve">base </w:t>
      </w:r>
      <w:r w:rsidRPr="00130DC5">
        <w:rPr>
          <w:rFonts w:eastAsia="Times New Roman" w:cstheme="minorHAnsi"/>
          <w:color w:val="000000"/>
        </w:rPr>
        <w:t xml:space="preserve">rarity </w:t>
      </w:r>
      <w:r w:rsidR="00392429">
        <w:rPr>
          <w:rFonts w:eastAsia="Times New Roman" w:cstheme="minorHAnsi"/>
          <w:color w:val="000000"/>
        </w:rPr>
        <w:t>changes to reflect the rarity in the below chart</w:t>
      </w:r>
      <w:r w:rsidRPr="00130DC5">
        <w:rPr>
          <w:rFonts w:eastAsia="Times New Roman" w:cstheme="minorHAnsi"/>
          <w:color w:val="000000"/>
        </w:rPr>
        <w:t xml:space="preserve">. </w:t>
      </w:r>
      <w:r w:rsidR="007E5284">
        <w:rPr>
          <w:rFonts w:eastAsia="Times New Roman" w:cstheme="minorHAnsi"/>
          <w:color w:val="000000"/>
        </w:rPr>
        <w:t xml:space="preserve">If the base item was an unusual material (such as mithril), add one step to the final rarity of the item per rarity above Common of the base material. </w:t>
      </w:r>
    </w:p>
    <w:p w14:paraId="6E5F5AD0" w14:textId="77777777" w:rsidR="00130DC5" w:rsidRPr="00130DC5" w:rsidRDefault="00130DC5" w:rsidP="00130DC5">
      <w:pPr>
        <w:pStyle w:val="ListParagraph"/>
        <w:rPr>
          <w:rFonts w:eastAsia="Times New Roman" w:cstheme="minorHAnsi"/>
          <w:color w:val="000000"/>
        </w:rPr>
      </w:pPr>
      <w:r w:rsidRPr="00130DC5">
        <w:rPr>
          <w:rFonts w:eastAsia="Times New Roman" w:cstheme="minorHAnsi"/>
        </w:rPr>
        <w:t xml:space="preserve">When creating a charged infusion, </w:t>
      </w:r>
      <w:r w:rsidRPr="00130DC5">
        <w:rPr>
          <w:rFonts w:eastAsia="Times New Roman" w:cstheme="minorHAnsi"/>
          <w:color w:val="000000"/>
        </w:rPr>
        <w:t>you may choose spells and abilities to store in your weapon, which expend charges upon being used. You must be able to cast these spells. At the start of every dawn or dusk (your choice</w:t>
      </w:r>
      <w:r w:rsidR="00DF61FA">
        <w:rPr>
          <w:rFonts w:eastAsia="Times New Roman" w:cstheme="minorHAnsi"/>
          <w:color w:val="000000"/>
        </w:rPr>
        <w:t xml:space="preserve"> upon infusion</w:t>
      </w:r>
      <w:r w:rsidRPr="00130DC5">
        <w:rPr>
          <w:rFonts w:eastAsia="Times New Roman" w:cstheme="minorHAnsi"/>
          <w:color w:val="000000"/>
        </w:rPr>
        <w:t xml:space="preserve">), the item regains charges as appropriate to its rarity. You use your spell save DC and attack bonus for the ability DCs, or otherwise use the specified DCs. </w:t>
      </w:r>
    </w:p>
    <w:p w14:paraId="5B2BCC28" w14:textId="77777777" w:rsidR="00130DC5" w:rsidRDefault="00130DC5" w:rsidP="00130DC5">
      <w:pPr>
        <w:pStyle w:val="ListParagraph"/>
        <w:rPr>
          <w:ins w:id="4006" w:author="Admin" w:date="2021-05-18T12:07:00Z"/>
          <w:rFonts w:eastAsia="Times New Roman" w:cstheme="minorHAnsi"/>
          <w:color w:val="000000"/>
        </w:rPr>
      </w:pPr>
    </w:p>
    <w:p w14:paraId="3A43F844" w14:textId="77777777" w:rsidR="003D1636" w:rsidRDefault="003D1636" w:rsidP="00130DC5">
      <w:pPr>
        <w:pStyle w:val="ListParagraph"/>
        <w:rPr>
          <w:ins w:id="4007" w:author="Admin" w:date="2021-05-18T12:07:00Z"/>
          <w:rFonts w:eastAsia="Times New Roman" w:cstheme="minorHAnsi"/>
          <w:color w:val="000000"/>
        </w:rPr>
      </w:pPr>
    </w:p>
    <w:p w14:paraId="5C982B75" w14:textId="77777777" w:rsidR="003D1636" w:rsidRPr="00130DC5" w:rsidRDefault="003D1636" w:rsidP="00130DC5">
      <w:pPr>
        <w:pStyle w:val="ListParagraph"/>
        <w:rPr>
          <w:rFonts w:eastAsia="Times New Roman" w:cstheme="minorHAnsi"/>
          <w:color w:val="000000"/>
        </w:rPr>
      </w:pPr>
    </w:p>
    <w:p w14:paraId="54C810C7" w14:textId="77777777" w:rsidR="00130DC5" w:rsidRPr="00130DC5" w:rsidRDefault="00130DC5" w:rsidP="00130DC5">
      <w:pPr>
        <w:ind w:left="720"/>
        <w:contextualSpacing/>
        <w:rPr>
          <w:rFonts w:eastAsia="Times New Roman" w:cstheme="minorHAnsi"/>
          <w:i/>
          <w:iCs/>
          <w:color w:val="000000"/>
        </w:rPr>
      </w:pPr>
      <w:r w:rsidRPr="00130DC5">
        <w:rPr>
          <w:rFonts w:eastAsia="Times New Roman" w:cstheme="minorHAnsi"/>
          <w:i/>
          <w:iCs/>
          <w:color w:val="000000"/>
        </w:rPr>
        <w:t>Rarity (DC)</w:t>
      </w:r>
      <w:r w:rsidRPr="00130DC5">
        <w:rPr>
          <w:rFonts w:eastAsia="Times New Roman" w:cstheme="minorHAnsi"/>
          <w:i/>
          <w:iCs/>
          <w:color w:val="000000"/>
        </w:rPr>
        <w:tab/>
      </w:r>
      <w:r w:rsidRPr="00130DC5">
        <w:rPr>
          <w:rFonts w:eastAsia="Times New Roman" w:cstheme="minorHAnsi"/>
          <w:i/>
          <w:iCs/>
          <w:color w:val="000000"/>
        </w:rPr>
        <w:tab/>
        <w:t>Spell levels</w:t>
      </w:r>
      <w:r w:rsidRPr="00130DC5">
        <w:rPr>
          <w:rFonts w:eastAsia="Times New Roman" w:cstheme="minorHAnsi"/>
          <w:i/>
          <w:iCs/>
          <w:color w:val="000000"/>
        </w:rPr>
        <w:tab/>
        <w:t>Max. charges (charges regained)</w:t>
      </w:r>
    </w:p>
    <w:p w14:paraId="1A388401" w14:textId="77777777" w:rsidR="00130DC5" w:rsidRPr="00130DC5" w:rsidRDefault="00130DC5" w:rsidP="00130DC5">
      <w:pPr>
        <w:ind w:left="720"/>
        <w:contextualSpacing/>
        <w:rPr>
          <w:rFonts w:eastAsia="Times New Roman" w:cstheme="minorHAnsi"/>
          <w:color w:val="000000"/>
        </w:rPr>
      </w:pPr>
      <w:r w:rsidRPr="00130DC5">
        <w:rPr>
          <w:rFonts w:eastAsia="Times New Roman" w:cstheme="minorHAnsi"/>
          <w:color w:val="000000"/>
        </w:rPr>
        <w:t>Common (12)</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3</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5 (1d4)</w:t>
      </w:r>
    </w:p>
    <w:p w14:paraId="052CC873" w14:textId="77777777" w:rsidR="00130DC5" w:rsidRPr="00130DC5" w:rsidRDefault="00130DC5" w:rsidP="00130DC5">
      <w:pPr>
        <w:ind w:left="720"/>
        <w:contextualSpacing/>
        <w:rPr>
          <w:rFonts w:eastAsia="Times New Roman" w:cstheme="minorHAnsi"/>
          <w:color w:val="000000"/>
        </w:rPr>
      </w:pPr>
      <w:r w:rsidRPr="00130DC5">
        <w:rPr>
          <w:rFonts w:eastAsia="Times New Roman" w:cstheme="minorHAnsi"/>
          <w:color w:val="000000"/>
        </w:rPr>
        <w:t>Uncommon (13)</w:t>
      </w:r>
      <w:r w:rsidRPr="00130DC5">
        <w:rPr>
          <w:rFonts w:eastAsia="Times New Roman" w:cstheme="minorHAnsi"/>
          <w:color w:val="000000"/>
        </w:rPr>
        <w:tab/>
        <w:t>5</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10 (1d6)</w:t>
      </w:r>
    </w:p>
    <w:p w14:paraId="22128C17" w14:textId="77777777" w:rsidR="00130DC5" w:rsidRPr="00130DC5" w:rsidRDefault="00130DC5" w:rsidP="00130DC5">
      <w:pPr>
        <w:ind w:left="720"/>
        <w:contextualSpacing/>
        <w:rPr>
          <w:rFonts w:eastAsia="Times New Roman" w:cstheme="minorHAnsi"/>
          <w:color w:val="000000"/>
        </w:rPr>
      </w:pPr>
      <w:r w:rsidRPr="00130DC5">
        <w:rPr>
          <w:rFonts w:eastAsia="Times New Roman" w:cstheme="minorHAnsi"/>
          <w:color w:val="000000"/>
        </w:rPr>
        <w:t>Rare (14)</w:t>
      </w:r>
      <w:r w:rsidRPr="00130DC5">
        <w:rPr>
          <w:rFonts w:eastAsia="Times New Roman" w:cstheme="minorHAnsi"/>
          <w:color w:val="000000"/>
        </w:rPr>
        <w:tab/>
      </w:r>
      <w:r w:rsidRPr="00130DC5">
        <w:rPr>
          <w:rFonts w:eastAsia="Times New Roman" w:cstheme="minorHAnsi"/>
          <w:color w:val="000000"/>
        </w:rPr>
        <w:tab/>
        <w:t>7</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10 (1d8 + 2)</w:t>
      </w:r>
    </w:p>
    <w:p w14:paraId="3C951D8E" w14:textId="77777777" w:rsidR="00130DC5" w:rsidRPr="00130DC5" w:rsidRDefault="00864C72" w:rsidP="00130DC5">
      <w:pPr>
        <w:ind w:left="720"/>
        <w:contextualSpacing/>
        <w:rPr>
          <w:rFonts w:eastAsia="Times New Roman" w:cstheme="minorHAnsi"/>
          <w:color w:val="000000"/>
        </w:rPr>
      </w:pPr>
      <w:r>
        <w:rPr>
          <w:rFonts w:eastAsia="Times New Roman" w:cstheme="minorHAnsi"/>
          <w:color w:val="000000"/>
        </w:rPr>
        <w:t>Epic</w:t>
      </w:r>
      <w:r w:rsidR="00130DC5" w:rsidRPr="00130DC5">
        <w:rPr>
          <w:rFonts w:eastAsia="Times New Roman" w:cstheme="minorHAnsi"/>
          <w:color w:val="000000"/>
        </w:rPr>
        <w:t xml:space="preserve"> (15)</w:t>
      </w:r>
      <w:r w:rsidR="00130DC5">
        <w:rPr>
          <w:rFonts w:eastAsia="Times New Roman" w:cstheme="minorHAnsi"/>
          <w:color w:val="000000"/>
        </w:rPr>
        <w:tab/>
      </w:r>
      <w:r w:rsidR="00130DC5" w:rsidRPr="00130DC5">
        <w:rPr>
          <w:rFonts w:eastAsia="Times New Roman" w:cstheme="minorHAnsi"/>
          <w:color w:val="000000"/>
        </w:rPr>
        <w:tab/>
        <w:t>10</w:t>
      </w:r>
      <w:r w:rsidR="00130DC5" w:rsidRPr="00130DC5">
        <w:rPr>
          <w:rFonts w:eastAsia="Times New Roman" w:cstheme="minorHAnsi"/>
          <w:color w:val="000000"/>
        </w:rPr>
        <w:tab/>
      </w:r>
      <w:r w:rsidR="00130DC5">
        <w:rPr>
          <w:rFonts w:eastAsia="Times New Roman" w:cstheme="minorHAnsi"/>
          <w:color w:val="000000"/>
        </w:rPr>
        <w:tab/>
      </w:r>
      <w:r w:rsidR="00130DC5" w:rsidRPr="00130DC5">
        <w:rPr>
          <w:rFonts w:eastAsia="Times New Roman" w:cstheme="minorHAnsi"/>
          <w:color w:val="000000"/>
        </w:rPr>
        <w:t>10 (1d8 + 4)</w:t>
      </w:r>
    </w:p>
    <w:p w14:paraId="3F9BAA33" w14:textId="77777777" w:rsidR="00130DC5" w:rsidRPr="00130DC5" w:rsidRDefault="00130DC5" w:rsidP="00130DC5">
      <w:pPr>
        <w:ind w:left="720"/>
        <w:contextualSpacing/>
        <w:rPr>
          <w:rFonts w:eastAsia="Times New Roman" w:cstheme="minorHAnsi"/>
          <w:color w:val="000000"/>
        </w:rPr>
      </w:pPr>
      <w:r w:rsidRPr="00130DC5">
        <w:rPr>
          <w:rFonts w:eastAsia="Times New Roman" w:cstheme="minorHAnsi"/>
          <w:color w:val="000000"/>
        </w:rPr>
        <w:t>Legendary (16)</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13</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15 (1d8 + 4)</w:t>
      </w:r>
    </w:p>
    <w:p w14:paraId="51DD49A8" w14:textId="77777777" w:rsidR="00130DC5" w:rsidRPr="00130DC5" w:rsidRDefault="00130DC5" w:rsidP="00130DC5">
      <w:pPr>
        <w:ind w:left="720"/>
        <w:contextualSpacing/>
        <w:rPr>
          <w:rFonts w:eastAsia="Times New Roman" w:cstheme="minorHAnsi"/>
          <w:color w:val="000000"/>
        </w:rPr>
      </w:pPr>
      <w:r w:rsidRPr="00130DC5">
        <w:rPr>
          <w:rFonts w:eastAsia="Times New Roman" w:cstheme="minorHAnsi"/>
          <w:color w:val="000000"/>
        </w:rPr>
        <w:t>Artifact (17)</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16</w:t>
      </w:r>
      <w:r w:rsidRPr="00130DC5">
        <w:rPr>
          <w:rFonts w:eastAsia="Times New Roman" w:cstheme="minorHAnsi"/>
          <w:color w:val="000000"/>
        </w:rPr>
        <w:tab/>
      </w:r>
      <w:r>
        <w:rPr>
          <w:rFonts w:eastAsia="Times New Roman" w:cstheme="minorHAnsi"/>
          <w:color w:val="000000"/>
        </w:rPr>
        <w:tab/>
      </w:r>
      <w:r w:rsidRPr="00130DC5">
        <w:rPr>
          <w:rFonts w:eastAsia="Times New Roman" w:cstheme="minorHAnsi"/>
          <w:color w:val="000000"/>
        </w:rPr>
        <w:t>20 (2d8 + 4)</w:t>
      </w:r>
    </w:p>
    <w:p w14:paraId="315F97C9" w14:textId="77777777" w:rsidR="00130DC5" w:rsidRPr="00130DC5" w:rsidRDefault="00130DC5" w:rsidP="00130DC5">
      <w:pPr>
        <w:contextualSpacing/>
        <w:rPr>
          <w:rFonts w:eastAsia="Times New Roman" w:cstheme="minorHAnsi"/>
          <w:color w:val="000000"/>
        </w:rPr>
      </w:pPr>
    </w:p>
    <w:p w14:paraId="3B4EC71F" w14:textId="77777777" w:rsidR="00130DC5" w:rsidRPr="00130DC5" w:rsidRDefault="00130DC5" w:rsidP="00130DC5">
      <w:pPr>
        <w:contextualSpacing/>
        <w:rPr>
          <w:rFonts w:eastAsia="Times New Roman" w:cstheme="minorHAnsi"/>
          <w:color w:val="000000"/>
        </w:rPr>
        <w:sectPr w:rsidR="00130DC5" w:rsidRPr="00130DC5" w:rsidSect="00FB4264">
          <w:type w:val="continuous"/>
          <w:pgSz w:w="12240" w:h="15840"/>
          <w:pgMar w:top="1440" w:right="1800" w:bottom="1440" w:left="1800" w:header="708" w:footer="708" w:gutter="0"/>
          <w:cols w:space="708"/>
          <w:docGrid w:linePitch="360"/>
        </w:sectPr>
      </w:pPr>
    </w:p>
    <w:p w14:paraId="5839C694" w14:textId="77777777" w:rsidR="00130DC5" w:rsidRPr="00130DC5" w:rsidRDefault="00130DC5">
      <w:pPr>
        <w:ind w:left="720"/>
        <w:contextualSpacing/>
        <w:rPr>
          <w:rFonts w:eastAsia="Times New Roman" w:cstheme="minorHAnsi"/>
          <w:color w:val="000000"/>
        </w:rPr>
      </w:pPr>
      <w:r w:rsidRPr="00130DC5">
        <w:rPr>
          <w:rFonts w:eastAsia="Times New Roman" w:cstheme="minorHAnsi"/>
          <w:color w:val="000000"/>
        </w:rPr>
        <w:lastRenderedPageBreak/>
        <w:t xml:space="preserve">Each spell consumes 1 charge per spell level, and can be heightened to the maximum spell level </w:t>
      </w:r>
      <w:r w:rsidR="00DF61FA">
        <w:rPr>
          <w:rFonts w:eastAsia="Times New Roman" w:cstheme="minorHAnsi"/>
          <w:color w:val="000000"/>
        </w:rPr>
        <w:t>appropriate for its rarity (see above)</w:t>
      </w:r>
      <w:r w:rsidRPr="00130DC5">
        <w:rPr>
          <w:rFonts w:eastAsia="Times New Roman" w:cstheme="minorHAnsi"/>
          <w:color w:val="000000"/>
        </w:rPr>
        <w:t xml:space="preserve">. You can also inscribe cantrips (which cost </w:t>
      </w:r>
      <w:r w:rsidR="00DF61FA">
        <w:rPr>
          <w:rFonts w:eastAsia="Times New Roman" w:cstheme="minorHAnsi"/>
          <w:color w:val="000000"/>
        </w:rPr>
        <w:t xml:space="preserve">½ </w:t>
      </w:r>
      <w:r w:rsidRPr="00130DC5">
        <w:rPr>
          <w:rFonts w:eastAsia="Times New Roman" w:cstheme="minorHAnsi"/>
          <w:color w:val="000000"/>
        </w:rPr>
        <w:t xml:space="preserve">a spell level), but you cannot store a spell level without storing one at least two levels below it (for instance, storing a 6th level spell requires at least one 4th level spell, and one 2nd level spell). </w:t>
      </w:r>
      <w:r w:rsidR="00392429">
        <w:rPr>
          <w:rFonts w:eastAsia="Times New Roman" w:cstheme="minorHAnsi"/>
          <w:color w:val="000000"/>
        </w:rPr>
        <w:t xml:space="preserve">Once accessing a certain desired spell level, you can sacrifice access to </w:t>
      </w:r>
      <w:r w:rsidR="00601A39">
        <w:rPr>
          <w:rFonts w:eastAsia="Times New Roman" w:cstheme="minorHAnsi"/>
          <w:color w:val="000000"/>
        </w:rPr>
        <w:t xml:space="preserve">lower spell levels and bind the item to the highest-level spell, </w:t>
      </w:r>
      <w:r w:rsidR="007E5284">
        <w:rPr>
          <w:rFonts w:eastAsia="Times New Roman" w:cstheme="minorHAnsi"/>
          <w:color w:val="000000"/>
        </w:rPr>
        <w:t>refunds</w:t>
      </w:r>
      <w:r w:rsidR="00601A39">
        <w:rPr>
          <w:rFonts w:eastAsia="Times New Roman" w:cstheme="minorHAnsi"/>
          <w:color w:val="000000"/>
        </w:rPr>
        <w:t xml:space="preserve"> half the total spell levels of this infusion </w:t>
      </w:r>
      <w:r w:rsidR="00392429">
        <w:rPr>
          <w:rFonts w:eastAsia="Times New Roman" w:cstheme="minorHAnsi"/>
          <w:color w:val="000000"/>
        </w:rPr>
        <w:t>(in the above example, storing a 6th level</w:t>
      </w:r>
      <w:r w:rsidR="00601A39">
        <w:rPr>
          <w:rFonts w:eastAsia="Times New Roman" w:cstheme="minorHAnsi"/>
          <w:color w:val="000000"/>
        </w:rPr>
        <w:t xml:space="preserve"> spell costs 6 + 4 + 2 total spell levels, </w:t>
      </w:r>
      <w:r w:rsidR="00601A39">
        <w:rPr>
          <w:rFonts w:eastAsia="Times New Roman" w:cstheme="minorHAnsi"/>
          <w:color w:val="000000"/>
        </w:rPr>
        <w:lastRenderedPageBreak/>
        <w:t xml:space="preserve">equivalent to 12 at Legendary rarity. Choosing to bind the 6th level spell counts the total spell levels </w:t>
      </w:r>
      <w:r w:rsidR="007E5284">
        <w:rPr>
          <w:rFonts w:eastAsia="Times New Roman" w:cstheme="minorHAnsi"/>
          <w:color w:val="000000"/>
        </w:rPr>
        <w:t xml:space="preserve">spent </w:t>
      </w:r>
      <w:r w:rsidR="00601A39">
        <w:rPr>
          <w:rFonts w:eastAsia="Times New Roman" w:cstheme="minorHAnsi"/>
          <w:color w:val="000000"/>
        </w:rPr>
        <w:t>as 6 instead of 12)</w:t>
      </w:r>
      <w:r w:rsidR="00392429">
        <w:rPr>
          <w:rFonts w:eastAsia="Times New Roman" w:cstheme="minorHAnsi"/>
          <w:color w:val="000000"/>
        </w:rPr>
        <w:t xml:space="preserve">. </w:t>
      </w:r>
      <w:r w:rsidR="00601A39">
        <w:rPr>
          <w:rFonts w:eastAsia="Times New Roman" w:cstheme="minorHAnsi"/>
          <w:color w:val="000000"/>
        </w:rPr>
        <w:t xml:space="preserve">This cannot reduce rarity below that appropriate to the original </w:t>
      </w:r>
      <w:r w:rsidR="007E5284">
        <w:rPr>
          <w:rFonts w:eastAsia="Times New Roman" w:cstheme="minorHAnsi"/>
          <w:color w:val="000000"/>
        </w:rPr>
        <w:t xml:space="preserve">spell </w:t>
      </w:r>
      <w:r w:rsidR="00601A39">
        <w:rPr>
          <w:rFonts w:eastAsia="Times New Roman" w:cstheme="minorHAnsi"/>
          <w:color w:val="000000"/>
        </w:rPr>
        <w:t xml:space="preserve">level </w:t>
      </w:r>
      <w:r w:rsidR="007E5284">
        <w:rPr>
          <w:rFonts w:eastAsia="Times New Roman" w:cstheme="minorHAnsi"/>
          <w:color w:val="000000"/>
        </w:rPr>
        <w:t xml:space="preserve">before the refund </w:t>
      </w:r>
      <w:r w:rsidR="00601A39">
        <w:rPr>
          <w:rFonts w:eastAsia="Times New Roman" w:cstheme="minorHAnsi"/>
          <w:color w:val="000000"/>
        </w:rPr>
        <w:t xml:space="preserve">(Legendary in this case). </w:t>
      </w:r>
    </w:p>
    <w:p w14:paraId="3B83FF32" w14:textId="77777777" w:rsidR="00130DC5" w:rsidRPr="00130DC5" w:rsidRDefault="00130DC5" w:rsidP="00130DC5">
      <w:pPr>
        <w:ind w:left="720"/>
        <w:contextualSpacing/>
        <w:rPr>
          <w:rFonts w:eastAsia="Times New Roman" w:cstheme="minorHAnsi"/>
          <w:color w:val="000000"/>
        </w:rPr>
      </w:pPr>
      <w:r w:rsidRPr="00130DC5">
        <w:rPr>
          <w:rFonts w:eastAsia="Times New Roman" w:cstheme="minorHAnsi"/>
          <w:color w:val="000000"/>
        </w:rPr>
        <w:t>If you expend the last charge on an inscribed item, roll 1d20. On a 1, the item is destroyed in a way appropriate to the type of the spells stored in it (becoming a mundane stick</w:t>
      </w:r>
      <w:r w:rsidR="007E5284">
        <w:rPr>
          <w:rFonts w:eastAsia="Times New Roman" w:cstheme="minorHAnsi"/>
          <w:color w:val="000000"/>
        </w:rPr>
        <w:t xml:space="preserve"> or twisted sword</w:t>
      </w:r>
      <w:r w:rsidRPr="00130DC5">
        <w:rPr>
          <w:rFonts w:eastAsia="Times New Roman" w:cstheme="minorHAnsi"/>
          <w:color w:val="000000"/>
        </w:rPr>
        <w:t xml:space="preserve">, melting, turning to ash, or disintegrating in display of power). If the item can only be destroyed in a specific way, it instead becomes inert until it is reinvigorated. The DM decides the method of invigoration, but it is usually similar </w:t>
      </w:r>
      <w:r w:rsidR="00DF61FA">
        <w:rPr>
          <w:rFonts w:eastAsia="Times New Roman" w:cstheme="minorHAnsi"/>
          <w:color w:val="000000"/>
        </w:rPr>
        <w:t xml:space="preserve">in time and cost </w:t>
      </w:r>
      <w:r w:rsidRPr="00130DC5">
        <w:rPr>
          <w:rFonts w:eastAsia="Times New Roman" w:cstheme="minorHAnsi"/>
          <w:color w:val="000000"/>
        </w:rPr>
        <w:t xml:space="preserve">to the process of creation. </w:t>
      </w:r>
    </w:p>
    <w:p w14:paraId="51E1FC6D" w14:textId="77777777" w:rsidR="00130DC5" w:rsidRPr="00130DC5" w:rsidRDefault="00130DC5" w:rsidP="00130DC5">
      <w:pPr>
        <w:ind w:left="720"/>
        <w:contextualSpacing/>
        <w:rPr>
          <w:rFonts w:eastAsia="Times New Roman" w:cstheme="minorHAnsi"/>
          <w:color w:val="000000"/>
        </w:rPr>
      </w:pPr>
      <w:r w:rsidRPr="00130DC5">
        <w:rPr>
          <w:rFonts w:eastAsia="Times New Roman" w:cstheme="minorHAnsi"/>
          <w:color w:val="000000"/>
        </w:rPr>
        <w:t xml:space="preserve">You may imbue an inscribed item with a special quality instead of adding spells. Each special quality can be purchased by spending spell levels as if they were inscribed. </w:t>
      </w:r>
    </w:p>
    <w:p w14:paraId="659DC493" w14:textId="77777777" w:rsidR="00130DC5" w:rsidRPr="00130DC5" w:rsidRDefault="00130DC5">
      <w:pPr>
        <w:numPr>
          <w:ilvl w:val="1"/>
          <w:numId w:val="64"/>
        </w:numPr>
        <w:contextualSpacing/>
        <w:rPr>
          <w:rFonts w:eastAsia="Times New Roman" w:cstheme="minorHAnsi"/>
          <w:color w:val="000000"/>
        </w:rPr>
      </w:pPr>
      <w:r w:rsidRPr="00130DC5">
        <w:rPr>
          <w:rFonts w:eastAsia="Times New Roman" w:cstheme="minorHAnsi"/>
          <w:i/>
          <w:iCs/>
          <w:color w:val="000000"/>
        </w:rPr>
        <w:t xml:space="preserve">Aligned </w:t>
      </w:r>
      <w:r w:rsidR="007E5284">
        <w:rPr>
          <w:rFonts w:eastAsia="Times New Roman" w:cstheme="minorHAnsi"/>
          <w:i/>
          <w:iCs/>
          <w:color w:val="000000"/>
        </w:rPr>
        <w:t>Infusion</w:t>
      </w:r>
      <w:r w:rsidR="007E5284" w:rsidRPr="00130DC5">
        <w:rPr>
          <w:rFonts w:eastAsia="Times New Roman" w:cstheme="minorHAnsi"/>
          <w:i/>
          <w:iCs/>
          <w:color w:val="000000"/>
        </w:rPr>
        <w:t xml:space="preserve"> </w:t>
      </w:r>
      <w:r w:rsidRPr="00130DC5">
        <w:rPr>
          <w:rFonts w:eastAsia="Times New Roman" w:cstheme="minorHAnsi"/>
          <w:i/>
          <w:iCs/>
          <w:color w:val="000000"/>
        </w:rPr>
        <w:t>(2 spell levels per sub-school or archetype suite, or 4 for one magic school).</w:t>
      </w:r>
      <w:r w:rsidRPr="00130DC5">
        <w:rPr>
          <w:rFonts w:eastAsia="Times New Roman" w:cstheme="minorHAnsi"/>
          <w:color w:val="000000"/>
        </w:rPr>
        <w:t xml:space="preserve"> Choose one school of magic, or a sub-class of spell. You can channel mana from your surroundings as a bonus action before casting this spell, reducing the mana cost of spells of that type by one less mana point (minimum 1). You may choose evocation as a school or magic, for example, or choose fire, cold, or lightning spells, and spend a bonus action to reduce the mana cost of the spell by 1. You must use the item as the focus for this spell, and it becomes a spell focus for you. </w:t>
      </w:r>
    </w:p>
    <w:p w14:paraId="708B3994" w14:textId="77777777" w:rsidR="00130DC5" w:rsidRPr="00130DC5" w:rsidRDefault="00130DC5">
      <w:pPr>
        <w:numPr>
          <w:ilvl w:val="1"/>
          <w:numId w:val="64"/>
        </w:numPr>
        <w:contextualSpacing/>
        <w:rPr>
          <w:rFonts w:eastAsia="Times New Roman" w:cstheme="minorHAnsi"/>
          <w:color w:val="000000"/>
        </w:rPr>
      </w:pPr>
      <w:r w:rsidRPr="00130DC5">
        <w:rPr>
          <w:rFonts w:eastAsia="Times New Roman" w:cstheme="minorHAnsi"/>
          <w:i/>
          <w:iCs/>
          <w:color w:val="000000"/>
        </w:rPr>
        <w:t xml:space="preserve">Enhanced Infusion (2 spell levels). </w:t>
      </w:r>
      <w:r w:rsidRPr="00130DC5">
        <w:rPr>
          <w:rFonts w:eastAsia="Times New Roman" w:cstheme="minorHAnsi"/>
          <w:color w:val="000000"/>
        </w:rPr>
        <w:t xml:space="preserve">The </w:t>
      </w:r>
      <w:r w:rsidR="007E5284">
        <w:rPr>
          <w:rFonts w:eastAsia="Times New Roman" w:cstheme="minorHAnsi"/>
          <w:color w:val="000000"/>
        </w:rPr>
        <w:t>weapon</w:t>
      </w:r>
      <w:r w:rsidR="007E5284" w:rsidRPr="00130DC5">
        <w:rPr>
          <w:rFonts w:eastAsia="Times New Roman" w:cstheme="minorHAnsi"/>
          <w:color w:val="000000"/>
        </w:rPr>
        <w:t xml:space="preserve"> </w:t>
      </w:r>
      <w:r w:rsidRPr="00130DC5">
        <w:rPr>
          <w:rFonts w:eastAsia="Times New Roman" w:cstheme="minorHAnsi"/>
          <w:color w:val="000000"/>
        </w:rPr>
        <w:t>becomes a magic</w:t>
      </w:r>
      <w:r w:rsidR="007E5284">
        <w:rPr>
          <w:rFonts w:eastAsia="Times New Roman" w:cstheme="minorHAnsi"/>
          <w:color w:val="000000"/>
        </w:rPr>
        <w:t>al</w:t>
      </w:r>
      <w:r w:rsidRPr="00130DC5">
        <w:rPr>
          <w:rFonts w:eastAsia="Times New Roman" w:cstheme="minorHAnsi"/>
          <w:color w:val="000000"/>
        </w:rPr>
        <w:t xml:space="preserve"> </w:t>
      </w:r>
      <w:r w:rsidR="007E5284">
        <w:rPr>
          <w:rFonts w:eastAsia="Times New Roman" w:cstheme="minorHAnsi"/>
          <w:color w:val="000000"/>
        </w:rPr>
        <w:t>one</w:t>
      </w:r>
      <w:r w:rsidRPr="00130DC5">
        <w:rPr>
          <w:rFonts w:eastAsia="Times New Roman" w:cstheme="minorHAnsi"/>
          <w:color w:val="000000"/>
        </w:rPr>
        <w:t xml:space="preserve">. If the rarity is uncommon, it has a +1 bonus to attack and damage (3 spell levels). If the rarity is rare, it has a +2 bonus (4 spell levels). If the rarity is </w:t>
      </w:r>
      <w:r w:rsidR="00864C72">
        <w:rPr>
          <w:rFonts w:eastAsia="Times New Roman" w:cstheme="minorHAnsi"/>
          <w:color w:val="000000"/>
        </w:rPr>
        <w:t>epic</w:t>
      </w:r>
      <w:r w:rsidRPr="00130DC5">
        <w:rPr>
          <w:rFonts w:eastAsia="Times New Roman" w:cstheme="minorHAnsi"/>
          <w:color w:val="000000"/>
        </w:rPr>
        <w:t xml:space="preserve">, it has a +3 bonus (5 spell levels). This cannot be taken when the Deep Infusion feature is taken. </w:t>
      </w:r>
    </w:p>
    <w:p w14:paraId="282CDE79" w14:textId="77777777" w:rsidR="00130DC5" w:rsidRPr="00130DC5" w:rsidRDefault="00130DC5" w:rsidP="003C4628">
      <w:pPr>
        <w:numPr>
          <w:ilvl w:val="1"/>
          <w:numId w:val="64"/>
        </w:numPr>
        <w:contextualSpacing/>
        <w:rPr>
          <w:rFonts w:eastAsia="Times New Roman" w:cstheme="minorHAnsi"/>
          <w:color w:val="000000"/>
        </w:rPr>
      </w:pPr>
      <w:r w:rsidRPr="00130DC5">
        <w:rPr>
          <w:rFonts w:eastAsia="Times New Roman" w:cstheme="minorHAnsi"/>
          <w:i/>
          <w:iCs/>
          <w:color w:val="000000"/>
        </w:rPr>
        <w:t xml:space="preserve">Guiding Infusion (1 spell level, requires Enhanced Infusion). </w:t>
      </w:r>
      <w:r w:rsidRPr="00130DC5">
        <w:rPr>
          <w:rFonts w:eastAsia="Times New Roman" w:cstheme="minorHAnsi"/>
          <w:color w:val="000000"/>
        </w:rPr>
        <w:t xml:space="preserve">You may add the item’s bonus damage on attack and damage rolls to spell attack rolls. </w:t>
      </w:r>
    </w:p>
    <w:p w14:paraId="5C5F9D99" w14:textId="77777777" w:rsidR="00130DC5" w:rsidRPr="00130DC5" w:rsidRDefault="00130DC5" w:rsidP="003C4628">
      <w:pPr>
        <w:numPr>
          <w:ilvl w:val="1"/>
          <w:numId w:val="64"/>
        </w:numPr>
        <w:contextualSpacing/>
        <w:rPr>
          <w:rFonts w:eastAsia="Times New Roman" w:cstheme="minorHAnsi"/>
          <w:color w:val="000000"/>
        </w:rPr>
      </w:pPr>
      <w:r w:rsidRPr="00130DC5">
        <w:rPr>
          <w:rFonts w:eastAsia="Times New Roman" w:cstheme="minorHAnsi"/>
          <w:i/>
          <w:iCs/>
          <w:color w:val="000000"/>
        </w:rPr>
        <w:t>Insightful Infusion (1 spell level).</w:t>
      </w:r>
      <w:r w:rsidRPr="00130DC5">
        <w:rPr>
          <w:rFonts w:eastAsia="Times New Roman" w:cstheme="minorHAnsi"/>
          <w:color w:val="000000"/>
        </w:rPr>
        <w:t xml:space="preserve"> If you notice an illusion spell, you can attempt Intelligence (Investigation) checks without spending an action, but only once per turn. This must be at least one illusion spell stored in the item.</w:t>
      </w:r>
    </w:p>
    <w:p w14:paraId="5B2DE806" w14:textId="77777777" w:rsidR="00130DC5" w:rsidRPr="00130DC5" w:rsidRDefault="00130DC5" w:rsidP="003C4628">
      <w:pPr>
        <w:numPr>
          <w:ilvl w:val="1"/>
          <w:numId w:val="64"/>
        </w:numPr>
        <w:contextualSpacing/>
        <w:rPr>
          <w:rFonts w:eastAsia="Times New Roman" w:cstheme="minorHAnsi"/>
          <w:color w:val="000000"/>
        </w:rPr>
      </w:pPr>
      <w:r w:rsidRPr="00130DC5">
        <w:rPr>
          <w:rFonts w:eastAsia="Times New Roman" w:cstheme="minorHAnsi"/>
          <w:i/>
          <w:iCs/>
          <w:color w:val="000000"/>
        </w:rPr>
        <w:t>Mana Storing (special).</w:t>
      </w:r>
      <w:r w:rsidRPr="00130DC5">
        <w:rPr>
          <w:rFonts w:eastAsia="Times New Roman" w:cstheme="minorHAnsi"/>
          <w:color w:val="000000"/>
        </w:rPr>
        <w:t xml:space="preserve"> The item can store a number of mana points equal to the maximum spell level it can store. Drawing from this pool does not cost an action, but it counts against the normal 1 hour limit of mana restoration effects. There must be at least one transmutation spell stored in the item. This special quality costs one-quarter of the number of spell levels of the item (round up). </w:t>
      </w:r>
    </w:p>
    <w:p w14:paraId="0B2B082C" w14:textId="77777777" w:rsidR="00130DC5" w:rsidRPr="00130DC5" w:rsidRDefault="00130DC5" w:rsidP="003C4628">
      <w:pPr>
        <w:numPr>
          <w:ilvl w:val="1"/>
          <w:numId w:val="64"/>
        </w:numPr>
        <w:contextualSpacing/>
        <w:rPr>
          <w:rFonts w:eastAsia="Times New Roman" w:cstheme="minorHAnsi"/>
          <w:color w:val="000000"/>
        </w:rPr>
      </w:pPr>
      <w:r w:rsidRPr="00130DC5">
        <w:rPr>
          <w:rFonts w:eastAsia="Times New Roman" w:cstheme="minorHAnsi"/>
          <w:i/>
          <w:iCs/>
          <w:color w:val="000000"/>
        </w:rPr>
        <w:t>Reflective Infusion (1 spell level).</w:t>
      </w:r>
      <w:r w:rsidRPr="00130DC5">
        <w:rPr>
          <w:rFonts w:eastAsia="Times New Roman" w:cstheme="minorHAnsi"/>
          <w:b/>
          <w:bCs/>
          <w:color w:val="000000"/>
        </w:rPr>
        <w:t xml:space="preserve"> </w:t>
      </w:r>
      <w:r w:rsidRPr="00130DC5">
        <w:rPr>
          <w:rFonts w:eastAsia="Times New Roman" w:cstheme="minorHAnsi"/>
          <w:color w:val="000000"/>
        </w:rPr>
        <w:t>If you succeed on a save against a spell that targets only you, with or without the item's intervention, you can use your reaction to expend 1 charge from the item and turn the spell back on its caster as if you had cast the spell. There must be at least three abjuration spells stored in the item.</w:t>
      </w:r>
    </w:p>
    <w:p w14:paraId="0CE5393C" w14:textId="77777777" w:rsidR="00130DC5" w:rsidRPr="00130DC5" w:rsidRDefault="00130DC5" w:rsidP="003C4628">
      <w:pPr>
        <w:numPr>
          <w:ilvl w:val="1"/>
          <w:numId w:val="64"/>
        </w:numPr>
        <w:contextualSpacing/>
        <w:rPr>
          <w:rFonts w:eastAsia="Times New Roman" w:cstheme="minorHAnsi"/>
          <w:color w:val="000000"/>
        </w:rPr>
      </w:pPr>
      <w:r w:rsidRPr="00130DC5">
        <w:rPr>
          <w:rFonts w:eastAsia="Times New Roman" w:cstheme="minorHAnsi"/>
          <w:i/>
          <w:iCs/>
          <w:color w:val="000000"/>
        </w:rPr>
        <w:t xml:space="preserve">Resistant Infusion (2 spell levels). </w:t>
      </w:r>
      <w:r w:rsidRPr="00130DC5">
        <w:rPr>
          <w:rFonts w:eastAsia="Times New Roman" w:cstheme="minorHAnsi"/>
          <w:color w:val="000000"/>
        </w:rPr>
        <w:t>You gain resistance to one elemental damage type while holding the item. This cannot be taken when the Attuned Resistance feature is taken.</w:t>
      </w:r>
    </w:p>
    <w:p w14:paraId="50D15D95" w14:textId="77777777" w:rsidR="00130DC5" w:rsidRPr="00130DC5" w:rsidRDefault="00130DC5">
      <w:pPr>
        <w:numPr>
          <w:ilvl w:val="1"/>
          <w:numId w:val="64"/>
        </w:numPr>
        <w:contextualSpacing/>
        <w:rPr>
          <w:rFonts w:eastAsia="Times New Roman" w:cstheme="minorHAnsi"/>
          <w:color w:val="000000"/>
        </w:rPr>
      </w:pPr>
      <w:r w:rsidRPr="00130DC5">
        <w:rPr>
          <w:rFonts w:eastAsia="Times New Roman" w:cstheme="minorHAnsi"/>
          <w:i/>
          <w:iCs/>
          <w:color w:val="000000"/>
        </w:rPr>
        <w:t xml:space="preserve">Smiting Infusion (4 spell levels). </w:t>
      </w:r>
      <w:r w:rsidRPr="00130DC5">
        <w:rPr>
          <w:rFonts w:eastAsia="Times New Roman" w:cstheme="minorHAnsi"/>
          <w:color w:val="000000"/>
        </w:rPr>
        <w:t xml:space="preserve">When you hit with a melee attack using the item, you can expend up charges (up to the maximum spell level the </w:t>
      </w:r>
      <w:r w:rsidR="007E5284">
        <w:rPr>
          <w:rFonts w:eastAsia="Times New Roman" w:cstheme="minorHAnsi"/>
          <w:color w:val="000000"/>
        </w:rPr>
        <w:t>weapon</w:t>
      </w:r>
      <w:r w:rsidR="007E5284" w:rsidRPr="00130DC5">
        <w:rPr>
          <w:rFonts w:eastAsia="Times New Roman" w:cstheme="minorHAnsi"/>
          <w:color w:val="000000"/>
        </w:rPr>
        <w:t xml:space="preserve"> </w:t>
      </w:r>
      <w:r w:rsidRPr="00130DC5">
        <w:rPr>
          <w:rFonts w:eastAsia="Times New Roman" w:cstheme="minorHAnsi"/>
          <w:color w:val="000000"/>
        </w:rPr>
        <w:t>can store). For each charge you expend, the target takes an extra ld6 points of damage. The bonus damage is arcane. The item must be a staff or club</w:t>
      </w:r>
      <w:r w:rsidR="007E5284">
        <w:rPr>
          <w:rFonts w:eastAsia="Times New Roman" w:cstheme="minorHAnsi"/>
          <w:color w:val="000000"/>
        </w:rPr>
        <w:t xml:space="preserve"> (of any kind)</w:t>
      </w:r>
      <w:r w:rsidRPr="00130DC5">
        <w:rPr>
          <w:rFonts w:eastAsia="Times New Roman" w:cstheme="minorHAnsi"/>
          <w:color w:val="000000"/>
        </w:rPr>
        <w:t xml:space="preserve">. </w:t>
      </w:r>
    </w:p>
    <w:p w14:paraId="0AFFEC1B" w14:textId="77777777" w:rsidR="00130DC5" w:rsidRPr="00130DC5" w:rsidRDefault="00130DC5" w:rsidP="003C4628">
      <w:pPr>
        <w:numPr>
          <w:ilvl w:val="1"/>
          <w:numId w:val="64"/>
        </w:numPr>
        <w:contextualSpacing/>
        <w:rPr>
          <w:rFonts w:eastAsia="Times New Roman" w:cstheme="minorHAnsi"/>
          <w:color w:val="000000"/>
        </w:rPr>
      </w:pPr>
      <w:r w:rsidRPr="00130DC5">
        <w:rPr>
          <w:rFonts w:eastAsia="Times New Roman" w:cstheme="minorHAnsi"/>
          <w:i/>
          <w:iCs/>
          <w:color w:val="000000"/>
        </w:rPr>
        <w:t>Soothing Infusion (1 spell level).</w:t>
      </w:r>
      <w:r w:rsidRPr="00130DC5">
        <w:rPr>
          <w:rFonts w:eastAsia="Times New Roman" w:cstheme="minorHAnsi"/>
          <w:color w:val="000000"/>
        </w:rPr>
        <w:t xml:space="preserve"> If you fail a saving throw against an enchantment spell that targets only you, you can turn a failed save into a successful one. This must be at least one enchantment spell stored in the item.</w:t>
      </w:r>
    </w:p>
    <w:p w14:paraId="17118C85" w14:textId="77777777" w:rsidR="00130DC5" w:rsidRPr="00130DC5" w:rsidRDefault="00130DC5">
      <w:pPr>
        <w:numPr>
          <w:ilvl w:val="1"/>
          <w:numId w:val="64"/>
        </w:numPr>
        <w:contextualSpacing/>
        <w:rPr>
          <w:rFonts w:eastAsia="Times New Roman" w:cstheme="minorHAnsi"/>
          <w:color w:val="000000"/>
        </w:rPr>
      </w:pPr>
      <w:r w:rsidRPr="00130DC5">
        <w:rPr>
          <w:rFonts w:eastAsia="Times New Roman" w:cstheme="minorHAnsi"/>
          <w:i/>
          <w:iCs/>
          <w:color w:val="000000"/>
        </w:rPr>
        <w:t xml:space="preserve">Warding Infusion (2 spell levels, requires enhanced </w:t>
      </w:r>
      <w:r w:rsidR="007E5284">
        <w:rPr>
          <w:rFonts w:eastAsia="Times New Roman" w:cstheme="minorHAnsi"/>
          <w:i/>
          <w:iCs/>
          <w:color w:val="000000"/>
        </w:rPr>
        <w:t>infusion</w:t>
      </w:r>
      <w:r w:rsidRPr="00130DC5">
        <w:rPr>
          <w:rFonts w:eastAsia="Times New Roman" w:cstheme="minorHAnsi"/>
          <w:i/>
          <w:iCs/>
          <w:color w:val="000000"/>
        </w:rPr>
        <w:t>).</w:t>
      </w:r>
      <w:r w:rsidRPr="00130DC5">
        <w:rPr>
          <w:rFonts w:eastAsia="Times New Roman" w:cstheme="minorHAnsi"/>
          <w:color w:val="000000"/>
        </w:rPr>
        <w:t xml:space="preserve"> You may add the item’s bonus damage on attack and damage rolls to your to Armor Class and saving </w:t>
      </w:r>
      <w:r w:rsidRPr="00130DC5">
        <w:rPr>
          <w:rFonts w:eastAsia="Times New Roman" w:cstheme="minorHAnsi"/>
          <w:color w:val="000000"/>
        </w:rPr>
        <w:lastRenderedPageBreak/>
        <w:t xml:space="preserve">throws. There must be at least one abjuration spell stored in the item. The item must be a staff or club. </w:t>
      </w:r>
    </w:p>
    <w:p w14:paraId="17489373" w14:textId="77777777" w:rsidR="00DF61FA" w:rsidRPr="00DF61FA" w:rsidRDefault="00DF61FA" w:rsidP="00DF61FA">
      <w:pPr>
        <w:pStyle w:val="ListParagraph"/>
      </w:pPr>
      <w:r w:rsidRPr="00130DC5">
        <w:rPr>
          <w:rFonts w:eastAsia="Times New Roman" w:cstheme="minorHAnsi"/>
          <w:color w:val="000000"/>
        </w:rPr>
        <w:t>This infusion is usually chosen for staves. A DM may allow a spellcaster to gain the proficiency in infusion tools and the recipe for the purposes of making a single personalized inscribed staff (as inspiration, see Chapter 4).</w:t>
      </w:r>
      <w:r w:rsidRPr="00130DC5">
        <w:rPr>
          <w:rFonts w:eastAsia="Times New Roman" w:cstheme="minorHAnsi"/>
        </w:rPr>
        <w:t xml:space="preserve"> </w:t>
      </w:r>
    </w:p>
    <w:p w14:paraId="564D610B" w14:textId="77777777" w:rsidR="00F640B6" w:rsidRPr="001E3FC3" w:rsidRDefault="00F640B6" w:rsidP="00F640B6">
      <w:pPr>
        <w:pStyle w:val="ListParagraph"/>
        <w:numPr>
          <w:ilvl w:val="0"/>
          <w:numId w:val="64"/>
        </w:numPr>
        <w:rPr>
          <w:ins w:id="4008" w:author="Admin" w:date="2021-05-07T16:36:00Z"/>
        </w:rPr>
      </w:pPr>
      <w:ins w:id="4009" w:author="Admin" w:date="2021-05-07T16:36:00Z">
        <w:r>
          <w:rPr>
            <w:rFonts w:eastAsia="Times New Roman" w:cstheme="minorHAnsi"/>
            <w:i/>
            <w:iCs/>
          </w:rPr>
          <w:t>Crusader (+1 step</w:t>
        </w:r>
      </w:ins>
      <w:ins w:id="4010" w:author="Admin" w:date="2021-05-07T23:52:00Z">
        <w:r w:rsidR="00350769">
          <w:rPr>
            <w:rFonts w:eastAsia="Times New Roman" w:cstheme="minorHAnsi"/>
            <w:i/>
            <w:iCs/>
          </w:rPr>
          <w:t>, Weapon only</w:t>
        </w:r>
      </w:ins>
      <w:ins w:id="4011" w:author="Admin" w:date="2021-05-07T16:36:00Z">
        <w:r>
          <w:rPr>
            <w:rFonts w:eastAsia="Times New Roman" w:cstheme="minorHAnsi"/>
            <w:i/>
            <w:iCs/>
          </w:rPr>
          <w:t>).</w:t>
        </w:r>
        <w:r>
          <w:rPr>
            <w:rFonts w:eastAsia="Times New Roman" w:cstheme="minorHAnsi"/>
          </w:rPr>
          <w:t xml:space="preserve"> You enhance a melee weapon to invigorate a combatant.</w:t>
        </w:r>
        <w:r w:rsidRPr="00130DC5">
          <w:rPr>
            <w:rFonts w:eastAsia="Times New Roman" w:cstheme="minorHAnsi"/>
          </w:rPr>
          <w:t xml:space="preserve"> </w:t>
        </w:r>
        <w:r>
          <w:rPr>
            <w:rFonts w:eastAsia="Times New Roman" w:cstheme="minorHAnsi"/>
          </w:rPr>
          <w:t xml:space="preserve">On a critical hit, a weapon infused with the Crusader infusion allows the user to spend 1 Hit Dice to heal themselves, and have the </w:t>
        </w:r>
        <w:r>
          <w:rPr>
            <w:rFonts w:eastAsia="Times New Roman" w:cstheme="minorHAnsi"/>
            <w:i/>
            <w:iCs/>
          </w:rPr>
          <w:t xml:space="preserve">inner fire </w:t>
        </w:r>
        <w:r>
          <w:rPr>
            <w:rFonts w:eastAsia="Times New Roman" w:cstheme="minorHAnsi"/>
          </w:rPr>
          <w:t xml:space="preserve">spell cast on them. </w:t>
        </w:r>
        <w:r w:rsidRPr="00B14763">
          <w:rPr>
            <w:rFonts w:eastAsia="Times New Roman" w:cstheme="minorHAnsi"/>
          </w:rPr>
          <w:t>This triggers on critical hits that are a result of natural roll (such a natural 20), and not from conditions that turn a successful attack into a critical hit (such as attacking a dying opponent).</w:t>
        </w:r>
      </w:ins>
    </w:p>
    <w:p w14:paraId="7190BAA9" w14:textId="77777777" w:rsidR="00130DC5" w:rsidRPr="00130DC5" w:rsidRDefault="00130DC5" w:rsidP="003C4628">
      <w:pPr>
        <w:pStyle w:val="ListParagraph"/>
        <w:numPr>
          <w:ilvl w:val="0"/>
          <w:numId w:val="64"/>
        </w:numPr>
      </w:pPr>
      <w:r w:rsidRPr="00130DC5">
        <w:rPr>
          <w:i/>
          <w:iCs/>
        </w:rPr>
        <w:t>Deep Infusion (+1 step</w:t>
      </w:r>
      <w:ins w:id="4012" w:author="Admin" w:date="2021-05-07T23:51:00Z">
        <w:r w:rsidR="00350769">
          <w:rPr>
            <w:i/>
            <w:iCs/>
          </w:rPr>
          <w:t>, Weapon, Shield, or Armor only</w:t>
        </w:r>
      </w:ins>
      <w:r w:rsidRPr="00130DC5">
        <w:rPr>
          <w:i/>
          <w:iCs/>
        </w:rPr>
        <w:t xml:space="preserve">). </w:t>
      </w:r>
      <w:r w:rsidRPr="00130DC5">
        <w:t>For each step of rarity, add +1 to your Attack and Damage rolls with a weapon, or +1 to AC with an armor or shield, and the item is considered magical. This can be taken multiple times (each time adding +1 to a maximum of +3).</w:t>
      </w:r>
    </w:p>
    <w:p w14:paraId="5855D32A" w14:textId="77777777" w:rsidR="00130DC5" w:rsidRPr="00130DC5" w:rsidRDefault="00130DC5" w:rsidP="00272CA8">
      <w:pPr>
        <w:pStyle w:val="ListParagraph"/>
        <w:numPr>
          <w:ilvl w:val="0"/>
          <w:numId w:val="64"/>
        </w:numPr>
      </w:pPr>
      <w:r w:rsidRPr="00130DC5">
        <w:rPr>
          <w:i/>
          <w:iCs/>
        </w:rPr>
        <w:t xml:space="preserve">Elemental Damage (Flame, Freeze, Lightning, Corrosion; </w:t>
      </w:r>
      <w:del w:id="4013" w:author="Admin" w:date="2021-05-07T23:51:00Z">
        <w:r w:rsidRPr="00130DC5" w:rsidDel="00350769">
          <w:rPr>
            <w:i/>
            <w:iCs/>
          </w:rPr>
          <w:delText xml:space="preserve">weapon </w:delText>
        </w:r>
      </w:del>
      <w:ins w:id="4014" w:author="Admin" w:date="2021-05-07T23:51:00Z">
        <w:r w:rsidR="00350769">
          <w:rPr>
            <w:i/>
            <w:iCs/>
          </w:rPr>
          <w:t>W</w:t>
        </w:r>
        <w:r w:rsidR="00350769" w:rsidRPr="00130DC5">
          <w:rPr>
            <w:i/>
            <w:iCs/>
          </w:rPr>
          <w:t xml:space="preserve">eapon </w:t>
        </w:r>
      </w:ins>
      <w:r w:rsidRPr="00130DC5">
        <w:rPr>
          <w:i/>
          <w:iCs/>
        </w:rPr>
        <w:t xml:space="preserve">only). </w:t>
      </w:r>
      <w:r w:rsidRPr="00130DC5">
        <w:t xml:space="preserve">For each step, add 1d6 points of fire, cold, lightning, or acid (choose one) damage on a hit (maximum 3d6 with three levels). You can choose multiple elements, including two opposing ones. </w:t>
      </w:r>
    </w:p>
    <w:p w14:paraId="6F92D024" w14:textId="77777777" w:rsidR="00F640B6" w:rsidRPr="001E3FC3" w:rsidRDefault="00350769" w:rsidP="00933464">
      <w:pPr>
        <w:pStyle w:val="ListParagraph"/>
        <w:numPr>
          <w:ilvl w:val="0"/>
          <w:numId w:val="64"/>
        </w:numPr>
        <w:rPr>
          <w:ins w:id="4015" w:author="Admin" w:date="2021-05-07T16:36:00Z"/>
          <w:i/>
          <w:iCs/>
        </w:rPr>
      </w:pPr>
      <w:ins w:id="4016" w:author="Admin" w:date="2021-05-07T16:36:00Z">
        <w:r>
          <w:rPr>
            <w:rFonts w:eastAsia="Times New Roman" w:cstheme="minorHAnsi"/>
            <w:i/>
            <w:iCs/>
          </w:rPr>
          <w:t>Health</w:t>
        </w:r>
      </w:ins>
      <w:ins w:id="4017" w:author="Admin" w:date="2021-05-07T23:50:00Z">
        <w:r>
          <w:rPr>
            <w:rFonts w:eastAsia="Times New Roman" w:cstheme="minorHAnsi"/>
            <w:i/>
            <w:iCs/>
          </w:rPr>
          <w:t xml:space="preserve"> Infusion </w:t>
        </w:r>
      </w:ins>
      <w:ins w:id="4018" w:author="Admin" w:date="2021-05-07T16:36:00Z">
        <w:r w:rsidR="00F640B6">
          <w:rPr>
            <w:i/>
            <w:iCs/>
          </w:rPr>
          <w:t xml:space="preserve"> (+1 step</w:t>
        </w:r>
      </w:ins>
      <w:ins w:id="4019" w:author="Admin" w:date="2021-05-07T23:51:00Z">
        <w:r>
          <w:rPr>
            <w:i/>
            <w:iCs/>
          </w:rPr>
          <w:t>, Armor only</w:t>
        </w:r>
      </w:ins>
      <w:ins w:id="4020" w:author="Admin" w:date="2021-05-07T16:36:00Z">
        <w:r w:rsidR="00F640B6">
          <w:rPr>
            <w:i/>
            <w:iCs/>
          </w:rPr>
          <w:t xml:space="preserve">). </w:t>
        </w:r>
        <w:r w:rsidR="00F640B6" w:rsidRPr="00B14763">
          <w:t>This armor is infused with protective warding enchantments. So long as you are wearing this armor (and attuned to it, if it requires attunement), you gain a +5 bonus to your maximum hit points. This can increase rarity multiple steps, each adding 5 extra hit points (maximum +25 hit points at Artifact rarity).</w:t>
        </w:r>
      </w:ins>
    </w:p>
    <w:p w14:paraId="6E47E5C5" w14:textId="77777777" w:rsidR="00130DC5" w:rsidRPr="00130DC5" w:rsidRDefault="00130DC5">
      <w:pPr>
        <w:pStyle w:val="ListParagraph"/>
        <w:numPr>
          <w:ilvl w:val="0"/>
          <w:numId w:val="64"/>
        </w:numPr>
      </w:pPr>
      <w:r w:rsidRPr="00130DC5">
        <w:rPr>
          <w:i/>
          <w:iCs/>
        </w:rPr>
        <w:t xml:space="preserve">Magical Damage (Radiant, Demonic, Death, Mystic; </w:t>
      </w:r>
      <w:del w:id="4021" w:author="Admin" w:date="2021-05-07T23:51:00Z">
        <w:r w:rsidRPr="00130DC5" w:rsidDel="00350769">
          <w:rPr>
            <w:i/>
            <w:iCs/>
          </w:rPr>
          <w:delText xml:space="preserve">weapon </w:delText>
        </w:r>
      </w:del>
      <w:ins w:id="4022" w:author="Admin" w:date="2021-05-07T23:51:00Z">
        <w:r w:rsidR="00350769">
          <w:rPr>
            <w:i/>
            <w:iCs/>
          </w:rPr>
          <w:t>W</w:t>
        </w:r>
        <w:r w:rsidR="00350769" w:rsidRPr="00130DC5">
          <w:rPr>
            <w:i/>
            <w:iCs/>
          </w:rPr>
          <w:t xml:space="preserve">eapon </w:t>
        </w:r>
      </w:ins>
      <w:r w:rsidRPr="00130DC5">
        <w:rPr>
          <w:i/>
          <w:iCs/>
        </w:rPr>
        <w:t xml:space="preserve">only). </w:t>
      </w:r>
      <w:r w:rsidRPr="00130DC5">
        <w:t xml:space="preserve">For each step, add 1d4 points of holy, fel, shadow, or arcane (choose one) damage on a hit (maximum 3d4 with three levels). You can choose multiple magic damages, including two opposing ones. </w:t>
      </w:r>
    </w:p>
    <w:p w14:paraId="57469799" w14:textId="77777777" w:rsidR="00F640B6" w:rsidRPr="001E3FC3" w:rsidRDefault="00F640B6" w:rsidP="00F640B6">
      <w:pPr>
        <w:pStyle w:val="ListParagraph"/>
        <w:numPr>
          <w:ilvl w:val="0"/>
          <w:numId w:val="64"/>
        </w:numPr>
        <w:rPr>
          <w:ins w:id="4023" w:author="Admin" w:date="2021-05-07T16:36:00Z"/>
        </w:rPr>
      </w:pPr>
      <w:ins w:id="4024" w:author="Admin" w:date="2021-05-07T16:36:00Z">
        <w:r w:rsidRPr="001E3FC3">
          <w:rPr>
            <w:rFonts w:eastAsia="Times New Roman" w:cstheme="minorHAnsi"/>
            <w:i/>
            <w:iCs/>
          </w:rPr>
          <w:t>Protection Ward (+1 step</w:t>
        </w:r>
      </w:ins>
      <w:ins w:id="4025" w:author="Admin" w:date="2021-05-07T23:51:00Z">
        <w:r w:rsidR="00350769">
          <w:rPr>
            <w:rFonts w:eastAsia="Times New Roman" w:cstheme="minorHAnsi"/>
            <w:i/>
            <w:iCs/>
          </w:rPr>
          <w:t>, Wonderous Item only</w:t>
        </w:r>
      </w:ins>
      <w:ins w:id="4026" w:author="Admin" w:date="2021-05-07T16:36:00Z">
        <w:r w:rsidRPr="001E3FC3">
          <w:rPr>
            <w:rFonts w:eastAsia="Times New Roman" w:cstheme="minorHAnsi"/>
            <w:i/>
            <w:iCs/>
          </w:rPr>
          <w:t xml:space="preserve">). </w:t>
        </w:r>
        <w:r w:rsidRPr="001E3FC3">
          <w:rPr>
            <w:rFonts w:eastAsia="Times New Roman" w:cstheme="minorHAnsi"/>
          </w:rPr>
          <w:t>This wondrous item (any item of clothing) is infused with wards of protection and resilience. So long as you are attuned to and are wearing this item, you gain a +1 bonus to AC and to all Saving Throws. You can be attuned to only one instance of Protection Ward. This infusion replaces the Cloak of Protection and the Ring of Protection wonderous items.</w:t>
        </w:r>
      </w:ins>
    </w:p>
    <w:p w14:paraId="4A32AB1D" w14:textId="77777777" w:rsidR="00F640B6" w:rsidRDefault="00F640B6" w:rsidP="00F640B6">
      <w:pPr>
        <w:pStyle w:val="ListParagraph"/>
        <w:numPr>
          <w:ilvl w:val="0"/>
          <w:numId w:val="64"/>
        </w:numPr>
        <w:rPr>
          <w:ins w:id="4027" w:author="Admin" w:date="2021-05-07T16:36:00Z"/>
        </w:rPr>
      </w:pPr>
      <w:ins w:id="4028" w:author="Admin" w:date="2021-05-07T16:36:00Z">
        <w:r w:rsidRPr="001E3FC3">
          <w:rPr>
            <w:rFonts w:eastAsia="Times New Roman" w:cstheme="minorHAnsi"/>
            <w:i/>
            <w:iCs/>
          </w:rPr>
          <w:t xml:space="preserve">Ricochet </w:t>
        </w:r>
        <w:r>
          <w:rPr>
            <w:rFonts w:eastAsia="Times New Roman" w:cstheme="minorHAnsi"/>
            <w:i/>
            <w:iCs/>
          </w:rPr>
          <w:t xml:space="preserve">Infusion </w:t>
        </w:r>
        <w:r w:rsidRPr="001E3FC3">
          <w:rPr>
            <w:rFonts w:eastAsia="Times New Roman" w:cstheme="minorHAnsi"/>
            <w:i/>
            <w:iCs/>
          </w:rPr>
          <w:t>(+1 step</w:t>
        </w:r>
      </w:ins>
      <w:ins w:id="4029" w:author="Admin" w:date="2021-05-07T23:51:00Z">
        <w:r w:rsidR="00350769">
          <w:rPr>
            <w:rFonts w:eastAsia="Times New Roman" w:cstheme="minorHAnsi"/>
            <w:i/>
            <w:iCs/>
          </w:rPr>
          <w:t>, Weapon only</w:t>
        </w:r>
      </w:ins>
      <w:ins w:id="4030" w:author="Admin" w:date="2021-05-07T16:36:00Z">
        <w:r w:rsidRPr="001E3FC3">
          <w:rPr>
            <w:rFonts w:eastAsia="Times New Roman" w:cstheme="minorHAnsi"/>
            <w:i/>
            <w:iCs/>
          </w:rPr>
          <w:t>).</w:t>
        </w:r>
        <w:r>
          <w:t xml:space="preserve"> This infusion can be placed only on a melee or thrown weapon. If it does not normally have the thrown property, it becomes a thrown weapon 20/60 ft. When you make a ranged thrown attack with this weapon, it flies out and targets another creature within 30 feet from the original target, counting its current target as its point of attack for the purposes of range. This does not require successfully striking the first target, but does require an attack action for each target. When the weapon cannot make any more attacks (such as you running out of attack actions), it returns to your hand at the end of your turn in the same round. You can make an attack with a bonus weapon as if using two-weapon fighting if the weapon normally qualifies. The weapon can ricochet up to a maximum number of times equal to 1 per its end rarity (once if Uncommon, five times if Artifact, etc.), so long as you have the attacks to expend. Night elven priestesses of Elune often grant a Ricochet-infused weapon (usually a moonglaive) to huntresses who have served well and protected the lands of Ashenvale and the Priesthood of Elune. </w:t>
        </w:r>
      </w:ins>
    </w:p>
    <w:p w14:paraId="14DB4BE8" w14:textId="77777777" w:rsidR="00130DC5" w:rsidRPr="00130DC5" w:rsidRDefault="00130DC5" w:rsidP="003C4628">
      <w:pPr>
        <w:pStyle w:val="ListParagraph"/>
        <w:numPr>
          <w:ilvl w:val="0"/>
          <w:numId w:val="64"/>
        </w:numPr>
      </w:pPr>
      <w:r w:rsidRPr="00130DC5">
        <w:rPr>
          <w:rFonts w:eastAsia="Times New Roman" w:cstheme="minorHAnsi"/>
          <w:i/>
          <w:iCs/>
        </w:rPr>
        <w:t>Spell (+1 step</w:t>
      </w:r>
      <w:ins w:id="4031" w:author="Admin" w:date="2021-05-07T23:51:00Z">
        <w:r w:rsidR="00350769">
          <w:rPr>
            <w:rFonts w:eastAsia="Times New Roman" w:cstheme="minorHAnsi"/>
            <w:i/>
            <w:iCs/>
          </w:rPr>
          <w:t>, Any</w:t>
        </w:r>
      </w:ins>
      <w:r w:rsidRPr="00130DC5">
        <w:rPr>
          <w:rFonts w:eastAsia="Times New Roman" w:cstheme="minorHAnsi"/>
          <w:i/>
          <w:iCs/>
        </w:rPr>
        <w:t>).</w:t>
      </w:r>
      <w:r w:rsidRPr="00130DC5">
        <w:rPr>
          <w:rFonts w:eastAsia="Times New Roman" w:cstheme="minorHAnsi"/>
        </w:rPr>
        <w:t xml:space="preserve"> You imbue a single spell per rarity rank in the item, which can be invoked to cast the spell. The spell’s level is dependent on its quality (see the Item Creation Complexity and Cost Table). You can increase the number of lower-level spells cast by 3 if you sacrifice the spell one rank higher than it. </w:t>
      </w:r>
      <w:r w:rsidRPr="00130DC5">
        <w:rPr>
          <w:rFonts w:eastAsia="Times New Roman" w:cstheme="minorHAnsi"/>
        </w:rPr>
        <w:br/>
      </w:r>
      <w:r w:rsidRPr="00130DC5">
        <w:rPr>
          <w:rFonts w:eastAsia="Times New Roman" w:cstheme="minorHAnsi"/>
        </w:rPr>
        <w:lastRenderedPageBreak/>
        <w:t xml:space="preserve">For instance, a Legendary rarity item can cast 1 spell of level 7-8, 1 of levels 5-6, 1 of levels 3-4, and 1 of levels 1-2, or it can cast 4 of level 5-6, and 4 of levels 1-2. </w:t>
      </w:r>
    </w:p>
    <w:p w14:paraId="3BFBCAFD" w14:textId="77777777" w:rsidR="00F640B6" w:rsidRPr="001E3FC3" w:rsidRDefault="00F640B6" w:rsidP="00F640B6">
      <w:pPr>
        <w:pStyle w:val="ListParagraph"/>
        <w:numPr>
          <w:ilvl w:val="0"/>
          <w:numId w:val="64"/>
        </w:numPr>
        <w:rPr>
          <w:ins w:id="4032" w:author="Admin" w:date="2021-05-07T16:37:00Z"/>
        </w:rPr>
      </w:pPr>
      <w:ins w:id="4033" w:author="Admin" w:date="2021-05-07T16:37:00Z">
        <w:r>
          <w:rPr>
            <w:rFonts w:eastAsia="Times New Roman" w:cstheme="minorHAnsi"/>
            <w:i/>
            <w:iCs/>
          </w:rPr>
          <w:t>Storm Infusion (+1 step</w:t>
        </w:r>
      </w:ins>
      <w:ins w:id="4034" w:author="Admin" w:date="2021-05-07T23:51:00Z">
        <w:r w:rsidR="00350769">
          <w:rPr>
            <w:rFonts w:eastAsia="Times New Roman" w:cstheme="minorHAnsi"/>
            <w:i/>
            <w:iCs/>
          </w:rPr>
          <w:t>, Weapon only</w:t>
        </w:r>
      </w:ins>
      <w:ins w:id="4035" w:author="Admin" w:date="2021-05-07T16:37:00Z">
        <w:r>
          <w:rPr>
            <w:rFonts w:eastAsia="Times New Roman" w:cstheme="minorHAnsi"/>
            <w:i/>
            <w:iCs/>
          </w:rPr>
          <w:t>).</w:t>
        </w:r>
        <w:r>
          <w:t xml:space="preserve"> </w:t>
        </w:r>
        <w:r w:rsidRPr="00B14763">
          <w:t xml:space="preserve">This weapon deals </w:t>
        </w:r>
        <w:r>
          <w:t>+1 extra</w:t>
        </w:r>
        <w:r w:rsidRPr="00B14763">
          <w:t xml:space="preserve"> thunder damage </w:t>
        </w:r>
        <w:r>
          <w:t xml:space="preserve">per step of the weapon’s end </w:t>
        </w:r>
        <w:r w:rsidRPr="00B14763">
          <w:t>rarity</w:t>
        </w:r>
        <w:r>
          <w:t xml:space="preserve"> (+1 for Uncommon, +5 for Artifact)</w:t>
        </w:r>
        <w:r w:rsidRPr="00B14763">
          <w:t>. Furthermore, when thrown, the storm weapon returns at the same round, and may be used again with another attack action.</w:t>
        </w:r>
        <w:r>
          <w:t xml:space="preserve"> Wildhammer shamans often grant their gryphon riders a Storm-infused weapon (usually a warhammer) upon proving their quality and protecting Aerie Peak. </w:t>
        </w:r>
      </w:ins>
    </w:p>
    <w:p w14:paraId="45A71F3B" w14:textId="77777777" w:rsidR="00B14763" w:rsidRPr="00B14763" w:rsidRDefault="00130DC5" w:rsidP="003C4628">
      <w:pPr>
        <w:pStyle w:val="ListParagraph"/>
        <w:numPr>
          <w:ilvl w:val="0"/>
          <w:numId w:val="64"/>
        </w:numPr>
        <w:rPr>
          <w:ins w:id="4036" w:author="Admin" w:date="2021-05-07T16:21:00Z"/>
          <w:rPrChange w:id="4037" w:author="Admin" w:date="2021-05-07T16:21:00Z">
            <w:rPr>
              <w:ins w:id="4038" w:author="Admin" w:date="2021-05-07T16:21:00Z"/>
              <w:rFonts w:eastAsia="Times New Roman" w:cstheme="minorHAnsi"/>
            </w:rPr>
          </w:rPrChange>
        </w:rPr>
      </w:pPr>
      <w:r w:rsidRPr="00130DC5">
        <w:rPr>
          <w:rFonts w:eastAsia="Times New Roman" w:cstheme="minorHAnsi"/>
          <w:i/>
          <w:iCs/>
        </w:rPr>
        <w:t>Weapon Resistance (adds attunement; +2 steps, Armor only).</w:t>
      </w:r>
      <w:r w:rsidRPr="00130DC5">
        <w:rPr>
          <w:rFonts w:eastAsia="Times New Roman" w:cstheme="minorHAnsi"/>
        </w:rPr>
        <w:t xml:space="preserve"> You gain resistance to nonmagical damage while wearing this armor. You can use an action to make yourself immune to nonmagical damage for 1 minute. If taken again, this increases the immunity’s duration to 3 minutes (at 3 steps), again to 10 minutes (at 4 steps), and again to 1 hour (at 5 steps).</w:t>
      </w:r>
    </w:p>
    <w:p w14:paraId="3765F3AD" w14:textId="77777777" w:rsidR="00B14763" w:rsidRPr="00272CA8" w:rsidDel="00F640B6" w:rsidRDefault="00130DC5" w:rsidP="00272CA8">
      <w:pPr>
        <w:pStyle w:val="ListParagraph"/>
        <w:numPr>
          <w:ilvl w:val="0"/>
          <w:numId w:val="64"/>
        </w:numPr>
        <w:rPr>
          <w:del w:id="4039" w:author="Admin" w:date="2021-05-07T16:36:00Z"/>
        </w:rPr>
      </w:pPr>
      <w:del w:id="4040" w:author="Admin" w:date="2021-05-07T16:36:00Z">
        <w:r w:rsidRPr="00130DC5" w:rsidDel="00F640B6">
          <w:rPr>
            <w:rFonts w:eastAsia="Times New Roman" w:cstheme="minorHAnsi"/>
          </w:rPr>
          <w:delText xml:space="preserve"> </w:delText>
        </w:r>
      </w:del>
    </w:p>
    <w:p w14:paraId="5D41F422" w14:textId="77777777" w:rsidR="00B14763" w:rsidRPr="000D5DB5" w:rsidRDefault="00B14763" w:rsidP="00B14763">
      <w:pPr>
        <w:contextualSpacing/>
        <w:rPr>
          <w:ins w:id="4041" w:author="Admin" w:date="2021-05-07T16:21:00Z"/>
          <w:rFonts w:eastAsia="Times New Roman" w:cstheme="minorHAnsi"/>
          <w:sz w:val="24"/>
          <w:szCs w:val="24"/>
        </w:rPr>
      </w:pPr>
    </w:p>
    <w:p w14:paraId="463FB6B6" w14:textId="77777777" w:rsidR="00B14763" w:rsidRPr="00325A13" w:rsidRDefault="00B14763">
      <w:pPr>
        <w:pStyle w:val="Heading5"/>
        <w:rPr>
          <w:ins w:id="4042" w:author="Admin" w:date="2021-05-07T16:21:00Z"/>
          <w:rFonts w:eastAsia="Times New Roman"/>
        </w:rPr>
        <w:pPrChange w:id="4043" w:author="Admin" w:date="2021-05-07T16:33:00Z">
          <w:pPr>
            <w:contextualSpacing/>
          </w:pPr>
        </w:pPrChange>
      </w:pPr>
      <w:ins w:id="4044" w:author="Admin" w:date="2021-05-07T16:21:00Z">
        <w:r>
          <w:rPr>
            <w:rFonts w:eastAsia="Times New Roman"/>
          </w:rPr>
          <w:t xml:space="preserve">Single-Use </w:t>
        </w:r>
        <w:r w:rsidRPr="00325A13">
          <w:rPr>
            <w:rFonts w:eastAsia="Times New Roman"/>
          </w:rPr>
          <w:t>Enhancements</w:t>
        </w:r>
      </w:ins>
    </w:p>
    <w:p w14:paraId="15512F59" w14:textId="77777777" w:rsidR="00B14763" w:rsidRDefault="00B14763" w:rsidP="00B14763">
      <w:pPr>
        <w:contextualSpacing/>
        <w:rPr>
          <w:ins w:id="4045" w:author="Admin" w:date="2021-05-07T16:21:00Z"/>
          <w:rFonts w:eastAsia="Times New Roman" w:cstheme="minorHAnsi"/>
          <w:color w:val="000000"/>
        </w:rPr>
      </w:pPr>
      <w:ins w:id="4046" w:author="Admin" w:date="2021-05-07T16:21:00Z">
        <w:r>
          <w:rPr>
            <w:rFonts w:eastAsia="Times New Roman" w:cstheme="minorHAnsi"/>
            <w:color w:val="000000"/>
          </w:rPr>
          <w:t xml:space="preserve">Temporary enhancements to </w:t>
        </w:r>
        <w:r w:rsidRPr="000D5DB5">
          <w:rPr>
            <w:rFonts w:eastAsia="Times New Roman" w:cstheme="minorHAnsi"/>
            <w:color w:val="000000"/>
          </w:rPr>
          <w:t>weapon</w:t>
        </w:r>
        <w:r>
          <w:rPr>
            <w:rFonts w:eastAsia="Times New Roman" w:cstheme="minorHAnsi"/>
            <w:color w:val="000000"/>
          </w:rPr>
          <w:t>s or ammunition</w:t>
        </w:r>
        <w:r w:rsidRPr="000D5DB5">
          <w:rPr>
            <w:rFonts w:eastAsia="Times New Roman" w:cstheme="minorHAnsi"/>
            <w:color w:val="000000"/>
          </w:rPr>
          <w:t xml:space="preserve"> can also be infused to contain </w:t>
        </w:r>
        <w:r>
          <w:rPr>
            <w:rFonts w:eastAsia="Times New Roman" w:cstheme="minorHAnsi"/>
            <w:color w:val="000000"/>
          </w:rPr>
          <w:t xml:space="preserve">a strike or shot </w:t>
        </w:r>
        <w:r w:rsidRPr="000D5DB5">
          <w:rPr>
            <w:rFonts w:eastAsia="Times New Roman" w:cstheme="minorHAnsi"/>
            <w:color w:val="000000"/>
          </w:rPr>
          <w:t>effect if it is prepared specifically to hold it with an</w:t>
        </w:r>
        <w:r>
          <w:rPr>
            <w:rFonts w:eastAsia="Times New Roman" w:cstheme="minorHAnsi"/>
            <w:color w:val="000000"/>
          </w:rPr>
          <w:t xml:space="preserve"> Infusion Kit</w:t>
        </w:r>
        <w:r w:rsidRPr="000D5DB5">
          <w:rPr>
            <w:rFonts w:eastAsia="Times New Roman" w:cstheme="minorHAnsi"/>
            <w:color w:val="000000"/>
          </w:rPr>
          <w:t xml:space="preserve">. </w:t>
        </w:r>
        <w:r>
          <w:rPr>
            <w:rFonts w:eastAsia="Times New Roman" w:cstheme="minorHAnsi"/>
            <w:color w:val="000000"/>
          </w:rPr>
          <w:t xml:space="preserve">As this is infused with the ammunition itself, using it does not require a bonus action (but cannot be joined with another shot spell). </w:t>
        </w:r>
      </w:ins>
    </w:p>
    <w:p w14:paraId="66922AE4" w14:textId="77777777" w:rsidR="00B14763" w:rsidRPr="000D5DB5" w:rsidRDefault="00B14763" w:rsidP="00B14763">
      <w:pPr>
        <w:contextualSpacing/>
        <w:rPr>
          <w:ins w:id="4047" w:author="Admin" w:date="2021-05-07T16:21:00Z"/>
          <w:rFonts w:eastAsia="Times New Roman" w:cstheme="minorHAnsi"/>
          <w:color w:val="000000"/>
        </w:rPr>
      </w:pPr>
      <w:ins w:id="4048" w:author="Admin" w:date="2021-05-07T16:21:00Z">
        <w:r w:rsidRPr="000D5DB5">
          <w:rPr>
            <w:rFonts w:eastAsia="Times New Roman" w:cstheme="minorHAnsi"/>
            <w:color w:val="000000"/>
          </w:rPr>
          <w:t xml:space="preserve">Ammunition are treated as both consumables and ammunition (enchanting </w:t>
        </w:r>
        <w:r>
          <w:rPr>
            <w:rFonts w:eastAsia="Times New Roman" w:cstheme="minorHAnsi"/>
            <w:color w:val="000000"/>
          </w:rPr>
          <w:t>2</w:t>
        </w:r>
        <w:r w:rsidRPr="000D5DB5">
          <w:rPr>
            <w:rFonts w:eastAsia="Times New Roman" w:cstheme="minorHAnsi"/>
            <w:color w:val="000000"/>
          </w:rPr>
          <w:t>0 pieces of ammunition costs one-</w:t>
        </w:r>
        <w:r>
          <w:rPr>
            <w:rFonts w:eastAsia="Times New Roman" w:cstheme="minorHAnsi"/>
            <w:color w:val="000000"/>
          </w:rPr>
          <w:t xml:space="preserve">half </w:t>
        </w:r>
        <w:r w:rsidRPr="000D5DB5">
          <w:rPr>
            <w:rFonts w:eastAsia="Times New Roman" w:cstheme="minorHAnsi"/>
            <w:color w:val="000000"/>
          </w:rPr>
          <w:t>the normal cost of the same quality). Despite the names below, ammunition infusions can be used interchangeably between ammunition such as arrows, crossbow bolts, bullets, and more</w:t>
        </w:r>
        <w:r>
          <w:rPr>
            <w:rFonts w:eastAsia="Times New Roman" w:cstheme="minorHAnsi"/>
            <w:color w:val="000000"/>
          </w:rPr>
          <w:t>. Ammunition infusions</w:t>
        </w:r>
        <w:r w:rsidRPr="000D5DB5">
          <w:rPr>
            <w:rFonts w:eastAsia="Times New Roman" w:cstheme="minorHAnsi"/>
            <w:color w:val="000000"/>
          </w:rPr>
          <w:t xml:space="preserve"> fade after </w:t>
        </w:r>
        <w:r>
          <w:rPr>
            <w:rFonts w:eastAsia="Times New Roman" w:cstheme="minorHAnsi"/>
            <w:color w:val="000000"/>
          </w:rPr>
          <w:t>a successful hit, and can be reused if they missed</w:t>
        </w:r>
        <w:r w:rsidRPr="000D5DB5">
          <w:rPr>
            <w:rFonts w:eastAsia="Times New Roman" w:cstheme="minorHAnsi"/>
            <w:color w:val="000000"/>
          </w:rPr>
          <w:t xml:space="preserve">. </w:t>
        </w:r>
      </w:ins>
    </w:p>
    <w:p w14:paraId="10846A90" w14:textId="77777777" w:rsidR="00B14763" w:rsidRDefault="00B14763" w:rsidP="00B14763">
      <w:pPr>
        <w:contextualSpacing/>
        <w:rPr>
          <w:ins w:id="4049" w:author="Admin" w:date="2021-05-07T16:21:00Z"/>
          <w:rFonts w:eastAsia="Times New Roman" w:cstheme="minorHAnsi"/>
          <w:color w:val="000000"/>
        </w:rPr>
      </w:pPr>
      <w:ins w:id="4050" w:author="Admin" w:date="2021-05-07T16:21:00Z">
        <w:r w:rsidRPr="000D5DB5">
          <w:rPr>
            <w:rFonts w:eastAsia="Times New Roman" w:cstheme="minorHAnsi"/>
            <w:color w:val="000000"/>
          </w:rPr>
          <w:t>For the purposes of spellcasting ability rolls</w:t>
        </w:r>
        <w:r>
          <w:rPr>
            <w:rFonts w:eastAsia="Times New Roman" w:cstheme="minorHAnsi"/>
            <w:color w:val="000000"/>
          </w:rPr>
          <w:t xml:space="preserve"> for strike effects</w:t>
        </w:r>
        <w:r w:rsidRPr="000D5DB5">
          <w:rPr>
            <w:rFonts w:eastAsia="Times New Roman" w:cstheme="minorHAnsi"/>
            <w:color w:val="000000"/>
          </w:rPr>
          <w:t xml:space="preserve">, treat the bonus as +4. </w:t>
        </w:r>
      </w:ins>
    </w:p>
    <w:p w14:paraId="42F8C1D9" w14:textId="77777777" w:rsidR="00B14763" w:rsidRPr="000D5DB5" w:rsidRDefault="00B14763" w:rsidP="00272CA8">
      <w:pPr>
        <w:contextualSpacing/>
        <w:rPr>
          <w:ins w:id="4051" w:author="Admin" w:date="2021-05-07T16:21:00Z"/>
          <w:rFonts w:eastAsia="Times New Roman" w:cstheme="minorHAnsi"/>
          <w:color w:val="000000"/>
        </w:rPr>
      </w:pPr>
      <w:ins w:id="4052" w:author="Admin" w:date="2021-05-07T16:21:00Z">
        <w:r>
          <w:rPr>
            <w:rFonts w:eastAsia="Times New Roman" w:cstheme="minorHAnsi"/>
            <w:color w:val="000000"/>
          </w:rPr>
          <w:t>Single use enhancements may be also stored into stones or gems, which can be sold by themselves</w:t>
        </w:r>
      </w:ins>
      <w:ins w:id="4053" w:author="Admin" w:date="2021-05-07T16:33:00Z">
        <w:r w:rsidR="00F640B6">
          <w:rPr>
            <w:rFonts w:eastAsia="Times New Roman" w:cstheme="minorHAnsi"/>
            <w:color w:val="000000"/>
          </w:rPr>
          <w:t xml:space="preserve">, and used to confer the enchantment to a </w:t>
        </w:r>
      </w:ins>
      <w:ins w:id="4054" w:author="Admin" w:date="2021-05-07T16:34:00Z">
        <w:r w:rsidR="00F640B6">
          <w:rPr>
            <w:rFonts w:eastAsia="Times New Roman" w:cstheme="minorHAnsi"/>
            <w:color w:val="000000"/>
          </w:rPr>
          <w:t xml:space="preserve">single </w:t>
        </w:r>
      </w:ins>
      <w:ins w:id="4055" w:author="Admin" w:date="2021-05-07T16:33:00Z">
        <w:r w:rsidR="00F640B6">
          <w:rPr>
            <w:rFonts w:eastAsia="Times New Roman" w:cstheme="minorHAnsi"/>
            <w:color w:val="000000"/>
          </w:rPr>
          <w:t>weapon (or 20 pieces of ammunition) with an action</w:t>
        </w:r>
      </w:ins>
      <w:ins w:id="4056" w:author="Admin" w:date="2021-05-07T16:21:00Z">
        <w:r>
          <w:rPr>
            <w:rFonts w:eastAsia="Times New Roman" w:cstheme="minorHAnsi"/>
            <w:color w:val="000000"/>
          </w:rPr>
          <w:t xml:space="preserve">. </w:t>
        </w:r>
      </w:ins>
      <w:ins w:id="4057" w:author="Admin" w:date="2021-05-07T16:34:00Z">
        <w:r w:rsidR="00F640B6">
          <w:rPr>
            <w:rFonts w:eastAsia="Times New Roman" w:cstheme="minorHAnsi"/>
            <w:color w:val="000000"/>
          </w:rPr>
          <w:t xml:space="preserve">Once this is done, the weapon is enchanted for a single use, and the stone or gemstone loses the enchantment. </w:t>
        </w:r>
      </w:ins>
    </w:p>
    <w:p w14:paraId="5C3169C3" w14:textId="77777777" w:rsidR="00B14763" w:rsidRDefault="00B14763" w:rsidP="00B14763">
      <w:pPr>
        <w:contextualSpacing/>
        <w:rPr>
          <w:ins w:id="4058" w:author="Admin" w:date="2021-05-07T16:21:00Z"/>
          <w:rFonts w:eastAsia="Times New Roman" w:cstheme="minorHAnsi"/>
          <w:sz w:val="24"/>
          <w:szCs w:val="24"/>
        </w:rPr>
      </w:pPr>
    </w:p>
    <w:tbl>
      <w:tblPr>
        <w:tblStyle w:val="TableGrid"/>
        <w:tblW w:w="9030" w:type="dxa"/>
        <w:tblLook w:val="04A0" w:firstRow="1" w:lastRow="0" w:firstColumn="1" w:lastColumn="0" w:noHBand="0" w:noVBand="1"/>
      </w:tblPr>
      <w:tblGrid>
        <w:gridCol w:w="1687"/>
        <w:gridCol w:w="1792"/>
        <w:gridCol w:w="5551"/>
      </w:tblGrid>
      <w:tr w:rsidR="00B14763" w:rsidRPr="00541781" w14:paraId="08D928C0" w14:textId="77777777" w:rsidTr="00350769">
        <w:trPr>
          <w:ins w:id="4059" w:author="Admin" w:date="2021-05-07T16:21:00Z"/>
        </w:trPr>
        <w:tc>
          <w:tcPr>
            <w:tcW w:w="1687" w:type="dxa"/>
          </w:tcPr>
          <w:p w14:paraId="6EB34610" w14:textId="77777777" w:rsidR="00B14763" w:rsidRPr="00541781" w:rsidRDefault="00B14763" w:rsidP="00350769">
            <w:pPr>
              <w:contextualSpacing/>
              <w:rPr>
                <w:ins w:id="4060" w:author="Admin" w:date="2021-05-07T16:21:00Z"/>
                <w:rFonts w:eastAsia="Times New Roman" w:cstheme="minorHAnsi"/>
                <w:b/>
                <w:bCs/>
                <w:color w:val="000000"/>
              </w:rPr>
            </w:pPr>
            <w:ins w:id="4061" w:author="Admin" w:date="2021-05-07T16:21:00Z">
              <w:r w:rsidRPr="00541781">
                <w:rPr>
                  <w:rFonts w:eastAsia="Times New Roman" w:cstheme="minorHAnsi"/>
                  <w:b/>
                  <w:bCs/>
                  <w:color w:val="000000"/>
                </w:rPr>
                <w:t>Name</w:t>
              </w:r>
            </w:ins>
          </w:p>
        </w:tc>
        <w:tc>
          <w:tcPr>
            <w:tcW w:w="1792" w:type="dxa"/>
          </w:tcPr>
          <w:p w14:paraId="6E93C70D" w14:textId="77777777" w:rsidR="00B14763" w:rsidRPr="00541781" w:rsidRDefault="00B14763" w:rsidP="00350769">
            <w:pPr>
              <w:contextualSpacing/>
              <w:rPr>
                <w:ins w:id="4062" w:author="Admin" w:date="2021-05-07T16:21:00Z"/>
                <w:rFonts w:eastAsia="Times New Roman" w:cstheme="minorHAnsi"/>
                <w:b/>
                <w:bCs/>
                <w:color w:val="000000"/>
              </w:rPr>
            </w:pPr>
            <w:ins w:id="4063" w:author="Admin" w:date="2021-05-07T16:21:00Z">
              <w:r>
                <w:rPr>
                  <w:rFonts w:eastAsia="Times New Roman" w:cstheme="minorHAnsi"/>
                  <w:b/>
                  <w:bCs/>
                  <w:color w:val="000000"/>
                </w:rPr>
                <w:t>Rarity</w:t>
              </w:r>
              <w:r w:rsidRPr="00541781">
                <w:rPr>
                  <w:rFonts w:eastAsia="Times New Roman" w:cstheme="minorHAnsi"/>
                  <w:b/>
                  <w:bCs/>
                  <w:color w:val="000000"/>
                </w:rPr>
                <w:t>/EP</w:t>
              </w:r>
            </w:ins>
          </w:p>
        </w:tc>
        <w:tc>
          <w:tcPr>
            <w:tcW w:w="5551" w:type="dxa"/>
          </w:tcPr>
          <w:p w14:paraId="364825A6" w14:textId="77777777" w:rsidR="00B14763" w:rsidRPr="00541781" w:rsidRDefault="00B14763" w:rsidP="00350769">
            <w:pPr>
              <w:contextualSpacing/>
              <w:rPr>
                <w:ins w:id="4064" w:author="Admin" w:date="2021-05-07T16:21:00Z"/>
                <w:rFonts w:eastAsia="Times New Roman" w:cstheme="minorHAnsi"/>
                <w:b/>
                <w:bCs/>
                <w:color w:val="000000"/>
              </w:rPr>
            </w:pPr>
            <w:ins w:id="4065" w:author="Admin" w:date="2021-05-07T16:21:00Z">
              <w:r>
                <w:rPr>
                  <w:rFonts w:eastAsia="Times New Roman" w:cstheme="minorHAnsi"/>
                  <w:b/>
                  <w:bCs/>
                  <w:color w:val="000000"/>
                </w:rPr>
                <w:t>Spell (Spell Level)</w:t>
              </w:r>
            </w:ins>
          </w:p>
        </w:tc>
      </w:tr>
      <w:tr w:rsidR="00B14763" w14:paraId="55017F19" w14:textId="77777777" w:rsidTr="00350769">
        <w:trPr>
          <w:ins w:id="4066" w:author="Admin" w:date="2021-05-07T16:21:00Z"/>
        </w:trPr>
        <w:tc>
          <w:tcPr>
            <w:tcW w:w="1687" w:type="dxa"/>
          </w:tcPr>
          <w:p w14:paraId="0DFD0041" w14:textId="77777777" w:rsidR="00B14763" w:rsidRPr="00642A58" w:rsidRDefault="00B14763" w:rsidP="00350769">
            <w:pPr>
              <w:contextualSpacing/>
              <w:rPr>
                <w:ins w:id="4067" w:author="Admin" w:date="2021-05-07T16:21:00Z"/>
                <w:rFonts w:eastAsia="Times New Roman" w:cstheme="minorHAnsi"/>
                <w:color w:val="000000"/>
              </w:rPr>
            </w:pPr>
            <w:ins w:id="4068" w:author="Admin" w:date="2021-05-07T16:21:00Z">
              <w:r>
                <w:rPr>
                  <w:rFonts w:eastAsia="Times New Roman" w:cstheme="minorHAnsi"/>
                  <w:color w:val="000000"/>
                </w:rPr>
                <w:t>Arcane</w:t>
              </w:r>
            </w:ins>
          </w:p>
        </w:tc>
        <w:tc>
          <w:tcPr>
            <w:tcW w:w="1792" w:type="dxa"/>
          </w:tcPr>
          <w:p w14:paraId="3DFF816D" w14:textId="77777777" w:rsidR="00B14763" w:rsidRDefault="00B14763" w:rsidP="00350769">
            <w:pPr>
              <w:contextualSpacing/>
              <w:rPr>
                <w:ins w:id="4069" w:author="Admin" w:date="2021-05-07T16:21:00Z"/>
                <w:rFonts w:eastAsia="Times New Roman" w:cstheme="minorHAnsi"/>
                <w:color w:val="000000"/>
              </w:rPr>
            </w:pPr>
            <w:ins w:id="4070" w:author="Admin" w:date="2021-05-07T16:21:00Z">
              <w:r>
                <w:rPr>
                  <w:rFonts w:eastAsia="Times New Roman" w:cstheme="minorHAnsi"/>
                  <w:color w:val="000000"/>
                </w:rPr>
                <w:t>Uncommon</w:t>
              </w:r>
            </w:ins>
          </w:p>
        </w:tc>
        <w:tc>
          <w:tcPr>
            <w:tcW w:w="5551" w:type="dxa"/>
          </w:tcPr>
          <w:p w14:paraId="0E14F4D6" w14:textId="77777777" w:rsidR="00B14763" w:rsidRDefault="00B14763" w:rsidP="00350769">
            <w:pPr>
              <w:contextualSpacing/>
              <w:rPr>
                <w:ins w:id="4071" w:author="Admin" w:date="2021-05-07T16:21:00Z"/>
                <w:rFonts w:eastAsia="Times New Roman" w:cstheme="minorHAnsi"/>
                <w:color w:val="000000"/>
              </w:rPr>
            </w:pPr>
            <w:ins w:id="4072" w:author="Admin" w:date="2021-05-07T16:21:00Z">
              <w:r>
                <w:rPr>
                  <w:rFonts w:eastAsia="Times New Roman" w:cstheme="minorHAnsi"/>
                  <w:color w:val="000000"/>
                </w:rPr>
                <w:t xml:space="preserve">Shot Array (Arcane); or </w:t>
              </w:r>
              <w:r w:rsidRPr="000D5DB5">
                <w:rPr>
                  <w:rFonts w:eastAsia="Times New Roman" w:cstheme="minorHAnsi"/>
                  <w:color w:val="000000"/>
                </w:rPr>
                <w:t>1d</w:t>
              </w:r>
              <w:r>
                <w:rPr>
                  <w:rFonts w:eastAsia="Times New Roman" w:cstheme="minorHAnsi"/>
                  <w:color w:val="000000"/>
                </w:rPr>
                <w:t>4</w:t>
              </w:r>
              <w:r w:rsidRPr="000D5DB5">
                <w:rPr>
                  <w:rFonts w:eastAsia="Times New Roman" w:cstheme="minorHAnsi"/>
                  <w:color w:val="000000"/>
                </w:rPr>
                <w:t xml:space="preserve"> arcane damage</w:t>
              </w:r>
              <w:r>
                <w:rPr>
                  <w:rFonts w:eastAsia="Times New Roman" w:cstheme="minorHAnsi"/>
                  <w:color w:val="000000"/>
                </w:rPr>
                <w:t xml:space="preserve">, </w:t>
              </w:r>
              <w:r w:rsidRPr="00CC61D1">
                <w:rPr>
                  <w:rFonts w:eastAsia="Times New Roman" w:cstheme="minorHAnsi"/>
                  <w:i/>
                  <w:iCs/>
                  <w:color w:val="000000"/>
                </w:rPr>
                <w:t>dispel magic</w:t>
              </w:r>
              <w:r>
                <w:rPr>
                  <w:rFonts w:eastAsia="Times New Roman" w:cstheme="minorHAnsi"/>
                  <w:color w:val="000000"/>
                </w:rPr>
                <w:t xml:space="preserve"> (1st level)</w:t>
              </w:r>
            </w:ins>
          </w:p>
        </w:tc>
      </w:tr>
      <w:tr w:rsidR="00B14763" w:rsidRPr="00541781" w14:paraId="2A46652A" w14:textId="77777777" w:rsidTr="00350769">
        <w:trPr>
          <w:ins w:id="4073" w:author="Admin" w:date="2021-05-07T16:21:00Z"/>
        </w:trPr>
        <w:tc>
          <w:tcPr>
            <w:tcW w:w="1687" w:type="dxa"/>
          </w:tcPr>
          <w:p w14:paraId="3575B541" w14:textId="77777777" w:rsidR="00B14763" w:rsidRDefault="00B14763" w:rsidP="00350769">
            <w:pPr>
              <w:contextualSpacing/>
              <w:rPr>
                <w:ins w:id="4074" w:author="Admin" w:date="2021-05-07T16:21:00Z"/>
                <w:rFonts w:eastAsia="Times New Roman" w:cstheme="minorHAnsi"/>
                <w:color w:val="000000"/>
              </w:rPr>
            </w:pPr>
            <w:ins w:id="4075" w:author="Admin" w:date="2021-05-07T16:21:00Z">
              <w:r>
                <w:rPr>
                  <w:rFonts w:eastAsia="Times New Roman" w:cstheme="minorHAnsi"/>
                  <w:color w:val="000000"/>
                </w:rPr>
                <w:t>Black</w:t>
              </w:r>
            </w:ins>
          </w:p>
        </w:tc>
        <w:tc>
          <w:tcPr>
            <w:tcW w:w="1792" w:type="dxa"/>
          </w:tcPr>
          <w:p w14:paraId="7FB749EA" w14:textId="77777777" w:rsidR="00B14763" w:rsidRDefault="00B14763" w:rsidP="00350769">
            <w:pPr>
              <w:contextualSpacing/>
              <w:rPr>
                <w:ins w:id="4076" w:author="Admin" w:date="2021-05-07T16:21:00Z"/>
                <w:rFonts w:eastAsia="Times New Roman" w:cstheme="minorHAnsi"/>
                <w:color w:val="000000"/>
              </w:rPr>
            </w:pPr>
            <w:ins w:id="4077" w:author="Admin" w:date="2021-05-07T16:21:00Z">
              <w:r>
                <w:rPr>
                  <w:rFonts w:eastAsia="Times New Roman" w:cstheme="minorHAnsi"/>
                  <w:color w:val="000000"/>
                </w:rPr>
                <w:t>Rare</w:t>
              </w:r>
            </w:ins>
          </w:p>
        </w:tc>
        <w:tc>
          <w:tcPr>
            <w:tcW w:w="5551" w:type="dxa"/>
          </w:tcPr>
          <w:p w14:paraId="359B84E7" w14:textId="77777777" w:rsidR="00B14763" w:rsidRDefault="00B14763" w:rsidP="00350769">
            <w:pPr>
              <w:contextualSpacing/>
              <w:rPr>
                <w:ins w:id="4078" w:author="Admin" w:date="2021-05-07T16:21:00Z"/>
                <w:rFonts w:eastAsia="Times New Roman" w:cstheme="minorHAnsi"/>
                <w:color w:val="000000"/>
              </w:rPr>
            </w:pPr>
            <w:ins w:id="4079" w:author="Admin" w:date="2021-05-07T16:21:00Z">
              <w:r>
                <w:rPr>
                  <w:rFonts w:eastAsia="Times New Roman" w:cstheme="minorHAnsi"/>
                  <w:color w:val="000000"/>
                </w:rPr>
                <w:t>Shot Array (</w:t>
              </w:r>
              <w:r w:rsidRPr="00E95E1F">
                <w:rPr>
                  <w:rFonts w:eastAsia="Times New Roman" w:cstheme="minorHAnsi"/>
                  <w:color w:val="000000"/>
                </w:rPr>
                <w:t>Black</w:t>
              </w:r>
              <w:r>
                <w:rPr>
                  <w:rFonts w:eastAsia="Times New Roman" w:cstheme="minorHAnsi"/>
                  <w:color w:val="000000"/>
                </w:rPr>
                <w:t>)</w:t>
              </w:r>
              <w:r w:rsidRPr="002E3CBE">
                <w:rPr>
                  <w:rFonts w:eastAsia="Times New Roman" w:cstheme="minorHAnsi"/>
                  <w:color w:val="000000"/>
                </w:rPr>
                <w:t>;</w:t>
              </w:r>
              <w:r>
                <w:rPr>
                  <w:rFonts w:eastAsia="Times New Roman" w:cstheme="minorHAnsi"/>
                  <w:color w:val="000000"/>
                </w:rPr>
                <w:t xml:space="preserve"> or </w:t>
              </w:r>
              <w:r w:rsidRPr="000D5DB5">
                <w:rPr>
                  <w:rFonts w:eastAsia="Times New Roman" w:cstheme="minorHAnsi"/>
                  <w:color w:val="000000"/>
                </w:rPr>
                <w:t>3d4 shadow</w:t>
              </w:r>
              <w:r w:rsidRPr="000D5DB5" w:rsidDel="00FE1A8D">
                <w:rPr>
                  <w:rFonts w:eastAsia="Times New Roman" w:cstheme="minorHAnsi"/>
                  <w:color w:val="000000"/>
                </w:rPr>
                <w:t xml:space="preserve"> </w:t>
              </w:r>
              <w:r w:rsidRPr="000D5DB5">
                <w:rPr>
                  <w:rFonts w:eastAsia="Times New Roman" w:cstheme="minorHAnsi"/>
                  <w:color w:val="000000"/>
                </w:rPr>
                <w:t>damage</w:t>
              </w:r>
              <w:r>
                <w:rPr>
                  <w:rFonts w:eastAsia="Times New Roman" w:cstheme="minorHAnsi"/>
                  <w:color w:val="000000"/>
                </w:rPr>
                <w:t xml:space="preserve">, </w:t>
              </w:r>
              <w:r>
                <w:rPr>
                  <w:rFonts w:eastAsia="Times New Roman" w:cstheme="minorHAnsi"/>
                  <w:i/>
                  <w:iCs/>
                  <w:color w:val="000000"/>
                </w:rPr>
                <w:t xml:space="preserve">conjure </w:t>
              </w:r>
              <w:r w:rsidRPr="00CC61D1">
                <w:rPr>
                  <w:rFonts w:eastAsia="Times New Roman" w:cstheme="minorHAnsi"/>
                  <w:i/>
                  <w:iCs/>
                  <w:color w:val="000000"/>
                </w:rPr>
                <w:t>undead</w:t>
              </w:r>
              <w:r w:rsidRPr="000D5DB5">
                <w:rPr>
                  <w:rFonts w:eastAsia="Times New Roman" w:cstheme="minorHAnsi"/>
                  <w:color w:val="000000"/>
                </w:rPr>
                <w:t xml:space="preserve"> I</w:t>
              </w:r>
            </w:ins>
          </w:p>
        </w:tc>
      </w:tr>
      <w:tr w:rsidR="00B14763" w:rsidRPr="00541781" w14:paraId="3B234D9C" w14:textId="77777777" w:rsidTr="00350769">
        <w:trPr>
          <w:ins w:id="4080" w:author="Admin" w:date="2021-05-07T16:21:00Z"/>
        </w:trPr>
        <w:tc>
          <w:tcPr>
            <w:tcW w:w="1687" w:type="dxa"/>
          </w:tcPr>
          <w:p w14:paraId="69A3CE87" w14:textId="77777777" w:rsidR="00B14763" w:rsidRPr="00541781" w:rsidRDefault="00B14763" w:rsidP="00350769">
            <w:pPr>
              <w:contextualSpacing/>
              <w:rPr>
                <w:ins w:id="4081" w:author="Admin" w:date="2021-05-07T16:21:00Z"/>
                <w:rFonts w:eastAsia="Times New Roman" w:cstheme="minorHAnsi"/>
                <w:color w:val="000000"/>
              </w:rPr>
            </w:pPr>
            <w:ins w:id="4082" w:author="Admin" w:date="2021-05-07T16:21:00Z">
              <w:r>
                <w:rPr>
                  <w:rFonts w:eastAsia="Times New Roman" w:cstheme="minorHAnsi"/>
                  <w:color w:val="000000"/>
                </w:rPr>
                <w:t>Fire</w:t>
              </w:r>
            </w:ins>
          </w:p>
        </w:tc>
        <w:tc>
          <w:tcPr>
            <w:tcW w:w="1792" w:type="dxa"/>
          </w:tcPr>
          <w:p w14:paraId="4C36FBD1" w14:textId="77777777" w:rsidR="00B14763" w:rsidRPr="00541781" w:rsidRDefault="00B14763" w:rsidP="00350769">
            <w:pPr>
              <w:contextualSpacing/>
              <w:rPr>
                <w:ins w:id="4083" w:author="Admin" w:date="2021-05-07T16:21:00Z"/>
                <w:rFonts w:eastAsia="Times New Roman" w:cstheme="minorHAnsi"/>
                <w:color w:val="000000"/>
              </w:rPr>
            </w:pPr>
            <w:ins w:id="4084" w:author="Admin" w:date="2021-05-07T16:21:00Z">
              <w:r>
                <w:rPr>
                  <w:rFonts w:eastAsia="Times New Roman" w:cstheme="minorHAnsi"/>
                  <w:color w:val="000000"/>
                </w:rPr>
                <w:t>Uncommon</w:t>
              </w:r>
            </w:ins>
          </w:p>
        </w:tc>
        <w:tc>
          <w:tcPr>
            <w:tcW w:w="5551" w:type="dxa"/>
          </w:tcPr>
          <w:p w14:paraId="7467548B" w14:textId="77777777" w:rsidR="00B14763" w:rsidRPr="00541781" w:rsidRDefault="00B14763" w:rsidP="00350769">
            <w:pPr>
              <w:contextualSpacing/>
              <w:rPr>
                <w:ins w:id="4085" w:author="Admin" w:date="2021-05-07T16:21:00Z"/>
                <w:rFonts w:eastAsia="Times New Roman" w:cstheme="minorHAnsi"/>
                <w:color w:val="000000"/>
              </w:rPr>
            </w:pPr>
            <w:ins w:id="4086" w:author="Admin" w:date="2021-05-07T16:21:00Z">
              <w:r>
                <w:rPr>
                  <w:rFonts w:eastAsia="Times New Roman" w:cstheme="minorHAnsi"/>
                  <w:color w:val="000000"/>
                </w:rPr>
                <w:t xml:space="preserve">Shot Array (Searing); or </w:t>
              </w:r>
              <w:r w:rsidRPr="000D5DB5">
                <w:rPr>
                  <w:rFonts w:eastAsia="Times New Roman" w:cstheme="minorHAnsi"/>
                  <w:color w:val="000000"/>
                </w:rPr>
                <w:t>1d6 fire damage</w:t>
              </w:r>
            </w:ins>
          </w:p>
        </w:tc>
      </w:tr>
      <w:tr w:rsidR="00B14763" w14:paraId="070F8B6E" w14:textId="77777777" w:rsidTr="00350769">
        <w:trPr>
          <w:ins w:id="4087" w:author="Admin" w:date="2021-05-07T16:21:00Z"/>
        </w:trPr>
        <w:tc>
          <w:tcPr>
            <w:tcW w:w="1687" w:type="dxa"/>
          </w:tcPr>
          <w:p w14:paraId="54652FEA" w14:textId="77777777" w:rsidR="00B14763" w:rsidRDefault="00B14763" w:rsidP="00350769">
            <w:pPr>
              <w:contextualSpacing/>
              <w:rPr>
                <w:ins w:id="4088" w:author="Admin" w:date="2021-05-07T16:21:00Z"/>
                <w:rFonts w:eastAsia="Times New Roman" w:cstheme="minorHAnsi"/>
                <w:color w:val="000000"/>
              </w:rPr>
            </w:pPr>
            <w:ins w:id="4089" w:author="Admin" w:date="2021-05-07T16:21:00Z">
              <w:r>
                <w:rPr>
                  <w:rFonts w:eastAsia="Times New Roman" w:cstheme="minorHAnsi"/>
                  <w:color w:val="000000"/>
                </w:rPr>
                <w:t>Sleep</w:t>
              </w:r>
            </w:ins>
          </w:p>
        </w:tc>
        <w:tc>
          <w:tcPr>
            <w:tcW w:w="1792" w:type="dxa"/>
          </w:tcPr>
          <w:p w14:paraId="48EC0078" w14:textId="77777777" w:rsidR="00B14763" w:rsidRDefault="00B14763" w:rsidP="00350769">
            <w:pPr>
              <w:contextualSpacing/>
              <w:rPr>
                <w:ins w:id="4090" w:author="Admin" w:date="2021-05-07T16:21:00Z"/>
                <w:rFonts w:eastAsia="Times New Roman" w:cstheme="minorHAnsi"/>
                <w:color w:val="000000"/>
              </w:rPr>
            </w:pPr>
            <w:ins w:id="4091" w:author="Admin" w:date="2021-05-07T16:21:00Z">
              <w:r>
                <w:rPr>
                  <w:rFonts w:eastAsia="Times New Roman" w:cstheme="minorHAnsi"/>
                  <w:color w:val="000000"/>
                </w:rPr>
                <w:t>Uncommon</w:t>
              </w:r>
            </w:ins>
          </w:p>
        </w:tc>
        <w:tc>
          <w:tcPr>
            <w:tcW w:w="5551" w:type="dxa"/>
          </w:tcPr>
          <w:p w14:paraId="20DADAFB" w14:textId="77777777" w:rsidR="00B14763" w:rsidRDefault="00B14763" w:rsidP="00350769">
            <w:pPr>
              <w:contextualSpacing/>
              <w:rPr>
                <w:ins w:id="4092" w:author="Admin" w:date="2021-05-07T16:21:00Z"/>
                <w:rFonts w:eastAsia="Times New Roman" w:cstheme="minorHAnsi"/>
                <w:color w:val="000000"/>
              </w:rPr>
            </w:pPr>
            <w:ins w:id="4093" w:author="Admin" w:date="2021-05-07T16:21:00Z">
              <w:r>
                <w:rPr>
                  <w:rFonts w:eastAsia="Times New Roman" w:cstheme="minorHAnsi"/>
                  <w:color w:val="000000"/>
                </w:rPr>
                <w:t>Shot Array (Tranquilizing); or 5d8 hit points of sleep</w:t>
              </w:r>
            </w:ins>
          </w:p>
        </w:tc>
      </w:tr>
    </w:tbl>
    <w:p w14:paraId="7A64AFEF" w14:textId="77777777" w:rsidR="00B14763" w:rsidRPr="00130DC5" w:rsidRDefault="00B14763" w:rsidP="00130DC5"/>
    <w:p w14:paraId="03BE4DC7" w14:textId="77777777" w:rsidR="00130DC5" w:rsidRPr="00272CA8" w:rsidRDefault="00130DC5">
      <w:pPr>
        <w:pStyle w:val="Heading4"/>
        <w:rPr>
          <w:highlight w:val="yellow"/>
          <w:rPrChange w:id="4094" w:author="Admin" w:date="2021-05-09T16:28:00Z">
            <w:rPr/>
          </w:rPrChange>
        </w:rPr>
        <w:pPrChange w:id="4095" w:author="Admin" w:date="2021-05-07T16:35:00Z">
          <w:pPr/>
        </w:pPrChange>
      </w:pPr>
      <w:del w:id="4096" w:author="Admin" w:date="2021-05-07T16:35:00Z">
        <w:r w:rsidRPr="00272CA8" w:rsidDel="00F640B6">
          <w:rPr>
            <w:sz w:val="22"/>
            <w:szCs w:val="22"/>
            <w:highlight w:val="yellow"/>
            <w:rPrChange w:id="4097" w:author="Admin" w:date="2021-05-09T16:28:00Z">
              <w:rPr/>
            </w:rPrChange>
          </w:rPr>
          <w:delText>How items are named</w:delText>
        </w:r>
      </w:del>
      <w:ins w:id="4098" w:author="Admin" w:date="2021-05-07T16:35:00Z">
        <w:r w:rsidR="00F640B6" w:rsidRPr="00272CA8">
          <w:rPr>
            <w:sz w:val="22"/>
            <w:szCs w:val="22"/>
            <w:highlight w:val="yellow"/>
            <w:rPrChange w:id="4099" w:author="Admin" w:date="2021-05-09T16:28:00Z">
              <w:rPr/>
            </w:rPrChange>
          </w:rPr>
          <w:t>Item Naming</w:t>
        </w:r>
      </w:ins>
    </w:p>
    <w:p w14:paraId="36BA78C6" w14:textId="77777777" w:rsidR="00F640B6" w:rsidRPr="00272CA8" w:rsidRDefault="00F640B6">
      <w:pPr>
        <w:rPr>
          <w:ins w:id="4100" w:author="Admin" w:date="2021-05-07T16:35:00Z"/>
          <w:highlight w:val="yellow"/>
          <w:rPrChange w:id="4101" w:author="Admin" w:date="2021-05-09T16:28:00Z">
            <w:rPr>
              <w:ins w:id="4102" w:author="Admin" w:date="2021-05-07T16:35:00Z"/>
            </w:rPr>
          </w:rPrChange>
        </w:rPr>
      </w:pPr>
      <w:ins w:id="4103" w:author="Admin" w:date="2021-05-07T16:35:00Z">
        <w:r w:rsidRPr="00272CA8">
          <w:rPr>
            <w:highlight w:val="yellow"/>
            <w:rPrChange w:id="4104" w:author="Admin" w:date="2021-05-09T16:28:00Z">
              <w:rPr/>
            </w:rPrChange>
          </w:rPr>
          <w:t xml:space="preserve">An item </w:t>
        </w:r>
      </w:ins>
    </w:p>
    <w:p w14:paraId="2AB82796" w14:textId="77777777" w:rsidR="00130DC5" w:rsidRPr="00272CA8" w:rsidRDefault="00A46AB5">
      <w:r w:rsidRPr="00272CA8">
        <w:rPr>
          <w:highlight w:val="yellow"/>
          <w:rPrChange w:id="4105" w:author="Admin" w:date="2021-05-09T16:28:00Z">
            <w:rPr/>
          </w:rPrChange>
        </w:rPr>
        <w:t>Item names have three steps:</w:t>
      </w:r>
      <w:r w:rsidRPr="00272CA8">
        <w:rPr>
          <w:b/>
          <w:bCs/>
          <w:highlight w:val="yellow"/>
          <w:rPrChange w:id="4106" w:author="Admin" w:date="2021-05-09T16:28:00Z">
            <w:rPr>
              <w:b/>
              <w:bCs/>
            </w:rPr>
          </w:rPrChange>
        </w:rPr>
        <w:t xml:space="preserve"> </w:t>
      </w:r>
      <w:r w:rsidR="00130DC5" w:rsidRPr="00272CA8">
        <w:rPr>
          <w:highlight w:val="yellow"/>
          <w:rPrChange w:id="4107" w:author="Admin" w:date="2021-05-09T16:28:00Z">
            <w:rPr/>
          </w:rPrChange>
        </w:rPr>
        <w:t xml:space="preserve">Lesser, Greater, </w:t>
      </w:r>
      <w:r w:rsidRPr="00272CA8">
        <w:rPr>
          <w:highlight w:val="yellow"/>
          <w:rPrChange w:id="4108" w:author="Admin" w:date="2021-05-09T16:28:00Z">
            <w:rPr/>
          </w:rPrChange>
        </w:rPr>
        <w:t xml:space="preserve">and </w:t>
      </w:r>
      <w:r w:rsidR="00130DC5" w:rsidRPr="00272CA8">
        <w:rPr>
          <w:highlight w:val="yellow"/>
          <w:rPrChange w:id="4109" w:author="Admin" w:date="2021-05-09T16:28:00Z">
            <w:rPr/>
          </w:rPrChange>
        </w:rPr>
        <w:t>Superior</w:t>
      </w:r>
    </w:p>
    <w:p w14:paraId="75D36F4B" w14:textId="77777777" w:rsidR="00130DC5" w:rsidRPr="00272CA8" w:rsidRDefault="00130DC5">
      <w:r w:rsidRPr="00933464">
        <w:t xml:space="preserve">For example, an axe </w:t>
      </w:r>
      <w:r w:rsidR="00A46AB5" w:rsidRPr="00933464">
        <w:t xml:space="preserve">made of elementium </w:t>
      </w:r>
      <w:r w:rsidRPr="00272CA8">
        <w:t xml:space="preserve">with three steps of elemental damage (fire) is called an </w:t>
      </w:r>
      <w:r w:rsidR="00A46AB5" w:rsidRPr="00272CA8">
        <w:t xml:space="preserve">Axe </w:t>
      </w:r>
      <w:r w:rsidRPr="00272CA8">
        <w:t xml:space="preserve">of </w:t>
      </w:r>
      <w:r w:rsidR="00A46AB5" w:rsidRPr="00272CA8">
        <w:t xml:space="preserve">Superior Flame, </w:t>
      </w:r>
      <w:r w:rsidRPr="00272CA8">
        <w:t xml:space="preserve">or a </w:t>
      </w:r>
      <w:r w:rsidR="00A46AB5" w:rsidRPr="00272CA8">
        <w:t xml:space="preserve">Superior Elementium Axe </w:t>
      </w:r>
      <w:r w:rsidRPr="00272CA8">
        <w:t xml:space="preserve">of </w:t>
      </w:r>
      <w:r w:rsidR="00A46AB5" w:rsidRPr="00272CA8">
        <w:t>Fire</w:t>
      </w:r>
      <w:r w:rsidRPr="00272CA8">
        <w:t xml:space="preserve">, and deals 3d6 extra </w:t>
      </w:r>
      <w:ins w:id="4110" w:author="Admin" w:date="2021-05-07T23:46:00Z">
        <w:r w:rsidR="00350769" w:rsidRPr="00272CA8">
          <w:t xml:space="preserve">points of </w:t>
        </w:r>
      </w:ins>
      <w:r w:rsidRPr="00272CA8">
        <w:t xml:space="preserve">fire damage on a hit. </w:t>
      </w:r>
    </w:p>
    <w:p w14:paraId="4B618D3A" w14:textId="77777777" w:rsidR="00130DC5" w:rsidRPr="00272CA8" w:rsidRDefault="00130DC5" w:rsidP="00130DC5">
      <w:pPr>
        <w:rPr>
          <w:ins w:id="4111" w:author="Admin" w:date="2021-05-07T23:46:00Z"/>
        </w:rPr>
      </w:pPr>
    </w:p>
    <w:p w14:paraId="7873C302" w14:textId="77777777" w:rsidR="00350769" w:rsidRPr="00272CA8" w:rsidRDefault="00350769" w:rsidP="00130DC5">
      <w:pPr>
        <w:rPr>
          <w:ins w:id="4112" w:author="Admin" w:date="2021-05-07T23:47:00Z"/>
          <w:b/>
          <w:bCs/>
        </w:rPr>
      </w:pPr>
      <w:ins w:id="4113" w:author="Admin" w:date="2021-05-07T23:46:00Z">
        <w:r w:rsidRPr="00272CA8">
          <w:rPr>
            <w:b/>
            <w:bCs/>
            <w:rPrChange w:id="4114" w:author="Admin" w:date="2021-05-09T16:28:00Z">
              <w:rPr/>
            </w:rPrChange>
          </w:rPr>
          <w:t>Roll</w:t>
        </w:r>
        <w:r w:rsidRPr="00272CA8">
          <w:rPr>
            <w:b/>
            <w:bCs/>
            <w:rPrChange w:id="4115" w:author="Admin" w:date="2021-05-09T16:28:00Z">
              <w:rPr/>
            </w:rPrChange>
          </w:rPr>
          <w:tab/>
        </w:r>
        <w:r w:rsidRPr="00272CA8">
          <w:rPr>
            <w:b/>
            <w:bCs/>
            <w:rPrChange w:id="4116" w:author="Admin" w:date="2021-05-09T16:28:00Z">
              <w:rPr/>
            </w:rPrChange>
          </w:rPr>
          <w:tab/>
          <w:t>Weapon</w:t>
        </w:r>
        <w:r w:rsidRPr="00272CA8">
          <w:rPr>
            <w:b/>
            <w:bCs/>
            <w:rPrChange w:id="4117" w:author="Admin" w:date="2021-05-09T16:28:00Z">
              <w:rPr/>
            </w:rPrChange>
          </w:rPr>
          <w:tab/>
        </w:r>
      </w:ins>
      <w:ins w:id="4118" w:author="Admin" w:date="2021-05-07T23:49:00Z">
        <w:r w:rsidRPr="00272CA8">
          <w:rPr>
            <w:b/>
            <w:bCs/>
          </w:rPr>
          <w:tab/>
        </w:r>
      </w:ins>
      <w:ins w:id="4119" w:author="Admin" w:date="2021-05-07T23:46:00Z">
        <w:r w:rsidRPr="00272CA8">
          <w:rPr>
            <w:b/>
            <w:bCs/>
            <w:rPrChange w:id="4120" w:author="Admin" w:date="2021-05-09T16:28:00Z">
              <w:rPr/>
            </w:rPrChange>
          </w:rPr>
          <w:t>Armor</w:t>
        </w:r>
        <w:r w:rsidRPr="00272CA8">
          <w:rPr>
            <w:b/>
            <w:bCs/>
            <w:rPrChange w:id="4121" w:author="Admin" w:date="2021-05-09T16:28:00Z">
              <w:rPr/>
            </w:rPrChange>
          </w:rPr>
          <w:tab/>
        </w:r>
      </w:ins>
      <w:ins w:id="4122" w:author="Admin" w:date="2021-05-07T23:47:00Z">
        <w:r w:rsidRPr="00272CA8">
          <w:rPr>
            <w:b/>
            <w:bCs/>
          </w:rPr>
          <w:tab/>
        </w:r>
      </w:ins>
      <w:ins w:id="4123" w:author="Admin" w:date="2021-05-08T00:00:00Z">
        <w:r w:rsidR="00803B22" w:rsidRPr="00272CA8">
          <w:rPr>
            <w:b/>
            <w:bCs/>
          </w:rPr>
          <w:tab/>
        </w:r>
      </w:ins>
      <w:ins w:id="4124" w:author="Admin" w:date="2021-05-07T23:46:00Z">
        <w:r w:rsidRPr="00272CA8">
          <w:rPr>
            <w:b/>
            <w:bCs/>
            <w:rPrChange w:id="4125" w:author="Admin" w:date="2021-05-09T16:28:00Z">
              <w:rPr/>
            </w:rPrChange>
          </w:rPr>
          <w:t>Wonderous Item</w:t>
        </w:r>
      </w:ins>
    </w:p>
    <w:p w14:paraId="0C0D14DF" w14:textId="77777777" w:rsidR="00350769" w:rsidRPr="00272CA8" w:rsidRDefault="00350769" w:rsidP="00272CA8">
      <w:pPr>
        <w:rPr>
          <w:ins w:id="4126" w:author="Admin" w:date="2021-05-07T23:47:00Z"/>
        </w:rPr>
      </w:pPr>
      <w:ins w:id="4127" w:author="Admin" w:date="2021-05-07T23:47:00Z">
        <w:r w:rsidRPr="00933464">
          <w:t>1</w:t>
        </w:r>
      </w:ins>
      <w:ins w:id="4128" w:author="Admin" w:date="2021-05-07T23:49:00Z">
        <w:r w:rsidRPr="00933464">
          <w:tab/>
        </w:r>
        <w:r w:rsidRPr="00933464">
          <w:tab/>
          <w:t>Ability Enhancement</w:t>
        </w:r>
        <w:r w:rsidRPr="00933464">
          <w:tab/>
        </w:r>
      </w:ins>
      <w:ins w:id="4129" w:author="Admin" w:date="2021-05-08T00:00:00Z">
        <w:r w:rsidR="00803B22" w:rsidRPr="00933464">
          <w:t>Ability Enhan</w:t>
        </w:r>
        <w:r w:rsidR="00803B22" w:rsidRPr="00272CA8">
          <w:t>cement</w:t>
        </w:r>
        <w:r w:rsidR="00803B22" w:rsidRPr="00272CA8">
          <w:tab/>
          <w:t>Ability Enhancement</w:t>
        </w:r>
      </w:ins>
    </w:p>
    <w:p w14:paraId="6CE66D46" w14:textId="77777777" w:rsidR="00350769" w:rsidRPr="00272CA8" w:rsidRDefault="00350769" w:rsidP="00272CA8">
      <w:pPr>
        <w:rPr>
          <w:ins w:id="4130" w:author="Admin" w:date="2021-05-07T23:47:00Z"/>
        </w:rPr>
      </w:pPr>
      <w:ins w:id="4131" w:author="Admin" w:date="2021-05-07T23:47:00Z">
        <w:r w:rsidRPr="00272CA8">
          <w:t>2</w:t>
        </w:r>
      </w:ins>
      <w:ins w:id="4132" w:author="Admin" w:date="2021-05-07T23:49:00Z">
        <w:r w:rsidRPr="00272CA8">
          <w:tab/>
        </w:r>
        <w:r w:rsidRPr="00272CA8">
          <w:tab/>
        </w:r>
      </w:ins>
      <w:ins w:id="4133" w:author="Admin" w:date="2021-05-09T16:26:00Z">
        <w:r w:rsidR="00272CA8" w:rsidRPr="00272CA8">
          <w:t>Crusader</w:t>
        </w:r>
      </w:ins>
      <w:ins w:id="4134" w:author="Admin" w:date="2021-05-08T00:00:00Z">
        <w:r w:rsidR="00803B22" w:rsidRPr="00272CA8">
          <w:tab/>
        </w:r>
        <w:r w:rsidR="00803B22" w:rsidRPr="00272CA8">
          <w:tab/>
        </w:r>
      </w:ins>
      <w:ins w:id="4135" w:author="Admin" w:date="2021-05-07T23:49:00Z">
        <w:r w:rsidRPr="00272CA8">
          <w:t>Attuned Resistance</w:t>
        </w:r>
      </w:ins>
      <w:ins w:id="4136" w:author="Admin" w:date="2021-05-09T16:27:00Z">
        <w:r w:rsidR="00272CA8" w:rsidRPr="00272CA8">
          <w:tab/>
        </w:r>
      </w:ins>
      <w:ins w:id="4137" w:author="Admin" w:date="2021-05-09T16:28:00Z">
        <w:r w:rsidR="00272CA8" w:rsidRPr="00272CA8">
          <w:t>-</w:t>
        </w:r>
      </w:ins>
    </w:p>
    <w:p w14:paraId="5EFB1475" w14:textId="77777777" w:rsidR="00350769" w:rsidRPr="00272CA8" w:rsidRDefault="00350769" w:rsidP="00130DC5">
      <w:pPr>
        <w:rPr>
          <w:ins w:id="4138" w:author="Admin" w:date="2021-05-07T23:47:00Z"/>
        </w:rPr>
      </w:pPr>
      <w:ins w:id="4139" w:author="Admin" w:date="2021-05-07T23:47:00Z">
        <w:r w:rsidRPr="00272CA8">
          <w:t>3</w:t>
        </w:r>
      </w:ins>
      <w:ins w:id="4140" w:author="Admin" w:date="2021-05-07T23:49:00Z">
        <w:r w:rsidRPr="00272CA8">
          <w:tab/>
        </w:r>
        <w:r w:rsidRPr="00272CA8">
          <w:tab/>
        </w:r>
      </w:ins>
      <w:ins w:id="4141" w:author="Admin" w:date="2021-05-07T23:50:00Z">
        <w:r w:rsidRPr="00272CA8">
          <w:t>Charged Infusion</w:t>
        </w:r>
      </w:ins>
      <w:ins w:id="4142" w:author="Admin" w:date="2021-05-09T16:26:00Z">
        <w:r w:rsidR="00272CA8" w:rsidRPr="00272CA8">
          <w:tab/>
          <w:t>Charged Infusion</w:t>
        </w:r>
        <w:r w:rsidR="00272CA8" w:rsidRPr="00272CA8">
          <w:tab/>
          <w:t>Charged Infusion</w:t>
        </w:r>
      </w:ins>
    </w:p>
    <w:p w14:paraId="614CBA6C" w14:textId="77777777" w:rsidR="00350769" w:rsidRPr="00272CA8" w:rsidRDefault="00350769" w:rsidP="00272CA8">
      <w:pPr>
        <w:rPr>
          <w:ins w:id="4143" w:author="Admin" w:date="2021-05-07T23:47:00Z"/>
        </w:rPr>
      </w:pPr>
      <w:ins w:id="4144" w:author="Admin" w:date="2021-05-07T23:47:00Z">
        <w:r w:rsidRPr="00272CA8">
          <w:t>4</w:t>
        </w:r>
      </w:ins>
      <w:ins w:id="4145" w:author="Admin" w:date="2021-05-07T23:50:00Z">
        <w:r w:rsidRPr="00272CA8">
          <w:tab/>
        </w:r>
        <w:r w:rsidRPr="00272CA8">
          <w:tab/>
          <w:t>Deep Infusion</w:t>
        </w:r>
      </w:ins>
      <w:ins w:id="4146" w:author="Admin" w:date="2021-05-09T16:27:00Z">
        <w:r w:rsidR="00272CA8" w:rsidRPr="00272CA8">
          <w:tab/>
        </w:r>
        <w:r w:rsidR="00272CA8" w:rsidRPr="00272CA8">
          <w:tab/>
          <w:t>Deep Infusion</w:t>
        </w:r>
      </w:ins>
      <w:ins w:id="4147" w:author="Admin" w:date="2021-05-09T16:28:00Z">
        <w:r w:rsidR="00272CA8" w:rsidRPr="00272CA8">
          <w:t xml:space="preserve"> </w:t>
        </w:r>
        <w:r w:rsidR="00272CA8" w:rsidRPr="00272CA8">
          <w:tab/>
        </w:r>
        <w:r w:rsidR="00272CA8" w:rsidRPr="00272CA8">
          <w:tab/>
          <w:t>-</w:t>
        </w:r>
      </w:ins>
    </w:p>
    <w:p w14:paraId="5798ACFB" w14:textId="77777777" w:rsidR="00350769" w:rsidRPr="00272CA8" w:rsidRDefault="00350769" w:rsidP="00130DC5">
      <w:pPr>
        <w:rPr>
          <w:ins w:id="4148" w:author="Admin" w:date="2021-05-07T23:47:00Z"/>
        </w:rPr>
      </w:pPr>
      <w:ins w:id="4149" w:author="Admin" w:date="2021-05-07T23:47:00Z">
        <w:r w:rsidRPr="00272CA8">
          <w:lastRenderedPageBreak/>
          <w:t>6</w:t>
        </w:r>
      </w:ins>
      <w:ins w:id="4150" w:author="Admin" w:date="2021-05-07T23:50:00Z">
        <w:r w:rsidRPr="00272CA8">
          <w:tab/>
        </w:r>
        <w:r w:rsidRPr="00272CA8">
          <w:tab/>
          <w:t>Elemental Damage</w:t>
        </w:r>
      </w:ins>
    </w:p>
    <w:p w14:paraId="1730FAAB" w14:textId="77777777" w:rsidR="00350769" w:rsidRPr="00272CA8" w:rsidRDefault="00350769" w:rsidP="00272CA8">
      <w:pPr>
        <w:rPr>
          <w:ins w:id="4151" w:author="Admin" w:date="2021-05-07T23:47:00Z"/>
        </w:rPr>
      </w:pPr>
      <w:ins w:id="4152" w:author="Admin" w:date="2021-05-07T23:47:00Z">
        <w:r w:rsidRPr="00272CA8">
          <w:t>7</w:t>
        </w:r>
      </w:ins>
      <w:ins w:id="4153" w:author="Admin" w:date="2021-05-07T23:50:00Z">
        <w:r w:rsidRPr="00272CA8">
          <w:tab/>
        </w:r>
        <w:r w:rsidRPr="00272CA8">
          <w:tab/>
          <w:t>Health Infusion</w:t>
        </w:r>
      </w:ins>
    </w:p>
    <w:p w14:paraId="4D0D31A9" w14:textId="77777777" w:rsidR="00350769" w:rsidRPr="00272CA8" w:rsidRDefault="00350769" w:rsidP="00130DC5">
      <w:pPr>
        <w:rPr>
          <w:ins w:id="4154" w:author="Admin" w:date="2021-05-07T23:47:00Z"/>
        </w:rPr>
      </w:pPr>
      <w:ins w:id="4155" w:author="Admin" w:date="2021-05-07T23:47:00Z">
        <w:r w:rsidRPr="00272CA8">
          <w:t>8</w:t>
        </w:r>
      </w:ins>
      <w:ins w:id="4156" w:author="Admin" w:date="2021-05-07T23:50:00Z">
        <w:r w:rsidRPr="00272CA8">
          <w:tab/>
        </w:r>
        <w:r w:rsidRPr="00272CA8">
          <w:tab/>
          <w:t>Magical Damage</w:t>
        </w:r>
      </w:ins>
    </w:p>
    <w:p w14:paraId="0E36FB70" w14:textId="77777777" w:rsidR="00350769" w:rsidRPr="00272CA8" w:rsidRDefault="00350769" w:rsidP="00130DC5">
      <w:pPr>
        <w:rPr>
          <w:ins w:id="4157" w:author="Admin" w:date="2021-05-07T23:47:00Z"/>
        </w:rPr>
      </w:pPr>
      <w:ins w:id="4158" w:author="Admin" w:date="2021-05-07T23:47:00Z">
        <w:r w:rsidRPr="00272CA8">
          <w:t>9</w:t>
        </w:r>
      </w:ins>
      <w:ins w:id="4159" w:author="Admin" w:date="2021-05-07T23:50:00Z">
        <w:r w:rsidRPr="00272CA8">
          <w:tab/>
        </w:r>
        <w:r w:rsidRPr="00272CA8">
          <w:tab/>
          <w:t>Protection Ward</w:t>
        </w:r>
      </w:ins>
      <w:ins w:id="4160" w:author="Admin" w:date="2021-05-18T12:22:00Z">
        <w:r w:rsidR="00B636AA">
          <w:tab/>
        </w:r>
        <w:r w:rsidR="00B636AA" w:rsidRPr="00272CA8">
          <w:t>Protection Ward</w:t>
        </w:r>
      </w:ins>
    </w:p>
    <w:p w14:paraId="6E589F66" w14:textId="77777777" w:rsidR="00350769" w:rsidRPr="00272CA8" w:rsidRDefault="00350769" w:rsidP="00130DC5">
      <w:pPr>
        <w:rPr>
          <w:ins w:id="4161" w:author="Admin" w:date="2021-05-07T23:49:00Z"/>
        </w:rPr>
      </w:pPr>
      <w:ins w:id="4162" w:author="Admin" w:date="2021-05-07T23:47:00Z">
        <w:r w:rsidRPr="00272CA8">
          <w:t>10</w:t>
        </w:r>
      </w:ins>
      <w:ins w:id="4163" w:author="Admin" w:date="2021-05-07T23:50:00Z">
        <w:r w:rsidRPr="00272CA8">
          <w:tab/>
        </w:r>
        <w:r w:rsidRPr="00272CA8">
          <w:tab/>
          <w:t>Ricochet Infusion</w:t>
        </w:r>
      </w:ins>
      <w:ins w:id="4164" w:author="Admin" w:date="2021-05-07T23:51:00Z">
        <w:r w:rsidRPr="00272CA8">
          <w:tab/>
          <w:t>Weapon Resistance</w:t>
        </w:r>
      </w:ins>
    </w:p>
    <w:p w14:paraId="58E7F03C" w14:textId="77777777" w:rsidR="00350769" w:rsidRPr="00272CA8" w:rsidRDefault="00350769" w:rsidP="00130DC5">
      <w:pPr>
        <w:rPr>
          <w:ins w:id="4165" w:author="Admin" w:date="2021-05-07T23:49:00Z"/>
        </w:rPr>
      </w:pPr>
      <w:ins w:id="4166" w:author="Admin" w:date="2021-05-07T23:49:00Z">
        <w:r w:rsidRPr="00272CA8">
          <w:t>11</w:t>
        </w:r>
      </w:ins>
      <w:ins w:id="4167" w:author="Admin" w:date="2021-05-07T23:50:00Z">
        <w:r w:rsidRPr="00272CA8">
          <w:tab/>
        </w:r>
        <w:r w:rsidRPr="00272CA8">
          <w:tab/>
          <w:t>Spell Infusion</w:t>
        </w:r>
      </w:ins>
    </w:p>
    <w:p w14:paraId="54F80217" w14:textId="77777777" w:rsidR="00350769" w:rsidRPr="00272CA8" w:rsidRDefault="00350769" w:rsidP="00B636AA">
      <w:pPr>
        <w:rPr>
          <w:ins w:id="4168" w:author="Admin" w:date="2021-05-07T23:47:00Z"/>
        </w:rPr>
      </w:pPr>
      <w:ins w:id="4169" w:author="Admin" w:date="2021-05-07T23:49:00Z">
        <w:r w:rsidRPr="00272CA8">
          <w:t>12</w:t>
        </w:r>
      </w:ins>
      <w:ins w:id="4170" w:author="Admin" w:date="2021-05-07T23:50:00Z">
        <w:r w:rsidR="00B636AA">
          <w:tab/>
        </w:r>
        <w:r w:rsidR="00B636AA">
          <w:tab/>
          <w:t>Storm Infusion</w:t>
        </w:r>
      </w:ins>
    </w:p>
    <w:p w14:paraId="49751375" w14:textId="77777777" w:rsidR="00350769" w:rsidRPr="00272CA8" w:rsidRDefault="00350769" w:rsidP="00130DC5">
      <w:pPr>
        <w:rPr>
          <w:ins w:id="4171" w:author="Admin" w:date="2021-05-08T00:01:00Z"/>
        </w:rPr>
      </w:pPr>
    </w:p>
    <w:p w14:paraId="2B7846F2" w14:textId="77777777" w:rsidR="00803B22" w:rsidRPr="00272CA8" w:rsidRDefault="00803B22" w:rsidP="00272CA8">
      <w:pPr>
        <w:rPr>
          <w:ins w:id="4172" w:author="Admin" w:date="2021-05-08T00:01:00Z"/>
        </w:rPr>
      </w:pPr>
      <w:ins w:id="4173" w:author="Admin" w:date="2021-05-08T00:01:00Z">
        <w:r w:rsidRPr="00272CA8">
          <w:rPr>
            <w:highlight w:val="yellow"/>
            <w:rPrChange w:id="4174" w:author="Admin" w:date="2021-05-09T16:28:00Z">
              <w:rPr/>
            </w:rPrChange>
          </w:rPr>
          <w:t>* Upon gaining a scaling infusion and having remaining infusion steps (marked by *), roll a d20. On a result of 5 or lower, increase the step of</w:t>
        </w:r>
        <w:r w:rsidRPr="00272CA8">
          <w:t xml:space="preserve"> </w:t>
        </w:r>
      </w:ins>
    </w:p>
    <w:p w14:paraId="40468AC8" w14:textId="77777777" w:rsidR="00803B22" w:rsidRPr="00933464" w:rsidRDefault="00803B22" w:rsidP="00130DC5">
      <w:pPr>
        <w:rPr>
          <w:ins w:id="4175" w:author="Admin" w:date="2021-05-08T00:00:00Z"/>
        </w:rPr>
      </w:pPr>
    </w:p>
    <w:p w14:paraId="6D46DE77" w14:textId="77777777" w:rsidR="00803B22" w:rsidRPr="00272CA8" w:rsidRDefault="00803B22" w:rsidP="00272CA8">
      <w:pPr>
        <w:rPr>
          <w:ins w:id="4176" w:author="Admin" w:date="2021-05-08T00:01:00Z"/>
        </w:rPr>
      </w:pPr>
      <w:ins w:id="4177" w:author="Admin" w:date="2021-05-08T00:00:00Z">
        <w:r w:rsidRPr="00272CA8">
          <w:t>For Uncommon-quality, roll once</w:t>
        </w:r>
      </w:ins>
      <w:ins w:id="4178" w:author="Admin" w:date="2021-05-08T00:01:00Z">
        <w:r w:rsidRPr="00272CA8">
          <w:t xml:space="preserve">. Artifact rolls five times. </w:t>
        </w:r>
      </w:ins>
    </w:p>
    <w:p w14:paraId="52D163D4" w14:textId="77777777" w:rsidR="00803B22" w:rsidRPr="00272CA8" w:rsidRDefault="00803B22" w:rsidP="00130DC5">
      <w:pPr>
        <w:rPr>
          <w:ins w:id="4179" w:author="Admin" w:date="2021-05-07T23:47:00Z"/>
        </w:rPr>
      </w:pPr>
    </w:p>
    <w:p w14:paraId="45EFABBC" w14:textId="77777777" w:rsidR="00350769" w:rsidRPr="00272CA8" w:rsidRDefault="00350769" w:rsidP="00350769">
      <w:pPr>
        <w:rPr>
          <w:ins w:id="4180" w:author="Admin" w:date="2021-05-07T23:47:00Z"/>
        </w:rPr>
      </w:pPr>
      <w:ins w:id="4181" w:author="Admin" w:date="2021-05-07T23:47:00Z">
        <w:r w:rsidRPr="00272CA8">
          <w:rPr>
            <w:i/>
            <w:iCs/>
          </w:rPr>
          <w:t xml:space="preserve">1 Ability Enhancement </w:t>
        </w:r>
      </w:ins>
    </w:p>
    <w:p w14:paraId="169C1E78" w14:textId="77777777" w:rsidR="00350769" w:rsidRPr="00272CA8" w:rsidRDefault="00350769" w:rsidP="00350769">
      <w:pPr>
        <w:rPr>
          <w:ins w:id="4182" w:author="Admin" w:date="2021-05-07T23:47:00Z"/>
        </w:rPr>
      </w:pPr>
      <w:ins w:id="4183" w:author="Admin" w:date="2021-05-07T23:47:00Z">
        <w:r w:rsidRPr="00272CA8">
          <w:rPr>
            <w:i/>
            <w:iCs/>
          </w:rPr>
          <w:t xml:space="preserve">2 Attuned Resistance </w:t>
        </w:r>
      </w:ins>
    </w:p>
    <w:p w14:paraId="7E49ACE5" w14:textId="77777777" w:rsidR="00350769" w:rsidRPr="00272CA8" w:rsidRDefault="00350769" w:rsidP="00350769">
      <w:pPr>
        <w:rPr>
          <w:ins w:id="4184" w:author="Admin" w:date="2021-05-07T23:47:00Z"/>
        </w:rPr>
      </w:pPr>
      <w:ins w:id="4185" w:author="Admin" w:date="2021-05-07T23:47:00Z">
        <w:r w:rsidRPr="00272CA8">
          <w:rPr>
            <w:rFonts w:eastAsia="Times New Roman" w:cstheme="minorHAnsi"/>
            <w:i/>
            <w:iCs/>
          </w:rPr>
          <w:t xml:space="preserve">3 Charged Infusion </w:t>
        </w:r>
      </w:ins>
    </w:p>
    <w:p w14:paraId="6B7ABC15" w14:textId="77777777" w:rsidR="00350769" w:rsidRPr="00272CA8" w:rsidRDefault="00350769" w:rsidP="00350769">
      <w:pPr>
        <w:rPr>
          <w:ins w:id="4186" w:author="Admin" w:date="2021-05-07T23:47:00Z"/>
        </w:rPr>
      </w:pPr>
      <w:ins w:id="4187" w:author="Admin" w:date="2021-05-07T23:47:00Z">
        <w:r w:rsidRPr="00272CA8">
          <w:rPr>
            <w:rFonts w:eastAsia="Times New Roman" w:cstheme="minorHAnsi"/>
            <w:i/>
            <w:iCs/>
          </w:rPr>
          <w:t xml:space="preserve">4 Crusader </w:t>
        </w:r>
      </w:ins>
    </w:p>
    <w:p w14:paraId="5E8E6B3C" w14:textId="77777777" w:rsidR="00350769" w:rsidRPr="00272CA8" w:rsidRDefault="00350769" w:rsidP="00350769">
      <w:pPr>
        <w:rPr>
          <w:ins w:id="4188" w:author="Admin" w:date="2021-05-07T23:47:00Z"/>
        </w:rPr>
      </w:pPr>
      <w:ins w:id="4189" w:author="Admin" w:date="2021-05-07T23:47:00Z">
        <w:r w:rsidRPr="00272CA8">
          <w:rPr>
            <w:i/>
            <w:iCs/>
          </w:rPr>
          <w:t xml:space="preserve">5 Deep Infusion </w:t>
        </w:r>
      </w:ins>
    </w:p>
    <w:p w14:paraId="18B4D582" w14:textId="77777777" w:rsidR="00350769" w:rsidRPr="00272CA8" w:rsidRDefault="00350769" w:rsidP="00350769">
      <w:pPr>
        <w:rPr>
          <w:ins w:id="4190" w:author="Admin" w:date="2021-05-07T23:47:00Z"/>
        </w:rPr>
      </w:pPr>
      <w:ins w:id="4191" w:author="Admin" w:date="2021-05-07T23:47:00Z">
        <w:r w:rsidRPr="00272CA8">
          <w:rPr>
            <w:i/>
            <w:iCs/>
          </w:rPr>
          <w:t xml:space="preserve">6 Elemental Damage </w:t>
        </w:r>
      </w:ins>
    </w:p>
    <w:p w14:paraId="6C6FA79A" w14:textId="77777777" w:rsidR="00350769" w:rsidRPr="00272CA8" w:rsidRDefault="00350769" w:rsidP="00350769">
      <w:pPr>
        <w:rPr>
          <w:ins w:id="4192" w:author="Admin" w:date="2021-05-07T23:47:00Z"/>
        </w:rPr>
      </w:pPr>
      <w:ins w:id="4193" w:author="Admin" w:date="2021-05-07T23:47:00Z">
        <w:r w:rsidRPr="00272CA8">
          <w:rPr>
            <w:rFonts w:eastAsia="Times New Roman" w:cstheme="minorHAnsi"/>
            <w:i/>
            <w:iCs/>
          </w:rPr>
          <w:t>7 Health-</w:t>
        </w:r>
        <w:r w:rsidRPr="00272CA8">
          <w:rPr>
            <w:i/>
            <w:iCs/>
          </w:rPr>
          <w:t xml:space="preserve">Enhancement </w:t>
        </w:r>
      </w:ins>
    </w:p>
    <w:p w14:paraId="127DB4D0" w14:textId="77777777" w:rsidR="00350769" w:rsidRPr="00272CA8" w:rsidRDefault="00350769" w:rsidP="00350769">
      <w:pPr>
        <w:rPr>
          <w:ins w:id="4194" w:author="Admin" w:date="2021-05-07T23:47:00Z"/>
        </w:rPr>
      </w:pPr>
      <w:ins w:id="4195" w:author="Admin" w:date="2021-05-07T23:47:00Z">
        <w:r w:rsidRPr="00272CA8">
          <w:rPr>
            <w:i/>
            <w:iCs/>
          </w:rPr>
          <w:t xml:space="preserve">8 Magical Damage </w:t>
        </w:r>
      </w:ins>
    </w:p>
    <w:p w14:paraId="7B8E3865" w14:textId="77777777" w:rsidR="00350769" w:rsidRPr="00272CA8" w:rsidRDefault="00350769" w:rsidP="00350769">
      <w:pPr>
        <w:rPr>
          <w:ins w:id="4196" w:author="Admin" w:date="2021-05-07T23:47:00Z"/>
        </w:rPr>
      </w:pPr>
      <w:ins w:id="4197" w:author="Admin" w:date="2021-05-07T23:47:00Z">
        <w:r w:rsidRPr="00272CA8">
          <w:rPr>
            <w:rFonts w:eastAsia="Times New Roman" w:cstheme="minorHAnsi"/>
            <w:i/>
            <w:iCs/>
          </w:rPr>
          <w:t xml:space="preserve">9 Protection Ward </w:t>
        </w:r>
      </w:ins>
    </w:p>
    <w:p w14:paraId="1A167AAC" w14:textId="77777777" w:rsidR="00350769" w:rsidRPr="00272CA8" w:rsidRDefault="00350769" w:rsidP="00350769">
      <w:pPr>
        <w:rPr>
          <w:ins w:id="4198" w:author="Admin" w:date="2021-05-07T23:47:00Z"/>
        </w:rPr>
      </w:pPr>
      <w:ins w:id="4199" w:author="Admin" w:date="2021-05-07T23:47:00Z">
        <w:r w:rsidRPr="00272CA8">
          <w:rPr>
            <w:rFonts w:eastAsia="Times New Roman" w:cstheme="minorHAnsi"/>
            <w:i/>
            <w:iCs/>
          </w:rPr>
          <w:t xml:space="preserve">10 Ricochet Infusion </w:t>
        </w:r>
      </w:ins>
    </w:p>
    <w:p w14:paraId="6B6CD540" w14:textId="77777777" w:rsidR="00350769" w:rsidRPr="00272CA8" w:rsidRDefault="00350769" w:rsidP="00350769">
      <w:pPr>
        <w:rPr>
          <w:ins w:id="4200" w:author="Admin" w:date="2021-05-07T23:47:00Z"/>
        </w:rPr>
      </w:pPr>
      <w:ins w:id="4201" w:author="Admin" w:date="2021-05-07T23:47:00Z">
        <w:r w:rsidRPr="00272CA8">
          <w:rPr>
            <w:rFonts w:eastAsia="Times New Roman" w:cstheme="minorHAnsi"/>
            <w:i/>
            <w:iCs/>
          </w:rPr>
          <w:t xml:space="preserve">11 Spell </w:t>
        </w:r>
      </w:ins>
    </w:p>
    <w:p w14:paraId="493DDE01" w14:textId="77777777" w:rsidR="00350769" w:rsidRPr="00272CA8" w:rsidRDefault="00350769" w:rsidP="00350769">
      <w:pPr>
        <w:rPr>
          <w:ins w:id="4202" w:author="Admin" w:date="2021-05-07T23:47:00Z"/>
        </w:rPr>
      </w:pPr>
      <w:ins w:id="4203" w:author="Admin" w:date="2021-05-07T23:48:00Z">
        <w:r w:rsidRPr="00272CA8">
          <w:rPr>
            <w:rFonts w:eastAsia="Times New Roman" w:cstheme="minorHAnsi"/>
            <w:i/>
            <w:iCs/>
          </w:rPr>
          <w:t xml:space="preserve">12 </w:t>
        </w:r>
      </w:ins>
      <w:ins w:id="4204" w:author="Admin" w:date="2021-05-07T23:47:00Z">
        <w:r w:rsidRPr="00272CA8">
          <w:rPr>
            <w:rFonts w:eastAsia="Times New Roman" w:cstheme="minorHAnsi"/>
            <w:i/>
            <w:iCs/>
          </w:rPr>
          <w:t xml:space="preserve">Storm Infusion </w:t>
        </w:r>
      </w:ins>
    </w:p>
    <w:p w14:paraId="657A999D" w14:textId="77777777" w:rsidR="00350769" w:rsidRPr="00272CA8" w:rsidRDefault="00350769" w:rsidP="00350769">
      <w:pPr>
        <w:rPr>
          <w:ins w:id="4205" w:author="Admin" w:date="2021-05-07T23:47:00Z"/>
        </w:rPr>
      </w:pPr>
      <w:ins w:id="4206" w:author="Admin" w:date="2021-05-07T23:48:00Z">
        <w:r w:rsidRPr="00272CA8">
          <w:rPr>
            <w:rFonts w:eastAsia="Times New Roman" w:cstheme="minorHAnsi"/>
            <w:i/>
            <w:iCs/>
          </w:rPr>
          <w:t xml:space="preserve">13 </w:t>
        </w:r>
      </w:ins>
      <w:ins w:id="4207" w:author="Admin" w:date="2021-05-07T23:47:00Z">
        <w:r w:rsidRPr="00272CA8">
          <w:rPr>
            <w:rFonts w:eastAsia="Times New Roman" w:cstheme="minorHAnsi"/>
            <w:i/>
            <w:iCs/>
          </w:rPr>
          <w:t xml:space="preserve">Weapon Resistance </w:t>
        </w:r>
      </w:ins>
    </w:p>
    <w:p w14:paraId="2B64004A" w14:textId="77777777" w:rsidR="00350769" w:rsidRPr="00272CA8" w:rsidRDefault="00350769" w:rsidP="00130DC5"/>
    <w:p w14:paraId="366BF212" w14:textId="77777777" w:rsidR="00130DC5" w:rsidRPr="00130DC5" w:rsidRDefault="00130DC5">
      <w:pPr>
        <w:contextualSpacing/>
        <w:rPr>
          <w:rFonts w:eastAsia="Times New Roman" w:cstheme="minorHAnsi"/>
          <w:color w:val="000000"/>
        </w:rPr>
      </w:pPr>
    </w:p>
    <w:p w14:paraId="6632788D" w14:textId="77777777" w:rsidR="00B93648" w:rsidRPr="000D5DB5" w:rsidRDefault="00B93648">
      <w:pPr>
        <w:pStyle w:val="Heading3"/>
      </w:pPr>
      <w:bookmarkStart w:id="4208" w:name="_Toc54196473"/>
      <w:r w:rsidRPr="00134BC3">
        <w:t>Poisoner’s Kit</w:t>
      </w:r>
      <w:bookmarkEnd w:id="4208"/>
    </w:p>
    <w:p w14:paraId="39479529" w14:textId="77777777" w:rsidR="00B93648" w:rsidRDefault="00B93648" w:rsidP="00564971">
      <w:pPr>
        <w:contextualSpacing/>
        <w:rPr>
          <w:rFonts w:eastAsia="Times New Roman" w:cstheme="minorHAnsi"/>
          <w:color w:val="000000"/>
        </w:rPr>
      </w:pPr>
      <w:r>
        <w:rPr>
          <w:rFonts w:eastAsia="Times New Roman" w:cstheme="minorHAnsi"/>
          <w:color w:val="000000"/>
        </w:rPr>
        <w:t xml:space="preserve">A character proficient with a poisoner’s kit may gain immunity to any disease or poison they know how to create by subjecting themselves to it and surviving the ordeal. This requires three </w:t>
      </w:r>
      <w:r w:rsidR="00564971">
        <w:rPr>
          <w:rFonts w:eastAsia="Times New Roman" w:cstheme="minorHAnsi"/>
          <w:color w:val="000000"/>
        </w:rPr>
        <w:t xml:space="preserve">instances of surviving </w:t>
      </w:r>
      <w:r>
        <w:rPr>
          <w:rFonts w:eastAsia="Times New Roman" w:cstheme="minorHAnsi"/>
          <w:color w:val="000000"/>
        </w:rPr>
        <w:t xml:space="preserve">the </w:t>
      </w:r>
      <w:r w:rsidR="00564971">
        <w:rPr>
          <w:rFonts w:eastAsia="Times New Roman" w:cstheme="minorHAnsi"/>
          <w:color w:val="000000"/>
        </w:rPr>
        <w:t xml:space="preserve">poison </w:t>
      </w:r>
      <w:r>
        <w:rPr>
          <w:rFonts w:eastAsia="Times New Roman" w:cstheme="minorHAnsi"/>
          <w:color w:val="000000"/>
        </w:rPr>
        <w:t xml:space="preserve">or the disease, and no more than three times over the course of a year. A poison or disease must be recovered from naturally to count towards immunity. </w:t>
      </w:r>
    </w:p>
    <w:p w14:paraId="0A321ADE" w14:textId="77777777" w:rsidR="00B93648" w:rsidRDefault="00B93648">
      <w:pPr>
        <w:contextualSpacing/>
        <w:rPr>
          <w:rFonts w:eastAsia="Times New Roman" w:cstheme="minorHAnsi"/>
          <w:b/>
          <w:bCs/>
          <w:color w:val="000000"/>
        </w:rPr>
      </w:pPr>
    </w:p>
    <w:p w14:paraId="3F3D6960" w14:textId="77777777" w:rsidR="009464B8" w:rsidRPr="009464B8" w:rsidRDefault="009464B8">
      <w:pPr>
        <w:contextualSpacing/>
        <w:rPr>
          <w:rFonts w:eastAsia="Times New Roman" w:cstheme="minorHAnsi"/>
          <w:b/>
          <w:bCs/>
          <w:color w:val="000000"/>
        </w:rPr>
      </w:pPr>
      <w:r w:rsidRPr="00325A13">
        <w:rPr>
          <w:rFonts w:eastAsia="Times New Roman" w:cstheme="minorHAnsi"/>
          <w:b/>
          <w:bCs/>
          <w:color w:val="000000"/>
        </w:rPr>
        <w:t>Rarity</w:t>
      </w:r>
      <w:r w:rsidRPr="00325A13">
        <w:rPr>
          <w:rFonts w:eastAsia="Times New Roman" w:cstheme="minorHAnsi"/>
          <w:b/>
          <w:bCs/>
          <w:color w:val="000000"/>
        </w:rPr>
        <w:tab/>
      </w:r>
      <w:r w:rsidRPr="00325A13">
        <w:rPr>
          <w:rFonts w:eastAsia="Times New Roman" w:cstheme="minorHAnsi"/>
          <w:b/>
          <w:bCs/>
          <w:color w:val="000000"/>
        </w:rPr>
        <w:tab/>
      </w:r>
      <w:r w:rsidRPr="00325A13">
        <w:rPr>
          <w:rFonts w:eastAsia="Times New Roman" w:cstheme="minorHAnsi"/>
          <w:b/>
          <w:bCs/>
          <w:color w:val="000000"/>
        </w:rPr>
        <w:tab/>
        <w:t>Complexity</w:t>
      </w:r>
    </w:p>
    <w:p w14:paraId="32006097" w14:textId="77777777" w:rsidR="009464B8" w:rsidRPr="000D5DB5" w:rsidRDefault="009464B8">
      <w:pPr>
        <w:contextualSpacing/>
        <w:rPr>
          <w:rFonts w:eastAsia="Times New Roman" w:cstheme="minorHAnsi"/>
          <w:sz w:val="24"/>
          <w:szCs w:val="24"/>
        </w:rPr>
      </w:pPr>
      <w:r w:rsidRPr="000D5DB5">
        <w:rPr>
          <w:rFonts w:eastAsia="Times New Roman" w:cstheme="minorHAnsi"/>
          <w:color w:val="000000"/>
        </w:rPr>
        <w:t>Common</w:t>
      </w:r>
      <w:r w:rsidRPr="000D5DB5">
        <w:rPr>
          <w:rFonts w:eastAsia="Times New Roman" w:cstheme="minorHAnsi"/>
          <w:color w:val="000000"/>
        </w:rPr>
        <w:tab/>
      </w:r>
      <w:r w:rsidRPr="000D5DB5">
        <w:rPr>
          <w:rFonts w:eastAsia="Times New Roman" w:cstheme="minorHAnsi"/>
          <w:color w:val="000000"/>
        </w:rPr>
        <w:tab/>
        <w:t>Very Simple</w:t>
      </w:r>
    </w:p>
    <w:p w14:paraId="53865D17" w14:textId="77777777" w:rsidR="009464B8" w:rsidRPr="000D5DB5" w:rsidRDefault="009464B8">
      <w:pPr>
        <w:contextualSpacing/>
        <w:rPr>
          <w:rFonts w:eastAsia="Times New Roman" w:cstheme="minorHAnsi"/>
          <w:sz w:val="24"/>
          <w:szCs w:val="24"/>
        </w:rPr>
      </w:pPr>
      <w:r w:rsidRPr="000D5DB5">
        <w:rPr>
          <w:rFonts w:eastAsia="Times New Roman" w:cstheme="minorHAnsi"/>
          <w:color w:val="000000"/>
        </w:rPr>
        <w:t>Uncommon</w:t>
      </w:r>
      <w:r w:rsidRPr="000D5DB5">
        <w:rPr>
          <w:rFonts w:eastAsia="Times New Roman" w:cstheme="minorHAnsi"/>
          <w:color w:val="000000"/>
        </w:rPr>
        <w:tab/>
      </w:r>
      <w:r w:rsidRPr="000D5DB5">
        <w:rPr>
          <w:rFonts w:eastAsia="Times New Roman" w:cstheme="minorHAnsi"/>
          <w:color w:val="000000"/>
        </w:rPr>
        <w:tab/>
        <w:t>Simple</w:t>
      </w:r>
    </w:p>
    <w:p w14:paraId="64AE2C32" w14:textId="77777777" w:rsidR="009464B8" w:rsidRPr="000D5DB5" w:rsidRDefault="009464B8">
      <w:pPr>
        <w:contextualSpacing/>
        <w:rPr>
          <w:rFonts w:eastAsia="Times New Roman" w:cstheme="minorHAnsi"/>
          <w:sz w:val="24"/>
          <w:szCs w:val="24"/>
        </w:rPr>
      </w:pPr>
      <w:r w:rsidRPr="000D5DB5">
        <w:rPr>
          <w:rFonts w:eastAsia="Times New Roman" w:cstheme="minorHAnsi"/>
          <w:color w:val="000000"/>
        </w:rPr>
        <w:t>Rare</w:t>
      </w:r>
      <w:r w:rsidRPr="000D5DB5">
        <w:rPr>
          <w:rFonts w:eastAsia="Times New Roman" w:cstheme="minorHAnsi"/>
          <w:color w:val="000000"/>
        </w:rPr>
        <w:tab/>
      </w:r>
      <w:r w:rsidRPr="000D5DB5">
        <w:rPr>
          <w:rFonts w:eastAsia="Times New Roman" w:cstheme="minorHAnsi"/>
          <w:color w:val="000000"/>
        </w:rPr>
        <w:tab/>
      </w:r>
      <w:r w:rsidRPr="000D5DB5">
        <w:rPr>
          <w:rFonts w:eastAsia="Times New Roman" w:cstheme="minorHAnsi"/>
          <w:color w:val="000000"/>
        </w:rPr>
        <w:tab/>
        <w:t>Moderate</w:t>
      </w:r>
    </w:p>
    <w:p w14:paraId="08E26923" w14:textId="77777777" w:rsidR="009464B8" w:rsidRPr="000D5DB5" w:rsidRDefault="00864C72">
      <w:pPr>
        <w:contextualSpacing/>
        <w:rPr>
          <w:rFonts w:eastAsia="Times New Roman" w:cstheme="minorHAnsi"/>
          <w:color w:val="000000"/>
        </w:rPr>
      </w:pPr>
      <w:r>
        <w:rPr>
          <w:rFonts w:eastAsia="Times New Roman" w:cstheme="minorHAnsi"/>
          <w:color w:val="000000"/>
        </w:rPr>
        <w:t>Epic</w:t>
      </w:r>
      <w:r>
        <w:rPr>
          <w:rFonts w:eastAsia="Times New Roman" w:cstheme="minorHAnsi"/>
          <w:color w:val="000000"/>
        </w:rPr>
        <w:tab/>
      </w:r>
      <w:r w:rsidR="009464B8" w:rsidRPr="000D5DB5">
        <w:rPr>
          <w:rFonts w:eastAsia="Times New Roman" w:cstheme="minorHAnsi"/>
          <w:color w:val="000000"/>
        </w:rPr>
        <w:tab/>
      </w:r>
      <w:r w:rsidR="009464B8" w:rsidRPr="000D5DB5">
        <w:rPr>
          <w:rFonts w:eastAsia="Times New Roman" w:cstheme="minorHAnsi"/>
          <w:color w:val="000000"/>
        </w:rPr>
        <w:tab/>
        <w:t>Complex</w:t>
      </w:r>
    </w:p>
    <w:p w14:paraId="70E81790" w14:textId="77777777" w:rsidR="009464B8" w:rsidRPr="000D5DB5" w:rsidRDefault="009464B8">
      <w:pPr>
        <w:contextualSpacing/>
        <w:rPr>
          <w:rFonts w:eastAsia="Times New Roman" w:cstheme="minorHAnsi"/>
          <w:sz w:val="24"/>
          <w:szCs w:val="24"/>
        </w:rPr>
      </w:pPr>
      <w:r w:rsidRPr="000D5DB5">
        <w:rPr>
          <w:rFonts w:eastAsia="Times New Roman" w:cstheme="minorHAnsi"/>
          <w:color w:val="000000"/>
        </w:rPr>
        <w:t>Legendary and Artifact</w:t>
      </w:r>
      <w:r w:rsidRPr="000D5DB5">
        <w:rPr>
          <w:rFonts w:eastAsia="Times New Roman" w:cstheme="minorHAnsi"/>
          <w:color w:val="000000"/>
        </w:rPr>
        <w:tab/>
        <w:t>Highly Complex</w:t>
      </w:r>
    </w:p>
    <w:p w14:paraId="12DCE3D4" w14:textId="77777777" w:rsidR="009464B8" w:rsidRPr="00564971" w:rsidRDefault="009464B8">
      <w:pPr>
        <w:contextualSpacing/>
        <w:rPr>
          <w:rFonts w:eastAsia="Times New Roman" w:cstheme="minorHAnsi"/>
          <w:color w:val="000000"/>
        </w:rPr>
      </w:pPr>
    </w:p>
    <w:p w14:paraId="3F1D00E0" w14:textId="77777777" w:rsidR="00B93648" w:rsidRDefault="00B93648">
      <w:pPr>
        <w:contextualSpacing/>
        <w:rPr>
          <w:rFonts w:eastAsia="Times New Roman" w:cstheme="minorHAnsi"/>
          <w:color w:val="000000"/>
        </w:rPr>
      </w:pPr>
      <w:r>
        <w:rPr>
          <w:rFonts w:eastAsia="Times New Roman" w:cstheme="minorHAnsi"/>
          <w:b/>
          <w:bCs/>
          <w:color w:val="000000"/>
        </w:rPr>
        <w:t xml:space="preserve">Using Poisons. </w:t>
      </w:r>
      <w:r w:rsidRPr="000D5DB5">
        <w:rPr>
          <w:rFonts w:eastAsia="Times New Roman" w:cstheme="minorHAnsi"/>
          <w:color w:val="000000"/>
        </w:rPr>
        <w:t xml:space="preserve">Applying poisons </w:t>
      </w:r>
      <w:r>
        <w:rPr>
          <w:rFonts w:eastAsia="Times New Roman" w:cstheme="minorHAnsi"/>
          <w:color w:val="000000"/>
        </w:rPr>
        <w:t xml:space="preserve">is a Use Object action if they are not used as weapons. If applied to a weapon, poisons retain potency for one minute or until used. Poisons are applicable to up to three hits. A creature multiple times with a single poison suffers disadvantage to the saving throw of the poison. </w:t>
      </w:r>
    </w:p>
    <w:p w14:paraId="56B76871" w14:textId="77777777" w:rsidR="00B93648" w:rsidRDefault="00B93648">
      <w:pPr>
        <w:contextualSpacing/>
        <w:rPr>
          <w:rFonts w:eastAsia="Times New Roman" w:cstheme="minorHAnsi"/>
          <w:color w:val="000000"/>
        </w:rPr>
      </w:pPr>
      <w:r>
        <w:rPr>
          <w:rFonts w:eastAsia="Times New Roman" w:cstheme="minorHAnsi"/>
          <w:color w:val="000000"/>
        </w:rPr>
        <w:t xml:space="preserve">Depending on the vector of the poison, it takes different shapes. </w:t>
      </w:r>
    </w:p>
    <w:p w14:paraId="552E9370" w14:textId="77777777" w:rsidR="00B93648" w:rsidRPr="000D5DB5" w:rsidRDefault="00B93648">
      <w:pPr>
        <w:contextualSpacing/>
        <w:rPr>
          <w:rFonts w:eastAsia="Times New Roman" w:cstheme="minorHAnsi"/>
          <w:color w:val="000000"/>
        </w:rPr>
      </w:pPr>
    </w:p>
    <w:p w14:paraId="76DB081A" w14:textId="77777777" w:rsidR="00114E06" w:rsidRPr="000D5DB5" w:rsidRDefault="00114E06" w:rsidP="00114E06">
      <w:pPr>
        <w:pStyle w:val="ListParagraph"/>
        <w:numPr>
          <w:ilvl w:val="0"/>
          <w:numId w:val="59"/>
        </w:numPr>
        <w:ind w:left="360"/>
        <w:rPr>
          <w:rFonts w:eastAsia="Times New Roman" w:cstheme="minorHAnsi"/>
          <w:color w:val="000000"/>
        </w:rPr>
      </w:pPr>
      <w:r>
        <w:rPr>
          <w:rFonts w:eastAsia="Times New Roman" w:cstheme="minorHAnsi"/>
          <w:i/>
          <w:iCs/>
          <w:color w:val="000000"/>
        </w:rPr>
        <w:t xml:space="preserve">Contact. </w:t>
      </w:r>
      <w:r w:rsidRPr="000D5DB5">
        <w:rPr>
          <w:rFonts w:eastAsia="Times New Roman" w:cstheme="minorHAnsi"/>
          <w:color w:val="000000"/>
        </w:rPr>
        <w:t>Applying poisons to a door handle delivers contact poisons</w:t>
      </w:r>
      <w:r>
        <w:rPr>
          <w:rFonts w:eastAsia="Times New Roman" w:cstheme="minorHAnsi"/>
          <w:color w:val="000000"/>
        </w:rPr>
        <w:t xml:space="preserve">, and costs an action. </w:t>
      </w:r>
    </w:p>
    <w:p w14:paraId="4BD2B42C" w14:textId="77777777" w:rsidR="00114E06" w:rsidRPr="000D5DB5" w:rsidRDefault="00114E06" w:rsidP="00114E06">
      <w:pPr>
        <w:pStyle w:val="ListParagraph"/>
        <w:numPr>
          <w:ilvl w:val="0"/>
          <w:numId w:val="59"/>
        </w:numPr>
        <w:ind w:left="360"/>
        <w:rPr>
          <w:rFonts w:eastAsia="Times New Roman" w:cstheme="minorHAnsi"/>
          <w:color w:val="000000"/>
        </w:rPr>
      </w:pPr>
      <w:r>
        <w:rPr>
          <w:rFonts w:eastAsia="Times New Roman" w:cstheme="minorHAnsi"/>
          <w:i/>
          <w:iCs/>
          <w:color w:val="000000"/>
        </w:rPr>
        <w:lastRenderedPageBreak/>
        <w:t xml:space="preserve">Ingested. </w:t>
      </w:r>
      <w:r w:rsidRPr="000D5DB5">
        <w:rPr>
          <w:rFonts w:eastAsia="Times New Roman" w:cstheme="minorHAnsi"/>
          <w:color w:val="000000"/>
        </w:rPr>
        <w:t xml:space="preserve">Applying poisons to a bowl or cooked meal delivers ingested poisons. </w:t>
      </w:r>
      <w:r>
        <w:t>If diluting a dose (such as putting a dose in a cooking pot or a well), the DC is reduced by 4, but a single dose affects 4 targets.</w:t>
      </w:r>
    </w:p>
    <w:p w14:paraId="6D56D705" w14:textId="77777777" w:rsidR="00B93648" w:rsidRPr="000D5DB5" w:rsidRDefault="00114E06" w:rsidP="003C4628">
      <w:pPr>
        <w:pStyle w:val="ListParagraph"/>
        <w:numPr>
          <w:ilvl w:val="0"/>
          <w:numId w:val="59"/>
        </w:numPr>
        <w:ind w:left="360"/>
        <w:rPr>
          <w:rFonts w:eastAsia="Times New Roman" w:cstheme="minorHAnsi"/>
          <w:color w:val="000000"/>
        </w:rPr>
      </w:pPr>
      <w:r>
        <w:rPr>
          <w:rFonts w:eastAsia="Times New Roman" w:cstheme="minorHAnsi"/>
          <w:i/>
          <w:iCs/>
          <w:color w:val="000000"/>
        </w:rPr>
        <w:t xml:space="preserve">Inhaled. </w:t>
      </w:r>
      <w:r w:rsidR="00B93648" w:rsidRPr="000D5DB5">
        <w:rPr>
          <w:rFonts w:eastAsia="Times New Roman" w:cstheme="minorHAnsi"/>
          <w:color w:val="000000"/>
        </w:rPr>
        <w:t>Cracking eggshells made of pottery or porcelain delivers inhaled poisons (treat as potions in regards to range, with a 10-foot radius cloud)</w:t>
      </w:r>
      <w:r w:rsidR="00B93648">
        <w:rPr>
          <w:rFonts w:eastAsia="Times New Roman" w:cstheme="minorHAnsi"/>
          <w:color w:val="000000"/>
        </w:rPr>
        <w:t>, and are treated as improvised weapons.</w:t>
      </w:r>
    </w:p>
    <w:p w14:paraId="3783CF41" w14:textId="77777777" w:rsidR="00B93648" w:rsidRPr="000D5DB5" w:rsidRDefault="00114E06" w:rsidP="003C4628">
      <w:pPr>
        <w:pStyle w:val="ListParagraph"/>
        <w:numPr>
          <w:ilvl w:val="0"/>
          <w:numId w:val="59"/>
        </w:numPr>
        <w:ind w:left="360"/>
        <w:rPr>
          <w:rFonts w:eastAsia="Times New Roman" w:cstheme="minorHAnsi"/>
          <w:color w:val="000000"/>
        </w:rPr>
      </w:pPr>
      <w:r>
        <w:rPr>
          <w:rFonts w:eastAsia="Times New Roman" w:cstheme="minorHAnsi"/>
          <w:i/>
          <w:iCs/>
          <w:color w:val="000000"/>
        </w:rPr>
        <w:t xml:space="preserve">Injury. </w:t>
      </w:r>
      <w:r w:rsidR="00B93648" w:rsidRPr="000D5DB5">
        <w:rPr>
          <w:rFonts w:eastAsia="Times New Roman" w:cstheme="minorHAnsi"/>
          <w:color w:val="000000"/>
        </w:rPr>
        <w:t>Applying poisons to the tip of an arrow or within a syringe delivers injury poisons</w:t>
      </w:r>
      <w:r w:rsidR="00B93648">
        <w:rPr>
          <w:rFonts w:eastAsia="Times New Roman" w:cstheme="minorHAnsi"/>
          <w:color w:val="000000"/>
        </w:rPr>
        <w:t>.</w:t>
      </w:r>
    </w:p>
    <w:p w14:paraId="56B2D4F1" w14:textId="77777777" w:rsidR="002A032D" w:rsidRDefault="002A032D">
      <w:pPr>
        <w:contextualSpacing/>
        <w:rPr>
          <w:ins w:id="4209" w:author="Admin" w:date="2020-10-19T19:52:00Z"/>
          <w:rFonts w:eastAsia="Times New Roman" w:cstheme="minorHAnsi"/>
          <w:color w:val="000000"/>
        </w:rPr>
      </w:pPr>
    </w:p>
    <w:p w14:paraId="25A003B5" w14:textId="77777777" w:rsidR="002A032D" w:rsidRDefault="00B93648">
      <w:pPr>
        <w:contextualSpacing/>
        <w:rPr>
          <w:ins w:id="4210" w:author="Admin" w:date="2020-10-19T19:51:00Z"/>
          <w:rFonts w:eastAsia="Times New Roman" w:cstheme="minorHAnsi"/>
          <w:color w:val="000000"/>
        </w:rPr>
      </w:pPr>
      <w:r w:rsidRPr="000D5DB5">
        <w:rPr>
          <w:rFonts w:eastAsia="Times New Roman" w:cstheme="minorHAnsi"/>
          <w:color w:val="000000"/>
        </w:rPr>
        <w:t xml:space="preserve">The default DC of each poison is 13, although proficient </w:t>
      </w:r>
      <w:r w:rsidR="00564971">
        <w:rPr>
          <w:rFonts w:eastAsia="Times New Roman" w:cstheme="minorHAnsi"/>
          <w:color w:val="000000"/>
        </w:rPr>
        <w:t xml:space="preserve">users </w:t>
      </w:r>
      <w:r>
        <w:rPr>
          <w:rFonts w:eastAsia="Times New Roman" w:cstheme="minorHAnsi"/>
          <w:color w:val="000000"/>
        </w:rPr>
        <w:t xml:space="preserve">have DCs </w:t>
      </w:r>
      <w:r w:rsidR="00564971">
        <w:rPr>
          <w:rFonts w:eastAsia="Times New Roman" w:cstheme="minorHAnsi"/>
          <w:color w:val="000000"/>
        </w:rPr>
        <w:t>as follows</w:t>
      </w:r>
      <w:ins w:id="4211" w:author="Admin" w:date="2020-10-19T19:52:00Z">
        <w:r w:rsidR="002A032D">
          <w:rPr>
            <w:rFonts w:eastAsia="Times New Roman" w:cstheme="minorHAnsi"/>
            <w:color w:val="000000"/>
          </w:rPr>
          <w:t>:</w:t>
        </w:r>
      </w:ins>
      <w:del w:id="4212" w:author="Admin" w:date="2020-10-19T19:52:00Z">
        <w:r w:rsidR="00564971" w:rsidDel="002A032D">
          <w:rPr>
            <w:rFonts w:eastAsia="Times New Roman" w:cstheme="minorHAnsi"/>
            <w:color w:val="000000"/>
          </w:rPr>
          <w:delText xml:space="preserve"> </w:delText>
        </w:r>
      </w:del>
    </w:p>
    <w:p w14:paraId="06BB0EA6" w14:textId="77777777" w:rsidR="002A032D" w:rsidRDefault="002A032D" w:rsidP="00564971">
      <w:pPr>
        <w:contextualSpacing/>
        <w:rPr>
          <w:ins w:id="4213" w:author="Admin" w:date="2020-10-19T19:51:00Z"/>
          <w:rFonts w:eastAsia="Times New Roman" w:cstheme="minorHAnsi"/>
          <w:color w:val="000000"/>
        </w:rPr>
      </w:pPr>
    </w:p>
    <w:p w14:paraId="512DAC41" w14:textId="77777777" w:rsidR="002A032D" w:rsidRPr="002A032D" w:rsidRDefault="002A032D">
      <w:pPr>
        <w:contextualSpacing/>
        <w:jc w:val="center"/>
        <w:rPr>
          <w:ins w:id="4214" w:author="Admin" w:date="2020-10-19T19:51:00Z"/>
          <w:rFonts w:eastAsia="Times New Roman" w:cstheme="minorHAnsi"/>
          <w:color w:val="000000"/>
        </w:rPr>
        <w:pPrChange w:id="4215" w:author="Admin" w:date="2020-10-19T19:52:00Z">
          <w:pPr>
            <w:contextualSpacing/>
          </w:pPr>
        </w:pPrChange>
      </w:pPr>
      <w:ins w:id="4216" w:author="Admin" w:date="2020-10-19T19:51:00Z">
        <w:r>
          <w:rPr>
            <w:rFonts w:eastAsia="Times New Roman" w:cstheme="minorHAnsi"/>
            <w:b/>
            <w:bCs/>
            <w:color w:val="000000"/>
          </w:rPr>
          <w:t xml:space="preserve">Poison Saving Throw DC = </w:t>
        </w:r>
        <w:r>
          <w:rPr>
            <w:rFonts w:eastAsia="Times New Roman" w:cstheme="minorHAnsi"/>
            <w:color w:val="000000"/>
          </w:rPr>
          <w:t xml:space="preserve">8 + your Proficiency </w:t>
        </w:r>
      </w:ins>
      <w:ins w:id="4217" w:author="Admin" w:date="2020-10-19T19:52:00Z">
        <w:r>
          <w:rPr>
            <w:rFonts w:eastAsia="Times New Roman" w:cstheme="minorHAnsi"/>
            <w:color w:val="000000"/>
          </w:rPr>
          <w:t>Bonus + your Intelligence Modifier</w:t>
        </w:r>
      </w:ins>
    </w:p>
    <w:p w14:paraId="60360B0F" w14:textId="77777777" w:rsidR="002A032D" w:rsidRDefault="002A032D" w:rsidP="00564971">
      <w:pPr>
        <w:contextualSpacing/>
        <w:rPr>
          <w:ins w:id="4218" w:author="Admin" w:date="2020-10-19T19:51:00Z"/>
          <w:rFonts w:eastAsia="Times New Roman" w:cstheme="minorHAnsi"/>
          <w:color w:val="000000"/>
        </w:rPr>
      </w:pPr>
    </w:p>
    <w:p w14:paraId="1453294D" w14:textId="77777777" w:rsidR="00B93648" w:rsidRPr="000D5DB5" w:rsidDel="002A032D" w:rsidRDefault="00564971" w:rsidP="00564971">
      <w:pPr>
        <w:contextualSpacing/>
        <w:rPr>
          <w:del w:id="4219" w:author="Admin" w:date="2020-10-19T19:52:00Z"/>
          <w:rFonts w:eastAsia="Times New Roman" w:cstheme="minorHAnsi"/>
          <w:color w:val="000000"/>
        </w:rPr>
      </w:pPr>
      <w:del w:id="4220" w:author="Admin" w:date="2020-10-19T19:52:00Z">
        <w:r w:rsidDel="002A032D">
          <w:rPr>
            <w:rFonts w:eastAsia="Times New Roman" w:cstheme="minorHAnsi"/>
            <w:color w:val="000000"/>
          </w:rPr>
          <w:delText xml:space="preserve">=you’re your </w:delText>
        </w:r>
        <w:r w:rsidR="00B93648" w:rsidRPr="000D5DB5" w:rsidDel="002A032D">
          <w:rPr>
            <w:rFonts w:eastAsia="Times New Roman" w:cstheme="minorHAnsi"/>
            <w:color w:val="000000"/>
          </w:rPr>
          <w:delText xml:space="preserve">proficiency </w:delText>
        </w:r>
        <w:r w:rsidDel="002A032D">
          <w:rPr>
            <w:rFonts w:eastAsia="Times New Roman" w:cstheme="minorHAnsi"/>
            <w:color w:val="000000"/>
          </w:rPr>
          <w:delText xml:space="preserve">bonus </w:delText>
        </w:r>
        <w:r w:rsidR="00B93648" w:rsidRPr="000D5DB5" w:rsidDel="002A032D">
          <w:rPr>
            <w:rFonts w:eastAsia="Times New Roman" w:cstheme="minorHAnsi"/>
            <w:color w:val="000000"/>
          </w:rPr>
          <w:delText xml:space="preserve">+ </w:delText>
        </w:r>
        <w:r w:rsidDel="002A032D">
          <w:rPr>
            <w:rFonts w:eastAsia="Times New Roman" w:cstheme="minorHAnsi"/>
            <w:color w:val="000000"/>
          </w:rPr>
          <w:delText xml:space="preserve">your </w:delText>
        </w:r>
        <w:r w:rsidR="00B93648" w:rsidRPr="000D5DB5" w:rsidDel="002A032D">
          <w:rPr>
            <w:rFonts w:eastAsia="Times New Roman" w:cstheme="minorHAnsi"/>
            <w:color w:val="000000"/>
          </w:rPr>
          <w:delText xml:space="preserve">Intelligence modifier. </w:delText>
        </w:r>
      </w:del>
    </w:p>
    <w:p w14:paraId="55642332" w14:textId="77777777" w:rsidR="00B93648" w:rsidRDefault="00B93648" w:rsidP="00013F7D">
      <w:r w:rsidRPr="000D5DB5">
        <w:t xml:space="preserve">Crafting poisons requires proficiency in a poisoner’s kit and materials. Poisons can be crafted using alchemical crafting </w:t>
      </w:r>
      <w:r w:rsidR="00A44C55">
        <w:t xml:space="preserve">materials </w:t>
      </w:r>
      <w:r w:rsidRPr="000D5DB5">
        <w:t>of the same components, or ingredients of the same cost (</w:t>
      </w:r>
      <w:r>
        <w:t xml:space="preserve">such as </w:t>
      </w:r>
      <w:r w:rsidRPr="000D5DB5">
        <w:t>coming across 100 gp worth of a lesser demon’s blood, or 200 gp worth of deathweed).</w:t>
      </w:r>
      <w:r>
        <w:t xml:space="preserve"> Their cost is that of a consumable under the appropriate rarity (</w:t>
      </w:r>
      <w:r w:rsidR="00B75C8D">
        <w:t xml:space="preserve">see </w:t>
      </w:r>
      <w:r w:rsidR="006D6D59">
        <w:t xml:space="preserve">the Item </w:t>
      </w:r>
      <w:r w:rsidR="006D6D59">
        <w:rPr>
          <w:rFonts w:eastAsia="Times New Roman" w:cstheme="minorHAnsi"/>
          <w:color w:val="000000"/>
        </w:rPr>
        <w:t>Creation Complexity and Cost Table</w:t>
      </w:r>
      <w:r w:rsidR="00B75C8D">
        <w:t>).</w:t>
      </w:r>
      <w:r>
        <w:br w:type="page"/>
      </w:r>
    </w:p>
    <w:p w14:paraId="7DA72627" w14:textId="77777777" w:rsidR="001B49D0" w:rsidRDefault="00AB25EF">
      <w:pPr>
        <w:contextualSpacing/>
        <w:outlineLvl w:val="0"/>
        <w:rPr>
          <w:rFonts w:eastAsia="Times New Roman" w:cstheme="minorHAnsi"/>
          <w:b/>
          <w:bCs/>
          <w:color w:val="1F4E79"/>
          <w:kern w:val="36"/>
          <w:sz w:val="36"/>
          <w:szCs w:val="36"/>
        </w:rPr>
      </w:pPr>
      <w:bookmarkStart w:id="4221" w:name="_Toc54196474"/>
      <w:r w:rsidRPr="000D5DB5">
        <w:rPr>
          <w:rFonts w:eastAsia="Times New Roman" w:cstheme="minorHAnsi"/>
          <w:b/>
          <w:bCs/>
          <w:color w:val="1F4E79"/>
          <w:kern w:val="36"/>
          <w:sz w:val="36"/>
          <w:szCs w:val="36"/>
        </w:rPr>
        <w:lastRenderedPageBreak/>
        <w:t xml:space="preserve">Chapter </w:t>
      </w:r>
      <w:r w:rsidR="001B49D0">
        <w:rPr>
          <w:rFonts w:eastAsia="Times New Roman" w:cstheme="minorHAnsi"/>
          <w:b/>
          <w:bCs/>
          <w:color w:val="1F4E79"/>
          <w:kern w:val="36"/>
          <w:sz w:val="36"/>
          <w:szCs w:val="36"/>
        </w:rPr>
        <w:t>8</w:t>
      </w:r>
      <w:r w:rsidRPr="000D5DB5">
        <w:rPr>
          <w:rFonts w:eastAsia="Times New Roman" w:cstheme="minorHAnsi"/>
          <w:b/>
          <w:bCs/>
          <w:color w:val="1F4E79"/>
          <w:kern w:val="36"/>
          <w:sz w:val="36"/>
          <w:szCs w:val="36"/>
        </w:rPr>
        <w:t xml:space="preserve">: </w:t>
      </w:r>
      <w:r w:rsidR="001B49D0">
        <w:rPr>
          <w:rFonts w:eastAsia="Times New Roman" w:cstheme="minorHAnsi"/>
          <w:b/>
          <w:bCs/>
          <w:color w:val="1F4E79"/>
          <w:kern w:val="36"/>
          <w:sz w:val="36"/>
          <w:szCs w:val="36"/>
        </w:rPr>
        <w:t>Adventuring</w:t>
      </w:r>
      <w:bookmarkEnd w:id="4221"/>
    </w:p>
    <w:p w14:paraId="106FA314" w14:textId="77777777" w:rsidR="006B4274" w:rsidRDefault="00762008" w:rsidP="006B4274">
      <w:r>
        <w:t xml:space="preserve">The following rules for adventuring apply in the Warcraft universe. </w:t>
      </w:r>
    </w:p>
    <w:p w14:paraId="25CFE1F3" w14:textId="77777777" w:rsidR="006B4274" w:rsidRDefault="006B4274"/>
    <w:p w14:paraId="331BFD25" w14:textId="77777777" w:rsidR="00223BFC" w:rsidRPr="00223BFC" w:rsidRDefault="00223BFC" w:rsidP="00223BFC">
      <w:pPr>
        <w:pStyle w:val="Heading2"/>
      </w:pPr>
      <w:bookmarkStart w:id="4222" w:name="_Toc54196475"/>
      <w:r>
        <w:t>Alternate Madness</w:t>
      </w:r>
      <w:bookmarkEnd w:id="4222"/>
    </w:p>
    <w:p w14:paraId="53CB546C" w14:textId="77777777" w:rsidR="00223BFC" w:rsidRPr="00223BFC" w:rsidRDefault="00223BFC" w:rsidP="00223BFC">
      <w:pPr>
        <w:rPr>
          <w:i/>
          <w:iCs/>
        </w:rPr>
      </w:pPr>
      <w:r>
        <w:rPr>
          <w:i/>
          <w:iCs/>
        </w:rPr>
        <w:t>Optional rule</w:t>
      </w:r>
    </w:p>
    <w:p w14:paraId="3A72A739" w14:textId="77777777" w:rsidR="00223BFC" w:rsidRDefault="00223BFC" w:rsidP="00223BFC">
      <w:r>
        <w:t>When your players exposed to the whispers of the Old Gods, their minds are touched. This can occur when a Call they make is answered by such eldritch beings (even if the answer isn't at the moment they expect), or when they rest in a place of eldritch power (such as on a ship sailing above a drowned temple or in Tirisfal Glades). Creatures with higher Spirit scores are more sensitive to these whispers (and also more resistant to them). The key with insanity is that the players' psyches are unreliable, with their mind either reeling and trying to cope, breaking down and trying to delay the gibbering madness, or hobbling on with anxieties and depressing thoughts.</w:t>
      </w:r>
    </w:p>
    <w:p w14:paraId="5B861670" w14:textId="77777777" w:rsidR="00223BFC" w:rsidRDefault="00223BFC" w:rsidP="00223BFC">
      <w:r>
        <w:t xml:space="preserve">If exposed this way, you can decide if a certain event is a test of a character's sanity. There are 5 levels of sanity (as exhaustion). When exposed to a test of sanity, a Spirit or Charisma saving throw is required to avoid suffer a level of madness. </w:t>
      </w:r>
    </w:p>
    <w:p w14:paraId="4217B3A2" w14:textId="77777777" w:rsidR="00223BFC" w:rsidRDefault="00223BFC" w:rsidP="00223BFC">
      <w:r>
        <w:t xml:space="preserve">Roll secretly for a creature’s mania or insanity. </w:t>
      </w:r>
    </w:p>
    <w:p w14:paraId="22532BBD" w14:textId="77777777" w:rsidR="00223BFC" w:rsidRDefault="00223BFC" w:rsidP="00223BFC"/>
    <w:p w14:paraId="6BC1BBFD" w14:textId="77777777" w:rsidR="00223BFC" w:rsidRPr="00223BFC" w:rsidRDefault="00223BFC" w:rsidP="00223BFC">
      <w:pPr>
        <w:rPr>
          <w:b/>
          <w:bCs/>
        </w:rPr>
      </w:pPr>
      <w:r w:rsidRPr="00223BFC">
        <w:rPr>
          <w:b/>
          <w:bCs/>
        </w:rPr>
        <w:t>Level</w:t>
      </w:r>
      <w:r w:rsidRPr="00223BFC">
        <w:rPr>
          <w:b/>
          <w:bCs/>
        </w:rPr>
        <w:tab/>
        <w:t>Effect</w:t>
      </w:r>
    </w:p>
    <w:p w14:paraId="0255B9F2" w14:textId="77777777" w:rsidR="00223BFC" w:rsidRDefault="00223BFC" w:rsidP="00223BFC">
      <w:r>
        <w:t>1</w:t>
      </w:r>
      <w:r>
        <w:tab/>
        <w:t>Disadvantage on Ability Checks</w:t>
      </w:r>
    </w:p>
    <w:p w14:paraId="2DCB3515" w14:textId="77777777" w:rsidR="00223BFC" w:rsidRDefault="00223BFC" w:rsidP="00223BFC">
      <w:r>
        <w:t>2</w:t>
      </w:r>
      <w:r>
        <w:tab/>
        <w:t>Confused for a total of 1 minute per 24 hours (stressful situation or declared by DM)</w:t>
      </w:r>
    </w:p>
    <w:p w14:paraId="67C03B00" w14:textId="77777777" w:rsidR="00223BFC" w:rsidRDefault="00223BFC" w:rsidP="00223BFC">
      <w:r>
        <w:t>3</w:t>
      </w:r>
      <w:r>
        <w:tab/>
        <w:t>Disadvantage to attack rolls and saving throws (including against future stress)</w:t>
      </w:r>
    </w:p>
    <w:p w14:paraId="54A44DB5" w14:textId="77777777" w:rsidR="004B270F" w:rsidRDefault="00223BFC" w:rsidP="00223BFC">
      <w:r>
        <w:t>4</w:t>
      </w:r>
      <w:r>
        <w:tab/>
        <w:t xml:space="preserve">Hit Point Maximum halved. If having an active mana pool, Hit Point and Mana Point </w:t>
      </w:r>
    </w:p>
    <w:p w14:paraId="3E46095F" w14:textId="77777777" w:rsidR="00223BFC" w:rsidRDefault="00223BFC" w:rsidP="00E95E1F">
      <w:pPr>
        <w:ind w:firstLine="720"/>
      </w:pPr>
      <w:r>
        <w:t>Maximums are reduced by one-quarter</w:t>
      </w:r>
    </w:p>
    <w:p w14:paraId="1FE25B94" w14:textId="77777777" w:rsidR="00223BFC" w:rsidRDefault="00223BFC" w:rsidP="00223BFC">
      <w:r>
        <w:t>5</w:t>
      </w:r>
      <w:r>
        <w:tab/>
        <w:t>Confused for a total of 1 hour per 24 hours (stressful situation or declared by DM)</w:t>
      </w:r>
    </w:p>
    <w:p w14:paraId="49DFFCFB" w14:textId="77777777" w:rsidR="00223BFC" w:rsidRDefault="00223BFC" w:rsidP="00223BFC">
      <w:r>
        <w:t>6</w:t>
      </w:r>
      <w:r>
        <w:tab/>
        <w:t>Irrecoverably insane</w:t>
      </w:r>
    </w:p>
    <w:p w14:paraId="30F8F636" w14:textId="77777777" w:rsidR="00223BFC" w:rsidRDefault="00223BFC" w:rsidP="00223BFC"/>
    <w:p w14:paraId="5A0A44F7" w14:textId="77777777" w:rsidR="00223BFC" w:rsidRDefault="00223BFC" w:rsidP="00223BFC">
      <w:r>
        <w:t xml:space="preserve">Depending on the character's background, personality traits, and history, some tests of sanity might be passes automatically. For instance, a warrior whose family was murdered in a raid might treat a moderate test as a minor test. </w:t>
      </w:r>
    </w:p>
    <w:p w14:paraId="57049F48" w14:textId="77777777" w:rsidR="00223BFC" w:rsidRDefault="00223BFC" w:rsidP="00223BFC"/>
    <w:p w14:paraId="675F680B" w14:textId="77777777" w:rsidR="00223BFC" w:rsidRPr="00223BFC" w:rsidRDefault="00223BFC" w:rsidP="00223BFC">
      <w:pPr>
        <w:rPr>
          <w:b/>
          <w:bCs/>
        </w:rPr>
      </w:pPr>
      <w:r w:rsidRPr="00223BFC">
        <w:rPr>
          <w:b/>
          <w:bCs/>
        </w:rPr>
        <w:t>Severity</w:t>
      </w:r>
      <w:r>
        <w:rPr>
          <w:b/>
          <w:bCs/>
        </w:rPr>
        <w:tab/>
      </w:r>
      <w:r>
        <w:rPr>
          <w:b/>
          <w:bCs/>
        </w:rPr>
        <w:tab/>
      </w:r>
      <w:r w:rsidRPr="00223BFC">
        <w:rPr>
          <w:b/>
          <w:bCs/>
        </w:rPr>
        <w:t>DC</w:t>
      </w:r>
      <w:r w:rsidRPr="00223BFC">
        <w:rPr>
          <w:b/>
          <w:bCs/>
        </w:rPr>
        <w:tab/>
        <w:t>Example</w:t>
      </w:r>
    </w:p>
    <w:p w14:paraId="5227547F" w14:textId="77777777" w:rsidR="00223BFC" w:rsidRDefault="00223BFC" w:rsidP="00223BFC">
      <w:r>
        <w:t>Minor</w:t>
      </w:r>
      <w:r>
        <w:tab/>
      </w:r>
      <w:r>
        <w:tab/>
        <w:t>10</w:t>
      </w:r>
      <w:r>
        <w:tab/>
        <w:t>Stress from failed expectations</w:t>
      </w:r>
    </w:p>
    <w:p w14:paraId="49E1788F" w14:textId="77777777" w:rsidR="00223BFC" w:rsidRDefault="00223BFC" w:rsidP="00223BFC">
      <w:r>
        <w:t>Moderate</w:t>
      </w:r>
      <w:r>
        <w:tab/>
        <w:t>15</w:t>
      </w:r>
      <w:r>
        <w:tab/>
        <w:t>Loved one murdered or betrayed</w:t>
      </w:r>
    </w:p>
    <w:p w14:paraId="69DAD96B" w14:textId="77777777" w:rsidR="00223BFC" w:rsidRDefault="00223BFC" w:rsidP="00223BFC">
      <w:r>
        <w:t>Major</w:t>
      </w:r>
      <w:r>
        <w:tab/>
      </w:r>
      <w:r>
        <w:tab/>
        <w:t>20</w:t>
      </w:r>
      <w:r>
        <w:tab/>
        <w:t>Loved one murdered or betrayed the character</w:t>
      </w:r>
    </w:p>
    <w:p w14:paraId="0BD3C50D" w14:textId="77777777" w:rsidR="00223BFC" w:rsidRDefault="00223BFC" w:rsidP="00223BFC"/>
    <w:p w14:paraId="563B3BC5" w14:textId="77777777" w:rsidR="00223BFC" w:rsidRDefault="00223BFC" w:rsidP="00223BFC">
      <w:r>
        <w:t xml:space="preserve">Non-sentient beings are immune to insanity. Sentient beings that are constructs or undead (such as the Forsaken) are immune to insanity if they are bound (such as by the </w:t>
      </w:r>
      <w:r w:rsidR="00703D4E" w:rsidRPr="00703D4E">
        <w:rPr>
          <w:i/>
          <w:iCs/>
        </w:rPr>
        <w:t>b</w:t>
      </w:r>
      <w:r w:rsidRPr="00703D4E">
        <w:rPr>
          <w:i/>
          <w:iCs/>
        </w:rPr>
        <w:t>ind</w:t>
      </w:r>
      <w:r>
        <w:t xml:space="preserve"> spell) to a creature.</w:t>
      </w:r>
    </w:p>
    <w:p w14:paraId="3970C950" w14:textId="77777777" w:rsidR="00223BFC" w:rsidRDefault="00223BFC" w:rsidP="00223BFC"/>
    <w:p w14:paraId="36E7C640" w14:textId="77777777" w:rsidR="00223BFC" w:rsidRDefault="00223BFC" w:rsidP="00223BFC">
      <w:r w:rsidRPr="007A0550">
        <w:rPr>
          <w:i/>
          <w:iCs/>
        </w:rPr>
        <w:t>Coping and Recovery.</w:t>
      </w:r>
      <w:r>
        <w:t xml:space="preserve"> Taking certain actions can stem off insanity from worsening or enable healing. When having at least one level of madness, a character can adopt a coping mechanism. Roll randomly to choose a coping mechanism for a character. So long as the character is staying true to the restrictions of the coping mechanism, they ignore the penalties of one level of madness, and can recover from a level of insanity after a long rest. A character can choose to ignore or abandon their coping mechanism (such as sleeping for normal duration or refraining from violence), which returns the penalties and prevents the character from recovering. </w:t>
      </w:r>
    </w:p>
    <w:p w14:paraId="74AD43F6" w14:textId="77777777" w:rsidR="00223BFC" w:rsidRDefault="00223BFC" w:rsidP="00223BFC">
      <w:r>
        <w:t xml:space="preserve">A character abandoning their coping mechanism for too long may cause it to be changed (at the DM's discretion). A character can petition the DM to change their coping mechanism by spending </w:t>
      </w:r>
      <w:r>
        <w:lastRenderedPageBreak/>
        <w:t xml:space="preserve">inspiration (such as fulfilling a bond). One insanity is lifted, the character has no need to cope and can drop the mechanism. </w:t>
      </w:r>
    </w:p>
    <w:p w14:paraId="361535D8" w14:textId="77777777" w:rsidR="00223BFC" w:rsidRDefault="00223BFC" w:rsidP="00223BFC">
      <w:r>
        <w:t xml:space="preserve">All coping mechanisms are treated as character Flaws. Therefore, whenever a coping mechanism causes a character to suffer a narrative drawback (such as angering an important NPC with an insulting instance of paranoia, hiding from a critical confrontation, etc.), the character gains inspiration. </w:t>
      </w:r>
    </w:p>
    <w:p w14:paraId="66BF7483" w14:textId="77777777" w:rsidR="00223BFC" w:rsidRDefault="00223BFC" w:rsidP="00223BFC">
      <w:r>
        <w:t xml:space="preserve">You may later spend inspiration to ignore one instance of coping (such as refusing an addictive substance to help a friend). If you succeed on the task and stay true to one of your personality traits, bonds, or ideals, the inspiration is not spent and can be used again. </w:t>
      </w:r>
    </w:p>
    <w:p w14:paraId="59E5A5A6" w14:textId="77777777" w:rsidR="00223BFC" w:rsidRDefault="00223BFC" w:rsidP="00223BFC">
      <w:r>
        <w:t xml:space="preserve">You may roll randomly for a character (1d12 and choose one of the below) or choose one that is relevant to the character’s previous action or backstory. </w:t>
      </w:r>
    </w:p>
    <w:p w14:paraId="5A10A5E6" w14:textId="77777777" w:rsidR="00223BFC" w:rsidRDefault="00223BFC" w:rsidP="00223BFC"/>
    <w:p w14:paraId="4BB9452A" w14:textId="77777777" w:rsidR="00223BFC" w:rsidRDefault="00223BFC" w:rsidP="00223BFC">
      <w:r>
        <w:t>1.</w:t>
      </w:r>
      <w:r>
        <w:tab/>
        <w:t xml:space="preserve">Addictive Dysfunction (Greed, Gluttony, or Lust). The character frequently indulges in their addiction (substance or behavior) to cope. The DM sets the frequency of the addiction. The more time the character spends without indulging their addiction, the greater the rebound if unable to change the coping mechanism. If choosing food or drink, the character often eats three times the amount of a normal person (or pays lifestyle expenses one step higher to feed their needs). </w:t>
      </w:r>
    </w:p>
    <w:p w14:paraId="1D9F4995" w14:textId="77777777" w:rsidR="00223BFC" w:rsidRDefault="00223BFC" w:rsidP="00223BFC">
      <w:r>
        <w:t>2.</w:t>
      </w:r>
      <w:r>
        <w:tab/>
        <w:t xml:space="preserve">Amnesia/forgetfulness. The character locks away memories of bad things (or neutral things) they associate with the insanity. Communicate with the player the things their character might forget. </w:t>
      </w:r>
    </w:p>
    <w:p w14:paraId="02D68D22" w14:textId="77777777" w:rsidR="00223BFC" w:rsidRDefault="00223BFC" w:rsidP="00223BFC">
      <w:r>
        <w:t>3.</w:t>
      </w:r>
      <w:r>
        <w:tab/>
        <w:t>Attachment. The character becomes unhealthily attached to an object, person, or concept. Not having it (or if a person or concept, not living up to them or it) counts as if abandoning the mechanism.</w:t>
      </w:r>
    </w:p>
    <w:p w14:paraId="7BF10712" w14:textId="77777777" w:rsidR="00223BFC" w:rsidRDefault="00223BFC" w:rsidP="00223BFC">
      <w:r>
        <w:t>4.</w:t>
      </w:r>
      <w:r>
        <w:tab/>
        <w:t xml:space="preserve">Compulsion. The character gains a compulsion, and must perform it to cope with the madness. This could be a compulsive action or repetition. </w:t>
      </w:r>
    </w:p>
    <w:p w14:paraId="68A946CF" w14:textId="77777777" w:rsidR="00223BFC" w:rsidRDefault="00223BFC" w:rsidP="00223BFC">
      <w:r>
        <w:t>5.</w:t>
      </w:r>
      <w:r>
        <w:tab/>
        <w:t xml:space="preserve">Delusions. The character has a complete conviction of a certain thing. </w:t>
      </w:r>
    </w:p>
    <w:p w14:paraId="410E5B20" w14:textId="77777777" w:rsidR="004B270F" w:rsidRDefault="004B270F" w:rsidP="00E95E1F">
      <w:pPr>
        <w:pStyle w:val="ListParagraph"/>
        <w:numPr>
          <w:ilvl w:val="0"/>
          <w:numId w:val="86"/>
        </w:numPr>
      </w:pPr>
      <w:r>
        <w:t>P</w:t>
      </w:r>
      <w:r w:rsidR="00223BFC">
        <w:t xml:space="preserve">aranoia. The character sees evidence in people conspiring against them. This is usually false. </w:t>
      </w:r>
    </w:p>
    <w:p w14:paraId="5ECAB1FD" w14:textId="77777777" w:rsidR="004B270F" w:rsidRDefault="00223BFC" w:rsidP="00E95E1F">
      <w:pPr>
        <w:pStyle w:val="ListParagraph"/>
      </w:pPr>
      <w:r>
        <w:t>Pride. The character has inflated self-worth and too much confidence in their abilities, usually underestimating opposition.</w:t>
      </w:r>
    </w:p>
    <w:p w14:paraId="211B2F2C" w14:textId="77777777" w:rsidR="004B270F" w:rsidRDefault="00223BFC" w:rsidP="00E95E1F">
      <w:pPr>
        <w:pStyle w:val="ListParagraph"/>
        <w:numPr>
          <w:ilvl w:val="0"/>
          <w:numId w:val="86"/>
        </w:numPr>
      </w:pPr>
      <w:r>
        <w:t xml:space="preserve">Reference. The character falsely perceives messages and sees omens everywhere, identifying signs where there are none. </w:t>
      </w:r>
    </w:p>
    <w:p w14:paraId="2AED72EB" w14:textId="77777777" w:rsidR="00223BFC" w:rsidRDefault="00223BFC" w:rsidP="00E95E1F">
      <w:pPr>
        <w:pStyle w:val="ListParagraph"/>
        <w:numPr>
          <w:ilvl w:val="0"/>
          <w:numId w:val="86"/>
        </w:numPr>
      </w:pPr>
      <w:r>
        <w:t xml:space="preserve">Selective Perception. The character sometimes suffers disadvantage to Perception checks (no more than 1/hour) if what they perceive would be something they don't want. </w:t>
      </w:r>
    </w:p>
    <w:p w14:paraId="725E633B" w14:textId="77777777" w:rsidR="00223BFC" w:rsidRDefault="00223BFC" w:rsidP="00223BFC">
      <w:r>
        <w:t>6.</w:t>
      </w:r>
      <w:r>
        <w:tab/>
        <w:t xml:space="preserve">Hallucinations. The character interacts with hallucinations as if they are real (as provided by the DM or conjured alone). </w:t>
      </w:r>
    </w:p>
    <w:p w14:paraId="2A11C1AD" w14:textId="77777777" w:rsidR="00223BFC" w:rsidRDefault="00223BFC" w:rsidP="00223BFC">
      <w:r>
        <w:t>7.</w:t>
      </w:r>
      <w:r>
        <w:tab/>
        <w:t>Elusiveness. The character prefers to hide or evade problems, confrontation, or frightful situations unless there is no other solution.</w:t>
      </w:r>
    </w:p>
    <w:p w14:paraId="063FCB6A" w14:textId="77777777" w:rsidR="00223BFC" w:rsidRDefault="00223BFC" w:rsidP="00223BFC">
      <w:r>
        <w:t>8.</w:t>
      </w:r>
      <w:r>
        <w:tab/>
        <w:t>Envy. The character is jealous towards other people’s accomplishments, and may seek to subvert them or claim them for themselves</w:t>
      </w:r>
    </w:p>
    <w:p w14:paraId="586B5282" w14:textId="77777777" w:rsidR="00223BFC" w:rsidRDefault="00223BFC" w:rsidP="00223BFC">
      <w:r>
        <w:t>9.</w:t>
      </w:r>
      <w:r>
        <w:tab/>
        <w:t xml:space="preserve">Narcissism. The character prefers to perform acts that can benefit itself directly. </w:t>
      </w:r>
    </w:p>
    <w:p w14:paraId="28493D7D" w14:textId="77777777" w:rsidR="00223BFC" w:rsidRDefault="00223BFC" w:rsidP="00223BFC">
      <w:r>
        <w:t>10.</w:t>
      </w:r>
      <w:r>
        <w:tab/>
        <w:t xml:space="preserve">Sociopathy. The character acts with antisocial behavior (manipulation, lying, lacking empathy, sincerity, or trustworthiness). This can be masked with a charming exterior or left blatant. </w:t>
      </w:r>
    </w:p>
    <w:p w14:paraId="1CC8AC58" w14:textId="77777777" w:rsidR="00223BFC" w:rsidRDefault="00223BFC" w:rsidP="00223BFC">
      <w:r>
        <w:t>11.</w:t>
      </w:r>
      <w:r>
        <w:tab/>
        <w:t xml:space="preserve">Sloth. The character's short rests take 30 extra minutes, and the character's long rests take two extra hours (10 hours). </w:t>
      </w:r>
    </w:p>
    <w:p w14:paraId="59886DD4" w14:textId="77777777" w:rsidR="00223BFC" w:rsidRDefault="00223BFC" w:rsidP="00223BFC">
      <w:r>
        <w:lastRenderedPageBreak/>
        <w:t>12.</w:t>
      </w:r>
      <w:r>
        <w:tab/>
        <w:t xml:space="preserve">Wroth. The character handles their problems with disproportionate violence. They prefer to seek out violent situations or to resolve issues (even with allies) by bullying or browbeating them over compromise. </w:t>
      </w:r>
    </w:p>
    <w:p w14:paraId="61EA5141" w14:textId="77777777" w:rsidR="00223BFC" w:rsidRDefault="00223BFC" w:rsidP="00223BFC"/>
    <w:p w14:paraId="753C1263" w14:textId="77777777" w:rsidR="00223BFC" w:rsidRDefault="00223BFC" w:rsidP="00223BFC">
      <w:r>
        <w:t xml:space="preserve">How insanity works isn't merely taking away agency, it's empowering the character to adapt with madness. Insanity in the Warcraft universe is not mundane mental disorders--it almost always has a subtle influence of the Old Gods, due to the curse of flesh warping nearly every sentient race to being, or a fantastical exaggeration of the broken psyche. To that superior psyche, every race has a backdoor. </w:t>
      </w:r>
    </w:p>
    <w:p w14:paraId="1C9A4FC3" w14:textId="77777777" w:rsidR="00223BFC" w:rsidRDefault="00223BFC" w:rsidP="00223BFC"/>
    <w:p w14:paraId="66F29F9D" w14:textId="77777777" w:rsidR="00223BFC" w:rsidRDefault="00223BFC" w:rsidP="00223BFC">
      <w:r w:rsidRPr="00223BFC">
        <w:rPr>
          <w:b/>
          <w:bCs/>
        </w:rPr>
        <w:t>Recovery.</w:t>
      </w:r>
      <w:r>
        <w:t xml:space="preserve"> Characters can recover from madness levels the same way they recover from exhaustion (once per long rest) so long as they stayed true to their coping mechanism when awake. A character must stay true to a coping mechanism for at least 24 full hours of staying awake.</w:t>
      </w:r>
    </w:p>
    <w:p w14:paraId="04E23796" w14:textId="77777777" w:rsidR="00223BFC" w:rsidRDefault="00223BFC"/>
    <w:p w14:paraId="757B1808" w14:textId="77777777" w:rsidR="00614F99" w:rsidRDefault="00614F99" w:rsidP="00223BFC">
      <w:pPr>
        <w:pStyle w:val="Heading2"/>
      </w:pPr>
      <w:bookmarkStart w:id="4223" w:name="_Toc54196476"/>
      <w:r>
        <w:t>Cabal Casting and Cooperative Crafting</w:t>
      </w:r>
      <w:bookmarkEnd w:id="4223"/>
    </w:p>
    <w:p w14:paraId="0E55E0FF" w14:textId="77777777" w:rsidR="00614F99" w:rsidRPr="004D69A3" w:rsidRDefault="00614F99" w:rsidP="00614F99">
      <w:pPr>
        <w:rPr>
          <w:i/>
          <w:iCs/>
        </w:rPr>
      </w:pPr>
      <w:r>
        <w:rPr>
          <w:i/>
          <w:iCs/>
        </w:rPr>
        <w:t>Optional Rule</w:t>
      </w:r>
    </w:p>
    <w:p w14:paraId="0FA5544E" w14:textId="77777777" w:rsidR="00614F99" w:rsidRDefault="00614F99">
      <w:r>
        <w:t xml:space="preserve">Warlocks of the Burning Legion </w:t>
      </w:r>
      <w:r w:rsidRPr="004D69A3">
        <w:t xml:space="preserve">and necromancers </w:t>
      </w:r>
      <w:r>
        <w:t xml:space="preserve">of the Scourge </w:t>
      </w:r>
      <w:r w:rsidRPr="004D69A3">
        <w:t xml:space="preserve">are known to organize cabals and circles of power to channel their strength into beyond their normal limits. </w:t>
      </w:r>
      <w:r>
        <w:t xml:space="preserve">Similarly, goblin and gnomish tinkers have pooled their knowledge and expertise to cooperatively craft devices beyond the skill of any individual craftsperson. </w:t>
      </w:r>
    </w:p>
    <w:p w14:paraId="549FFA9E" w14:textId="77777777" w:rsidR="00614F99" w:rsidRPr="004D69A3" w:rsidRDefault="00614F99">
      <w:r>
        <w:t xml:space="preserve">Both concepts have an underlying basis: </w:t>
      </w:r>
      <w:r w:rsidRPr="00E95E1F">
        <w:rPr>
          <w:i/>
          <w:iCs/>
        </w:rPr>
        <w:t>the whole is more than the sum of its parts</w:t>
      </w:r>
      <w:r>
        <w:t xml:space="preserve">. </w:t>
      </w:r>
    </w:p>
    <w:p w14:paraId="185E67C7" w14:textId="77777777" w:rsidR="00614F99" w:rsidRDefault="00614F99" w:rsidP="00614F99">
      <w:pPr>
        <w:tabs>
          <w:tab w:val="left" w:pos="2016"/>
        </w:tabs>
      </w:pPr>
    </w:p>
    <w:p w14:paraId="78BFF1BD" w14:textId="77777777" w:rsidR="00614F99" w:rsidRDefault="00614F99">
      <w:pPr>
        <w:tabs>
          <w:tab w:val="left" w:pos="2016"/>
        </w:tabs>
      </w:pPr>
      <w:r>
        <w:t xml:space="preserve">Mages and wizards of the Kirin Tor have long looked down on cabal casting, but have confronted the utility of them when orc warlocks who are less trained in magical arts </w:t>
      </w:r>
      <w:r w:rsidR="003270D2">
        <w:t>bested their mage counterparts. They, too, however, recognize the strength in unity, as evidenced by those learned enough to know about the Guardians of Tirisfal, or of the great fire ritual used by the wizards of Arathor against the Troll empire ages past.</w:t>
      </w:r>
    </w:p>
    <w:p w14:paraId="76A9E58E" w14:textId="77777777" w:rsidR="00614F99" w:rsidRDefault="00614F99" w:rsidP="00614F99">
      <w:pPr>
        <w:tabs>
          <w:tab w:val="left" w:pos="2016"/>
        </w:tabs>
      </w:pPr>
    </w:p>
    <w:p w14:paraId="6ED86933" w14:textId="77777777" w:rsidR="003270D2" w:rsidRPr="00C52D6E" w:rsidRDefault="003270D2" w:rsidP="00E95E1F">
      <w:pPr>
        <w:pStyle w:val="Heading3"/>
      </w:pPr>
      <w:bookmarkStart w:id="4224" w:name="_Toc54196477"/>
      <w:r>
        <w:t>Cabal Spellcasting</w:t>
      </w:r>
      <w:bookmarkEnd w:id="4224"/>
    </w:p>
    <w:p w14:paraId="7F48CA07" w14:textId="77777777" w:rsidR="00B512E2" w:rsidRDefault="00B512E2" w:rsidP="00B512E2">
      <w:r>
        <w:t xml:space="preserve">Any casters of the same casting class (or derivatives, such as warlock and demon hunter, or mage and spell breaker) can pool their powers by willingly entering into a cabal circle. The circle need not be physical, but communication must be instantaneous (such as by using telepathy), and the members must be focused entirely on the task (treated as if they are channeling). </w:t>
      </w:r>
    </w:p>
    <w:p w14:paraId="267B5C2A" w14:textId="77777777" w:rsidR="00B512E2" w:rsidRDefault="00B512E2" w:rsidP="00B512E2"/>
    <w:p w14:paraId="658B8734" w14:textId="77777777" w:rsidR="00B512E2" w:rsidRPr="00E95E1F" w:rsidRDefault="00B512E2" w:rsidP="00B512E2">
      <w:pPr>
        <w:rPr>
          <w:i/>
          <w:iCs/>
        </w:rPr>
      </w:pPr>
      <w:r>
        <w:rPr>
          <w:i/>
          <w:iCs/>
        </w:rPr>
        <w:t>Entering a Cabal</w:t>
      </w:r>
    </w:p>
    <w:p w14:paraId="34CECED3" w14:textId="77777777" w:rsidR="00B512E2" w:rsidRDefault="00B512E2" w:rsidP="00B512E2">
      <w:r>
        <w:t xml:space="preserve">Entering into a cabal consumes your movement for that round as you focus your attention, and you are treated as if you are channeling for the duration of the cabal chain. If you lose concentration, you exit the cabal until you establish yourself as a member in the chain once more. </w:t>
      </w:r>
    </w:p>
    <w:p w14:paraId="7CE154EF" w14:textId="77777777" w:rsidR="00B512E2" w:rsidRDefault="00B512E2" w:rsidP="00B512E2">
      <w:r>
        <w:t>When entering into a cabal chain, you must either defer to the existing head of the cabal, or propose yourself as cabal leader. Only the cabal leader may decide on the focus of the cabal’s attention.</w:t>
      </w:r>
    </w:p>
    <w:p w14:paraId="6B843E52" w14:textId="77777777" w:rsidR="00B512E2" w:rsidRDefault="00B512E2" w:rsidP="00B512E2"/>
    <w:p w14:paraId="4B57C666" w14:textId="77777777" w:rsidR="003270D2" w:rsidRDefault="003270D2">
      <w:r>
        <w:t>When the cabal leader casts a spell, all the other cabal members must focus their attention on the spell. If at least one member choses to refrain, the cabal leader is roughly aware of the missing focus, and may choose to cancel casting the spell. If all members focus their attention, the spell level is heightened according to the number of members in the cabal, see below.</w:t>
      </w:r>
      <w:r w:rsidR="00076DFE">
        <w:t xml:space="preserve"> </w:t>
      </w:r>
    </w:p>
    <w:p w14:paraId="01632594" w14:textId="77777777" w:rsidR="003270D2" w:rsidRDefault="003270D2"/>
    <w:p w14:paraId="53A54F2B" w14:textId="77777777" w:rsidR="003270D2" w:rsidRPr="00E95E1F" w:rsidRDefault="003270D2">
      <w:pPr>
        <w:rPr>
          <w:b/>
          <w:bCs/>
        </w:rPr>
      </w:pPr>
      <w:r>
        <w:rPr>
          <w:b/>
          <w:bCs/>
        </w:rPr>
        <w:t xml:space="preserve">Members </w:t>
      </w:r>
      <w:r>
        <w:rPr>
          <w:b/>
          <w:bCs/>
        </w:rPr>
        <w:tab/>
      </w:r>
      <w:r w:rsidR="00A03002">
        <w:rPr>
          <w:b/>
          <w:bCs/>
        </w:rPr>
        <w:t xml:space="preserve">Caster Level </w:t>
      </w:r>
      <w:r w:rsidR="00A03002">
        <w:rPr>
          <w:b/>
          <w:bCs/>
        </w:rPr>
        <w:tab/>
      </w:r>
      <w:r>
        <w:rPr>
          <w:b/>
          <w:bCs/>
        </w:rPr>
        <w:t>Spell Levels Heightened</w:t>
      </w:r>
    </w:p>
    <w:p w14:paraId="07DB0B81" w14:textId="77777777" w:rsidR="003270D2" w:rsidRDefault="003270D2" w:rsidP="003270D2">
      <w:r>
        <w:lastRenderedPageBreak/>
        <w:t>3</w:t>
      </w:r>
      <w:r>
        <w:tab/>
      </w:r>
      <w:r>
        <w:tab/>
      </w:r>
      <w:r w:rsidR="00A03002">
        <w:t>+2</w:t>
      </w:r>
      <w:r w:rsidR="00A03002">
        <w:tab/>
      </w:r>
      <w:r w:rsidR="00A03002">
        <w:tab/>
      </w:r>
      <w:r>
        <w:t>+1</w:t>
      </w:r>
    </w:p>
    <w:p w14:paraId="7954FB7F" w14:textId="77777777" w:rsidR="003270D2" w:rsidRDefault="003270D2" w:rsidP="003270D2">
      <w:r>
        <w:t>7</w:t>
      </w:r>
      <w:r>
        <w:tab/>
      </w:r>
      <w:r>
        <w:tab/>
      </w:r>
      <w:r w:rsidR="00A03002">
        <w:t>+4</w:t>
      </w:r>
      <w:r w:rsidR="00A03002">
        <w:tab/>
      </w:r>
      <w:r w:rsidR="00A03002">
        <w:tab/>
      </w:r>
      <w:r>
        <w:t>+2</w:t>
      </w:r>
    </w:p>
    <w:p w14:paraId="4C413AB6" w14:textId="77777777" w:rsidR="003270D2" w:rsidRDefault="003270D2" w:rsidP="003270D2">
      <w:r>
        <w:t>13</w:t>
      </w:r>
      <w:r>
        <w:tab/>
      </w:r>
      <w:r>
        <w:tab/>
      </w:r>
      <w:r w:rsidR="00A03002">
        <w:t>+6</w:t>
      </w:r>
      <w:r w:rsidR="00A03002">
        <w:tab/>
      </w:r>
      <w:r w:rsidR="00A03002">
        <w:tab/>
      </w:r>
      <w:r>
        <w:t>+3</w:t>
      </w:r>
    </w:p>
    <w:p w14:paraId="7D763074" w14:textId="77777777" w:rsidR="003270D2" w:rsidRDefault="003270D2" w:rsidP="003270D2">
      <w:r>
        <w:t>42</w:t>
      </w:r>
      <w:r>
        <w:tab/>
      </w:r>
      <w:r>
        <w:tab/>
      </w:r>
      <w:r w:rsidR="00A03002">
        <w:t>+8</w:t>
      </w:r>
      <w:r w:rsidR="00A03002">
        <w:tab/>
      </w:r>
      <w:r w:rsidR="00A03002">
        <w:tab/>
      </w:r>
      <w:r>
        <w:t>+4</w:t>
      </w:r>
    </w:p>
    <w:p w14:paraId="3A2DD843" w14:textId="77777777" w:rsidR="003270D2" w:rsidRPr="00E302B2" w:rsidRDefault="003270D2" w:rsidP="003270D2">
      <w:r>
        <w:t>101</w:t>
      </w:r>
      <w:r>
        <w:tab/>
      </w:r>
      <w:r>
        <w:tab/>
      </w:r>
      <w:r w:rsidR="00A03002">
        <w:t>+10</w:t>
      </w:r>
      <w:r w:rsidR="00A03002">
        <w:tab/>
      </w:r>
      <w:r w:rsidR="00A03002">
        <w:tab/>
      </w:r>
      <w:r>
        <w:t>+5</w:t>
      </w:r>
    </w:p>
    <w:p w14:paraId="0BCE6194" w14:textId="77777777" w:rsidR="003270D2" w:rsidRDefault="003270D2" w:rsidP="003270D2"/>
    <w:p w14:paraId="07821913" w14:textId="77777777" w:rsidR="00A03002" w:rsidRDefault="00A03002">
      <w:r>
        <w:t>When participating in cabal casting, each spellcaster in the cabal (as well as the cabal leader) must spend the resources to cast the specific spell (or their highest-level spell if they cannot access it) to empower the leader’s chosen spell. This applies to all resources required by the spell</w:t>
      </w:r>
      <w:r w:rsidR="00076DFE">
        <w:t xml:space="preserve">, except consumable </w:t>
      </w:r>
      <w:r>
        <w:t xml:space="preserve">material </w:t>
      </w:r>
      <w:r w:rsidR="00076DFE">
        <w:t>components; which are paid for once for each spell level heightened (once at 3 members, twice at 7 members, etc.)</w:t>
      </w:r>
      <w:r>
        <w:t xml:space="preserve">. </w:t>
      </w:r>
    </w:p>
    <w:p w14:paraId="2508AB1F" w14:textId="77777777" w:rsidR="00091F9C" w:rsidRDefault="00A03002">
      <w:r>
        <w:t>Furthermore, t</w:t>
      </w:r>
      <w:r w:rsidR="00091F9C">
        <w:t xml:space="preserve">he spell </w:t>
      </w:r>
      <w:r>
        <w:t xml:space="preserve">focused on </w:t>
      </w:r>
      <w:r w:rsidR="00091F9C">
        <w:t xml:space="preserve">must be a spell level all the members can cast, or at least of a spell level within </w:t>
      </w:r>
      <w:r w:rsidR="00B512E2">
        <w:t>two</w:t>
      </w:r>
      <w:r w:rsidR="00091F9C">
        <w:t xml:space="preserve"> spell levels of the lowest-skilled member. Hence, a 20th level warlock (spell level 9), can join forces with a 20th level demon hunter (spell level 5) to cabal cast up to </w:t>
      </w:r>
      <w:r w:rsidR="00B512E2">
        <w:t>7</w:t>
      </w:r>
      <w:r w:rsidR="00091F9C">
        <w:t xml:space="preserve">th level spells, but not </w:t>
      </w:r>
      <w:r w:rsidR="00B512E2">
        <w:t xml:space="preserve">8th nor </w:t>
      </w:r>
      <w:r w:rsidR="00091F9C">
        <w:t xml:space="preserve">9th level spells. </w:t>
      </w:r>
    </w:p>
    <w:p w14:paraId="58998719" w14:textId="77777777" w:rsidR="00091F9C" w:rsidRDefault="00091F9C" w:rsidP="003270D2"/>
    <w:p w14:paraId="14E0A4D3" w14:textId="77777777" w:rsidR="00E21C5B" w:rsidRDefault="00E21C5B" w:rsidP="00E21C5B">
      <w:r>
        <w:t xml:space="preserve">Instead of casting a spell, a cabal leader may instead have their effective caster level increased for the purposes of accessing spell scrolls of higher level without penalty. </w:t>
      </w:r>
    </w:p>
    <w:p w14:paraId="091FE4DC" w14:textId="77777777" w:rsidR="00E21C5B" w:rsidRDefault="00E21C5B" w:rsidP="00E21C5B"/>
    <w:p w14:paraId="279B73DC" w14:textId="77777777" w:rsidR="00B512E2" w:rsidRDefault="00A03002" w:rsidP="00B512E2">
      <w:r>
        <w:t xml:space="preserve">When the spell’s casting time is complete, the cabal leader must roll an Intelligence (Arcana) skill check against a DC of 10. If the participants include a character of a different casting class but who shares the spell list (or has the spell on their spell list), the DC is 15 as the leader consolidates different magical traditions. </w:t>
      </w:r>
      <w:r w:rsidR="00B512E2">
        <w:t>If there is a skill that is more appropriate than Intelligence (Arcana), such as when priests use cabal casting</w:t>
      </w:r>
      <w:r w:rsidR="00A46AB5">
        <w:t>, or if there is another ability score more appropriate (such as Charisma (Arcana) for warlocks)</w:t>
      </w:r>
      <w:r w:rsidR="00B512E2">
        <w:t xml:space="preserve">, then that skill </w:t>
      </w:r>
      <w:r w:rsidR="00A46AB5">
        <w:t xml:space="preserve">or ability score </w:t>
      </w:r>
      <w:r w:rsidR="00B512E2">
        <w:t>is required instead.</w:t>
      </w:r>
    </w:p>
    <w:p w14:paraId="11B891A5" w14:textId="77777777" w:rsidR="00A03002" w:rsidRDefault="00A03002"/>
    <w:p w14:paraId="70B82ECC" w14:textId="77777777" w:rsidR="00A03002" w:rsidRPr="00E95E1F" w:rsidRDefault="00A03002" w:rsidP="003270D2">
      <w:pPr>
        <w:rPr>
          <w:i/>
          <w:iCs/>
        </w:rPr>
      </w:pPr>
      <w:r>
        <w:rPr>
          <w:i/>
          <w:iCs/>
        </w:rPr>
        <w:t>Successful Cabal Casting</w:t>
      </w:r>
    </w:p>
    <w:p w14:paraId="64E8295D" w14:textId="77777777" w:rsidR="00B512E2" w:rsidRDefault="00B512E2" w:rsidP="00B512E2">
      <w:r>
        <w:t xml:space="preserve">On a success, the cabal’s efforts succeeded, and the spell is cast as if cast from a higher level (increasing the spell’s effects as normally described), and each member has to make a successful Constitution saving throw against a DC of 10 or suffer one level of exhaustion. </w:t>
      </w:r>
    </w:p>
    <w:p w14:paraId="3987CC4C" w14:textId="77777777" w:rsidR="00A03002" w:rsidRDefault="00A03002">
      <w:r>
        <w:t xml:space="preserve">The spell acts as if the cabal leader had cast it for all purposes (such as who must concentrate, who a conjured creature obeys, etc.). </w:t>
      </w:r>
    </w:p>
    <w:p w14:paraId="29B54E96" w14:textId="77777777" w:rsidR="00A03002" w:rsidRDefault="00A03002">
      <w:r>
        <w:t xml:space="preserve">Depending on the number of allies with you, the potential number of spell levels the spell you cast increases (up to a maximum spell level of 9). </w:t>
      </w:r>
    </w:p>
    <w:p w14:paraId="2B949534" w14:textId="77777777" w:rsidR="003270D2" w:rsidRDefault="00091F9C">
      <w:r>
        <w:t xml:space="preserve">When a spell is heightened, the </w:t>
      </w:r>
      <w:r w:rsidR="003270D2">
        <w:t xml:space="preserve">cabal leader may choose to apply one of the following </w:t>
      </w:r>
      <w:r>
        <w:t xml:space="preserve">Metamagic </w:t>
      </w:r>
      <w:r w:rsidR="003270D2">
        <w:t>effects</w:t>
      </w:r>
      <w:r>
        <w:t xml:space="preserve"> instead of heightening the spell (such as if when the spell has no effect when heightened)</w:t>
      </w:r>
      <w:r w:rsidR="003270D2">
        <w:t xml:space="preserve">: </w:t>
      </w:r>
    </w:p>
    <w:p w14:paraId="7E2CB504" w14:textId="77777777" w:rsidR="00091F9C" w:rsidRPr="00541781" w:rsidRDefault="00091F9C">
      <w:pPr>
        <w:pStyle w:val="ListParagraph"/>
        <w:numPr>
          <w:ilvl w:val="0"/>
          <w:numId w:val="59"/>
        </w:numPr>
        <w:rPr>
          <w:i/>
          <w:iCs/>
        </w:rPr>
      </w:pPr>
      <w:r>
        <w:rPr>
          <w:i/>
          <w:iCs/>
        </w:rPr>
        <w:t>Accurate</w:t>
      </w:r>
      <w:r w:rsidRPr="00091F9C">
        <w:rPr>
          <w:i/>
          <w:iCs/>
        </w:rPr>
        <w:t xml:space="preserve"> Spell</w:t>
      </w:r>
      <w:r>
        <w:rPr>
          <w:i/>
          <w:iCs/>
        </w:rPr>
        <w:t xml:space="preserve">. </w:t>
      </w:r>
      <w:r w:rsidRPr="00541781">
        <w:t>When you cast a spell that requires a saving throw</w:t>
      </w:r>
      <w:r>
        <w:t xml:space="preserve"> or spell attack roll</w:t>
      </w:r>
      <w:r w:rsidRPr="00541781">
        <w:t xml:space="preserve">, your spell save DC </w:t>
      </w:r>
      <w:r>
        <w:t xml:space="preserve">or spell attack roll bonus </w:t>
      </w:r>
      <w:r w:rsidRPr="00541781">
        <w:t xml:space="preserve">is increased by </w:t>
      </w:r>
      <w:r>
        <w:t>1</w:t>
      </w:r>
      <w:r w:rsidRPr="00541781">
        <w:t>.</w:t>
      </w:r>
      <w:r>
        <w:t xml:space="preserve"> This costs 1 spell levels, or 2 if you increase the bonus by 2 instead.</w:t>
      </w:r>
    </w:p>
    <w:p w14:paraId="14296573" w14:textId="77777777" w:rsidR="003270D2" w:rsidRPr="003270D2" w:rsidRDefault="003270D2">
      <w:pPr>
        <w:pStyle w:val="ListParagraph"/>
        <w:numPr>
          <w:ilvl w:val="0"/>
          <w:numId w:val="59"/>
        </w:numPr>
      </w:pPr>
      <w:r w:rsidRPr="00E95E1F">
        <w:rPr>
          <w:i/>
          <w:iCs/>
        </w:rPr>
        <w:t>Careful Metamagic</w:t>
      </w:r>
      <w:r>
        <w:rPr>
          <w:i/>
          <w:iCs/>
        </w:rPr>
        <w:t xml:space="preserve">. </w:t>
      </w:r>
      <w:r w:rsidRPr="003270D2">
        <w:t xml:space="preserve">When you cast a spell that forces other creatures to make a saving throw, you can protect some of those creatures from the spell’s full force. </w:t>
      </w:r>
      <w:r>
        <w:t xml:space="preserve">You may choose </w:t>
      </w:r>
      <w:r w:rsidRPr="003270D2">
        <w:t xml:space="preserve">a number of creatures up to your </w:t>
      </w:r>
      <w:r>
        <w:t xml:space="preserve">spellcasting </w:t>
      </w:r>
      <w:r w:rsidRPr="003270D2">
        <w:t xml:space="preserve">modifier (minimum of one creature). A chosen creature automatically succeeds on its </w:t>
      </w:r>
      <w:r>
        <w:t xml:space="preserve">saving throw against the spell. This costs 1 spell level. </w:t>
      </w:r>
    </w:p>
    <w:p w14:paraId="13259E28" w14:textId="77777777" w:rsidR="003270D2" w:rsidRPr="003270D2" w:rsidRDefault="003270D2">
      <w:pPr>
        <w:pStyle w:val="ListParagraph"/>
        <w:numPr>
          <w:ilvl w:val="0"/>
          <w:numId w:val="59"/>
        </w:numPr>
      </w:pPr>
      <w:r>
        <w:rPr>
          <w:i/>
          <w:iCs/>
        </w:rPr>
        <w:t xml:space="preserve">Distant Metamagic. </w:t>
      </w:r>
      <w:r w:rsidRPr="003270D2">
        <w:t>When you cast a spell that has a range of 5 feet or greater, you can double the range of the spell. When you cast a spell that has a range of touch, you can make the range of the spell 30 feet.</w:t>
      </w:r>
      <w:r>
        <w:t xml:space="preserve"> This costs 1 spell level. </w:t>
      </w:r>
    </w:p>
    <w:p w14:paraId="253132E9" w14:textId="77777777" w:rsidR="003270D2" w:rsidRDefault="003270D2">
      <w:pPr>
        <w:pStyle w:val="ListParagraph"/>
        <w:numPr>
          <w:ilvl w:val="0"/>
          <w:numId w:val="59"/>
        </w:numPr>
      </w:pPr>
      <w:r w:rsidRPr="00091F9C">
        <w:rPr>
          <w:i/>
          <w:iCs/>
        </w:rPr>
        <w:lastRenderedPageBreak/>
        <w:t xml:space="preserve">Empowered Metamagic: </w:t>
      </w:r>
      <w:r>
        <w:t>When you roll damage for a spell, you can reroll a number of the damage dice up to your spellcasting modifier (minimum of one). You must use the new rolls.</w:t>
      </w:r>
      <w:r w:rsidR="00091F9C">
        <w:t xml:space="preserve"> </w:t>
      </w:r>
      <w:r>
        <w:t>You can use Empowered Spell even if you have already used a different Metamagic option d</w:t>
      </w:r>
      <w:r w:rsidR="00091F9C">
        <w:t xml:space="preserve">uring the casting of the spell. This costs 1 spell level. </w:t>
      </w:r>
    </w:p>
    <w:p w14:paraId="6B7AC7F8" w14:textId="77777777" w:rsidR="00091F9C" w:rsidRPr="00091F9C" w:rsidRDefault="00091F9C">
      <w:pPr>
        <w:pStyle w:val="ListParagraph"/>
        <w:numPr>
          <w:ilvl w:val="0"/>
          <w:numId w:val="59"/>
        </w:numPr>
      </w:pPr>
      <w:r>
        <w:rPr>
          <w:i/>
          <w:iCs/>
        </w:rPr>
        <w:t xml:space="preserve">Extended Metamagic. </w:t>
      </w:r>
      <w:r w:rsidRPr="00091F9C">
        <w:t xml:space="preserve">When you cast a spell that has a duration of 1 minute or longer, </w:t>
      </w:r>
      <w:r>
        <w:t xml:space="preserve">you can </w:t>
      </w:r>
      <w:r w:rsidRPr="00091F9C">
        <w:t>double its duration, to a maximum duration of 24 hours.</w:t>
      </w:r>
      <w:r>
        <w:t xml:space="preserve"> This costs 1 spell level. </w:t>
      </w:r>
    </w:p>
    <w:p w14:paraId="60565F31" w14:textId="77777777" w:rsidR="00091F9C" w:rsidRPr="00091F9C" w:rsidRDefault="00091F9C">
      <w:pPr>
        <w:pStyle w:val="ListParagraph"/>
        <w:numPr>
          <w:ilvl w:val="0"/>
          <w:numId w:val="59"/>
        </w:numPr>
      </w:pPr>
      <w:r>
        <w:rPr>
          <w:i/>
          <w:iCs/>
        </w:rPr>
        <w:t xml:space="preserve">Intensified Metamagic. </w:t>
      </w:r>
      <w:r w:rsidRPr="00091F9C">
        <w:t>When you cast a spell that forces a creature to make a saving throw to resist its effects, you can give one target of the spell disadvantage on its first saving throw made against the spell.</w:t>
      </w:r>
      <w:r>
        <w:t xml:space="preserve"> This costs 3 spell levels. </w:t>
      </w:r>
    </w:p>
    <w:p w14:paraId="6C8EBC6E" w14:textId="77777777" w:rsidR="00091F9C" w:rsidRDefault="00091F9C">
      <w:pPr>
        <w:pStyle w:val="ListParagraph"/>
        <w:numPr>
          <w:ilvl w:val="0"/>
          <w:numId w:val="59"/>
        </w:numPr>
      </w:pPr>
      <w:r>
        <w:rPr>
          <w:i/>
          <w:iCs/>
        </w:rPr>
        <w:t xml:space="preserve">Quickened Metamagic. </w:t>
      </w:r>
      <w:r w:rsidRPr="00091F9C">
        <w:t>When you cast a spell that has a casting time of 1 action, you can change the casting time to 1 bonus action for this casting.</w:t>
      </w:r>
      <w:r>
        <w:t xml:space="preserve"> This costs 2 spell levels. You can hold a quickened spell as a cabal leader for up to 1 hour, although you bear signs of holding such trapped power. </w:t>
      </w:r>
    </w:p>
    <w:p w14:paraId="3ADFBBCD" w14:textId="77777777" w:rsidR="00091F9C" w:rsidRPr="00E95E1F" w:rsidRDefault="00091F9C">
      <w:pPr>
        <w:pStyle w:val="ListParagraph"/>
        <w:numPr>
          <w:ilvl w:val="0"/>
          <w:numId w:val="59"/>
        </w:numPr>
      </w:pPr>
      <w:r>
        <w:rPr>
          <w:i/>
          <w:iCs/>
        </w:rPr>
        <w:t>Reabsorb Metamagic.</w:t>
      </w:r>
      <w:r>
        <w:t xml:space="preserve"> When you cast a spell modified with this Metamagic, you regain half the resources spent on casting it (minimum 0 mana or 0 gp in material components) if the target succeeds on their first saving throw against the spell, or if you fail your first attack roll to affect the target.</w:t>
      </w:r>
      <w:r w:rsidR="00B512E2">
        <w:t xml:space="preserve"> This costs 1 spell level. </w:t>
      </w:r>
    </w:p>
    <w:p w14:paraId="34347A6B" w14:textId="77777777" w:rsidR="00091F9C" w:rsidRPr="00091F9C" w:rsidRDefault="00091F9C">
      <w:pPr>
        <w:pStyle w:val="ListParagraph"/>
        <w:numPr>
          <w:ilvl w:val="0"/>
          <w:numId w:val="59"/>
        </w:numPr>
      </w:pPr>
      <w:r>
        <w:rPr>
          <w:i/>
          <w:iCs/>
        </w:rPr>
        <w:t xml:space="preserve">Subtle Metamagic. </w:t>
      </w:r>
      <w:r w:rsidRPr="00091F9C">
        <w:t>When you cast a spell, you can cast it without any somatic or verbal components.</w:t>
      </w:r>
      <w:r>
        <w:t xml:space="preserve"> This costs 1 spell level. </w:t>
      </w:r>
    </w:p>
    <w:p w14:paraId="5C4937A2" w14:textId="77777777" w:rsidR="003270D2" w:rsidRDefault="00091F9C" w:rsidP="00E95E1F">
      <w:pPr>
        <w:pStyle w:val="ListParagraph"/>
        <w:numPr>
          <w:ilvl w:val="0"/>
          <w:numId w:val="59"/>
        </w:numPr>
      </w:pPr>
      <w:r w:rsidRPr="00091F9C">
        <w:rPr>
          <w:i/>
          <w:iCs/>
        </w:rPr>
        <w:t xml:space="preserve">Twinned Spell. </w:t>
      </w:r>
      <w:r>
        <w:t xml:space="preserve">When you cast a spell that targets only one creature and doesn’t have a range of self, you can target a second creature in range with the same spell. To be eligible, a spell must be incapable of targeting more than one creature at the spell’s current level. For example, magic missile and scorching ray aren’t eligible, but ray of frost and chromatic orb are. This costs 1 spell level for each level of the spell that is used. </w:t>
      </w:r>
    </w:p>
    <w:p w14:paraId="7FE816BE" w14:textId="77777777" w:rsidR="003270D2" w:rsidRDefault="003270D2"/>
    <w:p w14:paraId="05BD6F83" w14:textId="77777777" w:rsidR="00B512E2" w:rsidRDefault="00B512E2">
      <w:r>
        <w:t xml:space="preserve">In another example, a 9th level mage casting the </w:t>
      </w:r>
      <w:r w:rsidRPr="0008745D">
        <w:rPr>
          <w:i/>
          <w:iCs/>
        </w:rPr>
        <w:t>geas</w:t>
      </w:r>
      <w:r>
        <w:t xml:space="preserve"> spell with 7 allies (minimum level to contribute is level 5 wizards for two spell levels’ difference) heightens the spell by 2 spell levels, allowing the spell to act as if a 7th level spell. The duration of the spell becomes 1 year instead of 30 days (a feat which normally requires a 13th level wizard and a higher spell level). Instead of heightening the spell to 7th level, the cabal leader can instead use the 2 spell levels to apply the Distant and Subtle Metamagic effects, both increasing the range to 120 feet and removing all signs of spellcasting. </w:t>
      </w:r>
    </w:p>
    <w:p w14:paraId="4F6BAB10" w14:textId="77777777" w:rsidR="00B512E2" w:rsidRDefault="00B512E2"/>
    <w:p w14:paraId="708E60AC" w14:textId="77777777" w:rsidR="00B512E2" w:rsidRDefault="00B512E2" w:rsidP="00614F99">
      <w:pPr>
        <w:rPr>
          <w:i/>
          <w:iCs/>
        </w:rPr>
      </w:pPr>
      <w:r>
        <w:rPr>
          <w:i/>
          <w:iCs/>
        </w:rPr>
        <w:t>Failed Cabal Casting</w:t>
      </w:r>
    </w:p>
    <w:p w14:paraId="211F9ADA" w14:textId="77777777" w:rsidR="00B512E2" w:rsidRDefault="00B512E2" w:rsidP="00B512E2">
      <w:r>
        <w:t xml:space="preserve">On a failure by the cabal leader, 10% of the participants in the cabal (randomly chosen) are subject to system shock (as described in the Dungeon Master’s Guide, page 273) or a Wild Magic Surge (as described in the Player’s Handbook, page 98), DM’s choice. If the cabal leader is chosen by random, the cabal leader may attempt another skill check (against a DC of 20 instead of 10) to avoid being targeted, shifting the effect to another random participant instead. </w:t>
      </w:r>
    </w:p>
    <w:p w14:paraId="5484541E" w14:textId="77777777" w:rsidR="00B512E2" w:rsidRDefault="00B512E2" w:rsidP="00614F99">
      <w:pPr>
        <w:rPr>
          <w:i/>
          <w:iCs/>
        </w:rPr>
      </w:pPr>
    </w:p>
    <w:p w14:paraId="739BE234" w14:textId="77777777" w:rsidR="00E21C5B" w:rsidRDefault="00E21C5B" w:rsidP="00E21C5B">
      <w:r>
        <w:t xml:space="preserve">For example, 3 apprentice mages (of caster levels 3) can pool their power together, increasing their chosen leader’s caster level to 5, allowing their leader to heighten their </w:t>
      </w:r>
      <w:r>
        <w:rPr>
          <w:i/>
          <w:iCs/>
        </w:rPr>
        <w:t xml:space="preserve">burning hands </w:t>
      </w:r>
      <w:r>
        <w:t xml:space="preserve">spell to 3rd level. If the cabal leader has a </w:t>
      </w:r>
      <w:r w:rsidRPr="00541781">
        <w:rPr>
          <w:i/>
          <w:iCs/>
        </w:rPr>
        <w:t>fireball</w:t>
      </w:r>
      <w:r>
        <w:t xml:space="preserve"> scroll ready, he can cast it without risking a mishap. If the leader failed their Intelligence (Arcana) check, one of them is subject to either system shock or a Wild Magic surge.</w:t>
      </w:r>
    </w:p>
    <w:p w14:paraId="3E41E6E4" w14:textId="77777777" w:rsidR="00E21C5B" w:rsidRDefault="00E21C5B" w:rsidP="00614F99">
      <w:pPr>
        <w:rPr>
          <w:i/>
          <w:iCs/>
        </w:rPr>
      </w:pPr>
    </w:p>
    <w:p w14:paraId="0143985E" w14:textId="77777777" w:rsidR="00614F99" w:rsidRPr="00E95E1F" w:rsidRDefault="00B512E2" w:rsidP="00614F99">
      <w:pPr>
        <w:rPr>
          <w:i/>
          <w:iCs/>
        </w:rPr>
      </w:pPr>
      <w:r>
        <w:rPr>
          <w:i/>
          <w:iCs/>
        </w:rPr>
        <w:t>Sub-Cabals</w:t>
      </w:r>
    </w:p>
    <w:p w14:paraId="1938F1F8" w14:textId="77777777" w:rsidR="00B512E2" w:rsidRDefault="00B512E2">
      <w:r>
        <w:lastRenderedPageBreak/>
        <w:t xml:space="preserve">If the difference in accessed spell levels is too great, cabal members can form sub-cabals, each counting as their own sub-cabal leader, but acting as cabal members for the purpose of the main cabal. </w:t>
      </w:r>
    </w:p>
    <w:p w14:paraId="38A763D4" w14:textId="77777777" w:rsidR="00614F99" w:rsidRDefault="00B512E2">
      <w:r>
        <w:t xml:space="preserve">For example, </w:t>
      </w:r>
      <w:r w:rsidR="00614F99">
        <w:t xml:space="preserve">101 1st level </w:t>
      </w:r>
      <w:r>
        <w:t xml:space="preserve">priests </w:t>
      </w:r>
      <w:r w:rsidR="00614F99">
        <w:t>led by a particularly gifted student (the highest in Intelligence (</w:t>
      </w:r>
      <w:r>
        <w:t>Religion</w:t>
      </w:r>
      <w:r w:rsidR="00614F99">
        <w:t xml:space="preserve">) or the relevant skill) will act as if they access 5th level spells, and count as </w:t>
      </w:r>
      <w:r>
        <w:t>a single eligible member</w:t>
      </w:r>
      <w:r w:rsidR="00614F99">
        <w:t xml:space="preserve"> for </w:t>
      </w:r>
      <w:r>
        <w:t>a cabal formed by a priest of 13th level to cast a 7th level spell</w:t>
      </w:r>
      <w:r w:rsidR="00614F99">
        <w:t xml:space="preserve">. </w:t>
      </w:r>
    </w:p>
    <w:p w14:paraId="08AD8BDB" w14:textId="77777777" w:rsidR="00614F99" w:rsidRDefault="00614F99">
      <w:r>
        <w:t xml:space="preserve">There is no limit for the number of sub-cabals (or sub-sub cabals), but </w:t>
      </w:r>
      <w:r w:rsidR="00B512E2">
        <w:t xml:space="preserve">a failure of the cabal leader cascades to all sub-cabals below them, exposing them to </w:t>
      </w:r>
      <w:r>
        <w:t xml:space="preserve">disruptions, system shock failures, exhaustion for participants, or Wild Magic Surges. </w:t>
      </w:r>
      <w:r w:rsidR="00076DFE">
        <w:t>A failure by a cabal leader who is a member of the main cabal causes them to temporarily exit the cabal.</w:t>
      </w:r>
    </w:p>
    <w:p w14:paraId="04DB0576" w14:textId="77777777" w:rsidR="00614F99" w:rsidRDefault="00614F99" w:rsidP="00614F99"/>
    <w:p w14:paraId="616D3C7C" w14:textId="77777777" w:rsidR="00B512E2" w:rsidRPr="00541781" w:rsidRDefault="00B512E2" w:rsidP="00E95E1F">
      <w:pPr>
        <w:pStyle w:val="Heading3"/>
      </w:pPr>
      <w:bookmarkStart w:id="4225" w:name="_Toc54196478"/>
      <w:r>
        <w:t>Cooperative Crafting</w:t>
      </w:r>
      <w:bookmarkEnd w:id="4225"/>
      <w:r>
        <w:t xml:space="preserve"> </w:t>
      </w:r>
    </w:p>
    <w:p w14:paraId="36B638DD" w14:textId="77777777" w:rsidR="00076DFE" w:rsidRDefault="00076DFE">
      <w:r>
        <w:t xml:space="preserve">Any crafters of the same crafting profession (alchemists, infusionists, tinkers, etc.) can pool their knowledge and resources by willingly entering into a cooperative crafting project. Their presence need not be physical, but communication must be instantaneous (such as by using telepathy), and the members must be focused entirely on the task (treated as if they are all focusing on crafting). </w:t>
      </w:r>
    </w:p>
    <w:p w14:paraId="07B04BA2" w14:textId="77777777" w:rsidR="00076DFE" w:rsidRDefault="00076DFE" w:rsidP="00076DFE"/>
    <w:p w14:paraId="1152350F" w14:textId="77777777" w:rsidR="00076DFE" w:rsidRPr="00541781" w:rsidRDefault="00076DFE">
      <w:pPr>
        <w:rPr>
          <w:i/>
          <w:iCs/>
        </w:rPr>
      </w:pPr>
      <w:r>
        <w:rPr>
          <w:i/>
          <w:iCs/>
        </w:rPr>
        <w:t>Entering a Cooperative Project</w:t>
      </w:r>
    </w:p>
    <w:p w14:paraId="19CA4490" w14:textId="77777777" w:rsidR="00076DFE" w:rsidRDefault="00076DFE">
      <w:r>
        <w:t>When entering into a cooperative project, you must either defer to the existing head of the project, or propose yourself as project leader. Only the project leader may decide on the focus of the team’s attention.</w:t>
      </w:r>
    </w:p>
    <w:p w14:paraId="7FB5000E" w14:textId="77777777" w:rsidR="00076DFE" w:rsidRDefault="00076DFE" w:rsidP="00076DFE"/>
    <w:p w14:paraId="5DD01EAE" w14:textId="77777777" w:rsidR="00076DFE" w:rsidRDefault="00076DFE">
      <w:r>
        <w:t>When the project leader chooses to craft an item, all the other team members must focus their attention on the same item. If all members focus their attention, the project leader’s effective level is heightened according to the number of members in the team, see below. This directly affects the project leader’s proficiency bonus, which in turn affects the rarity of items they can craft. The project leader must have access to the formula, schematic, matrix, or discovery to craft the item.</w:t>
      </w:r>
    </w:p>
    <w:p w14:paraId="1435F452" w14:textId="77777777" w:rsidR="005622D5" w:rsidRDefault="005622D5" w:rsidP="005622D5">
      <w:r>
        <w:t>When participating in cooperative crafting, the cost of crafting is equal to the cost of crafting times each step of the team size (base cost at 3 members, triple the cost at 13 members, etc.).</w:t>
      </w:r>
    </w:p>
    <w:p w14:paraId="74EAB1F9" w14:textId="77777777" w:rsidR="00076DFE" w:rsidRDefault="00076DFE" w:rsidP="00076DFE"/>
    <w:p w14:paraId="6ABA8288" w14:textId="77777777" w:rsidR="00076DFE" w:rsidRPr="00541781" w:rsidRDefault="00076DFE">
      <w:pPr>
        <w:rPr>
          <w:b/>
          <w:bCs/>
        </w:rPr>
      </w:pPr>
      <w:r>
        <w:rPr>
          <w:b/>
          <w:bCs/>
        </w:rPr>
        <w:t xml:space="preserve">Members </w:t>
      </w:r>
      <w:r>
        <w:rPr>
          <w:b/>
          <w:bCs/>
        </w:rPr>
        <w:tab/>
        <w:t xml:space="preserve">Character Level </w:t>
      </w:r>
      <w:r w:rsidR="00470014">
        <w:rPr>
          <w:b/>
          <w:bCs/>
        </w:rPr>
        <w:tab/>
        <w:t>Cost of Crafting</w:t>
      </w:r>
    </w:p>
    <w:p w14:paraId="102E9CF6" w14:textId="77777777" w:rsidR="00076DFE" w:rsidRDefault="00076DFE">
      <w:r>
        <w:t>3</w:t>
      </w:r>
      <w:r>
        <w:tab/>
      </w:r>
      <w:r>
        <w:tab/>
        <w:t>+2</w:t>
      </w:r>
      <w:r w:rsidR="00470014">
        <w:tab/>
      </w:r>
      <w:r w:rsidR="00470014">
        <w:tab/>
      </w:r>
      <w:r w:rsidR="00470014">
        <w:tab/>
        <w:t>x2</w:t>
      </w:r>
    </w:p>
    <w:p w14:paraId="67483F04" w14:textId="77777777" w:rsidR="00076DFE" w:rsidRDefault="00076DFE">
      <w:r>
        <w:t>7</w:t>
      </w:r>
      <w:r>
        <w:tab/>
      </w:r>
      <w:r>
        <w:tab/>
        <w:t>+4</w:t>
      </w:r>
      <w:r w:rsidR="00470014">
        <w:tab/>
      </w:r>
      <w:r w:rsidR="00470014">
        <w:tab/>
      </w:r>
      <w:r w:rsidR="00470014">
        <w:tab/>
        <w:t>x3</w:t>
      </w:r>
    </w:p>
    <w:p w14:paraId="59A65864" w14:textId="77777777" w:rsidR="00076DFE" w:rsidRDefault="00076DFE">
      <w:r>
        <w:t>13</w:t>
      </w:r>
      <w:r>
        <w:tab/>
      </w:r>
      <w:r>
        <w:tab/>
        <w:t>+6</w:t>
      </w:r>
      <w:r w:rsidR="00470014">
        <w:tab/>
      </w:r>
      <w:r w:rsidR="00470014">
        <w:tab/>
      </w:r>
      <w:r w:rsidR="00470014">
        <w:tab/>
        <w:t>x4</w:t>
      </w:r>
    </w:p>
    <w:p w14:paraId="5D99C94C" w14:textId="77777777" w:rsidR="00076DFE" w:rsidRDefault="00076DFE">
      <w:r>
        <w:t>42</w:t>
      </w:r>
      <w:r>
        <w:tab/>
      </w:r>
      <w:r>
        <w:tab/>
        <w:t>+8</w:t>
      </w:r>
      <w:r w:rsidR="00470014">
        <w:tab/>
      </w:r>
      <w:r w:rsidR="00470014">
        <w:tab/>
      </w:r>
      <w:r w:rsidR="00470014">
        <w:tab/>
        <w:t>x5</w:t>
      </w:r>
    </w:p>
    <w:p w14:paraId="6FCC41B2" w14:textId="77777777" w:rsidR="00076DFE" w:rsidRPr="00E302B2" w:rsidRDefault="00076DFE">
      <w:r>
        <w:t>101</w:t>
      </w:r>
      <w:r>
        <w:tab/>
      </w:r>
      <w:r>
        <w:tab/>
        <w:t>+10</w:t>
      </w:r>
      <w:r w:rsidR="00470014">
        <w:tab/>
      </w:r>
      <w:r w:rsidR="00470014">
        <w:tab/>
      </w:r>
      <w:r w:rsidR="00470014">
        <w:tab/>
        <w:t>x6</w:t>
      </w:r>
    </w:p>
    <w:p w14:paraId="0A0148BF" w14:textId="77777777" w:rsidR="00B512E2" w:rsidRDefault="00B512E2" w:rsidP="00E95E1F"/>
    <w:p w14:paraId="6E507D42" w14:textId="77777777" w:rsidR="00076DFE" w:rsidRDefault="00076DFE">
      <w:r>
        <w:t xml:space="preserve">Furthermore, the team’s members must be within four character levels of the team leader. Hence, a 16th level tinker, can join forces with a 12th level tinker, but not a 10th nor 7th level tinker. </w:t>
      </w:r>
    </w:p>
    <w:p w14:paraId="20E23DD2" w14:textId="77777777" w:rsidR="00076DFE" w:rsidRDefault="00076DFE">
      <w:r>
        <w:t xml:space="preserve">When the item’s crafting time is complete, the team leader must roll an Intelligence check with the appropriate tool against a DC of 10. </w:t>
      </w:r>
    </w:p>
    <w:p w14:paraId="226A6A0C" w14:textId="77777777" w:rsidR="00076DFE" w:rsidRDefault="00076DFE" w:rsidP="00076DFE"/>
    <w:p w14:paraId="67731025" w14:textId="77777777" w:rsidR="00E21C5B" w:rsidRPr="00541781" w:rsidRDefault="00E21C5B">
      <w:pPr>
        <w:rPr>
          <w:i/>
          <w:iCs/>
        </w:rPr>
      </w:pPr>
      <w:r>
        <w:rPr>
          <w:i/>
          <w:iCs/>
        </w:rPr>
        <w:t>Successful Team Crafting</w:t>
      </w:r>
    </w:p>
    <w:p w14:paraId="443F47B6" w14:textId="77777777" w:rsidR="00E21C5B" w:rsidRDefault="00E21C5B">
      <w:r>
        <w:t xml:space="preserve">On a success, the team’s efforts succeeded, and the item is crafted as if by a higher level craftsperson (increasing the rarity), and each member has to make a successful Constitution saving throw against a DC of 10 or suffer one level of exhaustion at the conclusion. </w:t>
      </w:r>
    </w:p>
    <w:p w14:paraId="4AAEFD03" w14:textId="77777777" w:rsidR="00E21C5B" w:rsidRDefault="00E21C5B">
      <w:r>
        <w:t xml:space="preserve">The item acts as if the team leader had cast it for all purposes (such as who applies various effects, various modifications, etc.). </w:t>
      </w:r>
    </w:p>
    <w:p w14:paraId="362D4B82" w14:textId="77777777" w:rsidR="00E21C5B" w:rsidRDefault="00E21C5B"/>
    <w:p w14:paraId="02B697E4" w14:textId="77777777" w:rsidR="00E21C5B" w:rsidRDefault="00E21C5B">
      <w:r>
        <w:t xml:space="preserve">Depending on the number of allies with you, the potential number of character levels the spell you cast increases (up to a maximum rarity of Artifact). </w:t>
      </w:r>
    </w:p>
    <w:p w14:paraId="31EDBB41" w14:textId="77777777" w:rsidR="00E21C5B" w:rsidRDefault="00E21C5B">
      <w:r>
        <w:t xml:space="preserve">When their proficiency bonus is heightened, the team leader may choose to apply a technological modification increasing rarity (in the case of technological devices). Each potential proficiency point increase can be expended to gain a 1 EP modification. </w:t>
      </w:r>
    </w:p>
    <w:p w14:paraId="083573A7" w14:textId="77777777" w:rsidR="00E21C5B" w:rsidRDefault="00E21C5B">
      <w:r>
        <w:t xml:space="preserve">If the project is alchemical in nature, the team leader can attempt to perform potion miscibility, and roll twice for each potential proficiency point. </w:t>
      </w:r>
    </w:p>
    <w:p w14:paraId="05A27948" w14:textId="77777777" w:rsidR="00E21C5B" w:rsidRDefault="00E21C5B"/>
    <w:p w14:paraId="451367B1" w14:textId="77777777" w:rsidR="00E21C5B" w:rsidRDefault="00076DFE" w:rsidP="009C1E28">
      <w:r>
        <w:t xml:space="preserve">For example, </w:t>
      </w:r>
      <w:r w:rsidR="0001710E">
        <w:t>seven</w:t>
      </w:r>
      <w:r>
        <w:t xml:space="preserve"> </w:t>
      </w:r>
      <w:r w:rsidR="00E21C5B">
        <w:t>novice</w:t>
      </w:r>
      <w:r>
        <w:t xml:space="preserve"> </w:t>
      </w:r>
      <w:r w:rsidR="00E21C5B">
        <w:t xml:space="preserve">tinkers </w:t>
      </w:r>
      <w:r>
        <w:t xml:space="preserve">(of </w:t>
      </w:r>
      <w:r w:rsidR="00E21C5B">
        <w:t>level</w:t>
      </w:r>
      <w:r>
        <w:t xml:space="preserve"> </w:t>
      </w:r>
      <w:r w:rsidR="00E21C5B">
        <w:t>2</w:t>
      </w:r>
      <w:r>
        <w:t xml:space="preserve">) can pool their </w:t>
      </w:r>
      <w:r w:rsidR="00E21C5B">
        <w:t xml:space="preserve">expertise </w:t>
      </w:r>
      <w:r>
        <w:t xml:space="preserve">together, increasing their chosen </w:t>
      </w:r>
      <w:r w:rsidR="00E21C5B">
        <w:t xml:space="preserve">team’s effective character </w:t>
      </w:r>
      <w:r>
        <w:t xml:space="preserve">level to </w:t>
      </w:r>
      <w:r w:rsidR="00E21C5B">
        <w:t>6 (proficiency +3)</w:t>
      </w:r>
      <w:r>
        <w:t xml:space="preserve">, allowing their leader to </w:t>
      </w:r>
      <w:r w:rsidR="00E21C5B">
        <w:t xml:space="preserve">craft rare-quality items for double the normal cost (after applying the reductions from the Efficient Engineering feature). </w:t>
      </w:r>
    </w:p>
    <w:p w14:paraId="147DD568" w14:textId="77777777" w:rsidR="00E21C5B" w:rsidRDefault="00E21C5B" w:rsidP="00E95E1F"/>
    <w:p w14:paraId="3A70C408" w14:textId="77777777" w:rsidR="00E21C5B" w:rsidRPr="00E95E1F" w:rsidRDefault="00E21C5B">
      <w:pPr>
        <w:rPr>
          <w:i/>
          <w:iCs/>
        </w:rPr>
      </w:pPr>
      <w:r>
        <w:rPr>
          <w:i/>
          <w:iCs/>
        </w:rPr>
        <w:t>Sub-Teams</w:t>
      </w:r>
    </w:p>
    <w:p w14:paraId="131D4B2A" w14:textId="77777777" w:rsidR="00E21C5B" w:rsidRDefault="00E21C5B">
      <w:r>
        <w:t xml:space="preserve">If the difference in accessed character level is too great, team members can form sub-teams, each counting as their own sub-team leader, but acting as team members for the purpose of the main team. </w:t>
      </w:r>
    </w:p>
    <w:p w14:paraId="65D93F15" w14:textId="77777777" w:rsidR="005622D5" w:rsidRDefault="005622D5"/>
    <w:p w14:paraId="5A55E4A4" w14:textId="77777777" w:rsidR="005622D5" w:rsidRDefault="005622D5">
      <w:pPr>
        <w:rPr>
          <w:i/>
          <w:iCs/>
        </w:rPr>
      </w:pPr>
      <w:r>
        <w:rPr>
          <w:i/>
          <w:iCs/>
        </w:rPr>
        <w:t>Mass Production</w:t>
      </w:r>
    </w:p>
    <w:p w14:paraId="2C314384" w14:textId="77777777" w:rsidR="00B512E2" w:rsidRDefault="005622D5" w:rsidP="00E95E1F">
      <w:r>
        <w:t xml:space="preserve">Once </w:t>
      </w:r>
      <w:r w:rsidRPr="005622D5">
        <w:t>a Project Team</w:t>
      </w:r>
      <w:r>
        <w:t xml:space="preserve"> is instituted</w:t>
      </w:r>
      <w:r w:rsidRPr="005622D5">
        <w:t xml:space="preserve">, </w:t>
      </w:r>
      <w:r>
        <w:t>they act as the leader’s original level (not counting the cooperative crafting level increase) for the purposes of crafting</w:t>
      </w:r>
      <w:r w:rsidRPr="005622D5">
        <w:t xml:space="preserve">, but only to replicate </w:t>
      </w:r>
      <w:r>
        <w:t xml:space="preserve">the focus of the project’s team </w:t>
      </w:r>
      <w:r w:rsidRPr="005622D5">
        <w:t>particular item</w:t>
      </w:r>
      <w:r>
        <w:t>. This allows the team leader to continue producing while busy in other pursuits (such as spending downtime in training, managing an organization, traveling, or even adventuring).</w:t>
      </w:r>
    </w:p>
    <w:p w14:paraId="78F7F3EB" w14:textId="77777777" w:rsidR="005622D5" w:rsidRDefault="005622D5" w:rsidP="00E95E1F">
      <w:r>
        <w:t xml:space="preserve">For each successful crafting project completed by the Project Team, the leader must succeed on a DC 10 Charisma check with Engineer’s Tools. Whenever the Project Team accrues three failed checks (which do not need to be consecutive), the Project Team loses the ability to continue production of the item. </w:t>
      </w:r>
    </w:p>
    <w:p w14:paraId="5B557DD3" w14:textId="77777777" w:rsidR="005622D5" w:rsidRDefault="005622D5" w:rsidP="00E95E1F"/>
    <w:p w14:paraId="79C8E070" w14:textId="77777777" w:rsidR="00223BFC" w:rsidRPr="00696121" w:rsidRDefault="00223BFC" w:rsidP="00223BFC">
      <w:pPr>
        <w:pStyle w:val="Heading2"/>
      </w:pPr>
      <w:bookmarkStart w:id="4226" w:name="_Toc54196479"/>
      <w:r>
        <w:t>Resurrection and Immortals</w:t>
      </w:r>
      <w:bookmarkEnd w:id="4226"/>
    </w:p>
    <w:p w14:paraId="2A573242"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Resurrection in the Warcraft universe’s lore is a contentious subject; player characters can be revived, but important NPCs usually die permanently. </w:t>
      </w:r>
    </w:p>
    <w:p w14:paraId="6E2FD455"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Resurrection is possible and expensive, although several factors make it easier, and some make it impossible. </w:t>
      </w:r>
    </w:p>
    <w:p w14:paraId="3BF1B039" w14:textId="77777777" w:rsidR="00223BFC" w:rsidRPr="000D5DB5" w:rsidRDefault="00223BFC" w:rsidP="00223BFC">
      <w:pPr>
        <w:contextualSpacing/>
        <w:rPr>
          <w:rFonts w:eastAsia="Times New Roman" w:cstheme="minorHAnsi"/>
          <w:color w:val="000000"/>
        </w:rPr>
      </w:pPr>
    </w:p>
    <w:p w14:paraId="4202518D" w14:textId="77777777" w:rsidR="00223BFC" w:rsidRPr="00F00B80" w:rsidRDefault="00223BFC" w:rsidP="003C4628">
      <w:pPr>
        <w:pStyle w:val="ListParagraph"/>
        <w:numPr>
          <w:ilvl w:val="0"/>
          <w:numId w:val="62"/>
        </w:numPr>
        <w:rPr>
          <w:rFonts w:eastAsia="Times New Roman" w:cstheme="minorHAnsi"/>
          <w:color w:val="000000"/>
        </w:rPr>
      </w:pPr>
      <w:r w:rsidRPr="00F00B80">
        <w:rPr>
          <w:rFonts w:eastAsia="Times New Roman" w:cstheme="minorHAnsi"/>
          <w:i/>
          <w:iCs/>
          <w:color w:val="000000"/>
        </w:rPr>
        <w:t xml:space="preserve">Intact Corpse. </w:t>
      </w:r>
      <w:r w:rsidRPr="00F00B80">
        <w:rPr>
          <w:rFonts w:eastAsia="Times New Roman" w:cstheme="minorHAnsi"/>
          <w:color w:val="000000"/>
        </w:rPr>
        <w:t xml:space="preserve">An intact corpse is required for resurrection with the following spells: </w:t>
      </w:r>
      <w:r w:rsidRPr="006746EC">
        <w:rPr>
          <w:rFonts w:eastAsia="Times New Roman" w:cstheme="minorHAnsi"/>
          <w:i/>
          <w:iCs/>
          <w:color w:val="000000"/>
        </w:rPr>
        <w:t>Revivify</w:t>
      </w:r>
      <w:r w:rsidRPr="00F00B80">
        <w:rPr>
          <w:rFonts w:eastAsia="Times New Roman" w:cstheme="minorHAnsi"/>
          <w:color w:val="000000"/>
        </w:rPr>
        <w:t xml:space="preserve"> (3rd level), and </w:t>
      </w:r>
      <w:r w:rsidR="006746EC" w:rsidRPr="006746EC">
        <w:rPr>
          <w:rFonts w:eastAsia="Times New Roman" w:cstheme="minorHAnsi"/>
          <w:i/>
          <w:iCs/>
          <w:color w:val="000000"/>
        </w:rPr>
        <w:t>r</w:t>
      </w:r>
      <w:r w:rsidRPr="006746EC">
        <w:rPr>
          <w:rFonts w:eastAsia="Times New Roman" w:cstheme="minorHAnsi"/>
          <w:i/>
          <w:iCs/>
          <w:color w:val="000000"/>
        </w:rPr>
        <w:t xml:space="preserve">aise </w:t>
      </w:r>
      <w:r w:rsidR="006746EC" w:rsidRPr="006746EC">
        <w:rPr>
          <w:rFonts w:eastAsia="Times New Roman" w:cstheme="minorHAnsi"/>
          <w:i/>
          <w:iCs/>
          <w:color w:val="000000"/>
        </w:rPr>
        <w:t>d</w:t>
      </w:r>
      <w:r w:rsidRPr="006746EC">
        <w:rPr>
          <w:rFonts w:eastAsia="Times New Roman" w:cstheme="minorHAnsi"/>
          <w:i/>
          <w:iCs/>
          <w:color w:val="000000"/>
        </w:rPr>
        <w:t>ead</w:t>
      </w:r>
      <w:r w:rsidRPr="00F00B80">
        <w:rPr>
          <w:rFonts w:eastAsia="Times New Roman" w:cstheme="minorHAnsi"/>
          <w:color w:val="000000"/>
        </w:rPr>
        <w:t xml:space="preserve"> (5th level). Missing body parts are not restored with these spells, and an armless corpse becomes an armless raised character. If the limb is required for life (such as a head), the resurrection fails. </w:t>
      </w:r>
    </w:p>
    <w:p w14:paraId="6DFF55B4" w14:textId="77777777" w:rsidR="00223BFC" w:rsidRPr="00F00B80" w:rsidRDefault="00223BFC" w:rsidP="003C4628">
      <w:pPr>
        <w:pStyle w:val="ListParagraph"/>
        <w:numPr>
          <w:ilvl w:val="0"/>
          <w:numId w:val="62"/>
        </w:numPr>
        <w:rPr>
          <w:rFonts w:eastAsia="Times New Roman" w:cstheme="minorHAnsi"/>
          <w:color w:val="000000"/>
        </w:rPr>
      </w:pPr>
      <w:r w:rsidRPr="00F00B80">
        <w:rPr>
          <w:rFonts w:eastAsia="Times New Roman" w:cstheme="minorHAnsi"/>
          <w:i/>
          <w:iCs/>
          <w:color w:val="000000"/>
        </w:rPr>
        <w:t xml:space="preserve">Free Soul. </w:t>
      </w:r>
      <w:r w:rsidRPr="00F00B80">
        <w:rPr>
          <w:rFonts w:eastAsia="Times New Roman" w:cstheme="minorHAnsi"/>
          <w:color w:val="000000"/>
        </w:rPr>
        <w:t xml:space="preserve">Some spells and effects trap the soul, such as the </w:t>
      </w:r>
      <w:r w:rsidRPr="00FC7417">
        <w:rPr>
          <w:rFonts w:eastAsia="Times New Roman" w:cstheme="minorHAnsi"/>
          <w:i/>
          <w:iCs/>
          <w:color w:val="000000"/>
        </w:rPr>
        <w:t>imprisonment</w:t>
      </w:r>
      <w:r w:rsidRPr="00F00B80">
        <w:rPr>
          <w:rFonts w:eastAsia="Times New Roman" w:cstheme="minorHAnsi"/>
          <w:color w:val="000000"/>
        </w:rPr>
        <w:t xml:space="preserve">, or </w:t>
      </w:r>
      <w:r>
        <w:rPr>
          <w:rFonts w:eastAsia="Times New Roman" w:cstheme="minorHAnsi"/>
          <w:i/>
          <w:iCs/>
          <w:color w:val="000000"/>
        </w:rPr>
        <w:t xml:space="preserve">essence seal </w:t>
      </w:r>
      <w:r>
        <w:rPr>
          <w:rFonts w:eastAsia="Times New Roman" w:cstheme="minorHAnsi"/>
          <w:color w:val="000000"/>
        </w:rPr>
        <w:t>spells</w:t>
      </w:r>
      <w:r w:rsidRPr="00F00B80">
        <w:rPr>
          <w:rFonts w:eastAsia="Times New Roman" w:cstheme="minorHAnsi"/>
          <w:color w:val="000000"/>
        </w:rPr>
        <w:t xml:space="preserve">. Being alive also prevents returning to life, as the soul is technically trapped in the body it inhabits. An animated undead is treated as an imprisoned soul. A trapped soul must be freed before resurrected (such as breaking the imprisonment spell, destroying the </w:t>
      </w:r>
      <w:r w:rsidRPr="006746EC">
        <w:rPr>
          <w:rFonts w:eastAsia="Times New Roman" w:cstheme="minorHAnsi"/>
          <w:i/>
          <w:iCs/>
          <w:color w:val="000000"/>
        </w:rPr>
        <w:t>essen</w:t>
      </w:r>
      <w:r w:rsidR="006746EC" w:rsidRPr="006746EC">
        <w:rPr>
          <w:rFonts w:eastAsia="Times New Roman" w:cstheme="minorHAnsi"/>
          <w:i/>
          <w:iCs/>
          <w:color w:val="000000"/>
        </w:rPr>
        <w:t>c</w:t>
      </w:r>
      <w:r w:rsidRPr="006746EC">
        <w:rPr>
          <w:rFonts w:eastAsia="Times New Roman" w:cstheme="minorHAnsi"/>
          <w:i/>
          <w:iCs/>
          <w:color w:val="000000"/>
        </w:rPr>
        <w:t>e seal</w:t>
      </w:r>
      <w:r>
        <w:rPr>
          <w:rFonts w:eastAsia="Times New Roman" w:cstheme="minorHAnsi"/>
          <w:color w:val="000000"/>
        </w:rPr>
        <w:t xml:space="preserve"> </w:t>
      </w:r>
      <w:r w:rsidRPr="00F00B80">
        <w:rPr>
          <w:rFonts w:eastAsia="Times New Roman" w:cstheme="minorHAnsi"/>
          <w:color w:val="000000"/>
        </w:rPr>
        <w:t xml:space="preserve">focus, or destroying an animated undead). </w:t>
      </w:r>
    </w:p>
    <w:p w14:paraId="7787BF2B" w14:textId="77777777" w:rsidR="00223BFC" w:rsidRPr="00F00B80" w:rsidRDefault="00223BFC" w:rsidP="003C4628">
      <w:pPr>
        <w:pStyle w:val="ListParagraph"/>
        <w:numPr>
          <w:ilvl w:val="0"/>
          <w:numId w:val="62"/>
        </w:numPr>
        <w:rPr>
          <w:rFonts w:eastAsia="Times New Roman" w:cstheme="minorHAnsi"/>
          <w:color w:val="000000"/>
        </w:rPr>
      </w:pPr>
      <w:r w:rsidRPr="00F00B80">
        <w:rPr>
          <w:rFonts w:eastAsia="Times New Roman" w:cstheme="minorHAnsi"/>
          <w:color w:val="000000"/>
        </w:rPr>
        <w:t xml:space="preserve">If a soul is trapped in a focus (such as the </w:t>
      </w:r>
      <w:r>
        <w:rPr>
          <w:rFonts w:eastAsia="Times New Roman" w:cstheme="minorHAnsi"/>
          <w:i/>
          <w:iCs/>
          <w:color w:val="000000"/>
        </w:rPr>
        <w:t xml:space="preserve">essence seal </w:t>
      </w:r>
      <w:r w:rsidRPr="00F00B80">
        <w:rPr>
          <w:rFonts w:eastAsia="Times New Roman" w:cstheme="minorHAnsi"/>
          <w:color w:val="000000"/>
        </w:rPr>
        <w:t xml:space="preserve">spell or a soul-stealing sword), the one who casts the spell or evokes the effect must contest their spellcasting attribute with the target. On a success of two out of three rolls, the focus that traps the soul is broken and the </w:t>
      </w:r>
      <w:r w:rsidRPr="00F00B80">
        <w:rPr>
          <w:rFonts w:eastAsia="Times New Roman" w:cstheme="minorHAnsi"/>
          <w:color w:val="000000"/>
        </w:rPr>
        <w:lastRenderedPageBreak/>
        <w:t xml:space="preserve">soul is freed. Focuses that can be broken this way are explicitly stated to be subject to this effect. </w:t>
      </w:r>
    </w:p>
    <w:p w14:paraId="2DBDBA4D" w14:textId="77777777" w:rsidR="00223BFC" w:rsidRPr="00F00B80" w:rsidRDefault="00223BFC" w:rsidP="003C4628">
      <w:pPr>
        <w:pStyle w:val="ListParagraph"/>
        <w:numPr>
          <w:ilvl w:val="0"/>
          <w:numId w:val="62"/>
        </w:numPr>
        <w:rPr>
          <w:rFonts w:eastAsia="Times New Roman" w:cstheme="minorHAnsi"/>
          <w:color w:val="000000"/>
        </w:rPr>
      </w:pPr>
      <w:r w:rsidRPr="00F00B80">
        <w:rPr>
          <w:rFonts w:eastAsia="Times New Roman" w:cstheme="minorHAnsi"/>
          <w:i/>
          <w:iCs/>
          <w:color w:val="000000"/>
        </w:rPr>
        <w:t xml:space="preserve">Willing Target. </w:t>
      </w:r>
      <w:r w:rsidRPr="00F00B80">
        <w:rPr>
          <w:rFonts w:eastAsia="Times New Roman" w:cstheme="minorHAnsi"/>
          <w:color w:val="000000"/>
        </w:rPr>
        <w:t xml:space="preserve">The target must be willing to return. Some characters, upon a fulfilled life, find that they cannot (or are unwilling) to be revived. This cancels the spell without consuming any material components. </w:t>
      </w:r>
    </w:p>
    <w:p w14:paraId="62A0E22E" w14:textId="77777777" w:rsidR="00223BFC" w:rsidRPr="00F00B80" w:rsidRDefault="00223BFC" w:rsidP="003C4628">
      <w:pPr>
        <w:pStyle w:val="ListParagraph"/>
        <w:numPr>
          <w:ilvl w:val="0"/>
          <w:numId w:val="62"/>
        </w:numPr>
        <w:rPr>
          <w:rFonts w:eastAsia="Times New Roman" w:cstheme="minorHAnsi"/>
          <w:color w:val="000000"/>
        </w:rPr>
      </w:pPr>
      <w:r w:rsidRPr="00F00B80">
        <w:rPr>
          <w:rFonts w:eastAsia="Times New Roman" w:cstheme="minorHAnsi"/>
          <w:i/>
          <w:iCs/>
          <w:color w:val="000000"/>
        </w:rPr>
        <w:t xml:space="preserve">Material Components. </w:t>
      </w:r>
      <w:r w:rsidRPr="00F00B80">
        <w:rPr>
          <w:rFonts w:eastAsia="Times New Roman" w:cstheme="minorHAnsi"/>
          <w:color w:val="000000"/>
        </w:rPr>
        <w:t xml:space="preserve">Spells that raise the dead require expensive material components, such as diamonds (or their dust), alchemical reagents, or anything that can stand in for the price. For example, a cherished wedding band can pay the price of the spell if it has a comparable price (even if not exact), as well as a magical item with an infusion cost comparable to the spell’s cost. </w:t>
      </w:r>
    </w:p>
    <w:p w14:paraId="5111E01E" w14:textId="77777777" w:rsidR="00223BFC" w:rsidRPr="000D5DB5" w:rsidRDefault="00223BFC" w:rsidP="00223BFC">
      <w:pPr>
        <w:contextualSpacing/>
        <w:rPr>
          <w:rFonts w:eastAsia="Times New Roman" w:cstheme="minorHAnsi"/>
          <w:color w:val="000000"/>
        </w:rPr>
      </w:pPr>
    </w:p>
    <w:p w14:paraId="35CFBDD5" w14:textId="77777777" w:rsidR="00223BFC" w:rsidRPr="000D5DB5" w:rsidRDefault="00223BFC" w:rsidP="00223BFC">
      <w:pPr>
        <w:contextualSpacing/>
        <w:rPr>
          <w:rFonts w:eastAsia="Times New Roman" w:cstheme="minorHAnsi"/>
          <w:color w:val="000000"/>
        </w:rPr>
      </w:pPr>
      <w:r w:rsidRPr="000D5DB5">
        <w:rPr>
          <w:rFonts w:eastAsia="Times New Roman" w:cstheme="minorHAnsi"/>
          <w:i/>
          <w:iCs/>
          <w:color w:val="000000"/>
        </w:rPr>
        <w:t xml:space="preserve">Resurrection Sickness. </w:t>
      </w:r>
      <w:r w:rsidRPr="000D5DB5">
        <w:rPr>
          <w:rFonts w:eastAsia="Times New Roman" w:cstheme="minorHAnsi"/>
          <w:color w:val="000000"/>
        </w:rPr>
        <w:t xml:space="preserve">Spells that revive inflict resurrection sickness. The target takes a -4 penalty to attack rolls, saving throws, and ability checks. Whenever they take a long rest, the penalty decreases by 1 point until it is eliminated entirely. </w:t>
      </w:r>
    </w:p>
    <w:p w14:paraId="7DB27389" w14:textId="77777777" w:rsidR="00223BFC" w:rsidRPr="000D5DB5" w:rsidRDefault="00223BFC" w:rsidP="00223BFC">
      <w:pPr>
        <w:contextualSpacing/>
        <w:rPr>
          <w:rFonts w:eastAsia="Times New Roman" w:cstheme="minorHAnsi"/>
          <w:color w:val="000000"/>
        </w:rPr>
      </w:pPr>
    </w:p>
    <w:p w14:paraId="420742D5" w14:textId="77777777" w:rsidR="00223BFC" w:rsidRPr="00325A13" w:rsidRDefault="00223BFC" w:rsidP="00223BFC">
      <w:pPr>
        <w:rPr>
          <w:szCs w:val="24"/>
        </w:rPr>
      </w:pPr>
      <w:r w:rsidRPr="00325A13">
        <w:rPr>
          <w:b/>
          <w:bCs/>
          <w:sz w:val="24"/>
          <w:szCs w:val="24"/>
        </w:rPr>
        <w:t>Immortals</w:t>
      </w:r>
    </w:p>
    <w:p w14:paraId="2B9BCD28" w14:textId="77777777" w:rsidR="00223BFC" w:rsidRDefault="00223BFC" w:rsidP="00223BFC">
      <w:pPr>
        <w:contextualSpacing/>
        <w:rPr>
          <w:rFonts w:eastAsia="Times New Roman" w:cstheme="minorHAnsi"/>
          <w:color w:val="000000"/>
        </w:rPr>
      </w:pPr>
      <w:r w:rsidRPr="000D5DB5">
        <w:rPr>
          <w:rFonts w:eastAsia="Times New Roman" w:cstheme="minorHAnsi"/>
          <w:color w:val="000000"/>
        </w:rPr>
        <w:t xml:space="preserve">Immortals such as </w:t>
      </w:r>
      <w:r>
        <w:rPr>
          <w:rFonts w:eastAsia="Times New Roman" w:cstheme="minorHAnsi"/>
          <w:color w:val="000000"/>
        </w:rPr>
        <w:t xml:space="preserve">celestials and fiends </w:t>
      </w:r>
      <w:r w:rsidRPr="000D5DB5">
        <w:rPr>
          <w:rFonts w:eastAsia="Times New Roman" w:cstheme="minorHAnsi"/>
          <w:color w:val="000000"/>
        </w:rPr>
        <w:t>(</w:t>
      </w:r>
      <w:r>
        <w:rPr>
          <w:rFonts w:eastAsia="Times New Roman" w:cstheme="minorHAnsi"/>
          <w:color w:val="000000"/>
        </w:rPr>
        <w:t>sometimes known as outsiders</w:t>
      </w:r>
      <w:r w:rsidRPr="000D5DB5">
        <w:rPr>
          <w:rFonts w:eastAsia="Times New Roman" w:cstheme="minorHAnsi"/>
          <w:color w:val="000000"/>
        </w:rPr>
        <w:t xml:space="preserve">), undead, </w:t>
      </w:r>
      <w:r>
        <w:rPr>
          <w:rFonts w:eastAsia="Times New Roman" w:cstheme="minorHAnsi"/>
          <w:color w:val="000000"/>
        </w:rPr>
        <w:t xml:space="preserve">and </w:t>
      </w:r>
      <w:r w:rsidRPr="000D5DB5">
        <w:rPr>
          <w:rFonts w:eastAsia="Times New Roman" w:cstheme="minorHAnsi"/>
          <w:color w:val="000000"/>
        </w:rPr>
        <w:t>fey</w:t>
      </w:r>
      <w:r>
        <w:rPr>
          <w:rFonts w:eastAsia="Times New Roman" w:cstheme="minorHAnsi"/>
          <w:color w:val="000000"/>
        </w:rPr>
        <w:t xml:space="preserve"> </w:t>
      </w:r>
      <w:r w:rsidRPr="000D5DB5">
        <w:rPr>
          <w:rFonts w:eastAsia="Times New Roman" w:cstheme="minorHAnsi"/>
          <w:color w:val="000000"/>
        </w:rPr>
        <w:t xml:space="preserve">have different natures than mortals such as humanoids, beasts, etc. </w:t>
      </w:r>
      <w:r>
        <w:rPr>
          <w:rFonts w:eastAsia="Times New Roman" w:cstheme="minorHAnsi"/>
          <w:color w:val="000000"/>
        </w:rPr>
        <w:t xml:space="preserve">and do not age or die of aging. </w:t>
      </w:r>
    </w:p>
    <w:p w14:paraId="131A40F7" w14:textId="77777777" w:rsidR="00223BFC" w:rsidRPr="000D5DB5" w:rsidRDefault="00223BFC" w:rsidP="00223BFC">
      <w:pPr>
        <w:contextualSpacing/>
        <w:rPr>
          <w:rFonts w:eastAsia="Times New Roman" w:cstheme="minorHAnsi"/>
          <w:color w:val="000000"/>
        </w:rPr>
      </w:pPr>
      <w:r>
        <w:rPr>
          <w:rFonts w:eastAsia="Times New Roman" w:cstheme="minorHAnsi"/>
          <w:color w:val="000000"/>
        </w:rPr>
        <w:t xml:space="preserve">Additionally, outsiders cannot be destroyed unless killed </w:t>
      </w:r>
      <w:r w:rsidRPr="000D5DB5">
        <w:rPr>
          <w:rFonts w:eastAsia="Times New Roman" w:cstheme="minorHAnsi"/>
          <w:color w:val="000000"/>
        </w:rPr>
        <w:t xml:space="preserve">under certain conditions. </w:t>
      </w:r>
    </w:p>
    <w:p w14:paraId="713AF781" w14:textId="77777777" w:rsidR="00223BFC" w:rsidRPr="000D5DB5" w:rsidRDefault="00223BFC" w:rsidP="003C4628">
      <w:pPr>
        <w:pStyle w:val="ListParagraph"/>
        <w:numPr>
          <w:ilvl w:val="0"/>
          <w:numId w:val="58"/>
        </w:numPr>
        <w:ind w:left="360"/>
        <w:rPr>
          <w:rFonts w:eastAsia="Times New Roman" w:cstheme="minorHAnsi"/>
          <w:color w:val="000000"/>
        </w:rPr>
      </w:pPr>
      <w:r w:rsidRPr="000D5DB5">
        <w:rPr>
          <w:rFonts w:eastAsia="Times New Roman" w:cstheme="minorHAnsi"/>
          <w:color w:val="000000"/>
        </w:rPr>
        <w:t>They must be killed on their native plane (the Twisting Nether for demons, and the native realm for celestials), or a plane heavily influenced by it, or</w:t>
      </w:r>
    </w:p>
    <w:p w14:paraId="7E35FD68" w14:textId="77777777" w:rsidR="00223BFC" w:rsidRPr="00134BC3" w:rsidRDefault="00223BFC" w:rsidP="003C4628">
      <w:pPr>
        <w:pStyle w:val="ListParagraph"/>
        <w:numPr>
          <w:ilvl w:val="0"/>
          <w:numId w:val="58"/>
        </w:numPr>
        <w:ind w:left="360"/>
        <w:rPr>
          <w:rFonts w:eastAsia="Times New Roman" w:cstheme="minorHAnsi"/>
          <w:color w:val="000000"/>
        </w:rPr>
      </w:pPr>
      <w:r w:rsidRPr="000D5DB5">
        <w:rPr>
          <w:rFonts w:eastAsia="Times New Roman" w:cstheme="minorHAnsi"/>
          <w:color w:val="000000"/>
        </w:rPr>
        <w:t>They must be gated in physically (via a gate or plane shift, or similar effects) such as when the lich Kel’Thuzad invited the archdemonic Archimonde via a gate to Azeroth during the Third War.</w:t>
      </w:r>
    </w:p>
    <w:p w14:paraId="78476E32" w14:textId="77777777" w:rsidR="00223BFC" w:rsidRPr="000D5DB5" w:rsidRDefault="00223BFC" w:rsidP="00223BFC">
      <w:pPr>
        <w:contextualSpacing/>
        <w:rPr>
          <w:rFonts w:eastAsia="Times New Roman" w:cstheme="minorHAnsi"/>
          <w:color w:val="000000"/>
        </w:rPr>
      </w:pPr>
    </w:p>
    <w:p w14:paraId="675B7843"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Few spellcasters know that outsiders do not die unless under these conditions (most of those who do know are warlocks who share this information sparingly). If a creature is bonded without being invited or gated in, they reform as normal. </w:t>
      </w:r>
    </w:p>
    <w:p w14:paraId="3B21852C"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Due to the difficulties of killing demons under these conditions, they are usually banished, trapped (either in gems, or spell focuses such as by the </w:t>
      </w:r>
      <w:r>
        <w:rPr>
          <w:rFonts w:eastAsia="Times New Roman" w:cstheme="minorHAnsi"/>
          <w:i/>
          <w:iCs/>
          <w:color w:val="000000"/>
        </w:rPr>
        <w:t>essence seal</w:t>
      </w:r>
      <w:r w:rsidRPr="000D5DB5">
        <w:rPr>
          <w:rFonts w:eastAsia="Times New Roman" w:cstheme="minorHAnsi"/>
          <w:color w:val="000000"/>
        </w:rPr>
        <w:t xml:space="preserve">, or by spells such as </w:t>
      </w:r>
      <w:r w:rsidRPr="000A639F">
        <w:rPr>
          <w:rFonts w:eastAsia="Times New Roman" w:cstheme="minorHAnsi"/>
          <w:i/>
          <w:iCs/>
          <w:color w:val="000000"/>
        </w:rPr>
        <w:t>imprisonment</w:t>
      </w:r>
      <w:r w:rsidRPr="000D5DB5">
        <w:rPr>
          <w:rFonts w:eastAsia="Times New Roman" w:cstheme="minorHAnsi"/>
          <w:color w:val="000000"/>
        </w:rPr>
        <w:t xml:space="preserve">), or imprisoned instead of destroyed. In the case of the </w:t>
      </w:r>
      <w:r>
        <w:rPr>
          <w:rFonts w:eastAsia="Times New Roman" w:cstheme="minorHAnsi"/>
          <w:i/>
          <w:iCs/>
          <w:color w:val="000000"/>
        </w:rPr>
        <w:t xml:space="preserve">essence seal </w:t>
      </w:r>
      <w:r w:rsidRPr="000D5DB5">
        <w:rPr>
          <w:rFonts w:eastAsia="Times New Roman" w:cstheme="minorHAnsi"/>
          <w:color w:val="000000"/>
        </w:rPr>
        <w:t xml:space="preserve">spell, ambitious spellcasters might even use the creature’s spirit to fuel infusions or to power engineering devices, though they run the risk the creature escapes. </w:t>
      </w:r>
    </w:p>
    <w:p w14:paraId="0FFEB2DE" w14:textId="77777777" w:rsidR="00223BFC" w:rsidRPr="000D5DB5" w:rsidRDefault="00223BFC" w:rsidP="00223BFC">
      <w:pPr>
        <w:contextualSpacing/>
        <w:rPr>
          <w:rFonts w:eastAsia="Times New Roman" w:cstheme="minorHAnsi"/>
          <w:color w:val="000000"/>
        </w:rPr>
      </w:pPr>
    </w:p>
    <w:p w14:paraId="3920A5DF"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Forsaken and other intelligent undead is another special case. So long as an undead is intelligent, it can be raised or revived by the normal raising spells (</w:t>
      </w:r>
      <w:r w:rsidR="002D0D10" w:rsidRPr="002D0D10">
        <w:rPr>
          <w:rFonts w:eastAsia="Times New Roman" w:cstheme="minorHAnsi"/>
          <w:i/>
          <w:iCs/>
          <w:color w:val="000000"/>
        </w:rPr>
        <w:t>r</w:t>
      </w:r>
      <w:r w:rsidRPr="002D0D10">
        <w:rPr>
          <w:rFonts w:eastAsia="Times New Roman" w:cstheme="minorHAnsi"/>
          <w:i/>
          <w:iCs/>
          <w:color w:val="000000"/>
        </w:rPr>
        <w:t>evivify</w:t>
      </w:r>
      <w:r w:rsidRPr="000D5DB5">
        <w:rPr>
          <w:rFonts w:eastAsia="Times New Roman" w:cstheme="minorHAnsi"/>
          <w:color w:val="000000"/>
        </w:rPr>
        <w:t xml:space="preserve">, </w:t>
      </w:r>
      <w:r w:rsidR="002D0D10" w:rsidRPr="002D0D10">
        <w:rPr>
          <w:rFonts w:eastAsia="Times New Roman" w:cstheme="minorHAnsi"/>
          <w:i/>
          <w:iCs/>
          <w:color w:val="000000"/>
        </w:rPr>
        <w:t>r</w:t>
      </w:r>
      <w:r w:rsidRPr="002D0D10">
        <w:rPr>
          <w:rFonts w:eastAsia="Times New Roman" w:cstheme="minorHAnsi"/>
          <w:i/>
          <w:iCs/>
          <w:color w:val="000000"/>
        </w:rPr>
        <w:t xml:space="preserve">aise </w:t>
      </w:r>
      <w:r w:rsidR="002D0D10" w:rsidRPr="002D0D10">
        <w:rPr>
          <w:rFonts w:eastAsia="Times New Roman" w:cstheme="minorHAnsi"/>
          <w:i/>
          <w:iCs/>
          <w:color w:val="000000"/>
        </w:rPr>
        <w:t>d</w:t>
      </w:r>
      <w:r w:rsidRPr="002D0D10">
        <w:rPr>
          <w:rFonts w:eastAsia="Times New Roman" w:cstheme="minorHAnsi"/>
          <w:i/>
          <w:iCs/>
          <w:color w:val="000000"/>
        </w:rPr>
        <w:t>ead</w:t>
      </w:r>
      <w:r w:rsidRPr="000D5DB5">
        <w:rPr>
          <w:rFonts w:eastAsia="Times New Roman" w:cstheme="minorHAnsi"/>
          <w:color w:val="000000"/>
        </w:rPr>
        <w:t xml:space="preserve">, and </w:t>
      </w:r>
      <w:r w:rsidR="002D0D10" w:rsidRPr="002D0D10">
        <w:rPr>
          <w:rFonts w:eastAsia="Times New Roman" w:cstheme="minorHAnsi"/>
          <w:i/>
          <w:iCs/>
          <w:color w:val="000000"/>
        </w:rPr>
        <w:t>r</w:t>
      </w:r>
      <w:r w:rsidRPr="002D0D10">
        <w:rPr>
          <w:rFonts w:eastAsia="Times New Roman" w:cstheme="minorHAnsi"/>
          <w:i/>
          <w:iCs/>
          <w:color w:val="000000"/>
        </w:rPr>
        <w:t>esurrection</w:t>
      </w:r>
      <w:r w:rsidRPr="000D5DB5">
        <w:rPr>
          <w:rFonts w:eastAsia="Times New Roman" w:cstheme="minorHAnsi"/>
          <w:color w:val="000000"/>
        </w:rPr>
        <w:t xml:space="preserve">). </w:t>
      </w:r>
      <w:r>
        <w:rPr>
          <w:rFonts w:eastAsia="Times New Roman" w:cstheme="minorHAnsi"/>
          <w:color w:val="000000"/>
        </w:rPr>
        <w:t>U</w:t>
      </w:r>
      <w:r w:rsidRPr="000D5DB5">
        <w:rPr>
          <w:rFonts w:eastAsia="Times New Roman" w:cstheme="minorHAnsi"/>
          <w:color w:val="000000"/>
        </w:rPr>
        <w:t xml:space="preserve">nintelligent undead are usually ‘revived’ by repeated animation. </w:t>
      </w:r>
    </w:p>
    <w:p w14:paraId="348830D5" w14:textId="77777777" w:rsidR="00223BFC" w:rsidRPr="000D5DB5" w:rsidRDefault="00223BFC" w:rsidP="00223BFC">
      <w:pPr>
        <w:contextualSpacing/>
        <w:rPr>
          <w:rFonts w:eastAsia="Times New Roman" w:cstheme="minorHAnsi"/>
          <w:color w:val="000000"/>
        </w:rPr>
      </w:pPr>
      <w:r>
        <w:rPr>
          <w:rFonts w:eastAsia="Times New Roman" w:cstheme="minorHAnsi"/>
          <w:color w:val="000000"/>
        </w:rPr>
        <w:t xml:space="preserve">Some undead often have special conditions to destroy beyond resurrection. For example, liches can only be killed if their phylacteries are destroyed. </w:t>
      </w:r>
    </w:p>
    <w:p w14:paraId="67C62688" w14:textId="77777777" w:rsidR="00223BFC" w:rsidRDefault="00223BFC" w:rsidP="00223BFC">
      <w:pPr>
        <w:contextualSpacing/>
        <w:rPr>
          <w:rFonts w:eastAsia="Times New Roman" w:cstheme="minorHAnsi"/>
          <w:color w:val="000000"/>
        </w:rPr>
      </w:pPr>
      <w:r w:rsidRPr="000D5DB5">
        <w:rPr>
          <w:rFonts w:eastAsia="Times New Roman" w:cstheme="minorHAnsi"/>
          <w:color w:val="000000"/>
        </w:rPr>
        <w:t xml:space="preserve">Although undead also require their body parts to be available to be raised through these spells, it is easy to simply stitch body parts together with a sewing kit (or use body parts from other corpses), although the undead’s head is a vital and irreplaceable part. </w:t>
      </w:r>
    </w:p>
    <w:p w14:paraId="37C1105D"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The </w:t>
      </w:r>
      <w:r w:rsidR="00703D4E" w:rsidRPr="00703D4E">
        <w:rPr>
          <w:rFonts w:eastAsia="Times New Roman" w:cstheme="minorHAnsi"/>
          <w:i/>
          <w:iCs/>
          <w:color w:val="000000"/>
        </w:rPr>
        <w:t>r</w:t>
      </w:r>
      <w:r w:rsidRPr="00703D4E">
        <w:rPr>
          <w:rFonts w:eastAsia="Times New Roman" w:cstheme="minorHAnsi"/>
          <w:i/>
          <w:iCs/>
          <w:color w:val="000000"/>
        </w:rPr>
        <w:t>esurrection</w:t>
      </w:r>
      <w:r w:rsidRPr="000D5DB5">
        <w:rPr>
          <w:rFonts w:eastAsia="Times New Roman" w:cstheme="minorHAnsi"/>
          <w:color w:val="000000"/>
        </w:rPr>
        <w:t xml:space="preserve"> spell can, however, revert an undead creature to living, so long as its soul is free, but only if it is heightened to 9th level (also known as True Resurrection). </w:t>
      </w:r>
    </w:p>
    <w:p w14:paraId="049D9B47"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Creating intelligent undead requires more than just animating them; the Plague of Undeath was an unholy concoction suffused with necromantic and soul magics, and animated by semi-sentient will. Created by the Lich King before the beginning of the Third War, the Plague of Undeath is the strongest and most reliable tool to create intelligent undead (see equipment). </w:t>
      </w:r>
    </w:p>
    <w:p w14:paraId="2D5A9DF4" w14:textId="751E6A0F" w:rsidR="00223BFC" w:rsidRPr="000D5DB5" w:rsidRDefault="00223BFC" w:rsidP="001B7C11">
      <w:pPr>
        <w:contextualSpacing/>
        <w:rPr>
          <w:rFonts w:eastAsia="Times New Roman" w:cstheme="minorHAnsi"/>
          <w:color w:val="000000"/>
        </w:rPr>
        <w:pPrChange w:id="4227" w:author="Admin" w:date="2022-04-19T01:33:00Z">
          <w:pPr>
            <w:contextualSpacing/>
          </w:pPr>
        </w:pPrChange>
      </w:pPr>
      <w:r w:rsidRPr="000D5DB5">
        <w:rPr>
          <w:rFonts w:eastAsia="Times New Roman" w:cstheme="minorHAnsi"/>
          <w:color w:val="000000"/>
        </w:rPr>
        <w:lastRenderedPageBreak/>
        <w:t xml:space="preserve">Should the Lich King’s telepathic control of his undead minions waver (either by suffering damage to himself </w:t>
      </w:r>
      <w:del w:id="4228" w:author="Admin" w:date="2022-04-19T01:33:00Z">
        <w:r w:rsidRPr="000D5DB5" w:rsidDel="001B7C11">
          <w:rPr>
            <w:rFonts w:eastAsia="Times New Roman" w:cstheme="minorHAnsi"/>
            <w:color w:val="000000"/>
          </w:rPr>
          <w:delText xml:space="preserve">of </w:delText>
        </w:r>
      </w:del>
      <w:ins w:id="4229" w:author="Admin" w:date="2022-04-19T01:33:00Z">
        <w:r w:rsidR="001B7C11" w:rsidRPr="000D5DB5">
          <w:rPr>
            <w:rFonts w:eastAsia="Times New Roman" w:cstheme="minorHAnsi"/>
            <w:color w:val="000000"/>
          </w:rPr>
          <w:t>o</w:t>
        </w:r>
        <w:r w:rsidR="001B7C11">
          <w:rPr>
            <w:rFonts w:eastAsia="Times New Roman" w:cstheme="minorHAnsi"/>
            <w:color w:val="000000"/>
          </w:rPr>
          <w:t>r</w:t>
        </w:r>
        <w:r w:rsidR="001B7C11" w:rsidRPr="000D5DB5">
          <w:rPr>
            <w:rFonts w:eastAsia="Times New Roman" w:cstheme="minorHAnsi"/>
            <w:color w:val="000000"/>
          </w:rPr>
          <w:t xml:space="preserve"> </w:t>
        </w:r>
      </w:ins>
      <w:r w:rsidRPr="000D5DB5">
        <w:rPr>
          <w:rFonts w:eastAsia="Times New Roman" w:cstheme="minorHAnsi"/>
          <w:color w:val="000000"/>
        </w:rPr>
        <w:t xml:space="preserve">the Frozen Throne), there is a chance that these free-willed undead will summon back their spirits to their bodies, becoming intelligent undead—in many cases, joining the ranks of the Forsaken. </w:t>
      </w:r>
    </w:p>
    <w:p w14:paraId="086A6519"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Intelligent undead usually appear in traumatic events that would cause their spirit to linger and return (executed unjustly, betrayed and killed by a loved one, died with broken oaths or severe regrets, slain on unholy ground, etc., as determined by the DM). Spellcasters may attempt to replicate these circumstances with the </w:t>
      </w:r>
      <w:r w:rsidR="00703D4E" w:rsidRPr="00703D4E">
        <w:rPr>
          <w:rFonts w:eastAsia="Times New Roman" w:cstheme="minorHAnsi"/>
          <w:i/>
          <w:iCs/>
          <w:color w:val="000000"/>
        </w:rPr>
        <w:t>b</w:t>
      </w:r>
      <w:r w:rsidRPr="00703D4E">
        <w:rPr>
          <w:rFonts w:eastAsia="Times New Roman" w:cstheme="minorHAnsi"/>
          <w:i/>
          <w:iCs/>
          <w:color w:val="000000"/>
        </w:rPr>
        <w:t xml:space="preserve">ind </w:t>
      </w:r>
      <w:r w:rsidR="00703D4E" w:rsidRPr="00703D4E">
        <w:rPr>
          <w:rFonts w:eastAsia="Times New Roman" w:cstheme="minorHAnsi"/>
          <w:i/>
          <w:iCs/>
          <w:color w:val="000000"/>
        </w:rPr>
        <w:t>u</w:t>
      </w:r>
      <w:r w:rsidRPr="00703D4E">
        <w:rPr>
          <w:rFonts w:eastAsia="Times New Roman" w:cstheme="minorHAnsi"/>
          <w:i/>
          <w:iCs/>
          <w:color w:val="000000"/>
        </w:rPr>
        <w:t>ndead</w:t>
      </w:r>
      <w:r w:rsidRPr="000D5DB5">
        <w:rPr>
          <w:rFonts w:eastAsia="Times New Roman" w:cstheme="minorHAnsi"/>
          <w:color w:val="000000"/>
        </w:rPr>
        <w:t xml:space="preserve"> spell. </w:t>
      </w:r>
    </w:p>
    <w:p w14:paraId="74B5202F" w14:textId="77777777" w:rsidR="00223BFC" w:rsidRPr="000D5DB5" w:rsidRDefault="00223BFC" w:rsidP="00223BFC">
      <w:pPr>
        <w:contextualSpacing/>
        <w:rPr>
          <w:rFonts w:eastAsia="Times New Roman" w:cstheme="minorHAnsi"/>
          <w:color w:val="000000"/>
        </w:rPr>
      </w:pPr>
      <w:r w:rsidRPr="000D5DB5">
        <w:rPr>
          <w:rFonts w:eastAsia="Times New Roman" w:cstheme="minorHAnsi"/>
          <w:color w:val="000000"/>
        </w:rPr>
        <w:t xml:space="preserve">Casting the </w:t>
      </w:r>
      <w:r w:rsidRPr="00703D4E">
        <w:rPr>
          <w:rFonts w:eastAsia="Times New Roman" w:cstheme="minorHAnsi"/>
          <w:i/>
          <w:iCs/>
          <w:color w:val="000000"/>
        </w:rPr>
        <w:t>bind</w:t>
      </w:r>
      <w:r w:rsidRPr="000D5DB5">
        <w:rPr>
          <w:rFonts w:eastAsia="Times New Roman" w:cstheme="minorHAnsi"/>
          <w:color w:val="000000"/>
        </w:rPr>
        <w:t xml:space="preserve"> spell on a corpse in an area that was significant to the person while alive may summon his spirit to be bound as an undead. Animating and then binding a human farmer in the ruins of a market he used to sell his wares in, an elven farstrider in her archery range, or an orc in his hut are all likely to return a sliver of the creature’s spirit, returning their mental attributes to normal. These undead, if released from the binding, join the ranks of the Forsaken. </w:t>
      </w:r>
    </w:p>
    <w:p w14:paraId="63A09C70" w14:textId="77777777" w:rsidR="00223BFC" w:rsidRDefault="00223BFC" w:rsidP="00223BFC">
      <w:pPr>
        <w:contextualSpacing/>
        <w:rPr>
          <w:rFonts w:eastAsia="Times New Roman" w:cstheme="minorHAnsi"/>
          <w:color w:val="000000"/>
        </w:rPr>
      </w:pPr>
      <w:r>
        <w:rPr>
          <w:rFonts w:eastAsia="Times New Roman" w:cstheme="minorHAnsi"/>
          <w:b/>
          <w:bCs/>
          <w:color w:val="000000"/>
        </w:rPr>
        <w:t xml:space="preserve">Fey. </w:t>
      </w:r>
      <w:r>
        <w:rPr>
          <w:rFonts w:eastAsia="Times New Roman" w:cstheme="minorHAnsi"/>
          <w:color w:val="000000"/>
        </w:rPr>
        <w:t xml:space="preserve">Fey slain reform in the Emerald Dream, but do not regain physical bodies, such as the elder fey Cenarius. </w:t>
      </w:r>
    </w:p>
    <w:p w14:paraId="239E6E26" w14:textId="77777777" w:rsidR="00223BFC" w:rsidRDefault="00223BFC" w:rsidP="007378CE">
      <w:r>
        <w:rPr>
          <w:rFonts w:eastAsia="Times New Roman" w:cstheme="minorHAnsi"/>
          <w:b/>
          <w:bCs/>
          <w:color w:val="000000"/>
        </w:rPr>
        <w:t xml:space="preserve">Constructs. </w:t>
      </w:r>
      <w:r w:rsidRPr="000D5DB5">
        <w:t xml:space="preserve">Constructs </w:t>
      </w:r>
      <w:r>
        <w:t xml:space="preserve">are considered functionally immortal, and </w:t>
      </w:r>
      <w:r w:rsidRPr="000D5DB5">
        <w:t>can be fixed and recrafted</w:t>
      </w:r>
      <w:r>
        <w:t xml:space="preserve"> by a character with a sufficiently high proficiency in </w:t>
      </w:r>
      <w:r w:rsidR="007378CE">
        <w:t>E</w:t>
      </w:r>
      <w:r>
        <w:t xml:space="preserve">ngineer’s </w:t>
      </w:r>
      <w:r w:rsidR="007378CE">
        <w:t>T</w:t>
      </w:r>
      <w:r>
        <w:t>ools, although they cannot be restored if missing critical components (subject to joint DM-player adjudication)</w:t>
      </w:r>
      <w:r w:rsidRPr="000D5DB5">
        <w:t>.</w:t>
      </w:r>
    </w:p>
    <w:p w14:paraId="0FF46C24" w14:textId="77777777" w:rsidR="00223BFC" w:rsidRDefault="00223BFC" w:rsidP="00223BFC"/>
    <w:p w14:paraId="2EE56DBB" w14:textId="77777777" w:rsidR="007A0AE5" w:rsidRDefault="007A0AE5" w:rsidP="00762008">
      <w:pPr>
        <w:pStyle w:val="Heading2"/>
      </w:pPr>
      <w:bookmarkStart w:id="4230" w:name="_Toc54196480"/>
      <w:r>
        <w:t>Retraining</w:t>
      </w:r>
      <w:bookmarkEnd w:id="4230"/>
    </w:p>
    <w:p w14:paraId="32AF71CE" w14:textId="77777777" w:rsidR="007A0AE5" w:rsidRDefault="007A0AE5" w:rsidP="007A0AE5">
      <w:r w:rsidRPr="007A0AE5">
        <w:t xml:space="preserve">This allows a character to change their class or a chosen class feature (such as a </w:t>
      </w:r>
      <w:r>
        <w:t>Warrior</w:t>
      </w:r>
      <w:r w:rsidRPr="007A0AE5">
        <w:t>’s Fighting Style</w:t>
      </w:r>
      <w:r>
        <w:t>,</w:t>
      </w:r>
      <w:r w:rsidRPr="007A0AE5">
        <w:t xml:space="preserve"> </w:t>
      </w:r>
      <w:r>
        <w:t>a Tinker’s Patent, or even a character’s class</w:t>
      </w:r>
      <w:r w:rsidRPr="007A0AE5">
        <w:t xml:space="preserve">). This takes 7 days </w:t>
      </w:r>
      <w:r>
        <w:t xml:space="preserve">and costs 25 gp </w:t>
      </w:r>
      <w:r w:rsidRPr="007A0AE5">
        <w:t>per class level</w:t>
      </w:r>
      <w:r>
        <w:t xml:space="preserve"> of the character</w:t>
      </w:r>
      <w:r w:rsidRPr="007A0AE5">
        <w:t xml:space="preserve">. </w:t>
      </w:r>
      <w:r>
        <w:t>If multiclassing, retrain only the relevant class’s levels.</w:t>
      </w:r>
    </w:p>
    <w:p w14:paraId="0FADC1A2" w14:textId="77777777" w:rsidR="007A0AE5" w:rsidRDefault="007A0AE5" w:rsidP="007A0AE5"/>
    <w:p w14:paraId="17EA1682" w14:textId="77777777" w:rsidR="007A0AE5" w:rsidRDefault="007A0AE5" w:rsidP="007A0AE5">
      <w:r>
        <w:t xml:space="preserve">For instance, a Warrior 2/Tinker 5 who wishes to change her Fighting Style would take 14 days and 50 gp to change her Fighting Style or retrain her Warrior levels into something else, but 35 days and 125 gp to change her Patent. </w:t>
      </w:r>
    </w:p>
    <w:p w14:paraId="0A6E249D" w14:textId="77777777" w:rsidR="007A0AE5" w:rsidRDefault="007A0AE5" w:rsidP="007A0AE5"/>
    <w:p w14:paraId="3E7F5508" w14:textId="77777777" w:rsidR="00762008" w:rsidRDefault="00762008" w:rsidP="00762008">
      <w:pPr>
        <w:pStyle w:val="Heading2"/>
      </w:pPr>
      <w:bookmarkStart w:id="4231" w:name="_Toc54196481"/>
      <w:r>
        <w:t>Strongholds</w:t>
      </w:r>
      <w:bookmarkEnd w:id="4231"/>
    </w:p>
    <w:p w14:paraId="35EDDE03" w14:textId="77777777" w:rsidR="00762008" w:rsidRDefault="00762008" w:rsidP="00762008">
      <w:r>
        <w:t xml:space="preserve">Whether it be human keeps, orc barricades, or a lone mage tower, strongholds serve as centers of important activity. </w:t>
      </w:r>
    </w:p>
    <w:p w14:paraId="016AE539" w14:textId="77777777" w:rsidR="00762008" w:rsidRDefault="00762008" w:rsidP="00762008">
      <w:r>
        <w:t xml:space="preserve">You may refer to the Kingdoms, Strongholds, and War rules for rules on building </w:t>
      </w:r>
      <w:r w:rsidR="00792C86">
        <w:t xml:space="preserve">and customizing </w:t>
      </w:r>
      <w:r>
        <w:t>strongholds.</w:t>
      </w:r>
    </w:p>
    <w:p w14:paraId="7CE85DCC" w14:textId="77777777" w:rsidR="00762008" w:rsidRDefault="00762008" w:rsidP="00762008"/>
    <w:p w14:paraId="79634DBF" w14:textId="77777777" w:rsidR="00762008" w:rsidRDefault="00EE686E" w:rsidP="00762008">
      <w:pPr>
        <w:rPr>
          <w:b/>
          <w:bCs/>
        </w:rPr>
      </w:pPr>
      <w:r>
        <w:rPr>
          <w:b/>
          <w:bCs/>
        </w:rPr>
        <w:t>Damaging Strongholds</w:t>
      </w:r>
    </w:p>
    <w:p w14:paraId="71AAA0AE" w14:textId="77777777" w:rsidR="00EE686E" w:rsidRPr="001402FB" w:rsidRDefault="00EE686E" w:rsidP="00762008">
      <w:r w:rsidRPr="001402FB">
        <w:t>Each 10</w:t>
      </w:r>
      <w:r>
        <w:t xml:space="preserve"> x </w:t>
      </w:r>
      <w:r w:rsidR="00223BFC" w:rsidRPr="001402FB">
        <w:t>10</w:t>
      </w:r>
      <w:r w:rsidR="00223BFC">
        <w:t>-foot</w:t>
      </w:r>
      <w:r>
        <w:t xml:space="preserve"> section (whether it be wall, room, or </w:t>
      </w:r>
      <w:r w:rsidRPr="001402FB">
        <w:t>door)</w:t>
      </w:r>
      <w:r>
        <w:t xml:space="preserve"> of a stronghold can be damaged. It has </w:t>
      </w:r>
      <w:r w:rsidRPr="001402FB">
        <w:t>AC and hit points relevant to its material</w:t>
      </w:r>
      <w:r>
        <w:t xml:space="preserve">, and </w:t>
      </w:r>
      <w:r w:rsidRPr="001402FB">
        <w:t>is immune to poison and psychic damage.</w:t>
      </w:r>
    </w:p>
    <w:p w14:paraId="39E31CA3" w14:textId="77777777" w:rsidR="00EE686E" w:rsidRPr="001402FB" w:rsidRDefault="00EE686E" w:rsidP="00EE686E">
      <w:r>
        <w:t xml:space="preserve">Reducing a </w:t>
      </w:r>
      <w:r w:rsidRPr="001402FB">
        <w:t>section to 0 hit points destroys it and might cause connected sections to buckle and collapse at the DM’s discretion</w:t>
      </w:r>
      <w:r>
        <w:t xml:space="preserve"> (usually if the attacker has the plans of the stronghold or is knowledgeable of masonry, such as having proficiency with the relevant artisan tool)</w:t>
      </w:r>
      <w:r w:rsidRPr="001402FB">
        <w:t>.</w:t>
      </w:r>
      <w:r>
        <w:t xml:space="preserve"> A destroyed section suppresses a stronghold function (such as punching into a storage room or prison wall, exposing the contents or releasing prisoners, respectively).</w:t>
      </w:r>
    </w:p>
    <w:p w14:paraId="58CE6292" w14:textId="77777777" w:rsidR="00791D2E" w:rsidRDefault="00791D2E" w:rsidP="00791D2E">
      <w:r>
        <w:t xml:space="preserve">A stronghold can be damaged with one spell that affects all sections in the spell’s area. If the effect or spell affects only one side of the stronghold (such as from the outside), add all hit points together, with the damage causing an indent equal to the amount of increments of damage compared to inches. </w:t>
      </w:r>
    </w:p>
    <w:p w14:paraId="00A84E37" w14:textId="77777777" w:rsidR="00791D2E" w:rsidRDefault="00791D2E" w:rsidP="00791D2E">
      <w:pPr>
        <w:contextualSpacing/>
        <w:rPr>
          <w:rFonts w:eastAsia="Times New Roman" w:cstheme="minorHAnsi"/>
          <w:color w:val="000000"/>
        </w:rPr>
      </w:pPr>
      <w:r>
        <w:rPr>
          <w:rFonts w:eastAsia="Times New Roman" w:cstheme="minorHAnsi"/>
          <w:color w:val="000000"/>
        </w:rPr>
        <w:lastRenderedPageBreak/>
        <w:t xml:space="preserve">Therefore, a cottage made of wood that is enveloped in the area of an </w:t>
      </w:r>
      <w:r w:rsidR="00703D4E" w:rsidRPr="00703D4E">
        <w:rPr>
          <w:rFonts w:eastAsia="Times New Roman" w:cstheme="minorHAnsi"/>
          <w:i/>
          <w:iCs/>
          <w:color w:val="000000"/>
        </w:rPr>
        <w:t>e</w:t>
      </w:r>
      <w:r w:rsidRPr="00703D4E">
        <w:rPr>
          <w:rFonts w:eastAsia="Times New Roman" w:cstheme="minorHAnsi"/>
          <w:i/>
          <w:iCs/>
          <w:color w:val="000000"/>
        </w:rPr>
        <w:t>arthquake</w:t>
      </w:r>
      <w:r>
        <w:rPr>
          <w:rFonts w:eastAsia="Times New Roman" w:cstheme="minorHAnsi"/>
          <w:color w:val="000000"/>
        </w:rPr>
        <w:t xml:space="preserve"> or </w:t>
      </w:r>
      <w:r w:rsidR="00703D4E" w:rsidRPr="00703D4E">
        <w:rPr>
          <w:rFonts w:eastAsia="Times New Roman" w:cstheme="minorHAnsi"/>
          <w:i/>
          <w:iCs/>
          <w:color w:val="000000"/>
        </w:rPr>
        <w:t>d</w:t>
      </w:r>
      <w:r w:rsidRPr="00703D4E">
        <w:rPr>
          <w:rFonts w:eastAsia="Times New Roman" w:cstheme="minorHAnsi"/>
          <w:i/>
          <w:iCs/>
          <w:color w:val="000000"/>
        </w:rPr>
        <w:t xml:space="preserve">eath and </w:t>
      </w:r>
      <w:r w:rsidR="00703D4E" w:rsidRPr="00703D4E">
        <w:rPr>
          <w:rFonts w:eastAsia="Times New Roman" w:cstheme="minorHAnsi"/>
          <w:i/>
          <w:iCs/>
          <w:color w:val="000000"/>
        </w:rPr>
        <w:t>d</w:t>
      </w:r>
      <w:r w:rsidRPr="00703D4E">
        <w:rPr>
          <w:rFonts w:eastAsia="Times New Roman" w:cstheme="minorHAnsi"/>
          <w:i/>
          <w:iCs/>
          <w:color w:val="000000"/>
        </w:rPr>
        <w:t>ecay</w:t>
      </w:r>
      <w:r>
        <w:rPr>
          <w:rFonts w:eastAsia="Times New Roman" w:cstheme="minorHAnsi"/>
          <w:color w:val="000000"/>
        </w:rPr>
        <w:t xml:space="preserve"> spell applies its damage to all sections; possibly bringing down the stronghold with the single spell. If attacking with a </w:t>
      </w:r>
      <w:r w:rsidR="006746EC">
        <w:rPr>
          <w:rFonts w:eastAsia="Times New Roman" w:cstheme="minorHAnsi"/>
          <w:i/>
          <w:iCs/>
          <w:color w:val="000000"/>
        </w:rPr>
        <w:t>f</w:t>
      </w:r>
      <w:r w:rsidRPr="006746EC">
        <w:rPr>
          <w:rFonts w:eastAsia="Times New Roman" w:cstheme="minorHAnsi"/>
          <w:i/>
          <w:iCs/>
          <w:color w:val="000000"/>
        </w:rPr>
        <w:t xml:space="preserve">ire </w:t>
      </w:r>
      <w:r w:rsidR="006746EC">
        <w:rPr>
          <w:rFonts w:eastAsia="Times New Roman" w:cstheme="minorHAnsi"/>
          <w:i/>
          <w:iCs/>
          <w:color w:val="000000"/>
        </w:rPr>
        <w:t>b</w:t>
      </w:r>
      <w:r w:rsidRPr="006746EC">
        <w:rPr>
          <w:rFonts w:eastAsia="Times New Roman" w:cstheme="minorHAnsi"/>
          <w:i/>
          <w:iCs/>
          <w:color w:val="000000"/>
        </w:rPr>
        <w:t>olt</w:t>
      </w:r>
      <w:r>
        <w:rPr>
          <w:rFonts w:eastAsia="Times New Roman" w:cstheme="minorHAnsi"/>
          <w:color w:val="000000"/>
        </w:rPr>
        <w:t xml:space="preserve"> spell cast by an 11th level spellcaster (3d10, average of 16 damage), however, every two hits cause 32 damage, equivalent to 1 inch of wood burnt out.</w:t>
      </w:r>
    </w:p>
    <w:p w14:paraId="53CD38EB" w14:textId="77777777" w:rsidR="00EE686E" w:rsidRDefault="00EE686E" w:rsidP="00EE686E"/>
    <w:p w14:paraId="030D7E45" w14:textId="77777777" w:rsidR="00EE686E" w:rsidRPr="001402FB" w:rsidRDefault="00EE686E" w:rsidP="00EE686E">
      <w:pPr>
        <w:rPr>
          <w:i/>
          <w:iCs/>
        </w:rPr>
      </w:pPr>
      <w:r w:rsidRPr="001402FB">
        <w:rPr>
          <w:i/>
          <w:iCs/>
        </w:rPr>
        <w:t>Material</w:t>
      </w:r>
      <w:r w:rsidRPr="001402FB">
        <w:rPr>
          <w:i/>
          <w:iCs/>
        </w:rPr>
        <w:tab/>
        <w:t>AC</w:t>
      </w:r>
      <w:r w:rsidRPr="001402FB">
        <w:rPr>
          <w:i/>
          <w:iCs/>
        </w:rPr>
        <w:tab/>
        <w:t>Hit Points/Inch</w:t>
      </w:r>
      <w:r w:rsidRPr="001402FB">
        <w:rPr>
          <w:i/>
          <w:iCs/>
        </w:rPr>
        <w:tab/>
        <w:t>Wall (</w:t>
      </w:r>
      <w:r>
        <w:rPr>
          <w:i/>
          <w:iCs/>
        </w:rPr>
        <w:t>1 foot</w:t>
      </w:r>
      <w:r w:rsidRPr="001402FB">
        <w:rPr>
          <w:i/>
          <w:iCs/>
        </w:rPr>
        <w:t>)</w:t>
      </w:r>
      <w:r w:rsidRPr="001402FB">
        <w:rPr>
          <w:i/>
          <w:iCs/>
        </w:rPr>
        <w:tab/>
        <w:t>Damage Threshold</w:t>
      </w:r>
    </w:p>
    <w:p w14:paraId="37B1D56A" w14:textId="77777777" w:rsidR="00EE686E" w:rsidRDefault="00EE686E" w:rsidP="00EE686E">
      <w:r>
        <w:t>Stone</w:t>
      </w:r>
      <w:r>
        <w:tab/>
        <w:t xml:space="preserve">17 </w:t>
      </w:r>
      <w:r>
        <w:tab/>
        <w:t>30</w:t>
      </w:r>
      <w:r>
        <w:tab/>
      </w:r>
      <w:r>
        <w:tab/>
        <w:t>360</w:t>
      </w:r>
      <w:r>
        <w:tab/>
      </w:r>
      <w:r>
        <w:tab/>
        <w:t>10</w:t>
      </w:r>
    </w:p>
    <w:p w14:paraId="3C550DC4" w14:textId="77777777" w:rsidR="00EE686E" w:rsidRDefault="00EE686E" w:rsidP="00EE686E">
      <w:r>
        <w:t>Wood</w:t>
      </w:r>
      <w:r>
        <w:tab/>
        <w:t>15</w:t>
      </w:r>
      <w:r>
        <w:tab/>
        <w:t>25</w:t>
      </w:r>
      <w:r>
        <w:tab/>
      </w:r>
      <w:r>
        <w:tab/>
        <w:t>300</w:t>
      </w:r>
      <w:r>
        <w:tab/>
      </w:r>
      <w:r>
        <w:tab/>
        <w:t>5</w:t>
      </w:r>
    </w:p>
    <w:p w14:paraId="25FDE2E9" w14:textId="77777777" w:rsidR="00EE686E" w:rsidRDefault="00EE686E">
      <w:pPr>
        <w:contextualSpacing/>
        <w:rPr>
          <w:rFonts w:eastAsia="Times New Roman" w:cstheme="minorHAnsi"/>
          <w:color w:val="000000"/>
        </w:rPr>
      </w:pPr>
    </w:p>
    <w:p w14:paraId="17F6BBCB" w14:textId="77777777" w:rsidR="00617A6B" w:rsidRDefault="00617A6B" w:rsidP="00064949">
      <w:pPr>
        <w:contextualSpacing/>
        <w:rPr>
          <w:rFonts w:eastAsia="Times New Roman" w:cstheme="minorHAnsi"/>
          <w:color w:val="000000"/>
        </w:rPr>
      </w:pPr>
      <w:r>
        <w:rPr>
          <w:rFonts w:eastAsia="Times New Roman" w:cstheme="minorHAnsi"/>
          <w:color w:val="000000"/>
        </w:rPr>
        <w:t xml:space="preserve">With spells like </w:t>
      </w:r>
      <w:r w:rsidR="00703D4E">
        <w:rPr>
          <w:rFonts w:eastAsia="Times New Roman" w:cstheme="minorHAnsi"/>
          <w:i/>
          <w:iCs/>
          <w:color w:val="000000"/>
        </w:rPr>
        <w:t>d</w:t>
      </w:r>
      <w:r w:rsidRPr="00703D4E">
        <w:rPr>
          <w:rFonts w:eastAsia="Times New Roman" w:cstheme="minorHAnsi"/>
          <w:i/>
          <w:iCs/>
          <w:color w:val="000000"/>
        </w:rPr>
        <w:t xml:space="preserve">eath and </w:t>
      </w:r>
      <w:r w:rsidR="00703D4E">
        <w:rPr>
          <w:rFonts w:eastAsia="Times New Roman" w:cstheme="minorHAnsi"/>
          <w:i/>
          <w:iCs/>
          <w:color w:val="000000"/>
        </w:rPr>
        <w:t>d</w:t>
      </w:r>
      <w:r w:rsidRPr="00703D4E">
        <w:rPr>
          <w:rFonts w:eastAsia="Times New Roman" w:cstheme="minorHAnsi"/>
          <w:i/>
          <w:iCs/>
          <w:color w:val="000000"/>
        </w:rPr>
        <w:t>ecay</w:t>
      </w:r>
      <w:r w:rsidR="00EE686E">
        <w:rPr>
          <w:rFonts w:eastAsia="Times New Roman" w:cstheme="minorHAnsi"/>
          <w:color w:val="000000"/>
        </w:rPr>
        <w:t xml:space="preserve"> and </w:t>
      </w:r>
      <w:r w:rsidR="00703D4E">
        <w:rPr>
          <w:rFonts w:eastAsia="Times New Roman" w:cstheme="minorHAnsi"/>
          <w:i/>
          <w:iCs/>
          <w:color w:val="000000"/>
        </w:rPr>
        <w:t>e</w:t>
      </w:r>
      <w:r w:rsidR="00EE686E" w:rsidRPr="00703D4E">
        <w:rPr>
          <w:rFonts w:eastAsia="Times New Roman" w:cstheme="minorHAnsi"/>
          <w:i/>
          <w:iCs/>
          <w:color w:val="000000"/>
        </w:rPr>
        <w:t>arthquake</w:t>
      </w:r>
      <w:r>
        <w:rPr>
          <w:rFonts w:eastAsia="Times New Roman" w:cstheme="minorHAnsi"/>
          <w:color w:val="000000"/>
        </w:rPr>
        <w:t xml:space="preserve">, </w:t>
      </w:r>
      <w:r w:rsidRPr="000D5DB5">
        <w:rPr>
          <w:rFonts w:eastAsia="Times New Roman" w:cstheme="minorHAnsi"/>
          <w:color w:val="000000"/>
        </w:rPr>
        <w:t xml:space="preserve">it </w:t>
      </w:r>
      <w:r>
        <w:rPr>
          <w:rFonts w:eastAsia="Times New Roman" w:cstheme="minorHAnsi"/>
          <w:color w:val="000000"/>
        </w:rPr>
        <w:t xml:space="preserve">typically </w:t>
      </w:r>
      <w:r w:rsidRPr="000D5DB5">
        <w:rPr>
          <w:rFonts w:eastAsia="Times New Roman" w:cstheme="minorHAnsi"/>
          <w:color w:val="000000"/>
        </w:rPr>
        <w:t xml:space="preserve">takes </w:t>
      </w:r>
      <w:r w:rsidR="00064949">
        <w:rPr>
          <w:rFonts w:eastAsia="Times New Roman" w:cstheme="minorHAnsi"/>
          <w:color w:val="000000"/>
        </w:rPr>
        <w:t xml:space="preserve">around </w:t>
      </w:r>
      <w:r w:rsidRPr="000D5DB5">
        <w:rPr>
          <w:rFonts w:eastAsia="Times New Roman" w:cstheme="minorHAnsi"/>
          <w:color w:val="000000"/>
        </w:rPr>
        <w:t>one minute of damage to reduce a building’s floor to rubble with this spell</w:t>
      </w:r>
      <w:r w:rsidR="00EE686E">
        <w:rPr>
          <w:rFonts w:eastAsia="Times New Roman" w:cstheme="minorHAnsi"/>
          <w:color w:val="000000"/>
        </w:rPr>
        <w:t xml:space="preserve"> (average of </w:t>
      </w:r>
      <w:r w:rsidR="00EE686E" w:rsidRPr="00EE686E">
        <w:rPr>
          <w:rFonts w:eastAsia="Times New Roman" w:cstheme="minorHAnsi"/>
          <w:color w:val="000000"/>
        </w:rPr>
        <w:t>21</w:t>
      </w:r>
      <w:r w:rsidR="00EE686E">
        <w:rPr>
          <w:rFonts w:eastAsia="Times New Roman" w:cstheme="minorHAnsi"/>
          <w:color w:val="000000"/>
        </w:rPr>
        <w:t xml:space="preserve"> damage per round for </w:t>
      </w:r>
      <w:r w:rsidR="00703D4E" w:rsidRPr="00703D4E">
        <w:rPr>
          <w:rFonts w:eastAsia="Times New Roman" w:cstheme="minorHAnsi"/>
          <w:i/>
          <w:iCs/>
          <w:color w:val="000000"/>
        </w:rPr>
        <w:t>d</w:t>
      </w:r>
      <w:r w:rsidR="00EE686E" w:rsidRPr="00703D4E">
        <w:rPr>
          <w:rFonts w:eastAsia="Times New Roman" w:cstheme="minorHAnsi"/>
          <w:i/>
          <w:iCs/>
          <w:color w:val="000000"/>
        </w:rPr>
        <w:t xml:space="preserve">eath and </w:t>
      </w:r>
      <w:r w:rsidR="00703D4E" w:rsidRPr="00703D4E">
        <w:rPr>
          <w:rFonts w:eastAsia="Times New Roman" w:cstheme="minorHAnsi"/>
          <w:i/>
          <w:iCs/>
          <w:color w:val="000000"/>
        </w:rPr>
        <w:t>d</w:t>
      </w:r>
      <w:r w:rsidR="00EE686E" w:rsidRPr="00703D4E">
        <w:rPr>
          <w:rFonts w:eastAsia="Times New Roman" w:cstheme="minorHAnsi"/>
          <w:i/>
          <w:iCs/>
          <w:color w:val="000000"/>
        </w:rPr>
        <w:t>ecay</w:t>
      </w:r>
      <w:r w:rsidR="00EE686E">
        <w:rPr>
          <w:rFonts w:eastAsia="Times New Roman" w:cstheme="minorHAnsi"/>
          <w:color w:val="000000"/>
        </w:rPr>
        <w:t xml:space="preserve"> and </w:t>
      </w:r>
      <w:r w:rsidR="00064949">
        <w:rPr>
          <w:rFonts w:eastAsia="Times New Roman" w:cstheme="minorHAnsi"/>
          <w:color w:val="000000"/>
        </w:rPr>
        <w:t>1</w:t>
      </w:r>
      <w:r w:rsidR="00EE686E">
        <w:rPr>
          <w:rFonts w:eastAsia="Times New Roman" w:cstheme="minorHAnsi"/>
          <w:color w:val="000000"/>
        </w:rPr>
        <w:t xml:space="preserve">0 per round for </w:t>
      </w:r>
      <w:r w:rsidR="00703D4E" w:rsidRPr="00703D4E">
        <w:rPr>
          <w:rFonts w:eastAsia="Times New Roman" w:cstheme="minorHAnsi"/>
          <w:i/>
          <w:iCs/>
          <w:color w:val="000000"/>
        </w:rPr>
        <w:t>e</w:t>
      </w:r>
      <w:r w:rsidR="00EE686E" w:rsidRPr="00703D4E">
        <w:rPr>
          <w:rFonts w:eastAsia="Times New Roman" w:cstheme="minorHAnsi"/>
          <w:i/>
          <w:iCs/>
          <w:color w:val="000000"/>
        </w:rPr>
        <w:t>arthquake</w:t>
      </w:r>
      <w:r w:rsidR="00064949">
        <w:rPr>
          <w:rFonts w:eastAsia="Times New Roman" w:cstheme="minorHAnsi"/>
          <w:color w:val="000000"/>
        </w:rPr>
        <w:t xml:space="preserve"> (or 50 for heightened </w:t>
      </w:r>
      <w:r w:rsidR="00703D4E" w:rsidRPr="00703D4E">
        <w:rPr>
          <w:rFonts w:eastAsia="Times New Roman" w:cstheme="minorHAnsi"/>
          <w:i/>
          <w:iCs/>
          <w:color w:val="000000"/>
        </w:rPr>
        <w:t>e</w:t>
      </w:r>
      <w:r w:rsidR="00064949" w:rsidRPr="00703D4E">
        <w:rPr>
          <w:rFonts w:eastAsia="Times New Roman" w:cstheme="minorHAnsi"/>
          <w:i/>
          <w:iCs/>
          <w:color w:val="000000"/>
        </w:rPr>
        <w:t>arthquake</w:t>
      </w:r>
      <w:r w:rsidR="00064949">
        <w:rPr>
          <w:rFonts w:eastAsia="Times New Roman" w:cstheme="minorHAnsi"/>
          <w:color w:val="000000"/>
        </w:rPr>
        <w:t>)</w:t>
      </w:r>
      <w:r w:rsidR="00EE686E">
        <w:rPr>
          <w:rFonts w:eastAsia="Times New Roman" w:cstheme="minorHAnsi"/>
          <w:color w:val="000000"/>
        </w:rPr>
        <w:t>, before comparing to the Damage Threshold)</w:t>
      </w:r>
      <w:r w:rsidRPr="000D5DB5">
        <w:rPr>
          <w:rFonts w:eastAsia="Times New Roman" w:cstheme="minorHAnsi"/>
          <w:color w:val="000000"/>
        </w:rPr>
        <w:t>.</w:t>
      </w:r>
    </w:p>
    <w:p w14:paraId="6F8F2898" w14:textId="77777777" w:rsidR="00617A6B" w:rsidRDefault="00617A6B">
      <w:pPr>
        <w:contextualSpacing/>
        <w:rPr>
          <w:rFonts w:eastAsia="Times New Roman" w:cstheme="minorHAnsi"/>
        </w:rPr>
      </w:pPr>
    </w:p>
    <w:p w14:paraId="621544DB" w14:textId="77777777" w:rsidR="00762008" w:rsidRDefault="00791D2E" w:rsidP="00762008">
      <w:pPr>
        <w:rPr>
          <w:b/>
          <w:bCs/>
        </w:rPr>
      </w:pPr>
      <w:r w:rsidRPr="001C4700">
        <w:rPr>
          <w:b/>
          <w:bCs/>
        </w:rPr>
        <w:t>Siege Weapons</w:t>
      </w:r>
      <w:r>
        <w:rPr>
          <w:b/>
          <w:bCs/>
        </w:rPr>
        <w:t xml:space="preserve"> and Bombardment</w:t>
      </w:r>
    </w:p>
    <w:p w14:paraId="64FF664A" w14:textId="77777777" w:rsidR="00791D2E" w:rsidRDefault="00791D2E" w:rsidP="00762008">
      <w:r>
        <w:t>Siege weapons take a number of rounds on average, to destroy or breach a wall section. Setting up siege weapons is therefore a critical step that stronghold defenders must prevent, such as by sending outriders to harry or defeat the crew, sabotage with thieves’ tools, use their own siege weapons, building the stronghold in marshy terrain or behind moats, or preparing (or digging) tunnels that end behind enemy lines. The below chart assumes average damage, and walls one foot thick. Interior walls are half as thick (and take half the time to destroy).</w:t>
      </w:r>
    </w:p>
    <w:p w14:paraId="350411D4" w14:textId="77777777" w:rsidR="00791D2E" w:rsidRDefault="00791D2E" w:rsidP="00791D2E">
      <w:r w:rsidRPr="001C4700">
        <w:rPr>
          <w:i/>
          <w:iCs/>
        </w:rPr>
        <w:t>Note.</w:t>
      </w:r>
      <w:r>
        <w:t xml:space="preserve"> This assumes concentrated bombardment on the same 10 by 10 foot section. Usually in war, attacking commanders open multiple points of entry to overwhelm and demoralize defenders. </w:t>
      </w:r>
    </w:p>
    <w:p w14:paraId="782CCFE6" w14:textId="77777777" w:rsidR="00791D2E" w:rsidRDefault="00791D2E" w:rsidP="00791D2E"/>
    <w:p w14:paraId="6A309B3F" w14:textId="77777777" w:rsidR="00791D2E" w:rsidRPr="00DC6B27" w:rsidRDefault="00791D2E" w:rsidP="00F00B80">
      <w:pPr>
        <w:rPr>
          <w:b/>
          <w:bCs/>
        </w:rPr>
      </w:pPr>
      <w:r w:rsidRPr="00DC6B27">
        <w:rPr>
          <w:b/>
          <w:bCs/>
        </w:rPr>
        <w:t>Weapon</w:t>
      </w:r>
      <w:r w:rsidRPr="00DC6B27">
        <w:rPr>
          <w:b/>
          <w:bCs/>
        </w:rPr>
        <w:tab/>
        <w:t>D</w:t>
      </w:r>
      <w:r>
        <w:rPr>
          <w:b/>
          <w:bCs/>
        </w:rPr>
        <w:t>amage/minute</w:t>
      </w:r>
      <w:r>
        <w:rPr>
          <w:b/>
          <w:bCs/>
        </w:rPr>
        <w:tab/>
      </w:r>
      <w:r w:rsidRPr="00DC6B27">
        <w:rPr>
          <w:b/>
          <w:bCs/>
        </w:rPr>
        <w:t xml:space="preserve">Stone </w:t>
      </w:r>
      <w:r>
        <w:rPr>
          <w:b/>
          <w:bCs/>
        </w:rPr>
        <w:t>(1 foot thick)</w:t>
      </w:r>
      <w:r>
        <w:rPr>
          <w:b/>
          <w:bCs/>
        </w:rPr>
        <w:tab/>
      </w:r>
      <w:r w:rsidRPr="00DC6B27">
        <w:rPr>
          <w:b/>
          <w:bCs/>
        </w:rPr>
        <w:t>Wood</w:t>
      </w:r>
      <w:r>
        <w:rPr>
          <w:b/>
          <w:bCs/>
        </w:rPr>
        <w:t xml:space="preserve"> (1 foot thick)</w:t>
      </w:r>
    </w:p>
    <w:p w14:paraId="65C0A0EB" w14:textId="77777777" w:rsidR="00791D2E" w:rsidRDefault="00791D2E" w:rsidP="00F00B80">
      <w:r>
        <w:t xml:space="preserve">Ballista* </w:t>
      </w:r>
      <w:r>
        <w:tab/>
        <w:t>160</w:t>
      </w:r>
      <w:r>
        <w:tab/>
      </w:r>
      <w:r>
        <w:tab/>
      </w:r>
      <w:r>
        <w:tab/>
        <w:t>2 minutes</w:t>
      </w:r>
      <w:r>
        <w:tab/>
      </w:r>
      <w:r>
        <w:tab/>
        <w:t>1 minute 6 rounds</w:t>
      </w:r>
    </w:p>
    <w:p w14:paraId="29EA39D4" w14:textId="77777777" w:rsidR="00791D2E" w:rsidRDefault="00791D2E" w:rsidP="00F00B80">
      <w:r>
        <w:t>Cannon*</w:t>
      </w:r>
      <w:r>
        <w:tab/>
        <w:t>440</w:t>
      </w:r>
      <w:r>
        <w:tab/>
      </w:r>
      <w:r>
        <w:tab/>
      </w:r>
      <w:r>
        <w:tab/>
        <w:t>9 rounds</w:t>
      </w:r>
      <w:r>
        <w:tab/>
      </w:r>
      <w:r>
        <w:tab/>
        <w:t>7 rounds</w:t>
      </w:r>
    </w:p>
    <w:p w14:paraId="19B9476B" w14:textId="77777777" w:rsidR="00791D2E" w:rsidRDefault="00791D2E" w:rsidP="00F00B80">
      <w:r>
        <w:t>Trebuchet*</w:t>
      </w:r>
      <w:r>
        <w:tab/>
        <w:t>440</w:t>
      </w:r>
      <w:r>
        <w:tab/>
      </w:r>
      <w:r>
        <w:tab/>
      </w:r>
      <w:r>
        <w:tab/>
        <w:t>1 minute</w:t>
      </w:r>
      <w:r>
        <w:tab/>
      </w:r>
      <w:r>
        <w:tab/>
        <w:t>7 rounds</w:t>
      </w:r>
    </w:p>
    <w:p w14:paraId="73F59FB2" w14:textId="77777777" w:rsidR="00791D2E" w:rsidRDefault="00791D2E" w:rsidP="00791D2E">
      <w:r>
        <w:t>Mangonel*</w:t>
      </w:r>
      <w:r>
        <w:tab/>
        <w:t>270</w:t>
      </w:r>
      <w:r>
        <w:tab/>
      </w:r>
      <w:r>
        <w:tab/>
      </w:r>
      <w:r>
        <w:tab/>
        <w:t>1 minute 4 rounds</w:t>
      </w:r>
      <w:r>
        <w:tab/>
        <w:t xml:space="preserve">1 minute 2 rounds </w:t>
      </w:r>
    </w:p>
    <w:p w14:paraId="30FC68F9" w14:textId="77777777" w:rsidR="00791D2E" w:rsidRDefault="00791D2E" w:rsidP="00791D2E">
      <w:r>
        <w:t>Ram</w:t>
      </w:r>
      <w:r>
        <w:tab/>
        <w:t xml:space="preserve"> </w:t>
      </w:r>
      <w:r>
        <w:tab/>
        <w:t>160</w:t>
      </w:r>
      <w:r>
        <w:tab/>
      </w:r>
      <w:r>
        <w:tab/>
      </w:r>
      <w:r>
        <w:tab/>
        <w:t>2 minutes</w:t>
      </w:r>
      <w:r>
        <w:tab/>
      </w:r>
      <w:r>
        <w:tab/>
        <w:t>1 minute 6 rounds</w:t>
      </w:r>
    </w:p>
    <w:p w14:paraId="5E53F54B" w14:textId="77777777" w:rsidR="00791D2E" w:rsidRDefault="00791D2E" w:rsidP="00791D2E"/>
    <w:p w14:paraId="55F61A1B" w14:textId="77777777" w:rsidR="00791D2E" w:rsidRDefault="00791D2E" w:rsidP="00762008">
      <w:r>
        <w:t>* With these weapons, it is assumed the attacker has a full crew to maintain one attack per round (crew ranging from 3 to 5 for 3 to 5 actions each</w:t>
      </w:r>
      <w:r w:rsidR="00762008">
        <w:t>, as per their appropriate full descriptions</w:t>
      </w:r>
      <w:r>
        <w:t xml:space="preserve">). Without a full crew for the siege weapon, the damage takes longer (five times the normal time for trebuchets, for example). </w:t>
      </w:r>
    </w:p>
    <w:p w14:paraId="5D54722C" w14:textId="77777777" w:rsidR="004B270F" w:rsidRDefault="004B270F">
      <w:r>
        <w:t xml:space="preserve">These statistics assume the siege weapons in the Dungeon Master’s Guide for the purposes of backwards compatibility. Modified crossbows and firearms (field cannons, great ballista, etc.) are described in Chapter 7 under engineering. </w:t>
      </w:r>
    </w:p>
    <w:p w14:paraId="0BACDF33" w14:textId="77777777" w:rsidR="00791D2E" w:rsidRPr="00134BC3" w:rsidRDefault="00791D2E">
      <w:pPr>
        <w:contextualSpacing/>
        <w:rPr>
          <w:rFonts w:eastAsia="Times New Roman" w:cstheme="minorHAnsi"/>
        </w:rPr>
      </w:pPr>
    </w:p>
    <w:p w14:paraId="01FB5982" w14:textId="77777777" w:rsidR="00617A6B" w:rsidRPr="00F00B80" w:rsidRDefault="00617A6B" w:rsidP="00F00B80">
      <w:pPr>
        <w:contextualSpacing/>
        <w:rPr>
          <w:rFonts w:cstheme="minorHAnsi"/>
          <w:color w:val="000000"/>
        </w:rPr>
      </w:pPr>
      <w:r>
        <w:rPr>
          <w:rFonts w:eastAsia="Times New Roman" w:cstheme="minorHAnsi"/>
          <w:b/>
          <w:bCs/>
          <w:color w:val="000000"/>
        </w:rPr>
        <w:t xml:space="preserve">Collapsing Buildings. </w:t>
      </w:r>
      <w:r w:rsidRPr="000D5DB5">
        <w:rPr>
          <w:rFonts w:eastAsia="Times New Roman" w:cstheme="minorHAnsi"/>
          <w:color w:val="000000"/>
        </w:rPr>
        <w:t>A collapsing structure damages nearby creatures within half the structure’s height. Said creatures must make an Agility saving throw or else take 5d6 bludgeoning damage, and is knocked prone, and is buried in the rubble, requiring a DC 20 Strength (Athletics) check as an action to escape. The DM can adjust the DC higher or lower, depending on the nature of the rubble. On a successful save, the creature takes half as much damage and doesn’t fall prone or become buried.</w:t>
      </w:r>
      <w:r w:rsidR="00791D2E">
        <w:rPr>
          <w:rFonts w:eastAsia="Times New Roman" w:cstheme="minorHAnsi"/>
          <w:color w:val="000000"/>
        </w:rPr>
        <w:t xml:space="preserve"> The DM can waive the damage entirely and entrap a character in a small area that has not caved in, though this still requires the above check to escape.</w:t>
      </w:r>
    </w:p>
    <w:p w14:paraId="22A589A0" w14:textId="77777777" w:rsidR="000919AE" w:rsidRDefault="000919AE"/>
    <w:p w14:paraId="439D77D9" w14:textId="77777777" w:rsidR="002E3CBE" w:rsidRDefault="002E3CBE" w:rsidP="00E95E1F">
      <w:pPr>
        <w:pStyle w:val="Heading2"/>
      </w:pPr>
      <w:bookmarkStart w:id="4232" w:name="_Toc54196482"/>
      <w:r>
        <w:t>Vehicles</w:t>
      </w:r>
      <w:bookmarkEnd w:id="4232"/>
    </w:p>
    <w:p w14:paraId="0B0B9D92" w14:textId="77777777" w:rsidR="002E3CBE" w:rsidRDefault="002E3CBE">
      <w:pPr>
        <w:rPr>
          <w:sz w:val="20"/>
          <w:szCs w:val="20"/>
        </w:rPr>
      </w:pPr>
      <w:r>
        <w:rPr>
          <w:sz w:val="20"/>
          <w:szCs w:val="20"/>
        </w:rPr>
        <w:lastRenderedPageBreak/>
        <w:t>Some vehicles are unique to the Warcraft universe, and have increased speeds and abilities over normal vehicles.</w:t>
      </w:r>
    </w:p>
    <w:p w14:paraId="57A8A66E" w14:textId="77777777" w:rsidR="002E3CBE" w:rsidRPr="00E95E1F" w:rsidRDefault="002E3CBE">
      <w:pPr>
        <w:rPr>
          <w:sz w:val="20"/>
          <w:szCs w:val="20"/>
        </w:rPr>
      </w:pPr>
    </w:p>
    <w:p w14:paraId="7C05B33B" w14:textId="77777777" w:rsidR="002E3CBE" w:rsidRPr="00325A13" w:rsidRDefault="002E3CBE" w:rsidP="002E3CBE">
      <w:pPr>
        <w:rPr>
          <w:b/>
          <w:bCs/>
          <w:sz w:val="20"/>
          <w:szCs w:val="20"/>
        </w:rPr>
      </w:pPr>
      <w:r w:rsidRPr="00325A13">
        <w:rPr>
          <w:b/>
          <w:bCs/>
          <w:sz w:val="20"/>
          <w:szCs w:val="20"/>
        </w:rPr>
        <w:t>Type</w:t>
      </w:r>
      <w:r w:rsidRPr="00325A13">
        <w:rPr>
          <w:b/>
          <w:bCs/>
          <w:sz w:val="20"/>
          <w:szCs w:val="20"/>
        </w:rPr>
        <w:tab/>
      </w:r>
      <w:r w:rsidRPr="00325A13">
        <w:rPr>
          <w:b/>
          <w:bCs/>
          <w:sz w:val="20"/>
          <w:szCs w:val="20"/>
        </w:rPr>
        <w:tab/>
        <w:t xml:space="preserve">Cost </w:t>
      </w:r>
      <w:r w:rsidRPr="00325A13">
        <w:rPr>
          <w:b/>
          <w:bCs/>
          <w:sz w:val="20"/>
          <w:szCs w:val="20"/>
        </w:rPr>
        <w:tab/>
      </w:r>
      <w:r w:rsidRPr="00325A13">
        <w:rPr>
          <w:b/>
          <w:bCs/>
          <w:sz w:val="20"/>
          <w:szCs w:val="20"/>
        </w:rPr>
        <w:tab/>
        <w:t xml:space="preserve">Speed </w:t>
      </w:r>
      <w:r w:rsidRPr="00325A13">
        <w:rPr>
          <w:b/>
          <w:bCs/>
          <w:sz w:val="20"/>
          <w:szCs w:val="20"/>
        </w:rPr>
        <w:tab/>
        <w:t>Crew/Passengers</w:t>
      </w:r>
      <w:r w:rsidRPr="00325A13">
        <w:rPr>
          <w:b/>
          <w:bCs/>
          <w:sz w:val="20"/>
          <w:szCs w:val="20"/>
        </w:rPr>
        <w:tab/>
        <w:t>Cargo</w:t>
      </w:r>
      <w:r w:rsidRPr="00325A13">
        <w:rPr>
          <w:b/>
          <w:bCs/>
          <w:sz w:val="20"/>
          <w:szCs w:val="20"/>
        </w:rPr>
        <w:tab/>
        <w:t xml:space="preserve"> AC</w:t>
      </w:r>
      <w:r w:rsidRPr="00325A13">
        <w:rPr>
          <w:b/>
          <w:bCs/>
          <w:sz w:val="20"/>
          <w:szCs w:val="20"/>
        </w:rPr>
        <w:tab/>
        <w:t xml:space="preserve">HP </w:t>
      </w:r>
      <w:r w:rsidRPr="00325A13">
        <w:rPr>
          <w:b/>
          <w:bCs/>
          <w:sz w:val="20"/>
          <w:szCs w:val="20"/>
        </w:rPr>
        <w:tab/>
        <w:t xml:space="preserve">Threshold </w:t>
      </w:r>
    </w:p>
    <w:p w14:paraId="01B9E682" w14:textId="77777777" w:rsidR="002E3CBE" w:rsidRDefault="002E3CBE" w:rsidP="002E3CBE">
      <w:pPr>
        <w:rPr>
          <w:sz w:val="20"/>
          <w:szCs w:val="20"/>
        </w:rPr>
      </w:pPr>
      <w:r>
        <w:rPr>
          <w:sz w:val="20"/>
          <w:szCs w:val="20"/>
        </w:rPr>
        <w:t>Goblin Zeppelin</w:t>
      </w:r>
      <w:r>
        <w:rPr>
          <w:sz w:val="20"/>
          <w:szCs w:val="20"/>
        </w:rPr>
        <w:tab/>
        <w:t>25,000 gp</w:t>
      </w:r>
      <w:r>
        <w:rPr>
          <w:sz w:val="20"/>
          <w:szCs w:val="20"/>
        </w:rPr>
        <w:tab/>
        <w:t>10 mph</w:t>
      </w:r>
      <w:r>
        <w:rPr>
          <w:sz w:val="20"/>
          <w:szCs w:val="20"/>
        </w:rPr>
        <w:tab/>
        <w:t>20/40</w:t>
      </w:r>
      <w:r>
        <w:rPr>
          <w:sz w:val="20"/>
          <w:szCs w:val="20"/>
        </w:rPr>
        <w:tab/>
      </w:r>
      <w:r>
        <w:rPr>
          <w:sz w:val="20"/>
          <w:szCs w:val="20"/>
        </w:rPr>
        <w:tab/>
        <w:t>10 tons</w:t>
      </w:r>
      <w:r>
        <w:rPr>
          <w:sz w:val="20"/>
          <w:szCs w:val="20"/>
        </w:rPr>
        <w:tab/>
        <w:t>15</w:t>
      </w:r>
      <w:r>
        <w:rPr>
          <w:sz w:val="20"/>
          <w:szCs w:val="20"/>
        </w:rPr>
        <w:tab/>
        <w:t>300</w:t>
      </w:r>
      <w:r>
        <w:rPr>
          <w:sz w:val="20"/>
          <w:szCs w:val="20"/>
        </w:rPr>
        <w:tab/>
        <w:t>10</w:t>
      </w:r>
    </w:p>
    <w:p w14:paraId="53CCB74E" w14:textId="77777777" w:rsidR="002E3CBE" w:rsidRPr="00325A13" w:rsidRDefault="002E3CBE" w:rsidP="002E3CBE">
      <w:pPr>
        <w:rPr>
          <w:sz w:val="20"/>
          <w:szCs w:val="20"/>
        </w:rPr>
      </w:pPr>
      <w:r w:rsidRPr="00325A13">
        <w:rPr>
          <w:sz w:val="20"/>
          <w:szCs w:val="20"/>
        </w:rPr>
        <w:t>Juggernaut</w:t>
      </w:r>
      <w:r w:rsidRPr="00325A13">
        <w:rPr>
          <w:sz w:val="20"/>
          <w:szCs w:val="20"/>
        </w:rPr>
        <w:tab/>
        <w:t>40,000 gp</w:t>
      </w:r>
      <w:r w:rsidRPr="00325A13">
        <w:rPr>
          <w:sz w:val="20"/>
          <w:szCs w:val="20"/>
        </w:rPr>
        <w:tab/>
      </w:r>
      <w:r>
        <w:rPr>
          <w:sz w:val="20"/>
          <w:szCs w:val="20"/>
        </w:rPr>
        <w:t>4</w:t>
      </w:r>
      <w:r w:rsidRPr="00325A13">
        <w:rPr>
          <w:sz w:val="20"/>
          <w:szCs w:val="20"/>
        </w:rPr>
        <w:t xml:space="preserve"> mph</w:t>
      </w:r>
      <w:r w:rsidRPr="00325A13">
        <w:rPr>
          <w:sz w:val="20"/>
          <w:szCs w:val="20"/>
        </w:rPr>
        <w:tab/>
      </w:r>
      <w:r>
        <w:rPr>
          <w:sz w:val="20"/>
          <w:szCs w:val="20"/>
        </w:rPr>
        <w:t>6</w:t>
      </w:r>
      <w:r w:rsidRPr="00325A13">
        <w:rPr>
          <w:sz w:val="20"/>
          <w:szCs w:val="20"/>
        </w:rPr>
        <w:t>0/</w:t>
      </w:r>
      <w:r>
        <w:rPr>
          <w:sz w:val="20"/>
          <w:szCs w:val="20"/>
        </w:rPr>
        <w:t>40</w:t>
      </w:r>
      <w:r w:rsidRPr="00325A13">
        <w:rPr>
          <w:sz w:val="20"/>
          <w:szCs w:val="20"/>
        </w:rPr>
        <w:t>0</w:t>
      </w:r>
      <w:r w:rsidRPr="00325A13">
        <w:rPr>
          <w:sz w:val="20"/>
          <w:szCs w:val="20"/>
        </w:rPr>
        <w:tab/>
      </w:r>
      <w:r w:rsidRPr="00325A13">
        <w:rPr>
          <w:sz w:val="20"/>
          <w:szCs w:val="20"/>
        </w:rPr>
        <w:tab/>
        <w:t>250 tons 17</w:t>
      </w:r>
      <w:r w:rsidRPr="00325A13">
        <w:rPr>
          <w:sz w:val="20"/>
          <w:szCs w:val="20"/>
        </w:rPr>
        <w:tab/>
        <w:t>600</w:t>
      </w:r>
      <w:r w:rsidRPr="00325A13">
        <w:rPr>
          <w:sz w:val="20"/>
          <w:szCs w:val="20"/>
        </w:rPr>
        <w:tab/>
        <w:t>20</w:t>
      </w:r>
    </w:p>
    <w:p w14:paraId="6FA12060" w14:textId="77777777" w:rsidR="002E3CBE" w:rsidRDefault="002E3CBE" w:rsidP="002E3CBE"/>
    <w:p w14:paraId="1363E915" w14:textId="77777777" w:rsidR="002E3CBE" w:rsidRPr="00CA4C74" w:rsidRDefault="002E3CBE" w:rsidP="002E3CBE">
      <w:r w:rsidRPr="00CA4C74">
        <w:rPr>
          <w:i/>
          <w:iCs/>
        </w:rPr>
        <w:t xml:space="preserve">Goblin Zeppelin (or Goblin Balloon). </w:t>
      </w:r>
      <w:r>
        <w:t>The goblin zeppelin has one engine (huge sized uncommon) which counts as 15 crew members, leaving the ship requiring only 5 crew members. Without the engine, the goblin zeppelin acts as a normal airship, and loses 1 mile of flight speed, and 9 tons of cargo.</w:t>
      </w:r>
    </w:p>
    <w:p w14:paraId="7AF174CF" w14:textId="77777777" w:rsidR="002E3CBE" w:rsidRDefault="002E3CBE" w:rsidP="002E3CBE">
      <w:r w:rsidRPr="00CA4C74">
        <w:rPr>
          <w:i/>
          <w:iCs/>
        </w:rPr>
        <w:t>Juggernaut.</w:t>
      </w:r>
      <w:r>
        <w:t xml:space="preserve"> The juggernaut has one engine (large-sized size rare) that counts as 30 crew members (costs 15,000 gp), leaving the ship requiring only 30 crew members. Without the engine, the juggernaut acts as a normal warship, and loses 1½ a mile of speed, and 50 tons of cargo. </w:t>
      </w:r>
    </w:p>
    <w:p w14:paraId="1C1B3385" w14:textId="77777777" w:rsidR="002E3CBE" w:rsidRDefault="002E3CBE" w:rsidP="002E3CBE">
      <w:pPr>
        <w:contextualSpacing/>
        <w:rPr>
          <w:rFonts w:eastAsia="Times New Roman" w:cstheme="minorHAnsi"/>
          <w:sz w:val="24"/>
          <w:szCs w:val="24"/>
        </w:rPr>
      </w:pPr>
    </w:p>
    <w:p w14:paraId="5A9434C8" w14:textId="77777777" w:rsidR="002E3CBE" w:rsidRDefault="002E3CBE"/>
    <w:p w14:paraId="02B9B0BB" w14:textId="77777777" w:rsidR="007A0074" w:rsidRDefault="007A0074">
      <w:r>
        <w:br w:type="page"/>
      </w:r>
    </w:p>
    <w:p w14:paraId="28BDA1C5" w14:textId="77777777" w:rsidR="007A0074" w:rsidRDefault="001B49D0">
      <w:pPr>
        <w:contextualSpacing/>
        <w:outlineLvl w:val="0"/>
        <w:rPr>
          <w:rFonts w:eastAsia="Times New Roman" w:cstheme="minorHAnsi"/>
          <w:b/>
          <w:bCs/>
          <w:color w:val="1F4E79"/>
          <w:kern w:val="36"/>
          <w:sz w:val="36"/>
          <w:szCs w:val="36"/>
        </w:rPr>
      </w:pPr>
      <w:bookmarkStart w:id="4233" w:name="_Toc54196483"/>
      <w:r>
        <w:rPr>
          <w:rFonts w:eastAsia="Times New Roman" w:cstheme="minorHAnsi"/>
          <w:b/>
          <w:bCs/>
          <w:color w:val="1F4E79"/>
          <w:kern w:val="36"/>
          <w:sz w:val="36"/>
          <w:szCs w:val="36"/>
        </w:rPr>
        <w:lastRenderedPageBreak/>
        <w:t>Chapter 9: Combat</w:t>
      </w:r>
      <w:bookmarkEnd w:id="4233"/>
    </w:p>
    <w:p w14:paraId="0DF3C003" w14:textId="77777777" w:rsidR="00881AFD" w:rsidRDefault="00881AFD">
      <w:pPr>
        <w:pStyle w:val="Heading2"/>
      </w:pPr>
      <w:bookmarkStart w:id="4234" w:name="_Toc54196484"/>
      <w:r>
        <w:t>Actions in Combat</w:t>
      </w:r>
      <w:bookmarkEnd w:id="4234"/>
    </w:p>
    <w:p w14:paraId="5B19FB78" w14:textId="77777777" w:rsidR="00AA3E30" w:rsidRDefault="00287DDF" w:rsidP="00AA3E30">
      <w:pPr>
        <w:rPr>
          <w:rFonts w:eastAsia="Times New Roman" w:cstheme="minorHAnsi"/>
          <w:b/>
          <w:bCs/>
          <w:color w:val="000000"/>
        </w:rPr>
      </w:pPr>
      <w:r w:rsidRPr="00AA3E30">
        <w:rPr>
          <w:rFonts w:eastAsia="Times New Roman" w:cstheme="minorHAnsi"/>
          <w:b/>
          <w:bCs/>
          <w:color w:val="000000"/>
        </w:rPr>
        <w:t>Attack</w:t>
      </w:r>
    </w:p>
    <w:p w14:paraId="0ED11645" w14:textId="77777777" w:rsidR="00C63674" w:rsidRPr="00AA3E30" w:rsidRDefault="00C63674" w:rsidP="00762008">
      <w:pPr>
        <w:rPr>
          <w:rFonts w:eastAsia="Times New Roman" w:cstheme="minorHAnsi"/>
          <w:b/>
          <w:bCs/>
          <w:color w:val="000000"/>
        </w:rPr>
      </w:pPr>
      <w:r>
        <w:t>When using an action to make an attack, some abilities (such as the Extra Attack feature or Haste) allow multiple attack</w:t>
      </w:r>
      <w:r w:rsidR="0027282D">
        <w:t>s</w:t>
      </w:r>
      <w:r>
        <w:t xml:space="preserve">. In this case, each attack is </w:t>
      </w:r>
      <w:r w:rsidR="00762008">
        <w:t>considered</w:t>
      </w:r>
      <w:r>
        <w:t xml:space="preserve"> a single </w:t>
      </w:r>
      <w:r w:rsidR="00762008">
        <w:t>‘</w:t>
      </w:r>
      <w:r>
        <w:t>attack action</w:t>
      </w:r>
      <w:r w:rsidR="00762008">
        <w:t>’</w:t>
      </w:r>
      <w:r>
        <w:t xml:space="preserve">. </w:t>
      </w:r>
    </w:p>
    <w:p w14:paraId="06500938" w14:textId="77777777" w:rsidR="00881AFD" w:rsidRDefault="00881AFD">
      <w:pPr>
        <w:contextualSpacing/>
        <w:rPr>
          <w:rFonts w:eastAsia="Times New Roman" w:cstheme="minorHAnsi"/>
          <w:color w:val="000000"/>
        </w:rPr>
      </w:pPr>
      <w:r>
        <w:rPr>
          <w:rFonts w:eastAsia="Times New Roman" w:cstheme="minorHAnsi"/>
          <w:color w:val="000000"/>
        </w:rPr>
        <w:t xml:space="preserve">This conversion also </w:t>
      </w:r>
      <w:r w:rsidRPr="000D5DB5">
        <w:rPr>
          <w:rFonts w:eastAsia="Times New Roman" w:cstheme="minorHAnsi"/>
          <w:color w:val="000000"/>
        </w:rPr>
        <w:t>make</w:t>
      </w:r>
      <w:r>
        <w:rPr>
          <w:rFonts w:eastAsia="Times New Roman" w:cstheme="minorHAnsi"/>
          <w:color w:val="000000"/>
        </w:rPr>
        <w:t>s</w:t>
      </w:r>
      <w:r w:rsidRPr="000D5DB5">
        <w:rPr>
          <w:rFonts w:eastAsia="Times New Roman" w:cstheme="minorHAnsi"/>
          <w:color w:val="000000"/>
        </w:rPr>
        <w:t xml:space="preserve"> use of several effects that affect combat, such as strike and stance effects. The character must choose to use their bonus action to fight (with an off-hand weapon or cast a spell or use an item) or to use a strike effect if they have one. </w:t>
      </w:r>
    </w:p>
    <w:p w14:paraId="477E6D01" w14:textId="77777777" w:rsidR="00AA3E30" w:rsidRPr="000D5DB5" w:rsidRDefault="00AA3E30">
      <w:pPr>
        <w:contextualSpacing/>
        <w:rPr>
          <w:rFonts w:eastAsia="Times New Roman" w:cstheme="minorHAnsi"/>
          <w:color w:val="000000"/>
        </w:rPr>
      </w:pPr>
    </w:p>
    <w:p w14:paraId="58289A06" w14:textId="77777777" w:rsidR="00556F8F" w:rsidRDefault="00881AFD" w:rsidP="00556F8F">
      <w:pPr>
        <w:rPr>
          <w:rFonts w:eastAsia="Times New Roman" w:cstheme="minorHAnsi"/>
          <w:b/>
          <w:bCs/>
          <w:color w:val="000000"/>
        </w:rPr>
      </w:pPr>
      <w:r w:rsidRPr="005401D2">
        <w:rPr>
          <w:rFonts w:eastAsia="Times New Roman" w:cstheme="minorHAnsi"/>
          <w:b/>
          <w:bCs/>
          <w:color w:val="000000"/>
        </w:rPr>
        <w:t>Strikes and Shots</w:t>
      </w:r>
    </w:p>
    <w:p w14:paraId="28A9D024" w14:textId="77777777" w:rsidR="00BB0DA7" w:rsidRDefault="00881AFD" w:rsidP="00556F8F">
      <w:pPr>
        <w:rPr>
          <w:rFonts w:eastAsia="Times New Roman" w:cstheme="minorHAnsi"/>
          <w:color w:val="000000"/>
        </w:rPr>
      </w:pPr>
      <w:r w:rsidRPr="005401D2">
        <w:rPr>
          <w:rFonts w:eastAsia="Times New Roman" w:cstheme="minorHAnsi"/>
          <w:color w:val="000000"/>
        </w:rPr>
        <w:t>These are abilities or spells that consume a bonus action to execute and grant an additional effect on the first successful attack (or a number of successful attacks,</w:t>
      </w:r>
      <w:r w:rsidR="00BB0DA7">
        <w:rPr>
          <w:rFonts w:eastAsia="Times New Roman" w:cstheme="minorHAnsi"/>
          <w:color w:val="000000"/>
        </w:rPr>
        <w:t xml:space="preserve"> depending on the description).</w:t>
      </w:r>
    </w:p>
    <w:p w14:paraId="15A2C781" w14:textId="77777777" w:rsidR="00881AFD" w:rsidRDefault="00881AFD" w:rsidP="00556F8F">
      <w:pPr>
        <w:rPr>
          <w:rFonts w:eastAsia="Times New Roman" w:cstheme="minorHAnsi"/>
          <w:color w:val="000000"/>
        </w:rPr>
      </w:pPr>
      <w:r w:rsidRPr="005401D2">
        <w:rPr>
          <w:rFonts w:eastAsia="Times New Roman" w:cstheme="minorHAnsi"/>
          <w:color w:val="000000"/>
        </w:rPr>
        <w:t xml:space="preserve">When using a strike effect, the use of a bonus action prevents using two-weapon fighting and use of off-hand natural attacks. Any character using a strike or shot effect can declare whether or not to use them for each attack action, or to withhold the effect until before the end of the duration. Shot spells are strike spells, but are restricted to ranged weapons. </w:t>
      </w:r>
    </w:p>
    <w:p w14:paraId="20CC4BD9" w14:textId="77777777" w:rsidR="00BB0DA7" w:rsidRPr="00607083" w:rsidRDefault="00BB0DA7" w:rsidP="00607083">
      <w:pPr>
        <w:rPr>
          <w:rFonts w:eastAsia="Times New Roman" w:cstheme="minorHAnsi"/>
          <w:b/>
          <w:bCs/>
          <w:color w:val="000000"/>
        </w:rPr>
      </w:pPr>
      <w:r>
        <w:rPr>
          <w:rFonts w:eastAsia="Times New Roman" w:cstheme="minorHAnsi"/>
          <w:i/>
          <w:iCs/>
          <w:color w:val="000000"/>
        </w:rPr>
        <w:t xml:space="preserve">For instance, </w:t>
      </w:r>
      <w:r>
        <w:rPr>
          <w:rFonts w:eastAsia="Times New Roman" w:cstheme="minorHAnsi"/>
          <w:color w:val="000000"/>
        </w:rPr>
        <w:t xml:space="preserve">a 9th level hunter </w:t>
      </w:r>
      <w:r w:rsidR="00607083">
        <w:rPr>
          <w:rFonts w:eastAsia="Times New Roman" w:cstheme="minorHAnsi"/>
          <w:color w:val="000000"/>
        </w:rPr>
        <w:t xml:space="preserve">can use a bonus action to cast the </w:t>
      </w:r>
      <w:r w:rsidR="00607083">
        <w:rPr>
          <w:rFonts w:eastAsia="Times New Roman" w:cstheme="minorHAnsi"/>
          <w:i/>
          <w:iCs/>
          <w:color w:val="000000"/>
        </w:rPr>
        <w:t xml:space="preserve">shot array: black arrow </w:t>
      </w:r>
      <w:r w:rsidR="00607083">
        <w:rPr>
          <w:rFonts w:eastAsia="Times New Roman" w:cstheme="minorHAnsi"/>
          <w:color w:val="000000"/>
        </w:rPr>
        <w:t xml:space="preserve">spell. The spell enchants 6 arrows, and allows them to deal 3d4 extra fel damage (with the ability to animate a target killed by the arrow). He may replace any normal arrow with a black arrow, until the arrows end or the enchantment fades after 1 minute. </w:t>
      </w:r>
    </w:p>
    <w:p w14:paraId="58868F35" w14:textId="77777777" w:rsidR="00556F8F" w:rsidRPr="005401D2" w:rsidRDefault="00556F8F" w:rsidP="00556F8F">
      <w:pPr>
        <w:rPr>
          <w:rFonts w:eastAsia="Times New Roman" w:cstheme="minorHAnsi"/>
          <w:color w:val="000000"/>
        </w:rPr>
      </w:pPr>
    </w:p>
    <w:p w14:paraId="3D30DA1E" w14:textId="77777777" w:rsidR="00556F8F" w:rsidRDefault="00881AFD" w:rsidP="005401D2">
      <w:pPr>
        <w:rPr>
          <w:rFonts w:eastAsia="Times New Roman" w:cstheme="minorHAnsi"/>
          <w:b/>
          <w:bCs/>
          <w:color w:val="000000"/>
        </w:rPr>
      </w:pPr>
      <w:r w:rsidRPr="005401D2">
        <w:rPr>
          <w:rFonts w:eastAsia="Times New Roman" w:cstheme="minorHAnsi"/>
          <w:b/>
          <w:bCs/>
          <w:color w:val="000000"/>
        </w:rPr>
        <w:t>Stances</w:t>
      </w:r>
    </w:p>
    <w:p w14:paraId="162C8007" w14:textId="77777777" w:rsidR="00881AFD" w:rsidRDefault="00881AFD" w:rsidP="005401D2">
      <w:pPr>
        <w:rPr>
          <w:rFonts w:eastAsia="Times New Roman" w:cstheme="minorHAnsi"/>
          <w:color w:val="000000"/>
        </w:rPr>
      </w:pPr>
      <w:r w:rsidRPr="005401D2">
        <w:rPr>
          <w:rFonts w:eastAsia="Times New Roman" w:cstheme="minorHAnsi"/>
          <w:color w:val="000000"/>
        </w:rPr>
        <w:t xml:space="preserve">These are abilities or spells that </w:t>
      </w:r>
      <w:r w:rsidR="00C04417">
        <w:rPr>
          <w:rFonts w:eastAsia="Times New Roman" w:cstheme="minorHAnsi"/>
          <w:color w:val="000000"/>
        </w:rPr>
        <w:t xml:space="preserve">usually </w:t>
      </w:r>
      <w:r w:rsidRPr="005401D2">
        <w:rPr>
          <w:rFonts w:eastAsia="Times New Roman" w:cstheme="minorHAnsi"/>
          <w:color w:val="000000"/>
        </w:rPr>
        <w:t xml:space="preserve">restrict the character’s movement, but grant the bonus so long as they are conscious and acting. They usually require an action or a bonus action to enter (depending on the description). Some stances require moving less than half a character’s maximum speed, while others require constant movement. </w:t>
      </w:r>
      <w:r w:rsidR="00C04417">
        <w:rPr>
          <w:rFonts w:eastAsia="Times New Roman" w:cstheme="minorHAnsi"/>
          <w:color w:val="000000"/>
        </w:rPr>
        <w:t xml:space="preserve">A character can only benefit of one stance at a given time. </w:t>
      </w:r>
    </w:p>
    <w:p w14:paraId="443838D3" w14:textId="77777777" w:rsidR="00556F8F" w:rsidRPr="005401D2" w:rsidRDefault="00556F8F" w:rsidP="005401D2">
      <w:pPr>
        <w:rPr>
          <w:rFonts w:eastAsia="Times New Roman" w:cstheme="minorHAnsi"/>
          <w:color w:val="000000"/>
        </w:rPr>
      </w:pPr>
    </w:p>
    <w:p w14:paraId="3BE8DDE7" w14:textId="77777777" w:rsidR="00556F8F" w:rsidRDefault="00AA3E30" w:rsidP="00556F8F">
      <w:pPr>
        <w:contextualSpacing/>
        <w:rPr>
          <w:rFonts w:eastAsia="Times New Roman" w:cstheme="minorHAnsi"/>
          <w:b/>
          <w:bCs/>
          <w:color w:val="000000"/>
        </w:rPr>
      </w:pPr>
      <w:r w:rsidRPr="00AA3E30">
        <w:rPr>
          <w:rFonts w:eastAsia="Times New Roman" w:cstheme="minorHAnsi"/>
          <w:b/>
          <w:bCs/>
          <w:color w:val="000000"/>
        </w:rPr>
        <w:t>Tether</w:t>
      </w:r>
    </w:p>
    <w:p w14:paraId="6F95CC4B" w14:textId="77777777" w:rsidR="00AA3E30" w:rsidRDefault="00AA3E30" w:rsidP="00556F8F">
      <w:pPr>
        <w:contextualSpacing/>
        <w:rPr>
          <w:rFonts w:eastAsia="Times New Roman" w:cstheme="minorHAnsi"/>
          <w:color w:val="000000"/>
        </w:rPr>
      </w:pPr>
      <w:r>
        <w:rPr>
          <w:rFonts w:eastAsia="Times New Roman" w:cstheme="minorHAnsi"/>
          <w:color w:val="000000"/>
        </w:rPr>
        <w:t xml:space="preserve">A character can tether another using rope, chain, or another mechanism to restrain its range of movement, without having to restrain the character (such as by a spell or using grappling). </w:t>
      </w:r>
    </w:p>
    <w:p w14:paraId="60CB503B" w14:textId="77777777" w:rsidR="00AA3E30" w:rsidRPr="00AA3E30" w:rsidRDefault="00AA3E30" w:rsidP="00AA3E30">
      <w:pPr>
        <w:contextualSpacing/>
        <w:rPr>
          <w:rFonts w:eastAsia="Times New Roman" w:cstheme="minorHAnsi"/>
          <w:color w:val="000000"/>
        </w:rPr>
      </w:pPr>
      <w:r>
        <w:rPr>
          <w:rFonts w:eastAsia="Times New Roman" w:cstheme="minorHAnsi"/>
          <w:color w:val="000000"/>
        </w:rPr>
        <w:t xml:space="preserve">If tethering two creatures, </w:t>
      </w:r>
      <w:r w:rsidRPr="00397811">
        <w:rPr>
          <w:rFonts w:eastAsia="Times New Roman" w:cstheme="minorHAnsi"/>
          <w:color w:val="000000"/>
        </w:rPr>
        <w:t xml:space="preserve">one side </w:t>
      </w:r>
      <w:r>
        <w:rPr>
          <w:rFonts w:eastAsia="Times New Roman" w:cstheme="minorHAnsi"/>
          <w:color w:val="000000"/>
        </w:rPr>
        <w:t xml:space="preserve">can </w:t>
      </w:r>
      <w:r w:rsidRPr="00397811">
        <w:rPr>
          <w:rFonts w:eastAsia="Times New Roman" w:cstheme="minorHAnsi"/>
          <w:color w:val="000000"/>
        </w:rPr>
        <w:t>perform the shove action</w:t>
      </w:r>
      <w:r>
        <w:rPr>
          <w:rFonts w:eastAsia="Times New Roman" w:cstheme="minorHAnsi"/>
          <w:color w:val="000000"/>
        </w:rPr>
        <w:t xml:space="preserve">, but instead of pushing away, the </w:t>
      </w:r>
      <w:r w:rsidRPr="00397811">
        <w:rPr>
          <w:rFonts w:eastAsia="Times New Roman" w:cstheme="minorHAnsi"/>
          <w:color w:val="000000"/>
        </w:rPr>
        <w:t xml:space="preserve">creature </w:t>
      </w:r>
      <w:r>
        <w:rPr>
          <w:rFonts w:eastAsia="Times New Roman" w:cstheme="minorHAnsi"/>
          <w:color w:val="000000"/>
        </w:rPr>
        <w:t xml:space="preserve">moves </w:t>
      </w:r>
      <w:r w:rsidRPr="00397811">
        <w:rPr>
          <w:rFonts w:eastAsia="Times New Roman" w:cstheme="minorHAnsi"/>
          <w:color w:val="000000"/>
        </w:rPr>
        <w:t>closer on a successful check</w:t>
      </w:r>
      <w:r>
        <w:rPr>
          <w:rFonts w:eastAsia="Times New Roman" w:cstheme="minorHAnsi"/>
          <w:color w:val="000000"/>
        </w:rPr>
        <w:t xml:space="preserve">. The creatures moves the </w:t>
      </w:r>
      <w:r w:rsidRPr="00397811">
        <w:rPr>
          <w:rFonts w:eastAsia="Times New Roman" w:cstheme="minorHAnsi"/>
          <w:color w:val="000000"/>
        </w:rPr>
        <w:t xml:space="preserve">same distance </w:t>
      </w:r>
      <w:r>
        <w:rPr>
          <w:rFonts w:eastAsia="Times New Roman" w:cstheme="minorHAnsi"/>
          <w:color w:val="000000"/>
        </w:rPr>
        <w:t>as they would if they were shoved normally</w:t>
      </w:r>
      <w:r w:rsidRPr="00397811">
        <w:rPr>
          <w:rFonts w:eastAsia="Times New Roman" w:cstheme="minorHAnsi"/>
          <w:color w:val="000000"/>
        </w:rPr>
        <w:t xml:space="preserve">. </w:t>
      </w:r>
      <w:r>
        <w:rPr>
          <w:rFonts w:eastAsia="Times New Roman" w:cstheme="minorHAnsi"/>
          <w:color w:val="000000"/>
        </w:rPr>
        <w:br/>
        <w:t xml:space="preserve">If a character uses a grappling hook, they can tether a target reliably with a successful ranged attack roll, and then use their action the next round to pull them closer. </w:t>
      </w:r>
    </w:p>
    <w:p w14:paraId="72D1D25A" w14:textId="77777777" w:rsidR="00AA3E30" w:rsidRDefault="00AA3E30">
      <w:pPr>
        <w:contextualSpacing/>
        <w:rPr>
          <w:rFonts w:eastAsia="Times New Roman" w:cstheme="minorHAnsi"/>
          <w:b/>
          <w:bCs/>
          <w:color w:val="000000"/>
        </w:rPr>
      </w:pPr>
    </w:p>
    <w:p w14:paraId="767FCE9D" w14:textId="77777777" w:rsidR="00881AFD" w:rsidRDefault="00881AFD">
      <w:pPr>
        <w:pStyle w:val="Heading2"/>
        <w:rPr>
          <w:i/>
          <w:iCs/>
        </w:rPr>
      </w:pPr>
      <w:bookmarkStart w:id="4235" w:name="_Toc54196485"/>
      <w:r>
        <w:t xml:space="preserve">Damage and </w:t>
      </w:r>
      <w:r w:rsidRPr="000D5DB5">
        <w:t>Healing</w:t>
      </w:r>
      <w:bookmarkEnd w:id="4235"/>
      <w:r>
        <w:rPr>
          <w:i/>
          <w:iCs/>
        </w:rPr>
        <w:t xml:space="preserve"> </w:t>
      </w:r>
    </w:p>
    <w:p w14:paraId="20264A0F" w14:textId="77777777" w:rsidR="00881AFD" w:rsidRPr="000D5DB5" w:rsidRDefault="00881AFD">
      <w:r w:rsidRPr="000D5DB5">
        <w:t xml:space="preserve">Effects that deal holy damage and can heal the living give the option for the spellcaster to either heal or deal damage. The same goes for effects that deal shadow damage and heal (though it can only heal the undead or demons). These spells have the </w:t>
      </w:r>
      <w:r w:rsidR="00CD07D6">
        <w:t>[healing]</w:t>
      </w:r>
      <w:r w:rsidRPr="000D5DB5">
        <w:t xml:space="preserve"> descriptor, or otherwise only harm. </w:t>
      </w:r>
    </w:p>
    <w:p w14:paraId="77F3E003" w14:textId="77777777" w:rsidR="00881AFD" w:rsidRDefault="00881AFD">
      <w:pPr>
        <w:contextualSpacing/>
        <w:rPr>
          <w:rFonts w:eastAsia="Times New Roman" w:cstheme="minorHAnsi"/>
          <w:color w:val="000000"/>
        </w:rPr>
      </w:pPr>
      <w:r w:rsidRPr="000D5DB5">
        <w:rPr>
          <w:rFonts w:eastAsia="Times New Roman" w:cstheme="minorHAnsi"/>
          <w:color w:val="000000"/>
        </w:rPr>
        <w:t xml:space="preserve">For example, the </w:t>
      </w:r>
      <w:r w:rsidR="00703D4E" w:rsidRPr="00703D4E">
        <w:rPr>
          <w:rFonts w:eastAsia="Times New Roman" w:cstheme="minorHAnsi"/>
          <w:i/>
          <w:iCs/>
          <w:color w:val="000000"/>
        </w:rPr>
        <w:t>h</w:t>
      </w:r>
      <w:r w:rsidRPr="00703D4E">
        <w:rPr>
          <w:rFonts w:eastAsia="Times New Roman" w:cstheme="minorHAnsi"/>
          <w:i/>
          <w:iCs/>
          <w:color w:val="000000"/>
        </w:rPr>
        <w:t xml:space="preserve">oly </w:t>
      </w:r>
      <w:r w:rsidR="00703D4E" w:rsidRPr="00703D4E">
        <w:rPr>
          <w:rFonts w:eastAsia="Times New Roman" w:cstheme="minorHAnsi"/>
          <w:i/>
          <w:iCs/>
          <w:color w:val="000000"/>
        </w:rPr>
        <w:t>l</w:t>
      </w:r>
      <w:r w:rsidRPr="00703D4E">
        <w:rPr>
          <w:rFonts w:eastAsia="Times New Roman" w:cstheme="minorHAnsi"/>
          <w:i/>
          <w:iCs/>
          <w:color w:val="000000"/>
        </w:rPr>
        <w:t>ight</w:t>
      </w:r>
      <w:r w:rsidRPr="000D5DB5">
        <w:rPr>
          <w:rFonts w:eastAsia="Times New Roman" w:cstheme="minorHAnsi"/>
          <w:color w:val="000000"/>
        </w:rPr>
        <w:t xml:space="preserve"> spell is a </w:t>
      </w:r>
      <w:r w:rsidR="00CD07D6">
        <w:rPr>
          <w:rFonts w:eastAsia="Times New Roman" w:cstheme="minorHAnsi"/>
          <w:color w:val="000000"/>
        </w:rPr>
        <w:t>[healing]</w:t>
      </w:r>
      <w:r w:rsidRPr="000D5DB5">
        <w:rPr>
          <w:rFonts w:eastAsia="Times New Roman" w:cstheme="minorHAnsi"/>
          <w:color w:val="000000"/>
        </w:rPr>
        <w:t xml:space="preserve"> spell that can deal holy damage. If targeting a living being, the caster can choose to make it heal them instead. </w:t>
      </w:r>
      <w:r w:rsidRPr="00703D4E">
        <w:rPr>
          <w:rFonts w:eastAsia="Times New Roman" w:cstheme="minorHAnsi"/>
          <w:i/>
          <w:iCs/>
          <w:color w:val="000000"/>
        </w:rPr>
        <w:t xml:space="preserve">Death </w:t>
      </w:r>
      <w:r w:rsidR="00703D4E" w:rsidRPr="00703D4E">
        <w:rPr>
          <w:rFonts w:eastAsia="Times New Roman" w:cstheme="minorHAnsi"/>
          <w:i/>
          <w:iCs/>
          <w:color w:val="000000"/>
        </w:rPr>
        <w:t>c</w:t>
      </w:r>
      <w:r w:rsidRPr="00703D4E">
        <w:rPr>
          <w:rFonts w:eastAsia="Times New Roman" w:cstheme="minorHAnsi"/>
          <w:i/>
          <w:iCs/>
          <w:color w:val="000000"/>
        </w:rPr>
        <w:t>oil</w:t>
      </w:r>
      <w:r w:rsidRPr="000D5DB5">
        <w:rPr>
          <w:rFonts w:eastAsia="Times New Roman" w:cstheme="minorHAnsi"/>
          <w:color w:val="000000"/>
        </w:rPr>
        <w:t xml:space="preserve"> is also a </w:t>
      </w:r>
      <w:r w:rsidR="00CD07D6">
        <w:rPr>
          <w:rFonts w:eastAsia="Times New Roman" w:cstheme="minorHAnsi"/>
          <w:color w:val="000000"/>
        </w:rPr>
        <w:t>[healing]</w:t>
      </w:r>
      <w:r w:rsidRPr="000D5DB5">
        <w:rPr>
          <w:rFonts w:eastAsia="Times New Roman" w:cstheme="minorHAnsi"/>
          <w:color w:val="000000"/>
        </w:rPr>
        <w:t>, though it can only heal the undead and demons, while dealing shadow damage at the will of the caster</w:t>
      </w:r>
      <w:r>
        <w:rPr>
          <w:rFonts w:eastAsia="Times New Roman" w:cstheme="minorHAnsi"/>
          <w:color w:val="000000"/>
        </w:rPr>
        <w:t xml:space="preserve"> to other creatures</w:t>
      </w:r>
      <w:r w:rsidRPr="000D5DB5">
        <w:rPr>
          <w:rFonts w:eastAsia="Times New Roman" w:cstheme="minorHAnsi"/>
          <w:color w:val="000000"/>
        </w:rPr>
        <w:t xml:space="preserve">. </w:t>
      </w:r>
    </w:p>
    <w:p w14:paraId="61E5C6A1" w14:textId="77777777" w:rsidR="00881AFD" w:rsidRPr="000D5DB5" w:rsidRDefault="00881AFD">
      <w:pPr>
        <w:contextualSpacing/>
        <w:rPr>
          <w:rFonts w:eastAsia="Times New Roman" w:cstheme="minorHAnsi"/>
          <w:color w:val="000000"/>
        </w:rPr>
      </w:pPr>
    </w:p>
    <w:p w14:paraId="4701EBEC" w14:textId="77777777" w:rsidR="00881AFD" w:rsidRDefault="00881AFD">
      <w:pPr>
        <w:contextualSpacing/>
        <w:rPr>
          <w:rFonts w:eastAsia="Times New Roman" w:cstheme="minorHAnsi"/>
          <w:b/>
          <w:bCs/>
          <w:sz w:val="24"/>
          <w:szCs w:val="24"/>
        </w:rPr>
      </w:pPr>
      <w:r>
        <w:rPr>
          <w:rFonts w:eastAsia="Times New Roman" w:cstheme="minorHAnsi"/>
          <w:b/>
          <w:bCs/>
          <w:sz w:val="24"/>
          <w:szCs w:val="24"/>
        </w:rPr>
        <w:lastRenderedPageBreak/>
        <w:t>Damage Types</w:t>
      </w:r>
    </w:p>
    <w:p w14:paraId="2FC4A9FB" w14:textId="77777777" w:rsidR="00881AFD" w:rsidRDefault="00881AFD">
      <w:r>
        <w:t xml:space="preserve">Different attacks, damaging spells, and other harmful effects deal different types of damage. Damage types have no rules of their own, but other rules, such as damage resistance, rely on the </w:t>
      </w:r>
      <w:r w:rsidRPr="00881AFD">
        <w:t xml:space="preserve">types. The damage types follow, with examples to help a </w:t>
      </w:r>
      <w:r w:rsidRPr="00325A13">
        <w:t>DM assign a damage type to a new effect.</w:t>
      </w:r>
    </w:p>
    <w:p w14:paraId="26B9D595" w14:textId="77777777" w:rsidR="00881AFD" w:rsidRDefault="00881AFD"/>
    <w:p w14:paraId="42436EF9" w14:textId="77777777" w:rsidR="00881AFD" w:rsidRDefault="00881AFD">
      <w:pPr>
        <w:contextualSpacing/>
        <w:rPr>
          <w:rFonts w:eastAsia="Times New Roman" w:cstheme="minorHAnsi"/>
        </w:rPr>
      </w:pPr>
      <w:r w:rsidRPr="00325A13">
        <w:rPr>
          <w:rFonts w:eastAsia="Times New Roman" w:cstheme="minorHAnsi"/>
          <w:b/>
          <w:bCs/>
          <w:i/>
          <w:iCs/>
        </w:rPr>
        <w:t xml:space="preserve">Arcane. </w:t>
      </w:r>
      <w:r w:rsidRPr="00325A13">
        <w:rPr>
          <w:rFonts w:eastAsia="Times New Roman" w:cstheme="minorHAnsi"/>
        </w:rPr>
        <w:t>Arcane is pure magical energy focused into a damaging form. Most effects that deal arcane damage are spells, including magic missile and spiritual weapon. Effects that used to deal force damage deal arcane damage instead.</w:t>
      </w:r>
    </w:p>
    <w:p w14:paraId="300528FD" w14:textId="77777777" w:rsidR="003038B5" w:rsidRPr="000D5DB5" w:rsidRDefault="003038B5">
      <w:pPr>
        <w:contextualSpacing/>
        <w:rPr>
          <w:rFonts w:eastAsia="Times New Roman" w:cstheme="minorHAnsi"/>
          <w:sz w:val="24"/>
          <w:szCs w:val="24"/>
        </w:rPr>
      </w:pPr>
      <w:r w:rsidRPr="00325A13">
        <w:rPr>
          <w:rFonts w:eastAsia="Times New Roman" w:cstheme="minorHAnsi"/>
          <w:b/>
          <w:bCs/>
          <w:i/>
          <w:iCs/>
          <w:color w:val="000000"/>
        </w:rPr>
        <w:t>Concussive.</w:t>
      </w:r>
      <w:r w:rsidRPr="000D5DB5">
        <w:rPr>
          <w:rFonts w:eastAsia="Times New Roman" w:cstheme="minorHAnsi"/>
          <w:color w:val="000000"/>
        </w:rPr>
        <w:t xml:space="preserve"> </w:t>
      </w:r>
      <w:r>
        <w:rPr>
          <w:rFonts w:eastAsia="Times New Roman" w:cstheme="minorHAnsi"/>
          <w:color w:val="000000"/>
        </w:rPr>
        <w:t xml:space="preserve">Concussive damage </w:t>
      </w:r>
      <w:r w:rsidRPr="000D5DB5">
        <w:rPr>
          <w:rFonts w:eastAsia="Times New Roman" w:cstheme="minorHAnsi"/>
          <w:color w:val="000000"/>
        </w:rPr>
        <w:t xml:space="preserve">is half bludgeoning, half thunder. </w:t>
      </w:r>
      <w:r>
        <w:rPr>
          <w:rFonts w:eastAsia="Times New Roman" w:cstheme="minorHAnsi"/>
          <w:color w:val="000000"/>
        </w:rPr>
        <w:t xml:space="preserve">Most effects that deal concussive damage as fueled by explosives. </w:t>
      </w:r>
    </w:p>
    <w:p w14:paraId="51024647" w14:textId="77777777" w:rsidR="00881AFD" w:rsidRDefault="00881AFD">
      <w:pPr>
        <w:contextualSpacing/>
        <w:rPr>
          <w:rFonts w:eastAsia="Times New Roman" w:cstheme="minorHAnsi"/>
        </w:rPr>
      </w:pPr>
      <w:r w:rsidRPr="00325A13">
        <w:rPr>
          <w:rFonts w:eastAsia="Times New Roman" w:cstheme="minorHAnsi"/>
          <w:b/>
          <w:bCs/>
          <w:i/>
          <w:iCs/>
        </w:rPr>
        <w:t xml:space="preserve">Holy. </w:t>
      </w:r>
      <w:r w:rsidRPr="00325A13">
        <w:rPr>
          <w:rFonts w:eastAsia="Times New Roman" w:cstheme="minorHAnsi"/>
        </w:rPr>
        <w:t>Holy is a form of divine power focused to harm or heal (if it also has the healing descriptor)</w:t>
      </w:r>
      <w:r>
        <w:rPr>
          <w:rFonts w:eastAsia="Times New Roman" w:cstheme="minorHAnsi"/>
        </w:rPr>
        <w:t xml:space="preserve">, such as a paladin’s </w:t>
      </w:r>
      <w:r w:rsidR="00703D4E">
        <w:rPr>
          <w:rFonts w:eastAsia="Times New Roman" w:cstheme="minorHAnsi"/>
        </w:rPr>
        <w:t xml:space="preserve">crusader strike </w:t>
      </w:r>
      <w:r>
        <w:rPr>
          <w:rFonts w:eastAsia="Times New Roman" w:cstheme="minorHAnsi"/>
        </w:rPr>
        <w:t xml:space="preserve">or a </w:t>
      </w:r>
      <w:r w:rsidRPr="00703D4E">
        <w:rPr>
          <w:rFonts w:eastAsia="Times New Roman" w:cstheme="minorHAnsi"/>
          <w:i/>
          <w:iCs/>
        </w:rPr>
        <w:t>holy light</w:t>
      </w:r>
      <w:r>
        <w:rPr>
          <w:rFonts w:eastAsia="Times New Roman" w:cstheme="minorHAnsi"/>
        </w:rPr>
        <w:t xml:space="preserve"> spell</w:t>
      </w:r>
      <w:r w:rsidRPr="00325A13">
        <w:rPr>
          <w:rFonts w:eastAsia="Times New Roman" w:cstheme="minorHAnsi"/>
        </w:rPr>
        <w:t>. Most effects that deal holy damage</w:t>
      </w:r>
      <w:r>
        <w:rPr>
          <w:rFonts w:eastAsia="Times New Roman" w:cstheme="minorHAnsi"/>
        </w:rPr>
        <w:t xml:space="preserve"> are fueled by divine beings. </w:t>
      </w:r>
      <w:r w:rsidR="008B6D68" w:rsidRPr="00325A13">
        <w:rPr>
          <w:rFonts w:eastAsia="Times New Roman" w:cstheme="minorHAnsi"/>
        </w:rPr>
        <w:t xml:space="preserve">Effects that used to deal </w:t>
      </w:r>
      <w:r w:rsidR="008B6D68">
        <w:rPr>
          <w:rFonts w:eastAsia="Times New Roman" w:cstheme="minorHAnsi"/>
        </w:rPr>
        <w:t xml:space="preserve">radiant </w:t>
      </w:r>
      <w:r w:rsidR="008B6D68" w:rsidRPr="00325A13">
        <w:rPr>
          <w:rFonts w:eastAsia="Times New Roman" w:cstheme="minorHAnsi"/>
        </w:rPr>
        <w:t xml:space="preserve">damage deal </w:t>
      </w:r>
      <w:r w:rsidR="008B6D68">
        <w:rPr>
          <w:rFonts w:eastAsia="Times New Roman" w:cstheme="minorHAnsi"/>
        </w:rPr>
        <w:t xml:space="preserve">holy </w:t>
      </w:r>
      <w:r w:rsidR="008B6D68" w:rsidRPr="00325A13">
        <w:rPr>
          <w:rFonts w:eastAsia="Times New Roman" w:cstheme="minorHAnsi"/>
        </w:rPr>
        <w:t>damage instead.</w:t>
      </w:r>
    </w:p>
    <w:p w14:paraId="5F4EFFDC" w14:textId="77777777" w:rsidR="00881AFD" w:rsidRDefault="00881AFD">
      <w:pPr>
        <w:contextualSpacing/>
        <w:rPr>
          <w:rFonts w:eastAsia="Times New Roman" w:cstheme="minorHAnsi"/>
        </w:rPr>
      </w:pPr>
      <w:r>
        <w:rPr>
          <w:rFonts w:eastAsia="Times New Roman" w:cstheme="minorHAnsi"/>
          <w:b/>
          <w:bCs/>
          <w:i/>
          <w:iCs/>
        </w:rPr>
        <w:t xml:space="preserve">Shadow. </w:t>
      </w:r>
      <w:r>
        <w:rPr>
          <w:rFonts w:eastAsia="Times New Roman" w:cstheme="minorHAnsi"/>
        </w:rPr>
        <w:t>Shadow is the polar opposite of the holy light, and can also be used to harm or heal different creature types</w:t>
      </w:r>
      <w:r w:rsidR="001B3CBF">
        <w:rPr>
          <w:rFonts w:eastAsia="Times New Roman" w:cstheme="minorHAnsi"/>
        </w:rPr>
        <w:t xml:space="preserve">, such as a death knight’s runic strike or </w:t>
      </w:r>
      <w:r w:rsidR="001B3CBF" w:rsidRPr="00703D4E">
        <w:rPr>
          <w:rFonts w:eastAsia="Times New Roman" w:cstheme="minorHAnsi"/>
          <w:i/>
          <w:iCs/>
        </w:rPr>
        <w:t>death coil</w:t>
      </w:r>
      <w:r w:rsidR="001B3CBF">
        <w:rPr>
          <w:rFonts w:eastAsia="Times New Roman" w:cstheme="minorHAnsi"/>
        </w:rPr>
        <w:t xml:space="preserve">. Most effects that deal shadow damage are fueled by dark beings such as void lords. </w:t>
      </w:r>
      <w:r w:rsidR="008B6D68" w:rsidRPr="00325A13">
        <w:rPr>
          <w:rFonts w:eastAsia="Times New Roman" w:cstheme="minorHAnsi"/>
        </w:rPr>
        <w:t xml:space="preserve">Effects that used to deal </w:t>
      </w:r>
      <w:r w:rsidR="008B6D68">
        <w:rPr>
          <w:rFonts w:eastAsia="Times New Roman" w:cstheme="minorHAnsi"/>
        </w:rPr>
        <w:t>necrotic</w:t>
      </w:r>
      <w:r w:rsidR="008B6D68" w:rsidRPr="00325A13">
        <w:rPr>
          <w:rFonts w:eastAsia="Times New Roman" w:cstheme="minorHAnsi"/>
        </w:rPr>
        <w:t xml:space="preserve"> damage deal </w:t>
      </w:r>
      <w:r w:rsidR="008B6D68">
        <w:rPr>
          <w:rFonts w:eastAsia="Times New Roman" w:cstheme="minorHAnsi"/>
        </w:rPr>
        <w:t>shadow</w:t>
      </w:r>
      <w:r w:rsidR="008B6D68" w:rsidRPr="00325A13">
        <w:rPr>
          <w:rFonts w:eastAsia="Times New Roman" w:cstheme="minorHAnsi"/>
        </w:rPr>
        <w:t xml:space="preserve"> damage instead.</w:t>
      </w:r>
    </w:p>
    <w:p w14:paraId="74BA949A" w14:textId="77777777" w:rsidR="001B3CBF" w:rsidRPr="00325A13" w:rsidRDefault="001B3CBF">
      <w:pPr>
        <w:contextualSpacing/>
        <w:rPr>
          <w:rFonts w:eastAsia="Times New Roman" w:cstheme="minorHAnsi"/>
        </w:rPr>
      </w:pPr>
      <w:r>
        <w:rPr>
          <w:rFonts w:eastAsia="Times New Roman" w:cstheme="minorHAnsi"/>
          <w:b/>
          <w:bCs/>
          <w:i/>
          <w:iCs/>
        </w:rPr>
        <w:t xml:space="preserve">Fel. </w:t>
      </w:r>
      <w:r>
        <w:rPr>
          <w:rFonts w:eastAsia="Times New Roman" w:cstheme="minorHAnsi"/>
        </w:rPr>
        <w:t>Fel damage is a semi-sentient form of magic that suffuses and corrupts living beings, and are usually spells, such as a warlock’s orb of annihilation or a fiend’s explosive death. Most effects that deal fel damage are fueled by fiends or the lords of the Burning Legion.</w:t>
      </w:r>
      <w:r w:rsidR="008B6D68">
        <w:rPr>
          <w:rFonts w:eastAsia="Times New Roman" w:cstheme="minorHAnsi"/>
        </w:rPr>
        <w:t xml:space="preserve"> </w:t>
      </w:r>
      <w:r w:rsidR="008B6D68" w:rsidRPr="00325A13">
        <w:rPr>
          <w:rFonts w:eastAsia="Times New Roman" w:cstheme="minorHAnsi"/>
        </w:rPr>
        <w:t xml:space="preserve">Effects that used to deal </w:t>
      </w:r>
      <w:r w:rsidR="008B6D68">
        <w:rPr>
          <w:rFonts w:eastAsia="Times New Roman" w:cstheme="minorHAnsi"/>
        </w:rPr>
        <w:t xml:space="preserve">necrotic </w:t>
      </w:r>
      <w:r w:rsidR="008B6D68" w:rsidRPr="00325A13">
        <w:rPr>
          <w:rFonts w:eastAsia="Times New Roman" w:cstheme="minorHAnsi"/>
        </w:rPr>
        <w:t xml:space="preserve">damage </w:t>
      </w:r>
      <w:r w:rsidR="008B6D68">
        <w:rPr>
          <w:rFonts w:eastAsia="Times New Roman" w:cstheme="minorHAnsi"/>
        </w:rPr>
        <w:t xml:space="preserve">and were of a demonic source </w:t>
      </w:r>
      <w:r w:rsidR="008B6D68" w:rsidRPr="00325A13">
        <w:rPr>
          <w:rFonts w:eastAsia="Times New Roman" w:cstheme="minorHAnsi"/>
        </w:rPr>
        <w:t xml:space="preserve">deal </w:t>
      </w:r>
      <w:r w:rsidR="008B6D68">
        <w:rPr>
          <w:rFonts w:eastAsia="Times New Roman" w:cstheme="minorHAnsi"/>
        </w:rPr>
        <w:t xml:space="preserve">fel </w:t>
      </w:r>
      <w:r w:rsidR="008B6D68" w:rsidRPr="00325A13">
        <w:rPr>
          <w:rFonts w:eastAsia="Times New Roman" w:cstheme="minorHAnsi"/>
        </w:rPr>
        <w:t>damage instead.</w:t>
      </w:r>
    </w:p>
    <w:p w14:paraId="34E3D78D" w14:textId="77777777" w:rsidR="001B3CBF" w:rsidRDefault="001B3CBF">
      <w:pPr>
        <w:contextualSpacing/>
        <w:rPr>
          <w:rFonts w:eastAsia="Times New Roman" w:cstheme="minorHAnsi"/>
          <w:i/>
          <w:iCs/>
          <w:color w:val="000000"/>
        </w:rPr>
      </w:pPr>
    </w:p>
    <w:p w14:paraId="23D0FC97" w14:textId="77777777" w:rsidR="001B3CBF" w:rsidRPr="00325A13" w:rsidRDefault="001B3CBF">
      <w:pPr>
        <w:contextualSpacing/>
        <w:rPr>
          <w:rFonts w:eastAsia="Times New Roman" w:cstheme="minorHAnsi"/>
          <w:b/>
          <w:bCs/>
          <w:sz w:val="24"/>
          <w:szCs w:val="24"/>
        </w:rPr>
      </w:pPr>
      <w:r w:rsidRPr="00325A13">
        <w:rPr>
          <w:rFonts w:eastAsia="Times New Roman" w:cstheme="minorHAnsi"/>
          <w:b/>
          <w:bCs/>
          <w:sz w:val="24"/>
          <w:szCs w:val="24"/>
        </w:rPr>
        <w:t>Damage Class</w:t>
      </w:r>
      <w:r w:rsidR="003038B5" w:rsidRPr="00325A13">
        <w:rPr>
          <w:rFonts w:eastAsia="Times New Roman" w:cstheme="minorHAnsi"/>
          <w:b/>
          <w:bCs/>
          <w:sz w:val="24"/>
          <w:szCs w:val="24"/>
        </w:rPr>
        <w:t xml:space="preserve"> </w:t>
      </w:r>
    </w:p>
    <w:p w14:paraId="2376E175" w14:textId="77777777" w:rsidR="003038B5" w:rsidRPr="00325A13" w:rsidRDefault="003038B5">
      <w:pPr>
        <w:contextualSpacing/>
        <w:rPr>
          <w:rFonts w:eastAsia="Times New Roman" w:cstheme="minorHAnsi"/>
          <w:color w:val="000000"/>
        </w:rPr>
      </w:pPr>
      <w:r w:rsidRPr="00325A13">
        <w:rPr>
          <w:rFonts w:eastAsia="Times New Roman" w:cstheme="minorHAnsi"/>
          <w:color w:val="000000"/>
        </w:rPr>
        <w:t xml:space="preserve">Often times, </w:t>
      </w:r>
      <w:r>
        <w:rPr>
          <w:rFonts w:eastAsia="Times New Roman" w:cstheme="minorHAnsi"/>
          <w:color w:val="000000"/>
        </w:rPr>
        <w:t xml:space="preserve">certain abilities describe damage classes. </w:t>
      </w:r>
    </w:p>
    <w:p w14:paraId="22B40C9D" w14:textId="362042EC" w:rsidR="003038B5" w:rsidRPr="00325A13" w:rsidRDefault="003038B5" w:rsidP="001B7C11">
      <w:pPr>
        <w:contextualSpacing/>
        <w:rPr>
          <w:rFonts w:eastAsia="Times New Roman" w:cstheme="minorHAnsi"/>
          <w:color w:val="000000"/>
        </w:rPr>
        <w:pPrChange w:id="4236" w:author="Admin" w:date="2022-04-19T01:38:00Z">
          <w:pPr>
            <w:contextualSpacing/>
          </w:pPr>
        </w:pPrChange>
      </w:pPr>
      <w:r>
        <w:rPr>
          <w:rFonts w:eastAsia="Times New Roman" w:cstheme="minorHAnsi"/>
          <w:b/>
          <w:bCs/>
          <w:i/>
          <w:iCs/>
          <w:color w:val="000000"/>
        </w:rPr>
        <w:t xml:space="preserve">Physical damage </w:t>
      </w:r>
      <w:r>
        <w:rPr>
          <w:rFonts w:eastAsia="Times New Roman" w:cstheme="minorHAnsi"/>
          <w:color w:val="000000"/>
        </w:rPr>
        <w:t xml:space="preserve">includes bludgeoning, </w:t>
      </w:r>
      <w:del w:id="4237" w:author="Admin" w:date="2022-04-19T01:38:00Z">
        <w:r w:rsidDel="001B7C11">
          <w:rPr>
            <w:rFonts w:eastAsia="Times New Roman" w:cstheme="minorHAnsi"/>
            <w:color w:val="000000"/>
          </w:rPr>
          <w:delText>piecing</w:delText>
        </w:r>
      </w:del>
      <w:ins w:id="4238" w:author="Admin" w:date="2022-04-19T01:38:00Z">
        <w:r w:rsidR="001B7C11">
          <w:rPr>
            <w:rFonts w:eastAsia="Times New Roman" w:cstheme="minorHAnsi"/>
            <w:color w:val="000000"/>
          </w:rPr>
          <w:t>piercing</w:t>
        </w:r>
      </w:ins>
      <w:r>
        <w:rPr>
          <w:rFonts w:eastAsia="Times New Roman" w:cstheme="minorHAnsi"/>
          <w:color w:val="000000"/>
        </w:rPr>
        <w:t>, slashing</w:t>
      </w:r>
    </w:p>
    <w:p w14:paraId="7054A4F8" w14:textId="77777777" w:rsidR="00881AFD" w:rsidRPr="000D5DB5" w:rsidRDefault="00881AFD">
      <w:pPr>
        <w:contextualSpacing/>
        <w:rPr>
          <w:rFonts w:eastAsia="Times New Roman" w:cstheme="minorHAnsi"/>
          <w:color w:val="000000"/>
        </w:rPr>
      </w:pPr>
      <w:r w:rsidRPr="00325A13">
        <w:rPr>
          <w:rFonts w:eastAsia="Times New Roman" w:cstheme="minorHAnsi"/>
          <w:b/>
          <w:bCs/>
          <w:i/>
          <w:iCs/>
          <w:color w:val="000000"/>
        </w:rPr>
        <w:t>Elemental damage</w:t>
      </w:r>
      <w:r w:rsidRPr="000D5DB5">
        <w:rPr>
          <w:rFonts w:eastAsia="Times New Roman" w:cstheme="minorHAnsi"/>
          <w:color w:val="000000"/>
        </w:rPr>
        <w:t xml:space="preserve"> includes acid, cold, fire, and</w:t>
      </w:r>
      <w:bookmarkStart w:id="4239" w:name="_GoBack"/>
      <w:bookmarkEnd w:id="4239"/>
      <w:r w:rsidRPr="000D5DB5">
        <w:rPr>
          <w:rFonts w:eastAsia="Times New Roman" w:cstheme="minorHAnsi"/>
          <w:color w:val="000000"/>
        </w:rPr>
        <w:t xml:space="preserve"> lightning. </w:t>
      </w:r>
    </w:p>
    <w:p w14:paraId="7A49B84C" w14:textId="77777777" w:rsidR="00881AFD" w:rsidRPr="000D5DB5" w:rsidRDefault="00881AFD">
      <w:pPr>
        <w:contextualSpacing/>
        <w:rPr>
          <w:rFonts w:eastAsia="Times New Roman" w:cstheme="minorHAnsi"/>
          <w:color w:val="000000"/>
        </w:rPr>
      </w:pPr>
      <w:r w:rsidRPr="00325A13">
        <w:rPr>
          <w:rFonts w:eastAsia="Times New Roman" w:cstheme="minorHAnsi"/>
          <w:b/>
          <w:bCs/>
          <w:i/>
          <w:iCs/>
          <w:color w:val="000000"/>
        </w:rPr>
        <w:t>Magic damage</w:t>
      </w:r>
      <w:r w:rsidRPr="000D5DB5">
        <w:rPr>
          <w:rFonts w:eastAsia="Times New Roman" w:cstheme="minorHAnsi"/>
          <w:color w:val="000000"/>
        </w:rPr>
        <w:t xml:space="preserve"> includes arcane, holy, shadow, thunder, and fel. </w:t>
      </w:r>
    </w:p>
    <w:p w14:paraId="793045B3" w14:textId="77777777" w:rsidR="003038B5" w:rsidRDefault="003038B5">
      <w:pPr>
        <w:contextualSpacing/>
        <w:rPr>
          <w:rFonts w:eastAsia="Times New Roman" w:cstheme="minorHAnsi"/>
          <w:color w:val="000000"/>
        </w:rPr>
      </w:pPr>
      <w:r>
        <w:rPr>
          <w:rFonts w:eastAsia="Times New Roman" w:cstheme="minorHAnsi"/>
          <w:color w:val="000000"/>
        </w:rPr>
        <w:t>Some damage effects deal one-half one damage and one-half another, such as concussive damage. In this case, divide the damage into its component halves before applying resistances</w:t>
      </w:r>
      <w:r w:rsidR="00A93A61">
        <w:rPr>
          <w:rFonts w:eastAsia="Times New Roman" w:cstheme="minorHAnsi"/>
          <w:color w:val="000000"/>
        </w:rPr>
        <w:t>.</w:t>
      </w:r>
    </w:p>
    <w:p w14:paraId="4BEEDB3D" w14:textId="77777777" w:rsidR="002D08C5" w:rsidRDefault="002D08C5"/>
    <w:p w14:paraId="255D8CB4" w14:textId="77777777" w:rsidR="002D08C5" w:rsidRDefault="002D08C5" w:rsidP="002D08C5">
      <w:pPr>
        <w:pStyle w:val="Heading2"/>
      </w:pPr>
      <w:bookmarkStart w:id="4240" w:name="_Toc54196486"/>
      <w:r>
        <w:t>Optional Rules</w:t>
      </w:r>
      <w:bookmarkEnd w:id="4240"/>
    </w:p>
    <w:p w14:paraId="10EB8B31" w14:textId="77777777" w:rsidR="002D08C5" w:rsidRDefault="002D08C5" w:rsidP="002D08C5">
      <w:r>
        <w:t xml:space="preserve">The following optional rules are of particular suit to the Warcraft setting. These are from other sourcebooks, reproduced below for convenience. </w:t>
      </w:r>
    </w:p>
    <w:p w14:paraId="37479A50" w14:textId="77777777" w:rsidR="002D08C5" w:rsidRDefault="002D08C5" w:rsidP="002D08C5"/>
    <w:p w14:paraId="50F7BBCA" w14:textId="77777777" w:rsidR="005D11C5" w:rsidRDefault="005D11C5" w:rsidP="002D08C5">
      <w:pPr>
        <w:rPr>
          <w:b/>
          <w:bCs/>
        </w:rPr>
      </w:pPr>
      <w:r>
        <w:rPr>
          <w:b/>
          <w:bCs/>
        </w:rPr>
        <w:t>Absorb Knockdown</w:t>
      </w:r>
    </w:p>
    <w:p w14:paraId="4AEC0E39" w14:textId="77777777" w:rsidR="005D11C5" w:rsidRDefault="005D11C5" w:rsidP="005D11C5">
      <w:r>
        <w:t>In many cases, a creature might appear to be more resistant to being knocked prone by certain abilities. A tauren using a warstomp to knock a human footman is more easily visualized than using it to knock down a crypt lord or a giant salamander (who is not only larger than the creature creating the effect, but also has their center of mass in a different area).</w:t>
      </w:r>
    </w:p>
    <w:p w14:paraId="5CEA7261" w14:textId="77777777" w:rsidR="005D11C5" w:rsidRPr="005D11C5" w:rsidRDefault="005D11C5" w:rsidP="005D11C5">
      <w:r>
        <w:t xml:space="preserve">In these cases (where mass, weight or leverage), you may consider substituting the described saving throw (usually Agility) with Strength, with further advantageous circumstances also reflecting with advantage to the saving throw. </w:t>
      </w:r>
    </w:p>
    <w:p w14:paraId="2932CCA1" w14:textId="77777777" w:rsidR="005D11C5" w:rsidRDefault="005D11C5" w:rsidP="002D08C5">
      <w:pPr>
        <w:rPr>
          <w:b/>
          <w:bCs/>
        </w:rPr>
      </w:pPr>
    </w:p>
    <w:p w14:paraId="1CE10AB7" w14:textId="77777777" w:rsidR="002D08C5" w:rsidRDefault="002D08C5" w:rsidP="002D08C5">
      <w:pPr>
        <w:rPr>
          <w:b/>
          <w:bCs/>
        </w:rPr>
      </w:pPr>
      <w:r>
        <w:rPr>
          <w:b/>
          <w:bCs/>
        </w:rPr>
        <w:t>Cleaving Through Creatures</w:t>
      </w:r>
    </w:p>
    <w:p w14:paraId="0064DA3D" w14:textId="77777777" w:rsidR="002D08C5" w:rsidRPr="002D08C5" w:rsidRDefault="002D08C5" w:rsidP="002D08C5">
      <w:pPr>
        <w:rPr>
          <w:i/>
          <w:iCs/>
        </w:rPr>
      </w:pPr>
      <w:r>
        <w:rPr>
          <w:i/>
          <w:iCs/>
        </w:rPr>
        <w:t>Source: Dungeon Master’s Guide, page 272</w:t>
      </w:r>
    </w:p>
    <w:p w14:paraId="3814FBC6" w14:textId="77777777" w:rsidR="002D08C5" w:rsidRDefault="002D08C5" w:rsidP="002D08C5">
      <w:r>
        <w:t>If your player characters regularly fight hordes of lower level monsters, consider using this optional rule to help speed up such fights.</w:t>
      </w:r>
    </w:p>
    <w:p w14:paraId="180BBBD1" w14:textId="77777777" w:rsidR="005D11C5" w:rsidRDefault="002D08C5" w:rsidP="002D08C5">
      <w:r>
        <w:lastRenderedPageBreak/>
        <w:t>When a melee attack reduces an undamaged creature to 0 hit points, any excess damage from that attack might carry over to another creature nearby. The attacker targets another creature within reach and, if the original attack roll can hit it, applies any remaining damage to it. If that creature was undamaged and is likewise reduced to 0 hit points, repeat this process, carrying over the remaining damage until there are no valid targets, or until the damage carried over fails to reduce an undamaged creature to 0 hit points.</w:t>
      </w:r>
    </w:p>
    <w:p w14:paraId="1530FD79" w14:textId="77777777" w:rsidR="005D11C5" w:rsidRDefault="005D11C5" w:rsidP="002D08C5"/>
    <w:p w14:paraId="1378B572" w14:textId="77777777" w:rsidR="005D11C5" w:rsidRDefault="005D11C5" w:rsidP="005D11C5">
      <w:pPr>
        <w:contextualSpacing/>
        <w:rPr>
          <w:rFonts w:eastAsia="Times New Roman" w:cstheme="minorHAnsi"/>
          <w:b/>
          <w:bCs/>
          <w:color w:val="000000"/>
        </w:rPr>
      </w:pPr>
      <w:r>
        <w:rPr>
          <w:rFonts w:eastAsia="Times New Roman" w:cstheme="minorHAnsi"/>
          <w:b/>
          <w:bCs/>
          <w:color w:val="000000"/>
        </w:rPr>
        <w:t>Withdrawal</w:t>
      </w:r>
    </w:p>
    <w:p w14:paraId="18D58985" w14:textId="77777777" w:rsidR="005D11C5" w:rsidRPr="000D5DB5" w:rsidRDefault="005D11C5" w:rsidP="005D11C5">
      <w:pPr>
        <w:contextualSpacing/>
        <w:rPr>
          <w:rFonts w:eastAsia="Times New Roman" w:cstheme="minorHAnsi"/>
          <w:color w:val="000000"/>
        </w:rPr>
      </w:pPr>
      <w:r w:rsidRPr="000D5DB5">
        <w:rPr>
          <w:rFonts w:eastAsia="Times New Roman" w:cstheme="minorHAnsi"/>
          <w:color w:val="000000"/>
        </w:rPr>
        <w:t xml:space="preserve">Arcane magic is known to be addictive--and tapping into vast energies more than once and losing it afterwards causes severe mental and physical stress. </w:t>
      </w:r>
      <w:r>
        <w:rPr>
          <w:rFonts w:eastAsia="Times New Roman" w:cstheme="minorHAnsi"/>
          <w:color w:val="000000"/>
        </w:rPr>
        <w:t xml:space="preserve">High elves after the fall of Quel’thalas are particularly susceptible to arcane withdrawal. </w:t>
      </w:r>
    </w:p>
    <w:p w14:paraId="53096225" w14:textId="77777777" w:rsidR="005D11C5" w:rsidRDefault="005D11C5" w:rsidP="005D11C5">
      <w:pPr>
        <w:contextualSpacing/>
        <w:rPr>
          <w:rFonts w:eastAsia="Times New Roman" w:cstheme="minorHAnsi"/>
          <w:color w:val="000000"/>
        </w:rPr>
      </w:pPr>
      <w:r w:rsidRPr="000D5DB5">
        <w:rPr>
          <w:rFonts w:eastAsia="Times New Roman" w:cstheme="minorHAnsi"/>
          <w:color w:val="000000"/>
        </w:rPr>
        <w:t>If cursed with this dreadful affliction, one must meditate for thirty minutes every day (this does not contribute to short rests), or else suffer disadvantage to their saving throws versus magic</w:t>
      </w:r>
      <w:r>
        <w:rPr>
          <w:rFonts w:eastAsia="Times New Roman" w:cstheme="minorHAnsi"/>
          <w:color w:val="000000"/>
        </w:rPr>
        <w:t xml:space="preserve">, and reduce their maximum mana pool by 1 point. If the spell has an attack roll, it has advantage against the character. </w:t>
      </w:r>
    </w:p>
    <w:p w14:paraId="2A071370" w14:textId="77777777" w:rsidR="005D11C5" w:rsidRDefault="005D11C5" w:rsidP="005D11C5">
      <w:pPr>
        <w:contextualSpacing/>
        <w:rPr>
          <w:rFonts w:eastAsia="Times New Roman" w:cstheme="minorHAnsi"/>
          <w:color w:val="000000"/>
        </w:rPr>
      </w:pPr>
      <w:r w:rsidRPr="000D5DB5">
        <w:rPr>
          <w:rFonts w:eastAsia="Times New Roman" w:cstheme="minorHAnsi"/>
          <w:color w:val="000000"/>
        </w:rPr>
        <w:t>Meditation requires a Spirit score of 1</w:t>
      </w:r>
      <w:r>
        <w:rPr>
          <w:rFonts w:eastAsia="Times New Roman" w:cstheme="minorHAnsi"/>
          <w:color w:val="000000"/>
        </w:rPr>
        <w:t>1</w:t>
      </w:r>
      <w:r w:rsidRPr="000D5DB5">
        <w:rPr>
          <w:rFonts w:eastAsia="Times New Roman" w:cstheme="minorHAnsi"/>
          <w:color w:val="000000"/>
        </w:rPr>
        <w:t xml:space="preserve"> or higher</w:t>
      </w:r>
      <w:r>
        <w:rPr>
          <w:rFonts w:eastAsia="Times New Roman" w:cstheme="minorHAnsi"/>
          <w:color w:val="000000"/>
        </w:rPr>
        <w:t xml:space="preserve"> to automatically succeed, or a successful DC 10 Spirit saving throw at the end of the meditation period</w:t>
      </w:r>
      <w:r w:rsidRPr="000D5DB5">
        <w:rPr>
          <w:rFonts w:eastAsia="Times New Roman" w:cstheme="minorHAnsi"/>
          <w:color w:val="000000"/>
        </w:rPr>
        <w:t>.</w:t>
      </w:r>
    </w:p>
    <w:p w14:paraId="6C817C09" w14:textId="77777777" w:rsidR="005D11C5" w:rsidRPr="005D11C5" w:rsidRDefault="005D11C5" w:rsidP="005D11C5">
      <w:pPr>
        <w:contextualSpacing/>
        <w:rPr>
          <w:rFonts w:eastAsia="Times New Roman" w:cstheme="minorHAnsi"/>
          <w:sz w:val="24"/>
          <w:szCs w:val="24"/>
        </w:rPr>
      </w:pPr>
      <w:r w:rsidRPr="000D5DB5">
        <w:rPr>
          <w:rFonts w:eastAsia="Times New Roman" w:cstheme="minorHAnsi"/>
          <w:color w:val="000000"/>
        </w:rPr>
        <w:t>Drawing mana and restoring it actively</w:t>
      </w:r>
      <w:r>
        <w:rPr>
          <w:rFonts w:eastAsia="Times New Roman" w:cstheme="minorHAnsi"/>
          <w:color w:val="000000"/>
        </w:rPr>
        <w:t xml:space="preserve"> (</w:t>
      </w:r>
      <w:r w:rsidRPr="000D5DB5">
        <w:rPr>
          <w:rFonts w:eastAsia="Times New Roman" w:cstheme="minorHAnsi"/>
          <w:color w:val="000000"/>
        </w:rPr>
        <w:t>such as drinking from mana fountains, potions</w:t>
      </w:r>
      <w:r>
        <w:rPr>
          <w:rFonts w:eastAsia="Times New Roman" w:cstheme="minorHAnsi"/>
          <w:color w:val="000000"/>
        </w:rPr>
        <w:t xml:space="preserve"> of any type that contain </w:t>
      </w:r>
      <w:r w:rsidRPr="004A6694">
        <w:rPr>
          <w:rFonts w:eastAsia="Times New Roman" w:cstheme="minorHAnsi"/>
          <w:color w:val="000000"/>
        </w:rPr>
        <w:t xml:space="preserve">arcane spells, and </w:t>
      </w:r>
      <w:r>
        <w:rPr>
          <w:rFonts w:eastAsia="Times New Roman" w:cstheme="minorHAnsi"/>
          <w:color w:val="000000"/>
        </w:rPr>
        <w:t>mana siphoning</w:t>
      </w:r>
      <w:r w:rsidRPr="004A6694">
        <w:rPr>
          <w:rFonts w:eastAsia="Times New Roman" w:cstheme="minorHAnsi"/>
          <w:color w:val="000000"/>
        </w:rPr>
        <w:t>) restores the addict’s maximum mana pool</w:t>
      </w:r>
      <w:r>
        <w:rPr>
          <w:rFonts w:eastAsia="Times New Roman" w:cstheme="minorHAnsi"/>
          <w:color w:val="000000"/>
        </w:rPr>
        <w:t xml:space="preserve"> of any penalties</w:t>
      </w:r>
      <w:r w:rsidRPr="004A6694">
        <w:rPr>
          <w:rFonts w:eastAsia="Times New Roman" w:cstheme="minorHAnsi"/>
          <w:color w:val="000000"/>
        </w:rPr>
        <w:t xml:space="preserve">, and </w:t>
      </w:r>
      <w:r>
        <w:rPr>
          <w:rFonts w:eastAsia="Times New Roman" w:cstheme="minorHAnsi"/>
          <w:color w:val="000000"/>
        </w:rPr>
        <w:t xml:space="preserve">suspends </w:t>
      </w:r>
      <w:r w:rsidRPr="004A6694">
        <w:rPr>
          <w:rFonts w:eastAsia="Times New Roman" w:cstheme="minorHAnsi"/>
          <w:color w:val="000000"/>
        </w:rPr>
        <w:t xml:space="preserve">withdrawal for a number of days equal to their Stamina modifier. </w:t>
      </w:r>
    </w:p>
    <w:p w14:paraId="3E8068FE" w14:textId="77777777" w:rsidR="005D11C5" w:rsidRDefault="005D11C5" w:rsidP="005D11C5">
      <w:pPr>
        <w:contextualSpacing/>
        <w:rPr>
          <w:rFonts w:eastAsia="Times New Roman" w:cstheme="minorHAnsi"/>
          <w:color w:val="000000"/>
        </w:rPr>
      </w:pPr>
      <w:r w:rsidRPr="000D5DB5">
        <w:rPr>
          <w:rFonts w:eastAsia="Times New Roman" w:cstheme="minorHAnsi"/>
          <w:color w:val="000000"/>
        </w:rPr>
        <w:t>If one’s maximum mana is reduced to 0 from this effect, they typically transform into mindless mana addicts, relentlessly seek</w:t>
      </w:r>
      <w:r>
        <w:rPr>
          <w:rFonts w:eastAsia="Times New Roman" w:cstheme="minorHAnsi"/>
          <w:color w:val="000000"/>
        </w:rPr>
        <w:t>ing</w:t>
      </w:r>
      <w:r w:rsidRPr="000D5DB5">
        <w:rPr>
          <w:rFonts w:eastAsia="Times New Roman" w:cstheme="minorHAnsi"/>
          <w:color w:val="000000"/>
        </w:rPr>
        <w:t xml:space="preserve"> out mana fountains and similar restorative effects (such as potions), viciously savaging anyone who seeks to take away their light (and are derogatorily known as mana junkies</w:t>
      </w:r>
      <w:r>
        <w:rPr>
          <w:rFonts w:eastAsia="Times New Roman" w:cstheme="minorHAnsi"/>
          <w:color w:val="000000"/>
        </w:rPr>
        <w:t xml:space="preserve"> or wretches</w:t>
      </w:r>
      <w:r w:rsidRPr="000D5DB5">
        <w:rPr>
          <w:rFonts w:eastAsia="Times New Roman" w:cstheme="minorHAnsi"/>
          <w:color w:val="000000"/>
        </w:rPr>
        <w:t xml:space="preserve">). </w:t>
      </w:r>
    </w:p>
    <w:p w14:paraId="5F48BEB3" w14:textId="77777777" w:rsidR="005D11C5" w:rsidRDefault="005D11C5" w:rsidP="005D11C5">
      <w:pPr>
        <w:contextualSpacing/>
        <w:rPr>
          <w:rFonts w:eastAsia="Times New Roman" w:cstheme="minorHAnsi"/>
        </w:rPr>
        <w:sectPr w:rsidR="005D11C5" w:rsidSect="008736F1">
          <w:type w:val="continuous"/>
          <w:pgSz w:w="12240" w:h="15840"/>
          <w:pgMar w:top="1440" w:right="1800" w:bottom="1440" w:left="1800" w:header="708" w:footer="708" w:gutter="0"/>
          <w:cols w:space="708"/>
          <w:docGrid w:linePitch="360"/>
        </w:sectPr>
      </w:pPr>
      <w:r w:rsidRPr="00CF06D9">
        <w:rPr>
          <w:rFonts w:eastAsia="Times New Roman" w:cstheme="minorHAnsi"/>
        </w:rPr>
        <w:t>Addiction to fel magic can also be represented by this rule</w:t>
      </w:r>
      <w:r>
        <w:rPr>
          <w:rFonts w:eastAsia="Times New Roman" w:cstheme="minorHAnsi"/>
        </w:rPr>
        <w:t xml:space="preserve">. </w:t>
      </w:r>
    </w:p>
    <w:p w14:paraId="04C8BE7C" w14:textId="77777777" w:rsidR="007A0074" w:rsidRDefault="007A0074" w:rsidP="002D08C5">
      <w:r>
        <w:lastRenderedPageBreak/>
        <w:br w:type="page"/>
      </w:r>
    </w:p>
    <w:p w14:paraId="24404C47" w14:textId="77777777" w:rsidR="00AB25EF" w:rsidRPr="000D5DB5" w:rsidRDefault="001B49D0">
      <w:pPr>
        <w:contextualSpacing/>
        <w:outlineLvl w:val="0"/>
        <w:rPr>
          <w:rFonts w:eastAsia="Times New Roman" w:cstheme="minorHAnsi"/>
          <w:b/>
          <w:bCs/>
          <w:kern w:val="36"/>
          <w:sz w:val="48"/>
          <w:szCs w:val="48"/>
        </w:rPr>
      </w:pPr>
      <w:bookmarkStart w:id="4241" w:name="_Toc54196487"/>
      <w:r>
        <w:rPr>
          <w:rFonts w:eastAsia="Times New Roman" w:cstheme="minorHAnsi"/>
          <w:b/>
          <w:bCs/>
          <w:color w:val="1F4E79"/>
          <w:kern w:val="36"/>
          <w:sz w:val="36"/>
          <w:szCs w:val="36"/>
        </w:rPr>
        <w:lastRenderedPageBreak/>
        <w:t xml:space="preserve">Chapter 10: </w:t>
      </w:r>
      <w:bookmarkEnd w:id="2806"/>
      <w:r w:rsidR="000C364B">
        <w:rPr>
          <w:rFonts w:eastAsia="Times New Roman" w:cstheme="minorHAnsi"/>
          <w:b/>
          <w:bCs/>
          <w:color w:val="1F4E79"/>
          <w:kern w:val="36"/>
          <w:sz w:val="36"/>
          <w:szCs w:val="36"/>
        </w:rPr>
        <w:t>Spell</w:t>
      </w:r>
      <w:r>
        <w:rPr>
          <w:rFonts w:eastAsia="Times New Roman" w:cstheme="minorHAnsi"/>
          <w:b/>
          <w:bCs/>
          <w:color w:val="1F4E79"/>
          <w:kern w:val="36"/>
          <w:sz w:val="36"/>
          <w:szCs w:val="36"/>
        </w:rPr>
        <w:t>casting</w:t>
      </w:r>
      <w:bookmarkEnd w:id="4241"/>
    </w:p>
    <w:p w14:paraId="51BB003B"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Whether it comes in the form of a healer’s gentle touch or the wrath of a warlock’s fiery rain, magic is a way of life in Azeroth. For good or evil, magic has infiltrated the world and shows no sign of leaving. The dark siren call of the arcane and the gentle but firm tapping of divine energies both color the world and affect its inhabitants. The way of magic is often a dangerous road to travel, yet most set out confidently on a journey that they do not expect to end in doom.</w:t>
      </w:r>
    </w:p>
    <w:p w14:paraId="0E04B95E"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The path of the arcane magic user is dark and questionable. Arcane power is undeniably the strongest magic branch; arcanists can command elements, monsters and even undead with their power. It was the use of these powers, however, that attracted the most destructive forces to Azeroth — not once, but many times in the past ten thousand years. Even with history proving time and again that arcane use leads to damnation, there is no lack of arrogant new arcanists on Azeroth who believe that they can control the forces at work. Arcane magic users are usually high elves and humans. Demons are the masters of the arcane, and the Lich King and his Scourge spellcasters are also talented.</w:t>
      </w:r>
    </w:p>
    <w:p w14:paraId="66480E2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The path of the divine is less fraught with paradox and doom. Arcane casters call it the weaker path, while divine casters calmly state that it is the subtler of the two. Focused on support magic and healing, adherents of the divine can also call down the destructive forces of nature. Divine practitioners are usually orcs, tauren or night elves. Ironforge dwarves and humans also have their divine magic users. </w:t>
      </w:r>
    </w:p>
    <w:p w14:paraId="7553170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This chapter introduces the mana system, and the mechanics that facilitate its function. </w:t>
      </w:r>
    </w:p>
    <w:p w14:paraId="0FA737DF" w14:textId="77777777" w:rsidR="00AB25EF" w:rsidRPr="000D5DB5" w:rsidRDefault="00AB25EF">
      <w:pPr>
        <w:contextualSpacing/>
        <w:rPr>
          <w:rFonts w:eastAsia="Times New Roman" w:cstheme="minorHAnsi"/>
          <w:sz w:val="24"/>
          <w:szCs w:val="24"/>
        </w:rPr>
      </w:pPr>
    </w:p>
    <w:p w14:paraId="1D170EB3" w14:textId="77777777" w:rsidR="00BE70D9" w:rsidRPr="000D5DB5" w:rsidRDefault="00BE70D9">
      <w:pPr>
        <w:pStyle w:val="Heading2"/>
        <w:contextualSpacing/>
      </w:pPr>
      <w:bookmarkStart w:id="4242" w:name="_Toc509138781"/>
      <w:bookmarkStart w:id="4243" w:name="_Toc54196488"/>
      <w:r w:rsidRPr="000D5DB5">
        <w:t>Spellcasting Ability</w:t>
      </w:r>
      <w:bookmarkEnd w:id="4242"/>
      <w:bookmarkEnd w:id="4243"/>
    </w:p>
    <w:p w14:paraId="189BB4B5" w14:textId="77777777" w:rsidR="00BE70D9" w:rsidRPr="000D5DB5" w:rsidRDefault="00BE70D9">
      <w:pPr>
        <w:contextualSpacing/>
        <w:rPr>
          <w:rFonts w:eastAsia="Times New Roman" w:cstheme="minorHAnsi"/>
          <w:color w:val="000000"/>
        </w:rPr>
      </w:pPr>
      <w:r w:rsidRPr="000D5DB5">
        <w:rPr>
          <w:rFonts w:eastAsia="Times New Roman" w:cstheme="minorHAnsi"/>
          <w:color w:val="000000"/>
        </w:rPr>
        <w:t>Depending on the character’s class or race, they may gain spellcasting abilities</w:t>
      </w:r>
      <w:r w:rsidR="004A439F">
        <w:rPr>
          <w:rFonts w:eastAsia="Times New Roman" w:cstheme="minorHAnsi"/>
          <w:color w:val="000000"/>
        </w:rPr>
        <w:t xml:space="preserve"> (also known as a caster level)</w:t>
      </w:r>
      <w:r w:rsidRPr="000D5DB5">
        <w:rPr>
          <w:rFonts w:eastAsia="Times New Roman" w:cstheme="minorHAnsi"/>
          <w:color w:val="000000"/>
        </w:rPr>
        <w:t xml:space="preserve">. Spellcasting can either be arcane (drawn from studying esoterica, complex ley patterns, and ancient tomes and runes) or divine (drawn from revering and being granted powers from powerful entities, such as the Elven goddess Elune, the Holy Light, the Unholy Shadow, or the Lich King). </w:t>
      </w:r>
    </w:p>
    <w:p w14:paraId="287048C4" w14:textId="77777777" w:rsidR="00BE70D9" w:rsidRPr="000D5DB5" w:rsidRDefault="00BE70D9">
      <w:pPr>
        <w:contextualSpacing/>
        <w:rPr>
          <w:rFonts w:eastAsia="Times New Roman" w:cstheme="minorHAnsi"/>
          <w:color w:val="000000"/>
        </w:rPr>
      </w:pPr>
      <w:r w:rsidRPr="000D5DB5">
        <w:rPr>
          <w:rFonts w:eastAsia="Times New Roman" w:cstheme="minorHAnsi"/>
          <w:color w:val="000000"/>
        </w:rPr>
        <w:t xml:space="preserve">Regardless of source, merely gaining spellcasting capabilities grants the character the ability to cast spells and maintain a mana pool to fuel their powers. The spellcaster needs to have spells readied and prepared, and also requires the mana necessary to fuel them. </w:t>
      </w:r>
    </w:p>
    <w:p w14:paraId="76A445D7" w14:textId="77777777" w:rsidR="00BE70D9" w:rsidRPr="000D5DB5" w:rsidRDefault="00BE70D9">
      <w:pPr>
        <w:contextualSpacing/>
        <w:rPr>
          <w:rFonts w:eastAsia="Times New Roman" w:cstheme="minorHAnsi"/>
          <w:color w:val="000000"/>
        </w:rPr>
      </w:pPr>
      <w:r w:rsidRPr="000D5DB5">
        <w:rPr>
          <w:rFonts w:eastAsia="Times New Roman" w:cstheme="minorHAnsi"/>
          <w:color w:val="000000"/>
        </w:rPr>
        <w:t xml:space="preserve">The character’s caster level is </w:t>
      </w:r>
      <w:r w:rsidR="004A439F">
        <w:rPr>
          <w:rFonts w:eastAsia="Times New Roman" w:cstheme="minorHAnsi"/>
          <w:color w:val="000000"/>
        </w:rPr>
        <w:t>different from (but is affected by)</w:t>
      </w:r>
      <w:r w:rsidR="004A439F" w:rsidRPr="000D5DB5">
        <w:rPr>
          <w:rFonts w:eastAsia="Times New Roman" w:cstheme="minorHAnsi"/>
          <w:color w:val="000000"/>
        </w:rPr>
        <w:t xml:space="preserve"> </w:t>
      </w:r>
      <w:r w:rsidRPr="000D5DB5">
        <w:rPr>
          <w:rFonts w:eastAsia="Times New Roman" w:cstheme="minorHAnsi"/>
          <w:color w:val="000000"/>
        </w:rPr>
        <w:t xml:space="preserve">their character level </w:t>
      </w:r>
      <w:r w:rsidR="004A439F">
        <w:rPr>
          <w:rFonts w:eastAsia="Times New Roman" w:cstheme="minorHAnsi"/>
          <w:color w:val="000000"/>
        </w:rPr>
        <w:t xml:space="preserve">and </w:t>
      </w:r>
      <w:r w:rsidRPr="000D5DB5">
        <w:rPr>
          <w:rFonts w:eastAsia="Times New Roman" w:cstheme="minorHAnsi"/>
          <w:color w:val="000000"/>
        </w:rPr>
        <w:t>hit dice, and determines access to new spell levels</w:t>
      </w:r>
      <w:r w:rsidR="00520A9C" w:rsidRPr="000D5DB5">
        <w:rPr>
          <w:rFonts w:eastAsia="Times New Roman" w:cstheme="minorHAnsi"/>
          <w:color w:val="000000"/>
        </w:rPr>
        <w:t xml:space="preserve"> (representing mastery of magic)</w:t>
      </w:r>
      <w:r w:rsidRPr="000D5DB5">
        <w:rPr>
          <w:rFonts w:eastAsia="Times New Roman" w:cstheme="minorHAnsi"/>
          <w:color w:val="000000"/>
        </w:rPr>
        <w:t>, while the spellcaster’s proficiency bonus determines the cost of magic spells</w:t>
      </w:r>
      <w:r w:rsidR="00520A9C" w:rsidRPr="000D5DB5">
        <w:rPr>
          <w:rFonts w:eastAsia="Times New Roman" w:cstheme="minorHAnsi"/>
          <w:color w:val="000000"/>
        </w:rPr>
        <w:t xml:space="preserve"> and mana pool size (which represents their practical training)</w:t>
      </w:r>
      <w:r w:rsidRPr="000D5DB5">
        <w:rPr>
          <w:rFonts w:eastAsia="Times New Roman" w:cstheme="minorHAnsi"/>
          <w:color w:val="000000"/>
        </w:rPr>
        <w:t>.</w:t>
      </w:r>
    </w:p>
    <w:p w14:paraId="1718439E" w14:textId="77777777" w:rsidR="00520A9C" w:rsidRPr="000D5DB5" w:rsidRDefault="00520A9C">
      <w:pPr>
        <w:contextualSpacing/>
        <w:rPr>
          <w:rFonts w:eastAsia="Times New Roman" w:cstheme="minorHAnsi"/>
          <w:color w:val="000000"/>
        </w:rPr>
      </w:pPr>
    </w:p>
    <w:p w14:paraId="18E6B747" w14:textId="77777777" w:rsidR="00E3283F" w:rsidRPr="00134BC3" w:rsidRDefault="004A439F">
      <w:pPr>
        <w:pStyle w:val="Heading2"/>
      </w:pPr>
      <w:bookmarkStart w:id="4244" w:name="_Toc54196489"/>
      <w:r>
        <w:t>Known and Prepared Spells</w:t>
      </w:r>
      <w:bookmarkEnd w:id="4244"/>
    </w:p>
    <w:p w14:paraId="6611DF14" w14:textId="77777777" w:rsidR="008949C0" w:rsidRDefault="00520A9C">
      <w:pPr>
        <w:contextualSpacing/>
        <w:rPr>
          <w:rFonts w:eastAsia="Times New Roman" w:cstheme="minorHAnsi"/>
          <w:color w:val="000000"/>
        </w:rPr>
      </w:pPr>
      <w:r w:rsidRPr="000D5DB5">
        <w:rPr>
          <w:rFonts w:eastAsia="Times New Roman" w:cstheme="minorHAnsi"/>
          <w:color w:val="000000"/>
        </w:rPr>
        <w:t xml:space="preserve">The caster level of the spellcaster is determined by the ability that grants spellcasting. Mages gain 1 caster level for every level in the mage class, while paladins gain half the normal rate. A spellcaster can only prepare spells if their caster level is 1 or higher. The below table shows the spell level accessed by caster level. </w:t>
      </w:r>
      <w:r w:rsidR="00855C8E">
        <w:rPr>
          <w:rFonts w:eastAsia="Times New Roman" w:cstheme="minorHAnsi"/>
          <w:color w:val="000000"/>
        </w:rPr>
        <w:t>Unlike with normal fractions, caster levels are rounded up</w:t>
      </w:r>
      <w:r w:rsidR="008949C0">
        <w:rPr>
          <w:rFonts w:eastAsia="Times New Roman" w:cstheme="minorHAnsi"/>
          <w:color w:val="000000"/>
        </w:rPr>
        <w:t xml:space="preserve"> at the point they are gained.</w:t>
      </w:r>
    </w:p>
    <w:p w14:paraId="56A7FC9F" w14:textId="77777777" w:rsidR="00237384" w:rsidRPr="000D5DB5" w:rsidRDefault="008949C0">
      <w:pPr>
        <w:contextualSpacing/>
        <w:rPr>
          <w:rFonts w:eastAsia="Times New Roman" w:cstheme="minorHAnsi"/>
          <w:color w:val="000000"/>
        </w:rPr>
      </w:pPr>
      <w:r>
        <w:rPr>
          <w:rFonts w:eastAsia="Times New Roman" w:cstheme="minorHAnsi"/>
          <w:color w:val="000000"/>
        </w:rPr>
        <w:t xml:space="preserve">For example, the </w:t>
      </w:r>
      <w:r w:rsidR="00237384">
        <w:rPr>
          <w:rFonts w:eastAsia="Times New Roman" w:cstheme="minorHAnsi"/>
          <w:color w:val="000000"/>
        </w:rPr>
        <w:t xml:space="preserve">hunter’s </w:t>
      </w:r>
      <w:r>
        <w:rPr>
          <w:rFonts w:eastAsia="Times New Roman" w:cstheme="minorHAnsi"/>
          <w:color w:val="000000"/>
        </w:rPr>
        <w:t xml:space="preserve">spellcasting is at 0.5 a caster level per level in </w:t>
      </w:r>
      <w:r w:rsidR="00237384">
        <w:rPr>
          <w:rFonts w:eastAsia="Times New Roman" w:cstheme="minorHAnsi"/>
          <w:color w:val="000000"/>
        </w:rPr>
        <w:t>hunter</w:t>
      </w:r>
      <w:r>
        <w:rPr>
          <w:rFonts w:eastAsia="Times New Roman" w:cstheme="minorHAnsi"/>
          <w:color w:val="000000"/>
        </w:rPr>
        <w:t xml:space="preserve">, but gain the Spellcasting feature at level 2 (preventing spellcasting to be done at level 1). </w:t>
      </w:r>
      <w:r w:rsidR="00237384">
        <w:rPr>
          <w:rFonts w:eastAsia="Times New Roman" w:cstheme="minorHAnsi"/>
          <w:color w:val="000000"/>
        </w:rPr>
        <w:t>A</w:t>
      </w:r>
      <w:r w:rsidR="00237384" w:rsidRPr="000D5DB5">
        <w:rPr>
          <w:rFonts w:eastAsia="Times New Roman" w:cstheme="minorHAnsi"/>
          <w:color w:val="000000"/>
        </w:rPr>
        <w:t xml:space="preserve"> level 10 mage and </w:t>
      </w:r>
      <w:r w:rsidR="00237384">
        <w:rPr>
          <w:rFonts w:eastAsia="Times New Roman" w:cstheme="minorHAnsi"/>
          <w:color w:val="000000"/>
        </w:rPr>
        <w:t>level 10 hunter</w:t>
      </w:r>
      <w:r w:rsidR="00237384" w:rsidRPr="000D5DB5">
        <w:rPr>
          <w:rFonts w:eastAsia="Times New Roman" w:cstheme="minorHAnsi"/>
          <w:color w:val="000000"/>
        </w:rPr>
        <w:t xml:space="preserve"> have caster levels of 10 and 5, respectively</w:t>
      </w:r>
      <w:r w:rsidR="00237384">
        <w:rPr>
          <w:rFonts w:eastAsia="Times New Roman" w:cstheme="minorHAnsi"/>
          <w:color w:val="000000"/>
        </w:rPr>
        <w:t xml:space="preserve">, allowing the </w:t>
      </w:r>
      <w:r w:rsidR="00237384" w:rsidRPr="000D5DB5">
        <w:rPr>
          <w:rFonts w:eastAsia="Times New Roman" w:cstheme="minorHAnsi"/>
          <w:color w:val="000000"/>
        </w:rPr>
        <w:t xml:space="preserve">mage can </w:t>
      </w:r>
      <w:r w:rsidR="00237384">
        <w:rPr>
          <w:rFonts w:eastAsia="Times New Roman" w:cstheme="minorHAnsi"/>
          <w:color w:val="000000"/>
        </w:rPr>
        <w:t xml:space="preserve">access </w:t>
      </w:r>
      <w:r w:rsidR="00237384" w:rsidRPr="000D5DB5">
        <w:rPr>
          <w:rFonts w:eastAsia="Times New Roman" w:cstheme="minorHAnsi"/>
          <w:color w:val="000000"/>
        </w:rPr>
        <w:t xml:space="preserve">5th level spells, and the </w:t>
      </w:r>
      <w:r w:rsidR="00237384">
        <w:rPr>
          <w:rFonts w:eastAsia="Times New Roman" w:cstheme="minorHAnsi"/>
          <w:color w:val="000000"/>
        </w:rPr>
        <w:t xml:space="preserve">hunter to access </w:t>
      </w:r>
      <w:r w:rsidR="00237384" w:rsidRPr="000D5DB5">
        <w:rPr>
          <w:rFonts w:eastAsia="Times New Roman" w:cstheme="minorHAnsi"/>
          <w:color w:val="000000"/>
        </w:rPr>
        <w:t xml:space="preserve">3rd level spells. </w:t>
      </w:r>
    </w:p>
    <w:p w14:paraId="0593515B" w14:textId="77777777" w:rsidR="00237384" w:rsidRPr="000D5DB5" w:rsidRDefault="00237384" w:rsidP="00237384">
      <w:pPr>
        <w:contextualSpacing/>
        <w:rPr>
          <w:rFonts w:eastAsia="Times New Roman" w:cstheme="minorHAnsi"/>
          <w:color w:val="000000"/>
        </w:rPr>
      </w:pPr>
      <w:r w:rsidRPr="000D5DB5">
        <w:rPr>
          <w:rFonts w:eastAsia="Times New Roman" w:cstheme="minorHAnsi"/>
          <w:color w:val="000000"/>
        </w:rPr>
        <w:t xml:space="preserve">Merely having a high enough caster level is not enough to begin casting, however; a character must also prepare and access the relevant spell. </w:t>
      </w:r>
    </w:p>
    <w:p w14:paraId="7FA4D19E" w14:textId="77777777" w:rsidR="00520A9C" w:rsidRDefault="00520A9C">
      <w:pPr>
        <w:contextualSpacing/>
        <w:rPr>
          <w:rFonts w:eastAsia="Times New Roman" w:cstheme="minorHAnsi"/>
          <w:color w:val="000000"/>
        </w:rPr>
      </w:pPr>
    </w:p>
    <w:p w14:paraId="710A9820" w14:textId="77777777" w:rsidR="004A439F" w:rsidRDefault="00237384" w:rsidP="00FB27AE">
      <w:pPr>
        <w:contextualSpacing/>
        <w:rPr>
          <w:rFonts w:eastAsia="Times New Roman" w:cstheme="minorHAnsi"/>
          <w:color w:val="000000"/>
        </w:rPr>
      </w:pPr>
      <w:r>
        <w:rPr>
          <w:rFonts w:eastAsia="Times New Roman" w:cstheme="minorHAnsi"/>
          <w:b/>
          <w:bCs/>
          <w:color w:val="000000"/>
        </w:rPr>
        <w:t xml:space="preserve">Prepared and Known Spells. </w:t>
      </w:r>
      <w:r w:rsidR="004A439F" w:rsidRPr="000D5DB5">
        <w:rPr>
          <w:rFonts w:eastAsia="Times New Roman" w:cstheme="minorHAnsi"/>
          <w:color w:val="000000"/>
        </w:rPr>
        <w:t xml:space="preserve">A character can prepare a </w:t>
      </w:r>
      <w:r w:rsidR="004A439F">
        <w:rPr>
          <w:rFonts w:eastAsia="Times New Roman" w:cstheme="minorHAnsi"/>
          <w:color w:val="000000"/>
        </w:rPr>
        <w:t xml:space="preserve">total </w:t>
      </w:r>
      <w:r w:rsidR="004A439F" w:rsidRPr="000D5DB5">
        <w:rPr>
          <w:rFonts w:eastAsia="Times New Roman" w:cstheme="minorHAnsi"/>
          <w:color w:val="000000"/>
        </w:rPr>
        <w:t xml:space="preserve">number of spells equal to </w:t>
      </w:r>
      <w:r w:rsidR="004A439F">
        <w:rPr>
          <w:rFonts w:eastAsia="Times New Roman" w:cstheme="minorHAnsi"/>
          <w:color w:val="000000"/>
        </w:rPr>
        <w:t xml:space="preserve">their caster level plus their </w:t>
      </w:r>
      <w:r w:rsidR="004A439F" w:rsidRPr="000D5DB5">
        <w:rPr>
          <w:rFonts w:eastAsia="Times New Roman" w:cstheme="minorHAnsi"/>
          <w:color w:val="000000"/>
        </w:rPr>
        <w:t xml:space="preserve">spellcasting attribute modifier. </w:t>
      </w:r>
      <w:r w:rsidR="004A439F">
        <w:rPr>
          <w:rFonts w:eastAsia="Times New Roman" w:cstheme="minorHAnsi"/>
          <w:color w:val="000000"/>
        </w:rPr>
        <w:t xml:space="preserve">These spells can be of any spell level the character can access and cast (being of the required caster level and spell list). </w:t>
      </w:r>
    </w:p>
    <w:p w14:paraId="3E7AFC09" w14:textId="77777777" w:rsidR="005828D8" w:rsidRPr="000D5DB5" w:rsidRDefault="005828D8" w:rsidP="005828D8">
      <w:pPr>
        <w:contextualSpacing/>
        <w:rPr>
          <w:rFonts w:eastAsia="Times New Roman" w:cstheme="minorHAnsi"/>
          <w:color w:val="000000"/>
        </w:rPr>
      </w:pPr>
      <w:r>
        <w:rPr>
          <w:rFonts w:eastAsia="Times New Roman" w:cstheme="minorHAnsi"/>
          <w:color w:val="000000"/>
        </w:rPr>
        <w:t>Some class abilities grant extra spells to the total. These are often described as ‘you always have this spell prepared’. These can exceed the normal limit of prepared and known spells.</w:t>
      </w:r>
    </w:p>
    <w:p w14:paraId="0F23BB37" w14:textId="77777777" w:rsidR="00237384" w:rsidRDefault="00237384" w:rsidP="00237384">
      <w:pPr>
        <w:contextualSpacing/>
        <w:rPr>
          <w:rFonts w:eastAsia="Times New Roman" w:cstheme="minorHAnsi"/>
          <w:color w:val="000000"/>
        </w:rPr>
      </w:pPr>
    </w:p>
    <w:p w14:paraId="68D1ED91" w14:textId="77777777" w:rsidR="00237384" w:rsidRPr="000D5DB5" w:rsidRDefault="00237384" w:rsidP="00237384">
      <w:pPr>
        <w:contextualSpacing/>
        <w:rPr>
          <w:rFonts w:eastAsia="Times New Roman" w:cstheme="minorHAnsi"/>
          <w:color w:val="000000"/>
        </w:rPr>
      </w:pPr>
      <w:r w:rsidRPr="000D5DB5">
        <w:rPr>
          <w:rFonts w:eastAsia="Times New Roman" w:cstheme="minorHAnsi"/>
          <w:b/>
          <w:bCs/>
          <w:color w:val="000000"/>
        </w:rPr>
        <w:t xml:space="preserve">Heightening Spells. </w:t>
      </w:r>
      <w:r w:rsidRPr="000D5DB5">
        <w:rPr>
          <w:rFonts w:eastAsia="Times New Roman" w:cstheme="minorHAnsi"/>
          <w:color w:val="000000"/>
        </w:rPr>
        <w:t xml:space="preserve">A caster may cast a lower-level spell with additional mana as if it were a few spell levels higher. This is termed heightening. Spells that can be heightened gain various effects when they are heightened at specific spell levels. This can only be done if the caster level of the spellcaster is high enough to heighten the spell to said level. </w:t>
      </w:r>
    </w:p>
    <w:p w14:paraId="5893C38B" w14:textId="77777777" w:rsidR="00237384" w:rsidRPr="000D5DB5" w:rsidRDefault="00237384" w:rsidP="00A077F6">
      <w:pPr>
        <w:contextualSpacing/>
        <w:rPr>
          <w:rFonts w:eastAsia="Times New Roman" w:cstheme="minorHAnsi"/>
          <w:color w:val="000000"/>
        </w:rPr>
      </w:pPr>
      <w:r w:rsidRPr="000D5DB5">
        <w:rPr>
          <w:rFonts w:eastAsia="Times New Roman" w:cstheme="minorHAnsi"/>
          <w:color w:val="000000"/>
        </w:rPr>
        <w:t xml:space="preserve">A character can always heighten a spell. In most cases, the difference between one spell level and </w:t>
      </w:r>
      <w:r w:rsidR="00A077F6">
        <w:rPr>
          <w:rFonts w:eastAsia="Times New Roman" w:cstheme="minorHAnsi"/>
          <w:color w:val="000000"/>
        </w:rPr>
        <w:t>one higher</w:t>
      </w:r>
      <w:r w:rsidRPr="000D5DB5">
        <w:rPr>
          <w:rFonts w:eastAsia="Times New Roman" w:cstheme="minorHAnsi"/>
          <w:color w:val="000000"/>
        </w:rPr>
        <w:t xml:space="preserve"> is 1 mana point. </w:t>
      </w:r>
    </w:p>
    <w:p w14:paraId="37C18C9B" w14:textId="77777777" w:rsidR="004A439F" w:rsidRPr="000D5DB5" w:rsidRDefault="004A439F">
      <w:pPr>
        <w:contextualSpacing/>
        <w:rPr>
          <w:rFonts w:eastAsia="Times New Roman" w:cstheme="minorHAnsi"/>
          <w:color w:val="000000"/>
        </w:rPr>
      </w:pPr>
    </w:p>
    <w:p w14:paraId="173BD95F" w14:textId="77777777" w:rsidR="00520A9C" w:rsidRPr="000D5DB5" w:rsidRDefault="00520A9C">
      <w:pPr>
        <w:contextualSpacing/>
        <w:rPr>
          <w:rFonts w:eastAsia="Times New Roman" w:cstheme="minorHAnsi"/>
          <w:i/>
          <w:iCs/>
          <w:color w:val="000000"/>
        </w:rPr>
      </w:pPr>
      <w:r w:rsidRPr="000D5DB5">
        <w:rPr>
          <w:rFonts w:eastAsia="Times New Roman" w:cstheme="minorHAnsi"/>
          <w:i/>
          <w:iCs/>
          <w:color w:val="000000"/>
        </w:rPr>
        <w:t>Caster Level</w:t>
      </w:r>
      <w:r w:rsidRPr="000D5DB5">
        <w:rPr>
          <w:rFonts w:eastAsia="Times New Roman" w:cstheme="minorHAnsi"/>
          <w:i/>
          <w:iCs/>
          <w:color w:val="000000"/>
        </w:rPr>
        <w:tab/>
        <w:t xml:space="preserve">Spell Level Accessed </w:t>
      </w:r>
    </w:p>
    <w:p w14:paraId="6E0EDACA"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1</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1 (and cantrips if specified by class)</w:t>
      </w:r>
    </w:p>
    <w:p w14:paraId="4AEC69F3"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3</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 xml:space="preserve">2 </w:t>
      </w:r>
    </w:p>
    <w:p w14:paraId="6AA95EC6"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5</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3</w:t>
      </w:r>
    </w:p>
    <w:p w14:paraId="7EA5C76A"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7</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4</w:t>
      </w:r>
    </w:p>
    <w:p w14:paraId="38E02685"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9</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5</w:t>
      </w:r>
    </w:p>
    <w:p w14:paraId="0A327D48"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11</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6</w:t>
      </w:r>
    </w:p>
    <w:p w14:paraId="4DFCF924"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13</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7</w:t>
      </w:r>
    </w:p>
    <w:p w14:paraId="7CEEA694"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15</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8</w:t>
      </w:r>
    </w:p>
    <w:p w14:paraId="6A796710" w14:textId="77777777" w:rsidR="00520A9C" w:rsidRPr="000D5DB5" w:rsidRDefault="00520A9C">
      <w:pPr>
        <w:contextualSpacing/>
        <w:rPr>
          <w:rFonts w:eastAsia="Times New Roman" w:cstheme="minorHAnsi"/>
          <w:color w:val="000000"/>
        </w:rPr>
      </w:pPr>
      <w:r w:rsidRPr="000D5DB5">
        <w:rPr>
          <w:rFonts w:eastAsia="Times New Roman" w:cstheme="minorHAnsi"/>
          <w:color w:val="000000"/>
        </w:rPr>
        <w:t>17</w:t>
      </w:r>
      <w:r w:rsidR="00A471E1">
        <w:rPr>
          <w:rFonts w:eastAsia="Times New Roman" w:cstheme="minorHAnsi"/>
          <w:color w:val="000000"/>
        </w:rPr>
        <w:tab/>
      </w:r>
      <w:r w:rsidR="00A471E1">
        <w:rPr>
          <w:rFonts w:eastAsia="Times New Roman" w:cstheme="minorHAnsi"/>
          <w:color w:val="000000"/>
        </w:rPr>
        <w:tab/>
      </w:r>
      <w:r w:rsidRPr="000D5DB5">
        <w:rPr>
          <w:rFonts w:eastAsia="Times New Roman" w:cstheme="minorHAnsi"/>
          <w:color w:val="000000"/>
        </w:rPr>
        <w:t>9</w:t>
      </w:r>
    </w:p>
    <w:p w14:paraId="4E73AED9" w14:textId="77777777" w:rsidR="00520A9C" w:rsidRPr="000D5DB5" w:rsidRDefault="00520A9C">
      <w:pPr>
        <w:contextualSpacing/>
        <w:rPr>
          <w:rFonts w:eastAsia="Times New Roman" w:cstheme="minorHAnsi"/>
          <w:b/>
          <w:bCs/>
          <w:color w:val="000000"/>
        </w:rPr>
      </w:pPr>
    </w:p>
    <w:p w14:paraId="47079319" w14:textId="77777777" w:rsidR="005828D8" w:rsidRDefault="005828D8" w:rsidP="005828D8">
      <w:pPr>
        <w:contextualSpacing/>
        <w:rPr>
          <w:rFonts w:eastAsia="Times New Roman" w:cstheme="minorHAnsi"/>
          <w:color w:val="000000"/>
        </w:rPr>
      </w:pPr>
      <w:r w:rsidRPr="00F00B80">
        <w:rPr>
          <w:rFonts w:eastAsia="Times New Roman" w:cstheme="minorHAnsi"/>
          <w:b/>
          <w:bCs/>
          <w:color w:val="000000"/>
        </w:rPr>
        <w:t xml:space="preserve">Spellbooks. </w:t>
      </w:r>
      <w:r>
        <w:rPr>
          <w:rFonts w:eastAsia="Times New Roman" w:cstheme="minorHAnsi"/>
          <w:color w:val="000000"/>
        </w:rPr>
        <w:t xml:space="preserve">Spellbooks are a collection of scrolls, a book, or objects that </w:t>
      </w:r>
      <w:r w:rsidRPr="004A6694">
        <w:rPr>
          <w:rFonts w:eastAsia="Times New Roman" w:cstheme="minorHAnsi"/>
          <w:color w:val="000000"/>
        </w:rPr>
        <w:t xml:space="preserve">contain </w:t>
      </w:r>
      <w:r>
        <w:rPr>
          <w:rFonts w:eastAsia="Times New Roman" w:cstheme="minorHAnsi"/>
          <w:color w:val="000000"/>
        </w:rPr>
        <w:t xml:space="preserve">the method of casting a spell, such as magic words, name of the forces invoked, and required hand gestures. </w:t>
      </w:r>
    </w:p>
    <w:p w14:paraId="08A2FEE0" w14:textId="77777777" w:rsidR="005828D8" w:rsidRDefault="005828D8" w:rsidP="005828D8">
      <w:pPr>
        <w:contextualSpacing/>
        <w:rPr>
          <w:rFonts w:eastAsia="Times New Roman" w:cstheme="minorHAnsi"/>
          <w:color w:val="000000"/>
        </w:rPr>
      </w:pPr>
      <w:r>
        <w:rPr>
          <w:rFonts w:eastAsia="Times New Roman" w:cstheme="minorHAnsi"/>
          <w:color w:val="000000"/>
        </w:rPr>
        <w:t xml:space="preserve">Unlike in other campaign settings, all spellcasters in the Warcraft universe require some form of spellbook or external house of their spells. Spellbooks are important objects for spellcasters, therefore, and are often traded among trusted members of the same profession. </w:t>
      </w:r>
    </w:p>
    <w:p w14:paraId="70189437" w14:textId="77777777" w:rsidR="005828D8" w:rsidRDefault="005828D8" w:rsidP="00D20278">
      <w:pPr>
        <w:contextualSpacing/>
        <w:rPr>
          <w:rFonts w:eastAsia="Times New Roman" w:cstheme="minorHAnsi"/>
          <w:color w:val="000000"/>
        </w:rPr>
      </w:pPr>
      <w:r>
        <w:rPr>
          <w:rFonts w:eastAsia="Times New Roman" w:cstheme="minorHAnsi"/>
          <w:color w:val="000000"/>
        </w:rPr>
        <w:t>For example, a shaman completing his apprenticeship will be given a master totem (</w:t>
      </w:r>
      <w:r w:rsidR="00D20278">
        <w:rPr>
          <w:rFonts w:eastAsia="Times New Roman" w:cstheme="minorHAnsi"/>
          <w:color w:val="000000"/>
        </w:rPr>
        <w:t xml:space="preserve">which acts as a </w:t>
      </w:r>
      <w:r>
        <w:rPr>
          <w:rFonts w:eastAsia="Times New Roman" w:cstheme="minorHAnsi"/>
          <w:color w:val="000000"/>
        </w:rPr>
        <w:t>spellbook) that describes how invoking the elements may be done</w:t>
      </w:r>
      <w:r w:rsidR="00D20278">
        <w:rPr>
          <w:rFonts w:eastAsia="Times New Roman" w:cstheme="minorHAnsi"/>
          <w:color w:val="000000"/>
        </w:rPr>
        <w:t xml:space="preserve"> and containing several basic spells</w:t>
      </w:r>
      <w:r>
        <w:rPr>
          <w:rFonts w:eastAsia="Times New Roman" w:cstheme="minorHAnsi"/>
          <w:color w:val="000000"/>
        </w:rPr>
        <w:t xml:space="preserve">, while a mage graduate from Dalaran’s magical universities will have already scribed a spellbook over the course of her study. A spellbook can be a gift from a </w:t>
      </w:r>
      <w:r w:rsidR="00D20278">
        <w:rPr>
          <w:rFonts w:eastAsia="Times New Roman" w:cstheme="minorHAnsi"/>
          <w:color w:val="000000"/>
        </w:rPr>
        <w:t xml:space="preserve">dying </w:t>
      </w:r>
      <w:r>
        <w:rPr>
          <w:rFonts w:eastAsia="Times New Roman" w:cstheme="minorHAnsi"/>
          <w:color w:val="000000"/>
        </w:rPr>
        <w:t xml:space="preserve">friend or loved one, or valuable loot taken from a rival or enemy on the field of battle. </w:t>
      </w:r>
    </w:p>
    <w:p w14:paraId="79FAEEB3" w14:textId="77777777" w:rsidR="005828D8" w:rsidRDefault="005828D8" w:rsidP="00414B91">
      <w:pPr>
        <w:contextualSpacing/>
        <w:rPr>
          <w:rFonts w:eastAsia="Times New Roman" w:cstheme="minorHAnsi"/>
          <w:color w:val="000000"/>
        </w:rPr>
      </w:pPr>
      <w:r>
        <w:rPr>
          <w:rFonts w:eastAsia="Times New Roman" w:cstheme="minorHAnsi"/>
          <w:color w:val="000000"/>
        </w:rPr>
        <w:t xml:space="preserve">When a spellcaster finds a spell that is present their class’s spell list that they can cast (having the required </w:t>
      </w:r>
      <w:r w:rsidR="00414B91">
        <w:rPr>
          <w:rFonts w:eastAsia="Times New Roman" w:cstheme="minorHAnsi"/>
          <w:color w:val="000000"/>
        </w:rPr>
        <w:t>level)</w:t>
      </w:r>
      <w:r>
        <w:rPr>
          <w:rFonts w:eastAsia="Times New Roman" w:cstheme="minorHAnsi"/>
          <w:color w:val="000000"/>
        </w:rPr>
        <w:t xml:space="preserve">, </w:t>
      </w:r>
      <w:r w:rsidR="00414B91">
        <w:rPr>
          <w:rFonts w:eastAsia="Times New Roman" w:cstheme="minorHAnsi"/>
          <w:color w:val="000000"/>
        </w:rPr>
        <w:t xml:space="preserve">they may spend the required time and resources to decipher and copy it. </w:t>
      </w:r>
    </w:p>
    <w:p w14:paraId="2AA43873" w14:textId="77777777" w:rsidR="00414B91" w:rsidRDefault="00414B91" w:rsidP="005828D8">
      <w:pPr>
        <w:contextualSpacing/>
        <w:rPr>
          <w:rFonts w:eastAsia="Times New Roman" w:cstheme="minorHAnsi"/>
          <w:color w:val="000000"/>
        </w:rPr>
      </w:pPr>
    </w:p>
    <w:p w14:paraId="79164B25" w14:textId="77777777" w:rsidR="005828D8" w:rsidRPr="005828D8" w:rsidRDefault="005828D8" w:rsidP="00414B91">
      <w:pPr>
        <w:contextualSpacing/>
        <w:rPr>
          <w:rFonts w:eastAsia="Times New Roman" w:cstheme="minorHAnsi"/>
          <w:color w:val="000000"/>
        </w:rPr>
      </w:pPr>
      <w:r w:rsidRPr="005828D8">
        <w:rPr>
          <w:rFonts w:eastAsia="Times New Roman" w:cstheme="minorHAnsi"/>
          <w:color w:val="000000"/>
        </w:rPr>
        <w:t>Copying a spell into your spellbook involves reproducing</w:t>
      </w:r>
      <w:r w:rsidR="00414B91">
        <w:rPr>
          <w:rFonts w:eastAsia="Times New Roman" w:cstheme="minorHAnsi"/>
          <w:color w:val="000000"/>
        </w:rPr>
        <w:t xml:space="preserve"> </w:t>
      </w:r>
      <w:r w:rsidRPr="005828D8">
        <w:rPr>
          <w:rFonts w:eastAsia="Times New Roman" w:cstheme="minorHAnsi"/>
          <w:color w:val="000000"/>
        </w:rPr>
        <w:t>the basic form of the spell, then deciphering the unique</w:t>
      </w:r>
      <w:r w:rsidR="00414B91">
        <w:rPr>
          <w:rFonts w:eastAsia="Times New Roman" w:cstheme="minorHAnsi"/>
          <w:color w:val="000000"/>
        </w:rPr>
        <w:t xml:space="preserve"> </w:t>
      </w:r>
      <w:r w:rsidRPr="005828D8">
        <w:rPr>
          <w:rFonts w:eastAsia="Times New Roman" w:cstheme="minorHAnsi"/>
          <w:color w:val="000000"/>
        </w:rPr>
        <w:t xml:space="preserve">system of notation used by the </w:t>
      </w:r>
      <w:r w:rsidR="00414B91">
        <w:rPr>
          <w:rFonts w:eastAsia="Times New Roman" w:cstheme="minorHAnsi"/>
          <w:color w:val="000000"/>
        </w:rPr>
        <w:t xml:space="preserve">spellcaster </w:t>
      </w:r>
      <w:r w:rsidRPr="005828D8">
        <w:rPr>
          <w:rFonts w:eastAsia="Times New Roman" w:cstheme="minorHAnsi"/>
          <w:color w:val="000000"/>
        </w:rPr>
        <w:t>who wrote it. You</w:t>
      </w:r>
      <w:r w:rsidR="00414B91">
        <w:rPr>
          <w:rFonts w:eastAsia="Times New Roman" w:cstheme="minorHAnsi"/>
          <w:color w:val="000000"/>
        </w:rPr>
        <w:t xml:space="preserve"> </w:t>
      </w:r>
      <w:r w:rsidRPr="005828D8">
        <w:rPr>
          <w:rFonts w:eastAsia="Times New Roman" w:cstheme="minorHAnsi"/>
          <w:color w:val="000000"/>
        </w:rPr>
        <w:t>must practice the spell until you understand the sounds</w:t>
      </w:r>
      <w:r w:rsidR="00414B91">
        <w:rPr>
          <w:rFonts w:eastAsia="Times New Roman" w:cstheme="minorHAnsi"/>
          <w:color w:val="000000"/>
        </w:rPr>
        <w:t xml:space="preserve"> </w:t>
      </w:r>
      <w:r w:rsidRPr="005828D8">
        <w:rPr>
          <w:rFonts w:eastAsia="Times New Roman" w:cstheme="minorHAnsi"/>
          <w:color w:val="000000"/>
        </w:rPr>
        <w:t>or gestures required, then transcribe it into your spellbook</w:t>
      </w:r>
      <w:r w:rsidR="00414B91">
        <w:rPr>
          <w:rFonts w:eastAsia="Times New Roman" w:cstheme="minorHAnsi"/>
          <w:color w:val="000000"/>
        </w:rPr>
        <w:t xml:space="preserve"> </w:t>
      </w:r>
      <w:r w:rsidRPr="005828D8">
        <w:rPr>
          <w:rFonts w:eastAsia="Times New Roman" w:cstheme="minorHAnsi"/>
          <w:color w:val="000000"/>
        </w:rPr>
        <w:t>using your own notation.</w:t>
      </w:r>
    </w:p>
    <w:p w14:paraId="674DD38F" w14:textId="77777777" w:rsidR="00414B91" w:rsidRDefault="005828D8" w:rsidP="00414B91">
      <w:pPr>
        <w:contextualSpacing/>
        <w:rPr>
          <w:rFonts w:eastAsia="Times New Roman" w:cstheme="minorHAnsi"/>
          <w:color w:val="000000"/>
        </w:rPr>
      </w:pPr>
      <w:r w:rsidRPr="005828D8">
        <w:rPr>
          <w:rFonts w:eastAsia="Times New Roman" w:cstheme="minorHAnsi"/>
          <w:color w:val="000000"/>
        </w:rPr>
        <w:t>For each level of the spell, the process takes 2 hours and</w:t>
      </w:r>
      <w:r w:rsidR="00414B91">
        <w:rPr>
          <w:rFonts w:eastAsia="Times New Roman" w:cstheme="minorHAnsi"/>
          <w:color w:val="000000"/>
        </w:rPr>
        <w:t xml:space="preserve"> </w:t>
      </w:r>
      <w:r w:rsidRPr="005828D8">
        <w:rPr>
          <w:rFonts w:eastAsia="Times New Roman" w:cstheme="minorHAnsi"/>
          <w:color w:val="000000"/>
        </w:rPr>
        <w:t>costs 50 gp</w:t>
      </w:r>
      <w:r w:rsidR="00414B91">
        <w:rPr>
          <w:rFonts w:eastAsia="Times New Roman" w:cstheme="minorHAnsi"/>
          <w:color w:val="000000"/>
        </w:rPr>
        <w:t xml:space="preserve"> (or 2 Infusion Points per level)</w:t>
      </w:r>
      <w:r w:rsidRPr="005828D8">
        <w:rPr>
          <w:rFonts w:eastAsia="Times New Roman" w:cstheme="minorHAnsi"/>
          <w:color w:val="000000"/>
        </w:rPr>
        <w:t>. The cost represents material components you</w:t>
      </w:r>
      <w:r w:rsidR="00414B91">
        <w:rPr>
          <w:rFonts w:eastAsia="Times New Roman" w:cstheme="minorHAnsi"/>
          <w:color w:val="000000"/>
        </w:rPr>
        <w:t xml:space="preserve"> </w:t>
      </w:r>
      <w:r w:rsidRPr="005828D8">
        <w:rPr>
          <w:rFonts w:eastAsia="Times New Roman" w:cstheme="minorHAnsi"/>
          <w:color w:val="000000"/>
        </w:rPr>
        <w:t xml:space="preserve">expend as you experiment with the spell to master it, </w:t>
      </w:r>
      <w:r w:rsidR="00414B91">
        <w:rPr>
          <w:rFonts w:eastAsia="Times New Roman" w:cstheme="minorHAnsi"/>
          <w:color w:val="000000"/>
        </w:rPr>
        <w:t xml:space="preserve">which can be anything from fine inks (for a mage) to sacrificing rare reagents (for a shaman or druid), or costly incense (for a paladin). </w:t>
      </w:r>
      <w:r w:rsidR="00D20278">
        <w:rPr>
          <w:rFonts w:eastAsia="Times New Roman" w:cstheme="minorHAnsi"/>
          <w:color w:val="000000"/>
        </w:rPr>
        <w:t xml:space="preserve">Cantrips count as half a spell level, or 1 hour and 25 gp to scribe. </w:t>
      </w:r>
    </w:p>
    <w:p w14:paraId="2FB9FE60" w14:textId="77777777" w:rsidR="00414B91" w:rsidRDefault="005828D8" w:rsidP="00414B91">
      <w:pPr>
        <w:contextualSpacing/>
        <w:rPr>
          <w:rFonts w:eastAsia="Times New Roman" w:cstheme="minorHAnsi"/>
          <w:color w:val="000000"/>
        </w:rPr>
      </w:pPr>
      <w:r w:rsidRPr="005828D8">
        <w:rPr>
          <w:rFonts w:eastAsia="Times New Roman" w:cstheme="minorHAnsi"/>
          <w:color w:val="000000"/>
        </w:rPr>
        <w:t>Once you have spent</w:t>
      </w:r>
      <w:r w:rsidR="00414B91">
        <w:rPr>
          <w:rFonts w:eastAsia="Times New Roman" w:cstheme="minorHAnsi"/>
          <w:color w:val="000000"/>
        </w:rPr>
        <w:t xml:space="preserve"> </w:t>
      </w:r>
      <w:r w:rsidRPr="005828D8">
        <w:rPr>
          <w:rFonts w:eastAsia="Times New Roman" w:cstheme="minorHAnsi"/>
          <w:color w:val="000000"/>
        </w:rPr>
        <w:t>this time and money, you can prepare the spell just like your</w:t>
      </w:r>
      <w:r w:rsidR="00414B91">
        <w:rPr>
          <w:rFonts w:eastAsia="Times New Roman" w:cstheme="minorHAnsi"/>
          <w:color w:val="000000"/>
        </w:rPr>
        <w:t xml:space="preserve"> </w:t>
      </w:r>
      <w:r w:rsidRPr="005828D8">
        <w:rPr>
          <w:rFonts w:eastAsia="Times New Roman" w:cstheme="minorHAnsi"/>
          <w:color w:val="000000"/>
        </w:rPr>
        <w:t>other spells</w:t>
      </w:r>
      <w:r w:rsidR="00414B91">
        <w:rPr>
          <w:rFonts w:eastAsia="Times New Roman" w:cstheme="minorHAnsi"/>
          <w:color w:val="000000"/>
        </w:rPr>
        <w:t>, and the spell is fully scribed in your spellbook</w:t>
      </w:r>
      <w:r w:rsidRPr="005828D8">
        <w:rPr>
          <w:rFonts w:eastAsia="Times New Roman" w:cstheme="minorHAnsi"/>
          <w:color w:val="000000"/>
        </w:rPr>
        <w:t>.</w:t>
      </w:r>
      <w:r w:rsidR="00414B91">
        <w:rPr>
          <w:rFonts w:eastAsia="Times New Roman" w:cstheme="minorHAnsi"/>
          <w:color w:val="000000"/>
        </w:rPr>
        <w:t xml:space="preserve"> </w:t>
      </w:r>
    </w:p>
    <w:p w14:paraId="0D607229" w14:textId="77777777" w:rsidR="00414B91" w:rsidRDefault="005828D8" w:rsidP="00414B91">
      <w:pPr>
        <w:contextualSpacing/>
        <w:rPr>
          <w:rFonts w:eastAsia="Times New Roman" w:cstheme="minorHAnsi"/>
          <w:color w:val="000000"/>
        </w:rPr>
      </w:pPr>
      <w:r w:rsidRPr="005828D8">
        <w:rPr>
          <w:rFonts w:eastAsia="Times New Roman" w:cstheme="minorHAnsi"/>
          <w:i/>
          <w:iCs/>
          <w:color w:val="000000"/>
        </w:rPr>
        <w:lastRenderedPageBreak/>
        <w:t xml:space="preserve">Replacing the Book. </w:t>
      </w:r>
      <w:r w:rsidR="00414B91">
        <w:rPr>
          <w:rFonts w:eastAsia="Times New Roman" w:cstheme="minorHAnsi"/>
          <w:color w:val="000000"/>
        </w:rPr>
        <w:t>A spellcaster can copy a spell from one spellbook to another—for example, if they wish to back up their spellbook or grant one to a student. This does not require deciphering. It takes only 1 hour and 10 gp per spell level to copy the spell</w:t>
      </w:r>
      <w:r w:rsidR="00D20278">
        <w:rPr>
          <w:rFonts w:eastAsia="Times New Roman" w:cstheme="minorHAnsi"/>
          <w:color w:val="000000"/>
        </w:rPr>
        <w:t xml:space="preserve"> (or 30 minutes and 5 gp for a cantrip)</w:t>
      </w:r>
      <w:r w:rsidR="00414B91">
        <w:rPr>
          <w:rFonts w:eastAsia="Times New Roman" w:cstheme="minorHAnsi"/>
          <w:color w:val="000000"/>
        </w:rPr>
        <w:t>.</w:t>
      </w:r>
    </w:p>
    <w:p w14:paraId="480834BC" w14:textId="77777777" w:rsidR="005828D8" w:rsidRDefault="005828D8" w:rsidP="00D20278">
      <w:pPr>
        <w:contextualSpacing/>
        <w:rPr>
          <w:rFonts w:eastAsia="Times New Roman" w:cstheme="minorHAnsi"/>
          <w:color w:val="000000"/>
        </w:rPr>
      </w:pPr>
      <w:r w:rsidRPr="005828D8">
        <w:rPr>
          <w:rFonts w:eastAsia="Times New Roman" w:cstheme="minorHAnsi"/>
          <w:color w:val="000000"/>
        </w:rPr>
        <w:t>If you lose your spellbook, you can use the same procedure</w:t>
      </w:r>
      <w:r w:rsidR="00414B91">
        <w:rPr>
          <w:rFonts w:eastAsia="Times New Roman" w:cstheme="minorHAnsi"/>
          <w:color w:val="000000"/>
        </w:rPr>
        <w:t xml:space="preserve"> </w:t>
      </w:r>
      <w:r w:rsidRPr="005828D8">
        <w:rPr>
          <w:rFonts w:eastAsia="Times New Roman" w:cstheme="minorHAnsi"/>
          <w:color w:val="000000"/>
        </w:rPr>
        <w:t>to transcribe the spells that you have prepared into a new</w:t>
      </w:r>
      <w:r w:rsidR="00414B91">
        <w:rPr>
          <w:rFonts w:eastAsia="Times New Roman" w:cstheme="minorHAnsi"/>
          <w:color w:val="000000"/>
        </w:rPr>
        <w:t xml:space="preserve"> </w:t>
      </w:r>
      <w:r w:rsidRPr="005828D8">
        <w:rPr>
          <w:rFonts w:eastAsia="Times New Roman" w:cstheme="minorHAnsi"/>
          <w:color w:val="000000"/>
        </w:rPr>
        <w:t>spellbo</w:t>
      </w:r>
      <w:r w:rsidR="00414B91">
        <w:rPr>
          <w:rFonts w:eastAsia="Times New Roman" w:cstheme="minorHAnsi"/>
          <w:color w:val="000000"/>
        </w:rPr>
        <w:t>ok. Filling out the remainder o</w:t>
      </w:r>
      <w:r w:rsidRPr="005828D8">
        <w:rPr>
          <w:rFonts w:eastAsia="Times New Roman" w:cstheme="minorHAnsi"/>
          <w:color w:val="000000"/>
        </w:rPr>
        <w:t>f your spellbook</w:t>
      </w:r>
      <w:r w:rsidR="00414B91">
        <w:rPr>
          <w:rFonts w:eastAsia="Times New Roman" w:cstheme="minorHAnsi"/>
          <w:color w:val="000000"/>
        </w:rPr>
        <w:t xml:space="preserve"> </w:t>
      </w:r>
      <w:r w:rsidRPr="005828D8">
        <w:rPr>
          <w:rFonts w:eastAsia="Times New Roman" w:cstheme="minorHAnsi"/>
          <w:color w:val="000000"/>
        </w:rPr>
        <w:t>requires you to find new spells to do so, as normal. For this</w:t>
      </w:r>
      <w:r w:rsidR="00414B91">
        <w:rPr>
          <w:rFonts w:eastAsia="Times New Roman" w:cstheme="minorHAnsi"/>
          <w:color w:val="000000"/>
        </w:rPr>
        <w:t xml:space="preserve"> </w:t>
      </w:r>
      <w:r w:rsidRPr="005828D8">
        <w:rPr>
          <w:rFonts w:eastAsia="Times New Roman" w:cstheme="minorHAnsi"/>
          <w:color w:val="000000"/>
        </w:rPr>
        <w:t xml:space="preserve">reason, many </w:t>
      </w:r>
      <w:r w:rsidR="00414B91">
        <w:rPr>
          <w:rFonts w:eastAsia="Times New Roman" w:cstheme="minorHAnsi"/>
          <w:color w:val="000000"/>
        </w:rPr>
        <w:t xml:space="preserve">spellcasters </w:t>
      </w:r>
      <w:r w:rsidRPr="005828D8">
        <w:rPr>
          <w:rFonts w:eastAsia="Times New Roman" w:cstheme="minorHAnsi"/>
          <w:color w:val="000000"/>
        </w:rPr>
        <w:t>keep backup spellbooks in a safe place</w:t>
      </w:r>
      <w:r w:rsidR="00414B91">
        <w:rPr>
          <w:rFonts w:eastAsia="Times New Roman" w:cstheme="minorHAnsi"/>
          <w:color w:val="000000"/>
        </w:rPr>
        <w:t>, or even scribe their spells onto their strongholds—chapels of the Holy Light often have basic priest and paladin spells scribed onto the</w:t>
      </w:r>
      <w:r w:rsidR="00D20278">
        <w:rPr>
          <w:rFonts w:eastAsia="Times New Roman" w:cstheme="minorHAnsi"/>
          <w:color w:val="000000"/>
        </w:rPr>
        <w:t xml:space="preserve"> stone walls or woven into prayer books</w:t>
      </w:r>
      <w:r w:rsidR="00414B91">
        <w:rPr>
          <w:rFonts w:eastAsia="Times New Roman" w:cstheme="minorHAnsi"/>
          <w:color w:val="000000"/>
        </w:rPr>
        <w:t xml:space="preserve">, while the druids of Ashenvale may visit the Ancients to be blessed with an idol of the Ancients that performs a similar task. </w:t>
      </w:r>
    </w:p>
    <w:p w14:paraId="7DDBDFB8" w14:textId="77777777" w:rsidR="00414B91" w:rsidRPr="00414B91" w:rsidRDefault="00414B91" w:rsidP="00414B91">
      <w:pPr>
        <w:contextualSpacing/>
        <w:rPr>
          <w:rFonts w:eastAsia="Times New Roman" w:cstheme="minorHAnsi"/>
          <w:color w:val="000000"/>
        </w:rPr>
      </w:pPr>
      <w:r w:rsidRPr="004A6694">
        <w:rPr>
          <w:rFonts w:eastAsia="Times New Roman" w:cstheme="minorHAnsi"/>
          <w:color w:val="000000"/>
        </w:rPr>
        <w:t>After preparing a spell, referring to a spellbook is not required except to change the spell.</w:t>
      </w:r>
    </w:p>
    <w:p w14:paraId="7722845C" w14:textId="77777777" w:rsidR="00414B91" w:rsidRDefault="00414B91" w:rsidP="00414B91">
      <w:pPr>
        <w:contextualSpacing/>
        <w:rPr>
          <w:rFonts w:eastAsia="Times New Roman" w:cstheme="minorHAnsi"/>
          <w:color w:val="000000"/>
        </w:rPr>
      </w:pPr>
    </w:p>
    <w:p w14:paraId="023CBAA2" w14:textId="77777777" w:rsidR="004E6733" w:rsidRPr="004E6733" w:rsidRDefault="004E6733" w:rsidP="004E6733">
      <w:pPr>
        <w:ind w:left="720"/>
        <w:contextualSpacing/>
        <w:rPr>
          <w:rFonts w:eastAsia="Times New Roman" w:cstheme="minorHAnsi"/>
          <w:b/>
          <w:bCs/>
          <w:color w:val="000000"/>
        </w:rPr>
      </w:pPr>
      <w:r>
        <w:rPr>
          <w:rFonts w:eastAsia="Times New Roman" w:cstheme="minorHAnsi"/>
          <w:b/>
          <w:bCs/>
          <w:color w:val="000000"/>
        </w:rPr>
        <w:t>Class</w:t>
      </w:r>
      <w:r>
        <w:rPr>
          <w:rFonts w:eastAsia="Times New Roman" w:cstheme="minorHAnsi"/>
          <w:b/>
          <w:bCs/>
          <w:color w:val="000000"/>
        </w:rPr>
        <w:tab/>
      </w:r>
      <w:r>
        <w:rPr>
          <w:rFonts w:eastAsia="Times New Roman" w:cstheme="minorHAnsi"/>
          <w:b/>
          <w:bCs/>
          <w:color w:val="000000"/>
        </w:rPr>
        <w:tab/>
        <w:t>Spellbook (or equivalent)</w:t>
      </w:r>
    </w:p>
    <w:p w14:paraId="6ED07A0B" w14:textId="77777777" w:rsidR="004E6733" w:rsidRP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Alchemist </w:t>
      </w:r>
      <w:r>
        <w:rPr>
          <w:rFonts w:eastAsia="Times New Roman" w:cstheme="minorHAnsi"/>
          <w:color w:val="000000"/>
        </w:rPr>
        <w:tab/>
      </w:r>
      <w:r w:rsidRPr="004E6733">
        <w:rPr>
          <w:rFonts w:eastAsia="Times New Roman" w:cstheme="minorHAnsi"/>
          <w:color w:val="000000"/>
        </w:rPr>
        <w:t>Formula Book</w:t>
      </w:r>
    </w:p>
    <w:p w14:paraId="4EE6E3BF" w14:textId="77777777" w:rsidR="004E6733" w:rsidRP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Death Knight </w:t>
      </w:r>
      <w:r>
        <w:rPr>
          <w:rFonts w:eastAsia="Times New Roman" w:cstheme="minorHAnsi"/>
          <w:color w:val="000000"/>
        </w:rPr>
        <w:tab/>
      </w:r>
      <w:r w:rsidRPr="004E6733">
        <w:rPr>
          <w:rFonts w:eastAsia="Times New Roman" w:cstheme="minorHAnsi"/>
          <w:color w:val="000000"/>
        </w:rPr>
        <w:t>Runeblade</w:t>
      </w:r>
    </w:p>
    <w:p w14:paraId="0ABBE896" w14:textId="77777777" w:rsidR="004E6733" w:rsidRP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Druid </w:t>
      </w:r>
      <w:r>
        <w:rPr>
          <w:rFonts w:eastAsia="Times New Roman" w:cstheme="minorHAnsi"/>
          <w:color w:val="000000"/>
        </w:rPr>
        <w:tab/>
      </w:r>
      <w:r>
        <w:rPr>
          <w:rFonts w:eastAsia="Times New Roman" w:cstheme="minorHAnsi"/>
          <w:color w:val="000000"/>
        </w:rPr>
        <w:tab/>
      </w:r>
      <w:r w:rsidRPr="004E6733">
        <w:rPr>
          <w:rFonts w:eastAsia="Times New Roman" w:cstheme="minorHAnsi"/>
          <w:color w:val="000000"/>
        </w:rPr>
        <w:t>Idol</w:t>
      </w:r>
    </w:p>
    <w:p w14:paraId="65D67FEE" w14:textId="77777777" w:rsidR="004E6733" w:rsidRP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Hunter </w:t>
      </w:r>
      <w:r>
        <w:rPr>
          <w:rFonts w:eastAsia="Times New Roman" w:cstheme="minorHAnsi"/>
          <w:color w:val="000000"/>
        </w:rPr>
        <w:tab/>
      </w:r>
      <w:r>
        <w:rPr>
          <w:rFonts w:eastAsia="Times New Roman" w:cstheme="minorHAnsi"/>
          <w:color w:val="000000"/>
        </w:rPr>
        <w:tab/>
      </w:r>
      <w:r w:rsidRPr="004E6733">
        <w:rPr>
          <w:rFonts w:eastAsia="Times New Roman" w:cstheme="minorHAnsi"/>
          <w:color w:val="000000"/>
        </w:rPr>
        <w:t>Idol</w:t>
      </w:r>
      <w:r>
        <w:rPr>
          <w:rFonts w:eastAsia="Times New Roman" w:cstheme="minorHAnsi"/>
          <w:color w:val="000000"/>
        </w:rPr>
        <w:t xml:space="preserve"> (as druid)</w:t>
      </w:r>
      <w:r w:rsidR="008736F1">
        <w:rPr>
          <w:rFonts w:eastAsia="Times New Roman" w:cstheme="minorHAnsi"/>
          <w:color w:val="000000"/>
        </w:rPr>
        <w:t>, totem (if shadow hunter)</w:t>
      </w:r>
    </w:p>
    <w:p w14:paraId="70F6CB90" w14:textId="77777777" w:rsidR="004E6733" w:rsidRP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Mage </w:t>
      </w:r>
      <w:r>
        <w:rPr>
          <w:rFonts w:eastAsia="Times New Roman" w:cstheme="minorHAnsi"/>
          <w:color w:val="000000"/>
        </w:rPr>
        <w:tab/>
      </w:r>
      <w:r>
        <w:rPr>
          <w:rFonts w:eastAsia="Times New Roman" w:cstheme="minorHAnsi"/>
          <w:color w:val="000000"/>
        </w:rPr>
        <w:tab/>
      </w:r>
      <w:r w:rsidRPr="004E6733">
        <w:rPr>
          <w:rFonts w:eastAsia="Times New Roman" w:cstheme="minorHAnsi"/>
          <w:color w:val="000000"/>
        </w:rPr>
        <w:t xml:space="preserve">Spellbook </w:t>
      </w:r>
    </w:p>
    <w:p w14:paraId="46EC480D" w14:textId="77777777" w:rsidR="004E6733" w:rsidRP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Paladin </w:t>
      </w:r>
      <w:r>
        <w:rPr>
          <w:rFonts w:eastAsia="Times New Roman" w:cstheme="minorHAnsi"/>
          <w:color w:val="000000"/>
        </w:rPr>
        <w:tab/>
      </w:r>
      <w:r>
        <w:rPr>
          <w:rFonts w:eastAsia="Times New Roman" w:cstheme="minorHAnsi"/>
          <w:color w:val="000000"/>
        </w:rPr>
        <w:tab/>
      </w:r>
      <w:r w:rsidRPr="004E6733">
        <w:rPr>
          <w:rFonts w:eastAsia="Times New Roman" w:cstheme="minorHAnsi"/>
          <w:color w:val="000000"/>
        </w:rPr>
        <w:t>Libram</w:t>
      </w:r>
    </w:p>
    <w:p w14:paraId="7194F48F" w14:textId="77777777" w:rsidR="004E6733" w:rsidRP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Priest </w:t>
      </w:r>
      <w:r>
        <w:rPr>
          <w:rFonts w:eastAsia="Times New Roman" w:cstheme="minorHAnsi"/>
          <w:color w:val="000000"/>
        </w:rPr>
        <w:tab/>
      </w:r>
      <w:r>
        <w:rPr>
          <w:rFonts w:eastAsia="Times New Roman" w:cstheme="minorHAnsi"/>
          <w:color w:val="000000"/>
        </w:rPr>
        <w:tab/>
      </w:r>
      <w:r w:rsidRPr="004E6733">
        <w:rPr>
          <w:rFonts w:eastAsia="Times New Roman" w:cstheme="minorHAnsi"/>
          <w:color w:val="000000"/>
        </w:rPr>
        <w:t>Libram</w:t>
      </w:r>
    </w:p>
    <w:p w14:paraId="7A7709FB" w14:textId="77777777" w:rsidR="004E6733" w:rsidRPr="004E6733" w:rsidRDefault="004E6733" w:rsidP="00B32087">
      <w:pPr>
        <w:ind w:left="720"/>
        <w:contextualSpacing/>
        <w:rPr>
          <w:rFonts w:eastAsia="Times New Roman" w:cstheme="minorHAnsi"/>
          <w:color w:val="000000"/>
        </w:rPr>
      </w:pPr>
      <w:r w:rsidRPr="004E6733">
        <w:rPr>
          <w:rFonts w:eastAsia="Times New Roman" w:cstheme="minorHAnsi"/>
          <w:color w:val="000000"/>
        </w:rPr>
        <w:t xml:space="preserve">Rogue </w:t>
      </w:r>
      <w:r>
        <w:rPr>
          <w:rFonts w:eastAsia="Times New Roman" w:cstheme="minorHAnsi"/>
          <w:color w:val="000000"/>
        </w:rPr>
        <w:tab/>
      </w:r>
      <w:r>
        <w:rPr>
          <w:rFonts w:eastAsia="Times New Roman" w:cstheme="minorHAnsi"/>
          <w:color w:val="000000"/>
        </w:rPr>
        <w:tab/>
      </w:r>
      <w:r w:rsidRPr="004E6733">
        <w:rPr>
          <w:rFonts w:eastAsia="Times New Roman" w:cstheme="minorHAnsi"/>
          <w:color w:val="000000"/>
        </w:rPr>
        <w:t>Spellbook</w:t>
      </w:r>
      <w:r>
        <w:rPr>
          <w:rFonts w:eastAsia="Times New Roman" w:cstheme="minorHAnsi"/>
          <w:color w:val="000000"/>
        </w:rPr>
        <w:t xml:space="preserve"> (if subtlety), </w:t>
      </w:r>
      <w:r w:rsidR="00B32087">
        <w:rPr>
          <w:rFonts w:eastAsia="Times New Roman" w:cstheme="minorHAnsi"/>
          <w:color w:val="000000"/>
        </w:rPr>
        <w:t>s</w:t>
      </w:r>
      <w:r>
        <w:rPr>
          <w:rFonts w:eastAsia="Times New Roman" w:cstheme="minorHAnsi"/>
          <w:color w:val="000000"/>
        </w:rPr>
        <w:t xml:space="preserve">pell </w:t>
      </w:r>
      <w:r w:rsidR="00B32087">
        <w:rPr>
          <w:rFonts w:eastAsia="Times New Roman" w:cstheme="minorHAnsi"/>
          <w:color w:val="000000"/>
        </w:rPr>
        <w:t>t</w:t>
      </w:r>
      <w:r>
        <w:rPr>
          <w:rFonts w:eastAsia="Times New Roman" w:cstheme="minorHAnsi"/>
          <w:color w:val="000000"/>
        </w:rPr>
        <w:t>attoos (if demon hunter)</w:t>
      </w:r>
    </w:p>
    <w:p w14:paraId="43C6E216" w14:textId="77777777" w:rsidR="004E6733" w:rsidRPr="004E6733" w:rsidRDefault="004E6733" w:rsidP="00B32087">
      <w:pPr>
        <w:ind w:left="720"/>
        <w:contextualSpacing/>
        <w:rPr>
          <w:rFonts w:eastAsia="Times New Roman" w:cstheme="minorHAnsi"/>
          <w:color w:val="000000"/>
        </w:rPr>
      </w:pPr>
      <w:r w:rsidRPr="004E6733">
        <w:rPr>
          <w:rFonts w:eastAsia="Times New Roman" w:cstheme="minorHAnsi"/>
          <w:color w:val="000000"/>
        </w:rPr>
        <w:t xml:space="preserve">Shaman </w:t>
      </w:r>
      <w:r>
        <w:rPr>
          <w:rFonts w:eastAsia="Times New Roman" w:cstheme="minorHAnsi"/>
          <w:color w:val="000000"/>
        </w:rPr>
        <w:tab/>
      </w:r>
      <w:r w:rsidRPr="004E6733">
        <w:rPr>
          <w:rFonts w:eastAsia="Times New Roman" w:cstheme="minorHAnsi"/>
          <w:color w:val="000000"/>
        </w:rPr>
        <w:t>Totem</w:t>
      </w:r>
      <w:r>
        <w:rPr>
          <w:rFonts w:eastAsia="Times New Roman" w:cstheme="minorHAnsi"/>
          <w:color w:val="000000"/>
        </w:rPr>
        <w:t xml:space="preserve"> (often known as a </w:t>
      </w:r>
      <w:r w:rsidR="00B32087">
        <w:rPr>
          <w:rFonts w:eastAsia="Times New Roman" w:cstheme="minorHAnsi"/>
          <w:color w:val="000000"/>
        </w:rPr>
        <w:t>m</w:t>
      </w:r>
      <w:r>
        <w:rPr>
          <w:rFonts w:eastAsia="Times New Roman" w:cstheme="minorHAnsi"/>
          <w:color w:val="000000"/>
        </w:rPr>
        <w:t xml:space="preserve">aster </w:t>
      </w:r>
      <w:r w:rsidR="00B32087">
        <w:rPr>
          <w:rFonts w:eastAsia="Times New Roman" w:cstheme="minorHAnsi"/>
          <w:color w:val="000000"/>
        </w:rPr>
        <w:t>t</w:t>
      </w:r>
      <w:r>
        <w:rPr>
          <w:rFonts w:eastAsia="Times New Roman" w:cstheme="minorHAnsi"/>
          <w:color w:val="000000"/>
        </w:rPr>
        <w:t>otem)</w:t>
      </w:r>
    </w:p>
    <w:p w14:paraId="3FDC423B" w14:textId="77777777" w:rsidR="004E6733" w:rsidRDefault="004E6733" w:rsidP="004E6733">
      <w:pPr>
        <w:ind w:left="720"/>
        <w:contextualSpacing/>
        <w:rPr>
          <w:rFonts w:eastAsia="Times New Roman" w:cstheme="minorHAnsi"/>
          <w:color w:val="000000"/>
        </w:rPr>
      </w:pPr>
      <w:r w:rsidRPr="004E6733">
        <w:rPr>
          <w:rFonts w:eastAsia="Times New Roman" w:cstheme="minorHAnsi"/>
          <w:color w:val="000000"/>
        </w:rPr>
        <w:t xml:space="preserve">Warlock </w:t>
      </w:r>
      <w:r>
        <w:rPr>
          <w:rFonts w:eastAsia="Times New Roman" w:cstheme="minorHAnsi"/>
          <w:color w:val="000000"/>
        </w:rPr>
        <w:tab/>
      </w:r>
      <w:r w:rsidRPr="004E6733">
        <w:rPr>
          <w:rFonts w:eastAsia="Times New Roman" w:cstheme="minorHAnsi"/>
          <w:color w:val="000000"/>
        </w:rPr>
        <w:t>Grimoire</w:t>
      </w:r>
    </w:p>
    <w:p w14:paraId="7FE59BE9" w14:textId="77777777" w:rsidR="004E6733" w:rsidRDefault="004E6733" w:rsidP="00B32087">
      <w:pPr>
        <w:ind w:left="720"/>
        <w:contextualSpacing/>
        <w:rPr>
          <w:rFonts w:eastAsia="Times New Roman" w:cstheme="minorHAnsi"/>
          <w:color w:val="000000"/>
        </w:rPr>
      </w:pPr>
      <w:r>
        <w:rPr>
          <w:rFonts w:eastAsia="Times New Roman" w:cstheme="minorHAnsi"/>
          <w:color w:val="000000"/>
        </w:rPr>
        <w:t>Warrior</w:t>
      </w:r>
      <w:r>
        <w:rPr>
          <w:rFonts w:eastAsia="Times New Roman" w:cstheme="minorHAnsi"/>
          <w:color w:val="000000"/>
        </w:rPr>
        <w:tab/>
      </w:r>
      <w:r>
        <w:rPr>
          <w:rFonts w:eastAsia="Times New Roman" w:cstheme="minorHAnsi"/>
          <w:color w:val="000000"/>
        </w:rPr>
        <w:tab/>
        <w:t xml:space="preserve">Spellbook (if spellbreaker), </w:t>
      </w:r>
      <w:r w:rsidR="00B32087">
        <w:rPr>
          <w:rFonts w:eastAsia="Times New Roman" w:cstheme="minorHAnsi"/>
          <w:color w:val="000000"/>
        </w:rPr>
        <w:t>s</w:t>
      </w:r>
      <w:r>
        <w:rPr>
          <w:rFonts w:eastAsia="Times New Roman" w:cstheme="minorHAnsi"/>
          <w:color w:val="000000"/>
        </w:rPr>
        <w:t xml:space="preserve">pell </w:t>
      </w:r>
      <w:r w:rsidR="00B32087">
        <w:rPr>
          <w:rFonts w:eastAsia="Times New Roman" w:cstheme="minorHAnsi"/>
          <w:color w:val="000000"/>
        </w:rPr>
        <w:t>t</w:t>
      </w:r>
      <w:r>
        <w:rPr>
          <w:rFonts w:eastAsia="Times New Roman" w:cstheme="minorHAnsi"/>
          <w:color w:val="000000"/>
        </w:rPr>
        <w:t>attoos (if mountain king)</w:t>
      </w:r>
    </w:p>
    <w:p w14:paraId="269B289D" w14:textId="77777777" w:rsidR="004E6733" w:rsidRDefault="004E6733" w:rsidP="00414B91">
      <w:pPr>
        <w:contextualSpacing/>
        <w:rPr>
          <w:rFonts w:eastAsia="Times New Roman" w:cstheme="minorHAnsi"/>
          <w:color w:val="000000"/>
        </w:rPr>
      </w:pPr>
    </w:p>
    <w:p w14:paraId="2971E953" w14:textId="77777777" w:rsidR="004E6733" w:rsidRDefault="004E6733" w:rsidP="004E6733">
      <w:pPr>
        <w:contextualSpacing/>
        <w:rPr>
          <w:rFonts w:eastAsia="Times New Roman" w:cstheme="minorHAnsi"/>
          <w:color w:val="000000"/>
        </w:rPr>
      </w:pPr>
      <w:r>
        <w:rPr>
          <w:rFonts w:eastAsia="Times New Roman" w:cstheme="minorHAnsi"/>
          <w:color w:val="000000"/>
        </w:rPr>
        <w:t>Special spellbooks exist, also known as Relics. See Treasures under Chapter 5: Equipment.</w:t>
      </w:r>
    </w:p>
    <w:p w14:paraId="1210EA46" w14:textId="77777777" w:rsidR="004E6733" w:rsidRDefault="004E6733" w:rsidP="00414B91">
      <w:pPr>
        <w:contextualSpacing/>
        <w:rPr>
          <w:rFonts w:eastAsia="Times New Roman" w:cstheme="minorHAnsi"/>
          <w:color w:val="000000"/>
        </w:rPr>
      </w:pPr>
    </w:p>
    <w:p w14:paraId="2DF84018" w14:textId="77777777" w:rsidR="00414B91" w:rsidRDefault="00414B91" w:rsidP="00414B91">
      <w:pPr>
        <w:contextualSpacing/>
        <w:rPr>
          <w:rFonts w:eastAsia="Times New Roman" w:cstheme="minorHAnsi"/>
          <w:color w:val="000000"/>
        </w:rPr>
      </w:pPr>
      <w:r>
        <w:rPr>
          <w:rFonts w:eastAsia="Times New Roman" w:cstheme="minorHAnsi"/>
          <w:b/>
          <w:bCs/>
          <w:color w:val="000000"/>
        </w:rPr>
        <w:t xml:space="preserve">Variant Spellbook: Spell </w:t>
      </w:r>
      <w:r w:rsidR="005828D8" w:rsidRPr="00F00B80">
        <w:rPr>
          <w:rFonts w:eastAsia="Times New Roman" w:cstheme="minorHAnsi"/>
          <w:b/>
          <w:bCs/>
          <w:color w:val="000000"/>
        </w:rPr>
        <w:t xml:space="preserve">Tattoos. </w:t>
      </w:r>
      <w:r w:rsidR="005828D8" w:rsidRPr="004A6694">
        <w:rPr>
          <w:rFonts w:eastAsia="Times New Roman" w:cstheme="minorHAnsi"/>
          <w:color w:val="000000"/>
        </w:rPr>
        <w:t xml:space="preserve">A character may tattoo spells onto their skins, scales, or clothes to hold their spells besides normal spellbooks. This costs the same as normal scribed spells, and the creature's body is treated to be the spellbook. </w:t>
      </w:r>
      <w:r>
        <w:rPr>
          <w:rFonts w:eastAsia="Times New Roman" w:cstheme="minorHAnsi"/>
          <w:color w:val="000000"/>
        </w:rPr>
        <w:t>However, whenever the creature fails a death saving throw</w:t>
      </w:r>
      <w:r w:rsidR="005828D8" w:rsidRPr="004A6694">
        <w:rPr>
          <w:rFonts w:eastAsia="Times New Roman" w:cstheme="minorHAnsi"/>
          <w:color w:val="000000"/>
        </w:rPr>
        <w:t xml:space="preserve">, one tattooed spell </w:t>
      </w:r>
      <w:r>
        <w:rPr>
          <w:rFonts w:eastAsia="Times New Roman" w:cstheme="minorHAnsi"/>
          <w:color w:val="000000"/>
        </w:rPr>
        <w:t xml:space="preserve">has a 25% chance to be destroyed </w:t>
      </w:r>
      <w:r w:rsidR="005828D8">
        <w:rPr>
          <w:rFonts w:eastAsia="Times New Roman" w:cstheme="minorHAnsi"/>
          <w:color w:val="000000"/>
        </w:rPr>
        <w:t>(</w:t>
      </w:r>
      <w:r>
        <w:rPr>
          <w:rFonts w:eastAsia="Times New Roman" w:cstheme="minorHAnsi"/>
          <w:color w:val="000000"/>
        </w:rPr>
        <w:t xml:space="preserve">the chance increases by 50% if the damage scars, such as acid, </w:t>
      </w:r>
      <w:r w:rsidR="005828D8" w:rsidRPr="000D5DB5">
        <w:rPr>
          <w:rFonts w:eastAsia="Times New Roman" w:cstheme="minorHAnsi"/>
          <w:color w:val="000000"/>
        </w:rPr>
        <w:t>fire</w:t>
      </w:r>
      <w:r>
        <w:rPr>
          <w:rFonts w:eastAsia="Times New Roman" w:cstheme="minorHAnsi"/>
          <w:color w:val="000000"/>
        </w:rPr>
        <w:t>, or fel damage</w:t>
      </w:r>
      <w:r w:rsidR="005828D8">
        <w:rPr>
          <w:rFonts w:eastAsia="Times New Roman" w:cstheme="minorHAnsi"/>
          <w:color w:val="000000"/>
        </w:rPr>
        <w:t>)</w:t>
      </w:r>
      <w:r w:rsidR="005828D8" w:rsidRPr="000D5DB5">
        <w:rPr>
          <w:rFonts w:eastAsia="Times New Roman" w:cstheme="minorHAnsi"/>
          <w:color w:val="000000"/>
        </w:rPr>
        <w:t xml:space="preserve">. </w:t>
      </w:r>
    </w:p>
    <w:p w14:paraId="27BFA932" w14:textId="77777777" w:rsidR="00414B91" w:rsidRDefault="005828D8" w:rsidP="00414B91">
      <w:pPr>
        <w:contextualSpacing/>
        <w:rPr>
          <w:rFonts w:eastAsia="Times New Roman" w:cstheme="minorHAnsi"/>
          <w:color w:val="000000"/>
        </w:rPr>
      </w:pPr>
      <w:r w:rsidRPr="000D5DB5">
        <w:rPr>
          <w:rFonts w:eastAsia="Times New Roman" w:cstheme="minorHAnsi"/>
          <w:color w:val="000000"/>
        </w:rPr>
        <w:t>A medium character can scribe up to 50 pages worth onto their skin (such as chest, arms, legs, etc.). For smaller creatures, the pages are halved, and for larger creatures, the pages are doubled.</w:t>
      </w:r>
      <w:r>
        <w:rPr>
          <w:rFonts w:eastAsia="Times New Roman" w:cstheme="minorHAnsi"/>
          <w:color w:val="000000"/>
        </w:rPr>
        <w:t xml:space="preserve"> </w:t>
      </w:r>
    </w:p>
    <w:p w14:paraId="7ECA99C9" w14:textId="77777777" w:rsidR="005828D8" w:rsidRDefault="005828D8" w:rsidP="00414B91">
      <w:pPr>
        <w:contextualSpacing/>
        <w:rPr>
          <w:rFonts w:eastAsia="Times New Roman" w:cstheme="minorHAnsi"/>
          <w:color w:val="000000"/>
        </w:rPr>
      </w:pPr>
      <w:r w:rsidRPr="000D5DB5">
        <w:rPr>
          <w:rFonts w:eastAsia="Times New Roman" w:cstheme="minorHAnsi"/>
          <w:color w:val="000000"/>
        </w:rPr>
        <w:t>A known spell-tattooist is the demon hunter Illidan Stormrage</w:t>
      </w:r>
      <w:r w:rsidR="00414B91">
        <w:rPr>
          <w:rFonts w:eastAsia="Times New Roman" w:cstheme="minorHAnsi"/>
          <w:color w:val="000000"/>
        </w:rPr>
        <w:t>, although many demon hunters also scribe spells onto their skin</w:t>
      </w:r>
      <w:r w:rsidRPr="000D5DB5">
        <w:rPr>
          <w:rFonts w:eastAsia="Times New Roman" w:cstheme="minorHAnsi"/>
          <w:color w:val="000000"/>
        </w:rPr>
        <w:t xml:space="preserve">. </w:t>
      </w:r>
    </w:p>
    <w:p w14:paraId="3D7A9DD2" w14:textId="77777777" w:rsidR="005828D8" w:rsidRDefault="005828D8" w:rsidP="005828D8">
      <w:pPr>
        <w:contextualSpacing/>
        <w:rPr>
          <w:rFonts w:eastAsia="Times New Roman" w:cstheme="minorHAnsi"/>
          <w:b/>
          <w:bCs/>
          <w:color w:val="000000"/>
        </w:rPr>
      </w:pPr>
    </w:p>
    <w:p w14:paraId="2405470D" w14:textId="77777777" w:rsidR="005E0F91" w:rsidRPr="000D5DB5" w:rsidRDefault="003A2BF0" w:rsidP="00D20278">
      <w:pPr>
        <w:contextualSpacing/>
        <w:rPr>
          <w:rFonts w:eastAsia="Times New Roman" w:cstheme="minorHAnsi"/>
          <w:color w:val="000000"/>
        </w:rPr>
      </w:pPr>
      <w:r w:rsidRPr="000D5DB5">
        <w:rPr>
          <w:rFonts w:eastAsia="Times New Roman" w:cstheme="minorHAnsi"/>
          <w:b/>
          <w:bCs/>
          <w:color w:val="000000"/>
        </w:rPr>
        <w:t>Spells</w:t>
      </w:r>
      <w:r w:rsidR="005828D8">
        <w:rPr>
          <w:rFonts w:eastAsia="Times New Roman" w:cstheme="minorHAnsi"/>
          <w:b/>
          <w:bCs/>
          <w:color w:val="000000"/>
        </w:rPr>
        <w:t xml:space="preserve"> Prepared</w:t>
      </w:r>
      <w:r w:rsidR="005E0F91" w:rsidRPr="000D5DB5">
        <w:rPr>
          <w:rFonts w:eastAsia="Times New Roman" w:cstheme="minorHAnsi"/>
          <w:b/>
          <w:bCs/>
          <w:color w:val="000000"/>
        </w:rPr>
        <w:t xml:space="preserve">. </w:t>
      </w:r>
      <w:r w:rsidR="005E0F91" w:rsidRPr="000D5DB5">
        <w:rPr>
          <w:rFonts w:eastAsia="Times New Roman" w:cstheme="minorHAnsi"/>
          <w:color w:val="000000"/>
        </w:rPr>
        <w:t xml:space="preserve">A spellcaster may ready any spell they can access (and have the required minimum caster level). This requires being tutored, praying for a spell, studying one, or finding spells in scrolls or spellbooks. A spellcaster may always use a spellbook they find, or scribe the spell from a spellbook they don’t own to a spellbook they do own. </w:t>
      </w:r>
      <w:r w:rsidR="00D20278">
        <w:rPr>
          <w:rFonts w:eastAsia="Times New Roman" w:cstheme="minorHAnsi"/>
          <w:color w:val="000000"/>
        </w:rPr>
        <w:t xml:space="preserve">If a class has access to cantrips, they can also change their cantrips (taking the same process to change spells). The character is limited to the number of cantrips equal to their proficiency bonus. </w:t>
      </w:r>
    </w:p>
    <w:p w14:paraId="79837551" w14:textId="77777777" w:rsidR="005E0F91" w:rsidRPr="000D5DB5" w:rsidRDefault="005E0F91">
      <w:pPr>
        <w:contextualSpacing/>
        <w:rPr>
          <w:rFonts w:eastAsia="Times New Roman" w:cstheme="minorHAnsi"/>
          <w:color w:val="000000"/>
        </w:rPr>
      </w:pPr>
      <w:r w:rsidRPr="000D5DB5">
        <w:rPr>
          <w:rFonts w:eastAsia="Times New Roman" w:cstheme="minorHAnsi"/>
          <w:color w:val="000000"/>
        </w:rPr>
        <w:t xml:space="preserve">There are several ways to gain access to and ready spells. </w:t>
      </w:r>
    </w:p>
    <w:p w14:paraId="43389C16" w14:textId="77777777" w:rsidR="005E0F91" w:rsidRPr="000D5DB5" w:rsidRDefault="003A2BF0" w:rsidP="003C4628">
      <w:pPr>
        <w:pStyle w:val="ListParagraph"/>
        <w:numPr>
          <w:ilvl w:val="0"/>
          <w:numId w:val="37"/>
        </w:numPr>
        <w:ind w:left="0" w:firstLine="0"/>
        <w:rPr>
          <w:rFonts w:eastAsia="Times New Roman" w:cstheme="minorHAnsi"/>
          <w:color w:val="000000"/>
        </w:rPr>
      </w:pPr>
      <w:r w:rsidRPr="000D5DB5">
        <w:rPr>
          <w:rFonts w:eastAsia="Times New Roman" w:cstheme="minorHAnsi"/>
          <w:i/>
          <w:iCs/>
          <w:color w:val="000000"/>
        </w:rPr>
        <w:t>1st level</w:t>
      </w:r>
      <w:r w:rsidR="005E0F91" w:rsidRPr="000D5DB5">
        <w:rPr>
          <w:rFonts w:eastAsia="Times New Roman" w:cstheme="minorHAnsi"/>
          <w:i/>
          <w:iCs/>
          <w:color w:val="000000"/>
        </w:rPr>
        <w:t xml:space="preserve">: </w:t>
      </w:r>
      <w:r w:rsidR="005E0F91" w:rsidRPr="000D5DB5">
        <w:rPr>
          <w:rFonts w:eastAsia="Times New Roman" w:cstheme="minorHAnsi"/>
          <w:color w:val="000000"/>
        </w:rPr>
        <w:t xml:space="preserve">The first level of any spellcasting class instantaneously grants a number of readied spells, such as by gaining a grimoire, spellbook, libram (holy spellbook) etc. </w:t>
      </w:r>
    </w:p>
    <w:p w14:paraId="6DC8D4FA" w14:textId="77777777" w:rsidR="003A2BF0" w:rsidRPr="000D5DB5" w:rsidRDefault="004E6733" w:rsidP="003C4628">
      <w:pPr>
        <w:pStyle w:val="ListParagraph"/>
        <w:numPr>
          <w:ilvl w:val="0"/>
          <w:numId w:val="37"/>
        </w:numPr>
        <w:ind w:left="0" w:firstLine="0"/>
        <w:rPr>
          <w:rFonts w:eastAsia="Times New Roman" w:cstheme="minorHAnsi"/>
          <w:color w:val="000000"/>
        </w:rPr>
      </w:pPr>
      <w:r>
        <w:rPr>
          <w:rFonts w:eastAsia="Times New Roman" w:cstheme="minorHAnsi"/>
          <w:i/>
          <w:iCs/>
          <w:color w:val="000000"/>
        </w:rPr>
        <w:lastRenderedPageBreak/>
        <w:t>Leveling Up</w:t>
      </w:r>
      <w:r w:rsidR="003A2BF0" w:rsidRPr="000D5DB5">
        <w:rPr>
          <w:rFonts w:eastAsia="Times New Roman" w:cstheme="minorHAnsi"/>
          <w:i/>
          <w:iCs/>
          <w:color w:val="000000"/>
        </w:rPr>
        <w:t xml:space="preserve">: </w:t>
      </w:r>
      <w:r w:rsidR="003A2BF0" w:rsidRPr="000D5DB5">
        <w:rPr>
          <w:rFonts w:eastAsia="Times New Roman" w:cstheme="minorHAnsi"/>
          <w:color w:val="000000"/>
        </w:rPr>
        <w:t>When leveling up, the spellcaster gains 2 spells of any spell level they can cast. They are treated as if they have spent their pastime performing research</w:t>
      </w:r>
      <w:r w:rsidR="00812D0E" w:rsidRPr="000D5DB5">
        <w:rPr>
          <w:rFonts w:eastAsia="Times New Roman" w:cstheme="minorHAnsi"/>
          <w:color w:val="000000"/>
        </w:rPr>
        <w:t xml:space="preserve"> (see below or Discovery on chapter </w:t>
      </w:r>
      <w:r w:rsidR="00DB0B47" w:rsidRPr="000D5DB5">
        <w:rPr>
          <w:rFonts w:eastAsia="Times New Roman" w:cstheme="minorHAnsi"/>
          <w:color w:val="000000"/>
        </w:rPr>
        <w:t>4</w:t>
      </w:r>
      <w:r w:rsidR="00812D0E" w:rsidRPr="000D5DB5">
        <w:rPr>
          <w:rFonts w:eastAsia="Times New Roman" w:cstheme="minorHAnsi"/>
          <w:color w:val="000000"/>
        </w:rPr>
        <w:t>)</w:t>
      </w:r>
      <w:r w:rsidR="003A2BF0" w:rsidRPr="000D5DB5">
        <w:rPr>
          <w:rFonts w:eastAsia="Times New Roman" w:cstheme="minorHAnsi"/>
          <w:color w:val="000000"/>
        </w:rPr>
        <w:t xml:space="preserve">. </w:t>
      </w:r>
    </w:p>
    <w:p w14:paraId="4C9F649E" w14:textId="77777777" w:rsidR="00812D0E" w:rsidRPr="000D5DB5" w:rsidRDefault="00812D0E" w:rsidP="003C4628">
      <w:pPr>
        <w:pStyle w:val="ListParagraph"/>
        <w:numPr>
          <w:ilvl w:val="0"/>
          <w:numId w:val="37"/>
        </w:numPr>
        <w:ind w:left="0" w:firstLine="0"/>
        <w:rPr>
          <w:rFonts w:eastAsia="Times New Roman" w:cstheme="minorHAnsi"/>
          <w:color w:val="000000"/>
        </w:rPr>
      </w:pPr>
      <w:r w:rsidRPr="000D5DB5">
        <w:rPr>
          <w:rFonts w:eastAsia="Times New Roman" w:cstheme="minorHAnsi"/>
          <w:i/>
          <w:iCs/>
          <w:color w:val="000000"/>
        </w:rPr>
        <w:t>Scribing a Spell:</w:t>
      </w:r>
      <w:r w:rsidRPr="000D5DB5">
        <w:rPr>
          <w:rFonts w:eastAsia="Times New Roman" w:cstheme="minorHAnsi"/>
          <w:color w:val="000000"/>
        </w:rPr>
        <w:t xml:space="preserve"> Drawing new runes with rare inks, carving a dedication on a shaman totem, or reproducing a spell in a mage’s spellbook or scroll into another one all require acute understanding of spellcasting, time, and materials. </w:t>
      </w:r>
      <w:r w:rsidR="00414B91">
        <w:rPr>
          <w:rFonts w:eastAsia="Times New Roman" w:cstheme="minorHAnsi"/>
          <w:color w:val="000000"/>
        </w:rPr>
        <w:t xml:space="preserve">This is described in more detail above under Spellbooks. </w:t>
      </w:r>
    </w:p>
    <w:p w14:paraId="19E3ED86" w14:textId="77777777" w:rsidR="004E6733" w:rsidRDefault="00812D0E" w:rsidP="003C4628">
      <w:pPr>
        <w:pStyle w:val="ListParagraph"/>
        <w:numPr>
          <w:ilvl w:val="0"/>
          <w:numId w:val="37"/>
        </w:numPr>
        <w:ind w:left="0" w:firstLine="0"/>
        <w:rPr>
          <w:rFonts w:eastAsia="Times New Roman" w:cstheme="minorHAnsi"/>
          <w:color w:val="000000"/>
        </w:rPr>
      </w:pPr>
      <w:r w:rsidRPr="000D5DB5">
        <w:rPr>
          <w:rFonts w:eastAsia="Times New Roman" w:cstheme="minorHAnsi"/>
          <w:i/>
          <w:iCs/>
          <w:color w:val="000000"/>
        </w:rPr>
        <w:t>Research:</w:t>
      </w:r>
      <w:r w:rsidRPr="000D5DB5">
        <w:rPr>
          <w:rFonts w:eastAsia="Times New Roman" w:cstheme="minorHAnsi"/>
          <w:color w:val="000000"/>
        </w:rPr>
        <w:t xml:space="preserve"> A character can research and create their own spell (effectively preparing a spell in their spell lists they could not find yet) by spending </w:t>
      </w:r>
      <w:r w:rsidR="00D20278">
        <w:rPr>
          <w:rFonts w:eastAsia="Times New Roman" w:cstheme="minorHAnsi"/>
          <w:color w:val="000000"/>
        </w:rPr>
        <w:t xml:space="preserve">downtime </w:t>
      </w:r>
      <w:r w:rsidRPr="000D5DB5">
        <w:rPr>
          <w:rFonts w:eastAsia="Times New Roman" w:cstheme="minorHAnsi"/>
          <w:color w:val="000000"/>
        </w:rPr>
        <w:t xml:space="preserve">in research and the cost of scribing the spell. This works exactly as the discovery </w:t>
      </w:r>
      <w:r w:rsidR="009F56E0">
        <w:rPr>
          <w:rFonts w:eastAsia="Times New Roman" w:cstheme="minorHAnsi"/>
          <w:color w:val="000000"/>
        </w:rPr>
        <w:t xml:space="preserve">downtime activity </w:t>
      </w:r>
      <w:r w:rsidRPr="000D5DB5">
        <w:rPr>
          <w:rFonts w:eastAsia="Times New Roman" w:cstheme="minorHAnsi"/>
          <w:color w:val="000000"/>
        </w:rPr>
        <w:t xml:space="preserve">(see chapter </w:t>
      </w:r>
      <w:r w:rsidR="009F56E0">
        <w:rPr>
          <w:rFonts w:eastAsia="Times New Roman" w:cstheme="minorHAnsi"/>
          <w:color w:val="000000"/>
        </w:rPr>
        <w:t>7</w:t>
      </w:r>
      <w:r w:rsidRPr="000D5DB5">
        <w:rPr>
          <w:rFonts w:eastAsia="Times New Roman" w:cstheme="minorHAnsi"/>
          <w:color w:val="000000"/>
        </w:rPr>
        <w:t>).</w:t>
      </w:r>
      <w:r w:rsidR="00CA6DAE">
        <w:rPr>
          <w:rFonts w:eastAsia="Times New Roman" w:cstheme="minorHAnsi"/>
          <w:color w:val="000000"/>
        </w:rPr>
        <w:t xml:space="preserve"> </w:t>
      </w:r>
    </w:p>
    <w:p w14:paraId="581BE546" w14:textId="77777777" w:rsidR="00CA6DAE" w:rsidRDefault="003A2BF0" w:rsidP="003C4628">
      <w:pPr>
        <w:pStyle w:val="ListParagraph"/>
        <w:numPr>
          <w:ilvl w:val="0"/>
          <w:numId w:val="37"/>
        </w:numPr>
        <w:ind w:left="0" w:firstLine="0"/>
        <w:rPr>
          <w:rFonts w:eastAsia="Times New Roman" w:cstheme="minorHAnsi"/>
          <w:color w:val="000000"/>
        </w:rPr>
      </w:pPr>
      <w:r w:rsidRPr="004E6733">
        <w:rPr>
          <w:rFonts w:eastAsia="Times New Roman" w:cstheme="minorHAnsi"/>
          <w:i/>
          <w:iCs/>
          <w:color w:val="000000"/>
        </w:rPr>
        <w:t>Tutelage:</w:t>
      </w:r>
      <w:r w:rsidRPr="004E6733">
        <w:rPr>
          <w:rFonts w:eastAsia="Times New Roman" w:cstheme="minorHAnsi"/>
          <w:color w:val="000000"/>
        </w:rPr>
        <w:t xml:space="preserve"> Spellcasters may gain spells directly from other spellcasters or magical beings such as celestials, fey, demons, undead, or monstrosities. Tutelage costs the same as scribing a new spell, </w:t>
      </w:r>
      <w:r w:rsidR="004E6733" w:rsidRPr="004E6733">
        <w:rPr>
          <w:rFonts w:eastAsia="Times New Roman" w:cstheme="minorHAnsi"/>
          <w:color w:val="000000"/>
        </w:rPr>
        <w:t xml:space="preserve">but is often </w:t>
      </w:r>
      <w:r w:rsidRPr="004E6733">
        <w:rPr>
          <w:rFonts w:eastAsia="Times New Roman" w:cstheme="minorHAnsi"/>
          <w:color w:val="000000"/>
        </w:rPr>
        <w:t>be done for free in return for a service</w:t>
      </w:r>
      <w:r w:rsidR="00E3283F" w:rsidRPr="004E6733">
        <w:rPr>
          <w:rFonts w:eastAsia="Times New Roman" w:cstheme="minorHAnsi"/>
          <w:color w:val="000000"/>
        </w:rPr>
        <w:t xml:space="preserve"> or fulfilling a quest</w:t>
      </w:r>
      <w:r w:rsidR="00CA6DAE">
        <w:rPr>
          <w:rFonts w:eastAsia="Times New Roman" w:cstheme="minorHAnsi"/>
          <w:color w:val="000000"/>
        </w:rPr>
        <w:t>, with the creature scribing the spellcaster’s spell for no cost</w:t>
      </w:r>
      <w:r w:rsidRPr="004E6733">
        <w:rPr>
          <w:rFonts w:eastAsia="Times New Roman" w:cstheme="minorHAnsi"/>
          <w:color w:val="000000"/>
        </w:rPr>
        <w:t xml:space="preserve">. </w:t>
      </w:r>
      <w:r w:rsidR="004E6733" w:rsidRPr="004E6733">
        <w:rPr>
          <w:rFonts w:eastAsia="Times New Roman" w:cstheme="minorHAnsi"/>
          <w:color w:val="000000"/>
        </w:rPr>
        <w:t>Druids, shamans, and warlocks usually resort to being tutored by powerful beings (such as Cenarius taught Malfurion Stormrage, the elementals taught Thrall, and demonic cults teach warlocks) in exchange for services (usually related to defeating their enemies or reducing their influence</w:t>
      </w:r>
      <w:r w:rsidR="00CD2BBC">
        <w:rPr>
          <w:rFonts w:eastAsia="Times New Roman" w:cstheme="minorHAnsi"/>
          <w:color w:val="000000"/>
        </w:rPr>
        <w:t>)</w:t>
      </w:r>
      <w:r w:rsidR="00CA6DAE">
        <w:rPr>
          <w:rFonts w:eastAsia="Times New Roman" w:cstheme="minorHAnsi"/>
          <w:color w:val="000000"/>
        </w:rPr>
        <w:t xml:space="preserve">. A spellcaster naturally knows their tutor’s name, but in most cases they are insufficiently powerful to conjure it. </w:t>
      </w:r>
    </w:p>
    <w:p w14:paraId="4137A617" w14:textId="77777777" w:rsidR="00CA6DAE" w:rsidRDefault="00CA6DAE" w:rsidP="00CA6DAE">
      <w:pPr>
        <w:rPr>
          <w:rFonts w:eastAsia="Times New Roman" w:cstheme="minorHAnsi"/>
          <w:color w:val="000000"/>
        </w:rPr>
      </w:pPr>
    </w:p>
    <w:p w14:paraId="0EEB9D45" w14:textId="77777777" w:rsidR="00CA6DAE" w:rsidRDefault="00CA6DAE" w:rsidP="00CA6DAE">
      <w:pPr>
        <w:rPr>
          <w:rFonts w:eastAsia="Times New Roman" w:cstheme="minorHAnsi"/>
          <w:color w:val="000000"/>
        </w:rPr>
      </w:pPr>
      <w:r>
        <w:rPr>
          <w:rFonts w:eastAsia="Times New Roman" w:cstheme="minorHAnsi"/>
          <w:b/>
          <w:bCs/>
          <w:color w:val="000000"/>
        </w:rPr>
        <w:t xml:space="preserve">Lore: </w:t>
      </w:r>
      <w:r w:rsidRPr="00CA6DAE">
        <w:rPr>
          <w:rFonts w:eastAsia="Times New Roman" w:cstheme="minorHAnsi"/>
          <w:b/>
          <w:bCs/>
          <w:color w:val="000000"/>
        </w:rPr>
        <w:t>Easy Way to Power</w:t>
      </w:r>
      <w:r>
        <w:rPr>
          <w:rFonts w:eastAsia="Times New Roman" w:cstheme="minorHAnsi"/>
          <w:b/>
          <w:bCs/>
          <w:color w:val="000000"/>
        </w:rPr>
        <w:t xml:space="preserve">. </w:t>
      </w:r>
      <w:r>
        <w:rPr>
          <w:rFonts w:eastAsia="Times New Roman" w:cstheme="minorHAnsi"/>
          <w:color w:val="000000"/>
        </w:rPr>
        <w:t xml:space="preserve">The primary reason why </w:t>
      </w:r>
      <w:r w:rsidR="009F56E0">
        <w:rPr>
          <w:rFonts w:eastAsia="Times New Roman" w:cstheme="minorHAnsi"/>
          <w:color w:val="000000"/>
        </w:rPr>
        <w:t xml:space="preserve">walking the path of the </w:t>
      </w:r>
      <w:r>
        <w:rPr>
          <w:rFonts w:eastAsia="Times New Roman" w:cstheme="minorHAnsi"/>
          <w:color w:val="000000"/>
        </w:rPr>
        <w:t xml:space="preserve">warlock is considered the ‘easy </w:t>
      </w:r>
      <w:r w:rsidR="009F56E0">
        <w:rPr>
          <w:rFonts w:eastAsia="Times New Roman" w:cstheme="minorHAnsi"/>
          <w:color w:val="000000"/>
        </w:rPr>
        <w:t xml:space="preserve">and corrupt </w:t>
      </w:r>
      <w:r>
        <w:rPr>
          <w:rFonts w:eastAsia="Times New Roman" w:cstheme="minorHAnsi"/>
          <w:color w:val="000000"/>
        </w:rPr>
        <w:t>way’ to power has to do with gaining spells. Mages don’t have tutors who are naturally-attuned to the arcane, and must go through the works of studying and reading spellbooks</w:t>
      </w:r>
      <w:r w:rsidR="009F56E0">
        <w:rPr>
          <w:rFonts w:eastAsia="Times New Roman" w:cstheme="minorHAnsi"/>
          <w:color w:val="000000"/>
        </w:rPr>
        <w:t>, which is a controlled and difficult environment usually plagued by academic competition and rivalries</w:t>
      </w:r>
      <w:r>
        <w:rPr>
          <w:rFonts w:eastAsia="Times New Roman" w:cstheme="minorHAnsi"/>
          <w:color w:val="000000"/>
        </w:rPr>
        <w:t xml:space="preserve">. </w:t>
      </w:r>
    </w:p>
    <w:p w14:paraId="7FFD1C88" w14:textId="77777777" w:rsidR="00CA6DAE" w:rsidRDefault="00CA6DAE" w:rsidP="00CA6DAE">
      <w:pPr>
        <w:rPr>
          <w:rFonts w:eastAsia="Times New Roman" w:cstheme="minorHAnsi"/>
          <w:color w:val="000000"/>
        </w:rPr>
      </w:pPr>
      <w:r>
        <w:rPr>
          <w:rFonts w:eastAsia="Times New Roman" w:cstheme="minorHAnsi"/>
          <w:color w:val="000000"/>
        </w:rPr>
        <w:t>On the other hand, the Burning Legion’s emissaries (from imps to dreadlords) all find the process of tutoring a win-win situation; by tutoring and asking for services in exchange, they both increase the power of their agent (the warlock himself) and further their own objectives (</w:t>
      </w:r>
      <w:r w:rsidR="009F56E0">
        <w:rPr>
          <w:rFonts w:eastAsia="Times New Roman" w:cstheme="minorHAnsi"/>
          <w:color w:val="000000"/>
        </w:rPr>
        <w:t xml:space="preserve">spreading destruction, the Legion’s influence, and character change in </w:t>
      </w:r>
      <w:r>
        <w:rPr>
          <w:rFonts w:eastAsia="Times New Roman" w:cstheme="minorHAnsi"/>
          <w:color w:val="000000"/>
        </w:rPr>
        <w:t xml:space="preserve">making the warlock more </w:t>
      </w:r>
      <w:r w:rsidR="009F56E0">
        <w:rPr>
          <w:rFonts w:eastAsia="Times New Roman" w:cstheme="minorHAnsi"/>
          <w:color w:val="000000"/>
        </w:rPr>
        <w:t xml:space="preserve">suspected </w:t>
      </w:r>
      <w:r>
        <w:rPr>
          <w:rFonts w:eastAsia="Times New Roman" w:cstheme="minorHAnsi"/>
          <w:color w:val="000000"/>
        </w:rPr>
        <w:t xml:space="preserve">by their peers, tying them to the Legion and away from their community so that redemption is more difficult). </w:t>
      </w:r>
    </w:p>
    <w:p w14:paraId="2C3C7DA6" w14:textId="77777777" w:rsidR="00CA6DAE" w:rsidRDefault="00CA6DAE" w:rsidP="00CA6DAE">
      <w:pPr>
        <w:rPr>
          <w:rFonts w:eastAsia="Times New Roman" w:cstheme="minorHAnsi"/>
          <w:color w:val="000000"/>
        </w:rPr>
      </w:pPr>
      <w:r>
        <w:rPr>
          <w:rFonts w:eastAsia="Times New Roman" w:cstheme="minorHAnsi"/>
          <w:color w:val="000000"/>
        </w:rPr>
        <w:t>This is similar to the Holy Light, Forgotten Shadow, and the Ancients’ approach to tutelage of priests, paladins, and druids; except that these forces are normally reluctant to dole out spells and power unless the student has proven themselves worthy or loyal enough</w:t>
      </w:r>
      <w:r w:rsidR="009F56E0">
        <w:rPr>
          <w:rFonts w:eastAsia="Times New Roman" w:cstheme="minorHAnsi"/>
          <w:color w:val="000000"/>
        </w:rPr>
        <w:t xml:space="preserve"> to the ideology or cause. </w:t>
      </w:r>
    </w:p>
    <w:p w14:paraId="27AD270B" w14:textId="77777777" w:rsidR="00CA6DAE" w:rsidRDefault="00CA6DAE" w:rsidP="00CA6DAE">
      <w:pPr>
        <w:rPr>
          <w:rFonts w:eastAsia="Times New Roman" w:cstheme="minorHAnsi"/>
          <w:color w:val="000000"/>
        </w:rPr>
      </w:pPr>
    </w:p>
    <w:p w14:paraId="38BF8D64" w14:textId="77777777" w:rsidR="002B620E" w:rsidRDefault="00414B91" w:rsidP="004E6733">
      <w:pPr>
        <w:pStyle w:val="ListParagraph"/>
        <w:ind w:left="0"/>
        <w:rPr>
          <w:rFonts w:eastAsia="Times New Roman" w:cstheme="minorHAnsi"/>
          <w:color w:val="000000"/>
        </w:rPr>
      </w:pPr>
      <w:r>
        <w:rPr>
          <w:rFonts w:eastAsia="Times New Roman" w:cstheme="minorHAnsi"/>
          <w:color w:val="000000"/>
        </w:rPr>
        <w:t xml:space="preserve">Some spells, such as </w:t>
      </w:r>
      <w:r w:rsidR="002B620E" w:rsidRPr="002B620E">
        <w:rPr>
          <w:rFonts w:eastAsia="Times New Roman" w:cstheme="minorHAnsi"/>
          <w:i/>
          <w:iCs/>
          <w:color w:val="000000"/>
        </w:rPr>
        <w:t>h</w:t>
      </w:r>
      <w:r w:rsidRPr="002B620E">
        <w:rPr>
          <w:rFonts w:eastAsia="Times New Roman" w:cstheme="minorHAnsi"/>
          <w:i/>
          <w:iCs/>
          <w:color w:val="000000"/>
        </w:rPr>
        <w:t xml:space="preserve">oly </w:t>
      </w:r>
      <w:r w:rsidR="002B620E" w:rsidRPr="002B620E">
        <w:rPr>
          <w:rFonts w:eastAsia="Times New Roman" w:cstheme="minorHAnsi"/>
          <w:i/>
          <w:iCs/>
          <w:color w:val="000000"/>
        </w:rPr>
        <w:t>l</w:t>
      </w:r>
      <w:r w:rsidRPr="002B620E">
        <w:rPr>
          <w:rFonts w:eastAsia="Times New Roman" w:cstheme="minorHAnsi"/>
          <w:i/>
          <w:iCs/>
          <w:color w:val="000000"/>
        </w:rPr>
        <w:t>ight</w:t>
      </w:r>
      <w:r>
        <w:rPr>
          <w:rFonts w:eastAsia="Times New Roman" w:cstheme="minorHAnsi"/>
          <w:color w:val="000000"/>
        </w:rPr>
        <w:t xml:space="preserve">, </w:t>
      </w:r>
      <w:r w:rsidR="002B620E" w:rsidRPr="002B620E">
        <w:rPr>
          <w:rFonts w:eastAsia="Times New Roman" w:cstheme="minorHAnsi"/>
          <w:i/>
          <w:iCs/>
          <w:color w:val="000000"/>
        </w:rPr>
        <w:t>d</w:t>
      </w:r>
      <w:r w:rsidRPr="002B620E">
        <w:rPr>
          <w:rFonts w:eastAsia="Times New Roman" w:cstheme="minorHAnsi"/>
          <w:i/>
          <w:iCs/>
          <w:color w:val="000000"/>
        </w:rPr>
        <w:t xml:space="preserve">ivine </w:t>
      </w:r>
      <w:r w:rsidR="002B620E" w:rsidRPr="002B620E">
        <w:rPr>
          <w:rFonts w:eastAsia="Times New Roman" w:cstheme="minorHAnsi"/>
          <w:i/>
          <w:iCs/>
          <w:color w:val="000000"/>
        </w:rPr>
        <w:t>s</w:t>
      </w:r>
      <w:r w:rsidRPr="002B620E">
        <w:rPr>
          <w:rFonts w:eastAsia="Times New Roman" w:cstheme="minorHAnsi"/>
          <w:i/>
          <w:iCs/>
          <w:color w:val="000000"/>
        </w:rPr>
        <w:t>hield</w:t>
      </w:r>
      <w:r>
        <w:rPr>
          <w:rFonts w:eastAsia="Times New Roman" w:cstheme="minorHAnsi"/>
          <w:color w:val="000000"/>
        </w:rPr>
        <w:t xml:space="preserve">, and </w:t>
      </w:r>
      <w:r w:rsidR="002B620E">
        <w:rPr>
          <w:rFonts w:eastAsia="Times New Roman" w:cstheme="minorHAnsi"/>
          <w:i/>
          <w:iCs/>
          <w:color w:val="000000"/>
        </w:rPr>
        <w:t xml:space="preserve">revivify </w:t>
      </w:r>
      <w:r>
        <w:rPr>
          <w:rFonts w:eastAsia="Times New Roman" w:cstheme="minorHAnsi"/>
          <w:color w:val="000000"/>
        </w:rPr>
        <w:t xml:space="preserve">(for paladins); </w:t>
      </w:r>
      <w:r w:rsidR="002B620E" w:rsidRPr="002B620E">
        <w:rPr>
          <w:rFonts w:eastAsia="Times New Roman" w:cstheme="minorHAnsi"/>
          <w:i/>
          <w:iCs/>
          <w:color w:val="000000"/>
        </w:rPr>
        <w:t>c</w:t>
      </w:r>
      <w:r w:rsidRPr="002B620E">
        <w:rPr>
          <w:rFonts w:eastAsia="Times New Roman" w:cstheme="minorHAnsi"/>
          <w:i/>
          <w:iCs/>
          <w:color w:val="000000"/>
        </w:rPr>
        <w:t xml:space="preserve">reate </w:t>
      </w:r>
      <w:r w:rsidR="002B620E" w:rsidRPr="002B620E">
        <w:rPr>
          <w:rFonts w:eastAsia="Times New Roman" w:cstheme="minorHAnsi"/>
          <w:i/>
          <w:iCs/>
          <w:color w:val="000000"/>
        </w:rPr>
        <w:t>f</w:t>
      </w:r>
      <w:r w:rsidRPr="002B620E">
        <w:rPr>
          <w:rFonts w:eastAsia="Times New Roman" w:cstheme="minorHAnsi"/>
          <w:i/>
          <w:iCs/>
          <w:color w:val="000000"/>
        </w:rPr>
        <w:t xml:space="preserve">ood and </w:t>
      </w:r>
      <w:r w:rsidR="002B620E" w:rsidRPr="002B620E">
        <w:rPr>
          <w:rFonts w:eastAsia="Times New Roman" w:cstheme="minorHAnsi"/>
          <w:i/>
          <w:iCs/>
          <w:color w:val="000000"/>
        </w:rPr>
        <w:t>w</w:t>
      </w:r>
      <w:r w:rsidRPr="002B620E">
        <w:rPr>
          <w:rFonts w:eastAsia="Times New Roman" w:cstheme="minorHAnsi"/>
          <w:i/>
          <w:iCs/>
          <w:color w:val="000000"/>
        </w:rPr>
        <w:t>ater</w:t>
      </w:r>
      <w:r>
        <w:rPr>
          <w:rFonts w:eastAsia="Times New Roman" w:cstheme="minorHAnsi"/>
          <w:color w:val="000000"/>
        </w:rPr>
        <w:t xml:space="preserve"> and </w:t>
      </w:r>
      <w:r w:rsidR="002B620E" w:rsidRPr="002B620E">
        <w:rPr>
          <w:rFonts w:eastAsia="Times New Roman" w:cstheme="minorHAnsi"/>
          <w:i/>
          <w:iCs/>
          <w:color w:val="000000"/>
        </w:rPr>
        <w:t>t</w:t>
      </w:r>
      <w:r w:rsidRPr="002B620E">
        <w:rPr>
          <w:rFonts w:eastAsia="Times New Roman" w:cstheme="minorHAnsi"/>
          <w:i/>
          <w:iCs/>
          <w:color w:val="000000"/>
        </w:rPr>
        <w:t>eleport</w:t>
      </w:r>
      <w:r>
        <w:rPr>
          <w:rFonts w:eastAsia="Times New Roman" w:cstheme="minorHAnsi"/>
          <w:color w:val="000000"/>
        </w:rPr>
        <w:t xml:space="preserve"> (for mages); </w:t>
      </w:r>
      <w:r w:rsidR="002B620E" w:rsidRPr="002B620E">
        <w:rPr>
          <w:rFonts w:eastAsia="Times New Roman" w:cstheme="minorHAnsi"/>
          <w:i/>
          <w:iCs/>
          <w:color w:val="000000"/>
        </w:rPr>
        <w:t>e</w:t>
      </w:r>
      <w:r w:rsidRPr="002B620E">
        <w:rPr>
          <w:rFonts w:eastAsia="Times New Roman" w:cstheme="minorHAnsi"/>
          <w:i/>
          <w:iCs/>
          <w:color w:val="000000"/>
        </w:rPr>
        <w:t xml:space="preserve">lemental </w:t>
      </w:r>
      <w:r w:rsidR="002B620E" w:rsidRPr="002B620E">
        <w:rPr>
          <w:rFonts w:eastAsia="Times New Roman" w:cstheme="minorHAnsi"/>
          <w:i/>
          <w:iCs/>
          <w:color w:val="000000"/>
        </w:rPr>
        <w:t>s</w:t>
      </w:r>
      <w:r w:rsidRPr="002B620E">
        <w:rPr>
          <w:rFonts w:eastAsia="Times New Roman" w:cstheme="minorHAnsi"/>
          <w:i/>
          <w:iCs/>
          <w:color w:val="000000"/>
        </w:rPr>
        <w:t>hock</w:t>
      </w:r>
      <w:r>
        <w:rPr>
          <w:rFonts w:eastAsia="Times New Roman" w:cstheme="minorHAnsi"/>
          <w:color w:val="000000"/>
        </w:rPr>
        <w:t xml:space="preserve"> and </w:t>
      </w:r>
      <w:r w:rsidR="002B620E" w:rsidRPr="002B620E">
        <w:rPr>
          <w:rFonts w:eastAsia="Times New Roman" w:cstheme="minorHAnsi"/>
          <w:i/>
          <w:iCs/>
          <w:color w:val="000000"/>
        </w:rPr>
        <w:t>a</w:t>
      </w:r>
      <w:r w:rsidRPr="002B620E">
        <w:rPr>
          <w:rFonts w:eastAsia="Times New Roman" w:cstheme="minorHAnsi"/>
          <w:i/>
          <w:iCs/>
          <w:color w:val="000000"/>
        </w:rPr>
        <w:t xml:space="preserve">stral </w:t>
      </w:r>
      <w:r w:rsidR="002B620E" w:rsidRPr="002B620E">
        <w:rPr>
          <w:rFonts w:eastAsia="Times New Roman" w:cstheme="minorHAnsi"/>
          <w:i/>
          <w:iCs/>
          <w:color w:val="000000"/>
        </w:rPr>
        <w:t>r</w:t>
      </w:r>
      <w:r w:rsidRPr="002B620E">
        <w:rPr>
          <w:rFonts w:eastAsia="Times New Roman" w:cstheme="minorHAnsi"/>
          <w:i/>
          <w:iCs/>
          <w:color w:val="000000"/>
        </w:rPr>
        <w:t>ecall</w:t>
      </w:r>
      <w:r>
        <w:rPr>
          <w:rFonts w:eastAsia="Times New Roman" w:cstheme="minorHAnsi"/>
          <w:color w:val="000000"/>
        </w:rPr>
        <w:t xml:space="preserve"> (for shamans) may be offered for free in exchange for class quests, and are not commonly traded among equals of the relevant profession. </w:t>
      </w:r>
      <w:r w:rsidR="004E6733">
        <w:rPr>
          <w:rFonts w:eastAsia="Times New Roman" w:cstheme="minorHAnsi"/>
          <w:color w:val="000000"/>
        </w:rPr>
        <w:br/>
        <w:t xml:space="preserve">Subject to DM adjudication, these spells cannot be gained by other methods (such as being researched, chosen at 1st level, or gained when leveling up). </w:t>
      </w:r>
    </w:p>
    <w:p w14:paraId="279FF83E" w14:textId="77777777" w:rsidR="00414B91" w:rsidRPr="000D5DB5" w:rsidRDefault="004E6733" w:rsidP="004E6733">
      <w:pPr>
        <w:pStyle w:val="ListParagraph"/>
        <w:ind w:left="0"/>
        <w:rPr>
          <w:rFonts w:eastAsia="Times New Roman" w:cstheme="minorHAnsi"/>
          <w:color w:val="000000"/>
        </w:rPr>
      </w:pPr>
      <w:r>
        <w:rPr>
          <w:rFonts w:eastAsia="Times New Roman" w:cstheme="minorHAnsi"/>
          <w:color w:val="000000"/>
        </w:rPr>
        <w:t xml:space="preserve">It is advised that a DM employing this rule clarify </w:t>
      </w:r>
      <w:r w:rsidR="002B620E">
        <w:rPr>
          <w:rFonts w:eastAsia="Times New Roman" w:cstheme="minorHAnsi"/>
          <w:color w:val="000000"/>
        </w:rPr>
        <w:t xml:space="preserve">their </w:t>
      </w:r>
      <w:r>
        <w:rPr>
          <w:rFonts w:eastAsia="Times New Roman" w:cstheme="minorHAnsi"/>
          <w:color w:val="000000"/>
        </w:rPr>
        <w:t xml:space="preserve">stance </w:t>
      </w:r>
      <w:r w:rsidR="002B620E">
        <w:rPr>
          <w:rFonts w:eastAsia="Times New Roman" w:cstheme="minorHAnsi"/>
          <w:color w:val="000000"/>
        </w:rPr>
        <w:t xml:space="preserve">regarding iconic spells </w:t>
      </w:r>
      <w:r>
        <w:rPr>
          <w:rFonts w:eastAsia="Times New Roman" w:cstheme="minorHAnsi"/>
          <w:color w:val="000000"/>
        </w:rPr>
        <w:t>before the game starts.</w:t>
      </w:r>
    </w:p>
    <w:p w14:paraId="3F031DDE" w14:textId="77777777" w:rsidR="005E0F91" w:rsidRPr="000D5DB5" w:rsidRDefault="005E0F91">
      <w:pPr>
        <w:contextualSpacing/>
        <w:rPr>
          <w:rFonts w:eastAsia="Times New Roman" w:cstheme="minorHAnsi"/>
          <w:color w:val="000000"/>
        </w:rPr>
      </w:pPr>
    </w:p>
    <w:p w14:paraId="759DA217" w14:textId="5F8C09CC" w:rsidR="00EE7D8F" w:rsidRPr="00134BC3" w:rsidRDefault="008C4A7D">
      <w:pPr>
        <w:pStyle w:val="Heading2"/>
        <w:contextualSpacing/>
      </w:pPr>
      <w:bookmarkStart w:id="4245" w:name="_Toc509138784"/>
      <w:bookmarkStart w:id="4246" w:name="_Toc54196490"/>
      <w:ins w:id="4247" w:author="Admin" w:date="2021-09-05T20:16:00Z">
        <w:r>
          <w:t xml:space="preserve">The </w:t>
        </w:r>
      </w:ins>
      <w:r w:rsidR="00EA27C1" w:rsidRPr="00C17107">
        <w:t>Mana</w:t>
      </w:r>
      <w:bookmarkEnd w:id="4245"/>
      <w:bookmarkEnd w:id="4246"/>
      <w:ins w:id="4248" w:author="Admin" w:date="2021-09-05T20:16:00Z">
        <w:r>
          <w:t xml:space="preserve"> System</w:t>
        </w:r>
      </w:ins>
    </w:p>
    <w:p w14:paraId="3B604165" w14:textId="08AB89B8" w:rsidR="00965691" w:rsidDel="00903913" w:rsidRDefault="00EE7D8F">
      <w:pPr>
        <w:contextualSpacing/>
        <w:rPr>
          <w:del w:id="4249" w:author="Admin" w:date="2021-03-31T21:17:00Z"/>
          <w:rFonts w:eastAsia="Times New Roman" w:cstheme="minorHAnsi"/>
          <w:color w:val="000000"/>
        </w:rPr>
      </w:pPr>
      <w:r w:rsidRPr="000D5DB5">
        <w:rPr>
          <w:rFonts w:eastAsia="Times New Roman" w:cstheme="minorHAnsi"/>
          <w:color w:val="000000"/>
        </w:rPr>
        <w:t xml:space="preserve">When gaining spellcasting ability, the </w:t>
      </w:r>
      <w:r w:rsidR="00EA27C1" w:rsidRPr="000D5DB5">
        <w:rPr>
          <w:rFonts w:eastAsia="Times New Roman" w:cstheme="minorHAnsi"/>
          <w:color w:val="000000"/>
        </w:rPr>
        <w:t xml:space="preserve">character </w:t>
      </w:r>
      <w:r w:rsidRPr="000D5DB5">
        <w:rPr>
          <w:rFonts w:eastAsia="Times New Roman" w:cstheme="minorHAnsi"/>
          <w:color w:val="000000"/>
        </w:rPr>
        <w:t xml:space="preserve">also gains </w:t>
      </w:r>
      <w:r w:rsidR="00EA27C1" w:rsidRPr="000D5DB5">
        <w:rPr>
          <w:rFonts w:eastAsia="Times New Roman" w:cstheme="minorHAnsi"/>
          <w:color w:val="000000"/>
        </w:rPr>
        <w:t xml:space="preserve">a pool of mana points equal to their </w:t>
      </w:r>
      <w:ins w:id="4250" w:author="Admin" w:date="2021-08-30T19:42:00Z">
        <w:r w:rsidR="00565BEF">
          <w:rPr>
            <w:rFonts w:eastAsia="Times New Roman" w:cstheme="minorHAnsi"/>
            <w:color w:val="000000"/>
          </w:rPr>
          <w:t xml:space="preserve">two times their </w:t>
        </w:r>
      </w:ins>
      <w:r w:rsidR="00EA27C1" w:rsidRPr="000D5DB5">
        <w:rPr>
          <w:rFonts w:eastAsia="Times New Roman" w:cstheme="minorHAnsi"/>
          <w:color w:val="000000"/>
        </w:rPr>
        <w:t xml:space="preserve">spellcasting ability score (Intelligence for mages, charisma for paladins, etc.) plus their </w:t>
      </w:r>
      <w:ins w:id="4251" w:author="Admin" w:date="2021-08-30T19:42:00Z">
        <w:r w:rsidR="00565BEF">
          <w:rPr>
            <w:rFonts w:eastAsia="Times New Roman" w:cstheme="minorHAnsi"/>
            <w:color w:val="000000"/>
          </w:rPr>
          <w:t>caster level</w:t>
        </w:r>
      </w:ins>
      <w:del w:id="4252" w:author="Admin" w:date="2021-08-30T19:42:00Z">
        <w:r w:rsidR="00EA27C1" w:rsidRPr="000D5DB5" w:rsidDel="00565BEF">
          <w:rPr>
            <w:rFonts w:eastAsia="Times New Roman" w:cstheme="minorHAnsi"/>
            <w:color w:val="000000"/>
          </w:rPr>
          <w:delText>proficiency bonus</w:delText>
        </w:r>
        <w:r w:rsidR="00FB0991" w:rsidDel="00565BEF">
          <w:rPr>
            <w:rFonts w:eastAsia="Times New Roman" w:cstheme="minorHAnsi"/>
            <w:color w:val="000000"/>
          </w:rPr>
          <w:delText>, as well as 1 per the highest-level spell they can cast</w:delText>
        </w:r>
      </w:del>
      <w:r w:rsidR="00EA27C1" w:rsidRPr="000D5DB5">
        <w:rPr>
          <w:rFonts w:eastAsia="Times New Roman" w:cstheme="minorHAnsi"/>
          <w:color w:val="000000"/>
        </w:rPr>
        <w:t xml:space="preserve">. </w:t>
      </w:r>
      <w:r w:rsidR="00CE3AE0">
        <w:rPr>
          <w:rFonts w:eastAsia="Times New Roman" w:cstheme="minorHAnsi"/>
          <w:color w:val="000000"/>
        </w:rPr>
        <w:t xml:space="preserve">For instance, a </w:t>
      </w:r>
      <w:del w:id="4253" w:author="Admin" w:date="2021-08-30T19:43:00Z">
        <w:r w:rsidR="00CE3AE0" w:rsidDel="00565BEF">
          <w:rPr>
            <w:rFonts w:eastAsia="Times New Roman" w:cstheme="minorHAnsi"/>
            <w:color w:val="000000"/>
          </w:rPr>
          <w:delText xml:space="preserve">5th level </w:delText>
        </w:r>
      </w:del>
      <w:r w:rsidR="00CE3AE0">
        <w:rPr>
          <w:rFonts w:eastAsia="Times New Roman" w:cstheme="minorHAnsi"/>
          <w:color w:val="000000"/>
        </w:rPr>
        <w:t xml:space="preserve">Mage with 16 Intelligence </w:t>
      </w:r>
      <w:ins w:id="4254" w:author="Admin" w:date="2021-08-30T19:43:00Z">
        <w:r w:rsidR="00565BEF">
          <w:rPr>
            <w:rFonts w:eastAsia="Times New Roman" w:cstheme="minorHAnsi"/>
            <w:color w:val="000000"/>
          </w:rPr>
          <w:t xml:space="preserve">and caster level of 5 </w:t>
        </w:r>
      </w:ins>
      <w:r w:rsidR="00CE3AE0">
        <w:rPr>
          <w:rFonts w:eastAsia="Times New Roman" w:cstheme="minorHAnsi"/>
          <w:color w:val="000000"/>
        </w:rPr>
        <w:t xml:space="preserve">has a mana pool of </w:t>
      </w:r>
      <w:del w:id="4255" w:author="Admin" w:date="2021-08-30T19:43:00Z">
        <w:r w:rsidR="00CE3AE0" w:rsidDel="00565BEF">
          <w:rPr>
            <w:rFonts w:eastAsia="Times New Roman" w:cstheme="minorHAnsi"/>
            <w:color w:val="000000"/>
          </w:rPr>
          <w:delText xml:space="preserve">22 </w:delText>
        </w:r>
      </w:del>
      <w:ins w:id="4256" w:author="Admin" w:date="2021-08-30T19:43:00Z">
        <w:r w:rsidR="00565BEF">
          <w:rPr>
            <w:rFonts w:eastAsia="Times New Roman" w:cstheme="minorHAnsi"/>
            <w:color w:val="000000"/>
          </w:rPr>
          <w:t xml:space="preserve">37 </w:t>
        </w:r>
      </w:ins>
      <w:r w:rsidR="00CE3AE0">
        <w:rPr>
          <w:rFonts w:eastAsia="Times New Roman" w:cstheme="minorHAnsi"/>
          <w:color w:val="000000"/>
        </w:rPr>
        <w:t>(</w:t>
      </w:r>
      <w:del w:id="4257" w:author="Admin" w:date="2021-08-30T19:43:00Z">
        <w:r w:rsidR="00CE3AE0" w:rsidDel="00565BEF">
          <w:rPr>
            <w:rFonts w:eastAsia="Times New Roman" w:cstheme="minorHAnsi"/>
            <w:color w:val="000000"/>
          </w:rPr>
          <w:delText xml:space="preserve">16 </w:delText>
        </w:r>
      </w:del>
      <w:ins w:id="4258" w:author="Admin" w:date="2021-09-05T20:16:00Z">
        <w:r w:rsidR="008C4A7D">
          <w:rPr>
            <w:rFonts w:eastAsia="Times New Roman" w:cstheme="minorHAnsi"/>
            <w:color w:val="000000"/>
          </w:rPr>
          <w:t xml:space="preserve">two times </w:t>
        </w:r>
      </w:ins>
      <w:ins w:id="4259" w:author="Admin" w:date="2021-08-30T19:43:00Z">
        <w:r w:rsidR="00565BEF">
          <w:rPr>
            <w:rFonts w:eastAsia="Times New Roman" w:cstheme="minorHAnsi"/>
            <w:color w:val="000000"/>
          </w:rPr>
          <w:t xml:space="preserve">the </w:t>
        </w:r>
        <w:r w:rsidR="00565BEF">
          <w:rPr>
            <w:rFonts w:eastAsia="Times New Roman" w:cstheme="minorHAnsi"/>
            <w:color w:val="000000"/>
          </w:rPr>
          <w:lastRenderedPageBreak/>
          <w:t>ability score</w:t>
        </w:r>
      </w:ins>
      <w:del w:id="4260" w:author="Admin" w:date="2021-08-30T19:43:00Z">
        <w:r w:rsidR="00CE3AE0" w:rsidDel="00565BEF">
          <w:rPr>
            <w:rFonts w:eastAsia="Times New Roman" w:cstheme="minorHAnsi"/>
            <w:color w:val="000000"/>
          </w:rPr>
          <w:delText xml:space="preserve">from ability score, </w:delText>
        </w:r>
      </w:del>
      <w:ins w:id="4261" w:author="Admin" w:date="2021-08-30T19:43:00Z">
        <w:r w:rsidR="00565BEF">
          <w:rPr>
            <w:rFonts w:eastAsia="Times New Roman" w:cstheme="minorHAnsi"/>
            <w:color w:val="000000"/>
          </w:rPr>
          <w:t xml:space="preserve"> </w:t>
        </w:r>
      </w:ins>
      <w:del w:id="4262" w:author="Admin" w:date="2021-08-30T19:43:00Z">
        <w:r w:rsidR="00CE3AE0" w:rsidDel="00565BEF">
          <w:rPr>
            <w:rFonts w:eastAsia="Times New Roman" w:cstheme="minorHAnsi"/>
            <w:color w:val="000000"/>
          </w:rPr>
          <w:delText>+3 from proficiency bonus, +3 from highest-level spell</w:delText>
        </w:r>
      </w:del>
      <w:ins w:id="4263" w:author="Admin" w:date="2021-08-30T19:43:00Z">
        <w:r w:rsidR="00565BEF">
          <w:rPr>
            <w:rFonts w:eastAsia="Times New Roman" w:cstheme="minorHAnsi"/>
            <w:color w:val="000000"/>
          </w:rPr>
          <w:t>+</w:t>
        </w:r>
      </w:ins>
      <w:ins w:id="4264" w:author="Admin" w:date="2021-09-05T20:16:00Z">
        <w:r w:rsidR="008C4A7D">
          <w:rPr>
            <w:rFonts w:eastAsia="Times New Roman" w:cstheme="minorHAnsi"/>
            <w:color w:val="000000"/>
          </w:rPr>
          <w:t xml:space="preserve"> </w:t>
        </w:r>
      </w:ins>
      <w:ins w:id="4265" w:author="Admin" w:date="2021-08-30T19:43:00Z">
        <w:r w:rsidR="00565BEF">
          <w:rPr>
            <w:rFonts w:eastAsia="Times New Roman" w:cstheme="minorHAnsi"/>
            <w:color w:val="000000"/>
          </w:rPr>
          <w:t>5 caster level</w:t>
        </w:r>
      </w:ins>
      <w:r w:rsidR="00CE3AE0">
        <w:rPr>
          <w:rFonts w:eastAsia="Times New Roman" w:cstheme="minorHAnsi"/>
          <w:color w:val="000000"/>
        </w:rPr>
        <w:t xml:space="preserve">). </w:t>
      </w:r>
    </w:p>
    <w:p w14:paraId="76B98F0A" w14:textId="77777777" w:rsidR="00CE3AE0" w:rsidDel="00903913" w:rsidRDefault="00CE3AE0">
      <w:pPr>
        <w:contextualSpacing/>
        <w:rPr>
          <w:del w:id="4266" w:author="Admin" w:date="2021-03-31T21:17:00Z"/>
          <w:rFonts w:eastAsia="Times New Roman" w:cstheme="minorHAnsi"/>
          <w:color w:val="000000"/>
        </w:rPr>
      </w:pPr>
    </w:p>
    <w:p w14:paraId="47B15A2F" w14:textId="77777777" w:rsidR="00CE3AE0" w:rsidDel="00903913" w:rsidRDefault="00CE3AE0">
      <w:pPr>
        <w:contextualSpacing/>
        <w:rPr>
          <w:del w:id="4267" w:author="Admin" w:date="2021-03-31T21:17:00Z"/>
          <w:rFonts w:eastAsia="Times New Roman" w:cstheme="minorHAnsi"/>
          <w:color w:val="000000"/>
        </w:rPr>
      </w:pPr>
    </w:p>
    <w:p w14:paraId="79DD981C" w14:textId="77777777" w:rsidR="00903913" w:rsidRDefault="00903913">
      <w:pPr>
        <w:contextualSpacing/>
        <w:rPr>
          <w:ins w:id="4268" w:author="Admin" w:date="2021-03-31T21:17:00Z"/>
          <w:rFonts w:eastAsia="Times New Roman" w:cstheme="minorHAnsi"/>
          <w:color w:val="000000"/>
        </w:rPr>
      </w:pPr>
    </w:p>
    <w:p w14:paraId="45215E9C" w14:textId="77777777" w:rsidR="00EA27C1" w:rsidRDefault="00EA27C1">
      <w:pPr>
        <w:contextualSpacing/>
        <w:rPr>
          <w:ins w:id="4269" w:author="Admin" w:date="2021-08-31T19:54:00Z"/>
          <w:rFonts w:eastAsia="Times New Roman" w:cstheme="minorHAnsi"/>
          <w:color w:val="000000"/>
        </w:rPr>
      </w:pPr>
      <w:r w:rsidRPr="000D5DB5">
        <w:rPr>
          <w:rFonts w:eastAsia="Times New Roman" w:cstheme="minorHAnsi"/>
          <w:color w:val="000000"/>
        </w:rPr>
        <w:t>Mana is spent on casting spells, and spells fail when the mana pool doesn’t have enough mana for the spell (unless the spell itself costs 0 mana).</w:t>
      </w:r>
    </w:p>
    <w:p w14:paraId="4948B460" w14:textId="053C913F" w:rsidR="00A13F86" w:rsidDel="00A13F86" w:rsidRDefault="00A13F86" w:rsidP="000375D8">
      <w:pPr>
        <w:tabs>
          <w:tab w:val="left" w:pos="933"/>
        </w:tabs>
        <w:contextualSpacing/>
        <w:rPr>
          <w:del w:id="4270" w:author="Admin" w:date="2021-08-31T19:54:00Z"/>
          <w:rFonts w:eastAsia="Times New Roman" w:cstheme="minorHAnsi"/>
          <w:color w:val="000000"/>
        </w:rPr>
      </w:pPr>
    </w:p>
    <w:p w14:paraId="2C01E1D0" w14:textId="77777777" w:rsidR="00A13F86" w:rsidRDefault="00A13F86">
      <w:pPr>
        <w:contextualSpacing/>
        <w:rPr>
          <w:ins w:id="4271" w:author="Admin" w:date="2021-08-31T19:54:00Z"/>
          <w:rFonts w:eastAsia="Times New Roman" w:cstheme="minorHAnsi"/>
          <w:color w:val="000000"/>
        </w:rPr>
      </w:pPr>
    </w:p>
    <w:p w14:paraId="6E59D5B3" w14:textId="77777777" w:rsidR="008C4A7D" w:rsidRDefault="00A13F86">
      <w:pPr>
        <w:pStyle w:val="Heading3"/>
        <w:rPr>
          <w:ins w:id="4272" w:author="Admin" w:date="2021-09-05T20:18:00Z"/>
        </w:rPr>
        <w:pPrChange w:id="4273" w:author="Admin" w:date="2021-09-05T20:18:00Z">
          <w:pPr>
            <w:contextualSpacing/>
          </w:pPr>
        </w:pPrChange>
      </w:pPr>
      <w:ins w:id="4274" w:author="Admin" w:date="2021-08-31T19:54:00Z">
        <w:r w:rsidRPr="000D5DB5">
          <w:t>Mana Cost of Spells</w:t>
        </w:r>
      </w:ins>
    </w:p>
    <w:p w14:paraId="6C4A41FC" w14:textId="7918C047" w:rsidR="00A13F86" w:rsidRDefault="00A13F86">
      <w:pPr>
        <w:contextualSpacing/>
        <w:rPr>
          <w:ins w:id="4275" w:author="Admin" w:date="2021-09-05T20:36:00Z"/>
          <w:rFonts w:eastAsia="Times New Roman" w:cstheme="minorHAnsi"/>
          <w:color w:val="000000"/>
        </w:rPr>
      </w:pPr>
      <w:ins w:id="4276" w:author="Admin" w:date="2021-08-31T19:54:00Z">
        <w:r w:rsidRPr="000D5DB5">
          <w:rPr>
            <w:rFonts w:eastAsia="Times New Roman" w:cstheme="minorHAnsi"/>
            <w:color w:val="000000"/>
          </w:rPr>
          <w:t xml:space="preserve">The higher the spellcaster’s </w:t>
        </w:r>
        <w:r>
          <w:rPr>
            <w:rFonts w:eastAsia="Times New Roman" w:cstheme="minorHAnsi"/>
            <w:color w:val="000000"/>
          </w:rPr>
          <w:t>skill in wielding magic, the more efficient they can fuel their spells with mana</w:t>
        </w:r>
        <w:r w:rsidRPr="000D5DB5">
          <w:rPr>
            <w:rFonts w:eastAsia="Times New Roman" w:cstheme="minorHAnsi"/>
            <w:color w:val="000000"/>
          </w:rPr>
          <w:t xml:space="preserve">. </w:t>
        </w:r>
        <w:r>
          <w:rPr>
            <w:rFonts w:eastAsia="Times New Roman" w:cstheme="minorHAnsi"/>
            <w:color w:val="000000"/>
          </w:rPr>
          <w:t>The cost is 16</w:t>
        </w:r>
      </w:ins>
      <w:ins w:id="4277" w:author="Admin" w:date="2021-08-31T19:55:00Z">
        <w:r>
          <w:rPr>
            <w:rFonts w:eastAsia="Times New Roman" w:cstheme="minorHAnsi"/>
            <w:color w:val="000000"/>
          </w:rPr>
          <w:t xml:space="preserve"> mana points for the caster’s highest level spell</w:t>
        </w:r>
      </w:ins>
      <w:ins w:id="4278" w:author="Admin" w:date="2021-08-31T19:54:00Z">
        <w:r>
          <w:rPr>
            <w:rFonts w:eastAsia="Times New Roman" w:cstheme="minorHAnsi"/>
            <w:color w:val="000000"/>
          </w:rPr>
          <w:t xml:space="preserve">. </w:t>
        </w:r>
      </w:ins>
      <w:ins w:id="4279" w:author="Admin" w:date="2021-08-31T19:55:00Z">
        <w:r>
          <w:rPr>
            <w:rFonts w:eastAsia="Times New Roman" w:cstheme="minorHAnsi"/>
            <w:color w:val="000000"/>
          </w:rPr>
          <w:t xml:space="preserve">For each spell level below the highest, the mana cost is reduced by 3, to a minimum </w:t>
        </w:r>
      </w:ins>
      <w:ins w:id="4280" w:author="Admin" w:date="2021-09-02T20:36:00Z">
        <w:r w:rsidR="00124801">
          <w:rPr>
            <w:rFonts w:eastAsia="Times New Roman" w:cstheme="minorHAnsi"/>
            <w:color w:val="000000"/>
          </w:rPr>
          <w:t>equal to the spell’s level</w:t>
        </w:r>
      </w:ins>
      <w:ins w:id="4281" w:author="Admin" w:date="2021-08-31T19:55:00Z">
        <w:r>
          <w:rPr>
            <w:rFonts w:eastAsia="Times New Roman" w:cstheme="minorHAnsi"/>
            <w:color w:val="000000"/>
          </w:rPr>
          <w:t>.</w:t>
        </w:r>
      </w:ins>
      <w:ins w:id="4282" w:author="Admin" w:date="2021-09-05T20:36:00Z">
        <w:r w:rsidR="009A52A8">
          <w:rPr>
            <w:rFonts w:eastAsia="Times New Roman" w:cstheme="minorHAnsi"/>
            <w:color w:val="000000"/>
          </w:rPr>
          <w:t xml:space="preserve"> When you cast a spell of 7th, 8th, or 9th level, you cannot cast it again until after a short rest, regardless of how many mana you have in reserve. </w:t>
        </w:r>
      </w:ins>
      <w:ins w:id="4283" w:author="Admin" w:date="2021-09-15T21:56:00Z">
        <w:r w:rsidR="0091008E">
          <w:rPr>
            <w:rFonts w:eastAsia="Times New Roman" w:cstheme="minorHAnsi"/>
            <w:color w:val="000000"/>
          </w:rPr>
          <w:t xml:space="preserve">Cantrips do not cost mana. </w:t>
        </w:r>
      </w:ins>
    </w:p>
    <w:p w14:paraId="694A733C" w14:textId="77777777" w:rsidR="009A52A8" w:rsidRDefault="009A52A8">
      <w:pPr>
        <w:contextualSpacing/>
        <w:rPr>
          <w:ins w:id="4284" w:author="Admin" w:date="2021-08-31T19:54:00Z"/>
          <w:rFonts w:eastAsia="Times New Roman" w:cstheme="minorHAnsi"/>
          <w:color w:val="000000"/>
        </w:rPr>
      </w:pPr>
    </w:p>
    <w:p w14:paraId="77D2597A" w14:textId="153141CD" w:rsidR="00A13F86" w:rsidRPr="00A13F86" w:rsidRDefault="00A13F86">
      <w:pPr>
        <w:contextualSpacing/>
        <w:rPr>
          <w:ins w:id="4285" w:author="Admin" w:date="2021-08-31T19:54:00Z"/>
          <w:rFonts w:eastAsia="Times New Roman" w:cstheme="minorHAnsi"/>
          <w:color w:val="000000"/>
        </w:rPr>
      </w:pPr>
      <w:ins w:id="4286" w:author="Admin" w:date="2021-08-31T19:55:00Z">
        <w:r w:rsidRPr="00A13F86">
          <w:rPr>
            <w:rFonts w:eastAsia="Times New Roman" w:cstheme="minorHAnsi"/>
            <w:color w:val="000000"/>
            <w:rPrChange w:id="4287" w:author="Admin" w:date="2021-08-31T19:55:00Z">
              <w:rPr>
                <w:rFonts w:eastAsia="Times New Roman" w:cstheme="minorHAnsi"/>
                <w:i/>
                <w:iCs/>
                <w:color w:val="000000"/>
              </w:rPr>
            </w:rPrChange>
          </w:rPr>
          <w:t xml:space="preserve">Some </w:t>
        </w:r>
        <w:r>
          <w:rPr>
            <w:rFonts w:eastAsia="Times New Roman" w:cstheme="minorHAnsi"/>
            <w:color w:val="000000"/>
          </w:rPr>
          <w:t xml:space="preserve">abilities reduce the mana cost of spells below </w:t>
        </w:r>
      </w:ins>
      <w:ins w:id="4288" w:author="Admin" w:date="2021-09-02T20:36:00Z">
        <w:r w:rsidR="00124801">
          <w:rPr>
            <w:rFonts w:eastAsia="Times New Roman" w:cstheme="minorHAnsi"/>
            <w:color w:val="000000"/>
          </w:rPr>
          <w:t>the listed mana cost, to a minimum stated in the ability</w:t>
        </w:r>
      </w:ins>
      <w:ins w:id="4289" w:author="Admin" w:date="2021-08-31T19:55:00Z">
        <w:r>
          <w:rPr>
            <w:rFonts w:eastAsia="Times New Roman" w:cstheme="minorHAnsi"/>
            <w:color w:val="000000"/>
          </w:rPr>
          <w:t xml:space="preserve">. </w:t>
        </w:r>
      </w:ins>
      <w:ins w:id="4290" w:author="Admin" w:date="2021-09-02T20:36:00Z">
        <w:r w:rsidR="00124801">
          <w:rPr>
            <w:rFonts w:eastAsia="Times New Roman" w:cstheme="minorHAnsi"/>
            <w:color w:val="000000"/>
          </w:rPr>
          <w:t>In all cases</w:t>
        </w:r>
      </w:ins>
      <w:ins w:id="4291" w:author="Admin" w:date="2021-09-05T20:18:00Z">
        <w:r w:rsidR="008C4A7D">
          <w:rPr>
            <w:rFonts w:eastAsia="Times New Roman" w:cstheme="minorHAnsi"/>
            <w:color w:val="000000"/>
          </w:rPr>
          <w:t xml:space="preserve"> and with no exceptions</w:t>
        </w:r>
      </w:ins>
      <w:ins w:id="4292" w:author="Admin" w:date="2021-09-02T20:36:00Z">
        <w:r w:rsidR="00124801">
          <w:rPr>
            <w:rFonts w:eastAsia="Times New Roman" w:cstheme="minorHAnsi"/>
            <w:color w:val="000000"/>
          </w:rPr>
          <w:t>, s</w:t>
        </w:r>
      </w:ins>
      <w:ins w:id="4293" w:author="Admin" w:date="2021-08-31T19:55:00Z">
        <w:r>
          <w:rPr>
            <w:rFonts w:eastAsia="Times New Roman" w:cstheme="minorHAnsi"/>
            <w:color w:val="000000"/>
          </w:rPr>
          <w:t xml:space="preserve">pells that restore hit points </w:t>
        </w:r>
      </w:ins>
      <w:ins w:id="4294" w:author="Admin" w:date="2021-08-31T19:56:00Z">
        <w:r>
          <w:rPr>
            <w:rFonts w:eastAsia="Times New Roman" w:cstheme="minorHAnsi"/>
            <w:color w:val="000000"/>
          </w:rPr>
          <w:t xml:space="preserve">are never reduced below 1 mana point. </w:t>
        </w:r>
      </w:ins>
    </w:p>
    <w:p w14:paraId="2C376B01" w14:textId="77777777" w:rsidR="00685CA1" w:rsidDel="0091008E" w:rsidRDefault="000375D8" w:rsidP="000375D8">
      <w:pPr>
        <w:tabs>
          <w:tab w:val="left" w:pos="933"/>
        </w:tabs>
        <w:contextualSpacing/>
        <w:rPr>
          <w:del w:id="4295" w:author="Admin" w:date="2021-09-15T21:56:00Z"/>
          <w:rFonts w:eastAsia="Times New Roman" w:cstheme="minorHAnsi"/>
          <w:color w:val="000000"/>
        </w:rPr>
      </w:pPr>
      <w:del w:id="4296" w:author="Admin" w:date="2021-08-30T19:43:00Z">
        <w:r w:rsidDel="00565BEF">
          <w:rPr>
            <w:rFonts w:eastAsia="Times New Roman" w:cstheme="minorHAnsi"/>
            <w:color w:val="000000"/>
          </w:rPr>
          <w:tab/>
        </w:r>
      </w:del>
    </w:p>
    <w:p w14:paraId="6510C127" w14:textId="0B5B8B27" w:rsidR="00685CA1" w:rsidDel="0091008E" w:rsidRDefault="00685CA1" w:rsidP="00685CA1">
      <w:pPr>
        <w:contextualSpacing/>
        <w:rPr>
          <w:del w:id="4297" w:author="Admin" w:date="2021-09-15T21:56:00Z"/>
          <w:rFonts w:eastAsia="Times New Roman" w:cstheme="minorHAnsi"/>
          <w:color w:val="000000"/>
        </w:rPr>
      </w:pPr>
      <w:del w:id="4298" w:author="Admin" w:date="2021-09-15T21:56:00Z">
        <w:r w:rsidDel="0091008E">
          <w:rPr>
            <w:rFonts w:eastAsia="Times New Roman" w:cstheme="minorHAnsi"/>
            <w:i/>
            <w:iCs/>
            <w:color w:val="000000"/>
          </w:rPr>
          <w:delText>Cantrips</w:delText>
        </w:r>
      </w:del>
    </w:p>
    <w:p w14:paraId="4ECEF36C" w14:textId="03A987CA" w:rsidR="00D20278" w:rsidDel="00565BEF" w:rsidRDefault="00D20278">
      <w:pPr>
        <w:contextualSpacing/>
        <w:rPr>
          <w:del w:id="4299" w:author="Admin" w:date="2021-08-30T19:43:00Z"/>
          <w:rFonts w:eastAsia="Times New Roman" w:cstheme="minorHAnsi"/>
          <w:color w:val="000000"/>
        </w:rPr>
      </w:pPr>
      <w:del w:id="4300" w:author="Admin" w:date="2021-09-15T21:56:00Z">
        <w:r w:rsidDel="0091008E">
          <w:rPr>
            <w:rFonts w:eastAsia="Times New Roman" w:cstheme="minorHAnsi"/>
            <w:color w:val="000000"/>
          </w:rPr>
          <w:delText>Cantrips cost mana</w:delText>
        </w:r>
      </w:del>
      <w:del w:id="4301" w:author="Admin" w:date="2021-08-30T19:43:00Z">
        <w:r w:rsidDel="00565BEF">
          <w:rPr>
            <w:rFonts w:eastAsia="Times New Roman" w:cstheme="minorHAnsi"/>
            <w:color w:val="000000"/>
          </w:rPr>
          <w:delText xml:space="preserve"> unless you gained them from another source than being a spellcaster (such as gaining it by being of a certain race or class). </w:delText>
        </w:r>
      </w:del>
    </w:p>
    <w:p w14:paraId="745D528B" w14:textId="5CBBE612" w:rsidR="00685CA1" w:rsidDel="00565BEF" w:rsidRDefault="00D20278">
      <w:pPr>
        <w:contextualSpacing/>
        <w:rPr>
          <w:del w:id="4302" w:author="Admin" w:date="2021-08-30T19:43:00Z"/>
          <w:rFonts w:eastAsia="Times New Roman" w:cstheme="minorHAnsi"/>
          <w:color w:val="000000"/>
        </w:rPr>
      </w:pPr>
      <w:del w:id="4303" w:author="Admin" w:date="2021-08-30T19:43:00Z">
        <w:r w:rsidDel="00565BEF">
          <w:rPr>
            <w:rFonts w:eastAsia="Times New Roman" w:cstheme="minorHAnsi"/>
            <w:color w:val="000000"/>
          </w:rPr>
          <w:delText xml:space="preserve">If you gained them by being a spellcaster, </w:delText>
        </w:r>
        <w:r w:rsidR="00685CA1" w:rsidDel="00565BEF">
          <w:rPr>
            <w:rFonts w:eastAsia="Times New Roman" w:cstheme="minorHAnsi"/>
            <w:color w:val="000000"/>
          </w:rPr>
          <w:delText xml:space="preserve">you can no longer tap into </w:delText>
        </w:r>
        <w:r w:rsidDel="00565BEF">
          <w:rPr>
            <w:rFonts w:eastAsia="Times New Roman" w:cstheme="minorHAnsi"/>
            <w:color w:val="000000"/>
          </w:rPr>
          <w:delText xml:space="preserve">your </w:delText>
        </w:r>
        <w:r w:rsidR="00685CA1" w:rsidDel="00565BEF">
          <w:rPr>
            <w:rFonts w:eastAsia="Times New Roman" w:cstheme="minorHAnsi"/>
            <w:color w:val="000000"/>
          </w:rPr>
          <w:delText>innate magic</w:delText>
        </w:r>
        <w:r w:rsidDel="00565BEF">
          <w:rPr>
            <w:rFonts w:eastAsia="Times New Roman" w:cstheme="minorHAnsi"/>
            <w:color w:val="000000"/>
          </w:rPr>
          <w:delText xml:space="preserve"> to fuel the spell</w:delText>
        </w:r>
        <w:r w:rsidR="00685CA1" w:rsidDel="00565BEF">
          <w:rPr>
            <w:rFonts w:eastAsia="Times New Roman" w:cstheme="minorHAnsi"/>
            <w:color w:val="000000"/>
          </w:rPr>
          <w:delText xml:space="preserve">, but must draw from your magical reserves </w:delText>
        </w:r>
        <w:r w:rsidDel="00565BEF">
          <w:rPr>
            <w:rFonts w:eastAsia="Times New Roman" w:cstheme="minorHAnsi"/>
            <w:color w:val="000000"/>
          </w:rPr>
          <w:delText>(until the cantrips cost 0 mana)</w:delText>
        </w:r>
        <w:r w:rsidR="00685CA1" w:rsidDel="00565BEF">
          <w:rPr>
            <w:rFonts w:eastAsia="Times New Roman" w:cstheme="minorHAnsi"/>
            <w:color w:val="000000"/>
          </w:rPr>
          <w:delText xml:space="preserve">. </w:delText>
        </w:r>
      </w:del>
    </w:p>
    <w:p w14:paraId="3B34964F" w14:textId="50D24FB7" w:rsidR="003E0025" w:rsidDel="0091008E" w:rsidRDefault="00685CA1">
      <w:pPr>
        <w:tabs>
          <w:tab w:val="left" w:pos="933"/>
        </w:tabs>
        <w:contextualSpacing/>
        <w:rPr>
          <w:del w:id="4304" w:author="Admin" w:date="2021-09-15T21:56:00Z"/>
          <w:rFonts w:eastAsia="Times New Roman" w:cstheme="minorHAnsi"/>
          <w:color w:val="000000"/>
        </w:rPr>
        <w:pPrChange w:id="4305" w:author="Admin" w:date="2021-09-15T21:56:00Z">
          <w:pPr>
            <w:contextualSpacing/>
          </w:pPr>
        </w:pPrChange>
      </w:pPr>
      <w:del w:id="4306" w:author="Admin" w:date="2021-08-30T19:43:00Z">
        <w:r w:rsidDel="00565BEF">
          <w:rPr>
            <w:rFonts w:eastAsia="Times New Roman" w:cstheme="minorHAnsi"/>
            <w:color w:val="000000"/>
          </w:rPr>
          <w:delText xml:space="preserve">For instance, a troll who is born with the power to perform minor mind-altering hexes (such as the </w:delText>
        </w:r>
        <w:r w:rsidR="002B620E" w:rsidRPr="002B620E" w:rsidDel="00565BEF">
          <w:rPr>
            <w:rFonts w:eastAsia="Times New Roman" w:cstheme="minorHAnsi"/>
            <w:i/>
            <w:iCs/>
            <w:color w:val="000000"/>
          </w:rPr>
          <w:delText>v</w:delText>
        </w:r>
        <w:r w:rsidRPr="002B620E" w:rsidDel="00565BEF">
          <w:rPr>
            <w:rFonts w:eastAsia="Times New Roman" w:cstheme="minorHAnsi"/>
            <w:i/>
            <w:iCs/>
            <w:color w:val="000000"/>
          </w:rPr>
          <w:delText xml:space="preserve">icious </w:delText>
        </w:r>
        <w:r w:rsidR="002B620E" w:rsidRPr="002B620E" w:rsidDel="00565BEF">
          <w:rPr>
            <w:rFonts w:eastAsia="Times New Roman" w:cstheme="minorHAnsi"/>
            <w:i/>
            <w:iCs/>
            <w:color w:val="000000"/>
          </w:rPr>
          <w:delText>m</w:delText>
        </w:r>
        <w:r w:rsidRPr="002B620E" w:rsidDel="00565BEF">
          <w:rPr>
            <w:rFonts w:eastAsia="Times New Roman" w:cstheme="minorHAnsi"/>
            <w:i/>
            <w:iCs/>
            <w:color w:val="000000"/>
          </w:rPr>
          <w:delText>ockery</w:delText>
        </w:r>
        <w:r w:rsidDel="00565BEF">
          <w:rPr>
            <w:rFonts w:eastAsia="Times New Roman" w:cstheme="minorHAnsi"/>
            <w:color w:val="000000"/>
          </w:rPr>
          <w:delText xml:space="preserve"> cantrip) does not spend mana for such abilities. If the troll later learns at the hands of a witch doctor, they treat this as a bonus cantrip to their total prepared, and must spend mana for it (according to the below chart) until reaching a caster level of 5.</w:delText>
        </w:r>
      </w:del>
    </w:p>
    <w:p w14:paraId="6B771942" w14:textId="77777777" w:rsidR="009F56E0" w:rsidRDefault="009F56E0">
      <w:pPr>
        <w:tabs>
          <w:tab w:val="left" w:pos="933"/>
        </w:tabs>
        <w:contextualSpacing/>
        <w:rPr>
          <w:rFonts w:eastAsia="Times New Roman" w:cstheme="minorHAnsi"/>
          <w:color w:val="000000"/>
        </w:rPr>
        <w:pPrChange w:id="4307" w:author="Admin" w:date="2021-09-15T21:56:00Z">
          <w:pPr>
            <w:contextualSpacing/>
          </w:pPr>
        </w:pPrChange>
      </w:pPr>
    </w:p>
    <w:tbl>
      <w:tblPr>
        <w:tblStyle w:val="PlainTable32"/>
        <w:tblW w:w="0" w:type="auto"/>
        <w:tblLayout w:type="fixed"/>
        <w:tblLook w:val="04A0" w:firstRow="1" w:lastRow="0" w:firstColumn="1" w:lastColumn="0" w:noHBand="0" w:noVBand="1"/>
      </w:tblPr>
      <w:tblGrid>
        <w:gridCol w:w="1799"/>
        <w:gridCol w:w="877"/>
        <w:gridCol w:w="621"/>
        <w:gridCol w:w="622"/>
        <w:gridCol w:w="622"/>
        <w:gridCol w:w="622"/>
        <w:gridCol w:w="622"/>
        <w:gridCol w:w="622"/>
        <w:gridCol w:w="622"/>
        <w:gridCol w:w="610"/>
        <w:gridCol w:w="597"/>
      </w:tblGrid>
      <w:tr w:rsidR="00A13F86" w14:paraId="40BDABAD" w14:textId="77777777" w:rsidTr="00F00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9" w:type="dxa"/>
          </w:tcPr>
          <w:p w14:paraId="5310DA88" w14:textId="7BC54DF5"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Caster Level</w:t>
            </w:r>
            <w:del w:id="4308" w:author="Admin" w:date="2021-09-05T20:20:00Z">
              <w:r w:rsidRPr="00665668" w:rsidDel="008C4A7D">
                <w:rPr>
                  <w:rFonts w:eastAsia="Times New Roman" w:cstheme="minorHAnsi"/>
                  <w:color w:val="000000"/>
                </w:rPr>
                <w:delText xml:space="preserve"> (Proficiency)</w:delText>
              </w:r>
            </w:del>
          </w:p>
        </w:tc>
        <w:tc>
          <w:tcPr>
            <w:tcW w:w="877" w:type="dxa"/>
          </w:tcPr>
          <w:p w14:paraId="489C806D" w14:textId="77777777"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Spell Level</w:t>
            </w:r>
          </w:p>
        </w:tc>
        <w:tc>
          <w:tcPr>
            <w:tcW w:w="621" w:type="dxa"/>
          </w:tcPr>
          <w:p w14:paraId="58B8BA59" w14:textId="77777777"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1</w:t>
            </w:r>
          </w:p>
        </w:tc>
        <w:tc>
          <w:tcPr>
            <w:tcW w:w="622" w:type="dxa"/>
          </w:tcPr>
          <w:p w14:paraId="41D1C9BD" w14:textId="77777777"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2</w:t>
            </w:r>
          </w:p>
        </w:tc>
        <w:tc>
          <w:tcPr>
            <w:tcW w:w="622" w:type="dxa"/>
          </w:tcPr>
          <w:p w14:paraId="28353699" w14:textId="77777777"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3</w:t>
            </w:r>
          </w:p>
        </w:tc>
        <w:tc>
          <w:tcPr>
            <w:tcW w:w="622" w:type="dxa"/>
          </w:tcPr>
          <w:p w14:paraId="1C7C4461" w14:textId="77777777"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4</w:t>
            </w:r>
          </w:p>
        </w:tc>
        <w:tc>
          <w:tcPr>
            <w:tcW w:w="622" w:type="dxa"/>
          </w:tcPr>
          <w:p w14:paraId="66580AF0" w14:textId="77777777"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5</w:t>
            </w:r>
          </w:p>
        </w:tc>
        <w:tc>
          <w:tcPr>
            <w:tcW w:w="622" w:type="dxa"/>
          </w:tcPr>
          <w:p w14:paraId="5AA880E3" w14:textId="77777777"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6</w:t>
            </w:r>
          </w:p>
        </w:tc>
        <w:tc>
          <w:tcPr>
            <w:tcW w:w="622" w:type="dxa"/>
          </w:tcPr>
          <w:p w14:paraId="0D656D4B" w14:textId="2A89EF7C"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7</w:t>
            </w:r>
            <w:ins w:id="4309" w:author="Admin" w:date="2021-09-05T20:37:00Z">
              <w:r w:rsidR="009A52A8">
                <w:rPr>
                  <w:rFonts w:eastAsia="Times New Roman" w:cstheme="minorHAnsi"/>
                  <w:color w:val="000000"/>
                </w:rPr>
                <w:t>*</w:t>
              </w:r>
            </w:ins>
          </w:p>
        </w:tc>
        <w:tc>
          <w:tcPr>
            <w:tcW w:w="610" w:type="dxa"/>
          </w:tcPr>
          <w:p w14:paraId="071E8E25" w14:textId="08B51EDC"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8</w:t>
            </w:r>
            <w:ins w:id="4310" w:author="Admin" w:date="2021-09-05T20:37:00Z">
              <w:r w:rsidR="009A52A8">
                <w:rPr>
                  <w:rFonts w:eastAsia="Times New Roman" w:cstheme="minorHAnsi"/>
                  <w:color w:val="000000"/>
                </w:rPr>
                <w:t>*</w:t>
              </w:r>
            </w:ins>
          </w:p>
        </w:tc>
        <w:tc>
          <w:tcPr>
            <w:tcW w:w="597" w:type="dxa"/>
          </w:tcPr>
          <w:p w14:paraId="3A3FE840" w14:textId="276D9F99" w:rsidR="00A13F86" w:rsidRPr="00665668" w:rsidRDefault="00A13F86">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9</w:t>
            </w:r>
            <w:ins w:id="4311" w:author="Admin" w:date="2021-09-05T20:37:00Z">
              <w:r w:rsidR="009A52A8">
                <w:rPr>
                  <w:rFonts w:eastAsia="Times New Roman" w:cstheme="minorHAnsi"/>
                  <w:color w:val="000000"/>
                </w:rPr>
                <w:t>*</w:t>
              </w:r>
            </w:ins>
          </w:p>
        </w:tc>
      </w:tr>
      <w:tr w:rsidR="00A13F86" w14:paraId="17D63461"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476FF02D" w14:textId="2B80FDAC"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1 </w:t>
            </w:r>
            <w:del w:id="4312" w:author="Admin" w:date="2021-09-05T20:20:00Z">
              <w:r w:rsidRPr="00665668" w:rsidDel="008C4A7D">
                <w:rPr>
                  <w:rFonts w:eastAsia="Times New Roman" w:cstheme="minorHAnsi"/>
                  <w:color w:val="000000"/>
                </w:rPr>
                <w:delText>(+2)</w:delText>
              </w:r>
            </w:del>
          </w:p>
        </w:tc>
        <w:tc>
          <w:tcPr>
            <w:tcW w:w="877" w:type="dxa"/>
          </w:tcPr>
          <w:p w14:paraId="2C5DD081"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049A146E" w14:textId="2D27F2EF"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13" w:author="Admin" w:date="2021-08-31T19:56:00Z">
              <w:r w:rsidRPr="00665668" w:rsidDel="00A13F86">
                <w:rPr>
                  <w:rFonts w:eastAsia="Times New Roman" w:cstheme="minorHAnsi"/>
                  <w:color w:val="000000"/>
                </w:rPr>
                <w:delText>5</w:delText>
              </w:r>
            </w:del>
            <w:ins w:id="4314" w:author="Admin" w:date="2021-08-31T19:56:00Z">
              <w:r>
                <w:rPr>
                  <w:rFonts w:eastAsia="Times New Roman" w:cstheme="minorHAnsi"/>
                  <w:color w:val="000000"/>
                </w:rPr>
                <w:t>16</w:t>
              </w:r>
            </w:ins>
          </w:p>
        </w:tc>
        <w:tc>
          <w:tcPr>
            <w:tcW w:w="622" w:type="dxa"/>
          </w:tcPr>
          <w:p w14:paraId="260E6B0C"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122D6FD9"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74288C0E"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5291E614"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423463CF"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6EE5CE2B"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10" w:type="dxa"/>
          </w:tcPr>
          <w:p w14:paraId="01233CE3"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597" w:type="dxa"/>
          </w:tcPr>
          <w:p w14:paraId="3FE38E48"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A13F86" w14:paraId="1E2AFF30"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0FA4327A" w14:textId="0E907B3D"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2 </w:t>
            </w:r>
            <w:del w:id="4315" w:author="Admin" w:date="2021-09-05T20:20:00Z">
              <w:r w:rsidRPr="00665668" w:rsidDel="008C4A7D">
                <w:rPr>
                  <w:rFonts w:eastAsia="Times New Roman" w:cstheme="minorHAnsi"/>
                  <w:color w:val="000000"/>
                </w:rPr>
                <w:delText>(+2)</w:delText>
              </w:r>
            </w:del>
          </w:p>
        </w:tc>
        <w:tc>
          <w:tcPr>
            <w:tcW w:w="877" w:type="dxa"/>
          </w:tcPr>
          <w:p w14:paraId="29311F81"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766C173A" w14:textId="0389DD7F"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316" w:author="Admin" w:date="2021-08-31T19:56:00Z">
              <w:r w:rsidRPr="00665668" w:rsidDel="00A13F86">
                <w:rPr>
                  <w:rFonts w:eastAsia="Times New Roman" w:cstheme="minorHAnsi"/>
                  <w:color w:val="000000"/>
                </w:rPr>
                <w:delText>5</w:delText>
              </w:r>
            </w:del>
            <w:ins w:id="4317" w:author="Admin" w:date="2021-08-31T19:56:00Z">
              <w:r>
                <w:rPr>
                  <w:rFonts w:eastAsia="Times New Roman" w:cstheme="minorHAnsi"/>
                  <w:color w:val="000000"/>
                </w:rPr>
                <w:t>16</w:t>
              </w:r>
            </w:ins>
          </w:p>
        </w:tc>
        <w:tc>
          <w:tcPr>
            <w:tcW w:w="622" w:type="dxa"/>
          </w:tcPr>
          <w:p w14:paraId="2BC4078E"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1A629340"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52B7CEB9"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70826C31"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567D7D99"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274842B5"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10" w:type="dxa"/>
          </w:tcPr>
          <w:p w14:paraId="1A33D15A"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597" w:type="dxa"/>
          </w:tcPr>
          <w:p w14:paraId="50F33AFE"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A13F86" w14:paraId="786FDC8F"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728C90E7" w14:textId="57D49F23"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3 </w:t>
            </w:r>
            <w:del w:id="4318" w:author="Admin" w:date="2021-09-05T20:20:00Z">
              <w:r w:rsidRPr="00665668" w:rsidDel="008C4A7D">
                <w:rPr>
                  <w:rFonts w:eastAsia="Times New Roman" w:cstheme="minorHAnsi"/>
                  <w:color w:val="000000"/>
                </w:rPr>
                <w:delText>(+2)</w:delText>
              </w:r>
            </w:del>
          </w:p>
        </w:tc>
        <w:tc>
          <w:tcPr>
            <w:tcW w:w="877" w:type="dxa"/>
          </w:tcPr>
          <w:p w14:paraId="159FDE2A"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66C40B3E" w14:textId="78DE1F5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19" w:author="Admin" w:date="2021-08-31T19:56:00Z">
              <w:r w:rsidRPr="00665668" w:rsidDel="00A13F86">
                <w:rPr>
                  <w:rFonts w:eastAsia="Times New Roman" w:cstheme="minorHAnsi"/>
                  <w:color w:val="000000"/>
                </w:rPr>
                <w:delText>5</w:delText>
              </w:r>
            </w:del>
            <w:ins w:id="4320" w:author="Admin" w:date="2021-08-31T19:56:00Z">
              <w:r>
                <w:rPr>
                  <w:rFonts w:eastAsia="Times New Roman" w:cstheme="minorHAnsi"/>
                  <w:color w:val="000000"/>
                </w:rPr>
                <w:t>13</w:t>
              </w:r>
            </w:ins>
          </w:p>
        </w:tc>
        <w:tc>
          <w:tcPr>
            <w:tcW w:w="622" w:type="dxa"/>
          </w:tcPr>
          <w:p w14:paraId="09F032CD" w14:textId="296343C6"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21" w:author="Admin" w:date="2021-08-31T19:56:00Z">
              <w:r w:rsidRPr="00665668" w:rsidDel="00A13F86">
                <w:rPr>
                  <w:rFonts w:eastAsia="Times New Roman" w:cstheme="minorHAnsi"/>
                  <w:color w:val="000000"/>
                </w:rPr>
                <w:delText>6</w:delText>
              </w:r>
            </w:del>
            <w:ins w:id="4322" w:author="Admin" w:date="2021-08-31T19:56:00Z">
              <w:r>
                <w:rPr>
                  <w:rFonts w:eastAsia="Times New Roman" w:cstheme="minorHAnsi"/>
                  <w:color w:val="000000"/>
                </w:rPr>
                <w:t>16</w:t>
              </w:r>
            </w:ins>
          </w:p>
        </w:tc>
        <w:tc>
          <w:tcPr>
            <w:tcW w:w="622" w:type="dxa"/>
          </w:tcPr>
          <w:p w14:paraId="5ED99DD0"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5D882F5E"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4C8E1E30"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0328E6A4"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5324D4D4"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10" w:type="dxa"/>
          </w:tcPr>
          <w:p w14:paraId="4705AC26"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597" w:type="dxa"/>
          </w:tcPr>
          <w:p w14:paraId="3FAA0433"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A13F86" w14:paraId="109FDF0D"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766D5773" w14:textId="12E9E29A"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4 </w:t>
            </w:r>
            <w:del w:id="4323" w:author="Admin" w:date="2021-09-05T20:20:00Z">
              <w:r w:rsidRPr="00665668" w:rsidDel="008C4A7D">
                <w:rPr>
                  <w:rFonts w:eastAsia="Times New Roman" w:cstheme="minorHAnsi"/>
                  <w:color w:val="000000"/>
                </w:rPr>
                <w:delText>(+2)</w:delText>
              </w:r>
            </w:del>
          </w:p>
        </w:tc>
        <w:tc>
          <w:tcPr>
            <w:tcW w:w="877" w:type="dxa"/>
          </w:tcPr>
          <w:p w14:paraId="5BC0E092"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2E7178D3" w14:textId="173BB09C"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24" w:author="Admin" w:date="2021-08-31T19:56:00Z">
              <w:r>
                <w:rPr>
                  <w:rFonts w:eastAsia="Times New Roman" w:cstheme="minorHAnsi"/>
                  <w:color w:val="000000"/>
                </w:rPr>
                <w:t>13</w:t>
              </w:r>
            </w:ins>
            <w:del w:id="4325" w:author="Admin" w:date="2021-08-31T19:56:00Z">
              <w:r w:rsidRPr="00665668" w:rsidDel="00A13F86">
                <w:rPr>
                  <w:rFonts w:eastAsia="Times New Roman" w:cstheme="minorHAnsi"/>
                  <w:color w:val="000000"/>
                </w:rPr>
                <w:delText>5</w:delText>
              </w:r>
            </w:del>
          </w:p>
        </w:tc>
        <w:tc>
          <w:tcPr>
            <w:tcW w:w="622" w:type="dxa"/>
          </w:tcPr>
          <w:p w14:paraId="52350A59" w14:textId="0DF47D94"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326" w:author="Admin" w:date="2021-08-31T19:56:00Z">
              <w:r w:rsidRPr="00665668" w:rsidDel="00A13F86">
                <w:rPr>
                  <w:rFonts w:eastAsia="Times New Roman" w:cstheme="minorHAnsi"/>
                  <w:color w:val="000000"/>
                </w:rPr>
                <w:delText>6</w:delText>
              </w:r>
            </w:del>
            <w:ins w:id="4327" w:author="Admin" w:date="2021-08-31T19:56:00Z">
              <w:r>
                <w:rPr>
                  <w:rFonts w:eastAsia="Times New Roman" w:cstheme="minorHAnsi"/>
                  <w:color w:val="000000"/>
                </w:rPr>
                <w:t>16</w:t>
              </w:r>
            </w:ins>
          </w:p>
        </w:tc>
        <w:tc>
          <w:tcPr>
            <w:tcW w:w="622" w:type="dxa"/>
          </w:tcPr>
          <w:p w14:paraId="57DACE0D"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001F9AC6"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57814D6F"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16847B50"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737B61B5"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10" w:type="dxa"/>
          </w:tcPr>
          <w:p w14:paraId="5F605F0D"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597" w:type="dxa"/>
          </w:tcPr>
          <w:p w14:paraId="0F2B7122"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A13F86" w14:paraId="79549BDD"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03CA3F4" w14:textId="31A6DC1A"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5 </w:t>
            </w:r>
            <w:del w:id="4328" w:author="Admin" w:date="2021-09-05T20:20:00Z">
              <w:r w:rsidRPr="00665668" w:rsidDel="008C4A7D">
                <w:rPr>
                  <w:rFonts w:eastAsia="Times New Roman" w:cstheme="minorHAnsi"/>
                  <w:color w:val="000000"/>
                </w:rPr>
                <w:delText>(+3)</w:delText>
              </w:r>
            </w:del>
          </w:p>
        </w:tc>
        <w:tc>
          <w:tcPr>
            <w:tcW w:w="877" w:type="dxa"/>
          </w:tcPr>
          <w:p w14:paraId="116AA441"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0DB77368" w14:textId="47AADBE8"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29" w:author="Admin" w:date="2021-08-31T19:57:00Z">
              <w:r w:rsidRPr="00665668" w:rsidDel="00A13F86">
                <w:rPr>
                  <w:rFonts w:eastAsia="Times New Roman" w:cstheme="minorHAnsi"/>
                  <w:color w:val="000000"/>
                </w:rPr>
                <w:delText>4</w:delText>
              </w:r>
            </w:del>
            <w:ins w:id="4330" w:author="Admin" w:date="2021-08-31T19:57:00Z">
              <w:r>
                <w:rPr>
                  <w:rFonts w:eastAsia="Times New Roman" w:cstheme="minorHAnsi"/>
                  <w:color w:val="000000"/>
                </w:rPr>
                <w:t>10</w:t>
              </w:r>
            </w:ins>
          </w:p>
        </w:tc>
        <w:tc>
          <w:tcPr>
            <w:tcW w:w="622" w:type="dxa"/>
          </w:tcPr>
          <w:p w14:paraId="51D31281" w14:textId="693B2E9C"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31" w:author="Admin" w:date="2021-08-31T19:56:00Z">
              <w:r w:rsidRPr="00665668" w:rsidDel="00A13F86">
                <w:rPr>
                  <w:rFonts w:eastAsia="Times New Roman" w:cstheme="minorHAnsi"/>
                  <w:color w:val="000000"/>
                </w:rPr>
                <w:delText>5</w:delText>
              </w:r>
            </w:del>
            <w:ins w:id="4332" w:author="Admin" w:date="2021-08-31T19:56:00Z">
              <w:r>
                <w:rPr>
                  <w:rFonts w:eastAsia="Times New Roman" w:cstheme="minorHAnsi"/>
                  <w:color w:val="000000"/>
                </w:rPr>
                <w:t>13</w:t>
              </w:r>
            </w:ins>
          </w:p>
        </w:tc>
        <w:tc>
          <w:tcPr>
            <w:tcW w:w="622" w:type="dxa"/>
          </w:tcPr>
          <w:p w14:paraId="2979C1C5" w14:textId="17472869"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33" w:author="Admin" w:date="2021-08-31T19:56:00Z">
              <w:r>
                <w:rPr>
                  <w:rFonts w:eastAsia="Times New Roman" w:cstheme="minorHAnsi"/>
                  <w:color w:val="000000"/>
                </w:rPr>
                <w:t>1</w:t>
              </w:r>
            </w:ins>
            <w:r w:rsidRPr="00665668">
              <w:rPr>
                <w:rFonts w:eastAsia="Times New Roman" w:cstheme="minorHAnsi"/>
                <w:color w:val="000000"/>
              </w:rPr>
              <w:t>6</w:t>
            </w:r>
          </w:p>
        </w:tc>
        <w:tc>
          <w:tcPr>
            <w:tcW w:w="622" w:type="dxa"/>
          </w:tcPr>
          <w:p w14:paraId="3F0B736A"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355782F9"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79485FA6"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688A514C"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10" w:type="dxa"/>
          </w:tcPr>
          <w:p w14:paraId="1D5DC354"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597" w:type="dxa"/>
          </w:tcPr>
          <w:p w14:paraId="311B2484"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A13F86" w14:paraId="105F1F59"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3DEC6B2A" w14:textId="6956A716"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6 </w:t>
            </w:r>
            <w:del w:id="4334" w:author="Admin" w:date="2021-09-05T20:20:00Z">
              <w:r w:rsidRPr="00665668" w:rsidDel="008C4A7D">
                <w:rPr>
                  <w:rFonts w:eastAsia="Times New Roman" w:cstheme="minorHAnsi"/>
                  <w:color w:val="000000"/>
                </w:rPr>
                <w:delText>(+3)</w:delText>
              </w:r>
            </w:del>
          </w:p>
        </w:tc>
        <w:tc>
          <w:tcPr>
            <w:tcW w:w="877" w:type="dxa"/>
          </w:tcPr>
          <w:p w14:paraId="31D80A18"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751E50C1" w14:textId="106B92D9"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35" w:author="Admin" w:date="2021-08-31T19:57:00Z">
              <w:r>
                <w:rPr>
                  <w:rFonts w:eastAsia="Times New Roman" w:cstheme="minorHAnsi"/>
                  <w:color w:val="000000"/>
                </w:rPr>
                <w:t>10</w:t>
              </w:r>
            </w:ins>
            <w:del w:id="4336" w:author="Admin" w:date="2021-08-31T19:57:00Z">
              <w:r w:rsidRPr="00F00B80" w:rsidDel="00A13F86">
                <w:rPr>
                  <w:rFonts w:eastAsia="Times New Roman" w:cstheme="minorHAnsi"/>
                  <w:color w:val="000000"/>
                </w:rPr>
                <w:delText>4</w:delText>
              </w:r>
            </w:del>
          </w:p>
        </w:tc>
        <w:tc>
          <w:tcPr>
            <w:tcW w:w="622" w:type="dxa"/>
          </w:tcPr>
          <w:p w14:paraId="270CE850" w14:textId="44193D08"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337" w:author="Admin" w:date="2021-08-31T19:56:00Z">
              <w:r w:rsidRPr="00F00B80" w:rsidDel="00A13F86">
                <w:rPr>
                  <w:rFonts w:eastAsia="Times New Roman" w:cstheme="minorHAnsi"/>
                  <w:color w:val="000000"/>
                </w:rPr>
                <w:delText>5</w:delText>
              </w:r>
            </w:del>
            <w:ins w:id="4338" w:author="Admin" w:date="2021-08-31T19:56:00Z">
              <w:r>
                <w:rPr>
                  <w:rFonts w:eastAsia="Times New Roman" w:cstheme="minorHAnsi"/>
                  <w:color w:val="000000"/>
                </w:rPr>
                <w:t>13</w:t>
              </w:r>
            </w:ins>
          </w:p>
        </w:tc>
        <w:tc>
          <w:tcPr>
            <w:tcW w:w="622" w:type="dxa"/>
          </w:tcPr>
          <w:p w14:paraId="353903A1" w14:textId="1FE60915"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39" w:author="Admin" w:date="2021-08-31T19:56:00Z">
              <w:r>
                <w:rPr>
                  <w:rFonts w:eastAsia="Times New Roman" w:cstheme="minorHAnsi"/>
                  <w:color w:val="000000"/>
                </w:rPr>
                <w:t>1</w:t>
              </w:r>
            </w:ins>
            <w:r w:rsidRPr="00665668">
              <w:rPr>
                <w:rFonts w:eastAsia="Times New Roman" w:cstheme="minorHAnsi"/>
                <w:color w:val="000000"/>
              </w:rPr>
              <w:t>6</w:t>
            </w:r>
          </w:p>
        </w:tc>
        <w:tc>
          <w:tcPr>
            <w:tcW w:w="622" w:type="dxa"/>
          </w:tcPr>
          <w:p w14:paraId="674D04AA"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10B8CB0C"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1C52444F"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1B133FFA"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10" w:type="dxa"/>
          </w:tcPr>
          <w:p w14:paraId="4C8A12EA"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597" w:type="dxa"/>
          </w:tcPr>
          <w:p w14:paraId="68048494"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A13F86" w14:paraId="7BA46543"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2C425D4B" w14:textId="3C54E86F"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7 </w:t>
            </w:r>
            <w:del w:id="4340" w:author="Admin" w:date="2021-09-05T20:20:00Z">
              <w:r w:rsidRPr="00665668" w:rsidDel="008C4A7D">
                <w:rPr>
                  <w:rFonts w:eastAsia="Times New Roman" w:cstheme="minorHAnsi"/>
                  <w:color w:val="000000"/>
                </w:rPr>
                <w:delText>(+3)</w:delText>
              </w:r>
            </w:del>
          </w:p>
        </w:tc>
        <w:tc>
          <w:tcPr>
            <w:tcW w:w="877" w:type="dxa"/>
          </w:tcPr>
          <w:p w14:paraId="0901D66C"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57AC6040" w14:textId="7262E5D4"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41" w:author="Admin" w:date="2021-08-31T19:57:00Z">
              <w:r w:rsidRPr="00665668" w:rsidDel="00A13F86">
                <w:rPr>
                  <w:rFonts w:eastAsia="Times New Roman" w:cstheme="minorHAnsi"/>
                  <w:color w:val="000000"/>
                </w:rPr>
                <w:delText>3</w:delText>
              </w:r>
            </w:del>
            <w:ins w:id="4342" w:author="Admin" w:date="2021-08-31T19:57:00Z">
              <w:r>
                <w:rPr>
                  <w:rFonts w:eastAsia="Times New Roman" w:cstheme="minorHAnsi"/>
                  <w:color w:val="000000"/>
                </w:rPr>
                <w:t>7</w:t>
              </w:r>
            </w:ins>
          </w:p>
        </w:tc>
        <w:tc>
          <w:tcPr>
            <w:tcW w:w="622" w:type="dxa"/>
          </w:tcPr>
          <w:p w14:paraId="0AF561E0" w14:textId="6F1296FD"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43" w:author="Admin" w:date="2021-08-31T19:57:00Z">
              <w:r>
                <w:rPr>
                  <w:rFonts w:eastAsia="Times New Roman" w:cstheme="minorHAnsi"/>
                  <w:color w:val="000000"/>
                </w:rPr>
                <w:t>10</w:t>
              </w:r>
            </w:ins>
            <w:del w:id="4344" w:author="Admin" w:date="2021-08-31T19:57:00Z">
              <w:r w:rsidRPr="00665668" w:rsidDel="00A13F86">
                <w:rPr>
                  <w:rFonts w:eastAsia="Times New Roman" w:cstheme="minorHAnsi"/>
                  <w:color w:val="000000"/>
                </w:rPr>
                <w:delText>5</w:delText>
              </w:r>
            </w:del>
          </w:p>
        </w:tc>
        <w:tc>
          <w:tcPr>
            <w:tcW w:w="622" w:type="dxa"/>
          </w:tcPr>
          <w:p w14:paraId="02B89410" w14:textId="70439F5D"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45" w:author="Admin" w:date="2021-08-31T19:56:00Z">
              <w:r>
                <w:rPr>
                  <w:rFonts w:eastAsia="Times New Roman" w:cstheme="minorHAnsi"/>
                  <w:color w:val="000000"/>
                </w:rPr>
                <w:t>13</w:t>
              </w:r>
            </w:ins>
            <w:del w:id="4346" w:author="Admin" w:date="2021-08-31T19:56:00Z">
              <w:r w:rsidRPr="00665668" w:rsidDel="00A13F86">
                <w:rPr>
                  <w:rFonts w:eastAsia="Times New Roman" w:cstheme="minorHAnsi"/>
                  <w:color w:val="000000"/>
                </w:rPr>
                <w:delText>6</w:delText>
              </w:r>
            </w:del>
          </w:p>
        </w:tc>
        <w:tc>
          <w:tcPr>
            <w:tcW w:w="622" w:type="dxa"/>
          </w:tcPr>
          <w:p w14:paraId="7E14DA70" w14:textId="3190D714"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47" w:author="Admin" w:date="2021-08-31T19:56:00Z">
              <w:r w:rsidRPr="00665668" w:rsidDel="00A13F86">
                <w:rPr>
                  <w:rFonts w:eastAsia="Times New Roman" w:cstheme="minorHAnsi"/>
                  <w:color w:val="000000"/>
                </w:rPr>
                <w:delText>7</w:delText>
              </w:r>
            </w:del>
            <w:ins w:id="4348" w:author="Admin" w:date="2021-08-31T19:56:00Z">
              <w:r>
                <w:rPr>
                  <w:rFonts w:eastAsia="Times New Roman" w:cstheme="minorHAnsi"/>
                  <w:color w:val="000000"/>
                </w:rPr>
                <w:t>16</w:t>
              </w:r>
            </w:ins>
          </w:p>
        </w:tc>
        <w:tc>
          <w:tcPr>
            <w:tcW w:w="622" w:type="dxa"/>
          </w:tcPr>
          <w:p w14:paraId="010CF67A"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69584D35"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7B96CE81"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10" w:type="dxa"/>
          </w:tcPr>
          <w:p w14:paraId="637D37E0"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597" w:type="dxa"/>
          </w:tcPr>
          <w:p w14:paraId="55D586E2"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A13F86" w14:paraId="1EA0F225"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6CCDC162" w14:textId="2065C451"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8 </w:t>
            </w:r>
            <w:del w:id="4349" w:author="Admin" w:date="2021-09-05T20:20:00Z">
              <w:r w:rsidRPr="00665668" w:rsidDel="008C4A7D">
                <w:rPr>
                  <w:rFonts w:eastAsia="Times New Roman" w:cstheme="minorHAnsi"/>
                  <w:color w:val="000000"/>
                </w:rPr>
                <w:delText>(+3)</w:delText>
              </w:r>
            </w:del>
          </w:p>
        </w:tc>
        <w:tc>
          <w:tcPr>
            <w:tcW w:w="877" w:type="dxa"/>
          </w:tcPr>
          <w:p w14:paraId="2C80CB28"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37D136E5" w14:textId="1D22D650"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50" w:author="Admin" w:date="2021-08-31T19:57:00Z">
              <w:r>
                <w:rPr>
                  <w:rFonts w:eastAsia="Times New Roman" w:cstheme="minorHAnsi"/>
                  <w:color w:val="000000"/>
                </w:rPr>
                <w:t>7</w:t>
              </w:r>
            </w:ins>
            <w:del w:id="4351" w:author="Admin" w:date="2021-08-31T19:57:00Z">
              <w:r w:rsidRPr="00665668" w:rsidDel="00A13F86">
                <w:rPr>
                  <w:rFonts w:eastAsia="Times New Roman" w:cstheme="minorHAnsi"/>
                  <w:color w:val="000000"/>
                </w:rPr>
                <w:delText>3</w:delText>
              </w:r>
            </w:del>
          </w:p>
        </w:tc>
        <w:tc>
          <w:tcPr>
            <w:tcW w:w="622" w:type="dxa"/>
          </w:tcPr>
          <w:p w14:paraId="7033B10D" w14:textId="60F5D10F"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52" w:author="Admin" w:date="2021-08-31T19:57:00Z">
              <w:r>
                <w:rPr>
                  <w:rFonts w:eastAsia="Times New Roman" w:cstheme="minorHAnsi"/>
                  <w:color w:val="000000"/>
                </w:rPr>
                <w:t>10</w:t>
              </w:r>
            </w:ins>
            <w:del w:id="4353" w:author="Admin" w:date="2021-08-31T19:57:00Z">
              <w:r w:rsidRPr="00665668" w:rsidDel="00A13F86">
                <w:rPr>
                  <w:rFonts w:eastAsia="Times New Roman" w:cstheme="minorHAnsi"/>
                  <w:color w:val="000000"/>
                </w:rPr>
                <w:delText>5</w:delText>
              </w:r>
            </w:del>
          </w:p>
        </w:tc>
        <w:tc>
          <w:tcPr>
            <w:tcW w:w="622" w:type="dxa"/>
          </w:tcPr>
          <w:p w14:paraId="0A1C32F7" w14:textId="234CE3FA"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54" w:author="Admin" w:date="2021-08-31T19:56:00Z">
              <w:r>
                <w:rPr>
                  <w:rFonts w:eastAsia="Times New Roman" w:cstheme="minorHAnsi"/>
                  <w:color w:val="000000"/>
                </w:rPr>
                <w:t>13</w:t>
              </w:r>
            </w:ins>
            <w:del w:id="4355" w:author="Admin" w:date="2021-08-31T19:56:00Z">
              <w:r w:rsidRPr="00665668" w:rsidDel="00A13F86">
                <w:rPr>
                  <w:rFonts w:eastAsia="Times New Roman" w:cstheme="minorHAnsi"/>
                  <w:color w:val="000000"/>
                </w:rPr>
                <w:delText>6</w:delText>
              </w:r>
            </w:del>
          </w:p>
        </w:tc>
        <w:tc>
          <w:tcPr>
            <w:tcW w:w="622" w:type="dxa"/>
          </w:tcPr>
          <w:p w14:paraId="76DBEF4A" w14:textId="1BE5483B"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56" w:author="Admin" w:date="2021-08-31T19:56:00Z">
              <w:r>
                <w:rPr>
                  <w:rFonts w:eastAsia="Times New Roman" w:cstheme="minorHAnsi"/>
                  <w:color w:val="000000"/>
                </w:rPr>
                <w:t>16</w:t>
              </w:r>
            </w:ins>
            <w:del w:id="4357" w:author="Admin" w:date="2021-08-31T19:56:00Z">
              <w:r w:rsidRPr="00665668" w:rsidDel="00A13F86">
                <w:rPr>
                  <w:rFonts w:eastAsia="Times New Roman" w:cstheme="minorHAnsi"/>
                  <w:color w:val="000000"/>
                </w:rPr>
                <w:delText>7</w:delText>
              </w:r>
            </w:del>
          </w:p>
        </w:tc>
        <w:tc>
          <w:tcPr>
            <w:tcW w:w="622" w:type="dxa"/>
          </w:tcPr>
          <w:p w14:paraId="6E77E79C"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08FD4416"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7729AF92"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10" w:type="dxa"/>
          </w:tcPr>
          <w:p w14:paraId="15415AFE"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597" w:type="dxa"/>
          </w:tcPr>
          <w:p w14:paraId="074C8BEF"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A13F86" w14:paraId="640B6EDA"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1F763043" w14:textId="7B2910AB"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 xml:space="preserve">9 </w:t>
            </w:r>
            <w:del w:id="4358" w:author="Admin" w:date="2021-09-05T20:20:00Z">
              <w:r w:rsidRPr="00665668" w:rsidDel="008C4A7D">
                <w:rPr>
                  <w:rFonts w:eastAsia="Times New Roman" w:cstheme="minorHAnsi"/>
                  <w:color w:val="000000"/>
                </w:rPr>
                <w:delText>(+4)</w:delText>
              </w:r>
            </w:del>
          </w:p>
        </w:tc>
        <w:tc>
          <w:tcPr>
            <w:tcW w:w="877" w:type="dxa"/>
          </w:tcPr>
          <w:p w14:paraId="1426445F"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445B5410" w14:textId="65934144"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59" w:author="Admin" w:date="2021-08-31T20:14:00Z">
              <w:r w:rsidRPr="00665668" w:rsidDel="009F7805">
                <w:rPr>
                  <w:rFonts w:eastAsia="Times New Roman" w:cstheme="minorHAnsi"/>
                  <w:color w:val="000000"/>
                </w:rPr>
                <w:delText>2</w:delText>
              </w:r>
            </w:del>
            <w:ins w:id="4360" w:author="Admin" w:date="2021-08-31T20:14:00Z">
              <w:r w:rsidR="009F7805">
                <w:rPr>
                  <w:rFonts w:eastAsia="Times New Roman" w:cstheme="minorHAnsi"/>
                  <w:color w:val="000000"/>
                </w:rPr>
                <w:t>4</w:t>
              </w:r>
            </w:ins>
          </w:p>
        </w:tc>
        <w:tc>
          <w:tcPr>
            <w:tcW w:w="622" w:type="dxa"/>
          </w:tcPr>
          <w:p w14:paraId="7EB4B5B6" w14:textId="56D3150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61" w:author="Admin" w:date="2021-08-31T19:57:00Z">
              <w:r w:rsidRPr="00665668" w:rsidDel="00A13F86">
                <w:rPr>
                  <w:rFonts w:eastAsia="Times New Roman" w:cstheme="minorHAnsi"/>
                  <w:color w:val="000000"/>
                </w:rPr>
                <w:delText>3</w:delText>
              </w:r>
            </w:del>
            <w:ins w:id="4362" w:author="Admin" w:date="2021-08-31T19:57:00Z">
              <w:r>
                <w:rPr>
                  <w:rFonts w:eastAsia="Times New Roman" w:cstheme="minorHAnsi"/>
                  <w:color w:val="000000"/>
                </w:rPr>
                <w:t>7</w:t>
              </w:r>
            </w:ins>
          </w:p>
        </w:tc>
        <w:tc>
          <w:tcPr>
            <w:tcW w:w="622" w:type="dxa"/>
          </w:tcPr>
          <w:p w14:paraId="75AC0764" w14:textId="4E5E3B93"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63" w:author="Admin" w:date="2021-08-31T19:57:00Z">
              <w:r w:rsidRPr="00570461">
                <w:rPr>
                  <w:rFonts w:eastAsia="Times New Roman" w:cstheme="minorHAnsi"/>
                  <w:color w:val="000000"/>
                </w:rPr>
                <w:t>10</w:t>
              </w:r>
            </w:ins>
            <w:del w:id="4364" w:author="Admin" w:date="2021-08-31T19:57:00Z">
              <w:r w:rsidRPr="00665668" w:rsidDel="006C5186">
                <w:rPr>
                  <w:rFonts w:eastAsia="Times New Roman" w:cstheme="minorHAnsi"/>
                  <w:color w:val="000000"/>
                </w:rPr>
                <w:delText>5</w:delText>
              </w:r>
            </w:del>
          </w:p>
        </w:tc>
        <w:tc>
          <w:tcPr>
            <w:tcW w:w="622" w:type="dxa"/>
          </w:tcPr>
          <w:p w14:paraId="63A48654" w14:textId="47DBA2C3"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65" w:author="Admin" w:date="2021-08-31T19:56:00Z">
              <w:r>
                <w:rPr>
                  <w:rFonts w:eastAsia="Times New Roman" w:cstheme="minorHAnsi"/>
                  <w:color w:val="000000"/>
                </w:rPr>
                <w:t>13</w:t>
              </w:r>
            </w:ins>
            <w:del w:id="4366" w:author="Admin" w:date="2021-08-31T19:56:00Z">
              <w:r w:rsidRPr="00665668" w:rsidDel="00A13F86">
                <w:rPr>
                  <w:rFonts w:eastAsia="Times New Roman" w:cstheme="minorHAnsi"/>
                  <w:color w:val="000000"/>
                </w:rPr>
                <w:delText>6</w:delText>
              </w:r>
            </w:del>
          </w:p>
        </w:tc>
        <w:tc>
          <w:tcPr>
            <w:tcW w:w="622" w:type="dxa"/>
          </w:tcPr>
          <w:p w14:paraId="39C24039" w14:textId="0B8990DA"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67" w:author="Admin" w:date="2021-08-31T19:56:00Z">
              <w:r>
                <w:rPr>
                  <w:rFonts w:eastAsia="Times New Roman" w:cstheme="minorHAnsi"/>
                  <w:color w:val="000000"/>
                </w:rPr>
                <w:t>16</w:t>
              </w:r>
            </w:ins>
            <w:del w:id="4368" w:author="Admin" w:date="2021-08-31T19:56:00Z">
              <w:r w:rsidRPr="00665668" w:rsidDel="00A13F86">
                <w:rPr>
                  <w:rFonts w:eastAsia="Times New Roman" w:cstheme="minorHAnsi"/>
                  <w:color w:val="000000"/>
                </w:rPr>
                <w:delText>7</w:delText>
              </w:r>
            </w:del>
          </w:p>
        </w:tc>
        <w:tc>
          <w:tcPr>
            <w:tcW w:w="622" w:type="dxa"/>
          </w:tcPr>
          <w:p w14:paraId="6C26A046"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2" w:type="dxa"/>
          </w:tcPr>
          <w:p w14:paraId="20DF87E8"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10" w:type="dxa"/>
          </w:tcPr>
          <w:p w14:paraId="3A6D871A"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597" w:type="dxa"/>
          </w:tcPr>
          <w:p w14:paraId="16E4D6A6"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A13F86" w14:paraId="2AB160A0"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25A88527" w14:textId="717167A1" w:rsidR="00A13F86" w:rsidRPr="00665668" w:rsidRDefault="00A13F86">
            <w:pPr>
              <w:contextualSpacing/>
              <w:rPr>
                <w:rFonts w:eastAsia="Times New Roman" w:cstheme="minorHAnsi"/>
                <w:b w:val="0"/>
                <w:bCs w:val="0"/>
                <w:caps w:val="0"/>
                <w:color w:val="000000"/>
              </w:rPr>
            </w:pPr>
            <w:r w:rsidRPr="00665668">
              <w:rPr>
                <w:rFonts w:eastAsia="Times New Roman" w:cstheme="minorHAnsi"/>
                <w:color w:val="000000"/>
              </w:rPr>
              <w:t>10</w:t>
            </w:r>
            <w:del w:id="4369" w:author="Admin" w:date="2021-09-05T20:20:00Z">
              <w:r w:rsidRPr="00665668" w:rsidDel="008C4A7D">
                <w:rPr>
                  <w:rFonts w:eastAsia="Times New Roman" w:cstheme="minorHAnsi"/>
                  <w:color w:val="000000"/>
                </w:rPr>
                <w:delText xml:space="preserve"> (+4)</w:delText>
              </w:r>
            </w:del>
          </w:p>
        </w:tc>
        <w:tc>
          <w:tcPr>
            <w:tcW w:w="877" w:type="dxa"/>
          </w:tcPr>
          <w:p w14:paraId="4D08E87B"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443FF626" w14:textId="29116CD7" w:rsidR="00A13F86"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70" w:author="Admin" w:date="2021-08-31T20:14:00Z">
              <w:r>
                <w:rPr>
                  <w:rFonts w:eastAsia="Times New Roman" w:cstheme="minorHAnsi"/>
                  <w:color w:val="000000"/>
                </w:rPr>
                <w:t>4</w:t>
              </w:r>
            </w:ins>
            <w:del w:id="4371" w:author="Admin" w:date="2021-08-31T20:14:00Z">
              <w:r w:rsidR="00A13F86" w:rsidRPr="00665668" w:rsidDel="009F7805">
                <w:rPr>
                  <w:rFonts w:eastAsia="Times New Roman" w:cstheme="minorHAnsi"/>
                  <w:color w:val="000000"/>
                </w:rPr>
                <w:delText>2</w:delText>
              </w:r>
            </w:del>
          </w:p>
        </w:tc>
        <w:tc>
          <w:tcPr>
            <w:tcW w:w="622" w:type="dxa"/>
          </w:tcPr>
          <w:p w14:paraId="64D2F2DC" w14:textId="77D3B779"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72" w:author="Admin" w:date="2021-08-31T19:57:00Z">
              <w:r>
                <w:rPr>
                  <w:rFonts w:eastAsia="Times New Roman" w:cstheme="minorHAnsi"/>
                  <w:color w:val="000000"/>
                </w:rPr>
                <w:t>7</w:t>
              </w:r>
            </w:ins>
            <w:del w:id="4373" w:author="Admin" w:date="2021-08-31T19:57:00Z">
              <w:r w:rsidRPr="00665668" w:rsidDel="00A13F86">
                <w:rPr>
                  <w:rFonts w:eastAsia="Times New Roman" w:cstheme="minorHAnsi"/>
                  <w:color w:val="000000"/>
                </w:rPr>
                <w:delText>3</w:delText>
              </w:r>
            </w:del>
          </w:p>
        </w:tc>
        <w:tc>
          <w:tcPr>
            <w:tcW w:w="622" w:type="dxa"/>
          </w:tcPr>
          <w:p w14:paraId="0BBBC0B6" w14:textId="43F7FD95"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74" w:author="Admin" w:date="2021-08-31T19:57:00Z">
              <w:r w:rsidRPr="00570461">
                <w:rPr>
                  <w:rFonts w:eastAsia="Times New Roman" w:cstheme="minorHAnsi"/>
                  <w:color w:val="000000"/>
                </w:rPr>
                <w:t>10</w:t>
              </w:r>
            </w:ins>
            <w:del w:id="4375" w:author="Admin" w:date="2021-08-31T19:57:00Z">
              <w:r w:rsidRPr="00665668" w:rsidDel="006C5186">
                <w:rPr>
                  <w:rFonts w:eastAsia="Times New Roman" w:cstheme="minorHAnsi"/>
                  <w:color w:val="000000"/>
                </w:rPr>
                <w:delText>5</w:delText>
              </w:r>
            </w:del>
          </w:p>
        </w:tc>
        <w:tc>
          <w:tcPr>
            <w:tcW w:w="622" w:type="dxa"/>
          </w:tcPr>
          <w:p w14:paraId="3CDCB0FA" w14:textId="28B75A6B"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76" w:author="Admin" w:date="2021-08-31T19:56:00Z">
              <w:r>
                <w:rPr>
                  <w:rFonts w:eastAsia="Times New Roman" w:cstheme="minorHAnsi"/>
                  <w:color w:val="000000"/>
                </w:rPr>
                <w:t>13</w:t>
              </w:r>
            </w:ins>
            <w:del w:id="4377" w:author="Admin" w:date="2021-08-31T19:56:00Z">
              <w:r w:rsidRPr="00665668" w:rsidDel="00A13F86">
                <w:rPr>
                  <w:rFonts w:eastAsia="Times New Roman" w:cstheme="minorHAnsi"/>
                  <w:color w:val="000000"/>
                </w:rPr>
                <w:delText>6</w:delText>
              </w:r>
            </w:del>
          </w:p>
        </w:tc>
        <w:tc>
          <w:tcPr>
            <w:tcW w:w="622" w:type="dxa"/>
          </w:tcPr>
          <w:p w14:paraId="797E3CC3" w14:textId="45CDC3CF"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78" w:author="Admin" w:date="2021-08-31T19:56:00Z">
              <w:r>
                <w:rPr>
                  <w:rFonts w:eastAsia="Times New Roman" w:cstheme="minorHAnsi"/>
                  <w:color w:val="000000"/>
                </w:rPr>
                <w:t>16</w:t>
              </w:r>
            </w:ins>
            <w:del w:id="4379" w:author="Admin" w:date="2021-08-31T19:56:00Z">
              <w:r w:rsidRPr="00665668" w:rsidDel="00A13F86">
                <w:rPr>
                  <w:rFonts w:eastAsia="Times New Roman" w:cstheme="minorHAnsi"/>
                  <w:color w:val="000000"/>
                </w:rPr>
                <w:delText>7</w:delText>
              </w:r>
            </w:del>
          </w:p>
        </w:tc>
        <w:tc>
          <w:tcPr>
            <w:tcW w:w="622" w:type="dxa"/>
          </w:tcPr>
          <w:p w14:paraId="7AEDEBCA"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2" w:type="dxa"/>
          </w:tcPr>
          <w:p w14:paraId="147B9467"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10" w:type="dxa"/>
          </w:tcPr>
          <w:p w14:paraId="63F8FC2C"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597" w:type="dxa"/>
          </w:tcPr>
          <w:p w14:paraId="61EF0C22" w14:textId="77777777" w:rsidR="00A13F86" w:rsidRPr="00665668" w:rsidRDefault="00A13F86">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9F7805" w14:paraId="090B721D"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71D49FA8" w14:textId="26A180E7" w:rsidR="009F7805" w:rsidRPr="00665668" w:rsidRDefault="009F7805">
            <w:pPr>
              <w:contextualSpacing/>
              <w:rPr>
                <w:rFonts w:eastAsia="Times New Roman" w:cstheme="minorHAnsi"/>
                <w:b w:val="0"/>
                <w:bCs w:val="0"/>
                <w:caps w:val="0"/>
                <w:color w:val="000000"/>
              </w:rPr>
            </w:pPr>
            <w:r w:rsidRPr="00665668">
              <w:rPr>
                <w:rFonts w:eastAsia="Times New Roman" w:cstheme="minorHAnsi"/>
                <w:color w:val="000000"/>
              </w:rPr>
              <w:t>11</w:t>
            </w:r>
            <w:del w:id="4380" w:author="Admin" w:date="2021-09-05T20:20:00Z">
              <w:r w:rsidRPr="00665668" w:rsidDel="008C4A7D">
                <w:rPr>
                  <w:rFonts w:eastAsia="Times New Roman" w:cstheme="minorHAnsi"/>
                  <w:color w:val="000000"/>
                </w:rPr>
                <w:delText xml:space="preserve"> (+4)</w:delText>
              </w:r>
            </w:del>
          </w:p>
        </w:tc>
        <w:tc>
          <w:tcPr>
            <w:tcW w:w="877" w:type="dxa"/>
          </w:tcPr>
          <w:p w14:paraId="04FDDF74"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26BCB059" w14:textId="739B20E6"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381" w:author="Admin" w:date="2021-08-31T20:15:00Z">
              <w:r w:rsidRPr="00665668" w:rsidDel="009F7805">
                <w:rPr>
                  <w:rFonts w:eastAsia="Times New Roman" w:cstheme="minorHAnsi"/>
                  <w:color w:val="000000"/>
                </w:rPr>
                <w:delText>2</w:delText>
              </w:r>
            </w:del>
            <w:ins w:id="4382" w:author="Admin" w:date="2021-08-31T20:15:00Z">
              <w:r>
                <w:rPr>
                  <w:rFonts w:eastAsia="Times New Roman" w:cstheme="minorHAnsi"/>
                  <w:color w:val="000000"/>
                </w:rPr>
                <w:t>1</w:t>
              </w:r>
            </w:ins>
          </w:p>
        </w:tc>
        <w:tc>
          <w:tcPr>
            <w:tcW w:w="622" w:type="dxa"/>
          </w:tcPr>
          <w:p w14:paraId="2FC6093F" w14:textId="3536CFA8"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83" w:author="Admin" w:date="2021-08-31T20:14:00Z">
              <w:r w:rsidRPr="00FB146C">
                <w:rPr>
                  <w:rFonts w:eastAsia="Times New Roman" w:cstheme="minorHAnsi"/>
                  <w:color w:val="000000"/>
                </w:rPr>
                <w:t>4</w:t>
              </w:r>
            </w:ins>
            <w:del w:id="4384" w:author="Admin" w:date="2021-08-31T20:14:00Z">
              <w:r w:rsidRPr="00665668" w:rsidDel="00E745A7">
                <w:rPr>
                  <w:rFonts w:eastAsia="Times New Roman" w:cstheme="minorHAnsi"/>
                  <w:color w:val="000000"/>
                </w:rPr>
                <w:delText>3</w:delText>
              </w:r>
            </w:del>
          </w:p>
        </w:tc>
        <w:tc>
          <w:tcPr>
            <w:tcW w:w="622" w:type="dxa"/>
          </w:tcPr>
          <w:p w14:paraId="5B5D713B" w14:textId="5EECCCD8"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85" w:author="Admin" w:date="2021-08-31T19:57:00Z">
              <w:r w:rsidRPr="00522123">
                <w:rPr>
                  <w:rFonts w:eastAsia="Times New Roman" w:cstheme="minorHAnsi"/>
                  <w:color w:val="000000"/>
                </w:rPr>
                <w:t>7</w:t>
              </w:r>
            </w:ins>
            <w:del w:id="4386" w:author="Admin" w:date="2021-08-31T19:57:00Z">
              <w:r w:rsidRPr="00665668" w:rsidDel="00623ED6">
                <w:rPr>
                  <w:rFonts w:eastAsia="Times New Roman" w:cstheme="minorHAnsi"/>
                  <w:color w:val="000000"/>
                </w:rPr>
                <w:delText>4</w:delText>
              </w:r>
            </w:del>
          </w:p>
        </w:tc>
        <w:tc>
          <w:tcPr>
            <w:tcW w:w="622" w:type="dxa"/>
          </w:tcPr>
          <w:p w14:paraId="2ACDB8E1" w14:textId="259BF4A4"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87" w:author="Admin" w:date="2021-08-31T19:57:00Z">
              <w:r w:rsidRPr="00BD437A">
                <w:rPr>
                  <w:rFonts w:eastAsia="Times New Roman" w:cstheme="minorHAnsi"/>
                  <w:color w:val="000000"/>
                </w:rPr>
                <w:t>10</w:t>
              </w:r>
            </w:ins>
            <w:del w:id="4388" w:author="Admin" w:date="2021-08-31T19:57:00Z">
              <w:r w:rsidRPr="00665668" w:rsidDel="003732EC">
                <w:rPr>
                  <w:rFonts w:eastAsia="Times New Roman" w:cstheme="minorHAnsi"/>
                  <w:color w:val="000000"/>
                </w:rPr>
                <w:delText>6</w:delText>
              </w:r>
            </w:del>
          </w:p>
        </w:tc>
        <w:tc>
          <w:tcPr>
            <w:tcW w:w="622" w:type="dxa"/>
          </w:tcPr>
          <w:p w14:paraId="313A5E6A" w14:textId="37667523"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89" w:author="Admin" w:date="2021-08-31T19:56:00Z">
              <w:r>
                <w:rPr>
                  <w:rFonts w:eastAsia="Times New Roman" w:cstheme="minorHAnsi"/>
                  <w:color w:val="000000"/>
                </w:rPr>
                <w:t>13</w:t>
              </w:r>
            </w:ins>
            <w:del w:id="4390" w:author="Admin" w:date="2021-08-31T19:56:00Z">
              <w:r w:rsidRPr="00665668" w:rsidDel="00A13F86">
                <w:rPr>
                  <w:rFonts w:eastAsia="Times New Roman" w:cstheme="minorHAnsi"/>
                  <w:color w:val="000000"/>
                </w:rPr>
                <w:delText>7</w:delText>
              </w:r>
            </w:del>
          </w:p>
        </w:tc>
        <w:tc>
          <w:tcPr>
            <w:tcW w:w="622" w:type="dxa"/>
          </w:tcPr>
          <w:p w14:paraId="2744D7B5" w14:textId="33E2152F"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391" w:author="Admin" w:date="2021-08-31T19:56:00Z">
              <w:r>
                <w:rPr>
                  <w:rFonts w:eastAsia="Times New Roman" w:cstheme="minorHAnsi"/>
                  <w:color w:val="000000"/>
                </w:rPr>
                <w:t>16</w:t>
              </w:r>
            </w:ins>
            <w:del w:id="4392" w:author="Admin" w:date="2021-08-31T19:56:00Z">
              <w:r w:rsidRPr="00665668" w:rsidDel="00A13F86">
                <w:rPr>
                  <w:rFonts w:eastAsia="Times New Roman" w:cstheme="minorHAnsi"/>
                  <w:color w:val="000000"/>
                </w:rPr>
                <w:delText>8</w:delText>
              </w:r>
            </w:del>
          </w:p>
        </w:tc>
        <w:tc>
          <w:tcPr>
            <w:tcW w:w="622" w:type="dxa"/>
          </w:tcPr>
          <w:p w14:paraId="1714145F"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10" w:type="dxa"/>
          </w:tcPr>
          <w:p w14:paraId="785E3D47"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597" w:type="dxa"/>
          </w:tcPr>
          <w:p w14:paraId="5261B28B"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9F7805" w14:paraId="5842B63F"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1725806E" w14:textId="1CDAE9AC" w:rsidR="009F7805" w:rsidRPr="00665668" w:rsidRDefault="009F7805">
            <w:pPr>
              <w:contextualSpacing/>
              <w:rPr>
                <w:rFonts w:eastAsia="Times New Roman" w:cstheme="minorHAnsi"/>
                <w:b w:val="0"/>
                <w:bCs w:val="0"/>
                <w:caps w:val="0"/>
                <w:color w:val="000000"/>
              </w:rPr>
            </w:pPr>
            <w:r w:rsidRPr="00665668">
              <w:rPr>
                <w:rFonts w:eastAsia="Times New Roman" w:cstheme="minorHAnsi"/>
                <w:color w:val="000000"/>
              </w:rPr>
              <w:t>12</w:t>
            </w:r>
            <w:del w:id="4393" w:author="Admin" w:date="2021-09-05T20:20:00Z">
              <w:r w:rsidRPr="00665668" w:rsidDel="008C4A7D">
                <w:rPr>
                  <w:rFonts w:eastAsia="Times New Roman" w:cstheme="minorHAnsi"/>
                  <w:color w:val="000000"/>
                </w:rPr>
                <w:delText xml:space="preserve"> (+4)</w:delText>
              </w:r>
            </w:del>
          </w:p>
        </w:tc>
        <w:tc>
          <w:tcPr>
            <w:tcW w:w="877" w:type="dxa"/>
          </w:tcPr>
          <w:p w14:paraId="14BCB0CA"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41036DD8" w14:textId="20F40FEB"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394" w:author="Admin" w:date="2021-08-31T20:15:00Z">
              <w:r w:rsidRPr="00665668" w:rsidDel="009F7805">
                <w:rPr>
                  <w:rFonts w:eastAsia="Times New Roman" w:cstheme="minorHAnsi"/>
                  <w:color w:val="000000"/>
                </w:rPr>
                <w:delText>2</w:delText>
              </w:r>
            </w:del>
            <w:ins w:id="4395" w:author="Admin" w:date="2021-08-31T20:15:00Z">
              <w:r>
                <w:rPr>
                  <w:rFonts w:eastAsia="Times New Roman" w:cstheme="minorHAnsi"/>
                  <w:color w:val="000000"/>
                </w:rPr>
                <w:t>1</w:t>
              </w:r>
            </w:ins>
          </w:p>
        </w:tc>
        <w:tc>
          <w:tcPr>
            <w:tcW w:w="622" w:type="dxa"/>
          </w:tcPr>
          <w:p w14:paraId="3B99CC70" w14:textId="4973B793"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96" w:author="Admin" w:date="2021-08-31T20:14:00Z">
              <w:r w:rsidRPr="00FB146C">
                <w:rPr>
                  <w:rFonts w:eastAsia="Times New Roman" w:cstheme="minorHAnsi"/>
                  <w:color w:val="000000"/>
                </w:rPr>
                <w:t>4</w:t>
              </w:r>
            </w:ins>
            <w:del w:id="4397" w:author="Admin" w:date="2021-08-31T20:14:00Z">
              <w:r w:rsidRPr="00665668" w:rsidDel="00E745A7">
                <w:rPr>
                  <w:rFonts w:eastAsia="Times New Roman" w:cstheme="minorHAnsi"/>
                  <w:color w:val="000000"/>
                </w:rPr>
                <w:delText>3</w:delText>
              </w:r>
            </w:del>
          </w:p>
        </w:tc>
        <w:tc>
          <w:tcPr>
            <w:tcW w:w="622" w:type="dxa"/>
          </w:tcPr>
          <w:p w14:paraId="1644BDC8" w14:textId="3F051061"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398" w:author="Admin" w:date="2021-08-31T19:57:00Z">
              <w:r w:rsidRPr="00522123">
                <w:rPr>
                  <w:rFonts w:eastAsia="Times New Roman" w:cstheme="minorHAnsi"/>
                  <w:color w:val="000000"/>
                </w:rPr>
                <w:t>7</w:t>
              </w:r>
            </w:ins>
            <w:del w:id="4399" w:author="Admin" w:date="2021-08-31T19:57:00Z">
              <w:r w:rsidRPr="00665668" w:rsidDel="00623ED6">
                <w:rPr>
                  <w:rFonts w:eastAsia="Times New Roman" w:cstheme="minorHAnsi"/>
                  <w:color w:val="000000"/>
                </w:rPr>
                <w:delText>4</w:delText>
              </w:r>
            </w:del>
          </w:p>
        </w:tc>
        <w:tc>
          <w:tcPr>
            <w:tcW w:w="622" w:type="dxa"/>
          </w:tcPr>
          <w:p w14:paraId="66315402" w14:textId="3C3DAA42"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00" w:author="Admin" w:date="2021-08-31T19:57:00Z">
              <w:r w:rsidRPr="00BD437A">
                <w:rPr>
                  <w:rFonts w:eastAsia="Times New Roman" w:cstheme="minorHAnsi"/>
                  <w:color w:val="000000"/>
                </w:rPr>
                <w:t>10</w:t>
              </w:r>
            </w:ins>
            <w:del w:id="4401" w:author="Admin" w:date="2021-08-31T19:57:00Z">
              <w:r w:rsidRPr="00665668" w:rsidDel="003732EC">
                <w:rPr>
                  <w:rFonts w:eastAsia="Times New Roman" w:cstheme="minorHAnsi"/>
                  <w:color w:val="000000"/>
                </w:rPr>
                <w:delText>6</w:delText>
              </w:r>
            </w:del>
          </w:p>
        </w:tc>
        <w:tc>
          <w:tcPr>
            <w:tcW w:w="622" w:type="dxa"/>
          </w:tcPr>
          <w:p w14:paraId="0D70ACF7" w14:textId="0F56EB6A"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02" w:author="Admin" w:date="2021-08-31T19:56:00Z">
              <w:r>
                <w:rPr>
                  <w:rFonts w:eastAsia="Times New Roman" w:cstheme="minorHAnsi"/>
                  <w:color w:val="000000"/>
                </w:rPr>
                <w:t>13</w:t>
              </w:r>
            </w:ins>
            <w:del w:id="4403" w:author="Admin" w:date="2021-08-31T19:56:00Z">
              <w:r w:rsidRPr="00665668" w:rsidDel="00A13F86">
                <w:rPr>
                  <w:rFonts w:eastAsia="Times New Roman" w:cstheme="minorHAnsi"/>
                  <w:color w:val="000000"/>
                </w:rPr>
                <w:delText>7</w:delText>
              </w:r>
            </w:del>
          </w:p>
        </w:tc>
        <w:tc>
          <w:tcPr>
            <w:tcW w:w="622" w:type="dxa"/>
          </w:tcPr>
          <w:p w14:paraId="36A84A36" w14:textId="322EF9C2"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04" w:author="Admin" w:date="2021-08-31T19:56:00Z">
              <w:r>
                <w:rPr>
                  <w:rFonts w:eastAsia="Times New Roman" w:cstheme="minorHAnsi"/>
                  <w:color w:val="000000"/>
                </w:rPr>
                <w:t>16</w:t>
              </w:r>
            </w:ins>
            <w:del w:id="4405" w:author="Admin" w:date="2021-08-31T19:56:00Z">
              <w:r w:rsidRPr="00665668" w:rsidDel="00A13F86">
                <w:rPr>
                  <w:rFonts w:eastAsia="Times New Roman" w:cstheme="minorHAnsi"/>
                  <w:color w:val="000000"/>
                </w:rPr>
                <w:delText>8</w:delText>
              </w:r>
            </w:del>
          </w:p>
        </w:tc>
        <w:tc>
          <w:tcPr>
            <w:tcW w:w="622" w:type="dxa"/>
          </w:tcPr>
          <w:p w14:paraId="7133C238"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10" w:type="dxa"/>
          </w:tcPr>
          <w:p w14:paraId="69AEDEEB"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597" w:type="dxa"/>
          </w:tcPr>
          <w:p w14:paraId="74AAD1E2"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9F7805" w14:paraId="4AEE39BB"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12568580" w14:textId="15433777" w:rsidR="009F7805" w:rsidRPr="00665668" w:rsidRDefault="009F7805">
            <w:pPr>
              <w:contextualSpacing/>
              <w:rPr>
                <w:rFonts w:eastAsia="Times New Roman" w:cstheme="minorHAnsi"/>
                <w:b w:val="0"/>
                <w:bCs w:val="0"/>
                <w:caps w:val="0"/>
                <w:color w:val="000000"/>
              </w:rPr>
            </w:pPr>
            <w:r w:rsidRPr="00665668">
              <w:rPr>
                <w:rFonts w:eastAsia="Times New Roman" w:cstheme="minorHAnsi"/>
                <w:color w:val="000000"/>
              </w:rPr>
              <w:t>13</w:t>
            </w:r>
            <w:del w:id="4406" w:author="Admin" w:date="2021-09-05T20:20:00Z">
              <w:r w:rsidRPr="00665668" w:rsidDel="008C4A7D">
                <w:rPr>
                  <w:rFonts w:eastAsia="Times New Roman" w:cstheme="minorHAnsi"/>
                  <w:color w:val="000000"/>
                </w:rPr>
                <w:delText xml:space="preserve"> (+5)</w:delText>
              </w:r>
            </w:del>
          </w:p>
        </w:tc>
        <w:tc>
          <w:tcPr>
            <w:tcW w:w="877" w:type="dxa"/>
          </w:tcPr>
          <w:p w14:paraId="1C4C4795"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2F74E519"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1</w:t>
            </w:r>
          </w:p>
        </w:tc>
        <w:tc>
          <w:tcPr>
            <w:tcW w:w="622" w:type="dxa"/>
          </w:tcPr>
          <w:p w14:paraId="3285B23F" w14:textId="4C03CA4E"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07" w:author="Admin" w:date="2021-08-31T20:15:00Z">
              <w:r w:rsidRPr="00665668" w:rsidDel="009F7805">
                <w:rPr>
                  <w:rFonts w:eastAsia="Times New Roman" w:cstheme="minorHAnsi"/>
                  <w:color w:val="000000"/>
                </w:rPr>
                <w:delText>2</w:delText>
              </w:r>
            </w:del>
            <w:ins w:id="4408" w:author="Admin" w:date="2021-09-02T20:35:00Z">
              <w:r w:rsidR="00124801">
                <w:rPr>
                  <w:rFonts w:eastAsia="Times New Roman" w:cstheme="minorHAnsi"/>
                  <w:color w:val="000000"/>
                </w:rPr>
                <w:t>2</w:t>
              </w:r>
            </w:ins>
          </w:p>
        </w:tc>
        <w:tc>
          <w:tcPr>
            <w:tcW w:w="622" w:type="dxa"/>
          </w:tcPr>
          <w:p w14:paraId="4E13DD46" w14:textId="39CF60D8"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09" w:author="Admin" w:date="2021-08-31T20:14:00Z">
              <w:r w:rsidRPr="002D1FB0">
                <w:rPr>
                  <w:rFonts w:eastAsia="Times New Roman" w:cstheme="minorHAnsi"/>
                  <w:color w:val="000000"/>
                </w:rPr>
                <w:t>4</w:t>
              </w:r>
            </w:ins>
            <w:del w:id="4410" w:author="Admin" w:date="2021-08-31T20:14:00Z">
              <w:r w:rsidRPr="00665668" w:rsidDel="00D05309">
                <w:rPr>
                  <w:rFonts w:eastAsia="Times New Roman" w:cstheme="minorHAnsi"/>
                  <w:color w:val="000000"/>
                </w:rPr>
                <w:delText>3</w:delText>
              </w:r>
            </w:del>
          </w:p>
        </w:tc>
        <w:tc>
          <w:tcPr>
            <w:tcW w:w="622" w:type="dxa"/>
          </w:tcPr>
          <w:p w14:paraId="6B1C9DB8" w14:textId="1419432B"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11" w:author="Admin" w:date="2021-08-31T19:57:00Z">
              <w:r w:rsidRPr="00D572C2">
                <w:rPr>
                  <w:rFonts w:eastAsia="Times New Roman" w:cstheme="minorHAnsi"/>
                  <w:color w:val="000000"/>
                </w:rPr>
                <w:t>7</w:t>
              </w:r>
            </w:ins>
            <w:del w:id="4412" w:author="Admin" w:date="2021-08-31T19:57:00Z">
              <w:r w:rsidRPr="00665668" w:rsidDel="00DF5408">
                <w:rPr>
                  <w:rFonts w:eastAsia="Times New Roman" w:cstheme="minorHAnsi"/>
                  <w:color w:val="000000"/>
                </w:rPr>
                <w:delText>4</w:delText>
              </w:r>
            </w:del>
          </w:p>
        </w:tc>
        <w:tc>
          <w:tcPr>
            <w:tcW w:w="622" w:type="dxa"/>
          </w:tcPr>
          <w:p w14:paraId="43DB8D23" w14:textId="1856B205"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13" w:author="Admin" w:date="2021-08-31T19:57:00Z">
              <w:r w:rsidRPr="006D3E79">
                <w:rPr>
                  <w:rFonts w:eastAsia="Times New Roman" w:cstheme="minorHAnsi"/>
                  <w:color w:val="000000"/>
                </w:rPr>
                <w:t>10</w:t>
              </w:r>
            </w:ins>
            <w:del w:id="4414" w:author="Admin" w:date="2021-08-31T19:57:00Z">
              <w:r w:rsidRPr="00665668" w:rsidDel="00F14675">
                <w:rPr>
                  <w:rFonts w:eastAsia="Times New Roman" w:cstheme="minorHAnsi"/>
                  <w:color w:val="000000"/>
                </w:rPr>
                <w:delText>6</w:delText>
              </w:r>
            </w:del>
          </w:p>
        </w:tc>
        <w:tc>
          <w:tcPr>
            <w:tcW w:w="622" w:type="dxa"/>
          </w:tcPr>
          <w:p w14:paraId="58C243C4" w14:textId="42080FD6"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15" w:author="Admin" w:date="2021-08-31T19:56:00Z">
              <w:r>
                <w:rPr>
                  <w:rFonts w:eastAsia="Times New Roman" w:cstheme="minorHAnsi"/>
                  <w:color w:val="000000"/>
                </w:rPr>
                <w:t>13</w:t>
              </w:r>
            </w:ins>
            <w:del w:id="4416" w:author="Admin" w:date="2021-08-31T19:56:00Z">
              <w:r w:rsidRPr="00665668" w:rsidDel="00A13F86">
                <w:rPr>
                  <w:rFonts w:eastAsia="Times New Roman" w:cstheme="minorHAnsi"/>
                  <w:color w:val="000000"/>
                </w:rPr>
                <w:delText>7</w:delText>
              </w:r>
            </w:del>
          </w:p>
        </w:tc>
        <w:tc>
          <w:tcPr>
            <w:tcW w:w="622" w:type="dxa"/>
          </w:tcPr>
          <w:p w14:paraId="2FAE9E0E" w14:textId="0D3AB2CE"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17" w:author="Admin" w:date="2021-08-31T19:56:00Z">
              <w:r>
                <w:rPr>
                  <w:rFonts w:eastAsia="Times New Roman" w:cstheme="minorHAnsi"/>
                  <w:color w:val="000000"/>
                </w:rPr>
                <w:t>16</w:t>
              </w:r>
            </w:ins>
            <w:del w:id="4418" w:author="Admin" w:date="2021-08-31T19:56:00Z">
              <w:r w:rsidRPr="00665668" w:rsidDel="00A13F86">
                <w:rPr>
                  <w:rFonts w:eastAsia="Times New Roman" w:cstheme="minorHAnsi"/>
                  <w:color w:val="000000"/>
                </w:rPr>
                <w:delText>8</w:delText>
              </w:r>
            </w:del>
          </w:p>
        </w:tc>
        <w:tc>
          <w:tcPr>
            <w:tcW w:w="610" w:type="dxa"/>
          </w:tcPr>
          <w:p w14:paraId="58F24F7C"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597" w:type="dxa"/>
          </w:tcPr>
          <w:p w14:paraId="62E01E10"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9F7805" w14:paraId="0BA26998"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3029A6AF" w14:textId="4EB38AC0" w:rsidR="009F7805" w:rsidRPr="00665668" w:rsidRDefault="009F7805">
            <w:pPr>
              <w:contextualSpacing/>
              <w:rPr>
                <w:rFonts w:eastAsia="Times New Roman" w:cstheme="minorHAnsi"/>
                <w:b w:val="0"/>
                <w:bCs w:val="0"/>
                <w:caps w:val="0"/>
                <w:color w:val="000000"/>
              </w:rPr>
            </w:pPr>
            <w:r w:rsidRPr="00665668">
              <w:rPr>
                <w:rFonts w:eastAsia="Times New Roman" w:cstheme="minorHAnsi"/>
                <w:color w:val="000000"/>
              </w:rPr>
              <w:t>14</w:t>
            </w:r>
            <w:del w:id="4419" w:author="Admin" w:date="2021-09-05T20:20:00Z">
              <w:r w:rsidRPr="00665668" w:rsidDel="008C4A7D">
                <w:rPr>
                  <w:rFonts w:eastAsia="Times New Roman" w:cstheme="minorHAnsi"/>
                  <w:color w:val="000000"/>
                </w:rPr>
                <w:delText xml:space="preserve"> (+5)</w:delText>
              </w:r>
            </w:del>
          </w:p>
        </w:tc>
        <w:tc>
          <w:tcPr>
            <w:tcW w:w="877" w:type="dxa"/>
          </w:tcPr>
          <w:p w14:paraId="48EC42B1"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3EA8B3EE"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1</w:t>
            </w:r>
          </w:p>
        </w:tc>
        <w:tc>
          <w:tcPr>
            <w:tcW w:w="622" w:type="dxa"/>
          </w:tcPr>
          <w:p w14:paraId="690B7F89" w14:textId="4BABC874"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420" w:author="Admin" w:date="2021-08-31T20:15:00Z">
              <w:r w:rsidRPr="00665668" w:rsidDel="009F7805">
                <w:rPr>
                  <w:rFonts w:eastAsia="Times New Roman" w:cstheme="minorHAnsi"/>
                  <w:color w:val="000000"/>
                </w:rPr>
                <w:delText>2</w:delText>
              </w:r>
            </w:del>
            <w:ins w:id="4421" w:author="Admin" w:date="2021-09-02T20:35:00Z">
              <w:r w:rsidR="00124801">
                <w:rPr>
                  <w:rFonts w:eastAsia="Times New Roman" w:cstheme="minorHAnsi"/>
                  <w:color w:val="000000"/>
                </w:rPr>
                <w:t>2</w:t>
              </w:r>
            </w:ins>
          </w:p>
        </w:tc>
        <w:tc>
          <w:tcPr>
            <w:tcW w:w="622" w:type="dxa"/>
          </w:tcPr>
          <w:p w14:paraId="79288EF2" w14:textId="4DEA477C"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22" w:author="Admin" w:date="2021-08-31T20:14:00Z">
              <w:r w:rsidRPr="002D1FB0">
                <w:rPr>
                  <w:rFonts w:eastAsia="Times New Roman" w:cstheme="minorHAnsi"/>
                  <w:color w:val="000000"/>
                </w:rPr>
                <w:t>4</w:t>
              </w:r>
            </w:ins>
            <w:del w:id="4423" w:author="Admin" w:date="2021-08-31T20:14:00Z">
              <w:r w:rsidRPr="00665668" w:rsidDel="00D05309">
                <w:rPr>
                  <w:rFonts w:eastAsia="Times New Roman" w:cstheme="minorHAnsi"/>
                  <w:color w:val="000000"/>
                </w:rPr>
                <w:delText>3</w:delText>
              </w:r>
            </w:del>
          </w:p>
        </w:tc>
        <w:tc>
          <w:tcPr>
            <w:tcW w:w="622" w:type="dxa"/>
          </w:tcPr>
          <w:p w14:paraId="2400D480" w14:textId="37BDAF7E"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24" w:author="Admin" w:date="2021-08-31T19:57:00Z">
              <w:r w:rsidRPr="00D572C2">
                <w:rPr>
                  <w:rFonts w:eastAsia="Times New Roman" w:cstheme="minorHAnsi"/>
                  <w:color w:val="000000"/>
                </w:rPr>
                <w:t>7</w:t>
              </w:r>
            </w:ins>
            <w:del w:id="4425" w:author="Admin" w:date="2021-08-31T19:57:00Z">
              <w:r w:rsidRPr="00665668" w:rsidDel="00DF5408">
                <w:rPr>
                  <w:rFonts w:eastAsia="Times New Roman" w:cstheme="minorHAnsi"/>
                  <w:color w:val="000000"/>
                </w:rPr>
                <w:delText>4</w:delText>
              </w:r>
            </w:del>
          </w:p>
        </w:tc>
        <w:tc>
          <w:tcPr>
            <w:tcW w:w="622" w:type="dxa"/>
          </w:tcPr>
          <w:p w14:paraId="4EE4EC45" w14:textId="5B93C061"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26" w:author="Admin" w:date="2021-08-31T19:57:00Z">
              <w:r w:rsidRPr="006D3E79">
                <w:rPr>
                  <w:rFonts w:eastAsia="Times New Roman" w:cstheme="minorHAnsi"/>
                  <w:color w:val="000000"/>
                </w:rPr>
                <w:t>10</w:t>
              </w:r>
            </w:ins>
            <w:del w:id="4427" w:author="Admin" w:date="2021-08-31T19:57:00Z">
              <w:r w:rsidRPr="00665668" w:rsidDel="00F14675">
                <w:rPr>
                  <w:rFonts w:eastAsia="Times New Roman" w:cstheme="minorHAnsi"/>
                  <w:color w:val="000000"/>
                </w:rPr>
                <w:delText>6</w:delText>
              </w:r>
            </w:del>
          </w:p>
        </w:tc>
        <w:tc>
          <w:tcPr>
            <w:tcW w:w="622" w:type="dxa"/>
          </w:tcPr>
          <w:p w14:paraId="3F48EEA1" w14:textId="1F842569"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28" w:author="Admin" w:date="2021-08-31T19:56:00Z">
              <w:r>
                <w:rPr>
                  <w:rFonts w:eastAsia="Times New Roman" w:cstheme="minorHAnsi"/>
                  <w:color w:val="000000"/>
                </w:rPr>
                <w:t>13</w:t>
              </w:r>
            </w:ins>
            <w:del w:id="4429" w:author="Admin" w:date="2021-08-31T19:56:00Z">
              <w:r w:rsidRPr="00665668" w:rsidDel="00A13F86">
                <w:rPr>
                  <w:rFonts w:eastAsia="Times New Roman" w:cstheme="minorHAnsi"/>
                  <w:color w:val="000000"/>
                </w:rPr>
                <w:delText>7</w:delText>
              </w:r>
            </w:del>
          </w:p>
        </w:tc>
        <w:tc>
          <w:tcPr>
            <w:tcW w:w="622" w:type="dxa"/>
          </w:tcPr>
          <w:p w14:paraId="6BF76EFA" w14:textId="76FEE768"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30" w:author="Admin" w:date="2021-08-31T19:56:00Z">
              <w:r>
                <w:rPr>
                  <w:rFonts w:eastAsia="Times New Roman" w:cstheme="minorHAnsi"/>
                  <w:color w:val="000000"/>
                </w:rPr>
                <w:t>16</w:t>
              </w:r>
            </w:ins>
            <w:del w:id="4431" w:author="Admin" w:date="2021-08-31T19:56:00Z">
              <w:r w:rsidRPr="00665668" w:rsidDel="00A13F86">
                <w:rPr>
                  <w:rFonts w:eastAsia="Times New Roman" w:cstheme="minorHAnsi"/>
                  <w:color w:val="000000"/>
                </w:rPr>
                <w:delText>8</w:delText>
              </w:r>
            </w:del>
          </w:p>
        </w:tc>
        <w:tc>
          <w:tcPr>
            <w:tcW w:w="610" w:type="dxa"/>
          </w:tcPr>
          <w:p w14:paraId="0E695A85"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597" w:type="dxa"/>
          </w:tcPr>
          <w:p w14:paraId="7AC250CB"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A13F86" w14:paraId="3D4CD98A"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70B9AAC8" w14:textId="58DEBC45" w:rsidR="00A13F86" w:rsidRDefault="00A13F86">
            <w:pPr>
              <w:contextualSpacing/>
              <w:rPr>
                <w:rFonts w:eastAsia="Times New Roman" w:cstheme="minorHAnsi"/>
                <w:b w:val="0"/>
                <w:bCs w:val="0"/>
                <w:caps w:val="0"/>
                <w:color w:val="000000"/>
              </w:rPr>
            </w:pPr>
            <w:r>
              <w:rPr>
                <w:rFonts w:eastAsia="Times New Roman" w:cstheme="minorHAnsi"/>
                <w:color w:val="000000"/>
              </w:rPr>
              <w:t>15</w:t>
            </w:r>
            <w:del w:id="4432" w:author="Admin" w:date="2021-09-05T20:20:00Z">
              <w:r w:rsidDel="008C4A7D">
                <w:rPr>
                  <w:rFonts w:eastAsia="Times New Roman" w:cstheme="minorHAnsi"/>
                  <w:color w:val="000000"/>
                </w:rPr>
                <w:delText xml:space="preserve"> (+5)</w:delText>
              </w:r>
            </w:del>
          </w:p>
        </w:tc>
        <w:tc>
          <w:tcPr>
            <w:tcW w:w="877" w:type="dxa"/>
          </w:tcPr>
          <w:p w14:paraId="1DD9AE33"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6E6A87D3"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1</w:t>
            </w:r>
          </w:p>
        </w:tc>
        <w:tc>
          <w:tcPr>
            <w:tcW w:w="622" w:type="dxa"/>
          </w:tcPr>
          <w:p w14:paraId="07E9A36A" w14:textId="690A283D"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33" w:author="Admin" w:date="2021-08-31T20:15:00Z">
              <w:r w:rsidRPr="00665668" w:rsidDel="009F7805">
                <w:rPr>
                  <w:rFonts w:eastAsia="Times New Roman" w:cstheme="minorHAnsi"/>
                  <w:color w:val="000000"/>
                </w:rPr>
                <w:delText>2</w:delText>
              </w:r>
            </w:del>
            <w:ins w:id="4434" w:author="Admin" w:date="2021-09-02T20:35:00Z">
              <w:r w:rsidR="00124801">
                <w:rPr>
                  <w:rFonts w:eastAsia="Times New Roman" w:cstheme="minorHAnsi"/>
                  <w:color w:val="000000"/>
                </w:rPr>
                <w:t>2</w:t>
              </w:r>
            </w:ins>
          </w:p>
        </w:tc>
        <w:tc>
          <w:tcPr>
            <w:tcW w:w="622" w:type="dxa"/>
          </w:tcPr>
          <w:p w14:paraId="292ED36E" w14:textId="38D17339"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35" w:author="Admin" w:date="2021-08-31T20:15:00Z">
              <w:r w:rsidRPr="00665668" w:rsidDel="009F7805">
                <w:rPr>
                  <w:rFonts w:eastAsia="Times New Roman" w:cstheme="minorHAnsi"/>
                  <w:color w:val="000000"/>
                </w:rPr>
                <w:delText>3</w:delText>
              </w:r>
            </w:del>
            <w:ins w:id="4436" w:author="Admin" w:date="2021-09-02T20:35:00Z">
              <w:r w:rsidR="00124801">
                <w:rPr>
                  <w:rFonts w:eastAsia="Times New Roman" w:cstheme="minorHAnsi"/>
                  <w:color w:val="000000"/>
                </w:rPr>
                <w:t>3</w:t>
              </w:r>
            </w:ins>
          </w:p>
        </w:tc>
        <w:tc>
          <w:tcPr>
            <w:tcW w:w="622" w:type="dxa"/>
          </w:tcPr>
          <w:p w14:paraId="0471E61A"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4</w:t>
            </w:r>
          </w:p>
        </w:tc>
        <w:tc>
          <w:tcPr>
            <w:tcW w:w="622" w:type="dxa"/>
          </w:tcPr>
          <w:p w14:paraId="20951D55" w14:textId="7C8751C5"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37" w:author="Admin" w:date="2021-08-31T19:57:00Z">
              <w:r w:rsidRPr="00FF5508">
                <w:rPr>
                  <w:rFonts w:eastAsia="Times New Roman" w:cstheme="minorHAnsi"/>
                  <w:color w:val="000000"/>
                </w:rPr>
                <w:t>7</w:t>
              </w:r>
            </w:ins>
            <w:del w:id="4438" w:author="Admin" w:date="2021-08-31T19:57:00Z">
              <w:r w:rsidRPr="00665668" w:rsidDel="00704417">
                <w:rPr>
                  <w:rFonts w:eastAsia="Times New Roman" w:cstheme="minorHAnsi"/>
                  <w:color w:val="000000"/>
                </w:rPr>
                <w:delText>5</w:delText>
              </w:r>
            </w:del>
          </w:p>
        </w:tc>
        <w:tc>
          <w:tcPr>
            <w:tcW w:w="622" w:type="dxa"/>
          </w:tcPr>
          <w:p w14:paraId="13930DF7" w14:textId="27385F40"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39" w:author="Admin" w:date="2021-08-31T19:57:00Z">
              <w:r w:rsidRPr="00E6753E">
                <w:rPr>
                  <w:rFonts w:eastAsia="Times New Roman" w:cstheme="minorHAnsi"/>
                  <w:color w:val="000000"/>
                </w:rPr>
                <w:t>10</w:t>
              </w:r>
            </w:ins>
            <w:del w:id="4440" w:author="Admin" w:date="2021-08-31T19:57:00Z">
              <w:r w:rsidRPr="00665668" w:rsidDel="00AD6A88">
                <w:rPr>
                  <w:rFonts w:eastAsia="Times New Roman" w:cstheme="minorHAnsi"/>
                  <w:color w:val="000000"/>
                </w:rPr>
                <w:delText>7</w:delText>
              </w:r>
            </w:del>
          </w:p>
        </w:tc>
        <w:tc>
          <w:tcPr>
            <w:tcW w:w="622" w:type="dxa"/>
          </w:tcPr>
          <w:p w14:paraId="0B8B662B" w14:textId="1780745E"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41" w:author="Admin" w:date="2021-08-31T19:56:00Z">
              <w:r>
                <w:rPr>
                  <w:rFonts w:eastAsia="Times New Roman" w:cstheme="minorHAnsi"/>
                  <w:color w:val="000000"/>
                </w:rPr>
                <w:t>13</w:t>
              </w:r>
            </w:ins>
            <w:del w:id="4442" w:author="Admin" w:date="2021-08-31T19:56:00Z">
              <w:r w:rsidRPr="00665668" w:rsidDel="00A13F86">
                <w:rPr>
                  <w:rFonts w:eastAsia="Times New Roman" w:cstheme="minorHAnsi"/>
                  <w:color w:val="000000"/>
                </w:rPr>
                <w:delText>8</w:delText>
              </w:r>
            </w:del>
          </w:p>
        </w:tc>
        <w:tc>
          <w:tcPr>
            <w:tcW w:w="610" w:type="dxa"/>
          </w:tcPr>
          <w:p w14:paraId="7DDB4441" w14:textId="13DD91F9"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43" w:author="Admin" w:date="2021-08-31T19:56:00Z">
              <w:r>
                <w:rPr>
                  <w:rFonts w:eastAsia="Times New Roman" w:cstheme="minorHAnsi"/>
                  <w:color w:val="000000"/>
                </w:rPr>
                <w:t>16</w:t>
              </w:r>
            </w:ins>
            <w:del w:id="4444" w:author="Admin" w:date="2021-08-31T19:56:00Z">
              <w:r w:rsidRPr="00665668" w:rsidDel="00A13F86">
                <w:rPr>
                  <w:rFonts w:eastAsia="Times New Roman" w:cstheme="minorHAnsi"/>
                  <w:color w:val="000000"/>
                </w:rPr>
                <w:delText>9</w:delText>
              </w:r>
            </w:del>
          </w:p>
        </w:tc>
        <w:tc>
          <w:tcPr>
            <w:tcW w:w="597" w:type="dxa"/>
          </w:tcPr>
          <w:p w14:paraId="5FD65A23" w14:textId="77777777" w:rsidR="00A13F86" w:rsidRPr="00665668" w:rsidRDefault="00A13F86">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r>
      <w:tr w:rsidR="009F7805" w14:paraId="1EC397B8"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48426164" w14:textId="73E978B5" w:rsidR="009F7805" w:rsidRDefault="009F7805">
            <w:pPr>
              <w:contextualSpacing/>
              <w:rPr>
                <w:rFonts w:eastAsia="Times New Roman" w:cstheme="minorHAnsi"/>
                <w:b w:val="0"/>
                <w:bCs w:val="0"/>
                <w:caps w:val="0"/>
                <w:color w:val="000000"/>
              </w:rPr>
            </w:pPr>
            <w:r>
              <w:rPr>
                <w:rFonts w:eastAsia="Times New Roman" w:cstheme="minorHAnsi"/>
                <w:color w:val="000000"/>
              </w:rPr>
              <w:t>16</w:t>
            </w:r>
            <w:del w:id="4445" w:author="Admin" w:date="2021-09-05T20:20:00Z">
              <w:r w:rsidDel="008C4A7D">
                <w:rPr>
                  <w:rFonts w:eastAsia="Times New Roman" w:cstheme="minorHAnsi"/>
                  <w:color w:val="000000"/>
                </w:rPr>
                <w:delText xml:space="preserve"> (+5)</w:delText>
              </w:r>
            </w:del>
          </w:p>
        </w:tc>
        <w:tc>
          <w:tcPr>
            <w:tcW w:w="877" w:type="dxa"/>
          </w:tcPr>
          <w:p w14:paraId="359F2680"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27ED106E"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1</w:t>
            </w:r>
          </w:p>
        </w:tc>
        <w:tc>
          <w:tcPr>
            <w:tcW w:w="622" w:type="dxa"/>
          </w:tcPr>
          <w:p w14:paraId="4C9C07C1" w14:textId="087B85F1"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446" w:author="Admin" w:date="2021-08-31T20:15:00Z">
              <w:r w:rsidRPr="00665668" w:rsidDel="009F7805">
                <w:rPr>
                  <w:rFonts w:eastAsia="Times New Roman" w:cstheme="minorHAnsi"/>
                  <w:color w:val="000000"/>
                </w:rPr>
                <w:delText>2</w:delText>
              </w:r>
            </w:del>
            <w:ins w:id="4447" w:author="Admin" w:date="2021-09-02T20:35:00Z">
              <w:r w:rsidR="00124801">
                <w:rPr>
                  <w:rFonts w:eastAsia="Times New Roman" w:cstheme="minorHAnsi"/>
                  <w:color w:val="000000"/>
                </w:rPr>
                <w:t>2</w:t>
              </w:r>
            </w:ins>
          </w:p>
        </w:tc>
        <w:tc>
          <w:tcPr>
            <w:tcW w:w="622" w:type="dxa"/>
          </w:tcPr>
          <w:p w14:paraId="18E24F02" w14:textId="269E53A0" w:rsidR="009F7805" w:rsidRPr="00665668" w:rsidRDefault="00124801">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48" w:author="Admin" w:date="2021-09-02T20:35:00Z">
              <w:r>
                <w:rPr>
                  <w:rFonts w:eastAsia="Times New Roman" w:cstheme="minorHAnsi"/>
                  <w:color w:val="000000"/>
                </w:rPr>
                <w:t>3</w:t>
              </w:r>
            </w:ins>
            <w:del w:id="4449" w:author="Admin" w:date="2021-08-31T20:15:00Z">
              <w:r w:rsidR="009F7805" w:rsidRPr="00665668" w:rsidDel="00014FF3">
                <w:rPr>
                  <w:rFonts w:eastAsia="Times New Roman" w:cstheme="minorHAnsi"/>
                  <w:color w:val="000000"/>
                </w:rPr>
                <w:delText>3</w:delText>
              </w:r>
            </w:del>
          </w:p>
        </w:tc>
        <w:tc>
          <w:tcPr>
            <w:tcW w:w="622" w:type="dxa"/>
          </w:tcPr>
          <w:p w14:paraId="3CFDB5AD"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665668">
              <w:rPr>
                <w:rFonts w:eastAsia="Times New Roman" w:cstheme="minorHAnsi"/>
                <w:color w:val="000000"/>
              </w:rPr>
              <w:t>4</w:t>
            </w:r>
          </w:p>
        </w:tc>
        <w:tc>
          <w:tcPr>
            <w:tcW w:w="622" w:type="dxa"/>
          </w:tcPr>
          <w:p w14:paraId="6C2F7F4B" w14:textId="655AC1D4"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50" w:author="Admin" w:date="2021-08-31T19:57:00Z">
              <w:r w:rsidRPr="00FF5508">
                <w:rPr>
                  <w:rFonts w:eastAsia="Times New Roman" w:cstheme="minorHAnsi"/>
                  <w:color w:val="000000"/>
                </w:rPr>
                <w:t>7</w:t>
              </w:r>
            </w:ins>
            <w:del w:id="4451" w:author="Admin" w:date="2021-08-31T19:57:00Z">
              <w:r w:rsidRPr="00665668" w:rsidDel="00704417">
                <w:rPr>
                  <w:rFonts w:eastAsia="Times New Roman" w:cstheme="minorHAnsi"/>
                  <w:color w:val="000000"/>
                </w:rPr>
                <w:delText>5</w:delText>
              </w:r>
            </w:del>
          </w:p>
        </w:tc>
        <w:tc>
          <w:tcPr>
            <w:tcW w:w="622" w:type="dxa"/>
          </w:tcPr>
          <w:p w14:paraId="75334B17" w14:textId="10FE4C8F"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52" w:author="Admin" w:date="2021-08-31T19:57:00Z">
              <w:r w:rsidRPr="00E6753E">
                <w:rPr>
                  <w:rFonts w:eastAsia="Times New Roman" w:cstheme="minorHAnsi"/>
                  <w:color w:val="000000"/>
                </w:rPr>
                <w:t>10</w:t>
              </w:r>
            </w:ins>
            <w:del w:id="4453" w:author="Admin" w:date="2021-08-31T19:57:00Z">
              <w:r w:rsidRPr="00665668" w:rsidDel="00AD6A88">
                <w:rPr>
                  <w:rFonts w:eastAsia="Times New Roman" w:cstheme="minorHAnsi"/>
                  <w:color w:val="000000"/>
                </w:rPr>
                <w:delText>7</w:delText>
              </w:r>
            </w:del>
          </w:p>
        </w:tc>
        <w:tc>
          <w:tcPr>
            <w:tcW w:w="622" w:type="dxa"/>
          </w:tcPr>
          <w:p w14:paraId="4BD4B275" w14:textId="421B3179"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54" w:author="Admin" w:date="2021-08-31T19:56:00Z">
              <w:r>
                <w:rPr>
                  <w:rFonts w:eastAsia="Times New Roman" w:cstheme="minorHAnsi"/>
                  <w:color w:val="000000"/>
                </w:rPr>
                <w:t>13</w:t>
              </w:r>
            </w:ins>
            <w:del w:id="4455" w:author="Admin" w:date="2021-08-31T19:56:00Z">
              <w:r w:rsidRPr="00665668" w:rsidDel="00A13F86">
                <w:rPr>
                  <w:rFonts w:eastAsia="Times New Roman" w:cstheme="minorHAnsi"/>
                  <w:color w:val="000000"/>
                </w:rPr>
                <w:delText>8</w:delText>
              </w:r>
            </w:del>
          </w:p>
        </w:tc>
        <w:tc>
          <w:tcPr>
            <w:tcW w:w="610" w:type="dxa"/>
          </w:tcPr>
          <w:p w14:paraId="39CF0B25" w14:textId="4704F926"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56" w:author="Admin" w:date="2021-08-31T19:56:00Z">
              <w:r>
                <w:rPr>
                  <w:rFonts w:eastAsia="Times New Roman" w:cstheme="minorHAnsi"/>
                  <w:color w:val="000000"/>
                </w:rPr>
                <w:t>16</w:t>
              </w:r>
            </w:ins>
            <w:del w:id="4457" w:author="Admin" w:date="2021-08-31T19:56:00Z">
              <w:r w:rsidRPr="00665668" w:rsidDel="00A13F86">
                <w:rPr>
                  <w:rFonts w:eastAsia="Times New Roman" w:cstheme="minorHAnsi"/>
                  <w:color w:val="000000"/>
                </w:rPr>
                <w:delText>9</w:delText>
              </w:r>
            </w:del>
          </w:p>
        </w:tc>
        <w:tc>
          <w:tcPr>
            <w:tcW w:w="597" w:type="dxa"/>
          </w:tcPr>
          <w:p w14:paraId="56EB5FB5"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9F7805" w14:paraId="1C7A14AE"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50A03613" w14:textId="5EC8A932" w:rsidR="009F7805" w:rsidRDefault="009F7805">
            <w:pPr>
              <w:contextualSpacing/>
              <w:rPr>
                <w:rFonts w:eastAsia="Times New Roman" w:cstheme="minorHAnsi"/>
                <w:b w:val="0"/>
                <w:bCs w:val="0"/>
                <w:caps w:val="0"/>
                <w:color w:val="000000"/>
              </w:rPr>
            </w:pPr>
            <w:r>
              <w:rPr>
                <w:rFonts w:eastAsia="Times New Roman" w:cstheme="minorHAnsi"/>
                <w:color w:val="000000"/>
              </w:rPr>
              <w:lastRenderedPageBreak/>
              <w:t>17</w:t>
            </w:r>
            <w:del w:id="4458" w:author="Admin" w:date="2021-09-05T20:20:00Z">
              <w:r w:rsidDel="008C4A7D">
                <w:rPr>
                  <w:rFonts w:eastAsia="Times New Roman" w:cstheme="minorHAnsi"/>
                  <w:color w:val="000000"/>
                </w:rPr>
                <w:delText xml:space="preserve"> (+6)</w:delText>
              </w:r>
            </w:del>
          </w:p>
        </w:tc>
        <w:tc>
          <w:tcPr>
            <w:tcW w:w="877" w:type="dxa"/>
          </w:tcPr>
          <w:p w14:paraId="2D4754A4"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637EBA5E" w14:textId="5E7D2520"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59" w:author="Admin" w:date="2021-08-31T20:15:00Z">
              <w:r w:rsidRPr="00665668" w:rsidDel="009F7805">
                <w:rPr>
                  <w:rFonts w:eastAsia="Times New Roman" w:cstheme="minorHAnsi"/>
                  <w:color w:val="000000"/>
                </w:rPr>
                <w:delText>0</w:delText>
              </w:r>
            </w:del>
            <w:ins w:id="4460" w:author="Admin" w:date="2021-08-31T20:15:00Z">
              <w:r>
                <w:rPr>
                  <w:rFonts w:eastAsia="Times New Roman" w:cstheme="minorHAnsi"/>
                  <w:color w:val="000000"/>
                </w:rPr>
                <w:t>1</w:t>
              </w:r>
            </w:ins>
          </w:p>
        </w:tc>
        <w:tc>
          <w:tcPr>
            <w:tcW w:w="622" w:type="dxa"/>
          </w:tcPr>
          <w:p w14:paraId="0FC089DC" w14:textId="3E9C710F"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61" w:author="Admin" w:date="2021-09-02T20:35:00Z">
              <w:r w:rsidRPr="00665668" w:rsidDel="00124801">
                <w:rPr>
                  <w:rFonts w:eastAsia="Times New Roman" w:cstheme="minorHAnsi"/>
                  <w:color w:val="000000"/>
                </w:rPr>
                <w:delText>1</w:delText>
              </w:r>
            </w:del>
            <w:ins w:id="4462" w:author="Admin" w:date="2021-09-02T20:35:00Z">
              <w:r w:rsidR="00124801">
                <w:rPr>
                  <w:rFonts w:eastAsia="Times New Roman" w:cstheme="minorHAnsi"/>
                  <w:color w:val="000000"/>
                </w:rPr>
                <w:t>2</w:t>
              </w:r>
            </w:ins>
          </w:p>
        </w:tc>
        <w:tc>
          <w:tcPr>
            <w:tcW w:w="622" w:type="dxa"/>
          </w:tcPr>
          <w:p w14:paraId="68756B00" w14:textId="0D64567B" w:rsidR="009F7805" w:rsidRPr="00665668" w:rsidRDefault="00124801">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63" w:author="Admin" w:date="2021-09-02T20:35:00Z">
              <w:r>
                <w:rPr>
                  <w:rFonts w:eastAsia="Times New Roman" w:cstheme="minorHAnsi"/>
                  <w:color w:val="000000"/>
                </w:rPr>
                <w:t>3</w:t>
              </w:r>
            </w:ins>
            <w:del w:id="4464" w:author="Admin" w:date="2021-08-31T20:15:00Z">
              <w:r w:rsidR="009F7805" w:rsidRPr="00665668" w:rsidDel="00014FF3">
                <w:rPr>
                  <w:rFonts w:eastAsia="Times New Roman" w:cstheme="minorHAnsi"/>
                  <w:color w:val="000000"/>
                </w:rPr>
                <w:delText>2</w:delText>
              </w:r>
            </w:del>
          </w:p>
        </w:tc>
        <w:tc>
          <w:tcPr>
            <w:tcW w:w="622" w:type="dxa"/>
          </w:tcPr>
          <w:p w14:paraId="7B96D409" w14:textId="424C6FBE" w:rsidR="009F7805" w:rsidRPr="00665668" w:rsidRDefault="00124801">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65" w:author="Admin" w:date="2021-09-02T20:35:00Z">
              <w:r>
                <w:rPr>
                  <w:rFonts w:eastAsia="Times New Roman" w:cstheme="minorHAnsi"/>
                  <w:color w:val="000000"/>
                </w:rPr>
                <w:t>4</w:t>
              </w:r>
            </w:ins>
            <w:del w:id="4466" w:author="Admin" w:date="2021-08-31T20:15:00Z">
              <w:r w:rsidR="009F7805" w:rsidRPr="00665668" w:rsidDel="00705270">
                <w:rPr>
                  <w:rFonts w:eastAsia="Times New Roman" w:cstheme="minorHAnsi"/>
                  <w:color w:val="000000"/>
                </w:rPr>
                <w:delText>3</w:delText>
              </w:r>
            </w:del>
          </w:p>
        </w:tc>
        <w:tc>
          <w:tcPr>
            <w:tcW w:w="622" w:type="dxa"/>
          </w:tcPr>
          <w:p w14:paraId="645152D5" w14:textId="08E60470"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67" w:author="Admin" w:date="2021-09-02T20:35:00Z">
              <w:r w:rsidRPr="00665668" w:rsidDel="00124801">
                <w:rPr>
                  <w:rFonts w:eastAsia="Times New Roman" w:cstheme="minorHAnsi"/>
                  <w:color w:val="000000"/>
                </w:rPr>
                <w:delText>4</w:delText>
              </w:r>
            </w:del>
            <w:ins w:id="4468" w:author="Admin" w:date="2021-09-02T20:35:00Z">
              <w:r w:rsidR="00124801">
                <w:rPr>
                  <w:rFonts w:eastAsia="Times New Roman" w:cstheme="minorHAnsi"/>
                  <w:color w:val="000000"/>
                </w:rPr>
                <w:t>5</w:t>
              </w:r>
            </w:ins>
          </w:p>
        </w:tc>
        <w:tc>
          <w:tcPr>
            <w:tcW w:w="622" w:type="dxa"/>
          </w:tcPr>
          <w:p w14:paraId="1EE38F12" w14:textId="19CA7CEC"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69" w:author="Admin" w:date="2021-08-31T19:57:00Z">
              <w:r w:rsidRPr="00CF4736">
                <w:rPr>
                  <w:rFonts w:eastAsia="Times New Roman" w:cstheme="minorHAnsi"/>
                  <w:color w:val="000000"/>
                </w:rPr>
                <w:t>7</w:t>
              </w:r>
            </w:ins>
            <w:del w:id="4470" w:author="Admin" w:date="2021-08-31T19:57:00Z">
              <w:r w:rsidRPr="00665668" w:rsidDel="00862B33">
                <w:rPr>
                  <w:rFonts w:eastAsia="Times New Roman" w:cstheme="minorHAnsi"/>
                  <w:color w:val="000000"/>
                </w:rPr>
                <w:delText>5</w:delText>
              </w:r>
            </w:del>
          </w:p>
        </w:tc>
        <w:tc>
          <w:tcPr>
            <w:tcW w:w="622" w:type="dxa"/>
          </w:tcPr>
          <w:p w14:paraId="1AF46947" w14:textId="7242DED2"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71" w:author="Admin" w:date="2021-08-31T19:57:00Z">
              <w:r w:rsidRPr="007C3787">
                <w:rPr>
                  <w:rFonts w:eastAsia="Times New Roman" w:cstheme="minorHAnsi"/>
                  <w:color w:val="000000"/>
                </w:rPr>
                <w:t>10</w:t>
              </w:r>
            </w:ins>
            <w:del w:id="4472" w:author="Admin" w:date="2021-08-31T19:57:00Z">
              <w:r w:rsidRPr="00665668" w:rsidDel="008842FA">
                <w:rPr>
                  <w:rFonts w:eastAsia="Times New Roman" w:cstheme="minorHAnsi"/>
                  <w:color w:val="000000"/>
                </w:rPr>
                <w:delText>7</w:delText>
              </w:r>
            </w:del>
          </w:p>
        </w:tc>
        <w:tc>
          <w:tcPr>
            <w:tcW w:w="610" w:type="dxa"/>
          </w:tcPr>
          <w:p w14:paraId="2D778410" w14:textId="156C2BDB"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73" w:author="Admin" w:date="2021-08-31T19:56:00Z">
              <w:r>
                <w:rPr>
                  <w:rFonts w:eastAsia="Times New Roman" w:cstheme="minorHAnsi"/>
                  <w:color w:val="000000"/>
                </w:rPr>
                <w:t>13</w:t>
              </w:r>
            </w:ins>
            <w:del w:id="4474" w:author="Admin" w:date="2021-08-31T19:56:00Z">
              <w:r w:rsidRPr="00665668" w:rsidDel="00A13F86">
                <w:rPr>
                  <w:rFonts w:eastAsia="Times New Roman" w:cstheme="minorHAnsi"/>
                  <w:color w:val="000000"/>
                </w:rPr>
                <w:delText>8</w:delText>
              </w:r>
            </w:del>
          </w:p>
        </w:tc>
        <w:tc>
          <w:tcPr>
            <w:tcW w:w="597" w:type="dxa"/>
          </w:tcPr>
          <w:p w14:paraId="5D122749" w14:textId="66DED002"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475" w:author="Admin" w:date="2021-08-31T19:56:00Z">
              <w:r>
                <w:rPr>
                  <w:rFonts w:eastAsia="Times New Roman" w:cstheme="minorHAnsi"/>
                  <w:color w:val="000000"/>
                </w:rPr>
                <w:t>16</w:t>
              </w:r>
            </w:ins>
            <w:del w:id="4476" w:author="Admin" w:date="2021-08-31T19:56:00Z">
              <w:r w:rsidRPr="00665668" w:rsidDel="00A13F86">
                <w:rPr>
                  <w:rFonts w:eastAsia="Times New Roman" w:cstheme="minorHAnsi"/>
                  <w:color w:val="000000"/>
                </w:rPr>
                <w:delText>9</w:delText>
              </w:r>
            </w:del>
          </w:p>
        </w:tc>
      </w:tr>
      <w:tr w:rsidR="009F7805" w14:paraId="75C34A6E"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1278260A" w14:textId="530FBD4D" w:rsidR="009F7805" w:rsidRDefault="009F7805">
            <w:pPr>
              <w:contextualSpacing/>
              <w:rPr>
                <w:rFonts w:eastAsia="Times New Roman" w:cstheme="minorHAnsi"/>
                <w:b w:val="0"/>
                <w:bCs w:val="0"/>
                <w:caps w:val="0"/>
                <w:color w:val="000000"/>
              </w:rPr>
            </w:pPr>
            <w:r>
              <w:rPr>
                <w:rFonts w:eastAsia="Times New Roman" w:cstheme="minorHAnsi"/>
                <w:color w:val="000000"/>
              </w:rPr>
              <w:t>18</w:t>
            </w:r>
            <w:del w:id="4477" w:author="Admin" w:date="2021-09-05T20:20:00Z">
              <w:r w:rsidDel="008C4A7D">
                <w:rPr>
                  <w:rFonts w:eastAsia="Times New Roman" w:cstheme="minorHAnsi"/>
                  <w:color w:val="000000"/>
                </w:rPr>
                <w:delText xml:space="preserve"> (+6)</w:delText>
              </w:r>
            </w:del>
          </w:p>
        </w:tc>
        <w:tc>
          <w:tcPr>
            <w:tcW w:w="877" w:type="dxa"/>
          </w:tcPr>
          <w:p w14:paraId="26580468"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3DBD4B0C" w14:textId="31990346"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478" w:author="Admin" w:date="2021-08-31T20:15:00Z">
              <w:r w:rsidRPr="00665668" w:rsidDel="009F7805">
                <w:rPr>
                  <w:rFonts w:eastAsia="Times New Roman" w:cstheme="minorHAnsi"/>
                  <w:color w:val="000000"/>
                </w:rPr>
                <w:delText>0</w:delText>
              </w:r>
            </w:del>
            <w:ins w:id="4479" w:author="Admin" w:date="2021-08-31T20:15:00Z">
              <w:r>
                <w:rPr>
                  <w:rFonts w:eastAsia="Times New Roman" w:cstheme="minorHAnsi"/>
                  <w:color w:val="000000"/>
                </w:rPr>
                <w:t>1</w:t>
              </w:r>
            </w:ins>
          </w:p>
        </w:tc>
        <w:tc>
          <w:tcPr>
            <w:tcW w:w="622" w:type="dxa"/>
          </w:tcPr>
          <w:p w14:paraId="21F4EA12" w14:textId="7B67D3F9"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480" w:author="Admin" w:date="2021-09-02T20:35:00Z">
              <w:r w:rsidRPr="00665668" w:rsidDel="00124801">
                <w:rPr>
                  <w:rFonts w:eastAsia="Times New Roman" w:cstheme="minorHAnsi"/>
                  <w:color w:val="000000"/>
                </w:rPr>
                <w:delText>1</w:delText>
              </w:r>
            </w:del>
            <w:ins w:id="4481" w:author="Admin" w:date="2021-09-02T20:35:00Z">
              <w:r w:rsidR="00124801">
                <w:rPr>
                  <w:rFonts w:eastAsia="Times New Roman" w:cstheme="minorHAnsi"/>
                  <w:color w:val="000000"/>
                </w:rPr>
                <w:t>2</w:t>
              </w:r>
            </w:ins>
          </w:p>
        </w:tc>
        <w:tc>
          <w:tcPr>
            <w:tcW w:w="622" w:type="dxa"/>
          </w:tcPr>
          <w:p w14:paraId="4BC47ECB" w14:textId="5638109E" w:rsidR="009F7805" w:rsidRPr="00665668" w:rsidRDefault="00124801">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82" w:author="Admin" w:date="2021-09-02T20:35:00Z">
              <w:r>
                <w:rPr>
                  <w:rFonts w:eastAsia="Times New Roman" w:cstheme="minorHAnsi"/>
                  <w:color w:val="000000"/>
                </w:rPr>
                <w:t>3</w:t>
              </w:r>
            </w:ins>
            <w:del w:id="4483" w:author="Admin" w:date="2021-08-31T20:15:00Z">
              <w:r w:rsidR="009F7805" w:rsidRPr="00665668" w:rsidDel="00014FF3">
                <w:rPr>
                  <w:rFonts w:eastAsia="Times New Roman" w:cstheme="minorHAnsi"/>
                  <w:color w:val="000000"/>
                </w:rPr>
                <w:delText>2</w:delText>
              </w:r>
            </w:del>
          </w:p>
        </w:tc>
        <w:tc>
          <w:tcPr>
            <w:tcW w:w="622" w:type="dxa"/>
          </w:tcPr>
          <w:p w14:paraId="4C410BCF" w14:textId="6A04ED6D" w:rsidR="009F7805" w:rsidRPr="00665668" w:rsidRDefault="00124801">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84" w:author="Admin" w:date="2021-09-02T20:35:00Z">
              <w:r>
                <w:rPr>
                  <w:rFonts w:eastAsia="Times New Roman" w:cstheme="minorHAnsi"/>
                  <w:color w:val="000000"/>
                </w:rPr>
                <w:t>4</w:t>
              </w:r>
            </w:ins>
            <w:del w:id="4485" w:author="Admin" w:date="2021-08-31T20:15:00Z">
              <w:r w:rsidR="009F7805" w:rsidRPr="00665668" w:rsidDel="00705270">
                <w:rPr>
                  <w:rFonts w:eastAsia="Times New Roman" w:cstheme="minorHAnsi"/>
                  <w:color w:val="000000"/>
                </w:rPr>
                <w:delText>3</w:delText>
              </w:r>
            </w:del>
          </w:p>
        </w:tc>
        <w:tc>
          <w:tcPr>
            <w:tcW w:w="622" w:type="dxa"/>
          </w:tcPr>
          <w:p w14:paraId="766EEAC6" w14:textId="39F743A0"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486" w:author="Admin" w:date="2021-09-02T20:35:00Z">
              <w:r w:rsidRPr="00665668" w:rsidDel="00124801">
                <w:rPr>
                  <w:rFonts w:eastAsia="Times New Roman" w:cstheme="minorHAnsi"/>
                  <w:color w:val="000000"/>
                </w:rPr>
                <w:delText>4</w:delText>
              </w:r>
            </w:del>
            <w:ins w:id="4487" w:author="Admin" w:date="2021-09-02T20:35:00Z">
              <w:r w:rsidR="00124801">
                <w:rPr>
                  <w:rFonts w:eastAsia="Times New Roman" w:cstheme="minorHAnsi"/>
                  <w:color w:val="000000"/>
                </w:rPr>
                <w:t>5</w:t>
              </w:r>
            </w:ins>
          </w:p>
        </w:tc>
        <w:tc>
          <w:tcPr>
            <w:tcW w:w="622" w:type="dxa"/>
          </w:tcPr>
          <w:p w14:paraId="1831A152" w14:textId="6227D4CD"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88" w:author="Admin" w:date="2021-08-31T19:57:00Z">
              <w:r w:rsidRPr="00CF4736">
                <w:rPr>
                  <w:rFonts w:eastAsia="Times New Roman" w:cstheme="minorHAnsi"/>
                  <w:color w:val="000000"/>
                </w:rPr>
                <w:t>7</w:t>
              </w:r>
            </w:ins>
            <w:del w:id="4489" w:author="Admin" w:date="2021-08-31T19:57:00Z">
              <w:r w:rsidRPr="00665668" w:rsidDel="00862B33">
                <w:rPr>
                  <w:rFonts w:eastAsia="Times New Roman" w:cstheme="minorHAnsi"/>
                  <w:color w:val="000000"/>
                </w:rPr>
                <w:delText>5</w:delText>
              </w:r>
            </w:del>
          </w:p>
        </w:tc>
        <w:tc>
          <w:tcPr>
            <w:tcW w:w="622" w:type="dxa"/>
          </w:tcPr>
          <w:p w14:paraId="43069623" w14:textId="48BD2DB2"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90" w:author="Admin" w:date="2021-08-31T19:57:00Z">
              <w:r w:rsidRPr="007C3787">
                <w:rPr>
                  <w:rFonts w:eastAsia="Times New Roman" w:cstheme="minorHAnsi"/>
                  <w:color w:val="000000"/>
                </w:rPr>
                <w:t>10</w:t>
              </w:r>
            </w:ins>
            <w:del w:id="4491" w:author="Admin" w:date="2021-08-31T19:57:00Z">
              <w:r w:rsidRPr="00665668" w:rsidDel="008842FA">
                <w:rPr>
                  <w:rFonts w:eastAsia="Times New Roman" w:cstheme="minorHAnsi"/>
                  <w:color w:val="000000"/>
                </w:rPr>
                <w:delText>7</w:delText>
              </w:r>
            </w:del>
          </w:p>
        </w:tc>
        <w:tc>
          <w:tcPr>
            <w:tcW w:w="610" w:type="dxa"/>
          </w:tcPr>
          <w:p w14:paraId="6EBAA443" w14:textId="029FD54D"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92" w:author="Admin" w:date="2021-08-31T19:56:00Z">
              <w:r>
                <w:rPr>
                  <w:rFonts w:eastAsia="Times New Roman" w:cstheme="minorHAnsi"/>
                  <w:color w:val="000000"/>
                </w:rPr>
                <w:t>13</w:t>
              </w:r>
            </w:ins>
            <w:del w:id="4493" w:author="Admin" w:date="2021-08-31T19:56:00Z">
              <w:r w:rsidRPr="00665668" w:rsidDel="00A13F86">
                <w:rPr>
                  <w:rFonts w:eastAsia="Times New Roman" w:cstheme="minorHAnsi"/>
                  <w:color w:val="000000"/>
                </w:rPr>
                <w:delText>8</w:delText>
              </w:r>
            </w:del>
          </w:p>
        </w:tc>
        <w:tc>
          <w:tcPr>
            <w:tcW w:w="597" w:type="dxa"/>
          </w:tcPr>
          <w:p w14:paraId="093C9F98" w14:textId="5ABD7FED"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494" w:author="Admin" w:date="2021-08-31T19:56:00Z">
              <w:r>
                <w:rPr>
                  <w:rFonts w:eastAsia="Times New Roman" w:cstheme="minorHAnsi"/>
                  <w:color w:val="000000"/>
                </w:rPr>
                <w:t>16</w:t>
              </w:r>
            </w:ins>
            <w:del w:id="4495" w:author="Admin" w:date="2021-08-31T19:56:00Z">
              <w:r w:rsidRPr="00665668" w:rsidDel="00A13F86">
                <w:rPr>
                  <w:rFonts w:eastAsia="Times New Roman" w:cstheme="minorHAnsi"/>
                  <w:color w:val="000000"/>
                </w:rPr>
                <w:delText>9</w:delText>
              </w:r>
            </w:del>
          </w:p>
        </w:tc>
      </w:tr>
      <w:tr w:rsidR="009F7805" w14:paraId="4BC0132A" w14:textId="77777777" w:rsidTr="00F0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00B5159" w14:textId="1DDE2085" w:rsidR="009F7805" w:rsidRDefault="009F7805">
            <w:pPr>
              <w:contextualSpacing/>
              <w:rPr>
                <w:rFonts w:eastAsia="Times New Roman" w:cstheme="minorHAnsi"/>
                <w:b w:val="0"/>
                <w:bCs w:val="0"/>
                <w:caps w:val="0"/>
                <w:color w:val="000000"/>
              </w:rPr>
            </w:pPr>
            <w:r>
              <w:rPr>
                <w:rFonts w:eastAsia="Times New Roman" w:cstheme="minorHAnsi"/>
                <w:color w:val="000000"/>
              </w:rPr>
              <w:t>19</w:t>
            </w:r>
            <w:del w:id="4496" w:author="Admin" w:date="2021-09-05T20:20:00Z">
              <w:r w:rsidDel="008C4A7D">
                <w:rPr>
                  <w:rFonts w:eastAsia="Times New Roman" w:cstheme="minorHAnsi"/>
                  <w:color w:val="000000"/>
                </w:rPr>
                <w:delText xml:space="preserve"> (+6)</w:delText>
              </w:r>
            </w:del>
          </w:p>
        </w:tc>
        <w:tc>
          <w:tcPr>
            <w:tcW w:w="877" w:type="dxa"/>
          </w:tcPr>
          <w:p w14:paraId="2D3CB90C" w14:textId="77777777"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621" w:type="dxa"/>
          </w:tcPr>
          <w:p w14:paraId="789B4FBF" w14:textId="498C9209"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97" w:author="Admin" w:date="2021-08-31T20:15:00Z">
              <w:r w:rsidRPr="00665668" w:rsidDel="009F7805">
                <w:rPr>
                  <w:rFonts w:eastAsia="Times New Roman" w:cstheme="minorHAnsi"/>
                  <w:color w:val="000000"/>
                </w:rPr>
                <w:delText>0</w:delText>
              </w:r>
            </w:del>
            <w:ins w:id="4498" w:author="Admin" w:date="2021-08-31T20:15:00Z">
              <w:r>
                <w:rPr>
                  <w:rFonts w:eastAsia="Times New Roman" w:cstheme="minorHAnsi"/>
                  <w:color w:val="000000"/>
                </w:rPr>
                <w:t>1</w:t>
              </w:r>
            </w:ins>
          </w:p>
        </w:tc>
        <w:tc>
          <w:tcPr>
            <w:tcW w:w="622" w:type="dxa"/>
          </w:tcPr>
          <w:p w14:paraId="794F38E3" w14:textId="10ACFB75"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499" w:author="Admin" w:date="2021-09-02T20:35:00Z">
              <w:r w:rsidRPr="00665668" w:rsidDel="00124801">
                <w:rPr>
                  <w:rFonts w:eastAsia="Times New Roman" w:cstheme="minorHAnsi"/>
                  <w:color w:val="000000"/>
                </w:rPr>
                <w:delText>1</w:delText>
              </w:r>
            </w:del>
            <w:ins w:id="4500" w:author="Admin" w:date="2021-09-02T20:35:00Z">
              <w:r w:rsidR="00124801">
                <w:rPr>
                  <w:rFonts w:eastAsia="Times New Roman" w:cstheme="minorHAnsi"/>
                  <w:color w:val="000000"/>
                </w:rPr>
                <w:t>2</w:t>
              </w:r>
            </w:ins>
          </w:p>
        </w:tc>
        <w:tc>
          <w:tcPr>
            <w:tcW w:w="622" w:type="dxa"/>
          </w:tcPr>
          <w:p w14:paraId="6F4648E2" w14:textId="697E8DBA" w:rsidR="009F7805" w:rsidRPr="00665668" w:rsidRDefault="00124801">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501" w:author="Admin" w:date="2021-09-02T20:35:00Z">
              <w:r>
                <w:rPr>
                  <w:rFonts w:eastAsia="Times New Roman" w:cstheme="minorHAnsi"/>
                  <w:color w:val="000000"/>
                </w:rPr>
                <w:t>3</w:t>
              </w:r>
            </w:ins>
            <w:del w:id="4502" w:author="Admin" w:date="2021-08-31T20:15:00Z">
              <w:r w:rsidR="009F7805" w:rsidRPr="00665668" w:rsidDel="00014FF3">
                <w:rPr>
                  <w:rFonts w:eastAsia="Times New Roman" w:cstheme="minorHAnsi"/>
                  <w:color w:val="000000"/>
                </w:rPr>
                <w:delText>2</w:delText>
              </w:r>
            </w:del>
          </w:p>
        </w:tc>
        <w:tc>
          <w:tcPr>
            <w:tcW w:w="622" w:type="dxa"/>
          </w:tcPr>
          <w:p w14:paraId="76670002" w14:textId="01F26F8A" w:rsidR="009F7805" w:rsidRPr="00665668" w:rsidRDefault="00124801">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503" w:author="Admin" w:date="2021-09-02T20:35:00Z">
              <w:r>
                <w:rPr>
                  <w:rFonts w:eastAsia="Times New Roman" w:cstheme="minorHAnsi"/>
                  <w:color w:val="000000"/>
                </w:rPr>
                <w:t>4</w:t>
              </w:r>
            </w:ins>
            <w:del w:id="4504" w:author="Admin" w:date="2021-08-31T20:15:00Z">
              <w:r w:rsidR="009F7805" w:rsidRPr="00665668" w:rsidDel="00705270">
                <w:rPr>
                  <w:rFonts w:eastAsia="Times New Roman" w:cstheme="minorHAnsi"/>
                  <w:color w:val="000000"/>
                </w:rPr>
                <w:delText>3</w:delText>
              </w:r>
            </w:del>
          </w:p>
        </w:tc>
        <w:tc>
          <w:tcPr>
            <w:tcW w:w="622" w:type="dxa"/>
          </w:tcPr>
          <w:p w14:paraId="68783AF2" w14:textId="51B16EFE"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del w:id="4505" w:author="Admin" w:date="2021-09-02T20:35:00Z">
              <w:r w:rsidRPr="00665668" w:rsidDel="00124801">
                <w:rPr>
                  <w:rFonts w:eastAsia="Times New Roman" w:cstheme="minorHAnsi"/>
                  <w:color w:val="000000"/>
                </w:rPr>
                <w:delText>4</w:delText>
              </w:r>
            </w:del>
            <w:ins w:id="4506" w:author="Admin" w:date="2021-09-02T20:35:00Z">
              <w:r w:rsidR="00124801">
                <w:rPr>
                  <w:rFonts w:eastAsia="Times New Roman" w:cstheme="minorHAnsi"/>
                  <w:color w:val="000000"/>
                </w:rPr>
                <w:t>5</w:t>
              </w:r>
            </w:ins>
          </w:p>
        </w:tc>
        <w:tc>
          <w:tcPr>
            <w:tcW w:w="622" w:type="dxa"/>
          </w:tcPr>
          <w:p w14:paraId="677A373E" w14:textId="193C6BE3"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507" w:author="Admin" w:date="2021-08-31T19:57:00Z">
              <w:r w:rsidRPr="00CF4736">
                <w:rPr>
                  <w:rFonts w:eastAsia="Times New Roman" w:cstheme="minorHAnsi"/>
                  <w:color w:val="000000"/>
                </w:rPr>
                <w:t>7</w:t>
              </w:r>
            </w:ins>
            <w:del w:id="4508" w:author="Admin" w:date="2021-08-31T19:57:00Z">
              <w:r w:rsidRPr="00665668" w:rsidDel="00862B33">
                <w:rPr>
                  <w:rFonts w:eastAsia="Times New Roman" w:cstheme="minorHAnsi"/>
                  <w:color w:val="000000"/>
                </w:rPr>
                <w:delText>5</w:delText>
              </w:r>
            </w:del>
          </w:p>
        </w:tc>
        <w:tc>
          <w:tcPr>
            <w:tcW w:w="622" w:type="dxa"/>
          </w:tcPr>
          <w:p w14:paraId="56A643DA" w14:textId="2FB6CE52"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509" w:author="Admin" w:date="2021-08-31T19:57:00Z">
              <w:r w:rsidRPr="007C3787">
                <w:rPr>
                  <w:rFonts w:eastAsia="Times New Roman" w:cstheme="minorHAnsi"/>
                  <w:color w:val="000000"/>
                </w:rPr>
                <w:t>10</w:t>
              </w:r>
            </w:ins>
            <w:del w:id="4510" w:author="Admin" w:date="2021-08-31T19:57:00Z">
              <w:r w:rsidRPr="00665668" w:rsidDel="008842FA">
                <w:rPr>
                  <w:rFonts w:eastAsia="Times New Roman" w:cstheme="minorHAnsi"/>
                  <w:color w:val="000000"/>
                </w:rPr>
                <w:delText>7</w:delText>
              </w:r>
            </w:del>
          </w:p>
        </w:tc>
        <w:tc>
          <w:tcPr>
            <w:tcW w:w="610" w:type="dxa"/>
          </w:tcPr>
          <w:p w14:paraId="4385E57A" w14:textId="0072E588"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511" w:author="Admin" w:date="2021-08-31T19:57:00Z">
              <w:r w:rsidRPr="00545F2B">
                <w:rPr>
                  <w:rFonts w:eastAsia="Times New Roman" w:cstheme="minorHAnsi"/>
                  <w:color w:val="000000"/>
                </w:rPr>
                <w:t>13</w:t>
              </w:r>
            </w:ins>
            <w:del w:id="4512" w:author="Admin" w:date="2021-08-31T19:57:00Z">
              <w:r w:rsidRPr="00665668" w:rsidDel="00336979">
                <w:rPr>
                  <w:rFonts w:eastAsia="Times New Roman" w:cstheme="minorHAnsi"/>
                  <w:color w:val="000000"/>
                </w:rPr>
                <w:delText>8</w:delText>
              </w:r>
            </w:del>
          </w:p>
        </w:tc>
        <w:tc>
          <w:tcPr>
            <w:tcW w:w="597" w:type="dxa"/>
          </w:tcPr>
          <w:p w14:paraId="02C146A6" w14:textId="1471D6F1" w:rsidR="009F7805" w:rsidRPr="00665668" w:rsidRDefault="009F7805">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ins w:id="4513" w:author="Admin" w:date="2021-08-31T19:56:00Z">
              <w:r>
                <w:rPr>
                  <w:rFonts w:eastAsia="Times New Roman" w:cstheme="minorHAnsi"/>
                  <w:color w:val="000000"/>
                </w:rPr>
                <w:t>16</w:t>
              </w:r>
            </w:ins>
            <w:del w:id="4514" w:author="Admin" w:date="2021-08-31T19:56:00Z">
              <w:r w:rsidRPr="00665668" w:rsidDel="00A13F86">
                <w:rPr>
                  <w:rFonts w:eastAsia="Times New Roman" w:cstheme="minorHAnsi"/>
                  <w:color w:val="000000"/>
                </w:rPr>
                <w:delText>9</w:delText>
              </w:r>
            </w:del>
          </w:p>
        </w:tc>
      </w:tr>
      <w:tr w:rsidR="009F7805" w14:paraId="6D63E91E" w14:textId="77777777" w:rsidTr="00F00B80">
        <w:tc>
          <w:tcPr>
            <w:cnfStyle w:val="001000000000" w:firstRow="0" w:lastRow="0" w:firstColumn="1" w:lastColumn="0" w:oddVBand="0" w:evenVBand="0" w:oddHBand="0" w:evenHBand="0" w:firstRowFirstColumn="0" w:firstRowLastColumn="0" w:lastRowFirstColumn="0" w:lastRowLastColumn="0"/>
            <w:tcW w:w="1799" w:type="dxa"/>
          </w:tcPr>
          <w:p w14:paraId="22AC0954" w14:textId="6D925738" w:rsidR="009F7805" w:rsidRDefault="009F7805">
            <w:pPr>
              <w:contextualSpacing/>
              <w:rPr>
                <w:rFonts w:eastAsia="Times New Roman" w:cstheme="minorHAnsi"/>
                <w:b w:val="0"/>
                <w:bCs w:val="0"/>
                <w:caps w:val="0"/>
                <w:color w:val="000000"/>
              </w:rPr>
            </w:pPr>
            <w:r>
              <w:rPr>
                <w:rFonts w:eastAsia="Times New Roman" w:cstheme="minorHAnsi"/>
                <w:color w:val="000000"/>
              </w:rPr>
              <w:t>20</w:t>
            </w:r>
            <w:del w:id="4515" w:author="Admin" w:date="2021-09-05T20:20:00Z">
              <w:r w:rsidDel="008C4A7D">
                <w:rPr>
                  <w:rFonts w:eastAsia="Times New Roman" w:cstheme="minorHAnsi"/>
                  <w:color w:val="000000"/>
                </w:rPr>
                <w:delText xml:space="preserve"> (+6)</w:delText>
              </w:r>
            </w:del>
          </w:p>
        </w:tc>
        <w:tc>
          <w:tcPr>
            <w:tcW w:w="877" w:type="dxa"/>
          </w:tcPr>
          <w:p w14:paraId="3CEEA88B" w14:textId="777777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621" w:type="dxa"/>
          </w:tcPr>
          <w:p w14:paraId="56016505" w14:textId="64331C34"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516" w:author="Admin" w:date="2021-08-31T20:15:00Z">
              <w:r w:rsidRPr="00665668" w:rsidDel="009F7805">
                <w:rPr>
                  <w:rFonts w:eastAsia="Times New Roman" w:cstheme="minorHAnsi"/>
                  <w:color w:val="000000"/>
                </w:rPr>
                <w:delText>0</w:delText>
              </w:r>
            </w:del>
            <w:ins w:id="4517" w:author="Admin" w:date="2021-08-31T20:15:00Z">
              <w:r>
                <w:rPr>
                  <w:rFonts w:eastAsia="Times New Roman" w:cstheme="minorHAnsi"/>
                  <w:color w:val="000000"/>
                </w:rPr>
                <w:t>1</w:t>
              </w:r>
            </w:ins>
          </w:p>
        </w:tc>
        <w:tc>
          <w:tcPr>
            <w:tcW w:w="622" w:type="dxa"/>
          </w:tcPr>
          <w:p w14:paraId="0E8D4BB5" w14:textId="0E330FEC"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518" w:author="Admin" w:date="2021-09-02T20:35:00Z">
              <w:r w:rsidRPr="00665668" w:rsidDel="00124801">
                <w:rPr>
                  <w:rFonts w:eastAsia="Times New Roman" w:cstheme="minorHAnsi"/>
                  <w:color w:val="000000"/>
                </w:rPr>
                <w:delText>1</w:delText>
              </w:r>
            </w:del>
            <w:ins w:id="4519" w:author="Admin" w:date="2021-09-02T20:35:00Z">
              <w:r w:rsidR="00124801">
                <w:rPr>
                  <w:rFonts w:eastAsia="Times New Roman" w:cstheme="minorHAnsi"/>
                  <w:color w:val="000000"/>
                </w:rPr>
                <w:t>2</w:t>
              </w:r>
            </w:ins>
          </w:p>
        </w:tc>
        <w:tc>
          <w:tcPr>
            <w:tcW w:w="622" w:type="dxa"/>
          </w:tcPr>
          <w:p w14:paraId="5D9E1EE4" w14:textId="7C2F1CA8" w:rsidR="009F7805" w:rsidRPr="00665668" w:rsidRDefault="00124801">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520" w:author="Admin" w:date="2021-09-02T20:35:00Z">
              <w:r>
                <w:rPr>
                  <w:rFonts w:eastAsia="Times New Roman" w:cstheme="minorHAnsi"/>
                  <w:color w:val="000000"/>
                </w:rPr>
                <w:t>3</w:t>
              </w:r>
            </w:ins>
            <w:del w:id="4521" w:author="Admin" w:date="2021-08-31T20:15:00Z">
              <w:r w:rsidR="009F7805" w:rsidRPr="00665668" w:rsidDel="00014FF3">
                <w:rPr>
                  <w:rFonts w:eastAsia="Times New Roman" w:cstheme="minorHAnsi"/>
                  <w:color w:val="000000"/>
                </w:rPr>
                <w:delText>2</w:delText>
              </w:r>
            </w:del>
          </w:p>
        </w:tc>
        <w:tc>
          <w:tcPr>
            <w:tcW w:w="622" w:type="dxa"/>
          </w:tcPr>
          <w:p w14:paraId="1613FD41" w14:textId="3DA6457A" w:rsidR="009F7805" w:rsidRPr="00665668" w:rsidRDefault="00124801">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522" w:author="Admin" w:date="2021-09-02T20:35:00Z">
              <w:r>
                <w:rPr>
                  <w:rFonts w:eastAsia="Times New Roman" w:cstheme="minorHAnsi"/>
                  <w:color w:val="000000"/>
                </w:rPr>
                <w:t>4</w:t>
              </w:r>
            </w:ins>
            <w:del w:id="4523" w:author="Admin" w:date="2021-08-31T20:15:00Z">
              <w:r w:rsidR="009F7805" w:rsidRPr="00665668" w:rsidDel="00705270">
                <w:rPr>
                  <w:rFonts w:eastAsia="Times New Roman" w:cstheme="minorHAnsi"/>
                  <w:color w:val="000000"/>
                </w:rPr>
                <w:delText>3</w:delText>
              </w:r>
            </w:del>
          </w:p>
        </w:tc>
        <w:tc>
          <w:tcPr>
            <w:tcW w:w="622" w:type="dxa"/>
          </w:tcPr>
          <w:p w14:paraId="17E753B9" w14:textId="0D59FA43"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del w:id="4524" w:author="Admin" w:date="2021-09-02T20:35:00Z">
              <w:r w:rsidRPr="00665668" w:rsidDel="00124801">
                <w:rPr>
                  <w:rFonts w:eastAsia="Times New Roman" w:cstheme="minorHAnsi"/>
                  <w:color w:val="000000"/>
                </w:rPr>
                <w:delText>4</w:delText>
              </w:r>
            </w:del>
            <w:ins w:id="4525" w:author="Admin" w:date="2021-09-02T20:35:00Z">
              <w:r w:rsidR="00124801">
                <w:rPr>
                  <w:rFonts w:eastAsia="Times New Roman" w:cstheme="minorHAnsi"/>
                  <w:color w:val="000000"/>
                </w:rPr>
                <w:t>5</w:t>
              </w:r>
            </w:ins>
          </w:p>
        </w:tc>
        <w:tc>
          <w:tcPr>
            <w:tcW w:w="622" w:type="dxa"/>
          </w:tcPr>
          <w:p w14:paraId="2083A106" w14:textId="2ECD3EAB"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526" w:author="Admin" w:date="2021-08-31T19:57:00Z">
              <w:r w:rsidRPr="00CF4736">
                <w:rPr>
                  <w:rFonts w:eastAsia="Times New Roman" w:cstheme="minorHAnsi"/>
                  <w:color w:val="000000"/>
                </w:rPr>
                <w:t>7</w:t>
              </w:r>
            </w:ins>
            <w:del w:id="4527" w:author="Admin" w:date="2021-08-31T19:57:00Z">
              <w:r w:rsidRPr="00665668" w:rsidDel="00862B33">
                <w:rPr>
                  <w:rFonts w:eastAsia="Times New Roman" w:cstheme="minorHAnsi"/>
                  <w:color w:val="000000"/>
                </w:rPr>
                <w:delText>5</w:delText>
              </w:r>
            </w:del>
          </w:p>
        </w:tc>
        <w:tc>
          <w:tcPr>
            <w:tcW w:w="622" w:type="dxa"/>
          </w:tcPr>
          <w:p w14:paraId="74C51B39" w14:textId="4CDFC99E"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528" w:author="Admin" w:date="2021-08-31T19:57:00Z">
              <w:r w:rsidRPr="007C3787">
                <w:rPr>
                  <w:rFonts w:eastAsia="Times New Roman" w:cstheme="minorHAnsi"/>
                  <w:color w:val="000000"/>
                </w:rPr>
                <w:t>10</w:t>
              </w:r>
            </w:ins>
            <w:del w:id="4529" w:author="Admin" w:date="2021-08-31T19:57:00Z">
              <w:r w:rsidRPr="00665668" w:rsidDel="008842FA">
                <w:rPr>
                  <w:rFonts w:eastAsia="Times New Roman" w:cstheme="minorHAnsi"/>
                  <w:color w:val="000000"/>
                </w:rPr>
                <w:delText>7</w:delText>
              </w:r>
            </w:del>
          </w:p>
        </w:tc>
        <w:tc>
          <w:tcPr>
            <w:tcW w:w="610" w:type="dxa"/>
          </w:tcPr>
          <w:p w14:paraId="48B254D0" w14:textId="64586477"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530" w:author="Admin" w:date="2021-08-31T19:57:00Z">
              <w:r w:rsidRPr="00545F2B">
                <w:rPr>
                  <w:rFonts w:eastAsia="Times New Roman" w:cstheme="minorHAnsi"/>
                  <w:color w:val="000000"/>
                </w:rPr>
                <w:t>13</w:t>
              </w:r>
            </w:ins>
            <w:del w:id="4531" w:author="Admin" w:date="2021-08-31T19:57:00Z">
              <w:r w:rsidRPr="00665668" w:rsidDel="00336979">
                <w:rPr>
                  <w:rFonts w:eastAsia="Times New Roman" w:cstheme="minorHAnsi"/>
                  <w:color w:val="000000"/>
                </w:rPr>
                <w:delText>8</w:delText>
              </w:r>
            </w:del>
          </w:p>
        </w:tc>
        <w:tc>
          <w:tcPr>
            <w:tcW w:w="597" w:type="dxa"/>
          </w:tcPr>
          <w:p w14:paraId="7C6C9A2F" w14:textId="00312E8F" w:rsidR="009F7805" w:rsidRPr="00665668" w:rsidRDefault="009F780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ins w:id="4532" w:author="Admin" w:date="2021-08-31T19:56:00Z">
              <w:r>
                <w:rPr>
                  <w:rFonts w:eastAsia="Times New Roman" w:cstheme="minorHAnsi"/>
                  <w:color w:val="000000"/>
                </w:rPr>
                <w:t>16</w:t>
              </w:r>
            </w:ins>
            <w:del w:id="4533" w:author="Admin" w:date="2021-08-31T19:56:00Z">
              <w:r w:rsidRPr="00665668" w:rsidDel="00A13F86">
                <w:rPr>
                  <w:rFonts w:eastAsia="Times New Roman" w:cstheme="minorHAnsi"/>
                  <w:color w:val="000000"/>
                </w:rPr>
                <w:delText>9</w:delText>
              </w:r>
            </w:del>
          </w:p>
        </w:tc>
      </w:tr>
    </w:tbl>
    <w:p w14:paraId="2CF32168" w14:textId="5139D2D8" w:rsidR="009C1F85" w:rsidRDefault="00401CF7">
      <w:pPr>
        <w:contextualSpacing/>
        <w:jc w:val="center"/>
        <w:rPr>
          <w:rFonts w:eastAsia="Times New Roman" w:cstheme="minorHAnsi"/>
          <w:color w:val="000000"/>
        </w:rPr>
      </w:pPr>
      <w:r w:rsidRPr="00F00B80">
        <w:rPr>
          <w:rFonts w:eastAsia="Times New Roman" w:cstheme="minorHAnsi"/>
          <w:b/>
          <w:bCs/>
          <w:color w:val="000000"/>
        </w:rPr>
        <w:t>Mana Cost Table</w:t>
      </w:r>
      <w:r w:rsidR="003C51F4">
        <w:rPr>
          <w:rFonts w:eastAsia="Times New Roman" w:cstheme="minorHAnsi"/>
          <w:b/>
          <w:bCs/>
          <w:color w:val="000000"/>
        </w:rPr>
        <w:t xml:space="preserve"> </w:t>
      </w:r>
      <w:r>
        <w:rPr>
          <w:rFonts w:eastAsia="Times New Roman" w:cstheme="minorHAnsi"/>
          <w:color w:val="000000"/>
        </w:rPr>
        <w:t xml:space="preserve">Caster Level </w:t>
      </w:r>
      <w:del w:id="4534" w:author="Admin" w:date="2021-09-05T20:29:00Z">
        <w:r w:rsidDel="008C4A7D">
          <w:rPr>
            <w:rFonts w:eastAsia="Times New Roman" w:cstheme="minorHAnsi"/>
            <w:color w:val="000000"/>
          </w:rPr>
          <w:delText xml:space="preserve">(Proficiency) </w:delText>
        </w:r>
      </w:del>
      <w:r w:rsidR="003C51F4">
        <w:rPr>
          <w:rFonts w:eastAsia="Times New Roman" w:cstheme="minorHAnsi"/>
          <w:color w:val="000000"/>
        </w:rPr>
        <w:t>and</w:t>
      </w:r>
      <w:r>
        <w:rPr>
          <w:rFonts w:eastAsia="Times New Roman" w:cstheme="minorHAnsi"/>
          <w:color w:val="000000"/>
        </w:rPr>
        <w:t xml:space="preserve"> Spell Level</w:t>
      </w:r>
    </w:p>
    <w:p w14:paraId="06554FDA" w14:textId="2C684818" w:rsidR="00401CF7" w:rsidDel="008C4A7D" w:rsidRDefault="00401CF7">
      <w:pPr>
        <w:contextualSpacing/>
        <w:rPr>
          <w:del w:id="4535" w:author="Admin" w:date="2021-09-05T20:18:00Z"/>
          <w:rFonts w:eastAsia="Times New Roman" w:cstheme="minorHAnsi"/>
          <w:color w:val="000000"/>
        </w:rPr>
      </w:pPr>
    </w:p>
    <w:p w14:paraId="11E51319" w14:textId="00C82108" w:rsidR="00E334B7" w:rsidDel="00A13F86" w:rsidRDefault="00401CF7">
      <w:pPr>
        <w:contextualSpacing/>
        <w:rPr>
          <w:del w:id="4536" w:author="Admin" w:date="2021-08-31T19:54:00Z"/>
          <w:rFonts w:eastAsia="Times New Roman" w:cstheme="minorHAnsi"/>
          <w:color w:val="000000"/>
        </w:rPr>
      </w:pPr>
      <w:del w:id="4537" w:author="Admin" w:date="2021-08-31T19:54:00Z">
        <w:r w:rsidRPr="000D5DB5" w:rsidDel="00A13F86">
          <w:rPr>
            <w:rFonts w:eastAsia="Times New Roman" w:cstheme="minorHAnsi"/>
            <w:b/>
            <w:bCs/>
            <w:color w:val="000000"/>
          </w:rPr>
          <w:delText xml:space="preserve">Mana Cost of Spells. </w:delText>
        </w:r>
        <w:r w:rsidRPr="000D5DB5" w:rsidDel="00A13F86">
          <w:rPr>
            <w:rFonts w:eastAsia="Times New Roman" w:cstheme="minorHAnsi"/>
            <w:color w:val="000000"/>
          </w:rPr>
          <w:delText xml:space="preserve">The higher the spellcaster’s </w:delText>
        </w:r>
      </w:del>
      <w:del w:id="4538" w:author="Admin" w:date="2021-08-30T19:44:00Z">
        <w:r w:rsidRPr="000D5DB5" w:rsidDel="00565BEF">
          <w:rPr>
            <w:rFonts w:eastAsia="Times New Roman" w:cstheme="minorHAnsi"/>
            <w:color w:val="000000"/>
          </w:rPr>
          <w:delText>proficiency bonus</w:delText>
        </w:r>
        <w:r w:rsidR="00D74409" w:rsidDel="00565BEF">
          <w:rPr>
            <w:rFonts w:eastAsia="Times New Roman" w:cstheme="minorHAnsi"/>
            <w:color w:val="000000"/>
          </w:rPr>
          <w:delText xml:space="preserve"> and ability to channel magic</w:delText>
        </w:r>
        <w:r w:rsidRPr="000D5DB5" w:rsidDel="00565BEF">
          <w:rPr>
            <w:rFonts w:eastAsia="Times New Roman" w:cstheme="minorHAnsi"/>
            <w:color w:val="000000"/>
          </w:rPr>
          <w:delText xml:space="preserve">, the lower the </w:delText>
        </w:r>
        <w:r w:rsidR="00D74409" w:rsidDel="00565BEF">
          <w:rPr>
            <w:rFonts w:eastAsia="Times New Roman" w:cstheme="minorHAnsi"/>
            <w:color w:val="000000"/>
          </w:rPr>
          <w:delText xml:space="preserve">mana </w:delText>
        </w:r>
        <w:r w:rsidRPr="000D5DB5" w:rsidDel="00565BEF">
          <w:rPr>
            <w:rFonts w:eastAsia="Times New Roman" w:cstheme="minorHAnsi"/>
            <w:color w:val="000000"/>
          </w:rPr>
          <w:delText>cost of spells</w:delText>
        </w:r>
      </w:del>
      <w:del w:id="4539" w:author="Admin" w:date="2021-08-31T19:54:00Z">
        <w:r w:rsidRPr="000D5DB5" w:rsidDel="00A13F86">
          <w:rPr>
            <w:rFonts w:eastAsia="Times New Roman" w:cstheme="minorHAnsi"/>
            <w:color w:val="000000"/>
          </w:rPr>
          <w:delText xml:space="preserve">. </w:delText>
        </w:r>
        <w:r w:rsidR="00E334B7" w:rsidDel="00A13F86">
          <w:rPr>
            <w:rFonts w:eastAsia="Times New Roman" w:cstheme="minorHAnsi"/>
            <w:color w:val="000000"/>
          </w:rPr>
          <w:delText xml:space="preserve">The mana cost of a spell is equal to 6 plus the spell’s level, minus your proficiency bonus. </w:delText>
        </w:r>
      </w:del>
    </w:p>
    <w:p w14:paraId="1C1A62B4" w14:textId="1B06DAB6" w:rsidR="00D20278" w:rsidRPr="00C7322D" w:rsidDel="00A13F86" w:rsidRDefault="00D20278" w:rsidP="00D20278">
      <w:pPr>
        <w:contextualSpacing/>
        <w:rPr>
          <w:del w:id="4540" w:author="Admin" w:date="2021-08-31T19:54:00Z"/>
          <w:rFonts w:eastAsia="Times New Roman" w:cstheme="minorHAnsi"/>
          <w:color w:val="000000"/>
        </w:rPr>
      </w:pPr>
      <w:del w:id="4541" w:author="Admin" w:date="2021-08-31T19:54:00Z">
        <w:r w:rsidRPr="00D20278" w:rsidDel="00A13F86">
          <w:rPr>
            <w:rFonts w:eastAsia="Times New Roman" w:cstheme="minorHAnsi"/>
            <w:i/>
            <w:iCs/>
            <w:color w:val="000000"/>
          </w:rPr>
          <w:delText xml:space="preserve">Exception. </w:delText>
        </w:r>
        <w:r w:rsidDel="00A13F86">
          <w:rPr>
            <w:rFonts w:eastAsia="Times New Roman" w:cstheme="minorHAnsi"/>
            <w:color w:val="000000"/>
          </w:rPr>
          <w:delText xml:space="preserve">Healing spells always cost a minimum of 1 mana point, unless an ability explicitly states otherwise. </w:delText>
        </w:r>
      </w:del>
    </w:p>
    <w:p w14:paraId="3B4944D8" w14:textId="14274DBF" w:rsidR="00EA42A6" w:rsidDel="008C4A7D" w:rsidRDefault="00EA42A6" w:rsidP="00E334B7">
      <w:pPr>
        <w:contextualSpacing/>
        <w:rPr>
          <w:del w:id="4542" w:author="Admin" w:date="2021-09-05T20:18:00Z"/>
          <w:rFonts w:eastAsia="Times New Roman" w:cstheme="minorHAnsi"/>
          <w:color w:val="000000"/>
        </w:rPr>
      </w:pPr>
    </w:p>
    <w:p w14:paraId="4CC377E8" w14:textId="3BEF3748" w:rsidR="008C4A7D" w:rsidRPr="008C4A7D" w:rsidDel="008C4A7D" w:rsidRDefault="00401CF7">
      <w:pPr>
        <w:contextualSpacing/>
        <w:rPr>
          <w:del w:id="4543" w:author="Admin" w:date="2021-09-05T20:17:00Z"/>
          <w:rFonts w:eastAsia="Times New Roman" w:cstheme="minorHAnsi"/>
          <w:color w:val="000000"/>
          <w:rPrChange w:id="4544" w:author="Admin" w:date="2021-09-05T20:17:00Z">
            <w:rPr>
              <w:del w:id="4545" w:author="Admin" w:date="2021-09-05T20:17:00Z"/>
            </w:rPr>
          </w:rPrChange>
        </w:rPr>
      </w:pPr>
      <w:del w:id="4546" w:author="Admin" w:date="2021-09-05T20:16:00Z">
        <w:r w:rsidRPr="008C4A7D" w:rsidDel="008C4A7D">
          <w:rPr>
            <w:rFonts w:eastAsia="Times New Roman" w:cstheme="minorHAnsi"/>
            <w:b/>
            <w:bCs/>
            <w:color w:val="000000"/>
            <w:rPrChange w:id="4547" w:author="Admin" w:date="2021-09-05T20:16:00Z">
              <w:rPr>
                <w:b/>
                <w:bCs/>
              </w:rPr>
            </w:rPrChange>
          </w:rPr>
          <w:delText>Minor Spells</w:delText>
        </w:r>
      </w:del>
    </w:p>
    <w:p w14:paraId="271D2712" w14:textId="77777777" w:rsidR="008C4A7D" w:rsidRPr="008C4A7D" w:rsidRDefault="008C4A7D">
      <w:pPr>
        <w:contextualSpacing/>
        <w:rPr>
          <w:ins w:id="4548" w:author="Admin" w:date="2021-09-05T20:17:00Z"/>
          <w:rFonts w:eastAsia="Times New Roman" w:cstheme="minorHAnsi"/>
          <w:color w:val="000000"/>
        </w:rPr>
      </w:pPr>
    </w:p>
    <w:p w14:paraId="0FE3EC22" w14:textId="61EAC488" w:rsidR="00EA42A6" w:rsidRPr="008C4A7D" w:rsidDel="008C4A7D" w:rsidRDefault="00401CF7" w:rsidP="00EA42A6">
      <w:pPr>
        <w:contextualSpacing/>
        <w:rPr>
          <w:del w:id="4549" w:author="Admin" w:date="2021-09-05T20:18:00Z"/>
          <w:rFonts w:eastAsia="Times New Roman" w:cstheme="minorHAnsi"/>
          <w:b/>
          <w:bCs/>
          <w:color w:val="000000"/>
          <w:rPrChange w:id="4550" w:author="Admin" w:date="2021-09-05T20:29:00Z">
            <w:rPr>
              <w:del w:id="4551" w:author="Admin" w:date="2021-09-05T20:18:00Z"/>
              <w:rFonts w:eastAsia="Times New Roman" w:cstheme="minorHAnsi"/>
              <w:color w:val="000000"/>
            </w:rPr>
          </w:rPrChange>
        </w:rPr>
      </w:pPr>
      <w:del w:id="4552" w:author="Admin" w:date="2021-09-05T20:18:00Z">
        <w:r w:rsidRPr="008C4A7D" w:rsidDel="008C4A7D">
          <w:rPr>
            <w:rFonts w:eastAsia="Times New Roman" w:cstheme="minorHAnsi"/>
            <w:b/>
            <w:bCs/>
            <w:color w:val="000000"/>
            <w:rPrChange w:id="4553" w:author="Admin" w:date="2021-09-05T20:29:00Z">
              <w:rPr>
                <w:rFonts w:eastAsia="Times New Roman" w:cstheme="minorHAnsi"/>
                <w:color w:val="000000"/>
              </w:rPr>
            </w:rPrChange>
          </w:rPr>
          <w:delText xml:space="preserve">At a certain point, spellcasters master handling </w:delText>
        </w:r>
        <w:r w:rsidR="00D74409" w:rsidRPr="008C4A7D" w:rsidDel="008C4A7D">
          <w:rPr>
            <w:rFonts w:eastAsia="Times New Roman" w:cstheme="minorHAnsi"/>
            <w:b/>
            <w:bCs/>
            <w:color w:val="000000"/>
            <w:rPrChange w:id="4554" w:author="Admin" w:date="2021-09-05T20:29:00Z">
              <w:rPr>
                <w:rFonts w:eastAsia="Times New Roman" w:cstheme="minorHAnsi"/>
                <w:color w:val="000000"/>
              </w:rPr>
            </w:rPrChange>
          </w:rPr>
          <w:delText xml:space="preserve">mana </w:delText>
        </w:r>
        <w:r w:rsidRPr="008C4A7D" w:rsidDel="008C4A7D">
          <w:rPr>
            <w:rFonts w:eastAsia="Times New Roman" w:cstheme="minorHAnsi"/>
            <w:b/>
            <w:bCs/>
            <w:color w:val="000000"/>
            <w:rPrChange w:id="4555" w:author="Admin" w:date="2021-09-05T20:29:00Z">
              <w:rPr>
                <w:rFonts w:eastAsia="Times New Roman" w:cstheme="minorHAnsi"/>
                <w:color w:val="000000"/>
              </w:rPr>
            </w:rPrChange>
          </w:rPr>
          <w:delText xml:space="preserve">to the point where they barely spend any </w:delText>
        </w:r>
        <w:r w:rsidR="00D74409" w:rsidRPr="008C4A7D" w:rsidDel="008C4A7D">
          <w:rPr>
            <w:rFonts w:eastAsia="Times New Roman" w:cstheme="minorHAnsi"/>
            <w:b/>
            <w:bCs/>
            <w:color w:val="000000"/>
            <w:rPrChange w:id="4556" w:author="Admin" w:date="2021-09-05T20:29:00Z">
              <w:rPr>
                <w:rFonts w:eastAsia="Times New Roman" w:cstheme="minorHAnsi"/>
                <w:color w:val="000000"/>
              </w:rPr>
            </w:rPrChange>
          </w:rPr>
          <w:delText>for spells</w:delText>
        </w:r>
        <w:r w:rsidRPr="008C4A7D" w:rsidDel="008C4A7D">
          <w:rPr>
            <w:rFonts w:eastAsia="Times New Roman" w:cstheme="minorHAnsi"/>
            <w:b/>
            <w:bCs/>
            <w:color w:val="000000"/>
            <w:rPrChange w:id="4557" w:author="Admin" w:date="2021-09-05T20:29:00Z">
              <w:rPr>
                <w:rFonts w:eastAsia="Times New Roman" w:cstheme="minorHAnsi"/>
                <w:color w:val="000000"/>
              </w:rPr>
            </w:rPrChange>
          </w:rPr>
          <w:delText xml:space="preserve">. All minor spells have their final cost </w:delText>
        </w:r>
        <w:r w:rsidR="00C45BED" w:rsidRPr="008C4A7D" w:rsidDel="008C4A7D">
          <w:rPr>
            <w:rFonts w:eastAsia="Times New Roman" w:cstheme="minorHAnsi"/>
            <w:b/>
            <w:bCs/>
            <w:color w:val="000000"/>
            <w:rPrChange w:id="4558" w:author="Admin" w:date="2021-09-05T20:29:00Z">
              <w:rPr>
                <w:rFonts w:eastAsia="Times New Roman" w:cstheme="minorHAnsi"/>
                <w:color w:val="000000"/>
              </w:rPr>
            </w:rPrChange>
          </w:rPr>
          <w:delText xml:space="preserve">reduced by 1 </w:delText>
        </w:r>
        <w:r w:rsidRPr="008C4A7D" w:rsidDel="008C4A7D">
          <w:rPr>
            <w:rFonts w:eastAsia="Times New Roman" w:cstheme="minorHAnsi"/>
            <w:b/>
            <w:bCs/>
            <w:color w:val="000000"/>
            <w:rPrChange w:id="4559" w:author="Admin" w:date="2021-09-05T20:29:00Z">
              <w:rPr>
                <w:rFonts w:eastAsia="Times New Roman" w:cstheme="minorHAnsi"/>
                <w:color w:val="000000"/>
              </w:rPr>
            </w:rPrChange>
          </w:rPr>
          <w:delText xml:space="preserve">(minimum 0). </w:delText>
        </w:r>
      </w:del>
    </w:p>
    <w:p w14:paraId="35E69876" w14:textId="1C4AA581" w:rsidR="000E53ED" w:rsidRPr="008C4A7D" w:rsidDel="008C4A7D" w:rsidRDefault="00401CF7" w:rsidP="00EA42A6">
      <w:pPr>
        <w:contextualSpacing/>
        <w:rPr>
          <w:del w:id="4560" w:author="Admin" w:date="2021-09-05T20:18:00Z"/>
          <w:rFonts w:eastAsia="Times New Roman" w:cstheme="minorHAnsi"/>
          <w:b/>
          <w:bCs/>
          <w:color w:val="000000"/>
          <w:rPrChange w:id="4561" w:author="Admin" w:date="2021-09-05T20:29:00Z">
            <w:rPr>
              <w:del w:id="4562" w:author="Admin" w:date="2021-09-05T20:18:00Z"/>
              <w:rFonts w:eastAsia="Times New Roman" w:cstheme="minorHAnsi"/>
              <w:color w:val="000000"/>
            </w:rPr>
          </w:rPrChange>
        </w:rPr>
      </w:pPr>
      <w:del w:id="4563" w:author="Admin" w:date="2021-09-05T20:18:00Z">
        <w:r w:rsidRPr="008C4A7D" w:rsidDel="008C4A7D">
          <w:rPr>
            <w:rFonts w:eastAsia="Times New Roman" w:cstheme="minorHAnsi"/>
            <w:b/>
            <w:bCs/>
            <w:color w:val="000000"/>
            <w:rPrChange w:id="4564" w:author="Admin" w:date="2021-09-05T20:29:00Z">
              <w:rPr>
                <w:rFonts w:eastAsia="Times New Roman" w:cstheme="minorHAnsi"/>
                <w:color w:val="000000"/>
              </w:rPr>
            </w:rPrChange>
          </w:rPr>
          <w:delText xml:space="preserve">Minor spells </w:delText>
        </w:r>
        <w:r w:rsidR="00A10CB0" w:rsidRPr="008C4A7D" w:rsidDel="008C4A7D">
          <w:rPr>
            <w:rFonts w:eastAsia="Times New Roman" w:cstheme="minorHAnsi"/>
            <w:b/>
            <w:bCs/>
            <w:color w:val="000000"/>
            <w:rPrChange w:id="4565" w:author="Admin" w:date="2021-09-05T20:29:00Z">
              <w:rPr>
                <w:rFonts w:eastAsia="Times New Roman" w:cstheme="minorHAnsi"/>
                <w:color w:val="000000"/>
              </w:rPr>
            </w:rPrChange>
          </w:rPr>
          <w:delText xml:space="preserve">are </w:delText>
        </w:r>
        <w:r w:rsidR="00B27139" w:rsidRPr="008C4A7D" w:rsidDel="008C4A7D">
          <w:rPr>
            <w:rFonts w:eastAsia="Times New Roman" w:cstheme="minorHAnsi"/>
            <w:b/>
            <w:bCs/>
            <w:color w:val="000000"/>
            <w:rPrChange w:id="4566" w:author="Admin" w:date="2021-09-05T20:29:00Z">
              <w:rPr>
                <w:rFonts w:eastAsia="Times New Roman" w:cstheme="minorHAnsi"/>
                <w:color w:val="000000"/>
              </w:rPr>
            </w:rPrChange>
          </w:rPr>
          <w:delText>spells 3 levels below the maximum accessed spell (</w:delText>
        </w:r>
        <w:r w:rsidR="00E334B7" w:rsidRPr="008C4A7D" w:rsidDel="008C4A7D">
          <w:rPr>
            <w:rFonts w:eastAsia="Times New Roman" w:cstheme="minorHAnsi"/>
            <w:b/>
            <w:bCs/>
            <w:color w:val="000000"/>
            <w:rPrChange w:id="4567" w:author="Admin" w:date="2021-09-05T20:29:00Z">
              <w:rPr>
                <w:rFonts w:eastAsia="Times New Roman" w:cstheme="minorHAnsi"/>
                <w:color w:val="000000"/>
              </w:rPr>
            </w:rPrChange>
          </w:rPr>
          <w:delText>reflected in the table</w:delText>
        </w:r>
        <w:r w:rsidR="00B27139" w:rsidRPr="008C4A7D" w:rsidDel="008C4A7D">
          <w:rPr>
            <w:rFonts w:eastAsia="Times New Roman" w:cstheme="minorHAnsi"/>
            <w:b/>
            <w:bCs/>
            <w:color w:val="000000"/>
            <w:rPrChange w:id="4568" w:author="Admin" w:date="2021-09-05T20:29:00Z">
              <w:rPr>
                <w:rFonts w:eastAsia="Times New Roman" w:cstheme="minorHAnsi"/>
                <w:color w:val="000000"/>
              </w:rPr>
            </w:rPrChange>
          </w:rPr>
          <w:delText xml:space="preserve">), </w:delText>
        </w:r>
        <w:r w:rsidR="000E53ED" w:rsidRPr="008C4A7D" w:rsidDel="008C4A7D">
          <w:rPr>
            <w:rFonts w:eastAsia="Times New Roman" w:cstheme="minorHAnsi"/>
            <w:b/>
            <w:bCs/>
            <w:color w:val="000000"/>
            <w:rPrChange w:id="4569" w:author="Admin" w:date="2021-09-05T20:29:00Z">
              <w:rPr>
                <w:rFonts w:eastAsia="Times New Roman" w:cstheme="minorHAnsi"/>
                <w:color w:val="000000"/>
              </w:rPr>
            </w:rPrChange>
          </w:rPr>
          <w:delText xml:space="preserve">and spells with the </w:delText>
        </w:r>
        <w:r w:rsidR="00EA42A6" w:rsidRPr="008C4A7D" w:rsidDel="008C4A7D">
          <w:rPr>
            <w:rFonts w:eastAsia="Times New Roman" w:cstheme="minorHAnsi"/>
            <w:b/>
            <w:bCs/>
            <w:color w:val="000000"/>
            <w:rPrChange w:id="4570" w:author="Admin" w:date="2021-09-05T20:29:00Z">
              <w:rPr>
                <w:rFonts w:eastAsia="Times New Roman" w:cstheme="minorHAnsi"/>
                <w:color w:val="000000"/>
              </w:rPr>
            </w:rPrChange>
          </w:rPr>
          <w:delText xml:space="preserve">aura, </w:delText>
        </w:r>
        <w:r w:rsidR="00E334B7" w:rsidRPr="008C4A7D" w:rsidDel="008C4A7D">
          <w:rPr>
            <w:rFonts w:eastAsia="Times New Roman" w:cstheme="minorHAnsi"/>
            <w:b/>
            <w:bCs/>
            <w:color w:val="000000"/>
            <w:rPrChange w:id="4571" w:author="Admin" w:date="2021-09-05T20:29:00Z">
              <w:rPr>
                <w:rFonts w:eastAsia="Times New Roman" w:cstheme="minorHAnsi"/>
                <w:color w:val="000000"/>
              </w:rPr>
            </w:rPrChange>
          </w:rPr>
          <w:delText xml:space="preserve">strike, </w:delText>
        </w:r>
        <w:r w:rsidRPr="008C4A7D" w:rsidDel="008C4A7D">
          <w:rPr>
            <w:rFonts w:eastAsia="Times New Roman" w:cstheme="minorHAnsi"/>
            <w:b/>
            <w:bCs/>
            <w:color w:val="000000"/>
            <w:rPrChange w:id="4572" w:author="Admin" w:date="2021-09-05T20:29:00Z">
              <w:rPr>
                <w:rFonts w:eastAsia="Times New Roman" w:cstheme="minorHAnsi"/>
                <w:color w:val="000000"/>
              </w:rPr>
            </w:rPrChange>
          </w:rPr>
          <w:delText xml:space="preserve">shot, stance, </w:delText>
        </w:r>
        <w:r w:rsidR="000E53ED" w:rsidRPr="008C4A7D" w:rsidDel="008C4A7D">
          <w:rPr>
            <w:rFonts w:eastAsia="Times New Roman" w:cstheme="minorHAnsi"/>
            <w:b/>
            <w:bCs/>
            <w:color w:val="000000"/>
            <w:rPrChange w:id="4573" w:author="Admin" w:date="2021-09-05T20:29:00Z">
              <w:rPr>
                <w:rFonts w:eastAsia="Times New Roman" w:cstheme="minorHAnsi"/>
                <w:color w:val="000000"/>
              </w:rPr>
            </w:rPrChange>
          </w:rPr>
          <w:delText xml:space="preserve">and </w:delText>
        </w:r>
        <w:r w:rsidRPr="008C4A7D" w:rsidDel="008C4A7D">
          <w:rPr>
            <w:rFonts w:eastAsia="Times New Roman" w:cstheme="minorHAnsi"/>
            <w:b/>
            <w:bCs/>
            <w:color w:val="000000"/>
            <w:rPrChange w:id="4574" w:author="Admin" w:date="2021-09-05T20:29:00Z">
              <w:rPr>
                <w:rFonts w:eastAsia="Times New Roman" w:cstheme="minorHAnsi"/>
                <w:color w:val="000000"/>
              </w:rPr>
            </w:rPrChange>
          </w:rPr>
          <w:delText xml:space="preserve">sigil </w:delText>
        </w:r>
        <w:r w:rsidR="000E53ED" w:rsidRPr="008C4A7D" w:rsidDel="008C4A7D">
          <w:rPr>
            <w:rFonts w:eastAsia="Times New Roman" w:cstheme="minorHAnsi"/>
            <w:b/>
            <w:bCs/>
            <w:color w:val="000000"/>
            <w:rPrChange w:id="4575" w:author="Admin" w:date="2021-09-05T20:29:00Z">
              <w:rPr>
                <w:rFonts w:eastAsia="Times New Roman" w:cstheme="minorHAnsi"/>
                <w:color w:val="000000"/>
              </w:rPr>
            </w:rPrChange>
          </w:rPr>
          <w:delText xml:space="preserve">descriptors. Furthermore, </w:delText>
        </w:r>
        <w:r w:rsidR="00D74409" w:rsidRPr="008C4A7D" w:rsidDel="008C4A7D">
          <w:rPr>
            <w:rFonts w:eastAsia="Times New Roman" w:cstheme="minorHAnsi"/>
            <w:b/>
            <w:bCs/>
            <w:color w:val="000000"/>
            <w:rPrChange w:id="4576" w:author="Admin" w:date="2021-09-05T20:29:00Z">
              <w:rPr>
                <w:rFonts w:eastAsia="Times New Roman" w:cstheme="minorHAnsi"/>
                <w:color w:val="000000"/>
              </w:rPr>
            </w:rPrChange>
          </w:rPr>
          <w:delText xml:space="preserve">casting the same spell a second time the next round </w:delText>
        </w:r>
        <w:r w:rsidR="000E53ED" w:rsidRPr="008C4A7D" w:rsidDel="008C4A7D">
          <w:rPr>
            <w:rFonts w:eastAsia="Times New Roman" w:cstheme="minorHAnsi"/>
            <w:b/>
            <w:bCs/>
            <w:color w:val="000000"/>
            <w:rPrChange w:id="4577" w:author="Admin" w:date="2021-09-05T20:29:00Z">
              <w:rPr>
                <w:rFonts w:eastAsia="Times New Roman" w:cstheme="minorHAnsi"/>
                <w:color w:val="000000"/>
              </w:rPr>
            </w:rPrChange>
          </w:rPr>
          <w:delText xml:space="preserve">reduces the mana cost by 1 as well </w:delText>
        </w:r>
        <w:r w:rsidR="00D74409" w:rsidRPr="008C4A7D" w:rsidDel="008C4A7D">
          <w:rPr>
            <w:rFonts w:eastAsia="Times New Roman" w:cstheme="minorHAnsi"/>
            <w:b/>
            <w:bCs/>
            <w:color w:val="000000"/>
            <w:rPrChange w:id="4578" w:author="Admin" w:date="2021-09-05T20:29:00Z">
              <w:rPr>
                <w:rFonts w:eastAsia="Times New Roman" w:cstheme="minorHAnsi"/>
                <w:color w:val="000000"/>
              </w:rPr>
            </w:rPrChange>
          </w:rPr>
          <w:delText>(deduction does not stack for multiple castings).</w:delText>
        </w:r>
        <w:r w:rsidR="00A10CB0" w:rsidRPr="008C4A7D" w:rsidDel="008C4A7D">
          <w:rPr>
            <w:rFonts w:eastAsia="Times New Roman" w:cstheme="minorHAnsi"/>
            <w:b/>
            <w:bCs/>
            <w:color w:val="000000"/>
            <w:rPrChange w:id="4579" w:author="Admin" w:date="2021-09-05T20:29:00Z">
              <w:rPr>
                <w:rFonts w:eastAsia="Times New Roman" w:cstheme="minorHAnsi"/>
                <w:color w:val="000000"/>
              </w:rPr>
            </w:rPrChange>
          </w:rPr>
          <w:delText xml:space="preserve"> </w:delText>
        </w:r>
      </w:del>
    </w:p>
    <w:p w14:paraId="6A73C4FA" w14:textId="011A66CA" w:rsidR="00EA42A6" w:rsidRPr="008C4A7D" w:rsidDel="008C4A7D" w:rsidRDefault="00EA42A6">
      <w:pPr>
        <w:contextualSpacing/>
        <w:rPr>
          <w:del w:id="4580" w:author="Admin" w:date="2021-09-05T20:18:00Z"/>
          <w:rFonts w:eastAsia="Times New Roman" w:cstheme="minorHAnsi"/>
          <w:b/>
          <w:bCs/>
          <w:color w:val="000000"/>
          <w:rPrChange w:id="4581" w:author="Admin" w:date="2021-09-05T20:29:00Z">
            <w:rPr>
              <w:del w:id="4582" w:author="Admin" w:date="2021-09-05T20:18:00Z"/>
              <w:rFonts w:eastAsia="Times New Roman" w:cstheme="minorHAnsi"/>
              <w:color w:val="000000"/>
            </w:rPr>
          </w:rPrChange>
        </w:rPr>
      </w:pPr>
      <w:del w:id="4583" w:author="Admin" w:date="2021-09-05T20:18:00Z">
        <w:r w:rsidRPr="008C4A7D" w:rsidDel="008C4A7D">
          <w:rPr>
            <w:rFonts w:eastAsia="Times New Roman" w:cstheme="minorHAnsi"/>
            <w:b/>
            <w:bCs/>
            <w:color w:val="000000"/>
            <w:rPrChange w:id="4584" w:author="Admin" w:date="2021-09-05T20:29:00Z">
              <w:rPr>
                <w:rFonts w:eastAsia="Times New Roman" w:cstheme="minorHAnsi"/>
                <w:color w:val="000000"/>
              </w:rPr>
            </w:rPrChange>
          </w:rPr>
          <w:delText xml:space="preserve">Cantrips are special cases: cantrips always cost half the mana cost of a 1st level spell (round down, and then apply the proficiency bonus reduction). </w:delText>
        </w:r>
      </w:del>
    </w:p>
    <w:p w14:paraId="76588A0D" w14:textId="6CE5FE64" w:rsidR="00D20278" w:rsidRPr="008C4A7D" w:rsidDel="008C4A7D" w:rsidRDefault="00D20278">
      <w:pPr>
        <w:contextualSpacing/>
        <w:rPr>
          <w:del w:id="4585" w:author="Admin" w:date="2021-09-05T20:18:00Z"/>
          <w:rFonts w:eastAsia="Times New Roman" w:cstheme="minorHAnsi"/>
          <w:b/>
          <w:bCs/>
          <w:color w:val="000000"/>
          <w:rPrChange w:id="4586" w:author="Admin" w:date="2021-09-05T20:29:00Z">
            <w:rPr>
              <w:del w:id="4587" w:author="Admin" w:date="2021-09-05T20:18:00Z"/>
              <w:rFonts w:eastAsia="Times New Roman" w:cstheme="minorHAnsi"/>
              <w:color w:val="000000"/>
            </w:rPr>
          </w:rPrChange>
        </w:rPr>
      </w:pPr>
    </w:p>
    <w:p w14:paraId="3DB50FC1" w14:textId="33A84050" w:rsidR="00401CF7" w:rsidRPr="008C4A7D" w:rsidDel="008C4A7D" w:rsidRDefault="00401CF7" w:rsidP="00A10CB0">
      <w:pPr>
        <w:contextualSpacing/>
        <w:rPr>
          <w:del w:id="4588" w:author="Admin" w:date="2021-09-05T20:18:00Z"/>
          <w:rFonts w:eastAsia="Times New Roman" w:cstheme="minorHAnsi"/>
          <w:b/>
          <w:bCs/>
          <w:color w:val="000000"/>
          <w:rPrChange w:id="4589" w:author="Admin" w:date="2021-09-05T20:29:00Z">
            <w:rPr>
              <w:del w:id="4590" w:author="Admin" w:date="2021-09-05T20:18:00Z"/>
              <w:rFonts w:eastAsia="Times New Roman" w:cstheme="minorHAnsi"/>
              <w:color w:val="000000"/>
            </w:rPr>
          </w:rPrChange>
        </w:rPr>
      </w:pPr>
      <w:del w:id="4591" w:author="Admin" w:date="2021-09-05T20:18:00Z">
        <w:r w:rsidRPr="008C4A7D" w:rsidDel="008C4A7D">
          <w:rPr>
            <w:rFonts w:eastAsia="Times New Roman" w:cstheme="minorHAnsi"/>
            <w:b/>
            <w:bCs/>
            <w:color w:val="000000"/>
            <w:rPrChange w:id="4592" w:author="Admin" w:date="2021-09-05T20:29:00Z">
              <w:rPr>
                <w:rFonts w:eastAsia="Times New Roman" w:cstheme="minorHAnsi"/>
                <w:color w:val="000000"/>
              </w:rPr>
            </w:rPrChange>
          </w:rPr>
          <w:delText xml:space="preserve">For </w:delText>
        </w:r>
        <w:r w:rsidR="008E6C99" w:rsidRPr="008C4A7D" w:rsidDel="008C4A7D">
          <w:rPr>
            <w:rFonts w:eastAsia="Times New Roman" w:cstheme="minorHAnsi"/>
            <w:b/>
            <w:bCs/>
            <w:color w:val="000000"/>
            <w:rPrChange w:id="4593" w:author="Admin" w:date="2021-09-05T20:29:00Z">
              <w:rPr>
                <w:rFonts w:eastAsia="Times New Roman" w:cstheme="minorHAnsi"/>
                <w:color w:val="000000"/>
              </w:rPr>
            </w:rPrChange>
          </w:rPr>
          <w:delText>instance</w:delText>
        </w:r>
        <w:r w:rsidRPr="008C4A7D" w:rsidDel="008C4A7D">
          <w:rPr>
            <w:rFonts w:eastAsia="Times New Roman" w:cstheme="minorHAnsi"/>
            <w:b/>
            <w:bCs/>
            <w:color w:val="000000"/>
            <w:rPrChange w:id="4594" w:author="Admin" w:date="2021-09-05T20:29:00Z">
              <w:rPr>
                <w:rFonts w:eastAsia="Times New Roman" w:cstheme="minorHAnsi"/>
                <w:color w:val="000000"/>
              </w:rPr>
            </w:rPrChange>
          </w:rPr>
          <w:delText xml:space="preserve">, a </w:delText>
        </w:r>
        <w:r w:rsidR="00C45BED" w:rsidRPr="008C4A7D" w:rsidDel="008C4A7D">
          <w:rPr>
            <w:rFonts w:eastAsia="Times New Roman" w:cstheme="minorHAnsi"/>
            <w:b/>
            <w:bCs/>
            <w:color w:val="000000"/>
            <w:rPrChange w:id="4595" w:author="Admin" w:date="2021-09-05T20:29:00Z">
              <w:rPr>
                <w:rFonts w:eastAsia="Times New Roman" w:cstheme="minorHAnsi"/>
                <w:color w:val="000000"/>
              </w:rPr>
            </w:rPrChange>
          </w:rPr>
          <w:delText>13</w:delText>
        </w:r>
        <w:r w:rsidRPr="008C4A7D" w:rsidDel="008C4A7D">
          <w:rPr>
            <w:rFonts w:eastAsia="Times New Roman" w:cstheme="minorHAnsi"/>
            <w:b/>
            <w:bCs/>
            <w:color w:val="000000"/>
            <w:rPrChange w:id="4596" w:author="Admin" w:date="2021-09-05T20:29:00Z">
              <w:rPr>
                <w:rFonts w:eastAsia="Times New Roman" w:cstheme="minorHAnsi"/>
                <w:color w:val="000000"/>
              </w:rPr>
            </w:rPrChange>
          </w:rPr>
          <w:delText>th level spellcaster (proficiency +</w:delText>
        </w:r>
        <w:r w:rsidR="00C45BED" w:rsidRPr="008C4A7D" w:rsidDel="008C4A7D">
          <w:rPr>
            <w:rFonts w:eastAsia="Times New Roman" w:cstheme="minorHAnsi"/>
            <w:b/>
            <w:bCs/>
            <w:color w:val="000000"/>
            <w:rPrChange w:id="4597" w:author="Admin" w:date="2021-09-05T20:29:00Z">
              <w:rPr>
                <w:rFonts w:eastAsia="Times New Roman" w:cstheme="minorHAnsi"/>
                <w:color w:val="000000"/>
              </w:rPr>
            </w:rPrChange>
          </w:rPr>
          <w:delText>5</w:delText>
        </w:r>
        <w:r w:rsidRPr="008C4A7D" w:rsidDel="008C4A7D">
          <w:rPr>
            <w:rFonts w:eastAsia="Times New Roman" w:cstheme="minorHAnsi"/>
            <w:b/>
            <w:bCs/>
            <w:color w:val="000000"/>
            <w:rPrChange w:id="4598" w:author="Admin" w:date="2021-09-05T20:29:00Z">
              <w:rPr>
                <w:rFonts w:eastAsia="Times New Roman" w:cstheme="minorHAnsi"/>
                <w:color w:val="000000"/>
              </w:rPr>
            </w:rPrChange>
          </w:rPr>
          <w:delText xml:space="preserve">) treats cantrips as if they cost no mana, and treats cantrips as if they cost 1 mana at levels 1 to </w:delText>
        </w:r>
        <w:r w:rsidR="00101539" w:rsidRPr="008C4A7D" w:rsidDel="008C4A7D">
          <w:rPr>
            <w:rFonts w:eastAsia="Times New Roman" w:cstheme="minorHAnsi"/>
            <w:b/>
            <w:bCs/>
            <w:color w:val="000000"/>
            <w:rPrChange w:id="4599" w:author="Admin" w:date="2021-09-05T20:29:00Z">
              <w:rPr>
                <w:rFonts w:eastAsia="Times New Roman" w:cstheme="minorHAnsi"/>
                <w:color w:val="000000"/>
              </w:rPr>
            </w:rPrChange>
          </w:rPr>
          <w:delText>4</w:delText>
        </w:r>
        <w:r w:rsidRPr="008C4A7D" w:rsidDel="008C4A7D">
          <w:rPr>
            <w:rFonts w:eastAsia="Times New Roman" w:cstheme="minorHAnsi"/>
            <w:b/>
            <w:bCs/>
            <w:color w:val="000000"/>
            <w:rPrChange w:id="4600" w:author="Admin" w:date="2021-09-05T20:29:00Z">
              <w:rPr>
                <w:rFonts w:eastAsia="Times New Roman" w:cstheme="minorHAnsi"/>
                <w:color w:val="000000"/>
              </w:rPr>
            </w:rPrChange>
          </w:rPr>
          <w:delText xml:space="preserve">. </w:delText>
        </w:r>
        <w:r w:rsidR="00A10CB0" w:rsidRPr="008C4A7D" w:rsidDel="008C4A7D">
          <w:rPr>
            <w:rFonts w:eastAsia="Times New Roman" w:cstheme="minorHAnsi"/>
            <w:b/>
            <w:bCs/>
            <w:color w:val="000000"/>
            <w:rPrChange w:id="4601" w:author="Admin" w:date="2021-09-05T20:29:00Z">
              <w:rPr>
                <w:rFonts w:eastAsia="Times New Roman" w:cstheme="minorHAnsi"/>
                <w:color w:val="000000"/>
              </w:rPr>
            </w:rPrChange>
          </w:rPr>
          <w:delText xml:space="preserve">When casting a </w:delText>
        </w:r>
        <w:r w:rsidR="00904358" w:rsidRPr="008C4A7D" w:rsidDel="008C4A7D">
          <w:rPr>
            <w:rFonts w:eastAsia="Times New Roman" w:cstheme="minorHAnsi"/>
            <w:b/>
            <w:bCs/>
            <w:color w:val="000000"/>
            <w:rPrChange w:id="4602" w:author="Admin" w:date="2021-09-05T20:29:00Z">
              <w:rPr>
                <w:rFonts w:eastAsia="Times New Roman" w:cstheme="minorHAnsi"/>
                <w:color w:val="000000"/>
              </w:rPr>
            </w:rPrChange>
          </w:rPr>
          <w:delText>5th</w:delText>
        </w:r>
        <w:r w:rsidR="00665668" w:rsidRPr="008C4A7D" w:rsidDel="008C4A7D">
          <w:rPr>
            <w:rFonts w:eastAsia="Times New Roman" w:cstheme="minorHAnsi"/>
            <w:b/>
            <w:bCs/>
            <w:color w:val="000000"/>
            <w:rPrChange w:id="4603" w:author="Admin" w:date="2021-09-05T20:29:00Z">
              <w:rPr>
                <w:rFonts w:eastAsia="Times New Roman" w:cstheme="minorHAnsi"/>
                <w:color w:val="000000"/>
              </w:rPr>
            </w:rPrChange>
          </w:rPr>
          <w:delText xml:space="preserve"> </w:delText>
        </w:r>
        <w:r w:rsidR="00C45BED" w:rsidRPr="008C4A7D" w:rsidDel="008C4A7D">
          <w:rPr>
            <w:rFonts w:eastAsia="Times New Roman" w:cstheme="minorHAnsi"/>
            <w:b/>
            <w:bCs/>
            <w:color w:val="000000"/>
            <w:rPrChange w:id="4604" w:author="Admin" w:date="2021-09-05T20:29:00Z">
              <w:rPr>
                <w:rFonts w:eastAsia="Times New Roman" w:cstheme="minorHAnsi"/>
                <w:color w:val="000000"/>
              </w:rPr>
            </w:rPrChange>
          </w:rPr>
          <w:delText xml:space="preserve">level spell costs </w:delText>
        </w:r>
        <w:r w:rsidR="00A10CB0" w:rsidRPr="008C4A7D" w:rsidDel="008C4A7D">
          <w:rPr>
            <w:rFonts w:eastAsia="Times New Roman" w:cstheme="minorHAnsi"/>
            <w:b/>
            <w:bCs/>
            <w:color w:val="000000"/>
            <w:rPrChange w:id="4605" w:author="Admin" w:date="2021-09-05T20:29:00Z">
              <w:rPr>
                <w:rFonts w:eastAsia="Times New Roman" w:cstheme="minorHAnsi"/>
                <w:color w:val="000000"/>
              </w:rPr>
            </w:rPrChange>
          </w:rPr>
          <w:delText xml:space="preserve">the first time, it costs </w:delText>
        </w:r>
        <w:r w:rsidR="00C45BED" w:rsidRPr="008C4A7D" w:rsidDel="008C4A7D">
          <w:rPr>
            <w:rFonts w:eastAsia="Times New Roman" w:cstheme="minorHAnsi"/>
            <w:b/>
            <w:bCs/>
            <w:color w:val="000000"/>
            <w:rPrChange w:id="4606" w:author="Admin" w:date="2021-09-05T20:29:00Z">
              <w:rPr>
                <w:rFonts w:eastAsia="Times New Roman" w:cstheme="minorHAnsi"/>
                <w:color w:val="000000"/>
              </w:rPr>
            </w:rPrChange>
          </w:rPr>
          <w:delText xml:space="preserve">6 mana, and 5 </w:delText>
        </w:r>
        <w:r w:rsidR="00E91475" w:rsidRPr="008C4A7D" w:rsidDel="008C4A7D">
          <w:rPr>
            <w:rFonts w:eastAsia="Times New Roman" w:cstheme="minorHAnsi"/>
            <w:b/>
            <w:bCs/>
            <w:color w:val="000000"/>
            <w:rPrChange w:id="4607" w:author="Admin" w:date="2021-09-05T20:29:00Z">
              <w:rPr>
                <w:rFonts w:eastAsia="Times New Roman" w:cstheme="minorHAnsi"/>
                <w:color w:val="000000"/>
              </w:rPr>
            </w:rPrChange>
          </w:rPr>
          <w:delText>each time afterwards</w:delText>
        </w:r>
        <w:r w:rsidR="00C45BED" w:rsidRPr="008C4A7D" w:rsidDel="008C4A7D">
          <w:rPr>
            <w:rFonts w:eastAsia="Times New Roman" w:cstheme="minorHAnsi"/>
            <w:b/>
            <w:bCs/>
            <w:color w:val="000000"/>
            <w:rPrChange w:id="4608" w:author="Admin" w:date="2021-09-05T20:29:00Z">
              <w:rPr>
                <w:rFonts w:eastAsia="Times New Roman" w:cstheme="minorHAnsi"/>
                <w:color w:val="000000"/>
              </w:rPr>
            </w:rPrChange>
          </w:rPr>
          <w:delText xml:space="preserve">. </w:delText>
        </w:r>
      </w:del>
    </w:p>
    <w:p w14:paraId="662A42D7" w14:textId="58B80824" w:rsidR="00A10CB0" w:rsidRPr="008C4A7D" w:rsidDel="008C4A7D" w:rsidRDefault="00A10CB0" w:rsidP="00A10CB0">
      <w:pPr>
        <w:contextualSpacing/>
        <w:rPr>
          <w:del w:id="4609" w:author="Admin" w:date="2021-09-05T20:18:00Z"/>
          <w:rFonts w:eastAsia="Times New Roman" w:cstheme="minorHAnsi"/>
          <w:b/>
          <w:bCs/>
          <w:color w:val="000000"/>
          <w:rPrChange w:id="4610" w:author="Admin" w:date="2021-09-05T20:29:00Z">
            <w:rPr>
              <w:del w:id="4611" w:author="Admin" w:date="2021-09-05T20:18:00Z"/>
              <w:rFonts w:eastAsia="Times New Roman" w:cstheme="minorHAnsi"/>
              <w:color w:val="000000"/>
            </w:rPr>
          </w:rPrChange>
        </w:rPr>
      </w:pPr>
    </w:p>
    <w:p w14:paraId="7E53293D" w14:textId="77777777" w:rsidR="00A10CB0" w:rsidRPr="008C4A7D" w:rsidRDefault="008E6C99" w:rsidP="00A10CB0">
      <w:pPr>
        <w:contextualSpacing/>
        <w:rPr>
          <w:rFonts w:eastAsia="Times New Roman" w:cstheme="minorHAnsi"/>
          <w:b/>
          <w:bCs/>
          <w:color w:val="000000"/>
          <w:rPrChange w:id="4612" w:author="Admin" w:date="2021-09-05T20:29:00Z">
            <w:rPr>
              <w:rFonts w:eastAsia="Times New Roman" w:cstheme="minorHAnsi"/>
              <w:i/>
              <w:iCs/>
              <w:color w:val="000000"/>
            </w:rPr>
          </w:rPrChange>
        </w:rPr>
      </w:pPr>
      <w:r w:rsidRPr="008C4A7D">
        <w:rPr>
          <w:rFonts w:eastAsia="Times New Roman" w:cstheme="minorHAnsi"/>
          <w:b/>
          <w:bCs/>
          <w:color w:val="000000"/>
          <w:rPrChange w:id="4613" w:author="Admin" w:date="2021-09-05T20:29:00Z">
            <w:rPr>
              <w:rFonts w:eastAsia="Times New Roman" w:cstheme="minorHAnsi"/>
              <w:i/>
              <w:iCs/>
              <w:color w:val="000000"/>
            </w:rPr>
          </w:rPrChange>
        </w:rPr>
        <w:t>Less-than-Full Casters</w:t>
      </w:r>
    </w:p>
    <w:p w14:paraId="57620205" w14:textId="6D04F1D4" w:rsidR="00A10CB0" w:rsidRDefault="008E6C99">
      <w:pPr>
        <w:contextualSpacing/>
        <w:rPr>
          <w:rFonts w:eastAsia="Times New Roman" w:cstheme="minorHAnsi"/>
          <w:color w:val="000000"/>
        </w:rPr>
      </w:pPr>
      <w:r>
        <w:rPr>
          <w:rFonts w:eastAsia="Times New Roman" w:cstheme="minorHAnsi"/>
          <w:color w:val="000000"/>
        </w:rPr>
        <w:t>If your caster level is not equal to your character level</w:t>
      </w:r>
      <w:r w:rsidR="00A077F6">
        <w:rPr>
          <w:rFonts w:eastAsia="Times New Roman" w:cstheme="minorHAnsi"/>
          <w:color w:val="000000"/>
        </w:rPr>
        <w:t xml:space="preserve">, </w:t>
      </w:r>
      <w:del w:id="4614" w:author="Admin" w:date="2021-09-05T20:29:00Z">
        <w:r w:rsidDel="008C4A7D">
          <w:rPr>
            <w:rFonts w:eastAsia="Times New Roman" w:cstheme="minorHAnsi"/>
            <w:color w:val="000000"/>
          </w:rPr>
          <w:delText xml:space="preserve">such as </w:delText>
        </w:r>
      </w:del>
      <w:ins w:id="4615" w:author="Admin" w:date="2021-09-05T20:29:00Z">
        <w:r w:rsidR="008C4A7D">
          <w:rPr>
            <w:rFonts w:eastAsia="Times New Roman" w:cstheme="minorHAnsi"/>
            <w:color w:val="000000"/>
          </w:rPr>
          <w:t xml:space="preserve">as the case with </w:t>
        </w:r>
      </w:ins>
      <w:r>
        <w:rPr>
          <w:rFonts w:eastAsia="Times New Roman" w:cstheme="minorHAnsi"/>
          <w:color w:val="000000"/>
        </w:rPr>
        <w:t>paladin</w:t>
      </w:r>
      <w:r w:rsidR="00A077F6">
        <w:rPr>
          <w:rFonts w:eastAsia="Times New Roman" w:cstheme="minorHAnsi"/>
          <w:color w:val="000000"/>
        </w:rPr>
        <w:t>s</w:t>
      </w:r>
      <w:r>
        <w:rPr>
          <w:rFonts w:eastAsia="Times New Roman" w:cstheme="minorHAnsi"/>
          <w:color w:val="000000"/>
        </w:rPr>
        <w:t>, subtlety rogue</w:t>
      </w:r>
      <w:r w:rsidR="00A077F6">
        <w:rPr>
          <w:rFonts w:eastAsia="Times New Roman" w:cstheme="minorHAnsi"/>
          <w:color w:val="000000"/>
        </w:rPr>
        <w:t>s</w:t>
      </w:r>
      <w:r>
        <w:rPr>
          <w:rFonts w:eastAsia="Times New Roman" w:cstheme="minorHAnsi"/>
          <w:color w:val="000000"/>
        </w:rPr>
        <w:t xml:space="preserve">, </w:t>
      </w:r>
      <w:r w:rsidR="00A077F6">
        <w:rPr>
          <w:rFonts w:eastAsia="Times New Roman" w:cstheme="minorHAnsi"/>
          <w:color w:val="000000"/>
        </w:rPr>
        <w:t xml:space="preserve">or hunters, </w:t>
      </w:r>
      <w:r>
        <w:rPr>
          <w:rFonts w:eastAsia="Times New Roman" w:cstheme="minorHAnsi"/>
          <w:color w:val="000000"/>
        </w:rPr>
        <w:t>refer to the table above</w:t>
      </w:r>
      <w:r w:rsidR="00A077F6">
        <w:rPr>
          <w:rFonts w:eastAsia="Times New Roman" w:cstheme="minorHAnsi"/>
          <w:color w:val="000000"/>
        </w:rPr>
        <w:t xml:space="preserve"> as normal</w:t>
      </w:r>
      <w:r w:rsidR="00D82E44">
        <w:rPr>
          <w:rFonts w:eastAsia="Times New Roman" w:cstheme="minorHAnsi"/>
          <w:color w:val="000000"/>
        </w:rPr>
        <w:t xml:space="preserve"> appropriate to their caster level</w:t>
      </w:r>
      <w:del w:id="4616" w:author="Admin" w:date="2021-09-05T20:20:00Z">
        <w:r w:rsidR="00A077F6" w:rsidDel="008C4A7D">
          <w:rPr>
            <w:rFonts w:eastAsia="Times New Roman" w:cstheme="minorHAnsi"/>
            <w:color w:val="000000"/>
          </w:rPr>
          <w:delText>, but reduce the mana cost for every spell by the difference in proficiency bonus</w:delText>
        </w:r>
        <w:r w:rsidR="00D82E44" w:rsidDel="008C4A7D">
          <w:rPr>
            <w:rFonts w:eastAsia="Times New Roman" w:cstheme="minorHAnsi"/>
            <w:color w:val="000000"/>
          </w:rPr>
          <w:delText xml:space="preserve"> instead of the listed value</w:delText>
        </w:r>
      </w:del>
      <w:r w:rsidR="00A077F6">
        <w:rPr>
          <w:rFonts w:eastAsia="Times New Roman" w:cstheme="minorHAnsi"/>
          <w:color w:val="000000"/>
        </w:rPr>
        <w:t xml:space="preserve">. </w:t>
      </w:r>
    </w:p>
    <w:p w14:paraId="65F45334" w14:textId="521C070E" w:rsidR="00D20278" w:rsidDel="008C4A7D" w:rsidRDefault="00A077F6" w:rsidP="00D20278">
      <w:pPr>
        <w:contextualSpacing/>
        <w:rPr>
          <w:del w:id="4617" w:author="Admin" w:date="2021-09-05T20:29:00Z"/>
          <w:rFonts w:eastAsia="Times New Roman" w:cstheme="minorHAnsi"/>
          <w:color w:val="000000"/>
        </w:rPr>
      </w:pPr>
      <w:del w:id="4618" w:author="Admin" w:date="2021-09-05T20:29:00Z">
        <w:r w:rsidRPr="000D5DB5" w:rsidDel="008C4A7D">
          <w:rPr>
            <w:rFonts w:eastAsia="Times New Roman" w:cstheme="minorHAnsi"/>
            <w:color w:val="000000"/>
          </w:rPr>
          <w:delText xml:space="preserve">For </w:delText>
        </w:r>
        <w:r w:rsidR="003E0025" w:rsidDel="008C4A7D">
          <w:rPr>
            <w:rFonts w:eastAsia="Times New Roman" w:cstheme="minorHAnsi"/>
            <w:color w:val="000000"/>
          </w:rPr>
          <w:delText>instance</w:delText>
        </w:r>
        <w:r w:rsidRPr="000D5DB5" w:rsidDel="008C4A7D">
          <w:rPr>
            <w:rFonts w:eastAsia="Times New Roman" w:cstheme="minorHAnsi"/>
            <w:color w:val="000000"/>
          </w:rPr>
          <w:delText xml:space="preserve">, a 10th level paladin with 16 (+3) </w:delText>
        </w:r>
        <w:r w:rsidDel="008C4A7D">
          <w:rPr>
            <w:rFonts w:eastAsia="Times New Roman" w:cstheme="minorHAnsi"/>
            <w:color w:val="000000"/>
          </w:rPr>
          <w:delText>Charisma has a caster level of 5 (access to 3rd level spells)</w:delText>
        </w:r>
        <w:r w:rsidR="00D20278" w:rsidDel="008C4A7D">
          <w:rPr>
            <w:rFonts w:eastAsia="Times New Roman" w:cstheme="minorHAnsi"/>
            <w:color w:val="000000"/>
          </w:rPr>
          <w:delText xml:space="preserve"> has</w:delText>
        </w:r>
        <w:r w:rsidDel="008C4A7D">
          <w:rPr>
            <w:rFonts w:eastAsia="Times New Roman" w:cstheme="minorHAnsi"/>
            <w:color w:val="000000"/>
          </w:rPr>
          <w:delText xml:space="preserve"> a proficiency bonus of +4. </w:delText>
        </w:r>
        <w:r w:rsidR="00D20278" w:rsidDel="008C4A7D">
          <w:rPr>
            <w:rFonts w:eastAsia="Times New Roman" w:cstheme="minorHAnsi"/>
            <w:color w:val="000000"/>
          </w:rPr>
          <w:delText xml:space="preserve">The difference in proficiency bonus between the paladin and the table is 1 point (+4 from being 10th level, +3 in the table), which reduces all mana costs by 1 mana point. This can reduce costs to 0, and stacks with all other reductions (being an innate reduction). </w:delText>
        </w:r>
      </w:del>
    </w:p>
    <w:p w14:paraId="749FEB27" w14:textId="77777777" w:rsidR="008C4A7D" w:rsidRDefault="008C4A7D" w:rsidP="008C4A7D">
      <w:pPr>
        <w:contextualSpacing/>
        <w:rPr>
          <w:ins w:id="4619" w:author="Admin" w:date="2021-09-05T20:18:00Z"/>
          <w:rFonts w:eastAsia="Times New Roman" w:cstheme="minorHAnsi"/>
          <w:color w:val="000000"/>
        </w:rPr>
      </w:pPr>
    </w:p>
    <w:p w14:paraId="360D28AF" w14:textId="77777777" w:rsidR="008C4A7D" w:rsidRDefault="008C4A7D" w:rsidP="008C4A7D">
      <w:pPr>
        <w:contextualSpacing/>
        <w:rPr>
          <w:ins w:id="4620" w:author="Admin" w:date="2021-09-05T20:18:00Z"/>
          <w:rFonts w:eastAsia="Times New Roman" w:cstheme="minorHAnsi"/>
          <w:b/>
          <w:bCs/>
          <w:color w:val="000000"/>
        </w:rPr>
      </w:pPr>
      <w:ins w:id="4621" w:author="Admin" w:date="2021-09-05T20:18:00Z">
        <w:r w:rsidRPr="00700E55">
          <w:rPr>
            <w:rFonts w:eastAsia="Times New Roman" w:cstheme="minorHAnsi"/>
            <w:b/>
            <w:bCs/>
            <w:color w:val="000000"/>
          </w:rPr>
          <w:t>Favored Spells</w:t>
        </w:r>
      </w:ins>
    </w:p>
    <w:p w14:paraId="31DEA29C" w14:textId="34D45A5D" w:rsidR="008C4A7D" w:rsidRDefault="008C4A7D">
      <w:pPr>
        <w:contextualSpacing/>
        <w:rPr>
          <w:ins w:id="4622" w:author="Admin" w:date="2021-09-05T20:18:00Z"/>
          <w:rFonts w:eastAsia="Times New Roman" w:cstheme="minorHAnsi"/>
          <w:color w:val="000000"/>
        </w:rPr>
      </w:pPr>
      <w:ins w:id="4623" w:author="Admin" w:date="2021-09-05T20:18:00Z">
        <w:r w:rsidRPr="00700E55">
          <w:rPr>
            <w:rFonts w:eastAsia="Times New Roman" w:cstheme="minorHAnsi"/>
            <w:color w:val="000000"/>
          </w:rPr>
          <w:t xml:space="preserve">Some </w:t>
        </w:r>
        <w:r>
          <w:rPr>
            <w:rFonts w:eastAsia="Times New Roman" w:cstheme="minorHAnsi"/>
            <w:color w:val="000000"/>
          </w:rPr>
          <w:t xml:space="preserve">spellcasters are particularly skilled in casting certain spell. Favored spells cost 2 less mana points (minimum 0). </w:t>
        </w:r>
      </w:ins>
      <w:ins w:id="4624" w:author="Admin" w:date="2021-09-05T20:30:00Z">
        <w:r>
          <w:rPr>
            <w:rFonts w:eastAsia="Times New Roman" w:cstheme="minorHAnsi"/>
            <w:color w:val="000000"/>
          </w:rPr>
          <w:t>Some abilities and items grant favored spells</w:t>
        </w:r>
      </w:ins>
      <w:ins w:id="4625" w:author="Admin" w:date="2021-09-05T20:32:00Z">
        <w:r>
          <w:rPr>
            <w:rFonts w:eastAsia="Times New Roman" w:cstheme="minorHAnsi"/>
            <w:color w:val="000000"/>
          </w:rPr>
          <w:t xml:space="preserve"> when used</w:t>
        </w:r>
      </w:ins>
      <w:ins w:id="4626" w:author="Admin" w:date="2021-09-05T20:30:00Z">
        <w:r>
          <w:rPr>
            <w:rFonts w:eastAsia="Times New Roman" w:cstheme="minorHAnsi"/>
            <w:color w:val="000000"/>
          </w:rPr>
          <w:t xml:space="preserve">. </w:t>
        </w:r>
      </w:ins>
    </w:p>
    <w:p w14:paraId="37A29E4E" w14:textId="77777777" w:rsidR="008C4A7D" w:rsidRDefault="008C4A7D" w:rsidP="00A077F6">
      <w:pPr>
        <w:contextualSpacing/>
        <w:rPr>
          <w:ins w:id="4627" w:author="Admin" w:date="2021-09-05T20:18:00Z"/>
          <w:rFonts w:eastAsia="Times New Roman" w:cstheme="minorHAnsi"/>
          <w:color w:val="000000"/>
        </w:rPr>
      </w:pPr>
    </w:p>
    <w:p w14:paraId="4510F6C4" w14:textId="7B68F275" w:rsidR="008C4A7D" w:rsidRDefault="008C4A7D">
      <w:pPr>
        <w:pStyle w:val="Heading3"/>
        <w:rPr>
          <w:ins w:id="4628" w:author="Admin" w:date="2021-09-05T20:18:00Z"/>
        </w:rPr>
        <w:pPrChange w:id="4629" w:author="Admin" w:date="2021-09-05T20:18:00Z">
          <w:pPr>
            <w:contextualSpacing/>
          </w:pPr>
        </w:pPrChange>
      </w:pPr>
      <w:ins w:id="4630" w:author="Admin" w:date="2021-09-05T20:18:00Z">
        <w:r>
          <w:t>Regaining Mana Points</w:t>
        </w:r>
      </w:ins>
    </w:p>
    <w:p w14:paraId="780F3B75" w14:textId="042A758F" w:rsidR="008C4A7D" w:rsidRPr="008C4A7D" w:rsidDel="008C4A7D" w:rsidRDefault="008C4A7D" w:rsidP="00A077F6">
      <w:pPr>
        <w:contextualSpacing/>
        <w:rPr>
          <w:del w:id="4631" w:author="Admin" w:date="2021-09-05T20:18:00Z"/>
          <w:rFonts w:eastAsia="Times New Roman" w:cstheme="minorHAnsi"/>
          <w:b/>
          <w:bCs/>
          <w:color w:val="000000"/>
          <w:rPrChange w:id="4632" w:author="Admin" w:date="2021-09-05T20:18:00Z">
            <w:rPr>
              <w:del w:id="4633" w:author="Admin" w:date="2021-09-05T20:18:00Z"/>
              <w:rFonts w:eastAsia="Times New Roman" w:cstheme="minorHAnsi"/>
              <w:color w:val="000000"/>
            </w:rPr>
          </w:rPrChange>
        </w:rPr>
      </w:pPr>
    </w:p>
    <w:p w14:paraId="611EC86F" w14:textId="10FC4777" w:rsidR="004A439F" w:rsidRDefault="004A439F">
      <w:pPr>
        <w:contextualSpacing/>
        <w:rPr>
          <w:ins w:id="4634" w:author="Admin" w:date="2021-09-05T20:33:00Z"/>
          <w:rFonts w:eastAsia="Times New Roman" w:cstheme="minorHAnsi"/>
          <w:color w:val="000000"/>
        </w:rPr>
      </w:pPr>
      <w:r w:rsidRPr="000D5DB5">
        <w:rPr>
          <w:rFonts w:eastAsia="Times New Roman" w:cstheme="minorHAnsi"/>
          <w:color w:val="000000"/>
        </w:rPr>
        <w:t xml:space="preserve">A character regains </w:t>
      </w:r>
      <w:r>
        <w:rPr>
          <w:rFonts w:eastAsia="Times New Roman" w:cstheme="minorHAnsi"/>
          <w:color w:val="000000"/>
        </w:rPr>
        <w:t xml:space="preserve">spent </w:t>
      </w:r>
      <w:r w:rsidRPr="000D5DB5">
        <w:rPr>
          <w:rFonts w:eastAsia="Times New Roman" w:cstheme="minorHAnsi"/>
          <w:color w:val="000000"/>
        </w:rPr>
        <w:t xml:space="preserve">mana through </w:t>
      </w:r>
      <w:ins w:id="4635" w:author="Admin" w:date="2021-09-05T20:33:00Z">
        <w:r w:rsidR="009A52A8">
          <w:rPr>
            <w:rFonts w:eastAsia="Times New Roman" w:cstheme="minorHAnsi"/>
            <w:color w:val="000000"/>
          </w:rPr>
          <w:t xml:space="preserve">the following </w:t>
        </w:r>
      </w:ins>
      <w:del w:id="4636" w:author="Admin" w:date="2021-09-05T20:33:00Z">
        <w:r w:rsidDel="009A52A8">
          <w:rPr>
            <w:rFonts w:eastAsia="Times New Roman" w:cstheme="minorHAnsi"/>
            <w:color w:val="000000"/>
          </w:rPr>
          <w:delText xml:space="preserve">active </w:delText>
        </w:r>
      </w:del>
      <w:del w:id="4637" w:author="Admin" w:date="2021-09-05T20:30:00Z">
        <w:r w:rsidDel="008C4A7D">
          <w:rPr>
            <w:rFonts w:eastAsia="Times New Roman" w:cstheme="minorHAnsi"/>
            <w:color w:val="000000"/>
          </w:rPr>
          <w:delText xml:space="preserve">methods or </w:delText>
        </w:r>
      </w:del>
      <w:r>
        <w:rPr>
          <w:rFonts w:eastAsia="Times New Roman" w:cstheme="minorHAnsi"/>
          <w:color w:val="000000"/>
        </w:rPr>
        <w:t xml:space="preserve">passive </w:t>
      </w:r>
      <w:ins w:id="4638" w:author="Admin" w:date="2021-09-05T20:33:00Z">
        <w:r w:rsidR="009A52A8">
          <w:rPr>
            <w:rFonts w:eastAsia="Times New Roman" w:cstheme="minorHAnsi"/>
            <w:color w:val="000000"/>
          </w:rPr>
          <w:t xml:space="preserve">and active </w:t>
        </w:r>
      </w:ins>
      <w:r>
        <w:rPr>
          <w:rFonts w:eastAsia="Times New Roman" w:cstheme="minorHAnsi"/>
          <w:color w:val="000000"/>
        </w:rPr>
        <w:t>regeneration</w:t>
      </w:r>
      <w:ins w:id="4639" w:author="Admin" w:date="2021-09-05T20:30:00Z">
        <w:r w:rsidR="008C4A7D">
          <w:rPr>
            <w:rFonts w:eastAsia="Times New Roman" w:cstheme="minorHAnsi"/>
            <w:color w:val="000000"/>
          </w:rPr>
          <w:t xml:space="preserve"> methods</w:t>
        </w:r>
      </w:ins>
      <w:del w:id="4640" w:author="Admin" w:date="2021-09-05T20:33:00Z">
        <w:r w:rsidRPr="000D5DB5" w:rsidDel="009A52A8">
          <w:rPr>
            <w:rFonts w:eastAsia="Times New Roman" w:cstheme="minorHAnsi"/>
            <w:color w:val="000000"/>
          </w:rPr>
          <w:delText xml:space="preserve">. </w:delText>
        </w:r>
      </w:del>
      <w:ins w:id="4641" w:author="Admin" w:date="2021-09-05T20:33:00Z">
        <w:r w:rsidR="009A52A8">
          <w:rPr>
            <w:rFonts w:eastAsia="Times New Roman" w:cstheme="minorHAnsi"/>
            <w:color w:val="000000"/>
          </w:rPr>
          <w:t xml:space="preserve">: </w:t>
        </w:r>
      </w:ins>
    </w:p>
    <w:p w14:paraId="71E7EF38" w14:textId="77777777" w:rsidR="00396018" w:rsidRDefault="00396018" w:rsidP="00396018">
      <w:pPr>
        <w:pStyle w:val="ListParagraph"/>
        <w:ind w:left="0"/>
        <w:rPr>
          <w:ins w:id="4642" w:author="Admin" w:date="2021-09-05T21:06:00Z"/>
          <w:rFonts w:eastAsia="Times New Roman" w:cstheme="minorHAnsi"/>
          <w:color w:val="000000"/>
        </w:rPr>
      </w:pPr>
      <w:ins w:id="4643" w:author="Admin" w:date="2021-09-05T21:06:00Z">
        <w:r>
          <w:rPr>
            <w:rFonts w:eastAsia="Times New Roman" w:cstheme="minorHAnsi"/>
            <w:b/>
            <w:bCs/>
            <w:color w:val="000000"/>
          </w:rPr>
          <w:t xml:space="preserve">Invocations. </w:t>
        </w:r>
        <w:r w:rsidRPr="000D5DB5">
          <w:rPr>
            <w:rFonts w:eastAsia="Times New Roman" w:cstheme="minorHAnsi"/>
            <w:color w:val="000000"/>
          </w:rPr>
          <w:t xml:space="preserve">Abilities </w:t>
        </w:r>
        <w:r>
          <w:rPr>
            <w:rFonts w:eastAsia="Times New Roman" w:cstheme="minorHAnsi"/>
            <w:color w:val="000000"/>
          </w:rPr>
          <w:t xml:space="preserve">of powerful spellcasting classes </w:t>
        </w:r>
        <w:r w:rsidRPr="000D5DB5">
          <w:rPr>
            <w:rFonts w:eastAsia="Times New Roman" w:cstheme="minorHAnsi"/>
            <w:color w:val="000000"/>
          </w:rPr>
          <w:t>such as Invocation</w:t>
        </w:r>
        <w:r>
          <w:rPr>
            <w:rFonts w:eastAsia="Times New Roman" w:cstheme="minorHAnsi"/>
            <w:color w:val="000000"/>
          </w:rPr>
          <w:t xml:space="preserve"> for mages</w:t>
        </w:r>
        <w:r w:rsidRPr="000D5DB5">
          <w:rPr>
            <w:rFonts w:eastAsia="Times New Roman" w:cstheme="minorHAnsi"/>
            <w:color w:val="000000"/>
          </w:rPr>
          <w:t>, Ancient Power</w:t>
        </w:r>
        <w:r>
          <w:rPr>
            <w:rFonts w:eastAsia="Times New Roman" w:cstheme="minorHAnsi"/>
            <w:color w:val="000000"/>
          </w:rPr>
          <w:t xml:space="preserve"> for druids</w:t>
        </w:r>
        <w:r w:rsidRPr="000D5DB5">
          <w:rPr>
            <w:rFonts w:eastAsia="Times New Roman" w:cstheme="minorHAnsi"/>
            <w:color w:val="000000"/>
          </w:rPr>
          <w:t xml:space="preserve">, and Desperate Prayer </w:t>
        </w:r>
        <w:r>
          <w:rPr>
            <w:rFonts w:eastAsia="Times New Roman" w:cstheme="minorHAnsi"/>
            <w:color w:val="000000"/>
          </w:rPr>
          <w:t xml:space="preserve">for priests </w:t>
        </w:r>
        <w:r w:rsidRPr="000D5DB5">
          <w:rPr>
            <w:rFonts w:eastAsia="Times New Roman" w:cstheme="minorHAnsi"/>
            <w:color w:val="000000"/>
          </w:rPr>
          <w:t>all restore mana</w:t>
        </w:r>
        <w:r>
          <w:rPr>
            <w:rFonts w:eastAsia="Times New Roman" w:cstheme="minorHAnsi"/>
            <w:color w:val="000000"/>
          </w:rPr>
          <w:t xml:space="preserve">. </w:t>
        </w:r>
        <w:r w:rsidRPr="000D5DB5">
          <w:rPr>
            <w:rFonts w:eastAsia="Times New Roman" w:cstheme="minorHAnsi"/>
            <w:color w:val="000000"/>
          </w:rPr>
          <w:t xml:space="preserve">Unless otherwise stated, a character can only use mana restorative abilities </w:t>
        </w:r>
        <w:r>
          <w:rPr>
            <w:rFonts w:eastAsia="Times New Roman" w:cstheme="minorHAnsi"/>
            <w:color w:val="000000"/>
          </w:rPr>
          <w:t xml:space="preserve">once every </w:t>
        </w:r>
        <w:r w:rsidRPr="000D5DB5">
          <w:rPr>
            <w:rFonts w:eastAsia="Times New Roman" w:cstheme="minorHAnsi"/>
            <w:color w:val="000000"/>
          </w:rPr>
          <w:t>hour (such as a drink from mana fountain).</w:t>
        </w:r>
      </w:ins>
    </w:p>
    <w:p w14:paraId="394E6670" w14:textId="7410F7F8" w:rsidR="009A52A8" w:rsidRPr="009A52A8" w:rsidDel="009A52A8" w:rsidRDefault="009A52A8">
      <w:pPr>
        <w:contextualSpacing/>
        <w:rPr>
          <w:del w:id="4644" w:author="Admin" w:date="2021-09-05T20:34:00Z"/>
          <w:rFonts w:eastAsia="Times New Roman" w:cstheme="minorHAnsi"/>
          <w:color w:val="000000"/>
        </w:rPr>
      </w:pPr>
      <w:ins w:id="4645" w:author="Admin" w:date="2021-09-05T20:33:00Z">
        <w:r>
          <w:rPr>
            <w:rFonts w:eastAsia="Times New Roman" w:cstheme="minorHAnsi"/>
            <w:b/>
            <w:bCs/>
            <w:color w:val="000000"/>
          </w:rPr>
          <w:lastRenderedPageBreak/>
          <w:t xml:space="preserve">Rest. </w:t>
        </w:r>
      </w:ins>
    </w:p>
    <w:p w14:paraId="74FC3CA9" w14:textId="53C8EB89" w:rsidR="00444812" w:rsidRPr="00CE3AE0" w:rsidDel="009A52A8" w:rsidRDefault="00444812">
      <w:pPr>
        <w:contextualSpacing/>
        <w:rPr>
          <w:del w:id="4646" w:author="Admin" w:date="2021-09-05T20:34:00Z"/>
          <w:rFonts w:eastAsia="Times New Roman" w:cstheme="minorHAnsi"/>
          <w:i/>
          <w:iCs/>
          <w:color w:val="000000"/>
        </w:rPr>
      </w:pPr>
      <w:del w:id="4647" w:author="Admin" w:date="2021-09-05T20:34:00Z">
        <w:r w:rsidRPr="00CE3AE0" w:rsidDel="009A52A8">
          <w:rPr>
            <w:rFonts w:eastAsia="Times New Roman" w:cstheme="minorHAnsi"/>
            <w:i/>
            <w:iCs/>
            <w:color w:val="000000"/>
          </w:rPr>
          <w:delText xml:space="preserve">Passive Regeneration </w:delText>
        </w:r>
      </w:del>
    </w:p>
    <w:p w14:paraId="0BB026A5" w14:textId="42A87B65" w:rsidR="00444812" w:rsidRDefault="004A439F">
      <w:pPr>
        <w:contextualSpacing/>
        <w:rPr>
          <w:ins w:id="4648" w:author="Admin" w:date="2021-09-05T20:34:00Z"/>
          <w:rFonts w:eastAsia="Times New Roman" w:cstheme="minorHAnsi"/>
          <w:color w:val="000000"/>
        </w:rPr>
        <w:pPrChange w:id="4649" w:author="Admin" w:date="2021-09-05T20:41:00Z">
          <w:pPr>
            <w:pStyle w:val="ListParagraph"/>
            <w:numPr>
              <w:numId w:val="37"/>
            </w:numPr>
            <w:tabs>
              <w:tab w:val="num" w:pos="720"/>
            </w:tabs>
            <w:ind w:left="0" w:hanging="360"/>
          </w:pPr>
        </w:pPrChange>
      </w:pPr>
      <w:del w:id="4650" w:author="Admin" w:date="2021-09-05T20:34:00Z">
        <w:r w:rsidRPr="00CE3AE0" w:rsidDel="009A52A8">
          <w:rPr>
            <w:rFonts w:eastAsia="Times New Roman" w:cstheme="minorHAnsi"/>
            <w:i/>
            <w:iCs/>
            <w:color w:val="000000"/>
          </w:rPr>
          <w:delText>Rest.</w:delText>
        </w:r>
        <w:r w:rsidRPr="00134BC3" w:rsidDel="009A52A8">
          <w:rPr>
            <w:rFonts w:eastAsia="Times New Roman" w:cstheme="minorHAnsi"/>
            <w:b/>
            <w:bCs/>
            <w:color w:val="000000"/>
          </w:rPr>
          <w:delText xml:space="preserve"> </w:delText>
        </w:r>
      </w:del>
      <w:r w:rsidRPr="000D5DB5">
        <w:rPr>
          <w:rFonts w:eastAsia="Times New Roman" w:cstheme="minorHAnsi"/>
          <w:color w:val="000000"/>
        </w:rPr>
        <w:t xml:space="preserve">A character regains a number of mana points equal to </w:t>
      </w:r>
      <w:del w:id="4651" w:author="Admin" w:date="2021-09-05T20:31:00Z">
        <w:r w:rsidRPr="000D5DB5" w:rsidDel="008C4A7D">
          <w:rPr>
            <w:rFonts w:eastAsia="Times New Roman" w:cstheme="minorHAnsi"/>
            <w:color w:val="000000"/>
          </w:rPr>
          <w:delText>their proficiency bonus</w:delText>
        </w:r>
      </w:del>
      <w:ins w:id="4652" w:author="Admin" w:date="2021-09-05T20:31:00Z">
        <w:r w:rsidR="008C4A7D">
          <w:rPr>
            <w:rFonts w:eastAsia="Times New Roman" w:cstheme="minorHAnsi"/>
            <w:color w:val="000000"/>
          </w:rPr>
          <w:t>spellcasting ability modifier</w:t>
        </w:r>
      </w:ins>
      <w:r w:rsidRPr="000D5DB5">
        <w:rPr>
          <w:rFonts w:eastAsia="Times New Roman" w:cstheme="minorHAnsi"/>
          <w:color w:val="000000"/>
        </w:rPr>
        <w:t xml:space="preserve"> </w:t>
      </w:r>
      <w:del w:id="4653" w:author="Admin" w:date="2021-09-05T20:31:00Z">
        <w:r w:rsidRPr="000D5DB5" w:rsidDel="008C4A7D">
          <w:rPr>
            <w:rFonts w:eastAsia="Times New Roman" w:cstheme="minorHAnsi"/>
            <w:color w:val="000000"/>
          </w:rPr>
          <w:delText xml:space="preserve">per </w:delText>
        </w:r>
      </w:del>
      <w:ins w:id="4654" w:author="Admin" w:date="2021-09-05T20:31:00Z">
        <w:r w:rsidR="008C4A7D">
          <w:rPr>
            <w:rFonts w:eastAsia="Times New Roman" w:cstheme="minorHAnsi"/>
            <w:color w:val="000000"/>
          </w:rPr>
          <w:t xml:space="preserve">for every </w:t>
        </w:r>
      </w:ins>
      <w:r w:rsidRPr="000D5DB5">
        <w:rPr>
          <w:rFonts w:eastAsia="Times New Roman" w:cstheme="minorHAnsi"/>
          <w:color w:val="000000"/>
        </w:rPr>
        <w:t xml:space="preserve">hour </w:t>
      </w:r>
      <w:del w:id="4655" w:author="Admin" w:date="2021-09-05T20:31:00Z">
        <w:r w:rsidRPr="000D5DB5" w:rsidDel="008C4A7D">
          <w:rPr>
            <w:rFonts w:eastAsia="Times New Roman" w:cstheme="minorHAnsi"/>
            <w:color w:val="000000"/>
          </w:rPr>
          <w:delText>of not casting spells</w:delText>
        </w:r>
      </w:del>
      <w:ins w:id="4656" w:author="Admin" w:date="2021-09-05T20:31:00Z">
        <w:r w:rsidR="008C4A7D">
          <w:rPr>
            <w:rFonts w:eastAsia="Times New Roman" w:cstheme="minorHAnsi"/>
            <w:color w:val="000000"/>
          </w:rPr>
          <w:t>in which they have not cast spells</w:t>
        </w:r>
      </w:ins>
      <w:r>
        <w:rPr>
          <w:rFonts w:eastAsia="Times New Roman" w:cstheme="minorHAnsi"/>
          <w:color w:val="000000"/>
        </w:rPr>
        <w:t>,</w:t>
      </w:r>
      <w:r w:rsidRPr="000D5DB5">
        <w:rPr>
          <w:rFonts w:eastAsia="Times New Roman" w:cstheme="minorHAnsi"/>
          <w:color w:val="000000"/>
        </w:rPr>
        <w:t xml:space="preserve"> or </w:t>
      </w:r>
      <w:r>
        <w:rPr>
          <w:rFonts w:eastAsia="Times New Roman" w:cstheme="minorHAnsi"/>
          <w:color w:val="000000"/>
        </w:rPr>
        <w:t xml:space="preserve">every </w:t>
      </w:r>
      <w:r w:rsidRPr="000D5DB5">
        <w:rPr>
          <w:rFonts w:eastAsia="Times New Roman" w:cstheme="minorHAnsi"/>
          <w:color w:val="000000"/>
        </w:rPr>
        <w:t>per short rest</w:t>
      </w:r>
      <w:r>
        <w:rPr>
          <w:rFonts w:eastAsia="Times New Roman" w:cstheme="minorHAnsi"/>
          <w:color w:val="000000"/>
        </w:rPr>
        <w:t xml:space="preserve">. A character </w:t>
      </w:r>
      <w:r w:rsidRPr="000D5DB5">
        <w:rPr>
          <w:rFonts w:eastAsia="Times New Roman" w:cstheme="minorHAnsi"/>
          <w:color w:val="000000"/>
        </w:rPr>
        <w:t xml:space="preserve">regains all </w:t>
      </w:r>
      <w:r>
        <w:rPr>
          <w:rFonts w:eastAsia="Times New Roman" w:cstheme="minorHAnsi"/>
          <w:color w:val="000000"/>
        </w:rPr>
        <w:t xml:space="preserve">spent </w:t>
      </w:r>
      <w:r w:rsidRPr="000D5DB5">
        <w:rPr>
          <w:rFonts w:eastAsia="Times New Roman" w:cstheme="minorHAnsi"/>
          <w:color w:val="000000"/>
        </w:rPr>
        <w:t>mana points after a full night’s rest.</w:t>
      </w:r>
      <w:ins w:id="4657" w:author="Admin" w:date="2021-09-05T20:31:00Z">
        <w:r w:rsidR="008C4A7D">
          <w:rPr>
            <w:rFonts w:eastAsia="Times New Roman" w:cstheme="minorHAnsi"/>
            <w:color w:val="000000"/>
          </w:rPr>
          <w:t xml:space="preserve"> </w:t>
        </w:r>
      </w:ins>
    </w:p>
    <w:p w14:paraId="64A49C57" w14:textId="5E3AA02D" w:rsidR="009A52A8" w:rsidRPr="009A52A8" w:rsidRDefault="009A52A8">
      <w:pPr>
        <w:pStyle w:val="ListParagraph"/>
        <w:numPr>
          <w:ilvl w:val="0"/>
          <w:numId w:val="37"/>
        </w:numPr>
        <w:rPr>
          <w:ins w:id="4658" w:author="Admin" w:date="2021-09-05T20:38:00Z"/>
          <w:rFonts w:eastAsia="Times New Roman" w:cstheme="minorHAnsi"/>
          <w:color w:val="000000"/>
          <w:rPrChange w:id="4659" w:author="Admin" w:date="2021-09-05T20:42:00Z">
            <w:rPr>
              <w:ins w:id="4660" w:author="Admin" w:date="2021-09-05T20:38:00Z"/>
            </w:rPr>
          </w:rPrChange>
        </w:rPr>
        <w:pPrChange w:id="4661" w:author="Admin" w:date="2021-09-05T20:42:00Z">
          <w:pPr/>
        </w:pPrChange>
      </w:pPr>
      <w:ins w:id="4662" w:author="Admin" w:date="2021-09-05T20:34:00Z">
        <w:r w:rsidRPr="009A52A8">
          <w:rPr>
            <w:rFonts w:eastAsia="Times New Roman" w:cstheme="minorHAnsi"/>
            <w:i/>
            <w:iCs/>
            <w:color w:val="000000"/>
            <w:rPrChange w:id="4663" w:author="Admin" w:date="2021-09-05T20:42:00Z">
              <w:rPr>
                <w:i/>
                <w:iCs/>
              </w:rPr>
            </w:rPrChange>
          </w:rPr>
          <w:t xml:space="preserve">Epic Heroism. </w:t>
        </w:r>
        <w:r w:rsidRPr="009A52A8">
          <w:rPr>
            <w:rFonts w:eastAsia="Times New Roman" w:cstheme="minorHAnsi"/>
            <w:color w:val="000000"/>
            <w:rPrChange w:id="4664" w:author="Admin" w:date="2021-09-05T20:42:00Z">
              <w:rPr/>
            </w:rPrChange>
          </w:rPr>
          <w:t xml:space="preserve">If you are using the </w:t>
        </w:r>
      </w:ins>
      <w:ins w:id="4665" w:author="Admin" w:date="2021-09-05T20:35:00Z">
        <w:r w:rsidRPr="009A52A8">
          <w:rPr>
            <w:rFonts w:eastAsia="Times New Roman" w:cstheme="minorHAnsi"/>
            <w:color w:val="000000"/>
            <w:rPrChange w:id="4666" w:author="Admin" w:date="2021-09-05T20:42:00Z">
              <w:rPr/>
            </w:rPrChange>
          </w:rPr>
          <w:t xml:space="preserve">Epic Heroism rest variant, you regain mana every 5 minutes, and regain all spent mana points after 1 hour’s rest. Consider </w:t>
        </w:r>
      </w:ins>
      <w:ins w:id="4667" w:author="Admin" w:date="2021-09-05T20:38:00Z">
        <w:r w:rsidRPr="009A52A8">
          <w:rPr>
            <w:rFonts w:eastAsia="Times New Roman" w:cstheme="minorHAnsi"/>
            <w:color w:val="000000"/>
            <w:rPrChange w:id="4668" w:author="Admin" w:date="2021-09-05T20:42:00Z">
              <w:rPr/>
            </w:rPrChange>
          </w:rPr>
          <w:t>restricting spellcasters so that only a full 8-hour rest will allow a spellcaster to regain access to spent 7th</w:t>
        </w:r>
      </w:ins>
      <w:ins w:id="4669" w:author="Admin" w:date="2021-09-05T20:39:00Z">
        <w:r w:rsidRPr="009A52A8">
          <w:rPr>
            <w:rFonts w:eastAsia="Times New Roman" w:cstheme="minorHAnsi"/>
            <w:color w:val="000000"/>
            <w:rPrChange w:id="4670" w:author="Admin" w:date="2021-09-05T20:42:00Z">
              <w:rPr/>
            </w:rPrChange>
          </w:rPr>
          <w:t xml:space="preserve"> to 9th level spells</w:t>
        </w:r>
      </w:ins>
      <w:ins w:id="4671" w:author="Admin" w:date="2021-09-05T20:38:00Z">
        <w:r w:rsidRPr="009A52A8">
          <w:rPr>
            <w:rFonts w:eastAsia="Times New Roman" w:cstheme="minorHAnsi"/>
            <w:color w:val="000000"/>
            <w:rPrChange w:id="4672" w:author="Admin" w:date="2021-09-05T20:42:00Z">
              <w:rPr/>
            </w:rPrChange>
          </w:rPr>
          <w:t>.</w:t>
        </w:r>
      </w:ins>
    </w:p>
    <w:p w14:paraId="7317CA2B" w14:textId="5B20E02B" w:rsidR="009A52A8" w:rsidRPr="009A52A8" w:rsidRDefault="009A52A8">
      <w:pPr>
        <w:pStyle w:val="ListParagraph"/>
        <w:numPr>
          <w:ilvl w:val="0"/>
          <w:numId w:val="37"/>
        </w:numPr>
        <w:rPr>
          <w:ins w:id="4673" w:author="Admin" w:date="2021-09-05T20:34:00Z"/>
          <w:rFonts w:eastAsia="Times New Roman" w:cstheme="minorHAnsi"/>
          <w:color w:val="000000"/>
        </w:rPr>
        <w:pPrChange w:id="4674" w:author="Admin" w:date="2021-09-05T20:42:00Z">
          <w:pPr>
            <w:pStyle w:val="ListParagraph"/>
            <w:numPr>
              <w:numId w:val="37"/>
            </w:numPr>
            <w:tabs>
              <w:tab w:val="num" w:pos="720"/>
            </w:tabs>
            <w:ind w:left="0" w:hanging="360"/>
          </w:pPr>
        </w:pPrChange>
      </w:pPr>
      <w:ins w:id="4675" w:author="Admin" w:date="2021-09-05T20:34:00Z">
        <w:r w:rsidRPr="009A52A8">
          <w:rPr>
            <w:rFonts w:eastAsia="Times New Roman" w:cstheme="minorHAnsi"/>
            <w:i/>
            <w:iCs/>
            <w:color w:val="000000"/>
            <w:rPrChange w:id="4676" w:author="Admin" w:date="2021-09-05T20:42:00Z">
              <w:rPr>
                <w:i/>
                <w:iCs/>
              </w:rPr>
            </w:rPrChange>
          </w:rPr>
          <w:t xml:space="preserve">Gritty Realism. </w:t>
        </w:r>
      </w:ins>
      <w:ins w:id="4677" w:author="Admin" w:date="2021-09-05T20:39:00Z">
        <w:r w:rsidRPr="009A52A8">
          <w:rPr>
            <w:rFonts w:eastAsia="Times New Roman" w:cstheme="minorHAnsi"/>
            <w:color w:val="000000"/>
            <w:rPrChange w:id="4678" w:author="Admin" w:date="2021-09-05T20:42:00Z">
              <w:rPr/>
            </w:rPrChange>
          </w:rPr>
          <w:t xml:space="preserve">If you are using the Gritty Realism rest variant, you regain mana every </w:t>
        </w:r>
      </w:ins>
      <w:ins w:id="4679" w:author="Admin" w:date="2021-09-05T20:40:00Z">
        <w:r w:rsidRPr="009A52A8">
          <w:rPr>
            <w:rFonts w:eastAsia="Times New Roman" w:cstheme="minorHAnsi"/>
            <w:color w:val="000000"/>
            <w:rPrChange w:id="4680" w:author="Admin" w:date="2021-09-05T20:42:00Z">
              <w:rPr/>
            </w:rPrChange>
          </w:rPr>
          <w:t>4</w:t>
        </w:r>
      </w:ins>
      <w:ins w:id="4681" w:author="Admin" w:date="2021-09-05T20:39:00Z">
        <w:r w:rsidRPr="009A52A8">
          <w:rPr>
            <w:rFonts w:eastAsia="Times New Roman" w:cstheme="minorHAnsi"/>
            <w:color w:val="000000"/>
            <w:rPrChange w:id="4682" w:author="Admin" w:date="2021-09-05T20:42:00Z">
              <w:rPr/>
            </w:rPrChange>
          </w:rPr>
          <w:t xml:space="preserve"> hours in which </w:t>
        </w:r>
      </w:ins>
      <w:ins w:id="4683" w:author="Admin" w:date="2021-09-05T20:40:00Z">
        <w:r w:rsidRPr="009A52A8">
          <w:rPr>
            <w:rFonts w:eastAsia="Times New Roman" w:cstheme="minorHAnsi"/>
            <w:color w:val="000000"/>
            <w:rPrChange w:id="4684" w:author="Admin" w:date="2021-09-05T20:42:00Z">
              <w:rPr/>
            </w:rPrChange>
          </w:rPr>
          <w:t xml:space="preserve">you </w:t>
        </w:r>
      </w:ins>
      <w:ins w:id="4685" w:author="Admin" w:date="2021-09-05T20:39:00Z">
        <w:r w:rsidRPr="009A52A8">
          <w:rPr>
            <w:rFonts w:eastAsia="Times New Roman" w:cstheme="minorHAnsi"/>
            <w:color w:val="000000"/>
            <w:rPrChange w:id="4686" w:author="Admin" w:date="2021-09-05T20:42:00Z">
              <w:rPr/>
            </w:rPrChange>
          </w:rPr>
          <w:t xml:space="preserve">have not cast spells. </w:t>
        </w:r>
      </w:ins>
    </w:p>
    <w:p w14:paraId="3BA2CC33" w14:textId="13A95FB4" w:rsidR="009A52A8" w:rsidDel="009A52A8" w:rsidRDefault="00396018">
      <w:pPr>
        <w:contextualSpacing/>
        <w:rPr>
          <w:del w:id="4687" w:author="Admin" w:date="2021-09-05T20:41:00Z"/>
          <w:rFonts w:eastAsia="Times New Roman" w:cstheme="minorHAnsi"/>
          <w:color w:val="000000"/>
        </w:rPr>
        <w:pPrChange w:id="4688" w:author="Admin" w:date="2021-09-05T21:07:00Z">
          <w:pPr>
            <w:pStyle w:val="ListParagraph"/>
            <w:numPr>
              <w:numId w:val="37"/>
            </w:numPr>
            <w:tabs>
              <w:tab w:val="num" w:pos="720"/>
            </w:tabs>
            <w:ind w:left="0" w:hanging="360"/>
          </w:pPr>
        </w:pPrChange>
      </w:pPr>
      <w:ins w:id="4689" w:author="Admin" w:date="2021-09-05T21:07:00Z">
        <w:r>
          <w:rPr>
            <w:rFonts w:eastAsia="Times New Roman" w:cstheme="minorHAnsi"/>
            <w:color w:val="000000"/>
          </w:rPr>
          <w:t xml:space="preserve">Around the world lie areas of power: </w:t>
        </w:r>
      </w:ins>
    </w:p>
    <w:p w14:paraId="7354325D" w14:textId="782DB5A4" w:rsidR="009A52A8" w:rsidRPr="00396018" w:rsidDel="00396018" w:rsidRDefault="00444812">
      <w:pPr>
        <w:rPr>
          <w:del w:id="4690" w:author="Admin" w:date="2021-09-05T21:08:00Z"/>
          <w:rPrChange w:id="4691" w:author="Admin" w:date="2021-09-05T21:08:00Z">
            <w:rPr>
              <w:del w:id="4692" w:author="Admin" w:date="2021-09-05T21:08:00Z"/>
              <w:rFonts w:eastAsia="Times New Roman" w:cstheme="minorHAnsi"/>
              <w:color w:val="000000"/>
            </w:rPr>
          </w:rPrChange>
        </w:rPr>
        <w:pPrChange w:id="4693" w:author="Admin" w:date="2021-09-05T21:08:00Z">
          <w:pPr>
            <w:pStyle w:val="ListParagraph"/>
            <w:numPr>
              <w:numId w:val="37"/>
            </w:numPr>
            <w:tabs>
              <w:tab w:val="num" w:pos="720"/>
            </w:tabs>
            <w:ind w:left="0" w:hanging="360"/>
          </w:pPr>
        </w:pPrChange>
      </w:pPr>
      <w:del w:id="4694" w:author="Admin" w:date="2021-09-05T20:41:00Z">
        <w:r w:rsidRPr="00CE3AE0" w:rsidDel="009A52A8">
          <w:rPr>
            <w:rFonts w:eastAsia="Times New Roman" w:cstheme="minorHAnsi"/>
            <w:i/>
            <w:iCs/>
            <w:color w:val="000000"/>
          </w:rPr>
          <w:delText>Attune with L</w:delText>
        </w:r>
        <w:r w:rsidR="006C6A8E" w:rsidRPr="00CE3AE0" w:rsidDel="009A52A8">
          <w:rPr>
            <w:rFonts w:eastAsia="Times New Roman" w:cstheme="minorHAnsi"/>
            <w:i/>
            <w:iCs/>
            <w:color w:val="000000"/>
          </w:rPr>
          <w:delText>e</w:delText>
        </w:r>
        <w:r w:rsidRPr="00CE3AE0" w:rsidDel="009A52A8">
          <w:rPr>
            <w:rFonts w:eastAsia="Times New Roman" w:cstheme="minorHAnsi"/>
            <w:i/>
            <w:iCs/>
            <w:color w:val="000000"/>
          </w:rPr>
          <w:delText>y Line.</w:delText>
        </w:r>
        <w:r w:rsidDel="009A52A8">
          <w:rPr>
            <w:rFonts w:eastAsia="Times New Roman" w:cstheme="minorHAnsi"/>
            <w:b/>
            <w:bCs/>
            <w:color w:val="000000"/>
          </w:rPr>
          <w:delText xml:space="preserve"> </w:delText>
        </w:r>
      </w:del>
      <w:del w:id="4695" w:author="Admin" w:date="2021-09-05T21:07:00Z">
        <w:r w:rsidDel="00396018">
          <w:rPr>
            <w:rFonts w:eastAsia="Times New Roman" w:cstheme="minorHAnsi"/>
            <w:color w:val="000000"/>
          </w:rPr>
          <w:delText>L</w:delText>
        </w:r>
      </w:del>
      <w:ins w:id="4696" w:author="Admin" w:date="2021-09-05T21:07:00Z">
        <w:r w:rsidR="00396018">
          <w:rPr>
            <w:rFonts w:eastAsia="Times New Roman" w:cstheme="minorHAnsi"/>
            <w:color w:val="000000"/>
          </w:rPr>
          <w:t>l</w:t>
        </w:r>
      </w:ins>
      <w:r w:rsidRPr="00A53B8E">
        <w:rPr>
          <w:rFonts w:eastAsia="Times New Roman" w:cstheme="minorHAnsi"/>
          <w:color w:val="000000"/>
        </w:rPr>
        <w:t xml:space="preserve">ey lines intersect and react with </w:t>
      </w:r>
      <w:del w:id="4697" w:author="Admin" w:date="2021-09-05T20:41:00Z">
        <w:r w:rsidRPr="00A53B8E" w:rsidDel="009A52A8">
          <w:rPr>
            <w:rFonts w:eastAsia="Times New Roman" w:cstheme="minorHAnsi"/>
            <w:color w:val="000000"/>
          </w:rPr>
          <w:delText xml:space="preserve">pure </w:delText>
        </w:r>
      </w:del>
      <w:r w:rsidRPr="00A53B8E">
        <w:rPr>
          <w:rFonts w:eastAsia="Times New Roman" w:cstheme="minorHAnsi"/>
          <w:color w:val="000000"/>
        </w:rPr>
        <w:t>water</w:t>
      </w:r>
      <w:del w:id="4698" w:author="Admin" w:date="2021-09-05T20:41:00Z">
        <w:r w:rsidRPr="00A53B8E" w:rsidDel="009A52A8">
          <w:rPr>
            <w:rFonts w:eastAsia="Times New Roman" w:cstheme="minorHAnsi"/>
            <w:color w:val="000000"/>
          </w:rPr>
          <w:delText>s</w:delText>
        </w:r>
      </w:del>
      <w:r>
        <w:rPr>
          <w:rFonts w:eastAsia="Times New Roman" w:cstheme="minorHAnsi"/>
          <w:color w:val="000000"/>
        </w:rPr>
        <w:t>, creating moonwells</w:t>
      </w:r>
      <w:ins w:id="4699" w:author="Admin" w:date="2021-09-05T20:41:00Z">
        <w:r w:rsidR="009A52A8">
          <w:rPr>
            <w:rFonts w:eastAsia="Times New Roman" w:cstheme="minorHAnsi"/>
            <w:color w:val="000000"/>
          </w:rPr>
          <w:t>,</w:t>
        </w:r>
      </w:ins>
      <w:r>
        <w:rPr>
          <w:rFonts w:eastAsia="Times New Roman" w:cstheme="minorHAnsi"/>
          <w:color w:val="000000"/>
        </w:rPr>
        <w:t xml:space="preserve"> </w:t>
      </w:r>
      <w:del w:id="4700" w:author="Admin" w:date="2021-09-05T20:41:00Z">
        <w:r w:rsidDel="009A52A8">
          <w:rPr>
            <w:rFonts w:eastAsia="Times New Roman" w:cstheme="minorHAnsi"/>
            <w:color w:val="000000"/>
          </w:rPr>
          <w:delText xml:space="preserve">and </w:delText>
        </w:r>
      </w:del>
      <w:r>
        <w:rPr>
          <w:rFonts w:eastAsia="Times New Roman" w:cstheme="minorHAnsi"/>
          <w:color w:val="000000"/>
        </w:rPr>
        <w:t>mana fountains</w:t>
      </w:r>
      <w:ins w:id="4701" w:author="Admin" w:date="2021-09-05T20:41:00Z">
        <w:r w:rsidR="009A52A8">
          <w:rPr>
            <w:rFonts w:eastAsia="Times New Roman" w:cstheme="minorHAnsi"/>
            <w:color w:val="000000"/>
          </w:rPr>
          <w:t>, and similar fonts of power</w:t>
        </w:r>
      </w:ins>
      <w:del w:id="4702" w:author="Admin" w:date="2021-09-05T20:41:00Z">
        <w:r w:rsidRPr="00A53B8E" w:rsidDel="009A52A8">
          <w:rPr>
            <w:rFonts w:eastAsia="Times New Roman" w:cstheme="minorHAnsi"/>
            <w:color w:val="000000"/>
          </w:rPr>
          <w:delText xml:space="preserve">, </w:delText>
        </w:r>
      </w:del>
      <w:ins w:id="4703" w:author="Admin" w:date="2021-09-05T20:41:00Z">
        <w:r w:rsidR="009A52A8">
          <w:rPr>
            <w:rFonts w:eastAsia="Times New Roman" w:cstheme="minorHAnsi"/>
            <w:color w:val="000000"/>
          </w:rPr>
          <w:t xml:space="preserve">. Those who rest near a lay line intersection or such feature </w:t>
        </w:r>
      </w:ins>
      <w:del w:id="4704" w:author="Admin" w:date="2021-09-05T20:42:00Z">
        <w:r w:rsidRPr="00A53B8E" w:rsidDel="009A52A8">
          <w:rPr>
            <w:rFonts w:eastAsia="Times New Roman" w:cstheme="minorHAnsi"/>
            <w:color w:val="000000"/>
          </w:rPr>
          <w:delText xml:space="preserve">allowing those who </w:delText>
        </w:r>
        <w:r w:rsidDel="009A52A8">
          <w:rPr>
            <w:rFonts w:eastAsia="Times New Roman" w:cstheme="minorHAnsi"/>
            <w:color w:val="000000"/>
          </w:rPr>
          <w:delText xml:space="preserve">remain around them to regain </w:delText>
        </w:r>
        <w:r w:rsidRPr="00A53B8E" w:rsidDel="009A52A8">
          <w:rPr>
            <w:rFonts w:eastAsia="Times New Roman" w:cstheme="minorHAnsi"/>
            <w:color w:val="000000"/>
          </w:rPr>
          <w:delText xml:space="preserve">+25% </w:delText>
        </w:r>
      </w:del>
      <w:ins w:id="4705" w:author="Admin" w:date="2021-09-05T20:42:00Z">
        <w:r w:rsidR="009A52A8">
          <w:rPr>
            <w:rFonts w:eastAsia="Times New Roman" w:cstheme="minorHAnsi"/>
            <w:color w:val="000000"/>
          </w:rPr>
          <w:t xml:space="preserve">increase their </w:t>
        </w:r>
      </w:ins>
      <w:del w:id="4706" w:author="Admin" w:date="2021-09-05T20:42:00Z">
        <w:r w:rsidDel="009A52A8">
          <w:rPr>
            <w:rFonts w:eastAsia="Times New Roman" w:cstheme="minorHAnsi"/>
            <w:color w:val="000000"/>
          </w:rPr>
          <w:delText xml:space="preserve">increased </w:delText>
        </w:r>
      </w:del>
      <w:r w:rsidRPr="00A53B8E">
        <w:rPr>
          <w:rFonts w:eastAsia="Times New Roman" w:cstheme="minorHAnsi"/>
          <w:color w:val="000000"/>
        </w:rPr>
        <w:t>mana regeneration per hour when within 30 feet</w:t>
      </w:r>
      <w:r>
        <w:rPr>
          <w:rFonts w:eastAsia="Times New Roman" w:cstheme="minorHAnsi"/>
          <w:color w:val="000000"/>
        </w:rPr>
        <w:t xml:space="preserve"> of the source</w:t>
      </w:r>
      <w:r w:rsidR="00574B9F">
        <w:rPr>
          <w:rFonts w:eastAsia="Times New Roman" w:cstheme="minorHAnsi"/>
          <w:color w:val="000000"/>
        </w:rPr>
        <w:t xml:space="preserve"> </w:t>
      </w:r>
      <w:ins w:id="4707" w:author="Admin" w:date="2021-09-05T20:42:00Z">
        <w:r w:rsidR="009A52A8">
          <w:rPr>
            <w:rFonts w:eastAsia="Times New Roman" w:cstheme="minorHAnsi"/>
            <w:color w:val="000000"/>
          </w:rPr>
          <w:t xml:space="preserve">by 50% </w:t>
        </w:r>
      </w:ins>
      <w:r w:rsidR="00574B9F">
        <w:rPr>
          <w:rFonts w:eastAsia="Times New Roman" w:cstheme="minorHAnsi"/>
          <w:color w:val="000000"/>
        </w:rPr>
        <w:t xml:space="preserve">(round down, minimum </w:t>
      </w:r>
      <w:ins w:id="4708" w:author="Admin" w:date="2021-09-05T20:42:00Z">
        <w:r w:rsidR="009A52A8">
          <w:rPr>
            <w:rFonts w:eastAsia="Times New Roman" w:cstheme="minorHAnsi"/>
            <w:color w:val="000000"/>
          </w:rPr>
          <w:t>+</w:t>
        </w:r>
      </w:ins>
      <w:r w:rsidR="00574B9F">
        <w:rPr>
          <w:rFonts w:eastAsia="Times New Roman" w:cstheme="minorHAnsi"/>
          <w:color w:val="000000"/>
        </w:rPr>
        <w:t>1 mana point)</w:t>
      </w:r>
      <w:r w:rsidRPr="00A53B8E">
        <w:rPr>
          <w:rFonts w:eastAsia="Times New Roman" w:cstheme="minorHAnsi"/>
          <w:color w:val="000000"/>
        </w:rPr>
        <w:t>.</w:t>
      </w:r>
      <w:ins w:id="4709" w:author="Admin" w:date="2021-09-05T20:44:00Z">
        <w:r w:rsidR="002A4E5C">
          <w:rPr>
            <w:rFonts w:eastAsia="Times New Roman" w:cstheme="minorHAnsi"/>
            <w:color w:val="000000"/>
          </w:rPr>
          <w:t xml:space="preserve"> </w:t>
        </w:r>
      </w:ins>
      <w:ins w:id="4710" w:author="Admin" w:date="2021-09-05T20:45:00Z">
        <w:r w:rsidR="002A4E5C" w:rsidRPr="00A53B8E">
          <w:rPr>
            <w:rFonts w:eastAsia="Times New Roman" w:cstheme="minorHAnsi"/>
            <w:color w:val="000000"/>
          </w:rPr>
          <w:t xml:space="preserve">An example of a mana fountain is the high elves’ Sunwell in Quel’Thalas (which, unlike normal mana fountains, grants the benefits within the city of Silvermoon, and not just when in proximity), and the night elves’ Moonwells. </w:t>
        </w:r>
      </w:ins>
    </w:p>
    <w:p w14:paraId="18761299" w14:textId="5E68BE2A" w:rsidR="005373D9" w:rsidDel="009A52A8" w:rsidRDefault="005373D9">
      <w:pPr>
        <w:rPr>
          <w:del w:id="4711" w:author="Admin" w:date="2021-09-05T20:42:00Z"/>
          <w:rFonts w:eastAsia="Times New Roman" w:cstheme="minorHAnsi"/>
          <w:color w:val="000000"/>
        </w:rPr>
      </w:pPr>
    </w:p>
    <w:p w14:paraId="04B43E8B" w14:textId="38AB712E" w:rsidR="004A439F" w:rsidRPr="00CE3AE0" w:rsidDel="009A52A8" w:rsidRDefault="00444812">
      <w:pPr>
        <w:rPr>
          <w:del w:id="4712" w:author="Admin" w:date="2021-09-05T20:42:00Z"/>
          <w:rFonts w:eastAsia="Times New Roman" w:cstheme="minorHAnsi"/>
          <w:i/>
          <w:iCs/>
          <w:color w:val="000000"/>
        </w:rPr>
      </w:pPr>
      <w:del w:id="4713" w:author="Admin" w:date="2021-09-05T20:42:00Z">
        <w:r w:rsidRPr="00CE3AE0" w:rsidDel="009A52A8">
          <w:rPr>
            <w:rFonts w:eastAsia="Times New Roman" w:cstheme="minorHAnsi"/>
            <w:i/>
            <w:iCs/>
            <w:color w:val="000000"/>
          </w:rPr>
          <w:delText>Active Regeneration</w:delText>
        </w:r>
        <w:r w:rsidR="004A439F" w:rsidRPr="00CE3AE0" w:rsidDel="009A52A8">
          <w:rPr>
            <w:rFonts w:eastAsia="Times New Roman" w:cstheme="minorHAnsi"/>
            <w:i/>
            <w:iCs/>
            <w:color w:val="000000"/>
          </w:rPr>
          <w:delText xml:space="preserve"> </w:delText>
        </w:r>
      </w:del>
    </w:p>
    <w:p w14:paraId="7EA6A206" w14:textId="52145AB0" w:rsidR="009A52A8" w:rsidRDefault="004A439F">
      <w:pPr>
        <w:rPr>
          <w:ins w:id="4714" w:author="Admin" w:date="2021-09-05T20:43:00Z"/>
          <w:rFonts w:eastAsia="Times New Roman" w:cstheme="minorHAnsi"/>
          <w:color w:val="000000"/>
        </w:rPr>
        <w:pPrChange w:id="4715" w:author="Admin" w:date="2021-09-05T21:08:00Z">
          <w:pPr>
            <w:pStyle w:val="ListParagraph"/>
            <w:numPr>
              <w:numId w:val="37"/>
            </w:numPr>
            <w:tabs>
              <w:tab w:val="num" w:pos="720"/>
            </w:tabs>
            <w:ind w:left="0" w:hanging="360"/>
          </w:pPr>
        </w:pPrChange>
      </w:pPr>
      <w:del w:id="4716" w:author="Admin" w:date="2021-09-05T20:42:00Z">
        <w:r w:rsidRPr="009A52A8" w:rsidDel="009A52A8">
          <w:rPr>
            <w:rFonts w:eastAsia="Times New Roman" w:cstheme="minorHAnsi"/>
            <w:b/>
            <w:bCs/>
            <w:color w:val="000000"/>
            <w:rPrChange w:id="4717" w:author="Admin" w:date="2021-09-05T20:42:00Z">
              <w:rPr>
                <w:rFonts w:eastAsia="Times New Roman" w:cstheme="minorHAnsi"/>
                <w:i/>
                <w:iCs/>
                <w:color w:val="000000"/>
              </w:rPr>
            </w:rPrChange>
          </w:rPr>
          <w:delText>Abilities.</w:delText>
        </w:r>
        <w:r w:rsidRPr="000D5DB5" w:rsidDel="009A52A8">
          <w:rPr>
            <w:rFonts w:eastAsia="Times New Roman" w:cstheme="minorHAnsi"/>
            <w:color w:val="000000"/>
          </w:rPr>
          <w:delText xml:space="preserve"> </w:delText>
        </w:r>
      </w:del>
      <w:del w:id="4718" w:author="Admin" w:date="2021-09-05T21:06:00Z">
        <w:r w:rsidRPr="000D5DB5" w:rsidDel="00396018">
          <w:rPr>
            <w:rFonts w:eastAsia="Times New Roman" w:cstheme="minorHAnsi"/>
            <w:color w:val="000000"/>
          </w:rPr>
          <w:delText xml:space="preserve">Abilities </w:delText>
        </w:r>
        <w:r w:rsidDel="00396018">
          <w:rPr>
            <w:rFonts w:eastAsia="Times New Roman" w:cstheme="minorHAnsi"/>
            <w:color w:val="000000"/>
          </w:rPr>
          <w:delText xml:space="preserve">of powerful spellcasting classes </w:delText>
        </w:r>
        <w:r w:rsidRPr="000D5DB5" w:rsidDel="00396018">
          <w:rPr>
            <w:rFonts w:eastAsia="Times New Roman" w:cstheme="minorHAnsi"/>
            <w:color w:val="000000"/>
          </w:rPr>
          <w:delText>such as Invocation</w:delText>
        </w:r>
        <w:r w:rsidDel="00396018">
          <w:rPr>
            <w:rFonts w:eastAsia="Times New Roman" w:cstheme="minorHAnsi"/>
            <w:color w:val="000000"/>
          </w:rPr>
          <w:delText xml:space="preserve"> for mages</w:delText>
        </w:r>
        <w:r w:rsidRPr="000D5DB5" w:rsidDel="00396018">
          <w:rPr>
            <w:rFonts w:eastAsia="Times New Roman" w:cstheme="minorHAnsi"/>
            <w:color w:val="000000"/>
          </w:rPr>
          <w:delText>, Ancient Power</w:delText>
        </w:r>
        <w:r w:rsidDel="00396018">
          <w:rPr>
            <w:rFonts w:eastAsia="Times New Roman" w:cstheme="minorHAnsi"/>
            <w:color w:val="000000"/>
          </w:rPr>
          <w:delText xml:space="preserve"> for druids</w:delText>
        </w:r>
        <w:r w:rsidRPr="000D5DB5" w:rsidDel="00396018">
          <w:rPr>
            <w:rFonts w:eastAsia="Times New Roman" w:cstheme="minorHAnsi"/>
            <w:color w:val="000000"/>
          </w:rPr>
          <w:delText xml:space="preserve">, and Desperate Prayer </w:delText>
        </w:r>
        <w:r w:rsidDel="00396018">
          <w:rPr>
            <w:rFonts w:eastAsia="Times New Roman" w:cstheme="minorHAnsi"/>
            <w:color w:val="000000"/>
          </w:rPr>
          <w:delText xml:space="preserve">for priests </w:delText>
        </w:r>
        <w:r w:rsidRPr="000D5DB5" w:rsidDel="00396018">
          <w:rPr>
            <w:rFonts w:eastAsia="Times New Roman" w:cstheme="minorHAnsi"/>
            <w:color w:val="000000"/>
          </w:rPr>
          <w:delText>all restore mana</w:delText>
        </w:r>
      </w:del>
      <w:del w:id="4719" w:author="Admin" w:date="2021-09-05T20:53:00Z">
        <w:r w:rsidRPr="000D5DB5" w:rsidDel="002A4E5C">
          <w:rPr>
            <w:rFonts w:eastAsia="Times New Roman" w:cstheme="minorHAnsi"/>
            <w:color w:val="000000"/>
          </w:rPr>
          <w:delText>, as well as certain spells (</w:delText>
        </w:r>
        <w:r w:rsidDel="002A4E5C">
          <w:rPr>
            <w:rFonts w:eastAsia="Times New Roman" w:cstheme="minorHAnsi"/>
            <w:color w:val="000000"/>
          </w:rPr>
          <w:delText xml:space="preserve">the warlock’s </w:delText>
        </w:r>
        <w:r w:rsidRPr="000D5DB5" w:rsidDel="002A4E5C">
          <w:rPr>
            <w:rFonts w:eastAsia="Times New Roman" w:cstheme="minorHAnsi"/>
            <w:color w:val="000000"/>
          </w:rPr>
          <w:delText>Life Tap</w:delText>
        </w:r>
      </w:del>
      <w:del w:id="4720" w:author="Admin" w:date="2021-09-05T20:43:00Z">
        <w:r w:rsidRPr="000D5DB5" w:rsidDel="009A52A8">
          <w:rPr>
            <w:rFonts w:eastAsia="Times New Roman" w:cstheme="minorHAnsi"/>
            <w:color w:val="000000"/>
          </w:rPr>
          <w:delText xml:space="preserve">), </w:delText>
        </w:r>
      </w:del>
      <w:moveToRangeStart w:id="4721" w:author="Admin" w:date="2021-09-05T20:43:00Z" w:name="move81767023"/>
      <w:moveTo w:id="4722" w:author="Admin" w:date="2021-09-05T20:43:00Z">
        <w:del w:id="4723" w:author="Admin" w:date="2021-09-05T21:06:00Z">
          <w:r w:rsidR="009A52A8" w:rsidRPr="000D5DB5" w:rsidDel="00396018">
            <w:rPr>
              <w:rFonts w:eastAsia="Times New Roman" w:cstheme="minorHAnsi"/>
              <w:color w:val="000000"/>
            </w:rPr>
            <w:delText xml:space="preserve">Unless otherwise stated, a character can only use mana restorative abilities </w:delText>
          </w:r>
          <w:r w:rsidR="009A52A8" w:rsidDel="00396018">
            <w:rPr>
              <w:rFonts w:eastAsia="Times New Roman" w:cstheme="minorHAnsi"/>
              <w:color w:val="000000"/>
            </w:rPr>
            <w:delText xml:space="preserve">once every </w:delText>
          </w:r>
          <w:r w:rsidR="009A52A8" w:rsidRPr="000D5DB5" w:rsidDel="00396018">
            <w:rPr>
              <w:rFonts w:eastAsia="Times New Roman" w:cstheme="minorHAnsi"/>
              <w:color w:val="000000"/>
            </w:rPr>
            <w:delText>hour (such as a drink from mana fountain).</w:delText>
          </w:r>
        </w:del>
      </w:moveTo>
      <w:moveToRangeEnd w:id="4721"/>
    </w:p>
    <w:p w14:paraId="588B5994" w14:textId="14B0D1B1" w:rsidR="002A4E5C" w:rsidRDefault="009A52A8">
      <w:pPr>
        <w:pStyle w:val="ListParagraph"/>
        <w:ind w:left="0"/>
        <w:rPr>
          <w:ins w:id="4724" w:author="Admin" w:date="2021-09-05T20:45:00Z"/>
          <w:rFonts w:eastAsia="Times New Roman" w:cstheme="minorHAnsi"/>
          <w:color w:val="000000"/>
        </w:rPr>
        <w:pPrChange w:id="4725" w:author="Admin" w:date="2021-09-05T21:09:00Z">
          <w:pPr>
            <w:pStyle w:val="ListParagraph"/>
            <w:numPr>
              <w:numId w:val="37"/>
            </w:numPr>
            <w:tabs>
              <w:tab w:val="num" w:pos="720"/>
            </w:tabs>
            <w:ind w:left="0" w:hanging="360"/>
          </w:pPr>
        </w:pPrChange>
      </w:pPr>
      <w:ins w:id="4726" w:author="Admin" w:date="2021-09-05T20:43:00Z">
        <w:r>
          <w:rPr>
            <w:rFonts w:eastAsia="Times New Roman" w:cstheme="minorHAnsi"/>
            <w:b/>
            <w:bCs/>
            <w:color w:val="000000"/>
          </w:rPr>
          <w:t xml:space="preserve">Mana Tap. </w:t>
        </w:r>
        <w:r>
          <w:rPr>
            <w:rFonts w:eastAsia="Times New Roman" w:cstheme="minorHAnsi"/>
            <w:color w:val="000000"/>
          </w:rPr>
          <w:t xml:space="preserve">You may tap into reserves of magic, such as </w:t>
        </w:r>
      </w:ins>
      <w:ins w:id="4727" w:author="Admin" w:date="2021-09-05T20:54:00Z">
        <w:r w:rsidR="002A4E5C">
          <w:rPr>
            <w:rFonts w:eastAsia="Times New Roman" w:cstheme="minorHAnsi"/>
            <w:color w:val="000000"/>
          </w:rPr>
          <w:t xml:space="preserve">drinking from a mana potion, </w:t>
        </w:r>
      </w:ins>
      <w:ins w:id="4728" w:author="Admin" w:date="2021-09-05T20:44:00Z">
        <w:r w:rsidR="002A4E5C">
          <w:rPr>
            <w:rFonts w:eastAsia="Times New Roman" w:cstheme="minorHAnsi"/>
            <w:color w:val="000000"/>
          </w:rPr>
          <w:t>drawing</w:t>
        </w:r>
      </w:ins>
      <w:ins w:id="4729" w:author="Admin" w:date="2021-09-05T20:43:00Z">
        <w:r>
          <w:rPr>
            <w:rFonts w:eastAsia="Times New Roman" w:cstheme="minorHAnsi"/>
            <w:color w:val="000000"/>
          </w:rPr>
          <w:t xml:space="preserve"> from a </w:t>
        </w:r>
        <w:r w:rsidR="002A4E5C">
          <w:rPr>
            <w:rFonts w:eastAsia="Times New Roman" w:cstheme="minorHAnsi"/>
            <w:color w:val="000000"/>
          </w:rPr>
          <w:t xml:space="preserve">lay line-infused font of power </w:t>
        </w:r>
      </w:ins>
      <w:ins w:id="4730" w:author="Admin" w:date="2021-09-05T20:44:00Z">
        <w:r w:rsidR="002A4E5C">
          <w:rPr>
            <w:rFonts w:eastAsia="Times New Roman" w:cstheme="minorHAnsi"/>
            <w:color w:val="000000"/>
          </w:rPr>
          <w:t>(such as a drinking from a mana fountain</w:t>
        </w:r>
      </w:ins>
      <w:ins w:id="4731" w:author="Admin" w:date="2021-09-05T20:54:00Z">
        <w:r w:rsidR="002A4E5C">
          <w:rPr>
            <w:rFonts w:eastAsia="Times New Roman" w:cstheme="minorHAnsi"/>
            <w:color w:val="000000"/>
          </w:rPr>
          <w:t xml:space="preserve"> </w:t>
        </w:r>
      </w:ins>
      <w:ins w:id="4732" w:author="Admin" w:date="2021-09-05T20:44:00Z">
        <w:r w:rsidR="002A4E5C">
          <w:rPr>
            <w:rFonts w:eastAsia="Times New Roman" w:cstheme="minorHAnsi"/>
            <w:color w:val="000000"/>
          </w:rPr>
          <w:t>or bathing in a moonwell)</w:t>
        </w:r>
      </w:ins>
      <w:ins w:id="4733" w:author="Admin" w:date="2021-09-05T20:54:00Z">
        <w:r w:rsidR="002A4E5C">
          <w:rPr>
            <w:rFonts w:eastAsia="Times New Roman" w:cstheme="minorHAnsi"/>
            <w:color w:val="000000"/>
          </w:rPr>
          <w:t xml:space="preserve">, or </w:t>
        </w:r>
      </w:ins>
      <w:ins w:id="4734" w:author="Admin" w:date="2021-09-05T21:08:00Z">
        <w:r w:rsidR="00396018">
          <w:rPr>
            <w:rFonts w:eastAsia="Times New Roman" w:cstheme="minorHAnsi"/>
            <w:color w:val="000000"/>
          </w:rPr>
          <w:t>special spells</w:t>
        </w:r>
      </w:ins>
      <w:ins w:id="4735" w:author="Admin" w:date="2021-09-05T20:44:00Z">
        <w:r w:rsidR="002A4E5C">
          <w:rPr>
            <w:rFonts w:eastAsia="Times New Roman" w:cstheme="minorHAnsi"/>
            <w:color w:val="000000"/>
          </w:rPr>
          <w:t xml:space="preserve">. </w:t>
        </w:r>
      </w:ins>
      <w:ins w:id="4736" w:author="Admin" w:date="2021-09-05T20:45:00Z">
        <w:r w:rsidR="002A4E5C">
          <w:rPr>
            <w:rFonts w:eastAsia="Times New Roman" w:cstheme="minorHAnsi"/>
            <w:color w:val="000000"/>
          </w:rPr>
          <w:t>This requires an action, and restores mana as if you rested for one hour (using the normal rest rules, 5 minutes for epic heroism, and 4 hours for gritty realism)</w:t>
        </w:r>
      </w:ins>
      <w:ins w:id="4737" w:author="Admin" w:date="2021-09-05T21:08:00Z">
        <w:r w:rsidR="00396018">
          <w:rPr>
            <w:rFonts w:eastAsia="Times New Roman" w:cstheme="minorHAnsi"/>
            <w:color w:val="000000"/>
          </w:rPr>
          <w:t xml:space="preserve"> or the amount listed in the source’s description</w:t>
        </w:r>
      </w:ins>
      <w:ins w:id="4738" w:author="Admin" w:date="2021-09-05T21:09:00Z">
        <w:r w:rsidR="00396018">
          <w:rPr>
            <w:rFonts w:eastAsia="Times New Roman" w:cstheme="minorHAnsi"/>
            <w:color w:val="000000"/>
          </w:rPr>
          <w:t xml:space="preserve"> (such as with the Warlock’s </w:t>
        </w:r>
        <w:r w:rsidR="00396018">
          <w:rPr>
            <w:rFonts w:eastAsia="Times New Roman" w:cstheme="minorHAnsi"/>
            <w:i/>
            <w:iCs/>
            <w:color w:val="000000"/>
          </w:rPr>
          <w:t>life</w:t>
        </w:r>
        <w:r w:rsidR="00396018" w:rsidRPr="00396018">
          <w:rPr>
            <w:rFonts w:eastAsia="Times New Roman" w:cstheme="minorHAnsi"/>
            <w:i/>
            <w:iCs/>
            <w:color w:val="000000"/>
            <w:rPrChange w:id="4739" w:author="Admin" w:date="2021-09-05T21:09:00Z">
              <w:rPr>
                <w:rFonts w:eastAsia="Times New Roman" w:cstheme="minorHAnsi"/>
                <w:color w:val="000000"/>
              </w:rPr>
            </w:rPrChange>
          </w:rPr>
          <w:t xml:space="preserve"> tap</w:t>
        </w:r>
        <w:r w:rsidR="00396018">
          <w:rPr>
            <w:rFonts w:eastAsia="Times New Roman" w:cstheme="minorHAnsi"/>
            <w:color w:val="000000"/>
          </w:rPr>
          <w:t xml:space="preserve"> spell)</w:t>
        </w:r>
      </w:ins>
      <w:ins w:id="4740" w:author="Admin" w:date="2021-09-05T20:45:00Z">
        <w:r w:rsidR="002A4E5C">
          <w:rPr>
            <w:rFonts w:eastAsia="Times New Roman" w:cstheme="minorHAnsi"/>
            <w:color w:val="000000"/>
          </w:rPr>
          <w:t xml:space="preserve">. </w:t>
        </w:r>
      </w:ins>
    </w:p>
    <w:p w14:paraId="11D00E80" w14:textId="06BB4EE9" w:rsidR="004A439F" w:rsidRPr="002A4E5C" w:rsidDel="002A4E5C" w:rsidRDefault="004A439F">
      <w:pPr>
        <w:pStyle w:val="ListParagraph"/>
        <w:ind w:left="0"/>
        <w:rPr>
          <w:del w:id="4741" w:author="Admin" w:date="2021-09-05T20:44:00Z"/>
          <w:rFonts w:eastAsia="Times New Roman" w:cstheme="minorHAnsi"/>
          <w:b/>
          <w:bCs/>
          <w:color w:val="000000"/>
          <w:rPrChange w:id="4742" w:author="Admin" w:date="2021-09-05T20:46:00Z">
            <w:rPr>
              <w:del w:id="4743" w:author="Admin" w:date="2021-09-05T20:44:00Z"/>
              <w:rFonts w:eastAsia="Times New Roman" w:cstheme="minorHAnsi"/>
              <w:color w:val="000000"/>
            </w:rPr>
          </w:rPrChange>
        </w:rPr>
        <w:pPrChange w:id="4744" w:author="Admin" w:date="2021-09-05T20:45:00Z">
          <w:pPr>
            <w:pStyle w:val="ListParagraph"/>
            <w:numPr>
              <w:numId w:val="37"/>
            </w:numPr>
            <w:tabs>
              <w:tab w:val="num" w:pos="720"/>
            </w:tabs>
            <w:ind w:left="0" w:hanging="360"/>
          </w:pPr>
        </w:pPrChange>
      </w:pPr>
      <w:del w:id="4745" w:author="Admin" w:date="2021-09-05T20:44:00Z">
        <w:r w:rsidRPr="002A4E5C" w:rsidDel="002A4E5C">
          <w:rPr>
            <w:rFonts w:eastAsia="Times New Roman" w:cstheme="minorHAnsi"/>
            <w:b/>
            <w:bCs/>
            <w:color w:val="000000"/>
            <w:rPrChange w:id="4746" w:author="Admin" w:date="2021-09-05T20:46:00Z">
              <w:rPr>
                <w:rFonts w:eastAsia="Times New Roman" w:cstheme="minorHAnsi"/>
                <w:color w:val="000000"/>
              </w:rPr>
            </w:rPrChange>
          </w:rPr>
          <w:delText xml:space="preserve">items (Mana potions), and locations (Mana fountains). </w:delText>
        </w:r>
      </w:del>
      <w:moveFromRangeStart w:id="4747" w:author="Admin" w:date="2021-09-05T20:43:00Z" w:name="move81767023"/>
      <w:moveFrom w:id="4748" w:author="Admin" w:date="2021-09-05T20:43:00Z">
        <w:del w:id="4749" w:author="Admin" w:date="2021-09-05T20:44:00Z">
          <w:r w:rsidRPr="002A4E5C" w:rsidDel="002A4E5C">
            <w:rPr>
              <w:rFonts w:eastAsia="Times New Roman" w:cstheme="minorHAnsi"/>
              <w:b/>
              <w:bCs/>
              <w:color w:val="000000"/>
              <w:rPrChange w:id="4750" w:author="Admin" w:date="2021-09-05T20:46:00Z">
                <w:rPr>
                  <w:rFonts w:eastAsia="Times New Roman" w:cstheme="minorHAnsi"/>
                  <w:color w:val="000000"/>
                </w:rPr>
              </w:rPrChange>
            </w:rPr>
            <w:delText xml:space="preserve">Unless otherwise stated, a character can only use mana restorative abilities once every hour (such as a drink from mana fountain). </w:delText>
          </w:r>
        </w:del>
      </w:moveFrom>
      <w:moveFromRangeEnd w:id="4747"/>
    </w:p>
    <w:p w14:paraId="75C8FA38" w14:textId="2042EA34" w:rsidR="004A439F" w:rsidRPr="002A4E5C" w:rsidDel="002A4E5C" w:rsidRDefault="004A439F">
      <w:pPr>
        <w:pStyle w:val="ListParagraph"/>
        <w:ind w:left="0"/>
        <w:rPr>
          <w:del w:id="4751" w:author="Admin" w:date="2021-09-05T20:45:00Z"/>
          <w:rFonts w:eastAsia="Times New Roman" w:cstheme="minorHAnsi"/>
          <w:b/>
          <w:bCs/>
          <w:color w:val="000000"/>
          <w:rPrChange w:id="4752" w:author="Admin" w:date="2021-09-05T20:46:00Z">
            <w:rPr>
              <w:del w:id="4753" w:author="Admin" w:date="2021-09-05T20:45:00Z"/>
              <w:rFonts w:eastAsia="Times New Roman" w:cstheme="minorHAnsi"/>
              <w:color w:val="000000"/>
            </w:rPr>
          </w:rPrChange>
        </w:rPr>
        <w:pPrChange w:id="4754" w:author="Admin" w:date="2021-09-05T20:45:00Z">
          <w:pPr>
            <w:pStyle w:val="ListParagraph"/>
            <w:numPr>
              <w:numId w:val="37"/>
            </w:numPr>
            <w:tabs>
              <w:tab w:val="num" w:pos="720"/>
            </w:tabs>
            <w:ind w:left="0" w:hanging="360"/>
          </w:pPr>
        </w:pPrChange>
      </w:pPr>
      <w:del w:id="4755" w:author="Admin" w:date="2021-09-05T20:45:00Z">
        <w:r w:rsidRPr="002A4E5C" w:rsidDel="002A4E5C">
          <w:rPr>
            <w:rFonts w:eastAsia="Times New Roman" w:cstheme="minorHAnsi"/>
            <w:b/>
            <w:bCs/>
            <w:color w:val="000000"/>
            <w:rPrChange w:id="4756" w:author="Admin" w:date="2021-09-05T20:46:00Z">
              <w:rPr>
                <w:rFonts w:eastAsia="Times New Roman" w:cstheme="minorHAnsi"/>
                <w:i/>
                <w:iCs/>
                <w:color w:val="000000"/>
              </w:rPr>
            </w:rPrChange>
          </w:rPr>
          <w:delText xml:space="preserve">Mana Tap. Mana fountains can be found in the wild or sometimes within temples and arcane sanctums (which are built around it). </w:delText>
        </w:r>
        <w:r w:rsidR="00A66C50" w:rsidRPr="002A4E5C" w:rsidDel="002A4E5C">
          <w:rPr>
            <w:rFonts w:eastAsia="Times New Roman" w:cstheme="minorHAnsi"/>
            <w:b/>
            <w:bCs/>
            <w:color w:val="000000"/>
            <w:rPrChange w:id="4757" w:author="Admin" w:date="2021-09-05T20:46:00Z">
              <w:rPr>
                <w:rFonts w:eastAsia="Times New Roman" w:cstheme="minorHAnsi"/>
                <w:color w:val="000000"/>
              </w:rPr>
            </w:rPrChange>
          </w:rPr>
          <w:delText xml:space="preserve">Drinking from a mana fountain can be done only once per long rest (although the benefit to mana regeneration remains indefinitely). </w:delText>
        </w:r>
        <w:r w:rsidR="00444812" w:rsidRPr="002A4E5C" w:rsidDel="002A4E5C">
          <w:rPr>
            <w:rFonts w:eastAsia="Times New Roman" w:cstheme="minorHAnsi"/>
            <w:b/>
            <w:bCs/>
            <w:color w:val="000000"/>
            <w:rPrChange w:id="4758" w:author="Admin" w:date="2021-09-05T20:46:00Z">
              <w:rPr>
                <w:rFonts w:eastAsia="Times New Roman" w:cstheme="minorHAnsi"/>
                <w:color w:val="000000"/>
              </w:rPr>
            </w:rPrChange>
          </w:rPr>
          <w:delText xml:space="preserve">This takes an action, and allows them to regain mana as if they rested for one hour. </w:delText>
        </w:r>
      </w:del>
    </w:p>
    <w:p w14:paraId="3A343F9D" w14:textId="30AE8002" w:rsidR="004A439F" w:rsidRPr="002A4E5C" w:rsidDel="002A4E5C" w:rsidRDefault="004A439F">
      <w:pPr>
        <w:rPr>
          <w:del w:id="4759" w:author="Admin" w:date="2021-09-05T20:45:00Z"/>
          <w:b/>
          <w:bCs/>
          <w:rPrChange w:id="4760" w:author="Admin" w:date="2021-09-05T20:46:00Z">
            <w:rPr>
              <w:del w:id="4761" w:author="Admin" w:date="2021-09-05T20:45:00Z"/>
            </w:rPr>
          </w:rPrChange>
        </w:rPr>
      </w:pPr>
      <w:del w:id="4762" w:author="Admin" w:date="2021-09-05T20:45:00Z">
        <w:r w:rsidRPr="002A4E5C" w:rsidDel="002A4E5C">
          <w:rPr>
            <w:rFonts w:eastAsia="Times New Roman" w:cstheme="minorHAnsi"/>
            <w:b/>
            <w:bCs/>
            <w:color w:val="000000"/>
            <w:rPrChange w:id="4763" w:author="Admin" w:date="2021-09-05T20:46:00Z">
              <w:rPr>
                <w:rFonts w:eastAsia="Times New Roman" w:cstheme="minorHAnsi"/>
                <w:color w:val="000000"/>
              </w:rPr>
            </w:rPrChange>
          </w:rPr>
          <w:delText xml:space="preserve">An example of a mana fountain is the high elves’ Sunwell in Quel’Thalas (which, unlike normal mana fountains, grants the benefits within the city of Silvermoon, and not just when in proximity), and the night elves’ Moonwells. </w:delText>
        </w:r>
      </w:del>
    </w:p>
    <w:p w14:paraId="2F3EEE57" w14:textId="77777777" w:rsidR="002A4E5C" w:rsidRDefault="004A439F">
      <w:pPr>
        <w:pStyle w:val="ListParagraph"/>
        <w:ind w:left="0"/>
        <w:rPr>
          <w:ins w:id="4764" w:author="Admin" w:date="2021-09-05T20:52:00Z"/>
          <w:rFonts w:eastAsia="Times New Roman" w:cstheme="minorHAnsi"/>
          <w:color w:val="000000"/>
        </w:rPr>
        <w:pPrChange w:id="4765" w:author="Admin" w:date="2021-09-05T20:48:00Z">
          <w:pPr>
            <w:pStyle w:val="ListParagraph"/>
            <w:numPr>
              <w:numId w:val="37"/>
            </w:numPr>
            <w:tabs>
              <w:tab w:val="num" w:pos="720"/>
            </w:tabs>
            <w:ind w:left="0" w:hanging="360"/>
          </w:pPr>
        </w:pPrChange>
      </w:pPr>
      <w:r w:rsidRPr="002A4E5C">
        <w:rPr>
          <w:rFonts w:eastAsia="Times New Roman" w:cstheme="minorHAnsi"/>
          <w:b/>
          <w:bCs/>
          <w:color w:val="000000"/>
          <w:rPrChange w:id="4766" w:author="Admin" w:date="2021-09-05T20:46:00Z">
            <w:rPr>
              <w:rFonts w:eastAsia="Times New Roman" w:cstheme="minorHAnsi"/>
              <w:i/>
              <w:iCs/>
              <w:color w:val="000000"/>
            </w:rPr>
          </w:rPrChange>
        </w:rPr>
        <w:t xml:space="preserve">Mana </w:t>
      </w:r>
      <w:r w:rsidR="00C2185D" w:rsidRPr="002A4E5C">
        <w:rPr>
          <w:rFonts w:eastAsia="Times New Roman" w:cstheme="minorHAnsi"/>
          <w:b/>
          <w:bCs/>
          <w:color w:val="000000"/>
          <w:rPrChange w:id="4767" w:author="Admin" w:date="2021-09-05T20:46:00Z">
            <w:rPr>
              <w:rFonts w:eastAsia="Times New Roman" w:cstheme="minorHAnsi"/>
              <w:i/>
              <w:iCs/>
              <w:color w:val="000000"/>
            </w:rPr>
          </w:rPrChange>
        </w:rPr>
        <w:t>Siphoning</w:t>
      </w:r>
      <w:ins w:id="4768" w:author="Admin" w:date="2021-09-05T20:46:00Z">
        <w:r w:rsidR="002A4E5C">
          <w:rPr>
            <w:rFonts w:eastAsia="Times New Roman" w:cstheme="minorHAnsi"/>
            <w:b/>
            <w:bCs/>
            <w:color w:val="000000"/>
          </w:rPr>
          <w:t xml:space="preserve">. </w:t>
        </w:r>
        <w:r w:rsidR="002A4E5C" w:rsidRPr="002A4E5C">
          <w:rPr>
            <w:rFonts w:eastAsia="Times New Roman" w:cstheme="minorHAnsi"/>
            <w:color w:val="000000"/>
            <w:rPrChange w:id="4769" w:author="Admin" w:date="2021-09-05T20:47:00Z">
              <w:rPr>
                <w:rFonts w:eastAsia="Times New Roman" w:cstheme="minorHAnsi"/>
                <w:b/>
                <w:bCs/>
                <w:color w:val="000000"/>
              </w:rPr>
            </w:rPrChange>
          </w:rPr>
          <w:t xml:space="preserve">Also known as </w:t>
        </w:r>
      </w:ins>
      <w:del w:id="4770" w:author="Admin" w:date="2021-09-05T20:46:00Z">
        <w:r w:rsidR="00C2185D" w:rsidRPr="002A4E5C" w:rsidDel="002A4E5C">
          <w:rPr>
            <w:rFonts w:eastAsia="Times New Roman" w:cstheme="minorHAnsi"/>
            <w:color w:val="000000"/>
            <w:rPrChange w:id="4771" w:author="Admin" w:date="2021-09-05T20:47:00Z">
              <w:rPr>
                <w:rFonts w:eastAsia="Times New Roman" w:cstheme="minorHAnsi"/>
                <w:i/>
                <w:iCs/>
                <w:color w:val="000000"/>
              </w:rPr>
            </w:rPrChange>
          </w:rPr>
          <w:delText xml:space="preserve"> (Mana V</w:delText>
        </w:r>
      </w:del>
      <w:ins w:id="4772" w:author="Admin" w:date="2021-09-05T20:46:00Z">
        <w:r w:rsidR="002A4E5C" w:rsidRPr="002A4E5C">
          <w:rPr>
            <w:rFonts w:eastAsia="Times New Roman" w:cstheme="minorHAnsi"/>
            <w:color w:val="000000"/>
            <w:rPrChange w:id="4773" w:author="Admin" w:date="2021-09-05T20:47:00Z">
              <w:rPr>
                <w:rFonts w:eastAsia="Times New Roman" w:cstheme="minorHAnsi"/>
                <w:b/>
                <w:bCs/>
                <w:color w:val="000000"/>
              </w:rPr>
            </w:rPrChange>
          </w:rPr>
          <w:t>v</w:t>
        </w:r>
      </w:ins>
      <w:r w:rsidR="00C2185D" w:rsidRPr="002A4E5C">
        <w:rPr>
          <w:rFonts w:eastAsia="Times New Roman" w:cstheme="minorHAnsi"/>
          <w:color w:val="000000"/>
          <w:rPrChange w:id="4774" w:author="Admin" w:date="2021-09-05T20:47:00Z">
            <w:rPr>
              <w:rFonts w:eastAsia="Times New Roman" w:cstheme="minorHAnsi"/>
              <w:i/>
              <w:iCs/>
              <w:color w:val="000000"/>
            </w:rPr>
          </w:rPrChange>
        </w:rPr>
        <w:t>ampirism</w:t>
      </w:r>
      <w:ins w:id="4775" w:author="Admin" w:date="2021-09-05T20:46:00Z">
        <w:r w:rsidR="002A4E5C" w:rsidRPr="002A4E5C">
          <w:rPr>
            <w:rFonts w:eastAsia="Times New Roman" w:cstheme="minorHAnsi"/>
            <w:color w:val="000000"/>
            <w:rPrChange w:id="4776" w:author="Admin" w:date="2021-09-05T20:47:00Z">
              <w:rPr>
                <w:rFonts w:eastAsia="Times New Roman" w:cstheme="minorHAnsi"/>
                <w:b/>
                <w:bCs/>
                <w:color w:val="000000"/>
              </w:rPr>
            </w:rPrChange>
          </w:rPr>
          <w:t>,</w:t>
        </w:r>
      </w:ins>
      <w:del w:id="4777" w:author="Admin" w:date="2021-09-05T20:46:00Z">
        <w:r w:rsidR="00C2185D" w:rsidRPr="002A4E5C" w:rsidDel="002A4E5C">
          <w:rPr>
            <w:rFonts w:eastAsia="Times New Roman" w:cstheme="minorHAnsi"/>
            <w:color w:val="000000"/>
            <w:rPrChange w:id="4778" w:author="Admin" w:date="2021-09-05T20:47:00Z">
              <w:rPr>
                <w:rFonts w:eastAsia="Times New Roman" w:cstheme="minorHAnsi"/>
                <w:i/>
                <w:iCs/>
                <w:color w:val="000000"/>
              </w:rPr>
            </w:rPrChange>
          </w:rPr>
          <w:delText>)</w:delText>
        </w:r>
        <w:r w:rsidRPr="002A4E5C" w:rsidDel="002A4E5C">
          <w:rPr>
            <w:rFonts w:eastAsia="Times New Roman" w:cstheme="minorHAnsi"/>
            <w:color w:val="000000"/>
            <w:rPrChange w:id="4779" w:author="Admin" w:date="2021-09-05T20:47:00Z">
              <w:rPr>
                <w:rFonts w:eastAsia="Times New Roman" w:cstheme="minorHAnsi"/>
                <w:i/>
                <w:iCs/>
                <w:color w:val="000000"/>
              </w:rPr>
            </w:rPrChange>
          </w:rPr>
          <w:delText xml:space="preserve">. </w:delText>
        </w:r>
      </w:del>
      <w:ins w:id="4780" w:author="Admin" w:date="2021-09-05T20:46:00Z">
        <w:r w:rsidR="002A4E5C" w:rsidRPr="002A4E5C">
          <w:rPr>
            <w:rFonts w:eastAsia="Times New Roman" w:cstheme="minorHAnsi"/>
            <w:color w:val="000000"/>
            <w:rPrChange w:id="4781" w:author="Admin" w:date="2021-09-05T20:47:00Z">
              <w:rPr>
                <w:rFonts w:eastAsia="Times New Roman" w:cstheme="minorHAnsi"/>
                <w:b/>
                <w:bCs/>
                <w:color w:val="000000"/>
              </w:rPr>
            </w:rPrChange>
          </w:rPr>
          <w:t xml:space="preserve"> mana siphoning is an </w:t>
        </w:r>
      </w:ins>
      <w:del w:id="4782" w:author="Admin" w:date="2021-09-05T20:46:00Z">
        <w:r w:rsidRPr="002A4E5C" w:rsidDel="002A4E5C">
          <w:rPr>
            <w:rFonts w:eastAsia="Times New Roman" w:cstheme="minorHAnsi"/>
            <w:color w:val="000000"/>
          </w:rPr>
          <w:delText xml:space="preserve">An </w:delText>
        </w:r>
      </w:del>
      <w:r w:rsidRPr="002A4E5C">
        <w:rPr>
          <w:rFonts w:eastAsia="Times New Roman" w:cstheme="minorHAnsi"/>
          <w:color w:val="000000"/>
        </w:rPr>
        <w:t>obscure</w:t>
      </w:r>
      <w:r w:rsidRPr="000D5DB5">
        <w:rPr>
          <w:rFonts w:eastAsia="Times New Roman" w:cstheme="minorHAnsi"/>
          <w:color w:val="000000"/>
        </w:rPr>
        <w:t xml:space="preserve"> and often frowned-upon </w:t>
      </w:r>
      <w:del w:id="4783" w:author="Admin" w:date="2021-09-05T20:46:00Z">
        <w:r w:rsidRPr="000D5DB5" w:rsidDel="002A4E5C">
          <w:rPr>
            <w:rFonts w:eastAsia="Times New Roman" w:cstheme="minorHAnsi"/>
            <w:color w:val="000000"/>
          </w:rPr>
          <w:delText>practice</w:delText>
        </w:r>
        <w:r w:rsidDel="002A4E5C">
          <w:rPr>
            <w:rFonts w:eastAsia="Times New Roman" w:cstheme="minorHAnsi"/>
            <w:color w:val="000000"/>
          </w:rPr>
          <w:delText xml:space="preserve"> </w:delText>
        </w:r>
      </w:del>
      <w:ins w:id="4784" w:author="Admin" w:date="2021-09-05T20:46:00Z">
        <w:r w:rsidR="002A4E5C">
          <w:rPr>
            <w:rFonts w:eastAsia="Times New Roman" w:cstheme="minorHAnsi"/>
            <w:color w:val="000000"/>
          </w:rPr>
          <w:t xml:space="preserve">variant of mana tap. </w:t>
        </w:r>
      </w:ins>
      <w:del w:id="4785" w:author="Admin" w:date="2021-09-05T20:46:00Z">
        <w:r w:rsidDel="002A4E5C">
          <w:rPr>
            <w:rFonts w:eastAsia="Times New Roman" w:cstheme="minorHAnsi"/>
            <w:color w:val="000000"/>
          </w:rPr>
          <w:delText>is mana siphoning (commonly known as mana vampirism)</w:delText>
        </w:r>
        <w:r w:rsidRPr="000D5DB5" w:rsidDel="002A4E5C">
          <w:rPr>
            <w:rFonts w:eastAsia="Times New Roman" w:cstheme="minorHAnsi"/>
            <w:color w:val="000000"/>
          </w:rPr>
          <w:delText xml:space="preserve">, </w:delText>
        </w:r>
        <w:r w:rsidDel="002A4E5C">
          <w:rPr>
            <w:rFonts w:eastAsia="Times New Roman" w:cstheme="minorHAnsi"/>
            <w:color w:val="000000"/>
          </w:rPr>
          <w:delText xml:space="preserve">allowing </w:delText>
        </w:r>
      </w:del>
      <w:ins w:id="4786" w:author="Admin" w:date="2021-09-05T20:46:00Z">
        <w:r w:rsidR="002A4E5C">
          <w:rPr>
            <w:rFonts w:eastAsia="Times New Roman" w:cstheme="minorHAnsi"/>
            <w:color w:val="000000"/>
          </w:rPr>
          <w:t xml:space="preserve">Drawing from a living source of mana instead of an object or location, </w:t>
        </w:r>
      </w:ins>
      <w:del w:id="4787" w:author="Admin" w:date="2021-09-05T20:46:00Z">
        <w:r w:rsidRPr="000D5DB5" w:rsidDel="002A4E5C">
          <w:rPr>
            <w:rFonts w:eastAsia="Times New Roman" w:cstheme="minorHAnsi"/>
            <w:color w:val="000000"/>
          </w:rPr>
          <w:delText xml:space="preserve">a character </w:delText>
        </w:r>
      </w:del>
      <w:ins w:id="4788" w:author="Admin" w:date="2021-09-05T20:46:00Z">
        <w:r w:rsidR="002A4E5C">
          <w:rPr>
            <w:rFonts w:eastAsia="Times New Roman" w:cstheme="minorHAnsi"/>
            <w:color w:val="000000"/>
          </w:rPr>
          <w:t xml:space="preserve">you may siphon </w:t>
        </w:r>
      </w:ins>
      <w:del w:id="4789" w:author="Admin" w:date="2021-09-05T20:46:00Z">
        <w:r w:rsidDel="002A4E5C">
          <w:rPr>
            <w:rFonts w:eastAsia="Times New Roman" w:cstheme="minorHAnsi"/>
            <w:color w:val="000000"/>
          </w:rPr>
          <w:delText xml:space="preserve">to </w:delText>
        </w:r>
        <w:r w:rsidRPr="000D5DB5" w:rsidDel="002A4E5C">
          <w:rPr>
            <w:rFonts w:eastAsia="Times New Roman" w:cstheme="minorHAnsi"/>
            <w:color w:val="000000"/>
          </w:rPr>
          <w:delText xml:space="preserve">regain mana by </w:delText>
        </w:r>
      </w:del>
      <w:ins w:id="4790" w:author="Admin" w:date="2021-09-05T20:46:00Z">
        <w:r w:rsidR="002A4E5C">
          <w:rPr>
            <w:rFonts w:eastAsia="Times New Roman" w:cstheme="minorHAnsi"/>
            <w:color w:val="000000"/>
          </w:rPr>
          <w:t xml:space="preserve">mana from </w:t>
        </w:r>
      </w:ins>
      <w:del w:id="4791" w:author="Admin" w:date="2021-09-05T20:46:00Z">
        <w:r w:rsidRPr="000D5DB5" w:rsidDel="002A4E5C">
          <w:rPr>
            <w:rFonts w:eastAsia="Times New Roman" w:cstheme="minorHAnsi"/>
            <w:color w:val="000000"/>
          </w:rPr>
          <w:delText xml:space="preserve">feeding on </w:delText>
        </w:r>
      </w:del>
      <w:r w:rsidRPr="000D5DB5">
        <w:rPr>
          <w:rFonts w:eastAsia="Times New Roman" w:cstheme="minorHAnsi"/>
          <w:color w:val="000000"/>
        </w:rPr>
        <w:t xml:space="preserve">another </w:t>
      </w:r>
      <w:ins w:id="4792" w:author="Admin" w:date="2021-09-05T20:46:00Z">
        <w:r w:rsidR="002A4E5C">
          <w:rPr>
            <w:rFonts w:eastAsia="Times New Roman" w:cstheme="minorHAnsi"/>
            <w:color w:val="000000"/>
          </w:rPr>
          <w:t xml:space="preserve">creature </w:t>
        </w:r>
      </w:ins>
      <w:del w:id="4793" w:author="Admin" w:date="2021-09-05T20:46:00Z">
        <w:r w:rsidRPr="000D5DB5" w:rsidDel="002A4E5C">
          <w:rPr>
            <w:rFonts w:eastAsia="Times New Roman" w:cstheme="minorHAnsi"/>
            <w:color w:val="000000"/>
          </w:rPr>
          <w:delText xml:space="preserve">who has mana remaining as an action </w:delText>
        </w:r>
      </w:del>
      <w:r w:rsidRPr="000D5DB5">
        <w:rPr>
          <w:rFonts w:eastAsia="Times New Roman" w:cstheme="minorHAnsi"/>
          <w:color w:val="000000"/>
        </w:rPr>
        <w:t xml:space="preserve">by touching them </w:t>
      </w:r>
      <w:r>
        <w:rPr>
          <w:rFonts w:eastAsia="Times New Roman" w:cstheme="minorHAnsi"/>
          <w:color w:val="000000"/>
        </w:rPr>
        <w:t xml:space="preserve">(with hands, fingers, or even by a kiss) </w:t>
      </w:r>
      <w:r w:rsidRPr="000D5DB5">
        <w:rPr>
          <w:rFonts w:eastAsia="Times New Roman" w:cstheme="minorHAnsi"/>
          <w:color w:val="000000"/>
        </w:rPr>
        <w:t xml:space="preserve">and draining out their mana. </w:t>
      </w:r>
      <w:ins w:id="4794" w:author="Admin" w:date="2021-09-05T20:47:00Z">
        <w:r w:rsidR="002A4E5C">
          <w:rPr>
            <w:rFonts w:eastAsia="Times New Roman" w:cstheme="minorHAnsi"/>
            <w:color w:val="000000"/>
          </w:rPr>
          <w:t>For each action, this restores the same amount of mana as if you conducted a mana tap, and deducts double the amount of mana points from the target</w:t>
        </w:r>
      </w:ins>
      <w:ins w:id="4795" w:author="Admin" w:date="2021-09-05T20:48:00Z">
        <w:r w:rsidR="002A4E5C">
          <w:rPr>
            <w:rFonts w:eastAsia="Times New Roman" w:cstheme="minorHAnsi"/>
            <w:color w:val="000000"/>
          </w:rPr>
          <w:t xml:space="preserve"> so long as they have mana to give</w:t>
        </w:r>
      </w:ins>
      <w:ins w:id="4796" w:author="Admin" w:date="2021-09-05T20:47:00Z">
        <w:r w:rsidR="002A4E5C">
          <w:rPr>
            <w:rFonts w:eastAsia="Times New Roman" w:cstheme="minorHAnsi"/>
            <w:color w:val="000000"/>
          </w:rPr>
          <w:t xml:space="preserve">. </w:t>
        </w:r>
      </w:ins>
    </w:p>
    <w:p w14:paraId="07B25653" w14:textId="6B0E5F51" w:rsidR="002A4E5C" w:rsidDel="002A4E5C" w:rsidRDefault="004A439F">
      <w:pPr>
        <w:pStyle w:val="ListParagraph"/>
        <w:ind w:left="0"/>
        <w:rPr>
          <w:del w:id="4797" w:author="Admin" w:date="2021-09-05T20:48:00Z"/>
          <w:rFonts w:eastAsia="Times New Roman" w:cstheme="minorHAnsi"/>
          <w:color w:val="000000"/>
        </w:rPr>
        <w:pPrChange w:id="4798" w:author="Admin" w:date="2021-09-05T20:52:00Z">
          <w:pPr>
            <w:pStyle w:val="ListParagraph"/>
            <w:numPr>
              <w:numId w:val="37"/>
            </w:numPr>
            <w:tabs>
              <w:tab w:val="num" w:pos="720"/>
            </w:tabs>
            <w:ind w:left="0" w:hanging="360"/>
          </w:pPr>
        </w:pPrChange>
      </w:pPr>
      <w:del w:id="4799" w:author="Admin" w:date="2021-09-05T20:48:00Z">
        <w:r w:rsidDel="002A4E5C">
          <w:rPr>
            <w:rFonts w:eastAsia="Times New Roman" w:cstheme="minorHAnsi"/>
            <w:color w:val="000000"/>
          </w:rPr>
          <w:lastRenderedPageBreak/>
          <w:delText xml:space="preserve">This restores to the character up to one-half the target’s remaining mana pool (cannot exceed the character’s normal mana maximum) by drawing it out. </w:delText>
        </w:r>
      </w:del>
      <w:r>
        <w:rPr>
          <w:rFonts w:eastAsia="Times New Roman" w:cstheme="minorHAnsi"/>
          <w:color w:val="000000"/>
        </w:rPr>
        <w:t>The target must be helpless, willing, or dead</w:t>
      </w:r>
      <w:ins w:id="4800" w:author="Admin" w:date="2021-09-05T20:48:00Z">
        <w:r w:rsidR="002A4E5C">
          <w:rPr>
            <w:rFonts w:eastAsia="Times New Roman" w:cstheme="minorHAnsi"/>
            <w:color w:val="000000"/>
          </w:rPr>
          <w:t xml:space="preserve"> for no more than 1 hour</w:t>
        </w:r>
      </w:ins>
      <w:r>
        <w:rPr>
          <w:rFonts w:eastAsia="Times New Roman" w:cstheme="minorHAnsi"/>
          <w:color w:val="000000"/>
        </w:rPr>
        <w:t xml:space="preserve">. </w:t>
      </w:r>
    </w:p>
    <w:p w14:paraId="22D4C991" w14:textId="216B9A1E" w:rsidR="004A439F" w:rsidRDefault="004A439F">
      <w:pPr>
        <w:pStyle w:val="ListParagraph"/>
        <w:ind w:left="0"/>
        <w:rPr>
          <w:ins w:id="4801" w:author="Admin" w:date="2021-09-05T20:48:00Z"/>
          <w:rFonts w:eastAsia="Times New Roman" w:cstheme="minorHAnsi"/>
          <w:color w:val="000000"/>
        </w:rPr>
      </w:pPr>
      <w:r w:rsidRPr="000D5DB5">
        <w:rPr>
          <w:rFonts w:eastAsia="Times New Roman" w:cstheme="minorHAnsi"/>
          <w:color w:val="000000"/>
        </w:rPr>
        <w:t xml:space="preserve">If the creature is helpless </w:t>
      </w:r>
      <w:r>
        <w:rPr>
          <w:rFonts w:eastAsia="Times New Roman" w:cstheme="minorHAnsi"/>
          <w:color w:val="000000"/>
        </w:rPr>
        <w:t xml:space="preserve">(asleep, paralyzed, </w:t>
      </w:r>
      <w:r w:rsidR="00237384">
        <w:rPr>
          <w:rFonts w:eastAsia="Times New Roman" w:cstheme="minorHAnsi"/>
          <w:color w:val="000000"/>
        </w:rPr>
        <w:t>etc.</w:t>
      </w:r>
      <w:r>
        <w:rPr>
          <w:rFonts w:eastAsia="Times New Roman" w:cstheme="minorHAnsi"/>
          <w:color w:val="000000"/>
        </w:rPr>
        <w:t>) but</w:t>
      </w:r>
      <w:r w:rsidRPr="000D5DB5">
        <w:rPr>
          <w:rFonts w:eastAsia="Times New Roman" w:cstheme="minorHAnsi"/>
          <w:color w:val="000000"/>
        </w:rPr>
        <w:t xml:space="preserve"> </w:t>
      </w:r>
      <w:del w:id="4802" w:author="Admin" w:date="2021-09-05T20:48:00Z">
        <w:r w:rsidRPr="000D5DB5" w:rsidDel="002A4E5C">
          <w:rPr>
            <w:rFonts w:eastAsia="Times New Roman" w:cstheme="minorHAnsi"/>
            <w:color w:val="000000"/>
          </w:rPr>
          <w:delText xml:space="preserve">not dead </w:delText>
        </w:r>
        <w:r w:rsidR="00C2185D" w:rsidDel="002A4E5C">
          <w:rPr>
            <w:rFonts w:eastAsia="Times New Roman" w:cstheme="minorHAnsi"/>
            <w:color w:val="000000"/>
          </w:rPr>
          <w:delText>n</w:delText>
        </w:r>
        <w:r w:rsidRPr="000D5DB5" w:rsidDel="002A4E5C">
          <w:rPr>
            <w:rFonts w:eastAsia="Times New Roman" w:cstheme="minorHAnsi"/>
            <w:color w:val="000000"/>
          </w:rPr>
          <w:delText>or</w:delText>
        </w:r>
      </w:del>
      <w:ins w:id="4803" w:author="Admin" w:date="2021-09-05T20:48:00Z">
        <w:r w:rsidR="002A4E5C" w:rsidRPr="000D5DB5">
          <w:rPr>
            <w:rFonts w:eastAsia="Times New Roman" w:cstheme="minorHAnsi"/>
            <w:color w:val="000000"/>
          </w:rPr>
          <w:t>neither dead nor</w:t>
        </w:r>
      </w:ins>
      <w:r w:rsidRPr="000D5DB5">
        <w:rPr>
          <w:rFonts w:eastAsia="Times New Roman" w:cstheme="minorHAnsi"/>
          <w:color w:val="000000"/>
        </w:rPr>
        <w:t xml:space="preserve"> willing, </w:t>
      </w:r>
      <w:del w:id="4804" w:author="Admin" w:date="2021-09-05T20:48:00Z">
        <w:r w:rsidRPr="000D5DB5" w:rsidDel="002A4E5C">
          <w:rPr>
            <w:rFonts w:eastAsia="Times New Roman" w:cstheme="minorHAnsi"/>
            <w:color w:val="000000"/>
          </w:rPr>
          <w:delText xml:space="preserve">it </w:delText>
        </w:r>
      </w:del>
      <w:ins w:id="4805" w:author="Admin" w:date="2021-09-05T20:48:00Z">
        <w:r w:rsidR="002A4E5C">
          <w:rPr>
            <w:rFonts w:eastAsia="Times New Roman" w:cstheme="minorHAnsi"/>
            <w:color w:val="000000"/>
          </w:rPr>
          <w:t>they</w:t>
        </w:r>
        <w:r w:rsidR="002A4E5C" w:rsidRPr="000D5DB5">
          <w:rPr>
            <w:rFonts w:eastAsia="Times New Roman" w:cstheme="minorHAnsi"/>
            <w:color w:val="000000"/>
          </w:rPr>
          <w:t xml:space="preserve"> </w:t>
        </w:r>
      </w:ins>
      <w:r w:rsidRPr="000D5DB5">
        <w:rPr>
          <w:rFonts w:eastAsia="Times New Roman" w:cstheme="minorHAnsi"/>
          <w:color w:val="000000"/>
        </w:rPr>
        <w:t xml:space="preserve">is entitled a Stamina saving throw </w:t>
      </w:r>
      <w:del w:id="4806" w:author="Admin" w:date="2021-09-05T20:48:00Z">
        <w:r w:rsidRPr="000D5DB5" w:rsidDel="002A4E5C">
          <w:rPr>
            <w:rFonts w:eastAsia="Times New Roman" w:cstheme="minorHAnsi"/>
            <w:color w:val="000000"/>
          </w:rPr>
          <w:delText>(</w:delText>
        </w:r>
      </w:del>
      <w:r w:rsidR="002E3B9E">
        <w:rPr>
          <w:rFonts w:eastAsia="Times New Roman" w:cstheme="minorHAnsi"/>
          <w:color w:val="000000"/>
        </w:rPr>
        <w:t>contested</w:t>
      </w:r>
      <w:r w:rsidRPr="000D5DB5">
        <w:rPr>
          <w:rFonts w:eastAsia="Times New Roman" w:cstheme="minorHAnsi"/>
          <w:color w:val="000000"/>
        </w:rPr>
        <w:t xml:space="preserve"> to the drinker’s Stamina</w:t>
      </w:r>
      <w:r w:rsidR="002E3B9E">
        <w:rPr>
          <w:rFonts w:eastAsia="Times New Roman" w:cstheme="minorHAnsi"/>
          <w:color w:val="000000"/>
        </w:rPr>
        <w:t xml:space="preserve"> saving throw</w:t>
      </w:r>
      <w:del w:id="4807" w:author="Admin" w:date="2021-09-05T20:48:00Z">
        <w:r w:rsidRPr="000D5DB5" w:rsidDel="002A4E5C">
          <w:rPr>
            <w:rFonts w:eastAsia="Times New Roman" w:cstheme="minorHAnsi"/>
            <w:color w:val="000000"/>
          </w:rPr>
          <w:delText>)</w:delText>
        </w:r>
      </w:del>
      <w:r w:rsidRPr="000D5DB5">
        <w:rPr>
          <w:rFonts w:eastAsia="Times New Roman" w:cstheme="minorHAnsi"/>
          <w:color w:val="000000"/>
        </w:rPr>
        <w:t xml:space="preserve"> to resist. When </w:t>
      </w:r>
      <w:del w:id="4808" w:author="Admin" w:date="2021-09-05T20:48:00Z">
        <w:r w:rsidRPr="000D5DB5" w:rsidDel="002A4E5C">
          <w:rPr>
            <w:rFonts w:eastAsia="Times New Roman" w:cstheme="minorHAnsi"/>
            <w:color w:val="000000"/>
          </w:rPr>
          <w:delText xml:space="preserve">drained </w:delText>
        </w:r>
      </w:del>
      <w:ins w:id="4809" w:author="Admin" w:date="2021-09-05T20:48:00Z">
        <w:r w:rsidR="002A4E5C">
          <w:rPr>
            <w:rFonts w:eastAsia="Times New Roman" w:cstheme="minorHAnsi"/>
            <w:color w:val="000000"/>
          </w:rPr>
          <w:t xml:space="preserve">siphoned </w:t>
        </w:r>
      </w:ins>
      <w:r w:rsidRPr="000D5DB5">
        <w:rPr>
          <w:rFonts w:eastAsia="Times New Roman" w:cstheme="minorHAnsi"/>
          <w:color w:val="000000"/>
        </w:rPr>
        <w:t xml:space="preserve">once, a creature cannot be </w:t>
      </w:r>
      <w:del w:id="4810" w:author="Admin" w:date="2021-09-05T20:48:00Z">
        <w:r w:rsidRPr="000D5DB5" w:rsidDel="002A4E5C">
          <w:rPr>
            <w:rFonts w:eastAsia="Times New Roman" w:cstheme="minorHAnsi"/>
            <w:color w:val="000000"/>
          </w:rPr>
          <w:delText xml:space="preserve">drained </w:delText>
        </w:r>
      </w:del>
      <w:ins w:id="4811" w:author="Admin" w:date="2021-09-05T20:48:00Z">
        <w:r w:rsidR="002A4E5C">
          <w:rPr>
            <w:rFonts w:eastAsia="Times New Roman" w:cstheme="minorHAnsi"/>
            <w:color w:val="000000"/>
          </w:rPr>
          <w:t xml:space="preserve">siphoned </w:t>
        </w:r>
      </w:ins>
      <w:r w:rsidRPr="000D5DB5">
        <w:rPr>
          <w:rFonts w:eastAsia="Times New Roman" w:cstheme="minorHAnsi"/>
          <w:color w:val="000000"/>
        </w:rPr>
        <w:t>again for 24 hours. If done to an unwilling</w:t>
      </w:r>
      <w:ins w:id="4812" w:author="Admin" w:date="2021-09-05T20:49:00Z">
        <w:r w:rsidR="002A4E5C">
          <w:rPr>
            <w:rFonts w:eastAsia="Times New Roman" w:cstheme="minorHAnsi"/>
            <w:color w:val="000000"/>
          </w:rPr>
          <w:t>,</w:t>
        </w:r>
      </w:ins>
      <w:r w:rsidRPr="000D5DB5">
        <w:rPr>
          <w:rFonts w:eastAsia="Times New Roman" w:cstheme="minorHAnsi"/>
          <w:color w:val="000000"/>
        </w:rPr>
        <w:t xml:space="preserve"> </w:t>
      </w:r>
      <w:del w:id="4813" w:author="Admin" w:date="2021-09-05T20:49:00Z">
        <w:r w:rsidRPr="000D5DB5" w:rsidDel="002A4E5C">
          <w:rPr>
            <w:rFonts w:eastAsia="Times New Roman" w:cstheme="minorHAnsi"/>
            <w:color w:val="000000"/>
          </w:rPr>
          <w:delText xml:space="preserve">or </w:delText>
        </w:r>
      </w:del>
      <w:r w:rsidRPr="000D5DB5">
        <w:rPr>
          <w:rFonts w:eastAsia="Times New Roman" w:cstheme="minorHAnsi"/>
          <w:color w:val="000000"/>
        </w:rPr>
        <w:t>dead</w:t>
      </w:r>
      <w:ins w:id="4814" w:author="Admin" w:date="2021-09-05T20:49:00Z">
        <w:r w:rsidR="002A4E5C">
          <w:rPr>
            <w:rFonts w:eastAsia="Times New Roman" w:cstheme="minorHAnsi"/>
            <w:color w:val="000000"/>
          </w:rPr>
          <w:t xml:space="preserve">, or particularly powerful or </w:t>
        </w:r>
      </w:ins>
      <w:ins w:id="4815" w:author="Admin" w:date="2021-09-05T20:50:00Z">
        <w:r w:rsidR="002A4E5C">
          <w:rPr>
            <w:rFonts w:eastAsia="Times New Roman" w:cstheme="minorHAnsi"/>
            <w:color w:val="000000"/>
          </w:rPr>
          <w:t xml:space="preserve">charismatic </w:t>
        </w:r>
      </w:ins>
      <w:del w:id="4816" w:author="Admin" w:date="2021-09-05T20:49:00Z">
        <w:r w:rsidRPr="000D5DB5" w:rsidDel="002A4E5C">
          <w:rPr>
            <w:rFonts w:eastAsia="Times New Roman" w:cstheme="minorHAnsi"/>
            <w:color w:val="000000"/>
          </w:rPr>
          <w:delText xml:space="preserve"> </w:delText>
        </w:r>
      </w:del>
      <w:r w:rsidRPr="000D5DB5">
        <w:rPr>
          <w:rFonts w:eastAsia="Times New Roman" w:cstheme="minorHAnsi"/>
          <w:color w:val="000000"/>
        </w:rPr>
        <w:t xml:space="preserve">target, </w:t>
      </w:r>
      <w:r>
        <w:rPr>
          <w:rFonts w:eastAsia="Times New Roman" w:cstheme="minorHAnsi"/>
          <w:color w:val="000000"/>
        </w:rPr>
        <w:t>vampirism</w:t>
      </w:r>
      <w:r w:rsidRPr="000D5DB5">
        <w:rPr>
          <w:rFonts w:eastAsia="Times New Roman" w:cstheme="minorHAnsi"/>
          <w:color w:val="000000"/>
        </w:rPr>
        <w:t xml:space="preserve"> could have </w:t>
      </w:r>
      <w:r>
        <w:rPr>
          <w:rFonts w:eastAsia="Times New Roman" w:cstheme="minorHAnsi"/>
          <w:color w:val="000000"/>
        </w:rPr>
        <w:t xml:space="preserve">a hidden and </w:t>
      </w:r>
      <w:r w:rsidRPr="000D5DB5">
        <w:rPr>
          <w:rFonts w:eastAsia="Times New Roman" w:cstheme="minorHAnsi"/>
          <w:color w:val="000000"/>
        </w:rPr>
        <w:t>corruptive influence on the feeder</w:t>
      </w:r>
      <w:r>
        <w:rPr>
          <w:rFonts w:eastAsia="Times New Roman" w:cstheme="minorHAnsi"/>
          <w:color w:val="000000"/>
        </w:rPr>
        <w:t xml:space="preserve"> (</w:t>
      </w:r>
      <w:ins w:id="4817" w:author="Admin" w:date="2021-09-05T20:49:00Z">
        <w:r w:rsidR="002A4E5C">
          <w:rPr>
            <w:rFonts w:eastAsia="Times New Roman" w:cstheme="minorHAnsi"/>
            <w:color w:val="000000"/>
          </w:rPr>
          <w:t xml:space="preserve">such as </w:t>
        </w:r>
      </w:ins>
      <w:r>
        <w:rPr>
          <w:rFonts w:eastAsia="Times New Roman" w:cstheme="minorHAnsi"/>
          <w:color w:val="000000"/>
        </w:rPr>
        <w:t xml:space="preserve">inflicting an arcane disease, leaving a mark, </w:t>
      </w:r>
      <w:del w:id="4818" w:author="Admin" w:date="2021-09-05T20:49:00Z">
        <w:r w:rsidDel="002A4E5C">
          <w:rPr>
            <w:rFonts w:eastAsia="Times New Roman" w:cstheme="minorHAnsi"/>
            <w:color w:val="000000"/>
          </w:rPr>
          <w:delText xml:space="preserve">or </w:delText>
        </w:r>
      </w:del>
      <w:r>
        <w:rPr>
          <w:rFonts w:eastAsia="Times New Roman" w:cstheme="minorHAnsi"/>
          <w:color w:val="000000"/>
        </w:rPr>
        <w:t>causing an addiction to continue vampirism</w:t>
      </w:r>
      <w:ins w:id="4819" w:author="Admin" w:date="2021-09-05T20:49:00Z">
        <w:r w:rsidR="002A4E5C">
          <w:rPr>
            <w:rFonts w:eastAsia="Times New Roman" w:cstheme="minorHAnsi"/>
            <w:color w:val="000000"/>
          </w:rPr>
          <w:t>, or even embed a shard of the target’s personality in you</w:t>
        </w:r>
      </w:ins>
      <w:r>
        <w:rPr>
          <w:rFonts w:eastAsia="Times New Roman" w:cstheme="minorHAnsi"/>
          <w:color w:val="000000"/>
        </w:rPr>
        <w:t>)</w:t>
      </w:r>
      <w:r w:rsidRPr="000D5DB5">
        <w:rPr>
          <w:rFonts w:eastAsia="Times New Roman" w:cstheme="minorHAnsi"/>
          <w:color w:val="000000"/>
        </w:rPr>
        <w:t xml:space="preserve">. </w:t>
      </w:r>
    </w:p>
    <w:p w14:paraId="71CC5F0E" w14:textId="3B888831" w:rsidR="002A4E5C" w:rsidDel="002A4E5C" w:rsidRDefault="002A4E5C" w:rsidP="00F26A04">
      <w:pPr>
        <w:contextualSpacing/>
        <w:rPr>
          <w:del w:id="4820" w:author="Admin" w:date="2021-09-05T20:49:00Z"/>
          <w:rFonts w:eastAsia="Times New Roman" w:cstheme="minorHAnsi"/>
          <w:color w:val="000000"/>
        </w:rPr>
      </w:pPr>
    </w:p>
    <w:p w14:paraId="584594DF" w14:textId="188770EC" w:rsidR="004A439F" w:rsidRDefault="004A439F" w:rsidP="00F26A04">
      <w:pPr>
        <w:contextualSpacing/>
        <w:rPr>
          <w:rFonts w:eastAsia="Times New Roman" w:cstheme="minorHAnsi"/>
          <w:color w:val="000000"/>
        </w:rPr>
      </w:pPr>
      <w:del w:id="4821" w:author="Admin" w:date="2021-09-05T20:49:00Z">
        <w:r w:rsidRPr="00A53B8E" w:rsidDel="002A4E5C">
          <w:rPr>
            <w:rFonts w:eastAsia="Times New Roman" w:cstheme="minorHAnsi"/>
            <w:i/>
            <w:iCs/>
            <w:color w:val="000000"/>
          </w:rPr>
          <w:delText>Note.</w:delText>
        </w:r>
        <w:r w:rsidRPr="000D5DB5" w:rsidDel="002A4E5C">
          <w:rPr>
            <w:rFonts w:eastAsia="Times New Roman" w:cstheme="minorHAnsi"/>
            <w:color w:val="000000"/>
          </w:rPr>
          <w:delText xml:space="preserve"> </w:delText>
        </w:r>
      </w:del>
      <w:r>
        <w:rPr>
          <w:rFonts w:eastAsia="Times New Roman" w:cstheme="minorHAnsi"/>
          <w:color w:val="000000"/>
        </w:rPr>
        <w:t>Fiends such as demons</w:t>
      </w:r>
      <w:r w:rsidRPr="000D5DB5">
        <w:rPr>
          <w:rFonts w:eastAsia="Times New Roman" w:cstheme="minorHAnsi"/>
          <w:color w:val="000000"/>
        </w:rPr>
        <w:t xml:space="preserve"> always have </w:t>
      </w:r>
      <w:r w:rsidR="00F26A04">
        <w:rPr>
          <w:rFonts w:eastAsia="Times New Roman" w:cstheme="minorHAnsi"/>
          <w:color w:val="000000"/>
        </w:rPr>
        <w:t xml:space="preserve">active </w:t>
      </w:r>
      <w:r w:rsidRPr="000D5DB5">
        <w:rPr>
          <w:rFonts w:eastAsia="Times New Roman" w:cstheme="minorHAnsi"/>
          <w:color w:val="000000"/>
        </w:rPr>
        <w:t>mana pools</w:t>
      </w:r>
      <w:ins w:id="4822" w:author="Admin" w:date="2021-09-05T20:49:00Z">
        <w:r w:rsidR="002A4E5C">
          <w:rPr>
            <w:rFonts w:eastAsia="Times New Roman" w:cstheme="minorHAnsi"/>
            <w:color w:val="000000"/>
          </w:rPr>
          <w:t>, using their highest mental ability score (even if they do not have caster levels)</w:t>
        </w:r>
      </w:ins>
      <w:r w:rsidRPr="000D5DB5">
        <w:rPr>
          <w:rFonts w:eastAsia="Times New Roman" w:cstheme="minorHAnsi"/>
          <w:color w:val="000000"/>
        </w:rPr>
        <w:t xml:space="preserve">. Creatures that do not have mana (or do not use them) are normally immune to the effects of such spells. </w:t>
      </w:r>
      <w:r>
        <w:rPr>
          <w:rFonts w:eastAsia="Times New Roman" w:cstheme="minorHAnsi"/>
          <w:color w:val="000000"/>
        </w:rPr>
        <w:t xml:space="preserve">Siphoning mana from fiends via vampirism usually causes the influence of Fel magic to appear on the target (causing green to invade the character’s coloration in skin, eye color, or even blood), and causing them to be more receptive to demonic influences (can take any form). </w:t>
      </w:r>
    </w:p>
    <w:p w14:paraId="006D0226" w14:textId="77777777" w:rsidR="00991CDE" w:rsidRPr="000D5DB5" w:rsidRDefault="00991CDE">
      <w:pPr>
        <w:contextualSpacing/>
        <w:rPr>
          <w:rFonts w:eastAsia="Times New Roman" w:cstheme="minorHAnsi"/>
          <w:sz w:val="24"/>
          <w:szCs w:val="24"/>
        </w:rPr>
      </w:pPr>
    </w:p>
    <w:p w14:paraId="70F82067" w14:textId="77777777" w:rsidR="00997410" w:rsidRDefault="00997410" w:rsidP="00997410">
      <w:pPr>
        <w:pStyle w:val="Heading2"/>
      </w:pPr>
      <w:bookmarkStart w:id="4823" w:name="_Toc54196491"/>
      <w:r>
        <w:t>Special Rules</w:t>
      </w:r>
      <w:bookmarkEnd w:id="4823"/>
    </w:p>
    <w:p w14:paraId="79FFFCE3" w14:textId="77777777" w:rsidR="00601FEC" w:rsidRDefault="00601FEC" w:rsidP="00997410">
      <w:pPr>
        <w:pStyle w:val="Heading3"/>
      </w:pPr>
      <w:bookmarkStart w:id="4824" w:name="_Toc54196492"/>
      <w:r>
        <w:t>Calling, Conjuring, and Binding</w:t>
      </w:r>
      <w:bookmarkEnd w:id="4824"/>
    </w:p>
    <w:p w14:paraId="6C958460" w14:textId="77777777" w:rsidR="005C3748" w:rsidRDefault="00601FEC" w:rsidP="005C3748">
      <w:r>
        <w:t xml:space="preserve">The Warcraft universe has many historical instances of calling out to a creature, conjuring it, and then binding it to servitude. </w:t>
      </w:r>
    </w:p>
    <w:p w14:paraId="3F045714" w14:textId="69CD2C14" w:rsidR="00601FEC" w:rsidRDefault="005C3748" w:rsidP="005C3748">
      <w:r>
        <w:t>Druids of Ashenvale can call out to creatures they heard of but never witnessed to speak with them and learn their secrets (allowing them to Wild Shape into them), while hunters may call out to beasts native to their region to bind them for temporary service</w:t>
      </w:r>
      <w:ins w:id="4825" w:author="Admin" w:date="2021-09-05T21:33:00Z">
        <w:r w:rsidR="001744F0">
          <w:t xml:space="preserve"> before releasing them back into the wilds</w:t>
        </w:r>
      </w:ins>
      <w:r>
        <w:t xml:space="preserve">. </w:t>
      </w:r>
    </w:p>
    <w:p w14:paraId="248D6C04" w14:textId="77777777" w:rsidR="005C3748" w:rsidRDefault="005C3748" w:rsidP="005C3748">
      <w:r>
        <w:t>Failed mages of harsh masters or teachers may succumb to the temptation of calling an imp or similar demonic force that can teach them a spell they must learn (accepting tutoring instead of having to do exhausting research), and established warlocks can conjure and bind said creatures to deliver them information about such students to further drive them into dark magic.</w:t>
      </w:r>
    </w:p>
    <w:p w14:paraId="60758F72" w14:textId="77777777" w:rsidR="005C3748" w:rsidRDefault="005C3748" w:rsidP="005C3748">
      <w:r>
        <w:t>Paladins and priests of the holy light might attempt to call out to greater forces than the ones in Azeroth, such as the Naaru or other angelic and celestial creatures, or be called by them in turn for an urgent quest delivered in a dream.</w:t>
      </w:r>
    </w:p>
    <w:p w14:paraId="190CF8E2" w14:textId="7F20F22C" w:rsidR="005C3748" w:rsidDel="001744F0" w:rsidRDefault="005C3748" w:rsidP="005C3748">
      <w:pPr>
        <w:rPr>
          <w:del w:id="4826" w:author="Admin" w:date="2021-09-05T21:33:00Z"/>
        </w:rPr>
      </w:pPr>
    </w:p>
    <w:p w14:paraId="21B4C23B" w14:textId="77777777" w:rsidR="00601FEC" w:rsidRDefault="005C3748" w:rsidP="005C3748">
      <w:r>
        <w:t xml:space="preserve">In all such cases, calling a creature is a critical mechanic in the Warcraft universe that has driven many events. If not for Gul’dan answering the Legion’s call, he might have never developed as warlock, and employed his fel might to corrupt the orcs. Also, if not for humans hearing the call of the Naaru, they might have never known the Holy Light. </w:t>
      </w:r>
    </w:p>
    <w:p w14:paraId="2E8C19E4" w14:textId="77777777" w:rsidR="005C3748" w:rsidRDefault="005C3748" w:rsidP="00601FEC"/>
    <w:p w14:paraId="4FCA0C1B" w14:textId="77777777" w:rsidR="005C3748" w:rsidRDefault="005C3748" w:rsidP="00601FEC">
      <w:pPr>
        <w:rPr>
          <w:b/>
          <w:bCs/>
        </w:rPr>
      </w:pPr>
      <w:r>
        <w:rPr>
          <w:b/>
          <w:bCs/>
        </w:rPr>
        <w:t>Call</w:t>
      </w:r>
    </w:p>
    <w:p w14:paraId="153F3E34" w14:textId="77777777" w:rsidR="005C3748" w:rsidRDefault="005C3748" w:rsidP="00601FEC">
      <w:pPr>
        <w:rPr>
          <w:i/>
          <w:iCs/>
        </w:rPr>
      </w:pPr>
      <w:r>
        <w:rPr>
          <w:i/>
          <w:iCs/>
        </w:rPr>
        <w:t>Mechanic</w:t>
      </w:r>
    </w:p>
    <w:p w14:paraId="2DF78C4E" w14:textId="4D3C91EE" w:rsidR="001744F0" w:rsidRDefault="00B53DD3">
      <w:pPr>
        <w:rPr>
          <w:ins w:id="4827" w:author="Admin" w:date="2021-09-05T21:34:00Z"/>
        </w:rPr>
      </w:pPr>
      <w:r>
        <w:t xml:space="preserve">You can send out a mental plea, message, or beseech a creature that can listen, even if not on your plane. </w:t>
      </w:r>
      <w:ins w:id="4828" w:author="Admin" w:date="2021-09-06T21:25:00Z">
        <w:r w:rsidR="001C6B8B">
          <w:t xml:space="preserve">The DM can either </w:t>
        </w:r>
      </w:ins>
      <w:del w:id="4829" w:author="Admin" w:date="2021-09-06T21:25:00Z">
        <w:r w:rsidDel="001C6B8B">
          <w:delText xml:space="preserve">Roll </w:delText>
        </w:r>
      </w:del>
      <w:ins w:id="4830" w:author="Admin" w:date="2021-09-06T21:25:00Z">
        <w:r w:rsidR="001C6B8B">
          <w:t xml:space="preserve">roll </w:t>
        </w:r>
      </w:ins>
      <w:r>
        <w:t>on the following table to determine the power that heard your call</w:t>
      </w:r>
      <w:ins w:id="4831" w:author="Admin" w:date="2021-09-06T21:25:00Z">
        <w:r w:rsidR="001C6B8B">
          <w:t>, or can choose one power from the same list that is interested in your call</w:t>
        </w:r>
      </w:ins>
      <w:r>
        <w:t xml:space="preserve">. </w:t>
      </w:r>
    </w:p>
    <w:p w14:paraId="613ECB8A" w14:textId="3762EADB" w:rsidR="001744F0" w:rsidRDefault="001C6B8B">
      <w:pPr>
        <w:rPr>
          <w:ins w:id="4832" w:author="Admin" w:date="2021-09-06T21:40:00Z"/>
        </w:rPr>
      </w:pPr>
      <w:ins w:id="4833" w:author="Admin" w:date="2021-09-06T21:34:00Z">
        <w:r>
          <w:t>The power receives a shard of your name</w:t>
        </w:r>
      </w:ins>
      <w:ins w:id="4834" w:author="Admin" w:date="2021-09-06T21:40:00Z">
        <w:r>
          <w:t xml:space="preserve">, and gains the </w:t>
        </w:r>
        <w:r>
          <w:rPr>
            <w:b/>
            <w:bCs/>
          </w:rPr>
          <w:t xml:space="preserve">Call Link </w:t>
        </w:r>
        <w:r>
          <w:t>action (see below), and can use it upon you</w:t>
        </w:r>
      </w:ins>
      <w:ins w:id="4835" w:author="Admin" w:date="2021-09-06T21:34:00Z">
        <w:r>
          <w:t xml:space="preserve">. </w:t>
        </w:r>
      </w:ins>
    </w:p>
    <w:p w14:paraId="68D8AAB3" w14:textId="77777777" w:rsidR="001C6B8B" w:rsidRDefault="001C6B8B">
      <w:pPr>
        <w:rPr>
          <w:ins w:id="4836" w:author="Admin" w:date="2021-09-06T21:40:00Z"/>
        </w:rPr>
      </w:pPr>
    </w:p>
    <w:p w14:paraId="5B197862" w14:textId="04F1D1A6" w:rsidR="001C6B8B" w:rsidRDefault="001C6B8B">
      <w:pPr>
        <w:rPr>
          <w:ins w:id="4837" w:author="Admin" w:date="2021-09-06T21:40:00Z"/>
          <w:b/>
          <w:bCs/>
        </w:rPr>
      </w:pPr>
      <w:ins w:id="4838" w:author="Admin" w:date="2021-09-06T21:40:00Z">
        <w:r>
          <w:rPr>
            <w:b/>
            <w:bCs/>
          </w:rPr>
          <w:t>Call Link</w:t>
        </w:r>
      </w:ins>
    </w:p>
    <w:p w14:paraId="203DFBCE" w14:textId="08AC6221" w:rsidR="001C6B8B" w:rsidRPr="005E2373" w:rsidRDefault="008A1640">
      <w:pPr>
        <w:pStyle w:val="Heading1"/>
        <w:rPr>
          <w:ins w:id="4839" w:author="Admin" w:date="2021-09-05T21:34:00Z"/>
        </w:rPr>
        <w:pPrChange w:id="4840" w:author="Admin" w:date="2021-09-10T00:51:00Z">
          <w:pPr/>
        </w:pPrChange>
      </w:pPr>
      <w:ins w:id="4841" w:author="Admin" w:date="2021-09-06T21:40:00Z">
        <w:r>
          <w:lastRenderedPageBreak/>
          <w:t xml:space="preserve">You </w:t>
        </w:r>
      </w:ins>
      <w:ins w:id="4842" w:author="Admin" w:date="2021-09-06T21:46:00Z">
        <w:r>
          <w:t xml:space="preserve">call upon </w:t>
        </w:r>
      </w:ins>
    </w:p>
    <w:p w14:paraId="364214ED" w14:textId="0CCE4BCE" w:rsidR="00A1005A" w:rsidRDefault="00FB72C8" w:rsidP="003E0025">
      <w:r>
        <w:t xml:space="preserve">Upon establishing the connection, each party receives a shard of the other party’s </w:t>
      </w:r>
      <w:r w:rsidR="003E0025">
        <w:t xml:space="preserve">full </w:t>
      </w:r>
      <w:r>
        <w:t xml:space="preserve">name. </w:t>
      </w:r>
      <w:r w:rsidR="007B54AF">
        <w:t>This does not require the ability to cast spells, but does require a skill check (chosen by the power, and DC set by the DM, depending on the strength of the power that chooses to answer). Commonly, a servitor’s name is sent instead of the power itself</w:t>
      </w:r>
      <w:r w:rsidR="003E0025">
        <w:t>, in which case they hear the call and the request</w:t>
      </w:r>
      <w:r w:rsidR="007B54AF">
        <w:t>.</w:t>
      </w:r>
    </w:p>
    <w:p w14:paraId="20299F3E" w14:textId="77777777" w:rsidR="007B54AF" w:rsidRDefault="007B54AF" w:rsidP="007B54AF">
      <w:r>
        <w:t xml:space="preserve">Depending on </w:t>
      </w:r>
      <w:r w:rsidR="00A1005A">
        <w:t>the nature of your plea</w:t>
      </w:r>
      <w:r>
        <w:t xml:space="preserve">, it can be heard </w:t>
      </w:r>
      <w:r w:rsidR="00A1005A">
        <w:t>clearer by one power than by others</w:t>
      </w:r>
      <w:r>
        <w:t xml:space="preserve">. For instance, </w:t>
      </w:r>
      <w:r w:rsidR="00A1005A">
        <w:t xml:space="preserve">requests for power might be heard by the Old Gods or the Burning Legion, while requests for aid might be heard of more </w:t>
      </w:r>
      <w:r>
        <w:t xml:space="preserve">benign </w:t>
      </w:r>
      <w:r w:rsidR="00A1005A">
        <w:t>powers such as the Wild Gods or the Holy Light</w:t>
      </w:r>
      <w:r>
        <w:t xml:space="preserve">. Sometimes, a call can be intercepted by a third party, such as a demon hunter hearing a budding warlock’s call to the Burning Legion. </w:t>
      </w:r>
    </w:p>
    <w:p w14:paraId="77CECA83" w14:textId="77777777" w:rsidR="00A1005A" w:rsidRDefault="00A1005A" w:rsidP="00A1005A"/>
    <w:p w14:paraId="533BFE3F" w14:textId="77777777" w:rsidR="00A1005A" w:rsidRDefault="00A1005A" w:rsidP="00A1005A">
      <w:pPr>
        <w:rPr>
          <w:b/>
          <w:bCs/>
        </w:rPr>
      </w:pPr>
      <w:r>
        <w:rPr>
          <w:b/>
          <w:bCs/>
        </w:rPr>
        <w:t>d10</w:t>
      </w:r>
      <w:r>
        <w:rPr>
          <w:b/>
          <w:bCs/>
        </w:rPr>
        <w:tab/>
        <w:t>Power</w:t>
      </w:r>
      <w:r>
        <w:rPr>
          <w:b/>
          <w:bCs/>
        </w:rPr>
        <w:tab/>
      </w:r>
      <w:r>
        <w:rPr>
          <w:b/>
          <w:bCs/>
        </w:rPr>
        <w:tab/>
        <w:t>Servitor</w:t>
      </w:r>
    </w:p>
    <w:p w14:paraId="3F959E10" w14:textId="77777777" w:rsidR="00A1005A" w:rsidRDefault="00715DB8" w:rsidP="00A1005A">
      <w:r>
        <w:t>1</w:t>
      </w:r>
      <w:r w:rsidR="00A1005A">
        <w:tab/>
        <w:t>Burning Legion</w:t>
      </w:r>
      <w:r w:rsidR="00A1005A">
        <w:tab/>
        <w:t>Warlocks, demons, cultists, chaotic evil undead</w:t>
      </w:r>
    </w:p>
    <w:p w14:paraId="69DDAA38" w14:textId="77777777" w:rsidR="00A1005A" w:rsidRDefault="00715DB8" w:rsidP="00A1005A">
      <w:r>
        <w:t>2</w:t>
      </w:r>
      <w:r w:rsidR="00A1005A">
        <w:tab/>
        <w:t>Dragon aspects</w:t>
      </w:r>
      <w:r w:rsidR="00A1005A">
        <w:tab/>
        <w:t>Dragons, aligned mages, cultists of the dragon</w:t>
      </w:r>
    </w:p>
    <w:p w14:paraId="77D82173" w14:textId="77777777" w:rsidR="00715DB8" w:rsidRDefault="00715DB8" w:rsidP="00715DB8">
      <w:r>
        <w:t>3</w:t>
      </w:r>
      <w:r>
        <w:tab/>
        <w:t>Order</w:t>
      </w:r>
      <w:r>
        <w:tab/>
      </w:r>
      <w:r>
        <w:tab/>
        <w:t>Titans, remaining servitors (titanic observers, watchers)</w:t>
      </w:r>
    </w:p>
    <w:p w14:paraId="39882353" w14:textId="77777777" w:rsidR="00A1005A" w:rsidRDefault="00715DB8" w:rsidP="00A1005A">
      <w:r>
        <w:t>4</w:t>
      </w:r>
      <w:r w:rsidR="00A1005A">
        <w:tab/>
        <w:t>Holy Light</w:t>
      </w:r>
      <w:r w:rsidR="00A1005A">
        <w:tab/>
        <w:t>Naaru, celestials, holy priests, paladins</w:t>
      </w:r>
    </w:p>
    <w:p w14:paraId="36C00C62" w14:textId="77777777" w:rsidR="00A1005A" w:rsidRDefault="00715DB8" w:rsidP="00715DB8">
      <w:r>
        <w:t>5</w:t>
      </w:r>
      <w:r w:rsidR="00A1005A">
        <w:tab/>
        <w:t>Lich King</w:t>
      </w:r>
      <w:r>
        <w:rPr>
          <w:vertAlign w:val="superscript"/>
        </w:rPr>
        <w:t>1</w:t>
      </w:r>
      <w:r w:rsidR="00A1005A">
        <w:rPr>
          <w:vertAlign w:val="superscript"/>
        </w:rPr>
        <w:tab/>
      </w:r>
      <w:r w:rsidR="00A1005A">
        <w:t>Death knights, death priests, lawful evil undead, cultists of the damned</w:t>
      </w:r>
    </w:p>
    <w:p w14:paraId="00A7CE4B" w14:textId="77777777" w:rsidR="00715DB8" w:rsidRDefault="00715DB8" w:rsidP="00715DB8">
      <w:r>
        <w:t>6</w:t>
      </w:r>
      <w:r>
        <w:tab/>
        <w:t>Spirits</w:t>
      </w:r>
      <w:r>
        <w:rPr>
          <w:vertAlign w:val="superscript"/>
        </w:rPr>
        <w:t>2</w:t>
      </w:r>
      <w:r>
        <w:tab/>
      </w:r>
      <w:r>
        <w:tab/>
        <w:t>Shamans, neutral or good elementals, neutral or good ghosts, spirit beings</w:t>
      </w:r>
    </w:p>
    <w:p w14:paraId="40A1B9AF" w14:textId="77777777" w:rsidR="00715DB8" w:rsidRDefault="00715DB8" w:rsidP="00715DB8">
      <w:r>
        <w:t>7</w:t>
      </w:r>
      <w:r>
        <w:tab/>
        <w:t>Void (Shadow)</w:t>
      </w:r>
      <w:r>
        <w:tab/>
        <w:t xml:space="preserve">Old Gods, shadow priests, void beings, aberrations (forgotten ones), </w:t>
      </w:r>
    </w:p>
    <w:p w14:paraId="175D4F63" w14:textId="77777777" w:rsidR="00715DB8" w:rsidRDefault="00715DB8" w:rsidP="00715DB8">
      <w:pPr>
        <w:ind w:left="1440" w:firstLine="720"/>
      </w:pPr>
      <w:r>
        <w:t>evil elementals</w:t>
      </w:r>
    </w:p>
    <w:p w14:paraId="71BB3B9D" w14:textId="77777777" w:rsidR="00715DB8" w:rsidRDefault="00715DB8" w:rsidP="00715DB8">
      <w:r>
        <w:t>8</w:t>
      </w:r>
      <w:r>
        <w:tab/>
        <w:t>Voodoo/Loa</w:t>
      </w:r>
      <w:r>
        <w:tab/>
      </w:r>
      <w:r w:rsidR="003E0025">
        <w:t xml:space="preserve">The </w:t>
      </w:r>
      <w:r>
        <w:t>Loa, some druids and priests, shadow hunters, witch doctors</w:t>
      </w:r>
    </w:p>
    <w:p w14:paraId="36EAEE25" w14:textId="77777777" w:rsidR="00715DB8" w:rsidRDefault="00715DB8" w:rsidP="00715DB8">
      <w:r>
        <w:t>9</w:t>
      </w:r>
      <w:r>
        <w:tab/>
        <w:t>Wild Gods</w:t>
      </w:r>
      <w:r>
        <w:rPr>
          <w:vertAlign w:val="superscript"/>
        </w:rPr>
        <w:t>3</w:t>
      </w:r>
      <w:r>
        <w:tab/>
        <w:t xml:space="preserve">Druids, beasts, </w:t>
      </w:r>
      <w:r w:rsidR="003E0025">
        <w:t xml:space="preserve">fey, </w:t>
      </w:r>
      <w:r>
        <w:t>some shamans</w:t>
      </w:r>
    </w:p>
    <w:p w14:paraId="6DBEE1DF" w14:textId="77777777" w:rsidR="00A1005A" w:rsidRPr="00163460" w:rsidRDefault="00A1005A" w:rsidP="003E0025">
      <w:r>
        <w:t>10</w:t>
      </w:r>
      <w:r>
        <w:tab/>
      </w:r>
      <w:r w:rsidR="00715DB8">
        <w:t>Roll again</w:t>
      </w:r>
      <w:r w:rsidR="003E0025">
        <w:tab/>
      </w:r>
      <w:r w:rsidR="00715DB8">
        <w:t xml:space="preserve">If the result is another 10, the power that contacts you is a </w:t>
      </w:r>
      <w:r w:rsidR="003E0025">
        <w:t xml:space="preserve">possible </w:t>
      </w:r>
      <w:r w:rsidR="00715DB8">
        <w:t xml:space="preserve">version </w:t>
      </w:r>
      <w:r w:rsidR="003E0025">
        <w:t xml:space="preserve">of you </w:t>
      </w:r>
      <w:r w:rsidR="00715DB8">
        <w:t>from a</w:t>
      </w:r>
      <w:r w:rsidR="003E0025">
        <w:t xml:space="preserve"> parallel universe or timeline.</w:t>
      </w:r>
    </w:p>
    <w:p w14:paraId="4EEC1F72" w14:textId="77777777" w:rsidR="00A1005A" w:rsidRDefault="00A1005A" w:rsidP="00B53DD3"/>
    <w:p w14:paraId="537F46EF" w14:textId="77777777" w:rsidR="00715DB8" w:rsidRDefault="00715DB8" w:rsidP="00715DB8">
      <w:r>
        <w:t>1 This can represent other death gods in the case of the Lich King’s destruction or weakening, such as certain Loa (</w:t>
      </w:r>
      <w:r w:rsidRPr="008D52A6">
        <w:t>Bwonsamdi</w:t>
      </w:r>
      <w:r>
        <w:t xml:space="preserve"> and Lukou)</w:t>
      </w:r>
    </w:p>
    <w:p w14:paraId="54D11597" w14:textId="77777777" w:rsidR="00715DB8" w:rsidRDefault="00715DB8" w:rsidP="00715DB8">
      <w:r>
        <w:t>2 This can represent anything from ancestral ghosts or restless spirits in your area, your own ancestors, elemental spirits, or beings from the Shadowlands</w:t>
      </w:r>
    </w:p>
    <w:p w14:paraId="743628BB" w14:textId="77777777" w:rsidR="00A1005A" w:rsidRDefault="00715DB8" w:rsidP="00715DB8">
      <w:r>
        <w:t>2</w:t>
      </w:r>
      <w:r w:rsidR="00A1005A">
        <w:t xml:space="preserve"> This includes the Elune, the Moon Goddess, </w:t>
      </w:r>
      <w:r>
        <w:t xml:space="preserve">beings from the Emerald Dream, or </w:t>
      </w:r>
      <w:r w:rsidR="00A1005A">
        <w:t>other natural powers.</w:t>
      </w:r>
    </w:p>
    <w:p w14:paraId="5CC576D5" w14:textId="77777777" w:rsidR="00A1005A" w:rsidRDefault="00A1005A" w:rsidP="00A1005A"/>
    <w:p w14:paraId="1E6CAE9C" w14:textId="77777777" w:rsidR="007B54AF" w:rsidRDefault="00FB72C8" w:rsidP="00A24052">
      <w:pPr>
        <w:rPr>
          <w:rFonts w:eastAsia="Times New Roman" w:cstheme="minorHAnsi"/>
          <w:color w:val="000000"/>
        </w:rPr>
      </w:pPr>
      <w:r>
        <w:t xml:space="preserve">If you have </w:t>
      </w:r>
      <w:r w:rsidR="003E0025">
        <w:t xml:space="preserve">part of </w:t>
      </w:r>
      <w:r>
        <w:t xml:space="preserve">a creature’s name, you can </w:t>
      </w:r>
      <w:r w:rsidR="00A1005A">
        <w:t xml:space="preserve">invite a projection of them to meet you in your native realm or </w:t>
      </w:r>
      <w:r w:rsidR="00A24052">
        <w:t xml:space="preserve">affect them </w:t>
      </w:r>
      <w:r w:rsidR="00A1005A">
        <w:t xml:space="preserve">with the </w:t>
      </w:r>
      <w:r w:rsidR="00A24052">
        <w:rPr>
          <w:i/>
          <w:iCs/>
        </w:rPr>
        <w:t xml:space="preserve">bind </w:t>
      </w:r>
      <w:r w:rsidR="00A1005A">
        <w:t xml:space="preserve">spell, so long as the creature type is of one in your class list </w:t>
      </w:r>
      <w:r w:rsidR="00A1005A" w:rsidRPr="00F94767">
        <w:rPr>
          <w:rFonts w:eastAsia="Times New Roman" w:cstheme="minorHAnsi"/>
          <w:color w:val="000000"/>
        </w:rPr>
        <w:t xml:space="preserve">(see </w:t>
      </w:r>
      <w:r w:rsidR="00A1005A">
        <w:rPr>
          <w:rFonts w:eastAsia="Times New Roman" w:cstheme="minorHAnsi"/>
          <w:color w:val="000000"/>
        </w:rPr>
        <w:t>C</w:t>
      </w:r>
      <w:r w:rsidR="00A1005A" w:rsidRPr="00F94767">
        <w:rPr>
          <w:rFonts w:eastAsia="Times New Roman" w:cstheme="minorHAnsi"/>
          <w:color w:val="000000"/>
        </w:rPr>
        <w:t xml:space="preserve">onjuring and </w:t>
      </w:r>
      <w:r w:rsidR="00A1005A">
        <w:rPr>
          <w:rFonts w:eastAsia="Times New Roman" w:cstheme="minorHAnsi"/>
          <w:color w:val="000000"/>
        </w:rPr>
        <w:t>B</w:t>
      </w:r>
      <w:r w:rsidR="00A1005A" w:rsidRPr="00F94767">
        <w:rPr>
          <w:rFonts w:eastAsia="Times New Roman" w:cstheme="minorHAnsi"/>
          <w:color w:val="000000"/>
        </w:rPr>
        <w:t>inding under your class</w:t>
      </w:r>
      <w:r w:rsidR="003E0025">
        <w:rPr>
          <w:rFonts w:eastAsia="Times New Roman" w:cstheme="minorHAnsi"/>
          <w:color w:val="000000"/>
        </w:rPr>
        <w:t>).</w:t>
      </w:r>
    </w:p>
    <w:p w14:paraId="4A73595C" w14:textId="77777777" w:rsidR="007B54AF" w:rsidRDefault="007B54AF" w:rsidP="003E0025">
      <w:r>
        <w:t xml:space="preserve">The projection can choose to answer or reject your call, depending on what you wish from it or offer it. You may deceive the creature by calling it for a different reason, but projections can also deceive you, and claim to serve powers they in reality </w:t>
      </w:r>
      <w:r w:rsidR="003E0025">
        <w:t>oppose</w:t>
      </w:r>
      <w:r>
        <w:t xml:space="preserve">. Usually, this depends on your reputation, and deceptive practitioners of this ability usually find their calls rejected or answered by similarly deceptive forces. </w:t>
      </w:r>
    </w:p>
    <w:p w14:paraId="4637EB39" w14:textId="77777777" w:rsidR="00A1005A" w:rsidRDefault="00A1005A" w:rsidP="00A1005A"/>
    <w:p w14:paraId="6A47CA83" w14:textId="77777777" w:rsidR="007B54AF" w:rsidRDefault="007B54AF" w:rsidP="003E0025">
      <w:r w:rsidRPr="007B54AF">
        <w:t xml:space="preserve">The </w:t>
      </w:r>
      <w:r>
        <w:t xml:space="preserve">projection, upon accepting the invitation into your realm, </w:t>
      </w:r>
      <w:r w:rsidRPr="007B54AF">
        <w:t xml:space="preserve">is under no compulsion </w:t>
      </w:r>
      <w:r>
        <w:t xml:space="preserve">to behave in any particular way, and may choose to appear in a form unlike its </w:t>
      </w:r>
      <w:r w:rsidR="00A1005A">
        <w:t xml:space="preserve">true </w:t>
      </w:r>
      <w:r>
        <w:t xml:space="preserve">one. The projection is an intangible magical impression of the creature, and has none </w:t>
      </w:r>
      <w:r w:rsidR="00A1005A">
        <w:t>of their capabilities (spellcasting, hit points)</w:t>
      </w:r>
      <w:r>
        <w:t xml:space="preserve">, except that it can move at a fly speed of 30 feet per round and can hover, and can appear as whatever form it wishes. It can speak any language it can, but only you can hear it. It appears within 90 feet of you, and cannot move further away or contact another creature than you. </w:t>
      </w:r>
    </w:p>
    <w:p w14:paraId="5F30F781" w14:textId="77777777" w:rsidR="00715DB8" w:rsidRDefault="00715DB8" w:rsidP="00715DB8">
      <w:r>
        <w:lastRenderedPageBreak/>
        <w:t xml:space="preserve">The projection </w:t>
      </w:r>
      <w:r w:rsidR="00A1005A">
        <w:t>remains until you choose to dismiss it, which requires a successful Charisma saving throw against a DC of 10</w:t>
      </w:r>
      <w:r>
        <w:t>. If the creature wishes to resist being dismissed, the DC is 8 + the creature’s Proficiency bonus + the creature’s Charisma modifier</w:t>
      </w:r>
      <w:r w:rsidR="00A1005A">
        <w:t xml:space="preserve">. </w:t>
      </w:r>
    </w:p>
    <w:p w14:paraId="7493E9A0" w14:textId="77777777" w:rsidR="00A1005A" w:rsidRDefault="00A1005A" w:rsidP="003E0025">
      <w:r>
        <w:t xml:space="preserve">You may repeat this saving throw once per round, but if you fail three times, the impression </w:t>
      </w:r>
      <w:r w:rsidR="00715DB8">
        <w:t xml:space="preserve">is not bound </w:t>
      </w:r>
      <w:r w:rsidR="003E0025">
        <w:t xml:space="preserve">stay close to </w:t>
      </w:r>
      <w:r w:rsidR="00715DB8">
        <w:t xml:space="preserve">you, </w:t>
      </w:r>
      <w:r>
        <w:t xml:space="preserve">and </w:t>
      </w:r>
      <w:r w:rsidR="00715DB8">
        <w:t xml:space="preserve">can </w:t>
      </w:r>
      <w:r>
        <w:t xml:space="preserve">attempt to contact another being (such as by </w:t>
      </w:r>
      <w:r w:rsidR="003E0025">
        <w:t>C</w:t>
      </w:r>
      <w:r>
        <w:t>alling it in turn</w:t>
      </w:r>
      <w:r w:rsidR="003E0025">
        <w:t xml:space="preserve"> until the connection is established</w:t>
      </w:r>
      <w:r>
        <w:t xml:space="preserve">). </w:t>
      </w:r>
      <w:r w:rsidR="00715DB8">
        <w:t xml:space="preserve">Such actions are usually taken by chaotic beings or ones who believe they have unfinished business (such as spirits and ghosts) or beings that expect (or can sense) spellcasters nearby that can conjure and bind them. </w:t>
      </w:r>
    </w:p>
    <w:p w14:paraId="69769031" w14:textId="77777777" w:rsidR="00A1005A" w:rsidRDefault="00A1005A" w:rsidP="00A1005A"/>
    <w:p w14:paraId="04868564" w14:textId="77777777" w:rsidR="00A1005A" w:rsidRPr="00134BC3" w:rsidRDefault="00A1005A" w:rsidP="00A1005A">
      <w:pPr>
        <w:contextualSpacing/>
        <w:rPr>
          <w:rFonts w:eastAsia="Times New Roman" w:cstheme="minorHAnsi"/>
          <w:b/>
          <w:bCs/>
          <w:color w:val="000000"/>
        </w:rPr>
      </w:pPr>
      <w:r>
        <w:rPr>
          <w:rFonts w:eastAsia="Times New Roman" w:cstheme="minorHAnsi"/>
          <w:b/>
          <w:bCs/>
          <w:color w:val="000000"/>
        </w:rPr>
        <w:t xml:space="preserve">Extraplanar Binding </w:t>
      </w:r>
      <w:r w:rsidRPr="00134BC3">
        <w:rPr>
          <w:rFonts w:eastAsia="Times New Roman" w:cstheme="minorHAnsi"/>
          <w:b/>
          <w:bCs/>
          <w:color w:val="000000"/>
        </w:rPr>
        <w:t>Rules</w:t>
      </w:r>
    </w:p>
    <w:p w14:paraId="37B7FBC9" w14:textId="77777777" w:rsidR="00A1005A" w:rsidRDefault="00A1005A" w:rsidP="00601FEC">
      <w:r>
        <w:t>Performing extraplanar binding is a difficult task that requires many steps, but can be rewarding.</w:t>
      </w:r>
    </w:p>
    <w:p w14:paraId="2843192D" w14:textId="77777777" w:rsidR="00A1005A" w:rsidRDefault="00A1005A" w:rsidP="00601FEC"/>
    <w:p w14:paraId="31298DF1" w14:textId="77777777" w:rsidR="00A1005A" w:rsidRDefault="00A1005A" w:rsidP="00A24052">
      <w:pPr>
        <w:pStyle w:val="ListParagraph"/>
        <w:numPr>
          <w:ilvl w:val="1"/>
          <w:numId w:val="63"/>
        </w:numPr>
        <w:ind w:left="360"/>
      </w:pPr>
      <w:r>
        <w:t xml:space="preserve">First, you must know the name of the creature you wish to bind. This can be gained by learning it from a teacher, reading it in a book, or calling out to a creature (although the risk </w:t>
      </w:r>
      <w:r w:rsidR="00715DB8">
        <w:t xml:space="preserve">with lying projections </w:t>
      </w:r>
      <w:r>
        <w:t xml:space="preserve">usually deters rash </w:t>
      </w:r>
      <w:r w:rsidR="00715DB8">
        <w:t>conjurations</w:t>
      </w:r>
      <w:r>
        <w:t xml:space="preserve">). </w:t>
      </w:r>
      <w:r w:rsidR="00A24052">
        <w:t xml:space="preserve">You do not necessarily know the name of a creature you conjure with the </w:t>
      </w:r>
      <w:r w:rsidR="00A24052">
        <w:rPr>
          <w:i/>
          <w:iCs/>
        </w:rPr>
        <w:t xml:space="preserve">conjure </w:t>
      </w:r>
      <w:r w:rsidR="00A24052">
        <w:t>spell.</w:t>
      </w:r>
      <w:r w:rsidR="00BC7BE0">
        <w:t xml:space="preserve"> True names (see below) are stronger versions of the creature’s normal name.</w:t>
      </w:r>
    </w:p>
    <w:p w14:paraId="2237320A" w14:textId="77777777" w:rsidR="00715DB8" w:rsidRDefault="00715DB8" w:rsidP="003C4628">
      <w:pPr>
        <w:pStyle w:val="ListParagraph"/>
        <w:numPr>
          <w:ilvl w:val="1"/>
          <w:numId w:val="63"/>
        </w:numPr>
        <w:ind w:left="360"/>
      </w:pPr>
      <w:r>
        <w:t xml:space="preserve">Second, you must prepare the </w:t>
      </w:r>
      <w:r w:rsidR="00D872D8" w:rsidRPr="00D872D8">
        <w:rPr>
          <w:i/>
          <w:iCs/>
        </w:rPr>
        <w:t>c</w:t>
      </w:r>
      <w:r w:rsidRPr="00D872D8">
        <w:rPr>
          <w:i/>
          <w:iCs/>
        </w:rPr>
        <w:t>onjure</w:t>
      </w:r>
      <w:r>
        <w:t xml:space="preserve"> spell to conjure the specific creature you named</w:t>
      </w:r>
      <w:r w:rsidR="00BC7BE0">
        <w:t>.</w:t>
      </w:r>
    </w:p>
    <w:p w14:paraId="3A877B28" w14:textId="77777777" w:rsidR="00715DB8" w:rsidRDefault="00B32087" w:rsidP="00A24052">
      <w:pPr>
        <w:pStyle w:val="ListParagraph"/>
        <w:numPr>
          <w:ilvl w:val="1"/>
          <w:numId w:val="63"/>
        </w:numPr>
        <w:ind w:left="360"/>
      </w:pPr>
      <w:r>
        <w:t xml:space="preserve">Third, you must prepare the </w:t>
      </w:r>
      <w:r w:rsidR="00D872D8" w:rsidRPr="00D872D8">
        <w:rPr>
          <w:i/>
          <w:iCs/>
        </w:rPr>
        <w:t>b</w:t>
      </w:r>
      <w:r w:rsidRPr="00D872D8">
        <w:rPr>
          <w:i/>
          <w:iCs/>
        </w:rPr>
        <w:t>ind</w:t>
      </w:r>
      <w:r>
        <w:t xml:space="preserve"> spell to bind the specific creature you need.</w:t>
      </w:r>
      <w:r w:rsidR="00A24052">
        <w:t xml:space="preserve"> Y</w:t>
      </w:r>
      <w:r w:rsidR="00715DB8">
        <w:t xml:space="preserve">ou may conjure the creature into an inverted </w:t>
      </w:r>
      <w:r w:rsidR="00D872D8" w:rsidRPr="00A24052">
        <w:rPr>
          <w:i/>
          <w:iCs/>
        </w:rPr>
        <w:t>m</w:t>
      </w:r>
      <w:r w:rsidR="00715DB8" w:rsidRPr="00A24052">
        <w:rPr>
          <w:i/>
          <w:iCs/>
        </w:rPr>
        <w:t xml:space="preserve">agic </w:t>
      </w:r>
      <w:r w:rsidR="00D872D8" w:rsidRPr="00A24052">
        <w:rPr>
          <w:i/>
          <w:iCs/>
        </w:rPr>
        <w:t>c</w:t>
      </w:r>
      <w:r w:rsidR="00715DB8" w:rsidRPr="00A24052">
        <w:rPr>
          <w:i/>
          <w:iCs/>
        </w:rPr>
        <w:t>ircle</w:t>
      </w:r>
      <w:r w:rsidR="00715DB8">
        <w:t xml:space="preserve"> spell to keep it from causing chaos or leaving the </w:t>
      </w:r>
      <w:r w:rsidR="00D872D8" w:rsidRPr="00A24052">
        <w:rPr>
          <w:i/>
          <w:iCs/>
        </w:rPr>
        <w:t>b</w:t>
      </w:r>
      <w:r w:rsidR="00715DB8" w:rsidRPr="00A24052">
        <w:rPr>
          <w:i/>
          <w:iCs/>
        </w:rPr>
        <w:t>ind</w:t>
      </w:r>
      <w:r w:rsidR="00715DB8">
        <w:t xml:space="preserve"> spell’s range while you cast the </w:t>
      </w:r>
      <w:r w:rsidR="00A24052">
        <w:rPr>
          <w:i/>
          <w:iCs/>
        </w:rPr>
        <w:t>b</w:t>
      </w:r>
      <w:r w:rsidR="00715DB8" w:rsidRPr="00A24052">
        <w:rPr>
          <w:i/>
          <w:iCs/>
        </w:rPr>
        <w:t>ind</w:t>
      </w:r>
      <w:r w:rsidR="00715DB8">
        <w:t xml:space="preserve"> spell</w:t>
      </w:r>
      <w:r w:rsidR="00BC7BE0">
        <w:t>.</w:t>
      </w:r>
    </w:p>
    <w:p w14:paraId="7A8C78FB" w14:textId="77777777" w:rsidR="00B32087" w:rsidRDefault="00B32087" w:rsidP="003C4628">
      <w:pPr>
        <w:pStyle w:val="ListParagraph"/>
        <w:numPr>
          <w:ilvl w:val="1"/>
          <w:numId w:val="63"/>
        </w:numPr>
        <w:ind w:left="360"/>
      </w:pPr>
      <w:r>
        <w:t xml:space="preserve">Fourth, you must cast the </w:t>
      </w:r>
      <w:r w:rsidR="00D872D8" w:rsidRPr="00D872D8">
        <w:rPr>
          <w:i/>
          <w:iCs/>
        </w:rPr>
        <w:t>b</w:t>
      </w:r>
      <w:r w:rsidRPr="00D872D8">
        <w:rPr>
          <w:i/>
          <w:iCs/>
        </w:rPr>
        <w:t>ind</w:t>
      </w:r>
      <w:r>
        <w:t xml:space="preserve"> spell, and the target must fail their saving throw.</w:t>
      </w:r>
    </w:p>
    <w:p w14:paraId="7A0A3203" w14:textId="77777777" w:rsidR="00B32087" w:rsidRDefault="00B32087" w:rsidP="003C4628">
      <w:pPr>
        <w:pStyle w:val="ListParagraph"/>
        <w:numPr>
          <w:ilvl w:val="1"/>
          <w:numId w:val="63"/>
        </w:numPr>
        <w:ind w:left="360"/>
      </w:pPr>
      <w:r>
        <w:t xml:space="preserve">Fifth, you must negotiate terms of binding, such as servitude for a time or task, and pay the cost of the binding. You may alternatively choose to release it, in which case it can act freely until dismissed by other means (such as the exorcism or banishment spells, being killed, being charmed or commanded to return to their own realm, or being bound by another caster and then dismissed). </w:t>
      </w:r>
    </w:p>
    <w:p w14:paraId="742D8E9A" w14:textId="77777777" w:rsidR="00A1005A" w:rsidRDefault="00A1005A" w:rsidP="00A1005A"/>
    <w:p w14:paraId="12C4B158" w14:textId="77777777" w:rsidR="00B32087" w:rsidRDefault="00B32087" w:rsidP="00B32087">
      <w:r>
        <w:t xml:space="preserve">If you are successful, the creature is bound to you for the duration of its task (if it was given a task). </w:t>
      </w:r>
    </w:p>
    <w:p w14:paraId="1ED43923" w14:textId="77777777" w:rsidR="00601FEC" w:rsidRDefault="00601FEC" w:rsidP="00601FEC"/>
    <w:p w14:paraId="4EA0C815" w14:textId="77777777" w:rsidR="00997410" w:rsidRDefault="00997410" w:rsidP="00BC7BE0">
      <w:pPr>
        <w:pStyle w:val="Heading3"/>
      </w:pPr>
      <w:bookmarkStart w:id="4843" w:name="_Toc54196493"/>
      <w:r>
        <w:t>Oaths and Blood Oaths</w:t>
      </w:r>
      <w:bookmarkEnd w:id="4843"/>
    </w:p>
    <w:p w14:paraId="0928BBB4" w14:textId="77777777" w:rsidR="00997410" w:rsidRDefault="00997410" w:rsidP="00997410">
      <w:pPr>
        <w:rPr>
          <w:rFonts w:eastAsia="Times New Roman" w:cstheme="minorHAnsi"/>
        </w:rPr>
      </w:pPr>
      <w:r>
        <w:rPr>
          <w:rFonts w:eastAsia="Times New Roman" w:cstheme="minorHAnsi"/>
        </w:rPr>
        <w:t xml:space="preserve">Oaths and </w:t>
      </w:r>
      <w:r w:rsidRPr="00997410">
        <w:rPr>
          <w:rFonts w:eastAsia="Times New Roman" w:cstheme="minorHAnsi"/>
        </w:rPr>
        <w:t>Blood oaths are pledges of undying loyalty and faithfulness that are spoken</w:t>
      </w:r>
      <w:r>
        <w:rPr>
          <w:rFonts w:eastAsia="Times New Roman" w:cstheme="minorHAnsi"/>
        </w:rPr>
        <w:t xml:space="preserve"> before a representative of the spirits or a divine (such as most priests and paladins). It is easy to take a</w:t>
      </w:r>
      <w:r w:rsidR="00740BB1">
        <w:rPr>
          <w:rFonts w:eastAsia="Times New Roman" w:cstheme="minorHAnsi"/>
        </w:rPr>
        <w:t>n</w:t>
      </w:r>
      <w:r>
        <w:rPr>
          <w:rFonts w:eastAsia="Times New Roman" w:cstheme="minorHAnsi"/>
        </w:rPr>
        <w:t xml:space="preserve"> oath, but its true strength applies only if the oath-giver is true in the oath.</w:t>
      </w:r>
    </w:p>
    <w:p w14:paraId="7AB59558" w14:textId="77777777" w:rsidR="00997410" w:rsidRDefault="00740BB1" w:rsidP="00997410">
      <w:r>
        <w:t xml:space="preserve">If pledging to a cause, the oath-giver and all their comrades are linked by deep magics. Shamans (restoration shamans specifically) can enhance certain abilities of fellow oath-sworn. </w:t>
      </w:r>
    </w:p>
    <w:p w14:paraId="232F5093" w14:textId="77777777" w:rsidR="00740BB1" w:rsidRDefault="00740BB1" w:rsidP="00997410">
      <w:r>
        <w:t xml:space="preserve">Willingly breaking an oath after giving it in truth may cause the oath-giver to be cursed as per the </w:t>
      </w:r>
      <w:r>
        <w:rPr>
          <w:i/>
          <w:iCs/>
        </w:rPr>
        <w:t xml:space="preserve">bestow curse </w:t>
      </w:r>
      <w:r>
        <w:t xml:space="preserve">spell. The </w:t>
      </w:r>
      <w:r>
        <w:rPr>
          <w:i/>
          <w:iCs/>
        </w:rPr>
        <w:t xml:space="preserve">detect thoughts </w:t>
      </w:r>
      <w:r>
        <w:t>spell may reveal an oath given by a character.</w:t>
      </w:r>
    </w:p>
    <w:p w14:paraId="6932D7C3" w14:textId="77777777" w:rsidR="00740BB1" w:rsidRPr="00740BB1" w:rsidRDefault="00740BB1" w:rsidP="00997410">
      <w:r>
        <w:t xml:space="preserve">If compelled to go against their oath, the oath-giver can gain advantage to one d20 roll to avoid breaking it. This can be used once per short rest. </w:t>
      </w:r>
    </w:p>
    <w:p w14:paraId="5E8C552A" w14:textId="77777777" w:rsidR="00997410" w:rsidRDefault="00997410" w:rsidP="00997410"/>
    <w:p w14:paraId="48AC19BA" w14:textId="77777777" w:rsidR="00BC7BE0" w:rsidRDefault="00BC7BE0" w:rsidP="00BC7BE0">
      <w:pPr>
        <w:pStyle w:val="Heading3"/>
      </w:pPr>
      <w:bookmarkStart w:id="4844" w:name="_Toc54196494"/>
      <w:r>
        <w:t>True Names</w:t>
      </w:r>
      <w:bookmarkEnd w:id="4844"/>
    </w:p>
    <w:p w14:paraId="0D63DCE0" w14:textId="77777777" w:rsidR="00BC7BE0" w:rsidRDefault="00BC7BE0" w:rsidP="00BC7BE0">
      <w:r>
        <w:t xml:space="preserve">All that is has a true name; a name that can compass what the object or creature is, and describe it to the fullest picture. Hence, a demon has a true name, so does a ship. In most cases, learning a true name is a practice in study and reflection of the thing’s nature and role in life (or in the afterlife). </w:t>
      </w:r>
    </w:p>
    <w:p w14:paraId="4B1D2ADB" w14:textId="77777777" w:rsidR="001F50F5" w:rsidRDefault="00BC7BE0" w:rsidP="001F50F5">
      <w:r>
        <w:t xml:space="preserve">Learning a true name is a task that requires at least 30 days of downtime in research </w:t>
      </w:r>
      <w:r w:rsidR="001F50F5">
        <w:t>per point of CR for regular creatures</w:t>
      </w:r>
      <w:r>
        <w:t xml:space="preserve">. </w:t>
      </w:r>
    </w:p>
    <w:p w14:paraId="3901F737" w14:textId="77777777" w:rsidR="001F50F5" w:rsidRDefault="00BC7BE0" w:rsidP="001F50F5">
      <w:r>
        <w:lastRenderedPageBreak/>
        <w:t>Particularly social creatures are easier to learn</w:t>
      </w:r>
      <w:r w:rsidR="001F50F5">
        <w:t xml:space="preserve"> (taking half as much)</w:t>
      </w:r>
      <w:r>
        <w:t>, and reclusive ones may require research at a particular facility or using specific books (as determined by the DM)</w:t>
      </w:r>
      <w:r w:rsidR="001F50F5">
        <w:t xml:space="preserve"> at double the research rate</w:t>
      </w:r>
      <w:r>
        <w:t xml:space="preserve">. </w:t>
      </w:r>
      <w:r w:rsidR="001F50F5">
        <w:t xml:space="preserve">For each day of research, you must spend 1 gp plus your normal living expenses. </w:t>
      </w:r>
    </w:p>
    <w:p w14:paraId="1B75C2CA" w14:textId="77777777" w:rsidR="00BC7BE0" w:rsidRDefault="00BC7BE0" w:rsidP="00BC7BE0">
      <w:r>
        <w:t xml:space="preserve">After obtaining the name, it can be written down as normal text. Knowledge of how it is pronounced is not tied to reading the name; it can be properly pronounced by those who have heard it aloud, researched it, or have read it with perfect accent (such as using linguistic tools as umlauts) </w:t>
      </w:r>
    </w:p>
    <w:p w14:paraId="0FBE6FA4" w14:textId="77777777" w:rsidR="00BC7BE0" w:rsidRDefault="00BC7BE0" w:rsidP="00BC7BE0">
      <w:r>
        <w:t xml:space="preserve">These abilities require speaking the name of the creature verbally. It needn’t be shouted, but even whispers can be listened in with a successful Spirit (Perception) check </w:t>
      </w:r>
      <w:r w:rsidR="002E3B9E">
        <w:t>contested</w:t>
      </w:r>
      <w:r>
        <w:t xml:space="preserve"> by your Charisma (Performance) check. Allowing a creature to learn the true name of a favored summoned ally is a dangerous proposition, as enemy conjurers would love to compel your allies to turn against you; if they are conjured, they have no choice.</w:t>
      </w:r>
    </w:p>
    <w:p w14:paraId="17CD9928" w14:textId="77777777" w:rsidR="00BC7BE0" w:rsidRDefault="00BC7BE0" w:rsidP="00BC7BE0">
      <w:r>
        <w:t>Using a true name grants several benefits:</w:t>
      </w:r>
    </w:p>
    <w:p w14:paraId="45795E4F" w14:textId="77777777" w:rsidR="00BC7BE0" w:rsidRDefault="00BC7BE0" w:rsidP="003C4628">
      <w:pPr>
        <w:pStyle w:val="ListParagraph"/>
        <w:numPr>
          <w:ilvl w:val="0"/>
          <w:numId w:val="64"/>
        </w:numPr>
      </w:pPr>
      <w:r>
        <w:t xml:space="preserve">You may conjure a creature you conjure with the </w:t>
      </w:r>
      <w:r>
        <w:rPr>
          <w:i/>
          <w:iCs/>
        </w:rPr>
        <w:t>conjure</w:t>
      </w:r>
      <w:r w:rsidRPr="009B07A0">
        <w:t xml:space="preserve"> </w:t>
      </w:r>
      <w:r>
        <w:t xml:space="preserve">spell with a stronger bond; the creature gains temporary hit points upon being conjured equal </w:t>
      </w:r>
      <w:r w:rsidR="007108BC">
        <w:t xml:space="preserve">double </w:t>
      </w:r>
      <w:r>
        <w:t xml:space="preserve">its Challenge Rating. This </w:t>
      </w:r>
      <w:r w:rsidR="007108BC">
        <w:t xml:space="preserve">also </w:t>
      </w:r>
      <w:r>
        <w:t xml:space="preserve">applies to creatures that are affected by the </w:t>
      </w:r>
      <w:r>
        <w:rPr>
          <w:i/>
          <w:iCs/>
        </w:rPr>
        <w:t xml:space="preserve">bind </w:t>
      </w:r>
      <w:r>
        <w:t xml:space="preserve">spell. </w:t>
      </w:r>
    </w:p>
    <w:p w14:paraId="5C23E12D" w14:textId="77777777" w:rsidR="00BC7BE0" w:rsidRDefault="00BC7BE0" w:rsidP="003C4628">
      <w:pPr>
        <w:pStyle w:val="ListParagraph"/>
        <w:numPr>
          <w:ilvl w:val="0"/>
          <w:numId w:val="64"/>
        </w:numPr>
      </w:pPr>
      <w:r>
        <w:t xml:space="preserve">You may impose upon a creature disadvantage to saving throws against spells you target it with. </w:t>
      </w:r>
    </w:p>
    <w:p w14:paraId="67826B70" w14:textId="77777777" w:rsidR="00BC7BE0" w:rsidRDefault="00BC7BE0" w:rsidP="003C4628">
      <w:pPr>
        <w:pStyle w:val="ListParagraph"/>
        <w:numPr>
          <w:ilvl w:val="0"/>
          <w:numId w:val="64"/>
        </w:numPr>
      </w:pPr>
      <w:r>
        <w:t xml:space="preserve">You gain the benefits of the </w:t>
      </w:r>
      <w:r>
        <w:rPr>
          <w:i/>
          <w:iCs/>
        </w:rPr>
        <w:t xml:space="preserve">sanctuary </w:t>
      </w:r>
      <w:r>
        <w:t xml:space="preserve">spell against the creature (and it alone) for 24 hours. The spell acts at a spell level equal to half the target’s CR (minimum 1, maximum 9). </w:t>
      </w:r>
      <w:r w:rsidR="001F50F5">
        <w:t xml:space="preserve">The DC is equal to 8 + your Proficiency Bonus + your Charisma bonus (minimum 1). </w:t>
      </w:r>
    </w:p>
    <w:p w14:paraId="11609DB4" w14:textId="77777777" w:rsidR="00BC7BE0" w:rsidRDefault="00BC7BE0" w:rsidP="00720572">
      <w:pPr>
        <w:pStyle w:val="ListParagraph"/>
        <w:numPr>
          <w:ilvl w:val="0"/>
          <w:numId w:val="64"/>
        </w:numPr>
      </w:pPr>
      <w:r>
        <w:t xml:space="preserve">You can reduce one of the creature’s damage immunities into damage resistance, or remove one of the creature’s damage resistances. This </w:t>
      </w:r>
      <w:r w:rsidR="00720572">
        <w:t>can</w:t>
      </w:r>
      <w:r>
        <w:t xml:space="preserve"> stack with similar features (such as the Black Fire feature). Only your abilities and spells can affect the creature this way.</w:t>
      </w:r>
    </w:p>
    <w:p w14:paraId="428EB917" w14:textId="77777777" w:rsidR="00BC7BE0" w:rsidRDefault="00BC7BE0" w:rsidP="001F50F5">
      <w:pPr>
        <w:pStyle w:val="ListParagraph"/>
        <w:numPr>
          <w:ilvl w:val="0"/>
          <w:numId w:val="64"/>
        </w:numPr>
      </w:pPr>
      <w:r>
        <w:t xml:space="preserve">You can remove </w:t>
      </w:r>
      <w:r w:rsidR="001F50F5">
        <w:t xml:space="preserve">one type of </w:t>
      </w:r>
      <w:r>
        <w:t>condition immunity from the target. With this ability, you can cause skeleton to be poisoned by your poisons, or frighten a construct, etc. Only your abilities and spells can affect the creature this way.</w:t>
      </w:r>
    </w:p>
    <w:p w14:paraId="785F71C2" w14:textId="77777777" w:rsidR="00BC7BE0" w:rsidRDefault="00BC7BE0" w:rsidP="00BC7BE0">
      <w:r>
        <w:t>A creature’s true name can change if their inherit nature transforms, such as them undergoing character development</w:t>
      </w:r>
      <w:r w:rsidR="00D505CC">
        <w:t>, leveling up,</w:t>
      </w:r>
      <w:r>
        <w:t xml:space="preserve"> </w:t>
      </w:r>
      <w:r w:rsidR="00D505CC">
        <w:t xml:space="preserve">undergoing a </w:t>
      </w:r>
      <w:r>
        <w:t xml:space="preserve">trial, or by casting the </w:t>
      </w:r>
      <w:r>
        <w:rPr>
          <w:i/>
          <w:iCs/>
        </w:rPr>
        <w:t xml:space="preserve">mind blank </w:t>
      </w:r>
      <w:r>
        <w:t xml:space="preserve">spell on them. The latter method can weaken the connection between a creature and its true name, but cannot fully change a creature’s nature unless it is cast on a creature in a moment of reflection. </w:t>
      </w:r>
    </w:p>
    <w:p w14:paraId="009C077B" w14:textId="77777777" w:rsidR="00BC7BE0" w:rsidRDefault="00BC7BE0" w:rsidP="00BC7BE0">
      <w:r>
        <w:t xml:space="preserve">Fiends and celestials are more resistant to changing their true name; such would require a grand quest where the creature’s original mortal form must be rediscovered. With constructs, changing a true name is invariably linked to the spirit of its creator and their feelings upon crafting, who is a required reference. </w:t>
      </w:r>
    </w:p>
    <w:p w14:paraId="7CD7B1A7" w14:textId="77777777" w:rsidR="00BC7BE0" w:rsidRDefault="00BC7BE0" w:rsidP="00BC7BE0">
      <w:r>
        <w:t>A creature can be affected by their true name by one user at a time and only one effect; if two or more creatures attempt to use one creature’s true name, they must contest against one another with a Charisma (Persuasion, Intimidation, or Performance) check to determine who has the greater command over this mighty magic.</w:t>
      </w:r>
    </w:p>
    <w:p w14:paraId="79C747CE" w14:textId="77777777" w:rsidR="00BC7BE0" w:rsidRDefault="00BC7BE0" w:rsidP="00601FEC"/>
    <w:p w14:paraId="6D1AA40B" w14:textId="77777777" w:rsidR="00BE70D9" w:rsidRPr="000D5DB5" w:rsidRDefault="004A439F">
      <w:pPr>
        <w:pStyle w:val="Heading2"/>
        <w:contextualSpacing/>
      </w:pPr>
      <w:bookmarkStart w:id="4845" w:name="_Toc54196495"/>
      <w:r w:rsidRPr="00F00B80">
        <w:t>Casting a Spell</w:t>
      </w:r>
      <w:bookmarkEnd w:id="4845"/>
    </w:p>
    <w:p w14:paraId="32141DBA" w14:textId="77777777" w:rsidR="00444812" w:rsidRDefault="00444812">
      <w:pPr>
        <w:contextualSpacing/>
        <w:rPr>
          <w:rFonts w:eastAsia="Times New Roman" w:cstheme="minorHAnsi"/>
          <w:color w:val="000000"/>
        </w:rPr>
        <w:sectPr w:rsidR="00444812" w:rsidSect="00462680">
          <w:type w:val="continuous"/>
          <w:pgSz w:w="12240" w:h="15840"/>
          <w:pgMar w:top="1440" w:right="1800" w:bottom="1440" w:left="1800" w:header="708" w:footer="708" w:gutter="0"/>
          <w:cols w:space="708"/>
          <w:docGrid w:linePitch="360"/>
        </w:sectPr>
      </w:pPr>
    </w:p>
    <w:p w14:paraId="48C5396B" w14:textId="77777777" w:rsidR="005E0F91" w:rsidRPr="000D5DB5" w:rsidRDefault="005E0F91">
      <w:pPr>
        <w:contextualSpacing/>
        <w:rPr>
          <w:rFonts w:eastAsia="Times New Roman" w:cstheme="minorHAnsi"/>
          <w:color w:val="000000"/>
        </w:rPr>
      </w:pPr>
      <w:r w:rsidRPr="000D5DB5">
        <w:rPr>
          <w:rFonts w:eastAsia="Times New Roman" w:cstheme="minorHAnsi"/>
          <w:color w:val="000000"/>
        </w:rPr>
        <w:lastRenderedPageBreak/>
        <w:t xml:space="preserve">Spellcasting may be interrupted if the spellcaster is harmed while casting or channeling the spell (such as channeling or stance spells, or when struck with a held action). </w:t>
      </w:r>
      <w:r w:rsidR="00424E62" w:rsidRPr="000D5DB5">
        <w:rPr>
          <w:rFonts w:eastAsia="Times New Roman" w:cstheme="minorHAnsi"/>
          <w:color w:val="000000"/>
        </w:rPr>
        <w:t xml:space="preserve">This is called a distraction. </w:t>
      </w:r>
    </w:p>
    <w:p w14:paraId="51389756" w14:textId="77777777" w:rsidR="005E0F91" w:rsidRPr="000D5DB5" w:rsidRDefault="005E0F91">
      <w:pPr>
        <w:contextualSpacing/>
        <w:rPr>
          <w:rFonts w:eastAsia="Times New Roman" w:cstheme="minorHAnsi"/>
          <w:color w:val="000000"/>
        </w:rPr>
      </w:pPr>
      <w:r w:rsidRPr="000D5DB5">
        <w:rPr>
          <w:rFonts w:eastAsia="Times New Roman" w:cstheme="minorHAnsi"/>
          <w:color w:val="000000"/>
        </w:rPr>
        <w:t xml:space="preserve">When hit this way, the spellcaster must succeed on a concentration check (Stamina saving throw), DC 10 or half the damage dealt (whichever is higher) or the spell fails (and the mana is spent uselessly). </w:t>
      </w:r>
    </w:p>
    <w:p w14:paraId="03129371" w14:textId="77777777" w:rsidR="005E0F91" w:rsidRPr="000D5DB5" w:rsidRDefault="005E0F91">
      <w:pPr>
        <w:contextualSpacing/>
        <w:rPr>
          <w:rFonts w:eastAsia="Times New Roman" w:cstheme="minorHAnsi"/>
          <w:color w:val="000000"/>
        </w:rPr>
      </w:pPr>
      <w:r w:rsidRPr="000D5DB5">
        <w:rPr>
          <w:rFonts w:eastAsia="Times New Roman" w:cstheme="minorHAnsi"/>
          <w:color w:val="000000"/>
        </w:rPr>
        <w:t xml:space="preserve">This acts similarly to casting spells in situations that are difficult to cast spells in (such as while on being a storm-tossed ship or while being distracted by wind and rain). </w:t>
      </w:r>
    </w:p>
    <w:p w14:paraId="7AAEF751" w14:textId="77777777" w:rsidR="004A439F" w:rsidRDefault="004A439F" w:rsidP="004A439F">
      <w:pPr>
        <w:contextualSpacing/>
        <w:rPr>
          <w:rFonts w:eastAsia="Times New Roman" w:cstheme="minorHAnsi"/>
          <w:sz w:val="24"/>
          <w:szCs w:val="24"/>
        </w:rPr>
      </w:pPr>
    </w:p>
    <w:p w14:paraId="2552D125" w14:textId="77777777" w:rsidR="005401D2" w:rsidRDefault="005401D2" w:rsidP="005401D2">
      <w:r w:rsidRPr="00C81ED8">
        <w:rPr>
          <w:b/>
          <w:bCs/>
        </w:rPr>
        <w:t>Concentration.</w:t>
      </w:r>
      <w:r w:rsidRPr="00C81ED8">
        <w:t xml:space="preserve"> Some spells require a lesser degree of concentration than normal. </w:t>
      </w:r>
      <w:r>
        <w:t xml:space="preserve">These spells are described as Concentration (Partial) spells. </w:t>
      </w:r>
    </w:p>
    <w:p w14:paraId="752E4670" w14:textId="77777777" w:rsidR="005401D2" w:rsidRPr="00C81ED8" w:rsidRDefault="005401D2" w:rsidP="005401D2">
      <w:r>
        <w:t>S</w:t>
      </w:r>
      <w:r w:rsidRPr="00C81ED8">
        <w:t xml:space="preserve">pells </w:t>
      </w:r>
      <w:r>
        <w:t xml:space="preserve">with this duration </w:t>
      </w:r>
      <w:r w:rsidRPr="00C81ED8">
        <w:t>allow you to concentrate on the spell itself and another concentration spell at the same time</w:t>
      </w:r>
      <w:r>
        <w:t>, including another Concentration (Partial) spell</w:t>
      </w:r>
      <w:r w:rsidRPr="00C81ED8">
        <w:t xml:space="preserve">. </w:t>
      </w:r>
    </w:p>
    <w:p w14:paraId="0B513A44" w14:textId="77777777" w:rsidR="005401D2" w:rsidRPr="000D5DB5" w:rsidRDefault="005401D2" w:rsidP="004A439F">
      <w:pPr>
        <w:contextualSpacing/>
        <w:rPr>
          <w:rFonts w:eastAsia="Times New Roman" w:cstheme="minorHAnsi"/>
          <w:sz w:val="24"/>
          <w:szCs w:val="24"/>
        </w:rPr>
      </w:pPr>
    </w:p>
    <w:p w14:paraId="4634F4AE" w14:textId="77777777" w:rsidR="00A66C50" w:rsidRDefault="004A439F">
      <w:pPr>
        <w:contextualSpacing/>
        <w:rPr>
          <w:rFonts w:eastAsia="Times New Roman" w:cstheme="minorHAnsi"/>
          <w:color w:val="000000"/>
        </w:rPr>
      </w:pPr>
      <w:r w:rsidRPr="000D5DB5">
        <w:rPr>
          <w:rFonts w:eastAsia="Times New Roman" w:cstheme="minorHAnsi"/>
          <w:b/>
          <w:bCs/>
          <w:color w:val="000000"/>
        </w:rPr>
        <w:t xml:space="preserve">Mana-Less Casting. </w:t>
      </w:r>
      <w:r>
        <w:rPr>
          <w:rFonts w:eastAsia="Times New Roman" w:cstheme="minorHAnsi"/>
          <w:color w:val="000000"/>
        </w:rPr>
        <w:t>Resilient</w:t>
      </w:r>
      <w:r w:rsidRPr="000D5DB5">
        <w:rPr>
          <w:rFonts w:eastAsia="Times New Roman" w:cstheme="minorHAnsi"/>
          <w:color w:val="000000"/>
        </w:rPr>
        <w:t xml:space="preserve"> spellcasters can cast magic on nothing, channeling the mana around them instead of their own. Attempting to cast a spell without sufficient mana points left (or attempting to cast a spell without spending mana at all) requires a Stamina saving throw to cast a spell. The DC is equal to 20 + spell level. </w:t>
      </w:r>
      <w:r w:rsidR="00665668">
        <w:rPr>
          <w:rFonts w:eastAsia="Times New Roman" w:cstheme="minorHAnsi"/>
          <w:color w:val="000000"/>
        </w:rPr>
        <w:t xml:space="preserve">You take a penalty to the saving throw equal to half the amount of mana below 0. </w:t>
      </w:r>
    </w:p>
    <w:p w14:paraId="789B96F7" w14:textId="77777777" w:rsidR="004A439F" w:rsidRDefault="004A439F" w:rsidP="004A439F">
      <w:pPr>
        <w:contextualSpacing/>
        <w:rPr>
          <w:rFonts w:eastAsia="Times New Roman" w:cstheme="minorHAnsi"/>
          <w:color w:val="000000"/>
        </w:rPr>
      </w:pPr>
      <w:r w:rsidRPr="000D5DB5">
        <w:rPr>
          <w:rFonts w:eastAsia="Times New Roman" w:cstheme="minorHAnsi"/>
          <w:color w:val="000000"/>
        </w:rPr>
        <w:t xml:space="preserve">If successful, the spell is cast, but count the mana cost against the current pool (this can reach a negative value, increasing the DC). On a failure, the spellcaster suffers one level of exhaustion. This level of exhaustion is only lifted when the spellcaster is at full mana points. </w:t>
      </w:r>
    </w:p>
    <w:p w14:paraId="03FB872F" w14:textId="77777777" w:rsidR="004A439F" w:rsidRPr="000D5DB5" w:rsidRDefault="004A439F">
      <w:pPr>
        <w:contextualSpacing/>
        <w:rPr>
          <w:rFonts w:eastAsia="Times New Roman" w:cstheme="minorHAnsi"/>
          <w:sz w:val="24"/>
          <w:szCs w:val="24"/>
        </w:rPr>
      </w:pPr>
    </w:p>
    <w:p w14:paraId="637DB684" w14:textId="77777777" w:rsidR="000B2633" w:rsidRDefault="000B2633">
      <w:pPr>
        <w:contextualSpacing/>
        <w:rPr>
          <w:rFonts w:eastAsia="Times New Roman" w:cstheme="minorHAnsi"/>
          <w:color w:val="000000"/>
        </w:rPr>
      </w:pPr>
      <w:r w:rsidRPr="000D5DB5">
        <w:rPr>
          <w:rFonts w:eastAsia="Times New Roman" w:cstheme="minorHAnsi"/>
          <w:b/>
          <w:bCs/>
          <w:color w:val="000000"/>
        </w:rPr>
        <w:t xml:space="preserve">Multiclassing. </w:t>
      </w:r>
      <w:r w:rsidRPr="000D5DB5">
        <w:rPr>
          <w:rFonts w:eastAsia="Times New Roman" w:cstheme="minorHAnsi"/>
          <w:color w:val="000000"/>
        </w:rPr>
        <w:t xml:space="preserve">Multiclassing in the World of Warcraft 5e RPG is similar to its state in 5e; you add your levels in spellcasting together to determine your total caster level (0.5 for each level in Paladin, 1 for each level in Priest, etc.) to learn your maximum spell level. You may also make use of both spell lists, but only to the </w:t>
      </w:r>
      <w:r w:rsidR="005F4971">
        <w:rPr>
          <w:rFonts w:eastAsia="Times New Roman" w:cstheme="minorHAnsi"/>
          <w:color w:val="000000"/>
        </w:rPr>
        <w:t xml:space="preserve">maximum </w:t>
      </w:r>
      <w:r w:rsidRPr="000D5DB5">
        <w:rPr>
          <w:rFonts w:eastAsia="Times New Roman" w:cstheme="minorHAnsi"/>
          <w:color w:val="000000"/>
        </w:rPr>
        <w:t xml:space="preserve">spell level you can access in either lists (a level 1 Mage and level 10 Paladin cannot cast 3rd level mage spells). The mana is drawn from a single pool. </w:t>
      </w:r>
    </w:p>
    <w:p w14:paraId="68CFD8BE" w14:textId="77777777" w:rsidR="001B49D0" w:rsidRPr="005D11C5" w:rsidRDefault="005F4971" w:rsidP="005D11C5">
      <w:pPr>
        <w:contextualSpacing/>
        <w:rPr>
          <w:rFonts w:eastAsia="Times New Roman" w:cstheme="minorHAnsi"/>
          <w:color w:val="000000"/>
        </w:rPr>
      </w:pPr>
      <w:r>
        <w:rPr>
          <w:rFonts w:eastAsia="Times New Roman" w:cstheme="minorHAnsi"/>
          <w:color w:val="000000"/>
        </w:rPr>
        <w:t>You also refer your proficiency bonus when addressing mana costs, and not your caster level.</w:t>
      </w:r>
      <w:r w:rsidR="001B49D0">
        <w:br w:type="page"/>
      </w:r>
    </w:p>
    <w:p w14:paraId="08BAD55B" w14:textId="77777777" w:rsidR="008736F1" w:rsidRDefault="008736F1" w:rsidP="00325A13">
      <w:pPr>
        <w:pStyle w:val="Heading1"/>
        <w:sectPr w:rsidR="008736F1" w:rsidSect="008736F1">
          <w:type w:val="continuous"/>
          <w:pgSz w:w="12240" w:h="15840"/>
          <w:pgMar w:top="1440" w:right="1800" w:bottom="1440" w:left="1800" w:header="708" w:footer="708" w:gutter="0"/>
          <w:cols w:space="708"/>
          <w:docGrid w:linePitch="360"/>
        </w:sectPr>
      </w:pPr>
      <w:bookmarkStart w:id="4846" w:name="_Toc509138786"/>
    </w:p>
    <w:p w14:paraId="0297BFDB" w14:textId="77777777" w:rsidR="00AB25EF" w:rsidRPr="00696121" w:rsidRDefault="001B49D0" w:rsidP="00325A13">
      <w:pPr>
        <w:pStyle w:val="Heading1"/>
        <w:rPr>
          <w:sz w:val="24"/>
          <w:szCs w:val="24"/>
        </w:rPr>
      </w:pPr>
      <w:bookmarkStart w:id="4847" w:name="_Toc54196496"/>
      <w:r>
        <w:lastRenderedPageBreak/>
        <w:t xml:space="preserve">Chapter 11: </w:t>
      </w:r>
      <w:r w:rsidR="00AB25EF" w:rsidRPr="00C17107">
        <w:t>Spells</w:t>
      </w:r>
      <w:bookmarkEnd w:id="4846"/>
      <w:bookmarkEnd w:id="4847"/>
    </w:p>
    <w:p w14:paraId="12A7E617" w14:textId="77777777" w:rsidR="001B49D0" w:rsidRDefault="001B49D0">
      <w:pPr>
        <w:contextualSpacing/>
        <w:rPr>
          <w:rFonts w:eastAsia="Times New Roman" w:cstheme="minorHAnsi"/>
          <w:color w:val="000000"/>
        </w:rPr>
      </w:pPr>
      <w:r>
        <w:rPr>
          <w:rFonts w:eastAsia="Times New Roman" w:cstheme="minorHAnsi"/>
          <w:color w:val="000000"/>
        </w:rPr>
        <w:t xml:space="preserve">This chapter describes the most common </w:t>
      </w:r>
      <w:r w:rsidRPr="001B49D0">
        <w:rPr>
          <w:rFonts w:eastAsia="Times New Roman" w:cstheme="minorHAnsi"/>
          <w:color w:val="000000"/>
        </w:rPr>
        <w:t xml:space="preserve">spells in the worlds </w:t>
      </w:r>
      <w:r>
        <w:rPr>
          <w:rFonts w:eastAsia="Times New Roman" w:cstheme="minorHAnsi"/>
          <w:color w:val="000000"/>
        </w:rPr>
        <w:t>Warcraft</w:t>
      </w:r>
      <w:r w:rsidRPr="001B49D0">
        <w:rPr>
          <w:rFonts w:eastAsia="Times New Roman" w:cstheme="minorHAnsi"/>
          <w:color w:val="000000"/>
        </w:rPr>
        <w:t>. The chapter begins with the</w:t>
      </w:r>
      <w:r>
        <w:rPr>
          <w:rFonts w:eastAsia="Times New Roman" w:cstheme="minorHAnsi"/>
          <w:color w:val="000000"/>
        </w:rPr>
        <w:t xml:space="preserve"> spell lists o</w:t>
      </w:r>
      <w:r w:rsidRPr="001B49D0">
        <w:rPr>
          <w:rFonts w:eastAsia="Times New Roman" w:cstheme="minorHAnsi"/>
          <w:color w:val="000000"/>
        </w:rPr>
        <w:t>f the spellcasting classes. The</w:t>
      </w:r>
      <w:r>
        <w:rPr>
          <w:rFonts w:eastAsia="Times New Roman" w:cstheme="minorHAnsi"/>
          <w:color w:val="000000"/>
        </w:rPr>
        <w:t xml:space="preserve"> </w:t>
      </w:r>
      <w:r w:rsidRPr="001B49D0">
        <w:rPr>
          <w:rFonts w:eastAsia="Times New Roman" w:cstheme="minorHAnsi"/>
          <w:color w:val="000000"/>
        </w:rPr>
        <w:t>remainder contains spell descriptions,</w:t>
      </w:r>
      <w:r>
        <w:rPr>
          <w:rFonts w:eastAsia="Times New Roman" w:cstheme="minorHAnsi"/>
          <w:color w:val="000000"/>
        </w:rPr>
        <w:t xml:space="preserve"> </w:t>
      </w:r>
      <w:r w:rsidRPr="001B49D0">
        <w:rPr>
          <w:rFonts w:eastAsia="Times New Roman" w:cstheme="minorHAnsi"/>
          <w:color w:val="000000"/>
        </w:rPr>
        <w:t>presented in alphabetical order by the</w:t>
      </w:r>
      <w:r>
        <w:rPr>
          <w:rFonts w:eastAsia="Times New Roman" w:cstheme="minorHAnsi"/>
          <w:color w:val="000000"/>
        </w:rPr>
        <w:t xml:space="preserve"> name o</w:t>
      </w:r>
      <w:r w:rsidRPr="001B49D0">
        <w:rPr>
          <w:rFonts w:eastAsia="Times New Roman" w:cstheme="minorHAnsi"/>
          <w:color w:val="000000"/>
        </w:rPr>
        <w:t>f the spell.</w:t>
      </w:r>
    </w:p>
    <w:p w14:paraId="4E32B64E" w14:textId="77777777" w:rsidR="001B49D0" w:rsidRPr="000D5DB5" w:rsidRDefault="001B49D0">
      <w:pPr>
        <w:contextualSpacing/>
        <w:rPr>
          <w:rFonts w:eastAsia="Times New Roman" w:cstheme="minorHAnsi"/>
          <w:color w:val="000000"/>
        </w:rPr>
      </w:pPr>
      <w:r>
        <w:rPr>
          <w:rFonts w:eastAsia="Times New Roman" w:cstheme="minorHAnsi"/>
          <w:color w:val="000000"/>
        </w:rPr>
        <w:t xml:space="preserve">Some classes have specific names for a spell. These names are italicized next to the normal spell name. </w:t>
      </w:r>
    </w:p>
    <w:p w14:paraId="0A88B6CA" w14:textId="77777777" w:rsidR="001B49D0" w:rsidRDefault="001B49D0">
      <w:pPr>
        <w:contextualSpacing/>
        <w:rPr>
          <w:rFonts w:eastAsia="Times New Roman" w:cstheme="minorHAnsi"/>
          <w:color w:val="000000"/>
        </w:rPr>
      </w:pPr>
      <w:r w:rsidRPr="000D5DB5">
        <w:rPr>
          <w:rFonts w:eastAsia="Times New Roman" w:cstheme="minorHAnsi"/>
          <w:color w:val="000000"/>
        </w:rPr>
        <w:t xml:space="preserve">Spells can be cast by any character who has access to mana and a spell list. Whenever a class references being able to cast spells from a specific spell list, refer to the below list under the appropriate name. </w:t>
      </w:r>
    </w:p>
    <w:p w14:paraId="39D91ECD" w14:textId="77777777" w:rsidR="005401D2" w:rsidRDefault="005401D2">
      <w:pPr>
        <w:contextualSpacing/>
        <w:rPr>
          <w:rFonts w:eastAsia="Times New Roman" w:cstheme="minorHAnsi"/>
          <w:color w:val="000000"/>
        </w:rPr>
      </w:pPr>
    </w:p>
    <w:p w14:paraId="597F79E2" w14:textId="77777777" w:rsidR="00937E86" w:rsidRDefault="005401D2" w:rsidP="00937E86">
      <w:pPr>
        <w:contextualSpacing/>
        <w:rPr>
          <w:rFonts w:eastAsia="Times New Roman" w:cstheme="minorHAnsi"/>
          <w:color w:val="000000"/>
        </w:rPr>
      </w:pPr>
      <w:r w:rsidRPr="005401D2">
        <w:rPr>
          <w:rFonts w:eastAsia="Times New Roman" w:cstheme="minorHAnsi"/>
          <w:b/>
          <w:bCs/>
          <w:color w:val="000000"/>
        </w:rPr>
        <w:t>Array.</w:t>
      </w:r>
      <w:r w:rsidRPr="000D5DB5">
        <w:rPr>
          <w:rFonts w:eastAsia="Times New Roman" w:cstheme="minorHAnsi"/>
          <w:color w:val="000000"/>
        </w:rPr>
        <w:t xml:space="preserve"> Spells with the array tag have several sub-spells. When preparing a spell with the array tag, you must choose to prepare one spell of the array (each of which may have their own spell levels and different effects). </w:t>
      </w:r>
      <w:r>
        <w:rPr>
          <w:rFonts w:eastAsia="Times New Roman" w:cstheme="minorHAnsi"/>
          <w:color w:val="000000"/>
        </w:rPr>
        <w:t xml:space="preserve">Some arrays give circumstantial access to other spells. In this case, heightening the spell in the array count as if heightening that spell. </w:t>
      </w:r>
      <w:r w:rsidR="0022355A">
        <w:rPr>
          <w:rFonts w:eastAsia="Times New Roman" w:cstheme="minorHAnsi"/>
          <w:color w:val="000000"/>
        </w:rPr>
        <w:t>Array spells that manifest a strike or shot effect enhance a number of attacks as appropriate</w:t>
      </w:r>
      <w:r w:rsidR="00607083">
        <w:rPr>
          <w:rFonts w:eastAsia="Times New Roman" w:cstheme="minorHAnsi"/>
          <w:color w:val="000000"/>
        </w:rPr>
        <w:t xml:space="preserve"> to their description</w:t>
      </w:r>
      <w:r w:rsidR="0022355A">
        <w:rPr>
          <w:rFonts w:eastAsia="Times New Roman" w:cstheme="minorHAnsi"/>
          <w:color w:val="000000"/>
        </w:rPr>
        <w:t xml:space="preserve">. </w:t>
      </w:r>
    </w:p>
    <w:p w14:paraId="0A73C406" w14:textId="0D6A392E" w:rsidR="005401D2" w:rsidRDefault="005401D2" w:rsidP="0091008E">
      <w:r w:rsidRPr="005401D2">
        <w:rPr>
          <w:b/>
          <w:bCs/>
        </w:rPr>
        <w:t>Auras.</w:t>
      </w:r>
      <w:r w:rsidRPr="00C81ED8">
        <w:rPr>
          <w:b/>
          <w:bCs/>
        </w:rPr>
        <w:t xml:space="preserve"> </w:t>
      </w:r>
      <w:r>
        <w:t xml:space="preserve">Spells with the aura tag are </w:t>
      </w:r>
      <w:r w:rsidRPr="00C81ED8">
        <w:t>spells that emit an aura centered on the character, usually reaching 15 feet away, typically remaining for a few minutes</w:t>
      </w:r>
      <w:r>
        <w:t xml:space="preserve">, </w:t>
      </w:r>
      <w:r w:rsidR="00607083">
        <w:t xml:space="preserve">and </w:t>
      </w:r>
      <w:r>
        <w:t>moving with the user</w:t>
      </w:r>
      <w:r w:rsidRPr="00C81ED8">
        <w:t xml:space="preserve">. Auras </w:t>
      </w:r>
      <w:del w:id="4848" w:author="Admin" w:date="2021-09-18T19:06:00Z">
        <w:r w:rsidRPr="00C81ED8" w:rsidDel="0091008E">
          <w:delText xml:space="preserve">universally require </w:delText>
        </w:r>
      </w:del>
      <w:ins w:id="4849" w:author="Admin" w:date="2021-09-18T19:06:00Z">
        <w:r w:rsidR="0091008E">
          <w:t xml:space="preserve">do not require </w:t>
        </w:r>
      </w:ins>
      <w:r w:rsidRPr="00C81ED8">
        <w:t>concentration,</w:t>
      </w:r>
      <w:del w:id="4850" w:author="Admin" w:date="2021-09-18T19:06:00Z">
        <w:r w:rsidRPr="00C81ED8" w:rsidDel="0091008E">
          <w:delText xml:space="preserve"> with many being Concentration (Partial). A </w:delText>
        </w:r>
      </w:del>
      <w:ins w:id="4851" w:author="Admin" w:date="2021-09-18T19:06:00Z">
        <w:r w:rsidR="0091008E">
          <w:t xml:space="preserve"> but a </w:t>
        </w:r>
      </w:ins>
      <w:r w:rsidRPr="00C81ED8">
        <w:t xml:space="preserve">character can only benefit from </w:t>
      </w:r>
      <w:ins w:id="4852" w:author="Admin" w:date="2021-09-18T19:06:00Z">
        <w:r w:rsidR="0091008E">
          <w:t xml:space="preserve">one </w:t>
        </w:r>
      </w:ins>
      <w:r w:rsidRPr="00C81ED8">
        <w:t xml:space="preserve">aura at any given time (their choice), and auras can usually counter other ones. If subject to harmful auras, the character is subject to all they fail to resist (as normal for spells), rolled upon entering the aura or being affected by it. </w:t>
      </w:r>
      <w:r>
        <w:t xml:space="preserve"> </w:t>
      </w:r>
      <w:r w:rsidRPr="00C81ED8">
        <w:t xml:space="preserve">Aura bonuses do not stack with other aura bonuses. Creatures affected by auras automatically sense where they are emanating from. </w:t>
      </w:r>
    </w:p>
    <w:p w14:paraId="1633C365" w14:textId="77777777" w:rsidR="005401D2" w:rsidRPr="00C81ED8" w:rsidRDefault="005401D2" w:rsidP="00607083">
      <w:pPr>
        <w:pStyle w:val="ListParagraph"/>
        <w:numPr>
          <w:ilvl w:val="0"/>
          <w:numId w:val="37"/>
        </w:numPr>
      </w:pPr>
      <w:r w:rsidRPr="005401D2">
        <w:rPr>
          <w:i/>
          <w:iCs/>
        </w:rPr>
        <w:t xml:space="preserve">Aura Spike. </w:t>
      </w:r>
      <w:r>
        <w:t xml:space="preserve">An aura spike is the ability to focus an aura’s power to perform a secondary effect. This is useable on a reaction. You can make </w:t>
      </w:r>
      <w:r w:rsidR="00607083">
        <w:t>one aura spike per every two spell levels of a given aura spell</w:t>
      </w:r>
      <w:r>
        <w:t xml:space="preserve">. </w:t>
      </w:r>
    </w:p>
    <w:p w14:paraId="5ADBA96B" w14:textId="5C55F4C7" w:rsidR="00937E86" w:rsidRPr="00937E86" w:rsidRDefault="00937E86" w:rsidP="0091008E">
      <w:pPr>
        <w:rPr>
          <w:rFonts w:eastAsia="Times New Roman" w:cstheme="minorHAnsi"/>
          <w:sz w:val="24"/>
          <w:szCs w:val="24"/>
        </w:rPr>
      </w:pPr>
      <w:r w:rsidRPr="00937E86">
        <w:rPr>
          <w:rFonts w:eastAsia="Times New Roman" w:cstheme="minorHAnsi"/>
          <w:b/>
          <w:bCs/>
          <w:color w:val="000000"/>
        </w:rPr>
        <w:t>Blessings.</w:t>
      </w:r>
      <w:r w:rsidRPr="00937E86">
        <w:rPr>
          <w:rFonts w:eastAsia="Times New Roman" w:cstheme="minorHAnsi"/>
          <w:i/>
          <w:iCs/>
          <w:color w:val="000000"/>
        </w:rPr>
        <w:t xml:space="preserve"> </w:t>
      </w:r>
      <w:r w:rsidRPr="00937E86">
        <w:rPr>
          <w:rFonts w:eastAsia="Times New Roman" w:cstheme="minorHAnsi"/>
          <w:color w:val="000000"/>
        </w:rPr>
        <w:t>This array includes beneficial spells that are activated by consuming half your movement, and may target yourself or an ally. A creature can have only one blessing active on them at any given time, with most blessings</w:t>
      </w:r>
      <w:ins w:id="4853" w:author="Admin" w:date="2021-09-19T21:42:00Z">
        <w:r w:rsidR="0091008E">
          <w:rPr>
            <w:rFonts w:eastAsia="Times New Roman" w:cstheme="minorHAnsi"/>
            <w:color w:val="000000"/>
          </w:rPr>
          <w:t>’</w:t>
        </w:r>
      </w:ins>
      <w:r w:rsidRPr="00937E86">
        <w:rPr>
          <w:rFonts w:eastAsia="Times New Roman" w:cstheme="minorHAnsi"/>
          <w:color w:val="000000"/>
        </w:rPr>
        <w:t xml:space="preserve"> </w:t>
      </w:r>
      <w:del w:id="4854" w:author="Admin" w:date="2021-09-19T21:42:00Z">
        <w:r w:rsidRPr="00937E86" w:rsidDel="0091008E">
          <w:rPr>
            <w:rFonts w:eastAsia="Times New Roman" w:cstheme="minorHAnsi"/>
            <w:color w:val="000000"/>
          </w:rPr>
          <w:delText xml:space="preserve">active on a </w:delText>
        </w:r>
      </w:del>
      <w:r w:rsidRPr="00937E86">
        <w:rPr>
          <w:rFonts w:eastAsia="Times New Roman" w:cstheme="minorHAnsi"/>
          <w:color w:val="000000"/>
        </w:rPr>
        <w:t xml:space="preserve">duration </w:t>
      </w:r>
      <w:del w:id="4855" w:author="Admin" w:date="2021-09-19T21:42:00Z">
        <w:r w:rsidRPr="00937E86" w:rsidDel="0091008E">
          <w:rPr>
            <w:rFonts w:eastAsia="Times New Roman" w:cstheme="minorHAnsi"/>
            <w:color w:val="000000"/>
          </w:rPr>
          <w:delText xml:space="preserve">of </w:delText>
        </w:r>
      </w:del>
      <w:ins w:id="4856" w:author="Admin" w:date="2021-09-19T21:42:00Z">
        <w:r w:rsidR="0091008E">
          <w:rPr>
            <w:rFonts w:eastAsia="Times New Roman" w:cstheme="minorHAnsi"/>
            <w:color w:val="000000"/>
          </w:rPr>
          <w:t xml:space="preserve">being </w:t>
        </w:r>
      </w:ins>
      <w:r w:rsidRPr="00937E86">
        <w:rPr>
          <w:rFonts w:eastAsia="Times New Roman" w:cstheme="minorHAnsi"/>
          <w:color w:val="000000"/>
        </w:rPr>
        <w:t>five minutes</w:t>
      </w:r>
      <w:del w:id="4857" w:author="Admin" w:date="2021-09-19T21:42:00Z">
        <w:r w:rsidRPr="00937E86" w:rsidDel="0091008E">
          <w:rPr>
            <w:rFonts w:eastAsia="Times New Roman" w:cstheme="minorHAnsi"/>
            <w:color w:val="000000"/>
          </w:rPr>
          <w:delText xml:space="preserve"> (and are thus mostly useful for one encounter)</w:delText>
        </w:r>
      </w:del>
      <w:r w:rsidRPr="00937E86">
        <w:rPr>
          <w:rFonts w:eastAsia="Times New Roman" w:cstheme="minorHAnsi"/>
          <w:color w:val="000000"/>
        </w:rPr>
        <w:t xml:space="preserve">. </w:t>
      </w:r>
      <w:del w:id="4858" w:author="Admin" w:date="2021-09-19T21:42:00Z">
        <w:r w:rsidRPr="00937E86" w:rsidDel="0091008E">
          <w:rPr>
            <w:rFonts w:eastAsia="Times New Roman" w:cstheme="minorHAnsi"/>
            <w:color w:val="000000"/>
          </w:rPr>
          <w:delText>These are considered beneficial spells.</w:delText>
        </w:r>
      </w:del>
    </w:p>
    <w:p w14:paraId="37FF62C3" w14:textId="77777777" w:rsidR="005401D2" w:rsidRPr="000D5DB5" w:rsidRDefault="005401D2" w:rsidP="005401D2">
      <w:pPr>
        <w:contextualSpacing/>
        <w:rPr>
          <w:rFonts w:eastAsia="Times New Roman" w:cstheme="minorHAnsi"/>
          <w:sz w:val="24"/>
          <w:szCs w:val="24"/>
        </w:rPr>
      </w:pPr>
      <w:r w:rsidRPr="005401D2">
        <w:rPr>
          <w:rFonts w:eastAsia="Times New Roman" w:cstheme="minorHAnsi"/>
          <w:b/>
          <w:bCs/>
          <w:color w:val="000000"/>
        </w:rPr>
        <w:t>Channel.</w:t>
      </w:r>
      <w:r w:rsidRPr="000D5DB5">
        <w:rPr>
          <w:rFonts w:eastAsia="Times New Roman" w:cstheme="minorHAnsi"/>
          <w:i/>
          <w:iCs/>
          <w:color w:val="000000"/>
        </w:rPr>
        <w:t xml:space="preserve"> </w:t>
      </w:r>
      <w:r w:rsidRPr="000D5DB5">
        <w:rPr>
          <w:rFonts w:eastAsia="Times New Roman" w:cstheme="minorHAnsi"/>
          <w:color w:val="000000"/>
        </w:rPr>
        <w:t>These spells are most demanding concentration spells, and require the investment of one action every round to maintain the spell. If the caster cannot invest the required actions, the spell ends. Above the required action, the spellcaster cannot move faster than half their speed. As for all concentration spells, this spell is broken if concentration is lost.</w:t>
      </w:r>
    </w:p>
    <w:p w14:paraId="5B7C941A" w14:textId="3D28F40E" w:rsidR="005401D2" w:rsidRPr="000D5DB5" w:rsidRDefault="005401D2" w:rsidP="000335B1">
      <w:pPr>
        <w:contextualSpacing/>
        <w:rPr>
          <w:rFonts w:eastAsia="Times New Roman" w:cstheme="minorHAnsi"/>
          <w:color w:val="000000"/>
        </w:rPr>
      </w:pPr>
      <w:r w:rsidRPr="005401D2">
        <w:rPr>
          <w:rFonts w:eastAsia="Times New Roman" w:cstheme="minorHAnsi"/>
          <w:b/>
          <w:bCs/>
          <w:color w:val="000000"/>
        </w:rPr>
        <w:t>Sigil.</w:t>
      </w:r>
      <w:r w:rsidRPr="000D5DB5">
        <w:rPr>
          <w:rFonts w:eastAsia="Times New Roman" w:cstheme="minorHAnsi"/>
          <w:i/>
          <w:iCs/>
          <w:color w:val="000000"/>
        </w:rPr>
        <w:t xml:space="preserve"> </w:t>
      </w:r>
      <w:r w:rsidRPr="000D5DB5">
        <w:rPr>
          <w:rFonts w:eastAsia="Times New Roman" w:cstheme="minorHAnsi"/>
          <w:color w:val="000000"/>
        </w:rPr>
        <w:t xml:space="preserve">These are spells that have an initial direct effect (and a diminished effect on a miss). After the </w:t>
      </w:r>
      <w:del w:id="4859" w:author="Admin" w:date="2022-04-18T23:39:00Z">
        <w:r w:rsidRPr="000D5DB5" w:rsidDel="000335B1">
          <w:rPr>
            <w:rFonts w:eastAsia="Times New Roman" w:cstheme="minorHAnsi"/>
            <w:color w:val="000000"/>
          </w:rPr>
          <w:delText xml:space="preserve">initial </w:delText>
        </w:r>
      </w:del>
      <w:ins w:id="4860" w:author="Admin" w:date="2022-04-18T23:39:00Z">
        <w:r w:rsidR="000335B1">
          <w:rPr>
            <w:rFonts w:eastAsia="Times New Roman" w:cstheme="minorHAnsi"/>
            <w:color w:val="000000"/>
          </w:rPr>
          <w:t>primary</w:t>
        </w:r>
        <w:r w:rsidR="000335B1" w:rsidRPr="000D5DB5">
          <w:rPr>
            <w:rFonts w:eastAsia="Times New Roman" w:cstheme="minorHAnsi"/>
            <w:color w:val="000000"/>
          </w:rPr>
          <w:t xml:space="preserve"> </w:t>
        </w:r>
      </w:ins>
      <w:r w:rsidRPr="000D5DB5">
        <w:rPr>
          <w:rFonts w:eastAsia="Times New Roman" w:cstheme="minorHAnsi"/>
          <w:color w:val="000000"/>
        </w:rPr>
        <w:t xml:space="preserve">effect, the sigil </w:t>
      </w:r>
      <w:del w:id="4861" w:author="Admin" w:date="2021-04-30T15:47:00Z">
        <w:r w:rsidRPr="000D5DB5" w:rsidDel="000D09AE">
          <w:rPr>
            <w:rFonts w:eastAsia="Times New Roman" w:cstheme="minorHAnsi"/>
            <w:color w:val="000000"/>
          </w:rPr>
          <w:delText>‘pulses’ every round afterwards, repeat</w:delText>
        </w:r>
      </w:del>
      <w:ins w:id="4862" w:author="Admin" w:date="2021-04-30T15:47:00Z">
        <w:r w:rsidR="000D09AE">
          <w:rPr>
            <w:rFonts w:eastAsia="Times New Roman" w:cstheme="minorHAnsi"/>
            <w:color w:val="000000"/>
          </w:rPr>
          <w:t>re-inflicts</w:t>
        </w:r>
      </w:ins>
      <w:del w:id="4863" w:author="Admin" w:date="2021-04-30T15:47:00Z">
        <w:r w:rsidRPr="000D5DB5" w:rsidDel="000D09AE">
          <w:rPr>
            <w:rFonts w:eastAsia="Times New Roman" w:cstheme="minorHAnsi"/>
            <w:color w:val="000000"/>
          </w:rPr>
          <w:delText>ing</w:delText>
        </w:r>
      </w:del>
      <w:r w:rsidRPr="000D5DB5">
        <w:rPr>
          <w:rFonts w:eastAsia="Times New Roman" w:cstheme="minorHAnsi"/>
          <w:color w:val="000000"/>
        </w:rPr>
        <w:t xml:space="preserve"> the </w:t>
      </w:r>
      <w:del w:id="4864" w:author="Admin" w:date="2022-04-18T23:39:00Z">
        <w:r w:rsidRPr="000D5DB5" w:rsidDel="000335B1">
          <w:rPr>
            <w:rFonts w:eastAsia="Times New Roman" w:cstheme="minorHAnsi"/>
            <w:color w:val="000000"/>
          </w:rPr>
          <w:delText xml:space="preserve">initial </w:delText>
        </w:r>
      </w:del>
      <w:ins w:id="4865" w:author="Admin" w:date="2022-04-18T23:39:00Z">
        <w:r w:rsidR="000335B1">
          <w:rPr>
            <w:rFonts w:eastAsia="Times New Roman" w:cstheme="minorHAnsi"/>
            <w:color w:val="000000"/>
          </w:rPr>
          <w:t>primary</w:t>
        </w:r>
        <w:r w:rsidR="000335B1" w:rsidRPr="000D5DB5">
          <w:rPr>
            <w:rFonts w:eastAsia="Times New Roman" w:cstheme="minorHAnsi"/>
            <w:color w:val="000000"/>
          </w:rPr>
          <w:t xml:space="preserve"> </w:t>
        </w:r>
      </w:ins>
      <w:r w:rsidRPr="000D5DB5">
        <w:rPr>
          <w:rFonts w:eastAsia="Times New Roman" w:cstheme="minorHAnsi"/>
          <w:color w:val="000000"/>
        </w:rPr>
        <w:t xml:space="preserve">effect every </w:t>
      </w:r>
      <w:r w:rsidRPr="0091008E">
        <w:rPr>
          <w:rFonts w:eastAsia="Times New Roman" w:cstheme="minorHAnsi"/>
          <w:color w:val="000000"/>
        </w:rPr>
        <w:t>round</w:t>
      </w:r>
      <w:ins w:id="4866" w:author="Admin" w:date="2021-04-30T15:47:00Z">
        <w:r w:rsidR="000D09AE" w:rsidRPr="0091008E">
          <w:rPr>
            <w:rFonts w:eastAsia="Times New Roman" w:cstheme="minorHAnsi"/>
            <w:color w:val="000000"/>
          </w:rPr>
          <w:t xml:space="preserve"> (called a sigil ‘pulse’</w:t>
        </w:r>
      </w:ins>
      <w:ins w:id="4867" w:author="Admin" w:date="2021-09-18T19:07:00Z">
        <w:r w:rsidR="0091008E" w:rsidRPr="0091008E">
          <w:rPr>
            <w:rFonts w:eastAsia="Times New Roman" w:cstheme="minorHAnsi"/>
            <w:color w:val="000000"/>
            <w:rPrChange w:id="4868" w:author="Admin" w:date="2021-09-18T19:07:00Z">
              <w:rPr>
                <w:rFonts w:eastAsia="Times New Roman" w:cstheme="minorHAnsi"/>
                <w:color w:val="000000"/>
                <w:highlight w:val="yellow"/>
              </w:rPr>
            </w:rPrChange>
          </w:rPr>
          <w:t>)</w:t>
        </w:r>
      </w:ins>
      <w:r w:rsidRPr="0091008E">
        <w:rPr>
          <w:rFonts w:eastAsia="Times New Roman" w:cstheme="minorHAnsi"/>
          <w:color w:val="000000"/>
        </w:rPr>
        <w:t xml:space="preserve">. </w:t>
      </w:r>
      <w:ins w:id="4869" w:author="Admin" w:date="2021-04-30T15:47:00Z">
        <w:r w:rsidR="000D09AE" w:rsidRPr="0091008E">
          <w:rPr>
            <w:rFonts w:eastAsia="Times New Roman" w:cstheme="minorHAnsi"/>
            <w:color w:val="000000"/>
          </w:rPr>
          <w:t xml:space="preserve">A sigil pulses at the start of </w:t>
        </w:r>
      </w:ins>
      <w:del w:id="4870" w:author="Admin" w:date="2021-04-30T15:47:00Z">
        <w:r w:rsidRPr="0091008E" w:rsidDel="000D09AE">
          <w:rPr>
            <w:rFonts w:eastAsia="Times New Roman" w:cstheme="minorHAnsi"/>
            <w:color w:val="000000"/>
          </w:rPr>
          <w:delText xml:space="preserve">This requires a successful sigil roll. This is a spell attack roll against an DC of 10 + 1 for every spell level (DC 12 for spell level 2, for example). A successful check sustains the sigil and allows the initial effect to re-apply, while a failed check ends the spell prematurely. A sigil can be sustained to its maximum duration (usually a minute). </w:delText>
        </w:r>
      </w:del>
      <w:ins w:id="4871" w:author="Admin" w:date="2021-04-30T15:47:00Z">
        <w:r w:rsidR="000D09AE" w:rsidRPr="0091008E">
          <w:rPr>
            <w:rFonts w:eastAsia="Times New Roman" w:cstheme="minorHAnsi"/>
            <w:color w:val="000000"/>
          </w:rPr>
          <w:t xml:space="preserve">the caster’s turn every round for </w:t>
        </w:r>
      </w:ins>
      <w:ins w:id="4872" w:author="Admin" w:date="2021-04-30T16:38:00Z">
        <w:r w:rsidR="004F002B" w:rsidRPr="0091008E">
          <w:rPr>
            <w:rFonts w:eastAsia="Times New Roman" w:cstheme="minorHAnsi"/>
            <w:color w:val="000000"/>
            <w:rPrChange w:id="4873" w:author="Admin" w:date="2021-09-18T19:07:00Z">
              <w:rPr>
                <w:rFonts w:eastAsia="Times New Roman" w:cstheme="minorHAnsi"/>
                <w:color w:val="000000"/>
                <w:highlight w:val="yellow"/>
              </w:rPr>
            </w:rPrChange>
          </w:rPr>
          <w:t>the spell’s duration</w:t>
        </w:r>
      </w:ins>
      <w:ins w:id="4874" w:author="Admin" w:date="2021-04-30T15:47:00Z">
        <w:r w:rsidR="000D09AE" w:rsidRPr="0091008E">
          <w:rPr>
            <w:rFonts w:eastAsia="Times New Roman" w:cstheme="minorHAnsi"/>
            <w:color w:val="000000"/>
          </w:rPr>
          <w:t xml:space="preserve">. </w:t>
        </w:r>
      </w:ins>
      <w:ins w:id="4875" w:author="Admin" w:date="2021-04-30T15:48:00Z">
        <w:r w:rsidR="000D09AE" w:rsidRPr="0091008E">
          <w:rPr>
            <w:rFonts w:eastAsia="Times New Roman" w:cstheme="minorHAnsi"/>
            <w:color w:val="000000"/>
          </w:rPr>
          <w:t xml:space="preserve">Sigil effects end when its </w:t>
        </w:r>
      </w:ins>
      <w:ins w:id="4876" w:author="Admin" w:date="2021-04-30T16:38:00Z">
        <w:r w:rsidR="004F002B" w:rsidRPr="0091008E">
          <w:rPr>
            <w:rFonts w:eastAsia="Times New Roman" w:cstheme="minorHAnsi"/>
            <w:color w:val="000000"/>
          </w:rPr>
          <w:t xml:space="preserve">duration ends or if the </w:t>
        </w:r>
      </w:ins>
      <w:ins w:id="4877" w:author="Admin" w:date="2021-04-30T15:48:00Z">
        <w:r w:rsidR="000D09AE" w:rsidRPr="0091008E">
          <w:rPr>
            <w:rFonts w:eastAsia="Times New Roman" w:cstheme="minorHAnsi"/>
            <w:color w:val="000000"/>
          </w:rPr>
          <w:t xml:space="preserve">target is </w:t>
        </w:r>
      </w:ins>
      <w:del w:id="4878" w:author="Admin" w:date="2021-04-30T15:48:00Z">
        <w:r w:rsidRPr="0091008E" w:rsidDel="000D09AE">
          <w:rPr>
            <w:rFonts w:eastAsia="Times New Roman" w:cstheme="minorHAnsi"/>
            <w:color w:val="000000"/>
          </w:rPr>
          <w:delText xml:space="preserve">A natural 20 on sustaining sigil effect sustains it for two rounds (extending it beyond the normal duration, if possible). </w:delText>
        </w:r>
        <w:r w:rsidR="00DA0EF9" w:rsidRPr="0091008E" w:rsidDel="000D09AE">
          <w:rPr>
            <w:rFonts w:eastAsia="Times New Roman" w:cstheme="minorHAnsi"/>
            <w:color w:val="000000"/>
          </w:rPr>
          <w:delText>A sigil roll does not cost an action</w:delText>
        </w:r>
        <w:r w:rsidR="00D51AAF" w:rsidRPr="0091008E" w:rsidDel="000D09AE">
          <w:rPr>
            <w:rFonts w:eastAsia="Times New Roman" w:cstheme="minorHAnsi"/>
            <w:color w:val="000000"/>
          </w:rPr>
          <w:delText xml:space="preserve">, but cannot be used when incapacitated or unconscious. Sigil rolls also count as attack rolls for the purposes of suffering disadvantage. </w:delText>
        </w:r>
      </w:del>
      <w:ins w:id="4879" w:author="Admin" w:date="2021-09-18T19:07:00Z">
        <w:r w:rsidR="0091008E">
          <w:rPr>
            <w:rFonts w:eastAsia="Times New Roman" w:cstheme="minorHAnsi"/>
            <w:color w:val="000000"/>
          </w:rPr>
          <w:t>reach</w:t>
        </w:r>
      </w:ins>
      <w:ins w:id="4880" w:author="Admin" w:date="2021-09-18T19:08:00Z">
        <w:r w:rsidR="0091008E">
          <w:rPr>
            <w:rFonts w:eastAsia="Times New Roman" w:cstheme="minorHAnsi"/>
            <w:color w:val="000000"/>
          </w:rPr>
          <w:t>es</w:t>
        </w:r>
      </w:ins>
      <w:ins w:id="4881" w:author="Admin" w:date="2021-09-18T19:07:00Z">
        <w:r w:rsidR="0091008E">
          <w:rPr>
            <w:rFonts w:eastAsia="Times New Roman" w:cstheme="minorHAnsi"/>
            <w:color w:val="000000"/>
          </w:rPr>
          <w:t xml:space="preserve"> full hit points (</w:t>
        </w:r>
      </w:ins>
      <w:ins w:id="4882" w:author="Admin" w:date="2021-09-18T19:08:00Z">
        <w:r w:rsidR="0091008E">
          <w:rPr>
            <w:rFonts w:eastAsia="Times New Roman" w:cstheme="minorHAnsi"/>
            <w:color w:val="000000"/>
          </w:rPr>
          <w:t>if a healing sigil) or 0 hit points (</w:t>
        </w:r>
      </w:ins>
      <w:ins w:id="4883" w:author="Admin" w:date="2022-04-18T23:40:00Z">
        <w:r w:rsidR="000335B1">
          <w:rPr>
            <w:rFonts w:eastAsia="Times New Roman" w:cstheme="minorHAnsi"/>
            <w:color w:val="000000"/>
          </w:rPr>
          <w:t>healing spells and other spells</w:t>
        </w:r>
      </w:ins>
      <w:ins w:id="4884" w:author="Admin" w:date="2021-09-18T19:08:00Z">
        <w:r w:rsidR="0091008E">
          <w:rPr>
            <w:rFonts w:eastAsia="Times New Roman" w:cstheme="minorHAnsi"/>
            <w:color w:val="000000"/>
          </w:rPr>
          <w:t>)</w:t>
        </w:r>
      </w:ins>
      <w:ins w:id="4885" w:author="Admin" w:date="2021-04-30T15:48:00Z">
        <w:r w:rsidR="000D09AE" w:rsidRPr="0091008E">
          <w:rPr>
            <w:rFonts w:eastAsia="Times New Roman" w:cstheme="minorHAnsi"/>
            <w:color w:val="000000"/>
          </w:rPr>
          <w:t>. Some sigils have a special</w:t>
        </w:r>
        <w:r w:rsidR="000D09AE">
          <w:rPr>
            <w:rFonts w:eastAsia="Times New Roman" w:cstheme="minorHAnsi"/>
            <w:color w:val="000000"/>
          </w:rPr>
          <w:t xml:space="preserve"> effect that only trigger when they end naturally</w:t>
        </w:r>
      </w:ins>
      <w:ins w:id="4886" w:author="Admin" w:date="2021-09-18T19:08:00Z">
        <w:r w:rsidR="0091008E">
          <w:rPr>
            <w:rFonts w:eastAsia="Times New Roman" w:cstheme="minorHAnsi"/>
            <w:color w:val="000000"/>
          </w:rPr>
          <w:t>,</w:t>
        </w:r>
      </w:ins>
      <w:ins w:id="4887" w:author="Admin" w:date="2021-04-30T15:48:00Z">
        <w:r w:rsidR="000D09AE">
          <w:rPr>
            <w:rFonts w:eastAsia="Times New Roman" w:cstheme="minorHAnsi"/>
            <w:color w:val="000000"/>
          </w:rPr>
          <w:t xml:space="preserve"> or when their target is reduced to 0 hit points. </w:t>
        </w:r>
      </w:ins>
    </w:p>
    <w:p w14:paraId="554A8B4D" w14:textId="77777777" w:rsidR="005401D2" w:rsidRPr="000D5DB5" w:rsidRDefault="005401D2" w:rsidP="005401D2">
      <w:pPr>
        <w:contextualSpacing/>
        <w:rPr>
          <w:rFonts w:eastAsia="Times New Roman" w:cstheme="minorHAnsi"/>
          <w:sz w:val="24"/>
          <w:szCs w:val="24"/>
        </w:rPr>
      </w:pPr>
      <w:r w:rsidRPr="005401D2">
        <w:rPr>
          <w:rFonts w:eastAsia="Times New Roman" w:cstheme="minorHAnsi"/>
          <w:b/>
          <w:bCs/>
          <w:color w:val="000000"/>
        </w:rPr>
        <w:lastRenderedPageBreak/>
        <w:t>Seals.</w:t>
      </w:r>
      <w:r w:rsidRPr="000D5DB5">
        <w:rPr>
          <w:rFonts w:eastAsia="Times New Roman" w:cstheme="minorHAnsi"/>
          <w:i/>
          <w:iCs/>
          <w:color w:val="000000"/>
        </w:rPr>
        <w:t xml:space="preserve"> </w:t>
      </w:r>
      <w:r w:rsidRPr="000D5DB5">
        <w:rPr>
          <w:rFonts w:eastAsia="Times New Roman" w:cstheme="minorHAnsi"/>
          <w:color w:val="000000"/>
        </w:rPr>
        <w:t>These are personal spells (with a target of ‘you’) that are also cast as part of your movement (consumes base half movement, cannot be used if already spent). A creature may be under the effects of one seal at any given time, and most seals have a duration of one minute. Seals may be released (termed judgment or release), and impose the additional effect specified under the spell. These are considered beneficial spells. Only paladins may cast seals. Death Knights may cast seals, but only those marked as runic spells.</w:t>
      </w:r>
    </w:p>
    <w:p w14:paraId="27CEEB5B" w14:textId="77777777" w:rsidR="005401D2" w:rsidRPr="000D5DB5" w:rsidDel="00B44029" w:rsidRDefault="005401D2" w:rsidP="005401D2">
      <w:pPr>
        <w:contextualSpacing/>
        <w:rPr>
          <w:del w:id="4888" w:author="Admin" w:date="2021-05-30T22:29:00Z"/>
          <w:rFonts w:eastAsia="Times New Roman" w:cstheme="minorHAnsi"/>
          <w:sz w:val="24"/>
          <w:szCs w:val="24"/>
        </w:rPr>
      </w:pPr>
      <w:del w:id="4889" w:author="Admin" w:date="2021-05-30T22:29:00Z">
        <w:r w:rsidRPr="005401D2" w:rsidDel="00B44029">
          <w:rPr>
            <w:rFonts w:eastAsia="Times New Roman" w:cstheme="minorHAnsi"/>
            <w:b/>
            <w:bCs/>
            <w:color w:val="000000"/>
          </w:rPr>
          <w:delText>Shield.</w:delText>
        </w:r>
        <w:r w:rsidRPr="000D5DB5" w:rsidDel="00B44029">
          <w:rPr>
            <w:rFonts w:eastAsia="Times New Roman" w:cstheme="minorHAnsi"/>
            <w:i/>
            <w:iCs/>
            <w:color w:val="000000"/>
          </w:rPr>
          <w:delText xml:space="preserve"> </w:delText>
        </w:r>
        <w:r w:rsidRPr="000D5DB5" w:rsidDel="00B44029">
          <w:rPr>
            <w:rFonts w:eastAsia="Times New Roman" w:cstheme="minorHAnsi"/>
            <w:color w:val="000000"/>
          </w:rPr>
          <w:delText>These spells benefit from several priestly abilities.</w:delText>
        </w:r>
      </w:del>
    </w:p>
    <w:p w14:paraId="4827C87E" w14:textId="77777777" w:rsidR="00937E86" w:rsidRPr="00937E86" w:rsidRDefault="00937E86" w:rsidP="00937E86">
      <w:pPr>
        <w:contextualSpacing/>
        <w:rPr>
          <w:rFonts w:eastAsia="Times New Roman" w:cstheme="minorHAnsi"/>
          <w:color w:val="000000"/>
        </w:rPr>
      </w:pPr>
      <w:r>
        <w:rPr>
          <w:rFonts w:eastAsia="Times New Roman" w:cstheme="minorHAnsi"/>
          <w:b/>
          <w:bCs/>
          <w:color w:val="000000"/>
        </w:rPr>
        <w:t xml:space="preserve">Strike. </w:t>
      </w:r>
      <w:r>
        <w:rPr>
          <w:rFonts w:eastAsia="Times New Roman" w:cstheme="minorHAnsi"/>
          <w:color w:val="000000"/>
        </w:rPr>
        <w:t xml:space="preserve">Strike spells modify a successful attack. See Chapter 9 for more details on strike effects. Strike and shot effects also usually a potential number of attacks equal to double the spell level. </w:t>
      </w:r>
    </w:p>
    <w:p w14:paraId="394359B9" w14:textId="77777777" w:rsidR="00937E86" w:rsidRPr="000D5DB5" w:rsidRDefault="00937E86" w:rsidP="00937E86">
      <w:pPr>
        <w:contextualSpacing/>
        <w:rPr>
          <w:rFonts w:eastAsia="Times New Roman" w:cstheme="minorHAnsi"/>
          <w:sz w:val="24"/>
          <w:szCs w:val="24"/>
        </w:rPr>
      </w:pPr>
      <w:r>
        <w:rPr>
          <w:rFonts w:eastAsia="Times New Roman" w:cstheme="minorHAnsi"/>
          <w:color w:val="000000"/>
        </w:rPr>
        <w:t xml:space="preserve">For instance, using </w:t>
      </w:r>
      <w:r>
        <w:rPr>
          <w:rFonts w:eastAsia="Times New Roman" w:cstheme="minorHAnsi"/>
          <w:i/>
          <w:iCs/>
          <w:color w:val="000000"/>
        </w:rPr>
        <w:t>k</w:t>
      </w:r>
      <w:r w:rsidRPr="00607083">
        <w:rPr>
          <w:rFonts w:eastAsia="Times New Roman" w:cstheme="minorHAnsi"/>
          <w:i/>
          <w:iCs/>
          <w:color w:val="000000"/>
        </w:rPr>
        <w:t xml:space="preserve">ill </w:t>
      </w:r>
      <w:r>
        <w:rPr>
          <w:rFonts w:eastAsia="Times New Roman" w:cstheme="minorHAnsi"/>
          <w:i/>
          <w:iCs/>
          <w:color w:val="000000"/>
        </w:rPr>
        <w:t>s</w:t>
      </w:r>
      <w:r w:rsidRPr="00607083">
        <w:rPr>
          <w:rFonts w:eastAsia="Times New Roman" w:cstheme="minorHAnsi"/>
          <w:i/>
          <w:iCs/>
          <w:color w:val="000000"/>
        </w:rPr>
        <w:t>hot</w:t>
      </w:r>
      <w:r>
        <w:rPr>
          <w:rFonts w:eastAsia="Times New Roman" w:cstheme="minorHAnsi"/>
          <w:color w:val="000000"/>
        </w:rPr>
        <w:t xml:space="preserve"> as a 2nd level spell enhances 4 ranged attacks. The caster can have multiple potential strikes active, but cannot apply two shot or strike abilities to the same attack unless otherwise specified. </w:t>
      </w:r>
    </w:p>
    <w:p w14:paraId="67D5E0C7" w14:textId="77777777" w:rsidR="00937E86" w:rsidRPr="00937E86" w:rsidRDefault="00937E86" w:rsidP="00937E86">
      <w:pPr>
        <w:rPr>
          <w:rFonts w:eastAsia="Times New Roman" w:cstheme="minorHAnsi"/>
          <w:color w:val="000000"/>
        </w:rPr>
      </w:pPr>
      <w:r w:rsidRPr="005401D2">
        <w:rPr>
          <w:rFonts w:eastAsia="Times New Roman" w:cstheme="minorHAnsi"/>
          <w:b/>
          <w:bCs/>
          <w:color w:val="000000"/>
        </w:rPr>
        <w:t>Stances</w:t>
      </w:r>
      <w:r>
        <w:rPr>
          <w:rFonts w:eastAsia="Times New Roman" w:cstheme="minorHAnsi"/>
          <w:b/>
          <w:bCs/>
          <w:color w:val="000000"/>
        </w:rPr>
        <w:t xml:space="preserve">. </w:t>
      </w:r>
      <w:r>
        <w:rPr>
          <w:rFonts w:eastAsia="Times New Roman" w:cstheme="minorHAnsi"/>
          <w:color w:val="000000"/>
        </w:rPr>
        <w:t xml:space="preserve">Stance spells modify several features, usually involving movement. See Chapter 9 for more details on stance effects. </w:t>
      </w:r>
    </w:p>
    <w:p w14:paraId="131D1294" w14:textId="77777777" w:rsidR="00444E0E" w:rsidRDefault="005401D2" w:rsidP="00444E0E">
      <w:pPr>
        <w:contextualSpacing/>
        <w:rPr>
          <w:rFonts w:eastAsia="Times New Roman" w:cstheme="minorHAnsi"/>
          <w:color w:val="000000"/>
        </w:rPr>
      </w:pPr>
      <w:r w:rsidRPr="005401D2">
        <w:rPr>
          <w:rFonts w:eastAsia="Times New Roman" w:cstheme="minorHAnsi"/>
          <w:b/>
          <w:bCs/>
          <w:color w:val="000000"/>
        </w:rPr>
        <w:t>Totems.</w:t>
      </w:r>
      <w:r w:rsidRPr="000D5DB5">
        <w:rPr>
          <w:rFonts w:eastAsia="Times New Roman" w:cstheme="minorHAnsi"/>
          <w:i/>
          <w:iCs/>
          <w:color w:val="000000"/>
        </w:rPr>
        <w:t xml:space="preserve"> </w:t>
      </w:r>
      <w:r w:rsidR="00444E0E">
        <w:rPr>
          <w:rFonts w:eastAsia="Times New Roman" w:cstheme="minorHAnsi"/>
          <w:color w:val="000000"/>
        </w:rPr>
        <w:t xml:space="preserve">Totems are </w:t>
      </w:r>
      <w:r w:rsidRPr="000D5DB5">
        <w:rPr>
          <w:rFonts w:eastAsia="Times New Roman" w:cstheme="minorHAnsi"/>
          <w:color w:val="000000"/>
        </w:rPr>
        <w:t xml:space="preserve">spells </w:t>
      </w:r>
      <w:r w:rsidR="00444E0E">
        <w:rPr>
          <w:rFonts w:eastAsia="Times New Roman" w:cstheme="minorHAnsi"/>
          <w:color w:val="000000"/>
        </w:rPr>
        <w:t xml:space="preserve">that are </w:t>
      </w:r>
      <w:r w:rsidRPr="000D5DB5">
        <w:rPr>
          <w:rFonts w:eastAsia="Times New Roman" w:cstheme="minorHAnsi"/>
          <w:color w:val="000000"/>
        </w:rPr>
        <w:t xml:space="preserve">imbued with </w:t>
      </w:r>
      <w:r>
        <w:rPr>
          <w:rFonts w:eastAsia="Times New Roman" w:cstheme="minorHAnsi"/>
          <w:color w:val="000000"/>
        </w:rPr>
        <w:t xml:space="preserve">power </w:t>
      </w:r>
      <w:r w:rsidRPr="000D5DB5">
        <w:rPr>
          <w:rFonts w:eastAsia="Times New Roman" w:cstheme="minorHAnsi"/>
          <w:color w:val="000000"/>
        </w:rPr>
        <w:t>from the caster</w:t>
      </w:r>
      <w:r w:rsidR="00444E0E">
        <w:rPr>
          <w:rFonts w:eastAsia="Times New Roman" w:cstheme="minorHAnsi"/>
          <w:color w:val="000000"/>
        </w:rPr>
        <w:t>, and are set on a spot within range</w:t>
      </w:r>
      <w:r w:rsidRPr="000D5DB5">
        <w:rPr>
          <w:rFonts w:eastAsia="Times New Roman" w:cstheme="minorHAnsi"/>
          <w:color w:val="000000"/>
        </w:rPr>
        <w:t>. Totems usually remain for one minute, and require a reaction to activate each round</w:t>
      </w:r>
      <w:r w:rsidR="00444E0E">
        <w:rPr>
          <w:rFonts w:eastAsia="Times New Roman" w:cstheme="minorHAnsi"/>
          <w:color w:val="000000"/>
        </w:rPr>
        <w:t>, casting a specific spell</w:t>
      </w:r>
      <w:r w:rsidRPr="000D5DB5">
        <w:rPr>
          <w:rFonts w:eastAsia="Times New Roman" w:cstheme="minorHAnsi"/>
          <w:color w:val="000000"/>
        </w:rPr>
        <w:t xml:space="preserve">. </w:t>
      </w:r>
    </w:p>
    <w:p w14:paraId="5D5E7AE6" w14:textId="77777777" w:rsidR="00444E0E" w:rsidRDefault="005401D2" w:rsidP="00444E0E">
      <w:pPr>
        <w:contextualSpacing/>
        <w:rPr>
          <w:rFonts w:eastAsia="Times New Roman" w:cstheme="minorHAnsi"/>
          <w:color w:val="000000"/>
        </w:rPr>
      </w:pPr>
      <w:r w:rsidRPr="000D5DB5">
        <w:rPr>
          <w:rFonts w:eastAsia="Times New Roman" w:cstheme="minorHAnsi"/>
          <w:color w:val="000000"/>
        </w:rPr>
        <w:t xml:space="preserve">Totems have 7 AC, and hit points equal to </w:t>
      </w:r>
      <w:r w:rsidR="00444E0E">
        <w:rPr>
          <w:rFonts w:eastAsia="Times New Roman" w:cstheme="minorHAnsi"/>
          <w:color w:val="000000"/>
        </w:rPr>
        <w:t xml:space="preserve">double the level of the caster. Totems occupy space as if an object one size category smaller than their caster. </w:t>
      </w:r>
      <w:r w:rsidRPr="000D5DB5">
        <w:rPr>
          <w:rFonts w:eastAsia="Times New Roman" w:cstheme="minorHAnsi"/>
          <w:color w:val="000000"/>
        </w:rPr>
        <w:t>Destroying a totem by reducing it to 0 hit points deactivates the effect and dispels the spell as normal. Whenever the totem is subjected to a saving throw, they use the caster’s bonus.</w:t>
      </w:r>
      <w:r>
        <w:rPr>
          <w:rFonts w:eastAsia="Times New Roman" w:cstheme="minorHAnsi"/>
          <w:color w:val="000000"/>
        </w:rPr>
        <w:t xml:space="preserve"> </w:t>
      </w:r>
      <w:r w:rsidR="00444E0E" w:rsidRPr="000D5DB5">
        <w:rPr>
          <w:rFonts w:eastAsia="Times New Roman" w:cstheme="minorHAnsi"/>
          <w:color w:val="000000"/>
        </w:rPr>
        <w:t xml:space="preserve">They can be moved with a bonus action </w:t>
      </w:r>
      <w:r w:rsidR="00444E0E">
        <w:rPr>
          <w:rFonts w:eastAsia="Times New Roman" w:cstheme="minorHAnsi"/>
          <w:color w:val="000000"/>
        </w:rPr>
        <w:t xml:space="preserve">and a gesture, moving a distance </w:t>
      </w:r>
      <w:r w:rsidR="00444E0E" w:rsidRPr="000D5DB5">
        <w:rPr>
          <w:rFonts w:eastAsia="Times New Roman" w:cstheme="minorHAnsi"/>
          <w:color w:val="000000"/>
        </w:rPr>
        <w:t>equal to the caster’s speed.</w:t>
      </w:r>
    </w:p>
    <w:p w14:paraId="0C9DC02B" w14:textId="77777777" w:rsidR="005401D2" w:rsidRPr="00444E0E" w:rsidRDefault="005401D2" w:rsidP="00444E0E">
      <w:pPr>
        <w:contextualSpacing/>
        <w:rPr>
          <w:rFonts w:eastAsia="Times New Roman" w:cstheme="minorHAnsi"/>
          <w:sz w:val="24"/>
          <w:szCs w:val="24"/>
        </w:rPr>
      </w:pPr>
      <w:r>
        <w:rPr>
          <w:rFonts w:eastAsia="Times New Roman" w:cstheme="minorHAnsi"/>
          <w:color w:val="000000"/>
        </w:rPr>
        <w:t xml:space="preserve">Also, when heightening a totem based on another spell (such as an </w:t>
      </w:r>
      <w:r w:rsidR="0097718F" w:rsidRPr="0097718F">
        <w:rPr>
          <w:rFonts w:eastAsia="Times New Roman" w:cstheme="minorHAnsi"/>
          <w:i/>
          <w:iCs/>
          <w:color w:val="000000"/>
        </w:rPr>
        <w:t>e</w:t>
      </w:r>
      <w:r w:rsidRPr="0097718F">
        <w:rPr>
          <w:rFonts w:eastAsia="Times New Roman" w:cstheme="minorHAnsi"/>
          <w:i/>
          <w:iCs/>
          <w:color w:val="000000"/>
        </w:rPr>
        <w:t xml:space="preserve">lemental </w:t>
      </w:r>
      <w:r w:rsidR="0097718F" w:rsidRPr="0097718F">
        <w:rPr>
          <w:rFonts w:eastAsia="Times New Roman" w:cstheme="minorHAnsi"/>
          <w:i/>
          <w:iCs/>
          <w:color w:val="000000"/>
        </w:rPr>
        <w:t>s</w:t>
      </w:r>
      <w:r w:rsidRPr="0097718F">
        <w:rPr>
          <w:rFonts w:eastAsia="Times New Roman" w:cstheme="minorHAnsi"/>
          <w:i/>
          <w:iCs/>
          <w:color w:val="000000"/>
        </w:rPr>
        <w:t xml:space="preserve">hock </w:t>
      </w:r>
      <w:r w:rsidR="0097718F" w:rsidRPr="0097718F">
        <w:rPr>
          <w:rFonts w:eastAsia="Times New Roman" w:cstheme="minorHAnsi"/>
          <w:i/>
          <w:iCs/>
          <w:color w:val="000000"/>
        </w:rPr>
        <w:t>t</w:t>
      </w:r>
      <w:r w:rsidRPr="0097718F">
        <w:rPr>
          <w:rFonts w:eastAsia="Times New Roman" w:cstheme="minorHAnsi"/>
          <w:i/>
          <w:iCs/>
          <w:color w:val="000000"/>
        </w:rPr>
        <w:t>otem</w:t>
      </w:r>
      <w:r>
        <w:rPr>
          <w:rFonts w:eastAsia="Times New Roman" w:cstheme="minorHAnsi"/>
          <w:color w:val="000000"/>
        </w:rPr>
        <w:t xml:space="preserve">, based on the </w:t>
      </w:r>
      <w:r w:rsidR="0097718F" w:rsidRPr="0097718F">
        <w:rPr>
          <w:rFonts w:eastAsia="Times New Roman" w:cstheme="minorHAnsi"/>
          <w:i/>
          <w:iCs/>
          <w:color w:val="000000"/>
        </w:rPr>
        <w:t>e</w:t>
      </w:r>
      <w:r w:rsidRPr="0097718F">
        <w:rPr>
          <w:rFonts w:eastAsia="Times New Roman" w:cstheme="minorHAnsi"/>
          <w:i/>
          <w:iCs/>
          <w:color w:val="000000"/>
        </w:rPr>
        <w:t xml:space="preserve">lemental </w:t>
      </w:r>
      <w:r w:rsidR="0097718F" w:rsidRPr="0097718F">
        <w:rPr>
          <w:rFonts w:eastAsia="Times New Roman" w:cstheme="minorHAnsi"/>
          <w:i/>
          <w:iCs/>
          <w:color w:val="000000"/>
        </w:rPr>
        <w:t>s</w:t>
      </w:r>
      <w:r w:rsidRPr="0097718F">
        <w:rPr>
          <w:rFonts w:eastAsia="Times New Roman" w:cstheme="minorHAnsi"/>
          <w:i/>
          <w:iCs/>
          <w:color w:val="000000"/>
        </w:rPr>
        <w:t>hock</w:t>
      </w:r>
      <w:r>
        <w:rPr>
          <w:rFonts w:eastAsia="Times New Roman" w:cstheme="minorHAnsi"/>
          <w:color w:val="000000"/>
        </w:rPr>
        <w:t xml:space="preserve"> spell), heightening the totem acts as if heightening the spell for the same number of spell levels.</w:t>
      </w:r>
    </w:p>
    <w:p w14:paraId="1AE1F9B4" w14:textId="77777777" w:rsidR="005401D2" w:rsidRDefault="005401D2" w:rsidP="005401D2">
      <w:pPr>
        <w:contextualSpacing/>
        <w:rPr>
          <w:rFonts w:eastAsia="Times New Roman" w:cstheme="minorHAnsi"/>
          <w:color w:val="000000"/>
        </w:rPr>
      </w:pPr>
    </w:p>
    <w:p w14:paraId="6A353E30" w14:textId="77777777" w:rsidR="004935F3" w:rsidRDefault="00EA4668" w:rsidP="004935F3">
      <w:pPr>
        <w:contextualSpacing/>
        <w:rPr>
          <w:rFonts w:eastAsia="Times New Roman" w:cstheme="minorHAnsi"/>
          <w:color w:val="000000"/>
        </w:rPr>
      </w:pPr>
      <w:r>
        <w:rPr>
          <w:rFonts w:eastAsia="Times New Roman" w:cstheme="minorHAnsi"/>
          <w:color w:val="000000"/>
        </w:rPr>
        <w:t>Superscripted is the source of the spell if it is not from the Player’s Handbook</w:t>
      </w:r>
      <w:r w:rsidR="004935F3">
        <w:rPr>
          <w:rFonts w:eastAsia="Times New Roman" w:cstheme="minorHAnsi"/>
          <w:color w:val="000000"/>
        </w:rPr>
        <w:t>.</w:t>
      </w:r>
    </w:p>
    <w:p w14:paraId="179FA270" w14:textId="77777777" w:rsidR="00EA4668" w:rsidRPr="001B39F7" w:rsidRDefault="00EA4668" w:rsidP="00EA4668">
      <w:pPr>
        <w:contextualSpacing/>
        <w:rPr>
          <w:rFonts w:eastAsia="Times New Roman" w:cstheme="minorHAnsi"/>
          <w:color w:val="000000"/>
        </w:rPr>
      </w:pPr>
      <w:r>
        <w:rPr>
          <w:rFonts w:eastAsia="Times New Roman" w:cstheme="minorHAnsi"/>
          <w:color w:val="000000"/>
        </w:rPr>
        <w:t>EE = Elemental Evil</w:t>
      </w:r>
    </w:p>
    <w:p w14:paraId="622764D9" w14:textId="77777777" w:rsidR="001B49D0" w:rsidRPr="001B39F7" w:rsidRDefault="001B39F7">
      <w:pPr>
        <w:contextualSpacing/>
        <w:rPr>
          <w:rFonts w:eastAsia="Times New Roman" w:cstheme="minorHAnsi"/>
          <w:color w:val="000000"/>
        </w:rPr>
      </w:pPr>
      <w:r w:rsidRPr="001B39F7">
        <w:rPr>
          <w:rFonts w:eastAsia="Times New Roman" w:cstheme="minorHAnsi"/>
          <w:color w:val="000000"/>
        </w:rPr>
        <w:t xml:space="preserve">XGtE = </w:t>
      </w:r>
      <w:r>
        <w:rPr>
          <w:rFonts w:eastAsia="Times New Roman" w:cstheme="minorHAnsi"/>
          <w:color w:val="000000"/>
        </w:rPr>
        <w:t>Xanthar’s Guide to Everything</w:t>
      </w:r>
    </w:p>
    <w:p w14:paraId="1C54C196" w14:textId="77777777" w:rsidR="001B39F7" w:rsidRDefault="00D872D8">
      <w:pPr>
        <w:contextualSpacing/>
        <w:rPr>
          <w:rFonts w:eastAsia="Times New Roman" w:cstheme="minorHAnsi"/>
          <w:color w:val="000000"/>
        </w:rPr>
      </w:pPr>
      <w:r>
        <w:rPr>
          <w:rFonts w:eastAsia="Times New Roman" w:cstheme="minorHAnsi"/>
          <w:color w:val="000000"/>
        </w:rPr>
        <w:t>WoW5eRPG = World of Warcraft 5e RPG</w:t>
      </w:r>
    </w:p>
    <w:p w14:paraId="7A93486B" w14:textId="77777777" w:rsidR="004935F3" w:rsidRDefault="004935F3">
      <w:pPr>
        <w:contextualSpacing/>
        <w:rPr>
          <w:rFonts w:eastAsia="Times New Roman" w:cstheme="minorHAnsi"/>
          <w:color w:val="000000"/>
        </w:rPr>
      </w:pPr>
      <w:r>
        <w:rPr>
          <w:rFonts w:eastAsia="Times New Roman" w:cstheme="minorHAnsi"/>
          <w:color w:val="000000"/>
        </w:rPr>
        <w:t>UA = Unearthed Arcana</w:t>
      </w:r>
    </w:p>
    <w:p w14:paraId="7F4E2229" w14:textId="77777777" w:rsidR="00D872D8" w:rsidRPr="00134BC3" w:rsidRDefault="00D872D8">
      <w:pPr>
        <w:contextualSpacing/>
        <w:rPr>
          <w:rFonts w:eastAsia="Times New Roman" w:cstheme="minorHAnsi"/>
          <w:color w:val="000000"/>
        </w:rPr>
      </w:pPr>
    </w:p>
    <w:p w14:paraId="7381714F" w14:textId="77777777" w:rsidR="00134BC3" w:rsidRPr="00134BC3" w:rsidRDefault="00AB25EF">
      <w:pPr>
        <w:pStyle w:val="Heading2"/>
        <w:rPr>
          <w:rFonts w:cstheme="minorHAnsi"/>
          <w:color w:val="000000"/>
          <w:szCs w:val="24"/>
        </w:rPr>
        <w:sectPr w:rsidR="00134BC3" w:rsidRPr="00134BC3" w:rsidSect="00462680">
          <w:type w:val="continuous"/>
          <w:pgSz w:w="12240" w:h="15840"/>
          <w:pgMar w:top="1440" w:right="1800" w:bottom="1440" w:left="1800" w:header="708" w:footer="708" w:gutter="0"/>
          <w:cols w:space="708"/>
          <w:docGrid w:linePitch="360"/>
        </w:sectPr>
      </w:pPr>
      <w:bookmarkStart w:id="4890" w:name="_Toc509138787"/>
      <w:bookmarkStart w:id="4891" w:name="_Toc54196497"/>
      <w:r w:rsidRPr="00C17107">
        <w:t>Spell List</w:t>
      </w:r>
      <w:bookmarkEnd w:id="4890"/>
      <w:bookmarkEnd w:id="4891"/>
    </w:p>
    <w:p w14:paraId="47E4CBA0" w14:textId="77777777" w:rsidR="00A0361F" w:rsidRPr="00134BC3" w:rsidRDefault="00A0361F">
      <w:pPr>
        <w:pStyle w:val="Heading3"/>
        <w:rPr>
          <w:sz w:val="18"/>
          <w:szCs w:val="18"/>
        </w:rPr>
      </w:pPr>
      <w:bookmarkStart w:id="4892" w:name="_Toc509138788"/>
      <w:bookmarkStart w:id="4893" w:name="_Toc54196498"/>
      <w:r w:rsidRPr="00134BC3">
        <w:rPr>
          <w:sz w:val="18"/>
          <w:szCs w:val="18"/>
        </w:rPr>
        <w:lastRenderedPageBreak/>
        <w:t>Alchemist (ALC)</w:t>
      </w:r>
      <w:bookmarkEnd w:id="4892"/>
      <w:bookmarkEnd w:id="4893"/>
    </w:p>
    <w:p w14:paraId="2F649091" w14:textId="77777777" w:rsidR="00B46B3D" w:rsidRPr="00B46B3D" w:rsidRDefault="008F6ECD" w:rsidP="00B46B3D">
      <w:pPr>
        <w:contextualSpacing/>
        <w:rPr>
          <w:rFonts w:eastAsia="Times New Roman" w:cstheme="minorHAnsi"/>
          <w:b/>
          <w:bCs/>
          <w:color w:val="000000" w:themeColor="text1"/>
          <w:sz w:val="18"/>
          <w:szCs w:val="18"/>
        </w:rPr>
      </w:pPr>
      <w:r w:rsidRPr="000D5DB5">
        <w:rPr>
          <w:rFonts w:eastAsia="Times New Roman" w:cstheme="minorHAnsi"/>
          <w:b/>
          <w:bCs/>
          <w:color w:val="000000"/>
          <w:sz w:val="18"/>
          <w:szCs w:val="18"/>
        </w:rPr>
        <w:t xml:space="preserve">ALC 0 </w:t>
      </w:r>
      <w:r w:rsidR="00DB703A" w:rsidRPr="00134BC3">
        <w:rPr>
          <w:rFonts w:eastAsia="Times New Roman" w:cstheme="minorHAnsi"/>
          <w:b/>
          <w:bCs/>
          <w:color w:val="000000"/>
          <w:sz w:val="18"/>
          <w:szCs w:val="18"/>
        </w:rPr>
        <w:t>Cantrips (0 level)</w:t>
      </w:r>
      <w:r w:rsidR="003972B7" w:rsidRPr="000D5DB5">
        <w:rPr>
          <w:rFonts w:eastAsia="Times New Roman" w:cstheme="minorHAnsi"/>
          <w:b/>
          <w:bCs/>
          <w:color w:val="000000"/>
          <w:sz w:val="18"/>
          <w:szCs w:val="18"/>
        </w:rPr>
        <w:t xml:space="preserve"> </w:t>
      </w:r>
    </w:p>
    <w:p w14:paraId="400AE38B" w14:textId="77777777" w:rsidR="00B46B3D" w:rsidRPr="0083253D" w:rsidRDefault="00B46B3D" w:rsidP="0083253D">
      <w:pPr>
        <w:ind w:left="72"/>
        <w:rPr>
          <w:rFonts w:eastAsia="Times New Roman" w:cstheme="minorHAnsi"/>
          <w:i/>
          <w:iCs/>
          <w:color w:val="000000"/>
          <w:sz w:val="18"/>
          <w:szCs w:val="18"/>
          <w:u w:val="single"/>
        </w:rPr>
      </w:pPr>
      <w:r w:rsidRPr="0083253D">
        <w:rPr>
          <w:rFonts w:eastAsia="Times New Roman" w:cstheme="minorHAnsi"/>
          <w:i/>
          <w:iCs/>
          <w:color w:val="000000"/>
          <w:sz w:val="18"/>
          <w:szCs w:val="18"/>
          <w:u w:val="single"/>
        </w:rPr>
        <w:t>Abjuration</w:t>
      </w:r>
    </w:p>
    <w:p w14:paraId="7CC80F4E" w14:textId="77777777" w:rsidR="00B46B3D"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Blade Ward</w:t>
      </w:r>
    </w:p>
    <w:p w14:paraId="22000BF0" w14:textId="77777777" w:rsidR="00B46B3D" w:rsidRPr="0083253D" w:rsidRDefault="00B46B3D" w:rsidP="0083253D">
      <w:pPr>
        <w:ind w:left="72"/>
        <w:rPr>
          <w:rFonts w:eastAsia="Times New Roman" w:cstheme="minorHAnsi"/>
          <w:i/>
          <w:iCs/>
          <w:color w:val="000000"/>
          <w:sz w:val="18"/>
          <w:szCs w:val="18"/>
          <w:u w:val="single"/>
        </w:rPr>
      </w:pPr>
      <w:r w:rsidRPr="0083253D">
        <w:rPr>
          <w:rFonts w:eastAsia="Times New Roman" w:cstheme="minorHAnsi"/>
          <w:i/>
          <w:iCs/>
          <w:color w:val="000000"/>
          <w:sz w:val="18"/>
          <w:szCs w:val="18"/>
          <w:u w:val="single"/>
        </w:rPr>
        <w:t>Conjuration</w:t>
      </w:r>
    </w:p>
    <w:p w14:paraId="76D6BF8A" w14:textId="77777777" w:rsidR="00A0361F" w:rsidRPr="00134BC3" w:rsidRDefault="00A0361F">
      <w:pPr>
        <w:contextualSpacing/>
        <w:rPr>
          <w:rFonts w:eastAsia="Times New Roman" w:cstheme="minorHAnsi"/>
          <w:color w:val="000000"/>
          <w:sz w:val="18"/>
          <w:szCs w:val="18"/>
        </w:rPr>
      </w:pPr>
      <w:r w:rsidRPr="00134BC3">
        <w:rPr>
          <w:rFonts w:eastAsia="Times New Roman" w:cstheme="minorHAnsi"/>
          <w:color w:val="000000"/>
          <w:sz w:val="18"/>
          <w:szCs w:val="18"/>
        </w:rPr>
        <w:t>Acid Splash</w:t>
      </w:r>
    </w:p>
    <w:p w14:paraId="277F0AAB" w14:textId="77777777" w:rsidR="005B2188" w:rsidRPr="00EA4668" w:rsidRDefault="005B2188">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Create Bonfire</w:t>
      </w:r>
      <w:r w:rsidR="00EA4668">
        <w:rPr>
          <w:rFonts w:eastAsia="Times New Roman" w:cstheme="minorHAnsi"/>
          <w:color w:val="000000"/>
          <w:sz w:val="18"/>
          <w:szCs w:val="18"/>
        </w:rPr>
        <w:t xml:space="preserve"> </w:t>
      </w:r>
      <w:r w:rsidR="00EA4668">
        <w:rPr>
          <w:rFonts w:eastAsia="Times New Roman" w:cstheme="minorHAnsi"/>
          <w:color w:val="000000"/>
          <w:sz w:val="18"/>
          <w:szCs w:val="18"/>
          <w:vertAlign w:val="superscript"/>
        </w:rPr>
        <w:t>EE</w:t>
      </w:r>
    </w:p>
    <w:p w14:paraId="4FC90D93" w14:textId="77777777" w:rsidR="00B46B3D" w:rsidRPr="00134BC3"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Poison Spray</w:t>
      </w:r>
      <w:r>
        <w:rPr>
          <w:rFonts w:eastAsia="Times New Roman" w:cstheme="minorHAnsi"/>
          <w:color w:val="000000"/>
          <w:sz w:val="18"/>
          <w:szCs w:val="18"/>
        </w:rPr>
        <w:t xml:space="preserve"> </w:t>
      </w:r>
      <w:r>
        <w:rPr>
          <w:rFonts w:eastAsia="Times New Roman" w:cstheme="minorHAnsi"/>
          <w:i/>
          <w:iCs/>
          <w:color w:val="000000"/>
          <w:sz w:val="18"/>
          <w:szCs w:val="18"/>
        </w:rPr>
        <w:t xml:space="preserve">– Noxious Fumes </w:t>
      </w:r>
      <w:r w:rsidRPr="00134BC3">
        <w:rPr>
          <w:rFonts w:eastAsia="Times New Roman" w:cstheme="minorHAnsi"/>
          <w:color w:val="000000"/>
          <w:sz w:val="18"/>
          <w:szCs w:val="18"/>
        </w:rPr>
        <w:t>Produce Flame</w:t>
      </w:r>
    </w:p>
    <w:p w14:paraId="6F1A96DE" w14:textId="77777777" w:rsidR="00B46B3D" w:rsidRPr="0083253D" w:rsidRDefault="00B46B3D" w:rsidP="0083253D">
      <w:pPr>
        <w:ind w:left="72"/>
        <w:rPr>
          <w:rFonts w:eastAsia="Times New Roman" w:cstheme="minorHAnsi"/>
          <w:i/>
          <w:iCs/>
          <w:color w:val="000000"/>
          <w:sz w:val="18"/>
          <w:szCs w:val="18"/>
          <w:u w:val="single"/>
        </w:rPr>
      </w:pPr>
      <w:r w:rsidRPr="0083253D">
        <w:rPr>
          <w:rFonts w:eastAsia="Times New Roman" w:cstheme="minorHAnsi"/>
          <w:i/>
          <w:iCs/>
          <w:color w:val="000000"/>
          <w:sz w:val="18"/>
          <w:szCs w:val="18"/>
          <w:u w:val="single"/>
        </w:rPr>
        <w:t>Divination</w:t>
      </w:r>
    </w:p>
    <w:p w14:paraId="6A1AB403" w14:textId="77777777" w:rsidR="00B46B3D" w:rsidRPr="00134BC3"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Guidance</w:t>
      </w:r>
    </w:p>
    <w:p w14:paraId="1D78D08D" w14:textId="77777777" w:rsidR="00B46B3D" w:rsidRPr="0083253D" w:rsidRDefault="00B46B3D" w:rsidP="0083253D">
      <w:pPr>
        <w:ind w:left="72"/>
        <w:rPr>
          <w:rFonts w:eastAsia="Times New Roman" w:cstheme="minorHAnsi"/>
          <w:i/>
          <w:iCs/>
          <w:color w:val="000000"/>
          <w:sz w:val="18"/>
          <w:szCs w:val="18"/>
          <w:u w:val="single"/>
        </w:rPr>
      </w:pPr>
      <w:r w:rsidRPr="0083253D">
        <w:rPr>
          <w:rFonts w:eastAsia="Times New Roman" w:cstheme="minorHAnsi"/>
          <w:i/>
          <w:iCs/>
          <w:color w:val="000000"/>
          <w:sz w:val="18"/>
          <w:szCs w:val="18"/>
          <w:u w:val="single"/>
        </w:rPr>
        <w:t>Enchantment</w:t>
      </w:r>
    </w:p>
    <w:p w14:paraId="3EE5758F" w14:textId="77777777" w:rsidR="00B46B3D" w:rsidRPr="00B46B3D" w:rsidRDefault="00B46B3D" w:rsidP="00B46B3D">
      <w:pPr>
        <w:contextualSpacing/>
        <w:rPr>
          <w:rFonts w:eastAsia="Times New Roman" w:cstheme="minorHAnsi"/>
          <w:i/>
          <w:iCs/>
          <w:color w:val="000000"/>
          <w:sz w:val="18"/>
          <w:szCs w:val="18"/>
        </w:rPr>
      </w:pPr>
      <w:r w:rsidRPr="004A6694">
        <w:rPr>
          <w:rFonts w:eastAsia="Times New Roman" w:cstheme="minorHAnsi"/>
          <w:color w:val="000000"/>
          <w:sz w:val="18"/>
          <w:szCs w:val="18"/>
        </w:rPr>
        <w:t>Vicious Mockery</w:t>
      </w:r>
      <w:r>
        <w:rPr>
          <w:rFonts w:eastAsia="Times New Roman" w:cstheme="minorHAnsi"/>
          <w:color w:val="000000"/>
          <w:sz w:val="18"/>
          <w:szCs w:val="18"/>
        </w:rPr>
        <w:t xml:space="preserve"> </w:t>
      </w:r>
    </w:p>
    <w:p w14:paraId="03DBBB9B" w14:textId="77777777" w:rsidR="00B46B3D" w:rsidRPr="0083253D" w:rsidRDefault="00B46B3D" w:rsidP="0083253D">
      <w:pPr>
        <w:ind w:left="72"/>
        <w:rPr>
          <w:rFonts w:eastAsia="Times New Roman" w:cstheme="minorHAnsi"/>
          <w:i/>
          <w:iCs/>
          <w:color w:val="000000"/>
          <w:sz w:val="18"/>
          <w:szCs w:val="18"/>
          <w:u w:val="single"/>
        </w:rPr>
      </w:pPr>
      <w:r w:rsidRPr="0083253D">
        <w:rPr>
          <w:rFonts w:eastAsia="Times New Roman" w:cstheme="minorHAnsi"/>
          <w:i/>
          <w:iCs/>
          <w:color w:val="000000"/>
          <w:sz w:val="18"/>
          <w:szCs w:val="18"/>
          <w:u w:val="single"/>
        </w:rPr>
        <w:t>Evocation</w:t>
      </w:r>
    </w:p>
    <w:p w14:paraId="1FB8D5D1" w14:textId="77777777" w:rsidR="00DB703A" w:rsidRPr="00134BC3" w:rsidRDefault="00DB703A" w:rsidP="005E4542">
      <w:pPr>
        <w:contextualSpacing/>
        <w:rPr>
          <w:rFonts w:eastAsia="Times New Roman" w:cstheme="minorHAnsi"/>
          <w:color w:val="000000"/>
          <w:sz w:val="18"/>
          <w:szCs w:val="18"/>
        </w:rPr>
      </w:pPr>
      <w:r w:rsidRPr="00134BC3">
        <w:rPr>
          <w:rFonts w:eastAsia="Times New Roman" w:cstheme="minorHAnsi"/>
          <w:color w:val="000000"/>
          <w:sz w:val="18"/>
          <w:szCs w:val="18"/>
        </w:rPr>
        <w:t>Fire Bolt</w:t>
      </w:r>
    </w:p>
    <w:p w14:paraId="10EF88B9" w14:textId="77777777" w:rsidR="00B46B3D" w:rsidRPr="00134BC3"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Frost Bolt</w:t>
      </w:r>
    </w:p>
    <w:p w14:paraId="505CD3DC" w14:textId="77777777" w:rsidR="00B46B3D" w:rsidRPr="00134BC3"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Light</w:t>
      </w:r>
    </w:p>
    <w:p w14:paraId="143870AC" w14:textId="77777777" w:rsidR="00B46B3D" w:rsidRPr="00134BC3"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Shocking Grasp</w:t>
      </w:r>
    </w:p>
    <w:p w14:paraId="5447307A" w14:textId="77777777" w:rsidR="00B46B3D" w:rsidRPr="00EA4668" w:rsidRDefault="00B46B3D" w:rsidP="00B46B3D">
      <w:pPr>
        <w:contextualSpacing/>
        <w:rPr>
          <w:rFonts w:eastAsia="Times New Roman" w:cstheme="minorHAnsi"/>
          <w:color w:val="000000"/>
          <w:sz w:val="18"/>
          <w:szCs w:val="18"/>
          <w:vertAlign w:val="superscript"/>
        </w:rPr>
      </w:pPr>
      <w:r w:rsidRPr="004A6694">
        <w:rPr>
          <w:rFonts w:eastAsia="Times New Roman" w:cstheme="minorHAnsi"/>
          <w:color w:val="000000"/>
          <w:sz w:val="18"/>
          <w:szCs w:val="18"/>
        </w:rPr>
        <w:lastRenderedPageBreak/>
        <w:t>Thunderclap</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4A1BA8CA" w14:textId="77777777" w:rsidR="00B46B3D" w:rsidRPr="0083253D" w:rsidRDefault="00B46B3D" w:rsidP="0083253D">
      <w:pPr>
        <w:ind w:left="72"/>
        <w:rPr>
          <w:rFonts w:eastAsia="Times New Roman" w:cstheme="minorHAnsi"/>
          <w:i/>
          <w:iCs/>
          <w:color w:val="000000"/>
          <w:sz w:val="18"/>
          <w:szCs w:val="18"/>
          <w:u w:val="single"/>
        </w:rPr>
      </w:pPr>
      <w:r w:rsidRPr="0083253D">
        <w:rPr>
          <w:rFonts w:eastAsia="Times New Roman" w:cstheme="minorHAnsi"/>
          <w:i/>
          <w:iCs/>
          <w:color w:val="000000"/>
          <w:sz w:val="18"/>
          <w:szCs w:val="18"/>
          <w:u w:val="single"/>
        </w:rPr>
        <w:t>Necromancy</w:t>
      </w:r>
    </w:p>
    <w:p w14:paraId="22271983" w14:textId="77777777" w:rsidR="00B46B3D" w:rsidRPr="004A6694"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 xml:space="preserve">Spare </w:t>
      </w:r>
      <w:r w:rsidRPr="004A6694">
        <w:rPr>
          <w:rFonts w:eastAsia="Times New Roman" w:cstheme="minorHAnsi"/>
          <w:color w:val="000000"/>
          <w:sz w:val="18"/>
          <w:szCs w:val="18"/>
        </w:rPr>
        <w:t>the Dying</w:t>
      </w:r>
    </w:p>
    <w:p w14:paraId="510A7F0B" w14:textId="77777777" w:rsidR="00B46B3D" w:rsidRPr="0083253D" w:rsidRDefault="00B46B3D" w:rsidP="0083253D">
      <w:pPr>
        <w:ind w:left="72"/>
        <w:rPr>
          <w:rFonts w:eastAsia="Times New Roman" w:cstheme="minorHAnsi"/>
          <w:i/>
          <w:iCs/>
          <w:color w:val="000000"/>
          <w:sz w:val="18"/>
          <w:szCs w:val="18"/>
          <w:u w:val="single"/>
        </w:rPr>
      </w:pPr>
      <w:r w:rsidRPr="0083253D">
        <w:rPr>
          <w:rFonts w:eastAsia="Times New Roman" w:cstheme="minorHAnsi"/>
          <w:i/>
          <w:iCs/>
          <w:color w:val="000000"/>
          <w:sz w:val="18"/>
          <w:szCs w:val="18"/>
          <w:u w:val="single"/>
        </w:rPr>
        <w:t>Transmutation</w:t>
      </w:r>
    </w:p>
    <w:p w14:paraId="1AB8BBA4" w14:textId="77777777" w:rsidR="00B46B3D" w:rsidRPr="00134BC3" w:rsidRDefault="00B46B3D" w:rsidP="00B46B3D">
      <w:pPr>
        <w:contextualSpacing/>
        <w:rPr>
          <w:rFonts w:eastAsia="Times New Roman" w:cstheme="minorHAnsi"/>
          <w:color w:val="000000"/>
          <w:sz w:val="18"/>
          <w:szCs w:val="18"/>
        </w:rPr>
      </w:pPr>
      <w:r w:rsidRPr="00134BC3">
        <w:rPr>
          <w:rFonts w:eastAsia="Times New Roman" w:cstheme="minorHAnsi"/>
          <w:color w:val="000000"/>
          <w:sz w:val="18"/>
          <w:szCs w:val="18"/>
        </w:rPr>
        <w:t>Mending</w:t>
      </w:r>
    </w:p>
    <w:p w14:paraId="3C03329C" w14:textId="77777777" w:rsidR="00B46B3D" w:rsidRDefault="000E1EED" w:rsidP="00CE031E">
      <w:pPr>
        <w:contextualSpacing/>
        <w:rPr>
          <w:rFonts w:eastAsia="Times New Roman" w:cstheme="minorHAnsi"/>
          <w:color w:val="000000"/>
          <w:sz w:val="18"/>
          <w:szCs w:val="18"/>
        </w:rPr>
      </w:pPr>
      <w:r>
        <w:rPr>
          <w:rFonts w:eastAsia="Times New Roman" w:cstheme="minorHAnsi"/>
          <w:color w:val="000000"/>
          <w:sz w:val="18"/>
          <w:szCs w:val="18"/>
        </w:rPr>
        <w:t>Minor Alchemy</w:t>
      </w:r>
      <w:r w:rsidR="00484B13">
        <w:rPr>
          <w:rFonts w:eastAsia="Times New Roman" w:cstheme="minorHAnsi"/>
          <w:color w:val="000000"/>
          <w:sz w:val="18"/>
          <w:szCs w:val="18"/>
        </w:rPr>
        <w:t xml:space="preserve"> </w:t>
      </w:r>
      <w:r w:rsidR="00CE031E">
        <w:rPr>
          <w:rFonts w:eastAsia="Times New Roman" w:cstheme="minorHAnsi"/>
          <w:color w:val="000000"/>
          <w:sz w:val="18"/>
          <w:szCs w:val="18"/>
          <w:vertAlign w:val="superscript"/>
        </w:rPr>
        <w:t>WoW5eRPG</w:t>
      </w:r>
      <w:r w:rsidR="00CE031E" w:rsidRPr="00134BC3">
        <w:rPr>
          <w:rFonts w:eastAsia="Times New Roman" w:cstheme="minorHAnsi"/>
          <w:color w:val="000000"/>
          <w:sz w:val="18"/>
          <w:szCs w:val="18"/>
        </w:rPr>
        <w:t xml:space="preserve"> </w:t>
      </w:r>
    </w:p>
    <w:p w14:paraId="61B94EB4" w14:textId="77777777" w:rsidR="00B46B3D" w:rsidRPr="00391521" w:rsidRDefault="00B46B3D" w:rsidP="00B46B3D">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Mold Earth</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1D0D4CE6" w14:textId="77777777" w:rsidR="00DB703A" w:rsidRPr="004A6694" w:rsidRDefault="00DB703A">
      <w:pPr>
        <w:contextualSpacing/>
        <w:rPr>
          <w:rFonts w:eastAsia="Times New Roman" w:cstheme="minorHAnsi"/>
          <w:color w:val="000000"/>
          <w:sz w:val="18"/>
          <w:szCs w:val="18"/>
        </w:rPr>
      </w:pPr>
    </w:p>
    <w:p w14:paraId="224BD08C" w14:textId="77777777" w:rsidR="00DB703A" w:rsidRPr="004A6694" w:rsidRDefault="008F6ECD">
      <w:pPr>
        <w:contextualSpacing/>
        <w:rPr>
          <w:rFonts w:eastAsia="Times New Roman" w:cstheme="minorHAnsi"/>
          <w:b/>
          <w:bCs/>
          <w:color w:val="000000"/>
          <w:sz w:val="18"/>
          <w:szCs w:val="18"/>
        </w:rPr>
      </w:pPr>
      <w:r w:rsidRPr="004A6694">
        <w:rPr>
          <w:rFonts w:eastAsia="Times New Roman" w:cstheme="minorHAnsi"/>
          <w:b/>
          <w:bCs/>
          <w:color w:val="000000"/>
          <w:sz w:val="18"/>
          <w:szCs w:val="18"/>
        </w:rPr>
        <w:t>ALC 1 (</w:t>
      </w:r>
      <w:r w:rsidR="0032357D" w:rsidRPr="004A6694">
        <w:rPr>
          <w:rFonts w:eastAsia="Times New Roman" w:cstheme="minorHAnsi"/>
          <w:b/>
          <w:bCs/>
          <w:color w:val="000000"/>
          <w:sz w:val="18"/>
          <w:szCs w:val="18"/>
        </w:rPr>
        <w:t>1st Level</w:t>
      </w:r>
      <w:r w:rsidRPr="004A6694">
        <w:rPr>
          <w:rFonts w:eastAsia="Times New Roman" w:cstheme="minorHAnsi"/>
          <w:b/>
          <w:bCs/>
          <w:color w:val="000000"/>
          <w:sz w:val="18"/>
          <w:szCs w:val="18"/>
        </w:rPr>
        <w:t>)</w:t>
      </w:r>
    </w:p>
    <w:p w14:paraId="518C5F27" w14:textId="77777777" w:rsidR="00B46B3D" w:rsidRDefault="00B46B3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112B4246"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Alarm</w:t>
      </w:r>
    </w:p>
    <w:p w14:paraId="439A2882" w14:textId="77777777" w:rsidR="00FE54DD" w:rsidRPr="004A6694" w:rsidRDefault="00FE54DD" w:rsidP="00FE54DD">
      <w:pPr>
        <w:contextualSpacing/>
        <w:rPr>
          <w:rFonts w:eastAsia="Times New Roman" w:cstheme="minorHAnsi"/>
          <w:color w:val="000000"/>
          <w:sz w:val="18"/>
          <w:szCs w:val="18"/>
          <w:rtl/>
        </w:rPr>
      </w:pPr>
      <w:r>
        <w:rPr>
          <w:rFonts w:eastAsia="Times New Roman" w:cstheme="minorHAnsi"/>
          <w:color w:val="000000"/>
          <w:sz w:val="18"/>
          <w:szCs w:val="18"/>
        </w:rPr>
        <w:t xml:space="preserve">Bind </w:t>
      </w:r>
      <w:r>
        <w:rPr>
          <w:rFonts w:eastAsia="Times New Roman" w:cstheme="minorHAnsi"/>
          <w:color w:val="000000"/>
          <w:sz w:val="18"/>
          <w:szCs w:val="18"/>
          <w:vertAlign w:val="superscript"/>
        </w:rPr>
        <w:t>WoW5eRPG</w:t>
      </w:r>
    </w:p>
    <w:p w14:paraId="0C10DC18" w14:textId="77777777" w:rsidR="00FE54DD" w:rsidRPr="00134BC3" w:rsidRDefault="00FE54DD" w:rsidP="00FE54DD">
      <w:pPr>
        <w:contextualSpacing/>
        <w:rPr>
          <w:rFonts w:eastAsia="Times New Roman" w:cstheme="minorHAnsi"/>
          <w:color w:val="000000"/>
          <w:sz w:val="18"/>
          <w:szCs w:val="18"/>
        </w:rPr>
      </w:pPr>
      <w:r w:rsidRPr="00134BC3">
        <w:rPr>
          <w:rFonts w:eastAsia="Times New Roman" w:cstheme="minorHAnsi"/>
          <w:color w:val="000000"/>
          <w:sz w:val="18"/>
          <w:szCs w:val="18"/>
        </w:rPr>
        <w:t>Elemental Armor</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7DD84887" w14:textId="77777777" w:rsidR="00FE54DD" w:rsidRPr="004A6694" w:rsidRDefault="0006630B" w:rsidP="0006630B">
      <w:pPr>
        <w:contextualSpacing/>
        <w:rPr>
          <w:rFonts w:eastAsia="Times New Roman" w:cstheme="minorHAnsi"/>
          <w:color w:val="000000"/>
          <w:sz w:val="18"/>
          <w:szCs w:val="18"/>
        </w:rPr>
      </w:pPr>
      <w:r>
        <w:rPr>
          <w:rFonts w:eastAsia="Times New Roman" w:cstheme="minorHAnsi"/>
          <w:color w:val="000000"/>
          <w:sz w:val="18"/>
          <w:szCs w:val="18"/>
        </w:rPr>
        <w:t>Protection from Evil and Good</w:t>
      </w:r>
    </w:p>
    <w:p w14:paraId="6D634BA4"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Sanctuary</w:t>
      </w:r>
    </w:p>
    <w:p w14:paraId="1559C24D"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Shield</w:t>
      </w:r>
    </w:p>
    <w:p w14:paraId="2F7FB0DB" w14:textId="77777777" w:rsidR="00B46B3D" w:rsidRDefault="00B46B3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50B093D4"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Conjure</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212416CA"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lastRenderedPageBreak/>
        <w:t>Entangling Roots</w:t>
      </w:r>
    </w:p>
    <w:p w14:paraId="008B1702"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Fog Cloud</w:t>
      </w:r>
    </w:p>
    <w:p w14:paraId="72FE501C"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Grease</w:t>
      </w:r>
    </w:p>
    <w:p w14:paraId="21543EB5" w14:textId="77777777" w:rsidR="00B46B3D" w:rsidRDefault="00B46B3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37F6606C"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Detect Poison/Disease</w:t>
      </w:r>
    </w:p>
    <w:p w14:paraId="01DDF1B2"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Detect Magic</w:t>
      </w:r>
    </w:p>
    <w:p w14:paraId="3A8DE0B4"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Identify</w:t>
      </w:r>
    </w:p>
    <w:p w14:paraId="6FF22538" w14:textId="77777777" w:rsidR="00B46B3D" w:rsidRDefault="00B46B3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378ABF4B"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 xml:space="preserve">Charm </w:t>
      </w:r>
    </w:p>
    <w:p w14:paraId="60D97417"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Command</w:t>
      </w:r>
    </w:p>
    <w:p w14:paraId="11477A03"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 xml:space="preserve">Color Spray </w:t>
      </w:r>
    </w:p>
    <w:p w14:paraId="7E208EE4"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Chromatic Orb</w:t>
      </w:r>
    </w:p>
    <w:p w14:paraId="4216BDCF"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Dissonant Whispers</w:t>
      </w:r>
    </w:p>
    <w:p w14:paraId="7D7C8723"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Faerie Fire</w:t>
      </w:r>
    </w:p>
    <w:p w14:paraId="2D593ADC"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Heroism</w:t>
      </w:r>
    </w:p>
    <w:p w14:paraId="5333C830"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Hideous Laughter</w:t>
      </w:r>
    </w:p>
    <w:p w14:paraId="0493B11C"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Sleep</w:t>
      </w:r>
    </w:p>
    <w:p w14:paraId="30FE2037" w14:textId="77777777" w:rsidR="00B46B3D" w:rsidRDefault="00B46B3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2026BBCB"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lastRenderedPageBreak/>
        <w:t>Burning Hands</w:t>
      </w:r>
    </w:p>
    <w:p w14:paraId="08FF1E1C" w14:textId="77777777" w:rsidR="00FE54DD" w:rsidRPr="00CE031E" w:rsidRDefault="00FE54DD" w:rsidP="00FE54DD">
      <w:pPr>
        <w:contextualSpacing/>
        <w:rPr>
          <w:rFonts w:eastAsia="Times New Roman" w:cstheme="minorHAnsi"/>
          <w:i/>
          <w:iCs/>
          <w:color w:val="000000"/>
          <w:sz w:val="18"/>
          <w:szCs w:val="18"/>
          <w:vertAlign w:val="superscript"/>
        </w:rPr>
      </w:pPr>
      <w:r w:rsidRPr="004A6694">
        <w:rPr>
          <w:rFonts w:eastAsia="Times New Roman" w:cstheme="minorHAnsi"/>
          <w:color w:val="000000"/>
          <w:sz w:val="18"/>
          <w:szCs w:val="18"/>
        </w:rPr>
        <w:t xml:space="preserve">Explosion </w:t>
      </w:r>
      <w:r>
        <w:rPr>
          <w:rFonts w:eastAsia="Times New Roman" w:cstheme="minorHAnsi"/>
          <w:color w:val="000000"/>
          <w:sz w:val="18"/>
          <w:szCs w:val="18"/>
          <w:vertAlign w:val="superscript"/>
        </w:rPr>
        <w:t>WoW5eRPG</w:t>
      </w:r>
    </w:p>
    <w:p w14:paraId="3E32D6F6"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 xml:space="preserve">Rejuvenation </w:t>
      </w:r>
      <w:r>
        <w:rPr>
          <w:rFonts w:eastAsia="Times New Roman" w:cstheme="minorHAnsi"/>
          <w:color w:val="000000"/>
          <w:sz w:val="18"/>
          <w:szCs w:val="18"/>
          <w:vertAlign w:val="superscript"/>
        </w:rPr>
        <w:t>WoW5eRPG</w:t>
      </w:r>
    </w:p>
    <w:p w14:paraId="3F6D7D73" w14:textId="77777777" w:rsidR="00EB438F" w:rsidRPr="004A6694" w:rsidRDefault="00EB438F" w:rsidP="00300E71">
      <w:pPr>
        <w:contextualSpacing/>
        <w:rPr>
          <w:rFonts w:eastAsia="Times New Roman" w:cstheme="minorHAnsi"/>
          <w:color w:val="000000"/>
          <w:sz w:val="18"/>
          <w:szCs w:val="18"/>
        </w:rPr>
      </w:pPr>
      <w:del w:id="4894" w:author="Admin" w:date="2021-02-13T18:30:00Z">
        <w:r w:rsidRPr="004A6694" w:rsidDel="00752E53">
          <w:rPr>
            <w:rFonts w:eastAsia="Times New Roman" w:cstheme="minorHAnsi"/>
            <w:color w:val="000000"/>
            <w:sz w:val="18"/>
            <w:szCs w:val="18"/>
          </w:rPr>
          <w:delText>Thunderstorm</w:delText>
        </w:r>
      </w:del>
      <w:ins w:id="4895" w:author="Admin" w:date="2021-02-13T18:30:00Z">
        <w:r w:rsidR="00752E53" w:rsidRPr="004A6694">
          <w:rPr>
            <w:rFonts w:eastAsia="Times New Roman" w:cstheme="minorHAnsi"/>
            <w:color w:val="000000"/>
            <w:sz w:val="18"/>
            <w:szCs w:val="18"/>
          </w:rPr>
          <w:t>Thunder</w:t>
        </w:r>
        <w:r w:rsidR="00752E53">
          <w:rPr>
            <w:rFonts w:eastAsia="Times New Roman" w:cstheme="minorHAnsi"/>
            <w:color w:val="000000"/>
            <w:sz w:val="18"/>
            <w:szCs w:val="18"/>
          </w:rPr>
          <w:t>wave</w:t>
        </w:r>
      </w:ins>
    </w:p>
    <w:p w14:paraId="667275B3"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501A3476"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Disguise Self</w:t>
      </w:r>
    </w:p>
    <w:p w14:paraId="185B63F1" w14:textId="77777777" w:rsidR="00FE54DD" w:rsidRPr="004A6694" w:rsidRDefault="00FE54DD" w:rsidP="00FE54DD">
      <w:pPr>
        <w:contextualSpacing/>
        <w:rPr>
          <w:rFonts w:eastAsia="Times New Roman" w:cstheme="minorHAnsi"/>
          <w:i/>
          <w:iCs/>
          <w:color w:val="000000"/>
          <w:sz w:val="18"/>
          <w:szCs w:val="18"/>
        </w:rPr>
      </w:pPr>
      <w:r w:rsidRPr="004A6694">
        <w:rPr>
          <w:rFonts w:eastAsia="Times New Roman" w:cstheme="minorHAnsi"/>
          <w:color w:val="000000"/>
          <w:sz w:val="18"/>
          <w:szCs w:val="18"/>
        </w:rPr>
        <w:t>Illusory Script</w:t>
      </w:r>
    </w:p>
    <w:p w14:paraId="0515DC90"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Magic Aura</w:t>
      </w:r>
    </w:p>
    <w:p w14:paraId="32BB22C8"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Silent Image</w:t>
      </w:r>
    </w:p>
    <w:p w14:paraId="50321B69"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2D52734C" w14:textId="77777777" w:rsidR="00FE54DD" w:rsidRPr="00AF1209" w:rsidRDefault="00FE54DD" w:rsidP="00FE54DD">
      <w:pPr>
        <w:contextualSpacing/>
        <w:rPr>
          <w:rFonts w:eastAsia="Times New Roman" w:cstheme="minorHAnsi"/>
          <w:color w:val="000000"/>
          <w:sz w:val="18"/>
          <w:szCs w:val="18"/>
          <w:vertAlign w:val="superscript"/>
        </w:rPr>
      </w:pPr>
      <w:r w:rsidRPr="000D5DB5">
        <w:rPr>
          <w:rFonts w:eastAsia="Times New Roman" w:cstheme="minorHAnsi"/>
          <w:color w:val="000000"/>
          <w:sz w:val="18"/>
          <w:szCs w:val="18"/>
        </w:rPr>
        <w:t>Cause Fear</w:t>
      </w:r>
      <w:r>
        <w:rPr>
          <w:rFonts w:eastAsia="Times New Roman" w:cstheme="minorHAnsi"/>
          <w:color w:val="000000"/>
          <w:sz w:val="18"/>
          <w:szCs w:val="18"/>
        </w:rPr>
        <w:t xml:space="preserve"> </w:t>
      </w:r>
      <w:r>
        <w:rPr>
          <w:rFonts w:eastAsia="Times New Roman" w:cstheme="minorHAnsi"/>
          <w:color w:val="000000"/>
          <w:sz w:val="18"/>
          <w:szCs w:val="18"/>
          <w:vertAlign w:val="superscript"/>
        </w:rPr>
        <w:t>XGtE</w:t>
      </w:r>
    </w:p>
    <w:p w14:paraId="4F1DF084"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Death Coil</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4AA0E3D9"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 xml:space="preserve">False Life </w:t>
      </w:r>
    </w:p>
    <w:p w14:paraId="1951EB41"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Ray of Sickness</w:t>
      </w:r>
    </w:p>
    <w:p w14:paraId="76BAD3E8"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78606D6E" w14:textId="77777777" w:rsidR="00DB703A" w:rsidRPr="004A6694" w:rsidRDefault="00DB703A">
      <w:pPr>
        <w:contextualSpacing/>
        <w:rPr>
          <w:rFonts w:eastAsia="Times New Roman" w:cstheme="minorHAnsi"/>
          <w:color w:val="000000"/>
          <w:sz w:val="18"/>
          <w:szCs w:val="18"/>
        </w:rPr>
      </w:pPr>
      <w:r w:rsidRPr="004A6694">
        <w:rPr>
          <w:rFonts w:eastAsia="Times New Roman" w:cstheme="minorHAnsi"/>
          <w:color w:val="000000"/>
          <w:sz w:val="18"/>
          <w:szCs w:val="18"/>
        </w:rPr>
        <w:t>Expeditious Retreat</w:t>
      </w:r>
    </w:p>
    <w:p w14:paraId="2653026F" w14:textId="77777777" w:rsidR="00FE54DD" w:rsidRPr="00CE031E"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 xml:space="preserve">Feather Fall </w:t>
      </w:r>
      <w:r>
        <w:rPr>
          <w:rFonts w:eastAsia="Times New Roman" w:cstheme="minorHAnsi"/>
          <w:color w:val="000000"/>
          <w:sz w:val="18"/>
          <w:szCs w:val="18"/>
        </w:rPr>
        <w:t>–</w:t>
      </w:r>
      <w:r w:rsidRPr="004A6694">
        <w:rPr>
          <w:rFonts w:eastAsia="Times New Roman" w:cstheme="minorHAnsi"/>
          <w:color w:val="000000"/>
          <w:sz w:val="18"/>
          <w:szCs w:val="18"/>
        </w:rPr>
        <w:t xml:space="preserve"> </w:t>
      </w:r>
      <w:r w:rsidRPr="004A6694">
        <w:rPr>
          <w:rFonts w:eastAsia="Times New Roman" w:cstheme="minorHAnsi"/>
          <w:i/>
          <w:iCs/>
          <w:color w:val="000000"/>
          <w:sz w:val="18"/>
          <w:szCs w:val="18"/>
        </w:rPr>
        <w:t>Bouncy Body</w:t>
      </w:r>
    </w:p>
    <w:p w14:paraId="59911E56" w14:textId="77777777" w:rsidR="00FE54DD" w:rsidRPr="00484B13"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 xml:space="preserve">Inner Fire </w:t>
      </w:r>
      <w:r>
        <w:rPr>
          <w:rFonts w:eastAsia="Times New Roman" w:cstheme="minorHAnsi"/>
          <w:color w:val="000000"/>
          <w:sz w:val="18"/>
          <w:szCs w:val="18"/>
        </w:rPr>
        <w:t xml:space="preserve">– </w:t>
      </w:r>
      <w:r w:rsidRPr="004A6694">
        <w:rPr>
          <w:rFonts w:eastAsia="Times New Roman" w:cstheme="minorHAnsi"/>
          <w:i/>
          <w:iCs/>
          <w:color w:val="000000"/>
          <w:sz w:val="18"/>
          <w:szCs w:val="18"/>
        </w:rPr>
        <w:t>Invigorating vapors</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2F45A40E"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Jump</w:t>
      </w:r>
    </w:p>
    <w:p w14:paraId="1DB38C9F"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Longstrider</w:t>
      </w:r>
    </w:p>
    <w:p w14:paraId="0C2679F2"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Mutate</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3B20E5A6"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Purify Food/Drink</w:t>
      </w:r>
    </w:p>
    <w:p w14:paraId="7816D5A3" w14:textId="77777777" w:rsidR="00FE54DD" w:rsidRPr="004A6694" w:rsidRDefault="00FE54DD" w:rsidP="00FE54DD">
      <w:pPr>
        <w:contextualSpacing/>
        <w:rPr>
          <w:rFonts w:eastAsia="Times New Roman" w:cstheme="minorHAnsi"/>
          <w:color w:val="000000"/>
          <w:sz w:val="18"/>
          <w:szCs w:val="18"/>
        </w:rPr>
      </w:pPr>
      <w:r w:rsidRPr="004A6694">
        <w:rPr>
          <w:rFonts w:eastAsia="Times New Roman" w:cstheme="minorHAnsi"/>
          <w:color w:val="000000"/>
          <w:sz w:val="18"/>
          <w:szCs w:val="18"/>
        </w:rPr>
        <w:t>Shift Skill</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1F0EC13B" w14:textId="77777777" w:rsidR="00DB703A" w:rsidRPr="004A6694" w:rsidRDefault="00DB703A">
      <w:pPr>
        <w:contextualSpacing/>
        <w:rPr>
          <w:rFonts w:eastAsia="Times New Roman" w:cstheme="minorHAnsi"/>
          <w:color w:val="000000"/>
          <w:sz w:val="18"/>
          <w:szCs w:val="18"/>
        </w:rPr>
      </w:pPr>
    </w:p>
    <w:p w14:paraId="1417C762" w14:textId="77777777" w:rsidR="008F6ECD" w:rsidRPr="000D5DB5" w:rsidRDefault="008F6ECD">
      <w:pPr>
        <w:contextualSpacing/>
        <w:rPr>
          <w:rFonts w:eastAsia="Times New Roman" w:cstheme="minorHAnsi"/>
          <w:b/>
          <w:bCs/>
          <w:color w:val="000000"/>
          <w:sz w:val="18"/>
          <w:szCs w:val="18"/>
        </w:rPr>
      </w:pPr>
      <w:r w:rsidRPr="004A6694">
        <w:rPr>
          <w:rFonts w:eastAsia="Times New Roman" w:cstheme="minorHAnsi"/>
          <w:b/>
          <w:bCs/>
          <w:color w:val="000000"/>
          <w:sz w:val="18"/>
          <w:szCs w:val="18"/>
        </w:rPr>
        <w:t>ALC</w:t>
      </w:r>
      <w:r w:rsidRPr="000D5DB5">
        <w:rPr>
          <w:rFonts w:eastAsia="Times New Roman" w:cstheme="minorHAnsi"/>
          <w:b/>
          <w:bCs/>
          <w:color w:val="000000"/>
          <w:sz w:val="18"/>
          <w:szCs w:val="18"/>
        </w:rPr>
        <w:t xml:space="preserve"> 2 (2nd Level)</w:t>
      </w:r>
    </w:p>
    <w:p w14:paraId="6F48B0FF"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52BB21E5" w14:textId="77777777" w:rsidR="00EB438F" w:rsidRPr="00134BC3" w:rsidRDefault="00EB438F" w:rsidP="00EB438F">
      <w:pPr>
        <w:contextualSpacing/>
        <w:rPr>
          <w:rFonts w:eastAsia="Times New Roman" w:cstheme="minorHAnsi"/>
          <w:i/>
          <w:iCs/>
          <w:color w:val="000000"/>
          <w:sz w:val="18"/>
          <w:szCs w:val="18"/>
        </w:rPr>
      </w:pPr>
      <w:r w:rsidRPr="000D5DB5">
        <w:rPr>
          <w:rFonts w:eastAsia="Times New Roman" w:cstheme="minorHAnsi"/>
          <w:color w:val="000000"/>
          <w:sz w:val="18"/>
          <w:szCs w:val="18"/>
        </w:rPr>
        <w:t xml:space="preserve">Aid </w:t>
      </w:r>
      <w:r w:rsidRPr="000D5DB5">
        <w:rPr>
          <w:rFonts w:eastAsia="Times New Roman" w:cstheme="minorHAnsi"/>
          <w:i/>
          <w:iCs/>
          <w:color w:val="000000"/>
          <w:sz w:val="18"/>
          <w:szCs w:val="18"/>
        </w:rPr>
        <w:t xml:space="preserve">– Increase </w:t>
      </w:r>
      <w:r>
        <w:rPr>
          <w:rFonts w:eastAsia="Times New Roman" w:cstheme="minorHAnsi"/>
          <w:i/>
          <w:iCs/>
          <w:color w:val="000000"/>
          <w:sz w:val="18"/>
          <w:szCs w:val="18"/>
        </w:rPr>
        <w:t>t</w:t>
      </w:r>
      <w:r w:rsidRPr="000D5DB5">
        <w:rPr>
          <w:rFonts w:eastAsia="Times New Roman" w:cstheme="minorHAnsi"/>
          <w:i/>
          <w:iCs/>
          <w:color w:val="000000"/>
          <w:sz w:val="18"/>
          <w:szCs w:val="18"/>
        </w:rPr>
        <w:t>oughness</w:t>
      </w:r>
    </w:p>
    <w:p w14:paraId="70102063"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Protection from Poison</w:t>
      </w:r>
    </w:p>
    <w:p w14:paraId="35B759C5"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Lesser Restoration</w:t>
      </w:r>
    </w:p>
    <w:p w14:paraId="55FBB24E"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33F44F13" w14:textId="77777777" w:rsidR="00EB438F" w:rsidRPr="00BD30CC"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Web</w:t>
      </w:r>
      <w:r>
        <w:rPr>
          <w:rFonts w:eastAsia="Times New Roman" w:cstheme="minorHAnsi"/>
          <w:color w:val="000000"/>
          <w:sz w:val="18"/>
          <w:szCs w:val="18"/>
        </w:rPr>
        <w:t xml:space="preserve"> </w:t>
      </w:r>
    </w:p>
    <w:p w14:paraId="3E8A6598"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5E683BF4" w14:textId="77777777" w:rsidR="00EB438F" w:rsidRPr="00AD1E0A"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See Invisibility</w:t>
      </w:r>
      <w:r>
        <w:rPr>
          <w:rFonts w:eastAsia="Times New Roman" w:cstheme="minorHAnsi"/>
          <w:color w:val="000000"/>
          <w:sz w:val="18"/>
          <w:szCs w:val="18"/>
        </w:rPr>
        <w:t xml:space="preserve"> – </w:t>
      </w:r>
      <w:r>
        <w:rPr>
          <w:rFonts w:eastAsia="Times New Roman" w:cstheme="minorHAnsi"/>
          <w:i/>
          <w:iCs/>
          <w:color w:val="000000"/>
          <w:sz w:val="18"/>
          <w:szCs w:val="18"/>
        </w:rPr>
        <w:t>Ghost-Eye Drops</w:t>
      </w:r>
    </w:p>
    <w:p w14:paraId="5FD0E145"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6B5F07E7" w14:textId="77777777" w:rsidR="00EB438F" w:rsidRPr="00BD30CC"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Calm Emotions</w:t>
      </w:r>
      <w:r>
        <w:rPr>
          <w:rFonts w:eastAsia="Times New Roman" w:cstheme="minorHAnsi"/>
          <w:color w:val="000000"/>
          <w:sz w:val="18"/>
          <w:szCs w:val="18"/>
        </w:rPr>
        <w:t xml:space="preserve"> – </w:t>
      </w:r>
      <w:r>
        <w:rPr>
          <w:rFonts w:eastAsia="Times New Roman" w:cstheme="minorHAnsi"/>
          <w:i/>
          <w:iCs/>
          <w:color w:val="000000"/>
          <w:sz w:val="18"/>
          <w:szCs w:val="18"/>
        </w:rPr>
        <w:t>Sedative Gas</w:t>
      </w:r>
    </w:p>
    <w:p w14:paraId="37BF2214" w14:textId="3DFE47D3" w:rsidR="00EB438F" w:rsidRPr="000D5DB5" w:rsidRDefault="00EB438F">
      <w:pPr>
        <w:contextualSpacing/>
        <w:rPr>
          <w:rFonts w:eastAsia="Times New Roman" w:cstheme="minorHAnsi"/>
          <w:color w:val="000000"/>
          <w:sz w:val="18"/>
          <w:szCs w:val="18"/>
        </w:rPr>
      </w:pPr>
      <w:r w:rsidRPr="000D5DB5">
        <w:rPr>
          <w:rFonts w:eastAsia="Times New Roman" w:cstheme="minorHAnsi"/>
          <w:color w:val="000000"/>
          <w:sz w:val="18"/>
          <w:szCs w:val="18"/>
        </w:rPr>
        <w:t xml:space="preserve">Berserker </w:t>
      </w:r>
      <w:del w:id="4896" w:author="Admin" w:date="2021-09-10T19:42:00Z">
        <w:r w:rsidRPr="000D5DB5" w:rsidDel="004761D8">
          <w:rPr>
            <w:rFonts w:eastAsia="Times New Roman" w:cstheme="minorHAnsi"/>
            <w:color w:val="000000"/>
            <w:sz w:val="18"/>
            <w:szCs w:val="18"/>
          </w:rPr>
          <w:delText>Rage</w:delText>
        </w:r>
        <w:r w:rsidDel="004761D8">
          <w:rPr>
            <w:rFonts w:eastAsia="Times New Roman" w:cstheme="minorHAnsi"/>
            <w:color w:val="000000"/>
            <w:sz w:val="18"/>
            <w:szCs w:val="18"/>
          </w:rPr>
          <w:delText xml:space="preserve"> </w:delText>
        </w:r>
      </w:del>
      <w:ins w:id="4897" w:author="Admin" w:date="2021-09-10T19:42:00Z">
        <w:r w:rsidR="004761D8">
          <w:rPr>
            <w:rFonts w:eastAsia="Times New Roman" w:cstheme="minorHAnsi"/>
            <w:color w:val="000000"/>
            <w:sz w:val="18"/>
            <w:szCs w:val="18"/>
          </w:rPr>
          <w:t xml:space="preserve">Frenzy </w:t>
        </w:r>
      </w:ins>
      <w:r>
        <w:rPr>
          <w:rFonts w:eastAsia="Times New Roman" w:cstheme="minorHAnsi"/>
          <w:color w:val="000000"/>
          <w:sz w:val="18"/>
          <w:szCs w:val="18"/>
          <w:vertAlign w:val="superscript"/>
        </w:rPr>
        <w:t>WoW5eRPG</w:t>
      </w:r>
    </w:p>
    <w:p w14:paraId="3A8B282A" w14:textId="77777777" w:rsidR="00EB438F" w:rsidRPr="00AD1E0A"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Suggestion</w:t>
      </w:r>
    </w:p>
    <w:p w14:paraId="0790B75E" w14:textId="77777777" w:rsidR="0006630B" w:rsidRPr="00BD30CC" w:rsidRDefault="0006630B" w:rsidP="0006630B">
      <w:pPr>
        <w:contextualSpacing/>
        <w:rPr>
          <w:rFonts w:eastAsia="Times New Roman" w:cstheme="minorHAnsi"/>
          <w:i/>
          <w:iCs/>
          <w:color w:val="000000"/>
          <w:sz w:val="18"/>
          <w:szCs w:val="18"/>
        </w:rPr>
      </w:pPr>
      <w:r>
        <w:rPr>
          <w:rFonts w:eastAsia="Times New Roman" w:cstheme="minorHAnsi"/>
          <w:color w:val="000000"/>
          <w:sz w:val="18"/>
          <w:szCs w:val="18"/>
        </w:rPr>
        <w:t xml:space="preserve">Zone of Truth – </w:t>
      </w:r>
      <w:r>
        <w:rPr>
          <w:rFonts w:eastAsia="Times New Roman" w:cstheme="minorHAnsi"/>
          <w:i/>
          <w:iCs/>
          <w:color w:val="000000"/>
          <w:sz w:val="18"/>
          <w:szCs w:val="18"/>
        </w:rPr>
        <w:t>Truth Serum</w:t>
      </w:r>
    </w:p>
    <w:p w14:paraId="55D73809"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3C8D9586" w14:textId="77777777" w:rsidR="00EB438F" w:rsidRPr="00BD30CC"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Continual Flame</w:t>
      </w:r>
      <w:r>
        <w:rPr>
          <w:rFonts w:eastAsia="Times New Roman" w:cstheme="minorHAnsi"/>
          <w:color w:val="000000"/>
          <w:sz w:val="18"/>
          <w:szCs w:val="18"/>
        </w:rPr>
        <w:t xml:space="preserve"> – </w:t>
      </w:r>
      <w:r>
        <w:rPr>
          <w:rFonts w:eastAsia="Times New Roman" w:cstheme="minorHAnsi"/>
          <w:i/>
          <w:iCs/>
          <w:color w:val="000000"/>
          <w:sz w:val="18"/>
          <w:szCs w:val="18"/>
        </w:rPr>
        <w:t>Lingering Flare</w:t>
      </w:r>
    </w:p>
    <w:p w14:paraId="1EAE10DF" w14:textId="77777777" w:rsidR="00EB438F" w:rsidRPr="00CE031E" w:rsidRDefault="00EB438F" w:rsidP="00EB438F">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 xml:space="preserve">Hold </w:t>
      </w:r>
      <w:r w:rsidRPr="00CE031E">
        <w:rPr>
          <w:rFonts w:eastAsia="Times New Roman" w:cstheme="minorHAnsi"/>
          <w:color w:val="000000"/>
          <w:sz w:val="18"/>
          <w:szCs w:val="18"/>
          <w:vertAlign w:val="superscript"/>
        </w:rPr>
        <w:t>Modified</w:t>
      </w:r>
    </w:p>
    <w:p w14:paraId="16C9F0AA" w14:textId="77777777" w:rsidR="00EB438F" w:rsidRPr="00134BC3" w:rsidRDefault="00EB438F" w:rsidP="00EB438F">
      <w:pPr>
        <w:contextualSpacing/>
        <w:rPr>
          <w:rFonts w:eastAsia="Times New Roman" w:cstheme="minorHAnsi"/>
          <w:color w:val="000000"/>
          <w:sz w:val="18"/>
          <w:szCs w:val="18"/>
        </w:rPr>
      </w:pPr>
      <w:r>
        <w:rPr>
          <w:rFonts w:eastAsia="Times New Roman" w:cstheme="minorHAnsi"/>
          <w:color w:val="000000"/>
          <w:sz w:val="18"/>
          <w:szCs w:val="18"/>
        </w:rPr>
        <w:t xml:space="preserve">Scorcher </w:t>
      </w:r>
      <w:r>
        <w:rPr>
          <w:rFonts w:eastAsia="Times New Roman" w:cstheme="minorHAnsi"/>
          <w:color w:val="000000"/>
          <w:sz w:val="18"/>
          <w:szCs w:val="18"/>
          <w:vertAlign w:val="superscript"/>
        </w:rPr>
        <w:t>EE (</w:t>
      </w:r>
      <w:r w:rsidRPr="00194523">
        <w:rPr>
          <w:rFonts w:eastAsia="Times New Roman" w:cstheme="minorHAnsi"/>
          <w:color w:val="000000"/>
          <w:sz w:val="18"/>
          <w:szCs w:val="18"/>
          <w:vertAlign w:val="superscript"/>
        </w:rPr>
        <w:t>Aganazzar’s</w:t>
      </w:r>
      <w:r>
        <w:rPr>
          <w:rFonts w:eastAsia="Times New Roman" w:cstheme="minorHAnsi"/>
          <w:color w:val="000000"/>
          <w:sz w:val="18"/>
          <w:szCs w:val="18"/>
          <w:vertAlign w:val="superscript"/>
        </w:rPr>
        <w:t xml:space="preserve"> Scorcher)</w:t>
      </w:r>
    </w:p>
    <w:p w14:paraId="5C225F55" w14:textId="77777777" w:rsidR="00EB438F" w:rsidRPr="00134BC3" w:rsidRDefault="00EB438F" w:rsidP="00EB438F">
      <w:pPr>
        <w:contextualSpacing/>
        <w:rPr>
          <w:rFonts w:eastAsia="Times New Roman" w:cstheme="minorHAnsi"/>
          <w:color w:val="000000"/>
          <w:sz w:val="18"/>
          <w:szCs w:val="18"/>
        </w:rPr>
      </w:pPr>
      <w:r>
        <w:rPr>
          <w:rFonts w:eastAsia="Times New Roman" w:cstheme="minorHAnsi"/>
          <w:color w:val="000000"/>
          <w:sz w:val="18"/>
          <w:szCs w:val="18"/>
        </w:rPr>
        <w:t>Shatter</w:t>
      </w:r>
    </w:p>
    <w:p w14:paraId="2DB014D9"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571CA1EC"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Blur</w:t>
      </w:r>
    </w:p>
    <w:p w14:paraId="007CB374"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Invisibility</w:t>
      </w:r>
    </w:p>
    <w:p w14:paraId="4AFD1F04"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Pass Without Trace</w:t>
      </w:r>
    </w:p>
    <w:p w14:paraId="6B9BA6EE" w14:textId="77777777" w:rsidR="00EB438F" w:rsidRPr="00134BC3" w:rsidRDefault="00EB438F" w:rsidP="00EB438F">
      <w:pPr>
        <w:contextualSpacing/>
        <w:rPr>
          <w:rFonts w:eastAsia="Times New Roman" w:cstheme="minorHAnsi"/>
          <w:color w:val="000000"/>
          <w:sz w:val="18"/>
          <w:szCs w:val="18"/>
        </w:rPr>
      </w:pPr>
      <w:r>
        <w:rPr>
          <w:rFonts w:eastAsia="Times New Roman" w:cstheme="minorHAnsi"/>
          <w:color w:val="000000"/>
          <w:sz w:val="18"/>
          <w:szCs w:val="18"/>
        </w:rPr>
        <w:t>Silence</w:t>
      </w:r>
    </w:p>
    <w:p w14:paraId="4D5FF2E5"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74F60D89"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Blindness/Deafness</w:t>
      </w:r>
    </w:p>
    <w:p w14:paraId="1E723283" w14:textId="77777777" w:rsidR="00EB438F" w:rsidRPr="004A6694" w:rsidRDefault="00EB438F" w:rsidP="00EB438F">
      <w:pPr>
        <w:contextualSpacing/>
        <w:rPr>
          <w:rFonts w:eastAsia="Times New Roman" w:cstheme="minorHAnsi"/>
          <w:color w:val="000000"/>
          <w:sz w:val="18"/>
          <w:szCs w:val="18"/>
        </w:rPr>
      </w:pPr>
      <w:r w:rsidRPr="004A6694">
        <w:rPr>
          <w:rFonts w:eastAsia="Times New Roman" w:cstheme="minorHAnsi"/>
          <w:color w:val="000000"/>
          <w:sz w:val="18"/>
          <w:szCs w:val="18"/>
        </w:rPr>
        <w:t>Corpse Explosion</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1E089B3E"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Gentle Repose</w:t>
      </w:r>
      <w:r>
        <w:rPr>
          <w:rFonts w:eastAsia="Times New Roman" w:cstheme="minorHAnsi"/>
          <w:color w:val="000000"/>
          <w:sz w:val="18"/>
          <w:szCs w:val="18"/>
        </w:rPr>
        <w:t xml:space="preserve"> </w:t>
      </w:r>
    </w:p>
    <w:p w14:paraId="4B385039" w14:textId="77777777" w:rsidR="00EB438F" w:rsidRPr="00AD1E0A"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Ray of Enfeeblement</w:t>
      </w:r>
      <w:r>
        <w:rPr>
          <w:rFonts w:eastAsia="Times New Roman" w:cstheme="minorHAnsi"/>
          <w:color w:val="000000"/>
          <w:sz w:val="18"/>
          <w:szCs w:val="18"/>
        </w:rPr>
        <w:t xml:space="preserve"> </w:t>
      </w:r>
    </w:p>
    <w:p w14:paraId="4A6A651C" w14:textId="77777777" w:rsidR="00EB438F" w:rsidRPr="00BD30CC"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Unholy Frenzy</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6EB5CB2B"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4F403552" w14:textId="77777777" w:rsidR="00EB438F" w:rsidRPr="000D5DB5"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Alter Self</w:t>
      </w:r>
    </w:p>
    <w:p w14:paraId="6D4A58A3"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Darkvision</w:t>
      </w:r>
    </w:p>
    <w:p w14:paraId="58375ADA" w14:textId="77777777" w:rsidR="00EB438F" w:rsidRPr="00BD30CC"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Enhance Ability</w:t>
      </w:r>
      <w:r>
        <w:rPr>
          <w:rFonts w:eastAsia="Times New Roman" w:cstheme="minorHAnsi"/>
          <w:color w:val="000000"/>
          <w:sz w:val="18"/>
          <w:szCs w:val="18"/>
        </w:rPr>
        <w:t xml:space="preserve"> </w:t>
      </w:r>
    </w:p>
    <w:p w14:paraId="5EA53DED"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lastRenderedPageBreak/>
        <w:t>Enlarge/Reduce</w:t>
      </w:r>
    </w:p>
    <w:p w14:paraId="04459A0C" w14:textId="77777777" w:rsidR="00EB438F" w:rsidRDefault="00EB438F" w:rsidP="00EB438F">
      <w:pPr>
        <w:contextualSpacing/>
        <w:rPr>
          <w:rFonts w:eastAsia="Times New Roman" w:cstheme="minorHAnsi"/>
          <w:color w:val="000000"/>
          <w:sz w:val="18"/>
          <w:szCs w:val="18"/>
        </w:rPr>
      </w:pPr>
      <w:r>
        <w:rPr>
          <w:rFonts w:eastAsia="Times New Roman" w:cstheme="minorHAnsi"/>
          <w:color w:val="000000"/>
          <w:sz w:val="18"/>
          <w:szCs w:val="18"/>
        </w:rPr>
        <w:t xml:space="preserve">Magic Weapon – </w:t>
      </w:r>
      <w:r w:rsidRPr="00AD1E0A">
        <w:rPr>
          <w:rFonts w:eastAsia="Times New Roman" w:cstheme="minorHAnsi"/>
          <w:i/>
          <w:iCs/>
          <w:color w:val="000000"/>
          <w:sz w:val="18"/>
          <w:szCs w:val="18"/>
        </w:rPr>
        <w:t>Weapon Oil</w:t>
      </w:r>
    </w:p>
    <w:p w14:paraId="7D3375E1" w14:textId="77777777" w:rsidR="00EB438F" w:rsidRPr="00747DCA"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 xml:space="preserve">Spider Climb </w:t>
      </w:r>
      <w:r>
        <w:rPr>
          <w:rFonts w:eastAsia="Times New Roman" w:cstheme="minorHAnsi"/>
          <w:color w:val="000000"/>
          <w:sz w:val="18"/>
          <w:szCs w:val="18"/>
        </w:rPr>
        <w:t xml:space="preserve">– </w:t>
      </w:r>
      <w:r w:rsidRPr="00134BC3">
        <w:rPr>
          <w:rFonts w:eastAsia="Times New Roman" w:cstheme="minorHAnsi"/>
          <w:i/>
          <w:iCs/>
          <w:color w:val="000000"/>
          <w:sz w:val="18"/>
          <w:szCs w:val="18"/>
        </w:rPr>
        <w:t>Sticky Limbs</w:t>
      </w:r>
    </w:p>
    <w:p w14:paraId="3A3E296E" w14:textId="77777777" w:rsidR="00DD4831" w:rsidRPr="00134BC3" w:rsidRDefault="00DD4831">
      <w:pPr>
        <w:contextualSpacing/>
        <w:rPr>
          <w:rFonts w:eastAsia="Times New Roman" w:cstheme="minorHAnsi"/>
          <w:color w:val="000000"/>
          <w:sz w:val="18"/>
          <w:szCs w:val="18"/>
        </w:rPr>
      </w:pPr>
    </w:p>
    <w:p w14:paraId="7DC841FD"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ALC 3 (3rd Level)</w:t>
      </w:r>
    </w:p>
    <w:p w14:paraId="06988FBC"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25CEC67C"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Nondetection</w:t>
      </w:r>
    </w:p>
    <w:p w14:paraId="08A15CD1" w14:textId="77777777" w:rsidR="00EB438F" w:rsidRPr="00BD30CC"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Protection</w:t>
      </w:r>
      <w:r w:rsidRPr="000D5DB5">
        <w:rPr>
          <w:rFonts w:eastAsia="Times New Roman" w:cstheme="minorHAnsi"/>
          <w:color w:val="000000"/>
          <w:sz w:val="18"/>
          <w:szCs w:val="18"/>
        </w:rPr>
        <w:t xml:space="preserve"> from </w:t>
      </w:r>
      <w:r w:rsidRPr="00134BC3">
        <w:rPr>
          <w:rFonts w:eastAsia="Times New Roman" w:cstheme="minorHAnsi"/>
          <w:color w:val="000000"/>
          <w:sz w:val="18"/>
          <w:szCs w:val="18"/>
        </w:rPr>
        <w:t xml:space="preserve">Energy </w:t>
      </w:r>
      <w:r>
        <w:rPr>
          <w:rFonts w:eastAsia="Times New Roman" w:cstheme="minorHAnsi"/>
          <w:color w:val="000000"/>
          <w:sz w:val="18"/>
          <w:szCs w:val="18"/>
        </w:rPr>
        <w:t xml:space="preserve">– </w:t>
      </w:r>
      <w:r>
        <w:rPr>
          <w:rFonts w:eastAsia="Times New Roman" w:cstheme="minorHAnsi"/>
          <w:i/>
          <w:iCs/>
          <w:color w:val="000000"/>
          <w:sz w:val="18"/>
          <w:szCs w:val="18"/>
        </w:rPr>
        <w:t>Alchemical dampener</w:t>
      </w:r>
    </w:p>
    <w:p w14:paraId="31726244" w14:textId="77777777" w:rsidR="006C6E5C" w:rsidRPr="00134BC3" w:rsidRDefault="006C6E5C" w:rsidP="006C6E5C">
      <w:pPr>
        <w:contextualSpacing/>
        <w:rPr>
          <w:rFonts w:eastAsia="Times New Roman" w:cstheme="minorHAnsi"/>
          <w:color w:val="000000"/>
          <w:sz w:val="18"/>
          <w:szCs w:val="18"/>
        </w:rPr>
      </w:pPr>
      <w:r w:rsidRPr="00134BC3">
        <w:rPr>
          <w:rFonts w:eastAsia="Times New Roman" w:cstheme="minorHAnsi"/>
          <w:color w:val="000000"/>
          <w:sz w:val="18"/>
          <w:szCs w:val="18"/>
        </w:rPr>
        <w:t>Remove Curse</w:t>
      </w:r>
    </w:p>
    <w:p w14:paraId="0C30A838"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41B213D5"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Stinking Cloud</w:t>
      </w:r>
      <w:r>
        <w:rPr>
          <w:rFonts w:eastAsia="Times New Roman" w:cstheme="minorHAnsi"/>
          <w:color w:val="000000"/>
          <w:sz w:val="18"/>
          <w:szCs w:val="18"/>
        </w:rPr>
        <w:t xml:space="preserve"> </w:t>
      </w:r>
    </w:p>
    <w:p w14:paraId="67AFA1A7"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57D96440" w14:textId="77777777" w:rsidR="00EB438F" w:rsidRPr="00AD1E0A"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Speak with Dead</w:t>
      </w:r>
      <w:r>
        <w:rPr>
          <w:rFonts w:eastAsia="Times New Roman" w:cstheme="minorHAnsi"/>
          <w:color w:val="000000"/>
          <w:sz w:val="18"/>
          <w:szCs w:val="18"/>
        </w:rPr>
        <w:t xml:space="preserve"> – </w:t>
      </w:r>
      <w:r>
        <w:rPr>
          <w:rFonts w:eastAsia="Times New Roman" w:cstheme="minorHAnsi"/>
          <w:i/>
          <w:iCs/>
          <w:color w:val="000000"/>
          <w:sz w:val="18"/>
          <w:szCs w:val="18"/>
        </w:rPr>
        <w:t>Corpse Tap</w:t>
      </w:r>
    </w:p>
    <w:p w14:paraId="49E7CA42"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5C472C1A"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Daylight</w:t>
      </w:r>
    </w:p>
    <w:p w14:paraId="3173D164" w14:textId="77777777" w:rsidR="00EB438F" w:rsidRPr="000D5DB5" w:rsidRDefault="00EB438F" w:rsidP="00EB438F">
      <w:pPr>
        <w:contextualSpacing/>
        <w:rPr>
          <w:rFonts w:eastAsia="Times New Roman" w:cstheme="minorHAnsi"/>
          <w:color w:val="000000"/>
          <w:sz w:val="18"/>
          <w:szCs w:val="18"/>
        </w:rPr>
      </w:pPr>
      <w:r w:rsidRPr="000D5DB5">
        <w:rPr>
          <w:rFonts w:eastAsia="Times New Roman" w:cstheme="minorHAnsi"/>
          <w:color w:val="000000"/>
          <w:sz w:val="18"/>
          <w:szCs w:val="18"/>
        </w:rPr>
        <w:t>Sunbeam</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4334AB0A"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569283EF" w14:textId="77777777" w:rsidR="00EB438F" w:rsidRPr="00AD1E0A"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Fear</w:t>
      </w:r>
      <w:r>
        <w:rPr>
          <w:rFonts w:eastAsia="Times New Roman" w:cstheme="minorHAnsi"/>
          <w:color w:val="000000"/>
          <w:sz w:val="18"/>
          <w:szCs w:val="18"/>
        </w:rPr>
        <w:t xml:space="preserve"> – </w:t>
      </w:r>
      <w:r>
        <w:rPr>
          <w:rFonts w:eastAsia="Times New Roman" w:cstheme="minorHAnsi"/>
          <w:i/>
          <w:iCs/>
          <w:color w:val="000000"/>
          <w:sz w:val="18"/>
          <w:szCs w:val="18"/>
        </w:rPr>
        <w:t>Fear Toxin</w:t>
      </w:r>
    </w:p>
    <w:p w14:paraId="4DDC57D7"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Vampiric Touch</w:t>
      </w:r>
    </w:p>
    <w:p w14:paraId="1922C227" w14:textId="77777777" w:rsidR="006C6E5C" w:rsidRPr="00AD1E0A" w:rsidRDefault="006C6E5C" w:rsidP="006C6E5C">
      <w:pPr>
        <w:contextualSpacing/>
        <w:rPr>
          <w:rFonts w:eastAsia="Times New Roman" w:cstheme="minorHAnsi"/>
          <w:i/>
          <w:iCs/>
          <w:color w:val="000000"/>
          <w:sz w:val="18"/>
          <w:szCs w:val="18"/>
        </w:rPr>
      </w:pPr>
      <w:r w:rsidRPr="00134BC3">
        <w:rPr>
          <w:rFonts w:eastAsia="Times New Roman" w:cstheme="minorHAnsi"/>
          <w:color w:val="000000"/>
          <w:sz w:val="18"/>
          <w:szCs w:val="18"/>
        </w:rPr>
        <w:t>Feign Death</w:t>
      </w:r>
      <w:r>
        <w:rPr>
          <w:rFonts w:eastAsia="Times New Roman" w:cstheme="minorHAnsi"/>
          <w:color w:val="000000"/>
          <w:sz w:val="18"/>
          <w:szCs w:val="18"/>
        </w:rPr>
        <w:t xml:space="preserve"> – </w:t>
      </w:r>
      <w:r>
        <w:rPr>
          <w:rFonts w:eastAsia="Times New Roman" w:cstheme="minorHAnsi"/>
          <w:i/>
          <w:iCs/>
          <w:color w:val="000000"/>
          <w:sz w:val="18"/>
          <w:szCs w:val="18"/>
        </w:rPr>
        <w:t>Heartstopper Serum</w:t>
      </w:r>
    </w:p>
    <w:p w14:paraId="657F0CFC" w14:textId="77777777" w:rsidR="006C6E5C" w:rsidRPr="00134BC3" w:rsidRDefault="006C6E5C" w:rsidP="006C6E5C">
      <w:pPr>
        <w:contextualSpacing/>
        <w:rPr>
          <w:rFonts w:eastAsia="Times New Roman" w:cstheme="minorHAnsi"/>
          <w:color w:val="000000"/>
          <w:sz w:val="18"/>
          <w:szCs w:val="18"/>
        </w:rPr>
      </w:pPr>
      <w:r w:rsidRPr="00134BC3">
        <w:rPr>
          <w:rFonts w:eastAsia="Times New Roman" w:cstheme="minorHAnsi"/>
          <w:color w:val="000000"/>
          <w:sz w:val="18"/>
          <w:szCs w:val="18"/>
        </w:rPr>
        <w:t>Revivify</w:t>
      </w:r>
      <w:r>
        <w:rPr>
          <w:rFonts w:eastAsia="Times New Roman" w:cstheme="minorHAnsi"/>
          <w:color w:val="000000"/>
          <w:sz w:val="18"/>
          <w:szCs w:val="18"/>
        </w:rPr>
        <w:t xml:space="preserve"> </w:t>
      </w:r>
      <w:r w:rsidRPr="00CE031E">
        <w:rPr>
          <w:rFonts w:eastAsia="Times New Roman" w:cstheme="minorHAnsi"/>
          <w:color w:val="000000"/>
          <w:sz w:val="18"/>
          <w:szCs w:val="18"/>
          <w:vertAlign w:val="superscript"/>
        </w:rPr>
        <w:t>Modified</w:t>
      </w:r>
    </w:p>
    <w:p w14:paraId="56220FF0"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73CA55B5" w14:textId="77777777" w:rsidR="00EB438F" w:rsidRPr="00134BC3" w:rsidRDefault="00EB438F" w:rsidP="00EB438F">
      <w:pPr>
        <w:contextualSpacing/>
        <w:rPr>
          <w:rFonts w:eastAsia="Times New Roman" w:cstheme="minorHAnsi"/>
          <w:color w:val="000000"/>
          <w:sz w:val="18"/>
          <w:szCs w:val="18"/>
        </w:rPr>
      </w:pPr>
      <w:r>
        <w:rPr>
          <w:rFonts w:eastAsia="Times New Roman" w:cstheme="minorHAnsi"/>
          <w:color w:val="000000"/>
          <w:sz w:val="18"/>
          <w:szCs w:val="18"/>
        </w:rPr>
        <w:t xml:space="preserve">Haste – </w:t>
      </w:r>
      <w:r>
        <w:rPr>
          <w:rFonts w:eastAsia="Times New Roman" w:cstheme="minorHAnsi"/>
          <w:i/>
          <w:iCs/>
          <w:color w:val="000000"/>
          <w:sz w:val="18"/>
          <w:szCs w:val="18"/>
        </w:rPr>
        <w:t>Emboldening</w:t>
      </w:r>
      <w:r w:rsidRPr="004A6694">
        <w:rPr>
          <w:rFonts w:eastAsia="Times New Roman" w:cstheme="minorHAnsi"/>
          <w:i/>
          <w:iCs/>
          <w:color w:val="000000"/>
          <w:sz w:val="18"/>
          <w:szCs w:val="18"/>
        </w:rPr>
        <w:t xml:space="preserve"> vapors</w:t>
      </w:r>
    </w:p>
    <w:p w14:paraId="3446F3B2" w14:textId="77777777" w:rsidR="006C6E5C" w:rsidRPr="00BD30CC" w:rsidRDefault="006C6E5C" w:rsidP="006C6E5C">
      <w:pPr>
        <w:contextualSpacing/>
        <w:rPr>
          <w:rFonts w:eastAsia="Times New Roman" w:cstheme="minorHAnsi"/>
          <w:i/>
          <w:iCs/>
          <w:color w:val="000000"/>
          <w:sz w:val="18"/>
          <w:szCs w:val="18"/>
        </w:rPr>
      </w:pPr>
      <w:r w:rsidRPr="00134BC3">
        <w:rPr>
          <w:rFonts w:eastAsia="Times New Roman" w:cstheme="minorHAnsi"/>
          <w:color w:val="000000"/>
          <w:sz w:val="18"/>
          <w:szCs w:val="18"/>
        </w:rPr>
        <w:t>Plant Growth</w:t>
      </w:r>
      <w:r>
        <w:rPr>
          <w:rFonts w:eastAsia="Times New Roman" w:cstheme="minorHAnsi"/>
          <w:color w:val="000000"/>
          <w:sz w:val="18"/>
          <w:szCs w:val="18"/>
        </w:rPr>
        <w:t xml:space="preserve"> – </w:t>
      </w:r>
      <w:r>
        <w:rPr>
          <w:rFonts w:eastAsia="Times New Roman" w:cstheme="minorHAnsi"/>
          <w:i/>
          <w:iCs/>
          <w:color w:val="000000"/>
          <w:sz w:val="18"/>
          <w:szCs w:val="18"/>
        </w:rPr>
        <w:t>Alchemical fertilizer</w:t>
      </w:r>
    </w:p>
    <w:p w14:paraId="20FFBFB8"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Slow</w:t>
      </w:r>
    </w:p>
    <w:p w14:paraId="0E6AB756" w14:textId="77777777" w:rsidR="00EB438F" w:rsidRPr="00092045" w:rsidRDefault="00EB438F" w:rsidP="00EB438F">
      <w:pPr>
        <w:contextualSpacing/>
        <w:rPr>
          <w:rFonts w:eastAsia="Times New Roman" w:cstheme="minorHAnsi"/>
          <w:color w:val="000000"/>
          <w:sz w:val="18"/>
          <w:szCs w:val="18"/>
          <w:vertAlign w:val="superscript"/>
        </w:rPr>
      </w:pPr>
      <w:r w:rsidRPr="00092045">
        <w:rPr>
          <w:rFonts w:eastAsia="Times New Roman" w:cstheme="minorHAnsi"/>
          <w:color w:val="000000"/>
          <w:sz w:val="18"/>
          <w:szCs w:val="18"/>
        </w:rPr>
        <w:t xml:space="preserve">Transmute </w:t>
      </w:r>
      <w:r>
        <w:rPr>
          <w:rFonts w:eastAsia="Times New Roman" w:cstheme="minorHAnsi"/>
          <w:color w:val="000000"/>
          <w:sz w:val="18"/>
          <w:szCs w:val="18"/>
        </w:rPr>
        <w:t>M</w:t>
      </w:r>
      <w:r w:rsidRPr="00092045">
        <w:rPr>
          <w:rFonts w:eastAsia="Times New Roman" w:cstheme="minorHAnsi"/>
          <w:color w:val="000000"/>
          <w:sz w:val="18"/>
          <w:szCs w:val="18"/>
        </w:rPr>
        <w:t>aterial</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2F080847"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Water Breathing</w:t>
      </w:r>
    </w:p>
    <w:p w14:paraId="623261CF" w14:textId="77777777" w:rsidR="00EB438F" w:rsidRDefault="00EB438F" w:rsidP="00AD1E0A">
      <w:pPr>
        <w:contextualSpacing/>
        <w:rPr>
          <w:rFonts w:eastAsia="Times New Roman" w:cstheme="minorHAnsi"/>
          <w:color w:val="000000"/>
          <w:sz w:val="18"/>
          <w:szCs w:val="18"/>
        </w:rPr>
      </w:pPr>
    </w:p>
    <w:p w14:paraId="41DF301F"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ALC 4 (4th Level)</w:t>
      </w:r>
    </w:p>
    <w:p w14:paraId="2A45DAA6"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54E1CD6C" w14:textId="77777777" w:rsidR="00EB438F" w:rsidRPr="004C1169"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Death Ward</w:t>
      </w:r>
      <w:r>
        <w:rPr>
          <w:rFonts w:eastAsia="Times New Roman" w:cstheme="minorHAnsi"/>
          <w:color w:val="000000"/>
          <w:sz w:val="18"/>
          <w:szCs w:val="18"/>
        </w:rPr>
        <w:t xml:space="preserve"> </w:t>
      </w:r>
      <w:r>
        <w:rPr>
          <w:rFonts w:eastAsia="Times New Roman" w:cstheme="minorHAnsi"/>
          <w:color w:val="000000"/>
          <w:sz w:val="18"/>
          <w:szCs w:val="18"/>
        </w:rPr>
        <w:softHyphen/>
        <w:t xml:space="preserve">– </w:t>
      </w:r>
      <w:r>
        <w:rPr>
          <w:rFonts w:eastAsia="Times New Roman" w:cstheme="minorHAnsi"/>
          <w:i/>
          <w:iCs/>
          <w:color w:val="000000"/>
          <w:sz w:val="18"/>
          <w:szCs w:val="18"/>
        </w:rPr>
        <w:t>Spirit Shield</w:t>
      </w:r>
    </w:p>
    <w:p w14:paraId="75928E22"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1263AFC1"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Compulsion</w:t>
      </w:r>
    </w:p>
    <w:p w14:paraId="155A4D44"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Confusion</w:t>
      </w:r>
    </w:p>
    <w:p w14:paraId="4452EE7D"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3C940182"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Greater Invisibility</w:t>
      </w:r>
    </w:p>
    <w:p w14:paraId="150AB8BD"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575DDC56"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Blight</w:t>
      </w:r>
    </w:p>
    <w:p w14:paraId="46DAB97E"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500ADFFA" w14:textId="77777777" w:rsidR="00AD1E0A" w:rsidRPr="00AD1E0A" w:rsidRDefault="00DD4831" w:rsidP="004C1169">
      <w:pPr>
        <w:contextualSpacing/>
        <w:rPr>
          <w:rFonts w:eastAsia="Times New Roman" w:cstheme="minorHAnsi"/>
          <w:i/>
          <w:iCs/>
          <w:color w:val="000000"/>
          <w:sz w:val="18"/>
          <w:szCs w:val="18"/>
        </w:rPr>
      </w:pPr>
      <w:r w:rsidRPr="00134BC3">
        <w:rPr>
          <w:rFonts w:eastAsia="Times New Roman" w:cstheme="minorHAnsi"/>
          <w:color w:val="000000"/>
          <w:sz w:val="18"/>
          <w:szCs w:val="18"/>
        </w:rPr>
        <w:t>Polymorph</w:t>
      </w:r>
      <w:r w:rsidR="00AD1E0A">
        <w:rPr>
          <w:rFonts w:eastAsia="Times New Roman" w:cstheme="minorHAnsi"/>
          <w:color w:val="000000"/>
          <w:sz w:val="18"/>
          <w:szCs w:val="18"/>
        </w:rPr>
        <w:t xml:space="preserve"> </w:t>
      </w:r>
    </w:p>
    <w:p w14:paraId="4C3F656B" w14:textId="77777777" w:rsidR="00AD1E0A" w:rsidRPr="00134BC3" w:rsidRDefault="00DD4831" w:rsidP="00AD1E0A">
      <w:pPr>
        <w:contextualSpacing/>
        <w:rPr>
          <w:rFonts w:eastAsia="Times New Roman" w:cstheme="minorHAnsi"/>
          <w:color w:val="000000"/>
          <w:sz w:val="18"/>
          <w:szCs w:val="18"/>
        </w:rPr>
      </w:pPr>
      <w:r w:rsidRPr="00134BC3">
        <w:rPr>
          <w:rFonts w:eastAsia="Times New Roman" w:cstheme="minorHAnsi"/>
          <w:color w:val="000000"/>
          <w:sz w:val="18"/>
          <w:szCs w:val="18"/>
        </w:rPr>
        <w:t>Stone Shape</w:t>
      </w:r>
      <w:r w:rsidR="00AD1E0A">
        <w:rPr>
          <w:rFonts w:eastAsia="Times New Roman" w:cstheme="minorHAnsi"/>
          <w:color w:val="000000"/>
          <w:sz w:val="18"/>
          <w:szCs w:val="18"/>
        </w:rPr>
        <w:t xml:space="preserve"> </w:t>
      </w:r>
    </w:p>
    <w:p w14:paraId="37228D6B" w14:textId="77777777" w:rsidR="00AD1E0A" w:rsidRPr="00AD1E0A" w:rsidRDefault="00DD4831" w:rsidP="00AD1E0A">
      <w:pPr>
        <w:contextualSpacing/>
        <w:rPr>
          <w:rFonts w:eastAsia="Times New Roman" w:cstheme="minorHAnsi"/>
          <w:i/>
          <w:iCs/>
          <w:color w:val="000000"/>
          <w:sz w:val="18"/>
          <w:szCs w:val="18"/>
        </w:rPr>
      </w:pPr>
      <w:r w:rsidRPr="00134BC3">
        <w:rPr>
          <w:rFonts w:eastAsia="Times New Roman" w:cstheme="minorHAnsi"/>
          <w:color w:val="000000"/>
          <w:sz w:val="18"/>
          <w:szCs w:val="18"/>
        </w:rPr>
        <w:t>Stone Skin</w:t>
      </w:r>
      <w:r w:rsidR="00AD1E0A">
        <w:rPr>
          <w:rFonts w:eastAsia="Times New Roman" w:cstheme="minorHAnsi"/>
          <w:color w:val="000000"/>
          <w:sz w:val="18"/>
          <w:szCs w:val="18"/>
        </w:rPr>
        <w:t xml:space="preserve"> </w:t>
      </w:r>
    </w:p>
    <w:p w14:paraId="439809A7" w14:textId="77777777" w:rsidR="00DD4831" w:rsidRPr="00134BC3" w:rsidRDefault="00DD4831">
      <w:pPr>
        <w:contextualSpacing/>
        <w:rPr>
          <w:rFonts w:eastAsia="Times New Roman" w:cstheme="minorHAnsi"/>
          <w:b/>
          <w:bCs/>
          <w:color w:val="000000"/>
          <w:sz w:val="18"/>
          <w:szCs w:val="18"/>
        </w:rPr>
      </w:pPr>
    </w:p>
    <w:p w14:paraId="3AB725F5"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ALC 5 (5th Level)</w:t>
      </w:r>
    </w:p>
    <w:p w14:paraId="1F37FD20"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41F6754A"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Cloudkill</w:t>
      </w:r>
    </w:p>
    <w:p w14:paraId="26FE685C" w14:textId="77777777" w:rsidR="006C6E5C" w:rsidRPr="00134BC3" w:rsidRDefault="006C6E5C" w:rsidP="006C6E5C">
      <w:pPr>
        <w:contextualSpacing/>
        <w:rPr>
          <w:rFonts w:eastAsia="Times New Roman" w:cstheme="minorHAnsi"/>
          <w:color w:val="000000"/>
          <w:sz w:val="18"/>
          <w:szCs w:val="18"/>
        </w:rPr>
      </w:pPr>
      <w:r w:rsidRPr="00134BC3">
        <w:rPr>
          <w:rFonts w:eastAsia="Times New Roman" w:cstheme="minorHAnsi"/>
          <w:color w:val="000000"/>
          <w:sz w:val="18"/>
          <w:szCs w:val="18"/>
        </w:rPr>
        <w:t>Greater Restoration</w:t>
      </w:r>
    </w:p>
    <w:p w14:paraId="08F6480C"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6B36B7CB"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 xml:space="preserve">Dominate </w:t>
      </w:r>
      <w:r w:rsidRPr="00CE031E">
        <w:rPr>
          <w:rFonts w:eastAsia="Times New Roman" w:cstheme="minorHAnsi"/>
          <w:color w:val="000000"/>
          <w:sz w:val="18"/>
          <w:szCs w:val="18"/>
          <w:vertAlign w:val="superscript"/>
        </w:rPr>
        <w:t>Modified</w:t>
      </w:r>
    </w:p>
    <w:p w14:paraId="2D35D2DE"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Dream</w:t>
      </w:r>
    </w:p>
    <w:p w14:paraId="04E76CB0" w14:textId="77777777" w:rsidR="00EB438F" w:rsidRPr="00134BC3" w:rsidRDefault="00EB438F" w:rsidP="00EB438F">
      <w:pPr>
        <w:contextualSpacing/>
        <w:rPr>
          <w:rFonts w:eastAsia="Times New Roman" w:cstheme="minorHAnsi"/>
          <w:sz w:val="18"/>
          <w:szCs w:val="18"/>
        </w:rPr>
      </w:pPr>
      <w:r w:rsidRPr="00134BC3">
        <w:rPr>
          <w:rFonts w:eastAsia="Times New Roman" w:cstheme="minorHAnsi"/>
          <w:color w:val="000000"/>
          <w:sz w:val="18"/>
          <w:szCs w:val="18"/>
        </w:rPr>
        <w:t>Geas</w:t>
      </w:r>
    </w:p>
    <w:p w14:paraId="3D414DD7" w14:textId="77777777" w:rsidR="00EB438F" w:rsidRPr="00AD1E0A"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Modify Memory</w:t>
      </w:r>
      <w:r>
        <w:rPr>
          <w:rFonts w:eastAsia="Times New Roman" w:cstheme="minorHAnsi"/>
          <w:color w:val="000000"/>
          <w:sz w:val="18"/>
          <w:szCs w:val="18"/>
        </w:rPr>
        <w:t xml:space="preserve"> </w:t>
      </w:r>
    </w:p>
    <w:p w14:paraId="0D5409E6"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6C0C7965"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Cone of Cold</w:t>
      </w:r>
    </w:p>
    <w:p w14:paraId="359A046A"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70A81F8F"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Mislead</w:t>
      </w:r>
    </w:p>
    <w:p w14:paraId="7CCFB4F8"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475E9065" w14:textId="77777777" w:rsidR="006C6E5C" w:rsidRPr="000D5DB5" w:rsidRDefault="006C6E5C" w:rsidP="006C6E5C">
      <w:pPr>
        <w:contextualSpacing/>
        <w:rPr>
          <w:rFonts w:eastAsia="Times New Roman" w:cstheme="minorHAnsi"/>
          <w:color w:val="000000"/>
          <w:sz w:val="18"/>
          <w:szCs w:val="18"/>
        </w:rPr>
      </w:pPr>
      <w:r w:rsidRPr="000D5DB5">
        <w:rPr>
          <w:rFonts w:eastAsia="Times New Roman" w:cstheme="minorHAnsi"/>
          <w:color w:val="000000"/>
          <w:sz w:val="18"/>
          <w:szCs w:val="18"/>
        </w:rPr>
        <w:lastRenderedPageBreak/>
        <w:t>Contagion</w:t>
      </w:r>
    </w:p>
    <w:p w14:paraId="11D647BD"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Raise Dead</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648AD75A"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3D7492A7" w14:textId="77777777" w:rsidR="00DD4831" w:rsidRDefault="00DD4831">
      <w:pPr>
        <w:contextualSpacing/>
        <w:rPr>
          <w:rFonts w:eastAsia="Times New Roman" w:cstheme="minorHAnsi"/>
          <w:color w:val="000000"/>
          <w:sz w:val="18"/>
          <w:szCs w:val="18"/>
        </w:rPr>
      </w:pPr>
      <w:r w:rsidRPr="00134BC3">
        <w:rPr>
          <w:rFonts w:eastAsia="Times New Roman" w:cstheme="minorHAnsi"/>
          <w:color w:val="000000"/>
          <w:sz w:val="18"/>
          <w:szCs w:val="18"/>
        </w:rPr>
        <w:t>Creation</w:t>
      </w:r>
    </w:p>
    <w:p w14:paraId="3C2AED48" w14:textId="77777777" w:rsidR="006C6E5C" w:rsidRPr="001665C5" w:rsidRDefault="006C6E5C" w:rsidP="006C6E5C">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Skill Empowerment </w:t>
      </w:r>
      <w:r>
        <w:rPr>
          <w:rFonts w:eastAsia="Times New Roman" w:cstheme="minorHAnsi"/>
          <w:color w:val="000000"/>
          <w:sz w:val="18"/>
          <w:szCs w:val="18"/>
          <w:vertAlign w:val="superscript"/>
        </w:rPr>
        <w:t>XGtE</w:t>
      </w:r>
    </w:p>
    <w:p w14:paraId="55DDAA1D" w14:textId="77777777" w:rsidR="00DD4831" w:rsidRPr="00134BC3" w:rsidRDefault="00DD4831">
      <w:pPr>
        <w:contextualSpacing/>
        <w:rPr>
          <w:rFonts w:eastAsia="Times New Roman" w:cstheme="minorHAnsi"/>
          <w:b/>
          <w:bCs/>
          <w:color w:val="000000"/>
          <w:sz w:val="18"/>
          <w:szCs w:val="18"/>
        </w:rPr>
      </w:pPr>
    </w:p>
    <w:p w14:paraId="33D3F4E6"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ALC 6 (6th Level)</w:t>
      </w:r>
    </w:p>
    <w:p w14:paraId="6566F7A4"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3A37317C" w14:textId="77777777" w:rsidR="00EB438F" w:rsidRPr="000D5DB5"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True Seeing</w:t>
      </w:r>
    </w:p>
    <w:p w14:paraId="727232E4" w14:textId="77777777" w:rsidR="0006630B" w:rsidRDefault="0006630B"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221754A8" w14:textId="77777777" w:rsidR="0006630B" w:rsidRPr="00AD1E0A" w:rsidRDefault="0006630B" w:rsidP="0006630B">
      <w:pPr>
        <w:contextualSpacing/>
        <w:rPr>
          <w:rFonts w:eastAsia="Times New Roman" w:cstheme="minorHAnsi"/>
          <w:i/>
          <w:iCs/>
          <w:color w:val="000000"/>
          <w:sz w:val="18"/>
          <w:szCs w:val="18"/>
        </w:rPr>
      </w:pPr>
      <w:r w:rsidRPr="00134BC3">
        <w:rPr>
          <w:rFonts w:eastAsia="Times New Roman" w:cstheme="minorHAnsi"/>
          <w:color w:val="000000"/>
          <w:sz w:val="18"/>
          <w:szCs w:val="18"/>
        </w:rPr>
        <w:t>Heroes’ Feast</w:t>
      </w:r>
      <w:r>
        <w:rPr>
          <w:rFonts w:eastAsia="Times New Roman" w:cstheme="minorHAnsi"/>
          <w:color w:val="000000"/>
          <w:sz w:val="18"/>
          <w:szCs w:val="18"/>
        </w:rPr>
        <w:t xml:space="preserve"> – </w:t>
      </w:r>
      <w:r>
        <w:rPr>
          <w:rFonts w:eastAsia="Times New Roman" w:cstheme="minorHAnsi"/>
          <w:i/>
          <w:iCs/>
          <w:color w:val="000000"/>
          <w:sz w:val="18"/>
          <w:szCs w:val="18"/>
        </w:rPr>
        <w:t>Ambrosia</w:t>
      </w:r>
    </w:p>
    <w:p w14:paraId="7417865F"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458AE671"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Mass Suggestion</w:t>
      </w:r>
    </w:p>
    <w:p w14:paraId="7CB767AC"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23111D88" w14:textId="77777777" w:rsidR="00D54F9A" w:rsidRPr="00134BC3" w:rsidRDefault="00D54F9A" w:rsidP="00D54F9A">
      <w:pPr>
        <w:contextualSpacing/>
        <w:rPr>
          <w:rFonts w:eastAsia="Times New Roman" w:cstheme="minorHAnsi"/>
          <w:color w:val="000000"/>
          <w:sz w:val="18"/>
          <w:szCs w:val="18"/>
        </w:rPr>
      </w:pPr>
      <w:r w:rsidRPr="00134BC3">
        <w:rPr>
          <w:rFonts w:eastAsia="Times New Roman" w:cstheme="minorHAnsi"/>
          <w:color w:val="000000"/>
          <w:sz w:val="18"/>
          <w:szCs w:val="18"/>
        </w:rPr>
        <w:t>Heal</w:t>
      </w:r>
    </w:p>
    <w:p w14:paraId="62A6C18C" w14:textId="77777777" w:rsidR="00EB438F" w:rsidRPr="00194523" w:rsidRDefault="00EB438F" w:rsidP="00EB438F">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Investiture of Flame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325BFB37"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Investiture of Ice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0DC14147"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Investiture of Stone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49F20188"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Investiture of Wind</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643195D8"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5D4E7EB2" w14:textId="77777777" w:rsidR="00D54F9A" w:rsidRPr="00AD1E0A" w:rsidRDefault="00D54F9A" w:rsidP="00D54F9A">
      <w:pPr>
        <w:contextualSpacing/>
        <w:rPr>
          <w:rFonts w:eastAsia="Times New Roman" w:cstheme="minorHAnsi"/>
          <w:i/>
          <w:iCs/>
          <w:color w:val="000000"/>
          <w:sz w:val="18"/>
          <w:szCs w:val="18"/>
        </w:rPr>
      </w:pPr>
      <w:r w:rsidRPr="00134BC3">
        <w:rPr>
          <w:rFonts w:eastAsia="Times New Roman" w:cstheme="minorHAnsi"/>
          <w:color w:val="000000"/>
          <w:sz w:val="18"/>
          <w:szCs w:val="18"/>
        </w:rPr>
        <w:t>Awaken</w:t>
      </w:r>
      <w:r>
        <w:rPr>
          <w:rFonts w:eastAsia="Times New Roman" w:cstheme="minorHAnsi"/>
          <w:color w:val="000000"/>
          <w:sz w:val="18"/>
          <w:szCs w:val="18"/>
        </w:rPr>
        <w:t xml:space="preserve"> – </w:t>
      </w:r>
      <w:r>
        <w:rPr>
          <w:rFonts w:eastAsia="Times New Roman" w:cstheme="minorHAnsi"/>
          <w:i/>
          <w:iCs/>
          <w:color w:val="000000"/>
          <w:sz w:val="18"/>
          <w:szCs w:val="18"/>
        </w:rPr>
        <w:t>Homunculus Mind</w:t>
      </w:r>
    </w:p>
    <w:p w14:paraId="275F5CD7" w14:textId="77777777" w:rsidR="00D54F9A" w:rsidRPr="0067414E" w:rsidRDefault="00D54F9A" w:rsidP="00D54F9A">
      <w:pPr>
        <w:contextualSpacing/>
        <w:rPr>
          <w:rFonts w:eastAsia="Times New Roman" w:cstheme="minorHAnsi"/>
          <w:color w:val="000000"/>
          <w:sz w:val="18"/>
          <w:szCs w:val="18"/>
          <w:vertAlign w:val="superscript"/>
        </w:rPr>
      </w:pPr>
      <w:r w:rsidRPr="0067414E">
        <w:rPr>
          <w:rFonts w:eastAsia="Times New Roman" w:cstheme="minorHAnsi"/>
          <w:color w:val="000000"/>
          <w:sz w:val="18"/>
          <w:szCs w:val="18"/>
        </w:rPr>
        <w:t xml:space="preserve">Create </w:t>
      </w:r>
      <w:r>
        <w:rPr>
          <w:rFonts w:eastAsia="Times New Roman" w:cstheme="minorHAnsi"/>
          <w:color w:val="000000"/>
          <w:sz w:val="18"/>
          <w:szCs w:val="18"/>
        </w:rPr>
        <w:t>H</w:t>
      </w:r>
      <w:r w:rsidRPr="0067414E">
        <w:rPr>
          <w:rFonts w:eastAsia="Times New Roman" w:cstheme="minorHAnsi"/>
          <w:color w:val="000000"/>
          <w:sz w:val="18"/>
          <w:szCs w:val="18"/>
        </w:rPr>
        <w:t>omunculus</w:t>
      </w:r>
      <w:r>
        <w:rPr>
          <w:rFonts w:eastAsia="Times New Roman" w:cstheme="minorHAnsi"/>
          <w:color w:val="000000"/>
          <w:sz w:val="18"/>
          <w:szCs w:val="18"/>
        </w:rPr>
        <w:t xml:space="preserve"> </w:t>
      </w:r>
      <w:r>
        <w:rPr>
          <w:rFonts w:eastAsia="Times New Roman" w:cstheme="minorHAnsi"/>
          <w:color w:val="000000"/>
          <w:sz w:val="18"/>
          <w:szCs w:val="18"/>
          <w:vertAlign w:val="superscript"/>
        </w:rPr>
        <w:t>XGtE</w:t>
      </w:r>
    </w:p>
    <w:p w14:paraId="10796658" w14:textId="77777777" w:rsidR="00EB438F" w:rsidRPr="00AD1E0A"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 xml:space="preserve">Disintegrate </w:t>
      </w:r>
      <w:r>
        <w:rPr>
          <w:rFonts w:eastAsia="Times New Roman" w:cstheme="minorHAnsi"/>
          <w:color w:val="000000"/>
          <w:sz w:val="18"/>
          <w:szCs w:val="18"/>
        </w:rPr>
        <w:t xml:space="preserve">– </w:t>
      </w:r>
      <w:r>
        <w:rPr>
          <w:rFonts w:eastAsia="Times New Roman" w:cstheme="minorHAnsi"/>
          <w:i/>
          <w:iCs/>
          <w:color w:val="000000"/>
          <w:sz w:val="18"/>
          <w:szCs w:val="18"/>
        </w:rPr>
        <w:t>Dissolution</w:t>
      </w:r>
    </w:p>
    <w:p w14:paraId="1C580753"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Flesh to Stone</w:t>
      </w:r>
    </w:p>
    <w:p w14:paraId="781DCE52" w14:textId="77777777" w:rsidR="00EB438F" w:rsidRPr="0067414E" w:rsidRDefault="00EB438F" w:rsidP="00EB438F">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Transformation </w:t>
      </w:r>
      <w:r>
        <w:rPr>
          <w:rFonts w:eastAsia="Times New Roman" w:cstheme="minorHAnsi"/>
          <w:color w:val="000000"/>
          <w:sz w:val="18"/>
          <w:szCs w:val="18"/>
          <w:vertAlign w:val="superscript"/>
        </w:rPr>
        <w:t>XGtE (Tenser’s Transformation) – Cannot use potions while active</w:t>
      </w:r>
    </w:p>
    <w:p w14:paraId="2A811175" w14:textId="77777777" w:rsidR="00863D1A" w:rsidRPr="000D5DB5" w:rsidRDefault="00863D1A">
      <w:pPr>
        <w:contextualSpacing/>
        <w:rPr>
          <w:rFonts w:eastAsia="Times New Roman" w:cstheme="minorHAnsi"/>
          <w:color w:val="000000"/>
          <w:sz w:val="18"/>
          <w:szCs w:val="18"/>
        </w:rPr>
      </w:pPr>
    </w:p>
    <w:p w14:paraId="34877E1C" w14:textId="77777777" w:rsidR="00863D1A" w:rsidRPr="000D5DB5" w:rsidRDefault="00863D1A">
      <w:pPr>
        <w:contextualSpacing/>
        <w:rPr>
          <w:rFonts w:eastAsia="Times New Roman" w:cstheme="minorHAnsi"/>
          <w:b/>
          <w:bCs/>
          <w:color w:val="000000"/>
          <w:sz w:val="18"/>
          <w:szCs w:val="18"/>
        </w:rPr>
      </w:pPr>
      <w:r w:rsidRPr="000D5DB5">
        <w:rPr>
          <w:rFonts w:eastAsia="Times New Roman" w:cstheme="minorHAnsi"/>
          <w:b/>
          <w:bCs/>
          <w:color w:val="000000"/>
          <w:sz w:val="18"/>
          <w:szCs w:val="18"/>
        </w:rPr>
        <w:t>ALC 7 (7th Level)</w:t>
      </w:r>
    </w:p>
    <w:p w14:paraId="4CFDD263"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407CEE1E" w14:textId="77777777" w:rsidR="00EB438F" w:rsidRPr="000D5DB5" w:rsidRDefault="00EB438F" w:rsidP="00EB438F">
      <w:pPr>
        <w:contextualSpacing/>
        <w:rPr>
          <w:rFonts w:eastAsia="Times New Roman" w:cstheme="minorHAnsi"/>
          <w:color w:val="000000"/>
          <w:sz w:val="18"/>
          <w:szCs w:val="18"/>
        </w:rPr>
      </w:pPr>
      <w:r w:rsidRPr="000D5DB5">
        <w:rPr>
          <w:rFonts w:eastAsia="Times New Roman" w:cstheme="minorHAnsi"/>
          <w:color w:val="000000"/>
          <w:sz w:val="18"/>
          <w:szCs w:val="18"/>
        </w:rPr>
        <w:t>Firestorm</w:t>
      </w:r>
    </w:p>
    <w:p w14:paraId="13C7B9B0"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702B3EAC" w14:textId="77777777" w:rsidR="00EB438F" w:rsidRPr="004C1169" w:rsidRDefault="00EB438F" w:rsidP="00EB438F">
      <w:pPr>
        <w:contextualSpacing/>
        <w:rPr>
          <w:rFonts w:eastAsia="Times New Roman" w:cstheme="minorHAnsi"/>
          <w:i/>
          <w:iCs/>
          <w:color w:val="000000"/>
          <w:sz w:val="18"/>
          <w:szCs w:val="18"/>
        </w:rPr>
      </w:pPr>
      <w:r w:rsidRPr="000D5DB5">
        <w:rPr>
          <w:rFonts w:eastAsia="Times New Roman" w:cstheme="minorHAnsi"/>
          <w:color w:val="000000"/>
          <w:sz w:val="18"/>
          <w:szCs w:val="18"/>
        </w:rPr>
        <w:t>Simulacrum</w:t>
      </w:r>
      <w:r>
        <w:rPr>
          <w:rFonts w:eastAsia="Times New Roman" w:cstheme="minorHAnsi"/>
          <w:color w:val="000000"/>
          <w:sz w:val="18"/>
          <w:szCs w:val="18"/>
        </w:rPr>
        <w:t xml:space="preserve"> – </w:t>
      </w:r>
      <w:r>
        <w:rPr>
          <w:rFonts w:eastAsia="Times New Roman" w:cstheme="minorHAnsi"/>
          <w:i/>
          <w:iCs/>
          <w:color w:val="000000"/>
          <w:sz w:val="18"/>
          <w:szCs w:val="18"/>
        </w:rPr>
        <w:t>Living</w:t>
      </w:r>
      <w:r>
        <w:rPr>
          <w:rFonts w:eastAsia="Times New Roman" w:cstheme="minorHAnsi"/>
          <w:color w:val="000000"/>
          <w:sz w:val="18"/>
          <w:szCs w:val="18"/>
        </w:rPr>
        <w:t xml:space="preserve"> </w:t>
      </w:r>
      <w:r>
        <w:rPr>
          <w:rFonts w:eastAsia="Times New Roman" w:cstheme="minorHAnsi"/>
          <w:i/>
          <w:iCs/>
          <w:color w:val="000000"/>
          <w:sz w:val="18"/>
          <w:szCs w:val="18"/>
        </w:rPr>
        <w:t>Homunculus</w:t>
      </w:r>
    </w:p>
    <w:p w14:paraId="46102CFE"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759AE450" w14:textId="77777777" w:rsidR="00EB438F" w:rsidRPr="000D5DB5" w:rsidRDefault="00EB438F" w:rsidP="00EB438F">
      <w:pPr>
        <w:contextualSpacing/>
        <w:rPr>
          <w:rFonts w:eastAsia="Times New Roman" w:cstheme="minorHAnsi"/>
          <w:color w:val="000000"/>
          <w:sz w:val="18"/>
          <w:szCs w:val="18"/>
        </w:rPr>
      </w:pPr>
      <w:r w:rsidRPr="000D5DB5">
        <w:rPr>
          <w:rFonts w:eastAsia="Times New Roman" w:cstheme="minorHAnsi"/>
          <w:color w:val="000000"/>
          <w:sz w:val="18"/>
          <w:szCs w:val="18"/>
        </w:rPr>
        <w:t>Resurrection</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5235BB4F"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725FB56A" w14:textId="77777777" w:rsidR="00863D1A" w:rsidRPr="000D5DB5" w:rsidRDefault="00863D1A">
      <w:pPr>
        <w:contextualSpacing/>
        <w:rPr>
          <w:rFonts w:eastAsia="Times New Roman" w:cstheme="minorHAnsi"/>
          <w:color w:val="000000"/>
          <w:sz w:val="18"/>
          <w:szCs w:val="18"/>
        </w:rPr>
      </w:pPr>
      <w:r w:rsidRPr="000D5DB5">
        <w:rPr>
          <w:rFonts w:eastAsia="Times New Roman" w:cstheme="minorHAnsi"/>
          <w:color w:val="000000"/>
          <w:sz w:val="18"/>
          <w:szCs w:val="18"/>
        </w:rPr>
        <w:t>Etherealness</w:t>
      </w:r>
    </w:p>
    <w:p w14:paraId="5CBF9D0A" w14:textId="77777777" w:rsidR="00C37E31" w:rsidRPr="000D5DB5" w:rsidRDefault="00C37E31" w:rsidP="00C37E31">
      <w:pPr>
        <w:contextualSpacing/>
        <w:rPr>
          <w:rFonts w:eastAsia="Times New Roman" w:cstheme="minorHAnsi"/>
          <w:color w:val="000000"/>
          <w:sz w:val="18"/>
          <w:szCs w:val="18"/>
        </w:rPr>
      </w:pPr>
      <w:r w:rsidRPr="000D5DB5">
        <w:rPr>
          <w:rFonts w:eastAsia="Times New Roman" w:cstheme="minorHAnsi"/>
          <w:color w:val="000000"/>
          <w:sz w:val="18"/>
          <w:szCs w:val="18"/>
        </w:rPr>
        <w:t>Regenerate</w:t>
      </w:r>
    </w:p>
    <w:p w14:paraId="3DF87A73" w14:textId="77777777" w:rsidR="009C64F9" w:rsidRDefault="009C64F9">
      <w:pPr>
        <w:contextualSpacing/>
        <w:rPr>
          <w:rFonts w:eastAsia="Times New Roman" w:cstheme="minorHAnsi"/>
          <w:color w:val="000000"/>
          <w:sz w:val="18"/>
          <w:szCs w:val="18"/>
        </w:rPr>
      </w:pPr>
    </w:p>
    <w:p w14:paraId="007E6440" w14:textId="77777777" w:rsidR="009C64F9" w:rsidRDefault="009C64F9">
      <w:pPr>
        <w:contextualSpacing/>
        <w:rPr>
          <w:rFonts w:eastAsia="Times New Roman" w:cstheme="minorHAnsi"/>
          <w:b/>
          <w:bCs/>
          <w:color w:val="000000"/>
          <w:sz w:val="18"/>
          <w:szCs w:val="18"/>
        </w:rPr>
      </w:pPr>
      <w:r>
        <w:rPr>
          <w:rFonts w:eastAsia="Times New Roman" w:cstheme="minorHAnsi"/>
          <w:b/>
          <w:bCs/>
          <w:color w:val="000000"/>
          <w:sz w:val="18"/>
          <w:szCs w:val="18"/>
        </w:rPr>
        <w:t>ALC 8 (8th Level)</w:t>
      </w:r>
    </w:p>
    <w:p w14:paraId="0BD88FE5"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0E14F0DA"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Mind Blank</w:t>
      </w:r>
    </w:p>
    <w:p w14:paraId="5468A410"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4D6AD93C"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Antipathy/Sympathy</w:t>
      </w:r>
    </w:p>
    <w:p w14:paraId="171CA5AC"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Feeblemind</w:t>
      </w:r>
    </w:p>
    <w:p w14:paraId="410C66EA"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13D4F807" w14:textId="77777777" w:rsidR="00EB438F" w:rsidRPr="00134BC3" w:rsidRDefault="00EB438F" w:rsidP="00EB438F">
      <w:pPr>
        <w:contextualSpacing/>
        <w:rPr>
          <w:rFonts w:eastAsia="Times New Roman" w:cstheme="minorHAnsi"/>
          <w:color w:val="000000"/>
          <w:sz w:val="18"/>
          <w:szCs w:val="18"/>
        </w:rPr>
      </w:pPr>
      <w:r w:rsidRPr="00134BC3">
        <w:rPr>
          <w:rFonts w:eastAsia="Times New Roman" w:cstheme="minorHAnsi"/>
          <w:color w:val="000000"/>
          <w:sz w:val="18"/>
          <w:szCs w:val="18"/>
        </w:rPr>
        <w:t>Incendiary Cloud</w:t>
      </w:r>
    </w:p>
    <w:p w14:paraId="6C3BCFED"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4DA49774" w14:textId="77777777" w:rsidR="00EB438F" w:rsidRPr="00794428" w:rsidRDefault="00EB438F" w:rsidP="00EB438F">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Horrid Wilting</w:t>
      </w:r>
      <w:r>
        <w:rPr>
          <w:rFonts w:eastAsia="Times New Roman" w:cstheme="minorHAnsi"/>
          <w:color w:val="000000"/>
          <w:sz w:val="18"/>
          <w:szCs w:val="18"/>
        </w:rPr>
        <w:t xml:space="preserve"> </w:t>
      </w:r>
      <w:r>
        <w:rPr>
          <w:rFonts w:eastAsia="Times New Roman" w:cstheme="minorHAnsi"/>
          <w:color w:val="000000"/>
          <w:sz w:val="18"/>
          <w:szCs w:val="18"/>
          <w:vertAlign w:val="superscript"/>
        </w:rPr>
        <w:t>EE (Abi-Dalzim’s Horrid Wilting)</w:t>
      </w:r>
    </w:p>
    <w:p w14:paraId="3E532DC2" w14:textId="77777777" w:rsidR="00C37E31" w:rsidRPr="00134BC3" w:rsidRDefault="00C37E31" w:rsidP="00C37E31">
      <w:pPr>
        <w:contextualSpacing/>
        <w:rPr>
          <w:rFonts w:eastAsia="Times New Roman" w:cstheme="minorHAnsi"/>
          <w:color w:val="000000"/>
          <w:sz w:val="18"/>
          <w:szCs w:val="18"/>
        </w:rPr>
      </w:pPr>
      <w:r w:rsidRPr="00134BC3">
        <w:rPr>
          <w:rFonts w:eastAsia="Times New Roman" w:cstheme="minorHAnsi"/>
          <w:color w:val="000000"/>
          <w:sz w:val="18"/>
          <w:szCs w:val="18"/>
        </w:rPr>
        <w:t>Clone</w:t>
      </w:r>
    </w:p>
    <w:p w14:paraId="180F458B" w14:textId="77777777" w:rsidR="00EB438F" w:rsidRDefault="00EB438F" w:rsidP="009C64F9">
      <w:pPr>
        <w:contextualSpacing/>
        <w:rPr>
          <w:rFonts w:eastAsia="Times New Roman" w:cstheme="minorHAnsi"/>
          <w:color w:val="000000"/>
          <w:sz w:val="18"/>
          <w:szCs w:val="18"/>
        </w:rPr>
      </w:pPr>
    </w:p>
    <w:p w14:paraId="1CEBA5B6" w14:textId="77777777" w:rsidR="009C64F9" w:rsidRPr="009C64F9" w:rsidRDefault="009C64F9">
      <w:pPr>
        <w:contextualSpacing/>
        <w:rPr>
          <w:rFonts w:eastAsia="Times New Roman" w:cstheme="minorHAnsi"/>
          <w:b/>
          <w:bCs/>
          <w:color w:val="000000"/>
          <w:sz w:val="18"/>
          <w:szCs w:val="18"/>
        </w:rPr>
      </w:pPr>
      <w:r>
        <w:rPr>
          <w:rFonts w:eastAsia="Times New Roman" w:cstheme="minorHAnsi"/>
          <w:b/>
          <w:bCs/>
          <w:color w:val="000000"/>
          <w:sz w:val="18"/>
          <w:szCs w:val="18"/>
        </w:rPr>
        <w:t>ALC 9 (9th Level)</w:t>
      </w:r>
    </w:p>
    <w:p w14:paraId="17410425"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3448CECB" w14:textId="77777777" w:rsidR="00EB438F" w:rsidRPr="004C1169" w:rsidRDefault="00EB438F" w:rsidP="00EB438F">
      <w:pPr>
        <w:contextualSpacing/>
        <w:rPr>
          <w:rFonts w:eastAsia="Times New Roman" w:cstheme="minorHAnsi"/>
          <w:i/>
          <w:iCs/>
          <w:color w:val="000000"/>
          <w:sz w:val="18"/>
          <w:szCs w:val="18"/>
        </w:rPr>
      </w:pPr>
      <w:r w:rsidRPr="00134BC3">
        <w:rPr>
          <w:rFonts w:eastAsia="Times New Roman" w:cstheme="minorHAnsi"/>
          <w:color w:val="000000"/>
          <w:sz w:val="18"/>
          <w:szCs w:val="18"/>
        </w:rPr>
        <w:t>Foresight</w:t>
      </w:r>
      <w:r>
        <w:rPr>
          <w:rFonts w:eastAsia="Times New Roman" w:cstheme="minorHAnsi"/>
          <w:color w:val="000000"/>
          <w:sz w:val="18"/>
          <w:szCs w:val="18"/>
        </w:rPr>
        <w:t xml:space="preserve"> </w:t>
      </w:r>
      <w:r>
        <w:rPr>
          <w:rFonts w:eastAsia="Times New Roman" w:cstheme="minorHAnsi"/>
          <w:i/>
          <w:iCs/>
          <w:color w:val="000000"/>
          <w:sz w:val="18"/>
          <w:szCs w:val="18"/>
        </w:rPr>
        <w:t>– Celerity</w:t>
      </w:r>
    </w:p>
    <w:p w14:paraId="683202EE" w14:textId="77777777" w:rsidR="00FE54DD" w:rsidRDefault="00FE54DD" w:rsidP="00FE54DD">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61A765B6" w14:textId="77777777" w:rsidR="009C64F9" w:rsidRPr="00134BC3" w:rsidRDefault="009C64F9" w:rsidP="009C64F9">
      <w:pPr>
        <w:contextualSpacing/>
        <w:rPr>
          <w:rFonts w:eastAsia="Times New Roman" w:cstheme="minorHAnsi"/>
          <w:color w:val="000000"/>
          <w:sz w:val="18"/>
          <w:szCs w:val="18"/>
        </w:rPr>
      </w:pPr>
      <w:r w:rsidRPr="00134BC3">
        <w:rPr>
          <w:rFonts w:eastAsia="Times New Roman" w:cstheme="minorHAnsi"/>
          <w:color w:val="000000"/>
          <w:sz w:val="18"/>
          <w:szCs w:val="18"/>
        </w:rPr>
        <w:t>Shapechange</w:t>
      </w:r>
    </w:p>
    <w:p w14:paraId="6DF5DD9E" w14:textId="77777777" w:rsidR="00196815" w:rsidRDefault="009C64F9" w:rsidP="00196815">
      <w:pPr>
        <w:contextualSpacing/>
        <w:rPr>
          <w:rFonts w:eastAsia="Times New Roman" w:cstheme="minorHAnsi"/>
          <w:sz w:val="18"/>
          <w:szCs w:val="18"/>
        </w:rPr>
      </w:pPr>
      <w:r w:rsidRPr="00134BC3">
        <w:rPr>
          <w:rFonts w:eastAsia="Times New Roman" w:cstheme="minorHAnsi"/>
          <w:sz w:val="18"/>
          <w:szCs w:val="18"/>
        </w:rPr>
        <w:t>True Polymorph</w:t>
      </w:r>
      <w:bookmarkStart w:id="4898" w:name="_Toc509138789"/>
    </w:p>
    <w:p w14:paraId="0C43E2D3" w14:textId="77777777" w:rsidR="00196815" w:rsidRPr="00196815" w:rsidRDefault="00196815" w:rsidP="00196815">
      <w:pPr>
        <w:contextualSpacing/>
        <w:rPr>
          <w:rFonts w:eastAsia="Times New Roman" w:cstheme="minorHAnsi"/>
          <w:sz w:val="18"/>
          <w:szCs w:val="18"/>
        </w:rPr>
      </w:pPr>
    </w:p>
    <w:p w14:paraId="236165D6" w14:textId="77777777" w:rsidR="00AB25EF" w:rsidRPr="00134BC3" w:rsidRDefault="00AB25EF">
      <w:pPr>
        <w:pStyle w:val="Heading3"/>
        <w:rPr>
          <w:sz w:val="18"/>
          <w:szCs w:val="18"/>
        </w:rPr>
      </w:pPr>
      <w:bookmarkStart w:id="4899" w:name="_Toc54196499"/>
      <w:r w:rsidRPr="00134BC3">
        <w:rPr>
          <w:sz w:val="18"/>
          <w:szCs w:val="18"/>
        </w:rPr>
        <w:t>Death Knight (DKN)</w:t>
      </w:r>
      <w:bookmarkEnd w:id="4898"/>
      <w:bookmarkEnd w:id="4899"/>
    </w:p>
    <w:p w14:paraId="6A8C8A85"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lastRenderedPageBreak/>
        <w:t>DKN 1 (1st Level)</w:t>
      </w:r>
    </w:p>
    <w:p w14:paraId="2CAB10F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39B6CF37" w14:textId="77777777" w:rsidR="00EB438F" w:rsidRDefault="00EB438F" w:rsidP="00EB438F">
      <w:pPr>
        <w:contextualSpacing/>
        <w:rPr>
          <w:rFonts w:eastAsia="Times New Roman" w:cstheme="minorHAnsi"/>
          <w:color w:val="000000"/>
          <w:sz w:val="18"/>
          <w:szCs w:val="18"/>
        </w:rPr>
      </w:pPr>
      <w:r w:rsidRPr="00256A2D">
        <w:rPr>
          <w:rFonts w:eastAsia="Times New Roman" w:cstheme="minorHAnsi"/>
          <w:color w:val="000000"/>
          <w:sz w:val="18"/>
          <w:szCs w:val="18"/>
        </w:rPr>
        <w:t>Abandonment Aura</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353831A5" w14:textId="77777777" w:rsidR="00297678" w:rsidRDefault="00297678" w:rsidP="00297678">
      <w:pPr>
        <w:contextualSpacing/>
        <w:rPr>
          <w:rFonts w:eastAsia="Times New Roman" w:cstheme="minorHAnsi"/>
          <w:color w:val="000000"/>
          <w:sz w:val="18"/>
          <w:szCs w:val="18"/>
        </w:rPr>
      </w:pPr>
      <w:r>
        <w:rPr>
          <w:rFonts w:eastAsia="Times New Roman" w:cstheme="minorHAnsi"/>
          <w:color w:val="000000"/>
          <w:sz w:val="18"/>
          <w:szCs w:val="18"/>
        </w:rPr>
        <w:t>Barrier Ward</w:t>
      </w:r>
      <w:r w:rsidRPr="000C3F5D">
        <w:rPr>
          <w:rFonts w:eastAsia="Times New Roman" w:cstheme="minorHAnsi"/>
          <w:color w:val="000000"/>
          <w:sz w:val="18"/>
          <w:szCs w:val="18"/>
          <w:vertAlign w:val="superscript"/>
        </w:rPr>
        <w:t xml:space="preserve"> </w:t>
      </w:r>
      <w:r>
        <w:rPr>
          <w:rFonts w:eastAsia="Times New Roman" w:cstheme="minorHAnsi"/>
          <w:color w:val="000000"/>
          <w:sz w:val="18"/>
          <w:szCs w:val="18"/>
          <w:vertAlign w:val="superscript"/>
        </w:rPr>
        <w:t>WoW5eRPG</w:t>
      </w:r>
    </w:p>
    <w:p w14:paraId="47D5576A" w14:textId="77777777" w:rsidR="0006630B" w:rsidRPr="00CE031E" w:rsidRDefault="0006630B" w:rsidP="0006630B">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 xml:space="preserve">Bind </w:t>
      </w:r>
      <w:r>
        <w:rPr>
          <w:rFonts w:eastAsia="Times New Roman" w:cstheme="minorHAnsi"/>
          <w:color w:val="000000"/>
          <w:sz w:val="18"/>
          <w:szCs w:val="18"/>
          <w:vertAlign w:val="superscript"/>
        </w:rPr>
        <w:t>WoW5eRPG</w:t>
      </w:r>
    </w:p>
    <w:p w14:paraId="5E875A7E"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Protection from Evil and Good</w:t>
      </w:r>
    </w:p>
    <w:p w14:paraId="09A77D93"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Shield of Faith</w:t>
      </w:r>
    </w:p>
    <w:p w14:paraId="7989362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1FEFA0DB"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Conjure</w:t>
      </w:r>
      <w:r>
        <w:rPr>
          <w:rFonts w:eastAsia="Times New Roman" w:cstheme="minorHAnsi"/>
          <w:color w:val="000000"/>
          <w:sz w:val="18"/>
          <w:szCs w:val="18"/>
        </w:rPr>
        <w:t xml:space="preserve"> </w:t>
      </w:r>
      <w:r w:rsidRPr="00CE031E">
        <w:rPr>
          <w:rFonts w:eastAsia="Times New Roman" w:cstheme="minorHAnsi"/>
          <w:color w:val="000000"/>
          <w:sz w:val="18"/>
          <w:szCs w:val="18"/>
          <w:vertAlign w:val="superscript"/>
        </w:rPr>
        <w:t>Modified</w:t>
      </w:r>
    </w:p>
    <w:p w14:paraId="46FAC301"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Conjure</w:t>
      </w:r>
      <w:r>
        <w:rPr>
          <w:rFonts w:eastAsia="Times New Roman" w:cstheme="minorHAnsi"/>
          <w:color w:val="000000"/>
          <w:sz w:val="18"/>
          <w:szCs w:val="18"/>
        </w:rPr>
        <w:t xml:space="preserve"> Strike </w:t>
      </w:r>
      <w:r>
        <w:rPr>
          <w:rFonts w:eastAsia="Times New Roman" w:cstheme="minorHAnsi"/>
          <w:color w:val="000000"/>
          <w:sz w:val="18"/>
          <w:szCs w:val="18"/>
          <w:vertAlign w:val="superscript"/>
        </w:rPr>
        <w:t>WoW5eRPG</w:t>
      </w:r>
    </w:p>
    <w:p w14:paraId="1D17E837"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39343A35"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Detect Evil and Good</w:t>
      </w:r>
    </w:p>
    <w:p w14:paraId="23A9CDE2"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Detect Magic</w:t>
      </w:r>
    </w:p>
    <w:p w14:paraId="444C2DA5"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Detect Poison and Disease</w:t>
      </w:r>
    </w:p>
    <w:p w14:paraId="397FE4EA"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7A7DB3E7"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Bane</w:t>
      </w:r>
    </w:p>
    <w:p w14:paraId="436BAF63" w14:textId="77777777" w:rsidR="0006630B" w:rsidRPr="00CE031E" w:rsidRDefault="0006630B" w:rsidP="0006630B">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 xml:space="preserve">Charm </w:t>
      </w:r>
      <w:r>
        <w:rPr>
          <w:rFonts w:eastAsia="Times New Roman" w:cstheme="minorHAnsi"/>
          <w:color w:val="000000"/>
          <w:sz w:val="18"/>
          <w:szCs w:val="18"/>
          <w:vertAlign w:val="superscript"/>
        </w:rPr>
        <w:t>Modified</w:t>
      </w:r>
    </w:p>
    <w:p w14:paraId="15343638" w14:textId="77777777" w:rsidR="0006630B" w:rsidRPr="00B438CA" w:rsidRDefault="0006630B" w:rsidP="0006630B">
      <w:pPr>
        <w:contextualSpacing/>
        <w:rPr>
          <w:rFonts w:eastAsia="Times New Roman" w:cstheme="minorHAnsi"/>
          <w:i/>
          <w:iCs/>
          <w:color w:val="000000"/>
          <w:sz w:val="18"/>
          <w:szCs w:val="18"/>
        </w:rPr>
      </w:pPr>
      <w:r w:rsidRPr="00562EB7">
        <w:rPr>
          <w:rFonts w:eastAsia="Times New Roman" w:cstheme="minorHAnsi"/>
          <w:color w:val="000000"/>
          <w:sz w:val="18"/>
          <w:szCs w:val="18"/>
        </w:rPr>
        <w:t xml:space="preserve">Compelled Duel </w:t>
      </w:r>
      <w:r>
        <w:rPr>
          <w:rFonts w:eastAsia="Times New Roman" w:cstheme="minorHAnsi"/>
          <w:color w:val="000000"/>
          <w:sz w:val="18"/>
          <w:szCs w:val="18"/>
        </w:rPr>
        <w:t xml:space="preserve">– </w:t>
      </w:r>
      <w:r>
        <w:rPr>
          <w:rFonts w:eastAsia="Times New Roman" w:cstheme="minorHAnsi"/>
          <w:i/>
          <w:iCs/>
          <w:color w:val="000000"/>
          <w:sz w:val="18"/>
          <w:szCs w:val="18"/>
        </w:rPr>
        <w:t>Dark Command</w:t>
      </w:r>
    </w:p>
    <w:p w14:paraId="0F10C03D"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 xml:space="preserve">Command </w:t>
      </w:r>
    </w:p>
    <w:p w14:paraId="10AB98FD" w14:textId="77777777" w:rsidR="0006630B" w:rsidRPr="00114602" w:rsidRDefault="0006630B" w:rsidP="0006630B">
      <w:pPr>
        <w:contextualSpacing/>
        <w:rPr>
          <w:rFonts w:eastAsia="Times New Roman" w:cstheme="minorHAnsi"/>
          <w:i/>
          <w:iCs/>
          <w:color w:val="000000"/>
          <w:sz w:val="18"/>
          <w:szCs w:val="18"/>
        </w:rPr>
      </w:pPr>
      <w:r w:rsidRPr="00134BC3">
        <w:rPr>
          <w:rFonts w:eastAsia="Times New Roman" w:cstheme="minorHAnsi"/>
          <w:color w:val="000000"/>
          <w:sz w:val="18"/>
          <w:szCs w:val="18"/>
        </w:rPr>
        <w:t>Heroism</w:t>
      </w:r>
      <w:r>
        <w:rPr>
          <w:rFonts w:eastAsia="Times New Roman" w:cstheme="minorHAnsi"/>
          <w:color w:val="000000"/>
          <w:sz w:val="18"/>
          <w:szCs w:val="18"/>
        </w:rPr>
        <w:t xml:space="preserve"> – </w:t>
      </w:r>
      <w:r>
        <w:rPr>
          <w:rFonts w:eastAsia="Times New Roman" w:cstheme="minorHAnsi"/>
          <w:i/>
          <w:iCs/>
          <w:color w:val="000000"/>
          <w:sz w:val="18"/>
          <w:szCs w:val="18"/>
        </w:rPr>
        <w:t>Grim Resolve</w:t>
      </w:r>
    </w:p>
    <w:p w14:paraId="2218D790"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2E1264E3"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Divine Favor</w:t>
      </w:r>
    </w:p>
    <w:p w14:paraId="12B52D70"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 xml:space="preserve">Icy Touch </w:t>
      </w:r>
    </w:p>
    <w:p w14:paraId="4B9CD46A"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Searing Smite</w:t>
      </w:r>
    </w:p>
    <w:p w14:paraId="5A8DBF39"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Thunderous Smite</w:t>
      </w:r>
    </w:p>
    <w:p w14:paraId="0AEDC9F3"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Wrathful Smite</w:t>
      </w:r>
    </w:p>
    <w:p w14:paraId="5F69136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5D19D24C" w14:textId="77777777" w:rsidR="0006630B" w:rsidRPr="00AF1209" w:rsidRDefault="0006630B" w:rsidP="0006630B">
      <w:pPr>
        <w:contextualSpacing/>
        <w:rPr>
          <w:rFonts w:eastAsia="Times New Roman" w:cstheme="minorHAnsi"/>
          <w:color w:val="000000"/>
          <w:sz w:val="18"/>
          <w:szCs w:val="18"/>
          <w:vertAlign w:val="superscript"/>
        </w:rPr>
      </w:pPr>
      <w:r w:rsidRPr="000D5DB5">
        <w:rPr>
          <w:rFonts w:eastAsia="Times New Roman" w:cstheme="minorHAnsi"/>
          <w:color w:val="000000"/>
          <w:sz w:val="18"/>
          <w:szCs w:val="18"/>
        </w:rPr>
        <w:t>Cause Fear</w:t>
      </w:r>
      <w:r>
        <w:rPr>
          <w:rFonts w:eastAsia="Times New Roman" w:cstheme="minorHAnsi"/>
          <w:color w:val="000000"/>
          <w:sz w:val="18"/>
          <w:szCs w:val="18"/>
        </w:rPr>
        <w:t xml:space="preserve"> </w:t>
      </w:r>
      <w:r>
        <w:rPr>
          <w:rFonts w:eastAsia="Times New Roman" w:cstheme="minorHAnsi"/>
          <w:color w:val="000000"/>
          <w:sz w:val="18"/>
          <w:szCs w:val="18"/>
          <w:vertAlign w:val="superscript"/>
        </w:rPr>
        <w:t>XGtE</w:t>
      </w:r>
    </w:p>
    <w:p w14:paraId="42A587D3"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Death Coil</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635877CD" w14:textId="77777777" w:rsidR="0006630B"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Death Pact</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r w:rsidRPr="00134BC3">
        <w:rPr>
          <w:rFonts w:eastAsia="Times New Roman" w:cstheme="minorHAnsi"/>
          <w:color w:val="000000"/>
          <w:sz w:val="18"/>
          <w:szCs w:val="18"/>
        </w:rPr>
        <w:t xml:space="preserve"> </w:t>
      </w:r>
    </w:p>
    <w:p w14:paraId="53F8DE9F" w14:textId="77777777" w:rsidR="0006630B" w:rsidRDefault="0006630B" w:rsidP="0006630B">
      <w:pPr>
        <w:contextualSpacing/>
        <w:rPr>
          <w:rFonts w:eastAsia="Times New Roman" w:cstheme="minorHAnsi"/>
          <w:color w:val="000000"/>
          <w:sz w:val="18"/>
          <w:szCs w:val="18"/>
        </w:rPr>
      </w:pPr>
      <w:r>
        <w:rPr>
          <w:rFonts w:eastAsia="Times New Roman" w:cstheme="minorHAnsi"/>
          <w:color w:val="000000"/>
          <w:sz w:val="18"/>
          <w:szCs w:val="18"/>
        </w:rPr>
        <w:t xml:space="preserve">Flash of Shadow </w:t>
      </w:r>
      <w:r>
        <w:rPr>
          <w:rFonts w:eastAsia="Times New Roman" w:cstheme="minorHAnsi"/>
          <w:color w:val="000000"/>
          <w:sz w:val="18"/>
          <w:szCs w:val="18"/>
          <w:vertAlign w:val="superscript"/>
        </w:rPr>
        <w:t>WoW5eRPG</w:t>
      </w:r>
    </w:p>
    <w:p w14:paraId="0D8149DD"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Run</w:t>
      </w:r>
      <w:r>
        <w:rPr>
          <w:rFonts w:eastAsia="Times New Roman" w:cstheme="minorHAnsi"/>
          <w:color w:val="000000"/>
          <w:sz w:val="18"/>
          <w:szCs w:val="18"/>
        </w:rPr>
        <w:t>e</w:t>
      </w:r>
      <w:r w:rsidRPr="00134BC3">
        <w:rPr>
          <w:rFonts w:eastAsia="Times New Roman" w:cstheme="minorHAnsi"/>
          <w:color w:val="000000"/>
          <w:sz w:val="18"/>
          <w:szCs w:val="18"/>
        </w:rPr>
        <w:t xml:space="preserve"> Array</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33FB5D6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4D3C1D00" w14:textId="77777777" w:rsidR="004B45A4" w:rsidRPr="00134BC3" w:rsidRDefault="004B45A4">
      <w:pPr>
        <w:contextualSpacing/>
        <w:rPr>
          <w:rFonts w:eastAsia="Times New Roman" w:cstheme="minorHAnsi"/>
          <w:color w:val="000000"/>
          <w:sz w:val="18"/>
          <w:szCs w:val="18"/>
        </w:rPr>
      </w:pPr>
      <w:r w:rsidRPr="00134BC3">
        <w:rPr>
          <w:rFonts w:eastAsia="Times New Roman" w:cstheme="minorHAnsi"/>
          <w:color w:val="000000"/>
          <w:sz w:val="18"/>
          <w:szCs w:val="18"/>
        </w:rPr>
        <w:t>Purify Food and Drink</w:t>
      </w:r>
    </w:p>
    <w:p w14:paraId="16317340" w14:textId="77777777" w:rsidR="00DD4831" w:rsidRPr="00134BC3" w:rsidRDefault="00DD4831">
      <w:pPr>
        <w:contextualSpacing/>
        <w:rPr>
          <w:rFonts w:eastAsia="Times New Roman" w:cstheme="minorHAnsi"/>
          <w:b/>
          <w:bCs/>
          <w:color w:val="000000"/>
          <w:sz w:val="18"/>
          <w:szCs w:val="18"/>
        </w:rPr>
      </w:pPr>
    </w:p>
    <w:p w14:paraId="021F2776"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DKN 2 (2nd Level)</w:t>
      </w:r>
    </w:p>
    <w:p w14:paraId="003978B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37D9BE35" w14:textId="77777777" w:rsidR="0006630B" w:rsidRPr="00134BC3" w:rsidRDefault="0006630B" w:rsidP="0006630B">
      <w:pPr>
        <w:contextualSpacing/>
        <w:rPr>
          <w:rFonts w:eastAsia="Times New Roman" w:cstheme="minorHAnsi"/>
          <w:i/>
          <w:iCs/>
          <w:color w:val="000000"/>
          <w:sz w:val="18"/>
          <w:szCs w:val="18"/>
        </w:rPr>
      </w:pPr>
      <w:r w:rsidRPr="000D5DB5">
        <w:rPr>
          <w:rFonts w:eastAsia="Times New Roman" w:cstheme="minorHAnsi"/>
          <w:color w:val="000000"/>
          <w:sz w:val="18"/>
          <w:szCs w:val="18"/>
        </w:rPr>
        <w:t xml:space="preserve">Aid </w:t>
      </w:r>
      <w:r w:rsidRPr="000D5DB5">
        <w:rPr>
          <w:rFonts w:eastAsia="Times New Roman" w:cstheme="minorHAnsi"/>
          <w:i/>
          <w:iCs/>
          <w:color w:val="000000"/>
          <w:sz w:val="18"/>
          <w:szCs w:val="18"/>
        </w:rPr>
        <w:t>– Unholy Resolve</w:t>
      </w:r>
    </w:p>
    <w:p w14:paraId="3762D609" w14:textId="77777777" w:rsidR="00EB438F" w:rsidRPr="00DD1090" w:rsidRDefault="00EB438F" w:rsidP="00EB438F">
      <w:pPr>
        <w:rPr>
          <w:sz w:val="18"/>
          <w:szCs w:val="18"/>
        </w:rPr>
      </w:pPr>
      <w:r w:rsidRPr="00DD1090">
        <w:rPr>
          <w:sz w:val="18"/>
          <w:szCs w:val="18"/>
        </w:rPr>
        <w:t xml:space="preserve">Necrotic Aura </w:t>
      </w:r>
      <w:r w:rsidRPr="00DD1090">
        <w:rPr>
          <w:rFonts w:eastAsia="Times New Roman" w:cstheme="minorHAnsi"/>
          <w:color w:val="000000"/>
          <w:sz w:val="18"/>
          <w:szCs w:val="18"/>
          <w:vertAlign w:val="superscript"/>
        </w:rPr>
        <w:t>WoW5eRPG</w:t>
      </w:r>
    </w:p>
    <w:p w14:paraId="65B9D83B"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Essence</w:t>
      </w:r>
      <w:r>
        <w:rPr>
          <w:rFonts w:eastAsia="Times New Roman" w:cstheme="minorHAnsi"/>
          <w:color w:val="000000"/>
          <w:sz w:val="18"/>
          <w:szCs w:val="18"/>
        </w:rPr>
        <w:t xml:space="preserve"> Seal </w:t>
      </w:r>
      <w:r>
        <w:rPr>
          <w:rFonts w:eastAsia="Times New Roman" w:cstheme="minorHAnsi"/>
          <w:color w:val="000000"/>
          <w:sz w:val="18"/>
          <w:szCs w:val="18"/>
          <w:vertAlign w:val="superscript"/>
        </w:rPr>
        <w:t>WoW5eRPG</w:t>
      </w:r>
    </w:p>
    <w:p w14:paraId="25A93BC8"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Lesser Restoration</w:t>
      </w:r>
    </w:p>
    <w:p w14:paraId="68673428"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Protection from Poison</w:t>
      </w:r>
    </w:p>
    <w:p w14:paraId="5A48CDD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360D1C0D" w14:textId="77777777" w:rsidR="0006630B" w:rsidRPr="000D5DB5"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Find Steed</w:t>
      </w:r>
    </w:p>
    <w:p w14:paraId="2FF9F6FD"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238520B4"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Locate Object</w:t>
      </w:r>
    </w:p>
    <w:p w14:paraId="4544563B"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69AD0227"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 xml:space="preserve">Hold </w:t>
      </w:r>
      <w:r>
        <w:rPr>
          <w:rFonts w:eastAsia="Times New Roman" w:cstheme="minorHAnsi"/>
          <w:color w:val="000000"/>
          <w:sz w:val="18"/>
          <w:szCs w:val="18"/>
          <w:vertAlign w:val="superscript"/>
        </w:rPr>
        <w:t>WoW5eRPG</w:t>
      </w:r>
    </w:p>
    <w:p w14:paraId="2D388183"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Zone of Truth</w:t>
      </w:r>
    </w:p>
    <w:p w14:paraId="6BCD554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3F4D8B11"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Branding Smite</w:t>
      </w:r>
    </w:p>
    <w:p w14:paraId="1CDCD1D6"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Desecration</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5E6ABD3B"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3FEA6D01"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 xml:space="preserve">Corpse Explosion </w:t>
      </w:r>
      <w:r>
        <w:rPr>
          <w:rFonts w:eastAsia="Times New Roman" w:cstheme="minorHAnsi"/>
          <w:color w:val="000000"/>
          <w:sz w:val="18"/>
          <w:szCs w:val="18"/>
          <w:vertAlign w:val="superscript"/>
        </w:rPr>
        <w:t>WoW5eRPG</w:t>
      </w:r>
    </w:p>
    <w:p w14:paraId="1F64A0C6"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Unholy Frenzy</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7278847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148001A9" w14:textId="77777777" w:rsidR="004776C1" w:rsidRPr="00134BC3" w:rsidRDefault="004776C1">
      <w:pPr>
        <w:contextualSpacing/>
        <w:rPr>
          <w:rFonts w:eastAsia="Times New Roman" w:cstheme="minorHAnsi"/>
          <w:i/>
          <w:iCs/>
          <w:color w:val="000000"/>
          <w:sz w:val="18"/>
          <w:szCs w:val="18"/>
        </w:rPr>
      </w:pPr>
      <w:r w:rsidRPr="000D5DB5">
        <w:rPr>
          <w:rFonts w:eastAsia="Times New Roman" w:cstheme="minorHAnsi"/>
          <w:color w:val="000000"/>
          <w:sz w:val="18"/>
          <w:szCs w:val="18"/>
        </w:rPr>
        <w:t xml:space="preserve">Earth Shield </w:t>
      </w:r>
      <w:r w:rsidRPr="000D5DB5">
        <w:rPr>
          <w:rFonts w:eastAsia="Times New Roman" w:cstheme="minorHAnsi"/>
          <w:color w:val="000000"/>
          <w:sz w:val="18"/>
          <w:szCs w:val="18"/>
        </w:rPr>
        <w:softHyphen/>
      </w:r>
      <w:r w:rsidRPr="000D5DB5">
        <w:rPr>
          <w:rFonts w:eastAsia="Times New Roman" w:cstheme="minorHAnsi"/>
          <w:i/>
          <w:iCs/>
          <w:color w:val="000000"/>
          <w:sz w:val="18"/>
          <w:szCs w:val="18"/>
        </w:rPr>
        <w:t>– Bone Shield</w:t>
      </w:r>
    </w:p>
    <w:p w14:paraId="0DCC7E40" w14:textId="77777777" w:rsidR="004B45A4" w:rsidRPr="00134BC3" w:rsidRDefault="004B45A4">
      <w:pPr>
        <w:contextualSpacing/>
        <w:rPr>
          <w:rFonts w:eastAsia="Times New Roman" w:cstheme="minorHAnsi"/>
          <w:color w:val="000000"/>
          <w:sz w:val="18"/>
          <w:szCs w:val="18"/>
        </w:rPr>
      </w:pPr>
      <w:r w:rsidRPr="00134BC3">
        <w:rPr>
          <w:rFonts w:eastAsia="Times New Roman" w:cstheme="minorHAnsi"/>
          <w:color w:val="000000"/>
          <w:sz w:val="18"/>
          <w:szCs w:val="18"/>
        </w:rPr>
        <w:t>Magic Weapon</w:t>
      </w:r>
    </w:p>
    <w:p w14:paraId="79140628" w14:textId="77777777" w:rsidR="00DD4831" w:rsidRPr="00134BC3" w:rsidRDefault="00DD4831">
      <w:pPr>
        <w:contextualSpacing/>
        <w:rPr>
          <w:rFonts w:eastAsia="Times New Roman" w:cstheme="minorHAnsi"/>
          <w:color w:val="000000"/>
          <w:sz w:val="18"/>
          <w:szCs w:val="18"/>
        </w:rPr>
      </w:pPr>
    </w:p>
    <w:p w14:paraId="103D337B"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DKN 3 (3rd Level)</w:t>
      </w:r>
    </w:p>
    <w:p w14:paraId="16ECAE6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10EB9284" w14:textId="77777777" w:rsidR="00EB438F" w:rsidRPr="00DD1090" w:rsidRDefault="00EB438F" w:rsidP="00EB438F">
      <w:pPr>
        <w:rPr>
          <w:sz w:val="18"/>
          <w:szCs w:val="18"/>
        </w:rPr>
      </w:pPr>
      <w:r w:rsidRPr="00DD1090">
        <w:rPr>
          <w:sz w:val="18"/>
          <w:szCs w:val="18"/>
        </w:rPr>
        <w:t>Unholy Aura</w:t>
      </w:r>
      <w:r w:rsidRPr="00DD1090">
        <w:rPr>
          <w:rFonts w:eastAsia="Times New Roman" w:cstheme="minorHAnsi"/>
          <w:color w:val="000000"/>
          <w:sz w:val="18"/>
          <w:szCs w:val="18"/>
          <w:vertAlign w:val="superscript"/>
        </w:rPr>
        <w:t xml:space="preserve"> WoW5eRPG</w:t>
      </w:r>
    </w:p>
    <w:p w14:paraId="3860976A"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Dispel Magic</w:t>
      </w:r>
    </w:p>
    <w:p w14:paraId="6C9D7F98"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Magic Circle</w:t>
      </w:r>
    </w:p>
    <w:p w14:paraId="7134CBFF"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Remove Curse</w:t>
      </w:r>
    </w:p>
    <w:p w14:paraId="1182F77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685D4801" w14:textId="77777777" w:rsidR="0006630B" w:rsidRPr="0006630B" w:rsidRDefault="0006630B" w:rsidP="0006630B">
      <w:pPr>
        <w:contextualSpacing/>
        <w:rPr>
          <w:rFonts w:eastAsia="Times New Roman" w:cstheme="minorHAnsi"/>
          <w:i/>
          <w:iCs/>
          <w:color w:val="000000"/>
          <w:sz w:val="18"/>
          <w:szCs w:val="18"/>
        </w:rPr>
      </w:pPr>
      <w:r w:rsidRPr="00134BC3">
        <w:rPr>
          <w:rFonts w:eastAsia="Times New Roman" w:cstheme="minorHAnsi"/>
          <w:color w:val="000000"/>
          <w:sz w:val="18"/>
          <w:szCs w:val="18"/>
        </w:rPr>
        <w:t>Aura of Vitality</w:t>
      </w:r>
      <w:r>
        <w:rPr>
          <w:rFonts w:eastAsia="Times New Roman" w:cstheme="minorHAnsi"/>
          <w:color w:val="000000"/>
          <w:sz w:val="18"/>
          <w:szCs w:val="18"/>
        </w:rPr>
        <w:t xml:space="preserve"> </w:t>
      </w:r>
      <w:r>
        <w:rPr>
          <w:rFonts w:eastAsia="Times New Roman" w:cstheme="minorHAnsi"/>
          <w:i/>
          <w:iCs/>
          <w:color w:val="000000"/>
          <w:sz w:val="18"/>
          <w:szCs w:val="18"/>
        </w:rPr>
        <w:t>– This spell only heals you and undead</w:t>
      </w:r>
    </w:p>
    <w:p w14:paraId="5DA04725" w14:textId="77777777" w:rsidR="0006630B" w:rsidRDefault="0006630B" w:rsidP="0006630B">
      <w:pPr>
        <w:ind w:left="1440" w:hanging="1440"/>
        <w:contextualSpacing/>
        <w:rPr>
          <w:rFonts w:eastAsia="Times New Roman" w:cstheme="minorHAnsi"/>
          <w:color w:val="000000"/>
          <w:sz w:val="18"/>
          <w:szCs w:val="18"/>
        </w:rPr>
      </w:pPr>
      <w:r>
        <w:rPr>
          <w:rFonts w:eastAsia="Times New Roman" w:cstheme="minorHAnsi"/>
          <w:color w:val="000000"/>
          <w:sz w:val="18"/>
          <w:szCs w:val="18"/>
        </w:rPr>
        <w:t xml:space="preserve">Avatar Form </w:t>
      </w:r>
      <w:r w:rsidRPr="00DD1090">
        <w:rPr>
          <w:rFonts w:eastAsia="Times New Roman" w:cstheme="minorHAnsi"/>
          <w:color w:val="000000"/>
          <w:sz w:val="18"/>
          <w:szCs w:val="18"/>
          <w:vertAlign w:val="superscript"/>
        </w:rPr>
        <w:t>WoW5eRPG</w:t>
      </w:r>
      <w:r>
        <w:rPr>
          <w:rFonts w:eastAsia="Times New Roman" w:cstheme="minorHAnsi"/>
          <w:color w:val="000000"/>
          <w:sz w:val="18"/>
          <w:szCs w:val="18"/>
        </w:rPr>
        <w:t xml:space="preserve"> – </w:t>
      </w:r>
      <w:r w:rsidRPr="000E7C92">
        <w:rPr>
          <w:rFonts w:eastAsia="Times New Roman" w:cstheme="minorHAnsi"/>
          <w:i/>
          <w:iCs/>
          <w:color w:val="000000"/>
          <w:sz w:val="18"/>
          <w:szCs w:val="18"/>
        </w:rPr>
        <w:t>Lich Form</w:t>
      </w:r>
      <w:r>
        <w:rPr>
          <w:rFonts w:eastAsia="Times New Roman" w:cstheme="minorHAnsi"/>
          <w:color w:val="000000"/>
          <w:sz w:val="18"/>
          <w:szCs w:val="18"/>
        </w:rPr>
        <w:t xml:space="preserve"> </w:t>
      </w:r>
    </w:p>
    <w:p w14:paraId="68D64F26"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Blinding Smite</w:t>
      </w:r>
    </w:p>
    <w:p w14:paraId="00A7568D" w14:textId="77777777" w:rsidR="0006630B" w:rsidRPr="0006630B" w:rsidRDefault="0006630B" w:rsidP="0006630B">
      <w:pPr>
        <w:contextualSpacing/>
        <w:rPr>
          <w:rFonts w:eastAsia="Times New Roman" w:cstheme="minorHAnsi"/>
          <w:i/>
          <w:iCs/>
          <w:color w:val="000000"/>
          <w:sz w:val="18"/>
          <w:szCs w:val="18"/>
        </w:rPr>
      </w:pPr>
      <w:r w:rsidRPr="00134BC3">
        <w:rPr>
          <w:rFonts w:eastAsia="Times New Roman" w:cstheme="minorHAnsi"/>
          <w:color w:val="000000"/>
          <w:sz w:val="18"/>
          <w:szCs w:val="18"/>
        </w:rPr>
        <w:t>Crusader's Mantle</w:t>
      </w:r>
      <w:r>
        <w:rPr>
          <w:rFonts w:eastAsia="Times New Roman" w:cstheme="minorHAnsi"/>
          <w:color w:val="000000"/>
          <w:sz w:val="18"/>
          <w:szCs w:val="18"/>
        </w:rPr>
        <w:t xml:space="preserve"> </w:t>
      </w:r>
      <w:r>
        <w:rPr>
          <w:rFonts w:eastAsia="Times New Roman" w:cstheme="minorHAnsi"/>
          <w:i/>
          <w:iCs/>
          <w:color w:val="000000"/>
          <w:sz w:val="18"/>
          <w:szCs w:val="18"/>
        </w:rPr>
        <w:t>– This spell only deals extra shadow damage</w:t>
      </w:r>
    </w:p>
    <w:p w14:paraId="2EB0085C"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Darkness</w:t>
      </w:r>
    </w:p>
    <w:p w14:paraId="460F5D0B" w14:textId="77777777" w:rsidR="00066B30" w:rsidRPr="00C15C23" w:rsidRDefault="00066B30" w:rsidP="00066B30">
      <w:pPr>
        <w:rPr>
          <w:ins w:id="4900" w:author="Admin" w:date="2021-12-09T23:15:00Z"/>
          <w:sz w:val="18"/>
          <w:szCs w:val="18"/>
          <w:vertAlign w:val="superscript"/>
        </w:rPr>
      </w:pPr>
      <w:ins w:id="4901" w:author="Admin" w:date="2021-12-09T23:15:00Z">
        <w:r>
          <w:rPr>
            <w:sz w:val="18"/>
            <w:szCs w:val="18"/>
          </w:rPr>
          <w:t xml:space="preserve">Death Nova </w:t>
        </w:r>
        <w:r>
          <w:rPr>
            <w:sz w:val="18"/>
            <w:szCs w:val="18"/>
            <w:vertAlign w:val="superscript"/>
          </w:rPr>
          <w:t>WoW5eRPG</w:t>
        </w:r>
      </w:ins>
    </w:p>
    <w:p w14:paraId="323D808C"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Elemental Weapon</w:t>
      </w:r>
    </w:p>
    <w:p w14:paraId="7C795901"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56587143" w14:textId="77777777" w:rsidR="0006630B" w:rsidRPr="00B3733C" w:rsidRDefault="0006630B" w:rsidP="0006630B">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Revivify</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19FDFD2C" w14:textId="77777777" w:rsidR="0006630B" w:rsidRPr="00B47447" w:rsidRDefault="0006630B" w:rsidP="0006630B">
      <w:pPr>
        <w:contextualSpacing/>
        <w:rPr>
          <w:rFonts w:eastAsia="Times New Roman" w:cstheme="minorHAnsi"/>
          <w:i/>
          <w:iCs/>
          <w:color w:val="000000"/>
          <w:sz w:val="18"/>
          <w:szCs w:val="18"/>
        </w:rPr>
      </w:pPr>
      <w:r w:rsidRPr="00B47447">
        <w:rPr>
          <w:rFonts w:eastAsia="Times New Roman" w:cstheme="minorHAnsi"/>
          <w:color w:val="000000"/>
          <w:sz w:val="18"/>
          <w:szCs w:val="18"/>
        </w:rPr>
        <w:t xml:space="preserve">Spirit Haunt </w:t>
      </w:r>
      <w:r>
        <w:rPr>
          <w:rFonts w:eastAsia="Times New Roman" w:cstheme="minorHAnsi"/>
          <w:color w:val="000000"/>
          <w:sz w:val="18"/>
          <w:szCs w:val="18"/>
          <w:vertAlign w:val="superscript"/>
        </w:rPr>
        <w:t xml:space="preserve">WoW5eRPG </w:t>
      </w:r>
      <w:r>
        <w:rPr>
          <w:rFonts w:eastAsia="Times New Roman" w:cstheme="minorHAnsi"/>
          <w:i/>
          <w:iCs/>
          <w:color w:val="000000"/>
          <w:sz w:val="18"/>
          <w:szCs w:val="18"/>
        </w:rPr>
        <w:t xml:space="preserve">– Torment </w:t>
      </w:r>
    </w:p>
    <w:p w14:paraId="3FE62EB1"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7C9A0E7E" w14:textId="77777777" w:rsidR="00DD4831" w:rsidRPr="0048121B" w:rsidRDefault="00DD4831" w:rsidP="0048121B">
      <w:pPr>
        <w:contextualSpacing/>
        <w:rPr>
          <w:rFonts w:eastAsia="Times New Roman" w:cstheme="minorHAnsi"/>
          <w:color w:val="000000"/>
          <w:sz w:val="18"/>
          <w:szCs w:val="18"/>
        </w:rPr>
      </w:pPr>
      <w:r w:rsidRPr="00134BC3">
        <w:rPr>
          <w:rFonts w:eastAsia="Times New Roman" w:cstheme="minorHAnsi"/>
          <w:color w:val="000000"/>
          <w:sz w:val="18"/>
          <w:szCs w:val="18"/>
        </w:rPr>
        <w:t xml:space="preserve">Telekinesis </w:t>
      </w:r>
      <w:r w:rsidR="000E7C92">
        <w:rPr>
          <w:rFonts w:eastAsia="Times New Roman" w:cstheme="minorHAnsi"/>
          <w:color w:val="000000"/>
          <w:sz w:val="18"/>
          <w:szCs w:val="18"/>
          <w:vertAlign w:val="superscript"/>
        </w:rPr>
        <w:t>Modified</w:t>
      </w:r>
      <w:r w:rsidR="000E7C92">
        <w:rPr>
          <w:rFonts w:eastAsia="Times New Roman" w:cstheme="minorHAnsi"/>
          <w:color w:val="000000"/>
          <w:sz w:val="18"/>
          <w:szCs w:val="18"/>
        </w:rPr>
        <w:t xml:space="preserve"> </w:t>
      </w:r>
      <w:r w:rsidR="0048121B">
        <w:rPr>
          <w:rFonts w:eastAsia="Times New Roman" w:cstheme="minorHAnsi"/>
          <w:color w:val="000000"/>
          <w:sz w:val="18"/>
          <w:szCs w:val="18"/>
        </w:rPr>
        <w:t>–</w:t>
      </w:r>
      <w:r w:rsidR="008F6ECD" w:rsidRPr="000D5DB5">
        <w:rPr>
          <w:rFonts w:eastAsia="Times New Roman" w:cstheme="minorHAnsi"/>
          <w:color w:val="000000"/>
          <w:sz w:val="18"/>
          <w:szCs w:val="18"/>
        </w:rPr>
        <w:t xml:space="preserve"> </w:t>
      </w:r>
      <w:r w:rsidR="004F3A8A" w:rsidRPr="00134BC3">
        <w:rPr>
          <w:rFonts w:eastAsia="Times New Roman" w:cstheme="minorHAnsi"/>
          <w:i/>
          <w:iCs/>
          <w:color w:val="000000"/>
          <w:sz w:val="18"/>
          <w:szCs w:val="18"/>
        </w:rPr>
        <w:t>Death Grip</w:t>
      </w:r>
      <w:r w:rsidR="000E7C92">
        <w:rPr>
          <w:rFonts w:eastAsia="Times New Roman" w:cstheme="minorHAnsi"/>
          <w:i/>
          <w:iCs/>
          <w:color w:val="000000"/>
          <w:sz w:val="18"/>
          <w:szCs w:val="18"/>
        </w:rPr>
        <w:t xml:space="preserve"> </w:t>
      </w:r>
    </w:p>
    <w:p w14:paraId="3D2B01F1" w14:textId="77777777" w:rsidR="00DD4831" w:rsidRPr="00134BC3" w:rsidRDefault="00DD4831">
      <w:pPr>
        <w:contextualSpacing/>
        <w:rPr>
          <w:rFonts w:eastAsia="Times New Roman" w:cstheme="minorHAnsi"/>
          <w:color w:val="000000"/>
          <w:sz w:val="18"/>
          <w:szCs w:val="18"/>
        </w:rPr>
      </w:pPr>
    </w:p>
    <w:p w14:paraId="35F6524B"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DKN 4 (4th Level)</w:t>
      </w:r>
    </w:p>
    <w:p w14:paraId="45BFD59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6B730E73" w14:textId="77777777" w:rsidR="00EB438F" w:rsidRPr="00DD1090" w:rsidRDefault="00EB438F" w:rsidP="00EB438F">
      <w:pPr>
        <w:rPr>
          <w:sz w:val="18"/>
          <w:szCs w:val="18"/>
        </w:rPr>
      </w:pPr>
      <w:r w:rsidRPr="00DD1090">
        <w:rPr>
          <w:sz w:val="18"/>
          <w:szCs w:val="18"/>
        </w:rPr>
        <w:t>Distraction Aura</w:t>
      </w:r>
      <w:r w:rsidRPr="00DD1090">
        <w:rPr>
          <w:rFonts w:eastAsia="Times New Roman" w:cstheme="minorHAnsi"/>
          <w:color w:val="000000"/>
          <w:sz w:val="18"/>
          <w:szCs w:val="18"/>
          <w:vertAlign w:val="superscript"/>
        </w:rPr>
        <w:t xml:space="preserve"> WoW5eRPG</w:t>
      </w:r>
    </w:p>
    <w:p w14:paraId="37FE3BE0"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Death Ward</w:t>
      </w:r>
    </w:p>
    <w:p w14:paraId="2F4BE202"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0D2A3435" w14:textId="77777777" w:rsidR="0006630B" w:rsidRPr="00A96711" w:rsidRDefault="0006630B" w:rsidP="0006630B">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Find Greater Steed </w:t>
      </w:r>
      <w:r>
        <w:rPr>
          <w:rFonts w:eastAsia="Times New Roman" w:cstheme="minorHAnsi"/>
          <w:color w:val="000000"/>
          <w:sz w:val="18"/>
          <w:szCs w:val="18"/>
          <w:vertAlign w:val="superscript"/>
        </w:rPr>
        <w:t>XGtE</w:t>
      </w:r>
    </w:p>
    <w:p w14:paraId="272181B0"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4B790BC3"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Locate Creature</w:t>
      </w:r>
    </w:p>
    <w:p w14:paraId="7DC514F9"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0CC28C32" w14:textId="77777777" w:rsidR="00692675" w:rsidRPr="00134BC3"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Staggering Smite</w:t>
      </w:r>
    </w:p>
    <w:p w14:paraId="1E8917D5"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0C640CAA" w14:textId="77777777" w:rsidR="0006630B" w:rsidRPr="00134BC3" w:rsidRDefault="0006630B" w:rsidP="0006630B">
      <w:pPr>
        <w:contextualSpacing/>
        <w:rPr>
          <w:rFonts w:eastAsia="Times New Roman" w:cstheme="minorHAnsi"/>
          <w:color w:val="000000"/>
          <w:sz w:val="18"/>
          <w:szCs w:val="18"/>
        </w:rPr>
      </w:pPr>
      <w:r w:rsidRPr="00134BC3">
        <w:rPr>
          <w:rFonts w:eastAsia="Times New Roman" w:cstheme="minorHAnsi"/>
          <w:color w:val="000000"/>
          <w:sz w:val="18"/>
          <w:szCs w:val="18"/>
        </w:rPr>
        <w:t>Drain Life</w:t>
      </w:r>
    </w:p>
    <w:p w14:paraId="754697C4" w14:textId="77777777" w:rsidR="00692675" w:rsidRPr="00AF1209" w:rsidRDefault="00692675" w:rsidP="00692675">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Shadow of Moil </w:t>
      </w:r>
      <w:r>
        <w:rPr>
          <w:rFonts w:eastAsia="Times New Roman" w:cstheme="minorHAnsi"/>
          <w:color w:val="000000"/>
          <w:sz w:val="18"/>
          <w:szCs w:val="18"/>
          <w:vertAlign w:val="superscript"/>
        </w:rPr>
        <w:t>XGtE</w:t>
      </w:r>
    </w:p>
    <w:p w14:paraId="30393B61" w14:textId="77777777" w:rsidR="00692675" w:rsidRPr="00FF1748" w:rsidRDefault="00692675" w:rsidP="00692675">
      <w:pPr>
        <w:contextualSpacing/>
        <w:rPr>
          <w:rFonts w:eastAsia="Times New Roman" w:cstheme="minorHAnsi"/>
          <w:sz w:val="18"/>
          <w:szCs w:val="18"/>
          <w:vertAlign w:val="superscript"/>
        </w:rPr>
      </w:pPr>
      <w:r w:rsidRPr="00134BC3">
        <w:rPr>
          <w:rFonts w:eastAsia="Times New Roman" w:cstheme="minorHAnsi"/>
          <w:color w:val="000000"/>
          <w:sz w:val="18"/>
          <w:szCs w:val="18"/>
        </w:rPr>
        <w:t xml:space="preserve">Strangulate </w:t>
      </w:r>
      <w:r>
        <w:rPr>
          <w:rFonts w:eastAsia="Times New Roman" w:cstheme="minorHAnsi"/>
          <w:color w:val="000000"/>
          <w:sz w:val="18"/>
          <w:szCs w:val="18"/>
          <w:vertAlign w:val="superscript"/>
        </w:rPr>
        <w:t>WoW5eRPG</w:t>
      </w:r>
    </w:p>
    <w:p w14:paraId="1EA7D7C6" w14:textId="77777777" w:rsidR="00DD4831" w:rsidRPr="00134BC3" w:rsidRDefault="00DD4831">
      <w:pPr>
        <w:contextualSpacing/>
        <w:rPr>
          <w:rFonts w:eastAsia="Times New Roman" w:cstheme="minorHAnsi"/>
          <w:color w:val="000000"/>
          <w:sz w:val="18"/>
          <w:szCs w:val="18"/>
        </w:rPr>
      </w:pPr>
    </w:p>
    <w:p w14:paraId="280D911C"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DKN 5 (5th Level)</w:t>
      </w:r>
    </w:p>
    <w:p w14:paraId="2B84B245"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1CB7C567" w14:textId="77777777" w:rsidR="00692675" w:rsidRPr="00134BC3"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Circle of Power</w:t>
      </w:r>
    </w:p>
    <w:p w14:paraId="511CCD12" w14:textId="77777777" w:rsidR="00692675" w:rsidRPr="00134BC3"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Dispel Evil and Good</w:t>
      </w:r>
    </w:p>
    <w:p w14:paraId="58F3FE69" w14:textId="77777777" w:rsidR="00EB438F" w:rsidRPr="00DD1090" w:rsidRDefault="00EB438F" w:rsidP="00EB438F">
      <w:pPr>
        <w:rPr>
          <w:sz w:val="18"/>
          <w:szCs w:val="18"/>
        </w:rPr>
      </w:pPr>
      <w:r w:rsidRPr="00DD1090">
        <w:rPr>
          <w:sz w:val="18"/>
          <w:szCs w:val="18"/>
        </w:rPr>
        <w:t>Vulnerability Aura</w:t>
      </w:r>
      <w:r w:rsidRPr="00DD1090">
        <w:rPr>
          <w:rFonts w:eastAsia="Times New Roman" w:cstheme="minorHAnsi"/>
          <w:color w:val="000000"/>
          <w:sz w:val="18"/>
          <w:szCs w:val="18"/>
          <w:vertAlign w:val="superscript"/>
        </w:rPr>
        <w:t xml:space="preserve"> WoW5eRPG</w:t>
      </w:r>
    </w:p>
    <w:p w14:paraId="2373D7F1" w14:textId="77777777" w:rsidR="00692675" w:rsidRPr="00134BC3"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 xml:space="preserve">Mind Freeze </w:t>
      </w:r>
      <w:r>
        <w:rPr>
          <w:rFonts w:eastAsia="Times New Roman" w:cstheme="minorHAnsi"/>
          <w:color w:val="000000"/>
          <w:sz w:val="18"/>
          <w:szCs w:val="18"/>
          <w:vertAlign w:val="superscript"/>
        </w:rPr>
        <w:t>WoW5eRPG</w:t>
      </w:r>
    </w:p>
    <w:p w14:paraId="2E2FEB3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7F5EFBA2" w14:textId="77777777" w:rsidR="00692675" w:rsidRPr="000D5DB5" w:rsidRDefault="00692675" w:rsidP="00692675">
      <w:pPr>
        <w:contextualSpacing/>
        <w:rPr>
          <w:rFonts w:eastAsia="Times New Roman" w:cstheme="minorHAnsi"/>
          <w:color w:val="000000"/>
          <w:sz w:val="18"/>
          <w:szCs w:val="18"/>
        </w:rPr>
      </w:pPr>
      <w:r w:rsidRPr="000D5DB5">
        <w:rPr>
          <w:rFonts w:eastAsia="Times New Roman" w:cstheme="minorHAnsi"/>
          <w:color w:val="000000"/>
          <w:sz w:val="18"/>
          <w:szCs w:val="18"/>
        </w:rPr>
        <w:t>Cloudkill</w:t>
      </w:r>
    </w:p>
    <w:p w14:paraId="79E87C92" w14:textId="77777777" w:rsidR="00692675" w:rsidRPr="00134BC3" w:rsidRDefault="00692675" w:rsidP="00692675">
      <w:pPr>
        <w:contextualSpacing/>
        <w:rPr>
          <w:rFonts w:eastAsia="Times New Roman" w:cstheme="minorHAnsi"/>
          <w:i/>
          <w:iCs/>
          <w:color w:val="000000"/>
          <w:sz w:val="18"/>
          <w:szCs w:val="18"/>
        </w:rPr>
      </w:pPr>
      <w:r w:rsidRPr="000D5DB5">
        <w:rPr>
          <w:rFonts w:eastAsia="Times New Roman" w:cstheme="minorHAnsi"/>
          <w:color w:val="000000"/>
          <w:sz w:val="18"/>
          <w:szCs w:val="18"/>
        </w:rPr>
        <w:t xml:space="preserve">Teleportation Circle </w:t>
      </w:r>
      <w:r>
        <w:rPr>
          <w:rFonts w:eastAsia="Times New Roman" w:cstheme="minorHAnsi"/>
          <w:i/>
          <w:iCs/>
          <w:color w:val="000000"/>
          <w:sz w:val="18"/>
          <w:szCs w:val="18"/>
        </w:rPr>
        <w:t>– Only to circles made by Mages</w:t>
      </w:r>
    </w:p>
    <w:p w14:paraId="66FFDDA7"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00E7502D" w14:textId="77777777" w:rsidR="00692675" w:rsidRPr="00134BC3" w:rsidRDefault="00692675" w:rsidP="00692675">
      <w:pPr>
        <w:contextualSpacing/>
        <w:rPr>
          <w:rFonts w:eastAsia="Times New Roman" w:cstheme="minorHAnsi"/>
          <w:sz w:val="18"/>
          <w:szCs w:val="18"/>
        </w:rPr>
      </w:pPr>
      <w:r w:rsidRPr="00134BC3">
        <w:rPr>
          <w:rFonts w:eastAsia="Times New Roman" w:cstheme="minorHAnsi"/>
          <w:color w:val="000000"/>
          <w:sz w:val="18"/>
          <w:szCs w:val="18"/>
        </w:rPr>
        <w:t>Dominate</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44FB6F2B" w14:textId="77777777" w:rsidR="00692675" w:rsidRPr="000D5DB5"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Geas</w:t>
      </w:r>
    </w:p>
    <w:p w14:paraId="7CE48D86"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67164F3B" w14:textId="77777777" w:rsidR="00692675" w:rsidRPr="00134BC3" w:rsidRDefault="00692675" w:rsidP="00692675">
      <w:pPr>
        <w:contextualSpacing/>
        <w:rPr>
          <w:rFonts w:eastAsia="Times New Roman" w:cstheme="minorHAnsi"/>
          <w:color w:val="000000"/>
          <w:sz w:val="18"/>
          <w:szCs w:val="18"/>
        </w:rPr>
      </w:pPr>
      <w:r>
        <w:rPr>
          <w:rFonts w:eastAsia="Times New Roman" w:cstheme="minorHAnsi"/>
          <w:color w:val="000000"/>
          <w:sz w:val="18"/>
          <w:szCs w:val="18"/>
        </w:rPr>
        <w:t xml:space="preserve">Aligned Weapon </w:t>
      </w:r>
      <w:r>
        <w:rPr>
          <w:rFonts w:eastAsia="Times New Roman" w:cstheme="minorHAnsi"/>
          <w:color w:val="000000"/>
          <w:sz w:val="18"/>
          <w:szCs w:val="18"/>
          <w:vertAlign w:val="superscript"/>
        </w:rPr>
        <w:t xml:space="preserve">Modified – was Holy Weapon, XGtE </w:t>
      </w:r>
    </w:p>
    <w:p w14:paraId="5DEA6685" w14:textId="77777777" w:rsidR="00692675" w:rsidRPr="00134BC3"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Banishing Smite</w:t>
      </w:r>
    </w:p>
    <w:p w14:paraId="046BDF3A" w14:textId="77777777" w:rsidR="00692675" w:rsidRPr="00134BC3"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Destructive Wave</w:t>
      </w:r>
    </w:p>
    <w:p w14:paraId="395F5E8E" w14:textId="77777777" w:rsidR="00692675" w:rsidRPr="00134BC3" w:rsidRDefault="00692675" w:rsidP="00692675">
      <w:pPr>
        <w:contextualSpacing/>
        <w:rPr>
          <w:rFonts w:eastAsia="Times New Roman" w:cstheme="minorHAnsi"/>
          <w:color w:val="000000"/>
          <w:sz w:val="18"/>
          <w:szCs w:val="18"/>
        </w:rPr>
      </w:pPr>
      <w:r w:rsidRPr="000D5DB5">
        <w:rPr>
          <w:rFonts w:eastAsia="Times New Roman" w:cstheme="minorHAnsi"/>
          <w:color w:val="000000"/>
          <w:sz w:val="18"/>
          <w:szCs w:val="18"/>
        </w:rPr>
        <w:t>Hallow/</w:t>
      </w:r>
      <w:r w:rsidRPr="00134BC3">
        <w:rPr>
          <w:rFonts w:eastAsia="Times New Roman" w:cstheme="minorHAnsi"/>
          <w:color w:val="000000"/>
          <w:sz w:val="18"/>
          <w:szCs w:val="18"/>
        </w:rPr>
        <w:t>Unhallow</w:t>
      </w:r>
      <w:r>
        <w:rPr>
          <w:rFonts w:eastAsia="Times New Roman" w:cstheme="minorHAnsi"/>
          <w:color w:val="000000"/>
          <w:sz w:val="18"/>
          <w:szCs w:val="18"/>
        </w:rPr>
        <w:t xml:space="preserve"> </w:t>
      </w:r>
      <w:r w:rsidRPr="009424EA">
        <w:rPr>
          <w:rFonts w:eastAsia="Times New Roman" w:cstheme="minorHAnsi"/>
          <w:color w:val="000000"/>
          <w:sz w:val="18"/>
          <w:szCs w:val="18"/>
          <w:vertAlign w:val="superscript"/>
        </w:rPr>
        <w:t>Modified</w:t>
      </w:r>
    </w:p>
    <w:p w14:paraId="1ABB470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1DA192EB" w14:textId="77777777" w:rsidR="00692675" w:rsidRPr="000D5DB5" w:rsidRDefault="00692675" w:rsidP="00692675">
      <w:pPr>
        <w:contextualSpacing/>
        <w:rPr>
          <w:rFonts w:eastAsia="Times New Roman" w:cstheme="minorHAnsi"/>
          <w:color w:val="000000"/>
          <w:sz w:val="18"/>
          <w:szCs w:val="18"/>
        </w:rPr>
      </w:pPr>
      <w:r w:rsidRPr="000D5DB5">
        <w:rPr>
          <w:rFonts w:eastAsia="Times New Roman" w:cstheme="minorHAnsi"/>
          <w:color w:val="000000"/>
          <w:sz w:val="18"/>
          <w:szCs w:val="18"/>
        </w:rPr>
        <w:t>Contagion</w:t>
      </w:r>
    </w:p>
    <w:p w14:paraId="5A8E0900" w14:textId="77777777" w:rsidR="00692675" w:rsidRPr="00134BC3"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lastRenderedPageBreak/>
        <w:t>Cripple</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15FC37B8" w14:textId="77777777" w:rsidR="00692675" w:rsidRPr="00AF1209" w:rsidRDefault="00692675" w:rsidP="00692675">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Danse Macabre </w:t>
      </w:r>
      <w:r>
        <w:rPr>
          <w:rFonts w:eastAsia="Times New Roman" w:cstheme="minorHAnsi"/>
          <w:color w:val="000000"/>
          <w:sz w:val="18"/>
          <w:szCs w:val="18"/>
          <w:vertAlign w:val="superscript"/>
        </w:rPr>
        <w:t>XGtE</w:t>
      </w:r>
    </w:p>
    <w:p w14:paraId="07F244D8" w14:textId="77777777" w:rsidR="00692675" w:rsidRPr="00134BC3" w:rsidRDefault="00692675" w:rsidP="00692675">
      <w:pPr>
        <w:contextualSpacing/>
        <w:rPr>
          <w:rFonts w:eastAsia="Times New Roman" w:cstheme="minorHAnsi"/>
          <w:sz w:val="18"/>
          <w:szCs w:val="18"/>
        </w:rPr>
      </w:pPr>
      <w:r w:rsidRPr="00134BC3">
        <w:rPr>
          <w:rFonts w:eastAsia="Times New Roman" w:cstheme="minorHAnsi"/>
          <w:color w:val="000000"/>
          <w:sz w:val="18"/>
          <w:szCs w:val="18"/>
        </w:rPr>
        <w:t>Death and Deca</w:t>
      </w:r>
      <w:r>
        <w:rPr>
          <w:rFonts w:eastAsia="Times New Roman" w:cstheme="minorHAnsi"/>
          <w:color w:val="000000"/>
          <w:sz w:val="18"/>
          <w:szCs w:val="18"/>
        </w:rPr>
        <w:t xml:space="preserve">y </w:t>
      </w:r>
      <w:r>
        <w:rPr>
          <w:rFonts w:eastAsia="Times New Roman" w:cstheme="minorHAnsi"/>
          <w:color w:val="000000"/>
          <w:sz w:val="18"/>
          <w:szCs w:val="18"/>
          <w:vertAlign w:val="superscript"/>
        </w:rPr>
        <w:t>WoW5eRPG</w:t>
      </w:r>
    </w:p>
    <w:p w14:paraId="7447D261" w14:textId="77777777" w:rsidR="00692675" w:rsidRPr="00134BC3" w:rsidRDefault="00692675" w:rsidP="00692675">
      <w:pPr>
        <w:contextualSpacing/>
        <w:rPr>
          <w:rFonts w:eastAsia="Times New Roman" w:cstheme="minorHAnsi"/>
          <w:i/>
          <w:iCs/>
          <w:color w:val="000000"/>
          <w:sz w:val="18"/>
          <w:szCs w:val="18"/>
        </w:rPr>
      </w:pPr>
      <w:r w:rsidRPr="000D5DB5">
        <w:rPr>
          <w:rFonts w:eastAsia="Times New Roman" w:cstheme="minorHAnsi"/>
          <w:color w:val="000000"/>
          <w:sz w:val="18"/>
          <w:szCs w:val="18"/>
        </w:rPr>
        <w:t xml:space="preserve">Mass Revivify </w:t>
      </w:r>
      <w:r>
        <w:rPr>
          <w:rFonts w:eastAsia="Times New Roman" w:cstheme="minorHAnsi"/>
          <w:color w:val="000000"/>
          <w:sz w:val="18"/>
          <w:szCs w:val="18"/>
          <w:vertAlign w:val="superscript"/>
        </w:rPr>
        <w:t>WoW5eRPG</w:t>
      </w:r>
      <w:r w:rsidRPr="000D5DB5">
        <w:rPr>
          <w:rFonts w:eastAsia="Times New Roman" w:cstheme="minorHAnsi"/>
          <w:i/>
          <w:iCs/>
          <w:color w:val="000000"/>
          <w:sz w:val="18"/>
          <w:szCs w:val="18"/>
        </w:rPr>
        <w:t xml:space="preserve"> – Can only target intelligent undead</w:t>
      </w:r>
      <w:r>
        <w:rPr>
          <w:rFonts w:eastAsia="Times New Roman" w:cstheme="minorHAnsi"/>
          <w:i/>
          <w:iCs/>
          <w:color w:val="000000"/>
          <w:sz w:val="18"/>
          <w:szCs w:val="18"/>
        </w:rPr>
        <w:t xml:space="preserve"> </w:t>
      </w:r>
    </w:p>
    <w:p w14:paraId="025ED11F" w14:textId="77777777" w:rsidR="00692675" w:rsidRPr="00AF1209" w:rsidRDefault="00692675" w:rsidP="00692675">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Negative Energy Flood </w:t>
      </w:r>
      <w:r>
        <w:rPr>
          <w:rFonts w:eastAsia="Times New Roman" w:cstheme="minorHAnsi"/>
          <w:color w:val="000000"/>
          <w:sz w:val="18"/>
          <w:szCs w:val="18"/>
          <w:vertAlign w:val="superscript"/>
        </w:rPr>
        <w:t>XGtE</w:t>
      </w:r>
    </w:p>
    <w:p w14:paraId="0A894BBC" w14:textId="77777777" w:rsidR="00692675" w:rsidRPr="000D5DB5" w:rsidRDefault="00692675" w:rsidP="00692675">
      <w:pPr>
        <w:contextualSpacing/>
        <w:rPr>
          <w:rFonts w:eastAsia="Times New Roman" w:cstheme="minorHAnsi"/>
          <w:color w:val="000000"/>
          <w:sz w:val="18"/>
          <w:szCs w:val="18"/>
        </w:rPr>
      </w:pPr>
      <w:r w:rsidRPr="00134BC3">
        <w:rPr>
          <w:rFonts w:eastAsia="Times New Roman" w:cstheme="minorHAnsi"/>
          <w:color w:val="000000"/>
          <w:sz w:val="18"/>
          <w:szCs w:val="18"/>
        </w:rPr>
        <w:t>Raise Dead</w:t>
      </w:r>
      <w:r>
        <w:rPr>
          <w:rFonts w:eastAsia="Times New Roman" w:cstheme="minorHAnsi"/>
          <w:color w:val="000000"/>
          <w:sz w:val="18"/>
          <w:szCs w:val="18"/>
          <w:vertAlign w:val="superscript"/>
        </w:rPr>
        <w:t xml:space="preserve"> </w:t>
      </w:r>
      <w:r w:rsidRPr="009424EA">
        <w:rPr>
          <w:rFonts w:eastAsia="Times New Roman" w:cstheme="minorHAnsi"/>
          <w:color w:val="000000"/>
          <w:sz w:val="18"/>
          <w:szCs w:val="18"/>
          <w:vertAlign w:val="superscript"/>
        </w:rPr>
        <w:t>Modified</w:t>
      </w:r>
    </w:p>
    <w:p w14:paraId="502B2AFD" w14:textId="77777777" w:rsidR="00B73E9E" w:rsidRPr="00134BC3" w:rsidRDefault="00B73E9E">
      <w:pPr>
        <w:contextualSpacing/>
        <w:rPr>
          <w:rFonts w:eastAsia="Times New Roman" w:cstheme="minorHAnsi"/>
          <w:sz w:val="18"/>
          <w:szCs w:val="18"/>
        </w:rPr>
      </w:pPr>
    </w:p>
    <w:p w14:paraId="231D0584" w14:textId="77777777" w:rsidR="00AB25EF" w:rsidRPr="00134BC3" w:rsidRDefault="00AB25EF">
      <w:pPr>
        <w:pStyle w:val="Heading3"/>
        <w:rPr>
          <w:sz w:val="18"/>
          <w:szCs w:val="18"/>
        </w:rPr>
      </w:pPr>
      <w:bookmarkStart w:id="4902" w:name="_Toc509138790"/>
      <w:bookmarkStart w:id="4903" w:name="_Toc54196500"/>
      <w:r w:rsidRPr="00134BC3">
        <w:rPr>
          <w:sz w:val="18"/>
          <w:szCs w:val="18"/>
        </w:rPr>
        <w:t>Druid (DRD)</w:t>
      </w:r>
      <w:bookmarkEnd w:id="4902"/>
      <w:bookmarkEnd w:id="4903"/>
    </w:p>
    <w:p w14:paraId="2B696CCD" w14:textId="77777777" w:rsidR="00AB25EF" w:rsidRPr="00134BC3" w:rsidRDefault="008F6ECD" w:rsidP="0068586C">
      <w:pPr>
        <w:contextualSpacing/>
        <w:rPr>
          <w:rFonts w:eastAsia="Times New Roman" w:cstheme="minorHAnsi"/>
          <w:b/>
          <w:bCs/>
          <w:color w:val="000000"/>
          <w:sz w:val="18"/>
          <w:szCs w:val="18"/>
        </w:rPr>
      </w:pPr>
      <w:r w:rsidRPr="000D5DB5">
        <w:rPr>
          <w:rFonts w:eastAsia="Times New Roman" w:cstheme="minorHAnsi"/>
          <w:b/>
          <w:bCs/>
          <w:color w:val="000000"/>
          <w:sz w:val="18"/>
          <w:szCs w:val="18"/>
        </w:rPr>
        <w:t xml:space="preserve">DRD 0 </w:t>
      </w:r>
      <w:r w:rsidR="004B45A4" w:rsidRPr="00134BC3">
        <w:rPr>
          <w:rFonts w:eastAsia="Times New Roman" w:cstheme="minorHAnsi"/>
          <w:b/>
          <w:bCs/>
          <w:color w:val="000000"/>
          <w:sz w:val="18"/>
          <w:szCs w:val="18"/>
        </w:rPr>
        <w:t>Cantrips (0</w:t>
      </w:r>
      <w:r w:rsidR="0068586C">
        <w:rPr>
          <w:rFonts w:eastAsia="Times New Roman" w:cstheme="minorHAnsi"/>
          <w:b/>
          <w:bCs/>
          <w:color w:val="000000"/>
          <w:sz w:val="18"/>
          <w:szCs w:val="18"/>
        </w:rPr>
        <w:t xml:space="preserve"> </w:t>
      </w:r>
      <w:r w:rsidR="0068586C" w:rsidRPr="00134BC3">
        <w:rPr>
          <w:rFonts w:eastAsia="Times New Roman" w:cstheme="minorHAnsi"/>
          <w:b/>
          <w:bCs/>
          <w:color w:val="000000"/>
          <w:sz w:val="18"/>
          <w:szCs w:val="18"/>
        </w:rPr>
        <w:t>level</w:t>
      </w:r>
      <w:r w:rsidR="004B45A4" w:rsidRPr="00134BC3">
        <w:rPr>
          <w:rFonts w:eastAsia="Times New Roman" w:cstheme="minorHAnsi"/>
          <w:b/>
          <w:bCs/>
          <w:color w:val="000000"/>
          <w:sz w:val="18"/>
          <w:szCs w:val="18"/>
        </w:rPr>
        <w:t>)</w:t>
      </w:r>
    </w:p>
    <w:p w14:paraId="067FB1C5"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6BD37601"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Resistance</w:t>
      </w:r>
    </w:p>
    <w:p w14:paraId="2A63015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333765E9"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Create Bonfire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6F4D666C" w14:textId="77777777" w:rsidR="00745EC5" w:rsidRPr="00256C5A" w:rsidRDefault="00745EC5" w:rsidP="00745EC5">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Infestation </w:t>
      </w:r>
      <w:r>
        <w:rPr>
          <w:rFonts w:eastAsia="Times New Roman" w:cstheme="minorHAnsi"/>
          <w:color w:val="000000"/>
          <w:sz w:val="18"/>
          <w:szCs w:val="18"/>
          <w:vertAlign w:val="superscript"/>
        </w:rPr>
        <w:t>XGtE</w:t>
      </w:r>
    </w:p>
    <w:p w14:paraId="075F21B8"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Poison Spray</w:t>
      </w:r>
    </w:p>
    <w:p w14:paraId="679D3348"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Produce Flame</w:t>
      </w:r>
    </w:p>
    <w:p w14:paraId="14C54E2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70536DA7"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Guidance</w:t>
      </w:r>
    </w:p>
    <w:p w14:paraId="4BA290C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369A39D4" w14:textId="77777777" w:rsidR="00745EC5" w:rsidRPr="00EA4668" w:rsidRDefault="00745EC5" w:rsidP="00745EC5">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Frostbite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55A951AE" w14:textId="77777777" w:rsidR="00745EC5" w:rsidRPr="00EA4668" w:rsidRDefault="00745EC5" w:rsidP="00745EC5">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Gust</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5BAF6DFB" w14:textId="77777777" w:rsidR="00745EC5" w:rsidRPr="00391521" w:rsidRDefault="00745EC5" w:rsidP="00745EC5">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Thunderclap</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741B13FE" w14:textId="3354298A" w:rsidR="00745EC5" w:rsidRPr="00745EC5" w:rsidRDefault="00745EC5" w:rsidP="005F59AA">
      <w:pPr>
        <w:contextualSpacing/>
        <w:rPr>
          <w:rFonts w:eastAsia="Times New Roman" w:cstheme="minorHAnsi"/>
          <w:color w:val="000000"/>
          <w:sz w:val="18"/>
          <w:szCs w:val="18"/>
          <w:vertAlign w:val="superscript"/>
        </w:rPr>
        <w:pPrChange w:id="4904" w:author="Admin" w:date="2022-04-18T23:54:00Z">
          <w:pPr>
            <w:contextualSpacing/>
          </w:pPr>
        </w:pPrChange>
      </w:pPr>
      <w:r w:rsidRPr="00134BC3">
        <w:rPr>
          <w:rFonts w:eastAsia="Times New Roman" w:cstheme="minorHAnsi"/>
          <w:color w:val="000000"/>
          <w:sz w:val="18"/>
          <w:szCs w:val="18"/>
        </w:rPr>
        <w:t>Wrath</w:t>
      </w:r>
      <w:r>
        <w:rPr>
          <w:rFonts w:eastAsia="Times New Roman" w:cstheme="minorHAnsi"/>
          <w:color w:val="000000"/>
          <w:sz w:val="18"/>
          <w:szCs w:val="18"/>
        </w:rPr>
        <w:t xml:space="preserve"> </w:t>
      </w:r>
      <w:del w:id="4905" w:author="Admin" w:date="2022-04-18T23:54:00Z">
        <w:r w:rsidDel="005F59AA">
          <w:rPr>
            <w:rFonts w:eastAsia="Times New Roman" w:cstheme="minorHAnsi"/>
            <w:color w:val="000000"/>
            <w:sz w:val="18"/>
            <w:szCs w:val="18"/>
            <w:vertAlign w:val="superscript"/>
          </w:rPr>
          <w:delText>WiW5eROG</w:delText>
        </w:r>
      </w:del>
      <w:ins w:id="4906" w:author="Admin" w:date="2022-04-18T23:54:00Z">
        <w:r w:rsidR="005F59AA">
          <w:rPr>
            <w:rFonts w:eastAsia="Times New Roman" w:cstheme="minorHAnsi"/>
            <w:color w:val="000000"/>
            <w:sz w:val="18"/>
            <w:szCs w:val="18"/>
            <w:vertAlign w:val="superscript"/>
          </w:rPr>
          <w:t>W</w:t>
        </w:r>
        <w:r w:rsidR="005F59AA">
          <w:rPr>
            <w:rFonts w:eastAsia="Times New Roman" w:cstheme="minorHAnsi"/>
            <w:color w:val="000000"/>
            <w:sz w:val="18"/>
            <w:szCs w:val="18"/>
            <w:vertAlign w:val="superscript"/>
          </w:rPr>
          <w:t>o</w:t>
        </w:r>
        <w:r w:rsidR="005F59AA">
          <w:rPr>
            <w:rFonts w:eastAsia="Times New Roman" w:cstheme="minorHAnsi"/>
            <w:color w:val="000000"/>
            <w:sz w:val="18"/>
            <w:szCs w:val="18"/>
            <w:vertAlign w:val="superscript"/>
          </w:rPr>
          <w:t>W5eROG</w:t>
        </w:r>
      </w:ins>
    </w:p>
    <w:p w14:paraId="4DDAE0F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60F67BDD" w14:textId="77777777" w:rsidR="0076229C" w:rsidRPr="00EA4668" w:rsidRDefault="0076229C">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 xml:space="preserve">Control </w:t>
      </w:r>
      <w:r w:rsidR="005B2188" w:rsidRPr="00134BC3">
        <w:rPr>
          <w:rFonts w:eastAsia="Times New Roman" w:cstheme="minorHAnsi"/>
          <w:color w:val="000000"/>
          <w:sz w:val="18"/>
          <w:szCs w:val="18"/>
        </w:rPr>
        <w:t>Flames</w:t>
      </w:r>
      <w:r w:rsidR="00EA4668">
        <w:rPr>
          <w:rFonts w:eastAsia="Times New Roman" w:cstheme="minorHAnsi"/>
          <w:color w:val="000000"/>
          <w:sz w:val="18"/>
          <w:szCs w:val="18"/>
        </w:rPr>
        <w:t xml:space="preserve"> </w:t>
      </w:r>
      <w:r w:rsidR="00EA4668">
        <w:rPr>
          <w:rFonts w:eastAsia="Times New Roman" w:cstheme="minorHAnsi"/>
          <w:color w:val="000000"/>
          <w:sz w:val="18"/>
          <w:szCs w:val="18"/>
          <w:vertAlign w:val="superscript"/>
        </w:rPr>
        <w:t>EE</w:t>
      </w:r>
    </w:p>
    <w:p w14:paraId="6AFAB655"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Druidcraft</w:t>
      </w:r>
    </w:p>
    <w:p w14:paraId="2F31CE0C"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Magic Stone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24BA5CE1" w14:textId="77777777" w:rsidR="004B45A4" w:rsidRPr="00134BC3" w:rsidRDefault="004B45A4">
      <w:pPr>
        <w:contextualSpacing/>
        <w:rPr>
          <w:rFonts w:eastAsia="Times New Roman" w:cstheme="minorHAnsi"/>
          <w:color w:val="000000"/>
          <w:sz w:val="18"/>
          <w:szCs w:val="18"/>
        </w:rPr>
      </w:pPr>
      <w:r w:rsidRPr="00134BC3">
        <w:rPr>
          <w:rFonts w:eastAsia="Times New Roman" w:cstheme="minorHAnsi"/>
          <w:color w:val="000000"/>
          <w:sz w:val="18"/>
          <w:szCs w:val="18"/>
        </w:rPr>
        <w:t>Mending</w:t>
      </w:r>
    </w:p>
    <w:p w14:paraId="1C89F843" w14:textId="77777777" w:rsidR="005B2188" w:rsidRPr="00391521" w:rsidRDefault="005B2188">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Mold Earth</w:t>
      </w:r>
      <w:r w:rsidR="00391521">
        <w:rPr>
          <w:rFonts w:eastAsia="Times New Roman" w:cstheme="minorHAnsi"/>
          <w:color w:val="000000"/>
          <w:sz w:val="18"/>
          <w:szCs w:val="18"/>
        </w:rPr>
        <w:t xml:space="preserve"> </w:t>
      </w:r>
      <w:r w:rsidR="00391521">
        <w:rPr>
          <w:rFonts w:eastAsia="Times New Roman" w:cstheme="minorHAnsi"/>
          <w:color w:val="000000"/>
          <w:sz w:val="18"/>
          <w:szCs w:val="18"/>
          <w:vertAlign w:val="superscript"/>
        </w:rPr>
        <w:t>EE</w:t>
      </w:r>
    </w:p>
    <w:p w14:paraId="7405D19E" w14:textId="77777777" w:rsidR="00256C5A" w:rsidRPr="00256C5A" w:rsidRDefault="00256C5A">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Primal Savagery </w:t>
      </w:r>
      <w:r>
        <w:rPr>
          <w:rFonts w:eastAsia="Times New Roman" w:cstheme="minorHAnsi"/>
          <w:color w:val="000000"/>
          <w:sz w:val="18"/>
          <w:szCs w:val="18"/>
          <w:vertAlign w:val="superscript"/>
        </w:rPr>
        <w:t>XGtE</w:t>
      </w:r>
    </w:p>
    <w:p w14:paraId="1E478BD8" w14:textId="77777777" w:rsidR="005B2188" w:rsidRPr="00391521" w:rsidRDefault="005B2188">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Shape Water</w:t>
      </w:r>
      <w:r w:rsidR="00391521">
        <w:rPr>
          <w:rFonts w:eastAsia="Times New Roman" w:cstheme="minorHAnsi"/>
          <w:color w:val="000000"/>
          <w:sz w:val="18"/>
          <w:szCs w:val="18"/>
        </w:rPr>
        <w:t xml:space="preserve"> </w:t>
      </w:r>
      <w:r w:rsidR="00391521">
        <w:rPr>
          <w:rFonts w:eastAsia="Times New Roman" w:cstheme="minorHAnsi"/>
          <w:color w:val="000000"/>
          <w:sz w:val="18"/>
          <w:szCs w:val="18"/>
          <w:vertAlign w:val="superscript"/>
        </w:rPr>
        <w:t>EE</w:t>
      </w:r>
    </w:p>
    <w:p w14:paraId="39CC913F" w14:textId="77777777" w:rsidR="004B45A4" w:rsidRPr="00134BC3" w:rsidRDefault="004B45A4">
      <w:pPr>
        <w:contextualSpacing/>
        <w:rPr>
          <w:rFonts w:eastAsia="Times New Roman" w:cstheme="minorHAnsi"/>
          <w:color w:val="000000"/>
          <w:sz w:val="18"/>
          <w:szCs w:val="18"/>
        </w:rPr>
      </w:pPr>
      <w:r w:rsidRPr="00134BC3">
        <w:rPr>
          <w:rFonts w:eastAsia="Times New Roman" w:cstheme="minorHAnsi"/>
          <w:color w:val="000000"/>
          <w:sz w:val="18"/>
          <w:szCs w:val="18"/>
        </w:rPr>
        <w:t>Shillelagh</w:t>
      </w:r>
    </w:p>
    <w:p w14:paraId="77ECE511" w14:textId="77777777" w:rsidR="004B45A4" w:rsidRPr="00134BC3" w:rsidRDefault="004B45A4">
      <w:pPr>
        <w:contextualSpacing/>
        <w:rPr>
          <w:rFonts w:eastAsia="Times New Roman" w:cstheme="minorHAnsi"/>
          <w:color w:val="000000"/>
          <w:sz w:val="18"/>
          <w:szCs w:val="18"/>
        </w:rPr>
      </w:pPr>
      <w:r w:rsidRPr="00134BC3">
        <w:rPr>
          <w:rFonts w:eastAsia="Times New Roman" w:cstheme="minorHAnsi"/>
          <w:color w:val="000000"/>
          <w:sz w:val="18"/>
          <w:szCs w:val="18"/>
        </w:rPr>
        <w:t>Thorn Whip</w:t>
      </w:r>
    </w:p>
    <w:p w14:paraId="561CAC71" w14:textId="77777777" w:rsidR="004B45A4" w:rsidRPr="00134BC3" w:rsidRDefault="004B45A4">
      <w:pPr>
        <w:contextualSpacing/>
        <w:rPr>
          <w:rFonts w:eastAsia="Times New Roman" w:cstheme="minorHAnsi"/>
          <w:color w:val="000000"/>
          <w:sz w:val="18"/>
          <w:szCs w:val="18"/>
        </w:rPr>
      </w:pPr>
    </w:p>
    <w:p w14:paraId="25106137"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1 (1st level)</w:t>
      </w:r>
    </w:p>
    <w:p w14:paraId="006E3F9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208B5290" w14:textId="77777777" w:rsidR="00EB438F" w:rsidRPr="00DD1090" w:rsidRDefault="00EB438F" w:rsidP="00EB438F">
      <w:pPr>
        <w:rPr>
          <w:i/>
          <w:iCs/>
          <w:sz w:val="18"/>
          <w:szCs w:val="18"/>
        </w:rPr>
      </w:pPr>
      <w:r w:rsidRPr="00DD1090">
        <w:rPr>
          <w:sz w:val="18"/>
          <w:szCs w:val="18"/>
        </w:rPr>
        <w:t xml:space="preserve">Abandonment Aura </w:t>
      </w:r>
      <w:r w:rsidRPr="00DD1090">
        <w:rPr>
          <w:rFonts w:eastAsia="Times New Roman" w:cstheme="minorHAnsi"/>
          <w:color w:val="000000"/>
          <w:sz w:val="18"/>
          <w:szCs w:val="18"/>
          <w:vertAlign w:val="superscript"/>
        </w:rPr>
        <w:t>WoW5eRPG</w:t>
      </w:r>
      <w:r w:rsidRPr="00DD1090">
        <w:rPr>
          <w:sz w:val="18"/>
          <w:szCs w:val="18"/>
        </w:rPr>
        <w:t xml:space="preserve"> – </w:t>
      </w:r>
      <w:r w:rsidRPr="00DD1090">
        <w:rPr>
          <w:i/>
          <w:iCs/>
          <w:sz w:val="18"/>
          <w:szCs w:val="18"/>
        </w:rPr>
        <w:t>Primal Roar</w:t>
      </w:r>
      <w:r w:rsidRPr="00DD1090">
        <w:rPr>
          <w:rFonts w:eastAsia="Times New Roman" w:cstheme="minorHAnsi"/>
          <w:color w:val="000000"/>
          <w:sz w:val="18"/>
          <w:szCs w:val="18"/>
          <w:vertAlign w:val="superscript"/>
        </w:rPr>
        <w:t xml:space="preserve"> </w:t>
      </w:r>
    </w:p>
    <w:p w14:paraId="1BEB20B4"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Absorb Elements</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265255D2"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Bind</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3FB332DE" w14:textId="77777777" w:rsidR="00E03F31" w:rsidRPr="00256C5A" w:rsidRDefault="00E03F31" w:rsidP="00E03F31">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Snare </w:t>
      </w:r>
      <w:r>
        <w:rPr>
          <w:rFonts w:eastAsia="Times New Roman" w:cstheme="minorHAnsi"/>
          <w:color w:val="000000"/>
          <w:sz w:val="18"/>
          <w:szCs w:val="18"/>
          <w:vertAlign w:val="superscript"/>
        </w:rPr>
        <w:t>XGtE</w:t>
      </w:r>
    </w:p>
    <w:p w14:paraId="58B33B1D"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6EEF9C34" w14:textId="77777777" w:rsidR="008609A8" w:rsidRPr="009424EA" w:rsidRDefault="008609A8" w:rsidP="008609A8">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Conjure</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79485A78"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Conjure</w:t>
      </w:r>
      <w:r>
        <w:rPr>
          <w:rFonts w:eastAsia="Times New Roman" w:cstheme="minorHAnsi"/>
          <w:color w:val="000000"/>
          <w:sz w:val="18"/>
          <w:szCs w:val="18"/>
        </w:rPr>
        <w:t xml:space="preserve"> Strike </w:t>
      </w:r>
      <w:r>
        <w:rPr>
          <w:rFonts w:eastAsia="Times New Roman" w:cstheme="minorHAnsi"/>
          <w:color w:val="000000"/>
          <w:sz w:val="18"/>
          <w:szCs w:val="18"/>
          <w:vertAlign w:val="superscript"/>
        </w:rPr>
        <w:t>WoW5eRPG</w:t>
      </w:r>
    </w:p>
    <w:p w14:paraId="67C396DE"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Create or Destroy Water</w:t>
      </w:r>
    </w:p>
    <w:p w14:paraId="557FA46E"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Entangle</w:t>
      </w:r>
    </w:p>
    <w:p w14:paraId="1CD3EB60"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Entangling Root</w:t>
      </w:r>
      <w:r>
        <w:rPr>
          <w:rFonts w:eastAsia="Times New Roman" w:cstheme="minorHAnsi"/>
          <w:color w:val="000000"/>
          <w:sz w:val="18"/>
          <w:szCs w:val="18"/>
        </w:rPr>
        <w:t xml:space="preserve">s </w:t>
      </w:r>
      <w:r>
        <w:rPr>
          <w:rFonts w:eastAsia="Times New Roman" w:cstheme="minorHAnsi"/>
          <w:color w:val="000000"/>
          <w:sz w:val="18"/>
          <w:szCs w:val="18"/>
          <w:vertAlign w:val="superscript"/>
        </w:rPr>
        <w:t>WoW5eRPG</w:t>
      </w:r>
    </w:p>
    <w:p w14:paraId="08F98C6F"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Fog Cloud</w:t>
      </w:r>
    </w:p>
    <w:p w14:paraId="688D278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0A3288DE" w14:textId="77777777" w:rsidR="008609A8" w:rsidRPr="00391521" w:rsidRDefault="008609A8" w:rsidP="008609A8">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Beast Bond</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4FB954CF"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Detect Magic</w:t>
      </w:r>
    </w:p>
    <w:p w14:paraId="13F770D4"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Detect Poison and Disease</w:t>
      </w:r>
    </w:p>
    <w:p w14:paraId="16B03083"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Speak with Animals</w:t>
      </w:r>
    </w:p>
    <w:p w14:paraId="0041CD9D"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7779A01A" w14:textId="77777777" w:rsidR="00745EC5" w:rsidRPr="00134BC3" w:rsidRDefault="00745EC5" w:rsidP="00745EC5">
      <w:pPr>
        <w:contextualSpacing/>
        <w:rPr>
          <w:rFonts w:eastAsia="Times New Roman" w:cstheme="minorHAnsi"/>
          <w:color w:val="000000"/>
          <w:sz w:val="18"/>
          <w:szCs w:val="18"/>
        </w:rPr>
      </w:pPr>
      <w:r w:rsidRPr="00134BC3">
        <w:rPr>
          <w:rFonts w:eastAsia="Times New Roman" w:cstheme="minorHAnsi"/>
          <w:color w:val="000000"/>
          <w:sz w:val="18"/>
          <w:szCs w:val="18"/>
        </w:rPr>
        <w:t>Animal Friendship</w:t>
      </w:r>
    </w:p>
    <w:p w14:paraId="0FFFFBC3" w14:textId="77777777" w:rsidR="008609A8" w:rsidRPr="009424EA" w:rsidRDefault="008609A8" w:rsidP="008609A8">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 xml:space="preserve">Charm </w:t>
      </w:r>
      <w:r>
        <w:rPr>
          <w:rFonts w:eastAsia="Times New Roman" w:cstheme="minorHAnsi"/>
          <w:color w:val="000000"/>
          <w:sz w:val="18"/>
          <w:szCs w:val="18"/>
          <w:vertAlign w:val="superscript"/>
        </w:rPr>
        <w:t>Modified</w:t>
      </w:r>
    </w:p>
    <w:p w14:paraId="6A6A2282"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04BAB7B0"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Faerie Fire</w:t>
      </w:r>
    </w:p>
    <w:p w14:paraId="0A2581FB"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lastRenderedPageBreak/>
        <w:t>Ice Knife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5BF81FA5"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Healing Word</w:t>
      </w:r>
    </w:p>
    <w:p w14:paraId="58E2F640"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 xml:space="preserve">Rejuvenation </w:t>
      </w:r>
      <w:r>
        <w:rPr>
          <w:rFonts w:eastAsia="Times New Roman" w:cstheme="minorHAnsi"/>
          <w:color w:val="000000"/>
          <w:sz w:val="18"/>
          <w:szCs w:val="18"/>
          <w:vertAlign w:val="superscript"/>
        </w:rPr>
        <w:t>WoW5eRPG</w:t>
      </w:r>
    </w:p>
    <w:p w14:paraId="160DD204"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Moonfire</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2B3E91FC"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 xml:space="preserve">Swipe and Shred </w:t>
      </w:r>
      <w:r>
        <w:rPr>
          <w:rFonts w:eastAsia="Times New Roman" w:cstheme="minorHAnsi"/>
          <w:color w:val="000000"/>
          <w:sz w:val="18"/>
          <w:szCs w:val="18"/>
          <w:vertAlign w:val="superscript"/>
        </w:rPr>
        <w:t>WoW5eRPG</w:t>
      </w:r>
    </w:p>
    <w:p w14:paraId="1A7342AC" w14:textId="77777777" w:rsidR="00E03F31" w:rsidRPr="00134BC3" w:rsidRDefault="00E03F31" w:rsidP="00300E71">
      <w:pPr>
        <w:contextualSpacing/>
        <w:rPr>
          <w:rFonts w:eastAsia="Times New Roman" w:cstheme="minorHAnsi"/>
          <w:color w:val="000000"/>
          <w:sz w:val="18"/>
          <w:szCs w:val="18"/>
        </w:rPr>
      </w:pPr>
      <w:del w:id="4907" w:author="Admin" w:date="2021-02-13T18:30:00Z">
        <w:r w:rsidRPr="00134BC3" w:rsidDel="00752E53">
          <w:rPr>
            <w:rFonts w:eastAsia="Times New Roman" w:cstheme="minorHAnsi"/>
            <w:color w:val="000000"/>
            <w:sz w:val="18"/>
            <w:szCs w:val="18"/>
          </w:rPr>
          <w:delText>Thunderstorm</w:delText>
        </w:r>
        <w:r w:rsidDel="00752E53">
          <w:rPr>
            <w:rFonts w:eastAsia="Times New Roman" w:cstheme="minorHAnsi"/>
            <w:color w:val="000000"/>
            <w:sz w:val="18"/>
            <w:szCs w:val="18"/>
          </w:rPr>
          <w:delText xml:space="preserve"> </w:delText>
        </w:r>
      </w:del>
      <w:ins w:id="4908" w:author="Admin" w:date="2021-02-13T18:30:00Z">
        <w:r w:rsidR="00752E53" w:rsidRPr="00134BC3">
          <w:rPr>
            <w:rFonts w:eastAsia="Times New Roman" w:cstheme="minorHAnsi"/>
            <w:color w:val="000000"/>
            <w:sz w:val="18"/>
            <w:szCs w:val="18"/>
          </w:rPr>
          <w:t>Thunder</w:t>
        </w:r>
        <w:r w:rsidR="00752E53">
          <w:rPr>
            <w:rFonts w:eastAsia="Times New Roman" w:cstheme="minorHAnsi"/>
            <w:color w:val="000000"/>
            <w:sz w:val="18"/>
            <w:szCs w:val="18"/>
          </w:rPr>
          <w:t xml:space="preserve">wave </w:t>
        </w:r>
      </w:ins>
      <w:del w:id="4909" w:author="Admin" w:date="2021-02-13T18:30:00Z">
        <w:r w:rsidDel="00752E53">
          <w:rPr>
            <w:rFonts w:eastAsia="Times New Roman" w:cstheme="minorHAnsi"/>
            <w:color w:val="000000"/>
            <w:sz w:val="18"/>
            <w:szCs w:val="18"/>
            <w:vertAlign w:val="superscript"/>
          </w:rPr>
          <w:delText>Modified</w:delText>
        </w:r>
      </w:del>
    </w:p>
    <w:p w14:paraId="52D176F5"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Earth Tremor</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48CD70D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0C6FC2A7" w14:textId="77777777" w:rsidR="008609A8" w:rsidRPr="00134BC3" w:rsidRDefault="008609A8" w:rsidP="008609A8">
      <w:pPr>
        <w:contextualSpacing/>
        <w:rPr>
          <w:rFonts w:eastAsia="Times New Roman" w:cstheme="minorHAnsi"/>
          <w:color w:val="000000"/>
          <w:sz w:val="18"/>
          <w:szCs w:val="18"/>
        </w:rPr>
      </w:pPr>
      <w:r w:rsidRPr="00134BC3">
        <w:rPr>
          <w:rFonts w:eastAsia="Times New Roman" w:cstheme="minorHAnsi"/>
          <w:color w:val="000000"/>
          <w:sz w:val="18"/>
          <w:szCs w:val="18"/>
        </w:rPr>
        <w:t>Fade</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368B378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15DD9B4C" w14:textId="77777777" w:rsidR="00034FEA" w:rsidRDefault="00034FEA" w:rsidP="009424EA">
      <w:pPr>
        <w:contextualSpacing/>
        <w:rPr>
          <w:rFonts w:eastAsia="Times New Roman" w:cstheme="minorHAnsi"/>
          <w:color w:val="000000"/>
          <w:sz w:val="18"/>
          <w:szCs w:val="18"/>
        </w:rPr>
      </w:pPr>
      <w:r>
        <w:rPr>
          <w:rFonts w:eastAsia="Times New Roman" w:cstheme="minorHAnsi"/>
          <w:color w:val="000000"/>
          <w:sz w:val="18"/>
          <w:szCs w:val="18"/>
        </w:rPr>
        <w:t>Aspect Array</w:t>
      </w:r>
      <w:r w:rsidR="00484B13">
        <w:rPr>
          <w:rFonts w:eastAsia="Times New Roman" w:cstheme="minorHAnsi"/>
          <w:color w:val="000000"/>
          <w:sz w:val="18"/>
          <w:szCs w:val="18"/>
        </w:rPr>
        <w:t xml:space="preserve"> </w:t>
      </w:r>
      <w:r w:rsidR="009424EA">
        <w:rPr>
          <w:rFonts w:eastAsia="Times New Roman" w:cstheme="minorHAnsi"/>
          <w:color w:val="000000"/>
          <w:sz w:val="18"/>
          <w:szCs w:val="18"/>
          <w:vertAlign w:val="superscript"/>
        </w:rPr>
        <w:t>WoW5eRPG</w:t>
      </w:r>
    </w:p>
    <w:p w14:paraId="719B6C00" w14:textId="77777777" w:rsidR="00E03F31" w:rsidRPr="00484B13" w:rsidRDefault="00E03F31" w:rsidP="00E03F31">
      <w:pPr>
        <w:contextualSpacing/>
        <w:rPr>
          <w:rFonts w:eastAsia="Times New Roman" w:cstheme="minorHAnsi"/>
          <w:color w:val="000000"/>
          <w:sz w:val="18"/>
          <w:szCs w:val="18"/>
        </w:rPr>
      </w:pPr>
      <w:r w:rsidRPr="004A6694">
        <w:rPr>
          <w:rFonts w:eastAsia="Times New Roman" w:cstheme="minorHAnsi"/>
          <w:color w:val="000000"/>
          <w:sz w:val="18"/>
          <w:szCs w:val="18"/>
        </w:rPr>
        <w:t xml:space="preserve">Inner Fire </w:t>
      </w:r>
      <w:r>
        <w:rPr>
          <w:rFonts w:eastAsia="Times New Roman" w:cstheme="minorHAnsi"/>
          <w:color w:val="000000"/>
          <w:sz w:val="18"/>
          <w:szCs w:val="18"/>
          <w:vertAlign w:val="superscript"/>
        </w:rPr>
        <w:t>WoW5eRPG</w:t>
      </w:r>
      <w:r>
        <w:rPr>
          <w:rFonts w:eastAsia="Times New Roman" w:cstheme="minorHAnsi"/>
          <w:color w:val="000000"/>
          <w:sz w:val="18"/>
          <w:szCs w:val="18"/>
        </w:rPr>
        <w:t xml:space="preserve"> – </w:t>
      </w:r>
      <w:r w:rsidRPr="00AD0065">
        <w:rPr>
          <w:rFonts w:eastAsia="Times New Roman" w:cstheme="minorHAnsi"/>
          <w:i/>
          <w:iCs/>
          <w:color w:val="000000"/>
          <w:sz w:val="18"/>
          <w:szCs w:val="18"/>
        </w:rPr>
        <w:t>Mark of the W</w:t>
      </w:r>
      <w:r>
        <w:rPr>
          <w:rFonts w:eastAsia="Times New Roman" w:cstheme="minorHAnsi"/>
          <w:i/>
          <w:iCs/>
          <w:color w:val="000000"/>
          <w:sz w:val="18"/>
          <w:szCs w:val="18"/>
        </w:rPr>
        <w:t xml:space="preserve">ild </w:t>
      </w:r>
    </w:p>
    <w:p w14:paraId="728B4172"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Jump</w:t>
      </w:r>
    </w:p>
    <w:p w14:paraId="635A9F95"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Longstrider</w:t>
      </w:r>
    </w:p>
    <w:p w14:paraId="26A909FF"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Goodberry</w:t>
      </w:r>
    </w:p>
    <w:p w14:paraId="3DF14092"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Purify Food and Drink</w:t>
      </w:r>
    </w:p>
    <w:p w14:paraId="6B46FF12"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Resolve</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1DB4542C" w14:textId="77777777" w:rsidR="008609A8" w:rsidRDefault="008609A8">
      <w:pPr>
        <w:contextualSpacing/>
        <w:rPr>
          <w:rFonts w:eastAsia="Times New Roman" w:cstheme="minorHAnsi"/>
          <w:color w:val="000000"/>
          <w:sz w:val="18"/>
          <w:szCs w:val="18"/>
        </w:rPr>
      </w:pPr>
    </w:p>
    <w:p w14:paraId="2A0DCE90"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2 (2nd level)</w:t>
      </w:r>
    </w:p>
    <w:p w14:paraId="6EBA3517"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789397D5" w14:textId="77777777" w:rsidR="00EB438F" w:rsidRPr="00DD1090" w:rsidRDefault="00EB438F" w:rsidP="00EB438F">
      <w:pPr>
        <w:rPr>
          <w:i/>
          <w:iCs/>
          <w:sz w:val="18"/>
          <w:szCs w:val="18"/>
        </w:rPr>
      </w:pPr>
      <w:r w:rsidRPr="00DD1090">
        <w:rPr>
          <w:sz w:val="18"/>
          <w:szCs w:val="18"/>
        </w:rPr>
        <w:t xml:space="preserve">Retribution Aura </w:t>
      </w:r>
      <w:r w:rsidRPr="00DD1090">
        <w:rPr>
          <w:rFonts w:eastAsia="Times New Roman" w:cstheme="minorHAnsi"/>
          <w:color w:val="000000"/>
          <w:sz w:val="18"/>
          <w:szCs w:val="18"/>
          <w:vertAlign w:val="superscript"/>
        </w:rPr>
        <w:t>WoW5eRPG</w:t>
      </w:r>
      <w:r w:rsidRPr="00DD1090">
        <w:rPr>
          <w:sz w:val="18"/>
          <w:szCs w:val="18"/>
        </w:rPr>
        <w:t xml:space="preserve"> – </w:t>
      </w:r>
      <w:r w:rsidRPr="00DD1090">
        <w:rPr>
          <w:i/>
          <w:iCs/>
          <w:sz w:val="18"/>
          <w:szCs w:val="18"/>
        </w:rPr>
        <w:t>Thorns Aura</w:t>
      </w:r>
      <w:r w:rsidRPr="00DD1090">
        <w:rPr>
          <w:rFonts w:eastAsia="Times New Roman" w:cstheme="minorHAnsi"/>
          <w:color w:val="000000"/>
          <w:sz w:val="18"/>
          <w:szCs w:val="18"/>
          <w:vertAlign w:val="superscript"/>
        </w:rPr>
        <w:t xml:space="preserve"> </w:t>
      </w:r>
    </w:p>
    <w:p w14:paraId="5134B68C"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Lesser Restoration</w:t>
      </w:r>
    </w:p>
    <w:p w14:paraId="6E4BEF8D"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Protection from Poison</w:t>
      </w:r>
    </w:p>
    <w:p w14:paraId="7231D421"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Pass without Trace</w:t>
      </w:r>
    </w:p>
    <w:p w14:paraId="7CA3E301"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3648A8A8"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Blink Step</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1C7B0249" w14:textId="77777777" w:rsidR="00E03F31" w:rsidRPr="00391521" w:rsidRDefault="00E03F31" w:rsidP="00E03F31">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Dust Devil</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36136869" w14:textId="77777777" w:rsidR="00E03F31" w:rsidRPr="00256C5A" w:rsidRDefault="00E03F31" w:rsidP="00E03F31">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Healing Spirit </w:t>
      </w:r>
      <w:r>
        <w:rPr>
          <w:rFonts w:eastAsia="Times New Roman" w:cstheme="minorHAnsi"/>
          <w:color w:val="000000"/>
          <w:sz w:val="18"/>
          <w:szCs w:val="18"/>
          <w:vertAlign w:val="superscript"/>
        </w:rPr>
        <w:t>XGtE</w:t>
      </w:r>
    </w:p>
    <w:p w14:paraId="21995F56"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13EB1BE5"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Beast Sense</w:t>
      </w:r>
    </w:p>
    <w:p w14:paraId="3D99D5C4"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Find Traps</w:t>
      </w:r>
    </w:p>
    <w:p w14:paraId="51AA952C"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Locate Animals or Plants</w:t>
      </w:r>
    </w:p>
    <w:p w14:paraId="18299214"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Locate Object</w:t>
      </w:r>
    </w:p>
    <w:p w14:paraId="0DD5BB9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5B8B78A2"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Animal Messenger</w:t>
      </w:r>
    </w:p>
    <w:p w14:paraId="109FCFB2" w14:textId="77777777" w:rsidR="00E03F31" w:rsidRPr="009424EA" w:rsidRDefault="00E03F31" w:rsidP="00E03F31">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 xml:space="preserve">Hold </w:t>
      </w:r>
      <w:r>
        <w:rPr>
          <w:rFonts w:eastAsia="Times New Roman" w:cstheme="minorHAnsi"/>
          <w:color w:val="000000"/>
          <w:sz w:val="18"/>
          <w:szCs w:val="18"/>
          <w:vertAlign w:val="superscript"/>
        </w:rPr>
        <w:t>Modified</w:t>
      </w:r>
    </w:p>
    <w:p w14:paraId="5DEFA845"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4E173948"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Flame Blade</w:t>
      </w:r>
    </w:p>
    <w:p w14:paraId="6BFD4D4E"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Flaming Sphere</w:t>
      </w:r>
    </w:p>
    <w:p w14:paraId="6F8B947B"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Gust of Wind</w:t>
      </w:r>
    </w:p>
    <w:p w14:paraId="58CC294B"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Moonbeam</w:t>
      </w:r>
      <w:r>
        <w:rPr>
          <w:rFonts w:eastAsia="Times New Roman" w:cstheme="minorHAnsi"/>
          <w:color w:val="000000"/>
          <w:sz w:val="18"/>
          <w:szCs w:val="18"/>
        </w:rPr>
        <w:t xml:space="preserve"> </w:t>
      </w:r>
    </w:p>
    <w:p w14:paraId="2B5910C4"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Warding Wind</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12E505F9"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7722E1F8"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Barkskin</w:t>
      </w:r>
    </w:p>
    <w:p w14:paraId="1043CFFF"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Darkvision</w:t>
      </w:r>
    </w:p>
    <w:p w14:paraId="148F2881"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Earthbind</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53119F8C" w14:textId="77777777" w:rsidR="00E03F31" w:rsidRPr="00106241" w:rsidRDefault="00E03F31" w:rsidP="00E03F31">
      <w:pPr>
        <w:contextualSpacing/>
        <w:rPr>
          <w:rFonts w:eastAsia="Times New Roman" w:cstheme="minorHAnsi"/>
          <w:i/>
          <w:iCs/>
          <w:color w:val="000000"/>
          <w:sz w:val="18"/>
          <w:szCs w:val="18"/>
        </w:rPr>
      </w:pPr>
      <w:r w:rsidRPr="00134BC3">
        <w:rPr>
          <w:rFonts w:eastAsia="Times New Roman" w:cstheme="minorHAnsi"/>
          <w:color w:val="000000"/>
          <w:sz w:val="18"/>
          <w:szCs w:val="18"/>
        </w:rPr>
        <w:t>Enhance Ability</w:t>
      </w:r>
    </w:p>
    <w:p w14:paraId="6622B106"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Heat Metal</w:t>
      </w:r>
    </w:p>
    <w:p w14:paraId="5BEE13FC"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Tiger’s Maul</w:t>
      </w:r>
      <w:r w:rsidRPr="00E03F31">
        <w:rPr>
          <w:rFonts w:eastAsia="Times New Roman" w:cstheme="minorHAnsi"/>
          <w:color w:val="000000"/>
          <w:sz w:val="18"/>
          <w:szCs w:val="18"/>
          <w:vertAlign w:val="superscript"/>
        </w:rPr>
        <w:t xml:space="preserve"> </w:t>
      </w:r>
      <w:r>
        <w:rPr>
          <w:rFonts w:eastAsia="Times New Roman" w:cstheme="minorHAnsi"/>
          <w:color w:val="000000"/>
          <w:sz w:val="18"/>
          <w:szCs w:val="18"/>
          <w:vertAlign w:val="superscript"/>
        </w:rPr>
        <w:t>WoW5eRPG</w:t>
      </w:r>
    </w:p>
    <w:p w14:paraId="57819E76"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color w:val="000000"/>
          <w:sz w:val="18"/>
          <w:szCs w:val="18"/>
        </w:rPr>
        <w:t>Spike Growth</w:t>
      </w:r>
    </w:p>
    <w:p w14:paraId="22A8EEA2" w14:textId="77777777" w:rsidR="005B2188" w:rsidRPr="00EA4668" w:rsidRDefault="005B2188">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Skywrite</w:t>
      </w:r>
      <w:r w:rsidR="00EA4668">
        <w:rPr>
          <w:rFonts w:eastAsia="Times New Roman" w:cstheme="minorHAnsi"/>
          <w:color w:val="000000"/>
          <w:sz w:val="18"/>
          <w:szCs w:val="18"/>
        </w:rPr>
        <w:t xml:space="preserve"> </w:t>
      </w:r>
      <w:r w:rsidR="00EA4668">
        <w:rPr>
          <w:rFonts w:eastAsia="Times New Roman" w:cstheme="minorHAnsi"/>
          <w:color w:val="000000"/>
          <w:sz w:val="18"/>
          <w:szCs w:val="18"/>
          <w:vertAlign w:val="superscript"/>
        </w:rPr>
        <w:t>EE</w:t>
      </w:r>
    </w:p>
    <w:p w14:paraId="45D7878E" w14:textId="77777777" w:rsidR="0032357D" w:rsidRPr="00134BC3" w:rsidRDefault="0032357D">
      <w:pPr>
        <w:contextualSpacing/>
        <w:rPr>
          <w:rFonts w:eastAsia="Times New Roman" w:cstheme="minorHAnsi"/>
          <w:b/>
          <w:bCs/>
          <w:color w:val="000000"/>
          <w:sz w:val="18"/>
          <w:szCs w:val="18"/>
        </w:rPr>
      </w:pPr>
    </w:p>
    <w:p w14:paraId="78783018"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3 (3rd level)</w:t>
      </w:r>
    </w:p>
    <w:p w14:paraId="35D9FCE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06C92C2D" w14:textId="77777777" w:rsidR="00E03F31" w:rsidRPr="00134BC3" w:rsidRDefault="00E03F31" w:rsidP="00E03F31">
      <w:pPr>
        <w:contextualSpacing/>
        <w:rPr>
          <w:rFonts w:eastAsia="Times New Roman" w:cstheme="minorHAnsi"/>
          <w:sz w:val="18"/>
          <w:szCs w:val="18"/>
        </w:rPr>
      </w:pPr>
      <w:r w:rsidRPr="00134BC3">
        <w:rPr>
          <w:rFonts w:eastAsia="Times New Roman" w:cstheme="minorHAnsi"/>
          <w:sz w:val="18"/>
          <w:szCs w:val="18"/>
        </w:rPr>
        <w:t>Dispel Magic</w:t>
      </w:r>
    </w:p>
    <w:p w14:paraId="6EB07B88" w14:textId="77777777" w:rsidR="00AD2E23" w:rsidRPr="00134BC3" w:rsidRDefault="00AD2E23" w:rsidP="00AD2E23">
      <w:pPr>
        <w:contextualSpacing/>
        <w:rPr>
          <w:rFonts w:eastAsia="Times New Roman" w:cstheme="minorHAnsi"/>
          <w:sz w:val="18"/>
          <w:szCs w:val="18"/>
        </w:rPr>
      </w:pPr>
      <w:r w:rsidRPr="00134BC3">
        <w:rPr>
          <w:rFonts w:eastAsia="Times New Roman" w:cstheme="minorHAnsi"/>
          <w:sz w:val="18"/>
          <w:szCs w:val="18"/>
        </w:rPr>
        <w:t>Protection from Energy</w:t>
      </w:r>
    </w:p>
    <w:p w14:paraId="038011A9"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lastRenderedPageBreak/>
        <w:t>Conjuration</w:t>
      </w:r>
    </w:p>
    <w:p w14:paraId="6332409B" w14:textId="77777777" w:rsidR="00E03F31" w:rsidRPr="00134BC3" w:rsidRDefault="00E03F31" w:rsidP="00E03F31">
      <w:pPr>
        <w:contextualSpacing/>
        <w:rPr>
          <w:rFonts w:eastAsia="Times New Roman" w:cstheme="minorHAnsi"/>
          <w:sz w:val="18"/>
          <w:szCs w:val="18"/>
        </w:rPr>
      </w:pPr>
      <w:r w:rsidRPr="00134BC3">
        <w:rPr>
          <w:rFonts w:eastAsia="Times New Roman" w:cstheme="minorHAnsi"/>
          <w:sz w:val="18"/>
          <w:szCs w:val="18"/>
        </w:rPr>
        <w:t>Call Lightning</w:t>
      </w:r>
    </w:p>
    <w:p w14:paraId="19E56DB3" w14:textId="77777777" w:rsidR="00C113C4" w:rsidRPr="00134BC3" w:rsidRDefault="00C113C4" w:rsidP="00C113C4">
      <w:pPr>
        <w:contextualSpacing/>
        <w:rPr>
          <w:rFonts w:eastAsia="Times New Roman" w:cstheme="minorHAnsi"/>
          <w:sz w:val="18"/>
          <w:szCs w:val="18"/>
        </w:rPr>
      </w:pPr>
      <w:r w:rsidRPr="00134BC3">
        <w:rPr>
          <w:rFonts w:eastAsia="Times New Roman" w:cstheme="minorHAnsi"/>
          <w:sz w:val="18"/>
          <w:szCs w:val="18"/>
        </w:rPr>
        <w:t>Sleet Storm</w:t>
      </w:r>
    </w:p>
    <w:p w14:paraId="11AE3B61" w14:textId="77777777" w:rsidR="00C113C4" w:rsidRPr="0055104D" w:rsidRDefault="00C113C4" w:rsidP="00C113C4">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Tidal Wave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6428B96D"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095E657D" w14:textId="77777777" w:rsidR="00C113C4" w:rsidRPr="00134BC3" w:rsidRDefault="00C113C4" w:rsidP="00C113C4">
      <w:pPr>
        <w:contextualSpacing/>
        <w:rPr>
          <w:rFonts w:eastAsia="Times New Roman" w:cstheme="minorHAnsi"/>
          <w:sz w:val="18"/>
          <w:szCs w:val="18"/>
        </w:rPr>
      </w:pPr>
      <w:r w:rsidRPr="00134BC3">
        <w:rPr>
          <w:rFonts w:eastAsia="Times New Roman" w:cstheme="minorHAnsi"/>
          <w:sz w:val="18"/>
          <w:szCs w:val="18"/>
        </w:rPr>
        <w:t>Slumber</w:t>
      </w:r>
    </w:p>
    <w:p w14:paraId="05682C8D"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0881E349" w14:textId="77777777" w:rsidR="00E03F31" w:rsidRPr="00134BC3" w:rsidRDefault="00E03F31" w:rsidP="00E03F31">
      <w:pPr>
        <w:contextualSpacing/>
        <w:rPr>
          <w:rFonts w:eastAsia="Times New Roman" w:cstheme="minorHAnsi"/>
          <w:sz w:val="18"/>
          <w:szCs w:val="18"/>
        </w:rPr>
      </w:pPr>
      <w:r w:rsidRPr="00134BC3">
        <w:rPr>
          <w:rFonts w:eastAsia="Times New Roman" w:cstheme="minorHAnsi"/>
          <w:sz w:val="18"/>
          <w:szCs w:val="18"/>
        </w:rPr>
        <w:t>Cyclone</w:t>
      </w:r>
      <w:r w:rsidRPr="00E03F31">
        <w:rPr>
          <w:rFonts w:eastAsia="Times New Roman" w:cstheme="minorHAnsi"/>
          <w:sz w:val="18"/>
          <w:szCs w:val="18"/>
          <w:vertAlign w:val="superscript"/>
        </w:rPr>
        <w:t xml:space="preserve"> </w:t>
      </w:r>
      <w:r>
        <w:rPr>
          <w:rFonts w:eastAsia="Times New Roman" w:cstheme="minorHAnsi"/>
          <w:sz w:val="18"/>
          <w:szCs w:val="18"/>
          <w:vertAlign w:val="superscript"/>
        </w:rPr>
        <w:t>WoW5eRPG</w:t>
      </w:r>
    </w:p>
    <w:p w14:paraId="79F914A0" w14:textId="77777777" w:rsidR="00E03F31" w:rsidRPr="00134BC3" w:rsidRDefault="00E03F31" w:rsidP="00E03F31">
      <w:pPr>
        <w:contextualSpacing/>
        <w:rPr>
          <w:rFonts w:eastAsia="Times New Roman" w:cstheme="minorHAnsi"/>
          <w:sz w:val="18"/>
          <w:szCs w:val="18"/>
        </w:rPr>
      </w:pPr>
      <w:r w:rsidRPr="00134BC3">
        <w:rPr>
          <w:rFonts w:eastAsia="Times New Roman" w:cstheme="minorHAnsi"/>
          <w:sz w:val="18"/>
          <w:szCs w:val="18"/>
        </w:rPr>
        <w:t>Daylight</w:t>
      </w:r>
    </w:p>
    <w:p w14:paraId="6399254D" w14:textId="77777777" w:rsidR="00E03F31" w:rsidRPr="0055104D" w:rsidRDefault="00E03F31" w:rsidP="00E03F31">
      <w:pPr>
        <w:contextualSpacing/>
        <w:rPr>
          <w:rFonts w:eastAsia="Times New Roman" w:cstheme="minorHAnsi"/>
          <w:sz w:val="18"/>
          <w:szCs w:val="18"/>
          <w:vertAlign w:val="superscript"/>
        </w:rPr>
      </w:pPr>
      <w:r>
        <w:rPr>
          <w:rFonts w:eastAsia="Times New Roman" w:cstheme="minorHAnsi"/>
          <w:sz w:val="18"/>
          <w:szCs w:val="18"/>
        </w:rPr>
        <w:t xml:space="preserve">Flame Arrows </w:t>
      </w:r>
      <w:r>
        <w:rPr>
          <w:rFonts w:eastAsia="Times New Roman" w:cstheme="minorHAnsi"/>
          <w:sz w:val="18"/>
          <w:szCs w:val="18"/>
          <w:vertAlign w:val="superscript"/>
        </w:rPr>
        <w:t>EE</w:t>
      </w:r>
    </w:p>
    <w:p w14:paraId="0538D976" w14:textId="77777777" w:rsidR="00C113C4" w:rsidRPr="00134BC3" w:rsidRDefault="00C113C4" w:rsidP="00C113C4">
      <w:pPr>
        <w:contextualSpacing/>
        <w:rPr>
          <w:rFonts w:eastAsia="Times New Roman" w:cstheme="minorHAnsi"/>
          <w:sz w:val="18"/>
          <w:szCs w:val="18"/>
        </w:rPr>
      </w:pPr>
      <w:r w:rsidRPr="00134BC3">
        <w:rPr>
          <w:rFonts w:eastAsia="Times New Roman" w:cstheme="minorHAnsi"/>
          <w:sz w:val="18"/>
          <w:szCs w:val="18"/>
        </w:rPr>
        <w:t>Shooting Star</w:t>
      </w:r>
      <w:r>
        <w:rPr>
          <w:rFonts w:eastAsia="Times New Roman" w:cstheme="minorHAnsi"/>
          <w:sz w:val="18"/>
          <w:szCs w:val="18"/>
        </w:rPr>
        <w:t xml:space="preserve"> </w:t>
      </w:r>
      <w:r>
        <w:rPr>
          <w:rFonts w:eastAsia="Times New Roman" w:cstheme="minorHAnsi"/>
          <w:color w:val="000000"/>
          <w:sz w:val="18"/>
          <w:szCs w:val="18"/>
          <w:vertAlign w:val="superscript"/>
        </w:rPr>
        <w:t>WoW5eRPG</w:t>
      </w:r>
    </w:p>
    <w:p w14:paraId="70FB3937" w14:textId="77777777" w:rsidR="00C113C4" w:rsidRPr="00072E46" w:rsidRDefault="00C113C4" w:rsidP="00C113C4">
      <w:pPr>
        <w:contextualSpacing/>
        <w:rPr>
          <w:rFonts w:eastAsia="Times New Roman" w:cstheme="minorHAnsi"/>
          <w:i/>
          <w:iCs/>
          <w:sz w:val="18"/>
          <w:szCs w:val="18"/>
        </w:rPr>
      </w:pPr>
      <w:r w:rsidRPr="00134BC3">
        <w:rPr>
          <w:rFonts w:eastAsia="Times New Roman" w:cstheme="minorHAnsi"/>
          <w:sz w:val="18"/>
          <w:szCs w:val="18"/>
        </w:rPr>
        <w:t>Sunbeam</w:t>
      </w:r>
      <w:r>
        <w:rPr>
          <w:rFonts w:eastAsia="Times New Roman" w:cstheme="minorHAnsi"/>
          <w:sz w:val="18"/>
          <w:szCs w:val="18"/>
        </w:rPr>
        <w:t xml:space="preserve"> </w:t>
      </w:r>
      <w:r>
        <w:rPr>
          <w:rFonts w:eastAsia="Times New Roman" w:cstheme="minorHAnsi"/>
          <w:sz w:val="18"/>
          <w:szCs w:val="18"/>
          <w:vertAlign w:val="superscript"/>
        </w:rPr>
        <w:t xml:space="preserve">Modified </w:t>
      </w:r>
      <w:r>
        <w:rPr>
          <w:rFonts w:eastAsia="Times New Roman" w:cstheme="minorHAnsi"/>
          <w:i/>
          <w:iCs/>
          <w:sz w:val="18"/>
          <w:szCs w:val="18"/>
        </w:rPr>
        <w:t>– Stellar Flare</w:t>
      </w:r>
    </w:p>
    <w:p w14:paraId="70CED968" w14:textId="77777777" w:rsidR="00C113C4" w:rsidRDefault="00C113C4" w:rsidP="00C113C4">
      <w:pPr>
        <w:contextualSpacing/>
        <w:rPr>
          <w:rFonts w:eastAsia="Times New Roman" w:cstheme="minorHAnsi"/>
          <w:sz w:val="18"/>
          <w:szCs w:val="18"/>
        </w:rPr>
      </w:pPr>
      <w:r w:rsidRPr="00134BC3">
        <w:rPr>
          <w:rFonts w:eastAsia="Times New Roman" w:cstheme="minorHAnsi"/>
          <w:sz w:val="18"/>
          <w:szCs w:val="18"/>
        </w:rPr>
        <w:t>Sunfire</w:t>
      </w:r>
      <w:r>
        <w:rPr>
          <w:rFonts w:eastAsia="Times New Roman" w:cstheme="minorHAnsi"/>
          <w:sz w:val="18"/>
          <w:szCs w:val="18"/>
        </w:rPr>
        <w:t xml:space="preserve"> </w:t>
      </w:r>
      <w:r>
        <w:rPr>
          <w:rFonts w:eastAsia="Times New Roman" w:cstheme="minorHAnsi"/>
          <w:color w:val="000000"/>
          <w:sz w:val="18"/>
          <w:szCs w:val="18"/>
          <w:vertAlign w:val="superscript"/>
        </w:rPr>
        <w:t>WoW5eRPG</w:t>
      </w:r>
    </w:p>
    <w:p w14:paraId="4A77504F" w14:textId="77777777" w:rsidR="00C113C4" w:rsidRPr="0055104D" w:rsidRDefault="00C113C4" w:rsidP="00C113C4">
      <w:pPr>
        <w:contextualSpacing/>
        <w:rPr>
          <w:rFonts w:eastAsia="Times New Roman" w:cstheme="minorHAnsi"/>
          <w:sz w:val="18"/>
          <w:szCs w:val="18"/>
          <w:vertAlign w:val="superscript"/>
        </w:rPr>
      </w:pPr>
      <w:r>
        <w:rPr>
          <w:rFonts w:eastAsia="Times New Roman" w:cstheme="minorHAnsi"/>
          <w:sz w:val="18"/>
          <w:szCs w:val="18"/>
        </w:rPr>
        <w:t xml:space="preserve">Wall of Water </w:t>
      </w:r>
      <w:r>
        <w:rPr>
          <w:rFonts w:eastAsia="Times New Roman" w:cstheme="minorHAnsi"/>
          <w:sz w:val="18"/>
          <w:szCs w:val="18"/>
          <w:vertAlign w:val="superscript"/>
        </w:rPr>
        <w:t>EE</w:t>
      </w:r>
    </w:p>
    <w:p w14:paraId="5E50C555" w14:textId="77777777" w:rsidR="00C113C4" w:rsidRPr="00134BC3" w:rsidRDefault="00C113C4" w:rsidP="00C113C4">
      <w:pPr>
        <w:contextualSpacing/>
        <w:rPr>
          <w:rFonts w:eastAsia="Times New Roman" w:cstheme="minorHAnsi"/>
          <w:sz w:val="18"/>
          <w:szCs w:val="18"/>
        </w:rPr>
      </w:pPr>
      <w:r w:rsidRPr="00134BC3">
        <w:rPr>
          <w:rFonts w:eastAsia="Times New Roman" w:cstheme="minorHAnsi"/>
          <w:sz w:val="18"/>
          <w:szCs w:val="18"/>
        </w:rPr>
        <w:t>Wind Wall</w:t>
      </w:r>
    </w:p>
    <w:p w14:paraId="5BAF3787"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6BF2143A" w14:textId="77777777" w:rsidR="00EB438F" w:rsidRPr="00AD2E23" w:rsidRDefault="00E03F31" w:rsidP="00AD2E23">
      <w:pPr>
        <w:contextualSpacing/>
        <w:rPr>
          <w:rFonts w:eastAsia="Times New Roman" w:cstheme="minorHAnsi"/>
          <w:sz w:val="18"/>
          <w:szCs w:val="18"/>
        </w:rPr>
      </w:pPr>
      <w:r w:rsidRPr="00134BC3">
        <w:rPr>
          <w:rFonts w:eastAsia="Times New Roman" w:cstheme="minorHAnsi"/>
          <w:sz w:val="18"/>
          <w:szCs w:val="18"/>
        </w:rPr>
        <w:t>Feign Death</w:t>
      </w:r>
      <w:r w:rsidRPr="00AD2E23">
        <w:rPr>
          <w:rFonts w:eastAsia="Times New Roman" w:cstheme="minorHAnsi"/>
          <w:sz w:val="18"/>
          <w:szCs w:val="18"/>
        </w:rPr>
        <w:t xml:space="preserve"> </w:t>
      </w:r>
    </w:p>
    <w:p w14:paraId="40FEDB46" w14:textId="77777777" w:rsidR="00E03F31" w:rsidRPr="00134BC3" w:rsidRDefault="00E03F31" w:rsidP="00E03F31">
      <w:pPr>
        <w:contextualSpacing/>
        <w:rPr>
          <w:rFonts w:eastAsia="Times New Roman" w:cstheme="minorHAnsi"/>
          <w:color w:val="000000"/>
          <w:sz w:val="18"/>
          <w:szCs w:val="18"/>
        </w:rPr>
      </w:pPr>
      <w:r w:rsidRPr="00134BC3">
        <w:rPr>
          <w:rFonts w:eastAsia="Times New Roman" w:cstheme="minorHAnsi"/>
          <w:sz w:val="18"/>
          <w:szCs w:val="18"/>
        </w:rPr>
        <w:t xml:space="preserve">Lunar Curse </w:t>
      </w:r>
      <w:r>
        <w:rPr>
          <w:rFonts w:eastAsia="Times New Roman" w:cstheme="minorHAnsi"/>
          <w:color w:val="000000"/>
          <w:sz w:val="18"/>
          <w:szCs w:val="18"/>
          <w:vertAlign w:val="superscript"/>
        </w:rPr>
        <w:t>WoW5eRPG</w:t>
      </w:r>
    </w:p>
    <w:p w14:paraId="0C2EDCFB" w14:textId="77777777" w:rsidR="00AD2E23" w:rsidRPr="00134BC3" w:rsidRDefault="00AD2E23" w:rsidP="00AD2E23">
      <w:pPr>
        <w:contextualSpacing/>
        <w:rPr>
          <w:rFonts w:eastAsia="Times New Roman" w:cstheme="minorHAnsi"/>
          <w:sz w:val="18"/>
          <w:szCs w:val="18"/>
        </w:rPr>
      </w:pPr>
      <w:r w:rsidRPr="00134BC3">
        <w:rPr>
          <w:rFonts w:eastAsia="Times New Roman" w:cstheme="minorHAnsi"/>
          <w:sz w:val="18"/>
          <w:szCs w:val="18"/>
        </w:rPr>
        <w:t>Revivify</w:t>
      </w:r>
      <w:r>
        <w:rPr>
          <w:rFonts w:eastAsia="Times New Roman" w:cstheme="minorHAnsi"/>
          <w:sz w:val="18"/>
          <w:szCs w:val="18"/>
        </w:rPr>
        <w:t xml:space="preserve"> </w:t>
      </w:r>
      <w:r>
        <w:rPr>
          <w:rFonts w:eastAsia="Times New Roman" w:cstheme="minorHAnsi"/>
          <w:sz w:val="18"/>
          <w:szCs w:val="18"/>
          <w:vertAlign w:val="superscript"/>
        </w:rPr>
        <w:t>Modified</w:t>
      </w:r>
    </w:p>
    <w:p w14:paraId="7CE046C5" w14:textId="77777777" w:rsidR="00E03F31" w:rsidRDefault="00E03F31" w:rsidP="00E03F31">
      <w:pPr>
        <w:ind w:left="72"/>
        <w:rPr>
          <w:rFonts w:eastAsia="Times New Roman" w:cstheme="minorHAnsi"/>
          <w:color w:val="000000"/>
          <w:sz w:val="18"/>
          <w:szCs w:val="18"/>
        </w:rPr>
      </w:pPr>
      <w:r>
        <w:rPr>
          <w:rFonts w:eastAsia="Times New Roman" w:cstheme="minorHAnsi"/>
          <w:i/>
          <w:iCs/>
          <w:color w:val="000000"/>
          <w:sz w:val="18"/>
          <w:szCs w:val="18"/>
          <w:u w:val="single"/>
        </w:rPr>
        <w:t>Transmutation</w:t>
      </w:r>
      <w:r>
        <w:rPr>
          <w:rFonts w:eastAsia="Times New Roman" w:cstheme="minorHAnsi"/>
          <w:color w:val="000000"/>
          <w:sz w:val="18"/>
          <w:szCs w:val="18"/>
        </w:rPr>
        <w:t xml:space="preserve"> </w:t>
      </w:r>
    </w:p>
    <w:p w14:paraId="4307FF9C" w14:textId="77777777" w:rsidR="00F06BEB" w:rsidRDefault="00F06BEB" w:rsidP="00F06BEB">
      <w:pPr>
        <w:contextualSpacing/>
        <w:rPr>
          <w:rFonts w:eastAsia="Times New Roman" w:cstheme="minorHAnsi"/>
          <w:color w:val="000000"/>
          <w:sz w:val="18"/>
          <w:szCs w:val="18"/>
        </w:rPr>
      </w:pPr>
      <w:r>
        <w:rPr>
          <w:rFonts w:eastAsia="Times New Roman" w:cstheme="minorHAnsi"/>
          <w:color w:val="000000"/>
          <w:sz w:val="18"/>
          <w:szCs w:val="18"/>
        </w:rPr>
        <w:t xml:space="preserve">Avatar Form </w:t>
      </w:r>
      <w:r w:rsidRPr="00DD1090">
        <w:rPr>
          <w:rFonts w:eastAsia="Times New Roman" w:cstheme="minorHAnsi"/>
          <w:color w:val="000000"/>
          <w:sz w:val="18"/>
          <w:szCs w:val="18"/>
          <w:vertAlign w:val="superscript"/>
        </w:rPr>
        <w:t>WoW5eRPG</w:t>
      </w:r>
      <w:r>
        <w:rPr>
          <w:rFonts w:eastAsia="Times New Roman" w:cstheme="minorHAnsi"/>
          <w:color w:val="000000"/>
          <w:sz w:val="18"/>
          <w:szCs w:val="18"/>
        </w:rPr>
        <w:t xml:space="preserve"> </w:t>
      </w:r>
    </w:p>
    <w:p w14:paraId="24E5C9E2" w14:textId="77777777" w:rsidR="00E03F31" w:rsidRPr="009156E3" w:rsidRDefault="00E03F31" w:rsidP="00E03F31">
      <w:pPr>
        <w:contextualSpacing/>
        <w:rPr>
          <w:rFonts w:eastAsia="Times New Roman" w:cstheme="minorHAnsi"/>
          <w:sz w:val="18"/>
          <w:szCs w:val="18"/>
          <w:vertAlign w:val="superscript"/>
        </w:rPr>
      </w:pPr>
      <w:r w:rsidRPr="00134BC3">
        <w:rPr>
          <w:rFonts w:eastAsia="Times New Roman" w:cstheme="minorHAnsi"/>
          <w:sz w:val="18"/>
          <w:szCs w:val="18"/>
        </w:rPr>
        <w:t>Erupting Earth</w:t>
      </w:r>
      <w:r>
        <w:rPr>
          <w:rFonts w:eastAsia="Times New Roman" w:cstheme="minorHAnsi"/>
          <w:sz w:val="18"/>
          <w:szCs w:val="18"/>
        </w:rPr>
        <w:t xml:space="preserve"> </w:t>
      </w:r>
      <w:r>
        <w:rPr>
          <w:rFonts w:eastAsia="Times New Roman" w:cstheme="minorHAnsi"/>
          <w:sz w:val="18"/>
          <w:szCs w:val="18"/>
          <w:vertAlign w:val="superscript"/>
        </w:rPr>
        <w:t>EE</w:t>
      </w:r>
    </w:p>
    <w:p w14:paraId="1E7E9E26" w14:textId="77777777" w:rsidR="00AD2E23" w:rsidRPr="00134BC3" w:rsidRDefault="00AD2E23" w:rsidP="00AD2E23">
      <w:pPr>
        <w:contextualSpacing/>
        <w:rPr>
          <w:rFonts w:eastAsia="Times New Roman" w:cstheme="minorHAnsi"/>
          <w:sz w:val="18"/>
          <w:szCs w:val="18"/>
        </w:rPr>
      </w:pPr>
      <w:r w:rsidRPr="00134BC3">
        <w:rPr>
          <w:rFonts w:eastAsia="Times New Roman" w:cstheme="minorHAnsi"/>
          <w:sz w:val="18"/>
          <w:szCs w:val="18"/>
        </w:rPr>
        <w:t>Meld into Stone</w:t>
      </w:r>
    </w:p>
    <w:p w14:paraId="7A85D05F" w14:textId="77777777" w:rsidR="00AD2E23" w:rsidRPr="00134BC3" w:rsidRDefault="00AD2E23" w:rsidP="00AD2E23">
      <w:pPr>
        <w:contextualSpacing/>
        <w:rPr>
          <w:rFonts w:eastAsia="Times New Roman" w:cstheme="minorHAnsi"/>
          <w:sz w:val="18"/>
          <w:szCs w:val="18"/>
        </w:rPr>
      </w:pPr>
      <w:r w:rsidRPr="00134BC3">
        <w:rPr>
          <w:rFonts w:eastAsia="Times New Roman" w:cstheme="minorHAnsi"/>
          <w:sz w:val="18"/>
          <w:szCs w:val="18"/>
        </w:rPr>
        <w:t>Plant Growth</w:t>
      </w:r>
    </w:p>
    <w:p w14:paraId="7A97D208" w14:textId="77777777" w:rsidR="00C113C4" w:rsidRPr="000D5DB5" w:rsidRDefault="00C113C4" w:rsidP="00C113C4">
      <w:pPr>
        <w:contextualSpacing/>
        <w:rPr>
          <w:rFonts w:eastAsia="Times New Roman" w:cstheme="minorHAnsi"/>
          <w:sz w:val="18"/>
          <w:szCs w:val="18"/>
        </w:rPr>
      </w:pPr>
      <w:r w:rsidRPr="00134BC3">
        <w:rPr>
          <w:rFonts w:eastAsia="Times New Roman" w:cstheme="minorHAnsi"/>
          <w:sz w:val="18"/>
          <w:szCs w:val="18"/>
        </w:rPr>
        <w:t>Speak with Plants</w:t>
      </w:r>
    </w:p>
    <w:p w14:paraId="2D61711F" w14:textId="77777777" w:rsidR="00C113C4" w:rsidRPr="000D5DB5" w:rsidRDefault="00C113C4" w:rsidP="00C113C4">
      <w:pPr>
        <w:contextualSpacing/>
        <w:rPr>
          <w:rFonts w:eastAsia="Times New Roman" w:cstheme="minorHAnsi"/>
          <w:color w:val="000000"/>
          <w:sz w:val="18"/>
          <w:szCs w:val="18"/>
        </w:rPr>
      </w:pPr>
      <w:r w:rsidRPr="000D5DB5">
        <w:rPr>
          <w:rFonts w:eastAsia="Times New Roman" w:cstheme="minorHAnsi"/>
          <w:color w:val="000000"/>
          <w:sz w:val="18"/>
          <w:szCs w:val="18"/>
        </w:rPr>
        <w:t xml:space="preserve">Spirit Infusion </w:t>
      </w:r>
      <w:r>
        <w:rPr>
          <w:rFonts w:eastAsia="Times New Roman" w:cstheme="minorHAnsi"/>
          <w:color w:val="000000"/>
          <w:sz w:val="18"/>
          <w:szCs w:val="18"/>
          <w:vertAlign w:val="superscript"/>
        </w:rPr>
        <w:t>WoW5eRPG</w:t>
      </w:r>
    </w:p>
    <w:p w14:paraId="0E3D819D" w14:textId="77777777" w:rsidR="00C113C4" w:rsidRPr="00134BC3" w:rsidRDefault="00C113C4" w:rsidP="00C113C4">
      <w:pPr>
        <w:contextualSpacing/>
        <w:rPr>
          <w:rFonts w:eastAsia="Times New Roman" w:cstheme="minorHAnsi"/>
          <w:sz w:val="18"/>
          <w:szCs w:val="18"/>
        </w:rPr>
      </w:pPr>
      <w:r w:rsidRPr="00134BC3">
        <w:rPr>
          <w:rFonts w:eastAsia="Times New Roman" w:cstheme="minorHAnsi"/>
          <w:sz w:val="18"/>
          <w:szCs w:val="18"/>
        </w:rPr>
        <w:t>Water Breathing</w:t>
      </w:r>
    </w:p>
    <w:p w14:paraId="68A22538" w14:textId="77777777" w:rsidR="0032357D" w:rsidRPr="00134BC3" w:rsidRDefault="0032357D">
      <w:pPr>
        <w:contextualSpacing/>
        <w:rPr>
          <w:rFonts w:eastAsia="Times New Roman" w:cstheme="minorHAnsi"/>
          <w:sz w:val="18"/>
          <w:szCs w:val="18"/>
        </w:rPr>
      </w:pPr>
      <w:r w:rsidRPr="00134BC3">
        <w:rPr>
          <w:rFonts w:eastAsia="Times New Roman" w:cstheme="minorHAnsi"/>
          <w:sz w:val="18"/>
          <w:szCs w:val="18"/>
        </w:rPr>
        <w:t>Water Walk</w:t>
      </w:r>
    </w:p>
    <w:p w14:paraId="2F7AD699" w14:textId="77777777" w:rsidR="0032357D" w:rsidRPr="00134BC3" w:rsidRDefault="0032357D">
      <w:pPr>
        <w:contextualSpacing/>
        <w:rPr>
          <w:rFonts w:eastAsia="Times New Roman" w:cstheme="minorHAnsi"/>
          <w:color w:val="000000"/>
          <w:sz w:val="18"/>
          <w:szCs w:val="18"/>
        </w:rPr>
      </w:pPr>
    </w:p>
    <w:p w14:paraId="16876BB9"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4 (4th level)</w:t>
      </w:r>
    </w:p>
    <w:p w14:paraId="643C5E43"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7AF92A2C"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Detonate Mana</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43D3C129"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Freedom of Movement</w:t>
      </w:r>
    </w:p>
    <w:p w14:paraId="2DA62061"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593504F3"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Grasping Vine</w:t>
      </w:r>
    </w:p>
    <w:p w14:paraId="620BC4B4" w14:textId="77777777" w:rsidR="00C113C4" w:rsidRPr="0055104D" w:rsidRDefault="00C113C4" w:rsidP="00C113C4">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Watery Sphere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788612D7"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4A8DC00F"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Locate Creature</w:t>
      </w:r>
    </w:p>
    <w:p w14:paraId="3B0DE65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1F49E70E"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Confusion</w:t>
      </w:r>
    </w:p>
    <w:p w14:paraId="7131C2F3"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1D10CD54"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Ice Storm</w:t>
      </w:r>
    </w:p>
    <w:p w14:paraId="28A1DC78"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Wall of Fire</w:t>
      </w:r>
    </w:p>
    <w:p w14:paraId="6493AFF9"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10D2CF22"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Hallucinatory Terrain</w:t>
      </w:r>
    </w:p>
    <w:p w14:paraId="0260FF81"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5E36BB86"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Blight</w:t>
      </w:r>
    </w:p>
    <w:p w14:paraId="74C4DE5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3F92BE92"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Control Water</w:t>
      </w:r>
    </w:p>
    <w:p w14:paraId="7BA5B064" w14:textId="77777777" w:rsidR="00C113C4" w:rsidRPr="0055104D" w:rsidRDefault="00C113C4" w:rsidP="00C113C4">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Elemental Bane </w:t>
      </w:r>
      <w:r>
        <w:rPr>
          <w:rFonts w:eastAsia="Times New Roman" w:cstheme="minorHAnsi"/>
          <w:color w:val="000000"/>
          <w:sz w:val="18"/>
          <w:szCs w:val="18"/>
          <w:vertAlign w:val="superscript"/>
        </w:rPr>
        <w:t>EE</w:t>
      </w:r>
    </w:p>
    <w:p w14:paraId="1E6CE5DD"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Giant Insect</w:t>
      </w:r>
    </w:p>
    <w:p w14:paraId="52BB1ABD" w14:textId="77777777" w:rsidR="00C113C4" w:rsidRPr="00E1247F" w:rsidRDefault="00C113C4" w:rsidP="00C113C4">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Guardian of Nature </w:t>
      </w:r>
      <w:r>
        <w:rPr>
          <w:rFonts w:eastAsia="Times New Roman" w:cstheme="minorHAnsi"/>
          <w:color w:val="000000"/>
          <w:sz w:val="18"/>
          <w:szCs w:val="18"/>
          <w:vertAlign w:val="superscript"/>
        </w:rPr>
        <w:t>XGtE</w:t>
      </w:r>
    </w:p>
    <w:p w14:paraId="6EFD9B20"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Polymorph</w:t>
      </w:r>
    </w:p>
    <w:p w14:paraId="12350BFF"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Stone Shape</w:t>
      </w:r>
    </w:p>
    <w:p w14:paraId="1819E25F"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Stoneskin</w:t>
      </w:r>
    </w:p>
    <w:p w14:paraId="340E1AD9" w14:textId="77777777" w:rsidR="00C113C4" w:rsidRDefault="00C113C4">
      <w:pPr>
        <w:contextualSpacing/>
        <w:rPr>
          <w:rFonts w:eastAsia="Times New Roman" w:cstheme="minorHAnsi"/>
          <w:color w:val="000000"/>
          <w:sz w:val="18"/>
          <w:szCs w:val="18"/>
        </w:rPr>
      </w:pPr>
    </w:p>
    <w:p w14:paraId="1C28C37C"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5 (5th level)</w:t>
      </w:r>
    </w:p>
    <w:p w14:paraId="62E03EEA"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4FDA932A"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Antilife Shell</w:t>
      </w:r>
    </w:p>
    <w:p w14:paraId="0F4C8B47"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lastRenderedPageBreak/>
        <w:t>Greater Restoration</w:t>
      </w:r>
    </w:p>
    <w:p w14:paraId="0687CE2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22FD74B5"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Insect Plague</w:t>
      </w:r>
    </w:p>
    <w:p w14:paraId="70730DDB" w14:textId="77777777" w:rsidR="002101D1" w:rsidRPr="00134BC3" w:rsidRDefault="002101D1" w:rsidP="002101D1">
      <w:pPr>
        <w:contextualSpacing/>
        <w:rPr>
          <w:rFonts w:eastAsia="Times New Roman" w:cstheme="minorHAnsi"/>
          <w:i/>
          <w:iCs/>
          <w:color w:val="000000"/>
          <w:sz w:val="18"/>
          <w:szCs w:val="18"/>
        </w:rPr>
      </w:pPr>
      <w:r w:rsidRPr="000D5DB5">
        <w:rPr>
          <w:rFonts w:eastAsia="Times New Roman" w:cstheme="minorHAnsi"/>
          <w:color w:val="000000"/>
          <w:sz w:val="18"/>
          <w:szCs w:val="18"/>
        </w:rPr>
        <w:t xml:space="preserve">Teleportation Circle </w:t>
      </w:r>
      <w:r w:rsidRPr="000D5DB5">
        <w:rPr>
          <w:rFonts w:eastAsia="Times New Roman" w:cstheme="minorHAnsi"/>
          <w:i/>
          <w:iCs/>
          <w:color w:val="000000"/>
          <w:sz w:val="18"/>
          <w:szCs w:val="18"/>
        </w:rPr>
        <w:t>– only to natural glades</w:t>
      </w:r>
    </w:p>
    <w:p w14:paraId="08E77D0D"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Tree Stride</w:t>
      </w:r>
    </w:p>
    <w:p w14:paraId="33B5242E"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4739C4FD"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Commune with Nature</w:t>
      </w:r>
    </w:p>
    <w:p w14:paraId="0E46F44E"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Scrying</w:t>
      </w:r>
    </w:p>
    <w:p w14:paraId="5317185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380ECBA7"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Dominate</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2AA7A906"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Geas</w:t>
      </w:r>
    </w:p>
    <w:p w14:paraId="7D0C1F7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55204C0F" w14:textId="77777777" w:rsidR="00C113C4" w:rsidRPr="00F82156" w:rsidRDefault="00C113C4" w:rsidP="00C113C4">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Dawn </w:t>
      </w:r>
      <w:r>
        <w:rPr>
          <w:rFonts w:eastAsia="Times New Roman" w:cstheme="minorHAnsi"/>
          <w:color w:val="000000"/>
          <w:sz w:val="18"/>
          <w:szCs w:val="18"/>
          <w:vertAlign w:val="superscript"/>
        </w:rPr>
        <w:t>XGtE</w:t>
      </w:r>
    </w:p>
    <w:p w14:paraId="5312B2E4" w14:textId="77777777" w:rsidR="00C113C4" w:rsidRPr="00064949" w:rsidRDefault="00C113C4" w:rsidP="00C113C4">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Earthquake</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0F65ADB2" w14:textId="77777777" w:rsidR="00C113C4" w:rsidRPr="0055104D" w:rsidRDefault="00C113C4" w:rsidP="00C113C4">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Maelstrom</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4AC54979"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Starfall </w:t>
      </w:r>
      <w:r>
        <w:rPr>
          <w:rFonts w:eastAsia="Times New Roman" w:cstheme="minorHAnsi"/>
          <w:color w:val="000000"/>
          <w:sz w:val="18"/>
          <w:szCs w:val="18"/>
          <w:vertAlign w:val="superscript"/>
        </w:rPr>
        <w:t>WoW5eRPG</w:t>
      </w:r>
    </w:p>
    <w:p w14:paraId="0DA08F8F" w14:textId="77777777" w:rsidR="002101D1" w:rsidRDefault="002101D1" w:rsidP="002101D1">
      <w:pPr>
        <w:contextualSpacing/>
        <w:rPr>
          <w:rFonts w:eastAsia="Times New Roman" w:cstheme="minorHAnsi"/>
          <w:color w:val="000000"/>
          <w:sz w:val="18"/>
          <w:szCs w:val="18"/>
        </w:rPr>
      </w:pPr>
      <w:r>
        <w:rPr>
          <w:rFonts w:eastAsia="Times New Roman" w:cstheme="minorHAnsi"/>
          <w:color w:val="000000"/>
          <w:sz w:val="18"/>
          <w:szCs w:val="18"/>
        </w:rPr>
        <w:t xml:space="preserve">Starsurge </w:t>
      </w:r>
      <w:r>
        <w:rPr>
          <w:rFonts w:eastAsia="Times New Roman" w:cstheme="minorHAnsi"/>
          <w:color w:val="000000"/>
          <w:sz w:val="18"/>
          <w:szCs w:val="18"/>
          <w:vertAlign w:val="superscript"/>
        </w:rPr>
        <w:t>WoW5eRPG</w:t>
      </w:r>
    </w:p>
    <w:p w14:paraId="63B02A4D"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Tranquility</w:t>
      </w:r>
      <w:r>
        <w:rPr>
          <w:rFonts w:eastAsia="Times New Roman" w:cstheme="minorHAnsi"/>
          <w:color w:val="000000"/>
          <w:sz w:val="18"/>
          <w:szCs w:val="18"/>
        </w:rPr>
        <w:t xml:space="preserve"> </w:t>
      </w:r>
      <w:r>
        <w:rPr>
          <w:rFonts w:eastAsia="Times New Roman" w:cstheme="minorHAnsi"/>
          <w:color w:val="000000"/>
          <w:sz w:val="18"/>
          <w:szCs w:val="18"/>
          <w:vertAlign w:val="superscript"/>
        </w:rPr>
        <w:t>WoW5eRPG</w:t>
      </w:r>
    </w:p>
    <w:p w14:paraId="7853C581" w14:textId="77777777" w:rsidR="002101D1" w:rsidRPr="00E1247F" w:rsidRDefault="002101D1" w:rsidP="002101D1">
      <w:pPr>
        <w:contextualSpacing/>
        <w:rPr>
          <w:rFonts w:eastAsia="Times New Roman" w:cstheme="minorHAnsi"/>
          <w:color w:val="000000"/>
          <w:sz w:val="18"/>
          <w:szCs w:val="18"/>
          <w:vertAlign w:val="superscript"/>
        </w:rPr>
      </w:pPr>
      <w:r w:rsidRPr="00E1247F">
        <w:rPr>
          <w:rFonts w:eastAsia="Times New Roman" w:cstheme="minorHAnsi"/>
          <w:color w:val="000000"/>
          <w:sz w:val="18"/>
          <w:szCs w:val="18"/>
        </w:rPr>
        <w:t>Wrath of Nature</w:t>
      </w:r>
      <w:r>
        <w:rPr>
          <w:rFonts w:eastAsia="Times New Roman" w:cstheme="minorHAnsi"/>
          <w:color w:val="000000"/>
          <w:sz w:val="18"/>
          <w:szCs w:val="18"/>
        </w:rPr>
        <w:t xml:space="preserve"> </w:t>
      </w:r>
      <w:r>
        <w:rPr>
          <w:rFonts w:eastAsia="Times New Roman" w:cstheme="minorHAnsi"/>
          <w:color w:val="000000"/>
          <w:sz w:val="18"/>
          <w:szCs w:val="18"/>
          <w:vertAlign w:val="superscript"/>
        </w:rPr>
        <w:t>XGtE</w:t>
      </w:r>
    </w:p>
    <w:p w14:paraId="40CCD788"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Necromancy</w:t>
      </w:r>
    </w:p>
    <w:p w14:paraId="0D754504"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Contagion</w:t>
      </w:r>
    </w:p>
    <w:p w14:paraId="66E55E4D"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Raise Dead</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085FA47D"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58361431"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Awaken</w:t>
      </w:r>
    </w:p>
    <w:p w14:paraId="2DB19244" w14:textId="77777777" w:rsidR="00C113C4" w:rsidRPr="0055104D" w:rsidRDefault="00C113C4" w:rsidP="00C113C4">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Control Winds</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1044F4DA" w14:textId="77777777" w:rsidR="00C113C4" w:rsidRPr="00194523" w:rsidRDefault="00C113C4" w:rsidP="00C113C4">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Investiture of Flame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407200E0"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Investiture of Ice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70985542"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Investiture of Stone</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1F0BB48C" w14:textId="77777777" w:rsidR="00C113C4" w:rsidRPr="00134BC3" w:rsidRDefault="00C113C4" w:rsidP="00C113C4">
      <w:pPr>
        <w:contextualSpacing/>
        <w:rPr>
          <w:rFonts w:eastAsia="Times New Roman" w:cstheme="minorHAnsi"/>
          <w:color w:val="000000"/>
          <w:sz w:val="18"/>
          <w:szCs w:val="18"/>
        </w:rPr>
      </w:pPr>
      <w:r w:rsidRPr="00134BC3">
        <w:rPr>
          <w:rFonts w:eastAsia="Times New Roman" w:cstheme="minorHAnsi"/>
          <w:color w:val="000000"/>
          <w:sz w:val="18"/>
          <w:szCs w:val="18"/>
        </w:rPr>
        <w:t>Investiture of Wind</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1F1A242C" w14:textId="77777777" w:rsidR="002101D1" w:rsidRDefault="002101D1" w:rsidP="002101D1">
      <w:pPr>
        <w:contextualSpacing/>
        <w:rPr>
          <w:rFonts w:eastAsia="Times New Roman" w:cstheme="minorHAnsi"/>
          <w:color w:val="000000"/>
          <w:sz w:val="18"/>
          <w:szCs w:val="18"/>
        </w:rPr>
      </w:pPr>
      <w:r>
        <w:rPr>
          <w:rFonts w:eastAsia="Times New Roman" w:cstheme="minorHAnsi"/>
          <w:color w:val="000000"/>
          <w:sz w:val="18"/>
          <w:szCs w:val="18"/>
        </w:rPr>
        <w:t>Reincarnate</w:t>
      </w:r>
    </w:p>
    <w:p w14:paraId="48EA6022" w14:textId="77777777" w:rsidR="00194523" w:rsidRPr="0055104D" w:rsidRDefault="00194523" w:rsidP="00194523">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Transmute Rock</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6276E260"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Wall of Stone</w:t>
      </w:r>
    </w:p>
    <w:p w14:paraId="05D7578B" w14:textId="77777777" w:rsidR="00E1247F" w:rsidRPr="00134BC3" w:rsidRDefault="00E1247F">
      <w:pPr>
        <w:contextualSpacing/>
        <w:rPr>
          <w:rFonts w:eastAsia="Times New Roman" w:cstheme="minorHAnsi"/>
          <w:b/>
          <w:bCs/>
          <w:color w:val="000000"/>
          <w:sz w:val="18"/>
          <w:szCs w:val="18"/>
        </w:rPr>
      </w:pPr>
    </w:p>
    <w:p w14:paraId="31461ABB"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6 (6th level)</w:t>
      </w:r>
    </w:p>
    <w:p w14:paraId="697C4A5A"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Abjuration</w:t>
      </w:r>
    </w:p>
    <w:p w14:paraId="603D5767" w14:textId="77777777" w:rsidR="002101D1" w:rsidRPr="00E1247F" w:rsidRDefault="002101D1" w:rsidP="002101D1">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Druid Grove </w:t>
      </w:r>
      <w:r>
        <w:rPr>
          <w:rFonts w:eastAsia="Times New Roman" w:cstheme="minorHAnsi"/>
          <w:color w:val="000000"/>
          <w:sz w:val="18"/>
          <w:szCs w:val="18"/>
          <w:vertAlign w:val="superscript"/>
        </w:rPr>
        <w:t>XGtE</w:t>
      </w:r>
    </w:p>
    <w:p w14:paraId="2C4EFC29" w14:textId="77777777" w:rsidR="002101D1" w:rsidRPr="00194523" w:rsidRDefault="002101D1" w:rsidP="002101D1">
      <w:pPr>
        <w:contextualSpacing/>
        <w:rPr>
          <w:rFonts w:eastAsia="Times New Roman" w:cstheme="minorHAnsi"/>
          <w:color w:val="000000"/>
          <w:sz w:val="18"/>
          <w:szCs w:val="18"/>
          <w:vertAlign w:val="superscript"/>
        </w:rPr>
      </w:pPr>
      <w:r>
        <w:rPr>
          <w:rFonts w:eastAsia="Times New Roman" w:cstheme="minorHAnsi"/>
          <w:color w:val="000000"/>
          <w:sz w:val="18"/>
          <w:szCs w:val="18"/>
        </w:rPr>
        <w:t xml:space="preserve">Primordial Ward </w:t>
      </w:r>
      <w:r>
        <w:rPr>
          <w:rFonts w:eastAsia="Times New Roman" w:cstheme="minorHAnsi"/>
          <w:color w:val="000000"/>
          <w:sz w:val="18"/>
          <w:szCs w:val="18"/>
          <w:vertAlign w:val="superscript"/>
        </w:rPr>
        <w:t>EE</w:t>
      </w:r>
    </w:p>
    <w:p w14:paraId="6D2C806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5F4671D0"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Heroes’ Feast</w:t>
      </w:r>
    </w:p>
    <w:p w14:paraId="2C893193"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Transport via Plants</w:t>
      </w:r>
    </w:p>
    <w:p w14:paraId="263F954B"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Wall of Thorns</w:t>
      </w:r>
    </w:p>
    <w:p w14:paraId="704F1D42"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262263F7"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Find the Path</w:t>
      </w:r>
    </w:p>
    <w:p w14:paraId="1061BF4B"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10F45B71"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Heal</w:t>
      </w:r>
    </w:p>
    <w:p w14:paraId="0964C490"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79D578DD" w14:textId="77777777" w:rsidR="00194523" w:rsidRPr="00194523" w:rsidRDefault="00194523" w:rsidP="00194523">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Bones of the Earth</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0D8AAB1A"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Move Earth</w:t>
      </w:r>
    </w:p>
    <w:p w14:paraId="1BD2BED1"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Wind Walk</w:t>
      </w:r>
    </w:p>
    <w:p w14:paraId="7EEF1E81" w14:textId="77777777" w:rsidR="0032357D" w:rsidRPr="00134BC3" w:rsidRDefault="0032357D">
      <w:pPr>
        <w:contextualSpacing/>
        <w:rPr>
          <w:rFonts w:eastAsia="Times New Roman" w:cstheme="minorHAnsi"/>
          <w:b/>
          <w:bCs/>
          <w:color w:val="000000"/>
          <w:sz w:val="18"/>
          <w:szCs w:val="18"/>
        </w:rPr>
      </w:pPr>
    </w:p>
    <w:p w14:paraId="36723F1D"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7 (7th level)</w:t>
      </w:r>
    </w:p>
    <w:p w14:paraId="57EC05F0"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14ACB031"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Plane Shift</w:t>
      </w:r>
    </w:p>
    <w:p w14:paraId="3FEFFFC6"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75341CB4"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Fire Storm</w:t>
      </w:r>
    </w:p>
    <w:p w14:paraId="6B3E140F" w14:textId="77777777" w:rsidR="002101D1" w:rsidRPr="00194523" w:rsidRDefault="002101D1" w:rsidP="002101D1">
      <w:pPr>
        <w:contextualSpacing/>
        <w:rPr>
          <w:rFonts w:eastAsia="Times New Roman" w:cstheme="minorHAnsi"/>
          <w:color w:val="000000"/>
          <w:sz w:val="18"/>
          <w:szCs w:val="18"/>
          <w:vertAlign w:val="superscript"/>
        </w:rPr>
      </w:pPr>
      <w:r w:rsidRPr="00134BC3">
        <w:rPr>
          <w:rFonts w:eastAsia="Times New Roman" w:cstheme="minorHAnsi"/>
          <w:color w:val="000000"/>
          <w:sz w:val="18"/>
          <w:szCs w:val="18"/>
        </w:rPr>
        <w:t>Whirlwind</w:t>
      </w:r>
      <w:r>
        <w:rPr>
          <w:rFonts w:eastAsia="Times New Roman" w:cstheme="minorHAnsi"/>
          <w:color w:val="000000"/>
          <w:sz w:val="18"/>
          <w:szCs w:val="18"/>
        </w:rPr>
        <w:t xml:space="preserve"> </w:t>
      </w:r>
      <w:r>
        <w:rPr>
          <w:rFonts w:eastAsia="Times New Roman" w:cstheme="minorHAnsi"/>
          <w:color w:val="000000"/>
          <w:sz w:val="18"/>
          <w:szCs w:val="18"/>
          <w:vertAlign w:val="superscript"/>
        </w:rPr>
        <w:t>EE</w:t>
      </w:r>
    </w:p>
    <w:p w14:paraId="4794683A"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Illusion</w:t>
      </w:r>
    </w:p>
    <w:p w14:paraId="236F5EC0"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Mirage Arcane</w:t>
      </w:r>
    </w:p>
    <w:p w14:paraId="0292B1E3"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lastRenderedPageBreak/>
        <w:t>Necromancy</w:t>
      </w:r>
    </w:p>
    <w:p w14:paraId="50BF058A" w14:textId="77777777" w:rsidR="002101D1" w:rsidRPr="00134BC3" w:rsidRDefault="002101D1" w:rsidP="002101D1">
      <w:pPr>
        <w:contextualSpacing/>
        <w:rPr>
          <w:rFonts w:eastAsia="Times New Roman" w:cstheme="minorHAnsi"/>
          <w:color w:val="000000"/>
          <w:sz w:val="18"/>
          <w:szCs w:val="18"/>
        </w:rPr>
      </w:pPr>
      <w:r w:rsidRPr="00134BC3">
        <w:rPr>
          <w:rFonts w:eastAsia="Times New Roman" w:cstheme="minorHAnsi"/>
          <w:color w:val="000000"/>
          <w:sz w:val="18"/>
          <w:szCs w:val="18"/>
        </w:rPr>
        <w:t>Resurrection</w:t>
      </w:r>
      <w:r>
        <w:rPr>
          <w:rFonts w:eastAsia="Times New Roman" w:cstheme="minorHAnsi"/>
          <w:color w:val="000000"/>
          <w:sz w:val="18"/>
          <w:szCs w:val="18"/>
        </w:rPr>
        <w:t xml:space="preserve"> </w:t>
      </w:r>
      <w:r>
        <w:rPr>
          <w:rFonts w:eastAsia="Times New Roman" w:cstheme="minorHAnsi"/>
          <w:color w:val="000000"/>
          <w:sz w:val="18"/>
          <w:szCs w:val="18"/>
          <w:vertAlign w:val="superscript"/>
        </w:rPr>
        <w:t>Modified</w:t>
      </w:r>
    </w:p>
    <w:p w14:paraId="4B446231"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1977C13A"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Regenerate</w:t>
      </w:r>
    </w:p>
    <w:p w14:paraId="223C963A" w14:textId="77777777" w:rsidR="0032357D" w:rsidRPr="000D5DB5"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Reverse Gravity</w:t>
      </w:r>
    </w:p>
    <w:p w14:paraId="095C05D7" w14:textId="77777777" w:rsidR="005B2188" w:rsidRPr="00134BC3" w:rsidRDefault="005B2188">
      <w:pPr>
        <w:contextualSpacing/>
        <w:rPr>
          <w:rFonts w:eastAsia="Times New Roman" w:cstheme="minorHAnsi"/>
          <w:color w:val="000000"/>
          <w:sz w:val="18"/>
          <w:szCs w:val="18"/>
        </w:rPr>
      </w:pPr>
    </w:p>
    <w:p w14:paraId="2A58C99F"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8 (8th level)</w:t>
      </w:r>
    </w:p>
    <w:p w14:paraId="2B3B9B4D"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28C197D7" w14:textId="77777777" w:rsidR="00B219DB" w:rsidRPr="00134BC3" w:rsidRDefault="00B219DB" w:rsidP="00B219DB">
      <w:pPr>
        <w:contextualSpacing/>
        <w:rPr>
          <w:rFonts w:eastAsia="Times New Roman" w:cstheme="minorHAnsi"/>
          <w:color w:val="000000"/>
          <w:sz w:val="18"/>
          <w:szCs w:val="18"/>
        </w:rPr>
      </w:pPr>
      <w:r w:rsidRPr="00134BC3">
        <w:rPr>
          <w:rFonts w:eastAsia="Times New Roman" w:cstheme="minorHAnsi"/>
          <w:color w:val="000000"/>
          <w:sz w:val="18"/>
          <w:szCs w:val="18"/>
        </w:rPr>
        <w:t>Tsunami</w:t>
      </w:r>
    </w:p>
    <w:p w14:paraId="25EAD5CB"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Enchantment</w:t>
      </w:r>
    </w:p>
    <w:p w14:paraId="3D18998C" w14:textId="77777777" w:rsidR="00B219DB" w:rsidRPr="00134BC3" w:rsidRDefault="00B219DB" w:rsidP="00B219DB">
      <w:pPr>
        <w:contextualSpacing/>
        <w:rPr>
          <w:rFonts w:eastAsia="Times New Roman" w:cstheme="minorHAnsi"/>
          <w:color w:val="000000"/>
          <w:sz w:val="18"/>
          <w:szCs w:val="18"/>
        </w:rPr>
      </w:pPr>
      <w:r w:rsidRPr="00134BC3">
        <w:rPr>
          <w:rFonts w:eastAsia="Times New Roman" w:cstheme="minorHAnsi"/>
          <w:color w:val="000000"/>
          <w:sz w:val="18"/>
          <w:szCs w:val="18"/>
        </w:rPr>
        <w:t>Antipathy/Sympathy</w:t>
      </w:r>
    </w:p>
    <w:p w14:paraId="73C770AA" w14:textId="77777777" w:rsidR="00B219DB" w:rsidRPr="00134BC3" w:rsidRDefault="00B219DB" w:rsidP="00B219DB">
      <w:pPr>
        <w:contextualSpacing/>
        <w:rPr>
          <w:rFonts w:eastAsia="Times New Roman" w:cstheme="minorHAnsi"/>
          <w:color w:val="000000"/>
          <w:sz w:val="18"/>
          <w:szCs w:val="18"/>
        </w:rPr>
      </w:pPr>
      <w:r w:rsidRPr="00134BC3">
        <w:rPr>
          <w:rFonts w:eastAsia="Times New Roman" w:cstheme="minorHAnsi"/>
          <w:color w:val="000000"/>
          <w:sz w:val="18"/>
          <w:szCs w:val="18"/>
        </w:rPr>
        <w:t>Feeblemind</w:t>
      </w:r>
    </w:p>
    <w:p w14:paraId="453A1DAC"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Evocation</w:t>
      </w:r>
    </w:p>
    <w:p w14:paraId="61912952" w14:textId="77777777" w:rsidR="00B219DB" w:rsidRPr="00134BC3" w:rsidRDefault="00B219DB" w:rsidP="00B219DB">
      <w:pPr>
        <w:contextualSpacing/>
        <w:rPr>
          <w:rFonts w:eastAsia="Times New Roman" w:cstheme="minorHAnsi"/>
          <w:color w:val="000000"/>
          <w:sz w:val="18"/>
          <w:szCs w:val="18"/>
        </w:rPr>
      </w:pPr>
      <w:r w:rsidRPr="00134BC3">
        <w:rPr>
          <w:rFonts w:eastAsia="Times New Roman" w:cstheme="minorHAnsi"/>
          <w:color w:val="000000"/>
          <w:sz w:val="18"/>
          <w:szCs w:val="18"/>
        </w:rPr>
        <w:t>Sunburst</w:t>
      </w:r>
    </w:p>
    <w:p w14:paraId="18EB26D4"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103D460C" w14:textId="77777777" w:rsidR="0032357D"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Animal Shapes</w:t>
      </w:r>
    </w:p>
    <w:p w14:paraId="19B4E239" w14:textId="77777777" w:rsidR="0032357D" w:rsidRPr="00134BC3"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Control Weather</w:t>
      </w:r>
    </w:p>
    <w:p w14:paraId="4B577076" w14:textId="77777777" w:rsidR="0032357D" w:rsidRPr="00134BC3" w:rsidRDefault="0032357D">
      <w:pPr>
        <w:contextualSpacing/>
        <w:rPr>
          <w:rFonts w:eastAsia="Times New Roman" w:cstheme="minorHAnsi"/>
          <w:color w:val="000000"/>
          <w:sz w:val="18"/>
          <w:szCs w:val="18"/>
        </w:rPr>
      </w:pPr>
    </w:p>
    <w:p w14:paraId="74822AD7"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DRD 9 (9th level)</w:t>
      </w:r>
    </w:p>
    <w:p w14:paraId="40B2815A"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Conjuration</w:t>
      </w:r>
    </w:p>
    <w:p w14:paraId="1B192E4B" w14:textId="77777777" w:rsidR="00B219DB" w:rsidRPr="00134BC3" w:rsidRDefault="00B219DB" w:rsidP="00B219DB">
      <w:pPr>
        <w:contextualSpacing/>
        <w:rPr>
          <w:rFonts w:eastAsia="Times New Roman" w:cstheme="minorHAnsi"/>
          <w:sz w:val="18"/>
          <w:szCs w:val="18"/>
        </w:rPr>
      </w:pPr>
      <w:r w:rsidRPr="00134BC3">
        <w:rPr>
          <w:rFonts w:eastAsia="Times New Roman" w:cstheme="minorHAnsi"/>
          <w:color w:val="000000"/>
          <w:sz w:val="18"/>
          <w:szCs w:val="18"/>
        </w:rPr>
        <w:t>Storm of Vengeance</w:t>
      </w:r>
    </w:p>
    <w:p w14:paraId="3011A97F"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Divination</w:t>
      </w:r>
    </w:p>
    <w:p w14:paraId="30A03418" w14:textId="77777777" w:rsidR="00B219DB" w:rsidRPr="00134BC3" w:rsidRDefault="00B219DB" w:rsidP="00B219DB">
      <w:pPr>
        <w:contextualSpacing/>
        <w:rPr>
          <w:rFonts w:eastAsia="Times New Roman" w:cstheme="minorHAnsi"/>
          <w:color w:val="000000"/>
          <w:sz w:val="18"/>
          <w:szCs w:val="18"/>
        </w:rPr>
      </w:pPr>
      <w:r w:rsidRPr="00134BC3">
        <w:rPr>
          <w:rFonts w:eastAsia="Times New Roman" w:cstheme="minorHAnsi"/>
          <w:color w:val="000000"/>
          <w:sz w:val="18"/>
          <w:szCs w:val="18"/>
        </w:rPr>
        <w:t>Foresight</w:t>
      </w:r>
    </w:p>
    <w:p w14:paraId="0CFB5716" w14:textId="77777777" w:rsidR="00EB438F" w:rsidRDefault="00EB438F" w:rsidP="00EB438F">
      <w:pPr>
        <w:ind w:left="72"/>
        <w:rPr>
          <w:rFonts w:eastAsia="Times New Roman" w:cstheme="minorHAnsi"/>
          <w:i/>
          <w:iCs/>
          <w:color w:val="000000"/>
          <w:sz w:val="18"/>
          <w:szCs w:val="18"/>
          <w:u w:val="single"/>
        </w:rPr>
      </w:pPr>
      <w:r>
        <w:rPr>
          <w:rFonts w:eastAsia="Times New Roman" w:cstheme="minorHAnsi"/>
          <w:i/>
          <w:iCs/>
          <w:color w:val="000000"/>
          <w:sz w:val="18"/>
          <w:szCs w:val="18"/>
          <w:u w:val="single"/>
        </w:rPr>
        <w:t>Transmutation</w:t>
      </w:r>
    </w:p>
    <w:p w14:paraId="21489CB8" w14:textId="77777777" w:rsidR="0032357D" w:rsidRDefault="0032357D">
      <w:pPr>
        <w:contextualSpacing/>
        <w:rPr>
          <w:rFonts w:eastAsia="Times New Roman" w:cstheme="minorHAnsi"/>
          <w:color w:val="000000"/>
          <w:sz w:val="18"/>
          <w:szCs w:val="18"/>
        </w:rPr>
      </w:pPr>
      <w:r w:rsidRPr="00134BC3">
        <w:rPr>
          <w:rFonts w:eastAsia="Times New Roman" w:cstheme="minorHAnsi"/>
          <w:color w:val="000000"/>
          <w:sz w:val="18"/>
          <w:szCs w:val="18"/>
        </w:rPr>
        <w:t>Shapechange</w:t>
      </w:r>
    </w:p>
    <w:p w14:paraId="79B0FB62" w14:textId="77777777" w:rsidR="000E101D" w:rsidRPr="00134BC3" w:rsidRDefault="000E101D">
      <w:pPr>
        <w:contextualSpacing/>
        <w:rPr>
          <w:rFonts w:eastAsia="Times New Roman" w:cstheme="minorHAnsi"/>
          <w:color w:val="000000"/>
          <w:sz w:val="18"/>
          <w:szCs w:val="18"/>
        </w:rPr>
      </w:pPr>
    </w:p>
    <w:p w14:paraId="15A8D5D1" w14:textId="77777777" w:rsidR="000E101D" w:rsidRPr="00134BC3" w:rsidRDefault="000E101D" w:rsidP="000E101D">
      <w:pPr>
        <w:pStyle w:val="Heading3"/>
        <w:rPr>
          <w:sz w:val="18"/>
          <w:szCs w:val="18"/>
        </w:rPr>
      </w:pPr>
      <w:bookmarkStart w:id="4910" w:name="_Toc509138792"/>
      <w:bookmarkStart w:id="4911" w:name="_Toc54196501"/>
      <w:r w:rsidRPr="00134BC3">
        <w:rPr>
          <w:sz w:val="18"/>
          <w:szCs w:val="18"/>
        </w:rPr>
        <w:t>Hunter (HTR)</w:t>
      </w:r>
      <w:bookmarkEnd w:id="4910"/>
      <w:bookmarkEnd w:id="4911"/>
    </w:p>
    <w:p w14:paraId="091F661B" w14:textId="77777777" w:rsidR="000E101D" w:rsidRPr="000D5DB5" w:rsidRDefault="000E101D" w:rsidP="000E101D">
      <w:pPr>
        <w:contextualSpacing/>
        <w:rPr>
          <w:rFonts w:eastAsia="Times New Roman" w:cstheme="minorHAnsi"/>
          <w:b/>
          <w:bCs/>
          <w:color w:val="000000"/>
          <w:sz w:val="18"/>
          <w:szCs w:val="18"/>
        </w:rPr>
      </w:pPr>
      <w:r w:rsidRPr="000D5DB5">
        <w:rPr>
          <w:rFonts w:eastAsia="Times New Roman" w:cstheme="minorHAnsi"/>
          <w:b/>
          <w:bCs/>
          <w:color w:val="000000"/>
          <w:sz w:val="18"/>
          <w:szCs w:val="18"/>
        </w:rPr>
        <w:t>HTR 1 (1st level)</w:t>
      </w:r>
    </w:p>
    <w:p w14:paraId="149CCF9C" w14:textId="77777777" w:rsidR="000E101D" w:rsidRDefault="000E101D" w:rsidP="000E101D">
      <w:pPr>
        <w:ind w:left="72"/>
        <w:rPr>
          <w:i/>
          <w:color w:val="000000"/>
          <w:sz w:val="18"/>
          <w:szCs w:val="18"/>
          <w:u w:val="single"/>
        </w:rPr>
      </w:pPr>
      <w:r>
        <w:rPr>
          <w:i/>
          <w:color w:val="000000"/>
          <w:sz w:val="18"/>
          <w:szCs w:val="18"/>
          <w:u w:val="single"/>
        </w:rPr>
        <w:t>Abjuration</w:t>
      </w:r>
    </w:p>
    <w:p w14:paraId="5ED5572E" w14:textId="77777777" w:rsidR="000E101D" w:rsidRDefault="000E101D" w:rsidP="000E101D">
      <w:pPr>
        <w:rPr>
          <w:sz w:val="18"/>
          <w:szCs w:val="18"/>
          <w:vertAlign w:val="superscript"/>
        </w:rPr>
      </w:pPr>
      <w:r>
        <w:rPr>
          <w:sz w:val="18"/>
          <w:szCs w:val="18"/>
        </w:rPr>
        <w:t xml:space="preserve">Absorb Elements </w:t>
      </w:r>
      <w:r>
        <w:rPr>
          <w:sz w:val="18"/>
          <w:szCs w:val="18"/>
          <w:vertAlign w:val="superscript"/>
        </w:rPr>
        <w:t>EE</w:t>
      </w:r>
    </w:p>
    <w:p w14:paraId="397E72CD" w14:textId="77777777" w:rsidR="000E101D" w:rsidRDefault="000E101D" w:rsidP="000E101D">
      <w:pPr>
        <w:rPr>
          <w:sz w:val="18"/>
          <w:szCs w:val="18"/>
        </w:rPr>
      </w:pPr>
      <w:r>
        <w:rPr>
          <w:sz w:val="18"/>
          <w:szCs w:val="18"/>
        </w:rPr>
        <w:t>Alarm</w:t>
      </w:r>
    </w:p>
    <w:p w14:paraId="4306FC50" w14:textId="77777777" w:rsidR="000E101D" w:rsidRDefault="000E101D" w:rsidP="000E101D">
      <w:pPr>
        <w:rPr>
          <w:sz w:val="18"/>
          <w:szCs w:val="18"/>
          <w:vertAlign w:val="superscript"/>
        </w:rPr>
      </w:pPr>
      <w:r>
        <w:rPr>
          <w:sz w:val="18"/>
          <w:szCs w:val="18"/>
        </w:rPr>
        <w:t xml:space="preserve">Bind </w:t>
      </w:r>
      <w:r>
        <w:rPr>
          <w:sz w:val="18"/>
          <w:szCs w:val="18"/>
          <w:vertAlign w:val="superscript"/>
        </w:rPr>
        <w:t>WoW5eRPG</w:t>
      </w:r>
    </w:p>
    <w:p w14:paraId="7E0A5ABB" w14:textId="77777777" w:rsidR="000E101D" w:rsidRDefault="000E101D" w:rsidP="000E101D">
      <w:pPr>
        <w:rPr>
          <w:sz w:val="18"/>
          <w:szCs w:val="18"/>
          <w:vertAlign w:val="superscript"/>
        </w:rPr>
      </w:pPr>
      <w:r>
        <w:rPr>
          <w:sz w:val="18"/>
          <w:szCs w:val="18"/>
        </w:rPr>
        <w:t xml:space="preserve">Snare </w:t>
      </w:r>
      <w:r>
        <w:rPr>
          <w:sz w:val="18"/>
          <w:szCs w:val="18"/>
          <w:vertAlign w:val="superscript"/>
        </w:rPr>
        <w:t>XGtE</w:t>
      </w:r>
    </w:p>
    <w:p w14:paraId="6E47B7AF" w14:textId="77777777" w:rsidR="000E101D" w:rsidRDefault="000E101D" w:rsidP="000E101D">
      <w:pPr>
        <w:ind w:left="72"/>
        <w:rPr>
          <w:i/>
          <w:color w:val="000000"/>
          <w:sz w:val="18"/>
          <w:szCs w:val="18"/>
          <w:u w:val="single"/>
        </w:rPr>
      </w:pPr>
      <w:r>
        <w:rPr>
          <w:i/>
          <w:color w:val="000000"/>
          <w:sz w:val="18"/>
          <w:szCs w:val="18"/>
          <w:u w:val="single"/>
        </w:rPr>
        <w:t>Conjuration</w:t>
      </w:r>
    </w:p>
    <w:p w14:paraId="505EA93D" w14:textId="77777777" w:rsidR="000E101D" w:rsidRDefault="000E101D" w:rsidP="000E101D">
      <w:pPr>
        <w:rPr>
          <w:sz w:val="18"/>
          <w:szCs w:val="18"/>
          <w:vertAlign w:val="superscript"/>
        </w:rPr>
      </w:pPr>
      <w:r>
        <w:rPr>
          <w:sz w:val="18"/>
          <w:szCs w:val="18"/>
        </w:rPr>
        <w:t xml:space="preserve">Conjure </w:t>
      </w:r>
      <w:r>
        <w:rPr>
          <w:sz w:val="18"/>
          <w:szCs w:val="18"/>
          <w:vertAlign w:val="superscript"/>
        </w:rPr>
        <w:t>Modified</w:t>
      </w:r>
    </w:p>
    <w:p w14:paraId="5A8F5BF4" w14:textId="77777777" w:rsidR="000E101D" w:rsidRDefault="000E101D" w:rsidP="000E101D">
      <w:pPr>
        <w:rPr>
          <w:sz w:val="18"/>
          <w:szCs w:val="18"/>
        </w:rPr>
      </w:pPr>
      <w:r>
        <w:rPr>
          <w:sz w:val="18"/>
          <w:szCs w:val="18"/>
        </w:rPr>
        <w:t xml:space="preserve">Conjure Strike </w:t>
      </w:r>
      <w:r>
        <w:rPr>
          <w:sz w:val="18"/>
          <w:szCs w:val="18"/>
          <w:vertAlign w:val="superscript"/>
        </w:rPr>
        <w:t>WoW5eRPG</w:t>
      </w:r>
    </w:p>
    <w:p w14:paraId="48C794D4" w14:textId="77777777" w:rsidR="000E101D" w:rsidRDefault="000E101D" w:rsidP="000E101D">
      <w:pPr>
        <w:rPr>
          <w:sz w:val="18"/>
          <w:szCs w:val="18"/>
          <w:vertAlign w:val="superscript"/>
        </w:rPr>
      </w:pPr>
      <w:r>
        <w:rPr>
          <w:sz w:val="18"/>
          <w:szCs w:val="18"/>
        </w:rPr>
        <w:t xml:space="preserve">Counter Shot </w:t>
      </w:r>
      <w:r>
        <w:rPr>
          <w:sz w:val="18"/>
          <w:szCs w:val="18"/>
          <w:vertAlign w:val="superscript"/>
        </w:rPr>
        <w:t>WoW5eRPG</w:t>
      </w:r>
    </w:p>
    <w:p w14:paraId="2BA56627" w14:textId="77777777" w:rsidR="000E101D" w:rsidRDefault="000E101D" w:rsidP="000E101D">
      <w:pPr>
        <w:rPr>
          <w:sz w:val="18"/>
          <w:szCs w:val="18"/>
        </w:rPr>
      </w:pPr>
      <w:r>
        <w:rPr>
          <w:sz w:val="18"/>
          <w:szCs w:val="18"/>
        </w:rPr>
        <w:t>Ensnaring Strike</w:t>
      </w:r>
    </w:p>
    <w:p w14:paraId="034CB78B" w14:textId="77777777" w:rsidR="000E101D" w:rsidRDefault="000E101D" w:rsidP="000E101D">
      <w:pPr>
        <w:rPr>
          <w:sz w:val="18"/>
          <w:szCs w:val="18"/>
        </w:rPr>
      </w:pPr>
      <w:r>
        <w:rPr>
          <w:sz w:val="18"/>
          <w:szCs w:val="18"/>
        </w:rPr>
        <w:t>Fog Cloud</w:t>
      </w:r>
    </w:p>
    <w:p w14:paraId="312A0D03" w14:textId="77777777" w:rsidR="000E101D" w:rsidRDefault="000E101D" w:rsidP="000E101D">
      <w:pPr>
        <w:rPr>
          <w:sz w:val="18"/>
          <w:szCs w:val="18"/>
        </w:rPr>
      </w:pPr>
      <w:r>
        <w:rPr>
          <w:sz w:val="18"/>
          <w:szCs w:val="18"/>
        </w:rPr>
        <w:t>Hail of Thorns</w:t>
      </w:r>
    </w:p>
    <w:p w14:paraId="35420ACD" w14:textId="77777777" w:rsidR="000E101D" w:rsidRDefault="000E101D" w:rsidP="000E101D">
      <w:pPr>
        <w:ind w:left="72"/>
        <w:rPr>
          <w:i/>
          <w:color w:val="000000"/>
          <w:sz w:val="18"/>
          <w:szCs w:val="18"/>
          <w:u w:val="single"/>
        </w:rPr>
      </w:pPr>
      <w:r>
        <w:rPr>
          <w:i/>
          <w:color w:val="000000"/>
          <w:sz w:val="18"/>
          <w:szCs w:val="18"/>
          <w:u w:val="single"/>
        </w:rPr>
        <w:t>Divination</w:t>
      </w:r>
    </w:p>
    <w:p w14:paraId="41A53BBB" w14:textId="77777777" w:rsidR="000E101D" w:rsidRDefault="000E101D" w:rsidP="000E101D">
      <w:pPr>
        <w:rPr>
          <w:color w:val="000000"/>
          <w:sz w:val="18"/>
          <w:szCs w:val="18"/>
          <w:vertAlign w:val="superscript"/>
        </w:rPr>
      </w:pPr>
      <w:r>
        <w:rPr>
          <w:sz w:val="18"/>
          <w:szCs w:val="18"/>
        </w:rPr>
        <w:t>Trueshot Aura</w:t>
      </w:r>
      <w:r>
        <w:rPr>
          <w:color w:val="000000"/>
          <w:sz w:val="18"/>
          <w:szCs w:val="18"/>
          <w:vertAlign w:val="superscript"/>
        </w:rPr>
        <w:t xml:space="preserve"> WoW5eRPG</w:t>
      </w:r>
    </w:p>
    <w:p w14:paraId="7AF145EE" w14:textId="77777777" w:rsidR="000E101D" w:rsidRDefault="000E101D" w:rsidP="000E101D">
      <w:pPr>
        <w:rPr>
          <w:sz w:val="18"/>
          <w:szCs w:val="18"/>
          <w:vertAlign w:val="superscript"/>
        </w:rPr>
      </w:pPr>
      <w:r>
        <w:rPr>
          <w:sz w:val="18"/>
          <w:szCs w:val="18"/>
        </w:rPr>
        <w:t xml:space="preserve">Beast Bond </w:t>
      </w:r>
      <w:r>
        <w:rPr>
          <w:sz w:val="18"/>
          <w:szCs w:val="18"/>
          <w:vertAlign w:val="superscript"/>
        </w:rPr>
        <w:t>EE</w:t>
      </w:r>
    </w:p>
    <w:p w14:paraId="1514A2DD" w14:textId="77777777" w:rsidR="000E101D" w:rsidRDefault="000E101D" w:rsidP="000E101D">
      <w:pPr>
        <w:rPr>
          <w:sz w:val="18"/>
          <w:szCs w:val="18"/>
        </w:rPr>
      </w:pPr>
      <w:r>
        <w:rPr>
          <w:sz w:val="18"/>
          <w:szCs w:val="18"/>
        </w:rPr>
        <w:t>Detect Magic</w:t>
      </w:r>
    </w:p>
    <w:p w14:paraId="53B8C53C" w14:textId="77777777" w:rsidR="000E101D" w:rsidRDefault="000E101D" w:rsidP="000E101D">
      <w:pPr>
        <w:rPr>
          <w:sz w:val="18"/>
          <w:szCs w:val="18"/>
        </w:rPr>
      </w:pPr>
      <w:r>
        <w:rPr>
          <w:sz w:val="18"/>
          <w:szCs w:val="18"/>
        </w:rPr>
        <w:t>Detect Poison and Disease</w:t>
      </w:r>
    </w:p>
    <w:p w14:paraId="72737D8A" w14:textId="77777777" w:rsidR="000E101D" w:rsidRDefault="000E101D" w:rsidP="000E101D">
      <w:pPr>
        <w:rPr>
          <w:sz w:val="18"/>
          <w:szCs w:val="18"/>
        </w:rPr>
      </w:pPr>
      <w:r>
        <w:rPr>
          <w:sz w:val="18"/>
          <w:szCs w:val="18"/>
        </w:rPr>
        <w:t>Hunter’s Mark</w:t>
      </w:r>
    </w:p>
    <w:p w14:paraId="53A402CE" w14:textId="77777777" w:rsidR="000E101D" w:rsidRDefault="000E101D" w:rsidP="000E101D">
      <w:pPr>
        <w:rPr>
          <w:sz w:val="18"/>
          <w:szCs w:val="18"/>
        </w:rPr>
      </w:pPr>
      <w:r>
        <w:rPr>
          <w:sz w:val="18"/>
          <w:szCs w:val="18"/>
        </w:rPr>
        <w:t>Speak with Animals</w:t>
      </w:r>
    </w:p>
    <w:p w14:paraId="560C736C" w14:textId="77777777" w:rsidR="000E101D" w:rsidRDefault="000E101D" w:rsidP="000E101D">
      <w:pPr>
        <w:ind w:left="72"/>
        <w:rPr>
          <w:i/>
          <w:color w:val="000000"/>
          <w:sz w:val="18"/>
          <w:szCs w:val="18"/>
          <w:u w:val="single"/>
        </w:rPr>
      </w:pPr>
      <w:r>
        <w:rPr>
          <w:i/>
          <w:color w:val="000000"/>
          <w:sz w:val="18"/>
          <w:szCs w:val="18"/>
          <w:u w:val="single"/>
        </w:rPr>
        <w:t>Enchantment</w:t>
      </w:r>
    </w:p>
    <w:p w14:paraId="36B4E73A" w14:textId="77777777" w:rsidR="000E101D" w:rsidRDefault="000E101D" w:rsidP="000E101D">
      <w:pPr>
        <w:rPr>
          <w:sz w:val="18"/>
          <w:szCs w:val="18"/>
        </w:rPr>
      </w:pPr>
      <w:r>
        <w:rPr>
          <w:sz w:val="18"/>
          <w:szCs w:val="18"/>
        </w:rPr>
        <w:t>Animal Friendship</w:t>
      </w:r>
    </w:p>
    <w:p w14:paraId="5517729D" w14:textId="77777777" w:rsidR="000E101D" w:rsidRDefault="000E101D" w:rsidP="000E101D">
      <w:pPr>
        <w:rPr>
          <w:sz w:val="18"/>
          <w:szCs w:val="18"/>
        </w:rPr>
      </w:pPr>
      <w:r>
        <w:rPr>
          <w:sz w:val="18"/>
          <w:szCs w:val="18"/>
        </w:rPr>
        <w:t xml:space="preserve">Charm </w:t>
      </w:r>
      <w:r>
        <w:rPr>
          <w:sz w:val="18"/>
          <w:szCs w:val="18"/>
          <w:vertAlign w:val="superscript"/>
        </w:rPr>
        <w:t>Modified</w:t>
      </w:r>
    </w:p>
    <w:p w14:paraId="7F94C301" w14:textId="77777777" w:rsidR="000E101D" w:rsidRDefault="000E101D" w:rsidP="000E101D">
      <w:pPr>
        <w:ind w:left="72"/>
        <w:rPr>
          <w:i/>
          <w:color w:val="000000"/>
          <w:sz w:val="18"/>
          <w:szCs w:val="18"/>
          <w:u w:val="single"/>
        </w:rPr>
      </w:pPr>
      <w:r>
        <w:rPr>
          <w:i/>
          <w:color w:val="000000"/>
          <w:sz w:val="18"/>
          <w:szCs w:val="18"/>
          <w:u w:val="single"/>
        </w:rPr>
        <w:t>Evocation</w:t>
      </w:r>
    </w:p>
    <w:p w14:paraId="0909F2A1" w14:textId="77777777" w:rsidR="000E101D" w:rsidRDefault="000E101D" w:rsidP="000E101D">
      <w:pPr>
        <w:rPr>
          <w:i/>
          <w:sz w:val="18"/>
          <w:szCs w:val="18"/>
          <w:u w:val="single"/>
        </w:rPr>
      </w:pPr>
      <w:r>
        <w:rPr>
          <w:sz w:val="18"/>
          <w:szCs w:val="18"/>
        </w:rPr>
        <w:t xml:space="preserve">Rejuvenation </w:t>
      </w:r>
      <w:r>
        <w:rPr>
          <w:sz w:val="18"/>
          <w:szCs w:val="18"/>
          <w:vertAlign w:val="superscript"/>
        </w:rPr>
        <w:t>WoW5eRPG</w:t>
      </w:r>
    </w:p>
    <w:p w14:paraId="5DADC84D" w14:textId="77777777" w:rsidR="000E101D" w:rsidRDefault="000E101D" w:rsidP="000E101D">
      <w:pPr>
        <w:ind w:left="72"/>
        <w:rPr>
          <w:i/>
          <w:color w:val="000000"/>
          <w:sz w:val="18"/>
          <w:szCs w:val="18"/>
          <w:u w:val="single"/>
        </w:rPr>
      </w:pPr>
      <w:r>
        <w:rPr>
          <w:i/>
          <w:color w:val="000000"/>
          <w:sz w:val="18"/>
          <w:szCs w:val="18"/>
          <w:u w:val="single"/>
        </w:rPr>
        <w:t>Illusion</w:t>
      </w:r>
    </w:p>
    <w:p w14:paraId="6EEA2C8E" w14:textId="77777777" w:rsidR="000E101D" w:rsidRDefault="000E101D" w:rsidP="000E101D">
      <w:pPr>
        <w:rPr>
          <w:i/>
          <w:sz w:val="18"/>
          <w:szCs w:val="18"/>
          <w:u w:val="single"/>
        </w:rPr>
      </w:pPr>
      <w:r>
        <w:rPr>
          <w:sz w:val="18"/>
          <w:szCs w:val="18"/>
        </w:rPr>
        <w:t xml:space="preserve">Fade </w:t>
      </w:r>
      <w:r>
        <w:rPr>
          <w:sz w:val="18"/>
          <w:szCs w:val="18"/>
          <w:vertAlign w:val="superscript"/>
        </w:rPr>
        <w:t>WoW5eRPG</w:t>
      </w:r>
    </w:p>
    <w:p w14:paraId="28BC23B8" w14:textId="77777777" w:rsidR="000E101D" w:rsidRDefault="000E101D" w:rsidP="000E101D">
      <w:pPr>
        <w:ind w:left="72"/>
        <w:rPr>
          <w:color w:val="000000"/>
          <w:sz w:val="18"/>
          <w:szCs w:val="18"/>
        </w:rPr>
      </w:pPr>
      <w:r>
        <w:rPr>
          <w:i/>
          <w:color w:val="000000"/>
          <w:sz w:val="18"/>
          <w:szCs w:val="18"/>
          <w:u w:val="single"/>
        </w:rPr>
        <w:t>Transmutation</w:t>
      </w:r>
    </w:p>
    <w:p w14:paraId="54B3257B" w14:textId="77777777" w:rsidR="000E101D" w:rsidRDefault="000E101D" w:rsidP="000E101D">
      <w:pPr>
        <w:rPr>
          <w:color w:val="000000"/>
          <w:sz w:val="18"/>
          <w:szCs w:val="18"/>
          <w:vertAlign w:val="superscript"/>
        </w:rPr>
      </w:pPr>
      <w:r>
        <w:rPr>
          <w:color w:val="000000"/>
          <w:sz w:val="18"/>
          <w:szCs w:val="18"/>
        </w:rPr>
        <w:t xml:space="preserve">Aspect Array </w:t>
      </w:r>
      <w:r>
        <w:rPr>
          <w:color w:val="000000"/>
          <w:sz w:val="18"/>
          <w:szCs w:val="18"/>
          <w:vertAlign w:val="superscript"/>
        </w:rPr>
        <w:t>WoW5eRPG</w:t>
      </w:r>
    </w:p>
    <w:p w14:paraId="77B1BF24" w14:textId="77777777" w:rsidR="000E101D" w:rsidRDefault="000E101D" w:rsidP="000E101D">
      <w:pPr>
        <w:rPr>
          <w:color w:val="000000"/>
          <w:sz w:val="18"/>
          <w:szCs w:val="18"/>
        </w:rPr>
      </w:pPr>
      <w:r>
        <w:rPr>
          <w:sz w:val="18"/>
          <w:szCs w:val="18"/>
        </w:rPr>
        <w:t>Goodberry</w:t>
      </w:r>
    </w:p>
    <w:p w14:paraId="78FEB1A6" w14:textId="77777777" w:rsidR="000E101D" w:rsidRDefault="000E101D" w:rsidP="000E101D">
      <w:pPr>
        <w:rPr>
          <w:color w:val="000000"/>
          <w:sz w:val="18"/>
          <w:szCs w:val="18"/>
        </w:rPr>
      </w:pPr>
      <w:r>
        <w:rPr>
          <w:color w:val="000000"/>
          <w:sz w:val="18"/>
          <w:szCs w:val="18"/>
        </w:rPr>
        <w:t>Jump</w:t>
      </w:r>
    </w:p>
    <w:p w14:paraId="5DF22AF5" w14:textId="77777777" w:rsidR="000E101D" w:rsidRDefault="000E101D" w:rsidP="000E101D">
      <w:pPr>
        <w:rPr>
          <w:color w:val="000000"/>
          <w:sz w:val="18"/>
          <w:szCs w:val="18"/>
        </w:rPr>
      </w:pPr>
      <w:r>
        <w:rPr>
          <w:color w:val="000000"/>
          <w:sz w:val="18"/>
          <w:szCs w:val="18"/>
        </w:rPr>
        <w:t>Longstrider</w:t>
      </w:r>
    </w:p>
    <w:p w14:paraId="2E66EA5F" w14:textId="77777777" w:rsidR="000E101D" w:rsidRDefault="000E101D" w:rsidP="000E101D">
      <w:pPr>
        <w:rPr>
          <w:color w:val="000000"/>
          <w:sz w:val="18"/>
          <w:szCs w:val="18"/>
        </w:rPr>
      </w:pPr>
      <w:r>
        <w:rPr>
          <w:color w:val="000000"/>
          <w:sz w:val="18"/>
          <w:szCs w:val="18"/>
        </w:rPr>
        <w:lastRenderedPageBreak/>
        <w:t xml:space="preserve">Shot Array </w:t>
      </w:r>
      <w:r>
        <w:rPr>
          <w:color w:val="000000"/>
          <w:sz w:val="18"/>
          <w:szCs w:val="18"/>
          <w:vertAlign w:val="superscript"/>
        </w:rPr>
        <w:t>WoW5eRPG</w:t>
      </w:r>
    </w:p>
    <w:p w14:paraId="3D3A1188" w14:textId="77777777" w:rsidR="000E101D" w:rsidRDefault="000E101D" w:rsidP="000E101D">
      <w:pPr>
        <w:rPr>
          <w:color w:val="000000"/>
          <w:sz w:val="18"/>
          <w:szCs w:val="18"/>
          <w:vertAlign w:val="superscript"/>
        </w:rPr>
      </w:pPr>
      <w:r>
        <w:rPr>
          <w:color w:val="000000"/>
          <w:sz w:val="18"/>
          <w:szCs w:val="18"/>
        </w:rPr>
        <w:t xml:space="preserve">Zephyr Strike </w:t>
      </w:r>
      <w:r>
        <w:rPr>
          <w:color w:val="000000"/>
          <w:sz w:val="18"/>
          <w:szCs w:val="18"/>
          <w:vertAlign w:val="superscript"/>
        </w:rPr>
        <w:t>XGtE</w:t>
      </w:r>
    </w:p>
    <w:p w14:paraId="77BF7222" w14:textId="77777777" w:rsidR="000E101D" w:rsidRPr="00134BC3" w:rsidRDefault="000E101D" w:rsidP="000E101D">
      <w:pPr>
        <w:contextualSpacing/>
        <w:rPr>
          <w:rFonts w:eastAsia="Times New Roman" w:cstheme="minorHAnsi"/>
          <w:color w:val="000000"/>
          <w:sz w:val="18"/>
          <w:szCs w:val="18"/>
        </w:rPr>
      </w:pPr>
    </w:p>
    <w:p w14:paraId="068A797E" w14:textId="77777777" w:rsidR="000E101D" w:rsidRPr="000D5DB5" w:rsidRDefault="000E101D" w:rsidP="000E101D">
      <w:pPr>
        <w:contextualSpacing/>
        <w:rPr>
          <w:rFonts w:eastAsia="Times New Roman" w:cstheme="minorHAnsi"/>
          <w:b/>
          <w:bCs/>
          <w:color w:val="000000"/>
          <w:sz w:val="18"/>
          <w:szCs w:val="18"/>
        </w:rPr>
      </w:pPr>
      <w:r w:rsidRPr="000D5DB5">
        <w:rPr>
          <w:rFonts w:eastAsia="Times New Roman" w:cstheme="minorHAnsi"/>
          <w:b/>
          <w:bCs/>
          <w:color w:val="000000"/>
          <w:sz w:val="18"/>
          <w:szCs w:val="18"/>
        </w:rPr>
        <w:t>HTR 2 (2nd level)</w:t>
      </w:r>
    </w:p>
    <w:p w14:paraId="0963830F" w14:textId="77777777" w:rsidR="000E101D" w:rsidRDefault="000E101D" w:rsidP="000E101D">
      <w:pPr>
        <w:ind w:left="72"/>
        <w:rPr>
          <w:i/>
          <w:color w:val="000000"/>
          <w:sz w:val="18"/>
          <w:szCs w:val="18"/>
          <w:u w:val="single"/>
        </w:rPr>
      </w:pPr>
      <w:r>
        <w:rPr>
          <w:i/>
          <w:color w:val="000000"/>
          <w:sz w:val="18"/>
          <w:szCs w:val="18"/>
          <w:u w:val="single"/>
        </w:rPr>
        <w:t>Abjuration</w:t>
      </w:r>
    </w:p>
    <w:p w14:paraId="49A79756" w14:textId="77777777" w:rsidR="000E101D" w:rsidRDefault="000E101D" w:rsidP="000E101D">
      <w:pPr>
        <w:rPr>
          <w:sz w:val="18"/>
          <w:szCs w:val="18"/>
        </w:rPr>
      </w:pPr>
      <w:r>
        <w:rPr>
          <w:sz w:val="18"/>
          <w:szCs w:val="18"/>
        </w:rPr>
        <w:t>Lesser Restoration</w:t>
      </w:r>
    </w:p>
    <w:p w14:paraId="3D65A39F" w14:textId="77777777" w:rsidR="000E101D" w:rsidRDefault="000E101D" w:rsidP="000E101D">
      <w:pPr>
        <w:rPr>
          <w:sz w:val="18"/>
          <w:szCs w:val="18"/>
        </w:rPr>
      </w:pPr>
      <w:r>
        <w:rPr>
          <w:sz w:val="18"/>
          <w:szCs w:val="18"/>
        </w:rPr>
        <w:t>Pass without Trace</w:t>
      </w:r>
    </w:p>
    <w:p w14:paraId="7F42DB62" w14:textId="77777777" w:rsidR="000E101D" w:rsidRDefault="000E101D" w:rsidP="000E101D">
      <w:pPr>
        <w:rPr>
          <w:sz w:val="18"/>
          <w:szCs w:val="18"/>
        </w:rPr>
      </w:pPr>
      <w:r>
        <w:rPr>
          <w:sz w:val="18"/>
          <w:szCs w:val="18"/>
        </w:rPr>
        <w:t>Protection from Poison</w:t>
      </w:r>
    </w:p>
    <w:p w14:paraId="42E72986" w14:textId="77777777" w:rsidR="000E101D" w:rsidRDefault="000E101D" w:rsidP="000E101D">
      <w:pPr>
        <w:ind w:left="72"/>
        <w:rPr>
          <w:i/>
          <w:color w:val="000000"/>
          <w:sz w:val="18"/>
          <w:szCs w:val="18"/>
          <w:u w:val="single"/>
        </w:rPr>
      </w:pPr>
      <w:r>
        <w:rPr>
          <w:i/>
          <w:color w:val="000000"/>
          <w:sz w:val="18"/>
          <w:szCs w:val="18"/>
          <w:u w:val="single"/>
        </w:rPr>
        <w:t>Conjuration</w:t>
      </w:r>
    </w:p>
    <w:p w14:paraId="3930DB50" w14:textId="77777777" w:rsidR="000E101D" w:rsidRDefault="000E101D" w:rsidP="000E101D">
      <w:pPr>
        <w:rPr>
          <w:i/>
          <w:sz w:val="18"/>
          <w:szCs w:val="18"/>
          <w:u w:val="single"/>
        </w:rPr>
      </w:pPr>
      <w:r>
        <w:rPr>
          <w:sz w:val="18"/>
          <w:szCs w:val="18"/>
        </w:rPr>
        <w:t xml:space="preserve">Healing Spirit </w:t>
      </w:r>
      <w:r>
        <w:rPr>
          <w:sz w:val="18"/>
          <w:szCs w:val="18"/>
          <w:vertAlign w:val="superscript"/>
        </w:rPr>
        <w:t>XGtE</w:t>
      </w:r>
    </w:p>
    <w:p w14:paraId="225A598A" w14:textId="77777777" w:rsidR="000E101D" w:rsidRDefault="000E101D" w:rsidP="000E101D">
      <w:pPr>
        <w:ind w:left="72"/>
        <w:rPr>
          <w:i/>
          <w:color w:val="000000"/>
          <w:sz w:val="18"/>
          <w:szCs w:val="18"/>
          <w:u w:val="single"/>
        </w:rPr>
      </w:pPr>
      <w:r>
        <w:rPr>
          <w:i/>
          <w:color w:val="000000"/>
          <w:sz w:val="18"/>
          <w:szCs w:val="18"/>
          <w:u w:val="single"/>
        </w:rPr>
        <w:t>Divination</w:t>
      </w:r>
    </w:p>
    <w:p w14:paraId="7F29D5ED" w14:textId="77777777" w:rsidR="000E101D" w:rsidRDefault="000E101D" w:rsidP="000E101D">
      <w:pPr>
        <w:rPr>
          <w:sz w:val="18"/>
          <w:szCs w:val="18"/>
        </w:rPr>
      </w:pPr>
      <w:r>
        <w:rPr>
          <w:sz w:val="18"/>
          <w:szCs w:val="18"/>
        </w:rPr>
        <w:t>Beast Sense</w:t>
      </w:r>
    </w:p>
    <w:p w14:paraId="0300DA4A" w14:textId="77777777" w:rsidR="000E101D" w:rsidRDefault="000E101D" w:rsidP="000E101D">
      <w:pPr>
        <w:rPr>
          <w:sz w:val="18"/>
          <w:szCs w:val="18"/>
        </w:rPr>
      </w:pPr>
      <w:r>
        <w:rPr>
          <w:sz w:val="18"/>
          <w:szCs w:val="18"/>
        </w:rPr>
        <w:t>Find Traps</w:t>
      </w:r>
    </w:p>
    <w:p w14:paraId="52C2FFA8" w14:textId="77777777" w:rsidR="000E101D" w:rsidRDefault="000E101D" w:rsidP="000E101D">
      <w:pPr>
        <w:rPr>
          <w:sz w:val="18"/>
          <w:szCs w:val="18"/>
        </w:rPr>
      </w:pPr>
      <w:r>
        <w:rPr>
          <w:sz w:val="18"/>
          <w:szCs w:val="18"/>
        </w:rPr>
        <w:t>Locate Animals or Plants</w:t>
      </w:r>
    </w:p>
    <w:p w14:paraId="1DD6A168" w14:textId="77777777" w:rsidR="000E101D" w:rsidRDefault="000E101D" w:rsidP="000E101D">
      <w:pPr>
        <w:rPr>
          <w:sz w:val="18"/>
          <w:szCs w:val="18"/>
        </w:rPr>
      </w:pPr>
      <w:r>
        <w:rPr>
          <w:sz w:val="18"/>
          <w:szCs w:val="18"/>
        </w:rPr>
        <w:t>Locate Object</w:t>
      </w:r>
    </w:p>
    <w:p w14:paraId="4DFAE74D" w14:textId="77777777" w:rsidR="000E101D" w:rsidRDefault="000E101D" w:rsidP="000E101D">
      <w:pPr>
        <w:ind w:left="72"/>
        <w:rPr>
          <w:i/>
          <w:color w:val="000000"/>
          <w:sz w:val="18"/>
          <w:szCs w:val="18"/>
          <w:u w:val="single"/>
        </w:rPr>
      </w:pPr>
      <w:r>
        <w:rPr>
          <w:i/>
          <w:color w:val="000000"/>
          <w:sz w:val="18"/>
          <w:szCs w:val="18"/>
          <w:u w:val="single"/>
        </w:rPr>
        <w:t>Enchantment</w:t>
      </w:r>
    </w:p>
    <w:p w14:paraId="2D884A9E" w14:textId="77777777" w:rsidR="000E101D" w:rsidRDefault="000E101D" w:rsidP="000E101D">
      <w:pPr>
        <w:rPr>
          <w:sz w:val="18"/>
          <w:szCs w:val="18"/>
        </w:rPr>
      </w:pPr>
      <w:r>
        <w:rPr>
          <w:sz w:val="18"/>
          <w:szCs w:val="18"/>
        </w:rPr>
        <w:t>Animal Messenger</w:t>
      </w:r>
    </w:p>
    <w:p w14:paraId="60A35A7A" w14:textId="77777777" w:rsidR="000E101D" w:rsidRDefault="000E101D" w:rsidP="000E101D">
      <w:pPr>
        <w:rPr>
          <w:sz w:val="18"/>
          <w:szCs w:val="18"/>
        </w:rPr>
      </w:pPr>
      <w:r>
        <w:rPr>
          <w:sz w:val="18"/>
          <w:szCs w:val="18"/>
        </w:rPr>
        <w:t xml:space="preserve">Hold </w:t>
      </w:r>
      <w:r>
        <w:rPr>
          <w:sz w:val="18"/>
          <w:szCs w:val="18"/>
          <w:vertAlign w:val="superscript"/>
        </w:rPr>
        <w:t>Modified</w:t>
      </w:r>
    </w:p>
    <w:p w14:paraId="75D2D44E" w14:textId="77777777" w:rsidR="000E101D" w:rsidRDefault="000E101D" w:rsidP="000E101D">
      <w:pPr>
        <w:ind w:left="72"/>
        <w:rPr>
          <w:i/>
          <w:color w:val="000000"/>
          <w:sz w:val="18"/>
          <w:szCs w:val="18"/>
          <w:u w:val="single"/>
        </w:rPr>
      </w:pPr>
      <w:r>
        <w:rPr>
          <w:i/>
          <w:color w:val="000000"/>
          <w:sz w:val="18"/>
          <w:szCs w:val="18"/>
          <w:u w:val="single"/>
        </w:rPr>
        <w:t>Evocation</w:t>
      </w:r>
    </w:p>
    <w:p w14:paraId="3427BA4F" w14:textId="77777777" w:rsidR="000E101D" w:rsidRDefault="000E101D" w:rsidP="000E101D">
      <w:pPr>
        <w:rPr>
          <w:sz w:val="18"/>
          <w:szCs w:val="18"/>
          <w:vertAlign w:val="superscript"/>
        </w:rPr>
      </w:pPr>
      <w:r>
        <w:rPr>
          <w:sz w:val="18"/>
          <w:szCs w:val="18"/>
        </w:rPr>
        <w:t>Flare</w:t>
      </w:r>
      <w:r>
        <w:rPr>
          <w:sz w:val="18"/>
          <w:szCs w:val="18"/>
          <w:vertAlign w:val="superscript"/>
        </w:rPr>
        <w:t xml:space="preserve"> WoW5eRPG</w:t>
      </w:r>
    </w:p>
    <w:p w14:paraId="732339D8" w14:textId="77777777" w:rsidR="000E101D" w:rsidRDefault="000E101D" w:rsidP="000E101D">
      <w:pPr>
        <w:rPr>
          <w:sz w:val="18"/>
          <w:szCs w:val="18"/>
          <w:vertAlign w:val="superscript"/>
        </w:rPr>
      </w:pPr>
      <w:r>
        <w:rPr>
          <w:sz w:val="18"/>
          <w:szCs w:val="18"/>
        </w:rPr>
        <w:t xml:space="preserve">Shadow Word Pain </w:t>
      </w:r>
      <w:r>
        <w:rPr>
          <w:i/>
          <w:sz w:val="18"/>
          <w:szCs w:val="18"/>
        </w:rPr>
        <w:t>– Shadow Strike</w:t>
      </w:r>
      <w:r>
        <w:rPr>
          <w:sz w:val="18"/>
          <w:szCs w:val="18"/>
        </w:rPr>
        <w:t xml:space="preserve"> </w:t>
      </w:r>
      <w:r>
        <w:rPr>
          <w:sz w:val="18"/>
          <w:szCs w:val="18"/>
          <w:vertAlign w:val="superscript"/>
        </w:rPr>
        <w:t>WoW5eRPG</w:t>
      </w:r>
    </w:p>
    <w:p w14:paraId="296F08CF" w14:textId="77777777" w:rsidR="000E101D" w:rsidRDefault="000E101D" w:rsidP="000E101D">
      <w:pPr>
        <w:ind w:left="72"/>
        <w:rPr>
          <w:i/>
          <w:color w:val="000000"/>
          <w:sz w:val="18"/>
          <w:szCs w:val="18"/>
          <w:u w:val="single"/>
        </w:rPr>
      </w:pPr>
      <w:r>
        <w:rPr>
          <w:i/>
          <w:color w:val="000000"/>
          <w:sz w:val="18"/>
          <w:szCs w:val="18"/>
          <w:u w:val="single"/>
        </w:rPr>
        <w:t>Illusion</w:t>
      </w:r>
    </w:p>
    <w:p w14:paraId="23B1B20F" w14:textId="77777777" w:rsidR="000E101D" w:rsidRDefault="000E101D" w:rsidP="000E101D">
      <w:pPr>
        <w:rPr>
          <w:sz w:val="18"/>
          <w:szCs w:val="18"/>
          <w:vertAlign w:val="superscript"/>
        </w:rPr>
      </w:pPr>
      <w:r>
        <w:rPr>
          <w:sz w:val="18"/>
          <w:szCs w:val="18"/>
        </w:rPr>
        <w:t xml:space="preserve">Mute </w:t>
      </w:r>
      <w:r>
        <w:rPr>
          <w:sz w:val="18"/>
          <w:szCs w:val="18"/>
          <w:vertAlign w:val="superscript"/>
        </w:rPr>
        <w:t>WoW5eRPG</w:t>
      </w:r>
    </w:p>
    <w:p w14:paraId="7308C083" w14:textId="77777777" w:rsidR="000E101D" w:rsidRDefault="000E101D" w:rsidP="000E101D">
      <w:pPr>
        <w:rPr>
          <w:sz w:val="18"/>
          <w:szCs w:val="18"/>
          <w:vertAlign w:val="superscript"/>
        </w:rPr>
      </w:pPr>
      <w:r>
        <w:rPr>
          <w:sz w:val="18"/>
          <w:szCs w:val="18"/>
        </w:rPr>
        <w:t>Silence</w:t>
      </w:r>
    </w:p>
    <w:p w14:paraId="31CE6457" w14:textId="77777777" w:rsidR="000E101D" w:rsidRDefault="000E101D" w:rsidP="000E101D">
      <w:pPr>
        <w:ind w:left="72"/>
        <w:rPr>
          <w:color w:val="000000"/>
          <w:sz w:val="18"/>
          <w:szCs w:val="18"/>
        </w:rPr>
      </w:pPr>
      <w:r>
        <w:rPr>
          <w:i/>
          <w:color w:val="000000"/>
          <w:sz w:val="18"/>
          <w:szCs w:val="18"/>
          <w:u w:val="single"/>
        </w:rPr>
        <w:t>Transmutation</w:t>
      </w:r>
    </w:p>
    <w:p w14:paraId="55EC3618" w14:textId="77777777" w:rsidR="000E101D" w:rsidRDefault="000E101D" w:rsidP="000E101D">
      <w:pPr>
        <w:rPr>
          <w:color w:val="000000"/>
          <w:sz w:val="18"/>
          <w:szCs w:val="18"/>
        </w:rPr>
      </w:pPr>
      <w:r>
        <w:rPr>
          <w:color w:val="000000"/>
          <w:sz w:val="18"/>
          <w:szCs w:val="18"/>
        </w:rPr>
        <w:t>Barkskin</w:t>
      </w:r>
    </w:p>
    <w:p w14:paraId="61E42469" w14:textId="77777777" w:rsidR="000E101D" w:rsidRDefault="000E101D" w:rsidP="000E101D">
      <w:pPr>
        <w:rPr>
          <w:color w:val="000000"/>
          <w:sz w:val="18"/>
          <w:szCs w:val="18"/>
        </w:rPr>
      </w:pPr>
      <w:r>
        <w:rPr>
          <w:color w:val="000000"/>
          <w:sz w:val="18"/>
          <w:szCs w:val="18"/>
        </w:rPr>
        <w:t>Cordon of Arrows</w:t>
      </w:r>
    </w:p>
    <w:p w14:paraId="0855CD5A" w14:textId="77777777" w:rsidR="000E101D" w:rsidRDefault="000E101D" w:rsidP="000E101D">
      <w:pPr>
        <w:rPr>
          <w:color w:val="000000"/>
          <w:sz w:val="18"/>
          <w:szCs w:val="18"/>
        </w:rPr>
      </w:pPr>
      <w:r>
        <w:rPr>
          <w:color w:val="000000"/>
          <w:sz w:val="18"/>
          <w:szCs w:val="18"/>
        </w:rPr>
        <w:t>Darkvision</w:t>
      </w:r>
    </w:p>
    <w:p w14:paraId="5EB3BD2D" w14:textId="77777777" w:rsidR="000E101D" w:rsidRDefault="000E101D" w:rsidP="000E101D">
      <w:pPr>
        <w:rPr>
          <w:color w:val="000000"/>
          <w:sz w:val="18"/>
          <w:szCs w:val="18"/>
        </w:rPr>
      </w:pPr>
      <w:r>
        <w:rPr>
          <w:color w:val="000000"/>
          <w:sz w:val="18"/>
          <w:szCs w:val="18"/>
        </w:rPr>
        <w:t>Spike Growth</w:t>
      </w:r>
    </w:p>
    <w:p w14:paraId="306D4C21" w14:textId="77777777" w:rsidR="000E101D" w:rsidRPr="00134BC3" w:rsidRDefault="000E101D" w:rsidP="000E101D">
      <w:pPr>
        <w:contextualSpacing/>
        <w:rPr>
          <w:rFonts w:eastAsia="Times New Roman" w:cstheme="minorHAnsi"/>
          <w:b/>
          <w:bCs/>
          <w:color w:val="000000"/>
          <w:sz w:val="18"/>
          <w:szCs w:val="18"/>
        </w:rPr>
      </w:pPr>
    </w:p>
    <w:p w14:paraId="6C0E4D3A" w14:textId="77777777" w:rsidR="000E101D" w:rsidRPr="000D5DB5" w:rsidRDefault="000E101D" w:rsidP="000E101D">
      <w:pPr>
        <w:contextualSpacing/>
        <w:rPr>
          <w:rFonts w:eastAsia="Times New Roman" w:cstheme="minorHAnsi"/>
          <w:b/>
          <w:bCs/>
          <w:color w:val="000000"/>
          <w:sz w:val="18"/>
          <w:szCs w:val="18"/>
        </w:rPr>
      </w:pPr>
      <w:r w:rsidRPr="000D5DB5">
        <w:rPr>
          <w:rFonts w:eastAsia="Times New Roman" w:cstheme="minorHAnsi"/>
          <w:b/>
          <w:bCs/>
          <w:color w:val="000000"/>
          <w:sz w:val="18"/>
          <w:szCs w:val="18"/>
        </w:rPr>
        <w:t>HTR 3 (3rd level)</w:t>
      </w:r>
    </w:p>
    <w:p w14:paraId="7BB58F98" w14:textId="77777777" w:rsidR="000E101D" w:rsidRDefault="000E101D" w:rsidP="000E101D">
      <w:pPr>
        <w:ind w:left="72"/>
        <w:rPr>
          <w:i/>
          <w:color w:val="000000"/>
          <w:sz w:val="18"/>
          <w:szCs w:val="18"/>
          <w:u w:val="single"/>
        </w:rPr>
      </w:pPr>
      <w:r>
        <w:rPr>
          <w:i/>
          <w:color w:val="000000"/>
          <w:sz w:val="18"/>
          <w:szCs w:val="18"/>
          <w:u w:val="single"/>
        </w:rPr>
        <w:t>Abjuration</w:t>
      </w:r>
    </w:p>
    <w:p w14:paraId="7F52BF37" w14:textId="77777777" w:rsidR="000E101D" w:rsidRDefault="000E101D" w:rsidP="000E101D">
      <w:pPr>
        <w:rPr>
          <w:sz w:val="18"/>
          <w:szCs w:val="18"/>
        </w:rPr>
      </w:pPr>
      <w:r>
        <w:rPr>
          <w:sz w:val="18"/>
          <w:szCs w:val="18"/>
        </w:rPr>
        <w:t>Nondetection</w:t>
      </w:r>
    </w:p>
    <w:p w14:paraId="247E8AB5" w14:textId="77777777" w:rsidR="000E101D" w:rsidRDefault="000E101D" w:rsidP="000E101D">
      <w:pPr>
        <w:rPr>
          <w:sz w:val="18"/>
          <w:szCs w:val="18"/>
        </w:rPr>
      </w:pPr>
      <w:r>
        <w:rPr>
          <w:sz w:val="18"/>
          <w:szCs w:val="18"/>
        </w:rPr>
        <w:t>Protection from Energy</w:t>
      </w:r>
    </w:p>
    <w:p w14:paraId="259C009F" w14:textId="77777777" w:rsidR="000E101D" w:rsidRDefault="000E101D" w:rsidP="000E101D">
      <w:pPr>
        <w:ind w:left="72"/>
        <w:rPr>
          <w:i/>
          <w:color w:val="000000"/>
          <w:sz w:val="18"/>
          <w:szCs w:val="18"/>
          <w:u w:val="single"/>
        </w:rPr>
      </w:pPr>
      <w:r>
        <w:rPr>
          <w:i/>
          <w:color w:val="000000"/>
          <w:sz w:val="18"/>
          <w:szCs w:val="18"/>
          <w:u w:val="single"/>
        </w:rPr>
        <w:t>Conjuration</w:t>
      </w:r>
    </w:p>
    <w:p w14:paraId="6CD09672" w14:textId="77777777" w:rsidR="000E101D" w:rsidRDefault="000E101D" w:rsidP="000E101D">
      <w:pPr>
        <w:rPr>
          <w:i/>
          <w:sz w:val="18"/>
          <w:szCs w:val="18"/>
          <w:u w:val="single"/>
        </w:rPr>
      </w:pPr>
      <w:r>
        <w:rPr>
          <w:sz w:val="18"/>
          <w:szCs w:val="18"/>
        </w:rPr>
        <w:t>Conjure Barrage</w:t>
      </w:r>
    </w:p>
    <w:p w14:paraId="19288695" w14:textId="77777777" w:rsidR="000E101D" w:rsidRDefault="000E101D" w:rsidP="000E101D">
      <w:pPr>
        <w:ind w:left="72"/>
        <w:rPr>
          <w:i/>
          <w:color w:val="000000"/>
          <w:sz w:val="18"/>
          <w:szCs w:val="18"/>
          <w:u w:val="single"/>
        </w:rPr>
      </w:pPr>
      <w:r>
        <w:rPr>
          <w:i/>
          <w:color w:val="000000"/>
          <w:sz w:val="18"/>
          <w:szCs w:val="18"/>
          <w:u w:val="single"/>
        </w:rPr>
        <w:t>Evocation</w:t>
      </w:r>
    </w:p>
    <w:p w14:paraId="42BFBCA6" w14:textId="77777777" w:rsidR="000E101D" w:rsidRDefault="000E101D" w:rsidP="000E101D">
      <w:pPr>
        <w:rPr>
          <w:sz w:val="18"/>
          <w:szCs w:val="18"/>
        </w:rPr>
      </w:pPr>
      <w:r>
        <w:rPr>
          <w:sz w:val="18"/>
          <w:szCs w:val="18"/>
        </w:rPr>
        <w:t>Daylight</w:t>
      </w:r>
    </w:p>
    <w:p w14:paraId="50B500D3" w14:textId="77777777" w:rsidR="000E101D" w:rsidRDefault="000E101D" w:rsidP="000E101D">
      <w:pPr>
        <w:rPr>
          <w:sz w:val="18"/>
          <w:szCs w:val="18"/>
        </w:rPr>
      </w:pPr>
      <w:r>
        <w:rPr>
          <w:sz w:val="18"/>
          <w:szCs w:val="18"/>
        </w:rPr>
        <w:t>Wind Wall</w:t>
      </w:r>
    </w:p>
    <w:p w14:paraId="4AED744C" w14:textId="77777777" w:rsidR="000E101D" w:rsidRDefault="000E101D" w:rsidP="000E101D">
      <w:pPr>
        <w:ind w:left="72"/>
        <w:rPr>
          <w:i/>
          <w:color w:val="000000"/>
          <w:sz w:val="18"/>
          <w:szCs w:val="18"/>
          <w:u w:val="single"/>
        </w:rPr>
      </w:pPr>
      <w:r>
        <w:rPr>
          <w:i/>
          <w:color w:val="000000"/>
          <w:sz w:val="18"/>
          <w:szCs w:val="18"/>
          <w:u w:val="single"/>
        </w:rPr>
        <w:t>Necromancy</w:t>
      </w:r>
    </w:p>
    <w:p w14:paraId="129352B1" w14:textId="77777777" w:rsidR="000E101D" w:rsidRDefault="000E101D" w:rsidP="000E101D">
      <w:pPr>
        <w:rPr>
          <w:i/>
          <w:sz w:val="18"/>
          <w:szCs w:val="18"/>
          <w:u w:val="single"/>
        </w:rPr>
      </w:pPr>
      <w:r>
        <w:rPr>
          <w:sz w:val="18"/>
          <w:szCs w:val="18"/>
        </w:rPr>
        <w:t xml:space="preserve">Revivify </w:t>
      </w:r>
      <w:r>
        <w:rPr>
          <w:sz w:val="18"/>
          <w:szCs w:val="18"/>
          <w:vertAlign w:val="superscript"/>
        </w:rPr>
        <w:t>Modified</w:t>
      </w:r>
      <w:r>
        <w:rPr>
          <w:sz w:val="18"/>
          <w:szCs w:val="18"/>
        </w:rPr>
        <w:t xml:space="preserve"> – </w:t>
      </w:r>
      <w:r>
        <w:rPr>
          <w:i/>
          <w:sz w:val="18"/>
          <w:szCs w:val="18"/>
        </w:rPr>
        <w:t>Can only revive an animal companion</w:t>
      </w:r>
    </w:p>
    <w:p w14:paraId="38D803ED" w14:textId="77777777" w:rsidR="000E101D" w:rsidRDefault="000E101D" w:rsidP="000E101D">
      <w:pPr>
        <w:ind w:left="72"/>
        <w:rPr>
          <w:color w:val="000000"/>
          <w:sz w:val="18"/>
          <w:szCs w:val="18"/>
        </w:rPr>
      </w:pPr>
      <w:r>
        <w:rPr>
          <w:i/>
          <w:color w:val="000000"/>
          <w:sz w:val="18"/>
          <w:szCs w:val="18"/>
          <w:u w:val="single"/>
        </w:rPr>
        <w:t>Transmutation</w:t>
      </w:r>
    </w:p>
    <w:p w14:paraId="521B7AB5" w14:textId="77777777" w:rsidR="000E101D" w:rsidRDefault="000E101D" w:rsidP="000E101D">
      <w:pPr>
        <w:rPr>
          <w:sz w:val="18"/>
          <w:szCs w:val="18"/>
          <w:vertAlign w:val="superscript"/>
        </w:rPr>
      </w:pPr>
      <w:r>
        <w:rPr>
          <w:sz w:val="18"/>
          <w:szCs w:val="18"/>
        </w:rPr>
        <w:t xml:space="preserve">Flame Arrows </w:t>
      </w:r>
      <w:r>
        <w:rPr>
          <w:sz w:val="18"/>
          <w:szCs w:val="18"/>
          <w:vertAlign w:val="superscript"/>
        </w:rPr>
        <w:t>EE</w:t>
      </w:r>
    </w:p>
    <w:p w14:paraId="033F42E8" w14:textId="77777777" w:rsidR="000E101D" w:rsidRDefault="000E101D" w:rsidP="000E101D">
      <w:pPr>
        <w:rPr>
          <w:color w:val="000000"/>
          <w:sz w:val="18"/>
          <w:szCs w:val="18"/>
        </w:rPr>
      </w:pPr>
      <w:r>
        <w:rPr>
          <w:color w:val="000000"/>
          <w:sz w:val="18"/>
          <w:szCs w:val="18"/>
        </w:rPr>
        <w:t>Lightning Arrow</w:t>
      </w:r>
    </w:p>
    <w:p w14:paraId="2CF666E5" w14:textId="77777777" w:rsidR="000E101D" w:rsidRDefault="000E101D" w:rsidP="000E101D">
      <w:pPr>
        <w:rPr>
          <w:color w:val="000000"/>
          <w:sz w:val="18"/>
          <w:szCs w:val="18"/>
        </w:rPr>
      </w:pPr>
      <w:r>
        <w:rPr>
          <w:color w:val="000000"/>
          <w:sz w:val="18"/>
          <w:szCs w:val="18"/>
        </w:rPr>
        <w:t>Plant Growth</w:t>
      </w:r>
    </w:p>
    <w:p w14:paraId="03D623E8" w14:textId="77777777" w:rsidR="000E101D" w:rsidRDefault="000E101D" w:rsidP="000E101D">
      <w:pPr>
        <w:rPr>
          <w:color w:val="000000"/>
          <w:sz w:val="18"/>
          <w:szCs w:val="18"/>
        </w:rPr>
      </w:pPr>
      <w:r>
        <w:rPr>
          <w:color w:val="000000"/>
          <w:sz w:val="18"/>
          <w:szCs w:val="18"/>
        </w:rPr>
        <w:t>Speak with Plants</w:t>
      </w:r>
    </w:p>
    <w:p w14:paraId="492C350D" w14:textId="77777777" w:rsidR="000E101D" w:rsidRDefault="000E101D" w:rsidP="000E101D">
      <w:pPr>
        <w:rPr>
          <w:color w:val="000000"/>
          <w:sz w:val="18"/>
          <w:szCs w:val="18"/>
        </w:rPr>
      </w:pPr>
      <w:r>
        <w:rPr>
          <w:color w:val="000000"/>
          <w:sz w:val="18"/>
          <w:szCs w:val="18"/>
        </w:rPr>
        <w:t>Water Breathing</w:t>
      </w:r>
    </w:p>
    <w:p w14:paraId="3FFC0F49" w14:textId="77777777" w:rsidR="000E101D" w:rsidRDefault="000E101D" w:rsidP="000E101D">
      <w:pPr>
        <w:rPr>
          <w:color w:val="000000"/>
          <w:sz w:val="18"/>
          <w:szCs w:val="18"/>
        </w:rPr>
      </w:pPr>
      <w:r>
        <w:rPr>
          <w:color w:val="000000"/>
          <w:sz w:val="18"/>
          <w:szCs w:val="18"/>
        </w:rPr>
        <w:t>Water Walk</w:t>
      </w:r>
    </w:p>
    <w:p w14:paraId="43E33C03" w14:textId="77777777" w:rsidR="000E101D" w:rsidRPr="00134BC3" w:rsidRDefault="000E101D" w:rsidP="000E101D">
      <w:pPr>
        <w:contextualSpacing/>
        <w:rPr>
          <w:rFonts w:eastAsia="Times New Roman" w:cstheme="minorHAnsi"/>
          <w:b/>
          <w:bCs/>
          <w:color w:val="000000"/>
          <w:sz w:val="18"/>
          <w:szCs w:val="18"/>
        </w:rPr>
      </w:pPr>
    </w:p>
    <w:p w14:paraId="7F82066B" w14:textId="77777777" w:rsidR="000E101D" w:rsidRPr="000D5DB5" w:rsidRDefault="000E101D" w:rsidP="000E101D">
      <w:pPr>
        <w:contextualSpacing/>
        <w:rPr>
          <w:rFonts w:eastAsia="Times New Roman" w:cstheme="minorHAnsi"/>
          <w:b/>
          <w:bCs/>
          <w:color w:val="000000"/>
          <w:sz w:val="18"/>
          <w:szCs w:val="18"/>
        </w:rPr>
      </w:pPr>
      <w:r w:rsidRPr="000D5DB5">
        <w:rPr>
          <w:rFonts w:eastAsia="Times New Roman" w:cstheme="minorHAnsi"/>
          <w:b/>
          <w:bCs/>
          <w:color w:val="000000"/>
          <w:sz w:val="18"/>
          <w:szCs w:val="18"/>
        </w:rPr>
        <w:t>HTR 4 (4th level)</w:t>
      </w:r>
    </w:p>
    <w:p w14:paraId="3A3D3414" w14:textId="77777777" w:rsidR="000E101D" w:rsidRDefault="000E101D" w:rsidP="000E101D">
      <w:pPr>
        <w:ind w:left="72"/>
        <w:rPr>
          <w:i/>
          <w:color w:val="000000"/>
          <w:sz w:val="18"/>
          <w:szCs w:val="18"/>
          <w:u w:val="single"/>
        </w:rPr>
      </w:pPr>
      <w:r>
        <w:rPr>
          <w:i/>
          <w:color w:val="000000"/>
          <w:sz w:val="18"/>
          <w:szCs w:val="18"/>
          <w:u w:val="single"/>
        </w:rPr>
        <w:t>Abjuration</w:t>
      </w:r>
    </w:p>
    <w:p w14:paraId="5903AAD2" w14:textId="77777777" w:rsidR="000E101D" w:rsidRDefault="000E101D" w:rsidP="000E101D">
      <w:pPr>
        <w:rPr>
          <w:sz w:val="18"/>
          <w:szCs w:val="18"/>
        </w:rPr>
      </w:pPr>
      <w:r>
        <w:rPr>
          <w:sz w:val="18"/>
          <w:szCs w:val="18"/>
        </w:rPr>
        <w:t>Freedom of Movement</w:t>
      </w:r>
    </w:p>
    <w:p w14:paraId="7CBD2608" w14:textId="77777777" w:rsidR="000E101D" w:rsidRDefault="000E101D" w:rsidP="000E101D">
      <w:pPr>
        <w:rPr>
          <w:sz w:val="18"/>
          <w:szCs w:val="18"/>
        </w:rPr>
      </w:pPr>
      <w:r>
        <w:rPr>
          <w:sz w:val="18"/>
          <w:szCs w:val="18"/>
        </w:rPr>
        <w:t>Stoneskin</w:t>
      </w:r>
    </w:p>
    <w:p w14:paraId="7F6908BF" w14:textId="77777777" w:rsidR="000E101D" w:rsidRDefault="000E101D" w:rsidP="000E101D">
      <w:pPr>
        <w:ind w:left="72"/>
        <w:rPr>
          <w:i/>
          <w:color w:val="000000"/>
          <w:sz w:val="18"/>
          <w:szCs w:val="18"/>
          <w:u w:val="single"/>
        </w:rPr>
      </w:pPr>
      <w:r>
        <w:rPr>
          <w:i/>
          <w:color w:val="000000"/>
          <w:sz w:val="18"/>
          <w:szCs w:val="18"/>
          <w:u w:val="single"/>
        </w:rPr>
        <w:t>Conjuration</w:t>
      </w:r>
    </w:p>
    <w:p w14:paraId="7B8193B9" w14:textId="77777777" w:rsidR="000E101D" w:rsidRDefault="000E101D" w:rsidP="000E101D">
      <w:pPr>
        <w:rPr>
          <w:i/>
          <w:sz w:val="18"/>
          <w:szCs w:val="18"/>
          <w:u w:val="single"/>
        </w:rPr>
      </w:pPr>
      <w:r>
        <w:rPr>
          <w:sz w:val="18"/>
          <w:szCs w:val="18"/>
        </w:rPr>
        <w:t>Grasping Vine</w:t>
      </w:r>
    </w:p>
    <w:p w14:paraId="350D28A7" w14:textId="77777777" w:rsidR="000E101D" w:rsidRDefault="000E101D" w:rsidP="000E101D">
      <w:pPr>
        <w:ind w:left="72"/>
        <w:rPr>
          <w:i/>
          <w:color w:val="000000"/>
          <w:sz w:val="18"/>
          <w:szCs w:val="18"/>
          <w:u w:val="single"/>
        </w:rPr>
      </w:pPr>
      <w:r>
        <w:rPr>
          <w:i/>
          <w:color w:val="000000"/>
          <w:sz w:val="18"/>
          <w:szCs w:val="18"/>
          <w:u w:val="single"/>
        </w:rPr>
        <w:t>Divination</w:t>
      </w:r>
    </w:p>
    <w:p w14:paraId="54DD5FAA" w14:textId="77777777" w:rsidR="000E101D" w:rsidRDefault="000E101D" w:rsidP="000E101D">
      <w:pPr>
        <w:rPr>
          <w:i/>
          <w:sz w:val="18"/>
          <w:szCs w:val="18"/>
          <w:u w:val="single"/>
        </w:rPr>
      </w:pPr>
      <w:r>
        <w:rPr>
          <w:sz w:val="18"/>
          <w:szCs w:val="18"/>
        </w:rPr>
        <w:t>Locate Creature</w:t>
      </w:r>
    </w:p>
    <w:p w14:paraId="4BABE429" w14:textId="77777777" w:rsidR="000E101D" w:rsidRDefault="000E101D" w:rsidP="000E101D">
      <w:pPr>
        <w:ind w:left="72"/>
        <w:rPr>
          <w:color w:val="000000"/>
          <w:sz w:val="18"/>
          <w:szCs w:val="18"/>
        </w:rPr>
      </w:pPr>
      <w:r>
        <w:rPr>
          <w:i/>
          <w:color w:val="000000"/>
          <w:sz w:val="18"/>
          <w:szCs w:val="18"/>
          <w:u w:val="single"/>
        </w:rPr>
        <w:lastRenderedPageBreak/>
        <w:t>Transmutation</w:t>
      </w:r>
    </w:p>
    <w:p w14:paraId="1C5CC5D9" w14:textId="77777777" w:rsidR="000E101D" w:rsidRDefault="000E101D" w:rsidP="000E101D">
      <w:pPr>
        <w:rPr>
          <w:color w:val="000000"/>
          <w:sz w:val="18"/>
          <w:szCs w:val="18"/>
          <w:vertAlign w:val="superscript"/>
        </w:rPr>
      </w:pPr>
      <w:r>
        <w:rPr>
          <w:color w:val="000000"/>
          <w:sz w:val="18"/>
          <w:szCs w:val="18"/>
        </w:rPr>
        <w:t xml:space="preserve">Guardian of Nature </w:t>
      </w:r>
      <w:r>
        <w:rPr>
          <w:color w:val="000000"/>
          <w:sz w:val="18"/>
          <w:szCs w:val="18"/>
          <w:vertAlign w:val="superscript"/>
        </w:rPr>
        <w:t>XGtE</w:t>
      </w:r>
    </w:p>
    <w:p w14:paraId="2E1EDE37" w14:textId="77777777" w:rsidR="000E101D" w:rsidRPr="00134BC3" w:rsidRDefault="000E101D" w:rsidP="000E101D">
      <w:pPr>
        <w:contextualSpacing/>
        <w:rPr>
          <w:rFonts w:eastAsia="Times New Roman" w:cstheme="minorHAnsi"/>
          <w:b/>
          <w:bCs/>
          <w:color w:val="000000"/>
          <w:sz w:val="18"/>
          <w:szCs w:val="18"/>
        </w:rPr>
      </w:pPr>
    </w:p>
    <w:p w14:paraId="713FA949" w14:textId="77777777" w:rsidR="000E101D" w:rsidRPr="000D5DB5" w:rsidRDefault="000E101D" w:rsidP="000E101D">
      <w:pPr>
        <w:contextualSpacing/>
        <w:rPr>
          <w:rFonts w:eastAsia="Times New Roman" w:cstheme="minorHAnsi"/>
          <w:b/>
          <w:bCs/>
          <w:color w:val="000000"/>
          <w:sz w:val="18"/>
          <w:szCs w:val="18"/>
        </w:rPr>
      </w:pPr>
      <w:r w:rsidRPr="000D5DB5">
        <w:rPr>
          <w:rFonts w:eastAsia="Times New Roman" w:cstheme="minorHAnsi"/>
          <w:b/>
          <w:bCs/>
          <w:color w:val="000000"/>
          <w:sz w:val="18"/>
          <w:szCs w:val="18"/>
        </w:rPr>
        <w:t>HTR 5 (5th level)</w:t>
      </w:r>
    </w:p>
    <w:p w14:paraId="324E5666" w14:textId="77777777" w:rsidR="000E101D" w:rsidRDefault="000E101D" w:rsidP="000E101D">
      <w:pPr>
        <w:ind w:left="72"/>
        <w:rPr>
          <w:i/>
          <w:color w:val="000000"/>
          <w:sz w:val="18"/>
          <w:szCs w:val="18"/>
          <w:u w:val="single"/>
        </w:rPr>
      </w:pPr>
      <w:r>
        <w:rPr>
          <w:i/>
          <w:color w:val="000000"/>
          <w:sz w:val="18"/>
          <w:szCs w:val="18"/>
          <w:u w:val="single"/>
        </w:rPr>
        <w:t>Conjuration</w:t>
      </w:r>
    </w:p>
    <w:p w14:paraId="02554AB8" w14:textId="77777777" w:rsidR="000E101D" w:rsidRDefault="000E101D" w:rsidP="000E101D">
      <w:pPr>
        <w:rPr>
          <w:sz w:val="18"/>
          <w:szCs w:val="18"/>
        </w:rPr>
      </w:pPr>
      <w:r>
        <w:rPr>
          <w:sz w:val="18"/>
          <w:szCs w:val="18"/>
        </w:rPr>
        <w:t>Conjure Volley</w:t>
      </w:r>
    </w:p>
    <w:p w14:paraId="1D202925" w14:textId="77777777" w:rsidR="000E101D" w:rsidRDefault="000E101D" w:rsidP="000E101D">
      <w:pPr>
        <w:rPr>
          <w:sz w:val="18"/>
          <w:szCs w:val="18"/>
          <w:vertAlign w:val="superscript"/>
        </w:rPr>
      </w:pPr>
      <w:r>
        <w:rPr>
          <w:sz w:val="18"/>
          <w:szCs w:val="18"/>
        </w:rPr>
        <w:t xml:space="preserve">Steel Wind Strike </w:t>
      </w:r>
      <w:r>
        <w:rPr>
          <w:sz w:val="18"/>
          <w:szCs w:val="18"/>
          <w:vertAlign w:val="superscript"/>
        </w:rPr>
        <w:t>XGtE</w:t>
      </w:r>
    </w:p>
    <w:p w14:paraId="75D7420A" w14:textId="77777777" w:rsidR="000E101D" w:rsidRDefault="000E101D" w:rsidP="000E101D">
      <w:pPr>
        <w:rPr>
          <w:sz w:val="18"/>
          <w:szCs w:val="18"/>
          <w:vertAlign w:val="superscript"/>
        </w:rPr>
      </w:pPr>
      <w:r>
        <w:rPr>
          <w:sz w:val="18"/>
          <w:szCs w:val="18"/>
        </w:rPr>
        <w:t>Tree Stride</w:t>
      </w:r>
    </w:p>
    <w:p w14:paraId="5E0D630E" w14:textId="77777777" w:rsidR="000E101D" w:rsidRDefault="000E101D" w:rsidP="000E101D">
      <w:pPr>
        <w:ind w:left="72"/>
        <w:rPr>
          <w:i/>
          <w:color w:val="000000"/>
          <w:sz w:val="18"/>
          <w:szCs w:val="18"/>
          <w:u w:val="single"/>
        </w:rPr>
      </w:pPr>
      <w:r>
        <w:rPr>
          <w:i/>
          <w:color w:val="000000"/>
          <w:sz w:val="18"/>
          <w:szCs w:val="18"/>
          <w:u w:val="single"/>
        </w:rPr>
        <w:t>Divination</w:t>
      </w:r>
    </w:p>
    <w:p w14:paraId="429DFFCE" w14:textId="77777777" w:rsidR="000E101D" w:rsidRDefault="000E101D" w:rsidP="000E101D">
      <w:pPr>
        <w:rPr>
          <w:i/>
          <w:sz w:val="18"/>
          <w:szCs w:val="18"/>
          <w:u w:val="single"/>
        </w:rPr>
      </w:pPr>
      <w:r>
        <w:rPr>
          <w:sz w:val="18"/>
          <w:szCs w:val="18"/>
        </w:rPr>
        <w:t>Commune with Nature</w:t>
      </w:r>
    </w:p>
    <w:p w14:paraId="426B5502" w14:textId="77777777" w:rsidR="000E101D" w:rsidRDefault="000E101D" w:rsidP="000E101D">
      <w:pPr>
        <w:ind w:left="72"/>
        <w:rPr>
          <w:i/>
          <w:color w:val="000000"/>
          <w:sz w:val="18"/>
          <w:szCs w:val="18"/>
          <w:u w:val="single"/>
        </w:rPr>
      </w:pPr>
      <w:r>
        <w:rPr>
          <w:i/>
          <w:color w:val="000000"/>
          <w:sz w:val="18"/>
          <w:szCs w:val="18"/>
          <w:u w:val="single"/>
        </w:rPr>
        <w:t>Enchantment</w:t>
      </w:r>
    </w:p>
    <w:p w14:paraId="2AA8F908" w14:textId="77777777" w:rsidR="000E101D" w:rsidRDefault="000E101D" w:rsidP="000E101D">
      <w:pPr>
        <w:rPr>
          <w:i/>
          <w:sz w:val="18"/>
          <w:szCs w:val="18"/>
          <w:u w:val="single"/>
        </w:rPr>
      </w:pPr>
      <w:r>
        <w:rPr>
          <w:sz w:val="18"/>
          <w:szCs w:val="18"/>
        </w:rPr>
        <w:t xml:space="preserve">Dominate </w:t>
      </w:r>
      <w:r>
        <w:rPr>
          <w:sz w:val="18"/>
          <w:szCs w:val="18"/>
          <w:vertAlign w:val="superscript"/>
        </w:rPr>
        <w:t>Modified</w:t>
      </w:r>
    </w:p>
    <w:p w14:paraId="2F667070" w14:textId="77777777" w:rsidR="000E101D" w:rsidRDefault="000E101D" w:rsidP="000E101D">
      <w:pPr>
        <w:ind w:left="72"/>
        <w:rPr>
          <w:i/>
          <w:color w:val="000000"/>
          <w:sz w:val="18"/>
          <w:szCs w:val="18"/>
          <w:u w:val="single"/>
        </w:rPr>
      </w:pPr>
      <w:r>
        <w:rPr>
          <w:i/>
          <w:color w:val="000000"/>
          <w:sz w:val="18"/>
          <w:szCs w:val="18"/>
          <w:u w:val="single"/>
        </w:rPr>
        <w:t>Evocation</w:t>
      </w:r>
    </w:p>
    <w:p w14:paraId="07F44BF0" w14:textId="77777777" w:rsidR="000E101D" w:rsidRDefault="000E101D" w:rsidP="000E101D">
      <w:pPr>
        <w:rPr>
          <w:i/>
          <w:sz w:val="18"/>
          <w:szCs w:val="18"/>
          <w:u w:val="single"/>
        </w:rPr>
      </w:pPr>
      <w:r>
        <w:rPr>
          <w:sz w:val="18"/>
          <w:szCs w:val="18"/>
        </w:rPr>
        <w:t xml:space="preserve">Wrath of Nature </w:t>
      </w:r>
      <w:r>
        <w:rPr>
          <w:sz w:val="18"/>
          <w:szCs w:val="18"/>
          <w:vertAlign w:val="superscript"/>
        </w:rPr>
        <w:t>XGtE</w:t>
      </w:r>
    </w:p>
    <w:p w14:paraId="4211E218" w14:textId="77777777" w:rsidR="000E101D" w:rsidRDefault="000E101D" w:rsidP="000E101D">
      <w:pPr>
        <w:ind w:left="72"/>
        <w:rPr>
          <w:i/>
          <w:color w:val="000000"/>
          <w:sz w:val="18"/>
          <w:szCs w:val="18"/>
          <w:u w:val="single"/>
        </w:rPr>
      </w:pPr>
      <w:r>
        <w:rPr>
          <w:i/>
          <w:color w:val="000000"/>
          <w:sz w:val="18"/>
          <w:szCs w:val="18"/>
          <w:u w:val="single"/>
        </w:rPr>
        <w:t>Necromancy</w:t>
      </w:r>
    </w:p>
    <w:p w14:paraId="431B9D7E" w14:textId="77777777" w:rsidR="000E101D" w:rsidRDefault="000E101D" w:rsidP="000E101D">
      <w:pPr>
        <w:rPr>
          <w:i/>
          <w:sz w:val="18"/>
          <w:szCs w:val="18"/>
          <w:u w:val="single"/>
        </w:rPr>
      </w:pPr>
      <w:r>
        <w:rPr>
          <w:sz w:val="18"/>
          <w:szCs w:val="18"/>
        </w:rPr>
        <w:t xml:space="preserve">Raise Dead </w:t>
      </w:r>
      <w:r>
        <w:rPr>
          <w:sz w:val="18"/>
          <w:szCs w:val="18"/>
          <w:vertAlign w:val="superscript"/>
        </w:rPr>
        <w:t xml:space="preserve">Modified </w:t>
      </w:r>
      <w:r>
        <w:rPr>
          <w:sz w:val="18"/>
          <w:szCs w:val="18"/>
        </w:rPr>
        <w:t xml:space="preserve">- </w:t>
      </w:r>
      <w:r>
        <w:rPr>
          <w:i/>
          <w:sz w:val="18"/>
          <w:szCs w:val="18"/>
        </w:rPr>
        <w:t>Can only raise an animal companion</w:t>
      </w:r>
    </w:p>
    <w:p w14:paraId="1575BE65" w14:textId="77777777" w:rsidR="000E101D" w:rsidRDefault="000E101D" w:rsidP="000E101D">
      <w:pPr>
        <w:ind w:left="72"/>
        <w:rPr>
          <w:color w:val="000000"/>
          <w:sz w:val="18"/>
          <w:szCs w:val="18"/>
          <w:vertAlign w:val="superscript"/>
        </w:rPr>
      </w:pPr>
      <w:r>
        <w:rPr>
          <w:i/>
          <w:color w:val="000000"/>
          <w:sz w:val="18"/>
          <w:szCs w:val="18"/>
          <w:u w:val="single"/>
        </w:rPr>
        <w:t>Transmutation</w:t>
      </w:r>
    </w:p>
    <w:p w14:paraId="6115F770" w14:textId="77777777" w:rsidR="000E101D" w:rsidRDefault="000E101D" w:rsidP="000E101D">
      <w:pPr>
        <w:rPr>
          <w:color w:val="000000"/>
          <w:sz w:val="18"/>
          <w:szCs w:val="18"/>
        </w:rPr>
      </w:pPr>
      <w:r>
        <w:rPr>
          <w:color w:val="000000"/>
          <w:sz w:val="18"/>
          <w:szCs w:val="18"/>
        </w:rPr>
        <w:t>Swift Quiver</w:t>
      </w:r>
    </w:p>
    <w:p w14:paraId="22C28038" w14:textId="77777777" w:rsidR="000E101D" w:rsidRPr="00134BC3" w:rsidRDefault="000E101D">
      <w:pPr>
        <w:contextualSpacing/>
        <w:rPr>
          <w:rFonts w:eastAsia="Times New Roman" w:cstheme="minorHAnsi"/>
          <w:sz w:val="18"/>
          <w:szCs w:val="18"/>
        </w:rPr>
      </w:pPr>
    </w:p>
    <w:p w14:paraId="1ABDB9D7" w14:textId="77777777" w:rsidR="00AB25EF" w:rsidRPr="00134BC3" w:rsidRDefault="00AB25EF">
      <w:pPr>
        <w:pStyle w:val="Heading3"/>
        <w:rPr>
          <w:sz w:val="18"/>
          <w:szCs w:val="18"/>
        </w:rPr>
      </w:pPr>
      <w:bookmarkStart w:id="4912" w:name="_Toc509138791"/>
      <w:bookmarkStart w:id="4913" w:name="_Toc54196502"/>
      <w:r w:rsidRPr="00134BC3">
        <w:rPr>
          <w:sz w:val="18"/>
          <w:szCs w:val="18"/>
        </w:rPr>
        <w:t>Mage (MGE)</w:t>
      </w:r>
      <w:bookmarkEnd w:id="4912"/>
      <w:bookmarkEnd w:id="4913"/>
    </w:p>
    <w:p w14:paraId="7B8F2A3E" w14:textId="77777777" w:rsidR="00AB25EF" w:rsidRPr="00134BC3"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 xml:space="preserve">MGE 0 </w:t>
      </w:r>
      <w:r w:rsidR="0032357D" w:rsidRPr="00134BC3">
        <w:rPr>
          <w:rFonts w:eastAsia="Times New Roman" w:cstheme="minorHAnsi"/>
          <w:b/>
          <w:bCs/>
          <w:color w:val="000000"/>
          <w:sz w:val="18"/>
          <w:szCs w:val="18"/>
        </w:rPr>
        <w:t>Cantrip</w:t>
      </w:r>
      <w:r w:rsidRPr="000D5DB5">
        <w:rPr>
          <w:rFonts w:eastAsia="Times New Roman" w:cstheme="minorHAnsi"/>
          <w:b/>
          <w:bCs/>
          <w:color w:val="000000"/>
          <w:sz w:val="18"/>
          <w:szCs w:val="18"/>
        </w:rPr>
        <w:t>s</w:t>
      </w:r>
      <w:r w:rsidR="0032357D" w:rsidRPr="00134BC3">
        <w:rPr>
          <w:rFonts w:eastAsia="Times New Roman" w:cstheme="minorHAnsi"/>
          <w:b/>
          <w:bCs/>
          <w:color w:val="000000"/>
          <w:sz w:val="18"/>
          <w:szCs w:val="18"/>
        </w:rPr>
        <w:t xml:space="preserve"> (0 level)</w:t>
      </w:r>
    </w:p>
    <w:p w14:paraId="3E54951E" w14:textId="77777777" w:rsidR="000E101D" w:rsidRDefault="000E101D" w:rsidP="000E101D">
      <w:pPr>
        <w:ind w:left="72"/>
        <w:rPr>
          <w:i/>
          <w:color w:val="000000"/>
          <w:sz w:val="18"/>
          <w:szCs w:val="18"/>
          <w:u w:val="single"/>
        </w:rPr>
      </w:pPr>
      <w:r>
        <w:rPr>
          <w:i/>
          <w:color w:val="000000"/>
          <w:sz w:val="18"/>
          <w:szCs w:val="18"/>
          <w:u w:val="single"/>
        </w:rPr>
        <w:t>Abjuration</w:t>
      </w:r>
    </w:p>
    <w:p w14:paraId="4DE97ED5" w14:textId="77777777" w:rsidR="000E101D" w:rsidRDefault="000E101D" w:rsidP="000E101D">
      <w:pPr>
        <w:rPr>
          <w:color w:val="000000"/>
          <w:sz w:val="18"/>
          <w:szCs w:val="18"/>
        </w:rPr>
      </w:pPr>
      <w:r>
        <w:rPr>
          <w:color w:val="000000"/>
          <w:sz w:val="18"/>
          <w:szCs w:val="18"/>
        </w:rPr>
        <w:t>Blade Ward</w:t>
      </w:r>
    </w:p>
    <w:p w14:paraId="11B3908A" w14:textId="77777777" w:rsidR="000E101D" w:rsidRDefault="000E101D" w:rsidP="000E101D">
      <w:pPr>
        <w:ind w:left="72"/>
        <w:rPr>
          <w:i/>
          <w:color w:val="000000"/>
          <w:sz w:val="18"/>
          <w:szCs w:val="18"/>
          <w:u w:val="single"/>
        </w:rPr>
      </w:pPr>
      <w:r>
        <w:rPr>
          <w:i/>
          <w:color w:val="000000"/>
          <w:sz w:val="18"/>
          <w:szCs w:val="18"/>
          <w:u w:val="single"/>
        </w:rPr>
        <w:t>Conjuration</w:t>
      </w:r>
    </w:p>
    <w:p w14:paraId="30BCCBD6" w14:textId="77777777" w:rsidR="000E101D" w:rsidRDefault="000E101D" w:rsidP="000E101D">
      <w:pPr>
        <w:rPr>
          <w:color w:val="000000"/>
          <w:sz w:val="18"/>
          <w:szCs w:val="18"/>
        </w:rPr>
      </w:pPr>
      <w:r>
        <w:rPr>
          <w:color w:val="000000"/>
          <w:sz w:val="18"/>
          <w:szCs w:val="18"/>
        </w:rPr>
        <w:t>Acid Splash</w:t>
      </w:r>
    </w:p>
    <w:p w14:paraId="55E49214" w14:textId="77777777" w:rsidR="000E101D" w:rsidRDefault="000E101D" w:rsidP="000E101D">
      <w:pPr>
        <w:rPr>
          <w:color w:val="000000"/>
          <w:sz w:val="18"/>
          <w:szCs w:val="18"/>
        </w:rPr>
      </w:pPr>
      <w:r>
        <w:rPr>
          <w:color w:val="000000"/>
          <w:sz w:val="18"/>
          <w:szCs w:val="18"/>
        </w:rPr>
        <w:t xml:space="preserve">Create Bonfire </w:t>
      </w:r>
      <w:r>
        <w:rPr>
          <w:color w:val="000000"/>
          <w:sz w:val="18"/>
          <w:szCs w:val="18"/>
          <w:vertAlign w:val="superscript"/>
        </w:rPr>
        <w:t>EE</w:t>
      </w:r>
    </w:p>
    <w:p w14:paraId="3CC4F217" w14:textId="77777777" w:rsidR="000E101D" w:rsidRDefault="000E101D" w:rsidP="000E101D">
      <w:pPr>
        <w:rPr>
          <w:color w:val="000000"/>
          <w:sz w:val="18"/>
          <w:szCs w:val="18"/>
          <w:vertAlign w:val="superscript"/>
        </w:rPr>
      </w:pPr>
      <w:r>
        <w:rPr>
          <w:color w:val="000000"/>
          <w:sz w:val="18"/>
          <w:szCs w:val="18"/>
        </w:rPr>
        <w:t xml:space="preserve">Infestation </w:t>
      </w:r>
      <w:r>
        <w:rPr>
          <w:color w:val="000000"/>
          <w:sz w:val="18"/>
          <w:szCs w:val="18"/>
          <w:vertAlign w:val="superscript"/>
        </w:rPr>
        <w:t>XGtE</w:t>
      </w:r>
    </w:p>
    <w:p w14:paraId="6A883A9D" w14:textId="77777777" w:rsidR="000E101D" w:rsidRDefault="000E101D" w:rsidP="000E101D">
      <w:pPr>
        <w:rPr>
          <w:color w:val="000000"/>
          <w:sz w:val="18"/>
          <w:szCs w:val="18"/>
        </w:rPr>
      </w:pPr>
      <w:r>
        <w:rPr>
          <w:color w:val="000000"/>
          <w:sz w:val="18"/>
          <w:szCs w:val="18"/>
        </w:rPr>
        <w:t>Mage Hand</w:t>
      </w:r>
    </w:p>
    <w:p w14:paraId="073D8636" w14:textId="77777777" w:rsidR="000E101D" w:rsidRDefault="000E101D" w:rsidP="000E101D">
      <w:pPr>
        <w:rPr>
          <w:color w:val="000000"/>
          <w:sz w:val="18"/>
          <w:szCs w:val="18"/>
        </w:rPr>
      </w:pPr>
      <w:r>
        <w:rPr>
          <w:color w:val="000000"/>
          <w:sz w:val="18"/>
          <w:szCs w:val="18"/>
        </w:rPr>
        <w:t>Poison Spray</w:t>
      </w:r>
    </w:p>
    <w:p w14:paraId="5E526BAE" w14:textId="77777777" w:rsidR="000E101D" w:rsidRDefault="000E101D" w:rsidP="000E101D">
      <w:pPr>
        <w:ind w:left="72"/>
        <w:rPr>
          <w:i/>
          <w:color w:val="000000"/>
          <w:sz w:val="18"/>
          <w:szCs w:val="18"/>
          <w:u w:val="single"/>
        </w:rPr>
      </w:pPr>
      <w:r>
        <w:rPr>
          <w:i/>
          <w:color w:val="000000"/>
          <w:sz w:val="18"/>
          <w:szCs w:val="18"/>
          <w:u w:val="single"/>
        </w:rPr>
        <w:t>Divination</w:t>
      </w:r>
    </w:p>
    <w:p w14:paraId="1AF9D68B" w14:textId="77777777" w:rsidR="000E101D" w:rsidRDefault="000E101D" w:rsidP="000E101D">
      <w:pPr>
        <w:rPr>
          <w:color w:val="000000"/>
          <w:sz w:val="18"/>
          <w:szCs w:val="18"/>
        </w:rPr>
      </w:pPr>
      <w:r>
        <w:rPr>
          <w:color w:val="000000"/>
          <w:sz w:val="18"/>
          <w:szCs w:val="18"/>
        </w:rPr>
        <w:t>True Strike</w:t>
      </w:r>
    </w:p>
    <w:p w14:paraId="7DA84E49" w14:textId="77777777" w:rsidR="000E101D" w:rsidRDefault="000E101D" w:rsidP="000E101D">
      <w:pPr>
        <w:ind w:left="72"/>
        <w:rPr>
          <w:i/>
          <w:color w:val="000000"/>
          <w:sz w:val="18"/>
          <w:szCs w:val="18"/>
          <w:u w:val="single"/>
        </w:rPr>
      </w:pPr>
      <w:r>
        <w:rPr>
          <w:i/>
          <w:color w:val="000000"/>
          <w:sz w:val="18"/>
          <w:szCs w:val="18"/>
          <w:u w:val="single"/>
        </w:rPr>
        <w:t>Enchantment</w:t>
      </w:r>
    </w:p>
    <w:p w14:paraId="3CD044C6" w14:textId="77777777" w:rsidR="000E101D" w:rsidRDefault="000E101D" w:rsidP="000E101D">
      <w:pPr>
        <w:rPr>
          <w:color w:val="000000"/>
          <w:sz w:val="18"/>
          <w:szCs w:val="18"/>
        </w:rPr>
      </w:pPr>
      <w:r>
        <w:rPr>
          <w:color w:val="000000"/>
          <w:sz w:val="18"/>
          <w:szCs w:val="18"/>
        </w:rPr>
        <w:t>Friends</w:t>
      </w:r>
    </w:p>
    <w:p w14:paraId="1CEB3C52" w14:textId="77777777" w:rsidR="000E101D" w:rsidRDefault="000E101D" w:rsidP="000E101D">
      <w:pPr>
        <w:ind w:left="72"/>
        <w:rPr>
          <w:i/>
          <w:color w:val="000000"/>
          <w:sz w:val="18"/>
          <w:szCs w:val="18"/>
          <w:u w:val="single"/>
        </w:rPr>
      </w:pPr>
      <w:r>
        <w:rPr>
          <w:i/>
          <w:color w:val="000000"/>
          <w:sz w:val="18"/>
          <w:szCs w:val="18"/>
          <w:u w:val="single"/>
        </w:rPr>
        <w:t>Evocation</w:t>
      </w:r>
    </w:p>
    <w:p w14:paraId="0775C7D8" w14:textId="77777777" w:rsidR="000E101D" w:rsidRDefault="000E101D" w:rsidP="000E101D">
      <w:pPr>
        <w:rPr>
          <w:color w:val="000000"/>
          <w:sz w:val="18"/>
          <w:szCs w:val="18"/>
        </w:rPr>
      </w:pPr>
      <w:r>
        <w:rPr>
          <w:color w:val="000000"/>
          <w:sz w:val="18"/>
          <w:szCs w:val="18"/>
        </w:rPr>
        <w:t>Dancing Lights</w:t>
      </w:r>
    </w:p>
    <w:p w14:paraId="4C8069D5" w14:textId="77777777" w:rsidR="000E101D" w:rsidRDefault="000E101D" w:rsidP="000E101D">
      <w:pPr>
        <w:rPr>
          <w:color w:val="000000"/>
          <w:sz w:val="18"/>
          <w:szCs w:val="18"/>
        </w:rPr>
      </w:pPr>
      <w:r>
        <w:rPr>
          <w:color w:val="000000"/>
          <w:sz w:val="18"/>
          <w:szCs w:val="18"/>
        </w:rPr>
        <w:t xml:space="preserve">Fire Bolt </w:t>
      </w:r>
    </w:p>
    <w:p w14:paraId="7568EB57" w14:textId="77777777" w:rsidR="000E101D" w:rsidRDefault="000E101D" w:rsidP="000E101D">
      <w:pPr>
        <w:rPr>
          <w:color w:val="000000"/>
          <w:sz w:val="18"/>
          <w:szCs w:val="18"/>
        </w:rPr>
      </w:pPr>
      <w:r>
        <w:rPr>
          <w:color w:val="000000"/>
          <w:sz w:val="18"/>
          <w:szCs w:val="18"/>
        </w:rPr>
        <w:t>Light</w:t>
      </w:r>
    </w:p>
    <w:p w14:paraId="55195613" w14:textId="77777777" w:rsidR="000E101D" w:rsidRDefault="000E101D" w:rsidP="000E101D">
      <w:pPr>
        <w:rPr>
          <w:color w:val="000000"/>
          <w:sz w:val="18"/>
          <w:szCs w:val="18"/>
          <w:vertAlign w:val="superscript"/>
        </w:rPr>
      </w:pPr>
      <w:r>
        <w:rPr>
          <w:color w:val="000000"/>
          <w:sz w:val="18"/>
          <w:szCs w:val="18"/>
        </w:rPr>
        <w:t xml:space="preserve">Frostbite </w:t>
      </w:r>
      <w:r>
        <w:rPr>
          <w:color w:val="000000"/>
          <w:sz w:val="18"/>
          <w:szCs w:val="18"/>
          <w:vertAlign w:val="superscript"/>
        </w:rPr>
        <w:t>EE</w:t>
      </w:r>
    </w:p>
    <w:p w14:paraId="4807FF47" w14:textId="77777777" w:rsidR="000E101D" w:rsidRDefault="000E101D" w:rsidP="000E101D">
      <w:pPr>
        <w:rPr>
          <w:color w:val="000000"/>
          <w:sz w:val="18"/>
          <w:szCs w:val="18"/>
        </w:rPr>
      </w:pPr>
      <w:r>
        <w:rPr>
          <w:color w:val="000000"/>
          <w:sz w:val="18"/>
          <w:szCs w:val="18"/>
        </w:rPr>
        <w:t>Frost Bolt</w:t>
      </w:r>
    </w:p>
    <w:p w14:paraId="75D9219A" w14:textId="77777777" w:rsidR="000E101D" w:rsidRDefault="000E101D" w:rsidP="000E101D">
      <w:pPr>
        <w:rPr>
          <w:color w:val="000000"/>
          <w:sz w:val="18"/>
          <w:szCs w:val="18"/>
        </w:rPr>
      </w:pPr>
      <w:r>
        <w:rPr>
          <w:color w:val="000000"/>
          <w:sz w:val="18"/>
          <w:szCs w:val="18"/>
        </w:rPr>
        <w:t>Shocking Grasp</w:t>
      </w:r>
    </w:p>
    <w:p w14:paraId="25EB16D8" w14:textId="77777777" w:rsidR="000E101D" w:rsidRDefault="000E101D" w:rsidP="000E101D">
      <w:pPr>
        <w:rPr>
          <w:color w:val="000000"/>
          <w:sz w:val="18"/>
          <w:szCs w:val="18"/>
        </w:rPr>
      </w:pPr>
      <w:r>
        <w:rPr>
          <w:color w:val="000000"/>
          <w:sz w:val="18"/>
          <w:szCs w:val="18"/>
        </w:rPr>
        <w:t xml:space="preserve">Thunderclap </w:t>
      </w:r>
      <w:r>
        <w:rPr>
          <w:color w:val="000000"/>
          <w:sz w:val="18"/>
          <w:szCs w:val="18"/>
          <w:vertAlign w:val="superscript"/>
        </w:rPr>
        <w:t>EE</w:t>
      </w:r>
    </w:p>
    <w:p w14:paraId="46D826B9" w14:textId="77777777" w:rsidR="000E101D" w:rsidRDefault="000E101D" w:rsidP="000E101D">
      <w:pPr>
        <w:ind w:left="72"/>
        <w:rPr>
          <w:i/>
          <w:color w:val="000000"/>
          <w:sz w:val="18"/>
          <w:szCs w:val="18"/>
          <w:u w:val="single"/>
        </w:rPr>
      </w:pPr>
      <w:r>
        <w:rPr>
          <w:i/>
          <w:color w:val="000000"/>
          <w:sz w:val="18"/>
          <w:szCs w:val="18"/>
          <w:u w:val="single"/>
        </w:rPr>
        <w:t>Illusion</w:t>
      </w:r>
    </w:p>
    <w:p w14:paraId="6D526145" w14:textId="77777777" w:rsidR="000E101D" w:rsidRDefault="000E101D" w:rsidP="000E101D">
      <w:pPr>
        <w:rPr>
          <w:color w:val="000000"/>
          <w:sz w:val="18"/>
          <w:szCs w:val="18"/>
        </w:rPr>
      </w:pPr>
      <w:r>
        <w:rPr>
          <w:color w:val="000000"/>
          <w:sz w:val="18"/>
          <w:szCs w:val="18"/>
        </w:rPr>
        <w:t>Minor Illusion</w:t>
      </w:r>
    </w:p>
    <w:p w14:paraId="0C6A7AA6" w14:textId="77777777" w:rsidR="000E101D" w:rsidRDefault="000E101D" w:rsidP="000E101D">
      <w:pPr>
        <w:ind w:left="72"/>
        <w:rPr>
          <w:i/>
          <w:color w:val="000000"/>
          <w:sz w:val="18"/>
          <w:szCs w:val="18"/>
          <w:u w:val="single"/>
        </w:rPr>
      </w:pPr>
      <w:r>
        <w:rPr>
          <w:i/>
          <w:color w:val="000000"/>
          <w:sz w:val="18"/>
          <w:szCs w:val="18"/>
          <w:u w:val="single"/>
        </w:rPr>
        <w:t>Necromancy</w:t>
      </w:r>
    </w:p>
    <w:p w14:paraId="6BEFD90A" w14:textId="77777777" w:rsidR="000E101D" w:rsidRDefault="000E101D" w:rsidP="000E101D">
      <w:pPr>
        <w:rPr>
          <w:color w:val="000000"/>
          <w:sz w:val="18"/>
          <w:szCs w:val="18"/>
        </w:rPr>
      </w:pPr>
      <w:r>
        <w:rPr>
          <w:color w:val="000000"/>
          <w:sz w:val="18"/>
          <w:szCs w:val="18"/>
        </w:rPr>
        <w:t>Chill Touch</w:t>
      </w:r>
    </w:p>
    <w:p w14:paraId="6B665150" w14:textId="77777777" w:rsidR="000E101D" w:rsidRDefault="000E101D" w:rsidP="000E101D">
      <w:pPr>
        <w:ind w:left="72"/>
        <w:rPr>
          <w:i/>
          <w:color w:val="000000"/>
          <w:sz w:val="18"/>
          <w:szCs w:val="18"/>
          <w:u w:val="single"/>
        </w:rPr>
      </w:pPr>
      <w:r>
        <w:rPr>
          <w:i/>
          <w:color w:val="000000"/>
          <w:sz w:val="18"/>
          <w:szCs w:val="18"/>
          <w:u w:val="single"/>
        </w:rPr>
        <w:t>Transmutation</w:t>
      </w:r>
    </w:p>
    <w:p w14:paraId="4F4A4D7E" w14:textId="77777777" w:rsidR="000E101D" w:rsidRDefault="000E101D" w:rsidP="000E101D">
      <w:pPr>
        <w:rPr>
          <w:color w:val="000000"/>
          <w:sz w:val="18"/>
          <w:szCs w:val="18"/>
          <w:vertAlign w:val="superscript"/>
        </w:rPr>
      </w:pPr>
      <w:r>
        <w:rPr>
          <w:color w:val="000000"/>
          <w:sz w:val="18"/>
          <w:szCs w:val="18"/>
        </w:rPr>
        <w:t xml:space="preserve">Control Flames </w:t>
      </w:r>
      <w:r>
        <w:rPr>
          <w:color w:val="000000"/>
          <w:sz w:val="18"/>
          <w:szCs w:val="18"/>
          <w:vertAlign w:val="superscript"/>
        </w:rPr>
        <w:t>EE</w:t>
      </w:r>
    </w:p>
    <w:p w14:paraId="708BB61C" w14:textId="77777777" w:rsidR="000E101D" w:rsidRDefault="000E101D" w:rsidP="000E101D">
      <w:pPr>
        <w:rPr>
          <w:color w:val="000000"/>
          <w:sz w:val="18"/>
          <w:szCs w:val="18"/>
          <w:vertAlign w:val="superscript"/>
        </w:rPr>
      </w:pPr>
      <w:r>
        <w:rPr>
          <w:color w:val="000000"/>
          <w:sz w:val="18"/>
          <w:szCs w:val="18"/>
        </w:rPr>
        <w:t xml:space="preserve">Gust </w:t>
      </w:r>
      <w:r>
        <w:rPr>
          <w:color w:val="000000"/>
          <w:sz w:val="18"/>
          <w:szCs w:val="18"/>
          <w:vertAlign w:val="superscript"/>
        </w:rPr>
        <w:t>EE</w:t>
      </w:r>
    </w:p>
    <w:p w14:paraId="3AD63A1F" w14:textId="77777777" w:rsidR="000E101D" w:rsidRDefault="000E101D" w:rsidP="000E101D">
      <w:pPr>
        <w:rPr>
          <w:color w:val="000000"/>
          <w:sz w:val="18"/>
          <w:szCs w:val="18"/>
        </w:rPr>
      </w:pPr>
      <w:r>
        <w:rPr>
          <w:color w:val="000000"/>
          <w:sz w:val="18"/>
          <w:szCs w:val="18"/>
        </w:rPr>
        <w:t>Mending</w:t>
      </w:r>
    </w:p>
    <w:p w14:paraId="47808B1B" w14:textId="77777777" w:rsidR="000E101D" w:rsidRDefault="000E101D" w:rsidP="000E101D">
      <w:pPr>
        <w:rPr>
          <w:color w:val="000000"/>
          <w:sz w:val="18"/>
          <w:szCs w:val="18"/>
        </w:rPr>
      </w:pPr>
      <w:r>
        <w:rPr>
          <w:color w:val="000000"/>
          <w:sz w:val="18"/>
          <w:szCs w:val="18"/>
        </w:rPr>
        <w:t>Message</w:t>
      </w:r>
    </w:p>
    <w:p w14:paraId="29656E77" w14:textId="77777777" w:rsidR="000E101D" w:rsidRDefault="000E101D" w:rsidP="000E101D">
      <w:pPr>
        <w:rPr>
          <w:color w:val="000000"/>
          <w:sz w:val="18"/>
          <w:szCs w:val="18"/>
          <w:vertAlign w:val="superscript"/>
        </w:rPr>
      </w:pPr>
      <w:r>
        <w:rPr>
          <w:color w:val="000000"/>
          <w:sz w:val="18"/>
          <w:szCs w:val="18"/>
        </w:rPr>
        <w:t xml:space="preserve">Mold Earth </w:t>
      </w:r>
      <w:r>
        <w:rPr>
          <w:color w:val="000000"/>
          <w:sz w:val="18"/>
          <w:szCs w:val="18"/>
          <w:vertAlign w:val="superscript"/>
        </w:rPr>
        <w:t>EE</w:t>
      </w:r>
    </w:p>
    <w:p w14:paraId="334B9509" w14:textId="77777777" w:rsidR="000E101D" w:rsidRDefault="000E101D" w:rsidP="000E101D">
      <w:pPr>
        <w:rPr>
          <w:color w:val="000000"/>
          <w:sz w:val="18"/>
          <w:szCs w:val="18"/>
        </w:rPr>
      </w:pPr>
      <w:r>
        <w:rPr>
          <w:color w:val="000000"/>
          <w:sz w:val="18"/>
          <w:szCs w:val="18"/>
        </w:rPr>
        <w:t>Prestidigitation</w:t>
      </w:r>
    </w:p>
    <w:p w14:paraId="75A150E2" w14:textId="77777777" w:rsidR="0032357D" w:rsidRPr="00134BC3" w:rsidRDefault="0032357D">
      <w:pPr>
        <w:contextualSpacing/>
        <w:rPr>
          <w:rFonts w:eastAsia="Times New Roman" w:cstheme="minorHAnsi"/>
          <w:color w:val="000000"/>
          <w:sz w:val="18"/>
          <w:szCs w:val="18"/>
        </w:rPr>
      </w:pPr>
    </w:p>
    <w:p w14:paraId="48A8ED68"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1 (1st level)</w:t>
      </w:r>
    </w:p>
    <w:p w14:paraId="13A879A3" w14:textId="77777777" w:rsidR="00A07AFD" w:rsidRDefault="00A07AFD" w:rsidP="00A07AFD">
      <w:pPr>
        <w:ind w:left="72"/>
        <w:rPr>
          <w:i/>
          <w:color w:val="000000"/>
          <w:sz w:val="18"/>
          <w:szCs w:val="18"/>
          <w:u w:val="single"/>
        </w:rPr>
      </w:pPr>
      <w:r>
        <w:rPr>
          <w:i/>
          <w:color w:val="000000"/>
          <w:sz w:val="18"/>
          <w:szCs w:val="18"/>
          <w:u w:val="single"/>
        </w:rPr>
        <w:t>Abjuration</w:t>
      </w:r>
    </w:p>
    <w:p w14:paraId="414F274D" w14:textId="77777777" w:rsidR="00DA6244" w:rsidRDefault="00DA6244" w:rsidP="00A07AFD">
      <w:pPr>
        <w:rPr>
          <w:color w:val="000000"/>
          <w:sz w:val="18"/>
          <w:szCs w:val="18"/>
        </w:rPr>
      </w:pPr>
      <w:r>
        <w:rPr>
          <w:color w:val="000000"/>
          <w:sz w:val="18"/>
          <w:szCs w:val="18"/>
        </w:rPr>
        <w:t>Absorb Elements</w:t>
      </w:r>
    </w:p>
    <w:p w14:paraId="14A37A96" w14:textId="77777777" w:rsidR="00A07AFD" w:rsidRDefault="00A07AFD" w:rsidP="00A07AFD">
      <w:pPr>
        <w:rPr>
          <w:color w:val="000000"/>
          <w:sz w:val="18"/>
          <w:szCs w:val="18"/>
        </w:rPr>
      </w:pPr>
      <w:r>
        <w:rPr>
          <w:color w:val="000000"/>
          <w:sz w:val="18"/>
          <w:szCs w:val="18"/>
        </w:rPr>
        <w:t xml:space="preserve">Alarm </w:t>
      </w:r>
    </w:p>
    <w:p w14:paraId="5EA27627" w14:textId="77777777" w:rsidR="00A07AFD" w:rsidRDefault="00A07AFD" w:rsidP="00A07AFD">
      <w:pPr>
        <w:rPr>
          <w:color w:val="000000"/>
          <w:sz w:val="18"/>
          <w:szCs w:val="18"/>
        </w:rPr>
      </w:pPr>
      <w:r>
        <w:rPr>
          <w:color w:val="000000"/>
          <w:sz w:val="18"/>
          <w:szCs w:val="18"/>
        </w:rPr>
        <w:t xml:space="preserve">Arcane Armor </w:t>
      </w:r>
      <w:r>
        <w:rPr>
          <w:color w:val="000000"/>
          <w:sz w:val="18"/>
          <w:szCs w:val="18"/>
          <w:vertAlign w:val="superscript"/>
        </w:rPr>
        <w:t>WoW5eRPG</w:t>
      </w:r>
    </w:p>
    <w:p w14:paraId="199B8FB6" w14:textId="77777777" w:rsidR="00A07AFD" w:rsidRDefault="00A07AFD" w:rsidP="00A07AFD">
      <w:pPr>
        <w:rPr>
          <w:color w:val="000000"/>
          <w:sz w:val="18"/>
          <w:szCs w:val="18"/>
        </w:rPr>
      </w:pPr>
      <w:r>
        <w:rPr>
          <w:color w:val="000000"/>
          <w:sz w:val="18"/>
          <w:szCs w:val="18"/>
        </w:rPr>
        <w:lastRenderedPageBreak/>
        <w:t>Barrier Ward</w:t>
      </w:r>
      <w:r>
        <w:rPr>
          <w:color w:val="000000"/>
          <w:sz w:val="18"/>
          <w:szCs w:val="18"/>
          <w:vertAlign w:val="superscript"/>
        </w:rPr>
        <w:t xml:space="preserve"> WoW5eRPG</w:t>
      </w:r>
    </w:p>
    <w:p w14:paraId="7FE4EEEA" w14:textId="77777777" w:rsidR="00A07AFD" w:rsidRDefault="00A07AFD" w:rsidP="00A07AFD">
      <w:pPr>
        <w:rPr>
          <w:color w:val="000000"/>
          <w:sz w:val="18"/>
          <w:szCs w:val="18"/>
          <w:vertAlign w:val="superscript"/>
        </w:rPr>
      </w:pPr>
      <w:r>
        <w:rPr>
          <w:color w:val="000000"/>
          <w:sz w:val="18"/>
          <w:szCs w:val="18"/>
        </w:rPr>
        <w:t xml:space="preserve">Bind </w:t>
      </w:r>
      <w:r>
        <w:rPr>
          <w:color w:val="000000"/>
          <w:sz w:val="18"/>
          <w:szCs w:val="18"/>
          <w:vertAlign w:val="superscript"/>
        </w:rPr>
        <w:t>WoW5eRPG</w:t>
      </w:r>
    </w:p>
    <w:p w14:paraId="0CAE70E3" w14:textId="77777777" w:rsidR="00A07AFD" w:rsidDel="005B34DF" w:rsidRDefault="00A07AFD" w:rsidP="00A07AFD">
      <w:pPr>
        <w:rPr>
          <w:sz w:val="18"/>
          <w:szCs w:val="18"/>
        </w:rPr>
      </w:pPr>
      <w:moveFromRangeStart w:id="4914" w:author="Admin" w:date="2021-07-04T20:29:00Z" w:name="move76322967"/>
      <w:moveFrom w:id="4915" w:author="Admin" w:date="2021-07-04T20:29:00Z">
        <w:r w:rsidDel="005B34DF">
          <w:rPr>
            <w:sz w:val="18"/>
            <w:szCs w:val="18"/>
          </w:rPr>
          <w:t>Detect Magic</w:t>
        </w:r>
      </w:moveFrom>
    </w:p>
    <w:moveFromRangeEnd w:id="4914"/>
    <w:p w14:paraId="1B2D5AE8" w14:textId="77777777" w:rsidR="00A07AFD" w:rsidRDefault="00A07AFD" w:rsidP="00A07AFD">
      <w:pPr>
        <w:rPr>
          <w:sz w:val="18"/>
          <w:szCs w:val="18"/>
          <w:vertAlign w:val="superscript"/>
        </w:rPr>
      </w:pPr>
      <w:r>
        <w:rPr>
          <w:sz w:val="18"/>
          <w:szCs w:val="18"/>
        </w:rPr>
        <w:t xml:space="preserve">Elemental Armor </w:t>
      </w:r>
      <w:r>
        <w:rPr>
          <w:sz w:val="18"/>
          <w:szCs w:val="18"/>
          <w:vertAlign w:val="superscript"/>
        </w:rPr>
        <w:t>WoW5eRPG</w:t>
      </w:r>
    </w:p>
    <w:p w14:paraId="360530BA" w14:textId="77777777" w:rsidR="00A07AFD" w:rsidRDefault="00A07AFD" w:rsidP="00A07AFD">
      <w:pPr>
        <w:rPr>
          <w:sz w:val="18"/>
          <w:szCs w:val="18"/>
        </w:rPr>
      </w:pPr>
      <w:r>
        <w:rPr>
          <w:sz w:val="18"/>
          <w:szCs w:val="18"/>
        </w:rPr>
        <w:t>Mage Armor</w:t>
      </w:r>
    </w:p>
    <w:p w14:paraId="002B1D20" w14:textId="77777777" w:rsidR="00A07AFD" w:rsidRDefault="00A07AFD" w:rsidP="00A07AFD">
      <w:pPr>
        <w:rPr>
          <w:sz w:val="18"/>
          <w:szCs w:val="18"/>
          <w:vertAlign w:val="superscript"/>
        </w:rPr>
      </w:pPr>
      <w:r>
        <w:rPr>
          <w:sz w:val="18"/>
          <w:szCs w:val="18"/>
        </w:rPr>
        <w:t xml:space="preserve">Mana Shield </w:t>
      </w:r>
      <w:r>
        <w:rPr>
          <w:sz w:val="18"/>
          <w:szCs w:val="18"/>
          <w:vertAlign w:val="superscript"/>
        </w:rPr>
        <w:t>WoW5eRPG</w:t>
      </w:r>
    </w:p>
    <w:p w14:paraId="11090807" w14:textId="77777777" w:rsidR="00A07AFD" w:rsidRDefault="00A07AFD" w:rsidP="00A07AFD">
      <w:pPr>
        <w:rPr>
          <w:sz w:val="18"/>
          <w:szCs w:val="18"/>
        </w:rPr>
      </w:pPr>
      <w:r>
        <w:rPr>
          <w:sz w:val="18"/>
          <w:szCs w:val="18"/>
        </w:rPr>
        <w:t>Protection from Evil and Good</w:t>
      </w:r>
    </w:p>
    <w:p w14:paraId="2285BF40" w14:textId="77777777" w:rsidR="00A07AFD" w:rsidRDefault="00A07AFD" w:rsidP="00A07AFD">
      <w:pPr>
        <w:rPr>
          <w:sz w:val="18"/>
          <w:szCs w:val="18"/>
        </w:rPr>
      </w:pPr>
      <w:r>
        <w:rPr>
          <w:sz w:val="18"/>
          <w:szCs w:val="18"/>
        </w:rPr>
        <w:t>Shield</w:t>
      </w:r>
    </w:p>
    <w:p w14:paraId="0006BFC5" w14:textId="77777777" w:rsidR="00A07AFD" w:rsidRDefault="00A07AFD" w:rsidP="00A07AFD">
      <w:pPr>
        <w:rPr>
          <w:sz w:val="18"/>
          <w:szCs w:val="18"/>
        </w:rPr>
      </w:pPr>
      <w:r>
        <w:rPr>
          <w:sz w:val="18"/>
          <w:szCs w:val="18"/>
        </w:rPr>
        <w:t xml:space="preserve">Snare </w:t>
      </w:r>
      <w:r>
        <w:rPr>
          <w:sz w:val="18"/>
          <w:szCs w:val="18"/>
          <w:vertAlign w:val="superscript"/>
        </w:rPr>
        <w:t>XGtE</w:t>
      </w:r>
    </w:p>
    <w:p w14:paraId="1DF79321" w14:textId="77777777" w:rsidR="00A07AFD" w:rsidRDefault="00A07AFD" w:rsidP="00A07AFD">
      <w:pPr>
        <w:ind w:left="72"/>
        <w:rPr>
          <w:i/>
          <w:color w:val="000000"/>
          <w:sz w:val="18"/>
          <w:szCs w:val="18"/>
          <w:u w:val="single"/>
        </w:rPr>
      </w:pPr>
      <w:r>
        <w:rPr>
          <w:i/>
          <w:color w:val="000000"/>
          <w:sz w:val="18"/>
          <w:szCs w:val="18"/>
          <w:u w:val="single"/>
        </w:rPr>
        <w:t>Conjuration</w:t>
      </w:r>
    </w:p>
    <w:p w14:paraId="3DD4130F" w14:textId="77777777" w:rsidR="00A07AFD" w:rsidRDefault="00A07AFD" w:rsidP="00A07AFD">
      <w:pPr>
        <w:rPr>
          <w:color w:val="000000"/>
          <w:sz w:val="18"/>
          <w:szCs w:val="18"/>
        </w:rPr>
      </w:pPr>
      <w:r>
        <w:rPr>
          <w:color w:val="000000"/>
          <w:sz w:val="18"/>
          <w:szCs w:val="18"/>
        </w:rPr>
        <w:t xml:space="preserve">Conjure </w:t>
      </w:r>
      <w:r>
        <w:rPr>
          <w:color w:val="000000"/>
          <w:sz w:val="18"/>
          <w:szCs w:val="18"/>
          <w:vertAlign w:val="superscript"/>
        </w:rPr>
        <w:t>Modified</w:t>
      </w:r>
    </w:p>
    <w:p w14:paraId="0BEC0529" w14:textId="77777777" w:rsidR="00A07AFD" w:rsidRDefault="00A07AFD" w:rsidP="00A07AFD">
      <w:pPr>
        <w:rPr>
          <w:color w:val="000000"/>
          <w:sz w:val="18"/>
          <w:szCs w:val="18"/>
          <w:vertAlign w:val="superscript"/>
        </w:rPr>
      </w:pPr>
      <w:r>
        <w:rPr>
          <w:color w:val="000000"/>
          <w:sz w:val="18"/>
          <w:szCs w:val="18"/>
        </w:rPr>
        <w:t xml:space="preserve">Conjure Strike </w:t>
      </w:r>
      <w:r>
        <w:rPr>
          <w:color w:val="000000"/>
          <w:sz w:val="18"/>
          <w:szCs w:val="18"/>
          <w:vertAlign w:val="superscript"/>
        </w:rPr>
        <w:t>WoW5eRPG</w:t>
      </w:r>
    </w:p>
    <w:p w14:paraId="788EC025" w14:textId="77777777" w:rsidR="00A07AFD" w:rsidRDefault="00A07AFD" w:rsidP="00A07AFD">
      <w:pPr>
        <w:rPr>
          <w:sz w:val="18"/>
          <w:szCs w:val="18"/>
        </w:rPr>
      </w:pPr>
      <w:r>
        <w:rPr>
          <w:sz w:val="18"/>
          <w:szCs w:val="18"/>
        </w:rPr>
        <w:t>Find Familiar</w:t>
      </w:r>
    </w:p>
    <w:p w14:paraId="176E4BDF" w14:textId="77777777" w:rsidR="00A07AFD" w:rsidRDefault="00A07AFD" w:rsidP="00A07AFD">
      <w:pPr>
        <w:rPr>
          <w:sz w:val="18"/>
          <w:szCs w:val="18"/>
        </w:rPr>
      </w:pPr>
      <w:r>
        <w:rPr>
          <w:sz w:val="18"/>
          <w:szCs w:val="18"/>
        </w:rPr>
        <w:t>Fog Cloud</w:t>
      </w:r>
    </w:p>
    <w:p w14:paraId="7D616A5F" w14:textId="77777777" w:rsidR="00A07AFD" w:rsidRDefault="00A07AFD" w:rsidP="00A07AFD">
      <w:pPr>
        <w:rPr>
          <w:sz w:val="18"/>
          <w:szCs w:val="18"/>
        </w:rPr>
      </w:pPr>
      <w:r>
        <w:rPr>
          <w:sz w:val="18"/>
          <w:szCs w:val="18"/>
        </w:rPr>
        <w:t>Grease</w:t>
      </w:r>
    </w:p>
    <w:p w14:paraId="1D3ABFD7" w14:textId="77777777" w:rsidR="00A07AFD" w:rsidRDefault="00A07AFD" w:rsidP="00A07AFD">
      <w:pPr>
        <w:rPr>
          <w:sz w:val="18"/>
          <w:szCs w:val="18"/>
          <w:vertAlign w:val="superscript"/>
        </w:rPr>
      </w:pPr>
      <w:r>
        <w:rPr>
          <w:sz w:val="18"/>
          <w:szCs w:val="18"/>
        </w:rPr>
        <w:t xml:space="preserve">Ice knife </w:t>
      </w:r>
      <w:r>
        <w:rPr>
          <w:sz w:val="18"/>
          <w:szCs w:val="18"/>
          <w:vertAlign w:val="superscript"/>
        </w:rPr>
        <w:t>EE</w:t>
      </w:r>
    </w:p>
    <w:p w14:paraId="71DE625C" w14:textId="77777777" w:rsidR="00A07AFD" w:rsidRDefault="00A07AFD" w:rsidP="00A07AFD">
      <w:pPr>
        <w:rPr>
          <w:sz w:val="18"/>
          <w:szCs w:val="18"/>
        </w:rPr>
      </w:pPr>
      <w:r>
        <w:rPr>
          <w:sz w:val="18"/>
          <w:szCs w:val="18"/>
        </w:rPr>
        <w:t>Floating Disk</w:t>
      </w:r>
    </w:p>
    <w:p w14:paraId="7B7059A8" w14:textId="77777777" w:rsidR="00A07AFD" w:rsidRDefault="00A07AFD" w:rsidP="00A07AFD">
      <w:pPr>
        <w:rPr>
          <w:sz w:val="18"/>
          <w:szCs w:val="18"/>
        </w:rPr>
      </w:pPr>
      <w:r>
        <w:rPr>
          <w:sz w:val="18"/>
          <w:szCs w:val="18"/>
        </w:rPr>
        <w:t>Unseen Servant</w:t>
      </w:r>
    </w:p>
    <w:p w14:paraId="202C7426" w14:textId="77777777" w:rsidR="00A07AFD" w:rsidRDefault="00A07AFD" w:rsidP="00A07AFD">
      <w:pPr>
        <w:ind w:left="72"/>
        <w:rPr>
          <w:i/>
          <w:color w:val="000000"/>
          <w:sz w:val="18"/>
          <w:szCs w:val="18"/>
          <w:u w:val="single"/>
        </w:rPr>
      </w:pPr>
      <w:r>
        <w:rPr>
          <w:i/>
          <w:color w:val="000000"/>
          <w:sz w:val="18"/>
          <w:szCs w:val="18"/>
          <w:u w:val="single"/>
        </w:rPr>
        <w:t>Divination</w:t>
      </w:r>
    </w:p>
    <w:p w14:paraId="6470A1DB" w14:textId="77777777" w:rsidR="00A07AFD" w:rsidRDefault="00A07AFD" w:rsidP="00A07AFD">
      <w:pPr>
        <w:rPr>
          <w:color w:val="000000"/>
          <w:sz w:val="18"/>
          <w:szCs w:val="18"/>
        </w:rPr>
      </w:pPr>
      <w:r>
        <w:rPr>
          <w:color w:val="000000"/>
          <w:sz w:val="18"/>
          <w:szCs w:val="18"/>
        </w:rPr>
        <w:t>Comprehend Languages</w:t>
      </w:r>
    </w:p>
    <w:p w14:paraId="4FFE3669" w14:textId="77777777" w:rsidR="005B34DF" w:rsidRDefault="005B34DF" w:rsidP="005B34DF">
      <w:pPr>
        <w:rPr>
          <w:sz w:val="18"/>
          <w:szCs w:val="18"/>
        </w:rPr>
      </w:pPr>
      <w:moveToRangeStart w:id="4916" w:author="Admin" w:date="2021-07-04T20:29:00Z" w:name="move76322967"/>
      <w:moveTo w:id="4917" w:author="Admin" w:date="2021-07-04T20:29:00Z">
        <w:r>
          <w:rPr>
            <w:sz w:val="18"/>
            <w:szCs w:val="18"/>
          </w:rPr>
          <w:t>Detect Magic</w:t>
        </w:r>
      </w:moveTo>
    </w:p>
    <w:moveToRangeEnd w:id="4916"/>
    <w:p w14:paraId="667A2A8A" w14:textId="77777777" w:rsidR="00A07AFD" w:rsidRDefault="00A07AFD" w:rsidP="00A07AFD">
      <w:pPr>
        <w:rPr>
          <w:sz w:val="18"/>
          <w:szCs w:val="18"/>
        </w:rPr>
      </w:pPr>
      <w:r>
        <w:rPr>
          <w:sz w:val="18"/>
          <w:szCs w:val="18"/>
        </w:rPr>
        <w:t>Identify</w:t>
      </w:r>
    </w:p>
    <w:p w14:paraId="77BEEC83" w14:textId="77777777" w:rsidR="00A07AFD" w:rsidRDefault="00A07AFD" w:rsidP="00A07AFD">
      <w:pPr>
        <w:ind w:left="72"/>
        <w:rPr>
          <w:i/>
          <w:color w:val="000000"/>
          <w:sz w:val="18"/>
          <w:szCs w:val="18"/>
          <w:u w:val="single"/>
        </w:rPr>
      </w:pPr>
      <w:r>
        <w:rPr>
          <w:i/>
          <w:color w:val="000000"/>
          <w:sz w:val="18"/>
          <w:szCs w:val="18"/>
          <w:u w:val="single"/>
        </w:rPr>
        <w:t>Enchantment</w:t>
      </w:r>
    </w:p>
    <w:p w14:paraId="72844B82" w14:textId="77777777" w:rsidR="00A07AFD" w:rsidRDefault="00A07AFD" w:rsidP="00A07AFD">
      <w:pPr>
        <w:rPr>
          <w:color w:val="000000"/>
          <w:sz w:val="18"/>
          <w:szCs w:val="18"/>
          <w:vertAlign w:val="superscript"/>
        </w:rPr>
      </w:pPr>
      <w:r>
        <w:rPr>
          <w:color w:val="000000"/>
          <w:sz w:val="18"/>
          <w:szCs w:val="18"/>
        </w:rPr>
        <w:t xml:space="preserve">Charm </w:t>
      </w:r>
      <w:r>
        <w:rPr>
          <w:color w:val="000000"/>
          <w:sz w:val="18"/>
          <w:szCs w:val="18"/>
          <w:vertAlign w:val="superscript"/>
        </w:rPr>
        <w:t>Modified</w:t>
      </w:r>
    </w:p>
    <w:p w14:paraId="5851A60C" w14:textId="77777777" w:rsidR="00A07AFD" w:rsidRDefault="00A07AFD" w:rsidP="00A07AFD">
      <w:pPr>
        <w:rPr>
          <w:sz w:val="18"/>
          <w:szCs w:val="18"/>
        </w:rPr>
      </w:pPr>
      <w:r>
        <w:rPr>
          <w:sz w:val="18"/>
          <w:szCs w:val="18"/>
        </w:rPr>
        <w:t>Sleep</w:t>
      </w:r>
    </w:p>
    <w:p w14:paraId="4F5C02E2" w14:textId="77777777" w:rsidR="00A07AFD" w:rsidRDefault="00A07AFD" w:rsidP="00A07AFD">
      <w:pPr>
        <w:rPr>
          <w:sz w:val="18"/>
          <w:szCs w:val="18"/>
        </w:rPr>
      </w:pPr>
      <w:r>
        <w:rPr>
          <w:sz w:val="18"/>
          <w:szCs w:val="18"/>
        </w:rPr>
        <w:t>Hideous Laughter</w:t>
      </w:r>
    </w:p>
    <w:p w14:paraId="17E780DB" w14:textId="77777777" w:rsidR="00A07AFD" w:rsidRDefault="00A07AFD" w:rsidP="00A07AFD">
      <w:pPr>
        <w:ind w:left="72"/>
        <w:rPr>
          <w:i/>
          <w:color w:val="000000"/>
          <w:sz w:val="18"/>
          <w:szCs w:val="18"/>
          <w:u w:val="single"/>
        </w:rPr>
      </w:pPr>
      <w:r>
        <w:rPr>
          <w:i/>
          <w:color w:val="000000"/>
          <w:sz w:val="18"/>
          <w:szCs w:val="18"/>
          <w:u w:val="single"/>
        </w:rPr>
        <w:t>Evocation</w:t>
      </w:r>
    </w:p>
    <w:p w14:paraId="2747027D" w14:textId="77777777" w:rsidR="00A07AFD" w:rsidRDefault="00A07AFD" w:rsidP="00A07AFD">
      <w:pPr>
        <w:rPr>
          <w:color w:val="000000"/>
          <w:sz w:val="18"/>
          <w:szCs w:val="18"/>
        </w:rPr>
      </w:pPr>
      <w:r>
        <w:rPr>
          <w:color w:val="000000"/>
          <w:sz w:val="18"/>
          <w:szCs w:val="18"/>
        </w:rPr>
        <w:t xml:space="preserve">Arcane Missile </w:t>
      </w:r>
      <w:r>
        <w:rPr>
          <w:color w:val="000000"/>
          <w:sz w:val="18"/>
          <w:szCs w:val="18"/>
          <w:vertAlign w:val="superscript"/>
        </w:rPr>
        <w:t>Modified</w:t>
      </w:r>
    </w:p>
    <w:p w14:paraId="6A374056" w14:textId="77777777" w:rsidR="00A07AFD" w:rsidRDefault="00A07AFD" w:rsidP="00A07AFD">
      <w:pPr>
        <w:rPr>
          <w:color w:val="000000"/>
          <w:sz w:val="18"/>
          <w:szCs w:val="18"/>
        </w:rPr>
      </w:pPr>
      <w:r>
        <w:rPr>
          <w:color w:val="000000"/>
          <w:sz w:val="18"/>
          <w:szCs w:val="18"/>
        </w:rPr>
        <w:t>Burning Hands</w:t>
      </w:r>
    </w:p>
    <w:p w14:paraId="64AC15A8" w14:textId="77777777" w:rsidR="00A07AFD" w:rsidRDefault="00A07AFD" w:rsidP="00A07AFD">
      <w:pPr>
        <w:rPr>
          <w:color w:val="000000"/>
          <w:sz w:val="18"/>
          <w:szCs w:val="18"/>
        </w:rPr>
      </w:pPr>
      <w:r>
        <w:rPr>
          <w:color w:val="000000"/>
          <w:sz w:val="18"/>
          <w:szCs w:val="18"/>
        </w:rPr>
        <w:t>Chromatic Orb</w:t>
      </w:r>
    </w:p>
    <w:p w14:paraId="38C7B5E2" w14:textId="77777777" w:rsidR="00A07AFD" w:rsidRDefault="00A07AFD" w:rsidP="00A07AFD">
      <w:pPr>
        <w:rPr>
          <w:sz w:val="18"/>
          <w:szCs w:val="18"/>
          <w:vertAlign w:val="superscript"/>
        </w:rPr>
      </w:pPr>
      <w:r>
        <w:rPr>
          <w:sz w:val="18"/>
          <w:szCs w:val="18"/>
        </w:rPr>
        <w:t xml:space="preserve">Earth Tremor </w:t>
      </w:r>
      <w:r>
        <w:rPr>
          <w:sz w:val="18"/>
          <w:szCs w:val="18"/>
          <w:vertAlign w:val="superscript"/>
        </w:rPr>
        <w:t>EE</w:t>
      </w:r>
    </w:p>
    <w:p w14:paraId="60996F7F" w14:textId="77777777" w:rsidR="00A07AFD" w:rsidRDefault="00A07AFD" w:rsidP="00A07AFD">
      <w:pPr>
        <w:rPr>
          <w:sz w:val="18"/>
          <w:szCs w:val="18"/>
          <w:vertAlign w:val="superscript"/>
        </w:rPr>
      </w:pPr>
      <w:r>
        <w:rPr>
          <w:sz w:val="18"/>
          <w:szCs w:val="18"/>
        </w:rPr>
        <w:t xml:space="preserve">Explosion </w:t>
      </w:r>
      <w:r>
        <w:rPr>
          <w:sz w:val="18"/>
          <w:szCs w:val="18"/>
          <w:vertAlign w:val="superscript"/>
        </w:rPr>
        <w:t>WoW5eRPG</w:t>
      </w:r>
    </w:p>
    <w:p w14:paraId="79575784" w14:textId="77777777" w:rsidR="00A07AFD" w:rsidRDefault="00A07AFD" w:rsidP="00A07AFD">
      <w:pPr>
        <w:rPr>
          <w:sz w:val="18"/>
          <w:szCs w:val="18"/>
          <w:vertAlign w:val="superscript"/>
        </w:rPr>
      </w:pPr>
      <w:r>
        <w:rPr>
          <w:sz w:val="18"/>
          <w:szCs w:val="18"/>
        </w:rPr>
        <w:t xml:space="preserve">Frostfire Bolt </w:t>
      </w:r>
      <w:r>
        <w:rPr>
          <w:sz w:val="18"/>
          <w:szCs w:val="18"/>
          <w:vertAlign w:val="superscript"/>
        </w:rPr>
        <w:t>WoW5eRPG</w:t>
      </w:r>
    </w:p>
    <w:p w14:paraId="26C550E0" w14:textId="77777777" w:rsidR="00A07AFD" w:rsidRDefault="00A07AFD" w:rsidP="00A07AFD">
      <w:pPr>
        <w:rPr>
          <w:sz w:val="18"/>
          <w:szCs w:val="18"/>
          <w:vertAlign w:val="superscript"/>
        </w:rPr>
      </w:pPr>
      <w:r>
        <w:rPr>
          <w:sz w:val="18"/>
          <w:szCs w:val="18"/>
        </w:rPr>
        <w:t xml:space="preserve">Icy Touch </w:t>
      </w:r>
      <w:r>
        <w:rPr>
          <w:sz w:val="18"/>
          <w:szCs w:val="18"/>
          <w:vertAlign w:val="superscript"/>
        </w:rPr>
        <w:t>WoW5eRPG</w:t>
      </w:r>
    </w:p>
    <w:p w14:paraId="7ABC66D5" w14:textId="77777777" w:rsidR="00A07AFD" w:rsidRDefault="00A07AFD" w:rsidP="00300E71">
      <w:pPr>
        <w:rPr>
          <w:sz w:val="18"/>
          <w:szCs w:val="18"/>
        </w:rPr>
      </w:pPr>
      <w:del w:id="4918" w:author="Admin" w:date="2021-02-13T18:30:00Z">
        <w:r w:rsidDel="00752E53">
          <w:rPr>
            <w:sz w:val="18"/>
            <w:szCs w:val="18"/>
          </w:rPr>
          <w:delText>Thunderstorm</w:delText>
        </w:r>
      </w:del>
      <w:ins w:id="4919" w:author="Admin" w:date="2021-02-13T18:30:00Z">
        <w:r w:rsidR="00752E53">
          <w:rPr>
            <w:sz w:val="18"/>
            <w:szCs w:val="18"/>
          </w:rPr>
          <w:t>Thunderwave</w:t>
        </w:r>
      </w:ins>
    </w:p>
    <w:p w14:paraId="28C1E1D5" w14:textId="77777777" w:rsidR="00A07AFD" w:rsidRDefault="00A07AFD" w:rsidP="00A07AFD">
      <w:pPr>
        <w:rPr>
          <w:sz w:val="18"/>
          <w:szCs w:val="18"/>
        </w:rPr>
      </w:pPr>
      <w:r>
        <w:rPr>
          <w:sz w:val="18"/>
          <w:szCs w:val="18"/>
        </w:rPr>
        <w:t>Witch Bolt</w:t>
      </w:r>
    </w:p>
    <w:p w14:paraId="310163F3" w14:textId="77777777" w:rsidR="00A07AFD" w:rsidRDefault="00A07AFD" w:rsidP="00A07AFD">
      <w:pPr>
        <w:ind w:left="72"/>
        <w:rPr>
          <w:i/>
          <w:color w:val="000000"/>
          <w:sz w:val="18"/>
          <w:szCs w:val="18"/>
          <w:u w:val="single"/>
        </w:rPr>
      </w:pPr>
      <w:r>
        <w:rPr>
          <w:i/>
          <w:color w:val="000000"/>
          <w:sz w:val="18"/>
          <w:szCs w:val="18"/>
          <w:u w:val="single"/>
        </w:rPr>
        <w:t>Illusion</w:t>
      </w:r>
    </w:p>
    <w:p w14:paraId="1D642444" w14:textId="77777777" w:rsidR="00A07AFD" w:rsidRDefault="00A07AFD" w:rsidP="00A07AFD">
      <w:pPr>
        <w:rPr>
          <w:color w:val="000000"/>
          <w:sz w:val="18"/>
          <w:szCs w:val="18"/>
        </w:rPr>
      </w:pPr>
      <w:r>
        <w:rPr>
          <w:color w:val="000000"/>
          <w:sz w:val="18"/>
          <w:szCs w:val="18"/>
        </w:rPr>
        <w:t>Color Spray</w:t>
      </w:r>
    </w:p>
    <w:p w14:paraId="25D00704" w14:textId="77777777" w:rsidR="00A07AFD" w:rsidRDefault="00A07AFD" w:rsidP="00A07AFD">
      <w:pPr>
        <w:rPr>
          <w:sz w:val="18"/>
          <w:szCs w:val="18"/>
        </w:rPr>
      </w:pPr>
      <w:r>
        <w:rPr>
          <w:sz w:val="18"/>
          <w:szCs w:val="18"/>
        </w:rPr>
        <w:t>Disguise Self</w:t>
      </w:r>
    </w:p>
    <w:p w14:paraId="38A9F4C7" w14:textId="77777777" w:rsidR="00A07AFD" w:rsidRDefault="00A07AFD" w:rsidP="00A07AFD">
      <w:pPr>
        <w:rPr>
          <w:sz w:val="18"/>
          <w:szCs w:val="18"/>
          <w:vertAlign w:val="superscript"/>
        </w:rPr>
      </w:pPr>
      <w:r>
        <w:rPr>
          <w:sz w:val="18"/>
          <w:szCs w:val="18"/>
        </w:rPr>
        <w:t xml:space="preserve">Fade </w:t>
      </w:r>
      <w:r>
        <w:rPr>
          <w:sz w:val="18"/>
          <w:szCs w:val="18"/>
          <w:vertAlign w:val="superscript"/>
        </w:rPr>
        <w:t>WoW5eRPG</w:t>
      </w:r>
    </w:p>
    <w:p w14:paraId="6B204557" w14:textId="77777777" w:rsidR="00A07AFD" w:rsidRDefault="00A07AFD" w:rsidP="00A07AFD">
      <w:pPr>
        <w:rPr>
          <w:sz w:val="18"/>
          <w:szCs w:val="18"/>
        </w:rPr>
      </w:pPr>
      <w:r>
        <w:rPr>
          <w:sz w:val="18"/>
          <w:szCs w:val="18"/>
        </w:rPr>
        <w:t>Illusory Script</w:t>
      </w:r>
    </w:p>
    <w:p w14:paraId="50110CA5" w14:textId="77777777" w:rsidR="00A07AFD" w:rsidRDefault="00A07AFD" w:rsidP="00A07AFD">
      <w:pPr>
        <w:rPr>
          <w:sz w:val="18"/>
          <w:szCs w:val="18"/>
        </w:rPr>
      </w:pPr>
      <w:r>
        <w:rPr>
          <w:sz w:val="18"/>
          <w:szCs w:val="18"/>
        </w:rPr>
        <w:t>Silent Image</w:t>
      </w:r>
    </w:p>
    <w:p w14:paraId="391F0177" w14:textId="77777777" w:rsidR="00A07AFD" w:rsidRDefault="00A07AFD" w:rsidP="00A07AFD">
      <w:pPr>
        <w:ind w:left="72"/>
        <w:rPr>
          <w:i/>
          <w:color w:val="000000"/>
          <w:sz w:val="18"/>
          <w:szCs w:val="18"/>
          <w:u w:val="single"/>
        </w:rPr>
      </w:pPr>
      <w:r>
        <w:rPr>
          <w:i/>
          <w:color w:val="000000"/>
          <w:sz w:val="18"/>
          <w:szCs w:val="18"/>
          <w:u w:val="single"/>
        </w:rPr>
        <w:t>Necromancy</w:t>
      </w:r>
    </w:p>
    <w:p w14:paraId="7587FECE" w14:textId="77777777" w:rsidR="00A07AFD" w:rsidRDefault="00A07AFD" w:rsidP="00A07AFD">
      <w:pPr>
        <w:rPr>
          <w:color w:val="000000"/>
          <w:sz w:val="18"/>
          <w:szCs w:val="18"/>
          <w:vertAlign w:val="superscript"/>
        </w:rPr>
      </w:pPr>
      <w:r>
        <w:rPr>
          <w:color w:val="000000"/>
          <w:sz w:val="18"/>
          <w:szCs w:val="18"/>
        </w:rPr>
        <w:t xml:space="preserve">Cause Fear </w:t>
      </w:r>
      <w:r>
        <w:rPr>
          <w:color w:val="000000"/>
          <w:sz w:val="18"/>
          <w:szCs w:val="18"/>
          <w:vertAlign w:val="superscript"/>
        </w:rPr>
        <w:t>XGtE</w:t>
      </w:r>
    </w:p>
    <w:p w14:paraId="7D471719" w14:textId="77777777" w:rsidR="00A07AFD" w:rsidRDefault="00A07AFD" w:rsidP="00A07AFD">
      <w:pPr>
        <w:rPr>
          <w:sz w:val="18"/>
          <w:szCs w:val="18"/>
        </w:rPr>
      </w:pPr>
      <w:r>
        <w:rPr>
          <w:sz w:val="18"/>
          <w:szCs w:val="18"/>
        </w:rPr>
        <w:t>False Life</w:t>
      </w:r>
    </w:p>
    <w:p w14:paraId="2B4E1A70" w14:textId="77777777" w:rsidR="00A07AFD" w:rsidRDefault="00A07AFD" w:rsidP="00A07AFD">
      <w:pPr>
        <w:rPr>
          <w:sz w:val="18"/>
          <w:szCs w:val="18"/>
        </w:rPr>
      </w:pPr>
      <w:r>
        <w:rPr>
          <w:sz w:val="18"/>
          <w:szCs w:val="18"/>
        </w:rPr>
        <w:t>Ray of Sickness</w:t>
      </w:r>
    </w:p>
    <w:p w14:paraId="6E58F401" w14:textId="77777777" w:rsidR="00A07AFD" w:rsidRDefault="00A07AFD" w:rsidP="00A07AFD">
      <w:pPr>
        <w:ind w:left="72"/>
        <w:rPr>
          <w:i/>
          <w:color w:val="000000"/>
          <w:sz w:val="18"/>
          <w:szCs w:val="18"/>
          <w:u w:val="single"/>
        </w:rPr>
      </w:pPr>
      <w:r>
        <w:rPr>
          <w:i/>
          <w:color w:val="000000"/>
          <w:sz w:val="18"/>
          <w:szCs w:val="18"/>
          <w:u w:val="single"/>
        </w:rPr>
        <w:t>Transmutation</w:t>
      </w:r>
    </w:p>
    <w:p w14:paraId="6595C8D7" w14:textId="77777777" w:rsidR="00A07AFD" w:rsidRDefault="00A07AFD" w:rsidP="00A07AFD">
      <w:pPr>
        <w:rPr>
          <w:sz w:val="18"/>
          <w:szCs w:val="18"/>
        </w:rPr>
      </w:pPr>
      <w:r>
        <w:rPr>
          <w:color w:val="000000"/>
          <w:sz w:val="18"/>
          <w:szCs w:val="18"/>
        </w:rPr>
        <w:t xml:space="preserve">Catapult </w:t>
      </w:r>
      <w:r>
        <w:rPr>
          <w:color w:val="000000"/>
          <w:sz w:val="18"/>
          <w:szCs w:val="18"/>
          <w:vertAlign w:val="superscript"/>
        </w:rPr>
        <w:t>EE</w:t>
      </w:r>
    </w:p>
    <w:p w14:paraId="3E46D153" w14:textId="35AFB909" w:rsidR="00A07AFD" w:rsidRDefault="00A07AFD" w:rsidP="005F59AA">
      <w:pPr>
        <w:rPr>
          <w:color w:val="000000"/>
          <w:sz w:val="18"/>
          <w:szCs w:val="18"/>
        </w:rPr>
        <w:pPrChange w:id="4920" w:author="Admin" w:date="2022-04-18T23:56:00Z">
          <w:pPr/>
        </w:pPrChange>
      </w:pPr>
      <w:r>
        <w:rPr>
          <w:color w:val="000000"/>
          <w:sz w:val="18"/>
          <w:szCs w:val="18"/>
        </w:rPr>
        <w:t>Create</w:t>
      </w:r>
      <w:del w:id="4921" w:author="Admin" w:date="2022-04-18T23:56:00Z">
        <w:r w:rsidDel="005F59AA">
          <w:rPr>
            <w:color w:val="000000"/>
            <w:sz w:val="18"/>
            <w:szCs w:val="18"/>
          </w:rPr>
          <w:delText>/</w:delText>
        </w:r>
      </w:del>
      <w:ins w:id="4922" w:author="Admin" w:date="2022-04-18T23:56:00Z">
        <w:r w:rsidR="005F59AA">
          <w:rPr>
            <w:color w:val="000000"/>
            <w:sz w:val="18"/>
            <w:szCs w:val="18"/>
          </w:rPr>
          <w:t xml:space="preserve"> or </w:t>
        </w:r>
      </w:ins>
      <w:r>
        <w:rPr>
          <w:color w:val="000000"/>
          <w:sz w:val="18"/>
          <w:szCs w:val="18"/>
        </w:rPr>
        <w:t xml:space="preserve">Destroy Water </w:t>
      </w:r>
      <w:r>
        <w:rPr>
          <w:i/>
          <w:color w:val="000000"/>
          <w:sz w:val="18"/>
          <w:szCs w:val="18"/>
        </w:rPr>
        <w:t>– Can create only one-half the normal quantity</w:t>
      </w:r>
    </w:p>
    <w:p w14:paraId="3DD9223D" w14:textId="77777777" w:rsidR="00A07AFD" w:rsidRDefault="00A07AFD" w:rsidP="00A07AFD">
      <w:pPr>
        <w:rPr>
          <w:color w:val="000000"/>
          <w:sz w:val="18"/>
          <w:szCs w:val="18"/>
        </w:rPr>
      </w:pPr>
      <w:r>
        <w:rPr>
          <w:color w:val="000000"/>
          <w:sz w:val="18"/>
          <w:szCs w:val="18"/>
        </w:rPr>
        <w:t>Expeditious Retreat</w:t>
      </w:r>
    </w:p>
    <w:p w14:paraId="4E0343C5" w14:textId="77777777" w:rsidR="00A07AFD" w:rsidRDefault="00A07AFD" w:rsidP="00A07AFD">
      <w:pPr>
        <w:rPr>
          <w:color w:val="000000"/>
          <w:sz w:val="18"/>
          <w:szCs w:val="18"/>
        </w:rPr>
      </w:pPr>
      <w:r>
        <w:rPr>
          <w:color w:val="000000"/>
          <w:sz w:val="18"/>
          <w:szCs w:val="18"/>
        </w:rPr>
        <w:t>Feather Fall</w:t>
      </w:r>
    </w:p>
    <w:p w14:paraId="6E4BAC96" w14:textId="77777777" w:rsidR="00A07AFD" w:rsidRDefault="00A07AFD" w:rsidP="00A07AFD">
      <w:pPr>
        <w:rPr>
          <w:color w:val="000000"/>
          <w:sz w:val="18"/>
          <w:szCs w:val="18"/>
        </w:rPr>
      </w:pPr>
      <w:r>
        <w:rPr>
          <w:color w:val="000000"/>
          <w:sz w:val="18"/>
          <w:szCs w:val="18"/>
        </w:rPr>
        <w:t>Jump</w:t>
      </w:r>
    </w:p>
    <w:p w14:paraId="6828F665" w14:textId="77777777" w:rsidR="00A07AFD" w:rsidRDefault="00A07AFD" w:rsidP="00A07AFD">
      <w:pPr>
        <w:rPr>
          <w:color w:val="000000"/>
          <w:sz w:val="18"/>
          <w:szCs w:val="18"/>
        </w:rPr>
      </w:pPr>
      <w:r>
        <w:rPr>
          <w:color w:val="000000"/>
          <w:sz w:val="18"/>
          <w:szCs w:val="18"/>
        </w:rPr>
        <w:t>Longstrider</w:t>
      </w:r>
    </w:p>
    <w:p w14:paraId="06815CEF" w14:textId="77777777" w:rsidR="0032357D" w:rsidRPr="00134BC3" w:rsidRDefault="0032357D">
      <w:pPr>
        <w:contextualSpacing/>
        <w:rPr>
          <w:rFonts w:eastAsia="Times New Roman" w:cstheme="minorHAnsi"/>
          <w:b/>
          <w:bCs/>
          <w:color w:val="000000"/>
          <w:sz w:val="18"/>
          <w:szCs w:val="18"/>
        </w:rPr>
      </w:pPr>
    </w:p>
    <w:p w14:paraId="2BD6E0F1"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2 (2nd level)</w:t>
      </w:r>
    </w:p>
    <w:p w14:paraId="6D804627" w14:textId="77777777" w:rsidR="00A07AFD" w:rsidRDefault="00A07AFD" w:rsidP="00A07AFD">
      <w:pPr>
        <w:ind w:left="72"/>
        <w:rPr>
          <w:i/>
          <w:color w:val="000000"/>
          <w:sz w:val="18"/>
          <w:szCs w:val="18"/>
          <w:u w:val="single"/>
        </w:rPr>
      </w:pPr>
      <w:r>
        <w:rPr>
          <w:i/>
          <w:color w:val="000000"/>
          <w:sz w:val="18"/>
          <w:szCs w:val="18"/>
          <w:u w:val="single"/>
        </w:rPr>
        <w:t>Abjuration</w:t>
      </w:r>
    </w:p>
    <w:p w14:paraId="6D1046BE" w14:textId="77777777" w:rsidR="00A07AFD" w:rsidRDefault="00A07AFD" w:rsidP="00A07AFD">
      <w:pPr>
        <w:rPr>
          <w:i/>
          <w:sz w:val="18"/>
          <w:szCs w:val="18"/>
          <w:u w:val="single"/>
        </w:rPr>
      </w:pPr>
      <w:r>
        <w:rPr>
          <w:sz w:val="18"/>
          <w:szCs w:val="18"/>
        </w:rPr>
        <w:t>Arcane Lock</w:t>
      </w:r>
    </w:p>
    <w:p w14:paraId="2476DB8A" w14:textId="77777777" w:rsidR="00A07AFD" w:rsidRDefault="00A07AFD" w:rsidP="00A07AFD">
      <w:pPr>
        <w:rPr>
          <w:sz w:val="18"/>
          <w:szCs w:val="18"/>
          <w:vertAlign w:val="superscript"/>
        </w:rPr>
      </w:pPr>
      <w:r>
        <w:rPr>
          <w:sz w:val="18"/>
          <w:szCs w:val="18"/>
        </w:rPr>
        <w:lastRenderedPageBreak/>
        <w:t xml:space="preserve">Banishment </w:t>
      </w:r>
      <w:r>
        <w:rPr>
          <w:sz w:val="18"/>
          <w:szCs w:val="18"/>
          <w:vertAlign w:val="superscript"/>
        </w:rPr>
        <w:t>WoW5eRPG</w:t>
      </w:r>
    </w:p>
    <w:p w14:paraId="7ED101FD" w14:textId="77777777" w:rsidR="00A07AFD" w:rsidRDefault="00A07AFD" w:rsidP="00A07AFD">
      <w:pPr>
        <w:rPr>
          <w:sz w:val="18"/>
          <w:szCs w:val="18"/>
          <w:vertAlign w:val="superscript"/>
        </w:rPr>
      </w:pPr>
      <w:r>
        <w:rPr>
          <w:sz w:val="18"/>
          <w:szCs w:val="18"/>
        </w:rPr>
        <w:t xml:space="preserve">Essence Seal </w:t>
      </w:r>
      <w:r>
        <w:rPr>
          <w:sz w:val="18"/>
          <w:szCs w:val="18"/>
          <w:vertAlign w:val="superscript"/>
        </w:rPr>
        <w:t>WoW5eRPG</w:t>
      </w:r>
    </w:p>
    <w:p w14:paraId="33464457" w14:textId="77777777" w:rsidR="00A07AFD" w:rsidRDefault="00A07AFD" w:rsidP="00A07AFD">
      <w:pPr>
        <w:ind w:left="72"/>
        <w:rPr>
          <w:i/>
          <w:color w:val="000000"/>
          <w:sz w:val="18"/>
          <w:szCs w:val="18"/>
          <w:u w:val="single"/>
        </w:rPr>
      </w:pPr>
      <w:r>
        <w:rPr>
          <w:i/>
          <w:color w:val="000000"/>
          <w:sz w:val="18"/>
          <w:szCs w:val="18"/>
          <w:u w:val="single"/>
        </w:rPr>
        <w:t>Conjuration</w:t>
      </w:r>
    </w:p>
    <w:p w14:paraId="29B89A25" w14:textId="77777777" w:rsidR="00A07AFD" w:rsidRDefault="00A07AFD" w:rsidP="00A07AFD">
      <w:pPr>
        <w:rPr>
          <w:i/>
          <w:sz w:val="18"/>
          <w:szCs w:val="18"/>
          <w:u w:val="single"/>
        </w:rPr>
      </w:pPr>
      <w:r>
        <w:rPr>
          <w:sz w:val="18"/>
          <w:szCs w:val="18"/>
        </w:rPr>
        <w:t xml:space="preserve">Blink Step </w:t>
      </w:r>
      <w:r>
        <w:rPr>
          <w:sz w:val="18"/>
          <w:szCs w:val="18"/>
          <w:vertAlign w:val="superscript"/>
        </w:rPr>
        <w:t>WoW5eRPG</w:t>
      </w:r>
    </w:p>
    <w:p w14:paraId="29FE3D6F" w14:textId="77777777" w:rsidR="00A07AFD" w:rsidRDefault="00A07AFD" w:rsidP="00A07AFD">
      <w:pPr>
        <w:rPr>
          <w:sz w:val="18"/>
          <w:szCs w:val="18"/>
        </w:rPr>
      </w:pPr>
      <w:r>
        <w:rPr>
          <w:sz w:val="18"/>
          <w:szCs w:val="18"/>
        </w:rPr>
        <w:t>Cloud of Daggers</w:t>
      </w:r>
    </w:p>
    <w:p w14:paraId="19878373" w14:textId="77777777" w:rsidR="00A07AFD" w:rsidRDefault="00A07AFD" w:rsidP="00A07AFD">
      <w:pPr>
        <w:rPr>
          <w:sz w:val="18"/>
          <w:szCs w:val="18"/>
        </w:rPr>
      </w:pPr>
      <w:r>
        <w:rPr>
          <w:sz w:val="18"/>
          <w:szCs w:val="18"/>
        </w:rPr>
        <w:t>Flaming Sphere</w:t>
      </w:r>
    </w:p>
    <w:p w14:paraId="7ECA881F" w14:textId="77777777" w:rsidR="00A07AFD" w:rsidRDefault="00A07AFD" w:rsidP="00A07AFD">
      <w:pPr>
        <w:rPr>
          <w:sz w:val="18"/>
          <w:szCs w:val="18"/>
          <w:vertAlign w:val="superscript"/>
        </w:rPr>
      </w:pPr>
      <w:r>
        <w:rPr>
          <w:sz w:val="18"/>
          <w:szCs w:val="18"/>
        </w:rPr>
        <w:t xml:space="preserve">Parasite </w:t>
      </w:r>
      <w:r>
        <w:rPr>
          <w:sz w:val="18"/>
          <w:szCs w:val="18"/>
          <w:vertAlign w:val="superscript"/>
        </w:rPr>
        <w:t>WoW5eRPG</w:t>
      </w:r>
    </w:p>
    <w:p w14:paraId="3AD51A0D" w14:textId="77777777" w:rsidR="00A07AFD" w:rsidRDefault="00A07AFD" w:rsidP="00A07AFD">
      <w:pPr>
        <w:rPr>
          <w:sz w:val="18"/>
          <w:szCs w:val="18"/>
        </w:rPr>
      </w:pPr>
      <w:r>
        <w:rPr>
          <w:sz w:val="18"/>
          <w:szCs w:val="18"/>
        </w:rPr>
        <w:t xml:space="preserve">Web </w:t>
      </w:r>
    </w:p>
    <w:p w14:paraId="1C554A41" w14:textId="77777777" w:rsidR="00A07AFD" w:rsidRDefault="00A07AFD" w:rsidP="00A07AFD">
      <w:pPr>
        <w:ind w:left="72"/>
        <w:rPr>
          <w:i/>
          <w:color w:val="000000"/>
          <w:sz w:val="18"/>
          <w:szCs w:val="18"/>
          <w:u w:val="single"/>
        </w:rPr>
      </w:pPr>
      <w:r>
        <w:rPr>
          <w:i/>
          <w:color w:val="000000"/>
          <w:sz w:val="18"/>
          <w:szCs w:val="18"/>
          <w:u w:val="single"/>
        </w:rPr>
        <w:t>Divination</w:t>
      </w:r>
    </w:p>
    <w:p w14:paraId="0F0E57D0" w14:textId="77777777" w:rsidR="00A07AFD" w:rsidRDefault="00A07AFD" w:rsidP="00A07AFD">
      <w:pPr>
        <w:rPr>
          <w:sz w:val="18"/>
          <w:szCs w:val="18"/>
        </w:rPr>
      </w:pPr>
      <w:r>
        <w:rPr>
          <w:sz w:val="18"/>
          <w:szCs w:val="18"/>
        </w:rPr>
        <w:t>Detect Thoughts</w:t>
      </w:r>
    </w:p>
    <w:p w14:paraId="344B82E1" w14:textId="77777777" w:rsidR="00A07AFD" w:rsidRDefault="00A07AFD" w:rsidP="00A07AFD">
      <w:pPr>
        <w:rPr>
          <w:sz w:val="18"/>
          <w:szCs w:val="18"/>
        </w:rPr>
      </w:pPr>
      <w:r>
        <w:rPr>
          <w:sz w:val="18"/>
          <w:szCs w:val="18"/>
        </w:rPr>
        <w:t>Locate Object</w:t>
      </w:r>
    </w:p>
    <w:p w14:paraId="4FE8D40B" w14:textId="77777777" w:rsidR="00A07AFD" w:rsidRDefault="00A07AFD" w:rsidP="00A07AFD">
      <w:pPr>
        <w:rPr>
          <w:sz w:val="18"/>
          <w:szCs w:val="18"/>
          <w:vertAlign w:val="superscript"/>
        </w:rPr>
      </w:pPr>
      <w:r>
        <w:rPr>
          <w:sz w:val="18"/>
          <w:szCs w:val="18"/>
        </w:rPr>
        <w:t xml:space="preserve">Mind Spike </w:t>
      </w:r>
      <w:r>
        <w:rPr>
          <w:sz w:val="18"/>
          <w:szCs w:val="18"/>
          <w:vertAlign w:val="superscript"/>
        </w:rPr>
        <w:t>XGtE</w:t>
      </w:r>
    </w:p>
    <w:p w14:paraId="321B8FD3" w14:textId="77777777" w:rsidR="00A07AFD" w:rsidRDefault="00A07AFD" w:rsidP="00A07AFD">
      <w:pPr>
        <w:rPr>
          <w:sz w:val="18"/>
          <w:szCs w:val="18"/>
          <w:vertAlign w:val="superscript"/>
        </w:rPr>
      </w:pPr>
      <w:r>
        <w:rPr>
          <w:sz w:val="18"/>
          <w:szCs w:val="18"/>
        </w:rPr>
        <w:t>See Invisibility</w:t>
      </w:r>
    </w:p>
    <w:p w14:paraId="666965B8" w14:textId="77777777" w:rsidR="00A07AFD" w:rsidRDefault="00A07AFD" w:rsidP="00A07AFD">
      <w:pPr>
        <w:ind w:left="72"/>
        <w:rPr>
          <w:i/>
          <w:color w:val="000000"/>
          <w:sz w:val="18"/>
          <w:szCs w:val="18"/>
          <w:u w:val="single"/>
        </w:rPr>
      </w:pPr>
      <w:r>
        <w:rPr>
          <w:i/>
          <w:color w:val="000000"/>
          <w:sz w:val="18"/>
          <w:szCs w:val="18"/>
          <w:u w:val="single"/>
        </w:rPr>
        <w:t>Enchantment</w:t>
      </w:r>
    </w:p>
    <w:p w14:paraId="74703C67" w14:textId="77777777" w:rsidR="00A07AFD" w:rsidRDefault="00A07AFD" w:rsidP="00A07AFD">
      <w:pPr>
        <w:rPr>
          <w:sz w:val="18"/>
          <w:szCs w:val="18"/>
        </w:rPr>
      </w:pPr>
      <w:r>
        <w:rPr>
          <w:sz w:val="18"/>
          <w:szCs w:val="18"/>
        </w:rPr>
        <w:t>Crown of Madness</w:t>
      </w:r>
    </w:p>
    <w:p w14:paraId="10CA1F3A" w14:textId="77777777" w:rsidR="00A07AFD" w:rsidRDefault="00A07AFD" w:rsidP="00A07AFD">
      <w:pPr>
        <w:rPr>
          <w:sz w:val="18"/>
          <w:szCs w:val="18"/>
          <w:vertAlign w:val="superscript"/>
        </w:rPr>
      </w:pPr>
      <w:r>
        <w:rPr>
          <w:sz w:val="18"/>
          <w:szCs w:val="18"/>
        </w:rPr>
        <w:t xml:space="preserve">Hold </w:t>
      </w:r>
      <w:r>
        <w:rPr>
          <w:sz w:val="18"/>
          <w:szCs w:val="18"/>
          <w:vertAlign w:val="superscript"/>
        </w:rPr>
        <w:t>Modified</w:t>
      </w:r>
    </w:p>
    <w:p w14:paraId="351CA573" w14:textId="77777777" w:rsidR="00A07AFD" w:rsidRDefault="00A07AFD" w:rsidP="00A07AFD">
      <w:pPr>
        <w:rPr>
          <w:sz w:val="18"/>
          <w:szCs w:val="18"/>
          <w:vertAlign w:val="superscript"/>
        </w:rPr>
      </w:pPr>
      <w:r>
        <w:rPr>
          <w:sz w:val="18"/>
          <w:szCs w:val="18"/>
        </w:rPr>
        <w:t>Suggestion</w:t>
      </w:r>
    </w:p>
    <w:p w14:paraId="2703FB27" w14:textId="77777777" w:rsidR="00A07AFD" w:rsidRDefault="00A07AFD" w:rsidP="00A07AFD">
      <w:pPr>
        <w:ind w:left="72"/>
        <w:rPr>
          <w:i/>
          <w:color w:val="000000"/>
          <w:sz w:val="18"/>
          <w:szCs w:val="18"/>
          <w:u w:val="single"/>
        </w:rPr>
      </w:pPr>
      <w:r>
        <w:rPr>
          <w:i/>
          <w:color w:val="000000"/>
          <w:sz w:val="18"/>
          <w:szCs w:val="18"/>
          <w:u w:val="single"/>
        </w:rPr>
        <w:t>Evocation</w:t>
      </w:r>
    </w:p>
    <w:p w14:paraId="5EC6E0DB" w14:textId="77777777" w:rsidR="00A07AFD" w:rsidRDefault="00A07AFD" w:rsidP="00A07AFD">
      <w:pPr>
        <w:rPr>
          <w:i/>
          <w:sz w:val="18"/>
          <w:szCs w:val="18"/>
          <w:u w:val="single"/>
        </w:rPr>
      </w:pPr>
      <w:r>
        <w:rPr>
          <w:sz w:val="18"/>
          <w:szCs w:val="18"/>
        </w:rPr>
        <w:t xml:space="preserve">Acid Arrow </w:t>
      </w:r>
      <w:r>
        <w:rPr>
          <w:sz w:val="18"/>
          <w:szCs w:val="18"/>
          <w:vertAlign w:val="superscript"/>
        </w:rPr>
        <w:t>Modified</w:t>
      </w:r>
    </w:p>
    <w:p w14:paraId="0EAD1BA9" w14:textId="77777777" w:rsidR="00A07AFD" w:rsidRDefault="00A07AFD" w:rsidP="00A07AFD">
      <w:pPr>
        <w:rPr>
          <w:i/>
          <w:sz w:val="18"/>
          <w:szCs w:val="18"/>
          <w:u w:val="single"/>
        </w:rPr>
      </w:pPr>
      <w:r>
        <w:rPr>
          <w:sz w:val="18"/>
          <w:szCs w:val="18"/>
        </w:rPr>
        <w:t xml:space="preserve">Arcane Explosion </w:t>
      </w:r>
      <w:r>
        <w:rPr>
          <w:sz w:val="18"/>
          <w:szCs w:val="18"/>
          <w:vertAlign w:val="superscript"/>
        </w:rPr>
        <w:t>WoW5eRPG</w:t>
      </w:r>
    </w:p>
    <w:p w14:paraId="220ADDAA" w14:textId="77777777" w:rsidR="00A07AFD" w:rsidRDefault="00A07AFD" w:rsidP="00A07AFD">
      <w:pPr>
        <w:rPr>
          <w:i/>
          <w:sz w:val="18"/>
          <w:szCs w:val="18"/>
          <w:u w:val="single"/>
        </w:rPr>
      </w:pPr>
      <w:r>
        <w:rPr>
          <w:sz w:val="18"/>
          <w:szCs w:val="18"/>
        </w:rPr>
        <w:t>Continual Flame</w:t>
      </w:r>
    </w:p>
    <w:p w14:paraId="15E6903D" w14:textId="77777777" w:rsidR="00A07AFD" w:rsidRDefault="00A07AFD" w:rsidP="00A07AFD">
      <w:pPr>
        <w:rPr>
          <w:i/>
          <w:sz w:val="18"/>
          <w:szCs w:val="18"/>
          <w:u w:val="single"/>
        </w:rPr>
      </w:pPr>
      <w:r>
        <w:rPr>
          <w:sz w:val="18"/>
          <w:szCs w:val="18"/>
        </w:rPr>
        <w:t>Darkness</w:t>
      </w:r>
    </w:p>
    <w:p w14:paraId="49382098" w14:textId="77777777" w:rsidR="00A07AFD" w:rsidRDefault="00A07AFD" w:rsidP="00A07AFD">
      <w:pPr>
        <w:rPr>
          <w:sz w:val="18"/>
          <w:szCs w:val="18"/>
          <w:vertAlign w:val="superscript"/>
        </w:rPr>
      </w:pPr>
      <w:r>
        <w:rPr>
          <w:sz w:val="18"/>
          <w:szCs w:val="18"/>
        </w:rPr>
        <w:t xml:space="preserve">Freezing Sphere </w:t>
      </w:r>
      <w:r>
        <w:rPr>
          <w:sz w:val="18"/>
          <w:szCs w:val="18"/>
          <w:vertAlign w:val="superscript"/>
        </w:rPr>
        <w:t>Modified (Otiluke's freezing sphere)</w:t>
      </w:r>
    </w:p>
    <w:p w14:paraId="0947360C" w14:textId="77777777" w:rsidR="00A07AFD" w:rsidRDefault="00A07AFD" w:rsidP="00A07AFD">
      <w:pPr>
        <w:rPr>
          <w:sz w:val="18"/>
          <w:szCs w:val="18"/>
        </w:rPr>
      </w:pPr>
      <w:r>
        <w:rPr>
          <w:sz w:val="18"/>
          <w:szCs w:val="18"/>
        </w:rPr>
        <w:t>Gust of Wind</w:t>
      </w:r>
    </w:p>
    <w:p w14:paraId="0BF12123" w14:textId="77777777" w:rsidR="00A07AFD" w:rsidRDefault="00A07AFD" w:rsidP="00A07AFD">
      <w:pPr>
        <w:rPr>
          <w:sz w:val="18"/>
          <w:szCs w:val="18"/>
          <w:vertAlign w:val="superscript"/>
        </w:rPr>
      </w:pPr>
      <w:r>
        <w:rPr>
          <w:sz w:val="18"/>
          <w:szCs w:val="18"/>
        </w:rPr>
        <w:t xml:space="preserve">Mana Burn </w:t>
      </w:r>
      <w:r>
        <w:rPr>
          <w:sz w:val="18"/>
          <w:szCs w:val="18"/>
          <w:vertAlign w:val="superscript"/>
        </w:rPr>
        <w:t>WoW5eRPG</w:t>
      </w:r>
    </w:p>
    <w:p w14:paraId="3C90E6B9" w14:textId="77777777" w:rsidR="00A07AFD" w:rsidRDefault="00A07AFD" w:rsidP="00A07AFD">
      <w:pPr>
        <w:rPr>
          <w:sz w:val="18"/>
          <w:szCs w:val="18"/>
          <w:vertAlign w:val="superscript"/>
        </w:rPr>
      </w:pPr>
      <w:r>
        <w:rPr>
          <w:sz w:val="18"/>
          <w:szCs w:val="18"/>
        </w:rPr>
        <w:t xml:space="preserve">Scorcher </w:t>
      </w:r>
      <w:r>
        <w:rPr>
          <w:sz w:val="18"/>
          <w:szCs w:val="18"/>
          <w:vertAlign w:val="superscript"/>
        </w:rPr>
        <w:t>EE (Aganazzar’s Scorcher)</w:t>
      </w:r>
    </w:p>
    <w:p w14:paraId="1DF02B17" w14:textId="77777777" w:rsidR="00A07AFD" w:rsidRDefault="00A07AFD" w:rsidP="00A07AFD">
      <w:pPr>
        <w:rPr>
          <w:sz w:val="18"/>
          <w:szCs w:val="18"/>
        </w:rPr>
      </w:pPr>
      <w:r>
        <w:rPr>
          <w:sz w:val="18"/>
          <w:szCs w:val="18"/>
        </w:rPr>
        <w:t>Scorching Ray</w:t>
      </w:r>
    </w:p>
    <w:p w14:paraId="21B1C9B4" w14:textId="77777777" w:rsidR="00A07AFD" w:rsidRDefault="00A07AFD" w:rsidP="00A07AFD">
      <w:pPr>
        <w:rPr>
          <w:sz w:val="18"/>
          <w:szCs w:val="18"/>
          <w:vertAlign w:val="superscript"/>
        </w:rPr>
      </w:pPr>
      <w:r>
        <w:rPr>
          <w:sz w:val="18"/>
          <w:szCs w:val="18"/>
        </w:rPr>
        <w:t xml:space="preserve">Shadow Word Pain – </w:t>
      </w:r>
      <w:r>
        <w:rPr>
          <w:i/>
          <w:sz w:val="18"/>
          <w:szCs w:val="18"/>
        </w:rPr>
        <w:t xml:space="preserve">Shadow Strike </w:t>
      </w:r>
      <w:r>
        <w:rPr>
          <w:sz w:val="18"/>
          <w:szCs w:val="18"/>
          <w:vertAlign w:val="superscript"/>
        </w:rPr>
        <w:t>WoW5eRPG</w:t>
      </w:r>
    </w:p>
    <w:p w14:paraId="3C93C8A5" w14:textId="77777777" w:rsidR="00A07AFD" w:rsidRDefault="00A07AFD" w:rsidP="00A07AFD">
      <w:pPr>
        <w:rPr>
          <w:sz w:val="18"/>
          <w:szCs w:val="18"/>
        </w:rPr>
      </w:pPr>
      <w:r>
        <w:rPr>
          <w:sz w:val="18"/>
          <w:szCs w:val="18"/>
        </w:rPr>
        <w:t>Shatter</w:t>
      </w:r>
    </w:p>
    <w:p w14:paraId="0C853C02" w14:textId="77777777" w:rsidR="00A07AFD" w:rsidRDefault="00A07AFD" w:rsidP="00A07AFD">
      <w:pPr>
        <w:rPr>
          <w:sz w:val="18"/>
          <w:szCs w:val="18"/>
        </w:rPr>
      </w:pPr>
      <w:r>
        <w:rPr>
          <w:sz w:val="18"/>
          <w:szCs w:val="18"/>
        </w:rPr>
        <w:t xml:space="preserve">Snowball Swarm </w:t>
      </w:r>
      <w:r>
        <w:rPr>
          <w:sz w:val="18"/>
          <w:szCs w:val="18"/>
          <w:vertAlign w:val="superscript"/>
        </w:rPr>
        <w:t>EE (Snilloc’s snowball swarm)</w:t>
      </w:r>
    </w:p>
    <w:p w14:paraId="6E5BD8F0" w14:textId="77777777" w:rsidR="00A07AFD" w:rsidRDefault="00A07AFD" w:rsidP="00A07AFD">
      <w:pPr>
        <w:ind w:left="72"/>
        <w:rPr>
          <w:i/>
          <w:color w:val="000000"/>
          <w:sz w:val="18"/>
          <w:szCs w:val="18"/>
          <w:u w:val="single"/>
        </w:rPr>
      </w:pPr>
      <w:r>
        <w:rPr>
          <w:i/>
          <w:color w:val="000000"/>
          <w:sz w:val="18"/>
          <w:szCs w:val="18"/>
          <w:u w:val="single"/>
        </w:rPr>
        <w:t>Illusion</w:t>
      </w:r>
    </w:p>
    <w:p w14:paraId="549E6293" w14:textId="77777777" w:rsidR="00A07AFD" w:rsidRDefault="00A07AFD" w:rsidP="00A07AFD">
      <w:pPr>
        <w:rPr>
          <w:sz w:val="18"/>
          <w:szCs w:val="18"/>
        </w:rPr>
      </w:pPr>
      <w:r>
        <w:rPr>
          <w:sz w:val="18"/>
          <w:szCs w:val="18"/>
        </w:rPr>
        <w:t>Blur</w:t>
      </w:r>
    </w:p>
    <w:p w14:paraId="5B38971D" w14:textId="77777777" w:rsidR="00A07AFD" w:rsidRDefault="00A07AFD" w:rsidP="00A07AFD">
      <w:pPr>
        <w:rPr>
          <w:sz w:val="18"/>
          <w:szCs w:val="18"/>
        </w:rPr>
      </w:pPr>
      <w:r>
        <w:rPr>
          <w:sz w:val="18"/>
          <w:szCs w:val="18"/>
        </w:rPr>
        <w:t>Invisibility</w:t>
      </w:r>
    </w:p>
    <w:p w14:paraId="250A1B17" w14:textId="77777777" w:rsidR="00A07AFD" w:rsidRDefault="00A07AFD" w:rsidP="00A07AFD">
      <w:pPr>
        <w:rPr>
          <w:sz w:val="18"/>
          <w:szCs w:val="18"/>
        </w:rPr>
      </w:pPr>
      <w:r>
        <w:rPr>
          <w:sz w:val="18"/>
          <w:szCs w:val="18"/>
        </w:rPr>
        <w:t>Magic Aura</w:t>
      </w:r>
    </w:p>
    <w:p w14:paraId="0FBDF5E2" w14:textId="77777777" w:rsidR="00A07AFD" w:rsidRDefault="00A07AFD" w:rsidP="00A07AFD">
      <w:pPr>
        <w:rPr>
          <w:sz w:val="18"/>
          <w:szCs w:val="18"/>
        </w:rPr>
      </w:pPr>
      <w:r>
        <w:rPr>
          <w:sz w:val="18"/>
          <w:szCs w:val="18"/>
        </w:rPr>
        <w:t>Magic Mouth</w:t>
      </w:r>
    </w:p>
    <w:p w14:paraId="058E9F3E" w14:textId="77777777" w:rsidR="00A07AFD" w:rsidRDefault="00A07AFD" w:rsidP="00A07AFD">
      <w:pPr>
        <w:rPr>
          <w:sz w:val="18"/>
          <w:szCs w:val="18"/>
        </w:rPr>
      </w:pPr>
      <w:r>
        <w:rPr>
          <w:sz w:val="18"/>
          <w:szCs w:val="18"/>
        </w:rPr>
        <w:t>Mirror Image</w:t>
      </w:r>
    </w:p>
    <w:p w14:paraId="4B7FD395" w14:textId="77777777" w:rsidR="00A07AFD" w:rsidRDefault="00A07AFD" w:rsidP="00A07AFD">
      <w:pPr>
        <w:rPr>
          <w:sz w:val="18"/>
          <w:szCs w:val="18"/>
          <w:vertAlign w:val="superscript"/>
        </w:rPr>
      </w:pPr>
      <w:r>
        <w:rPr>
          <w:sz w:val="18"/>
          <w:szCs w:val="18"/>
        </w:rPr>
        <w:t xml:space="preserve">Mute </w:t>
      </w:r>
      <w:r>
        <w:rPr>
          <w:sz w:val="18"/>
          <w:szCs w:val="18"/>
          <w:vertAlign w:val="superscript"/>
        </w:rPr>
        <w:t>WoW5eRPG</w:t>
      </w:r>
    </w:p>
    <w:p w14:paraId="01E4CE9A" w14:textId="77777777" w:rsidR="00A07AFD" w:rsidRDefault="00A07AFD" w:rsidP="00A07AFD">
      <w:pPr>
        <w:rPr>
          <w:sz w:val="18"/>
          <w:szCs w:val="18"/>
        </w:rPr>
      </w:pPr>
      <w:r>
        <w:rPr>
          <w:sz w:val="18"/>
          <w:szCs w:val="18"/>
        </w:rPr>
        <w:t>Phantasmal Force</w:t>
      </w:r>
    </w:p>
    <w:p w14:paraId="41D6AAC2" w14:textId="77777777" w:rsidR="00A07AFD" w:rsidRDefault="00A07AFD" w:rsidP="00A07AFD">
      <w:pPr>
        <w:rPr>
          <w:sz w:val="18"/>
          <w:szCs w:val="18"/>
        </w:rPr>
      </w:pPr>
      <w:r>
        <w:rPr>
          <w:sz w:val="18"/>
          <w:szCs w:val="18"/>
        </w:rPr>
        <w:t xml:space="preserve">Shadow Blade </w:t>
      </w:r>
      <w:r>
        <w:rPr>
          <w:sz w:val="18"/>
          <w:szCs w:val="18"/>
          <w:vertAlign w:val="superscript"/>
        </w:rPr>
        <w:t>XGtE</w:t>
      </w:r>
    </w:p>
    <w:p w14:paraId="6361B2E3" w14:textId="77777777" w:rsidR="00A07AFD" w:rsidRDefault="00A07AFD" w:rsidP="00A07AFD">
      <w:pPr>
        <w:ind w:left="72"/>
        <w:rPr>
          <w:i/>
          <w:color w:val="000000"/>
          <w:sz w:val="18"/>
          <w:szCs w:val="18"/>
          <w:u w:val="single"/>
        </w:rPr>
      </w:pPr>
      <w:r>
        <w:rPr>
          <w:i/>
          <w:color w:val="000000"/>
          <w:sz w:val="18"/>
          <w:szCs w:val="18"/>
          <w:u w:val="single"/>
        </w:rPr>
        <w:t>Necromancy</w:t>
      </w:r>
    </w:p>
    <w:p w14:paraId="36189A36" w14:textId="77777777" w:rsidR="00A07AFD" w:rsidRDefault="00A07AFD" w:rsidP="00A07AFD">
      <w:pPr>
        <w:rPr>
          <w:sz w:val="18"/>
          <w:szCs w:val="18"/>
        </w:rPr>
      </w:pPr>
      <w:r>
        <w:rPr>
          <w:sz w:val="18"/>
          <w:szCs w:val="18"/>
        </w:rPr>
        <w:t>Blindness/Deafness</w:t>
      </w:r>
    </w:p>
    <w:p w14:paraId="68E0EB19" w14:textId="77777777" w:rsidR="00A07AFD" w:rsidRDefault="00A07AFD" w:rsidP="00A07AFD">
      <w:pPr>
        <w:rPr>
          <w:sz w:val="18"/>
          <w:szCs w:val="18"/>
        </w:rPr>
      </w:pPr>
      <w:r>
        <w:rPr>
          <w:sz w:val="18"/>
          <w:szCs w:val="18"/>
        </w:rPr>
        <w:t>Gentle Repose</w:t>
      </w:r>
    </w:p>
    <w:p w14:paraId="17A803FD" w14:textId="77777777" w:rsidR="00A07AFD" w:rsidRDefault="00A07AFD" w:rsidP="00A07AFD">
      <w:pPr>
        <w:rPr>
          <w:sz w:val="18"/>
          <w:szCs w:val="18"/>
        </w:rPr>
      </w:pPr>
      <w:r>
        <w:rPr>
          <w:sz w:val="18"/>
          <w:szCs w:val="18"/>
        </w:rPr>
        <w:t>Ray of Enfeeblement</w:t>
      </w:r>
    </w:p>
    <w:p w14:paraId="23ADB596" w14:textId="77777777" w:rsidR="00A07AFD" w:rsidRDefault="00A07AFD" w:rsidP="00A07AFD">
      <w:pPr>
        <w:rPr>
          <w:sz w:val="18"/>
          <w:szCs w:val="18"/>
        </w:rPr>
      </w:pPr>
      <w:r>
        <w:rPr>
          <w:sz w:val="18"/>
          <w:szCs w:val="18"/>
        </w:rPr>
        <w:t xml:space="preserve">Unholy Frenzy </w:t>
      </w:r>
      <w:r>
        <w:rPr>
          <w:sz w:val="18"/>
          <w:szCs w:val="18"/>
          <w:vertAlign w:val="superscript"/>
        </w:rPr>
        <w:t>WoW5eRPG</w:t>
      </w:r>
    </w:p>
    <w:p w14:paraId="5A1C0991" w14:textId="77777777" w:rsidR="00A07AFD" w:rsidRDefault="00A07AFD" w:rsidP="00A07AFD">
      <w:pPr>
        <w:ind w:left="72"/>
        <w:rPr>
          <w:color w:val="000000"/>
          <w:sz w:val="18"/>
          <w:szCs w:val="18"/>
          <w:vertAlign w:val="superscript"/>
        </w:rPr>
      </w:pPr>
      <w:r>
        <w:rPr>
          <w:i/>
          <w:color w:val="000000"/>
          <w:sz w:val="18"/>
          <w:szCs w:val="18"/>
          <w:u w:val="single"/>
        </w:rPr>
        <w:t>Transmutation</w:t>
      </w:r>
    </w:p>
    <w:p w14:paraId="00A7E3DC" w14:textId="77777777" w:rsidR="00A07AFD" w:rsidRDefault="00A07AFD" w:rsidP="00A07AFD">
      <w:pPr>
        <w:rPr>
          <w:color w:val="000000"/>
          <w:sz w:val="18"/>
          <w:szCs w:val="18"/>
        </w:rPr>
      </w:pPr>
      <w:r>
        <w:rPr>
          <w:color w:val="000000"/>
          <w:sz w:val="18"/>
          <w:szCs w:val="18"/>
        </w:rPr>
        <w:t>Alter Self</w:t>
      </w:r>
    </w:p>
    <w:p w14:paraId="43DD1CC7" w14:textId="16B0C0AC" w:rsidR="00A07AFD" w:rsidRDefault="00A07AFD">
      <w:pPr>
        <w:rPr>
          <w:color w:val="000000"/>
          <w:sz w:val="18"/>
          <w:szCs w:val="18"/>
        </w:rPr>
      </w:pPr>
      <w:r>
        <w:rPr>
          <w:color w:val="000000"/>
          <w:sz w:val="18"/>
          <w:szCs w:val="18"/>
        </w:rPr>
        <w:t xml:space="preserve">Berserker </w:t>
      </w:r>
      <w:del w:id="4923" w:author="Admin" w:date="2021-09-10T19:42:00Z">
        <w:r w:rsidDel="004761D8">
          <w:rPr>
            <w:color w:val="000000"/>
            <w:sz w:val="18"/>
            <w:szCs w:val="18"/>
          </w:rPr>
          <w:delText xml:space="preserve">Rage </w:delText>
        </w:r>
      </w:del>
      <w:ins w:id="4924" w:author="Admin" w:date="2021-09-10T19:42:00Z">
        <w:r w:rsidR="004761D8">
          <w:rPr>
            <w:color w:val="000000"/>
            <w:sz w:val="18"/>
            <w:szCs w:val="18"/>
          </w:rPr>
          <w:t xml:space="preserve">Frenzy </w:t>
        </w:r>
      </w:ins>
      <w:r>
        <w:rPr>
          <w:color w:val="000000"/>
          <w:sz w:val="18"/>
          <w:szCs w:val="18"/>
          <w:vertAlign w:val="superscript"/>
        </w:rPr>
        <w:t>WoW5eRPG</w:t>
      </w:r>
    </w:p>
    <w:p w14:paraId="14A5DE6E" w14:textId="77777777" w:rsidR="00A07AFD" w:rsidRDefault="00A07AFD" w:rsidP="00A07AFD">
      <w:pPr>
        <w:rPr>
          <w:color w:val="000000"/>
          <w:sz w:val="18"/>
          <w:szCs w:val="18"/>
        </w:rPr>
      </w:pPr>
      <w:r>
        <w:rPr>
          <w:color w:val="000000"/>
          <w:sz w:val="18"/>
          <w:szCs w:val="18"/>
        </w:rPr>
        <w:t>Darkvision</w:t>
      </w:r>
    </w:p>
    <w:p w14:paraId="3A52E2A0" w14:textId="77777777" w:rsidR="00A07AFD" w:rsidRDefault="00A07AFD" w:rsidP="00A07AFD">
      <w:pPr>
        <w:rPr>
          <w:color w:val="000000"/>
          <w:sz w:val="18"/>
          <w:szCs w:val="18"/>
          <w:vertAlign w:val="superscript"/>
        </w:rPr>
      </w:pPr>
      <w:r>
        <w:rPr>
          <w:color w:val="000000"/>
          <w:sz w:val="18"/>
          <w:szCs w:val="18"/>
        </w:rPr>
        <w:t xml:space="preserve">Dragon’s Breath </w:t>
      </w:r>
      <w:r>
        <w:rPr>
          <w:color w:val="000000"/>
          <w:sz w:val="18"/>
          <w:szCs w:val="18"/>
          <w:vertAlign w:val="superscript"/>
        </w:rPr>
        <w:t>XGtE</w:t>
      </w:r>
    </w:p>
    <w:p w14:paraId="18CCE49A" w14:textId="77777777" w:rsidR="00A07AFD" w:rsidRDefault="00A07AFD" w:rsidP="00A07AFD">
      <w:pPr>
        <w:rPr>
          <w:color w:val="000000"/>
          <w:sz w:val="18"/>
          <w:szCs w:val="18"/>
          <w:vertAlign w:val="superscript"/>
        </w:rPr>
      </w:pPr>
      <w:r>
        <w:rPr>
          <w:color w:val="000000"/>
          <w:sz w:val="18"/>
          <w:szCs w:val="18"/>
        </w:rPr>
        <w:t xml:space="preserve">Earthen Grasp </w:t>
      </w:r>
      <w:r>
        <w:rPr>
          <w:color w:val="000000"/>
          <w:sz w:val="18"/>
          <w:szCs w:val="18"/>
          <w:vertAlign w:val="superscript"/>
        </w:rPr>
        <w:t>EE (Maximilian’s earthen grasp)</w:t>
      </w:r>
    </w:p>
    <w:p w14:paraId="076A9E92" w14:textId="77777777" w:rsidR="00A07AFD" w:rsidRDefault="00A07AFD" w:rsidP="00A07AFD">
      <w:pPr>
        <w:rPr>
          <w:color w:val="000000"/>
          <w:sz w:val="18"/>
          <w:szCs w:val="18"/>
          <w:vertAlign w:val="superscript"/>
        </w:rPr>
      </w:pPr>
      <w:r>
        <w:rPr>
          <w:color w:val="000000"/>
          <w:sz w:val="18"/>
          <w:szCs w:val="18"/>
        </w:rPr>
        <w:t xml:space="preserve">Earthbind </w:t>
      </w:r>
      <w:r>
        <w:rPr>
          <w:color w:val="000000"/>
          <w:sz w:val="18"/>
          <w:szCs w:val="18"/>
          <w:vertAlign w:val="superscript"/>
        </w:rPr>
        <w:t>EE</w:t>
      </w:r>
    </w:p>
    <w:p w14:paraId="20520A7A" w14:textId="77777777" w:rsidR="00A07AFD" w:rsidRDefault="00A07AFD" w:rsidP="00A07AFD">
      <w:pPr>
        <w:rPr>
          <w:color w:val="000000"/>
          <w:sz w:val="18"/>
          <w:szCs w:val="18"/>
        </w:rPr>
      </w:pPr>
      <w:r>
        <w:rPr>
          <w:color w:val="000000"/>
          <w:sz w:val="18"/>
          <w:szCs w:val="18"/>
        </w:rPr>
        <w:t>Enlarge/Reduce</w:t>
      </w:r>
    </w:p>
    <w:p w14:paraId="0668B015" w14:textId="77777777" w:rsidR="00A07AFD" w:rsidRDefault="00A07AFD" w:rsidP="00A07AFD">
      <w:pPr>
        <w:rPr>
          <w:color w:val="000000"/>
          <w:sz w:val="18"/>
          <w:szCs w:val="18"/>
        </w:rPr>
      </w:pPr>
      <w:r>
        <w:rPr>
          <w:color w:val="000000"/>
          <w:sz w:val="18"/>
          <w:szCs w:val="18"/>
        </w:rPr>
        <w:t>Knock</w:t>
      </w:r>
    </w:p>
    <w:p w14:paraId="7937CD39" w14:textId="77777777" w:rsidR="00A07AFD" w:rsidRDefault="00A07AFD" w:rsidP="00A07AFD">
      <w:pPr>
        <w:rPr>
          <w:color w:val="000000"/>
          <w:sz w:val="18"/>
          <w:szCs w:val="18"/>
        </w:rPr>
      </w:pPr>
      <w:bookmarkStart w:id="4925" w:name="_heading=h.30j0zll" w:colFirst="0" w:colLast="0"/>
      <w:bookmarkEnd w:id="4925"/>
      <w:r>
        <w:rPr>
          <w:color w:val="000000"/>
          <w:sz w:val="18"/>
          <w:szCs w:val="18"/>
        </w:rPr>
        <w:t>Levitate</w:t>
      </w:r>
    </w:p>
    <w:p w14:paraId="6CC8FB5D" w14:textId="77777777" w:rsidR="00A07AFD" w:rsidRDefault="00A07AFD" w:rsidP="00A07AFD">
      <w:pPr>
        <w:rPr>
          <w:color w:val="000000"/>
          <w:sz w:val="18"/>
          <w:szCs w:val="18"/>
        </w:rPr>
      </w:pPr>
      <w:r>
        <w:rPr>
          <w:color w:val="000000"/>
          <w:sz w:val="18"/>
          <w:szCs w:val="18"/>
        </w:rPr>
        <w:t>Magic Weapon</w:t>
      </w:r>
    </w:p>
    <w:p w14:paraId="75602222" w14:textId="77777777" w:rsidR="00A07AFD" w:rsidRDefault="00A07AFD" w:rsidP="00A07AFD">
      <w:pPr>
        <w:rPr>
          <w:color w:val="000000"/>
          <w:sz w:val="18"/>
          <w:szCs w:val="18"/>
        </w:rPr>
      </w:pPr>
      <w:r>
        <w:rPr>
          <w:color w:val="000000"/>
          <w:sz w:val="18"/>
          <w:szCs w:val="18"/>
        </w:rPr>
        <w:lastRenderedPageBreak/>
        <w:t xml:space="preserve">Pyrotechnics </w:t>
      </w:r>
      <w:r>
        <w:rPr>
          <w:color w:val="000000"/>
          <w:sz w:val="18"/>
          <w:szCs w:val="18"/>
          <w:vertAlign w:val="superscript"/>
        </w:rPr>
        <w:t>EE</w:t>
      </w:r>
    </w:p>
    <w:p w14:paraId="040A5C3B" w14:textId="77777777" w:rsidR="00A07AFD" w:rsidRDefault="00A07AFD" w:rsidP="00A07AFD">
      <w:pPr>
        <w:rPr>
          <w:color w:val="000000"/>
          <w:sz w:val="18"/>
          <w:szCs w:val="18"/>
        </w:rPr>
      </w:pPr>
      <w:r>
        <w:rPr>
          <w:color w:val="000000"/>
          <w:sz w:val="18"/>
          <w:szCs w:val="18"/>
        </w:rPr>
        <w:t>Rope Trick</w:t>
      </w:r>
    </w:p>
    <w:p w14:paraId="1C80E9E0" w14:textId="77777777" w:rsidR="00A07AFD" w:rsidRDefault="00A07AFD" w:rsidP="00A07AFD">
      <w:pPr>
        <w:rPr>
          <w:color w:val="000000"/>
          <w:sz w:val="18"/>
          <w:szCs w:val="18"/>
          <w:vertAlign w:val="superscript"/>
        </w:rPr>
      </w:pPr>
      <w:r>
        <w:rPr>
          <w:color w:val="000000"/>
          <w:sz w:val="18"/>
          <w:szCs w:val="18"/>
        </w:rPr>
        <w:t xml:space="preserve">Skywrite </w:t>
      </w:r>
      <w:r>
        <w:rPr>
          <w:color w:val="000000"/>
          <w:sz w:val="18"/>
          <w:szCs w:val="18"/>
          <w:vertAlign w:val="superscript"/>
        </w:rPr>
        <w:t>EE</w:t>
      </w:r>
    </w:p>
    <w:p w14:paraId="1898F0D2" w14:textId="77777777" w:rsidR="00A07AFD" w:rsidRDefault="00A07AFD" w:rsidP="00A07AFD">
      <w:pPr>
        <w:rPr>
          <w:color w:val="000000"/>
          <w:sz w:val="18"/>
          <w:szCs w:val="18"/>
        </w:rPr>
      </w:pPr>
      <w:r>
        <w:rPr>
          <w:color w:val="000000"/>
          <w:sz w:val="18"/>
          <w:szCs w:val="18"/>
        </w:rPr>
        <w:t>Spider Climb</w:t>
      </w:r>
    </w:p>
    <w:p w14:paraId="3E5B75D7" w14:textId="77777777" w:rsidR="00E449A4" w:rsidRPr="00134BC3" w:rsidRDefault="00E449A4">
      <w:pPr>
        <w:contextualSpacing/>
        <w:rPr>
          <w:rFonts w:eastAsia="Times New Roman" w:cstheme="minorHAnsi"/>
          <w:b/>
          <w:bCs/>
          <w:color w:val="000000"/>
          <w:sz w:val="18"/>
          <w:szCs w:val="18"/>
        </w:rPr>
      </w:pPr>
    </w:p>
    <w:p w14:paraId="55C492DE"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3 (3rd level)</w:t>
      </w:r>
    </w:p>
    <w:p w14:paraId="71433FB6" w14:textId="77777777" w:rsidR="00A07AFD" w:rsidRDefault="00A07AFD" w:rsidP="00A07AFD">
      <w:pPr>
        <w:ind w:left="72"/>
        <w:rPr>
          <w:i/>
          <w:color w:val="000000"/>
          <w:sz w:val="18"/>
          <w:szCs w:val="18"/>
          <w:u w:val="single"/>
        </w:rPr>
      </w:pPr>
      <w:r>
        <w:rPr>
          <w:i/>
          <w:color w:val="000000"/>
          <w:sz w:val="18"/>
          <w:szCs w:val="18"/>
          <w:u w:val="single"/>
        </w:rPr>
        <w:t>Abjuration</w:t>
      </w:r>
    </w:p>
    <w:p w14:paraId="3BF02CFE" w14:textId="77777777" w:rsidR="00A07AFD" w:rsidRDefault="00A07AFD" w:rsidP="00A07AFD">
      <w:pPr>
        <w:rPr>
          <w:i/>
          <w:sz w:val="18"/>
          <w:szCs w:val="18"/>
          <w:u w:val="single"/>
        </w:rPr>
      </w:pPr>
      <w:r>
        <w:rPr>
          <w:sz w:val="18"/>
          <w:szCs w:val="18"/>
        </w:rPr>
        <w:t>Counterspell</w:t>
      </w:r>
    </w:p>
    <w:p w14:paraId="07FADA21" w14:textId="77777777" w:rsidR="00A07AFD" w:rsidRDefault="00A07AFD" w:rsidP="00A07AFD">
      <w:pPr>
        <w:rPr>
          <w:sz w:val="18"/>
          <w:szCs w:val="18"/>
        </w:rPr>
      </w:pPr>
      <w:r>
        <w:rPr>
          <w:sz w:val="18"/>
          <w:szCs w:val="18"/>
        </w:rPr>
        <w:t>Dispel Magic</w:t>
      </w:r>
    </w:p>
    <w:p w14:paraId="3D8ECCE6" w14:textId="77777777" w:rsidR="00A07AFD" w:rsidRDefault="00A07AFD" w:rsidP="00A07AFD">
      <w:pPr>
        <w:rPr>
          <w:sz w:val="18"/>
          <w:szCs w:val="18"/>
        </w:rPr>
      </w:pPr>
      <w:r>
        <w:rPr>
          <w:sz w:val="18"/>
          <w:szCs w:val="18"/>
        </w:rPr>
        <w:t>Glyph of Warding</w:t>
      </w:r>
    </w:p>
    <w:p w14:paraId="2A577424" w14:textId="77777777" w:rsidR="00A07AFD" w:rsidRDefault="00A07AFD" w:rsidP="00A07AFD">
      <w:pPr>
        <w:rPr>
          <w:sz w:val="18"/>
          <w:szCs w:val="18"/>
        </w:rPr>
      </w:pPr>
      <w:r>
        <w:rPr>
          <w:sz w:val="18"/>
          <w:szCs w:val="18"/>
        </w:rPr>
        <w:t>Magic Circle</w:t>
      </w:r>
    </w:p>
    <w:p w14:paraId="780F41B9" w14:textId="77777777" w:rsidR="00A07AFD" w:rsidRDefault="00A07AFD" w:rsidP="00A07AFD">
      <w:pPr>
        <w:rPr>
          <w:sz w:val="18"/>
          <w:szCs w:val="18"/>
        </w:rPr>
      </w:pPr>
      <w:r>
        <w:rPr>
          <w:sz w:val="18"/>
          <w:szCs w:val="18"/>
        </w:rPr>
        <w:t>Nondetection</w:t>
      </w:r>
    </w:p>
    <w:p w14:paraId="7C593C55" w14:textId="77777777" w:rsidR="00A07AFD" w:rsidRDefault="00A07AFD" w:rsidP="00A07AFD">
      <w:pPr>
        <w:rPr>
          <w:sz w:val="18"/>
          <w:szCs w:val="18"/>
        </w:rPr>
      </w:pPr>
      <w:r>
        <w:rPr>
          <w:sz w:val="18"/>
          <w:szCs w:val="18"/>
        </w:rPr>
        <w:t>Protection from Energy</w:t>
      </w:r>
    </w:p>
    <w:p w14:paraId="066C78E7" w14:textId="77777777" w:rsidR="00A07AFD" w:rsidRDefault="00A07AFD" w:rsidP="00A07AFD">
      <w:pPr>
        <w:rPr>
          <w:sz w:val="18"/>
          <w:szCs w:val="18"/>
        </w:rPr>
      </w:pPr>
      <w:r>
        <w:rPr>
          <w:sz w:val="18"/>
          <w:szCs w:val="18"/>
        </w:rPr>
        <w:t>Remove Curse</w:t>
      </w:r>
    </w:p>
    <w:p w14:paraId="0A66D850" w14:textId="77777777" w:rsidR="00A07AFD" w:rsidRDefault="00A07AFD" w:rsidP="00A07AFD">
      <w:pPr>
        <w:ind w:left="72"/>
        <w:rPr>
          <w:i/>
          <w:color w:val="000000"/>
          <w:sz w:val="18"/>
          <w:szCs w:val="18"/>
          <w:u w:val="single"/>
        </w:rPr>
      </w:pPr>
      <w:r>
        <w:rPr>
          <w:i/>
          <w:color w:val="000000"/>
          <w:sz w:val="18"/>
          <w:szCs w:val="18"/>
          <w:u w:val="single"/>
        </w:rPr>
        <w:t>Conjuration</w:t>
      </w:r>
    </w:p>
    <w:p w14:paraId="268536DA" w14:textId="77777777" w:rsidR="00A07AFD" w:rsidRDefault="00A07AFD" w:rsidP="00A07AFD">
      <w:pPr>
        <w:rPr>
          <w:sz w:val="18"/>
          <w:szCs w:val="18"/>
        </w:rPr>
      </w:pPr>
      <w:r>
        <w:rPr>
          <w:sz w:val="18"/>
          <w:szCs w:val="18"/>
        </w:rPr>
        <w:t>Create Food and Water</w:t>
      </w:r>
    </w:p>
    <w:p w14:paraId="5F960F1A" w14:textId="77777777" w:rsidR="00A07AFD" w:rsidRDefault="00A07AFD" w:rsidP="00A07AFD">
      <w:pPr>
        <w:rPr>
          <w:sz w:val="18"/>
          <w:szCs w:val="18"/>
        </w:rPr>
      </w:pPr>
      <w:r>
        <w:rPr>
          <w:sz w:val="18"/>
          <w:szCs w:val="18"/>
        </w:rPr>
        <w:t>Sleet Storm</w:t>
      </w:r>
    </w:p>
    <w:p w14:paraId="1ACE4458" w14:textId="77777777" w:rsidR="00A07AFD" w:rsidRDefault="00A07AFD" w:rsidP="00A07AFD">
      <w:pPr>
        <w:rPr>
          <w:sz w:val="18"/>
          <w:szCs w:val="18"/>
        </w:rPr>
      </w:pPr>
      <w:r>
        <w:rPr>
          <w:sz w:val="18"/>
          <w:szCs w:val="18"/>
        </w:rPr>
        <w:t>Stinking Cloud</w:t>
      </w:r>
    </w:p>
    <w:p w14:paraId="7620AD05" w14:textId="77777777" w:rsidR="00A07AFD" w:rsidRDefault="00A07AFD" w:rsidP="00A07AFD">
      <w:pPr>
        <w:rPr>
          <w:sz w:val="18"/>
          <w:szCs w:val="18"/>
          <w:vertAlign w:val="superscript"/>
        </w:rPr>
      </w:pPr>
      <w:r>
        <w:rPr>
          <w:sz w:val="18"/>
          <w:szCs w:val="18"/>
        </w:rPr>
        <w:t xml:space="preserve">Thunder Step </w:t>
      </w:r>
      <w:r>
        <w:rPr>
          <w:sz w:val="18"/>
          <w:szCs w:val="18"/>
          <w:vertAlign w:val="superscript"/>
        </w:rPr>
        <w:t>XGtE</w:t>
      </w:r>
    </w:p>
    <w:p w14:paraId="5E9A9CD7" w14:textId="77777777" w:rsidR="00A07AFD" w:rsidRDefault="00A07AFD" w:rsidP="00A07AFD">
      <w:pPr>
        <w:rPr>
          <w:sz w:val="18"/>
          <w:szCs w:val="18"/>
          <w:vertAlign w:val="superscript"/>
        </w:rPr>
      </w:pPr>
      <w:r>
        <w:rPr>
          <w:sz w:val="18"/>
          <w:szCs w:val="18"/>
        </w:rPr>
        <w:t xml:space="preserve">Tidal Wave </w:t>
      </w:r>
      <w:r>
        <w:rPr>
          <w:sz w:val="18"/>
          <w:szCs w:val="18"/>
          <w:vertAlign w:val="superscript"/>
        </w:rPr>
        <w:t>EE</w:t>
      </w:r>
    </w:p>
    <w:p w14:paraId="6C7FC00A" w14:textId="77777777" w:rsidR="00A07AFD" w:rsidRDefault="00A07AFD" w:rsidP="00A07AFD">
      <w:pPr>
        <w:ind w:left="72"/>
        <w:rPr>
          <w:i/>
          <w:color w:val="000000"/>
          <w:sz w:val="18"/>
          <w:szCs w:val="18"/>
          <w:u w:val="single"/>
        </w:rPr>
      </w:pPr>
      <w:r>
        <w:rPr>
          <w:i/>
          <w:color w:val="000000"/>
          <w:sz w:val="18"/>
          <w:szCs w:val="18"/>
          <w:u w:val="single"/>
        </w:rPr>
        <w:t>Divination</w:t>
      </w:r>
    </w:p>
    <w:p w14:paraId="7BF73AF6" w14:textId="77777777" w:rsidR="00A07AFD" w:rsidRDefault="00A07AFD" w:rsidP="00A07AFD">
      <w:pPr>
        <w:rPr>
          <w:sz w:val="18"/>
          <w:szCs w:val="18"/>
        </w:rPr>
      </w:pPr>
      <w:r>
        <w:rPr>
          <w:sz w:val="18"/>
          <w:szCs w:val="18"/>
        </w:rPr>
        <w:t>Clairvoyance</w:t>
      </w:r>
    </w:p>
    <w:p w14:paraId="569DEEF8" w14:textId="77777777" w:rsidR="00A07AFD" w:rsidRDefault="00A07AFD" w:rsidP="00A07AFD">
      <w:pPr>
        <w:rPr>
          <w:sz w:val="18"/>
          <w:szCs w:val="18"/>
        </w:rPr>
      </w:pPr>
      <w:r>
        <w:rPr>
          <w:sz w:val="18"/>
          <w:szCs w:val="18"/>
        </w:rPr>
        <w:t>Tongues</w:t>
      </w:r>
    </w:p>
    <w:p w14:paraId="03E586D3" w14:textId="77777777" w:rsidR="00A07AFD" w:rsidRDefault="00A07AFD" w:rsidP="00A07AFD">
      <w:pPr>
        <w:ind w:left="72"/>
        <w:rPr>
          <w:i/>
          <w:color w:val="000000"/>
          <w:sz w:val="18"/>
          <w:szCs w:val="18"/>
          <w:u w:val="single"/>
        </w:rPr>
      </w:pPr>
      <w:r>
        <w:rPr>
          <w:i/>
          <w:color w:val="000000"/>
          <w:sz w:val="18"/>
          <w:szCs w:val="18"/>
          <w:u w:val="single"/>
        </w:rPr>
        <w:t>Enchantment</w:t>
      </w:r>
    </w:p>
    <w:p w14:paraId="17720141" w14:textId="77777777" w:rsidR="00A07AFD" w:rsidRDefault="00A07AFD" w:rsidP="00A07AFD">
      <w:pPr>
        <w:rPr>
          <w:i/>
          <w:sz w:val="18"/>
          <w:szCs w:val="18"/>
          <w:u w:val="single"/>
        </w:rPr>
      </w:pPr>
      <w:r>
        <w:rPr>
          <w:sz w:val="18"/>
          <w:szCs w:val="18"/>
        </w:rPr>
        <w:t xml:space="preserve">Catnap </w:t>
      </w:r>
      <w:r>
        <w:rPr>
          <w:sz w:val="18"/>
          <w:szCs w:val="18"/>
          <w:vertAlign w:val="superscript"/>
        </w:rPr>
        <w:t>XGtE</w:t>
      </w:r>
    </w:p>
    <w:p w14:paraId="0BA6E1B9" w14:textId="77777777" w:rsidR="00A07AFD" w:rsidRDefault="00A07AFD" w:rsidP="00A07AFD">
      <w:pPr>
        <w:rPr>
          <w:i/>
          <w:sz w:val="18"/>
          <w:szCs w:val="18"/>
          <w:u w:val="single"/>
        </w:rPr>
      </w:pPr>
      <w:r>
        <w:rPr>
          <w:sz w:val="18"/>
          <w:szCs w:val="18"/>
        </w:rPr>
        <w:t xml:space="preserve">Enemies Abound </w:t>
      </w:r>
      <w:r>
        <w:rPr>
          <w:sz w:val="18"/>
          <w:szCs w:val="18"/>
          <w:vertAlign w:val="superscript"/>
        </w:rPr>
        <w:t>XGtE</w:t>
      </w:r>
    </w:p>
    <w:p w14:paraId="1C2E3825" w14:textId="77777777" w:rsidR="00A07AFD" w:rsidRDefault="00A07AFD" w:rsidP="00A07AFD">
      <w:pPr>
        <w:ind w:left="72"/>
        <w:rPr>
          <w:i/>
          <w:color w:val="000000"/>
          <w:sz w:val="18"/>
          <w:szCs w:val="18"/>
          <w:u w:val="single"/>
        </w:rPr>
      </w:pPr>
      <w:r>
        <w:rPr>
          <w:i/>
          <w:color w:val="000000"/>
          <w:sz w:val="18"/>
          <w:szCs w:val="18"/>
          <w:u w:val="single"/>
        </w:rPr>
        <w:t>Evocation</w:t>
      </w:r>
    </w:p>
    <w:p w14:paraId="342CB74A" w14:textId="77777777" w:rsidR="00A07AFD" w:rsidRDefault="00A07AFD" w:rsidP="00A07AFD">
      <w:pPr>
        <w:rPr>
          <w:i/>
          <w:sz w:val="18"/>
          <w:szCs w:val="18"/>
          <w:u w:val="single"/>
        </w:rPr>
      </w:pPr>
      <w:r>
        <w:rPr>
          <w:sz w:val="18"/>
          <w:szCs w:val="18"/>
        </w:rPr>
        <w:t xml:space="preserve">Blizzard </w:t>
      </w:r>
      <w:r>
        <w:rPr>
          <w:sz w:val="18"/>
          <w:szCs w:val="18"/>
          <w:vertAlign w:val="superscript"/>
        </w:rPr>
        <w:t>WoW5eRPG</w:t>
      </w:r>
    </w:p>
    <w:p w14:paraId="32804F2D" w14:textId="77777777" w:rsidR="00A07AFD" w:rsidRDefault="00A07AFD" w:rsidP="00A07AFD">
      <w:pPr>
        <w:rPr>
          <w:sz w:val="18"/>
          <w:szCs w:val="18"/>
        </w:rPr>
      </w:pPr>
      <w:r>
        <w:rPr>
          <w:sz w:val="18"/>
          <w:szCs w:val="18"/>
        </w:rPr>
        <w:t>Fireball</w:t>
      </w:r>
    </w:p>
    <w:p w14:paraId="7F6A3B26" w14:textId="77777777" w:rsidR="00A07AFD" w:rsidRDefault="00A07AFD" w:rsidP="00A07AFD">
      <w:pPr>
        <w:rPr>
          <w:sz w:val="18"/>
          <w:szCs w:val="18"/>
          <w:vertAlign w:val="superscript"/>
        </w:rPr>
      </w:pPr>
      <w:r>
        <w:rPr>
          <w:sz w:val="18"/>
          <w:szCs w:val="18"/>
        </w:rPr>
        <w:t xml:space="preserve">Fire Nova </w:t>
      </w:r>
      <w:r>
        <w:rPr>
          <w:sz w:val="18"/>
          <w:szCs w:val="18"/>
          <w:vertAlign w:val="superscript"/>
        </w:rPr>
        <w:t>WoW5eRPG</w:t>
      </w:r>
    </w:p>
    <w:p w14:paraId="296C1DC9" w14:textId="77777777" w:rsidR="00A07AFD" w:rsidRDefault="00A07AFD" w:rsidP="00A07AFD">
      <w:pPr>
        <w:rPr>
          <w:sz w:val="18"/>
          <w:szCs w:val="18"/>
          <w:vertAlign w:val="superscript"/>
        </w:rPr>
      </w:pPr>
      <w:r>
        <w:rPr>
          <w:sz w:val="18"/>
          <w:szCs w:val="18"/>
        </w:rPr>
        <w:t xml:space="preserve">Frost Nova </w:t>
      </w:r>
      <w:r>
        <w:rPr>
          <w:sz w:val="18"/>
          <w:szCs w:val="18"/>
          <w:vertAlign w:val="superscript"/>
        </w:rPr>
        <w:t>WoW5eRPG</w:t>
      </w:r>
    </w:p>
    <w:p w14:paraId="33BF80F6" w14:textId="77777777" w:rsidR="00A07AFD" w:rsidRDefault="00A07AFD" w:rsidP="00A07AFD">
      <w:pPr>
        <w:rPr>
          <w:sz w:val="18"/>
          <w:szCs w:val="18"/>
        </w:rPr>
      </w:pPr>
      <w:r>
        <w:rPr>
          <w:sz w:val="18"/>
          <w:szCs w:val="18"/>
        </w:rPr>
        <w:t>Tiny Hut</w:t>
      </w:r>
    </w:p>
    <w:p w14:paraId="54C32825" w14:textId="77777777" w:rsidR="00A07AFD" w:rsidRDefault="00A07AFD" w:rsidP="00A07AFD">
      <w:pPr>
        <w:rPr>
          <w:sz w:val="18"/>
          <w:szCs w:val="18"/>
          <w:vertAlign w:val="superscript"/>
        </w:rPr>
      </w:pPr>
      <w:r>
        <w:rPr>
          <w:sz w:val="18"/>
          <w:szCs w:val="18"/>
        </w:rPr>
        <w:t xml:space="preserve">Lightning Bolt </w:t>
      </w:r>
      <w:r>
        <w:rPr>
          <w:sz w:val="18"/>
          <w:szCs w:val="18"/>
          <w:vertAlign w:val="superscript"/>
        </w:rPr>
        <w:t>Modified</w:t>
      </w:r>
    </w:p>
    <w:p w14:paraId="5DE7F7EB" w14:textId="77777777" w:rsidR="00A07AFD" w:rsidRDefault="00A07AFD" w:rsidP="00A07AFD">
      <w:pPr>
        <w:rPr>
          <w:sz w:val="18"/>
          <w:szCs w:val="18"/>
          <w:vertAlign w:val="superscript"/>
        </w:rPr>
      </w:pPr>
      <w:r>
        <w:rPr>
          <w:sz w:val="18"/>
          <w:szCs w:val="18"/>
        </w:rPr>
        <w:t xml:space="preserve">Minute Meteors </w:t>
      </w:r>
      <w:r>
        <w:rPr>
          <w:sz w:val="18"/>
          <w:szCs w:val="18"/>
          <w:vertAlign w:val="superscript"/>
        </w:rPr>
        <w:t>EE (Melf’s Minute Meteors)</w:t>
      </w:r>
    </w:p>
    <w:p w14:paraId="271EE277" w14:textId="77777777" w:rsidR="00A07AFD" w:rsidRDefault="00A07AFD" w:rsidP="00A07AFD">
      <w:pPr>
        <w:rPr>
          <w:sz w:val="18"/>
          <w:szCs w:val="18"/>
        </w:rPr>
      </w:pPr>
      <w:r>
        <w:rPr>
          <w:sz w:val="18"/>
          <w:szCs w:val="18"/>
        </w:rPr>
        <w:t>Sending</w:t>
      </w:r>
    </w:p>
    <w:p w14:paraId="66E2BEE1" w14:textId="77777777" w:rsidR="00A07AFD" w:rsidRDefault="00A07AFD" w:rsidP="00A07AFD">
      <w:pPr>
        <w:rPr>
          <w:sz w:val="18"/>
          <w:szCs w:val="18"/>
          <w:vertAlign w:val="superscript"/>
        </w:rPr>
      </w:pPr>
      <w:r>
        <w:rPr>
          <w:sz w:val="18"/>
          <w:szCs w:val="18"/>
        </w:rPr>
        <w:t xml:space="preserve">Sunbeam </w:t>
      </w:r>
      <w:r>
        <w:rPr>
          <w:sz w:val="18"/>
          <w:szCs w:val="18"/>
          <w:vertAlign w:val="superscript"/>
        </w:rPr>
        <w:t>Modified</w:t>
      </w:r>
    </w:p>
    <w:p w14:paraId="23C19ACD" w14:textId="77777777" w:rsidR="00A07AFD" w:rsidRDefault="00A07AFD" w:rsidP="00A07AFD">
      <w:pPr>
        <w:rPr>
          <w:sz w:val="18"/>
          <w:szCs w:val="18"/>
          <w:vertAlign w:val="superscript"/>
        </w:rPr>
      </w:pPr>
      <w:r>
        <w:rPr>
          <w:sz w:val="18"/>
          <w:szCs w:val="18"/>
        </w:rPr>
        <w:t xml:space="preserve">Wall of Sand </w:t>
      </w:r>
      <w:r>
        <w:rPr>
          <w:sz w:val="18"/>
          <w:szCs w:val="18"/>
          <w:vertAlign w:val="superscript"/>
        </w:rPr>
        <w:t>EE</w:t>
      </w:r>
    </w:p>
    <w:p w14:paraId="555C74E0" w14:textId="77777777" w:rsidR="00A07AFD" w:rsidRDefault="00A07AFD" w:rsidP="00A07AFD">
      <w:pPr>
        <w:rPr>
          <w:sz w:val="18"/>
          <w:szCs w:val="18"/>
          <w:vertAlign w:val="superscript"/>
        </w:rPr>
      </w:pPr>
      <w:r>
        <w:rPr>
          <w:sz w:val="18"/>
          <w:szCs w:val="18"/>
        </w:rPr>
        <w:t xml:space="preserve">Wall of Water </w:t>
      </w:r>
      <w:r>
        <w:rPr>
          <w:sz w:val="18"/>
          <w:szCs w:val="18"/>
          <w:vertAlign w:val="superscript"/>
        </w:rPr>
        <w:t>EE</w:t>
      </w:r>
    </w:p>
    <w:p w14:paraId="56FC9D60" w14:textId="77777777" w:rsidR="00A07AFD" w:rsidRDefault="00A07AFD" w:rsidP="00A07AFD">
      <w:pPr>
        <w:ind w:left="72"/>
        <w:rPr>
          <w:i/>
          <w:color w:val="000000"/>
          <w:sz w:val="18"/>
          <w:szCs w:val="18"/>
          <w:u w:val="single"/>
        </w:rPr>
      </w:pPr>
      <w:r>
        <w:rPr>
          <w:i/>
          <w:color w:val="000000"/>
          <w:sz w:val="18"/>
          <w:szCs w:val="18"/>
          <w:u w:val="single"/>
        </w:rPr>
        <w:t>Illusion</w:t>
      </w:r>
    </w:p>
    <w:p w14:paraId="342E4A36" w14:textId="77777777" w:rsidR="00A07AFD" w:rsidRDefault="00A07AFD" w:rsidP="00A07AFD">
      <w:pPr>
        <w:rPr>
          <w:i/>
          <w:sz w:val="18"/>
          <w:szCs w:val="18"/>
          <w:u w:val="single"/>
        </w:rPr>
      </w:pPr>
      <w:r>
        <w:rPr>
          <w:sz w:val="18"/>
          <w:szCs w:val="18"/>
        </w:rPr>
        <w:t>Fear</w:t>
      </w:r>
    </w:p>
    <w:p w14:paraId="6EE1C764" w14:textId="77777777" w:rsidR="00A07AFD" w:rsidRDefault="00A07AFD" w:rsidP="00A07AFD">
      <w:pPr>
        <w:rPr>
          <w:i/>
          <w:sz w:val="18"/>
          <w:szCs w:val="18"/>
          <w:u w:val="single"/>
        </w:rPr>
      </w:pPr>
      <w:r>
        <w:rPr>
          <w:sz w:val="18"/>
          <w:szCs w:val="18"/>
        </w:rPr>
        <w:t>Hypnotic Pattern</w:t>
      </w:r>
    </w:p>
    <w:p w14:paraId="66AB35FF" w14:textId="77777777" w:rsidR="00A07AFD" w:rsidRDefault="00A07AFD" w:rsidP="00A07AFD">
      <w:pPr>
        <w:rPr>
          <w:sz w:val="18"/>
          <w:szCs w:val="18"/>
        </w:rPr>
      </w:pPr>
      <w:r>
        <w:rPr>
          <w:sz w:val="18"/>
          <w:szCs w:val="18"/>
        </w:rPr>
        <w:t>Major Image</w:t>
      </w:r>
    </w:p>
    <w:p w14:paraId="51435C6A" w14:textId="77777777" w:rsidR="00A07AFD" w:rsidRDefault="00A07AFD" w:rsidP="00A07AFD">
      <w:pPr>
        <w:rPr>
          <w:sz w:val="18"/>
          <w:szCs w:val="18"/>
        </w:rPr>
      </w:pPr>
      <w:r>
        <w:rPr>
          <w:sz w:val="18"/>
          <w:szCs w:val="18"/>
        </w:rPr>
        <w:t>Phantom Steed</w:t>
      </w:r>
    </w:p>
    <w:p w14:paraId="203D341D" w14:textId="77777777" w:rsidR="00A07AFD" w:rsidRDefault="00A07AFD" w:rsidP="00A07AFD">
      <w:pPr>
        <w:ind w:left="72"/>
        <w:rPr>
          <w:i/>
          <w:color w:val="000000"/>
          <w:sz w:val="18"/>
          <w:szCs w:val="18"/>
          <w:u w:val="single"/>
        </w:rPr>
      </w:pPr>
      <w:r>
        <w:rPr>
          <w:i/>
          <w:color w:val="000000"/>
          <w:sz w:val="18"/>
          <w:szCs w:val="18"/>
          <w:u w:val="single"/>
        </w:rPr>
        <w:t>Necromancy</w:t>
      </w:r>
    </w:p>
    <w:p w14:paraId="6704FBB3" w14:textId="77777777" w:rsidR="00A07AFD" w:rsidRDefault="00A07AFD" w:rsidP="00A07AFD">
      <w:pPr>
        <w:rPr>
          <w:i/>
          <w:sz w:val="18"/>
          <w:szCs w:val="18"/>
          <w:u w:val="single"/>
        </w:rPr>
      </w:pPr>
      <w:r>
        <w:rPr>
          <w:sz w:val="18"/>
          <w:szCs w:val="18"/>
        </w:rPr>
        <w:t>Bestow Curse</w:t>
      </w:r>
    </w:p>
    <w:p w14:paraId="4538E096" w14:textId="77777777" w:rsidR="00A07AFD" w:rsidRDefault="00A07AFD" w:rsidP="00A07AFD">
      <w:pPr>
        <w:rPr>
          <w:i/>
          <w:sz w:val="18"/>
          <w:szCs w:val="18"/>
          <w:u w:val="single"/>
        </w:rPr>
      </w:pPr>
      <w:r>
        <w:rPr>
          <w:sz w:val="18"/>
          <w:szCs w:val="18"/>
        </w:rPr>
        <w:t xml:space="preserve">Feign Death </w:t>
      </w:r>
    </w:p>
    <w:p w14:paraId="320CBD2D" w14:textId="77777777" w:rsidR="00A07AFD" w:rsidRDefault="00A07AFD" w:rsidP="00A07AFD">
      <w:pPr>
        <w:rPr>
          <w:i/>
          <w:sz w:val="18"/>
          <w:szCs w:val="18"/>
          <w:u w:val="single"/>
        </w:rPr>
      </w:pPr>
      <w:r>
        <w:rPr>
          <w:sz w:val="18"/>
          <w:szCs w:val="18"/>
        </w:rPr>
        <w:t xml:space="preserve">Life Transference </w:t>
      </w:r>
      <w:r>
        <w:rPr>
          <w:sz w:val="18"/>
          <w:szCs w:val="18"/>
          <w:vertAlign w:val="superscript"/>
        </w:rPr>
        <w:t>XGtE</w:t>
      </w:r>
    </w:p>
    <w:p w14:paraId="2DC2234B" w14:textId="77777777" w:rsidR="00A07AFD" w:rsidRDefault="00A07AFD" w:rsidP="00A07AFD">
      <w:pPr>
        <w:rPr>
          <w:i/>
          <w:sz w:val="18"/>
          <w:szCs w:val="18"/>
          <w:u w:val="single"/>
        </w:rPr>
      </w:pPr>
      <w:r>
        <w:rPr>
          <w:sz w:val="18"/>
          <w:szCs w:val="18"/>
        </w:rPr>
        <w:t>Vampiric Touch</w:t>
      </w:r>
    </w:p>
    <w:p w14:paraId="0BD0B3B7" w14:textId="77777777" w:rsidR="00A07AFD" w:rsidRDefault="00A07AFD" w:rsidP="00A07AFD">
      <w:pPr>
        <w:ind w:left="72"/>
        <w:rPr>
          <w:color w:val="000000"/>
          <w:sz w:val="18"/>
          <w:szCs w:val="18"/>
        </w:rPr>
      </w:pPr>
      <w:r>
        <w:rPr>
          <w:i/>
          <w:color w:val="000000"/>
          <w:sz w:val="18"/>
          <w:szCs w:val="18"/>
          <w:u w:val="single"/>
        </w:rPr>
        <w:t>Transmutation</w:t>
      </w:r>
    </w:p>
    <w:p w14:paraId="608B212F" w14:textId="77777777" w:rsidR="00A07AFD" w:rsidRDefault="00A07AFD" w:rsidP="00A07AFD">
      <w:pPr>
        <w:rPr>
          <w:color w:val="000000"/>
          <w:sz w:val="18"/>
          <w:szCs w:val="18"/>
          <w:vertAlign w:val="superscript"/>
        </w:rPr>
      </w:pPr>
      <w:r>
        <w:rPr>
          <w:color w:val="000000"/>
          <w:sz w:val="18"/>
          <w:szCs w:val="18"/>
        </w:rPr>
        <w:t>Blink</w:t>
      </w:r>
    </w:p>
    <w:p w14:paraId="548500A2" w14:textId="77777777" w:rsidR="00A07AFD" w:rsidRDefault="00A07AFD" w:rsidP="00A07AFD">
      <w:pPr>
        <w:rPr>
          <w:color w:val="000000"/>
          <w:sz w:val="18"/>
          <w:szCs w:val="18"/>
        </w:rPr>
      </w:pPr>
      <w:r>
        <w:rPr>
          <w:color w:val="000000"/>
          <w:sz w:val="18"/>
          <w:szCs w:val="18"/>
        </w:rPr>
        <w:t xml:space="preserve">Erupting Earth </w:t>
      </w:r>
      <w:r>
        <w:rPr>
          <w:color w:val="000000"/>
          <w:sz w:val="18"/>
          <w:szCs w:val="18"/>
          <w:vertAlign w:val="superscript"/>
        </w:rPr>
        <w:t>EE</w:t>
      </w:r>
    </w:p>
    <w:p w14:paraId="0D762AA9" w14:textId="77777777" w:rsidR="00A07AFD" w:rsidRDefault="00A07AFD" w:rsidP="00A07AFD">
      <w:pPr>
        <w:rPr>
          <w:sz w:val="18"/>
          <w:szCs w:val="18"/>
          <w:vertAlign w:val="superscript"/>
        </w:rPr>
      </w:pPr>
      <w:r>
        <w:rPr>
          <w:sz w:val="18"/>
          <w:szCs w:val="18"/>
        </w:rPr>
        <w:t xml:space="preserve">Flame Arrows </w:t>
      </w:r>
      <w:r>
        <w:rPr>
          <w:sz w:val="18"/>
          <w:szCs w:val="18"/>
          <w:vertAlign w:val="superscript"/>
        </w:rPr>
        <w:t>EE</w:t>
      </w:r>
    </w:p>
    <w:p w14:paraId="094F46C7" w14:textId="77777777" w:rsidR="00A07AFD" w:rsidRDefault="00A07AFD" w:rsidP="00A07AFD">
      <w:pPr>
        <w:rPr>
          <w:color w:val="000000"/>
          <w:sz w:val="18"/>
          <w:szCs w:val="18"/>
        </w:rPr>
      </w:pPr>
      <w:r>
        <w:rPr>
          <w:color w:val="000000"/>
          <w:sz w:val="18"/>
          <w:szCs w:val="18"/>
        </w:rPr>
        <w:t>Fly</w:t>
      </w:r>
    </w:p>
    <w:p w14:paraId="415AE84E" w14:textId="77777777" w:rsidR="00A07AFD" w:rsidRDefault="00A07AFD" w:rsidP="00A07AFD">
      <w:pPr>
        <w:rPr>
          <w:color w:val="000000"/>
          <w:sz w:val="18"/>
          <w:szCs w:val="18"/>
        </w:rPr>
      </w:pPr>
      <w:r>
        <w:rPr>
          <w:color w:val="000000"/>
          <w:sz w:val="18"/>
          <w:szCs w:val="18"/>
        </w:rPr>
        <w:t>Gaseous Form</w:t>
      </w:r>
    </w:p>
    <w:p w14:paraId="578ED206" w14:textId="77777777" w:rsidR="00A07AFD" w:rsidRDefault="00A07AFD" w:rsidP="00A07AFD">
      <w:pPr>
        <w:rPr>
          <w:color w:val="000000"/>
          <w:sz w:val="18"/>
          <w:szCs w:val="18"/>
        </w:rPr>
      </w:pPr>
      <w:r>
        <w:rPr>
          <w:color w:val="000000"/>
          <w:sz w:val="18"/>
          <w:szCs w:val="18"/>
        </w:rPr>
        <w:t>Haste</w:t>
      </w:r>
    </w:p>
    <w:p w14:paraId="1D1C1A48" w14:textId="77777777" w:rsidR="00A07AFD" w:rsidRDefault="00A07AFD" w:rsidP="00A07AFD">
      <w:pPr>
        <w:rPr>
          <w:color w:val="000000"/>
          <w:sz w:val="18"/>
          <w:szCs w:val="18"/>
        </w:rPr>
      </w:pPr>
      <w:r>
        <w:rPr>
          <w:color w:val="000000"/>
          <w:sz w:val="18"/>
          <w:szCs w:val="18"/>
        </w:rPr>
        <w:t>Slow</w:t>
      </w:r>
    </w:p>
    <w:p w14:paraId="5A28F76C" w14:textId="77777777" w:rsidR="00A07AFD" w:rsidRDefault="00A07AFD" w:rsidP="00A07AFD">
      <w:pPr>
        <w:rPr>
          <w:color w:val="000000"/>
          <w:sz w:val="18"/>
          <w:szCs w:val="18"/>
          <w:vertAlign w:val="superscript"/>
        </w:rPr>
      </w:pPr>
      <w:r>
        <w:rPr>
          <w:color w:val="000000"/>
          <w:sz w:val="18"/>
          <w:szCs w:val="18"/>
        </w:rPr>
        <w:t xml:space="preserve">Telekinesis </w:t>
      </w:r>
      <w:r>
        <w:rPr>
          <w:color w:val="000000"/>
          <w:sz w:val="18"/>
          <w:szCs w:val="18"/>
          <w:vertAlign w:val="superscript"/>
        </w:rPr>
        <w:t>Modified</w:t>
      </w:r>
    </w:p>
    <w:p w14:paraId="70A8DE12" w14:textId="77777777" w:rsidR="00A07AFD" w:rsidRDefault="00A07AFD" w:rsidP="00A07AFD">
      <w:pPr>
        <w:rPr>
          <w:color w:val="000000"/>
          <w:sz w:val="18"/>
          <w:szCs w:val="18"/>
          <w:vertAlign w:val="superscript"/>
        </w:rPr>
      </w:pPr>
      <w:r>
        <w:rPr>
          <w:color w:val="000000"/>
          <w:sz w:val="18"/>
          <w:szCs w:val="18"/>
        </w:rPr>
        <w:t xml:space="preserve">Tiny Servant </w:t>
      </w:r>
      <w:r>
        <w:rPr>
          <w:color w:val="000000"/>
          <w:sz w:val="18"/>
          <w:szCs w:val="18"/>
          <w:vertAlign w:val="superscript"/>
        </w:rPr>
        <w:t>XGtE</w:t>
      </w:r>
    </w:p>
    <w:p w14:paraId="195C51B3" w14:textId="77777777" w:rsidR="00A07AFD" w:rsidRDefault="00A07AFD" w:rsidP="00A07AFD">
      <w:pPr>
        <w:rPr>
          <w:sz w:val="18"/>
          <w:szCs w:val="18"/>
          <w:vertAlign w:val="superscript"/>
        </w:rPr>
      </w:pPr>
      <w:r>
        <w:rPr>
          <w:color w:val="000000"/>
          <w:sz w:val="18"/>
          <w:szCs w:val="18"/>
        </w:rPr>
        <w:t xml:space="preserve">Transmute Material </w:t>
      </w:r>
      <w:r>
        <w:rPr>
          <w:color w:val="000000"/>
          <w:sz w:val="18"/>
          <w:szCs w:val="18"/>
          <w:vertAlign w:val="superscript"/>
        </w:rPr>
        <w:t>WoW5eRPG</w:t>
      </w:r>
    </w:p>
    <w:p w14:paraId="05B70EEE" w14:textId="77777777" w:rsidR="00A07AFD" w:rsidRDefault="00A07AFD" w:rsidP="00A07AFD">
      <w:pPr>
        <w:rPr>
          <w:color w:val="000000"/>
          <w:sz w:val="18"/>
          <w:szCs w:val="18"/>
        </w:rPr>
      </w:pPr>
      <w:r>
        <w:rPr>
          <w:color w:val="000000"/>
          <w:sz w:val="18"/>
          <w:szCs w:val="18"/>
        </w:rPr>
        <w:lastRenderedPageBreak/>
        <w:t>Water Breathing</w:t>
      </w:r>
    </w:p>
    <w:p w14:paraId="5AC47E33" w14:textId="77777777" w:rsidR="00E449A4" w:rsidRPr="00134BC3" w:rsidRDefault="00E449A4">
      <w:pPr>
        <w:contextualSpacing/>
        <w:rPr>
          <w:rFonts w:eastAsia="Times New Roman" w:cstheme="minorHAnsi"/>
          <w:color w:val="000000"/>
          <w:sz w:val="18"/>
          <w:szCs w:val="18"/>
        </w:rPr>
      </w:pPr>
    </w:p>
    <w:p w14:paraId="3F2A5E24"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4 (4th level)</w:t>
      </w:r>
    </w:p>
    <w:p w14:paraId="576A6F55" w14:textId="77777777" w:rsidR="00A07AFD" w:rsidRDefault="00A07AFD" w:rsidP="00A07AFD">
      <w:pPr>
        <w:ind w:left="72"/>
        <w:rPr>
          <w:i/>
          <w:color w:val="000000"/>
          <w:sz w:val="18"/>
          <w:szCs w:val="18"/>
          <w:u w:val="single"/>
        </w:rPr>
      </w:pPr>
      <w:r>
        <w:rPr>
          <w:i/>
          <w:color w:val="000000"/>
          <w:sz w:val="18"/>
          <w:szCs w:val="18"/>
          <w:u w:val="single"/>
        </w:rPr>
        <w:t>Abjuration</w:t>
      </w:r>
    </w:p>
    <w:p w14:paraId="293DEB11" w14:textId="77777777" w:rsidR="00A07AFD" w:rsidRDefault="00A07AFD" w:rsidP="00A07AFD">
      <w:pPr>
        <w:rPr>
          <w:color w:val="000000"/>
          <w:sz w:val="18"/>
          <w:szCs w:val="18"/>
          <w:vertAlign w:val="superscript"/>
        </w:rPr>
      </w:pPr>
      <w:r>
        <w:rPr>
          <w:color w:val="000000"/>
          <w:sz w:val="18"/>
          <w:szCs w:val="18"/>
        </w:rPr>
        <w:t xml:space="preserve">Brilliance Aura </w:t>
      </w:r>
      <w:r>
        <w:rPr>
          <w:color w:val="000000"/>
          <w:sz w:val="18"/>
          <w:szCs w:val="18"/>
          <w:vertAlign w:val="superscript"/>
        </w:rPr>
        <w:t>WoW5eRPG</w:t>
      </w:r>
    </w:p>
    <w:p w14:paraId="476FC730" w14:textId="77777777" w:rsidR="00A07AFD" w:rsidRDefault="00A07AFD" w:rsidP="00A07AFD">
      <w:pPr>
        <w:rPr>
          <w:sz w:val="18"/>
          <w:szCs w:val="18"/>
          <w:vertAlign w:val="superscript"/>
        </w:rPr>
      </w:pPr>
      <w:r>
        <w:rPr>
          <w:sz w:val="18"/>
          <w:szCs w:val="18"/>
        </w:rPr>
        <w:t xml:space="preserve">Globe of Invulnerability </w:t>
      </w:r>
      <w:r>
        <w:rPr>
          <w:sz w:val="18"/>
          <w:szCs w:val="18"/>
          <w:vertAlign w:val="superscript"/>
        </w:rPr>
        <w:t>Modified</w:t>
      </w:r>
    </w:p>
    <w:p w14:paraId="26395860" w14:textId="77777777" w:rsidR="00A07AFD" w:rsidRDefault="00A07AFD" w:rsidP="00A07AFD">
      <w:pPr>
        <w:rPr>
          <w:sz w:val="18"/>
          <w:szCs w:val="18"/>
          <w:vertAlign w:val="superscript"/>
        </w:rPr>
      </w:pPr>
      <w:r>
        <w:rPr>
          <w:sz w:val="18"/>
          <w:szCs w:val="18"/>
        </w:rPr>
        <w:t xml:space="preserve">Ice Block </w:t>
      </w:r>
      <w:r>
        <w:rPr>
          <w:sz w:val="18"/>
          <w:szCs w:val="18"/>
          <w:vertAlign w:val="superscript"/>
        </w:rPr>
        <w:t>WoW5eRPG</w:t>
      </w:r>
    </w:p>
    <w:p w14:paraId="01002FD9" w14:textId="77777777" w:rsidR="00A07AFD" w:rsidRDefault="00A07AFD" w:rsidP="00A07AFD">
      <w:pPr>
        <w:rPr>
          <w:sz w:val="18"/>
          <w:szCs w:val="18"/>
        </w:rPr>
      </w:pPr>
      <w:r>
        <w:rPr>
          <w:sz w:val="18"/>
          <w:szCs w:val="18"/>
        </w:rPr>
        <w:t>Private Sanctum</w:t>
      </w:r>
    </w:p>
    <w:p w14:paraId="7F384A8E" w14:textId="77777777" w:rsidR="00A07AFD" w:rsidRDefault="00A07AFD" w:rsidP="00A07AFD">
      <w:pPr>
        <w:rPr>
          <w:sz w:val="18"/>
          <w:szCs w:val="18"/>
        </w:rPr>
      </w:pPr>
      <w:r>
        <w:rPr>
          <w:sz w:val="18"/>
          <w:szCs w:val="18"/>
        </w:rPr>
        <w:t>Stoneskin</w:t>
      </w:r>
    </w:p>
    <w:p w14:paraId="2D9128AB" w14:textId="77777777" w:rsidR="00A07AFD" w:rsidRDefault="00A07AFD" w:rsidP="00A07AFD">
      <w:pPr>
        <w:ind w:left="72"/>
        <w:rPr>
          <w:i/>
          <w:color w:val="000000"/>
          <w:sz w:val="18"/>
          <w:szCs w:val="18"/>
          <w:u w:val="single"/>
        </w:rPr>
      </w:pPr>
      <w:r>
        <w:rPr>
          <w:i/>
          <w:color w:val="000000"/>
          <w:sz w:val="18"/>
          <w:szCs w:val="18"/>
          <w:u w:val="single"/>
        </w:rPr>
        <w:t>Conjuration</w:t>
      </w:r>
    </w:p>
    <w:p w14:paraId="34D1E989" w14:textId="77777777" w:rsidR="00A07AFD" w:rsidRDefault="00A07AFD" w:rsidP="00A07AFD">
      <w:pPr>
        <w:rPr>
          <w:i/>
          <w:sz w:val="18"/>
          <w:szCs w:val="18"/>
          <w:u w:val="single"/>
        </w:rPr>
      </w:pPr>
      <w:r>
        <w:rPr>
          <w:sz w:val="18"/>
          <w:szCs w:val="18"/>
        </w:rPr>
        <w:t>Black Tentacles</w:t>
      </w:r>
    </w:p>
    <w:p w14:paraId="73F8F632" w14:textId="77777777" w:rsidR="00A07AFD" w:rsidRDefault="00A07AFD" w:rsidP="00A07AFD">
      <w:pPr>
        <w:rPr>
          <w:i/>
          <w:sz w:val="18"/>
          <w:szCs w:val="18"/>
          <w:u w:val="single"/>
        </w:rPr>
      </w:pPr>
      <w:r>
        <w:rPr>
          <w:sz w:val="18"/>
          <w:szCs w:val="18"/>
        </w:rPr>
        <w:t>Dimension Door</w:t>
      </w:r>
    </w:p>
    <w:p w14:paraId="3109DCAB" w14:textId="77777777" w:rsidR="00A07AFD" w:rsidRDefault="00A07AFD" w:rsidP="00A07AFD">
      <w:pPr>
        <w:rPr>
          <w:sz w:val="18"/>
          <w:szCs w:val="18"/>
        </w:rPr>
      </w:pPr>
      <w:r>
        <w:rPr>
          <w:sz w:val="18"/>
          <w:szCs w:val="18"/>
        </w:rPr>
        <w:t>Faithful Hound</w:t>
      </w:r>
    </w:p>
    <w:p w14:paraId="62635360" w14:textId="77777777" w:rsidR="00A07AFD" w:rsidRDefault="00A07AFD" w:rsidP="00A07AFD">
      <w:pPr>
        <w:rPr>
          <w:sz w:val="18"/>
          <w:szCs w:val="18"/>
        </w:rPr>
      </w:pPr>
      <w:r>
        <w:rPr>
          <w:sz w:val="18"/>
          <w:szCs w:val="18"/>
        </w:rPr>
        <w:t>Secret Chest</w:t>
      </w:r>
    </w:p>
    <w:p w14:paraId="1782801D" w14:textId="77777777" w:rsidR="00A07AFD" w:rsidRDefault="00A07AFD" w:rsidP="00A07AFD">
      <w:pPr>
        <w:rPr>
          <w:sz w:val="18"/>
          <w:szCs w:val="18"/>
        </w:rPr>
      </w:pPr>
      <w:r>
        <w:rPr>
          <w:sz w:val="18"/>
          <w:szCs w:val="18"/>
        </w:rPr>
        <w:t xml:space="preserve">Watery Sphere </w:t>
      </w:r>
      <w:r>
        <w:rPr>
          <w:sz w:val="18"/>
          <w:szCs w:val="18"/>
          <w:vertAlign w:val="superscript"/>
        </w:rPr>
        <w:t>EE</w:t>
      </w:r>
    </w:p>
    <w:p w14:paraId="0479A424" w14:textId="77777777" w:rsidR="00A07AFD" w:rsidRDefault="00A07AFD" w:rsidP="00A07AFD">
      <w:pPr>
        <w:ind w:left="72"/>
        <w:rPr>
          <w:i/>
          <w:color w:val="000000"/>
          <w:sz w:val="18"/>
          <w:szCs w:val="18"/>
          <w:u w:val="single"/>
        </w:rPr>
      </w:pPr>
      <w:r>
        <w:rPr>
          <w:i/>
          <w:color w:val="000000"/>
          <w:sz w:val="18"/>
          <w:szCs w:val="18"/>
          <w:u w:val="single"/>
        </w:rPr>
        <w:t>Divination</w:t>
      </w:r>
    </w:p>
    <w:p w14:paraId="499AB71E" w14:textId="77777777" w:rsidR="00A07AFD" w:rsidRDefault="00A07AFD" w:rsidP="00A07AFD">
      <w:pPr>
        <w:rPr>
          <w:sz w:val="18"/>
          <w:szCs w:val="18"/>
        </w:rPr>
      </w:pPr>
      <w:r>
        <w:rPr>
          <w:sz w:val="18"/>
          <w:szCs w:val="18"/>
        </w:rPr>
        <w:t>Arcane Eye</w:t>
      </w:r>
    </w:p>
    <w:p w14:paraId="4F6FE306" w14:textId="77777777" w:rsidR="00A07AFD" w:rsidRDefault="00A07AFD" w:rsidP="00A07AFD">
      <w:pPr>
        <w:rPr>
          <w:sz w:val="18"/>
          <w:szCs w:val="18"/>
        </w:rPr>
      </w:pPr>
      <w:r>
        <w:rPr>
          <w:sz w:val="18"/>
          <w:szCs w:val="18"/>
        </w:rPr>
        <w:t>Locate Creature</w:t>
      </w:r>
    </w:p>
    <w:p w14:paraId="126530F4" w14:textId="77777777" w:rsidR="00A07AFD" w:rsidRDefault="00A07AFD" w:rsidP="00A07AFD">
      <w:pPr>
        <w:ind w:left="72"/>
        <w:rPr>
          <w:i/>
          <w:color w:val="000000"/>
          <w:sz w:val="18"/>
          <w:szCs w:val="18"/>
          <w:u w:val="single"/>
        </w:rPr>
      </w:pPr>
      <w:r>
        <w:rPr>
          <w:i/>
          <w:color w:val="000000"/>
          <w:sz w:val="18"/>
          <w:szCs w:val="18"/>
          <w:u w:val="single"/>
        </w:rPr>
        <w:t>Enchantment</w:t>
      </w:r>
    </w:p>
    <w:p w14:paraId="4F13B6F7" w14:textId="77777777" w:rsidR="00A07AFD" w:rsidRDefault="00A07AFD" w:rsidP="00A07AFD">
      <w:pPr>
        <w:rPr>
          <w:i/>
          <w:sz w:val="18"/>
          <w:szCs w:val="18"/>
          <w:u w:val="single"/>
        </w:rPr>
      </w:pPr>
      <w:r>
        <w:rPr>
          <w:sz w:val="18"/>
          <w:szCs w:val="18"/>
        </w:rPr>
        <w:t>Confusion</w:t>
      </w:r>
    </w:p>
    <w:p w14:paraId="425EEFA8" w14:textId="77777777" w:rsidR="00A07AFD" w:rsidRDefault="00A07AFD" w:rsidP="00A07AFD">
      <w:pPr>
        <w:ind w:left="72"/>
        <w:rPr>
          <w:i/>
          <w:color w:val="000000"/>
          <w:sz w:val="18"/>
          <w:szCs w:val="18"/>
          <w:u w:val="single"/>
        </w:rPr>
      </w:pPr>
      <w:r>
        <w:rPr>
          <w:i/>
          <w:color w:val="000000"/>
          <w:sz w:val="18"/>
          <w:szCs w:val="18"/>
          <w:u w:val="single"/>
        </w:rPr>
        <w:t>Evocation</w:t>
      </w:r>
    </w:p>
    <w:p w14:paraId="4F1CD646" w14:textId="77777777" w:rsidR="00A07AFD" w:rsidRDefault="00A07AFD" w:rsidP="00A07AFD">
      <w:pPr>
        <w:rPr>
          <w:i/>
          <w:sz w:val="18"/>
          <w:szCs w:val="18"/>
          <w:u w:val="single"/>
        </w:rPr>
      </w:pPr>
      <w:r>
        <w:rPr>
          <w:sz w:val="18"/>
          <w:szCs w:val="18"/>
        </w:rPr>
        <w:t xml:space="preserve">Arcane Barrage </w:t>
      </w:r>
      <w:r>
        <w:rPr>
          <w:sz w:val="18"/>
          <w:szCs w:val="18"/>
          <w:vertAlign w:val="superscript"/>
        </w:rPr>
        <w:t>WoW5eRPG</w:t>
      </w:r>
    </w:p>
    <w:p w14:paraId="205517E5" w14:textId="77777777" w:rsidR="00A07AFD" w:rsidRDefault="00A07AFD" w:rsidP="00A07AFD">
      <w:pPr>
        <w:rPr>
          <w:i/>
          <w:sz w:val="18"/>
          <w:szCs w:val="18"/>
          <w:u w:val="single"/>
        </w:rPr>
      </w:pPr>
      <w:r>
        <w:rPr>
          <w:sz w:val="18"/>
          <w:szCs w:val="18"/>
        </w:rPr>
        <w:t xml:space="preserve">Detonate Mana </w:t>
      </w:r>
      <w:r>
        <w:rPr>
          <w:sz w:val="18"/>
          <w:szCs w:val="18"/>
          <w:vertAlign w:val="superscript"/>
        </w:rPr>
        <w:t>WoW5eRPG</w:t>
      </w:r>
    </w:p>
    <w:p w14:paraId="7B826535" w14:textId="77777777" w:rsidR="00A07AFD" w:rsidRDefault="00A07AFD" w:rsidP="00A07AFD">
      <w:pPr>
        <w:rPr>
          <w:i/>
          <w:sz w:val="18"/>
          <w:szCs w:val="18"/>
          <w:u w:val="single"/>
        </w:rPr>
      </w:pPr>
      <w:r>
        <w:rPr>
          <w:sz w:val="18"/>
          <w:szCs w:val="18"/>
        </w:rPr>
        <w:t>Fire Shield</w:t>
      </w:r>
    </w:p>
    <w:p w14:paraId="5471AB39" w14:textId="77777777" w:rsidR="00A07AFD" w:rsidRDefault="00A07AFD" w:rsidP="00A07AFD">
      <w:pPr>
        <w:rPr>
          <w:sz w:val="18"/>
          <w:szCs w:val="18"/>
        </w:rPr>
      </w:pPr>
      <w:r>
        <w:rPr>
          <w:sz w:val="18"/>
          <w:szCs w:val="18"/>
        </w:rPr>
        <w:t>Ice Storm</w:t>
      </w:r>
    </w:p>
    <w:p w14:paraId="27C2850C" w14:textId="77777777" w:rsidR="00A07AFD" w:rsidRDefault="00A07AFD" w:rsidP="00A07AFD">
      <w:pPr>
        <w:rPr>
          <w:sz w:val="18"/>
          <w:szCs w:val="18"/>
          <w:vertAlign w:val="superscript"/>
        </w:rPr>
      </w:pPr>
      <w:r>
        <w:rPr>
          <w:sz w:val="18"/>
          <w:szCs w:val="18"/>
        </w:rPr>
        <w:t xml:space="preserve">Inferno Blast </w:t>
      </w:r>
      <w:r>
        <w:rPr>
          <w:sz w:val="18"/>
          <w:szCs w:val="18"/>
          <w:vertAlign w:val="superscript"/>
        </w:rPr>
        <w:t>WoW5eRPG</w:t>
      </w:r>
    </w:p>
    <w:p w14:paraId="6C76E0F1" w14:textId="77777777" w:rsidR="00A07AFD" w:rsidRDefault="00A07AFD" w:rsidP="00A07AFD">
      <w:pPr>
        <w:rPr>
          <w:sz w:val="18"/>
          <w:szCs w:val="18"/>
        </w:rPr>
      </w:pPr>
      <w:r>
        <w:rPr>
          <w:sz w:val="18"/>
          <w:szCs w:val="18"/>
        </w:rPr>
        <w:t>Resilient Sphere</w:t>
      </w:r>
    </w:p>
    <w:p w14:paraId="27A0779C" w14:textId="77777777" w:rsidR="00A07AFD" w:rsidRDefault="00A07AFD" w:rsidP="00A07AFD">
      <w:pPr>
        <w:rPr>
          <w:sz w:val="18"/>
          <w:szCs w:val="18"/>
          <w:vertAlign w:val="superscript"/>
        </w:rPr>
      </w:pPr>
      <w:r>
        <w:rPr>
          <w:sz w:val="18"/>
          <w:szCs w:val="18"/>
        </w:rPr>
        <w:t xml:space="preserve">Sickening Radiance </w:t>
      </w:r>
      <w:r>
        <w:rPr>
          <w:sz w:val="18"/>
          <w:szCs w:val="18"/>
          <w:vertAlign w:val="superscript"/>
        </w:rPr>
        <w:t>XGtE</w:t>
      </w:r>
    </w:p>
    <w:p w14:paraId="52197177" w14:textId="77777777" w:rsidR="00A07AFD" w:rsidRDefault="00A07AFD" w:rsidP="00A07AFD">
      <w:pPr>
        <w:rPr>
          <w:sz w:val="18"/>
          <w:szCs w:val="18"/>
          <w:vertAlign w:val="superscript"/>
        </w:rPr>
      </w:pPr>
      <w:r>
        <w:rPr>
          <w:sz w:val="18"/>
          <w:szCs w:val="18"/>
        </w:rPr>
        <w:t xml:space="preserve">Storm Sphere </w:t>
      </w:r>
      <w:r>
        <w:rPr>
          <w:sz w:val="18"/>
          <w:szCs w:val="18"/>
          <w:vertAlign w:val="superscript"/>
        </w:rPr>
        <w:t>EE</w:t>
      </w:r>
    </w:p>
    <w:p w14:paraId="3522BB3F" w14:textId="77777777" w:rsidR="00A07AFD" w:rsidRDefault="00A07AFD" w:rsidP="00A07AFD">
      <w:pPr>
        <w:rPr>
          <w:sz w:val="18"/>
          <w:szCs w:val="18"/>
          <w:vertAlign w:val="superscript"/>
        </w:rPr>
      </w:pPr>
      <w:r>
        <w:rPr>
          <w:sz w:val="18"/>
          <w:szCs w:val="18"/>
        </w:rPr>
        <w:t xml:space="preserve">Vitriolic Sphere </w:t>
      </w:r>
      <w:r>
        <w:rPr>
          <w:sz w:val="18"/>
          <w:szCs w:val="18"/>
          <w:vertAlign w:val="superscript"/>
        </w:rPr>
        <w:t>EE</w:t>
      </w:r>
    </w:p>
    <w:p w14:paraId="107631A3" w14:textId="77777777" w:rsidR="00A07AFD" w:rsidRDefault="00A07AFD" w:rsidP="00A07AFD">
      <w:pPr>
        <w:rPr>
          <w:sz w:val="18"/>
          <w:szCs w:val="18"/>
          <w:vertAlign w:val="superscript"/>
        </w:rPr>
      </w:pPr>
      <w:r>
        <w:rPr>
          <w:sz w:val="18"/>
          <w:szCs w:val="18"/>
        </w:rPr>
        <w:t>Wall of Fire</w:t>
      </w:r>
    </w:p>
    <w:p w14:paraId="215AF436" w14:textId="77777777" w:rsidR="00A07AFD" w:rsidRDefault="00A07AFD" w:rsidP="00A07AFD">
      <w:pPr>
        <w:ind w:left="72"/>
        <w:rPr>
          <w:i/>
          <w:color w:val="000000"/>
          <w:sz w:val="18"/>
          <w:szCs w:val="18"/>
          <w:u w:val="single"/>
        </w:rPr>
      </w:pPr>
      <w:r>
        <w:rPr>
          <w:i/>
          <w:color w:val="000000"/>
          <w:sz w:val="18"/>
          <w:szCs w:val="18"/>
          <w:u w:val="single"/>
        </w:rPr>
        <w:t>Illusion</w:t>
      </w:r>
    </w:p>
    <w:p w14:paraId="395785B9" w14:textId="77777777" w:rsidR="00A07AFD" w:rsidRDefault="00A07AFD" w:rsidP="00A07AFD">
      <w:pPr>
        <w:rPr>
          <w:i/>
          <w:sz w:val="18"/>
          <w:szCs w:val="18"/>
          <w:u w:val="single"/>
        </w:rPr>
      </w:pPr>
      <w:r>
        <w:rPr>
          <w:sz w:val="18"/>
          <w:szCs w:val="18"/>
        </w:rPr>
        <w:t>Greater Invisibility</w:t>
      </w:r>
    </w:p>
    <w:p w14:paraId="6DB1D655" w14:textId="77777777" w:rsidR="00A07AFD" w:rsidRDefault="00A07AFD" w:rsidP="00A07AFD">
      <w:pPr>
        <w:rPr>
          <w:sz w:val="18"/>
          <w:szCs w:val="18"/>
        </w:rPr>
      </w:pPr>
      <w:r>
        <w:rPr>
          <w:sz w:val="18"/>
          <w:szCs w:val="18"/>
        </w:rPr>
        <w:t>Hallucinatory Terrain</w:t>
      </w:r>
    </w:p>
    <w:p w14:paraId="5A7869B2" w14:textId="77777777" w:rsidR="00A07AFD" w:rsidRDefault="00A07AFD" w:rsidP="00A07AFD">
      <w:pPr>
        <w:rPr>
          <w:sz w:val="18"/>
          <w:szCs w:val="18"/>
        </w:rPr>
      </w:pPr>
      <w:r>
        <w:rPr>
          <w:sz w:val="18"/>
          <w:szCs w:val="18"/>
        </w:rPr>
        <w:t>Phantasmal Killer</w:t>
      </w:r>
    </w:p>
    <w:p w14:paraId="587BC461" w14:textId="77777777" w:rsidR="00A07AFD" w:rsidRDefault="00A07AFD" w:rsidP="00A07AFD">
      <w:pPr>
        <w:ind w:left="72"/>
        <w:rPr>
          <w:i/>
          <w:color w:val="000000"/>
          <w:sz w:val="18"/>
          <w:szCs w:val="18"/>
          <w:u w:val="single"/>
        </w:rPr>
      </w:pPr>
      <w:r>
        <w:rPr>
          <w:i/>
          <w:color w:val="000000"/>
          <w:sz w:val="18"/>
          <w:szCs w:val="18"/>
          <w:u w:val="single"/>
        </w:rPr>
        <w:t>Necromancy</w:t>
      </w:r>
    </w:p>
    <w:p w14:paraId="1F299A9A" w14:textId="77777777" w:rsidR="00A07AFD" w:rsidRDefault="00A07AFD" w:rsidP="00A07AFD">
      <w:pPr>
        <w:rPr>
          <w:i/>
          <w:sz w:val="18"/>
          <w:szCs w:val="18"/>
          <w:u w:val="single"/>
        </w:rPr>
      </w:pPr>
      <w:r>
        <w:rPr>
          <w:sz w:val="18"/>
          <w:szCs w:val="18"/>
        </w:rPr>
        <w:t>Blight</w:t>
      </w:r>
    </w:p>
    <w:p w14:paraId="1A1CC5DD" w14:textId="77777777" w:rsidR="00A07AFD" w:rsidRDefault="00A07AFD" w:rsidP="00A07AFD">
      <w:pPr>
        <w:rPr>
          <w:i/>
          <w:sz w:val="18"/>
          <w:szCs w:val="18"/>
          <w:u w:val="single"/>
        </w:rPr>
      </w:pPr>
      <w:r>
        <w:rPr>
          <w:sz w:val="18"/>
          <w:szCs w:val="18"/>
        </w:rPr>
        <w:t xml:space="preserve">Drain Mana </w:t>
      </w:r>
      <w:r>
        <w:rPr>
          <w:sz w:val="18"/>
          <w:szCs w:val="18"/>
          <w:vertAlign w:val="superscript"/>
        </w:rPr>
        <w:t>WoW5eRPG</w:t>
      </w:r>
    </w:p>
    <w:p w14:paraId="5CDF6070" w14:textId="77777777" w:rsidR="00A07AFD" w:rsidRDefault="00A07AFD" w:rsidP="00A07AFD">
      <w:pPr>
        <w:ind w:left="72"/>
        <w:rPr>
          <w:i/>
          <w:color w:val="000000"/>
          <w:sz w:val="18"/>
          <w:szCs w:val="18"/>
          <w:u w:val="single"/>
        </w:rPr>
      </w:pPr>
      <w:r>
        <w:rPr>
          <w:i/>
          <w:color w:val="000000"/>
          <w:sz w:val="18"/>
          <w:szCs w:val="18"/>
          <w:u w:val="single"/>
        </w:rPr>
        <w:t>Transmutation</w:t>
      </w:r>
    </w:p>
    <w:p w14:paraId="00838886" w14:textId="77777777" w:rsidR="00A07AFD" w:rsidRDefault="00A07AFD" w:rsidP="00A07AFD">
      <w:pPr>
        <w:rPr>
          <w:color w:val="000000"/>
          <w:sz w:val="18"/>
          <w:szCs w:val="18"/>
          <w:vertAlign w:val="superscript"/>
        </w:rPr>
      </w:pPr>
      <w:r>
        <w:rPr>
          <w:sz w:val="18"/>
          <w:szCs w:val="18"/>
        </w:rPr>
        <w:t>Control Water</w:t>
      </w:r>
    </w:p>
    <w:p w14:paraId="51193C5E" w14:textId="77777777" w:rsidR="00A07AFD" w:rsidRDefault="00A07AFD" w:rsidP="00A07AFD">
      <w:pPr>
        <w:rPr>
          <w:color w:val="000000"/>
          <w:sz w:val="18"/>
          <w:szCs w:val="18"/>
          <w:vertAlign w:val="superscript"/>
        </w:rPr>
      </w:pPr>
      <w:r>
        <w:rPr>
          <w:color w:val="000000"/>
          <w:sz w:val="18"/>
          <w:szCs w:val="18"/>
        </w:rPr>
        <w:t xml:space="preserve">Elemental Bane </w:t>
      </w:r>
      <w:r>
        <w:rPr>
          <w:color w:val="000000"/>
          <w:sz w:val="18"/>
          <w:szCs w:val="18"/>
          <w:vertAlign w:val="superscript"/>
        </w:rPr>
        <w:t>EE</w:t>
      </w:r>
    </w:p>
    <w:p w14:paraId="502DCB20" w14:textId="77777777" w:rsidR="00A07AFD" w:rsidRDefault="00A07AFD" w:rsidP="00A07AFD">
      <w:pPr>
        <w:rPr>
          <w:color w:val="000000"/>
          <w:sz w:val="18"/>
          <w:szCs w:val="18"/>
        </w:rPr>
      </w:pPr>
      <w:r>
        <w:rPr>
          <w:color w:val="000000"/>
          <w:sz w:val="18"/>
          <w:szCs w:val="18"/>
        </w:rPr>
        <w:t>Fabricate</w:t>
      </w:r>
    </w:p>
    <w:p w14:paraId="07D65BED" w14:textId="77777777" w:rsidR="00A07AFD" w:rsidRDefault="00A07AFD" w:rsidP="00A07AFD">
      <w:pPr>
        <w:rPr>
          <w:color w:val="000000"/>
          <w:sz w:val="18"/>
          <w:szCs w:val="18"/>
          <w:vertAlign w:val="superscript"/>
        </w:rPr>
      </w:pPr>
      <w:r>
        <w:rPr>
          <w:color w:val="000000"/>
          <w:sz w:val="18"/>
          <w:szCs w:val="18"/>
        </w:rPr>
        <w:t>Polymorph</w:t>
      </w:r>
    </w:p>
    <w:p w14:paraId="459149A5" w14:textId="77777777" w:rsidR="00A07AFD" w:rsidRDefault="00A07AFD" w:rsidP="00A07AFD">
      <w:pPr>
        <w:rPr>
          <w:color w:val="000000"/>
          <w:sz w:val="18"/>
          <w:szCs w:val="18"/>
        </w:rPr>
      </w:pPr>
      <w:r>
        <w:rPr>
          <w:color w:val="000000"/>
          <w:sz w:val="18"/>
          <w:szCs w:val="18"/>
        </w:rPr>
        <w:t>Stone Shape</w:t>
      </w:r>
    </w:p>
    <w:p w14:paraId="71C321C5" w14:textId="77777777" w:rsidR="00E449A4" w:rsidRPr="00134BC3" w:rsidRDefault="00E449A4">
      <w:pPr>
        <w:contextualSpacing/>
        <w:rPr>
          <w:rFonts w:eastAsia="Times New Roman" w:cstheme="minorHAnsi"/>
          <w:color w:val="000000"/>
          <w:sz w:val="18"/>
          <w:szCs w:val="18"/>
        </w:rPr>
      </w:pPr>
    </w:p>
    <w:p w14:paraId="65F372CF"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5 (5th level)</w:t>
      </w:r>
    </w:p>
    <w:p w14:paraId="47884CEF" w14:textId="77777777" w:rsidR="00A07AFD" w:rsidRDefault="00A07AFD" w:rsidP="00A07AFD">
      <w:pPr>
        <w:ind w:left="72"/>
        <w:rPr>
          <w:i/>
          <w:color w:val="000000"/>
          <w:sz w:val="18"/>
          <w:szCs w:val="18"/>
          <w:u w:val="single"/>
        </w:rPr>
      </w:pPr>
      <w:r>
        <w:rPr>
          <w:i/>
          <w:color w:val="000000"/>
          <w:sz w:val="18"/>
          <w:szCs w:val="18"/>
          <w:u w:val="single"/>
        </w:rPr>
        <w:t>Abjuration</w:t>
      </w:r>
    </w:p>
    <w:p w14:paraId="52FC4F94" w14:textId="77777777" w:rsidR="00A07AFD" w:rsidRDefault="00A07AFD" w:rsidP="00A07AFD">
      <w:pPr>
        <w:rPr>
          <w:i/>
          <w:sz w:val="18"/>
          <w:szCs w:val="18"/>
          <w:u w:val="single"/>
        </w:rPr>
      </w:pPr>
      <w:r>
        <w:rPr>
          <w:sz w:val="18"/>
          <w:szCs w:val="18"/>
        </w:rPr>
        <w:t xml:space="preserve">Amplify Magic </w:t>
      </w:r>
      <w:r>
        <w:rPr>
          <w:sz w:val="18"/>
          <w:szCs w:val="18"/>
          <w:vertAlign w:val="superscript"/>
        </w:rPr>
        <w:t>WoW5eRPG</w:t>
      </w:r>
    </w:p>
    <w:p w14:paraId="3485CA0A" w14:textId="77777777" w:rsidR="00A07AFD" w:rsidRDefault="00A07AFD" w:rsidP="00A07AFD">
      <w:pPr>
        <w:rPr>
          <w:i/>
          <w:sz w:val="18"/>
          <w:szCs w:val="18"/>
          <w:u w:val="single"/>
        </w:rPr>
      </w:pPr>
      <w:r>
        <w:rPr>
          <w:sz w:val="18"/>
          <w:szCs w:val="18"/>
        </w:rPr>
        <w:t xml:space="preserve">Mind Freeze </w:t>
      </w:r>
      <w:r>
        <w:rPr>
          <w:sz w:val="18"/>
          <w:szCs w:val="18"/>
          <w:vertAlign w:val="superscript"/>
        </w:rPr>
        <w:t>WoW5eRPG</w:t>
      </w:r>
    </w:p>
    <w:p w14:paraId="0BA4C358" w14:textId="77777777" w:rsidR="00A07AFD" w:rsidRDefault="00A07AFD" w:rsidP="00A07AFD">
      <w:pPr>
        <w:rPr>
          <w:i/>
          <w:sz w:val="18"/>
          <w:szCs w:val="18"/>
          <w:u w:val="single"/>
        </w:rPr>
      </w:pPr>
      <w:r>
        <w:rPr>
          <w:sz w:val="18"/>
          <w:szCs w:val="18"/>
        </w:rPr>
        <w:t xml:space="preserve">Spell Steal </w:t>
      </w:r>
      <w:r>
        <w:rPr>
          <w:sz w:val="18"/>
          <w:szCs w:val="18"/>
          <w:vertAlign w:val="superscript"/>
        </w:rPr>
        <w:t>WoW5eRPG</w:t>
      </w:r>
    </w:p>
    <w:p w14:paraId="4AE6B50D" w14:textId="77777777" w:rsidR="00A07AFD" w:rsidRDefault="00A07AFD" w:rsidP="00A07AFD">
      <w:pPr>
        <w:ind w:left="72"/>
        <w:rPr>
          <w:i/>
          <w:color w:val="000000"/>
          <w:sz w:val="18"/>
          <w:szCs w:val="18"/>
          <w:u w:val="single"/>
        </w:rPr>
      </w:pPr>
      <w:r>
        <w:rPr>
          <w:i/>
          <w:color w:val="000000"/>
          <w:sz w:val="18"/>
          <w:szCs w:val="18"/>
          <w:u w:val="single"/>
        </w:rPr>
        <w:t>Conjuration</w:t>
      </w:r>
    </w:p>
    <w:p w14:paraId="0FBC8267" w14:textId="77777777" w:rsidR="00A07AFD" w:rsidRDefault="00A07AFD" w:rsidP="00A07AFD">
      <w:pPr>
        <w:rPr>
          <w:i/>
          <w:sz w:val="18"/>
          <w:szCs w:val="18"/>
          <w:u w:val="single"/>
        </w:rPr>
      </w:pPr>
      <w:r>
        <w:rPr>
          <w:sz w:val="18"/>
          <w:szCs w:val="18"/>
        </w:rPr>
        <w:t>CloudkilI</w:t>
      </w:r>
    </w:p>
    <w:p w14:paraId="4DE35241" w14:textId="77777777" w:rsidR="00A07AFD" w:rsidRDefault="00A07AFD" w:rsidP="00A07AFD">
      <w:pPr>
        <w:rPr>
          <w:i/>
          <w:sz w:val="18"/>
          <w:szCs w:val="18"/>
          <w:u w:val="single"/>
        </w:rPr>
      </w:pPr>
      <w:r>
        <w:rPr>
          <w:sz w:val="18"/>
          <w:szCs w:val="18"/>
        </w:rPr>
        <w:t xml:space="preserve">Far Step </w:t>
      </w:r>
      <w:r>
        <w:rPr>
          <w:sz w:val="18"/>
          <w:szCs w:val="18"/>
          <w:vertAlign w:val="superscript"/>
        </w:rPr>
        <w:t>XGtE</w:t>
      </w:r>
    </w:p>
    <w:p w14:paraId="24D7613B" w14:textId="77777777" w:rsidR="00A07AFD" w:rsidRDefault="00A07AFD" w:rsidP="00A07AFD">
      <w:pPr>
        <w:rPr>
          <w:i/>
          <w:sz w:val="18"/>
          <w:szCs w:val="18"/>
          <w:u w:val="single"/>
        </w:rPr>
      </w:pPr>
      <w:r>
        <w:rPr>
          <w:sz w:val="18"/>
          <w:szCs w:val="18"/>
        </w:rPr>
        <w:t xml:space="preserve">Steel Wind Strike </w:t>
      </w:r>
      <w:r>
        <w:rPr>
          <w:sz w:val="18"/>
          <w:szCs w:val="18"/>
          <w:vertAlign w:val="superscript"/>
        </w:rPr>
        <w:t>XGtE</w:t>
      </w:r>
    </w:p>
    <w:p w14:paraId="75B9D133" w14:textId="77777777" w:rsidR="00A07AFD" w:rsidRDefault="00A07AFD" w:rsidP="00A07AFD">
      <w:pPr>
        <w:rPr>
          <w:i/>
          <w:sz w:val="18"/>
          <w:szCs w:val="18"/>
          <w:u w:val="single"/>
        </w:rPr>
      </w:pPr>
      <w:r>
        <w:rPr>
          <w:sz w:val="18"/>
          <w:szCs w:val="18"/>
        </w:rPr>
        <w:t>Teleportation Circle</w:t>
      </w:r>
    </w:p>
    <w:p w14:paraId="749B7747" w14:textId="77777777" w:rsidR="00A07AFD" w:rsidRDefault="00A07AFD" w:rsidP="00A07AFD">
      <w:pPr>
        <w:ind w:left="72"/>
        <w:rPr>
          <w:i/>
          <w:color w:val="000000"/>
          <w:sz w:val="18"/>
          <w:szCs w:val="18"/>
          <w:u w:val="single"/>
        </w:rPr>
      </w:pPr>
      <w:r>
        <w:rPr>
          <w:i/>
          <w:color w:val="000000"/>
          <w:sz w:val="18"/>
          <w:szCs w:val="18"/>
          <w:u w:val="single"/>
        </w:rPr>
        <w:t>Divination</w:t>
      </w:r>
    </w:p>
    <w:p w14:paraId="0B3BD269" w14:textId="77777777" w:rsidR="00A07AFD" w:rsidRDefault="00A07AFD" w:rsidP="00A07AFD">
      <w:pPr>
        <w:rPr>
          <w:i/>
          <w:sz w:val="18"/>
          <w:szCs w:val="18"/>
          <w:u w:val="single"/>
        </w:rPr>
      </w:pPr>
      <w:r>
        <w:rPr>
          <w:sz w:val="18"/>
          <w:szCs w:val="18"/>
        </w:rPr>
        <w:t>Contact Other Plane</w:t>
      </w:r>
    </w:p>
    <w:p w14:paraId="1103C41D" w14:textId="77777777" w:rsidR="00A07AFD" w:rsidRDefault="00A07AFD" w:rsidP="00A07AFD">
      <w:pPr>
        <w:rPr>
          <w:i/>
          <w:sz w:val="18"/>
          <w:szCs w:val="18"/>
          <w:u w:val="single"/>
        </w:rPr>
      </w:pPr>
      <w:r>
        <w:rPr>
          <w:sz w:val="18"/>
          <w:szCs w:val="18"/>
        </w:rPr>
        <w:t>Legend Lore</w:t>
      </w:r>
    </w:p>
    <w:p w14:paraId="58874854" w14:textId="77777777" w:rsidR="00A07AFD" w:rsidRDefault="00A07AFD" w:rsidP="00A07AFD">
      <w:pPr>
        <w:rPr>
          <w:i/>
          <w:sz w:val="18"/>
          <w:szCs w:val="18"/>
          <w:u w:val="single"/>
        </w:rPr>
      </w:pPr>
      <w:r>
        <w:rPr>
          <w:sz w:val="18"/>
          <w:szCs w:val="18"/>
        </w:rPr>
        <w:t>Scrying</w:t>
      </w:r>
    </w:p>
    <w:p w14:paraId="58EE9668" w14:textId="77777777" w:rsidR="00A07AFD" w:rsidRDefault="00A07AFD" w:rsidP="00A07AFD">
      <w:pPr>
        <w:rPr>
          <w:i/>
          <w:sz w:val="18"/>
          <w:szCs w:val="18"/>
          <w:u w:val="single"/>
        </w:rPr>
      </w:pPr>
      <w:r>
        <w:rPr>
          <w:sz w:val="18"/>
          <w:szCs w:val="18"/>
        </w:rPr>
        <w:lastRenderedPageBreak/>
        <w:t>Telepathic Bond</w:t>
      </w:r>
    </w:p>
    <w:p w14:paraId="540CF018" w14:textId="77777777" w:rsidR="00A07AFD" w:rsidRDefault="00A07AFD" w:rsidP="00A07AFD">
      <w:pPr>
        <w:ind w:left="72"/>
        <w:rPr>
          <w:i/>
          <w:color w:val="000000"/>
          <w:sz w:val="18"/>
          <w:szCs w:val="18"/>
          <w:u w:val="single"/>
        </w:rPr>
      </w:pPr>
      <w:r>
        <w:rPr>
          <w:i/>
          <w:color w:val="000000"/>
          <w:sz w:val="18"/>
          <w:szCs w:val="18"/>
          <w:u w:val="single"/>
        </w:rPr>
        <w:t>Enchantment</w:t>
      </w:r>
    </w:p>
    <w:p w14:paraId="0F639A2B" w14:textId="77777777" w:rsidR="00A07AFD" w:rsidRDefault="00A07AFD" w:rsidP="00A07AFD">
      <w:pPr>
        <w:rPr>
          <w:i/>
          <w:sz w:val="18"/>
          <w:szCs w:val="18"/>
          <w:u w:val="single"/>
        </w:rPr>
      </w:pPr>
      <w:r>
        <w:rPr>
          <w:sz w:val="18"/>
          <w:szCs w:val="18"/>
        </w:rPr>
        <w:t xml:space="preserve">Dominate </w:t>
      </w:r>
      <w:r>
        <w:rPr>
          <w:sz w:val="18"/>
          <w:szCs w:val="18"/>
          <w:vertAlign w:val="superscript"/>
        </w:rPr>
        <w:t>Modified</w:t>
      </w:r>
    </w:p>
    <w:p w14:paraId="7B1E281A" w14:textId="77777777" w:rsidR="00A07AFD" w:rsidRDefault="00A07AFD" w:rsidP="00A07AFD">
      <w:pPr>
        <w:rPr>
          <w:i/>
          <w:sz w:val="18"/>
          <w:szCs w:val="18"/>
          <w:u w:val="single"/>
        </w:rPr>
      </w:pPr>
      <w:r>
        <w:rPr>
          <w:sz w:val="18"/>
          <w:szCs w:val="18"/>
        </w:rPr>
        <w:t>Geas</w:t>
      </w:r>
    </w:p>
    <w:p w14:paraId="4EF56E65" w14:textId="77777777" w:rsidR="00A07AFD" w:rsidRDefault="00A07AFD" w:rsidP="00A07AFD">
      <w:pPr>
        <w:rPr>
          <w:i/>
          <w:sz w:val="18"/>
          <w:szCs w:val="18"/>
          <w:u w:val="single"/>
        </w:rPr>
      </w:pPr>
      <w:r>
        <w:rPr>
          <w:sz w:val="18"/>
          <w:szCs w:val="18"/>
        </w:rPr>
        <w:t>Modify Memory</w:t>
      </w:r>
    </w:p>
    <w:p w14:paraId="389909C2" w14:textId="77777777" w:rsidR="00A07AFD" w:rsidRDefault="00A07AFD" w:rsidP="00A07AFD">
      <w:pPr>
        <w:rPr>
          <w:i/>
          <w:sz w:val="18"/>
          <w:szCs w:val="18"/>
          <w:u w:val="single"/>
        </w:rPr>
      </w:pPr>
      <w:r>
        <w:rPr>
          <w:sz w:val="18"/>
          <w:szCs w:val="18"/>
        </w:rPr>
        <w:t xml:space="preserve">Synaptic Static </w:t>
      </w:r>
      <w:r>
        <w:rPr>
          <w:sz w:val="18"/>
          <w:szCs w:val="18"/>
          <w:vertAlign w:val="superscript"/>
        </w:rPr>
        <w:t>XGtE</w:t>
      </w:r>
    </w:p>
    <w:p w14:paraId="621834FC" w14:textId="77777777" w:rsidR="00A07AFD" w:rsidRDefault="00A07AFD" w:rsidP="00A07AFD">
      <w:pPr>
        <w:ind w:left="72"/>
        <w:rPr>
          <w:i/>
          <w:color w:val="000000"/>
          <w:sz w:val="18"/>
          <w:szCs w:val="18"/>
          <w:u w:val="single"/>
        </w:rPr>
      </w:pPr>
      <w:r>
        <w:rPr>
          <w:i/>
          <w:color w:val="000000"/>
          <w:sz w:val="18"/>
          <w:szCs w:val="18"/>
          <w:u w:val="single"/>
        </w:rPr>
        <w:t>Evocation</w:t>
      </w:r>
    </w:p>
    <w:p w14:paraId="55B59BC2" w14:textId="77777777" w:rsidR="00A07AFD" w:rsidRDefault="00A07AFD" w:rsidP="00A07AFD">
      <w:pPr>
        <w:rPr>
          <w:i/>
          <w:sz w:val="18"/>
          <w:szCs w:val="18"/>
          <w:u w:val="single"/>
        </w:rPr>
      </w:pPr>
      <w:r>
        <w:rPr>
          <w:sz w:val="18"/>
          <w:szCs w:val="18"/>
        </w:rPr>
        <w:t xml:space="preserve">Arcane Orb </w:t>
      </w:r>
      <w:r>
        <w:rPr>
          <w:sz w:val="18"/>
          <w:szCs w:val="18"/>
          <w:vertAlign w:val="superscript"/>
        </w:rPr>
        <w:t>WoW5eRPG</w:t>
      </w:r>
    </w:p>
    <w:p w14:paraId="3325571D" w14:textId="77777777" w:rsidR="00A07AFD" w:rsidRDefault="00A07AFD" w:rsidP="00A07AFD">
      <w:pPr>
        <w:rPr>
          <w:i/>
          <w:sz w:val="18"/>
          <w:szCs w:val="18"/>
          <w:u w:val="single"/>
        </w:rPr>
      </w:pPr>
      <w:r>
        <w:rPr>
          <w:sz w:val="18"/>
          <w:szCs w:val="18"/>
        </w:rPr>
        <w:t>Combustion</w:t>
      </w:r>
      <w:r>
        <w:rPr>
          <w:sz w:val="18"/>
          <w:szCs w:val="18"/>
          <w:vertAlign w:val="superscript"/>
        </w:rPr>
        <w:t xml:space="preserve"> WoW5eRPG</w:t>
      </w:r>
    </w:p>
    <w:p w14:paraId="3A8BD41E" w14:textId="77777777" w:rsidR="00A07AFD" w:rsidRDefault="00A07AFD" w:rsidP="00A07AFD">
      <w:pPr>
        <w:rPr>
          <w:i/>
          <w:sz w:val="18"/>
          <w:szCs w:val="18"/>
          <w:u w:val="single"/>
        </w:rPr>
      </w:pPr>
      <w:r>
        <w:rPr>
          <w:sz w:val="18"/>
          <w:szCs w:val="18"/>
        </w:rPr>
        <w:t>Cone of Cold</w:t>
      </w:r>
    </w:p>
    <w:p w14:paraId="215561E9" w14:textId="77777777" w:rsidR="00A07AFD" w:rsidRDefault="00A07AFD" w:rsidP="00A07AFD">
      <w:pPr>
        <w:rPr>
          <w:i/>
          <w:sz w:val="18"/>
          <w:szCs w:val="18"/>
          <w:u w:val="single"/>
        </w:rPr>
      </w:pPr>
      <w:r>
        <w:rPr>
          <w:sz w:val="18"/>
          <w:szCs w:val="18"/>
        </w:rPr>
        <w:t xml:space="preserve">Dawn </w:t>
      </w:r>
      <w:r>
        <w:rPr>
          <w:sz w:val="18"/>
          <w:szCs w:val="18"/>
          <w:vertAlign w:val="superscript"/>
        </w:rPr>
        <w:t>XGtE</w:t>
      </w:r>
    </w:p>
    <w:p w14:paraId="6399E768" w14:textId="77777777" w:rsidR="00A07AFD" w:rsidRDefault="00A07AFD" w:rsidP="00A07AFD">
      <w:pPr>
        <w:rPr>
          <w:i/>
          <w:sz w:val="18"/>
          <w:szCs w:val="18"/>
          <w:u w:val="single"/>
        </w:rPr>
      </w:pPr>
      <w:r>
        <w:rPr>
          <w:sz w:val="18"/>
          <w:szCs w:val="18"/>
        </w:rPr>
        <w:t>Flame Strike</w:t>
      </w:r>
    </w:p>
    <w:p w14:paraId="224F70BA" w14:textId="77777777" w:rsidR="00A07AFD" w:rsidRDefault="00A07AFD" w:rsidP="00A07AFD">
      <w:pPr>
        <w:rPr>
          <w:i/>
          <w:sz w:val="18"/>
          <w:szCs w:val="18"/>
          <w:u w:val="single"/>
        </w:rPr>
      </w:pPr>
      <w:r>
        <w:rPr>
          <w:sz w:val="18"/>
          <w:szCs w:val="18"/>
        </w:rPr>
        <w:t xml:space="preserve">Hand </w:t>
      </w:r>
      <w:r>
        <w:rPr>
          <w:sz w:val="18"/>
          <w:szCs w:val="18"/>
          <w:vertAlign w:val="superscript"/>
        </w:rPr>
        <w:t>Modified</w:t>
      </w:r>
    </w:p>
    <w:p w14:paraId="5CA45148" w14:textId="77777777" w:rsidR="00A07AFD" w:rsidRDefault="00A07AFD" w:rsidP="00A07AFD">
      <w:pPr>
        <w:rPr>
          <w:i/>
          <w:sz w:val="18"/>
          <w:szCs w:val="18"/>
          <w:u w:val="single"/>
        </w:rPr>
      </w:pPr>
      <w:r>
        <w:rPr>
          <w:sz w:val="18"/>
          <w:szCs w:val="18"/>
        </w:rPr>
        <w:t xml:space="preserve">Immolation </w:t>
      </w:r>
      <w:r>
        <w:rPr>
          <w:sz w:val="18"/>
          <w:szCs w:val="18"/>
          <w:vertAlign w:val="superscript"/>
        </w:rPr>
        <w:t>EE</w:t>
      </w:r>
    </w:p>
    <w:p w14:paraId="26CF1C76" w14:textId="77777777" w:rsidR="00A07AFD" w:rsidRDefault="00A07AFD" w:rsidP="00A07AFD">
      <w:pPr>
        <w:rPr>
          <w:sz w:val="18"/>
          <w:szCs w:val="18"/>
          <w:vertAlign w:val="superscript"/>
        </w:rPr>
      </w:pPr>
      <w:r>
        <w:rPr>
          <w:sz w:val="18"/>
          <w:szCs w:val="18"/>
        </w:rPr>
        <w:t xml:space="preserve">Living Bomb </w:t>
      </w:r>
      <w:r>
        <w:rPr>
          <w:sz w:val="18"/>
          <w:szCs w:val="18"/>
          <w:vertAlign w:val="superscript"/>
        </w:rPr>
        <w:t>WoW5eRPG</w:t>
      </w:r>
    </w:p>
    <w:p w14:paraId="7283A485" w14:textId="77777777" w:rsidR="00A07AFD" w:rsidRDefault="00A07AFD" w:rsidP="00A07AFD">
      <w:pPr>
        <w:rPr>
          <w:sz w:val="18"/>
          <w:szCs w:val="18"/>
        </w:rPr>
      </w:pPr>
      <w:r>
        <w:rPr>
          <w:sz w:val="18"/>
          <w:szCs w:val="18"/>
        </w:rPr>
        <w:t>Wall of Force</w:t>
      </w:r>
    </w:p>
    <w:p w14:paraId="3F4B715C" w14:textId="77777777" w:rsidR="00A07AFD" w:rsidRDefault="00A07AFD" w:rsidP="00A07AFD">
      <w:pPr>
        <w:rPr>
          <w:sz w:val="18"/>
          <w:szCs w:val="18"/>
          <w:vertAlign w:val="superscript"/>
        </w:rPr>
      </w:pPr>
      <w:r>
        <w:rPr>
          <w:sz w:val="18"/>
          <w:szCs w:val="18"/>
        </w:rPr>
        <w:t xml:space="preserve">Wall of Light </w:t>
      </w:r>
      <w:r>
        <w:rPr>
          <w:sz w:val="18"/>
          <w:szCs w:val="18"/>
          <w:vertAlign w:val="superscript"/>
        </w:rPr>
        <w:t>XGtE</w:t>
      </w:r>
    </w:p>
    <w:p w14:paraId="4C48B7C1" w14:textId="77777777" w:rsidR="00A07AFD" w:rsidRDefault="00A07AFD" w:rsidP="00A07AFD">
      <w:pPr>
        <w:rPr>
          <w:sz w:val="18"/>
          <w:szCs w:val="18"/>
          <w:vertAlign w:val="superscript"/>
        </w:rPr>
      </w:pPr>
      <w:r>
        <w:rPr>
          <w:sz w:val="18"/>
          <w:szCs w:val="18"/>
        </w:rPr>
        <w:t>Wall of Stone</w:t>
      </w:r>
    </w:p>
    <w:p w14:paraId="1CBE3F15" w14:textId="77777777" w:rsidR="00A07AFD" w:rsidRDefault="00A07AFD" w:rsidP="00A07AFD">
      <w:pPr>
        <w:ind w:left="72"/>
        <w:rPr>
          <w:i/>
          <w:color w:val="000000"/>
          <w:sz w:val="18"/>
          <w:szCs w:val="18"/>
          <w:u w:val="single"/>
        </w:rPr>
      </w:pPr>
      <w:r>
        <w:rPr>
          <w:i/>
          <w:color w:val="000000"/>
          <w:sz w:val="18"/>
          <w:szCs w:val="18"/>
          <w:u w:val="single"/>
        </w:rPr>
        <w:t>Illusion</w:t>
      </w:r>
    </w:p>
    <w:p w14:paraId="4986C58C" w14:textId="77777777" w:rsidR="00A07AFD" w:rsidRDefault="00A07AFD" w:rsidP="00A07AFD">
      <w:pPr>
        <w:rPr>
          <w:i/>
          <w:sz w:val="18"/>
          <w:szCs w:val="18"/>
          <w:u w:val="single"/>
        </w:rPr>
      </w:pPr>
      <w:r>
        <w:rPr>
          <w:sz w:val="18"/>
          <w:szCs w:val="18"/>
        </w:rPr>
        <w:t>Creation</w:t>
      </w:r>
    </w:p>
    <w:p w14:paraId="5255592F" w14:textId="77777777" w:rsidR="00A07AFD" w:rsidRDefault="00A07AFD" w:rsidP="00A07AFD">
      <w:pPr>
        <w:rPr>
          <w:i/>
          <w:sz w:val="18"/>
          <w:szCs w:val="18"/>
          <w:u w:val="single"/>
        </w:rPr>
      </w:pPr>
      <w:r>
        <w:rPr>
          <w:sz w:val="18"/>
          <w:szCs w:val="18"/>
        </w:rPr>
        <w:t>Dream</w:t>
      </w:r>
    </w:p>
    <w:p w14:paraId="2F4B4B4C" w14:textId="77777777" w:rsidR="00A07AFD" w:rsidRDefault="00A07AFD" w:rsidP="00A07AFD">
      <w:pPr>
        <w:rPr>
          <w:i/>
          <w:sz w:val="18"/>
          <w:szCs w:val="18"/>
          <w:u w:val="single"/>
        </w:rPr>
      </w:pPr>
      <w:r>
        <w:rPr>
          <w:sz w:val="18"/>
          <w:szCs w:val="18"/>
        </w:rPr>
        <w:t>Mislead</w:t>
      </w:r>
    </w:p>
    <w:p w14:paraId="769479AC" w14:textId="77777777" w:rsidR="00A07AFD" w:rsidRDefault="00A07AFD" w:rsidP="00A07AFD">
      <w:pPr>
        <w:rPr>
          <w:i/>
          <w:sz w:val="18"/>
          <w:szCs w:val="18"/>
          <w:u w:val="single"/>
        </w:rPr>
      </w:pPr>
      <w:r>
        <w:rPr>
          <w:sz w:val="18"/>
          <w:szCs w:val="18"/>
        </w:rPr>
        <w:t>Seeming</w:t>
      </w:r>
    </w:p>
    <w:p w14:paraId="390CBE3C" w14:textId="77777777" w:rsidR="00A07AFD" w:rsidRDefault="00A07AFD" w:rsidP="00A07AFD">
      <w:pPr>
        <w:ind w:left="72"/>
        <w:rPr>
          <w:i/>
          <w:color w:val="000000"/>
          <w:sz w:val="18"/>
          <w:szCs w:val="18"/>
          <w:u w:val="single"/>
        </w:rPr>
      </w:pPr>
      <w:r>
        <w:rPr>
          <w:i/>
          <w:color w:val="000000"/>
          <w:sz w:val="18"/>
          <w:szCs w:val="18"/>
          <w:u w:val="single"/>
        </w:rPr>
        <w:t>Necromancy</w:t>
      </w:r>
    </w:p>
    <w:p w14:paraId="38EADC4A" w14:textId="77777777" w:rsidR="00A07AFD" w:rsidRDefault="00A07AFD" w:rsidP="00A07AFD">
      <w:pPr>
        <w:rPr>
          <w:i/>
          <w:sz w:val="18"/>
          <w:szCs w:val="18"/>
          <w:u w:val="single"/>
        </w:rPr>
      </w:pPr>
      <w:r>
        <w:rPr>
          <w:sz w:val="18"/>
          <w:szCs w:val="18"/>
        </w:rPr>
        <w:t xml:space="preserve">Cripple </w:t>
      </w:r>
      <w:r>
        <w:rPr>
          <w:sz w:val="18"/>
          <w:szCs w:val="18"/>
          <w:vertAlign w:val="superscript"/>
        </w:rPr>
        <w:t>WoW5eRPG</w:t>
      </w:r>
      <w:r>
        <w:rPr>
          <w:sz w:val="18"/>
          <w:szCs w:val="18"/>
        </w:rPr>
        <w:t xml:space="preserve"> </w:t>
      </w:r>
    </w:p>
    <w:p w14:paraId="2511CA37" w14:textId="77777777" w:rsidR="00A07AFD" w:rsidRDefault="00A07AFD" w:rsidP="00A07AFD">
      <w:pPr>
        <w:rPr>
          <w:i/>
          <w:sz w:val="18"/>
          <w:szCs w:val="18"/>
          <w:u w:val="single"/>
        </w:rPr>
      </w:pPr>
      <w:r>
        <w:rPr>
          <w:sz w:val="18"/>
          <w:szCs w:val="18"/>
        </w:rPr>
        <w:t xml:space="preserve">Danse Macabre </w:t>
      </w:r>
      <w:r>
        <w:rPr>
          <w:sz w:val="18"/>
          <w:szCs w:val="18"/>
          <w:vertAlign w:val="superscript"/>
        </w:rPr>
        <w:t>XGtE</w:t>
      </w:r>
    </w:p>
    <w:p w14:paraId="368776D3" w14:textId="77777777" w:rsidR="00A07AFD" w:rsidRDefault="00A07AFD" w:rsidP="00A07AFD">
      <w:pPr>
        <w:rPr>
          <w:i/>
          <w:sz w:val="18"/>
          <w:szCs w:val="18"/>
          <w:u w:val="single"/>
        </w:rPr>
      </w:pPr>
      <w:r>
        <w:rPr>
          <w:sz w:val="18"/>
          <w:szCs w:val="18"/>
        </w:rPr>
        <w:t xml:space="preserve">Death and Decay </w:t>
      </w:r>
      <w:r>
        <w:rPr>
          <w:sz w:val="18"/>
          <w:szCs w:val="18"/>
          <w:vertAlign w:val="superscript"/>
        </w:rPr>
        <w:t>WoW5eRPG</w:t>
      </w:r>
    </w:p>
    <w:p w14:paraId="05E64423" w14:textId="77777777" w:rsidR="00A07AFD" w:rsidRDefault="00A07AFD" w:rsidP="00A07AFD">
      <w:pPr>
        <w:rPr>
          <w:i/>
          <w:sz w:val="18"/>
          <w:szCs w:val="18"/>
          <w:u w:val="single"/>
        </w:rPr>
      </w:pPr>
      <w:r>
        <w:rPr>
          <w:sz w:val="18"/>
          <w:szCs w:val="18"/>
        </w:rPr>
        <w:t xml:space="preserve">Enervation </w:t>
      </w:r>
      <w:r>
        <w:rPr>
          <w:sz w:val="18"/>
          <w:szCs w:val="18"/>
          <w:vertAlign w:val="superscript"/>
        </w:rPr>
        <w:t>XGtE</w:t>
      </w:r>
    </w:p>
    <w:p w14:paraId="6DD0B121" w14:textId="77777777" w:rsidR="00A07AFD" w:rsidRDefault="00A07AFD" w:rsidP="00A07AFD">
      <w:pPr>
        <w:rPr>
          <w:i/>
          <w:sz w:val="18"/>
          <w:szCs w:val="18"/>
          <w:u w:val="single"/>
        </w:rPr>
      </w:pPr>
      <w:r>
        <w:rPr>
          <w:sz w:val="18"/>
          <w:szCs w:val="18"/>
        </w:rPr>
        <w:t xml:space="preserve">Negative Energy Flood </w:t>
      </w:r>
      <w:r>
        <w:rPr>
          <w:sz w:val="18"/>
          <w:szCs w:val="18"/>
          <w:vertAlign w:val="superscript"/>
        </w:rPr>
        <w:t>XGtE</w:t>
      </w:r>
    </w:p>
    <w:p w14:paraId="7A282496" w14:textId="77777777" w:rsidR="00A07AFD" w:rsidRDefault="00A07AFD" w:rsidP="00A07AFD">
      <w:pPr>
        <w:ind w:left="72"/>
        <w:rPr>
          <w:color w:val="000000"/>
          <w:sz w:val="18"/>
          <w:szCs w:val="18"/>
        </w:rPr>
      </w:pPr>
      <w:r>
        <w:rPr>
          <w:i/>
          <w:color w:val="000000"/>
          <w:sz w:val="18"/>
          <w:szCs w:val="18"/>
          <w:u w:val="single"/>
        </w:rPr>
        <w:t>Transmutation</w:t>
      </w:r>
    </w:p>
    <w:p w14:paraId="71109A61" w14:textId="77777777" w:rsidR="00A07AFD" w:rsidRDefault="00A07AFD" w:rsidP="00A07AFD">
      <w:pPr>
        <w:rPr>
          <w:color w:val="000000"/>
          <w:sz w:val="18"/>
          <w:szCs w:val="18"/>
        </w:rPr>
      </w:pPr>
      <w:r>
        <w:rPr>
          <w:color w:val="000000"/>
          <w:sz w:val="18"/>
          <w:szCs w:val="18"/>
        </w:rPr>
        <w:t>Animate Objects</w:t>
      </w:r>
    </w:p>
    <w:p w14:paraId="24FF803D" w14:textId="77777777" w:rsidR="00A07AFD" w:rsidRDefault="00A07AFD" w:rsidP="00A07AFD">
      <w:pPr>
        <w:rPr>
          <w:color w:val="000000"/>
          <w:sz w:val="18"/>
          <w:szCs w:val="18"/>
          <w:vertAlign w:val="superscript"/>
        </w:rPr>
      </w:pPr>
      <w:r>
        <w:rPr>
          <w:color w:val="000000"/>
          <w:sz w:val="18"/>
          <w:szCs w:val="18"/>
        </w:rPr>
        <w:t xml:space="preserve">Control Winds </w:t>
      </w:r>
      <w:r>
        <w:rPr>
          <w:color w:val="000000"/>
          <w:sz w:val="18"/>
          <w:szCs w:val="18"/>
          <w:vertAlign w:val="superscript"/>
        </w:rPr>
        <w:t>EE</w:t>
      </w:r>
    </w:p>
    <w:p w14:paraId="78E76784" w14:textId="77777777" w:rsidR="00A07AFD" w:rsidRDefault="00A07AFD" w:rsidP="00A07AFD">
      <w:pPr>
        <w:rPr>
          <w:color w:val="000000"/>
          <w:sz w:val="18"/>
          <w:szCs w:val="18"/>
        </w:rPr>
      </w:pPr>
      <w:r>
        <w:rPr>
          <w:color w:val="000000"/>
          <w:sz w:val="18"/>
          <w:szCs w:val="18"/>
        </w:rPr>
        <w:t>Passwall</w:t>
      </w:r>
    </w:p>
    <w:p w14:paraId="607B3E78" w14:textId="77777777" w:rsidR="00A07AFD" w:rsidRDefault="00A07AFD" w:rsidP="00A07AFD">
      <w:pPr>
        <w:rPr>
          <w:color w:val="000000"/>
          <w:sz w:val="18"/>
          <w:szCs w:val="18"/>
        </w:rPr>
      </w:pPr>
      <w:r>
        <w:rPr>
          <w:color w:val="000000"/>
          <w:sz w:val="18"/>
          <w:szCs w:val="18"/>
        </w:rPr>
        <w:t xml:space="preserve">Skill Empowerment </w:t>
      </w:r>
      <w:r>
        <w:rPr>
          <w:color w:val="000000"/>
          <w:sz w:val="18"/>
          <w:szCs w:val="18"/>
          <w:vertAlign w:val="superscript"/>
        </w:rPr>
        <w:t>XGtE</w:t>
      </w:r>
    </w:p>
    <w:p w14:paraId="731863D2" w14:textId="77777777" w:rsidR="00A07AFD" w:rsidRDefault="00A07AFD" w:rsidP="00A07AFD">
      <w:pPr>
        <w:rPr>
          <w:color w:val="000000"/>
          <w:sz w:val="18"/>
          <w:szCs w:val="18"/>
        </w:rPr>
      </w:pPr>
      <w:r>
        <w:rPr>
          <w:color w:val="000000"/>
          <w:sz w:val="18"/>
          <w:szCs w:val="18"/>
        </w:rPr>
        <w:t xml:space="preserve">Transmute Rock </w:t>
      </w:r>
      <w:r>
        <w:rPr>
          <w:color w:val="000000"/>
          <w:sz w:val="18"/>
          <w:szCs w:val="18"/>
          <w:vertAlign w:val="superscript"/>
        </w:rPr>
        <w:t>EE</w:t>
      </w:r>
    </w:p>
    <w:p w14:paraId="09BA7484" w14:textId="77777777" w:rsidR="00E52138" w:rsidRPr="00134BC3" w:rsidRDefault="00E52138">
      <w:pPr>
        <w:contextualSpacing/>
        <w:rPr>
          <w:rFonts w:eastAsia="Times New Roman" w:cstheme="minorHAnsi"/>
          <w:color w:val="000000"/>
          <w:sz w:val="18"/>
          <w:szCs w:val="18"/>
        </w:rPr>
      </w:pPr>
    </w:p>
    <w:p w14:paraId="51149DEE"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6 (6th level)</w:t>
      </w:r>
    </w:p>
    <w:p w14:paraId="1EFB9339" w14:textId="77777777" w:rsidR="00A07AFD" w:rsidRDefault="00A07AFD" w:rsidP="00A07AFD">
      <w:pPr>
        <w:ind w:left="72"/>
        <w:rPr>
          <w:i/>
          <w:color w:val="000000"/>
          <w:sz w:val="18"/>
          <w:szCs w:val="18"/>
          <w:u w:val="single"/>
        </w:rPr>
      </w:pPr>
      <w:r>
        <w:rPr>
          <w:i/>
          <w:color w:val="000000"/>
          <w:sz w:val="18"/>
          <w:szCs w:val="18"/>
          <w:u w:val="single"/>
        </w:rPr>
        <w:t>Abjuration</w:t>
      </w:r>
    </w:p>
    <w:p w14:paraId="344BAA6E" w14:textId="77777777" w:rsidR="00A07AFD" w:rsidRDefault="00A07AFD" w:rsidP="00A07AFD">
      <w:pPr>
        <w:rPr>
          <w:i/>
          <w:sz w:val="18"/>
          <w:szCs w:val="18"/>
          <w:u w:val="single"/>
        </w:rPr>
      </w:pPr>
      <w:r>
        <w:rPr>
          <w:sz w:val="18"/>
          <w:szCs w:val="18"/>
        </w:rPr>
        <w:t>Guards and Wards</w:t>
      </w:r>
    </w:p>
    <w:p w14:paraId="55D604B1" w14:textId="77777777" w:rsidR="00A07AFD" w:rsidRDefault="00A07AFD" w:rsidP="00A07AFD">
      <w:pPr>
        <w:ind w:left="72"/>
        <w:rPr>
          <w:i/>
          <w:color w:val="000000"/>
          <w:sz w:val="18"/>
          <w:szCs w:val="18"/>
          <w:u w:val="single"/>
        </w:rPr>
      </w:pPr>
      <w:r>
        <w:rPr>
          <w:i/>
          <w:color w:val="000000"/>
          <w:sz w:val="18"/>
          <w:szCs w:val="18"/>
          <w:u w:val="single"/>
        </w:rPr>
        <w:t>Conjuration</w:t>
      </w:r>
    </w:p>
    <w:p w14:paraId="0E7EE620" w14:textId="77777777" w:rsidR="00A07AFD" w:rsidRDefault="00A07AFD" w:rsidP="00A07AFD">
      <w:pPr>
        <w:rPr>
          <w:i/>
          <w:sz w:val="18"/>
          <w:szCs w:val="18"/>
          <w:u w:val="single"/>
        </w:rPr>
      </w:pPr>
      <w:r>
        <w:rPr>
          <w:sz w:val="18"/>
          <w:szCs w:val="18"/>
        </w:rPr>
        <w:t>Arcane Gate</w:t>
      </w:r>
    </w:p>
    <w:p w14:paraId="354F1BB6" w14:textId="77777777" w:rsidR="00A07AFD" w:rsidRDefault="00A07AFD" w:rsidP="00A07AFD">
      <w:pPr>
        <w:rPr>
          <w:i/>
          <w:sz w:val="18"/>
          <w:szCs w:val="18"/>
          <w:u w:val="single"/>
        </w:rPr>
      </w:pPr>
      <w:r>
        <w:rPr>
          <w:sz w:val="18"/>
          <w:szCs w:val="18"/>
        </w:rPr>
        <w:t>Instant Summons</w:t>
      </w:r>
    </w:p>
    <w:p w14:paraId="36E6F6E6" w14:textId="77777777" w:rsidR="00A07AFD" w:rsidRDefault="00A07AFD" w:rsidP="00A07AFD">
      <w:pPr>
        <w:rPr>
          <w:i/>
          <w:sz w:val="18"/>
          <w:szCs w:val="18"/>
          <w:u w:val="single"/>
        </w:rPr>
      </w:pPr>
      <w:r>
        <w:rPr>
          <w:sz w:val="18"/>
          <w:szCs w:val="18"/>
        </w:rPr>
        <w:t xml:space="preserve">Scatter </w:t>
      </w:r>
      <w:r>
        <w:rPr>
          <w:sz w:val="18"/>
          <w:szCs w:val="18"/>
          <w:vertAlign w:val="superscript"/>
        </w:rPr>
        <w:t>XGtE</w:t>
      </w:r>
    </w:p>
    <w:p w14:paraId="559AB0F7" w14:textId="77777777" w:rsidR="00A07AFD" w:rsidRDefault="00A07AFD" w:rsidP="00A07AFD">
      <w:pPr>
        <w:ind w:left="72"/>
        <w:rPr>
          <w:i/>
          <w:color w:val="000000"/>
          <w:sz w:val="18"/>
          <w:szCs w:val="18"/>
          <w:u w:val="single"/>
        </w:rPr>
      </w:pPr>
      <w:r>
        <w:rPr>
          <w:i/>
          <w:color w:val="000000"/>
          <w:sz w:val="18"/>
          <w:szCs w:val="18"/>
          <w:u w:val="single"/>
        </w:rPr>
        <w:t>Divination</w:t>
      </w:r>
    </w:p>
    <w:p w14:paraId="2A83E4A6" w14:textId="77777777" w:rsidR="00A07AFD" w:rsidRDefault="00A07AFD" w:rsidP="00A07AFD">
      <w:pPr>
        <w:rPr>
          <w:i/>
          <w:sz w:val="18"/>
          <w:szCs w:val="18"/>
          <w:u w:val="single"/>
        </w:rPr>
      </w:pPr>
      <w:r>
        <w:rPr>
          <w:sz w:val="18"/>
          <w:szCs w:val="18"/>
        </w:rPr>
        <w:t>True Seeing</w:t>
      </w:r>
    </w:p>
    <w:p w14:paraId="20E783E1" w14:textId="77777777" w:rsidR="00A07AFD" w:rsidRDefault="00A07AFD" w:rsidP="00A07AFD">
      <w:pPr>
        <w:ind w:left="72"/>
        <w:rPr>
          <w:i/>
          <w:color w:val="000000"/>
          <w:sz w:val="18"/>
          <w:szCs w:val="18"/>
          <w:u w:val="single"/>
        </w:rPr>
      </w:pPr>
      <w:r>
        <w:rPr>
          <w:i/>
          <w:color w:val="000000"/>
          <w:sz w:val="18"/>
          <w:szCs w:val="18"/>
          <w:u w:val="single"/>
        </w:rPr>
        <w:t>Enchantment</w:t>
      </w:r>
    </w:p>
    <w:p w14:paraId="6CBB24D4" w14:textId="77777777" w:rsidR="00A07AFD" w:rsidRDefault="00A07AFD" w:rsidP="00A07AFD">
      <w:pPr>
        <w:rPr>
          <w:i/>
          <w:sz w:val="18"/>
          <w:szCs w:val="18"/>
          <w:u w:val="single"/>
        </w:rPr>
      </w:pPr>
      <w:r>
        <w:rPr>
          <w:sz w:val="18"/>
          <w:szCs w:val="18"/>
        </w:rPr>
        <w:t>Irresistible Dance</w:t>
      </w:r>
    </w:p>
    <w:p w14:paraId="6280CDE7" w14:textId="77777777" w:rsidR="00A07AFD" w:rsidRDefault="00A07AFD" w:rsidP="00A07AFD">
      <w:pPr>
        <w:rPr>
          <w:i/>
          <w:sz w:val="18"/>
          <w:szCs w:val="18"/>
          <w:u w:val="single"/>
        </w:rPr>
      </w:pPr>
      <w:r>
        <w:rPr>
          <w:sz w:val="18"/>
          <w:szCs w:val="18"/>
        </w:rPr>
        <w:t>Mass Suggestion</w:t>
      </w:r>
    </w:p>
    <w:p w14:paraId="0267FE8C" w14:textId="77777777" w:rsidR="00A07AFD" w:rsidRDefault="00A07AFD" w:rsidP="00A07AFD">
      <w:pPr>
        <w:ind w:left="72"/>
        <w:rPr>
          <w:i/>
          <w:color w:val="000000"/>
          <w:sz w:val="18"/>
          <w:szCs w:val="18"/>
          <w:u w:val="single"/>
        </w:rPr>
      </w:pPr>
      <w:r>
        <w:rPr>
          <w:i/>
          <w:color w:val="000000"/>
          <w:sz w:val="18"/>
          <w:szCs w:val="18"/>
          <w:u w:val="single"/>
        </w:rPr>
        <w:t>Evocation</w:t>
      </w:r>
    </w:p>
    <w:p w14:paraId="6A9CFC5A" w14:textId="77777777" w:rsidR="00A07AFD" w:rsidRDefault="00A07AFD" w:rsidP="00A07AFD">
      <w:pPr>
        <w:rPr>
          <w:i/>
          <w:sz w:val="18"/>
          <w:szCs w:val="18"/>
          <w:u w:val="single"/>
        </w:rPr>
      </w:pPr>
      <w:r>
        <w:rPr>
          <w:sz w:val="18"/>
          <w:szCs w:val="18"/>
        </w:rPr>
        <w:t>Contingency</w:t>
      </w:r>
    </w:p>
    <w:p w14:paraId="2389EB15" w14:textId="77777777" w:rsidR="00967E8A" w:rsidRPr="00967E8A" w:rsidRDefault="00967E8A" w:rsidP="00A07AFD">
      <w:pPr>
        <w:rPr>
          <w:sz w:val="18"/>
          <w:szCs w:val="18"/>
          <w:vertAlign w:val="superscript"/>
        </w:rPr>
      </w:pPr>
      <w:r>
        <w:rPr>
          <w:sz w:val="18"/>
          <w:szCs w:val="18"/>
        </w:rPr>
        <w:t xml:space="preserve">Nether Tempest </w:t>
      </w:r>
      <w:r>
        <w:rPr>
          <w:sz w:val="18"/>
          <w:szCs w:val="18"/>
          <w:vertAlign w:val="superscript"/>
        </w:rPr>
        <w:t>WoW5eRPG</w:t>
      </w:r>
    </w:p>
    <w:p w14:paraId="7D0C3BB3" w14:textId="77777777" w:rsidR="00A07AFD" w:rsidRDefault="00A07AFD" w:rsidP="00A07AFD">
      <w:pPr>
        <w:rPr>
          <w:i/>
          <w:sz w:val="18"/>
          <w:szCs w:val="18"/>
          <w:u w:val="single"/>
        </w:rPr>
      </w:pPr>
      <w:r>
        <w:rPr>
          <w:sz w:val="18"/>
          <w:szCs w:val="18"/>
        </w:rPr>
        <w:t>Wall of Ice</w:t>
      </w:r>
    </w:p>
    <w:p w14:paraId="595B2F46" w14:textId="77777777" w:rsidR="00A07AFD" w:rsidRDefault="00A07AFD" w:rsidP="00A07AFD">
      <w:pPr>
        <w:ind w:left="72"/>
        <w:rPr>
          <w:i/>
          <w:color w:val="000000"/>
          <w:sz w:val="18"/>
          <w:szCs w:val="18"/>
          <w:u w:val="single"/>
        </w:rPr>
      </w:pPr>
      <w:r>
        <w:rPr>
          <w:i/>
          <w:color w:val="000000"/>
          <w:sz w:val="18"/>
          <w:szCs w:val="18"/>
          <w:u w:val="single"/>
        </w:rPr>
        <w:t>Illusion</w:t>
      </w:r>
    </w:p>
    <w:p w14:paraId="1A3163FA" w14:textId="77777777" w:rsidR="00A07AFD" w:rsidRDefault="00A07AFD" w:rsidP="00A07AFD">
      <w:pPr>
        <w:rPr>
          <w:i/>
          <w:sz w:val="18"/>
          <w:szCs w:val="18"/>
          <w:u w:val="single"/>
        </w:rPr>
      </w:pPr>
      <w:r>
        <w:rPr>
          <w:sz w:val="18"/>
          <w:szCs w:val="18"/>
        </w:rPr>
        <w:t xml:space="preserve">Mental Prison </w:t>
      </w:r>
      <w:r>
        <w:rPr>
          <w:sz w:val="18"/>
          <w:szCs w:val="18"/>
          <w:vertAlign w:val="superscript"/>
        </w:rPr>
        <w:t>XGtE</w:t>
      </w:r>
    </w:p>
    <w:p w14:paraId="73D53599" w14:textId="77777777" w:rsidR="00A07AFD" w:rsidRDefault="00A07AFD" w:rsidP="00A07AFD">
      <w:pPr>
        <w:rPr>
          <w:i/>
          <w:sz w:val="18"/>
          <w:szCs w:val="18"/>
          <w:u w:val="single"/>
        </w:rPr>
      </w:pPr>
      <w:r>
        <w:rPr>
          <w:sz w:val="18"/>
          <w:szCs w:val="18"/>
        </w:rPr>
        <w:t>Programmed Illusion</w:t>
      </w:r>
    </w:p>
    <w:p w14:paraId="55762F3C" w14:textId="77777777" w:rsidR="00A07AFD" w:rsidRDefault="00A07AFD" w:rsidP="00A07AFD">
      <w:pPr>
        <w:ind w:left="72"/>
        <w:rPr>
          <w:i/>
          <w:color w:val="000000"/>
          <w:sz w:val="18"/>
          <w:szCs w:val="18"/>
          <w:u w:val="single"/>
        </w:rPr>
      </w:pPr>
      <w:r>
        <w:rPr>
          <w:i/>
          <w:color w:val="000000"/>
          <w:sz w:val="18"/>
          <w:szCs w:val="18"/>
          <w:u w:val="single"/>
        </w:rPr>
        <w:t>Necromancy</w:t>
      </w:r>
    </w:p>
    <w:p w14:paraId="31FEE5FE" w14:textId="77777777" w:rsidR="00A07AFD" w:rsidRDefault="00A07AFD" w:rsidP="00A07AFD">
      <w:pPr>
        <w:rPr>
          <w:i/>
          <w:sz w:val="18"/>
          <w:szCs w:val="18"/>
          <w:u w:val="single"/>
        </w:rPr>
      </w:pPr>
      <w:r>
        <w:rPr>
          <w:sz w:val="18"/>
          <w:szCs w:val="18"/>
        </w:rPr>
        <w:t>Circle of Death</w:t>
      </w:r>
    </w:p>
    <w:p w14:paraId="1ACA08E8" w14:textId="77777777" w:rsidR="00A07AFD" w:rsidRDefault="00A07AFD" w:rsidP="00A07AFD">
      <w:pPr>
        <w:rPr>
          <w:i/>
          <w:sz w:val="18"/>
          <w:szCs w:val="18"/>
          <w:u w:val="single"/>
        </w:rPr>
      </w:pPr>
      <w:r>
        <w:rPr>
          <w:sz w:val="18"/>
          <w:szCs w:val="18"/>
        </w:rPr>
        <w:t>Eyebite</w:t>
      </w:r>
    </w:p>
    <w:p w14:paraId="53C478A2" w14:textId="77777777" w:rsidR="00A07AFD" w:rsidRDefault="00A07AFD" w:rsidP="00A07AFD">
      <w:pPr>
        <w:rPr>
          <w:i/>
          <w:sz w:val="18"/>
          <w:szCs w:val="18"/>
          <w:u w:val="single"/>
        </w:rPr>
      </w:pPr>
      <w:r>
        <w:rPr>
          <w:sz w:val="18"/>
          <w:szCs w:val="18"/>
        </w:rPr>
        <w:t xml:space="preserve">Possession </w:t>
      </w:r>
      <w:r>
        <w:rPr>
          <w:sz w:val="18"/>
          <w:szCs w:val="18"/>
          <w:vertAlign w:val="superscript"/>
        </w:rPr>
        <w:t>Modified</w:t>
      </w:r>
    </w:p>
    <w:p w14:paraId="3354BC37" w14:textId="77777777" w:rsidR="00A07AFD" w:rsidRDefault="00A07AFD" w:rsidP="00A07AFD">
      <w:pPr>
        <w:rPr>
          <w:i/>
          <w:sz w:val="18"/>
          <w:szCs w:val="18"/>
          <w:u w:val="single"/>
        </w:rPr>
      </w:pPr>
      <w:r>
        <w:rPr>
          <w:sz w:val="18"/>
          <w:szCs w:val="18"/>
        </w:rPr>
        <w:lastRenderedPageBreak/>
        <w:t xml:space="preserve">Soul Cage </w:t>
      </w:r>
      <w:r>
        <w:rPr>
          <w:sz w:val="18"/>
          <w:szCs w:val="18"/>
          <w:vertAlign w:val="superscript"/>
        </w:rPr>
        <w:t>XGtE</w:t>
      </w:r>
    </w:p>
    <w:p w14:paraId="54C549E5" w14:textId="77777777" w:rsidR="00A07AFD" w:rsidRDefault="00A07AFD" w:rsidP="00A07AFD">
      <w:pPr>
        <w:ind w:left="72"/>
        <w:rPr>
          <w:color w:val="000000"/>
          <w:sz w:val="18"/>
          <w:szCs w:val="18"/>
        </w:rPr>
      </w:pPr>
      <w:r>
        <w:rPr>
          <w:i/>
          <w:color w:val="000000"/>
          <w:sz w:val="18"/>
          <w:szCs w:val="18"/>
          <w:u w:val="single"/>
        </w:rPr>
        <w:t>Transmutation</w:t>
      </w:r>
    </w:p>
    <w:p w14:paraId="2FB0ADB5" w14:textId="77777777" w:rsidR="00A07AFD" w:rsidRDefault="00A07AFD" w:rsidP="00A07AFD">
      <w:pPr>
        <w:rPr>
          <w:color w:val="000000"/>
          <w:sz w:val="18"/>
          <w:szCs w:val="18"/>
          <w:vertAlign w:val="superscript"/>
        </w:rPr>
      </w:pPr>
      <w:r>
        <w:rPr>
          <w:color w:val="000000"/>
          <w:sz w:val="18"/>
          <w:szCs w:val="18"/>
        </w:rPr>
        <w:t xml:space="preserve">Create Homunculus </w:t>
      </w:r>
      <w:r>
        <w:rPr>
          <w:color w:val="000000"/>
          <w:sz w:val="18"/>
          <w:szCs w:val="18"/>
          <w:vertAlign w:val="superscript"/>
        </w:rPr>
        <w:t>XGtE</w:t>
      </w:r>
    </w:p>
    <w:p w14:paraId="2804D897" w14:textId="77777777" w:rsidR="00A07AFD" w:rsidRDefault="00A07AFD" w:rsidP="00A07AFD">
      <w:pPr>
        <w:rPr>
          <w:color w:val="000000"/>
          <w:sz w:val="18"/>
          <w:szCs w:val="18"/>
        </w:rPr>
      </w:pPr>
      <w:r>
        <w:rPr>
          <w:color w:val="000000"/>
          <w:sz w:val="18"/>
          <w:szCs w:val="18"/>
        </w:rPr>
        <w:t>Disintegrate</w:t>
      </w:r>
    </w:p>
    <w:p w14:paraId="5CF5D88B" w14:textId="77777777" w:rsidR="00A07AFD" w:rsidRDefault="00A07AFD" w:rsidP="00A07AFD">
      <w:pPr>
        <w:rPr>
          <w:color w:val="000000"/>
          <w:sz w:val="18"/>
          <w:szCs w:val="18"/>
        </w:rPr>
      </w:pPr>
      <w:r>
        <w:rPr>
          <w:color w:val="000000"/>
          <w:sz w:val="18"/>
          <w:szCs w:val="18"/>
        </w:rPr>
        <w:t>Flesh to Stone</w:t>
      </w:r>
    </w:p>
    <w:p w14:paraId="5E813578" w14:textId="77777777" w:rsidR="00A07AFD" w:rsidRDefault="00A07AFD" w:rsidP="00A07AFD">
      <w:pPr>
        <w:rPr>
          <w:color w:val="000000"/>
          <w:sz w:val="18"/>
          <w:szCs w:val="18"/>
          <w:vertAlign w:val="superscript"/>
        </w:rPr>
      </w:pPr>
      <w:r>
        <w:rPr>
          <w:color w:val="000000"/>
          <w:sz w:val="18"/>
          <w:szCs w:val="18"/>
        </w:rPr>
        <w:t xml:space="preserve">Investiture of Flame </w:t>
      </w:r>
      <w:r>
        <w:rPr>
          <w:color w:val="000000"/>
          <w:sz w:val="18"/>
          <w:szCs w:val="18"/>
          <w:vertAlign w:val="superscript"/>
        </w:rPr>
        <w:t>EE</w:t>
      </w:r>
    </w:p>
    <w:p w14:paraId="1DED28CB" w14:textId="77777777" w:rsidR="00A07AFD" w:rsidRDefault="00A07AFD" w:rsidP="00A07AFD">
      <w:pPr>
        <w:rPr>
          <w:color w:val="000000"/>
          <w:sz w:val="18"/>
          <w:szCs w:val="18"/>
        </w:rPr>
      </w:pPr>
      <w:r>
        <w:rPr>
          <w:color w:val="000000"/>
          <w:sz w:val="18"/>
          <w:szCs w:val="18"/>
        </w:rPr>
        <w:t xml:space="preserve">Investiture of Ice </w:t>
      </w:r>
      <w:r>
        <w:rPr>
          <w:color w:val="000000"/>
          <w:sz w:val="18"/>
          <w:szCs w:val="18"/>
          <w:vertAlign w:val="superscript"/>
        </w:rPr>
        <w:t>EE</w:t>
      </w:r>
    </w:p>
    <w:p w14:paraId="2E42B250" w14:textId="77777777" w:rsidR="00A07AFD" w:rsidRDefault="00A07AFD" w:rsidP="00A07AFD">
      <w:pPr>
        <w:rPr>
          <w:color w:val="000000"/>
          <w:sz w:val="18"/>
          <w:szCs w:val="18"/>
        </w:rPr>
      </w:pPr>
      <w:r>
        <w:rPr>
          <w:color w:val="000000"/>
          <w:sz w:val="18"/>
          <w:szCs w:val="18"/>
        </w:rPr>
        <w:t xml:space="preserve">Investiture of Stone </w:t>
      </w:r>
      <w:r>
        <w:rPr>
          <w:color w:val="000000"/>
          <w:sz w:val="18"/>
          <w:szCs w:val="18"/>
          <w:vertAlign w:val="superscript"/>
        </w:rPr>
        <w:t>EE</w:t>
      </w:r>
    </w:p>
    <w:p w14:paraId="4FBF743D" w14:textId="77777777" w:rsidR="00A07AFD" w:rsidRDefault="00A07AFD" w:rsidP="00A07AFD">
      <w:pPr>
        <w:rPr>
          <w:color w:val="000000"/>
          <w:sz w:val="18"/>
          <w:szCs w:val="18"/>
        </w:rPr>
      </w:pPr>
      <w:r>
        <w:rPr>
          <w:color w:val="000000"/>
          <w:sz w:val="18"/>
          <w:szCs w:val="18"/>
        </w:rPr>
        <w:t xml:space="preserve">Investiture of Wind </w:t>
      </w:r>
      <w:r>
        <w:rPr>
          <w:color w:val="000000"/>
          <w:sz w:val="18"/>
          <w:szCs w:val="18"/>
          <w:vertAlign w:val="superscript"/>
        </w:rPr>
        <w:t>EE</w:t>
      </w:r>
    </w:p>
    <w:p w14:paraId="7EDB2571" w14:textId="77777777" w:rsidR="00A07AFD" w:rsidRDefault="00A07AFD" w:rsidP="00A07AFD">
      <w:pPr>
        <w:rPr>
          <w:color w:val="000000"/>
          <w:sz w:val="18"/>
          <w:szCs w:val="18"/>
          <w:vertAlign w:val="superscript"/>
        </w:rPr>
      </w:pPr>
      <w:r>
        <w:rPr>
          <w:color w:val="000000"/>
          <w:sz w:val="18"/>
          <w:szCs w:val="18"/>
        </w:rPr>
        <w:t>Move Earth</w:t>
      </w:r>
    </w:p>
    <w:p w14:paraId="383865B9" w14:textId="77777777" w:rsidR="00A07AFD" w:rsidRDefault="00A07AFD" w:rsidP="00A07AFD">
      <w:pPr>
        <w:rPr>
          <w:sz w:val="18"/>
          <w:szCs w:val="18"/>
          <w:vertAlign w:val="superscript"/>
        </w:rPr>
      </w:pPr>
      <w:r>
        <w:rPr>
          <w:color w:val="000000"/>
          <w:sz w:val="18"/>
          <w:szCs w:val="18"/>
        </w:rPr>
        <w:t xml:space="preserve">Transformation </w:t>
      </w:r>
      <w:r>
        <w:rPr>
          <w:color w:val="000000"/>
          <w:sz w:val="18"/>
          <w:szCs w:val="18"/>
          <w:vertAlign w:val="superscript"/>
        </w:rPr>
        <w:t>XGtE (Tenser’s Transformation)</w:t>
      </w:r>
    </w:p>
    <w:p w14:paraId="66A345D8" w14:textId="77777777" w:rsidR="00E52138" w:rsidRPr="00134BC3" w:rsidRDefault="00E52138">
      <w:pPr>
        <w:contextualSpacing/>
        <w:rPr>
          <w:rFonts w:eastAsia="Times New Roman" w:cstheme="minorHAnsi"/>
          <w:b/>
          <w:bCs/>
          <w:color w:val="000000"/>
          <w:sz w:val="18"/>
          <w:szCs w:val="18"/>
        </w:rPr>
      </w:pPr>
    </w:p>
    <w:p w14:paraId="20BB4EEE"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7 (7th level)</w:t>
      </w:r>
    </w:p>
    <w:p w14:paraId="4CCFC3AC" w14:textId="77777777" w:rsidR="00A07AFD" w:rsidRDefault="00A07AFD" w:rsidP="00A07AFD">
      <w:pPr>
        <w:ind w:left="72"/>
        <w:rPr>
          <w:i/>
          <w:color w:val="000000"/>
          <w:sz w:val="18"/>
          <w:szCs w:val="18"/>
          <w:u w:val="single"/>
        </w:rPr>
      </w:pPr>
      <w:r>
        <w:rPr>
          <w:i/>
          <w:color w:val="000000"/>
          <w:sz w:val="18"/>
          <w:szCs w:val="18"/>
          <w:u w:val="single"/>
        </w:rPr>
        <w:t>Abjuration</w:t>
      </w:r>
    </w:p>
    <w:p w14:paraId="599274B3" w14:textId="77777777" w:rsidR="00A07AFD" w:rsidRDefault="00A07AFD" w:rsidP="00A07AFD">
      <w:pPr>
        <w:rPr>
          <w:i/>
          <w:sz w:val="18"/>
          <w:szCs w:val="18"/>
          <w:u w:val="single"/>
        </w:rPr>
      </w:pPr>
      <w:r>
        <w:rPr>
          <w:sz w:val="18"/>
          <w:szCs w:val="18"/>
        </w:rPr>
        <w:t>Symbol</w:t>
      </w:r>
    </w:p>
    <w:p w14:paraId="6293E159" w14:textId="77777777" w:rsidR="00A07AFD" w:rsidRDefault="00A07AFD" w:rsidP="00A07AFD">
      <w:pPr>
        <w:ind w:left="72"/>
        <w:rPr>
          <w:i/>
          <w:color w:val="000000"/>
          <w:sz w:val="18"/>
          <w:szCs w:val="18"/>
          <w:u w:val="single"/>
        </w:rPr>
      </w:pPr>
      <w:r>
        <w:rPr>
          <w:i/>
          <w:color w:val="000000"/>
          <w:sz w:val="18"/>
          <w:szCs w:val="18"/>
          <w:u w:val="single"/>
        </w:rPr>
        <w:t>Conjuration</w:t>
      </w:r>
    </w:p>
    <w:p w14:paraId="5E3909DE" w14:textId="77777777" w:rsidR="00A07AFD" w:rsidRDefault="00A07AFD" w:rsidP="00A07AFD">
      <w:pPr>
        <w:rPr>
          <w:i/>
          <w:sz w:val="18"/>
          <w:szCs w:val="18"/>
          <w:u w:val="single"/>
        </w:rPr>
      </w:pPr>
      <w:r>
        <w:rPr>
          <w:sz w:val="18"/>
          <w:szCs w:val="18"/>
        </w:rPr>
        <w:t>Magnificent Mansion</w:t>
      </w:r>
    </w:p>
    <w:p w14:paraId="4D3C7120" w14:textId="77777777" w:rsidR="00A07AFD" w:rsidRDefault="00A07AFD" w:rsidP="00A07AFD">
      <w:pPr>
        <w:rPr>
          <w:sz w:val="18"/>
          <w:szCs w:val="18"/>
        </w:rPr>
      </w:pPr>
      <w:r>
        <w:rPr>
          <w:sz w:val="18"/>
          <w:szCs w:val="18"/>
        </w:rPr>
        <w:t>Plane Shift</w:t>
      </w:r>
    </w:p>
    <w:p w14:paraId="22CCAC8C" w14:textId="77777777" w:rsidR="00A07AFD" w:rsidRDefault="00A07AFD" w:rsidP="00A07AFD">
      <w:pPr>
        <w:rPr>
          <w:sz w:val="18"/>
          <w:szCs w:val="18"/>
        </w:rPr>
      </w:pPr>
      <w:r>
        <w:rPr>
          <w:sz w:val="18"/>
          <w:szCs w:val="18"/>
        </w:rPr>
        <w:t>Teleport</w:t>
      </w:r>
    </w:p>
    <w:p w14:paraId="21043B1F" w14:textId="77777777" w:rsidR="00A07AFD" w:rsidRDefault="00A07AFD" w:rsidP="00A07AFD">
      <w:pPr>
        <w:ind w:left="72"/>
        <w:rPr>
          <w:i/>
          <w:color w:val="000000"/>
          <w:sz w:val="18"/>
          <w:szCs w:val="18"/>
          <w:u w:val="single"/>
        </w:rPr>
      </w:pPr>
      <w:r>
        <w:rPr>
          <w:i/>
          <w:color w:val="000000"/>
          <w:sz w:val="18"/>
          <w:szCs w:val="18"/>
          <w:u w:val="single"/>
        </w:rPr>
        <w:t>Enchantment</w:t>
      </w:r>
    </w:p>
    <w:p w14:paraId="3A5CD9F2" w14:textId="77777777" w:rsidR="00A07AFD" w:rsidRDefault="00A07AFD" w:rsidP="00A07AFD">
      <w:pPr>
        <w:rPr>
          <w:i/>
          <w:sz w:val="18"/>
          <w:szCs w:val="18"/>
          <w:u w:val="single"/>
        </w:rPr>
      </w:pPr>
      <w:r>
        <w:rPr>
          <w:sz w:val="18"/>
          <w:szCs w:val="18"/>
        </w:rPr>
        <w:t xml:space="preserve">Power Word Pain </w:t>
      </w:r>
      <w:r>
        <w:rPr>
          <w:sz w:val="18"/>
          <w:szCs w:val="18"/>
          <w:vertAlign w:val="superscript"/>
        </w:rPr>
        <w:t>XGtE</w:t>
      </w:r>
    </w:p>
    <w:p w14:paraId="1721EFE9" w14:textId="77777777" w:rsidR="00A07AFD" w:rsidRDefault="00A07AFD" w:rsidP="00A07AFD">
      <w:pPr>
        <w:ind w:left="72"/>
        <w:rPr>
          <w:i/>
          <w:color w:val="000000"/>
          <w:sz w:val="18"/>
          <w:szCs w:val="18"/>
          <w:u w:val="single"/>
        </w:rPr>
      </w:pPr>
      <w:r>
        <w:rPr>
          <w:i/>
          <w:color w:val="000000"/>
          <w:sz w:val="18"/>
          <w:szCs w:val="18"/>
          <w:u w:val="single"/>
        </w:rPr>
        <w:t>Evocation</w:t>
      </w:r>
    </w:p>
    <w:p w14:paraId="0BFD6CB4" w14:textId="77777777" w:rsidR="00A07AFD" w:rsidRDefault="00A07AFD" w:rsidP="00A07AFD">
      <w:pPr>
        <w:rPr>
          <w:i/>
          <w:sz w:val="18"/>
          <w:szCs w:val="18"/>
          <w:u w:val="single"/>
        </w:rPr>
      </w:pPr>
      <w:r>
        <w:rPr>
          <w:sz w:val="18"/>
          <w:szCs w:val="18"/>
        </w:rPr>
        <w:t>Arcane Sword</w:t>
      </w:r>
    </w:p>
    <w:p w14:paraId="143FEB91" w14:textId="77777777" w:rsidR="00A07AFD" w:rsidRDefault="00A07AFD" w:rsidP="00A07AFD">
      <w:pPr>
        <w:rPr>
          <w:i/>
          <w:sz w:val="18"/>
          <w:szCs w:val="18"/>
          <w:u w:val="single"/>
        </w:rPr>
      </w:pPr>
      <w:r>
        <w:rPr>
          <w:sz w:val="18"/>
          <w:szCs w:val="18"/>
        </w:rPr>
        <w:t xml:space="preserve">Crown of Stars </w:t>
      </w:r>
      <w:r>
        <w:rPr>
          <w:sz w:val="18"/>
          <w:szCs w:val="18"/>
          <w:vertAlign w:val="superscript"/>
        </w:rPr>
        <w:t>XGtE</w:t>
      </w:r>
    </w:p>
    <w:p w14:paraId="733CD9A9" w14:textId="77777777" w:rsidR="00A07AFD" w:rsidRDefault="00A07AFD" w:rsidP="00A07AFD">
      <w:pPr>
        <w:rPr>
          <w:i/>
          <w:sz w:val="18"/>
          <w:szCs w:val="18"/>
          <w:u w:val="single"/>
        </w:rPr>
      </w:pPr>
      <w:r>
        <w:rPr>
          <w:sz w:val="18"/>
          <w:szCs w:val="18"/>
        </w:rPr>
        <w:t>Forcecage</w:t>
      </w:r>
    </w:p>
    <w:p w14:paraId="00772D3F" w14:textId="77777777" w:rsidR="00A07AFD" w:rsidRDefault="00A07AFD" w:rsidP="00A07AFD">
      <w:pPr>
        <w:rPr>
          <w:i/>
          <w:sz w:val="18"/>
          <w:szCs w:val="18"/>
          <w:u w:val="single"/>
        </w:rPr>
      </w:pPr>
      <w:r>
        <w:rPr>
          <w:sz w:val="18"/>
          <w:szCs w:val="18"/>
        </w:rPr>
        <w:t>Prismatic Spray</w:t>
      </w:r>
    </w:p>
    <w:p w14:paraId="770F7F4F" w14:textId="77777777" w:rsidR="00A07AFD" w:rsidRDefault="00A07AFD" w:rsidP="00A07AFD">
      <w:pPr>
        <w:rPr>
          <w:sz w:val="18"/>
          <w:szCs w:val="18"/>
          <w:vertAlign w:val="superscript"/>
        </w:rPr>
      </w:pPr>
      <w:r>
        <w:rPr>
          <w:sz w:val="18"/>
          <w:szCs w:val="18"/>
        </w:rPr>
        <w:t xml:space="preserve">Pyroblast </w:t>
      </w:r>
      <w:r>
        <w:rPr>
          <w:sz w:val="18"/>
          <w:szCs w:val="18"/>
          <w:vertAlign w:val="superscript"/>
        </w:rPr>
        <w:t>Modified</w:t>
      </w:r>
    </w:p>
    <w:p w14:paraId="2893E719" w14:textId="77777777" w:rsidR="00A07AFD" w:rsidRDefault="00A07AFD" w:rsidP="00A07AFD">
      <w:pPr>
        <w:rPr>
          <w:sz w:val="18"/>
          <w:szCs w:val="18"/>
          <w:vertAlign w:val="superscript"/>
        </w:rPr>
      </w:pPr>
      <w:r>
        <w:rPr>
          <w:sz w:val="18"/>
          <w:szCs w:val="18"/>
        </w:rPr>
        <w:t xml:space="preserve">Whirlwind </w:t>
      </w:r>
      <w:r>
        <w:rPr>
          <w:sz w:val="18"/>
          <w:szCs w:val="18"/>
          <w:vertAlign w:val="superscript"/>
        </w:rPr>
        <w:t>EE</w:t>
      </w:r>
    </w:p>
    <w:p w14:paraId="4D157097" w14:textId="77777777" w:rsidR="00A07AFD" w:rsidRDefault="00A07AFD" w:rsidP="00A07AFD">
      <w:pPr>
        <w:ind w:left="72"/>
        <w:rPr>
          <w:i/>
          <w:color w:val="000000"/>
          <w:sz w:val="18"/>
          <w:szCs w:val="18"/>
          <w:u w:val="single"/>
        </w:rPr>
      </w:pPr>
      <w:r>
        <w:rPr>
          <w:i/>
          <w:color w:val="000000"/>
          <w:sz w:val="18"/>
          <w:szCs w:val="18"/>
          <w:u w:val="single"/>
        </w:rPr>
        <w:t>Illusion</w:t>
      </w:r>
    </w:p>
    <w:p w14:paraId="4A8D27C6" w14:textId="77777777" w:rsidR="00A07AFD" w:rsidRDefault="00A07AFD" w:rsidP="00A07AFD">
      <w:pPr>
        <w:rPr>
          <w:i/>
          <w:sz w:val="18"/>
          <w:szCs w:val="18"/>
          <w:u w:val="single"/>
        </w:rPr>
      </w:pPr>
      <w:r>
        <w:rPr>
          <w:sz w:val="18"/>
          <w:szCs w:val="18"/>
        </w:rPr>
        <w:t>Mirage Arcane</w:t>
      </w:r>
    </w:p>
    <w:p w14:paraId="243BA562" w14:textId="77777777" w:rsidR="00A07AFD" w:rsidRDefault="00A07AFD" w:rsidP="00A07AFD">
      <w:pPr>
        <w:rPr>
          <w:sz w:val="18"/>
          <w:szCs w:val="18"/>
        </w:rPr>
      </w:pPr>
      <w:r>
        <w:rPr>
          <w:sz w:val="18"/>
          <w:szCs w:val="18"/>
        </w:rPr>
        <w:t>Project Image</w:t>
      </w:r>
    </w:p>
    <w:p w14:paraId="1F445AE6" w14:textId="77777777" w:rsidR="00A07AFD" w:rsidRDefault="00A07AFD" w:rsidP="00A07AFD">
      <w:pPr>
        <w:rPr>
          <w:sz w:val="18"/>
          <w:szCs w:val="18"/>
        </w:rPr>
      </w:pPr>
      <w:r>
        <w:rPr>
          <w:sz w:val="18"/>
          <w:szCs w:val="18"/>
        </w:rPr>
        <w:t>Simulacrum</w:t>
      </w:r>
    </w:p>
    <w:p w14:paraId="1C5FE92C" w14:textId="77777777" w:rsidR="00A07AFD" w:rsidRDefault="00A07AFD" w:rsidP="00A07AFD">
      <w:pPr>
        <w:ind w:left="72"/>
        <w:rPr>
          <w:i/>
          <w:color w:val="000000"/>
          <w:sz w:val="18"/>
          <w:szCs w:val="18"/>
          <w:u w:val="single"/>
        </w:rPr>
      </w:pPr>
      <w:r>
        <w:rPr>
          <w:i/>
          <w:color w:val="000000"/>
          <w:sz w:val="18"/>
          <w:szCs w:val="18"/>
          <w:u w:val="single"/>
        </w:rPr>
        <w:t>Necromancy</w:t>
      </w:r>
    </w:p>
    <w:p w14:paraId="2680F8A1" w14:textId="77777777" w:rsidR="00A07AFD" w:rsidRDefault="00A07AFD" w:rsidP="00A07AFD">
      <w:pPr>
        <w:rPr>
          <w:i/>
          <w:sz w:val="18"/>
          <w:szCs w:val="18"/>
          <w:u w:val="single"/>
        </w:rPr>
      </w:pPr>
      <w:r>
        <w:rPr>
          <w:sz w:val="18"/>
          <w:szCs w:val="18"/>
        </w:rPr>
        <w:t>Finger of Death</w:t>
      </w:r>
    </w:p>
    <w:p w14:paraId="3CCF0271" w14:textId="77777777" w:rsidR="00A07AFD" w:rsidRDefault="00A07AFD" w:rsidP="00A07AFD">
      <w:pPr>
        <w:ind w:left="72"/>
        <w:rPr>
          <w:color w:val="000000"/>
          <w:sz w:val="18"/>
          <w:szCs w:val="18"/>
          <w:vertAlign w:val="superscript"/>
        </w:rPr>
      </w:pPr>
      <w:r>
        <w:rPr>
          <w:i/>
          <w:color w:val="000000"/>
          <w:sz w:val="18"/>
          <w:szCs w:val="18"/>
          <w:u w:val="single"/>
        </w:rPr>
        <w:t>Transmutation</w:t>
      </w:r>
    </w:p>
    <w:p w14:paraId="6C9D8D9A" w14:textId="77777777" w:rsidR="00A07AFD" w:rsidRDefault="00A07AFD" w:rsidP="00A07AFD">
      <w:pPr>
        <w:rPr>
          <w:color w:val="000000"/>
          <w:sz w:val="18"/>
          <w:szCs w:val="18"/>
        </w:rPr>
      </w:pPr>
      <w:r>
        <w:rPr>
          <w:color w:val="000000"/>
          <w:sz w:val="18"/>
          <w:szCs w:val="18"/>
        </w:rPr>
        <w:t>Etherealness</w:t>
      </w:r>
    </w:p>
    <w:p w14:paraId="734E4401" w14:textId="77777777" w:rsidR="00A07AFD" w:rsidRDefault="00A07AFD" w:rsidP="00A07AFD">
      <w:pPr>
        <w:rPr>
          <w:color w:val="000000"/>
          <w:sz w:val="18"/>
          <w:szCs w:val="18"/>
        </w:rPr>
      </w:pPr>
      <w:r>
        <w:rPr>
          <w:color w:val="000000"/>
          <w:sz w:val="18"/>
          <w:szCs w:val="18"/>
        </w:rPr>
        <w:t>Reverse Gravity</w:t>
      </w:r>
    </w:p>
    <w:p w14:paraId="1C93CC55" w14:textId="77777777" w:rsidR="00A07AFD" w:rsidRDefault="00A07AFD" w:rsidP="00A07AFD">
      <w:pPr>
        <w:rPr>
          <w:sz w:val="18"/>
          <w:szCs w:val="18"/>
        </w:rPr>
      </w:pPr>
      <w:r>
        <w:rPr>
          <w:color w:val="000000"/>
          <w:sz w:val="18"/>
          <w:szCs w:val="18"/>
        </w:rPr>
        <w:t>Sequester</w:t>
      </w:r>
    </w:p>
    <w:p w14:paraId="6D1296FE" w14:textId="77777777" w:rsidR="00E52138" w:rsidRPr="00134BC3" w:rsidRDefault="00E52138">
      <w:pPr>
        <w:contextualSpacing/>
        <w:rPr>
          <w:rFonts w:eastAsia="Times New Roman" w:cstheme="minorHAnsi"/>
          <w:color w:val="000000"/>
          <w:sz w:val="18"/>
          <w:szCs w:val="18"/>
        </w:rPr>
      </w:pPr>
    </w:p>
    <w:p w14:paraId="7D377E5D"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8 (8th level)</w:t>
      </w:r>
    </w:p>
    <w:p w14:paraId="54F7ABCC" w14:textId="77777777" w:rsidR="00A07AFD" w:rsidRDefault="00A07AFD" w:rsidP="00A07AFD">
      <w:pPr>
        <w:ind w:left="72"/>
        <w:rPr>
          <w:i/>
          <w:color w:val="000000"/>
          <w:sz w:val="18"/>
          <w:szCs w:val="18"/>
          <w:u w:val="single"/>
        </w:rPr>
      </w:pPr>
      <w:r>
        <w:rPr>
          <w:i/>
          <w:color w:val="000000"/>
          <w:sz w:val="18"/>
          <w:szCs w:val="18"/>
          <w:u w:val="single"/>
        </w:rPr>
        <w:t>Abjuration</w:t>
      </w:r>
    </w:p>
    <w:p w14:paraId="3C868E3F" w14:textId="77777777" w:rsidR="00A07AFD" w:rsidRDefault="00A07AFD" w:rsidP="00A07AFD">
      <w:pPr>
        <w:rPr>
          <w:sz w:val="18"/>
          <w:szCs w:val="18"/>
        </w:rPr>
      </w:pPr>
      <w:r>
        <w:rPr>
          <w:sz w:val="18"/>
          <w:szCs w:val="18"/>
        </w:rPr>
        <w:t>Antimagic Field</w:t>
      </w:r>
    </w:p>
    <w:p w14:paraId="110BD843" w14:textId="77777777" w:rsidR="00A07AFD" w:rsidRDefault="00A07AFD" w:rsidP="00A07AFD">
      <w:pPr>
        <w:rPr>
          <w:sz w:val="18"/>
          <w:szCs w:val="18"/>
        </w:rPr>
      </w:pPr>
      <w:r>
        <w:rPr>
          <w:sz w:val="18"/>
          <w:szCs w:val="18"/>
        </w:rPr>
        <w:t>Mind Blank</w:t>
      </w:r>
    </w:p>
    <w:p w14:paraId="0E743FDC" w14:textId="77777777" w:rsidR="00A07AFD" w:rsidRDefault="00A07AFD" w:rsidP="00A07AFD">
      <w:pPr>
        <w:ind w:left="72"/>
        <w:rPr>
          <w:i/>
          <w:color w:val="000000"/>
          <w:sz w:val="18"/>
          <w:szCs w:val="18"/>
          <w:u w:val="single"/>
        </w:rPr>
      </w:pPr>
      <w:r>
        <w:rPr>
          <w:i/>
          <w:color w:val="000000"/>
          <w:sz w:val="18"/>
          <w:szCs w:val="18"/>
          <w:u w:val="single"/>
        </w:rPr>
        <w:t>Conjuration</w:t>
      </w:r>
    </w:p>
    <w:p w14:paraId="1CC29345" w14:textId="77777777" w:rsidR="00A07AFD" w:rsidRDefault="00A07AFD" w:rsidP="00A07AFD">
      <w:pPr>
        <w:rPr>
          <w:sz w:val="18"/>
          <w:szCs w:val="18"/>
        </w:rPr>
      </w:pPr>
      <w:r>
        <w:rPr>
          <w:sz w:val="18"/>
          <w:szCs w:val="18"/>
        </w:rPr>
        <w:t>Demiplane</w:t>
      </w:r>
    </w:p>
    <w:p w14:paraId="6F988851" w14:textId="77777777" w:rsidR="00A07AFD" w:rsidRDefault="00A07AFD" w:rsidP="00A07AFD">
      <w:pPr>
        <w:rPr>
          <w:sz w:val="18"/>
          <w:szCs w:val="18"/>
        </w:rPr>
      </w:pPr>
      <w:r>
        <w:rPr>
          <w:sz w:val="18"/>
          <w:szCs w:val="18"/>
        </w:rPr>
        <w:t>Incendiary Cloud</w:t>
      </w:r>
    </w:p>
    <w:p w14:paraId="49B28BDA" w14:textId="77777777" w:rsidR="00A07AFD" w:rsidRDefault="00A07AFD" w:rsidP="00A07AFD">
      <w:pPr>
        <w:rPr>
          <w:sz w:val="18"/>
          <w:szCs w:val="18"/>
        </w:rPr>
      </w:pPr>
      <w:r>
        <w:rPr>
          <w:sz w:val="18"/>
          <w:szCs w:val="18"/>
        </w:rPr>
        <w:t>Maze</w:t>
      </w:r>
    </w:p>
    <w:p w14:paraId="61AC10EC" w14:textId="77777777" w:rsidR="00A07AFD" w:rsidRDefault="00A07AFD" w:rsidP="00A07AFD">
      <w:pPr>
        <w:rPr>
          <w:sz w:val="18"/>
          <w:szCs w:val="18"/>
        </w:rPr>
      </w:pPr>
      <w:r>
        <w:rPr>
          <w:sz w:val="18"/>
          <w:szCs w:val="18"/>
        </w:rPr>
        <w:t xml:space="preserve">Mighty Fortress </w:t>
      </w:r>
      <w:r>
        <w:rPr>
          <w:sz w:val="18"/>
          <w:szCs w:val="18"/>
          <w:vertAlign w:val="superscript"/>
        </w:rPr>
        <w:t>XGtE</w:t>
      </w:r>
    </w:p>
    <w:p w14:paraId="211208B3" w14:textId="77777777" w:rsidR="00A07AFD" w:rsidRDefault="00A07AFD" w:rsidP="00A07AFD">
      <w:pPr>
        <w:ind w:left="72"/>
        <w:rPr>
          <w:i/>
          <w:color w:val="000000"/>
          <w:sz w:val="18"/>
          <w:szCs w:val="18"/>
          <w:u w:val="single"/>
        </w:rPr>
      </w:pPr>
      <w:r>
        <w:rPr>
          <w:i/>
          <w:color w:val="000000"/>
          <w:sz w:val="18"/>
          <w:szCs w:val="18"/>
          <w:u w:val="single"/>
        </w:rPr>
        <w:t>Enchantment</w:t>
      </w:r>
    </w:p>
    <w:p w14:paraId="4BE48222" w14:textId="77777777" w:rsidR="00A07AFD" w:rsidRDefault="00A07AFD" w:rsidP="00A07AFD">
      <w:pPr>
        <w:rPr>
          <w:sz w:val="18"/>
          <w:szCs w:val="18"/>
        </w:rPr>
      </w:pPr>
      <w:r>
        <w:rPr>
          <w:sz w:val="18"/>
          <w:szCs w:val="18"/>
        </w:rPr>
        <w:t>Antipathy/Sympathy</w:t>
      </w:r>
    </w:p>
    <w:p w14:paraId="18613AA8" w14:textId="77777777" w:rsidR="00A07AFD" w:rsidRDefault="00A07AFD" w:rsidP="00A07AFD">
      <w:pPr>
        <w:rPr>
          <w:sz w:val="18"/>
          <w:szCs w:val="18"/>
        </w:rPr>
      </w:pPr>
      <w:r>
        <w:rPr>
          <w:sz w:val="18"/>
          <w:szCs w:val="18"/>
        </w:rPr>
        <w:t>Feeblemind</w:t>
      </w:r>
    </w:p>
    <w:p w14:paraId="6513EC83" w14:textId="77777777" w:rsidR="00A07AFD" w:rsidRDefault="00A07AFD" w:rsidP="00A07AFD">
      <w:pPr>
        <w:rPr>
          <w:sz w:val="18"/>
          <w:szCs w:val="18"/>
        </w:rPr>
      </w:pPr>
      <w:r>
        <w:rPr>
          <w:sz w:val="18"/>
          <w:szCs w:val="18"/>
        </w:rPr>
        <w:t>Power Word Stun</w:t>
      </w:r>
    </w:p>
    <w:p w14:paraId="4865413F" w14:textId="77777777" w:rsidR="00A07AFD" w:rsidRDefault="00A07AFD" w:rsidP="00A07AFD">
      <w:pPr>
        <w:ind w:left="72"/>
        <w:rPr>
          <w:i/>
          <w:color w:val="000000"/>
          <w:sz w:val="18"/>
          <w:szCs w:val="18"/>
          <w:u w:val="single"/>
        </w:rPr>
      </w:pPr>
      <w:r>
        <w:rPr>
          <w:i/>
          <w:color w:val="000000"/>
          <w:sz w:val="18"/>
          <w:szCs w:val="18"/>
          <w:u w:val="single"/>
        </w:rPr>
        <w:t>Evocation</w:t>
      </w:r>
    </w:p>
    <w:p w14:paraId="6F84D7B0" w14:textId="77777777" w:rsidR="00A07AFD" w:rsidRDefault="00A07AFD" w:rsidP="00A07AFD">
      <w:pPr>
        <w:rPr>
          <w:sz w:val="18"/>
          <w:szCs w:val="18"/>
          <w:vertAlign w:val="superscript"/>
        </w:rPr>
      </w:pPr>
      <w:r>
        <w:rPr>
          <w:sz w:val="18"/>
          <w:szCs w:val="18"/>
        </w:rPr>
        <w:t xml:space="preserve">Maddening Darkness </w:t>
      </w:r>
      <w:r>
        <w:rPr>
          <w:sz w:val="18"/>
          <w:szCs w:val="18"/>
          <w:vertAlign w:val="superscript"/>
        </w:rPr>
        <w:t>XGtE</w:t>
      </w:r>
    </w:p>
    <w:p w14:paraId="565377EB" w14:textId="77777777" w:rsidR="00A07AFD" w:rsidRDefault="00A07AFD" w:rsidP="00A07AFD">
      <w:pPr>
        <w:rPr>
          <w:sz w:val="18"/>
          <w:szCs w:val="18"/>
        </w:rPr>
      </w:pPr>
      <w:r>
        <w:rPr>
          <w:sz w:val="18"/>
          <w:szCs w:val="18"/>
        </w:rPr>
        <w:t>Sunburst</w:t>
      </w:r>
    </w:p>
    <w:p w14:paraId="5B2C4B4F" w14:textId="77777777" w:rsidR="00A07AFD" w:rsidRDefault="00A07AFD" w:rsidP="00A07AFD">
      <w:pPr>
        <w:rPr>
          <w:sz w:val="18"/>
          <w:szCs w:val="18"/>
        </w:rPr>
      </w:pPr>
      <w:r>
        <w:rPr>
          <w:sz w:val="18"/>
          <w:szCs w:val="18"/>
        </w:rPr>
        <w:t>Telepathy</w:t>
      </w:r>
    </w:p>
    <w:p w14:paraId="4D5206D7" w14:textId="77777777" w:rsidR="00A07AFD" w:rsidRDefault="00A07AFD" w:rsidP="00A07AFD">
      <w:pPr>
        <w:ind w:left="72"/>
        <w:rPr>
          <w:i/>
          <w:color w:val="000000"/>
          <w:sz w:val="18"/>
          <w:szCs w:val="18"/>
          <w:u w:val="single"/>
        </w:rPr>
      </w:pPr>
      <w:r>
        <w:rPr>
          <w:i/>
          <w:color w:val="000000"/>
          <w:sz w:val="18"/>
          <w:szCs w:val="18"/>
          <w:u w:val="single"/>
        </w:rPr>
        <w:t>Illusion</w:t>
      </w:r>
    </w:p>
    <w:p w14:paraId="5EDD4A95" w14:textId="77777777" w:rsidR="00A07AFD" w:rsidRDefault="00A07AFD" w:rsidP="00A07AFD">
      <w:pPr>
        <w:rPr>
          <w:i/>
          <w:sz w:val="18"/>
          <w:szCs w:val="18"/>
          <w:u w:val="single"/>
        </w:rPr>
      </w:pPr>
      <w:r>
        <w:rPr>
          <w:sz w:val="18"/>
          <w:szCs w:val="18"/>
        </w:rPr>
        <w:t xml:space="preserve">Illusory Dragon </w:t>
      </w:r>
      <w:r>
        <w:rPr>
          <w:sz w:val="18"/>
          <w:szCs w:val="18"/>
          <w:vertAlign w:val="superscript"/>
        </w:rPr>
        <w:t>XGtE</w:t>
      </w:r>
    </w:p>
    <w:p w14:paraId="6A832638" w14:textId="77777777" w:rsidR="00A07AFD" w:rsidRDefault="00A07AFD" w:rsidP="00A07AFD">
      <w:pPr>
        <w:ind w:left="72"/>
        <w:rPr>
          <w:i/>
          <w:color w:val="000000"/>
          <w:sz w:val="18"/>
          <w:szCs w:val="18"/>
          <w:u w:val="single"/>
        </w:rPr>
      </w:pPr>
      <w:r>
        <w:rPr>
          <w:i/>
          <w:color w:val="000000"/>
          <w:sz w:val="18"/>
          <w:szCs w:val="18"/>
          <w:u w:val="single"/>
        </w:rPr>
        <w:lastRenderedPageBreak/>
        <w:t>Necromancy</w:t>
      </w:r>
    </w:p>
    <w:p w14:paraId="445E285B" w14:textId="77777777" w:rsidR="00A07AFD" w:rsidRDefault="00A07AFD" w:rsidP="00A07AFD">
      <w:pPr>
        <w:rPr>
          <w:sz w:val="18"/>
          <w:szCs w:val="18"/>
        </w:rPr>
      </w:pPr>
      <w:r>
        <w:rPr>
          <w:sz w:val="18"/>
          <w:szCs w:val="18"/>
        </w:rPr>
        <w:t>Clone</w:t>
      </w:r>
    </w:p>
    <w:p w14:paraId="6B3F081E" w14:textId="77777777" w:rsidR="00A07AFD" w:rsidRDefault="00A07AFD" w:rsidP="00A07AFD">
      <w:pPr>
        <w:rPr>
          <w:sz w:val="18"/>
          <w:szCs w:val="18"/>
        </w:rPr>
      </w:pPr>
      <w:r>
        <w:rPr>
          <w:sz w:val="18"/>
          <w:szCs w:val="18"/>
        </w:rPr>
        <w:t xml:space="preserve">Horrid Wilting </w:t>
      </w:r>
      <w:r>
        <w:rPr>
          <w:sz w:val="18"/>
          <w:szCs w:val="18"/>
          <w:vertAlign w:val="superscript"/>
        </w:rPr>
        <w:t>EE (Abi-Dalzim’s Horrid Wilting)</w:t>
      </w:r>
    </w:p>
    <w:p w14:paraId="6C2757AA" w14:textId="77777777" w:rsidR="00A07AFD" w:rsidRDefault="00A07AFD" w:rsidP="00A07AFD">
      <w:pPr>
        <w:ind w:left="72"/>
        <w:rPr>
          <w:color w:val="000000"/>
          <w:sz w:val="18"/>
          <w:szCs w:val="18"/>
        </w:rPr>
      </w:pPr>
      <w:r>
        <w:rPr>
          <w:i/>
          <w:color w:val="000000"/>
          <w:sz w:val="18"/>
          <w:szCs w:val="18"/>
          <w:u w:val="single"/>
        </w:rPr>
        <w:t>Transmutation</w:t>
      </w:r>
    </w:p>
    <w:p w14:paraId="3C5AFCD5" w14:textId="77777777" w:rsidR="00A07AFD" w:rsidRDefault="00A07AFD" w:rsidP="00A07AFD">
      <w:pPr>
        <w:rPr>
          <w:color w:val="000000"/>
          <w:sz w:val="18"/>
          <w:szCs w:val="18"/>
        </w:rPr>
      </w:pPr>
      <w:r>
        <w:rPr>
          <w:color w:val="000000"/>
          <w:sz w:val="18"/>
          <w:szCs w:val="18"/>
        </w:rPr>
        <w:t>Control Weather</w:t>
      </w:r>
    </w:p>
    <w:p w14:paraId="09A25CC3" w14:textId="77777777" w:rsidR="00E52138" w:rsidRPr="00134BC3" w:rsidRDefault="00E52138">
      <w:pPr>
        <w:contextualSpacing/>
        <w:rPr>
          <w:rFonts w:eastAsia="Times New Roman" w:cstheme="minorHAnsi"/>
          <w:color w:val="000000"/>
          <w:sz w:val="18"/>
          <w:szCs w:val="18"/>
        </w:rPr>
      </w:pPr>
    </w:p>
    <w:p w14:paraId="34CD4F1A"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MGE 9 (9th level)</w:t>
      </w:r>
    </w:p>
    <w:p w14:paraId="43605D01" w14:textId="77777777" w:rsidR="00A07AFD" w:rsidRDefault="00A07AFD" w:rsidP="00A07AFD">
      <w:pPr>
        <w:ind w:left="72"/>
        <w:rPr>
          <w:i/>
          <w:color w:val="000000"/>
          <w:sz w:val="18"/>
          <w:szCs w:val="18"/>
          <w:u w:val="single"/>
        </w:rPr>
      </w:pPr>
      <w:r>
        <w:rPr>
          <w:i/>
          <w:color w:val="000000"/>
          <w:sz w:val="18"/>
          <w:szCs w:val="18"/>
          <w:u w:val="single"/>
        </w:rPr>
        <w:t>Abjuration</w:t>
      </w:r>
    </w:p>
    <w:p w14:paraId="62DCD0EB" w14:textId="77777777" w:rsidR="00A07AFD" w:rsidRDefault="00A07AFD" w:rsidP="00A07AFD">
      <w:pPr>
        <w:rPr>
          <w:sz w:val="18"/>
          <w:szCs w:val="18"/>
        </w:rPr>
      </w:pPr>
      <w:r>
        <w:rPr>
          <w:sz w:val="18"/>
          <w:szCs w:val="18"/>
        </w:rPr>
        <w:t>Imprisonment</w:t>
      </w:r>
    </w:p>
    <w:p w14:paraId="4C47B43E" w14:textId="77777777" w:rsidR="00A07AFD" w:rsidRDefault="00A07AFD" w:rsidP="00A07AFD">
      <w:pPr>
        <w:rPr>
          <w:sz w:val="18"/>
          <w:szCs w:val="18"/>
          <w:vertAlign w:val="superscript"/>
        </w:rPr>
      </w:pPr>
      <w:r>
        <w:rPr>
          <w:sz w:val="18"/>
          <w:szCs w:val="18"/>
        </w:rPr>
        <w:t xml:space="preserve">Invulnerability </w:t>
      </w:r>
      <w:r>
        <w:rPr>
          <w:sz w:val="18"/>
          <w:szCs w:val="18"/>
          <w:vertAlign w:val="superscript"/>
        </w:rPr>
        <w:t>XGtE</w:t>
      </w:r>
    </w:p>
    <w:p w14:paraId="75DA8570" w14:textId="77777777" w:rsidR="00A07AFD" w:rsidRDefault="00A07AFD" w:rsidP="00A07AFD">
      <w:pPr>
        <w:rPr>
          <w:sz w:val="18"/>
          <w:szCs w:val="18"/>
          <w:vertAlign w:val="superscript"/>
        </w:rPr>
      </w:pPr>
      <w:r>
        <w:rPr>
          <w:sz w:val="18"/>
          <w:szCs w:val="18"/>
        </w:rPr>
        <w:t>Prismatic Wall</w:t>
      </w:r>
    </w:p>
    <w:p w14:paraId="5B3E0E80" w14:textId="77777777" w:rsidR="00A07AFD" w:rsidRDefault="00A07AFD" w:rsidP="00A07AFD">
      <w:pPr>
        <w:ind w:left="72"/>
        <w:rPr>
          <w:i/>
          <w:color w:val="000000"/>
          <w:sz w:val="18"/>
          <w:szCs w:val="18"/>
          <w:u w:val="single"/>
        </w:rPr>
      </w:pPr>
      <w:r>
        <w:rPr>
          <w:i/>
          <w:color w:val="000000"/>
          <w:sz w:val="18"/>
          <w:szCs w:val="18"/>
          <w:u w:val="single"/>
        </w:rPr>
        <w:t>Conjuration</w:t>
      </w:r>
    </w:p>
    <w:p w14:paraId="76BF253B" w14:textId="77777777" w:rsidR="00A07AFD" w:rsidRDefault="00A07AFD" w:rsidP="00A07AFD">
      <w:pPr>
        <w:rPr>
          <w:sz w:val="18"/>
          <w:szCs w:val="18"/>
        </w:rPr>
      </w:pPr>
      <w:r>
        <w:rPr>
          <w:sz w:val="18"/>
          <w:szCs w:val="18"/>
        </w:rPr>
        <w:t>Gate</w:t>
      </w:r>
    </w:p>
    <w:p w14:paraId="1E043562" w14:textId="77777777" w:rsidR="00A07AFD" w:rsidRDefault="00A07AFD" w:rsidP="00A07AFD">
      <w:pPr>
        <w:rPr>
          <w:sz w:val="18"/>
          <w:szCs w:val="18"/>
        </w:rPr>
      </w:pPr>
      <w:r>
        <w:rPr>
          <w:sz w:val="18"/>
          <w:szCs w:val="18"/>
        </w:rPr>
        <w:t>Wish</w:t>
      </w:r>
    </w:p>
    <w:p w14:paraId="2280A847" w14:textId="77777777" w:rsidR="00A07AFD" w:rsidRDefault="00A07AFD" w:rsidP="00A07AFD">
      <w:pPr>
        <w:ind w:left="72"/>
        <w:rPr>
          <w:i/>
          <w:color w:val="000000"/>
          <w:sz w:val="18"/>
          <w:szCs w:val="18"/>
          <w:u w:val="single"/>
        </w:rPr>
      </w:pPr>
      <w:r>
        <w:rPr>
          <w:i/>
          <w:color w:val="000000"/>
          <w:sz w:val="18"/>
          <w:szCs w:val="18"/>
          <w:u w:val="single"/>
        </w:rPr>
        <w:t>Divination</w:t>
      </w:r>
    </w:p>
    <w:p w14:paraId="3CC45DB2" w14:textId="77777777" w:rsidR="00A07AFD" w:rsidRDefault="00A07AFD" w:rsidP="00A07AFD">
      <w:pPr>
        <w:rPr>
          <w:i/>
          <w:sz w:val="18"/>
          <w:szCs w:val="18"/>
          <w:u w:val="single"/>
        </w:rPr>
      </w:pPr>
      <w:r>
        <w:rPr>
          <w:sz w:val="18"/>
          <w:szCs w:val="18"/>
        </w:rPr>
        <w:t>Foresight</w:t>
      </w:r>
    </w:p>
    <w:p w14:paraId="544B4E74" w14:textId="77777777" w:rsidR="00A07AFD" w:rsidRDefault="00A07AFD" w:rsidP="00A07AFD">
      <w:pPr>
        <w:ind w:left="72"/>
        <w:rPr>
          <w:i/>
          <w:color w:val="000000"/>
          <w:sz w:val="18"/>
          <w:szCs w:val="18"/>
          <w:u w:val="single"/>
        </w:rPr>
      </w:pPr>
      <w:r>
        <w:rPr>
          <w:i/>
          <w:color w:val="000000"/>
          <w:sz w:val="18"/>
          <w:szCs w:val="18"/>
          <w:u w:val="single"/>
        </w:rPr>
        <w:t>Enchantment</w:t>
      </w:r>
    </w:p>
    <w:p w14:paraId="680D9B58" w14:textId="77777777" w:rsidR="00A07AFD" w:rsidRDefault="00A07AFD" w:rsidP="00A07AFD">
      <w:pPr>
        <w:rPr>
          <w:sz w:val="18"/>
          <w:szCs w:val="18"/>
        </w:rPr>
      </w:pPr>
      <w:r>
        <w:rPr>
          <w:sz w:val="18"/>
          <w:szCs w:val="18"/>
        </w:rPr>
        <w:t>Power Word Kill</w:t>
      </w:r>
    </w:p>
    <w:p w14:paraId="6D0D6BB0" w14:textId="77777777" w:rsidR="00A07AFD" w:rsidRDefault="00A07AFD" w:rsidP="00A07AFD">
      <w:pPr>
        <w:rPr>
          <w:sz w:val="18"/>
          <w:szCs w:val="18"/>
        </w:rPr>
      </w:pPr>
      <w:r>
        <w:rPr>
          <w:sz w:val="18"/>
          <w:szCs w:val="18"/>
        </w:rPr>
        <w:t xml:space="preserve">Psychic Scream </w:t>
      </w:r>
      <w:r>
        <w:rPr>
          <w:sz w:val="18"/>
          <w:szCs w:val="18"/>
          <w:vertAlign w:val="superscript"/>
        </w:rPr>
        <w:t>XGtE</w:t>
      </w:r>
    </w:p>
    <w:p w14:paraId="36E92E48" w14:textId="77777777" w:rsidR="00A07AFD" w:rsidRDefault="00A07AFD" w:rsidP="00A07AFD">
      <w:pPr>
        <w:ind w:left="72"/>
        <w:rPr>
          <w:i/>
          <w:color w:val="000000"/>
          <w:sz w:val="18"/>
          <w:szCs w:val="18"/>
          <w:u w:val="single"/>
        </w:rPr>
      </w:pPr>
      <w:r>
        <w:rPr>
          <w:i/>
          <w:color w:val="000000"/>
          <w:sz w:val="18"/>
          <w:szCs w:val="18"/>
          <w:u w:val="single"/>
        </w:rPr>
        <w:t>Evocation</w:t>
      </w:r>
    </w:p>
    <w:p w14:paraId="2AA15700" w14:textId="77777777" w:rsidR="00A07AFD" w:rsidRDefault="00A07AFD" w:rsidP="00A07AFD">
      <w:pPr>
        <w:rPr>
          <w:i/>
          <w:sz w:val="18"/>
          <w:szCs w:val="18"/>
          <w:u w:val="single"/>
        </w:rPr>
      </w:pPr>
      <w:r>
        <w:rPr>
          <w:sz w:val="18"/>
          <w:szCs w:val="18"/>
        </w:rPr>
        <w:t>Meteor Swarm</w:t>
      </w:r>
    </w:p>
    <w:p w14:paraId="0A93627C" w14:textId="77777777" w:rsidR="00A07AFD" w:rsidRDefault="00A07AFD" w:rsidP="00A07AFD">
      <w:pPr>
        <w:ind w:left="72"/>
        <w:rPr>
          <w:i/>
          <w:color w:val="000000"/>
          <w:sz w:val="18"/>
          <w:szCs w:val="18"/>
          <w:u w:val="single"/>
        </w:rPr>
      </w:pPr>
      <w:r>
        <w:rPr>
          <w:i/>
          <w:color w:val="000000"/>
          <w:sz w:val="18"/>
          <w:szCs w:val="18"/>
          <w:u w:val="single"/>
        </w:rPr>
        <w:t>Illusion</w:t>
      </w:r>
    </w:p>
    <w:p w14:paraId="5335ED76" w14:textId="77777777" w:rsidR="00A07AFD" w:rsidRDefault="00A07AFD" w:rsidP="00A07AFD">
      <w:pPr>
        <w:rPr>
          <w:i/>
          <w:sz w:val="18"/>
          <w:szCs w:val="18"/>
          <w:u w:val="single"/>
        </w:rPr>
      </w:pPr>
      <w:r>
        <w:rPr>
          <w:sz w:val="18"/>
          <w:szCs w:val="18"/>
        </w:rPr>
        <w:t>Weird</w:t>
      </w:r>
    </w:p>
    <w:p w14:paraId="56E3AD78" w14:textId="77777777" w:rsidR="00A07AFD" w:rsidRDefault="00A07AFD" w:rsidP="00A07AFD">
      <w:pPr>
        <w:ind w:left="72"/>
        <w:rPr>
          <w:i/>
          <w:color w:val="000000"/>
          <w:sz w:val="18"/>
          <w:szCs w:val="18"/>
          <w:u w:val="single"/>
        </w:rPr>
      </w:pPr>
      <w:r>
        <w:rPr>
          <w:i/>
          <w:color w:val="000000"/>
          <w:sz w:val="18"/>
          <w:szCs w:val="18"/>
          <w:u w:val="single"/>
        </w:rPr>
        <w:t>Necromancy</w:t>
      </w:r>
    </w:p>
    <w:p w14:paraId="7782BA1E" w14:textId="77777777" w:rsidR="00A07AFD" w:rsidRDefault="00A07AFD" w:rsidP="00A07AFD">
      <w:pPr>
        <w:rPr>
          <w:i/>
          <w:sz w:val="18"/>
          <w:szCs w:val="18"/>
          <w:u w:val="single"/>
        </w:rPr>
      </w:pPr>
      <w:r>
        <w:rPr>
          <w:sz w:val="18"/>
          <w:szCs w:val="18"/>
        </w:rPr>
        <w:t>Astral Projection</w:t>
      </w:r>
    </w:p>
    <w:p w14:paraId="6D2B15D2" w14:textId="77777777" w:rsidR="00A07AFD" w:rsidRDefault="00A07AFD" w:rsidP="00A07AFD">
      <w:pPr>
        <w:ind w:left="72"/>
        <w:rPr>
          <w:sz w:val="18"/>
          <w:szCs w:val="18"/>
          <w:vertAlign w:val="superscript"/>
        </w:rPr>
      </w:pPr>
      <w:r>
        <w:rPr>
          <w:i/>
          <w:color w:val="000000"/>
          <w:sz w:val="18"/>
          <w:szCs w:val="18"/>
          <w:u w:val="single"/>
        </w:rPr>
        <w:t>Transmutation</w:t>
      </w:r>
    </w:p>
    <w:p w14:paraId="28F0FC1F" w14:textId="77777777" w:rsidR="00A07AFD" w:rsidRDefault="00A07AFD" w:rsidP="00A07AFD">
      <w:pPr>
        <w:rPr>
          <w:sz w:val="18"/>
          <w:szCs w:val="18"/>
        </w:rPr>
      </w:pPr>
      <w:r>
        <w:rPr>
          <w:sz w:val="18"/>
          <w:szCs w:val="18"/>
        </w:rPr>
        <w:t xml:space="preserve">Mass Polymorph </w:t>
      </w:r>
      <w:r>
        <w:rPr>
          <w:sz w:val="18"/>
          <w:szCs w:val="18"/>
          <w:vertAlign w:val="superscript"/>
        </w:rPr>
        <w:t>XGtE</w:t>
      </w:r>
    </w:p>
    <w:p w14:paraId="4004FB37" w14:textId="77777777" w:rsidR="00A07AFD" w:rsidRDefault="00A07AFD" w:rsidP="00A07AFD">
      <w:pPr>
        <w:rPr>
          <w:sz w:val="18"/>
          <w:szCs w:val="18"/>
        </w:rPr>
      </w:pPr>
      <w:r>
        <w:rPr>
          <w:sz w:val="18"/>
          <w:szCs w:val="18"/>
        </w:rPr>
        <w:t>Shapechange</w:t>
      </w:r>
    </w:p>
    <w:p w14:paraId="1A265189" w14:textId="77777777" w:rsidR="00A07AFD" w:rsidRDefault="00A07AFD" w:rsidP="00A07AFD">
      <w:pPr>
        <w:rPr>
          <w:sz w:val="18"/>
          <w:szCs w:val="18"/>
        </w:rPr>
      </w:pPr>
      <w:r>
        <w:rPr>
          <w:sz w:val="18"/>
          <w:szCs w:val="18"/>
        </w:rPr>
        <w:t>Time Stop</w:t>
      </w:r>
    </w:p>
    <w:p w14:paraId="4B12C578" w14:textId="77777777" w:rsidR="00A07AFD" w:rsidRDefault="00A07AFD" w:rsidP="00A07AFD">
      <w:pPr>
        <w:rPr>
          <w:sz w:val="18"/>
          <w:szCs w:val="18"/>
        </w:rPr>
      </w:pPr>
      <w:r>
        <w:rPr>
          <w:sz w:val="18"/>
          <w:szCs w:val="18"/>
        </w:rPr>
        <w:t>True Polymorph</w:t>
      </w:r>
    </w:p>
    <w:p w14:paraId="2A2E5820" w14:textId="77777777" w:rsidR="00B73E9E" w:rsidRPr="00134BC3" w:rsidRDefault="00B73E9E">
      <w:pPr>
        <w:contextualSpacing/>
        <w:rPr>
          <w:rFonts w:eastAsia="Times New Roman" w:cstheme="minorHAnsi"/>
          <w:sz w:val="18"/>
          <w:szCs w:val="18"/>
        </w:rPr>
      </w:pPr>
    </w:p>
    <w:p w14:paraId="4EF77AB2" w14:textId="77777777" w:rsidR="00AB25EF" w:rsidRPr="00134BC3" w:rsidRDefault="00AB25EF">
      <w:pPr>
        <w:pStyle w:val="Heading3"/>
        <w:rPr>
          <w:sz w:val="18"/>
          <w:szCs w:val="18"/>
        </w:rPr>
      </w:pPr>
      <w:bookmarkStart w:id="4926" w:name="_Toc509138793"/>
      <w:bookmarkStart w:id="4927" w:name="_Toc54196503"/>
      <w:r w:rsidRPr="00134BC3">
        <w:rPr>
          <w:sz w:val="18"/>
          <w:szCs w:val="18"/>
        </w:rPr>
        <w:t>Paladin (PLD)</w:t>
      </w:r>
      <w:bookmarkEnd w:id="4926"/>
      <w:bookmarkEnd w:id="4927"/>
    </w:p>
    <w:p w14:paraId="072AEBEA"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PLD 1 (1st level)</w:t>
      </w:r>
    </w:p>
    <w:p w14:paraId="14A91D0B" w14:textId="77777777" w:rsidR="000E101D" w:rsidRDefault="000E101D" w:rsidP="000E101D">
      <w:pPr>
        <w:ind w:left="72"/>
        <w:rPr>
          <w:i/>
          <w:color w:val="000000"/>
          <w:sz w:val="18"/>
          <w:szCs w:val="18"/>
          <w:u w:val="single"/>
        </w:rPr>
      </w:pPr>
      <w:r>
        <w:rPr>
          <w:i/>
          <w:color w:val="000000"/>
          <w:sz w:val="18"/>
          <w:szCs w:val="18"/>
          <w:u w:val="single"/>
        </w:rPr>
        <w:t>Abjuration</w:t>
      </w:r>
    </w:p>
    <w:p w14:paraId="36CBE8D7" w14:textId="77777777" w:rsidR="000E101D" w:rsidRDefault="000E101D" w:rsidP="000E101D">
      <w:pPr>
        <w:rPr>
          <w:i/>
          <w:sz w:val="18"/>
          <w:szCs w:val="18"/>
        </w:rPr>
      </w:pPr>
      <w:r>
        <w:rPr>
          <w:sz w:val="18"/>
          <w:szCs w:val="18"/>
        </w:rPr>
        <w:t xml:space="preserve">Abandonment Aura </w:t>
      </w:r>
      <w:r>
        <w:rPr>
          <w:color w:val="000000"/>
          <w:sz w:val="18"/>
          <w:szCs w:val="18"/>
          <w:vertAlign w:val="superscript"/>
        </w:rPr>
        <w:t>WoW5eRPG</w:t>
      </w:r>
      <w:r>
        <w:rPr>
          <w:sz w:val="18"/>
          <w:szCs w:val="18"/>
        </w:rPr>
        <w:t xml:space="preserve"> – </w:t>
      </w:r>
      <w:r>
        <w:rPr>
          <w:i/>
          <w:sz w:val="18"/>
          <w:szCs w:val="18"/>
        </w:rPr>
        <w:t>Aura of Might</w:t>
      </w:r>
      <w:r>
        <w:rPr>
          <w:color w:val="000000"/>
          <w:sz w:val="18"/>
          <w:szCs w:val="18"/>
          <w:vertAlign w:val="superscript"/>
        </w:rPr>
        <w:t xml:space="preserve"> </w:t>
      </w:r>
    </w:p>
    <w:p w14:paraId="47B062A3" w14:textId="77777777" w:rsidR="000E101D" w:rsidRDefault="000E101D" w:rsidP="000E101D">
      <w:pPr>
        <w:rPr>
          <w:color w:val="000000"/>
          <w:sz w:val="18"/>
          <w:szCs w:val="18"/>
          <w:vertAlign w:val="superscript"/>
        </w:rPr>
      </w:pPr>
      <w:r>
        <w:rPr>
          <w:color w:val="000000"/>
          <w:sz w:val="18"/>
          <w:szCs w:val="18"/>
        </w:rPr>
        <w:t>Barrier Ward</w:t>
      </w:r>
      <w:r>
        <w:rPr>
          <w:color w:val="000000"/>
          <w:sz w:val="18"/>
          <w:szCs w:val="18"/>
          <w:vertAlign w:val="superscript"/>
        </w:rPr>
        <w:t xml:space="preserve"> WoW5eRPG</w:t>
      </w:r>
    </w:p>
    <w:p w14:paraId="54C4DB95" w14:textId="77777777" w:rsidR="000E101D" w:rsidRDefault="000E101D" w:rsidP="000E101D">
      <w:pPr>
        <w:rPr>
          <w:sz w:val="18"/>
          <w:szCs w:val="18"/>
          <w:vertAlign w:val="superscript"/>
        </w:rPr>
      </w:pPr>
      <w:r>
        <w:rPr>
          <w:sz w:val="18"/>
          <w:szCs w:val="18"/>
        </w:rPr>
        <w:t xml:space="preserve">Bind </w:t>
      </w:r>
      <w:r>
        <w:rPr>
          <w:sz w:val="18"/>
          <w:szCs w:val="18"/>
          <w:vertAlign w:val="superscript"/>
        </w:rPr>
        <w:t>WoW5eRPG</w:t>
      </w:r>
    </w:p>
    <w:p w14:paraId="1F28D133" w14:textId="77777777" w:rsidR="000E101D" w:rsidRDefault="000E101D" w:rsidP="000E101D">
      <w:pPr>
        <w:rPr>
          <w:sz w:val="18"/>
          <w:szCs w:val="18"/>
          <w:vertAlign w:val="superscript"/>
        </w:rPr>
      </w:pPr>
      <w:r>
        <w:rPr>
          <w:sz w:val="18"/>
          <w:szCs w:val="18"/>
        </w:rPr>
        <w:t xml:space="preserve">Ceremony </w:t>
      </w:r>
      <w:r>
        <w:rPr>
          <w:sz w:val="18"/>
          <w:szCs w:val="18"/>
          <w:vertAlign w:val="superscript"/>
        </w:rPr>
        <w:t>XGtE</w:t>
      </w:r>
    </w:p>
    <w:p w14:paraId="7BEE64D8" w14:textId="77777777" w:rsidR="000E101D" w:rsidRDefault="000E101D" w:rsidP="000E101D">
      <w:pPr>
        <w:rPr>
          <w:sz w:val="18"/>
          <w:szCs w:val="18"/>
        </w:rPr>
      </w:pPr>
      <w:r>
        <w:rPr>
          <w:sz w:val="18"/>
          <w:szCs w:val="18"/>
        </w:rPr>
        <w:t>Devotion Aura</w:t>
      </w:r>
      <w:r>
        <w:rPr>
          <w:color w:val="000000"/>
          <w:sz w:val="18"/>
          <w:szCs w:val="18"/>
          <w:vertAlign w:val="superscript"/>
        </w:rPr>
        <w:t xml:space="preserve"> WoW5eRPG</w:t>
      </w:r>
    </w:p>
    <w:p w14:paraId="039FB213" w14:textId="77777777" w:rsidR="000E101D" w:rsidRDefault="000E101D" w:rsidP="000E101D">
      <w:pPr>
        <w:rPr>
          <w:color w:val="000000"/>
          <w:sz w:val="18"/>
          <w:szCs w:val="18"/>
        </w:rPr>
      </w:pPr>
      <w:r>
        <w:rPr>
          <w:color w:val="000000"/>
          <w:sz w:val="18"/>
          <w:szCs w:val="18"/>
        </w:rPr>
        <w:t>Protection from Evil and Good</w:t>
      </w:r>
    </w:p>
    <w:p w14:paraId="207F4345" w14:textId="77777777" w:rsidR="000E101D" w:rsidRDefault="000E101D" w:rsidP="000E101D">
      <w:pPr>
        <w:rPr>
          <w:sz w:val="18"/>
          <w:szCs w:val="18"/>
        </w:rPr>
      </w:pPr>
      <w:r>
        <w:rPr>
          <w:sz w:val="18"/>
          <w:szCs w:val="18"/>
        </w:rPr>
        <w:t>Shield of Faith</w:t>
      </w:r>
    </w:p>
    <w:p w14:paraId="4D4462AA" w14:textId="77777777" w:rsidR="000E101D" w:rsidRDefault="000E101D" w:rsidP="000E101D">
      <w:pPr>
        <w:ind w:left="72"/>
        <w:rPr>
          <w:i/>
          <w:color w:val="000000"/>
          <w:sz w:val="18"/>
          <w:szCs w:val="18"/>
          <w:u w:val="single"/>
        </w:rPr>
      </w:pPr>
      <w:r>
        <w:rPr>
          <w:i/>
          <w:color w:val="000000"/>
          <w:sz w:val="18"/>
          <w:szCs w:val="18"/>
          <w:u w:val="single"/>
        </w:rPr>
        <w:t>Conjuration</w:t>
      </w:r>
    </w:p>
    <w:p w14:paraId="538A013A" w14:textId="77777777" w:rsidR="000E101D" w:rsidRDefault="000E101D" w:rsidP="000E101D">
      <w:pPr>
        <w:rPr>
          <w:color w:val="000000"/>
          <w:sz w:val="18"/>
          <w:szCs w:val="18"/>
          <w:vertAlign w:val="superscript"/>
        </w:rPr>
      </w:pPr>
      <w:r>
        <w:rPr>
          <w:color w:val="000000"/>
          <w:sz w:val="18"/>
          <w:szCs w:val="18"/>
        </w:rPr>
        <w:t xml:space="preserve">Conjure </w:t>
      </w:r>
      <w:r>
        <w:rPr>
          <w:color w:val="000000"/>
          <w:sz w:val="18"/>
          <w:szCs w:val="18"/>
          <w:vertAlign w:val="superscript"/>
        </w:rPr>
        <w:t>Modified</w:t>
      </w:r>
    </w:p>
    <w:p w14:paraId="705DF65E" w14:textId="77777777" w:rsidR="000E101D" w:rsidRDefault="000E101D" w:rsidP="000E101D">
      <w:pPr>
        <w:rPr>
          <w:color w:val="000000"/>
          <w:sz w:val="18"/>
          <w:szCs w:val="18"/>
        </w:rPr>
      </w:pPr>
      <w:r>
        <w:rPr>
          <w:color w:val="000000"/>
          <w:sz w:val="18"/>
          <w:szCs w:val="18"/>
        </w:rPr>
        <w:t xml:space="preserve">Conjure Strike </w:t>
      </w:r>
      <w:r>
        <w:rPr>
          <w:color w:val="000000"/>
          <w:sz w:val="18"/>
          <w:szCs w:val="18"/>
          <w:vertAlign w:val="superscript"/>
        </w:rPr>
        <w:t>WoW5eRPG</w:t>
      </w:r>
    </w:p>
    <w:p w14:paraId="5FC16E5B" w14:textId="77777777" w:rsidR="000E101D" w:rsidRDefault="000E101D" w:rsidP="000E101D">
      <w:pPr>
        <w:ind w:left="72"/>
        <w:rPr>
          <w:i/>
          <w:color w:val="000000"/>
          <w:sz w:val="18"/>
          <w:szCs w:val="18"/>
          <w:u w:val="single"/>
        </w:rPr>
      </w:pPr>
      <w:r>
        <w:rPr>
          <w:i/>
          <w:color w:val="000000"/>
          <w:sz w:val="18"/>
          <w:szCs w:val="18"/>
          <w:u w:val="single"/>
        </w:rPr>
        <w:t>Divination</w:t>
      </w:r>
    </w:p>
    <w:p w14:paraId="1AB37CCA" w14:textId="77777777" w:rsidR="000E101D" w:rsidRDefault="000E101D" w:rsidP="000E101D">
      <w:pPr>
        <w:rPr>
          <w:color w:val="000000"/>
          <w:sz w:val="18"/>
          <w:szCs w:val="18"/>
        </w:rPr>
      </w:pPr>
      <w:r>
        <w:rPr>
          <w:color w:val="000000"/>
          <w:sz w:val="18"/>
          <w:szCs w:val="18"/>
        </w:rPr>
        <w:t>Detect Evil and Good</w:t>
      </w:r>
    </w:p>
    <w:p w14:paraId="72C72227" w14:textId="77777777" w:rsidR="000E101D" w:rsidRDefault="000E101D" w:rsidP="000E101D">
      <w:pPr>
        <w:rPr>
          <w:color w:val="000000"/>
          <w:sz w:val="18"/>
          <w:szCs w:val="18"/>
        </w:rPr>
      </w:pPr>
      <w:r>
        <w:rPr>
          <w:color w:val="000000"/>
          <w:sz w:val="18"/>
          <w:szCs w:val="18"/>
        </w:rPr>
        <w:t>Detect Magic</w:t>
      </w:r>
    </w:p>
    <w:p w14:paraId="5C762B07" w14:textId="77777777" w:rsidR="000E101D" w:rsidRDefault="000E101D" w:rsidP="000E101D">
      <w:pPr>
        <w:rPr>
          <w:color w:val="000000"/>
          <w:sz w:val="18"/>
          <w:szCs w:val="18"/>
        </w:rPr>
      </w:pPr>
      <w:r>
        <w:rPr>
          <w:color w:val="000000"/>
          <w:sz w:val="18"/>
          <w:szCs w:val="18"/>
        </w:rPr>
        <w:t>Detect Poison and Disease</w:t>
      </w:r>
    </w:p>
    <w:p w14:paraId="3C5D84EF" w14:textId="77777777" w:rsidR="000E101D" w:rsidRDefault="000E101D" w:rsidP="000E101D">
      <w:pPr>
        <w:ind w:left="72"/>
        <w:rPr>
          <w:i/>
          <w:color w:val="000000"/>
          <w:sz w:val="18"/>
          <w:szCs w:val="18"/>
          <w:u w:val="single"/>
        </w:rPr>
      </w:pPr>
      <w:r>
        <w:rPr>
          <w:i/>
          <w:color w:val="000000"/>
          <w:sz w:val="18"/>
          <w:szCs w:val="18"/>
          <w:u w:val="single"/>
        </w:rPr>
        <w:t>Enchantment</w:t>
      </w:r>
    </w:p>
    <w:p w14:paraId="6AC1930C" w14:textId="77777777" w:rsidR="000E101D" w:rsidRDefault="000E101D" w:rsidP="000E101D">
      <w:pPr>
        <w:rPr>
          <w:sz w:val="18"/>
          <w:szCs w:val="18"/>
        </w:rPr>
      </w:pPr>
      <w:r>
        <w:rPr>
          <w:sz w:val="18"/>
          <w:szCs w:val="18"/>
        </w:rPr>
        <w:t>Bless</w:t>
      </w:r>
    </w:p>
    <w:p w14:paraId="1F33257A" w14:textId="77777777" w:rsidR="000E101D" w:rsidRDefault="000E101D" w:rsidP="000E101D">
      <w:pPr>
        <w:rPr>
          <w:color w:val="000000"/>
          <w:sz w:val="18"/>
          <w:szCs w:val="18"/>
        </w:rPr>
      </w:pPr>
      <w:r>
        <w:rPr>
          <w:color w:val="000000"/>
          <w:sz w:val="18"/>
          <w:szCs w:val="18"/>
        </w:rPr>
        <w:t xml:space="preserve">Charm </w:t>
      </w:r>
      <w:r>
        <w:rPr>
          <w:color w:val="000000"/>
          <w:sz w:val="18"/>
          <w:szCs w:val="18"/>
          <w:vertAlign w:val="superscript"/>
        </w:rPr>
        <w:t>Modified</w:t>
      </w:r>
    </w:p>
    <w:p w14:paraId="0831854D" w14:textId="77777777" w:rsidR="000E101D" w:rsidRDefault="000E101D" w:rsidP="000E101D">
      <w:pPr>
        <w:rPr>
          <w:color w:val="000000"/>
          <w:sz w:val="18"/>
          <w:szCs w:val="18"/>
        </w:rPr>
      </w:pPr>
      <w:r>
        <w:rPr>
          <w:color w:val="000000"/>
          <w:sz w:val="18"/>
          <w:szCs w:val="18"/>
        </w:rPr>
        <w:t xml:space="preserve">Command </w:t>
      </w:r>
    </w:p>
    <w:p w14:paraId="6ED3957D" w14:textId="77777777" w:rsidR="000E101D" w:rsidRDefault="000E101D" w:rsidP="000E101D">
      <w:pPr>
        <w:rPr>
          <w:color w:val="000000"/>
          <w:sz w:val="18"/>
          <w:szCs w:val="18"/>
        </w:rPr>
      </w:pPr>
      <w:r>
        <w:rPr>
          <w:color w:val="000000"/>
          <w:sz w:val="18"/>
          <w:szCs w:val="18"/>
        </w:rPr>
        <w:t xml:space="preserve">Compelled Duel </w:t>
      </w:r>
    </w:p>
    <w:p w14:paraId="461AD74B" w14:textId="77777777" w:rsidR="000E101D" w:rsidRDefault="000E101D" w:rsidP="000E101D">
      <w:pPr>
        <w:rPr>
          <w:color w:val="000000"/>
          <w:sz w:val="18"/>
          <w:szCs w:val="18"/>
        </w:rPr>
      </w:pPr>
      <w:r>
        <w:rPr>
          <w:color w:val="000000"/>
          <w:sz w:val="18"/>
          <w:szCs w:val="18"/>
        </w:rPr>
        <w:t>Heroism</w:t>
      </w:r>
    </w:p>
    <w:p w14:paraId="0EC22DE4" w14:textId="77777777" w:rsidR="000E101D" w:rsidRDefault="000E101D" w:rsidP="000E101D">
      <w:pPr>
        <w:ind w:left="72"/>
        <w:rPr>
          <w:i/>
          <w:color w:val="000000"/>
          <w:sz w:val="18"/>
          <w:szCs w:val="18"/>
          <w:u w:val="single"/>
        </w:rPr>
      </w:pPr>
      <w:r>
        <w:rPr>
          <w:i/>
          <w:color w:val="000000"/>
          <w:sz w:val="18"/>
          <w:szCs w:val="18"/>
          <w:u w:val="single"/>
        </w:rPr>
        <w:t>Evocation</w:t>
      </w:r>
    </w:p>
    <w:p w14:paraId="4A674EE8" w14:textId="77777777" w:rsidR="000E101D" w:rsidRDefault="000E101D" w:rsidP="000E101D">
      <w:pPr>
        <w:rPr>
          <w:sz w:val="18"/>
          <w:szCs w:val="18"/>
        </w:rPr>
      </w:pPr>
      <w:r>
        <w:rPr>
          <w:sz w:val="18"/>
          <w:szCs w:val="18"/>
        </w:rPr>
        <w:t>Divine Favor</w:t>
      </w:r>
    </w:p>
    <w:p w14:paraId="784AF444" w14:textId="77777777" w:rsidR="000E101D" w:rsidRDefault="000E101D" w:rsidP="000E101D">
      <w:pPr>
        <w:rPr>
          <w:sz w:val="18"/>
          <w:szCs w:val="18"/>
        </w:rPr>
      </w:pPr>
      <w:r>
        <w:rPr>
          <w:sz w:val="18"/>
          <w:szCs w:val="18"/>
        </w:rPr>
        <w:t xml:space="preserve">Flash of Light </w:t>
      </w:r>
      <w:r>
        <w:rPr>
          <w:sz w:val="18"/>
          <w:szCs w:val="18"/>
          <w:vertAlign w:val="superscript"/>
        </w:rPr>
        <w:t>Modified</w:t>
      </w:r>
    </w:p>
    <w:p w14:paraId="6E89DAAC" w14:textId="77777777" w:rsidR="000E101D" w:rsidRDefault="000E101D" w:rsidP="000E101D">
      <w:pPr>
        <w:rPr>
          <w:color w:val="000000"/>
          <w:sz w:val="18"/>
          <w:szCs w:val="18"/>
          <w:vertAlign w:val="superscript"/>
        </w:rPr>
      </w:pPr>
      <w:r>
        <w:rPr>
          <w:color w:val="000000"/>
          <w:sz w:val="18"/>
          <w:szCs w:val="18"/>
        </w:rPr>
        <w:lastRenderedPageBreak/>
        <w:t xml:space="preserve">Holy Light </w:t>
      </w:r>
      <w:r>
        <w:rPr>
          <w:color w:val="000000"/>
          <w:sz w:val="18"/>
          <w:szCs w:val="18"/>
          <w:vertAlign w:val="superscript"/>
        </w:rPr>
        <w:t>Modified</w:t>
      </w:r>
    </w:p>
    <w:p w14:paraId="3996EFFF" w14:textId="77777777" w:rsidR="000E101D" w:rsidRDefault="000E101D" w:rsidP="000E101D">
      <w:pPr>
        <w:rPr>
          <w:sz w:val="18"/>
          <w:szCs w:val="18"/>
          <w:vertAlign w:val="superscript"/>
        </w:rPr>
      </w:pPr>
      <w:r>
        <w:rPr>
          <w:sz w:val="18"/>
          <w:szCs w:val="18"/>
        </w:rPr>
        <w:t xml:space="preserve">Renewing Light </w:t>
      </w:r>
      <w:r>
        <w:rPr>
          <w:sz w:val="18"/>
          <w:szCs w:val="18"/>
          <w:vertAlign w:val="superscript"/>
        </w:rPr>
        <w:t>WoW5eRPG</w:t>
      </w:r>
    </w:p>
    <w:p w14:paraId="6E81D8AF" w14:textId="77777777" w:rsidR="000E101D" w:rsidRDefault="000E101D" w:rsidP="000E101D">
      <w:pPr>
        <w:rPr>
          <w:sz w:val="18"/>
          <w:szCs w:val="18"/>
        </w:rPr>
      </w:pPr>
      <w:r>
        <w:rPr>
          <w:sz w:val="18"/>
          <w:szCs w:val="18"/>
        </w:rPr>
        <w:t>Searing Smite</w:t>
      </w:r>
    </w:p>
    <w:p w14:paraId="0662A39E" w14:textId="77777777" w:rsidR="000E101D" w:rsidRDefault="000E101D" w:rsidP="000E101D">
      <w:pPr>
        <w:rPr>
          <w:sz w:val="18"/>
          <w:szCs w:val="18"/>
        </w:rPr>
      </w:pPr>
      <w:r>
        <w:rPr>
          <w:sz w:val="18"/>
          <w:szCs w:val="18"/>
        </w:rPr>
        <w:t>Thunderous Smite</w:t>
      </w:r>
    </w:p>
    <w:p w14:paraId="112BA98F" w14:textId="77777777" w:rsidR="000E101D" w:rsidRDefault="000E101D" w:rsidP="000E101D">
      <w:pPr>
        <w:rPr>
          <w:sz w:val="18"/>
          <w:szCs w:val="18"/>
        </w:rPr>
      </w:pPr>
      <w:r>
        <w:rPr>
          <w:sz w:val="18"/>
          <w:szCs w:val="18"/>
        </w:rPr>
        <w:t>Wrathful Smite</w:t>
      </w:r>
    </w:p>
    <w:p w14:paraId="53149F86" w14:textId="77777777" w:rsidR="000E101D" w:rsidRDefault="000E101D" w:rsidP="000E101D">
      <w:pPr>
        <w:ind w:left="72"/>
        <w:rPr>
          <w:color w:val="000000"/>
          <w:sz w:val="18"/>
          <w:szCs w:val="18"/>
          <w:vertAlign w:val="superscript"/>
        </w:rPr>
      </w:pPr>
      <w:r>
        <w:rPr>
          <w:i/>
          <w:color w:val="000000"/>
          <w:sz w:val="18"/>
          <w:szCs w:val="18"/>
          <w:u w:val="single"/>
        </w:rPr>
        <w:t>Transmutation</w:t>
      </w:r>
    </w:p>
    <w:p w14:paraId="5938C9F2" w14:textId="77777777" w:rsidR="000E101D" w:rsidRDefault="000E101D" w:rsidP="000E101D">
      <w:pPr>
        <w:rPr>
          <w:color w:val="000000"/>
          <w:sz w:val="18"/>
          <w:szCs w:val="18"/>
        </w:rPr>
      </w:pPr>
      <w:r>
        <w:rPr>
          <w:color w:val="000000"/>
          <w:sz w:val="18"/>
          <w:szCs w:val="18"/>
        </w:rPr>
        <w:t>Purify Food and Drink</w:t>
      </w:r>
    </w:p>
    <w:p w14:paraId="72A822D3" w14:textId="77777777" w:rsidR="000E101D" w:rsidRDefault="000E101D" w:rsidP="000E101D">
      <w:pPr>
        <w:rPr>
          <w:sz w:val="18"/>
          <w:szCs w:val="18"/>
        </w:rPr>
      </w:pPr>
      <w:r>
        <w:rPr>
          <w:color w:val="000000"/>
          <w:sz w:val="18"/>
          <w:szCs w:val="18"/>
        </w:rPr>
        <w:t xml:space="preserve">Seal Array </w:t>
      </w:r>
      <w:r>
        <w:rPr>
          <w:color w:val="000000"/>
          <w:sz w:val="18"/>
          <w:szCs w:val="18"/>
          <w:vertAlign w:val="superscript"/>
        </w:rPr>
        <w:t>WoW5eRPG</w:t>
      </w:r>
    </w:p>
    <w:p w14:paraId="374CF7A8" w14:textId="77777777" w:rsidR="001A666C" w:rsidRPr="00134BC3" w:rsidRDefault="001A666C">
      <w:pPr>
        <w:contextualSpacing/>
        <w:rPr>
          <w:rFonts w:eastAsia="Times New Roman" w:cstheme="minorHAnsi"/>
          <w:b/>
          <w:bCs/>
          <w:color w:val="000000"/>
          <w:sz w:val="18"/>
          <w:szCs w:val="18"/>
        </w:rPr>
      </w:pPr>
    </w:p>
    <w:p w14:paraId="1EC5BD60"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PLD 2 (2nd level)</w:t>
      </w:r>
    </w:p>
    <w:p w14:paraId="22FEE172" w14:textId="77777777" w:rsidR="000E101D" w:rsidRDefault="000E101D" w:rsidP="000E101D">
      <w:pPr>
        <w:ind w:left="72"/>
        <w:rPr>
          <w:i/>
          <w:color w:val="000000"/>
          <w:sz w:val="18"/>
          <w:szCs w:val="18"/>
          <w:u w:val="single"/>
        </w:rPr>
      </w:pPr>
      <w:r>
        <w:rPr>
          <w:i/>
          <w:color w:val="000000"/>
          <w:sz w:val="18"/>
          <w:szCs w:val="18"/>
          <w:u w:val="single"/>
        </w:rPr>
        <w:t>Abjuration</w:t>
      </w:r>
    </w:p>
    <w:p w14:paraId="271B9687" w14:textId="77777777" w:rsidR="000E101D" w:rsidRDefault="000E101D" w:rsidP="000E101D">
      <w:pPr>
        <w:rPr>
          <w:color w:val="000000"/>
          <w:sz w:val="18"/>
          <w:szCs w:val="18"/>
          <w:vertAlign w:val="superscript"/>
        </w:rPr>
      </w:pPr>
      <w:r>
        <w:rPr>
          <w:sz w:val="18"/>
          <w:szCs w:val="18"/>
        </w:rPr>
        <w:t>Retribution Aura</w:t>
      </w:r>
      <w:r>
        <w:rPr>
          <w:color w:val="000000"/>
          <w:sz w:val="18"/>
          <w:szCs w:val="18"/>
          <w:vertAlign w:val="superscript"/>
        </w:rPr>
        <w:t xml:space="preserve"> WoW5eRPG</w:t>
      </w:r>
    </w:p>
    <w:p w14:paraId="686A70CA" w14:textId="77777777" w:rsidR="000E101D" w:rsidRDefault="000E101D" w:rsidP="000E101D">
      <w:pPr>
        <w:rPr>
          <w:i/>
          <w:sz w:val="18"/>
          <w:szCs w:val="18"/>
        </w:rPr>
      </w:pPr>
      <w:r>
        <w:rPr>
          <w:sz w:val="18"/>
          <w:szCs w:val="18"/>
        </w:rPr>
        <w:t xml:space="preserve">Aid </w:t>
      </w:r>
      <w:r>
        <w:rPr>
          <w:i/>
          <w:sz w:val="18"/>
          <w:szCs w:val="18"/>
        </w:rPr>
        <w:t>– Holy Resolve</w:t>
      </w:r>
    </w:p>
    <w:p w14:paraId="5675D49E" w14:textId="77777777" w:rsidR="000E101D" w:rsidRDefault="000E101D" w:rsidP="000E101D">
      <w:pPr>
        <w:rPr>
          <w:sz w:val="18"/>
          <w:szCs w:val="18"/>
          <w:vertAlign w:val="superscript"/>
        </w:rPr>
      </w:pPr>
      <w:r>
        <w:rPr>
          <w:sz w:val="18"/>
          <w:szCs w:val="18"/>
        </w:rPr>
        <w:t xml:space="preserve">Banishment </w:t>
      </w:r>
      <w:r>
        <w:rPr>
          <w:sz w:val="18"/>
          <w:szCs w:val="18"/>
          <w:vertAlign w:val="superscript"/>
        </w:rPr>
        <w:t>WoW5eRPG</w:t>
      </w:r>
    </w:p>
    <w:p w14:paraId="016A8612" w14:textId="77777777" w:rsidR="000E101D" w:rsidRDefault="000E101D" w:rsidP="000E101D">
      <w:pPr>
        <w:rPr>
          <w:sz w:val="18"/>
          <w:szCs w:val="18"/>
          <w:vertAlign w:val="superscript"/>
        </w:rPr>
      </w:pPr>
      <w:r>
        <w:rPr>
          <w:sz w:val="18"/>
          <w:szCs w:val="18"/>
        </w:rPr>
        <w:t xml:space="preserve">Denounce </w:t>
      </w:r>
      <w:r>
        <w:rPr>
          <w:sz w:val="18"/>
          <w:szCs w:val="18"/>
          <w:vertAlign w:val="superscript"/>
        </w:rPr>
        <w:t>WoW5eRPG</w:t>
      </w:r>
    </w:p>
    <w:p w14:paraId="6EA61DC1" w14:textId="77777777" w:rsidR="000E101D" w:rsidRDefault="000E101D" w:rsidP="000E101D">
      <w:pPr>
        <w:rPr>
          <w:sz w:val="18"/>
          <w:szCs w:val="18"/>
          <w:vertAlign w:val="superscript"/>
        </w:rPr>
      </w:pPr>
      <w:r>
        <w:rPr>
          <w:sz w:val="18"/>
          <w:szCs w:val="18"/>
        </w:rPr>
        <w:t xml:space="preserve">Divine Shield </w:t>
      </w:r>
      <w:r>
        <w:rPr>
          <w:sz w:val="18"/>
          <w:szCs w:val="18"/>
          <w:vertAlign w:val="superscript"/>
        </w:rPr>
        <w:t>WoW5eRPG</w:t>
      </w:r>
    </w:p>
    <w:p w14:paraId="75D05E50" w14:textId="77777777" w:rsidR="000E101D" w:rsidRDefault="000E101D" w:rsidP="000E101D">
      <w:pPr>
        <w:rPr>
          <w:sz w:val="18"/>
          <w:szCs w:val="18"/>
        </w:rPr>
      </w:pPr>
      <w:r>
        <w:rPr>
          <w:sz w:val="18"/>
          <w:szCs w:val="18"/>
        </w:rPr>
        <w:t>Lesser Restoration</w:t>
      </w:r>
    </w:p>
    <w:p w14:paraId="55BF0957" w14:textId="77777777" w:rsidR="000E101D" w:rsidRDefault="000E101D" w:rsidP="000E101D">
      <w:pPr>
        <w:rPr>
          <w:sz w:val="18"/>
          <w:szCs w:val="18"/>
        </w:rPr>
      </w:pPr>
      <w:r>
        <w:rPr>
          <w:sz w:val="18"/>
          <w:szCs w:val="18"/>
        </w:rPr>
        <w:t>Protection from Poison</w:t>
      </w:r>
    </w:p>
    <w:p w14:paraId="1CD62633" w14:textId="77777777" w:rsidR="000E101D" w:rsidRDefault="000E101D" w:rsidP="000E101D">
      <w:pPr>
        <w:ind w:left="72"/>
        <w:rPr>
          <w:i/>
          <w:color w:val="000000"/>
          <w:sz w:val="18"/>
          <w:szCs w:val="18"/>
          <w:u w:val="single"/>
        </w:rPr>
      </w:pPr>
      <w:r>
        <w:rPr>
          <w:i/>
          <w:color w:val="000000"/>
          <w:sz w:val="18"/>
          <w:szCs w:val="18"/>
          <w:u w:val="single"/>
        </w:rPr>
        <w:t>Conjuration</w:t>
      </w:r>
    </w:p>
    <w:p w14:paraId="5E8432F7" w14:textId="77777777" w:rsidR="000E101D" w:rsidRDefault="000E101D" w:rsidP="000E101D">
      <w:pPr>
        <w:rPr>
          <w:i/>
          <w:sz w:val="18"/>
          <w:szCs w:val="18"/>
          <w:u w:val="single"/>
        </w:rPr>
      </w:pPr>
      <w:r>
        <w:rPr>
          <w:sz w:val="18"/>
          <w:szCs w:val="18"/>
        </w:rPr>
        <w:t xml:space="preserve">Find Steed </w:t>
      </w:r>
      <w:r>
        <w:rPr>
          <w:i/>
          <w:sz w:val="18"/>
          <w:szCs w:val="18"/>
        </w:rPr>
        <w:t>– Divine Steed</w:t>
      </w:r>
    </w:p>
    <w:p w14:paraId="10A40FAA" w14:textId="77777777" w:rsidR="000E101D" w:rsidRDefault="000E101D" w:rsidP="000E101D">
      <w:pPr>
        <w:ind w:left="72"/>
        <w:rPr>
          <w:i/>
          <w:color w:val="000000"/>
          <w:sz w:val="18"/>
          <w:szCs w:val="18"/>
          <w:u w:val="single"/>
        </w:rPr>
      </w:pPr>
      <w:r>
        <w:rPr>
          <w:i/>
          <w:color w:val="000000"/>
          <w:sz w:val="18"/>
          <w:szCs w:val="18"/>
          <w:u w:val="single"/>
        </w:rPr>
        <w:t>Divination</w:t>
      </w:r>
    </w:p>
    <w:p w14:paraId="00F9AFBF" w14:textId="77777777" w:rsidR="000E101D" w:rsidRDefault="000E101D" w:rsidP="000E101D">
      <w:pPr>
        <w:rPr>
          <w:i/>
          <w:sz w:val="18"/>
          <w:szCs w:val="18"/>
          <w:u w:val="single"/>
        </w:rPr>
      </w:pPr>
      <w:r>
        <w:rPr>
          <w:sz w:val="18"/>
          <w:szCs w:val="18"/>
        </w:rPr>
        <w:t>Locate Object</w:t>
      </w:r>
    </w:p>
    <w:p w14:paraId="05D7F4B4" w14:textId="77777777" w:rsidR="000E101D" w:rsidRDefault="000E101D" w:rsidP="000E101D">
      <w:pPr>
        <w:ind w:left="72"/>
        <w:rPr>
          <w:i/>
          <w:color w:val="000000"/>
          <w:sz w:val="18"/>
          <w:szCs w:val="18"/>
          <w:u w:val="single"/>
        </w:rPr>
      </w:pPr>
      <w:r>
        <w:rPr>
          <w:i/>
          <w:color w:val="000000"/>
          <w:sz w:val="18"/>
          <w:szCs w:val="18"/>
          <w:u w:val="single"/>
        </w:rPr>
        <w:t>Enchantment</w:t>
      </w:r>
    </w:p>
    <w:p w14:paraId="48D3475A" w14:textId="77777777" w:rsidR="000E101D" w:rsidRDefault="000E101D" w:rsidP="000E101D">
      <w:pPr>
        <w:rPr>
          <w:sz w:val="18"/>
          <w:szCs w:val="18"/>
        </w:rPr>
      </w:pPr>
      <w:r>
        <w:rPr>
          <w:sz w:val="18"/>
          <w:szCs w:val="18"/>
        </w:rPr>
        <w:t xml:space="preserve">Hold </w:t>
      </w:r>
      <w:r>
        <w:rPr>
          <w:sz w:val="18"/>
          <w:szCs w:val="18"/>
          <w:vertAlign w:val="superscript"/>
        </w:rPr>
        <w:t>Modified</w:t>
      </w:r>
      <w:r>
        <w:rPr>
          <w:sz w:val="18"/>
          <w:szCs w:val="18"/>
        </w:rPr>
        <w:t xml:space="preserve"> –</w:t>
      </w:r>
      <w:r>
        <w:rPr>
          <w:i/>
          <w:sz w:val="18"/>
          <w:szCs w:val="18"/>
        </w:rPr>
        <w:t xml:space="preserve"> Repentance</w:t>
      </w:r>
    </w:p>
    <w:p w14:paraId="6C65223D" w14:textId="77777777" w:rsidR="000E101D" w:rsidRDefault="000E101D" w:rsidP="000E101D">
      <w:pPr>
        <w:rPr>
          <w:sz w:val="18"/>
          <w:szCs w:val="18"/>
        </w:rPr>
      </w:pPr>
      <w:r>
        <w:rPr>
          <w:sz w:val="18"/>
          <w:szCs w:val="18"/>
        </w:rPr>
        <w:t>Zone of Truth</w:t>
      </w:r>
    </w:p>
    <w:p w14:paraId="7EDF773E" w14:textId="77777777" w:rsidR="000E101D" w:rsidRDefault="000E101D" w:rsidP="000E101D">
      <w:pPr>
        <w:ind w:left="72"/>
        <w:rPr>
          <w:i/>
          <w:color w:val="000000"/>
          <w:sz w:val="18"/>
          <w:szCs w:val="18"/>
          <w:u w:val="single"/>
        </w:rPr>
      </w:pPr>
      <w:r>
        <w:rPr>
          <w:i/>
          <w:color w:val="000000"/>
          <w:sz w:val="18"/>
          <w:szCs w:val="18"/>
          <w:u w:val="single"/>
        </w:rPr>
        <w:t>Evocation</w:t>
      </w:r>
    </w:p>
    <w:p w14:paraId="5DEE73BE" w14:textId="77777777" w:rsidR="000E101D" w:rsidRDefault="000E101D" w:rsidP="000E101D">
      <w:pPr>
        <w:rPr>
          <w:sz w:val="18"/>
          <w:szCs w:val="18"/>
        </w:rPr>
      </w:pPr>
      <w:r>
        <w:rPr>
          <w:sz w:val="18"/>
          <w:szCs w:val="18"/>
        </w:rPr>
        <w:t>Branding Smite</w:t>
      </w:r>
    </w:p>
    <w:p w14:paraId="1FDB215C" w14:textId="77777777" w:rsidR="000E101D" w:rsidRDefault="000E101D" w:rsidP="000E101D">
      <w:pPr>
        <w:rPr>
          <w:sz w:val="18"/>
          <w:szCs w:val="18"/>
          <w:vertAlign w:val="superscript"/>
        </w:rPr>
      </w:pPr>
      <w:r>
        <w:rPr>
          <w:sz w:val="18"/>
          <w:szCs w:val="18"/>
        </w:rPr>
        <w:t xml:space="preserve">Consecration </w:t>
      </w:r>
      <w:r>
        <w:rPr>
          <w:sz w:val="18"/>
          <w:szCs w:val="18"/>
          <w:vertAlign w:val="superscript"/>
        </w:rPr>
        <w:t>WoW5eRPG</w:t>
      </w:r>
    </w:p>
    <w:p w14:paraId="349B7807" w14:textId="77777777" w:rsidR="000E101D" w:rsidRDefault="000E101D" w:rsidP="000E101D">
      <w:pPr>
        <w:rPr>
          <w:sz w:val="18"/>
          <w:szCs w:val="18"/>
          <w:vertAlign w:val="superscript"/>
        </w:rPr>
      </w:pPr>
      <w:r>
        <w:rPr>
          <w:sz w:val="18"/>
          <w:szCs w:val="18"/>
        </w:rPr>
        <w:t xml:space="preserve">Exorcism </w:t>
      </w:r>
      <w:r>
        <w:rPr>
          <w:sz w:val="18"/>
          <w:szCs w:val="18"/>
          <w:vertAlign w:val="superscript"/>
        </w:rPr>
        <w:t>WoW5eRPG</w:t>
      </w:r>
    </w:p>
    <w:p w14:paraId="4B586176" w14:textId="77777777" w:rsidR="000E101D" w:rsidRDefault="000E101D" w:rsidP="000E101D">
      <w:pPr>
        <w:rPr>
          <w:sz w:val="18"/>
          <w:szCs w:val="18"/>
          <w:vertAlign w:val="superscript"/>
        </w:rPr>
      </w:pPr>
      <w:r>
        <w:rPr>
          <w:sz w:val="18"/>
          <w:szCs w:val="18"/>
        </w:rPr>
        <w:t xml:space="preserve">Hammer of Justice </w:t>
      </w:r>
      <w:r>
        <w:rPr>
          <w:sz w:val="18"/>
          <w:szCs w:val="18"/>
          <w:vertAlign w:val="superscript"/>
        </w:rPr>
        <w:t>WoW5eRPG</w:t>
      </w:r>
    </w:p>
    <w:p w14:paraId="189FB932" w14:textId="77777777" w:rsidR="000E101D" w:rsidRDefault="000E101D" w:rsidP="000E101D">
      <w:pPr>
        <w:rPr>
          <w:sz w:val="18"/>
          <w:szCs w:val="18"/>
          <w:vertAlign w:val="superscript"/>
        </w:rPr>
      </w:pPr>
      <w:r>
        <w:rPr>
          <w:sz w:val="18"/>
          <w:szCs w:val="18"/>
        </w:rPr>
        <w:t xml:space="preserve">Holy Shock </w:t>
      </w:r>
      <w:r>
        <w:rPr>
          <w:sz w:val="18"/>
          <w:szCs w:val="18"/>
          <w:vertAlign w:val="superscript"/>
        </w:rPr>
        <w:t>WoW5eRPG</w:t>
      </w:r>
    </w:p>
    <w:p w14:paraId="42907806" w14:textId="77777777" w:rsidR="000E101D" w:rsidRDefault="000E101D" w:rsidP="000E101D">
      <w:pPr>
        <w:ind w:left="72"/>
        <w:rPr>
          <w:i/>
          <w:color w:val="000000"/>
          <w:sz w:val="18"/>
          <w:szCs w:val="18"/>
          <w:u w:val="single"/>
        </w:rPr>
      </w:pPr>
      <w:r>
        <w:rPr>
          <w:i/>
          <w:color w:val="000000"/>
          <w:sz w:val="18"/>
          <w:szCs w:val="18"/>
          <w:u w:val="single"/>
        </w:rPr>
        <w:t>Necromancy</w:t>
      </w:r>
    </w:p>
    <w:p w14:paraId="3B59553F" w14:textId="77777777" w:rsidR="000E101D" w:rsidRDefault="000E101D" w:rsidP="000E101D">
      <w:pPr>
        <w:rPr>
          <w:i/>
          <w:sz w:val="18"/>
          <w:szCs w:val="18"/>
          <w:u w:val="single"/>
        </w:rPr>
      </w:pPr>
      <w:r>
        <w:rPr>
          <w:sz w:val="18"/>
          <w:szCs w:val="18"/>
        </w:rPr>
        <w:t xml:space="preserve">Shackle Evil </w:t>
      </w:r>
      <w:r>
        <w:rPr>
          <w:sz w:val="18"/>
          <w:szCs w:val="18"/>
          <w:vertAlign w:val="superscript"/>
        </w:rPr>
        <w:t>WoW5eRPG</w:t>
      </w:r>
    </w:p>
    <w:p w14:paraId="6D282E45" w14:textId="77777777" w:rsidR="000E101D" w:rsidRDefault="000E101D" w:rsidP="000E101D">
      <w:pPr>
        <w:ind w:left="72"/>
        <w:rPr>
          <w:color w:val="000000"/>
          <w:sz w:val="18"/>
          <w:szCs w:val="18"/>
        </w:rPr>
      </w:pPr>
      <w:r>
        <w:rPr>
          <w:i/>
          <w:color w:val="000000"/>
          <w:sz w:val="18"/>
          <w:szCs w:val="18"/>
          <w:u w:val="single"/>
        </w:rPr>
        <w:t>Transmutation</w:t>
      </w:r>
    </w:p>
    <w:p w14:paraId="39840BD9" w14:textId="77777777" w:rsidR="000E101D" w:rsidRDefault="000E101D" w:rsidP="000E101D">
      <w:pPr>
        <w:rPr>
          <w:color w:val="000000"/>
          <w:sz w:val="18"/>
          <w:szCs w:val="18"/>
        </w:rPr>
      </w:pPr>
      <w:r>
        <w:rPr>
          <w:color w:val="000000"/>
          <w:sz w:val="18"/>
          <w:szCs w:val="18"/>
        </w:rPr>
        <w:t xml:space="preserve">Blessing Array </w:t>
      </w:r>
      <w:r>
        <w:rPr>
          <w:color w:val="000000"/>
          <w:sz w:val="18"/>
          <w:szCs w:val="18"/>
          <w:vertAlign w:val="superscript"/>
        </w:rPr>
        <w:t>WoW5eRPG</w:t>
      </w:r>
    </w:p>
    <w:p w14:paraId="19C74433" w14:textId="77777777" w:rsidR="000E101D" w:rsidRDefault="000E101D" w:rsidP="000E101D">
      <w:pPr>
        <w:rPr>
          <w:color w:val="000000"/>
          <w:sz w:val="18"/>
          <w:szCs w:val="18"/>
        </w:rPr>
      </w:pPr>
      <w:r>
        <w:rPr>
          <w:color w:val="000000"/>
          <w:sz w:val="18"/>
          <w:szCs w:val="18"/>
        </w:rPr>
        <w:t>Magic Weapon</w:t>
      </w:r>
    </w:p>
    <w:p w14:paraId="0C900D21" w14:textId="77777777" w:rsidR="001A666C" w:rsidRPr="00134BC3" w:rsidRDefault="001A666C">
      <w:pPr>
        <w:contextualSpacing/>
        <w:rPr>
          <w:rFonts w:eastAsia="Times New Roman" w:cstheme="minorHAnsi"/>
          <w:color w:val="000000"/>
          <w:sz w:val="18"/>
          <w:szCs w:val="18"/>
        </w:rPr>
      </w:pPr>
    </w:p>
    <w:p w14:paraId="0D547219"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PLD 3 (3rd level)</w:t>
      </w:r>
    </w:p>
    <w:p w14:paraId="7BA9EB04" w14:textId="77777777" w:rsidR="000E101D" w:rsidRDefault="000E101D" w:rsidP="000E101D">
      <w:pPr>
        <w:ind w:left="72"/>
        <w:rPr>
          <w:i/>
          <w:color w:val="000000"/>
          <w:sz w:val="18"/>
          <w:szCs w:val="18"/>
          <w:u w:val="single"/>
        </w:rPr>
      </w:pPr>
      <w:r>
        <w:rPr>
          <w:i/>
          <w:color w:val="000000"/>
          <w:sz w:val="18"/>
          <w:szCs w:val="18"/>
          <w:u w:val="single"/>
        </w:rPr>
        <w:t>Abjuration</w:t>
      </w:r>
    </w:p>
    <w:p w14:paraId="40A9F2A9" w14:textId="77777777" w:rsidR="000E101D" w:rsidRDefault="000E101D" w:rsidP="000E101D">
      <w:pPr>
        <w:rPr>
          <w:color w:val="000000"/>
          <w:sz w:val="18"/>
          <w:szCs w:val="18"/>
          <w:vertAlign w:val="superscript"/>
        </w:rPr>
      </w:pPr>
      <w:r>
        <w:rPr>
          <w:sz w:val="18"/>
          <w:szCs w:val="18"/>
        </w:rPr>
        <w:t>Crusader Aura</w:t>
      </w:r>
      <w:r>
        <w:rPr>
          <w:color w:val="000000"/>
          <w:sz w:val="18"/>
          <w:szCs w:val="18"/>
          <w:vertAlign w:val="superscript"/>
        </w:rPr>
        <w:t xml:space="preserve"> WoW5eRPG</w:t>
      </w:r>
    </w:p>
    <w:p w14:paraId="52CF2120" w14:textId="77777777" w:rsidR="000E101D" w:rsidRDefault="000E101D" w:rsidP="000E101D">
      <w:pPr>
        <w:rPr>
          <w:sz w:val="18"/>
          <w:szCs w:val="18"/>
        </w:rPr>
      </w:pPr>
      <w:r>
        <w:rPr>
          <w:sz w:val="18"/>
          <w:szCs w:val="18"/>
        </w:rPr>
        <w:t>Dispel Magic</w:t>
      </w:r>
    </w:p>
    <w:p w14:paraId="6F369965" w14:textId="77777777" w:rsidR="000E101D" w:rsidRDefault="000E101D" w:rsidP="000E101D">
      <w:pPr>
        <w:rPr>
          <w:sz w:val="18"/>
          <w:szCs w:val="18"/>
        </w:rPr>
      </w:pPr>
      <w:r>
        <w:rPr>
          <w:sz w:val="18"/>
          <w:szCs w:val="18"/>
        </w:rPr>
        <w:t>Magic Circle</w:t>
      </w:r>
    </w:p>
    <w:p w14:paraId="1CA7B08E" w14:textId="77777777" w:rsidR="000E101D" w:rsidRDefault="000E101D" w:rsidP="000E101D">
      <w:pPr>
        <w:rPr>
          <w:sz w:val="18"/>
          <w:szCs w:val="18"/>
        </w:rPr>
      </w:pPr>
      <w:r>
        <w:rPr>
          <w:sz w:val="18"/>
          <w:szCs w:val="18"/>
        </w:rPr>
        <w:t>Remove Curse</w:t>
      </w:r>
    </w:p>
    <w:p w14:paraId="682CEA9C" w14:textId="77777777" w:rsidR="000E101D" w:rsidRDefault="000E101D" w:rsidP="000E101D">
      <w:pPr>
        <w:ind w:left="72"/>
        <w:rPr>
          <w:i/>
          <w:color w:val="000000"/>
          <w:sz w:val="18"/>
          <w:szCs w:val="18"/>
          <w:u w:val="single"/>
        </w:rPr>
      </w:pPr>
      <w:r>
        <w:rPr>
          <w:i/>
          <w:color w:val="000000"/>
          <w:sz w:val="18"/>
          <w:szCs w:val="18"/>
          <w:u w:val="single"/>
        </w:rPr>
        <w:t>Conjuration</w:t>
      </w:r>
    </w:p>
    <w:p w14:paraId="1E315743" w14:textId="77777777" w:rsidR="000E101D" w:rsidRDefault="000E101D" w:rsidP="000E101D">
      <w:pPr>
        <w:rPr>
          <w:i/>
          <w:sz w:val="18"/>
          <w:szCs w:val="18"/>
          <w:u w:val="single"/>
        </w:rPr>
      </w:pPr>
      <w:r>
        <w:rPr>
          <w:sz w:val="18"/>
          <w:szCs w:val="18"/>
        </w:rPr>
        <w:t>Create Food and Water</w:t>
      </w:r>
    </w:p>
    <w:p w14:paraId="65ED7117" w14:textId="77777777" w:rsidR="000E101D" w:rsidRDefault="000E101D" w:rsidP="000E101D">
      <w:pPr>
        <w:ind w:left="72"/>
        <w:rPr>
          <w:i/>
          <w:color w:val="000000"/>
          <w:sz w:val="18"/>
          <w:szCs w:val="18"/>
          <w:u w:val="single"/>
        </w:rPr>
      </w:pPr>
      <w:r>
        <w:rPr>
          <w:i/>
          <w:color w:val="000000"/>
          <w:sz w:val="18"/>
          <w:szCs w:val="18"/>
          <w:u w:val="single"/>
        </w:rPr>
        <w:t>Evocation</w:t>
      </w:r>
    </w:p>
    <w:p w14:paraId="611871B2" w14:textId="77777777" w:rsidR="000E101D" w:rsidRDefault="000E101D" w:rsidP="000E101D">
      <w:pPr>
        <w:rPr>
          <w:sz w:val="18"/>
          <w:szCs w:val="18"/>
        </w:rPr>
      </w:pPr>
      <w:r>
        <w:rPr>
          <w:sz w:val="18"/>
          <w:szCs w:val="18"/>
        </w:rPr>
        <w:t>Aura of Vitality</w:t>
      </w:r>
    </w:p>
    <w:p w14:paraId="01CE9A8D" w14:textId="77777777" w:rsidR="000E101D" w:rsidRDefault="000E101D" w:rsidP="000E101D">
      <w:pPr>
        <w:rPr>
          <w:i/>
          <w:sz w:val="18"/>
          <w:szCs w:val="18"/>
        </w:rPr>
      </w:pPr>
      <w:r>
        <w:rPr>
          <w:sz w:val="18"/>
          <w:szCs w:val="18"/>
        </w:rPr>
        <w:t xml:space="preserve">Avatar Form </w:t>
      </w:r>
      <w:r>
        <w:rPr>
          <w:sz w:val="18"/>
          <w:szCs w:val="18"/>
          <w:vertAlign w:val="superscript"/>
        </w:rPr>
        <w:t>WoW5eRPG</w:t>
      </w:r>
      <w:r>
        <w:rPr>
          <w:sz w:val="18"/>
          <w:szCs w:val="18"/>
        </w:rPr>
        <w:t xml:space="preserve"> – </w:t>
      </w:r>
      <w:r>
        <w:rPr>
          <w:i/>
          <w:sz w:val="18"/>
          <w:szCs w:val="18"/>
        </w:rPr>
        <w:t>Avenging Wrath</w:t>
      </w:r>
    </w:p>
    <w:p w14:paraId="6E0BC160" w14:textId="77777777" w:rsidR="000E101D" w:rsidRDefault="000E101D" w:rsidP="000E101D">
      <w:pPr>
        <w:rPr>
          <w:sz w:val="18"/>
          <w:szCs w:val="18"/>
        </w:rPr>
      </w:pPr>
      <w:r>
        <w:rPr>
          <w:sz w:val="18"/>
          <w:szCs w:val="18"/>
        </w:rPr>
        <w:t>Blinding Smite</w:t>
      </w:r>
    </w:p>
    <w:p w14:paraId="54067BE2" w14:textId="77777777" w:rsidR="000E101D" w:rsidRDefault="000E101D" w:rsidP="000E101D">
      <w:pPr>
        <w:rPr>
          <w:sz w:val="18"/>
          <w:szCs w:val="18"/>
        </w:rPr>
      </w:pPr>
      <w:r>
        <w:rPr>
          <w:sz w:val="18"/>
          <w:szCs w:val="18"/>
        </w:rPr>
        <w:t>Crusader's Mantle</w:t>
      </w:r>
    </w:p>
    <w:p w14:paraId="17CB6F2F" w14:textId="77777777" w:rsidR="000E101D" w:rsidRDefault="000E101D" w:rsidP="000E101D">
      <w:pPr>
        <w:rPr>
          <w:sz w:val="18"/>
          <w:szCs w:val="18"/>
        </w:rPr>
      </w:pPr>
      <w:r>
        <w:rPr>
          <w:sz w:val="18"/>
          <w:szCs w:val="18"/>
        </w:rPr>
        <w:t>Daylight</w:t>
      </w:r>
    </w:p>
    <w:p w14:paraId="72752EFE" w14:textId="77777777" w:rsidR="000E101D" w:rsidRDefault="000E101D" w:rsidP="000E101D">
      <w:pPr>
        <w:rPr>
          <w:i/>
          <w:sz w:val="18"/>
          <w:szCs w:val="18"/>
        </w:rPr>
      </w:pPr>
      <w:r>
        <w:rPr>
          <w:sz w:val="18"/>
          <w:szCs w:val="18"/>
        </w:rPr>
        <w:t xml:space="preserve">Holy Nova </w:t>
      </w:r>
      <w:r>
        <w:rPr>
          <w:sz w:val="18"/>
          <w:szCs w:val="18"/>
          <w:vertAlign w:val="superscript"/>
        </w:rPr>
        <w:t>Modified</w:t>
      </w:r>
      <w:r>
        <w:rPr>
          <w:sz w:val="18"/>
          <w:szCs w:val="18"/>
        </w:rPr>
        <w:t xml:space="preserve"> – </w:t>
      </w:r>
      <w:r>
        <w:rPr>
          <w:i/>
          <w:sz w:val="18"/>
          <w:szCs w:val="18"/>
        </w:rPr>
        <w:t>Holy Wrath</w:t>
      </w:r>
    </w:p>
    <w:p w14:paraId="1498CD13" w14:textId="77777777" w:rsidR="000E101D" w:rsidRDefault="000E101D" w:rsidP="000E101D">
      <w:pPr>
        <w:rPr>
          <w:i/>
          <w:sz w:val="18"/>
          <w:szCs w:val="18"/>
        </w:rPr>
      </w:pPr>
      <w:r>
        <w:rPr>
          <w:sz w:val="18"/>
          <w:szCs w:val="18"/>
        </w:rPr>
        <w:t xml:space="preserve">Sunbeam </w:t>
      </w:r>
      <w:r>
        <w:rPr>
          <w:sz w:val="18"/>
          <w:szCs w:val="18"/>
          <w:vertAlign w:val="superscript"/>
        </w:rPr>
        <w:t>Modified</w:t>
      </w:r>
    </w:p>
    <w:p w14:paraId="44FFFCB0" w14:textId="77777777" w:rsidR="000E101D" w:rsidRDefault="000E101D" w:rsidP="000E101D">
      <w:pPr>
        <w:ind w:left="72"/>
        <w:rPr>
          <w:i/>
          <w:color w:val="000000"/>
          <w:sz w:val="18"/>
          <w:szCs w:val="18"/>
          <w:u w:val="single"/>
        </w:rPr>
      </w:pPr>
      <w:r>
        <w:rPr>
          <w:i/>
          <w:color w:val="000000"/>
          <w:sz w:val="18"/>
          <w:szCs w:val="18"/>
          <w:u w:val="single"/>
        </w:rPr>
        <w:t>Necromancy</w:t>
      </w:r>
    </w:p>
    <w:p w14:paraId="2B8DBAEA" w14:textId="77777777" w:rsidR="000E101D" w:rsidRDefault="000E101D" w:rsidP="000E101D">
      <w:pPr>
        <w:rPr>
          <w:i/>
          <w:sz w:val="18"/>
          <w:szCs w:val="18"/>
          <w:u w:val="single"/>
        </w:rPr>
      </w:pPr>
      <w:r>
        <w:rPr>
          <w:sz w:val="18"/>
          <w:szCs w:val="18"/>
        </w:rPr>
        <w:t xml:space="preserve">Revivify </w:t>
      </w:r>
      <w:r>
        <w:rPr>
          <w:sz w:val="18"/>
          <w:szCs w:val="18"/>
          <w:vertAlign w:val="superscript"/>
        </w:rPr>
        <w:t>Modified</w:t>
      </w:r>
      <w:r>
        <w:rPr>
          <w:sz w:val="18"/>
          <w:szCs w:val="18"/>
        </w:rPr>
        <w:t xml:space="preserve"> –</w:t>
      </w:r>
      <w:r>
        <w:rPr>
          <w:i/>
          <w:sz w:val="18"/>
          <w:szCs w:val="18"/>
        </w:rPr>
        <w:t xml:space="preserve"> Redemption</w:t>
      </w:r>
    </w:p>
    <w:p w14:paraId="774867B7" w14:textId="77777777" w:rsidR="000E101D" w:rsidRDefault="000E101D" w:rsidP="000E101D">
      <w:pPr>
        <w:ind w:left="72"/>
        <w:rPr>
          <w:color w:val="000000"/>
          <w:sz w:val="18"/>
          <w:szCs w:val="18"/>
        </w:rPr>
      </w:pPr>
      <w:r>
        <w:rPr>
          <w:i/>
          <w:color w:val="000000"/>
          <w:sz w:val="18"/>
          <w:szCs w:val="18"/>
          <w:u w:val="single"/>
        </w:rPr>
        <w:t>Transmutation</w:t>
      </w:r>
    </w:p>
    <w:p w14:paraId="2FBFC6FA" w14:textId="77777777" w:rsidR="000E101D" w:rsidRDefault="000E101D" w:rsidP="000E101D">
      <w:pPr>
        <w:rPr>
          <w:color w:val="000000"/>
          <w:sz w:val="18"/>
          <w:szCs w:val="18"/>
        </w:rPr>
      </w:pPr>
      <w:r>
        <w:rPr>
          <w:color w:val="000000"/>
          <w:sz w:val="18"/>
          <w:szCs w:val="18"/>
        </w:rPr>
        <w:t>Elemental Weapon</w:t>
      </w:r>
    </w:p>
    <w:p w14:paraId="6B412315" w14:textId="77777777" w:rsidR="001A666C" w:rsidRPr="00134BC3" w:rsidRDefault="001A666C">
      <w:pPr>
        <w:contextualSpacing/>
        <w:rPr>
          <w:rFonts w:eastAsia="Times New Roman" w:cstheme="minorHAnsi"/>
          <w:color w:val="000000"/>
          <w:sz w:val="18"/>
          <w:szCs w:val="18"/>
        </w:rPr>
      </w:pPr>
    </w:p>
    <w:p w14:paraId="3CEBDAA9"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lastRenderedPageBreak/>
        <w:t>PLD 4 (4th level)</w:t>
      </w:r>
    </w:p>
    <w:p w14:paraId="3F304CF4" w14:textId="77777777" w:rsidR="00482592" w:rsidRDefault="00482592" w:rsidP="00482592">
      <w:pPr>
        <w:ind w:left="72"/>
        <w:rPr>
          <w:i/>
          <w:color w:val="000000"/>
          <w:sz w:val="18"/>
          <w:szCs w:val="18"/>
          <w:u w:val="single"/>
        </w:rPr>
      </w:pPr>
      <w:r>
        <w:rPr>
          <w:i/>
          <w:color w:val="000000"/>
          <w:sz w:val="18"/>
          <w:szCs w:val="18"/>
          <w:u w:val="single"/>
        </w:rPr>
        <w:t>Abjuration</w:t>
      </w:r>
    </w:p>
    <w:p w14:paraId="3B04F206" w14:textId="77777777" w:rsidR="00482592" w:rsidRDefault="00482592" w:rsidP="00482592">
      <w:pPr>
        <w:rPr>
          <w:color w:val="000000"/>
          <w:sz w:val="18"/>
          <w:szCs w:val="18"/>
          <w:vertAlign w:val="superscript"/>
        </w:rPr>
      </w:pPr>
      <w:r>
        <w:rPr>
          <w:sz w:val="18"/>
          <w:szCs w:val="18"/>
        </w:rPr>
        <w:t>Concentration Aura</w:t>
      </w:r>
      <w:r>
        <w:rPr>
          <w:color w:val="000000"/>
          <w:sz w:val="18"/>
          <w:szCs w:val="18"/>
          <w:vertAlign w:val="superscript"/>
        </w:rPr>
        <w:t xml:space="preserve"> WoW5eRPG</w:t>
      </w:r>
    </w:p>
    <w:p w14:paraId="47C5B1A9" w14:textId="77777777" w:rsidR="00482592" w:rsidRDefault="00482592" w:rsidP="00482592">
      <w:pPr>
        <w:rPr>
          <w:sz w:val="18"/>
          <w:szCs w:val="18"/>
        </w:rPr>
      </w:pPr>
      <w:r>
        <w:rPr>
          <w:sz w:val="18"/>
          <w:szCs w:val="18"/>
        </w:rPr>
        <w:t>Aura of Life</w:t>
      </w:r>
    </w:p>
    <w:p w14:paraId="063D864D" w14:textId="77777777" w:rsidR="00482592" w:rsidRDefault="00482592" w:rsidP="00482592">
      <w:pPr>
        <w:rPr>
          <w:sz w:val="18"/>
          <w:szCs w:val="18"/>
        </w:rPr>
      </w:pPr>
      <w:r>
        <w:rPr>
          <w:sz w:val="18"/>
          <w:szCs w:val="18"/>
        </w:rPr>
        <w:t>Aura of Purity</w:t>
      </w:r>
    </w:p>
    <w:p w14:paraId="0155ECA7" w14:textId="77777777" w:rsidR="00482592" w:rsidRDefault="00482592" w:rsidP="00482592">
      <w:pPr>
        <w:rPr>
          <w:sz w:val="18"/>
          <w:szCs w:val="18"/>
        </w:rPr>
      </w:pPr>
      <w:r>
        <w:rPr>
          <w:sz w:val="18"/>
          <w:szCs w:val="18"/>
        </w:rPr>
        <w:t>Death Ward</w:t>
      </w:r>
    </w:p>
    <w:p w14:paraId="58646A61" w14:textId="77777777" w:rsidR="00482592" w:rsidRDefault="00482592" w:rsidP="00482592">
      <w:pPr>
        <w:ind w:left="72"/>
        <w:rPr>
          <w:i/>
          <w:color w:val="000000"/>
          <w:sz w:val="18"/>
          <w:szCs w:val="18"/>
          <w:u w:val="single"/>
        </w:rPr>
      </w:pPr>
      <w:r>
        <w:rPr>
          <w:i/>
          <w:color w:val="000000"/>
          <w:sz w:val="18"/>
          <w:szCs w:val="18"/>
          <w:u w:val="single"/>
        </w:rPr>
        <w:t>Conjuration</w:t>
      </w:r>
    </w:p>
    <w:p w14:paraId="1F51EF6C" w14:textId="77777777" w:rsidR="00482592" w:rsidRDefault="00482592" w:rsidP="00482592">
      <w:pPr>
        <w:rPr>
          <w:i/>
          <w:sz w:val="18"/>
          <w:szCs w:val="18"/>
          <w:u w:val="single"/>
        </w:rPr>
      </w:pPr>
      <w:r>
        <w:rPr>
          <w:sz w:val="18"/>
          <w:szCs w:val="18"/>
        </w:rPr>
        <w:t xml:space="preserve">Find Greater Steed </w:t>
      </w:r>
      <w:r>
        <w:rPr>
          <w:sz w:val="18"/>
          <w:szCs w:val="18"/>
          <w:vertAlign w:val="superscript"/>
        </w:rPr>
        <w:t>XGtE</w:t>
      </w:r>
    </w:p>
    <w:p w14:paraId="255ABB8E" w14:textId="77777777" w:rsidR="00482592" w:rsidRDefault="00482592" w:rsidP="00482592">
      <w:pPr>
        <w:ind w:left="72"/>
        <w:rPr>
          <w:i/>
          <w:color w:val="000000"/>
          <w:sz w:val="18"/>
          <w:szCs w:val="18"/>
          <w:u w:val="single"/>
        </w:rPr>
      </w:pPr>
      <w:r>
        <w:rPr>
          <w:i/>
          <w:color w:val="000000"/>
          <w:sz w:val="18"/>
          <w:szCs w:val="18"/>
          <w:u w:val="single"/>
        </w:rPr>
        <w:t>Divination</w:t>
      </w:r>
    </w:p>
    <w:p w14:paraId="24DA0EB4" w14:textId="77777777" w:rsidR="00482592" w:rsidRDefault="00482592" w:rsidP="00482592">
      <w:pPr>
        <w:rPr>
          <w:i/>
          <w:sz w:val="18"/>
          <w:szCs w:val="18"/>
          <w:u w:val="single"/>
        </w:rPr>
      </w:pPr>
      <w:r>
        <w:rPr>
          <w:sz w:val="18"/>
          <w:szCs w:val="18"/>
        </w:rPr>
        <w:t>Locate Creature</w:t>
      </w:r>
    </w:p>
    <w:p w14:paraId="5C72DA3E" w14:textId="77777777" w:rsidR="00482592" w:rsidRDefault="00482592" w:rsidP="00482592">
      <w:pPr>
        <w:ind w:left="72"/>
        <w:rPr>
          <w:i/>
          <w:color w:val="000000"/>
          <w:sz w:val="18"/>
          <w:szCs w:val="18"/>
          <w:u w:val="single"/>
        </w:rPr>
      </w:pPr>
      <w:r>
        <w:rPr>
          <w:i/>
          <w:color w:val="000000"/>
          <w:sz w:val="18"/>
          <w:szCs w:val="18"/>
          <w:u w:val="single"/>
        </w:rPr>
        <w:t>Evocation</w:t>
      </w:r>
    </w:p>
    <w:p w14:paraId="3D2B67F9" w14:textId="77777777" w:rsidR="00482592" w:rsidRDefault="00482592" w:rsidP="00482592">
      <w:pPr>
        <w:rPr>
          <w:i/>
          <w:sz w:val="18"/>
          <w:szCs w:val="18"/>
          <w:u w:val="single"/>
        </w:rPr>
      </w:pPr>
      <w:r>
        <w:rPr>
          <w:sz w:val="18"/>
          <w:szCs w:val="18"/>
        </w:rPr>
        <w:t>Staggering Smite</w:t>
      </w:r>
    </w:p>
    <w:p w14:paraId="45408111" w14:textId="77777777" w:rsidR="00482592" w:rsidRDefault="00482592" w:rsidP="00482592">
      <w:pPr>
        <w:rPr>
          <w:color w:val="000000"/>
          <w:sz w:val="18"/>
          <w:szCs w:val="18"/>
        </w:rPr>
      </w:pPr>
    </w:p>
    <w:p w14:paraId="56A43933" w14:textId="77777777" w:rsidR="00482592" w:rsidRDefault="00482592" w:rsidP="00482592">
      <w:pPr>
        <w:rPr>
          <w:b/>
          <w:color w:val="000000"/>
          <w:sz w:val="18"/>
          <w:szCs w:val="18"/>
        </w:rPr>
      </w:pPr>
      <w:r>
        <w:rPr>
          <w:b/>
          <w:color w:val="000000"/>
          <w:sz w:val="18"/>
          <w:szCs w:val="18"/>
        </w:rPr>
        <w:t>PLD 5 (5th level)</w:t>
      </w:r>
    </w:p>
    <w:p w14:paraId="75333310" w14:textId="77777777" w:rsidR="00482592" w:rsidRDefault="00482592" w:rsidP="00482592">
      <w:pPr>
        <w:ind w:left="72"/>
        <w:rPr>
          <w:i/>
          <w:color w:val="000000"/>
          <w:sz w:val="18"/>
          <w:szCs w:val="18"/>
          <w:u w:val="single"/>
        </w:rPr>
      </w:pPr>
      <w:r>
        <w:rPr>
          <w:i/>
          <w:color w:val="000000"/>
          <w:sz w:val="18"/>
          <w:szCs w:val="18"/>
          <w:u w:val="single"/>
        </w:rPr>
        <w:t>Abjuration</w:t>
      </w:r>
    </w:p>
    <w:p w14:paraId="483AEF56" w14:textId="77777777" w:rsidR="00482592" w:rsidRDefault="00482592" w:rsidP="00482592">
      <w:pPr>
        <w:rPr>
          <w:color w:val="000000"/>
          <w:sz w:val="18"/>
          <w:szCs w:val="18"/>
          <w:vertAlign w:val="superscript"/>
        </w:rPr>
      </w:pPr>
      <w:r>
        <w:rPr>
          <w:sz w:val="18"/>
          <w:szCs w:val="18"/>
        </w:rPr>
        <w:t>Resistance Aura</w:t>
      </w:r>
      <w:r>
        <w:rPr>
          <w:color w:val="000000"/>
          <w:sz w:val="18"/>
          <w:szCs w:val="18"/>
          <w:vertAlign w:val="superscript"/>
        </w:rPr>
        <w:t xml:space="preserve"> WoW5eRPG</w:t>
      </w:r>
    </w:p>
    <w:p w14:paraId="17FCA045" w14:textId="77777777" w:rsidR="00482592" w:rsidRDefault="00482592" w:rsidP="00482592">
      <w:pPr>
        <w:rPr>
          <w:sz w:val="18"/>
          <w:szCs w:val="18"/>
        </w:rPr>
      </w:pPr>
      <w:r>
        <w:rPr>
          <w:sz w:val="18"/>
          <w:szCs w:val="18"/>
        </w:rPr>
        <w:t>Banishing Smite</w:t>
      </w:r>
    </w:p>
    <w:p w14:paraId="519D2B5E" w14:textId="77777777" w:rsidR="00482592" w:rsidRDefault="00482592" w:rsidP="00482592">
      <w:pPr>
        <w:rPr>
          <w:sz w:val="18"/>
          <w:szCs w:val="18"/>
        </w:rPr>
      </w:pPr>
      <w:r>
        <w:rPr>
          <w:sz w:val="18"/>
          <w:szCs w:val="18"/>
        </w:rPr>
        <w:t>Circle of Power</w:t>
      </w:r>
    </w:p>
    <w:p w14:paraId="159586C0" w14:textId="77777777" w:rsidR="00482592" w:rsidRDefault="00482592" w:rsidP="00482592">
      <w:pPr>
        <w:rPr>
          <w:sz w:val="18"/>
          <w:szCs w:val="18"/>
        </w:rPr>
      </w:pPr>
      <w:r>
        <w:rPr>
          <w:sz w:val="18"/>
          <w:szCs w:val="18"/>
        </w:rPr>
        <w:t>Dispel Evil and Good</w:t>
      </w:r>
    </w:p>
    <w:p w14:paraId="245F1FCF" w14:textId="77777777" w:rsidR="00482592" w:rsidRDefault="00482592" w:rsidP="00482592">
      <w:pPr>
        <w:ind w:left="72"/>
        <w:rPr>
          <w:i/>
          <w:color w:val="000000"/>
          <w:sz w:val="18"/>
          <w:szCs w:val="18"/>
          <w:u w:val="single"/>
        </w:rPr>
      </w:pPr>
      <w:r>
        <w:rPr>
          <w:i/>
          <w:color w:val="000000"/>
          <w:sz w:val="18"/>
          <w:szCs w:val="18"/>
          <w:u w:val="single"/>
        </w:rPr>
        <w:t>Enchantment</w:t>
      </w:r>
    </w:p>
    <w:p w14:paraId="70541A8B" w14:textId="77777777" w:rsidR="00482592" w:rsidRDefault="00482592" w:rsidP="00482592">
      <w:pPr>
        <w:rPr>
          <w:i/>
          <w:sz w:val="18"/>
          <w:szCs w:val="18"/>
          <w:u w:val="single"/>
        </w:rPr>
      </w:pPr>
      <w:r>
        <w:rPr>
          <w:sz w:val="18"/>
          <w:szCs w:val="18"/>
        </w:rPr>
        <w:t>Geas</w:t>
      </w:r>
    </w:p>
    <w:p w14:paraId="658B383C" w14:textId="77777777" w:rsidR="00482592" w:rsidRDefault="00482592" w:rsidP="00482592">
      <w:pPr>
        <w:ind w:left="72"/>
        <w:rPr>
          <w:i/>
          <w:color w:val="000000"/>
          <w:sz w:val="18"/>
          <w:szCs w:val="18"/>
          <w:u w:val="single"/>
        </w:rPr>
      </w:pPr>
      <w:r>
        <w:rPr>
          <w:i/>
          <w:color w:val="000000"/>
          <w:sz w:val="18"/>
          <w:szCs w:val="18"/>
          <w:u w:val="single"/>
        </w:rPr>
        <w:t>Evocation</w:t>
      </w:r>
    </w:p>
    <w:p w14:paraId="28F94BD0" w14:textId="77777777" w:rsidR="00482592" w:rsidRDefault="00482592" w:rsidP="00482592">
      <w:pPr>
        <w:rPr>
          <w:sz w:val="18"/>
          <w:szCs w:val="18"/>
          <w:vertAlign w:val="superscript"/>
        </w:rPr>
      </w:pPr>
      <w:r>
        <w:rPr>
          <w:sz w:val="18"/>
          <w:szCs w:val="18"/>
        </w:rPr>
        <w:t xml:space="preserve">Aligned Weapon </w:t>
      </w:r>
      <w:r>
        <w:rPr>
          <w:sz w:val="18"/>
          <w:szCs w:val="18"/>
          <w:vertAlign w:val="superscript"/>
        </w:rPr>
        <w:t>Modified – was Holy Weapon, XGtE</w:t>
      </w:r>
    </w:p>
    <w:p w14:paraId="7EDE2142" w14:textId="77777777" w:rsidR="00482592" w:rsidRDefault="00482592" w:rsidP="00482592">
      <w:pPr>
        <w:rPr>
          <w:sz w:val="18"/>
          <w:szCs w:val="18"/>
        </w:rPr>
      </w:pPr>
      <w:r>
        <w:rPr>
          <w:sz w:val="18"/>
          <w:szCs w:val="18"/>
        </w:rPr>
        <w:t>Destructive Wave</w:t>
      </w:r>
    </w:p>
    <w:p w14:paraId="2AAED1BF" w14:textId="77777777" w:rsidR="00482592" w:rsidRDefault="00482592" w:rsidP="00482592">
      <w:pPr>
        <w:rPr>
          <w:sz w:val="18"/>
          <w:szCs w:val="18"/>
        </w:rPr>
      </w:pPr>
      <w:r>
        <w:rPr>
          <w:sz w:val="18"/>
          <w:szCs w:val="18"/>
        </w:rPr>
        <w:t xml:space="preserve">Hallow/Unhallow </w:t>
      </w:r>
      <w:r>
        <w:rPr>
          <w:sz w:val="18"/>
          <w:szCs w:val="18"/>
          <w:vertAlign w:val="superscript"/>
        </w:rPr>
        <w:t>Modified</w:t>
      </w:r>
    </w:p>
    <w:p w14:paraId="0FB14E1A" w14:textId="77777777" w:rsidR="00482592" w:rsidRDefault="00482592" w:rsidP="00482592">
      <w:pPr>
        <w:ind w:left="72"/>
        <w:rPr>
          <w:i/>
          <w:color w:val="000000"/>
          <w:sz w:val="18"/>
          <w:szCs w:val="18"/>
          <w:u w:val="single"/>
        </w:rPr>
      </w:pPr>
      <w:r>
        <w:rPr>
          <w:i/>
          <w:color w:val="000000"/>
          <w:sz w:val="18"/>
          <w:szCs w:val="18"/>
          <w:u w:val="single"/>
        </w:rPr>
        <w:t>Necromancy</w:t>
      </w:r>
    </w:p>
    <w:p w14:paraId="200DFA63" w14:textId="77777777" w:rsidR="00482592" w:rsidRDefault="00482592" w:rsidP="00482592">
      <w:pPr>
        <w:rPr>
          <w:i/>
          <w:sz w:val="18"/>
          <w:szCs w:val="18"/>
        </w:rPr>
      </w:pPr>
      <w:r>
        <w:rPr>
          <w:sz w:val="18"/>
          <w:szCs w:val="18"/>
        </w:rPr>
        <w:t xml:space="preserve">Mass Revivify </w:t>
      </w:r>
      <w:r>
        <w:rPr>
          <w:sz w:val="18"/>
          <w:szCs w:val="18"/>
          <w:vertAlign w:val="superscript"/>
        </w:rPr>
        <w:t>WoW5eRPG</w:t>
      </w:r>
      <w:r>
        <w:rPr>
          <w:sz w:val="18"/>
          <w:szCs w:val="18"/>
        </w:rPr>
        <w:t xml:space="preserve"> –</w:t>
      </w:r>
      <w:r>
        <w:rPr>
          <w:i/>
          <w:sz w:val="18"/>
          <w:szCs w:val="18"/>
        </w:rPr>
        <w:t xml:space="preserve"> Mass Redemption</w:t>
      </w:r>
    </w:p>
    <w:p w14:paraId="534B719E" w14:textId="77777777" w:rsidR="00482592" w:rsidRDefault="00482592" w:rsidP="00482592">
      <w:pPr>
        <w:rPr>
          <w:i/>
          <w:sz w:val="18"/>
          <w:szCs w:val="18"/>
        </w:rPr>
      </w:pPr>
      <w:r>
        <w:rPr>
          <w:sz w:val="18"/>
          <w:szCs w:val="18"/>
        </w:rPr>
        <w:t xml:space="preserve">Raise Dead </w:t>
      </w:r>
      <w:r>
        <w:rPr>
          <w:sz w:val="18"/>
          <w:szCs w:val="18"/>
          <w:vertAlign w:val="superscript"/>
        </w:rPr>
        <w:t>Modified</w:t>
      </w:r>
      <w:r>
        <w:rPr>
          <w:sz w:val="18"/>
          <w:szCs w:val="18"/>
        </w:rPr>
        <w:t xml:space="preserve"> – </w:t>
      </w:r>
      <w:r>
        <w:rPr>
          <w:i/>
          <w:sz w:val="18"/>
          <w:szCs w:val="18"/>
        </w:rPr>
        <w:t>Champions Arise</w:t>
      </w:r>
    </w:p>
    <w:p w14:paraId="1052A972" w14:textId="77777777" w:rsidR="00AB25EF" w:rsidRPr="00134BC3" w:rsidRDefault="00AB25EF">
      <w:pPr>
        <w:contextualSpacing/>
        <w:rPr>
          <w:rFonts w:eastAsia="Times New Roman" w:cstheme="minorHAnsi"/>
          <w:sz w:val="18"/>
          <w:szCs w:val="18"/>
        </w:rPr>
      </w:pPr>
    </w:p>
    <w:p w14:paraId="4E3B353B" w14:textId="77777777" w:rsidR="00AB25EF" w:rsidRPr="00134BC3" w:rsidRDefault="00AB25EF">
      <w:pPr>
        <w:pStyle w:val="Heading3"/>
        <w:rPr>
          <w:sz w:val="18"/>
          <w:szCs w:val="18"/>
        </w:rPr>
      </w:pPr>
      <w:bookmarkStart w:id="4928" w:name="_Toc509138794"/>
      <w:bookmarkStart w:id="4929" w:name="_Toc54196504"/>
      <w:r w:rsidRPr="00134BC3">
        <w:rPr>
          <w:sz w:val="18"/>
          <w:szCs w:val="18"/>
        </w:rPr>
        <w:t>Priest (PRS)</w:t>
      </w:r>
      <w:bookmarkEnd w:id="4928"/>
      <w:bookmarkEnd w:id="4929"/>
    </w:p>
    <w:p w14:paraId="507608D3" w14:textId="77777777" w:rsidR="00E834F8" w:rsidRPr="00134BC3" w:rsidRDefault="008F6ECD" w:rsidP="0068586C">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0 Cantrips (0</w:t>
      </w:r>
      <w:r w:rsidR="0068586C" w:rsidRPr="0068586C">
        <w:rPr>
          <w:rFonts w:eastAsia="Times New Roman" w:cstheme="minorHAnsi"/>
          <w:b/>
          <w:bCs/>
          <w:color w:val="000000"/>
          <w:sz w:val="18"/>
          <w:szCs w:val="18"/>
        </w:rPr>
        <w:t xml:space="preserve"> </w:t>
      </w:r>
      <w:r w:rsidR="0068586C" w:rsidRPr="00134BC3">
        <w:rPr>
          <w:rFonts w:eastAsia="Times New Roman" w:cstheme="minorHAnsi"/>
          <w:b/>
          <w:bCs/>
          <w:color w:val="000000"/>
          <w:sz w:val="18"/>
          <w:szCs w:val="18"/>
        </w:rPr>
        <w:t>level</w:t>
      </w:r>
      <w:r w:rsidRPr="000D5DB5">
        <w:rPr>
          <w:rFonts w:eastAsia="Times New Roman" w:cstheme="minorHAnsi"/>
          <w:b/>
          <w:bCs/>
          <w:color w:val="000000"/>
          <w:sz w:val="18"/>
          <w:szCs w:val="18"/>
        </w:rPr>
        <w:t>)</w:t>
      </w:r>
    </w:p>
    <w:p w14:paraId="5B3D722C" w14:textId="77777777" w:rsidR="00482592" w:rsidRDefault="00482592" w:rsidP="00482592">
      <w:pPr>
        <w:ind w:left="72"/>
        <w:rPr>
          <w:i/>
          <w:color w:val="000000"/>
          <w:sz w:val="18"/>
          <w:szCs w:val="18"/>
          <w:u w:val="single"/>
        </w:rPr>
      </w:pPr>
      <w:r>
        <w:rPr>
          <w:i/>
          <w:color w:val="000000"/>
          <w:sz w:val="18"/>
          <w:szCs w:val="18"/>
          <w:u w:val="single"/>
        </w:rPr>
        <w:t>Abjuration</w:t>
      </w:r>
    </w:p>
    <w:p w14:paraId="5F51F4EC" w14:textId="77777777" w:rsidR="00482592" w:rsidRDefault="00482592" w:rsidP="00482592">
      <w:pPr>
        <w:rPr>
          <w:i/>
          <w:sz w:val="18"/>
          <w:szCs w:val="18"/>
          <w:u w:val="single"/>
        </w:rPr>
      </w:pPr>
      <w:r>
        <w:rPr>
          <w:sz w:val="18"/>
          <w:szCs w:val="18"/>
        </w:rPr>
        <w:t>Resistance</w:t>
      </w:r>
    </w:p>
    <w:p w14:paraId="662DF3FF" w14:textId="77777777" w:rsidR="00482592" w:rsidRDefault="00482592" w:rsidP="00482592">
      <w:pPr>
        <w:ind w:left="72"/>
        <w:rPr>
          <w:i/>
          <w:color w:val="000000"/>
          <w:sz w:val="18"/>
          <w:szCs w:val="18"/>
          <w:u w:val="single"/>
        </w:rPr>
      </w:pPr>
      <w:r>
        <w:rPr>
          <w:i/>
          <w:color w:val="000000"/>
          <w:sz w:val="18"/>
          <w:szCs w:val="18"/>
          <w:u w:val="single"/>
        </w:rPr>
        <w:t>Divination</w:t>
      </w:r>
    </w:p>
    <w:p w14:paraId="0BF67DEB" w14:textId="77777777" w:rsidR="00482592" w:rsidRDefault="00482592" w:rsidP="00482592">
      <w:pPr>
        <w:rPr>
          <w:i/>
          <w:sz w:val="18"/>
          <w:szCs w:val="18"/>
          <w:u w:val="single"/>
        </w:rPr>
      </w:pPr>
      <w:r>
        <w:rPr>
          <w:sz w:val="18"/>
          <w:szCs w:val="18"/>
        </w:rPr>
        <w:t>Guidance</w:t>
      </w:r>
    </w:p>
    <w:p w14:paraId="0A4952A7" w14:textId="77777777" w:rsidR="00482592" w:rsidRDefault="00482592" w:rsidP="00482592">
      <w:pPr>
        <w:ind w:left="72"/>
        <w:rPr>
          <w:i/>
          <w:color w:val="000000"/>
          <w:sz w:val="18"/>
          <w:szCs w:val="18"/>
          <w:u w:val="single"/>
        </w:rPr>
      </w:pPr>
      <w:r>
        <w:rPr>
          <w:i/>
          <w:color w:val="000000"/>
          <w:sz w:val="18"/>
          <w:szCs w:val="18"/>
          <w:u w:val="single"/>
        </w:rPr>
        <w:t>Enchantment</w:t>
      </w:r>
    </w:p>
    <w:p w14:paraId="39F47F93" w14:textId="77777777" w:rsidR="00482592" w:rsidRDefault="00482592" w:rsidP="00482592">
      <w:pPr>
        <w:rPr>
          <w:sz w:val="18"/>
          <w:szCs w:val="18"/>
          <w:vertAlign w:val="superscript"/>
        </w:rPr>
      </w:pPr>
      <w:r>
        <w:rPr>
          <w:sz w:val="18"/>
          <w:szCs w:val="18"/>
        </w:rPr>
        <w:t xml:space="preserve">Mind Sliver </w:t>
      </w:r>
      <w:r>
        <w:rPr>
          <w:sz w:val="18"/>
          <w:szCs w:val="18"/>
          <w:vertAlign w:val="superscript"/>
        </w:rPr>
        <w:t>UA</w:t>
      </w:r>
    </w:p>
    <w:p w14:paraId="73CEF900" w14:textId="77777777" w:rsidR="00482592" w:rsidRDefault="00482592" w:rsidP="00482592">
      <w:pPr>
        <w:rPr>
          <w:sz w:val="18"/>
          <w:szCs w:val="18"/>
          <w:vertAlign w:val="superscript"/>
        </w:rPr>
      </w:pPr>
      <w:r>
        <w:rPr>
          <w:sz w:val="18"/>
          <w:szCs w:val="18"/>
        </w:rPr>
        <w:t>Vicious Mockery</w:t>
      </w:r>
    </w:p>
    <w:p w14:paraId="66336398" w14:textId="77777777" w:rsidR="00482592" w:rsidRDefault="00482592" w:rsidP="00482592">
      <w:pPr>
        <w:ind w:left="72"/>
        <w:rPr>
          <w:i/>
          <w:color w:val="000000"/>
          <w:sz w:val="18"/>
          <w:szCs w:val="18"/>
          <w:u w:val="single"/>
        </w:rPr>
      </w:pPr>
      <w:r>
        <w:rPr>
          <w:i/>
          <w:color w:val="000000"/>
          <w:sz w:val="18"/>
          <w:szCs w:val="18"/>
          <w:u w:val="single"/>
        </w:rPr>
        <w:t>Evocation</w:t>
      </w:r>
    </w:p>
    <w:p w14:paraId="5C809BF4" w14:textId="77777777" w:rsidR="00482592" w:rsidRDefault="00482592" w:rsidP="00482592">
      <w:pPr>
        <w:rPr>
          <w:sz w:val="18"/>
          <w:szCs w:val="18"/>
        </w:rPr>
      </w:pPr>
      <w:r>
        <w:rPr>
          <w:sz w:val="18"/>
          <w:szCs w:val="18"/>
        </w:rPr>
        <w:t>Light</w:t>
      </w:r>
    </w:p>
    <w:p w14:paraId="4CEBC265" w14:textId="77777777" w:rsidR="00482592" w:rsidRDefault="00482592" w:rsidP="00482592">
      <w:pPr>
        <w:rPr>
          <w:sz w:val="18"/>
          <w:szCs w:val="18"/>
        </w:rPr>
      </w:pPr>
      <w:r>
        <w:rPr>
          <w:sz w:val="18"/>
          <w:szCs w:val="18"/>
        </w:rPr>
        <w:t>Smite</w:t>
      </w:r>
    </w:p>
    <w:p w14:paraId="0B8D85F8" w14:textId="77777777" w:rsidR="00482592" w:rsidRDefault="00482592" w:rsidP="00482592">
      <w:pPr>
        <w:rPr>
          <w:sz w:val="18"/>
          <w:szCs w:val="18"/>
        </w:rPr>
      </w:pPr>
      <w:r>
        <w:rPr>
          <w:sz w:val="18"/>
          <w:szCs w:val="18"/>
        </w:rPr>
        <w:t xml:space="preserve">Word of Radiance </w:t>
      </w:r>
      <w:r>
        <w:rPr>
          <w:sz w:val="18"/>
          <w:szCs w:val="18"/>
          <w:vertAlign w:val="superscript"/>
        </w:rPr>
        <w:t>XGtE</w:t>
      </w:r>
    </w:p>
    <w:p w14:paraId="4F593670" w14:textId="77777777" w:rsidR="00482592" w:rsidRDefault="00482592" w:rsidP="00482592">
      <w:pPr>
        <w:ind w:left="72"/>
        <w:rPr>
          <w:i/>
          <w:color w:val="000000"/>
          <w:sz w:val="18"/>
          <w:szCs w:val="18"/>
          <w:u w:val="single"/>
        </w:rPr>
      </w:pPr>
      <w:r>
        <w:rPr>
          <w:i/>
          <w:color w:val="000000"/>
          <w:sz w:val="18"/>
          <w:szCs w:val="18"/>
          <w:u w:val="single"/>
        </w:rPr>
        <w:t>Necromancy</w:t>
      </w:r>
    </w:p>
    <w:p w14:paraId="2C8A3B22" w14:textId="77777777" w:rsidR="00482592" w:rsidRDefault="00482592" w:rsidP="00482592">
      <w:pPr>
        <w:rPr>
          <w:sz w:val="18"/>
          <w:szCs w:val="18"/>
        </w:rPr>
      </w:pPr>
      <w:r>
        <w:rPr>
          <w:sz w:val="18"/>
          <w:szCs w:val="18"/>
        </w:rPr>
        <w:t>Spare the Dying</w:t>
      </w:r>
    </w:p>
    <w:p w14:paraId="4E0B5607" w14:textId="77777777" w:rsidR="00482592" w:rsidRDefault="00482592" w:rsidP="00482592">
      <w:pPr>
        <w:rPr>
          <w:sz w:val="18"/>
          <w:szCs w:val="18"/>
        </w:rPr>
      </w:pPr>
      <w:r>
        <w:rPr>
          <w:sz w:val="18"/>
          <w:szCs w:val="18"/>
        </w:rPr>
        <w:t xml:space="preserve">Toll the Dead </w:t>
      </w:r>
      <w:r>
        <w:rPr>
          <w:sz w:val="18"/>
          <w:szCs w:val="18"/>
          <w:vertAlign w:val="superscript"/>
        </w:rPr>
        <w:t>XGtE</w:t>
      </w:r>
    </w:p>
    <w:p w14:paraId="23F019BF" w14:textId="77777777" w:rsidR="00482592" w:rsidRDefault="00482592" w:rsidP="00482592">
      <w:pPr>
        <w:ind w:left="72"/>
        <w:rPr>
          <w:i/>
          <w:color w:val="000000"/>
          <w:sz w:val="18"/>
          <w:szCs w:val="18"/>
          <w:u w:val="single"/>
        </w:rPr>
      </w:pPr>
      <w:r>
        <w:rPr>
          <w:i/>
          <w:color w:val="000000"/>
          <w:sz w:val="18"/>
          <w:szCs w:val="18"/>
          <w:u w:val="single"/>
        </w:rPr>
        <w:t>Transmutation</w:t>
      </w:r>
    </w:p>
    <w:p w14:paraId="4D1867A3" w14:textId="77777777" w:rsidR="00482592" w:rsidRDefault="00482592" w:rsidP="00482592">
      <w:pPr>
        <w:rPr>
          <w:color w:val="000000"/>
          <w:sz w:val="18"/>
          <w:szCs w:val="18"/>
        </w:rPr>
      </w:pPr>
      <w:r>
        <w:rPr>
          <w:color w:val="000000"/>
          <w:sz w:val="18"/>
          <w:szCs w:val="18"/>
        </w:rPr>
        <w:t>Mending</w:t>
      </w:r>
    </w:p>
    <w:p w14:paraId="3C4CBB58" w14:textId="77777777" w:rsidR="00482592" w:rsidRDefault="00482592" w:rsidP="00482592">
      <w:pPr>
        <w:rPr>
          <w:color w:val="000000"/>
          <w:sz w:val="18"/>
          <w:szCs w:val="18"/>
        </w:rPr>
      </w:pPr>
      <w:r>
        <w:rPr>
          <w:color w:val="000000"/>
          <w:sz w:val="18"/>
          <w:szCs w:val="18"/>
        </w:rPr>
        <w:t>Thaumaturgy</w:t>
      </w:r>
    </w:p>
    <w:p w14:paraId="66BC04B8" w14:textId="77777777" w:rsidR="00F82156" w:rsidRPr="00134BC3" w:rsidRDefault="00F82156">
      <w:pPr>
        <w:contextualSpacing/>
        <w:rPr>
          <w:rFonts w:eastAsia="Times New Roman" w:cstheme="minorHAnsi"/>
          <w:color w:val="000000"/>
          <w:sz w:val="18"/>
          <w:szCs w:val="18"/>
        </w:rPr>
      </w:pPr>
    </w:p>
    <w:p w14:paraId="560DFA4F"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1 (1st level)</w:t>
      </w:r>
    </w:p>
    <w:p w14:paraId="71487F04" w14:textId="77777777" w:rsidR="00482592" w:rsidRDefault="00482592" w:rsidP="00482592">
      <w:pPr>
        <w:ind w:left="72"/>
        <w:rPr>
          <w:i/>
          <w:color w:val="000000"/>
          <w:sz w:val="18"/>
          <w:szCs w:val="18"/>
          <w:u w:val="single"/>
        </w:rPr>
      </w:pPr>
      <w:r>
        <w:rPr>
          <w:i/>
          <w:color w:val="000000"/>
          <w:sz w:val="18"/>
          <w:szCs w:val="18"/>
          <w:u w:val="single"/>
        </w:rPr>
        <w:t>Abjuration</w:t>
      </w:r>
    </w:p>
    <w:p w14:paraId="053D9FE3" w14:textId="77777777" w:rsidR="00482592" w:rsidRDefault="00482592" w:rsidP="00482592">
      <w:pPr>
        <w:rPr>
          <w:sz w:val="18"/>
          <w:szCs w:val="18"/>
          <w:vertAlign w:val="superscript"/>
        </w:rPr>
      </w:pPr>
      <w:r>
        <w:rPr>
          <w:sz w:val="18"/>
          <w:szCs w:val="18"/>
        </w:rPr>
        <w:t>Barrier Ward</w:t>
      </w:r>
      <w:r>
        <w:rPr>
          <w:sz w:val="18"/>
          <w:szCs w:val="18"/>
          <w:vertAlign w:val="superscript"/>
        </w:rPr>
        <w:t xml:space="preserve"> WoW5eRPG</w:t>
      </w:r>
    </w:p>
    <w:p w14:paraId="282B7C71" w14:textId="77777777" w:rsidR="00482592" w:rsidRDefault="00482592" w:rsidP="00482592">
      <w:pPr>
        <w:rPr>
          <w:sz w:val="18"/>
          <w:szCs w:val="18"/>
          <w:vertAlign w:val="superscript"/>
        </w:rPr>
      </w:pPr>
      <w:r>
        <w:rPr>
          <w:sz w:val="18"/>
          <w:szCs w:val="18"/>
        </w:rPr>
        <w:t xml:space="preserve">Bind </w:t>
      </w:r>
      <w:r>
        <w:rPr>
          <w:sz w:val="18"/>
          <w:szCs w:val="18"/>
          <w:vertAlign w:val="superscript"/>
        </w:rPr>
        <w:t>WoW5eRPG</w:t>
      </w:r>
    </w:p>
    <w:p w14:paraId="2751BEA3" w14:textId="77777777" w:rsidR="00482592" w:rsidRDefault="00482592" w:rsidP="00482592">
      <w:pPr>
        <w:rPr>
          <w:sz w:val="18"/>
          <w:szCs w:val="18"/>
          <w:vertAlign w:val="superscript"/>
        </w:rPr>
      </w:pPr>
      <w:r>
        <w:rPr>
          <w:sz w:val="18"/>
          <w:szCs w:val="18"/>
        </w:rPr>
        <w:t xml:space="preserve">Ceremony </w:t>
      </w:r>
      <w:r>
        <w:rPr>
          <w:sz w:val="18"/>
          <w:szCs w:val="18"/>
          <w:vertAlign w:val="superscript"/>
        </w:rPr>
        <w:t>XGtE</w:t>
      </w:r>
    </w:p>
    <w:p w14:paraId="060B46EA" w14:textId="77777777" w:rsidR="00482592" w:rsidRDefault="00482592" w:rsidP="00482592">
      <w:pPr>
        <w:rPr>
          <w:sz w:val="18"/>
          <w:szCs w:val="18"/>
          <w:vertAlign w:val="superscript"/>
        </w:rPr>
      </w:pPr>
      <w:r>
        <w:rPr>
          <w:sz w:val="18"/>
          <w:szCs w:val="18"/>
        </w:rPr>
        <w:t xml:space="preserve">Fear Ward </w:t>
      </w:r>
      <w:r>
        <w:rPr>
          <w:sz w:val="18"/>
          <w:szCs w:val="18"/>
          <w:vertAlign w:val="superscript"/>
        </w:rPr>
        <w:t>WoW5eRPG</w:t>
      </w:r>
    </w:p>
    <w:p w14:paraId="79AC2E5C" w14:textId="77777777" w:rsidR="00482592" w:rsidRDefault="00482592" w:rsidP="00482592">
      <w:pPr>
        <w:rPr>
          <w:sz w:val="18"/>
          <w:szCs w:val="18"/>
        </w:rPr>
      </w:pPr>
      <w:r>
        <w:rPr>
          <w:sz w:val="18"/>
          <w:szCs w:val="18"/>
        </w:rPr>
        <w:t>Protection from Evil and Good</w:t>
      </w:r>
    </w:p>
    <w:p w14:paraId="5D7B77D5" w14:textId="77777777" w:rsidR="00482592" w:rsidRDefault="00482592" w:rsidP="00482592">
      <w:pPr>
        <w:rPr>
          <w:sz w:val="18"/>
          <w:szCs w:val="18"/>
        </w:rPr>
      </w:pPr>
      <w:r>
        <w:rPr>
          <w:sz w:val="18"/>
          <w:szCs w:val="18"/>
        </w:rPr>
        <w:lastRenderedPageBreak/>
        <w:t>Sanctuary</w:t>
      </w:r>
    </w:p>
    <w:p w14:paraId="64B0FC52" w14:textId="77777777" w:rsidR="00482592" w:rsidRDefault="00482592" w:rsidP="00482592">
      <w:pPr>
        <w:rPr>
          <w:sz w:val="18"/>
          <w:szCs w:val="18"/>
        </w:rPr>
      </w:pPr>
      <w:r>
        <w:rPr>
          <w:sz w:val="18"/>
          <w:szCs w:val="18"/>
        </w:rPr>
        <w:t>Shield of Faith</w:t>
      </w:r>
    </w:p>
    <w:p w14:paraId="74CCBCBD" w14:textId="77777777" w:rsidR="00482592" w:rsidRDefault="00482592" w:rsidP="00482592">
      <w:pPr>
        <w:ind w:left="72"/>
        <w:rPr>
          <w:i/>
          <w:color w:val="000000"/>
          <w:sz w:val="18"/>
          <w:szCs w:val="18"/>
          <w:u w:val="single"/>
        </w:rPr>
      </w:pPr>
      <w:r>
        <w:rPr>
          <w:i/>
          <w:color w:val="000000"/>
          <w:sz w:val="18"/>
          <w:szCs w:val="18"/>
          <w:u w:val="single"/>
        </w:rPr>
        <w:t>Conjuration</w:t>
      </w:r>
    </w:p>
    <w:p w14:paraId="6D718E87" w14:textId="77777777" w:rsidR="00482592" w:rsidRDefault="00482592" w:rsidP="00482592">
      <w:pPr>
        <w:rPr>
          <w:sz w:val="18"/>
          <w:szCs w:val="18"/>
          <w:vertAlign w:val="superscript"/>
        </w:rPr>
      </w:pPr>
      <w:r>
        <w:rPr>
          <w:sz w:val="18"/>
          <w:szCs w:val="18"/>
        </w:rPr>
        <w:t xml:space="preserve">Conjure </w:t>
      </w:r>
      <w:r>
        <w:rPr>
          <w:sz w:val="18"/>
          <w:szCs w:val="18"/>
          <w:vertAlign w:val="superscript"/>
        </w:rPr>
        <w:t>Modified</w:t>
      </w:r>
    </w:p>
    <w:p w14:paraId="3875B23A" w14:textId="77777777" w:rsidR="00482592" w:rsidRDefault="00482592" w:rsidP="00482592">
      <w:pPr>
        <w:rPr>
          <w:sz w:val="18"/>
          <w:szCs w:val="18"/>
          <w:vertAlign w:val="superscript"/>
        </w:rPr>
      </w:pPr>
      <w:r>
        <w:rPr>
          <w:sz w:val="18"/>
          <w:szCs w:val="18"/>
        </w:rPr>
        <w:t xml:space="preserve">Conjure Strike </w:t>
      </w:r>
      <w:r>
        <w:rPr>
          <w:sz w:val="18"/>
          <w:szCs w:val="18"/>
          <w:vertAlign w:val="superscript"/>
        </w:rPr>
        <w:t>WoW5eRPG</w:t>
      </w:r>
    </w:p>
    <w:p w14:paraId="1643252D" w14:textId="77777777" w:rsidR="00482592" w:rsidRDefault="00482592" w:rsidP="00482592">
      <w:pPr>
        <w:ind w:left="72"/>
        <w:rPr>
          <w:i/>
          <w:color w:val="000000"/>
          <w:sz w:val="18"/>
          <w:szCs w:val="18"/>
          <w:u w:val="single"/>
        </w:rPr>
      </w:pPr>
      <w:r>
        <w:rPr>
          <w:i/>
          <w:color w:val="000000"/>
          <w:sz w:val="18"/>
          <w:szCs w:val="18"/>
          <w:u w:val="single"/>
        </w:rPr>
        <w:t>Divination</w:t>
      </w:r>
    </w:p>
    <w:p w14:paraId="28F5FB7A" w14:textId="77777777" w:rsidR="00482592" w:rsidRDefault="00482592" w:rsidP="00482592">
      <w:pPr>
        <w:rPr>
          <w:sz w:val="18"/>
          <w:szCs w:val="18"/>
        </w:rPr>
      </w:pPr>
      <w:r>
        <w:rPr>
          <w:sz w:val="18"/>
          <w:szCs w:val="18"/>
        </w:rPr>
        <w:t>Detect Evil and Good</w:t>
      </w:r>
    </w:p>
    <w:p w14:paraId="7FBD3FC6" w14:textId="77777777" w:rsidR="00482592" w:rsidRDefault="00482592" w:rsidP="00482592">
      <w:pPr>
        <w:rPr>
          <w:sz w:val="18"/>
          <w:szCs w:val="18"/>
        </w:rPr>
      </w:pPr>
      <w:r>
        <w:rPr>
          <w:sz w:val="18"/>
          <w:szCs w:val="18"/>
        </w:rPr>
        <w:t>Detect Magic</w:t>
      </w:r>
    </w:p>
    <w:p w14:paraId="1A448193" w14:textId="77777777" w:rsidR="00482592" w:rsidRDefault="00482592" w:rsidP="00482592">
      <w:pPr>
        <w:rPr>
          <w:sz w:val="18"/>
          <w:szCs w:val="18"/>
        </w:rPr>
      </w:pPr>
      <w:r>
        <w:rPr>
          <w:sz w:val="18"/>
          <w:szCs w:val="18"/>
        </w:rPr>
        <w:t>Detect Poison and Disease</w:t>
      </w:r>
    </w:p>
    <w:p w14:paraId="512B9495" w14:textId="77777777" w:rsidR="00482592" w:rsidRDefault="00482592" w:rsidP="00482592">
      <w:pPr>
        <w:ind w:left="72"/>
        <w:rPr>
          <w:i/>
          <w:color w:val="000000"/>
          <w:sz w:val="18"/>
          <w:szCs w:val="18"/>
          <w:u w:val="single"/>
        </w:rPr>
      </w:pPr>
      <w:r>
        <w:rPr>
          <w:i/>
          <w:color w:val="000000"/>
          <w:sz w:val="18"/>
          <w:szCs w:val="18"/>
          <w:u w:val="single"/>
        </w:rPr>
        <w:t>Enchantment</w:t>
      </w:r>
    </w:p>
    <w:p w14:paraId="0FEFEA1B" w14:textId="77777777" w:rsidR="00482592" w:rsidRDefault="00482592" w:rsidP="00482592">
      <w:pPr>
        <w:rPr>
          <w:sz w:val="18"/>
          <w:szCs w:val="18"/>
        </w:rPr>
      </w:pPr>
      <w:r>
        <w:rPr>
          <w:sz w:val="18"/>
          <w:szCs w:val="18"/>
        </w:rPr>
        <w:t>Bane</w:t>
      </w:r>
    </w:p>
    <w:p w14:paraId="01F4B659" w14:textId="77777777" w:rsidR="00482592" w:rsidRDefault="00482592" w:rsidP="00482592">
      <w:pPr>
        <w:rPr>
          <w:sz w:val="18"/>
          <w:szCs w:val="18"/>
        </w:rPr>
      </w:pPr>
      <w:r>
        <w:rPr>
          <w:sz w:val="18"/>
          <w:szCs w:val="18"/>
        </w:rPr>
        <w:t>Bless</w:t>
      </w:r>
    </w:p>
    <w:p w14:paraId="24043213" w14:textId="77777777" w:rsidR="00482592" w:rsidRDefault="00482592" w:rsidP="00482592">
      <w:pPr>
        <w:rPr>
          <w:sz w:val="18"/>
          <w:szCs w:val="18"/>
          <w:vertAlign w:val="superscript"/>
        </w:rPr>
      </w:pPr>
      <w:r>
        <w:rPr>
          <w:sz w:val="18"/>
          <w:szCs w:val="18"/>
        </w:rPr>
        <w:t xml:space="preserve">Charm </w:t>
      </w:r>
      <w:r>
        <w:rPr>
          <w:sz w:val="18"/>
          <w:szCs w:val="18"/>
          <w:vertAlign w:val="superscript"/>
        </w:rPr>
        <w:t>Modified</w:t>
      </w:r>
    </w:p>
    <w:p w14:paraId="5001D028" w14:textId="77777777" w:rsidR="00482592" w:rsidRDefault="00482592" w:rsidP="00482592">
      <w:pPr>
        <w:rPr>
          <w:sz w:val="18"/>
          <w:szCs w:val="18"/>
          <w:vertAlign w:val="superscript"/>
        </w:rPr>
      </w:pPr>
      <w:r>
        <w:rPr>
          <w:sz w:val="18"/>
          <w:szCs w:val="18"/>
        </w:rPr>
        <w:t>Command</w:t>
      </w:r>
    </w:p>
    <w:p w14:paraId="709B636C" w14:textId="77777777" w:rsidR="00482592" w:rsidRDefault="00482592" w:rsidP="00482592">
      <w:pPr>
        <w:ind w:left="72"/>
        <w:rPr>
          <w:i/>
          <w:color w:val="000000"/>
          <w:sz w:val="18"/>
          <w:szCs w:val="18"/>
          <w:u w:val="single"/>
        </w:rPr>
      </w:pPr>
      <w:r>
        <w:rPr>
          <w:i/>
          <w:color w:val="000000"/>
          <w:sz w:val="18"/>
          <w:szCs w:val="18"/>
          <w:u w:val="single"/>
        </w:rPr>
        <w:t>Evocation</w:t>
      </w:r>
    </w:p>
    <w:p w14:paraId="14421EB9" w14:textId="77777777" w:rsidR="00482592" w:rsidRDefault="00482592" w:rsidP="00482592">
      <w:pPr>
        <w:rPr>
          <w:sz w:val="18"/>
          <w:szCs w:val="18"/>
          <w:vertAlign w:val="superscript"/>
        </w:rPr>
      </w:pPr>
      <w:r>
        <w:rPr>
          <w:sz w:val="18"/>
          <w:szCs w:val="18"/>
        </w:rPr>
        <w:t xml:space="preserve">Flash of Light </w:t>
      </w:r>
      <w:r>
        <w:rPr>
          <w:sz w:val="18"/>
          <w:szCs w:val="18"/>
          <w:vertAlign w:val="superscript"/>
        </w:rPr>
        <w:t>Modified</w:t>
      </w:r>
    </w:p>
    <w:p w14:paraId="47A155AE" w14:textId="77777777" w:rsidR="00482592" w:rsidRDefault="00482592" w:rsidP="00482592">
      <w:pPr>
        <w:rPr>
          <w:sz w:val="18"/>
          <w:szCs w:val="18"/>
          <w:vertAlign w:val="superscript"/>
        </w:rPr>
      </w:pPr>
      <w:r>
        <w:rPr>
          <w:sz w:val="18"/>
          <w:szCs w:val="18"/>
        </w:rPr>
        <w:t xml:space="preserve">Flash of Shadow </w:t>
      </w:r>
      <w:r>
        <w:rPr>
          <w:sz w:val="18"/>
          <w:szCs w:val="18"/>
          <w:vertAlign w:val="superscript"/>
        </w:rPr>
        <w:t>WoW5eRPG</w:t>
      </w:r>
    </w:p>
    <w:p w14:paraId="1360D013" w14:textId="77777777" w:rsidR="00482592" w:rsidRDefault="00482592" w:rsidP="00482592">
      <w:pPr>
        <w:rPr>
          <w:sz w:val="18"/>
          <w:szCs w:val="18"/>
        </w:rPr>
      </w:pPr>
      <w:r>
        <w:rPr>
          <w:sz w:val="18"/>
          <w:szCs w:val="18"/>
        </w:rPr>
        <w:t>Guiding Bolt</w:t>
      </w:r>
    </w:p>
    <w:p w14:paraId="041B36E8" w14:textId="77777777" w:rsidR="00482592" w:rsidRDefault="00482592" w:rsidP="00482592">
      <w:pPr>
        <w:rPr>
          <w:sz w:val="18"/>
          <w:szCs w:val="18"/>
          <w:vertAlign w:val="superscript"/>
        </w:rPr>
      </w:pPr>
      <w:r>
        <w:rPr>
          <w:sz w:val="18"/>
          <w:szCs w:val="18"/>
        </w:rPr>
        <w:t xml:space="preserve">Holy Light </w:t>
      </w:r>
      <w:r>
        <w:rPr>
          <w:sz w:val="18"/>
          <w:szCs w:val="18"/>
          <w:vertAlign w:val="superscript"/>
        </w:rPr>
        <w:t>Modified</w:t>
      </w:r>
    </w:p>
    <w:p w14:paraId="23161921" w14:textId="77777777" w:rsidR="00482592" w:rsidRDefault="00482592" w:rsidP="00482592">
      <w:pPr>
        <w:rPr>
          <w:sz w:val="18"/>
          <w:szCs w:val="18"/>
          <w:vertAlign w:val="superscript"/>
        </w:rPr>
      </w:pPr>
      <w:r>
        <w:rPr>
          <w:sz w:val="18"/>
          <w:szCs w:val="18"/>
        </w:rPr>
        <w:t xml:space="preserve">Mind Blast </w:t>
      </w:r>
      <w:r>
        <w:rPr>
          <w:sz w:val="18"/>
          <w:szCs w:val="18"/>
          <w:vertAlign w:val="superscript"/>
        </w:rPr>
        <w:t>WoW5eRPG</w:t>
      </w:r>
    </w:p>
    <w:p w14:paraId="21CEDF55" w14:textId="77777777" w:rsidR="00482592" w:rsidRDefault="00482592" w:rsidP="00482592">
      <w:pPr>
        <w:rPr>
          <w:i/>
          <w:sz w:val="18"/>
          <w:szCs w:val="18"/>
        </w:rPr>
      </w:pPr>
      <w:r>
        <w:rPr>
          <w:sz w:val="18"/>
          <w:szCs w:val="18"/>
        </w:rPr>
        <w:t xml:space="preserve">Shadow Bolt </w:t>
      </w:r>
      <w:r>
        <w:rPr>
          <w:sz w:val="18"/>
          <w:szCs w:val="18"/>
          <w:vertAlign w:val="superscript"/>
        </w:rPr>
        <w:t>WoW5eRPG</w:t>
      </w:r>
      <w:r>
        <w:rPr>
          <w:i/>
          <w:sz w:val="18"/>
          <w:szCs w:val="18"/>
        </w:rPr>
        <w:t xml:space="preserve"> – Void Bolt</w:t>
      </w:r>
    </w:p>
    <w:p w14:paraId="185A7947" w14:textId="77777777" w:rsidR="00482592" w:rsidRDefault="00482592" w:rsidP="00482592">
      <w:pPr>
        <w:rPr>
          <w:i/>
          <w:sz w:val="18"/>
          <w:szCs w:val="18"/>
        </w:rPr>
      </w:pPr>
      <w:r>
        <w:rPr>
          <w:sz w:val="18"/>
          <w:szCs w:val="18"/>
        </w:rPr>
        <w:t xml:space="preserve">Renewing Light </w:t>
      </w:r>
      <w:r>
        <w:rPr>
          <w:sz w:val="18"/>
          <w:szCs w:val="18"/>
          <w:vertAlign w:val="superscript"/>
        </w:rPr>
        <w:t>WoW5eRPG</w:t>
      </w:r>
    </w:p>
    <w:p w14:paraId="61EB5183" w14:textId="77777777" w:rsidR="00482592" w:rsidRDefault="00482592" w:rsidP="00482592">
      <w:pPr>
        <w:ind w:left="72"/>
        <w:rPr>
          <w:i/>
          <w:color w:val="000000"/>
          <w:sz w:val="18"/>
          <w:szCs w:val="18"/>
          <w:u w:val="single"/>
        </w:rPr>
      </w:pPr>
      <w:r>
        <w:rPr>
          <w:i/>
          <w:color w:val="000000"/>
          <w:sz w:val="18"/>
          <w:szCs w:val="18"/>
          <w:u w:val="single"/>
        </w:rPr>
        <w:t>Illusion</w:t>
      </w:r>
    </w:p>
    <w:p w14:paraId="1BA2FBB0" w14:textId="77777777" w:rsidR="00482592" w:rsidRDefault="00482592" w:rsidP="00482592">
      <w:pPr>
        <w:rPr>
          <w:i/>
          <w:sz w:val="18"/>
          <w:szCs w:val="18"/>
          <w:u w:val="single"/>
        </w:rPr>
      </w:pPr>
      <w:r>
        <w:rPr>
          <w:sz w:val="18"/>
          <w:szCs w:val="18"/>
        </w:rPr>
        <w:t xml:space="preserve">Fade </w:t>
      </w:r>
      <w:r>
        <w:rPr>
          <w:sz w:val="18"/>
          <w:szCs w:val="18"/>
          <w:vertAlign w:val="superscript"/>
        </w:rPr>
        <w:t>WoW5eRPG</w:t>
      </w:r>
    </w:p>
    <w:p w14:paraId="569E5465" w14:textId="77777777" w:rsidR="00482592" w:rsidRDefault="00482592" w:rsidP="00482592">
      <w:pPr>
        <w:ind w:left="72"/>
        <w:rPr>
          <w:i/>
          <w:color w:val="000000"/>
          <w:sz w:val="18"/>
          <w:szCs w:val="18"/>
          <w:u w:val="single"/>
        </w:rPr>
      </w:pPr>
      <w:r>
        <w:rPr>
          <w:i/>
          <w:color w:val="000000"/>
          <w:sz w:val="18"/>
          <w:szCs w:val="18"/>
          <w:u w:val="single"/>
        </w:rPr>
        <w:t>Necromancy</w:t>
      </w:r>
    </w:p>
    <w:p w14:paraId="13188F25" w14:textId="77777777" w:rsidR="00482592" w:rsidRDefault="00482592" w:rsidP="00482592">
      <w:pPr>
        <w:rPr>
          <w:sz w:val="18"/>
          <w:szCs w:val="18"/>
          <w:vertAlign w:val="superscript"/>
        </w:rPr>
      </w:pPr>
      <w:r>
        <w:rPr>
          <w:sz w:val="18"/>
          <w:szCs w:val="18"/>
        </w:rPr>
        <w:t xml:space="preserve">Cause Fear </w:t>
      </w:r>
      <w:r>
        <w:rPr>
          <w:sz w:val="18"/>
          <w:szCs w:val="18"/>
          <w:vertAlign w:val="superscript"/>
        </w:rPr>
        <w:t>XGtE</w:t>
      </w:r>
    </w:p>
    <w:p w14:paraId="303839DC" w14:textId="77777777" w:rsidR="00482592" w:rsidRDefault="00482592" w:rsidP="00482592">
      <w:pPr>
        <w:rPr>
          <w:sz w:val="18"/>
          <w:szCs w:val="18"/>
          <w:vertAlign w:val="superscript"/>
        </w:rPr>
      </w:pPr>
      <w:r>
        <w:rPr>
          <w:sz w:val="18"/>
          <w:szCs w:val="18"/>
        </w:rPr>
        <w:t xml:space="preserve">Death Coil </w:t>
      </w:r>
      <w:r>
        <w:rPr>
          <w:sz w:val="18"/>
          <w:szCs w:val="18"/>
          <w:vertAlign w:val="superscript"/>
        </w:rPr>
        <w:t>Modified</w:t>
      </w:r>
    </w:p>
    <w:p w14:paraId="78108855" w14:textId="77777777" w:rsidR="00482592" w:rsidRDefault="00482592" w:rsidP="00482592">
      <w:pPr>
        <w:rPr>
          <w:sz w:val="18"/>
          <w:szCs w:val="18"/>
          <w:vertAlign w:val="superscript"/>
        </w:rPr>
      </w:pPr>
      <w:r>
        <w:rPr>
          <w:sz w:val="18"/>
          <w:szCs w:val="18"/>
        </w:rPr>
        <w:t xml:space="preserve">Death Pact </w:t>
      </w:r>
      <w:r>
        <w:rPr>
          <w:sz w:val="18"/>
          <w:szCs w:val="18"/>
          <w:vertAlign w:val="superscript"/>
        </w:rPr>
        <w:t>WoW5eRPG</w:t>
      </w:r>
    </w:p>
    <w:p w14:paraId="2D4B15CC" w14:textId="77777777" w:rsidR="00482592" w:rsidRDefault="00482592" w:rsidP="00482592">
      <w:pPr>
        <w:ind w:left="72"/>
        <w:rPr>
          <w:color w:val="000000"/>
          <w:sz w:val="18"/>
          <w:szCs w:val="18"/>
        </w:rPr>
      </w:pPr>
      <w:r>
        <w:rPr>
          <w:i/>
          <w:color w:val="000000"/>
          <w:sz w:val="18"/>
          <w:szCs w:val="18"/>
          <w:u w:val="single"/>
        </w:rPr>
        <w:t>Transmutation</w:t>
      </w:r>
    </w:p>
    <w:p w14:paraId="11EC04CE" w14:textId="77777777" w:rsidR="005F59AA" w:rsidRDefault="00482592" w:rsidP="00482592">
      <w:pPr>
        <w:rPr>
          <w:ins w:id="4930" w:author="Admin" w:date="2022-04-18T23:55:00Z"/>
          <w:color w:val="000000"/>
          <w:sz w:val="18"/>
          <w:szCs w:val="18"/>
        </w:rPr>
      </w:pPr>
      <w:r>
        <w:rPr>
          <w:color w:val="000000"/>
          <w:sz w:val="18"/>
          <w:szCs w:val="18"/>
        </w:rPr>
        <w:t>Create or Destroy Water</w:t>
      </w:r>
    </w:p>
    <w:p w14:paraId="349002C2" w14:textId="26810B09" w:rsidR="00482592" w:rsidRDefault="00482592" w:rsidP="00482592">
      <w:pPr>
        <w:rPr>
          <w:color w:val="000000"/>
          <w:sz w:val="18"/>
          <w:szCs w:val="18"/>
        </w:rPr>
      </w:pPr>
      <w:r>
        <w:rPr>
          <w:color w:val="000000"/>
          <w:sz w:val="18"/>
          <w:szCs w:val="18"/>
        </w:rPr>
        <w:t xml:space="preserve">Inner Fire </w:t>
      </w:r>
      <w:r>
        <w:rPr>
          <w:color w:val="000000"/>
          <w:sz w:val="18"/>
          <w:szCs w:val="18"/>
          <w:vertAlign w:val="superscript"/>
        </w:rPr>
        <w:t>WoW5eRPG</w:t>
      </w:r>
    </w:p>
    <w:p w14:paraId="13C6A98A" w14:textId="77777777" w:rsidR="00482592" w:rsidRDefault="00482592" w:rsidP="00482592">
      <w:pPr>
        <w:rPr>
          <w:color w:val="000000"/>
          <w:sz w:val="18"/>
          <w:szCs w:val="18"/>
        </w:rPr>
      </w:pPr>
      <w:r>
        <w:rPr>
          <w:color w:val="000000"/>
          <w:sz w:val="18"/>
          <w:szCs w:val="18"/>
        </w:rPr>
        <w:t>Purify Food and Drink</w:t>
      </w:r>
    </w:p>
    <w:p w14:paraId="4762DD89" w14:textId="77777777" w:rsidR="00E834F8" w:rsidRPr="00134BC3" w:rsidRDefault="00E834F8">
      <w:pPr>
        <w:contextualSpacing/>
        <w:rPr>
          <w:rFonts w:eastAsia="Times New Roman" w:cstheme="minorHAnsi"/>
          <w:color w:val="000000"/>
          <w:sz w:val="18"/>
          <w:szCs w:val="18"/>
        </w:rPr>
      </w:pPr>
    </w:p>
    <w:p w14:paraId="36D9B8C5"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2 (2nd level)</w:t>
      </w:r>
    </w:p>
    <w:p w14:paraId="59923BE6" w14:textId="77777777" w:rsidR="00482592" w:rsidRDefault="00482592" w:rsidP="00482592">
      <w:pPr>
        <w:ind w:left="72"/>
        <w:rPr>
          <w:i/>
          <w:color w:val="000000"/>
          <w:sz w:val="18"/>
          <w:szCs w:val="18"/>
          <w:u w:val="single"/>
        </w:rPr>
      </w:pPr>
      <w:r>
        <w:rPr>
          <w:i/>
          <w:color w:val="000000"/>
          <w:sz w:val="18"/>
          <w:szCs w:val="18"/>
          <w:u w:val="single"/>
        </w:rPr>
        <w:t>Abjuration</w:t>
      </w:r>
    </w:p>
    <w:p w14:paraId="5A10DAB1" w14:textId="77777777" w:rsidR="00482592" w:rsidRDefault="00482592" w:rsidP="00482592">
      <w:pPr>
        <w:rPr>
          <w:i/>
          <w:sz w:val="18"/>
          <w:szCs w:val="18"/>
        </w:rPr>
      </w:pPr>
      <w:r>
        <w:rPr>
          <w:sz w:val="18"/>
          <w:szCs w:val="18"/>
        </w:rPr>
        <w:t xml:space="preserve">Aid </w:t>
      </w:r>
      <w:r>
        <w:rPr>
          <w:i/>
          <w:sz w:val="18"/>
          <w:szCs w:val="18"/>
        </w:rPr>
        <w:t>– Power Word Fortitude</w:t>
      </w:r>
    </w:p>
    <w:p w14:paraId="53A2A6F8" w14:textId="77777777" w:rsidR="00482592" w:rsidRDefault="00482592" w:rsidP="00482592">
      <w:pPr>
        <w:rPr>
          <w:sz w:val="18"/>
          <w:szCs w:val="18"/>
          <w:vertAlign w:val="superscript"/>
        </w:rPr>
      </w:pPr>
      <w:r>
        <w:rPr>
          <w:sz w:val="18"/>
          <w:szCs w:val="18"/>
        </w:rPr>
        <w:t xml:space="preserve">Banishment </w:t>
      </w:r>
      <w:r>
        <w:rPr>
          <w:sz w:val="18"/>
          <w:szCs w:val="18"/>
          <w:vertAlign w:val="superscript"/>
        </w:rPr>
        <w:t>Modified</w:t>
      </w:r>
    </w:p>
    <w:p w14:paraId="21EC5CCD" w14:textId="77777777" w:rsidR="00482592" w:rsidRDefault="00482592" w:rsidP="00482592">
      <w:pPr>
        <w:rPr>
          <w:sz w:val="18"/>
          <w:szCs w:val="18"/>
          <w:vertAlign w:val="superscript"/>
        </w:rPr>
      </w:pPr>
      <w:r>
        <w:rPr>
          <w:sz w:val="18"/>
          <w:szCs w:val="18"/>
        </w:rPr>
        <w:t xml:space="preserve">Denounce </w:t>
      </w:r>
      <w:r>
        <w:rPr>
          <w:sz w:val="18"/>
          <w:szCs w:val="18"/>
          <w:vertAlign w:val="superscript"/>
        </w:rPr>
        <w:t>WoW5eRPG</w:t>
      </w:r>
    </w:p>
    <w:p w14:paraId="03B0DCBF" w14:textId="77777777" w:rsidR="00482592" w:rsidRDefault="00482592" w:rsidP="00482592">
      <w:pPr>
        <w:rPr>
          <w:sz w:val="18"/>
          <w:szCs w:val="18"/>
        </w:rPr>
      </w:pPr>
      <w:r>
        <w:rPr>
          <w:sz w:val="18"/>
          <w:szCs w:val="18"/>
        </w:rPr>
        <w:t>Lesser Restoration</w:t>
      </w:r>
    </w:p>
    <w:p w14:paraId="33114EAC" w14:textId="77777777" w:rsidR="00482592" w:rsidRDefault="00482592" w:rsidP="00482592">
      <w:pPr>
        <w:rPr>
          <w:sz w:val="18"/>
          <w:szCs w:val="18"/>
        </w:rPr>
      </w:pPr>
      <w:r>
        <w:rPr>
          <w:sz w:val="18"/>
          <w:szCs w:val="18"/>
        </w:rPr>
        <w:t>Protection from Poison</w:t>
      </w:r>
    </w:p>
    <w:p w14:paraId="3A03FAAC" w14:textId="77777777" w:rsidR="00482592" w:rsidRDefault="00482592" w:rsidP="00482592">
      <w:pPr>
        <w:rPr>
          <w:sz w:val="18"/>
          <w:szCs w:val="18"/>
        </w:rPr>
      </w:pPr>
      <w:r>
        <w:rPr>
          <w:sz w:val="18"/>
          <w:szCs w:val="18"/>
        </w:rPr>
        <w:t>Warding Bond</w:t>
      </w:r>
    </w:p>
    <w:p w14:paraId="45B45853" w14:textId="77777777" w:rsidR="00482592" w:rsidRDefault="00482592" w:rsidP="00482592">
      <w:pPr>
        <w:ind w:left="72"/>
        <w:rPr>
          <w:i/>
          <w:color w:val="000000"/>
          <w:sz w:val="18"/>
          <w:szCs w:val="18"/>
          <w:u w:val="single"/>
        </w:rPr>
      </w:pPr>
      <w:r>
        <w:rPr>
          <w:i/>
          <w:color w:val="000000"/>
          <w:sz w:val="18"/>
          <w:szCs w:val="18"/>
          <w:u w:val="single"/>
        </w:rPr>
        <w:t>Divination</w:t>
      </w:r>
    </w:p>
    <w:p w14:paraId="32AD38B4" w14:textId="77777777" w:rsidR="00482592" w:rsidRDefault="00482592" w:rsidP="00482592">
      <w:pPr>
        <w:rPr>
          <w:sz w:val="18"/>
          <w:szCs w:val="18"/>
        </w:rPr>
      </w:pPr>
      <w:r>
        <w:rPr>
          <w:sz w:val="18"/>
          <w:szCs w:val="18"/>
        </w:rPr>
        <w:t>Augury</w:t>
      </w:r>
    </w:p>
    <w:p w14:paraId="3A650EFB" w14:textId="77777777" w:rsidR="00482592" w:rsidRDefault="00482592" w:rsidP="00482592">
      <w:pPr>
        <w:rPr>
          <w:sz w:val="18"/>
          <w:szCs w:val="18"/>
        </w:rPr>
      </w:pPr>
      <w:r>
        <w:rPr>
          <w:sz w:val="18"/>
          <w:szCs w:val="18"/>
        </w:rPr>
        <w:t>Find Traps</w:t>
      </w:r>
    </w:p>
    <w:p w14:paraId="51FC98DC" w14:textId="77777777" w:rsidR="00482592" w:rsidRDefault="00482592" w:rsidP="00482592">
      <w:pPr>
        <w:rPr>
          <w:sz w:val="18"/>
          <w:szCs w:val="18"/>
        </w:rPr>
      </w:pPr>
      <w:r>
        <w:rPr>
          <w:sz w:val="18"/>
          <w:szCs w:val="18"/>
        </w:rPr>
        <w:t>Locate Object</w:t>
      </w:r>
    </w:p>
    <w:p w14:paraId="62811C6B" w14:textId="77777777" w:rsidR="00482592" w:rsidRDefault="00482592" w:rsidP="00482592">
      <w:pPr>
        <w:rPr>
          <w:sz w:val="18"/>
          <w:szCs w:val="18"/>
        </w:rPr>
      </w:pPr>
      <w:r>
        <w:rPr>
          <w:sz w:val="18"/>
          <w:szCs w:val="18"/>
        </w:rPr>
        <w:t xml:space="preserve">Mind Spike </w:t>
      </w:r>
      <w:r>
        <w:rPr>
          <w:sz w:val="18"/>
          <w:szCs w:val="18"/>
          <w:vertAlign w:val="superscript"/>
        </w:rPr>
        <w:t>XGtE</w:t>
      </w:r>
    </w:p>
    <w:p w14:paraId="0E2C0F50" w14:textId="77777777" w:rsidR="00482592" w:rsidRDefault="00482592" w:rsidP="00482592">
      <w:pPr>
        <w:ind w:left="72"/>
        <w:rPr>
          <w:i/>
          <w:color w:val="000000"/>
          <w:sz w:val="18"/>
          <w:szCs w:val="18"/>
          <w:u w:val="single"/>
        </w:rPr>
      </w:pPr>
      <w:r>
        <w:rPr>
          <w:i/>
          <w:color w:val="000000"/>
          <w:sz w:val="18"/>
          <w:szCs w:val="18"/>
          <w:u w:val="single"/>
        </w:rPr>
        <w:t>Enchantment</w:t>
      </w:r>
    </w:p>
    <w:p w14:paraId="4B542CC1" w14:textId="77777777" w:rsidR="00482592" w:rsidRDefault="00482592" w:rsidP="00482592">
      <w:pPr>
        <w:rPr>
          <w:sz w:val="18"/>
          <w:szCs w:val="18"/>
        </w:rPr>
      </w:pPr>
      <w:r>
        <w:rPr>
          <w:sz w:val="18"/>
          <w:szCs w:val="18"/>
        </w:rPr>
        <w:t>Calm Emotions</w:t>
      </w:r>
    </w:p>
    <w:p w14:paraId="7745C6E5" w14:textId="77777777" w:rsidR="00482592" w:rsidRDefault="00482592" w:rsidP="00482592">
      <w:pPr>
        <w:rPr>
          <w:sz w:val="18"/>
          <w:szCs w:val="18"/>
          <w:vertAlign w:val="superscript"/>
        </w:rPr>
      </w:pPr>
      <w:r>
        <w:rPr>
          <w:sz w:val="18"/>
          <w:szCs w:val="18"/>
        </w:rPr>
        <w:t xml:space="preserve">Hold </w:t>
      </w:r>
      <w:r>
        <w:rPr>
          <w:sz w:val="18"/>
          <w:szCs w:val="18"/>
          <w:vertAlign w:val="superscript"/>
        </w:rPr>
        <w:t>Modified</w:t>
      </w:r>
    </w:p>
    <w:p w14:paraId="4AEC36C7" w14:textId="77777777" w:rsidR="00482592" w:rsidRDefault="00482592" w:rsidP="00482592">
      <w:pPr>
        <w:rPr>
          <w:sz w:val="18"/>
          <w:szCs w:val="18"/>
          <w:vertAlign w:val="superscript"/>
        </w:rPr>
      </w:pPr>
      <w:r>
        <w:rPr>
          <w:sz w:val="18"/>
          <w:szCs w:val="18"/>
        </w:rPr>
        <w:t>Zone of Truth</w:t>
      </w:r>
    </w:p>
    <w:p w14:paraId="62FE463C" w14:textId="77777777" w:rsidR="00482592" w:rsidRDefault="00482592" w:rsidP="00482592">
      <w:pPr>
        <w:ind w:left="72"/>
        <w:rPr>
          <w:i/>
          <w:color w:val="000000"/>
          <w:sz w:val="18"/>
          <w:szCs w:val="18"/>
          <w:u w:val="single"/>
        </w:rPr>
      </w:pPr>
      <w:r>
        <w:rPr>
          <w:i/>
          <w:color w:val="000000"/>
          <w:sz w:val="18"/>
          <w:szCs w:val="18"/>
          <w:u w:val="single"/>
        </w:rPr>
        <w:t>Evocation</w:t>
      </w:r>
    </w:p>
    <w:p w14:paraId="4FD952BF" w14:textId="77777777" w:rsidR="00482592" w:rsidRDefault="00482592" w:rsidP="00482592">
      <w:pPr>
        <w:rPr>
          <w:sz w:val="18"/>
          <w:szCs w:val="18"/>
        </w:rPr>
      </w:pPr>
      <w:r>
        <w:rPr>
          <w:sz w:val="18"/>
          <w:szCs w:val="18"/>
        </w:rPr>
        <w:t>Continual Flame</w:t>
      </w:r>
    </w:p>
    <w:p w14:paraId="5F485941" w14:textId="77777777" w:rsidR="00482592" w:rsidRDefault="00482592" w:rsidP="00482592">
      <w:pPr>
        <w:rPr>
          <w:sz w:val="18"/>
          <w:szCs w:val="18"/>
          <w:vertAlign w:val="superscript"/>
        </w:rPr>
      </w:pPr>
      <w:r>
        <w:rPr>
          <w:sz w:val="18"/>
          <w:szCs w:val="18"/>
        </w:rPr>
        <w:t xml:space="preserve">Exorcism </w:t>
      </w:r>
      <w:r>
        <w:rPr>
          <w:sz w:val="18"/>
          <w:szCs w:val="18"/>
          <w:vertAlign w:val="superscript"/>
        </w:rPr>
        <w:t>WoW5eRPG</w:t>
      </w:r>
    </w:p>
    <w:p w14:paraId="7594F3B8" w14:textId="77777777" w:rsidR="00482592" w:rsidRDefault="00482592" w:rsidP="00482592">
      <w:pPr>
        <w:rPr>
          <w:sz w:val="18"/>
          <w:szCs w:val="18"/>
          <w:vertAlign w:val="superscript"/>
        </w:rPr>
      </w:pPr>
      <w:r>
        <w:rPr>
          <w:sz w:val="18"/>
          <w:szCs w:val="18"/>
        </w:rPr>
        <w:t xml:space="preserve">Holy Fire </w:t>
      </w:r>
      <w:r>
        <w:rPr>
          <w:sz w:val="18"/>
          <w:szCs w:val="18"/>
          <w:vertAlign w:val="superscript"/>
        </w:rPr>
        <w:t>WoW5eRPG</w:t>
      </w:r>
    </w:p>
    <w:p w14:paraId="6E56C344" w14:textId="77777777" w:rsidR="00482592" w:rsidRDefault="00482592" w:rsidP="00482592">
      <w:pPr>
        <w:rPr>
          <w:sz w:val="18"/>
          <w:szCs w:val="18"/>
          <w:vertAlign w:val="superscript"/>
        </w:rPr>
      </w:pPr>
      <w:r>
        <w:rPr>
          <w:sz w:val="18"/>
          <w:szCs w:val="18"/>
        </w:rPr>
        <w:t xml:space="preserve">Mana Burn </w:t>
      </w:r>
      <w:r>
        <w:rPr>
          <w:sz w:val="18"/>
          <w:szCs w:val="18"/>
          <w:vertAlign w:val="superscript"/>
        </w:rPr>
        <w:t>WoW5eRPG</w:t>
      </w:r>
    </w:p>
    <w:p w14:paraId="118DF76D" w14:textId="77777777" w:rsidR="00482592" w:rsidRDefault="00482592" w:rsidP="00482592">
      <w:pPr>
        <w:rPr>
          <w:sz w:val="18"/>
          <w:szCs w:val="18"/>
          <w:vertAlign w:val="superscript"/>
        </w:rPr>
      </w:pPr>
      <w:r>
        <w:rPr>
          <w:sz w:val="18"/>
          <w:szCs w:val="18"/>
        </w:rPr>
        <w:t xml:space="preserve">Orb of Annihilation </w:t>
      </w:r>
      <w:r>
        <w:rPr>
          <w:sz w:val="18"/>
          <w:szCs w:val="18"/>
          <w:vertAlign w:val="superscript"/>
        </w:rPr>
        <w:t>WoW5eRPG</w:t>
      </w:r>
    </w:p>
    <w:p w14:paraId="0E59BD7C" w14:textId="77777777" w:rsidR="00482592" w:rsidRDefault="00482592" w:rsidP="00482592">
      <w:pPr>
        <w:rPr>
          <w:sz w:val="18"/>
          <w:szCs w:val="18"/>
        </w:rPr>
      </w:pPr>
      <w:r>
        <w:rPr>
          <w:sz w:val="18"/>
          <w:szCs w:val="18"/>
        </w:rPr>
        <w:t>Prayer of Healing</w:t>
      </w:r>
    </w:p>
    <w:p w14:paraId="23C6E9F5" w14:textId="77777777" w:rsidR="00482592" w:rsidRDefault="00482592" w:rsidP="00482592">
      <w:pPr>
        <w:rPr>
          <w:sz w:val="18"/>
          <w:szCs w:val="18"/>
        </w:rPr>
      </w:pPr>
      <w:r>
        <w:rPr>
          <w:sz w:val="18"/>
          <w:szCs w:val="18"/>
        </w:rPr>
        <w:t xml:space="preserve">Shadow Word Death </w:t>
      </w:r>
      <w:r>
        <w:rPr>
          <w:sz w:val="18"/>
          <w:szCs w:val="18"/>
          <w:vertAlign w:val="superscript"/>
        </w:rPr>
        <w:t>WoW5eRPG</w:t>
      </w:r>
    </w:p>
    <w:p w14:paraId="210A206A" w14:textId="77777777" w:rsidR="00482592" w:rsidRDefault="00482592" w:rsidP="00482592">
      <w:pPr>
        <w:rPr>
          <w:sz w:val="18"/>
          <w:szCs w:val="18"/>
          <w:vertAlign w:val="superscript"/>
        </w:rPr>
      </w:pPr>
      <w:r>
        <w:rPr>
          <w:sz w:val="18"/>
          <w:szCs w:val="18"/>
        </w:rPr>
        <w:t xml:space="preserve">Shadow Word Pain </w:t>
      </w:r>
      <w:r>
        <w:rPr>
          <w:sz w:val="18"/>
          <w:szCs w:val="18"/>
          <w:vertAlign w:val="superscript"/>
        </w:rPr>
        <w:t>WoW5eRPG</w:t>
      </w:r>
    </w:p>
    <w:p w14:paraId="1C8A5621" w14:textId="77777777" w:rsidR="00482592" w:rsidRDefault="00482592" w:rsidP="00482592">
      <w:pPr>
        <w:rPr>
          <w:sz w:val="18"/>
          <w:szCs w:val="18"/>
          <w:vertAlign w:val="superscript"/>
        </w:rPr>
      </w:pPr>
      <w:r>
        <w:rPr>
          <w:sz w:val="18"/>
          <w:szCs w:val="18"/>
        </w:rPr>
        <w:lastRenderedPageBreak/>
        <w:t>Spiritual Weapon</w:t>
      </w:r>
    </w:p>
    <w:p w14:paraId="0216FEBE" w14:textId="77777777" w:rsidR="00482592" w:rsidRDefault="00482592" w:rsidP="00482592">
      <w:pPr>
        <w:ind w:left="72"/>
        <w:rPr>
          <w:i/>
          <w:color w:val="000000"/>
          <w:sz w:val="18"/>
          <w:szCs w:val="18"/>
          <w:u w:val="single"/>
        </w:rPr>
      </w:pPr>
      <w:r>
        <w:rPr>
          <w:i/>
          <w:color w:val="000000"/>
          <w:sz w:val="18"/>
          <w:szCs w:val="18"/>
          <w:u w:val="single"/>
        </w:rPr>
        <w:t>Illusion</w:t>
      </w:r>
    </w:p>
    <w:p w14:paraId="47376ED4" w14:textId="77777777" w:rsidR="00482592" w:rsidRDefault="00482592" w:rsidP="00482592">
      <w:pPr>
        <w:rPr>
          <w:sz w:val="18"/>
          <w:szCs w:val="18"/>
          <w:vertAlign w:val="superscript"/>
        </w:rPr>
      </w:pPr>
      <w:r>
        <w:rPr>
          <w:sz w:val="18"/>
          <w:szCs w:val="18"/>
        </w:rPr>
        <w:t xml:space="preserve">Mute </w:t>
      </w:r>
      <w:r>
        <w:rPr>
          <w:sz w:val="18"/>
          <w:szCs w:val="18"/>
          <w:vertAlign w:val="superscript"/>
        </w:rPr>
        <w:t>WoW5eRPG</w:t>
      </w:r>
    </w:p>
    <w:p w14:paraId="34A39083" w14:textId="77777777" w:rsidR="00482592" w:rsidRDefault="00482592" w:rsidP="00482592">
      <w:pPr>
        <w:rPr>
          <w:sz w:val="18"/>
          <w:szCs w:val="18"/>
          <w:vertAlign w:val="superscript"/>
        </w:rPr>
      </w:pPr>
      <w:r>
        <w:rPr>
          <w:sz w:val="18"/>
          <w:szCs w:val="18"/>
        </w:rPr>
        <w:t>Silence</w:t>
      </w:r>
    </w:p>
    <w:p w14:paraId="01EBC5BD" w14:textId="77777777" w:rsidR="00482592" w:rsidRDefault="00482592" w:rsidP="00482592">
      <w:pPr>
        <w:ind w:left="72"/>
        <w:rPr>
          <w:i/>
          <w:color w:val="000000"/>
          <w:sz w:val="18"/>
          <w:szCs w:val="18"/>
          <w:u w:val="single"/>
        </w:rPr>
      </w:pPr>
      <w:r>
        <w:rPr>
          <w:i/>
          <w:color w:val="000000"/>
          <w:sz w:val="18"/>
          <w:szCs w:val="18"/>
          <w:u w:val="single"/>
        </w:rPr>
        <w:t>Necromancy</w:t>
      </w:r>
    </w:p>
    <w:p w14:paraId="4D0D9676" w14:textId="77777777" w:rsidR="00482592" w:rsidRDefault="00482592" w:rsidP="00482592">
      <w:pPr>
        <w:rPr>
          <w:sz w:val="18"/>
          <w:szCs w:val="18"/>
        </w:rPr>
      </w:pPr>
      <w:r>
        <w:rPr>
          <w:sz w:val="18"/>
          <w:szCs w:val="18"/>
        </w:rPr>
        <w:t>Blindness/Deafness</w:t>
      </w:r>
    </w:p>
    <w:p w14:paraId="1D520C8E" w14:textId="77777777" w:rsidR="00482592" w:rsidRDefault="00482592" w:rsidP="00482592">
      <w:pPr>
        <w:rPr>
          <w:sz w:val="18"/>
          <w:szCs w:val="18"/>
        </w:rPr>
      </w:pPr>
      <w:r>
        <w:rPr>
          <w:sz w:val="18"/>
          <w:szCs w:val="18"/>
        </w:rPr>
        <w:t>Gentle Repose</w:t>
      </w:r>
    </w:p>
    <w:p w14:paraId="6FB86C57" w14:textId="77777777" w:rsidR="00482592" w:rsidRDefault="00482592" w:rsidP="00482592">
      <w:pPr>
        <w:rPr>
          <w:sz w:val="18"/>
          <w:szCs w:val="18"/>
          <w:vertAlign w:val="superscript"/>
        </w:rPr>
      </w:pPr>
      <w:r>
        <w:rPr>
          <w:sz w:val="18"/>
          <w:szCs w:val="18"/>
        </w:rPr>
        <w:t xml:space="preserve">Shackle Evil </w:t>
      </w:r>
      <w:r>
        <w:rPr>
          <w:sz w:val="18"/>
          <w:szCs w:val="18"/>
          <w:vertAlign w:val="superscript"/>
        </w:rPr>
        <w:t>WoW5eRPG</w:t>
      </w:r>
    </w:p>
    <w:p w14:paraId="11212DC2" w14:textId="77777777" w:rsidR="00482592" w:rsidRDefault="00482592" w:rsidP="00482592">
      <w:pPr>
        <w:rPr>
          <w:sz w:val="18"/>
          <w:szCs w:val="18"/>
          <w:vertAlign w:val="superscript"/>
        </w:rPr>
      </w:pPr>
      <w:r>
        <w:rPr>
          <w:sz w:val="18"/>
          <w:szCs w:val="18"/>
        </w:rPr>
        <w:t xml:space="preserve">Unholy Frenzy </w:t>
      </w:r>
      <w:r>
        <w:rPr>
          <w:sz w:val="18"/>
          <w:szCs w:val="18"/>
          <w:vertAlign w:val="superscript"/>
        </w:rPr>
        <w:t>WoW5eRPG</w:t>
      </w:r>
    </w:p>
    <w:p w14:paraId="40E53189" w14:textId="77777777" w:rsidR="00482592" w:rsidRDefault="00482592" w:rsidP="00482592">
      <w:pPr>
        <w:ind w:left="72"/>
        <w:rPr>
          <w:color w:val="000000"/>
          <w:sz w:val="18"/>
          <w:szCs w:val="18"/>
        </w:rPr>
      </w:pPr>
      <w:r>
        <w:rPr>
          <w:i/>
          <w:color w:val="000000"/>
          <w:sz w:val="18"/>
          <w:szCs w:val="18"/>
          <w:u w:val="single"/>
        </w:rPr>
        <w:t>Transmutation</w:t>
      </w:r>
    </w:p>
    <w:p w14:paraId="33AA283E" w14:textId="77777777" w:rsidR="00482592" w:rsidRDefault="00482592" w:rsidP="00482592">
      <w:pPr>
        <w:rPr>
          <w:i/>
          <w:color w:val="000000"/>
          <w:sz w:val="18"/>
          <w:szCs w:val="18"/>
        </w:rPr>
      </w:pPr>
      <w:r>
        <w:rPr>
          <w:color w:val="000000"/>
          <w:sz w:val="18"/>
          <w:szCs w:val="18"/>
        </w:rPr>
        <w:t xml:space="preserve">Enhance Ability – </w:t>
      </w:r>
      <w:r>
        <w:rPr>
          <w:i/>
          <w:color w:val="000000"/>
          <w:sz w:val="18"/>
          <w:szCs w:val="18"/>
        </w:rPr>
        <w:t>Blessing of Strength/Agility, etc.</w:t>
      </w:r>
    </w:p>
    <w:p w14:paraId="21D69357" w14:textId="77777777" w:rsidR="00E834F8" w:rsidRPr="00134BC3" w:rsidRDefault="00E834F8">
      <w:pPr>
        <w:contextualSpacing/>
        <w:rPr>
          <w:rFonts w:eastAsia="Times New Roman" w:cstheme="minorHAnsi"/>
          <w:b/>
          <w:bCs/>
          <w:color w:val="000000"/>
          <w:sz w:val="18"/>
          <w:szCs w:val="18"/>
        </w:rPr>
      </w:pPr>
    </w:p>
    <w:p w14:paraId="3FDF28A7"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3 (3rd level)</w:t>
      </w:r>
    </w:p>
    <w:p w14:paraId="6F276369" w14:textId="77777777" w:rsidR="00482592" w:rsidRDefault="00482592" w:rsidP="00482592">
      <w:pPr>
        <w:ind w:left="72"/>
        <w:rPr>
          <w:i/>
          <w:color w:val="000000"/>
          <w:sz w:val="18"/>
          <w:szCs w:val="18"/>
          <w:u w:val="single"/>
        </w:rPr>
      </w:pPr>
      <w:r>
        <w:rPr>
          <w:i/>
          <w:color w:val="000000"/>
          <w:sz w:val="18"/>
          <w:szCs w:val="18"/>
          <w:u w:val="single"/>
        </w:rPr>
        <w:t>Abjuration</w:t>
      </w:r>
    </w:p>
    <w:p w14:paraId="551D9DB1" w14:textId="77777777" w:rsidR="00482592" w:rsidRDefault="00482592" w:rsidP="00482592">
      <w:pPr>
        <w:rPr>
          <w:sz w:val="18"/>
          <w:szCs w:val="18"/>
        </w:rPr>
      </w:pPr>
      <w:r>
        <w:rPr>
          <w:sz w:val="18"/>
          <w:szCs w:val="18"/>
        </w:rPr>
        <w:t>Beacon of Hope</w:t>
      </w:r>
    </w:p>
    <w:p w14:paraId="6C377487" w14:textId="77777777" w:rsidR="00482592" w:rsidRDefault="00482592" w:rsidP="00482592">
      <w:pPr>
        <w:rPr>
          <w:sz w:val="18"/>
          <w:szCs w:val="18"/>
        </w:rPr>
      </w:pPr>
      <w:r>
        <w:rPr>
          <w:sz w:val="18"/>
          <w:szCs w:val="18"/>
        </w:rPr>
        <w:t>Dispel Magic</w:t>
      </w:r>
    </w:p>
    <w:p w14:paraId="267E4818" w14:textId="77777777" w:rsidR="00482592" w:rsidRDefault="00482592" w:rsidP="00482592">
      <w:pPr>
        <w:rPr>
          <w:i/>
          <w:sz w:val="18"/>
          <w:szCs w:val="18"/>
        </w:rPr>
      </w:pPr>
      <w:r>
        <w:rPr>
          <w:sz w:val="18"/>
          <w:szCs w:val="18"/>
        </w:rPr>
        <w:t xml:space="preserve">Globe of Invulnerability </w:t>
      </w:r>
      <w:r>
        <w:rPr>
          <w:sz w:val="18"/>
          <w:szCs w:val="18"/>
          <w:vertAlign w:val="superscript"/>
        </w:rPr>
        <w:t>Modified</w:t>
      </w:r>
      <w:r>
        <w:rPr>
          <w:i/>
          <w:sz w:val="18"/>
          <w:szCs w:val="18"/>
        </w:rPr>
        <w:t xml:space="preserve"> – Antimagic Shell</w:t>
      </w:r>
    </w:p>
    <w:p w14:paraId="55A08DAB" w14:textId="77777777" w:rsidR="00482592" w:rsidRDefault="00482592" w:rsidP="00482592">
      <w:pPr>
        <w:rPr>
          <w:sz w:val="18"/>
          <w:szCs w:val="18"/>
        </w:rPr>
      </w:pPr>
      <w:r>
        <w:rPr>
          <w:sz w:val="18"/>
          <w:szCs w:val="18"/>
        </w:rPr>
        <w:t>Glyph of Warding</w:t>
      </w:r>
    </w:p>
    <w:p w14:paraId="0B67C7DE" w14:textId="77777777" w:rsidR="00482592" w:rsidRDefault="00482592" w:rsidP="00482592">
      <w:pPr>
        <w:rPr>
          <w:sz w:val="18"/>
          <w:szCs w:val="18"/>
        </w:rPr>
      </w:pPr>
      <w:r>
        <w:rPr>
          <w:sz w:val="18"/>
          <w:szCs w:val="18"/>
        </w:rPr>
        <w:t>Magic Circle</w:t>
      </w:r>
    </w:p>
    <w:p w14:paraId="276B54F5" w14:textId="77777777" w:rsidR="00482592" w:rsidRDefault="00482592" w:rsidP="00482592">
      <w:pPr>
        <w:rPr>
          <w:sz w:val="18"/>
          <w:szCs w:val="18"/>
        </w:rPr>
      </w:pPr>
      <w:r>
        <w:rPr>
          <w:sz w:val="18"/>
          <w:szCs w:val="18"/>
        </w:rPr>
        <w:t>Protection from Energy</w:t>
      </w:r>
    </w:p>
    <w:p w14:paraId="5BA71584" w14:textId="77777777" w:rsidR="00482592" w:rsidRDefault="00482592" w:rsidP="00482592">
      <w:pPr>
        <w:rPr>
          <w:sz w:val="18"/>
          <w:szCs w:val="18"/>
          <w:vertAlign w:val="superscript"/>
        </w:rPr>
      </w:pPr>
      <w:r>
        <w:rPr>
          <w:sz w:val="18"/>
          <w:szCs w:val="18"/>
        </w:rPr>
        <w:t xml:space="preserve">Power Word Shield </w:t>
      </w:r>
      <w:r>
        <w:rPr>
          <w:sz w:val="18"/>
          <w:szCs w:val="18"/>
          <w:vertAlign w:val="superscript"/>
        </w:rPr>
        <w:t>Modified</w:t>
      </w:r>
    </w:p>
    <w:p w14:paraId="33F152FA" w14:textId="77777777" w:rsidR="00482592" w:rsidRDefault="00482592" w:rsidP="00482592">
      <w:pPr>
        <w:rPr>
          <w:sz w:val="18"/>
          <w:szCs w:val="18"/>
          <w:vertAlign w:val="superscript"/>
        </w:rPr>
      </w:pPr>
      <w:r>
        <w:rPr>
          <w:sz w:val="18"/>
          <w:szCs w:val="18"/>
        </w:rPr>
        <w:t>Remove Curse</w:t>
      </w:r>
    </w:p>
    <w:p w14:paraId="4C091B7C" w14:textId="77777777" w:rsidR="00482592" w:rsidRDefault="00482592" w:rsidP="00482592">
      <w:pPr>
        <w:ind w:left="72"/>
        <w:rPr>
          <w:i/>
          <w:color w:val="000000"/>
          <w:sz w:val="18"/>
          <w:szCs w:val="18"/>
          <w:u w:val="single"/>
        </w:rPr>
      </w:pPr>
      <w:r>
        <w:rPr>
          <w:i/>
          <w:color w:val="000000"/>
          <w:sz w:val="18"/>
          <w:szCs w:val="18"/>
          <w:u w:val="single"/>
        </w:rPr>
        <w:t>Conjuration</w:t>
      </w:r>
    </w:p>
    <w:p w14:paraId="147035A6" w14:textId="77777777" w:rsidR="00482592" w:rsidRDefault="00482592" w:rsidP="00482592">
      <w:pPr>
        <w:rPr>
          <w:sz w:val="18"/>
          <w:szCs w:val="18"/>
        </w:rPr>
      </w:pPr>
      <w:r>
        <w:rPr>
          <w:sz w:val="18"/>
          <w:szCs w:val="18"/>
        </w:rPr>
        <w:t>Create Food and Water</w:t>
      </w:r>
    </w:p>
    <w:p w14:paraId="2FC6CD5D" w14:textId="77777777" w:rsidR="00482592" w:rsidRDefault="00482592" w:rsidP="00482592">
      <w:pPr>
        <w:rPr>
          <w:sz w:val="18"/>
          <w:szCs w:val="18"/>
        </w:rPr>
      </w:pPr>
      <w:r>
        <w:rPr>
          <w:sz w:val="18"/>
          <w:szCs w:val="18"/>
        </w:rPr>
        <w:t>Spirit Guardians</w:t>
      </w:r>
    </w:p>
    <w:p w14:paraId="78C13B21" w14:textId="77777777" w:rsidR="00482592" w:rsidRDefault="00482592" w:rsidP="00482592">
      <w:pPr>
        <w:ind w:left="72"/>
        <w:rPr>
          <w:i/>
          <w:color w:val="000000"/>
          <w:sz w:val="18"/>
          <w:szCs w:val="18"/>
          <w:u w:val="single"/>
        </w:rPr>
      </w:pPr>
      <w:r>
        <w:rPr>
          <w:i/>
          <w:color w:val="000000"/>
          <w:sz w:val="18"/>
          <w:szCs w:val="18"/>
          <w:u w:val="single"/>
        </w:rPr>
        <w:t>Divination</w:t>
      </w:r>
    </w:p>
    <w:p w14:paraId="280652BB" w14:textId="77777777" w:rsidR="00482592" w:rsidRDefault="00482592" w:rsidP="00482592">
      <w:pPr>
        <w:rPr>
          <w:sz w:val="18"/>
          <w:szCs w:val="18"/>
        </w:rPr>
      </w:pPr>
      <w:r>
        <w:rPr>
          <w:sz w:val="18"/>
          <w:szCs w:val="18"/>
        </w:rPr>
        <w:t>Clairvoyance</w:t>
      </w:r>
    </w:p>
    <w:p w14:paraId="15A09F96" w14:textId="77777777" w:rsidR="00482592" w:rsidRDefault="00482592" w:rsidP="00482592">
      <w:pPr>
        <w:rPr>
          <w:sz w:val="18"/>
          <w:szCs w:val="18"/>
        </w:rPr>
      </w:pPr>
      <w:r>
        <w:rPr>
          <w:sz w:val="18"/>
          <w:szCs w:val="18"/>
        </w:rPr>
        <w:t>Tongues</w:t>
      </w:r>
    </w:p>
    <w:p w14:paraId="4E16F430" w14:textId="77777777" w:rsidR="00482592" w:rsidRDefault="00482592" w:rsidP="00482592">
      <w:pPr>
        <w:ind w:left="72"/>
        <w:rPr>
          <w:i/>
          <w:color w:val="000000"/>
          <w:sz w:val="18"/>
          <w:szCs w:val="18"/>
          <w:u w:val="single"/>
        </w:rPr>
      </w:pPr>
      <w:r>
        <w:rPr>
          <w:i/>
          <w:color w:val="000000"/>
          <w:sz w:val="18"/>
          <w:szCs w:val="18"/>
          <w:u w:val="single"/>
        </w:rPr>
        <w:t>Enchantment</w:t>
      </w:r>
    </w:p>
    <w:p w14:paraId="61A2C634" w14:textId="77777777" w:rsidR="00482592" w:rsidRDefault="00482592" w:rsidP="00482592">
      <w:pPr>
        <w:rPr>
          <w:i/>
          <w:sz w:val="18"/>
          <w:szCs w:val="18"/>
          <w:u w:val="single"/>
        </w:rPr>
      </w:pPr>
      <w:r>
        <w:rPr>
          <w:sz w:val="18"/>
          <w:szCs w:val="18"/>
        </w:rPr>
        <w:t xml:space="preserve">Enemies Abound </w:t>
      </w:r>
      <w:r>
        <w:rPr>
          <w:sz w:val="18"/>
          <w:szCs w:val="18"/>
          <w:vertAlign w:val="superscript"/>
        </w:rPr>
        <w:t>XGtE</w:t>
      </w:r>
    </w:p>
    <w:p w14:paraId="3C9AA0E4" w14:textId="77777777" w:rsidR="00482592" w:rsidRDefault="00482592" w:rsidP="00482592">
      <w:pPr>
        <w:ind w:left="72"/>
        <w:rPr>
          <w:i/>
          <w:color w:val="000000"/>
          <w:sz w:val="18"/>
          <w:szCs w:val="18"/>
          <w:u w:val="single"/>
        </w:rPr>
      </w:pPr>
      <w:r>
        <w:rPr>
          <w:i/>
          <w:color w:val="000000"/>
          <w:sz w:val="18"/>
          <w:szCs w:val="18"/>
          <w:u w:val="single"/>
        </w:rPr>
        <w:t>Evocation</w:t>
      </w:r>
    </w:p>
    <w:p w14:paraId="131B292A" w14:textId="77777777" w:rsidR="00482592" w:rsidRDefault="00482592" w:rsidP="00482592">
      <w:pPr>
        <w:rPr>
          <w:sz w:val="18"/>
          <w:szCs w:val="18"/>
          <w:vertAlign w:val="superscript"/>
        </w:rPr>
      </w:pPr>
      <w:r>
        <w:rPr>
          <w:sz w:val="18"/>
          <w:szCs w:val="18"/>
        </w:rPr>
        <w:t xml:space="preserve">Avatar Form </w:t>
      </w:r>
      <w:r>
        <w:rPr>
          <w:sz w:val="18"/>
          <w:szCs w:val="18"/>
          <w:vertAlign w:val="superscript"/>
        </w:rPr>
        <w:t>WoW5eRPG</w:t>
      </w:r>
    </w:p>
    <w:p w14:paraId="1406FE09" w14:textId="77777777" w:rsidR="00482592" w:rsidRDefault="00482592" w:rsidP="00482592">
      <w:pPr>
        <w:rPr>
          <w:sz w:val="18"/>
          <w:szCs w:val="18"/>
        </w:rPr>
      </w:pPr>
      <w:r>
        <w:rPr>
          <w:sz w:val="18"/>
          <w:szCs w:val="18"/>
        </w:rPr>
        <w:t>Daylight</w:t>
      </w:r>
    </w:p>
    <w:p w14:paraId="2109B251" w14:textId="7C3CFAAA" w:rsidR="00066B30" w:rsidRPr="00066B30" w:rsidRDefault="00066B30" w:rsidP="00066B30">
      <w:pPr>
        <w:rPr>
          <w:ins w:id="4931" w:author="Admin" w:date="2021-12-09T23:14:00Z"/>
          <w:sz w:val="18"/>
          <w:szCs w:val="18"/>
          <w:vertAlign w:val="superscript"/>
          <w:rPrChange w:id="4932" w:author="Admin" w:date="2021-12-09T23:14:00Z">
            <w:rPr>
              <w:ins w:id="4933" w:author="Admin" w:date="2021-12-09T23:14:00Z"/>
              <w:sz w:val="18"/>
              <w:szCs w:val="18"/>
            </w:rPr>
          </w:rPrChange>
        </w:rPr>
      </w:pPr>
      <w:ins w:id="4934" w:author="Admin" w:date="2021-12-09T23:14:00Z">
        <w:r>
          <w:rPr>
            <w:sz w:val="18"/>
            <w:szCs w:val="18"/>
          </w:rPr>
          <w:t xml:space="preserve">Death Nova </w:t>
        </w:r>
        <w:r>
          <w:rPr>
            <w:sz w:val="18"/>
            <w:szCs w:val="18"/>
            <w:vertAlign w:val="superscript"/>
          </w:rPr>
          <w:t>WoW5eRPG</w:t>
        </w:r>
      </w:ins>
    </w:p>
    <w:p w14:paraId="6B4C6793" w14:textId="77777777" w:rsidR="00482592" w:rsidRDefault="00482592" w:rsidP="00482592">
      <w:pPr>
        <w:rPr>
          <w:sz w:val="18"/>
          <w:szCs w:val="18"/>
          <w:vertAlign w:val="superscript"/>
        </w:rPr>
      </w:pPr>
      <w:r>
        <w:rPr>
          <w:sz w:val="18"/>
          <w:szCs w:val="18"/>
        </w:rPr>
        <w:t xml:space="preserve">Holy Nova </w:t>
      </w:r>
      <w:r>
        <w:rPr>
          <w:sz w:val="18"/>
          <w:szCs w:val="18"/>
          <w:vertAlign w:val="superscript"/>
        </w:rPr>
        <w:t>WoW5eRPG</w:t>
      </w:r>
    </w:p>
    <w:p w14:paraId="6D2E571B" w14:textId="77777777" w:rsidR="00482592" w:rsidRDefault="00482592" w:rsidP="00482592">
      <w:pPr>
        <w:rPr>
          <w:sz w:val="18"/>
          <w:szCs w:val="18"/>
          <w:vertAlign w:val="superscript"/>
        </w:rPr>
      </w:pPr>
      <w:r>
        <w:rPr>
          <w:sz w:val="18"/>
          <w:szCs w:val="18"/>
        </w:rPr>
        <w:t xml:space="preserve">Lightwell </w:t>
      </w:r>
      <w:r>
        <w:rPr>
          <w:sz w:val="18"/>
          <w:szCs w:val="18"/>
          <w:vertAlign w:val="superscript"/>
        </w:rPr>
        <w:t>WoW5eRPG</w:t>
      </w:r>
    </w:p>
    <w:p w14:paraId="25D08572" w14:textId="77777777" w:rsidR="00482592" w:rsidRDefault="00482592" w:rsidP="00482592">
      <w:pPr>
        <w:rPr>
          <w:sz w:val="18"/>
          <w:szCs w:val="18"/>
        </w:rPr>
      </w:pPr>
      <w:r>
        <w:rPr>
          <w:sz w:val="18"/>
          <w:szCs w:val="18"/>
        </w:rPr>
        <w:t>Mass Healing Word</w:t>
      </w:r>
    </w:p>
    <w:p w14:paraId="4B9C29C6" w14:textId="77777777" w:rsidR="00482592" w:rsidRDefault="00482592" w:rsidP="00482592">
      <w:pPr>
        <w:rPr>
          <w:sz w:val="18"/>
          <w:szCs w:val="18"/>
          <w:vertAlign w:val="superscript"/>
        </w:rPr>
      </w:pPr>
      <w:r>
        <w:rPr>
          <w:sz w:val="18"/>
          <w:szCs w:val="18"/>
        </w:rPr>
        <w:t xml:space="preserve">Mind Flay </w:t>
      </w:r>
      <w:r>
        <w:rPr>
          <w:sz w:val="18"/>
          <w:szCs w:val="18"/>
          <w:vertAlign w:val="superscript"/>
        </w:rPr>
        <w:t>WoW5eRPG</w:t>
      </w:r>
    </w:p>
    <w:p w14:paraId="40FB7615" w14:textId="77777777" w:rsidR="00482592" w:rsidRDefault="00482592" w:rsidP="00482592">
      <w:pPr>
        <w:rPr>
          <w:sz w:val="18"/>
          <w:szCs w:val="18"/>
        </w:rPr>
      </w:pPr>
      <w:r>
        <w:rPr>
          <w:sz w:val="18"/>
          <w:szCs w:val="18"/>
        </w:rPr>
        <w:t>Sending</w:t>
      </w:r>
    </w:p>
    <w:p w14:paraId="09EDE5B7" w14:textId="77777777" w:rsidR="00482592" w:rsidRDefault="00482592" w:rsidP="00482592">
      <w:pPr>
        <w:rPr>
          <w:sz w:val="18"/>
          <w:szCs w:val="18"/>
        </w:rPr>
      </w:pPr>
      <w:r>
        <w:rPr>
          <w:sz w:val="18"/>
          <w:szCs w:val="18"/>
        </w:rPr>
        <w:t xml:space="preserve">Sunbeam </w:t>
      </w:r>
      <w:r>
        <w:rPr>
          <w:sz w:val="18"/>
          <w:szCs w:val="18"/>
          <w:vertAlign w:val="superscript"/>
        </w:rPr>
        <w:t>Modified</w:t>
      </w:r>
    </w:p>
    <w:p w14:paraId="0692480B" w14:textId="77777777" w:rsidR="00482592" w:rsidRDefault="00482592" w:rsidP="00482592">
      <w:pPr>
        <w:ind w:left="72"/>
        <w:rPr>
          <w:i/>
          <w:color w:val="000000"/>
          <w:sz w:val="18"/>
          <w:szCs w:val="18"/>
          <w:u w:val="single"/>
        </w:rPr>
      </w:pPr>
      <w:r>
        <w:rPr>
          <w:i/>
          <w:color w:val="000000"/>
          <w:sz w:val="18"/>
          <w:szCs w:val="18"/>
          <w:u w:val="single"/>
        </w:rPr>
        <w:t>Illusion</w:t>
      </w:r>
    </w:p>
    <w:p w14:paraId="34E28811" w14:textId="77777777" w:rsidR="00482592" w:rsidRDefault="00482592" w:rsidP="00482592">
      <w:pPr>
        <w:rPr>
          <w:i/>
          <w:sz w:val="18"/>
          <w:szCs w:val="18"/>
          <w:u w:val="single"/>
        </w:rPr>
      </w:pPr>
      <w:r>
        <w:rPr>
          <w:sz w:val="18"/>
          <w:szCs w:val="18"/>
        </w:rPr>
        <w:t xml:space="preserve">Psychic Horror </w:t>
      </w:r>
      <w:r>
        <w:rPr>
          <w:sz w:val="18"/>
          <w:szCs w:val="18"/>
          <w:vertAlign w:val="superscript"/>
        </w:rPr>
        <w:t>WoW5eRPG</w:t>
      </w:r>
    </w:p>
    <w:p w14:paraId="718AC53F" w14:textId="77777777" w:rsidR="00482592" w:rsidRDefault="00482592" w:rsidP="00482592">
      <w:pPr>
        <w:ind w:left="72"/>
        <w:rPr>
          <w:i/>
          <w:color w:val="000000"/>
          <w:sz w:val="18"/>
          <w:szCs w:val="18"/>
          <w:u w:val="single"/>
        </w:rPr>
      </w:pPr>
      <w:r>
        <w:rPr>
          <w:i/>
          <w:color w:val="000000"/>
          <w:sz w:val="18"/>
          <w:szCs w:val="18"/>
          <w:u w:val="single"/>
        </w:rPr>
        <w:t>Necromancy</w:t>
      </w:r>
    </w:p>
    <w:p w14:paraId="73BDF041" w14:textId="77777777" w:rsidR="00482592" w:rsidRDefault="00482592" w:rsidP="00482592">
      <w:pPr>
        <w:rPr>
          <w:sz w:val="18"/>
          <w:szCs w:val="18"/>
          <w:vertAlign w:val="superscript"/>
        </w:rPr>
      </w:pPr>
      <w:r>
        <w:rPr>
          <w:sz w:val="18"/>
          <w:szCs w:val="18"/>
        </w:rPr>
        <w:t xml:space="preserve">Banshee’s Curse </w:t>
      </w:r>
      <w:r>
        <w:rPr>
          <w:sz w:val="18"/>
          <w:szCs w:val="18"/>
          <w:vertAlign w:val="superscript"/>
        </w:rPr>
        <w:t>WoW5eRPG</w:t>
      </w:r>
    </w:p>
    <w:p w14:paraId="58B6DCE1" w14:textId="77777777" w:rsidR="00482592" w:rsidRDefault="00482592" w:rsidP="00482592">
      <w:pPr>
        <w:rPr>
          <w:sz w:val="18"/>
          <w:szCs w:val="18"/>
        </w:rPr>
      </w:pPr>
      <w:r>
        <w:rPr>
          <w:sz w:val="18"/>
          <w:szCs w:val="18"/>
        </w:rPr>
        <w:t>Bestow Curse</w:t>
      </w:r>
    </w:p>
    <w:p w14:paraId="7A4499E6" w14:textId="77777777" w:rsidR="00482592" w:rsidRDefault="00482592" w:rsidP="00482592">
      <w:pPr>
        <w:rPr>
          <w:sz w:val="18"/>
          <w:szCs w:val="18"/>
        </w:rPr>
      </w:pPr>
      <w:r>
        <w:rPr>
          <w:sz w:val="18"/>
          <w:szCs w:val="18"/>
        </w:rPr>
        <w:t>Feign Death</w:t>
      </w:r>
    </w:p>
    <w:p w14:paraId="34D0F78E" w14:textId="77777777" w:rsidR="00482592" w:rsidRDefault="00482592" w:rsidP="00482592">
      <w:pPr>
        <w:rPr>
          <w:sz w:val="18"/>
          <w:szCs w:val="18"/>
          <w:vertAlign w:val="superscript"/>
        </w:rPr>
      </w:pPr>
      <w:r>
        <w:rPr>
          <w:sz w:val="18"/>
          <w:szCs w:val="18"/>
        </w:rPr>
        <w:t xml:space="preserve">Life Transference </w:t>
      </w:r>
      <w:r>
        <w:rPr>
          <w:sz w:val="18"/>
          <w:szCs w:val="18"/>
          <w:vertAlign w:val="superscript"/>
        </w:rPr>
        <w:t>XGtE</w:t>
      </w:r>
    </w:p>
    <w:p w14:paraId="4FB5C4BF" w14:textId="77777777" w:rsidR="00482592" w:rsidRDefault="00482592" w:rsidP="00482592">
      <w:pPr>
        <w:rPr>
          <w:sz w:val="18"/>
          <w:szCs w:val="18"/>
          <w:vertAlign w:val="superscript"/>
        </w:rPr>
      </w:pPr>
      <w:r>
        <w:rPr>
          <w:sz w:val="18"/>
          <w:szCs w:val="18"/>
        </w:rPr>
        <w:t xml:space="preserve">Revivify </w:t>
      </w:r>
      <w:r>
        <w:rPr>
          <w:sz w:val="18"/>
          <w:szCs w:val="18"/>
          <w:vertAlign w:val="superscript"/>
        </w:rPr>
        <w:t>Modified</w:t>
      </w:r>
    </w:p>
    <w:p w14:paraId="0B49BC24" w14:textId="77777777" w:rsidR="00482592" w:rsidRDefault="00482592" w:rsidP="00482592">
      <w:pPr>
        <w:rPr>
          <w:sz w:val="18"/>
          <w:szCs w:val="18"/>
          <w:vertAlign w:val="superscript"/>
        </w:rPr>
      </w:pPr>
      <w:r>
        <w:rPr>
          <w:sz w:val="18"/>
          <w:szCs w:val="18"/>
        </w:rPr>
        <w:t>Speak with Dead</w:t>
      </w:r>
    </w:p>
    <w:p w14:paraId="26C36202" w14:textId="77777777" w:rsidR="00482592" w:rsidRPr="00B47447" w:rsidRDefault="00482592" w:rsidP="00482592">
      <w:pPr>
        <w:contextualSpacing/>
        <w:rPr>
          <w:rFonts w:eastAsia="Times New Roman" w:cstheme="minorHAnsi"/>
          <w:i/>
          <w:iCs/>
          <w:color w:val="000000"/>
          <w:sz w:val="18"/>
          <w:szCs w:val="18"/>
        </w:rPr>
      </w:pPr>
      <w:r w:rsidRPr="00B47447">
        <w:rPr>
          <w:rFonts w:eastAsia="Times New Roman" w:cstheme="minorHAnsi"/>
          <w:color w:val="000000"/>
          <w:sz w:val="18"/>
          <w:szCs w:val="18"/>
        </w:rPr>
        <w:t xml:space="preserve">Spirit Haunt </w:t>
      </w:r>
      <w:r>
        <w:rPr>
          <w:rFonts w:eastAsia="Times New Roman" w:cstheme="minorHAnsi"/>
          <w:color w:val="000000"/>
          <w:sz w:val="18"/>
          <w:szCs w:val="18"/>
          <w:vertAlign w:val="superscript"/>
        </w:rPr>
        <w:t xml:space="preserve">WoW5eRPG </w:t>
      </w:r>
    </w:p>
    <w:p w14:paraId="3093B1A8" w14:textId="77777777" w:rsidR="00482592" w:rsidRDefault="00482592" w:rsidP="00482592">
      <w:pPr>
        <w:ind w:left="72"/>
        <w:rPr>
          <w:color w:val="000000"/>
          <w:sz w:val="18"/>
          <w:szCs w:val="18"/>
        </w:rPr>
      </w:pPr>
      <w:r>
        <w:rPr>
          <w:i/>
          <w:color w:val="000000"/>
          <w:sz w:val="18"/>
          <w:szCs w:val="18"/>
          <w:u w:val="single"/>
        </w:rPr>
        <w:t>Transmutation</w:t>
      </w:r>
    </w:p>
    <w:p w14:paraId="2D134616" w14:textId="77777777" w:rsidR="00482592" w:rsidRDefault="00482592" w:rsidP="00482592">
      <w:pPr>
        <w:rPr>
          <w:color w:val="000000"/>
          <w:sz w:val="18"/>
          <w:szCs w:val="18"/>
        </w:rPr>
      </w:pPr>
      <w:r>
        <w:rPr>
          <w:color w:val="000000"/>
          <w:sz w:val="18"/>
          <w:szCs w:val="18"/>
        </w:rPr>
        <w:t>Meld into Stone</w:t>
      </w:r>
    </w:p>
    <w:p w14:paraId="57747B7A" w14:textId="77777777" w:rsidR="00482592" w:rsidRDefault="00482592" w:rsidP="00482592">
      <w:pPr>
        <w:rPr>
          <w:color w:val="000000"/>
          <w:sz w:val="18"/>
          <w:szCs w:val="18"/>
        </w:rPr>
      </w:pPr>
      <w:r>
        <w:rPr>
          <w:sz w:val="18"/>
          <w:szCs w:val="18"/>
        </w:rPr>
        <w:t>Water Walk</w:t>
      </w:r>
    </w:p>
    <w:p w14:paraId="2AB1EE15" w14:textId="77777777" w:rsidR="00895DF2" w:rsidRPr="00134BC3" w:rsidRDefault="00895DF2">
      <w:pPr>
        <w:contextualSpacing/>
        <w:rPr>
          <w:rFonts w:eastAsia="Times New Roman" w:cstheme="minorHAnsi"/>
          <w:b/>
          <w:bCs/>
          <w:color w:val="000000"/>
          <w:sz w:val="18"/>
          <w:szCs w:val="18"/>
        </w:rPr>
      </w:pPr>
    </w:p>
    <w:p w14:paraId="070771A6"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4 (4th level)</w:t>
      </w:r>
    </w:p>
    <w:p w14:paraId="439FB4DC" w14:textId="77777777" w:rsidR="00482592" w:rsidRDefault="00482592" w:rsidP="00482592">
      <w:pPr>
        <w:ind w:left="72"/>
        <w:rPr>
          <w:i/>
          <w:color w:val="000000"/>
          <w:sz w:val="18"/>
          <w:szCs w:val="18"/>
          <w:u w:val="single"/>
        </w:rPr>
      </w:pPr>
      <w:r>
        <w:rPr>
          <w:i/>
          <w:color w:val="000000"/>
          <w:sz w:val="18"/>
          <w:szCs w:val="18"/>
          <w:u w:val="single"/>
        </w:rPr>
        <w:t>Abjuration</w:t>
      </w:r>
    </w:p>
    <w:p w14:paraId="60EA47AB" w14:textId="77777777" w:rsidR="00482592" w:rsidRDefault="00482592" w:rsidP="00482592">
      <w:pPr>
        <w:rPr>
          <w:sz w:val="18"/>
          <w:szCs w:val="18"/>
        </w:rPr>
      </w:pPr>
      <w:r>
        <w:rPr>
          <w:sz w:val="18"/>
          <w:szCs w:val="18"/>
        </w:rPr>
        <w:t>Death Ward</w:t>
      </w:r>
    </w:p>
    <w:p w14:paraId="16CC4C9B" w14:textId="77777777" w:rsidR="00482592" w:rsidRDefault="00482592" w:rsidP="00482592">
      <w:pPr>
        <w:rPr>
          <w:sz w:val="18"/>
          <w:szCs w:val="18"/>
        </w:rPr>
      </w:pPr>
      <w:r>
        <w:rPr>
          <w:sz w:val="18"/>
          <w:szCs w:val="18"/>
        </w:rPr>
        <w:lastRenderedPageBreak/>
        <w:t>Freedom of Movement</w:t>
      </w:r>
    </w:p>
    <w:p w14:paraId="36A395D9" w14:textId="77777777" w:rsidR="00482592" w:rsidRDefault="00482592" w:rsidP="00482592">
      <w:pPr>
        <w:ind w:left="72"/>
        <w:rPr>
          <w:i/>
          <w:color w:val="000000"/>
          <w:sz w:val="18"/>
          <w:szCs w:val="18"/>
          <w:u w:val="single"/>
        </w:rPr>
      </w:pPr>
      <w:r>
        <w:rPr>
          <w:i/>
          <w:color w:val="000000"/>
          <w:sz w:val="18"/>
          <w:szCs w:val="18"/>
          <w:u w:val="single"/>
        </w:rPr>
        <w:t>Conjuration</w:t>
      </w:r>
    </w:p>
    <w:p w14:paraId="3CB880DF" w14:textId="77777777" w:rsidR="00482592" w:rsidRDefault="00482592" w:rsidP="00482592">
      <w:pPr>
        <w:rPr>
          <w:i/>
          <w:sz w:val="18"/>
          <w:szCs w:val="18"/>
          <w:u w:val="single"/>
        </w:rPr>
      </w:pPr>
      <w:r>
        <w:rPr>
          <w:sz w:val="18"/>
          <w:szCs w:val="18"/>
        </w:rPr>
        <w:t>Guardian of Faith</w:t>
      </w:r>
    </w:p>
    <w:p w14:paraId="0D34B917" w14:textId="77777777" w:rsidR="00482592" w:rsidRDefault="00482592" w:rsidP="00482592">
      <w:pPr>
        <w:ind w:left="72"/>
        <w:rPr>
          <w:i/>
          <w:color w:val="000000"/>
          <w:sz w:val="18"/>
          <w:szCs w:val="18"/>
          <w:u w:val="single"/>
        </w:rPr>
      </w:pPr>
      <w:r>
        <w:rPr>
          <w:i/>
          <w:color w:val="000000"/>
          <w:sz w:val="18"/>
          <w:szCs w:val="18"/>
          <w:u w:val="single"/>
        </w:rPr>
        <w:t>Divination</w:t>
      </w:r>
    </w:p>
    <w:p w14:paraId="3AAD652C" w14:textId="77777777" w:rsidR="00482592" w:rsidRDefault="00482592" w:rsidP="00482592">
      <w:pPr>
        <w:rPr>
          <w:sz w:val="18"/>
          <w:szCs w:val="18"/>
        </w:rPr>
      </w:pPr>
      <w:r>
        <w:rPr>
          <w:sz w:val="18"/>
          <w:szCs w:val="18"/>
        </w:rPr>
        <w:t>Divination</w:t>
      </w:r>
    </w:p>
    <w:p w14:paraId="290F1D35" w14:textId="77777777" w:rsidR="00482592" w:rsidRDefault="00482592" w:rsidP="00482592">
      <w:pPr>
        <w:rPr>
          <w:sz w:val="18"/>
          <w:szCs w:val="18"/>
        </w:rPr>
      </w:pPr>
      <w:r>
        <w:rPr>
          <w:sz w:val="18"/>
          <w:szCs w:val="18"/>
        </w:rPr>
        <w:t>Locate Creature</w:t>
      </w:r>
    </w:p>
    <w:p w14:paraId="43E03406" w14:textId="77777777" w:rsidR="00482592" w:rsidRDefault="00482592" w:rsidP="00482592">
      <w:pPr>
        <w:rPr>
          <w:sz w:val="18"/>
          <w:szCs w:val="18"/>
        </w:rPr>
      </w:pPr>
      <w:r>
        <w:rPr>
          <w:sz w:val="18"/>
          <w:szCs w:val="18"/>
        </w:rPr>
        <w:t xml:space="preserve">Mind Vision </w:t>
      </w:r>
      <w:r>
        <w:rPr>
          <w:sz w:val="18"/>
          <w:szCs w:val="18"/>
          <w:vertAlign w:val="superscript"/>
        </w:rPr>
        <w:t>WoW5eRPG</w:t>
      </w:r>
    </w:p>
    <w:p w14:paraId="0B38A5BF" w14:textId="77777777" w:rsidR="00482592" w:rsidRDefault="00482592" w:rsidP="00482592">
      <w:pPr>
        <w:ind w:left="72"/>
        <w:rPr>
          <w:i/>
          <w:color w:val="000000"/>
          <w:sz w:val="18"/>
          <w:szCs w:val="18"/>
          <w:u w:val="single"/>
        </w:rPr>
      </w:pPr>
      <w:r>
        <w:rPr>
          <w:i/>
          <w:color w:val="000000"/>
          <w:sz w:val="18"/>
          <w:szCs w:val="18"/>
          <w:u w:val="single"/>
        </w:rPr>
        <w:t>Evocation</w:t>
      </w:r>
    </w:p>
    <w:p w14:paraId="173B4284" w14:textId="77777777" w:rsidR="00482592" w:rsidRDefault="00482592" w:rsidP="00482592">
      <w:pPr>
        <w:rPr>
          <w:i/>
          <w:sz w:val="18"/>
          <w:szCs w:val="18"/>
          <w:u w:val="single"/>
        </w:rPr>
      </w:pPr>
      <w:r>
        <w:rPr>
          <w:sz w:val="18"/>
          <w:szCs w:val="18"/>
        </w:rPr>
        <w:t xml:space="preserve">Detonate Mana </w:t>
      </w:r>
      <w:r>
        <w:rPr>
          <w:sz w:val="18"/>
          <w:szCs w:val="18"/>
          <w:vertAlign w:val="superscript"/>
        </w:rPr>
        <w:t>WoW5eRPG</w:t>
      </w:r>
    </w:p>
    <w:p w14:paraId="57738949" w14:textId="77777777" w:rsidR="00482592" w:rsidRDefault="00482592" w:rsidP="00482592">
      <w:pPr>
        <w:ind w:left="72"/>
        <w:rPr>
          <w:i/>
          <w:color w:val="000000"/>
          <w:sz w:val="18"/>
          <w:szCs w:val="18"/>
          <w:u w:val="single"/>
        </w:rPr>
      </w:pPr>
      <w:r>
        <w:rPr>
          <w:i/>
          <w:color w:val="000000"/>
          <w:sz w:val="18"/>
          <w:szCs w:val="18"/>
          <w:u w:val="single"/>
        </w:rPr>
        <w:t>Illusion</w:t>
      </w:r>
    </w:p>
    <w:p w14:paraId="06668C5E" w14:textId="77777777" w:rsidR="00482592" w:rsidRDefault="00482592" w:rsidP="00482592">
      <w:pPr>
        <w:rPr>
          <w:i/>
          <w:sz w:val="18"/>
          <w:szCs w:val="18"/>
          <w:u w:val="single"/>
        </w:rPr>
      </w:pPr>
      <w:r>
        <w:rPr>
          <w:sz w:val="18"/>
          <w:szCs w:val="18"/>
        </w:rPr>
        <w:t>Phantasmal Killer</w:t>
      </w:r>
    </w:p>
    <w:p w14:paraId="27239345" w14:textId="77777777" w:rsidR="00482592" w:rsidRDefault="00482592" w:rsidP="00482592">
      <w:pPr>
        <w:ind w:left="72"/>
        <w:rPr>
          <w:i/>
          <w:color w:val="000000"/>
          <w:sz w:val="18"/>
          <w:szCs w:val="18"/>
          <w:u w:val="single"/>
        </w:rPr>
      </w:pPr>
      <w:r>
        <w:rPr>
          <w:i/>
          <w:color w:val="000000"/>
          <w:sz w:val="18"/>
          <w:szCs w:val="18"/>
          <w:u w:val="single"/>
        </w:rPr>
        <w:t>Necromancy</w:t>
      </w:r>
    </w:p>
    <w:p w14:paraId="1AD57C7C" w14:textId="77777777" w:rsidR="00482592" w:rsidRDefault="00482592" w:rsidP="00482592">
      <w:pPr>
        <w:rPr>
          <w:i/>
          <w:sz w:val="18"/>
          <w:szCs w:val="18"/>
          <w:u w:val="single"/>
        </w:rPr>
      </w:pPr>
      <w:r>
        <w:rPr>
          <w:sz w:val="18"/>
          <w:szCs w:val="18"/>
        </w:rPr>
        <w:t xml:space="preserve">Drain Life </w:t>
      </w:r>
      <w:r>
        <w:rPr>
          <w:sz w:val="18"/>
          <w:szCs w:val="18"/>
          <w:vertAlign w:val="superscript"/>
        </w:rPr>
        <w:t>WoW5eRPG</w:t>
      </w:r>
    </w:p>
    <w:p w14:paraId="0B15604A" w14:textId="77777777" w:rsidR="00482592" w:rsidRDefault="00482592" w:rsidP="00482592">
      <w:pPr>
        <w:ind w:left="72"/>
        <w:rPr>
          <w:i/>
          <w:color w:val="000000"/>
          <w:sz w:val="18"/>
          <w:szCs w:val="18"/>
          <w:u w:val="single"/>
        </w:rPr>
      </w:pPr>
      <w:r>
        <w:rPr>
          <w:i/>
          <w:color w:val="000000"/>
          <w:sz w:val="18"/>
          <w:szCs w:val="18"/>
          <w:u w:val="single"/>
        </w:rPr>
        <w:t>Transmutation</w:t>
      </w:r>
    </w:p>
    <w:p w14:paraId="4E1BB60C" w14:textId="77777777" w:rsidR="00482592" w:rsidRDefault="00482592" w:rsidP="00482592">
      <w:pPr>
        <w:rPr>
          <w:color w:val="000000"/>
          <w:sz w:val="18"/>
          <w:szCs w:val="18"/>
        </w:rPr>
      </w:pPr>
      <w:r>
        <w:rPr>
          <w:color w:val="000000"/>
          <w:sz w:val="18"/>
          <w:szCs w:val="18"/>
        </w:rPr>
        <w:t>Control Water</w:t>
      </w:r>
    </w:p>
    <w:p w14:paraId="1823C8EC" w14:textId="77777777" w:rsidR="00482592" w:rsidRDefault="00482592" w:rsidP="00482592">
      <w:pPr>
        <w:rPr>
          <w:color w:val="000000"/>
          <w:sz w:val="18"/>
          <w:szCs w:val="18"/>
        </w:rPr>
      </w:pPr>
      <w:r>
        <w:rPr>
          <w:color w:val="000000"/>
          <w:sz w:val="18"/>
          <w:szCs w:val="18"/>
        </w:rPr>
        <w:t>Stone Shape</w:t>
      </w:r>
    </w:p>
    <w:p w14:paraId="2FDFC20E" w14:textId="77777777" w:rsidR="00E834F8" w:rsidRPr="00134BC3" w:rsidRDefault="00E834F8">
      <w:pPr>
        <w:contextualSpacing/>
        <w:rPr>
          <w:rFonts w:eastAsia="Times New Roman" w:cstheme="minorHAnsi"/>
          <w:b/>
          <w:bCs/>
          <w:color w:val="000000"/>
          <w:sz w:val="18"/>
          <w:szCs w:val="18"/>
        </w:rPr>
      </w:pPr>
    </w:p>
    <w:p w14:paraId="36244F08"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5 (5th level)</w:t>
      </w:r>
    </w:p>
    <w:p w14:paraId="29F8A55F" w14:textId="77777777" w:rsidR="00482592" w:rsidRDefault="00482592" w:rsidP="00482592">
      <w:pPr>
        <w:ind w:left="72"/>
        <w:rPr>
          <w:i/>
          <w:color w:val="000000"/>
          <w:sz w:val="18"/>
          <w:szCs w:val="18"/>
          <w:u w:val="single"/>
        </w:rPr>
      </w:pPr>
      <w:r>
        <w:rPr>
          <w:i/>
          <w:color w:val="000000"/>
          <w:sz w:val="18"/>
          <w:szCs w:val="18"/>
          <w:u w:val="single"/>
        </w:rPr>
        <w:t>Abjuration</w:t>
      </w:r>
    </w:p>
    <w:p w14:paraId="42ED0195" w14:textId="77777777" w:rsidR="00482592" w:rsidRDefault="00482592" w:rsidP="00482592">
      <w:pPr>
        <w:rPr>
          <w:color w:val="000000"/>
          <w:sz w:val="18"/>
          <w:szCs w:val="18"/>
          <w:vertAlign w:val="superscript"/>
        </w:rPr>
      </w:pPr>
      <w:r>
        <w:rPr>
          <w:color w:val="000000"/>
          <w:sz w:val="18"/>
          <w:szCs w:val="18"/>
        </w:rPr>
        <w:t xml:space="preserve">Vampiric Aura </w:t>
      </w:r>
      <w:r>
        <w:rPr>
          <w:color w:val="000000"/>
          <w:sz w:val="18"/>
          <w:szCs w:val="18"/>
          <w:vertAlign w:val="superscript"/>
        </w:rPr>
        <w:t>WoW5eRPG</w:t>
      </w:r>
    </w:p>
    <w:p w14:paraId="19628354" w14:textId="77777777" w:rsidR="00482592" w:rsidRDefault="00482592" w:rsidP="00482592">
      <w:pPr>
        <w:rPr>
          <w:sz w:val="18"/>
          <w:szCs w:val="18"/>
        </w:rPr>
      </w:pPr>
      <w:r>
        <w:rPr>
          <w:sz w:val="18"/>
          <w:szCs w:val="18"/>
        </w:rPr>
        <w:t>Dispel Evil and Good</w:t>
      </w:r>
    </w:p>
    <w:p w14:paraId="7354EAF4" w14:textId="77777777" w:rsidR="00482592" w:rsidRDefault="00482592" w:rsidP="00482592">
      <w:pPr>
        <w:rPr>
          <w:sz w:val="18"/>
          <w:szCs w:val="18"/>
        </w:rPr>
      </w:pPr>
      <w:r>
        <w:rPr>
          <w:sz w:val="18"/>
          <w:szCs w:val="18"/>
        </w:rPr>
        <w:t>Greater Restoration</w:t>
      </w:r>
    </w:p>
    <w:p w14:paraId="1BC690BF" w14:textId="77777777" w:rsidR="00482592" w:rsidRDefault="00482592" w:rsidP="00482592">
      <w:pPr>
        <w:ind w:left="72"/>
        <w:rPr>
          <w:i/>
          <w:color w:val="000000"/>
          <w:sz w:val="18"/>
          <w:szCs w:val="18"/>
          <w:u w:val="single"/>
        </w:rPr>
      </w:pPr>
      <w:r>
        <w:rPr>
          <w:i/>
          <w:color w:val="000000"/>
          <w:sz w:val="18"/>
          <w:szCs w:val="18"/>
          <w:u w:val="single"/>
        </w:rPr>
        <w:t>Conjuration</w:t>
      </w:r>
    </w:p>
    <w:p w14:paraId="2BABBDD7" w14:textId="77777777" w:rsidR="00482592" w:rsidRDefault="00482592" w:rsidP="00482592">
      <w:pPr>
        <w:rPr>
          <w:i/>
          <w:sz w:val="18"/>
          <w:szCs w:val="18"/>
          <w:u w:val="single"/>
        </w:rPr>
      </w:pPr>
      <w:r>
        <w:rPr>
          <w:sz w:val="18"/>
          <w:szCs w:val="18"/>
        </w:rPr>
        <w:t>Insect Plague</w:t>
      </w:r>
    </w:p>
    <w:p w14:paraId="769E9B66" w14:textId="77777777" w:rsidR="00482592" w:rsidRDefault="00482592" w:rsidP="00482592">
      <w:pPr>
        <w:ind w:left="72"/>
        <w:rPr>
          <w:i/>
          <w:color w:val="000000"/>
          <w:sz w:val="18"/>
          <w:szCs w:val="18"/>
          <w:u w:val="single"/>
        </w:rPr>
      </w:pPr>
      <w:r>
        <w:rPr>
          <w:i/>
          <w:color w:val="000000"/>
          <w:sz w:val="18"/>
          <w:szCs w:val="18"/>
          <w:u w:val="single"/>
        </w:rPr>
        <w:t>Divination</w:t>
      </w:r>
    </w:p>
    <w:p w14:paraId="3DBC7E08" w14:textId="77777777" w:rsidR="00482592" w:rsidRDefault="00482592" w:rsidP="00482592">
      <w:pPr>
        <w:rPr>
          <w:sz w:val="18"/>
          <w:szCs w:val="18"/>
        </w:rPr>
      </w:pPr>
      <w:r>
        <w:rPr>
          <w:sz w:val="18"/>
          <w:szCs w:val="18"/>
        </w:rPr>
        <w:t>Commune</w:t>
      </w:r>
    </w:p>
    <w:p w14:paraId="033BDAFE" w14:textId="77777777" w:rsidR="00482592" w:rsidRDefault="00482592" w:rsidP="00482592">
      <w:pPr>
        <w:rPr>
          <w:sz w:val="18"/>
          <w:szCs w:val="18"/>
        </w:rPr>
      </w:pPr>
      <w:r>
        <w:rPr>
          <w:sz w:val="18"/>
          <w:szCs w:val="18"/>
        </w:rPr>
        <w:t>Legend Lore</w:t>
      </w:r>
    </w:p>
    <w:p w14:paraId="2A4CECD6" w14:textId="77777777" w:rsidR="00482592" w:rsidRDefault="00482592" w:rsidP="00482592">
      <w:pPr>
        <w:rPr>
          <w:sz w:val="18"/>
          <w:szCs w:val="18"/>
        </w:rPr>
      </w:pPr>
      <w:r>
        <w:rPr>
          <w:sz w:val="18"/>
          <w:szCs w:val="18"/>
        </w:rPr>
        <w:t>Scrying</w:t>
      </w:r>
    </w:p>
    <w:p w14:paraId="642687D0" w14:textId="77777777" w:rsidR="00482592" w:rsidRDefault="00482592" w:rsidP="00482592">
      <w:pPr>
        <w:ind w:left="72"/>
        <w:rPr>
          <w:i/>
          <w:color w:val="000000"/>
          <w:sz w:val="18"/>
          <w:szCs w:val="18"/>
          <w:u w:val="single"/>
        </w:rPr>
      </w:pPr>
      <w:r>
        <w:rPr>
          <w:i/>
          <w:color w:val="000000"/>
          <w:sz w:val="18"/>
          <w:szCs w:val="18"/>
          <w:u w:val="single"/>
        </w:rPr>
        <w:t>Enchantment</w:t>
      </w:r>
    </w:p>
    <w:p w14:paraId="35351EA4" w14:textId="77777777" w:rsidR="00482592" w:rsidRDefault="00482592" w:rsidP="00482592">
      <w:pPr>
        <w:rPr>
          <w:sz w:val="18"/>
          <w:szCs w:val="18"/>
          <w:vertAlign w:val="superscript"/>
        </w:rPr>
      </w:pPr>
      <w:r>
        <w:rPr>
          <w:sz w:val="18"/>
          <w:szCs w:val="18"/>
        </w:rPr>
        <w:t xml:space="preserve">Dominate </w:t>
      </w:r>
      <w:r>
        <w:rPr>
          <w:sz w:val="18"/>
          <w:szCs w:val="18"/>
          <w:vertAlign w:val="superscript"/>
        </w:rPr>
        <w:t>Modified</w:t>
      </w:r>
    </w:p>
    <w:p w14:paraId="51E53884" w14:textId="77777777" w:rsidR="00482592" w:rsidRDefault="00482592" w:rsidP="00482592">
      <w:pPr>
        <w:rPr>
          <w:sz w:val="18"/>
          <w:szCs w:val="18"/>
          <w:vertAlign w:val="superscript"/>
        </w:rPr>
      </w:pPr>
      <w:r>
        <w:rPr>
          <w:sz w:val="18"/>
          <w:szCs w:val="18"/>
        </w:rPr>
        <w:t>Geas</w:t>
      </w:r>
    </w:p>
    <w:p w14:paraId="61B60FF8" w14:textId="77777777" w:rsidR="00A07AFD" w:rsidRDefault="00A07AFD" w:rsidP="00A07AFD">
      <w:pPr>
        <w:rPr>
          <w:i/>
          <w:sz w:val="18"/>
          <w:szCs w:val="18"/>
          <w:u w:val="single"/>
        </w:rPr>
      </w:pPr>
      <w:r>
        <w:rPr>
          <w:sz w:val="18"/>
          <w:szCs w:val="18"/>
        </w:rPr>
        <w:t xml:space="preserve">Mind Bomb </w:t>
      </w:r>
      <w:r>
        <w:rPr>
          <w:sz w:val="18"/>
          <w:szCs w:val="18"/>
          <w:vertAlign w:val="superscript"/>
        </w:rPr>
        <w:t>WoW5eRPG</w:t>
      </w:r>
    </w:p>
    <w:p w14:paraId="208F8C24" w14:textId="77777777" w:rsidR="00482592" w:rsidRDefault="00482592" w:rsidP="00482592">
      <w:pPr>
        <w:rPr>
          <w:sz w:val="18"/>
          <w:szCs w:val="18"/>
          <w:vertAlign w:val="superscript"/>
        </w:rPr>
      </w:pPr>
      <w:r>
        <w:rPr>
          <w:sz w:val="18"/>
          <w:szCs w:val="18"/>
        </w:rPr>
        <w:t xml:space="preserve">Synaptic Static </w:t>
      </w:r>
      <w:r>
        <w:rPr>
          <w:sz w:val="18"/>
          <w:szCs w:val="18"/>
          <w:vertAlign w:val="superscript"/>
        </w:rPr>
        <w:t>XGtE</w:t>
      </w:r>
    </w:p>
    <w:p w14:paraId="3DFFFBE6" w14:textId="77777777" w:rsidR="00482592" w:rsidRDefault="00482592" w:rsidP="00482592">
      <w:pPr>
        <w:ind w:left="72"/>
        <w:rPr>
          <w:i/>
          <w:color w:val="000000"/>
          <w:sz w:val="18"/>
          <w:szCs w:val="18"/>
          <w:u w:val="single"/>
        </w:rPr>
      </w:pPr>
      <w:r>
        <w:rPr>
          <w:i/>
          <w:color w:val="000000"/>
          <w:sz w:val="18"/>
          <w:szCs w:val="18"/>
          <w:u w:val="single"/>
        </w:rPr>
        <w:t>Evocation</w:t>
      </w:r>
    </w:p>
    <w:p w14:paraId="206F7096" w14:textId="77777777" w:rsidR="00482592" w:rsidRDefault="00482592" w:rsidP="00482592">
      <w:pPr>
        <w:rPr>
          <w:sz w:val="18"/>
          <w:szCs w:val="18"/>
          <w:vertAlign w:val="superscript"/>
        </w:rPr>
      </w:pPr>
      <w:r>
        <w:rPr>
          <w:sz w:val="18"/>
          <w:szCs w:val="18"/>
        </w:rPr>
        <w:t xml:space="preserve">Aligned Weapon </w:t>
      </w:r>
      <w:r>
        <w:rPr>
          <w:sz w:val="18"/>
          <w:szCs w:val="18"/>
          <w:vertAlign w:val="superscript"/>
        </w:rPr>
        <w:t>Modified – was Holy Weapon, XGtE</w:t>
      </w:r>
    </w:p>
    <w:p w14:paraId="6E3EEFA6" w14:textId="77777777" w:rsidR="00482592" w:rsidRDefault="00482592" w:rsidP="00482592">
      <w:pPr>
        <w:rPr>
          <w:sz w:val="18"/>
          <w:szCs w:val="18"/>
          <w:vertAlign w:val="superscript"/>
        </w:rPr>
      </w:pPr>
      <w:r>
        <w:rPr>
          <w:sz w:val="18"/>
          <w:szCs w:val="18"/>
        </w:rPr>
        <w:t xml:space="preserve">Dawn </w:t>
      </w:r>
      <w:r>
        <w:rPr>
          <w:sz w:val="18"/>
          <w:szCs w:val="18"/>
          <w:vertAlign w:val="superscript"/>
        </w:rPr>
        <w:t>XGtE</w:t>
      </w:r>
    </w:p>
    <w:p w14:paraId="7F7CA63E" w14:textId="77777777" w:rsidR="00482592" w:rsidRDefault="00482592" w:rsidP="00482592">
      <w:pPr>
        <w:rPr>
          <w:sz w:val="18"/>
          <w:szCs w:val="18"/>
          <w:vertAlign w:val="superscript"/>
        </w:rPr>
      </w:pPr>
      <w:r>
        <w:rPr>
          <w:sz w:val="18"/>
          <w:szCs w:val="18"/>
        </w:rPr>
        <w:t xml:space="preserve">Earthquake </w:t>
      </w:r>
      <w:r>
        <w:rPr>
          <w:sz w:val="18"/>
          <w:szCs w:val="18"/>
          <w:vertAlign w:val="superscript"/>
        </w:rPr>
        <w:t>Modified</w:t>
      </w:r>
    </w:p>
    <w:p w14:paraId="6C028AF0" w14:textId="77777777" w:rsidR="00482592" w:rsidRDefault="00482592" w:rsidP="00482592">
      <w:pPr>
        <w:rPr>
          <w:sz w:val="18"/>
          <w:szCs w:val="18"/>
        </w:rPr>
      </w:pPr>
      <w:r>
        <w:rPr>
          <w:sz w:val="18"/>
          <w:szCs w:val="18"/>
        </w:rPr>
        <w:t>Flame Strike</w:t>
      </w:r>
    </w:p>
    <w:p w14:paraId="3899011D" w14:textId="77777777" w:rsidR="00482592" w:rsidRDefault="00482592" w:rsidP="00482592">
      <w:pPr>
        <w:rPr>
          <w:sz w:val="18"/>
          <w:szCs w:val="18"/>
          <w:vertAlign w:val="superscript"/>
        </w:rPr>
      </w:pPr>
      <w:r>
        <w:rPr>
          <w:sz w:val="18"/>
          <w:szCs w:val="18"/>
        </w:rPr>
        <w:t xml:space="preserve">Hallow/Unhallow </w:t>
      </w:r>
      <w:r>
        <w:rPr>
          <w:sz w:val="18"/>
          <w:szCs w:val="18"/>
          <w:vertAlign w:val="superscript"/>
        </w:rPr>
        <w:t>Modified</w:t>
      </w:r>
    </w:p>
    <w:p w14:paraId="60CC8CFA" w14:textId="77777777" w:rsidR="00482592" w:rsidRDefault="00482592" w:rsidP="00482592">
      <w:pPr>
        <w:rPr>
          <w:i/>
          <w:sz w:val="18"/>
          <w:szCs w:val="18"/>
        </w:rPr>
      </w:pPr>
      <w:r>
        <w:rPr>
          <w:sz w:val="18"/>
          <w:szCs w:val="18"/>
        </w:rPr>
        <w:t xml:space="preserve">Mass Cure Wounds – </w:t>
      </w:r>
      <w:r>
        <w:rPr>
          <w:i/>
          <w:sz w:val="18"/>
          <w:szCs w:val="18"/>
        </w:rPr>
        <w:t>Hope of Healing</w:t>
      </w:r>
    </w:p>
    <w:p w14:paraId="22492BB0" w14:textId="77777777" w:rsidR="00482592" w:rsidRDefault="00482592" w:rsidP="00482592">
      <w:pPr>
        <w:rPr>
          <w:i/>
          <w:sz w:val="18"/>
          <w:szCs w:val="18"/>
        </w:rPr>
      </w:pPr>
      <w:r>
        <w:rPr>
          <w:sz w:val="18"/>
          <w:szCs w:val="18"/>
        </w:rPr>
        <w:t xml:space="preserve">Wall of Light </w:t>
      </w:r>
      <w:r>
        <w:rPr>
          <w:sz w:val="18"/>
          <w:szCs w:val="18"/>
          <w:vertAlign w:val="superscript"/>
        </w:rPr>
        <w:t>XGtE</w:t>
      </w:r>
    </w:p>
    <w:p w14:paraId="6C1DC2BF" w14:textId="77777777" w:rsidR="00482592" w:rsidRDefault="00482592" w:rsidP="00482592">
      <w:pPr>
        <w:ind w:left="72"/>
        <w:rPr>
          <w:i/>
          <w:color w:val="000000"/>
          <w:sz w:val="18"/>
          <w:szCs w:val="18"/>
          <w:u w:val="single"/>
        </w:rPr>
      </w:pPr>
      <w:r>
        <w:rPr>
          <w:i/>
          <w:color w:val="000000"/>
          <w:sz w:val="18"/>
          <w:szCs w:val="18"/>
          <w:u w:val="single"/>
        </w:rPr>
        <w:t>Illusion</w:t>
      </w:r>
    </w:p>
    <w:p w14:paraId="4CC501FC" w14:textId="77777777" w:rsidR="00482592" w:rsidRDefault="00482592" w:rsidP="00482592">
      <w:pPr>
        <w:rPr>
          <w:i/>
          <w:sz w:val="18"/>
          <w:szCs w:val="18"/>
          <w:u w:val="single"/>
        </w:rPr>
      </w:pPr>
      <w:r>
        <w:rPr>
          <w:sz w:val="18"/>
          <w:szCs w:val="18"/>
        </w:rPr>
        <w:t xml:space="preserve">Void Eruption </w:t>
      </w:r>
      <w:r>
        <w:rPr>
          <w:sz w:val="18"/>
          <w:szCs w:val="18"/>
          <w:vertAlign w:val="superscript"/>
        </w:rPr>
        <w:t>WoW5eRPG</w:t>
      </w:r>
    </w:p>
    <w:p w14:paraId="3CEA1044" w14:textId="77777777" w:rsidR="00482592" w:rsidRDefault="00482592" w:rsidP="00482592">
      <w:pPr>
        <w:ind w:left="72"/>
        <w:rPr>
          <w:i/>
          <w:color w:val="000000"/>
          <w:sz w:val="18"/>
          <w:szCs w:val="18"/>
          <w:u w:val="single"/>
        </w:rPr>
      </w:pPr>
      <w:r>
        <w:rPr>
          <w:i/>
          <w:color w:val="000000"/>
          <w:sz w:val="18"/>
          <w:szCs w:val="18"/>
          <w:u w:val="single"/>
        </w:rPr>
        <w:t>Necromancy</w:t>
      </w:r>
    </w:p>
    <w:p w14:paraId="7A7ED3DF" w14:textId="77777777" w:rsidR="00482592" w:rsidRDefault="00482592" w:rsidP="00482592">
      <w:pPr>
        <w:rPr>
          <w:sz w:val="18"/>
          <w:szCs w:val="18"/>
        </w:rPr>
      </w:pPr>
      <w:r>
        <w:rPr>
          <w:sz w:val="18"/>
          <w:szCs w:val="18"/>
        </w:rPr>
        <w:t>Contagion</w:t>
      </w:r>
    </w:p>
    <w:p w14:paraId="6E9303AD" w14:textId="77777777" w:rsidR="00482592" w:rsidRDefault="00482592" w:rsidP="00482592">
      <w:pPr>
        <w:rPr>
          <w:sz w:val="18"/>
          <w:szCs w:val="18"/>
          <w:vertAlign w:val="superscript"/>
        </w:rPr>
      </w:pPr>
      <w:r>
        <w:rPr>
          <w:sz w:val="18"/>
          <w:szCs w:val="18"/>
        </w:rPr>
        <w:t xml:space="preserve">Cripple </w:t>
      </w:r>
      <w:r>
        <w:rPr>
          <w:sz w:val="18"/>
          <w:szCs w:val="18"/>
          <w:vertAlign w:val="superscript"/>
        </w:rPr>
        <w:t>WoW5eRPG</w:t>
      </w:r>
    </w:p>
    <w:p w14:paraId="1900F2D2" w14:textId="77777777" w:rsidR="00482592" w:rsidRDefault="00482592" w:rsidP="00482592">
      <w:pPr>
        <w:rPr>
          <w:sz w:val="18"/>
          <w:szCs w:val="18"/>
          <w:vertAlign w:val="superscript"/>
        </w:rPr>
      </w:pPr>
      <w:r>
        <w:rPr>
          <w:sz w:val="18"/>
          <w:szCs w:val="18"/>
        </w:rPr>
        <w:t xml:space="preserve">Mass Revivify </w:t>
      </w:r>
      <w:r>
        <w:rPr>
          <w:sz w:val="18"/>
          <w:szCs w:val="18"/>
          <w:vertAlign w:val="superscript"/>
        </w:rPr>
        <w:t>WoW5eRPG</w:t>
      </w:r>
    </w:p>
    <w:p w14:paraId="54701637" w14:textId="77777777" w:rsidR="00482592" w:rsidRDefault="00482592" w:rsidP="00482592">
      <w:pPr>
        <w:rPr>
          <w:sz w:val="18"/>
          <w:szCs w:val="18"/>
          <w:vertAlign w:val="superscript"/>
        </w:rPr>
      </w:pPr>
      <w:r>
        <w:rPr>
          <w:sz w:val="18"/>
          <w:szCs w:val="18"/>
        </w:rPr>
        <w:t xml:space="preserve">Raise Dead </w:t>
      </w:r>
      <w:r>
        <w:rPr>
          <w:sz w:val="18"/>
          <w:szCs w:val="18"/>
          <w:vertAlign w:val="superscript"/>
        </w:rPr>
        <w:t>Modified</w:t>
      </w:r>
    </w:p>
    <w:p w14:paraId="6B111119" w14:textId="77777777" w:rsidR="00456CA4" w:rsidRPr="00134BC3" w:rsidRDefault="00456CA4">
      <w:pPr>
        <w:contextualSpacing/>
        <w:rPr>
          <w:rFonts w:eastAsia="Times New Roman" w:cstheme="minorHAnsi"/>
          <w:color w:val="000000"/>
          <w:sz w:val="18"/>
          <w:szCs w:val="18"/>
        </w:rPr>
      </w:pPr>
    </w:p>
    <w:p w14:paraId="08C9D31D"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6 (6th level)</w:t>
      </w:r>
    </w:p>
    <w:p w14:paraId="41B4A9B8" w14:textId="77777777" w:rsidR="00A07AFD" w:rsidRDefault="00A07AFD" w:rsidP="00A07AFD">
      <w:pPr>
        <w:ind w:left="72"/>
        <w:rPr>
          <w:i/>
          <w:color w:val="000000"/>
          <w:sz w:val="18"/>
          <w:szCs w:val="18"/>
          <w:u w:val="single"/>
        </w:rPr>
      </w:pPr>
      <w:r>
        <w:rPr>
          <w:i/>
          <w:color w:val="000000"/>
          <w:sz w:val="18"/>
          <w:szCs w:val="18"/>
          <w:u w:val="single"/>
        </w:rPr>
        <w:t>Abjuration</w:t>
      </w:r>
    </w:p>
    <w:p w14:paraId="4ADFDBCC" w14:textId="77777777" w:rsidR="00A07AFD" w:rsidRDefault="00A07AFD" w:rsidP="00A07AFD">
      <w:pPr>
        <w:rPr>
          <w:i/>
          <w:sz w:val="18"/>
          <w:szCs w:val="18"/>
          <w:u w:val="single"/>
        </w:rPr>
      </w:pPr>
      <w:r>
        <w:rPr>
          <w:sz w:val="18"/>
          <w:szCs w:val="18"/>
        </w:rPr>
        <w:t>Forbiddance</w:t>
      </w:r>
    </w:p>
    <w:p w14:paraId="090006CA" w14:textId="77777777" w:rsidR="00A07AFD" w:rsidRDefault="00A07AFD" w:rsidP="00A07AFD">
      <w:pPr>
        <w:ind w:left="72"/>
        <w:rPr>
          <w:i/>
          <w:color w:val="000000"/>
          <w:sz w:val="18"/>
          <w:szCs w:val="18"/>
          <w:u w:val="single"/>
        </w:rPr>
      </w:pPr>
      <w:r>
        <w:rPr>
          <w:i/>
          <w:color w:val="000000"/>
          <w:sz w:val="18"/>
          <w:szCs w:val="18"/>
          <w:u w:val="single"/>
        </w:rPr>
        <w:t>Conjuration</w:t>
      </w:r>
    </w:p>
    <w:p w14:paraId="61113984" w14:textId="77777777" w:rsidR="00A07AFD" w:rsidRDefault="00A07AFD" w:rsidP="00A07AFD">
      <w:pPr>
        <w:rPr>
          <w:sz w:val="18"/>
          <w:szCs w:val="18"/>
        </w:rPr>
      </w:pPr>
      <w:r>
        <w:rPr>
          <w:sz w:val="18"/>
          <w:szCs w:val="18"/>
        </w:rPr>
        <w:t>Heroes’ Feast</w:t>
      </w:r>
    </w:p>
    <w:p w14:paraId="6CD85764" w14:textId="77777777" w:rsidR="00A07AFD" w:rsidRDefault="00A07AFD" w:rsidP="00A07AFD">
      <w:pPr>
        <w:rPr>
          <w:sz w:val="18"/>
          <w:szCs w:val="18"/>
        </w:rPr>
      </w:pPr>
      <w:r>
        <w:rPr>
          <w:sz w:val="18"/>
          <w:szCs w:val="18"/>
        </w:rPr>
        <w:t>Planar Ally</w:t>
      </w:r>
    </w:p>
    <w:p w14:paraId="429D7A62" w14:textId="77777777" w:rsidR="00A07AFD" w:rsidRDefault="00A07AFD" w:rsidP="00A07AFD">
      <w:pPr>
        <w:rPr>
          <w:sz w:val="18"/>
          <w:szCs w:val="18"/>
        </w:rPr>
      </w:pPr>
      <w:r>
        <w:rPr>
          <w:sz w:val="18"/>
          <w:szCs w:val="18"/>
        </w:rPr>
        <w:t>Word of Recall</w:t>
      </w:r>
    </w:p>
    <w:p w14:paraId="2E6CE089" w14:textId="77777777" w:rsidR="00A07AFD" w:rsidRDefault="00A07AFD" w:rsidP="00A07AFD">
      <w:pPr>
        <w:ind w:left="72"/>
        <w:rPr>
          <w:i/>
          <w:color w:val="000000"/>
          <w:sz w:val="18"/>
          <w:szCs w:val="18"/>
          <w:u w:val="single"/>
        </w:rPr>
      </w:pPr>
      <w:r>
        <w:rPr>
          <w:i/>
          <w:color w:val="000000"/>
          <w:sz w:val="18"/>
          <w:szCs w:val="18"/>
          <w:u w:val="single"/>
        </w:rPr>
        <w:t>Divination</w:t>
      </w:r>
    </w:p>
    <w:p w14:paraId="21EEC6EE" w14:textId="77777777" w:rsidR="00A07AFD" w:rsidRDefault="00A07AFD" w:rsidP="00A07AFD">
      <w:pPr>
        <w:rPr>
          <w:sz w:val="18"/>
          <w:szCs w:val="18"/>
        </w:rPr>
      </w:pPr>
      <w:r>
        <w:rPr>
          <w:sz w:val="18"/>
          <w:szCs w:val="18"/>
        </w:rPr>
        <w:lastRenderedPageBreak/>
        <w:t>Find the Path</w:t>
      </w:r>
    </w:p>
    <w:p w14:paraId="60526629" w14:textId="77777777" w:rsidR="00A07AFD" w:rsidRDefault="00A07AFD" w:rsidP="00A07AFD">
      <w:pPr>
        <w:rPr>
          <w:sz w:val="18"/>
          <w:szCs w:val="18"/>
        </w:rPr>
      </w:pPr>
      <w:r>
        <w:rPr>
          <w:sz w:val="18"/>
          <w:szCs w:val="18"/>
        </w:rPr>
        <w:t>True Seeing</w:t>
      </w:r>
    </w:p>
    <w:p w14:paraId="54261A98" w14:textId="77777777" w:rsidR="00A07AFD" w:rsidRDefault="00A07AFD" w:rsidP="00A07AFD">
      <w:pPr>
        <w:ind w:left="72"/>
        <w:rPr>
          <w:i/>
          <w:color w:val="000000"/>
          <w:sz w:val="18"/>
          <w:szCs w:val="18"/>
          <w:u w:val="single"/>
        </w:rPr>
      </w:pPr>
      <w:r>
        <w:rPr>
          <w:i/>
          <w:color w:val="000000"/>
          <w:sz w:val="18"/>
          <w:szCs w:val="18"/>
          <w:u w:val="single"/>
        </w:rPr>
        <w:t>Evocation</w:t>
      </w:r>
    </w:p>
    <w:p w14:paraId="54D7220B" w14:textId="77777777" w:rsidR="00A07AFD" w:rsidRDefault="00A07AFD" w:rsidP="00A07AFD">
      <w:pPr>
        <w:rPr>
          <w:sz w:val="18"/>
          <w:szCs w:val="18"/>
        </w:rPr>
      </w:pPr>
      <w:r>
        <w:rPr>
          <w:sz w:val="18"/>
          <w:szCs w:val="18"/>
        </w:rPr>
        <w:t>Blade Barrier</w:t>
      </w:r>
    </w:p>
    <w:p w14:paraId="5C41DE41" w14:textId="77777777" w:rsidR="00A07AFD" w:rsidRDefault="00A07AFD" w:rsidP="00A07AFD">
      <w:pPr>
        <w:rPr>
          <w:color w:val="000000"/>
          <w:sz w:val="18"/>
          <w:szCs w:val="18"/>
        </w:rPr>
      </w:pPr>
      <w:r>
        <w:rPr>
          <w:color w:val="000000"/>
          <w:sz w:val="18"/>
          <w:szCs w:val="18"/>
        </w:rPr>
        <w:t xml:space="preserve">Dark Void </w:t>
      </w:r>
      <w:r>
        <w:rPr>
          <w:color w:val="000000"/>
          <w:sz w:val="18"/>
          <w:szCs w:val="18"/>
          <w:vertAlign w:val="superscript"/>
        </w:rPr>
        <w:t>WoW5eRPG</w:t>
      </w:r>
    </w:p>
    <w:p w14:paraId="65F850C8" w14:textId="77777777" w:rsidR="00A07AFD" w:rsidRDefault="00A07AFD" w:rsidP="00A07AFD">
      <w:pPr>
        <w:rPr>
          <w:sz w:val="18"/>
          <w:szCs w:val="18"/>
        </w:rPr>
      </w:pPr>
      <w:r>
        <w:rPr>
          <w:sz w:val="18"/>
          <w:szCs w:val="18"/>
        </w:rPr>
        <w:t>Heal</w:t>
      </w:r>
    </w:p>
    <w:p w14:paraId="023FFB73" w14:textId="77777777" w:rsidR="00A07AFD" w:rsidRDefault="00A07AFD" w:rsidP="00A07AFD">
      <w:pPr>
        <w:rPr>
          <w:sz w:val="18"/>
          <w:szCs w:val="18"/>
        </w:rPr>
      </w:pPr>
      <w:r>
        <w:rPr>
          <w:sz w:val="18"/>
          <w:szCs w:val="18"/>
        </w:rPr>
        <w:t xml:space="preserve">Void Crash </w:t>
      </w:r>
      <w:r>
        <w:rPr>
          <w:color w:val="000000"/>
          <w:sz w:val="18"/>
          <w:szCs w:val="18"/>
          <w:vertAlign w:val="superscript"/>
        </w:rPr>
        <w:t>WoW5eRPG</w:t>
      </w:r>
    </w:p>
    <w:p w14:paraId="6B9E28BE" w14:textId="77777777" w:rsidR="00A07AFD" w:rsidRDefault="00A07AFD" w:rsidP="00A07AFD">
      <w:pPr>
        <w:ind w:left="72"/>
        <w:rPr>
          <w:i/>
          <w:color w:val="000000"/>
          <w:sz w:val="18"/>
          <w:szCs w:val="18"/>
          <w:u w:val="single"/>
        </w:rPr>
      </w:pPr>
      <w:r>
        <w:rPr>
          <w:i/>
          <w:color w:val="000000"/>
          <w:sz w:val="18"/>
          <w:szCs w:val="18"/>
          <w:u w:val="single"/>
        </w:rPr>
        <w:t>Illusion</w:t>
      </w:r>
    </w:p>
    <w:p w14:paraId="2D8DE32F" w14:textId="77777777" w:rsidR="00A07AFD" w:rsidRDefault="00A07AFD" w:rsidP="00A07AFD">
      <w:pPr>
        <w:rPr>
          <w:i/>
          <w:sz w:val="18"/>
          <w:szCs w:val="18"/>
          <w:u w:val="single"/>
        </w:rPr>
      </w:pPr>
      <w:r>
        <w:rPr>
          <w:sz w:val="18"/>
          <w:szCs w:val="18"/>
        </w:rPr>
        <w:t xml:space="preserve">Mental Prison </w:t>
      </w:r>
      <w:r>
        <w:rPr>
          <w:sz w:val="18"/>
          <w:szCs w:val="18"/>
          <w:vertAlign w:val="superscript"/>
        </w:rPr>
        <w:t>XGtE</w:t>
      </w:r>
    </w:p>
    <w:p w14:paraId="37514AAE" w14:textId="77777777" w:rsidR="00A07AFD" w:rsidRDefault="00A07AFD" w:rsidP="00A07AFD">
      <w:pPr>
        <w:ind w:left="72"/>
        <w:rPr>
          <w:i/>
          <w:color w:val="000000"/>
          <w:sz w:val="18"/>
          <w:szCs w:val="18"/>
          <w:u w:val="single"/>
        </w:rPr>
      </w:pPr>
      <w:r>
        <w:rPr>
          <w:i/>
          <w:color w:val="000000"/>
          <w:sz w:val="18"/>
          <w:szCs w:val="18"/>
          <w:u w:val="single"/>
        </w:rPr>
        <w:t>Necromancy</w:t>
      </w:r>
    </w:p>
    <w:p w14:paraId="44AACF6D" w14:textId="77777777" w:rsidR="00A07AFD" w:rsidRDefault="00A07AFD" w:rsidP="00A07AFD">
      <w:pPr>
        <w:rPr>
          <w:i/>
          <w:sz w:val="18"/>
          <w:szCs w:val="18"/>
          <w:u w:val="single"/>
        </w:rPr>
      </w:pPr>
      <w:r>
        <w:rPr>
          <w:sz w:val="18"/>
          <w:szCs w:val="18"/>
        </w:rPr>
        <w:t>Harm</w:t>
      </w:r>
    </w:p>
    <w:p w14:paraId="67E456BF" w14:textId="77777777" w:rsidR="00A03650" w:rsidRPr="00134BC3" w:rsidRDefault="00A03650">
      <w:pPr>
        <w:contextualSpacing/>
        <w:rPr>
          <w:rFonts w:eastAsia="Times New Roman" w:cstheme="minorHAnsi"/>
          <w:color w:val="000000"/>
          <w:sz w:val="18"/>
          <w:szCs w:val="18"/>
        </w:rPr>
      </w:pPr>
    </w:p>
    <w:p w14:paraId="3DE0C889"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7 (7th level)</w:t>
      </w:r>
    </w:p>
    <w:p w14:paraId="7379FFDD" w14:textId="77777777" w:rsidR="00A07AFD" w:rsidRDefault="00A07AFD" w:rsidP="00A07AFD">
      <w:pPr>
        <w:ind w:left="72"/>
        <w:rPr>
          <w:i/>
          <w:color w:val="000000"/>
          <w:sz w:val="18"/>
          <w:szCs w:val="18"/>
          <w:u w:val="single"/>
        </w:rPr>
      </w:pPr>
      <w:r>
        <w:rPr>
          <w:i/>
          <w:color w:val="000000"/>
          <w:sz w:val="18"/>
          <w:szCs w:val="18"/>
          <w:u w:val="single"/>
        </w:rPr>
        <w:t>Abjuration</w:t>
      </w:r>
    </w:p>
    <w:p w14:paraId="2A59C828" w14:textId="77777777" w:rsidR="00A07AFD" w:rsidRDefault="00A07AFD" w:rsidP="00A07AFD">
      <w:pPr>
        <w:rPr>
          <w:i/>
          <w:sz w:val="18"/>
          <w:szCs w:val="18"/>
          <w:u w:val="single"/>
        </w:rPr>
      </w:pPr>
      <w:r>
        <w:rPr>
          <w:sz w:val="18"/>
          <w:szCs w:val="18"/>
        </w:rPr>
        <w:t>Symbol</w:t>
      </w:r>
    </w:p>
    <w:p w14:paraId="51607E92" w14:textId="77777777" w:rsidR="00A07AFD" w:rsidRDefault="00A07AFD" w:rsidP="00A07AFD">
      <w:pPr>
        <w:ind w:left="72"/>
        <w:rPr>
          <w:i/>
          <w:color w:val="000000"/>
          <w:sz w:val="18"/>
          <w:szCs w:val="18"/>
          <w:u w:val="single"/>
        </w:rPr>
      </w:pPr>
      <w:r>
        <w:rPr>
          <w:i/>
          <w:color w:val="000000"/>
          <w:sz w:val="18"/>
          <w:szCs w:val="18"/>
          <w:u w:val="single"/>
        </w:rPr>
        <w:t>Conjuration</w:t>
      </w:r>
    </w:p>
    <w:p w14:paraId="7DE49149" w14:textId="77777777" w:rsidR="00A07AFD" w:rsidRDefault="00A07AFD" w:rsidP="00A07AFD">
      <w:pPr>
        <w:rPr>
          <w:sz w:val="18"/>
          <w:szCs w:val="18"/>
        </w:rPr>
      </w:pPr>
      <w:r>
        <w:rPr>
          <w:sz w:val="18"/>
          <w:szCs w:val="18"/>
        </w:rPr>
        <w:t>Plane Shift</w:t>
      </w:r>
    </w:p>
    <w:p w14:paraId="44A68D16" w14:textId="77777777" w:rsidR="00A07AFD" w:rsidRDefault="00A07AFD" w:rsidP="00A07AFD">
      <w:pPr>
        <w:rPr>
          <w:sz w:val="18"/>
          <w:szCs w:val="18"/>
        </w:rPr>
      </w:pPr>
      <w:r>
        <w:rPr>
          <w:sz w:val="18"/>
          <w:szCs w:val="18"/>
        </w:rPr>
        <w:t xml:space="preserve">Temple of the Gods </w:t>
      </w:r>
      <w:r>
        <w:rPr>
          <w:sz w:val="18"/>
          <w:szCs w:val="18"/>
          <w:vertAlign w:val="superscript"/>
        </w:rPr>
        <w:t>XGtE</w:t>
      </w:r>
    </w:p>
    <w:p w14:paraId="447F70AA" w14:textId="77777777" w:rsidR="00A07AFD" w:rsidRDefault="00A07AFD" w:rsidP="00A07AFD">
      <w:pPr>
        <w:ind w:left="72"/>
        <w:rPr>
          <w:i/>
          <w:color w:val="000000"/>
          <w:sz w:val="18"/>
          <w:szCs w:val="18"/>
          <w:u w:val="single"/>
        </w:rPr>
      </w:pPr>
      <w:r>
        <w:rPr>
          <w:i/>
          <w:color w:val="000000"/>
          <w:sz w:val="18"/>
          <w:szCs w:val="18"/>
          <w:u w:val="single"/>
        </w:rPr>
        <w:t>Enchantment</w:t>
      </w:r>
    </w:p>
    <w:p w14:paraId="68120445" w14:textId="77777777" w:rsidR="00A07AFD" w:rsidRDefault="00A07AFD" w:rsidP="00A07AFD">
      <w:pPr>
        <w:rPr>
          <w:i/>
          <w:sz w:val="18"/>
          <w:szCs w:val="18"/>
          <w:u w:val="single"/>
        </w:rPr>
      </w:pPr>
      <w:r>
        <w:rPr>
          <w:sz w:val="18"/>
          <w:szCs w:val="18"/>
        </w:rPr>
        <w:t xml:space="preserve">Power Word Pain </w:t>
      </w:r>
      <w:r>
        <w:rPr>
          <w:sz w:val="18"/>
          <w:szCs w:val="18"/>
          <w:vertAlign w:val="superscript"/>
        </w:rPr>
        <w:t>XGtE</w:t>
      </w:r>
    </w:p>
    <w:p w14:paraId="163AB518" w14:textId="77777777" w:rsidR="00A07AFD" w:rsidRDefault="00A07AFD" w:rsidP="00A07AFD">
      <w:pPr>
        <w:ind w:left="72"/>
        <w:rPr>
          <w:i/>
          <w:color w:val="000000"/>
          <w:sz w:val="18"/>
          <w:szCs w:val="18"/>
          <w:u w:val="single"/>
        </w:rPr>
      </w:pPr>
      <w:r>
        <w:rPr>
          <w:i/>
          <w:color w:val="000000"/>
          <w:sz w:val="18"/>
          <w:szCs w:val="18"/>
          <w:u w:val="single"/>
        </w:rPr>
        <w:t>Evocation</w:t>
      </w:r>
    </w:p>
    <w:p w14:paraId="65420E04" w14:textId="77777777" w:rsidR="00A07AFD" w:rsidRDefault="00A07AFD" w:rsidP="00A07AFD">
      <w:pPr>
        <w:rPr>
          <w:sz w:val="18"/>
          <w:szCs w:val="18"/>
        </w:rPr>
      </w:pPr>
      <w:r>
        <w:rPr>
          <w:sz w:val="18"/>
          <w:szCs w:val="18"/>
        </w:rPr>
        <w:t>Divine Word</w:t>
      </w:r>
    </w:p>
    <w:p w14:paraId="3220A76A" w14:textId="77777777" w:rsidR="00A07AFD" w:rsidRDefault="00A07AFD" w:rsidP="00A07AFD">
      <w:pPr>
        <w:rPr>
          <w:sz w:val="18"/>
          <w:szCs w:val="18"/>
        </w:rPr>
      </w:pPr>
      <w:r>
        <w:rPr>
          <w:sz w:val="18"/>
          <w:szCs w:val="18"/>
        </w:rPr>
        <w:t>Fire Storm</w:t>
      </w:r>
    </w:p>
    <w:p w14:paraId="29C35FEE" w14:textId="77777777" w:rsidR="00A07AFD" w:rsidRDefault="00A07AFD" w:rsidP="00A07AFD">
      <w:pPr>
        <w:ind w:left="72"/>
        <w:rPr>
          <w:i/>
          <w:color w:val="000000"/>
          <w:sz w:val="18"/>
          <w:szCs w:val="18"/>
          <w:u w:val="single"/>
        </w:rPr>
      </w:pPr>
      <w:r>
        <w:rPr>
          <w:i/>
          <w:color w:val="000000"/>
          <w:sz w:val="18"/>
          <w:szCs w:val="18"/>
          <w:u w:val="single"/>
        </w:rPr>
        <w:t>Necromancy</w:t>
      </w:r>
    </w:p>
    <w:p w14:paraId="4743FFCF" w14:textId="77777777" w:rsidR="00A07AFD" w:rsidRDefault="00A07AFD" w:rsidP="00A07AFD">
      <w:pPr>
        <w:rPr>
          <w:i/>
          <w:sz w:val="18"/>
          <w:szCs w:val="18"/>
          <w:u w:val="single"/>
        </w:rPr>
      </w:pPr>
      <w:r>
        <w:rPr>
          <w:sz w:val="18"/>
          <w:szCs w:val="18"/>
        </w:rPr>
        <w:t xml:space="preserve">Resurrection </w:t>
      </w:r>
      <w:r>
        <w:rPr>
          <w:sz w:val="18"/>
          <w:szCs w:val="18"/>
          <w:vertAlign w:val="superscript"/>
        </w:rPr>
        <w:t>Modified</w:t>
      </w:r>
    </w:p>
    <w:p w14:paraId="16B97394" w14:textId="77777777" w:rsidR="00A07AFD" w:rsidRDefault="00A07AFD" w:rsidP="00A07AFD">
      <w:pPr>
        <w:ind w:left="72"/>
        <w:rPr>
          <w:color w:val="000000"/>
          <w:sz w:val="18"/>
          <w:szCs w:val="18"/>
        </w:rPr>
      </w:pPr>
      <w:r>
        <w:rPr>
          <w:i/>
          <w:color w:val="000000"/>
          <w:sz w:val="18"/>
          <w:szCs w:val="18"/>
          <w:u w:val="single"/>
        </w:rPr>
        <w:t>Transmutation</w:t>
      </w:r>
    </w:p>
    <w:p w14:paraId="6393C443" w14:textId="77777777" w:rsidR="00A07AFD" w:rsidRDefault="00A07AFD" w:rsidP="00A07AFD">
      <w:pPr>
        <w:rPr>
          <w:color w:val="000000"/>
          <w:sz w:val="18"/>
          <w:szCs w:val="18"/>
        </w:rPr>
      </w:pPr>
      <w:r>
        <w:rPr>
          <w:color w:val="000000"/>
          <w:sz w:val="18"/>
          <w:szCs w:val="18"/>
        </w:rPr>
        <w:t>Etherealness</w:t>
      </w:r>
    </w:p>
    <w:p w14:paraId="36DD33D4" w14:textId="77777777" w:rsidR="00A07AFD" w:rsidRDefault="00A07AFD" w:rsidP="00A07AFD">
      <w:pPr>
        <w:rPr>
          <w:color w:val="000000"/>
          <w:sz w:val="18"/>
          <w:szCs w:val="18"/>
        </w:rPr>
      </w:pPr>
      <w:r>
        <w:rPr>
          <w:color w:val="000000"/>
          <w:sz w:val="18"/>
          <w:szCs w:val="18"/>
        </w:rPr>
        <w:t>Regenerate</w:t>
      </w:r>
    </w:p>
    <w:p w14:paraId="5F1A1EA9" w14:textId="77777777" w:rsidR="00A03650" w:rsidRPr="00134BC3" w:rsidRDefault="00A03650">
      <w:pPr>
        <w:contextualSpacing/>
        <w:rPr>
          <w:rFonts w:eastAsia="Times New Roman" w:cstheme="minorHAnsi"/>
          <w:color w:val="000000"/>
          <w:sz w:val="18"/>
          <w:szCs w:val="18"/>
        </w:rPr>
      </w:pPr>
    </w:p>
    <w:p w14:paraId="081720A6"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8 (8th level)</w:t>
      </w:r>
    </w:p>
    <w:p w14:paraId="7A4C3F51" w14:textId="77777777" w:rsidR="00A07AFD" w:rsidRDefault="00A07AFD" w:rsidP="00A07AFD">
      <w:pPr>
        <w:ind w:left="72"/>
        <w:rPr>
          <w:i/>
          <w:color w:val="000000"/>
          <w:sz w:val="18"/>
          <w:szCs w:val="18"/>
          <w:u w:val="single"/>
        </w:rPr>
      </w:pPr>
      <w:r>
        <w:rPr>
          <w:i/>
          <w:color w:val="000000"/>
          <w:sz w:val="18"/>
          <w:szCs w:val="18"/>
          <w:u w:val="single"/>
        </w:rPr>
        <w:t>Abjuration</w:t>
      </w:r>
    </w:p>
    <w:p w14:paraId="5A25FD69" w14:textId="77777777" w:rsidR="00A07AFD" w:rsidRDefault="00A07AFD" w:rsidP="00A07AFD">
      <w:pPr>
        <w:rPr>
          <w:sz w:val="18"/>
          <w:szCs w:val="18"/>
        </w:rPr>
      </w:pPr>
      <w:r>
        <w:rPr>
          <w:sz w:val="18"/>
          <w:szCs w:val="18"/>
        </w:rPr>
        <w:t>Antimagic Field</w:t>
      </w:r>
    </w:p>
    <w:p w14:paraId="7E779010" w14:textId="77777777" w:rsidR="00A07AFD" w:rsidRDefault="00A07AFD" w:rsidP="00A07AFD">
      <w:pPr>
        <w:rPr>
          <w:sz w:val="18"/>
          <w:szCs w:val="18"/>
        </w:rPr>
      </w:pPr>
      <w:r>
        <w:rPr>
          <w:sz w:val="18"/>
          <w:szCs w:val="18"/>
        </w:rPr>
        <w:t>Holy Aura</w:t>
      </w:r>
    </w:p>
    <w:p w14:paraId="4BDEBDBB" w14:textId="77777777" w:rsidR="00A07AFD" w:rsidRDefault="00A07AFD" w:rsidP="00A07AFD">
      <w:pPr>
        <w:rPr>
          <w:sz w:val="18"/>
          <w:szCs w:val="18"/>
        </w:rPr>
      </w:pPr>
      <w:r>
        <w:rPr>
          <w:sz w:val="18"/>
          <w:szCs w:val="18"/>
        </w:rPr>
        <w:t>Mind Blank</w:t>
      </w:r>
    </w:p>
    <w:p w14:paraId="3B219BF4" w14:textId="77777777" w:rsidR="00A07AFD" w:rsidRDefault="00A07AFD" w:rsidP="00A07AFD">
      <w:pPr>
        <w:ind w:left="72"/>
        <w:rPr>
          <w:i/>
          <w:color w:val="000000"/>
          <w:sz w:val="18"/>
          <w:szCs w:val="18"/>
          <w:u w:val="single"/>
        </w:rPr>
      </w:pPr>
      <w:r>
        <w:rPr>
          <w:i/>
          <w:color w:val="000000"/>
          <w:sz w:val="18"/>
          <w:szCs w:val="18"/>
          <w:u w:val="single"/>
        </w:rPr>
        <w:t>Enchantment</w:t>
      </w:r>
    </w:p>
    <w:p w14:paraId="1368C47F" w14:textId="77777777" w:rsidR="00A07AFD" w:rsidRDefault="00A07AFD" w:rsidP="00A07AFD">
      <w:pPr>
        <w:rPr>
          <w:i/>
          <w:sz w:val="18"/>
          <w:szCs w:val="18"/>
          <w:u w:val="single"/>
        </w:rPr>
      </w:pPr>
      <w:r>
        <w:rPr>
          <w:sz w:val="18"/>
          <w:szCs w:val="18"/>
        </w:rPr>
        <w:t>Feeblemind</w:t>
      </w:r>
    </w:p>
    <w:p w14:paraId="35470258" w14:textId="77777777" w:rsidR="00A07AFD" w:rsidRDefault="00A07AFD" w:rsidP="00A07AFD">
      <w:pPr>
        <w:ind w:left="72"/>
        <w:rPr>
          <w:i/>
          <w:color w:val="000000"/>
          <w:sz w:val="18"/>
          <w:szCs w:val="18"/>
          <w:u w:val="single"/>
        </w:rPr>
      </w:pPr>
      <w:r>
        <w:rPr>
          <w:i/>
          <w:color w:val="000000"/>
          <w:sz w:val="18"/>
          <w:szCs w:val="18"/>
          <w:u w:val="single"/>
        </w:rPr>
        <w:t>Evocation</w:t>
      </w:r>
    </w:p>
    <w:p w14:paraId="0031CB61" w14:textId="77777777" w:rsidR="00A07AFD" w:rsidRDefault="00A07AFD" w:rsidP="00A07AFD">
      <w:pPr>
        <w:rPr>
          <w:i/>
          <w:sz w:val="18"/>
          <w:szCs w:val="18"/>
          <w:u w:val="single"/>
        </w:rPr>
      </w:pPr>
      <w:r>
        <w:rPr>
          <w:sz w:val="18"/>
          <w:szCs w:val="18"/>
        </w:rPr>
        <w:t xml:space="preserve">Maddening Darkness </w:t>
      </w:r>
      <w:r>
        <w:rPr>
          <w:sz w:val="18"/>
          <w:szCs w:val="18"/>
          <w:vertAlign w:val="superscript"/>
        </w:rPr>
        <w:t>XGtE</w:t>
      </w:r>
    </w:p>
    <w:p w14:paraId="115400D0" w14:textId="77777777" w:rsidR="00A07AFD" w:rsidRDefault="00A07AFD" w:rsidP="00A07AFD">
      <w:pPr>
        <w:ind w:left="72"/>
        <w:rPr>
          <w:color w:val="000000"/>
          <w:sz w:val="18"/>
          <w:szCs w:val="18"/>
        </w:rPr>
      </w:pPr>
      <w:r>
        <w:rPr>
          <w:i/>
          <w:color w:val="000000"/>
          <w:sz w:val="18"/>
          <w:szCs w:val="18"/>
          <w:u w:val="single"/>
        </w:rPr>
        <w:t>Transmutation</w:t>
      </w:r>
    </w:p>
    <w:p w14:paraId="5EAFE45C" w14:textId="77777777" w:rsidR="00A07AFD" w:rsidRDefault="00A07AFD" w:rsidP="00A07AFD">
      <w:pPr>
        <w:rPr>
          <w:color w:val="000000"/>
          <w:sz w:val="18"/>
          <w:szCs w:val="18"/>
        </w:rPr>
      </w:pPr>
      <w:r>
        <w:rPr>
          <w:color w:val="000000"/>
          <w:sz w:val="18"/>
          <w:szCs w:val="18"/>
        </w:rPr>
        <w:t>Control Weather</w:t>
      </w:r>
    </w:p>
    <w:p w14:paraId="1CD8797E" w14:textId="77777777" w:rsidR="00A03650" w:rsidRPr="00134BC3" w:rsidRDefault="00A03650">
      <w:pPr>
        <w:contextualSpacing/>
        <w:rPr>
          <w:rFonts w:eastAsia="Times New Roman" w:cstheme="minorHAnsi"/>
          <w:color w:val="000000"/>
          <w:sz w:val="18"/>
          <w:szCs w:val="18"/>
        </w:rPr>
      </w:pPr>
    </w:p>
    <w:p w14:paraId="37B99B2F" w14:textId="77777777" w:rsidR="008F6ECD" w:rsidRPr="000D5DB5"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PRS 9 (9th level)</w:t>
      </w:r>
    </w:p>
    <w:p w14:paraId="66832DB1" w14:textId="77777777" w:rsidR="00A07AFD" w:rsidRDefault="00A07AFD" w:rsidP="00A07AFD">
      <w:pPr>
        <w:ind w:left="72"/>
        <w:rPr>
          <w:i/>
          <w:color w:val="000000"/>
          <w:sz w:val="18"/>
          <w:szCs w:val="18"/>
          <w:u w:val="single"/>
        </w:rPr>
      </w:pPr>
      <w:r>
        <w:rPr>
          <w:i/>
          <w:color w:val="000000"/>
          <w:sz w:val="18"/>
          <w:szCs w:val="18"/>
          <w:u w:val="single"/>
        </w:rPr>
        <w:t>Conjuration</w:t>
      </w:r>
    </w:p>
    <w:p w14:paraId="517CD46A" w14:textId="77777777" w:rsidR="00A07AFD" w:rsidRDefault="00A07AFD" w:rsidP="00A07AFD">
      <w:pPr>
        <w:rPr>
          <w:i/>
          <w:sz w:val="18"/>
          <w:szCs w:val="18"/>
          <w:u w:val="single"/>
        </w:rPr>
      </w:pPr>
      <w:r>
        <w:rPr>
          <w:sz w:val="18"/>
          <w:szCs w:val="18"/>
        </w:rPr>
        <w:t>Gate</w:t>
      </w:r>
    </w:p>
    <w:p w14:paraId="3CEDBCAD" w14:textId="77777777" w:rsidR="00A07AFD" w:rsidRDefault="00A07AFD" w:rsidP="00A07AFD">
      <w:pPr>
        <w:ind w:left="72"/>
        <w:rPr>
          <w:i/>
          <w:color w:val="000000"/>
          <w:sz w:val="18"/>
          <w:szCs w:val="18"/>
          <w:u w:val="single"/>
        </w:rPr>
      </w:pPr>
      <w:r>
        <w:rPr>
          <w:i/>
          <w:color w:val="000000"/>
          <w:sz w:val="18"/>
          <w:szCs w:val="18"/>
          <w:u w:val="single"/>
        </w:rPr>
        <w:t>Enchantment</w:t>
      </w:r>
    </w:p>
    <w:p w14:paraId="076C0E58" w14:textId="77777777" w:rsidR="00A07AFD" w:rsidRDefault="00A07AFD" w:rsidP="00A07AFD">
      <w:pPr>
        <w:rPr>
          <w:i/>
          <w:sz w:val="18"/>
          <w:szCs w:val="18"/>
          <w:u w:val="single"/>
        </w:rPr>
      </w:pPr>
      <w:r>
        <w:rPr>
          <w:sz w:val="18"/>
          <w:szCs w:val="18"/>
        </w:rPr>
        <w:t xml:space="preserve">Psychic Scream </w:t>
      </w:r>
      <w:r>
        <w:rPr>
          <w:sz w:val="18"/>
          <w:szCs w:val="18"/>
          <w:vertAlign w:val="superscript"/>
        </w:rPr>
        <w:t>XGtE</w:t>
      </w:r>
    </w:p>
    <w:p w14:paraId="576F031C" w14:textId="77777777" w:rsidR="00A07AFD" w:rsidRDefault="00A07AFD" w:rsidP="00A07AFD">
      <w:pPr>
        <w:ind w:left="72"/>
        <w:rPr>
          <w:i/>
          <w:color w:val="000000"/>
          <w:sz w:val="18"/>
          <w:szCs w:val="18"/>
          <w:u w:val="single"/>
        </w:rPr>
      </w:pPr>
      <w:r>
        <w:rPr>
          <w:i/>
          <w:color w:val="000000"/>
          <w:sz w:val="18"/>
          <w:szCs w:val="18"/>
          <w:u w:val="single"/>
        </w:rPr>
        <w:t>Evocation</w:t>
      </w:r>
    </w:p>
    <w:p w14:paraId="58D72B67" w14:textId="77777777" w:rsidR="00A07AFD" w:rsidRDefault="00A07AFD" w:rsidP="00A07AFD">
      <w:pPr>
        <w:rPr>
          <w:i/>
          <w:sz w:val="18"/>
          <w:szCs w:val="18"/>
          <w:u w:val="single"/>
        </w:rPr>
      </w:pPr>
      <w:r>
        <w:rPr>
          <w:sz w:val="18"/>
          <w:szCs w:val="18"/>
        </w:rPr>
        <w:t>Mass Heal</w:t>
      </w:r>
    </w:p>
    <w:p w14:paraId="51A8ED47" w14:textId="77777777" w:rsidR="00A07AFD" w:rsidRDefault="00A07AFD" w:rsidP="00A07AFD">
      <w:pPr>
        <w:ind w:left="72"/>
        <w:rPr>
          <w:i/>
          <w:color w:val="000000"/>
          <w:sz w:val="18"/>
          <w:szCs w:val="18"/>
          <w:u w:val="single"/>
        </w:rPr>
      </w:pPr>
      <w:r>
        <w:rPr>
          <w:i/>
          <w:color w:val="000000"/>
          <w:sz w:val="18"/>
          <w:szCs w:val="18"/>
          <w:u w:val="single"/>
        </w:rPr>
        <w:t>Necromancy</w:t>
      </w:r>
    </w:p>
    <w:p w14:paraId="58A394FB" w14:textId="77777777" w:rsidR="00A07AFD" w:rsidRDefault="00A07AFD" w:rsidP="00A07AFD">
      <w:pPr>
        <w:rPr>
          <w:i/>
          <w:sz w:val="18"/>
          <w:szCs w:val="18"/>
          <w:u w:val="single"/>
        </w:rPr>
      </w:pPr>
      <w:r>
        <w:rPr>
          <w:sz w:val="18"/>
          <w:szCs w:val="18"/>
        </w:rPr>
        <w:t>Astral Projection</w:t>
      </w:r>
    </w:p>
    <w:p w14:paraId="1697595F" w14:textId="77777777" w:rsidR="00A07AFD" w:rsidRPr="00134BC3" w:rsidRDefault="00A07AFD" w:rsidP="00A07AFD">
      <w:pPr>
        <w:contextualSpacing/>
        <w:rPr>
          <w:rFonts w:eastAsia="Times New Roman" w:cstheme="minorHAnsi"/>
          <w:sz w:val="18"/>
          <w:szCs w:val="18"/>
        </w:rPr>
      </w:pPr>
    </w:p>
    <w:p w14:paraId="474C5279" w14:textId="77777777" w:rsidR="00AB25EF" w:rsidRPr="00134BC3" w:rsidRDefault="00AB25EF">
      <w:pPr>
        <w:pStyle w:val="Heading3"/>
        <w:rPr>
          <w:sz w:val="18"/>
          <w:szCs w:val="18"/>
        </w:rPr>
      </w:pPr>
      <w:bookmarkStart w:id="4935" w:name="_Toc509138795"/>
      <w:bookmarkStart w:id="4936" w:name="_Toc54196505"/>
      <w:r w:rsidRPr="00134BC3">
        <w:rPr>
          <w:sz w:val="18"/>
          <w:szCs w:val="18"/>
        </w:rPr>
        <w:t>Shaman (SHM)</w:t>
      </w:r>
      <w:bookmarkEnd w:id="4935"/>
      <w:bookmarkEnd w:id="4936"/>
    </w:p>
    <w:p w14:paraId="5604D84D" w14:textId="77777777" w:rsidR="0032357D" w:rsidRPr="00134BC3" w:rsidRDefault="008F6ECD">
      <w:pPr>
        <w:contextualSpacing/>
        <w:rPr>
          <w:rFonts w:eastAsia="Times New Roman" w:cstheme="minorHAnsi"/>
          <w:b/>
          <w:bCs/>
          <w:color w:val="000000"/>
          <w:sz w:val="18"/>
          <w:szCs w:val="18"/>
        </w:rPr>
      </w:pPr>
      <w:r w:rsidRPr="000D5DB5">
        <w:rPr>
          <w:rFonts w:eastAsia="Times New Roman" w:cstheme="minorHAnsi"/>
          <w:b/>
          <w:bCs/>
          <w:color w:val="000000"/>
          <w:sz w:val="18"/>
          <w:szCs w:val="18"/>
        </w:rPr>
        <w:t xml:space="preserve">SHM </w:t>
      </w:r>
      <w:r w:rsidR="007D280E" w:rsidRPr="000D5DB5">
        <w:rPr>
          <w:rFonts w:eastAsia="Times New Roman" w:cstheme="minorHAnsi"/>
          <w:b/>
          <w:bCs/>
          <w:color w:val="000000"/>
          <w:sz w:val="18"/>
          <w:szCs w:val="18"/>
        </w:rPr>
        <w:t xml:space="preserve">0 </w:t>
      </w:r>
      <w:r w:rsidR="0032357D" w:rsidRPr="00134BC3">
        <w:rPr>
          <w:rFonts w:eastAsia="Times New Roman" w:cstheme="minorHAnsi"/>
          <w:b/>
          <w:bCs/>
          <w:color w:val="000000"/>
          <w:sz w:val="18"/>
          <w:szCs w:val="18"/>
        </w:rPr>
        <w:t>Cantrip</w:t>
      </w:r>
      <w:r w:rsidRPr="000D5DB5">
        <w:rPr>
          <w:rFonts w:eastAsia="Times New Roman" w:cstheme="minorHAnsi"/>
          <w:b/>
          <w:bCs/>
          <w:color w:val="000000"/>
          <w:sz w:val="18"/>
          <w:szCs w:val="18"/>
        </w:rPr>
        <w:t>s</w:t>
      </w:r>
      <w:r w:rsidR="0032357D" w:rsidRPr="00134BC3">
        <w:rPr>
          <w:rFonts w:eastAsia="Times New Roman" w:cstheme="minorHAnsi"/>
          <w:b/>
          <w:bCs/>
          <w:color w:val="000000"/>
          <w:sz w:val="18"/>
          <w:szCs w:val="18"/>
        </w:rPr>
        <w:t xml:space="preserve"> (0 level)</w:t>
      </w:r>
    </w:p>
    <w:p w14:paraId="12EAF4D7" w14:textId="77777777" w:rsidR="00A07AFD" w:rsidRDefault="00A07AFD" w:rsidP="00A07AFD">
      <w:pPr>
        <w:ind w:left="72"/>
        <w:rPr>
          <w:i/>
          <w:color w:val="000000"/>
          <w:sz w:val="18"/>
          <w:szCs w:val="18"/>
          <w:u w:val="single"/>
        </w:rPr>
      </w:pPr>
      <w:r>
        <w:rPr>
          <w:i/>
          <w:color w:val="000000"/>
          <w:sz w:val="18"/>
          <w:szCs w:val="18"/>
          <w:u w:val="single"/>
        </w:rPr>
        <w:t>Abjuration</w:t>
      </w:r>
    </w:p>
    <w:p w14:paraId="5ABFA10A" w14:textId="77777777" w:rsidR="00A07AFD" w:rsidRDefault="00A07AFD" w:rsidP="00A07AFD">
      <w:pPr>
        <w:rPr>
          <w:sz w:val="18"/>
          <w:szCs w:val="18"/>
        </w:rPr>
      </w:pPr>
      <w:r>
        <w:rPr>
          <w:sz w:val="18"/>
          <w:szCs w:val="18"/>
        </w:rPr>
        <w:t>Blade Ward</w:t>
      </w:r>
    </w:p>
    <w:p w14:paraId="0491DAAC" w14:textId="77777777" w:rsidR="00A07AFD" w:rsidRDefault="00A07AFD" w:rsidP="00A07AFD">
      <w:pPr>
        <w:rPr>
          <w:sz w:val="18"/>
          <w:szCs w:val="18"/>
        </w:rPr>
      </w:pPr>
      <w:r>
        <w:rPr>
          <w:sz w:val="18"/>
          <w:szCs w:val="18"/>
        </w:rPr>
        <w:t>Resistance</w:t>
      </w:r>
    </w:p>
    <w:p w14:paraId="6A7EAA62" w14:textId="77777777" w:rsidR="00A07AFD" w:rsidRDefault="00A07AFD" w:rsidP="00A07AFD">
      <w:pPr>
        <w:ind w:left="72"/>
        <w:rPr>
          <w:i/>
          <w:sz w:val="18"/>
          <w:szCs w:val="18"/>
          <w:u w:val="single"/>
        </w:rPr>
      </w:pPr>
      <w:r>
        <w:rPr>
          <w:i/>
          <w:color w:val="000000"/>
          <w:sz w:val="18"/>
          <w:szCs w:val="18"/>
          <w:u w:val="single"/>
        </w:rPr>
        <w:t>Conjuration</w:t>
      </w:r>
    </w:p>
    <w:p w14:paraId="185B70C2" w14:textId="77777777" w:rsidR="00A07AFD" w:rsidRDefault="00A07AFD" w:rsidP="00A07AFD">
      <w:pPr>
        <w:rPr>
          <w:i/>
          <w:sz w:val="18"/>
          <w:szCs w:val="18"/>
          <w:u w:val="single"/>
        </w:rPr>
      </w:pPr>
      <w:r>
        <w:rPr>
          <w:sz w:val="18"/>
          <w:szCs w:val="18"/>
        </w:rPr>
        <w:t xml:space="preserve">Create Bonfire </w:t>
      </w:r>
      <w:r>
        <w:rPr>
          <w:sz w:val="18"/>
          <w:szCs w:val="18"/>
          <w:vertAlign w:val="superscript"/>
        </w:rPr>
        <w:t>EE</w:t>
      </w:r>
    </w:p>
    <w:p w14:paraId="07017F52" w14:textId="77777777" w:rsidR="00A07AFD" w:rsidRDefault="00A07AFD" w:rsidP="00A07AFD">
      <w:pPr>
        <w:rPr>
          <w:i/>
          <w:sz w:val="18"/>
          <w:szCs w:val="18"/>
          <w:u w:val="single"/>
        </w:rPr>
      </w:pPr>
      <w:r>
        <w:rPr>
          <w:sz w:val="18"/>
          <w:szCs w:val="18"/>
        </w:rPr>
        <w:t>Produce Flame</w:t>
      </w:r>
    </w:p>
    <w:p w14:paraId="5F7E3325" w14:textId="77777777" w:rsidR="00A07AFD" w:rsidRDefault="00A07AFD" w:rsidP="00A07AFD">
      <w:pPr>
        <w:ind w:left="72"/>
        <w:rPr>
          <w:i/>
          <w:color w:val="000000"/>
          <w:sz w:val="18"/>
          <w:szCs w:val="18"/>
          <w:u w:val="single"/>
        </w:rPr>
      </w:pPr>
      <w:r>
        <w:rPr>
          <w:i/>
          <w:color w:val="000000"/>
          <w:sz w:val="18"/>
          <w:szCs w:val="18"/>
          <w:u w:val="single"/>
        </w:rPr>
        <w:lastRenderedPageBreak/>
        <w:t>Divination</w:t>
      </w:r>
    </w:p>
    <w:p w14:paraId="077D01CA" w14:textId="77777777" w:rsidR="00A07AFD" w:rsidRDefault="00A07AFD" w:rsidP="00A07AFD">
      <w:pPr>
        <w:rPr>
          <w:sz w:val="18"/>
          <w:szCs w:val="18"/>
        </w:rPr>
      </w:pPr>
      <w:r>
        <w:rPr>
          <w:sz w:val="18"/>
          <w:szCs w:val="18"/>
        </w:rPr>
        <w:t>Guidance</w:t>
      </w:r>
    </w:p>
    <w:p w14:paraId="61BA52B6" w14:textId="77777777" w:rsidR="00A07AFD" w:rsidRDefault="00A07AFD" w:rsidP="00A07AFD">
      <w:pPr>
        <w:rPr>
          <w:i/>
          <w:color w:val="000000"/>
          <w:sz w:val="18"/>
          <w:szCs w:val="18"/>
          <w:u w:val="single"/>
        </w:rPr>
      </w:pPr>
      <w:r>
        <w:rPr>
          <w:sz w:val="18"/>
          <w:szCs w:val="18"/>
        </w:rPr>
        <w:t>True Strike</w:t>
      </w:r>
    </w:p>
    <w:p w14:paraId="4403F007" w14:textId="77777777" w:rsidR="00A07AFD" w:rsidRDefault="00A07AFD" w:rsidP="00A07AFD">
      <w:pPr>
        <w:ind w:left="72"/>
        <w:rPr>
          <w:i/>
          <w:color w:val="000000"/>
          <w:sz w:val="18"/>
          <w:szCs w:val="18"/>
          <w:u w:val="single"/>
        </w:rPr>
      </w:pPr>
      <w:r>
        <w:rPr>
          <w:i/>
          <w:color w:val="000000"/>
          <w:sz w:val="18"/>
          <w:szCs w:val="18"/>
          <w:u w:val="single"/>
        </w:rPr>
        <w:t>Evocation</w:t>
      </w:r>
    </w:p>
    <w:p w14:paraId="661C0333" w14:textId="77777777" w:rsidR="00A07AFD" w:rsidRDefault="00A07AFD" w:rsidP="00A07AFD">
      <w:pPr>
        <w:rPr>
          <w:sz w:val="18"/>
          <w:szCs w:val="18"/>
        </w:rPr>
      </w:pPr>
      <w:r>
        <w:rPr>
          <w:sz w:val="18"/>
          <w:szCs w:val="18"/>
        </w:rPr>
        <w:t xml:space="preserve">Fire Bolt </w:t>
      </w:r>
      <w:r>
        <w:rPr>
          <w:sz w:val="18"/>
          <w:szCs w:val="18"/>
        </w:rPr>
        <w:br/>
        <w:t xml:space="preserve">Frostbite </w:t>
      </w:r>
      <w:r>
        <w:rPr>
          <w:sz w:val="18"/>
          <w:szCs w:val="18"/>
          <w:vertAlign w:val="superscript"/>
        </w:rPr>
        <w:t>EE</w:t>
      </w:r>
    </w:p>
    <w:p w14:paraId="5BB3A061" w14:textId="77777777" w:rsidR="00A07AFD" w:rsidRDefault="00A07AFD" w:rsidP="00A07AFD">
      <w:pPr>
        <w:rPr>
          <w:sz w:val="18"/>
          <w:szCs w:val="18"/>
        </w:rPr>
      </w:pPr>
      <w:r>
        <w:rPr>
          <w:sz w:val="18"/>
          <w:szCs w:val="18"/>
        </w:rPr>
        <w:t>Frost Bolt</w:t>
      </w:r>
    </w:p>
    <w:p w14:paraId="151C95D0" w14:textId="77777777" w:rsidR="00A07AFD" w:rsidRDefault="00A07AFD" w:rsidP="00A07AFD">
      <w:pPr>
        <w:rPr>
          <w:sz w:val="18"/>
          <w:szCs w:val="18"/>
        </w:rPr>
      </w:pPr>
      <w:r>
        <w:rPr>
          <w:sz w:val="18"/>
          <w:szCs w:val="18"/>
        </w:rPr>
        <w:t xml:space="preserve">Invoke Elements </w:t>
      </w:r>
      <w:r>
        <w:rPr>
          <w:sz w:val="18"/>
          <w:szCs w:val="18"/>
          <w:vertAlign w:val="superscript"/>
        </w:rPr>
        <w:t>WoW5eRPG</w:t>
      </w:r>
    </w:p>
    <w:p w14:paraId="04AC079C" w14:textId="77777777" w:rsidR="00A07AFD" w:rsidRDefault="00A07AFD" w:rsidP="00A07AFD">
      <w:pPr>
        <w:rPr>
          <w:sz w:val="18"/>
          <w:szCs w:val="18"/>
        </w:rPr>
      </w:pPr>
      <w:r>
        <w:rPr>
          <w:sz w:val="18"/>
          <w:szCs w:val="18"/>
        </w:rPr>
        <w:t>Light</w:t>
      </w:r>
    </w:p>
    <w:p w14:paraId="56ACA43E" w14:textId="77777777" w:rsidR="00A07AFD" w:rsidRDefault="00A07AFD" w:rsidP="00A07AFD">
      <w:pPr>
        <w:rPr>
          <w:sz w:val="18"/>
          <w:szCs w:val="18"/>
        </w:rPr>
      </w:pPr>
      <w:r>
        <w:rPr>
          <w:sz w:val="18"/>
          <w:szCs w:val="18"/>
        </w:rPr>
        <w:t xml:space="preserve">Shocking Bolt </w:t>
      </w:r>
      <w:r>
        <w:rPr>
          <w:sz w:val="18"/>
          <w:szCs w:val="18"/>
          <w:vertAlign w:val="superscript"/>
        </w:rPr>
        <w:t>WoW5eRPG</w:t>
      </w:r>
    </w:p>
    <w:p w14:paraId="3825BDAF" w14:textId="77777777" w:rsidR="00A07AFD" w:rsidRDefault="00A07AFD" w:rsidP="00A07AFD">
      <w:pPr>
        <w:rPr>
          <w:sz w:val="18"/>
          <w:szCs w:val="18"/>
        </w:rPr>
      </w:pPr>
      <w:r>
        <w:rPr>
          <w:sz w:val="18"/>
          <w:szCs w:val="18"/>
        </w:rPr>
        <w:t>Shocking Grasp</w:t>
      </w:r>
    </w:p>
    <w:p w14:paraId="1AEAB047" w14:textId="77777777" w:rsidR="00A07AFD" w:rsidRDefault="00A07AFD" w:rsidP="00A07AFD">
      <w:pPr>
        <w:rPr>
          <w:i/>
          <w:color w:val="000000"/>
          <w:sz w:val="18"/>
          <w:szCs w:val="18"/>
          <w:u w:val="single"/>
        </w:rPr>
      </w:pPr>
      <w:r>
        <w:rPr>
          <w:sz w:val="18"/>
          <w:szCs w:val="18"/>
        </w:rPr>
        <w:t xml:space="preserve">Thunderclap </w:t>
      </w:r>
      <w:r>
        <w:rPr>
          <w:sz w:val="18"/>
          <w:szCs w:val="18"/>
          <w:vertAlign w:val="superscript"/>
        </w:rPr>
        <w:t>EE</w:t>
      </w:r>
    </w:p>
    <w:p w14:paraId="38795522" w14:textId="77777777" w:rsidR="00A07AFD" w:rsidRDefault="00A07AFD" w:rsidP="00A07AFD">
      <w:pPr>
        <w:ind w:left="72"/>
        <w:rPr>
          <w:i/>
          <w:color w:val="000000"/>
          <w:sz w:val="18"/>
          <w:szCs w:val="18"/>
          <w:u w:val="single"/>
        </w:rPr>
      </w:pPr>
      <w:r>
        <w:rPr>
          <w:i/>
          <w:color w:val="000000"/>
          <w:sz w:val="18"/>
          <w:szCs w:val="18"/>
          <w:u w:val="single"/>
        </w:rPr>
        <w:t>Transmutation</w:t>
      </w:r>
    </w:p>
    <w:p w14:paraId="21C3BBD1" w14:textId="77777777" w:rsidR="00A07AFD" w:rsidRDefault="00A07AFD" w:rsidP="00A07AFD">
      <w:pPr>
        <w:rPr>
          <w:color w:val="000000"/>
          <w:sz w:val="18"/>
          <w:szCs w:val="18"/>
        </w:rPr>
      </w:pPr>
      <w:r>
        <w:rPr>
          <w:sz w:val="18"/>
          <w:szCs w:val="18"/>
        </w:rPr>
        <w:t xml:space="preserve">Control Flames </w:t>
      </w:r>
      <w:r>
        <w:rPr>
          <w:sz w:val="18"/>
          <w:szCs w:val="18"/>
          <w:vertAlign w:val="superscript"/>
        </w:rPr>
        <w:t>EE</w:t>
      </w:r>
    </w:p>
    <w:p w14:paraId="6D08F8D2" w14:textId="77777777" w:rsidR="00A07AFD" w:rsidRDefault="00A07AFD" w:rsidP="00A07AFD">
      <w:pPr>
        <w:rPr>
          <w:sz w:val="18"/>
          <w:szCs w:val="18"/>
        </w:rPr>
      </w:pPr>
      <w:r>
        <w:rPr>
          <w:sz w:val="18"/>
          <w:szCs w:val="18"/>
        </w:rPr>
        <w:t xml:space="preserve">Magic Stone </w:t>
      </w:r>
      <w:r>
        <w:rPr>
          <w:sz w:val="18"/>
          <w:szCs w:val="18"/>
          <w:vertAlign w:val="superscript"/>
        </w:rPr>
        <w:t>EE</w:t>
      </w:r>
    </w:p>
    <w:p w14:paraId="0C3E7D77" w14:textId="77777777" w:rsidR="00A07AFD" w:rsidRDefault="00A07AFD" w:rsidP="00A07AFD">
      <w:pPr>
        <w:rPr>
          <w:sz w:val="18"/>
          <w:szCs w:val="18"/>
        </w:rPr>
      </w:pPr>
      <w:r>
        <w:rPr>
          <w:sz w:val="18"/>
          <w:szCs w:val="18"/>
        </w:rPr>
        <w:t xml:space="preserve">Mending </w:t>
      </w:r>
    </w:p>
    <w:p w14:paraId="545FE45E" w14:textId="77777777" w:rsidR="00A07AFD" w:rsidRDefault="00A07AFD" w:rsidP="00A07AFD">
      <w:pPr>
        <w:rPr>
          <w:sz w:val="18"/>
          <w:szCs w:val="18"/>
        </w:rPr>
      </w:pPr>
      <w:r>
        <w:rPr>
          <w:sz w:val="18"/>
          <w:szCs w:val="18"/>
        </w:rPr>
        <w:t>Message</w:t>
      </w:r>
    </w:p>
    <w:p w14:paraId="7DC8D571" w14:textId="77777777" w:rsidR="00A07AFD" w:rsidRDefault="00A07AFD" w:rsidP="00A07AFD">
      <w:pPr>
        <w:rPr>
          <w:color w:val="000000"/>
          <w:sz w:val="18"/>
          <w:szCs w:val="18"/>
        </w:rPr>
      </w:pPr>
      <w:r>
        <w:rPr>
          <w:sz w:val="18"/>
          <w:szCs w:val="18"/>
        </w:rPr>
        <w:t xml:space="preserve">Mold Earth </w:t>
      </w:r>
      <w:r>
        <w:rPr>
          <w:sz w:val="18"/>
          <w:szCs w:val="18"/>
          <w:vertAlign w:val="superscript"/>
        </w:rPr>
        <w:t>EE</w:t>
      </w:r>
    </w:p>
    <w:p w14:paraId="1CB15474" w14:textId="77777777" w:rsidR="00A07AFD" w:rsidRDefault="00A07AFD" w:rsidP="00A07AFD">
      <w:pPr>
        <w:rPr>
          <w:sz w:val="18"/>
          <w:szCs w:val="18"/>
        </w:rPr>
      </w:pPr>
      <w:r>
        <w:rPr>
          <w:sz w:val="18"/>
          <w:szCs w:val="18"/>
        </w:rPr>
        <w:t xml:space="preserve">Shape Water </w:t>
      </w:r>
      <w:r>
        <w:rPr>
          <w:sz w:val="18"/>
          <w:szCs w:val="18"/>
          <w:vertAlign w:val="superscript"/>
        </w:rPr>
        <w:t>EE</w:t>
      </w:r>
    </w:p>
    <w:p w14:paraId="5A01981E" w14:textId="77777777" w:rsidR="00E733DF" w:rsidRPr="00134BC3" w:rsidRDefault="00E733DF">
      <w:pPr>
        <w:contextualSpacing/>
        <w:rPr>
          <w:rFonts w:eastAsia="Times New Roman" w:cstheme="minorHAnsi"/>
          <w:b/>
          <w:bCs/>
          <w:color w:val="000000"/>
          <w:sz w:val="18"/>
          <w:szCs w:val="18"/>
        </w:rPr>
      </w:pPr>
    </w:p>
    <w:p w14:paraId="0A3596A9" w14:textId="77777777" w:rsidR="007D280E" w:rsidRPr="000D5DB5"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1 (1st level)</w:t>
      </w:r>
    </w:p>
    <w:p w14:paraId="44E18A1E" w14:textId="77777777" w:rsidR="00A07AFD" w:rsidRDefault="00A07AFD" w:rsidP="00A07AFD">
      <w:pPr>
        <w:ind w:left="72"/>
        <w:rPr>
          <w:i/>
          <w:color w:val="000000"/>
          <w:sz w:val="18"/>
          <w:szCs w:val="18"/>
          <w:u w:val="single"/>
        </w:rPr>
      </w:pPr>
      <w:r>
        <w:rPr>
          <w:i/>
          <w:color w:val="000000"/>
          <w:sz w:val="18"/>
          <w:szCs w:val="18"/>
          <w:u w:val="single"/>
        </w:rPr>
        <w:t>Abjuration</w:t>
      </w:r>
    </w:p>
    <w:p w14:paraId="1B7C67A2" w14:textId="77777777" w:rsidR="00A07AFD" w:rsidRDefault="00A07AFD" w:rsidP="00A07AFD">
      <w:pPr>
        <w:rPr>
          <w:sz w:val="18"/>
          <w:szCs w:val="18"/>
          <w:vertAlign w:val="superscript"/>
        </w:rPr>
      </w:pPr>
      <w:r>
        <w:rPr>
          <w:sz w:val="18"/>
          <w:szCs w:val="18"/>
        </w:rPr>
        <w:t xml:space="preserve">Absorb Elements </w:t>
      </w:r>
      <w:r>
        <w:rPr>
          <w:sz w:val="18"/>
          <w:szCs w:val="18"/>
          <w:vertAlign w:val="superscript"/>
        </w:rPr>
        <w:t>EE</w:t>
      </w:r>
    </w:p>
    <w:p w14:paraId="0EA07750" w14:textId="77777777" w:rsidR="00A07AFD" w:rsidRDefault="00A07AFD" w:rsidP="00A07AFD">
      <w:pPr>
        <w:rPr>
          <w:sz w:val="18"/>
          <w:szCs w:val="18"/>
          <w:vertAlign w:val="superscript"/>
        </w:rPr>
      </w:pPr>
      <w:r>
        <w:rPr>
          <w:sz w:val="18"/>
          <w:szCs w:val="18"/>
        </w:rPr>
        <w:t xml:space="preserve">Bind </w:t>
      </w:r>
      <w:r>
        <w:rPr>
          <w:sz w:val="18"/>
          <w:szCs w:val="18"/>
          <w:vertAlign w:val="superscript"/>
        </w:rPr>
        <w:t>WoW5eRPG</w:t>
      </w:r>
    </w:p>
    <w:p w14:paraId="3D0DFA26" w14:textId="77777777" w:rsidR="00A07AFD" w:rsidRDefault="00A07AFD" w:rsidP="007F5C70">
      <w:pPr>
        <w:rPr>
          <w:i/>
          <w:sz w:val="18"/>
          <w:szCs w:val="18"/>
        </w:rPr>
      </w:pPr>
      <w:r>
        <w:rPr>
          <w:sz w:val="18"/>
          <w:szCs w:val="18"/>
        </w:rPr>
        <w:t xml:space="preserve">Elemental </w:t>
      </w:r>
      <w:r w:rsidR="007F5C70">
        <w:rPr>
          <w:sz w:val="18"/>
          <w:szCs w:val="18"/>
        </w:rPr>
        <w:t xml:space="preserve">Armor </w:t>
      </w:r>
      <w:r w:rsidR="007F5C70">
        <w:rPr>
          <w:sz w:val="18"/>
          <w:szCs w:val="18"/>
          <w:vertAlign w:val="superscript"/>
        </w:rPr>
        <w:t>WoW5eRPG</w:t>
      </w:r>
      <w:r>
        <w:rPr>
          <w:i/>
          <w:sz w:val="18"/>
          <w:szCs w:val="18"/>
        </w:rPr>
        <w:t xml:space="preserve"> </w:t>
      </w:r>
    </w:p>
    <w:p w14:paraId="5C426596" w14:textId="77777777" w:rsidR="00A07AFD" w:rsidRDefault="00A07AFD" w:rsidP="00A07AFD">
      <w:pPr>
        <w:rPr>
          <w:sz w:val="18"/>
          <w:szCs w:val="18"/>
        </w:rPr>
      </w:pPr>
      <w:r>
        <w:rPr>
          <w:sz w:val="18"/>
          <w:szCs w:val="18"/>
        </w:rPr>
        <w:t xml:space="preserve">Fear Ward </w:t>
      </w:r>
      <w:r>
        <w:rPr>
          <w:sz w:val="18"/>
          <w:szCs w:val="18"/>
          <w:vertAlign w:val="superscript"/>
        </w:rPr>
        <w:t>WoW5eRPG</w:t>
      </w:r>
    </w:p>
    <w:p w14:paraId="7A4006E7" w14:textId="77777777" w:rsidR="00A07AFD" w:rsidRDefault="00A07AFD" w:rsidP="00A07AFD">
      <w:pPr>
        <w:rPr>
          <w:i/>
          <w:sz w:val="18"/>
          <w:szCs w:val="18"/>
        </w:rPr>
      </w:pPr>
      <w:r>
        <w:rPr>
          <w:sz w:val="18"/>
          <w:szCs w:val="18"/>
        </w:rPr>
        <w:t>Sanctuary</w:t>
      </w:r>
    </w:p>
    <w:p w14:paraId="0555BCD7" w14:textId="77777777" w:rsidR="00A07AFD" w:rsidRDefault="00A07AFD" w:rsidP="00A07AFD">
      <w:pPr>
        <w:ind w:left="72"/>
        <w:rPr>
          <w:i/>
          <w:color w:val="000000"/>
          <w:sz w:val="18"/>
          <w:szCs w:val="18"/>
          <w:u w:val="single"/>
        </w:rPr>
      </w:pPr>
      <w:r>
        <w:rPr>
          <w:i/>
          <w:color w:val="000000"/>
          <w:sz w:val="18"/>
          <w:szCs w:val="18"/>
          <w:u w:val="single"/>
        </w:rPr>
        <w:t>Conjuration</w:t>
      </w:r>
    </w:p>
    <w:p w14:paraId="453A2D64" w14:textId="77777777" w:rsidR="00A07AFD" w:rsidRDefault="00A07AFD" w:rsidP="00A07AFD">
      <w:pPr>
        <w:rPr>
          <w:sz w:val="18"/>
          <w:szCs w:val="18"/>
          <w:vertAlign w:val="superscript"/>
        </w:rPr>
      </w:pPr>
      <w:r>
        <w:rPr>
          <w:sz w:val="18"/>
          <w:szCs w:val="18"/>
        </w:rPr>
        <w:t xml:space="preserve">Conjure </w:t>
      </w:r>
      <w:r>
        <w:rPr>
          <w:sz w:val="18"/>
          <w:szCs w:val="18"/>
          <w:vertAlign w:val="superscript"/>
        </w:rPr>
        <w:t>Modified</w:t>
      </w:r>
    </w:p>
    <w:p w14:paraId="63EC3263" w14:textId="77777777" w:rsidR="00A07AFD" w:rsidRDefault="00A07AFD" w:rsidP="00A07AFD">
      <w:pPr>
        <w:rPr>
          <w:sz w:val="18"/>
          <w:szCs w:val="18"/>
          <w:vertAlign w:val="superscript"/>
        </w:rPr>
      </w:pPr>
      <w:r>
        <w:rPr>
          <w:sz w:val="18"/>
          <w:szCs w:val="18"/>
        </w:rPr>
        <w:t xml:space="preserve">Conjure Strike </w:t>
      </w:r>
      <w:r>
        <w:rPr>
          <w:sz w:val="18"/>
          <w:szCs w:val="18"/>
          <w:vertAlign w:val="superscript"/>
        </w:rPr>
        <w:t>WoW5eRPG</w:t>
      </w:r>
    </w:p>
    <w:p w14:paraId="7755F0BB" w14:textId="77777777" w:rsidR="00A07AFD" w:rsidRDefault="00A07AFD" w:rsidP="00A07AFD">
      <w:pPr>
        <w:rPr>
          <w:sz w:val="18"/>
          <w:szCs w:val="18"/>
        </w:rPr>
      </w:pPr>
      <w:r>
        <w:rPr>
          <w:sz w:val="18"/>
          <w:szCs w:val="18"/>
        </w:rPr>
        <w:t>Entangle</w:t>
      </w:r>
    </w:p>
    <w:p w14:paraId="37011DEF" w14:textId="77777777" w:rsidR="00A07AFD" w:rsidRDefault="00A07AFD" w:rsidP="00A07AFD">
      <w:pPr>
        <w:rPr>
          <w:sz w:val="18"/>
          <w:szCs w:val="18"/>
        </w:rPr>
      </w:pPr>
      <w:r>
        <w:rPr>
          <w:sz w:val="18"/>
          <w:szCs w:val="18"/>
        </w:rPr>
        <w:t>Fog Cloud</w:t>
      </w:r>
    </w:p>
    <w:p w14:paraId="40E63829" w14:textId="77777777" w:rsidR="00A07AFD" w:rsidRDefault="00A07AFD" w:rsidP="00A07AFD">
      <w:pPr>
        <w:rPr>
          <w:sz w:val="18"/>
          <w:szCs w:val="18"/>
          <w:vertAlign w:val="superscript"/>
        </w:rPr>
      </w:pPr>
      <w:r>
        <w:rPr>
          <w:sz w:val="18"/>
          <w:szCs w:val="18"/>
        </w:rPr>
        <w:t xml:space="preserve">Ice Knife </w:t>
      </w:r>
      <w:r>
        <w:rPr>
          <w:sz w:val="18"/>
          <w:szCs w:val="18"/>
          <w:vertAlign w:val="superscript"/>
        </w:rPr>
        <w:t>EE</w:t>
      </w:r>
    </w:p>
    <w:p w14:paraId="5B054AAB" w14:textId="77777777" w:rsidR="00A07AFD" w:rsidRDefault="00A07AFD" w:rsidP="00A07AFD">
      <w:pPr>
        <w:rPr>
          <w:sz w:val="18"/>
          <w:szCs w:val="18"/>
          <w:vertAlign w:val="superscript"/>
        </w:rPr>
      </w:pPr>
      <w:r>
        <w:rPr>
          <w:sz w:val="18"/>
          <w:szCs w:val="18"/>
        </w:rPr>
        <w:t xml:space="preserve">Stasis Trap </w:t>
      </w:r>
      <w:r>
        <w:rPr>
          <w:sz w:val="18"/>
          <w:szCs w:val="18"/>
          <w:vertAlign w:val="superscript"/>
        </w:rPr>
        <w:t>WoW5eRPG</w:t>
      </w:r>
    </w:p>
    <w:p w14:paraId="750E70CA" w14:textId="77777777" w:rsidR="00A07AFD" w:rsidRDefault="00A07AFD" w:rsidP="00A07AFD">
      <w:pPr>
        <w:ind w:left="72"/>
        <w:rPr>
          <w:i/>
          <w:color w:val="000000"/>
          <w:sz w:val="18"/>
          <w:szCs w:val="18"/>
          <w:u w:val="single"/>
        </w:rPr>
      </w:pPr>
      <w:r>
        <w:rPr>
          <w:i/>
          <w:color w:val="000000"/>
          <w:sz w:val="18"/>
          <w:szCs w:val="18"/>
          <w:u w:val="single"/>
        </w:rPr>
        <w:t>Divination</w:t>
      </w:r>
    </w:p>
    <w:p w14:paraId="4609DA16" w14:textId="77777777" w:rsidR="00A07AFD" w:rsidRDefault="00A07AFD" w:rsidP="00A07AFD">
      <w:pPr>
        <w:rPr>
          <w:sz w:val="18"/>
          <w:szCs w:val="18"/>
        </w:rPr>
      </w:pPr>
      <w:r>
        <w:rPr>
          <w:sz w:val="18"/>
          <w:szCs w:val="18"/>
        </w:rPr>
        <w:t>Detect Magic</w:t>
      </w:r>
    </w:p>
    <w:p w14:paraId="03005CA1" w14:textId="77777777" w:rsidR="00A07AFD" w:rsidRDefault="00A07AFD" w:rsidP="00A07AFD">
      <w:pPr>
        <w:rPr>
          <w:sz w:val="18"/>
          <w:szCs w:val="18"/>
        </w:rPr>
      </w:pPr>
      <w:r>
        <w:rPr>
          <w:sz w:val="18"/>
          <w:szCs w:val="18"/>
        </w:rPr>
        <w:t>Detect Poison and Disease</w:t>
      </w:r>
    </w:p>
    <w:p w14:paraId="3FEE4FC6" w14:textId="77777777" w:rsidR="00A07AFD" w:rsidRDefault="00A07AFD" w:rsidP="00A07AFD">
      <w:pPr>
        <w:rPr>
          <w:sz w:val="18"/>
          <w:szCs w:val="18"/>
        </w:rPr>
      </w:pPr>
      <w:r>
        <w:rPr>
          <w:sz w:val="18"/>
          <w:szCs w:val="18"/>
        </w:rPr>
        <w:t>Speak with Animals</w:t>
      </w:r>
    </w:p>
    <w:p w14:paraId="34773D1E" w14:textId="77777777" w:rsidR="00A07AFD" w:rsidRDefault="00A07AFD" w:rsidP="00A07AFD">
      <w:pPr>
        <w:ind w:left="72"/>
        <w:rPr>
          <w:i/>
          <w:color w:val="000000"/>
          <w:sz w:val="18"/>
          <w:szCs w:val="18"/>
          <w:u w:val="single"/>
        </w:rPr>
      </w:pPr>
      <w:r>
        <w:rPr>
          <w:i/>
          <w:color w:val="000000"/>
          <w:sz w:val="18"/>
          <w:szCs w:val="18"/>
          <w:u w:val="single"/>
        </w:rPr>
        <w:t>Enchantment</w:t>
      </w:r>
    </w:p>
    <w:p w14:paraId="5D707EBD" w14:textId="77777777" w:rsidR="00A07AFD" w:rsidRDefault="00A07AFD" w:rsidP="00A07AFD">
      <w:pPr>
        <w:rPr>
          <w:i/>
          <w:sz w:val="18"/>
          <w:szCs w:val="18"/>
        </w:rPr>
      </w:pPr>
      <w:r>
        <w:rPr>
          <w:sz w:val="18"/>
          <w:szCs w:val="18"/>
        </w:rPr>
        <w:t xml:space="preserve">Animal Friendship – </w:t>
      </w:r>
      <w:r>
        <w:rPr>
          <w:i/>
          <w:sz w:val="18"/>
          <w:szCs w:val="18"/>
        </w:rPr>
        <w:t>Bestial Grace</w:t>
      </w:r>
    </w:p>
    <w:p w14:paraId="3FBB0681" w14:textId="77777777" w:rsidR="00A07AFD" w:rsidRDefault="00A07AFD" w:rsidP="00A07AFD">
      <w:pPr>
        <w:rPr>
          <w:sz w:val="18"/>
          <w:szCs w:val="18"/>
        </w:rPr>
      </w:pPr>
      <w:r>
        <w:rPr>
          <w:sz w:val="18"/>
          <w:szCs w:val="18"/>
        </w:rPr>
        <w:t xml:space="preserve">Charm </w:t>
      </w:r>
      <w:r>
        <w:rPr>
          <w:sz w:val="18"/>
          <w:szCs w:val="18"/>
          <w:vertAlign w:val="superscript"/>
        </w:rPr>
        <w:t>Modified</w:t>
      </w:r>
    </w:p>
    <w:p w14:paraId="04F567A5" w14:textId="77777777" w:rsidR="00A07AFD" w:rsidRDefault="00A07AFD" w:rsidP="00A07AFD">
      <w:pPr>
        <w:rPr>
          <w:i/>
          <w:sz w:val="18"/>
          <w:szCs w:val="18"/>
        </w:rPr>
      </w:pPr>
      <w:r>
        <w:rPr>
          <w:sz w:val="18"/>
          <w:szCs w:val="18"/>
        </w:rPr>
        <w:t xml:space="preserve">Sleep </w:t>
      </w:r>
      <w:r>
        <w:rPr>
          <w:i/>
          <w:sz w:val="18"/>
          <w:szCs w:val="18"/>
        </w:rPr>
        <w:t>– Slumber Hex</w:t>
      </w:r>
    </w:p>
    <w:p w14:paraId="5595E42E" w14:textId="77777777" w:rsidR="00A07AFD" w:rsidRDefault="00A07AFD" w:rsidP="00A07AFD">
      <w:pPr>
        <w:ind w:left="72"/>
        <w:rPr>
          <w:i/>
          <w:color w:val="000000"/>
          <w:sz w:val="18"/>
          <w:szCs w:val="18"/>
          <w:u w:val="single"/>
        </w:rPr>
      </w:pPr>
      <w:r>
        <w:rPr>
          <w:i/>
          <w:color w:val="000000"/>
          <w:sz w:val="18"/>
          <w:szCs w:val="18"/>
          <w:u w:val="single"/>
        </w:rPr>
        <w:t>Evocation</w:t>
      </w:r>
    </w:p>
    <w:p w14:paraId="725F9E3C" w14:textId="77777777" w:rsidR="00A07AFD" w:rsidRDefault="00A07AFD" w:rsidP="00A07AFD">
      <w:pPr>
        <w:rPr>
          <w:sz w:val="18"/>
          <w:szCs w:val="18"/>
        </w:rPr>
      </w:pPr>
      <w:r>
        <w:rPr>
          <w:sz w:val="18"/>
          <w:szCs w:val="18"/>
        </w:rPr>
        <w:t>Burning Hands</w:t>
      </w:r>
    </w:p>
    <w:p w14:paraId="594668B8" w14:textId="77777777" w:rsidR="00A07AFD" w:rsidRDefault="00A07AFD" w:rsidP="00A07AFD">
      <w:pPr>
        <w:rPr>
          <w:sz w:val="18"/>
          <w:szCs w:val="18"/>
        </w:rPr>
      </w:pPr>
      <w:r>
        <w:rPr>
          <w:sz w:val="18"/>
          <w:szCs w:val="18"/>
        </w:rPr>
        <w:t xml:space="preserve">Earth Tremor </w:t>
      </w:r>
      <w:r>
        <w:rPr>
          <w:sz w:val="18"/>
          <w:szCs w:val="18"/>
          <w:vertAlign w:val="superscript"/>
        </w:rPr>
        <w:t>EE</w:t>
      </w:r>
    </w:p>
    <w:p w14:paraId="7D2C3DAC" w14:textId="77777777" w:rsidR="00A07AFD" w:rsidRDefault="00A07AFD" w:rsidP="00A07AFD">
      <w:pPr>
        <w:rPr>
          <w:sz w:val="18"/>
          <w:szCs w:val="18"/>
        </w:rPr>
      </w:pPr>
      <w:r>
        <w:rPr>
          <w:sz w:val="18"/>
          <w:szCs w:val="18"/>
        </w:rPr>
        <w:t xml:space="preserve">Elemental Shock </w:t>
      </w:r>
      <w:r>
        <w:rPr>
          <w:sz w:val="18"/>
          <w:szCs w:val="18"/>
          <w:vertAlign w:val="superscript"/>
        </w:rPr>
        <w:t>WoW5eRPG</w:t>
      </w:r>
    </w:p>
    <w:p w14:paraId="2546DFBB" w14:textId="77777777" w:rsidR="00A07AFD" w:rsidRDefault="00A07AFD" w:rsidP="00A07AFD">
      <w:pPr>
        <w:rPr>
          <w:sz w:val="18"/>
          <w:szCs w:val="18"/>
        </w:rPr>
      </w:pPr>
      <w:r>
        <w:rPr>
          <w:sz w:val="18"/>
          <w:szCs w:val="18"/>
        </w:rPr>
        <w:t xml:space="preserve">Elemental Tongue </w:t>
      </w:r>
      <w:r>
        <w:rPr>
          <w:sz w:val="18"/>
          <w:szCs w:val="18"/>
          <w:vertAlign w:val="superscript"/>
        </w:rPr>
        <w:t>WoW5eRPG</w:t>
      </w:r>
    </w:p>
    <w:p w14:paraId="2B01C04F" w14:textId="77777777" w:rsidR="00A07AFD" w:rsidRDefault="00A07AFD" w:rsidP="00A07AFD">
      <w:pPr>
        <w:rPr>
          <w:sz w:val="18"/>
          <w:szCs w:val="18"/>
        </w:rPr>
      </w:pPr>
      <w:r>
        <w:rPr>
          <w:sz w:val="18"/>
          <w:szCs w:val="18"/>
        </w:rPr>
        <w:t xml:space="preserve">Healing Ward </w:t>
      </w:r>
      <w:r>
        <w:rPr>
          <w:sz w:val="18"/>
          <w:szCs w:val="18"/>
          <w:vertAlign w:val="superscript"/>
        </w:rPr>
        <w:t>WoW5eRPG</w:t>
      </w:r>
    </w:p>
    <w:p w14:paraId="7D3B5317" w14:textId="77777777" w:rsidR="00A07AFD" w:rsidRDefault="00A07AFD" w:rsidP="00A07AFD">
      <w:pPr>
        <w:rPr>
          <w:i/>
          <w:sz w:val="18"/>
          <w:szCs w:val="18"/>
        </w:rPr>
      </w:pPr>
      <w:r>
        <w:rPr>
          <w:sz w:val="18"/>
          <w:szCs w:val="18"/>
        </w:rPr>
        <w:t>Hellish Rebuke</w:t>
      </w:r>
    </w:p>
    <w:p w14:paraId="67EF82A1" w14:textId="77777777" w:rsidR="00A07AFD" w:rsidRDefault="00A07AFD" w:rsidP="00A07AFD">
      <w:pPr>
        <w:rPr>
          <w:sz w:val="18"/>
          <w:szCs w:val="18"/>
        </w:rPr>
      </w:pPr>
      <w:r>
        <w:rPr>
          <w:sz w:val="18"/>
          <w:szCs w:val="18"/>
        </w:rPr>
        <w:t xml:space="preserve">Lightning Orbs </w:t>
      </w:r>
      <w:r>
        <w:rPr>
          <w:sz w:val="18"/>
          <w:szCs w:val="18"/>
          <w:vertAlign w:val="superscript"/>
        </w:rPr>
        <w:t>WoW5eRPG</w:t>
      </w:r>
    </w:p>
    <w:p w14:paraId="6A733C44" w14:textId="77777777" w:rsidR="00A07AFD" w:rsidRDefault="00A07AFD" w:rsidP="00A07AFD">
      <w:pPr>
        <w:rPr>
          <w:sz w:val="18"/>
          <w:szCs w:val="18"/>
        </w:rPr>
      </w:pPr>
      <w:r>
        <w:rPr>
          <w:sz w:val="18"/>
          <w:szCs w:val="18"/>
        </w:rPr>
        <w:t xml:space="preserve">Riptide </w:t>
      </w:r>
      <w:r>
        <w:rPr>
          <w:sz w:val="18"/>
          <w:szCs w:val="18"/>
          <w:vertAlign w:val="superscript"/>
        </w:rPr>
        <w:t>WoW5eRPG</w:t>
      </w:r>
    </w:p>
    <w:p w14:paraId="61DBFE7A" w14:textId="77777777" w:rsidR="00A07AFD" w:rsidRDefault="00A07AFD" w:rsidP="00A07AFD">
      <w:pPr>
        <w:rPr>
          <w:sz w:val="18"/>
          <w:szCs w:val="18"/>
        </w:rPr>
      </w:pPr>
      <w:r>
        <w:rPr>
          <w:sz w:val="18"/>
          <w:szCs w:val="18"/>
        </w:rPr>
        <w:t xml:space="preserve">Spirit Strike </w:t>
      </w:r>
      <w:r>
        <w:rPr>
          <w:sz w:val="18"/>
          <w:szCs w:val="18"/>
          <w:vertAlign w:val="superscript"/>
        </w:rPr>
        <w:t>WoW5eRPG</w:t>
      </w:r>
    </w:p>
    <w:p w14:paraId="4FBE7F3D" w14:textId="77777777" w:rsidR="00A07AFD" w:rsidRDefault="00A07AFD" w:rsidP="007F5C70">
      <w:pPr>
        <w:rPr>
          <w:i/>
          <w:sz w:val="18"/>
          <w:szCs w:val="18"/>
        </w:rPr>
      </w:pPr>
      <w:r>
        <w:rPr>
          <w:sz w:val="18"/>
          <w:szCs w:val="18"/>
        </w:rPr>
        <w:t xml:space="preserve">Shadow Bolt </w:t>
      </w:r>
      <w:r>
        <w:rPr>
          <w:sz w:val="18"/>
          <w:szCs w:val="18"/>
          <w:vertAlign w:val="superscript"/>
        </w:rPr>
        <w:t>WoW5eRPG</w:t>
      </w:r>
      <w:r>
        <w:rPr>
          <w:i/>
          <w:sz w:val="18"/>
          <w:szCs w:val="18"/>
        </w:rPr>
        <w:t xml:space="preserve"> – Spirit Bolt</w:t>
      </w:r>
      <w:r w:rsidR="007F5C70">
        <w:rPr>
          <w:i/>
          <w:sz w:val="18"/>
          <w:szCs w:val="18"/>
        </w:rPr>
        <w:t xml:space="preserve"> (witch doctor), </w:t>
      </w:r>
      <w:r>
        <w:rPr>
          <w:i/>
          <w:sz w:val="18"/>
          <w:szCs w:val="18"/>
        </w:rPr>
        <w:t xml:space="preserve">Shadow Shock (shadow hunter) </w:t>
      </w:r>
    </w:p>
    <w:p w14:paraId="5A2416BC" w14:textId="77777777" w:rsidR="00A07AFD" w:rsidRDefault="00A07AFD" w:rsidP="00300E71">
      <w:pPr>
        <w:rPr>
          <w:sz w:val="18"/>
          <w:szCs w:val="18"/>
        </w:rPr>
      </w:pPr>
      <w:del w:id="4937" w:author="Admin" w:date="2021-02-13T18:30:00Z">
        <w:r w:rsidDel="00752E53">
          <w:rPr>
            <w:sz w:val="18"/>
            <w:szCs w:val="18"/>
          </w:rPr>
          <w:delText xml:space="preserve">Thunderstorm </w:delText>
        </w:r>
      </w:del>
      <w:ins w:id="4938" w:author="Admin" w:date="2021-02-13T18:30:00Z">
        <w:r w:rsidR="00752E53">
          <w:rPr>
            <w:sz w:val="18"/>
            <w:szCs w:val="18"/>
          </w:rPr>
          <w:t xml:space="preserve">Thunderwave – </w:t>
        </w:r>
        <w:r w:rsidR="00752E53" w:rsidRPr="00752E53">
          <w:rPr>
            <w:i/>
            <w:iCs/>
            <w:sz w:val="18"/>
            <w:szCs w:val="18"/>
            <w:rPrChange w:id="4939" w:author="Admin" w:date="2021-02-13T18:30:00Z">
              <w:rPr>
                <w:sz w:val="18"/>
                <w:szCs w:val="18"/>
              </w:rPr>
            </w:rPrChange>
          </w:rPr>
          <w:t>Thunderstorm</w:t>
        </w:r>
      </w:ins>
      <w:del w:id="4940" w:author="Admin" w:date="2021-02-13T18:30:00Z">
        <w:r w:rsidDel="00752E53">
          <w:rPr>
            <w:sz w:val="18"/>
            <w:szCs w:val="18"/>
            <w:vertAlign w:val="superscript"/>
          </w:rPr>
          <w:delText>Modified</w:delText>
        </w:r>
      </w:del>
    </w:p>
    <w:p w14:paraId="35890064" w14:textId="77777777" w:rsidR="00A07AFD" w:rsidRDefault="00A07AFD" w:rsidP="00A07AFD">
      <w:pPr>
        <w:rPr>
          <w:i/>
          <w:color w:val="000000"/>
          <w:sz w:val="18"/>
          <w:szCs w:val="18"/>
          <w:u w:val="single"/>
        </w:rPr>
      </w:pPr>
      <w:r>
        <w:rPr>
          <w:sz w:val="18"/>
          <w:szCs w:val="18"/>
        </w:rPr>
        <w:t xml:space="preserve">Witch Bolt – </w:t>
      </w:r>
      <w:r>
        <w:rPr>
          <w:i/>
          <w:sz w:val="18"/>
          <w:szCs w:val="18"/>
        </w:rPr>
        <w:t>Sticky Lightning</w:t>
      </w:r>
    </w:p>
    <w:p w14:paraId="63E0CADA" w14:textId="77777777" w:rsidR="00A07AFD" w:rsidRDefault="00A07AFD" w:rsidP="00A07AFD">
      <w:pPr>
        <w:ind w:left="72"/>
        <w:rPr>
          <w:i/>
          <w:color w:val="000000"/>
          <w:sz w:val="18"/>
          <w:szCs w:val="18"/>
          <w:u w:val="single"/>
        </w:rPr>
      </w:pPr>
      <w:r>
        <w:rPr>
          <w:i/>
          <w:color w:val="000000"/>
          <w:sz w:val="18"/>
          <w:szCs w:val="18"/>
          <w:u w:val="single"/>
        </w:rPr>
        <w:t>Transmutation</w:t>
      </w:r>
    </w:p>
    <w:p w14:paraId="41D2F4D2" w14:textId="77777777" w:rsidR="00A07AFD" w:rsidRDefault="00A07AFD" w:rsidP="00A07AFD">
      <w:pPr>
        <w:rPr>
          <w:sz w:val="18"/>
          <w:szCs w:val="18"/>
        </w:rPr>
      </w:pPr>
      <w:r>
        <w:rPr>
          <w:sz w:val="18"/>
          <w:szCs w:val="18"/>
        </w:rPr>
        <w:lastRenderedPageBreak/>
        <w:t xml:space="preserve">Aspect Array </w:t>
      </w:r>
      <w:r>
        <w:rPr>
          <w:sz w:val="18"/>
          <w:szCs w:val="18"/>
          <w:vertAlign w:val="superscript"/>
        </w:rPr>
        <w:t>WoW5eRPG</w:t>
      </w:r>
    </w:p>
    <w:p w14:paraId="5506FE25" w14:textId="77777777" w:rsidR="00A07AFD" w:rsidRDefault="00A07AFD" w:rsidP="00A07AFD">
      <w:pPr>
        <w:rPr>
          <w:sz w:val="18"/>
          <w:szCs w:val="18"/>
        </w:rPr>
      </w:pPr>
      <w:r>
        <w:rPr>
          <w:sz w:val="18"/>
          <w:szCs w:val="18"/>
        </w:rPr>
        <w:t>Create or Destroy Water</w:t>
      </w:r>
    </w:p>
    <w:p w14:paraId="0850B3D3" w14:textId="77777777" w:rsidR="00A07AFD" w:rsidRDefault="00A07AFD" w:rsidP="007F5C70">
      <w:pPr>
        <w:rPr>
          <w:sz w:val="18"/>
          <w:szCs w:val="18"/>
        </w:rPr>
      </w:pPr>
      <w:r>
        <w:rPr>
          <w:sz w:val="18"/>
          <w:szCs w:val="18"/>
        </w:rPr>
        <w:t xml:space="preserve">Feather </w:t>
      </w:r>
      <w:r w:rsidR="007F5C70">
        <w:rPr>
          <w:sz w:val="18"/>
          <w:szCs w:val="18"/>
        </w:rPr>
        <w:t>Fall</w:t>
      </w:r>
    </w:p>
    <w:p w14:paraId="1B0F6C16" w14:textId="77777777" w:rsidR="00A07AFD" w:rsidRDefault="00A07AFD" w:rsidP="00A07AFD">
      <w:pPr>
        <w:rPr>
          <w:sz w:val="18"/>
          <w:szCs w:val="18"/>
        </w:rPr>
      </w:pPr>
      <w:r>
        <w:rPr>
          <w:sz w:val="18"/>
          <w:szCs w:val="18"/>
        </w:rPr>
        <w:t xml:space="preserve">Hex Array </w:t>
      </w:r>
      <w:r>
        <w:rPr>
          <w:sz w:val="18"/>
          <w:szCs w:val="18"/>
          <w:vertAlign w:val="superscript"/>
        </w:rPr>
        <w:t>WoW5eRPG</w:t>
      </w:r>
    </w:p>
    <w:p w14:paraId="39B257F1" w14:textId="77777777" w:rsidR="00A07AFD" w:rsidRDefault="00A07AFD" w:rsidP="00A07AFD">
      <w:pPr>
        <w:rPr>
          <w:sz w:val="18"/>
          <w:szCs w:val="18"/>
        </w:rPr>
      </w:pPr>
      <w:r>
        <w:rPr>
          <w:sz w:val="18"/>
          <w:szCs w:val="18"/>
        </w:rPr>
        <w:t>Purify Food and Drink</w:t>
      </w:r>
    </w:p>
    <w:p w14:paraId="09E48B20" w14:textId="77777777" w:rsidR="00A07AFD" w:rsidRDefault="00A07AFD" w:rsidP="00A07AFD">
      <w:pPr>
        <w:rPr>
          <w:i/>
          <w:color w:val="000000"/>
          <w:sz w:val="18"/>
          <w:szCs w:val="18"/>
        </w:rPr>
      </w:pPr>
      <w:r>
        <w:rPr>
          <w:sz w:val="18"/>
          <w:szCs w:val="18"/>
        </w:rPr>
        <w:t xml:space="preserve">Shift Skill </w:t>
      </w:r>
      <w:r>
        <w:rPr>
          <w:i/>
          <w:sz w:val="18"/>
          <w:szCs w:val="18"/>
        </w:rPr>
        <w:t xml:space="preserve">– Ancestor’s Memory </w:t>
      </w:r>
      <w:r>
        <w:rPr>
          <w:sz w:val="18"/>
          <w:szCs w:val="18"/>
          <w:vertAlign w:val="superscript"/>
        </w:rPr>
        <w:t>WoW5eRPG</w:t>
      </w:r>
    </w:p>
    <w:p w14:paraId="1FBA048C" w14:textId="77777777" w:rsidR="00EF1083" w:rsidRPr="00134BC3" w:rsidRDefault="00EF1083">
      <w:pPr>
        <w:contextualSpacing/>
        <w:rPr>
          <w:rFonts w:eastAsia="Times New Roman" w:cstheme="minorHAnsi"/>
          <w:color w:val="000000"/>
          <w:sz w:val="18"/>
          <w:szCs w:val="18"/>
        </w:rPr>
      </w:pPr>
    </w:p>
    <w:p w14:paraId="3E4D31FF" w14:textId="77777777" w:rsidR="007D280E" w:rsidRPr="000D5DB5"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2 (2nd level)</w:t>
      </w:r>
    </w:p>
    <w:p w14:paraId="3283D3E3" w14:textId="77777777" w:rsidR="00A07AFD" w:rsidRDefault="00A07AFD" w:rsidP="00A07AFD">
      <w:pPr>
        <w:ind w:left="72"/>
        <w:rPr>
          <w:i/>
          <w:color w:val="000000"/>
          <w:sz w:val="18"/>
          <w:szCs w:val="18"/>
          <w:u w:val="single"/>
        </w:rPr>
      </w:pPr>
      <w:r>
        <w:rPr>
          <w:i/>
          <w:color w:val="000000"/>
          <w:sz w:val="18"/>
          <w:szCs w:val="18"/>
          <w:u w:val="single"/>
        </w:rPr>
        <w:t>Abjuration</w:t>
      </w:r>
    </w:p>
    <w:p w14:paraId="0664738D" w14:textId="77777777" w:rsidR="00A07AFD" w:rsidRDefault="00A07AFD" w:rsidP="00A07AFD">
      <w:pPr>
        <w:rPr>
          <w:sz w:val="18"/>
          <w:szCs w:val="18"/>
        </w:rPr>
      </w:pPr>
      <w:r>
        <w:rPr>
          <w:sz w:val="18"/>
          <w:szCs w:val="18"/>
        </w:rPr>
        <w:t xml:space="preserve">Ancestral Guardians </w:t>
      </w:r>
      <w:r>
        <w:rPr>
          <w:sz w:val="18"/>
          <w:szCs w:val="18"/>
          <w:vertAlign w:val="superscript"/>
        </w:rPr>
        <w:t>WoW5eRPG</w:t>
      </w:r>
    </w:p>
    <w:p w14:paraId="56B191A8" w14:textId="77777777" w:rsidR="00A07AFD" w:rsidRDefault="00A07AFD" w:rsidP="00A07AFD">
      <w:pPr>
        <w:rPr>
          <w:sz w:val="18"/>
          <w:szCs w:val="18"/>
        </w:rPr>
      </w:pPr>
      <w:r>
        <w:rPr>
          <w:sz w:val="18"/>
          <w:szCs w:val="18"/>
        </w:rPr>
        <w:t xml:space="preserve">Banishment </w:t>
      </w:r>
      <w:r>
        <w:rPr>
          <w:sz w:val="18"/>
          <w:szCs w:val="18"/>
          <w:vertAlign w:val="superscript"/>
        </w:rPr>
        <w:t>Modified</w:t>
      </w:r>
    </w:p>
    <w:p w14:paraId="752DC507" w14:textId="505EFD6F" w:rsidR="00A07AFD" w:rsidRDefault="00A07AFD" w:rsidP="0091008E">
      <w:pPr>
        <w:rPr>
          <w:sz w:val="18"/>
          <w:szCs w:val="18"/>
        </w:rPr>
      </w:pPr>
      <w:r>
        <w:rPr>
          <w:sz w:val="18"/>
          <w:szCs w:val="18"/>
        </w:rPr>
        <w:t xml:space="preserve">Divine Shield </w:t>
      </w:r>
      <w:r>
        <w:rPr>
          <w:i/>
          <w:sz w:val="18"/>
          <w:szCs w:val="18"/>
        </w:rPr>
        <w:t xml:space="preserve">– </w:t>
      </w:r>
      <w:del w:id="4941" w:author="Admin" w:date="2021-09-15T22:06:00Z">
        <w:r w:rsidDel="0091008E">
          <w:rPr>
            <w:i/>
            <w:sz w:val="18"/>
            <w:szCs w:val="18"/>
          </w:rPr>
          <w:delText xml:space="preserve">Big </w:delText>
        </w:r>
      </w:del>
      <w:ins w:id="4942" w:author="Admin" w:date="2021-09-15T22:06:00Z">
        <w:r w:rsidR="0091008E">
          <w:rPr>
            <w:i/>
            <w:sz w:val="18"/>
            <w:szCs w:val="18"/>
          </w:rPr>
          <w:t xml:space="preserve">Bad </w:t>
        </w:r>
      </w:ins>
      <w:r>
        <w:rPr>
          <w:i/>
          <w:sz w:val="18"/>
          <w:szCs w:val="18"/>
        </w:rPr>
        <w:t>Voodoo</w:t>
      </w:r>
      <w:r>
        <w:rPr>
          <w:sz w:val="18"/>
          <w:szCs w:val="18"/>
        </w:rPr>
        <w:t xml:space="preserve"> </w:t>
      </w:r>
      <w:r>
        <w:rPr>
          <w:sz w:val="18"/>
          <w:szCs w:val="18"/>
          <w:vertAlign w:val="superscript"/>
        </w:rPr>
        <w:t>WoW5eRPG</w:t>
      </w:r>
      <w:r>
        <w:rPr>
          <w:sz w:val="18"/>
          <w:szCs w:val="18"/>
        </w:rPr>
        <w:br/>
        <w:t xml:space="preserve">Essence Seal </w:t>
      </w:r>
      <w:r>
        <w:rPr>
          <w:sz w:val="18"/>
          <w:szCs w:val="18"/>
          <w:vertAlign w:val="superscript"/>
        </w:rPr>
        <w:t>WoW5eRPG</w:t>
      </w:r>
    </w:p>
    <w:p w14:paraId="77EC8611" w14:textId="77777777" w:rsidR="00A07AFD" w:rsidRDefault="00A07AFD" w:rsidP="00A07AFD">
      <w:pPr>
        <w:rPr>
          <w:sz w:val="18"/>
          <w:szCs w:val="18"/>
        </w:rPr>
      </w:pPr>
      <w:r>
        <w:rPr>
          <w:sz w:val="18"/>
          <w:szCs w:val="18"/>
        </w:rPr>
        <w:t>Lesser Restoration</w:t>
      </w:r>
    </w:p>
    <w:p w14:paraId="47E02300" w14:textId="77777777" w:rsidR="00A07AFD" w:rsidRDefault="00A07AFD" w:rsidP="00A07AFD">
      <w:pPr>
        <w:rPr>
          <w:sz w:val="18"/>
          <w:szCs w:val="18"/>
        </w:rPr>
      </w:pPr>
      <w:r>
        <w:rPr>
          <w:sz w:val="18"/>
          <w:szCs w:val="18"/>
        </w:rPr>
        <w:t>Pass without Trace</w:t>
      </w:r>
    </w:p>
    <w:p w14:paraId="7CAB9555" w14:textId="77777777" w:rsidR="00A07AFD" w:rsidRDefault="00A07AFD" w:rsidP="00A07AFD">
      <w:pPr>
        <w:rPr>
          <w:i/>
          <w:sz w:val="18"/>
          <w:szCs w:val="18"/>
          <w:u w:val="single"/>
        </w:rPr>
      </w:pPr>
      <w:r>
        <w:rPr>
          <w:sz w:val="18"/>
          <w:szCs w:val="18"/>
        </w:rPr>
        <w:t>Protection from Poison</w:t>
      </w:r>
    </w:p>
    <w:p w14:paraId="5D8CD204" w14:textId="77777777" w:rsidR="00A07AFD" w:rsidRDefault="00A07AFD" w:rsidP="00A07AFD">
      <w:pPr>
        <w:ind w:left="72"/>
        <w:rPr>
          <w:i/>
          <w:color w:val="000000"/>
          <w:sz w:val="18"/>
          <w:szCs w:val="18"/>
          <w:u w:val="single"/>
        </w:rPr>
      </w:pPr>
      <w:r>
        <w:rPr>
          <w:i/>
          <w:color w:val="000000"/>
          <w:sz w:val="18"/>
          <w:szCs w:val="18"/>
          <w:u w:val="single"/>
        </w:rPr>
        <w:t>Conjuration</w:t>
      </w:r>
    </w:p>
    <w:p w14:paraId="7E61D245" w14:textId="77777777" w:rsidR="00A07AFD" w:rsidRDefault="00A07AFD" w:rsidP="00A07AFD">
      <w:pPr>
        <w:rPr>
          <w:sz w:val="18"/>
          <w:szCs w:val="18"/>
          <w:vertAlign w:val="superscript"/>
        </w:rPr>
      </w:pPr>
      <w:r>
        <w:rPr>
          <w:sz w:val="18"/>
          <w:szCs w:val="18"/>
        </w:rPr>
        <w:t xml:space="preserve">Dust Devil </w:t>
      </w:r>
      <w:r>
        <w:rPr>
          <w:sz w:val="18"/>
          <w:szCs w:val="18"/>
          <w:vertAlign w:val="superscript"/>
        </w:rPr>
        <w:t>EE</w:t>
      </w:r>
    </w:p>
    <w:p w14:paraId="09CC93B6" w14:textId="77777777" w:rsidR="00A07AFD" w:rsidRDefault="00A07AFD" w:rsidP="00A07AFD">
      <w:pPr>
        <w:rPr>
          <w:sz w:val="18"/>
          <w:szCs w:val="18"/>
        </w:rPr>
      </w:pPr>
      <w:r>
        <w:rPr>
          <w:sz w:val="18"/>
          <w:szCs w:val="18"/>
        </w:rPr>
        <w:t xml:space="preserve">Flaming Sphere </w:t>
      </w:r>
    </w:p>
    <w:p w14:paraId="084B5D4D" w14:textId="77777777" w:rsidR="00A07AFD" w:rsidRDefault="00A07AFD" w:rsidP="00A07AFD">
      <w:pPr>
        <w:rPr>
          <w:i/>
          <w:sz w:val="18"/>
          <w:szCs w:val="18"/>
          <w:u w:val="single"/>
        </w:rPr>
      </w:pPr>
      <w:r>
        <w:rPr>
          <w:sz w:val="18"/>
          <w:szCs w:val="18"/>
        </w:rPr>
        <w:t xml:space="preserve">Healing Spirit </w:t>
      </w:r>
      <w:r>
        <w:rPr>
          <w:sz w:val="18"/>
          <w:szCs w:val="18"/>
          <w:vertAlign w:val="superscript"/>
        </w:rPr>
        <w:t>XGtE</w:t>
      </w:r>
    </w:p>
    <w:p w14:paraId="4E46FE95" w14:textId="77777777" w:rsidR="00A07AFD" w:rsidRDefault="00A07AFD" w:rsidP="00A07AFD">
      <w:pPr>
        <w:ind w:left="72"/>
        <w:rPr>
          <w:i/>
          <w:color w:val="000000"/>
          <w:sz w:val="18"/>
          <w:szCs w:val="18"/>
          <w:u w:val="single"/>
        </w:rPr>
      </w:pPr>
      <w:r>
        <w:rPr>
          <w:i/>
          <w:color w:val="000000"/>
          <w:sz w:val="18"/>
          <w:szCs w:val="18"/>
          <w:u w:val="single"/>
        </w:rPr>
        <w:t>Divination</w:t>
      </w:r>
    </w:p>
    <w:p w14:paraId="14A16908" w14:textId="77777777" w:rsidR="00A07AFD" w:rsidRDefault="00A07AFD" w:rsidP="00A07AFD">
      <w:pPr>
        <w:rPr>
          <w:sz w:val="18"/>
          <w:szCs w:val="18"/>
        </w:rPr>
      </w:pPr>
      <w:r>
        <w:rPr>
          <w:sz w:val="18"/>
          <w:szCs w:val="18"/>
        </w:rPr>
        <w:t>Locate Animals or Plants</w:t>
      </w:r>
    </w:p>
    <w:p w14:paraId="0F4715A7" w14:textId="77777777" w:rsidR="00A07AFD" w:rsidRDefault="00A07AFD" w:rsidP="00A07AFD">
      <w:pPr>
        <w:rPr>
          <w:sz w:val="18"/>
          <w:szCs w:val="18"/>
        </w:rPr>
      </w:pPr>
      <w:r>
        <w:rPr>
          <w:sz w:val="18"/>
          <w:szCs w:val="18"/>
        </w:rPr>
        <w:t>Locate Object</w:t>
      </w:r>
    </w:p>
    <w:p w14:paraId="35164E8F" w14:textId="77777777" w:rsidR="00A07AFD" w:rsidRDefault="00A07AFD" w:rsidP="00A07AFD">
      <w:pPr>
        <w:rPr>
          <w:sz w:val="18"/>
          <w:szCs w:val="18"/>
        </w:rPr>
      </w:pPr>
      <w:r>
        <w:rPr>
          <w:sz w:val="18"/>
          <w:szCs w:val="18"/>
        </w:rPr>
        <w:t xml:space="preserve">See Invisibility – </w:t>
      </w:r>
      <w:r>
        <w:rPr>
          <w:i/>
          <w:sz w:val="18"/>
          <w:szCs w:val="18"/>
        </w:rPr>
        <w:t>Ghost Sight</w:t>
      </w:r>
    </w:p>
    <w:p w14:paraId="33D081D7" w14:textId="77777777" w:rsidR="00A07AFD" w:rsidRDefault="00A07AFD" w:rsidP="00A07AFD">
      <w:pPr>
        <w:ind w:left="72"/>
        <w:rPr>
          <w:i/>
          <w:color w:val="000000"/>
          <w:sz w:val="18"/>
          <w:szCs w:val="18"/>
          <w:u w:val="single"/>
        </w:rPr>
      </w:pPr>
      <w:r>
        <w:rPr>
          <w:i/>
          <w:color w:val="000000"/>
          <w:sz w:val="18"/>
          <w:szCs w:val="18"/>
          <w:u w:val="single"/>
        </w:rPr>
        <w:t>Enchantment</w:t>
      </w:r>
    </w:p>
    <w:p w14:paraId="6111F04B" w14:textId="77777777" w:rsidR="00A07AFD" w:rsidRDefault="00A07AFD" w:rsidP="00A07AFD">
      <w:pPr>
        <w:rPr>
          <w:i/>
          <w:sz w:val="18"/>
          <w:szCs w:val="18"/>
        </w:rPr>
      </w:pPr>
      <w:r>
        <w:rPr>
          <w:sz w:val="18"/>
          <w:szCs w:val="18"/>
        </w:rPr>
        <w:t>Animal Messenger</w:t>
      </w:r>
    </w:p>
    <w:p w14:paraId="083C4943" w14:textId="77777777" w:rsidR="00A07AFD" w:rsidRDefault="00A07AFD" w:rsidP="00A07AFD">
      <w:pPr>
        <w:rPr>
          <w:sz w:val="18"/>
          <w:szCs w:val="18"/>
        </w:rPr>
      </w:pPr>
      <w:r>
        <w:rPr>
          <w:sz w:val="18"/>
          <w:szCs w:val="18"/>
        </w:rPr>
        <w:t xml:space="preserve">Calm Emotions – </w:t>
      </w:r>
      <w:r>
        <w:rPr>
          <w:i/>
          <w:sz w:val="18"/>
          <w:szCs w:val="18"/>
        </w:rPr>
        <w:t>Ancestral Calm</w:t>
      </w:r>
    </w:p>
    <w:p w14:paraId="0BD344EB" w14:textId="77777777" w:rsidR="00A07AFD" w:rsidRDefault="00A07AFD" w:rsidP="00A07AFD">
      <w:pPr>
        <w:rPr>
          <w:i/>
          <w:sz w:val="18"/>
          <w:szCs w:val="18"/>
          <w:u w:val="single"/>
        </w:rPr>
      </w:pPr>
      <w:r>
        <w:rPr>
          <w:sz w:val="18"/>
          <w:szCs w:val="18"/>
        </w:rPr>
        <w:t xml:space="preserve">Hold </w:t>
      </w:r>
      <w:r>
        <w:rPr>
          <w:sz w:val="18"/>
          <w:szCs w:val="18"/>
          <w:vertAlign w:val="superscript"/>
        </w:rPr>
        <w:t>Modified</w:t>
      </w:r>
    </w:p>
    <w:p w14:paraId="430799FA" w14:textId="77777777" w:rsidR="00A07AFD" w:rsidRDefault="00A07AFD" w:rsidP="00A07AFD">
      <w:pPr>
        <w:ind w:left="72"/>
        <w:rPr>
          <w:i/>
          <w:color w:val="000000"/>
          <w:sz w:val="18"/>
          <w:szCs w:val="18"/>
          <w:u w:val="single"/>
        </w:rPr>
      </w:pPr>
      <w:r>
        <w:rPr>
          <w:i/>
          <w:color w:val="000000"/>
          <w:sz w:val="18"/>
          <w:szCs w:val="18"/>
          <w:u w:val="single"/>
        </w:rPr>
        <w:t>Evocation</w:t>
      </w:r>
    </w:p>
    <w:p w14:paraId="15AAE4EA" w14:textId="77777777" w:rsidR="00A07AFD" w:rsidRDefault="00A07AFD" w:rsidP="00A07AFD">
      <w:pPr>
        <w:rPr>
          <w:sz w:val="18"/>
          <w:szCs w:val="18"/>
        </w:rPr>
      </w:pPr>
      <w:r>
        <w:rPr>
          <w:sz w:val="18"/>
          <w:szCs w:val="18"/>
        </w:rPr>
        <w:t>Continual Flame</w:t>
      </w:r>
    </w:p>
    <w:p w14:paraId="581C975C" w14:textId="77777777" w:rsidR="00A07AFD" w:rsidRDefault="00A07AFD" w:rsidP="00A07AFD">
      <w:pPr>
        <w:rPr>
          <w:sz w:val="18"/>
          <w:szCs w:val="18"/>
        </w:rPr>
      </w:pPr>
      <w:r>
        <w:rPr>
          <w:sz w:val="18"/>
          <w:szCs w:val="18"/>
        </w:rPr>
        <w:t>Flame Blade</w:t>
      </w:r>
    </w:p>
    <w:p w14:paraId="5BE780A8" w14:textId="77777777" w:rsidR="00A07AFD" w:rsidRDefault="00A07AFD" w:rsidP="00A07AFD">
      <w:pPr>
        <w:rPr>
          <w:sz w:val="18"/>
          <w:szCs w:val="18"/>
          <w:vertAlign w:val="superscript"/>
        </w:rPr>
      </w:pPr>
      <w:r>
        <w:rPr>
          <w:sz w:val="18"/>
          <w:szCs w:val="18"/>
        </w:rPr>
        <w:t xml:space="preserve">Freezing Sphere </w:t>
      </w:r>
      <w:r>
        <w:rPr>
          <w:sz w:val="18"/>
          <w:szCs w:val="18"/>
          <w:vertAlign w:val="superscript"/>
        </w:rPr>
        <w:t>Modified (Otiluke's freezing sphere)</w:t>
      </w:r>
    </w:p>
    <w:p w14:paraId="5B3F9DDF" w14:textId="77777777" w:rsidR="00A07AFD" w:rsidRDefault="00A07AFD" w:rsidP="00A07AFD">
      <w:pPr>
        <w:rPr>
          <w:sz w:val="18"/>
          <w:szCs w:val="18"/>
        </w:rPr>
      </w:pPr>
      <w:r>
        <w:rPr>
          <w:sz w:val="18"/>
          <w:szCs w:val="18"/>
        </w:rPr>
        <w:t>Gust of Wind</w:t>
      </w:r>
    </w:p>
    <w:p w14:paraId="329862FB" w14:textId="77777777" w:rsidR="00A07AFD" w:rsidRDefault="00A07AFD" w:rsidP="00A07AFD">
      <w:pPr>
        <w:rPr>
          <w:sz w:val="18"/>
          <w:szCs w:val="18"/>
        </w:rPr>
      </w:pPr>
      <w:r>
        <w:rPr>
          <w:sz w:val="18"/>
          <w:szCs w:val="18"/>
        </w:rPr>
        <w:t xml:space="preserve">Lava Burst </w:t>
      </w:r>
      <w:r>
        <w:rPr>
          <w:sz w:val="18"/>
          <w:szCs w:val="18"/>
          <w:vertAlign w:val="superscript"/>
        </w:rPr>
        <w:t>WoW5eRPG</w:t>
      </w:r>
    </w:p>
    <w:p w14:paraId="1B1A1166" w14:textId="77777777" w:rsidR="00A07AFD" w:rsidRDefault="00A07AFD" w:rsidP="00A07AFD">
      <w:pPr>
        <w:rPr>
          <w:sz w:val="18"/>
          <w:szCs w:val="18"/>
        </w:rPr>
      </w:pPr>
      <w:r>
        <w:rPr>
          <w:sz w:val="18"/>
          <w:szCs w:val="18"/>
        </w:rPr>
        <w:t xml:space="preserve">Scorcher </w:t>
      </w:r>
      <w:r>
        <w:rPr>
          <w:sz w:val="18"/>
          <w:szCs w:val="18"/>
          <w:vertAlign w:val="superscript"/>
        </w:rPr>
        <w:t>EE (Aganazzar’s Scorcher)</w:t>
      </w:r>
    </w:p>
    <w:p w14:paraId="521A4434" w14:textId="77777777" w:rsidR="00A07AFD" w:rsidRDefault="00A07AFD" w:rsidP="00A07AFD">
      <w:pPr>
        <w:rPr>
          <w:i/>
          <w:sz w:val="18"/>
          <w:szCs w:val="18"/>
        </w:rPr>
      </w:pPr>
      <w:r>
        <w:rPr>
          <w:sz w:val="18"/>
          <w:szCs w:val="18"/>
        </w:rPr>
        <w:t xml:space="preserve">Scorching Ray - </w:t>
      </w:r>
      <w:r>
        <w:rPr>
          <w:i/>
          <w:sz w:val="18"/>
          <w:szCs w:val="18"/>
        </w:rPr>
        <w:t>Fire Beam</w:t>
      </w:r>
    </w:p>
    <w:p w14:paraId="54B76A0A" w14:textId="77777777" w:rsidR="00A07AFD" w:rsidRDefault="00A07AFD" w:rsidP="00A07AFD">
      <w:pPr>
        <w:rPr>
          <w:i/>
          <w:sz w:val="18"/>
          <w:szCs w:val="18"/>
        </w:rPr>
      </w:pPr>
      <w:r>
        <w:rPr>
          <w:sz w:val="18"/>
          <w:szCs w:val="18"/>
        </w:rPr>
        <w:t xml:space="preserve">Shatter - </w:t>
      </w:r>
      <w:r>
        <w:rPr>
          <w:i/>
          <w:sz w:val="18"/>
          <w:szCs w:val="18"/>
        </w:rPr>
        <w:t>Erosion</w:t>
      </w:r>
    </w:p>
    <w:p w14:paraId="1B6BD1BC" w14:textId="77777777" w:rsidR="00A07AFD" w:rsidRDefault="00A07AFD" w:rsidP="00A07AFD">
      <w:pPr>
        <w:rPr>
          <w:sz w:val="18"/>
          <w:szCs w:val="18"/>
          <w:vertAlign w:val="superscript"/>
        </w:rPr>
      </w:pPr>
      <w:r>
        <w:rPr>
          <w:sz w:val="18"/>
          <w:szCs w:val="18"/>
        </w:rPr>
        <w:t xml:space="preserve">Snowball Swarm </w:t>
      </w:r>
      <w:r>
        <w:rPr>
          <w:sz w:val="18"/>
          <w:szCs w:val="18"/>
          <w:vertAlign w:val="superscript"/>
        </w:rPr>
        <w:t>EE (Snilloc’s snowball swarm)</w:t>
      </w:r>
    </w:p>
    <w:p w14:paraId="1259D372" w14:textId="77777777" w:rsidR="00A07AFD" w:rsidRDefault="00A07AFD" w:rsidP="00A07AFD">
      <w:pPr>
        <w:rPr>
          <w:sz w:val="18"/>
          <w:szCs w:val="18"/>
        </w:rPr>
      </w:pPr>
      <w:r>
        <w:rPr>
          <w:sz w:val="18"/>
          <w:szCs w:val="18"/>
        </w:rPr>
        <w:t>Spiritual Weapon</w:t>
      </w:r>
    </w:p>
    <w:p w14:paraId="1B116E18" w14:textId="77777777" w:rsidR="00A07AFD" w:rsidRDefault="00A07AFD" w:rsidP="00A07AFD">
      <w:pPr>
        <w:rPr>
          <w:sz w:val="18"/>
          <w:szCs w:val="18"/>
        </w:rPr>
      </w:pPr>
      <w:r>
        <w:rPr>
          <w:sz w:val="18"/>
          <w:szCs w:val="18"/>
        </w:rPr>
        <w:t xml:space="preserve">Totemic Recall </w:t>
      </w:r>
      <w:r>
        <w:rPr>
          <w:sz w:val="18"/>
          <w:szCs w:val="18"/>
          <w:vertAlign w:val="superscript"/>
        </w:rPr>
        <w:t>WoW5eRPG</w:t>
      </w:r>
    </w:p>
    <w:p w14:paraId="06B9529C" w14:textId="77777777" w:rsidR="00A07AFD" w:rsidRDefault="00A07AFD" w:rsidP="00A07AFD">
      <w:pPr>
        <w:rPr>
          <w:sz w:val="18"/>
          <w:szCs w:val="18"/>
          <w:vertAlign w:val="superscript"/>
        </w:rPr>
      </w:pPr>
      <w:r>
        <w:rPr>
          <w:sz w:val="18"/>
          <w:szCs w:val="18"/>
        </w:rPr>
        <w:t xml:space="preserve">Warding Wind </w:t>
      </w:r>
      <w:r>
        <w:rPr>
          <w:sz w:val="18"/>
          <w:szCs w:val="18"/>
          <w:vertAlign w:val="superscript"/>
        </w:rPr>
        <w:t>EE</w:t>
      </w:r>
    </w:p>
    <w:p w14:paraId="0EA2CD84" w14:textId="77777777" w:rsidR="00A07AFD" w:rsidRDefault="00A07AFD" w:rsidP="00A07AFD">
      <w:pPr>
        <w:rPr>
          <w:i/>
          <w:color w:val="000000"/>
          <w:sz w:val="18"/>
          <w:szCs w:val="18"/>
          <w:u w:val="single"/>
        </w:rPr>
      </w:pPr>
      <w:r>
        <w:rPr>
          <w:sz w:val="18"/>
          <w:szCs w:val="18"/>
        </w:rPr>
        <w:t xml:space="preserve">Wind Shear </w:t>
      </w:r>
      <w:r>
        <w:rPr>
          <w:sz w:val="18"/>
          <w:szCs w:val="18"/>
          <w:vertAlign w:val="superscript"/>
        </w:rPr>
        <w:t>WoW5eRPG</w:t>
      </w:r>
    </w:p>
    <w:p w14:paraId="16B30631" w14:textId="77777777" w:rsidR="00A07AFD" w:rsidRDefault="00A07AFD" w:rsidP="00A07AFD">
      <w:pPr>
        <w:ind w:left="72"/>
        <w:rPr>
          <w:i/>
          <w:color w:val="000000"/>
          <w:sz w:val="18"/>
          <w:szCs w:val="18"/>
          <w:u w:val="single"/>
        </w:rPr>
      </w:pPr>
      <w:r>
        <w:rPr>
          <w:i/>
          <w:color w:val="000000"/>
          <w:sz w:val="18"/>
          <w:szCs w:val="18"/>
          <w:u w:val="single"/>
        </w:rPr>
        <w:t>Necromancy</w:t>
      </w:r>
    </w:p>
    <w:p w14:paraId="6D0132FB" w14:textId="77777777" w:rsidR="00A07AFD" w:rsidRDefault="00A07AFD" w:rsidP="00A07AFD">
      <w:pPr>
        <w:rPr>
          <w:i/>
          <w:sz w:val="18"/>
          <w:szCs w:val="18"/>
          <w:u w:val="single"/>
        </w:rPr>
      </w:pPr>
      <w:r>
        <w:rPr>
          <w:sz w:val="18"/>
          <w:szCs w:val="18"/>
        </w:rPr>
        <w:t xml:space="preserve">Curse of Agony </w:t>
      </w:r>
      <w:r>
        <w:rPr>
          <w:i/>
          <w:sz w:val="18"/>
          <w:szCs w:val="18"/>
        </w:rPr>
        <w:t xml:space="preserve">– Hex of Pain </w:t>
      </w:r>
      <w:r>
        <w:rPr>
          <w:sz w:val="18"/>
          <w:szCs w:val="18"/>
          <w:vertAlign w:val="superscript"/>
        </w:rPr>
        <w:t>WoW5eRPG</w:t>
      </w:r>
    </w:p>
    <w:p w14:paraId="620DB554" w14:textId="77777777" w:rsidR="00A07AFD" w:rsidRDefault="00A07AFD" w:rsidP="00A07AFD">
      <w:pPr>
        <w:ind w:left="72"/>
        <w:rPr>
          <w:i/>
          <w:color w:val="000000"/>
          <w:sz w:val="18"/>
          <w:szCs w:val="18"/>
          <w:u w:val="single"/>
        </w:rPr>
      </w:pPr>
      <w:r>
        <w:rPr>
          <w:i/>
          <w:color w:val="000000"/>
          <w:sz w:val="18"/>
          <w:szCs w:val="18"/>
          <w:u w:val="single"/>
        </w:rPr>
        <w:t>Transmutation</w:t>
      </w:r>
    </w:p>
    <w:p w14:paraId="42F231F4" w14:textId="77777777" w:rsidR="00A07AFD" w:rsidRDefault="00A07AFD" w:rsidP="00A07AFD">
      <w:pPr>
        <w:rPr>
          <w:sz w:val="18"/>
          <w:szCs w:val="18"/>
        </w:rPr>
      </w:pPr>
      <w:r>
        <w:rPr>
          <w:sz w:val="18"/>
          <w:szCs w:val="18"/>
        </w:rPr>
        <w:t>Barkskin</w:t>
      </w:r>
    </w:p>
    <w:p w14:paraId="607340B2" w14:textId="543265C6" w:rsidR="00A07AFD" w:rsidRDefault="00A07AFD">
      <w:pPr>
        <w:rPr>
          <w:i/>
          <w:sz w:val="18"/>
          <w:szCs w:val="18"/>
        </w:rPr>
      </w:pPr>
      <w:r>
        <w:rPr>
          <w:sz w:val="18"/>
          <w:szCs w:val="18"/>
        </w:rPr>
        <w:t xml:space="preserve">Berserker </w:t>
      </w:r>
      <w:del w:id="4943" w:author="Admin" w:date="2021-09-10T19:42:00Z">
        <w:r w:rsidDel="004761D8">
          <w:rPr>
            <w:sz w:val="18"/>
            <w:szCs w:val="18"/>
          </w:rPr>
          <w:delText xml:space="preserve">Rage </w:delText>
        </w:r>
      </w:del>
      <w:ins w:id="4944" w:author="Admin" w:date="2021-09-10T19:42:00Z">
        <w:r w:rsidR="004761D8">
          <w:rPr>
            <w:sz w:val="18"/>
            <w:szCs w:val="18"/>
          </w:rPr>
          <w:t xml:space="preserve">Frenzy </w:t>
        </w:r>
      </w:ins>
      <w:r>
        <w:rPr>
          <w:i/>
          <w:sz w:val="18"/>
          <w:szCs w:val="18"/>
        </w:rPr>
        <w:t xml:space="preserve">– Fury Hex </w:t>
      </w:r>
      <w:r>
        <w:rPr>
          <w:sz w:val="18"/>
          <w:szCs w:val="18"/>
          <w:vertAlign w:val="superscript"/>
        </w:rPr>
        <w:t>WoW5eRPG</w:t>
      </w:r>
    </w:p>
    <w:p w14:paraId="4085CB73" w14:textId="77777777" w:rsidR="00A07AFD" w:rsidRDefault="00A07AFD" w:rsidP="00A07AFD">
      <w:pPr>
        <w:rPr>
          <w:i/>
          <w:sz w:val="18"/>
          <w:szCs w:val="18"/>
        </w:rPr>
      </w:pPr>
      <w:r>
        <w:rPr>
          <w:sz w:val="18"/>
          <w:szCs w:val="18"/>
        </w:rPr>
        <w:t xml:space="preserve">Blessing Array </w:t>
      </w:r>
      <w:r>
        <w:rPr>
          <w:sz w:val="18"/>
          <w:szCs w:val="18"/>
          <w:vertAlign w:val="superscript"/>
        </w:rPr>
        <w:t>WoW5eRPG</w:t>
      </w:r>
      <w:r>
        <w:rPr>
          <w:i/>
          <w:sz w:val="18"/>
          <w:szCs w:val="18"/>
        </w:rPr>
        <w:t xml:space="preserve"> – Only Blessing of Wisdom; named Blessing of Water </w:t>
      </w:r>
    </w:p>
    <w:p w14:paraId="67DACBFF" w14:textId="77777777" w:rsidR="00A07AFD" w:rsidRDefault="00A07AFD" w:rsidP="00A07AFD">
      <w:pPr>
        <w:rPr>
          <w:sz w:val="18"/>
          <w:szCs w:val="18"/>
        </w:rPr>
      </w:pPr>
      <w:r>
        <w:rPr>
          <w:sz w:val="18"/>
          <w:szCs w:val="18"/>
        </w:rPr>
        <w:t>Darkvision</w:t>
      </w:r>
    </w:p>
    <w:p w14:paraId="4FD0F1F1" w14:textId="77777777" w:rsidR="00A07AFD" w:rsidRDefault="00A07AFD" w:rsidP="00A07AFD">
      <w:pPr>
        <w:rPr>
          <w:sz w:val="18"/>
          <w:szCs w:val="18"/>
          <w:vertAlign w:val="superscript"/>
        </w:rPr>
      </w:pPr>
      <w:r>
        <w:rPr>
          <w:sz w:val="18"/>
          <w:szCs w:val="18"/>
        </w:rPr>
        <w:t xml:space="preserve">Earthbind </w:t>
      </w:r>
      <w:r>
        <w:rPr>
          <w:sz w:val="18"/>
          <w:szCs w:val="18"/>
          <w:vertAlign w:val="superscript"/>
        </w:rPr>
        <w:t>EE</w:t>
      </w:r>
    </w:p>
    <w:p w14:paraId="1DDE9181" w14:textId="77777777" w:rsidR="00A07AFD" w:rsidRDefault="00A07AFD" w:rsidP="00A07AFD">
      <w:pPr>
        <w:rPr>
          <w:sz w:val="18"/>
          <w:szCs w:val="18"/>
        </w:rPr>
      </w:pPr>
      <w:r>
        <w:rPr>
          <w:sz w:val="18"/>
          <w:szCs w:val="18"/>
        </w:rPr>
        <w:t xml:space="preserve">Earth Shield </w:t>
      </w:r>
      <w:r>
        <w:rPr>
          <w:sz w:val="18"/>
          <w:szCs w:val="18"/>
          <w:vertAlign w:val="superscript"/>
        </w:rPr>
        <w:t>WoW5eRPG</w:t>
      </w:r>
    </w:p>
    <w:p w14:paraId="7E80CB5D" w14:textId="77777777" w:rsidR="00A07AFD" w:rsidRDefault="00A07AFD" w:rsidP="00A07AFD">
      <w:pPr>
        <w:rPr>
          <w:sz w:val="18"/>
          <w:szCs w:val="18"/>
          <w:vertAlign w:val="superscript"/>
        </w:rPr>
      </w:pPr>
      <w:r>
        <w:rPr>
          <w:sz w:val="18"/>
          <w:szCs w:val="18"/>
        </w:rPr>
        <w:lastRenderedPageBreak/>
        <w:t xml:space="preserve">Earthen Grasp </w:t>
      </w:r>
      <w:r>
        <w:rPr>
          <w:sz w:val="18"/>
          <w:szCs w:val="18"/>
          <w:vertAlign w:val="superscript"/>
        </w:rPr>
        <w:t>EE (Maximilian’s earthen grasp)</w:t>
      </w:r>
    </w:p>
    <w:p w14:paraId="2E06B642" w14:textId="77777777" w:rsidR="00A07AFD" w:rsidRDefault="00A07AFD" w:rsidP="00A07AFD">
      <w:pPr>
        <w:rPr>
          <w:sz w:val="18"/>
          <w:szCs w:val="18"/>
        </w:rPr>
      </w:pPr>
      <w:r>
        <w:rPr>
          <w:sz w:val="18"/>
          <w:szCs w:val="18"/>
        </w:rPr>
        <w:t xml:space="preserve">Enhance Ability </w:t>
      </w:r>
    </w:p>
    <w:p w14:paraId="528AC509" w14:textId="77777777" w:rsidR="00A07AFD" w:rsidRDefault="00A07AFD" w:rsidP="00A07AFD">
      <w:pPr>
        <w:rPr>
          <w:sz w:val="18"/>
          <w:szCs w:val="18"/>
        </w:rPr>
      </w:pPr>
      <w:r>
        <w:rPr>
          <w:sz w:val="18"/>
          <w:szCs w:val="18"/>
        </w:rPr>
        <w:t>Heat Metal</w:t>
      </w:r>
    </w:p>
    <w:p w14:paraId="30B5D9EA" w14:textId="77777777" w:rsidR="00A07AFD" w:rsidRDefault="00A07AFD" w:rsidP="00A07AFD">
      <w:pPr>
        <w:rPr>
          <w:sz w:val="18"/>
          <w:szCs w:val="18"/>
          <w:vertAlign w:val="superscript"/>
        </w:rPr>
      </w:pPr>
      <w:r>
        <w:rPr>
          <w:sz w:val="18"/>
          <w:szCs w:val="18"/>
        </w:rPr>
        <w:t xml:space="preserve">Pyrotechnics </w:t>
      </w:r>
      <w:r>
        <w:rPr>
          <w:sz w:val="18"/>
          <w:szCs w:val="18"/>
          <w:vertAlign w:val="superscript"/>
        </w:rPr>
        <w:t>EE</w:t>
      </w:r>
    </w:p>
    <w:p w14:paraId="4B75B236" w14:textId="77777777" w:rsidR="00A07AFD" w:rsidRDefault="00A07AFD" w:rsidP="00A07AFD">
      <w:pPr>
        <w:rPr>
          <w:sz w:val="18"/>
          <w:szCs w:val="18"/>
          <w:vertAlign w:val="superscript"/>
        </w:rPr>
      </w:pPr>
      <w:r>
        <w:rPr>
          <w:sz w:val="18"/>
          <w:szCs w:val="18"/>
        </w:rPr>
        <w:t xml:space="preserve">Skywrite </w:t>
      </w:r>
      <w:r>
        <w:rPr>
          <w:sz w:val="18"/>
          <w:szCs w:val="18"/>
          <w:vertAlign w:val="superscript"/>
        </w:rPr>
        <w:t>EE</w:t>
      </w:r>
    </w:p>
    <w:p w14:paraId="7D42910A" w14:textId="77777777" w:rsidR="00A07AFD" w:rsidRDefault="00A07AFD" w:rsidP="00A07AFD">
      <w:pPr>
        <w:rPr>
          <w:color w:val="000000"/>
          <w:sz w:val="18"/>
          <w:szCs w:val="18"/>
        </w:rPr>
      </w:pPr>
      <w:r>
        <w:rPr>
          <w:sz w:val="18"/>
          <w:szCs w:val="18"/>
        </w:rPr>
        <w:t xml:space="preserve">Spike Growth - </w:t>
      </w:r>
      <w:r>
        <w:rPr>
          <w:i/>
          <w:sz w:val="18"/>
          <w:szCs w:val="18"/>
        </w:rPr>
        <w:t>Earth Spikes</w:t>
      </w:r>
    </w:p>
    <w:p w14:paraId="7DC31B26" w14:textId="77777777" w:rsidR="00EF1083" w:rsidRPr="00134BC3" w:rsidRDefault="00EF1083">
      <w:pPr>
        <w:contextualSpacing/>
        <w:rPr>
          <w:rFonts w:eastAsia="Times New Roman" w:cstheme="minorHAnsi"/>
          <w:color w:val="000000"/>
          <w:sz w:val="18"/>
          <w:szCs w:val="18"/>
        </w:rPr>
      </w:pPr>
    </w:p>
    <w:p w14:paraId="40F57E03" w14:textId="77777777" w:rsidR="007D280E" w:rsidRPr="000D5DB5"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3 (3rd level)</w:t>
      </w:r>
    </w:p>
    <w:p w14:paraId="24F000A6" w14:textId="77777777" w:rsidR="00A07AFD" w:rsidRDefault="00A07AFD" w:rsidP="00A07AFD">
      <w:pPr>
        <w:ind w:left="72"/>
        <w:rPr>
          <w:i/>
          <w:color w:val="000000"/>
          <w:sz w:val="18"/>
          <w:szCs w:val="18"/>
          <w:u w:val="single"/>
        </w:rPr>
      </w:pPr>
      <w:r>
        <w:rPr>
          <w:i/>
          <w:color w:val="000000"/>
          <w:sz w:val="18"/>
          <w:szCs w:val="18"/>
          <w:u w:val="single"/>
        </w:rPr>
        <w:t>Abjuration</w:t>
      </w:r>
    </w:p>
    <w:p w14:paraId="2655A5B1" w14:textId="77777777" w:rsidR="00A07AFD" w:rsidRDefault="00A07AFD" w:rsidP="00A07AFD">
      <w:pPr>
        <w:rPr>
          <w:sz w:val="18"/>
          <w:szCs w:val="18"/>
          <w:vertAlign w:val="superscript"/>
        </w:rPr>
      </w:pPr>
      <w:r>
        <w:rPr>
          <w:sz w:val="18"/>
          <w:szCs w:val="18"/>
        </w:rPr>
        <w:t xml:space="preserve">Conjure Elemental Totem </w:t>
      </w:r>
      <w:r>
        <w:rPr>
          <w:sz w:val="18"/>
          <w:szCs w:val="18"/>
          <w:vertAlign w:val="superscript"/>
        </w:rPr>
        <w:t>WoW5eRPG</w:t>
      </w:r>
    </w:p>
    <w:p w14:paraId="3EC2326B" w14:textId="77777777" w:rsidR="00A07AFD" w:rsidRDefault="00A07AFD" w:rsidP="00A07AFD">
      <w:pPr>
        <w:rPr>
          <w:i/>
          <w:sz w:val="18"/>
          <w:szCs w:val="18"/>
        </w:rPr>
      </w:pPr>
      <w:r>
        <w:rPr>
          <w:sz w:val="18"/>
          <w:szCs w:val="18"/>
        </w:rPr>
        <w:t xml:space="preserve">Dispel Magic </w:t>
      </w:r>
      <w:r>
        <w:rPr>
          <w:i/>
          <w:sz w:val="18"/>
          <w:szCs w:val="18"/>
        </w:rPr>
        <w:t>– Purge</w:t>
      </w:r>
    </w:p>
    <w:p w14:paraId="3B1518C6" w14:textId="77777777" w:rsidR="00A07AFD" w:rsidRDefault="00A07AFD" w:rsidP="00A07AFD">
      <w:pPr>
        <w:rPr>
          <w:sz w:val="18"/>
          <w:szCs w:val="18"/>
          <w:vertAlign w:val="superscript"/>
        </w:rPr>
      </w:pPr>
      <w:r>
        <w:rPr>
          <w:sz w:val="18"/>
          <w:szCs w:val="18"/>
        </w:rPr>
        <w:t xml:space="preserve">Elemental Shock Totem </w:t>
      </w:r>
      <w:r>
        <w:rPr>
          <w:sz w:val="18"/>
          <w:szCs w:val="18"/>
          <w:vertAlign w:val="superscript"/>
        </w:rPr>
        <w:t>WoW5eRPG</w:t>
      </w:r>
    </w:p>
    <w:p w14:paraId="33643EF8" w14:textId="77777777" w:rsidR="00A07AFD" w:rsidRDefault="00A07AFD" w:rsidP="00A07AFD">
      <w:pPr>
        <w:rPr>
          <w:sz w:val="18"/>
          <w:szCs w:val="18"/>
        </w:rPr>
      </w:pPr>
      <w:r>
        <w:rPr>
          <w:sz w:val="18"/>
          <w:szCs w:val="18"/>
        </w:rPr>
        <w:t>Glyph of Warding</w:t>
      </w:r>
    </w:p>
    <w:p w14:paraId="27D07E2C" w14:textId="77777777" w:rsidR="00A07AFD" w:rsidRDefault="00A07AFD" w:rsidP="00A07AFD">
      <w:pPr>
        <w:rPr>
          <w:sz w:val="18"/>
          <w:szCs w:val="18"/>
        </w:rPr>
      </w:pPr>
      <w:r>
        <w:rPr>
          <w:sz w:val="18"/>
          <w:szCs w:val="18"/>
        </w:rPr>
        <w:t>Protection from Energy</w:t>
      </w:r>
    </w:p>
    <w:p w14:paraId="04851BCE" w14:textId="77777777" w:rsidR="00A07AFD" w:rsidRDefault="00A07AFD" w:rsidP="00A07AFD">
      <w:pPr>
        <w:rPr>
          <w:i/>
          <w:sz w:val="18"/>
          <w:szCs w:val="18"/>
        </w:rPr>
      </w:pPr>
      <w:r>
        <w:rPr>
          <w:sz w:val="18"/>
          <w:szCs w:val="18"/>
        </w:rPr>
        <w:t xml:space="preserve">Remove Curse </w:t>
      </w:r>
      <w:r>
        <w:rPr>
          <w:i/>
          <w:sz w:val="18"/>
          <w:szCs w:val="18"/>
        </w:rPr>
        <w:t>– Cleanse Spirit</w:t>
      </w:r>
    </w:p>
    <w:p w14:paraId="01885BB2" w14:textId="77777777" w:rsidR="00A07AFD" w:rsidRDefault="00A07AFD" w:rsidP="00A07AFD">
      <w:pPr>
        <w:rPr>
          <w:i/>
          <w:sz w:val="18"/>
          <w:szCs w:val="18"/>
        </w:rPr>
      </w:pPr>
      <w:r>
        <w:rPr>
          <w:sz w:val="18"/>
          <w:szCs w:val="18"/>
        </w:rPr>
        <w:t xml:space="preserve">Spirit Link </w:t>
      </w:r>
      <w:r>
        <w:rPr>
          <w:sz w:val="18"/>
          <w:szCs w:val="18"/>
          <w:vertAlign w:val="superscript"/>
        </w:rPr>
        <w:t>WoW5eRPG</w:t>
      </w:r>
    </w:p>
    <w:p w14:paraId="6732756F" w14:textId="77777777" w:rsidR="00A07AFD" w:rsidRDefault="00A07AFD" w:rsidP="00A07AFD">
      <w:pPr>
        <w:ind w:left="72"/>
        <w:rPr>
          <w:i/>
          <w:color w:val="000000"/>
          <w:sz w:val="18"/>
          <w:szCs w:val="18"/>
          <w:u w:val="single"/>
        </w:rPr>
      </w:pPr>
      <w:r>
        <w:rPr>
          <w:i/>
          <w:color w:val="000000"/>
          <w:sz w:val="18"/>
          <w:szCs w:val="18"/>
          <w:u w:val="single"/>
        </w:rPr>
        <w:t>Conjuration</w:t>
      </w:r>
    </w:p>
    <w:p w14:paraId="15CFFEE4" w14:textId="77777777" w:rsidR="00A07AFD" w:rsidRDefault="00A07AFD" w:rsidP="00A07AFD">
      <w:pPr>
        <w:rPr>
          <w:sz w:val="18"/>
          <w:szCs w:val="18"/>
        </w:rPr>
      </w:pPr>
      <w:r>
        <w:rPr>
          <w:sz w:val="18"/>
          <w:szCs w:val="18"/>
        </w:rPr>
        <w:t>Call Lightning</w:t>
      </w:r>
    </w:p>
    <w:p w14:paraId="67722E6B" w14:textId="77777777" w:rsidR="00A07AFD" w:rsidRDefault="00A07AFD" w:rsidP="00A07AFD">
      <w:pPr>
        <w:rPr>
          <w:sz w:val="18"/>
          <w:szCs w:val="18"/>
        </w:rPr>
      </w:pPr>
      <w:r>
        <w:rPr>
          <w:sz w:val="18"/>
          <w:szCs w:val="18"/>
        </w:rPr>
        <w:t>Sleet Storm</w:t>
      </w:r>
    </w:p>
    <w:p w14:paraId="226BA48D" w14:textId="77777777" w:rsidR="00A07AFD" w:rsidRDefault="00A07AFD" w:rsidP="00A07AFD">
      <w:pPr>
        <w:rPr>
          <w:sz w:val="18"/>
          <w:szCs w:val="18"/>
        </w:rPr>
      </w:pPr>
      <w:r>
        <w:rPr>
          <w:sz w:val="18"/>
          <w:szCs w:val="18"/>
        </w:rPr>
        <w:t>Spirit Guardians</w:t>
      </w:r>
    </w:p>
    <w:p w14:paraId="16947B5C" w14:textId="77777777" w:rsidR="00A07AFD" w:rsidRDefault="00A07AFD" w:rsidP="00A07AFD">
      <w:pPr>
        <w:rPr>
          <w:sz w:val="18"/>
          <w:szCs w:val="18"/>
        </w:rPr>
      </w:pPr>
      <w:r>
        <w:rPr>
          <w:sz w:val="18"/>
          <w:szCs w:val="18"/>
        </w:rPr>
        <w:t xml:space="preserve">Tidal Wave </w:t>
      </w:r>
      <w:r>
        <w:rPr>
          <w:sz w:val="18"/>
          <w:szCs w:val="18"/>
          <w:vertAlign w:val="superscript"/>
        </w:rPr>
        <w:t>EE</w:t>
      </w:r>
    </w:p>
    <w:p w14:paraId="594D2C7F" w14:textId="77777777" w:rsidR="00A07AFD" w:rsidRDefault="00A07AFD" w:rsidP="00A07AFD">
      <w:pPr>
        <w:ind w:left="72"/>
        <w:rPr>
          <w:i/>
          <w:color w:val="000000"/>
          <w:sz w:val="18"/>
          <w:szCs w:val="18"/>
          <w:u w:val="single"/>
        </w:rPr>
      </w:pPr>
      <w:r>
        <w:rPr>
          <w:i/>
          <w:color w:val="000000"/>
          <w:sz w:val="18"/>
          <w:szCs w:val="18"/>
          <w:u w:val="single"/>
        </w:rPr>
        <w:t>Divination</w:t>
      </w:r>
    </w:p>
    <w:p w14:paraId="00B0E732" w14:textId="77777777" w:rsidR="00A07AFD" w:rsidRDefault="00A07AFD" w:rsidP="00A07AFD">
      <w:pPr>
        <w:rPr>
          <w:i/>
          <w:sz w:val="18"/>
          <w:szCs w:val="18"/>
        </w:rPr>
      </w:pPr>
      <w:r>
        <w:rPr>
          <w:sz w:val="18"/>
          <w:szCs w:val="18"/>
        </w:rPr>
        <w:t xml:space="preserve">Clairvoyance </w:t>
      </w:r>
      <w:r>
        <w:rPr>
          <w:i/>
          <w:sz w:val="18"/>
          <w:szCs w:val="18"/>
        </w:rPr>
        <w:t>– Far Sight</w:t>
      </w:r>
    </w:p>
    <w:p w14:paraId="1DA22196" w14:textId="77777777" w:rsidR="00A07AFD" w:rsidRDefault="00A07AFD" w:rsidP="00A07AFD">
      <w:pPr>
        <w:rPr>
          <w:i/>
          <w:sz w:val="18"/>
          <w:szCs w:val="18"/>
        </w:rPr>
      </w:pPr>
      <w:r>
        <w:rPr>
          <w:sz w:val="18"/>
          <w:szCs w:val="18"/>
        </w:rPr>
        <w:t>Tongues</w:t>
      </w:r>
    </w:p>
    <w:p w14:paraId="6FEF48B7" w14:textId="77777777" w:rsidR="00A07AFD" w:rsidRDefault="00A07AFD" w:rsidP="00A07AFD">
      <w:pPr>
        <w:ind w:left="72"/>
        <w:rPr>
          <w:i/>
          <w:color w:val="000000"/>
          <w:sz w:val="18"/>
          <w:szCs w:val="18"/>
          <w:u w:val="single"/>
        </w:rPr>
      </w:pPr>
      <w:r>
        <w:rPr>
          <w:i/>
          <w:color w:val="000000"/>
          <w:sz w:val="18"/>
          <w:szCs w:val="18"/>
          <w:u w:val="single"/>
        </w:rPr>
        <w:t>Evocation</w:t>
      </w:r>
    </w:p>
    <w:p w14:paraId="49C575ED" w14:textId="77777777" w:rsidR="00A07AFD" w:rsidRDefault="00A07AFD" w:rsidP="00A07AFD">
      <w:pPr>
        <w:rPr>
          <w:sz w:val="18"/>
          <w:szCs w:val="18"/>
          <w:vertAlign w:val="superscript"/>
        </w:rPr>
      </w:pPr>
      <w:r>
        <w:rPr>
          <w:sz w:val="18"/>
          <w:szCs w:val="18"/>
        </w:rPr>
        <w:t xml:space="preserve">Cyclone </w:t>
      </w:r>
      <w:r>
        <w:rPr>
          <w:sz w:val="18"/>
          <w:szCs w:val="18"/>
          <w:vertAlign w:val="superscript"/>
        </w:rPr>
        <w:t>WoW5eRPG</w:t>
      </w:r>
    </w:p>
    <w:p w14:paraId="3749D473" w14:textId="77777777" w:rsidR="00A07AFD" w:rsidRDefault="00A07AFD" w:rsidP="00A07AFD">
      <w:pPr>
        <w:rPr>
          <w:sz w:val="18"/>
          <w:szCs w:val="18"/>
        </w:rPr>
      </w:pPr>
      <w:r>
        <w:rPr>
          <w:sz w:val="18"/>
          <w:szCs w:val="18"/>
        </w:rPr>
        <w:t>Daylight</w:t>
      </w:r>
    </w:p>
    <w:p w14:paraId="266800F8" w14:textId="77777777" w:rsidR="00A07AFD" w:rsidRDefault="00A07AFD" w:rsidP="00A07AFD">
      <w:pPr>
        <w:rPr>
          <w:sz w:val="18"/>
          <w:szCs w:val="18"/>
        </w:rPr>
      </w:pPr>
      <w:r>
        <w:rPr>
          <w:sz w:val="18"/>
          <w:szCs w:val="18"/>
        </w:rPr>
        <w:t>Fireball</w:t>
      </w:r>
    </w:p>
    <w:p w14:paraId="7EF9DE9D" w14:textId="77777777" w:rsidR="00A07AFD" w:rsidRDefault="00A07AFD" w:rsidP="00A07AFD">
      <w:pPr>
        <w:rPr>
          <w:sz w:val="18"/>
          <w:szCs w:val="18"/>
          <w:vertAlign w:val="superscript"/>
        </w:rPr>
      </w:pPr>
      <w:r>
        <w:rPr>
          <w:sz w:val="18"/>
          <w:szCs w:val="18"/>
        </w:rPr>
        <w:t xml:space="preserve">Fire Nova </w:t>
      </w:r>
      <w:r>
        <w:rPr>
          <w:sz w:val="18"/>
          <w:szCs w:val="18"/>
          <w:vertAlign w:val="superscript"/>
        </w:rPr>
        <w:t>WoW5eRPG</w:t>
      </w:r>
    </w:p>
    <w:p w14:paraId="52DE39E6" w14:textId="77777777" w:rsidR="00A07AFD" w:rsidRDefault="00A07AFD" w:rsidP="00A07AFD">
      <w:pPr>
        <w:rPr>
          <w:sz w:val="18"/>
          <w:szCs w:val="18"/>
          <w:vertAlign w:val="superscript"/>
        </w:rPr>
      </w:pPr>
      <w:r>
        <w:rPr>
          <w:sz w:val="18"/>
          <w:szCs w:val="18"/>
        </w:rPr>
        <w:t xml:space="preserve">Healing Stream </w:t>
      </w:r>
      <w:r>
        <w:rPr>
          <w:sz w:val="18"/>
          <w:szCs w:val="18"/>
          <w:vertAlign w:val="superscript"/>
        </w:rPr>
        <w:t>WoW5eRPG</w:t>
      </w:r>
    </w:p>
    <w:p w14:paraId="326018FA" w14:textId="77777777" w:rsidR="00A07AFD" w:rsidRDefault="00A07AFD" w:rsidP="00A07AFD">
      <w:pPr>
        <w:rPr>
          <w:sz w:val="18"/>
          <w:szCs w:val="18"/>
          <w:vertAlign w:val="superscript"/>
        </w:rPr>
      </w:pPr>
      <w:r>
        <w:rPr>
          <w:sz w:val="18"/>
          <w:szCs w:val="18"/>
        </w:rPr>
        <w:t xml:space="preserve">Lightning Bolt </w:t>
      </w:r>
      <w:r>
        <w:rPr>
          <w:i/>
          <w:sz w:val="18"/>
          <w:szCs w:val="18"/>
        </w:rPr>
        <w:t xml:space="preserve">– Chain Lightning </w:t>
      </w:r>
      <w:r>
        <w:rPr>
          <w:sz w:val="18"/>
          <w:szCs w:val="18"/>
          <w:vertAlign w:val="superscript"/>
        </w:rPr>
        <w:t>Modified</w:t>
      </w:r>
    </w:p>
    <w:p w14:paraId="2BAB024B" w14:textId="77777777" w:rsidR="00A07AFD" w:rsidRDefault="00A07AFD" w:rsidP="00A07AFD">
      <w:pPr>
        <w:rPr>
          <w:sz w:val="18"/>
          <w:szCs w:val="18"/>
          <w:vertAlign w:val="superscript"/>
        </w:rPr>
      </w:pPr>
      <w:r>
        <w:rPr>
          <w:sz w:val="18"/>
          <w:szCs w:val="18"/>
        </w:rPr>
        <w:t xml:space="preserve">Lightning Storm </w:t>
      </w:r>
      <w:r>
        <w:rPr>
          <w:sz w:val="18"/>
          <w:szCs w:val="18"/>
          <w:vertAlign w:val="superscript"/>
        </w:rPr>
        <w:t>WoW5eRPG</w:t>
      </w:r>
    </w:p>
    <w:p w14:paraId="5A83B80F" w14:textId="77777777" w:rsidR="00A07AFD" w:rsidRDefault="00A07AFD" w:rsidP="00A07AFD">
      <w:pPr>
        <w:rPr>
          <w:sz w:val="18"/>
          <w:szCs w:val="18"/>
        </w:rPr>
      </w:pPr>
      <w:r>
        <w:rPr>
          <w:sz w:val="18"/>
          <w:szCs w:val="18"/>
        </w:rPr>
        <w:t>Sending</w:t>
      </w:r>
    </w:p>
    <w:p w14:paraId="0A38F5DD" w14:textId="77777777" w:rsidR="00A07AFD" w:rsidRDefault="00A07AFD" w:rsidP="00A07AFD">
      <w:pPr>
        <w:rPr>
          <w:sz w:val="18"/>
          <w:szCs w:val="18"/>
          <w:vertAlign w:val="superscript"/>
        </w:rPr>
      </w:pPr>
      <w:r>
        <w:rPr>
          <w:sz w:val="18"/>
          <w:szCs w:val="18"/>
        </w:rPr>
        <w:t xml:space="preserve">Sunbeam </w:t>
      </w:r>
      <w:r>
        <w:rPr>
          <w:sz w:val="18"/>
          <w:szCs w:val="18"/>
          <w:vertAlign w:val="superscript"/>
        </w:rPr>
        <w:t>Modified</w:t>
      </w:r>
    </w:p>
    <w:p w14:paraId="463CCDAA" w14:textId="77777777" w:rsidR="00A07AFD" w:rsidRDefault="00A07AFD" w:rsidP="00A07AFD">
      <w:pPr>
        <w:rPr>
          <w:sz w:val="18"/>
          <w:szCs w:val="18"/>
          <w:vertAlign w:val="superscript"/>
        </w:rPr>
      </w:pPr>
      <w:r>
        <w:rPr>
          <w:sz w:val="18"/>
          <w:szCs w:val="18"/>
        </w:rPr>
        <w:t xml:space="preserve">Wall of Sand </w:t>
      </w:r>
      <w:r>
        <w:rPr>
          <w:sz w:val="18"/>
          <w:szCs w:val="18"/>
          <w:vertAlign w:val="superscript"/>
        </w:rPr>
        <w:t>EE</w:t>
      </w:r>
    </w:p>
    <w:p w14:paraId="25AADD4F" w14:textId="77777777" w:rsidR="00A07AFD" w:rsidRDefault="00A07AFD" w:rsidP="00A07AFD">
      <w:pPr>
        <w:rPr>
          <w:sz w:val="18"/>
          <w:szCs w:val="18"/>
          <w:vertAlign w:val="superscript"/>
        </w:rPr>
      </w:pPr>
      <w:r>
        <w:rPr>
          <w:sz w:val="18"/>
          <w:szCs w:val="18"/>
        </w:rPr>
        <w:t xml:space="preserve">Wall of Water </w:t>
      </w:r>
      <w:r>
        <w:rPr>
          <w:sz w:val="18"/>
          <w:szCs w:val="18"/>
          <w:vertAlign w:val="superscript"/>
        </w:rPr>
        <w:t>EE</w:t>
      </w:r>
    </w:p>
    <w:p w14:paraId="26F8DE6B" w14:textId="77777777" w:rsidR="00A07AFD" w:rsidRDefault="00A07AFD" w:rsidP="00A07AFD">
      <w:pPr>
        <w:rPr>
          <w:sz w:val="18"/>
          <w:szCs w:val="18"/>
          <w:vertAlign w:val="superscript"/>
        </w:rPr>
      </w:pPr>
      <w:r>
        <w:rPr>
          <w:sz w:val="18"/>
          <w:szCs w:val="18"/>
        </w:rPr>
        <w:t>Wind Wall</w:t>
      </w:r>
    </w:p>
    <w:p w14:paraId="3479639F" w14:textId="77777777" w:rsidR="00A07AFD" w:rsidRDefault="00A07AFD" w:rsidP="00A07AFD">
      <w:pPr>
        <w:ind w:left="72"/>
        <w:rPr>
          <w:i/>
          <w:color w:val="000000"/>
          <w:sz w:val="18"/>
          <w:szCs w:val="18"/>
          <w:u w:val="single"/>
        </w:rPr>
      </w:pPr>
      <w:r>
        <w:rPr>
          <w:i/>
          <w:color w:val="000000"/>
          <w:sz w:val="18"/>
          <w:szCs w:val="18"/>
          <w:u w:val="single"/>
        </w:rPr>
        <w:t>Necromancy</w:t>
      </w:r>
    </w:p>
    <w:p w14:paraId="2FEF9FCE" w14:textId="77777777" w:rsidR="00A07AFD" w:rsidRDefault="00A07AFD" w:rsidP="00A07AFD">
      <w:pPr>
        <w:rPr>
          <w:i/>
          <w:sz w:val="18"/>
          <w:szCs w:val="18"/>
        </w:rPr>
      </w:pPr>
      <w:r>
        <w:rPr>
          <w:sz w:val="18"/>
          <w:szCs w:val="18"/>
        </w:rPr>
        <w:t xml:space="preserve">Curse of Weakness </w:t>
      </w:r>
      <w:r>
        <w:rPr>
          <w:sz w:val="18"/>
          <w:szCs w:val="18"/>
          <w:vertAlign w:val="superscript"/>
        </w:rPr>
        <w:t>WoW5eRPG</w:t>
      </w:r>
      <w:r>
        <w:rPr>
          <w:i/>
          <w:sz w:val="18"/>
          <w:szCs w:val="18"/>
        </w:rPr>
        <w:t xml:space="preserve"> – Weakening Hex</w:t>
      </w:r>
    </w:p>
    <w:p w14:paraId="16D281E6" w14:textId="77777777" w:rsidR="00A07AFD" w:rsidRDefault="00A07AFD" w:rsidP="00A07AFD">
      <w:pPr>
        <w:rPr>
          <w:sz w:val="18"/>
          <w:szCs w:val="18"/>
        </w:rPr>
      </w:pPr>
      <w:r>
        <w:rPr>
          <w:sz w:val="18"/>
          <w:szCs w:val="18"/>
        </w:rPr>
        <w:t>Feign Death</w:t>
      </w:r>
    </w:p>
    <w:p w14:paraId="24CE02CA" w14:textId="77777777" w:rsidR="00A07AFD" w:rsidRDefault="00A07AFD" w:rsidP="00A07AFD">
      <w:pPr>
        <w:rPr>
          <w:sz w:val="18"/>
          <w:szCs w:val="18"/>
          <w:vertAlign w:val="superscript"/>
        </w:rPr>
      </w:pPr>
      <w:r>
        <w:rPr>
          <w:sz w:val="18"/>
          <w:szCs w:val="18"/>
        </w:rPr>
        <w:t xml:space="preserve">Life Transference </w:t>
      </w:r>
      <w:r>
        <w:rPr>
          <w:sz w:val="18"/>
          <w:szCs w:val="18"/>
          <w:vertAlign w:val="superscript"/>
        </w:rPr>
        <w:t>XGtE</w:t>
      </w:r>
    </w:p>
    <w:p w14:paraId="0E4DB5A2" w14:textId="77777777" w:rsidR="00A07AFD" w:rsidRDefault="00A07AFD" w:rsidP="00A07AFD">
      <w:pPr>
        <w:rPr>
          <w:sz w:val="18"/>
          <w:szCs w:val="18"/>
          <w:vertAlign w:val="superscript"/>
        </w:rPr>
      </w:pPr>
      <w:r>
        <w:rPr>
          <w:sz w:val="18"/>
          <w:szCs w:val="18"/>
        </w:rPr>
        <w:t xml:space="preserve">Revivify </w:t>
      </w:r>
      <w:r>
        <w:rPr>
          <w:i/>
          <w:sz w:val="18"/>
          <w:szCs w:val="18"/>
        </w:rPr>
        <w:t xml:space="preserve">– Ancestral Sight </w:t>
      </w:r>
      <w:r>
        <w:rPr>
          <w:sz w:val="18"/>
          <w:szCs w:val="18"/>
          <w:vertAlign w:val="superscript"/>
        </w:rPr>
        <w:t>Modified</w:t>
      </w:r>
    </w:p>
    <w:p w14:paraId="563DCECF" w14:textId="77777777" w:rsidR="00A07AFD" w:rsidRDefault="00A07AFD" w:rsidP="00A07AFD">
      <w:pPr>
        <w:rPr>
          <w:sz w:val="18"/>
          <w:szCs w:val="18"/>
          <w:vertAlign w:val="superscript"/>
        </w:rPr>
      </w:pPr>
      <w:r>
        <w:rPr>
          <w:sz w:val="18"/>
          <w:szCs w:val="18"/>
        </w:rPr>
        <w:t>Speak With Dead</w:t>
      </w:r>
    </w:p>
    <w:p w14:paraId="1C33B591" w14:textId="77777777" w:rsidR="00A07AFD" w:rsidRDefault="00A07AFD" w:rsidP="00A07AFD">
      <w:pPr>
        <w:rPr>
          <w:i/>
          <w:color w:val="000000"/>
          <w:sz w:val="18"/>
          <w:szCs w:val="18"/>
        </w:rPr>
      </w:pPr>
      <w:r>
        <w:rPr>
          <w:color w:val="000000"/>
          <w:sz w:val="18"/>
          <w:szCs w:val="18"/>
        </w:rPr>
        <w:t xml:space="preserve">Spirit Haunt </w:t>
      </w:r>
      <w:r>
        <w:rPr>
          <w:sz w:val="18"/>
          <w:szCs w:val="18"/>
          <w:vertAlign w:val="superscript"/>
        </w:rPr>
        <w:t>WoW5eRPG</w:t>
      </w:r>
    </w:p>
    <w:p w14:paraId="06C93167" w14:textId="77777777" w:rsidR="00A07AFD" w:rsidRDefault="00A07AFD" w:rsidP="00A07AFD">
      <w:pPr>
        <w:ind w:left="72"/>
        <w:rPr>
          <w:i/>
          <w:color w:val="000000"/>
          <w:sz w:val="18"/>
          <w:szCs w:val="18"/>
          <w:u w:val="single"/>
        </w:rPr>
      </w:pPr>
      <w:r>
        <w:rPr>
          <w:i/>
          <w:color w:val="000000"/>
          <w:sz w:val="18"/>
          <w:szCs w:val="18"/>
          <w:u w:val="single"/>
        </w:rPr>
        <w:t>Transmutation</w:t>
      </w:r>
    </w:p>
    <w:p w14:paraId="6F78F8F5" w14:textId="77777777" w:rsidR="00A07AFD" w:rsidRDefault="00A07AFD" w:rsidP="00A07AFD">
      <w:pPr>
        <w:rPr>
          <w:color w:val="000000"/>
          <w:sz w:val="18"/>
          <w:szCs w:val="18"/>
        </w:rPr>
      </w:pPr>
      <w:r>
        <w:rPr>
          <w:color w:val="000000"/>
          <w:sz w:val="18"/>
          <w:szCs w:val="18"/>
        </w:rPr>
        <w:t xml:space="preserve">Bloodlust </w:t>
      </w:r>
      <w:r>
        <w:rPr>
          <w:color w:val="000000"/>
          <w:sz w:val="18"/>
          <w:szCs w:val="18"/>
          <w:vertAlign w:val="superscript"/>
        </w:rPr>
        <w:t>WoW5eRPG</w:t>
      </w:r>
    </w:p>
    <w:p w14:paraId="0EF3C638" w14:textId="77777777" w:rsidR="00A07AFD" w:rsidRDefault="00A07AFD" w:rsidP="00A07AFD">
      <w:pPr>
        <w:rPr>
          <w:color w:val="000000"/>
          <w:sz w:val="18"/>
          <w:szCs w:val="18"/>
        </w:rPr>
      </w:pPr>
      <w:r>
        <w:rPr>
          <w:color w:val="000000"/>
          <w:sz w:val="18"/>
          <w:szCs w:val="18"/>
        </w:rPr>
        <w:t xml:space="preserve">Erupting Earth </w:t>
      </w:r>
      <w:r>
        <w:rPr>
          <w:color w:val="000000"/>
          <w:sz w:val="18"/>
          <w:szCs w:val="18"/>
          <w:vertAlign w:val="superscript"/>
        </w:rPr>
        <w:t>EE</w:t>
      </w:r>
    </w:p>
    <w:p w14:paraId="39080585" w14:textId="77777777" w:rsidR="00A07AFD" w:rsidRDefault="00A07AFD" w:rsidP="00A07AFD">
      <w:pPr>
        <w:rPr>
          <w:color w:val="000000"/>
          <w:sz w:val="18"/>
          <w:szCs w:val="18"/>
        </w:rPr>
      </w:pPr>
      <w:r>
        <w:rPr>
          <w:sz w:val="18"/>
          <w:szCs w:val="18"/>
        </w:rPr>
        <w:t xml:space="preserve">Flame Arrows </w:t>
      </w:r>
      <w:r>
        <w:rPr>
          <w:sz w:val="18"/>
          <w:szCs w:val="18"/>
          <w:vertAlign w:val="superscript"/>
        </w:rPr>
        <w:t>EE</w:t>
      </w:r>
    </w:p>
    <w:p w14:paraId="03C89B7B" w14:textId="77777777" w:rsidR="00A07AFD" w:rsidRDefault="00A07AFD" w:rsidP="00A07AFD">
      <w:pPr>
        <w:rPr>
          <w:i/>
          <w:color w:val="000000"/>
          <w:sz w:val="18"/>
          <w:szCs w:val="18"/>
        </w:rPr>
      </w:pPr>
      <w:r>
        <w:rPr>
          <w:color w:val="000000"/>
          <w:sz w:val="18"/>
          <w:szCs w:val="18"/>
        </w:rPr>
        <w:t>Meld into Stone</w:t>
      </w:r>
    </w:p>
    <w:p w14:paraId="42018132" w14:textId="77777777" w:rsidR="00A07AFD" w:rsidRDefault="00A07AFD" w:rsidP="00A07AFD">
      <w:pPr>
        <w:rPr>
          <w:color w:val="000000"/>
          <w:sz w:val="18"/>
          <w:szCs w:val="18"/>
        </w:rPr>
      </w:pPr>
      <w:r>
        <w:rPr>
          <w:sz w:val="18"/>
          <w:szCs w:val="18"/>
        </w:rPr>
        <w:t xml:space="preserve">Spirit Infusion </w:t>
      </w:r>
      <w:r>
        <w:rPr>
          <w:sz w:val="18"/>
          <w:szCs w:val="18"/>
          <w:vertAlign w:val="superscript"/>
        </w:rPr>
        <w:t>WoW5eRPG</w:t>
      </w:r>
    </w:p>
    <w:p w14:paraId="4EC627E4" w14:textId="77777777" w:rsidR="00A07AFD" w:rsidRDefault="00A07AFD" w:rsidP="00A07AFD">
      <w:pPr>
        <w:rPr>
          <w:sz w:val="18"/>
          <w:szCs w:val="18"/>
        </w:rPr>
      </w:pPr>
      <w:r>
        <w:rPr>
          <w:sz w:val="18"/>
          <w:szCs w:val="18"/>
        </w:rPr>
        <w:t>Water Breathing</w:t>
      </w:r>
    </w:p>
    <w:p w14:paraId="22F52FAB" w14:textId="77777777" w:rsidR="00A07AFD" w:rsidRDefault="00A07AFD" w:rsidP="00A07AFD">
      <w:pPr>
        <w:rPr>
          <w:sz w:val="18"/>
          <w:szCs w:val="18"/>
        </w:rPr>
      </w:pPr>
      <w:r>
        <w:rPr>
          <w:sz w:val="18"/>
          <w:szCs w:val="18"/>
        </w:rPr>
        <w:t>Water Walk</w:t>
      </w:r>
    </w:p>
    <w:p w14:paraId="333284CB" w14:textId="77777777" w:rsidR="00EF1083" w:rsidRPr="00134BC3" w:rsidRDefault="00EF1083">
      <w:pPr>
        <w:contextualSpacing/>
        <w:rPr>
          <w:rFonts w:eastAsia="Times New Roman" w:cstheme="minorHAnsi"/>
          <w:color w:val="000000"/>
          <w:sz w:val="18"/>
          <w:szCs w:val="18"/>
        </w:rPr>
      </w:pPr>
    </w:p>
    <w:p w14:paraId="341D3923" w14:textId="77777777" w:rsidR="007D280E" w:rsidRPr="000D5DB5"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4 (4th level)</w:t>
      </w:r>
    </w:p>
    <w:p w14:paraId="6025C1F0" w14:textId="77777777" w:rsidR="00A07AFD" w:rsidRDefault="00A07AFD" w:rsidP="00A07AFD">
      <w:pPr>
        <w:ind w:left="72"/>
        <w:rPr>
          <w:i/>
          <w:color w:val="000000"/>
          <w:sz w:val="18"/>
          <w:szCs w:val="18"/>
          <w:u w:val="single"/>
        </w:rPr>
      </w:pPr>
      <w:r>
        <w:rPr>
          <w:i/>
          <w:color w:val="000000"/>
          <w:sz w:val="18"/>
          <w:szCs w:val="18"/>
          <w:u w:val="single"/>
        </w:rPr>
        <w:t>Abjuration</w:t>
      </w:r>
    </w:p>
    <w:p w14:paraId="238E064E" w14:textId="77777777" w:rsidR="00A07AFD" w:rsidRDefault="00A07AFD" w:rsidP="00A07AFD">
      <w:pPr>
        <w:rPr>
          <w:color w:val="000000"/>
          <w:sz w:val="18"/>
          <w:szCs w:val="18"/>
          <w:vertAlign w:val="superscript"/>
        </w:rPr>
      </w:pPr>
      <w:r>
        <w:rPr>
          <w:color w:val="000000"/>
          <w:sz w:val="18"/>
          <w:szCs w:val="18"/>
        </w:rPr>
        <w:lastRenderedPageBreak/>
        <w:t xml:space="preserve">Brilliance Aura </w:t>
      </w:r>
      <w:r>
        <w:rPr>
          <w:i/>
          <w:color w:val="000000"/>
          <w:sz w:val="18"/>
          <w:szCs w:val="18"/>
        </w:rPr>
        <w:t xml:space="preserve">– Mana Tide </w:t>
      </w:r>
      <w:r>
        <w:rPr>
          <w:color w:val="000000"/>
          <w:sz w:val="18"/>
          <w:szCs w:val="18"/>
          <w:vertAlign w:val="superscript"/>
        </w:rPr>
        <w:t>WoW5eRPG</w:t>
      </w:r>
    </w:p>
    <w:p w14:paraId="1A94AA51" w14:textId="77777777" w:rsidR="00A07AFD" w:rsidRDefault="00A07AFD" w:rsidP="00A07AFD">
      <w:pPr>
        <w:rPr>
          <w:i/>
          <w:sz w:val="18"/>
          <w:szCs w:val="18"/>
        </w:rPr>
      </w:pPr>
      <w:r>
        <w:rPr>
          <w:sz w:val="18"/>
          <w:szCs w:val="18"/>
        </w:rPr>
        <w:t xml:space="preserve">Freedom of Movement </w:t>
      </w:r>
      <w:r>
        <w:rPr>
          <w:i/>
          <w:sz w:val="18"/>
          <w:szCs w:val="18"/>
        </w:rPr>
        <w:t>– Grace of Air</w:t>
      </w:r>
    </w:p>
    <w:p w14:paraId="54569FF2" w14:textId="77777777" w:rsidR="00A07AFD" w:rsidRDefault="00A07AFD" w:rsidP="00A07AFD">
      <w:pPr>
        <w:rPr>
          <w:i/>
          <w:sz w:val="18"/>
          <w:szCs w:val="18"/>
        </w:rPr>
      </w:pPr>
      <w:r>
        <w:rPr>
          <w:sz w:val="18"/>
          <w:szCs w:val="18"/>
        </w:rPr>
        <w:t>Stoneskin</w:t>
      </w:r>
    </w:p>
    <w:p w14:paraId="1A42DB70" w14:textId="77777777" w:rsidR="00A07AFD" w:rsidRDefault="00A07AFD" w:rsidP="00A07AFD">
      <w:pPr>
        <w:ind w:left="72"/>
        <w:rPr>
          <w:i/>
          <w:color w:val="000000"/>
          <w:sz w:val="18"/>
          <w:szCs w:val="18"/>
          <w:u w:val="single"/>
        </w:rPr>
      </w:pPr>
      <w:r>
        <w:rPr>
          <w:i/>
          <w:color w:val="000000"/>
          <w:sz w:val="18"/>
          <w:szCs w:val="18"/>
          <w:u w:val="single"/>
        </w:rPr>
        <w:t>Conjuration</w:t>
      </w:r>
    </w:p>
    <w:p w14:paraId="11E906F8" w14:textId="77777777" w:rsidR="00A07AFD" w:rsidRDefault="00A07AFD" w:rsidP="00A07AFD">
      <w:pPr>
        <w:rPr>
          <w:i/>
          <w:sz w:val="18"/>
          <w:szCs w:val="18"/>
          <w:u w:val="single"/>
        </w:rPr>
      </w:pPr>
      <w:r>
        <w:rPr>
          <w:sz w:val="18"/>
          <w:szCs w:val="18"/>
        </w:rPr>
        <w:t xml:space="preserve">Watery Sphere </w:t>
      </w:r>
      <w:r>
        <w:rPr>
          <w:sz w:val="18"/>
          <w:szCs w:val="18"/>
          <w:vertAlign w:val="superscript"/>
        </w:rPr>
        <w:t>EE</w:t>
      </w:r>
    </w:p>
    <w:p w14:paraId="33BD232C" w14:textId="77777777" w:rsidR="00A07AFD" w:rsidRDefault="00A07AFD" w:rsidP="00A07AFD">
      <w:pPr>
        <w:ind w:left="72"/>
        <w:rPr>
          <w:i/>
          <w:color w:val="000000"/>
          <w:sz w:val="18"/>
          <w:szCs w:val="18"/>
          <w:u w:val="single"/>
        </w:rPr>
      </w:pPr>
      <w:r>
        <w:rPr>
          <w:i/>
          <w:color w:val="000000"/>
          <w:sz w:val="18"/>
          <w:szCs w:val="18"/>
          <w:u w:val="single"/>
        </w:rPr>
        <w:t>Divination</w:t>
      </w:r>
    </w:p>
    <w:p w14:paraId="79FB28F8" w14:textId="77777777" w:rsidR="00A07AFD" w:rsidRDefault="00A07AFD" w:rsidP="00A07AFD">
      <w:pPr>
        <w:rPr>
          <w:i/>
          <w:sz w:val="18"/>
          <w:szCs w:val="18"/>
        </w:rPr>
      </w:pPr>
      <w:r>
        <w:rPr>
          <w:sz w:val="18"/>
          <w:szCs w:val="18"/>
        </w:rPr>
        <w:t xml:space="preserve">Arcane Eye </w:t>
      </w:r>
      <w:r>
        <w:rPr>
          <w:i/>
          <w:sz w:val="18"/>
          <w:szCs w:val="18"/>
        </w:rPr>
        <w:t>– Eye of Kilrogg</w:t>
      </w:r>
    </w:p>
    <w:p w14:paraId="335FB811" w14:textId="77777777" w:rsidR="00A07AFD" w:rsidRDefault="00A07AFD" w:rsidP="00A07AFD">
      <w:pPr>
        <w:rPr>
          <w:i/>
          <w:sz w:val="18"/>
          <w:szCs w:val="18"/>
        </w:rPr>
      </w:pPr>
      <w:r>
        <w:rPr>
          <w:sz w:val="18"/>
          <w:szCs w:val="18"/>
        </w:rPr>
        <w:t xml:space="preserve">Divination – </w:t>
      </w:r>
      <w:r>
        <w:rPr>
          <w:i/>
          <w:sz w:val="18"/>
          <w:szCs w:val="18"/>
        </w:rPr>
        <w:t>Spirit Visitations</w:t>
      </w:r>
    </w:p>
    <w:p w14:paraId="7A253552" w14:textId="77777777" w:rsidR="00A07AFD" w:rsidRDefault="00A07AFD" w:rsidP="00A07AFD">
      <w:pPr>
        <w:rPr>
          <w:i/>
          <w:sz w:val="18"/>
          <w:szCs w:val="18"/>
        </w:rPr>
      </w:pPr>
      <w:r>
        <w:rPr>
          <w:sz w:val="18"/>
          <w:szCs w:val="18"/>
        </w:rPr>
        <w:t>Locate Creature</w:t>
      </w:r>
    </w:p>
    <w:p w14:paraId="007B8022" w14:textId="77777777" w:rsidR="00A07AFD" w:rsidRDefault="00A07AFD" w:rsidP="00A07AFD">
      <w:pPr>
        <w:ind w:left="72"/>
        <w:rPr>
          <w:i/>
          <w:color w:val="000000"/>
          <w:sz w:val="18"/>
          <w:szCs w:val="18"/>
          <w:u w:val="single"/>
        </w:rPr>
      </w:pPr>
      <w:r>
        <w:rPr>
          <w:i/>
          <w:color w:val="000000"/>
          <w:sz w:val="18"/>
          <w:szCs w:val="18"/>
          <w:u w:val="single"/>
        </w:rPr>
        <w:t>Evocation</w:t>
      </w:r>
    </w:p>
    <w:p w14:paraId="1CEF36DA" w14:textId="77777777" w:rsidR="00A07AFD" w:rsidRDefault="00A07AFD" w:rsidP="00A07AFD">
      <w:pPr>
        <w:rPr>
          <w:sz w:val="18"/>
          <w:szCs w:val="18"/>
          <w:vertAlign w:val="superscript"/>
        </w:rPr>
      </w:pPr>
      <w:r>
        <w:rPr>
          <w:sz w:val="18"/>
          <w:szCs w:val="18"/>
        </w:rPr>
        <w:t xml:space="preserve">Earthbind Totem </w:t>
      </w:r>
      <w:r>
        <w:rPr>
          <w:sz w:val="18"/>
          <w:szCs w:val="18"/>
          <w:vertAlign w:val="superscript"/>
        </w:rPr>
        <w:t>WoW5eRPG</w:t>
      </w:r>
    </w:p>
    <w:p w14:paraId="2017F9E7" w14:textId="77777777" w:rsidR="00A07AFD" w:rsidRDefault="00A07AFD" w:rsidP="00A07AFD">
      <w:pPr>
        <w:rPr>
          <w:sz w:val="18"/>
          <w:szCs w:val="18"/>
        </w:rPr>
      </w:pPr>
      <w:r>
        <w:rPr>
          <w:sz w:val="18"/>
          <w:szCs w:val="18"/>
        </w:rPr>
        <w:t>Fire Shield</w:t>
      </w:r>
    </w:p>
    <w:p w14:paraId="52DAD471" w14:textId="77777777" w:rsidR="00A07AFD" w:rsidRDefault="00A07AFD" w:rsidP="00A07AFD">
      <w:pPr>
        <w:rPr>
          <w:sz w:val="18"/>
          <w:szCs w:val="18"/>
        </w:rPr>
      </w:pPr>
      <w:r>
        <w:rPr>
          <w:sz w:val="18"/>
          <w:szCs w:val="18"/>
        </w:rPr>
        <w:t>Ice Storm</w:t>
      </w:r>
    </w:p>
    <w:p w14:paraId="3014DA1E" w14:textId="77777777" w:rsidR="00A07AFD" w:rsidRDefault="00A07AFD" w:rsidP="00A07AFD">
      <w:pPr>
        <w:rPr>
          <w:i/>
          <w:sz w:val="18"/>
          <w:szCs w:val="18"/>
        </w:rPr>
      </w:pPr>
      <w:r>
        <w:rPr>
          <w:sz w:val="18"/>
          <w:szCs w:val="18"/>
        </w:rPr>
        <w:t xml:space="preserve">Resilient Sphere – </w:t>
      </w:r>
      <w:r>
        <w:rPr>
          <w:i/>
          <w:sz w:val="18"/>
          <w:szCs w:val="18"/>
        </w:rPr>
        <w:t>Solid Wind</w:t>
      </w:r>
    </w:p>
    <w:p w14:paraId="2B0071A3" w14:textId="77777777" w:rsidR="00A07AFD" w:rsidRDefault="00A07AFD" w:rsidP="00A07AFD">
      <w:pPr>
        <w:rPr>
          <w:sz w:val="18"/>
          <w:szCs w:val="18"/>
          <w:vertAlign w:val="superscript"/>
        </w:rPr>
      </w:pPr>
      <w:r>
        <w:rPr>
          <w:sz w:val="18"/>
          <w:szCs w:val="18"/>
        </w:rPr>
        <w:t xml:space="preserve">Storm Sphere </w:t>
      </w:r>
      <w:r>
        <w:rPr>
          <w:sz w:val="18"/>
          <w:szCs w:val="18"/>
          <w:vertAlign w:val="superscript"/>
        </w:rPr>
        <w:t>EE</w:t>
      </w:r>
    </w:p>
    <w:p w14:paraId="4B1451A8" w14:textId="77777777" w:rsidR="00A07AFD" w:rsidRDefault="00A07AFD" w:rsidP="00A07AFD">
      <w:pPr>
        <w:rPr>
          <w:sz w:val="18"/>
          <w:szCs w:val="18"/>
          <w:vertAlign w:val="superscript"/>
        </w:rPr>
      </w:pPr>
      <w:r>
        <w:rPr>
          <w:sz w:val="18"/>
          <w:szCs w:val="18"/>
        </w:rPr>
        <w:t xml:space="preserve">Vitriolic Sphere </w:t>
      </w:r>
      <w:r>
        <w:rPr>
          <w:sz w:val="18"/>
          <w:szCs w:val="18"/>
          <w:vertAlign w:val="superscript"/>
        </w:rPr>
        <w:t>EE</w:t>
      </w:r>
    </w:p>
    <w:p w14:paraId="658D72E5" w14:textId="77777777" w:rsidR="00A07AFD" w:rsidRDefault="00A07AFD" w:rsidP="00A07AFD">
      <w:pPr>
        <w:rPr>
          <w:sz w:val="18"/>
          <w:szCs w:val="18"/>
          <w:vertAlign w:val="superscript"/>
        </w:rPr>
      </w:pPr>
      <w:r>
        <w:rPr>
          <w:sz w:val="18"/>
          <w:szCs w:val="18"/>
        </w:rPr>
        <w:t>Wall of Fire</w:t>
      </w:r>
    </w:p>
    <w:p w14:paraId="7E7DA55C" w14:textId="77777777" w:rsidR="00A07AFD" w:rsidRDefault="00A07AFD" w:rsidP="00A07AFD">
      <w:pPr>
        <w:ind w:left="72"/>
        <w:rPr>
          <w:i/>
          <w:color w:val="000000"/>
          <w:sz w:val="18"/>
          <w:szCs w:val="18"/>
          <w:u w:val="single"/>
        </w:rPr>
      </w:pPr>
      <w:r>
        <w:rPr>
          <w:i/>
          <w:color w:val="000000"/>
          <w:sz w:val="18"/>
          <w:szCs w:val="18"/>
          <w:u w:val="single"/>
        </w:rPr>
        <w:t>Necromancy</w:t>
      </w:r>
    </w:p>
    <w:p w14:paraId="353DC963" w14:textId="77777777" w:rsidR="00A07AFD" w:rsidRDefault="00A07AFD" w:rsidP="00A07AFD">
      <w:pPr>
        <w:rPr>
          <w:i/>
          <w:sz w:val="18"/>
          <w:szCs w:val="18"/>
          <w:u w:val="single"/>
        </w:rPr>
      </w:pPr>
      <w:r>
        <w:rPr>
          <w:sz w:val="18"/>
          <w:szCs w:val="18"/>
        </w:rPr>
        <w:t>Blight</w:t>
      </w:r>
    </w:p>
    <w:p w14:paraId="1E63A452" w14:textId="77777777" w:rsidR="00A07AFD" w:rsidRDefault="00A07AFD" w:rsidP="00A07AFD">
      <w:pPr>
        <w:ind w:left="72"/>
        <w:rPr>
          <w:color w:val="000000"/>
          <w:sz w:val="18"/>
          <w:szCs w:val="18"/>
        </w:rPr>
      </w:pPr>
      <w:r>
        <w:rPr>
          <w:i/>
          <w:color w:val="000000"/>
          <w:sz w:val="18"/>
          <w:szCs w:val="18"/>
          <w:u w:val="single"/>
        </w:rPr>
        <w:t>Transmutation</w:t>
      </w:r>
    </w:p>
    <w:p w14:paraId="6FA3B0F5" w14:textId="77777777" w:rsidR="00A07AFD" w:rsidRDefault="00A07AFD" w:rsidP="00A07AFD">
      <w:pPr>
        <w:rPr>
          <w:color w:val="000000"/>
          <w:sz w:val="18"/>
          <w:szCs w:val="18"/>
        </w:rPr>
      </w:pPr>
      <w:r>
        <w:rPr>
          <w:color w:val="000000"/>
          <w:sz w:val="18"/>
          <w:szCs w:val="18"/>
        </w:rPr>
        <w:t>Control Water</w:t>
      </w:r>
    </w:p>
    <w:p w14:paraId="75C898AB" w14:textId="77777777" w:rsidR="00A07AFD" w:rsidRDefault="00A07AFD" w:rsidP="00A07AFD">
      <w:pPr>
        <w:rPr>
          <w:color w:val="000000"/>
          <w:sz w:val="18"/>
          <w:szCs w:val="18"/>
        </w:rPr>
      </w:pPr>
      <w:r>
        <w:rPr>
          <w:color w:val="000000"/>
          <w:sz w:val="18"/>
          <w:szCs w:val="18"/>
        </w:rPr>
        <w:t xml:space="preserve">Elemental Bane </w:t>
      </w:r>
      <w:r>
        <w:rPr>
          <w:color w:val="000000"/>
          <w:sz w:val="18"/>
          <w:szCs w:val="18"/>
          <w:vertAlign w:val="superscript"/>
        </w:rPr>
        <w:t>EE</w:t>
      </w:r>
    </w:p>
    <w:p w14:paraId="2B95C717" w14:textId="77777777" w:rsidR="00A07AFD" w:rsidRDefault="00A07AFD" w:rsidP="00A07AFD">
      <w:pPr>
        <w:rPr>
          <w:color w:val="000000"/>
          <w:sz w:val="18"/>
          <w:szCs w:val="18"/>
        </w:rPr>
      </w:pPr>
      <w:r>
        <w:rPr>
          <w:color w:val="000000"/>
          <w:sz w:val="18"/>
          <w:szCs w:val="18"/>
        </w:rPr>
        <w:t xml:space="preserve">Polymorph </w:t>
      </w:r>
      <w:r>
        <w:rPr>
          <w:i/>
          <w:color w:val="000000"/>
          <w:sz w:val="18"/>
          <w:szCs w:val="18"/>
        </w:rPr>
        <w:t>– Spirit Animal, Ghost Wolf, or Hex</w:t>
      </w:r>
    </w:p>
    <w:p w14:paraId="2C0397A5" w14:textId="77777777" w:rsidR="00A07AFD" w:rsidRDefault="00A07AFD" w:rsidP="00A07AFD">
      <w:pPr>
        <w:rPr>
          <w:color w:val="000000"/>
          <w:sz w:val="18"/>
          <w:szCs w:val="18"/>
        </w:rPr>
      </w:pPr>
      <w:r>
        <w:rPr>
          <w:color w:val="000000"/>
          <w:sz w:val="18"/>
          <w:szCs w:val="18"/>
        </w:rPr>
        <w:t>Stone Shape</w:t>
      </w:r>
    </w:p>
    <w:p w14:paraId="20DD6A10" w14:textId="77777777" w:rsidR="00185ACB" w:rsidRPr="00134BC3" w:rsidRDefault="00185ACB">
      <w:pPr>
        <w:contextualSpacing/>
        <w:rPr>
          <w:rFonts w:eastAsia="Times New Roman" w:cstheme="minorHAnsi"/>
          <w:color w:val="000000"/>
          <w:sz w:val="18"/>
          <w:szCs w:val="18"/>
        </w:rPr>
      </w:pPr>
    </w:p>
    <w:p w14:paraId="693AA879" w14:textId="77777777" w:rsidR="007D280E" w:rsidRPr="000D5DB5"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5 (5th level)</w:t>
      </w:r>
    </w:p>
    <w:p w14:paraId="0A5E20CC" w14:textId="77777777" w:rsidR="00A07AFD" w:rsidRDefault="00A07AFD" w:rsidP="00A07AFD">
      <w:pPr>
        <w:ind w:left="72"/>
        <w:rPr>
          <w:i/>
          <w:color w:val="000000"/>
          <w:sz w:val="18"/>
          <w:szCs w:val="18"/>
          <w:u w:val="single"/>
        </w:rPr>
      </w:pPr>
      <w:r>
        <w:rPr>
          <w:i/>
          <w:color w:val="000000"/>
          <w:sz w:val="18"/>
          <w:szCs w:val="18"/>
          <w:u w:val="single"/>
        </w:rPr>
        <w:t>Abjuration</w:t>
      </w:r>
    </w:p>
    <w:p w14:paraId="581CE8BB" w14:textId="77777777" w:rsidR="00A07AFD" w:rsidRDefault="00A07AFD" w:rsidP="00A07AFD">
      <w:pPr>
        <w:rPr>
          <w:i/>
          <w:sz w:val="18"/>
          <w:szCs w:val="18"/>
          <w:u w:val="single"/>
        </w:rPr>
      </w:pPr>
      <w:r>
        <w:rPr>
          <w:sz w:val="18"/>
          <w:szCs w:val="18"/>
        </w:rPr>
        <w:t>Greater Restoration</w:t>
      </w:r>
    </w:p>
    <w:p w14:paraId="681937BB" w14:textId="77777777" w:rsidR="00A07AFD" w:rsidRDefault="00A07AFD" w:rsidP="00A07AFD">
      <w:pPr>
        <w:ind w:left="72"/>
        <w:rPr>
          <w:i/>
          <w:color w:val="000000"/>
          <w:sz w:val="18"/>
          <w:szCs w:val="18"/>
          <w:u w:val="single"/>
        </w:rPr>
      </w:pPr>
      <w:r>
        <w:rPr>
          <w:i/>
          <w:color w:val="000000"/>
          <w:sz w:val="18"/>
          <w:szCs w:val="18"/>
          <w:u w:val="single"/>
        </w:rPr>
        <w:t>Conjuration</w:t>
      </w:r>
    </w:p>
    <w:p w14:paraId="2A7BED0F" w14:textId="77777777" w:rsidR="00A07AFD" w:rsidRDefault="00A07AFD" w:rsidP="00A07AFD">
      <w:pPr>
        <w:rPr>
          <w:sz w:val="18"/>
          <w:szCs w:val="18"/>
          <w:vertAlign w:val="superscript"/>
        </w:rPr>
      </w:pPr>
      <w:r>
        <w:rPr>
          <w:sz w:val="18"/>
          <w:szCs w:val="18"/>
        </w:rPr>
        <w:t xml:space="preserve">Spirit Link Totem </w:t>
      </w:r>
      <w:r>
        <w:rPr>
          <w:sz w:val="18"/>
          <w:szCs w:val="18"/>
          <w:vertAlign w:val="superscript"/>
        </w:rPr>
        <w:t>WoW5eRPG</w:t>
      </w:r>
    </w:p>
    <w:p w14:paraId="6F42100B" w14:textId="77777777" w:rsidR="00A07AFD" w:rsidRDefault="00A07AFD" w:rsidP="00A07AFD">
      <w:pPr>
        <w:rPr>
          <w:sz w:val="18"/>
          <w:szCs w:val="18"/>
          <w:vertAlign w:val="superscript"/>
        </w:rPr>
      </w:pPr>
      <w:r>
        <w:rPr>
          <w:sz w:val="18"/>
          <w:szCs w:val="18"/>
        </w:rPr>
        <w:t xml:space="preserve">Spiritual Reincarnation </w:t>
      </w:r>
      <w:r>
        <w:rPr>
          <w:sz w:val="18"/>
          <w:szCs w:val="18"/>
          <w:vertAlign w:val="superscript"/>
        </w:rPr>
        <w:t>WoW5eRPG</w:t>
      </w:r>
    </w:p>
    <w:p w14:paraId="546E6DA8" w14:textId="77777777" w:rsidR="00A07AFD" w:rsidRDefault="00A07AFD" w:rsidP="00A07AFD">
      <w:pPr>
        <w:rPr>
          <w:sz w:val="18"/>
          <w:szCs w:val="18"/>
          <w:vertAlign w:val="superscript"/>
        </w:rPr>
      </w:pPr>
      <w:r>
        <w:rPr>
          <w:sz w:val="18"/>
          <w:szCs w:val="18"/>
        </w:rPr>
        <w:t xml:space="preserve">Steel Wind Strike </w:t>
      </w:r>
      <w:r>
        <w:rPr>
          <w:sz w:val="18"/>
          <w:szCs w:val="18"/>
          <w:vertAlign w:val="superscript"/>
        </w:rPr>
        <w:t>XGtE</w:t>
      </w:r>
    </w:p>
    <w:p w14:paraId="2B71A305" w14:textId="77777777" w:rsidR="00A07AFD" w:rsidRDefault="00A07AFD" w:rsidP="00A07AFD">
      <w:pPr>
        <w:rPr>
          <w:sz w:val="18"/>
          <w:szCs w:val="18"/>
          <w:vertAlign w:val="superscript"/>
        </w:rPr>
      </w:pPr>
      <w:r>
        <w:rPr>
          <w:sz w:val="18"/>
          <w:szCs w:val="18"/>
        </w:rPr>
        <w:t xml:space="preserve">Teleportation Circle </w:t>
      </w:r>
      <w:r>
        <w:rPr>
          <w:i/>
          <w:sz w:val="18"/>
          <w:szCs w:val="18"/>
        </w:rPr>
        <w:t>– Astral Recall</w:t>
      </w:r>
    </w:p>
    <w:p w14:paraId="4187BA41" w14:textId="77777777" w:rsidR="00A07AFD" w:rsidRDefault="00A07AFD" w:rsidP="00A07AFD">
      <w:pPr>
        <w:ind w:left="72"/>
        <w:rPr>
          <w:i/>
          <w:color w:val="000000"/>
          <w:sz w:val="18"/>
          <w:szCs w:val="18"/>
          <w:u w:val="single"/>
        </w:rPr>
      </w:pPr>
      <w:r>
        <w:rPr>
          <w:i/>
          <w:color w:val="000000"/>
          <w:sz w:val="18"/>
          <w:szCs w:val="18"/>
          <w:u w:val="single"/>
        </w:rPr>
        <w:t>Divination</w:t>
      </w:r>
    </w:p>
    <w:p w14:paraId="0F011560" w14:textId="77777777" w:rsidR="00A07AFD" w:rsidRDefault="00A07AFD" w:rsidP="00A07AFD">
      <w:pPr>
        <w:rPr>
          <w:sz w:val="18"/>
          <w:szCs w:val="18"/>
        </w:rPr>
      </w:pPr>
      <w:r>
        <w:rPr>
          <w:sz w:val="18"/>
          <w:szCs w:val="18"/>
        </w:rPr>
        <w:t>Commune</w:t>
      </w:r>
    </w:p>
    <w:p w14:paraId="379DBB79" w14:textId="77777777" w:rsidR="00A07AFD" w:rsidRDefault="00A07AFD" w:rsidP="00A07AFD">
      <w:pPr>
        <w:rPr>
          <w:sz w:val="18"/>
          <w:szCs w:val="18"/>
        </w:rPr>
      </w:pPr>
      <w:r>
        <w:rPr>
          <w:sz w:val="18"/>
          <w:szCs w:val="18"/>
        </w:rPr>
        <w:t>Contact Other Plane</w:t>
      </w:r>
    </w:p>
    <w:p w14:paraId="392DE241" w14:textId="77777777" w:rsidR="00A07AFD" w:rsidRDefault="00A07AFD" w:rsidP="00A07AFD">
      <w:pPr>
        <w:rPr>
          <w:sz w:val="18"/>
          <w:szCs w:val="18"/>
        </w:rPr>
      </w:pPr>
      <w:r>
        <w:rPr>
          <w:sz w:val="18"/>
          <w:szCs w:val="18"/>
        </w:rPr>
        <w:t>Legend Lore</w:t>
      </w:r>
    </w:p>
    <w:p w14:paraId="304DB487" w14:textId="77777777" w:rsidR="00A07AFD" w:rsidRDefault="00A07AFD" w:rsidP="00A07AFD">
      <w:pPr>
        <w:rPr>
          <w:sz w:val="18"/>
          <w:szCs w:val="18"/>
        </w:rPr>
      </w:pPr>
      <w:r>
        <w:rPr>
          <w:sz w:val="18"/>
          <w:szCs w:val="18"/>
        </w:rPr>
        <w:t>Scrying</w:t>
      </w:r>
    </w:p>
    <w:p w14:paraId="30135B83" w14:textId="77777777" w:rsidR="00A07AFD" w:rsidRDefault="00A07AFD" w:rsidP="00A07AFD">
      <w:pPr>
        <w:ind w:left="72"/>
        <w:rPr>
          <w:i/>
          <w:color w:val="000000"/>
          <w:sz w:val="18"/>
          <w:szCs w:val="18"/>
          <w:u w:val="single"/>
        </w:rPr>
      </w:pPr>
      <w:r>
        <w:rPr>
          <w:i/>
          <w:color w:val="000000"/>
          <w:sz w:val="18"/>
          <w:szCs w:val="18"/>
          <w:u w:val="single"/>
        </w:rPr>
        <w:t>Enchantment</w:t>
      </w:r>
    </w:p>
    <w:p w14:paraId="71AA7A77" w14:textId="77777777" w:rsidR="00A07AFD" w:rsidRDefault="00A07AFD" w:rsidP="00A07AFD">
      <w:pPr>
        <w:rPr>
          <w:sz w:val="18"/>
          <w:szCs w:val="18"/>
          <w:vertAlign w:val="superscript"/>
        </w:rPr>
      </w:pPr>
      <w:r>
        <w:rPr>
          <w:sz w:val="18"/>
          <w:szCs w:val="18"/>
        </w:rPr>
        <w:t xml:space="preserve">Dominate </w:t>
      </w:r>
      <w:r>
        <w:rPr>
          <w:sz w:val="18"/>
          <w:szCs w:val="18"/>
          <w:vertAlign w:val="superscript"/>
        </w:rPr>
        <w:t>Modified</w:t>
      </w:r>
    </w:p>
    <w:p w14:paraId="34292B2E" w14:textId="77777777" w:rsidR="00A07AFD" w:rsidRDefault="00A07AFD" w:rsidP="00A07AFD">
      <w:pPr>
        <w:rPr>
          <w:sz w:val="18"/>
          <w:szCs w:val="18"/>
          <w:vertAlign w:val="superscript"/>
        </w:rPr>
      </w:pPr>
      <w:r>
        <w:rPr>
          <w:sz w:val="18"/>
          <w:szCs w:val="18"/>
        </w:rPr>
        <w:t>Geas</w:t>
      </w:r>
    </w:p>
    <w:p w14:paraId="2A6A589B" w14:textId="77777777" w:rsidR="00A07AFD" w:rsidRDefault="00A07AFD" w:rsidP="00A07AFD">
      <w:pPr>
        <w:ind w:left="72"/>
        <w:rPr>
          <w:i/>
          <w:color w:val="000000"/>
          <w:sz w:val="18"/>
          <w:szCs w:val="18"/>
          <w:u w:val="single"/>
        </w:rPr>
      </w:pPr>
      <w:r>
        <w:rPr>
          <w:i/>
          <w:color w:val="000000"/>
          <w:sz w:val="18"/>
          <w:szCs w:val="18"/>
          <w:u w:val="single"/>
        </w:rPr>
        <w:t>Evocation</w:t>
      </w:r>
    </w:p>
    <w:p w14:paraId="4CD6046E" w14:textId="77777777" w:rsidR="00A07AFD" w:rsidRDefault="00A07AFD" w:rsidP="00A07AFD">
      <w:pPr>
        <w:rPr>
          <w:sz w:val="18"/>
          <w:szCs w:val="18"/>
        </w:rPr>
      </w:pPr>
      <w:r>
        <w:rPr>
          <w:sz w:val="18"/>
          <w:szCs w:val="18"/>
        </w:rPr>
        <w:t>Cone of Cold</w:t>
      </w:r>
    </w:p>
    <w:p w14:paraId="4974CCCC" w14:textId="77777777" w:rsidR="00A07AFD" w:rsidRDefault="00A07AFD" w:rsidP="00A07AFD">
      <w:pPr>
        <w:rPr>
          <w:sz w:val="18"/>
          <w:szCs w:val="18"/>
          <w:vertAlign w:val="superscript"/>
        </w:rPr>
      </w:pPr>
      <w:r>
        <w:rPr>
          <w:sz w:val="18"/>
          <w:szCs w:val="18"/>
        </w:rPr>
        <w:t xml:space="preserve">Earthquake </w:t>
      </w:r>
      <w:r>
        <w:rPr>
          <w:sz w:val="18"/>
          <w:szCs w:val="18"/>
          <w:vertAlign w:val="superscript"/>
        </w:rPr>
        <w:t>Modified</w:t>
      </w:r>
    </w:p>
    <w:p w14:paraId="20E189F9" w14:textId="77777777" w:rsidR="00A07AFD" w:rsidRDefault="00A07AFD" w:rsidP="00A07AFD">
      <w:pPr>
        <w:rPr>
          <w:sz w:val="18"/>
          <w:szCs w:val="18"/>
          <w:vertAlign w:val="superscript"/>
        </w:rPr>
      </w:pPr>
      <w:r>
        <w:rPr>
          <w:sz w:val="18"/>
          <w:szCs w:val="18"/>
        </w:rPr>
        <w:t xml:space="preserve">Fire Nova Totem </w:t>
      </w:r>
      <w:r>
        <w:rPr>
          <w:sz w:val="18"/>
          <w:szCs w:val="18"/>
          <w:vertAlign w:val="superscript"/>
        </w:rPr>
        <w:t>WoW5eRPG</w:t>
      </w:r>
    </w:p>
    <w:p w14:paraId="0776E376" w14:textId="77777777" w:rsidR="00A07AFD" w:rsidRDefault="00A07AFD" w:rsidP="00A07AFD">
      <w:pPr>
        <w:rPr>
          <w:sz w:val="18"/>
          <w:szCs w:val="18"/>
          <w:vertAlign w:val="superscript"/>
        </w:rPr>
      </w:pPr>
      <w:r>
        <w:rPr>
          <w:sz w:val="18"/>
          <w:szCs w:val="18"/>
        </w:rPr>
        <w:t xml:space="preserve">Flame Strike </w:t>
      </w:r>
      <w:r>
        <w:rPr>
          <w:sz w:val="18"/>
          <w:szCs w:val="18"/>
          <w:vertAlign w:val="superscript"/>
        </w:rPr>
        <w:t>WoW5eRPG</w:t>
      </w:r>
    </w:p>
    <w:p w14:paraId="7700DCB6" w14:textId="77777777" w:rsidR="00A07AFD" w:rsidRDefault="00A07AFD" w:rsidP="00A07AFD">
      <w:pPr>
        <w:rPr>
          <w:sz w:val="18"/>
          <w:szCs w:val="18"/>
          <w:vertAlign w:val="superscript"/>
        </w:rPr>
      </w:pPr>
      <w:r>
        <w:rPr>
          <w:sz w:val="18"/>
          <w:szCs w:val="18"/>
        </w:rPr>
        <w:t xml:space="preserve">Hallow/Unhallow </w:t>
      </w:r>
      <w:r>
        <w:rPr>
          <w:sz w:val="18"/>
          <w:szCs w:val="18"/>
          <w:vertAlign w:val="superscript"/>
        </w:rPr>
        <w:t>Modified</w:t>
      </w:r>
    </w:p>
    <w:p w14:paraId="772030D1" w14:textId="77777777" w:rsidR="00A07AFD" w:rsidRDefault="00A07AFD" w:rsidP="00A07AFD">
      <w:pPr>
        <w:rPr>
          <w:sz w:val="18"/>
          <w:szCs w:val="18"/>
          <w:vertAlign w:val="superscript"/>
        </w:rPr>
      </w:pPr>
      <w:r>
        <w:rPr>
          <w:sz w:val="18"/>
          <w:szCs w:val="18"/>
        </w:rPr>
        <w:t xml:space="preserve">Healing Stream Totem </w:t>
      </w:r>
      <w:r>
        <w:rPr>
          <w:sz w:val="18"/>
          <w:szCs w:val="18"/>
          <w:vertAlign w:val="superscript"/>
        </w:rPr>
        <w:t>WoW5eRPG</w:t>
      </w:r>
    </w:p>
    <w:p w14:paraId="28FDC820" w14:textId="77777777" w:rsidR="00A07AFD" w:rsidRDefault="00A07AFD" w:rsidP="00A07AFD">
      <w:pPr>
        <w:rPr>
          <w:i/>
          <w:sz w:val="18"/>
          <w:szCs w:val="18"/>
        </w:rPr>
      </w:pPr>
      <w:r>
        <w:rPr>
          <w:sz w:val="18"/>
          <w:szCs w:val="18"/>
        </w:rPr>
        <w:t xml:space="preserve">Mass Cure Wounds – </w:t>
      </w:r>
      <w:r>
        <w:rPr>
          <w:i/>
          <w:sz w:val="18"/>
          <w:szCs w:val="18"/>
        </w:rPr>
        <w:t>Hope of Healing</w:t>
      </w:r>
    </w:p>
    <w:p w14:paraId="2AF33364" w14:textId="77777777" w:rsidR="00A07AFD" w:rsidRDefault="00A07AFD" w:rsidP="00A07AFD">
      <w:pPr>
        <w:rPr>
          <w:sz w:val="18"/>
          <w:szCs w:val="18"/>
          <w:vertAlign w:val="superscript"/>
        </w:rPr>
      </w:pPr>
      <w:r>
        <w:rPr>
          <w:sz w:val="18"/>
          <w:szCs w:val="18"/>
        </w:rPr>
        <w:t xml:space="preserve">Maelstrom </w:t>
      </w:r>
      <w:r>
        <w:rPr>
          <w:sz w:val="18"/>
          <w:szCs w:val="18"/>
          <w:vertAlign w:val="superscript"/>
        </w:rPr>
        <w:t>EE</w:t>
      </w:r>
    </w:p>
    <w:p w14:paraId="4F074CE8" w14:textId="77777777" w:rsidR="00A07AFD" w:rsidRDefault="00A07AFD" w:rsidP="00A07AFD">
      <w:pPr>
        <w:rPr>
          <w:sz w:val="18"/>
          <w:szCs w:val="18"/>
          <w:vertAlign w:val="superscript"/>
        </w:rPr>
      </w:pPr>
      <w:r>
        <w:rPr>
          <w:sz w:val="18"/>
          <w:szCs w:val="18"/>
        </w:rPr>
        <w:t xml:space="preserve">Resistance Totem </w:t>
      </w:r>
      <w:r>
        <w:rPr>
          <w:sz w:val="18"/>
          <w:szCs w:val="18"/>
          <w:vertAlign w:val="superscript"/>
        </w:rPr>
        <w:t>WoW5eRPG</w:t>
      </w:r>
    </w:p>
    <w:p w14:paraId="661E485B" w14:textId="77777777" w:rsidR="00A07AFD" w:rsidRDefault="00A07AFD" w:rsidP="00A07AFD">
      <w:pPr>
        <w:rPr>
          <w:sz w:val="18"/>
          <w:szCs w:val="18"/>
          <w:vertAlign w:val="superscript"/>
        </w:rPr>
      </w:pPr>
      <w:r>
        <w:rPr>
          <w:sz w:val="18"/>
          <w:szCs w:val="18"/>
        </w:rPr>
        <w:t xml:space="preserve">Tranquility </w:t>
      </w:r>
      <w:r>
        <w:rPr>
          <w:sz w:val="18"/>
          <w:szCs w:val="18"/>
          <w:vertAlign w:val="superscript"/>
        </w:rPr>
        <w:t>WoW5eRPG</w:t>
      </w:r>
    </w:p>
    <w:p w14:paraId="32CAB05D" w14:textId="77777777" w:rsidR="00A07AFD" w:rsidRDefault="00A07AFD" w:rsidP="00A07AFD">
      <w:pPr>
        <w:rPr>
          <w:sz w:val="18"/>
          <w:szCs w:val="18"/>
        </w:rPr>
      </w:pPr>
      <w:r>
        <w:rPr>
          <w:sz w:val="18"/>
          <w:szCs w:val="18"/>
        </w:rPr>
        <w:t>Wall of Stone</w:t>
      </w:r>
    </w:p>
    <w:p w14:paraId="24DCA971" w14:textId="77777777" w:rsidR="00A07AFD" w:rsidRDefault="00A07AFD" w:rsidP="00A07AFD">
      <w:pPr>
        <w:rPr>
          <w:sz w:val="18"/>
          <w:szCs w:val="18"/>
        </w:rPr>
      </w:pPr>
      <w:r>
        <w:rPr>
          <w:sz w:val="18"/>
          <w:szCs w:val="18"/>
        </w:rPr>
        <w:t xml:space="preserve">Windfury Tongue </w:t>
      </w:r>
      <w:r>
        <w:rPr>
          <w:sz w:val="18"/>
          <w:szCs w:val="18"/>
          <w:vertAlign w:val="superscript"/>
        </w:rPr>
        <w:t>WoW5eRPG</w:t>
      </w:r>
    </w:p>
    <w:p w14:paraId="405D1CBB" w14:textId="77777777" w:rsidR="00A07AFD" w:rsidRDefault="00A07AFD" w:rsidP="00A07AFD">
      <w:pPr>
        <w:ind w:left="72"/>
        <w:rPr>
          <w:i/>
          <w:color w:val="000000"/>
          <w:sz w:val="18"/>
          <w:szCs w:val="18"/>
          <w:u w:val="single"/>
        </w:rPr>
      </w:pPr>
      <w:r>
        <w:rPr>
          <w:i/>
          <w:color w:val="000000"/>
          <w:sz w:val="18"/>
          <w:szCs w:val="18"/>
          <w:u w:val="single"/>
        </w:rPr>
        <w:lastRenderedPageBreak/>
        <w:t>Necromancy</w:t>
      </w:r>
    </w:p>
    <w:p w14:paraId="4F24131D" w14:textId="77777777" w:rsidR="00A07AFD" w:rsidRDefault="00A07AFD" w:rsidP="00A07AFD">
      <w:pPr>
        <w:rPr>
          <w:i/>
          <w:sz w:val="18"/>
          <w:szCs w:val="18"/>
        </w:rPr>
      </w:pPr>
      <w:r>
        <w:rPr>
          <w:sz w:val="18"/>
          <w:szCs w:val="18"/>
        </w:rPr>
        <w:t xml:space="preserve">Curse of Shadows </w:t>
      </w:r>
      <w:r>
        <w:rPr>
          <w:sz w:val="18"/>
          <w:szCs w:val="18"/>
          <w:vertAlign w:val="superscript"/>
        </w:rPr>
        <w:t>WoW5eRPG</w:t>
      </w:r>
      <w:r>
        <w:rPr>
          <w:i/>
          <w:sz w:val="18"/>
          <w:szCs w:val="18"/>
        </w:rPr>
        <w:t xml:space="preserve"> – Veil of Shadows </w:t>
      </w:r>
    </w:p>
    <w:p w14:paraId="35FE2FEE" w14:textId="77777777" w:rsidR="00A07AFD" w:rsidRDefault="00A07AFD" w:rsidP="00A07AFD">
      <w:pPr>
        <w:rPr>
          <w:sz w:val="18"/>
          <w:szCs w:val="18"/>
          <w:vertAlign w:val="superscript"/>
        </w:rPr>
      </w:pPr>
      <w:r>
        <w:rPr>
          <w:sz w:val="18"/>
          <w:szCs w:val="18"/>
        </w:rPr>
        <w:t xml:space="preserve">Mass Revivify </w:t>
      </w:r>
      <w:r>
        <w:rPr>
          <w:i/>
          <w:sz w:val="18"/>
          <w:szCs w:val="18"/>
        </w:rPr>
        <w:t xml:space="preserve">– Ancestral Vision </w:t>
      </w:r>
      <w:r>
        <w:rPr>
          <w:sz w:val="18"/>
          <w:szCs w:val="18"/>
          <w:vertAlign w:val="superscript"/>
        </w:rPr>
        <w:t>Modified</w:t>
      </w:r>
    </w:p>
    <w:p w14:paraId="7381829E" w14:textId="77777777" w:rsidR="00A07AFD" w:rsidRDefault="00A07AFD" w:rsidP="00A07AFD">
      <w:pPr>
        <w:rPr>
          <w:sz w:val="18"/>
          <w:szCs w:val="18"/>
          <w:vertAlign w:val="superscript"/>
        </w:rPr>
      </w:pPr>
      <w:r>
        <w:rPr>
          <w:sz w:val="18"/>
          <w:szCs w:val="18"/>
        </w:rPr>
        <w:t xml:space="preserve">Raise Dead </w:t>
      </w:r>
      <w:r>
        <w:rPr>
          <w:i/>
          <w:sz w:val="18"/>
          <w:szCs w:val="18"/>
        </w:rPr>
        <w:t xml:space="preserve">– Reincarnate </w:t>
      </w:r>
      <w:r>
        <w:rPr>
          <w:sz w:val="18"/>
          <w:szCs w:val="18"/>
          <w:vertAlign w:val="superscript"/>
        </w:rPr>
        <w:t>Modified</w:t>
      </w:r>
    </w:p>
    <w:p w14:paraId="4A7CDA57" w14:textId="77777777" w:rsidR="00A07AFD" w:rsidRDefault="00A07AFD" w:rsidP="00A07AFD">
      <w:pPr>
        <w:ind w:left="72"/>
        <w:rPr>
          <w:color w:val="000000"/>
          <w:sz w:val="18"/>
          <w:szCs w:val="18"/>
        </w:rPr>
      </w:pPr>
      <w:r>
        <w:rPr>
          <w:i/>
          <w:color w:val="000000"/>
          <w:sz w:val="18"/>
          <w:szCs w:val="18"/>
          <w:u w:val="single"/>
        </w:rPr>
        <w:t>Transmutation</w:t>
      </w:r>
    </w:p>
    <w:p w14:paraId="32D107A9" w14:textId="77777777" w:rsidR="00A07AFD" w:rsidRDefault="00A07AFD" w:rsidP="00A07AFD">
      <w:pPr>
        <w:rPr>
          <w:sz w:val="18"/>
          <w:szCs w:val="18"/>
        </w:rPr>
      </w:pPr>
      <w:r>
        <w:rPr>
          <w:color w:val="000000"/>
          <w:sz w:val="18"/>
          <w:szCs w:val="18"/>
        </w:rPr>
        <w:t xml:space="preserve">Control Winds </w:t>
      </w:r>
      <w:r>
        <w:rPr>
          <w:color w:val="000000"/>
          <w:sz w:val="18"/>
          <w:szCs w:val="18"/>
          <w:vertAlign w:val="superscript"/>
        </w:rPr>
        <w:t>EE</w:t>
      </w:r>
    </w:p>
    <w:p w14:paraId="181F9FE2" w14:textId="77777777" w:rsidR="00A07AFD" w:rsidRDefault="00A07AFD" w:rsidP="00A07AFD">
      <w:pPr>
        <w:rPr>
          <w:color w:val="000000"/>
          <w:sz w:val="18"/>
          <w:szCs w:val="18"/>
          <w:vertAlign w:val="superscript"/>
        </w:rPr>
      </w:pPr>
      <w:r>
        <w:rPr>
          <w:color w:val="000000"/>
          <w:sz w:val="18"/>
          <w:szCs w:val="18"/>
        </w:rPr>
        <w:t xml:space="preserve">Transmute Rock </w:t>
      </w:r>
      <w:r>
        <w:rPr>
          <w:color w:val="000000"/>
          <w:sz w:val="18"/>
          <w:szCs w:val="18"/>
          <w:vertAlign w:val="superscript"/>
        </w:rPr>
        <w:t>EE</w:t>
      </w:r>
    </w:p>
    <w:p w14:paraId="10457181" w14:textId="77777777" w:rsidR="00A07AFD" w:rsidRDefault="00A07AFD" w:rsidP="00A07AFD">
      <w:pPr>
        <w:rPr>
          <w:color w:val="000000"/>
          <w:sz w:val="18"/>
          <w:szCs w:val="18"/>
        </w:rPr>
      </w:pPr>
    </w:p>
    <w:p w14:paraId="53201184" w14:textId="77777777" w:rsidR="00A07AFD" w:rsidRDefault="00A07AFD" w:rsidP="00A07AFD">
      <w:pPr>
        <w:rPr>
          <w:b/>
          <w:color w:val="000000"/>
          <w:sz w:val="18"/>
          <w:szCs w:val="18"/>
        </w:rPr>
      </w:pPr>
      <w:r>
        <w:rPr>
          <w:b/>
          <w:color w:val="000000"/>
          <w:sz w:val="18"/>
          <w:szCs w:val="18"/>
        </w:rPr>
        <w:t>SHM 6 (6th level)</w:t>
      </w:r>
    </w:p>
    <w:p w14:paraId="104CE2E0" w14:textId="77777777" w:rsidR="00A07AFD" w:rsidRDefault="00A07AFD" w:rsidP="00A07AFD">
      <w:pPr>
        <w:ind w:left="72"/>
        <w:rPr>
          <w:i/>
          <w:color w:val="000000"/>
          <w:sz w:val="18"/>
          <w:szCs w:val="18"/>
          <w:u w:val="single"/>
        </w:rPr>
      </w:pPr>
      <w:r>
        <w:rPr>
          <w:i/>
          <w:color w:val="000000"/>
          <w:sz w:val="18"/>
          <w:szCs w:val="18"/>
          <w:u w:val="single"/>
        </w:rPr>
        <w:t>Abjuration</w:t>
      </w:r>
    </w:p>
    <w:p w14:paraId="70A870C2" w14:textId="77777777" w:rsidR="00A07AFD" w:rsidRDefault="00A07AFD" w:rsidP="00A07AFD">
      <w:pPr>
        <w:rPr>
          <w:sz w:val="18"/>
          <w:szCs w:val="18"/>
          <w:vertAlign w:val="superscript"/>
        </w:rPr>
      </w:pPr>
      <w:r>
        <w:rPr>
          <w:sz w:val="18"/>
          <w:szCs w:val="18"/>
        </w:rPr>
        <w:t xml:space="preserve">Big Bad Voodoo </w:t>
      </w:r>
      <w:r>
        <w:rPr>
          <w:sz w:val="18"/>
          <w:szCs w:val="18"/>
          <w:vertAlign w:val="superscript"/>
        </w:rPr>
        <w:t>WoW5eRPG</w:t>
      </w:r>
    </w:p>
    <w:p w14:paraId="08FAA3F6" w14:textId="77777777" w:rsidR="00A07AFD" w:rsidRDefault="00A07AFD" w:rsidP="00A07AFD">
      <w:pPr>
        <w:rPr>
          <w:sz w:val="18"/>
          <w:szCs w:val="18"/>
        </w:rPr>
      </w:pPr>
      <w:r>
        <w:rPr>
          <w:sz w:val="18"/>
          <w:szCs w:val="18"/>
        </w:rPr>
        <w:t>Forbiddance</w:t>
      </w:r>
    </w:p>
    <w:p w14:paraId="1270D3FC" w14:textId="77777777" w:rsidR="00A07AFD" w:rsidRDefault="00A07AFD" w:rsidP="00A07AFD">
      <w:pPr>
        <w:rPr>
          <w:sz w:val="18"/>
          <w:szCs w:val="18"/>
          <w:vertAlign w:val="superscript"/>
        </w:rPr>
      </w:pPr>
      <w:r>
        <w:rPr>
          <w:sz w:val="18"/>
          <w:szCs w:val="18"/>
        </w:rPr>
        <w:t xml:space="preserve">Primal Attunement </w:t>
      </w:r>
      <w:r>
        <w:rPr>
          <w:sz w:val="18"/>
          <w:szCs w:val="18"/>
          <w:vertAlign w:val="superscript"/>
        </w:rPr>
        <w:t>WoW5eRPG</w:t>
      </w:r>
    </w:p>
    <w:p w14:paraId="0D812631" w14:textId="77777777" w:rsidR="00A07AFD" w:rsidRDefault="00A07AFD" w:rsidP="00A07AFD">
      <w:pPr>
        <w:rPr>
          <w:sz w:val="18"/>
          <w:szCs w:val="18"/>
          <w:vertAlign w:val="superscript"/>
        </w:rPr>
      </w:pPr>
      <w:r>
        <w:rPr>
          <w:sz w:val="18"/>
          <w:szCs w:val="18"/>
        </w:rPr>
        <w:t xml:space="preserve">Primordial Ward </w:t>
      </w:r>
      <w:r>
        <w:rPr>
          <w:sz w:val="18"/>
          <w:szCs w:val="18"/>
          <w:vertAlign w:val="superscript"/>
        </w:rPr>
        <w:t>EE</w:t>
      </w:r>
    </w:p>
    <w:p w14:paraId="2EA2EFC2" w14:textId="77777777" w:rsidR="00A07AFD" w:rsidRDefault="00A07AFD" w:rsidP="00A07AFD">
      <w:pPr>
        <w:ind w:left="72"/>
        <w:rPr>
          <w:i/>
          <w:color w:val="000000"/>
          <w:sz w:val="18"/>
          <w:szCs w:val="18"/>
          <w:u w:val="single"/>
        </w:rPr>
      </w:pPr>
      <w:r>
        <w:rPr>
          <w:i/>
          <w:color w:val="000000"/>
          <w:sz w:val="18"/>
          <w:szCs w:val="18"/>
          <w:u w:val="single"/>
        </w:rPr>
        <w:t>Conjuration</w:t>
      </w:r>
    </w:p>
    <w:p w14:paraId="3BD4A3AB" w14:textId="77777777" w:rsidR="00A07AFD" w:rsidRDefault="00A07AFD" w:rsidP="00A07AFD">
      <w:pPr>
        <w:rPr>
          <w:sz w:val="18"/>
          <w:szCs w:val="18"/>
        </w:rPr>
      </w:pPr>
      <w:r>
        <w:rPr>
          <w:sz w:val="18"/>
          <w:szCs w:val="18"/>
        </w:rPr>
        <w:t>Heroes’ Feast</w:t>
      </w:r>
    </w:p>
    <w:p w14:paraId="6797A7D1" w14:textId="77777777" w:rsidR="00A07AFD" w:rsidRDefault="00A07AFD" w:rsidP="00A07AFD">
      <w:pPr>
        <w:rPr>
          <w:sz w:val="18"/>
          <w:szCs w:val="18"/>
        </w:rPr>
      </w:pPr>
      <w:r>
        <w:rPr>
          <w:sz w:val="18"/>
          <w:szCs w:val="18"/>
        </w:rPr>
        <w:t>Word of Recall</w:t>
      </w:r>
    </w:p>
    <w:p w14:paraId="400DEED1" w14:textId="77777777" w:rsidR="00A07AFD" w:rsidRDefault="00A07AFD" w:rsidP="00A07AFD">
      <w:pPr>
        <w:ind w:left="72"/>
        <w:rPr>
          <w:i/>
          <w:color w:val="000000"/>
          <w:sz w:val="18"/>
          <w:szCs w:val="18"/>
          <w:u w:val="single"/>
        </w:rPr>
      </w:pPr>
      <w:r>
        <w:rPr>
          <w:i/>
          <w:color w:val="000000"/>
          <w:sz w:val="18"/>
          <w:szCs w:val="18"/>
          <w:u w:val="single"/>
        </w:rPr>
        <w:t>Divination</w:t>
      </w:r>
    </w:p>
    <w:p w14:paraId="718FA55C" w14:textId="77777777" w:rsidR="00A07AFD" w:rsidRDefault="00A07AFD" w:rsidP="00A07AFD">
      <w:pPr>
        <w:rPr>
          <w:sz w:val="18"/>
          <w:szCs w:val="18"/>
        </w:rPr>
      </w:pPr>
      <w:r>
        <w:rPr>
          <w:sz w:val="18"/>
          <w:szCs w:val="18"/>
        </w:rPr>
        <w:t>Find the Path</w:t>
      </w:r>
    </w:p>
    <w:p w14:paraId="2EC7A7AB" w14:textId="77777777" w:rsidR="00A07AFD" w:rsidRDefault="00A07AFD" w:rsidP="00A07AFD">
      <w:pPr>
        <w:rPr>
          <w:sz w:val="18"/>
          <w:szCs w:val="18"/>
        </w:rPr>
      </w:pPr>
      <w:r>
        <w:rPr>
          <w:sz w:val="18"/>
          <w:szCs w:val="18"/>
        </w:rPr>
        <w:t>True Seeing</w:t>
      </w:r>
    </w:p>
    <w:p w14:paraId="3C781EAB" w14:textId="77777777" w:rsidR="00A07AFD" w:rsidRDefault="00A07AFD" w:rsidP="00A07AFD">
      <w:pPr>
        <w:ind w:left="72"/>
        <w:rPr>
          <w:i/>
          <w:color w:val="000000"/>
          <w:sz w:val="18"/>
          <w:szCs w:val="18"/>
          <w:u w:val="single"/>
        </w:rPr>
      </w:pPr>
      <w:r>
        <w:rPr>
          <w:i/>
          <w:color w:val="000000"/>
          <w:sz w:val="18"/>
          <w:szCs w:val="18"/>
          <w:u w:val="single"/>
        </w:rPr>
        <w:t>Evocation</w:t>
      </w:r>
    </w:p>
    <w:p w14:paraId="673D4DE6" w14:textId="77777777" w:rsidR="00A07AFD" w:rsidRDefault="00A07AFD" w:rsidP="00A07AFD">
      <w:pPr>
        <w:rPr>
          <w:i/>
          <w:sz w:val="18"/>
          <w:szCs w:val="18"/>
          <w:u w:val="single"/>
        </w:rPr>
      </w:pPr>
      <w:r>
        <w:rPr>
          <w:sz w:val="18"/>
          <w:szCs w:val="18"/>
        </w:rPr>
        <w:t>Heal</w:t>
      </w:r>
    </w:p>
    <w:p w14:paraId="35E27135" w14:textId="77777777" w:rsidR="00A07AFD" w:rsidRDefault="00A07AFD" w:rsidP="00A07AFD">
      <w:pPr>
        <w:ind w:left="72"/>
        <w:rPr>
          <w:i/>
          <w:color w:val="000000"/>
          <w:sz w:val="18"/>
          <w:szCs w:val="18"/>
          <w:u w:val="single"/>
        </w:rPr>
      </w:pPr>
      <w:r>
        <w:rPr>
          <w:i/>
          <w:color w:val="000000"/>
          <w:sz w:val="18"/>
          <w:szCs w:val="18"/>
          <w:u w:val="single"/>
        </w:rPr>
        <w:t>Necromancy</w:t>
      </w:r>
    </w:p>
    <w:p w14:paraId="4B1DD35F" w14:textId="77777777" w:rsidR="00A07AFD" w:rsidRDefault="00A07AFD" w:rsidP="00A07AFD">
      <w:pPr>
        <w:rPr>
          <w:i/>
          <w:sz w:val="18"/>
          <w:szCs w:val="18"/>
          <w:u w:val="single"/>
        </w:rPr>
      </w:pPr>
      <w:r>
        <w:rPr>
          <w:sz w:val="18"/>
          <w:szCs w:val="18"/>
        </w:rPr>
        <w:t xml:space="preserve">Possession </w:t>
      </w:r>
      <w:r>
        <w:rPr>
          <w:sz w:val="18"/>
          <w:szCs w:val="18"/>
          <w:vertAlign w:val="superscript"/>
        </w:rPr>
        <w:t>Modified</w:t>
      </w:r>
    </w:p>
    <w:p w14:paraId="5242CA8A" w14:textId="77777777" w:rsidR="00A07AFD" w:rsidRDefault="00A07AFD" w:rsidP="00A07AFD">
      <w:pPr>
        <w:ind w:left="72"/>
        <w:rPr>
          <w:color w:val="000000"/>
          <w:sz w:val="18"/>
          <w:szCs w:val="18"/>
        </w:rPr>
      </w:pPr>
      <w:r>
        <w:rPr>
          <w:i/>
          <w:color w:val="000000"/>
          <w:sz w:val="18"/>
          <w:szCs w:val="18"/>
          <w:u w:val="single"/>
        </w:rPr>
        <w:t>Transmutation</w:t>
      </w:r>
    </w:p>
    <w:p w14:paraId="6760E09B" w14:textId="77777777" w:rsidR="00A07AFD" w:rsidRDefault="00A07AFD" w:rsidP="00A07AFD">
      <w:pPr>
        <w:rPr>
          <w:color w:val="000000"/>
          <w:sz w:val="18"/>
          <w:szCs w:val="18"/>
        </w:rPr>
      </w:pPr>
      <w:r>
        <w:rPr>
          <w:color w:val="000000"/>
          <w:sz w:val="18"/>
          <w:szCs w:val="18"/>
        </w:rPr>
        <w:t xml:space="preserve">Bones of the Earth </w:t>
      </w:r>
      <w:r>
        <w:rPr>
          <w:color w:val="000000"/>
          <w:sz w:val="18"/>
          <w:szCs w:val="18"/>
          <w:vertAlign w:val="superscript"/>
        </w:rPr>
        <w:t>EE</w:t>
      </w:r>
    </w:p>
    <w:p w14:paraId="0A95774C" w14:textId="77777777" w:rsidR="00A07AFD" w:rsidRDefault="00A07AFD" w:rsidP="00A07AFD">
      <w:pPr>
        <w:rPr>
          <w:color w:val="000000"/>
          <w:sz w:val="18"/>
          <w:szCs w:val="18"/>
          <w:vertAlign w:val="superscript"/>
        </w:rPr>
      </w:pPr>
      <w:r>
        <w:rPr>
          <w:color w:val="000000"/>
          <w:sz w:val="18"/>
          <w:szCs w:val="18"/>
        </w:rPr>
        <w:t xml:space="preserve">Investiture of Flame </w:t>
      </w:r>
      <w:r>
        <w:rPr>
          <w:color w:val="000000"/>
          <w:sz w:val="18"/>
          <w:szCs w:val="18"/>
          <w:vertAlign w:val="superscript"/>
        </w:rPr>
        <w:t>EE</w:t>
      </w:r>
    </w:p>
    <w:p w14:paraId="230E620C" w14:textId="77777777" w:rsidR="00A07AFD" w:rsidRDefault="00A07AFD" w:rsidP="00A07AFD">
      <w:pPr>
        <w:rPr>
          <w:color w:val="000000"/>
          <w:sz w:val="18"/>
          <w:szCs w:val="18"/>
        </w:rPr>
      </w:pPr>
      <w:r>
        <w:rPr>
          <w:color w:val="000000"/>
          <w:sz w:val="18"/>
          <w:szCs w:val="18"/>
        </w:rPr>
        <w:t xml:space="preserve">Investiture of Ice </w:t>
      </w:r>
      <w:r>
        <w:rPr>
          <w:color w:val="000000"/>
          <w:sz w:val="18"/>
          <w:szCs w:val="18"/>
          <w:vertAlign w:val="superscript"/>
        </w:rPr>
        <w:t>EE</w:t>
      </w:r>
    </w:p>
    <w:p w14:paraId="79D42C1D" w14:textId="77777777" w:rsidR="00A07AFD" w:rsidRDefault="00A07AFD" w:rsidP="00A07AFD">
      <w:pPr>
        <w:rPr>
          <w:color w:val="000000"/>
          <w:sz w:val="18"/>
          <w:szCs w:val="18"/>
        </w:rPr>
      </w:pPr>
      <w:r>
        <w:rPr>
          <w:color w:val="000000"/>
          <w:sz w:val="18"/>
          <w:szCs w:val="18"/>
        </w:rPr>
        <w:t xml:space="preserve">Investiture of Stone </w:t>
      </w:r>
      <w:r>
        <w:rPr>
          <w:color w:val="000000"/>
          <w:sz w:val="18"/>
          <w:szCs w:val="18"/>
          <w:vertAlign w:val="superscript"/>
        </w:rPr>
        <w:t>EE</w:t>
      </w:r>
    </w:p>
    <w:p w14:paraId="5BAD58DB" w14:textId="77777777" w:rsidR="00A07AFD" w:rsidRDefault="00A07AFD" w:rsidP="00A07AFD">
      <w:pPr>
        <w:rPr>
          <w:color w:val="000000"/>
          <w:sz w:val="18"/>
          <w:szCs w:val="18"/>
        </w:rPr>
      </w:pPr>
      <w:r>
        <w:rPr>
          <w:color w:val="000000"/>
          <w:sz w:val="18"/>
          <w:szCs w:val="18"/>
        </w:rPr>
        <w:t xml:space="preserve">Investiture of Wind </w:t>
      </w:r>
      <w:r>
        <w:rPr>
          <w:color w:val="000000"/>
          <w:sz w:val="18"/>
          <w:szCs w:val="18"/>
          <w:vertAlign w:val="superscript"/>
        </w:rPr>
        <w:t>EE</w:t>
      </w:r>
    </w:p>
    <w:p w14:paraId="2436C15F" w14:textId="77777777" w:rsidR="00A07AFD" w:rsidRDefault="00A07AFD" w:rsidP="00A07AFD">
      <w:pPr>
        <w:rPr>
          <w:color w:val="000000"/>
          <w:sz w:val="18"/>
          <w:szCs w:val="18"/>
        </w:rPr>
      </w:pPr>
      <w:r>
        <w:rPr>
          <w:color w:val="000000"/>
          <w:sz w:val="18"/>
          <w:szCs w:val="18"/>
        </w:rPr>
        <w:t xml:space="preserve">Mana Tide Totem </w:t>
      </w:r>
      <w:r>
        <w:rPr>
          <w:color w:val="000000"/>
          <w:sz w:val="18"/>
          <w:szCs w:val="18"/>
          <w:vertAlign w:val="superscript"/>
        </w:rPr>
        <w:t>WoW5eRPG</w:t>
      </w:r>
    </w:p>
    <w:p w14:paraId="63A51DFF" w14:textId="77777777" w:rsidR="00A07AFD" w:rsidRDefault="00A07AFD" w:rsidP="00A07AFD">
      <w:pPr>
        <w:rPr>
          <w:i/>
          <w:color w:val="000000"/>
          <w:sz w:val="18"/>
          <w:szCs w:val="18"/>
        </w:rPr>
      </w:pPr>
      <w:r>
        <w:rPr>
          <w:color w:val="000000"/>
          <w:sz w:val="18"/>
          <w:szCs w:val="18"/>
        </w:rPr>
        <w:t>Move Earth</w:t>
      </w:r>
    </w:p>
    <w:p w14:paraId="507C9A39" w14:textId="77777777" w:rsidR="00A07AFD" w:rsidRDefault="00A07AFD" w:rsidP="00A07AFD">
      <w:pPr>
        <w:rPr>
          <w:color w:val="000000"/>
          <w:sz w:val="18"/>
          <w:szCs w:val="18"/>
        </w:rPr>
      </w:pPr>
      <w:r>
        <w:rPr>
          <w:color w:val="000000"/>
          <w:sz w:val="18"/>
          <w:szCs w:val="18"/>
        </w:rPr>
        <w:t>Wind Walk</w:t>
      </w:r>
    </w:p>
    <w:p w14:paraId="57356DB3" w14:textId="77777777" w:rsidR="0032357D" w:rsidRPr="00134BC3" w:rsidRDefault="0032357D">
      <w:pPr>
        <w:contextualSpacing/>
        <w:rPr>
          <w:rFonts w:eastAsia="Times New Roman" w:cstheme="minorHAnsi"/>
          <w:b/>
          <w:bCs/>
          <w:color w:val="000000"/>
          <w:sz w:val="18"/>
          <w:szCs w:val="18"/>
        </w:rPr>
      </w:pPr>
    </w:p>
    <w:p w14:paraId="37BE4292" w14:textId="77777777" w:rsidR="007D280E" w:rsidRPr="000D5DB5"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7 (7th level)</w:t>
      </w:r>
    </w:p>
    <w:p w14:paraId="190CAD03" w14:textId="77777777" w:rsidR="00A07AFD" w:rsidRDefault="00A07AFD" w:rsidP="00A07AFD">
      <w:pPr>
        <w:ind w:left="72"/>
        <w:rPr>
          <w:i/>
          <w:color w:val="000000"/>
          <w:sz w:val="18"/>
          <w:szCs w:val="18"/>
          <w:u w:val="single"/>
        </w:rPr>
      </w:pPr>
      <w:r>
        <w:rPr>
          <w:i/>
          <w:color w:val="000000"/>
          <w:sz w:val="18"/>
          <w:szCs w:val="18"/>
          <w:u w:val="single"/>
        </w:rPr>
        <w:t>Conjuration</w:t>
      </w:r>
    </w:p>
    <w:p w14:paraId="16561AFE" w14:textId="77777777" w:rsidR="00A07AFD" w:rsidRPr="00A07AFD" w:rsidRDefault="00A07AFD" w:rsidP="00A07AFD">
      <w:pPr>
        <w:rPr>
          <w:i/>
          <w:iCs/>
          <w:sz w:val="18"/>
          <w:szCs w:val="18"/>
          <w:u w:val="single"/>
        </w:rPr>
      </w:pPr>
      <w:r>
        <w:rPr>
          <w:sz w:val="18"/>
          <w:szCs w:val="18"/>
        </w:rPr>
        <w:t xml:space="preserve">Plane Shift – </w:t>
      </w:r>
      <w:r>
        <w:rPr>
          <w:i/>
          <w:iCs/>
          <w:sz w:val="18"/>
          <w:szCs w:val="18"/>
        </w:rPr>
        <w:t>Only to elemental planes</w:t>
      </w:r>
    </w:p>
    <w:p w14:paraId="00564005" w14:textId="77777777" w:rsidR="00A07AFD" w:rsidRDefault="00A07AFD" w:rsidP="00A07AFD">
      <w:pPr>
        <w:ind w:left="72"/>
        <w:rPr>
          <w:i/>
          <w:color w:val="000000"/>
          <w:sz w:val="18"/>
          <w:szCs w:val="18"/>
          <w:u w:val="single"/>
        </w:rPr>
      </w:pPr>
      <w:r>
        <w:rPr>
          <w:i/>
          <w:color w:val="000000"/>
          <w:sz w:val="18"/>
          <w:szCs w:val="18"/>
          <w:u w:val="single"/>
        </w:rPr>
        <w:t>Evocation</w:t>
      </w:r>
    </w:p>
    <w:p w14:paraId="07E2A6B5" w14:textId="77777777" w:rsidR="00A07AFD" w:rsidRDefault="00A07AFD" w:rsidP="00A07AFD">
      <w:pPr>
        <w:rPr>
          <w:sz w:val="18"/>
          <w:szCs w:val="18"/>
        </w:rPr>
      </w:pPr>
      <w:r>
        <w:rPr>
          <w:sz w:val="18"/>
          <w:szCs w:val="18"/>
        </w:rPr>
        <w:t>Divine Word</w:t>
      </w:r>
    </w:p>
    <w:p w14:paraId="1D222BA6" w14:textId="77777777" w:rsidR="00A07AFD" w:rsidRDefault="00A07AFD" w:rsidP="00A07AFD">
      <w:pPr>
        <w:rPr>
          <w:sz w:val="18"/>
          <w:szCs w:val="18"/>
        </w:rPr>
      </w:pPr>
      <w:r>
        <w:rPr>
          <w:sz w:val="18"/>
          <w:szCs w:val="18"/>
        </w:rPr>
        <w:t>Fire Storm</w:t>
      </w:r>
    </w:p>
    <w:p w14:paraId="42F14282" w14:textId="77777777" w:rsidR="00A07AFD" w:rsidRDefault="00A07AFD" w:rsidP="00A07AFD">
      <w:pPr>
        <w:rPr>
          <w:i/>
          <w:sz w:val="18"/>
          <w:szCs w:val="18"/>
        </w:rPr>
      </w:pPr>
      <w:r>
        <w:rPr>
          <w:sz w:val="18"/>
          <w:szCs w:val="18"/>
        </w:rPr>
        <w:t xml:space="preserve">Pyroblast </w:t>
      </w:r>
      <w:r>
        <w:rPr>
          <w:sz w:val="18"/>
          <w:szCs w:val="18"/>
          <w:vertAlign w:val="superscript"/>
        </w:rPr>
        <w:t>Modified</w:t>
      </w:r>
      <w:r>
        <w:rPr>
          <w:i/>
          <w:sz w:val="18"/>
          <w:szCs w:val="18"/>
        </w:rPr>
        <w:t xml:space="preserve"> – Molten Blast</w:t>
      </w:r>
    </w:p>
    <w:p w14:paraId="3C913D32" w14:textId="77777777" w:rsidR="00A07AFD" w:rsidRDefault="00A07AFD" w:rsidP="00A07AFD">
      <w:pPr>
        <w:rPr>
          <w:sz w:val="18"/>
          <w:szCs w:val="18"/>
        </w:rPr>
      </w:pPr>
      <w:r>
        <w:rPr>
          <w:sz w:val="18"/>
          <w:szCs w:val="18"/>
        </w:rPr>
        <w:t xml:space="preserve">Windfury Tongue Totem </w:t>
      </w:r>
      <w:r>
        <w:rPr>
          <w:sz w:val="18"/>
          <w:szCs w:val="18"/>
          <w:vertAlign w:val="superscript"/>
        </w:rPr>
        <w:t>WoW5eRPG</w:t>
      </w:r>
    </w:p>
    <w:p w14:paraId="2AE57FBB" w14:textId="77777777" w:rsidR="00A07AFD" w:rsidRDefault="00A07AFD" w:rsidP="00A07AFD">
      <w:pPr>
        <w:rPr>
          <w:sz w:val="18"/>
          <w:szCs w:val="18"/>
        </w:rPr>
      </w:pPr>
      <w:r>
        <w:rPr>
          <w:sz w:val="18"/>
          <w:szCs w:val="18"/>
        </w:rPr>
        <w:t xml:space="preserve">Whirlwind </w:t>
      </w:r>
      <w:r>
        <w:rPr>
          <w:sz w:val="18"/>
          <w:szCs w:val="18"/>
          <w:vertAlign w:val="superscript"/>
        </w:rPr>
        <w:t>EE</w:t>
      </w:r>
    </w:p>
    <w:p w14:paraId="4161F73C" w14:textId="77777777" w:rsidR="00A07AFD" w:rsidRDefault="00A07AFD" w:rsidP="00A07AFD">
      <w:pPr>
        <w:ind w:left="72"/>
        <w:rPr>
          <w:i/>
          <w:color w:val="000000"/>
          <w:sz w:val="18"/>
          <w:szCs w:val="18"/>
          <w:u w:val="single"/>
        </w:rPr>
      </w:pPr>
      <w:r>
        <w:rPr>
          <w:i/>
          <w:color w:val="000000"/>
          <w:sz w:val="18"/>
          <w:szCs w:val="18"/>
          <w:u w:val="single"/>
        </w:rPr>
        <w:t>Necromancy</w:t>
      </w:r>
    </w:p>
    <w:p w14:paraId="66568B84" w14:textId="77777777" w:rsidR="00A07AFD" w:rsidRDefault="00A07AFD" w:rsidP="00A07AFD">
      <w:pPr>
        <w:rPr>
          <w:i/>
          <w:sz w:val="18"/>
          <w:szCs w:val="18"/>
          <w:u w:val="single"/>
        </w:rPr>
      </w:pPr>
      <w:r>
        <w:rPr>
          <w:sz w:val="18"/>
          <w:szCs w:val="18"/>
        </w:rPr>
        <w:t xml:space="preserve">Resurrection </w:t>
      </w:r>
      <w:r>
        <w:rPr>
          <w:sz w:val="18"/>
          <w:szCs w:val="18"/>
          <w:vertAlign w:val="superscript"/>
        </w:rPr>
        <w:t>Modified</w:t>
      </w:r>
    </w:p>
    <w:p w14:paraId="2133352D" w14:textId="77777777" w:rsidR="00A07AFD" w:rsidRDefault="00A07AFD" w:rsidP="00A07AFD">
      <w:pPr>
        <w:ind w:left="72"/>
        <w:rPr>
          <w:color w:val="000000"/>
          <w:sz w:val="18"/>
          <w:szCs w:val="18"/>
        </w:rPr>
      </w:pPr>
      <w:r>
        <w:rPr>
          <w:i/>
          <w:color w:val="000000"/>
          <w:sz w:val="18"/>
          <w:szCs w:val="18"/>
          <w:u w:val="single"/>
        </w:rPr>
        <w:t>Transmutation</w:t>
      </w:r>
    </w:p>
    <w:p w14:paraId="448BBA3E" w14:textId="77777777" w:rsidR="00A07AFD" w:rsidRDefault="00A07AFD" w:rsidP="00A07AFD">
      <w:pPr>
        <w:rPr>
          <w:i/>
          <w:color w:val="000000"/>
          <w:sz w:val="18"/>
          <w:szCs w:val="18"/>
        </w:rPr>
      </w:pPr>
      <w:r>
        <w:rPr>
          <w:color w:val="000000"/>
          <w:sz w:val="18"/>
          <w:szCs w:val="18"/>
        </w:rPr>
        <w:t xml:space="preserve">Etherealness </w:t>
      </w:r>
      <w:r>
        <w:rPr>
          <w:i/>
          <w:color w:val="000000"/>
          <w:sz w:val="18"/>
          <w:szCs w:val="18"/>
        </w:rPr>
        <w:t>– Spirit Walk</w:t>
      </w:r>
    </w:p>
    <w:p w14:paraId="3F74AD85" w14:textId="77777777" w:rsidR="00A07AFD" w:rsidRDefault="00A07AFD" w:rsidP="00A07AFD">
      <w:pPr>
        <w:rPr>
          <w:i/>
          <w:color w:val="000000"/>
          <w:sz w:val="18"/>
          <w:szCs w:val="18"/>
        </w:rPr>
      </w:pPr>
      <w:r>
        <w:rPr>
          <w:color w:val="000000"/>
          <w:sz w:val="18"/>
          <w:szCs w:val="18"/>
        </w:rPr>
        <w:t>Regenerate</w:t>
      </w:r>
    </w:p>
    <w:p w14:paraId="7A31AEB7" w14:textId="77777777" w:rsidR="00103DB1" w:rsidRDefault="00A07AFD" w:rsidP="00A07AFD">
      <w:pPr>
        <w:contextualSpacing/>
        <w:rPr>
          <w:i/>
          <w:color w:val="000000"/>
          <w:sz w:val="18"/>
          <w:szCs w:val="18"/>
        </w:rPr>
      </w:pPr>
      <w:r>
        <w:rPr>
          <w:color w:val="000000"/>
          <w:sz w:val="18"/>
          <w:szCs w:val="18"/>
        </w:rPr>
        <w:t xml:space="preserve">Reverse Gravity </w:t>
      </w:r>
      <w:r>
        <w:rPr>
          <w:i/>
          <w:color w:val="000000"/>
          <w:sz w:val="18"/>
          <w:szCs w:val="18"/>
        </w:rPr>
        <w:t>– Upturned Earth</w:t>
      </w:r>
    </w:p>
    <w:p w14:paraId="5F0895CB" w14:textId="77777777" w:rsidR="00A07AFD" w:rsidRPr="00134BC3" w:rsidRDefault="00A07AFD" w:rsidP="00A07AFD">
      <w:pPr>
        <w:contextualSpacing/>
        <w:rPr>
          <w:rFonts w:eastAsia="Times New Roman" w:cstheme="minorHAnsi"/>
          <w:b/>
          <w:bCs/>
          <w:color w:val="000000"/>
          <w:sz w:val="18"/>
          <w:szCs w:val="18"/>
        </w:rPr>
      </w:pPr>
    </w:p>
    <w:p w14:paraId="67677B90" w14:textId="77777777" w:rsidR="007D280E" w:rsidRPr="000D5DB5"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8 (8th level)</w:t>
      </w:r>
    </w:p>
    <w:p w14:paraId="07FC35F5" w14:textId="77777777" w:rsidR="00A07AFD" w:rsidRDefault="00A07AFD" w:rsidP="00A07AFD">
      <w:pPr>
        <w:ind w:left="72"/>
        <w:rPr>
          <w:i/>
          <w:color w:val="000000"/>
          <w:sz w:val="18"/>
          <w:szCs w:val="18"/>
          <w:u w:val="single"/>
        </w:rPr>
      </w:pPr>
      <w:r>
        <w:rPr>
          <w:i/>
          <w:color w:val="000000"/>
          <w:sz w:val="18"/>
          <w:szCs w:val="18"/>
          <w:u w:val="single"/>
        </w:rPr>
        <w:t>Conjuration</w:t>
      </w:r>
    </w:p>
    <w:p w14:paraId="71AEA808" w14:textId="77777777" w:rsidR="00A07AFD" w:rsidRDefault="00A07AFD" w:rsidP="00A07AFD">
      <w:pPr>
        <w:rPr>
          <w:sz w:val="18"/>
          <w:szCs w:val="18"/>
        </w:rPr>
      </w:pPr>
      <w:r>
        <w:rPr>
          <w:sz w:val="18"/>
          <w:szCs w:val="18"/>
        </w:rPr>
        <w:t>Incendiary Cloud</w:t>
      </w:r>
    </w:p>
    <w:p w14:paraId="5471254E" w14:textId="77777777" w:rsidR="00A07AFD" w:rsidRDefault="00A07AFD" w:rsidP="00A07AFD">
      <w:pPr>
        <w:rPr>
          <w:sz w:val="18"/>
          <w:szCs w:val="18"/>
        </w:rPr>
      </w:pPr>
      <w:r>
        <w:rPr>
          <w:sz w:val="18"/>
          <w:szCs w:val="18"/>
        </w:rPr>
        <w:t>Tsunami</w:t>
      </w:r>
    </w:p>
    <w:p w14:paraId="13B0F87B" w14:textId="77777777" w:rsidR="00A07AFD" w:rsidRDefault="00A07AFD" w:rsidP="00A07AFD">
      <w:pPr>
        <w:ind w:left="72"/>
        <w:rPr>
          <w:i/>
          <w:color w:val="000000"/>
          <w:sz w:val="18"/>
          <w:szCs w:val="18"/>
          <w:u w:val="single"/>
        </w:rPr>
      </w:pPr>
      <w:r>
        <w:rPr>
          <w:i/>
          <w:color w:val="000000"/>
          <w:sz w:val="18"/>
          <w:szCs w:val="18"/>
          <w:u w:val="single"/>
        </w:rPr>
        <w:t>Evocation</w:t>
      </w:r>
    </w:p>
    <w:p w14:paraId="073943AE" w14:textId="77777777" w:rsidR="00A07AFD" w:rsidRDefault="00A07AFD" w:rsidP="00A07AFD">
      <w:pPr>
        <w:rPr>
          <w:i/>
          <w:sz w:val="18"/>
          <w:szCs w:val="18"/>
          <w:u w:val="single"/>
        </w:rPr>
      </w:pPr>
      <w:r>
        <w:rPr>
          <w:sz w:val="18"/>
          <w:szCs w:val="18"/>
        </w:rPr>
        <w:lastRenderedPageBreak/>
        <w:t>Sunburst</w:t>
      </w:r>
    </w:p>
    <w:p w14:paraId="3AE61825" w14:textId="77777777" w:rsidR="00A07AFD" w:rsidRDefault="00A07AFD" w:rsidP="00A07AFD">
      <w:pPr>
        <w:ind w:left="72"/>
        <w:rPr>
          <w:i/>
          <w:color w:val="000000"/>
          <w:sz w:val="18"/>
          <w:szCs w:val="18"/>
          <w:u w:val="single"/>
        </w:rPr>
      </w:pPr>
      <w:r>
        <w:rPr>
          <w:i/>
          <w:color w:val="000000"/>
          <w:sz w:val="18"/>
          <w:szCs w:val="18"/>
          <w:u w:val="single"/>
        </w:rPr>
        <w:t>Necromancy</w:t>
      </w:r>
    </w:p>
    <w:p w14:paraId="2839042E" w14:textId="77777777" w:rsidR="00A07AFD" w:rsidRDefault="00A07AFD" w:rsidP="00A07AFD">
      <w:pPr>
        <w:rPr>
          <w:i/>
          <w:sz w:val="18"/>
          <w:szCs w:val="18"/>
          <w:u w:val="single"/>
        </w:rPr>
      </w:pPr>
      <w:r>
        <w:rPr>
          <w:sz w:val="18"/>
          <w:szCs w:val="18"/>
        </w:rPr>
        <w:t xml:space="preserve">Horrid Wilting </w:t>
      </w:r>
      <w:r>
        <w:rPr>
          <w:sz w:val="18"/>
          <w:szCs w:val="18"/>
          <w:vertAlign w:val="superscript"/>
        </w:rPr>
        <w:t>EE (Abi-Dalzim’s Horrid Wilting)</w:t>
      </w:r>
    </w:p>
    <w:p w14:paraId="2E623027" w14:textId="77777777" w:rsidR="00A07AFD" w:rsidRDefault="00A07AFD" w:rsidP="00A07AFD">
      <w:pPr>
        <w:ind w:left="72"/>
        <w:rPr>
          <w:i/>
          <w:color w:val="000000"/>
          <w:sz w:val="18"/>
          <w:szCs w:val="18"/>
          <w:u w:val="single"/>
        </w:rPr>
      </w:pPr>
      <w:r>
        <w:rPr>
          <w:i/>
          <w:color w:val="000000"/>
          <w:sz w:val="18"/>
          <w:szCs w:val="18"/>
          <w:u w:val="single"/>
        </w:rPr>
        <w:t>Transmutation</w:t>
      </w:r>
    </w:p>
    <w:p w14:paraId="07DE2109" w14:textId="77777777" w:rsidR="00A07AFD" w:rsidRDefault="00A07AFD" w:rsidP="00A07AFD">
      <w:pPr>
        <w:rPr>
          <w:color w:val="000000"/>
          <w:sz w:val="18"/>
          <w:szCs w:val="18"/>
        </w:rPr>
      </w:pPr>
      <w:r>
        <w:rPr>
          <w:color w:val="000000"/>
          <w:sz w:val="18"/>
          <w:szCs w:val="18"/>
        </w:rPr>
        <w:t>Control Weather</w:t>
      </w:r>
    </w:p>
    <w:p w14:paraId="6FA61A14" w14:textId="77777777" w:rsidR="005F3FD2" w:rsidRPr="00134BC3" w:rsidRDefault="005F3FD2">
      <w:pPr>
        <w:contextualSpacing/>
        <w:rPr>
          <w:rFonts w:eastAsia="Times New Roman" w:cstheme="minorHAnsi"/>
          <w:b/>
          <w:bCs/>
          <w:color w:val="000000"/>
          <w:sz w:val="18"/>
          <w:szCs w:val="18"/>
        </w:rPr>
      </w:pPr>
    </w:p>
    <w:p w14:paraId="524359DD" w14:textId="77777777" w:rsidR="0032357D"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SHM 9 (</w:t>
      </w:r>
      <w:r w:rsidR="0032357D" w:rsidRPr="00134BC3">
        <w:rPr>
          <w:rFonts w:eastAsia="Times New Roman" w:cstheme="minorHAnsi"/>
          <w:b/>
          <w:bCs/>
          <w:color w:val="000000"/>
          <w:sz w:val="18"/>
          <w:szCs w:val="18"/>
        </w:rPr>
        <w:t>9th Level</w:t>
      </w:r>
      <w:r w:rsidRPr="000D5DB5">
        <w:rPr>
          <w:rFonts w:eastAsia="Times New Roman" w:cstheme="minorHAnsi"/>
          <w:b/>
          <w:bCs/>
          <w:color w:val="000000"/>
          <w:sz w:val="18"/>
          <w:szCs w:val="18"/>
        </w:rPr>
        <w:t>)</w:t>
      </w:r>
    </w:p>
    <w:p w14:paraId="7CDB6300" w14:textId="77777777" w:rsidR="00A07AFD" w:rsidRDefault="00A07AFD" w:rsidP="00A07AFD">
      <w:pPr>
        <w:ind w:left="72"/>
        <w:rPr>
          <w:i/>
          <w:color w:val="000000"/>
          <w:sz w:val="18"/>
          <w:szCs w:val="18"/>
          <w:u w:val="single"/>
        </w:rPr>
      </w:pPr>
      <w:r>
        <w:rPr>
          <w:i/>
          <w:color w:val="000000"/>
          <w:sz w:val="18"/>
          <w:szCs w:val="18"/>
          <w:u w:val="single"/>
        </w:rPr>
        <w:t>Abjuration</w:t>
      </w:r>
    </w:p>
    <w:p w14:paraId="0771F08A" w14:textId="77777777" w:rsidR="00A07AFD" w:rsidRDefault="00A07AFD" w:rsidP="00A07AFD">
      <w:pPr>
        <w:rPr>
          <w:i/>
          <w:sz w:val="18"/>
          <w:szCs w:val="18"/>
          <w:u w:val="single"/>
        </w:rPr>
      </w:pPr>
      <w:r>
        <w:rPr>
          <w:sz w:val="18"/>
          <w:szCs w:val="18"/>
        </w:rPr>
        <w:t>Imprisonment</w:t>
      </w:r>
    </w:p>
    <w:p w14:paraId="39258339" w14:textId="77777777" w:rsidR="00A07AFD" w:rsidRDefault="00A07AFD" w:rsidP="00A07AFD">
      <w:pPr>
        <w:ind w:left="72"/>
        <w:rPr>
          <w:i/>
          <w:color w:val="000000"/>
          <w:sz w:val="18"/>
          <w:szCs w:val="18"/>
          <w:u w:val="single"/>
        </w:rPr>
      </w:pPr>
      <w:r>
        <w:rPr>
          <w:i/>
          <w:color w:val="000000"/>
          <w:sz w:val="18"/>
          <w:szCs w:val="18"/>
          <w:u w:val="single"/>
        </w:rPr>
        <w:t>Conjuration</w:t>
      </w:r>
    </w:p>
    <w:p w14:paraId="6F27F82C" w14:textId="77777777" w:rsidR="00A07AFD" w:rsidRDefault="00A07AFD" w:rsidP="00A07AFD">
      <w:pPr>
        <w:rPr>
          <w:sz w:val="18"/>
          <w:szCs w:val="18"/>
        </w:rPr>
      </w:pPr>
      <w:r>
        <w:rPr>
          <w:sz w:val="18"/>
          <w:szCs w:val="18"/>
        </w:rPr>
        <w:t>Gate</w:t>
      </w:r>
    </w:p>
    <w:p w14:paraId="6B68A159" w14:textId="77777777" w:rsidR="00A07AFD" w:rsidRDefault="00A07AFD" w:rsidP="00A07AFD">
      <w:pPr>
        <w:rPr>
          <w:sz w:val="18"/>
          <w:szCs w:val="18"/>
        </w:rPr>
      </w:pPr>
      <w:r>
        <w:rPr>
          <w:sz w:val="18"/>
          <w:szCs w:val="18"/>
        </w:rPr>
        <w:t>Storm of Vengeance</w:t>
      </w:r>
    </w:p>
    <w:p w14:paraId="2802CCCB" w14:textId="77777777" w:rsidR="00A07AFD" w:rsidRDefault="00A07AFD" w:rsidP="00A07AFD">
      <w:pPr>
        <w:ind w:left="72"/>
        <w:rPr>
          <w:i/>
          <w:color w:val="000000"/>
          <w:sz w:val="18"/>
          <w:szCs w:val="18"/>
          <w:u w:val="single"/>
        </w:rPr>
      </w:pPr>
      <w:r>
        <w:rPr>
          <w:i/>
          <w:color w:val="000000"/>
          <w:sz w:val="18"/>
          <w:szCs w:val="18"/>
          <w:u w:val="single"/>
        </w:rPr>
        <w:t>Divination</w:t>
      </w:r>
    </w:p>
    <w:p w14:paraId="0E774C29" w14:textId="77777777" w:rsidR="00A07AFD" w:rsidRDefault="00A07AFD" w:rsidP="00A07AFD">
      <w:pPr>
        <w:rPr>
          <w:i/>
          <w:sz w:val="18"/>
          <w:szCs w:val="18"/>
          <w:u w:val="single"/>
        </w:rPr>
      </w:pPr>
      <w:r>
        <w:rPr>
          <w:sz w:val="18"/>
          <w:szCs w:val="18"/>
        </w:rPr>
        <w:t>Foresight</w:t>
      </w:r>
    </w:p>
    <w:p w14:paraId="11B16E28" w14:textId="77777777" w:rsidR="00A07AFD" w:rsidRDefault="00A07AFD" w:rsidP="00A07AFD">
      <w:pPr>
        <w:ind w:left="72"/>
        <w:rPr>
          <w:i/>
          <w:color w:val="000000"/>
          <w:sz w:val="18"/>
          <w:szCs w:val="18"/>
          <w:u w:val="single"/>
        </w:rPr>
      </w:pPr>
      <w:r>
        <w:rPr>
          <w:i/>
          <w:color w:val="000000"/>
          <w:sz w:val="18"/>
          <w:szCs w:val="18"/>
          <w:u w:val="single"/>
        </w:rPr>
        <w:t>Evocation</w:t>
      </w:r>
    </w:p>
    <w:p w14:paraId="5EDB9CEB" w14:textId="77777777" w:rsidR="00A07AFD" w:rsidRDefault="00A07AFD" w:rsidP="00A07AFD">
      <w:pPr>
        <w:rPr>
          <w:sz w:val="18"/>
          <w:szCs w:val="18"/>
        </w:rPr>
      </w:pPr>
      <w:r>
        <w:rPr>
          <w:sz w:val="18"/>
          <w:szCs w:val="18"/>
        </w:rPr>
        <w:t>Mass Heal</w:t>
      </w:r>
    </w:p>
    <w:p w14:paraId="2A1FB98A" w14:textId="77777777" w:rsidR="00A07AFD" w:rsidRDefault="00A07AFD" w:rsidP="00A07AFD">
      <w:pPr>
        <w:rPr>
          <w:sz w:val="18"/>
          <w:szCs w:val="18"/>
        </w:rPr>
      </w:pPr>
      <w:r>
        <w:rPr>
          <w:sz w:val="18"/>
          <w:szCs w:val="18"/>
        </w:rPr>
        <w:t>Meteor Swarm</w:t>
      </w:r>
    </w:p>
    <w:p w14:paraId="1E1DB8A1" w14:textId="77777777" w:rsidR="00A07AFD" w:rsidRDefault="00A07AFD" w:rsidP="00A07AFD">
      <w:pPr>
        <w:ind w:left="72"/>
        <w:rPr>
          <w:i/>
          <w:color w:val="000000"/>
          <w:sz w:val="18"/>
          <w:szCs w:val="18"/>
          <w:u w:val="single"/>
        </w:rPr>
      </w:pPr>
      <w:r>
        <w:rPr>
          <w:i/>
          <w:color w:val="000000"/>
          <w:sz w:val="18"/>
          <w:szCs w:val="18"/>
          <w:u w:val="single"/>
        </w:rPr>
        <w:t>Necromancy</w:t>
      </w:r>
    </w:p>
    <w:p w14:paraId="7540B5A0" w14:textId="77777777" w:rsidR="00A07AFD" w:rsidRPr="00A07AFD" w:rsidRDefault="00A07AFD" w:rsidP="00A07AFD">
      <w:pPr>
        <w:rPr>
          <w:i/>
          <w:iCs/>
          <w:sz w:val="18"/>
          <w:szCs w:val="18"/>
          <w:u w:val="single"/>
        </w:rPr>
      </w:pPr>
      <w:r>
        <w:rPr>
          <w:sz w:val="18"/>
          <w:szCs w:val="18"/>
        </w:rPr>
        <w:t xml:space="preserve">Astral Projection </w:t>
      </w:r>
      <w:r>
        <w:rPr>
          <w:i/>
          <w:iCs/>
          <w:sz w:val="18"/>
          <w:szCs w:val="18"/>
        </w:rPr>
        <w:t>– Spirit Journey</w:t>
      </w:r>
    </w:p>
    <w:p w14:paraId="4E84C3B8" w14:textId="77777777" w:rsidR="005F3FD2" w:rsidRPr="00134BC3" w:rsidRDefault="005F3FD2">
      <w:pPr>
        <w:contextualSpacing/>
        <w:rPr>
          <w:rFonts w:eastAsia="Times New Roman" w:cstheme="minorHAnsi"/>
          <w:color w:val="000000"/>
          <w:sz w:val="18"/>
          <w:szCs w:val="18"/>
        </w:rPr>
      </w:pPr>
    </w:p>
    <w:p w14:paraId="565548C7" w14:textId="77777777" w:rsidR="00E20BA1" w:rsidRPr="00134BC3" w:rsidRDefault="00E20BA1">
      <w:pPr>
        <w:pStyle w:val="Heading3"/>
        <w:rPr>
          <w:sz w:val="18"/>
          <w:szCs w:val="18"/>
        </w:rPr>
      </w:pPr>
      <w:bookmarkStart w:id="4945" w:name="_Toc509138796"/>
      <w:bookmarkStart w:id="4946" w:name="_Toc54196506"/>
      <w:r w:rsidRPr="00134BC3">
        <w:rPr>
          <w:sz w:val="18"/>
          <w:szCs w:val="18"/>
        </w:rPr>
        <w:t>Warlock (WRK)</w:t>
      </w:r>
      <w:bookmarkEnd w:id="4945"/>
      <w:bookmarkEnd w:id="4946"/>
    </w:p>
    <w:p w14:paraId="20D5D974" w14:textId="77777777" w:rsidR="0032357D"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 xml:space="preserve">WRK 0 </w:t>
      </w:r>
      <w:r w:rsidR="0032357D" w:rsidRPr="00134BC3">
        <w:rPr>
          <w:rFonts w:eastAsia="Times New Roman" w:cstheme="minorHAnsi"/>
          <w:b/>
          <w:bCs/>
          <w:color w:val="000000"/>
          <w:sz w:val="18"/>
          <w:szCs w:val="18"/>
        </w:rPr>
        <w:t>Cantrip</w:t>
      </w:r>
      <w:r w:rsidRPr="000D5DB5">
        <w:rPr>
          <w:rFonts w:eastAsia="Times New Roman" w:cstheme="minorHAnsi"/>
          <w:b/>
          <w:bCs/>
          <w:color w:val="000000"/>
          <w:sz w:val="18"/>
          <w:szCs w:val="18"/>
        </w:rPr>
        <w:t>s</w:t>
      </w:r>
      <w:r w:rsidR="0032357D" w:rsidRPr="00134BC3">
        <w:rPr>
          <w:rFonts w:eastAsia="Times New Roman" w:cstheme="minorHAnsi"/>
          <w:b/>
          <w:bCs/>
          <w:color w:val="000000"/>
          <w:sz w:val="18"/>
          <w:szCs w:val="18"/>
        </w:rPr>
        <w:t xml:space="preserve"> (0 level)</w:t>
      </w:r>
    </w:p>
    <w:p w14:paraId="470404D7" w14:textId="77777777" w:rsidR="00A07AFD" w:rsidRDefault="00A07AFD" w:rsidP="00A07AFD">
      <w:pPr>
        <w:ind w:left="72"/>
        <w:rPr>
          <w:i/>
          <w:color w:val="000000"/>
          <w:sz w:val="18"/>
          <w:szCs w:val="18"/>
          <w:u w:val="single"/>
        </w:rPr>
      </w:pPr>
      <w:r>
        <w:rPr>
          <w:i/>
          <w:color w:val="000000"/>
          <w:sz w:val="18"/>
          <w:szCs w:val="18"/>
          <w:u w:val="single"/>
        </w:rPr>
        <w:t>Abjuration</w:t>
      </w:r>
    </w:p>
    <w:p w14:paraId="003A93CF" w14:textId="77777777" w:rsidR="00A07AFD" w:rsidRDefault="00A07AFD" w:rsidP="00A07AFD">
      <w:pPr>
        <w:rPr>
          <w:i/>
          <w:sz w:val="18"/>
          <w:szCs w:val="18"/>
          <w:u w:val="single"/>
        </w:rPr>
      </w:pPr>
      <w:r>
        <w:rPr>
          <w:sz w:val="18"/>
          <w:szCs w:val="18"/>
        </w:rPr>
        <w:t>Blade Ward</w:t>
      </w:r>
    </w:p>
    <w:p w14:paraId="62452EA9" w14:textId="77777777" w:rsidR="00A07AFD" w:rsidRDefault="00A07AFD" w:rsidP="00A07AFD">
      <w:pPr>
        <w:ind w:left="72"/>
        <w:rPr>
          <w:i/>
          <w:color w:val="000000"/>
          <w:sz w:val="18"/>
          <w:szCs w:val="18"/>
          <w:u w:val="single"/>
        </w:rPr>
      </w:pPr>
      <w:r>
        <w:rPr>
          <w:i/>
          <w:color w:val="000000"/>
          <w:sz w:val="18"/>
          <w:szCs w:val="18"/>
          <w:u w:val="single"/>
        </w:rPr>
        <w:t>Conjuration</w:t>
      </w:r>
    </w:p>
    <w:p w14:paraId="131BE7A9" w14:textId="77777777" w:rsidR="00A07AFD" w:rsidRDefault="00A07AFD" w:rsidP="00A07AFD">
      <w:pPr>
        <w:rPr>
          <w:sz w:val="18"/>
          <w:szCs w:val="18"/>
        </w:rPr>
      </w:pPr>
      <w:r>
        <w:rPr>
          <w:sz w:val="18"/>
          <w:szCs w:val="18"/>
        </w:rPr>
        <w:t>Acid Splash</w:t>
      </w:r>
    </w:p>
    <w:p w14:paraId="3092ED3A" w14:textId="77777777" w:rsidR="00A07AFD" w:rsidRDefault="00A07AFD" w:rsidP="00A07AFD">
      <w:pPr>
        <w:rPr>
          <w:sz w:val="18"/>
          <w:szCs w:val="18"/>
          <w:vertAlign w:val="superscript"/>
        </w:rPr>
      </w:pPr>
      <w:r>
        <w:rPr>
          <w:sz w:val="18"/>
          <w:szCs w:val="18"/>
        </w:rPr>
        <w:t xml:space="preserve">Create Bonfire </w:t>
      </w:r>
      <w:r>
        <w:rPr>
          <w:sz w:val="18"/>
          <w:szCs w:val="18"/>
          <w:vertAlign w:val="superscript"/>
        </w:rPr>
        <w:t>EE</w:t>
      </w:r>
    </w:p>
    <w:p w14:paraId="0FA391B4" w14:textId="77777777" w:rsidR="00A07AFD" w:rsidRDefault="00A07AFD" w:rsidP="00A07AFD">
      <w:pPr>
        <w:rPr>
          <w:sz w:val="18"/>
          <w:szCs w:val="18"/>
          <w:vertAlign w:val="superscript"/>
        </w:rPr>
      </w:pPr>
      <w:r>
        <w:rPr>
          <w:sz w:val="18"/>
          <w:szCs w:val="18"/>
        </w:rPr>
        <w:t xml:space="preserve">Infestation </w:t>
      </w:r>
      <w:r>
        <w:rPr>
          <w:sz w:val="18"/>
          <w:szCs w:val="18"/>
          <w:vertAlign w:val="superscript"/>
        </w:rPr>
        <w:t>XGtE</w:t>
      </w:r>
    </w:p>
    <w:p w14:paraId="111972BF" w14:textId="77777777" w:rsidR="00A07AFD" w:rsidRDefault="00A07AFD" w:rsidP="00A07AFD">
      <w:pPr>
        <w:rPr>
          <w:sz w:val="18"/>
          <w:szCs w:val="18"/>
          <w:vertAlign w:val="superscript"/>
        </w:rPr>
      </w:pPr>
      <w:r>
        <w:rPr>
          <w:sz w:val="18"/>
          <w:szCs w:val="18"/>
        </w:rPr>
        <w:t>Poison Spray</w:t>
      </w:r>
    </w:p>
    <w:p w14:paraId="1853C063" w14:textId="77777777" w:rsidR="00A07AFD" w:rsidRDefault="00A07AFD" w:rsidP="00A07AFD">
      <w:pPr>
        <w:rPr>
          <w:sz w:val="18"/>
          <w:szCs w:val="18"/>
          <w:vertAlign w:val="superscript"/>
        </w:rPr>
      </w:pPr>
      <w:r>
        <w:rPr>
          <w:sz w:val="18"/>
          <w:szCs w:val="18"/>
        </w:rPr>
        <w:t>Mage Hand</w:t>
      </w:r>
    </w:p>
    <w:p w14:paraId="600855E1" w14:textId="77777777" w:rsidR="00A07AFD" w:rsidRDefault="00A07AFD" w:rsidP="00A07AFD">
      <w:pPr>
        <w:ind w:left="72"/>
        <w:rPr>
          <w:i/>
          <w:color w:val="000000"/>
          <w:sz w:val="18"/>
          <w:szCs w:val="18"/>
          <w:u w:val="single"/>
        </w:rPr>
      </w:pPr>
      <w:r>
        <w:rPr>
          <w:i/>
          <w:color w:val="000000"/>
          <w:sz w:val="18"/>
          <w:szCs w:val="18"/>
          <w:u w:val="single"/>
        </w:rPr>
        <w:t>Divination</w:t>
      </w:r>
    </w:p>
    <w:p w14:paraId="3AD37041" w14:textId="77777777" w:rsidR="00A07AFD" w:rsidRDefault="00A07AFD" w:rsidP="00A07AFD">
      <w:pPr>
        <w:rPr>
          <w:i/>
          <w:sz w:val="18"/>
          <w:szCs w:val="18"/>
          <w:u w:val="single"/>
        </w:rPr>
      </w:pPr>
      <w:r>
        <w:rPr>
          <w:sz w:val="18"/>
          <w:szCs w:val="18"/>
        </w:rPr>
        <w:t>True Strike</w:t>
      </w:r>
    </w:p>
    <w:p w14:paraId="5C864D72" w14:textId="77777777" w:rsidR="00A07AFD" w:rsidRDefault="00A07AFD" w:rsidP="00A07AFD">
      <w:pPr>
        <w:ind w:left="72"/>
        <w:rPr>
          <w:i/>
          <w:color w:val="000000"/>
          <w:sz w:val="18"/>
          <w:szCs w:val="18"/>
          <w:u w:val="single"/>
        </w:rPr>
      </w:pPr>
      <w:r>
        <w:rPr>
          <w:i/>
          <w:color w:val="000000"/>
          <w:sz w:val="18"/>
          <w:szCs w:val="18"/>
          <w:u w:val="single"/>
        </w:rPr>
        <w:t>Enchantment</w:t>
      </w:r>
    </w:p>
    <w:p w14:paraId="2755F478" w14:textId="77777777" w:rsidR="00A07AFD" w:rsidRDefault="00A07AFD" w:rsidP="00A07AFD">
      <w:pPr>
        <w:rPr>
          <w:i/>
          <w:sz w:val="18"/>
          <w:szCs w:val="18"/>
          <w:u w:val="single"/>
        </w:rPr>
      </w:pPr>
      <w:r>
        <w:rPr>
          <w:sz w:val="18"/>
          <w:szCs w:val="18"/>
        </w:rPr>
        <w:t>Friends</w:t>
      </w:r>
    </w:p>
    <w:p w14:paraId="27906235" w14:textId="77777777" w:rsidR="00A07AFD" w:rsidRDefault="00A07AFD" w:rsidP="00A07AFD">
      <w:pPr>
        <w:ind w:left="72"/>
        <w:rPr>
          <w:i/>
          <w:color w:val="000000"/>
          <w:sz w:val="18"/>
          <w:szCs w:val="18"/>
          <w:u w:val="single"/>
        </w:rPr>
      </w:pPr>
      <w:r>
        <w:rPr>
          <w:i/>
          <w:color w:val="000000"/>
          <w:sz w:val="18"/>
          <w:szCs w:val="18"/>
          <w:u w:val="single"/>
        </w:rPr>
        <w:t>Evocation</w:t>
      </w:r>
    </w:p>
    <w:p w14:paraId="69145116" w14:textId="77777777" w:rsidR="00A07AFD" w:rsidRDefault="00A07AFD" w:rsidP="00A07AFD">
      <w:pPr>
        <w:rPr>
          <w:sz w:val="18"/>
          <w:szCs w:val="18"/>
        </w:rPr>
      </w:pPr>
      <w:r>
        <w:rPr>
          <w:sz w:val="18"/>
          <w:szCs w:val="18"/>
        </w:rPr>
        <w:t>Dancing Lights</w:t>
      </w:r>
    </w:p>
    <w:p w14:paraId="4B779DEC" w14:textId="77777777" w:rsidR="00A07AFD" w:rsidRDefault="00A07AFD" w:rsidP="00A07AFD">
      <w:pPr>
        <w:rPr>
          <w:sz w:val="18"/>
          <w:szCs w:val="18"/>
        </w:rPr>
      </w:pPr>
      <w:r>
        <w:rPr>
          <w:sz w:val="18"/>
          <w:szCs w:val="18"/>
        </w:rPr>
        <w:t>Fire Bolt</w:t>
      </w:r>
    </w:p>
    <w:p w14:paraId="46F233E9" w14:textId="77777777" w:rsidR="00A07AFD" w:rsidRDefault="00A07AFD" w:rsidP="00A07AFD">
      <w:pPr>
        <w:rPr>
          <w:sz w:val="18"/>
          <w:szCs w:val="18"/>
        </w:rPr>
      </w:pPr>
      <w:r>
        <w:rPr>
          <w:sz w:val="18"/>
          <w:szCs w:val="18"/>
        </w:rPr>
        <w:t>Light</w:t>
      </w:r>
    </w:p>
    <w:p w14:paraId="54BE4EEE" w14:textId="77777777" w:rsidR="00A07AFD" w:rsidRDefault="00A07AFD" w:rsidP="00A07AFD">
      <w:pPr>
        <w:rPr>
          <w:sz w:val="18"/>
          <w:szCs w:val="18"/>
        </w:rPr>
      </w:pPr>
      <w:r>
        <w:rPr>
          <w:sz w:val="18"/>
          <w:szCs w:val="18"/>
        </w:rPr>
        <w:t>Shocking Grasp</w:t>
      </w:r>
    </w:p>
    <w:p w14:paraId="23E6DFC6" w14:textId="77777777" w:rsidR="00A07AFD" w:rsidRDefault="00A07AFD" w:rsidP="00A07AFD">
      <w:pPr>
        <w:ind w:left="72"/>
        <w:rPr>
          <w:i/>
          <w:color w:val="000000"/>
          <w:sz w:val="18"/>
          <w:szCs w:val="18"/>
          <w:u w:val="single"/>
        </w:rPr>
      </w:pPr>
      <w:r>
        <w:rPr>
          <w:i/>
          <w:color w:val="000000"/>
          <w:sz w:val="18"/>
          <w:szCs w:val="18"/>
          <w:u w:val="single"/>
        </w:rPr>
        <w:t>Illusion</w:t>
      </w:r>
    </w:p>
    <w:p w14:paraId="6B236434" w14:textId="77777777" w:rsidR="00A07AFD" w:rsidRDefault="00A07AFD" w:rsidP="00A07AFD">
      <w:pPr>
        <w:rPr>
          <w:i/>
          <w:sz w:val="18"/>
          <w:szCs w:val="18"/>
          <w:u w:val="single"/>
        </w:rPr>
      </w:pPr>
      <w:r>
        <w:rPr>
          <w:sz w:val="18"/>
          <w:szCs w:val="18"/>
        </w:rPr>
        <w:t>Minor Illusion</w:t>
      </w:r>
    </w:p>
    <w:p w14:paraId="47C7FE59" w14:textId="77777777" w:rsidR="00A07AFD" w:rsidRDefault="00A07AFD" w:rsidP="00A07AFD">
      <w:pPr>
        <w:ind w:left="72"/>
        <w:rPr>
          <w:i/>
          <w:color w:val="000000"/>
          <w:sz w:val="18"/>
          <w:szCs w:val="18"/>
          <w:u w:val="single"/>
        </w:rPr>
      </w:pPr>
      <w:r>
        <w:rPr>
          <w:i/>
          <w:color w:val="000000"/>
          <w:sz w:val="18"/>
          <w:szCs w:val="18"/>
          <w:u w:val="single"/>
        </w:rPr>
        <w:t>Necromancy</w:t>
      </w:r>
    </w:p>
    <w:p w14:paraId="5E75860E" w14:textId="77777777" w:rsidR="00A07AFD" w:rsidRDefault="00A07AFD" w:rsidP="00A07AFD">
      <w:pPr>
        <w:rPr>
          <w:sz w:val="18"/>
          <w:szCs w:val="18"/>
        </w:rPr>
      </w:pPr>
      <w:r>
        <w:rPr>
          <w:sz w:val="18"/>
          <w:szCs w:val="18"/>
        </w:rPr>
        <w:t>Chill Touch</w:t>
      </w:r>
    </w:p>
    <w:p w14:paraId="5DA4AC3D" w14:textId="77777777" w:rsidR="00A07AFD" w:rsidRDefault="00A07AFD" w:rsidP="00A07AFD">
      <w:pPr>
        <w:rPr>
          <w:sz w:val="18"/>
          <w:szCs w:val="18"/>
        </w:rPr>
      </w:pPr>
      <w:r>
        <w:rPr>
          <w:sz w:val="18"/>
          <w:szCs w:val="18"/>
        </w:rPr>
        <w:t xml:space="preserve">Toll the Dead </w:t>
      </w:r>
      <w:r>
        <w:rPr>
          <w:sz w:val="18"/>
          <w:szCs w:val="18"/>
          <w:vertAlign w:val="superscript"/>
        </w:rPr>
        <w:t>XGtE</w:t>
      </w:r>
    </w:p>
    <w:p w14:paraId="1170823F" w14:textId="77777777" w:rsidR="00A07AFD" w:rsidRDefault="00A07AFD" w:rsidP="00A07AFD">
      <w:pPr>
        <w:ind w:left="72"/>
        <w:rPr>
          <w:color w:val="000000"/>
          <w:sz w:val="18"/>
          <w:szCs w:val="18"/>
        </w:rPr>
      </w:pPr>
      <w:r>
        <w:rPr>
          <w:i/>
          <w:color w:val="000000"/>
          <w:sz w:val="18"/>
          <w:szCs w:val="18"/>
          <w:u w:val="single"/>
        </w:rPr>
        <w:t>Transmutation</w:t>
      </w:r>
    </w:p>
    <w:p w14:paraId="24415573" w14:textId="77777777" w:rsidR="00A07AFD" w:rsidRDefault="00A07AFD" w:rsidP="00A07AFD">
      <w:pPr>
        <w:rPr>
          <w:color w:val="000000"/>
          <w:sz w:val="18"/>
          <w:szCs w:val="18"/>
        </w:rPr>
      </w:pPr>
      <w:r>
        <w:rPr>
          <w:color w:val="000000"/>
          <w:sz w:val="18"/>
          <w:szCs w:val="18"/>
        </w:rPr>
        <w:t xml:space="preserve">Control Flames </w:t>
      </w:r>
      <w:r>
        <w:rPr>
          <w:color w:val="000000"/>
          <w:sz w:val="18"/>
          <w:szCs w:val="18"/>
          <w:vertAlign w:val="superscript"/>
        </w:rPr>
        <w:t>EE</w:t>
      </w:r>
    </w:p>
    <w:p w14:paraId="7977D6D8" w14:textId="77777777" w:rsidR="00A07AFD" w:rsidRDefault="00A07AFD" w:rsidP="00A07AFD">
      <w:pPr>
        <w:rPr>
          <w:color w:val="000000"/>
          <w:sz w:val="18"/>
          <w:szCs w:val="18"/>
        </w:rPr>
      </w:pPr>
      <w:r>
        <w:rPr>
          <w:color w:val="000000"/>
          <w:sz w:val="18"/>
          <w:szCs w:val="18"/>
        </w:rPr>
        <w:t xml:space="preserve">Gust </w:t>
      </w:r>
      <w:r>
        <w:rPr>
          <w:color w:val="000000"/>
          <w:sz w:val="18"/>
          <w:szCs w:val="18"/>
          <w:vertAlign w:val="superscript"/>
        </w:rPr>
        <w:t>EE</w:t>
      </w:r>
    </w:p>
    <w:p w14:paraId="057A13E9" w14:textId="77777777" w:rsidR="00A07AFD" w:rsidRDefault="00A07AFD" w:rsidP="00A07AFD">
      <w:pPr>
        <w:rPr>
          <w:color w:val="000000"/>
          <w:sz w:val="18"/>
          <w:szCs w:val="18"/>
        </w:rPr>
      </w:pPr>
      <w:r>
        <w:rPr>
          <w:color w:val="000000"/>
          <w:sz w:val="18"/>
          <w:szCs w:val="18"/>
        </w:rPr>
        <w:t>Mending</w:t>
      </w:r>
    </w:p>
    <w:p w14:paraId="375A7370" w14:textId="77777777" w:rsidR="00A07AFD" w:rsidRDefault="00A07AFD" w:rsidP="00A07AFD">
      <w:pPr>
        <w:rPr>
          <w:color w:val="000000"/>
          <w:sz w:val="18"/>
          <w:szCs w:val="18"/>
        </w:rPr>
      </w:pPr>
      <w:r>
        <w:rPr>
          <w:color w:val="000000"/>
          <w:sz w:val="18"/>
          <w:szCs w:val="18"/>
        </w:rPr>
        <w:t>Message</w:t>
      </w:r>
    </w:p>
    <w:p w14:paraId="240B6675" w14:textId="77777777" w:rsidR="00A07AFD" w:rsidRDefault="00A07AFD" w:rsidP="00A07AFD">
      <w:pPr>
        <w:rPr>
          <w:color w:val="000000"/>
          <w:sz w:val="18"/>
          <w:szCs w:val="18"/>
        </w:rPr>
      </w:pPr>
      <w:r>
        <w:rPr>
          <w:color w:val="000000"/>
          <w:sz w:val="18"/>
          <w:szCs w:val="18"/>
        </w:rPr>
        <w:t>Prestidigitation</w:t>
      </w:r>
    </w:p>
    <w:p w14:paraId="64665704" w14:textId="77777777" w:rsidR="00F07953" w:rsidRPr="00134BC3" w:rsidRDefault="00F07953">
      <w:pPr>
        <w:contextualSpacing/>
        <w:rPr>
          <w:rFonts w:eastAsia="Times New Roman" w:cstheme="minorHAnsi"/>
          <w:color w:val="000000"/>
          <w:sz w:val="18"/>
          <w:szCs w:val="18"/>
        </w:rPr>
      </w:pPr>
    </w:p>
    <w:p w14:paraId="45251D5A" w14:textId="77777777" w:rsidR="0032357D"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1 (</w:t>
      </w:r>
      <w:r w:rsidR="0032357D" w:rsidRPr="00134BC3">
        <w:rPr>
          <w:rFonts w:eastAsia="Times New Roman" w:cstheme="minorHAnsi"/>
          <w:b/>
          <w:bCs/>
          <w:color w:val="000000"/>
          <w:sz w:val="18"/>
          <w:szCs w:val="18"/>
        </w:rPr>
        <w:t>1st Level</w:t>
      </w:r>
      <w:r w:rsidRPr="000D5DB5">
        <w:rPr>
          <w:rFonts w:eastAsia="Times New Roman" w:cstheme="minorHAnsi"/>
          <w:b/>
          <w:bCs/>
          <w:color w:val="000000"/>
          <w:sz w:val="18"/>
          <w:szCs w:val="18"/>
        </w:rPr>
        <w:t>)</w:t>
      </w:r>
    </w:p>
    <w:p w14:paraId="3BE3EAED" w14:textId="77777777" w:rsidR="00A07AFD" w:rsidRDefault="00A07AFD" w:rsidP="00A07AFD">
      <w:pPr>
        <w:ind w:left="72"/>
        <w:rPr>
          <w:i/>
          <w:color w:val="000000"/>
          <w:sz w:val="18"/>
          <w:szCs w:val="18"/>
          <w:u w:val="single"/>
        </w:rPr>
      </w:pPr>
      <w:r>
        <w:rPr>
          <w:i/>
          <w:color w:val="000000"/>
          <w:sz w:val="18"/>
          <w:szCs w:val="18"/>
          <w:u w:val="single"/>
        </w:rPr>
        <w:t>Abjuration</w:t>
      </w:r>
    </w:p>
    <w:p w14:paraId="31B848C9" w14:textId="77777777" w:rsidR="00A07AFD" w:rsidRDefault="00A07AFD" w:rsidP="00A07AFD">
      <w:pPr>
        <w:rPr>
          <w:sz w:val="18"/>
          <w:szCs w:val="18"/>
          <w:vertAlign w:val="superscript"/>
        </w:rPr>
      </w:pPr>
      <w:r>
        <w:rPr>
          <w:sz w:val="18"/>
          <w:szCs w:val="18"/>
        </w:rPr>
        <w:t xml:space="preserve">Absorb Elements </w:t>
      </w:r>
      <w:r>
        <w:rPr>
          <w:sz w:val="18"/>
          <w:szCs w:val="18"/>
          <w:vertAlign w:val="superscript"/>
        </w:rPr>
        <w:t>EE</w:t>
      </w:r>
    </w:p>
    <w:p w14:paraId="05CD13D3" w14:textId="77777777" w:rsidR="00A07AFD" w:rsidRDefault="00A07AFD" w:rsidP="00A07AFD">
      <w:pPr>
        <w:rPr>
          <w:sz w:val="18"/>
          <w:szCs w:val="18"/>
        </w:rPr>
      </w:pPr>
      <w:r>
        <w:rPr>
          <w:sz w:val="18"/>
          <w:szCs w:val="18"/>
        </w:rPr>
        <w:t>Alarm</w:t>
      </w:r>
    </w:p>
    <w:p w14:paraId="277E4019" w14:textId="77777777" w:rsidR="00A07AFD" w:rsidRDefault="00A07AFD" w:rsidP="00A07AFD">
      <w:pPr>
        <w:rPr>
          <w:sz w:val="18"/>
          <w:szCs w:val="18"/>
          <w:vertAlign w:val="superscript"/>
        </w:rPr>
      </w:pPr>
      <w:r>
        <w:rPr>
          <w:sz w:val="18"/>
          <w:szCs w:val="18"/>
        </w:rPr>
        <w:t xml:space="preserve">Bind </w:t>
      </w:r>
      <w:r>
        <w:rPr>
          <w:sz w:val="18"/>
          <w:szCs w:val="18"/>
          <w:vertAlign w:val="superscript"/>
        </w:rPr>
        <w:t>WoW5eRPG</w:t>
      </w:r>
    </w:p>
    <w:p w14:paraId="316DCCA2" w14:textId="77777777" w:rsidR="00A07AFD" w:rsidRDefault="00A07AFD" w:rsidP="00A07AFD">
      <w:pPr>
        <w:rPr>
          <w:sz w:val="18"/>
          <w:szCs w:val="18"/>
          <w:vertAlign w:val="superscript"/>
        </w:rPr>
      </w:pPr>
      <w:r>
        <w:rPr>
          <w:sz w:val="18"/>
          <w:szCs w:val="18"/>
        </w:rPr>
        <w:t xml:space="preserve">Elemental Armor </w:t>
      </w:r>
      <w:r>
        <w:rPr>
          <w:sz w:val="18"/>
          <w:szCs w:val="18"/>
          <w:vertAlign w:val="superscript"/>
        </w:rPr>
        <w:t>WoW5eRPG</w:t>
      </w:r>
    </w:p>
    <w:p w14:paraId="5C503C9D" w14:textId="77777777" w:rsidR="00A07AFD" w:rsidRDefault="00A07AFD" w:rsidP="00A07AFD">
      <w:pPr>
        <w:rPr>
          <w:sz w:val="18"/>
          <w:szCs w:val="18"/>
        </w:rPr>
      </w:pPr>
      <w:r>
        <w:rPr>
          <w:sz w:val="18"/>
          <w:szCs w:val="18"/>
        </w:rPr>
        <w:t>Mage Armor</w:t>
      </w:r>
    </w:p>
    <w:p w14:paraId="0D32441B" w14:textId="77777777" w:rsidR="00A07AFD" w:rsidRDefault="00A07AFD" w:rsidP="00A07AFD">
      <w:pPr>
        <w:rPr>
          <w:sz w:val="18"/>
          <w:szCs w:val="18"/>
        </w:rPr>
      </w:pPr>
      <w:r>
        <w:rPr>
          <w:sz w:val="18"/>
          <w:szCs w:val="18"/>
        </w:rPr>
        <w:lastRenderedPageBreak/>
        <w:t>Protection from Evil and Good</w:t>
      </w:r>
    </w:p>
    <w:p w14:paraId="5C6B76F4" w14:textId="77777777" w:rsidR="00A07AFD" w:rsidRDefault="00A07AFD" w:rsidP="00A07AFD">
      <w:pPr>
        <w:rPr>
          <w:sz w:val="18"/>
          <w:szCs w:val="18"/>
        </w:rPr>
      </w:pPr>
      <w:r>
        <w:rPr>
          <w:sz w:val="18"/>
          <w:szCs w:val="18"/>
        </w:rPr>
        <w:t>Shield</w:t>
      </w:r>
    </w:p>
    <w:p w14:paraId="21BF62DB" w14:textId="77777777" w:rsidR="00A07AFD" w:rsidRDefault="00A07AFD" w:rsidP="00A07AFD">
      <w:pPr>
        <w:ind w:left="72"/>
        <w:rPr>
          <w:i/>
          <w:color w:val="000000"/>
          <w:sz w:val="18"/>
          <w:szCs w:val="18"/>
          <w:u w:val="single"/>
        </w:rPr>
      </w:pPr>
      <w:r>
        <w:rPr>
          <w:i/>
          <w:color w:val="000000"/>
          <w:sz w:val="18"/>
          <w:szCs w:val="18"/>
          <w:u w:val="single"/>
        </w:rPr>
        <w:t>Conjuration</w:t>
      </w:r>
    </w:p>
    <w:p w14:paraId="46403AD5" w14:textId="77777777" w:rsidR="00A07AFD" w:rsidRDefault="00A07AFD" w:rsidP="00A07AFD">
      <w:pPr>
        <w:rPr>
          <w:sz w:val="18"/>
          <w:szCs w:val="18"/>
          <w:vertAlign w:val="superscript"/>
        </w:rPr>
      </w:pPr>
      <w:r>
        <w:rPr>
          <w:sz w:val="18"/>
          <w:szCs w:val="18"/>
        </w:rPr>
        <w:t xml:space="preserve">Conjure </w:t>
      </w:r>
      <w:r>
        <w:rPr>
          <w:sz w:val="18"/>
          <w:szCs w:val="18"/>
          <w:vertAlign w:val="superscript"/>
        </w:rPr>
        <w:t>Modified</w:t>
      </w:r>
    </w:p>
    <w:p w14:paraId="291DDDF7" w14:textId="77777777" w:rsidR="00A07AFD" w:rsidRDefault="00A07AFD" w:rsidP="00A07AFD">
      <w:pPr>
        <w:rPr>
          <w:sz w:val="18"/>
          <w:szCs w:val="18"/>
          <w:vertAlign w:val="superscript"/>
        </w:rPr>
      </w:pPr>
      <w:r>
        <w:rPr>
          <w:sz w:val="18"/>
          <w:szCs w:val="18"/>
        </w:rPr>
        <w:t xml:space="preserve">Conjure Strike </w:t>
      </w:r>
      <w:r>
        <w:rPr>
          <w:sz w:val="18"/>
          <w:szCs w:val="18"/>
          <w:vertAlign w:val="superscript"/>
        </w:rPr>
        <w:t>WoW5eRPG</w:t>
      </w:r>
    </w:p>
    <w:p w14:paraId="79D90560" w14:textId="77777777" w:rsidR="00A07AFD" w:rsidRDefault="00A07AFD" w:rsidP="00A07AFD">
      <w:pPr>
        <w:rPr>
          <w:sz w:val="18"/>
          <w:szCs w:val="18"/>
          <w:vertAlign w:val="superscript"/>
        </w:rPr>
      </w:pPr>
      <w:r>
        <w:rPr>
          <w:sz w:val="18"/>
          <w:szCs w:val="18"/>
        </w:rPr>
        <w:t xml:space="preserve">Demon Skin </w:t>
      </w:r>
      <w:r>
        <w:rPr>
          <w:sz w:val="18"/>
          <w:szCs w:val="18"/>
          <w:vertAlign w:val="superscript"/>
        </w:rPr>
        <w:t>WoW5eRPG</w:t>
      </w:r>
    </w:p>
    <w:p w14:paraId="15B01A01" w14:textId="77777777" w:rsidR="00A07AFD" w:rsidRDefault="00A07AFD" w:rsidP="00A07AFD">
      <w:pPr>
        <w:rPr>
          <w:sz w:val="18"/>
          <w:szCs w:val="18"/>
        </w:rPr>
      </w:pPr>
      <w:r>
        <w:rPr>
          <w:sz w:val="18"/>
          <w:szCs w:val="18"/>
        </w:rPr>
        <w:t>Find Familiar</w:t>
      </w:r>
    </w:p>
    <w:p w14:paraId="1FE26205" w14:textId="77777777" w:rsidR="00A07AFD" w:rsidRDefault="00A07AFD" w:rsidP="00A07AFD">
      <w:pPr>
        <w:rPr>
          <w:sz w:val="18"/>
          <w:szCs w:val="18"/>
        </w:rPr>
      </w:pPr>
      <w:r>
        <w:rPr>
          <w:sz w:val="18"/>
          <w:szCs w:val="18"/>
        </w:rPr>
        <w:t>Fog Cloud</w:t>
      </w:r>
    </w:p>
    <w:p w14:paraId="4AD7227F" w14:textId="77777777" w:rsidR="00A07AFD" w:rsidRDefault="00A07AFD" w:rsidP="00A07AFD">
      <w:pPr>
        <w:rPr>
          <w:sz w:val="18"/>
          <w:szCs w:val="18"/>
        </w:rPr>
      </w:pPr>
      <w:r>
        <w:rPr>
          <w:sz w:val="18"/>
          <w:szCs w:val="18"/>
        </w:rPr>
        <w:t>Grease</w:t>
      </w:r>
    </w:p>
    <w:p w14:paraId="3A534352" w14:textId="77777777" w:rsidR="00A07AFD" w:rsidRDefault="00A07AFD" w:rsidP="00A07AFD">
      <w:pPr>
        <w:rPr>
          <w:sz w:val="18"/>
          <w:szCs w:val="18"/>
        </w:rPr>
      </w:pPr>
      <w:r>
        <w:rPr>
          <w:sz w:val="18"/>
          <w:szCs w:val="18"/>
        </w:rPr>
        <w:t>Floating Disk</w:t>
      </w:r>
    </w:p>
    <w:p w14:paraId="274A6AD2" w14:textId="77777777" w:rsidR="00A07AFD" w:rsidRDefault="00A07AFD" w:rsidP="00A07AFD">
      <w:pPr>
        <w:rPr>
          <w:sz w:val="18"/>
          <w:szCs w:val="18"/>
        </w:rPr>
      </w:pPr>
      <w:r>
        <w:rPr>
          <w:sz w:val="18"/>
          <w:szCs w:val="18"/>
        </w:rPr>
        <w:t>Unseen Servant</w:t>
      </w:r>
    </w:p>
    <w:p w14:paraId="6CF0BF72" w14:textId="77777777" w:rsidR="00A07AFD" w:rsidRDefault="00A07AFD" w:rsidP="00A07AFD">
      <w:pPr>
        <w:ind w:left="72"/>
        <w:rPr>
          <w:i/>
          <w:color w:val="000000"/>
          <w:sz w:val="18"/>
          <w:szCs w:val="18"/>
          <w:u w:val="single"/>
        </w:rPr>
      </w:pPr>
      <w:r>
        <w:rPr>
          <w:i/>
          <w:color w:val="000000"/>
          <w:sz w:val="18"/>
          <w:szCs w:val="18"/>
          <w:u w:val="single"/>
        </w:rPr>
        <w:t>Divination</w:t>
      </w:r>
    </w:p>
    <w:p w14:paraId="6AED6B5A" w14:textId="77777777" w:rsidR="00A07AFD" w:rsidRDefault="00A07AFD" w:rsidP="00A07AFD">
      <w:pPr>
        <w:rPr>
          <w:sz w:val="18"/>
          <w:szCs w:val="18"/>
        </w:rPr>
      </w:pPr>
      <w:r>
        <w:rPr>
          <w:sz w:val="18"/>
          <w:szCs w:val="18"/>
        </w:rPr>
        <w:t>Comprehend Languages</w:t>
      </w:r>
    </w:p>
    <w:p w14:paraId="313C4E1D" w14:textId="77777777" w:rsidR="00A07AFD" w:rsidRDefault="00A07AFD" w:rsidP="00A07AFD">
      <w:pPr>
        <w:rPr>
          <w:sz w:val="18"/>
          <w:szCs w:val="18"/>
        </w:rPr>
      </w:pPr>
      <w:r>
        <w:rPr>
          <w:sz w:val="18"/>
          <w:szCs w:val="18"/>
        </w:rPr>
        <w:t>Detect Magic</w:t>
      </w:r>
    </w:p>
    <w:p w14:paraId="718D7018" w14:textId="77777777" w:rsidR="00A07AFD" w:rsidRDefault="00A07AFD" w:rsidP="00A07AFD">
      <w:pPr>
        <w:rPr>
          <w:sz w:val="18"/>
          <w:szCs w:val="18"/>
        </w:rPr>
      </w:pPr>
      <w:r>
        <w:rPr>
          <w:sz w:val="18"/>
          <w:szCs w:val="18"/>
        </w:rPr>
        <w:t>Detect Evil and Good</w:t>
      </w:r>
    </w:p>
    <w:p w14:paraId="5A124672" w14:textId="77777777" w:rsidR="00A07AFD" w:rsidRDefault="00A07AFD" w:rsidP="00A07AFD">
      <w:pPr>
        <w:rPr>
          <w:sz w:val="18"/>
          <w:szCs w:val="18"/>
        </w:rPr>
      </w:pPr>
      <w:r>
        <w:rPr>
          <w:sz w:val="18"/>
          <w:szCs w:val="18"/>
        </w:rPr>
        <w:t>Identify</w:t>
      </w:r>
    </w:p>
    <w:p w14:paraId="0A257BD4" w14:textId="77777777" w:rsidR="00A07AFD" w:rsidRDefault="00A07AFD" w:rsidP="00A07AFD">
      <w:pPr>
        <w:ind w:left="72"/>
        <w:rPr>
          <w:i/>
          <w:color w:val="000000"/>
          <w:sz w:val="18"/>
          <w:szCs w:val="18"/>
          <w:u w:val="single"/>
        </w:rPr>
      </w:pPr>
      <w:r>
        <w:rPr>
          <w:i/>
          <w:color w:val="000000"/>
          <w:sz w:val="18"/>
          <w:szCs w:val="18"/>
          <w:u w:val="single"/>
        </w:rPr>
        <w:t>Enchantment</w:t>
      </w:r>
    </w:p>
    <w:p w14:paraId="5B0C2385" w14:textId="5D5197E2" w:rsidR="00A07AFD" w:rsidDel="005F59AA" w:rsidRDefault="00A07AFD" w:rsidP="005F59AA">
      <w:pPr>
        <w:rPr>
          <w:del w:id="4947" w:author="Admin" w:date="2022-04-18T23:52:00Z"/>
          <w:i/>
          <w:sz w:val="18"/>
          <w:szCs w:val="18"/>
        </w:rPr>
        <w:pPrChange w:id="4948" w:author="Admin" w:date="2022-04-18T23:52:00Z">
          <w:pPr/>
        </w:pPrChange>
      </w:pPr>
      <w:r>
        <w:rPr>
          <w:sz w:val="18"/>
          <w:szCs w:val="18"/>
        </w:rPr>
        <w:t xml:space="preserve">Charm </w:t>
      </w:r>
      <w:r>
        <w:rPr>
          <w:sz w:val="18"/>
          <w:szCs w:val="18"/>
          <w:vertAlign w:val="superscript"/>
        </w:rPr>
        <w:t>Modified</w:t>
      </w:r>
      <w:ins w:id="4949" w:author="Admin" w:date="2022-04-18T23:52:00Z">
        <w:r w:rsidR="005F59AA">
          <w:rPr>
            <w:i/>
            <w:sz w:val="18"/>
            <w:szCs w:val="18"/>
          </w:rPr>
          <w:t xml:space="preserve"> </w:t>
        </w:r>
      </w:ins>
    </w:p>
    <w:p w14:paraId="1E3C97AA" w14:textId="77777777" w:rsidR="005F59AA" w:rsidRDefault="005F59AA" w:rsidP="00A07AFD">
      <w:pPr>
        <w:rPr>
          <w:ins w:id="4950" w:author="Admin" w:date="2022-04-18T23:52:00Z"/>
          <w:sz w:val="18"/>
          <w:szCs w:val="18"/>
          <w:vertAlign w:val="superscript"/>
        </w:rPr>
      </w:pPr>
    </w:p>
    <w:p w14:paraId="7BBB854C" w14:textId="0A360210" w:rsidR="00A07AFD" w:rsidRPr="005F59AA" w:rsidRDefault="00A07AFD" w:rsidP="005F59AA">
      <w:pPr>
        <w:rPr>
          <w:sz w:val="18"/>
          <w:szCs w:val="18"/>
          <w:rPrChange w:id="4951" w:author="Admin" w:date="2022-04-18T23:53:00Z">
            <w:rPr>
              <w:i/>
              <w:sz w:val="18"/>
              <w:szCs w:val="18"/>
            </w:rPr>
          </w:rPrChange>
        </w:rPr>
        <w:pPrChange w:id="4952" w:author="Admin" w:date="2022-04-18T23:53:00Z">
          <w:pPr/>
        </w:pPrChange>
      </w:pPr>
      <w:r w:rsidRPr="005F59AA">
        <w:rPr>
          <w:iCs/>
          <w:sz w:val="18"/>
          <w:szCs w:val="18"/>
          <w:rPrChange w:id="4953" w:author="Admin" w:date="2022-04-18T23:52:00Z">
            <w:rPr>
              <w:i/>
              <w:sz w:val="18"/>
              <w:szCs w:val="18"/>
            </w:rPr>
          </w:rPrChange>
        </w:rPr>
        <w:t>Hex</w:t>
      </w:r>
      <w:ins w:id="4954" w:author="Admin" w:date="2022-04-18T23:52:00Z">
        <w:r w:rsidR="005F59AA">
          <w:rPr>
            <w:iCs/>
            <w:sz w:val="18"/>
            <w:szCs w:val="18"/>
          </w:rPr>
          <w:t xml:space="preserve"> Array </w:t>
        </w:r>
      </w:ins>
      <w:ins w:id="4955" w:author="Admin" w:date="2022-04-18T23:53:00Z">
        <w:r w:rsidR="005F59AA">
          <w:rPr>
            <w:sz w:val="18"/>
            <w:szCs w:val="18"/>
            <w:vertAlign w:val="superscript"/>
          </w:rPr>
          <w:t>WoW5eRPG</w:t>
        </w:r>
        <w:r w:rsidR="005F59AA">
          <w:rPr>
            <w:sz w:val="18"/>
            <w:szCs w:val="18"/>
            <w:vertAlign w:val="superscript"/>
          </w:rPr>
          <w:t xml:space="preserve"> </w:t>
        </w:r>
        <w:r w:rsidR="005F59AA">
          <w:rPr>
            <w:sz w:val="18"/>
            <w:szCs w:val="18"/>
          </w:rPr>
          <w:t xml:space="preserve"> </w:t>
        </w:r>
        <w:r w:rsidR="005F59AA">
          <w:rPr>
            <w:i/>
            <w:color w:val="000000"/>
            <w:sz w:val="18"/>
            <w:szCs w:val="18"/>
          </w:rPr>
          <w:t>–</w:t>
        </w:r>
        <w:r w:rsidR="005F59AA">
          <w:rPr>
            <w:i/>
            <w:color w:val="000000"/>
            <w:sz w:val="18"/>
            <w:szCs w:val="18"/>
          </w:rPr>
          <w:t xml:space="preserve"> </w:t>
        </w:r>
        <w:r w:rsidR="005F59AA" w:rsidRPr="005F59AA">
          <w:rPr>
            <w:i/>
            <w:iCs/>
            <w:sz w:val="18"/>
            <w:szCs w:val="18"/>
            <w:rPrChange w:id="4956" w:author="Admin" w:date="2022-04-18T23:53:00Z">
              <w:rPr>
                <w:sz w:val="18"/>
                <w:szCs w:val="18"/>
              </w:rPr>
            </w:rPrChange>
          </w:rPr>
          <w:t xml:space="preserve">All except </w:t>
        </w:r>
        <w:r w:rsidR="005F59AA">
          <w:rPr>
            <w:i/>
            <w:iCs/>
            <w:sz w:val="18"/>
            <w:szCs w:val="18"/>
          </w:rPr>
          <w:t>Fortune</w:t>
        </w:r>
      </w:ins>
    </w:p>
    <w:p w14:paraId="63F5A899" w14:textId="77777777" w:rsidR="00A07AFD" w:rsidRDefault="00A07AFD" w:rsidP="00A07AFD">
      <w:pPr>
        <w:rPr>
          <w:i/>
          <w:sz w:val="18"/>
          <w:szCs w:val="18"/>
        </w:rPr>
      </w:pPr>
      <w:r>
        <w:rPr>
          <w:sz w:val="18"/>
          <w:szCs w:val="18"/>
        </w:rPr>
        <w:t>Hideous Laughter</w:t>
      </w:r>
    </w:p>
    <w:p w14:paraId="6251D650" w14:textId="77777777" w:rsidR="00A07AFD" w:rsidRDefault="00A07AFD" w:rsidP="00A07AFD">
      <w:pPr>
        <w:rPr>
          <w:i/>
          <w:sz w:val="18"/>
          <w:szCs w:val="18"/>
        </w:rPr>
      </w:pPr>
      <w:r>
        <w:rPr>
          <w:sz w:val="18"/>
          <w:szCs w:val="18"/>
        </w:rPr>
        <w:t>Sleep</w:t>
      </w:r>
    </w:p>
    <w:p w14:paraId="7897A801" w14:textId="77777777" w:rsidR="00A07AFD" w:rsidRDefault="00A07AFD" w:rsidP="00A07AFD">
      <w:pPr>
        <w:ind w:left="72"/>
        <w:rPr>
          <w:i/>
          <w:color w:val="000000"/>
          <w:sz w:val="18"/>
          <w:szCs w:val="18"/>
          <w:u w:val="single"/>
        </w:rPr>
      </w:pPr>
      <w:r>
        <w:rPr>
          <w:i/>
          <w:color w:val="000000"/>
          <w:sz w:val="18"/>
          <w:szCs w:val="18"/>
          <w:u w:val="single"/>
        </w:rPr>
        <w:t>Evocation</w:t>
      </w:r>
    </w:p>
    <w:p w14:paraId="6D15329C" w14:textId="77777777" w:rsidR="00A07AFD" w:rsidRDefault="00A07AFD" w:rsidP="00A07AFD">
      <w:pPr>
        <w:rPr>
          <w:sz w:val="18"/>
          <w:szCs w:val="18"/>
        </w:rPr>
      </w:pPr>
      <w:r>
        <w:rPr>
          <w:sz w:val="18"/>
          <w:szCs w:val="18"/>
        </w:rPr>
        <w:t>Burning Hands</w:t>
      </w:r>
    </w:p>
    <w:p w14:paraId="61437B70" w14:textId="77777777" w:rsidR="00A07AFD" w:rsidRDefault="00A07AFD" w:rsidP="00A07AFD">
      <w:pPr>
        <w:rPr>
          <w:sz w:val="18"/>
          <w:szCs w:val="18"/>
          <w:vertAlign w:val="superscript"/>
        </w:rPr>
      </w:pPr>
      <w:r>
        <w:rPr>
          <w:sz w:val="18"/>
          <w:szCs w:val="18"/>
        </w:rPr>
        <w:t xml:space="preserve">Chaos Bolt </w:t>
      </w:r>
      <w:r>
        <w:rPr>
          <w:sz w:val="18"/>
          <w:szCs w:val="18"/>
          <w:vertAlign w:val="superscript"/>
        </w:rPr>
        <w:t>WoW5eRPG</w:t>
      </w:r>
    </w:p>
    <w:p w14:paraId="74E35FC3" w14:textId="77777777" w:rsidR="00A07AFD" w:rsidRDefault="00A07AFD" w:rsidP="00A07AFD">
      <w:pPr>
        <w:rPr>
          <w:sz w:val="18"/>
          <w:szCs w:val="18"/>
          <w:vertAlign w:val="superscript"/>
        </w:rPr>
      </w:pPr>
      <w:r>
        <w:rPr>
          <w:sz w:val="18"/>
          <w:szCs w:val="18"/>
        </w:rPr>
        <w:t xml:space="preserve">Explosion </w:t>
      </w:r>
      <w:r>
        <w:rPr>
          <w:sz w:val="18"/>
          <w:szCs w:val="18"/>
          <w:vertAlign w:val="superscript"/>
        </w:rPr>
        <w:t>WoW5eRPG</w:t>
      </w:r>
    </w:p>
    <w:p w14:paraId="51DDA124" w14:textId="77777777" w:rsidR="00A07AFD" w:rsidRDefault="00A07AFD" w:rsidP="00A07AFD">
      <w:pPr>
        <w:rPr>
          <w:sz w:val="18"/>
          <w:szCs w:val="18"/>
        </w:rPr>
      </w:pPr>
      <w:r>
        <w:rPr>
          <w:sz w:val="18"/>
          <w:szCs w:val="18"/>
        </w:rPr>
        <w:t>Hellish Rebuke</w:t>
      </w:r>
    </w:p>
    <w:p w14:paraId="3E7BD219" w14:textId="77777777" w:rsidR="00A07AFD" w:rsidRDefault="00A07AFD" w:rsidP="00A07AFD">
      <w:pPr>
        <w:rPr>
          <w:sz w:val="18"/>
          <w:szCs w:val="18"/>
          <w:vertAlign w:val="superscript"/>
        </w:rPr>
      </w:pPr>
      <w:r>
        <w:rPr>
          <w:sz w:val="18"/>
          <w:szCs w:val="18"/>
        </w:rPr>
        <w:t xml:space="preserve">Icy Touch </w:t>
      </w:r>
      <w:r>
        <w:rPr>
          <w:sz w:val="18"/>
          <w:szCs w:val="18"/>
          <w:vertAlign w:val="superscript"/>
        </w:rPr>
        <w:t>WoW5eRPG</w:t>
      </w:r>
    </w:p>
    <w:p w14:paraId="2F37D1C4" w14:textId="77777777" w:rsidR="00A07AFD" w:rsidRDefault="00A07AFD" w:rsidP="00A07AFD">
      <w:pPr>
        <w:rPr>
          <w:sz w:val="18"/>
          <w:szCs w:val="18"/>
          <w:vertAlign w:val="superscript"/>
        </w:rPr>
      </w:pPr>
      <w:r>
        <w:rPr>
          <w:sz w:val="18"/>
          <w:szCs w:val="18"/>
        </w:rPr>
        <w:t xml:space="preserve">Immolate </w:t>
      </w:r>
      <w:r>
        <w:rPr>
          <w:sz w:val="18"/>
          <w:szCs w:val="18"/>
          <w:vertAlign w:val="superscript"/>
        </w:rPr>
        <w:t>WoW5eRPG</w:t>
      </w:r>
    </w:p>
    <w:p w14:paraId="0B770706" w14:textId="77777777" w:rsidR="00A07AFD" w:rsidRDefault="00A07AFD" w:rsidP="00A07AFD">
      <w:pPr>
        <w:rPr>
          <w:sz w:val="18"/>
          <w:szCs w:val="18"/>
          <w:vertAlign w:val="superscript"/>
        </w:rPr>
      </w:pPr>
      <w:r>
        <w:rPr>
          <w:sz w:val="18"/>
          <w:szCs w:val="18"/>
        </w:rPr>
        <w:t xml:space="preserve">Mind Blast </w:t>
      </w:r>
      <w:r>
        <w:rPr>
          <w:sz w:val="18"/>
          <w:szCs w:val="18"/>
          <w:vertAlign w:val="superscript"/>
        </w:rPr>
        <w:t>WoW5eRPG</w:t>
      </w:r>
    </w:p>
    <w:p w14:paraId="70553B35" w14:textId="77777777" w:rsidR="00A07AFD" w:rsidRDefault="00A07AFD" w:rsidP="00A07AFD">
      <w:pPr>
        <w:rPr>
          <w:sz w:val="18"/>
          <w:szCs w:val="18"/>
          <w:vertAlign w:val="superscript"/>
        </w:rPr>
      </w:pPr>
      <w:r>
        <w:rPr>
          <w:sz w:val="18"/>
          <w:szCs w:val="18"/>
        </w:rPr>
        <w:t xml:space="preserve">Shadow Bolt </w:t>
      </w:r>
      <w:r>
        <w:rPr>
          <w:sz w:val="18"/>
          <w:szCs w:val="18"/>
          <w:vertAlign w:val="superscript"/>
        </w:rPr>
        <w:t>WoW5eRPG</w:t>
      </w:r>
    </w:p>
    <w:p w14:paraId="10CD4BC7" w14:textId="77777777" w:rsidR="00A07AFD" w:rsidRDefault="00A07AFD" w:rsidP="00A07AFD">
      <w:pPr>
        <w:rPr>
          <w:sz w:val="18"/>
          <w:szCs w:val="18"/>
        </w:rPr>
      </w:pPr>
      <w:r>
        <w:rPr>
          <w:sz w:val="18"/>
          <w:szCs w:val="18"/>
        </w:rPr>
        <w:t>Thunder</w:t>
      </w:r>
      <w:ins w:id="4957" w:author="Admin" w:date="2021-02-13T18:41:00Z">
        <w:r w:rsidR="00752E53">
          <w:rPr>
            <w:sz w:val="18"/>
            <w:szCs w:val="18"/>
          </w:rPr>
          <w:t>wave</w:t>
        </w:r>
      </w:ins>
      <w:del w:id="4958" w:author="Admin" w:date="2021-02-13T18:41:00Z">
        <w:r w:rsidDel="00752E53">
          <w:rPr>
            <w:sz w:val="18"/>
            <w:szCs w:val="18"/>
          </w:rPr>
          <w:delText>storm</w:delText>
        </w:r>
      </w:del>
    </w:p>
    <w:p w14:paraId="2EE0DDF2" w14:textId="77777777" w:rsidR="00A07AFD" w:rsidRDefault="00A07AFD" w:rsidP="00A07AFD">
      <w:pPr>
        <w:rPr>
          <w:sz w:val="18"/>
          <w:szCs w:val="18"/>
        </w:rPr>
      </w:pPr>
      <w:r>
        <w:rPr>
          <w:sz w:val="18"/>
          <w:szCs w:val="18"/>
        </w:rPr>
        <w:t>Witch Bolt</w:t>
      </w:r>
    </w:p>
    <w:p w14:paraId="03AF5FCA" w14:textId="77777777" w:rsidR="00A07AFD" w:rsidRDefault="00A07AFD" w:rsidP="00A07AFD">
      <w:pPr>
        <w:ind w:left="72"/>
        <w:rPr>
          <w:i/>
          <w:color w:val="000000"/>
          <w:sz w:val="18"/>
          <w:szCs w:val="18"/>
          <w:u w:val="single"/>
        </w:rPr>
      </w:pPr>
      <w:r>
        <w:rPr>
          <w:i/>
          <w:color w:val="000000"/>
          <w:sz w:val="18"/>
          <w:szCs w:val="18"/>
          <w:u w:val="single"/>
        </w:rPr>
        <w:t>Illusion</w:t>
      </w:r>
    </w:p>
    <w:p w14:paraId="79FA77CF" w14:textId="77777777" w:rsidR="00A07AFD" w:rsidRDefault="00A07AFD" w:rsidP="00A07AFD">
      <w:pPr>
        <w:rPr>
          <w:sz w:val="18"/>
          <w:szCs w:val="18"/>
        </w:rPr>
      </w:pPr>
      <w:r>
        <w:rPr>
          <w:sz w:val="18"/>
          <w:szCs w:val="18"/>
        </w:rPr>
        <w:t>Color Spray</w:t>
      </w:r>
    </w:p>
    <w:p w14:paraId="18D33F94" w14:textId="77777777" w:rsidR="00A07AFD" w:rsidRDefault="00A07AFD" w:rsidP="00A07AFD">
      <w:pPr>
        <w:rPr>
          <w:sz w:val="18"/>
          <w:szCs w:val="18"/>
        </w:rPr>
      </w:pPr>
      <w:r>
        <w:rPr>
          <w:sz w:val="18"/>
          <w:szCs w:val="18"/>
        </w:rPr>
        <w:t>Disguise Self</w:t>
      </w:r>
    </w:p>
    <w:p w14:paraId="7B3AE282" w14:textId="77777777" w:rsidR="00A07AFD" w:rsidRDefault="00A07AFD" w:rsidP="00A07AFD">
      <w:pPr>
        <w:rPr>
          <w:sz w:val="18"/>
          <w:szCs w:val="18"/>
          <w:vertAlign w:val="superscript"/>
        </w:rPr>
      </w:pPr>
      <w:r>
        <w:rPr>
          <w:sz w:val="18"/>
          <w:szCs w:val="18"/>
        </w:rPr>
        <w:t xml:space="preserve">Fade </w:t>
      </w:r>
      <w:r>
        <w:rPr>
          <w:sz w:val="18"/>
          <w:szCs w:val="18"/>
          <w:vertAlign w:val="superscript"/>
        </w:rPr>
        <w:t>WoW5eRPG</w:t>
      </w:r>
    </w:p>
    <w:p w14:paraId="1D109BF3" w14:textId="77777777" w:rsidR="00A07AFD" w:rsidRDefault="00A07AFD" w:rsidP="00A07AFD">
      <w:pPr>
        <w:rPr>
          <w:sz w:val="18"/>
          <w:szCs w:val="18"/>
        </w:rPr>
      </w:pPr>
      <w:r>
        <w:rPr>
          <w:sz w:val="18"/>
          <w:szCs w:val="18"/>
        </w:rPr>
        <w:t>Illusory Script</w:t>
      </w:r>
    </w:p>
    <w:p w14:paraId="213B8389" w14:textId="77777777" w:rsidR="00A07AFD" w:rsidRDefault="00A07AFD" w:rsidP="00A07AFD">
      <w:pPr>
        <w:rPr>
          <w:sz w:val="18"/>
          <w:szCs w:val="18"/>
        </w:rPr>
      </w:pPr>
      <w:r>
        <w:rPr>
          <w:sz w:val="18"/>
          <w:szCs w:val="18"/>
        </w:rPr>
        <w:t>Silent Image</w:t>
      </w:r>
    </w:p>
    <w:p w14:paraId="0331D279" w14:textId="77777777" w:rsidR="00A07AFD" w:rsidRDefault="00A07AFD" w:rsidP="00A07AFD">
      <w:pPr>
        <w:ind w:left="72"/>
        <w:rPr>
          <w:i/>
          <w:color w:val="000000"/>
          <w:sz w:val="18"/>
          <w:szCs w:val="18"/>
          <w:u w:val="single"/>
        </w:rPr>
      </w:pPr>
      <w:r>
        <w:rPr>
          <w:i/>
          <w:color w:val="000000"/>
          <w:sz w:val="18"/>
          <w:szCs w:val="18"/>
          <w:u w:val="single"/>
        </w:rPr>
        <w:t>Necromancy</w:t>
      </w:r>
    </w:p>
    <w:p w14:paraId="29642C2C" w14:textId="77777777" w:rsidR="00A07AFD" w:rsidRDefault="00A07AFD" w:rsidP="00A07AFD">
      <w:pPr>
        <w:rPr>
          <w:sz w:val="18"/>
          <w:szCs w:val="18"/>
          <w:vertAlign w:val="superscript"/>
        </w:rPr>
      </w:pPr>
      <w:r>
        <w:rPr>
          <w:sz w:val="18"/>
          <w:szCs w:val="18"/>
        </w:rPr>
        <w:t xml:space="preserve">Cause Fear </w:t>
      </w:r>
      <w:r>
        <w:rPr>
          <w:sz w:val="18"/>
          <w:szCs w:val="18"/>
          <w:vertAlign w:val="superscript"/>
        </w:rPr>
        <w:t>XGtE</w:t>
      </w:r>
    </w:p>
    <w:p w14:paraId="02FF6104" w14:textId="77777777" w:rsidR="00A07AFD" w:rsidRDefault="00A07AFD" w:rsidP="00A07AFD">
      <w:pPr>
        <w:rPr>
          <w:sz w:val="18"/>
          <w:szCs w:val="18"/>
        </w:rPr>
      </w:pPr>
      <w:r>
        <w:rPr>
          <w:sz w:val="18"/>
          <w:szCs w:val="18"/>
        </w:rPr>
        <w:t>False Life</w:t>
      </w:r>
    </w:p>
    <w:p w14:paraId="1A399672" w14:textId="77777777" w:rsidR="00A07AFD" w:rsidRDefault="00A07AFD" w:rsidP="00A07AFD">
      <w:pPr>
        <w:rPr>
          <w:sz w:val="18"/>
          <w:szCs w:val="18"/>
        </w:rPr>
      </w:pPr>
      <w:r>
        <w:rPr>
          <w:sz w:val="18"/>
          <w:szCs w:val="18"/>
        </w:rPr>
        <w:t>Ray of Sickness</w:t>
      </w:r>
    </w:p>
    <w:p w14:paraId="2E4D4B8A" w14:textId="77777777" w:rsidR="00A07AFD" w:rsidRDefault="00A07AFD" w:rsidP="00A07AFD">
      <w:pPr>
        <w:ind w:left="72"/>
        <w:rPr>
          <w:color w:val="000000"/>
          <w:sz w:val="18"/>
          <w:szCs w:val="18"/>
          <w:vertAlign w:val="superscript"/>
        </w:rPr>
      </w:pPr>
      <w:r>
        <w:rPr>
          <w:i/>
          <w:color w:val="000000"/>
          <w:sz w:val="18"/>
          <w:szCs w:val="18"/>
          <w:u w:val="single"/>
        </w:rPr>
        <w:t>Transmutation</w:t>
      </w:r>
    </w:p>
    <w:p w14:paraId="6657B97C" w14:textId="77777777" w:rsidR="00A07AFD" w:rsidRDefault="00A07AFD" w:rsidP="00A07AFD">
      <w:pPr>
        <w:rPr>
          <w:color w:val="000000"/>
          <w:sz w:val="18"/>
          <w:szCs w:val="18"/>
          <w:vertAlign w:val="superscript"/>
        </w:rPr>
      </w:pPr>
      <w:r>
        <w:rPr>
          <w:color w:val="000000"/>
          <w:sz w:val="18"/>
          <w:szCs w:val="18"/>
        </w:rPr>
        <w:t xml:space="preserve">Catapult </w:t>
      </w:r>
      <w:r>
        <w:rPr>
          <w:color w:val="000000"/>
          <w:sz w:val="18"/>
          <w:szCs w:val="18"/>
          <w:vertAlign w:val="superscript"/>
        </w:rPr>
        <w:t>EE</w:t>
      </w:r>
    </w:p>
    <w:p w14:paraId="4E73A768" w14:textId="77777777" w:rsidR="00A07AFD" w:rsidRDefault="00A07AFD" w:rsidP="00A07AFD">
      <w:pPr>
        <w:rPr>
          <w:color w:val="000000"/>
          <w:sz w:val="18"/>
          <w:szCs w:val="18"/>
        </w:rPr>
      </w:pPr>
      <w:r>
        <w:rPr>
          <w:sz w:val="18"/>
          <w:szCs w:val="18"/>
        </w:rPr>
        <w:t>Expeditious Retreat</w:t>
      </w:r>
    </w:p>
    <w:p w14:paraId="45EA270F" w14:textId="77777777" w:rsidR="00A07AFD" w:rsidRDefault="00A07AFD" w:rsidP="00A07AFD">
      <w:pPr>
        <w:rPr>
          <w:color w:val="000000"/>
          <w:sz w:val="18"/>
          <w:szCs w:val="18"/>
        </w:rPr>
      </w:pPr>
      <w:r>
        <w:rPr>
          <w:color w:val="000000"/>
          <w:sz w:val="18"/>
          <w:szCs w:val="18"/>
        </w:rPr>
        <w:t>Feather Fall</w:t>
      </w:r>
    </w:p>
    <w:p w14:paraId="42E941F7" w14:textId="77777777" w:rsidR="00A07AFD" w:rsidRDefault="00A07AFD" w:rsidP="00A07AFD">
      <w:pPr>
        <w:rPr>
          <w:i/>
          <w:color w:val="000000"/>
          <w:sz w:val="18"/>
          <w:szCs w:val="18"/>
        </w:rPr>
      </w:pPr>
      <w:r>
        <w:rPr>
          <w:color w:val="000000"/>
          <w:sz w:val="18"/>
          <w:szCs w:val="18"/>
        </w:rPr>
        <w:t xml:space="preserve">Hex Array </w:t>
      </w:r>
      <w:r>
        <w:rPr>
          <w:color w:val="000000"/>
          <w:sz w:val="18"/>
          <w:szCs w:val="18"/>
          <w:vertAlign w:val="superscript"/>
        </w:rPr>
        <w:t>WoW5eRPG</w:t>
      </w:r>
      <w:r>
        <w:rPr>
          <w:i/>
          <w:color w:val="000000"/>
          <w:sz w:val="18"/>
          <w:szCs w:val="18"/>
        </w:rPr>
        <w:t xml:space="preserve"> – Only Death </w:t>
      </w:r>
    </w:p>
    <w:p w14:paraId="09948091" w14:textId="77777777" w:rsidR="00A07AFD" w:rsidRDefault="00A07AFD" w:rsidP="00A07AFD">
      <w:pPr>
        <w:rPr>
          <w:sz w:val="18"/>
          <w:szCs w:val="18"/>
        </w:rPr>
      </w:pPr>
      <w:r>
        <w:rPr>
          <w:color w:val="000000"/>
          <w:sz w:val="18"/>
          <w:szCs w:val="18"/>
        </w:rPr>
        <w:t>Jump</w:t>
      </w:r>
    </w:p>
    <w:p w14:paraId="2114FA5E" w14:textId="77777777" w:rsidR="00A07AFD" w:rsidRDefault="00A07AFD" w:rsidP="00A07AFD">
      <w:pPr>
        <w:rPr>
          <w:sz w:val="18"/>
          <w:szCs w:val="18"/>
        </w:rPr>
      </w:pPr>
      <w:r>
        <w:rPr>
          <w:color w:val="000000"/>
          <w:sz w:val="18"/>
          <w:szCs w:val="18"/>
        </w:rPr>
        <w:t>Longstrider</w:t>
      </w:r>
    </w:p>
    <w:p w14:paraId="3CD5AAC3" w14:textId="77777777" w:rsidR="0096573A" w:rsidRPr="00134BC3" w:rsidRDefault="0096573A">
      <w:pPr>
        <w:contextualSpacing/>
        <w:rPr>
          <w:rFonts w:eastAsia="Times New Roman" w:cstheme="minorHAnsi"/>
          <w:b/>
          <w:bCs/>
          <w:color w:val="000000"/>
          <w:sz w:val="18"/>
          <w:szCs w:val="18"/>
        </w:rPr>
      </w:pPr>
    </w:p>
    <w:p w14:paraId="6C04C0AC"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2 (</w:t>
      </w:r>
      <w:r w:rsidR="005D4F1C" w:rsidRPr="00134BC3">
        <w:rPr>
          <w:rFonts w:eastAsia="Times New Roman" w:cstheme="minorHAnsi"/>
          <w:b/>
          <w:bCs/>
          <w:color w:val="000000"/>
          <w:sz w:val="18"/>
          <w:szCs w:val="18"/>
        </w:rPr>
        <w:t>2nd Level</w:t>
      </w:r>
      <w:r w:rsidRPr="000D5DB5">
        <w:rPr>
          <w:rFonts w:eastAsia="Times New Roman" w:cstheme="minorHAnsi"/>
          <w:b/>
          <w:bCs/>
          <w:color w:val="000000"/>
          <w:sz w:val="18"/>
          <w:szCs w:val="18"/>
        </w:rPr>
        <w:t>)</w:t>
      </w:r>
    </w:p>
    <w:p w14:paraId="0D606B6B" w14:textId="77777777" w:rsidR="00A07AFD" w:rsidRDefault="00A07AFD" w:rsidP="00A07AFD">
      <w:pPr>
        <w:ind w:left="72"/>
        <w:rPr>
          <w:i/>
          <w:color w:val="000000"/>
          <w:sz w:val="18"/>
          <w:szCs w:val="18"/>
          <w:u w:val="single"/>
        </w:rPr>
      </w:pPr>
      <w:r>
        <w:rPr>
          <w:i/>
          <w:color w:val="000000"/>
          <w:sz w:val="18"/>
          <w:szCs w:val="18"/>
          <w:u w:val="single"/>
        </w:rPr>
        <w:t>Abjuration</w:t>
      </w:r>
    </w:p>
    <w:p w14:paraId="47058EC2" w14:textId="77777777" w:rsidR="00A07AFD" w:rsidRDefault="00A07AFD" w:rsidP="00A07AFD">
      <w:pPr>
        <w:rPr>
          <w:color w:val="000000"/>
          <w:sz w:val="18"/>
          <w:szCs w:val="18"/>
          <w:vertAlign w:val="superscript"/>
        </w:rPr>
      </w:pPr>
      <w:r>
        <w:rPr>
          <w:color w:val="000000"/>
          <w:sz w:val="18"/>
          <w:szCs w:val="18"/>
        </w:rPr>
        <w:t xml:space="preserve">Immolation Aura </w:t>
      </w:r>
      <w:r>
        <w:rPr>
          <w:color w:val="000000"/>
          <w:sz w:val="18"/>
          <w:szCs w:val="18"/>
          <w:vertAlign w:val="superscript"/>
        </w:rPr>
        <w:t>WoW5eRPG</w:t>
      </w:r>
    </w:p>
    <w:p w14:paraId="3B428CBB" w14:textId="77777777" w:rsidR="00A07AFD" w:rsidRDefault="00A07AFD" w:rsidP="00A07AFD">
      <w:pPr>
        <w:rPr>
          <w:sz w:val="18"/>
          <w:szCs w:val="18"/>
        </w:rPr>
      </w:pPr>
      <w:r>
        <w:rPr>
          <w:sz w:val="18"/>
          <w:szCs w:val="18"/>
        </w:rPr>
        <w:t>Arcane Lock</w:t>
      </w:r>
    </w:p>
    <w:p w14:paraId="031DBD20" w14:textId="77777777" w:rsidR="00A07AFD" w:rsidRDefault="00A07AFD" w:rsidP="00A07AFD">
      <w:pPr>
        <w:rPr>
          <w:sz w:val="18"/>
          <w:szCs w:val="18"/>
          <w:vertAlign w:val="superscript"/>
        </w:rPr>
      </w:pPr>
      <w:r>
        <w:rPr>
          <w:sz w:val="18"/>
          <w:szCs w:val="18"/>
        </w:rPr>
        <w:t xml:space="preserve">Banishment </w:t>
      </w:r>
      <w:r>
        <w:rPr>
          <w:sz w:val="18"/>
          <w:szCs w:val="18"/>
          <w:vertAlign w:val="superscript"/>
        </w:rPr>
        <w:t>WoW5eRPG</w:t>
      </w:r>
    </w:p>
    <w:p w14:paraId="26ED2A47" w14:textId="77777777" w:rsidR="00A07AFD" w:rsidRDefault="00A07AFD" w:rsidP="00A07AFD">
      <w:pPr>
        <w:rPr>
          <w:sz w:val="18"/>
          <w:szCs w:val="18"/>
          <w:vertAlign w:val="superscript"/>
        </w:rPr>
      </w:pPr>
      <w:r>
        <w:rPr>
          <w:sz w:val="18"/>
          <w:szCs w:val="18"/>
        </w:rPr>
        <w:t xml:space="preserve">Essence Seal </w:t>
      </w:r>
      <w:r>
        <w:rPr>
          <w:sz w:val="18"/>
          <w:szCs w:val="18"/>
          <w:vertAlign w:val="superscript"/>
        </w:rPr>
        <w:t>WoW5eRPG</w:t>
      </w:r>
    </w:p>
    <w:p w14:paraId="737B9B5E" w14:textId="77777777" w:rsidR="00A07AFD" w:rsidRDefault="00A07AFD" w:rsidP="00A07AFD">
      <w:pPr>
        <w:ind w:left="72"/>
        <w:rPr>
          <w:i/>
          <w:color w:val="000000"/>
          <w:sz w:val="18"/>
          <w:szCs w:val="18"/>
          <w:u w:val="single"/>
        </w:rPr>
      </w:pPr>
      <w:r>
        <w:rPr>
          <w:i/>
          <w:color w:val="000000"/>
          <w:sz w:val="18"/>
          <w:szCs w:val="18"/>
          <w:u w:val="single"/>
        </w:rPr>
        <w:t>Conjuration</w:t>
      </w:r>
    </w:p>
    <w:p w14:paraId="6804511E" w14:textId="77777777" w:rsidR="00A07AFD" w:rsidRDefault="00A07AFD" w:rsidP="00A07AFD">
      <w:pPr>
        <w:rPr>
          <w:sz w:val="18"/>
          <w:szCs w:val="18"/>
          <w:vertAlign w:val="superscript"/>
        </w:rPr>
      </w:pPr>
      <w:r>
        <w:rPr>
          <w:sz w:val="18"/>
          <w:szCs w:val="18"/>
        </w:rPr>
        <w:t xml:space="preserve">Blink Step </w:t>
      </w:r>
      <w:r>
        <w:rPr>
          <w:sz w:val="18"/>
          <w:szCs w:val="18"/>
          <w:vertAlign w:val="superscript"/>
        </w:rPr>
        <w:t>WoW5eRPG</w:t>
      </w:r>
    </w:p>
    <w:p w14:paraId="08A8E25D" w14:textId="77777777" w:rsidR="00A07AFD" w:rsidRDefault="00A07AFD" w:rsidP="00A07AFD">
      <w:pPr>
        <w:rPr>
          <w:sz w:val="18"/>
          <w:szCs w:val="18"/>
        </w:rPr>
      </w:pPr>
      <w:r>
        <w:rPr>
          <w:sz w:val="18"/>
          <w:szCs w:val="18"/>
        </w:rPr>
        <w:t>Flaming Sphere</w:t>
      </w:r>
    </w:p>
    <w:p w14:paraId="5200C3EE" w14:textId="77777777" w:rsidR="00A07AFD" w:rsidRDefault="00A07AFD" w:rsidP="00A07AFD">
      <w:pPr>
        <w:rPr>
          <w:sz w:val="18"/>
          <w:szCs w:val="18"/>
          <w:vertAlign w:val="superscript"/>
        </w:rPr>
      </w:pPr>
      <w:r>
        <w:rPr>
          <w:sz w:val="18"/>
          <w:szCs w:val="18"/>
        </w:rPr>
        <w:lastRenderedPageBreak/>
        <w:t xml:space="preserve">Parasite </w:t>
      </w:r>
      <w:r>
        <w:rPr>
          <w:sz w:val="18"/>
          <w:szCs w:val="18"/>
          <w:vertAlign w:val="superscript"/>
        </w:rPr>
        <w:t>WoW5eRPG</w:t>
      </w:r>
    </w:p>
    <w:p w14:paraId="02695981" w14:textId="77777777" w:rsidR="00A07AFD" w:rsidRDefault="00A07AFD" w:rsidP="00A07AFD">
      <w:pPr>
        <w:rPr>
          <w:sz w:val="18"/>
          <w:szCs w:val="18"/>
          <w:vertAlign w:val="superscript"/>
        </w:rPr>
      </w:pPr>
      <w:r>
        <w:rPr>
          <w:sz w:val="18"/>
          <w:szCs w:val="18"/>
        </w:rPr>
        <w:t>Web</w:t>
      </w:r>
    </w:p>
    <w:p w14:paraId="1E9B6DC0" w14:textId="77777777" w:rsidR="00A07AFD" w:rsidRDefault="00A07AFD" w:rsidP="00A07AFD">
      <w:pPr>
        <w:ind w:left="72"/>
        <w:rPr>
          <w:i/>
          <w:color w:val="000000"/>
          <w:sz w:val="18"/>
          <w:szCs w:val="18"/>
          <w:u w:val="single"/>
        </w:rPr>
      </w:pPr>
      <w:r>
        <w:rPr>
          <w:i/>
          <w:color w:val="000000"/>
          <w:sz w:val="18"/>
          <w:szCs w:val="18"/>
          <w:u w:val="single"/>
        </w:rPr>
        <w:t>Divination</w:t>
      </w:r>
    </w:p>
    <w:p w14:paraId="4BCE27F5" w14:textId="77777777" w:rsidR="00A07AFD" w:rsidRDefault="00A07AFD" w:rsidP="00A07AFD">
      <w:pPr>
        <w:rPr>
          <w:sz w:val="18"/>
          <w:szCs w:val="18"/>
        </w:rPr>
      </w:pPr>
      <w:r>
        <w:rPr>
          <w:sz w:val="18"/>
          <w:szCs w:val="18"/>
        </w:rPr>
        <w:t>Detect Thoughts</w:t>
      </w:r>
    </w:p>
    <w:p w14:paraId="3EDFBE3E" w14:textId="77777777" w:rsidR="00A07AFD" w:rsidRDefault="00A07AFD" w:rsidP="00A07AFD">
      <w:pPr>
        <w:rPr>
          <w:sz w:val="18"/>
          <w:szCs w:val="18"/>
        </w:rPr>
      </w:pPr>
      <w:r>
        <w:rPr>
          <w:sz w:val="18"/>
          <w:szCs w:val="18"/>
        </w:rPr>
        <w:t>Locate Object</w:t>
      </w:r>
    </w:p>
    <w:p w14:paraId="28921B01" w14:textId="77777777" w:rsidR="00A07AFD" w:rsidRDefault="00A07AFD" w:rsidP="00A07AFD">
      <w:pPr>
        <w:rPr>
          <w:sz w:val="18"/>
          <w:szCs w:val="18"/>
          <w:vertAlign w:val="superscript"/>
        </w:rPr>
      </w:pPr>
      <w:r>
        <w:rPr>
          <w:sz w:val="18"/>
          <w:szCs w:val="18"/>
        </w:rPr>
        <w:t xml:space="preserve">Mind Spike </w:t>
      </w:r>
      <w:r>
        <w:rPr>
          <w:sz w:val="18"/>
          <w:szCs w:val="18"/>
          <w:vertAlign w:val="superscript"/>
        </w:rPr>
        <w:t>XGtE</w:t>
      </w:r>
    </w:p>
    <w:p w14:paraId="0822BDF9" w14:textId="77777777" w:rsidR="00A07AFD" w:rsidRDefault="00A07AFD" w:rsidP="00A07AFD">
      <w:pPr>
        <w:rPr>
          <w:sz w:val="18"/>
          <w:szCs w:val="18"/>
          <w:vertAlign w:val="superscript"/>
        </w:rPr>
      </w:pPr>
      <w:r>
        <w:rPr>
          <w:sz w:val="18"/>
          <w:szCs w:val="18"/>
        </w:rPr>
        <w:t>See Invisibility</w:t>
      </w:r>
    </w:p>
    <w:p w14:paraId="37DEAD4F" w14:textId="77777777" w:rsidR="00A07AFD" w:rsidRDefault="00A07AFD" w:rsidP="00A07AFD">
      <w:pPr>
        <w:ind w:left="72"/>
        <w:rPr>
          <w:i/>
          <w:color w:val="000000"/>
          <w:sz w:val="18"/>
          <w:szCs w:val="18"/>
          <w:u w:val="single"/>
        </w:rPr>
      </w:pPr>
      <w:r>
        <w:rPr>
          <w:i/>
          <w:color w:val="000000"/>
          <w:sz w:val="18"/>
          <w:szCs w:val="18"/>
          <w:u w:val="single"/>
        </w:rPr>
        <w:t>Enchantment</w:t>
      </w:r>
    </w:p>
    <w:p w14:paraId="74AB7DD9" w14:textId="77777777" w:rsidR="00A07AFD" w:rsidRDefault="00A07AFD" w:rsidP="00A07AFD">
      <w:pPr>
        <w:rPr>
          <w:sz w:val="18"/>
          <w:szCs w:val="18"/>
        </w:rPr>
      </w:pPr>
      <w:r>
        <w:rPr>
          <w:sz w:val="18"/>
          <w:szCs w:val="18"/>
        </w:rPr>
        <w:t>Crown of Madness</w:t>
      </w:r>
    </w:p>
    <w:p w14:paraId="7207D8FA" w14:textId="77777777" w:rsidR="00A07AFD" w:rsidRDefault="00A07AFD" w:rsidP="00A07AFD">
      <w:pPr>
        <w:rPr>
          <w:sz w:val="18"/>
          <w:szCs w:val="18"/>
          <w:vertAlign w:val="superscript"/>
        </w:rPr>
      </w:pPr>
      <w:r>
        <w:rPr>
          <w:sz w:val="18"/>
          <w:szCs w:val="18"/>
        </w:rPr>
        <w:t xml:space="preserve">Hold </w:t>
      </w:r>
      <w:r>
        <w:rPr>
          <w:sz w:val="18"/>
          <w:szCs w:val="18"/>
          <w:vertAlign w:val="superscript"/>
        </w:rPr>
        <w:t>Modified</w:t>
      </w:r>
    </w:p>
    <w:p w14:paraId="321BE56F" w14:textId="77777777" w:rsidR="00A07AFD" w:rsidRDefault="00A07AFD" w:rsidP="00A07AFD">
      <w:pPr>
        <w:rPr>
          <w:sz w:val="18"/>
          <w:szCs w:val="18"/>
          <w:vertAlign w:val="superscript"/>
        </w:rPr>
      </w:pPr>
      <w:r>
        <w:rPr>
          <w:sz w:val="18"/>
          <w:szCs w:val="18"/>
        </w:rPr>
        <w:t>Suggestion</w:t>
      </w:r>
    </w:p>
    <w:p w14:paraId="733D9B7A" w14:textId="77777777" w:rsidR="00A07AFD" w:rsidRDefault="00A07AFD" w:rsidP="00A07AFD">
      <w:pPr>
        <w:ind w:left="72"/>
        <w:rPr>
          <w:i/>
          <w:color w:val="000000"/>
          <w:sz w:val="18"/>
          <w:szCs w:val="18"/>
          <w:u w:val="single"/>
        </w:rPr>
      </w:pPr>
      <w:r>
        <w:rPr>
          <w:i/>
          <w:color w:val="000000"/>
          <w:sz w:val="18"/>
          <w:szCs w:val="18"/>
          <w:u w:val="single"/>
        </w:rPr>
        <w:t>Evocation</w:t>
      </w:r>
    </w:p>
    <w:p w14:paraId="1D829474" w14:textId="77777777" w:rsidR="00A07AFD" w:rsidRDefault="00A07AFD" w:rsidP="00A07AFD">
      <w:pPr>
        <w:rPr>
          <w:sz w:val="18"/>
          <w:szCs w:val="18"/>
          <w:vertAlign w:val="superscript"/>
        </w:rPr>
      </w:pPr>
      <w:r>
        <w:rPr>
          <w:sz w:val="18"/>
          <w:szCs w:val="18"/>
        </w:rPr>
        <w:t xml:space="preserve">Acid Arrow </w:t>
      </w:r>
      <w:r>
        <w:rPr>
          <w:sz w:val="18"/>
          <w:szCs w:val="18"/>
          <w:vertAlign w:val="superscript"/>
        </w:rPr>
        <w:t>Modified</w:t>
      </w:r>
    </w:p>
    <w:p w14:paraId="3585E6CE" w14:textId="77777777" w:rsidR="00A07AFD" w:rsidRDefault="00A07AFD" w:rsidP="00A07AFD">
      <w:pPr>
        <w:rPr>
          <w:sz w:val="18"/>
          <w:szCs w:val="18"/>
        </w:rPr>
      </w:pPr>
      <w:r>
        <w:rPr>
          <w:sz w:val="18"/>
          <w:szCs w:val="18"/>
        </w:rPr>
        <w:t>Continual Flame</w:t>
      </w:r>
    </w:p>
    <w:p w14:paraId="6CF43D4E" w14:textId="77777777" w:rsidR="00A07AFD" w:rsidRDefault="00A07AFD" w:rsidP="00A07AFD">
      <w:pPr>
        <w:rPr>
          <w:sz w:val="18"/>
          <w:szCs w:val="18"/>
        </w:rPr>
      </w:pPr>
      <w:r>
        <w:rPr>
          <w:sz w:val="18"/>
          <w:szCs w:val="18"/>
        </w:rPr>
        <w:t>Darkness</w:t>
      </w:r>
    </w:p>
    <w:p w14:paraId="70E0DCAF" w14:textId="77777777" w:rsidR="00A07AFD" w:rsidRDefault="00A07AFD" w:rsidP="00A07AFD">
      <w:pPr>
        <w:rPr>
          <w:sz w:val="18"/>
          <w:szCs w:val="18"/>
          <w:vertAlign w:val="superscript"/>
        </w:rPr>
      </w:pPr>
      <w:r>
        <w:rPr>
          <w:sz w:val="18"/>
          <w:szCs w:val="18"/>
        </w:rPr>
        <w:t xml:space="preserve">Exorcism </w:t>
      </w:r>
      <w:r>
        <w:rPr>
          <w:sz w:val="18"/>
          <w:szCs w:val="18"/>
          <w:vertAlign w:val="superscript"/>
        </w:rPr>
        <w:t>WoW5eRPG</w:t>
      </w:r>
    </w:p>
    <w:p w14:paraId="7D7F0F72" w14:textId="77777777" w:rsidR="00A07AFD" w:rsidRDefault="00A07AFD" w:rsidP="00A07AFD">
      <w:pPr>
        <w:rPr>
          <w:sz w:val="18"/>
          <w:szCs w:val="18"/>
          <w:vertAlign w:val="superscript"/>
        </w:rPr>
      </w:pPr>
      <w:r>
        <w:rPr>
          <w:sz w:val="18"/>
          <w:szCs w:val="18"/>
        </w:rPr>
        <w:t xml:space="preserve">Freezing Sphere </w:t>
      </w:r>
      <w:r>
        <w:rPr>
          <w:sz w:val="18"/>
          <w:szCs w:val="18"/>
          <w:vertAlign w:val="superscript"/>
        </w:rPr>
        <w:t>Modified (Otiluke's freezing sphere)</w:t>
      </w:r>
    </w:p>
    <w:p w14:paraId="0E807B95" w14:textId="77777777" w:rsidR="00A07AFD" w:rsidRDefault="00A07AFD" w:rsidP="00A07AFD">
      <w:pPr>
        <w:rPr>
          <w:sz w:val="18"/>
          <w:szCs w:val="18"/>
        </w:rPr>
      </w:pPr>
      <w:r>
        <w:rPr>
          <w:sz w:val="18"/>
          <w:szCs w:val="18"/>
        </w:rPr>
        <w:t>Gust of Wind</w:t>
      </w:r>
    </w:p>
    <w:p w14:paraId="7211BDA5" w14:textId="77777777" w:rsidR="00A07AFD" w:rsidRDefault="00A07AFD" w:rsidP="00A07AFD">
      <w:pPr>
        <w:rPr>
          <w:sz w:val="18"/>
          <w:szCs w:val="18"/>
          <w:vertAlign w:val="superscript"/>
        </w:rPr>
      </w:pPr>
      <w:r>
        <w:rPr>
          <w:sz w:val="18"/>
          <w:szCs w:val="18"/>
        </w:rPr>
        <w:t xml:space="preserve">Mana Burn </w:t>
      </w:r>
      <w:r>
        <w:rPr>
          <w:sz w:val="18"/>
          <w:szCs w:val="18"/>
          <w:vertAlign w:val="superscript"/>
        </w:rPr>
        <w:t>WoW5eRPG</w:t>
      </w:r>
    </w:p>
    <w:p w14:paraId="2DA55DD3" w14:textId="77777777" w:rsidR="00A07AFD" w:rsidRDefault="00A07AFD" w:rsidP="00A07AFD">
      <w:pPr>
        <w:rPr>
          <w:sz w:val="18"/>
          <w:szCs w:val="18"/>
          <w:vertAlign w:val="superscript"/>
        </w:rPr>
      </w:pPr>
      <w:r>
        <w:rPr>
          <w:sz w:val="18"/>
          <w:szCs w:val="18"/>
        </w:rPr>
        <w:t xml:space="preserve">Orb of Annihilation </w:t>
      </w:r>
      <w:r>
        <w:rPr>
          <w:sz w:val="18"/>
          <w:szCs w:val="18"/>
          <w:vertAlign w:val="superscript"/>
        </w:rPr>
        <w:t>WoW5eRPG</w:t>
      </w:r>
    </w:p>
    <w:p w14:paraId="3C0D3D4C" w14:textId="77777777" w:rsidR="00A07AFD" w:rsidRDefault="00A07AFD" w:rsidP="00A07AFD">
      <w:pPr>
        <w:rPr>
          <w:sz w:val="18"/>
          <w:szCs w:val="18"/>
          <w:vertAlign w:val="superscript"/>
        </w:rPr>
      </w:pPr>
      <w:r>
        <w:rPr>
          <w:sz w:val="18"/>
          <w:szCs w:val="18"/>
        </w:rPr>
        <w:t xml:space="preserve">Scorcher </w:t>
      </w:r>
      <w:r>
        <w:rPr>
          <w:sz w:val="18"/>
          <w:szCs w:val="18"/>
          <w:vertAlign w:val="superscript"/>
        </w:rPr>
        <w:t>EE (Aganazzar’s Scorcher)</w:t>
      </w:r>
    </w:p>
    <w:p w14:paraId="62F557B0" w14:textId="77777777" w:rsidR="00A07AFD" w:rsidRDefault="00A07AFD" w:rsidP="00A07AFD">
      <w:pPr>
        <w:rPr>
          <w:i/>
          <w:sz w:val="18"/>
          <w:szCs w:val="18"/>
        </w:rPr>
      </w:pPr>
      <w:r>
        <w:rPr>
          <w:sz w:val="18"/>
          <w:szCs w:val="18"/>
        </w:rPr>
        <w:t>Scorching Ray</w:t>
      </w:r>
      <w:r>
        <w:rPr>
          <w:i/>
          <w:sz w:val="18"/>
          <w:szCs w:val="18"/>
        </w:rPr>
        <w:t>– Eye Beam – Deals fel damage, no longer has S Component</w:t>
      </w:r>
    </w:p>
    <w:p w14:paraId="7931D4EC" w14:textId="77777777" w:rsidR="00A07AFD" w:rsidRDefault="00A07AFD" w:rsidP="00A07AFD">
      <w:pPr>
        <w:rPr>
          <w:sz w:val="18"/>
          <w:szCs w:val="18"/>
          <w:vertAlign w:val="superscript"/>
        </w:rPr>
      </w:pPr>
      <w:r>
        <w:rPr>
          <w:sz w:val="18"/>
          <w:szCs w:val="18"/>
        </w:rPr>
        <w:t xml:space="preserve">Serpent Ward </w:t>
      </w:r>
      <w:r>
        <w:rPr>
          <w:sz w:val="18"/>
          <w:szCs w:val="18"/>
          <w:vertAlign w:val="superscript"/>
        </w:rPr>
        <w:t>WoW5eRPG</w:t>
      </w:r>
    </w:p>
    <w:p w14:paraId="07C267B6" w14:textId="77777777" w:rsidR="00A07AFD" w:rsidRDefault="00A07AFD" w:rsidP="00A07AFD">
      <w:pPr>
        <w:rPr>
          <w:i/>
          <w:sz w:val="18"/>
          <w:szCs w:val="18"/>
        </w:rPr>
      </w:pPr>
      <w:r>
        <w:rPr>
          <w:sz w:val="18"/>
          <w:szCs w:val="18"/>
        </w:rPr>
        <w:t xml:space="preserve">Shadow Word Death </w:t>
      </w:r>
      <w:r>
        <w:rPr>
          <w:sz w:val="18"/>
          <w:szCs w:val="18"/>
          <w:vertAlign w:val="superscript"/>
        </w:rPr>
        <w:t>WoW5eRPG</w:t>
      </w:r>
      <w:r>
        <w:rPr>
          <w:sz w:val="18"/>
          <w:szCs w:val="18"/>
        </w:rPr>
        <w:t xml:space="preserve"> </w:t>
      </w:r>
      <w:r>
        <w:rPr>
          <w:i/>
          <w:sz w:val="18"/>
          <w:szCs w:val="18"/>
        </w:rPr>
        <w:t>– Death Curse</w:t>
      </w:r>
    </w:p>
    <w:p w14:paraId="48115BE7" w14:textId="77777777" w:rsidR="00A07AFD" w:rsidRDefault="00A07AFD" w:rsidP="00A07AFD">
      <w:pPr>
        <w:rPr>
          <w:i/>
          <w:sz w:val="18"/>
          <w:szCs w:val="18"/>
        </w:rPr>
      </w:pPr>
      <w:r>
        <w:rPr>
          <w:sz w:val="18"/>
          <w:szCs w:val="18"/>
        </w:rPr>
        <w:t xml:space="preserve">Shadow Word Pain </w:t>
      </w:r>
      <w:r>
        <w:rPr>
          <w:sz w:val="18"/>
          <w:szCs w:val="18"/>
          <w:vertAlign w:val="superscript"/>
        </w:rPr>
        <w:t>WoW5eRPG</w:t>
      </w:r>
    </w:p>
    <w:p w14:paraId="5CFF7BE4" w14:textId="77777777" w:rsidR="00A07AFD" w:rsidRDefault="00A07AFD" w:rsidP="00A07AFD">
      <w:pPr>
        <w:ind w:left="72"/>
        <w:rPr>
          <w:i/>
          <w:color w:val="000000"/>
          <w:sz w:val="18"/>
          <w:szCs w:val="18"/>
          <w:u w:val="single"/>
        </w:rPr>
      </w:pPr>
      <w:r>
        <w:rPr>
          <w:i/>
          <w:color w:val="000000"/>
          <w:sz w:val="18"/>
          <w:szCs w:val="18"/>
          <w:u w:val="single"/>
        </w:rPr>
        <w:t>Illusion</w:t>
      </w:r>
    </w:p>
    <w:p w14:paraId="5040C4E6" w14:textId="77777777" w:rsidR="00A07AFD" w:rsidRDefault="00A07AFD" w:rsidP="00A07AFD">
      <w:pPr>
        <w:rPr>
          <w:sz w:val="18"/>
          <w:szCs w:val="18"/>
        </w:rPr>
      </w:pPr>
      <w:r>
        <w:rPr>
          <w:sz w:val="18"/>
          <w:szCs w:val="18"/>
        </w:rPr>
        <w:t>Magic Aura</w:t>
      </w:r>
    </w:p>
    <w:p w14:paraId="5FCE9B0C" w14:textId="77777777" w:rsidR="00A07AFD" w:rsidRDefault="00A07AFD" w:rsidP="00A07AFD">
      <w:pPr>
        <w:rPr>
          <w:sz w:val="18"/>
          <w:szCs w:val="18"/>
        </w:rPr>
      </w:pPr>
      <w:r>
        <w:rPr>
          <w:sz w:val="18"/>
          <w:szCs w:val="18"/>
        </w:rPr>
        <w:t>Magic Mouth</w:t>
      </w:r>
    </w:p>
    <w:p w14:paraId="141EFFFE" w14:textId="77777777" w:rsidR="00A07AFD" w:rsidRDefault="00A07AFD" w:rsidP="00A07AFD">
      <w:pPr>
        <w:rPr>
          <w:sz w:val="18"/>
          <w:szCs w:val="18"/>
          <w:vertAlign w:val="superscript"/>
        </w:rPr>
      </w:pPr>
      <w:r>
        <w:rPr>
          <w:sz w:val="18"/>
          <w:szCs w:val="18"/>
        </w:rPr>
        <w:t xml:space="preserve">Mute </w:t>
      </w:r>
      <w:r>
        <w:rPr>
          <w:sz w:val="18"/>
          <w:szCs w:val="18"/>
          <w:vertAlign w:val="superscript"/>
        </w:rPr>
        <w:t>WoW5eRPG</w:t>
      </w:r>
    </w:p>
    <w:p w14:paraId="044F6495" w14:textId="77777777" w:rsidR="00A07AFD" w:rsidRDefault="00A07AFD" w:rsidP="00A07AFD">
      <w:pPr>
        <w:rPr>
          <w:sz w:val="18"/>
          <w:szCs w:val="18"/>
          <w:vertAlign w:val="superscript"/>
        </w:rPr>
      </w:pPr>
      <w:r>
        <w:rPr>
          <w:sz w:val="18"/>
          <w:szCs w:val="18"/>
        </w:rPr>
        <w:t xml:space="preserve">Shadow Blade </w:t>
      </w:r>
      <w:r>
        <w:rPr>
          <w:sz w:val="18"/>
          <w:szCs w:val="18"/>
          <w:vertAlign w:val="superscript"/>
        </w:rPr>
        <w:t>XGtE</w:t>
      </w:r>
    </w:p>
    <w:p w14:paraId="74D2492B" w14:textId="77777777" w:rsidR="00A07AFD" w:rsidRDefault="00A07AFD" w:rsidP="00A07AFD">
      <w:pPr>
        <w:ind w:left="72"/>
        <w:rPr>
          <w:i/>
          <w:color w:val="000000"/>
          <w:sz w:val="18"/>
          <w:szCs w:val="18"/>
          <w:u w:val="single"/>
        </w:rPr>
      </w:pPr>
      <w:r>
        <w:rPr>
          <w:i/>
          <w:color w:val="000000"/>
          <w:sz w:val="18"/>
          <w:szCs w:val="18"/>
          <w:u w:val="single"/>
        </w:rPr>
        <w:t>Necromancy</w:t>
      </w:r>
    </w:p>
    <w:p w14:paraId="424DFACB" w14:textId="77777777" w:rsidR="00A07AFD" w:rsidRDefault="00A07AFD" w:rsidP="00A07AFD">
      <w:pPr>
        <w:rPr>
          <w:sz w:val="18"/>
          <w:szCs w:val="18"/>
        </w:rPr>
      </w:pPr>
      <w:r>
        <w:rPr>
          <w:sz w:val="18"/>
          <w:szCs w:val="18"/>
        </w:rPr>
        <w:t>Blindness/Deafness</w:t>
      </w:r>
    </w:p>
    <w:p w14:paraId="449B2778" w14:textId="77777777" w:rsidR="00A07AFD" w:rsidRDefault="00A07AFD" w:rsidP="00A07AFD">
      <w:pPr>
        <w:rPr>
          <w:sz w:val="18"/>
          <w:szCs w:val="18"/>
          <w:vertAlign w:val="superscript"/>
        </w:rPr>
      </w:pPr>
      <w:r>
        <w:rPr>
          <w:sz w:val="18"/>
          <w:szCs w:val="18"/>
        </w:rPr>
        <w:t xml:space="preserve">Curse of Agony </w:t>
      </w:r>
      <w:r>
        <w:rPr>
          <w:sz w:val="18"/>
          <w:szCs w:val="18"/>
          <w:vertAlign w:val="superscript"/>
        </w:rPr>
        <w:t>WoW5eRPG</w:t>
      </w:r>
    </w:p>
    <w:p w14:paraId="0F460BC0" w14:textId="77777777" w:rsidR="00A07AFD" w:rsidRDefault="00A07AFD" w:rsidP="00A07AFD">
      <w:pPr>
        <w:rPr>
          <w:sz w:val="18"/>
          <w:szCs w:val="18"/>
        </w:rPr>
      </w:pPr>
      <w:r>
        <w:rPr>
          <w:sz w:val="18"/>
          <w:szCs w:val="18"/>
        </w:rPr>
        <w:t>Gentle Repose</w:t>
      </w:r>
    </w:p>
    <w:p w14:paraId="0D3D8079" w14:textId="77777777" w:rsidR="00A07AFD" w:rsidRDefault="00A07AFD" w:rsidP="00A07AFD">
      <w:pPr>
        <w:rPr>
          <w:sz w:val="18"/>
          <w:szCs w:val="18"/>
          <w:vertAlign w:val="superscript"/>
        </w:rPr>
      </w:pPr>
      <w:r>
        <w:rPr>
          <w:sz w:val="18"/>
          <w:szCs w:val="18"/>
        </w:rPr>
        <w:t xml:space="preserve">Life Tap </w:t>
      </w:r>
      <w:r>
        <w:rPr>
          <w:sz w:val="18"/>
          <w:szCs w:val="18"/>
          <w:vertAlign w:val="superscript"/>
        </w:rPr>
        <w:t>WoW5eRPG</w:t>
      </w:r>
    </w:p>
    <w:p w14:paraId="0B764C85" w14:textId="77777777" w:rsidR="00A07AFD" w:rsidRDefault="00A07AFD" w:rsidP="00A07AFD">
      <w:pPr>
        <w:rPr>
          <w:sz w:val="18"/>
          <w:szCs w:val="18"/>
        </w:rPr>
      </w:pPr>
      <w:r>
        <w:rPr>
          <w:sz w:val="18"/>
          <w:szCs w:val="18"/>
        </w:rPr>
        <w:t>Ray of Enfeeblement</w:t>
      </w:r>
    </w:p>
    <w:p w14:paraId="54624463" w14:textId="77777777" w:rsidR="00A07AFD" w:rsidRDefault="00A07AFD" w:rsidP="00A07AFD">
      <w:pPr>
        <w:rPr>
          <w:sz w:val="18"/>
          <w:szCs w:val="18"/>
          <w:vertAlign w:val="superscript"/>
        </w:rPr>
      </w:pPr>
      <w:r>
        <w:rPr>
          <w:sz w:val="18"/>
          <w:szCs w:val="18"/>
        </w:rPr>
        <w:t xml:space="preserve">Shackle Evil </w:t>
      </w:r>
      <w:r>
        <w:rPr>
          <w:sz w:val="18"/>
          <w:szCs w:val="18"/>
          <w:vertAlign w:val="superscript"/>
        </w:rPr>
        <w:t>WoW5eRPG</w:t>
      </w:r>
    </w:p>
    <w:p w14:paraId="58E65B09" w14:textId="77777777" w:rsidR="00A07AFD" w:rsidRDefault="00A07AFD" w:rsidP="00A07AFD">
      <w:pPr>
        <w:rPr>
          <w:sz w:val="18"/>
          <w:szCs w:val="18"/>
          <w:vertAlign w:val="superscript"/>
        </w:rPr>
      </w:pPr>
      <w:r>
        <w:rPr>
          <w:sz w:val="18"/>
          <w:szCs w:val="18"/>
        </w:rPr>
        <w:t xml:space="preserve">Unholy Frenzy </w:t>
      </w:r>
      <w:r>
        <w:rPr>
          <w:sz w:val="18"/>
          <w:szCs w:val="18"/>
          <w:vertAlign w:val="superscript"/>
        </w:rPr>
        <w:t>WoW5eRPG</w:t>
      </w:r>
      <w:r>
        <w:rPr>
          <w:sz w:val="18"/>
          <w:szCs w:val="18"/>
        </w:rPr>
        <w:t xml:space="preserve"> – </w:t>
      </w:r>
      <w:r>
        <w:rPr>
          <w:i/>
          <w:sz w:val="18"/>
          <w:szCs w:val="18"/>
        </w:rPr>
        <w:t>Curse of Recklessness</w:t>
      </w:r>
    </w:p>
    <w:p w14:paraId="183F56A4" w14:textId="77777777" w:rsidR="00A07AFD" w:rsidRDefault="00A07AFD" w:rsidP="00A07AFD">
      <w:pPr>
        <w:ind w:left="72"/>
        <w:rPr>
          <w:color w:val="000000"/>
          <w:sz w:val="18"/>
          <w:szCs w:val="18"/>
          <w:vertAlign w:val="superscript"/>
        </w:rPr>
      </w:pPr>
      <w:r>
        <w:rPr>
          <w:i/>
          <w:color w:val="000000"/>
          <w:sz w:val="18"/>
          <w:szCs w:val="18"/>
          <w:u w:val="single"/>
        </w:rPr>
        <w:t>Transmutation</w:t>
      </w:r>
    </w:p>
    <w:p w14:paraId="50EB9A68" w14:textId="77777777" w:rsidR="00A07AFD" w:rsidRDefault="00A07AFD" w:rsidP="00A07AFD">
      <w:pPr>
        <w:rPr>
          <w:color w:val="000000"/>
          <w:sz w:val="18"/>
          <w:szCs w:val="18"/>
        </w:rPr>
      </w:pPr>
      <w:r>
        <w:rPr>
          <w:color w:val="000000"/>
          <w:sz w:val="18"/>
          <w:szCs w:val="18"/>
        </w:rPr>
        <w:t>Alter Self</w:t>
      </w:r>
    </w:p>
    <w:p w14:paraId="798F76E6" w14:textId="77777777" w:rsidR="00A07AFD" w:rsidRDefault="00A07AFD" w:rsidP="00A07AFD">
      <w:pPr>
        <w:rPr>
          <w:color w:val="000000"/>
          <w:sz w:val="18"/>
          <w:szCs w:val="18"/>
        </w:rPr>
      </w:pPr>
      <w:r>
        <w:rPr>
          <w:color w:val="000000"/>
          <w:sz w:val="18"/>
          <w:szCs w:val="18"/>
        </w:rPr>
        <w:t>Darkvision</w:t>
      </w:r>
    </w:p>
    <w:p w14:paraId="0FD13DB5" w14:textId="77777777" w:rsidR="00A07AFD" w:rsidRDefault="00A07AFD" w:rsidP="00A07AFD">
      <w:pPr>
        <w:rPr>
          <w:color w:val="000000"/>
          <w:sz w:val="18"/>
          <w:szCs w:val="18"/>
          <w:vertAlign w:val="superscript"/>
        </w:rPr>
      </w:pPr>
      <w:r>
        <w:rPr>
          <w:color w:val="000000"/>
          <w:sz w:val="18"/>
          <w:szCs w:val="18"/>
        </w:rPr>
        <w:t xml:space="preserve">Dragon’s Breath </w:t>
      </w:r>
      <w:r>
        <w:rPr>
          <w:color w:val="000000"/>
          <w:sz w:val="18"/>
          <w:szCs w:val="18"/>
          <w:vertAlign w:val="superscript"/>
        </w:rPr>
        <w:t>XGtE</w:t>
      </w:r>
    </w:p>
    <w:p w14:paraId="69390ECF" w14:textId="77777777" w:rsidR="00A07AFD" w:rsidRDefault="00A07AFD" w:rsidP="00A07AFD">
      <w:pPr>
        <w:rPr>
          <w:color w:val="000000"/>
          <w:sz w:val="18"/>
          <w:szCs w:val="18"/>
        </w:rPr>
      </w:pPr>
      <w:r>
        <w:rPr>
          <w:color w:val="000000"/>
          <w:sz w:val="18"/>
          <w:szCs w:val="18"/>
        </w:rPr>
        <w:t>Enlarge/Reduce</w:t>
      </w:r>
    </w:p>
    <w:p w14:paraId="4CFA1508" w14:textId="77777777" w:rsidR="00A07AFD" w:rsidRDefault="00A07AFD" w:rsidP="00A07AFD">
      <w:pPr>
        <w:rPr>
          <w:color w:val="000000"/>
          <w:sz w:val="18"/>
          <w:szCs w:val="18"/>
        </w:rPr>
      </w:pPr>
      <w:r>
        <w:rPr>
          <w:color w:val="000000"/>
          <w:sz w:val="18"/>
          <w:szCs w:val="18"/>
        </w:rPr>
        <w:t>Knock</w:t>
      </w:r>
    </w:p>
    <w:p w14:paraId="3105BB15" w14:textId="77777777" w:rsidR="00A07AFD" w:rsidRDefault="00A07AFD" w:rsidP="00A07AFD">
      <w:pPr>
        <w:rPr>
          <w:color w:val="000000"/>
          <w:sz w:val="18"/>
          <w:szCs w:val="18"/>
        </w:rPr>
      </w:pPr>
      <w:r>
        <w:rPr>
          <w:color w:val="000000"/>
          <w:sz w:val="18"/>
          <w:szCs w:val="18"/>
        </w:rPr>
        <w:t>Levitate</w:t>
      </w:r>
    </w:p>
    <w:p w14:paraId="43E6F30A" w14:textId="77777777" w:rsidR="00A07AFD" w:rsidRDefault="00A07AFD" w:rsidP="00A07AFD">
      <w:pPr>
        <w:rPr>
          <w:color w:val="000000"/>
          <w:sz w:val="18"/>
          <w:szCs w:val="18"/>
        </w:rPr>
      </w:pPr>
      <w:r>
        <w:rPr>
          <w:color w:val="000000"/>
          <w:sz w:val="18"/>
          <w:szCs w:val="18"/>
        </w:rPr>
        <w:t>Magic Weapon</w:t>
      </w:r>
    </w:p>
    <w:p w14:paraId="0E069B61" w14:textId="77777777" w:rsidR="00A07AFD" w:rsidRDefault="00A07AFD" w:rsidP="00A07AFD">
      <w:pPr>
        <w:rPr>
          <w:color w:val="000000"/>
          <w:sz w:val="18"/>
          <w:szCs w:val="18"/>
        </w:rPr>
      </w:pPr>
      <w:r>
        <w:rPr>
          <w:color w:val="000000"/>
          <w:sz w:val="18"/>
          <w:szCs w:val="18"/>
        </w:rPr>
        <w:t xml:space="preserve">Pyrotechnics </w:t>
      </w:r>
      <w:r>
        <w:rPr>
          <w:color w:val="000000"/>
          <w:sz w:val="18"/>
          <w:szCs w:val="18"/>
          <w:vertAlign w:val="superscript"/>
        </w:rPr>
        <w:t>EE</w:t>
      </w:r>
    </w:p>
    <w:p w14:paraId="2E839C6D" w14:textId="77777777" w:rsidR="00A07AFD" w:rsidRDefault="00A07AFD" w:rsidP="00A07AFD">
      <w:pPr>
        <w:rPr>
          <w:i/>
          <w:color w:val="000000"/>
          <w:sz w:val="18"/>
          <w:szCs w:val="18"/>
        </w:rPr>
      </w:pPr>
      <w:r>
        <w:rPr>
          <w:color w:val="000000"/>
          <w:sz w:val="18"/>
          <w:szCs w:val="18"/>
        </w:rPr>
        <w:t>Rope Trick</w:t>
      </w:r>
    </w:p>
    <w:p w14:paraId="0A14C051" w14:textId="77777777" w:rsidR="0096573A" w:rsidRPr="00134BC3" w:rsidRDefault="0096573A">
      <w:pPr>
        <w:contextualSpacing/>
        <w:rPr>
          <w:rFonts w:eastAsia="Times New Roman" w:cstheme="minorHAnsi"/>
          <w:b/>
          <w:bCs/>
          <w:color w:val="000000"/>
          <w:sz w:val="18"/>
          <w:szCs w:val="18"/>
        </w:rPr>
      </w:pPr>
    </w:p>
    <w:p w14:paraId="5922982D"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3 (</w:t>
      </w:r>
      <w:r w:rsidR="005D4F1C" w:rsidRPr="00134BC3">
        <w:rPr>
          <w:rFonts w:eastAsia="Times New Roman" w:cstheme="minorHAnsi"/>
          <w:b/>
          <w:bCs/>
          <w:color w:val="000000"/>
          <w:sz w:val="18"/>
          <w:szCs w:val="18"/>
        </w:rPr>
        <w:t>3rd Level</w:t>
      </w:r>
      <w:r w:rsidRPr="000D5DB5">
        <w:rPr>
          <w:rFonts w:eastAsia="Times New Roman" w:cstheme="minorHAnsi"/>
          <w:b/>
          <w:bCs/>
          <w:color w:val="000000"/>
          <w:sz w:val="18"/>
          <w:szCs w:val="18"/>
        </w:rPr>
        <w:t>)</w:t>
      </w:r>
    </w:p>
    <w:p w14:paraId="1F34CB65" w14:textId="77777777" w:rsidR="00A07AFD" w:rsidRDefault="00A07AFD" w:rsidP="00A07AFD">
      <w:pPr>
        <w:ind w:left="72"/>
        <w:rPr>
          <w:i/>
          <w:color w:val="000000"/>
          <w:sz w:val="18"/>
          <w:szCs w:val="18"/>
          <w:u w:val="single"/>
        </w:rPr>
      </w:pPr>
      <w:r>
        <w:rPr>
          <w:i/>
          <w:color w:val="000000"/>
          <w:sz w:val="18"/>
          <w:szCs w:val="18"/>
          <w:u w:val="single"/>
        </w:rPr>
        <w:t>Abjuration</w:t>
      </w:r>
    </w:p>
    <w:p w14:paraId="476B9B63" w14:textId="77777777" w:rsidR="00A07AFD" w:rsidRDefault="00A07AFD" w:rsidP="00A07AFD">
      <w:pPr>
        <w:rPr>
          <w:sz w:val="18"/>
          <w:szCs w:val="18"/>
        </w:rPr>
      </w:pPr>
      <w:r>
        <w:rPr>
          <w:sz w:val="18"/>
          <w:szCs w:val="18"/>
        </w:rPr>
        <w:t>Dispel Magic</w:t>
      </w:r>
    </w:p>
    <w:p w14:paraId="0634F990" w14:textId="77777777" w:rsidR="00A07AFD" w:rsidRDefault="00A07AFD" w:rsidP="00A07AFD">
      <w:pPr>
        <w:rPr>
          <w:sz w:val="18"/>
          <w:szCs w:val="18"/>
        </w:rPr>
      </w:pPr>
      <w:r>
        <w:rPr>
          <w:sz w:val="18"/>
          <w:szCs w:val="18"/>
        </w:rPr>
        <w:t>Glyph of Warding</w:t>
      </w:r>
    </w:p>
    <w:p w14:paraId="3956BF90" w14:textId="77777777" w:rsidR="00A07AFD" w:rsidRDefault="00A07AFD" w:rsidP="00A07AFD">
      <w:pPr>
        <w:rPr>
          <w:sz w:val="18"/>
          <w:szCs w:val="18"/>
        </w:rPr>
      </w:pPr>
      <w:r>
        <w:rPr>
          <w:sz w:val="18"/>
          <w:szCs w:val="18"/>
        </w:rPr>
        <w:t>Magic Circle</w:t>
      </w:r>
    </w:p>
    <w:p w14:paraId="4FFFBE45" w14:textId="77777777" w:rsidR="00A07AFD" w:rsidRDefault="00A07AFD" w:rsidP="00A07AFD">
      <w:pPr>
        <w:rPr>
          <w:sz w:val="18"/>
          <w:szCs w:val="18"/>
        </w:rPr>
      </w:pPr>
      <w:r>
        <w:rPr>
          <w:sz w:val="18"/>
          <w:szCs w:val="18"/>
        </w:rPr>
        <w:lastRenderedPageBreak/>
        <w:t>Nondetection</w:t>
      </w:r>
    </w:p>
    <w:p w14:paraId="2133376F" w14:textId="77777777" w:rsidR="00A07AFD" w:rsidRDefault="00A07AFD" w:rsidP="00A07AFD">
      <w:pPr>
        <w:rPr>
          <w:sz w:val="18"/>
          <w:szCs w:val="18"/>
        </w:rPr>
      </w:pPr>
      <w:r>
        <w:rPr>
          <w:sz w:val="18"/>
          <w:szCs w:val="18"/>
        </w:rPr>
        <w:t>Protection from Energy</w:t>
      </w:r>
    </w:p>
    <w:p w14:paraId="44E2530C" w14:textId="77777777" w:rsidR="00A07AFD" w:rsidRDefault="00A07AFD" w:rsidP="00A07AFD">
      <w:pPr>
        <w:rPr>
          <w:sz w:val="18"/>
          <w:szCs w:val="18"/>
        </w:rPr>
      </w:pPr>
      <w:r>
        <w:rPr>
          <w:sz w:val="18"/>
          <w:szCs w:val="18"/>
        </w:rPr>
        <w:t>Remove Curse</w:t>
      </w:r>
    </w:p>
    <w:p w14:paraId="3998D644" w14:textId="77777777" w:rsidR="00A07AFD" w:rsidRDefault="00A07AFD" w:rsidP="00A07AFD">
      <w:pPr>
        <w:rPr>
          <w:sz w:val="18"/>
          <w:szCs w:val="18"/>
        </w:rPr>
      </w:pPr>
      <w:r>
        <w:rPr>
          <w:sz w:val="18"/>
          <w:szCs w:val="18"/>
        </w:rPr>
        <w:t xml:space="preserve">Spirit Link </w:t>
      </w:r>
      <w:r>
        <w:rPr>
          <w:sz w:val="18"/>
          <w:szCs w:val="18"/>
          <w:vertAlign w:val="superscript"/>
        </w:rPr>
        <w:t>WoW5eRPG</w:t>
      </w:r>
      <w:r>
        <w:rPr>
          <w:i/>
          <w:sz w:val="18"/>
          <w:szCs w:val="18"/>
        </w:rPr>
        <w:t xml:space="preserve"> – Fel Bond</w:t>
      </w:r>
    </w:p>
    <w:p w14:paraId="3760BF8D" w14:textId="77777777" w:rsidR="00A07AFD" w:rsidRDefault="00A07AFD" w:rsidP="00A07AFD">
      <w:pPr>
        <w:ind w:left="72"/>
        <w:rPr>
          <w:i/>
          <w:color w:val="000000"/>
          <w:sz w:val="18"/>
          <w:szCs w:val="18"/>
          <w:u w:val="single"/>
        </w:rPr>
      </w:pPr>
      <w:r>
        <w:rPr>
          <w:i/>
          <w:color w:val="000000"/>
          <w:sz w:val="18"/>
          <w:szCs w:val="18"/>
          <w:u w:val="single"/>
        </w:rPr>
        <w:t>Conjuration</w:t>
      </w:r>
    </w:p>
    <w:p w14:paraId="15A15DB1" w14:textId="77777777" w:rsidR="00A07AFD" w:rsidRDefault="00A07AFD" w:rsidP="00A07AFD">
      <w:pPr>
        <w:rPr>
          <w:sz w:val="18"/>
          <w:szCs w:val="18"/>
        </w:rPr>
      </w:pPr>
      <w:r>
        <w:rPr>
          <w:sz w:val="18"/>
          <w:szCs w:val="18"/>
        </w:rPr>
        <w:t>Stinking Cloud</w:t>
      </w:r>
    </w:p>
    <w:p w14:paraId="6A93FE21" w14:textId="77777777" w:rsidR="00A07AFD" w:rsidRDefault="00A07AFD" w:rsidP="00A07AFD">
      <w:pPr>
        <w:rPr>
          <w:sz w:val="18"/>
          <w:szCs w:val="18"/>
        </w:rPr>
      </w:pPr>
      <w:r>
        <w:rPr>
          <w:sz w:val="18"/>
          <w:szCs w:val="18"/>
        </w:rPr>
        <w:t xml:space="preserve">Thunder Step </w:t>
      </w:r>
      <w:r>
        <w:rPr>
          <w:sz w:val="18"/>
          <w:szCs w:val="18"/>
          <w:vertAlign w:val="superscript"/>
        </w:rPr>
        <w:t>XGtE</w:t>
      </w:r>
    </w:p>
    <w:p w14:paraId="4A8925FC" w14:textId="77777777" w:rsidR="00A07AFD" w:rsidRDefault="00A07AFD" w:rsidP="00A07AFD">
      <w:pPr>
        <w:ind w:left="72"/>
        <w:rPr>
          <w:i/>
          <w:color w:val="000000"/>
          <w:sz w:val="18"/>
          <w:szCs w:val="18"/>
          <w:u w:val="single"/>
        </w:rPr>
      </w:pPr>
      <w:r>
        <w:rPr>
          <w:i/>
          <w:color w:val="000000"/>
          <w:sz w:val="18"/>
          <w:szCs w:val="18"/>
          <w:u w:val="single"/>
        </w:rPr>
        <w:t>Divination</w:t>
      </w:r>
    </w:p>
    <w:p w14:paraId="0A8300E7" w14:textId="77777777" w:rsidR="00A07AFD" w:rsidRDefault="00A07AFD" w:rsidP="00A07AFD">
      <w:pPr>
        <w:rPr>
          <w:sz w:val="18"/>
          <w:szCs w:val="18"/>
        </w:rPr>
      </w:pPr>
      <w:r>
        <w:rPr>
          <w:sz w:val="18"/>
          <w:szCs w:val="18"/>
        </w:rPr>
        <w:t>Clairvoyance</w:t>
      </w:r>
    </w:p>
    <w:p w14:paraId="5EC654EA" w14:textId="77777777" w:rsidR="00A07AFD" w:rsidRDefault="00A07AFD" w:rsidP="00A07AFD">
      <w:pPr>
        <w:rPr>
          <w:sz w:val="18"/>
          <w:szCs w:val="18"/>
        </w:rPr>
      </w:pPr>
      <w:r>
        <w:rPr>
          <w:sz w:val="18"/>
          <w:szCs w:val="18"/>
        </w:rPr>
        <w:t>Tongues</w:t>
      </w:r>
    </w:p>
    <w:p w14:paraId="79B47B48" w14:textId="77777777" w:rsidR="00A07AFD" w:rsidRDefault="00A07AFD" w:rsidP="00A07AFD">
      <w:pPr>
        <w:ind w:left="72"/>
        <w:rPr>
          <w:i/>
          <w:color w:val="000000"/>
          <w:sz w:val="18"/>
          <w:szCs w:val="18"/>
          <w:u w:val="single"/>
        </w:rPr>
      </w:pPr>
      <w:r>
        <w:rPr>
          <w:i/>
          <w:color w:val="000000"/>
          <w:sz w:val="18"/>
          <w:szCs w:val="18"/>
          <w:u w:val="single"/>
        </w:rPr>
        <w:t>Enchantment</w:t>
      </w:r>
    </w:p>
    <w:p w14:paraId="1BEA770A" w14:textId="77777777" w:rsidR="00A07AFD" w:rsidRDefault="00A07AFD" w:rsidP="00A07AFD">
      <w:pPr>
        <w:rPr>
          <w:i/>
          <w:sz w:val="18"/>
          <w:szCs w:val="18"/>
          <w:u w:val="single"/>
        </w:rPr>
      </w:pPr>
      <w:r>
        <w:rPr>
          <w:sz w:val="18"/>
          <w:szCs w:val="18"/>
        </w:rPr>
        <w:t xml:space="preserve">Enemies Abound </w:t>
      </w:r>
      <w:r>
        <w:rPr>
          <w:sz w:val="18"/>
          <w:szCs w:val="18"/>
          <w:vertAlign w:val="superscript"/>
        </w:rPr>
        <w:t>XGtE</w:t>
      </w:r>
    </w:p>
    <w:p w14:paraId="0CE5741B" w14:textId="77777777" w:rsidR="00A07AFD" w:rsidRDefault="00A07AFD" w:rsidP="00A07AFD">
      <w:pPr>
        <w:ind w:left="72"/>
        <w:rPr>
          <w:i/>
          <w:color w:val="000000"/>
          <w:sz w:val="18"/>
          <w:szCs w:val="18"/>
          <w:u w:val="single"/>
        </w:rPr>
      </w:pPr>
      <w:r>
        <w:rPr>
          <w:i/>
          <w:color w:val="000000"/>
          <w:sz w:val="18"/>
          <w:szCs w:val="18"/>
          <w:u w:val="single"/>
        </w:rPr>
        <w:t>Evocation</w:t>
      </w:r>
    </w:p>
    <w:p w14:paraId="59A3EF7F" w14:textId="77777777" w:rsidR="00A07AFD" w:rsidRDefault="00A07AFD" w:rsidP="00A07AFD">
      <w:pPr>
        <w:rPr>
          <w:sz w:val="18"/>
          <w:szCs w:val="18"/>
          <w:vertAlign w:val="superscript"/>
        </w:rPr>
      </w:pPr>
      <w:r>
        <w:rPr>
          <w:sz w:val="18"/>
          <w:szCs w:val="18"/>
        </w:rPr>
        <w:t xml:space="preserve">Carrion Swarm </w:t>
      </w:r>
      <w:r>
        <w:rPr>
          <w:sz w:val="18"/>
          <w:szCs w:val="18"/>
          <w:vertAlign w:val="superscript"/>
        </w:rPr>
        <w:t>WoW5eRPG</w:t>
      </w:r>
    </w:p>
    <w:p w14:paraId="0127C41E" w14:textId="77777777" w:rsidR="00A07AFD" w:rsidRDefault="00A07AFD" w:rsidP="00A07AFD">
      <w:pPr>
        <w:rPr>
          <w:sz w:val="18"/>
          <w:szCs w:val="18"/>
        </w:rPr>
      </w:pPr>
      <w:r>
        <w:rPr>
          <w:sz w:val="18"/>
          <w:szCs w:val="18"/>
        </w:rPr>
        <w:t>Fireball</w:t>
      </w:r>
    </w:p>
    <w:p w14:paraId="6D9B525E" w14:textId="77777777" w:rsidR="00A07AFD" w:rsidRDefault="00A07AFD" w:rsidP="00A07AFD">
      <w:pPr>
        <w:rPr>
          <w:sz w:val="18"/>
          <w:szCs w:val="18"/>
          <w:vertAlign w:val="superscript"/>
        </w:rPr>
      </w:pPr>
      <w:r>
        <w:rPr>
          <w:sz w:val="18"/>
          <w:szCs w:val="18"/>
        </w:rPr>
        <w:t xml:space="preserve">Fire Nova </w:t>
      </w:r>
      <w:r>
        <w:rPr>
          <w:sz w:val="18"/>
          <w:szCs w:val="18"/>
          <w:vertAlign w:val="superscript"/>
        </w:rPr>
        <w:t>WoW5eRPG</w:t>
      </w:r>
    </w:p>
    <w:p w14:paraId="7AB3C513" w14:textId="77777777" w:rsidR="00A07AFD" w:rsidRDefault="00A07AFD" w:rsidP="00A07AFD">
      <w:pPr>
        <w:rPr>
          <w:i/>
          <w:sz w:val="18"/>
          <w:szCs w:val="18"/>
        </w:rPr>
      </w:pPr>
      <w:r>
        <w:rPr>
          <w:sz w:val="18"/>
          <w:szCs w:val="18"/>
        </w:rPr>
        <w:t xml:space="preserve">Mind Flay </w:t>
      </w:r>
      <w:r>
        <w:rPr>
          <w:sz w:val="18"/>
          <w:szCs w:val="18"/>
          <w:vertAlign w:val="superscript"/>
        </w:rPr>
        <w:t>WoW5eRPG</w:t>
      </w:r>
      <w:r>
        <w:rPr>
          <w:i/>
          <w:sz w:val="18"/>
          <w:szCs w:val="18"/>
        </w:rPr>
        <w:t xml:space="preserve"> – Shadow-Speech</w:t>
      </w:r>
    </w:p>
    <w:p w14:paraId="5D9C690E" w14:textId="77777777" w:rsidR="00A07AFD" w:rsidRDefault="00A07AFD" w:rsidP="00A07AFD">
      <w:pPr>
        <w:rPr>
          <w:sz w:val="18"/>
          <w:szCs w:val="18"/>
          <w:vertAlign w:val="superscript"/>
        </w:rPr>
      </w:pPr>
      <w:r>
        <w:rPr>
          <w:sz w:val="18"/>
          <w:szCs w:val="18"/>
        </w:rPr>
        <w:t xml:space="preserve">Minute Meteors </w:t>
      </w:r>
      <w:r>
        <w:rPr>
          <w:sz w:val="18"/>
          <w:szCs w:val="18"/>
          <w:vertAlign w:val="superscript"/>
        </w:rPr>
        <w:t>EE (Melf’s Minute Meteors)</w:t>
      </w:r>
    </w:p>
    <w:p w14:paraId="5477215D" w14:textId="77777777" w:rsidR="00A07AFD" w:rsidRDefault="00A07AFD" w:rsidP="00A07AFD">
      <w:pPr>
        <w:rPr>
          <w:sz w:val="18"/>
          <w:szCs w:val="18"/>
          <w:vertAlign w:val="superscript"/>
        </w:rPr>
      </w:pPr>
      <w:r>
        <w:rPr>
          <w:sz w:val="18"/>
          <w:szCs w:val="18"/>
        </w:rPr>
        <w:t xml:space="preserve">Rain of Fire </w:t>
      </w:r>
      <w:r>
        <w:rPr>
          <w:sz w:val="18"/>
          <w:szCs w:val="18"/>
          <w:vertAlign w:val="superscript"/>
        </w:rPr>
        <w:t>WoW5eRPG</w:t>
      </w:r>
    </w:p>
    <w:p w14:paraId="7947E079" w14:textId="77777777" w:rsidR="00A07AFD" w:rsidRDefault="00A07AFD" w:rsidP="00A07AFD">
      <w:pPr>
        <w:rPr>
          <w:sz w:val="18"/>
          <w:szCs w:val="18"/>
          <w:vertAlign w:val="superscript"/>
        </w:rPr>
      </w:pPr>
      <w:r>
        <w:rPr>
          <w:sz w:val="18"/>
          <w:szCs w:val="18"/>
        </w:rPr>
        <w:t>Sending</w:t>
      </w:r>
    </w:p>
    <w:p w14:paraId="557B6D2E" w14:textId="77777777" w:rsidR="00A07AFD" w:rsidRDefault="00A07AFD" w:rsidP="00A07AFD">
      <w:pPr>
        <w:ind w:left="72"/>
        <w:rPr>
          <w:i/>
          <w:color w:val="000000"/>
          <w:sz w:val="18"/>
          <w:szCs w:val="18"/>
          <w:u w:val="single"/>
        </w:rPr>
      </w:pPr>
      <w:r>
        <w:rPr>
          <w:i/>
          <w:color w:val="000000"/>
          <w:sz w:val="18"/>
          <w:szCs w:val="18"/>
          <w:u w:val="single"/>
        </w:rPr>
        <w:t>Illusion</w:t>
      </w:r>
    </w:p>
    <w:p w14:paraId="7B1854D9" w14:textId="77777777" w:rsidR="00A07AFD" w:rsidRDefault="00A07AFD" w:rsidP="00A07AFD">
      <w:pPr>
        <w:rPr>
          <w:sz w:val="18"/>
          <w:szCs w:val="18"/>
        </w:rPr>
      </w:pPr>
      <w:r>
        <w:rPr>
          <w:sz w:val="18"/>
          <w:szCs w:val="18"/>
        </w:rPr>
        <w:t>Fear</w:t>
      </w:r>
    </w:p>
    <w:p w14:paraId="6F7C128C" w14:textId="77777777" w:rsidR="00A07AFD" w:rsidRDefault="00A07AFD" w:rsidP="00A07AFD">
      <w:pPr>
        <w:rPr>
          <w:sz w:val="18"/>
          <w:szCs w:val="18"/>
        </w:rPr>
      </w:pPr>
      <w:r>
        <w:rPr>
          <w:sz w:val="18"/>
          <w:szCs w:val="18"/>
        </w:rPr>
        <w:t>Hypnotic Pattern</w:t>
      </w:r>
    </w:p>
    <w:p w14:paraId="05E07FAC" w14:textId="77777777" w:rsidR="00A07AFD" w:rsidRDefault="00A07AFD" w:rsidP="00A07AFD">
      <w:pPr>
        <w:rPr>
          <w:sz w:val="18"/>
          <w:szCs w:val="18"/>
        </w:rPr>
      </w:pPr>
      <w:r>
        <w:rPr>
          <w:sz w:val="18"/>
          <w:szCs w:val="18"/>
        </w:rPr>
        <w:t>Phantom Steed</w:t>
      </w:r>
    </w:p>
    <w:p w14:paraId="108E91E0" w14:textId="77777777" w:rsidR="00A07AFD" w:rsidRDefault="00A07AFD" w:rsidP="00A07AFD">
      <w:pPr>
        <w:ind w:left="72"/>
        <w:rPr>
          <w:i/>
          <w:color w:val="000000"/>
          <w:sz w:val="18"/>
          <w:szCs w:val="18"/>
          <w:u w:val="single"/>
        </w:rPr>
      </w:pPr>
      <w:r>
        <w:rPr>
          <w:i/>
          <w:color w:val="000000"/>
          <w:sz w:val="18"/>
          <w:szCs w:val="18"/>
          <w:u w:val="single"/>
        </w:rPr>
        <w:t>Necromancy</w:t>
      </w:r>
    </w:p>
    <w:p w14:paraId="487EEE2E" w14:textId="77777777" w:rsidR="00A07AFD" w:rsidRDefault="00A07AFD" w:rsidP="00A07AFD">
      <w:pPr>
        <w:rPr>
          <w:sz w:val="18"/>
          <w:szCs w:val="18"/>
        </w:rPr>
      </w:pPr>
      <w:r>
        <w:rPr>
          <w:sz w:val="18"/>
          <w:szCs w:val="18"/>
        </w:rPr>
        <w:t>Bestow Curse</w:t>
      </w:r>
    </w:p>
    <w:p w14:paraId="48843034" w14:textId="77777777" w:rsidR="00A07AFD" w:rsidRDefault="00A07AFD" w:rsidP="00A07AFD">
      <w:pPr>
        <w:rPr>
          <w:sz w:val="18"/>
          <w:szCs w:val="18"/>
          <w:vertAlign w:val="superscript"/>
        </w:rPr>
      </w:pPr>
      <w:r>
        <w:rPr>
          <w:sz w:val="18"/>
          <w:szCs w:val="18"/>
        </w:rPr>
        <w:t xml:space="preserve">Curse of Tongues </w:t>
      </w:r>
      <w:r>
        <w:rPr>
          <w:sz w:val="18"/>
          <w:szCs w:val="18"/>
          <w:vertAlign w:val="superscript"/>
        </w:rPr>
        <w:t>WoW5eRPG</w:t>
      </w:r>
    </w:p>
    <w:p w14:paraId="123A1E66" w14:textId="77777777" w:rsidR="00A07AFD" w:rsidRDefault="00A07AFD" w:rsidP="00A07AFD">
      <w:pPr>
        <w:rPr>
          <w:sz w:val="18"/>
          <w:szCs w:val="18"/>
          <w:vertAlign w:val="superscript"/>
        </w:rPr>
      </w:pPr>
      <w:r>
        <w:rPr>
          <w:sz w:val="18"/>
          <w:szCs w:val="18"/>
        </w:rPr>
        <w:t xml:space="preserve">Curse of Weakness </w:t>
      </w:r>
      <w:r>
        <w:rPr>
          <w:sz w:val="18"/>
          <w:szCs w:val="18"/>
          <w:vertAlign w:val="superscript"/>
        </w:rPr>
        <w:t>WoW5eRPG</w:t>
      </w:r>
    </w:p>
    <w:p w14:paraId="5AACEAEC" w14:textId="77777777" w:rsidR="00A07AFD" w:rsidRDefault="00A07AFD" w:rsidP="00A07AFD">
      <w:pPr>
        <w:rPr>
          <w:sz w:val="18"/>
          <w:szCs w:val="18"/>
          <w:vertAlign w:val="superscript"/>
        </w:rPr>
      </w:pPr>
      <w:r>
        <w:rPr>
          <w:sz w:val="18"/>
          <w:szCs w:val="18"/>
        </w:rPr>
        <w:t>Vampiric Touch</w:t>
      </w:r>
    </w:p>
    <w:p w14:paraId="36BD3E98" w14:textId="77777777" w:rsidR="00A07AFD" w:rsidRDefault="00A07AFD" w:rsidP="00A07AFD">
      <w:pPr>
        <w:ind w:left="72"/>
        <w:rPr>
          <w:color w:val="000000"/>
          <w:sz w:val="18"/>
          <w:szCs w:val="18"/>
        </w:rPr>
      </w:pPr>
      <w:r>
        <w:rPr>
          <w:i/>
          <w:color w:val="000000"/>
          <w:sz w:val="18"/>
          <w:szCs w:val="18"/>
          <w:u w:val="single"/>
        </w:rPr>
        <w:t>Transmutation</w:t>
      </w:r>
    </w:p>
    <w:p w14:paraId="1517256A" w14:textId="77777777" w:rsidR="00A07AFD" w:rsidRDefault="00A07AFD" w:rsidP="00A07AFD">
      <w:pPr>
        <w:rPr>
          <w:color w:val="000000"/>
          <w:sz w:val="18"/>
          <w:szCs w:val="18"/>
        </w:rPr>
      </w:pPr>
      <w:r>
        <w:rPr>
          <w:color w:val="000000"/>
          <w:sz w:val="18"/>
          <w:szCs w:val="18"/>
        </w:rPr>
        <w:t>Blink</w:t>
      </w:r>
    </w:p>
    <w:p w14:paraId="3402FEF8" w14:textId="77777777" w:rsidR="00A07AFD" w:rsidRDefault="00A07AFD" w:rsidP="00A07AFD">
      <w:pPr>
        <w:rPr>
          <w:sz w:val="18"/>
          <w:szCs w:val="18"/>
          <w:vertAlign w:val="superscript"/>
        </w:rPr>
      </w:pPr>
      <w:r>
        <w:rPr>
          <w:sz w:val="18"/>
          <w:szCs w:val="18"/>
        </w:rPr>
        <w:t xml:space="preserve">Flame Arrows </w:t>
      </w:r>
      <w:r>
        <w:rPr>
          <w:sz w:val="18"/>
          <w:szCs w:val="18"/>
          <w:vertAlign w:val="superscript"/>
        </w:rPr>
        <w:t>EE</w:t>
      </w:r>
    </w:p>
    <w:p w14:paraId="71FC310E" w14:textId="77777777" w:rsidR="00A07AFD" w:rsidRDefault="00A07AFD" w:rsidP="00A07AFD">
      <w:pPr>
        <w:rPr>
          <w:color w:val="000000"/>
          <w:sz w:val="18"/>
          <w:szCs w:val="18"/>
        </w:rPr>
      </w:pPr>
      <w:r>
        <w:rPr>
          <w:color w:val="000000"/>
          <w:sz w:val="18"/>
          <w:szCs w:val="18"/>
        </w:rPr>
        <w:t>Fly</w:t>
      </w:r>
    </w:p>
    <w:p w14:paraId="72F2D26E" w14:textId="77777777" w:rsidR="00A07AFD" w:rsidRDefault="00A07AFD" w:rsidP="00A07AFD">
      <w:pPr>
        <w:rPr>
          <w:color w:val="000000"/>
          <w:sz w:val="18"/>
          <w:szCs w:val="18"/>
        </w:rPr>
      </w:pPr>
      <w:r>
        <w:rPr>
          <w:color w:val="000000"/>
          <w:sz w:val="18"/>
          <w:szCs w:val="18"/>
        </w:rPr>
        <w:t>Gaseous Form</w:t>
      </w:r>
    </w:p>
    <w:p w14:paraId="687FB8F9" w14:textId="77777777" w:rsidR="00A07AFD" w:rsidRDefault="00A07AFD" w:rsidP="00A07AFD">
      <w:pPr>
        <w:rPr>
          <w:color w:val="000000"/>
          <w:sz w:val="18"/>
          <w:szCs w:val="18"/>
        </w:rPr>
      </w:pPr>
      <w:r>
        <w:rPr>
          <w:color w:val="000000"/>
          <w:sz w:val="18"/>
          <w:szCs w:val="18"/>
        </w:rPr>
        <w:t>Haste</w:t>
      </w:r>
    </w:p>
    <w:p w14:paraId="06E821C5" w14:textId="77777777" w:rsidR="00A07AFD" w:rsidRDefault="00A07AFD" w:rsidP="00A07AFD">
      <w:pPr>
        <w:rPr>
          <w:color w:val="000000"/>
          <w:sz w:val="18"/>
          <w:szCs w:val="18"/>
        </w:rPr>
      </w:pPr>
      <w:r>
        <w:rPr>
          <w:color w:val="000000"/>
          <w:sz w:val="18"/>
          <w:szCs w:val="18"/>
        </w:rPr>
        <w:t>Slow</w:t>
      </w:r>
    </w:p>
    <w:p w14:paraId="126438F8" w14:textId="77777777" w:rsidR="00A07AFD" w:rsidRDefault="00A07AFD" w:rsidP="00A07AFD">
      <w:pPr>
        <w:rPr>
          <w:color w:val="000000"/>
          <w:sz w:val="18"/>
          <w:szCs w:val="18"/>
        </w:rPr>
      </w:pPr>
      <w:r>
        <w:rPr>
          <w:color w:val="000000"/>
          <w:sz w:val="18"/>
          <w:szCs w:val="18"/>
        </w:rPr>
        <w:t xml:space="preserve">Telekinesis </w:t>
      </w:r>
      <w:r>
        <w:rPr>
          <w:color w:val="000000"/>
          <w:sz w:val="18"/>
          <w:szCs w:val="18"/>
          <w:vertAlign w:val="superscript"/>
        </w:rPr>
        <w:t>Modified</w:t>
      </w:r>
    </w:p>
    <w:p w14:paraId="29EA30A0" w14:textId="77777777" w:rsidR="00A07AFD" w:rsidRDefault="00A07AFD" w:rsidP="00A07AFD">
      <w:pPr>
        <w:rPr>
          <w:color w:val="000000"/>
          <w:sz w:val="18"/>
          <w:szCs w:val="18"/>
        </w:rPr>
      </w:pPr>
      <w:r>
        <w:rPr>
          <w:color w:val="000000"/>
          <w:sz w:val="18"/>
          <w:szCs w:val="18"/>
        </w:rPr>
        <w:t>Water Breathing</w:t>
      </w:r>
    </w:p>
    <w:p w14:paraId="18583C40" w14:textId="77777777" w:rsidR="005D4F1C" w:rsidRPr="00134BC3" w:rsidRDefault="005D4F1C">
      <w:pPr>
        <w:contextualSpacing/>
        <w:rPr>
          <w:rFonts w:eastAsia="Times New Roman" w:cstheme="minorHAnsi"/>
          <w:color w:val="000000"/>
          <w:sz w:val="18"/>
          <w:szCs w:val="18"/>
        </w:rPr>
      </w:pPr>
    </w:p>
    <w:p w14:paraId="0C0C19BA"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4 (</w:t>
      </w:r>
      <w:r w:rsidR="005D4F1C" w:rsidRPr="00134BC3">
        <w:rPr>
          <w:rFonts w:eastAsia="Times New Roman" w:cstheme="minorHAnsi"/>
          <w:b/>
          <w:bCs/>
          <w:color w:val="000000"/>
          <w:sz w:val="18"/>
          <w:szCs w:val="18"/>
        </w:rPr>
        <w:t>4th Level</w:t>
      </w:r>
      <w:r w:rsidRPr="000D5DB5">
        <w:rPr>
          <w:rFonts w:eastAsia="Times New Roman" w:cstheme="minorHAnsi"/>
          <w:b/>
          <w:bCs/>
          <w:color w:val="000000"/>
          <w:sz w:val="18"/>
          <w:szCs w:val="18"/>
        </w:rPr>
        <w:t>)</w:t>
      </w:r>
    </w:p>
    <w:p w14:paraId="4743AA12" w14:textId="77777777" w:rsidR="00A07AFD" w:rsidRDefault="00A07AFD" w:rsidP="00A07AFD">
      <w:pPr>
        <w:ind w:left="72"/>
        <w:rPr>
          <w:i/>
          <w:color w:val="000000"/>
          <w:sz w:val="18"/>
          <w:szCs w:val="18"/>
          <w:u w:val="single"/>
        </w:rPr>
      </w:pPr>
      <w:r>
        <w:rPr>
          <w:i/>
          <w:color w:val="000000"/>
          <w:sz w:val="18"/>
          <w:szCs w:val="18"/>
          <w:u w:val="single"/>
        </w:rPr>
        <w:t>Abjuration</w:t>
      </w:r>
    </w:p>
    <w:p w14:paraId="09E0428B" w14:textId="77777777" w:rsidR="00A07AFD" w:rsidRDefault="00A07AFD" w:rsidP="00A07AFD">
      <w:pPr>
        <w:rPr>
          <w:sz w:val="18"/>
          <w:szCs w:val="18"/>
          <w:vertAlign w:val="superscript"/>
        </w:rPr>
      </w:pPr>
      <w:r>
        <w:rPr>
          <w:sz w:val="18"/>
          <w:szCs w:val="18"/>
        </w:rPr>
        <w:t xml:space="preserve">Globe of Invulnerability </w:t>
      </w:r>
      <w:r>
        <w:rPr>
          <w:sz w:val="18"/>
          <w:szCs w:val="18"/>
          <w:vertAlign w:val="superscript"/>
        </w:rPr>
        <w:t>Modified</w:t>
      </w:r>
    </w:p>
    <w:p w14:paraId="7B658557" w14:textId="77777777" w:rsidR="00A07AFD" w:rsidRDefault="00A07AFD" w:rsidP="00A07AFD">
      <w:pPr>
        <w:rPr>
          <w:sz w:val="18"/>
          <w:szCs w:val="18"/>
          <w:vertAlign w:val="superscript"/>
        </w:rPr>
      </w:pPr>
      <w:r>
        <w:rPr>
          <w:sz w:val="18"/>
          <w:szCs w:val="18"/>
        </w:rPr>
        <w:t xml:space="preserve">Ice Block </w:t>
      </w:r>
      <w:r>
        <w:rPr>
          <w:sz w:val="18"/>
          <w:szCs w:val="18"/>
          <w:vertAlign w:val="superscript"/>
        </w:rPr>
        <w:t>WoW5eRPG</w:t>
      </w:r>
    </w:p>
    <w:p w14:paraId="00B95950" w14:textId="77777777" w:rsidR="00A07AFD" w:rsidRDefault="00A07AFD" w:rsidP="00A07AFD">
      <w:pPr>
        <w:rPr>
          <w:sz w:val="18"/>
          <w:szCs w:val="18"/>
          <w:vertAlign w:val="superscript"/>
        </w:rPr>
      </w:pPr>
      <w:r>
        <w:rPr>
          <w:sz w:val="18"/>
          <w:szCs w:val="18"/>
        </w:rPr>
        <w:t>Private Sanctum</w:t>
      </w:r>
    </w:p>
    <w:p w14:paraId="61A40B88" w14:textId="77777777" w:rsidR="00A07AFD" w:rsidRDefault="00A07AFD" w:rsidP="00A07AFD">
      <w:pPr>
        <w:ind w:left="72"/>
        <w:rPr>
          <w:i/>
          <w:color w:val="000000"/>
          <w:sz w:val="18"/>
          <w:szCs w:val="18"/>
          <w:u w:val="single"/>
        </w:rPr>
      </w:pPr>
      <w:r>
        <w:rPr>
          <w:i/>
          <w:color w:val="000000"/>
          <w:sz w:val="18"/>
          <w:szCs w:val="18"/>
          <w:u w:val="single"/>
        </w:rPr>
        <w:t>Conjuration</w:t>
      </w:r>
    </w:p>
    <w:p w14:paraId="6D5B4675" w14:textId="77777777" w:rsidR="00A07AFD" w:rsidRDefault="00A07AFD" w:rsidP="00A07AFD">
      <w:pPr>
        <w:rPr>
          <w:sz w:val="18"/>
          <w:szCs w:val="18"/>
        </w:rPr>
      </w:pPr>
      <w:r>
        <w:rPr>
          <w:sz w:val="18"/>
          <w:szCs w:val="18"/>
        </w:rPr>
        <w:t>Black Tentacles</w:t>
      </w:r>
    </w:p>
    <w:p w14:paraId="61AAEAF1" w14:textId="77777777" w:rsidR="00A07AFD" w:rsidRDefault="00A07AFD" w:rsidP="00A07AFD">
      <w:pPr>
        <w:rPr>
          <w:sz w:val="18"/>
          <w:szCs w:val="18"/>
        </w:rPr>
      </w:pPr>
      <w:r>
        <w:rPr>
          <w:sz w:val="18"/>
          <w:szCs w:val="18"/>
        </w:rPr>
        <w:t>Dimension Door</w:t>
      </w:r>
    </w:p>
    <w:p w14:paraId="750403E0" w14:textId="77777777" w:rsidR="00A07AFD" w:rsidRDefault="00A07AFD" w:rsidP="00A07AFD">
      <w:pPr>
        <w:rPr>
          <w:sz w:val="18"/>
          <w:szCs w:val="18"/>
        </w:rPr>
      </w:pPr>
      <w:r>
        <w:rPr>
          <w:sz w:val="18"/>
          <w:szCs w:val="18"/>
        </w:rPr>
        <w:t>Secret Chest</w:t>
      </w:r>
    </w:p>
    <w:p w14:paraId="3615B0E5" w14:textId="77777777" w:rsidR="00A07AFD" w:rsidRDefault="00A07AFD" w:rsidP="00A07AFD">
      <w:pPr>
        <w:ind w:left="72"/>
        <w:rPr>
          <w:i/>
          <w:color w:val="000000"/>
          <w:sz w:val="18"/>
          <w:szCs w:val="18"/>
          <w:u w:val="single"/>
        </w:rPr>
      </w:pPr>
      <w:r>
        <w:rPr>
          <w:i/>
          <w:color w:val="000000"/>
          <w:sz w:val="18"/>
          <w:szCs w:val="18"/>
          <w:u w:val="single"/>
        </w:rPr>
        <w:t>Divination</w:t>
      </w:r>
    </w:p>
    <w:p w14:paraId="7930193B" w14:textId="77777777" w:rsidR="00A07AFD" w:rsidRDefault="00A07AFD" w:rsidP="00A07AFD">
      <w:pPr>
        <w:rPr>
          <w:i/>
          <w:sz w:val="18"/>
          <w:szCs w:val="18"/>
        </w:rPr>
      </w:pPr>
      <w:r>
        <w:rPr>
          <w:sz w:val="18"/>
          <w:szCs w:val="18"/>
        </w:rPr>
        <w:t xml:space="preserve">Arcane Eye </w:t>
      </w:r>
      <w:r>
        <w:rPr>
          <w:i/>
          <w:sz w:val="18"/>
          <w:szCs w:val="18"/>
        </w:rPr>
        <w:t>– Eye of Kilrogg</w:t>
      </w:r>
    </w:p>
    <w:p w14:paraId="4544D6AF" w14:textId="77777777" w:rsidR="00A07AFD" w:rsidRDefault="00A07AFD" w:rsidP="00A07AFD">
      <w:pPr>
        <w:rPr>
          <w:sz w:val="18"/>
          <w:szCs w:val="18"/>
        </w:rPr>
      </w:pPr>
      <w:r>
        <w:rPr>
          <w:sz w:val="18"/>
          <w:szCs w:val="18"/>
        </w:rPr>
        <w:t>Divination</w:t>
      </w:r>
    </w:p>
    <w:p w14:paraId="7CECC0ED" w14:textId="77777777" w:rsidR="00A07AFD" w:rsidRDefault="00A07AFD" w:rsidP="00A07AFD">
      <w:pPr>
        <w:rPr>
          <w:sz w:val="18"/>
          <w:szCs w:val="18"/>
        </w:rPr>
      </w:pPr>
      <w:r>
        <w:rPr>
          <w:sz w:val="18"/>
          <w:szCs w:val="18"/>
        </w:rPr>
        <w:t>Locate Creature</w:t>
      </w:r>
    </w:p>
    <w:p w14:paraId="21B23DA2" w14:textId="77777777" w:rsidR="00A07AFD" w:rsidRDefault="00A07AFD" w:rsidP="00A07AFD">
      <w:pPr>
        <w:ind w:left="72"/>
        <w:rPr>
          <w:i/>
          <w:color w:val="000000"/>
          <w:sz w:val="18"/>
          <w:szCs w:val="18"/>
          <w:u w:val="single"/>
        </w:rPr>
      </w:pPr>
      <w:r>
        <w:rPr>
          <w:i/>
          <w:color w:val="000000"/>
          <w:sz w:val="18"/>
          <w:szCs w:val="18"/>
          <w:u w:val="single"/>
        </w:rPr>
        <w:t>Enchantment</w:t>
      </w:r>
    </w:p>
    <w:p w14:paraId="4DF33B4E" w14:textId="77777777" w:rsidR="00A07AFD" w:rsidRDefault="00A07AFD" w:rsidP="00A07AFD">
      <w:pPr>
        <w:rPr>
          <w:sz w:val="18"/>
          <w:szCs w:val="18"/>
        </w:rPr>
      </w:pPr>
      <w:r>
        <w:rPr>
          <w:sz w:val="18"/>
          <w:szCs w:val="18"/>
        </w:rPr>
        <w:t>Confusion</w:t>
      </w:r>
    </w:p>
    <w:p w14:paraId="0736F5CF" w14:textId="77777777" w:rsidR="00A07AFD" w:rsidRDefault="00A07AFD" w:rsidP="00A07AFD">
      <w:pPr>
        <w:rPr>
          <w:sz w:val="18"/>
          <w:szCs w:val="18"/>
        </w:rPr>
      </w:pPr>
      <w:r>
        <w:rPr>
          <w:sz w:val="18"/>
          <w:szCs w:val="18"/>
        </w:rPr>
        <w:t xml:space="preserve">Soulshatter </w:t>
      </w:r>
      <w:r>
        <w:rPr>
          <w:sz w:val="18"/>
          <w:szCs w:val="18"/>
          <w:vertAlign w:val="superscript"/>
        </w:rPr>
        <w:t>WoW5eRPG</w:t>
      </w:r>
    </w:p>
    <w:p w14:paraId="6280AAD6" w14:textId="77777777" w:rsidR="00A07AFD" w:rsidRDefault="00A07AFD" w:rsidP="00A07AFD">
      <w:pPr>
        <w:ind w:left="72"/>
        <w:rPr>
          <w:i/>
          <w:color w:val="000000"/>
          <w:sz w:val="18"/>
          <w:szCs w:val="18"/>
          <w:u w:val="single"/>
        </w:rPr>
      </w:pPr>
      <w:r>
        <w:rPr>
          <w:i/>
          <w:color w:val="000000"/>
          <w:sz w:val="18"/>
          <w:szCs w:val="18"/>
          <w:u w:val="single"/>
        </w:rPr>
        <w:t>Evocation</w:t>
      </w:r>
    </w:p>
    <w:p w14:paraId="7D26CD1F" w14:textId="77777777" w:rsidR="00A07AFD" w:rsidRDefault="00A07AFD" w:rsidP="00A07AFD">
      <w:pPr>
        <w:rPr>
          <w:sz w:val="18"/>
          <w:szCs w:val="18"/>
          <w:vertAlign w:val="superscript"/>
        </w:rPr>
      </w:pPr>
      <w:r>
        <w:rPr>
          <w:sz w:val="18"/>
          <w:szCs w:val="18"/>
        </w:rPr>
        <w:t xml:space="preserve">Detonate Mana </w:t>
      </w:r>
      <w:r>
        <w:rPr>
          <w:sz w:val="18"/>
          <w:szCs w:val="18"/>
          <w:vertAlign w:val="superscript"/>
        </w:rPr>
        <w:t>WoW5eRPG</w:t>
      </w:r>
    </w:p>
    <w:p w14:paraId="5498285B" w14:textId="77777777" w:rsidR="00A07AFD" w:rsidRDefault="00A07AFD" w:rsidP="00A07AFD">
      <w:pPr>
        <w:rPr>
          <w:sz w:val="18"/>
          <w:szCs w:val="18"/>
        </w:rPr>
      </w:pPr>
      <w:r>
        <w:rPr>
          <w:sz w:val="18"/>
          <w:szCs w:val="18"/>
        </w:rPr>
        <w:t>Fire Shield</w:t>
      </w:r>
    </w:p>
    <w:p w14:paraId="6C50FBE7" w14:textId="77777777" w:rsidR="00A07AFD" w:rsidRDefault="00A07AFD" w:rsidP="00A07AFD">
      <w:pPr>
        <w:rPr>
          <w:sz w:val="18"/>
          <w:szCs w:val="18"/>
        </w:rPr>
      </w:pPr>
      <w:r>
        <w:rPr>
          <w:sz w:val="18"/>
          <w:szCs w:val="18"/>
        </w:rPr>
        <w:lastRenderedPageBreak/>
        <w:t>Ice Storm</w:t>
      </w:r>
    </w:p>
    <w:p w14:paraId="79DCCCBE" w14:textId="77777777" w:rsidR="00A07AFD" w:rsidRDefault="00A07AFD" w:rsidP="00A07AFD">
      <w:pPr>
        <w:rPr>
          <w:sz w:val="18"/>
          <w:szCs w:val="18"/>
          <w:vertAlign w:val="superscript"/>
        </w:rPr>
      </w:pPr>
      <w:r>
        <w:rPr>
          <w:sz w:val="18"/>
          <w:szCs w:val="18"/>
        </w:rPr>
        <w:t xml:space="preserve">Inferno Blast </w:t>
      </w:r>
      <w:r>
        <w:rPr>
          <w:sz w:val="18"/>
          <w:szCs w:val="18"/>
          <w:vertAlign w:val="superscript"/>
        </w:rPr>
        <w:t>WoW5eRPG</w:t>
      </w:r>
    </w:p>
    <w:p w14:paraId="26A790BB" w14:textId="77777777" w:rsidR="00A07AFD" w:rsidRDefault="00A07AFD" w:rsidP="00A07AFD">
      <w:pPr>
        <w:rPr>
          <w:sz w:val="18"/>
          <w:szCs w:val="18"/>
        </w:rPr>
      </w:pPr>
      <w:r>
        <w:rPr>
          <w:sz w:val="18"/>
          <w:szCs w:val="18"/>
        </w:rPr>
        <w:t>Resilient Sphere</w:t>
      </w:r>
    </w:p>
    <w:p w14:paraId="05682B95" w14:textId="77777777" w:rsidR="00A07AFD" w:rsidRDefault="00A07AFD" w:rsidP="00A07AFD">
      <w:pPr>
        <w:rPr>
          <w:sz w:val="18"/>
          <w:szCs w:val="18"/>
          <w:vertAlign w:val="superscript"/>
        </w:rPr>
      </w:pPr>
      <w:r>
        <w:rPr>
          <w:sz w:val="18"/>
          <w:szCs w:val="18"/>
        </w:rPr>
        <w:t xml:space="preserve">Vitriolic Sphere </w:t>
      </w:r>
      <w:r>
        <w:rPr>
          <w:sz w:val="18"/>
          <w:szCs w:val="18"/>
          <w:vertAlign w:val="superscript"/>
        </w:rPr>
        <w:t>EE</w:t>
      </w:r>
    </w:p>
    <w:p w14:paraId="085C97D9" w14:textId="77777777" w:rsidR="00A07AFD" w:rsidRDefault="00A07AFD" w:rsidP="00A07AFD">
      <w:pPr>
        <w:rPr>
          <w:sz w:val="18"/>
          <w:szCs w:val="18"/>
          <w:vertAlign w:val="superscript"/>
        </w:rPr>
      </w:pPr>
      <w:r>
        <w:rPr>
          <w:sz w:val="18"/>
          <w:szCs w:val="18"/>
        </w:rPr>
        <w:t>Wall of Fire</w:t>
      </w:r>
    </w:p>
    <w:p w14:paraId="633A1375" w14:textId="77777777" w:rsidR="00A07AFD" w:rsidRDefault="00A07AFD" w:rsidP="00A07AFD">
      <w:pPr>
        <w:ind w:left="72"/>
        <w:rPr>
          <w:i/>
          <w:color w:val="000000"/>
          <w:sz w:val="18"/>
          <w:szCs w:val="18"/>
          <w:u w:val="single"/>
        </w:rPr>
      </w:pPr>
      <w:r>
        <w:rPr>
          <w:i/>
          <w:color w:val="000000"/>
          <w:sz w:val="18"/>
          <w:szCs w:val="18"/>
          <w:u w:val="single"/>
        </w:rPr>
        <w:t>Illusion</w:t>
      </w:r>
    </w:p>
    <w:p w14:paraId="46094F1D" w14:textId="77777777" w:rsidR="00A07AFD" w:rsidRDefault="00A07AFD" w:rsidP="00A07AFD">
      <w:pPr>
        <w:rPr>
          <w:sz w:val="18"/>
          <w:szCs w:val="18"/>
        </w:rPr>
      </w:pPr>
      <w:r>
        <w:rPr>
          <w:sz w:val="18"/>
          <w:szCs w:val="18"/>
        </w:rPr>
        <w:t>Greater Invisibility</w:t>
      </w:r>
    </w:p>
    <w:p w14:paraId="6E2CDCAE" w14:textId="77777777" w:rsidR="00A07AFD" w:rsidRDefault="00A07AFD" w:rsidP="00A07AFD">
      <w:pPr>
        <w:rPr>
          <w:sz w:val="18"/>
          <w:szCs w:val="18"/>
        </w:rPr>
      </w:pPr>
      <w:r>
        <w:rPr>
          <w:sz w:val="18"/>
          <w:szCs w:val="18"/>
        </w:rPr>
        <w:t>Hallucinatory Terrain</w:t>
      </w:r>
    </w:p>
    <w:p w14:paraId="4A1AF48C" w14:textId="77777777" w:rsidR="00A07AFD" w:rsidRDefault="00A07AFD" w:rsidP="00A07AFD">
      <w:pPr>
        <w:rPr>
          <w:sz w:val="18"/>
          <w:szCs w:val="18"/>
        </w:rPr>
      </w:pPr>
      <w:r>
        <w:rPr>
          <w:sz w:val="18"/>
          <w:szCs w:val="18"/>
        </w:rPr>
        <w:t>Phantasmal Killer</w:t>
      </w:r>
    </w:p>
    <w:p w14:paraId="07248A16" w14:textId="77777777" w:rsidR="00A07AFD" w:rsidRDefault="00A07AFD" w:rsidP="00A07AFD">
      <w:pPr>
        <w:ind w:left="72"/>
        <w:rPr>
          <w:i/>
          <w:color w:val="000000"/>
          <w:sz w:val="18"/>
          <w:szCs w:val="18"/>
          <w:u w:val="single"/>
        </w:rPr>
      </w:pPr>
      <w:r>
        <w:rPr>
          <w:i/>
          <w:color w:val="000000"/>
          <w:sz w:val="18"/>
          <w:szCs w:val="18"/>
          <w:u w:val="single"/>
        </w:rPr>
        <w:t>Necromancy</w:t>
      </w:r>
    </w:p>
    <w:p w14:paraId="1FD21EB3" w14:textId="77777777" w:rsidR="00A07AFD" w:rsidRDefault="00A07AFD" w:rsidP="00A07AFD">
      <w:pPr>
        <w:rPr>
          <w:sz w:val="18"/>
          <w:szCs w:val="18"/>
        </w:rPr>
      </w:pPr>
      <w:r>
        <w:rPr>
          <w:sz w:val="18"/>
          <w:szCs w:val="18"/>
        </w:rPr>
        <w:t>Blight</w:t>
      </w:r>
    </w:p>
    <w:p w14:paraId="5AF06F0D" w14:textId="77777777" w:rsidR="00A07AFD" w:rsidRDefault="00A07AFD" w:rsidP="00A07AFD">
      <w:pPr>
        <w:rPr>
          <w:sz w:val="18"/>
          <w:szCs w:val="18"/>
          <w:vertAlign w:val="superscript"/>
        </w:rPr>
      </w:pPr>
      <w:r>
        <w:rPr>
          <w:sz w:val="18"/>
          <w:szCs w:val="18"/>
        </w:rPr>
        <w:t xml:space="preserve">Drain Life </w:t>
      </w:r>
      <w:r>
        <w:rPr>
          <w:sz w:val="18"/>
          <w:szCs w:val="18"/>
          <w:vertAlign w:val="superscript"/>
        </w:rPr>
        <w:t>WoW5eRPG</w:t>
      </w:r>
    </w:p>
    <w:p w14:paraId="54E11E23" w14:textId="77777777" w:rsidR="00A07AFD" w:rsidRDefault="00A07AFD" w:rsidP="00A07AFD">
      <w:pPr>
        <w:rPr>
          <w:sz w:val="18"/>
          <w:szCs w:val="18"/>
          <w:vertAlign w:val="superscript"/>
        </w:rPr>
      </w:pPr>
      <w:r>
        <w:rPr>
          <w:sz w:val="18"/>
          <w:szCs w:val="18"/>
        </w:rPr>
        <w:t xml:space="preserve">Drain Mana </w:t>
      </w:r>
      <w:r>
        <w:rPr>
          <w:sz w:val="18"/>
          <w:szCs w:val="18"/>
          <w:vertAlign w:val="superscript"/>
        </w:rPr>
        <w:t>WoW5eRPG</w:t>
      </w:r>
    </w:p>
    <w:p w14:paraId="5B4E0B71" w14:textId="77777777" w:rsidR="00A07AFD" w:rsidRDefault="00A07AFD" w:rsidP="00A07AFD">
      <w:pPr>
        <w:rPr>
          <w:sz w:val="18"/>
          <w:szCs w:val="18"/>
          <w:vertAlign w:val="superscript"/>
        </w:rPr>
      </w:pPr>
      <w:r>
        <w:rPr>
          <w:sz w:val="18"/>
          <w:szCs w:val="18"/>
        </w:rPr>
        <w:t xml:space="preserve">Shadow of Moil </w:t>
      </w:r>
      <w:r>
        <w:rPr>
          <w:sz w:val="18"/>
          <w:szCs w:val="18"/>
          <w:vertAlign w:val="superscript"/>
        </w:rPr>
        <w:t>XGtE</w:t>
      </w:r>
    </w:p>
    <w:p w14:paraId="5C19C903" w14:textId="77777777" w:rsidR="00A07AFD" w:rsidRDefault="00A07AFD" w:rsidP="00A07AFD">
      <w:pPr>
        <w:ind w:left="72"/>
        <w:rPr>
          <w:color w:val="000000"/>
          <w:sz w:val="18"/>
          <w:szCs w:val="18"/>
        </w:rPr>
      </w:pPr>
      <w:r>
        <w:rPr>
          <w:i/>
          <w:color w:val="000000"/>
          <w:sz w:val="18"/>
          <w:szCs w:val="18"/>
          <w:u w:val="single"/>
        </w:rPr>
        <w:t>Transmutation</w:t>
      </w:r>
    </w:p>
    <w:p w14:paraId="6441658F" w14:textId="77777777" w:rsidR="00A07AFD" w:rsidRDefault="00A07AFD" w:rsidP="00A07AFD">
      <w:pPr>
        <w:rPr>
          <w:color w:val="000000"/>
          <w:sz w:val="18"/>
          <w:szCs w:val="18"/>
        </w:rPr>
      </w:pPr>
      <w:r>
        <w:rPr>
          <w:color w:val="000000"/>
          <w:sz w:val="18"/>
          <w:szCs w:val="18"/>
        </w:rPr>
        <w:t>Control Water</w:t>
      </w:r>
    </w:p>
    <w:p w14:paraId="3BE20740" w14:textId="77777777" w:rsidR="00A07AFD" w:rsidRDefault="00A07AFD" w:rsidP="00A07AFD">
      <w:pPr>
        <w:rPr>
          <w:color w:val="000000"/>
          <w:sz w:val="18"/>
          <w:szCs w:val="18"/>
        </w:rPr>
      </w:pPr>
      <w:r>
        <w:rPr>
          <w:color w:val="000000"/>
          <w:sz w:val="18"/>
          <w:szCs w:val="18"/>
        </w:rPr>
        <w:t xml:space="preserve">Elemental Bane </w:t>
      </w:r>
      <w:r>
        <w:rPr>
          <w:color w:val="000000"/>
          <w:sz w:val="18"/>
          <w:szCs w:val="18"/>
          <w:vertAlign w:val="superscript"/>
        </w:rPr>
        <w:t>EE</w:t>
      </w:r>
    </w:p>
    <w:p w14:paraId="693CF618" w14:textId="77777777" w:rsidR="00A07AFD" w:rsidRDefault="00A07AFD" w:rsidP="00A07AFD">
      <w:pPr>
        <w:rPr>
          <w:color w:val="000000"/>
          <w:sz w:val="18"/>
          <w:szCs w:val="18"/>
        </w:rPr>
      </w:pPr>
      <w:r>
        <w:rPr>
          <w:color w:val="000000"/>
          <w:sz w:val="18"/>
          <w:szCs w:val="18"/>
        </w:rPr>
        <w:t>Polymorph</w:t>
      </w:r>
    </w:p>
    <w:p w14:paraId="62B9DA5F" w14:textId="77777777" w:rsidR="005D4F1C" w:rsidRPr="00134BC3" w:rsidRDefault="005D4F1C">
      <w:pPr>
        <w:contextualSpacing/>
        <w:rPr>
          <w:rFonts w:eastAsia="Times New Roman" w:cstheme="minorHAnsi"/>
          <w:color w:val="000000"/>
          <w:sz w:val="18"/>
          <w:szCs w:val="18"/>
        </w:rPr>
      </w:pPr>
    </w:p>
    <w:p w14:paraId="0EFB5EAF"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5 (</w:t>
      </w:r>
      <w:r w:rsidR="005D4F1C" w:rsidRPr="00134BC3">
        <w:rPr>
          <w:rFonts w:eastAsia="Times New Roman" w:cstheme="minorHAnsi"/>
          <w:b/>
          <w:bCs/>
          <w:color w:val="000000"/>
          <w:sz w:val="18"/>
          <w:szCs w:val="18"/>
        </w:rPr>
        <w:t>5th Level</w:t>
      </w:r>
      <w:r w:rsidRPr="000D5DB5">
        <w:rPr>
          <w:rFonts w:eastAsia="Times New Roman" w:cstheme="minorHAnsi"/>
          <w:b/>
          <w:bCs/>
          <w:color w:val="000000"/>
          <w:sz w:val="18"/>
          <w:szCs w:val="18"/>
        </w:rPr>
        <w:t>)</w:t>
      </w:r>
    </w:p>
    <w:p w14:paraId="5C6C0FD4" w14:textId="77777777" w:rsidR="00A07AFD" w:rsidRDefault="00A07AFD" w:rsidP="00A07AFD">
      <w:pPr>
        <w:ind w:left="72"/>
        <w:rPr>
          <w:i/>
          <w:color w:val="000000"/>
          <w:sz w:val="18"/>
          <w:szCs w:val="18"/>
          <w:u w:val="single"/>
        </w:rPr>
      </w:pPr>
      <w:r>
        <w:rPr>
          <w:i/>
          <w:color w:val="000000"/>
          <w:sz w:val="18"/>
          <w:szCs w:val="18"/>
          <w:u w:val="single"/>
        </w:rPr>
        <w:t>Abjuration</w:t>
      </w:r>
    </w:p>
    <w:p w14:paraId="38A810F5" w14:textId="77777777" w:rsidR="00A07AFD" w:rsidRDefault="00A07AFD" w:rsidP="00A07AFD">
      <w:pPr>
        <w:rPr>
          <w:color w:val="000000"/>
          <w:sz w:val="18"/>
          <w:szCs w:val="18"/>
          <w:vertAlign w:val="superscript"/>
        </w:rPr>
      </w:pPr>
      <w:r>
        <w:rPr>
          <w:sz w:val="18"/>
          <w:szCs w:val="18"/>
        </w:rPr>
        <w:t xml:space="preserve">Vampiric Aura </w:t>
      </w:r>
      <w:r>
        <w:rPr>
          <w:color w:val="000000"/>
          <w:sz w:val="18"/>
          <w:szCs w:val="18"/>
          <w:vertAlign w:val="superscript"/>
        </w:rPr>
        <w:t>WoW5eRPG</w:t>
      </w:r>
    </w:p>
    <w:p w14:paraId="229F51C9" w14:textId="77777777" w:rsidR="00A07AFD" w:rsidRDefault="00A07AFD" w:rsidP="00A07AFD">
      <w:pPr>
        <w:rPr>
          <w:sz w:val="18"/>
          <w:szCs w:val="18"/>
          <w:vertAlign w:val="superscript"/>
        </w:rPr>
      </w:pPr>
      <w:r>
        <w:rPr>
          <w:sz w:val="18"/>
          <w:szCs w:val="18"/>
        </w:rPr>
        <w:t xml:space="preserve">Amplify Magic </w:t>
      </w:r>
      <w:r>
        <w:rPr>
          <w:sz w:val="18"/>
          <w:szCs w:val="18"/>
          <w:vertAlign w:val="superscript"/>
        </w:rPr>
        <w:t>WoW5eRPG</w:t>
      </w:r>
    </w:p>
    <w:p w14:paraId="55114A22" w14:textId="77777777" w:rsidR="00A07AFD" w:rsidRDefault="00A07AFD" w:rsidP="00A07AFD">
      <w:pPr>
        <w:rPr>
          <w:sz w:val="18"/>
          <w:szCs w:val="18"/>
          <w:vertAlign w:val="superscript"/>
        </w:rPr>
      </w:pPr>
      <w:r>
        <w:rPr>
          <w:sz w:val="18"/>
          <w:szCs w:val="18"/>
        </w:rPr>
        <w:t xml:space="preserve">Mind Freeze </w:t>
      </w:r>
      <w:r>
        <w:rPr>
          <w:sz w:val="18"/>
          <w:szCs w:val="18"/>
          <w:vertAlign w:val="superscript"/>
        </w:rPr>
        <w:t>WoW5eRPG</w:t>
      </w:r>
    </w:p>
    <w:p w14:paraId="1355EA73" w14:textId="77777777" w:rsidR="00A07AFD" w:rsidRDefault="00A07AFD" w:rsidP="00A07AFD">
      <w:pPr>
        <w:ind w:left="72"/>
        <w:rPr>
          <w:i/>
          <w:color w:val="000000"/>
          <w:sz w:val="18"/>
          <w:szCs w:val="18"/>
          <w:u w:val="single"/>
        </w:rPr>
      </w:pPr>
      <w:r>
        <w:rPr>
          <w:i/>
          <w:color w:val="000000"/>
          <w:sz w:val="18"/>
          <w:szCs w:val="18"/>
          <w:u w:val="single"/>
        </w:rPr>
        <w:t>Conjuration</w:t>
      </w:r>
    </w:p>
    <w:p w14:paraId="620FE710" w14:textId="77777777" w:rsidR="00A07AFD" w:rsidRDefault="00A07AFD" w:rsidP="00A07AFD">
      <w:pPr>
        <w:rPr>
          <w:sz w:val="18"/>
          <w:szCs w:val="18"/>
        </w:rPr>
      </w:pPr>
      <w:r>
        <w:rPr>
          <w:sz w:val="18"/>
          <w:szCs w:val="18"/>
        </w:rPr>
        <w:t>Cloudkill</w:t>
      </w:r>
    </w:p>
    <w:p w14:paraId="17202DE0" w14:textId="77777777" w:rsidR="00A07AFD" w:rsidRDefault="00A07AFD" w:rsidP="00A07AFD">
      <w:pPr>
        <w:rPr>
          <w:sz w:val="18"/>
          <w:szCs w:val="18"/>
          <w:vertAlign w:val="superscript"/>
        </w:rPr>
      </w:pPr>
      <w:r>
        <w:rPr>
          <w:sz w:val="18"/>
          <w:szCs w:val="18"/>
        </w:rPr>
        <w:t xml:space="preserve">Far Step </w:t>
      </w:r>
      <w:r>
        <w:rPr>
          <w:sz w:val="18"/>
          <w:szCs w:val="18"/>
          <w:vertAlign w:val="superscript"/>
        </w:rPr>
        <w:t>XGtE</w:t>
      </w:r>
    </w:p>
    <w:p w14:paraId="488CB4C7" w14:textId="77777777" w:rsidR="00A07AFD" w:rsidRDefault="00A07AFD" w:rsidP="00A07AFD">
      <w:pPr>
        <w:rPr>
          <w:sz w:val="18"/>
          <w:szCs w:val="18"/>
          <w:vertAlign w:val="superscript"/>
        </w:rPr>
      </w:pPr>
      <w:r>
        <w:rPr>
          <w:sz w:val="18"/>
          <w:szCs w:val="18"/>
        </w:rPr>
        <w:t xml:space="preserve">Soul Well </w:t>
      </w:r>
      <w:r>
        <w:rPr>
          <w:sz w:val="18"/>
          <w:szCs w:val="18"/>
          <w:vertAlign w:val="superscript"/>
        </w:rPr>
        <w:t>WoW5eRPG</w:t>
      </w:r>
    </w:p>
    <w:p w14:paraId="59001E4B" w14:textId="77777777" w:rsidR="00A07AFD" w:rsidRDefault="00A07AFD" w:rsidP="00A07AFD">
      <w:pPr>
        <w:rPr>
          <w:sz w:val="18"/>
          <w:szCs w:val="18"/>
          <w:vertAlign w:val="superscript"/>
        </w:rPr>
      </w:pPr>
      <w:r>
        <w:rPr>
          <w:sz w:val="18"/>
          <w:szCs w:val="18"/>
        </w:rPr>
        <w:t>Teleportation Circle</w:t>
      </w:r>
    </w:p>
    <w:p w14:paraId="74970194" w14:textId="77777777" w:rsidR="00A07AFD" w:rsidRDefault="00A07AFD" w:rsidP="00A07AFD">
      <w:pPr>
        <w:ind w:left="72"/>
        <w:rPr>
          <w:i/>
          <w:color w:val="000000"/>
          <w:sz w:val="18"/>
          <w:szCs w:val="18"/>
          <w:u w:val="single"/>
        </w:rPr>
      </w:pPr>
      <w:r>
        <w:rPr>
          <w:i/>
          <w:color w:val="000000"/>
          <w:sz w:val="18"/>
          <w:szCs w:val="18"/>
          <w:u w:val="single"/>
        </w:rPr>
        <w:t>Divination</w:t>
      </w:r>
    </w:p>
    <w:p w14:paraId="60247EE7" w14:textId="77777777" w:rsidR="00A07AFD" w:rsidRDefault="00A07AFD" w:rsidP="00A07AFD">
      <w:pPr>
        <w:rPr>
          <w:sz w:val="18"/>
          <w:szCs w:val="18"/>
        </w:rPr>
      </w:pPr>
      <w:r>
        <w:rPr>
          <w:sz w:val="18"/>
          <w:szCs w:val="18"/>
        </w:rPr>
        <w:t>Contact Other Plane</w:t>
      </w:r>
    </w:p>
    <w:p w14:paraId="732552BC" w14:textId="77777777" w:rsidR="00A07AFD" w:rsidRDefault="00A07AFD" w:rsidP="00A07AFD">
      <w:pPr>
        <w:rPr>
          <w:sz w:val="18"/>
          <w:szCs w:val="18"/>
        </w:rPr>
      </w:pPr>
      <w:r>
        <w:rPr>
          <w:sz w:val="18"/>
          <w:szCs w:val="18"/>
        </w:rPr>
        <w:t>Legend Lore</w:t>
      </w:r>
    </w:p>
    <w:p w14:paraId="79E3E8EF" w14:textId="77777777" w:rsidR="00A07AFD" w:rsidRDefault="00A07AFD" w:rsidP="00A07AFD">
      <w:pPr>
        <w:rPr>
          <w:sz w:val="18"/>
          <w:szCs w:val="18"/>
        </w:rPr>
      </w:pPr>
      <w:r>
        <w:rPr>
          <w:sz w:val="18"/>
          <w:szCs w:val="18"/>
        </w:rPr>
        <w:t>Scrying</w:t>
      </w:r>
    </w:p>
    <w:p w14:paraId="376C15BB" w14:textId="77777777" w:rsidR="00A07AFD" w:rsidRDefault="00A07AFD" w:rsidP="00A07AFD">
      <w:pPr>
        <w:rPr>
          <w:sz w:val="18"/>
          <w:szCs w:val="18"/>
        </w:rPr>
      </w:pPr>
      <w:r>
        <w:rPr>
          <w:sz w:val="18"/>
          <w:szCs w:val="18"/>
        </w:rPr>
        <w:t>Telepathic Bond</w:t>
      </w:r>
    </w:p>
    <w:p w14:paraId="488A78FB" w14:textId="77777777" w:rsidR="00A07AFD" w:rsidRDefault="00A07AFD" w:rsidP="00A07AFD">
      <w:pPr>
        <w:ind w:left="72"/>
        <w:rPr>
          <w:i/>
          <w:color w:val="000000"/>
          <w:sz w:val="18"/>
          <w:szCs w:val="18"/>
          <w:u w:val="single"/>
        </w:rPr>
      </w:pPr>
      <w:r>
        <w:rPr>
          <w:i/>
          <w:color w:val="000000"/>
          <w:sz w:val="18"/>
          <w:szCs w:val="18"/>
          <w:u w:val="single"/>
        </w:rPr>
        <w:t>Enchantment</w:t>
      </w:r>
    </w:p>
    <w:p w14:paraId="03500B0E" w14:textId="77777777" w:rsidR="00A07AFD" w:rsidRDefault="00A07AFD" w:rsidP="00A07AFD">
      <w:pPr>
        <w:rPr>
          <w:sz w:val="18"/>
          <w:szCs w:val="18"/>
          <w:vertAlign w:val="superscript"/>
        </w:rPr>
      </w:pPr>
      <w:r>
        <w:rPr>
          <w:sz w:val="18"/>
          <w:szCs w:val="18"/>
        </w:rPr>
        <w:t xml:space="preserve">Dominate </w:t>
      </w:r>
      <w:r>
        <w:rPr>
          <w:sz w:val="18"/>
          <w:szCs w:val="18"/>
          <w:vertAlign w:val="superscript"/>
        </w:rPr>
        <w:t>Modified</w:t>
      </w:r>
    </w:p>
    <w:p w14:paraId="30C4D1B5" w14:textId="77777777" w:rsidR="00A07AFD" w:rsidRDefault="00A07AFD" w:rsidP="00A07AFD">
      <w:pPr>
        <w:rPr>
          <w:sz w:val="18"/>
          <w:szCs w:val="18"/>
        </w:rPr>
      </w:pPr>
      <w:r>
        <w:rPr>
          <w:sz w:val="18"/>
          <w:szCs w:val="18"/>
        </w:rPr>
        <w:t>Geas</w:t>
      </w:r>
    </w:p>
    <w:p w14:paraId="09ADDA63" w14:textId="77777777" w:rsidR="00A07AFD" w:rsidRDefault="00A07AFD" w:rsidP="00A07AFD">
      <w:pPr>
        <w:rPr>
          <w:sz w:val="18"/>
          <w:szCs w:val="18"/>
        </w:rPr>
      </w:pPr>
      <w:r>
        <w:rPr>
          <w:sz w:val="18"/>
          <w:szCs w:val="18"/>
        </w:rPr>
        <w:t>Modify Memory</w:t>
      </w:r>
    </w:p>
    <w:p w14:paraId="6D9FB2F9" w14:textId="77777777" w:rsidR="00A07AFD" w:rsidRDefault="00A07AFD" w:rsidP="00A07AFD">
      <w:pPr>
        <w:rPr>
          <w:sz w:val="18"/>
          <w:szCs w:val="18"/>
        </w:rPr>
      </w:pPr>
      <w:r>
        <w:rPr>
          <w:sz w:val="18"/>
          <w:szCs w:val="18"/>
        </w:rPr>
        <w:t xml:space="preserve">Synaptic Static </w:t>
      </w:r>
      <w:r>
        <w:rPr>
          <w:sz w:val="18"/>
          <w:szCs w:val="18"/>
          <w:vertAlign w:val="superscript"/>
        </w:rPr>
        <w:t>XGtE</w:t>
      </w:r>
    </w:p>
    <w:p w14:paraId="22A1DE57" w14:textId="77777777" w:rsidR="00A07AFD" w:rsidRDefault="00A07AFD" w:rsidP="00A07AFD">
      <w:pPr>
        <w:ind w:left="72"/>
        <w:rPr>
          <w:i/>
          <w:color w:val="000000"/>
          <w:sz w:val="18"/>
          <w:szCs w:val="18"/>
          <w:u w:val="single"/>
        </w:rPr>
      </w:pPr>
      <w:r>
        <w:rPr>
          <w:i/>
          <w:color w:val="000000"/>
          <w:sz w:val="18"/>
          <w:szCs w:val="18"/>
          <w:u w:val="single"/>
        </w:rPr>
        <w:t>Evocation</w:t>
      </w:r>
    </w:p>
    <w:p w14:paraId="36DB6807" w14:textId="77777777" w:rsidR="00A07AFD" w:rsidRDefault="00A07AFD" w:rsidP="00A07AFD">
      <w:pPr>
        <w:rPr>
          <w:sz w:val="18"/>
          <w:szCs w:val="18"/>
          <w:vertAlign w:val="superscript"/>
        </w:rPr>
      </w:pPr>
      <w:r>
        <w:rPr>
          <w:sz w:val="18"/>
          <w:szCs w:val="18"/>
        </w:rPr>
        <w:t xml:space="preserve">Combustion </w:t>
      </w:r>
      <w:r>
        <w:rPr>
          <w:sz w:val="18"/>
          <w:szCs w:val="18"/>
          <w:vertAlign w:val="superscript"/>
        </w:rPr>
        <w:t>WoW5eRPG</w:t>
      </w:r>
    </w:p>
    <w:p w14:paraId="1A32A5C5" w14:textId="77777777" w:rsidR="00A07AFD" w:rsidRDefault="00A07AFD" w:rsidP="00A07AFD">
      <w:pPr>
        <w:rPr>
          <w:sz w:val="18"/>
          <w:szCs w:val="18"/>
          <w:vertAlign w:val="superscript"/>
        </w:rPr>
      </w:pPr>
      <w:r>
        <w:rPr>
          <w:sz w:val="18"/>
          <w:szCs w:val="18"/>
        </w:rPr>
        <w:t xml:space="preserve">Flame Strike – </w:t>
      </w:r>
      <w:r>
        <w:rPr>
          <w:i/>
          <w:sz w:val="18"/>
          <w:szCs w:val="18"/>
        </w:rPr>
        <w:t xml:space="preserve">Flame Crash </w:t>
      </w:r>
      <w:r>
        <w:rPr>
          <w:sz w:val="18"/>
          <w:szCs w:val="18"/>
          <w:vertAlign w:val="superscript"/>
        </w:rPr>
        <w:t>WoW5eRPG</w:t>
      </w:r>
    </w:p>
    <w:p w14:paraId="240E2626" w14:textId="77777777" w:rsidR="00A07AFD" w:rsidRDefault="00A07AFD" w:rsidP="00A07AFD">
      <w:pPr>
        <w:rPr>
          <w:sz w:val="18"/>
          <w:szCs w:val="18"/>
          <w:vertAlign w:val="superscript"/>
        </w:rPr>
      </w:pPr>
      <w:r>
        <w:rPr>
          <w:sz w:val="18"/>
          <w:szCs w:val="18"/>
        </w:rPr>
        <w:t xml:space="preserve">Hand </w:t>
      </w:r>
      <w:r>
        <w:rPr>
          <w:sz w:val="18"/>
          <w:szCs w:val="18"/>
          <w:vertAlign w:val="superscript"/>
        </w:rPr>
        <w:t>Modified</w:t>
      </w:r>
    </w:p>
    <w:p w14:paraId="4DDA4064" w14:textId="77777777" w:rsidR="00A07AFD" w:rsidRDefault="00A07AFD" w:rsidP="00A07AFD">
      <w:pPr>
        <w:rPr>
          <w:sz w:val="18"/>
          <w:szCs w:val="18"/>
          <w:vertAlign w:val="superscript"/>
        </w:rPr>
      </w:pPr>
      <w:r>
        <w:rPr>
          <w:sz w:val="18"/>
          <w:szCs w:val="18"/>
        </w:rPr>
        <w:t xml:space="preserve">Immolation </w:t>
      </w:r>
      <w:r>
        <w:rPr>
          <w:sz w:val="18"/>
          <w:szCs w:val="18"/>
          <w:vertAlign w:val="superscript"/>
        </w:rPr>
        <w:t>EE</w:t>
      </w:r>
    </w:p>
    <w:p w14:paraId="48E52C32" w14:textId="77777777" w:rsidR="00A07AFD" w:rsidRDefault="00A07AFD" w:rsidP="00A07AFD">
      <w:pPr>
        <w:rPr>
          <w:sz w:val="18"/>
          <w:szCs w:val="18"/>
          <w:vertAlign w:val="superscript"/>
        </w:rPr>
      </w:pPr>
      <w:r>
        <w:rPr>
          <w:sz w:val="18"/>
          <w:szCs w:val="18"/>
        </w:rPr>
        <w:t xml:space="preserve">Living Bomb </w:t>
      </w:r>
      <w:r>
        <w:rPr>
          <w:sz w:val="18"/>
          <w:szCs w:val="18"/>
          <w:vertAlign w:val="superscript"/>
        </w:rPr>
        <w:t>WoW5eRPG</w:t>
      </w:r>
    </w:p>
    <w:p w14:paraId="1ADD5B46" w14:textId="77777777" w:rsidR="00A07AFD" w:rsidRDefault="00A07AFD" w:rsidP="00A07AFD">
      <w:pPr>
        <w:rPr>
          <w:sz w:val="18"/>
          <w:szCs w:val="18"/>
        </w:rPr>
      </w:pPr>
      <w:r>
        <w:rPr>
          <w:sz w:val="18"/>
          <w:szCs w:val="18"/>
        </w:rPr>
        <w:t>Wall of Force</w:t>
      </w:r>
    </w:p>
    <w:p w14:paraId="39034F7E" w14:textId="77777777" w:rsidR="00A07AFD" w:rsidRDefault="00A07AFD" w:rsidP="00A07AFD">
      <w:pPr>
        <w:rPr>
          <w:sz w:val="18"/>
          <w:szCs w:val="18"/>
          <w:vertAlign w:val="superscript"/>
        </w:rPr>
      </w:pPr>
      <w:r>
        <w:rPr>
          <w:sz w:val="18"/>
          <w:szCs w:val="18"/>
        </w:rPr>
        <w:t xml:space="preserve">Wall of Light </w:t>
      </w:r>
      <w:r>
        <w:rPr>
          <w:sz w:val="18"/>
          <w:szCs w:val="18"/>
          <w:vertAlign w:val="superscript"/>
        </w:rPr>
        <w:t>XGtE</w:t>
      </w:r>
    </w:p>
    <w:p w14:paraId="4F0D5E0D" w14:textId="77777777" w:rsidR="00A07AFD" w:rsidRDefault="00A07AFD" w:rsidP="00A07AFD">
      <w:pPr>
        <w:ind w:left="72"/>
        <w:rPr>
          <w:i/>
          <w:color w:val="000000"/>
          <w:sz w:val="18"/>
          <w:szCs w:val="18"/>
          <w:u w:val="single"/>
        </w:rPr>
      </w:pPr>
      <w:r>
        <w:rPr>
          <w:i/>
          <w:color w:val="000000"/>
          <w:sz w:val="18"/>
          <w:szCs w:val="18"/>
          <w:u w:val="single"/>
        </w:rPr>
        <w:t>Illusion</w:t>
      </w:r>
    </w:p>
    <w:p w14:paraId="4EDE0B4A" w14:textId="77777777" w:rsidR="00A07AFD" w:rsidRDefault="00A07AFD" w:rsidP="00A07AFD">
      <w:pPr>
        <w:rPr>
          <w:sz w:val="18"/>
          <w:szCs w:val="18"/>
        </w:rPr>
      </w:pPr>
      <w:r>
        <w:rPr>
          <w:sz w:val="18"/>
          <w:szCs w:val="18"/>
        </w:rPr>
        <w:t>Creation</w:t>
      </w:r>
    </w:p>
    <w:p w14:paraId="3763E54F" w14:textId="77777777" w:rsidR="00A07AFD" w:rsidRDefault="00A07AFD" w:rsidP="00A07AFD">
      <w:pPr>
        <w:rPr>
          <w:sz w:val="18"/>
          <w:szCs w:val="18"/>
        </w:rPr>
      </w:pPr>
      <w:r>
        <w:rPr>
          <w:sz w:val="18"/>
          <w:szCs w:val="18"/>
        </w:rPr>
        <w:t>Dream</w:t>
      </w:r>
    </w:p>
    <w:p w14:paraId="0E60CFDC" w14:textId="77777777" w:rsidR="00A07AFD" w:rsidRDefault="00A07AFD" w:rsidP="00A07AFD">
      <w:pPr>
        <w:rPr>
          <w:sz w:val="18"/>
          <w:szCs w:val="18"/>
        </w:rPr>
      </w:pPr>
      <w:r>
        <w:rPr>
          <w:sz w:val="18"/>
          <w:szCs w:val="18"/>
        </w:rPr>
        <w:t>Mislead</w:t>
      </w:r>
    </w:p>
    <w:p w14:paraId="3312DB54" w14:textId="77777777" w:rsidR="00A07AFD" w:rsidRDefault="00A07AFD" w:rsidP="00A07AFD">
      <w:pPr>
        <w:rPr>
          <w:sz w:val="18"/>
          <w:szCs w:val="18"/>
        </w:rPr>
      </w:pPr>
      <w:r>
        <w:rPr>
          <w:sz w:val="18"/>
          <w:szCs w:val="18"/>
        </w:rPr>
        <w:t>Seeming</w:t>
      </w:r>
    </w:p>
    <w:p w14:paraId="7574E607" w14:textId="77777777" w:rsidR="00A07AFD" w:rsidRDefault="00A07AFD" w:rsidP="00A07AFD">
      <w:pPr>
        <w:ind w:left="72"/>
        <w:rPr>
          <w:i/>
          <w:color w:val="000000"/>
          <w:sz w:val="18"/>
          <w:szCs w:val="18"/>
          <w:u w:val="single"/>
        </w:rPr>
      </w:pPr>
      <w:r>
        <w:rPr>
          <w:i/>
          <w:color w:val="000000"/>
          <w:sz w:val="18"/>
          <w:szCs w:val="18"/>
          <w:u w:val="single"/>
        </w:rPr>
        <w:t>Necromancy</w:t>
      </w:r>
    </w:p>
    <w:p w14:paraId="20A98372" w14:textId="77777777" w:rsidR="00A07AFD" w:rsidRDefault="00A07AFD" w:rsidP="00A07AFD">
      <w:pPr>
        <w:rPr>
          <w:sz w:val="18"/>
          <w:szCs w:val="18"/>
        </w:rPr>
      </w:pPr>
      <w:r>
        <w:rPr>
          <w:sz w:val="18"/>
          <w:szCs w:val="18"/>
        </w:rPr>
        <w:t>Contagion</w:t>
      </w:r>
    </w:p>
    <w:p w14:paraId="22246B48" w14:textId="77777777" w:rsidR="00A07AFD" w:rsidRDefault="00A07AFD" w:rsidP="00A07AFD">
      <w:pPr>
        <w:rPr>
          <w:sz w:val="18"/>
          <w:szCs w:val="18"/>
          <w:vertAlign w:val="superscript"/>
        </w:rPr>
      </w:pPr>
      <w:r>
        <w:rPr>
          <w:sz w:val="18"/>
          <w:szCs w:val="18"/>
        </w:rPr>
        <w:t xml:space="preserve">Cripple </w:t>
      </w:r>
      <w:r>
        <w:rPr>
          <w:sz w:val="18"/>
          <w:szCs w:val="18"/>
          <w:vertAlign w:val="superscript"/>
        </w:rPr>
        <w:t>WoW5eRPG</w:t>
      </w:r>
    </w:p>
    <w:p w14:paraId="6A346BD7" w14:textId="77777777" w:rsidR="00A07AFD" w:rsidRDefault="00A07AFD" w:rsidP="00A07AFD">
      <w:pPr>
        <w:rPr>
          <w:sz w:val="18"/>
          <w:szCs w:val="18"/>
          <w:vertAlign w:val="superscript"/>
        </w:rPr>
      </w:pPr>
      <w:r>
        <w:rPr>
          <w:sz w:val="18"/>
          <w:szCs w:val="18"/>
        </w:rPr>
        <w:t xml:space="preserve">Curse of Shadows </w:t>
      </w:r>
      <w:r>
        <w:rPr>
          <w:sz w:val="18"/>
          <w:szCs w:val="18"/>
          <w:vertAlign w:val="superscript"/>
        </w:rPr>
        <w:t>WoW5eRPG</w:t>
      </w:r>
    </w:p>
    <w:p w14:paraId="781A0A44" w14:textId="77777777" w:rsidR="00A07AFD" w:rsidRDefault="00A07AFD" w:rsidP="00A07AFD">
      <w:pPr>
        <w:rPr>
          <w:sz w:val="18"/>
          <w:szCs w:val="18"/>
          <w:vertAlign w:val="superscript"/>
        </w:rPr>
      </w:pPr>
      <w:r>
        <w:rPr>
          <w:sz w:val="18"/>
          <w:szCs w:val="18"/>
        </w:rPr>
        <w:t xml:space="preserve">Danse Macabre </w:t>
      </w:r>
      <w:r>
        <w:rPr>
          <w:sz w:val="18"/>
          <w:szCs w:val="18"/>
          <w:vertAlign w:val="superscript"/>
        </w:rPr>
        <w:t>XGtE</w:t>
      </w:r>
    </w:p>
    <w:p w14:paraId="1A08D9E0" w14:textId="77777777" w:rsidR="00A07AFD" w:rsidRDefault="00A07AFD" w:rsidP="00A07AFD">
      <w:pPr>
        <w:rPr>
          <w:sz w:val="18"/>
          <w:szCs w:val="18"/>
          <w:vertAlign w:val="superscript"/>
        </w:rPr>
      </w:pPr>
      <w:r>
        <w:rPr>
          <w:sz w:val="18"/>
          <w:szCs w:val="18"/>
        </w:rPr>
        <w:t xml:space="preserve">Death and Decay </w:t>
      </w:r>
      <w:r>
        <w:rPr>
          <w:sz w:val="18"/>
          <w:szCs w:val="18"/>
          <w:vertAlign w:val="superscript"/>
        </w:rPr>
        <w:t>WoW5eRPG</w:t>
      </w:r>
    </w:p>
    <w:p w14:paraId="609B33ED" w14:textId="77777777" w:rsidR="00A07AFD" w:rsidRDefault="00A07AFD" w:rsidP="00A07AFD">
      <w:pPr>
        <w:rPr>
          <w:sz w:val="18"/>
          <w:szCs w:val="18"/>
          <w:vertAlign w:val="superscript"/>
        </w:rPr>
      </w:pPr>
      <w:r>
        <w:rPr>
          <w:sz w:val="18"/>
          <w:szCs w:val="18"/>
        </w:rPr>
        <w:lastRenderedPageBreak/>
        <w:t xml:space="preserve">Enervation </w:t>
      </w:r>
      <w:r>
        <w:rPr>
          <w:sz w:val="18"/>
          <w:szCs w:val="18"/>
          <w:vertAlign w:val="superscript"/>
        </w:rPr>
        <w:t>XGtE</w:t>
      </w:r>
    </w:p>
    <w:p w14:paraId="3D23E4DD" w14:textId="77777777" w:rsidR="00A07AFD" w:rsidRDefault="00A07AFD" w:rsidP="00A07AFD">
      <w:pPr>
        <w:rPr>
          <w:sz w:val="18"/>
          <w:szCs w:val="18"/>
          <w:vertAlign w:val="superscript"/>
        </w:rPr>
      </w:pPr>
      <w:r>
        <w:rPr>
          <w:sz w:val="18"/>
          <w:szCs w:val="18"/>
        </w:rPr>
        <w:t xml:space="preserve">Negative Energy Flood </w:t>
      </w:r>
      <w:r>
        <w:rPr>
          <w:sz w:val="18"/>
          <w:szCs w:val="18"/>
          <w:vertAlign w:val="superscript"/>
        </w:rPr>
        <w:t>XGtE</w:t>
      </w:r>
    </w:p>
    <w:p w14:paraId="250FBCFE" w14:textId="77777777" w:rsidR="00A07AFD" w:rsidRDefault="00A07AFD" w:rsidP="00A07AFD">
      <w:pPr>
        <w:rPr>
          <w:sz w:val="18"/>
          <w:szCs w:val="18"/>
          <w:vertAlign w:val="superscript"/>
        </w:rPr>
      </w:pPr>
      <w:r>
        <w:rPr>
          <w:sz w:val="18"/>
          <w:szCs w:val="18"/>
        </w:rPr>
        <w:t xml:space="preserve">Soul Stone </w:t>
      </w:r>
      <w:r>
        <w:rPr>
          <w:sz w:val="18"/>
          <w:szCs w:val="18"/>
          <w:vertAlign w:val="superscript"/>
        </w:rPr>
        <w:t>WoW5eRPG</w:t>
      </w:r>
    </w:p>
    <w:p w14:paraId="67D2136B" w14:textId="77777777" w:rsidR="00A07AFD" w:rsidRDefault="00A07AFD" w:rsidP="00A07AFD">
      <w:pPr>
        <w:ind w:left="72"/>
        <w:rPr>
          <w:color w:val="000000"/>
          <w:sz w:val="18"/>
          <w:szCs w:val="18"/>
        </w:rPr>
      </w:pPr>
      <w:r>
        <w:rPr>
          <w:i/>
          <w:color w:val="000000"/>
          <w:sz w:val="18"/>
          <w:szCs w:val="18"/>
          <w:u w:val="single"/>
        </w:rPr>
        <w:t>Transmutation</w:t>
      </w:r>
    </w:p>
    <w:p w14:paraId="013FE417" w14:textId="77777777" w:rsidR="00A07AFD" w:rsidRDefault="00A07AFD" w:rsidP="00A07AFD">
      <w:pPr>
        <w:rPr>
          <w:color w:val="000000"/>
          <w:sz w:val="18"/>
          <w:szCs w:val="18"/>
          <w:vertAlign w:val="superscript"/>
        </w:rPr>
      </w:pPr>
      <w:r>
        <w:rPr>
          <w:color w:val="000000"/>
          <w:sz w:val="18"/>
          <w:szCs w:val="18"/>
        </w:rPr>
        <w:t>Animate Objects</w:t>
      </w:r>
    </w:p>
    <w:p w14:paraId="0B1DEF45" w14:textId="77777777" w:rsidR="00A07AFD" w:rsidRDefault="00A07AFD" w:rsidP="00A07AFD">
      <w:pPr>
        <w:rPr>
          <w:color w:val="000000"/>
          <w:sz w:val="18"/>
          <w:szCs w:val="18"/>
        </w:rPr>
      </w:pPr>
      <w:r>
        <w:rPr>
          <w:color w:val="000000"/>
          <w:sz w:val="18"/>
          <w:szCs w:val="18"/>
        </w:rPr>
        <w:t>Passwall</w:t>
      </w:r>
    </w:p>
    <w:p w14:paraId="1670E44A" w14:textId="77777777" w:rsidR="00A07AFD" w:rsidRDefault="00A07AFD" w:rsidP="00A07AFD">
      <w:pPr>
        <w:rPr>
          <w:color w:val="000000"/>
          <w:sz w:val="18"/>
          <w:szCs w:val="18"/>
          <w:vertAlign w:val="superscript"/>
        </w:rPr>
      </w:pPr>
      <w:r>
        <w:rPr>
          <w:color w:val="000000"/>
          <w:sz w:val="18"/>
          <w:szCs w:val="18"/>
        </w:rPr>
        <w:t xml:space="preserve">Skill Empowerment </w:t>
      </w:r>
      <w:r>
        <w:rPr>
          <w:color w:val="000000"/>
          <w:sz w:val="18"/>
          <w:szCs w:val="18"/>
          <w:vertAlign w:val="superscript"/>
        </w:rPr>
        <w:t>XGtE</w:t>
      </w:r>
    </w:p>
    <w:p w14:paraId="03F2AF09" w14:textId="77777777" w:rsidR="005D4F1C" w:rsidRPr="00134BC3" w:rsidRDefault="005D4F1C">
      <w:pPr>
        <w:contextualSpacing/>
        <w:rPr>
          <w:rFonts w:eastAsia="Times New Roman" w:cstheme="minorHAnsi"/>
          <w:color w:val="000000"/>
          <w:sz w:val="18"/>
          <w:szCs w:val="18"/>
        </w:rPr>
      </w:pPr>
    </w:p>
    <w:p w14:paraId="10319452"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6 (</w:t>
      </w:r>
      <w:r w:rsidR="005D4F1C" w:rsidRPr="00134BC3">
        <w:rPr>
          <w:rFonts w:eastAsia="Times New Roman" w:cstheme="minorHAnsi"/>
          <w:b/>
          <w:bCs/>
          <w:color w:val="000000"/>
          <w:sz w:val="18"/>
          <w:szCs w:val="18"/>
        </w:rPr>
        <w:t>6th Level</w:t>
      </w:r>
      <w:r w:rsidRPr="000D5DB5">
        <w:rPr>
          <w:rFonts w:eastAsia="Times New Roman" w:cstheme="minorHAnsi"/>
          <w:b/>
          <w:bCs/>
          <w:color w:val="000000"/>
          <w:sz w:val="18"/>
          <w:szCs w:val="18"/>
        </w:rPr>
        <w:t>)</w:t>
      </w:r>
    </w:p>
    <w:p w14:paraId="5913D7C8" w14:textId="77777777" w:rsidR="00A07AFD" w:rsidRDefault="00A07AFD" w:rsidP="00A07AFD">
      <w:pPr>
        <w:ind w:left="72"/>
        <w:rPr>
          <w:i/>
          <w:color w:val="000000"/>
          <w:sz w:val="18"/>
          <w:szCs w:val="18"/>
          <w:u w:val="single"/>
        </w:rPr>
      </w:pPr>
      <w:r>
        <w:rPr>
          <w:i/>
          <w:color w:val="000000"/>
          <w:sz w:val="18"/>
          <w:szCs w:val="18"/>
          <w:u w:val="single"/>
        </w:rPr>
        <w:t>Abjuration</w:t>
      </w:r>
    </w:p>
    <w:p w14:paraId="6949E883" w14:textId="77777777" w:rsidR="00A07AFD" w:rsidRDefault="00A07AFD" w:rsidP="00A07AFD">
      <w:pPr>
        <w:rPr>
          <w:sz w:val="18"/>
          <w:szCs w:val="18"/>
        </w:rPr>
      </w:pPr>
      <w:r>
        <w:rPr>
          <w:sz w:val="18"/>
          <w:szCs w:val="18"/>
        </w:rPr>
        <w:t>Forbiddance</w:t>
      </w:r>
    </w:p>
    <w:p w14:paraId="5369CB72" w14:textId="77777777" w:rsidR="00A07AFD" w:rsidRDefault="00A07AFD" w:rsidP="00A07AFD">
      <w:pPr>
        <w:rPr>
          <w:sz w:val="18"/>
          <w:szCs w:val="18"/>
        </w:rPr>
      </w:pPr>
      <w:r>
        <w:rPr>
          <w:sz w:val="18"/>
          <w:szCs w:val="18"/>
        </w:rPr>
        <w:t>Guards and Wards</w:t>
      </w:r>
    </w:p>
    <w:p w14:paraId="1CAEB6CC" w14:textId="77777777" w:rsidR="00A07AFD" w:rsidRDefault="00A07AFD" w:rsidP="00A07AFD">
      <w:pPr>
        <w:ind w:left="72"/>
        <w:rPr>
          <w:i/>
          <w:color w:val="000000"/>
          <w:sz w:val="18"/>
          <w:szCs w:val="18"/>
          <w:u w:val="single"/>
        </w:rPr>
      </w:pPr>
      <w:r>
        <w:rPr>
          <w:i/>
          <w:color w:val="000000"/>
          <w:sz w:val="18"/>
          <w:szCs w:val="18"/>
          <w:u w:val="single"/>
        </w:rPr>
        <w:t>Conjuration</w:t>
      </w:r>
    </w:p>
    <w:p w14:paraId="75A7768A" w14:textId="77777777" w:rsidR="00A07AFD" w:rsidRDefault="00A07AFD" w:rsidP="00A07AFD">
      <w:pPr>
        <w:rPr>
          <w:sz w:val="18"/>
          <w:szCs w:val="18"/>
        </w:rPr>
      </w:pPr>
      <w:r>
        <w:rPr>
          <w:sz w:val="18"/>
          <w:szCs w:val="18"/>
        </w:rPr>
        <w:t>Arcane Gate</w:t>
      </w:r>
    </w:p>
    <w:p w14:paraId="347B8272" w14:textId="77777777" w:rsidR="00A07AFD" w:rsidRDefault="00A07AFD" w:rsidP="00A07AFD">
      <w:pPr>
        <w:rPr>
          <w:sz w:val="18"/>
          <w:szCs w:val="18"/>
        </w:rPr>
      </w:pPr>
      <w:r>
        <w:rPr>
          <w:sz w:val="18"/>
          <w:szCs w:val="18"/>
        </w:rPr>
        <w:t>Instant Summons</w:t>
      </w:r>
    </w:p>
    <w:p w14:paraId="01482210" w14:textId="77777777" w:rsidR="00A07AFD" w:rsidRDefault="00A07AFD" w:rsidP="00A07AFD">
      <w:pPr>
        <w:rPr>
          <w:sz w:val="18"/>
          <w:szCs w:val="18"/>
        </w:rPr>
      </w:pPr>
      <w:r>
        <w:rPr>
          <w:sz w:val="18"/>
          <w:szCs w:val="18"/>
        </w:rPr>
        <w:t xml:space="preserve">Scatter </w:t>
      </w:r>
      <w:r>
        <w:rPr>
          <w:sz w:val="18"/>
          <w:szCs w:val="18"/>
          <w:vertAlign w:val="superscript"/>
        </w:rPr>
        <w:t>XGtE</w:t>
      </w:r>
    </w:p>
    <w:p w14:paraId="474F80B3" w14:textId="77777777" w:rsidR="00A07AFD" w:rsidRDefault="00A07AFD" w:rsidP="00A07AFD">
      <w:pPr>
        <w:ind w:left="72"/>
        <w:rPr>
          <w:i/>
          <w:color w:val="000000"/>
          <w:sz w:val="18"/>
          <w:szCs w:val="18"/>
          <w:u w:val="single"/>
        </w:rPr>
      </w:pPr>
      <w:r>
        <w:rPr>
          <w:i/>
          <w:color w:val="000000"/>
          <w:sz w:val="18"/>
          <w:szCs w:val="18"/>
          <w:u w:val="single"/>
        </w:rPr>
        <w:t>Divination</w:t>
      </w:r>
    </w:p>
    <w:p w14:paraId="50093868" w14:textId="77777777" w:rsidR="00A07AFD" w:rsidRDefault="00A07AFD" w:rsidP="00A07AFD">
      <w:pPr>
        <w:rPr>
          <w:i/>
          <w:sz w:val="18"/>
          <w:szCs w:val="18"/>
          <w:u w:val="single"/>
        </w:rPr>
      </w:pPr>
      <w:r>
        <w:rPr>
          <w:sz w:val="18"/>
          <w:szCs w:val="18"/>
        </w:rPr>
        <w:t>True Seeing</w:t>
      </w:r>
    </w:p>
    <w:p w14:paraId="0CC5C9DF" w14:textId="77777777" w:rsidR="00A07AFD" w:rsidRDefault="00A07AFD" w:rsidP="00A07AFD">
      <w:pPr>
        <w:ind w:left="72"/>
        <w:rPr>
          <w:i/>
          <w:color w:val="000000"/>
          <w:sz w:val="18"/>
          <w:szCs w:val="18"/>
          <w:u w:val="single"/>
        </w:rPr>
      </w:pPr>
      <w:r>
        <w:rPr>
          <w:i/>
          <w:color w:val="000000"/>
          <w:sz w:val="18"/>
          <w:szCs w:val="18"/>
          <w:u w:val="single"/>
        </w:rPr>
        <w:t>Enchantment</w:t>
      </w:r>
    </w:p>
    <w:p w14:paraId="1ADE2C8E" w14:textId="77777777" w:rsidR="00A07AFD" w:rsidRDefault="00A07AFD" w:rsidP="00A07AFD">
      <w:pPr>
        <w:rPr>
          <w:sz w:val="18"/>
          <w:szCs w:val="18"/>
        </w:rPr>
      </w:pPr>
      <w:r>
        <w:rPr>
          <w:sz w:val="18"/>
          <w:szCs w:val="18"/>
        </w:rPr>
        <w:t>Irresistible Dance</w:t>
      </w:r>
    </w:p>
    <w:p w14:paraId="5860146F" w14:textId="77777777" w:rsidR="00A07AFD" w:rsidRDefault="00A07AFD" w:rsidP="00A07AFD">
      <w:pPr>
        <w:rPr>
          <w:sz w:val="18"/>
          <w:szCs w:val="18"/>
        </w:rPr>
      </w:pPr>
      <w:r>
        <w:rPr>
          <w:sz w:val="18"/>
          <w:szCs w:val="18"/>
        </w:rPr>
        <w:t>Mass Suggestion</w:t>
      </w:r>
    </w:p>
    <w:p w14:paraId="78FCBFC9" w14:textId="77777777" w:rsidR="00A07AFD" w:rsidRDefault="00A07AFD" w:rsidP="00A07AFD">
      <w:pPr>
        <w:ind w:left="72"/>
        <w:rPr>
          <w:i/>
          <w:color w:val="000000"/>
          <w:sz w:val="18"/>
          <w:szCs w:val="18"/>
          <w:u w:val="single"/>
        </w:rPr>
      </w:pPr>
      <w:r>
        <w:rPr>
          <w:i/>
          <w:color w:val="000000"/>
          <w:sz w:val="18"/>
          <w:szCs w:val="18"/>
          <w:u w:val="single"/>
        </w:rPr>
        <w:t>Evocation</w:t>
      </w:r>
    </w:p>
    <w:p w14:paraId="13567D94" w14:textId="77777777" w:rsidR="00A07AFD" w:rsidRDefault="00A07AFD" w:rsidP="00A07AFD">
      <w:pPr>
        <w:rPr>
          <w:i/>
          <w:sz w:val="18"/>
          <w:szCs w:val="18"/>
          <w:u w:val="single"/>
        </w:rPr>
      </w:pPr>
      <w:r>
        <w:rPr>
          <w:sz w:val="18"/>
          <w:szCs w:val="18"/>
        </w:rPr>
        <w:t>Contingency</w:t>
      </w:r>
    </w:p>
    <w:p w14:paraId="781C5E78" w14:textId="77777777" w:rsidR="00A07AFD" w:rsidRDefault="00A07AFD" w:rsidP="00A07AFD">
      <w:pPr>
        <w:ind w:left="72"/>
        <w:rPr>
          <w:i/>
          <w:color w:val="000000"/>
          <w:sz w:val="18"/>
          <w:szCs w:val="18"/>
          <w:u w:val="single"/>
        </w:rPr>
      </w:pPr>
      <w:r>
        <w:rPr>
          <w:i/>
          <w:color w:val="000000"/>
          <w:sz w:val="18"/>
          <w:szCs w:val="18"/>
          <w:u w:val="single"/>
        </w:rPr>
        <w:t>Illusion</w:t>
      </w:r>
    </w:p>
    <w:p w14:paraId="73611B46" w14:textId="77777777" w:rsidR="00A07AFD" w:rsidRDefault="00A07AFD" w:rsidP="00A07AFD">
      <w:pPr>
        <w:rPr>
          <w:sz w:val="18"/>
          <w:szCs w:val="18"/>
          <w:vertAlign w:val="superscript"/>
        </w:rPr>
      </w:pPr>
      <w:r>
        <w:rPr>
          <w:sz w:val="18"/>
          <w:szCs w:val="18"/>
        </w:rPr>
        <w:t xml:space="preserve">Mental Prison </w:t>
      </w:r>
      <w:r>
        <w:rPr>
          <w:sz w:val="18"/>
          <w:szCs w:val="18"/>
          <w:vertAlign w:val="superscript"/>
        </w:rPr>
        <w:t>XGtE</w:t>
      </w:r>
    </w:p>
    <w:p w14:paraId="6F604C08" w14:textId="77777777" w:rsidR="00A07AFD" w:rsidRDefault="00A07AFD" w:rsidP="00A07AFD">
      <w:pPr>
        <w:rPr>
          <w:sz w:val="18"/>
          <w:szCs w:val="18"/>
          <w:vertAlign w:val="superscript"/>
        </w:rPr>
      </w:pPr>
      <w:r>
        <w:rPr>
          <w:sz w:val="18"/>
          <w:szCs w:val="18"/>
        </w:rPr>
        <w:t>Programmed Illusion</w:t>
      </w:r>
    </w:p>
    <w:p w14:paraId="5C51B5A2" w14:textId="77777777" w:rsidR="00A07AFD" w:rsidRDefault="00A07AFD" w:rsidP="00A07AFD">
      <w:pPr>
        <w:ind w:left="72"/>
        <w:rPr>
          <w:i/>
          <w:color w:val="000000"/>
          <w:sz w:val="18"/>
          <w:szCs w:val="18"/>
          <w:u w:val="single"/>
        </w:rPr>
      </w:pPr>
      <w:r>
        <w:rPr>
          <w:i/>
          <w:color w:val="000000"/>
          <w:sz w:val="18"/>
          <w:szCs w:val="18"/>
          <w:u w:val="single"/>
        </w:rPr>
        <w:t>Necromancy</w:t>
      </w:r>
    </w:p>
    <w:p w14:paraId="45B1E2E4" w14:textId="77777777" w:rsidR="00A07AFD" w:rsidRDefault="00A07AFD" w:rsidP="00A07AFD">
      <w:pPr>
        <w:rPr>
          <w:sz w:val="18"/>
          <w:szCs w:val="18"/>
        </w:rPr>
      </w:pPr>
      <w:r>
        <w:rPr>
          <w:sz w:val="18"/>
          <w:szCs w:val="18"/>
        </w:rPr>
        <w:t>Circle of Death</w:t>
      </w:r>
    </w:p>
    <w:p w14:paraId="545A12E7" w14:textId="77777777" w:rsidR="00A07AFD" w:rsidRDefault="00A07AFD" w:rsidP="00A07AFD">
      <w:pPr>
        <w:rPr>
          <w:sz w:val="18"/>
          <w:szCs w:val="18"/>
        </w:rPr>
      </w:pPr>
      <w:r>
        <w:rPr>
          <w:sz w:val="18"/>
          <w:szCs w:val="18"/>
        </w:rPr>
        <w:t>Eyebite</w:t>
      </w:r>
    </w:p>
    <w:p w14:paraId="1E940C19" w14:textId="77777777" w:rsidR="00A07AFD" w:rsidRDefault="00A07AFD" w:rsidP="00A07AFD">
      <w:pPr>
        <w:rPr>
          <w:sz w:val="18"/>
          <w:szCs w:val="18"/>
          <w:vertAlign w:val="superscript"/>
        </w:rPr>
      </w:pPr>
      <w:r>
        <w:rPr>
          <w:sz w:val="18"/>
          <w:szCs w:val="18"/>
        </w:rPr>
        <w:t xml:space="preserve">Soul Cage </w:t>
      </w:r>
      <w:r>
        <w:rPr>
          <w:sz w:val="18"/>
          <w:szCs w:val="18"/>
          <w:vertAlign w:val="superscript"/>
        </w:rPr>
        <w:t>XGtE</w:t>
      </w:r>
    </w:p>
    <w:p w14:paraId="30A0EF4D" w14:textId="77777777" w:rsidR="00A07AFD" w:rsidRDefault="00A07AFD" w:rsidP="00A07AFD">
      <w:pPr>
        <w:rPr>
          <w:sz w:val="18"/>
          <w:szCs w:val="18"/>
          <w:vertAlign w:val="superscript"/>
        </w:rPr>
      </w:pPr>
      <w:r>
        <w:rPr>
          <w:sz w:val="18"/>
          <w:szCs w:val="18"/>
        </w:rPr>
        <w:t xml:space="preserve">Possession </w:t>
      </w:r>
      <w:r>
        <w:rPr>
          <w:sz w:val="18"/>
          <w:szCs w:val="18"/>
          <w:vertAlign w:val="superscript"/>
        </w:rPr>
        <w:t>Modified</w:t>
      </w:r>
    </w:p>
    <w:p w14:paraId="29093D1B" w14:textId="77777777" w:rsidR="00A07AFD" w:rsidRDefault="00A07AFD" w:rsidP="00A07AFD">
      <w:pPr>
        <w:ind w:left="72"/>
        <w:rPr>
          <w:color w:val="000000"/>
          <w:sz w:val="18"/>
          <w:szCs w:val="18"/>
        </w:rPr>
      </w:pPr>
      <w:r>
        <w:rPr>
          <w:i/>
          <w:color w:val="000000"/>
          <w:sz w:val="18"/>
          <w:szCs w:val="18"/>
          <w:u w:val="single"/>
        </w:rPr>
        <w:t>Transmutation</w:t>
      </w:r>
    </w:p>
    <w:p w14:paraId="627A105F" w14:textId="77777777" w:rsidR="00A07AFD" w:rsidRDefault="00A07AFD" w:rsidP="00A07AFD">
      <w:pPr>
        <w:rPr>
          <w:color w:val="000000"/>
          <w:sz w:val="18"/>
          <w:szCs w:val="18"/>
        </w:rPr>
      </w:pPr>
      <w:r>
        <w:rPr>
          <w:color w:val="000000"/>
          <w:sz w:val="18"/>
          <w:szCs w:val="18"/>
        </w:rPr>
        <w:t>Disintegrate</w:t>
      </w:r>
    </w:p>
    <w:p w14:paraId="7FD2E500" w14:textId="77777777" w:rsidR="00A07AFD" w:rsidRDefault="00A07AFD" w:rsidP="00A07AFD">
      <w:pPr>
        <w:rPr>
          <w:color w:val="000000"/>
          <w:sz w:val="18"/>
          <w:szCs w:val="18"/>
        </w:rPr>
      </w:pPr>
      <w:r>
        <w:rPr>
          <w:color w:val="000000"/>
          <w:sz w:val="18"/>
          <w:szCs w:val="18"/>
        </w:rPr>
        <w:t>Flesh to Stone</w:t>
      </w:r>
    </w:p>
    <w:p w14:paraId="58A81EB2" w14:textId="77777777" w:rsidR="00A07AFD" w:rsidRDefault="00A07AFD" w:rsidP="00A07AFD">
      <w:pPr>
        <w:rPr>
          <w:color w:val="000000"/>
          <w:sz w:val="18"/>
          <w:szCs w:val="18"/>
          <w:vertAlign w:val="superscript"/>
        </w:rPr>
      </w:pPr>
      <w:r>
        <w:rPr>
          <w:color w:val="000000"/>
          <w:sz w:val="18"/>
          <w:szCs w:val="18"/>
        </w:rPr>
        <w:t xml:space="preserve">Investiture of Flame </w:t>
      </w:r>
      <w:r>
        <w:rPr>
          <w:color w:val="000000"/>
          <w:sz w:val="18"/>
          <w:szCs w:val="18"/>
          <w:vertAlign w:val="superscript"/>
        </w:rPr>
        <w:t>EE</w:t>
      </w:r>
    </w:p>
    <w:p w14:paraId="44AE6982" w14:textId="77777777" w:rsidR="00A07AFD" w:rsidRDefault="00A07AFD" w:rsidP="00A07AFD">
      <w:pPr>
        <w:rPr>
          <w:color w:val="000000"/>
          <w:sz w:val="18"/>
          <w:szCs w:val="18"/>
        </w:rPr>
      </w:pPr>
      <w:r>
        <w:rPr>
          <w:color w:val="000000"/>
          <w:sz w:val="18"/>
          <w:szCs w:val="18"/>
        </w:rPr>
        <w:t xml:space="preserve">Investiture of Ice </w:t>
      </w:r>
      <w:r>
        <w:rPr>
          <w:color w:val="000000"/>
          <w:sz w:val="18"/>
          <w:szCs w:val="18"/>
          <w:vertAlign w:val="superscript"/>
        </w:rPr>
        <w:t>EE</w:t>
      </w:r>
    </w:p>
    <w:p w14:paraId="721267B5" w14:textId="77777777" w:rsidR="00A07AFD" w:rsidRDefault="00A07AFD" w:rsidP="00A07AFD">
      <w:pPr>
        <w:rPr>
          <w:color w:val="000000"/>
          <w:sz w:val="18"/>
          <w:szCs w:val="18"/>
        </w:rPr>
      </w:pPr>
      <w:r>
        <w:rPr>
          <w:color w:val="000000"/>
          <w:sz w:val="18"/>
          <w:szCs w:val="18"/>
        </w:rPr>
        <w:t xml:space="preserve">Investiture of Stone </w:t>
      </w:r>
      <w:r>
        <w:rPr>
          <w:color w:val="000000"/>
          <w:sz w:val="18"/>
          <w:szCs w:val="18"/>
          <w:vertAlign w:val="superscript"/>
        </w:rPr>
        <w:t>EE</w:t>
      </w:r>
    </w:p>
    <w:p w14:paraId="47216F88" w14:textId="77777777" w:rsidR="00A07AFD" w:rsidRDefault="00A07AFD" w:rsidP="00A07AFD">
      <w:pPr>
        <w:rPr>
          <w:color w:val="000000"/>
          <w:sz w:val="18"/>
          <w:szCs w:val="18"/>
        </w:rPr>
      </w:pPr>
      <w:r>
        <w:rPr>
          <w:color w:val="000000"/>
          <w:sz w:val="18"/>
          <w:szCs w:val="18"/>
        </w:rPr>
        <w:t xml:space="preserve">Investiture of Wind </w:t>
      </w:r>
      <w:r>
        <w:rPr>
          <w:color w:val="000000"/>
          <w:sz w:val="18"/>
          <w:szCs w:val="18"/>
          <w:vertAlign w:val="superscript"/>
        </w:rPr>
        <w:t>EE</w:t>
      </w:r>
    </w:p>
    <w:p w14:paraId="68C09A15" w14:textId="77777777" w:rsidR="005D4F1C" w:rsidRPr="00134BC3" w:rsidRDefault="005D4F1C">
      <w:pPr>
        <w:contextualSpacing/>
        <w:rPr>
          <w:rFonts w:eastAsia="Times New Roman" w:cstheme="minorHAnsi"/>
          <w:b/>
          <w:bCs/>
          <w:color w:val="000000"/>
          <w:sz w:val="18"/>
          <w:szCs w:val="18"/>
        </w:rPr>
      </w:pPr>
    </w:p>
    <w:p w14:paraId="3FE40420"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7 (</w:t>
      </w:r>
      <w:r w:rsidR="005D4F1C" w:rsidRPr="00134BC3">
        <w:rPr>
          <w:rFonts w:eastAsia="Times New Roman" w:cstheme="minorHAnsi"/>
          <w:b/>
          <w:bCs/>
          <w:color w:val="000000"/>
          <w:sz w:val="18"/>
          <w:szCs w:val="18"/>
        </w:rPr>
        <w:t>7th Level</w:t>
      </w:r>
      <w:r w:rsidRPr="000D5DB5">
        <w:rPr>
          <w:rFonts w:eastAsia="Times New Roman" w:cstheme="minorHAnsi"/>
          <w:b/>
          <w:bCs/>
          <w:color w:val="000000"/>
          <w:sz w:val="18"/>
          <w:szCs w:val="18"/>
        </w:rPr>
        <w:t>)</w:t>
      </w:r>
    </w:p>
    <w:p w14:paraId="297F1A11" w14:textId="77777777" w:rsidR="00A07AFD" w:rsidRDefault="00A07AFD" w:rsidP="00A07AFD">
      <w:pPr>
        <w:ind w:left="72"/>
        <w:rPr>
          <w:i/>
          <w:color w:val="000000"/>
          <w:sz w:val="18"/>
          <w:szCs w:val="18"/>
          <w:u w:val="single"/>
        </w:rPr>
      </w:pPr>
      <w:r>
        <w:rPr>
          <w:i/>
          <w:color w:val="000000"/>
          <w:sz w:val="18"/>
          <w:szCs w:val="18"/>
          <w:u w:val="single"/>
        </w:rPr>
        <w:t>Abjuration</w:t>
      </w:r>
    </w:p>
    <w:p w14:paraId="0C17BADF" w14:textId="77777777" w:rsidR="00A07AFD" w:rsidRDefault="00A07AFD" w:rsidP="00A07AFD">
      <w:pPr>
        <w:rPr>
          <w:i/>
          <w:sz w:val="18"/>
          <w:szCs w:val="18"/>
          <w:u w:val="single"/>
        </w:rPr>
      </w:pPr>
      <w:r>
        <w:rPr>
          <w:sz w:val="18"/>
          <w:szCs w:val="18"/>
        </w:rPr>
        <w:t>Symbol</w:t>
      </w:r>
    </w:p>
    <w:p w14:paraId="0568B570" w14:textId="77777777" w:rsidR="00A07AFD" w:rsidRDefault="00A07AFD" w:rsidP="00A07AFD">
      <w:pPr>
        <w:ind w:left="72"/>
        <w:rPr>
          <w:i/>
          <w:color w:val="000000"/>
          <w:sz w:val="18"/>
          <w:szCs w:val="18"/>
          <w:u w:val="single"/>
        </w:rPr>
      </w:pPr>
      <w:r>
        <w:rPr>
          <w:i/>
          <w:color w:val="000000"/>
          <w:sz w:val="18"/>
          <w:szCs w:val="18"/>
          <w:u w:val="single"/>
        </w:rPr>
        <w:t>Conjuration</w:t>
      </w:r>
    </w:p>
    <w:p w14:paraId="1D05348D" w14:textId="77777777" w:rsidR="00A07AFD" w:rsidRDefault="00A07AFD" w:rsidP="00A07AFD">
      <w:pPr>
        <w:rPr>
          <w:sz w:val="18"/>
          <w:szCs w:val="18"/>
        </w:rPr>
      </w:pPr>
      <w:r>
        <w:rPr>
          <w:sz w:val="18"/>
          <w:szCs w:val="18"/>
        </w:rPr>
        <w:t>Magnificent Mansion</w:t>
      </w:r>
    </w:p>
    <w:p w14:paraId="6BBDB4CD" w14:textId="77777777" w:rsidR="00A07AFD" w:rsidRDefault="00A07AFD" w:rsidP="00A07AFD">
      <w:pPr>
        <w:rPr>
          <w:sz w:val="18"/>
          <w:szCs w:val="18"/>
        </w:rPr>
      </w:pPr>
      <w:r>
        <w:rPr>
          <w:sz w:val="18"/>
          <w:szCs w:val="18"/>
        </w:rPr>
        <w:t>Plane Shift</w:t>
      </w:r>
    </w:p>
    <w:p w14:paraId="67CE036C" w14:textId="77777777" w:rsidR="00A07AFD" w:rsidRDefault="00A07AFD" w:rsidP="00A07AFD">
      <w:pPr>
        <w:rPr>
          <w:sz w:val="18"/>
          <w:szCs w:val="18"/>
        </w:rPr>
      </w:pPr>
      <w:r>
        <w:rPr>
          <w:sz w:val="18"/>
          <w:szCs w:val="18"/>
        </w:rPr>
        <w:t>Teleport</w:t>
      </w:r>
    </w:p>
    <w:p w14:paraId="65663640" w14:textId="77777777" w:rsidR="00A07AFD" w:rsidRDefault="00A07AFD" w:rsidP="00A07AFD">
      <w:pPr>
        <w:ind w:left="72"/>
        <w:rPr>
          <w:i/>
          <w:color w:val="000000"/>
          <w:sz w:val="18"/>
          <w:szCs w:val="18"/>
          <w:u w:val="single"/>
        </w:rPr>
      </w:pPr>
      <w:r>
        <w:rPr>
          <w:i/>
          <w:color w:val="000000"/>
          <w:sz w:val="18"/>
          <w:szCs w:val="18"/>
          <w:u w:val="single"/>
        </w:rPr>
        <w:t>Enchantment</w:t>
      </w:r>
    </w:p>
    <w:p w14:paraId="1D3C244C" w14:textId="77777777" w:rsidR="00A07AFD" w:rsidRDefault="00A07AFD" w:rsidP="00A07AFD">
      <w:pPr>
        <w:rPr>
          <w:i/>
          <w:sz w:val="18"/>
          <w:szCs w:val="18"/>
          <w:u w:val="single"/>
        </w:rPr>
      </w:pPr>
      <w:r>
        <w:rPr>
          <w:sz w:val="18"/>
          <w:szCs w:val="18"/>
        </w:rPr>
        <w:t xml:space="preserve">Power Word Pain </w:t>
      </w:r>
      <w:r>
        <w:rPr>
          <w:sz w:val="18"/>
          <w:szCs w:val="18"/>
          <w:vertAlign w:val="superscript"/>
        </w:rPr>
        <w:t>XGtE</w:t>
      </w:r>
    </w:p>
    <w:p w14:paraId="2749326E" w14:textId="77777777" w:rsidR="00A07AFD" w:rsidRDefault="00A07AFD" w:rsidP="00A07AFD">
      <w:pPr>
        <w:ind w:left="72"/>
        <w:rPr>
          <w:i/>
          <w:color w:val="000000"/>
          <w:sz w:val="18"/>
          <w:szCs w:val="18"/>
          <w:u w:val="single"/>
        </w:rPr>
      </w:pPr>
      <w:r>
        <w:rPr>
          <w:i/>
          <w:color w:val="000000"/>
          <w:sz w:val="18"/>
          <w:szCs w:val="18"/>
          <w:u w:val="single"/>
        </w:rPr>
        <w:t>Evocation</w:t>
      </w:r>
    </w:p>
    <w:p w14:paraId="3E206FFE" w14:textId="77777777" w:rsidR="00A07AFD" w:rsidRDefault="00A07AFD" w:rsidP="00A07AFD">
      <w:pPr>
        <w:rPr>
          <w:sz w:val="18"/>
          <w:szCs w:val="18"/>
          <w:vertAlign w:val="superscript"/>
        </w:rPr>
      </w:pPr>
      <w:r>
        <w:rPr>
          <w:sz w:val="18"/>
          <w:szCs w:val="18"/>
        </w:rPr>
        <w:t xml:space="preserve">Crown of Stars </w:t>
      </w:r>
      <w:r>
        <w:rPr>
          <w:sz w:val="18"/>
          <w:szCs w:val="18"/>
          <w:vertAlign w:val="superscript"/>
        </w:rPr>
        <w:t>XGtE</w:t>
      </w:r>
    </w:p>
    <w:p w14:paraId="7D75286E" w14:textId="77777777" w:rsidR="00A07AFD" w:rsidRDefault="00A07AFD" w:rsidP="00A07AFD">
      <w:pPr>
        <w:rPr>
          <w:sz w:val="18"/>
          <w:szCs w:val="18"/>
        </w:rPr>
      </w:pPr>
      <w:r>
        <w:rPr>
          <w:sz w:val="18"/>
          <w:szCs w:val="18"/>
        </w:rPr>
        <w:t>Fire Storm</w:t>
      </w:r>
    </w:p>
    <w:p w14:paraId="129CF6E7" w14:textId="77777777" w:rsidR="00A07AFD" w:rsidRDefault="00A07AFD" w:rsidP="00A07AFD">
      <w:pPr>
        <w:rPr>
          <w:sz w:val="18"/>
          <w:szCs w:val="18"/>
        </w:rPr>
      </w:pPr>
      <w:r>
        <w:rPr>
          <w:sz w:val="18"/>
          <w:szCs w:val="18"/>
        </w:rPr>
        <w:t>Forcecage</w:t>
      </w:r>
    </w:p>
    <w:p w14:paraId="2AB8C7F9" w14:textId="77777777" w:rsidR="00A07AFD" w:rsidRDefault="00A07AFD" w:rsidP="00A07AFD">
      <w:pPr>
        <w:rPr>
          <w:sz w:val="18"/>
          <w:szCs w:val="18"/>
        </w:rPr>
      </w:pPr>
      <w:r>
        <w:rPr>
          <w:sz w:val="18"/>
          <w:szCs w:val="18"/>
        </w:rPr>
        <w:t>Prismatic Spray</w:t>
      </w:r>
    </w:p>
    <w:p w14:paraId="0DDC5CF3" w14:textId="77777777" w:rsidR="00A07AFD" w:rsidRDefault="00A07AFD" w:rsidP="00A07AFD">
      <w:pPr>
        <w:rPr>
          <w:sz w:val="18"/>
          <w:szCs w:val="18"/>
        </w:rPr>
      </w:pPr>
      <w:r>
        <w:rPr>
          <w:sz w:val="18"/>
          <w:szCs w:val="18"/>
        </w:rPr>
        <w:t xml:space="preserve">Pyroblast </w:t>
      </w:r>
      <w:r>
        <w:rPr>
          <w:i/>
          <w:sz w:val="18"/>
          <w:szCs w:val="18"/>
        </w:rPr>
        <w:t xml:space="preserve">– Soul Fire </w:t>
      </w:r>
      <w:r>
        <w:rPr>
          <w:sz w:val="18"/>
          <w:szCs w:val="18"/>
          <w:vertAlign w:val="superscript"/>
        </w:rPr>
        <w:t>Modified</w:t>
      </w:r>
    </w:p>
    <w:p w14:paraId="59E68050" w14:textId="77777777" w:rsidR="00A07AFD" w:rsidRDefault="00A07AFD" w:rsidP="00A07AFD">
      <w:pPr>
        <w:ind w:left="72"/>
        <w:rPr>
          <w:i/>
          <w:color w:val="000000"/>
          <w:sz w:val="18"/>
          <w:szCs w:val="18"/>
          <w:u w:val="single"/>
        </w:rPr>
      </w:pPr>
      <w:r>
        <w:rPr>
          <w:i/>
          <w:color w:val="000000"/>
          <w:sz w:val="18"/>
          <w:szCs w:val="18"/>
          <w:u w:val="single"/>
        </w:rPr>
        <w:t>Illusion</w:t>
      </w:r>
    </w:p>
    <w:p w14:paraId="7AD55314" w14:textId="77777777" w:rsidR="00A07AFD" w:rsidRDefault="00A07AFD" w:rsidP="00A07AFD">
      <w:pPr>
        <w:rPr>
          <w:sz w:val="18"/>
          <w:szCs w:val="18"/>
        </w:rPr>
      </w:pPr>
      <w:r>
        <w:rPr>
          <w:sz w:val="18"/>
          <w:szCs w:val="18"/>
        </w:rPr>
        <w:t>Mirage Arcane</w:t>
      </w:r>
    </w:p>
    <w:p w14:paraId="64E1142F" w14:textId="77777777" w:rsidR="00A07AFD" w:rsidRDefault="00A07AFD" w:rsidP="00A07AFD">
      <w:pPr>
        <w:rPr>
          <w:sz w:val="18"/>
          <w:szCs w:val="18"/>
        </w:rPr>
      </w:pPr>
      <w:r>
        <w:rPr>
          <w:sz w:val="18"/>
          <w:szCs w:val="18"/>
        </w:rPr>
        <w:t>Project Image</w:t>
      </w:r>
    </w:p>
    <w:p w14:paraId="29D03AE6" w14:textId="77777777" w:rsidR="00A07AFD" w:rsidRDefault="00A07AFD" w:rsidP="00A07AFD">
      <w:pPr>
        <w:rPr>
          <w:sz w:val="18"/>
          <w:szCs w:val="18"/>
        </w:rPr>
      </w:pPr>
      <w:r>
        <w:rPr>
          <w:sz w:val="18"/>
          <w:szCs w:val="18"/>
        </w:rPr>
        <w:t>Simulacrum</w:t>
      </w:r>
    </w:p>
    <w:p w14:paraId="34704BA4" w14:textId="77777777" w:rsidR="00A07AFD" w:rsidRDefault="00A07AFD" w:rsidP="00A07AFD">
      <w:pPr>
        <w:ind w:left="72"/>
        <w:rPr>
          <w:i/>
          <w:color w:val="000000"/>
          <w:sz w:val="18"/>
          <w:szCs w:val="18"/>
          <w:u w:val="single"/>
        </w:rPr>
      </w:pPr>
      <w:r>
        <w:rPr>
          <w:i/>
          <w:color w:val="000000"/>
          <w:sz w:val="18"/>
          <w:szCs w:val="18"/>
          <w:u w:val="single"/>
        </w:rPr>
        <w:t>Necromancy</w:t>
      </w:r>
    </w:p>
    <w:p w14:paraId="5312B45C" w14:textId="77777777" w:rsidR="00A07AFD" w:rsidRDefault="00A07AFD" w:rsidP="00A07AFD">
      <w:pPr>
        <w:rPr>
          <w:i/>
          <w:sz w:val="18"/>
          <w:szCs w:val="18"/>
          <w:u w:val="single"/>
        </w:rPr>
      </w:pPr>
      <w:r>
        <w:rPr>
          <w:sz w:val="18"/>
          <w:szCs w:val="18"/>
        </w:rPr>
        <w:lastRenderedPageBreak/>
        <w:t>Finger of Death</w:t>
      </w:r>
    </w:p>
    <w:p w14:paraId="0F9E08D6" w14:textId="77777777" w:rsidR="00A07AFD" w:rsidRDefault="00A07AFD" w:rsidP="00A07AFD">
      <w:pPr>
        <w:ind w:left="72"/>
        <w:rPr>
          <w:color w:val="000000"/>
          <w:sz w:val="18"/>
          <w:szCs w:val="18"/>
          <w:vertAlign w:val="superscript"/>
        </w:rPr>
      </w:pPr>
      <w:r>
        <w:rPr>
          <w:i/>
          <w:color w:val="000000"/>
          <w:sz w:val="18"/>
          <w:szCs w:val="18"/>
          <w:u w:val="single"/>
        </w:rPr>
        <w:t>Transmutation</w:t>
      </w:r>
    </w:p>
    <w:p w14:paraId="3CC5C44C" w14:textId="77777777" w:rsidR="00A07AFD" w:rsidRDefault="00A07AFD" w:rsidP="00A07AFD">
      <w:pPr>
        <w:rPr>
          <w:i/>
          <w:color w:val="000000"/>
          <w:sz w:val="18"/>
          <w:szCs w:val="18"/>
        </w:rPr>
      </w:pPr>
      <w:r>
        <w:rPr>
          <w:color w:val="000000"/>
          <w:sz w:val="18"/>
          <w:szCs w:val="18"/>
        </w:rPr>
        <w:t>Etherealness</w:t>
      </w:r>
    </w:p>
    <w:p w14:paraId="0A086730" w14:textId="77777777" w:rsidR="00A07AFD" w:rsidRDefault="00A07AFD" w:rsidP="00A07AFD">
      <w:pPr>
        <w:rPr>
          <w:color w:val="000000"/>
          <w:sz w:val="18"/>
          <w:szCs w:val="18"/>
        </w:rPr>
      </w:pPr>
      <w:r>
        <w:rPr>
          <w:color w:val="000000"/>
          <w:sz w:val="18"/>
          <w:szCs w:val="18"/>
        </w:rPr>
        <w:t>Reverse Gravity</w:t>
      </w:r>
    </w:p>
    <w:p w14:paraId="7F6B4C2A" w14:textId="77777777" w:rsidR="00A07AFD" w:rsidRDefault="00A07AFD" w:rsidP="00A07AFD">
      <w:pPr>
        <w:rPr>
          <w:color w:val="000000"/>
          <w:sz w:val="18"/>
          <w:szCs w:val="18"/>
        </w:rPr>
      </w:pPr>
      <w:r>
        <w:rPr>
          <w:color w:val="000000"/>
          <w:sz w:val="18"/>
          <w:szCs w:val="18"/>
        </w:rPr>
        <w:t>Sequester</w:t>
      </w:r>
    </w:p>
    <w:p w14:paraId="5255DC25" w14:textId="77777777" w:rsidR="005D4F1C" w:rsidRPr="00134BC3" w:rsidRDefault="005D4F1C">
      <w:pPr>
        <w:contextualSpacing/>
        <w:rPr>
          <w:rFonts w:eastAsia="Times New Roman" w:cstheme="minorHAnsi"/>
          <w:color w:val="000000"/>
          <w:sz w:val="18"/>
          <w:szCs w:val="18"/>
        </w:rPr>
      </w:pPr>
    </w:p>
    <w:p w14:paraId="42EB5F11"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8 (</w:t>
      </w:r>
      <w:r w:rsidR="005D4F1C" w:rsidRPr="00134BC3">
        <w:rPr>
          <w:rFonts w:eastAsia="Times New Roman" w:cstheme="minorHAnsi"/>
          <w:b/>
          <w:bCs/>
          <w:color w:val="000000"/>
          <w:sz w:val="18"/>
          <w:szCs w:val="18"/>
        </w:rPr>
        <w:t>8th Level</w:t>
      </w:r>
      <w:r w:rsidRPr="000D5DB5">
        <w:rPr>
          <w:rFonts w:eastAsia="Times New Roman" w:cstheme="minorHAnsi"/>
          <w:b/>
          <w:bCs/>
          <w:color w:val="000000"/>
          <w:sz w:val="18"/>
          <w:szCs w:val="18"/>
        </w:rPr>
        <w:t>)</w:t>
      </w:r>
    </w:p>
    <w:p w14:paraId="5AAAF108" w14:textId="77777777" w:rsidR="00A07AFD" w:rsidRDefault="00A07AFD" w:rsidP="00A07AFD">
      <w:pPr>
        <w:ind w:left="72"/>
        <w:rPr>
          <w:i/>
          <w:color w:val="000000"/>
          <w:sz w:val="18"/>
          <w:szCs w:val="18"/>
          <w:u w:val="single"/>
        </w:rPr>
      </w:pPr>
      <w:r>
        <w:rPr>
          <w:i/>
          <w:color w:val="000000"/>
          <w:sz w:val="18"/>
          <w:szCs w:val="18"/>
          <w:u w:val="single"/>
        </w:rPr>
        <w:t>Abjuration</w:t>
      </w:r>
    </w:p>
    <w:p w14:paraId="6AEDA249" w14:textId="77777777" w:rsidR="00A07AFD" w:rsidRDefault="00A07AFD" w:rsidP="00A07AFD">
      <w:pPr>
        <w:rPr>
          <w:sz w:val="18"/>
          <w:szCs w:val="18"/>
        </w:rPr>
      </w:pPr>
      <w:r>
        <w:rPr>
          <w:sz w:val="18"/>
          <w:szCs w:val="18"/>
        </w:rPr>
        <w:t>Antimagic Field</w:t>
      </w:r>
    </w:p>
    <w:p w14:paraId="3977B751" w14:textId="77777777" w:rsidR="00A07AFD" w:rsidRDefault="00A07AFD" w:rsidP="00A07AFD">
      <w:pPr>
        <w:rPr>
          <w:sz w:val="18"/>
          <w:szCs w:val="18"/>
        </w:rPr>
      </w:pPr>
      <w:r>
        <w:rPr>
          <w:sz w:val="18"/>
          <w:szCs w:val="18"/>
        </w:rPr>
        <w:t>Mind Blank</w:t>
      </w:r>
    </w:p>
    <w:p w14:paraId="40C06E60" w14:textId="77777777" w:rsidR="00A07AFD" w:rsidRDefault="00A07AFD" w:rsidP="00A07AFD">
      <w:pPr>
        <w:ind w:left="72"/>
        <w:rPr>
          <w:i/>
          <w:color w:val="000000"/>
          <w:sz w:val="18"/>
          <w:szCs w:val="18"/>
          <w:u w:val="single"/>
        </w:rPr>
      </w:pPr>
      <w:r>
        <w:rPr>
          <w:i/>
          <w:color w:val="000000"/>
          <w:sz w:val="18"/>
          <w:szCs w:val="18"/>
          <w:u w:val="single"/>
        </w:rPr>
        <w:t>Conjuration</w:t>
      </w:r>
    </w:p>
    <w:p w14:paraId="31572B72" w14:textId="77777777" w:rsidR="00A07AFD" w:rsidRDefault="00A07AFD" w:rsidP="00A07AFD">
      <w:pPr>
        <w:rPr>
          <w:sz w:val="18"/>
          <w:szCs w:val="18"/>
        </w:rPr>
      </w:pPr>
      <w:r>
        <w:rPr>
          <w:sz w:val="18"/>
          <w:szCs w:val="18"/>
        </w:rPr>
        <w:t>Demiplane</w:t>
      </w:r>
    </w:p>
    <w:p w14:paraId="782A94B2" w14:textId="77777777" w:rsidR="00A07AFD" w:rsidRDefault="00A07AFD" w:rsidP="00A07AFD">
      <w:pPr>
        <w:rPr>
          <w:sz w:val="18"/>
          <w:szCs w:val="18"/>
        </w:rPr>
      </w:pPr>
      <w:r>
        <w:rPr>
          <w:sz w:val="18"/>
          <w:szCs w:val="18"/>
        </w:rPr>
        <w:t>Incendiary Cloud</w:t>
      </w:r>
    </w:p>
    <w:p w14:paraId="14975A2B" w14:textId="77777777" w:rsidR="00A07AFD" w:rsidRDefault="00A07AFD" w:rsidP="00A07AFD">
      <w:pPr>
        <w:rPr>
          <w:sz w:val="18"/>
          <w:szCs w:val="18"/>
        </w:rPr>
      </w:pPr>
      <w:r>
        <w:rPr>
          <w:sz w:val="18"/>
          <w:szCs w:val="18"/>
        </w:rPr>
        <w:t>Maze</w:t>
      </w:r>
    </w:p>
    <w:p w14:paraId="0D6ACD82" w14:textId="77777777" w:rsidR="00A07AFD" w:rsidRDefault="00A07AFD" w:rsidP="00A07AFD">
      <w:pPr>
        <w:ind w:left="72"/>
        <w:rPr>
          <w:i/>
          <w:color w:val="000000"/>
          <w:sz w:val="18"/>
          <w:szCs w:val="18"/>
          <w:u w:val="single"/>
        </w:rPr>
      </w:pPr>
      <w:r>
        <w:rPr>
          <w:i/>
          <w:color w:val="000000"/>
          <w:sz w:val="18"/>
          <w:szCs w:val="18"/>
          <w:u w:val="single"/>
        </w:rPr>
        <w:t>Enchantment</w:t>
      </w:r>
    </w:p>
    <w:p w14:paraId="555ABC4E" w14:textId="77777777" w:rsidR="00A07AFD" w:rsidRDefault="00A07AFD" w:rsidP="00A07AFD">
      <w:pPr>
        <w:rPr>
          <w:sz w:val="18"/>
          <w:szCs w:val="18"/>
        </w:rPr>
      </w:pPr>
      <w:r>
        <w:rPr>
          <w:sz w:val="18"/>
          <w:szCs w:val="18"/>
        </w:rPr>
        <w:t>Antipathy/Sympathy</w:t>
      </w:r>
    </w:p>
    <w:p w14:paraId="14F6F280" w14:textId="77777777" w:rsidR="00A07AFD" w:rsidRDefault="00A07AFD" w:rsidP="00A07AFD">
      <w:pPr>
        <w:rPr>
          <w:sz w:val="18"/>
          <w:szCs w:val="18"/>
        </w:rPr>
      </w:pPr>
      <w:r>
        <w:rPr>
          <w:sz w:val="18"/>
          <w:szCs w:val="18"/>
        </w:rPr>
        <w:lastRenderedPageBreak/>
        <w:t>Feeblemind</w:t>
      </w:r>
    </w:p>
    <w:p w14:paraId="60C1DD22" w14:textId="77777777" w:rsidR="00A07AFD" w:rsidRDefault="00A07AFD" w:rsidP="00A07AFD">
      <w:pPr>
        <w:rPr>
          <w:sz w:val="18"/>
          <w:szCs w:val="18"/>
        </w:rPr>
      </w:pPr>
      <w:r>
        <w:rPr>
          <w:sz w:val="18"/>
          <w:szCs w:val="18"/>
        </w:rPr>
        <w:t>Power Word Stun</w:t>
      </w:r>
    </w:p>
    <w:p w14:paraId="084D49E1" w14:textId="77777777" w:rsidR="00A07AFD" w:rsidRDefault="00A07AFD" w:rsidP="00A07AFD">
      <w:pPr>
        <w:ind w:left="72"/>
        <w:rPr>
          <w:i/>
          <w:color w:val="000000"/>
          <w:sz w:val="18"/>
          <w:szCs w:val="18"/>
          <w:u w:val="single"/>
        </w:rPr>
      </w:pPr>
      <w:r>
        <w:rPr>
          <w:i/>
          <w:color w:val="000000"/>
          <w:sz w:val="18"/>
          <w:szCs w:val="18"/>
          <w:u w:val="single"/>
        </w:rPr>
        <w:t>Evocation</w:t>
      </w:r>
    </w:p>
    <w:p w14:paraId="1817FF21" w14:textId="77777777" w:rsidR="00A07AFD" w:rsidRDefault="00A07AFD" w:rsidP="00A07AFD">
      <w:pPr>
        <w:rPr>
          <w:sz w:val="18"/>
          <w:szCs w:val="18"/>
          <w:vertAlign w:val="superscript"/>
        </w:rPr>
      </w:pPr>
      <w:r>
        <w:rPr>
          <w:sz w:val="18"/>
          <w:szCs w:val="18"/>
        </w:rPr>
        <w:t xml:space="preserve">Maddening Darkness </w:t>
      </w:r>
      <w:r>
        <w:rPr>
          <w:sz w:val="18"/>
          <w:szCs w:val="18"/>
          <w:vertAlign w:val="superscript"/>
        </w:rPr>
        <w:t>XGtE</w:t>
      </w:r>
    </w:p>
    <w:p w14:paraId="6BA345EA" w14:textId="77777777" w:rsidR="00A07AFD" w:rsidRDefault="00A07AFD" w:rsidP="00A07AFD">
      <w:pPr>
        <w:rPr>
          <w:sz w:val="18"/>
          <w:szCs w:val="18"/>
        </w:rPr>
      </w:pPr>
      <w:r>
        <w:rPr>
          <w:sz w:val="18"/>
          <w:szCs w:val="18"/>
        </w:rPr>
        <w:t>Sunburst</w:t>
      </w:r>
    </w:p>
    <w:p w14:paraId="71BE134C" w14:textId="77777777" w:rsidR="00A07AFD" w:rsidRDefault="00A07AFD" w:rsidP="00A07AFD">
      <w:pPr>
        <w:rPr>
          <w:sz w:val="18"/>
          <w:szCs w:val="18"/>
        </w:rPr>
      </w:pPr>
      <w:r>
        <w:rPr>
          <w:sz w:val="18"/>
          <w:szCs w:val="18"/>
        </w:rPr>
        <w:t>Telepathy</w:t>
      </w:r>
    </w:p>
    <w:p w14:paraId="23F73D07" w14:textId="77777777" w:rsidR="00A07AFD" w:rsidRDefault="00A07AFD" w:rsidP="00A07AFD">
      <w:pPr>
        <w:ind w:left="72"/>
        <w:rPr>
          <w:i/>
          <w:color w:val="000000"/>
          <w:sz w:val="18"/>
          <w:szCs w:val="18"/>
          <w:u w:val="single"/>
        </w:rPr>
      </w:pPr>
      <w:r>
        <w:rPr>
          <w:i/>
          <w:color w:val="000000"/>
          <w:sz w:val="18"/>
          <w:szCs w:val="18"/>
          <w:u w:val="single"/>
        </w:rPr>
        <w:t>Necromancy</w:t>
      </w:r>
    </w:p>
    <w:p w14:paraId="5EECF71B" w14:textId="77777777" w:rsidR="00A07AFD" w:rsidRDefault="00A07AFD" w:rsidP="00A07AFD">
      <w:pPr>
        <w:rPr>
          <w:i/>
          <w:sz w:val="18"/>
          <w:szCs w:val="18"/>
          <w:u w:val="single"/>
        </w:rPr>
      </w:pPr>
      <w:r>
        <w:rPr>
          <w:sz w:val="18"/>
          <w:szCs w:val="18"/>
        </w:rPr>
        <w:t>Clone</w:t>
      </w:r>
    </w:p>
    <w:p w14:paraId="43D09E2D" w14:textId="77777777" w:rsidR="00A07AFD" w:rsidRDefault="00A07AFD" w:rsidP="00A07AFD">
      <w:pPr>
        <w:ind w:left="72"/>
        <w:rPr>
          <w:color w:val="000000"/>
          <w:sz w:val="18"/>
          <w:szCs w:val="18"/>
        </w:rPr>
      </w:pPr>
      <w:r>
        <w:rPr>
          <w:i/>
          <w:color w:val="000000"/>
          <w:sz w:val="18"/>
          <w:szCs w:val="18"/>
          <w:u w:val="single"/>
        </w:rPr>
        <w:t>Transmutation</w:t>
      </w:r>
    </w:p>
    <w:p w14:paraId="3550F63F" w14:textId="77777777" w:rsidR="00A07AFD" w:rsidRDefault="00A07AFD" w:rsidP="00A07AFD">
      <w:pPr>
        <w:rPr>
          <w:color w:val="000000"/>
          <w:sz w:val="18"/>
          <w:szCs w:val="18"/>
        </w:rPr>
      </w:pPr>
      <w:r>
        <w:rPr>
          <w:color w:val="000000"/>
          <w:sz w:val="18"/>
          <w:szCs w:val="18"/>
        </w:rPr>
        <w:t>Control Weather</w:t>
      </w:r>
    </w:p>
    <w:p w14:paraId="7E0396D0" w14:textId="77777777" w:rsidR="005D4F1C" w:rsidRPr="00134BC3" w:rsidRDefault="005D4F1C">
      <w:pPr>
        <w:contextualSpacing/>
        <w:rPr>
          <w:rFonts w:eastAsia="Times New Roman" w:cstheme="minorHAnsi"/>
          <w:color w:val="000000"/>
          <w:sz w:val="18"/>
          <w:szCs w:val="18"/>
        </w:rPr>
      </w:pPr>
    </w:p>
    <w:p w14:paraId="6ABDB826" w14:textId="77777777" w:rsidR="005D4F1C" w:rsidRPr="00134BC3" w:rsidRDefault="007D280E">
      <w:pPr>
        <w:contextualSpacing/>
        <w:rPr>
          <w:rFonts w:eastAsia="Times New Roman" w:cstheme="minorHAnsi"/>
          <w:b/>
          <w:bCs/>
          <w:color w:val="000000"/>
          <w:sz w:val="18"/>
          <w:szCs w:val="18"/>
        </w:rPr>
      </w:pPr>
      <w:r w:rsidRPr="000D5DB5">
        <w:rPr>
          <w:rFonts w:eastAsia="Times New Roman" w:cstheme="minorHAnsi"/>
          <w:b/>
          <w:bCs/>
          <w:color w:val="000000"/>
          <w:sz w:val="18"/>
          <w:szCs w:val="18"/>
        </w:rPr>
        <w:t>WRK 9 (</w:t>
      </w:r>
      <w:r w:rsidR="005D4F1C" w:rsidRPr="00134BC3">
        <w:rPr>
          <w:rFonts w:eastAsia="Times New Roman" w:cstheme="minorHAnsi"/>
          <w:b/>
          <w:bCs/>
          <w:color w:val="000000"/>
          <w:sz w:val="18"/>
          <w:szCs w:val="18"/>
        </w:rPr>
        <w:t>9th Level</w:t>
      </w:r>
      <w:r w:rsidRPr="000D5DB5">
        <w:rPr>
          <w:rFonts w:eastAsia="Times New Roman" w:cstheme="minorHAnsi"/>
          <w:b/>
          <w:bCs/>
          <w:color w:val="000000"/>
          <w:sz w:val="18"/>
          <w:szCs w:val="18"/>
        </w:rPr>
        <w:t>)</w:t>
      </w:r>
    </w:p>
    <w:p w14:paraId="0B4E7D1F" w14:textId="77777777" w:rsidR="00A07AFD" w:rsidRDefault="00A07AFD" w:rsidP="00A07AFD">
      <w:pPr>
        <w:ind w:left="72"/>
        <w:rPr>
          <w:i/>
          <w:color w:val="000000"/>
          <w:sz w:val="18"/>
          <w:szCs w:val="18"/>
          <w:u w:val="single"/>
        </w:rPr>
      </w:pPr>
      <w:r>
        <w:rPr>
          <w:i/>
          <w:color w:val="000000"/>
          <w:sz w:val="18"/>
          <w:szCs w:val="18"/>
          <w:u w:val="single"/>
        </w:rPr>
        <w:t>Abjuration</w:t>
      </w:r>
    </w:p>
    <w:p w14:paraId="5D22D6A4" w14:textId="77777777" w:rsidR="00A07AFD" w:rsidRDefault="00A07AFD" w:rsidP="00A07AFD">
      <w:pPr>
        <w:rPr>
          <w:i/>
          <w:sz w:val="18"/>
          <w:szCs w:val="18"/>
          <w:u w:val="single"/>
        </w:rPr>
      </w:pPr>
      <w:r>
        <w:rPr>
          <w:sz w:val="18"/>
          <w:szCs w:val="18"/>
        </w:rPr>
        <w:t>Imprisonment</w:t>
      </w:r>
    </w:p>
    <w:p w14:paraId="1C913D41" w14:textId="77777777" w:rsidR="00A07AFD" w:rsidRDefault="00A07AFD" w:rsidP="00A07AFD">
      <w:pPr>
        <w:ind w:left="72"/>
        <w:rPr>
          <w:i/>
          <w:color w:val="000000"/>
          <w:sz w:val="18"/>
          <w:szCs w:val="18"/>
          <w:u w:val="single"/>
        </w:rPr>
      </w:pPr>
      <w:r>
        <w:rPr>
          <w:i/>
          <w:color w:val="000000"/>
          <w:sz w:val="18"/>
          <w:szCs w:val="18"/>
          <w:u w:val="single"/>
        </w:rPr>
        <w:t>Conjuration</w:t>
      </w:r>
    </w:p>
    <w:p w14:paraId="0AE79AC4" w14:textId="77777777" w:rsidR="00A07AFD" w:rsidRDefault="00A07AFD" w:rsidP="00A07AFD">
      <w:pPr>
        <w:rPr>
          <w:sz w:val="18"/>
          <w:szCs w:val="18"/>
          <w:vertAlign w:val="superscript"/>
        </w:rPr>
      </w:pPr>
      <w:r>
        <w:rPr>
          <w:sz w:val="18"/>
          <w:szCs w:val="18"/>
        </w:rPr>
        <w:t xml:space="preserve">Demonic Doom </w:t>
      </w:r>
      <w:r>
        <w:rPr>
          <w:sz w:val="18"/>
          <w:szCs w:val="18"/>
          <w:vertAlign w:val="superscript"/>
        </w:rPr>
        <w:t>WoW5eRPG</w:t>
      </w:r>
    </w:p>
    <w:p w14:paraId="722914DC" w14:textId="77777777" w:rsidR="00A07AFD" w:rsidRDefault="00A07AFD" w:rsidP="00A07AFD">
      <w:pPr>
        <w:rPr>
          <w:sz w:val="18"/>
          <w:szCs w:val="18"/>
        </w:rPr>
      </w:pPr>
      <w:r>
        <w:rPr>
          <w:sz w:val="18"/>
          <w:szCs w:val="18"/>
        </w:rPr>
        <w:lastRenderedPageBreak/>
        <w:t>Gate</w:t>
      </w:r>
    </w:p>
    <w:p w14:paraId="2D123CF3" w14:textId="77777777" w:rsidR="00A07AFD" w:rsidRDefault="00A07AFD" w:rsidP="00A07AFD">
      <w:pPr>
        <w:rPr>
          <w:sz w:val="18"/>
          <w:szCs w:val="18"/>
        </w:rPr>
      </w:pPr>
      <w:r>
        <w:rPr>
          <w:sz w:val="18"/>
          <w:szCs w:val="18"/>
        </w:rPr>
        <w:t>Wish</w:t>
      </w:r>
    </w:p>
    <w:p w14:paraId="2FB90807" w14:textId="77777777" w:rsidR="00A07AFD" w:rsidRDefault="00A07AFD" w:rsidP="00A07AFD">
      <w:pPr>
        <w:ind w:left="72"/>
        <w:rPr>
          <w:i/>
          <w:color w:val="000000"/>
          <w:sz w:val="18"/>
          <w:szCs w:val="18"/>
          <w:u w:val="single"/>
        </w:rPr>
      </w:pPr>
      <w:r>
        <w:rPr>
          <w:i/>
          <w:color w:val="000000"/>
          <w:sz w:val="18"/>
          <w:szCs w:val="18"/>
          <w:u w:val="single"/>
        </w:rPr>
        <w:t>Divination</w:t>
      </w:r>
    </w:p>
    <w:p w14:paraId="6875AE89" w14:textId="77777777" w:rsidR="00A07AFD" w:rsidRDefault="00A07AFD" w:rsidP="00A07AFD">
      <w:pPr>
        <w:rPr>
          <w:i/>
          <w:sz w:val="18"/>
          <w:szCs w:val="18"/>
          <w:u w:val="single"/>
        </w:rPr>
      </w:pPr>
      <w:r>
        <w:rPr>
          <w:sz w:val="18"/>
          <w:szCs w:val="18"/>
        </w:rPr>
        <w:t>Foresight</w:t>
      </w:r>
    </w:p>
    <w:p w14:paraId="05B5AE3E" w14:textId="77777777" w:rsidR="00A07AFD" w:rsidRDefault="00A07AFD" w:rsidP="00A07AFD">
      <w:pPr>
        <w:ind w:left="72"/>
        <w:rPr>
          <w:i/>
          <w:color w:val="000000"/>
          <w:sz w:val="18"/>
          <w:szCs w:val="18"/>
          <w:u w:val="single"/>
        </w:rPr>
      </w:pPr>
      <w:r>
        <w:rPr>
          <w:i/>
          <w:color w:val="000000"/>
          <w:sz w:val="18"/>
          <w:szCs w:val="18"/>
          <w:u w:val="single"/>
        </w:rPr>
        <w:t>Enchantment</w:t>
      </w:r>
    </w:p>
    <w:p w14:paraId="25EA264A" w14:textId="77777777" w:rsidR="00A07AFD" w:rsidRDefault="00A07AFD" w:rsidP="00A07AFD">
      <w:pPr>
        <w:rPr>
          <w:sz w:val="18"/>
          <w:szCs w:val="18"/>
        </w:rPr>
      </w:pPr>
      <w:r>
        <w:rPr>
          <w:sz w:val="18"/>
          <w:szCs w:val="18"/>
        </w:rPr>
        <w:t>Power Word Kill</w:t>
      </w:r>
    </w:p>
    <w:p w14:paraId="22CBAD57" w14:textId="77777777" w:rsidR="00A07AFD" w:rsidRDefault="00A07AFD" w:rsidP="00A07AFD">
      <w:pPr>
        <w:rPr>
          <w:sz w:val="18"/>
          <w:szCs w:val="18"/>
        </w:rPr>
      </w:pPr>
      <w:r>
        <w:rPr>
          <w:sz w:val="18"/>
          <w:szCs w:val="18"/>
        </w:rPr>
        <w:t xml:space="preserve">Psychic Scream </w:t>
      </w:r>
      <w:r>
        <w:rPr>
          <w:sz w:val="18"/>
          <w:szCs w:val="18"/>
          <w:vertAlign w:val="superscript"/>
        </w:rPr>
        <w:t>XGtE</w:t>
      </w:r>
    </w:p>
    <w:p w14:paraId="7AC5AEE1" w14:textId="77777777" w:rsidR="00A07AFD" w:rsidRDefault="00A07AFD" w:rsidP="00A07AFD">
      <w:pPr>
        <w:ind w:left="72"/>
        <w:rPr>
          <w:i/>
          <w:color w:val="000000"/>
          <w:sz w:val="18"/>
          <w:szCs w:val="18"/>
          <w:u w:val="single"/>
        </w:rPr>
      </w:pPr>
      <w:r>
        <w:rPr>
          <w:i/>
          <w:color w:val="000000"/>
          <w:sz w:val="18"/>
          <w:szCs w:val="18"/>
          <w:u w:val="single"/>
        </w:rPr>
        <w:t>Evocation</w:t>
      </w:r>
    </w:p>
    <w:p w14:paraId="0CD2EA7F" w14:textId="77777777" w:rsidR="00A07AFD" w:rsidRDefault="00A07AFD" w:rsidP="00A07AFD">
      <w:pPr>
        <w:rPr>
          <w:i/>
          <w:sz w:val="18"/>
          <w:szCs w:val="18"/>
          <w:u w:val="single"/>
        </w:rPr>
      </w:pPr>
      <w:r>
        <w:rPr>
          <w:sz w:val="18"/>
          <w:szCs w:val="18"/>
        </w:rPr>
        <w:t>Meteor Swarm</w:t>
      </w:r>
    </w:p>
    <w:p w14:paraId="127ACE40" w14:textId="77777777" w:rsidR="00A07AFD" w:rsidRDefault="00A07AFD" w:rsidP="00A07AFD">
      <w:pPr>
        <w:ind w:left="72"/>
        <w:rPr>
          <w:i/>
          <w:color w:val="000000"/>
          <w:sz w:val="18"/>
          <w:szCs w:val="18"/>
          <w:u w:val="single"/>
        </w:rPr>
      </w:pPr>
      <w:r>
        <w:rPr>
          <w:i/>
          <w:color w:val="000000"/>
          <w:sz w:val="18"/>
          <w:szCs w:val="18"/>
          <w:u w:val="single"/>
        </w:rPr>
        <w:t>Illusion</w:t>
      </w:r>
    </w:p>
    <w:p w14:paraId="0C472500" w14:textId="77777777" w:rsidR="00A07AFD" w:rsidRDefault="00A07AFD" w:rsidP="00A07AFD">
      <w:pPr>
        <w:rPr>
          <w:i/>
          <w:sz w:val="18"/>
          <w:szCs w:val="18"/>
          <w:u w:val="single"/>
        </w:rPr>
      </w:pPr>
      <w:r>
        <w:rPr>
          <w:sz w:val="18"/>
          <w:szCs w:val="18"/>
        </w:rPr>
        <w:t>Weird</w:t>
      </w:r>
    </w:p>
    <w:p w14:paraId="206329DF" w14:textId="77777777" w:rsidR="00A07AFD" w:rsidRDefault="00A07AFD" w:rsidP="00A07AFD">
      <w:pPr>
        <w:ind w:left="72"/>
        <w:rPr>
          <w:i/>
          <w:color w:val="000000"/>
          <w:sz w:val="18"/>
          <w:szCs w:val="18"/>
          <w:u w:val="single"/>
        </w:rPr>
      </w:pPr>
      <w:r>
        <w:rPr>
          <w:i/>
          <w:color w:val="000000"/>
          <w:sz w:val="18"/>
          <w:szCs w:val="18"/>
          <w:u w:val="single"/>
        </w:rPr>
        <w:t>Necromancy</w:t>
      </w:r>
    </w:p>
    <w:p w14:paraId="174A24AF" w14:textId="77777777" w:rsidR="00A07AFD" w:rsidRDefault="00A07AFD" w:rsidP="00A07AFD">
      <w:pPr>
        <w:rPr>
          <w:i/>
          <w:sz w:val="18"/>
          <w:szCs w:val="18"/>
          <w:u w:val="single"/>
        </w:rPr>
      </w:pPr>
      <w:r>
        <w:rPr>
          <w:sz w:val="18"/>
          <w:szCs w:val="18"/>
        </w:rPr>
        <w:t>Astral Projection</w:t>
      </w:r>
    </w:p>
    <w:p w14:paraId="126E0ACB" w14:textId="77777777" w:rsidR="00A07AFD" w:rsidRDefault="00A07AFD" w:rsidP="00A07AFD">
      <w:pPr>
        <w:ind w:left="72"/>
        <w:rPr>
          <w:i/>
          <w:color w:val="000000"/>
          <w:sz w:val="18"/>
          <w:szCs w:val="18"/>
          <w:u w:val="single"/>
        </w:rPr>
      </w:pPr>
      <w:r>
        <w:rPr>
          <w:i/>
          <w:color w:val="000000"/>
          <w:sz w:val="18"/>
          <w:szCs w:val="18"/>
          <w:u w:val="single"/>
        </w:rPr>
        <w:t>Transmutation</w:t>
      </w:r>
    </w:p>
    <w:p w14:paraId="22A0D096" w14:textId="77777777" w:rsidR="00A07AFD" w:rsidRDefault="00A07AFD" w:rsidP="00A07AFD">
      <w:r>
        <w:rPr>
          <w:sz w:val="18"/>
          <w:szCs w:val="18"/>
        </w:rPr>
        <w:t>Time Stop</w:t>
      </w:r>
    </w:p>
    <w:p w14:paraId="0E6EBEDF" w14:textId="77777777" w:rsidR="00324C75" w:rsidRPr="000D5DB5" w:rsidRDefault="00324C75">
      <w:pPr>
        <w:contextualSpacing/>
        <w:sectPr w:rsidR="00324C75" w:rsidRPr="000D5DB5" w:rsidSect="00134BC3">
          <w:type w:val="continuous"/>
          <w:pgSz w:w="12240" w:h="15840"/>
          <w:pgMar w:top="1440" w:right="1800" w:bottom="1440" w:left="1800" w:header="708" w:footer="708" w:gutter="0"/>
          <w:cols w:num="3" w:space="708"/>
          <w:docGrid w:linePitch="360"/>
        </w:sectPr>
      </w:pPr>
    </w:p>
    <w:p w14:paraId="499D2337" w14:textId="77777777" w:rsidR="00451BEC" w:rsidRDefault="00451BEC">
      <w:pPr>
        <w:spacing w:after="200" w:line="276" w:lineRule="auto"/>
        <w:rPr>
          <w:ins w:id="4959" w:author="Admin" w:date="2021-03-27T13:20:00Z"/>
          <w:rFonts w:eastAsia="Times New Roman" w:cstheme="minorHAnsi"/>
          <w:sz w:val="24"/>
          <w:szCs w:val="24"/>
        </w:rPr>
      </w:pPr>
      <w:ins w:id="4960" w:author="Admin" w:date="2021-03-27T13:20:00Z">
        <w:r>
          <w:rPr>
            <w:rFonts w:eastAsia="Times New Roman" w:cstheme="minorHAnsi"/>
            <w:sz w:val="24"/>
            <w:szCs w:val="24"/>
          </w:rPr>
          <w:lastRenderedPageBreak/>
          <w:br w:type="page"/>
        </w:r>
      </w:ins>
    </w:p>
    <w:p w14:paraId="2C5CC348" w14:textId="77777777" w:rsidR="00AB25EF" w:rsidRPr="000D5DB5" w:rsidDel="00451BEC" w:rsidRDefault="00AB25EF">
      <w:pPr>
        <w:contextualSpacing/>
        <w:rPr>
          <w:del w:id="4961" w:author="Admin" w:date="2021-03-27T13:20:00Z"/>
          <w:rFonts w:eastAsia="Times New Roman" w:cstheme="minorHAnsi"/>
          <w:sz w:val="24"/>
          <w:szCs w:val="24"/>
        </w:rPr>
      </w:pPr>
    </w:p>
    <w:p w14:paraId="7DBC73E0" w14:textId="77777777" w:rsidR="00AB25EF" w:rsidRPr="000D5DB5" w:rsidRDefault="00AB25EF">
      <w:pPr>
        <w:pStyle w:val="Heading2"/>
        <w:contextualSpacing/>
        <w:rPr>
          <w:sz w:val="24"/>
          <w:szCs w:val="24"/>
        </w:rPr>
      </w:pPr>
      <w:bookmarkStart w:id="4962" w:name="_Toc509138797"/>
      <w:bookmarkStart w:id="4963" w:name="_Toc54196507"/>
      <w:r w:rsidRPr="000D5DB5">
        <w:t xml:space="preserve">Spell </w:t>
      </w:r>
      <w:bookmarkEnd w:id="4962"/>
      <w:r w:rsidR="001B49D0">
        <w:t>Descriptions</w:t>
      </w:r>
      <w:bookmarkEnd w:id="4963"/>
    </w:p>
    <w:p w14:paraId="41B64698" w14:textId="77777777" w:rsidR="00181A72" w:rsidRPr="000D5DB5" w:rsidRDefault="00181A72">
      <w:pPr>
        <w:contextualSpacing/>
        <w:rPr>
          <w:rFonts w:eastAsia="Times New Roman" w:cstheme="minorHAnsi"/>
          <w:i/>
          <w:iCs/>
          <w:color w:val="000000"/>
        </w:rPr>
        <w:sectPr w:rsidR="00181A72" w:rsidRPr="000D5DB5" w:rsidSect="007644ED">
          <w:type w:val="continuous"/>
          <w:pgSz w:w="12240" w:h="15840"/>
          <w:pgMar w:top="1440" w:right="1800" w:bottom="1440" w:left="1800" w:header="708" w:footer="708" w:gutter="0"/>
          <w:cols w:space="708"/>
          <w:docGrid w:linePitch="360"/>
        </w:sectPr>
      </w:pPr>
    </w:p>
    <w:p w14:paraId="08BF168E" w14:textId="77777777" w:rsidR="00256A2D" w:rsidRPr="00C81ED8" w:rsidRDefault="00256A2D" w:rsidP="00256A2D">
      <w:r w:rsidRPr="00C81ED8">
        <w:rPr>
          <w:b/>
          <w:bCs/>
        </w:rPr>
        <w:lastRenderedPageBreak/>
        <w:t>Abandonment Aura [level 1]</w:t>
      </w:r>
    </w:p>
    <w:p w14:paraId="25D0F731" w14:textId="77777777" w:rsidR="00256A2D" w:rsidRPr="00C81ED8" w:rsidRDefault="00256A2D" w:rsidP="00256A2D">
      <w:r w:rsidRPr="00C81ED8">
        <w:t>Abjuration [aura]</w:t>
      </w:r>
    </w:p>
    <w:p w14:paraId="5CA7CFB7" w14:textId="77777777" w:rsidR="00256A2D" w:rsidRPr="00C81ED8" w:rsidRDefault="00256A2D" w:rsidP="00256A2D">
      <w:r w:rsidRPr="00C81ED8">
        <w:rPr>
          <w:b/>
          <w:bCs/>
        </w:rPr>
        <w:t>Casting Time</w:t>
      </w:r>
      <w:bookmarkStart w:id="4964" w:name="_Hlk13647599"/>
      <w:r w:rsidR="009922D9">
        <w:rPr>
          <w:b/>
          <w:bCs/>
        </w:rPr>
        <w:t>:</w:t>
      </w:r>
      <w:bookmarkEnd w:id="4964"/>
      <w:r w:rsidRPr="00C81ED8">
        <w:t xml:space="preserve"> 1 bonus action</w:t>
      </w:r>
    </w:p>
    <w:p w14:paraId="2CD8932C" w14:textId="77777777" w:rsidR="00256A2D" w:rsidRPr="00C81ED8" w:rsidRDefault="00256A2D" w:rsidP="00256A2D">
      <w:r w:rsidRPr="00C81ED8">
        <w:rPr>
          <w:b/>
          <w:bCs/>
        </w:rPr>
        <w:t>Range</w:t>
      </w:r>
      <w:r w:rsidR="009922D9">
        <w:rPr>
          <w:b/>
          <w:bCs/>
        </w:rPr>
        <w:t>:</w:t>
      </w:r>
      <w:r w:rsidRPr="00C81ED8">
        <w:t xml:space="preserve"> Self (15-foot radius)</w:t>
      </w:r>
    </w:p>
    <w:p w14:paraId="0B92C3D9" w14:textId="77777777" w:rsidR="00256A2D" w:rsidRPr="00C81ED8" w:rsidRDefault="00256A2D" w:rsidP="00256A2D">
      <w:r w:rsidRPr="00C81ED8">
        <w:rPr>
          <w:b/>
          <w:bCs/>
        </w:rPr>
        <w:t>Components</w:t>
      </w:r>
      <w:r w:rsidR="009922D9">
        <w:rPr>
          <w:b/>
          <w:bCs/>
        </w:rPr>
        <w:t>:</w:t>
      </w:r>
      <w:r w:rsidRPr="00C81ED8">
        <w:t xml:space="preserve"> V</w:t>
      </w:r>
    </w:p>
    <w:p w14:paraId="18700C8A" w14:textId="19EF0445" w:rsidR="00256A2D" w:rsidRPr="00C81ED8" w:rsidRDefault="00256A2D">
      <w:r w:rsidRPr="00C81ED8">
        <w:rPr>
          <w:b/>
          <w:bCs/>
        </w:rPr>
        <w:t>Duration</w:t>
      </w:r>
      <w:r w:rsidR="009922D9">
        <w:rPr>
          <w:b/>
          <w:bCs/>
        </w:rPr>
        <w:t>:</w:t>
      </w:r>
      <w:r w:rsidRPr="00C81ED8">
        <w:t xml:space="preserve"> </w:t>
      </w:r>
      <w:del w:id="4965" w:author="Admin" w:date="2021-11-17T19:51:00Z">
        <w:r w:rsidRPr="00C81ED8" w:rsidDel="0087615D">
          <w:delText xml:space="preserve">Concentration (partial), up to </w:delText>
        </w:r>
      </w:del>
      <w:r w:rsidRPr="00C81ED8">
        <w:t>1 hour</w:t>
      </w:r>
    </w:p>
    <w:p w14:paraId="75526CD8" w14:textId="406AA865" w:rsidR="0087615D" w:rsidRDefault="00256A2D">
      <w:pPr>
        <w:rPr>
          <w:ins w:id="4966" w:author="Admin" w:date="2021-11-17T19:52:00Z"/>
        </w:rPr>
      </w:pPr>
      <w:r w:rsidRPr="00C81ED8">
        <w:t>Destructive energy radiates from you in an aura with a 15-foot radius</w:t>
      </w:r>
      <w:ins w:id="4967" w:author="Admin" w:date="2021-11-17T19:51:00Z">
        <w:r w:rsidR="0087615D">
          <w:t xml:space="preserve"> centered on you</w:t>
        </w:r>
      </w:ins>
      <w:r w:rsidRPr="00C81ED8">
        <w:t xml:space="preserve">. </w:t>
      </w:r>
      <w:del w:id="4968" w:author="Admin" w:date="2021-11-17T19:51:00Z">
        <w:r w:rsidRPr="00C81ED8" w:rsidDel="0087615D">
          <w:delText xml:space="preserve">Until the spell ends, the aura moves with you, centered on you. </w:delText>
        </w:r>
      </w:del>
      <w:r w:rsidRPr="00C81ED8">
        <w:t xml:space="preserve">Each </w:t>
      </w:r>
      <w:ins w:id="4969" w:author="Admin" w:date="2021-11-17T19:51:00Z">
        <w:r w:rsidR="0087615D">
          <w:t xml:space="preserve">hostile </w:t>
        </w:r>
      </w:ins>
      <w:r w:rsidRPr="00C81ED8">
        <w:t xml:space="preserve">creature </w:t>
      </w:r>
      <w:del w:id="4970" w:author="Admin" w:date="2021-11-17T19:51:00Z">
        <w:r w:rsidRPr="00C81ED8" w:rsidDel="0087615D">
          <w:delText xml:space="preserve">hostile </w:delText>
        </w:r>
        <w:r w:rsidDel="0087615D">
          <w:delText xml:space="preserve">to you </w:delText>
        </w:r>
      </w:del>
      <w:r>
        <w:t xml:space="preserve">that is in the </w:t>
      </w:r>
      <w:del w:id="4971" w:author="Admin" w:date="2021-11-17T19:51:00Z">
        <w:r w:rsidDel="0087615D">
          <w:delText xml:space="preserve">aura </w:delText>
        </w:r>
      </w:del>
      <w:ins w:id="4972" w:author="Admin" w:date="2021-11-17T19:51:00Z">
        <w:r w:rsidR="0087615D">
          <w:t xml:space="preserve">spell’s area </w:t>
        </w:r>
      </w:ins>
      <w:del w:id="4973" w:author="Admin" w:date="2021-11-17T19:52:00Z">
        <w:r w:rsidRPr="00C81ED8" w:rsidDel="0087615D">
          <w:delText>take</w:delText>
        </w:r>
        <w:r w:rsidDel="0087615D">
          <w:delText>s</w:delText>
        </w:r>
        <w:r w:rsidRPr="00C81ED8" w:rsidDel="0087615D">
          <w:delText xml:space="preserve"> </w:delText>
        </w:r>
      </w:del>
      <w:ins w:id="4974" w:author="Admin" w:date="2021-11-17T19:52:00Z">
        <w:r w:rsidR="0087615D">
          <w:t xml:space="preserve">who who loses at least 1 hit point from a weapon attack made by you or one of your allies suffers 2 additional points of damage. </w:t>
        </w:r>
      </w:ins>
    </w:p>
    <w:p w14:paraId="1D9DC029" w14:textId="21F05AF2" w:rsidR="00256A2D" w:rsidRPr="00C81ED8" w:rsidRDefault="00256A2D">
      <w:del w:id="4975" w:author="Admin" w:date="2021-03-23T16:47:00Z">
        <w:r w:rsidRPr="00C81ED8" w:rsidDel="0025298E">
          <w:delText xml:space="preserve">1 </w:delText>
        </w:r>
      </w:del>
      <w:del w:id="4976" w:author="Admin" w:date="2021-11-17T19:52:00Z">
        <w:r w:rsidRPr="00C81ED8" w:rsidDel="0087615D">
          <w:delText xml:space="preserve">extra point of damage from </w:delText>
        </w:r>
        <w:r w:rsidDel="0087615D">
          <w:delText xml:space="preserve">all </w:delText>
        </w:r>
        <w:r w:rsidRPr="00C81ED8" w:rsidDel="0087615D">
          <w:delText xml:space="preserve">weapon attacks. </w:delText>
        </w:r>
      </w:del>
      <w:r w:rsidRPr="00C81ED8">
        <w:t xml:space="preserve">A creature </w:t>
      </w:r>
      <w:ins w:id="4977" w:author="Admin" w:date="2021-11-17T19:52:00Z">
        <w:r w:rsidR="0087615D">
          <w:t xml:space="preserve">in the aura </w:t>
        </w:r>
      </w:ins>
      <w:r w:rsidRPr="00C81ED8">
        <w:t xml:space="preserve">can </w:t>
      </w:r>
      <w:r>
        <w:t xml:space="preserve">negate </w:t>
      </w:r>
      <w:r w:rsidRPr="00C81ED8">
        <w:t xml:space="preserve">this effect if they succeed on a Spirit saving throw </w:t>
      </w:r>
      <w:r>
        <w:t>once within the aura’s area</w:t>
      </w:r>
      <w:r w:rsidRPr="00C81ED8">
        <w:t xml:space="preserve">. </w:t>
      </w:r>
    </w:p>
    <w:p w14:paraId="47E196F2" w14:textId="77777777" w:rsidR="00256A2D" w:rsidRPr="00C81ED8" w:rsidRDefault="00256A2D" w:rsidP="00256A2D">
      <w:r w:rsidRPr="00C81ED8">
        <w:t xml:space="preserve">This spell is suppressed by the </w:t>
      </w:r>
      <w:r w:rsidR="0021291A" w:rsidRPr="0021291A">
        <w:rPr>
          <w:i/>
          <w:iCs/>
        </w:rPr>
        <w:t>p</w:t>
      </w:r>
      <w:r w:rsidRPr="0021291A">
        <w:rPr>
          <w:i/>
          <w:iCs/>
        </w:rPr>
        <w:t xml:space="preserve">rotection from </w:t>
      </w:r>
      <w:r w:rsidR="0021291A" w:rsidRPr="0021291A">
        <w:rPr>
          <w:i/>
          <w:iCs/>
        </w:rPr>
        <w:t>g</w:t>
      </w:r>
      <w:r w:rsidRPr="0021291A">
        <w:rPr>
          <w:i/>
          <w:iCs/>
        </w:rPr>
        <w:t xml:space="preserve">ood and </w:t>
      </w:r>
      <w:r w:rsidR="0021291A" w:rsidRPr="0021291A">
        <w:rPr>
          <w:i/>
          <w:iCs/>
        </w:rPr>
        <w:t>e</w:t>
      </w:r>
      <w:r w:rsidRPr="0021291A">
        <w:rPr>
          <w:i/>
          <w:iCs/>
        </w:rPr>
        <w:t>vil</w:t>
      </w:r>
      <w:r w:rsidRPr="00C81ED8">
        <w:t xml:space="preserve"> (and similar abjurations). </w:t>
      </w:r>
      <w:r w:rsidR="00D82E44">
        <w:t xml:space="preserve">This is an aura bonus. </w:t>
      </w:r>
    </w:p>
    <w:p w14:paraId="3468A8A4" w14:textId="77777777" w:rsidR="00256A2D" w:rsidRPr="00C81ED8" w:rsidRDefault="00256A2D">
      <w:r w:rsidRPr="00C81ED8">
        <w:rPr>
          <w:b/>
          <w:bCs/>
        </w:rPr>
        <w:t xml:space="preserve">Heightened. </w:t>
      </w:r>
      <w:r w:rsidRPr="00C81ED8">
        <w:t xml:space="preserve">For each spell level above 1st, </w:t>
      </w:r>
      <w:r>
        <w:t xml:space="preserve">the extra </w:t>
      </w:r>
      <w:r w:rsidRPr="00C81ED8">
        <w:t xml:space="preserve">damage </w:t>
      </w:r>
      <w:r>
        <w:t xml:space="preserve">increases by 1 point </w:t>
      </w:r>
      <w:r w:rsidRPr="00C81ED8">
        <w:t xml:space="preserve">(up to </w:t>
      </w:r>
      <w:del w:id="4978" w:author="Admin" w:date="2021-03-31T20:42:00Z">
        <w:r w:rsidRPr="00C81ED8" w:rsidDel="006C586F">
          <w:delText xml:space="preserve">5 </w:delText>
        </w:r>
      </w:del>
      <w:ins w:id="4979" w:author="Admin" w:date="2021-03-31T20:42:00Z">
        <w:r w:rsidR="006C586F">
          <w:t>6</w:t>
        </w:r>
        <w:r w:rsidR="006C586F" w:rsidRPr="00C81ED8">
          <w:t xml:space="preserve"> </w:t>
        </w:r>
      </w:ins>
      <w:r w:rsidRPr="00C81ED8">
        <w:t xml:space="preserve">extra points of damage at spell level 5). </w:t>
      </w:r>
    </w:p>
    <w:p w14:paraId="2E1A768B" w14:textId="77777777" w:rsidR="00F82156" w:rsidRDefault="00256A2D" w:rsidP="00F82156">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d</w:t>
      </w:r>
      <w:r w:rsidRPr="0021291A">
        <w:rPr>
          <w:i/>
          <w:iCs/>
        </w:rPr>
        <w:t xml:space="preserve">evotion </w:t>
      </w:r>
      <w:r w:rsidR="0021291A" w:rsidRPr="0021291A">
        <w:rPr>
          <w:i/>
          <w:iCs/>
        </w:rPr>
        <w:t>a</w:t>
      </w:r>
      <w:r w:rsidRPr="0021291A">
        <w:rPr>
          <w:i/>
          <w:iCs/>
        </w:rPr>
        <w:t>ura</w:t>
      </w:r>
      <w:r w:rsidRPr="00C81ED8">
        <w:t xml:space="preserve"> spell. </w:t>
      </w:r>
    </w:p>
    <w:p w14:paraId="4842799A" w14:textId="77777777" w:rsidR="00F82156" w:rsidRDefault="00F82156" w:rsidP="00F82156"/>
    <w:p w14:paraId="393FF13F" w14:textId="77777777" w:rsidR="00F82156" w:rsidRPr="00F82156" w:rsidRDefault="00F82156" w:rsidP="00F82156">
      <w:pPr>
        <w:contextualSpacing/>
        <w:rPr>
          <w:rFonts w:eastAsia="Times New Roman" w:cstheme="minorHAnsi"/>
          <w:b/>
          <w:bCs/>
          <w:color w:val="000000"/>
        </w:rPr>
      </w:pPr>
      <w:r w:rsidRPr="00F82156">
        <w:rPr>
          <w:rFonts w:eastAsia="Times New Roman" w:cstheme="minorHAnsi"/>
          <w:b/>
          <w:bCs/>
          <w:color w:val="000000"/>
        </w:rPr>
        <w:t xml:space="preserve">Aligned Weapon </w:t>
      </w:r>
      <w:r>
        <w:rPr>
          <w:rFonts w:eastAsia="Times New Roman" w:cstheme="minorHAnsi"/>
          <w:b/>
          <w:bCs/>
          <w:color w:val="000000"/>
        </w:rPr>
        <w:t>[level 5]</w:t>
      </w:r>
    </w:p>
    <w:p w14:paraId="6516D1BB" w14:textId="77777777" w:rsidR="00256A2D" w:rsidRDefault="00F82156" w:rsidP="00256A2D">
      <w:r>
        <w:t>Evocation</w:t>
      </w:r>
    </w:p>
    <w:p w14:paraId="3778D697" w14:textId="77777777" w:rsidR="00F82156" w:rsidRPr="00F82156" w:rsidRDefault="00F82156" w:rsidP="00F82156">
      <w:r>
        <w:rPr>
          <w:b/>
          <w:bCs/>
        </w:rPr>
        <w:t>Casting Time</w:t>
      </w:r>
      <w:r w:rsidR="009922D9">
        <w:rPr>
          <w:b/>
          <w:bCs/>
        </w:rPr>
        <w:t>:</w:t>
      </w:r>
      <w:r>
        <w:rPr>
          <w:b/>
          <w:bCs/>
        </w:rPr>
        <w:t xml:space="preserve"> </w:t>
      </w:r>
      <w:r>
        <w:t xml:space="preserve">1 bonus action </w:t>
      </w:r>
    </w:p>
    <w:p w14:paraId="31CD28A9" w14:textId="77777777" w:rsidR="00F82156" w:rsidRDefault="00F82156" w:rsidP="00256A2D">
      <w:r>
        <w:rPr>
          <w:b/>
          <w:bCs/>
        </w:rPr>
        <w:t>Range</w:t>
      </w:r>
      <w:r w:rsidR="009922D9">
        <w:rPr>
          <w:b/>
          <w:bCs/>
        </w:rPr>
        <w:t>:</w:t>
      </w:r>
      <w:r>
        <w:rPr>
          <w:b/>
          <w:bCs/>
        </w:rPr>
        <w:t xml:space="preserve"> </w:t>
      </w:r>
      <w:r>
        <w:t>Touch</w:t>
      </w:r>
    </w:p>
    <w:p w14:paraId="269DB203" w14:textId="77777777" w:rsidR="00F82156" w:rsidRDefault="00F82156" w:rsidP="00256A2D">
      <w:r>
        <w:rPr>
          <w:b/>
          <w:bCs/>
        </w:rPr>
        <w:t>Components</w:t>
      </w:r>
      <w:r w:rsidR="009922D9">
        <w:rPr>
          <w:b/>
          <w:bCs/>
        </w:rPr>
        <w:t>:</w:t>
      </w:r>
      <w:r>
        <w:rPr>
          <w:b/>
          <w:bCs/>
        </w:rPr>
        <w:t xml:space="preserve"> </w:t>
      </w:r>
      <w:r>
        <w:t>V, S</w:t>
      </w:r>
    </w:p>
    <w:p w14:paraId="0AC2F609" w14:textId="77777777" w:rsidR="00F82156" w:rsidRDefault="00F82156" w:rsidP="00256A2D">
      <w:r>
        <w:rPr>
          <w:b/>
          <w:bCs/>
        </w:rPr>
        <w:t>Duration</w:t>
      </w:r>
      <w:r w:rsidR="009922D9">
        <w:rPr>
          <w:b/>
          <w:bCs/>
        </w:rPr>
        <w:t>:</w:t>
      </w:r>
      <w:r>
        <w:rPr>
          <w:b/>
          <w:bCs/>
        </w:rPr>
        <w:t xml:space="preserve"> </w:t>
      </w:r>
      <w:r>
        <w:t>Concentration, up to 1 hour</w:t>
      </w:r>
    </w:p>
    <w:p w14:paraId="74655BAF" w14:textId="77777777" w:rsidR="00F82156" w:rsidRDefault="00F82156" w:rsidP="00256C5A">
      <w:r>
        <w:t>You imbue a weapon you touch with power aligned to the Holy Light or the Forgotten Shadow. Until the spell ends, the weapon emits bright light in a 30</w:t>
      </w:r>
      <w:r w:rsidR="00256C5A">
        <w:t>-foot-</w:t>
      </w:r>
      <w:r>
        <w:t>radius and dim light for an additional 30 feet</w:t>
      </w:r>
      <w:r w:rsidR="00256C5A">
        <w:t xml:space="preserve">, colored </w:t>
      </w:r>
      <w:r>
        <w:t xml:space="preserve">golden white (if Holy Light) or pale violet (if Forgotten Shadow). In addition, weapon attacks made with it deal an extra 2d8 </w:t>
      </w:r>
      <w:r w:rsidR="00256C5A">
        <w:t xml:space="preserve">extra </w:t>
      </w:r>
      <w:r>
        <w:t>damage on a hit</w:t>
      </w:r>
      <w:r w:rsidR="00256C5A">
        <w:t xml:space="preserve"> (holy damage if Holy Light, or shadow damage if Forgotten Shadow)</w:t>
      </w:r>
      <w:r>
        <w:t>. If the weapon isn’t already a magic weapon, it becomes one for the duration.</w:t>
      </w:r>
    </w:p>
    <w:p w14:paraId="6F7B2D0D" w14:textId="77777777" w:rsidR="00F82156" w:rsidRDefault="00F82156" w:rsidP="00256C5A">
      <w:r>
        <w:lastRenderedPageBreak/>
        <w:t xml:space="preserve">As a bonus action on your turn, you can dismiss this spell and cause the weapon to emit a </w:t>
      </w:r>
      <w:r w:rsidR="00256C5A">
        <w:t>lasting blast</w:t>
      </w:r>
      <w:r>
        <w:t>. Each creature of your choice that you can see within 30 feet of</w:t>
      </w:r>
      <w:r w:rsidR="00256C5A">
        <w:t xml:space="preserve"> </w:t>
      </w:r>
      <w:r>
        <w:t xml:space="preserve">you must make a </w:t>
      </w:r>
      <w:r w:rsidR="00256C5A">
        <w:t xml:space="preserve">Stamina </w:t>
      </w:r>
      <w:r>
        <w:t>saving throw. On a failed save, a creature takes 4d8 damage</w:t>
      </w:r>
      <w:r w:rsidR="00256C5A">
        <w:t xml:space="preserve"> (holy or shadow)</w:t>
      </w:r>
      <w:r>
        <w:t xml:space="preserve">, and it is blinded for 1 minute. On a successful save, a creature takes half as much damage and isn’t blinded. At the end of each </w:t>
      </w:r>
      <w:r w:rsidR="00256C5A">
        <w:t xml:space="preserve">of its </w:t>
      </w:r>
      <w:r>
        <w:t xml:space="preserve">turns, a blinded creature can make a </w:t>
      </w:r>
      <w:r w:rsidR="00256C5A">
        <w:t xml:space="preserve">Stamina </w:t>
      </w:r>
      <w:r>
        <w:t>saving throw, ending the effect on itself on a success.</w:t>
      </w:r>
    </w:p>
    <w:p w14:paraId="637C3BE3" w14:textId="77777777" w:rsidR="00256C5A" w:rsidRPr="00256C5A" w:rsidRDefault="00256C5A" w:rsidP="00256C5A">
      <w:r>
        <w:rPr>
          <w:i/>
          <w:iCs/>
        </w:rPr>
        <w:t xml:space="preserve">Special. </w:t>
      </w:r>
      <w:r>
        <w:t>If aligned to the Forgotten Shadow, the weapon may, at your will, shed no light instead. In that case, releasing the spell deals extra 1d8 shadow damage.</w:t>
      </w:r>
    </w:p>
    <w:p w14:paraId="30127085" w14:textId="77777777" w:rsidR="00F82156" w:rsidRPr="00C81ED8" w:rsidRDefault="00F82156" w:rsidP="00256A2D"/>
    <w:p w14:paraId="4E737E39" w14:textId="77777777" w:rsidR="00AB25EF" w:rsidRPr="00F00B80" w:rsidRDefault="00AB25EF">
      <w:pPr>
        <w:contextualSpacing/>
        <w:rPr>
          <w:rFonts w:eastAsia="Times New Roman" w:cstheme="minorHAnsi"/>
        </w:rPr>
      </w:pPr>
      <w:r w:rsidRPr="004A6694">
        <w:rPr>
          <w:rFonts w:eastAsia="Times New Roman" w:cstheme="minorHAnsi"/>
          <w:b/>
          <w:bCs/>
          <w:color w:val="000000"/>
        </w:rPr>
        <w:t>Amplify Magic [</w:t>
      </w:r>
      <w:r w:rsidR="00185ACB" w:rsidRPr="004A6694">
        <w:rPr>
          <w:rFonts w:eastAsia="Times New Roman" w:cstheme="minorHAnsi"/>
          <w:b/>
          <w:bCs/>
          <w:color w:val="000000"/>
        </w:rPr>
        <w:t xml:space="preserve">level </w:t>
      </w:r>
      <w:r w:rsidRPr="004A6694">
        <w:rPr>
          <w:rFonts w:eastAsia="Times New Roman" w:cstheme="minorHAnsi"/>
          <w:b/>
          <w:bCs/>
          <w:color w:val="000000"/>
        </w:rPr>
        <w:t>5]</w:t>
      </w:r>
    </w:p>
    <w:p w14:paraId="3FBE3DBA" w14:textId="77777777" w:rsidR="00AB25EF" w:rsidRPr="00F00B80" w:rsidRDefault="00AB25EF">
      <w:pPr>
        <w:contextualSpacing/>
        <w:rPr>
          <w:rFonts w:eastAsia="Times New Roman" w:cstheme="minorHAnsi"/>
        </w:rPr>
      </w:pPr>
      <w:r w:rsidRPr="004A6694">
        <w:rPr>
          <w:rFonts w:eastAsia="Times New Roman" w:cstheme="minorHAnsi"/>
          <w:color w:val="000000"/>
        </w:rPr>
        <w:t>Abjuration</w:t>
      </w:r>
    </w:p>
    <w:p w14:paraId="0052ED6E" w14:textId="77777777" w:rsidR="00E304CA" w:rsidRPr="00F00B80" w:rsidRDefault="00E304CA">
      <w:pPr>
        <w:contextualSpacing/>
        <w:rPr>
          <w:rFonts w:eastAsia="Times New Roman" w:cstheme="minorHAnsi"/>
        </w:rPr>
      </w:pPr>
      <w:r w:rsidRPr="004A6694">
        <w:rPr>
          <w:rFonts w:eastAsia="Times New Roman" w:cstheme="minorHAnsi"/>
          <w:b/>
          <w:bCs/>
          <w:color w:val="000000"/>
        </w:rPr>
        <w:t>Casting Time</w:t>
      </w:r>
      <w:r w:rsidR="009922D9">
        <w:rPr>
          <w:b/>
          <w:bCs/>
        </w:rPr>
        <w:t>:</w:t>
      </w:r>
      <w:r w:rsidRPr="004A6694">
        <w:rPr>
          <w:rFonts w:eastAsia="Times New Roman" w:cstheme="minorHAnsi"/>
          <w:color w:val="000000"/>
        </w:rPr>
        <w:t xml:space="preserve"> 1 action</w:t>
      </w:r>
    </w:p>
    <w:p w14:paraId="086B34CF" w14:textId="77777777" w:rsidR="002C4B7B" w:rsidRPr="00F00B80" w:rsidRDefault="002C4B7B">
      <w:pPr>
        <w:contextualSpacing/>
        <w:rPr>
          <w:rFonts w:eastAsia="Times New Roman" w:cstheme="minorHAnsi"/>
        </w:rPr>
      </w:pPr>
      <w:r w:rsidRPr="004A6694">
        <w:rPr>
          <w:rFonts w:eastAsia="Times New Roman" w:cstheme="minorHAnsi"/>
          <w:b/>
          <w:bCs/>
          <w:color w:val="000000"/>
        </w:rPr>
        <w:t>Range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60 feet (15-foot radius sphere)</w:t>
      </w:r>
    </w:p>
    <w:p w14:paraId="13D5A43F" w14:textId="77777777" w:rsidR="001B49D0"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060ACBD7" w14:textId="77777777" w:rsidR="00AB25EF" w:rsidRPr="00F00B80" w:rsidRDefault="00AB25EF">
      <w:pPr>
        <w:contextualSpacing/>
        <w:rPr>
          <w:rFonts w:eastAsia="Times New Roman" w:cstheme="minorHAnsi"/>
        </w:rPr>
      </w:pPr>
      <w:r w:rsidRPr="004A6694">
        <w:rPr>
          <w:rFonts w:eastAsia="Times New Roman" w:cstheme="minorHAnsi"/>
          <w:b/>
          <w:bCs/>
          <w:color w:val="000000"/>
        </w:rPr>
        <w:t>Duration</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Concentration, up to 1 minute.</w:t>
      </w:r>
    </w:p>
    <w:p w14:paraId="673A9BDB" w14:textId="77777777" w:rsidR="00AB25EF" w:rsidRPr="00F00B80" w:rsidRDefault="00AB25EF">
      <w:pPr>
        <w:contextualSpacing/>
        <w:rPr>
          <w:rFonts w:eastAsia="Times New Roman" w:cstheme="minorHAnsi"/>
        </w:rPr>
      </w:pPr>
      <w:r w:rsidRPr="004A6694">
        <w:rPr>
          <w:rFonts w:eastAsia="Times New Roman" w:cstheme="minorHAnsi"/>
          <w:color w:val="000000"/>
        </w:rPr>
        <w:t>You amplify magical effects in the area of effect. All spells cast from or into the area of effect are heightened one spell level. If the spell cannot be heightened (or if heightening has no effect), it heals 25% more, damages 25% more, or remains for 25% longer.</w:t>
      </w:r>
    </w:p>
    <w:p w14:paraId="4E7A1136" w14:textId="77777777" w:rsidR="00AB25EF" w:rsidRPr="004A6694" w:rsidRDefault="00AB25EF">
      <w:pPr>
        <w:contextualSpacing/>
        <w:rPr>
          <w:rFonts w:eastAsia="Times New Roman" w:cstheme="minorHAnsi"/>
          <w:color w:val="000000"/>
        </w:rPr>
      </w:pPr>
      <w:r w:rsidRPr="004A6694">
        <w:rPr>
          <w:rFonts w:eastAsia="Times New Roman" w:cstheme="minorHAnsi"/>
          <w:i/>
          <w:iCs/>
          <w:color w:val="000000"/>
        </w:rPr>
        <w:t>Dampen Magic</w:t>
      </w:r>
      <w:r w:rsidRPr="004A6694">
        <w:rPr>
          <w:rFonts w:eastAsia="Times New Roman" w:cstheme="minorHAnsi"/>
          <w:b/>
          <w:bCs/>
          <w:color w:val="000000"/>
        </w:rPr>
        <w:t xml:space="preserve"> </w:t>
      </w:r>
      <w:r w:rsidRPr="004A6694">
        <w:rPr>
          <w:rFonts w:eastAsia="Times New Roman" w:cstheme="minorHAnsi"/>
          <w:color w:val="000000"/>
        </w:rPr>
        <w:t>This spell may be reversely cast. If so, the spells cast into or from the area of effect are counted one level lower (if eligible)</w:t>
      </w:r>
      <w:r w:rsidR="00AF74AE">
        <w:rPr>
          <w:rFonts w:eastAsia="Times New Roman" w:cstheme="minorHAnsi"/>
          <w:color w:val="000000"/>
        </w:rPr>
        <w:t xml:space="preserve"> and are reversely affected (heals 25% less, deals 25% less damage, or remains for 25% less time)</w:t>
      </w:r>
      <w:r w:rsidRPr="004A6694">
        <w:rPr>
          <w:rFonts w:eastAsia="Times New Roman" w:cstheme="minorHAnsi"/>
          <w:color w:val="000000"/>
        </w:rPr>
        <w:t>.</w:t>
      </w:r>
    </w:p>
    <w:p w14:paraId="3BF3354F" w14:textId="77777777" w:rsidR="007644ED" w:rsidRPr="00F00B80" w:rsidRDefault="007644ED">
      <w:pPr>
        <w:contextualSpacing/>
        <w:rPr>
          <w:rFonts w:eastAsia="Times New Roman" w:cstheme="minorHAnsi"/>
          <w:color w:val="000000"/>
        </w:rPr>
      </w:pPr>
    </w:p>
    <w:p w14:paraId="7C50F8BA" w14:textId="77777777" w:rsidR="00AB25EF" w:rsidRPr="00F00B80" w:rsidRDefault="00AB25EF">
      <w:pPr>
        <w:contextualSpacing/>
        <w:rPr>
          <w:rFonts w:eastAsia="Times New Roman" w:cstheme="minorHAnsi"/>
        </w:rPr>
      </w:pPr>
      <w:r w:rsidRPr="004A6694">
        <w:rPr>
          <w:rFonts w:eastAsia="Times New Roman" w:cstheme="minorHAnsi"/>
          <w:b/>
          <w:bCs/>
          <w:color w:val="000000"/>
        </w:rPr>
        <w:t>Ancestral Guardians [</w:t>
      </w:r>
      <w:r w:rsidR="00185ACB" w:rsidRPr="004A6694">
        <w:rPr>
          <w:rFonts w:eastAsia="Times New Roman" w:cstheme="minorHAnsi"/>
          <w:b/>
          <w:bCs/>
          <w:color w:val="000000"/>
        </w:rPr>
        <w:t xml:space="preserve">level </w:t>
      </w:r>
      <w:r w:rsidRPr="004A6694">
        <w:rPr>
          <w:rFonts w:eastAsia="Times New Roman" w:cstheme="minorHAnsi"/>
          <w:b/>
          <w:bCs/>
          <w:color w:val="000000"/>
        </w:rPr>
        <w:t>2]</w:t>
      </w:r>
    </w:p>
    <w:p w14:paraId="49630064" w14:textId="77777777" w:rsidR="00AB25EF" w:rsidRPr="00F00B80" w:rsidRDefault="00AB25EF">
      <w:pPr>
        <w:contextualSpacing/>
        <w:rPr>
          <w:rFonts w:eastAsia="Times New Roman" w:cstheme="minorHAnsi"/>
        </w:rPr>
      </w:pPr>
      <w:r w:rsidRPr="004A6694">
        <w:rPr>
          <w:rFonts w:eastAsia="Times New Roman" w:cstheme="minorHAnsi"/>
          <w:color w:val="000000"/>
        </w:rPr>
        <w:t xml:space="preserve">Abjuration </w:t>
      </w:r>
      <w:r w:rsidR="00CD07D6">
        <w:rPr>
          <w:rFonts w:eastAsia="Times New Roman" w:cstheme="minorHAnsi"/>
          <w:color w:val="000000"/>
        </w:rPr>
        <w:t>[sigil]</w:t>
      </w:r>
      <w:r w:rsidR="00D40054" w:rsidRPr="004A6694">
        <w:rPr>
          <w:rFonts w:eastAsia="Times New Roman" w:cstheme="minorHAnsi"/>
          <w:color w:val="000000"/>
        </w:rPr>
        <w:t xml:space="preserve"> </w:t>
      </w:r>
      <w:r w:rsidR="00CD07D6">
        <w:rPr>
          <w:rFonts w:eastAsia="Times New Roman" w:cstheme="minorHAnsi"/>
          <w:color w:val="000000"/>
        </w:rPr>
        <w:t>[healing]</w:t>
      </w:r>
    </w:p>
    <w:p w14:paraId="7612C9E0" w14:textId="77777777" w:rsidR="00E304CA" w:rsidRPr="00F00B80" w:rsidRDefault="00E304CA">
      <w:pPr>
        <w:contextualSpacing/>
        <w:rPr>
          <w:rFonts w:eastAsia="Times New Roman" w:cstheme="minorHAnsi"/>
        </w:rPr>
      </w:pPr>
      <w:r w:rsidRPr="004A6694">
        <w:rPr>
          <w:rFonts w:eastAsia="Times New Roman" w:cstheme="minorHAnsi"/>
          <w:b/>
          <w:bCs/>
          <w:color w:val="000000"/>
        </w:rPr>
        <w:t>Casting Time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49D79681" w14:textId="77777777" w:rsidR="002C4B7B" w:rsidRPr="00F00B80" w:rsidRDefault="002C4B7B">
      <w:pPr>
        <w:contextualSpacing/>
        <w:rPr>
          <w:rFonts w:eastAsia="Times New Roman" w:cstheme="minorHAnsi"/>
        </w:rPr>
      </w:pPr>
      <w:r w:rsidRPr="004A6694">
        <w:rPr>
          <w:rFonts w:eastAsia="Times New Roman" w:cstheme="minorHAnsi"/>
          <w:b/>
          <w:bCs/>
          <w:color w:val="000000"/>
        </w:rPr>
        <w:t>Range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Touch (one creature)</w:t>
      </w:r>
    </w:p>
    <w:p w14:paraId="6EB59DB7" w14:textId="77777777" w:rsidR="001B49D0"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487060ED" w14:textId="77777777" w:rsidR="004F002B" w:rsidRPr="004F002B" w:rsidRDefault="004F002B" w:rsidP="00272CA8">
      <w:pPr>
        <w:contextualSpacing/>
        <w:rPr>
          <w:ins w:id="4980" w:author="Admin" w:date="2021-04-30T16:37:00Z"/>
          <w:rFonts w:eastAsia="Times New Roman" w:cstheme="minorHAnsi"/>
          <w:color w:val="000000"/>
          <w:rPrChange w:id="4981" w:author="Admin" w:date="2021-04-30T16:37:00Z">
            <w:rPr>
              <w:ins w:id="4982" w:author="Admin" w:date="2021-04-30T16:37:00Z"/>
              <w:rFonts w:eastAsia="Times New Roman" w:cstheme="minorHAnsi"/>
              <w:b/>
              <w:bCs/>
              <w:color w:val="000000"/>
            </w:rPr>
          </w:rPrChange>
        </w:rPr>
      </w:pPr>
      <w:ins w:id="4983" w:author="Admin" w:date="2021-04-30T16:37:00Z">
        <w:r w:rsidRPr="004F002B">
          <w:rPr>
            <w:rFonts w:eastAsia="Times New Roman" w:cstheme="minorHAnsi"/>
            <w:b/>
            <w:bCs/>
            <w:color w:val="000000"/>
            <w:rPrChange w:id="4984" w:author="Admin" w:date="2021-04-30T16:37:00Z">
              <w:rPr>
                <w:rFonts w:eastAsia="Times New Roman" w:cstheme="minorHAnsi"/>
                <w:color w:val="000000"/>
              </w:rPr>
            </w:rPrChange>
          </w:rPr>
          <w:t>Duration:</w:t>
        </w:r>
        <w:r>
          <w:rPr>
            <w:rFonts w:eastAsia="Times New Roman" w:cstheme="minorHAnsi"/>
            <w:color w:val="000000"/>
          </w:rPr>
          <w:t xml:space="preserve"> Instantaneous</w:t>
        </w:r>
      </w:ins>
      <w:ins w:id="4985" w:author="Admin" w:date="2021-04-30T21:56:00Z">
        <w:r w:rsidR="005F3C64">
          <w:rPr>
            <w:rFonts w:eastAsia="Times New Roman" w:cstheme="minorHAnsi"/>
            <w:color w:val="000000"/>
          </w:rPr>
          <w:t>,</w:t>
        </w:r>
      </w:ins>
      <w:ins w:id="4986" w:author="Admin" w:date="2021-04-30T16:37:00Z">
        <w:r>
          <w:rPr>
            <w:rFonts w:eastAsia="Times New Roman" w:cstheme="minorHAnsi"/>
            <w:color w:val="000000"/>
          </w:rPr>
          <w:t xml:space="preserve"> plus 3 rounds</w:t>
        </w:r>
      </w:ins>
    </w:p>
    <w:p w14:paraId="1A435039" w14:textId="77777777" w:rsidR="00AB25EF" w:rsidRPr="00F00B80" w:rsidDel="00C710F4" w:rsidRDefault="00AB25EF">
      <w:pPr>
        <w:contextualSpacing/>
        <w:rPr>
          <w:del w:id="4987" w:author="Admin" w:date="2021-04-30T16:35:00Z"/>
          <w:rFonts w:eastAsia="Times New Roman" w:cstheme="minorHAnsi"/>
        </w:rPr>
      </w:pPr>
      <w:del w:id="4988" w:author="Admin" w:date="2021-04-30T16:35:00Z">
        <w:r w:rsidRPr="004A6694" w:rsidDel="00C710F4">
          <w:rPr>
            <w:rFonts w:eastAsia="Times New Roman" w:cstheme="minorHAnsi"/>
            <w:b/>
            <w:bCs/>
            <w:color w:val="000000"/>
          </w:rPr>
          <w:delText>Duration</w:delText>
        </w:r>
        <w:r w:rsidR="009922D9" w:rsidDel="00C710F4">
          <w:rPr>
            <w:b/>
            <w:bCs/>
          </w:rPr>
          <w:delText>:</w:delText>
        </w:r>
        <w:r w:rsidRPr="004A6694" w:rsidDel="00C710F4">
          <w:rPr>
            <w:rFonts w:eastAsia="Times New Roman" w:cstheme="minorHAnsi"/>
            <w:b/>
            <w:bCs/>
            <w:color w:val="000000"/>
          </w:rPr>
          <w:delText xml:space="preserve"> </w:delText>
        </w:r>
        <w:r w:rsidR="001E1C32" w:rsidRPr="004A6694" w:rsidDel="00C710F4">
          <w:rPr>
            <w:rFonts w:eastAsia="Times New Roman" w:cstheme="minorHAnsi"/>
            <w:color w:val="000000"/>
          </w:rPr>
          <w:delText>U</w:delText>
        </w:r>
        <w:r w:rsidRPr="004A6694" w:rsidDel="00C710F4">
          <w:rPr>
            <w:rFonts w:eastAsia="Times New Roman" w:cstheme="minorHAnsi"/>
            <w:color w:val="000000"/>
          </w:rPr>
          <w:delText xml:space="preserve">p to </w:delText>
        </w:r>
        <w:r w:rsidR="001E1C32" w:rsidRPr="004A6694" w:rsidDel="00C710F4">
          <w:rPr>
            <w:rFonts w:eastAsia="Times New Roman" w:cstheme="minorHAnsi"/>
            <w:color w:val="000000"/>
          </w:rPr>
          <w:delText xml:space="preserve">one </w:delText>
        </w:r>
        <w:r w:rsidRPr="004A6694" w:rsidDel="00C710F4">
          <w:rPr>
            <w:rFonts w:eastAsia="Times New Roman" w:cstheme="minorHAnsi"/>
            <w:color w:val="000000"/>
          </w:rPr>
          <w:delText>minute</w:delText>
        </w:r>
      </w:del>
    </w:p>
    <w:p w14:paraId="2369524E" w14:textId="7617C548" w:rsidR="0008540D" w:rsidRPr="004A6694" w:rsidRDefault="001E1C32" w:rsidP="000335B1">
      <w:pPr>
        <w:contextualSpacing/>
        <w:rPr>
          <w:rFonts w:eastAsia="Times New Roman" w:cstheme="minorHAnsi"/>
          <w:color w:val="000000"/>
        </w:rPr>
      </w:pPr>
      <w:r w:rsidRPr="004A6694">
        <w:rPr>
          <w:rFonts w:eastAsia="Times New Roman" w:cstheme="minorHAnsi"/>
          <w:color w:val="000000"/>
        </w:rPr>
        <w:t xml:space="preserve">You conjure spirits to guard and advise the target in battle, tapping into the target's ancestral bonds. </w:t>
      </w:r>
      <w:ins w:id="4989" w:author="Admin" w:date="2021-04-30T16:35:00Z">
        <w:r w:rsidR="00C710F4" w:rsidRPr="00134BC3">
          <w:rPr>
            <w:rFonts w:eastAsia="Times New Roman" w:cstheme="minorHAnsi"/>
          </w:rPr>
          <w:t xml:space="preserve">The target regains </w:t>
        </w:r>
        <w:r w:rsidR="00C710F4">
          <w:rPr>
            <w:rFonts w:eastAsia="Times New Roman" w:cstheme="minorHAnsi"/>
          </w:rPr>
          <w:t>2</w:t>
        </w:r>
        <w:r w:rsidR="00C710F4" w:rsidRPr="00134BC3">
          <w:rPr>
            <w:rFonts w:eastAsia="Times New Roman" w:cstheme="minorHAnsi"/>
          </w:rPr>
          <w:t>d</w:t>
        </w:r>
        <w:r w:rsidR="00C710F4" w:rsidRPr="000D5DB5">
          <w:rPr>
            <w:rFonts w:eastAsia="Times New Roman" w:cstheme="minorHAnsi"/>
          </w:rPr>
          <w:t>4</w:t>
        </w:r>
        <w:r w:rsidR="00C710F4" w:rsidRPr="00134BC3">
          <w:rPr>
            <w:rFonts w:eastAsia="Times New Roman" w:cstheme="minorHAnsi"/>
          </w:rPr>
          <w:t xml:space="preserve"> hit </w:t>
        </w:r>
        <w:r w:rsidR="00C710F4" w:rsidRPr="00134BC3">
          <w:rPr>
            <w:rFonts w:eastAsia="Times New Roman" w:cstheme="minorHAnsi"/>
          </w:rPr>
          <w:lastRenderedPageBreak/>
          <w:t xml:space="preserve">points. </w:t>
        </w:r>
        <w:r w:rsidR="00C710F4">
          <w:rPr>
            <w:rFonts w:eastAsia="Times New Roman" w:cstheme="minorHAnsi"/>
            <w:color w:val="000000"/>
          </w:rPr>
          <w:t>The sigil pulses at the start of your turn every round</w:t>
        </w:r>
      </w:ins>
      <w:ins w:id="4990" w:author="Admin" w:date="2021-04-30T21:55:00Z">
        <w:r w:rsidR="005F3C64">
          <w:rPr>
            <w:rFonts w:eastAsia="Times New Roman" w:cstheme="minorHAnsi"/>
            <w:color w:val="000000"/>
          </w:rPr>
          <w:t xml:space="preserve">, repeating the </w:t>
        </w:r>
      </w:ins>
      <w:ins w:id="4991" w:author="Admin" w:date="2022-04-18T23:40:00Z">
        <w:r w:rsidR="000335B1">
          <w:rPr>
            <w:rFonts w:eastAsia="Times New Roman" w:cstheme="minorHAnsi"/>
            <w:color w:val="000000"/>
          </w:rPr>
          <w:t>primary</w:t>
        </w:r>
      </w:ins>
      <w:ins w:id="4992" w:author="Admin" w:date="2021-04-30T21:55:00Z">
        <w:r w:rsidR="005F3C64">
          <w:rPr>
            <w:rFonts w:eastAsia="Times New Roman" w:cstheme="minorHAnsi"/>
            <w:color w:val="000000"/>
          </w:rPr>
          <w:t xml:space="preserve"> effect</w:t>
        </w:r>
      </w:ins>
      <w:ins w:id="4993" w:author="Admin" w:date="2021-04-30T16:35:00Z">
        <w:r w:rsidR="00C710F4">
          <w:rPr>
            <w:rFonts w:eastAsia="Times New Roman" w:cstheme="minorHAnsi"/>
            <w:color w:val="000000"/>
          </w:rPr>
          <w:t>.</w:t>
        </w:r>
      </w:ins>
      <w:del w:id="4994" w:author="Admin" w:date="2021-04-30T16:35:00Z">
        <w:r w:rsidRPr="004A6694" w:rsidDel="00C710F4">
          <w:rPr>
            <w:rFonts w:eastAsia="Times New Roman" w:cstheme="minorHAnsi"/>
            <w:color w:val="000000"/>
          </w:rPr>
          <w:delText xml:space="preserve">The target regains </w:delText>
        </w:r>
        <w:r w:rsidR="00392EC5" w:rsidRPr="004A6694" w:rsidDel="00C710F4">
          <w:rPr>
            <w:rFonts w:eastAsia="Times New Roman" w:cstheme="minorHAnsi"/>
            <w:color w:val="000000"/>
          </w:rPr>
          <w:delText>2</w:delText>
        </w:r>
        <w:r w:rsidRPr="004A6694" w:rsidDel="00C710F4">
          <w:rPr>
            <w:rFonts w:eastAsia="Times New Roman" w:cstheme="minorHAnsi"/>
            <w:color w:val="000000"/>
          </w:rPr>
          <w:delText>d</w:delText>
        </w:r>
        <w:r w:rsidR="00D237FF" w:rsidRPr="004A6694" w:rsidDel="00C710F4">
          <w:rPr>
            <w:rFonts w:eastAsia="Times New Roman" w:cstheme="minorHAnsi"/>
            <w:color w:val="000000"/>
          </w:rPr>
          <w:delText>4</w:delText>
        </w:r>
        <w:r w:rsidRPr="004A6694" w:rsidDel="00C710F4">
          <w:rPr>
            <w:rFonts w:eastAsia="Times New Roman" w:cstheme="minorHAnsi"/>
            <w:color w:val="000000"/>
          </w:rPr>
          <w:delText xml:space="preserve"> hit points. At the beginning of every round, the </w:delText>
        </w:r>
        <w:r w:rsidR="0008540D" w:rsidRPr="004A6694" w:rsidDel="00C710F4">
          <w:rPr>
            <w:rFonts w:eastAsia="Times New Roman" w:cstheme="minorHAnsi"/>
            <w:color w:val="000000"/>
          </w:rPr>
          <w:delText xml:space="preserve">caster </w:delText>
        </w:r>
        <w:r w:rsidRPr="004A6694" w:rsidDel="00C710F4">
          <w:rPr>
            <w:rFonts w:eastAsia="Times New Roman" w:cstheme="minorHAnsi"/>
            <w:color w:val="000000"/>
          </w:rPr>
          <w:delText xml:space="preserve">must succeed on a </w:delText>
        </w:r>
        <w:r w:rsidR="003D4C16" w:rsidRPr="004A6694" w:rsidDel="00C710F4">
          <w:rPr>
            <w:rFonts w:eastAsia="Times New Roman" w:cstheme="minorHAnsi"/>
            <w:color w:val="000000"/>
          </w:rPr>
          <w:delText xml:space="preserve">sigil </w:delText>
        </w:r>
        <w:r w:rsidR="0008540D" w:rsidRPr="004A6694" w:rsidDel="00C710F4">
          <w:rPr>
            <w:rFonts w:eastAsia="Times New Roman" w:cstheme="minorHAnsi"/>
            <w:color w:val="000000"/>
          </w:rPr>
          <w:delText xml:space="preserve">roll to affect the target </w:delText>
        </w:r>
        <w:r w:rsidRPr="004A6694" w:rsidDel="00C710F4">
          <w:rPr>
            <w:rFonts w:eastAsia="Times New Roman" w:cstheme="minorHAnsi"/>
            <w:color w:val="000000"/>
          </w:rPr>
          <w:delText xml:space="preserve">again. </w:delText>
        </w:r>
      </w:del>
    </w:p>
    <w:p w14:paraId="1A874BA3" w14:textId="77777777" w:rsidR="001E1C32" w:rsidRPr="004A6694" w:rsidRDefault="0008540D" w:rsidP="00272CA8">
      <w:pPr>
        <w:contextualSpacing/>
        <w:rPr>
          <w:rFonts w:eastAsia="Times New Roman" w:cstheme="minorHAnsi"/>
          <w:color w:val="000000"/>
        </w:rPr>
      </w:pPr>
      <w:r w:rsidRPr="004A6694">
        <w:rPr>
          <w:rFonts w:eastAsia="Times New Roman" w:cstheme="minorHAnsi"/>
          <w:color w:val="000000"/>
        </w:rPr>
        <w:t xml:space="preserve">Also, so </w:t>
      </w:r>
      <w:r w:rsidR="001E1C32" w:rsidRPr="004A6694">
        <w:rPr>
          <w:rFonts w:eastAsia="Times New Roman" w:cstheme="minorHAnsi"/>
          <w:color w:val="000000"/>
        </w:rPr>
        <w:t>long as this sigil is active, the target also takes 1 less point of damage from weapon and spell attacks and effects for that round. The reduction to damage is an aura effect.</w:t>
      </w:r>
      <w:ins w:id="4995" w:author="Admin" w:date="2021-04-30T16:35:00Z">
        <w:r w:rsidR="00C710F4">
          <w:rPr>
            <w:rFonts w:eastAsia="Times New Roman" w:cstheme="minorHAnsi"/>
            <w:color w:val="000000"/>
          </w:rPr>
          <w:t xml:space="preserve"> </w:t>
        </w:r>
        <w:r w:rsidR="00C710F4" w:rsidRPr="004A6694">
          <w:rPr>
            <w:rFonts w:eastAsia="Times New Roman" w:cstheme="minorHAnsi"/>
            <w:color w:val="000000"/>
          </w:rPr>
          <w:t>If the caster and the target share ancestry</w:t>
        </w:r>
        <w:r w:rsidR="00C710F4">
          <w:rPr>
            <w:rFonts w:eastAsia="Times New Roman" w:cstheme="minorHAnsi"/>
            <w:color w:val="000000"/>
          </w:rPr>
          <w:t xml:space="preserve"> or share a Blood Oath (see Chapter 10)</w:t>
        </w:r>
        <w:r w:rsidR="00C710F4" w:rsidRPr="004A6694">
          <w:rPr>
            <w:rFonts w:eastAsia="Times New Roman" w:cstheme="minorHAnsi"/>
            <w:color w:val="000000"/>
          </w:rPr>
          <w:t>, the damage reduction increases by 1 point</w:t>
        </w:r>
        <w:r w:rsidR="00C710F4">
          <w:rPr>
            <w:rFonts w:eastAsia="Times New Roman" w:cstheme="minorHAnsi"/>
            <w:color w:val="000000"/>
          </w:rPr>
          <w:t>, and the spell automatically stabilizes the target if they are reduced to 0 hit points</w:t>
        </w:r>
        <w:r w:rsidR="00C710F4" w:rsidRPr="004A6694">
          <w:rPr>
            <w:rFonts w:eastAsia="Times New Roman" w:cstheme="minorHAnsi"/>
            <w:color w:val="000000"/>
          </w:rPr>
          <w:t xml:space="preserve">. </w:t>
        </w:r>
      </w:ins>
    </w:p>
    <w:p w14:paraId="536D62C3" w14:textId="77777777" w:rsidR="00392EC5" w:rsidRPr="004A6694" w:rsidRDefault="00392EC5">
      <w:pPr>
        <w:contextualSpacing/>
        <w:rPr>
          <w:rFonts w:eastAsia="Times New Roman" w:cstheme="minorHAnsi"/>
        </w:rPr>
      </w:pPr>
      <w:r w:rsidRPr="004A6694">
        <w:rPr>
          <w:rFonts w:eastAsia="Times New Roman" w:cstheme="minorHAnsi"/>
        </w:rPr>
        <w:t>Constructs gain no benefit from this spell.</w:t>
      </w:r>
    </w:p>
    <w:p w14:paraId="2672B5AC" w14:textId="77777777" w:rsidR="001E1C32" w:rsidRPr="004A6694" w:rsidRDefault="001E1C32">
      <w:pPr>
        <w:contextualSpacing/>
        <w:rPr>
          <w:rFonts w:eastAsia="Times New Roman" w:cstheme="minorHAnsi"/>
          <w:color w:val="000000"/>
        </w:rPr>
      </w:pPr>
      <w:r w:rsidRPr="004A6694">
        <w:rPr>
          <w:rFonts w:eastAsia="Times New Roman" w:cstheme="minorHAnsi"/>
          <w:b/>
          <w:bCs/>
          <w:color w:val="000000"/>
        </w:rPr>
        <w:t>Heightened.</w:t>
      </w:r>
      <w:r w:rsidRPr="004A6694">
        <w:rPr>
          <w:rFonts w:eastAsia="Times New Roman" w:cstheme="minorHAnsi"/>
          <w:color w:val="000000"/>
        </w:rPr>
        <w:t xml:space="preserve"> The healing increases by one dice per every level above 2nd, and reduction to damage increases by one point per every two levels above 2nd. </w:t>
      </w:r>
    </w:p>
    <w:p w14:paraId="19B0515E" w14:textId="77777777" w:rsidR="00424E62" w:rsidRPr="004A6694" w:rsidDel="00C710F4" w:rsidRDefault="001E1C32">
      <w:pPr>
        <w:contextualSpacing/>
        <w:rPr>
          <w:del w:id="4996" w:author="Admin" w:date="2021-04-30T16:35:00Z"/>
          <w:rFonts w:eastAsia="Times New Roman" w:cstheme="minorHAnsi"/>
          <w:color w:val="000000"/>
        </w:rPr>
      </w:pPr>
      <w:del w:id="4997" w:author="Admin" w:date="2021-04-30T16:35:00Z">
        <w:r w:rsidRPr="004A6694" w:rsidDel="00C710F4">
          <w:rPr>
            <w:rFonts w:eastAsia="Times New Roman" w:cstheme="minorHAnsi"/>
            <w:i/>
            <w:iCs/>
            <w:color w:val="000000"/>
          </w:rPr>
          <w:delText>Special.</w:delText>
        </w:r>
        <w:r w:rsidRPr="004A6694" w:rsidDel="00C710F4">
          <w:rPr>
            <w:rFonts w:eastAsia="Times New Roman" w:cstheme="minorHAnsi"/>
            <w:color w:val="000000"/>
          </w:rPr>
          <w:delText xml:space="preserve"> If the caster and the target share ancestry</w:delText>
        </w:r>
        <w:r w:rsidR="00466EA4" w:rsidDel="00C710F4">
          <w:rPr>
            <w:rFonts w:eastAsia="Times New Roman" w:cstheme="minorHAnsi"/>
            <w:color w:val="000000"/>
          </w:rPr>
          <w:delText xml:space="preserve"> or share a Blood Oath (see Chapter 10)</w:delText>
        </w:r>
        <w:r w:rsidRPr="004A6694" w:rsidDel="00C710F4">
          <w:rPr>
            <w:rFonts w:eastAsia="Times New Roman" w:cstheme="minorHAnsi"/>
            <w:color w:val="000000"/>
          </w:rPr>
          <w:delText xml:space="preserve">, the damage reduction increases by </w:delText>
        </w:r>
        <w:r w:rsidR="003D4C16" w:rsidRPr="004A6694" w:rsidDel="00C710F4">
          <w:rPr>
            <w:rFonts w:eastAsia="Times New Roman" w:cstheme="minorHAnsi"/>
            <w:color w:val="000000"/>
          </w:rPr>
          <w:delText xml:space="preserve">1 </w:delText>
        </w:r>
        <w:r w:rsidRPr="004A6694" w:rsidDel="00C710F4">
          <w:rPr>
            <w:rFonts w:eastAsia="Times New Roman" w:cstheme="minorHAnsi"/>
            <w:color w:val="000000"/>
          </w:rPr>
          <w:delText xml:space="preserve">point. </w:delText>
        </w:r>
      </w:del>
    </w:p>
    <w:p w14:paraId="1C2E3A60" w14:textId="77777777" w:rsidR="007644ED" w:rsidRPr="00F00B80" w:rsidRDefault="007644ED">
      <w:pPr>
        <w:contextualSpacing/>
        <w:rPr>
          <w:rFonts w:eastAsia="Times New Roman" w:cstheme="minorHAnsi"/>
        </w:rPr>
      </w:pPr>
    </w:p>
    <w:p w14:paraId="34822355" w14:textId="77777777" w:rsidR="00AB25EF" w:rsidRPr="00F00B80" w:rsidRDefault="00AB25EF">
      <w:pPr>
        <w:contextualSpacing/>
        <w:rPr>
          <w:rFonts w:eastAsia="Times New Roman" w:cstheme="minorHAnsi"/>
        </w:rPr>
      </w:pPr>
      <w:r w:rsidRPr="004A6694">
        <w:rPr>
          <w:rFonts w:eastAsia="Times New Roman" w:cstheme="minorHAnsi"/>
          <w:b/>
          <w:bCs/>
          <w:color w:val="000000"/>
        </w:rPr>
        <w:t>Arcane Armor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1]</w:t>
      </w:r>
    </w:p>
    <w:p w14:paraId="7F923F07" w14:textId="77777777" w:rsidR="00AB25EF" w:rsidRPr="00F00B80" w:rsidRDefault="00AB25EF">
      <w:pPr>
        <w:contextualSpacing/>
        <w:rPr>
          <w:rFonts w:eastAsia="Times New Roman" w:cstheme="minorHAnsi"/>
        </w:rPr>
      </w:pPr>
      <w:r w:rsidRPr="004A6694">
        <w:rPr>
          <w:rFonts w:eastAsia="Times New Roman" w:cstheme="minorHAnsi"/>
          <w:color w:val="000000"/>
        </w:rPr>
        <w:t>Abjuration</w:t>
      </w:r>
    </w:p>
    <w:p w14:paraId="2888F6DD" w14:textId="77777777" w:rsidR="00AB25EF" w:rsidRPr="00F00B80" w:rsidRDefault="00AB25EF">
      <w:pPr>
        <w:contextualSpacing/>
        <w:rPr>
          <w:rFonts w:eastAsia="Times New Roman" w:cstheme="minorHAnsi"/>
        </w:rPr>
      </w:pPr>
      <w:r w:rsidRPr="004A6694">
        <w:rPr>
          <w:rFonts w:eastAsia="Times New Roman" w:cstheme="minorHAnsi"/>
          <w:b/>
          <w:bCs/>
          <w:color w:val="000000"/>
        </w:rPr>
        <w:t>Casting Time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297357ED" w14:textId="77777777" w:rsidR="00AB25EF" w:rsidRPr="00F00B80" w:rsidRDefault="00AB25EF">
      <w:pPr>
        <w:contextualSpacing/>
        <w:rPr>
          <w:rFonts w:eastAsia="Times New Roman" w:cstheme="minorHAnsi"/>
        </w:rPr>
      </w:pPr>
      <w:r w:rsidRPr="004A6694">
        <w:rPr>
          <w:rFonts w:eastAsia="Times New Roman" w:cstheme="minorHAnsi"/>
          <w:b/>
          <w:bCs/>
          <w:color w:val="000000"/>
        </w:rPr>
        <w:t>Range</w:t>
      </w:r>
      <w:r w:rsidR="009922D9">
        <w:rPr>
          <w:b/>
          <w:bCs/>
        </w:rPr>
        <w:t>:</w:t>
      </w:r>
      <w:r w:rsidRPr="004A6694">
        <w:rPr>
          <w:rFonts w:eastAsia="Times New Roman" w:cstheme="minorHAnsi"/>
          <w:b/>
          <w:bCs/>
          <w:color w:val="000000"/>
        </w:rPr>
        <w:t xml:space="preserve"> </w:t>
      </w:r>
      <w:r w:rsidR="00424E62" w:rsidRPr="004A6694">
        <w:rPr>
          <w:rFonts w:eastAsia="Times New Roman" w:cstheme="minorHAnsi"/>
          <w:color w:val="000000"/>
        </w:rPr>
        <w:t>Personal (</w:t>
      </w:r>
      <w:r w:rsidRPr="004A6694">
        <w:rPr>
          <w:rFonts w:eastAsia="Times New Roman" w:cstheme="minorHAnsi"/>
          <w:color w:val="000000"/>
        </w:rPr>
        <w:t>Self</w:t>
      </w:r>
      <w:r w:rsidR="00424E62" w:rsidRPr="004A6694">
        <w:rPr>
          <w:rFonts w:eastAsia="Times New Roman" w:cstheme="minorHAnsi"/>
          <w:color w:val="000000"/>
        </w:rPr>
        <w:t>)</w:t>
      </w:r>
    </w:p>
    <w:p w14:paraId="4900D831" w14:textId="77777777" w:rsidR="00AB25EF" w:rsidRPr="00F00B80" w:rsidRDefault="00AB25EF">
      <w:pPr>
        <w:contextualSpacing/>
        <w:rPr>
          <w:rFonts w:eastAsia="Times New Roman" w:cstheme="minorHAnsi"/>
        </w:rPr>
      </w:pPr>
      <w:r w:rsidRPr="004A6694">
        <w:rPr>
          <w:rFonts w:eastAsia="Times New Roman" w:cstheme="minorHAnsi"/>
          <w:b/>
          <w:bCs/>
          <w:color w:val="000000"/>
        </w:rPr>
        <w:t>Component</w:t>
      </w:r>
      <w:r w:rsidR="007A0074" w:rsidRPr="004A6694">
        <w:rPr>
          <w:rFonts w:eastAsia="Times New Roman" w:cstheme="minorHAnsi"/>
          <w:b/>
          <w:bCs/>
          <w:color w:val="000000"/>
        </w:rPr>
        <w:t>s</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V, S, M (Focus crystal that costs 10 gp)</w:t>
      </w:r>
    </w:p>
    <w:p w14:paraId="4072B960" w14:textId="77777777" w:rsidR="00AB25EF" w:rsidRPr="00F00B80" w:rsidRDefault="00AB25EF">
      <w:pPr>
        <w:contextualSpacing/>
        <w:rPr>
          <w:rFonts w:eastAsia="Times New Roman" w:cstheme="minorHAnsi"/>
        </w:rPr>
      </w:pPr>
      <w:r w:rsidRPr="004A6694">
        <w:rPr>
          <w:rFonts w:eastAsia="Times New Roman" w:cstheme="minorHAnsi"/>
          <w:b/>
          <w:bCs/>
          <w:color w:val="000000"/>
        </w:rPr>
        <w:t>Duration</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1 hour</w:t>
      </w:r>
    </w:p>
    <w:p w14:paraId="0C3E6F18" w14:textId="77777777" w:rsidR="00AB25EF" w:rsidRPr="00F00B80" w:rsidRDefault="00AB25EF">
      <w:pPr>
        <w:contextualSpacing/>
        <w:rPr>
          <w:rFonts w:eastAsia="Times New Roman" w:cstheme="minorHAnsi"/>
        </w:rPr>
      </w:pPr>
      <w:r w:rsidRPr="004A6694">
        <w:rPr>
          <w:rFonts w:eastAsia="Times New Roman" w:cstheme="minorHAnsi"/>
          <w:color w:val="000000"/>
        </w:rPr>
        <w:t>A protective field guards you. Upon casting this spell, you may choose one magic school or energy type, and gain advantage to all saves versus that school or resistance versus that damage type for the duration of the spell.</w:t>
      </w:r>
    </w:p>
    <w:p w14:paraId="5238AFAE" w14:textId="77777777" w:rsidR="00AB25EF" w:rsidRPr="00F00B80" w:rsidRDefault="00AB25EF">
      <w:pPr>
        <w:contextualSpacing/>
        <w:rPr>
          <w:rFonts w:eastAsia="Times New Roman" w:cstheme="minorHAnsi"/>
        </w:rPr>
      </w:pPr>
      <w:r w:rsidRPr="004A6694">
        <w:rPr>
          <w:rFonts w:eastAsia="Times New Roman" w:cstheme="minorHAnsi"/>
          <w:color w:val="000000"/>
        </w:rPr>
        <w:t>You, however, gain disadvantage to saving throws that belong to spells that another school (see table below), or vulnerability to damage from its opposing type.</w:t>
      </w:r>
    </w:p>
    <w:p w14:paraId="63B87662" w14:textId="77777777" w:rsidR="00AB25EF" w:rsidRPr="004A6694" w:rsidRDefault="00AB25EF">
      <w:pPr>
        <w:contextualSpacing/>
        <w:rPr>
          <w:rFonts w:eastAsia="Times New Roman" w:cstheme="minorHAnsi"/>
          <w:color w:val="000000"/>
        </w:rPr>
      </w:pPr>
      <w:r w:rsidRPr="004A6694">
        <w:rPr>
          <w:rFonts w:eastAsia="Times New Roman" w:cstheme="minorHAnsi"/>
          <w:color w:val="000000"/>
        </w:rPr>
        <w:t>You cannot gain resistance to an effect you are already resistant to, but you can gain resistance to an effect you are vulnerable against (becoming neutral). You cannot gain vulnerability to an effect you are immune to.</w:t>
      </w:r>
    </w:p>
    <w:p w14:paraId="36A27514" w14:textId="77777777" w:rsidR="003602EA" w:rsidRPr="00F00B80" w:rsidRDefault="003602EA">
      <w:pPr>
        <w:contextualSpacing/>
        <w:rPr>
          <w:rFonts w:eastAsia="Times New Roman" w:cstheme="minorHAnsi"/>
        </w:rPr>
      </w:pPr>
    </w:p>
    <w:p w14:paraId="11725430" w14:textId="77777777" w:rsidR="00AB25EF" w:rsidRPr="00F00B80" w:rsidRDefault="003602EA">
      <w:pPr>
        <w:contextualSpacing/>
        <w:rPr>
          <w:rFonts w:eastAsia="Times New Roman" w:cstheme="minorHAnsi"/>
        </w:rPr>
      </w:pPr>
      <w:r w:rsidRPr="004A6694">
        <w:rPr>
          <w:rFonts w:eastAsia="Times New Roman" w:cstheme="minorHAnsi"/>
          <w:i/>
          <w:iCs/>
          <w:color w:val="000000"/>
        </w:rPr>
        <w:t>School</w:t>
      </w:r>
      <w:r w:rsidRPr="004A6694">
        <w:rPr>
          <w:rFonts w:eastAsia="Times New Roman" w:cstheme="minorHAnsi"/>
          <w:i/>
          <w:iCs/>
          <w:color w:val="000000"/>
        </w:rPr>
        <w:tab/>
      </w:r>
      <w:r w:rsidRPr="004A6694">
        <w:rPr>
          <w:rFonts w:eastAsia="Times New Roman" w:cstheme="minorHAnsi"/>
          <w:i/>
          <w:iCs/>
          <w:color w:val="000000"/>
        </w:rPr>
        <w:tab/>
      </w:r>
      <w:r w:rsidR="00AB25EF" w:rsidRPr="004A6694">
        <w:rPr>
          <w:rFonts w:eastAsia="Times New Roman" w:cstheme="minorHAnsi"/>
          <w:i/>
          <w:iCs/>
          <w:color w:val="000000"/>
        </w:rPr>
        <w:t>Opposing School</w:t>
      </w:r>
    </w:p>
    <w:p w14:paraId="6A1479B2" w14:textId="77777777" w:rsidR="00AB25EF" w:rsidRPr="00F00B80" w:rsidRDefault="003602EA">
      <w:pPr>
        <w:contextualSpacing/>
        <w:rPr>
          <w:rFonts w:eastAsia="Times New Roman" w:cstheme="minorHAnsi"/>
        </w:rPr>
      </w:pPr>
      <w:r w:rsidRPr="004A6694">
        <w:rPr>
          <w:rFonts w:eastAsia="Times New Roman" w:cstheme="minorHAnsi"/>
          <w:color w:val="000000"/>
        </w:rPr>
        <w:t>Abjuration</w:t>
      </w:r>
      <w:r w:rsidRPr="004A6694">
        <w:rPr>
          <w:rFonts w:eastAsia="Times New Roman" w:cstheme="minorHAnsi"/>
          <w:color w:val="000000"/>
        </w:rPr>
        <w:tab/>
      </w:r>
      <w:r w:rsidR="00AB25EF" w:rsidRPr="004A6694">
        <w:rPr>
          <w:rFonts w:eastAsia="Times New Roman" w:cstheme="minorHAnsi"/>
          <w:color w:val="000000"/>
        </w:rPr>
        <w:t>Evocation</w:t>
      </w:r>
    </w:p>
    <w:p w14:paraId="2E8D8DB6" w14:textId="77777777" w:rsidR="00AB25EF" w:rsidRPr="00F00B80" w:rsidRDefault="003602EA">
      <w:pPr>
        <w:contextualSpacing/>
        <w:rPr>
          <w:rFonts w:eastAsia="Times New Roman" w:cstheme="minorHAnsi"/>
        </w:rPr>
      </w:pPr>
      <w:r w:rsidRPr="004A6694">
        <w:rPr>
          <w:rFonts w:eastAsia="Times New Roman" w:cstheme="minorHAnsi"/>
          <w:color w:val="000000"/>
        </w:rPr>
        <w:lastRenderedPageBreak/>
        <w:t>Illusion</w:t>
      </w:r>
      <w:r w:rsidRPr="004A6694">
        <w:rPr>
          <w:rFonts w:eastAsia="Times New Roman" w:cstheme="minorHAnsi"/>
          <w:color w:val="000000"/>
        </w:rPr>
        <w:tab/>
      </w:r>
      <w:r w:rsidRPr="004A6694">
        <w:rPr>
          <w:rFonts w:eastAsia="Times New Roman" w:cstheme="minorHAnsi"/>
          <w:color w:val="000000"/>
        </w:rPr>
        <w:tab/>
      </w:r>
      <w:r w:rsidR="00AB25EF" w:rsidRPr="004A6694">
        <w:rPr>
          <w:rFonts w:eastAsia="Times New Roman" w:cstheme="minorHAnsi"/>
          <w:color w:val="000000"/>
        </w:rPr>
        <w:t>Divination</w:t>
      </w:r>
    </w:p>
    <w:p w14:paraId="0782561D" w14:textId="77777777" w:rsidR="00AB25EF" w:rsidRPr="00F00B80" w:rsidRDefault="003602EA">
      <w:pPr>
        <w:contextualSpacing/>
        <w:rPr>
          <w:rFonts w:eastAsia="Times New Roman" w:cstheme="minorHAnsi"/>
        </w:rPr>
      </w:pPr>
      <w:r w:rsidRPr="004A6694">
        <w:rPr>
          <w:rFonts w:eastAsia="Times New Roman" w:cstheme="minorHAnsi"/>
          <w:color w:val="000000"/>
        </w:rPr>
        <w:t>Conjuration</w:t>
      </w:r>
      <w:r w:rsidRPr="004A6694">
        <w:rPr>
          <w:rFonts w:eastAsia="Times New Roman" w:cstheme="minorHAnsi"/>
          <w:color w:val="000000"/>
        </w:rPr>
        <w:tab/>
      </w:r>
      <w:r w:rsidR="00AB25EF" w:rsidRPr="004A6694">
        <w:rPr>
          <w:rFonts w:eastAsia="Times New Roman" w:cstheme="minorHAnsi"/>
          <w:color w:val="000000"/>
        </w:rPr>
        <w:t>Transmutation</w:t>
      </w:r>
    </w:p>
    <w:p w14:paraId="2E2E4597" w14:textId="77777777" w:rsidR="00AB25EF" w:rsidRPr="00F00B80" w:rsidRDefault="003602EA">
      <w:pPr>
        <w:contextualSpacing/>
        <w:rPr>
          <w:rFonts w:eastAsia="Times New Roman" w:cstheme="minorHAnsi"/>
        </w:rPr>
      </w:pPr>
      <w:r w:rsidRPr="004A6694">
        <w:rPr>
          <w:rFonts w:eastAsia="Times New Roman" w:cstheme="minorHAnsi"/>
          <w:color w:val="000000"/>
        </w:rPr>
        <w:t>Enchantment</w:t>
      </w:r>
      <w:r w:rsidRPr="004A6694">
        <w:rPr>
          <w:rFonts w:eastAsia="Times New Roman" w:cstheme="minorHAnsi"/>
          <w:color w:val="000000"/>
        </w:rPr>
        <w:tab/>
      </w:r>
      <w:r w:rsidR="00AB25EF" w:rsidRPr="004A6694">
        <w:rPr>
          <w:rFonts w:eastAsia="Times New Roman" w:cstheme="minorHAnsi"/>
          <w:color w:val="000000"/>
        </w:rPr>
        <w:t>Necromancy</w:t>
      </w:r>
    </w:p>
    <w:p w14:paraId="40308E64" w14:textId="77777777" w:rsidR="00AB25EF" w:rsidRPr="00F00B80" w:rsidRDefault="00AB25EF">
      <w:pPr>
        <w:contextualSpacing/>
        <w:rPr>
          <w:rFonts w:eastAsia="Times New Roman" w:cstheme="minorHAnsi"/>
        </w:rPr>
      </w:pPr>
      <w:r w:rsidRPr="004A6694">
        <w:rPr>
          <w:rFonts w:eastAsia="Times New Roman" w:cstheme="minorHAnsi"/>
          <w:i/>
          <w:iCs/>
          <w:color w:val="000000"/>
        </w:rPr>
        <w:t xml:space="preserve">Energy </w:t>
      </w:r>
      <w:r w:rsidR="003602EA" w:rsidRPr="004A6694">
        <w:rPr>
          <w:rFonts w:eastAsia="Times New Roman" w:cstheme="minorHAnsi"/>
          <w:i/>
          <w:iCs/>
          <w:color w:val="000000"/>
        </w:rPr>
        <w:t>Type</w:t>
      </w:r>
      <w:r w:rsidR="003602EA" w:rsidRPr="004A6694">
        <w:rPr>
          <w:rFonts w:eastAsia="Times New Roman" w:cstheme="minorHAnsi"/>
          <w:i/>
          <w:iCs/>
          <w:color w:val="000000"/>
        </w:rPr>
        <w:tab/>
      </w:r>
      <w:r w:rsidRPr="004A6694">
        <w:rPr>
          <w:rFonts w:eastAsia="Times New Roman" w:cstheme="minorHAnsi"/>
          <w:i/>
          <w:iCs/>
          <w:color w:val="000000"/>
        </w:rPr>
        <w:t>Opposing Type</w:t>
      </w:r>
    </w:p>
    <w:p w14:paraId="21D378AF" w14:textId="77777777" w:rsidR="00AB25EF" w:rsidRPr="00F00B80" w:rsidRDefault="003602EA">
      <w:pPr>
        <w:contextualSpacing/>
        <w:rPr>
          <w:rFonts w:eastAsia="Times New Roman" w:cstheme="minorHAnsi"/>
        </w:rPr>
      </w:pPr>
      <w:r w:rsidRPr="004A6694">
        <w:rPr>
          <w:rFonts w:eastAsia="Times New Roman" w:cstheme="minorHAnsi"/>
          <w:color w:val="000000"/>
        </w:rPr>
        <w:t>Fire</w:t>
      </w:r>
      <w:r w:rsidRPr="004A6694">
        <w:rPr>
          <w:rFonts w:eastAsia="Times New Roman" w:cstheme="minorHAnsi"/>
          <w:color w:val="000000"/>
        </w:rPr>
        <w:tab/>
      </w:r>
      <w:r w:rsidRPr="004A6694">
        <w:rPr>
          <w:rFonts w:eastAsia="Times New Roman" w:cstheme="minorHAnsi"/>
          <w:color w:val="000000"/>
        </w:rPr>
        <w:tab/>
      </w:r>
      <w:r w:rsidR="00AB25EF" w:rsidRPr="004A6694">
        <w:rPr>
          <w:rFonts w:eastAsia="Times New Roman" w:cstheme="minorHAnsi"/>
          <w:color w:val="000000"/>
        </w:rPr>
        <w:t>Cold</w:t>
      </w:r>
    </w:p>
    <w:p w14:paraId="48C989B2" w14:textId="77777777" w:rsidR="00AB25EF" w:rsidRPr="00F00B80" w:rsidRDefault="003602EA">
      <w:pPr>
        <w:contextualSpacing/>
        <w:rPr>
          <w:rFonts w:eastAsia="Times New Roman" w:cstheme="minorHAnsi"/>
        </w:rPr>
      </w:pPr>
      <w:r w:rsidRPr="004A6694">
        <w:rPr>
          <w:rFonts w:eastAsia="Times New Roman" w:cstheme="minorHAnsi"/>
          <w:color w:val="000000"/>
        </w:rPr>
        <w:t>Acid</w:t>
      </w:r>
      <w:r w:rsidRPr="004A6694">
        <w:rPr>
          <w:rFonts w:eastAsia="Times New Roman" w:cstheme="minorHAnsi"/>
          <w:color w:val="000000"/>
        </w:rPr>
        <w:tab/>
      </w:r>
      <w:r w:rsidRPr="004A6694">
        <w:rPr>
          <w:rFonts w:eastAsia="Times New Roman" w:cstheme="minorHAnsi"/>
          <w:color w:val="000000"/>
        </w:rPr>
        <w:tab/>
      </w:r>
      <w:r w:rsidR="00AB25EF" w:rsidRPr="004A6694">
        <w:rPr>
          <w:rFonts w:eastAsia="Times New Roman" w:cstheme="minorHAnsi"/>
          <w:color w:val="000000"/>
        </w:rPr>
        <w:t>Lightning</w:t>
      </w:r>
      <w:r w:rsidR="00B77552" w:rsidRPr="004A6694">
        <w:rPr>
          <w:rFonts w:eastAsia="Times New Roman" w:cstheme="minorHAnsi"/>
          <w:color w:val="000000"/>
        </w:rPr>
        <w:t xml:space="preserve"> or Thunder</w:t>
      </w:r>
    </w:p>
    <w:p w14:paraId="76B44D60" w14:textId="77777777" w:rsidR="009E7050" w:rsidRPr="004A6694" w:rsidRDefault="003602EA">
      <w:pPr>
        <w:contextualSpacing/>
        <w:rPr>
          <w:rFonts w:eastAsia="Times New Roman" w:cstheme="minorHAnsi"/>
          <w:color w:val="000000"/>
        </w:rPr>
      </w:pPr>
      <w:r w:rsidRPr="004A6694">
        <w:rPr>
          <w:rFonts w:eastAsia="Times New Roman" w:cstheme="minorHAnsi"/>
          <w:color w:val="000000"/>
        </w:rPr>
        <w:t>Holy</w:t>
      </w:r>
      <w:r w:rsidRPr="004A6694">
        <w:rPr>
          <w:rFonts w:eastAsia="Times New Roman" w:cstheme="minorHAnsi"/>
          <w:color w:val="000000"/>
        </w:rPr>
        <w:tab/>
      </w:r>
      <w:r w:rsidRPr="004A6694">
        <w:rPr>
          <w:rFonts w:eastAsia="Times New Roman" w:cstheme="minorHAnsi"/>
          <w:color w:val="000000"/>
        </w:rPr>
        <w:tab/>
      </w:r>
      <w:r w:rsidR="00B77552" w:rsidRPr="004A6694">
        <w:rPr>
          <w:rFonts w:eastAsia="Times New Roman" w:cstheme="minorHAnsi"/>
          <w:color w:val="000000"/>
        </w:rPr>
        <w:t>Shadow</w:t>
      </w:r>
      <w:r w:rsidR="009E7050" w:rsidRPr="004A6694">
        <w:rPr>
          <w:rFonts w:eastAsia="Times New Roman" w:cstheme="minorHAnsi"/>
          <w:color w:val="000000"/>
        </w:rPr>
        <w:t xml:space="preserve"> or Fel</w:t>
      </w:r>
    </w:p>
    <w:p w14:paraId="7E09424C" w14:textId="77777777" w:rsidR="003602EA" w:rsidRPr="004A6694" w:rsidRDefault="003602EA">
      <w:pPr>
        <w:contextualSpacing/>
        <w:rPr>
          <w:rFonts w:eastAsia="Times New Roman" w:cstheme="minorHAnsi"/>
          <w:color w:val="000000"/>
        </w:rPr>
      </w:pPr>
    </w:p>
    <w:p w14:paraId="44416980" w14:textId="77777777" w:rsidR="00AB25EF" w:rsidRPr="00F00B80" w:rsidRDefault="00AB25EF">
      <w:pPr>
        <w:contextualSpacing/>
        <w:rPr>
          <w:rFonts w:eastAsia="Times New Roman" w:cstheme="minorHAnsi"/>
        </w:rPr>
      </w:pPr>
      <w:r w:rsidRPr="004A6694">
        <w:rPr>
          <w:rFonts w:eastAsia="Times New Roman" w:cstheme="minorHAnsi"/>
          <w:i/>
          <w:iCs/>
          <w:color w:val="000000"/>
        </w:rPr>
        <w:t>Special.</w:t>
      </w:r>
      <w:r w:rsidRPr="004A6694">
        <w:rPr>
          <w:rFonts w:eastAsia="Times New Roman" w:cstheme="minorHAnsi"/>
          <w:b/>
          <w:bCs/>
          <w:color w:val="000000"/>
        </w:rPr>
        <w:t xml:space="preserve"> </w:t>
      </w:r>
      <w:r w:rsidRPr="004A6694">
        <w:rPr>
          <w:rFonts w:eastAsia="Times New Roman" w:cstheme="minorHAnsi"/>
          <w:color w:val="000000"/>
        </w:rPr>
        <w:t xml:space="preserve">If you </w:t>
      </w:r>
      <w:r w:rsidR="003602EA" w:rsidRPr="004A6694">
        <w:rPr>
          <w:rFonts w:eastAsia="Times New Roman" w:cstheme="minorHAnsi"/>
          <w:color w:val="000000"/>
        </w:rPr>
        <w:t xml:space="preserve">become </w:t>
      </w:r>
      <w:r w:rsidRPr="004A6694">
        <w:rPr>
          <w:rFonts w:eastAsia="Times New Roman" w:cstheme="minorHAnsi"/>
          <w:color w:val="000000"/>
        </w:rPr>
        <w:t>vulnerable to a school, you gain disadvantage to saving throws, and attackers that affect you using that school or energy type have advantage to attacks against you.</w:t>
      </w:r>
    </w:p>
    <w:p w14:paraId="1C793223" w14:textId="77777777" w:rsidR="00AB25EF" w:rsidRPr="004A6694" w:rsidRDefault="00AB25EF">
      <w:pPr>
        <w:contextualSpacing/>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When cast as a level 6 spell, you gain resistance to the damage type or advantage versus the school chosen without gaining vulnerability or disadvantage to the opposite type or school.</w:t>
      </w:r>
    </w:p>
    <w:p w14:paraId="70852BFF" w14:textId="77777777" w:rsidR="007644ED" w:rsidRPr="00F00B80" w:rsidRDefault="007644ED">
      <w:pPr>
        <w:contextualSpacing/>
        <w:rPr>
          <w:rFonts w:eastAsia="Times New Roman" w:cstheme="minorHAnsi"/>
        </w:rPr>
      </w:pPr>
    </w:p>
    <w:p w14:paraId="3FF5DA2F" w14:textId="77777777" w:rsidR="00AB25EF" w:rsidRPr="00F00B80" w:rsidRDefault="00AB25EF">
      <w:pPr>
        <w:contextualSpacing/>
        <w:rPr>
          <w:rFonts w:eastAsia="Times New Roman" w:cstheme="minorHAnsi"/>
        </w:rPr>
      </w:pPr>
      <w:r w:rsidRPr="004A6694">
        <w:rPr>
          <w:rFonts w:eastAsia="Times New Roman" w:cstheme="minorHAnsi"/>
          <w:b/>
          <w:bCs/>
          <w:color w:val="000000"/>
        </w:rPr>
        <w:t>Arcane Barrage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4]</w:t>
      </w:r>
    </w:p>
    <w:p w14:paraId="55C0235A" w14:textId="77777777" w:rsidR="00AB25EF" w:rsidRPr="00F00B80" w:rsidRDefault="00AB25EF">
      <w:pPr>
        <w:contextualSpacing/>
        <w:rPr>
          <w:rFonts w:eastAsia="Times New Roman" w:cstheme="minorHAnsi"/>
        </w:rPr>
      </w:pPr>
      <w:r w:rsidRPr="004A6694">
        <w:rPr>
          <w:rFonts w:eastAsia="Times New Roman" w:cstheme="minorHAnsi"/>
          <w:color w:val="000000"/>
        </w:rPr>
        <w:t>Evocation</w:t>
      </w:r>
    </w:p>
    <w:p w14:paraId="47190B36" w14:textId="77777777" w:rsidR="00E304CA" w:rsidRPr="00F00B80" w:rsidRDefault="00E304CA">
      <w:pPr>
        <w:contextualSpacing/>
        <w:rPr>
          <w:rFonts w:eastAsia="Times New Roman" w:cstheme="minorHAnsi"/>
        </w:rPr>
      </w:pPr>
      <w:r w:rsidRPr="004A6694">
        <w:rPr>
          <w:rFonts w:eastAsia="Times New Roman" w:cstheme="minorHAnsi"/>
          <w:b/>
          <w:bCs/>
          <w:color w:val="000000"/>
        </w:rPr>
        <w:t>Casting Time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26CFF674" w14:textId="77777777" w:rsidR="002C4B7B" w:rsidRPr="00F00B80" w:rsidRDefault="002C4B7B" w:rsidP="00A34828">
      <w:pPr>
        <w:contextualSpacing/>
        <w:rPr>
          <w:rFonts w:eastAsia="Times New Roman" w:cstheme="minorHAnsi"/>
        </w:rPr>
      </w:pPr>
      <w:r w:rsidRPr="004A6694">
        <w:rPr>
          <w:rFonts w:eastAsia="Times New Roman" w:cstheme="minorHAnsi"/>
          <w:b/>
          <w:bCs/>
          <w:color w:val="000000"/>
        </w:rPr>
        <w:t>Range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120 feet</w:t>
      </w:r>
      <w:r w:rsidR="00A34828">
        <w:rPr>
          <w:rFonts w:eastAsia="Times New Roman" w:cstheme="minorHAnsi"/>
          <w:color w:val="000000"/>
        </w:rPr>
        <w:t xml:space="preserve"> </w:t>
      </w:r>
      <w:r w:rsidRPr="004A6694">
        <w:rPr>
          <w:rFonts w:eastAsia="Times New Roman" w:cstheme="minorHAnsi"/>
          <w:color w:val="000000"/>
        </w:rPr>
        <w:t>(10-foot-radius sphere)</w:t>
      </w:r>
    </w:p>
    <w:p w14:paraId="132E7FD5" w14:textId="77777777" w:rsidR="00B70EAE"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79EAD0FD" w14:textId="77777777" w:rsidR="00AB25EF" w:rsidRPr="00F00B80" w:rsidRDefault="00AB25EF">
      <w:pPr>
        <w:contextualSpacing/>
        <w:rPr>
          <w:rFonts w:eastAsia="Times New Roman" w:cstheme="minorHAnsi"/>
        </w:rPr>
      </w:pPr>
      <w:r w:rsidRPr="004A6694">
        <w:rPr>
          <w:rFonts w:eastAsia="Times New Roman" w:cstheme="minorHAnsi"/>
          <w:b/>
          <w:bCs/>
          <w:color w:val="000000"/>
        </w:rPr>
        <w:t>Duration</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Instantaneous</w:t>
      </w:r>
    </w:p>
    <w:p w14:paraId="4060661B" w14:textId="77777777" w:rsidR="00A34828" w:rsidRDefault="00AB25EF" w:rsidP="00A34828">
      <w:pPr>
        <w:contextualSpacing/>
        <w:rPr>
          <w:rFonts w:eastAsia="Times New Roman" w:cstheme="minorHAnsi"/>
          <w:color w:val="000000"/>
        </w:rPr>
      </w:pPr>
      <w:r w:rsidRPr="004A6694">
        <w:rPr>
          <w:rFonts w:eastAsia="Times New Roman" w:cstheme="minorHAnsi"/>
          <w:color w:val="000000"/>
        </w:rPr>
        <w:t xml:space="preserve">You create two large glowing bursts of violet force, sending them to a single enemy within range. The </w:t>
      </w:r>
      <w:r w:rsidR="00A34828">
        <w:rPr>
          <w:rFonts w:eastAsia="Times New Roman" w:cstheme="minorHAnsi"/>
          <w:color w:val="000000"/>
        </w:rPr>
        <w:t xml:space="preserve">bursts </w:t>
      </w:r>
      <w:r w:rsidRPr="004A6694">
        <w:rPr>
          <w:rFonts w:eastAsia="Times New Roman" w:cstheme="minorHAnsi"/>
          <w:color w:val="000000"/>
        </w:rPr>
        <w:t>two intertwine, striking the enemy</w:t>
      </w:r>
      <w:r w:rsidR="00A34828">
        <w:rPr>
          <w:rFonts w:eastAsia="Times New Roman" w:cstheme="minorHAnsi"/>
          <w:color w:val="000000"/>
        </w:rPr>
        <w:t xml:space="preserve"> and </w:t>
      </w:r>
      <w:r w:rsidRPr="004A6694">
        <w:rPr>
          <w:rFonts w:eastAsia="Times New Roman" w:cstheme="minorHAnsi"/>
          <w:color w:val="000000"/>
        </w:rPr>
        <w:t xml:space="preserve">dealing </w:t>
      </w:r>
      <w:r w:rsidR="003602EA" w:rsidRPr="004A6694">
        <w:rPr>
          <w:rFonts w:eastAsia="Times New Roman" w:cstheme="minorHAnsi"/>
          <w:color w:val="000000"/>
        </w:rPr>
        <w:t>6d8</w:t>
      </w:r>
      <w:r w:rsidR="006C6A8E">
        <w:rPr>
          <w:rFonts w:eastAsia="Times New Roman" w:cstheme="minorHAnsi"/>
          <w:color w:val="000000"/>
        </w:rPr>
        <w:t xml:space="preserve"> </w:t>
      </w:r>
      <w:r w:rsidRPr="004A6694">
        <w:rPr>
          <w:rFonts w:eastAsia="Times New Roman" w:cstheme="minorHAnsi"/>
          <w:color w:val="000000"/>
        </w:rPr>
        <w:t>+</w:t>
      </w:r>
      <w:r w:rsidR="006C6A8E">
        <w:rPr>
          <w:rFonts w:eastAsia="Times New Roman" w:cstheme="minorHAnsi"/>
          <w:color w:val="000000"/>
        </w:rPr>
        <w:t xml:space="preserve"> </w:t>
      </w:r>
      <w:r w:rsidRPr="004A6694">
        <w:rPr>
          <w:rFonts w:eastAsia="Times New Roman" w:cstheme="minorHAnsi"/>
          <w:color w:val="000000"/>
        </w:rPr>
        <w:t xml:space="preserve">6 </w:t>
      </w:r>
      <w:r w:rsidR="005B7741">
        <w:rPr>
          <w:rFonts w:eastAsia="Times New Roman" w:cstheme="minorHAnsi"/>
          <w:color w:val="000000"/>
        </w:rPr>
        <w:t xml:space="preserve">points of arcane </w:t>
      </w:r>
      <w:r w:rsidRPr="004A6694">
        <w:rPr>
          <w:rFonts w:eastAsia="Times New Roman" w:cstheme="minorHAnsi"/>
          <w:color w:val="000000"/>
        </w:rPr>
        <w:t>damage to the target</w:t>
      </w:r>
      <w:r w:rsidR="00A34828">
        <w:rPr>
          <w:rFonts w:eastAsia="Times New Roman" w:cstheme="minorHAnsi"/>
          <w:color w:val="000000"/>
        </w:rPr>
        <w:t xml:space="preserve">, </w:t>
      </w:r>
      <w:r w:rsidR="00A34828" w:rsidRPr="004A6694">
        <w:rPr>
          <w:rFonts w:eastAsia="Times New Roman" w:cstheme="minorHAnsi"/>
          <w:color w:val="000000"/>
        </w:rPr>
        <w:t>and creating a</w:t>
      </w:r>
      <w:r w:rsidR="00A34828">
        <w:rPr>
          <w:rFonts w:eastAsia="Times New Roman" w:cstheme="minorHAnsi"/>
          <w:color w:val="000000"/>
        </w:rPr>
        <w:t xml:space="preserve"> fantastic</w:t>
      </w:r>
      <w:r w:rsidR="00A34828" w:rsidRPr="004A6694">
        <w:rPr>
          <w:rFonts w:eastAsia="Times New Roman" w:cstheme="minorHAnsi"/>
          <w:color w:val="000000"/>
        </w:rPr>
        <w:t xml:space="preserve"> </w:t>
      </w:r>
      <w:r w:rsidR="00A34828">
        <w:rPr>
          <w:rFonts w:eastAsia="Times New Roman" w:cstheme="minorHAnsi"/>
          <w:color w:val="000000"/>
        </w:rPr>
        <w:t xml:space="preserve">display </w:t>
      </w:r>
      <w:r w:rsidR="00A34828" w:rsidRPr="004A6694">
        <w:rPr>
          <w:rFonts w:eastAsia="Times New Roman" w:cstheme="minorHAnsi"/>
          <w:color w:val="000000"/>
        </w:rPr>
        <w:t xml:space="preserve">of </w:t>
      </w:r>
      <w:r w:rsidR="00A34828">
        <w:rPr>
          <w:rFonts w:eastAsia="Times New Roman" w:cstheme="minorHAnsi"/>
          <w:color w:val="000000"/>
        </w:rPr>
        <w:t xml:space="preserve">magical </w:t>
      </w:r>
      <w:r w:rsidR="00A34828" w:rsidRPr="004A6694">
        <w:rPr>
          <w:rFonts w:eastAsia="Times New Roman" w:cstheme="minorHAnsi"/>
          <w:color w:val="000000"/>
        </w:rPr>
        <w:t>force</w:t>
      </w:r>
      <w:r w:rsidR="003602EA" w:rsidRPr="004A6694">
        <w:rPr>
          <w:rFonts w:eastAsia="Times New Roman" w:cstheme="minorHAnsi"/>
          <w:color w:val="000000"/>
        </w:rPr>
        <w:t xml:space="preserve">. </w:t>
      </w:r>
    </w:p>
    <w:p w14:paraId="4D39FEBD" w14:textId="77777777" w:rsidR="003602EA" w:rsidRPr="004A6694" w:rsidRDefault="00A34828" w:rsidP="00A34828">
      <w:pPr>
        <w:contextualSpacing/>
        <w:rPr>
          <w:rFonts w:eastAsia="Times New Roman" w:cstheme="minorHAnsi"/>
          <w:color w:val="000000"/>
        </w:rPr>
      </w:pPr>
      <w:r>
        <w:rPr>
          <w:rFonts w:eastAsia="Times New Roman" w:cstheme="minorHAnsi"/>
          <w:color w:val="000000"/>
        </w:rPr>
        <w:t xml:space="preserve">The blast explodes outward from the target in a 10-foot radius, affecting other creatures. Each </w:t>
      </w:r>
      <w:r w:rsidR="003602EA" w:rsidRPr="004A6694">
        <w:rPr>
          <w:rFonts w:eastAsia="Times New Roman" w:cstheme="minorHAnsi"/>
          <w:color w:val="000000"/>
        </w:rPr>
        <w:t xml:space="preserve">creature in </w:t>
      </w:r>
      <w:r>
        <w:rPr>
          <w:rFonts w:eastAsia="Times New Roman" w:cstheme="minorHAnsi"/>
          <w:color w:val="000000"/>
        </w:rPr>
        <w:t xml:space="preserve">the 10-foot-radius area besides the initial target </w:t>
      </w:r>
      <w:r w:rsidR="003602EA" w:rsidRPr="004A6694">
        <w:rPr>
          <w:rFonts w:eastAsia="Times New Roman" w:cstheme="minorHAnsi"/>
          <w:color w:val="000000"/>
        </w:rPr>
        <w:t xml:space="preserve">takes the same damage </w:t>
      </w:r>
      <w:r>
        <w:rPr>
          <w:rFonts w:eastAsia="Times New Roman" w:cstheme="minorHAnsi"/>
          <w:color w:val="000000"/>
        </w:rPr>
        <w:t xml:space="preserve">described above </w:t>
      </w:r>
      <w:r w:rsidR="003602EA" w:rsidRPr="004A6694">
        <w:rPr>
          <w:rFonts w:eastAsia="Times New Roman" w:cstheme="minorHAnsi"/>
          <w:color w:val="000000"/>
        </w:rPr>
        <w:t xml:space="preserve">on a failed </w:t>
      </w:r>
      <w:r>
        <w:rPr>
          <w:rFonts w:eastAsia="Times New Roman" w:cstheme="minorHAnsi"/>
          <w:color w:val="000000"/>
        </w:rPr>
        <w:t xml:space="preserve">Agility </w:t>
      </w:r>
      <w:r w:rsidR="003602EA" w:rsidRPr="004A6694">
        <w:rPr>
          <w:rFonts w:eastAsia="Times New Roman" w:cstheme="minorHAnsi"/>
          <w:color w:val="000000"/>
        </w:rPr>
        <w:t>save, and is pushed 5 feet away from the center of the blast</w:t>
      </w:r>
      <w:r>
        <w:rPr>
          <w:rFonts w:eastAsia="Times New Roman" w:cstheme="minorHAnsi"/>
          <w:color w:val="000000"/>
        </w:rPr>
        <w:t xml:space="preserve"> (or the initial target). They take only </w:t>
      </w:r>
      <w:r w:rsidR="003602EA" w:rsidRPr="004A6694">
        <w:rPr>
          <w:rFonts w:eastAsia="Times New Roman" w:cstheme="minorHAnsi"/>
          <w:color w:val="000000"/>
        </w:rPr>
        <w:t xml:space="preserve">half as much damage and </w:t>
      </w:r>
      <w:r>
        <w:rPr>
          <w:rFonts w:eastAsia="Times New Roman" w:cstheme="minorHAnsi"/>
          <w:color w:val="000000"/>
        </w:rPr>
        <w:t xml:space="preserve">are </w:t>
      </w:r>
      <w:r w:rsidR="003602EA" w:rsidRPr="004A6694">
        <w:rPr>
          <w:rFonts w:eastAsia="Times New Roman" w:cstheme="minorHAnsi"/>
          <w:color w:val="000000"/>
        </w:rPr>
        <w:t>not pushed</w:t>
      </w:r>
      <w:r>
        <w:rPr>
          <w:rFonts w:eastAsia="Times New Roman" w:cstheme="minorHAnsi"/>
          <w:color w:val="000000"/>
        </w:rPr>
        <w:t xml:space="preserve"> on a successful saving throw</w:t>
      </w:r>
      <w:r w:rsidR="003602EA" w:rsidRPr="004A6694">
        <w:rPr>
          <w:rFonts w:eastAsia="Times New Roman" w:cstheme="minorHAnsi"/>
          <w:color w:val="000000"/>
        </w:rPr>
        <w:t>.</w:t>
      </w:r>
      <w:r>
        <w:rPr>
          <w:rFonts w:eastAsia="Times New Roman" w:cstheme="minorHAnsi"/>
          <w:color w:val="000000"/>
        </w:rPr>
        <w:t xml:space="preserve"> </w:t>
      </w:r>
    </w:p>
    <w:p w14:paraId="44EE65D6" w14:textId="77777777" w:rsidR="00AB25EF" w:rsidRPr="004A6694" w:rsidRDefault="00AB25EF">
      <w:pPr>
        <w:contextualSpacing/>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 xml:space="preserve">The spell deals an extra </w:t>
      </w:r>
      <w:r w:rsidR="003602EA" w:rsidRPr="004A6694">
        <w:rPr>
          <w:rFonts w:eastAsia="Times New Roman" w:cstheme="minorHAnsi"/>
          <w:color w:val="000000"/>
        </w:rPr>
        <w:t>1d8</w:t>
      </w:r>
      <w:r w:rsidRPr="004A6694">
        <w:rPr>
          <w:rFonts w:eastAsia="Times New Roman" w:cstheme="minorHAnsi"/>
          <w:color w:val="000000"/>
        </w:rPr>
        <w:t>+1 damage per every level above level 4.</w:t>
      </w:r>
    </w:p>
    <w:p w14:paraId="08C5A008" w14:textId="77777777" w:rsidR="007644ED" w:rsidRPr="00F00B80" w:rsidRDefault="007644ED">
      <w:pPr>
        <w:contextualSpacing/>
        <w:rPr>
          <w:rFonts w:eastAsia="Times New Roman" w:cstheme="minorHAnsi"/>
        </w:rPr>
      </w:pPr>
    </w:p>
    <w:p w14:paraId="20990BDB" w14:textId="77777777" w:rsidR="00AB25EF" w:rsidRPr="00F00B80" w:rsidRDefault="00AB25EF">
      <w:pPr>
        <w:contextualSpacing/>
        <w:rPr>
          <w:rFonts w:eastAsia="Times New Roman" w:cstheme="minorHAnsi"/>
        </w:rPr>
      </w:pPr>
      <w:r w:rsidRPr="004A6694">
        <w:rPr>
          <w:rFonts w:eastAsia="Times New Roman" w:cstheme="minorHAnsi"/>
          <w:b/>
          <w:bCs/>
          <w:color w:val="000000"/>
        </w:rPr>
        <w:t>Arcane Explosion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2]</w:t>
      </w:r>
    </w:p>
    <w:p w14:paraId="2A6885D6" w14:textId="77777777" w:rsidR="00AB25EF" w:rsidRPr="00F00B80" w:rsidRDefault="00AB25EF">
      <w:pPr>
        <w:contextualSpacing/>
        <w:rPr>
          <w:rFonts w:eastAsia="Times New Roman" w:cstheme="minorHAnsi"/>
        </w:rPr>
      </w:pPr>
      <w:r w:rsidRPr="004A6694">
        <w:rPr>
          <w:rFonts w:eastAsia="Times New Roman" w:cstheme="minorHAnsi"/>
          <w:color w:val="000000"/>
        </w:rPr>
        <w:t>Evocation</w:t>
      </w:r>
    </w:p>
    <w:p w14:paraId="06E31BD7" w14:textId="77777777" w:rsidR="00E304CA" w:rsidRPr="00F00B80" w:rsidRDefault="00E304CA">
      <w:pPr>
        <w:contextualSpacing/>
        <w:rPr>
          <w:rFonts w:eastAsia="Times New Roman" w:cstheme="minorHAnsi"/>
        </w:rPr>
      </w:pPr>
      <w:r w:rsidRPr="004A6694">
        <w:rPr>
          <w:rFonts w:eastAsia="Times New Roman" w:cstheme="minorHAnsi"/>
          <w:b/>
          <w:bCs/>
          <w:color w:val="000000"/>
        </w:rPr>
        <w:t>Casting Time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1 bonus action</w:t>
      </w:r>
    </w:p>
    <w:p w14:paraId="51AFCA51" w14:textId="77777777" w:rsidR="001B49D0" w:rsidRPr="00F00B80" w:rsidRDefault="001B49D0">
      <w:pPr>
        <w:contextualSpacing/>
        <w:rPr>
          <w:rFonts w:eastAsia="Times New Roman" w:cstheme="minorHAnsi"/>
        </w:rPr>
      </w:pPr>
      <w:r w:rsidRPr="004A6694">
        <w:rPr>
          <w:rFonts w:eastAsia="Times New Roman" w:cstheme="minorHAnsi"/>
          <w:b/>
          <w:bCs/>
          <w:color w:val="000000"/>
        </w:rPr>
        <w:t>Range</w:t>
      </w:r>
      <w:r w:rsidR="009922D9">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Self </w:t>
      </w:r>
    </w:p>
    <w:p w14:paraId="5FF15CA4"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V</w:t>
      </w:r>
    </w:p>
    <w:p w14:paraId="497BE9E7" w14:textId="77777777" w:rsidR="00AB25EF" w:rsidRDefault="00AB25EF">
      <w:pPr>
        <w:contextualSpacing/>
        <w:rPr>
          <w:rFonts w:eastAsia="Times New Roman" w:cstheme="minorHAnsi"/>
          <w:color w:val="000000"/>
        </w:rPr>
      </w:pPr>
      <w:r w:rsidRPr="000D5DB5">
        <w:rPr>
          <w:rFonts w:eastAsia="Times New Roman" w:cstheme="minorHAnsi"/>
          <w:b/>
          <w:bCs/>
          <w:color w:val="000000"/>
        </w:rPr>
        <w:t>Duration</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31C91318" w14:textId="77777777" w:rsidR="003602EA" w:rsidRDefault="003602EA">
      <w:pPr>
        <w:contextualSpacing/>
        <w:rPr>
          <w:rFonts w:eastAsia="Times New Roman" w:cstheme="minorHAnsi"/>
          <w:color w:val="000000"/>
        </w:rPr>
      </w:pPr>
      <w:r>
        <w:rPr>
          <w:rFonts w:eastAsia="Times New Roman" w:cstheme="minorHAnsi"/>
          <w:color w:val="000000"/>
        </w:rPr>
        <w:lastRenderedPageBreak/>
        <w:t>You expel a tremendous burst of arcane energy. E</w:t>
      </w:r>
      <w:r w:rsidRPr="003602EA">
        <w:rPr>
          <w:rFonts w:eastAsia="Times New Roman" w:cstheme="minorHAnsi"/>
          <w:color w:val="000000"/>
        </w:rPr>
        <w:t xml:space="preserve">ach creature </w:t>
      </w:r>
      <w:r>
        <w:rPr>
          <w:rFonts w:eastAsia="Times New Roman" w:cstheme="minorHAnsi"/>
          <w:color w:val="000000"/>
        </w:rPr>
        <w:t xml:space="preserve">and unattended object </w:t>
      </w:r>
      <w:r w:rsidRPr="003602EA">
        <w:rPr>
          <w:rFonts w:eastAsia="Times New Roman" w:cstheme="minorHAnsi"/>
          <w:color w:val="000000"/>
        </w:rPr>
        <w:t>within</w:t>
      </w:r>
      <w:r>
        <w:rPr>
          <w:rFonts w:eastAsia="Times New Roman" w:cstheme="minorHAnsi"/>
          <w:color w:val="000000"/>
        </w:rPr>
        <w:t xml:space="preserve"> 10 feet o</w:t>
      </w:r>
      <w:r w:rsidRPr="003602EA">
        <w:rPr>
          <w:rFonts w:eastAsia="Times New Roman" w:cstheme="minorHAnsi"/>
          <w:color w:val="000000"/>
        </w:rPr>
        <w:t xml:space="preserve">f </w:t>
      </w:r>
      <w:r>
        <w:rPr>
          <w:rFonts w:eastAsia="Times New Roman" w:cstheme="minorHAnsi"/>
          <w:color w:val="000000"/>
        </w:rPr>
        <w:t xml:space="preserve">you </w:t>
      </w:r>
      <w:r w:rsidRPr="003602EA">
        <w:rPr>
          <w:rFonts w:eastAsia="Times New Roman" w:cstheme="minorHAnsi"/>
          <w:color w:val="000000"/>
        </w:rPr>
        <w:t xml:space="preserve">must make a </w:t>
      </w:r>
      <w:r w:rsidR="007E5284">
        <w:rPr>
          <w:rFonts w:eastAsia="Times New Roman" w:cstheme="minorHAnsi"/>
          <w:color w:val="000000"/>
        </w:rPr>
        <w:t xml:space="preserve">Agility </w:t>
      </w:r>
      <w:r w:rsidRPr="003602EA">
        <w:rPr>
          <w:rFonts w:eastAsia="Times New Roman" w:cstheme="minorHAnsi"/>
          <w:color w:val="000000"/>
        </w:rPr>
        <w:t>saving throw. A</w:t>
      </w:r>
      <w:r>
        <w:rPr>
          <w:rFonts w:eastAsia="Times New Roman" w:cstheme="minorHAnsi"/>
          <w:color w:val="000000"/>
        </w:rPr>
        <w:t xml:space="preserve"> </w:t>
      </w:r>
      <w:r w:rsidRPr="003602EA">
        <w:rPr>
          <w:rFonts w:eastAsia="Times New Roman" w:cstheme="minorHAnsi"/>
          <w:color w:val="000000"/>
        </w:rPr>
        <w:t xml:space="preserve">creature takes </w:t>
      </w:r>
      <w:r>
        <w:rPr>
          <w:rFonts w:eastAsia="Times New Roman" w:cstheme="minorHAnsi"/>
          <w:color w:val="000000"/>
        </w:rPr>
        <w:t xml:space="preserve">2d4 + 2 arcane </w:t>
      </w:r>
      <w:r w:rsidRPr="003602EA">
        <w:rPr>
          <w:rFonts w:eastAsia="Times New Roman" w:cstheme="minorHAnsi"/>
          <w:color w:val="000000"/>
        </w:rPr>
        <w:t>damage on a failed save, or</w:t>
      </w:r>
      <w:r>
        <w:rPr>
          <w:rFonts w:eastAsia="Times New Roman" w:cstheme="minorHAnsi"/>
          <w:color w:val="000000"/>
        </w:rPr>
        <w:t xml:space="preserve"> </w:t>
      </w:r>
      <w:r w:rsidRPr="003602EA">
        <w:rPr>
          <w:rFonts w:eastAsia="Times New Roman" w:cstheme="minorHAnsi"/>
          <w:color w:val="000000"/>
        </w:rPr>
        <w:t>half as much damage on a successful one.</w:t>
      </w:r>
    </w:p>
    <w:p w14:paraId="09EE40D6" w14:textId="77777777" w:rsidR="003602EA" w:rsidRPr="00F00B80" w:rsidRDefault="003602EA">
      <w:pPr>
        <w:contextualSpacing/>
        <w:rPr>
          <w:rFonts w:eastAsia="Times New Roman" w:cstheme="minorHAnsi"/>
          <w:color w:val="000000"/>
        </w:rPr>
      </w:pPr>
      <w:r w:rsidRPr="00F00B80">
        <w:rPr>
          <w:rFonts w:eastAsia="Times New Roman" w:cstheme="minorHAnsi"/>
          <w:color w:val="000000"/>
        </w:rPr>
        <w:t>Additionally, if the target is a creature, it must succeed on a Strength saving throw or be pushed 10 feet away from you and knocked prone.</w:t>
      </w:r>
    </w:p>
    <w:p w14:paraId="1439FF4D"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 xml:space="preserve">Heightened. </w:t>
      </w:r>
      <w:r w:rsidRPr="000D5DB5">
        <w:rPr>
          <w:rFonts w:eastAsia="Times New Roman" w:cstheme="minorHAnsi"/>
          <w:color w:val="000000"/>
        </w:rPr>
        <w:t>The spell deals an extra 1d4+1 damage per every level above level 2.</w:t>
      </w:r>
    </w:p>
    <w:p w14:paraId="1003F13C" w14:textId="77777777" w:rsidR="00AB25EF" w:rsidRPr="00F00B80" w:rsidRDefault="00AB25EF">
      <w:pPr>
        <w:contextualSpacing/>
        <w:rPr>
          <w:rFonts w:eastAsia="Times New Roman" w:cstheme="minorHAnsi"/>
        </w:rPr>
      </w:pPr>
    </w:p>
    <w:p w14:paraId="024A507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Arcane Orb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5]</w:t>
      </w:r>
    </w:p>
    <w:p w14:paraId="77FE55AC"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Evocation </w:t>
      </w:r>
      <w:r w:rsidR="00CD07D6">
        <w:rPr>
          <w:rFonts w:eastAsia="Times New Roman" w:cstheme="minorHAnsi"/>
          <w:color w:val="000000"/>
        </w:rPr>
        <w:t>[totem]</w:t>
      </w:r>
    </w:p>
    <w:p w14:paraId="7329A344" w14:textId="77777777" w:rsidR="00E304CA" w:rsidRPr="000D5DB5" w:rsidRDefault="00E304CA">
      <w:pPr>
        <w:contextualSpacing/>
        <w:rPr>
          <w:rFonts w:eastAsia="Times New Roman" w:cstheme="minorHAnsi"/>
          <w:sz w:val="24"/>
          <w:szCs w:val="24"/>
        </w:rPr>
      </w:pPr>
      <w:r w:rsidRPr="000D5DB5">
        <w:rPr>
          <w:rFonts w:eastAsia="Times New Roman" w:cstheme="minorHAnsi"/>
          <w:b/>
          <w:bCs/>
          <w:color w:val="000000"/>
        </w:rPr>
        <w:t>Casting Time</w:t>
      </w:r>
      <w:r w:rsidR="009922D9">
        <w:rPr>
          <w:b/>
          <w:bCs/>
        </w:rPr>
        <w:t>:</w:t>
      </w:r>
      <w:r w:rsidRPr="000D5DB5">
        <w:rPr>
          <w:rFonts w:eastAsia="Times New Roman" w:cstheme="minorHAnsi"/>
          <w:color w:val="000000"/>
        </w:rPr>
        <w:t xml:space="preserve"> 1 action</w:t>
      </w:r>
    </w:p>
    <w:p w14:paraId="1F695B52" w14:textId="77777777" w:rsidR="001B49D0" w:rsidRPr="00325A13" w:rsidRDefault="001B49D0">
      <w:pPr>
        <w:contextualSpacing/>
        <w:rPr>
          <w:rFonts w:eastAsia="Times New Roman" w:cstheme="minorHAnsi"/>
          <w:color w:val="000000"/>
        </w:rPr>
      </w:pPr>
      <w:r w:rsidRPr="000D5DB5">
        <w:rPr>
          <w:rFonts w:eastAsia="Times New Roman" w:cstheme="minorHAnsi"/>
          <w:b/>
          <w:bCs/>
          <w:color w:val="000000"/>
        </w:rPr>
        <w:t>Range</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27E116C2"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0132CC46"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Duration</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1 minute</w:t>
      </w:r>
    </w:p>
    <w:p w14:paraId="14D34AF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You create a swirling orb of magical force</w:t>
      </w:r>
      <w:r w:rsidR="000D6ECD">
        <w:rPr>
          <w:rFonts w:eastAsia="Times New Roman" w:cstheme="minorHAnsi"/>
          <w:color w:val="000000"/>
        </w:rPr>
        <w:t xml:space="preserve"> that periodically expels arcane energy</w:t>
      </w:r>
      <w:r w:rsidRPr="000D5DB5">
        <w:rPr>
          <w:rFonts w:eastAsia="Times New Roman" w:cstheme="minorHAnsi"/>
          <w:color w:val="000000"/>
        </w:rPr>
        <w:t xml:space="preserve">. When you cast this orb, you may use a reaction for it to emit an </w:t>
      </w:r>
      <w:r w:rsidR="000F09CE">
        <w:rPr>
          <w:rFonts w:eastAsia="Times New Roman" w:cstheme="minorHAnsi"/>
          <w:i/>
          <w:iCs/>
          <w:color w:val="000000"/>
        </w:rPr>
        <w:t>a</w:t>
      </w:r>
      <w:r w:rsidRPr="000F09CE">
        <w:rPr>
          <w:rFonts w:eastAsia="Times New Roman" w:cstheme="minorHAnsi"/>
          <w:i/>
          <w:iCs/>
          <w:color w:val="000000"/>
        </w:rPr>
        <w:t xml:space="preserve">rcane </w:t>
      </w:r>
      <w:r w:rsidR="000F09CE">
        <w:rPr>
          <w:rFonts w:eastAsia="Times New Roman" w:cstheme="minorHAnsi"/>
          <w:i/>
          <w:iCs/>
          <w:color w:val="000000"/>
        </w:rPr>
        <w:t>e</w:t>
      </w:r>
      <w:r w:rsidRPr="000F09CE">
        <w:rPr>
          <w:rFonts w:eastAsia="Times New Roman" w:cstheme="minorHAnsi"/>
          <w:i/>
          <w:iCs/>
          <w:color w:val="000000"/>
        </w:rPr>
        <w:t>xplosion</w:t>
      </w:r>
      <w:r w:rsidRPr="000D5DB5">
        <w:rPr>
          <w:rFonts w:eastAsia="Times New Roman" w:cstheme="minorHAnsi"/>
          <w:color w:val="000000"/>
        </w:rPr>
        <w:t xml:space="preserve"> centered on the orb itself, as the spell </w:t>
      </w:r>
      <w:r w:rsidR="000F09CE" w:rsidRPr="000F09CE">
        <w:rPr>
          <w:rFonts w:eastAsia="Times New Roman" w:cstheme="minorHAnsi"/>
          <w:i/>
          <w:iCs/>
          <w:color w:val="000000"/>
        </w:rPr>
        <w:t>a</w:t>
      </w:r>
      <w:r w:rsidRPr="000F09CE">
        <w:rPr>
          <w:rFonts w:eastAsia="Times New Roman" w:cstheme="minorHAnsi"/>
          <w:i/>
          <w:iCs/>
          <w:color w:val="000000"/>
        </w:rPr>
        <w:t xml:space="preserve">rcane </w:t>
      </w:r>
      <w:r w:rsidR="000F09CE" w:rsidRPr="000F09CE">
        <w:rPr>
          <w:rFonts w:eastAsia="Times New Roman" w:cstheme="minorHAnsi"/>
          <w:i/>
          <w:iCs/>
          <w:color w:val="000000"/>
        </w:rPr>
        <w:t>e</w:t>
      </w:r>
      <w:r w:rsidRPr="000F09CE">
        <w:rPr>
          <w:rFonts w:eastAsia="Times New Roman" w:cstheme="minorHAnsi"/>
          <w:i/>
          <w:iCs/>
          <w:color w:val="000000"/>
        </w:rPr>
        <w:t>xplosion</w:t>
      </w:r>
      <w:r w:rsidRPr="000D5DB5">
        <w:rPr>
          <w:rFonts w:eastAsia="Times New Roman" w:cstheme="minorHAnsi"/>
          <w:color w:val="000000"/>
        </w:rPr>
        <w:t>.</w:t>
      </w:r>
    </w:p>
    <w:p w14:paraId="08EF7552" w14:textId="77777777" w:rsidR="00AB25EF" w:rsidRPr="00325A13" w:rsidRDefault="00AB25EF">
      <w:pPr>
        <w:contextualSpacing/>
        <w:rPr>
          <w:rFonts w:eastAsia="Times New Roman" w:cstheme="minorHAnsi"/>
        </w:rPr>
      </w:pPr>
    </w:p>
    <w:p w14:paraId="6574815F" w14:textId="77777777" w:rsidR="00034FEA" w:rsidRPr="00325A13" w:rsidRDefault="00034FEA" w:rsidP="00034FEA">
      <w:pPr>
        <w:contextualSpacing/>
        <w:rPr>
          <w:rFonts w:eastAsia="Times New Roman" w:cstheme="minorHAnsi"/>
          <w:b/>
          <w:bCs/>
        </w:rPr>
      </w:pPr>
      <w:r w:rsidRPr="00325A13">
        <w:rPr>
          <w:rFonts w:eastAsia="Times New Roman" w:cstheme="minorHAnsi"/>
          <w:b/>
          <w:bCs/>
        </w:rPr>
        <w:t>Aspect Array [level 1+]</w:t>
      </w:r>
    </w:p>
    <w:p w14:paraId="41941302" w14:textId="77777777" w:rsidR="00034FEA" w:rsidRPr="00325A13" w:rsidRDefault="00034FEA" w:rsidP="00034FEA">
      <w:pPr>
        <w:contextualSpacing/>
        <w:rPr>
          <w:rFonts w:eastAsia="Times New Roman" w:cstheme="minorHAnsi"/>
        </w:rPr>
      </w:pPr>
      <w:r w:rsidRPr="00325A13">
        <w:rPr>
          <w:rFonts w:eastAsia="Times New Roman" w:cstheme="minorHAnsi"/>
        </w:rPr>
        <w:t>Transmutation [array]</w:t>
      </w:r>
    </w:p>
    <w:p w14:paraId="68AA0EB0" w14:textId="77777777" w:rsidR="00034FEA" w:rsidRPr="00325A13" w:rsidRDefault="00034FEA" w:rsidP="00034FEA">
      <w:pPr>
        <w:contextualSpacing/>
        <w:rPr>
          <w:rFonts w:eastAsia="Times New Roman" w:cstheme="minorHAnsi"/>
        </w:rPr>
      </w:pPr>
      <w:r w:rsidRPr="00325A13">
        <w:rPr>
          <w:rFonts w:eastAsia="Times New Roman" w:cstheme="minorHAnsi"/>
          <w:b/>
          <w:bCs/>
        </w:rPr>
        <w:t>Casting Time</w:t>
      </w:r>
      <w:r w:rsidR="009922D9">
        <w:rPr>
          <w:b/>
          <w:bCs/>
        </w:rPr>
        <w:t>:</w:t>
      </w:r>
      <w:r w:rsidRPr="00325A13">
        <w:rPr>
          <w:rFonts w:eastAsia="Times New Roman" w:cstheme="minorHAnsi"/>
        </w:rPr>
        <w:t xml:space="preserve"> 1 action</w:t>
      </w:r>
    </w:p>
    <w:p w14:paraId="5F026368" w14:textId="77777777" w:rsidR="00034FEA" w:rsidRPr="00325A13" w:rsidRDefault="00034FEA" w:rsidP="00034FEA">
      <w:pPr>
        <w:contextualSpacing/>
        <w:rPr>
          <w:rFonts w:eastAsia="Times New Roman" w:cstheme="minorHAnsi"/>
        </w:rPr>
      </w:pPr>
      <w:r w:rsidRPr="00325A13">
        <w:rPr>
          <w:rFonts w:eastAsia="Times New Roman" w:cstheme="minorHAnsi"/>
          <w:b/>
          <w:bCs/>
        </w:rPr>
        <w:t>Range</w:t>
      </w:r>
      <w:r w:rsidR="009922D9">
        <w:rPr>
          <w:b/>
          <w:bCs/>
        </w:rPr>
        <w:t>:</w:t>
      </w:r>
      <w:r w:rsidRPr="00325A13">
        <w:rPr>
          <w:rFonts w:eastAsia="Times New Roman" w:cstheme="minorHAnsi"/>
          <w:b/>
          <w:bCs/>
        </w:rPr>
        <w:t xml:space="preserve"> </w:t>
      </w:r>
      <w:r w:rsidRPr="00325A13">
        <w:rPr>
          <w:rFonts w:eastAsia="Times New Roman" w:cstheme="minorHAnsi"/>
        </w:rPr>
        <w:t>Personal (Self)</w:t>
      </w:r>
    </w:p>
    <w:p w14:paraId="79AC7514" w14:textId="77777777" w:rsidR="00034FEA" w:rsidRPr="00325A13" w:rsidRDefault="00034FEA" w:rsidP="00034FEA">
      <w:pPr>
        <w:contextualSpacing/>
        <w:rPr>
          <w:rFonts w:eastAsia="Times New Roman" w:cstheme="minorHAnsi"/>
        </w:rPr>
      </w:pPr>
      <w:r w:rsidRPr="00325A13">
        <w:rPr>
          <w:rFonts w:eastAsia="Times New Roman" w:cstheme="minorHAnsi"/>
          <w:b/>
          <w:bCs/>
        </w:rPr>
        <w:t>Components</w:t>
      </w:r>
      <w:r w:rsidR="009922D9">
        <w:rPr>
          <w:b/>
          <w:bCs/>
        </w:rPr>
        <w:t>:</w:t>
      </w:r>
      <w:r w:rsidRPr="00325A13">
        <w:rPr>
          <w:rFonts w:eastAsia="Times New Roman" w:cstheme="minorHAnsi"/>
        </w:rPr>
        <w:t xml:space="preserve"> V, S</w:t>
      </w:r>
    </w:p>
    <w:p w14:paraId="68147A79" w14:textId="77777777" w:rsidR="00034FEA" w:rsidRPr="00325A13" w:rsidRDefault="00034FEA" w:rsidP="00D41569">
      <w:pPr>
        <w:contextualSpacing/>
        <w:rPr>
          <w:rFonts w:eastAsia="Times New Roman" w:cstheme="minorHAnsi"/>
        </w:rPr>
      </w:pPr>
      <w:r w:rsidRPr="00325A13">
        <w:rPr>
          <w:rFonts w:eastAsia="Times New Roman" w:cstheme="minorHAnsi"/>
          <w:b/>
          <w:bCs/>
        </w:rPr>
        <w:t>Duration</w:t>
      </w:r>
      <w:r w:rsidR="009922D9">
        <w:rPr>
          <w:b/>
          <w:bCs/>
        </w:rPr>
        <w:t>:</w:t>
      </w:r>
      <w:r w:rsidRPr="00325A13">
        <w:rPr>
          <w:rFonts w:eastAsia="Times New Roman" w:cstheme="minorHAnsi"/>
        </w:rPr>
        <w:t xml:space="preserve"> Concentration, up to 10 minutes</w:t>
      </w:r>
      <w:r w:rsidR="00D41569">
        <w:rPr>
          <w:rFonts w:eastAsia="Times New Roman" w:cstheme="minorHAnsi"/>
        </w:rPr>
        <w:t xml:space="preserve"> or special</w:t>
      </w:r>
    </w:p>
    <w:p w14:paraId="74AB57AF" w14:textId="77777777" w:rsidR="00B70EAE" w:rsidRDefault="00034FEA">
      <w:pPr>
        <w:contextualSpacing/>
        <w:rPr>
          <w:rFonts w:eastAsia="Times New Roman" w:cstheme="minorHAnsi"/>
        </w:rPr>
      </w:pPr>
      <w:r w:rsidRPr="00325A13">
        <w:rPr>
          <w:rFonts w:eastAsia="Times New Roman" w:cstheme="minorHAnsi"/>
        </w:rPr>
        <w:t xml:space="preserve">You adopt </w:t>
      </w:r>
      <w:r>
        <w:rPr>
          <w:rFonts w:eastAsia="Times New Roman" w:cstheme="minorHAnsi"/>
        </w:rPr>
        <w:t xml:space="preserve">yourself to an </w:t>
      </w:r>
      <w:r w:rsidR="00B70EAE">
        <w:rPr>
          <w:rFonts w:eastAsia="Times New Roman" w:cstheme="minorHAnsi"/>
        </w:rPr>
        <w:t xml:space="preserve">aspect of a beast or a terrain, deriving power from your bond with the land or the spirits that reside there. You must recognize the creature or terrain (or a comparable one) to adopt their aspect. </w:t>
      </w:r>
    </w:p>
    <w:p w14:paraId="6C4FCBB5" w14:textId="77777777" w:rsidR="00034FEA" w:rsidRPr="00325A13" w:rsidRDefault="00B70EAE">
      <w:pPr>
        <w:contextualSpacing/>
        <w:rPr>
          <w:rFonts w:eastAsia="Times New Roman" w:cstheme="minorHAnsi"/>
        </w:rPr>
      </w:pPr>
      <w:r>
        <w:rPr>
          <w:rFonts w:eastAsia="Times New Roman" w:cstheme="minorHAnsi"/>
        </w:rPr>
        <w:t>You gain one aspect from the below array.</w:t>
      </w:r>
    </w:p>
    <w:p w14:paraId="4C46D7C3" w14:textId="77777777" w:rsidR="00B70EAE" w:rsidRPr="00E231E9" w:rsidRDefault="00B70EAE" w:rsidP="008412C8">
      <w:pPr>
        <w:pStyle w:val="ListParagraph"/>
        <w:numPr>
          <w:ilvl w:val="0"/>
          <w:numId w:val="38"/>
        </w:numPr>
        <w:rPr>
          <w:rFonts w:eastAsia="Times New Roman" w:cstheme="minorHAnsi"/>
        </w:rPr>
      </w:pPr>
      <w:r w:rsidRPr="00E231E9">
        <w:rPr>
          <w:rFonts w:eastAsia="Times New Roman" w:cstheme="minorHAnsi"/>
          <w:i/>
          <w:iCs/>
        </w:rPr>
        <w:t>Cheetah (level 1).</w:t>
      </w:r>
      <w:r w:rsidRPr="00E231E9">
        <w:rPr>
          <w:rFonts w:eastAsia="Times New Roman" w:cstheme="minorHAnsi"/>
        </w:rPr>
        <w:t xml:space="preserve"> As the </w:t>
      </w:r>
      <w:r w:rsidR="008412C8" w:rsidRPr="008412C8">
        <w:rPr>
          <w:rFonts w:eastAsia="Times New Roman" w:cstheme="minorHAnsi"/>
          <w:i/>
          <w:iCs/>
        </w:rPr>
        <w:t>e</w:t>
      </w:r>
      <w:r w:rsidRPr="008412C8">
        <w:rPr>
          <w:rFonts w:eastAsia="Times New Roman" w:cstheme="minorHAnsi"/>
          <w:i/>
          <w:iCs/>
        </w:rPr>
        <w:t xml:space="preserve">xpeditious </w:t>
      </w:r>
      <w:r w:rsidR="008412C8" w:rsidRPr="008412C8">
        <w:rPr>
          <w:rFonts w:eastAsia="Times New Roman" w:cstheme="minorHAnsi"/>
          <w:i/>
          <w:iCs/>
        </w:rPr>
        <w:t>r</w:t>
      </w:r>
      <w:r w:rsidRPr="008412C8">
        <w:rPr>
          <w:rFonts w:eastAsia="Times New Roman" w:cstheme="minorHAnsi"/>
          <w:i/>
          <w:iCs/>
        </w:rPr>
        <w:t>etreat</w:t>
      </w:r>
      <w:r w:rsidRPr="00E231E9">
        <w:rPr>
          <w:rFonts w:eastAsia="Times New Roman" w:cstheme="minorHAnsi"/>
        </w:rPr>
        <w:t xml:space="preserve"> spell</w:t>
      </w:r>
    </w:p>
    <w:p w14:paraId="54D03B2A" w14:textId="77777777" w:rsidR="00B70EAE" w:rsidRPr="00AF308D" w:rsidRDefault="00B70EAE" w:rsidP="003C4628">
      <w:pPr>
        <w:pStyle w:val="ListParagraph"/>
        <w:numPr>
          <w:ilvl w:val="0"/>
          <w:numId w:val="38"/>
        </w:numPr>
        <w:rPr>
          <w:rFonts w:eastAsia="Times New Roman" w:cstheme="minorHAnsi"/>
        </w:rPr>
      </w:pPr>
      <w:r w:rsidRPr="00AF308D">
        <w:rPr>
          <w:rFonts w:eastAsia="Times New Roman" w:cstheme="minorHAnsi"/>
          <w:i/>
          <w:iCs/>
        </w:rPr>
        <w:t>Desolate</w:t>
      </w:r>
      <w:r>
        <w:rPr>
          <w:rFonts w:eastAsia="Times New Roman" w:cstheme="minorHAnsi"/>
          <w:i/>
          <w:iCs/>
        </w:rPr>
        <w:t xml:space="preserve"> Terrain</w:t>
      </w:r>
      <w:r w:rsidRPr="00AF308D">
        <w:rPr>
          <w:rFonts w:eastAsia="Times New Roman" w:cstheme="minorHAnsi"/>
          <w:i/>
          <w:iCs/>
        </w:rPr>
        <w:t xml:space="preserve"> (level 1).</w:t>
      </w:r>
      <w:r w:rsidRPr="00AF308D">
        <w:rPr>
          <w:rFonts w:eastAsia="Times New Roman" w:cstheme="minorHAnsi"/>
        </w:rPr>
        <w:t xml:space="preserve"> You have advantage against travel hazards, and against exhaustion from forced marches, starvation, and thirst</w:t>
      </w:r>
      <w:r w:rsidR="00D41569">
        <w:rPr>
          <w:rFonts w:eastAsia="Times New Roman" w:cstheme="minorHAnsi"/>
        </w:rPr>
        <w:t xml:space="preserve">. Instead of concentration up to 10 minutes, the duration of this aspect is 4 hours (does not require </w:t>
      </w:r>
      <w:r w:rsidR="00D41569">
        <w:rPr>
          <w:rFonts w:eastAsia="Times New Roman" w:cstheme="minorHAnsi"/>
        </w:rPr>
        <w:lastRenderedPageBreak/>
        <w:t>concentration, but cannot have another aspect).</w:t>
      </w:r>
    </w:p>
    <w:p w14:paraId="537AA69A" w14:textId="77777777" w:rsidR="005D361A" w:rsidRPr="00E346B0" w:rsidRDefault="005D361A" w:rsidP="003C4628">
      <w:pPr>
        <w:pStyle w:val="ListParagraph"/>
        <w:numPr>
          <w:ilvl w:val="0"/>
          <w:numId w:val="38"/>
        </w:numPr>
        <w:rPr>
          <w:rFonts w:eastAsia="Times New Roman" w:cstheme="minorHAnsi"/>
        </w:rPr>
      </w:pPr>
      <w:r w:rsidRPr="00E346B0">
        <w:rPr>
          <w:rFonts w:eastAsia="Times New Roman" w:cstheme="minorHAnsi"/>
          <w:i/>
          <w:iCs/>
        </w:rPr>
        <w:t>Monkey (level 1).</w:t>
      </w:r>
      <w:r w:rsidRPr="00E346B0">
        <w:rPr>
          <w:rFonts w:eastAsia="Times New Roman" w:cstheme="minorHAnsi"/>
        </w:rPr>
        <w:t xml:space="preserve"> You gain climb speed equal to one-half your normal speed. </w:t>
      </w:r>
    </w:p>
    <w:p w14:paraId="235654D0" w14:textId="77777777" w:rsidR="005D361A" w:rsidRDefault="005D361A" w:rsidP="003C4628">
      <w:pPr>
        <w:pStyle w:val="ListParagraph"/>
        <w:numPr>
          <w:ilvl w:val="0"/>
          <w:numId w:val="38"/>
        </w:numPr>
        <w:rPr>
          <w:rFonts w:eastAsia="Times New Roman" w:cstheme="minorHAnsi"/>
        </w:rPr>
      </w:pPr>
      <w:r w:rsidRPr="00AF308D">
        <w:rPr>
          <w:rFonts w:eastAsia="Times New Roman" w:cstheme="minorHAnsi"/>
          <w:i/>
          <w:iCs/>
        </w:rPr>
        <w:t>Mountain</w:t>
      </w:r>
      <w:r>
        <w:rPr>
          <w:rFonts w:eastAsia="Times New Roman" w:cstheme="minorHAnsi"/>
          <w:i/>
          <w:iCs/>
        </w:rPr>
        <w:t xml:space="preserve"> Terrain</w:t>
      </w:r>
      <w:r w:rsidRPr="00AF308D">
        <w:rPr>
          <w:rFonts w:eastAsia="Times New Roman" w:cstheme="minorHAnsi"/>
          <w:i/>
          <w:iCs/>
        </w:rPr>
        <w:t xml:space="preserve"> (level 1).</w:t>
      </w:r>
      <w:r w:rsidRPr="00AF308D">
        <w:rPr>
          <w:rFonts w:eastAsia="Times New Roman" w:cstheme="minorHAnsi"/>
        </w:rPr>
        <w:t xml:space="preserve"> You're acclimated to high altitude, including elevations above 20,000 feet. </w:t>
      </w:r>
    </w:p>
    <w:p w14:paraId="4200747F" w14:textId="77777777" w:rsidR="005D361A" w:rsidRPr="00AF308D" w:rsidRDefault="005D361A" w:rsidP="005D361A">
      <w:pPr>
        <w:pStyle w:val="ListParagraph"/>
        <w:rPr>
          <w:rFonts w:eastAsia="Times New Roman" w:cstheme="minorHAnsi"/>
        </w:rPr>
      </w:pPr>
      <w:r>
        <w:rPr>
          <w:rFonts w:eastAsia="Times New Roman" w:cstheme="minorHAnsi"/>
        </w:rPr>
        <w:t>Instead of concentration up to 10 minutes, the duration of this aspect is 4 hours (does not require concentration, but cannot have another aspect).</w:t>
      </w:r>
    </w:p>
    <w:p w14:paraId="26820A2C" w14:textId="77777777" w:rsidR="005D361A" w:rsidRPr="00325A13" w:rsidRDefault="005D361A" w:rsidP="00272CA8">
      <w:pPr>
        <w:pStyle w:val="ListParagraph"/>
        <w:numPr>
          <w:ilvl w:val="0"/>
          <w:numId w:val="38"/>
        </w:numPr>
        <w:rPr>
          <w:rFonts w:eastAsia="Times New Roman" w:cstheme="minorHAnsi"/>
        </w:rPr>
      </w:pPr>
      <w:r w:rsidRPr="00325A13">
        <w:rPr>
          <w:rFonts w:eastAsia="Times New Roman" w:cstheme="minorHAnsi"/>
          <w:i/>
          <w:iCs/>
        </w:rPr>
        <w:t xml:space="preserve">Rejuvenating Woods (level 1). </w:t>
      </w:r>
      <w:r>
        <w:rPr>
          <w:rFonts w:eastAsia="Times New Roman" w:cstheme="minorHAnsi"/>
        </w:rPr>
        <w:t>You</w:t>
      </w:r>
      <w:r w:rsidRPr="00325A13">
        <w:rPr>
          <w:rFonts w:eastAsia="Times New Roman" w:cstheme="minorHAnsi"/>
        </w:rPr>
        <w:t xml:space="preserve"> </w:t>
      </w:r>
      <w:ins w:id="4998" w:author="Admin" w:date="2021-04-30T16:36:00Z">
        <w:r w:rsidR="00C710F4">
          <w:rPr>
            <w:rFonts w:eastAsia="Times New Roman" w:cstheme="minorHAnsi"/>
          </w:rPr>
          <w:t xml:space="preserve">can roll twice for any healing </w:t>
        </w:r>
      </w:ins>
      <w:del w:id="4999" w:author="Admin" w:date="2021-04-30T16:36:00Z">
        <w:r w:rsidRPr="00325A13" w:rsidDel="00C710F4">
          <w:rPr>
            <w:rFonts w:eastAsia="Times New Roman" w:cstheme="minorHAnsi"/>
          </w:rPr>
          <w:delText xml:space="preserve">have </w:delText>
        </w:r>
      </w:del>
      <w:ins w:id="5000" w:author="Admin" w:date="2021-04-30T16:36:00Z">
        <w:r w:rsidR="00C710F4">
          <w:rPr>
            <w:rFonts w:eastAsia="Times New Roman" w:cstheme="minorHAnsi"/>
          </w:rPr>
          <w:t xml:space="preserve">dice </w:t>
        </w:r>
      </w:ins>
      <w:del w:id="5001" w:author="Admin" w:date="2021-04-30T16:36:00Z">
        <w:r w:rsidRPr="00325A13" w:rsidDel="00C710F4">
          <w:rPr>
            <w:rFonts w:eastAsia="Times New Roman" w:cstheme="minorHAnsi"/>
          </w:rPr>
          <w:delText xml:space="preserve">advantage to any </w:delText>
        </w:r>
        <w:r w:rsidDel="00C710F4">
          <w:rPr>
            <w:rFonts w:eastAsia="Times New Roman" w:cstheme="minorHAnsi"/>
          </w:rPr>
          <w:delText>sigil roll</w:delText>
        </w:r>
        <w:r w:rsidRPr="00325A13" w:rsidDel="00C710F4">
          <w:rPr>
            <w:rFonts w:eastAsia="Times New Roman" w:cstheme="minorHAnsi"/>
          </w:rPr>
          <w:delText xml:space="preserve"> </w:delText>
        </w:r>
        <w:r w:rsidDel="00C710F4">
          <w:rPr>
            <w:rFonts w:eastAsia="Times New Roman" w:cstheme="minorHAnsi"/>
          </w:rPr>
          <w:delText>to healing spells on yourself</w:delText>
        </w:r>
        <w:r w:rsidRPr="00325A13" w:rsidDel="00C710F4">
          <w:rPr>
            <w:rFonts w:eastAsia="Times New Roman" w:cstheme="minorHAnsi"/>
          </w:rPr>
          <w:delText>.</w:delText>
        </w:r>
      </w:del>
      <w:ins w:id="5002" w:author="Admin" w:date="2021-04-30T16:36:00Z">
        <w:r w:rsidR="00C710F4">
          <w:rPr>
            <w:rFonts w:eastAsia="Times New Roman" w:cstheme="minorHAnsi"/>
          </w:rPr>
          <w:t xml:space="preserve">to heal yourself if you are under the effects of a sigil spell. </w:t>
        </w:r>
      </w:ins>
    </w:p>
    <w:p w14:paraId="65CD123F" w14:textId="77777777" w:rsidR="005D361A" w:rsidRPr="00AF308D" w:rsidRDefault="005D361A" w:rsidP="003C4628">
      <w:pPr>
        <w:pStyle w:val="ListParagraph"/>
        <w:numPr>
          <w:ilvl w:val="0"/>
          <w:numId w:val="38"/>
        </w:numPr>
        <w:rPr>
          <w:rFonts w:eastAsia="Times New Roman" w:cstheme="minorHAnsi"/>
        </w:rPr>
      </w:pPr>
      <w:r w:rsidRPr="00AF308D">
        <w:rPr>
          <w:rFonts w:eastAsia="Times New Roman" w:cstheme="minorHAnsi"/>
          <w:i/>
          <w:iCs/>
        </w:rPr>
        <w:t>Shark (level 1).</w:t>
      </w:r>
      <w:r w:rsidRPr="00AF308D">
        <w:rPr>
          <w:rFonts w:eastAsia="Times New Roman" w:cstheme="minorHAnsi"/>
        </w:rPr>
        <w:t xml:space="preserve"> You gain swim speed equal to one-half your normal speed. </w:t>
      </w:r>
    </w:p>
    <w:p w14:paraId="0741FA0B" w14:textId="77777777" w:rsidR="005D361A" w:rsidRPr="00325A13" w:rsidRDefault="005D361A" w:rsidP="003C4628">
      <w:pPr>
        <w:pStyle w:val="ListParagraph"/>
        <w:numPr>
          <w:ilvl w:val="0"/>
          <w:numId w:val="38"/>
        </w:numPr>
        <w:rPr>
          <w:rFonts w:eastAsia="Times New Roman" w:cstheme="minorHAnsi"/>
        </w:rPr>
      </w:pPr>
      <w:r w:rsidRPr="00325A13">
        <w:rPr>
          <w:rFonts w:eastAsia="Times New Roman" w:cstheme="minorHAnsi"/>
          <w:i/>
          <w:iCs/>
        </w:rPr>
        <w:t>Terrain Adaption (level 1).</w:t>
      </w:r>
      <w:r w:rsidRPr="00325A13">
        <w:rPr>
          <w:rFonts w:eastAsia="Times New Roman" w:cstheme="minorHAnsi"/>
        </w:rPr>
        <w:t xml:space="preserve"> As the arcane armor spell (resists one energy damage, vulnerable to another). </w:t>
      </w:r>
      <w:r>
        <w:rPr>
          <w:rFonts w:eastAsia="Times New Roman" w:cstheme="minorHAnsi"/>
        </w:rPr>
        <w:t>This c</w:t>
      </w:r>
      <w:r w:rsidRPr="00325A13">
        <w:rPr>
          <w:rFonts w:eastAsia="Times New Roman" w:cstheme="minorHAnsi"/>
        </w:rPr>
        <w:t xml:space="preserve">overs volcanoes (fire/cold), frozen poles (cold/fire), storm plains (lightning/acid), and corrosive swamps (acid/lightning). This can be heightened as normal for arcane armor, but can only cover elemental damage. </w:t>
      </w:r>
    </w:p>
    <w:p w14:paraId="092234D7" w14:textId="77777777" w:rsidR="005D361A" w:rsidRPr="00325A13" w:rsidRDefault="005D361A" w:rsidP="008412C8">
      <w:pPr>
        <w:pStyle w:val="ListParagraph"/>
        <w:numPr>
          <w:ilvl w:val="0"/>
          <w:numId w:val="38"/>
        </w:numPr>
        <w:rPr>
          <w:rFonts w:eastAsia="Times New Roman" w:cstheme="minorHAnsi"/>
        </w:rPr>
      </w:pPr>
      <w:r w:rsidRPr="00325A13">
        <w:rPr>
          <w:rFonts w:eastAsia="Times New Roman" w:cstheme="minorHAnsi"/>
          <w:i/>
          <w:iCs/>
        </w:rPr>
        <w:t>Chameleon (level 2).</w:t>
      </w:r>
      <w:r w:rsidRPr="00325A13">
        <w:rPr>
          <w:rFonts w:eastAsia="Times New Roman" w:cstheme="minorHAnsi"/>
        </w:rPr>
        <w:t xml:space="preserve"> As the </w:t>
      </w:r>
      <w:r w:rsidR="008412C8" w:rsidRPr="008412C8">
        <w:rPr>
          <w:rFonts w:eastAsia="Times New Roman" w:cstheme="minorHAnsi"/>
          <w:i/>
          <w:iCs/>
        </w:rPr>
        <w:t>b</w:t>
      </w:r>
      <w:r w:rsidRPr="008412C8">
        <w:rPr>
          <w:rFonts w:eastAsia="Times New Roman" w:cstheme="minorHAnsi"/>
          <w:i/>
          <w:iCs/>
        </w:rPr>
        <w:t>lur</w:t>
      </w:r>
      <w:r w:rsidRPr="00325A13">
        <w:rPr>
          <w:rFonts w:eastAsia="Times New Roman" w:cstheme="minorHAnsi"/>
        </w:rPr>
        <w:t xml:space="preserve"> spell</w:t>
      </w:r>
    </w:p>
    <w:p w14:paraId="0051E278" w14:textId="77777777" w:rsidR="00B70EAE" w:rsidRPr="00CF535C" w:rsidRDefault="00B70EAE" w:rsidP="003C4628">
      <w:pPr>
        <w:pStyle w:val="ListParagraph"/>
        <w:numPr>
          <w:ilvl w:val="0"/>
          <w:numId w:val="38"/>
        </w:numPr>
        <w:rPr>
          <w:rFonts w:eastAsia="Times New Roman" w:cstheme="minorHAnsi"/>
        </w:rPr>
      </w:pPr>
      <w:r w:rsidRPr="00CF535C">
        <w:rPr>
          <w:rFonts w:eastAsia="Times New Roman" w:cstheme="minorHAnsi"/>
          <w:i/>
          <w:iCs/>
        </w:rPr>
        <w:t>Eagle (level 2).</w:t>
      </w:r>
      <w:r w:rsidRPr="00CF535C">
        <w:rPr>
          <w:rFonts w:eastAsia="Times New Roman" w:cstheme="minorHAnsi"/>
        </w:rPr>
        <w:t xml:space="preserve"> You and one beast companion you have may score a critical hit on a roll of 19 or 20 </w:t>
      </w:r>
    </w:p>
    <w:p w14:paraId="6069B835" w14:textId="77777777" w:rsidR="00B70EAE" w:rsidRPr="006E7256" w:rsidRDefault="00B70EAE" w:rsidP="003C4628">
      <w:pPr>
        <w:pStyle w:val="ListParagraph"/>
        <w:numPr>
          <w:ilvl w:val="0"/>
          <w:numId w:val="38"/>
        </w:numPr>
        <w:rPr>
          <w:rFonts w:eastAsia="Times New Roman" w:cstheme="minorHAnsi"/>
        </w:rPr>
      </w:pPr>
      <w:r w:rsidRPr="006E7256">
        <w:rPr>
          <w:rFonts w:eastAsia="Times New Roman" w:cstheme="minorHAnsi"/>
          <w:i/>
          <w:iCs/>
        </w:rPr>
        <w:t>Hawk (level 2).</w:t>
      </w:r>
      <w:r w:rsidRPr="006E7256">
        <w:rPr>
          <w:rFonts w:eastAsia="Times New Roman" w:cstheme="minorHAnsi"/>
        </w:rPr>
        <w:t xml:space="preserve"> Ranged attacks at long range do not impose disadvantage on your attack roll, and you reduce cover one grade (from half-cover to none, three-quarters to half-cover. </w:t>
      </w:r>
      <w:r w:rsidR="00D41569">
        <w:rPr>
          <w:rFonts w:eastAsia="Times New Roman" w:cstheme="minorHAnsi"/>
        </w:rPr>
        <w:t>This cannot reduce full cover)</w:t>
      </w:r>
    </w:p>
    <w:p w14:paraId="52CCC64F" w14:textId="77777777" w:rsidR="00B70EAE" w:rsidRPr="00BB00C5" w:rsidRDefault="00B70EAE" w:rsidP="003C4628">
      <w:pPr>
        <w:pStyle w:val="ListParagraph"/>
        <w:numPr>
          <w:ilvl w:val="0"/>
          <w:numId w:val="38"/>
        </w:numPr>
        <w:rPr>
          <w:rFonts w:eastAsia="Times New Roman" w:cstheme="minorHAnsi"/>
        </w:rPr>
      </w:pPr>
      <w:r w:rsidRPr="00BB00C5">
        <w:rPr>
          <w:rFonts w:eastAsia="Times New Roman" w:cstheme="minorHAnsi"/>
          <w:i/>
          <w:iCs/>
        </w:rPr>
        <w:t xml:space="preserve">Lion (level 2). </w:t>
      </w:r>
      <w:r w:rsidRPr="00BB00C5">
        <w:rPr>
          <w:rFonts w:eastAsia="Times New Roman" w:cstheme="minorHAnsi"/>
        </w:rPr>
        <w:t xml:space="preserve">Whenever you and one ally stand in opposing sides from a target, both of you have advantage to attack rolls against them. </w:t>
      </w:r>
    </w:p>
    <w:p w14:paraId="14E0B2FF" w14:textId="77777777" w:rsidR="00B70EAE" w:rsidRPr="00AF308D" w:rsidRDefault="00B70EAE" w:rsidP="003C4628">
      <w:pPr>
        <w:pStyle w:val="ListParagraph"/>
        <w:numPr>
          <w:ilvl w:val="0"/>
          <w:numId w:val="38"/>
        </w:numPr>
        <w:rPr>
          <w:rFonts w:eastAsia="Times New Roman" w:cstheme="minorHAnsi"/>
        </w:rPr>
      </w:pPr>
      <w:r w:rsidRPr="00AF308D">
        <w:rPr>
          <w:rFonts w:eastAsia="Times New Roman" w:cstheme="minorHAnsi"/>
          <w:i/>
          <w:iCs/>
        </w:rPr>
        <w:t xml:space="preserve">Turtle (level 3). </w:t>
      </w:r>
      <w:r w:rsidRPr="00AF308D">
        <w:rPr>
          <w:rFonts w:eastAsia="Times New Roman" w:cstheme="minorHAnsi"/>
        </w:rPr>
        <w:t>When</w:t>
      </w:r>
      <w:r>
        <w:rPr>
          <w:rFonts w:eastAsia="Times New Roman" w:cstheme="minorHAnsi"/>
        </w:rPr>
        <w:t>ever</w:t>
      </w:r>
      <w:r w:rsidRPr="00AF308D">
        <w:rPr>
          <w:rFonts w:eastAsia="Times New Roman" w:cstheme="minorHAnsi"/>
        </w:rPr>
        <w:t xml:space="preserve"> you take the Dodge action, you also gain </w:t>
      </w:r>
      <w:r w:rsidRPr="00AF308D">
        <w:rPr>
          <w:rFonts w:eastAsia="Times New Roman" w:cstheme="minorHAnsi"/>
        </w:rPr>
        <w:lastRenderedPageBreak/>
        <w:t xml:space="preserve">resistance to all weapon damage. If the target has disadvantage to attacking you from the Dodge action and fails to hit you with both rolls (one from the attack, and another from the disadvantage), you may make an attack of opportunity against them. </w:t>
      </w:r>
    </w:p>
    <w:p w14:paraId="0B3FA281" w14:textId="77777777" w:rsidR="00034FEA" w:rsidRPr="00325A13" w:rsidRDefault="00034FEA">
      <w:pPr>
        <w:contextualSpacing/>
        <w:rPr>
          <w:rFonts w:eastAsia="Times New Roman" w:cstheme="minorHAnsi"/>
        </w:rPr>
      </w:pPr>
      <w:r w:rsidRPr="00325A13">
        <w:rPr>
          <w:rFonts w:eastAsia="Times New Roman" w:cstheme="minorHAnsi"/>
          <w:b/>
          <w:bCs/>
        </w:rPr>
        <w:t>Heightened.</w:t>
      </w:r>
      <w:r w:rsidRPr="00325A13">
        <w:rPr>
          <w:rFonts w:eastAsia="Times New Roman" w:cstheme="minorHAnsi"/>
        </w:rPr>
        <w:t xml:space="preserve"> </w:t>
      </w:r>
      <w:r w:rsidR="000D6ECD">
        <w:rPr>
          <w:rFonts w:eastAsia="Times New Roman" w:cstheme="minorHAnsi"/>
        </w:rPr>
        <w:t xml:space="preserve">For every spell level above the chosen aspect’s level, you </w:t>
      </w:r>
      <w:r w:rsidRPr="00325A13">
        <w:rPr>
          <w:rFonts w:eastAsia="Times New Roman" w:cstheme="minorHAnsi"/>
        </w:rPr>
        <w:t xml:space="preserve">may grant the benefits to </w:t>
      </w:r>
      <w:r w:rsidR="000D6ECD">
        <w:rPr>
          <w:rFonts w:eastAsia="Times New Roman" w:cstheme="minorHAnsi"/>
        </w:rPr>
        <w:t xml:space="preserve">two </w:t>
      </w:r>
      <w:r w:rsidRPr="00325A13">
        <w:rPr>
          <w:rFonts w:eastAsia="Times New Roman" w:cstheme="minorHAnsi"/>
        </w:rPr>
        <w:t xml:space="preserve">allies. </w:t>
      </w:r>
    </w:p>
    <w:p w14:paraId="2349D561" w14:textId="77777777" w:rsidR="00034FEA" w:rsidRDefault="00034FEA" w:rsidP="001F1A8E">
      <w:pPr>
        <w:contextualSpacing/>
        <w:rPr>
          <w:rFonts w:eastAsia="Times New Roman" w:cstheme="minorHAnsi"/>
        </w:rPr>
      </w:pPr>
      <w:r w:rsidRPr="00325A13">
        <w:rPr>
          <w:rFonts w:eastAsia="Times New Roman" w:cstheme="minorHAnsi"/>
        </w:rPr>
        <w:t>For example, heightening the Cheetah aspect to 3rd level allows you to grant the bonus to up to 4 allies</w:t>
      </w:r>
      <w:r w:rsidR="00B70EAE">
        <w:rPr>
          <w:rFonts w:eastAsia="Times New Roman" w:cstheme="minorHAnsi"/>
        </w:rPr>
        <w:t xml:space="preserve"> (often called Aspect of the Cheetah Pack)</w:t>
      </w:r>
      <w:r w:rsidRPr="00325A13">
        <w:rPr>
          <w:rFonts w:eastAsia="Times New Roman" w:cstheme="minorHAnsi"/>
        </w:rPr>
        <w:t>.</w:t>
      </w:r>
    </w:p>
    <w:p w14:paraId="628BABA6" w14:textId="77777777" w:rsidR="001F1A8E" w:rsidRPr="001F1A8E" w:rsidRDefault="001F1A8E" w:rsidP="001F1A8E">
      <w:pPr>
        <w:contextualSpacing/>
        <w:rPr>
          <w:rFonts w:eastAsia="Times New Roman" w:cstheme="minorHAnsi"/>
        </w:rPr>
      </w:pPr>
    </w:p>
    <w:p w14:paraId="2344EF1A" w14:textId="77777777" w:rsidR="001F1A8E" w:rsidRPr="001F1A8E" w:rsidRDefault="001F1A8E" w:rsidP="001F1A8E">
      <w:pPr>
        <w:rPr>
          <w:rFonts w:eastAsia="Times New Roman" w:cstheme="minorHAnsi"/>
          <w:b/>
          <w:bCs/>
        </w:rPr>
      </w:pPr>
      <w:r w:rsidRPr="001F1A8E">
        <w:rPr>
          <w:rFonts w:eastAsia="Times New Roman" w:cstheme="minorHAnsi"/>
          <w:b/>
          <w:bCs/>
        </w:rPr>
        <w:t>Avatar Form [level 3]</w:t>
      </w:r>
    </w:p>
    <w:p w14:paraId="26956C39" w14:textId="77777777" w:rsidR="001F1A8E" w:rsidRPr="001F1A8E" w:rsidRDefault="001F1A8E" w:rsidP="001F1A8E">
      <w:pPr>
        <w:rPr>
          <w:rFonts w:eastAsia="Times New Roman" w:cstheme="minorHAnsi"/>
        </w:rPr>
      </w:pPr>
      <w:r w:rsidRPr="001F1A8E">
        <w:rPr>
          <w:rFonts w:eastAsia="Times New Roman" w:cstheme="minorHAnsi"/>
        </w:rPr>
        <w:t>Evocation</w:t>
      </w:r>
    </w:p>
    <w:p w14:paraId="4D658DE3" w14:textId="77777777" w:rsidR="001F1A8E" w:rsidRPr="001F1A8E" w:rsidRDefault="001F1A8E" w:rsidP="001F1A8E">
      <w:pPr>
        <w:rPr>
          <w:rFonts w:eastAsia="Times New Roman" w:cstheme="minorHAnsi"/>
        </w:rPr>
      </w:pPr>
      <w:r w:rsidRPr="001F1A8E">
        <w:rPr>
          <w:rFonts w:eastAsia="Times New Roman" w:cstheme="minorHAnsi"/>
          <w:b/>
          <w:bCs/>
        </w:rPr>
        <w:t>Casting time</w:t>
      </w:r>
      <w:r w:rsidRPr="001F1A8E">
        <w:rPr>
          <w:rFonts w:eastAsia="Times New Roman" w:cstheme="minorHAnsi"/>
        </w:rPr>
        <w:t xml:space="preserve"> 1 action </w:t>
      </w:r>
    </w:p>
    <w:p w14:paraId="4C012CBC" w14:textId="77777777" w:rsidR="001F1A8E" w:rsidRPr="001F1A8E" w:rsidRDefault="001F1A8E" w:rsidP="001F1A8E">
      <w:pPr>
        <w:rPr>
          <w:rFonts w:eastAsia="Times New Roman" w:cstheme="minorHAnsi"/>
        </w:rPr>
      </w:pPr>
      <w:r w:rsidRPr="001F1A8E">
        <w:rPr>
          <w:rFonts w:eastAsia="Times New Roman" w:cstheme="minorHAnsi"/>
          <w:b/>
          <w:bCs/>
        </w:rPr>
        <w:t xml:space="preserve">Components </w:t>
      </w:r>
      <w:r w:rsidRPr="001F1A8E">
        <w:rPr>
          <w:rFonts w:eastAsia="Times New Roman" w:cstheme="minorHAnsi"/>
        </w:rPr>
        <w:t>S, V</w:t>
      </w:r>
    </w:p>
    <w:p w14:paraId="641DF805" w14:textId="77777777" w:rsidR="001F1A8E" w:rsidRPr="001F1A8E" w:rsidRDefault="001F1A8E" w:rsidP="001F1A8E">
      <w:pPr>
        <w:rPr>
          <w:rFonts w:eastAsia="Times New Roman" w:cstheme="minorHAnsi"/>
        </w:rPr>
      </w:pPr>
      <w:r w:rsidRPr="001F1A8E">
        <w:rPr>
          <w:rFonts w:eastAsia="Times New Roman" w:cstheme="minorHAnsi"/>
          <w:b/>
          <w:bCs/>
        </w:rPr>
        <w:t xml:space="preserve">Range </w:t>
      </w:r>
      <w:r w:rsidRPr="001F1A8E">
        <w:rPr>
          <w:rFonts w:eastAsia="Times New Roman" w:cstheme="minorHAnsi"/>
        </w:rPr>
        <w:t>Self</w:t>
      </w:r>
    </w:p>
    <w:p w14:paraId="6CC0BBD8" w14:textId="77777777" w:rsidR="001F1A8E" w:rsidRPr="001F1A8E" w:rsidRDefault="001F1A8E" w:rsidP="001F1A8E">
      <w:pPr>
        <w:rPr>
          <w:rFonts w:eastAsia="Times New Roman" w:cstheme="minorHAnsi"/>
        </w:rPr>
      </w:pPr>
      <w:r w:rsidRPr="001F1A8E">
        <w:rPr>
          <w:rFonts w:eastAsia="Times New Roman" w:cstheme="minorHAnsi"/>
          <w:b/>
          <w:bCs/>
        </w:rPr>
        <w:t>Duration</w:t>
      </w:r>
      <w:r w:rsidRPr="001F1A8E">
        <w:rPr>
          <w:rFonts w:eastAsia="Times New Roman" w:cstheme="minorHAnsi"/>
        </w:rPr>
        <w:t xml:space="preserve"> </w:t>
      </w:r>
      <w:r w:rsidR="00466EA4">
        <w:rPr>
          <w:rFonts w:eastAsia="Times New Roman" w:cstheme="minorHAnsi"/>
        </w:rPr>
        <w:t>5</w:t>
      </w:r>
      <w:r w:rsidRPr="001F1A8E">
        <w:rPr>
          <w:rFonts w:eastAsia="Times New Roman" w:cstheme="minorHAnsi"/>
        </w:rPr>
        <w:t xml:space="preserve"> minute</w:t>
      </w:r>
      <w:r w:rsidR="00466EA4">
        <w:rPr>
          <w:rFonts w:eastAsia="Times New Roman" w:cstheme="minorHAnsi"/>
        </w:rPr>
        <w:t>s</w:t>
      </w:r>
    </w:p>
    <w:p w14:paraId="38F33A1E" w14:textId="77777777" w:rsidR="001F1A8E" w:rsidRDefault="001F1A8E" w:rsidP="001F1A8E">
      <w:pPr>
        <w:rPr>
          <w:rFonts w:eastAsia="Times New Roman" w:cstheme="minorHAnsi"/>
        </w:rPr>
      </w:pPr>
      <w:r w:rsidRPr="001F1A8E">
        <w:rPr>
          <w:rFonts w:eastAsia="Times New Roman" w:cstheme="minorHAnsi"/>
        </w:rPr>
        <w:t>You invoke great powers to shroud your form in pure magic. Depending on your spellcasting class, you become attuned to different powers, granting you an array of abilities. While in this form, you gain the following abilities</w:t>
      </w:r>
      <w:r>
        <w:rPr>
          <w:rFonts w:eastAsia="Times New Roman" w:cstheme="minorHAnsi"/>
        </w:rPr>
        <w:t xml:space="preserve"> based on your spellcasting class</w:t>
      </w:r>
      <w:r w:rsidR="00180BB8">
        <w:rPr>
          <w:rFonts w:eastAsia="Times New Roman" w:cstheme="minorHAnsi"/>
        </w:rPr>
        <w:t>:</w:t>
      </w:r>
    </w:p>
    <w:p w14:paraId="6609530F" w14:textId="77777777" w:rsidR="001F1A8E" w:rsidRPr="001F1A8E" w:rsidRDefault="001F1A8E" w:rsidP="003C4628">
      <w:pPr>
        <w:pStyle w:val="ListParagraph"/>
        <w:numPr>
          <w:ilvl w:val="0"/>
          <w:numId w:val="64"/>
        </w:numPr>
        <w:rPr>
          <w:rFonts w:eastAsia="Times New Roman" w:cstheme="minorHAnsi"/>
        </w:rPr>
      </w:pPr>
      <w:r w:rsidRPr="001F1A8E">
        <w:rPr>
          <w:rFonts w:eastAsia="Times New Roman" w:cstheme="minorHAnsi"/>
        </w:rPr>
        <w:t>You speak one language</w:t>
      </w:r>
      <w:r>
        <w:rPr>
          <w:rFonts w:eastAsia="Times New Roman" w:cstheme="minorHAnsi"/>
        </w:rPr>
        <w:t xml:space="preserve"> (if you don’t already speak it)</w:t>
      </w:r>
      <w:r w:rsidR="00DB7078">
        <w:rPr>
          <w:rFonts w:eastAsia="Times New Roman" w:cstheme="minorHAnsi"/>
        </w:rPr>
        <w:t>,</w:t>
      </w:r>
    </w:p>
    <w:p w14:paraId="0EC44F34" w14:textId="77777777" w:rsidR="001F1A8E" w:rsidRDefault="001F1A8E" w:rsidP="003C4628">
      <w:pPr>
        <w:pStyle w:val="ListParagraph"/>
        <w:numPr>
          <w:ilvl w:val="0"/>
          <w:numId w:val="64"/>
        </w:numPr>
        <w:rPr>
          <w:rFonts w:eastAsia="Times New Roman" w:cstheme="minorHAnsi"/>
        </w:rPr>
      </w:pPr>
      <w:r w:rsidRPr="001F1A8E">
        <w:rPr>
          <w:rFonts w:eastAsia="Times New Roman" w:cstheme="minorHAnsi"/>
        </w:rPr>
        <w:t>You gain resistance to one damage type</w:t>
      </w:r>
      <w:r w:rsidR="00180BB8">
        <w:rPr>
          <w:rFonts w:eastAsia="Times New Roman" w:cstheme="minorHAnsi"/>
        </w:rPr>
        <w:t xml:space="preserve">, and advantage to your next </w:t>
      </w:r>
      <w:r w:rsidR="00180BB8">
        <w:rPr>
          <w:rFonts w:eastAsia="Times New Roman" w:cstheme="minorHAnsi"/>
        </w:rPr>
        <w:lastRenderedPageBreak/>
        <w:t>saving throw. If you are already affected by an effect that allows a saving throw, you may repeat the saving throw upon casting the spell to end the effect. This is not retroacti</w:t>
      </w:r>
      <w:r w:rsidR="00DB7078">
        <w:rPr>
          <w:rFonts w:eastAsia="Times New Roman" w:cstheme="minorHAnsi"/>
        </w:rPr>
        <w:t>ve, but can end ongoing effects,</w:t>
      </w:r>
    </w:p>
    <w:p w14:paraId="1C1F2ED2" w14:textId="77777777" w:rsidR="00346BA5" w:rsidRPr="001F1A8E" w:rsidRDefault="00346BA5" w:rsidP="003C4628">
      <w:pPr>
        <w:pStyle w:val="ListParagraph"/>
        <w:numPr>
          <w:ilvl w:val="0"/>
          <w:numId w:val="64"/>
        </w:numPr>
        <w:rPr>
          <w:rFonts w:eastAsia="Times New Roman" w:cstheme="minorHAnsi"/>
        </w:rPr>
      </w:pPr>
      <w:r>
        <w:rPr>
          <w:rFonts w:eastAsia="Times New Roman" w:cstheme="minorHAnsi"/>
        </w:rPr>
        <w:t>You gain the Mystic Blast feat (damage type determined by the list)</w:t>
      </w:r>
      <w:r w:rsidR="00180BB8">
        <w:rPr>
          <w:rFonts w:eastAsia="Times New Roman" w:cstheme="minorHAnsi"/>
        </w:rPr>
        <w:t xml:space="preserve">, modified with the </w:t>
      </w:r>
      <w:r w:rsidR="00180BB8">
        <w:rPr>
          <w:rFonts w:eastAsia="Times New Roman" w:cstheme="minorHAnsi"/>
          <w:i/>
          <w:iCs/>
        </w:rPr>
        <w:t xml:space="preserve">innate </w:t>
      </w:r>
      <w:r w:rsidR="00180BB8">
        <w:rPr>
          <w:rFonts w:eastAsia="Times New Roman" w:cstheme="minorHAnsi"/>
        </w:rPr>
        <w:t>feature (does not require mana in reserve)</w:t>
      </w:r>
      <w:r w:rsidR="00DB7078">
        <w:rPr>
          <w:rFonts w:eastAsia="Times New Roman" w:cstheme="minorHAnsi"/>
        </w:rPr>
        <w:t>,</w:t>
      </w:r>
    </w:p>
    <w:p w14:paraId="7353F937" w14:textId="77777777" w:rsidR="001F1A8E" w:rsidRDefault="001F1A8E" w:rsidP="003C4628">
      <w:pPr>
        <w:pStyle w:val="ListParagraph"/>
        <w:numPr>
          <w:ilvl w:val="0"/>
          <w:numId w:val="64"/>
        </w:numPr>
        <w:rPr>
          <w:rFonts w:eastAsia="Times New Roman" w:cstheme="minorHAnsi"/>
        </w:rPr>
      </w:pPr>
      <w:r w:rsidRPr="001F1A8E">
        <w:rPr>
          <w:rFonts w:eastAsia="Times New Roman" w:cstheme="minorHAnsi"/>
        </w:rPr>
        <w:t>You add your spellcasting ability modifier to the total damage or healing you deal with your spells. This is applied once per spell</w:t>
      </w:r>
      <w:r w:rsidR="00C41968">
        <w:rPr>
          <w:rFonts w:eastAsia="Times New Roman" w:cstheme="minorHAnsi"/>
        </w:rPr>
        <w:t xml:space="preserve"> (regardless of number of hits or strikes)</w:t>
      </w:r>
      <w:r w:rsidRPr="001F1A8E">
        <w:rPr>
          <w:rFonts w:eastAsia="Times New Roman" w:cstheme="minorHAnsi"/>
        </w:rPr>
        <w:t>. If you can already apply it, you can apply it again. The extra damage must be the same type you are attuned to</w:t>
      </w:r>
      <w:r w:rsidR="00DB7078">
        <w:rPr>
          <w:rFonts w:eastAsia="Times New Roman" w:cstheme="minorHAnsi"/>
        </w:rPr>
        <w:t>,</w:t>
      </w:r>
    </w:p>
    <w:p w14:paraId="778CA565" w14:textId="77777777" w:rsidR="00180BB8" w:rsidRPr="001F1A8E" w:rsidRDefault="00180BB8" w:rsidP="003C4628">
      <w:pPr>
        <w:pStyle w:val="ListParagraph"/>
        <w:numPr>
          <w:ilvl w:val="0"/>
          <w:numId w:val="64"/>
        </w:numPr>
        <w:rPr>
          <w:rFonts w:eastAsia="Times New Roman" w:cstheme="minorHAnsi"/>
        </w:rPr>
      </w:pPr>
      <w:r>
        <w:rPr>
          <w:rFonts w:eastAsia="Times New Roman" w:cstheme="minorHAnsi"/>
        </w:rPr>
        <w:t>Lastly, if you are reduced to 0 hit points while in this form, you can choose to end the spell and spend 1 hit dice</w:t>
      </w:r>
      <w:r w:rsidR="00DB7078">
        <w:rPr>
          <w:rFonts w:eastAsia="Times New Roman" w:cstheme="minorHAnsi"/>
        </w:rPr>
        <w:t xml:space="preserve"> to heal yourself.</w:t>
      </w:r>
    </w:p>
    <w:p w14:paraId="69B1FB9D" w14:textId="77777777" w:rsidR="001F1A8E" w:rsidRDefault="00180BB8" w:rsidP="001F1A8E">
      <w:pPr>
        <w:rPr>
          <w:rFonts w:eastAsia="Times New Roman" w:cstheme="minorHAnsi"/>
        </w:rPr>
        <w:sectPr w:rsidR="001F1A8E" w:rsidSect="00AB25EF">
          <w:type w:val="continuous"/>
          <w:pgSz w:w="12240" w:h="15840"/>
          <w:pgMar w:top="1440" w:right="1800" w:bottom="1440" w:left="1800" w:header="708" w:footer="708" w:gutter="0"/>
          <w:cols w:num="2" w:space="708"/>
          <w:docGrid w:linePitch="360"/>
        </w:sectPr>
      </w:pPr>
      <w:r>
        <w:rPr>
          <w:rFonts w:eastAsia="Times New Roman" w:cstheme="minorHAnsi"/>
          <w:i/>
          <w:iCs/>
        </w:rPr>
        <w:t xml:space="preserve">Special. </w:t>
      </w:r>
      <w:r w:rsidR="001F1A8E" w:rsidRPr="001F1A8E">
        <w:rPr>
          <w:rFonts w:eastAsia="Times New Roman" w:cstheme="minorHAnsi"/>
        </w:rPr>
        <w:t xml:space="preserve">Avatar form is a spell that acts differently depending on your class (if you </w:t>
      </w:r>
      <w:r w:rsidR="001F1A8E">
        <w:rPr>
          <w:rFonts w:eastAsia="Times New Roman" w:cstheme="minorHAnsi"/>
        </w:rPr>
        <w:t xml:space="preserve">have </w:t>
      </w:r>
      <w:r w:rsidR="001F1A8E" w:rsidRPr="001F1A8E">
        <w:rPr>
          <w:rFonts w:eastAsia="Times New Roman" w:cstheme="minorHAnsi"/>
        </w:rPr>
        <w:t>multiclassed, choose one form when preparing this spell)</w:t>
      </w:r>
      <w:r w:rsidR="001F1A8E">
        <w:rPr>
          <w:rFonts w:eastAsia="Times New Roman" w:cstheme="minorHAnsi"/>
        </w:rPr>
        <w:t>. If you have access to one of the below spell lists, you count as being that class for this spell’s purpose (such as Demon Hunters and Warlocks).</w:t>
      </w:r>
    </w:p>
    <w:p w14:paraId="6C0EB3D6" w14:textId="77777777" w:rsidR="00DB7078" w:rsidRDefault="00DB7078" w:rsidP="001F1A8E">
      <w:pPr>
        <w:rPr>
          <w:rFonts w:eastAsia="Times New Roman" w:cstheme="minorHAnsi"/>
          <w:i/>
          <w:iCs/>
        </w:rPr>
      </w:pPr>
    </w:p>
    <w:p w14:paraId="0B1617F9" w14:textId="77777777" w:rsidR="001F1A8E" w:rsidRPr="001F1A8E" w:rsidRDefault="001F1A8E" w:rsidP="001F1A8E">
      <w:pPr>
        <w:rPr>
          <w:rFonts w:eastAsia="Times New Roman" w:cstheme="minorHAnsi"/>
          <w:i/>
          <w:iCs/>
        </w:rPr>
      </w:pPr>
      <w:r w:rsidRPr="001F1A8E">
        <w:rPr>
          <w:rFonts w:eastAsia="Times New Roman" w:cstheme="minorHAnsi"/>
          <w:i/>
          <w:iCs/>
        </w:rPr>
        <w:t>Class</w:t>
      </w:r>
      <w:r>
        <w:rPr>
          <w:rFonts w:eastAsia="Times New Roman" w:cstheme="minorHAnsi"/>
          <w:i/>
          <w:iCs/>
        </w:rPr>
        <w:t xml:space="preserve"> Spell List</w:t>
      </w:r>
      <w:r w:rsidRPr="001F1A8E">
        <w:rPr>
          <w:rFonts w:eastAsia="Times New Roman" w:cstheme="minorHAnsi"/>
          <w:i/>
          <w:iCs/>
        </w:rPr>
        <w:tab/>
        <w:t xml:space="preserve">Language </w:t>
      </w:r>
      <w:r w:rsidRPr="001F1A8E">
        <w:rPr>
          <w:rFonts w:eastAsia="Times New Roman" w:cstheme="minorHAnsi"/>
          <w:i/>
          <w:iCs/>
        </w:rPr>
        <w:tab/>
      </w:r>
      <w:r w:rsidRPr="001F1A8E">
        <w:rPr>
          <w:rFonts w:eastAsia="Times New Roman" w:cstheme="minorHAnsi"/>
          <w:i/>
          <w:iCs/>
        </w:rPr>
        <w:tab/>
      </w:r>
      <w:r w:rsidRPr="001F1A8E">
        <w:rPr>
          <w:rFonts w:eastAsia="Times New Roman" w:cstheme="minorHAnsi"/>
          <w:i/>
          <w:iCs/>
        </w:rPr>
        <w:tab/>
        <w:t>Attuned Damage Type</w:t>
      </w:r>
      <w:r w:rsidR="004935F3">
        <w:rPr>
          <w:rFonts w:eastAsia="Times New Roman" w:cstheme="minorHAnsi"/>
          <w:i/>
          <w:iCs/>
        </w:rPr>
        <w:t xml:space="preserve"> (archetype, if any)</w:t>
      </w:r>
    </w:p>
    <w:p w14:paraId="69A26F6A" w14:textId="77777777" w:rsidR="00C41968" w:rsidRPr="001F1A8E" w:rsidRDefault="00C41968" w:rsidP="00C41968">
      <w:pPr>
        <w:rPr>
          <w:rFonts w:eastAsia="Times New Roman" w:cstheme="minorHAnsi"/>
        </w:rPr>
      </w:pPr>
      <w:r w:rsidRPr="001F1A8E">
        <w:rPr>
          <w:rFonts w:eastAsia="Times New Roman" w:cstheme="minorHAnsi"/>
        </w:rPr>
        <w:t>Death Knight</w:t>
      </w:r>
      <w:r w:rsidRPr="001F1A8E">
        <w:rPr>
          <w:rFonts w:eastAsia="Times New Roman" w:cstheme="minorHAnsi"/>
        </w:rPr>
        <w:tab/>
        <w:t>Necril</w:t>
      </w:r>
      <w:r w:rsidRPr="001F1A8E">
        <w:rPr>
          <w:rFonts w:eastAsia="Times New Roman" w:cstheme="minorHAnsi"/>
        </w:rPr>
        <w:tab/>
      </w:r>
      <w:r w:rsidRPr="001F1A8E">
        <w:rPr>
          <w:rFonts w:eastAsia="Times New Roman" w:cstheme="minorHAnsi"/>
        </w:rPr>
        <w:tab/>
      </w:r>
      <w:r>
        <w:rPr>
          <w:rFonts w:eastAsia="Times New Roman" w:cstheme="minorHAnsi"/>
        </w:rPr>
        <w:tab/>
      </w:r>
      <w:r w:rsidRPr="001F1A8E">
        <w:rPr>
          <w:rFonts w:eastAsia="Times New Roman" w:cstheme="minorHAnsi"/>
        </w:rPr>
        <w:tab/>
        <w:t>Shadow</w:t>
      </w:r>
    </w:p>
    <w:p w14:paraId="17992C0C" w14:textId="77777777" w:rsidR="00C41968" w:rsidRPr="001F1A8E" w:rsidRDefault="00C41968" w:rsidP="00C41968">
      <w:pPr>
        <w:rPr>
          <w:rFonts w:eastAsia="Times New Roman" w:cstheme="minorHAnsi"/>
        </w:rPr>
      </w:pPr>
      <w:r w:rsidRPr="001F1A8E">
        <w:rPr>
          <w:rFonts w:eastAsia="Times New Roman" w:cstheme="minorHAnsi"/>
        </w:rPr>
        <w:t>Paladin</w:t>
      </w:r>
      <w:r w:rsidRPr="001F1A8E">
        <w:rPr>
          <w:rFonts w:eastAsia="Times New Roman" w:cstheme="minorHAnsi"/>
        </w:rPr>
        <w:tab/>
      </w:r>
      <w:r w:rsidRPr="001F1A8E">
        <w:rPr>
          <w:rFonts w:eastAsia="Times New Roman" w:cstheme="minorHAnsi"/>
        </w:rPr>
        <w:tab/>
        <w:t>Celestial</w:t>
      </w:r>
      <w:r w:rsidRPr="001F1A8E">
        <w:rPr>
          <w:rFonts w:eastAsia="Times New Roman" w:cstheme="minorHAnsi"/>
        </w:rPr>
        <w:tab/>
      </w:r>
      <w:r w:rsidRPr="001F1A8E">
        <w:rPr>
          <w:rFonts w:eastAsia="Times New Roman" w:cstheme="minorHAnsi"/>
        </w:rPr>
        <w:tab/>
      </w:r>
      <w:r w:rsidRPr="001F1A8E">
        <w:rPr>
          <w:rFonts w:eastAsia="Times New Roman" w:cstheme="minorHAnsi"/>
        </w:rPr>
        <w:tab/>
        <w:t>Holy</w:t>
      </w:r>
    </w:p>
    <w:p w14:paraId="6A3B8978" w14:textId="77777777" w:rsidR="001F1A8E" w:rsidRPr="001F1A8E" w:rsidRDefault="001F1A8E" w:rsidP="00C41968">
      <w:pPr>
        <w:rPr>
          <w:rFonts w:eastAsia="Times New Roman" w:cstheme="minorHAnsi"/>
        </w:rPr>
      </w:pPr>
      <w:r w:rsidRPr="001F1A8E">
        <w:rPr>
          <w:rFonts w:eastAsia="Times New Roman" w:cstheme="minorHAnsi"/>
        </w:rPr>
        <w:t>Priest</w:t>
      </w:r>
      <w:r w:rsidR="00346BA5">
        <w:rPr>
          <w:rFonts w:eastAsia="Times New Roman" w:cstheme="minorHAnsi"/>
          <w:vertAlign w:val="superscript"/>
        </w:rPr>
        <w:t>1</w:t>
      </w:r>
      <w:r w:rsidRPr="001F1A8E">
        <w:rPr>
          <w:rFonts w:eastAsia="Times New Roman" w:cstheme="minorHAnsi"/>
        </w:rPr>
        <w:tab/>
      </w:r>
      <w:r w:rsidRPr="001F1A8E">
        <w:rPr>
          <w:rFonts w:eastAsia="Times New Roman" w:cstheme="minorHAnsi"/>
        </w:rPr>
        <w:tab/>
      </w:r>
      <w:r w:rsidR="00C41968" w:rsidRPr="001F1A8E">
        <w:rPr>
          <w:rFonts w:eastAsia="Times New Roman" w:cstheme="minorHAnsi"/>
        </w:rPr>
        <w:t>Celestial</w:t>
      </w:r>
      <w:r w:rsidR="00C41968">
        <w:rPr>
          <w:rFonts w:eastAsia="Times New Roman" w:cstheme="minorHAnsi"/>
        </w:rPr>
        <w:t>/Necril/</w:t>
      </w:r>
      <w:r w:rsidRPr="001F1A8E">
        <w:rPr>
          <w:rFonts w:eastAsia="Times New Roman" w:cstheme="minorHAnsi"/>
        </w:rPr>
        <w:t>Shath’yar</w:t>
      </w:r>
      <w:r w:rsidRPr="001F1A8E">
        <w:rPr>
          <w:rFonts w:eastAsia="Times New Roman" w:cstheme="minorHAnsi"/>
        </w:rPr>
        <w:tab/>
      </w:r>
      <w:r w:rsidR="00C41968">
        <w:rPr>
          <w:rFonts w:eastAsia="Times New Roman" w:cstheme="minorHAnsi"/>
        </w:rPr>
        <w:t>H</w:t>
      </w:r>
      <w:r w:rsidR="00C41968" w:rsidRPr="001F1A8E">
        <w:rPr>
          <w:rFonts w:eastAsia="Times New Roman" w:cstheme="minorHAnsi"/>
        </w:rPr>
        <w:t>oly (holy)</w:t>
      </w:r>
      <w:r w:rsidR="00C41968">
        <w:rPr>
          <w:rFonts w:eastAsia="Times New Roman" w:cstheme="minorHAnsi"/>
        </w:rPr>
        <w:t>, Psychic (shadow), Shadow (death)</w:t>
      </w:r>
      <w:r w:rsidRPr="001F1A8E">
        <w:rPr>
          <w:rFonts w:eastAsia="Times New Roman" w:cstheme="minorHAnsi"/>
        </w:rPr>
        <w:t xml:space="preserve"> </w:t>
      </w:r>
    </w:p>
    <w:p w14:paraId="0915BAE1" w14:textId="77777777" w:rsidR="001F1A8E" w:rsidRPr="001F1A8E" w:rsidRDefault="001F1A8E" w:rsidP="001F1A8E">
      <w:pPr>
        <w:rPr>
          <w:rFonts w:eastAsia="Times New Roman" w:cstheme="minorHAnsi"/>
        </w:rPr>
      </w:pPr>
      <w:r w:rsidRPr="001F1A8E">
        <w:rPr>
          <w:rFonts w:eastAsia="Times New Roman" w:cstheme="minorHAnsi"/>
        </w:rPr>
        <w:t>Warlock</w:t>
      </w:r>
      <w:r w:rsidRPr="001F1A8E">
        <w:rPr>
          <w:rFonts w:eastAsia="Times New Roman" w:cstheme="minorHAnsi"/>
        </w:rPr>
        <w:tab/>
        <w:t>Eredun</w:t>
      </w:r>
      <w:r w:rsidRPr="001F1A8E">
        <w:rPr>
          <w:rFonts w:eastAsia="Times New Roman" w:cstheme="minorHAnsi"/>
        </w:rPr>
        <w:tab/>
      </w:r>
      <w:r w:rsidRPr="001F1A8E">
        <w:rPr>
          <w:rFonts w:eastAsia="Times New Roman" w:cstheme="minorHAnsi"/>
        </w:rPr>
        <w:tab/>
      </w:r>
      <w:r>
        <w:rPr>
          <w:rFonts w:eastAsia="Times New Roman" w:cstheme="minorHAnsi"/>
        </w:rPr>
        <w:tab/>
      </w:r>
      <w:r w:rsidRPr="001F1A8E">
        <w:rPr>
          <w:rFonts w:eastAsia="Times New Roman" w:cstheme="minorHAnsi"/>
        </w:rPr>
        <w:tab/>
        <w:t>Fel</w:t>
      </w:r>
    </w:p>
    <w:p w14:paraId="21AF0E00" w14:textId="77777777" w:rsidR="001019DF" w:rsidRDefault="001019DF">
      <w:pPr>
        <w:contextualSpacing/>
        <w:rPr>
          <w:rFonts w:eastAsia="Times New Roman" w:cstheme="minorHAnsi"/>
        </w:rPr>
      </w:pPr>
    </w:p>
    <w:p w14:paraId="53B8DBAF" w14:textId="77777777" w:rsidR="00346BA5" w:rsidRDefault="00346BA5">
      <w:pPr>
        <w:contextualSpacing/>
        <w:rPr>
          <w:rFonts w:eastAsia="Times New Roman" w:cstheme="minorHAnsi"/>
        </w:rPr>
      </w:pPr>
      <w:r>
        <w:rPr>
          <w:rFonts w:eastAsia="Times New Roman" w:cstheme="minorHAnsi"/>
        </w:rPr>
        <w:t>1 The moon priesthood is dependent on the phase of the moon for attuned damage type (holy for full moon and psychic or shadow for new moon).</w:t>
      </w:r>
    </w:p>
    <w:p w14:paraId="75D09F90" w14:textId="77777777" w:rsidR="001019DF" w:rsidRDefault="001019DF">
      <w:pPr>
        <w:contextualSpacing/>
        <w:rPr>
          <w:rFonts w:eastAsia="Times New Roman" w:cstheme="minorHAnsi"/>
          <w:b/>
          <w:bCs/>
          <w:color w:val="000000"/>
        </w:rPr>
      </w:pPr>
    </w:p>
    <w:p w14:paraId="5F865318" w14:textId="77777777" w:rsidR="00346BA5" w:rsidRDefault="00346BA5">
      <w:pPr>
        <w:contextualSpacing/>
        <w:rPr>
          <w:rFonts w:eastAsia="Times New Roman" w:cstheme="minorHAnsi"/>
          <w:b/>
          <w:bCs/>
          <w:color w:val="000000"/>
        </w:rPr>
        <w:sectPr w:rsidR="00346BA5" w:rsidSect="001F1A8E">
          <w:type w:val="continuous"/>
          <w:pgSz w:w="12240" w:h="15840"/>
          <w:pgMar w:top="1440" w:right="1800" w:bottom="1440" w:left="1800" w:header="708" w:footer="708" w:gutter="0"/>
          <w:cols w:space="708"/>
          <w:docGrid w:linePitch="360"/>
        </w:sectPr>
      </w:pPr>
    </w:p>
    <w:p w14:paraId="3F2E9C41"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lastRenderedPageBreak/>
        <w:t>Banishment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2]</w:t>
      </w:r>
    </w:p>
    <w:p w14:paraId="7A2D4FF6"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Abjuration</w:t>
      </w:r>
    </w:p>
    <w:p w14:paraId="37619537" w14:textId="77777777" w:rsidR="00E304CA" w:rsidRPr="000D5DB5" w:rsidRDefault="00E304CA">
      <w:pPr>
        <w:contextualSpacing/>
        <w:rPr>
          <w:rFonts w:eastAsia="Times New Roman" w:cstheme="minorHAnsi"/>
          <w:sz w:val="24"/>
          <w:szCs w:val="24"/>
        </w:rPr>
      </w:pPr>
      <w:r w:rsidRPr="000D5DB5">
        <w:rPr>
          <w:rFonts w:eastAsia="Times New Roman" w:cstheme="minorHAnsi"/>
          <w:b/>
          <w:bCs/>
          <w:color w:val="000000"/>
        </w:rPr>
        <w:t>Casting Time</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35A63AC5" w14:textId="77777777" w:rsidR="002C4B7B" w:rsidRPr="000D5DB5" w:rsidRDefault="002C4B7B">
      <w:pPr>
        <w:contextualSpacing/>
        <w:rPr>
          <w:rFonts w:eastAsia="Times New Roman" w:cstheme="minorHAnsi"/>
          <w:sz w:val="24"/>
          <w:szCs w:val="24"/>
        </w:rPr>
      </w:pPr>
      <w:r w:rsidRPr="000D5DB5">
        <w:rPr>
          <w:rFonts w:eastAsia="Times New Roman" w:cstheme="minorHAnsi"/>
          <w:b/>
          <w:bCs/>
          <w:color w:val="000000"/>
        </w:rPr>
        <w:t>Range</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45295E99"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5F1EF4EA"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Duration</w:t>
      </w:r>
      <w:r w:rsidR="009922D9">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41A68CF9" w14:textId="77777777" w:rsidR="00AB25EF" w:rsidRPr="00F00B80" w:rsidRDefault="00B32087" w:rsidP="00B32087">
      <w:pPr>
        <w:contextualSpacing/>
        <w:rPr>
          <w:rFonts w:eastAsia="Times New Roman" w:cstheme="minorHAnsi"/>
        </w:rPr>
      </w:pPr>
      <w:r>
        <w:rPr>
          <w:rFonts w:eastAsia="Times New Roman" w:cstheme="minorHAnsi"/>
          <w:color w:val="000000"/>
        </w:rPr>
        <w:lastRenderedPageBreak/>
        <w:t xml:space="preserve">One fiend, </w:t>
      </w:r>
      <w:r w:rsidR="00AB25EF" w:rsidRPr="000D5DB5">
        <w:rPr>
          <w:rFonts w:eastAsia="Times New Roman" w:cstheme="minorHAnsi"/>
          <w:color w:val="000000"/>
        </w:rPr>
        <w:t>celestial</w:t>
      </w:r>
      <w:r>
        <w:rPr>
          <w:rFonts w:eastAsia="Times New Roman" w:cstheme="minorHAnsi"/>
          <w:color w:val="000000"/>
        </w:rPr>
        <w:t>, bound, or conjured creature</w:t>
      </w:r>
      <w:r w:rsidR="00AB25EF" w:rsidRPr="000D5DB5">
        <w:rPr>
          <w:rFonts w:eastAsia="Times New Roman" w:cstheme="minorHAnsi"/>
          <w:color w:val="000000"/>
        </w:rPr>
        <w:t xml:space="preserve"> you target must make a Charisma saving throw. On a failure, you shunt them with abjuration magic to a </w:t>
      </w:r>
      <w:r w:rsidR="00F56ED7">
        <w:rPr>
          <w:rFonts w:eastAsia="Times New Roman" w:cstheme="minorHAnsi"/>
          <w:color w:val="000000"/>
        </w:rPr>
        <w:t>transitory</w:t>
      </w:r>
      <w:r w:rsidR="00F56ED7" w:rsidRPr="000D5DB5">
        <w:rPr>
          <w:rFonts w:eastAsia="Times New Roman" w:cstheme="minorHAnsi"/>
          <w:color w:val="000000"/>
        </w:rPr>
        <w:t xml:space="preserve"> </w:t>
      </w:r>
      <w:r w:rsidR="00AB25EF" w:rsidRPr="000D5DB5">
        <w:rPr>
          <w:rFonts w:eastAsia="Times New Roman" w:cstheme="minorHAnsi"/>
          <w:color w:val="000000"/>
        </w:rPr>
        <w:t>state, causing them to become ethereally unstable (</w:t>
      </w:r>
      <w:r w:rsidR="003D4C16">
        <w:rPr>
          <w:rFonts w:eastAsia="Times New Roman" w:cstheme="minorHAnsi"/>
          <w:color w:val="000000"/>
        </w:rPr>
        <w:t xml:space="preserve">becoming restrained, and </w:t>
      </w:r>
      <w:r w:rsidR="00AB25EF" w:rsidRPr="000D5DB5">
        <w:rPr>
          <w:rFonts w:eastAsia="Times New Roman" w:cstheme="minorHAnsi"/>
          <w:color w:val="000000"/>
        </w:rPr>
        <w:t xml:space="preserve">gaining resistance </w:t>
      </w:r>
      <w:r w:rsidR="00AB25EF" w:rsidRPr="000D5DB5">
        <w:rPr>
          <w:rFonts w:eastAsia="Times New Roman" w:cstheme="minorHAnsi"/>
          <w:color w:val="000000"/>
        </w:rPr>
        <w:lastRenderedPageBreak/>
        <w:t xml:space="preserve">to </w:t>
      </w:r>
      <w:r w:rsidR="000D6ECD">
        <w:rPr>
          <w:rFonts w:eastAsia="Times New Roman" w:cstheme="minorHAnsi"/>
          <w:color w:val="000000"/>
        </w:rPr>
        <w:t xml:space="preserve">all </w:t>
      </w:r>
      <w:r w:rsidR="00AB25EF" w:rsidRPr="000D5DB5">
        <w:rPr>
          <w:rFonts w:eastAsia="Times New Roman" w:cstheme="minorHAnsi"/>
          <w:color w:val="000000"/>
        </w:rPr>
        <w:t xml:space="preserve">damage). At the end of the duration (if you were able to concentrate for </w:t>
      </w:r>
      <w:r w:rsidR="00AB25EF" w:rsidRPr="004A6694">
        <w:rPr>
          <w:rFonts w:eastAsia="Times New Roman" w:cstheme="minorHAnsi"/>
          <w:color w:val="000000"/>
        </w:rPr>
        <w:t>an entire minute), they are banished to their original plane of existence.</w:t>
      </w:r>
      <w:r w:rsidR="003D4C16" w:rsidRPr="004A6694">
        <w:rPr>
          <w:rFonts w:eastAsia="Times New Roman" w:cstheme="minorHAnsi"/>
          <w:color w:val="000000"/>
        </w:rPr>
        <w:t xml:space="preserve"> The creature may attempt a Strength saving throw at the beginning of its turn every round to suppress the restrained condition for 1 round. </w:t>
      </w:r>
    </w:p>
    <w:p w14:paraId="2D7B0FBD" w14:textId="77777777" w:rsidR="003D4C16" w:rsidRPr="004A6694" w:rsidRDefault="00AB25EF">
      <w:pPr>
        <w:contextualSpacing/>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 xml:space="preserve">If heightened to level 4, you can target other creatures as well as fiends and celestials. </w:t>
      </w:r>
      <w:r w:rsidR="003D4C16" w:rsidRPr="004A6694">
        <w:rPr>
          <w:rFonts w:eastAsia="Times New Roman" w:cstheme="minorHAnsi"/>
          <w:color w:val="000000"/>
        </w:rPr>
        <w:t xml:space="preserve">For every spell level above 4th, you may also target one additional creature per spell level. </w:t>
      </w:r>
    </w:p>
    <w:p w14:paraId="651792FC" w14:textId="77777777" w:rsidR="003D4C16" w:rsidRPr="004A6694" w:rsidRDefault="003D4C16">
      <w:pPr>
        <w:contextualSpacing/>
        <w:rPr>
          <w:rFonts w:eastAsia="Times New Roman" w:cstheme="minorHAnsi"/>
          <w:color w:val="000000"/>
        </w:rPr>
      </w:pPr>
      <w:r w:rsidRPr="004A6694">
        <w:rPr>
          <w:rFonts w:eastAsia="Times New Roman" w:cstheme="minorHAnsi"/>
          <w:color w:val="000000"/>
        </w:rPr>
        <w:t xml:space="preserve">If the target is native to the plane of existence you’re on, you banish the target to a harmless demiplane. While there, the target is incapacitated instead of being ethereally unstable. The target remains there until the spell ends, at which point the target reappears in the space it left or in the nearest unoccupied space if that space is occupied. </w:t>
      </w:r>
    </w:p>
    <w:p w14:paraId="546EB8C5" w14:textId="77777777" w:rsidR="003D4C16" w:rsidRPr="004A6694" w:rsidRDefault="003D4C16" w:rsidP="00B32087">
      <w:pPr>
        <w:contextualSpacing/>
        <w:rPr>
          <w:rFonts w:eastAsia="Times New Roman" w:cstheme="minorHAnsi"/>
          <w:color w:val="000000"/>
        </w:rPr>
      </w:pPr>
      <w:r w:rsidRPr="004A6694">
        <w:rPr>
          <w:rFonts w:eastAsia="Times New Roman" w:cstheme="minorHAnsi"/>
          <w:color w:val="000000"/>
        </w:rPr>
        <w:t>If the target is native to a different plane of existence than the</w:t>
      </w:r>
      <w:r w:rsidR="00B32087">
        <w:rPr>
          <w:rFonts w:eastAsia="Times New Roman" w:cstheme="minorHAnsi"/>
          <w:color w:val="000000"/>
        </w:rPr>
        <w:t xml:space="preserve"> one you’re on</w:t>
      </w:r>
      <w:r w:rsidRPr="004A6694">
        <w:rPr>
          <w:rFonts w:eastAsia="Times New Roman" w:cstheme="minorHAnsi"/>
          <w:color w:val="000000"/>
        </w:rPr>
        <w:t>, the target is banished with a faint popping noise</w:t>
      </w:r>
      <w:r w:rsidR="00B32087">
        <w:rPr>
          <w:rFonts w:eastAsia="Times New Roman" w:cstheme="minorHAnsi"/>
          <w:color w:val="000000"/>
        </w:rPr>
        <w:t xml:space="preserve"> (even if not a fiend, celestial, or bound)</w:t>
      </w:r>
      <w:r w:rsidRPr="004A6694">
        <w:rPr>
          <w:rFonts w:eastAsia="Times New Roman" w:cstheme="minorHAnsi"/>
          <w:color w:val="000000"/>
        </w:rPr>
        <w:t xml:space="preserve">, returning to its home plane once the saving throw fails. </w:t>
      </w:r>
      <w:r w:rsidR="00B32087">
        <w:rPr>
          <w:rFonts w:eastAsia="Times New Roman" w:cstheme="minorHAnsi"/>
          <w:color w:val="000000"/>
        </w:rPr>
        <w:t xml:space="preserve">It is not fully sent back until </w:t>
      </w:r>
      <w:r w:rsidRPr="004A6694">
        <w:rPr>
          <w:rFonts w:eastAsia="Times New Roman" w:cstheme="minorHAnsi"/>
          <w:color w:val="000000"/>
        </w:rPr>
        <w:t xml:space="preserve">1 minute </w:t>
      </w:r>
      <w:r w:rsidR="00B32087">
        <w:rPr>
          <w:rFonts w:eastAsia="Times New Roman" w:cstheme="minorHAnsi"/>
          <w:color w:val="000000"/>
        </w:rPr>
        <w:t xml:space="preserve">of passes with your concentration. If your concentration breaks before the minute passes, the </w:t>
      </w:r>
      <w:r w:rsidRPr="004A6694">
        <w:rPr>
          <w:rFonts w:eastAsia="Times New Roman" w:cstheme="minorHAnsi"/>
          <w:color w:val="000000"/>
        </w:rPr>
        <w:t>target reappears in the space it left or in the nearest unoccupied space if that space is occupied. Otherwise, the target doesn't return.</w:t>
      </w:r>
    </w:p>
    <w:p w14:paraId="36B334A2" w14:textId="77777777" w:rsidR="00AB25EF" w:rsidRPr="004A6694" w:rsidRDefault="00AB25EF">
      <w:pPr>
        <w:contextualSpacing/>
        <w:rPr>
          <w:rFonts w:eastAsia="Times New Roman" w:cstheme="minorHAnsi"/>
        </w:rPr>
      </w:pPr>
    </w:p>
    <w:p w14:paraId="13F7073E" w14:textId="77777777" w:rsidR="00AB25EF" w:rsidRPr="004A6694" w:rsidRDefault="00AB25EF">
      <w:pPr>
        <w:contextualSpacing/>
        <w:rPr>
          <w:rFonts w:eastAsia="Times New Roman" w:cstheme="minorHAnsi"/>
        </w:rPr>
      </w:pPr>
      <w:r w:rsidRPr="004A6694">
        <w:rPr>
          <w:rFonts w:eastAsia="Times New Roman" w:cstheme="minorHAnsi"/>
          <w:b/>
          <w:bCs/>
          <w:color w:val="000000"/>
        </w:rPr>
        <w:t>Banshee’s Curse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3]</w:t>
      </w:r>
    </w:p>
    <w:p w14:paraId="06DD8794"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Necromancy </w:t>
      </w:r>
      <w:r w:rsidR="00CD07D6">
        <w:rPr>
          <w:rFonts w:eastAsia="Times New Roman" w:cstheme="minorHAnsi"/>
          <w:color w:val="000000"/>
        </w:rPr>
        <w:t>[sigil]</w:t>
      </w:r>
      <w:r w:rsidR="00846C1E" w:rsidRPr="004A6694">
        <w:rPr>
          <w:rFonts w:eastAsia="Times New Roman" w:cstheme="minorHAnsi"/>
          <w:color w:val="000000"/>
        </w:rPr>
        <w:t xml:space="preserve"> </w:t>
      </w:r>
      <w:r w:rsidR="00596088">
        <w:rPr>
          <w:rFonts w:eastAsia="Times New Roman" w:cstheme="minorHAnsi"/>
          <w:color w:val="000000"/>
        </w:rPr>
        <w:t>[curse]</w:t>
      </w:r>
    </w:p>
    <w:p w14:paraId="7BA6F920" w14:textId="77777777" w:rsidR="00E304CA" w:rsidRPr="004A6694" w:rsidRDefault="00E304CA">
      <w:pPr>
        <w:contextualSpacing/>
        <w:rPr>
          <w:rFonts w:eastAsia="Times New Roman" w:cstheme="minorHAnsi"/>
          <w:color w:val="000000"/>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4FB041F3"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60 feet</w:t>
      </w:r>
    </w:p>
    <w:p w14:paraId="37DEF4E6" w14:textId="77777777" w:rsidR="001B49D0" w:rsidRPr="004A6694" w:rsidRDefault="00AB25EF">
      <w:pPr>
        <w:contextualSpacing/>
        <w:rPr>
          <w:rFonts w:eastAsia="Times New Roman" w:cstheme="minorHAnsi"/>
          <w:color w:val="000000"/>
        </w:rPr>
      </w:pPr>
      <w:r w:rsidRPr="004A6694">
        <w:rPr>
          <w:rFonts w:eastAsia="Times New Roman" w:cstheme="minorHAnsi"/>
          <w:b/>
          <w:bCs/>
          <w:color w:val="000000"/>
        </w:rPr>
        <w:t>Components</w:t>
      </w:r>
      <w:r w:rsidR="007538A3">
        <w:rPr>
          <w:b/>
          <w:bCs/>
        </w:rPr>
        <w:t>:</w:t>
      </w:r>
      <w:r w:rsidRPr="004A6694">
        <w:rPr>
          <w:rFonts w:eastAsia="Times New Roman" w:cstheme="minorHAnsi"/>
          <w:color w:val="000000"/>
        </w:rPr>
        <w:t xml:space="preserve"> V, S</w:t>
      </w:r>
    </w:p>
    <w:p w14:paraId="7F65EB6D" w14:textId="77777777" w:rsidR="004F002B" w:rsidRPr="001E3FC3" w:rsidRDefault="004F002B" w:rsidP="004F002B">
      <w:pPr>
        <w:contextualSpacing/>
        <w:rPr>
          <w:ins w:id="5003" w:author="Admin" w:date="2021-04-30T16:38:00Z"/>
          <w:rFonts w:eastAsia="Times New Roman" w:cstheme="minorHAnsi"/>
          <w:color w:val="000000"/>
        </w:rPr>
      </w:pPr>
      <w:ins w:id="5004" w:author="Admin" w:date="2021-04-30T16:38:00Z">
        <w:r w:rsidRPr="001E3FC3">
          <w:rPr>
            <w:rFonts w:eastAsia="Times New Roman" w:cstheme="minorHAnsi"/>
            <w:b/>
            <w:bCs/>
            <w:color w:val="000000"/>
          </w:rPr>
          <w:t>Duration:</w:t>
        </w:r>
        <w:r>
          <w:rPr>
            <w:rFonts w:eastAsia="Times New Roman" w:cstheme="minorHAnsi"/>
            <w:color w:val="000000"/>
          </w:rPr>
          <w:t xml:space="preserve"> Instantaneous</w:t>
        </w:r>
      </w:ins>
      <w:ins w:id="5005" w:author="Admin" w:date="2021-04-30T21:56:00Z">
        <w:r w:rsidR="005F3C64">
          <w:rPr>
            <w:rFonts w:eastAsia="Times New Roman" w:cstheme="minorHAnsi"/>
            <w:color w:val="000000"/>
          </w:rPr>
          <w:t>,</w:t>
        </w:r>
      </w:ins>
      <w:ins w:id="5006" w:author="Admin" w:date="2021-04-30T16:38:00Z">
        <w:r>
          <w:rPr>
            <w:rFonts w:eastAsia="Times New Roman" w:cstheme="minorHAnsi"/>
            <w:color w:val="000000"/>
          </w:rPr>
          <w:t xml:space="preserve"> plus 3 rounds</w:t>
        </w:r>
      </w:ins>
    </w:p>
    <w:p w14:paraId="0405A691" w14:textId="77777777" w:rsidR="00AB25EF" w:rsidRPr="004A6694" w:rsidDel="00C710F4" w:rsidRDefault="00AB25EF">
      <w:pPr>
        <w:contextualSpacing/>
        <w:rPr>
          <w:del w:id="5007" w:author="Admin" w:date="2021-04-30T16:37:00Z"/>
          <w:rFonts w:eastAsia="Times New Roman" w:cstheme="minorHAnsi"/>
        </w:rPr>
      </w:pPr>
      <w:del w:id="5008" w:author="Admin" w:date="2021-04-30T16:37:00Z">
        <w:r w:rsidRPr="004A6694" w:rsidDel="00C710F4">
          <w:rPr>
            <w:rFonts w:eastAsia="Times New Roman" w:cstheme="minorHAnsi"/>
            <w:b/>
            <w:bCs/>
            <w:color w:val="000000"/>
          </w:rPr>
          <w:delText>Duration</w:delText>
        </w:r>
        <w:r w:rsidR="007538A3" w:rsidDel="00C710F4">
          <w:rPr>
            <w:b/>
            <w:bCs/>
          </w:rPr>
          <w:delText>:</w:delText>
        </w:r>
        <w:r w:rsidRPr="004A6694" w:rsidDel="00C710F4">
          <w:rPr>
            <w:rFonts w:eastAsia="Times New Roman" w:cstheme="minorHAnsi"/>
            <w:b/>
            <w:bCs/>
            <w:color w:val="000000"/>
          </w:rPr>
          <w:delText xml:space="preserve"> </w:delText>
        </w:r>
        <w:r w:rsidR="001E1C32" w:rsidRPr="004A6694" w:rsidDel="00C710F4">
          <w:rPr>
            <w:rFonts w:eastAsia="Times New Roman" w:cstheme="minorHAnsi"/>
            <w:color w:val="000000"/>
          </w:rPr>
          <w:delText xml:space="preserve">Up to </w:delText>
        </w:r>
        <w:r w:rsidR="002B1478" w:rsidRPr="004A6694" w:rsidDel="00C710F4">
          <w:rPr>
            <w:rFonts w:eastAsia="Times New Roman" w:cstheme="minorHAnsi"/>
            <w:color w:val="000000"/>
          </w:rPr>
          <w:delText>1</w:delText>
        </w:r>
        <w:r w:rsidR="001E1C32" w:rsidRPr="004A6694" w:rsidDel="00C710F4">
          <w:rPr>
            <w:rFonts w:eastAsia="Times New Roman" w:cstheme="minorHAnsi"/>
            <w:color w:val="000000"/>
          </w:rPr>
          <w:delText xml:space="preserve"> </w:delText>
        </w:r>
        <w:r w:rsidRPr="004A6694" w:rsidDel="00C710F4">
          <w:rPr>
            <w:rFonts w:eastAsia="Times New Roman" w:cstheme="minorHAnsi"/>
            <w:color w:val="000000"/>
          </w:rPr>
          <w:delText xml:space="preserve">minute </w:delText>
        </w:r>
      </w:del>
    </w:p>
    <w:p w14:paraId="67D3C6CA" w14:textId="3A966D04" w:rsidR="00C710F4" w:rsidRPr="004A6694" w:rsidRDefault="00AB25EF" w:rsidP="000335B1">
      <w:pPr>
        <w:contextualSpacing/>
        <w:rPr>
          <w:rFonts w:eastAsia="Times New Roman" w:cstheme="minorHAnsi"/>
          <w:color w:val="000000"/>
        </w:rPr>
      </w:pPr>
      <w:del w:id="5009" w:author="Admin" w:date="2021-04-30T16:37:00Z">
        <w:r w:rsidRPr="004A6694" w:rsidDel="00C710F4">
          <w:rPr>
            <w:rFonts w:eastAsia="Times New Roman" w:cstheme="minorHAnsi"/>
            <w:color w:val="000000"/>
          </w:rPr>
          <w:delText> </w:delText>
        </w:r>
      </w:del>
      <w:r w:rsidR="001E1C32" w:rsidRPr="004A6694">
        <w:rPr>
          <w:rFonts w:eastAsia="Times New Roman" w:cstheme="minorHAnsi"/>
          <w:color w:val="000000"/>
        </w:rPr>
        <w:t xml:space="preserve">You suffuse the regretful curse of the banshee on </w:t>
      </w:r>
      <w:r w:rsidR="008645A5" w:rsidRPr="004A6694">
        <w:rPr>
          <w:rFonts w:eastAsia="Times New Roman" w:cstheme="minorHAnsi"/>
          <w:color w:val="000000"/>
        </w:rPr>
        <w:t xml:space="preserve">a </w:t>
      </w:r>
      <w:r w:rsidR="001E1C32" w:rsidRPr="004A6694">
        <w:rPr>
          <w:rFonts w:eastAsia="Times New Roman" w:cstheme="minorHAnsi"/>
          <w:color w:val="000000"/>
        </w:rPr>
        <w:t>target</w:t>
      </w:r>
      <w:r w:rsidR="008645A5" w:rsidRPr="004A6694">
        <w:rPr>
          <w:rFonts w:eastAsia="Times New Roman" w:cstheme="minorHAnsi"/>
          <w:color w:val="000000"/>
        </w:rPr>
        <w:t xml:space="preserve"> within range</w:t>
      </w:r>
      <w:r w:rsidR="001E1C32" w:rsidRPr="004A6694">
        <w:rPr>
          <w:rFonts w:eastAsia="Times New Roman" w:cstheme="minorHAnsi"/>
          <w:color w:val="000000"/>
        </w:rPr>
        <w:t>. Make a ranged spell attack against the target. On a hit, the target takes 3d4 damage</w:t>
      </w:r>
      <w:r w:rsidR="00F562A4" w:rsidRPr="004A6694">
        <w:rPr>
          <w:rFonts w:eastAsia="Times New Roman" w:cstheme="minorHAnsi"/>
          <w:color w:val="000000"/>
        </w:rPr>
        <w:t>. The damage is half shadow, and half thunder</w:t>
      </w:r>
      <w:r w:rsidR="001E1C32" w:rsidRPr="004A6694">
        <w:rPr>
          <w:rFonts w:eastAsia="Times New Roman" w:cstheme="minorHAnsi"/>
          <w:color w:val="000000"/>
        </w:rPr>
        <w:t xml:space="preserve">. </w:t>
      </w:r>
      <w:del w:id="5010" w:author="Admin" w:date="2021-04-30T16:37:00Z">
        <w:r w:rsidR="0008540D" w:rsidRPr="004A6694" w:rsidDel="00C710F4">
          <w:rPr>
            <w:rFonts w:eastAsia="Times New Roman" w:cstheme="minorHAnsi"/>
            <w:color w:val="000000"/>
          </w:rPr>
          <w:delText xml:space="preserve">At the beginning of every round, the caster must succeed on a </w:delText>
        </w:r>
        <w:r w:rsidR="003D4C16" w:rsidRPr="004A6694" w:rsidDel="00C710F4">
          <w:rPr>
            <w:rFonts w:eastAsia="Times New Roman" w:cstheme="minorHAnsi"/>
            <w:color w:val="000000"/>
          </w:rPr>
          <w:delText xml:space="preserve">sigil </w:delText>
        </w:r>
        <w:r w:rsidR="0008540D" w:rsidRPr="004A6694" w:rsidDel="00C710F4">
          <w:rPr>
            <w:rFonts w:eastAsia="Times New Roman" w:cstheme="minorHAnsi"/>
            <w:color w:val="000000"/>
          </w:rPr>
          <w:delText xml:space="preserve">roll to affect the target again. </w:delText>
        </w:r>
      </w:del>
      <w:ins w:id="5011" w:author="Admin" w:date="2021-04-30T16:37:00Z">
        <w:r w:rsidR="00C710F4" w:rsidRPr="00C710F4">
          <w:rPr>
            <w:rFonts w:eastAsia="Times New Roman" w:cstheme="minorHAnsi"/>
            <w:color w:val="000000"/>
          </w:rPr>
          <w:t xml:space="preserve">The sigil pulses at the start of your </w:t>
        </w:r>
        <w:r w:rsidR="00C710F4" w:rsidRPr="00C710F4">
          <w:rPr>
            <w:rFonts w:eastAsia="Times New Roman" w:cstheme="minorHAnsi"/>
            <w:color w:val="000000"/>
          </w:rPr>
          <w:lastRenderedPageBreak/>
          <w:t>turn every round</w:t>
        </w:r>
      </w:ins>
      <w:ins w:id="5012" w:author="Admin" w:date="2021-04-30T21:55:00Z">
        <w:r w:rsidR="005F3C64">
          <w:rPr>
            <w:rFonts w:eastAsia="Times New Roman" w:cstheme="minorHAnsi"/>
            <w:color w:val="000000"/>
          </w:rPr>
          <w:t xml:space="preserve">, repeating the </w:t>
        </w:r>
      </w:ins>
      <w:ins w:id="5013" w:author="Admin" w:date="2022-04-18T23:40:00Z">
        <w:r w:rsidR="000335B1">
          <w:rPr>
            <w:rFonts w:eastAsia="Times New Roman" w:cstheme="minorHAnsi"/>
            <w:color w:val="000000"/>
          </w:rPr>
          <w:t>primary</w:t>
        </w:r>
      </w:ins>
      <w:ins w:id="5014" w:author="Admin" w:date="2021-04-30T21:55:00Z">
        <w:r w:rsidR="005F3C64">
          <w:rPr>
            <w:rFonts w:eastAsia="Times New Roman" w:cstheme="minorHAnsi"/>
            <w:color w:val="000000"/>
          </w:rPr>
          <w:t xml:space="preserve"> effect</w:t>
        </w:r>
      </w:ins>
      <w:ins w:id="5015" w:author="Admin" w:date="2021-04-30T16:38:00Z">
        <w:r w:rsidR="004F002B">
          <w:rPr>
            <w:rFonts w:eastAsia="Times New Roman" w:cstheme="minorHAnsi"/>
            <w:color w:val="000000"/>
          </w:rPr>
          <w:t xml:space="preserve">. </w:t>
        </w:r>
      </w:ins>
    </w:p>
    <w:p w14:paraId="427E237A" w14:textId="77777777" w:rsidR="001E1C32" w:rsidRPr="004A6694" w:rsidRDefault="0008540D">
      <w:pPr>
        <w:contextualSpacing/>
        <w:rPr>
          <w:rFonts w:eastAsia="Times New Roman" w:cstheme="minorHAnsi"/>
          <w:color w:val="000000"/>
        </w:rPr>
      </w:pPr>
      <w:r w:rsidRPr="004A6694">
        <w:rPr>
          <w:rFonts w:eastAsia="Times New Roman" w:cstheme="minorHAnsi"/>
          <w:color w:val="000000"/>
        </w:rPr>
        <w:t xml:space="preserve">Also, so </w:t>
      </w:r>
      <w:r w:rsidR="001E1C32" w:rsidRPr="004A6694">
        <w:rPr>
          <w:rFonts w:eastAsia="Times New Roman" w:cstheme="minorHAnsi"/>
          <w:color w:val="000000"/>
        </w:rPr>
        <w:t xml:space="preserve">long as the </w:t>
      </w:r>
      <w:r w:rsidR="00796D5C" w:rsidRPr="004A6694">
        <w:rPr>
          <w:rFonts w:eastAsia="Times New Roman" w:cstheme="minorHAnsi"/>
          <w:color w:val="000000"/>
        </w:rPr>
        <w:t>spell</w:t>
      </w:r>
      <w:r w:rsidR="001E1C32" w:rsidRPr="004A6694">
        <w:rPr>
          <w:rFonts w:eastAsia="Times New Roman" w:cstheme="minorHAnsi"/>
          <w:color w:val="000000"/>
        </w:rPr>
        <w:t xml:space="preserve"> is active, the target must roll a d6 whenever they declare an action. On a result of a 2 or lower, the action fails. On a result of 3 or higher, the action takes place as normal. This effect cannot trigger more than once per round. </w:t>
      </w:r>
    </w:p>
    <w:p w14:paraId="7C23CEF7" w14:textId="77777777" w:rsidR="004F7B81" w:rsidRPr="004A6694" w:rsidRDefault="004F7B81">
      <w:pPr>
        <w:contextualSpacing/>
        <w:rPr>
          <w:rFonts w:eastAsia="Times New Roman" w:cstheme="minorHAnsi"/>
          <w:color w:val="000000"/>
        </w:rPr>
      </w:pPr>
      <w:r w:rsidRPr="004A6694">
        <w:rPr>
          <w:rFonts w:eastAsia="Times New Roman" w:cstheme="minorHAnsi"/>
          <w:color w:val="000000"/>
        </w:rPr>
        <w:t>If the ranged spell attack misses, the spell deals half the initial damage and has no other effect.</w:t>
      </w:r>
    </w:p>
    <w:p w14:paraId="04C7DD29" w14:textId="77777777" w:rsidR="00AB25EF" w:rsidRPr="004A6694" w:rsidRDefault="001E1C32">
      <w:pPr>
        <w:contextualSpacing/>
        <w:rPr>
          <w:rFonts w:eastAsia="Times New Roman" w:cstheme="minorHAnsi"/>
          <w:color w:val="000000"/>
        </w:rPr>
      </w:pPr>
      <w:r w:rsidRPr="004A6694">
        <w:rPr>
          <w:rFonts w:eastAsia="Times New Roman" w:cstheme="minorHAnsi"/>
          <w:b/>
          <w:bCs/>
          <w:color w:val="000000"/>
        </w:rPr>
        <w:t>Heightened.</w:t>
      </w:r>
      <w:r w:rsidRPr="004A6694">
        <w:rPr>
          <w:rFonts w:eastAsia="Times New Roman" w:cstheme="minorHAnsi"/>
          <w:color w:val="000000"/>
        </w:rPr>
        <w:t xml:space="preserve"> The damage increases by one dice per every spell level above 3rd.</w:t>
      </w:r>
    </w:p>
    <w:p w14:paraId="027C1217" w14:textId="77777777" w:rsidR="001E1C32" w:rsidRDefault="001E1C32">
      <w:pPr>
        <w:contextualSpacing/>
        <w:rPr>
          <w:rFonts w:eastAsia="Times New Roman" w:cstheme="minorHAnsi"/>
          <w:color w:val="000000"/>
        </w:rPr>
      </w:pPr>
    </w:p>
    <w:p w14:paraId="6CCEA590" w14:textId="77777777" w:rsidR="000C3F5D" w:rsidRPr="000C3F5D" w:rsidRDefault="000C3F5D" w:rsidP="000C3F5D">
      <w:pPr>
        <w:contextualSpacing/>
        <w:rPr>
          <w:rFonts w:eastAsia="Times New Roman" w:cstheme="minorHAnsi"/>
          <w:b/>
          <w:bCs/>
          <w:color w:val="000000"/>
        </w:rPr>
      </w:pPr>
      <w:r>
        <w:rPr>
          <w:rFonts w:eastAsia="Times New Roman" w:cstheme="minorHAnsi"/>
          <w:b/>
          <w:bCs/>
          <w:color w:val="000000"/>
        </w:rPr>
        <w:t xml:space="preserve">Barrier Ward </w:t>
      </w:r>
      <w:r w:rsidRPr="004A6694">
        <w:rPr>
          <w:rFonts w:eastAsia="Times New Roman" w:cstheme="minorHAnsi"/>
          <w:b/>
          <w:bCs/>
          <w:color w:val="000000"/>
        </w:rPr>
        <w:t xml:space="preserve">[level </w:t>
      </w:r>
      <w:r>
        <w:rPr>
          <w:rFonts w:eastAsia="Times New Roman" w:cstheme="minorHAnsi"/>
          <w:b/>
          <w:bCs/>
          <w:color w:val="000000"/>
        </w:rPr>
        <w:t>1</w:t>
      </w:r>
      <w:r w:rsidRPr="004A6694">
        <w:rPr>
          <w:rFonts w:eastAsia="Times New Roman" w:cstheme="minorHAnsi"/>
          <w:b/>
          <w:bCs/>
          <w:color w:val="000000"/>
        </w:rPr>
        <w:t>]</w:t>
      </w:r>
    </w:p>
    <w:p w14:paraId="4EB281C5" w14:textId="77777777" w:rsidR="000C3F5D" w:rsidRPr="000D5DB5" w:rsidRDefault="000C3F5D" w:rsidP="003F5E20">
      <w:pPr>
        <w:contextualSpacing/>
        <w:rPr>
          <w:rFonts w:eastAsia="Times New Roman" w:cstheme="minorHAnsi"/>
          <w:sz w:val="24"/>
          <w:szCs w:val="24"/>
        </w:rPr>
      </w:pPr>
      <w:r w:rsidRPr="000D5DB5">
        <w:rPr>
          <w:rFonts w:eastAsia="Times New Roman" w:cstheme="minorHAnsi"/>
          <w:color w:val="000000"/>
        </w:rPr>
        <w:t>Abjuration</w:t>
      </w:r>
      <w:ins w:id="5016" w:author="Admin" w:date="2021-05-14T01:31:00Z">
        <w:r w:rsidR="00DD72A2">
          <w:rPr>
            <w:rFonts w:eastAsia="Times New Roman" w:cstheme="minorHAnsi"/>
            <w:color w:val="000000"/>
          </w:rPr>
          <w:t xml:space="preserve"> [</w:t>
        </w:r>
      </w:ins>
      <w:ins w:id="5017" w:author="Admin" w:date="2021-06-12T19:39:00Z">
        <w:r w:rsidR="003F5E20">
          <w:rPr>
            <w:rFonts w:eastAsia="Times New Roman" w:cstheme="minorHAnsi"/>
            <w:color w:val="000000"/>
          </w:rPr>
          <w:t>r</w:t>
        </w:r>
      </w:ins>
      <w:ins w:id="5018" w:author="Admin" w:date="2021-05-14T01:31:00Z">
        <w:r w:rsidR="00DD72A2">
          <w:rPr>
            <w:rFonts w:eastAsia="Times New Roman" w:cstheme="minorHAnsi"/>
            <w:color w:val="000000"/>
          </w:rPr>
          <w:t>itual</w:t>
        </w:r>
      </w:ins>
      <w:ins w:id="5019" w:author="Admin" w:date="2021-05-14T01:32:00Z">
        <w:r w:rsidR="00DD72A2">
          <w:rPr>
            <w:rFonts w:eastAsia="Times New Roman" w:cstheme="minorHAnsi"/>
            <w:color w:val="000000"/>
          </w:rPr>
          <w:t>]</w:t>
        </w:r>
      </w:ins>
    </w:p>
    <w:p w14:paraId="31294818" w14:textId="77777777" w:rsidR="000C3F5D" w:rsidRPr="000D5DB5" w:rsidRDefault="000C3F5D" w:rsidP="000C3F5D">
      <w:pPr>
        <w:contextualSpacing/>
        <w:rPr>
          <w:rFonts w:eastAsia="Times New Roman" w:cstheme="minorHAnsi"/>
          <w:sz w:val="24"/>
          <w:szCs w:val="24"/>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7BF9F48" w14:textId="0FA0C7E2" w:rsidR="000C3F5D" w:rsidRPr="000D5DB5" w:rsidRDefault="000C3F5D">
      <w:pPr>
        <w:contextualSpacing/>
        <w:rPr>
          <w:rFonts w:eastAsia="Times New Roman" w:cstheme="minorHAnsi"/>
          <w:sz w:val="24"/>
          <w:szCs w:val="24"/>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Pr>
          <w:rFonts w:eastAsia="Times New Roman" w:cstheme="minorHAnsi"/>
          <w:color w:val="000000"/>
        </w:rPr>
        <w:t xml:space="preserve">30 feet </w:t>
      </w:r>
    </w:p>
    <w:p w14:paraId="2D4E497A" w14:textId="77777777" w:rsidR="000C3F5D" w:rsidRDefault="000C3F5D" w:rsidP="009E661A">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 S</w:t>
      </w:r>
      <w:ins w:id="5020" w:author="Admin" w:date="2021-05-14T01:32:00Z">
        <w:r w:rsidR="00DD72A2" w:rsidRPr="00DD72A2">
          <w:rPr>
            <w:rFonts w:eastAsia="Times New Roman" w:cstheme="minorHAnsi"/>
            <w:color w:val="000000"/>
          </w:rPr>
          <w:t>, M (a small shield or glass lens)</w:t>
        </w:r>
      </w:ins>
    </w:p>
    <w:p w14:paraId="2F658944" w14:textId="77777777" w:rsidR="000C3F5D" w:rsidRDefault="000C3F5D" w:rsidP="000C3F5D">
      <w:pPr>
        <w:contextualSpacing/>
        <w:rPr>
          <w:ins w:id="5021" w:author="Admin" w:date="2021-05-14T01:32:00Z"/>
          <w:rFonts w:eastAsia="Times New Roman" w:cstheme="minorHAnsi"/>
          <w:color w:val="000000"/>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minute</w:t>
      </w:r>
    </w:p>
    <w:p w14:paraId="654FB52A" w14:textId="2469795A" w:rsidR="00DD72A2" w:rsidRDefault="00DD72A2">
      <w:pPr>
        <w:contextualSpacing/>
        <w:rPr>
          <w:ins w:id="5022" w:author="Admin" w:date="2021-05-14T01:32:00Z"/>
          <w:rFonts w:eastAsia="Times New Roman" w:cstheme="minorHAnsi"/>
          <w:color w:val="000000"/>
        </w:rPr>
      </w:pPr>
      <w:ins w:id="5023" w:author="Admin" w:date="2021-05-14T01:32:00Z">
        <w:r w:rsidRPr="00DD72A2">
          <w:rPr>
            <w:rFonts w:eastAsia="Times New Roman" w:cstheme="minorHAnsi"/>
            <w:color w:val="000000"/>
          </w:rPr>
          <w:t xml:space="preserve">You create a barrier of </w:t>
        </w:r>
        <w:r>
          <w:rPr>
            <w:rFonts w:eastAsia="Times New Roman" w:cstheme="minorHAnsi"/>
            <w:color w:val="000000"/>
          </w:rPr>
          <w:t xml:space="preserve">magical </w:t>
        </w:r>
        <w:r w:rsidRPr="00DD72A2">
          <w:rPr>
            <w:rFonts w:eastAsia="Times New Roman" w:cstheme="minorHAnsi"/>
            <w:color w:val="000000"/>
          </w:rPr>
          <w:t>force in a point within range that blocks and intercepts all attacks, damage, and spells that emit from the other side.</w:t>
        </w:r>
      </w:ins>
      <w:ins w:id="5024" w:author="Admin" w:date="2021-09-10T00:52:00Z">
        <w:r w:rsidR="0019474C">
          <w:rPr>
            <w:rFonts w:eastAsia="Times New Roman" w:cstheme="minorHAnsi"/>
            <w:color w:val="000000"/>
          </w:rPr>
          <w:t xml:space="preserve"> </w:t>
        </w:r>
        <w:r w:rsidR="0019474C" w:rsidRPr="0019474C">
          <w:rPr>
            <w:rFonts w:eastAsia="Times New Roman" w:cstheme="minorHAnsi"/>
            <w:color w:val="000000"/>
          </w:rPr>
          <w:t xml:space="preserve">The </w:t>
        </w:r>
        <w:r w:rsidR="0019474C">
          <w:rPr>
            <w:rFonts w:eastAsia="Times New Roman" w:cstheme="minorHAnsi"/>
            <w:color w:val="000000"/>
          </w:rPr>
          <w:t xml:space="preserve">barrier </w:t>
        </w:r>
        <w:r w:rsidR="0019474C" w:rsidRPr="0019474C">
          <w:rPr>
            <w:rFonts w:eastAsia="Times New Roman" w:cstheme="minorHAnsi"/>
            <w:color w:val="000000"/>
          </w:rPr>
          <w:t xml:space="preserve">appears in any orientation you choose, as a horizontal or vertical barrier or at an angle. It can be free floating or resting on a solid surface. You can form it into a hemispherical dome or a sphere with a radius of up to 10 feet, or you can shape a flat surface made up of </w:t>
        </w:r>
        <w:r w:rsidR="0019474C">
          <w:rPr>
            <w:rFonts w:eastAsia="Times New Roman" w:cstheme="minorHAnsi"/>
            <w:color w:val="000000"/>
          </w:rPr>
          <w:t xml:space="preserve">two </w:t>
        </w:r>
        <w:r w:rsidR="0019474C" w:rsidRPr="0019474C">
          <w:rPr>
            <w:rFonts w:eastAsia="Times New Roman" w:cstheme="minorHAnsi"/>
            <w:color w:val="000000"/>
          </w:rPr>
          <w:t>10-foot-by-10-foot panels. Each panel must be contiguous with another panel. In any form, the wall is 1/4 inch thick. It lasts for the duration. If the wall cuts through a creature’s space when it appears, the creature is pushed to one side of the wall (your choice which side).</w:t>
        </w:r>
      </w:ins>
      <w:ins w:id="5025" w:author="Admin" w:date="2021-09-10T16:18:00Z">
        <w:r w:rsidR="00073D47">
          <w:rPr>
            <w:rFonts w:eastAsia="Times New Roman" w:cstheme="minorHAnsi"/>
            <w:color w:val="000000"/>
          </w:rPr>
          <w:t xml:space="preserve"> </w:t>
        </w:r>
      </w:ins>
      <w:ins w:id="5026" w:author="Admin" w:date="2021-05-14T01:32:00Z">
        <w:r w:rsidRPr="00DD72A2">
          <w:rPr>
            <w:rFonts w:eastAsia="Times New Roman" w:cstheme="minorHAnsi"/>
            <w:color w:val="000000"/>
          </w:rPr>
          <w:t>The barrier can appear as anything you wish or any color, but is always semi-translucent. The barrier also extends into the Ethereal Plane, blocking ethereal travel through the wall.</w:t>
        </w:r>
      </w:ins>
    </w:p>
    <w:p w14:paraId="581F50D1" w14:textId="77777777" w:rsidR="00073D47" w:rsidRDefault="00DD72A2">
      <w:pPr>
        <w:contextualSpacing/>
        <w:rPr>
          <w:ins w:id="5027" w:author="Admin" w:date="2021-09-10T16:20:00Z"/>
          <w:rFonts w:eastAsia="Times New Roman" w:cstheme="minorHAnsi"/>
          <w:color w:val="000000"/>
        </w:rPr>
      </w:pPr>
      <w:ins w:id="5028" w:author="Admin" w:date="2021-05-14T01:33:00Z">
        <w:r w:rsidRPr="00DD72A2">
          <w:rPr>
            <w:rFonts w:eastAsia="Times New Roman" w:cstheme="minorHAnsi"/>
            <w:color w:val="000000"/>
          </w:rPr>
          <w:t xml:space="preserve">The barrier has an Armor Class of 10, 10 hit points, and a Damage Threshold </w:t>
        </w:r>
        <w:r>
          <w:rPr>
            <w:rFonts w:eastAsia="Times New Roman" w:cstheme="minorHAnsi"/>
            <w:color w:val="000000"/>
          </w:rPr>
          <w:t xml:space="preserve">of 1 </w:t>
        </w:r>
        <w:r w:rsidRPr="00DD72A2">
          <w:rPr>
            <w:rFonts w:eastAsia="Times New Roman" w:cstheme="minorHAnsi"/>
            <w:color w:val="000000"/>
          </w:rPr>
          <w:t>(</w:t>
        </w:r>
        <w:r>
          <w:rPr>
            <w:rFonts w:eastAsia="Times New Roman" w:cstheme="minorHAnsi"/>
            <w:color w:val="000000"/>
          </w:rPr>
          <w:t xml:space="preserve">see the </w:t>
        </w:r>
      </w:ins>
      <w:ins w:id="5029" w:author="Admin" w:date="2021-05-14T01:34:00Z">
        <w:r>
          <w:rPr>
            <w:rFonts w:eastAsia="Times New Roman" w:cstheme="minorHAnsi"/>
            <w:color w:val="000000"/>
          </w:rPr>
          <w:t>Dungeon Master’s Guide, page 246)</w:t>
        </w:r>
      </w:ins>
      <w:ins w:id="5030" w:author="Admin" w:date="2021-05-14T01:33:00Z">
        <w:r w:rsidRPr="00DD72A2">
          <w:rPr>
            <w:rFonts w:eastAsia="Times New Roman" w:cstheme="minorHAnsi"/>
            <w:color w:val="000000"/>
          </w:rPr>
          <w:t xml:space="preserve">. </w:t>
        </w:r>
      </w:ins>
    </w:p>
    <w:p w14:paraId="6FF3FD8D" w14:textId="1C7139D9" w:rsidR="00073D47" w:rsidRDefault="00C472E3">
      <w:pPr>
        <w:contextualSpacing/>
        <w:rPr>
          <w:ins w:id="5031" w:author="Admin" w:date="2021-09-10T16:20:00Z"/>
          <w:rFonts w:eastAsia="Times New Roman" w:cstheme="minorHAnsi"/>
          <w:color w:val="000000"/>
        </w:rPr>
      </w:pPr>
      <w:ins w:id="5032" w:author="Admin" w:date="2021-09-10T18:19:00Z">
        <w:r>
          <w:rPr>
            <w:rFonts w:eastAsia="Times New Roman" w:cstheme="minorHAnsi"/>
            <w:i/>
            <w:iCs/>
            <w:color w:val="000000"/>
          </w:rPr>
          <w:t xml:space="preserve">Destroying the Ward. </w:t>
        </w:r>
      </w:ins>
      <w:ins w:id="5033" w:author="Admin" w:date="2021-09-10T16:20:00Z">
        <w:r w:rsidR="00073D47" w:rsidRPr="00DD72A2">
          <w:rPr>
            <w:rFonts w:eastAsia="Times New Roman" w:cstheme="minorHAnsi"/>
            <w:color w:val="000000"/>
          </w:rPr>
          <w:t xml:space="preserve">Damage that exceeds the remaining hit points of the barrier break the barrier, and the excess damage can target any creature in the range of the original attack. </w:t>
        </w:r>
        <w:r w:rsidR="00073D47" w:rsidRPr="00DD72A2">
          <w:rPr>
            <w:rFonts w:eastAsia="Times New Roman" w:cstheme="minorHAnsi"/>
            <w:color w:val="000000"/>
          </w:rPr>
          <w:lastRenderedPageBreak/>
          <w:t xml:space="preserve">Spells that do not deal damage are also blocked by the barrier. This damages the barrier by </w:t>
        </w:r>
      </w:ins>
      <w:ins w:id="5034" w:author="Admin" w:date="2021-09-10T18:18:00Z">
        <w:r>
          <w:rPr>
            <w:rFonts w:eastAsia="Times New Roman" w:cstheme="minorHAnsi"/>
            <w:color w:val="000000"/>
          </w:rPr>
          <w:t>2</w:t>
        </w:r>
      </w:ins>
      <w:ins w:id="5035" w:author="Admin" w:date="2021-09-10T16:21:00Z">
        <w:r w:rsidR="00073D47">
          <w:rPr>
            <w:rFonts w:eastAsia="Times New Roman" w:cstheme="minorHAnsi"/>
            <w:color w:val="000000"/>
          </w:rPr>
          <w:t>d</w:t>
        </w:r>
      </w:ins>
      <w:ins w:id="5036" w:author="Admin" w:date="2021-09-10T18:18:00Z">
        <w:r>
          <w:rPr>
            <w:rFonts w:eastAsia="Times New Roman" w:cstheme="minorHAnsi"/>
            <w:color w:val="000000"/>
          </w:rPr>
          <w:t>6</w:t>
        </w:r>
      </w:ins>
      <w:ins w:id="5037" w:author="Admin" w:date="2021-09-10T16:20:00Z">
        <w:r w:rsidR="00073D47" w:rsidRPr="00DD72A2">
          <w:rPr>
            <w:rFonts w:eastAsia="Times New Roman" w:cstheme="minorHAnsi"/>
            <w:color w:val="000000"/>
          </w:rPr>
          <w:t xml:space="preserve"> </w:t>
        </w:r>
      </w:ins>
      <w:ins w:id="5038" w:author="Admin" w:date="2021-09-10T16:21:00Z">
        <w:r w:rsidR="00073D47">
          <w:rPr>
            <w:rFonts w:eastAsia="Times New Roman" w:cstheme="minorHAnsi"/>
            <w:color w:val="000000"/>
          </w:rPr>
          <w:t xml:space="preserve">damage </w:t>
        </w:r>
      </w:ins>
      <w:ins w:id="5039" w:author="Admin" w:date="2021-09-10T16:20:00Z">
        <w:r w:rsidR="00073D47" w:rsidRPr="00DD72A2">
          <w:rPr>
            <w:rFonts w:eastAsia="Times New Roman" w:cstheme="minorHAnsi"/>
            <w:color w:val="000000"/>
          </w:rPr>
          <w:t xml:space="preserve">per spell level on a successful attack casting (except cantrips, which have no effect unless they deal damage). If the ward does not have enough hit points to intercept the spell, the </w:t>
        </w:r>
      </w:ins>
      <w:ins w:id="5040" w:author="Admin" w:date="2021-09-10T18:20:00Z">
        <w:r>
          <w:rPr>
            <w:rFonts w:eastAsia="Times New Roman" w:cstheme="minorHAnsi"/>
            <w:color w:val="000000"/>
          </w:rPr>
          <w:t xml:space="preserve">ward </w:t>
        </w:r>
      </w:ins>
      <w:ins w:id="5041" w:author="Admin" w:date="2021-09-10T16:20:00Z">
        <w:r w:rsidR="00073D47" w:rsidRPr="00DD72A2">
          <w:rPr>
            <w:rFonts w:eastAsia="Times New Roman" w:cstheme="minorHAnsi"/>
            <w:color w:val="000000"/>
          </w:rPr>
          <w:t>breaks and the spell takes effect normally.</w:t>
        </w:r>
      </w:ins>
      <w:ins w:id="5042" w:author="Admin" w:date="2021-09-10T18:19:00Z">
        <w:r w:rsidRPr="00C472E3">
          <w:rPr>
            <w:rFonts w:eastAsia="Times New Roman" w:cstheme="minorHAnsi"/>
            <w:color w:val="000000"/>
          </w:rPr>
          <w:t xml:space="preserve"> </w:t>
        </w:r>
        <w:r w:rsidRPr="00DD72A2">
          <w:rPr>
            <w:rFonts w:eastAsia="Times New Roman" w:cstheme="minorHAnsi"/>
            <w:color w:val="000000"/>
          </w:rPr>
          <w:t xml:space="preserve">The </w:t>
        </w:r>
        <w:r w:rsidRPr="00C472E3">
          <w:rPr>
            <w:rFonts w:eastAsia="Times New Roman" w:cstheme="minorHAnsi"/>
            <w:i/>
            <w:iCs/>
            <w:color w:val="000000"/>
            <w:rPrChange w:id="5043" w:author="Admin" w:date="2021-09-10T18:20:00Z">
              <w:rPr>
                <w:rFonts w:eastAsia="Times New Roman" w:cstheme="minorHAnsi"/>
                <w:color w:val="000000"/>
              </w:rPr>
            </w:rPrChange>
          </w:rPr>
          <w:t xml:space="preserve">barrier </w:t>
        </w:r>
      </w:ins>
      <w:ins w:id="5044" w:author="Admin" w:date="2021-09-10T18:20:00Z">
        <w:r w:rsidRPr="00C472E3">
          <w:rPr>
            <w:rFonts w:eastAsia="Times New Roman" w:cstheme="minorHAnsi"/>
            <w:i/>
            <w:iCs/>
            <w:color w:val="000000"/>
            <w:rPrChange w:id="5045" w:author="Admin" w:date="2021-09-10T18:20:00Z">
              <w:rPr>
                <w:rFonts w:eastAsia="Times New Roman" w:cstheme="minorHAnsi"/>
                <w:color w:val="000000"/>
              </w:rPr>
            </w:rPrChange>
          </w:rPr>
          <w:t>ward</w:t>
        </w:r>
        <w:r>
          <w:rPr>
            <w:rFonts w:eastAsia="Times New Roman" w:cstheme="minorHAnsi"/>
            <w:color w:val="000000"/>
          </w:rPr>
          <w:t xml:space="preserve"> uses your own saving throw bonuses </w:t>
        </w:r>
      </w:ins>
      <w:ins w:id="5046" w:author="Admin" w:date="2021-09-10T18:19:00Z">
        <w:r>
          <w:rPr>
            <w:rFonts w:eastAsia="Times New Roman" w:cstheme="minorHAnsi"/>
            <w:color w:val="000000"/>
          </w:rPr>
          <w:t xml:space="preserve">for the purposes of </w:t>
        </w:r>
      </w:ins>
      <w:ins w:id="5047" w:author="Admin" w:date="2021-09-10T18:20:00Z">
        <w:r>
          <w:rPr>
            <w:rFonts w:eastAsia="Times New Roman" w:cstheme="minorHAnsi"/>
            <w:color w:val="000000"/>
          </w:rPr>
          <w:t xml:space="preserve">determining how many </w:t>
        </w:r>
      </w:ins>
      <w:ins w:id="5048" w:author="Admin" w:date="2021-09-10T18:19:00Z">
        <w:r>
          <w:rPr>
            <w:rFonts w:eastAsia="Times New Roman" w:cstheme="minorHAnsi"/>
            <w:color w:val="000000"/>
          </w:rPr>
          <w:t xml:space="preserve">damage </w:t>
        </w:r>
      </w:ins>
      <w:ins w:id="5049" w:author="Admin" w:date="2021-09-10T18:20:00Z">
        <w:r>
          <w:rPr>
            <w:rFonts w:eastAsia="Times New Roman" w:cstheme="minorHAnsi"/>
            <w:color w:val="000000"/>
          </w:rPr>
          <w:t xml:space="preserve">is </w:t>
        </w:r>
      </w:ins>
      <w:ins w:id="5050" w:author="Admin" w:date="2021-09-10T18:19:00Z">
        <w:r>
          <w:rPr>
            <w:rFonts w:eastAsia="Times New Roman" w:cstheme="minorHAnsi"/>
            <w:color w:val="000000"/>
          </w:rPr>
          <w:t>dealt to it</w:t>
        </w:r>
        <w:r w:rsidRPr="00DD72A2">
          <w:rPr>
            <w:rFonts w:eastAsia="Times New Roman" w:cstheme="minorHAnsi"/>
            <w:color w:val="000000"/>
          </w:rPr>
          <w:t>.</w:t>
        </w:r>
      </w:ins>
    </w:p>
    <w:p w14:paraId="3DE606B1" w14:textId="1D2CB05E" w:rsidR="00DD72A2" w:rsidRDefault="00C472E3">
      <w:pPr>
        <w:contextualSpacing/>
        <w:rPr>
          <w:ins w:id="5051" w:author="Admin" w:date="2021-05-14T01:34:00Z"/>
          <w:rFonts w:eastAsia="Times New Roman" w:cstheme="minorHAnsi"/>
          <w:color w:val="000000"/>
        </w:rPr>
      </w:pPr>
      <w:ins w:id="5052" w:author="Admin" w:date="2021-09-10T18:19:00Z">
        <w:r>
          <w:rPr>
            <w:rFonts w:eastAsia="Times New Roman" w:cstheme="minorHAnsi"/>
            <w:i/>
            <w:iCs/>
            <w:color w:val="000000"/>
          </w:rPr>
          <w:t xml:space="preserve">Bypassing the Ward. </w:t>
        </w:r>
      </w:ins>
      <w:ins w:id="5053" w:author="Admin" w:date="2021-05-14T01:34:00Z">
        <w:r w:rsidR="00DD72A2">
          <w:rPr>
            <w:rFonts w:eastAsia="Times New Roman" w:cstheme="minorHAnsi"/>
            <w:color w:val="000000"/>
          </w:rPr>
          <w:t xml:space="preserve">A creature adjacent to the barrier can spend 5 feet </w:t>
        </w:r>
      </w:ins>
      <w:ins w:id="5054" w:author="Admin" w:date="2021-09-10T16:20:00Z">
        <w:r w:rsidR="00073D47">
          <w:rPr>
            <w:rFonts w:eastAsia="Times New Roman" w:cstheme="minorHAnsi"/>
            <w:color w:val="000000"/>
          </w:rPr>
          <w:t xml:space="preserve">of movement and </w:t>
        </w:r>
      </w:ins>
      <w:ins w:id="5055" w:author="Admin" w:date="2021-05-14T01:34:00Z">
        <w:r w:rsidR="00DD72A2">
          <w:rPr>
            <w:rFonts w:eastAsia="Times New Roman" w:cstheme="minorHAnsi"/>
            <w:color w:val="000000"/>
          </w:rPr>
          <w:t xml:space="preserve">attempt </w:t>
        </w:r>
      </w:ins>
      <w:ins w:id="5056" w:author="Admin" w:date="2021-09-10T16:20:00Z">
        <w:r w:rsidR="00073D47">
          <w:rPr>
            <w:rFonts w:eastAsia="Times New Roman" w:cstheme="minorHAnsi"/>
            <w:color w:val="000000"/>
          </w:rPr>
          <w:t xml:space="preserve">to </w:t>
        </w:r>
      </w:ins>
      <w:ins w:id="5057" w:author="Admin" w:date="2021-05-14T01:34:00Z">
        <w:r w:rsidR="00073D47">
          <w:rPr>
            <w:rFonts w:eastAsia="Times New Roman" w:cstheme="minorHAnsi"/>
            <w:color w:val="000000"/>
          </w:rPr>
          <w:t>bypass</w:t>
        </w:r>
        <w:r w:rsidR="00DD72A2">
          <w:rPr>
            <w:rFonts w:eastAsia="Times New Roman" w:cstheme="minorHAnsi"/>
            <w:color w:val="000000"/>
          </w:rPr>
          <w:t xml:space="preserve"> it. If they succeed on a </w:t>
        </w:r>
      </w:ins>
      <w:ins w:id="5058" w:author="Admin" w:date="2021-05-14T01:33:00Z">
        <w:r w:rsidR="00DD72A2" w:rsidRPr="00DD72A2">
          <w:rPr>
            <w:rFonts w:eastAsia="Times New Roman" w:cstheme="minorHAnsi"/>
            <w:color w:val="000000"/>
          </w:rPr>
          <w:t>Spirit saving throw against the Spell Save DC</w:t>
        </w:r>
      </w:ins>
      <w:ins w:id="5059" w:author="Admin" w:date="2021-05-14T01:34:00Z">
        <w:r w:rsidR="00DD72A2">
          <w:rPr>
            <w:rFonts w:eastAsia="Times New Roman" w:cstheme="minorHAnsi"/>
            <w:color w:val="000000"/>
          </w:rPr>
          <w:t>, they can move through it and ignore it for the spell’s duration</w:t>
        </w:r>
      </w:ins>
      <w:ins w:id="5060" w:author="Admin" w:date="2021-05-14T01:33:00Z">
        <w:r w:rsidR="00DD72A2" w:rsidRPr="00DD72A2">
          <w:rPr>
            <w:rFonts w:eastAsia="Times New Roman" w:cstheme="minorHAnsi"/>
            <w:color w:val="000000"/>
          </w:rPr>
          <w:t xml:space="preserve">. </w:t>
        </w:r>
      </w:ins>
      <w:ins w:id="5061" w:author="Admin" w:date="2021-05-14T01:35:00Z">
        <w:r w:rsidR="00DD72A2">
          <w:rPr>
            <w:rFonts w:eastAsia="Times New Roman" w:cstheme="minorHAnsi"/>
            <w:color w:val="000000"/>
          </w:rPr>
          <w:t xml:space="preserve">A single character can try this once per spell. </w:t>
        </w:r>
      </w:ins>
    </w:p>
    <w:p w14:paraId="358399F1" w14:textId="2468F69D" w:rsidR="00DD72A2" w:rsidRDefault="00DD72A2">
      <w:pPr>
        <w:contextualSpacing/>
        <w:rPr>
          <w:ins w:id="5062" w:author="Admin" w:date="2021-05-14T01:35:00Z"/>
          <w:rFonts w:eastAsia="Times New Roman" w:cstheme="minorHAnsi"/>
          <w:color w:val="000000"/>
        </w:rPr>
      </w:pPr>
      <w:ins w:id="5063" w:author="Admin" w:date="2021-05-14T01:35:00Z">
        <w:r w:rsidRPr="00DD72A2">
          <w:rPr>
            <w:rFonts w:eastAsia="Times New Roman" w:cstheme="minorHAnsi"/>
            <w:color w:val="000000"/>
          </w:rPr>
          <w:t xml:space="preserve">The </w:t>
        </w:r>
        <w:r w:rsidRPr="00DD72A2">
          <w:rPr>
            <w:rFonts w:eastAsia="Times New Roman" w:cstheme="minorHAnsi"/>
            <w:i/>
            <w:iCs/>
            <w:color w:val="000000"/>
            <w:rPrChange w:id="5064" w:author="Admin" w:date="2021-05-14T01:35:00Z">
              <w:rPr>
                <w:rFonts w:eastAsia="Times New Roman" w:cstheme="minorHAnsi"/>
                <w:color w:val="000000"/>
              </w:rPr>
            </w:rPrChange>
          </w:rPr>
          <w:t>disintegrate</w:t>
        </w:r>
        <w:r w:rsidRPr="00DD72A2">
          <w:rPr>
            <w:rFonts w:eastAsia="Times New Roman" w:cstheme="minorHAnsi"/>
            <w:color w:val="000000"/>
          </w:rPr>
          <w:t xml:space="preserve"> spell automatically dissolves the ward, regardless of the remaining hit points it has, unless the </w:t>
        </w:r>
        <w:r w:rsidRPr="00DD72A2">
          <w:rPr>
            <w:rFonts w:eastAsia="Times New Roman" w:cstheme="minorHAnsi"/>
            <w:i/>
            <w:iCs/>
            <w:color w:val="000000"/>
            <w:rPrChange w:id="5065" w:author="Admin" w:date="2021-05-14T01:35:00Z">
              <w:rPr>
                <w:rFonts w:eastAsia="Times New Roman" w:cstheme="minorHAnsi"/>
                <w:color w:val="000000"/>
              </w:rPr>
            </w:rPrChange>
          </w:rPr>
          <w:t>barrier ward's</w:t>
        </w:r>
        <w:r w:rsidRPr="00DD72A2">
          <w:rPr>
            <w:rFonts w:eastAsia="Times New Roman" w:cstheme="minorHAnsi"/>
            <w:color w:val="000000"/>
          </w:rPr>
          <w:t xml:space="preserve"> spell level is higher than the </w:t>
        </w:r>
        <w:r w:rsidRPr="00DD72A2">
          <w:rPr>
            <w:rFonts w:eastAsia="Times New Roman" w:cstheme="minorHAnsi"/>
            <w:i/>
            <w:iCs/>
            <w:color w:val="000000"/>
            <w:rPrChange w:id="5066" w:author="Admin" w:date="2021-05-14T01:35:00Z">
              <w:rPr>
                <w:rFonts w:eastAsia="Times New Roman" w:cstheme="minorHAnsi"/>
                <w:color w:val="000000"/>
              </w:rPr>
            </w:rPrChange>
          </w:rPr>
          <w:t>disintegrate</w:t>
        </w:r>
        <w:r w:rsidRPr="00DD72A2">
          <w:rPr>
            <w:rFonts w:eastAsia="Times New Roman" w:cstheme="minorHAnsi"/>
            <w:color w:val="000000"/>
          </w:rPr>
          <w:t xml:space="preserve"> spell (in which case it affects the ward normally). </w:t>
        </w:r>
      </w:ins>
    </w:p>
    <w:p w14:paraId="14B58A4B" w14:textId="6E076744" w:rsidR="00DD72A2" w:rsidRDefault="00C472E3" w:rsidP="00DD72A2">
      <w:pPr>
        <w:contextualSpacing/>
        <w:rPr>
          <w:ins w:id="5067" w:author="Admin" w:date="2021-05-14T01:36:00Z"/>
          <w:rFonts w:eastAsia="Times New Roman" w:cstheme="minorHAnsi"/>
          <w:color w:val="000000"/>
        </w:rPr>
      </w:pPr>
      <w:ins w:id="5068" w:author="Admin" w:date="2021-09-10T18:20:00Z">
        <w:r>
          <w:rPr>
            <w:rFonts w:eastAsia="Times New Roman" w:cstheme="minorHAnsi"/>
            <w:i/>
            <w:iCs/>
            <w:color w:val="000000"/>
          </w:rPr>
          <w:t xml:space="preserve">Augmenting the Ward. </w:t>
        </w:r>
      </w:ins>
      <w:ins w:id="5069" w:author="Admin" w:date="2021-05-14T01:36:00Z">
        <w:r w:rsidR="00DD72A2" w:rsidRPr="00DD72A2">
          <w:rPr>
            <w:rFonts w:eastAsia="Times New Roman" w:cstheme="minorHAnsi"/>
            <w:color w:val="000000"/>
          </w:rPr>
          <w:t xml:space="preserve">You may use a bonus action at the start of your turn </w:t>
        </w:r>
      </w:ins>
      <w:ins w:id="5070" w:author="Admin" w:date="2021-09-10T18:21:00Z">
        <w:r>
          <w:rPr>
            <w:rFonts w:eastAsia="Times New Roman" w:cstheme="minorHAnsi"/>
            <w:color w:val="000000"/>
          </w:rPr>
          <w:t xml:space="preserve">or upon casting the spell </w:t>
        </w:r>
      </w:ins>
      <w:ins w:id="5071" w:author="Admin" w:date="2021-05-14T01:36:00Z">
        <w:r w:rsidR="00DD72A2" w:rsidRPr="00DD72A2">
          <w:rPr>
            <w:rFonts w:eastAsia="Times New Roman" w:cstheme="minorHAnsi"/>
            <w:color w:val="000000"/>
          </w:rPr>
          <w:t>to augment any active barriers. When</w:t>
        </w:r>
        <w:r w:rsidR="00DD72A2">
          <w:rPr>
            <w:rFonts w:eastAsia="Times New Roman" w:cstheme="minorHAnsi"/>
            <w:color w:val="000000"/>
          </w:rPr>
          <w:t xml:space="preserve">ever you attempt an augmentation, the </w:t>
        </w:r>
        <w:r w:rsidR="00DD72A2" w:rsidRPr="00DD72A2">
          <w:rPr>
            <w:rFonts w:eastAsia="Times New Roman" w:cstheme="minorHAnsi"/>
            <w:color w:val="000000"/>
          </w:rPr>
          <w:t xml:space="preserve">ward </w:t>
        </w:r>
        <w:r w:rsidR="00DD72A2">
          <w:rPr>
            <w:rFonts w:eastAsia="Times New Roman" w:cstheme="minorHAnsi"/>
            <w:color w:val="000000"/>
          </w:rPr>
          <w:t xml:space="preserve">also </w:t>
        </w:r>
        <w:r w:rsidR="00DD72A2" w:rsidRPr="00DD72A2">
          <w:rPr>
            <w:rFonts w:eastAsia="Times New Roman" w:cstheme="minorHAnsi"/>
            <w:color w:val="000000"/>
          </w:rPr>
          <w:t>regains 5 (2d4) hit points per level</w:t>
        </w:r>
        <w:r w:rsidR="00DD72A2">
          <w:rPr>
            <w:rFonts w:eastAsia="Times New Roman" w:cstheme="minorHAnsi"/>
            <w:color w:val="000000"/>
          </w:rPr>
          <w:t xml:space="preserve"> of the </w:t>
        </w:r>
        <w:r w:rsidR="00DD72A2" w:rsidRPr="00DD72A2">
          <w:rPr>
            <w:rFonts w:eastAsia="Times New Roman" w:cstheme="minorHAnsi"/>
            <w:i/>
            <w:iCs/>
            <w:color w:val="000000"/>
            <w:rPrChange w:id="5072" w:author="Admin" w:date="2021-05-14T01:36:00Z">
              <w:rPr>
                <w:rFonts w:eastAsia="Times New Roman" w:cstheme="minorHAnsi"/>
                <w:color w:val="000000"/>
              </w:rPr>
            </w:rPrChange>
          </w:rPr>
          <w:t>barrier ward</w:t>
        </w:r>
        <w:r w:rsidR="00DD72A2">
          <w:rPr>
            <w:rFonts w:eastAsia="Times New Roman" w:cstheme="minorHAnsi"/>
            <w:color w:val="000000"/>
          </w:rPr>
          <w:t xml:space="preserve"> spell</w:t>
        </w:r>
        <w:r w:rsidR="00DD72A2" w:rsidRPr="00DD72A2">
          <w:rPr>
            <w:rFonts w:eastAsia="Times New Roman" w:cstheme="minorHAnsi"/>
            <w:color w:val="000000"/>
          </w:rPr>
          <w:t>. All augmentations end at the start of your turn in the next round.</w:t>
        </w:r>
      </w:ins>
    </w:p>
    <w:p w14:paraId="13872DA0" w14:textId="7DFD3206" w:rsidR="00DD72A2" w:rsidRPr="00DD72A2" w:rsidRDefault="00DD72A2">
      <w:pPr>
        <w:pStyle w:val="ListParagraph"/>
        <w:numPr>
          <w:ilvl w:val="0"/>
          <w:numId w:val="64"/>
        </w:numPr>
        <w:rPr>
          <w:ins w:id="5073" w:author="Admin" w:date="2021-05-14T01:36:00Z"/>
          <w:rFonts w:eastAsia="Times New Roman" w:cstheme="minorHAnsi"/>
          <w:color w:val="000000"/>
          <w:rPrChange w:id="5074" w:author="Admin" w:date="2021-05-14T01:36:00Z">
            <w:rPr>
              <w:ins w:id="5075" w:author="Admin" w:date="2021-05-14T01:36:00Z"/>
            </w:rPr>
          </w:rPrChange>
        </w:rPr>
        <w:pPrChange w:id="5076" w:author="Admin" w:date="2021-09-10T18:21:00Z">
          <w:pPr>
            <w:contextualSpacing/>
          </w:pPr>
        </w:pPrChange>
      </w:pPr>
      <w:ins w:id="5077" w:author="Admin" w:date="2021-05-14T01:36:00Z">
        <w:r w:rsidRPr="00DD72A2">
          <w:rPr>
            <w:rFonts w:eastAsia="Times New Roman" w:cstheme="minorHAnsi"/>
            <w:b/>
            <w:bCs/>
            <w:color w:val="000000"/>
            <w:rPrChange w:id="5078" w:author="Admin" w:date="2021-05-14T01:37:00Z">
              <w:rPr/>
            </w:rPrChange>
          </w:rPr>
          <w:t>Deepen.</w:t>
        </w:r>
        <w:r w:rsidRPr="00DD72A2">
          <w:rPr>
            <w:rFonts w:eastAsia="Times New Roman" w:cstheme="minorHAnsi"/>
            <w:color w:val="000000"/>
            <w:rPrChange w:id="5079" w:author="Admin" w:date="2021-05-14T01:36:00Z">
              <w:rPr/>
            </w:rPrChange>
          </w:rPr>
          <w:t xml:space="preserve"> Non-damaging spells deal </w:t>
        </w:r>
      </w:ins>
      <w:ins w:id="5080" w:author="Admin" w:date="2021-09-10T18:21:00Z">
        <w:r w:rsidR="00C472E3">
          <w:rPr>
            <w:rFonts w:eastAsia="Times New Roman" w:cstheme="minorHAnsi"/>
            <w:color w:val="000000"/>
          </w:rPr>
          <w:t>1d6</w:t>
        </w:r>
      </w:ins>
      <w:ins w:id="5081" w:author="Admin" w:date="2021-05-14T01:36:00Z">
        <w:r w:rsidRPr="00DD72A2">
          <w:rPr>
            <w:rFonts w:eastAsia="Times New Roman" w:cstheme="minorHAnsi"/>
            <w:color w:val="000000"/>
            <w:rPrChange w:id="5082" w:author="Admin" w:date="2021-05-14T01:36:00Z">
              <w:rPr/>
            </w:rPrChange>
          </w:rPr>
          <w:t xml:space="preserve"> damage per spell level to the barrier</w:t>
        </w:r>
      </w:ins>
      <w:ins w:id="5083" w:author="Admin" w:date="2021-05-14T01:37:00Z">
        <w:r>
          <w:rPr>
            <w:rFonts w:eastAsia="Times New Roman" w:cstheme="minorHAnsi"/>
            <w:color w:val="000000"/>
          </w:rPr>
          <w:t xml:space="preserve"> instead of </w:t>
        </w:r>
      </w:ins>
      <w:ins w:id="5084" w:author="Admin" w:date="2021-09-10T18:21:00Z">
        <w:r w:rsidR="00C472E3">
          <w:rPr>
            <w:rFonts w:eastAsia="Times New Roman" w:cstheme="minorHAnsi"/>
            <w:color w:val="000000"/>
          </w:rPr>
          <w:t>2d6</w:t>
        </w:r>
      </w:ins>
      <w:ins w:id="5085" w:author="Admin" w:date="2021-05-14T01:36:00Z">
        <w:r w:rsidRPr="00DD72A2">
          <w:rPr>
            <w:rFonts w:eastAsia="Times New Roman" w:cstheme="minorHAnsi"/>
            <w:color w:val="000000"/>
            <w:rPrChange w:id="5086" w:author="Admin" w:date="2021-05-14T01:36:00Z">
              <w:rPr/>
            </w:rPrChange>
          </w:rPr>
          <w:t xml:space="preserve">. </w:t>
        </w:r>
      </w:ins>
    </w:p>
    <w:p w14:paraId="43EE0673" w14:textId="77777777" w:rsidR="00DD72A2" w:rsidRPr="00DD72A2" w:rsidRDefault="00DD72A2">
      <w:pPr>
        <w:pStyle w:val="ListParagraph"/>
        <w:numPr>
          <w:ilvl w:val="0"/>
          <w:numId w:val="64"/>
        </w:numPr>
        <w:rPr>
          <w:ins w:id="5087" w:author="Admin" w:date="2021-05-14T01:36:00Z"/>
          <w:rFonts w:eastAsia="Times New Roman" w:cstheme="minorHAnsi"/>
          <w:color w:val="000000"/>
          <w:rPrChange w:id="5088" w:author="Admin" w:date="2021-05-14T01:36:00Z">
            <w:rPr>
              <w:ins w:id="5089" w:author="Admin" w:date="2021-05-14T01:36:00Z"/>
            </w:rPr>
          </w:rPrChange>
        </w:rPr>
        <w:pPrChange w:id="5090" w:author="Admin" w:date="2021-05-14T01:36:00Z">
          <w:pPr>
            <w:contextualSpacing/>
          </w:pPr>
        </w:pPrChange>
      </w:pPr>
      <w:ins w:id="5091" w:author="Admin" w:date="2021-05-14T01:36:00Z">
        <w:r w:rsidRPr="00DD72A2">
          <w:rPr>
            <w:rFonts w:eastAsia="Times New Roman" w:cstheme="minorHAnsi"/>
            <w:b/>
            <w:bCs/>
            <w:color w:val="000000"/>
            <w:rPrChange w:id="5092" w:author="Admin" w:date="2021-05-14T01:37:00Z">
              <w:rPr/>
            </w:rPrChange>
          </w:rPr>
          <w:t>Reflect.</w:t>
        </w:r>
        <w:r w:rsidRPr="00DD72A2">
          <w:rPr>
            <w:rFonts w:eastAsia="Times New Roman" w:cstheme="minorHAnsi"/>
            <w:color w:val="000000"/>
            <w:rPrChange w:id="5093" w:author="Admin" w:date="2021-05-14T01:36:00Z">
              <w:rPr/>
            </w:rPrChange>
          </w:rPr>
          <w:t xml:space="preserve"> The barrier deals damage when it is damaged. All creatures adjacent to the damaged side of the barrier suffer one-half the damage the barrier dealed. This requires a spell attack roll against the targets' Armor Class. This instantly destroys the </w:t>
        </w:r>
        <w:r w:rsidRPr="00DD72A2">
          <w:rPr>
            <w:rFonts w:eastAsia="Times New Roman" w:cstheme="minorHAnsi"/>
            <w:i/>
            <w:iCs/>
            <w:color w:val="000000"/>
            <w:rPrChange w:id="5094" w:author="Admin" w:date="2021-05-14T01:37:00Z">
              <w:rPr/>
            </w:rPrChange>
          </w:rPr>
          <w:t>barrier ward</w:t>
        </w:r>
        <w:r w:rsidRPr="00DD72A2">
          <w:rPr>
            <w:rFonts w:eastAsia="Times New Roman" w:cstheme="minorHAnsi"/>
            <w:color w:val="000000"/>
            <w:rPrChange w:id="5095" w:author="Admin" w:date="2021-05-14T01:36:00Z">
              <w:rPr/>
            </w:rPrChange>
          </w:rPr>
          <w:t xml:space="preserve"> if it reflects damage and has less than half its original maximum hit points remaining. </w:t>
        </w:r>
      </w:ins>
    </w:p>
    <w:p w14:paraId="1D7A53E1" w14:textId="23BDD6E9" w:rsidR="00DD72A2" w:rsidRPr="00DD72A2" w:rsidRDefault="00DD72A2">
      <w:pPr>
        <w:pStyle w:val="ListParagraph"/>
        <w:numPr>
          <w:ilvl w:val="0"/>
          <w:numId w:val="64"/>
        </w:numPr>
        <w:rPr>
          <w:ins w:id="5096" w:author="Admin" w:date="2021-05-14T01:36:00Z"/>
          <w:rFonts w:eastAsia="Times New Roman" w:cstheme="minorHAnsi"/>
          <w:color w:val="000000"/>
          <w:rPrChange w:id="5097" w:author="Admin" w:date="2021-05-14T01:36:00Z">
            <w:rPr>
              <w:ins w:id="5098" w:author="Admin" w:date="2021-05-14T01:36:00Z"/>
            </w:rPr>
          </w:rPrChange>
        </w:rPr>
        <w:pPrChange w:id="5099" w:author="Admin" w:date="2021-05-14T01:36:00Z">
          <w:pPr>
            <w:contextualSpacing/>
          </w:pPr>
        </w:pPrChange>
      </w:pPr>
      <w:ins w:id="5100" w:author="Admin" w:date="2021-05-14T01:36:00Z">
        <w:r w:rsidRPr="00DD72A2">
          <w:rPr>
            <w:rFonts w:eastAsia="Times New Roman" w:cstheme="minorHAnsi"/>
            <w:b/>
            <w:bCs/>
            <w:color w:val="000000"/>
            <w:rPrChange w:id="5101" w:author="Admin" w:date="2021-05-14T01:37:00Z">
              <w:rPr/>
            </w:rPrChange>
          </w:rPr>
          <w:t>Strengthen.</w:t>
        </w:r>
        <w:r w:rsidRPr="00DD72A2">
          <w:rPr>
            <w:rFonts w:eastAsia="Times New Roman" w:cstheme="minorHAnsi"/>
            <w:color w:val="000000"/>
            <w:rPrChange w:id="5102" w:author="Admin" w:date="2021-05-14T01:36:00Z">
              <w:rPr/>
            </w:rPrChange>
          </w:rPr>
          <w:t xml:space="preserve"> The barrier has resistance against all damage types. </w:t>
        </w:r>
      </w:ins>
      <w:ins w:id="5103" w:author="Admin" w:date="2021-09-10T18:21:00Z">
        <w:r w:rsidR="00C472E3">
          <w:rPr>
            <w:rFonts w:eastAsia="Times New Roman" w:cstheme="minorHAnsi"/>
            <w:color w:val="000000"/>
          </w:rPr>
          <w:t xml:space="preserve">This does not apply when absorbing non-damaging spells. </w:t>
        </w:r>
      </w:ins>
    </w:p>
    <w:p w14:paraId="78F09A01" w14:textId="77777777" w:rsidR="00DD72A2" w:rsidRDefault="00DD72A2">
      <w:pPr>
        <w:rPr>
          <w:ins w:id="5104" w:author="Admin" w:date="2021-05-14T01:37:00Z"/>
          <w:rFonts w:eastAsia="Times New Roman" w:cstheme="minorHAnsi"/>
          <w:color w:val="000000"/>
        </w:rPr>
        <w:pPrChange w:id="5105" w:author="Admin" w:date="2021-05-14T01:37:00Z">
          <w:pPr>
            <w:contextualSpacing/>
          </w:pPr>
        </w:pPrChange>
      </w:pPr>
      <w:ins w:id="5106" w:author="Admin" w:date="2021-05-14T01:36:00Z">
        <w:r w:rsidRPr="00E14172">
          <w:rPr>
            <w:rFonts w:eastAsia="Times New Roman" w:cstheme="minorHAnsi"/>
            <w:i/>
            <w:iCs/>
            <w:color w:val="000000"/>
            <w:rPrChange w:id="5107" w:author="Admin" w:date="2021-05-14T01:38:00Z">
              <w:rPr/>
            </w:rPrChange>
          </w:rPr>
          <w:lastRenderedPageBreak/>
          <w:t>Special.</w:t>
        </w:r>
        <w:r w:rsidRPr="00DD72A2">
          <w:rPr>
            <w:rFonts w:eastAsia="Times New Roman" w:cstheme="minorHAnsi"/>
            <w:color w:val="000000"/>
            <w:rPrChange w:id="5108" w:author="Admin" w:date="2021-05-14T01:37:00Z">
              <w:rPr/>
            </w:rPrChange>
          </w:rPr>
          <w:t xml:space="preserve"> When casting this spell, you may specify a certain creature type to be affected by the ward. In this case, you may apply one augmentation permanently to the barrier, but the barrier can only function against the specific creature type. </w:t>
        </w:r>
      </w:ins>
    </w:p>
    <w:p w14:paraId="41510C34" w14:textId="77D0DCD6" w:rsidR="00DD72A2" w:rsidRPr="00DD72A2" w:rsidRDefault="00C472E3">
      <w:pPr>
        <w:rPr>
          <w:ins w:id="5109" w:author="Admin" w:date="2021-05-14T01:36:00Z"/>
          <w:rFonts w:eastAsia="Times New Roman" w:cstheme="minorHAnsi"/>
          <w:color w:val="000000"/>
          <w:rPrChange w:id="5110" w:author="Admin" w:date="2021-05-14T01:37:00Z">
            <w:rPr>
              <w:ins w:id="5111" w:author="Admin" w:date="2021-05-14T01:36:00Z"/>
            </w:rPr>
          </w:rPrChange>
        </w:rPr>
        <w:pPrChange w:id="5112" w:author="Admin" w:date="2021-09-10T18:22:00Z">
          <w:pPr>
            <w:contextualSpacing/>
          </w:pPr>
        </w:pPrChange>
      </w:pPr>
      <w:ins w:id="5113" w:author="Admin" w:date="2021-09-10T18:21:00Z">
        <w:r>
          <w:rPr>
            <w:rFonts w:eastAsia="Times New Roman" w:cstheme="minorHAnsi"/>
            <w:color w:val="000000"/>
          </w:rPr>
          <w:t xml:space="preserve">For example, a paladin casting </w:t>
        </w:r>
      </w:ins>
      <w:ins w:id="5114" w:author="Admin" w:date="2021-05-14T01:37:00Z">
        <w:r w:rsidR="00DD72A2" w:rsidRPr="00DD72A2">
          <w:rPr>
            <w:rFonts w:eastAsia="Times New Roman" w:cstheme="minorHAnsi"/>
            <w:i/>
            <w:iCs/>
            <w:color w:val="000000"/>
            <w:rPrChange w:id="5115" w:author="Admin" w:date="2021-05-14T01:37:00Z">
              <w:rPr>
                <w:rFonts w:eastAsia="Times New Roman" w:cstheme="minorHAnsi"/>
                <w:color w:val="000000"/>
              </w:rPr>
            </w:rPrChange>
          </w:rPr>
          <w:t>b</w:t>
        </w:r>
      </w:ins>
      <w:ins w:id="5116" w:author="Admin" w:date="2021-05-14T01:36:00Z">
        <w:r w:rsidR="00DD72A2" w:rsidRPr="00DD72A2">
          <w:rPr>
            <w:rFonts w:eastAsia="Times New Roman" w:cstheme="minorHAnsi"/>
            <w:i/>
            <w:iCs/>
            <w:color w:val="000000"/>
            <w:rPrChange w:id="5117" w:author="Admin" w:date="2021-05-14T01:37:00Z">
              <w:rPr/>
            </w:rPrChange>
          </w:rPr>
          <w:t xml:space="preserve">arrier </w:t>
        </w:r>
      </w:ins>
      <w:ins w:id="5118" w:author="Admin" w:date="2021-05-14T01:37:00Z">
        <w:r w:rsidR="00DD72A2" w:rsidRPr="00DD72A2">
          <w:rPr>
            <w:rFonts w:eastAsia="Times New Roman" w:cstheme="minorHAnsi"/>
            <w:i/>
            <w:iCs/>
            <w:color w:val="000000"/>
            <w:rPrChange w:id="5119" w:author="Admin" w:date="2021-05-14T01:37:00Z">
              <w:rPr>
                <w:rFonts w:eastAsia="Times New Roman" w:cstheme="minorHAnsi"/>
                <w:color w:val="000000"/>
              </w:rPr>
            </w:rPrChange>
          </w:rPr>
          <w:t>w</w:t>
        </w:r>
      </w:ins>
      <w:ins w:id="5120" w:author="Admin" w:date="2021-05-14T01:36:00Z">
        <w:r w:rsidR="00DD72A2" w:rsidRPr="00DD72A2">
          <w:rPr>
            <w:rFonts w:eastAsia="Times New Roman" w:cstheme="minorHAnsi"/>
            <w:i/>
            <w:iCs/>
            <w:color w:val="000000"/>
            <w:rPrChange w:id="5121" w:author="Admin" w:date="2021-05-14T01:37:00Z">
              <w:rPr/>
            </w:rPrChange>
          </w:rPr>
          <w:t>ard</w:t>
        </w:r>
        <w:r w:rsidR="00DD72A2" w:rsidRPr="00DD72A2">
          <w:rPr>
            <w:rFonts w:eastAsia="Times New Roman" w:cstheme="minorHAnsi"/>
            <w:color w:val="000000"/>
            <w:rPrChange w:id="5122" w:author="Admin" w:date="2021-05-14T01:37:00Z">
              <w:rPr/>
            </w:rPrChange>
          </w:rPr>
          <w:t xml:space="preserve"> </w:t>
        </w:r>
      </w:ins>
      <w:ins w:id="5123" w:author="Admin" w:date="2021-09-10T18:22:00Z">
        <w:r>
          <w:rPr>
            <w:rFonts w:eastAsia="Times New Roman" w:cstheme="minorHAnsi"/>
            <w:color w:val="000000"/>
          </w:rPr>
          <w:t xml:space="preserve">can specify undead, and make it </w:t>
        </w:r>
      </w:ins>
      <w:ins w:id="5124" w:author="Admin" w:date="2021-05-14T01:36:00Z">
        <w:r w:rsidR="00DD72A2" w:rsidRPr="00DD72A2">
          <w:rPr>
            <w:rFonts w:eastAsia="Times New Roman" w:cstheme="minorHAnsi"/>
            <w:color w:val="000000"/>
            <w:rPrChange w:id="5125" w:author="Admin" w:date="2021-05-14T01:37:00Z">
              <w:rPr/>
            </w:rPrChange>
          </w:rPr>
          <w:t>automatically reflect damage dealt by undead</w:t>
        </w:r>
      </w:ins>
      <w:ins w:id="5126" w:author="Admin" w:date="2021-09-10T18:22:00Z">
        <w:r>
          <w:rPr>
            <w:rFonts w:eastAsia="Times New Roman" w:cstheme="minorHAnsi"/>
            <w:color w:val="000000"/>
          </w:rPr>
          <w:t xml:space="preserve"> creatures. N</w:t>
        </w:r>
      </w:ins>
      <w:ins w:id="5127" w:author="Admin" w:date="2021-05-14T01:36:00Z">
        <w:r w:rsidR="00DD72A2" w:rsidRPr="00DD72A2">
          <w:rPr>
            <w:rFonts w:eastAsia="Times New Roman" w:cstheme="minorHAnsi"/>
            <w:color w:val="000000"/>
            <w:rPrChange w:id="5128" w:author="Admin" w:date="2021-05-14T01:37:00Z">
              <w:rPr/>
            </w:rPrChange>
          </w:rPr>
          <w:t xml:space="preserve">on-undead </w:t>
        </w:r>
      </w:ins>
      <w:ins w:id="5129" w:author="Admin" w:date="2021-09-10T18:22:00Z">
        <w:r>
          <w:rPr>
            <w:rFonts w:eastAsia="Times New Roman" w:cstheme="minorHAnsi"/>
            <w:color w:val="000000"/>
          </w:rPr>
          <w:t xml:space="preserve">ignore the barrier entirely. </w:t>
        </w:r>
      </w:ins>
      <w:ins w:id="5130" w:author="Admin" w:date="2021-05-14T01:36:00Z">
        <w:r w:rsidR="00DD72A2" w:rsidRPr="00DD72A2">
          <w:rPr>
            <w:rFonts w:eastAsia="Times New Roman" w:cstheme="minorHAnsi"/>
            <w:color w:val="000000"/>
            <w:rPrChange w:id="5131" w:author="Admin" w:date="2021-05-14T01:37:00Z">
              <w:rPr/>
            </w:rPrChange>
          </w:rPr>
          <w:t xml:space="preserve">The ward detects creature types by aura, and any deceptive magic or effect must succeed on a skill or spell attack roll against your Spell Save DC to deceive </w:t>
        </w:r>
      </w:ins>
      <w:ins w:id="5132" w:author="Admin" w:date="2021-09-10T18:22:00Z">
        <w:r>
          <w:rPr>
            <w:rFonts w:eastAsia="Times New Roman" w:cstheme="minorHAnsi"/>
            <w:color w:val="000000"/>
          </w:rPr>
          <w:t xml:space="preserve">and negate </w:t>
        </w:r>
      </w:ins>
      <w:ins w:id="5133" w:author="Admin" w:date="2021-05-14T01:36:00Z">
        <w:r w:rsidR="00DD72A2" w:rsidRPr="00DD72A2">
          <w:rPr>
            <w:rFonts w:eastAsia="Times New Roman" w:cstheme="minorHAnsi"/>
            <w:color w:val="000000"/>
            <w:rPrChange w:id="5134" w:author="Admin" w:date="2021-05-14T01:37:00Z">
              <w:rPr/>
            </w:rPrChange>
          </w:rPr>
          <w:t xml:space="preserve">the ward. </w:t>
        </w:r>
      </w:ins>
    </w:p>
    <w:p w14:paraId="5D4DF9D6" w14:textId="77777777" w:rsidR="00DD72A2" w:rsidRDefault="00E14172" w:rsidP="00E14172">
      <w:pPr>
        <w:contextualSpacing/>
        <w:rPr>
          <w:ins w:id="5135" w:author="Admin" w:date="2021-05-14T01:39:00Z"/>
          <w:rFonts w:eastAsia="Times New Roman" w:cstheme="minorHAnsi"/>
          <w:color w:val="000000"/>
        </w:rPr>
      </w:pPr>
      <w:ins w:id="5136" w:author="Admin" w:date="2021-05-14T01:38:00Z">
        <w:r>
          <w:rPr>
            <w:rFonts w:eastAsia="Times New Roman" w:cstheme="minorHAnsi"/>
            <w:i/>
            <w:iCs/>
            <w:color w:val="000000"/>
          </w:rPr>
          <w:t xml:space="preserve">Special. </w:t>
        </w:r>
      </w:ins>
      <w:ins w:id="5137" w:author="Admin" w:date="2021-05-14T01:36:00Z">
        <w:r w:rsidR="00DD72A2" w:rsidRPr="00DD72A2">
          <w:rPr>
            <w:rFonts w:eastAsia="Times New Roman" w:cstheme="minorHAnsi"/>
            <w:color w:val="000000"/>
          </w:rPr>
          <w:t>If you ritually cast this spell, the duration increases to 1 hour. You can have up to 10 barrier wards raised this way, and one bonus action can apply one augmentation to all the wards. Ritual wards suffer double damage from all sources on the opposite side of the barrier.</w:t>
        </w:r>
      </w:ins>
      <w:ins w:id="5138" w:author="Admin" w:date="2021-05-14T01:39:00Z">
        <w:r>
          <w:rPr>
            <w:rFonts w:eastAsia="Times New Roman" w:cstheme="minorHAnsi"/>
            <w:color w:val="000000"/>
          </w:rPr>
          <w:t xml:space="preserve"> Such barriers must be drawn on a surface (such as with a piece of chalk or centered on a physical line). If the line is erased</w:t>
        </w:r>
      </w:ins>
      <w:ins w:id="5139" w:author="Admin" w:date="2021-05-14T01:40:00Z">
        <w:r>
          <w:rPr>
            <w:rFonts w:eastAsia="Times New Roman" w:cstheme="minorHAnsi"/>
            <w:color w:val="000000"/>
          </w:rPr>
          <w:t xml:space="preserve"> (for example, a creature that bypassed the ward uses an action to erase the line)</w:t>
        </w:r>
      </w:ins>
      <w:ins w:id="5140" w:author="Admin" w:date="2021-05-14T01:39:00Z">
        <w:r>
          <w:rPr>
            <w:rFonts w:eastAsia="Times New Roman" w:cstheme="minorHAnsi"/>
            <w:color w:val="000000"/>
          </w:rPr>
          <w:t xml:space="preserve">, the </w:t>
        </w:r>
      </w:ins>
      <w:ins w:id="5141" w:author="Admin" w:date="2021-05-14T01:41:00Z">
        <w:r>
          <w:rPr>
            <w:rFonts w:eastAsia="Times New Roman" w:cstheme="minorHAnsi"/>
            <w:color w:val="000000"/>
          </w:rPr>
          <w:t xml:space="preserve">connected </w:t>
        </w:r>
      </w:ins>
      <w:ins w:id="5142" w:author="Admin" w:date="2021-05-14T01:39:00Z">
        <w:r w:rsidRPr="00E14172">
          <w:rPr>
            <w:rFonts w:eastAsia="Times New Roman" w:cstheme="minorHAnsi"/>
            <w:i/>
            <w:iCs/>
            <w:color w:val="000000"/>
            <w:rPrChange w:id="5143" w:author="Admin" w:date="2021-05-14T01:40:00Z">
              <w:rPr>
                <w:rFonts w:eastAsia="Times New Roman" w:cstheme="minorHAnsi"/>
                <w:color w:val="000000"/>
              </w:rPr>
            </w:rPrChange>
          </w:rPr>
          <w:t>barrier ward</w:t>
        </w:r>
        <w:r>
          <w:rPr>
            <w:rFonts w:eastAsia="Times New Roman" w:cstheme="minorHAnsi"/>
            <w:color w:val="000000"/>
          </w:rPr>
          <w:t xml:space="preserve"> </w:t>
        </w:r>
      </w:ins>
      <w:ins w:id="5144" w:author="Admin" w:date="2021-05-14T01:41:00Z">
        <w:r>
          <w:rPr>
            <w:rFonts w:eastAsia="Times New Roman" w:cstheme="minorHAnsi"/>
            <w:color w:val="000000"/>
          </w:rPr>
          <w:t>ends when the line is erased</w:t>
        </w:r>
      </w:ins>
      <w:ins w:id="5145" w:author="Admin" w:date="2021-05-14T01:40:00Z">
        <w:r>
          <w:rPr>
            <w:rFonts w:eastAsia="Times New Roman" w:cstheme="minorHAnsi"/>
            <w:color w:val="000000"/>
          </w:rPr>
          <w:t xml:space="preserve">. </w:t>
        </w:r>
      </w:ins>
    </w:p>
    <w:p w14:paraId="13766382" w14:textId="77777777" w:rsidR="00E14172" w:rsidRPr="000C3F5D" w:rsidDel="00E14172" w:rsidRDefault="00E14172" w:rsidP="00E14172">
      <w:pPr>
        <w:contextualSpacing/>
        <w:rPr>
          <w:del w:id="5146" w:author="Admin" w:date="2021-05-14T01:40:00Z"/>
          <w:rFonts w:eastAsia="Times New Roman" w:cstheme="minorHAnsi"/>
        </w:rPr>
      </w:pPr>
      <w:moveToRangeStart w:id="5147" w:author="Admin" w:date="2021-05-14T01:39:00Z" w:name="move71848791"/>
      <w:moveTo w:id="5148" w:author="Admin" w:date="2021-05-14T01:39:00Z">
        <w:del w:id="5149" w:author="Admin" w:date="2021-05-14T01:40:00Z">
          <w:r w:rsidRPr="009E661A" w:rsidDel="00E14172">
            <w:rPr>
              <w:rFonts w:eastAsia="Times New Roman" w:cstheme="minorHAnsi"/>
              <w:i/>
              <w:iCs/>
            </w:rPr>
            <w:delText>Special.</w:delText>
          </w:r>
          <w:r w:rsidRPr="000C3F5D" w:rsidDel="00E14172">
            <w:rPr>
              <w:rFonts w:eastAsia="Times New Roman" w:cstheme="minorHAnsi"/>
            </w:rPr>
            <w:delText xml:space="preserve"> By increasing the casting time to 1 minute</w:delText>
          </w:r>
          <w:r w:rsidDel="00E14172">
            <w:rPr>
              <w:rFonts w:eastAsia="Times New Roman" w:cstheme="minorHAnsi"/>
            </w:rPr>
            <w:delText>, using a material component to draw a line (to set the barrier’s area on)</w:delText>
          </w:r>
          <w:r w:rsidRPr="000C3F5D" w:rsidDel="00E14172">
            <w:rPr>
              <w:rFonts w:eastAsia="Times New Roman" w:cstheme="minorHAnsi"/>
            </w:rPr>
            <w:delText xml:space="preserve"> and reducing the range to </w:delText>
          </w:r>
          <w:r w:rsidDel="00E14172">
            <w:rPr>
              <w:rFonts w:eastAsia="Times New Roman" w:cstheme="minorHAnsi"/>
            </w:rPr>
            <w:delText>T</w:delText>
          </w:r>
          <w:r w:rsidRPr="000C3F5D" w:rsidDel="00E14172">
            <w:rPr>
              <w:rFonts w:eastAsia="Times New Roman" w:cstheme="minorHAnsi"/>
            </w:rPr>
            <w:delText xml:space="preserve">ouch, you can contain the barrier spell, </w:delText>
          </w:r>
          <w:r w:rsidDel="00E14172">
            <w:rPr>
              <w:rFonts w:eastAsia="Times New Roman" w:cstheme="minorHAnsi"/>
            </w:rPr>
            <w:delText xml:space="preserve">increasing </w:delText>
          </w:r>
          <w:r w:rsidRPr="000C3F5D" w:rsidDel="00E14172">
            <w:rPr>
              <w:rFonts w:eastAsia="Times New Roman" w:cstheme="minorHAnsi"/>
            </w:rPr>
            <w:delText xml:space="preserve">its duration to 1 hour. The seal </w:delText>
          </w:r>
          <w:r w:rsidDel="00E14172">
            <w:rPr>
              <w:rFonts w:eastAsia="Times New Roman" w:cstheme="minorHAnsi"/>
            </w:rPr>
            <w:delText xml:space="preserve">or line </w:delText>
          </w:r>
          <w:r w:rsidRPr="000C3F5D" w:rsidDel="00E14172">
            <w:rPr>
              <w:rFonts w:eastAsia="Times New Roman" w:cstheme="minorHAnsi"/>
            </w:rPr>
            <w:delText xml:space="preserve">automatically concentrates on resisting damage without your action, but </w:delText>
          </w:r>
          <w:r w:rsidDel="00E14172">
            <w:rPr>
              <w:rFonts w:eastAsia="Times New Roman" w:cstheme="minorHAnsi"/>
            </w:rPr>
            <w:delText xml:space="preserve">is automatically dispelled if a creature spends a </w:delText>
          </w:r>
          <w:r w:rsidRPr="000C3F5D" w:rsidDel="00E14172">
            <w:rPr>
              <w:rFonts w:eastAsia="Times New Roman" w:cstheme="minorHAnsi"/>
            </w:rPr>
            <w:delText>bonus action to disrupt the seal (such as by scattering the salt or wiping the chalk that formed the circle).</w:delText>
          </w:r>
          <w:r w:rsidDel="00E14172">
            <w:rPr>
              <w:rFonts w:eastAsia="Times New Roman" w:cstheme="minorHAnsi"/>
            </w:rPr>
            <w:delText xml:space="preserve"> A creature that has failed to force its way against the ward cannot disrupt the seal. </w:delText>
          </w:r>
        </w:del>
      </w:moveTo>
    </w:p>
    <w:moveToRangeEnd w:id="5147"/>
    <w:p w14:paraId="3FD420C2" w14:textId="77777777" w:rsidR="00DD72A2" w:rsidDel="00E14172" w:rsidRDefault="00DD72A2" w:rsidP="00DD72A2">
      <w:pPr>
        <w:contextualSpacing/>
        <w:rPr>
          <w:del w:id="5150" w:author="Admin" w:date="2021-05-14T01:38:00Z"/>
          <w:rFonts w:eastAsia="Times New Roman" w:cstheme="minorHAnsi"/>
          <w:color w:val="000000"/>
        </w:rPr>
      </w:pPr>
    </w:p>
    <w:p w14:paraId="47F98499" w14:textId="77777777" w:rsidR="000C3F5D" w:rsidDel="00E14172" w:rsidRDefault="000C3F5D" w:rsidP="009E661A">
      <w:pPr>
        <w:contextualSpacing/>
        <w:rPr>
          <w:del w:id="5151" w:author="Admin" w:date="2021-05-14T01:38:00Z"/>
          <w:rFonts w:eastAsia="Times New Roman" w:cstheme="minorHAnsi"/>
        </w:rPr>
      </w:pPr>
      <w:del w:id="5152" w:author="Admin" w:date="2021-05-14T01:38:00Z">
        <w:r w:rsidDel="00E14172">
          <w:rPr>
            <w:rFonts w:eastAsia="Times New Roman" w:cstheme="minorHAnsi"/>
          </w:rPr>
          <w:delText>You create a barrier</w:delText>
        </w:r>
        <w:r w:rsidR="00FB40DE" w:rsidDel="00E14172">
          <w:rPr>
            <w:rFonts w:eastAsia="Times New Roman" w:cstheme="minorHAnsi"/>
          </w:rPr>
          <w:delText xml:space="preserve"> of magical force</w:delText>
        </w:r>
        <w:r w:rsidDel="00E14172">
          <w:rPr>
            <w:rFonts w:eastAsia="Times New Roman" w:cstheme="minorHAnsi"/>
          </w:rPr>
          <w:delText xml:space="preserve"> that can abjure a specific creature type you designate when casting the spell (such as undead, humanoids, or dragons). This creature type cannot pass the barrier, attack through it, </w:delText>
        </w:r>
        <w:r w:rsidDel="00E14172">
          <w:rPr>
            <w:rFonts w:eastAsia="Times New Roman" w:cstheme="minorHAnsi"/>
          </w:rPr>
          <w:lastRenderedPageBreak/>
          <w:delText>cast spells through it. The barrier can be drawn as a line 10 feet wide, 10 feet tall, and 1 foot thick, or as a circle with a radius of 10 feet. The barrier can be destroyed</w:delText>
        </w:r>
        <w:r w:rsidR="009E661A" w:rsidDel="00E14172">
          <w:rPr>
            <w:rFonts w:eastAsia="Times New Roman" w:cstheme="minorHAnsi"/>
          </w:rPr>
          <w:delText xml:space="preserve"> or </w:delText>
        </w:r>
        <w:r w:rsidDel="00E14172">
          <w:rPr>
            <w:rFonts w:eastAsia="Times New Roman" w:cstheme="minorHAnsi"/>
          </w:rPr>
          <w:delText xml:space="preserve">forced </w:delText>
        </w:r>
        <w:r w:rsidR="009E661A" w:rsidDel="00E14172">
          <w:rPr>
            <w:rFonts w:eastAsia="Times New Roman" w:cstheme="minorHAnsi"/>
          </w:rPr>
          <w:delText>through</w:delText>
        </w:r>
        <w:r w:rsidDel="00E14172">
          <w:rPr>
            <w:rFonts w:eastAsia="Times New Roman" w:cstheme="minorHAnsi"/>
          </w:rPr>
          <w:delText>.</w:delText>
        </w:r>
      </w:del>
    </w:p>
    <w:p w14:paraId="4A60BE6B" w14:textId="77777777" w:rsidR="000C3F5D" w:rsidRPr="009E661A" w:rsidDel="00E14172" w:rsidRDefault="000C3F5D" w:rsidP="003C4628">
      <w:pPr>
        <w:pStyle w:val="ListParagraph"/>
        <w:numPr>
          <w:ilvl w:val="0"/>
          <w:numId w:val="38"/>
        </w:numPr>
        <w:rPr>
          <w:del w:id="5153" w:author="Admin" w:date="2021-05-14T01:38:00Z"/>
          <w:rFonts w:eastAsia="Times New Roman" w:cstheme="minorHAnsi"/>
        </w:rPr>
      </w:pPr>
      <w:del w:id="5154" w:author="Admin" w:date="2021-05-14T01:38:00Z">
        <w:r w:rsidRPr="009E661A" w:rsidDel="00E14172">
          <w:rPr>
            <w:rFonts w:eastAsia="Times New Roman" w:cstheme="minorHAnsi"/>
            <w:i/>
            <w:iCs/>
          </w:rPr>
          <w:delText xml:space="preserve">Destroyed. </w:delText>
        </w:r>
        <w:r w:rsidRPr="009E661A" w:rsidDel="00E14172">
          <w:rPr>
            <w:rFonts w:eastAsia="Times New Roman" w:cstheme="minorHAnsi"/>
          </w:rPr>
          <w:delText>The barrier has 10 hit points</w:delText>
        </w:r>
        <w:r w:rsidR="00FB40DE" w:rsidDel="00E14172">
          <w:rPr>
            <w:rFonts w:eastAsia="Times New Roman" w:cstheme="minorHAnsi"/>
          </w:rPr>
          <w:delText xml:space="preserve"> and </w:delText>
        </w:r>
        <w:r w:rsidR="009E661A" w:rsidRPr="009E661A" w:rsidDel="00E14172">
          <w:rPr>
            <w:rFonts w:eastAsia="Times New Roman" w:cstheme="minorHAnsi"/>
          </w:rPr>
          <w:delText>damage threshold equal to</w:delText>
        </w:r>
        <w:r w:rsidR="00FB40DE" w:rsidDel="00E14172">
          <w:rPr>
            <w:rFonts w:eastAsia="Times New Roman" w:cstheme="minorHAnsi"/>
          </w:rPr>
          <w:delText xml:space="preserve"> 1</w:delText>
        </w:r>
        <w:r w:rsidR="009E661A" w:rsidRPr="009E661A" w:rsidDel="00E14172">
          <w:rPr>
            <w:rFonts w:eastAsia="Times New Roman" w:cstheme="minorHAnsi"/>
          </w:rPr>
          <w:delText xml:space="preserve">. </w:delText>
        </w:r>
        <w:r w:rsidR="009E661A" w:rsidDel="00E14172">
          <w:rPr>
            <w:rFonts w:eastAsia="Times New Roman" w:cstheme="minorHAnsi"/>
          </w:rPr>
          <w:delText>If the targeted creature types attempt to cast a spell on a creature on the other side of the ward, the ward loses 3 hit points per spell level (or 1 hit point if the spell is a cantrip). If it blocks the spell, it has no other effect</w:delText>
        </w:r>
        <w:r w:rsidR="00FB40DE" w:rsidDel="00E14172">
          <w:rPr>
            <w:rFonts w:eastAsia="Times New Roman" w:cstheme="minorHAnsi"/>
          </w:rPr>
          <w:delText xml:space="preserve"> (such as absorbing a </w:delText>
        </w:r>
        <w:r w:rsidR="00FB40DE" w:rsidDel="00E14172">
          <w:rPr>
            <w:rFonts w:eastAsia="Times New Roman" w:cstheme="minorHAnsi"/>
            <w:i/>
            <w:iCs/>
          </w:rPr>
          <w:delText>slow</w:delText>
        </w:r>
        <w:r w:rsidR="00FB40DE" w:rsidDel="00E14172">
          <w:rPr>
            <w:rFonts w:eastAsia="Times New Roman" w:cstheme="minorHAnsi"/>
          </w:rPr>
          <w:delText xml:space="preserve"> spell)</w:delText>
        </w:r>
        <w:r w:rsidR="009E661A" w:rsidDel="00E14172">
          <w:rPr>
            <w:rFonts w:eastAsia="Times New Roman" w:cstheme="minorHAnsi"/>
          </w:rPr>
          <w:delText xml:space="preserve">. </w:delText>
        </w:r>
        <w:r w:rsidR="00FB40DE" w:rsidDel="00E14172">
          <w:rPr>
            <w:rFonts w:eastAsia="Times New Roman" w:cstheme="minorHAnsi"/>
          </w:rPr>
          <w:delText xml:space="preserve">If the spell deals damage, it can deal it to the barrier ward normally. </w:delText>
        </w:r>
      </w:del>
    </w:p>
    <w:p w14:paraId="7C75EABB" w14:textId="77777777" w:rsidR="000C3F5D" w:rsidRPr="009E661A" w:rsidDel="00E14172" w:rsidRDefault="000C3F5D" w:rsidP="003C4628">
      <w:pPr>
        <w:pStyle w:val="ListParagraph"/>
        <w:numPr>
          <w:ilvl w:val="0"/>
          <w:numId w:val="38"/>
        </w:numPr>
        <w:rPr>
          <w:del w:id="5155" w:author="Admin" w:date="2021-05-14T01:38:00Z"/>
          <w:rFonts w:eastAsia="Times New Roman" w:cstheme="minorHAnsi"/>
        </w:rPr>
      </w:pPr>
      <w:del w:id="5156" w:author="Admin" w:date="2021-05-14T01:38:00Z">
        <w:r w:rsidRPr="009E661A" w:rsidDel="00E14172">
          <w:rPr>
            <w:rFonts w:eastAsia="Times New Roman" w:cstheme="minorHAnsi"/>
            <w:i/>
            <w:iCs/>
          </w:rPr>
          <w:delText>Forced</w:delText>
        </w:r>
        <w:r w:rsidR="009E661A" w:rsidRPr="009E661A" w:rsidDel="00E14172">
          <w:rPr>
            <w:rFonts w:eastAsia="Times New Roman" w:cstheme="minorHAnsi"/>
            <w:i/>
            <w:iCs/>
          </w:rPr>
          <w:delText xml:space="preserve"> Through</w:delText>
        </w:r>
        <w:r w:rsidRPr="009E661A" w:rsidDel="00E14172">
          <w:rPr>
            <w:rFonts w:eastAsia="Times New Roman" w:cstheme="minorHAnsi"/>
            <w:i/>
            <w:iCs/>
          </w:rPr>
          <w:delText>.</w:delText>
        </w:r>
        <w:r w:rsidR="009E661A" w:rsidRPr="009E661A" w:rsidDel="00E14172">
          <w:rPr>
            <w:rFonts w:eastAsia="Times New Roman" w:cstheme="minorHAnsi"/>
          </w:rPr>
          <w:delText xml:space="preserve"> The creature can force its way through the barrier by will or power, rolling a Spirit or Strength saving throw</w:delText>
        </w:r>
        <w:r w:rsidR="009E661A" w:rsidDel="00E14172">
          <w:rPr>
            <w:rFonts w:eastAsia="Times New Roman" w:cstheme="minorHAnsi"/>
          </w:rPr>
          <w:delText xml:space="preserve"> against your spell DC</w:delText>
        </w:r>
        <w:r w:rsidR="009E661A" w:rsidRPr="009E661A" w:rsidDel="00E14172">
          <w:rPr>
            <w:rFonts w:eastAsia="Times New Roman" w:cstheme="minorHAnsi"/>
          </w:rPr>
          <w:delText xml:space="preserve">. A creature attempting to force its way through must spend </w:delText>
        </w:r>
        <w:r w:rsidR="00FB40DE" w:rsidDel="00E14172">
          <w:rPr>
            <w:rFonts w:eastAsia="Times New Roman" w:cstheme="minorHAnsi"/>
          </w:rPr>
          <w:delText>an action or bonus action</w:delText>
        </w:r>
        <w:r w:rsidR="009E661A" w:rsidRPr="009E661A" w:rsidDel="00E14172">
          <w:rPr>
            <w:rFonts w:eastAsia="Times New Roman" w:cstheme="minorHAnsi"/>
          </w:rPr>
          <w:delText xml:space="preserve">. </w:delText>
        </w:r>
        <w:r w:rsidR="00FB40DE" w:rsidDel="00E14172">
          <w:rPr>
            <w:rFonts w:eastAsia="Times New Roman" w:cstheme="minorHAnsi"/>
          </w:rPr>
          <w:delText xml:space="preserve">A creature can attempt to force through only once per round. A creature has advantage to this saving throw if it was attacked from the other side of the barrier. </w:delText>
        </w:r>
      </w:del>
    </w:p>
    <w:p w14:paraId="52BAFC4C" w14:textId="77777777" w:rsidR="000C3F5D" w:rsidDel="00E14172" w:rsidRDefault="000C3F5D" w:rsidP="000C3F5D">
      <w:pPr>
        <w:contextualSpacing/>
        <w:rPr>
          <w:del w:id="5157" w:author="Admin" w:date="2021-05-14T01:38:00Z"/>
          <w:rFonts w:eastAsia="Times New Roman" w:cstheme="minorHAnsi"/>
        </w:rPr>
      </w:pPr>
      <w:del w:id="5158" w:author="Admin" w:date="2021-05-14T01:38:00Z">
        <w:r w:rsidDel="00E14172">
          <w:rPr>
            <w:rFonts w:eastAsia="Times New Roman" w:cstheme="minorHAnsi"/>
          </w:rPr>
          <w:delText>When you have the spell active, you can use an action (and be treated as if you are channeling the spell) to give the barrier one of the following benefits.</w:delText>
        </w:r>
      </w:del>
    </w:p>
    <w:p w14:paraId="6A6DCCE5" w14:textId="77777777" w:rsidR="009E661A" w:rsidRPr="009E661A" w:rsidDel="00E14172" w:rsidRDefault="009E661A" w:rsidP="003C4628">
      <w:pPr>
        <w:pStyle w:val="ListParagraph"/>
        <w:numPr>
          <w:ilvl w:val="0"/>
          <w:numId w:val="38"/>
        </w:numPr>
        <w:rPr>
          <w:del w:id="5159" w:author="Admin" w:date="2021-05-14T01:38:00Z"/>
          <w:rFonts w:eastAsia="Times New Roman" w:cstheme="minorHAnsi"/>
          <w:i/>
          <w:iCs/>
        </w:rPr>
      </w:pPr>
      <w:del w:id="5160" w:author="Admin" w:date="2021-05-14T01:38:00Z">
        <w:r w:rsidRPr="009E661A" w:rsidDel="00E14172">
          <w:rPr>
            <w:rFonts w:eastAsia="Times New Roman" w:cstheme="minorHAnsi"/>
            <w:i/>
            <w:iCs/>
          </w:rPr>
          <w:delText>Reflective</w:delText>
        </w:r>
        <w:r w:rsidDel="00E14172">
          <w:rPr>
            <w:rFonts w:eastAsia="Times New Roman" w:cstheme="minorHAnsi"/>
            <w:i/>
            <w:iCs/>
          </w:rPr>
          <w:delText xml:space="preserve">. </w:delText>
        </w:r>
        <w:r w:rsidDel="00E14172">
          <w:rPr>
            <w:rFonts w:eastAsia="Times New Roman" w:cstheme="minorHAnsi"/>
          </w:rPr>
          <w:delText>If the ward is damaged, you can spend a reaction to deal one-</w:delText>
        </w:r>
        <w:r w:rsidR="00FB40DE" w:rsidDel="00E14172">
          <w:rPr>
            <w:rFonts w:eastAsia="Times New Roman" w:cstheme="minorHAnsi"/>
          </w:rPr>
          <w:delText>half</w:delText>
        </w:r>
        <w:r w:rsidDel="00E14172">
          <w:rPr>
            <w:rFonts w:eastAsia="Times New Roman" w:cstheme="minorHAnsi"/>
          </w:rPr>
          <w:delText xml:space="preserve"> of the damage </w:delText>
        </w:r>
        <w:r w:rsidR="00FB40DE" w:rsidDel="00E14172">
          <w:rPr>
            <w:rFonts w:eastAsia="Times New Roman" w:cstheme="minorHAnsi"/>
          </w:rPr>
          <w:delText xml:space="preserve">it took </w:delText>
        </w:r>
        <w:r w:rsidDel="00E14172">
          <w:rPr>
            <w:rFonts w:eastAsia="Times New Roman" w:cstheme="minorHAnsi"/>
          </w:rPr>
          <w:delText xml:space="preserve">to the attacker or another creature within 5 feet. The ward can only reflect damage to the same side it is facing. You must succeed on a spell attack against the target you choose to deflect the damage to. </w:delText>
        </w:r>
        <w:r w:rsidR="00FB40DE" w:rsidDel="00E14172">
          <w:rPr>
            <w:rFonts w:eastAsia="Times New Roman" w:cstheme="minorHAnsi"/>
          </w:rPr>
          <w:delText xml:space="preserve">If the ward was destroyed by an attack, it does not reflect damage. </w:delText>
        </w:r>
      </w:del>
    </w:p>
    <w:p w14:paraId="115A4C81" w14:textId="77777777" w:rsidR="009E661A" w:rsidRPr="009E661A" w:rsidDel="00E14172" w:rsidRDefault="009E661A" w:rsidP="003C4628">
      <w:pPr>
        <w:pStyle w:val="ListParagraph"/>
        <w:numPr>
          <w:ilvl w:val="0"/>
          <w:numId w:val="38"/>
        </w:numPr>
        <w:rPr>
          <w:del w:id="5161" w:author="Admin" w:date="2021-05-14T01:38:00Z"/>
          <w:rFonts w:eastAsia="Times New Roman" w:cstheme="minorHAnsi"/>
          <w:i/>
          <w:iCs/>
        </w:rPr>
      </w:pPr>
      <w:del w:id="5162" w:author="Admin" w:date="2021-05-14T01:38:00Z">
        <w:r w:rsidRPr="009E661A" w:rsidDel="00E14172">
          <w:rPr>
            <w:rFonts w:eastAsia="Times New Roman" w:cstheme="minorHAnsi"/>
            <w:i/>
            <w:iCs/>
          </w:rPr>
          <w:delText>Resilient</w:delText>
        </w:r>
        <w:r w:rsidDel="00E14172">
          <w:rPr>
            <w:rFonts w:eastAsia="Times New Roman" w:cstheme="minorHAnsi"/>
            <w:i/>
            <w:iCs/>
          </w:rPr>
          <w:delText xml:space="preserve">. </w:delText>
        </w:r>
        <w:r w:rsidDel="00E14172">
          <w:rPr>
            <w:rFonts w:eastAsia="Times New Roman" w:cstheme="minorHAnsi"/>
          </w:rPr>
          <w:delText xml:space="preserve">The barrier ward gains resistance to all damage. </w:delText>
        </w:r>
      </w:del>
    </w:p>
    <w:p w14:paraId="5035A623" w14:textId="77777777" w:rsidR="009E661A" w:rsidDel="00E14172" w:rsidRDefault="009E661A" w:rsidP="009E661A">
      <w:pPr>
        <w:contextualSpacing/>
        <w:rPr>
          <w:del w:id="5163" w:author="Admin" w:date="2021-05-14T01:38:00Z"/>
          <w:rFonts w:eastAsia="Times New Roman" w:cstheme="minorHAnsi"/>
        </w:rPr>
      </w:pPr>
      <w:del w:id="5164" w:author="Admin" w:date="2021-05-14T01:38:00Z">
        <w:r w:rsidDel="00E14172">
          <w:rPr>
            <w:rFonts w:eastAsia="Times New Roman" w:cstheme="minorHAnsi"/>
          </w:rPr>
          <w:delText xml:space="preserve">Whenever you use an action to channel the spell (regardless of which benefit you choose), </w:delText>
        </w:r>
        <w:r w:rsidDel="00E14172">
          <w:rPr>
            <w:rFonts w:eastAsia="Times New Roman" w:cstheme="minorHAnsi"/>
          </w:rPr>
          <w:lastRenderedPageBreak/>
          <w:delText>the barrier regains 5 hit points per spell level if it is below its maximum hit points.</w:delText>
        </w:r>
      </w:del>
    </w:p>
    <w:p w14:paraId="35336C2D" w14:textId="77777777" w:rsidR="000C3F5D" w:rsidDel="00E14172" w:rsidRDefault="000C3F5D" w:rsidP="00FB40DE">
      <w:pPr>
        <w:contextualSpacing/>
        <w:rPr>
          <w:del w:id="5165" w:author="Admin" w:date="2021-05-14T01:38:00Z"/>
          <w:rFonts w:eastAsia="Times New Roman" w:cstheme="minorHAnsi"/>
        </w:rPr>
      </w:pPr>
      <w:del w:id="5166" w:author="Admin" w:date="2021-05-14T01:38:00Z">
        <w:r w:rsidDel="00E14172">
          <w:rPr>
            <w:rFonts w:eastAsia="Times New Roman" w:cstheme="minorHAnsi"/>
          </w:rPr>
          <w:delText xml:space="preserve">The barrier can be </w:delText>
        </w:r>
        <w:r w:rsidR="00297678" w:rsidDel="00E14172">
          <w:rPr>
            <w:rFonts w:eastAsia="Times New Roman" w:cstheme="minorHAnsi"/>
          </w:rPr>
          <w:delText>semi-</w:delText>
        </w:r>
        <w:r w:rsidDel="00E14172">
          <w:rPr>
            <w:rFonts w:eastAsia="Times New Roman" w:cstheme="minorHAnsi"/>
          </w:rPr>
          <w:delText>transparent or easily seen (suc</w:delText>
        </w:r>
        <w:r w:rsidR="009E661A" w:rsidDel="00E14172">
          <w:rPr>
            <w:rFonts w:eastAsia="Times New Roman" w:cstheme="minorHAnsi"/>
          </w:rPr>
          <w:delText xml:space="preserve">h as glowing, floating runes). </w:delText>
        </w:r>
      </w:del>
    </w:p>
    <w:p w14:paraId="10C9BD90" w14:textId="6C82EB6E" w:rsidR="000C3F5D" w:rsidRPr="000C3F5D" w:rsidDel="00C472E3" w:rsidRDefault="000C3F5D">
      <w:pPr>
        <w:contextualSpacing/>
        <w:rPr>
          <w:del w:id="5167" w:author="Admin" w:date="2021-09-10T18:23:00Z"/>
          <w:rFonts w:eastAsia="Times New Roman" w:cstheme="minorHAnsi"/>
        </w:rPr>
      </w:pPr>
      <w:r w:rsidRPr="009E661A">
        <w:rPr>
          <w:rFonts w:eastAsia="Times New Roman" w:cstheme="minorHAnsi"/>
          <w:b/>
          <w:bCs/>
        </w:rPr>
        <w:t>Heighten</w:t>
      </w:r>
      <w:r w:rsidR="009E661A">
        <w:rPr>
          <w:rFonts w:eastAsia="Times New Roman" w:cstheme="minorHAnsi"/>
          <w:b/>
          <w:bCs/>
        </w:rPr>
        <w:t>ed</w:t>
      </w:r>
      <w:r w:rsidRPr="009E661A">
        <w:rPr>
          <w:rFonts w:eastAsia="Times New Roman" w:cstheme="minorHAnsi"/>
          <w:b/>
          <w:bCs/>
        </w:rPr>
        <w:t>.</w:t>
      </w:r>
      <w:r w:rsidRPr="000C3F5D">
        <w:rPr>
          <w:rFonts w:eastAsia="Times New Roman" w:cstheme="minorHAnsi"/>
        </w:rPr>
        <w:t xml:space="preserve"> </w:t>
      </w:r>
      <w:r w:rsidR="009E661A">
        <w:rPr>
          <w:rFonts w:eastAsia="Times New Roman" w:cstheme="minorHAnsi"/>
        </w:rPr>
        <w:t xml:space="preserve">For </w:t>
      </w:r>
      <w:r w:rsidRPr="000C3F5D">
        <w:rPr>
          <w:rFonts w:eastAsia="Times New Roman" w:cstheme="minorHAnsi"/>
        </w:rPr>
        <w:t xml:space="preserve">every spell </w:t>
      </w:r>
      <w:r w:rsidR="008A4877">
        <w:rPr>
          <w:rFonts w:eastAsia="Times New Roman" w:cstheme="minorHAnsi"/>
        </w:rPr>
        <w:t>level</w:t>
      </w:r>
      <w:r w:rsidRPr="000C3F5D">
        <w:rPr>
          <w:rFonts w:eastAsia="Times New Roman" w:cstheme="minorHAnsi"/>
        </w:rPr>
        <w:t xml:space="preserve"> above 1st, the barrier gains 10 additional hit points</w:t>
      </w:r>
      <w:del w:id="5168" w:author="Admin" w:date="2021-05-14T01:39:00Z">
        <w:r w:rsidR="009E661A" w:rsidDel="00E14172">
          <w:rPr>
            <w:rFonts w:eastAsia="Times New Roman" w:cstheme="minorHAnsi"/>
          </w:rPr>
          <w:delText xml:space="preserve">, </w:delText>
        </w:r>
      </w:del>
      <w:ins w:id="5169" w:author="Admin" w:date="2021-05-14T01:39:00Z">
        <w:r w:rsidR="00E14172">
          <w:rPr>
            <w:rFonts w:eastAsia="Times New Roman" w:cstheme="minorHAnsi"/>
          </w:rPr>
          <w:t xml:space="preserve">, and its Armor Class and </w:t>
        </w:r>
      </w:ins>
      <w:r w:rsidR="00FB40DE">
        <w:rPr>
          <w:rFonts w:eastAsia="Times New Roman" w:cstheme="minorHAnsi"/>
        </w:rPr>
        <w:t xml:space="preserve">the </w:t>
      </w:r>
      <w:del w:id="5170" w:author="Admin" w:date="2021-05-14T01:39:00Z">
        <w:r w:rsidR="00FB40DE" w:rsidDel="00E14172">
          <w:rPr>
            <w:rFonts w:eastAsia="Times New Roman" w:cstheme="minorHAnsi"/>
          </w:rPr>
          <w:delText xml:space="preserve">damage </w:delText>
        </w:r>
      </w:del>
      <w:ins w:id="5171" w:author="Admin" w:date="2021-05-14T01:39:00Z">
        <w:r w:rsidR="00E14172">
          <w:rPr>
            <w:rFonts w:eastAsia="Times New Roman" w:cstheme="minorHAnsi"/>
          </w:rPr>
          <w:t xml:space="preserve">Damage </w:t>
        </w:r>
      </w:ins>
      <w:del w:id="5172" w:author="Admin" w:date="2021-05-14T01:39:00Z">
        <w:r w:rsidR="00FB40DE" w:rsidDel="00E14172">
          <w:rPr>
            <w:rFonts w:eastAsia="Times New Roman" w:cstheme="minorHAnsi"/>
          </w:rPr>
          <w:delText xml:space="preserve">threshold </w:delText>
        </w:r>
      </w:del>
      <w:ins w:id="5173" w:author="Admin" w:date="2021-05-14T01:39:00Z">
        <w:r w:rsidR="00E14172">
          <w:rPr>
            <w:rFonts w:eastAsia="Times New Roman" w:cstheme="minorHAnsi"/>
          </w:rPr>
          <w:t xml:space="preserve">Threshold </w:t>
        </w:r>
      </w:ins>
      <w:r w:rsidR="008A4877">
        <w:rPr>
          <w:rFonts w:eastAsia="Times New Roman" w:cstheme="minorHAnsi"/>
        </w:rPr>
        <w:t>increase</w:t>
      </w:r>
      <w:del w:id="5174" w:author="Admin" w:date="2021-05-14T01:39:00Z">
        <w:r w:rsidR="008A4877" w:rsidDel="00E14172">
          <w:rPr>
            <w:rFonts w:eastAsia="Times New Roman" w:cstheme="minorHAnsi"/>
          </w:rPr>
          <w:delText>s</w:delText>
        </w:r>
      </w:del>
      <w:r w:rsidR="00FB40DE">
        <w:rPr>
          <w:rFonts w:eastAsia="Times New Roman" w:cstheme="minorHAnsi"/>
        </w:rPr>
        <w:t xml:space="preserve"> by 1</w:t>
      </w:r>
      <w:ins w:id="5175" w:author="Admin" w:date="2021-05-14T01:39:00Z">
        <w:r w:rsidR="00E14172">
          <w:rPr>
            <w:rFonts w:eastAsia="Times New Roman" w:cstheme="minorHAnsi"/>
          </w:rPr>
          <w:t xml:space="preserve"> each</w:t>
        </w:r>
      </w:ins>
      <w:del w:id="5176" w:author="Admin" w:date="2021-05-14T01:38:00Z">
        <w:r w:rsidR="00FB40DE" w:rsidDel="00E14172">
          <w:rPr>
            <w:rFonts w:eastAsia="Times New Roman" w:cstheme="minorHAnsi"/>
          </w:rPr>
          <w:delText xml:space="preserve">, </w:delText>
        </w:r>
        <w:r w:rsidR="009E661A" w:rsidDel="00E14172">
          <w:rPr>
            <w:rFonts w:eastAsia="Times New Roman" w:cstheme="minorHAnsi"/>
          </w:rPr>
          <w:delText>and it regenerates 5 additional hit points when you concentrate on it</w:delText>
        </w:r>
      </w:del>
      <w:r w:rsidRPr="000C3F5D">
        <w:rPr>
          <w:rFonts w:eastAsia="Times New Roman" w:cstheme="minorHAnsi"/>
        </w:rPr>
        <w:t xml:space="preserve">. </w:t>
      </w:r>
      <w:ins w:id="5177" w:author="Admin" w:date="2021-09-10T18:22:00Z">
        <w:r w:rsidR="00C472E3">
          <w:rPr>
            <w:rFonts w:eastAsia="Times New Roman" w:cstheme="minorHAnsi"/>
          </w:rPr>
          <w:t xml:space="preserve">If the ward is a wall, you </w:t>
        </w:r>
      </w:ins>
      <w:ins w:id="5178" w:author="Admin" w:date="2021-09-10T18:23:00Z">
        <w:r w:rsidR="00C472E3">
          <w:rPr>
            <w:rFonts w:eastAsia="Times New Roman" w:cstheme="minorHAnsi"/>
          </w:rPr>
          <w:t xml:space="preserve">also </w:t>
        </w:r>
      </w:ins>
      <w:ins w:id="5179" w:author="Admin" w:date="2021-09-10T18:22:00Z">
        <w:r w:rsidR="00C472E3">
          <w:rPr>
            <w:rFonts w:eastAsia="Times New Roman" w:cstheme="minorHAnsi"/>
          </w:rPr>
          <w:t>add two extra conjoined panels to its size</w:t>
        </w:r>
      </w:ins>
      <w:ins w:id="5180" w:author="Admin" w:date="2021-09-10T18:23:00Z">
        <w:r w:rsidR="00C472E3">
          <w:rPr>
            <w:rFonts w:eastAsia="Times New Roman" w:cstheme="minorHAnsi"/>
          </w:rPr>
          <w:t xml:space="preserve"> per spell level</w:t>
        </w:r>
      </w:ins>
      <w:ins w:id="5181" w:author="Admin" w:date="2021-09-10T18:22:00Z">
        <w:r w:rsidR="00C472E3">
          <w:rPr>
            <w:rFonts w:eastAsia="Times New Roman" w:cstheme="minorHAnsi"/>
          </w:rPr>
          <w:t xml:space="preserve">. </w:t>
        </w:r>
      </w:ins>
      <w:del w:id="5182" w:author="Admin" w:date="2021-05-14T01:39:00Z">
        <w:r w:rsidR="006C6E5C" w:rsidDel="00E14172">
          <w:rPr>
            <w:rFonts w:eastAsia="Times New Roman" w:cstheme="minorHAnsi"/>
          </w:rPr>
          <w:delText xml:space="preserve">Also, it can ward off an additional creature type. </w:delText>
        </w:r>
      </w:del>
    </w:p>
    <w:p w14:paraId="2679EE2B" w14:textId="77777777" w:rsidR="000C3F5D" w:rsidRPr="000C3F5D" w:rsidDel="00E14172" w:rsidRDefault="000C3F5D">
      <w:pPr>
        <w:contextualSpacing/>
        <w:rPr>
          <w:rFonts w:eastAsia="Times New Roman" w:cstheme="minorHAnsi"/>
        </w:rPr>
      </w:pPr>
      <w:moveFromRangeStart w:id="5183" w:author="Admin" w:date="2021-05-14T01:39:00Z" w:name="move71848791"/>
      <w:moveFrom w:id="5184" w:author="Admin" w:date="2021-05-14T01:39:00Z">
        <w:r w:rsidRPr="009E661A" w:rsidDel="00E14172">
          <w:rPr>
            <w:rFonts w:eastAsia="Times New Roman" w:cstheme="minorHAnsi"/>
            <w:i/>
            <w:iCs/>
          </w:rPr>
          <w:t>Special.</w:t>
        </w:r>
        <w:r w:rsidRPr="000C3F5D" w:rsidDel="00E14172">
          <w:rPr>
            <w:rFonts w:eastAsia="Times New Roman" w:cstheme="minorHAnsi"/>
          </w:rPr>
          <w:t xml:space="preserve"> By increasing the casting time to 1 minute</w:t>
        </w:r>
        <w:r w:rsidR="009E661A" w:rsidDel="00E14172">
          <w:rPr>
            <w:rFonts w:eastAsia="Times New Roman" w:cstheme="minorHAnsi"/>
          </w:rPr>
          <w:t>, using a material component to draw a line (to set the barrier’s area on)</w:t>
        </w:r>
        <w:r w:rsidRPr="000C3F5D" w:rsidDel="00E14172">
          <w:rPr>
            <w:rFonts w:eastAsia="Times New Roman" w:cstheme="minorHAnsi"/>
          </w:rPr>
          <w:t xml:space="preserve"> and reducing the range to </w:t>
        </w:r>
        <w:r w:rsidR="009E661A" w:rsidDel="00E14172">
          <w:rPr>
            <w:rFonts w:eastAsia="Times New Roman" w:cstheme="minorHAnsi"/>
          </w:rPr>
          <w:t>T</w:t>
        </w:r>
        <w:r w:rsidRPr="000C3F5D" w:rsidDel="00E14172">
          <w:rPr>
            <w:rFonts w:eastAsia="Times New Roman" w:cstheme="minorHAnsi"/>
          </w:rPr>
          <w:t xml:space="preserve">ouch, you can contain the barrier spell, </w:t>
        </w:r>
        <w:r w:rsidR="009E661A" w:rsidDel="00E14172">
          <w:rPr>
            <w:rFonts w:eastAsia="Times New Roman" w:cstheme="minorHAnsi"/>
          </w:rPr>
          <w:t xml:space="preserve">increasing </w:t>
        </w:r>
        <w:r w:rsidRPr="000C3F5D" w:rsidDel="00E14172">
          <w:rPr>
            <w:rFonts w:eastAsia="Times New Roman" w:cstheme="minorHAnsi"/>
          </w:rPr>
          <w:t xml:space="preserve">its duration to 1 hour. The seal </w:t>
        </w:r>
        <w:r w:rsidR="009E661A" w:rsidDel="00E14172">
          <w:rPr>
            <w:rFonts w:eastAsia="Times New Roman" w:cstheme="minorHAnsi"/>
          </w:rPr>
          <w:t xml:space="preserve">or line </w:t>
        </w:r>
        <w:r w:rsidRPr="000C3F5D" w:rsidDel="00E14172">
          <w:rPr>
            <w:rFonts w:eastAsia="Times New Roman" w:cstheme="minorHAnsi"/>
          </w:rPr>
          <w:t xml:space="preserve">automatically concentrates on resisting damage without your action, but </w:t>
        </w:r>
        <w:r w:rsidR="009E661A" w:rsidDel="00E14172">
          <w:rPr>
            <w:rFonts w:eastAsia="Times New Roman" w:cstheme="minorHAnsi"/>
          </w:rPr>
          <w:t xml:space="preserve">is automatically dispelled if a creature spends a </w:t>
        </w:r>
        <w:r w:rsidRPr="000C3F5D" w:rsidDel="00E14172">
          <w:rPr>
            <w:rFonts w:eastAsia="Times New Roman" w:cstheme="minorHAnsi"/>
          </w:rPr>
          <w:t>bonus action to disrupt the seal (such as by scattering the salt or wiping the chalk that formed the circle).</w:t>
        </w:r>
        <w:r w:rsidR="009E661A" w:rsidDel="00E14172">
          <w:rPr>
            <w:rFonts w:eastAsia="Times New Roman" w:cstheme="minorHAnsi"/>
          </w:rPr>
          <w:t xml:space="preserve"> A creature that has failed to force its way against the ward cannot disrupt the seal. </w:t>
        </w:r>
      </w:moveFrom>
    </w:p>
    <w:moveFromRangeEnd w:id="5183"/>
    <w:p w14:paraId="2EB2AB95" w14:textId="77777777" w:rsidR="000C3F5D" w:rsidRPr="000C3F5D" w:rsidRDefault="000C3F5D">
      <w:pPr>
        <w:contextualSpacing/>
        <w:rPr>
          <w:rFonts w:eastAsia="Times New Roman" w:cstheme="minorHAnsi"/>
          <w:color w:val="000000"/>
          <w:sz w:val="20"/>
          <w:szCs w:val="20"/>
        </w:rPr>
      </w:pPr>
    </w:p>
    <w:p w14:paraId="176D434E" w14:textId="422AB1DF" w:rsidR="00D02D72" w:rsidRPr="004761D8" w:rsidRDefault="00D02D72">
      <w:pPr>
        <w:contextualSpacing/>
        <w:rPr>
          <w:rFonts w:eastAsia="Times New Roman" w:cstheme="minorHAnsi"/>
          <w:b/>
          <w:bCs/>
          <w:color w:val="000000"/>
        </w:rPr>
      </w:pPr>
      <w:r w:rsidRPr="004761D8">
        <w:rPr>
          <w:rFonts w:eastAsia="Times New Roman" w:cstheme="minorHAnsi"/>
          <w:b/>
          <w:bCs/>
          <w:color w:val="000000"/>
        </w:rPr>
        <w:t xml:space="preserve">Berserker </w:t>
      </w:r>
      <w:del w:id="5185" w:author="Admin" w:date="2021-09-10T19:37:00Z">
        <w:r w:rsidRPr="004761D8" w:rsidDel="004761D8">
          <w:rPr>
            <w:rFonts w:eastAsia="Times New Roman" w:cstheme="minorHAnsi"/>
            <w:b/>
            <w:bCs/>
            <w:color w:val="000000"/>
          </w:rPr>
          <w:delText xml:space="preserve">Rage </w:delText>
        </w:r>
      </w:del>
      <w:ins w:id="5186" w:author="Admin" w:date="2021-09-10T19:37:00Z">
        <w:r w:rsidR="004761D8">
          <w:rPr>
            <w:rFonts w:eastAsia="Times New Roman" w:cstheme="minorHAnsi"/>
            <w:b/>
            <w:bCs/>
            <w:color w:val="000000"/>
          </w:rPr>
          <w:t>Frenzy</w:t>
        </w:r>
        <w:r w:rsidR="004761D8" w:rsidRPr="004761D8">
          <w:rPr>
            <w:rFonts w:eastAsia="Times New Roman" w:cstheme="minorHAnsi"/>
            <w:b/>
            <w:bCs/>
            <w:color w:val="000000"/>
          </w:rPr>
          <w:t xml:space="preserve"> </w:t>
        </w:r>
      </w:ins>
      <w:r w:rsidRPr="004761D8">
        <w:rPr>
          <w:rFonts w:eastAsia="Times New Roman" w:cstheme="minorHAnsi"/>
          <w:b/>
          <w:bCs/>
          <w:color w:val="000000"/>
        </w:rPr>
        <w:t xml:space="preserve">[level </w:t>
      </w:r>
      <w:r w:rsidR="0034402F" w:rsidRPr="004761D8">
        <w:rPr>
          <w:rFonts w:eastAsia="Times New Roman" w:cstheme="minorHAnsi"/>
          <w:b/>
          <w:bCs/>
          <w:color w:val="000000"/>
        </w:rPr>
        <w:t>2</w:t>
      </w:r>
      <w:r w:rsidRPr="004761D8">
        <w:rPr>
          <w:rFonts w:eastAsia="Times New Roman" w:cstheme="minorHAnsi"/>
          <w:b/>
          <w:bCs/>
          <w:color w:val="000000"/>
        </w:rPr>
        <w:t>]</w:t>
      </w:r>
    </w:p>
    <w:p w14:paraId="55BBC873" w14:textId="77777777" w:rsidR="00D02D72" w:rsidRPr="004761D8" w:rsidRDefault="00D02D72">
      <w:pPr>
        <w:contextualSpacing/>
        <w:rPr>
          <w:rFonts w:eastAsia="Times New Roman" w:cstheme="minorHAnsi"/>
          <w:color w:val="000000"/>
        </w:rPr>
      </w:pPr>
      <w:r w:rsidRPr="004761D8">
        <w:rPr>
          <w:rFonts w:eastAsia="Times New Roman" w:cstheme="minorHAnsi"/>
          <w:color w:val="000000"/>
        </w:rPr>
        <w:t>Transmutation</w:t>
      </w:r>
    </w:p>
    <w:p w14:paraId="2005B7B3" w14:textId="77777777" w:rsidR="00E304CA" w:rsidRPr="004761D8" w:rsidRDefault="00E304CA">
      <w:pPr>
        <w:contextualSpacing/>
        <w:rPr>
          <w:rFonts w:eastAsia="Times New Roman" w:cstheme="minorHAnsi"/>
          <w:b/>
          <w:bCs/>
          <w:color w:val="000000"/>
        </w:rPr>
      </w:pPr>
      <w:r w:rsidRPr="004761D8">
        <w:rPr>
          <w:rFonts w:eastAsia="Times New Roman" w:cstheme="minorHAnsi"/>
          <w:b/>
          <w:bCs/>
          <w:color w:val="000000"/>
        </w:rPr>
        <w:t>Casting Time</w:t>
      </w:r>
      <w:r w:rsidR="007538A3" w:rsidRPr="004761D8">
        <w:rPr>
          <w:b/>
          <w:bCs/>
        </w:rPr>
        <w:t>:</w:t>
      </w:r>
      <w:r w:rsidRPr="004761D8">
        <w:rPr>
          <w:rFonts w:eastAsia="Times New Roman" w:cstheme="minorHAnsi"/>
          <w:b/>
          <w:bCs/>
          <w:color w:val="000000"/>
        </w:rPr>
        <w:t xml:space="preserve"> </w:t>
      </w:r>
      <w:r w:rsidRPr="004761D8">
        <w:rPr>
          <w:rFonts w:eastAsia="Times New Roman" w:cstheme="minorHAnsi"/>
          <w:color w:val="000000"/>
        </w:rPr>
        <w:t>1 action</w:t>
      </w:r>
    </w:p>
    <w:p w14:paraId="1665124A" w14:textId="77777777" w:rsidR="002C4B7B" w:rsidRPr="004761D8" w:rsidRDefault="002C4B7B">
      <w:pPr>
        <w:contextualSpacing/>
        <w:rPr>
          <w:rFonts w:eastAsia="Times New Roman" w:cstheme="minorHAnsi"/>
          <w:color w:val="000000"/>
        </w:rPr>
      </w:pPr>
      <w:bookmarkStart w:id="5187" w:name="_Hlk11069382"/>
      <w:r w:rsidRPr="004761D8">
        <w:rPr>
          <w:rFonts w:eastAsia="Times New Roman" w:cstheme="minorHAnsi"/>
          <w:b/>
          <w:bCs/>
          <w:color w:val="000000"/>
        </w:rPr>
        <w:t>Range</w:t>
      </w:r>
      <w:r w:rsidR="007538A3" w:rsidRPr="004761D8">
        <w:rPr>
          <w:b/>
          <w:bCs/>
        </w:rPr>
        <w:t>:</w:t>
      </w:r>
      <w:r w:rsidRPr="004761D8">
        <w:rPr>
          <w:rFonts w:eastAsia="Times New Roman" w:cstheme="minorHAnsi"/>
          <w:b/>
          <w:bCs/>
          <w:color w:val="000000"/>
        </w:rPr>
        <w:t xml:space="preserve"> </w:t>
      </w:r>
      <w:r w:rsidRPr="004761D8">
        <w:rPr>
          <w:rFonts w:eastAsia="Times New Roman" w:cstheme="minorHAnsi"/>
          <w:color w:val="000000"/>
        </w:rPr>
        <w:t>30 feet (one creature)</w:t>
      </w:r>
    </w:p>
    <w:p w14:paraId="3E7B6691" w14:textId="77777777" w:rsidR="001B49D0" w:rsidRPr="004761D8" w:rsidRDefault="00E42AF1">
      <w:pPr>
        <w:contextualSpacing/>
        <w:rPr>
          <w:rFonts w:eastAsia="Times New Roman" w:cstheme="minorHAnsi"/>
          <w:color w:val="000000"/>
        </w:rPr>
      </w:pPr>
      <w:r w:rsidRPr="004761D8">
        <w:rPr>
          <w:rFonts w:eastAsia="Times New Roman" w:cstheme="minorHAnsi"/>
          <w:b/>
          <w:bCs/>
          <w:color w:val="000000"/>
        </w:rPr>
        <w:t>Components</w:t>
      </w:r>
      <w:r w:rsidR="007538A3" w:rsidRPr="004761D8">
        <w:rPr>
          <w:b/>
          <w:bCs/>
        </w:rPr>
        <w:t>:</w:t>
      </w:r>
      <w:r w:rsidRPr="004761D8">
        <w:rPr>
          <w:rFonts w:eastAsia="Times New Roman" w:cstheme="minorHAnsi"/>
          <w:b/>
          <w:bCs/>
          <w:color w:val="000000"/>
        </w:rPr>
        <w:t xml:space="preserve"> </w:t>
      </w:r>
      <w:r w:rsidRPr="004761D8">
        <w:rPr>
          <w:rFonts w:eastAsia="Times New Roman" w:cstheme="minorHAnsi"/>
          <w:color w:val="000000"/>
        </w:rPr>
        <w:t>V, S, M (a red napkin)</w:t>
      </w:r>
    </w:p>
    <w:p w14:paraId="1F1A9FAB" w14:textId="77777777" w:rsidR="00D02D72" w:rsidRPr="004761D8" w:rsidRDefault="00D02D72">
      <w:pPr>
        <w:contextualSpacing/>
        <w:rPr>
          <w:rFonts w:eastAsia="Times New Roman" w:cstheme="minorHAnsi"/>
          <w:color w:val="000000"/>
        </w:rPr>
      </w:pPr>
      <w:r w:rsidRPr="004761D8">
        <w:rPr>
          <w:rFonts w:eastAsia="Times New Roman" w:cstheme="minorHAnsi"/>
          <w:b/>
          <w:bCs/>
          <w:color w:val="000000"/>
        </w:rPr>
        <w:t>Duration</w:t>
      </w:r>
      <w:r w:rsidR="007538A3" w:rsidRPr="004761D8">
        <w:rPr>
          <w:b/>
          <w:bCs/>
        </w:rPr>
        <w:t>:</w:t>
      </w:r>
      <w:r w:rsidRPr="004761D8">
        <w:rPr>
          <w:rFonts w:eastAsia="Times New Roman" w:cstheme="minorHAnsi"/>
          <w:b/>
          <w:bCs/>
          <w:color w:val="000000"/>
        </w:rPr>
        <w:t xml:space="preserve"> </w:t>
      </w:r>
      <w:r w:rsidRPr="004761D8">
        <w:rPr>
          <w:rFonts w:eastAsia="Times New Roman" w:cstheme="minorHAnsi"/>
          <w:color w:val="000000"/>
        </w:rPr>
        <w:t xml:space="preserve">Special, up to </w:t>
      </w:r>
      <w:r w:rsidR="002B1478" w:rsidRPr="004761D8">
        <w:rPr>
          <w:rFonts w:eastAsia="Times New Roman" w:cstheme="minorHAnsi"/>
          <w:color w:val="000000"/>
        </w:rPr>
        <w:t>1</w:t>
      </w:r>
      <w:r w:rsidRPr="004761D8">
        <w:rPr>
          <w:rFonts w:eastAsia="Times New Roman" w:cstheme="minorHAnsi"/>
          <w:color w:val="000000"/>
        </w:rPr>
        <w:t xml:space="preserve"> minute</w:t>
      </w:r>
    </w:p>
    <w:p w14:paraId="5B6C388A" w14:textId="55C475B6" w:rsidR="00D02D72" w:rsidRPr="004761D8" w:rsidRDefault="00D02D72">
      <w:pPr>
        <w:contextualSpacing/>
        <w:rPr>
          <w:rFonts w:eastAsia="Times New Roman" w:cstheme="minorHAnsi"/>
          <w:color w:val="000000"/>
        </w:rPr>
      </w:pPr>
      <w:bookmarkStart w:id="5188" w:name="_Hlk11069394"/>
      <w:bookmarkEnd w:id="5187"/>
      <w:r w:rsidRPr="004761D8">
        <w:rPr>
          <w:rFonts w:eastAsia="Times New Roman" w:cstheme="minorHAnsi"/>
          <w:color w:val="000000"/>
        </w:rPr>
        <w:t>You cause one creature to go into a murderous rampage. The target must succeed on a Stamina saving throw or else gain</w:t>
      </w:r>
      <w:del w:id="5189" w:author="Admin" w:date="2021-09-10T18:23:00Z">
        <w:r w:rsidRPr="004761D8" w:rsidDel="00E30856">
          <w:rPr>
            <w:rFonts w:eastAsia="Times New Roman" w:cstheme="minorHAnsi"/>
            <w:color w:val="000000"/>
          </w:rPr>
          <w:delText>s</w:delText>
        </w:r>
      </w:del>
      <w:r w:rsidRPr="004761D8">
        <w:rPr>
          <w:rFonts w:eastAsia="Times New Roman" w:cstheme="minorHAnsi"/>
          <w:color w:val="000000"/>
        </w:rPr>
        <w:t xml:space="preserve"> the following </w:t>
      </w:r>
      <w:del w:id="5190" w:author="Admin" w:date="2021-09-10T18:24:00Z">
        <w:r w:rsidRPr="004761D8" w:rsidDel="00E30856">
          <w:rPr>
            <w:rFonts w:eastAsia="Times New Roman" w:cstheme="minorHAnsi"/>
            <w:color w:val="000000"/>
          </w:rPr>
          <w:delText>benefits</w:delText>
        </w:r>
      </w:del>
      <w:ins w:id="5191" w:author="Admin" w:date="2021-09-10T18:24:00Z">
        <w:r w:rsidR="00E30856" w:rsidRPr="004761D8">
          <w:rPr>
            <w:rFonts w:eastAsia="Times New Roman" w:cstheme="minorHAnsi"/>
            <w:color w:val="000000"/>
            <w:rPrChange w:id="5192" w:author="Admin" w:date="2021-09-10T19:37:00Z">
              <w:rPr>
                <w:rFonts w:eastAsia="Times New Roman" w:cstheme="minorHAnsi"/>
                <w:color w:val="000000"/>
                <w:highlight w:val="yellow"/>
              </w:rPr>
            </w:rPrChange>
          </w:rPr>
          <w:t>features</w:t>
        </w:r>
      </w:ins>
      <w:r w:rsidRPr="004761D8">
        <w:rPr>
          <w:rFonts w:eastAsia="Times New Roman" w:cstheme="minorHAnsi"/>
          <w:color w:val="000000"/>
        </w:rPr>
        <w:t xml:space="preserve">. A </w:t>
      </w:r>
      <w:del w:id="5193" w:author="Admin" w:date="2021-09-10T18:24:00Z">
        <w:r w:rsidRPr="004761D8" w:rsidDel="00E30856">
          <w:rPr>
            <w:rFonts w:eastAsia="Times New Roman" w:cstheme="minorHAnsi"/>
            <w:color w:val="000000"/>
          </w:rPr>
          <w:delText xml:space="preserve">willing </w:delText>
        </w:r>
      </w:del>
      <w:r w:rsidRPr="004761D8">
        <w:rPr>
          <w:rFonts w:eastAsia="Times New Roman" w:cstheme="minorHAnsi"/>
          <w:color w:val="000000"/>
        </w:rPr>
        <w:t xml:space="preserve">creature can choose to fail on the saving throw. </w:t>
      </w:r>
    </w:p>
    <w:p w14:paraId="61C1E2AB" w14:textId="531DF93A" w:rsidR="00D02D72" w:rsidRPr="004761D8" w:rsidRDefault="00D02D72">
      <w:pPr>
        <w:pStyle w:val="ListParagraph"/>
        <w:numPr>
          <w:ilvl w:val="0"/>
          <w:numId w:val="38"/>
        </w:numPr>
        <w:rPr>
          <w:rFonts w:eastAsia="Times New Roman" w:cstheme="minorHAnsi"/>
          <w:color w:val="000000"/>
        </w:rPr>
      </w:pPr>
      <w:r w:rsidRPr="004761D8">
        <w:rPr>
          <w:rFonts w:eastAsia="Times New Roman" w:cstheme="minorHAnsi"/>
          <w:color w:val="000000"/>
        </w:rPr>
        <w:t xml:space="preserve">They </w:t>
      </w:r>
      <w:del w:id="5194" w:author="Admin" w:date="2021-09-10T18:24:00Z">
        <w:r w:rsidRPr="004761D8" w:rsidDel="00E30856">
          <w:rPr>
            <w:rFonts w:eastAsia="Times New Roman" w:cstheme="minorHAnsi"/>
            <w:color w:val="000000"/>
          </w:rPr>
          <w:delText xml:space="preserve">have </w:delText>
        </w:r>
      </w:del>
      <w:ins w:id="5195" w:author="Admin" w:date="2021-09-10T18:24:00Z">
        <w:r w:rsidR="00E30856" w:rsidRPr="004761D8">
          <w:rPr>
            <w:rFonts w:eastAsia="Times New Roman" w:cstheme="minorHAnsi"/>
            <w:color w:val="000000"/>
            <w:rPrChange w:id="5196" w:author="Admin" w:date="2021-09-10T19:37:00Z">
              <w:rPr>
                <w:rFonts w:eastAsia="Times New Roman" w:cstheme="minorHAnsi"/>
                <w:color w:val="000000"/>
                <w:highlight w:val="yellow"/>
              </w:rPr>
            </w:rPrChange>
          </w:rPr>
          <w:t xml:space="preserve">gain </w:t>
        </w:r>
      </w:ins>
      <w:r w:rsidRPr="004761D8">
        <w:rPr>
          <w:rFonts w:eastAsia="Times New Roman" w:cstheme="minorHAnsi"/>
          <w:color w:val="000000"/>
        </w:rPr>
        <w:t xml:space="preserve">advantage on Strength </w:t>
      </w:r>
      <w:r w:rsidR="007538A3" w:rsidRPr="004761D8">
        <w:rPr>
          <w:rFonts w:eastAsia="Times New Roman" w:cstheme="minorHAnsi"/>
          <w:color w:val="000000"/>
        </w:rPr>
        <w:t>c</w:t>
      </w:r>
      <w:r w:rsidRPr="004761D8">
        <w:rPr>
          <w:rFonts w:eastAsia="Times New Roman" w:cstheme="minorHAnsi"/>
          <w:color w:val="000000"/>
        </w:rPr>
        <w:t xml:space="preserve">hecks and Strength saving throws. </w:t>
      </w:r>
    </w:p>
    <w:p w14:paraId="6621A079" w14:textId="2469ECB5" w:rsidR="00D02D72" w:rsidRDefault="00D02D72" w:rsidP="00933464">
      <w:pPr>
        <w:pStyle w:val="ListParagraph"/>
        <w:numPr>
          <w:ilvl w:val="0"/>
          <w:numId w:val="38"/>
        </w:numPr>
        <w:rPr>
          <w:ins w:id="5197" w:author="Admin" w:date="2021-09-10T19:37:00Z"/>
          <w:rFonts w:eastAsia="Times New Roman" w:cstheme="minorHAnsi"/>
          <w:color w:val="000000"/>
        </w:rPr>
      </w:pPr>
      <w:r w:rsidRPr="004761D8">
        <w:rPr>
          <w:rFonts w:eastAsia="Times New Roman" w:cstheme="minorHAnsi"/>
          <w:color w:val="000000"/>
        </w:rPr>
        <w:t xml:space="preserve">When they make a melee weapon </w:t>
      </w:r>
      <w:r w:rsidR="007538A3" w:rsidRPr="004761D8">
        <w:rPr>
          <w:rFonts w:eastAsia="Times New Roman" w:cstheme="minorHAnsi"/>
          <w:color w:val="000000"/>
        </w:rPr>
        <w:t>a</w:t>
      </w:r>
      <w:r w:rsidRPr="004761D8">
        <w:rPr>
          <w:rFonts w:eastAsia="Times New Roman" w:cstheme="minorHAnsi"/>
          <w:color w:val="000000"/>
        </w:rPr>
        <w:t xml:space="preserve">ttack using Strength, they gain a </w:t>
      </w:r>
      <w:r w:rsidR="004C4475" w:rsidRPr="004761D8">
        <w:rPr>
          <w:rFonts w:eastAsia="Times New Roman" w:cstheme="minorHAnsi"/>
          <w:color w:val="000000"/>
        </w:rPr>
        <w:t xml:space="preserve">+2 </w:t>
      </w:r>
      <w:r w:rsidRPr="004761D8">
        <w:rPr>
          <w:rFonts w:eastAsia="Times New Roman" w:cstheme="minorHAnsi"/>
          <w:color w:val="000000"/>
        </w:rPr>
        <w:t>bonus to the damage roll</w:t>
      </w:r>
      <w:ins w:id="5198" w:author="Admin" w:date="2021-09-10T20:03:00Z">
        <w:r w:rsidR="004B6950">
          <w:rPr>
            <w:rFonts w:eastAsia="Times New Roman" w:cstheme="minorHAnsi"/>
            <w:color w:val="000000"/>
          </w:rPr>
          <w:t>. You may apply this twice per round</w:t>
        </w:r>
      </w:ins>
      <w:del w:id="5199" w:author="Admin" w:date="2021-05-14T01:41:00Z">
        <w:r w:rsidRPr="004761D8" w:rsidDel="00E14172">
          <w:rPr>
            <w:rFonts w:eastAsia="Times New Roman" w:cstheme="minorHAnsi"/>
            <w:color w:val="000000"/>
          </w:rPr>
          <w:delText xml:space="preserve"> </w:delText>
        </w:r>
        <w:r w:rsidR="004C4475" w:rsidRPr="004761D8" w:rsidDel="00E14172">
          <w:rPr>
            <w:rFonts w:eastAsia="Times New Roman" w:cstheme="minorHAnsi"/>
            <w:color w:val="000000"/>
          </w:rPr>
          <w:delText>(this applies only twice per round)</w:delText>
        </w:r>
      </w:del>
      <w:r w:rsidR="004C4475" w:rsidRPr="004761D8">
        <w:rPr>
          <w:rFonts w:eastAsia="Times New Roman" w:cstheme="minorHAnsi"/>
          <w:color w:val="000000"/>
        </w:rPr>
        <w:t>.</w:t>
      </w:r>
    </w:p>
    <w:p w14:paraId="5A65F182" w14:textId="07839143" w:rsidR="004761D8" w:rsidRPr="004761D8" w:rsidRDefault="004761D8">
      <w:pPr>
        <w:pStyle w:val="ListParagraph"/>
        <w:numPr>
          <w:ilvl w:val="0"/>
          <w:numId w:val="38"/>
        </w:numPr>
        <w:rPr>
          <w:rFonts w:eastAsia="Times New Roman" w:cstheme="minorHAnsi"/>
          <w:color w:val="000000"/>
        </w:rPr>
      </w:pPr>
      <w:ins w:id="5200" w:author="Admin" w:date="2021-09-10T19:37:00Z">
        <w:r>
          <w:rPr>
            <w:rFonts w:eastAsia="Times New Roman" w:cstheme="minorHAnsi"/>
            <w:color w:val="000000"/>
          </w:rPr>
          <w:lastRenderedPageBreak/>
          <w:t>They gain resistance to all weapon damage</w:t>
        </w:r>
      </w:ins>
      <w:ins w:id="5201" w:author="Admin" w:date="2021-09-10T19:49:00Z">
        <w:r w:rsidR="00B429D9">
          <w:rPr>
            <w:rFonts w:eastAsia="Times New Roman" w:cstheme="minorHAnsi"/>
            <w:color w:val="000000"/>
          </w:rPr>
          <w:t xml:space="preserve">, reducing damage by no more than </w:t>
        </w:r>
      </w:ins>
      <w:ins w:id="5202" w:author="Admin" w:date="2021-09-10T19:50:00Z">
        <w:r w:rsidR="00B429D9">
          <w:rPr>
            <w:rFonts w:eastAsia="Times New Roman" w:cstheme="minorHAnsi"/>
            <w:color w:val="000000"/>
          </w:rPr>
          <w:t xml:space="preserve">three </w:t>
        </w:r>
      </w:ins>
      <w:ins w:id="5203" w:author="Admin" w:date="2021-09-10T19:49:00Z">
        <w:r w:rsidR="00B429D9">
          <w:rPr>
            <w:rFonts w:eastAsia="Times New Roman" w:cstheme="minorHAnsi"/>
            <w:color w:val="000000"/>
          </w:rPr>
          <w:t xml:space="preserve">times </w:t>
        </w:r>
      </w:ins>
      <w:ins w:id="5204" w:author="Admin" w:date="2021-09-10T19:37:00Z">
        <w:r>
          <w:rPr>
            <w:rFonts w:eastAsia="Times New Roman" w:cstheme="minorHAnsi"/>
            <w:color w:val="000000"/>
          </w:rPr>
          <w:t xml:space="preserve">the spell level. </w:t>
        </w:r>
      </w:ins>
    </w:p>
    <w:p w14:paraId="33162071" w14:textId="005BE69F" w:rsidR="00D02D72" w:rsidRPr="004A6694" w:rsidDel="00E30856" w:rsidRDefault="00D02D72" w:rsidP="003C4628">
      <w:pPr>
        <w:pStyle w:val="ListParagraph"/>
        <w:numPr>
          <w:ilvl w:val="0"/>
          <w:numId w:val="38"/>
        </w:numPr>
        <w:rPr>
          <w:del w:id="5205" w:author="Admin" w:date="2021-09-10T18:27:00Z"/>
          <w:rFonts w:eastAsia="Times New Roman" w:cstheme="minorHAnsi"/>
          <w:color w:val="000000"/>
        </w:rPr>
      </w:pPr>
      <w:del w:id="5206" w:author="Admin" w:date="2021-09-10T18:24:00Z">
        <w:r w:rsidRPr="004A6694" w:rsidDel="00E30856">
          <w:rPr>
            <w:rFonts w:eastAsia="Times New Roman" w:cstheme="minorHAnsi"/>
            <w:color w:val="000000"/>
          </w:rPr>
          <w:delText xml:space="preserve">They have Resistance to </w:delText>
        </w:r>
        <w:r w:rsidR="00D90E4F" w:rsidDel="00E30856">
          <w:rPr>
            <w:rFonts w:eastAsia="Times New Roman" w:cstheme="minorHAnsi"/>
            <w:color w:val="000000"/>
          </w:rPr>
          <w:delText>b</w:delText>
        </w:r>
        <w:r w:rsidRPr="004A6694" w:rsidDel="00E30856">
          <w:rPr>
            <w:rFonts w:eastAsia="Times New Roman" w:cstheme="minorHAnsi"/>
            <w:color w:val="000000"/>
          </w:rPr>
          <w:delText xml:space="preserve">ludgeoning, piercing, and slashing damage. </w:delText>
        </w:r>
      </w:del>
    </w:p>
    <w:p w14:paraId="72E76AC3" w14:textId="762D0456" w:rsidR="00D02D72" w:rsidRPr="004A6694" w:rsidRDefault="00D02D72">
      <w:pPr>
        <w:pStyle w:val="ListParagraph"/>
        <w:numPr>
          <w:ilvl w:val="0"/>
          <w:numId w:val="38"/>
        </w:numPr>
        <w:rPr>
          <w:rFonts w:eastAsia="Times New Roman" w:cstheme="minorHAnsi"/>
          <w:color w:val="000000"/>
        </w:rPr>
      </w:pPr>
      <w:r w:rsidRPr="004A6694">
        <w:rPr>
          <w:rFonts w:eastAsia="Times New Roman" w:cstheme="minorHAnsi"/>
          <w:color w:val="000000"/>
        </w:rPr>
        <w:t>The</w:t>
      </w:r>
      <w:ins w:id="5207" w:author="Admin" w:date="2021-05-14T01:41:00Z">
        <w:r w:rsidR="00E14172">
          <w:rPr>
            <w:rFonts w:eastAsia="Times New Roman" w:cstheme="minorHAnsi"/>
            <w:color w:val="000000"/>
          </w:rPr>
          <w:t>y</w:t>
        </w:r>
      </w:ins>
      <w:r w:rsidRPr="004A6694">
        <w:rPr>
          <w:rFonts w:eastAsia="Times New Roman" w:cstheme="minorHAnsi"/>
          <w:color w:val="000000"/>
        </w:rPr>
        <w:t xml:space="preserve"> </w:t>
      </w:r>
      <w:r w:rsidR="00FC1C98">
        <w:rPr>
          <w:rFonts w:eastAsia="Times New Roman" w:cstheme="minorHAnsi"/>
          <w:color w:val="000000"/>
        </w:rPr>
        <w:t>suffer</w:t>
      </w:r>
      <w:del w:id="5208" w:author="Admin" w:date="2021-05-14T01:41:00Z">
        <w:r w:rsidR="00FC1C98" w:rsidDel="00E14172">
          <w:rPr>
            <w:rFonts w:eastAsia="Times New Roman" w:cstheme="minorHAnsi"/>
            <w:color w:val="000000"/>
          </w:rPr>
          <w:delText>s</w:delText>
        </w:r>
      </w:del>
      <w:r w:rsidR="00FC1C98">
        <w:rPr>
          <w:rFonts w:eastAsia="Times New Roman" w:cstheme="minorHAnsi"/>
          <w:color w:val="000000"/>
        </w:rPr>
        <w:t xml:space="preserve"> the </w:t>
      </w:r>
      <w:del w:id="5209" w:author="Admin" w:date="2021-05-14T01:41:00Z">
        <w:r w:rsidR="00FC1C98" w:rsidDel="00E14172">
          <w:rPr>
            <w:rFonts w:eastAsia="Times New Roman" w:cstheme="minorHAnsi"/>
            <w:color w:val="000000"/>
          </w:rPr>
          <w:delText xml:space="preserve">distracted </w:delText>
        </w:r>
      </w:del>
      <w:ins w:id="5210" w:author="Admin" w:date="2021-05-14T01:41:00Z">
        <w:r w:rsidR="00E14172">
          <w:rPr>
            <w:rFonts w:eastAsia="Times New Roman" w:cstheme="minorHAnsi"/>
            <w:color w:val="000000"/>
          </w:rPr>
          <w:t xml:space="preserve">Distracted </w:t>
        </w:r>
      </w:ins>
      <w:r w:rsidR="00FC1C98">
        <w:rPr>
          <w:rFonts w:eastAsia="Times New Roman" w:cstheme="minorHAnsi"/>
          <w:color w:val="000000"/>
        </w:rPr>
        <w:t xml:space="preserve">condition </w:t>
      </w:r>
      <w:r w:rsidRPr="004A6694">
        <w:rPr>
          <w:rFonts w:eastAsia="Times New Roman" w:cstheme="minorHAnsi"/>
          <w:color w:val="000000"/>
        </w:rPr>
        <w:t xml:space="preserve">(DC is equal to your spell DC). </w:t>
      </w:r>
    </w:p>
    <w:p w14:paraId="32F7A145" w14:textId="77777777" w:rsidR="00D02D72" w:rsidRPr="004A6694" w:rsidRDefault="00D02D72">
      <w:pPr>
        <w:contextualSpacing/>
        <w:rPr>
          <w:rFonts w:eastAsia="Times New Roman" w:cstheme="minorHAnsi"/>
          <w:color w:val="000000"/>
        </w:rPr>
      </w:pPr>
      <w:r w:rsidRPr="004A6694">
        <w:rPr>
          <w:rFonts w:eastAsia="Times New Roman" w:cstheme="minorHAnsi"/>
          <w:color w:val="000000"/>
        </w:rPr>
        <w:t xml:space="preserve">The rage ends early if the target is knocked unconscious, or if their turn ends without being attacked or attacking a hostile creature, or if not taking at least one point of damage in that turn. </w:t>
      </w:r>
    </w:p>
    <w:p w14:paraId="60F2933B" w14:textId="77777777" w:rsidR="00D02D72" w:rsidRPr="004A6694" w:rsidRDefault="00D02D72" w:rsidP="00216993">
      <w:pPr>
        <w:contextualSpacing/>
        <w:rPr>
          <w:rFonts w:eastAsia="Times New Roman" w:cstheme="minorHAnsi"/>
          <w:color w:val="000000"/>
        </w:rPr>
      </w:pPr>
      <w:r w:rsidRPr="004A6694">
        <w:rPr>
          <w:rFonts w:eastAsia="Times New Roman" w:cstheme="minorHAnsi"/>
          <w:color w:val="000000"/>
        </w:rPr>
        <w:t>The benefits of this spell are not gained if the target is wearing heavy armor</w:t>
      </w:r>
      <w:r w:rsidR="004C4475">
        <w:rPr>
          <w:rFonts w:eastAsia="Times New Roman" w:cstheme="minorHAnsi"/>
          <w:color w:val="000000"/>
        </w:rPr>
        <w:t>.</w:t>
      </w:r>
    </w:p>
    <w:p w14:paraId="072272C4" w14:textId="3D66D3DA" w:rsidR="004761D8" w:rsidRDefault="00D02D72">
      <w:pPr>
        <w:rPr>
          <w:ins w:id="5211" w:author="Admin" w:date="2021-09-10T19:38:00Z"/>
          <w:rFonts w:eastAsia="Times New Roman" w:cstheme="minorHAnsi"/>
          <w:color w:val="000000"/>
        </w:rPr>
        <w:pPrChange w:id="5212" w:author="Admin" w:date="2021-09-10T20:00:00Z">
          <w:pPr>
            <w:contextualSpacing/>
          </w:pPr>
        </w:pPrChange>
      </w:pPr>
      <w:r w:rsidRPr="004A6694">
        <w:rPr>
          <w:rFonts w:eastAsia="Times New Roman" w:cstheme="minorHAnsi"/>
          <w:color w:val="000000"/>
        </w:rPr>
        <w:t>A creature affected by this spell makes another Stamina saving throw at the end of its turn. On a successful save, the effect ends for it. If the rage continues for more than two rounds, the creature gains one level of exhaustion at the end of the rage</w:t>
      </w:r>
      <w:ins w:id="5213" w:author="Admin" w:date="2021-09-10T20:00:00Z">
        <w:r w:rsidR="004B6950">
          <w:rPr>
            <w:rFonts w:eastAsia="Times New Roman" w:cstheme="minorHAnsi"/>
            <w:color w:val="000000"/>
          </w:rPr>
          <w:t xml:space="preserve"> for 10 minutes for each round spent in rage</w:t>
        </w:r>
      </w:ins>
      <w:r w:rsidRPr="004A6694">
        <w:rPr>
          <w:rFonts w:eastAsia="Times New Roman" w:cstheme="minorHAnsi"/>
          <w:color w:val="000000"/>
        </w:rPr>
        <w:t xml:space="preserve">. </w:t>
      </w:r>
      <w:ins w:id="5214" w:author="Admin" w:date="2021-09-10T19:38:00Z">
        <w:r w:rsidR="004761D8">
          <w:rPr>
            <w:rFonts w:eastAsia="Times New Roman" w:cstheme="minorHAnsi"/>
            <w:color w:val="000000"/>
          </w:rPr>
          <w:t xml:space="preserve">A creature can benefit from this spell a number of times equal to their proficiency bonus, replenishing on a rest. </w:t>
        </w:r>
      </w:ins>
    </w:p>
    <w:p w14:paraId="55071CFE" w14:textId="11189181" w:rsidR="00D02D72" w:rsidRPr="004A6694" w:rsidDel="00E30856" w:rsidRDefault="00D02D72">
      <w:pPr>
        <w:rPr>
          <w:del w:id="5215" w:author="Admin" w:date="2021-09-10T18:27:00Z"/>
          <w:rFonts w:eastAsia="Times New Roman" w:cstheme="minorHAnsi"/>
          <w:color w:val="000000"/>
        </w:rPr>
      </w:pPr>
      <w:del w:id="5216" w:author="Admin" w:date="2021-09-10T19:39:00Z">
        <w:r w:rsidRPr="004A6694" w:rsidDel="004761D8">
          <w:rPr>
            <w:rFonts w:eastAsia="Times New Roman" w:cstheme="minorHAnsi"/>
            <w:color w:val="000000"/>
          </w:rPr>
          <w:br/>
        </w:r>
      </w:del>
      <w:del w:id="5217" w:author="Admin" w:date="2021-09-10T18:27:00Z">
        <w:r w:rsidRPr="004A6694" w:rsidDel="00E30856">
          <w:rPr>
            <w:rFonts w:eastAsia="Times New Roman" w:cstheme="minorHAnsi"/>
            <w:color w:val="000000"/>
          </w:rPr>
          <w:delText xml:space="preserve">A creature cannot benefit from this spell more than once per their own proficiency bonus per every long rest. </w:delText>
        </w:r>
      </w:del>
    </w:p>
    <w:bookmarkEnd w:id="5188"/>
    <w:p w14:paraId="0CF01EF5" w14:textId="13397B88" w:rsidR="00D02D72" w:rsidRPr="00216993" w:rsidRDefault="004C4475">
      <w:pPr>
        <w:rPr>
          <w:rFonts w:eastAsia="Times New Roman" w:cstheme="minorHAnsi"/>
          <w:color w:val="000000"/>
        </w:rPr>
        <w:pPrChange w:id="5218" w:author="Admin" w:date="2021-09-10T18:27:00Z">
          <w:pPr>
            <w:contextualSpacing/>
          </w:pPr>
        </w:pPrChange>
      </w:pPr>
      <w:r>
        <w:rPr>
          <w:rFonts w:eastAsia="Times New Roman" w:cstheme="minorHAnsi"/>
          <w:b/>
          <w:bCs/>
          <w:color w:val="000000"/>
        </w:rPr>
        <w:t xml:space="preserve">Heightened. </w:t>
      </w:r>
      <w:r>
        <w:rPr>
          <w:rFonts w:eastAsia="Times New Roman" w:cstheme="minorHAnsi"/>
          <w:color w:val="000000"/>
        </w:rPr>
        <w:t>For each 3 spell levels heightened above 2nd level, the bonus to damage rolls increases by 1 (+3 at 5th, +4 at 8th).</w:t>
      </w:r>
    </w:p>
    <w:p w14:paraId="72E058F2" w14:textId="77777777" w:rsidR="004C4475" w:rsidRDefault="004C4475">
      <w:pPr>
        <w:contextualSpacing/>
        <w:rPr>
          <w:rFonts w:eastAsia="Times New Roman" w:cstheme="minorHAnsi"/>
          <w:color w:val="000000"/>
        </w:rPr>
      </w:pPr>
    </w:p>
    <w:p w14:paraId="23C121BE" w14:textId="77777777" w:rsidR="007D7AD4" w:rsidRPr="004A6694" w:rsidRDefault="007D7AD4" w:rsidP="007D7AD4">
      <w:pPr>
        <w:contextualSpacing/>
        <w:rPr>
          <w:rFonts w:eastAsia="Times New Roman" w:cstheme="minorHAnsi"/>
        </w:rPr>
      </w:pPr>
      <w:r>
        <w:rPr>
          <w:rFonts w:eastAsia="Times New Roman" w:cstheme="minorHAnsi"/>
          <w:b/>
          <w:bCs/>
          <w:color w:val="000000"/>
        </w:rPr>
        <w:t>Big Bad Voodoo</w:t>
      </w:r>
      <w:r w:rsidRPr="004A6694">
        <w:rPr>
          <w:rFonts w:eastAsia="Times New Roman" w:cstheme="minorHAnsi"/>
          <w:b/>
          <w:bCs/>
          <w:color w:val="000000"/>
        </w:rPr>
        <w:t xml:space="preserve"> [level</w:t>
      </w:r>
      <w:r w:rsidRPr="004A6694" w:rsidDel="00185ACB">
        <w:rPr>
          <w:rFonts w:eastAsia="Times New Roman" w:cstheme="minorHAnsi"/>
          <w:b/>
          <w:bCs/>
          <w:color w:val="000000"/>
        </w:rPr>
        <w:t xml:space="preserve"> </w:t>
      </w:r>
      <w:r>
        <w:rPr>
          <w:rFonts w:eastAsia="Times New Roman" w:cstheme="minorHAnsi"/>
          <w:b/>
          <w:bCs/>
          <w:color w:val="000000"/>
        </w:rPr>
        <w:t>6</w:t>
      </w:r>
      <w:r w:rsidRPr="004A6694">
        <w:rPr>
          <w:rFonts w:eastAsia="Times New Roman" w:cstheme="minorHAnsi"/>
          <w:b/>
          <w:bCs/>
          <w:color w:val="000000"/>
        </w:rPr>
        <w:t>]</w:t>
      </w:r>
    </w:p>
    <w:p w14:paraId="43384A2B" w14:textId="77777777" w:rsidR="007D7AD4" w:rsidRPr="004A6694" w:rsidRDefault="007D7AD4" w:rsidP="007D7AD4">
      <w:pPr>
        <w:contextualSpacing/>
        <w:rPr>
          <w:rFonts w:eastAsia="Times New Roman" w:cstheme="minorHAnsi"/>
        </w:rPr>
      </w:pPr>
      <w:r w:rsidRPr="004A6694">
        <w:rPr>
          <w:rFonts w:eastAsia="Times New Roman" w:cstheme="minorHAnsi"/>
          <w:color w:val="000000"/>
        </w:rPr>
        <w:t>Abjuration</w:t>
      </w:r>
    </w:p>
    <w:p w14:paraId="61822CC9" w14:textId="77777777" w:rsidR="007D7AD4" w:rsidRPr="004A6694" w:rsidRDefault="007D7AD4" w:rsidP="007D7AD4">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59FCFAB4" w14:textId="77777777" w:rsidR="007D7AD4" w:rsidRDefault="007D7AD4" w:rsidP="007D7AD4">
      <w:pPr>
        <w:contextualSpacing/>
        <w:rPr>
          <w:rFonts w:eastAsia="Times New Roman" w:cstheme="minorHAnsi"/>
          <w:b/>
          <w:bCs/>
          <w:color w:val="000000"/>
        </w:rPr>
      </w:pPr>
      <w:r w:rsidRPr="007D7AD4">
        <w:rPr>
          <w:rFonts w:eastAsia="Times New Roman" w:cstheme="minorHAnsi"/>
          <w:b/>
          <w:bCs/>
          <w:color w:val="000000"/>
        </w:rPr>
        <w:t>Range</w:t>
      </w:r>
      <w:r w:rsidR="007538A3">
        <w:rPr>
          <w:b/>
          <w:bCs/>
        </w:rPr>
        <w:t>:</w:t>
      </w:r>
      <w:r>
        <w:rPr>
          <w:rFonts w:eastAsia="Times New Roman" w:cstheme="minorHAnsi"/>
          <w:color w:val="000000"/>
        </w:rPr>
        <w:t xml:space="preserve"> 30-foot-radius sphere, centered on you</w:t>
      </w:r>
    </w:p>
    <w:p w14:paraId="592AA381" w14:textId="77777777" w:rsidR="007D7AD4" w:rsidRPr="004A6694" w:rsidRDefault="007D7AD4" w:rsidP="007D7AD4">
      <w:pPr>
        <w:contextualSpacing/>
        <w:rPr>
          <w:rFonts w:eastAsia="Times New Roman" w:cstheme="minorHAnsi"/>
          <w:color w:val="000000"/>
        </w:rPr>
      </w:pPr>
      <w:r w:rsidRPr="004A6694">
        <w:rPr>
          <w:rFonts w:eastAsia="Times New Roman" w:cstheme="minorHAnsi"/>
          <w:b/>
          <w:bCs/>
          <w:color w:val="000000"/>
        </w:rPr>
        <w:t>Components</w:t>
      </w:r>
      <w:r w:rsidR="007538A3">
        <w:rPr>
          <w:b/>
          <w:bCs/>
        </w:rPr>
        <w:t>:</w:t>
      </w:r>
      <w:r w:rsidRPr="004A6694">
        <w:rPr>
          <w:rFonts w:eastAsia="Times New Roman" w:cstheme="minorHAnsi"/>
          <w:color w:val="000000"/>
        </w:rPr>
        <w:t xml:space="preserve"> V, S</w:t>
      </w:r>
    </w:p>
    <w:p w14:paraId="53CF7D14" w14:textId="77777777" w:rsidR="007D7AD4" w:rsidRPr="004A6694" w:rsidRDefault="007D7AD4" w:rsidP="007D7AD4">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Concentration, up to 1 minute</w:t>
      </w:r>
    </w:p>
    <w:p w14:paraId="59FE53B6" w14:textId="100E5BFF" w:rsidR="007D7AD4" w:rsidRPr="004A6694" w:rsidRDefault="007D7AD4" w:rsidP="005F59AA">
      <w:pPr>
        <w:contextualSpacing/>
        <w:rPr>
          <w:rFonts w:eastAsia="Times New Roman" w:cstheme="minorHAnsi"/>
          <w:color w:val="000000"/>
        </w:rPr>
        <w:pPrChange w:id="5219" w:author="Admin" w:date="2022-04-18T23:55:00Z">
          <w:pPr>
            <w:contextualSpacing/>
          </w:pPr>
        </w:pPrChange>
      </w:pPr>
      <w:r w:rsidRPr="004A6694">
        <w:rPr>
          <w:rFonts w:eastAsia="Times New Roman" w:cstheme="minorHAnsi"/>
          <w:color w:val="000000"/>
        </w:rPr>
        <w:t>You raise your hand</w:t>
      </w:r>
      <w:del w:id="5220" w:author="Admin" w:date="2022-04-18T23:55:00Z">
        <w:r w:rsidRPr="004A6694" w:rsidDel="005F59AA">
          <w:rPr>
            <w:rFonts w:eastAsia="Times New Roman" w:cstheme="minorHAnsi"/>
            <w:color w:val="000000"/>
          </w:rPr>
          <w:delText xml:space="preserve">, </w:delText>
        </w:r>
      </w:del>
      <w:ins w:id="5221" w:author="Admin" w:date="2022-04-18T23:55:00Z">
        <w:r w:rsidR="005F59AA">
          <w:rPr>
            <w:rFonts w:eastAsia="Times New Roman" w:cstheme="minorHAnsi"/>
            <w:color w:val="000000"/>
          </w:rPr>
          <w:t xml:space="preserve"> </w:t>
        </w:r>
      </w:ins>
      <w:r w:rsidRPr="004A6694">
        <w:rPr>
          <w:rFonts w:eastAsia="Times New Roman" w:cstheme="minorHAnsi"/>
          <w:color w:val="000000"/>
        </w:rPr>
        <w:t xml:space="preserve">and </w:t>
      </w:r>
      <w:del w:id="5222" w:author="Admin" w:date="2022-04-18T23:55:00Z">
        <w:r w:rsidRPr="004A6694" w:rsidDel="005F59AA">
          <w:rPr>
            <w:rFonts w:eastAsia="Times New Roman" w:cstheme="minorHAnsi"/>
            <w:color w:val="000000"/>
          </w:rPr>
          <w:delText xml:space="preserve">are </w:delText>
        </w:r>
      </w:del>
      <w:r>
        <w:rPr>
          <w:rFonts w:eastAsia="Times New Roman" w:cstheme="minorHAnsi"/>
          <w:color w:val="000000"/>
        </w:rPr>
        <w:t xml:space="preserve">summon the strength of powerful </w:t>
      </w:r>
      <w:r w:rsidR="003003C2">
        <w:rPr>
          <w:rFonts w:eastAsia="Times New Roman" w:cstheme="minorHAnsi"/>
          <w:color w:val="000000"/>
        </w:rPr>
        <w:t>L</w:t>
      </w:r>
      <w:r>
        <w:rPr>
          <w:rFonts w:eastAsia="Times New Roman" w:cstheme="minorHAnsi"/>
          <w:color w:val="000000"/>
        </w:rPr>
        <w:t>oa spirits. Choose up to six creatures in a 30-foot-radius sphere centered on you</w:t>
      </w:r>
      <w:r w:rsidRPr="004A6694">
        <w:rPr>
          <w:rFonts w:eastAsia="Times New Roman" w:cstheme="minorHAnsi"/>
          <w:color w:val="000000"/>
        </w:rPr>
        <w:t xml:space="preserve">, granting </w:t>
      </w:r>
      <w:r>
        <w:rPr>
          <w:rFonts w:eastAsia="Times New Roman" w:cstheme="minorHAnsi"/>
          <w:color w:val="000000"/>
        </w:rPr>
        <w:t>them 6</w:t>
      </w:r>
      <w:r w:rsidRPr="004A6694">
        <w:rPr>
          <w:rFonts w:eastAsia="Times New Roman" w:cstheme="minorHAnsi"/>
          <w:color w:val="000000"/>
        </w:rPr>
        <w:t>d</w:t>
      </w:r>
      <w:r>
        <w:rPr>
          <w:rFonts w:eastAsia="Times New Roman" w:cstheme="minorHAnsi"/>
          <w:color w:val="000000"/>
        </w:rPr>
        <w:t>8</w:t>
      </w:r>
      <w:r w:rsidRPr="004A6694">
        <w:rPr>
          <w:rFonts w:eastAsia="Times New Roman" w:cstheme="minorHAnsi"/>
          <w:color w:val="000000"/>
        </w:rPr>
        <w:t xml:space="preserve"> temporary hit points so long as </w:t>
      </w:r>
      <w:r>
        <w:rPr>
          <w:rFonts w:eastAsia="Times New Roman" w:cstheme="minorHAnsi"/>
          <w:color w:val="000000"/>
        </w:rPr>
        <w:t>the spell is active</w:t>
      </w:r>
      <w:r w:rsidRPr="004A6694">
        <w:rPr>
          <w:rFonts w:eastAsia="Times New Roman" w:cstheme="minorHAnsi"/>
          <w:color w:val="000000"/>
        </w:rPr>
        <w:t xml:space="preserve">. Furthermore, the temporary hit points </w:t>
      </w:r>
      <w:r w:rsidRPr="004A6694">
        <w:rPr>
          <w:rFonts w:eastAsia="Times New Roman" w:cstheme="minorHAnsi"/>
          <w:color w:val="000000"/>
        </w:rPr>
        <w:lastRenderedPageBreak/>
        <w:t>can also be spent to absorb spells (3 hit points per spell level).</w:t>
      </w:r>
    </w:p>
    <w:p w14:paraId="0CDE5918" w14:textId="77777777" w:rsidR="007D7AD4" w:rsidRDefault="007D7AD4" w:rsidP="007D7AD4">
      <w:pPr>
        <w:contextualSpacing/>
        <w:rPr>
          <w:rFonts w:eastAsia="Times New Roman" w:cstheme="minorHAnsi"/>
          <w:color w:val="000000"/>
        </w:rPr>
      </w:pPr>
      <w:r w:rsidRPr="004A6694">
        <w:rPr>
          <w:rFonts w:eastAsia="Times New Roman" w:cstheme="minorHAnsi"/>
          <w:color w:val="000000"/>
        </w:rPr>
        <w:t>If the shield manages</w:t>
      </w:r>
      <w:r w:rsidRPr="000D5DB5">
        <w:rPr>
          <w:rFonts w:eastAsia="Times New Roman" w:cstheme="minorHAnsi"/>
          <w:color w:val="000000"/>
        </w:rPr>
        <w:t xml:space="preserve"> to absorb all damage from </w:t>
      </w:r>
      <w:r>
        <w:rPr>
          <w:rFonts w:eastAsia="Times New Roman" w:cstheme="minorHAnsi"/>
          <w:color w:val="000000"/>
        </w:rPr>
        <w:t xml:space="preserve">an </w:t>
      </w:r>
      <w:r w:rsidRPr="000D5DB5">
        <w:rPr>
          <w:rFonts w:eastAsia="Times New Roman" w:cstheme="minorHAnsi"/>
          <w:color w:val="000000"/>
        </w:rPr>
        <w:t>effect</w:t>
      </w:r>
      <w:r>
        <w:rPr>
          <w:rFonts w:eastAsia="Times New Roman" w:cstheme="minorHAnsi"/>
          <w:color w:val="000000"/>
        </w:rPr>
        <w:t xml:space="preserve"> or absorb a spell</w:t>
      </w:r>
      <w:r w:rsidRPr="000D5DB5">
        <w:rPr>
          <w:rFonts w:eastAsia="Times New Roman" w:cstheme="minorHAnsi"/>
          <w:color w:val="000000"/>
        </w:rPr>
        <w:t xml:space="preserve">, </w:t>
      </w:r>
      <w:r>
        <w:rPr>
          <w:rFonts w:eastAsia="Times New Roman" w:cstheme="minorHAnsi"/>
          <w:color w:val="000000"/>
        </w:rPr>
        <w:t xml:space="preserve">the warded creatures </w:t>
      </w:r>
      <w:r w:rsidRPr="000D5DB5">
        <w:rPr>
          <w:rFonts w:eastAsia="Times New Roman" w:cstheme="minorHAnsi"/>
          <w:color w:val="000000"/>
        </w:rPr>
        <w:t>are protected against any secondary effects</w:t>
      </w:r>
      <w:r>
        <w:rPr>
          <w:rFonts w:eastAsia="Times New Roman" w:cstheme="minorHAnsi"/>
          <w:color w:val="000000"/>
        </w:rPr>
        <w:t xml:space="preserve"> (as if immune)</w:t>
      </w:r>
      <w:r w:rsidRPr="000D5DB5">
        <w:rPr>
          <w:rFonts w:eastAsia="Times New Roman" w:cstheme="minorHAnsi"/>
          <w:color w:val="000000"/>
        </w:rPr>
        <w:t xml:space="preserve">. </w:t>
      </w:r>
      <w:r>
        <w:rPr>
          <w:rFonts w:eastAsia="Times New Roman" w:cstheme="minorHAnsi"/>
          <w:color w:val="000000"/>
        </w:rPr>
        <w:t xml:space="preserve">This can be determined after a saving throw. </w:t>
      </w:r>
    </w:p>
    <w:p w14:paraId="490C9761" w14:textId="77777777" w:rsidR="007D7AD4" w:rsidRDefault="007D7AD4" w:rsidP="007D7AD4">
      <w:pPr>
        <w:contextualSpacing/>
        <w:rPr>
          <w:rFonts w:eastAsia="Times New Roman" w:cstheme="minorHAnsi"/>
          <w:color w:val="000000"/>
        </w:rPr>
      </w:pPr>
      <w:r>
        <w:rPr>
          <w:rFonts w:eastAsia="Times New Roman" w:cstheme="minorHAnsi"/>
          <w:color w:val="000000"/>
        </w:rPr>
        <w:t xml:space="preserve">The spell cannot be overwhelmed with one attack. If reduced to 0 temporary hit points with one attack, the spell ends with 1 hit point instead. This can occur only once for every instance of the spell being cast. </w:t>
      </w:r>
    </w:p>
    <w:p w14:paraId="03183DC8" w14:textId="77777777" w:rsidR="007D7AD4" w:rsidRPr="000D5DB5" w:rsidRDefault="007D7AD4" w:rsidP="007D7AD4">
      <w:pPr>
        <w:contextualSpacing/>
        <w:rPr>
          <w:rFonts w:eastAsia="Times New Roman" w:cstheme="minorHAnsi"/>
          <w:color w:val="000000"/>
        </w:rPr>
      </w:pPr>
      <w:r>
        <w:rPr>
          <w:rFonts w:eastAsia="Times New Roman" w:cstheme="minorHAnsi"/>
          <w:color w:val="000000"/>
        </w:rPr>
        <w:t xml:space="preserve">You cannot include yourself in this spell’s targets. </w:t>
      </w:r>
      <w:r w:rsidRPr="00982D42">
        <w:rPr>
          <w:rFonts w:eastAsia="Times New Roman" w:cstheme="minorHAnsi"/>
        </w:rPr>
        <w:t>You can channel this effect instead of merely concentrating, during which the shield</w:t>
      </w:r>
      <w:r>
        <w:rPr>
          <w:rFonts w:eastAsia="Times New Roman" w:cstheme="minorHAnsi"/>
        </w:rPr>
        <w:t>s regain</w:t>
      </w:r>
      <w:r w:rsidRPr="00982D42">
        <w:rPr>
          <w:rFonts w:eastAsia="Times New Roman" w:cstheme="minorHAnsi"/>
        </w:rPr>
        <w:t xml:space="preserve"> 5 hit points per round of channeling. If you cannot maintain line of sight to </w:t>
      </w:r>
      <w:r>
        <w:rPr>
          <w:rFonts w:eastAsia="Times New Roman" w:cstheme="minorHAnsi"/>
        </w:rPr>
        <w:t xml:space="preserve">a shielded </w:t>
      </w:r>
      <w:r w:rsidRPr="00982D42">
        <w:rPr>
          <w:rFonts w:eastAsia="Times New Roman" w:cstheme="minorHAnsi"/>
        </w:rPr>
        <w:t>ally, the effect fades from them (but returns should they return to your line of sight).</w:t>
      </w:r>
      <w:r w:rsidR="003003C2">
        <w:rPr>
          <w:rFonts w:eastAsia="Times New Roman" w:cstheme="minorHAnsi"/>
        </w:rPr>
        <w:t xml:space="preserve"> A creature affected by this spell cannot benefit from it again for 24 hours. </w:t>
      </w:r>
    </w:p>
    <w:p w14:paraId="5406D774" w14:textId="77777777" w:rsidR="007D7AD4" w:rsidRDefault="007D7AD4" w:rsidP="007D7AD4">
      <w:pPr>
        <w:contextualSpacing/>
        <w:rPr>
          <w:rFonts w:eastAsia="Times New Roman" w:cstheme="minorHAnsi"/>
          <w:color w:val="000000"/>
        </w:rPr>
      </w:pPr>
      <w:r w:rsidRPr="000D5DB5">
        <w:rPr>
          <w:rFonts w:eastAsia="Times New Roman" w:cstheme="minorHAnsi"/>
          <w:b/>
          <w:bCs/>
          <w:color w:val="000000"/>
        </w:rPr>
        <w:t xml:space="preserve">Heightened. </w:t>
      </w:r>
      <w:r>
        <w:rPr>
          <w:rFonts w:eastAsia="Times New Roman" w:cstheme="minorHAnsi"/>
          <w:color w:val="000000"/>
        </w:rPr>
        <w:t xml:space="preserve">For every spell level above 6th, the number of temporary hit points increases by 2d8. </w:t>
      </w:r>
    </w:p>
    <w:p w14:paraId="25846705" w14:textId="77777777" w:rsidR="007D7AD4" w:rsidRPr="004A6694" w:rsidRDefault="007D7AD4">
      <w:pPr>
        <w:contextualSpacing/>
        <w:rPr>
          <w:rFonts w:eastAsia="Times New Roman" w:cstheme="minorHAnsi"/>
          <w:color w:val="000000"/>
        </w:rPr>
      </w:pPr>
    </w:p>
    <w:p w14:paraId="6370E82E" w14:textId="77777777" w:rsidR="00933572" w:rsidRPr="004A6694" w:rsidRDefault="00933572">
      <w:pPr>
        <w:contextualSpacing/>
        <w:rPr>
          <w:rFonts w:eastAsia="Times New Roman" w:cstheme="minorHAnsi"/>
          <w:b/>
          <w:bCs/>
          <w:color w:val="000000"/>
        </w:rPr>
      </w:pPr>
      <w:r w:rsidRPr="004A6694">
        <w:rPr>
          <w:rFonts w:eastAsia="Times New Roman" w:cstheme="minorHAnsi"/>
          <w:b/>
          <w:bCs/>
          <w:color w:val="000000"/>
        </w:rPr>
        <w:t>Bind [</w:t>
      </w:r>
      <w:r w:rsidR="00185ACB" w:rsidRPr="004A6694">
        <w:rPr>
          <w:rFonts w:eastAsia="Times New Roman" w:cstheme="minorHAnsi"/>
          <w:b/>
          <w:bCs/>
          <w:color w:val="000000"/>
        </w:rPr>
        <w:t xml:space="preserve">level </w:t>
      </w:r>
      <w:r w:rsidRPr="004A6694">
        <w:rPr>
          <w:rFonts w:eastAsia="Times New Roman" w:cstheme="minorHAnsi"/>
          <w:b/>
          <w:bCs/>
          <w:color w:val="000000"/>
        </w:rPr>
        <w:t>1</w:t>
      </w:r>
      <w:r w:rsidR="00185ACB" w:rsidRPr="004A6694">
        <w:rPr>
          <w:rFonts w:eastAsia="Times New Roman" w:cstheme="minorHAnsi"/>
          <w:b/>
          <w:bCs/>
          <w:color w:val="000000"/>
        </w:rPr>
        <w:t>]</w:t>
      </w:r>
    </w:p>
    <w:p w14:paraId="7D8823D8" w14:textId="77777777" w:rsidR="00933572" w:rsidRPr="004A6694" w:rsidRDefault="00933572" w:rsidP="005D361A">
      <w:pPr>
        <w:contextualSpacing/>
        <w:rPr>
          <w:rFonts w:eastAsia="Times New Roman" w:cstheme="minorHAnsi"/>
          <w:color w:val="000000"/>
        </w:rPr>
      </w:pPr>
      <w:r w:rsidRPr="004A6694">
        <w:rPr>
          <w:rFonts w:eastAsia="Times New Roman" w:cstheme="minorHAnsi"/>
          <w:color w:val="000000"/>
        </w:rPr>
        <w:t>Abjuration</w:t>
      </w:r>
      <w:r w:rsidR="00747736" w:rsidRPr="004A6694">
        <w:rPr>
          <w:rFonts w:eastAsia="Times New Roman" w:cstheme="minorHAnsi"/>
          <w:color w:val="000000"/>
        </w:rPr>
        <w:t xml:space="preserve"> [</w:t>
      </w:r>
      <w:r w:rsidR="005D361A">
        <w:rPr>
          <w:rFonts w:eastAsia="Times New Roman" w:cstheme="minorHAnsi"/>
          <w:color w:val="000000"/>
        </w:rPr>
        <w:t>r</w:t>
      </w:r>
      <w:r w:rsidR="00747736" w:rsidRPr="004A6694">
        <w:rPr>
          <w:rFonts w:eastAsia="Times New Roman" w:cstheme="minorHAnsi"/>
          <w:color w:val="000000"/>
        </w:rPr>
        <w:t>itual]</w:t>
      </w:r>
    </w:p>
    <w:p w14:paraId="6AD40E53" w14:textId="77777777" w:rsidR="00E304CA" w:rsidRPr="004A6694" w:rsidRDefault="00E304CA" w:rsidP="00F1536A">
      <w:pPr>
        <w:contextualSpacing/>
        <w:rPr>
          <w:rFonts w:eastAsia="Times New Roman" w:cstheme="minorHAnsi"/>
          <w:b/>
          <w:bCs/>
          <w:color w:val="000000"/>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00F1536A">
        <w:rPr>
          <w:rFonts w:eastAsia="Times New Roman" w:cstheme="minorHAnsi"/>
          <w:color w:val="000000"/>
        </w:rPr>
        <w:t>1</w:t>
      </w:r>
      <w:r w:rsidR="00564630">
        <w:rPr>
          <w:rFonts w:eastAsia="Times New Roman" w:cstheme="minorHAnsi"/>
          <w:color w:val="000000"/>
        </w:rPr>
        <w:t>0</w:t>
      </w:r>
      <w:r w:rsidRPr="004A6694">
        <w:rPr>
          <w:rFonts w:eastAsia="Times New Roman" w:cstheme="minorHAnsi"/>
          <w:color w:val="000000"/>
        </w:rPr>
        <w:t xml:space="preserve"> </w:t>
      </w:r>
      <w:r w:rsidR="00564630">
        <w:rPr>
          <w:rFonts w:eastAsia="Times New Roman" w:cstheme="minorHAnsi"/>
          <w:color w:val="000000"/>
        </w:rPr>
        <w:t>minutes</w:t>
      </w:r>
    </w:p>
    <w:p w14:paraId="643685E7" w14:textId="77777777" w:rsidR="002C4B7B" w:rsidRPr="004A6694" w:rsidRDefault="002C4B7B">
      <w:pPr>
        <w:contextualSpacing/>
        <w:rPr>
          <w:rFonts w:eastAsia="Times New Roman" w:cstheme="minorHAnsi"/>
          <w:color w:val="000000"/>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60 feet </w:t>
      </w:r>
    </w:p>
    <w:p w14:paraId="1ABBE395" w14:textId="77777777" w:rsidR="001B49D0"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 M (</w:t>
      </w:r>
      <w:r w:rsidR="00DB2A25" w:rsidRPr="004A6694">
        <w:rPr>
          <w:rFonts w:eastAsia="Times New Roman" w:cstheme="minorHAnsi"/>
          <w:color w:val="000000"/>
        </w:rPr>
        <w:t>bond payment, see below)</w:t>
      </w:r>
    </w:p>
    <w:p w14:paraId="35169DDA" w14:textId="77777777" w:rsidR="001945F0" w:rsidRPr="001945F0" w:rsidRDefault="001945F0" w:rsidP="001945F0">
      <w:pPr>
        <w:contextualSpacing/>
        <w:rPr>
          <w:rFonts w:eastAsia="Times New Roman" w:cstheme="minorHAnsi"/>
        </w:rPr>
      </w:pPr>
      <w:r w:rsidRPr="001945F0">
        <w:rPr>
          <w:rFonts w:eastAsia="Times New Roman" w:cstheme="minorHAnsi"/>
          <w:b/>
          <w:bCs/>
        </w:rPr>
        <w:t>Duration</w:t>
      </w:r>
      <w:r>
        <w:rPr>
          <w:rFonts w:eastAsia="Times New Roman" w:cstheme="minorHAnsi"/>
          <w:b/>
          <w:bCs/>
        </w:rPr>
        <w:t>:</w:t>
      </w:r>
      <w:r w:rsidRPr="001945F0">
        <w:rPr>
          <w:rFonts w:eastAsia="Times New Roman" w:cstheme="minorHAnsi"/>
        </w:rPr>
        <w:t xml:space="preserve"> </w:t>
      </w:r>
      <w:r>
        <w:rPr>
          <w:rFonts w:eastAsia="Times New Roman" w:cstheme="minorHAnsi"/>
        </w:rPr>
        <w:t>Special (see below; 24 hour negotiation phase)</w:t>
      </w:r>
    </w:p>
    <w:p w14:paraId="3FB27C0D" w14:textId="77777777" w:rsidR="001945F0" w:rsidRPr="001945F0" w:rsidRDefault="001945F0" w:rsidP="001945F0">
      <w:pPr>
        <w:contextualSpacing/>
        <w:rPr>
          <w:rFonts w:eastAsia="Times New Roman" w:cstheme="minorHAnsi"/>
        </w:rPr>
      </w:pPr>
      <w:r w:rsidRPr="001945F0">
        <w:rPr>
          <w:rFonts w:eastAsia="Times New Roman" w:cstheme="minorHAnsi"/>
        </w:rPr>
        <w:t xml:space="preserve">When you cast this spell, you can bind a creature of a type related to your spellcasting list (see Conjuring and Binding under your class). The creature's Challenge cannot exceed the spell's level. </w:t>
      </w:r>
    </w:p>
    <w:p w14:paraId="3D4DDFFB" w14:textId="77777777" w:rsidR="001945F0" w:rsidRDefault="001945F0" w:rsidP="001945F0">
      <w:pPr>
        <w:contextualSpacing/>
        <w:rPr>
          <w:rFonts w:eastAsia="Times New Roman" w:cstheme="minorHAnsi"/>
        </w:rPr>
      </w:pPr>
      <w:r w:rsidRPr="001945F0">
        <w:rPr>
          <w:rFonts w:eastAsia="Times New Roman" w:cstheme="minorHAnsi"/>
        </w:rPr>
        <w:t xml:space="preserve">The target of this spell must make a Charisma saving throw. On a failed saving throw, it is compelled to negotiate with you by force of the spell, and cannot harm you or leave the spell's area until negotiations are concluded. If it succeeds, it is unbound (see below). If the bound creature was brought about by another spell (such as the </w:t>
      </w:r>
      <w:r w:rsidRPr="001945F0">
        <w:rPr>
          <w:rFonts w:eastAsia="Times New Roman" w:cstheme="minorHAnsi"/>
          <w:i/>
          <w:iCs/>
        </w:rPr>
        <w:t>conjure</w:t>
      </w:r>
      <w:r w:rsidRPr="001945F0">
        <w:rPr>
          <w:rFonts w:eastAsia="Times New Roman" w:cstheme="minorHAnsi"/>
        </w:rPr>
        <w:t xml:space="preserve"> spell), it can be a valid target for this spell (the creature is still entitled a saving throw, </w:t>
      </w:r>
      <w:r w:rsidRPr="001945F0">
        <w:rPr>
          <w:rFonts w:eastAsia="Times New Roman" w:cstheme="minorHAnsi"/>
        </w:rPr>
        <w:lastRenderedPageBreak/>
        <w:t>although the creature must be within range for the entire casting time).</w:t>
      </w:r>
    </w:p>
    <w:p w14:paraId="6F96712E" w14:textId="77777777" w:rsidR="001945F0" w:rsidRPr="001945F0" w:rsidRDefault="001945F0" w:rsidP="001945F0">
      <w:pPr>
        <w:contextualSpacing/>
        <w:rPr>
          <w:rFonts w:eastAsia="Times New Roman" w:cstheme="minorHAnsi"/>
          <w:i/>
          <w:iCs/>
        </w:rPr>
      </w:pPr>
      <w:r>
        <w:rPr>
          <w:rFonts w:eastAsia="Times New Roman" w:cstheme="minorHAnsi"/>
          <w:i/>
          <w:iCs/>
        </w:rPr>
        <w:t xml:space="preserve">Negotiation. </w:t>
      </w:r>
      <w:r w:rsidRPr="001945F0">
        <w:rPr>
          <w:rFonts w:eastAsia="Times New Roman" w:cstheme="minorHAnsi"/>
        </w:rPr>
        <w:t xml:space="preserve">If the target fails their initial saving throw and enters negotiations, you and they debate terms. The negotiation phase remains up to 24 hours. You may re-cast the spell to maintain it another 24 hours, but a new saving throw is required every instance. If a </w:t>
      </w:r>
      <w:r>
        <w:rPr>
          <w:rFonts w:eastAsia="Times New Roman" w:cstheme="minorHAnsi"/>
        </w:rPr>
        <w:t xml:space="preserve">creature </w:t>
      </w:r>
      <w:r w:rsidRPr="001945F0">
        <w:rPr>
          <w:rFonts w:eastAsia="Times New Roman" w:cstheme="minorHAnsi"/>
        </w:rPr>
        <w:t xml:space="preserve">that is conjured is placed in the bind spell's negotiation phase, its duration is extended until the </w:t>
      </w:r>
      <w:r w:rsidRPr="001945F0">
        <w:rPr>
          <w:rFonts w:eastAsia="Times New Roman" w:cstheme="minorHAnsi"/>
          <w:i/>
          <w:iCs/>
        </w:rPr>
        <w:t>bind</w:t>
      </w:r>
      <w:r w:rsidRPr="001945F0">
        <w:rPr>
          <w:rFonts w:eastAsia="Times New Roman" w:cstheme="minorHAnsi"/>
        </w:rPr>
        <w:t xml:space="preserve"> spell ends (after which it disappears). </w:t>
      </w:r>
    </w:p>
    <w:p w14:paraId="7980D91C" w14:textId="77777777" w:rsidR="001945F0" w:rsidRPr="001945F0" w:rsidRDefault="001945F0" w:rsidP="001945F0">
      <w:pPr>
        <w:contextualSpacing/>
        <w:rPr>
          <w:rFonts w:eastAsia="Times New Roman" w:cstheme="minorHAnsi"/>
        </w:rPr>
      </w:pPr>
      <w:r w:rsidRPr="001945F0">
        <w:rPr>
          <w:rFonts w:eastAsia="Times New Roman" w:cstheme="minorHAnsi"/>
        </w:rPr>
        <w:t xml:space="preserve">Negotiating with a creature that is affected by the </w:t>
      </w:r>
      <w:r w:rsidRPr="001945F0">
        <w:rPr>
          <w:rFonts w:eastAsia="Times New Roman" w:cstheme="minorHAnsi"/>
          <w:i/>
          <w:iCs/>
        </w:rPr>
        <w:t>bind</w:t>
      </w:r>
      <w:r w:rsidRPr="001945F0">
        <w:rPr>
          <w:rFonts w:eastAsia="Times New Roman" w:cstheme="minorHAnsi"/>
        </w:rPr>
        <w:t xml:space="preserve"> spell but has not come to terms requires you to clarify the agreement conditions. This ranges from determining a task (such as casting a spell</w:t>
      </w:r>
      <w:r>
        <w:rPr>
          <w:rFonts w:eastAsia="Times New Roman" w:cstheme="minorHAnsi"/>
        </w:rPr>
        <w:t xml:space="preserve"> for you</w:t>
      </w:r>
      <w:r w:rsidRPr="001945F0">
        <w:rPr>
          <w:rFonts w:eastAsia="Times New Roman" w:cstheme="minorHAnsi"/>
        </w:rPr>
        <w:t xml:space="preserve">, stealing an object, or aid in a specific fight) to a continual task for a duration (protect me in combat for 1 week). Creatures that are bound expect payment, which is mandated by the terms agreed upon. </w:t>
      </w:r>
    </w:p>
    <w:p w14:paraId="5F15FA7C" w14:textId="77777777" w:rsidR="001945F0" w:rsidRPr="001945F0" w:rsidRDefault="001945F0" w:rsidP="001945F0">
      <w:pPr>
        <w:contextualSpacing/>
        <w:rPr>
          <w:rFonts w:eastAsia="Times New Roman" w:cstheme="minorHAnsi"/>
        </w:rPr>
      </w:pPr>
      <w:r w:rsidRPr="001945F0">
        <w:rPr>
          <w:rFonts w:eastAsia="Times New Roman" w:cstheme="minorHAnsi"/>
          <w:i/>
          <w:iCs/>
        </w:rPr>
        <w:t>•</w:t>
      </w:r>
      <w:r w:rsidRPr="001945F0">
        <w:rPr>
          <w:rFonts w:eastAsia="Times New Roman" w:cstheme="minorHAnsi"/>
          <w:i/>
          <w:iCs/>
        </w:rPr>
        <w:tab/>
        <w:t>Task.</w:t>
      </w:r>
      <w:r w:rsidRPr="001945F0">
        <w:rPr>
          <w:rFonts w:eastAsia="Times New Roman" w:cstheme="minorHAnsi"/>
        </w:rPr>
        <w:t xml:space="preserve"> Upon completion of a task, the bond lessens, and the creature returns to its native realm (or to its original form) if conjured, or is left unrestrained (if found naturally). If you specified reporting back as part of its bond, its bind remains unless it reports to you the results of its task in a way it believes the news can reach you. The creature can wait until it is certain beyond reasonable doubt that you cannot (or will not) return, at which case it returns to its original realm (if it was originally conjured). </w:t>
      </w:r>
    </w:p>
    <w:p w14:paraId="693755DD" w14:textId="77777777" w:rsidR="001945F0" w:rsidRPr="001945F0" w:rsidRDefault="001945F0" w:rsidP="001945F0">
      <w:pPr>
        <w:contextualSpacing/>
        <w:rPr>
          <w:rFonts w:eastAsia="Times New Roman" w:cstheme="minorHAnsi"/>
        </w:rPr>
      </w:pPr>
      <w:r w:rsidRPr="001945F0">
        <w:rPr>
          <w:rFonts w:eastAsia="Times New Roman" w:cstheme="minorHAnsi"/>
        </w:rPr>
        <w:t>If the task is indeterminable (such as helping you fight for an unspecified task), you must refer to the duration.</w:t>
      </w:r>
      <w:r>
        <w:rPr>
          <w:rFonts w:eastAsia="Times New Roman" w:cstheme="minorHAnsi"/>
        </w:rPr>
        <w:t xml:space="preserve"> Choosing a task requires payment (see below). </w:t>
      </w:r>
    </w:p>
    <w:p w14:paraId="0AE5F1EE" w14:textId="77777777" w:rsidR="001945F0" w:rsidRPr="001945F0" w:rsidRDefault="001945F0" w:rsidP="001945F0">
      <w:pPr>
        <w:contextualSpacing/>
        <w:rPr>
          <w:rFonts w:eastAsia="Times New Roman" w:cstheme="minorHAnsi"/>
        </w:rPr>
      </w:pPr>
      <w:r w:rsidRPr="001945F0">
        <w:rPr>
          <w:rFonts w:eastAsia="Times New Roman" w:cstheme="minorHAnsi"/>
          <w:i/>
          <w:iCs/>
        </w:rPr>
        <w:t>•</w:t>
      </w:r>
      <w:r w:rsidRPr="001945F0">
        <w:rPr>
          <w:rFonts w:eastAsia="Times New Roman" w:cstheme="minorHAnsi"/>
          <w:i/>
          <w:iCs/>
        </w:rPr>
        <w:tab/>
        <w:t>Duration.</w:t>
      </w:r>
      <w:r w:rsidRPr="001945F0">
        <w:rPr>
          <w:rFonts w:eastAsia="Times New Roman" w:cstheme="minorHAnsi"/>
        </w:rPr>
        <w:t xml:space="preserve"> If the creature is bound to serve for a specific pre-determined duration (such as 1 day, week, or a year and a day), it is automatically freed after the duration ends (as described above). Examples of a duration is guarding you for a time, providing council for a time, or providing a sustained service (such as scouting duties). </w:t>
      </w:r>
      <w:r>
        <w:rPr>
          <w:rFonts w:eastAsia="Times New Roman" w:cstheme="minorHAnsi"/>
        </w:rPr>
        <w:t xml:space="preserve">Choosing a duration requires payment that is based on the task (see below). </w:t>
      </w:r>
    </w:p>
    <w:p w14:paraId="327EE77E" w14:textId="77777777" w:rsidR="001945F0" w:rsidRPr="001945F0" w:rsidRDefault="001945F0" w:rsidP="001945F0">
      <w:pPr>
        <w:contextualSpacing/>
        <w:rPr>
          <w:rFonts w:eastAsia="Times New Roman" w:cstheme="minorHAnsi"/>
          <w:i/>
          <w:iCs/>
        </w:rPr>
      </w:pPr>
      <w:r>
        <w:rPr>
          <w:rFonts w:eastAsia="Times New Roman" w:cstheme="minorHAnsi"/>
          <w:i/>
          <w:iCs/>
        </w:rPr>
        <w:lastRenderedPageBreak/>
        <w:t xml:space="preserve">Active Binding. </w:t>
      </w:r>
      <w:r w:rsidRPr="001945F0">
        <w:rPr>
          <w:rFonts w:eastAsia="Times New Roman" w:cstheme="minorHAnsi"/>
        </w:rPr>
        <w:t xml:space="preserve">Once negotiations conclude, the bound creature cannot disobey a direct order from you, or take actions against you or the task you have mandated. A bound creature shows recognizable signs of being bonded to you, either by a mark, tattoo, chains, bracers (or any form stated by you or determined by the setting—for instance, elementals of Warcraft usually bear binding bracers them). You can attempt to bind a creature already bound, which requires three contested spellcasting checks to break the first binding (or repel the attempt). </w:t>
      </w:r>
    </w:p>
    <w:p w14:paraId="498390CF" w14:textId="77777777" w:rsidR="001945F0" w:rsidRPr="001945F0" w:rsidRDefault="001945F0" w:rsidP="001945F0">
      <w:pPr>
        <w:contextualSpacing/>
        <w:rPr>
          <w:rFonts w:eastAsia="Times New Roman" w:cstheme="minorHAnsi"/>
        </w:rPr>
      </w:pPr>
      <w:r w:rsidRPr="001945F0">
        <w:rPr>
          <w:rFonts w:eastAsia="Times New Roman" w:cstheme="minorHAnsi"/>
          <w:i/>
          <w:iCs/>
        </w:rPr>
        <w:t>Payment in Negotiation.</w:t>
      </w:r>
      <w:r w:rsidRPr="001945F0">
        <w:rPr>
          <w:rFonts w:eastAsia="Times New Roman" w:cstheme="minorHAnsi"/>
        </w:rPr>
        <w:t xml:space="preserve"> It is costly to establish a bond with a creature, and is usually the most common thing creatures require when bound. If bound for a task, the creature requires a material component equal in cost to 100 gp per point of Challenge Rating of the creature, which is consumed (if a consumable) or claimed (if not) by the creature. If bound for a duration, the target demands a percentage of its task price (depending on the duration, see below). </w:t>
      </w:r>
    </w:p>
    <w:p w14:paraId="57572C57" w14:textId="77777777" w:rsidR="001945F0" w:rsidRPr="001945F0" w:rsidRDefault="001945F0" w:rsidP="001945F0">
      <w:pPr>
        <w:contextualSpacing/>
        <w:rPr>
          <w:rFonts w:eastAsia="Times New Roman" w:cstheme="minorHAnsi"/>
        </w:rPr>
      </w:pPr>
    </w:p>
    <w:p w14:paraId="464CE8F6" w14:textId="77777777" w:rsidR="001945F0" w:rsidRPr="001945F0" w:rsidRDefault="001945F0" w:rsidP="001945F0">
      <w:pPr>
        <w:contextualSpacing/>
        <w:rPr>
          <w:rFonts w:eastAsia="Times New Roman" w:cstheme="minorHAnsi"/>
          <w:i/>
          <w:iCs/>
        </w:rPr>
      </w:pPr>
      <w:r>
        <w:rPr>
          <w:rFonts w:eastAsia="Times New Roman" w:cstheme="minorHAnsi"/>
          <w:i/>
          <w:iCs/>
        </w:rPr>
        <w:t>Duration</w:t>
      </w:r>
      <w:r w:rsidRPr="001945F0">
        <w:rPr>
          <w:rFonts w:eastAsia="Times New Roman" w:cstheme="minorHAnsi"/>
          <w:i/>
          <w:iCs/>
        </w:rPr>
        <w:tab/>
        <w:t>Binding Cost</w:t>
      </w:r>
    </w:p>
    <w:p w14:paraId="0F91F9AA" w14:textId="77777777" w:rsidR="001945F0" w:rsidRPr="001945F0" w:rsidRDefault="001945F0" w:rsidP="001945F0">
      <w:pPr>
        <w:contextualSpacing/>
        <w:rPr>
          <w:rFonts w:eastAsia="Times New Roman" w:cstheme="minorHAnsi"/>
        </w:rPr>
      </w:pPr>
      <w:r w:rsidRPr="001945F0">
        <w:rPr>
          <w:rFonts w:eastAsia="Times New Roman" w:cstheme="minorHAnsi"/>
        </w:rPr>
        <w:t>1 day</w:t>
      </w:r>
      <w:r w:rsidRPr="001945F0">
        <w:rPr>
          <w:rFonts w:eastAsia="Times New Roman" w:cstheme="minorHAnsi"/>
        </w:rPr>
        <w:tab/>
      </w:r>
      <w:r w:rsidRPr="001945F0">
        <w:rPr>
          <w:rFonts w:eastAsia="Times New Roman" w:cstheme="minorHAnsi"/>
        </w:rPr>
        <w:tab/>
        <w:t xml:space="preserve">10% </w:t>
      </w:r>
    </w:p>
    <w:p w14:paraId="6E23AF7E" w14:textId="77777777" w:rsidR="001945F0" w:rsidRPr="001945F0" w:rsidRDefault="001945F0" w:rsidP="001945F0">
      <w:pPr>
        <w:contextualSpacing/>
        <w:rPr>
          <w:rFonts w:eastAsia="Times New Roman" w:cstheme="minorHAnsi"/>
        </w:rPr>
      </w:pPr>
      <w:r w:rsidRPr="001945F0">
        <w:rPr>
          <w:rFonts w:eastAsia="Times New Roman" w:cstheme="minorHAnsi"/>
        </w:rPr>
        <w:t>1 week</w:t>
      </w:r>
      <w:r w:rsidRPr="001945F0">
        <w:rPr>
          <w:rFonts w:eastAsia="Times New Roman" w:cstheme="minorHAnsi"/>
        </w:rPr>
        <w:tab/>
      </w:r>
      <w:r w:rsidRPr="001945F0">
        <w:rPr>
          <w:rFonts w:eastAsia="Times New Roman" w:cstheme="minorHAnsi"/>
        </w:rPr>
        <w:tab/>
        <w:t xml:space="preserve">50% </w:t>
      </w:r>
    </w:p>
    <w:p w14:paraId="6A107293" w14:textId="77777777" w:rsidR="001945F0" w:rsidRPr="001945F0" w:rsidRDefault="001945F0" w:rsidP="001945F0">
      <w:pPr>
        <w:contextualSpacing/>
        <w:rPr>
          <w:rFonts w:eastAsia="Times New Roman" w:cstheme="minorHAnsi"/>
        </w:rPr>
      </w:pPr>
      <w:r>
        <w:rPr>
          <w:rFonts w:eastAsia="Times New Roman" w:cstheme="minorHAnsi"/>
        </w:rPr>
        <w:t>1 month</w:t>
      </w:r>
      <w:r w:rsidRPr="001945F0">
        <w:rPr>
          <w:rFonts w:eastAsia="Times New Roman" w:cstheme="minorHAnsi"/>
        </w:rPr>
        <w:tab/>
        <w:t xml:space="preserve">100% </w:t>
      </w:r>
    </w:p>
    <w:p w14:paraId="140870B5" w14:textId="77777777" w:rsidR="001945F0" w:rsidRPr="001945F0" w:rsidRDefault="001945F0" w:rsidP="001945F0">
      <w:pPr>
        <w:contextualSpacing/>
        <w:rPr>
          <w:rFonts w:eastAsia="Times New Roman" w:cstheme="minorHAnsi"/>
        </w:rPr>
      </w:pPr>
      <w:r w:rsidRPr="001945F0">
        <w:rPr>
          <w:rFonts w:eastAsia="Times New Roman" w:cstheme="minorHAnsi"/>
        </w:rPr>
        <w:t>1 year</w:t>
      </w:r>
      <w:r w:rsidRPr="001945F0">
        <w:rPr>
          <w:rFonts w:eastAsia="Times New Roman" w:cstheme="minorHAnsi"/>
        </w:rPr>
        <w:tab/>
      </w:r>
      <w:r w:rsidRPr="001945F0">
        <w:rPr>
          <w:rFonts w:eastAsia="Times New Roman" w:cstheme="minorHAnsi"/>
        </w:rPr>
        <w:tab/>
        <w:t xml:space="preserve">200% </w:t>
      </w:r>
    </w:p>
    <w:p w14:paraId="22D89A89" w14:textId="77777777" w:rsidR="001945F0" w:rsidRPr="001945F0" w:rsidRDefault="001945F0" w:rsidP="001945F0">
      <w:pPr>
        <w:contextualSpacing/>
        <w:rPr>
          <w:rFonts w:eastAsia="Times New Roman" w:cstheme="minorHAnsi"/>
        </w:rPr>
      </w:pPr>
    </w:p>
    <w:p w14:paraId="6AAD37E2" w14:textId="77777777" w:rsidR="001945F0" w:rsidRPr="001945F0" w:rsidRDefault="001945F0" w:rsidP="001945F0">
      <w:pPr>
        <w:contextualSpacing/>
        <w:rPr>
          <w:rFonts w:eastAsia="Times New Roman" w:cstheme="minorHAnsi"/>
        </w:rPr>
      </w:pPr>
      <w:r w:rsidRPr="001945F0">
        <w:rPr>
          <w:rFonts w:eastAsia="Times New Roman" w:cstheme="minorHAnsi"/>
        </w:rPr>
        <w:t xml:space="preserve">If it is unrestricted, or if the target requires a task or service instead, you do not need to provide payment, and the binding is in full force for the agreed upon duration and terms.  Payment can any form, such as valuable gems for an earth elemental, a relic of that cost for a celestial, or a necromantic crystal or onyx gems for undead. </w:t>
      </w:r>
    </w:p>
    <w:p w14:paraId="1245C933" w14:textId="77777777" w:rsidR="001945F0" w:rsidRPr="001945F0" w:rsidRDefault="001945F0" w:rsidP="001945F0">
      <w:pPr>
        <w:contextualSpacing/>
        <w:rPr>
          <w:rFonts w:eastAsia="Times New Roman" w:cstheme="minorHAnsi"/>
        </w:rPr>
      </w:pPr>
      <w:r>
        <w:rPr>
          <w:rFonts w:eastAsia="Times New Roman" w:cstheme="minorHAnsi"/>
          <w:i/>
          <w:iCs/>
        </w:rPr>
        <w:t xml:space="preserve">Friendly Creatures. </w:t>
      </w:r>
      <w:r w:rsidRPr="001945F0">
        <w:rPr>
          <w:rFonts w:eastAsia="Times New Roman" w:cstheme="minorHAnsi"/>
        </w:rPr>
        <w:t xml:space="preserve">Creatures whose interests align with yours may halve or waive the payment entirely. The price of a non-hazardous task is also usually halved. The payment is also influenced by the place and circumstances of bonding (a blessed place might reduce the cost of binding a Celestial), while a horde of mindless undead may require only living sacrifices to serve. This is </w:t>
      </w:r>
      <w:r w:rsidRPr="001945F0">
        <w:rPr>
          <w:rFonts w:eastAsia="Times New Roman" w:cstheme="minorHAnsi"/>
        </w:rPr>
        <w:lastRenderedPageBreak/>
        <w:t xml:space="preserve">determined by the DM (negotiating for the other side). </w:t>
      </w:r>
    </w:p>
    <w:p w14:paraId="1A4452D1" w14:textId="77777777" w:rsidR="001945F0" w:rsidRDefault="001945F0" w:rsidP="001945F0">
      <w:pPr>
        <w:contextualSpacing/>
        <w:rPr>
          <w:rFonts w:eastAsia="Times New Roman" w:cstheme="minorHAnsi"/>
        </w:rPr>
      </w:pPr>
      <w:r w:rsidRPr="001945F0">
        <w:rPr>
          <w:rFonts w:eastAsia="Times New Roman" w:cstheme="minorHAnsi"/>
        </w:rPr>
        <w:t xml:space="preserve">You can have multiple bonded creatures, but no more than double your level at the same time. Excess creatures are automatically freed from their bonds, and may choose to return to their normal plane (of conjured) or become unrestricted. You are always aware of how tenuous your hold is on your bound creatures and whether a creature breaks free or not. </w:t>
      </w:r>
    </w:p>
    <w:p w14:paraId="4A29D2A0" w14:textId="77777777" w:rsidR="001945F0" w:rsidRPr="001945F0" w:rsidRDefault="001945F0" w:rsidP="001945F0">
      <w:pPr>
        <w:contextualSpacing/>
        <w:rPr>
          <w:rFonts w:eastAsia="Times New Roman" w:cstheme="minorHAnsi"/>
        </w:rPr>
      </w:pPr>
      <w:r w:rsidRPr="000D5DB5">
        <w:rPr>
          <w:rFonts w:eastAsia="Times New Roman" w:cstheme="minorHAnsi"/>
          <w:b/>
          <w:bCs/>
          <w:color w:val="000000"/>
        </w:rPr>
        <w:t xml:space="preserve">Heightened. </w:t>
      </w:r>
      <w:r>
        <w:rPr>
          <w:rFonts w:eastAsia="Times New Roman" w:cstheme="minorHAnsi"/>
        </w:rPr>
        <w:t xml:space="preserve">The maximum Challenge of a possible bound creature is equal to the spell’s level. </w:t>
      </w:r>
    </w:p>
    <w:p w14:paraId="41820E87" w14:textId="77777777" w:rsidR="001945F0" w:rsidRPr="001945F0" w:rsidRDefault="001945F0" w:rsidP="001945F0">
      <w:pPr>
        <w:contextualSpacing/>
        <w:rPr>
          <w:rFonts w:eastAsia="Times New Roman" w:cstheme="minorHAnsi"/>
        </w:rPr>
      </w:pPr>
      <w:r w:rsidRPr="001945F0">
        <w:rPr>
          <w:rFonts w:eastAsia="Times New Roman" w:cstheme="minorHAnsi"/>
          <w:i/>
          <w:iCs/>
        </w:rPr>
        <w:t>Special.</w:t>
      </w:r>
      <w:r w:rsidRPr="001945F0">
        <w:rPr>
          <w:rFonts w:eastAsia="Times New Roman" w:cstheme="minorHAnsi"/>
        </w:rPr>
        <w:t xml:space="preserve"> Depending on your relationship with the target, the bound creature may attempt to break free of the binding after it is successfully established (either by convincing you that it is in your best interests to make it unrestricted, offering to do more tasks in exchange for its freedom to remain in the realm, or conspiring to aid another force to hurt or blackmail you to release the spell). You can re-negotiate the terms of the binding by re-casting the spell so long as it hasn't ended yet. If the terms become more difficult, bonded creatures usually take this negatively, perverting your intent, twisting your words to achieve a different outcome, or similar mischief. </w:t>
      </w:r>
    </w:p>
    <w:p w14:paraId="3574390B" w14:textId="77777777" w:rsidR="001945F0" w:rsidRPr="001945F0" w:rsidRDefault="001945F0" w:rsidP="001945F0">
      <w:pPr>
        <w:contextualSpacing/>
        <w:rPr>
          <w:rFonts w:eastAsia="Times New Roman" w:cstheme="minorHAnsi"/>
        </w:rPr>
      </w:pPr>
      <w:r w:rsidRPr="001945F0">
        <w:rPr>
          <w:rFonts w:eastAsia="Times New Roman" w:cstheme="minorHAnsi"/>
          <w:i/>
          <w:iCs/>
        </w:rPr>
        <w:t>Note.</w:t>
      </w:r>
      <w:r w:rsidRPr="001945F0">
        <w:rPr>
          <w:rFonts w:eastAsia="Times New Roman" w:cstheme="minorHAnsi"/>
        </w:rPr>
        <w:t xml:space="preserve"> This spell is also known as enslave undead or enslave demons (when used against existing undead and fiends, respectively), and Create Undead when used to bind permanent undead.</w:t>
      </w:r>
    </w:p>
    <w:p w14:paraId="46BD3955" w14:textId="77777777" w:rsidR="001945F0" w:rsidRPr="004A6694" w:rsidRDefault="001945F0" w:rsidP="001945F0">
      <w:pPr>
        <w:contextualSpacing/>
        <w:rPr>
          <w:rFonts w:eastAsia="Times New Roman" w:cstheme="minorHAnsi"/>
        </w:rPr>
      </w:pPr>
    </w:p>
    <w:p w14:paraId="644D3FA7" w14:textId="77777777" w:rsidR="00AB25EF" w:rsidRPr="004A6694" w:rsidRDefault="00AB25EF">
      <w:pPr>
        <w:contextualSpacing/>
        <w:rPr>
          <w:rFonts w:eastAsia="Times New Roman" w:cstheme="minorHAnsi"/>
        </w:rPr>
      </w:pPr>
      <w:r w:rsidRPr="004A6694">
        <w:rPr>
          <w:rFonts w:eastAsia="Times New Roman" w:cstheme="minorHAnsi"/>
          <w:b/>
          <w:bCs/>
          <w:color w:val="000000"/>
        </w:rPr>
        <w:t>Blessing Array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2+]</w:t>
      </w:r>
    </w:p>
    <w:p w14:paraId="028FD857" w14:textId="77777777" w:rsidR="00AB25EF" w:rsidRPr="004A6694" w:rsidRDefault="00AB25EF" w:rsidP="00CD07D6">
      <w:pPr>
        <w:contextualSpacing/>
        <w:rPr>
          <w:rFonts w:eastAsia="Times New Roman" w:cstheme="minorHAnsi"/>
        </w:rPr>
      </w:pPr>
      <w:r w:rsidRPr="004A6694">
        <w:rPr>
          <w:rFonts w:eastAsia="Times New Roman" w:cstheme="minorHAnsi"/>
          <w:color w:val="000000"/>
        </w:rPr>
        <w:t>Transmutation [</w:t>
      </w:r>
      <w:r w:rsidR="00CD07D6">
        <w:rPr>
          <w:rFonts w:eastAsia="Times New Roman" w:cstheme="minorHAnsi"/>
          <w:color w:val="000000"/>
        </w:rPr>
        <w:t>a</w:t>
      </w:r>
      <w:r w:rsidRPr="004A6694">
        <w:rPr>
          <w:rFonts w:eastAsia="Times New Roman" w:cstheme="minorHAnsi"/>
          <w:color w:val="000000"/>
        </w:rPr>
        <w:t xml:space="preserve">rray, </w:t>
      </w:r>
      <w:r w:rsidR="00CD07D6">
        <w:rPr>
          <w:rFonts w:eastAsia="Times New Roman" w:cstheme="minorHAnsi"/>
          <w:color w:val="000000"/>
        </w:rPr>
        <w:t>b</w:t>
      </w:r>
      <w:r w:rsidRPr="004A6694">
        <w:rPr>
          <w:rFonts w:eastAsia="Times New Roman" w:cstheme="minorHAnsi"/>
          <w:color w:val="000000"/>
        </w:rPr>
        <w:t>lessing]</w:t>
      </w:r>
    </w:p>
    <w:p w14:paraId="636B3FF2" w14:textId="77777777" w:rsidR="00E304CA" w:rsidRPr="004A6694" w:rsidRDefault="00E304CA">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color w:val="000000"/>
        </w:rPr>
        <w:t xml:space="preserve"> special (half movement)</w:t>
      </w:r>
    </w:p>
    <w:p w14:paraId="2481058E"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Touch </w:t>
      </w:r>
    </w:p>
    <w:p w14:paraId="04BECC84" w14:textId="77777777" w:rsidR="001B49D0"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26B892B6"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5 minutes</w:t>
      </w:r>
    </w:p>
    <w:p w14:paraId="11E110C9"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You gain one blessing of the below array. </w:t>
      </w:r>
    </w:p>
    <w:p w14:paraId="024D9922" w14:textId="77777777" w:rsidR="005D361A" w:rsidRPr="000D5DB5" w:rsidRDefault="005D361A" w:rsidP="003C4628">
      <w:pPr>
        <w:numPr>
          <w:ilvl w:val="0"/>
          <w:numId w:val="39"/>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Blessing of Sacrifice (level 1). </w:t>
      </w:r>
      <w:r w:rsidRPr="000D5DB5">
        <w:rPr>
          <w:rFonts w:eastAsia="Times New Roman" w:cstheme="minorHAnsi"/>
          <w:color w:val="000000"/>
        </w:rPr>
        <w:t xml:space="preserve">This potent blessing creates a spiritual connection between you and the subject. Each time the subject takes hit point damage, half of it transfers to you. If you and the subject move </w:t>
      </w:r>
      <w:r w:rsidRPr="000D5DB5">
        <w:rPr>
          <w:rFonts w:eastAsia="Times New Roman" w:cstheme="minorHAnsi"/>
          <w:color w:val="000000"/>
        </w:rPr>
        <w:lastRenderedPageBreak/>
        <w:t>out of range of each other, the spell ends immediately. The halved damage is not counted as if resistance, but does not stack with it. The target and you must be within clear, unobstructed vision and within 15 feet of one another.</w:t>
      </w:r>
    </w:p>
    <w:p w14:paraId="75F863F9" w14:textId="77777777" w:rsidR="00AB25EF" w:rsidRPr="000D5DB5" w:rsidRDefault="00AB25EF" w:rsidP="003C4628">
      <w:pPr>
        <w:numPr>
          <w:ilvl w:val="0"/>
          <w:numId w:val="39"/>
        </w:numPr>
        <w:ind w:left="0" w:firstLine="0"/>
        <w:contextualSpacing/>
        <w:textAlignment w:val="baseline"/>
        <w:rPr>
          <w:rFonts w:eastAsia="Times New Roman" w:cstheme="minorHAnsi"/>
          <w:i/>
          <w:iCs/>
          <w:color w:val="000000"/>
        </w:rPr>
      </w:pPr>
      <w:r w:rsidRPr="004A6694">
        <w:rPr>
          <w:rFonts w:eastAsia="Times New Roman" w:cstheme="minorHAnsi"/>
          <w:i/>
          <w:iCs/>
          <w:color w:val="000000"/>
        </w:rPr>
        <w:t>Blessing of Might (</w:t>
      </w:r>
      <w:r w:rsidR="007D280E" w:rsidRPr="004A6694">
        <w:rPr>
          <w:rFonts w:eastAsia="Times New Roman" w:cstheme="minorHAnsi"/>
          <w:i/>
          <w:iCs/>
          <w:color w:val="000000"/>
        </w:rPr>
        <w:t xml:space="preserve">level </w:t>
      </w:r>
      <w:r w:rsidRPr="004A6694">
        <w:rPr>
          <w:rFonts w:eastAsia="Times New Roman" w:cstheme="minorHAnsi"/>
          <w:i/>
          <w:iCs/>
          <w:color w:val="000000"/>
        </w:rPr>
        <w:t xml:space="preserve">2). </w:t>
      </w:r>
      <w:r w:rsidRPr="004A6694">
        <w:rPr>
          <w:rFonts w:eastAsia="Times New Roman" w:cstheme="minorHAnsi"/>
          <w:color w:val="000000"/>
        </w:rPr>
        <w:t xml:space="preserve">You gain supernatural awareness of the vulnerabilities in your enemies. You gain +2 bonus to damage rolls. While under the benefits of this blessing, your pupils dilate, but are not any more sensitive to light than usual. </w:t>
      </w:r>
      <w:r w:rsidR="00AD0065">
        <w:rPr>
          <w:rFonts w:eastAsia="Times New Roman" w:cstheme="minorHAnsi"/>
          <w:color w:val="000000"/>
        </w:rPr>
        <w:t xml:space="preserve">This is an aura effect. </w:t>
      </w:r>
    </w:p>
    <w:p w14:paraId="55203142" w14:textId="77777777" w:rsidR="005D361A" w:rsidRPr="000D5DB5" w:rsidRDefault="005D361A" w:rsidP="003C4628">
      <w:pPr>
        <w:numPr>
          <w:ilvl w:val="0"/>
          <w:numId w:val="39"/>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Blessing of Wisdom (level 2). </w:t>
      </w:r>
      <w:r w:rsidRPr="000D5DB5">
        <w:rPr>
          <w:rFonts w:eastAsia="Times New Roman" w:cstheme="minorHAnsi"/>
          <w:color w:val="000000"/>
        </w:rPr>
        <w:t xml:space="preserve">This powerful blessing aids spellcasters, aiding their mana expenditures in battle. For the duration of the blessing, </w:t>
      </w:r>
      <w:r>
        <w:rPr>
          <w:rFonts w:eastAsia="Times New Roman" w:cstheme="minorHAnsi"/>
          <w:color w:val="000000"/>
        </w:rPr>
        <w:t xml:space="preserve">the target’s spells cost one less mana point </w:t>
      </w:r>
      <w:r w:rsidRPr="000D5DB5">
        <w:rPr>
          <w:rFonts w:eastAsia="Times New Roman" w:cstheme="minorHAnsi"/>
          <w:color w:val="000000"/>
        </w:rPr>
        <w:t>(minimum 1).</w:t>
      </w:r>
      <w:r>
        <w:rPr>
          <w:rFonts w:eastAsia="Times New Roman" w:cstheme="minorHAnsi"/>
          <w:color w:val="000000"/>
        </w:rPr>
        <w:t xml:space="preserve"> This does not stack with other reductions, but can stack with Seal of Insight. </w:t>
      </w:r>
    </w:p>
    <w:p w14:paraId="4F0E8DD0" w14:textId="77777777" w:rsidR="00AB25EF" w:rsidRPr="000D5DB5" w:rsidRDefault="00AB25EF" w:rsidP="003C4628">
      <w:pPr>
        <w:numPr>
          <w:ilvl w:val="0"/>
          <w:numId w:val="39"/>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Blessing of Protection (</w:t>
      </w:r>
      <w:r w:rsidR="007D280E" w:rsidRPr="000D5DB5">
        <w:rPr>
          <w:rFonts w:eastAsia="Times New Roman" w:cstheme="minorHAnsi"/>
          <w:i/>
          <w:iCs/>
          <w:color w:val="000000"/>
        </w:rPr>
        <w:t xml:space="preserve">level </w:t>
      </w:r>
      <w:r w:rsidRPr="000D5DB5">
        <w:rPr>
          <w:rFonts w:eastAsia="Times New Roman" w:cstheme="minorHAnsi"/>
          <w:i/>
          <w:iCs/>
          <w:color w:val="000000"/>
        </w:rPr>
        <w:t xml:space="preserve">3). </w:t>
      </w:r>
      <w:r w:rsidRPr="000D5DB5">
        <w:rPr>
          <w:rFonts w:eastAsia="Times New Roman" w:cstheme="minorHAnsi"/>
          <w:color w:val="000000"/>
        </w:rPr>
        <w:t xml:space="preserve">This potent blessing protects the target. The target gains the effect of a </w:t>
      </w:r>
      <w:r w:rsidRPr="000D5DB5">
        <w:rPr>
          <w:rFonts w:eastAsia="Times New Roman" w:cstheme="minorHAnsi"/>
          <w:i/>
          <w:iCs/>
          <w:color w:val="000000"/>
        </w:rPr>
        <w:t>Divine Shield</w:t>
      </w:r>
      <w:r w:rsidRPr="000D5DB5">
        <w:rPr>
          <w:rFonts w:eastAsia="Times New Roman" w:cstheme="minorHAnsi"/>
          <w:color w:val="000000"/>
        </w:rPr>
        <w:t xml:space="preserve"> spell. However, the spell ends for the target if they attack or cast any spell.</w:t>
      </w:r>
    </w:p>
    <w:p w14:paraId="7C63406C" w14:textId="77777777" w:rsidR="005D361A" w:rsidRPr="004A6694" w:rsidRDefault="005D361A" w:rsidP="003C4628">
      <w:pPr>
        <w:numPr>
          <w:ilvl w:val="0"/>
          <w:numId w:val="39"/>
        </w:numPr>
        <w:ind w:left="0" w:firstLine="0"/>
        <w:contextualSpacing/>
        <w:textAlignment w:val="baseline"/>
        <w:rPr>
          <w:rFonts w:eastAsia="Times New Roman" w:cstheme="minorHAnsi"/>
          <w:color w:val="000000"/>
        </w:rPr>
      </w:pPr>
      <w:r w:rsidRPr="004A6694">
        <w:rPr>
          <w:rFonts w:eastAsia="Times New Roman" w:cstheme="minorHAnsi"/>
          <w:i/>
          <w:iCs/>
          <w:color w:val="000000"/>
        </w:rPr>
        <w:t xml:space="preserve">Blessing of Kings (level 4). </w:t>
      </w:r>
      <w:r w:rsidRPr="004A6694">
        <w:rPr>
          <w:rFonts w:eastAsia="Times New Roman" w:cstheme="minorHAnsi"/>
          <w:color w:val="000000"/>
        </w:rPr>
        <w:t xml:space="preserve">You or any target creature gains +2 to all d20 rolls until the duration of the spell ends. This applies to attack rolls, saving throws, skill checks, and ability checks. </w:t>
      </w:r>
    </w:p>
    <w:p w14:paraId="06AB639A" w14:textId="77777777" w:rsidR="00AB25EF" w:rsidRPr="00134BC3" w:rsidRDefault="00AB25EF">
      <w:pPr>
        <w:contextualSpacing/>
        <w:rPr>
          <w:rFonts w:eastAsia="Times New Roman" w:cstheme="minorHAnsi"/>
        </w:rPr>
      </w:pPr>
      <w:r w:rsidRPr="000D5DB5">
        <w:rPr>
          <w:rFonts w:eastAsia="Times New Roman" w:cstheme="minorHAnsi"/>
          <w:b/>
          <w:bCs/>
          <w:color w:val="000000"/>
        </w:rPr>
        <w:t xml:space="preserve">Heightened. </w:t>
      </w:r>
    </w:p>
    <w:p w14:paraId="7818C1DD" w14:textId="77777777" w:rsidR="00AB25EF" w:rsidRPr="000D5DB5" w:rsidRDefault="00AB25EF" w:rsidP="003C4628">
      <w:pPr>
        <w:numPr>
          <w:ilvl w:val="0"/>
          <w:numId w:val="40"/>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Blessing of Might. </w:t>
      </w:r>
      <w:r w:rsidRPr="000D5DB5">
        <w:rPr>
          <w:rFonts w:eastAsia="Times New Roman" w:cstheme="minorHAnsi"/>
          <w:color w:val="000000"/>
        </w:rPr>
        <w:t>For each level above 2nd, you add +1 to the damage roll increase, to a maximum of +5.</w:t>
      </w:r>
    </w:p>
    <w:p w14:paraId="68D240F4" w14:textId="77777777" w:rsidR="007644ED" w:rsidRPr="000D5DB5" w:rsidRDefault="007644ED">
      <w:pPr>
        <w:contextualSpacing/>
        <w:textAlignment w:val="baseline"/>
        <w:rPr>
          <w:rFonts w:eastAsia="Times New Roman" w:cstheme="minorHAnsi"/>
          <w:color w:val="000000"/>
        </w:rPr>
      </w:pPr>
    </w:p>
    <w:p w14:paraId="6512D2A4" w14:textId="77777777" w:rsidR="00AB25EF" w:rsidRPr="00134BC3" w:rsidRDefault="00AB25EF">
      <w:pPr>
        <w:contextualSpacing/>
        <w:rPr>
          <w:rFonts w:eastAsia="Times New Roman" w:cstheme="minorHAnsi"/>
        </w:rPr>
      </w:pPr>
      <w:r w:rsidRPr="000D5DB5">
        <w:rPr>
          <w:rFonts w:eastAsia="Times New Roman" w:cstheme="minorHAnsi"/>
          <w:b/>
          <w:bCs/>
          <w:color w:val="000000"/>
        </w:rPr>
        <w:t>Blink Step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2]</w:t>
      </w:r>
    </w:p>
    <w:p w14:paraId="1E27BD0A" w14:textId="77777777" w:rsidR="00AB25EF" w:rsidRPr="00134BC3" w:rsidRDefault="00AB25EF">
      <w:pPr>
        <w:contextualSpacing/>
        <w:rPr>
          <w:rFonts w:eastAsia="Times New Roman" w:cstheme="minorHAnsi"/>
        </w:rPr>
      </w:pPr>
      <w:r w:rsidRPr="000D5DB5">
        <w:rPr>
          <w:rFonts w:eastAsia="Times New Roman" w:cstheme="minorHAnsi"/>
          <w:color w:val="000000"/>
        </w:rPr>
        <w:t>Conjuration</w:t>
      </w:r>
    </w:p>
    <w:p w14:paraId="758BEBD7"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bonus action</w:t>
      </w:r>
    </w:p>
    <w:p w14:paraId="13E394B0"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Personal</w:t>
      </w:r>
    </w:p>
    <w:p w14:paraId="1CCBE7E6"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w:t>
      </w:r>
    </w:p>
    <w:p w14:paraId="558C32BA"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7E82F10B" w14:textId="77777777" w:rsidR="00AB25EF" w:rsidRDefault="00AB25EF">
      <w:pPr>
        <w:contextualSpacing/>
        <w:rPr>
          <w:rFonts w:eastAsia="Times New Roman" w:cstheme="minorHAnsi"/>
          <w:color w:val="000000"/>
        </w:rPr>
      </w:pPr>
      <w:r w:rsidRPr="000D5DB5">
        <w:rPr>
          <w:rFonts w:eastAsia="Times New Roman" w:cstheme="minorHAnsi"/>
          <w:color w:val="000000"/>
        </w:rPr>
        <w:t xml:space="preserve">You shunt yourself dimensionally, teleporting yourself to an unoccupied spot in </w:t>
      </w:r>
      <w:r w:rsidR="00492EE1">
        <w:rPr>
          <w:rFonts w:eastAsia="Times New Roman" w:cstheme="minorHAnsi"/>
          <w:color w:val="000000"/>
        </w:rPr>
        <w:t>within 30 feet</w:t>
      </w:r>
      <w:r w:rsidRPr="000D5DB5">
        <w:rPr>
          <w:rFonts w:eastAsia="Times New Roman" w:cstheme="minorHAnsi"/>
          <w:color w:val="000000"/>
        </w:rPr>
        <w:t>. You cannot teleport yourself to an area you cannot see, or into an object.</w:t>
      </w:r>
      <w:r w:rsidR="00DB2A25">
        <w:rPr>
          <w:rFonts w:eastAsia="Times New Roman" w:cstheme="minorHAnsi"/>
          <w:color w:val="000000"/>
        </w:rPr>
        <w:t xml:space="preserve"> </w:t>
      </w:r>
    </w:p>
    <w:p w14:paraId="00662D49" w14:textId="77777777" w:rsidR="00DB2A25" w:rsidRPr="00134BC3" w:rsidRDefault="00DB2A25" w:rsidP="0059180F">
      <w:pPr>
        <w:contextualSpacing/>
        <w:rPr>
          <w:rFonts w:eastAsia="Times New Roman" w:cstheme="minorHAnsi"/>
        </w:rPr>
      </w:pPr>
      <w:r w:rsidRPr="000D5DB5">
        <w:rPr>
          <w:rFonts w:eastAsia="Times New Roman" w:cstheme="minorHAnsi"/>
          <w:color w:val="000000"/>
        </w:rPr>
        <w:t xml:space="preserve">You may also teleport others with you, but each additional creature halves the distance </w:t>
      </w:r>
      <w:r w:rsidRPr="000D5DB5">
        <w:rPr>
          <w:rFonts w:eastAsia="Times New Roman" w:cstheme="minorHAnsi"/>
          <w:color w:val="000000"/>
        </w:rPr>
        <w:lastRenderedPageBreak/>
        <w:t>remaining</w:t>
      </w:r>
      <w:r>
        <w:rPr>
          <w:rFonts w:eastAsia="Times New Roman" w:cstheme="minorHAnsi"/>
          <w:color w:val="000000"/>
        </w:rPr>
        <w:t>, and must be within touch range from you</w:t>
      </w:r>
      <w:r w:rsidRPr="000D5DB5">
        <w:rPr>
          <w:rFonts w:eastAsia="Times New Roman" w:cstheme="minorHAnsi"/>
          <w:color w:val="000000"/>
        </w:rPr>
        <w:t>.</w:t>
      </w:r>
    </w:p>
    <w:p w14:paraId="6AE3E76A" w14:textId="77777777" w:rsidR="00AB25EF" w:rsidRPr="000D5DB5" w:rsidRDefault="00AB25EF">
      <w:pPr>
        <w:contextualSpacing/>
        <w:rPr>
          <w:rFonts w:eastAsia="Times New Roman" w:cstheme="minorHAnsi"/>
          <w:color w:val="000000"/>
        </w:rPr>
      </w:pPr>
      <w:r w:rsidRPr="000D5DB5">
        <w:rPr>
          <w:rFonts w:eastAsia="Times New Roman" w:cstheme="minorHAnsi"/>
          <w:i/>
          <w:iCs/>
          <w:color w:val="000000"/>
        </w:rPr>
        <w:t xml:space="preserve">Special. </w:t>
      </w:r>
      <w:r w:rsidRPr="000D5DB5">
        <w:rPr>
          <w:rFonts w:eastAsia="Times New Roman" w:cstheme="minorHAnsi"/>
          <w:color w:val="000000"/>
        </w:rPr>
        <w:t xml:space="preserve">This spell may also be cast as a reaction. In this case, casting it when being hit gives you resistance to all damage as well as teleports you. </w:t>
      </w:r>
    </w:p>
    <w:p w14:paraId="4431B98E" w14:textId="77777777" w:rsidR="007644ED" w:rsidRPr="00134BC3" w:rsidRDefault="007644ED">
      <w:pPr>
        <w:contextualSpacing/>
        <w:rPr>
          <w:rFonts w:eastAsia="Times New Roman" w:cstheme="minorHAnsi"/>
        </w:rPr>
      </w:pPr>
    </w:p>
    <w:p w14:paraId="42A861F7" w14:textId="77777777" w:rsidR="00AB25EF" w:rsidRPr="00134BC3" w:rsidRDefault="00AB25EF">
      <w:pPr>
        <w:contextualSpacing/>
        <w:rPr>
          <w:rFonts w:eastAsia="Times New Roman" w:cstheme="minorHAnsi"/>
        </w:rPr>
      </w:pPr>
      <w:r w:rsidRPr="000D5DB5">
        <w:rPr>
          <w:rFonts w:eastAsia="Times New Roman" w:cstheme="minorHAnsi"/>
          <w:b/>
          <w:bCs/>
          <w:color w:val="000000"/>
        </w:rPr>
        <w:t>Blizzard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3]</w:t>
      </w:r>
    </w:p>
    <w:p w14:paraId="50C3115A"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[channel]</w:t>
      </w:r>
    </w:p>
    <w:p w14:paraId="667D949E"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7ABB52F4"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150 feet, in a 15-feet-wide, 60-feet-high cylinder.</w:t>
      </w:r>
    </w:p>
    <w:p w14:paraId="7F6A4782"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 S, M (crushed glass and water)</w:t>
      </w:r>
    </w:p>
    <w:p w14:paraId="2B464395"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Channeling, up to 1 minute</w:t>
      </w:r>
    </w:p>
    <w:p w14:paraId="419B809F" w14:textId="77777777" w:rsidR="004E1764" w:rsidRDefault="00AB25EF" w:rsidP="001F50F5">
      <w:pPr>
        <w:contextualSpacing/>
        <w:rPr>
          <w:rFonts w:eastAsia="Times New Roman" w:cstheme="minorHAnsi"/>
          <w:color w:val="000000"/>
        </w:rPr>
      </w:pPr>
      <w:r w:rsidRPr="000D5DB5">
        <w:rPr>
          <w:rFonts w:eastAsia="Times New Roman" w:cstheme="minorHAnsi"/>
          <w:color w:val="000000"/>
        </w:rPr>
        <w:t xml:space="preserve">You whisper the magic words, and a cold light emanates from your hands. </w:t>
      </w:r>
      <w:r w:rsidR="004E1764">
        <w:rPr>
          <w:rFonts w:eastAsia="Times New Roman" w:cstheme="minorHAnsi"/>
          <w:color w:val="000000"/>
        </w:rPr>
        <w:t xml:space="preserve">A </w:t>
      </w:r>
      <w:r w:rsidR="00B644D9">
        <w:rPr>
          <w:rFonts w:eastAsia="Times New Roman" w:cstheme="minorHAnsi"/>
          <w:color w:val="000000"/>
        </w:rPr>
        <w:t>freezing</w:t>
      </w:r>
      <w:r w:rsidR="004E1764">
        <w:rPr>
          <w:rFonts w:eastAsia="Times New Roman" w:cstheme="minorHAnsi"/>
          <w:color w:val="000000"/>
        </w:rPr>
        <w:t xml:space="preserve"> cloud materializes 40 feet above the target, raining down shards of ice and heavy snow, dealing 4</w:t>
      </w:r>
      <w:r w:rsidR="004E1764" w:rsidRPr="000D5DB5">
        <w:rPr>
          <w:rFonts w:eastAsia="Times New Roman" w:cstheme="minorHAnsi"/>
          <w:color w:val="000000"/>
        </w:rPr>
        <w:t xml:space="preserve">d6 points </w:t>
      </w:r>
      <w:r w:rsidR="004E1764">
        <w:rPr>
          <w:rFonts w:eastAsia="Times New Roman" w:cstheme="minorHAnsi"/>
          <w:color w:val="000000"/>
        </w:rPr>
        <w:t xml:space="preserve">of </w:t>
      </w:r>
      <w:r w:rsidR="004E1764" w:rsidRPr="000D5DB5">
        <w:rPr>
          <w:rFonts w:eastAsia="Times New Roman" w:cstheme="minorHAnsi"/>
          <w:color w:val="000000"/>
        </w:rPr>
        <w:t>damage</w:t>
      </w:r>
      <w:r w:rsidR="004E1764">
        <w:rPr>
          <w:rFonts w:eastAsia="Times New Roman" w:cstheme="minorHAnsi"/>
          <w:color w:val="000000"/>
        </w:rPr>
        <w:t xml:space="preserve"> in the area for every round of channeling. The damage is half cold, and half slashing damage</w:t>
      </w:r>
      <w:r w:rsidR="0059180F">
        <w:rPr>
          <w:rFonts w:eastAsia="Times New Roman" w:cstheme="minorHAnsi"/>
          <w:color w:val="000000"/>
        </w:rPr>
        <w:t>, with an Agility saving throw to half damage</w:t>
      </w:r>
      <w:r w:rsidR="004E1764" w:rsidRPr="000D5DB5">
        <w:rPr>
          <w:rFonts w:eastAsia="Times New Roman" w:cstheme="minorHAnsi"/>
          <w:color w:val="000000"/>
        </w:rPr>
        <w:t>.</w:t>
      </w:r>
      <w:r w:rsidR="00587913">
        <w:rPr>
          <w:rFonts w:eastAsia="Times New Roman" w:cstheme="minorHAnsi"/>
          <w:color w:val="000000"/>
        </w:rPr>
        <w:t xml:space="preserve"> Creatures that fail their saving throw </w:t>
      </w:r>
      <w:r w:rsidR="001F50F5">
        <w:rPr>
          <w:rFonts w:eastAsia="Times New Roman" w:cstheme="minorHAnsi"/>
          <w:color w:val="000000"/>
        </w:rPr>
        <w:t>are also chilled for one round</w:t>
      </w:r>
      <w:r w:rsidR="00587913">
        <w:rPr>
          <w:rFonts w:eastAsia="Times New Roman" w:cstheme="minorHAnsi"/>
          <w:color w:val="000000"/>
        </w:rPr>
        <w:t xml:space="preserve">. </w:t>
      </w:r>
    </w:p>
    <w:p w14:paraId="05A23745" w14:textId="77777777" w:rsidR="00DB2A25" w:rsidRPr="00F00B80" w:rsidRDefault="004E1764">
      <w:pPr>
        <w:contextualSpacing/>
        <w:rPr>
          <w:rFonts w:eastAsia="Times New Roman" w:cstheme="minorHAnsi"/>
          <w:color w:val="000000"/>
        </w:rPr>
      </w:pPr>
      <w:r w:rsidRPr="000D5DB5">
        <w:rPr>
          <w:rFonts w:eastAsia="Times New Roman" w:cstheme="minorHAnsi"/>
          <w:color w:val="000000"/>
        </w:rPr>
        <w:t xml:space="preserve">The heavy snow </w:t>
      </w:r>
      <w:r>
        <w:rPr>
          <w:rFonts w:eastAsia="Times New Roman" w:cstheme="minorHAnsi"/>
          <w:color w:val="000000"/>
        </w:rPr>
        <w:t xml:space="preserve">and hail </w:t>
      </w:r>
      <w:r w:rsidRPr="000D5DB5">
        <w:rPr>
          <w:rFonts w:eastAsia="Times New Roman" w:cstheme="minorHAnsi"/>
          <w:color w:val="000000"/>
        </w:rPr>
        <w:t>obscures all sight, including darkvision, beyond 5 feet.</w:t>
      </w:r>
      <w:r>
        <w:rPr>
          <w:rFonts w:eastAsia="Times New Roman" w:cstheme="minorHAnsi"/>
          <w:color w:val="000000"/>
        </w:rPr>
        <w:t xml:space="preserve"> The cloud can deal damage to creatures flying under it as well, and imposes the same obscuration to sight to creatures below the cloud. </w:t>
      </w:r>
      <w:r w:rsidR="00DB2A25">
        <w:rPr>
          <w:rFonts w:eastAsia="Times New Roman" w:cstheme="minorHAnsi"/>
          <w:color w:val="000000"/>
        </w:rPr>
        <w:t>As a bonus action, you can move the cloud that calls down the blizzard up to 30 feet.</w:t>
      </w:r>
    </w:p>
    <w:p w14:paraId="3B2F0DEF"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Per level above 3rd, add one dice </w:t>
      </w:r>
      <w:r w:rsidR="00DB2A25">
        <w:rPr>
          <w:rFonts w:eastAsia="Times New Roman" w:cstheme="minorHAnsi"/>
          <w:color w:val="000000"/>
        </w:rPr>
        <w:t xml:space="preserve">of </w:t>
      </w:r>
      <w:r w:rsidRPr="000D5DB5">
        <w:rPr>
          <w:rFonts w:eastAsia="Times New Roman" w:cstheme="minorHAnsi"/>
          <w:color w:val="000000"/>
        </w:rPr>
        <w:t>damage</w:t>
      </w:r>
      <w:r w:rsidR="004E1764">
        <w:rPr>
          <w:rFonts w:eastAsia="Times New Roman" w:cstheme="minorHAnsi"/>
          <w:color w:val="000000"/>
        </w:rPr>
        <w:t xml:space="preserve"> </w:t>
      </w:r>
      <w:r w:rsidR="004D31DB" w:rsidRPr="000D5DB5">
        <w:rPr>
          <w:rFonts w:eastAsia="Times New Roman" w:cstheme="minorHAnsi"/>
          <w:color w:val="000000"/>
        </w:rPr>
        <w:t xml:space="preserve">per </w:t>
      </w:r>
      <w:r w:rsidR="004E1764">
        <w:rPr>
          <w:rFonts w:eastAsia="Times New Roman" w:cstheme="minorHAnsi"/>
          <w:color w:val="000000"/>
        </w:rPr>
        <w:t xml:space="preserve">every spell </w:t>
      </w:r>
      <w:r w:rsidR="004D31DB" w:rsidRPr="000D5DB5">
        <w:rPr>
          <w:rFonts w:eastAsia="Times New Roman" w:cstheme="minorHAnsi"/>
          <w:color w:val="000000"/>
        </w:rPr>
        <w:t xml:space="preserve">level </w:t>
      </w:r>
      <w:r w:rsidR="004E1764">
        <w:rPr>
          <w:rFonts w:eastAsia="Times New Roman" w:cstheme="minorHAnsi"/>
          <w:color w:val="000000"/>
        </w:rPr>
        <w:t xml:space="preserve">above </w:t>
      </w:r>
      <w:r w:rsidR="004D31DB" w:rsidRPr="000D5DB5">
        <w:rPr>
          <w:rFonts w:eastAsia="Times New Roman" w:cstheme="minorHAnsi"/>
          <w:color w:val="000000"/>
        </w:rPr>
        <w:t>3rd</w:t>
      </w:r>
      <w:r w:rsidR="004E1764">
        <w:rPr>
          <w:rFonts w:eastAsia="Times New Roman" w:cstheme="minorHAnsi"/>
          <w:color w:val="000000"/>
        </w:rPr>
        <w:t xml:space="preserve"> level. </w:t>
      </w:r>
    </w:p>
    <w:p w14:paraId="173668B0" w14:textId="77777777" w:rsidR="007644ED" w:rsidRPr="00134BC3" w:rsidRDefault="007644ED">
      <w:pPr>
        <w:contextualSpacing/>
        <w:rPr>
          <w:rFonts w:eastAsia="Times New Roman" w:cstheme="minorHAnsi"/>
        </w:rPr>
      </w:pPr>
    </w:p>
    <w:p w14:paraId="1D5AD9C4" w14:textId="77777777" w:rsidR="00AB25EF" w:rsidRPr="00134BC3" w:rsidRDefault="00AB25EF">
      <w:pPr>
        <w:contextualSpacing/>
        <w:rPr>
          <w:rFonts w:eastAsia="Times New Roman" w:cstheme="minorHAnsi"/>
        </w:rPr>
      </w:pPr>
      <w:r w:rsidRPr="000D5DB5">
        <w:rPr>
          <w:rFonts w:eastAsia="Times New Roman" w:cstheme="minorHAnsi"/>
          <w:b/>
          <w:bCs/>
          <w:color w:val="000000"/>
        </w:rPr>
        <w:t>Bloodlust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00DF1957" w:rsidRPr="000D5DB5">
        <w:rPr>
          <w:rFonts w:eastAsia="Times New Roman" w:cstheme="minorHAnsi"/>
          <w:b/>
          <w:bCs/>
          <w:color w:val="000000"/>
        </w:rPr>
        <w:t>3</w:t>
      </w:r>
      <w:r w:rsidRPr="000D5DB5">
        <w:rPr>
          <w:rFonts w:eastAsia="Times New Roman" w:cstheme="minorHAnsi"/>
          <w:b/>
          <w:bCs/>
          <w:color w:val="000000"/>
        </w:rPr>
        <w:t>]</w:t>
      </w:r>
    </w:p>
    <w:p w14:paraId="41610606" w14:textId="77777777" w:rsidR="00AB25EF" w:rsidRPr="00134BC3" w:rsidRDefault="00AB25EF">
      <w:pPr>
        <w:contextualSpacing/>
        <w:rPr>
          <w:rFonts w:eastAsia="Times New Roman" w:cstheme="minorHAnsi"/>
        </w:rPr>
      </w:pPr>
      <w:r w:rsidRPr="000D5DB5">
        <w:rPr>
          <w:rFonts w:eastAsia="Times New Roman" w:cstheme="minorHAnsi"/>
          <w:color w:val="000000"/>
        </w:rPr>
        <w:t>Transmutation</w:t>
      </w:r>
    </w:p>
    <w:p w14:paraId="4230FB82"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6C2D7035"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30 feet</w:t>
      </w:r>
    </w:p>
    <w:p w14:paraId="2636941F"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Pr>
          <w:rFonts w:eastAsia="Times New Roman" w:cstheme="minorHAnsi"/>
          <w:color w:val="000000"/>
        </w:rPr>
        <w:t xml:space="preserve">V, </w:t>
      </w:r>
      <w:r w:rsidRPr="000D5DB5">
        <w:rPr>
          <w:rFonts w:eastAsia="Times New Roman" w:cstheme="minorHAnsi"/>
          <w:color w:val="000000"/>
        </w:rPr>
        <w:t>S, M (a drop of dried blood or sand)</w:t>
      </w:r>
    </w:p>
    <w:p w14:paraId="16DD2E46"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3E44F212"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Choose a willing creature you can see within range. Until the spell ends, the target is immune to fear, has +2 to AC, advantage on Agility saving throws, and can make an additional action on each of its turns, and </w:t>
      </w:r>
      <w:r w:rsidRPr="000D5DB5">
        <w:rPr>
          <w:rFonts w:eastAsia="Times New Roman" w:cstheme="minorHAnsi"/>
          <w:color w:val="000000"/>
        </w:rPr>
        <w:lastRenderedPageBreak/>
        <w:t>gains temporary hit points equal to your spellcasting modifier</w:t>
      </w:r>
      <w:r w:rsidR="00DF1957" w:rsidRPr="000D5DB5">
        <w:rPr>
          <w:rFonts w:eastAsia="Times New Roman" w:cstheme="minorHAnsi"/>
          <w:color w:val="000000"/>
        </w:rPr>
        <w:t>.</w:t>
      </w:r>
    </w:p>
    <w:p w14:paraId="760770AE" w14:textId="77777777" w:rsidR="00AB25EF" w:rsidRDefault="00AB25EF">
      <w:pPr>
        <w:contextualSpacing/>
        <w:rPr>
          <w:rFonts w:eastAsia="Times New Roman" w:cstheme="minorHAnsi"/>
          <w:color w:val="000000"/>
        </w:rPr>
      </w:pPr>
      <w:r w:rsidRPr="000D5DB5">
        <w:rPr>
          <w:rFonts w:eastAsia="Times New Roman" w:cstheme="minorHAnsi"/>
          <w:color w:val="000000"/>
        </w:rPr>
        <w:t>This action can only be used for the attack (one weapon attack only), Dash, Disengage, Hide, or Use Object action. When the spell ends, the target can’t move or take actions until after its next turn.</w:t>
      </w:r>
      <w:r w:rsidR="00570889" w:rsidRPr="00570889">
        <w:rPr>
          <w:rFonts w:eastAsia="Times New Roman" w:cstheme="minorHAnsi"/>
          <w:color w:val="000000"/>
        </w:rPr>
        <w:t xml:space="preserve"> </w:t>
      </w:r>
      <w:r w:rsidR="00570889">
        <w:rPr>
          <w:rFonts w:eastAsia="Times New Roman" w:cstheme="minorHAnsi"/>
          <w:color w:val="000000"/>
        </w:rPr>
        <w:t>This extra action does not stack with similar abilities granting extra actions.</w:t>
      </w:r>
    </w:p>
    <w:p w14:paraId="167AC2BE" w14:textId="77777777" w:rsidR="007644ED" w:rsidRPr="00134BC3" w:rsidRDefault="007644ED">
      <w:pPr>
        <w:contextualSpacing/>
        <w:rPr>
          <w:rFonts w:eastAsia="Times New Roman" w:cstheme="minorHAnsi"/>
        </w:rPr>
      </w:pPr>
    </w:p>
    <w:p w14:paraId="7E8DAC7D" w14:textId="77777777" w:rsidR="00256A2D" w:rsidRPr="0008703D" w:rsidRDefault="00256A2D" w:rsidP="0008703D">
      <w:pPr>
        <w:rPr>
          <w:b/>
          <w:bCs/>
          <w:rPrChange w:id="5223" w:author="Admin" w:date="2022-01-16T20:50:00Z">
            <w:rPr/>
          </w:rPrChange>
        </w:rPr>
      </w:pPr>
      <w:r w:rsidRPr="0008703D">
        <w:rPr>
          <w:b/>
          <w:bCs/>
          <w:rPrChange w:id="5224" w:author="Admin" w:date="2022-01-16T20:50:00Z">
            <w:rPr/>
          </w:rPrChange>
        </w:rPr>
        <w:t>Brilliance Aura [level 4]</w:t>
      </w:r>
    </w:p>
    <w:p w14:paraId="1C1F43D4" w14:textId="77777777" w:rsidR="00256A2D" w:rsidRPr="00C81ED8" w:rsidRDefault="00EB438F" w:rsidP="00256A2D">
      <w:r>
        <w:t xml:space="preserve">Abjuration </w:t>
      </w:r>
      <w:r w:rsidR="00256A2D" w:rsidRPr="00C81ED8">
        <w:t>[aura]</w:t>
      </w:r>
    </w:p>
    <w:p w14:paraId="7679DEC6" w14:textId="77777777" w:rsidR="00256A2D" w:rsidRPr="00C81ED8" w:rsidRDefault="00256A2D" w:rsidP="00256A2D">
      <w:r w:rsidRPr="00C81ED8">
        <w:rPr>
          <w:b/>
          <w:bCs/>
        </w:rPr>
        <w:t>Casting Time</w:t>
      </w:r>
      <w:r w:rsidR="007538A3">
        <w:rPr>
          <w:b/>
          <w:bCs/>
        </w:rPr>
        <w:t>:</w:t>
      </w:r>
      <w:r w:rsidRPr="00C81ED8">
        <w:rPr>
          <w:b/>
          <w:bCs/>
        </w:rPr>
        <w:t xml:space="preserve"> </w:t>
      </w:r>
      <w:r w:rsidRPr="00C81ED8">
        <w:t>1 bonus action</w:t>
      </w:r>
    </w:p>
    <w:p w14:paraId="3C644C10" w14:textId="77777777" w:rsidR="00256A2D" w:rsidRPr="00C81ED8" w:rsidRDefault="00256A2D" w:rsidP="00256A2D">
      <w:r w:rsidRPr="00C81ED8">
        <w:rPr>
          <w:b/>
          <w:bCs/>
        </w:rPr>
        <w:t>Range</w:t>
      </w:r>
      <w:r w:rsidR="007538A3">
        <w:rPr>
          <w:b/>
          <w:bCs/>
        </w:rPr>
        <w:t>:</w:t>
      </w:r>
      <w:r w:rsidRPr="00C81ED8">
        <w:rPr>
          <w:b/>
          <w:bCs/>
        </w:rPr>
        <w:t xml:space="preserve"> </w:t>
      </w:r>
      <w:r w:rsidRPr="00C81ED8">
        <w:t>15- foot-radius sphere, centered on you</w:t>
      </w:r>
    </w:p>
    <w:p w14:paraId="6EC6DEA5" w14:textId="77777777" w:rsidR="00256A2D" w:rsidRPr="00C81ED8" w:rsidRDefault="00256A2D" w:rsidP="00256A2D">
      <w:r w:rsidRPr="00C81ED8">
        <w:rPr>
          <w:b/>
          <w:bCs/>
        </w:rPr>
        <w:t>Components</w:t>
      </w:r>
      <w:r w:rsidR="007538A3">
        <w:rPr>
          <w:b/>
          <w:bCs/>
        </w:rPr>
        <w:t>:</w:t>
      </w:r>
      <w:r w:rsidRPr="00C81ED8">
        <w:t xml:space="preserve"> V, S</w:t>
      </w:r>
    </w:p>
    <w:p w14:paraId="5E58622A" w14:textId="77777777" w:rsidR="00256A2D" w:rsidRPr="00C81ED8" w:rsidRDefault="00256A2D" w:rsidP="00256A2D">
      <w:r w:rsidRPr="00C81ED8">
        <w:rPr>
          <w:b/>
          <w:bCs/>
        </w:rPr>
        <w:t>Duration</w:t>
      </w:r>
      <w:r w:rsidR="007538A3">
        <w:rPr>
          <w:b/>
          <w:bCs/>
        </w:rPr>
        <w:t>:</w:t>
      </w:r>
      <w:r w:rsidRPr="00C81ED8">
        <w:rPr>
          <w:b/>
          <w:bCs/>
        </w:rPr>
        <w:t xml:space="preserve"> </w:t>
      </w:r>
      <w:r w:rsidRPr="00C81ED8">
        <w:t>Concentration (partial), up to 10 minutes</w:t>
      </w:r>
    </w:p>
    <w:p w14:paraId="7FBAD9C5" w14:textId="0A536D7C" w:rsidR="00256A2D" w:rsidRPr="00C81ED8" w:rsidRDefault="00256A2D">
      <w:r w:rsidRPr="00C81ED8">
        <w:t>A pulsing aura of cerulean power radiates from you in an aura with a 15-foot radius</w:t>
      </w:r>
      <w:ins w:id="5225" w:author="Admin" w:date="2021-11-17T19:57:00Z">
        <w:r w:rsidR="004B3530">
          <w:t xml:space="preserve"> centered on you</w:t>
        </w:r>
      </w:ins>
      <w:r w:rsidRPr="00C81ED8">
        <w:t xml:space="preserve">. </w:t>
      </w:r>
      <w:del w:id="5226" w:author="Admin" w:date="2021-11-17T19:57:00Z">
        <w:r w:rsidRPr="00C81ED8" w:rsidDel="004B3530">
          <w:delText xml:space="preserve">Until the spell ends, the aura moves with you, centered on you. Choose up to two allied creatures in range. </w:delText>
        </w:r>
      </w:del>
      <w:r w:rsidRPr="00C81ED8">
        <w:t xml:space="preserve">For the duration of the aura, </w:t>
      </w:r>
      <w:ins w:id="5227" w:author="Admin" w:date="2021-11-17T19:57:00Z">
        <w:r w:rsidR="004B3530">
          <w:t xml:space="preserve">you can designate any two creatures in range to augment their spellcasting. </w:t>
        </w:r>
      </w:ins>
      <w:del w:id="5228" w:author="Admin" w:date="2021-11-17T19:58:00Z">
        <w:r w:rsidRPr="00C81ED8" w:rsidDel="004B3530">
          <w:delText>and s</w:delText>
        </w:r>
      </w:del>
      <w:ins w:id="5229" w:author="Admin" w:date="2021-11-17T19:58:00Z">
        <w:r w:rsidR="004B3530">
          <w:t>S</w:t>
        </w:r>
      </w:ins>
      <w:r w:rsidRPr="00C81ED8">
        <w:t xml:space="preserve">o long as the creatures are both friendly and within range, the mana spell cost for </w:t>
      </w:r>
      <w:ins w:id="5230" w:author="Admin" w:date="2022-01-16T20:50:00Z">
        <w:r w:rsidR="0008703D">
          <w:t xml:space="preserve">all </w:t>
        </w:r>
      </w:ins>
      <w:r w:rsidRPr="00C81ED8">
        <w:t xml:space="preserve">their spells is reduced by </w:t>
      </w:r>
      <w:del w:id="5231" w:author="Admin" w:date="2021-11-17T19:58:00Z">
        <w:r w:rsidRPr="00C81ED8" w:rsidDel="004B3530">
          <w:delText xml:space="preserve">1 </w:delText>
        </w:r>
      </w:del>
      <w:ins w:id="5232" w:author="Admin" w:date="2021-11-17T19:58:00Z">
        <w:r w:rsidR="004B3530">
          <w:t>2</w:t>
        </w:r>
        <w:r w:rsidR="004B3530" w:rsidRPr="00C81ED8">
          <w:t xml:space="preserve"> </w:t>
        </w:r>
      </w:ins>
      <w:r w:rsidRPr="00C81ED8">
        <w:t xml:space="preserve">(minimum 1). </w:t>
      </w:r>
    </w:p>
    <w:p w14:paraId="3E4145B7" w14:textId="22A99C75" w:rsidR="00256A2D" w:rsidRPr="00C81ED8" w:rsidRDefault="00256A2D">
      <w:r w:rsidRPr="00C81ED8">
        <w:rPr>
          <w:b/>
          <w:bCs/>
        </w:rPr>
        <w:t xml:space="preserve">Heightened. </w:t>
      </w:r>
      <w:r w:rsidRPr="00C81ED8">
        <w:t xml:space="preserve">For every spell level above 4th, you may benefit an additional creature. At spell level 8, the mana cost is reduced by </w:t>
      </w:r>
      <w:del w:id="5233" w:author="Admin" w:date="2021-11-17T19:58:00Z">
        <w:r w:rsidRPr="00C81ED8" w:rsidDel="004B3530">
          <w:delText xml:space="preserve">2 </w:delText>
        </w:r>
      </w:del>
      <w:ins w:id="5234" w:author="Admin" w:date="2021-11-17T19:58:00Z">
        <w:r w:rsidR="004B3530">
          <w:t>4</w:t>
        </w:r>
        <w:r w:rsidR="004B3530" w:rsidRPr="00C81ED8">
          <w:t xml:space="preserve"> </w:t>
        </w:r>
      </w:ins>
      <w:r w:rsidRPr="00C81ED8">
        <w:t xml:space="preserve">points instead (minimum 1). </w:t>
      </w:r>
    </w:p>
    <w:p w14:paraId="691C4DBA" w14:textId="77777777" w:rsidR="007644ED" w:rsidRPr="00134BC3" w:rsidRDefault="007644ED">
      <w:pPr>
        <w:contextualSpacing/>
        <w:rPr>
          <w:rFonts w:eastAsia="Times New Roman" w:cstheme="minorHAnsi"/>
        </w:rPr>
      </w:pPr>
    </w:p>
    <w:p w14:paraId="7DDEC703" w14:textId="77777777" w:rsidR="00AB25EF" w:rsidRPr="00134BC3" w:rsidRDefault="00AC097C" w:rsidP="00AC097C">
      <w:pPr>
        <w:contextualSpacing/>
        <w:rPr>
          <w:rFonts w:eastAsia="Times New Roman" w:cstheme="minorHAnsi"/>
        </w:rPr>
      </w:pPr>
      <w:r>
        <w:rPr>
          <w:rFonts w:eastAsia="Times New Roman" w:cstheme="minorHAnsi"/>
          <w:b/>
          <w:bCs/>
          <w:color w:val="000000"/>
        </w:rPr>
        <w:t>Essence</w:t>
      </w:r>
      <w:r w:rsidR="00AB25EF" w:rsidRPr="000D5DB5">
        <w:rPr>
          <w:rFonts w:eastAsia="Times New Roman" w:cstheme="minorHAnsi"/>
          <w:b/>
          <w:bCs/>
          <w:color w:val="000000"/>
        </w:rPr>
        <w:t xml:space="preserve"> </w:t>
      </w:r>
      <w:r w:rsidR="000A639F">
        <w:rPr>
          <w:rFonts w:eastAsia="Times New Roman" w:cstheme="minorHAnsi"/>
          <w:b/>
          <w:bCs/>
          <w:color w:val="000000"/>
        </w:rPr>
        <w:t xml:space="preserve">Seal </w:t>
      </w:r>
      <w:r w:rsidR="00AB25EF" w:rsidRPr="000D5DB5">
        <w:rPr>
          <w:rFonts w:eastAsia="Times New Roman" w:cstheme="minorHAnsi"/>
          <w:b/>
          <w:bCs/>
          <w:color w:val="000000"/>
        </w:rPr>
        <w:t>[</w:t>
      </w:r>
      <w:r w:rsidR="00185ACB" w:rsidRPr="000D5DB5">
        <w:rPr>
          <w:rFonts w:eastAsia="Times New Roman" w:cstheme="minorHAnsi"/>
          <w:b/>
          <w:bCs/>
          <w:color w:val="000000"/>
        </w:rPr>
        <w:t xml:space="preserve">level </w:t>
      </w:r>
      <w:r w:rsidR="00D07A70" w:rsidRPr="000D5DB5">
        <w:rPr>
          <w:rFonts w:eastAsia="Times New Roman" w:cstheme="minorHAnsi"/>
          <w:b/>
          <w:bCs/>
          <w:color w:val="000000"/>
        </w:rPr>
        <w:t>2</w:t>
      </w:r>
      <w:r w:rsidR="00AB25EF" w:rsidRPr="000D5DB5">
        <w:rPr>
          <w:rFonts w:eastAsia="Times New Roman" w:cstheme="minorHAnsi"/>
          <w:b/>
          <w:bCs/>
          <w:color w:val="000000"/>
        </w:rPr>
        <w:t>]</w:t>
      </w:r>
    </w:p>
    <w:p w14:paraId="6685B440" w14:textId="77777777" w:rsidR="00AB25EF" w:rsidRPr="00134BC3" w:rsidRDefault="00AB25EF" w:rsidP="005D361A">
      <w:pPr>
        <w:contextualSpacing/>
        <w:rPr>
          <w:rFonts w:eastAsia="Times New Roman" w:cstheme="minorHAnsi"/>
        </w:rPr>
      </w:pPr>
      <w:r w:rsidRPr="000D5DB5">
        <w:rPr>
          <w:rFonts w:eastAsia="Times New Roman" w:cstheme="minorHAnsi"/>
          <w:color w:val="000000"/>
        </w:rPr>
        <w:t>Abjuration [</w:t>
      </w:r>
      <w:r w:rsidR="005D361A">
        <w:rPr>
          <w:rFonts w:eastAsia="Times New Roman" w:cstheme="minorHAnsi"/>
          <w:color w:val="000000"/>
        </w:rPr>
        <w:t>r</w:t>
      </w:r>
      <w:r w:rsidRPr="000D5DB5">
        <w:rPr>
          <w:rFonts w:eastAsia="Times New Roman" w:cstheme="minorHAnsi"/>
          <w:color w:val="000000"/>
        </w:rPr>
        <w:t>itual]</w:t>
      </w:r>
    </w:p>
    <w:p w14:paraId="3260E653" w14:textId="77777777" w:rsidR="00AB25EF" w:rsidRPr="00134BC3" w:rsidRDefault="00AB25EF">
      <w:pPr>
        <w:contextualSpacing/>
        <w:rPr>
          <w:rFonts w:eastAsia="Times New Roman" w:cstheme="minorHAnsi"/>
        </w:rPr>
      </w:pPr>
      <w:r w:rsidRPr="000D5DB5">
        <w:rPr>
          <w:rFonts w:eastAsia="Times New Roman" w:cstheme="minorHAnsi"/>
          <w:b/>
          <w:bCs/>
          <w:color w:val="000000"/>
        </w:rPr>
        <w:t>Casting Time</w:t>
      </w:r>
      <w:bookmarkStart w:id="5235" w:name="_Hlk13650275"/>
      <w:r w:rsidR="007538A3">
        <w:rPr>
          <w:b/>
          <w:bCs/>
        </w:rPr>
        <w:t>:</w:t>
      </w:r>
      <w:bookmarkEnd w:id="5235"/>
      <w:r w:rsidRPr="000D5DB5">
        <w:rPr>
          <w:rFonts w:eastAsia="Times New Roman" w:cstheme="minorHAnsi"/>
          <w:b/>
          <w:bCs/>
          <w:color w:val="000000"/>
        </w:rPr>
        <w:t xml:space="preserve"> </w:t>
      </w:r>
      <w:r w:rsidRPr="000D5DB5">
        <w:rPr>
          <w:rFonts w:eastAsia="Times New Roman" w:cstheme="minorHAnsi"/>
          <w:color w:val="000000"/>
        </w:rPr>
        <w:t>10 minutes</w:t>
      </w:r>
    </w:p>
    <w:p w14:paraId="4A70C748" w14:textId="77777777" w:rsidR="00AB25EF" w:rsidRPr="00134BC3" w:rsidRDefault="00AB25EF">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Touch</w:t>
      </w:r>
    </w:p>
    <w:p w14:paraId="6399F9C8" w14:textId="77777777" w:rsidR="00AB25EF" w:rsidRPr="00134BC3" w:rsidRDefault="00AB25EF" w:rsidP="00933464">
      <w:pPr>
        <w:contextualSpacing/>
        <w:rPr>
          <w:rFonts w:eastAsia="Times New Roman" w:cstheme="minorHAnsi"/>
        </w:rPr>
      </w:pPr>
      <w:r w:rsidRPr="000D5DB5">
        <w:rPr>
          <w:rFonts w:eastAsia="Times New Roman" w:cstheme="minorHAnsi"/>
          <w:b/>
          <w:bCs/>
          <w:color w:val="000000"/>
        </w:rPr>
        <w:t>Component</w:t>
      </w:r>
      <w:r w:rsidR="007A0074">
        <w:rPr>
          <w:rFonts w:eastAsia="Times New Roman" w:cstheme="minorHAnsi"/>
          <w:b/>
          <w:bCs/>
          <w:color w:val="000000"/>
        </w:rPr>
        <w: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V, S, M (Focus crystal that costs </w:t>
      </w:r>
      <w:r w:rsidR="0083793F">
        <w:rPr>
          <w:rFonts w:eastAsia="Times New Roman" w:cstheme="minorHAnsi"/>
          <w:color w:val="000000"/>
        </w:rPr>
        <w:t>25</w:t>
      </w:r>
      <w:r w:rsidRPr="000D5DB5">
        <w:rPr>
          <w:rFonts w:eastAsia="Times New Roman" w:cstheme="minorHAnsi"/>
          <w:color w:val="000000"/>
        </w:rPr>
        <w:t xml:space="preserve"> gp</w:t>
      </w:r>
      <w:r w:rsidR="0083793F">
        <w:rPr>
          <w:rFonts w:eastAsia="Times New Roman" w:cstheme="minorHAnsi"/>
          <w:color w:val="000000"/>
        </w:rPr>
        <w:t xml:space="preserve"> per spell level</w:t>
      </w:r>
      <w:r w:rsidRPr="000D5DB5">
        <w:rPr>
          <w:rFonts w:eastAsia="Times New Roman" w:cstheme="minorHAnsi"/>
          <w:color w:val="000000"/>
        </w:rPr>
        <w:t>)</w:t>
      </w:r>
    </w:p>
    <w:p w14:paraId="25106BB0" w14:textId="77777777" w:rsidR="00AB25EF" w:rsidRPr="00134BC3" w:rsidRDefault="00AB25EF" w:rsidP="00AC097C">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007538A3">
        <w:rPr>
          <w:rFonts w:eastAsia="Times New Roman" w:cstheme="minorHAnsi"/>
          <w:color w:val="000000"/>
        </w:rPr>
        <w:t xml:space="preserve">10 </w:t>
      </w:r>
      <w:r w:rsidRPr="000D5DB5">
        <w:rPr>
          <w:rFonts w:eastAsia="Times New Roman" w:cstheme="minorHAnsi"/>
          <w:color w:val="000000"/>
        </w:rPr>
        <w:t xml:space="preserve">minutes </w:t>
      </w:r>
      <w:r w:rsidR="00AC097C">
        <w:rPr>
          <w:rFonts w:eastAsia="Times New Roman" w:cstheme="minorHAnsi"/>
          <w:color w:val="000000"/>
        </w:rPr>
        <w:t xml:space="preserve">or </w:t>
      </w:r>
      <w:r w:rsidRPr="000D5DB5">
        <w:rPr>
          <w:rFonts w:eastAsia="Times New Roman" w:cstheme="minorHAnsi"/>
          <w:color w:val="000000"/>
        </w:rPr>
        <w:t>until discharge</w:t>
      </w:r>
      <w:r w:rsidR="00AC097C">
        <w:rPr>
          <w:rFonts w:eastAsia="Times New Roman" w:cstheme="minorHAnsi"/>
          <w:color w:val="000000"/>
        </w:rPr>
        <w:t>d</w:t>
      </w:r>
    </w:p>
    <w:p w14:paraId="02000659" w14:textId="77777777" w:rsidR="00AC097C" w:rsidRDefault="00AB25EF" w:rsidP="00AC097C">
      <w:pPr>
        <w:contextualSpacing/>
        <w:rPr>
          <w:rFonts w:eastAsia="Times New Roman" w:cstheme="minorHAnsi"/>
          <w:color w:val="000000"/>
        </w:rPr>
      </w:pPr>
      <w:r w:rsidRPr="000D5DB5">
        <w:rPr>
          <w:rFonts w:eastAsia="Times New Roman" w:cstheme="minorHAnsi"/>
          <w:color w:val="000000"/>
        </w:rPr>
        <w:t>You draw an essence-capturing magic circle or seal</w:t>
      </w:r>
      <w:r w:rsidR="00AC097C">
        <w:rPr>
          <w:rFonts w:eastAsia="Times New Roman" w:cstheme="minorHAnsi"/>
          <w:color w:val="000000"/>
        </w:rPr>
        <w:t xml:space="preserve"> and designate a single creature type</w:t>
      </w:r>
      <w:r w:rsidRPr="000D5DB5">
        <w:rPr>
          <w:rFonts w:eastAsia="Times New Roman" w:cstheme="minorHAnsi"/>
          <w:color w:val="000000"/>
        </w:rPr>
        <w:t xml:space="preserve">. </w:t>
      </w:r>
    </w:p>
    <w:p w14:paraId="56003BC7" w14:textId="11676D76" w:rsidR="00AB25EF" w:rsidRDefault="00AC097C" w:rsidP="00583FCA">
      <w:pPr>
        <w:contextualSpacing/>
        <w:rPr>
          <w:ins w:id="5236" w:author="Admin" w:date="2022-01-16T21:10:00Z"/>
          <w:rFonts w:eastAsia="Times New Roman" w:cstheme="minorHAnsi"/>
          <w:color w:val="000000"/>
        </w:rPr>
      </w:pPr>
      <w:r>
        <w:rPr>
          <w:rFonts w:eastAsia="Times New Roman" w:cstheme="minorHAnsi"/>
          <w:color w:val="000000"/>
        </w:rPr>
        <w:t xml:space="preserve">If a creature from the type you </w:t>
      </w:r>
      <w:r w:rsidR="00AB25EF" w:rsidRPr="000D5DB5">
        <w:rPr>
          <w:rFonts w:eastAsia="Times New Roman" w:cstheme="minorHAnsi"/>
          <w:color w:val="000000"/>
        </w:rPr>
        <w:t>designate</w:t>
      </w:r>
      <w:r>
        <w:rPr>
          <w:rFonts w:eastAsia="Times New Roman" w:cstheme="minorHAnsi"/>
          <w:color w:val="000000"/>
        </w:rPr>
        <w:t>d</w:t>
      </w:r>
      <w:r w:rsidR="00AB25EF" w:rsidRPr="000D5DB5">
        <w:rPr>
          <w:rFonts w:eastAsia="Times New Roman" w:cstheme="minorHAnsi"/>
          <w:color w:val="000000"/>
        </w:rPr>
        <w:t xml:space="preserve"> is reduced to 0 hit points within 10 feet of the seal (or any surface you inscribe it upon)</w:t>
      </w:r>
      <w:r>
        <w:rPr>
          <w:rFonts w:eastAsia="Times New Roman" w:cstheme="minorHAnsi"/>
          <w:color w:val="000000"/>
        </w:rPr>
        <w:t>, they</w:t>
      </w:r>
      <w:r w:rsidR="00AB25EF" w:rsidRPr="000D5DB5">
        <w:rPr>
          <w:rFonts w:eastAsia="Times New Roman" w:cstheme="minorHAnsi"/>
          <w:color w:val="000000"/>
        </w:rPr>
        <w:t xml:space="preserve"> must </w:t>
      </w:r>
      <w:r>
        <w:rPr>
          <w:rFonts w:eastAsia="Times New Roman" w:cstheme="minorHAnsi"/>
          <w:color w:val="000000"/>
        </w:rPr>
        <w:t xml:space="preserve">succeed on </w:t>
      </w:r>
      <w:r w:rsidR="00AB25EF" w:rsidRPr="000D5DB5">
        <w:rPr>
          <w:rFonts w:eastAsia="Times New Roman" w:cstheme="minorHAnsi"/>
          <w:color w:val="000000"/>
        </w:rPr>
        <w:t>a Spirit saving throw or else have its essence absorbed</w:t>
      </w:r>
      <w:ins w:id="5237" w:author="Admin" w:date="2022-01-16T20:50:00Z">
        <w:r w:rsidR="0008703D">
          <w:rPr>
            <w:rFonts w:eastAsia="Times New Roman" w:cstheme="minorHAnsi"/>
            <w:color w:val="000000"/>
          </w:rPr>
          <w:t xml:space="preserve"> into the seal</w:t>
        </w:r>
      </w:ins>
      <w:r w:rsidR="00AB25EF" w:rsidRPr="000D5DB5">
        <w:rPr>
          <w:rFonts w:eastAsia="Times New Roman" w:cstheme="minorHAnsi"/>
          <w:color w:val="000000"/>
        </w:rPr>
        <w:t xml:space="preserve">. </w:t>
      </w:r>
      <w:ins w:id="5238" w:author="Admin" w:date="2022-01-16T20:51:00Z">
        <w:r w:rsidR="0008703D">
          <w:rPr>
            <w:rFonts w:eastAsia="Times New Roman" w:cstheme="minorHAnsi"/>
            <w:color w:val="000000"/>
          </w:rPr>
          <w:t xml:space="preserve">If the creature’s </w:t>
        </w:r>
      </w:ins>
      <w:del w:id="5239" w:author="Admin" w:date="2022-01-16T20:51:00Z">
        <w:r w:rsidR="00AB25EF" w:rsidRPr="000D5DB5" w:rsidDel="0008703D">
          <w:rPr>
            <w:rFonts w:eastAsia="Times New Roman" w:cstheme="minorHAnsi"/>
            <w:color w:val="000000"/>
          </w:rPr>
          <w:delText xml:space="preserve">The creature must have a </w:delText>
        </w:r>
      </w:del>
      <w:r w:rsidR="000F4D62">
        <w:rPr>
          <w:rFonts w:eastAsia="Times New Roman" w:cstheme="minorHAnsi"/>
          <w:color w:val="000000"/>
        </w:rPr>
        <w:lastRenderedPageBreak/>
        <w:t>Challenge</w:t>
      </w:r>
      <w:r w:rsidR="000F4D62" w:rsidRPr="000D5DB5">
        <w:rPr>
          <w:rFonts w:eastAsia="Times New Roman" w:cstheme="minorHAnsi"/>
          <w:color w:val="000000"/>
        </w:rPr>
        <w:t xml:space="preserve"> </w:t>
      </w:r>
      <w:ins w:id="5240" w:author="Admin" w:date="2022-01-16T20:51:00Z">
        <w:r w:rsidR="0008703D">
          <w:rPr>
            <w:rFonts w:eastAsia="Times New Roman" w:cstheme="minorHAnsi"/>
            <w:color w:val="000000"/>
          </w:rPr>
          <w:t xml:space="preserve">Rating (or level) is greater </w:t>
        </w:r>
      </w:ins>
      <w:del w:id="5241" w:author="Admin" w:date="2022-01-16T20:51:00Z">
        <w:r w:rsidR="00AB25EF" w:rsidRPr="000D5DB5" w:rsidDel="0008703D">
          <w:rPr>
            <w:rFonts w:eastAsia="Times New Roman" w:cstheme="minorHAnsi"/>
            <w:color w:val="000000"/>
          </w:rPr>
          <w:delText xml:space="preserve">equal to or less </w:delText>
        </w:r>
      </w:del>
      <w:r w:rsidR="00AB25EF" w:rsidRPr="000D5DB5">
        <w:rPr>
          <w:rFonts w:eastAsia="Times New Roman" w:cstheme="minorHAnsi"/>
          <w:color w:val="000000"/>
        </w:rPr>
        <w:t xml:space="preserve">than </w:t>
      </w:r>
      <w:r w:rsidR="004E1764">
        <w:rPr>
          <w:rFonts w:eastAsia="Times New Roman" w:cstheme="minorHAnsi"/>
          <w:color w:val="000000"/>
        </w:rPr>
        <w:t>double the spell level</w:t>
      </w:r>
      <w:ins w:id="5242" w:author="Admin" w:date="2022-01-16T20:51:00Z">
        <w:r w:rsidR="0008703D">
          <w:rPr>
            <w:rFonts w:eastAsia="Times New Roman" w:cstheme="minorHAnsi"/>
            <w:color w:val="000000"/>
          </w:rPr>
          <w:t>, they automatically succeed on their saving throw</w:t>
        </w:r>
      </w:ins>
      <w:r w:rsidR="00984A11" w:rsidRPr="000D5DB5">
        <w:rPr>
          <w:rFonts w:eastAsia="Times New Roman" w:cstheme="minorHAnsi"/>
          <w:color w:val="000000"/>
        </w:rPr>
        <w:t xml:space="preserve">. </w:t>
      </w:r>
    </w:p>
    <w:p w14:paraId="4E87B651" w14:textId="79B00CFC" w:rsidR="00DE5134" w:rsidRPr="00DE5134" w:rsidDel="00DE5134" w:rsidRDefault="00DE5134">
      <w:pPr>
        <w:rPr>
          <w:del w:id="5243" w:author="Admin" w:date="2022-01-16T21:11:00Z"/>
          <w:rFonts w:eastAsia="Times New Roman" w:cstheme="minorHAnsi"/>
          <w:i/>
          <w:iCs/>
          <w:color w:val="000000"/>
          <w:rPrChange w:id="5244" w:author="Admin" w:date="2022-01-16T21:11:00Z">
            <w:rPr>
              <w:del w:id="5245" w:author="Admin" w:date="2022-01-16T21:11:00Z"/>
              <w:rFonts w:eastAsia="Times New Roman" w:cstheme="minorHAnsi"/>
              <w:color w:val="000000"/>
            </w:rPr>
          </w:rPrChange>
        </w:rPr>
        <w:pPrChange w:id="5246" w:author="Admin" w:date="2022-01-16T21:11:00Z">
          <w:pPr>
            <w:contextualSpacing/>
          </w:pPr>
        </w:pPrChange>
      </w:pPr>
      <w:ins w:id="5247" w:author="Admin" w:date="2022-01-16T21:11:00Z">
        <w:r w:rsidRPr="00DE5134">
          <w:rPr>
            <w:rFonts w:eastAsia="Times New Roman" w:cstheme="minorHAnsi"/>
            <w:i/>
            <w:iCs/>
            <w:color w:val="000000"/>
            <w:rPrChange w:id="5248" w:author="Admin" w:date="2022-01-16T21:11:00Z">
              <w:rPr/>
            </w:rPrChange>
          </w:rPr>
          <w:t xml:space="preserve">Sealed Beings. </w:t>
        </w:r>
      </w:ins>
    </w:p>
    <w:p w14:paraId="62022B04" w14:textId="42BDF1A5" w:rsidR="00AC097C" w:rsidDel="00DE5134" w:rsidRDefault="00AC097C">
      <w:pPr>
        <w:rPr>
          <w:del w:id="5249" w:author="Admin" w:date="2022-01-16T21:11:00Z"/>
        </w:rPr>
        <w:pPrChange w:id="5250" w:author="Admin" w:date="2022-01-16T21:11:00Z">
          <w:pPr>
            <w:contextualSpacing/>
          </w:pPr>
        </w:pPrChange>
      </w:pPr>
      <w:del w:id="5251" w:author="Admin" w:date="2022-01-16T21:07:00Z">
        <w:r w:rsidDel="00DE5134">
          <w:delText>If a</w:delText>
        </w:r>
      </w:del>
      <w:ins w:id="5252" w:author="Admin" w:date="2022-01-16T21:07:00Z">
        <w:r w:rsidR="00DE5134">
          <w:t>A</w:t>
        </w:r>
      </w:ins>
      <w:r>
        <w:t xml:space="preserve"> </w:t>
      </w:r>
      <w:ins w:id="5253" w:author="Admin" w:date="2022-01-16T21:11:00Z">
        <w:r w:rsidR="00DE5134">
          <w:t xml:space="preserve">being </w:t>
        </w:r>
      </w:ins>
      <w:del w:id="5254" w:author="Admin" w:date="2022-01-16T21:07:00Z">
        <w:r w:rsidDel="00DE5134">
          <w:delText xml:space="preserve">creature’s </w:delText>
        </w:r>
      </w:del>
      <w:ins w:id="5255" w:author="Admin" w:date="2022-01-16T21:07:00Z">
        <w:r w:rsidR="00DE5134">
          <w:t xml:space="preserve">that fails its saving throw has its </w:t>
        </w:r>
      </w:ins>
      <w:r>
        <w:t xml:space="preserve">essence </w:t>
      </w:r>
      <w:del w:id="5256" w:author="Admin" w:date="2022-01-16T21:07:00Z">
        <w:r w:rsidDel="00DE5134">
          <w:delText xml:space="preserve">is </w:delText>
        </w:r>
      </w:del>
      <w:r>
        <w:t>absorbed</w:t>
      </w:r>
      <w:ins w:id="5257" w:author="Admin" w:date="2022-01-16T21:07:00Z">
        <w:r w:rsidR="00DE5134">
          <w:t xml:space="preserve"> into the seal. </w:t>
        </w:r>
      </w:ins>
      <w:del w:id="5258" w:author="Admin" w:date="2022-01-16T21:07:00Z">
        <w:r w:rsidDel="00DE5134">
          <w:delText>, i</w:delText>
        </w:r>
      </w:del>
      <w:ins w:id="5259" w:author="Admin" w:date="2022-01-16T21:07:00Z">
        <w:r w:rsidR="00DE5134">
          <w:t>I</w:t>
        </w:r>
      </w:ins>
      <w:r>
        <w:t>t cannot be revived or resurrected</w:t>
      </w:r>
      <w:ins w:id="5260" w:author="Admin" w:date="2022-01-16T21:07:00Z">
        <w:r w:rsidR="00DE5134">
          <w:t xml:space="preserve"> so long as it is trapped</w:t>
        </w:r>
      </w:ins>
      <w:r w:rsidR="00FC7417">
        <w:t>, and any creature attempting such effects</w:t>
      </w:r>
      <w:r>
        <w:t xml:space="preserve"> must succeed on a</w:t>
      </w:r>
      <w:del w:id="5261" w:author="Admin" w:date="2022-01-16T21:07:00Z">
        <w:r w:rsidDel="00DE5134">
          <w:delText>n</w:delText>
        </w:r>
      </w:del>
      <w:r>
        <w:t xml:space="preserve"> </w:t>
      </w:r>
      <w:del w:id="5262" w:author="Admin" w:date="2022-01-16T21:07:00Z">
        <w:r w:rsidR="002E3B9E" w:rsidDel="00DE5134">
          <w:delText xml:space="preserve"> </w:delText>
        </w:r>
      </w:del>
      <w:r w:rsidR="002E3B9E">
        <w:t>contested</w:t>
      </w:r>
      <w:r>
        <w:t xml:space="preserve"> spell attack roll against you</w:t>
      </w:r>
      <w:del w:id="5263" w:author="Admin" w:date="2022-01-16T21:07:00Z">
        <w:r w:rsidR="00FC7417" w:rsidDel="00DE5134">
          <w:delText>r spell attack bonus</w:delText>
        </w:r>
      </w:del>
      <w:r>
        <w:t xml:space="preserve">. </w:t>
      </w:r>
      <w:ins w:id="5264" w:author="Admin" w:date="2022-01-16T21:08:00Z">
        <w:r w:rsidR="00DE5134">
          <w:t xml:space="preserve">At a successful contested roll, the seal is weakened but not undone. At two successful rolls, the seal is broken and the essence is released. </w:t>
        </w:r>
      </w:ins>
      <w:ins w:id="5265" w:author="Admin" w:date="2022-01-16T21:09:00Z">
        <w:r w:rsidR="00DE5134">
          <w:t xml:space="preserve">Upon failing two contested rolls (not necessarily consecutive), the singular </w:t>
        </w:r>
      </w:ins>
      <w:del w:id="5266" w:author="Admin" w:date="2022-01-16T21:09:00Z">
        <w:r w:rsidDel="00DE5134">
          <w:delText xml:space="preserve">On a success of two out of three attempts, the essence is released and the target can be revived or resurrected. On a failed attempt, the </w:delText>
        </w:r>
      </w:del>
      <w:r>
        <w:t xml:space="preserve">caster can no longer attempt to </w:t>
      </w:r>
      <w:del w:id="5267" w:author="Admin" w:date="2022-01-16T21:09:00Z">
        <w:r w:rsidDel="00DE5134">
          <w:delText>contest control again</w:delText>
        </w:r>
      </w:del>
      <w:ins w:id="5268" w:author="Admin" w:date="2022-01-16T21:09:00Z">
        <w:r w:rsidR="00DE5134">
          <w:t>undo that particular seal</w:t>
        </w:r>
      </w:ins>
      <w:r>
        <w:t xml:space="preserve">. </w:t>
      </w:r>
      <w:r w:rsidR="00FC7417">
        <w:t xml:space="preserve">An immortal creature or a creature that can reform from death (such as demons, liches, or ghosts) that are sealed </w:t>
      </w:r>
      <w:ins w:id="5269" w:author="Admin" w:date="2022-01-16T21:09:00Z">
        <w:r w:rsidR="00DE5134">
          <w:t xml:space="preserve">similarly </w:t>
        </w:r>
      </w:ins>
      <w:r w:rsidR="00FC7417">
        <w:t>cannot reform until the seal is broken.</w:t>
      </w:r>
    </w:p>
    <w:p w14:paraId="709E4F89" w14:textId="77777777" w:rsidR="00DE5134" w:rsidRDefault="00DE5134">
      <w:pPr>
        <w:rPr>
          <w:ins w:id="5270" w:author="Admin" w:date="2022-01-16T21:11:00Z"/>
        </w:rPr>
        <w:pPrChange w:id="5271" w:author="Admin" w:date="2022-01-16T21:11:00Z">
          <w:pPr>
            <w:contextualSpacing/>
          </w:pPr>
        </w:pPrChange>
      </w:pPr>
    </w:p>
    <w:p w14:paraId="0839349D" w14:textId="0BFEEE80" w:rsidR="00AC097C" w:rsidRPr="00DE5134" w:rsidDel="00DE5134" w:rsidRDefault="00DE5134">
      <w:pPr>
        <w:rPr>
          <w:del w:id="5272" w:author="Admin" w:date="2022-01-16T21:11:00Z"/>
          <w:rFonts w:eastAsia="Times New Roman" w:cstheme="minorHAnsi"/>
          <w:color w:val="000000"/>
          <w:rPrChange w:id="5273" w:author="Admin" w:date="2022-01-16T21:11:00Z">
            <w:rPr>
              <w:del w:id="5274" w:author="Admin" w:date="2022-01-16T21:11:00Z"/>
            </w:rPr>
          </w:rPrChange>
        </w:rPr>
        <w:pPrChange w:id="5275" w:author="Admin" w:date="2022-01-16T21:11:00Z">
          <w:pPr>
            <w:contextualSpacing/>
          </w:pPr>
        </w:pPrChange>
      </w:pPr>
      <w:ins w:id="5276" w:author="Admin" w:date="2022-01-16T21:11:00Z">
        <w:r w:rsidRPr="00DE5134">
          <w:rPr>
            <w:rFonts w:eastAsia="Times New Roman" w:cstheme="minorHAnsi"/>
            <w:i/>
            <w:iCs/>
            <w:color w:val="000000"/>
            <w:rPrChange w:id="5277" w:author="Admin" w:date="2022-01-16T21:11:00Z">
              <w:rPr>
                <w:rFonts w:eastAsia="Times New Roman" w:cstheme="minorHAnsi"/>
                <w:color w:val="000000"/>
              </w:rPr>
            </w:rPrChange>
          </w:rPr>
          <w:t xml:space="preserve">Focus. </w:t>
        </w:r>
      </w:ins>
      <w:del w:id="5278" w:author="Admin" w:date="2022-01-16T21:10:00Z">
        <w:r w:rsidR="00AC097C" w:rsidRPr="00DE5134" w:rsidDel="00DE5134">
          <w:rPr>
            <w:rFonts w:eastAsia="Times New Roman" w:cstheme="minorHAnsi"/>
            <w:color w:val="000000"/>
            <w:rPrChange w:id="5279" w:author="Admin" w:date="2022-01-16T21:11:00Z">
              <w:rPr/>
            </w:rPrChange>
          </w:rPr>
          <w:delText>The f</w:delText>
        </w:r>
      </w:del>
      <w:ins w:id="5280" w:author="Admin" w:date="2022-01-16T21:10:00Z">
        <w:r w:rsidRPr="00DE5134">
          <w:rPr>
            <w:rFonts w:eastAsia="Times New Roman" w:cstheme="minorHAnsi"/>
            <w:color w:val="000000"/>
            <w:rPrChange w:id="5281" w:author="Admin" w:date="2022-01-16T21:11:00Z">
              <w:rPr/>
            </w:rPrChange>
          </w:rPr>
          <w:t>If the f</w:t>
        </w:r>
      </w:ins>
      <w:r w:rsidR="00AC097C" w:rsidRPr="00DE5134">
        <w:rPr>
          <w:rFonts w:eastAsia="Times New Roman" w:cstheme="minorHAnsi"/>
          <w:color w:val="000000"/>
          <w:rPrChange w:id="5282" w:author="Admin" w:date="2022-01-16T21:11:00Z">
            <w:rPr/>
          </w:rPrChange>
        </w:rPr>
        <w:t xml:space="preserve">ocus crystal </w:t>
      </w:r>
      <w:del w:id="5283" w:author="Admin" w:date="2022-01-16T21:10:00Z">
        <w:r w:rsidR="00AC097C" w:rsidRPr="00DE5134" w:rsidDel="00DE5134">
          <w:rPr>
            <w:rFonts w:eastAsia="Times New Roman" w:cstheme="minorHAnsi"/>
            <w:color w:val="000000"/>
            <w:rPrChange w:id="5284" w:author="Admin" w:date="2022-01-16T21:11:00Z">
              <w:rPr/>
            </w:rPrChange>
          </w:rPr>
          <w:delText xml:space="preserve">can be </w:delText>
        </w:r>
      </w:del>
      <w:ins w:id="5285" w:author="Admin" w:date="2022-01-16T21:10:00Z">
        <w:r w:rsidRPr="00DE5134">
          <w:rPr>
            <w:rFonts w:eastAsia="Times New Roman" w:cstheme="minorHAnsi"/>
            <w:color w:val="000000"/>
            <w:rPrChange w:id="5286" w:author="Admin" w:date="2022-01-16T21:11:00Z">
              <w:rPr/>
            </w:rPrChange>
          </w:rPr>
          <w:t xml:space="preserve">is </w:t>
        </w:r>
      </w:ins>
      <w:r w:rsidR="00AC097C" w:rsidRPr="00DE5134">
        <w:rPr>
          <w:rFonts w:eastAsia="Times New Roman" w:cstheme="minorHAnsi"/>
          <w:color w:val="000000"/>
          <w:rPrChange w:id="5287" w:author="Admin" w:date="2022-01-16T21:11:00Z">
            <w:rPr/>
          </w:rPrChange>
        </w:rPr>
        <w:t>destroyed</w:t>
      </w:r>
      <w:ins w:id="5288" w:author="Admin" w:date="2022-01-16T21:10:00Z">
        <w:r w:rsidRPr="00DE5134">
          <w:rPr>
            <w:rFonts w:eastAsia="Times New Roman" w:cstheme="minorHAnsi"/>
            <w:color w:val="000000"/>
            <w:rPrChange w:id="5289" w:author="Admin" w:date="2022-01-16T21:11:00Z">
              <w:rPr/>
            </w:rPrChange>
          </w:rPr>
          <w:t xml:space="preserve">, </w:t>
        </w:r>
      </w:ins>
      <w:del w:id="5290" w:author="Admin" w:date="2022-01-16T21:10:00Z">
        <w:r w:rsidR="00AC097C" w:rsidRPr="00DE5134" w:rsidDel="00DE5134">
          <w:rPr>
            <w:rFonts w:eastAsia="Times New Roman" w:cstheme="minorHAnsi"/>
            <w:color w:val="000000"/>
            <w:rPrChange w:id="5291" w:author="Admin" w:date="2022-01-16T21:11:00Z">
              <w:rPr/>
            </w:rPrChange>
          </w:rPr>
          <w:delText xml:space="preserve"> to release </w:delText>
        </w:r>
      </w:del>
      <w:r w:rsidR="00AC097C" w:rsidRPr="00DE5134">
        <w:rPr>
          <w:rFonts w:eastAsia="Times New Roman" w:cstheme="minorHAnsi"/>
          <w:color w:val="000000"/>
          <w:rPrChange w:id="5292" w:author="Admin" w:date="2022-01-16T21:11:00Z">
            <w:rPr/>
          </w:rPrChange>
        </w:rPr>
        <w:t>the creature’s essence</w:t>
      </w:r>
      <w:ins w:id="5293" w:author="Admin" w:date="2022-01-16T21:10:00Z">
        <w:r w:rsidRPr="00DE5134">
          <w:rPr>
            <w:rFonts w:eastAsia="Times New Roman" w:cstheme="minorHAnsi"/>
            <w:color w:val="000000"/>
            <w:rPrChange w:id="5294" w:author="Admin" w:date="2022-01-16T21:11:00Z">
              <w:rPr/>
            </w:rPrChange>
          </w:rPr>
          <w:t xml:space="preserve"> is released. </w:t>
        </w:r>
      </w:ins>
      <w:del w:id="5295" w:author="Admin" w:date="2022-01-16T21:10:00Z">
        <w:r w:rsidR="00AC097C" w:rsidRPr="00DE5134" w:rsidDel="00DE5134">
          <w:rPr>
            <w:rFonts w:eastAsia="Times New Roman" w:cstheme="minorHAnsi"/>
            <w:color w:val="000000"/>
            <w:rPrChange w:id="5296" w:author="Admin" w:date="2022-01-16T21:11:00Z">
              <w:rPr/>
            </w:rPrChange>
          </w:rPr>
          <w:delText xml:space="preserve"> (</w:delText>
        </w:r>
      </w:del>
      <w:ins w:id="5297" w:author="Admin" w:date="2022-01-16T21:10:00Z">
        <w:r w:rsidRPr="00DE5134">
          <w:rPr>
            <w:rFonts w:eastAsia="Times New Roman" w:cstheme="minorHAnsi"/>
            <w:color w:val="000000"/>
            <w:rPrChange w:id="5298" w:author="Admin" w:date="2022-01-16T21:11:00Z">
              <w:rPr/>
            </w:rPrChange>
          </w:rPr>
          <w:t xml:space="preserve">The focus acts </w:t>
        </w:r>
      </w:ins>
      <w:r w:rsidR="00AC097C" w:rsidRPr="00DE5134">
        <w:rPr>
          <w:rFonts w:eastAsia="Times New Roman" w:cstheme="minorHAnsi"/>
          <w:color w:val="000000"/>
          <w:rPrChange w:id="5299" w:author="Admin" w:date="2022-01-16T21:11:00Z">
            <w:rPr/>
          </w:rPrChange>
        </w:rPr>
        <w:t>as an item with hit points equal to 10 times the spell’s level</w:t>
      </w:r>
      <w:del w:id="5300" w:author="Admin" w:date="2022-01-16T21:10:00Z">
        <w:r w:rsidR="00AC097C" w:rsidRPr="00DE5134" w:rsidDel="00DE5134">
          <w:rPr>
            <w:rFonts w:eastAsia="Times New Roman" w:cstheme="minorHAnsi"/>
            <w:color w:val="000000"/>
            <w:rPrChange w:id="5301" w:author="Admin" w:date="2022-01-16T21:11:00Z">
              <w:rPr/>
            </w:rPrChange>
          </w:rPr>
          <w:delText>)</w:delText>
        </w:r>
      </w:del>
      <w:ins w:id="5302" w:author="Admin" w:date="2022-01-16T21:10:00Z">
        <w:r w:rsidRPr="00DE5134">
          <w:rPr>
            <w:rFonts w:eastAsia="Times New Roman" w:cstheme="minorHAnsi"/>
            <w:color w:val="000000"/>
            <w:rPrChange w:id="5303" w:author="Admin" w:date="2022-01-16T21:11:00Z">
              <w:rPr/>
            </w:rPrChange>
          </w:rPr>
          <w:t>, and a damage threshold equal to 5</w:t>
        </w:r>
      </w:ins>
      <w:r w:rsidR="00AC097C" w:rsidRPr="00DE5134">
        <w:rPr>
          <w:rFonts w:eastAsia="Times New Roman" w:cstheme="minorHAnsi"/>
          <w:color w:val="000000"/>
          <w:rPrChange w:id="5304" w:author="Admin" w:date="2022-01-16T21:11:00Z">
            <w:rPr/>
          </w:rPrChange>
        </w:rPr>
        <w:t xml:space="preserve">. </w:t>
      </w:r>
      <w:r w:rsidR="00101539" w:rsidRPr="00DE5134">
        <w:rPr>
          <w:rFonts w:eastAsia="Times New Roman" w:cstheme="minorHAnsi"/>
          <w:color w:val="000000"/>
          <w:rPrChange w:id="5305" w:author="Admin" w:date="2022-01-16T21:11:00Z">
            <w:rPr/>
          </w:rPrChange>
        </w:rPr>
        <w:t xml:space="preserve">The </w:t>
      </w:r>
      <w:r w:rsidR="00101539" w:rsidRPr="00DE5134">
        <w:rPr>
          <w:rFonts w:eastAsia="Times New Roman" w:cstheme="minorHAnsi"/>
          <w:i/>
          <w:iCs/>
          <w:color w:val="000000"/>
          <w:rPrChange w:id="5306" w:author="Admin" w:date="2022-01-16T21:11:00Z">
            <w:rPr>
              <w:rFonts w:eastAsia="Times New Roman" w:cstheme="minorHAnsi"/>
              <w:color w:val="000000"/>
            </w:rPr>
          </w:rPrChange>
        </w:rPr>
        <w:t>exorcism</w:t>
      </w:r>
      <w:r w:rsidR="00101539" w:rsidRPr="00DE5134">
        <w:rPr>
          <w:rFonts w:eastAsia="Times New Roman" w:cstheme="minorHAnsi"/>
          <w:color w:val="000000"/>
          <w:rPrChange w:id="5307" w:author="Admin" w:date="2022-01-16T21:11:00Z">
            <w:rPr/>
          </w:rPrChange>
        </w:rPr>
        <w:t xml:space="preserve"> spell deals double damage to focus crystals, but only to release the creature imprisoned. </w:t>
      </w:r>
    </w:p>
    <w:p w14:paraId="15A41DB1" w14:textId="77777777" w:rsidR="00AB25EF" w:rsidRPr="00DE5134" w:rsidRDefault="00AB25EF">
      <w:pPr>
        <w:pPrChange w:id="5308" w:author="Admin" w:date="2022-01-16T21:11:00Z">
          <w:pPr>
            <w:contextualSpacing/>
          </w:pPr>
        </w:pPrChange>
      </w:pPr>
      <w:r w:rsidRPr="00583FCA">
        <w:t xml:space="preserve">Depending on the creature type, the focus crystal </w:t>
      </w:r>
      <w:r w:rsidR="00AC097C" w:rsidRPr="00DE5134">
        <w:t xml:space="preserve">has different names. </w:t>
      </w:r>
    </w:p>
    <w:p w14:paraId="5413BAAF" w14:textId="19405E6E" w:rsidR="00AC097C" w:rsidRPr="000A639F" w:rsidRDefault="00AC097C" w:rsidP="00583FCA">
      <w:pPr>
        <w:pStyle w:val="ListParagraph"/>
        <w:numPr>
          <w:ilvl w:val="0"/>
          <w:numId w:val="40"/>
        </w:numPr>
        <w:rPr>
          <w:rFonts w:eastAsia="Times New Roman" w:cstheme="minorHAnsi"/>
          <w:color w:val="000000"/>
        </w:rPr>
      </w:pPr>
      <w:r w:rsidRPr="000A639F">
        <w:rPr>
          <w:rFonts w:eastAsia="Times New Roman" w:cstheme="minorHAnsi"/>
          <w:i/>
          <w:iCs/>
          <w:color w:val="000000"/>
        </w:rPr>
        <w:t xml:space="preserve">Soul Gem. </w:t>
      </w:r>
      <w:r w:rsidRPr="000A639F">
        <w:rPr>
          <w:rFonts w:eastAsia="Times New Roman" w:cstheme="minorHAnsi"/>
          <w:color w:val="000000"/>
        </w:rPr>
        <w:t xml:space="preserve">This focus crystal holds the essence of a humanoid, giant, beast, </w:t>
      </w:r>
      <w:r w:rsidR="000A639F">
        <w:rPr>
          <w:rFonts w:eastAsia="Times New Roman" w:cstheme="minorHAnsi"/>
          <w:color w:val="000000"/>
        </w:rPr>
        <w:t>fey, monstrosity</w:t>
      </w:r>
      <w:r w:rsidRPr="000A639F">
        <w:rPr>
          <w:rFonts w:eastAsia="Times New Roman" w:cstheme="minorHAnsi"/>
          <w:color w:val="000000"/>
        </w:rPr>
        <w:t xml:space="preserve">, </w:t>
      </w:r>
      <w:r w:rsidR="000A639F">
        <w:rPr>
          <w:rFonts w:eastAsia="Times New Roman" w:cstheme="minorHAnsi"/>
          <w:color w:val="000000"/>
        </w:rPr>
        <w:t xml:space="preserve">plant, </w:t>
      </w:r>
      <w:r w:rsidRPr="000A639F">
        <w:rPr>
          <w:rFonts w:eastAsia="Times New Roman" w:cstheme="minorHAnsi"/>
          <w:color w:val="000000"/>
        </w:rPr>
        <w:t xml:space="preserve">or dragon. </w:t>
      </w:r>
      <w:del w:id="5309" w:author="Admin" w:date="2022-01-16T21:11:00Z">
        <w:r w:rsidRPr="000A639F" w:rsidDel="00DE5134">
          <w:rPr>
            <w:rFonts w:eastAsia="Times New Roman" w:cstheme="minorHAnsi"/>
            <w:color w:val="000000"/>
          </w:rPr>
          <w:delText xml:space="preserve">This </w:delText>
        </w:r>
      </w:del>
      <w:ins w:id="5310" w:author="Admin" w:date="2022-01-16T21:11:00Z">
        <w:r w:rsidR="00DE5134">
          <w:rPr>
            <w:rFonts w:eastAsia="Times New Roman" w:cstheme="minorHAnsi"/>
            <w:color w:val="000000"/>
          </w:rPr>
          <w:t>Soul gems</w:t>
        </w:r>
        <w:r w:rsidR="00DE5134" w:rsidRPr="000A639F">
          <w:rPr>
            <w:rFonts w:eastAsia="Times New Roman" w:cstheme="minorHAnsi"/>
            <w:color w:val="000000"/>
          </w:rPr>
          <w:t xml:space="preserve"> </w:t>
        </w:r>
      </w:ins>
      <w:r w:rsidRPr="000A639F">
        <w:rPr>
          <w:rFonts w:eastAsia="Times New Roman" w:cstheme="minorHAnsi"/>
          <w:color w:val="000000"/>
        </w:rPr>
        <w:t xml:space="preserve">can fuel </w:t>
      </w:r>
      <w:ins w:id="5311" w:author="Admin" w:date="2022-01-16T21:12:00Z">
        <w:r w:rsidR="00DE5134">
          <w:rPr>
            <w:rFonts w:eastAsia="Times New Roman" w:cstheme="minorHAnsi"/>
            <w:color w:val="000000"/>
          </w:rPr>
          <w:t xml:space="preserve">all </w:t>
        </w:r>
      </w:ins>
      <w:del w:id="5312" w:author="Admin" w:date="2022-01-16T21:12:00Z">
        <w:r w:rsidRPr="000A639F" w:rsidDel="00DE5134">
          <w:rPr>
            <w:rFonts w:eastAsia="Times New Roman" w:cstheme="minorHAnsi"/>
            <w:color w:val="000000"/>
          </w:rPr>
          <w:delText xml:space="preserve">necromancy </w:delText>
        </w:r>
      </w:del>
      <w:ins w:id="5313" w:author="Admin" w:date="2022-01-16T21:12:00Z">
        <w:r w:rsidR="00DE5134">
          <w:rPr>
            <w:rFonts w:eastAsia="Times New Roman" w:cstheme="minorHAnsi"/>
            <w:color w:val="000000"/>
          </w:rPr>
          <w:t xml:space="preserve">soul </w:t>
        </w:r>
      </w:ins>
      <w:r w:rsidRPr="000A639F">
        <w:rPr>
          <w:rFonts w:eastAsia="Times New Roman" w:cstheme="minorHAnsi"/>
          <w:color w:val="000000"/>
        </w:rPr>
        <w:t xml:space="preserve">engines. </w:t>
      </w:r>
    </w:p>
    <w:p w14:paraId="13EDABEF" w14:textId="4A32849E" w:rsidR="00AC097C" w:rsidRPr="000A639F" w:rsidRDefault="00AC097C">
      <w:pPr>
        <w:pStyle w:val="ListParagraph"/>
        <w:numPr>
          <w:ilvl w:val="0"/>
          <w:numId w:val="40"/>
        </w:numPr>
        <w:rPr>
          <w:rFonts w:eastAsia="Times New Roman" w:cstheme="minorHAnsi"/>
          <w:color w:val="000000"/>
        </w:rPr>
      </w:pPr>
      <w:r w:rsidRPr="000A639F">
        <w:rPr>
          <w:rFonts w:eastAsia="Times New Roman" w:cstheme="minorHAnsi"/>
          <w:i/>
          <w:iCs/>
          <w:color w:val="000000"/>
        </w:rPr>
        <w:t>Elemental Gem</w:t>
      </w:r>
      <w:r w:rsidRPr="000A639F">
        <w:rPr>
          <w:rFonts w:eastAsia="Times New Roman" w:cstheme="minorHAnsi"/>
          <w:color w:val="000000"/>
        </w:rPr>
        <w:t xml:space="preserve">. This focus crystal holds the essence of an elemental. This can fuel </w:t>
      </w:r>
      <w:del w:id="5314" w:author="Admin" w:date="2022-01-16T21:12:00Z">
        <w:r w:rsidRPr="000A639F" w:rsidDel="00DE5134">
          <w:rPr>
            <w:rFonts w:eastAsia="Times New Roman" w:cstheme="minorHAnsi"/>
            <w:color w:val="000000"/>
          </w:rPr>
          <w:delText xml:space="preserve">elemental </w:delText>
        </w:r>
      </w:del>
      <w:ins w:id="5315" w:author="Admin" w:date="2022-01-16T21:12:00Z">
        <w:r w:rsidR="00DE5134">
          <w:rPr>
            <w:rFonts w:eastAsia="Times New Roman" w:cstheme="minorHAnsi"/>
            <w:color w:val="000000"/>
          </w:rPr>
          <w:t xml:space="preserve">soul </w:t>
        </w:r>
      </w:ins>
      <w:r w:rsidRPr="000A639F">
        <w:rPr>
          <w:rFonts w:eastAsia="Times New Roman" w:cstheme="minorHAnsi"/>
          <w:color w:val="000000"/>
        </w:rPr>
        <w:t>engines</w:t>
      </w:r>
      <w:ins w:id="5316" w:author="Admin" w:date="2022-01-16T21:12:00Z">
        <w:r w:rsidR="00DE5134">
          <w:rPr>
            <w:rFonts w:eastAsia="Times New Roman" w:cstheme="minorHAnsi"/>
            <w:color w:val="000000"/>
          </w:rPr>
          <w:t xml:space="preserve"> that are associated with the elemental</w:t>
        </w:r>
      </w:ins>
      <w:ins w:id="5317" w:author="Admin" w:date="2022-01-16T21:13:00Z">
        <w:r w:rsidR="00DE5134">
          <w:rPr>
            <w:rFonts w:eastAsia="Times New Roman" w:cstheme="minorHAnsi"/>
            <w:color w:val="000000"/>
          </w:rPr>
          <w:t>’s same element</w:t>
        </w:r>
      </w:ins>
      <w:r w:rsidRPr="000A639F">
        <w:rPr>
          <w:rFonts w:eastAsia="Times New Roman" w:cstheme="minorHAnsi"/>
          <w:color w:val="000000"/>
        </w:rPr>
        <w:t xml:space="preserve">. </w:t>
      </w:r>
    </w:p>
    <w:p w14:paraId="1FE9B9EE" w14:textId="312935E0" w:rsidR="00AC097C" w:rsidRPr="000A639F" w:rsidRDefault="00AC097C">
      <w:pPr>
        <w:pStyle w:val="ListParagraph"/>
        <w:numPr>
          <w:ilvl w:val="0"/>
          <w:numId w:val="40"/>
        </w:numPr>
        <w:rPr>
          <w:rFonts w:eastAsia="Times New Roman" w:cstheme="minorHAnsi"/>
          <w:color w:val="000000"/>
        </w:rPr>
      </w:pPr>
      <w:r w:rsidRPr="000A639F">
        <w:rPr>
          <w:rFonts w:eastAsia="Times New Roman" w:cstheme="minorHAnsi"/>
          <w:i/>
          <w:iCs/>
          <w:color w:val="000000"/>
        </w:rPr>
        <w:t>Quintessence</w:t>
      </w:r>
      <w:r w:rsidRPr="000A639F">
        <w:rPr>
          <w:rFonts w:eastAsia="Times New Roman" w:cstheme="minorHAnsi"/>
          <w:color w:val="000000"/>
        </w:rPr>
        <w:t xml:space="preserve">. This focus crystal holds the essence of an aberration, fiend, celestial, or undead. Quintessence </w:t>
      </w:r>
      <w:r w:rsidRPr="000A639F">
        <w:rPr>
          <w:rFonts w:eastAsia="Times New Roman" w:cstheme="minorHAnsi"/>
          <w:color w:val="000000"/>
        </w:rPr>
        <w:lastRenderedPageBreak/>
        <w:t xml:space="preserve">can be consumed </w:t>
      </w:r>
      <w:ins w:id="5318" w:author="Admin" w:date="2022-01-16T21:13:00Z">
        <w:r w:rsidR="00DE5134">
          <w:rPr>
            <w:rFonts w:eastAsia="Times New Roman" w:cstheme="minorHAnsi"/>
            <w:color w:val="000000"/>
          </w:rPr>
          <w:t xml:space="preserve">by any </w:t>
        </w:r>
      </w:ins>
      <w:ins w:id="5319" w:author="Admin" w:date="2022-01-16T21:14:00Z">
        <w:r w:rsidR="00753725">
          <w:rPr>
            <w:rFonts w:eastAsia="Times New Roman" w:cstheme="minorHAnsi"/>
            <w:color w:val="000000"/>
          </w:rPr>
          <w:t xml:space="preserve">creature that is not a </w:t>
        </w:r>
      </w:ins>
      <w:ins w:id="5320" w:author="Admin" w:date="2022-01-16T21:13:00Z">
        <w:r w:rsidR="00DE5134">
          <w:rPr>
            <w:rFonts w:eastAsia="Times New Roman" w:cstheme="minorHAnsi"/>
            <w:color w:val="000000"/>
          </w:rPr>
          <w:t xml:space="preserve">construct </w:t>
        </w:r>
      </w:ins>
      <w:ins w:id="5321" w:author="Admin" w:date="2022-01-16T21:14:00Z">
        <w:r w:rsidR="00753725">
          <w:rPr>
            <w:rFonts w:eastAsia="Times New Roman" w:cstheme="minorHAnsi"/>
            <w:color w:val="000000"/>
          </w:rPr>
          <w:t xml:space="preserve">or an ooze </w:t>
        </w:r>
      </w:ins>
      <w:r w:rsidRPr="000A639F">
        <w:rPr>
          <w:rFonts w:eastAsia="Times New Roman" w:cstheme="minorHAnsi"/>
          <w:color w:val="000000"/>
        </w:rPr>
        <w:t>to restore 1d8 hit points (or 1d4 mana points) per Challenge</w:t>
      </w:r>
      <w:ins w:id="5322" w:author="Admin" w:date="2022-01-16T21:13:00Z">
        <w:r w:rsidR="00753725">
          <w:rPr>
            <w:rFonts w:eastAsia="Times New Roman" w:cstheme="minorHAnsi"/>
            <w:color w:val="000000"/>
          </w:rPr>
          <w:t xml:space="preserve"> Rating</w:t>
        </w:r>
      </w:ins>
      <w:r w:rsidRPr="000A639F">
        <w:rPr>
          <w:rFonts w:eastAsia="Times New Roman" w:cstheme="minorHAnsi"/>
          <w:color w:val="000000"/>
        </w:rPr>
        <w:t xml:space="preserve"> </w:t>
      </w:r>
      <w:ins w:id="5323" w:author="Admin" w:date="2022-01-16T21:13:00Z">
        <w:r w:rsidR="00753725">
          <w:rPr>
            <w:rFonts w:eastAsia="Times New Roman" w:cstheme="minorHAnsi"/>
            <w:color w:val="000000"/>
          </w:rPr>
          <w:t xml:space="preserve">(or level) </w:t>
        </w:r>
      </w:ins>
      <w:r w:rsidRPr="000A639F">
        <w:rPr>
          <w:rFonts w:eastAsia="Times New Roman" w:cstheme="minorHAnsi"/>
          <w:color w:val="000000"/>
        </w:rPr>
        <w:t xml:space="preserve">of the creature. This causes immense supernatural suffering for the creature, and releases it from the focus crystal. If </w:t>
      </w:r>
      <w:ins w:id="5324" w:author="Admin" w:date="2022-01-16T21:13:00Z">
        <w:r w:rsidR="00753725">
          <w:rPr>
            <w:rFonts w:eastAsia="Times New Roman" w:cstheme="minorHAnsi"/>
            <w:color w:val="000000"/>
          </w:rPr>
          <w:t xml:space="preserve">later </w:t>
        </w:r>
      </w:ins>
      <w:r w:rsidRPr="000A639F">
        <w:rPr>
          <w:rFonts w:eastAsia="Times New Roman" w:cstheme="minorHAnsi"/>
          <w:color w:val="000000"/>
        </w:rPr>
        <w:t xml:space="preserve">resurrected, the target </w:t>
      </w:r>
      <w:r w:rsidR="00101539" w:rsidRPr="000A639F">
        <w:rPr>
          <w:rFonts w:eastAsia="Times New Roman" w:cstheme="minorHAnsi"/>
          <w:color w:val="000000"/>
        </w:rPr>
        <w:t xml:space="preserve">requires double the normal amount of rest for </w:t>
      </w:r>
      <w:r w:rsidRPr="000A639F">
        <w:rPr>
          <w:rFonts w:eastAsia="Times New Roman" w:cstheme="minorHAnsi"/>
          <w:color w:val="000000"/>
        </w:rPr>
        <w:t>resurrection sickness.</w:t>
      </w:r>
    </w:p>
    <w:p w14:paraId="648EAB96" w14:textId="79624EC2" w:rsidR="00101539" w:rsidRDefault="00AC097C">
      <w:pPr>
        <w:rPr>
          <w:rFonts w:eastAsia="Times New Roman" w:cstheme="minorHAnsi"/>
          <w:color w:val="000000"/>
        </w:rPr>
      </w:pPr>
      <w:r w:rsidRPr="000A639F">
        <w:rPr>
          <w:rFonts w:eastAsia="Times New Roman" w:cstheme="minorHAnsi"/>
          <w:color w:val="000000"/>
        </w:rPr>
        <w:t>Oozes</w:t>
      </w:r>
      <w:r w:rsidR="000A639F" w:rsidRPr="000A639F">
        <w:rPr>
          <w:rFonts w:eastAsia="Times New Roman" w:cstheme="minorHAnsi"/>
          <w:color w:val="000000"/>
        </w:rPr>
        <w:t xml:space="preserve"> </w:t>
      </w:r>
      <w:r w:rsidRPr="000A639F">
        <w:rPr>
          <w:rFonts w:eastAsia="Times New Roman" w:cstheme="minorHAnsi"/>
          <w:color w:val="000000"/>
        </w:rPr>
        <w:t xml:space="preserve">and constructs </w:t>
      </w:r>
      <w:r w:rsidR="000A639F">
        <w:rPr>
          <w:rFonts w:eastAsia="Times New Roman" w:cstheme="minorHAnsi"/>
          <w:color w:val="000000"/>
        </w:rPr>
        <w:t xml:space="preserve">cannot be affected by </w:t>
      </w:r>
      <w:r w:rsidRPr="000A639F">
        <w:rPr>
          <w:rFonts w:eastAsia="Times New Roman" w:cstheme="minorHAnsi"/>
          <w:color w:val="000000"/>
        </w:rPr>
        <w:t xml:space="preserve">this spell. </w:t>
      </w:r>
      <w:del w:id="5325" w:author="Admin" w:date="2022-01-16T21:14:00Z">
        <w:r w:rsidR="00101539" w:rsidDel="00753725">
          <w:rPr>
            <w:rFonts w:eastAsia="Times New Roman" w:cstheme="minorHAnsi"/>
            <w:color w:val="000000"/>
          </w:rPr>
          <w:delText xml:space="preserve">There are other mechanisms to release an imprisoned essence besides resurrections, such as </w:delText>
        </w:r>
        <w:r w:rsidR="000A639F" w:rsidDel="00753725">
          <w:rPr>
            <w:rFonts w:eastAsia="Times New Roman" w:cstheme="minorHAnsi"/>
            <w:color w:val="000000"/>
          </w:rPr>
          <w:delText xml:space="preserve">the shaman’s </w:delText>
        </w:r>
        <w:r w:rsidR="00101539" w:rsidDel="00753725">
          <w:rPr>
            <w:rFonts w:eastAsia="Times New Roman" w:cstheme="minorHAnsi"/>
            <w:color w:val="000000"/>
          </w:rPr>
          <w:delText xml:space="preserve">release elementals </w:delText>
        </w:r>
        <w:r w:rsidR="000A639F" w:rsidDel="00753725">
          <w:rPr>
            <w:rFonts w:eastAsia="Times New Roman" w:cstheme="minorHAnsi"/>
            <w:color w:val="000000"/>
          </w:rPr>
          <w:delText xml:space="preserve">ability </w:delText>
        </w:r>
        <w:r w:rsidR="00101539" w:rsidDel="00753725">
          <w:rPr>
            <w:rFonts w:eastAsia="Times New Roman" w:cstheme="minorHAnsi"/>
            <w:color w:val="000000"/>
          </w:rPr>
          <w:delText xml:space="preserve">for elemental gems. </w:delText>
        </w:r>
      </w:del>
    </w:p>
    <w:p w14:paraId="5059884F" w14:textId="616C82EA" w:rsidR="00AB25EF" w:rsidRDefault="00AC097C">
      <w:pPr>
        <w:contextualSpacing/>
        <w:rPr>
          <w:ins w:id="5326" w:author="Admin" w:date="2021-05-14T01:43:00Z"/>
          <w:rFonts w:eastAsia="Times New Roman" w:cstheme="minorHAnsi"/>
          <w:color w:val="000000"/>
        </w:rPr>
      </w:pPr>
      <w:r>
        <w:rPr>
          <w:rFonts w:eastAsia="Times New Roman" w:cstheme="minorHAnsi"/>
          <w:i/>
          <w:iCs/>
          <w:color w:val="000000"/>
        </w:rPr>
        <w:t xml:space="preserve">Special. </w:t>
      </w:r>
      <w:del w:id="5327" w:author="Admin" w:date="2022-01-16T21:14:00Z">
        <w:r w:rsidRPr="000D5DB5" w:rsidDel="00753725">
          <w:rPr>
            <w:rFonts w:eastAsia="Times New Roman" w:cstheme="minorHAnsi"/>
            <w:color w:val="000000"/>
          </w:rPr>
          <w:delText>If the spell is cast ritually</w:delText>
        </w:r>
      </w:del>
      <w:ins w:id="5328" w:author="Admin" w:date="2022-01-16T21:14:00Z">
        <w:r w:rsidR="00753725">
          <w:rPr>
            <w:rFonts w:eastAsia="Times New Roman" w:cstheme="minorHAnsi"/>
            <w:color w:val="000000"/>
          </w:rPr>
          <w:t>If you cast the spell as a ritual, you may augment the seal by spending double the normal mana cost</w:t>
        </w:r>
      </w:ins>
      <w:del w:id="5329" w:author="Admin" w:date="2022-01-16T21:14:00Z">
        <w:r w:rsidR="00101539" w:rsidDel="00753725">
          <w:rPr>
            <w:rFonts w:eastAsia="Times New Roman" w:cstheme="minorHAnsi"/>
            <w:color w:val="000000"/>
          </w:rPr>
          <w:delText xml:space="preserve">, and if you expend </w:delText>
        </w:r>
        <w:r w:rsidRPr="000D5DB5" w:rsidDel="00753725">
          <w:rPr>
            <w:rFonts w:eastAsia="Times New Roman" w:cstheme="minorHAnsi"/>
            <w:color w:val="000000"/>
          </w:rPr>
          <w:delText xml:space="preserve">double the normal mana cost, </w:delText>
        </w:r>
      </w:del>
      <w:ins w:id="5330" w:author="Admin" w:date="2022-01-16T21:14:00Z">
        <w:r w:rsidR="00753725">
          <w:rPr>
            <w:rFonts w:eastAsia="Times New Roman" w:cstheme="minorHAnsi"/>
            <w:color w:val="000000"/>
          </w:rPr>
          <w:t xml:space="preserve">. An augmented seal is more difficult to escape; </w:t>
        </w:r>
      </w:ins>
      <w:r w:rsidRPr="000D5DB5">
        <w:rPr>
          <w:rFonts w:eastAsia="Times New Roman" w:cstheme="minorHAnsi"/>
          <w:color w:val="000000"/>
        </w:rPr>
        <w:t xml:space="preserve">the target </w:t>
      </w:r>
      <w:r>
        <w:rPr>
          <w:rFonts w:eastAsia="Times New Roman" w:cstheme="minorHAnsi"/>
          <w:color w:val="000000"/>
        </w:rPr>
        <w:t xml:space="preserve">creature type </w:t>
      </w:r>
      <w:r w:rsidRPr="000D5DB5">
        <w:rPr>
          <w:rFonts w:eastAsia="Times New Roman" w:cstheme="minorHAnsi"/>
          <w:color w:val="000000"/>
        </w:rPr>
        <w:t xml:space="preserve">suffers disadvantage </w:t>
      </w:r>
      <w:r>
        <w:rPr>
          <w:rFonts w:eastAsia="Times New Roman" w:cstheme="minorHAnsi"/>
          <w:color w:val="000000"/>
        </w:rPr>
        <w:t>to their saving throw</w:t>
      </w:r>
      <w:r w:rsidRPr="000D5DB5">
        <w:rPr>
          <w:rFonts w:eastAsia="Times New Roman" w:cstheme="minorHAnsi"/>
          <w:color w:val="000000"/>
        </w:rPr>
        <w:t xml:space="preserve">, and any attempts to release the essence </w:t>
      </w:r>
      <w:r w:rsidR="00101539">
        <w:rPr>
          <w:rFonts w:eastAsia="Times New Roman" w:cstheme="minorHAnsi"/>
          <w:color w:val="000000"/>
        </w:rPr>
        <w:t xml:space="preserve">by </w:t>
      </w:r>
      <w:r w:rsidR="002E3B9E">
        <w:rPr>
          <w:rFonts w:eastAsia="Times New Roman" w:cstheme="minorHAnsi"/>
          <w:color w:val="000000"/>
        </w:rPr>
        <w:t>contested</w:t>
      </w:r>
      <w:r w:rsidR="00101539">
        <w:rPr>
          <w:rFonts w:eastAsia="Times New Roman" w:cstheme="minorHAnsi"/>
          <w:color w:val="000000"/>
        </w:rPr>
        <w:t xml:space="preserve"> rolls has </w:t>
      </w:r>
      <w:r w:rsidRPr="000D5DB5">
        <w:rPr>
          <w:rFonts w:eastAsia="Times New Roman" w:cstheme="minorHAnsi"/>
          <w:color w:val="000000"/>
        </w:rPr>
        <w:t xml:space="preserve">disadvantage. </w:t>
      </w:r>
    </w:p>
    <w:p w14:paraId="15CF3158" w14:textId="77777777" w:rsidR="00E14172" w:rsidRPr="00933464" w:rsidDel="00E14172" w:rsidRDefault="00E14172" w:rsidP="0083793F">
      <w:pPr>
        <w:contextualSpacing/>
        <w:rPr>
          <w:del w:id="5331" w:author="Admin" w:date="2021-05-14T01:44:00Z"/>
          <w:rFonts w:eastAsia="Times New Roman" w:cstheme="minorHAnsi"/>
        </w:rPr>
      </w:pPr>
    </w:p>
    <w:p w14:paraId="48A4ACFF" w14:textId="77777777" w:rsidR="0083793F" w:rsidRPr="00134BC3" w:rsidRDefault="0083793F">
      <w:pPr>
        <w:contextualSpacing/>
        <w:rPr>
          <w:rFonts w:eastAsia="Times New Roman" w:cstheme="minorHAnsi"/>
        </w:rPr>
      </w:pPr>
    </w:p>
    <w:p w14:paraId="708D9D08" w14:textId="77777777" w:rsidR="00AB25EF" w:rsidRPr="00134BC3" w:rsidRDefault="00AB25EF">
      <w:pPr>
        <w:contextualSpacing/>
        <w:rPr>
          <w:rFonts w:eastAsia="Times New Roman" w:cstheme="minorHAnsi"/>
        </w:rPr>
      </w:pPr>
      <w:r w:rsidRPr="000D5DB5">
        <w:rPr>
          <w:rFonts w:eastAsia="Times New Roman" w:cstheme="minorHAnsi"/>
          <w:b/>
          <w:bCs/>
          <w:color w:val="000000"/>
        </w:rPr>
        <w:t>Carrion Swarm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3]</w:t>
      </w:r>
    </w:p>
    <w:p w14:paraId="03CE396A"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197D5494"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color w:val="000000"/>
        </w:rPr>
        <w:t xml:space="preserve"> 1 action</w:t>
      </w:r>
    </w:p>
    <w:p w14:paraId="782266A9"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color w:val="000000"/>
        </w:rPr>
        <w:t xml:space="preserve"> </w:t>
      </w:r>
      <w:r w:rsidR="001B49D0">
        <w:rPr>
          <w:rFonts w:eastAsia="Times New Roman" w:cstheme="minorHAnsi"/>
          <w:color w:val="000000"/>
        </w:rPr>
        <w:t>Personal (</w:t>
      </w:r>
      <w:r w:rsidRPr="000D5DB5">
        <w:rPr>
          <w:rFonts w:eastAsia="Times New Roman" w:cstheme="minorHAnsi"/>
          <w:color w:val="000000"/>
        </w:rPr>
        <w:t>Self</w:t>
      </w:r>
      <w:r w:rsidR="001B49D0">
        <w:rPr>
          <w:rFonts w:eastAsia="Times New Roman" w:cstheme="minorHAnsi"/>
          <w:color w:val="000000"/>
        </w:rPr>
        <w:t>)</w:t>
      </w:r>
    </w:p>
    <w:p w14:paraId="5AC96ABD"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 S, M (a corpse or egg of a beetle, spider, or other vermin)</w:t>
      </w:r>
    </w:p>
    <w:p w14:paraId="7C10AC8C" w14:textId="77777777" w:rsidR="004F002B" w:rsidRPr="001E3FC3" w:rsidRDefault="004F002B" w:rsidP="004F002B">
      <w:pPr>
        <w:contextualSpacing/>
        <w:rPr>
          <w:ins w:id="5332" w:author="Admin" w:date="2021-04-30T16:38:00Z"/>
          <w:rFonts w:eastAsia="Times New Roman" w:cstheme="minorHAnsi"/>
          <w:color w:val="000000"/>
        </w:rPr>
      </w:pPr>
      <w:ins w:id="5333" w:author="Admin" w:date="2021-04-30T16:38:00Z">
        <w:r w:rsidRPr="001E3FC3">
          <w:rPr>
            <w:rFonts w:eastAsia="Times New Roman" w:cstheme="minorHAnsi"/>
            <w:b/>
            <w:bCs/>
            <w:color w:val="000000"/>
          </w:rPr>
          <w:t>Duration:</w:t>
        </w:r>
        <w:r>
          <w:rPr>
            <w:rFonts w:eastAsia="Times New Roman" w:cstheme="minorHAnsi"/>
            <w:color w:val="000000"/>
          </w:rPr>
          <w:t xml:space="preserve"> Instantaneous</w:t>
        </w:r>
      </w:ins>
      <w:ins w:id="5334" w:author="Admin" w:date="2021-04-30T21:56:00Z">
        <w:r w:rsidR="005F3C64">
          <w:rPr>
            <w:rFonts w:eastAsia="Times New Roman" w:cstheme="minorHAnsi"/>
            <w:color w:val="000000"/>
          </w:rPr>
          <w:t>,</w:t>
        </w:r>
      </w:ins>
      <w:ins w:id="5335" w:author="Admin" w:date="2021-04-30T16:38:00Z">
        <w:r>
          <w:rPr>
            <w:rFonts w:eastAsia="Times New Roman" w:cstheme="minorHAnsi"/>
            <w:color w:val="000000"/>
          </w:rPr>
          <w:t xml:space="preserve"> plus 3 rounds</w:t>
        </w:r>
      </w:ins>
    </w:p>
    <w:p w14:paraId="26B87989" w14:textId="77777777" w:rsidR="00AB25EF" w:rsidRPr="00325A13" w:rsidDel="004F002B" w:rsidRDefault="00AB25EF">
      <w:pPr>
        <w:contextualSpacing/>
        <w:rPr>
          <w:del w:id="5336" w:author="Admin" w:date="2021-04-30T16:38:00Z"/>
          <w:rFonts w:eastAsia="Times New Roman" w:cstheme="minorHAnsi"/>
          <w:color w:val="000000"/>
        </w:rPr>
      </w:pPr>
      <w:del w:id="5337" w:author="Admin" w:date="2021-04-30T16:38:00Z">
        <w:r w:rsidRPr="000D5DB5" w:rsidDel="004F002B">
          <w:rPr>
            <w:rFonts w:eastAsia="Times New Roman" w:cstheme="minorHAnsi"/>
            <w:b/>
            <w:bCs/>
            <w:color w:val="000000"/>
          </w:rPr>
          <w:delText>Duration</w:delText>
        </w:r>
        <w:r w:rsidR="007538A3" w:rsidDel="004F002B">
          <w:rPr>
            <w:b/>
            <w:bCs/>
          </w:rPr>
          <w:delText>:</w:delText>
        </w:r>
        <w:r w:rsidRPr="000D5DB5" w:rsidDel="004F002B">
          <w:rPr>
            <w:rFonts w:eastAsia="Times New Roman" w:cstheme="minorHAnsi"/>
            <w:color w:val="000000"/>
          </w:rPr>
          <w:delText xml:space="preserve"> </w:delText>
        </w:r>
        <w:r w:rsidR="00B828F1" w:rsidRPr="000D5DB5" w:rsidDel="004F002B">
          <w:rPr>
            <w:rFonts w:eastAsia="Times New Roman" w:cstheme="minorHAnsi"/>
            <w:color w:val="000000"/>
          </w:rPr>
          <w:delText>U</w:delText>
        </w:r>
        <w:r w:rsidRPr="000D5DB5" w:rsidDel="004F002B">
          <w:rPr>
            <w:rFonts w:eastAsia="Times New Roman" w:cstheme="minorHAnsi"/>
            <w:color w:val="000000"/>
          </w:rPr>
          <w:delText xml:space="preserve">p to </w:delText>
        </w:r>
        <w:r w:rsidR="002B1478" w:rsidRPr="000D5DB5" w:rsidDel="004F002B">
          <w:rPr>
            <w:rFonts w:eastAsia="Times New Roman" w:cstheme="minorHAnsi"/>
            <w:color w:val="000000"/>
          </w:rPr>
          <w:delText>1</w:delText>
        </w:r>
        <w:r w:rsidR="00B828F1" w:rsidRPr="000D5DB5" w:rsidDel="004F002B">
          <w:rPr>
            <w:rFonts w:eastAsia="Times New Roman" w:cstheme="minorHAnsi"/>
            <w:color w:val="000000"/>
          </w:rPr>
          <w:delText xml:space="preserve"> </w:delText>
        </w:r>
        <w:r w:rsidRPr="000D5DB5" w:rsidDel="004F002B">
          <w:rPr>
            <w:rFonts w:eastAsia="Times New Roman" w:cstheme="minorHAnsi"/>
            <w:color w:val="000000"/>
          </w:rPr>
          <w:delText>minute</w:delText>
        </w:r>
      </w:del>
    </w:p>
    <w:p w14:paraId="0E1B4E38" w14:textId="37346E22" w:rsidR="0008540D" w:rsidRDefault="00B828F1" w:rsidP="000335B1">
      <w:pPr>
        <w:contextualSpacing/>
        <w:rPr>
          <w:rFonts w:eastAsia="Times New Roman" w:cstheme="minorHAnsi"/>
          <w:color w:val="000000"/>
        </w:rPr>
      </w:pPr>
      <w:r w:rsidRPr="000D5DB5">
        <w:rPr>
          <w:rFonts w:eastAsia="Times New Roman" w:cstheme="minorHAnsi"/>
          <w:color w:val="000000"/>
        </w:rPr>
        <w:t xml:space="preserve">You release a torrent of poisonous spiders, beetles and other vermin from hand to bite and infest your opponents. Each creature in a </w:t>
      </w:r>
      <w:r w:rsidR="00967E8A">
        <w:rPr>
          <w:rFonts w:eastAsia="Times New Roman" w:cstheme="minorHAnsi"/>
          <w:color w:val="000000"/>
        </w:rPr>
        <w:t>2</w:t>
      </w:r>
      <w:r w:rsidRPr="000D5DB5">
        <w:rPr>
          <w:rFonts w:eastAsia="Times New Roman" w:cstheme="minorHAnsi"/>
          <w:color w:val="000000"/>
        </w:rPr>
        <w:t xml:space="preserve">0-foot cone must make a Stamina saving throw, or take 3d8 bludgeoning, piercing, and slashing damage on a failed save, or half as much damage on a successful saving throw. </w:t>
      </w:r>
      <w:r w:rsidR="00967E8A">
        <w:rPr>
          <w:rFonts w:eastAsia="Times New Roman" w:cstheme="minorHAnsi"/>
          <w:color w:val="000000"/>
        </w:rPr>
        <w:t xml:space="preserve">Targets who failed the saving throw are also infested by the swarm. </w:t>
      </w:r>
      <w:ins w:id="5338" w:author="Admin" w:date="2021-04-30T16:39:00Z">
        <w:r w:rsidR="004F002B">
          <w:rPr>
            <w:rFonts w:eastAsia="Times New Roman" w:cstheme="minorHAnsi"/>
            <w:color w:val="000000"/>
          </w:rPr>
          <w:t xml:space="preserve">Creatures infested by the swarm are considered poisoned, and suffer the </w:t>
        </w:r>
      </w:ins>
      <w:ins w:id="5339" w:author="Admin" w:date="2022-04-18T23:40:00Z">
        <w:r w:rsidR="000335B1">
          <w:rPr>
            <w:rFonts w:eastAsia="Times New Roman" w:cstheme="minorHAnsi"/>
            <w:color w:val="000000"/>
          </w:rPr>
          <w:t xml:space="preserve">primary </w:t>
        </w:r>
      </w:ins>
      <w:ins w:id="5340" w:author="Admin" w:date="2021-04-30T16:39:00Z">
        <w:r w:rsidR="004F002B">
          <w:rPr>
            <w:rFonts w:eastAsia="Times New Roman" w:cstheme="minorHAnsi"/>
            <w:color w:val="000000"/>
          </w:rPr>
          <w:t xml:space="preserve">effect at the start of your turn every round. </w:t>
        </w:r>
      </w:ins>
    </w:p>
    <w:p w14:paraId="48947ED4" w14:textId="77777777" w:rsidR="0008540D" w:rsidDel="004F002B" w:rsidRDefault="0008540D">
      <w:pPr>
        <w:contextualSpacing/>
        <w:rPr>
          <w:del w:id="5341" w:author="Admin" w:date="2021-04-30T16:39:00Z"/>
          <w:rFonts w:eastAsia="Times New Roman" w:cstheme="minorHAnsi"/>
          <w:color w:val="000000"/>
        </w:rPr>
      </w:pPr>
      <w:del w:id="5342" w:author="Admin" w:date="2021-04-30T16:39:00Z">
        <w:r w:rsidRPr="000D5DB5" w:rsidDel="004F002B">
          <w:rPr>
            <w:rFonts w:eastAsia="Times New Roman" w:cstheme="minorHAnsi"/>
            <w:color w:val="000000"/>
          </w:rPr>
          <w:delText xml:space="preserve">At the beginning of every round, the </w:delText>
        </w:r>
        <w:r w:rsidDel="004F002B">
          <w:rPr>
            <w:rFonts w:eastAsia="Times New Roman" w:cstheme="minorHAnsi"/>
            <w:color w:val="000000"/>
          </w:rPr>
          <w:delText xml:space="preserve">caster </w:delText>
        </w:r>
        <w:r w:rsidRPr="000D5DB5" w:rsidDel="004F002B">
          <w:rPr>
            <w:rFonts w:eastAsia="Times New Roman" w:cstheme="minorHAnsi"/>
            <w:color w:val="000000"/>
          </w:rPr>
          <w:delText xml:space="preserve">must succeed on a </w:delText>
        </w:r>
        <w:r w:rsidR="004E1764" w:rsidDel="004F002B">
          <w:rPr>
            <w:rFonts w:eastAsia="Times New Roman" w:cstheme="minorHAnsi"/>
            <w:color w:val="000000"/>
          </w:rPr>
          <w:delText xml:space="preserve">sigil </w:delText>
        </w:r>
        <w:r w:rsidDel="004F002B">
          <w:rPr>
            <w:rFonts w:eastAsia="Times New Roman" w:cstheme="minorHAnsi"/>
            <w:color w:val="000000"/>
          </w:rPr>
          <w:delText xml:space="preserve">roll to affect the </w:delText>
        </w:r>
        <w:r w:rsidR="00967E8A" w:rsidDel="004F002B">
          <w:rPr>
            <w:rFonts w:eastAsia="Times New Roman" w:cstheme="minorHAnsi"/>
            <w:color w:val="000000"/>
          </w:rPr>
          <w:lastRenderedPageBreak/>
          <w:delText xml:space="preserve">infested </w:delText>
        </w:r>
        <w:r w:rsidDel="004F002B">
          <w:rPr>
            <w:rFonts w:eastAsia="Times New Roman" w:cstheme="minorHAnsi"/>
            <w:color w:val="000000"/>
          </w:rPr>
          <w:delText xml:space="preserve">targets </w:delText>
        </w:r>
        <w:r w:rsidRPr="000D5DB5" w:rsidDel="004F002B">
          <w:rPr>
            <w:rFonts w:eastAsia="Times New Roman" w:cstheme="minorHAnsi"/>
            <w:color w:val="000000"/>
          </w:rPr>
          <w:delText>again</w:delText>
        </w:r>
        <w:r w:rsidDel="004F002B">
          <w:rPr>
            <w:rFonts w:eastAsia="Times New Roman" w:cstheme="minorHAnsi"/>
            <w:color w:val="000000"/>
          </w:rPr>
          <w:delText xml:space="preserve"> (even if they are no longer within the normal range)</w:delText>
        </w:r>
        <w:r w:rsidRPr="000D5DB5" w:rsidDel="004F002B">
          <w:rPr>
            <w:rFonts w:eastAsia="Times New Roman" w:cstheme="minorHAnsi"/>
            <w:color w:val="000000"/>
          </w:rPr>
          <w:delText xml:space="preserve">. </w:delText>
        </w:r>
      </w:del>
    </w:p>
    <w:p w14:paraId="03D2659C" w14:textId="77777777" w:rsidR="00B828F1" w:rsidRPr="000D5DB5" w:rsidDel="004F002B" w:rsidRDefault="0008540D">
      <w:pPr>
        <w:contextualSpacing/>
        <w:rPr>
          <w:del w:id="5343" w:author="Admin" w:date="2021-04-30T16:39:00Z"/>
          <w:rFonts w:eastAsia="Times New Roman" w:cstheme="minorHAnsi"/>
          <w:color w:val="000000"/>
        </w:rPr>
      </w:pPr>
      <w:del w:id="5344" w:author="Admin" w:date="2021-04-30T16:39:00Z">
        <w:r w:rsidDel="004F002B">
          <w:rPr>
            <w:rFonts w:eastAsia="Times New Roman" w:cstheme="minorHAnsi"/>
            <w:color w:val="000000"/>
          </w:rPr>
          <w:delText xml:space="preserve">Also, </w:delText>
        </w:r>
        <w:r w:rsidR="004A6694" w:rsidDel="004F002B">
          <w:rPr>
            <w:rFonts w:eastAsia="Times New Roman" w:cstheme="minorHAnsi"/>
            <w:color w:val="000000"/>
          </w:rPr>
          <w:delText>as</w:delText>
        </w:r>
        <w:r w:rsidR="00B828F1" w:rsidRPr="000D5DB5" w:rsidDel="004F002B">
          <w:rPr>
            <w:rFonts w:eastAsia="Times New Roman" w:cstheme="minorHAnsi"/>
            <w:color w:val="000000"/>
          </w:rPr>
          <w:delText xml:space="preserve"> long as the spell is active for that target, they are considered poisoned until the beginning of their </w:delText>
        </w:r>
        <w:r w:rsidR="005B6B02" w:rsidRPr="000D5DB5" w:rsidDel="004F002B">
          <w:rPr>
            <w:rFonts w:eastAsia="Times New Roman" w:cstheme="minorHAnsi"/>
            <w:color w:val="000000"/>
          </w:rPr>
          <w:delText xml:space="preserve">turn in the </w:delText>
        </w:r>
        <w:r w:rsidR="00B828F1" w:rsidRPr="000D5DB5" w:rsidDel="004F002B">
          <w:rPr>
            <w:rFonts w:eastAsia="Times New Roman" w:cstheme="minorHAnsi"/>
            <w:color w:val="000000"/>
          </w:rPr>
          <w:delText xml:space="preserve">next round. </w:delText>
        </w:r>
      </w:del>
    </w:p>
    <w:p w14:paraId="3990B5F0" w14:textId="77777777" w:rsidR="00B828F1" w:rsidRPr="000D5DB5" w:rsidRDefault="00B828F1" w:rsidP="00272CA8">
      <w:pPr>
        <w:contextualSpacing/>
        <w:rPr>
          <w:rFonts w:eastAsia="Times New Roman" w:cstheme="minorHAnsi"/>
          <w:color w:val="000000"/>
        </w:rPr>
      </w:pPr>
      <w:r w:rsidRPr="000D5DB5">
        <w:rPr>
          <w:rFonts w:eastAsia="Times New Roman" w:cstheme="minorHAnsi"/>
          <w:color w:val="000000"/>
        </w:rPr>
        <w:t xml:space="preserve">Whenever a creature dies while being poisoned by this spell, a carrion beetle is conjured where they once stood (exploding from the corpse). The DM has the carrion beetle’s statistics. </w:t>
      </w:r>
      <w:r w:rsidR="00967E8A">
        <w:rPr>
          <w:rFonts w:eastAsia="Times New Roman" w:cstheme="minorHAnsi"/>
          <w:color w:val="000000"/>
        </w:rPr>
        <w:t xml:space="preserve">A creature can end the infestation on </w:t>
      </w:r>
      <w:del w:id="5345" w:author="Admin" w:date="2021-04-30T16:40:00Z">
        <w:r w:rsidR="00967E8A" w:rsidDel="004F002B">
          <w:rPr>
            <w:rFonts w:eastAsia="Times New Roman" w:cstheme="minorHAnsi"/>
            <w:color w:val="000000"/>
          </w:rPr>
          <w:delText xml:space="preserve">them </w:delText>
        </w:r>
      </w:del>
      <w:ins w:id="5346" w:author="Admin" w:date="2021-04-30T16:40:00Z">
        <w:r w:rsidR="004F002B">
          <w:rPr>
            <w:rFonts w:eastAsia="Times New Roman" w:cstheme="minorHAnsi"/>
            <w:color w:val="000000"/>
          </w:rPr>
          <w:t xml:space="preserve">itself </w:t>
        </w:r>
      </w:ins>
      <w:r w:rsidR="00967E8A">
        <w:rPr>
          <w:rFonts w:eastAsia="Times New Roman" w:cstheme="minorHAnsi"/>
          <w:color w:val="000000"/>
        </w:rPr>
        <w:t xml:space="preserve">by spending an action. </w:t>
      </w:r>
    </w:p>
    <w:p w14:paraId="7FA08EBA" w14:textId="77777777" w:rsidR="00B828F1" w:rsidRPr="000D5DB5" w:rsidRDefault="00B828F1">
      <w:pPr>
        <w:contextualSpacing/>
        <w:rPr>
          <w:rFonts w:eastAsia="Times New Roman" w:cstheme="minorHAnsi"/>
          <w:color w:val="000000"/>
        </w:rPr>
      </w:pPr>
      <w:r w:rsidRPr="00134BC3">
        <w:rPr>
          <w:rFonts w:eastAsia="Times New Roman" w:cstheme="minorHAnsi"/>
          <w:b/>
          <w:bCs/>
          <w:color w:val="000000"/>
        </w:rPr>
        <w:t>Heightened.</w:t>
      </w:r>
      <w:r w:rsidRPr="000D5DB5">
        <w:rPr>
          <w:rFonts w:eastAsia="Times New Roman" w:cstheme="minorHAnsi"/>
          <w:color w:val="000000"/>
        </w:rPr>
        <w:t xml:space="preserve"> The damage increases by one dice per every spell level above 3rd. </w:t>
      </w:r>
    </w:p>
    <w:p w14:paraId="4D906DE8" w14:textId="77777777" w:rsidR="00AB25EF" w:rsidRPr="000D5DB5" w:rsidRDefault="00B828F1" w:rsidP="00272CA8">
      <w:pPr>
        <w:contextualSpacing/>
        <w:rPr>
          <w:rFonts w:eastAsia="Times New Roman" w:cstheme="minorHAnsi"/>
          <w:color w:val="000000"/>
        </w:rPr>
      </w:pPr>
      <w:r w:rsidRPr="00134BC3">
        <w:rPr>
          <w:rFonts w:eastAsia="Times New Roman" w:cstheme="minorHAnsi"/>
          <w:i/>
          <w:iCs/>
          <w:color w:val="000000"/>
        </w:rPr>
        <w:t>Special.</w:t>
      </w:r>
      <w:r w:rsidRPr="000D5DB5">
        <w:rPr>
          <w:rFonts w:eastAsia="Times New Roman" w:cstheme="minorHAnsi"/>
          <w:color w:val="000000"/>
        </w:rPr>
        <w:t xml:space="preserve"> If you are a corporeal undead, you may target one</w:t>
      </w:r>
      <w:ins w:id="5347" w:author="Admin" w:date="2021-04-30T16:40:00Z">
        <w:r w:rsidR="004F002B">
          <w:rPr>
            <w:rFonts w:eastAsia="Times New Roman" w:cstheme="minorHAnsi"/>
            <w:color w:val="000000"/>
          </w:rPr>
          <w:t xml:space="preserve"> infested</w:t>
        </w:r>
      </w:ins>
      <w:r w:rsidRPr="000D5DB5">
        <w:rPr>
          <w:rFonts w:eastAsia="Times New Roman" w:cstheme="minorHAnsi"/>
          <w:color w:val="000000"/>
        </w:rPr>
        <w:t xml:space="preserve"> creature that </w:t>
      </w:r>
      <w:ins w:id="5348" w:author="Admin" w:date="2021-04-30T16:40:00Z">
        <w:r w:rsidR="004F002B">
          <w:rPr>
            <w:rFonts w:eastAsia="Times New Roman" w:cstheme="minorHAnsi"/>
            <w:color w:val="000000"/>
          </w:rPr>
          <w:t xml:space="preserve">is </w:t>
        </w:r>
      </w:ins>
      <w:r w:rsidRPr="000D5DB5">
        <w:rPr>
          <w:rFonts w:eastAsia="Times New Roman" w:cstheme="minorHAnsi"/>
          <w:color w:val="000000"/>
        </w:rPr>
        <w:t>suffer</w:t>
      </w:r>
      <w:ins w:id="5349" w:author="Admin" w:date="2021-04-30T16:40:00Z">
        <w:r w:rsidR="004F002B">
          <w:rPr>
            <w:rFonts w:eastAsia="Times New Roman" w:cstheme="minorHAnsi"/>
            <w:color w:val="000000"/>
          </w:rPr>
          <w:t>ing</w:t>
        </w:r>
      </w:ins>
      <w:del w:id="5350" w:author="Admin" w:date="2021-04-30T16:40:00Z">
        <w:r w:rsidRPr="000D5DB5" w:rsidDel="004F002B">
          <w:rPr>
            <w:rFonts w:eastAsia="Times New Roman" w:cstheme="minorHAnsi"/>
            <w:color w:val="000000"/>
          </w:rPr>
          <w:delText>s</w:delText>
        </w:r>
      </w:del>
      <w:r w:rsidRPr="000D5DB5">
        <w:rPr>
          <w:rFonts w:eastAsia="Times New Roman" w:cstheme="minorHAnsi"/>
          <w:color w:val="000000"/>
        </w:rPr>
        <w:t xml:space="preserve"> under this </w:t>
      </w:r>
      <w:del w:id="5351" w:author="Admin" w:date="2021-04-30T16:40:00Z">
        <w:r w:rsidRPr="000D5DB5" w:rsidDel="004F002B">
          <w:rPr>
            <w:rFonts w:eastAsia="Times New Roman" w:cstheme="minorHAnsi"/>
            <w:color w:val="000000"/>
          </w:rPr>
          <w:delText>sigil</w:delText>
        </w:r>
      </w:del>
      <w:ins w:id="5352" w:author="Admin" w:date="2021-04-30T16:40:00Z">
        <w:r w:rsidR="004F002B">
          <w:rPr>
            <w:rFonts w:eastAsia="Times New Roman" w:cstheme="minorHAnsi"/>
            <w:color w:val="000000"/>
          </w:rPr>
          <w:t>spell</w:t>
        </w:r>
      </w:ins>
      <w:r w:rsidRPr="000D5DB5">
        <w:rPr>
          <w:rFonts w:eastAsia="Times New Roman" w:cstheme="minorHAnsi"/>
          <w:color w:val="000000"/>
        </w:rPr>
        <w:t xml:space="preserve">, and transfer some of their lost </w:t>
      </w:r>
      <w:r w:rsidR="004A6694" w:rsidRPr="000D5DB5">
        <w:rPr>
          <w:rFonts w:eastAsia="Times New Roman" w:cstheme="minorHAnsi"/>
          <w:color w:val="000000"/>
        </w:rPr>
        <w:t>life force</w:t>
      </w:r>
      <w:r w:rsidRPr="000D5DB5">
        <w:rPr>
          <w:rFonts w:eastAsia="Times New Roman" w:cstheme="minorHAnsi"/>
          <w:color w:val="000000"/>
        </w:rPr>
        <w:t xml:space="preserve"> to you. You regain hit points equal to one-half the damage dealt by the spell in </w:t>
      </w:r>
      <w:del w:id="5353" w:author="Admin" w:date="2021-04-30T16:40:00Z">
        <w:r w:rsidRPr="000D5DB5" w:rsidDel="004F002B">
          <w:rPr>
            <w:rFonts w:eastAsia="Times New Roman" w:cstheme="minorHAnsi"/>
            <w:color w:val="000000"/>
          </w:rPr>
          <w:delText xml:space="preserve">the same </w:delText>
        </w:r>
      </w:del>
      <w:ins w:id="5354" w:author="Admin" w:date="2021-04-30T16:40:00Z">
        <w:r w:rsidR="004F002B">
          <w:rPr>
            <w:rFonts w:eastAsia="Times New Roman" w:cstheme="minorHAnsi"/>
            <w:color w:val="000000"/>
          </w:rPr>
          <w:t xml:space="preserve">that </w:t>
        </w:r>
      </w:ins>
      <w:r w:rsidRPr="000D5DB5">
        <w:rPr>
          <w:rFonts w:eastAsia="Times New Roman" w:cstheme="minorHAnsi"/>
          <w:color w:val="000000"/>
        </w:rPr>
        <w:t xml:space="preserve">round. </w:t>
      </w:r>
    </w:p>
    <w:p w14:paraId="38D52C55" w14:textId="77777777" w:rsidR="007644ED" w:rsidRPr="00134BC3" w:rsidRDefault="007644ED">
      <w:pPr>
        <w:contextualSpacing/>
        <w:rPr>
          <w:rFonts w:eastAsia="Times New Roman" w:cstheme="minorHAnsi"/>
        </w:rPr>
      </w:pPr>
    </w:p>
    <w:p w14:paraId="6512848E" w14:textId="77777777" w:rsidR="00AB25EF" w:rsidRPr="00134BC3" w:rsidRDefault="00AB25EF">
      <w:pPr>
        <w:contextualSpacing/>
        <w:rPr>
          <w:rFonts w:eastAsia="Times New Roman" w:cstheme="minorHAnsi"/>
        </w:rPr>
      </w:pPr>
      <w:r w:rsidRPr="000D5DB5">
        <w:rPr>
          <w:rFonts w:eastAsia="Times New Roman" w:cstheme="minorHAnsi"/>
          <w:b/>
          <w:bCs/>
          <w:color w:val="000000"/>
        </w:rPr>
        <w:t>Chaos Bolt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1]</w:t>
      </w:r>
    </w:p>
    <w:p w14:paraId="127426F6"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0D076A03" w14:textId="77777777" w:rsidR="00AB25EF" w:rsidRPr="00134BC3" w:rsidRDefault="00AB25EF">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color w:val="000000"/>
        </w:rPr>
        <w:t xml:space="preserve"> 1 action</w:t>
      </w:r>
    </w:p>
    <w:p w14:paraId="707AA2DE" w14:textId="77777777" w:rsidR="00AB25EF" w:rsidRPr="00134BC3" w:rsidRDefault="00AB25EF">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color w:val="000000"/>
        </w:rPr>
        <w:t xml:space="preserve"> 60 feet</w:t>
      </w:r>
    </w:p>
    <w:p w14:paraId="2BC71E2E" w14:textId="77777777" w:rsidR="00AB25EF" w:rsidRPr="00134BC3" w:rsidRDefault="00AB25EF">
      <w:pPr>
        <w:contextualSpacing/>
        <w:rPr>
          <w:rFonts w:eastAsia="Times New Roman" w:cstheme="minorHAnsi"/>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10DD842F" w14:textId="77777777" w:rsidR="00AB25EF" w:rsidRPr="00134BC3" w:rsidRDefault="00AB25EF" w:rsidP="00F73926">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color w:val="000000"/>
        </w:rPr>
        <w:t xml:space="preserve"> Instantaneous </w:t>
      </w:r>
    </w:p>
    <w:p w14:paraId="1D24BEC4" w14:textId="3F275DAB" w:rsidR="00B828F1" w:rsidRPr="000D5DB5" w:rsidRDefault="00AB25EF" w:rsidP="00583FCA">
      <w:pPr>
        <w:contextualSpacing/>
        <w:rPr>
          <w:rFonts w:eastAsia="Times New Roman" w:cstheme="minorHAnsi"/>
          <w:color w:val="000000"/>
        </w:rPr>
      </w:pPr>
      <w:r w:rsidRPr="000D5DB5">
        <w:rPr>
          <w:rFonts w:eastAsia="Times New Roman" w:cstheme="minorHAnsi"/>
          <w:color w:val="000000"/>
        </w:rPr>
        <w:t xml:space="preserve">You throw a greenish-violet bolt of crackling chaotic energies. Make a ranged spell attack </w:t>
      </w:r>
      <w:del w:id="5355" w:author="Admin" w:date="2022-01-16T23:54:00Z">
        <w:r w:rsidRPr="000D5DB5" w:rsidDel="00F06588">
          <w:rPr>
            <w:rFonts w:eastAsia="Times New Roman" w:cstheme="minorHAnsi"/>
            <w:color w:val="000000"/>
          </w:rPr>
          <w:delText xml:space="preserve">on </w:delText>
        </w:r>
      </w:del>
      <w:ins w:id="5356" w:author="Admin" w:date="2022-01-16T23:54:00Z">
        <w:r w:rsidR="00F06588">
          <w:rPr>
            <w:rFonts w:eastAsia="Times New Roman" w:cstheme="minorHAnsi"/>
            <w:color w:val="000000"/>
          </w:rPr>
          <w:t xml:space="preserve">against </w:t>
        </w:r>
      </w:ins>
      <w:r w:rsidRPr="000D5DB5">
        <w:rPr>
          <w:rFonts w:eastAsia="Times New Roman" w:cstheme="minorHAnsi"/>
          <w:color w:val="000000"/>
        </w:rPr>
        <w:t xml:space="preserve">a target within range. Targets struck by this bolt suffer 2d8 fel damage. </w:t>
      </w:r>
    </w:p>
    <w:p w14:paraId="25B727D1" w14:textId="4DA2C8F8" w:rsidR="00AB25EF" w:rsidRPr="00134BC3" w:rsidRDefault="00AB25EF">
      <w:pPr>
        <w:contextualSpacing/>
        <w:rPr>
          <w:rFonts w:eastAsia="Times New Roman" w:cstheme="minorHAnsi"/>
        </w:rPr>
      </w:pPr>
      <w:r w:rsidRPr="000D5DB5">
        <w:rPr>
          <w:rFonts w:eastAsia="Times New Roman" w:cstheme="minorHAnsi"/>
          <w:color w:val="000000"/>
        </w:rPr>
        <w:t xml:space="preserve">If the target is </w:t>
      </w:r>
      <w:r w:rsidR="00B828F1" w:rsidRPr="000D5DB5">
        <w:rPr>
          <w:rFonts w:eastAsia="Times New Roman" w:cstheme="minorHAnsi"/>
          <w:color w:val="000000"/>
        </w:rPr>
        <w:t xml:space="preserve">already </w:t>
      </w:r>
      <w:r w:rsidRPr="000D5DB5">
        <w:rPr>
          <w:rFonts w:eastAsia="Times New Roman" w:cstheme="minorHAnsi"/>
          <w:color w:val="000000"/>
        </w:rPr>
        <w:t>subjected to a</w:t>
      </w:r>
      <w:r w:rsidR="00A173D6" w:rsidRPr="000D5DB5">
        <w:rPr>
          <w:rFonts w:eastAsia="Times New Roman" w:cstheme="minorHAnsi"/>
          <w:color w:val="000000"/>
        </w:rPr>
        <w:t>n active</w:t>
      </w:r>
      <w:r w:rsidRPr="000D5DB5">
        <w:rPr>
          <w:rFonts w:eastAsia="Times New Roman" w:cstheme="minorHAnsi"/>
          <w:color w:val="000000"/>
        </w:rPr>
        <w:t xml:space="preserve"> </w:t>
      </w:r>
      <w:r w:rsidR="00846C1E" w:rsidRPr="000D5DB5">
        <w:rPr>
          <w:rFonts w:eastAsia="Times New Roman" w:cstheme="minorHAnsi"/>
          <w:color w:val="000000"/>
        </w:rPr>
        <w:t xml:space="preserve">sigil </w:t>
      </w:r>
      <w:r w:rsidRPr="000D5DB5">
        <w:rPr>
          <w:rFonts w:eastAsia="Times New Roman" w:cstheme="minorHAnsi"/>
          <w:color w:val="000000"/>
        </w:rPr>
        <w:t xml:space="preserve">spell, </w:t>
      </w:r>
      <w:del w:id="5357" w:author="Admin" w:date="2022-01-16T23:53:00Z">
        <w:r w:rsidR="00B828F1" w:rsidRPr="000D5DB5" w:rsidDel="00F06588">
          <w:rPr>
            <w:rFonts w:eastAsia="Times New Roman" w:cstheme="minorHAnsi"/>
            <w:color w:val="000000"/>
          </w:rPr>
          <w:delText xml:space="preserve">you </w:delText>
        </w:r>
      </w:del>
      <w:ins w:id="5358" w:author="Admin" w:date="2022-01-16T23:53:00Z">
        <w:r w:rsidR="00F06588">
          <w:rPr>
            <w:rFonts w:eastAsia="Times New Roman" w:cstheme="minorHAnsi"/>
            <w:color w:val="000000"/>
          </w:rPr>
          <w:t xml:space="preserve">they suffer extra fel damage </w:t>
        </w:r>
      </w:ins>
      <w:ins w:id="5359" w:author="Admin" w:date="2022-01-19T22:50:00Z">
        <w:r w:rsidR="00841D28">
          <w:rPr>
            <w:rFonts w:eastAsia="Times New Roman" w:cstheme="minorHAnsi"/>
            <w:color w:val="000000"/>
          </w:rPr>
          <w:t xml:space="preserve">for every </w:t>
        </w:r>
      </w:ins>
      <w:ins w:id="5360" w:author="Admin" w:date="2022-01-16T23:53:00Z">
        <w:r w:rsidR="00F06588">
          <w:rPr>
            <w:rFonts w:eastAsia="Times New Roman" w:cstheme="minorHAnsi"/>
            <w:color w:val="000000"/>
          </w:rPr>
          <w:t>sigil effect active</w:t>
        </w:r>
      </w:ins>
      <w:ins w:id="5361" w:author="Admin" w:date="2022-01-19T22:50:00Z">
        <w:r w:rsidR="00841D28">
          <w:rPr>
            <w:rFonts w:eastAsia="Times New Roman" w:cstheme="minorHAnsi"/>
            <w:color w:val="000000"/>
          </w:rPr>
          <w:t xml:space="preserve">. This </w:t>
        </w:r>
      </w:ins>
      <w:ins w:id="5362" w:author="Admin" w:date="2022-01-19T22:51:00Z">
        <w:r w:rsidR="00841D28">
          <w:rPr>
            <w:rFonts w:eastAsia="Times New Roman" w:cstheme="minorHAnsi"/>
            <w:color w:val="000000"/>
          </w:rPr>
          <w:t>d</w:t>
        </w:r>
      </w:ins>
      <w:ins w:id="5363" w:author="Admin" w:date="2022-01-19T22:50:00Z">
        <w:r w:rsidR="00841D28">
          <w:rPr>
            <w:rFonts w:eastAsia="Times New Roman" w:cstheme="minorHAnsi"/>
            <w:color w:val="000000"/>
          </w:rPr>
          <w:t>amade is</w:t>
        </w:r>
      </w:ins>
      <w:ins w:id="5364" w:author="Admin" w:date="2022-01-16T23:53:00Z">
        <w:r w:rsidR="00F06588">
          <w:rPr>
            <w:rFonts w:eastAsia="Times New Roman" w:cstheme="minorHAnsi"/>
            <w:color w:val="000000"/>
          </w:rPr>
          <w:t xml:space="preserve"> equal to half the </w:t>
        </w:r>
      </w:ins>
      <w:ins w:id="5365" w:author="Admin" w:date="2022-01-16T23:54:00Z">
        <w:r w:rsidR="00F06588">
          <w:rPr>
            <w:rFonts w:eastAsia="Times New Roman" w:cstheme="minorHAnsi"/>
            <w:color w:val="000000"/>
          </w:rPr>
          <w:t xml:space="preserve">original </w:t>
        </w:r>
      </w:ins>
      <w:ins w:id="5366" w:author="Admin" w:date="2022-01-16T23:53:00Z">
        <w:r w:rsidR="00F06588">
          <w:rPr>
            <w:rFonts w:eastAsia="Times New Roman" w:cstheme="minorHAnsi"/>
            <w:color w:val="000000"/>
          </w:rPr>
          <w:t>damage dealt by the spell</w:t>
        </w:r>
      </w:ins>
      <w:del w:id="5367" w:author="Admin" w:date="2022-01-16T23:53:00Z">
        <w:r w:rsidR="00B828F1" w:rsidRPr="000D5DB5" w:rsidDel="00F06588">
          <w:rPr>
            <w:rFonts w:eastAsia="Times New Roman" w:cstheme="minorHAnsi"/>
            <w:color w:val="000000"/>
          </w:rPr>
          <w:delText xml:space="preserve">may force the target to suffer a sigil pulse </w:delText>
        </w:r>
        <w:r w:rsidR="00A173D6" w:rsidRPr="000D5DB5" w:rsidDel="00F06588">
          <w:rPr>
            <w:rFonts w:eastAsia="Times New Roman" w:cstheme="minorHAnsi"/>
            <w:color w:val="000000"/>
          </w:rPr>
          <w:delText>as if one round passed</w:delText>
        </w:r>
      </w:del>
      <w:del w:id="5368" w:author="Admin" w:date="2021-04-30T16:40:00Z">
        <w:r w:rsidR="00A173D6" w:rsidRPr="000D5DB5" w:rsidDel="004F002B">
          <w:rPr>
            <w:rFonts w:eastAsia="Times New Roman" w:cstheme="minorHAnsi"/>
            <w:color w:val="000000"/>
          </w:rPr>
          <w:delText xml:space="preserve"> </w:delText>
        </w:r>
        <w:r w:rsidR="0008540D" w:rsidDel="004F002B">
          <w:rPr>
            <w:rFonts w:eastAsia="Times New Roman" w:cstheme="minorHAnsi"/>
            <w:color w:val="000000"/>
          </w:rPr>
          <w:delText xml:space="preserve">(does not require a </w:delText>
        </w:r>
        <w:r w:rsidR="004E1764" w:rsidDel="004F002B">
          <w:rPr>
            <w:rFonts w:eastAsia="Times New Roman" w:cstheme="minorHAnsi"/>
            <w:color w:val="000000"/>
          </w:rPr>
          <w:delText xml:space="preserve">sigil roll </w:delText>
        </w:r>
        <w:r w:rsidR="0008540D" w:rsidDel="004F002B">
          <w:rPr>
            <w:rFonts w:eastAsia="Times New Roman" w:cstheme="minorHAnsi"/>
            <w:color w:val="000000"/>
          </w:rPr>
          <w:delText>to maintain)</w:delText>
        </w:r>
      </w:del>
      <w:r w:rsidR="00B828F1" w:rsidRPr="000D5DB5">
        <w:rPr>
          <w:rFonts w:eastAsia="Times New Roman" w:cstheme="minorHAnsi"/>
          <w:color w:val="000000"/>
        </w:rPr>
        <w:t xml:space="preserve">. </w:t>
      </w:r>
    </w:p>
    <w:p w14:paraId="7E7F42C1" w14:textId="6441364C" w:rsidR="00AB25EF" w:rsidRPr="000D5DB5" w:rsidRDefault="00AB25EF" w:rsidP="00AF2DAC">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When </w:t>
      </w:r>
      <w:r w:rsidR="00166030">
        <w:rPr>
          <w:rFonts w:eastAsia="Times New Roman" w:cstheme="minorHAnsi"/>
          <w:color w:val="000000"/>
        </w:rPr>
        <w:t xml:space="preserve">cast as a </w:t>
      </w:r>
      <w:r w:rsidRPr="000D5DB5">
        <w:rPr>
          <w:rFonts w:eastAsia="Times New Roman" w:cstheme="minorHAnsi"/>
          <w:color w:val="000000"/>
        </w:rPr>
        <w:t xml:space="preserve">2nd level </w:t>
      </w:r>
      <w:r w:rsidR="00166030">
        <w:rPr>
          <w:rFonts w:eastAsia="Times New Roman" w:cstheme="minorHAnsi"/>
          <w:color w:val="000000"/>
        </w:rPr>
        <w:t xml:space="preserve">spell </w:t>
      </w:r>
      <w:r w:rsidRPr="000D5DB5">
        <w:rPr>
          <w:rFonts w:eastAsia="Times New Roman" w:cstheme="minorHAnsi"/>
          <w:color w:val="000000"/>
        </w:rPr>
        <w:t xml:space="preserve">or higher, the </w:t>
      </w:r>
      <w:ins w:id="5369" w:author="Admin" w:date="2022-01-16T23:54:00Z">
        <w:r w:rsidR="00F06588">
          <w:rPr>
            <w:rFonts w:eastAsia="Times New Roman" w:cstheme="minorHAnsi"/>
            <w:color w:val="000000"/>
          </w:rPr>
          <w:t xml:space="preserve">initial </w:t>
        </w:r>
      </w:ins>
      <w:r w:rsidRPr="000D5DB5">
        <w:rPr>
          <w:rFonts w:eastAsia="Times New Roman" w:cstheme="minorHAnsi"/>
          <w:color w:val="000000"/>
        </w:rPr>
        <w:t xml:space="preserve">damage increases by </w:t>
      </w:r>
      <w:r w:rsidR="004E1764">
        <w:rPr>
          <w:rFonts w:eastAsia="Times New Roman" w:cstheme="minorHAnsi"/>
          <w:color w:val="000000"/>
        </w:rPr>
        <w:t>2</w:t>
      </w:r>
      <w:r w:rsidR="004E1764" w:rsidRPr="000D5DB5">
        <w:rPr>
          <w:rFonts w:eastAsia="Times New Roman" w:cstheme="minorHAnsi"/>
          <w:color w:val="000000"/>
        </w:rPr>
        <w:t>d</w:t>
      </w:r>
      <w:r w:rsidR="004E1764">
        <w:rPr>
          <w:rFonts w:eastAsia="Times New Roman" w:cstheme="minorHAnsi"/>
          <w:color w:val="000000"/>
        </w:rPr>
        <w:t>8</w:t>
      </w:r>
      <w:r w:rsidR="004E1764" w:rsidRPr="000D5DB5">
        <w:rPr>
          <w:rFonts w:eastAsia="Times New Roman" w:cstheme="minorHAnsi"/>
          <w:color w:val="000000"/>
        </w:rPr>
        <w:t xml:space="preserve"> </w:t>
      </w:r>
      <w:r w:rsidRPr="000D5DB5">
        <w:rPr>
          <w:rFonts w:eastAsia="Times New Roman" w:cstheme="minorHAnsi"/>
          <w:color w:val="000000"/>
        </w:rPr>
        <w:t xml:space="preserve">for each </w:t>
      </w:r>
      <w:r w:rsidR="00166030">
        <w:rPr>
          <w:rFonts w:eastAsia="Times New Roman" w:cstheme="minorHAnsi"/>
          <w:color w:val="000000"/>
        </w:rPr>
        <w:t xml:space="preserve">spell </w:t>
      </w:r>
      <w:r w:rsidRPr="000D5DB5">
        <w:rPr>
          <w:rFonts w:eastAsia="Times New Roman" w:cstheme="minorHAnsi"/>
          <w:color w:val="000000"/>
        </w:rPr>
        <w:t xml:space="preserve">level above </w:t>
      </w:r>
      <w:r w:rsidR="00AF2DAC">
        <w:rPr>
          <w:rFonts w:eastAsia="Times New Roman" w:cstheme="minorHAnsi"/>
          <w:color w:val="000000"/>
        </w:rPr>
        <w:t>1st</w:t>
      </w:r>
      <w:r w:rsidRPr="000D5DB5">
        <w:rPr>
          <w:rFonts w:eastAsia="Times New Roman" w:cstheme="minorHAnsi"/>
          <w:color w:val="000000"/>
        </w:rPr>
        <w:t>.</w:t>
      </w:r>
    </w:p>
    <w:p w14:paraId="7330F167" w14:textId="7904A855" w:rsidR="00A173D6" w:rsidRPr="00134BC3" w:rsidDel="004F002B" w:rsidRDefault="00A173D6" w:rsidP="00690BD7">
      <w:pPr>
        <w:contextualSpacing/>
        <w:rPr>
          <w:del w:id="5370" w:author="Admin" w:date="2021-04-30T16:41:00Z"/>
          <w:rFonts w:eastAsia="Times New Roman" w:cstheme="minorHAnsi"/>
        </w:rPr>
      </w:pPr>
      <w:del w:id="5371" w:author="Admin" w:date="2021-04-30T16:41:00Z">
        <w:r w:rsidRPr="000D5DB5" w:rsidDel="004F002B">
          <w:rPr>
            <w:rFonts w:eastAsia="Times New Roman" w:cstheme="minorHAnsi"/>
            <w:i/>
            <w:iCs/>
            <w:color w:val="000000"/>
          </w:rPr>
          <w:delText xml:space="preserve">Special. </w:delText>
        </w:r>
        <w:r w:rsidRPr="000D5DB5" w:rsidDel="004F002B">
          <w:rPr>
            <w:rFonts w:eastAsia="Times New Roman" w:cstheme="minorHAnsi"/>
            <w:color w:val="000000"/>
          </w:rPr>
          <w:delText xml:space="preserve">This spell costs </w:delText>
        </w:r>
        <w:r w:rsidR="00690BD7" w:rsidDel="004F002B">
          <w:rPr>
            <w:rFonts w:eastAsia="Times New Roman" w:cstheme="minorHAnsi"/>
            <w:color w:val="000000"/>
          </w:rPr>
          <w:delText>one</w:delText>
        </w:r>
        <w:r w:rsidR="00A73A13" w:rsidDel="004F002B">
          <w:rPr>
            <w:rFonts w:eastAsia="Times New Roman" w:cstheme="minorHAnsi"/>
            <w:color w:val="000000"/>
          </w:rPr>
          <w:delText xml:space="preserve"> less</w:delText>
        </w:r>
        <w:r w:rsidRPr="000D5DB5" w:rsidDel="004F002B">
          <w:rPr>
            <w:rFonts w:eastAsia="Times New Roman" w:cstheme="minorHAnsi"/>
            <w:color w:val="000000"/>
          </w:rPr>
          <w:delText xml:space="preserve"> mana</w:delText>
        </w:r>
        <w:r w:rsidR="00F73926" w:rsidDel="004F002B">
          <w:rPr>
            <w:rFonts w:eastAsia="Times New Roman" w:cstheme="minorHAnsi"/>
            <w:color w:val="000000"/>
          </w:rPr>
          <w:delText xml:space="preserve"> </w:delText>
        </w:r>
        <w:r w:rsidR="00A73A13" w:rsidDel="004F002B">
          <w:rPr>
            <w:rFonts w:eastAsia="Times New Roman" w:cstheme="minorHAnsi"/>
            <w:color w:val="000000"/>
          </w:rPr>
          <w:delText xml:space="preserve">point </w:delText>
        </w:r>
        <w:r w:rsidR="00F73926" w:rsidDel="004F002B">
          <w:rPr>
            <w:rFonts w:eastAsia="Times New Roman" w:cstheme="minorHAnsi"/>
            <w:color w:val="000000"/>
          </w:rPr>
          <w:delText>if you spend a Soul Shard</w:delText>
        </w:r>
        <w:r w:rsidRPr="000D5DB5" w:rsidDel="004F002B">
          <w:rPr>
            <w:rFonts w:eastAsia="Times New Roman" w:cstheme="minorHAnsi"/>
            <w:color w:val="000000"/>
          </w:rPr>
          <w:delText xml:space="preserve">. </w:delText>
        </w:r>
      </w:del>
    </w:p>
    <w:p w14:paraId="37A9F008" w14:textId="77777777" w:rsidR="00BB1C1F" w:rsidRPr="000D5DB5" w:rsidRDefault="00BB1C1F">
      <w:pPr>
        <w:contextualSpacing/>
        <w:rPr>
          <w:rFonts w:eastAsia="Times New Roman" w:cstheme="minorHAnsi"/>
          <w:color w:val="000000"/>
        </w:rPr>
      </w:pPr>
    </w:p>
    <w:p w14:paraId="0D6A473D" w14:textId="77777777" w:rsidR="00BB1C1F" w:rsidRPr="00134BC3" w:rsidRDefault="00BB1C1F">
      <w:pPr>
        <w:contextualSpacing/>
        <w:rPr>
          <w:rFonts w:eastAsia="Times New Roman" w:cstheme="minorHAnsi"/>
        </w:rPr>
      </w:pPr>
      <w:r w:rsidRPr="000D5DB5">
        <w:rPr>
          <w:rFonts w:eastAsia="Times New Roman" w:cstheme="minorHAnsi"/>
          <w:b/>
          <w:bCs/>
          <w:color w:val="000000"/>
        </w:rPr>
        <w:t>Charm [</w:t>
      </w:r>
      <w:r w:rsidR="00185ACB" w:rsidRPr="000D5DB5">
        <w:rPr>
          <w:rFonts w:eastAsia="Times New Roman" w:cstheme="minorHAnsi"/>
          <w:b/>
          <w:bCs/>
          <w:color w:val="000000"/>
        </w:rPr>
        <w:t xml:space="preserve">level </w:t>
      </w:r>
      <w:r w:rsidRPr="000D5DB5">
        <w:rPr>
          <w:rFonts w:eastAsia="Times New Roman" w:cstheme="minorHAnsi"/>
          <w:b/>
          <w:bCs/>
          <w:color w:val="000000"/>
        </w:rPr>
        <w:t>1]</w:t>
      </w:r>
    </w:p>
    <w:p w14:paraId="413BAAF4" w14:textId="77777777" w:rsidR="00BB1C1F" w:rsidRPr="00134BC3" w:rsidRDefault="00BB1C1F">
      <w:pPr>
        <w:contextualSpacing/>
        <w:rPr>
          <w:rFonts w:eastAsia="Times New Roman" w:cstheme="minorHAnsi"/>
        </w:rPr>
      </w:pPr>
      <w:r w:rsidRPr="000D5DB5">
        <w:rPr>
          <w:rFonts w:eastAsia="Times New Roman" w:cstheme="minorHAnsi"/>
          <w:color w:val="000000"/>
        </w:rPr>
        <w:t>Enchantment</w:t>
      </w:r>
    </w:p>
    <w:p w14:paraId="291A2A89"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6BDE7FB7"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51D6874A" w14:textId="77777777" w:rsidR="001B49D0" w:rsidRDefault="00E42AF1">
      <w:pPr>
        <w:contextualSpacing/>
        <w:rPr>
          <w:rFonts w:eastAsia="Times New Roman" w:cstheme="minorHAnsi"/>
          <w:color w:val="000000"/>
        </w:rPr>
      </w:pPr>
      <w:r w:rsidRPr="000D5DB5">
        <w:rPr>
          <w:rFonts w:eastAsia="Times New Roman" w:cstheme="minorHAnsi"/>
          <w:b/>
          <w:bCs/>
          <w:color w:val="000000"/>
        </w:rPr>
        <w:lastRenderedPageBreak/>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w:t>
      </w:r>
      <w:r>
        <w:rPr>
          <w:rFonts w:eastAsia="Times New Roman" w:cstheme="minorHAnsi"/>
          <w:color w:val="000000"/>
        </w:rPr>
        <w:t>, S</w:t>
      </w:r>
    </w:p>
    <w:p w14:paraId="2E110CCF" w14:textId="77777777" w:rsidR="00BB1C1F" w:rsidRPr="00134BC3" w:rsidRDefault="00BB1C1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hour</w:t>
      </w:r>
    </w:p>
    <w:p w14:paraId="5F251C64" w14:textId="6CF272CA" w:rsidR="005E39AE" w:rsidRPr="00134BC3" w:rsidRDefault="00BB1C1F" w:rsidP="00583FCA">
      <w:pPr>
        <w:contextualSpacing/>
        <w:rPr>
          <w:rFonts w:eastAsia="Times New Roman" w:cs="Times New Roman"/>
        </w:rPr>
      </w:pPr>
      <w:r w:rsidRPr="000D5DB5">
        <w:rPr>
          <w:rFonts w:eastAsia="Times New Roman" w:cs="Times New Roman"/>
          <w:color w:val="000000"/>
        </w:rPr>
        <w:t xml:space="preserve">You attempt to charm </w:t>
      </w:r>
      <w:r w:rsidR="008645A5">
        <w:rPr>
          <w:rFonts w:eastAsia="Times New Roman" w:cs="Times New Roman"/>
          <w:color w:val="000000"/>
        </w:rPr>
        <w:t xml:space="preserve">one </w:t>
      </w:r>
      <w:r w:rsidRPr="000D5DB5">
        <w:rPr>
          <w:rFonts w:eastAsia="Times New Roman" w:cs="Times New Roman"/>
          <w:color w:val="000000"/>
        </w:rPr>
        <w:t>creature you can see within range</w:t>
      </w:r>
      <w:r w:rsidR="005E39AE" w:rsidRPr="000D5DB5">
        <w:rPr>
          <w:rFonts w:eastAsia="Times New Roman" w:cs="Times New Roman"/>
          <w:color w:val="000000"/>
        </w:rPr>
        <w:t xml:space="preserve">. When preparing this spell, you can choose to </w:t>
      </w:r>
      <w:del w:id="5372" w:author="Admin" w:date="2022-01-19T22:53:00Z">
        <w:r w:rsidR="005E39AE" w:rsidRPr="000D5DB5" w:rsidDel="004A4A15">
          <w:rPr>
            <w:rFonts w:eastAsia="Times New Roman" w:cs="Times New Roman"/>
            <w:color w:val="000000"/>
          </w:rPr>
          <w:delText xml:space="preserve">be able </w:delText>
        </w:r>
      </w:del>
      <w:ins w:id="5373" w:author="Admin" w:date="2022-01-19T22:53:00Z">
        <w:r w:rsidR="004A4A15">
          <w:rPr>
            <w:rFonts w:eastAsia="Times New Roman" w:cs="Times New Roman"/>
            <w:color w:val="000000"/>
          </w:rPr>
          <w:t xml:space="preserve">preapare the spell </w:t>
        </w:r>
      </w:ins>
      <w:r w:rsidR="005E39AE" w:rsidRPr="000D5DB5">
        <w:rPr>
          <w:rFonts w:eastAsia="Times New Roman" w:cs="Times New Roman"/>
          <w:color w:val="000000"/>
        </w:rPr>
        <w:t xml:space="preserve">to charm </w:t>
      </w:r>
      <w:r w:rsidR="00854F08" w:rsidRPr="000D5DB5">
        <w:rPr>
          <w:rFonts w:eastAsia="Times New Roman" w:cs="Times New Roman"/>
          <w:color w:val="000000"/>
        </w:rPr>
        <w:t>your creature type</w:t>
      </w:r>
      <w:r w:rsidR="009E2F29" w:rsidRPr="000D5DB5">
        <w:rPr>
          <w:rFonts w:eastAsia="Times New Roman" w:cs="Times New Roman"/>
          <w:color w:val="000000"/>
        </w:rPr>
        <w:t>, beasts,</w:t>
      </w:r>
      <w:r w:rsidR="005E39AE" w:rsidRPr="000D5DB5">
        <w:rPr>
          <w:rFonts w:eastAsia="Times New Roman" w:cs="Times New Roman"/>
          <w:color w:val="000000"/>
        </w:rPr>
        <w:t xml:space="preserve"> or </w:t>
      </w:r>
      <w:ins w:id="5374" w:author="Admin" w:date="2022-01-19T22:53:00Z">
        <w:r w:rsidR="004A4A15">
          <w:rPr>
            <w:rFonts w:eastAsia="Times New Roman" w:cs="Times New Roman"/>
            <w:color w:val="000000"/>
          </w:rPr>
          <w:t xml:space="preserve">any </w:t>
        </w:r>
      </w:ins>
      <w:r w:rsidR="005E39AE" w:rsidRPr="000D5DB5">
        <w:rPr>
          <w:rFonts w:eastAsia="Times New Roman" w:cs="Times New Roman"/>
          <w:color w:val="000000"/>
        </w:rPr>
        <w:t xml:space="preserve">one creature type your class can bind (see binding under spellcasting). </w:t>
      </w:r>
    </w:p>
    <w:p w14:paraId="2DBF1533" w14:textId="6AF649A2" w:rsidR="00BB1C1F" w:rsidRPr="000D5DB5" w:rsidRDefault="00BB1C1F">
      <w:pPr>
        <w:contextualSpacing/>
        <w:rPr>
          <w:rFonts w:eastAsia="Times New Roman" w:cs="Times New Roman"/>
          <w:color w:val="000000"/>
        </w:rPr>
      </w:pPr>
      <w:del w:id="5375" w:author="Admin" w:date="2022-01-19T22:52:00Z">
        <w:r w:rsidRPr="000D5DB5" w:rsidDel="004A4A15">
          <w:rPr>
            <w:rFonts w:eastAsia="Times New Roman" w:cs="Times New Roman"/>
            <w:color w:val="000000"/>
          </w:rPr>
          <w:delText xml:space="preserve">It </w:delText>
        </w:r>
      </w:del>
      <w:ins w:id="5376" w:author="Admin" w:date="2022-01-19T22:52:00Z">
        <w:r w:rsidR="004A4A15">
          <w:rPr>
            <w:rFonts w:eastAsia="Times New Roman" w:cs="Times New Roman"/>
            <w:color w:val="000000"/>
          </w:rPr>
          <w:t>The target</w:t>
        </w:r>
        <w:r w:rsidR="004A4A15" w:rsidRPr="000D5DB5">
          <w:rPr>
            <w:rFonts w:eastAsia="Times New Roman" w:cs="Times New Roman"/>
            <w:color w:val="000000"/>
          </w:rPr>
          <w:t xml:space="preserve"> </w:t>
        </w:r>
      </w:ins>
      <w:r w:rsidRPr="000D5DB5">
        <w:rPr>
          <w:rFonts w:eastAsia="Times New Roman" w:cs="Times New Roman"/>
          <w:color w:val="000000"/>
        </w:rPr>
        <w:t xml:space="preserve">must make a </w:t>
      </w:r>
      <w:r w:rsidR="00233E93" w:rsidRPr="000D5DB5">
        <w:rPr>
          <w:rFonts w:eastAsia="Times New Roman" w:cs="Times New Roman"/>
          <w:color w:val="000000"/>
        </w:rPr>
        <w:t>Spirit</w:t>
      </w:r>
      <w:r w:rsidRPr="000D5DB5">
        <w:rPr>
          <w:rFonts w:eastAsia="Times New Roman" w:cs="Times New Roman"/>
          <w:color w:val="000000"/>
        </w:rPr>
        <w:t xml:space="preserve"> saving throw, and does so with advantage if you or your companions are fighting it. If it fails it is charmed by you until the spell ends or until you or your companions do something harmful to it. The charmed creature regards you as a friendly acquaintance. When the spell ends it knows it has been charmed.</w:t>
      </w:r>
      <w:r w:rsidR="00342721">
        <w:rPr>
          <w:rFonts w:eastAsia="Times New Roman" w:cs="Times New Roman"/>
          <w:color w:val="000000"/>
        </w:rPr>
        <w:t xml:space="preserve"> This only affects the creature type specified by the spell (a Charm Undead cannot also charm a humanoid).</w:t>
      </w:r>
    </w:p>
    <w:p w14:paraId="169D1C72" w14:textId="77777777" w:rsidR="00BB1C1F" w:rsidRDefault="00BB1C1F" w:rsidP="00166030">
      <w:pPr>
        <w:contextualSpacing/>
        <w:rPr>
          <w:rFonts w:eastAsia="Times New Roman" w:cs="Times New Roman"/>
          <w:color w:val="000000"/>
        </w:rPr>
      </w:pPr>
      <w:r w:rsidRPr="000D5DB5">
        <w:rPr>
          <w:rFonts w:eastAsia="Times New Roman" w:cstheme="minorHAnsi"/>
          <w:b/>
          <w:bCs/>
          <w:color w:val="000000"/>
        </w:rPr>
        <w:t xml:space="preserve">Heightened. </w:t>
      </w:r>
      <w:r w:rsidRPr="000D5DB5">
        <w:rPr>
          <w:rFonts w:eastAsia="Times New Roman" w:cs="Times New Roman"/>
          <w:color w:val="000000"/>
        </w:rPr>
        <w:t xml:space="preserve">When cast </w:t>
      </w:r>
      <w:r w:rsidR="00166030">
        <w:rPr>
          <w:rFonts w:eastAsia="Times New Roman" w:cs="Times New Roman"/>
          <w:color w:val="000000"/>
        </w:rPr>
        <w:t xml:space="preserve">as a </w:t>
      </w:r>
      <w:r w:rsidRPr="000D5DB5">
        <w:rPr>
          <w:rFonts w:eastAsia="Times New Roman" w:cs="Times New Roman"/>
          <w:color w:val="000000"/>
        </w:rPr>
        <w:t xml:space="preserve">spell </w:t>
      </w:r>
      <w:r w:rsidR="00166030">
        <w:rPr>
          <w:rFonts w:eastAsia="Times New Roman" w:cs="Times New Roman"/>
          <w:color w:val="000000"/>
        </w:rPr>
        <w:t xml:space="preserve">of </w:t>
      </w:r>
      <w:r w:rsidRPr="000D5DB5">
        <w:rPr>
          <w:rFonts w:eastAsia="Times New Roman" w:cs="Times New Roman"/>
          <w:color w:val="000000"/>
        </w:rPr>
        <w:t xml:space="preserve">2nd level or higher, you can target one additional creature for each </w:t>
      </w:r>
      <w:r w:rsidR="00166030">
        <w:rPr>
          <w:rFonts w:eastAsia="Times New Roman" w:cs="Times New Roman"/>
          <w:color w:val="000000"/>
        </w:rPr>
        <w:t xml:space="preserve">spell </w:t>
      </w:r>
      <w:r w:rsidRPr="000D5DB5">
        <w:rPr>
          <w:rFonts w:eastAsia="Times New Roman" w:cs="Times New Roman"/>
          <w:color w:val="000000"/>
        </w:rPr>
        <w:t>level above 1st. They must be within 30</w:t>
      </w:r>
      <w:r w:rsidR="00F56ED7">
        <w:rPr>
          <w:rFonts w:eastAsia="Times New Roman" w:cs="Times New Roman"/>
          <w:color w:val="000000"/>
        </w:rPr>
        <w:t xml:space="preserve"> </w:t>
      </w:r>
      <w:r w:rsidRPr="000D5DB5">
        <w:rPr>
          <w:rFonts w:eastAsia="Times New Roman" w:cs="Times New Roman"/>
          <w:color w:val="000000"/>
        </w:rPr>
        <w:t>ft</w:t>
      </w:r>
      <w:r w:rsidR="00F56ED7">
        <w:rPr>
          <w:rFonts w:eastAsia="Times New Roman" w:cs="Times New Roman"/>
          <w:color w:val="000000"/>
        </w:rPr>
        <w:t>.</w:t>
      </w:r>
      <w:r w:rsidRPr="000D5DB5">
        <w:rPr>
          <w:rFonts w:eastAsia="Times New Roman" w:cs="Times New Roman"/>
          <w:color w:val="000000"/>
        </w:rPr>
        <w:t xml:space="preserve"> of each other when you target them.</w:t>
      </w:r>
      <w:r w:rsidR="0030660E" w:rsidRPr="000D5DB5">
        <w:rPr>
          <w:rFonts w:eastAsia="Times New Roman" w:cs="Times New Roman"/>
          <w:color w:val="000000"/>
        </w:rPr>
        <w:t xml:space="preserve"> You can </w:t>
      </w:r>
      <w:r w:rsidR="006139FD" w:rsidRPr="000D5DB5">
        <w:rPr>
          <w:rFonts w:eastAsia="Times New Roman" w:cs="Times New Roman"/>
          <w:color w:val="000000"/>
        </w:rPr>
        <w:t xml:space="preserve">instead </w:t>
      </w:r>
      <w:r w:rsidR="0030660E" w:rsidRPr="000D5DB5">
        <w:rPr>
          <w:rFonts w:eastAsia="Times New Roman" w:cs="Times New Roman"/>
          <w:color w:val="000000"/>
        </w:rPr>
        <w:t xml:space="preserve">choose to target </w:t>
      </w:r>
      <w:r w:rsidR="006139FD" w:rsidRPr="000D5DB5">
        <w:rPr>
          <w:rFonts w:eastAsia="Times New Roman" w:cs="Times New Roman"/>
          <w:color w:val="000000"/>
        </w:rPr>
        <w:t xml:space="preserve">one </w:t>
      </w:r>
      <w:r w:rsidR="008432B4" w:rsidRPr="000D5DB5">
        <w:rPr>
          <w:rFonts w:eastAsia="Times New Roman" w:cs="Times New Roman"/>
          <w:color w:val="000000"/>
        </w:rPr>
        <w:t xml:space="preserve">additional </w:t>
      </w:r>
      <w:r w:rsidR="0030660E" w:rsidRPr="000D5DB5">
        <w:rPr>
          <w:rFonts w:eastAsia="Times New Roman" w:cs="Times New Roman"/>
          <w:color w:val="000000"/>
        </w:rPr>
        <w:t xml:space="preserve">creature type </w:t>
      </w:r>
      <w:r w:rsidR="006139FD" w:rsidRPr="000D5DB5">
        <w:rPr>
          <w:rFonts w:eastAsia="Times New Roman" w:cs="Times New Roman"/>
          <w:color w:val="000000"/>
        </w:rPr>
        <w:t>to the charm spell instead (Charm Person at level 2 can be Charm Person and Elementals).</w:t>
      </w:r>
    </w:p>
    <w:p w14:paraId="24590FDE" w14:textId="77777777" w:rsidR="00AB25EF" w:rsidRPr="00134BC3" w:rsidRDefault="00AB25EF">
      <w:pPr>
        <w:contextualSpacing/>
        <w:rPr>
          <w:rFonts w:eastAsia="Times New Roman" w:cstheme="minorHAnsi"/>
        </w:rPr>
      </w:pPr>
    </w:p>
    <w:p w14:paraId="07C271F2" w14:textId="77777777" w:rsidR="00AB25EF" w:rsidRPr="00134BC3" w:rsidRDefault="00AB25EF">
      <w:pPr>
        <w:contextualSpacing/>
        <w:rPr>
          <w:rFonts w:eastAsia="Times New Roman" w:cstheme="minorHAnsi"/>
        </w:rPr>
      </w:pPr>
      <w:r w:rsidRPr="000D5DB5">
        <w:rPr>
          <w:rFonts w:eastAsia="Times New Roman" w:cstheme="minorHAnsi"/>
          <w:b/>
          <w:bCs/>
          <w:color w:val="000000"/>
        </w:rPr>
        <w:t>Combustion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5]</w:t>
      </w:r>
    </w:p>
    <w:p w14:paraId="499A1087"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3678ED0D"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color w:val="000000"/>
        </w:rPr>
        <w:t xml:space="preserve"> 1 action</w:t>
      </w:r>
    </w:p>
    <w:p w14:paraId="582AD5AD"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color w:val="000000"/>
        </w:rPr>
        <w:t xml:space="preserve"> 60 feet</w:t>
      </w:r>
    </w:p>
    <w:p w14:paraId="7E543266"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7F1E6A1D" w14:textId="77777777" w:rsidR="004F002B" w:rsidRPr="001E3FC3" w:rsidRDefault="004F002B" w:rsidP="00272CA8">
      <w:pPr>
        <w:contextualSpacing/>
        <w:rPr>
          <w:ins w:id="5377" w:author="Admin" w:date="2021-04-30T16:41:00Z"/>
          <w:rFonts w:eastAsia="Times New Roman" w:cstheme="minorHAnsi"/>
          <w:color w:val="000000"/>
        </w:rPr>
      </w:pPr>
      <w:ins w:id="5378" w:author="Admin" w:date="2021-04-30T16:41:00Z">
        <w:r w:rsidRPr="001E3FC3">
          <w:rPr>
            <w:rFonts w:eastAsia="Times New Roman" w:cstheme="minorHAnsi"/>
            <w:b/>
            <w:bCs/>
            <w:color w:val="000000"/>
          </w:rPr>
          <w:t>Duration:</w:t>
        </w:r>
        <w:r>
          <w:rPr>
            <w:rFonts w:eastAsia="Times New Roman" w:cstheme="minorHAnsi"/>
            <w:color w:val="000000"/>
          </w:rPr>
          <w:t xml:space="preserve"> Instantaneous </w:t>
        </w:r>
      </w:ins>
    </w:p>
    <w:p w14:paraId="4CD9CC80" w14:textId="77777777" w:rsidR="00AB25EF" w:rsidRPr="00134BC3" w:rsidDel="004F002B" w:rsidRDefault="00AB25EF">
      <w:pPr>
        <w:contextualSpacing/>
        <w:rPr>
          <w:del w:id="5379" w:author="Admin" w:date="2021-04-30T16:41:00Z"/>
          <w:rFonts w:eastAsia="Times New Roman" w:cstheme="minorHAnsi"/>
        </w:rPr>
      </w:pPr>
      <w:del w:id="5380" w:author="Admin" w:date="2021-04-30T16:41:00Z">
        <w:r w:rsidRPr="000D5DB5" w:rsidDel="004F002B">
          <w:rPr>
            <w:rFonts w:eastAsia="Times New Roman" w:cstheme="minorHAnsi"/>
            <w:b/>
            <w:bCs/>
            <w:color w:val="000000"/>
          </w:rPr>
          <w:delText>Duration</w:delText>
        </w:r>
        <w:r w:rsidR="007538A3" w:rsidDel="004F002B">
          <w:rPr>
            <w:b/>
            <w:bCs/>
          </w:rPr>
          <w:delText>:</w:delText>
        </w:r>
        <w:r w:rsidRPr="000D5DB5" w:rsidDel="004F002B">
          <w:rPr>
            <w:rFonts w:eastAsia="Times New Roman" w:cstheme="minorHAnsi"/>
            <w:color w:val="000000"/>
          </w:rPr>
          <w:delText xml:space="preserve"> Instantaneous</w:delText>
        </w:r>
      </w:del>
    </w:p>
    <w:p w14:paraId="5A872EFA" w14:textId="77777777" w:rsidR="00A173D6" w:rsidRPr="000D5DB5" w:rsidRDefault="00AB25EF">
      <w:pPr>
        <w:contextualSpacing/>
        <w:rPr>
          <w:rFonts w:eastAsia="Times New Roman" w:cstheme="minorHAnsi"/>
          <w:color w:val="000000"/>
        </w:rPr>
      </w:pPr>
      <w:r w:rsidRPr="000D5DB5">
        <w:rPr>
          <w:rFonts w:eastAsia="Times New Roman" w:cstheme="minorHAnsi"/>
          <w:color w:val="000000"/>
        </w:rPr>
        <w:t xml:space="preserve">You </w:t>
      </w:r>
      <w:r w:rsidR="00A173D6" w:rsidRPr="000D5DB5">
        <w:rPr>
          <w:rFonts w:eastAsia="Times New Roman" w:cstheme="minorHAnsi"/>
          <w:color w:val="000000"/>
        </w:rPr>
        <w:t xml:space="preserve">invoke </w:t>
      </w:r>
      <w:del w:id="5381" w:author="Admin" w:date="2021-04-30T16:41:00Z">
        <w:r w:rsidR="00A173D6" w:rsidRPr="000D5DB5" w:rsidDel="004F002B">
          <w:rPr>
            <w:rFonts w:eastAsia="Times New Roman" w:cstheme="minorHAnsi"/>
            <w:color w:val="000000"/>
          </w:rPr>
          <w:delText>a combustion</w:delText>
        </w:r>
      </w:del>
      <w:ins w:id="5382" w:author="Admin" w:date="2021-04-30T16:41:00Z">
        <w:r w:rsidR="004F002B" w:rsidRPr="000D5DB5">
          <w:rPr>
            <w:rFonts w:eastAsia="Times New Roman" w:cstheme="minorHAnsi"/>
            <w:color w:val="000000"/>
          </w:rPr>
          <w:t>combustion</w:t>
        </w:r>
      </w:ins>
      <w:r w:rsidR="00A173D6" w:rsidRPr="000D5DB5">
        <w:rPr>
          <w:rFonts w:eastAsia="Times New Roman" w:cstheme="minorHAnsi"/>
          <w:color w:val="000000"/>
        </w:rPr>
        <w:t xml:space="preserve"> in </w:t>
      </w:r>
      <w:r w:rsidR="002C4B7B">
        <w:rPr>
          <w:rFonts w:eastAsia="Times New Roman" w:cstheme="minorHAnsi"/>
          <w:color w:val="000000"/>
        </w:rPr>
        <w:t xml:space="preserve">a </w:t>
      </w:r>
      <w:r w:rsidR="00A173D6" w:rsidRPr="000D5DB5">
        <w:rPr>
          <w:rFonts w:eastAsia="Times New Roman" w:cstheme="minorHAnsi"/>
          <w:color w:val="000000"/>
        </w:rPr>
        <w:t>target</w:t>
      </w:r>
      <w:r w:rsidR="002C4B7B">
        <w:rPr>
          <w:rFonts w:eastAsia="Times New Roman" w:cstheme="minorHAnsi"/>
          <w:color w:val="000000"/>
        </w:rPr>
        <w:t xml:space="preserve"> within range</w:t>
      </w:r>
      <w:r w:rsidR="00A173D6" w:rsidRPr="000D5DB5">
        <w:rPr>
          <w:rFonts w:eastAsia="Times New Roman" w:cstheme="minorHAnsi"/>
          <w:color w:val="000000"/>
        </w:rPr>
        <w:t xml:space="preserve">. Make a ranged spell attack on a target within range. </w:t>
      </w:r>
      <w:r w:rsidR="00924A17">
        <w:rPr>
          <w:rFonts w:eastAsia="Times New Roman" w:cstheme="minorHAnsi"/>
          <w:color w:val="000000"/>
        </w:rPr>
        <w:t xml:space="preserve">On a success, the target combusts, </w:t>
      </w:r>
      <w:r w:rsidR="00A173D6" w:rsidRPr="000D5DB5">
        <w:rPr>
          <w:rFonts w:eastAsia="Times New Roman" w:cstheme="minorHAnsi"/>
          <w:color w:val="000000"/>
        </w:rPr>
        <w:t xml:space="preserve">suffering </w:t>
      </w:r>
      <w:r w:rsidR="004E1764">
        <w:rPr>
          <w:rFonts w:eastAsia="Times New Roman" w:cstheme="minorHAnsi"/>
          <w:color w:val="000000"/>
        </w:rPr>
        <w:t>8</w:t>
      </w:r>
      <w:r w:rsidR="004E1764" w:rsidRPr="000D5DB5">
        <w:rPr>
          <w:rFonts w:eastAsia="Times New Roman" w:cstheme="minorHAnsi"/>
          <w:color w:val="000000"/>
        </w:rPr>
        <w:t>d</w:t>
      </w:r>
      <w:r w:rsidR="004E1764">
        <w:rPr>
          <w:rFonts w:eastAsia="Times New Roman" w:cstheme="minorHAnsi"/>
          <w:color w:val="000000"/>
        </w:rPr>
        <w:t>8</w:t>
      </w:r>
      <w:r w:rsidR="004E1764" w:rsidRPr="000D5DB5">
        <w:rPr>
          <w:rFonts w:eastAsia="Times New Roman" w:cstheme="minorHAnsi"/>
          <w:color w:val="000000"/>
        </w:rPr>
        <w:t xml:space="preserve"> </w:t>
      </w:r>
      <w:ins w:id="5383" w:author="Admin" w:date="2021-04-30T16:41:00Z">
        <w:r w:rsidR="004F002B">
          <w:rPr>
            <w:rFonts w:eastAsia="Times New Roman" w:cstheme="minorHAnsi"/>
            <w:color w:val="000000"/>
          </w:rPr>
          <w:t xml:space="preserve">points of </w:t>
        </w:r>
      </w:ins>
      <w:r w:rsidR="00846C1E" w:rsidRPr="000D5DB5">
        <w:rPr>
          <w:rFonts w:eastAsia="Times New Roman" w:cstheme="minorHAnsi"/>
          <w:color w:val="000000"/>
        </w:rPr>
        <w:t>fire damage</w:t>
      </w:r>
      <w:r w:rsidR="00A173D6" w:rsidRPr="000D5DB5">
        <w:rPr>
          <w:rFonts w:eastAsia="Times New Roman" w:cstheme="minorHAnsi"/>
          <w:color w:val="000000"/>
        </w:rPr>
        <w:t xml:space="preserve">. </w:t>
      </w:r>
    </w:p>
    <w:p w14:paraId="0F221CEB" w14:textId="77777777" w:rsidR="00A173D6" w:rsidRPr="000D5DB5" w:rsidRDefault="00A173D6" w:rsidP="00272CA8">
      <w:pPr>
        <w:contextualSpacing/>
        <w:rPr>
          <w:rFonts w:eastAsia="Times New Roman" w:cstheme="minorHAnsi"/>
          <w:color w:val="000000"/>
        </w:rPr>
      </w:pPr>
      <w:r w:rsidRPr="000D5DB5">
        <w:rPr>
          <w:rFonts w:eastAsia="Times New Roman" w:cstheme="minorHAnsi"/>
          <w:color w:val="000000"/>
        </w:rPr>
        <w:t>If the target is already subject to an active sigil spell</w:t>
      </w:r>
      <w:ins w:id="5384" w:author="Admin" w:date="2021-04-30T16:41:00Z">
        <w:r w:rsidR="004F002B">
          <w:rPr>
            <w:rFonts w:eastAsia="Times New Roman" w:cstheme="minorHAnsi"/>
            <w:color w:val="000000"/>
          </w:rPr>
          <w:t xml:space="preserve"> that deals fire damage</w:t>
        </w:r>
      </w:ins>
      <w:r w:rsidRPr="000D5DB5">
        <w:rPr>
          <w:rFonts w:eastAsia="Times New Roman" w:cstheme="minorHAnsi"/>
          <w:color w:val="000000"/>
        </w:rPr>
        <w:t xml:space="preserve">, you may </w:t>
      </w:r>
      <w:del w:id="5385" w:author="Admin" w:date="2021-04-30T16:41:00Z">
        <w:r w:rsidRPr="000D5DB5" w:rsidDel="004F002B">
          <w:rPr>
            <w:rFonts w:eastAsia="Times New Roman" w:cstheme="minorHAnsi"/>
            <w:color w:val="000000"/>
          </w:rPr>
          <w:delText>cause up to two sigils to pulse at once (</w:delText>
        </w:r>
      </w:del>
      <w:ins w:id="5386" w:author="Admin" w:date="2021-04-30T16:41:00Z">
        <w:r w:rsidR="004F002B">
          <w:rPr>
            <w:rFonts w:eastAsia="Times New Roman" w:cstheme="minorHAnsi"/>
            <w:color w:val="000000"/>
          </w:rPr>
          <w:t>force the target to suffer a sigil pulrse as if one round passed</w:t>
        </w:r>
      </w:ins>
      <w:del w:id="5387" w:author="Admin" w:date="2021-04-30T16:41:00Z">
        <w:r w:rsidRPr="000D5DB5" w:rsidDel="004F002B">
          <w:rPr>
            <w:rFonts w:eastAsia="Times New Roman" w:cstheme="minorHAnsi"/>
            <w:color w:val="000000"/>
          </w:rPr>
          <w:delText>as if two rounds have passed</w:delText>
        </w:r>
        <w:r w:rsidR="00924A17" w:rsidDel="004F002B">
          <w:rPr>
            <w:rFonts w:eastAsia="Times New Roman" w:cstheme="minorHAnsi"/>
            <w:color w:val="000000"/>
          </w:rPr>
          <w:delText xml:space="preserve">, </w:delText>
        </w:r>
        <w:r w:rsidRPr="000D5DB5" w:rsidDel="004F002B">
          <w:rPr>
            <w:rFonts w:eastAsia="Times New Roman" w:cstheme="minorHAnsi"/>
            <w:color w:val="000000"/>
          </w:rPr>
          <w:delText xml:space="preserve">no </w:delText>
        </w:r>
        <w:r w:rsidR="0008540D" w:rsidDel="004F002B">
          <w:rPr>
            <w:rFonts w:eastAsia="Times New Roman" w:cstheme="minorHAnsi"/>
            <w:color w:val="000000"/>
          </w:rPr>
          <w:delText>check required</w:delText>
        </w:r>
        <w:r w:rsidRPr="000D5DB5" w:rsidDel="004F002B">
          <w:rPr>
            <w:rFonts w:eastAsia="Times New Roman" w:cstheme="minorHAnsi"/>
            <w:color w:val="000000"/>
          </w:rPr>
          <w:delText xml:space="preserve">). </w:delText>
        </w:r>
      </w:del>
      <w:ins w:id="5388" w:author="Admin" w:date="2021-04-30T16:41:00Z">
        <w:r w:rsidR="004F002B">
          <w:rPr>
            <w:rFonts w:eastAsia="Times New Roman" w:cstheme="minorHAnsi"/>
            <w:color w:val="000000"/>
          </w:rPr>
          <w:t xml:space="preserve">. </w:t>
        </w:r>
      </w:ins>
    </w:p>
    <w:p w14:paraId="2ABC0CA9" w14:textId="724C2810" w:rsidR="00AB25EF" w:rsidRPr="000D5DB5" w:rsidRDefault="00A173D6" w:rsidP="00DD72A2">
      <w:pPr>
        <w:contextualSpacing/>
        <w:rPr>
          <w:rFonts w:eastAsia="Times New Roman" w:cstheme="minorHAnsi"/>
          <w:color w:val="000000"/>
        </w:rPr>
      </w:pPr>
      <w:r w:rsidRPr="000D5DB5">
        <w:rPr>
          <w:rFonts w:eastAsia="Times New Roman" w:cstheme="minorHAnsi"/>
          <w:color w:val="000000"/>
        </w:rPr>
        <w:t xml:space="preserve">If the target is </w:t>
      </w:r>
      <w:r w:rsidR="0008540D">
        <w:rPr>
          <w:rFonts w:eastAsia="Times New Roman" w:cstheme="minorHAnsi"/>
          <w:color w:val="000000"/>
        </w:rPr>
        <w:t xml:space="preserve">already </w:t>
      </w:r>
      <w:r w:rsidRPr="000D5DB5">
        <w:rPr>
          <w:rFonts w:eastAsia="Times New Roman" w:cstheme="minorHAnsi"/>
          <w:color w:val="000000"/>
        </w:rPr>
        <w:t xml:space="preserve">burning, they </w:t>
      </w:r>
      <w:ins w:id="5389" w:author="Admin" w:date="2021-04-30T16:42:00Z">
        <w:r w:rsidR="004F002B">
          <w:rPr>
            <w:rFonts w:eastAsia="Times New Roman" w:cstheme="minorHAnsi"/>
            <w:color w:val="000000"/>
          </w:rPr>
          <w:t xml:space="preserve">lose the </w:t>
        </w:r>
      </w:ins>
      <w:ins w:id="5390" w:author="Admin" w:date="2022-01-20T18:51:00Z">
        <w:r w:rsidR="00D75568">
          <w:rPr>
            <w:rFonts w:eastAsia="Times New Roman" w:cstheme="minorHAnsi"/>
            <w:color w:val="000000"/>
          </w:rPr>
          <w:t xml:space="preserve">burning </w:t>
        </w:r>
      </w:ins>
      <w:ins w:id="5391" w:author="Admin" w:date="2021-04-30T16:42:00Z">
        <w:r w:rsidR="004F002B">
          <w:rPr>
            <w:rFonts w:eastAsia="Times New Roman" w:cstheme="minorHAnsi"/>
            <w:color w:val="000000"/>
          </w:rPr>
          <w:t xml:space="preserve">condition, and </w:t>
        </w:r>
      </w:ins>
      <w:r w:rsidRPr="000D5DB5">
        <w:rPr>
          <w:rFonts w:eastAsia="Times New Roman" w:cstheme="minorHAnsi"/>
          <w:color w:val="000000"/>
        </w:rPr>
        <w:t xml:space="preserve">take </w:t>
      </w:r>
      <w:del w:id="5392" w:author="Admin" w:date="2021-04-30T16:42:00Z">
        <w:r w:rsidRPr="000D5DB5" w:rsidDel="004F002B">
          <w:rPr>
            <w:rFonts w:eastAsia="Times New Roman" w:cstheme="minorHAnsi"/>
            <w:color w:val="000000"/>
          </w:rPr>
          <w:delText xml:space="preserve">triple </w:delText>
        </w:r>
      </w:del>
      <w:ins w:id="5393" w:author="Admin" w:date="2021-04-30T16:42:00Z">
        <w:r w:rsidR="004F002B">
          <w:rPr>
            <w:rFonts w:eastAsia="Times New Roman" w:cstheme="minorHAnsi"/>
            <w:color w:val="000000"/>
          </w:rPr>
          <w:t>10</w:t>
        </w:r>
        <w:r w:rsidR="004F002B" w:rsidRPr="000D5DB5">
          <w:rPr>
            <w:rFonts w:eastAsia="Times New Roman" w:cstheme="minorHAnsi"/>
            <w:color w:val="000000"/>
          </w:rPr>
          <w:t xml:space="preserve"> </w:t>
        </w:r>
        <w:r w:rsidR="004F002B">
          <w:rPr>
            <w:rFonts w:eastAsia="Times New Roman" w:cstheme="minorHAnsi"/>
            <w:color w:val="000000"/>
          </w:rPr>
          <w:t xml:space="preserve">extra points of </w:t>
        </w:r>
      </w:ins>
      <w:del w:id="5394" w:author="Admin" w:date="2021-04-30T16:42:00Z">
        <w:r w:rsidRPr="000D5DB5" w:rsidDel="004F002B">
          <w:rPr>
            <w:rFonts w:eastAsia="Times New Roman" w:cstheme="minorHAnsi"/>
            <w:color w:val="000000"/>
          </w:rPr>
          <w:delText xml:space="preserve">the normal </w:delText>
        </w:r>
      </w:del>
      <w:r w:rsidRPr="000D5DB5">
        <w:rPr>
          <w:rFonts w:eastAsia="Times New Roman" w:cstheme="minorHAnsi"/>
          <w:color w:val="000000"/>
        </w:rPr>
        <w:t>fire damage</w:t>
      </w:r>
      <w:r w:rsidR="0008540D">
        <w:rPr>
          <w:rFonts w:eastAsia="Times New Roman" w:cstheme="minorHAnsi"/>
          <w:color w:val="000000"/>
        </w:rPr>
        <w:t xml:space="preserve"> </w:t>
      </w:r>
      <w:r w:rsidRPr="000D5DB5">
        <w:rPr>
          <w:rFonts w:eastAsia="Times New Roman" w:cstheme="minorHAnsi"/>
          <w:color w:val="000000"/>
        </w:rPr>
        <w:t xml:space="preserve">and suffer </w:t>
      </w:r>
      <w:r w:rsidRPr="000D5DB5">
        <w:rPr>
          <w:rFonts w:eastAsia="Times New Roman" w:cstheme="minorHAnsi"/>
          <w:color w:val="000000"/>
        </w:rPr>
        <w:lastRenderedPageBreak/>
        <w:t>one level of exhaustion instead</w:t>
      </w:r>
      <w:ins w:id="5395" w:author="Admin" w:date="2021-04-30T16:42:00Z">
        <w:r w:rsidR="004F002B">
          <w:rPr>
            <w:rFonts w:eastAsia="Times New Roman" w:cstheme="minorHAnsi"/>
            <w:color w:val="000000"/>
          </w:rPr>
          <w:t xml:space="preserve">. A </w:t>
        </w:r>
      </w:ins>
      <w:del w:id="5396" w:author="Admin" w:date="2021-04-30T16:42:00Z">
        <w:r w:rsidRPr="000D5DB5" w:rsidDel="004F002B">
          <w:rPr>
            <w:rFonts w:eastAsia="Times New Roman" w:cstheme="minorHAnsi"/>
            <w:color w:val="000000"/>
          </w:rPr>
          <w:delText xml:space="preserve"> (</w:delText>
        </w:r>
      </w:del>
      <w:ins w:id="5397" w:author="Admin" w:date="2021-04-30T16:42:00Z">
        <w:r w:rsidR="004F002B">
          <w:rPr>
            <w:rFonts w:eastAsia="Times New Roman" w:cstheme="minorHAnsi"/>
            <w:color w:val="000000"/>
          </w:rPr>
          <w:t xml:space="preserve">successful </w:t>
        </w:r>
      </w:ins>
      <w:r w:rsidR="00924A17">
        <w:rPr>
          <w:rFonts w:eastAsia="Times New Roman" w:cstheme="minorHAnsi"/>
          <w:color w:val="000000"/>
        </w:rPr>
        <w:t>Stamina</w:t>
      </w:r>
      <w:r w:rsidR="00924A17" w:rsidRPr="000D5DB5">
        <w:rPr>
          <w:rFonts w:eastAsia="Times New Roman" w:cstheme="minorHAnsi"/>
          <w:color w:val="000000"/>
        </w:rPr>
        <w:t xml:space="preserve"> </w:t>
      </w:r>
      <w:r w:rsidRPr="000D5DB5">
        <w:rPr>
          <w:rFonts w:eastAsia="Times New Roman" w:cstheme="minorHAnsi"/>
          <w:color w:val="000000"/>
        </w:rPr>
        <w:t xml:space="preserve">saving throw halves the extra damage and negates the </w:t>
      </w:r>
      <w:ins w:id="5398" w:author="Admin" w:date="2021-04-30T16:42:00Z">
        <w:r w:rsidR="004F002B">
          <w:rPr>
            <w:rFonts w:eastAsia="Times New Roman" w:cstheme="minorHAnsi"/>
            <w:color w:val="000000"/>
          </w:rPr>
          <w:t xml:space="preserve">level of </w:t>
        </w:r>
      </w:ins>
      <w:r w:rsidRPr="000D5DB5">
        <w:rPr>
          <w:rFonts w:eastAsia="Times New Roman" w:cstheme="minorHAnsi"/>
          <w:color w:val="000000"/>
        </w:rPr>
        <w:t>exhaustion</w:t>
      </w:r>
      <w:del w:id="5399" w:author="Admin" w:date="2021-04-30T16:42:00Z">
        <w:r w:rsidRPr="000D5DB5" w:rsidDel="004F002B">
          <w:rPr>
            <w:rFonts w:eastAsia="Times New Roman" w:cstheme="minorHAnsi"/>
            <w:color w:val="000000"/>
          </w:rPr>
          <w:delText>)</w:delText>
        </w:r>
      </w:del>
      <w:r w:rsidRPr="000D5DB5">
        <w:rPr>
          <w:rFonts w:eastAsia="Times New Roman" w:cstheme="minorHAnsi"/>
          <w:color w:val="000000"/>
        </w:rPr>
        <w:t>.</w:t>
      </w:r>
      <w:r w:rsidR="007644ED" w:rsidRPr="000D5DB5">
        <w:rPr>
          <w:rFonts w:eastAsia="Times New Roman" w:cstheme="minorHAnsi"/>
          <w:color w:val="000000"/>
        </w:rPr>
        <w:t xml:space="preserve"> </w:t>
      </w:r>
      <w:ins w:id="5400" w:author="Admin" w:date="2022-01-20T18:51:00Z">
        <w:r w:rsidR="00D75568">
          <w:rPr>
            <w:rFonts w:eastAsia="Times New Roman" w:cstheme="minorHAnsi"/>
            <w:color w:val="000000"/>
          </w:rPr>
          <w:t xml:space="preserve">A creature can be subject to exhaustion from this spell once every long rest. </w:t>
        </w:r>
      </w:ins>
    </w:p>
    <w:p w14:paraId="0B3E6619" w14:textId="77777777" w:rsidR="004776C1" w:rsidRPr="000D5DB5" w:rsidRDefault="004776C1">
      <w:pPr>
        <w:contextualSpacing/>
        <w:rPr>
          <w:rFonts w:eastAsia="Times New Roman" w:cstheme="minorHAnsi"/>
          <w:color w:val="000000"/>
        </w:rPr>
      </w:pPr>
      <w:r w:rsidRPr="000D5DB5">
        <w:rPr>
          <w:rFonts w:eastAsia="Times New Roman" w:cstheme="minorHAnsi"/>
          <w:color w:val="000000"/>
        </w:rPr>
        <w:t>If the ranged spell attack misses, the spell deals half the initial damage and has no other effect.</w:t>
      </w:r>
    </w:p>
    <w:p w14:paraId="73DF711F" w14:textId="77777777" w:rsidR="007644ED" w:rsidRPr="00134BC3" w:rsidRDefault="007644ED">
      <w:pPr>
        <w:contextualSpacing/>
        <w:rPr>
          <w:rFonts w:eastAsia="Times New Roman" w:cstheme="minorHAnsi"/>
        </w:rPr>
      </w:pPr>
    </w:p>
    <w:p w14:paraId="5E039A43" w14:textId="77777777" w:rsidR="002853B2" w:rsidRPr="00134BC3" w:rsidRDefault="002853B2">
      <w:pPr>
        <w:contextualSpacing/>
        <w:rPr>
          <w:rFonts w:eastAsia="Times New Roman" w:cstheme="minorHAnsi"/>
        </w:rPr>
      </w:pPr>
      <w:r w:rsidRPr="000D5DB5">
        <w:rPr>
          <w:rFonts w:eastAsia="Times New Roman" w:cstheme="minorHAnsi"/>
          <w:b/>
          <w:bCs/>
          <w:color w:val="000000"/>
        </w:rPr>
        <w:t>Consecration</w:t>
      </w:r>
      <w:r w:rsidR="00C917C2" w:rsidRPr="000D5DB5">
        <w:rPr>
          <w:rFonts w:eastAsia="Times New Roman" w:cstheme="minorHAnsi"/>
          <w:b/>
          <w:bCs/>
          <w:color w:val="000000"/>
        </w:rPr>
        <w:t>/Desecration</w:t>
      </w:r>
      <w:r w:rsidRPr="000D5DB5">
        <w:rPr>
          <w:rFonts w:eastAsia="Times New Roman" w:cstheme="minorHAnsi"/>
          <w:b/>
          <w:bCs/>
          <w:color w:val="000000"/>
        </w:rPr>
        <w:t xml:space="preserv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2]</w:t>
      </w:r>
    </w:p>
    <w:p w14:paraId="4B41DAAD" w14:textId="77777777" w:rsidR="002853B2" w:rsidRPr="00134BC3" w:rsidRDefault="002853B2">
      <w:pPr>
        <w:contextualSpacing/>
        <w:rPr>
          <w:rFonts w:eastAsia="Times New Roman" w:cstheme="minorHAnsi"/>
        </w:rPr>
      </w:pPr>
      <w:r w:rsidRPr="000D5DB5">
        <w:rPr>
          <w:rFonts w:eastAsia="Times New Roman" w:cstheme="minorHAnsi"/>
          <w:color w:val="000000"/>
        </w:rPr>
        <w:t>Evocation</w:t>
      </w:r>
    </w:p>
    <w:p w14:paraId="386EECA0"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color w:val="000000"/>
        </w:rPr>
        <w:t xml:space="preserve"> 1 action</w:t>
      </w:r>
    </w:p>
    <w:p w14:paraId="12787E6F"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color w:val="000000"/>
        </w:rPr>
        <w:t xml:space="preserve"> 30 feet </w:t>
      </w:r>
    </w:p>
    <w:p w14:paraId="339726AA" w14:textId="77777777" w:rsidR="001B49D0"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color w:val="000000"/>
        </w:rPr>
        <w:t xml:space="preserve"> V, S</w:t>
      </w:r>
    </w:p>
    <w:p w14:paraId="48B32664" w14:textId="77777777" w:rsidR="002853B2" w:rsidRPr="00134BC3" w:rsidRDefault="002853B2">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color w:val="000000"/>
        </w:rPr>
        <w:t xml:space="preserve"> Concentration, up to 1 minute</w:t>
      </w:r>
    </w:p>
    <w:p w14:paraId="1BD4B3FB" w14:textId="77777777" w:rsidR="0018126D" w:rsidRDefault="002853B2" w:rsidP="0018126D">
      <w:pPr>
        <w:contextualSpacing/>
        <w:rPr>
          <w:rFonts w:eastAsia="Times New Roman" w:cstheme="minorHAnsi"/>
          <w:color w:val="000000"/>
        </w:rPr>
      </w:pPr>
      <w:r w:rsidRPr="000D5DB5">
        <w:rPr>
          <w:rFonts w:eastAsia="Times New Roman" w:cstheme="minorHAnsi"/>
          <w:color w:val="000000"/>
        </w:rPr>
        <w:t>You call upon the Holy Light to sanctify an area</w:t>
      </w:r>
      <w:r w:rsidR="002C4B7B">
        <w:rPr>
          <w:rFonts w:eastAsia="Times New Roman" w:cstheme="minorHAnsi"/>
          <w:color w:val="000000"/>
        </w:rPr>
        <w:t xml:space="preserve"> of a 15-foot sphere</w:t>
      </w:r>
      <w:r w:rsidR="0018126D">
        <w:rPr>
          <w:rFonts w:eastAsia="Times New Roman" w:cstheme="minorHAnsi"/>
          <w:color w:val="000000"/>
        </w:rPr>
        <w:t xml:space="preserve">. Any creature who is hostile to the Holy Light suffers 2d8 points of holy damage if they are in the area when the spell is cast, or if they end their turn in the area, or if they enter the area (but cannot take the damage more than once per round). If the creature is neutral towards the Holy Light as a doctrine, they take only half damage. If the creature is a fiend or undead, they take half extra damage, and move at half normal speed so long as they are in the area. </w:t>
      </w:r>
    </w:p>
    <w:p w14:paraId="4A095C01" w14:textId="77777777" w:rsidR="00C276BF" w:rsidRDefault="0018126D" w:rsidP="00A37DED">
      <w:pPr>
        <w:contextualSpacing/>
        <w:rPr>
          <w:rFonts w:eastAsia="Times New Roman" w:cstheme="minorHAnsi"/>
          <w:i/>
          <w:iCs/>
          <w:color w:val="000000"/>
        </w:rPr>
      </w:pPr>
      <w:r>
        <w:rPr>
          <w:rFonts w:eastAsia="Times New Roman" w:cstheme="minorHAnsi"/>
          <w:color w:val="000000"/>
        </w:rPr>
        <w:t>Furthermore, f</w:t>
      </w:r>
      <w:r w:rsidR="002853B2" w:rsidRPr="000D5DB5">
        <w:rPr>
          <w:rFonts w:eastAsia="Times New Roman" w:cstheme="minorHAnsi"/>
          <w:color w:val="000000"/>
        </w:rPr>
        <w:t xml:space="preserve">or the duration of the spell, the area of effect is treated as hallowed (as per the spell </w:t>
      </w:r>
      <w:r w:rsidR="00A37DED" w:rsidRPr="00A37DED">
        <w:rPr>
          <w:rFonts w:eastAsia="Times New Roman" w:cstheme="minorHAnsi"/>
          <w:i/>
          <w:iCs/>
          <w:color w:val="000000"/>
        </w:rPr>
        <w:t>h</w:t>
      </w:r>
      <w:r w:rsidR="00D14CCA" w:rsidRPr="00A37DED">
        <w:rPr>
          <w:rFonts w:eastAsia="Times New Roman" w:cstheme="minorHAnsi"/>
          <w:i/>
          <w:iCs/>
          <w:color w:val="000000"/>
        </w:rPr>
        <w:t>allow/</w:t>
      </w:r>
      <w:r w:rsidR="00A37DED" w:rsidRPr="00A37DED">
        <w:rPr>
          <w:rFonts w:eastAsia="Times New Roman" w:cstheme="minorHAnsi"/>
          <w:i/>
          <w:iCs/>
          <w:color w:val="000000"/>
        </w:rPr>
        <w:t>u</w:t>
      </w:r>
      <w:r w:rsidR="00D14CCA" w:rsidRPr="00A37DED">
        <w:rPr>
          <w:rFonts w:eastAsia="Times New Roman" w:cstheme="minorHAnsi"/>
          <w:i/>
          <w:iCs/>
          <w:color w:val="000000"/>
        </w:rPr>
        <w:t>nhallow</w:t>
      </w:r>
      <w:r w:rsidR="002853B2" w:rsidRPr="000D5DB5">
        <w:rPr>
          <w:rFonts w:eastAsia="Times New Roman" w:cstheme="minorHAnsi"/>
          <w:color w:val="000000"/>
        </w:rPr>
        <w:t>, but cannot bind an extra effect to the area).</w:t>
      </w:r>
    </w:p>
    <w:p w14:paraId="641B7890" w14:textId="77777777" w:rsidR="00933572" w:rsidRPr="000D5DB5" w:rsidRDefault="002853B2">
      <w:pPr>
        <w:contextualSpacing/>
        <w:rPr>
          <w:rFonts w:eastAsia="Times New Roman" w:cstheme="minorHAnsi"/>
          <w:b/>
          <w:bCs/>
          <w:color w:val="000000"/>
        </w:rPr>
      </w:pPr>
      <w:r w:rsidRPr="000D5DB5">
        <w:rPr>
          <w:rFonts w:eastAsia="Times New Roman" w:cstheme="minorHAnsi"/>
          <w:b/>
          <w:bCs/>
          <w:color w:val="000000"/>
        </w:rPr>
        <w:t xml:space="preserve">Heightened. </w:t>
      </w:r>
      <w:r w:rsidRPr="000D5DB5">
        <w:rPr>
          <w:rFonts w:eastAsia="Times New Roman" w:cstheme="minorHAnsi"/>
          <w:color w:val="000000"/>
        </w:rPr>
        <w:t>The damage increases by 1d8 per level.</w:t>
      </w:r>
    </w:p>
    <w:p w14:paraId="0CED233A" w14:textId="77777777" w:rsidR="0018126D" w:rsidRPr="00134BC3" w:rsidRDefault="0018126D" w:rsidP="0018126D">
      <w:pPr>
        <w:contextualSpacing/>
        <w:rPr>
          <w:rFonts w:eastAsia="Times New Roman" w:cstheme="minorHAnsi"/>
          <w:color w:val="000000"/>
          <w:sz w:val="18"/>
          <w:szCs w:val="18"/>
        </w:rPr>
      </w:pPr>
      <w:r w:rsidRPr="000D5DB5">
        <w:rPr>
          <w:rFonts w:eastAsia="Times New Roman" w:cstheme="minorHAnsi"/>
          <w:i/>
          <w:iCs/>
          <w:color w:val="000000"/>
        </w:rPr>
        <w:t xml:space="preserve">Special. </w:t>
      </w:r>
      <w:r w:rsidRPr="000D5DB5">
        <w:rPr>
          <w:rFonts w:eastAsia="Times New Roman" w:cstheme="minorHAnsi"/>
          <w:color w:val="000000"/>
        </w:rPr>
        <w:t xml:space="preserve">When cast by a Death Knight or a priest that follows the Lich King or demonic forces (such as high-level acolytes), this deals shadow damage </w:t>
      </w:r>
      <w:r>
        <w:rPr>
          <w:rFonts w:eastAsia="Times New Roman" w:cstheme="minorHAnsi"/>
          <w:color w:val="000000"/>
        </w:rPr>
        <w:t xml:space="preserve">instead, targeting those hostile to their faith. The increased effect is dealt </w:t>
      </w:r>
      <w:r w:rsidRPr="000D5DB5">
        <w:rPr>
          <w:rFonts w:eastAsia="Times New Roman" w:cstheme="minorHAnsi"/>
          <w:color w:val="000000"/>
        </w:rPr>
        <w:t xml:space="preserve">to celestials and those who directly channel the Holy Light. </w:t>
      </w:r>
      <w:r>
        <w:rPr>
          <w:rFonts w:eastAsia="Times New Roman" w:cstheme="minorHAnsi"/>
          <w:color w:val="000000"/>
        </w:rPr>
        <w:t xml:space="preserve">This is then called Desecration. </w:t>
      </w:r>
    </w:p>
    <w:p w14:paraId="006D25AA" w14:textId="77777777" w:rsidR="00933572" w:rsidRPr="000D5DB5" w:rsidRDefault="00933572">
      <w:pPr>
        <w:contextualSpacing/>
        <w:rPr>
          <w:rFonts w:eastAsia="Times New Roman" w:cstheme="minorHAnsi"/>
          <w:color w:val="000000"/>
        </w:rPr>
      </w:pPr>
    </w:p>
    <w:p w14:paraId="764AAA12" w14:textId="77777777" w:rsidR="00256A2D" w:rsidRPr="00C81ED8" w:rsidRDefault="00256A2D" w:rsidP="00256A2D">
      <w:r w:rsidRPr="00C81ED8">
        <w:rPr>
          <w:b/>
          <w:bCs/>
        </w:rPr>
        <w:t>Concentration Aura [level 4]</w:t>
      </w:r>
    </w:p>
    <w:p w14:paraId="296B610A" w14:textId="77777777" w:rsidR="00256A2D" w:rsidRPr="00C81ED8" w:rsidRDefault="00256A2D" w:rsidP="00256A2D">
      <w:r w:rsidRPr="00C81ED8">
        <w:t>Abjuration [aura]</w:t>
      </w:r>
    </w:p>
    <w:p w14:paraId="17767C40" w14:textId="77777777" w:rsidR="00256A2D" w:rsidRPr="00C81ED8" w:rsidRDefault="00256A2D" w:rsidP="00256A2D">
      <w:r w:rsidRPr="00C81ED8">
        <w:rPr>
          <w:b/>
          <w:bCs/>
        </w:rPr>
        <w:t>Casting Time</w:t>
      </w:r>
      <w:r w:rsidR="007538A3">
        <w:rPr>
          <w:b/>
          <w:bCs/>
        </w:rPr>
        <w:t>:</w:t>
      </w:r>
      <w:r w:rsidRPr="00C81ED8">
        <w:t xml:space="preserve"> 1 bonus action</w:t>
      </w:r>
    </w:p>
    <w:p w14:paraId="37895EE5" w14:textId="77777777" w:rsidR="00256A2D" w:rsidRPr="00C81ED8" w:rsidRDefault="00256A2D" w:rsidP="00256A2D">
      <w:r w:rsidRPr="00C81ED8">
        <w:rPr>
          <w:b/>
          <w:bCs/>
        </w:rPr>
        <w:t>Range</w:t>
      </w:r>
      <w:r w:rsidR="007538A3">
        <w:rPr>
          <w:b/>
          <w:bCs/>
        </w:rPr>
        <w:t>:</w:t>
      </w:r>
      <w:r w:rsidRPr="00C81ED8">
        <w:t xml:space="preserve"> Self (15-foot radius)</w:t>
      </w:r>
    </w:p>
    <w:p w14:paraId="2C0A4126" w14:textId="155819E4" w:rsidR="00256A2D" w:rsidRPr="00C81ED8" w:rsidRDefault="00256A2D" w:rsidP="00256A2D">
      <w:r w:rsidRPr="00C81ED8">
        <w:rPr>
          <w:b/>
          <w:bCs/>
        </w:rPr>
        <w:t>Components</w:t>
      </w:r>
      <w:r w:rsidR="007538A3">
        <w:rPr>
          <w:b/>
          <w:bCs/>
        </w:rPr>
        <w:t>:</w:t>
      </w:r>
      <w:r w:rsidRPr="00C81ED8">
        <w:t xml:space="preserve"> V</w:t>
      </w:r>
      <w:ins w:id="5401" w:author="Admin" w:date="2022-01-20T22:15:00Z">
        <w:r w:rsidR="00CF0D0B">
          <w:t xml:space="preserve"> </w:t>
        </w:r>
      </w:ins>
    </w:p>
    <w:p w14:paraId="20720CFF" w14:textId="77777777" w:rsidR="00256A2D" w:rsidRPr="00C81ED8" w:rsidRDefault="00256A2D" w:rsidP="00256A2D">
      <w:r w:rsidRPr="00C81ED8">
        <w:rPr>
          <w:b/>
          <w:bCs/>
        </w:rPr>
        <w:t>Duration</w:t>
      </w:r>
      <w:r w:rsidR="007538A3">
        <w:rPr>
          <w:b/>
          <w:bCs/>
        </w:rPr>
        <w:t>:</w:t>
      </w:r>
      <w:r w:rsidRPr="00C81ED8">
        <w:t xml:space="preserve"> Concentration (partial), up to 1 hour</w:t>
      </w:r>
    </w:p>
    <w:p w14:paraId="52696355" w14:textId="77777777" w:rsidR="00256A2D" w:rsidRPr="00C81ED8" w:rsidRDefault="00256A2D" w:rsidP="00256A2D">
      <w:r w:rsidRPr="00C81ED8">
        <w:lastRenderedPageBreak/>
        <w:t xml:space="preserve">A mantle of warm serenity radiates from you in an aura with a 15-foot radius. Until the spell ends, the aura moves with you, centered on you. Each allied creature in the area gains advantage on Stamina saving throws to maintain their concentration on spells. </w:t>
      </w:r>
    </w:p>
    <w:p w14:paraId="3014A5C5" w14:textId="199D8362" w:rsidR="00256A2D" w:rsidRPr="00C81ED8" w:rsidRDefault="00256A2D" w:rsidP="007538A3">
      <w:r w:rsidRPr="007E6A3B">
        <w:rPr>
          <w:i/>
          <w:iCs/>
          <w:rPrChange w:id="5402" w:author="Admin" w:date="2022-01-22T16:01:00Z">
            <w:rPr>
              <w:b/>
              <w:bCs/>
            </w:rPr>
          </w:rPrChange>
        </w:rPr>
        <w:t>Aura Spike.</w:t>
      </w:r>
      <w:r>
        <w:rPr>
          <w:b/>
          <w:bCs/>
        </w:rPr>
        <w:t xml:space="preserve"> </w:t>
      </w:r>
      <w:r>
        <w:t xml:space="preserve">Causing this aura to spike allows you to add </w:t>
      </w:r>
      <w:ins w:id="5403" w:author="Admin" w:date="2022-01-22T16:01:00Z">
        <w:r w:rsidR="007E6A3B">
          <w:t xml:space="preserve">a </w:t>
        </w:r>
      </w:ins>
      <w:r w:rsidRPr="00C81ED8">
        <w:t>+4 bonus to a Stamina saving throw to maintain a spell</w:t>
      </w:r>
      <w:r>
        <w:t xml:space="preserve"> to any allied creature in the aura (including yourself)</w:t>
      </w:r>
      <w:r w:rsidRPr="00C81ED8">
        <w:t xml:space="preserve">. </w:t>
      </w:r>
    </w:p>
    <w:p w14:paraId="23285401" w14:textId="77777777" w:rsidR="00256A2D" w:rsidRPr="00C81ED8" w:rsidRDefault="00256A2D" w:rsidP="00256A2D">
      <w:r w:rsidRPr="00C81ED8">
        <w:rPr>
          <w:b/>
          <w:bCs/>
        </w:rPr>
        <w:t xml:space="preserve">Heightened. </w:t>
      </w:r>
      <w:r w:rsidRPr="00C81ED8">
        <w:t xml:space="preserve">If this spell is cast as a 5th level spell, the bonus to the Stamina saving throw is a +5 bonus instead. </w:t>
      </w:r>
    </w:p>
    <w:p w14:paraId="5D2B713E" w14:textId="77777777" w:rsidR="00256A2D" w:rsidRDefault="00256A2D" w:rsidP="00256A2D">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d</w:t>
      </w:r>
      <w:r w:rsidRPr="0021291A">
        <w:rPr>
          <w:i/>
          <w:iCs/>
        </w:rPr>
        <w:t xml:space="preserve">istraction </w:t>
      </w:r>
      <w:r w:rsidR="0021291A" w:rsidRPr="0021291A">
        <w:rPr>
          <w:i/>
          <w:iCs/>
        </w:rPr>
        <w:t>a</w:t>
      </w:r>
      <w:r w:rsidRPr="0021291A">
        <w:rPr>
          <w:i/>
          <w:iCs/>
        </w:rPr>
        <w:t>ura</w:t>
      </w:r>
      <w:r w:rsidRPr="00C81ED8">
        <w:t xml:space="preserve"> spell. </w:t>
      </w:r>
    </w:p>
    <w:p w14:paraId="66A45148" w14:textId="77777777" w:rsidR="00256A2D" w:rsidRPr="00C81ED8" w:rsidRDefault="00256A2D" w:rsidP="00256A2D"/>
    <w:p w14:paraId="48CF175D" w14:textId="77777777" w:rsidR="00933572" w:rsidRPr="00134BC3" w:rsidRDefault="00933572">
      <w:pPr>
        <w:pStyle w:val="Heading1"/>
        <w:pPrChange w:id="5404" w:author="Admin" w:date="2022-02-05T21:31:00Z">
          <w:pPr>
            <w:contextualSpacing/>
          </w:pPr>
        </w:pPrChange>
      </w:pPr>
      <w:r w:rsidRPr="00134BC3">
        <w:t>Conjure [</w:t>
      </w:r>
      <w:r w:rsidR="00185ACB" w:rsidRPr="000D5DB5">
        <w:t xml:space="preserve">level </w:t>
      </w:r>
      <w:r w:rsidRPr="00134BC3">
        <w:t>1]</w:t>
      </w:r>
    </w:p>
    <w:p w14:paraId="4BC02D51" w14:textId="77777777" w:rsidR="00933572" w:rsidRPr="000D5DB5" w:rsidRDefault="00E42AF1" w:rsidP="0074426A">
      <w:pPr>
        <w:contextualSpacing/>
        <w:rPr>
          <w:rFonts w:eastAsia="Times New Roman" w:cstheme="minorHAnsi"/>
          <w:color w:val="000000"/>
        </w:rPr>
      </w:pPr>
      <w:r>
        <w:rPr>
          <w:rFonts w:eastAsia="Times New Roman" w:cstheme="minorHAnsi"/>
          <w:color w:val="000000"/>
        </w:rPr>
        <w:t>Conjuration</w:t>
      </w:r>
      <w:r w:rsidR="0074426A">
        <w:rPr>
          <w:rFonts w:eastAsia="Times New Roman" w:cstheme="minorHAnsi"/>
          <w:color w:val="000000"/>
        </w:rPr>
        <w:t xml:space="preserve"> (</w:t>
      </w:r>
      <w:r w:rsidR="00933572" w:rsidRPr="000D5DB5">
        <w:rPr>
          <w:rFonts w:eastAsia="Times New Roman" w:cstheme="minorHAnsi"/>
          <w:color w:val="000000"/>
        </w:rPr>
        <w:t>Transmutation</w:t>
      </w:r>
      <w:r>
        <w:rPr>
          <w:rFonts w:eastAsia="Times New Roman" w:cstheme="minorHAnsi"/>
          <w:color w:val="000000"/>
        </w:rPr>
        <w:t xml:space="preserve"> if </w:t>
      </w:r>
      <w:r w:rsidR="00933572" w:rsidRPr="000D5DB5">
        <w:rPr>
          <w:rFonts w:eastAsia="Times New Roman" w:cstheme="minorHAnsi"/>
          <w:color w:val="000000"/>
        </w:rPr>
        <w:t>Constructs or Plants, Necromancy if Undead)</w:t>
      </w:r>
    </w:p>
    <w:p w14:paraId="269750CC" w14:textId="77777777" w:rsidR="00E304CA" w:rsidRPr="000D5DB5" w:rsidRDefault="00E304CA" w:rsidP="00601FEC">
      <w:pPr>
        <w:contextualSpacing/>
        <w:rPr>
          <w:rFonts w:eastAsia="Times New Roman" w:cstheme="minorHAnsi"/>
          <w:color w:val="000000"/>
        </w:rPr>
      </w:pPr>
      <w:r w:rsidRPr="00134BC3">
        <w:rPr>
          <w:rFonts w:eastAsia="Times New Roman" w:cstheme="minorHAnsi"/>
          <w:b/>
          <w:bCs/>
          <w:color w:val="000000"/>
        </w:rPr>
        <w:t>Casting Time</w:t>
      </w:r>
      <w:r w:rsidR="007538A3">
        <w:rPr>
          <w:b/>
          <w:bCs/>
        </w:rPr>
        <w:t>:</w:t>
      </w:r>
      <w:r w:rsidRPr="000D5DB5">
        <w:rPr>
          <w:rFonts w:eastAsia="Times New Roman" w:cstheme="minorHAnsi"/>
          <w:color w:val="000000"/>
        </w:rPr>
        <w:t xml:space="preserve"> </w:t>
      </w:r>
      <w:r w:rsidR="00C373F9">
        <w:rPr>
          <w:rFonts w:eastAsia="Times New Roman" w:cstheme="minorHAnsi"/>
          <w:color w:val="000000"/>
        </w:rPr>
        <w:t>1</w:t>
      </w:r>
      <w:r w:rsidR="00601FEC">
        <w:rPr>
          <w:rFonts w:eastAsia="Times New Roman" w:cstheme="minorHAnsi"/>
          <w:color w:val="000000"/>
        </w:rPr>
        <w:t xml:space="preserve"> minute</w:t>
      </w:r>
      <w:r w:rsidRPr="000D5DB5">
        <w:rPr>
          <w:rFonts w:eastAsia="Times New Roman" w:cstheme="minorHAnsi"/>
          <w:color w:val="000000"/>
        </w:rPr>
        <w:t xml:space="preserve"> (or 1 action if </w:t>
      </w:r>
      <w:r w:rsidR="0074426A">
        <w:rPr>
          <w:rFonts w:eastAsia="Times New Roman" w:cstheme="minorHAnsi"/>
          <w:color w:val="000000"/>
        </w:rPr>
        <w:t xml:space="preserve">creature is a </w:t>
      </w:r>
      <w:r w:rsidR="00006C5B">
        <w:rPr>
          <w:rFonts w:eastAsia="Times New Roman" w:cstheme="minorHAnsi"/>
          <w:color w:val="000000"/>
        </w:rPr>
        <w:t>beast</w:t>
      </w:r>
      <w:r w:rsidRPr="000D5DB5">
        <w:rPr>
          <w:rFonts w:eastAsia="Times New Roman" w:cstheme="minorHAnsi"/>
          <w:color w:val="000000"/>
        </w:rPr>
        <w:t>, fey, or plant)</w:t>
      </w:r>
    </w:p>
    <w:p w14:paraId="160369D2" w14:textId="77777777" w:rsidR="002C4B7B" w:rsidRPr="000D5DB5" w:rsidRDefault="002C4B7B" w:rsidP="0074426A">
      <w:pPr>
        <w:contextualSpacing/>
        <w:rPr>
          <w:rFonts w:eastAsia="Times New Roman" w:cstheme="minorHAnsi"/>
          <w:color w:val="000000"/>
        </w:rPr>
      </w:pPr>
      <w:r w:rsidRPr="00134BC3">
        <w:rPr>
          <w:rFonts w:eastAsia="Times New Roman" w:cstheme="minorHAnsi"/>
          <w:b/>
          <w:bCs/>
          <w:color w:val="000000"/>
        </w:rPr>
        <w:t>Range</w:t>
      </w:r>
      <w:r w:rsidR="007538A3">
        <w:rPr>
          <w:b/>
          <w:bCs/>
        </w:rPr>
        <w:t>:</w:t>
      </w:r>
      <w:r w:rsidR="0074426A">
        <w:rPr>
          <w:rFonts w:eastAsia="Times New Roman" w:cstheme="minorHAnsi"/>
          <w:color w:val="000000"/>
        </w:rPr>
        <w:t xml:space="preserve"> 30 feet</w:t>
      </w:r>
    </w:p>
    <w:p w14:paraId="1BFF4A40" w14:textId="77777777" w:rsidR="0074426A" w:rsidRDefault="00E42AF1" w:rsidP="0074426A">
      <w:pPr>
        <w:contextualSpacing/>
        <w:rPr>
          <w:rFonts w:eastAsia="Times New Roman" w:cstheme="minorHAnsi"/>
          <w:color w:val="000000"/>
        </w:rPr>
      </w:pPr>
      <w:r w:rsidRPr="00134BC3">
        <w:rPr>
          <w:rFonts w:eastAsia="Times New Roman" w:cstheme="minorHAnsi"/>
          <w:b/>
          <w:bCs/>
          <w:color w:val="000000"/>
        </w:rPr>
        <w:t>Components</w:t>
      </w:r>
      <w:r w:rsidR="007538A3">
        <w:rPr>
          <w:b/>
          <w:bCs/>
        </w:rPr>
        <w:t>:</w:t>
      </w:r>
      <w:r w:rsidRPr="000D5DB5">
        <w:rPr>
          <w:rFonts w:eastAsia="Times New Roman" w:cstheme="minorHAnsi"/>
          <w:color w:val="000000"/>
        </w:rPr>
        <w:t xml:space="preserve"> V, S, M (a focus related to the creature</w:t>
      </w:r>
      <w:r w:rsidR="0074426A">
        <w:rPr>
          <w:rFonts w:eastAsia="Times New Roman" w:cstheme="minorHAnsi"/>
          <w:color w:val="000000"/>
        </w:rPr>
        <w:t>, or an object of specific rarity</w:t>
      </w:r>
      <w:r w:rsidRPr="000D5DB5">
        <w:rPr>
          <w:rFonts w:eastAsia="Times New Roman" w:cstheme="minorHAnsi"/>
          <w:color w:val="000000"/>
        </w:rPr>
        <w:t xml:space="preserve">). </w:t>
      </w:r>
    </w:p>
    <w:p w14:paraId="2BD02C21" w14:textId="77777777" w:rsidR="00933572" w:rsidRPr="000D5DB5" w:rsidRDefault="00933572" w:rsidP="0074426A">
      <w:pPr>
        <w:contextualSpacing/>
        <w:rPr>
          <w:rFonts w:eastAsia="Times New Roman" w:cstheme="minorHAnsi"/>
          <w:color w:val="000000"/>
        </w:rPr>
      </w:pPr>
      <w:r w:rsidRPr="00134BC3">
        <w:rPr>
          <w:rFonts w:eastAsia="Times New Roman" w:cstheme="minorHAnsi"/>
          <w:b/>
          <w:bCs/>
          <w:color w:val="000000"/>
        </w:rPr>
        <w:t>Duration</w:t>
      </w:r>
      <w:r w:rsidR="007538A3">
        <w:rPr>
          <w:b/>
          <w:bCs/>
        </w:rPr>
        <w:t>:</w:t>
      </w:r>
      <w:r w:rsidRPr="000D5DB5">
        <w:rPr>
          <w:rFonts w:eastAsia="Times New Roman" w:cstheme="minorHAnsi"/>
          <w:color w:val="000000"/>
        </w:rPr>
        <w:t xml:space="preserve"> Concentration, up to 1 hour</w:t>
      </w:r>
    </w:p>
    <w:p w14:paraId="6C39AE46" w14:textId="77777777" w:rsidR="00A24052" w:rsidRDefault="009E09BE" w:rsidP="00A24052">
      <w:pPr>
        <w:contextualSpacing/>
        <w:rPr>
          <w:rFonts w:eastAsia="Times New Roman" w:cstheme="minorHAnsi"/>
          <w:color w:val="000000"/>
        </w:rPr>
      </w:pPr>
      <w:r w:rsidRPr="009E09BE">
        <w:rPr>
          <w:rFonts w:eastAsia="Times New Roman" w:cstheme="minorHAnsi"/>
          <w:color w:val="000000"/>
        </w:rPr>
        <w:t xml:space="preserve">When preparing this spell, you must choose a specific creature type tied to your spellcasting list (see Conjuring and Binding under your class’s spellcasting entry). You can conjure a creature of that type when casting this spell. </w:t>
      </w:r>
    </w:p>
    <w:p w14:paraId="7BDFADC9" w14:textId="77777777" w:rsidR="009E09BE" w:rsidRPr="009E09BE" w:rsidRDefault="009E09BE" w:rsidP="00A24052">
      <w:pPr>
        <w:contextualSpacing/>
        <w:rPr>
          <w:rFonts w:eastAsia="Times New Roman" w:cstheme="minorHAnsi"/>
          <w:color w:val="000000"/>
        </w:rPr>
      </w:pPr>
      <w:r w:rsidRPr="009E09BE">
        <w:rPr>
          <w:rFonts w:eastAsia="Times New Roman" w:cstheme="minorHAnsi"/>
          <w:color w:val="000000"/>
        </w:rPr>
        <w:t>Choose one of the following options when preparing this spell:</w:t>
      </w:r>
    </w:p>
    <w:p w14:paraId="4F1AE9AF" w14:textId="77777777" w:rsidR="009E09BE" w:rsidRDefault="009E09BE" w:rsidP="003C4628">
      <w:pPr>
        <w:pStyle w:val="ListParagraph"/>
        <w:numPr>
          <w:ilvl w:val="0"/>
          <w:numId w:val="40"/>
        </w:numPr>
        <w:rPr>
          <w:rFonts w:eastAsia="Times New Roman" w:cstheme="minorHAnsi"/>
          <w:color w:val="000000"/>
        </w:rPr>
      </w:pPr>
      <w:r w:rsidRPr="009E09BE">
        <w:rPr>
          <w:rFonts w:eastAsia="Times New Roman" w:cstheme="minorHAnsi"/>
          <w:color w:val="000000"/>
        </w:rPr>
        <w:t xml:space="preserve">One creature of Challenge 1/2 (or </w:t>
      </w:r>
      <w:r w:rsidR="00A24052">
        <w:rPr>
          <w:rFonts w:eastAsia="Times New Roman" w:cstheme="minorHAnsi"/>
          <w:color w:val="000000"/>
        </w:rPr>
        <w:t xml:space="preserve">one </w:t>
      </w:r>
      <w:r w:rsidRPr="009E09BE">
        <w:rPr>
          <w:rFonts w:eastAsia="Times New Roman" w:cstheme="minorHAnsi"/>
          <w:color w:val="000000"/>
        </w:rPr>
        <w:t xml:space="preserve">half the spell's level) </w:t>
      </w:r>
    </w:p>
    <w:p w14:paraId="5683CD8B" w14:textId="77777777" w:rsidR="009E09BE" w:rsidRDefault="009E09BE" w:rsidP="003C4628">
      <w:pPr>
        <w:pStyle w:val="ListParagraph"/>
        <w:numPr>
          <w:ilvl w:val="0"/>
          <w:numId w:val="40"/>
        </w:numPr>
        <w:rPr>
          <w:rFonts w:eastAsia="Times New Roman" w:cstheme="minorHAnsi"/>
          <w:color w:val="000000"/>
        </w:rPr>
      </w:pPr>
      <w:r w:rsidRPr="009E09BE">
        <w:rPr>
          <w:rFonts w:eastAsia="Times New Roman" w:cstheme="minorHAnsi"/>
          <w:color w:val="000000"/>
        </w:rPr>
        <w:t xml:space="preserve">Two creatures of Challenge 1/4 (or </w:t>
      </w:r>
      <w:r w:rsidR="00A24052">
        <w:rPr>
          <w:rFonts w:eastAsia="Times New Roman" w:cstheme="minorHAnsi"/>
          <w:color w:val="000000"/>
        </w:rPr>
        <w:t xml:space="preserve">one </w:t>
      </w:r>
      <w:r w:rsidRPr="009E09BE">
        <w:rPr>
          <w:rFonts w:eastAsia="Times New Roman" w:cstheme="minorHAnsi"/>
          <w:color w:val="000000"/>
        </w:rPr>
        <w:t>quarter the spell's level)</w:t>
      </w:r>
    </w:p>
    <w:p w14:paraId="197127B6" w14:textId="77777777" w:rsidR="00CD2BBC" w:rsidRPr="009313F3" w:rsidRDefault="009E09BE" w:rsidP="009313F3">
      <w:pPr>
        <w:pStyle w:val="ListParagraph"/>
        <w:numPr>
          <w:ilvl w:val="0"/>
          <w:numId w:val="40"/>
        </w:numPr>
        <w:rPr>
          <w:rFonts w:eastAsia="Times New Roman" w:cstheme="minorHAnsi"/>
          <w:color w:val="000000"/>
        </w:rPr>
      </w:pPr>
      <w:r w:rsidRPr="009E09BE">
        <w:rPr>
          <w:rFonts w:eastAsia="Times New Roman" w:cstheme="minorHAnsi"/>
          <w:color w:val="000000"/>
        </w:rPr>
        <w:t xml:space="preserve">Four creatures of Challenge 1/8 (or the spell's level divided by 8) </w:t>
      </w:r>
    </w:p>
    <w:p w14:paraId="250D3F45" w14:textId="77777777" w:rsidR="00A24052" w:rsidRPr="00A24052" w:rsidRDefault="001945F0">
      <w:pPr>
        <w:contextualSpacing/>
        <w:rPr>
          <w:rFonts w:eastAsia="Times New Roman" w:cstheme="minorHAnsi"/>
          <w:color w:val="000000"/>
        </w:rPr>
      </w:pPr>
      <w:r>
        <w:rPr>
          <w:rFonts w:eastAsia="Times New Roman" w:cstheme="minorHAnsi"/>
          <w:i/>
          <w:iCs/>
          <w:color w:val="000000"/>
        </w:rPr>
        <w:t xml:space="preserve">Specialized Preparation. </w:t>
      </w:r>
      <w:r w:rsidR="00A24052">
        <w:rPr>
          <w:rFonts w:eastAsia="Times New Roman" w:cstheme="minorHAnsi"/>
          <w:color w:val="000000"/>
        </w:rPr>
        <w:t xml:space="preserve">If you prepare the spell to conjure a specific creature (such as </w:t>
      </w:r>
      <w:r w:rsidR="00A24052">
        <w:rPr>
          <w:rFonts w:eastAsia="Times New Roman" w:cstheme="minorHAnsi"/>
          <w:i/>
          <w:iCs/>
          <w:color w:val="000000"/>
        </w:rPr>
        <w:t xml:space="preserve">conjure imp </w:t>
      </w:r>
      <w:r w:rsidR="00A24052">
        <w:rPr>
          <w:rFonts w:eastAsia="Times New Roman" w:cstheme="minorHAnsi"/>
          <w:color w:val="000000"/>
        </w:rPr>
        <w:t xml:space="preserve">instead of </w:t>
      </w:r>
      <w:r w:rsidR="00A24052">
        <w:rPr>
          <w:rFonts w:eastAsia="Times New Roman" w:cstheme="minorHAnsi"/>
          <w:i/>
          <w:iCs/>
          <w:color w:val="000000"/>
        </w:rPr>
        <w:t>conjure fiends</w:t>
      </w:r>
      <w:r w:rsidR="00A24052">
        <w:rPr>
          <w:rFonts w:eastAsia="Times New Roman" w:cstheme="minorHAnsi"/>
          <w:color w:val="000000"/>
        </w:rPr>
        <w:t xml:space="preserve">), you may double the maximum CR you can conjure. </w:t>
      </w:r>
      <w:r w:rsidR="009E09BE" w:rsidRPr="009E09BE">
        <w:rPr>
          <w:rFonts w:eastAsia="Times New Roman" w:cstheme="minorHAnsi"/>
          <w:color w:val="000000"/>
        </w:rPr>
        <w:t xml:space="preserve">For instance, a </w:t>
      </w:r>
      <w:r w:rsidR="00A24052">
        <w:rPr>
          <w:rFonts w:eastAsia="Times New Roman" w:cstheme="minorHAnsi"/>
          <w:color w:val="000000"/>
        </w:rPr>
        <w:t xml:space="preserve">1st level </w:t>
      </w:r>
      <w:r w:rsidR="009E09BE" w:rsidRPr="009E09BE">
        <w:rPr>
          <w:rFonts w:eastAsia="Times New Roman" w:cstheme="minorHAnsi"/>
          <w:color w:val="000000"/>
        </w:rPr>
        <w:t xml:space="preserve">mage </w:t>
      </w:r>
      <w:r w:rsidR="00A24052">
        <w:rPr>
          <w:rFonts w:eastAsia="Times New Roman" w:cstheme="minorHAnsi"/>
          <w:color w:val="000000"/>
        </w:rPr>
        <w:t xml:space="preserve">preparing his spells may choose to either prepare </w:t>
      </w:r>
      <w:r w:rsidR="00A24052">
        <w:rPr>
          <w:rFonts w:eastAsia="Times New Roman" w:cstheme="minorHAnsi"/>
          <w:i/>
          <w:iCs/>
          <w:color w:val="000000"/>
        </w:rPr>
        <w:t xml:space="preserve">conjure elemental </w:t>
      </w:r>
      <w:r w:rsidR="00A24052">
        <w:rPr>
          <w:rFonts w:eastAsia="Times New Roman" w:cstheme="minorHAnsi"/>
          <w:color w:val="000000"/>
        </w:rPr>
        <w:t xml:space="preserve">or </w:t>
      </w:r>
      <w:r w:rsidR="00A24052">
        <w:rPr>
          <w:rFonts w:eastAsia="Times New Roman" w:cstheme="minorHAnsi"/>
          <w:i/>
          <w:iCs/>
          <w:color w:val="000000"/>
        </w:rPr>
        <w:t>conjure minor water elemental</w:t>
      </w:r>
      <w:r w:rsidR="00A24052">
        <w:rPr>
          <w:rFonts w:eastAsia="Times New Roman" w:cstheme="minorHAnsi"/>
          <w:color w:val="000000"/>
        </w:rPr>
        <w:t xml:space="preserve">. If the former, he can conjure any elemental of CR 1/2 or </w:t>
      </w:r>
      <w:r w:rsidR="00A24052">
        <w:rPr>
          <w:rFonts w:eastAsia="Times New Roman" w:cstheme="minorHAnsi"/>
          <w:color w:val="000000"/>
        </w:rPr>
        <w:lastRenderedPageBreak/>
        <w:t xml:space="preserve">lower. If the latter, he can conjure a Minor Water Elemental (CR 1). </w:t>
      </w:r>
    </w:p>
    <w:p w14:paraId="0840FEDB" w14:textId="77777777" w:rsidR="009E09BE" w:rsidRPr="009E09BE" w:rsidRDefault="00F1536A" w:rsidP="00F1536A">
      <w:pPr>
        <w:contextualSpacing/>
        <w:rPr>
          <w:rFonts w:eastAsia="Times New Roman" w:cstheme="minorHAnsi"/>
          <w:color w:val="000000"/>
        </w:rPr>
      </w:pPr>
      <w:r>
        <w:rPr>
          <w:rFonts w:eastAsia="Times New Roman" w:cstheme="minorHAnsi"/>
          <w:color w:val="000000"/>
        </w:rPr>
        <w:t xml:space="preserve">After </w:t>
      </w:r>
      <w:r w:rsidR="009E09BE" w:rsidRPr="009E09BE">
        <w:rPr>
          <w:rFonts w:eastAsia="Times New Roman" w:cstheme="minorHAnsi"/>
          <w:color w:val="000000"/>
        </w:rPr>
        <w:t>casting th</w:t>
      </w:r>
      <w:r>
        <w:rPr>
          <w:rFonts w:eastAsia="Times New Roman" w:cstheme="minorHAnsi"/>
          <w:color w:val="000000"/>
        </w:rPr>
        <w:t>e prepared</w:t>
      </w:r>
      <w:r w:rsidR="009E09BE" w:rsidRPr="009E09BE">
        <w:rPr>
          <w:rFonts w:eastAsia="Times New Roman" w:cstheme="minorHAnsi"/>
          <w:color w:val="000000"/>
        </w:rPr>
        <w:t xml:space="preserve"> spell, the creature </w:t>
      </w:r>
      <w:r>
        <w:rPr>
          <w:rFonts w:eastAsia="Times New Roman" w:cstheme="minorHAnsi"/>
          <w:color w:val="000000"/>
        </w:rPr>
        <w:t xml:space="preserve">manifests </w:t>
      </w:r>
      <w:r w:rsidR="009E09BE" w:rsidRPr="009E09BE">
        <w:rPr>
          <w:rFonts w:eastAsia="Times New Roman" w:cstheme="minorHAnsi"/>
          <w:color w:val="000000"/>
        </w:rPr>
        <w:t xml:space="preserve">in an unoccupied space you can see </w:t>
      </w:r>
      <w:r>
        <w:rPr>
          <w:rFonts w:eastAsia="Times New Roman" w:cstheme="minorHAnsi"/>
          <w:color w:val="000000"/>
        </w:rPr>
        <w:t xml:space="preserve">within </w:t>
      </w:r>
      <w:r w:rsidR="009E09BE" w:rsidRPr="009E09BE">
        <w:rPr>
          <w:rFonts w:eastAsia="Times New Roman" w:cstheme="minorHAnsi"/>
          <w:color w:val="000000"/>
        </w:rPr>
        <w:t xml:space="preserve">range, and is friendly to you and your companions for the duration. Roll initiative for the creature, which has its own turns. The creature can telepathically understand any command, and will execute them (no action required by you), so long as it doesn't violate its alignment or nature. </w:t>
      </w:r>
    </w:p>
    <w:p w14:paraId="407DC14B" w14:textId="77777777" w:rsidR="00F1536A" w:rsidRDefault="009E09BE" w:rsidP="000A51CB">
      <w:pPr>
        <w:contextualSpacing/>
        <w:rPr>
          <w:rFonts w:eastAsia="Times New Roman" w:cstheme="minorHAnsi"/>
          <w:color w:val="000000"/>
        </w:rPr>
      </w:pPr>
      <w:r w:rsidRPr="009E09BE">
        <w:rPr>
          <w:rFonts w:eastAsia="Times New Roman" w:cstheme="minorHAnsi"/>
          <w:color w:val="000000"/>
        </w:rPr>
        <w:t xml:space="preserve">If you don’t issue any commands to the creature, it defends itself from hostile creatures but otherwise takes no actions. The telepathy only functions if you maintain line of sight to the creature or if you remain within 100 feet. </w:t>
      </w:r>
    </w:p>
    <w:p w14:paraId="336D3AC1" w14:textId="77777777" w:rsidR="009E09BE" w:rsidRPr="009E09BE" w:rsidRDefault="009E09BE" w:rsidP="00F1536A">
      <w:pPr>
        <w:contextualSpacing/>
        <w:rPr>
          <w:rFonts w:eastAsia="Times New Roman" w:cstheme="minorHAnsi"/>
          <w:color w:val="000000"/>
        </w:rPr>
      </w:pPr>
      <w:r w:rsidRPr="009E09BE">
        <w:rPr>
          <w:rFonts w:eastAsia="Times New Roman" w:cstheme="minorHAnsi"/>
          <w:color w:val="000000"/>
        </w:rPr>
        <w:t xml:space="preserve">A conjured creature is dimensionally unstable, and cannot conjure or summon others </w:t>
      </w:r>
      <w:r w:rsidR="000A51CB">
        <w:rPr>
          <w:rFonts w:eastAsia="Times New Roman" w:cstheme="minorHAnsi"/>
          <w:color w:val="000000"/>
        </w:rPr>
        <w:t xml:space="preserve">(including via abilities such as the Shadow’s ability to spawn new shadows) </w:t>
      </w:r>
      <w:r w:rsidRPr="009E09BE">
        <w:rPr>
          <w:rFonts w:eastAsia="Times New Roman" w:cstheme="minorHAnsi"/>
          <w:color w:val="000000"/>
        </w:rPr>
        <w:t>even if they have spells that normally allow them to</w:t>
      </w:r>
      <w:r w:rsidR="00F1536A">
        <w:rPr>
          <w:rFonts w:eastAsia="Times New Roman" w:cstheme="minorHAnsi"/>
          <w:color w:val="000000"/>
        </w:rPr>
        <w:t>. D</w:t>
      </w:r>
      <w:r w:rsidRPr="009E09BE">
        <w:rPr>
          <w:rFonts w:eastAsia="Times New Roman" w:cstheme="minorHAnsi"/>
          <w:color w:val="000000"/>
        </w:rPr>
        <w:t xml:space="preserve">espite them obeying their conjurer’s commands, they take their own actions and are controlled by the DM when not </w:t>
      </w:r>
      <w:r w:rsidR="00F1536A">
        <w:rPr>
          <w:rFonts w:eastAsia="Times New Roman" w:cstheme="minorHAnsi"/>
          <w:color w:val="000000"/>
        </w:rPr>
        <w:t xml:space="preserve">given </w:t>
      </w:r>
      <w:r w:rsidRPr="009E09BE">
        <w:rPr>
          <w:rFonts w:eastAsia="Times New Roman" w:cstheme="minorHAnsi"/>
          <w:color w:val="000000"/>
        </w:rPr>
        <w:t xml:space="preserve">specific instructions (such as which spells or ability to use, etc.). </w:t>
      </w:r>
    </w:p>
    <w:p w14:paraId="0073D629" w14:textId="77777777" w:rsidR="0069737E" w:rsidRDefault="009E09BE" w:rsidP="0069737E">
      <w:pPr>
        <w:contextualSpacing/>
        <w:rPr>
          <w:rFonts w:eastAsia="Times New Roman" w:cstheme="minorHAnsi"/>
          <w:color w:val="000000"/>
        </w:rPr>
      </w:pPr>
      <w:r w:rsidRPr="009E09BE">
        <w:rPr>
          <w:rFonts w:eastAsia="Times New Roman" w:cstheme="minorHAnsi"/>
          <w:color w:val="000000"/>
        </w:rPr>
        <w:t>Once the duration of the spell ends</w:t>
      </w:r>
      <w:r w:rsidR="0069737E">
        <w:rPr>
          <w:rFonts w:eastAsia="Times New Roman" w:cstheme="minorHAnsi"/>
          <w:color w:val="000000"/>
        </w:rPr>
        <w:t>,</w:t>
      </w:r>
      <w:r w:rsidRPr="009E09BE">
        <w:rPr>
          <w:rFonts w:eastAsia="Times New Roman" w:cstheme="minorHAnsi"/>
          <w:color w:val="000000"/>
        </w:rPr>
        <w:t xml:space="preserve"> </w:t>
      </w:r>
      <w:r w:rsidR="0069737E">
        <w:rPr>
          <w:rFonts w:eastAsia="Times New Roman" w:cstheme="minorHAnsi"/>
          <w:color w:val="000000"/>
        </w:rPr>
        <w:t xml:space="preserve">if </w:t>
      </w:r>
      <w:r w:rsidRPr="009E09BE">
        <w:rPr>
          <w:rFonts w:eastAsia="Times New Roman" w:cstheme="minorHAnsi"/>
          <w:color w:val="000000"/>
        </w:rPr>
        <w:t xml:space="preserve">creature is reduced to 0 hit points, </w:t>
      </w:r>
      <w:r w:rsidR="0069737E">
        <w:rPr>
          <w:rFonts w:eastAsia="Times New Roman" w:cstheme="minorHAnsi"/>
          <w:color w:val="000000"/>
        </w:rPr>
        <w:t xml:space="preserve">or if the creature is forcefully dismissed (see below), </w:t>
      </w:r>
      <w:r w:rsidRPr="009E09BE">
        <w:rPr>
          <w:rFonts w:eastAsia="Times New Roman" w:cstheme="minorHAnsi"/>
          <w:color w:val="000000"/>
        </w:rPr>
        <w:t>the magic dissipates</w:t>
      </w:r>
      <w:r w:rsidR="00F1536A">
        <w:rPr>
          <w:rFonts w:eastAsia="Times New Roman" w:cstheme="minorHAnsi"/>
          <w:color w:val="000000"/>
        </w:rPr>
        <w:t>, ending all the spell’s effects</w:t>
      </w:r>
      <w:r w:rsidRPr="009E09BE">
        <w:rPr>
          <w:rFonts w:eastAsia="Times New Roman" w:cstheme="minorHAnsi"/>
          <w:color w:val="000000"/>
        </w:rPr>
        <w:t xml:space="preserve">. If the focus was an object (such as a couch targeted with animate constructs), it resumes the object’s original purpose. </w:t>
      </w:r>
    </w:p>
    <w:p w14:paraId="76EB806A" w14:textId="77777777" w:rsidR="001945F0" w:rsidRDefault="001945F0" w:rsidP="001945F0">
      <w:pPr>
        <w:contextualSpacing/>
        <w:rPr>
          <w:rFonts w:eastAsia="Times New Roman" w:cstheme="minorHAnsi"/>
          <w:color w:val="000000"/>
        </w:rPr>
      </w:pPr>
      <w:r w:rsidRPr="001945F0">
        <w:rPr>
          <w:rFonts w:eastAsia="Times New Roman" w:cstheme="minorHAnsi"/>
          <w:color w:val="000000"/>
        </w:rPr>
        <w:t xml:space="preserve">If you cease concentrating on this spell or if your concentration breaks before the duration ends, the creature (or creatures) becomes independent in its actions, and is controlled by the DM. Typically this means that undead and elementals rampage and attack without discrimination; constructs and plants act like the objects of their focus; fey and animals defend themselves and seek refuge; and celestials and fiends promote their far-reaching aims. </w:t>
      </w:r>
      <w:r w:rsidR="0069737E">
        <w:rPr>
          <w:rFonts w:eastAsia="Times New Roman" w:cstheme="minorHAnsi"/>
          <w:color w:val="000000"/>
        </w:rPr>
        <w:t xml:space="preserve">You may attempt to forcefully dismiss the conjured creature. </w:t>
      </w:r>
    </w:p>
    <w:p w14:paraId="43AA5214" w14:textId="77777777" w:rsidR="0069737E" w:rsidRDefault="0069737E" w:rsidP="0069737E">
      <w:pPr>
        <w:contextualSpacing/>
        <w:rPr>
          <w:rFonts w:eastAsia="Times New Roman" w:cstheme="minorHAnsi"/>
          <w:color w:val="000000"/>
        </w:rPr>
      </w:pPr>
      <w:r>
        <w:rPr>
          <w:rFonts w:eastAsia="Times New Roman" w:cstheme="minorHAnsi"/>
          <w:color w:val="000000"/>
        </w:rPr>
        <w:t xml:space="preserve">If you attempt to cast this spell again while an wild conjured creature has not yet been dismissed, the conjured creature must </w:t>
      </w:r>
      <w:r>
        <w:rPr>
          <w:rFonts w:eastAsia="Times New Roman" w:cstheme="minorHAnsi"/>
          <w:color w:val="000000"/>
        </w:rPr>
        <w:lastRenderedPageBreak/>
        <w:t xml:space="preserve">attempt a Charisma saving throw against your spell save DC (as if you spent an action to dismiss an unwilling summoned creature). </w:t>
      </w:r>
    </w:p>
    <w:p w14:paraId="781B9A1C" w14:textId="77777777" w:rsidR="0069737E" w:rsidRPr="0069737E" w:rsidRDefault="0069737E" w:rsidP="0069737E">
      <w:pPr>
        <w:contextualSpacing/>
        <w:rPr>
          <w:rFonts w:eastAsia="Times New Roman" w:cstheme="minorHAnsi"/>
          <w:color w:val="000000"/>
        </w:rPr>
      </w:pPr>
      <w:r w:rsidRPr="0069737E">
        <w:rPr>
          <w:rFonts w:eastAsia="Times New Roman" w:cstheme="minorHAnsi"/>
          <w:i/>
          <w:iCs/>
          <w:color w:val="000000"/>
        </w:rPr>
        <w:t xml:space="preserve">Forceful Dismissal. </w:t>
      </w:r>
      <w:r>
        <w:rPr>
          <w:rFonts w:eastAsia="Times New Roman" w:cstheme="minorHAnsi"/>
          <w:color w:val="000000"/>
        </w:rPr>
        <w:t xml:space="preserve">You may use an Action to dismiss a conjured creature. The creature may choose to resist being dismissed (such as if it enjoys combat or is acting according to its nature), in which case they must attempt a Charisma saving throw against your spell save DC. If it fails the saving throw, it is forcefully dismissed and sent away to its original realm. If it succeeds, it is no longer friendly to you nor your companions, and no longer is compelled to obey your orders (although it retains the telepathic link, unless it is bound by another spellcaster). If you fail to dismiss a creature, you can only attempt it again by casting the </w:t>
      </w:r>
      <w:r>
        <w:rPr>
          <w:rFonts w:eastAsia="Times New Roman" w:cstheme="minorHAnsi"/>
          <w:i/>
          <w:iCs/>
          <w:color w:val="000000"/>
        </w:rPr>
        <w:t xml:space="preserve">conjure </w:t>
      </w:r>
      <w:r>
        <w:rPr>
          <w:rFonts w:eastAsia="Times New Roman" w:cstheme="minorHAnsi"/>
          <w:color w:val="000000"/>
        </w:rPr>
        <w:t xml:space="preserve">spell again to specifically dismiss the creature. </w:t>
      </w:r>
    </w:p>
    <w:p w14:paraId="55F42400" w14:textId="77777777" w:rsidR="001945F0" w:rsidRPr="009E09BE" w:rsidRDefault="0069737E" w:rsidP="0069737E">
      <w:pPr>
        <w:contextualSpacing/>
        <w:rPr>
          <w:rFonts w:eastAsia="Times New Roman" w:cstheme="minorHAnsi"/>
          <w:color w:val="000000"/>
        </w:rPr>
      </w:pPr>
      <w:r>
        <w:rPr>
          <w:rFonts w:eastAsia="Times New Roman" w:cstheme="minorHAnsi"/>
          <w:color w:val="000000"/>
        </w:rPr>
        <w:t xml:space="preserve">A </w:t>
      </w:r>
      <w:r>
        <w:rPr>
          <w:rFonts w:eastAsia="Times New Roman" w:cstheme="minorHAnsi"/>
          <w:i/>
          <w:iCs/>
          <w:color w:val="000000"/>
        </w:rPr>
        <w:t xml:space="preserve">conjure </w:t>
      </w:r>
      <w:r w:rsidR="001945F0" w:rsidRPr="001945F0">
        <w:rPr>
          <w:rFonts w:eastAsia="Times New Roman" w:cstheme="minorHAnsi"/>
          <w:color w:val="000000"/>
        </w:rPr>
        <w:t>spell remains until the duration of the spell ends</w:t>
      </w:r>
      <w:r>
        <w:rPr>
          <w:rFonts w:eastAsia="Times New Roman" w:cstheme="minorHAnsi"/>
          <w:color w:val="000000"/>
        </w:rPr>
        <w:t xml:space="preserve"> or until the creature is defeated or forcefully dismissed</w:t>
      </w:r>
      <w:r w:rsidR="001945F0" w:rsidRPr="001945F0">
        <w:rPr>
          <w:rFonts w:eastAsia="Times New Roman" w:cstheme="minorHAnsi"/>
          <w:color w:val="000000"/>
        </w:rPr>
        <w:t xml:space="preserve">. If the spell </w:t>
      </w:r>
      <w:r>
        <w:rPr>
          <w:rFonts w:eastAsia="Times New Roman" w:cstheme="minorHAnsi"/>
          <w:color w:val="000000"/>
        </w:rPr>
        <w:t>ends this way</w:t>
      </w:r>
      <w:r w:rsidR="001945F0" w:rsidRPr="001945F0">
        <w:rPr>
          <w:rFonts w:eastAsia="Times New Roman" w:cstheme="minorHAnsi"/>
          <w:color w:val="000000"/>
        </w:rPr>
        <w:t>, the creature(s) all disappear at once.</w:t>
      </w:r>
      <w:r w:rsidR="001945F0">
        <w:rPr>
          <w:rFonts w:eastAsia="Times New Roman" w:cstheme="minorHAnsi"/>
          <w:color w:val="000000"/>
        </w:rPr>
        <w:t xml:space="preserve"> </w:t>
      </w:r>
    </w:p>
    <w:p w14:paraId="1215E959" w14:textId="77777777" w:rsidR="009E09BE" w:rsidRPr="009E09BE" w:rsidRDefault="009E09BE" w:rsidP="00F1536A">
      <w:pPr>
        <w:contextualSpacing/>
        <w:rPr>
          <w:rFonts w:eastAsia="Times New Roman" w:cstheme="minorHAnsi"/>
          <w:color w:val="000000"/>
        </w:rPr>
      </w:pPr>
      <w:r w:rsidRPr="009E09BE">
        <w:rPr>
          <w:rFonts w:eastAsia="Times New Roman" w:cstheme="minorHAnsi"/>
          <w:b/>
          <w:bCs/>
          <w:color w:val="000000"/>
        </w:rPr>
        <w:t>Heightened.</w:t>
      </w:r>
      <w:r w:rsidRPr="009E09BE">
        <w:rPr>
          <w:rFonts w:eastAsia="Times New Roman" w:cstheme="minorHAnsi"/>
          <w:color w:val="000000"/>
        </w:rPr>
        <w:t xml:space="preserve"> The maximum Challenge of conjured creatures increase, </w:t>
      </w:r>
      <w:r w:rsidR="00F1536A">
        <w:rPr>
          <w:rFonts w:eastAsia="Times New Roman" w:cstheme="minorHAnsi"/>
          <w:color w:val="000000"/>
        </w:rPr>
        <w:t>equal to one-half the spell’s level</w:t>
      </w:r>
      <w:r w:rsidRPr="009E09BE">
        <w:rPr>
          <w:rFonts w:eastAsia="Times New Roman" w:cstheme="minorHAnsi"/>
          <w:color w:val="000000"/>
        </w:rPr>
        <w:t xml:space="preserve">. </w:t>
      </w:r>
      <w:r w:rsidR="00F3206D">
        <w:rPr>
          <w:rFonts w:eastAsia="Times New Roman" w:cstheme="minorHAnsi"/>
          <w:color w:val="000000"/>
        </w:rPr>
        <w:t>This either allows</w:t>
      </w:r>
      <w:r w:rsidR="00F1536A">
        <w:rPr>
          <w:rFonts w:eastAsia="Times New Roman" w:cstheme="minorHAnsi"/>
          <w:color w:val="000000"/>
        </w:rPr>
        <w:t xml:space="preserve"> you to conjure stronger creatures of the same type, or more creatures of the same CR. </w:t>
      </w:r>
    </w:p>
    <w:p w14:paraId="6DA5AA89" w14:textId="77777777" w:rsidR="009E09BE" w:rsidRPr="009E09BE" w:rsidRDefault="009E09BE" w:rsidP="009E09BE">
      <w:pPr>
        <w:contextualSpacing/>
        <w:rPr>
          <w:rFonts w:eastAsia="Times New Roman" w:cstheme="minorHAnsi"/>
          <w:color w:val="000000"/>
        </w:rPr>
      </w:pPr>
      <w:r w:rsidRPr="00F1536A">
        <w:rPr>
          <w:rFonts w:eastAsia="Times New Roman" w:cstheme="minorHAnsi"/>
          <w:i/>
          <w:iCs/>
          <w:color w:val="000000"/>
        </w:rPr>
        <w:t>Material Component.</w:t>
      </w:r>
      <w:r w:rsidRPr="009E09BE">
        <w:rPr>
          <w:rFonts w:eastAsia="Times New Roman" w:cstheme="minorHAnsi"/>
          <w:i/>
          <w:iCs/>
          <w:color w:val="000000"/>
        </w:rPr>
        <w:t xml:space="preserve"> </w:t>
      </w:r>
      <w:r w:rsidRPr="009E09BE">
        <w:rPr>
          <w:rFonts w:eastAsia="Times New Roman" w:cstheme="minorHAnsi"/>
          <w:color w:val="000000"/>
        </w:rPr>
        <w:t xml:space="preserve">The spell requires a material component or focus that is related to the conjured creature. A celestial may require a page from a holy book, a fire elemental may require burning incense, and a focus for the magic is required with undead, constructs, and plants of similar size (corpses or disembodied limbs, tables or chairs, and trees or bushes, respectively). The DM describes the required material component for spells that conjure specific creatures. </w:t>
      </w:r>
    </w:p>
    <w:p w14:paraId="078C343F" w14:textId="77777777" w:rsidR="0074426A" w:rsidRDefault="009E09BE" w:rsidP="00F1536A">
      <w:pPr>
        <w:contextualSpacing/>
        <w:rPr>
          <w:rFonts w:eastAsia="Times New Roman" w:cstheme="minorHAnsi"/>
          <w:color w:val="000000"/>
        </w:rPr>
      </w:pPr>
      <w:r w:rsidRPr="009E09BE">
        <w:rPr>
          <w:rFonts w:eastAsia="Times New Roman" w:cstheme="minorHAnsi"/>
          <w:i/>
          <w:iCs/>
          <w:color w:val="000000"/>
        </w:rPr>
        <w:t>Note.</w:t>
      </w:r>
      <w:r w:rsidRPr="009E09BE">
        <w:rPr>
          <w:rFonts w:eastAsia="Times New Roman" w:cstheme="minorHAnsi"/>
          <w:color w:val="000000"/>
        </w:rPr>
        <w:t xml:space="preserve"> The conjured creature is not an actual creature, but is more a spell construct animated by the creature's personality (formed of magic, ectoplasm, or temporarily bonded to the realm). Killing it does not reward XP or hurt it in any real way. If you wish to conjure a permanent and 'real' ally, see the </w:t>
      </w:r>
      <w:r w:rsidR="00F1536A" w:rsidRPr="00F1536A">
        <w:rPr>
          <w:rFonts w:eastAsia="Times New Roman" w:cstheme="minorHAnsi"/>
          <w:i/>
          <w:iCs/>
          <w:color w:val="000000"/>
        </w:rPr>
        <w:t>b</w:t>
      </w:r>
      <w:r w:rsidRPr="00F1536A">
        <w:rPr>
          <w:rFonts w:eastAsia="Times New Roman" w:cstheme="minorHAnsi"/>
          <w:i/>
          <w:iCs/>
          <w:color w:val="000000"/>
        </w:rPr>
        <w:t>ind</w:t>
      </w:r>
      <w:r w:rsidRPr="009E09BE">
        <w:rPr>
          <w:rFonts w:eastAsia="Times New Roman" w:cstheme="minorHAnsi"/>
          <w:color w:val="000000"/>
        </w:rPr>
        <w:t xml:space="preserve"> spell. If choosing a focus material </w:t>
      </w:r>
      <w:r w:rsidRPr="009E09BE">
        <w:rPr>
          <w:rFonts w:eastAsia="Times New Roman" w:cstheme="minorHAnsi"/>
          <w:color w:val="000000"/>
        </w:rPr>
        <w:lastRenderedPageBreak/>
        <w:t>for a construct</w:t>
      </w:r>
      <w:r w:rsidR="00F1536A">
        <w:rPr>
          <w:rFonts w:eastAsia="Times New Roman" w:cstheme="minorHAnsi"/>
          <w:color w:val="000000"/>
        </w:rPr>
        <w:t xml:space="preserve">, it must not bound to anything (such as nailed to a wall), </w:t>
      </w:r>
      <w:r w:rsidRPr="009E09BE">
        <w:rPr>
          <w:rFonts w:eastAsia="Times New Roman" w:cstheme="minorHAnsi"/>
          <w:color w:val="000000"/>
        </w:rPr>
        <w:t xml:space="preserve">not be harder than iron, </w:t>
      </w:r>
      <w:r w:rsidR="00F1536A">
        <w:rPr>
          <w:rFonts w:eastAsia="Times New Roman" w:cstheme="minorHAnsi"/>
          <w:color w:val="000000"/>
        </w:rPr>
        <w:t xml:space="preserve">nor be </w:t>
      </w:r>
      <w:r w:rsidRPr="009E09BE">
        <w:rPr>
          <w:rFonts w:eastAsia="Times New Roman" w:cstheme="minorHAnsi"/>
          <w:color w:val="000000"/>
        </w:rPr>
        <w:t>sophisticated in design (</w:t>
      </w:r>
      <w:r w:rsidR="00F1536A">
        <w:rPr>
          <w:rFonts w:eastAsia="Times New Roman" w:cstheme="minorHAnsi"/>
          <w:color w:val="000000"/>
        </w:rPr>
        <w:t xml:space="preserve">cannot be </w:t>
      </w:r>
      <w:r w:rsidRPr="009E09BE">
        <w:rPr>
          <w:rFonts w:eastAsia="Times New Roman" w:cstheme="minorHAnsi"/>
          <w:color w:val="000000"/>
        </w:rPr>
        <w:t xml:space="preserve">a gadget or vehicle). </w:t>
      </w:r>
    </w:p>
    <w:p w14:paraId="28BD0CB6" w14:textId="77777777" w:rsidR="009E09BE" w:rsidRDefault="009E09BE" w:rsidP="009E09BE">
      <w:pPr>
        <w:contextualSpacing/>
        <w:rPr>
          <w:rFonts w:eastAsia="Times New Roman" w:cstheme="minorHAnsi"/>
          <w:color w:val="000000"/>
        </w:rPr>
      </w:pPr>
    </w:p>
    <w:p w14:paraId="779D61F4" w14:textId="77777777" w:rsidR="009E166E" w:rsidRPr="004A6694" w:rsidRDefault="009E166E" w:rsidP="009E166E">
      <w:pPr>
        <w:contextualSpacing/>
        <w:rPr>
          <w:rFonts w:eastAsia="Times New Roman" w:cstheme="minorHAnsi"/>
        </w:rPr>
      </w:pPr>
      <w:r>
        <w:rPr>
          <w:rFonts w:eastAsia="Times New Roman" w:cstheme="minorHAnsi"/>
          <w:b/>
          <w:bCs/>
          <w:color w:val="000000"/>
        </w:rPr>
        <w:t xml:space="preserve">Conjure </w:t>
      </w:r>
      <w:r w:rsidRPr="004A6694">
        <w:rPr>
          <w:rFonts w:eastAsia="Times New Roman" w:cstheme="minorHAnsi"/>
          <w:b/>
          <w:bCs/>
          <w:color w:val="000000"/>
        </w:rPr>
        <w:t>Elemental Totem [level</w:t>
      </w:r>
      <w:r w:rsidRPr="004A6694" w:rsidDel="00185ACB">
        <w:rPr>
          <w:rFonts w:eastAsia="Times New Roman" w:cstheme="minorHAnsi"/>
          <w:b/>
          <w:bCs/>
          <w:color w:val="000000"/>
        </w:rPr>
        <w:t xml:space="preserve"> </w:t>
      </w:r>
      <w:r w:rsidRPr="004A6694">
        <w:rPr>
          <w:rFonts w:eastAsia="Times New Roman" w:cstheme="minorHAnsi"/>
          <w:b/>
          <w:bCs/>
          <w:color w:val="000000"/>
        </w:rPr>
        <w:t>3]</w:t>
      </w:r>
    </w:p>
    <w:p w14:paraId="6BC3C48D" w14:textId="77777777" w:rsidR="009E166E" w:rsidRPr="004A6694" w:rsidRDefault="009E166E" w:rsidP="009E166E">
      <w:pPr>
        <w:contextualSpacing/>
        <w:rPr>
          <w:rFonts w:eastAsia="Times New Roman" w:cstheme="minorHAnsi"/>
        </w:rPr>
      </w:pPr>
      <w:r w:rsidRPr="004A6694">
        <w:rPr>
          <w:rFonts w:eastAsia="Times New Roman" w:cstheme="minorHAnsi"/>
          <w:color w:val="000000"/>
        </w:rPr>
        <w:t xml:space="preserve">Abjuration </w:t>
      </w:r>
      <w:r>
        <w:rPr>
          <w:rFonts w:eastAsia="Times New Roman" w:cstheme="minorHAnsi"/>
          <w:color w:val="000000"/>
        </w:rPr>
        <w:t>[</w:t>
      </w:r>
      <w:r w:rsidR="00A76A7E">
        <w:rPr>
          <w:rFonts w:eastAsia="Times New Roman" w:cstheme="minorHAnsi"/>
          <w:color w:val="000000"/>
        </w:rPr>
        <w:t xml:space="preserve">array, </w:t>
      </w:r>
      <w:r>
        <w:rPr>
          <w:rFonts w:eastAsia="Times New Roman" w:cstheme="minorHAnsi"/>
          <w:color w:val="000000"/>
        </w:rPr>
        <w:t>totem]</w:t>
      </w:r>
    </w:p>
    <w:p w14:paraId="50583940" w14:textId="77777777" w:rsidR="009E166E" w:rsidRPr="004A6694" w:rsidRDefault="009E166E" w:rsidP="009E166E">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color w:val="000000"/>
        </w:rPr>
        <w:t xml:space="preserve"> 1 action</w:t>
      </w:r>
    </w:p>
    <w:p w14:paraId="639938F8" w14:textId="77777777" w:rsidR="009E166E" w:rsidRPr="004A6694" w:rsidRDefault="009E166E" w:rsidP="009E166E">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30 feet </w:t>
      </w:r>
    </w:p>
    <w:p w14:paraId="082B7171" w14:textId="77777777" w:rsidR="009E166E" w:rsidRPr="004A6694" w:rsidRDefault="009E166E" w:rsidP="009E166E">
      <w:pPr>
        <w:contextualSpacing/>
        <w:rPr>
          <w:rFonts w:eastAsia="Times New Roman" w:cstheme="minorHAnsi"/>
        </w:rPr>
      </w:pPr>
      <w:r w:rsidRPr="004A6694">
        <w:rPr>
          <w:rFonts w:eastAsia="Times New Roman" w:cstheme="minorHAnsi"/>
          <w:b/>
          <w:bCs/>
          <w:color w:val="000000"/>
        </w:rPr>
        <w:t>Components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05ABAC62" w14:textId="77777777" w:rsidR="009E166E" w:rsidRPr="004A6694" w:rsidRDefault="009E166E" w:rsidP="009E166E">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minute</w:t>
      </w:r>
    </w:p>
    <w:p w14:paraId="2600E526" w14:textId="5F2940FA" w:rsidR="009E166E" w:rsidDel="00583FCA" w:rsidRDefault="009E166E" w:rsidP="00583FCA">
      <w:pPr>
        <w:contextualSpacing/>
        <w:rPr>
          <w:del w:id="5405" w:author="Admin" w:date="2022-02-12T19:54:00Z"/>
          <w:rFonts w:eastAsia="Times New Roman" w:cstheme="minorHAnsi"/>
          <w:color w:val="000000"/>
        </w:rPr>
      </w:pPr>
      <w:r w:rsidRPr="004A6694">
        <w:rPr>
          <w:rFonts w:eastAsia="Times New Roman" w:cstheme="minorHAnsi"/>
          <w:color w:val="000000"/>
        </w:rPr>
        <w:t xml:space="preserve">Once you place this totem, you may </w:t>
      </w:r>
      <w:r>
        <w:rPr>
          <w:rFonts w:eastAsia="Times New Roman" w:cstheme="minorHAnsi"/>
          <w:color w:val="000000"/>
        </w:rPr>
        <w:t xml:space="preserve">conjure an elemental </w:t>
      </w:r>
      <w:del w:id="5406" w:author="Admin" w:date="2022-02-12T19:53:00Z">
        <w:r w:rsidDel="00583FCA">
          <w:rPr>
            <w:rFonts w:eastAsia="Times New Roman" w:cstheme="minorHAnsi"/>
            <w:color w:val="000000"/>
          </w:rPr>
          <w:delText xml:space="preserve">of your choice of Challenge 1/2 </w:delText>
        </w:r>
      </w:del>
      <w:r>
        <w:rPr>
          <w:rFonts w:eastAsia="Times New Roman" w:cstheme="minorHAnsi"/>
          <w:color w:val="000000"/>
        </w:rPr>
        <w:t xml:space="preserve">within 5 feet of the totem. This acts as the </w:t>
      </w:r>
      <w:del w:id="5407" w:author="Admin" w:date="2022-02-12T19:53:00Z">
        <w:r w:rsidR="00F1536A" w:rsidRPr="00F1536A" w:rsidDel="00583FCA">
          <w:rPr>
            <w:rFonts w:eastAsia="Times New Roman" w:cstheme="minorHAnsi"/>
            <w:i/>
            <w:iCs/>
            <w:color w:val="000000"/>
          </w:rPr>
          <w:delText>c</w:delText>
        </w:r>
        <w:r w:rsidRPr="00F1536A" w:rsidDel="00583FCA">
          <w:rPr>
            <w:rFonts w:eastAsia="Times New Roman" w:cstheme="minorHAnsi"/>
            <w:i/>
            <w:iCs/>
            <w:color w:val="000000"/>
          </w:rPr>
          <w:delText>onjure</w:delText>
        </w:r>
        <w:r w:rsidDel="00583FCA">
          <w:rPr>
            <w:rFonts w:eastAsia="Times New Roman" w:cstheme="minorHAnsi"/>
            <w:color w:val="000000"/>
          </w:rPr>
          <w:delText xml:space="preserve"> </w:delText>
        </w:r>
      </w:del>
      <w:ins w:id="5408" w:author="Admin" w:date="2022-02-12T19:54:00Z">
        <w:r w:rsidR="00583FCA">
          <w:rPr>
            <w:rFonts w:eastAsia="Times New Roman" w:cstheme="minorHAnsi"/>
            <w:color w:val="000000"/>
          </w:rPr>
          <w:t xml:space="preserve">1st level </w:t>
        </w:r>
      </w:ins>
      <w:ins w:id="5409" w:author="Admin" w:date="2022-02-12T19:53:00Z">
        <w:r w:rsidR="00583FCA">
          <w:rPr>
            <w:rFonts w:eastAsia="Times New Roman" w:cstheme="minorHAnsi"/>
            <w:i/>
            <w:iCs/>
            <w:color w:val="000000"/>
          </w:rPr>
          <w:t>C</w:t>
        </w:r>
        <w:r w:rsidR="00583FCA" w:rsidRPr="00F1536A">
          <w:rPr>
            <w:rFonts w:eastAsia="Times New Roman" w:cstheme="minorHAnsi"/>
            <w:i/>
            <w:iCs/>
            <w:color w:val="000000"/>
          </w:rPr>
          <w:t>onjure</w:t>
        </w:r>
        <w:r w:rsidR="00583FCA">
          <w:rPr>
            <w:rFonts w:eastAsia="Times New Roman" w:cstheme="minorHAnsi"/>
            <w:color w:val="000000"/>
          </w:rPr>
          <w:t xml:space="preserve"> </w:t>
        </w:r>
      </w:ins>
      <w:r>
        <w:rPr>
          <w:rFonts w:eastAsia="Times New Roman" w:cstheme="minorHAnsi"/>
          <w:color w:val="000000"/>
        </w:rPr>
        <w:t xml:space="preserve">spell, where the totem does the concentration. </w:t>
      </w:r>
      <w:del w:id="5410" w:author="Admin" w:date="2022-02-12T19:54:00Z">
        <w:r w:rsidDel="00583FCA">
          <w:rPr>
            <w:rFonts w:eastAsia="Times New Roman" w:cstheme="minorHAnsi"/>
            <w:color w:val="000000"/>
          </w:rPr>
          <w:delText xml:space="preserve">If you prepare this spell to conjure a specific elemental (such as water or earth elementals), the Challenge becomes 1 instead. </w:delText>
        </w:r>
      </w:del>
      <w:ins w:id="5411" w:author="Admin" w:date="2022-02-12T19:54:00Z">
        <w:r w:rsidR="00583FCA">
          <w:rPr>
            <w:rFonts w:eastAsia="Times New Roman" w:cstheme="minorHAnsi"/>
            <w:color w:val="000000"/>
          </w:rPr>
          <w:t xml:space="preserve">You must make the decisions on the type of creature when preparing this spell. </w:t>
        </w:r>
      </w:ins>
    </w:p>
    <w:p w14:paraId="0B63A977" w14:textId="77777777" w:rsidR="009E166E" w:rsidRPr="004A6694" w:rsidRDefault="009E166E" w:rsidP="00583FCA">
      <w:pPr>
        <w:contextualSpacing/>
        <w:rPr>
          <w:rFonts w:eastAsia="Times New Roman" w:cstheme="minorHAnsi"/>
        </w:rPr>
      </w:pPr>
      <w:r w:rsidRPr="004A6694">
        <w:rPr>
          <w:rFonts w:eastAsia="Times New Roman" w:cstheme="minorHAnsi"/>
          <w:color w:val="000000"/>
        </w:rPr>
        <w:t>This totem otherwise functions as all other totem spells</w:t>
      </w:r>
      <w:r>
        <w:rPr>
          <w:rFonts w:eastAsia="Times New Roman" w:cstheme="minorHAnsi"/>
          <w:color w:val="000000"/>
        </w:rPr>
        <w:t xml:space="preserve"> and the Conjure</w:t>
      </w:r>
      <w:r w:rsidRPr="004A6694">
        <w:rPr>
          <w:rFonts w:eastAsia="Times New Roman" w:cstheme="minorHAnsi"/>
          <w:color w:val="000000"/>
        </w:rPr>
        <w:t>.</w:t>
      </w:r>
    </w:p>
    <w:p w14:paraId="0968F8B9" w14:textId="77777777" w:rsidR="009E166E" w:rsidRPr="009E166E" w:rsidRDefault="009E166E" w:rsidP="009E166E">
      <w:pPr>
        <w:contextualSpacing/>
        <w:rPr>
          <w:rFonts w:eastAsia="Times New Roman" w:cstheme="minorHAnsi"/>
          <w:color w:val="000000"/>
        </w:rPr>
      </w:pPr>
      <w:r w:rsidRPr="009E166E">
        <w:rPr>
          <w:rFonts w:eastAsia="Times New Roman" w:cstheme="minorHAnsi"/>
          <w:b/>
          <w:bCs/>
          <w:color w:val="000000"/>
        </w:rPr>
        <w:t>Heightened</w:t>
      </w:r>
      <w:r>
        <w:rPr>
          <w:rFonts w:eastAsia="Times New Roman" w:cstheme="minorHAnsi"/>
          <w:b/>
          <w:bCs/>
          <w:color w:val="000000"/>
        </w:rPr>
        <w:t xml:space="preserve">. </w:t>
      </w:r>
      <w:r>
        <w:rPr>
          <w:rFonts w:eastAsia="Times New Roman" w:cstheme="minorHAnsi"/>
          <w:color w:val="000000"/>
        </w:rPr>
        <w:t xml:space="preserve">The Challenge of the elemental increases described under the Conjure spell. </w:t>
      </w:r>
    </w:p>
    <w:p w14:paraId="1B1A976B" w14:textId="77777777" w:rsidR="009E166E" w:rsidRDefault="009E166E" w:rsidP="009E09BE">
      <w:pPr>
        <w:contextualSpacing/>
        <w:rPr>
          <w:rFonts w:eastAsia="Times New Roman" w:cstheme="minorHAnsi"/>
          <w:color w:val="000000"/>
        </w:rPr>
      </w:pPr>
    </w:p>
    <w:p w14:paraId="662F9EEA" w14:textId="77777777" w:rsidR="009715A2" w:rsidRPr="009715A2" w:rsidRDefault="009715A2">
      <w:pPr>
        <w:pStyle w:val="Heading1"/>
        <w:pPrChange w:id="5412" w:author="Admin" w:date="2022-02-12T23:57:00Z">
          <w:pPr>
            <w:contextualSpacing/>
          </w:pPr>
        </w:pPrChange>
      </w:pPr>
      <w:r w:rsidRPr="009715A2">
        <w:t>Conjure Strike [level 1]</w:t>
      </w:r>
    </w:p>
    <w:p w14:paraId="4BF055F1" w14:textId="77777777" w:rsidR="009715A2" w:rsidRPr="009715A2" w:rsidRDefault="009715A2" w:rsidP="009715A2">
      <w:pPr>
        <w:contextualSpacing/>
        <w:rPr>
          <w:rFonts w:eastAsia="Times New Roman" w:cstheme="minorHAnsi"/>
          <w:color w:val="000000"/>
        </w:rPr>
      </w:pPr>
      <w:r w:rsidRPr="009715A2">
        <w:rPr>
          <w:rFonts w:eastAsia="Times New Roman" w:cstheme="minorHAnsi"/>
          <w:color w:val="000000"/>
        </w:rPr>
        <w:t>Conjuration (Transmutation if Constructs or Plants, Necromancy if Undead) [Strike]</w:t>
      </w:r>
    </w:p>
    <w:p w14:paraId="5E1DDDB5" w14:textId="77777777" w:rsidR="009715A2" w:rsidRPr="009715A2" w:rsidRDefault="009715A2" w:rsidP="00CB57CE">
      <w:pPr>
        <w:contextualSpacing/>
        <w:rPr>
          <w:rFonts w:eastAsia="Times New Roman" w:cstheme="minorHAnsi"/>
          <w:color w:val="000000"/>
        </w:rPr>
      </w:pPr>
      <w:r w:rsidRPr="009715A2">
        <w:rPr>
          <w:rFonts w:eastAsia="Times New Roman" w:cstheme="minorHAnsi"/>
          <w:b/>
          <w:bCs/>
          <w:color w:val="000000"/>
        </w:rPr>
        <w:t>Casting Time</w:t>
      </w:r>
      <w:r w:rsidR="007538A3">
        <w:rPr>
          <w:b/>
          <w:bCs/>
        </w:rPr>
        <w:t>:</w:t>
      </w:r>
      <w:r w:rsidRPr="009715A2">
        <w:rPr>
          <w:rFonts w:eastAsia="Times New Roman" w:cstheme="minorHAnsi"/>
          <w:color w:val="000000"/>
        </w:rPr>
        <w:t xml:space="preserve"> </w:t>
      </w:r>
      <w:r w:rsidR="00CB57CE">
        <w:rPr>
          <w:rFonts w:eastAsia="Times New Roman" w:cstheme="minorHAnsi"/>
          <w:color w:val="000000"/>
        </w:rPr>
        <w:t>Special (see description)</w:t>
      </w:r>
    </w:p>
    <w:p w14:paraId="3ACF5CD2" w14:textId="77777777" w:rsidR="009715A2" w:rsidRPr="009715A2" w:rsidRDefault="009715A2" w:rsidP="009715A2">
      <w:pPr>
        <w:contextualSpacing/>
        <w:rPr>
          <w:rFonts w:eastAsia="Times New Roman" w:cstheme="minorHAnsi"/>
          <w:color w:val="000000"/>
        </w:rPr>
      </w:pPr>
      <w:r w:rsidRPr="009715A2">
        <w:rPr>
          <w:rFonts w:eastAsia="Times New Roman" w:cstheme="minorHAnsi"/>
          <w:b/>
          <w:bCs/>
          <w:color w:val="000000"/>
        </w:rPr>
        <w:t>Range</w:t>
      </w:r>
      <w:r w:rsidR="007538A3">
        <w:rPr>
          <w:b/>
          <w:bCs/>
        </w:rPr>
        <w:t>:</w:t>
      </w:r>
      <w:r w:rsidRPr="009715A2">
        <w:rPr>
          <w:rFonts w:eastAsia="Times New Roman" w:cstheme="minorHAnsi"/>
          <w:color w:val="000000"/>
        </w:rPr>
        <w:t xml:space="preserve"> 30 feet</w:t>
      </w:r>
    </w:p>
    <w:p w14:paraId="4028A5A0" w14:textId="77777777" w:rsidR="009715A2" w:rsidRPr="009715A2" w:rsidRDefault="009715A2" w:rsidP="009715A2">
      <w:pPr>
        <w:contextualSpacing/>
        <w:rPr>
          <w:rFonts w:eastAsia="Times New Roman" w:cstheme="minorHAnsi"/>
          <w:color w:val="000000"/>
        </w:rPr>
      </w:pPr>
      <w:r w:rsidRPr="009715A2">
        <w:rPr>
          <w:rFonts w:eastAsia="Times New Roman" w:cstheme="minorHAnsi"/>
          <w:b/>
          <w:bCs/>
          <w:color w:val="000000"/>
        </w:rPr>
        <w:t>Components</w:t>
      </w:r>
      <w:r w:rsidR="007538A3">
        <w:rPr>
          <w:b/>
          <w:bCs/>
        </w:rPr>
        <w:t>:</w:t>
      </w:r>
      <w:r w:rsidRPr="009715A2">
        <w:rPr>
          <w:rFonts w:eastAsia="Times New Roman" w:cstheme="minorHAnsi"/>
          <w:color w:val="000000"/>
        </w:rPr>
        <w:t xml:space="preserve"> V, S</w:t>
      </w:r>
    </w:p>
    <w:p w14:paraId="7266D3F2" w14:textId="77777777" w:rsidR="009715A2" w:rsidRPr="009715A2" w:rsidRDefault="009715A2" w:rsidP="009715A2">
      <w:pPr>
        <w:contextualSpacing/>
        <w:rPr>
          <w:rFonts w:eastAsia="Times New Roman" w:cstheme="minorHAnsi"/>
          <w:color w:val="000000"/>
        </w:rPr>
      </w:pPr>
      <w:r w:rsidRPr="009715A2">
        <w:rPr>
          <w:rFonts w:eastAsia="Times New Roman" w:cstheme="minorHAnsi"/>
          <w:b/>
          <w:bCs/>
          <w:color w:val="000000"/>
        </w:rPr>
        <w:t>Duration</w:t>
      </w:r>
      <w:r w:rsidR="007538A3">
        <w:rPr>
          <w:b/>
          <w:bCs/>
        </w:rPr>
        <w:t>:</w:t>
      </w:r>
      <w:r w:rsidRPr="009715A2">
        <w:rPr>
          <w:rFonts w:eastAsia="Times New Roman" w:cstheme="minorHAnsi"/>
          <w:color w:val="000000"/>
        </w:rPr>
        <w:t xml:space="preserve"> Instantaneous, up to 1 minute (riding effects)</w:t>
      </w:r>
    </w:p>
    <w:p w14:paraId="6DDDEF89" w14:textId="77777777" w:rsidR="00CB57CE" w:rsidRDefault="009715A2" w:rsidP="00CB57CE">
      <w:pPr>
        <w:contextualSpacing/>
        <w:rPr>
          <w:rFonts w:eastAsia="Times New Roman" w:cstheme="minorHAnsi"/>
          <w:color w:val="000000"/>
        </w:rPr>
      </w:pPr>
      <w:r w:rsidRPr="009715A2">
        <w:rPr>
          <w:rFonts w:eastAsia="Times New Roman" w:cstheme="minorHAnsi"/>
          <w:color w:val="000000"/>
        </w:rPr>
        <w:t xml:space="preserve">Preparing this spell requires that you also prepare the </w:t>
      </w:r>
      <w:r w:rsidRPr="00CB57CE">
        <w:rPr>
          <w:rFonts w:eastAsia="Times New Roman" w:cstheme="minorHAnsi"/>
          <w:i/>
          <w:iCs/>
          <w:color w:val="000000"/>
        </w:rPr>
        <w:t>conjure</w:t>
      </w:r>
      <w:r w:rsidRPr="009715A2">
        <w:rPr>
          <w:rFonts w:eastAsia="Times New Roman" w:cstheme="minorHAnsi"/>
          <w:color w:val="000000"/>
        </w:rPr>
        <w:t xml:space="preserve"> spell. </w:t>
      </w:r>
      <w:r w:rsidR="00CB57CE">
        <w:rPr>
          <w:rFonts w:eastAsia="Times New Roman" w:cstheme="minorHAnsi"/>
          <w:color w:val="000000"/>
        </w:rPr>
        <w:t xml:space="preserve">By casting this spell, you allow the conjured creature to make one attack it can make. The action used by the creature to make the attack is the casting time of this spell. </w:t>
      </w:r>
    </w:p>
    <w:p w14:paraId="763B4816" w14:textId="77777777" w:rsidR="00CB57CE" w:rsidRDefault="00CB57CE" w:rsidP="00CB57CE">
      <w:pPr>
        <w:contextualSpacing/>
        <w:rPr>
          <w:rFonts w:eastAsia="Times New Roman" w:cstheme="minorHAnsi"/>
          <w:color w:val="000000"/>
        </w:rPr>
      </w:pPr>
      <w:r>
        <w:rPr>
          <w:rFonts w:eastAsia="Times New Roman" w:cstheme="minorHAnsi"/>
          <w:color w:val="000000"/>
        </w:rPr>
        <w:t xml:space="preserve">The creature does not fully manifest for this purpose, but lands its hit and fades away (such as appearing in a spectral version, and landing a slash or sword attack). </w:t>
      </w:r>
      <w:r w:rsidR="00F340A1">
        <w:rPr>
          <w:rFonts w:eastAsia="Times New Roman" w:cstheme="minorHAnsi"/>
          <w:color w:val="000000"/>
        </w:rPr>
        <w:t xml:space="preserve">The attack must be within 30 ft. or its original range </w:t>
      </w:r>
      <w:r w:rsidR="00F340A1">
        <w:rPr>
          <w:rFonts w:eastAsia="Times New Roman" w:cstheme="minorHAnsi"/>
          <w:color w:val="000000"/>
        </w:rPr>
        <w:lastRenderedPageBreak/>
        <w:t xml:space="preserve">(whichever you wish), and requires an attack roll by the creature or a saving throw by the targets (whichever is applicable). </w:t>
      </w:r>
    </w:p>
    <w:p w14:paraId="5B4974CB" w14:textId="77777777" w:rsidR="00F340A1" w:rsidRDefault="00F340A1" w:rsidP="00F340A1">
      <w:pPr>
        <w:contextualSpacing/>
        <w:rPr>
          <w:rFonts w:eastAsia="Times New Roman" w:cstheme="minorHAnsi"/>
          <w:color w:val="000000"/>
        </w:rPr>
      </w:pPr>
      <w:r>
        <w:rPr>
          <w:rFonts w:eastAsia="Times New Roman" w:cstheme="minorHAnsi"/>
          <w:color w:val="000000"/>
        </w:rPr>
        <w:t xml:space="preserve">The creature cannot use an ability that summons other creatures, but can otherwise use spell and spell-like abilities (such as a fire breath or a healing spell). </w:t>
      </w:r>
      <w:r w:rsidRPr="009715A2">
        <w:rPr>
          <w:rFonts w:eastAsia="Times New Roman" w:cstheme="minorHAnsi"/>
          <w:color w:val="000000"/>
        </w:rPr>
        <w:t>If the action done by the creature is limited in times it can be used (such as once/rest</w:t>
      </w:r>
      <w:r>
        <w:rPr>
          <w:rFonts w:eastAsia="Times New Roman" w:cstheme="minorHAnsi"/>
          <w:color w:val="000000"/>
        </w:rPr>
        <w:t xml:space="preserve"> or expends mana</w:t>
      </w:r>
      <w:r w:rsidRPr="009715A2">
        <w:rPr>
          <w:rFonts w:eastAsia="Times New Roman" w:cstheme="minorHAnsi"/>
          <w:color w:val="000000"/>
        </w:rPr>
        <w:t>), you retain the same limitations when you use this spell again</w:t>
      </w:r>
      <w:r>
        <w:rPr>
          <w:rFonts w:eastAsia="Times New Roman" w:cstheme="minorHAnsi"/>
          <w:color w:val="000000"/>
        </w:rPr>
        <w:t>, until the creature rests as normal</w:t>
      </w:r>
      <w:r w:rsidRPr="009715A2">
        <w:rPr>
          <w:rFonts w:eastAsia="Times New Roman" w:cstheme="minorHAnsi"/>
          <w:color w:val="000000"/>
        </w:rPr>
        <w:t>.</w:t>
      </w:r>
    </w:p>
    <w:p w14:paraId="2C1272E1" w14:textId="77777777" w:rsidR="009715A2" w:rsidRPr="009715A2" w:rsidRDefault="009715A2" w:rsidP="009715A2">
      <w:pPr>
        <w:contextualSpacing/>
        <w:rPr>
          <w:rFonts w:eastAsia="Times New Roman" w:cstheme="minorHAnsi"/>
          <w:color w:val="000000"/>
        </w:rPr>
      </w:pPr>
      <w:r w:rsidRPr="009715A2">
        <w:rPr>
          <w:rFonts w:eastAsia="Times New Roman" w:cstheme="minorHAnsi"/>
          <w:color w:val="000000"/>
        </w:rPr>
        <w:t xml:space="preserve">The manifestation can be attacked, but does not occupy a space (and can share the space of another creature). </w:t>
      </w:r>
    </w:p>
    <w:p w14:paraId="5ACDE120" w14:textId="77777777" w:rsidR="00F340A1" w:rsidRDefault="009715A2" w:rsidP="00F340A1">
      <w:pPr>
        <w:contextualSpacing/>
        <w:rPr>
          <w:rFonts w:eastAsia="Times New Roman" w:cstheme="minorHAnsi"/>
          <w:color w:val="000000"/>
        </w:rPr>
      </w:pPr>
      <w:r w:rsidRPr="009715A2">
        <w:rPr>
          <w:rFonts w:eastAsia="Times New Roman" w:cstheme="minorHAnsi"/>
          <w:color w:val="000000"/>
        </w:rPr>
        <w:t xml:space="preserve">If the action done by the creature has a duration (such as casting a spell), it fades after 1 minute, regardless of its original duration. </w:t>
      </w:r>
    </w:p>
    <w:p w14:paraId="27427C17" w14:textId="77777777" w:rsidR="009715A2" w:rsidRPr="009715A2" w:rsidRDefault="009715A2" w:rsidP="00F340A1">
      <w:pPr>
        <w:contextualSpacing/>
        <w:rPr>
          <w:rFonts w:eastAsia="Times New Roman" w:cstheme="minorHAnsi"/>
          <w:color w:val="000000"/>
        </w:rPr>
      </w:pPr>
      <w:r>
        <w:rPr>
          <w:rFonts w:eastAsia="Times New Roman" w:cstheme="minorHAnsi"/>
          <w:b/>
          <w:bCs/>
          <w:color w:val="000000"/>
        </w:rPr>
        <w:t xml:space="preserve">Heightened. </w:t>
      </w:r>
      <w:r>
        <w:rPr>
          <w:rFonts w:eastAsia="Times New Roman" w:cstheme="minorHAnsi"/>
          <w:color w:val="000000"/>
        </w:rPr>
        <w:t xml:space="preserve">This spell must be heightened to the same level of the </w:t>
      </w:r>
      <w:r w:rsidRPr="009715A2">
        <w:rPr>
          <w:rFonts w:eastAsia="Times New Roman" w:cstheme="minorHAnsi"/>
          <w:i/>
          <w:iCs/>
          <w:color w:val="000000"/>
        </w:rPr>
        <w:t>conjure</w:t>
      </w:r>
      <w:r>
        <w:rPr>
          <w:rFonts w:eastAsia="Times New Roman" w:cstheme="minorHAnsi"/>
          <w:color w:val="000000"/>
        </w:rPr>
        <w:t xml:space="preserve"> spell used.</w:t>
      </w:r>
    </w:p>
    <w:p w14:paraId="3C9F54AC" w14:textId="77777777" w:rsidR="009715A2" w:rsidRPr="0074426A" w:rsidRDefault="009715A2" w:rsidP="009E09BE">
      <w:pPr>
        <w:contextualSpacing/>
        <w:rPr>
          <w:rFonts w:eastAsia="Times New Roman" w:cstheme="minorHAnsi"/>
          <w:color w:val="000000"/>
        </w:rPr>
      </w:pPr>
    </w:p>
    <w:p w14:paraId="47802DEA" w14:textId="77777777" w:rsidR="00AB25EF" w:rsidRPr="00134BC3" w:rsidRDefault="00AB25EF">
      <w:pPr>
        <w:contextualSpacing/>
        <w:rPr>
          <w:rFonts w:eastAsia="Times New Roman" w:cstheme="minorHAnsi"/>
        </w:rPr>
      </w:pPr>
      <w:r w:rsidRPr="000D5DB5">
        <w:rPr>
          <w:rFonts w:eastAsia="Times New Roman" w:cstheme="minorHAnsi"/>
          <w:b/>
          <w:bCs/>
          <w:color w:val="000000"/>
        </w:rPr>
        <w:t>Corpse Explosion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2]</w:t>
      </w:r>
    </w:p>
    <w:p w14:paraId="1B6E4546"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p>
    <w:p w14:paraId="70644B0B"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color w:val="000000"/>
        </w:rPr>
        <w:t xml:space="preserve"> 1 bonus action</w:t>
      </w:r>
    </w:p>
    <w:p w14:paraId="529FE32D"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color w:val="000000"/>
        </w:rPr>
        <w:t xml:space="preserve"> 30 feet </w:t>
      </w:r>
    </w:p>
    <w:p w14:paraId="5ADB0AB1" w14:textId="77777777" w:rsidR="007A0074"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color w:val="000000"/>
        </w:rPr>
        <w:t xml:space="preserve"> S</w:t>
      </w:r>
    </w:p>
    <w:p w14:paraId="2035FDDF"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color w:val="000000"/>
        </w:rPr>
        <w:t xml:space="preserve"> Instantaneous</w:t>
      </w:r>
    </w:p>
    <w:p w14:paraId="5259181F" w14:textId="77777777" w:rsidR="00C276BF" w:rsidRDefault="00AB25EF" w:rsidP="00A45378">
      <w:pPr>
        <w:contextualSpacing/>
        <w:rPr>
          <w:rFonts w:eastAsia="Times New Roman" w:cstheme="minorHAnsi"/>
          <w:color w:val="000000"/>
        </w:rPr>
      </w:pPr>
      <w:r w:rsidRPr="000D5DB5">
        <w:rPr>
          <w:rFonts w:eastAsia="Times New Roman" w:cstheme="minorHAnsi"/>
          <w:color w:val="000000"/>
        </w:rPr>
        <w:t xml:space="preserve">You suffuse a nearby corpse </w:t>
      </w:r>
      <w:r w:rsidR="00B1533A" w:rsidRPr="000D5DB5">
        <w:rPr>
          <w:rFonts w:eastAsia="Times New Roman" w:cstheme="minorHAnsi"/>
          <w:color w:val="000000"/>
        </w:rPr>
        <w:t xml:space="preserve">or an undead creature that serves you (conjured, but not bonded) </w:t>
      </w:r>
      <w:r w:rsidRPr="000D5DB5">
        <w:rPr>
          <w:rFonts w:eastAsia="Times New Roman" w:cstheme="minorHAnsi"/>
          <w:color w:val="000000"/>
        </w:rPr>
        <w:t xml:space="preserve">with </w:t>
      </w:r>
      <w:r w:rsidR="009E7050" w:rsidRPr="000D5DB5">
        <w:rPr>
          <w:rFonts w:eastAsia="Times New Roman" w:cstheme="minorHAnsi"/>
          <w:color w:val="000000"/>
        </w:rPr>
        <w:t xml:space="preserve">unholy </w:t>
      </w:r>
      <w:r w:rsidRPr="000D5DB5">
        <w:rPr>
          <w:rFonts w:eastAsia="Times New Roman" w:cstheme="minorHAnsi"/>
          <w:color w:val="000000"/>
        </w:rPr>
        <w:t xml:space="preserve">energies, filling it with so much corruption that it explodes </w:t>
      </w:r>
      <w:r w:rsidR="00A45378">
        <w:rPr>
          <w:rFonts w:eastAsia="Times New Roman" w:cstheme="minorHAnsi"/>
          <w:color w:val="000000"/>
        </w:rPr>
        <w:t>in a 10-foot radius sphere</w:t>
      </w:r>
      <w:r w:rsidRPr="000D5DB5">
        <w:rPr>
          <w:rFonts w:eastAsia="Times New Roman" w:cstheme="minorHAnsi"/>
          <w:color w:val="000000"/>
        </w:rPr>
        <w:t xml:space="preserve">. </w:t>
      </w:r>
      <w:r w:rsidR="00A45378">
        <w:rPr>
          <w:rFonts w:eastAsia="Times New Roman" w:cstheme="minorHAnsi"/>
          <w:color w:val="000000"/>
        </w:rPr>
        <w:t>C</w:t>
      </w:r>
      <w:r w:rsidR="00C276BF">
        <w:rPr>
          <w:rFonts w:eastAsia="Times New Roman" w:cstheme="minorHAnsi"/>
          <w:color w:val="000000"/>
        </w:rPr>
        <w:t>reature</w:t>
      </w:r>
      <w:r w:rsidR="00A45378">
        <w:rPr>
          <w:rFonts w:eastAsia="Times New Roman" w:cstheme="minorHAnsi"/>
          <w:color w:val="000000"/>
        </w:rPr>
        <w:t>s</w:t>
      </w:r>
      <w:r w:rsidR="00C276BF">
        <w:rPr>
          <w:rFonts w:eastAsia="Times New Roman" w:cstheme="minorHAnsi"/>
          <w:color w:val="000000"/>
        </w:rPr>
        <w:t xml:space="preserve"> in the affected area can make an Agility saving throw. On a failed saving throw, they take 4d8</w:t>
      </w:r>
      <w:r w:rsidR="00C276BF" w:rsidRPr="000D5DB5">
        <w:rPr>
          <w:rFonts w:eastAsia="Times New Roman" w:cstheme="minorHAnsi"/>
          <w:color w:val="000000"/>
        </w:rPr>
        <w:t xml:space="preserve"> </w:t>
      </w:r>
      <w:r w:rsidR="00C276BF">
        <w:rPr>
          <w:rFonts w:eastAsia="Times New Roman" w:cstheme="minorHAnsi"/>
          <w:color w:val="000000"/>
        </w:rPr>
        <w:t>damage and are poisoned for one minute. The damage is half poison, and half shadow</w:t>
      </w:r>
      <w:r w:rsidR="00C276BF" w:rsidRPr="000D5DB5">
        <w:rPr>
          <w:rFonts w:eastAsia="Times New Roman" w:cstheme="minorHAnsi"/>
          <w:color w:val="000000"/>
        </w:rPr>
        <w:t>.</w:t>
      </w:r>
      <w:r w:rsidR="00C276BF">
        <w:rPr>
          <w:rFonts w:eastAsia="Times New Roman" w:cstheme="minorHAnsi"/>
          <w:color w:val="000000"/>
        </w:rPr>
        <w:t xml:space="preserve"> On a successful saving throw, they take half damage and are not poisoned.</w:t>
      </w:r>
    </w:p>
    <w:p w14:paraId="3EFF3B5F"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An exploded corpse is desecrated and difficult to raise</w:t>
      </w:r>
      <w:r w:rsidR="002853B2" w:rsidRPr="000D5DB5">
        <w:rPr>
          <w:rFonts w:eastAsia="Times New Roman" w:cstheme="minorHAnsi"/>
          <w:color w:val="000000"/>
        </w:rPr>
        <w:t xml:space="preserve"> or animate</w:t>
      </w:r>
      <w:r w:rsidRPr="000D5DB5">
        <w:rPr>
          <w:rFonts w:eastAsia="Times New Roman" w:cstheme="minorHAnsi"/>
          <w:color w:val="000000"/>
        </w:rPr>
        <w:t xml:space="preserve">, and requires that they be healed up to half the damage dealt by </w:t>
      </w:r>
      <w:r w:rsidRPr="000F09CE">
        <w:rPr>
          <w:rFonts w:eastAsia="Times New Roman" w:cstheme="minorHAnsi"/>
          <w:i/>
          <w:iCs/>
          <w:color w:val="000000"/>
        </w:rPr>
        <w:t>corpse explosion</w:t>
      </w:r>
      <w:r w:rsidRPr="000D5DB5">
        <w:rPr>
          <w:rFonts w:eastAsia="Times New Roman" w:cstheme="minorHAnsi"/>
          <w:color w:val="000000"/>
        </w:rPr>
        <w:t>. A corpse cannot be targeted more than once with the same spell.</w:t>
      </w:r>
    </w:p>
    <w:p w14:paraId="60958ABE"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You may deal an additional </w:t>
      </w:r>
      <w:r w:rsidR="00C276BF">
        <w:rPr>
          <w:rFonts w:eastAsia="Times New Roman" w:cstheme="minorHAnsi"/>
          <w:color w:val="000000"/>
        </w:rPr>
        <w:t>2</w:t>
      </w:r>
      <w:r w:rsidR="00C276BF" w:rsidRPr="000D5DB5">
        <w:rPr>
          <w:rFonts w:eastAsia="Times New Roman" w:cstheme="minorHAnsi"/>
          <w:color w:val="000000"/>
        </w:rPr>
        <w:t xml:space="preserve">d6 </w:t>
      </w:r>
      <w:r w:rsidRPr="000D5DB5">
        <w:rPr>
          <w:rFonts w:eastAsia="Times New Roman" w:cstheme="minorHAnsi"/>
          <w:color w:val="000000"/>
        </w:rPr>
        <w:t>damage</w:t>
      </w:r>
      <w:r w:rsidR="00D42338" w:rsidRPr="000D5DB5">
        <w:rPr>
          <w:rFonts w:eastAsia="Times New Roman" w:cstheme="minorHAnsi"/>
          <w:color w:val="000000"/>
        </w:rPr>
        <w:t xml:space="preserve"> per every spell level</w:t>
      </w:r>
      <w:r w:rsidR="00C276BF">
        <w:rPr>
          <w:rFonts w:eastAsia="Times New Roman" w:cstheme="minorHAnsi"/>
          <w:color w:val="000000"/>
        </w:rPr>
        <w:t xml:space="preserve"> above 2nd</w:t>
      </w:r>
      <w:r w:rsidRPr="000D5DB5">
        <w:rPr>
          <w:rFonts w:eastAsia="Times New Roman" w:cstheme="minorHAnsi"/>
          <w:color w:val="000000"/>
        </w:rPr>
        <w:t>.</w:t>
      </w:r>
    </w:p>
    <w:p w14:paraId="63F8960E" w14:textId="77777777" w:rsidR="007644ED" w:rsidRDefault="007644ED">
      <w:pPr>
        <w:contextualSpacing/>
        <w:rPr>
          <w:rFonts w:eastAsia="Times New Roman" w:cstheme="minorHAnsi"/>
        </w:rPr>
      </w:pPr>
    </w:p>
    <w:p w14:paraId="52A17AAA" w14:textId="77777777" w:rsidR="008558EA" w:rsidRPr="00134BC3" w:rsidRDefault="008558EA" w:rsidP="008558EA">
      <w:pPr>
        <w:contextualSpacing/>
        <w:rPr>
          <w:rFonts w:eastAsia="Times New Roman" w:cstheme="minorHAnsi"/>
        </w:rPr>
      </w:pPr>
      <w:r>
        <w:rPr>
          <w:rFonts w:eastAsia="Times New Roman" w:cstheme="minorHAnsi"/>
          <w:b/>
          <w:bCs/>
          <w:color w:val="000000"/>
        </w:rPr>
        <w:t>Counter Shot</w:t>
      </w:r>
      <w:r w:rsidRPr="000D5DB5">
        <w:rPr>
          <w:rFonts w:eastAsia="Times New Roman" w:cstheme="minorHAnsi"/>
          <w:b/>
          <w:bCs/>
          <w:color w:val="000000"/>
        </w:rPr>
        <w:t xml:space="preserve"> [level</w:t>
      </w:r>
      <w:r w:rsidRPr="000D5DB5" w:rsidDel="00324C75">
        <w:rPr>
          <w:rFonts w:eastAsia="Times New Roman" w:cstheme="minorHAnsi"/>
          <w:b/>
          <w:bCs/>
          <w:color w:val="000000"/>
        </w:rPr>
        <w:t xml:space="preserve"> </w:t>
      </w:r>
      <w:r>
        <w:rPr>
          <w:rFonts w:eastAsia="Times New Roman" w:cstheme="minorHAnsi"/>
          <w:b/>
          <w:bCs/>
          <w:color w:val="000000"/>
        </w:rPr>
        <w:t>1</w:t>
      </w:r>
      <w:r w:rsidRPr="000D5DB5">
        <w:rPr>
          <w:rFonts w:eastAsia="Times New Roman" w:cstheme="minorHAnsi"/>
          <w:b/>
          <w:bCs/>
          <w:color w:val="000000"/>
        </w:rPr>
        <w:t>]</w:t>
      </w:r>
    </w:p>
    <w:p w14:paraId="17EBB4F6" w14:textId="77777777" w:rsidR="008558EA" w:rsidRPr="00134BC3" w:rsidRDefault="008558EA" w:rsidP="008558EA">
      <w:pPr>
        <w:contextualSpacing/>
        <w:rPr>
          <w:rFonts w:eastAsia="Times New Roman" w:cstheme="minorHAnsi"/>
        </w:rPr>
      </w:pPr>
      <w:r>
        <w:rPr>
          <w:rFonts w:eastAsia="Times New Roman" w:cstheme="minorHAnsi"/>
          <w:color w:val="000000"/>
        </w:rPr>
        <w:t>Transmutation [shot]</w:t>
      </w:r>
    </w:p>
    <w:p w14:paraId="4889F5BE" w14:textId="77777777" w:rsidR="008558EA" w:rsidRPr="00134BC3" w:rsidRDefault="008558EA" w:rsidP="008558EA">
      <w:pPr>
        <w:contextualSpacing/>
        <w:rPr>
          <w:rFonts w:eastAsia="Times New Roman" w:cstheme="minorHAnsi"/>
        </w:rPr>
      </w:pPr>
      <w:r w:rsidRPr="000D5DB5">
        <w:rPr>
          <w:rFonts w:eastAsia="Times New Roman" w:cstheme="minorHAnsi"/>
          <w:b/>
          <w:bCs/>
          <w:color w:val="000000"/>
        </w:rPr>
        <w:lastRenderedPageBreak/>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reaction</w:t>
      </w:r>
    </w:p>
    <w:p w14:paraId="6FA55296" w14:textId="77777777" w:rsidR="008558EA" w:rsidRPr="00134BC3" w:rsidRDefault="008558EA" w:rsidP="008558EA">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Maximum range of ranged weapon</w:t>
      </w:r>
    </w:p>
    <w:p w14:paraId="345E3928" w14:textId="77777777" w:rsidR="008558EA" w:rsidRDefault="008558EA" w:rsidP="008558EA">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Pr>
          <w:rFonts w:eastAsia="Times New Roman" w:cstheme="minorHAnsi"/>
          <w:color w:val="000000"/>
        </w:rPr>
        <w:t>S, M</w:t>
      </w:r>
      <w:r w:rsidRPr="000D5DB5">
        <w:rPr>
          <w:rFonts w:eastAsia="Times New Roman" w:cstheme="minorHAnsi"/>
          <w:color w:val="000000"/>
        </w:rPr>
        <w:t xml:space="preserve"> (ranged weapon)</w:t>
      </w:r>
    </w:p>
    <w:p w14:paraId="1DC38654" w14:textId="77777777" w:rsidR="008558EA" w:rsidRPr="00134BC3" w:rsidRDefault="008558EA" w:rsidP="008558EA">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71051356" w14:textId="444115BE" w:rsidR="008558EA" w:rsidRPr="00134BC3" w:rsidRDefault="008558EA" w:rsidP="008558EA">
      <w:pPr>
        <w:contextualSpacing/>
        <w:rPr>
          <w:rFonts w:eastAsia="Times New Roman" w:cstheme="minorHAnsi"/>
        </w:rPr>
      </w:pPr>
      <w:r w:rsidRPr="00134BC3">
        <w:rPr>
          <w:rFonts w:eastAsia="Times New Roman" w:cstheme="minorHAnsi"/>
          <w:i/>
          <w:iCs/>
          <w:color w:val="000000"/>
        </w:rPr>
        <w:t>Reaction</w:t>
      </w:r>
      <w:r w:rsidRPr="000D5DB5">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A creature </w:t>
      </w:r>
      <w:r>
        <w:rPr>
          <w:rFonts w:eastAsia="Times New Roman" w:cstheme="minorHAnsi"/>
          <w:color w:val="000000"/>
        </w:rPr>
        <w:t>within range targets you with a ranged attack or casts a spell</w:t>
      </w:r>
      <w:ins w:id="5413" w:author="Admin" w:date="2022-04-18T23:50:00Z">
        <w:r w:rsidR="005F59AA">
          <w:rPr>
            <w:rFonts w:eastAsia="Times New Roman" w:cstheme="minorHAnsi"/>
            <w:color w:val="000000"/>
          </w:rPr>
          <w:t xml:space="preserve"> during their turn</w:t>
        </w:r>
      </w:ins>
      <w:r>
        <w:rPr>
          <w:rFonts w:eastAsia="Times New Roman" w:cstheme="minorHAnsi"/>
          <w:color w:val="000000"/>
        </w:rPr>
        <w:t>.</w:t>
      </w:r>
    </w:p>
    <w:p w14:paraId="6AC3CDBD" w14:textId="3F49B458" w:rsidR="008558EA" w:rsidRDefault="008558EA" w:rsidP="00583FCA">
      <w:pPr>
        <w:contextualSpacing/>
        <w:rPr>
          <w:rFonts w:eastAsia="Times New Roman" w:cstheme="minorHAnsi"/>
          <w:color w:val="000000"/>
        </w:rPr>
      </w:pPr>
      <w:r w:rsidRPr="000D5DB5">
        <w:rPr>
          <w:rFonts w:eastAsia="Times New Roman" w:cstheme="minorHAnsi"/>
          <w:color w:val="000000"/>
        </w:rPr>
        <w:t xml:space="preserve">Make a </w:t>
      </w:r>
      <w:r>
        <w:rPr>
          <w:rFonts w:eastAsia="Times New Roman" w:cstheme="minorHAnsi"/>
          <w:color w:val="000000"/>
        </w:rPr>
        <w:t xml:space="preserve">ranged </w:t>
      </w:r>
      <w:r w:rsidRPr="000D5DB5">
        <w:rPr>
          <w:rFonts w:eastAsia="Times New Roman" w:cstheme="minorHAnsi"/>
          <w:color w:val="000000"/>
        </w:rPr>
        <w:t>weapon attack roll</w:t>
      </w:r>
      <w:r>
        <w:rPr>
          <w:rFonts w:eastAsia="Times New Roman" w:cstheme="minorHAnsi"/>
          <w:color w:val="000000"/>
        </w:rPr>
        <w:t xml:space="preserve"> against the creature that provoked the counter shot</w:t>
      </w:r>
      <w:r w:rsidRPr="000D5DB5">
        <w:rPr>
          <w:rFonts w:eastAsia="Times New Roman" w:cstheme="minorHAnsi"/>
          <w:color w:val="000000"/>
        </w:rPr>
        <w:t xml:space="preserve">. </w:t>
      </w:r>
      <w:ins w:id="5414" w:author="Admin" w:date="2022-02-13T02:07:00Z">
        <w:r w:rsidR="00583FCA">
          <w:rPr>
            <w:rFonts w:eastAsia="Times New Roman" w:cstheme="minorHAnsi"/>
            <w:color w:val="000000"/>
          </w:rPr>
          <w:t xml:space="preserve">If the targeted creature was casting a spell, the </w:t>
        </w:r>
      </w:ins>
      <w:del w:id="5415" w:author="Admin" w:date="2022-02-13T02:07:00Z">
        <w:r w:rsidDel="00583FCA">
          <w:rPr>
            <w:rFonts w:eastAsia="Times New Roman" w:cstheme="minorHAnsi"/>
            <w:color w:val="000000"/>
          </w:rPr>
          <w:delText xml:space="preserve">The </w:delText>
        </w:r>
      </w:del>
      <w:r>
        <w:rPr>
          <w:rFonts w:eastAsia="Times New Roman" w:cstheme="minorHAnsi"/>
          <w:color w:val="000000"/>
        </w:rPr>
        <w:t xml:space="preserve">DC to concentrate on </w:t>
      </w:r>
      <w:del w:id="5416" w:author="Admin" w:date="2022-02-13T02:07:00Z">
        <w:r w:rsidDel="00583FCA">
          <w:rPr>
            <w:rFonts w:eastAsia="Times New Roman" w:cstheme="minorHAnsi"/>
            <w:color w:val="000000"/>
          </w:rPr>
          <w:delText xml:space="preserve">a </w:delText>
        </w:r>
      </w:del>
      <w:ins w:id="5417" w:author="Admin" w:date="2022-02-13T02:07:00Z">
        <w:r w:rsidR="00583FCA">
          <w:rPr>
            <w:rFonts w:eastAsia="Times New Roman" w:cstheme="minorHAnsi"/>
            <w:color w:val="000000"/>
          </w:rPr>
          <w:t xml:space="preserve">their </w:t>
        </w:r>
      </w:ins>
      <w:r>
        <w:rPr>
          <w:rFonts w:eastAsia="Times New Roman" w:cstheme="minorHAnsi"/>
          <w:color w:val="000000"/>
        </w:rPr>
        <w:t>spell is increased by 5 points from its normal DC.</w:t>
      </w:r>
    </w:p>
    <w:p w14:paraId="74B8C378" w14:textId="77777777" w:rsidR="008558EA" w:rsidRPr="008558EA" w:rsidRDefault="008558EA" w:rsidP="008558EA">
      <w:pPr>
        <w:contextualSpacing/>
        <w:rPr>
          <w:rFonts w:eastAsia="Times New Roman" w:cstheme="minorHAnsi"/>
          <w:color w:val="000000"/>
        </w:rPr>
      </w:pPr>
      <w:r>
        <w:rPr>
          <w:rFonts w:eastAsia="Times New Roman" w:cstheme="minorHAnsi"/>
          <w:i/>
          <w:iCs/>
          <w:color w:val="000000"/>
        </w:rPr>
        <w:t xml:space="preserve">Note. </w:t>
      </w:r>
      <w:r>
        <w:rPr>
          <w:rFonts w:eastAsia="Times New Roman" w:cstheme="minorHAnsi"/>
          <w:color w:val="000000"/>
        </w:rPr>
        <w:t>Unlike most shot and strike spells, this does not cost a bonus action, and costs a reaction instead.</w:t>
      </w:r>
    </w:p>
    <w:p w14:paraId="6F2FBD70" w14:textId="77777777" w:rsidR="008558EA" w:rsidRPr="00134BC3" w:rsidRDefault="008558EA">
      <w:pPr>
        <w:contextualSpacing/>
        <w:rPr>
          <w:rFonts w:eastAsia="Times New Roman" w:cstheme="minorHAnsi"/>
          <w:rtl/>
        </w:rPr>
      </w:pPr>
    </w:p>
    <w:p w14:paraId="158372CB" w14:textId="77777777" w:rsidR="00AB25EF" w:rsidRPr="00134BC3" w:rsidRDefault="00AB25EF">
      <w:pPr>
        <w:contextualSpacing/>
        <w:rPr>
          <w:rFonts w:eastAsia="Times New Roman" w:cstheme="minorHAnsi"/>
        </w:rPr>
      </w:pPr>
      <w:r w:rsidRPr="000D5DB5">
        <w:rPr>
          <w:rFonts w:eastAsia="Times New Roman" w:cstheme="minorHAnsi"/>
          <w:b/>
          <w:bCs/>
          <w:color w:val="000000"/>
        </w:rPr>
        <w:t>Cripple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5]</w:t>
      </w:r>
    </w:p>
    <w:p w14:paraId="6ED78805"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p>
    <w:p w14:paraId="5D8A2372"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color w:val="000000"/>
        </w:rPr>
        <w:t xml:space="preserve"> 1 action</w:t>
      </w:r>
    </w:p>
    <w:p w14:paraId="177EC188"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74D32E35" w14:textId="77777777" w:rsidR="007A0074"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color w:val="000000"/>
        </w:rPr>
        <w:t xml:space="preserve"> V, S</w:t>
      </w:r>
    </w:p>
    <w:p w14:paraId="64A0A31C"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019E4CC1" w14:textId="77777777" w:rsidR="00AB25EF" w:rsidRPr="00134BC3" w:rsidRDefault="00AB25EF">
      <w:pPr>
        <w:contextualSpacing/>
        <w:rPr>
          <w:rFonts w:eastAsia="Times New Roman" w:cstheme="minorHAnsi"/>
        </w:rPr>
      </w:pPr>
      <w:r w:rsidRPr="000D5DB5">
        <w:rPr>
          <w:rFonts w:eastAsia="Times New Roman" w:cstheme="minorHAnsi"/>
          <w:color w:val="000000"/>
        </w:rPr>
        <w:t>You cripple any living target within range. Make a ranged spell attack. On a success, the target takes -2 to AC and to Agility saving throws, can’t use its reactions, and may make either an action or a bonus action every turn (not both). Regardless of the creature’s abilities, it may only make one melee or ranged attack on its turn, and they deal only half damage with weapon attacks that use Strength or Agility.</w:t>
      </w:r>
    </w:p>
    <w:p w14:paraId="30F34AF3" w14:textId="77777777" w:rsidR="00AB25EF" w:rsidRPr="00134BC3" w:rsidRDefault="00AB25EF">
      <w:pPr>
        <w:contextualSpacing/>
        <w:rPr>
          <w:rFonts w:eastAsia="Times New Roman" w:cstheme="minorHAnsi"/>
          <w:color w:val="000000"/>
        </w:rPr>
      </w:pPr>
      <w:r w:rsidRPr="000D5DB5">
        <w:rPr>
          <w:rFonts w:eastAsia="Times New Roman" w:cstheme="minorHAnsi"/>
          <w:color w:val="000000"/>
        </w:rPr>
        <w:t>If the creature attempts to cast a spell with a casting time of 1 action, roll a d20. On an 11 or higher, the spell doesn’t take effect until the creature’s next turn, and the creature must use its action on that turn to complete the spell. If it can’t, the spell is wasted. At the end of each of the target’s turns, it can make a Stamina saving throw against the spell. On a success, the spell ends.</w:t>
      </w:r>
    </w:p>
    <w:p w14:paraId="008F2705" w14:textId="77777777" w:rsidR="007644ED" w:rsidRPr="000D5DB5" w:rsidRDefault="007644ED">
      <w:pPr>
        <w:contextualSpacing/>
        <w:rPr>
          <w:rFonts w:eastAsia="Times New Roman" w:cstheme="minorHAnsi"/>
        </w:rPr>
      </w:pPr>
    </w:p>
    <w:p w14:paraId="0ED8A886" w14:textId="77777777" w:rsidR="00731C26" w:rsidRPr="000D5DB5" w:rsidRDefault="00731C26">
      <w:pPr>
        <w:contextualSpacing/>
        <w:rPr>
          <w:rFonts w:eastAsia="Times New Roman" w:cstheme="minorHAnsi"/>
          <w:b/>
          <w:bCs/>
        </w:rPr>
      </w:pPr>
      <w:r w:rsidRPr="000D5DB5">
        <w:rPr>
          <w:rFonts w:eastAsia="Times New Roman" w:cstheme="minorHAnsi"/>
          <w:b/>
          <w:bCs/>
        </w:rPr>
        <w:t>Curse of Agony [</w:t>
      </w:r>
      <w:r w:rsidR="00185ACB" w:rsidRPr="000D5DB5">
        <w:rPr>
          <w:rFonts w:eastAsia="Times New Roman" w:cstheme="minorHAnsi"/>
          <w:b/>
          <w:bCs/>
          <w:color w:val="000000"/>
        </w:rPr>
        <w:t>level</w:t>
      </w:r>
      <w:r w:rsidR="00185ACB" w:rsidRPr="000D5DB5" w:rsidDel="00185ACB">
        <w:rPr>
          <w:rFonts w:eastAsia="Times New Roman" w:cstheme="minorHAnsi"/>
          <w:b/>
          <w:bCs/>
        </w:rPr>
        <w:t xml:space="preserve"> </w:t>
      </w:r>
      <w:r w:rsidRPr="000D5DB5">
        <w:rPr>
          <w:rFonts w:eastAsia="Times New Roman" w:cstheme="minorHAnsi"/>
          <w:b/>
          <w:bCs/>
        </w:rPr>
        <w:t>2]</w:t>
      </w:r>
    </w:p>
    <w:p w14:paraId="28C5D345" w14:textId="77777777" w:rsidR="00731C26" w:rsidRPr="00134BC3" w:rsidRDefault="00B53728">
      <w:pPr>
        <w:contextualSpacing/>
        <w:rPr>
          <w:rFonts w:eastAsia="Times New Roman" w:cstheme="minorHAnsi"/>
        </w:rPr>
      </w:pPr>
      <w:r w:rsidRPr="000D5DB5">
        <w:rPr>
          <w:rFonts w:eastAsia="Times New Roman" w:cstheme="minorHAnsi"/>
          <w:color w:val="000000"/>
        </w:rPr>
        <w:t xml:space="preserve">Necromancy </w:t>
      </w:r>
      <w:r w:rsidR="00CD07D6">
        <w:rPr>
          <w:rFonts w:eastAsia="Times New Roman" w:cstheme="minorHAnsi"/>
          <w:color w:val="000000"/>
        </w:rPr>
        <w:t>[sigil]</w:t>
      </w:r>
      <w:r w:rsidR="00737FCE" w:rsidRPr="000D5DB5">
        <w:rPr>
          <w:rFonts w:eastAsia="Times New Roman" w:cstheme="minorHAnsi"/>
          <w:color w:val="000000"/>
        </w:rPr>
        <w:t xml:space="preserve"> </w:t>
      </w:r>
      <w:r w:rsidR="00596088">
        <w:rPr>
          <w:rFonts w:eastAsia="Times New Roman" w:cstheme="minorHAnsi"/>
          <w:color w:val="000000"/>
        </w:rPr>
        <w:t>[curse]</w:t>
      </w:r>
    </w:p>
    <w:p w14:paraId="4846B656"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5BCDEAE4"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05B90B04" w14:textId="77777777" w:rsidR="00E42AF1" w:rsidRPr="00134BC3" w:rsidRDefault="00A07061">
      <w:pPr>
        <w:contextualSpacing/>
        <w:rPr>
          <w:rFonts w:eastAsia="Times New Roman" w:cstheme="minorHAnsi"/>
        </w:rPr>
      </w:pPr>
      <w:r>
        <w:rPr>
          <w:rFonts w:eastAsia="Times New Roman" w:cstheme="minorHAnsi"/>
          <w:b/>
          <w:bCs/>
          <w:color w:val="000000"/>
        </w:rPr>
        <w:t>Components</w:t>
      </w:r>
      <w:r w:rsidR="007538A3">
        <w:rPr>
          <w:b/>
          <w:bCs/>
        </w:rPr>
        <w:t>:</w:t>
      </w:r>
      <w:r>
        <w:rPr>
          <w:rFonts w:eastAsia="Times New Roman" w:cstheme="minorHAnsi"/>
          <w:b/>
          <w:bCs/>
          <w:color w:val="000000"/>
        </w:rPr>
        <w:t xml:space="preserve"> </w:t>
      </w:r>
      <w:r w:rsidRPr="001F25FA">
        <w:rPr>
          <w:rFonts w:eastAsia="Times New Roman" w:cstheme="minorHAnsi"/>
          <w:color w:val="000000"/>
        </w:rPr>
        <w:t>V, S</w:t>
      </w:r>
    </w:p>
    <w:p w14:paraId="26E8584B" w14:textId="77777777" w:rsidR="004F002B" w:rsidRPr="001E3FC3" w:rsidRDefault="004F002B" w:rsidP="004F002B">
      <w:pPr>
        <w:contextualSpacing/>
        <w:rPr>
          <w:ins w:id="5418" w:author="Admin" w:date="2021-04-30T16:43:00Z"/>
          <w:rFonts w:eastAsia="Times New Roman" w:cstheme="minorHAnsi"/>
          <w:color w:val="000000"/>
        </w:rPr>
      </w:pPr>
      <w:ins w:id="5419" w:author="Admin" w:date="2021-04-30T16:43:00Z">
        <w:r w:rsidRPr="001E3FC3">
          <w:rPr>
            <w:rFonts w:eastAsia="Times New Roman" w:cstheme="minorHAnsi"/>
            <w:b/>
            <w:bCs/>
            <w:color w:val="000000"/>
          </w:rPr>
          <w:t>Duration:</w:t>
        </w:r>
        <w:r>
          <w:rPr>
            <w:rFonts w:eastAsia="Times New Roman" w:cstheme="minorHAnsi"/>
            <w:color w:val="000000"/>
          </w:rPr>
          <w:t xml:space="preserve"> Instantaneous</w:t>
        </w:r>
      </w:ins>
      <w:ins w:id="5420" w:author="Admin" w:date="2021-04-30T21:56:00Z">
        <w:r w:rsidR="005F3C64">
          <w:rPr>
            <w:rFonts w:eastAsia="Times New Roman" w:cstheme="minorHAnsi"/>
            <w:color w:val="000000"/>
          </w:rPr>
          <w:t>,</w:t>
        </w:r>
      </w:ins>
      <w:ins w:id="5421" w:author="Admin" w:date="2021-04-30T16:43:00Z">
        <w:r>
          <w:rPr>
            <w:rFonts w:eastAsia="Times New Roman" w:cstheme="minorHAnsi"/>
            <w:color w:val="000000"/>
          </w:rPr>
          <w:t xml:space="preserve"> plus 3 rounds</w:t>
        </w:r>
      </w:ins>
    </w:p>
    <w:p w14:paraId="3A9005CB" w14:textId="77777777" w:rsidR="00731C26" w:rsidRPr="00134BC3" w:rsidDel="004F002B" w:rsidRDefault="00731C26">
      <w:pPr>
        <w:contextualSpacing/>
        <w:rPr>
          <w:del w:id="5422" w:author="Admin" w:date="2021-04-30T16:43:00Z"/>
          <w:rFonts w:eastAsia="Times New Roman" w:cstheme="minorHAnsi"/>
        </w:rPr>
      </w:pPr>
      <w:del w:id="5423" w:author="Admin" w:date="2021-04-30T16:43:00Z">
        <w:r w:rsidRPr="000D5DB5" w:rsidDel="004F002B">
          <w:rPr>
            <w:rFonts w:eastAsia="Times New Roman" w:cstheme="minorHAnsi"/>
            <w:b/>
            <w:bCs/>
            <w:color w:val="000000"/>
          </w:rPr>
          <w:delText>Duration</w:delText>
        </w:r>
        <w:r w:rsidR="007538A3" w:rsidDel="004F002B">
          <w:rPr>
            <w:b/>
            <w:bCs/>
          </w:rPr>
          <w:delText>:</w:delText>
        </w:r>
        <w:r w:rsidRPr="000D5DB5" w:rsidDel="004F002B">
          <w:rPr>
            <w:rFonts w:eastAsia="Times New Roman" w:cstheme="minorHAnsi"/>
            <w:b/>
            <w:bCs/>
            <w:color w:val="000000"/>
          </w:rPr>
          <w:delText xml:space="preserve"> </w:delText>
        </w:r>
        <w:r w:rsidR="00A173D6" w:rsidRPr="000D5DB5" w:rsidDel="004F002B">
          <w:rPr>
            <w:rFonts w:eastAsia="Times New Roman" w:cstheme="minorHAnsi"/>
            <w:color w:val="000000"/>
          </w:rPr>
          <w:delText xml:space="preserve">Up to </w:delText>
        </w:r>
        <w:r w:rsidR="002B1478" w:rsidRPr="000D5DB5" w:rsidDel="004F002B">
          <w:rPr>
            <w:rFonts w:eastAsia="Times New Roman" w:cstheme="minorHAnsi"/>
            <w:color w:val="000000"/>
          </w:rPr>
          <w:delText>1</w:delText>
        </w:r>
        <w:r w:rsidRPr="000D5DB5" w:rsidDel="004F002B">
          <w:rPr>
            <w:rFonts w:eastAsia="Times New Roman" w:cstheme="minorHAnsi"/>
            <w:color w:val="000000"/>
          </w:rPr>
          <w:delText xml:space="preserve"> minute</w:delText>
        </w:r>
      </w:del>
    </w:p>
    <w:p w14:paraId="423B20B3" w14:textId="36535A99" w:rsidR="0008540D" w:rsidRDefault="00A173D6" w:rsidP="000335B1">
      <w:pPr>
        <w:contextualSpacing/>
        <w:rPr>
          <w:rFonts w:eastAsia="Times New Roman" w:cstheme="minorHAnsi"/>
          <w:color w:val="000000"/>
        </w:rPr>
      </w:pPr>
      <w:r w:rsidRPr="000D5DB5">
        <w:rPr>
          <w:rFonts w:eastAsia="Times New Roman" w:cstheme="minorHAnsi"/>
          <w:color w:val="000000"/>
        </w:rPr>
        <w:lastRenderedPageBreak/>
        <w:t xml:space="preserve">You curse </w:t>
      </w:r>
      <w:r w:rsidR="008645A5">
        <w:rPr>
          <w:rFonts w:eastAsia="Times New Roman" w:cstheme="minorHAnsi"/>
          <w:color w:val="000000"/>
        </w:rPr>
        <w:t xml:space="preserve">one living </w:t>
      </w:r>
      <w:r w:rsidRPr="000D5DB5">
        <w:rPr>
          <w:rFonts w:eastAsia="Times New Roman" w:cstheme="minorHAnsi"/>
          <w:color w:val="000000"/>
        </w:rPr>
        <w:t xml:space="preserve">target </w:t>
      </w:r>
      <w:r w:rsidR="008645A5">
        <w:rPr>
          <w:rFonts w:eastAsia="Times New Roman" w:cstheme="minorHAnsi"/>
          <w:color w:val="000000"/>
        </w:rPr>
        <w:t xml:space="preserve">within range </w:t>
      </w:r>
      <w:r w:rsidRPr="000D5DB5">
        <w:rPr>
          <w:rFonts w:eastAsia="Times New Roman" w:cstheme="minorHAnsi"/>
          <w:color w:val="000000"/>
        </w:rPr>
        <w:t xml:space="preserve">with </w:t>
      </w:r>
      <w:r w:rsidR="008645A5">
        <w:rPr>
          <w:rFonts w:eastAsia="Times New Roman" w:cstheme="minorHAnsi"/>
          <w:color w:val="000000"/>
        </w:rPr>
        <w:t xml:space="preserve">searing </w:t>
      </w:r>
      <w:r w:rsidRPr="000D5DB5">
        <w:rPr>
          <w:rFonts w:eastAsia="Times New Roman" w:cstheme="minorHAnsi"/>
          <w:color w:val="000000"/>
        </w:rPr>
        <w:t xml:space="preserve">agony, </w:t>
      </w:r>
      <w:r w:rsidR="008645A5">
        <w:rPr>
          <w:rFonts w:eastAsia="Times New Roman" w:cstheme="minorHAnsi"/>
          <w:color w:val="000000"/>
        </w:rPr>
        <w:t>setting</w:t>
      </w:r>
      <w:r w:rsidR="008645A5" w:rsidRPr="000D5DB5">
        <w:rPr>
          <w:rFonts w:eastAsia="Times New Roman" w:cstheme="minorHAnsi"/>
          <w:color w:val="000000"/>
        </w:rPr>
        <w:t xml:space="preserve"> </w:t>
      </w:r>
      <w:r w:rsidRPr="000D5DB5">
        <w:rPr>
          <w:rFonts w:eastAsia="Times New Roman" w:cstheme="minorHAnsi"/>
          <w:color w:val="000000"/>
        </w:rPr>
        <w:t>their nervous system</w:t>
      </w:r>
      <w:r w:rsidR="008645A5">
        <w:rPr>
          <w:rFonts w:eastAsia="Times New Roman" w:cstheme="minorHAnsi"/>
          <w:color w:val="000000"/>
        </w:rPr>
        <w:t xml:space="preserve"> ablaze</w:t>
      </w:r>
      <w:r w:rsidRPr="000D5DB5">
        <w:rPr>
          <w:rFonts w:eastAsia="Times New Roman" w:cstheme="minorHAnsi"/>
          <w:color w:val="000000"/>
        </w:rPr>
        <w:t xml:space="preserve">. Make a ranged spell attack against the target. On a hit, the target suffers 2d4 fel damage. </w:t>
      </w:r>
      <w:ins w:id="5424" w:author="Admin" w:date="2021-04-30T16:43:00Z">
        <w:r w:rsidR="004F002B" w:rsidRPr="004F002B">
          <w:rPr>
            <w:rFonts w:eastAsia="Times New Roman" w:cstheme="minorHAnsi"/>
            <w:color w:val="000000"/>
          </w:rPr>
          <w:t>The sigil pulses at the start of your turn every round</w:t>
        </w:r>
      </w:ins>
      <w:ins w:id="5425" w:author="Admin" w:date="2021-04-30T21:55:00Z">
        <w:r w:rsidR="005F3C64">
          <w:rPr>
            <w:rFonts w:eastAsia="Times New Roman" w:cstheme="minorHAnsi"/>
            <w:color w:val="000000"/>
          </w:rPr>
          <w:t xml:space="preserve">, repeating the </w:t>
        </w:r>
      </w:ins>
      <w:ins w:id="5426" w:author="Admin" w:date="2022-04-18T23:40:00Z">
        <w:r w:rsidR="000335B1">
          <w:rPr>
            <w:rFonts w:eastAsia="Times New Roman" w:cstheme="minorHAnsi"/>
            <w:color w:val="000000"/>
          </w:rPr>
          <w:t xml:space="preserve">primary </w:t>
        </w:r>
      </w:ins>
      <w:ins w:id="5427" w:author="Admin" w:date="2021-04-30T21:55:00Z">
        <w:r w:rsidR="005F3C64">
          <w:rPr>
            <w:rFonts w:eastAsia="Times New Roman" w:cstheme="minorHAnsi"/>
            <w:color w:val="000000"/>
          </w:rPr>
          <w:t>effect</w:t>
        </w:r>
      </w:ins>
      <w:ins w:id="5428" w:author="Admin" w:date="2021-04-30T16:43:00Z">
        <w:r w:rsidR="004F002B">
          <w:rPr>
            <w:rFonts w:eastAsia="Times New Roman" w:cstheme="minorHAnsi"/>
            <w:color w:val="000000"/>
          </w:rPr>
          <w:t xml:space="preserve">. </w:t>
        </w:r>
      </w:ins>
      <w:del w:id="5429" w:author="Admin" w:date="2021-04-30T16:43:00Z">
        <w:r w:rsidR="0008540D" w:rsidRPr="000D5DB5" w:rsidDel="004F002B">
          <w:rPr>
            <w:rFonts w:eastAsia="Times New Roman" w:cstheme="minorHAnsi"/>
            <w:color w:val="000000"/>
          </w:rPr>
          <w:delText xml:space="preserve">At the beginning of every round, the </w:delText>
        </w:r>
        <w:r w:rsidR="0008540D" w:rsidDel="004F002B">
          <w:rPr>
            <w:rFonts w:eastAsia="Times New Roman" w:cstheme="minorHAnsi"/>
            <w:color w:val="000000"/>
          </w:rPr>
          <w:delText xml:space="preserve">caster </w:delText>
        </w:r>
        <w:r w:rsidR="0008540D" w:rsidRPr="000D5DB5" w:rsidDel="004F002B">
          <w:rPr>
            <w:rFonts w:eastAsia="Times New Roman" w:cstheme="minorHAnsi"/>
            <w:color w:val="000000"/>
          </w:rPr>
          <w:delText xml:space="preserve">must succeed on a </w:delText>
        </w:r>
        <w:r w:rsidR="00C276BF" w:rsidDel="004F002B">
          <w:rPr>
            <w:rFonts w:eastAsia="Times New Roman" w:cstheme="minorHAnsi"/>
            <w:color w:val="000000"/>
          </w:rPr>
          <w:delText xml:space="preserve">sigil </w:delText>
        </w:r>
        <w:r w:rsidR="0008540D" w:rsidDel="004F002B">
          <w:rPr>
            <w:rFonts w:eastAsia="Times New Roman" w:cstheme="minorHAnsi"/>
            <w:color w:val="000000"/>
          </w:rPr>
          <w:delText xml:space="preserve">roll to affect the target </w:delText>
        </w:r>
        <w:r w:rsidR="0008540D" w:rsidRPr="000D5DB5" w:rsidDel="004F002B">
          <w:rPr>
            <w:rFonts w:eastAsia="Times New Roman" w:cstheme="minorHAnsi"/>
            <w:color w:val="000000"/>
          </w:rPr>
          <w:delText xml:space="preserve">again. </w:delText>
        </w:r>
      </w:del>
    </w:p>
    <w:p w14:paraId="716258B4" w14:textId="77777777" w:rsidR="004F002B" w:rsidRDefault="0008540D" w:rsidP="00272CA8">
      <w:pPr>
        <w:contextualSpacing/>
        <w:rPr>
          <w:ins w:id="5430" w:author="Admin" w:date="2021-04-30T16:43:00Z"/>
          <w:rFonts w:eastAsia="Times New Roman" w:cstheme="minorHAnsi"/>
          <w:color w:val="000000"/>
        </w:rPr>
      </w:pPr>
      <w:r>
        <w:rPr>
          <w:rFonts w:eastAsia="Times New Roman" w:cstheme="minorHAnsi"/>
          <w:color w:val="000000"/>
        </w:rPr>
        <w:t>Also, s</w:t>
      </w:r>
      <w:r w:rsidR="00A173D6" w:rsidRPr="000D5DB5">
        <w:rPr>
          <w:rFonts w:eastAsia="Times New Roman" w:cstheme="minorHAnsi"/>
          <w:color w:val="000000"/>
        </w:rPr>
        <w:t>o long as the spell is active, the target is treated as if they gained a level of exhaustion for one round (even if they are normally immune to the condition</w:t>
      </w:r>
      <w:ins w:id="5431" w:author="Admin" w:date="2021-04-30T16:44:00Z">
        <w:r w:rsidR="004F002B">
          <w:rPr>
            <w:rFonts w:eastAsia="Times New Roman" w:cstheme="minorHAnsi"/>
            <w:color w:val="000000"/>
          </w:rPr>
          <w:t>, except if they are immune and are also constructs or undead</w:t>
        </w:r>
      </w:ins>
      <w:del w:id="5432" w:author="Admin" w:date="2021-04-30T16:43:00Z">
        <w:r w:rsidR="00A173D6" w:rsidRPr="000D5DB5" w:rsidDel="004F002B">
          <w:rPr>
            <w:rFonts w:eastAsia="Times New Roman" w:cstheme="minorHAnsi"/>
            <w:color w:val="000000"/>
          </w:rPr>
          <w:delText>, so long as they are living</w:delText>
        </w:r>
      </w:del>
      <w:r w:rsidR="00A173D6" w:rsidRPr="000D5DB5">
        <w:rPr>
          <w:rFonts w:eastAsia="Times New Roman" w:cstheme="minorHAnsi"/>
          <w:color w:val="000000"/>
        </w:rPr>
        <w:t xml:space="preserve">) until the beginning of their </w:t>
      </w:r>
      <w:r w:rsidR="005B6B02" w:rsidRPr="000D5DB5">
        <w:rPr>
          <w:rFonts w:eastAsia="Times New Roman" w:cstheme="minorHAnsi"/>
          <w:color w:val="000000"/>
        </w:rPr>
        <w:t xml:space="preserve">turn in the </w:t>
      </w:r>
      <w:r w:rsidR="00A173D6" w:rsidRPr="000D5DB5">
        <w:rPr>
          <w:rFonts w:eastAsia="Times New Roman" w:cstheme="minorHAnsi"/>
          <w:color w:val="000000"/>
        </w:rPr>
        <w:t>next round</w:t>
      </w:r>
      <w:del w:id="5433" w:author="Admin" w:date="2021-04-30T16:44:00Z">
        <w:r w:rsidR="00A173D6" w:rsidRPr="000D5DB5" w:rsidDel="004F002B">
          <w:rPr>
            <w:rFonts w:eastAsia="Times New Roman" w:cstheme="minorHAnsi"/>
            <w:color w:val="000000"/>
          </w:rPr>
          <w:delText xml:space="preserve">. </w:delText>
        </w:r>
      </w:del>
      <w:ins w:id="5434" w:author="Admin" w:date="2021-04-30T16:44:00Z">
        <w:r w:rsidR="004F002B">
          <w:rPr>
            <w:rFonts w:eastAsia="Times New Roman" w:cstheme="minorHAnsi"/>
            <w:color w:val="000000"/>
          </w:rPr>
          <w:t xml:space="preserve">. </w:t>
        </w:r>
      </w:ins>
    </w:p>
    <w:p w14:paraId="64F1DDE3" w14:textId="77777777" w:rsidR="00A173D6" w:rsidRPr="000D5DB5" w:rsidRDefault="00A173D6">
      <w:pPr>
        <w:contextualSpacing/>
        <w:rPr>
          <w:rFonts w:eastAsia="Times New Roman" w:cstheme="minorHAnsi"/>
          <w:color w:val="000000"/>
        </w:rPr>
      </w:pPr>
      <w:r w:rsidRPr="000D5DB5">
        <w:rPr>
          <w:rFonts w:eastAsia="Times New Roman" w:cstheme="minorHAnsi"/>
          <w:color w:val="000000"/>
        </w:rPr>
        <w:t>If the ranged spell attack misses, the spell deals half the initial damage and has no other effect.</w:t>
      </w:r>
    </w:p>
    <w:p w14:paraId="2DDA27E8" w14:textId="77777777" w:rsidR="00A173D6" w:rsidRPr="000D5DB5" w:rsidRDefault="00A173D6">
      <w:pPr>
        <w:contextualSpacing/>
        <w:rPr>
          <w:rFonts w:eastAsia="Times New Roman" w:cstheme="minorHAnsi"/>
          <w:color w:val="000000"/>
        </w:rPr>
      </w:pPr>
      <w:r w:rsidRPr="00134BC3">
        <w:rPr>
          <w:rFonts w:eastAsia="Times New Roman" w:cstheme="minorHAnsi"/>
          <w:b/>
          <w:bCs/>
          <w:color w:val="000000"/>
        </w:rPr>
        <w:t>Heightened.</w:t>
      </w:r>
      <w:r w:rsidRPr="000D5DB5">
        <w:rPr>
          <w:rFonts w:eastAsia="Times New Roman" w:cstheme="minorHAnsi"/>
          <w:color w:val="000000"/>
        </w:rPr>
        <w:t xml:space="preserve"> The damage increases by one dice per every level above 2nd. </w:t>
      </w:r>
    </w:p>
    <w:p w14:paraId="2539ABFA" w14:textId="77777777" w:rsidR="00A173D6" w:rsidRPr="000D5DB5" w:rsidRDefault="00A173D6" w:rsidP="00272CA8">
      <w:pPr>
        <w:contextualSpacing/>
        <w:rPr>
          <w:rFonts w:eastAsia="Times New Roman" w:cstheme="minorHAnsi"/>
          <w:color w:val="000000"/>
        </w:rPr>
      </w:pPr>
      <w:r w:rsidRPr="00134BC3">
        <w:rPr>
          <w:rFonts w:eastAsia="Times New Roman" w:cstheme="minorHAnsi"/>
          <w:i/>
          <w:iCs/>
          <w:color w:val="000000"/>
        </w:rPr>
        <w:t>Special.</w:t>
      </w:r>
      <w:r w:rsidRPr="000D5DB5">
        <w:rPr>
          <w:rFonts w:eastAsia="Times New Roman" w:cstheme="minorHAnsi"/>
          <w:color w:val="000000"/>
        </w:rPr>
        <w:t xml:space="preserve"> </w:t>
      </w:r>
      <w:r w:rsidR="00C276BF">
        <w:rPr>
          <w:rFonts w:eastAsia="Times New Roman" w:cstheme="minorHAnsi"/>
          <w:color w:val="000000"/>
        </w:rPr>
        <w:t>Whenever the sigil roll succeeds, the target takes 1d4 additional damage the next round</w:t>
      </w:r>
      <w:del w:id="5435" w:author="Admin" w:date="2021-04-30T16:44:00Z">
        <w:r w:rsidR="00C276BF" w:rsidDel="004F002B">
          <w:rPr>
            <w:rFonts w:eastAsia="Times New Roman" w:cstheme="minorHAnsi"/>
            <w:color w:val="000000"/>
          </w:rPr>
          <w:delText xml:space="preserve">. </w:delText>
        </w:r>
        <w:r w:rsidR="005F2BD2" w:rsidDel="004F002B">
          <w:rPr>
            <w:rFonts w:eastAsia="Times New Roman" w:cstheme="minorHAnsi"/>
            <w:color w:val="000000"/>
          </w:rPr>
          <w:delText>This stacks up to a number of d4s equal to the spell level</w:delText>
        </w:r>
      </w:del>
      <w:ins w:id="5436" w:author="Admin" w:date="2021-04-30T16:44:00Z">
        <w:r w:rsidR="004F002B">
          <w:rPr>
            <w:rFonts w:eastAsia="Times New Roman" w:cstheme="minorHAnsi"/>
            <w:color w:val="000000"/>
          </w:rPr>
          <w:t>, up to 50% extra damage dice</w:t>
        </w:r>
      </w:ins>
      <w:r w:rsidR="005F2BD2">
        <w:rPr>
          <w:rFonts w:eastAsia="Times New Roman" w:cstheme="minorHAnsi"/>
          <w:color w:val="000000"/>
        </w:rPr>
        <w:t xml:space="preserve">. </w:t>
      </w:r>
    </w:p>
    <w:p w14:paraId="30874E3E" w14:textId="77777777" w:rsidR="00731C26" w:rsidRPr="00134BC3" w:rsidRDefault="00731C26">
      <w:pPr>
        <w:contextualSpacing/>
        <w:rPr>
          <w:rFonts w:eastAsia="Times New Roman" w:cstheme="minorHAnsi"/>
        </w:rPr>
      </w:pPr>
    </w:p>
    <w:p w14:paraId="51D171BF" w14:textId="77777777" w:rsidR="00256A2D" w:rsidRPr="00C81ED8" w:rsidRDefault="00256A2D" w:rsidP="00256A2D">
      <w:r w:rsidRPr="00C81ED8">
        <w:rPr>
          <w:b/>
          <w:bCs/>
        </w:rPr>
        <w:t>Crusader Aura [level 3]</w:t>
      </w:r>
    </w:p>
    <w:p w14:paraId="6B058254" w14:textId="77777777" w:rsidR="00256A2D" w:rsidRPr="00C81ED8" w:rsidRDefault="00256A2D" w:rsidP="00256A2D">
      <w:r w:rsidRPr="00C81ED8">
        <w:t>Abjuration [aura]</w:t>
      </w:r>
    </w:p>
    <w:p w14:paraId="4D65B777" w14:textId="77777777" w:rsidR="00256A2D" w:rsidRPr="00C81ED8" w:rsidRDefault="00256A2D" w:rsidP="00256A2D">
      <w:r w:rsidRPr="00C81ED8">
        <w:rPr>
          <w:b/>
          <w:bCs/>
        </w:rPr>
        <w:t>Casting Time</w:t>
      </w:r>
      <w:r w:rsidR="007538A3">
        <w:rPr>
          <w:b/>
          <w:bCs/>
        </w:rPr>
        <w:t>:</w:t>
      </w:r>
      <w:r w:rsidRPr="00C81ED8">
        <w:t xml:space="preserve"> 1 bonus action</w:t>
      </w:r>
    </w:p>
    <w:p w14:paraId="523C403F" w14:textId="77777777" w:rsidR="00256A2D" w:rsidRPr="00C81ED8" w:rsidRDefault="00256A2D" w:rsidP="00256A2D">
      <w:r w:rsidRPr="00C81ED8">
        <w:rPr>
          <w:b/>
          <w:bCs/>
        </w:rPr>
        <w:t>Range</w:t>
      </w:r>
      <w:r w:rsidR="007538A3">
        <w:rPr>
          <w:b/>
          <w:bCs/>
        </w:rPr>
        <w:t>:</w:t>
      </w:r>
      <w:r w:rsidRPr="00C81ED8">
        <w:t xml:space="preserve"> Self (15-foot radius)</w:t>
      </w:r>
    </w:p>
    <w:p w14:paraId="6C799FEE" w14:textId="77777777" w:rsidR="00256A2D" w:rsidRPr="00C81ED8" w:rsidRDefault="00256A2D" w:rsidP="00256A2D">
      <w:r w:rsidRPr="00C81ED8">
        <w:rPr>
          <w:b/>
          <w:bCs/>
        </w:rPr>
        <w:t>Components</w:t>
      </w:r>
      <w:r w:rsidR="007538A3">
        <w:rPr>
          <w:b/>
          <w:bCs/>
        </w:rPr>
        <w:t>:</w:t>
      </w:r>
      <w:r w:rsidRPr="00C81ED8">
        <w:t xml:space="preserve"> V</w:t>
      </w:r>
    </w:p>
    <w:p w14:paraId="10F94EA5" w14:textId="53ACDC0E" w:rsidR="00256A2D" w:rsidRPr="00C81ED8" w:rsidRDefault="00256A2D">
      <w:r w:rsidRPr="00C81ED8">
        <w:rPr>
          <w:b/>
          <w:bCs/>
        </w:rPr>
        <w:t>Duration</w:t>
      </w:r>
      <w:r w:rsidR="007538A3">
        <w:rPr>
          <w:b/>
          <w:bCs/>
        </w:rPr>
        <w:t>:</w:t>
      </w:r>
      <w:r w:rsidRPr="00C81ED8">
        <w:t xml:space="preserve"> </w:t>
      </w:r>
      <w:del w:id="5437" w:author="Admin" w:date="2021-11-17T19:47:00Z">
        <w:r w:rsidRPr="00C81ED8" w:rsidDel="0087615D">
          <w:delText xml:space="preserve">Concentration (partial), up to </w:delText>
        </w:r>
      </w:del>
      <w:r w:rsidRPr="00C81ED8">
        <w:t>1 hour</w:t>
      </w:r>
    </w:p>
    <w:p w14:paraId="474ADA0C" w14:textId="1D207C73" w:rsidR="00256A2D" w:rsidRPr="00C81ED8" w:rsidRDefault="00256A2D">
      <w:r w:rsidRPr="00C81ED8">
        <w:t>Invigorating energies radiate from you in an aura with a 15-foot radius</w:t>
      </w:r>
      <w:ins w:id="5438" w:author="Admin" w:date="2021-11-17T19:48:00Z">
        <w:r w:rsidR="0087615D">
          <w:t xml:space="preserve"> centered on you</w:t>
        </w:r>
      </w:ins>
      <w:r w:rsidRPr="00C81ED8">
        <w:t xml:space="preserve">. </w:t>
      </w:r>
      <w:del w:id="5439" w:author="Admin" w:date="2021-11-17T19:48:00Z">
        <w:r w:rsidRPr="00C81ED8" w:rsidDel="0087615D">
          <w:delText xml:space="preserve">Until the spell ends, the aura moves with you, centered on you. </w:delText>
        </w:r>
      </w:del>
      <w:r w:rsidRPr="00C81ED8">
        <w:t xml:space="preserve">All allied creatures within the aura’s range increase their movement speed by 10 feet, and </w:t>
      </w:r>
      <w:r>
        <w:t xml:space="preserve">are </w:t>
      </w:r>
      <w:r w:rsidRPr="00C81ED8">
        <w:t xml:space="preserve">automatically </w:t>
      </w:r>
      <w:r>
        <w:t xml:space="preserve">stabilized </w:t>
      </w:r>
      <w:r w:rsidRPr="00C81ED8">
        <w:t xml:space="preserve">when reduced to 0 hit points. </w:t>
      </w:r>
    </w:p>
    <w:p w14:paraId="1D9BCA7D" w14:textId="77777777" w:rsidR="00256A2D" w:rsidRPr="00C81ED8" w:rsidRDefault="00256A2D" w:rsidP="00607083">
      <w:r w:rsidRPr="007E6A3B">
        <w:rPr>
          <w:i/>
          <w:iCs/>
          <w:rPrChange w:id="5440" w:author="Admin" w:date="2022-01-22T16:01:00Z">
            <w:rPr>
              <w:b/>
              <w:bCs/>
            </w:rPr>
          </w:rPrChange>
        </w:rPr>
        <w:t>Aura Spike.</w:t>
      </w:r>
      <w:r>
        <w:rPr>
          <w:b/>
          <w:bCs/>
        </w:rPr>
        <w:t xml:space="preserve"> </w:t>
      </w:r>
      <w:r>
        <w:t xml:space="preserve">Causing this aura to spike allows you designate any </w:t>
      </w:r>
      <w:r w:rsidRPr="00C81ED8">
        <w:t xml:space="preserve">number of creatures in your aura that have been reduced to 0 hit points and stabilized, and heal them all 1 hit point. This healing does not affect undead or constructs. </w:t>
      </w:r>
    </w:p>
    <w:p w14:paraId="7CB3E5DD" w14:textId="77777777" w:rsidR="00256A2D" w:rsidRDefault="00256A2D" w:rsidP="00256A2D">
      <w:r w:rsidRPr="00C81ED8">
        <w:rPr>
          <w:i/>
          <w:iCs/>
        </w:rPr>
        <w:lastRenderedPageBreak/>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u</w:t>
      </w:r>
      <w:r w:rsidRPr="0021291A">
        <w:rPr>
          <w:i/>
          <w:iCs/>
        </w:rPr>
        <w:t xml:space="preserve">nholy </w:t>
      </w:r>
      <w:r w:rsidR="0021291A" w:rsidRPr="0021291A">
        <w:rPr>
          <w:i/>
          <w:iCs/>
        </w:rPr>
        <w:t>a</w:t>
      </w:r>
      <w:r w:rsidRPr="0021291A">
        <w:rPr>
          <w:i/>
          <w:iCs/>
        </w:rPr>
        <w:t>ura</w:t>
      </w:r>
      <w:r w:rsidRPr="00C81ED8">
        <w:t xml:space="preserve"> spell. </w:t>
      </w:r>
    </w:p>
    <w:p w14:paraId="1C8641EE" w14:textId="77777777" w:rsidR="00256A2D" w:rsidRPr="00C81ED8" w:rsidRDefault="00256A2D" w:rsidP="00256A2D"/>
    <w:p w14:paraId="659BF7A3" w14:textId="77777777" w:rsidR="006735B9" w:rsidRPr="00134BC3" w:rsidRDefault="006735B9">
      <w:pPr>
        <w:contextualSpacing/>
        <w:rPr>
          <w:rFonts w:eastAsia="Times New Roman" w:cstheme="minorHAnsi"/>
        </w:rPr>
      </w:pPr>
      <w:r w:rsidRPr="000D5DB5">
        <w:rPr>
          <w:rFonts w:eastAsia="Times New Roman" w:cstheme="minorHAnsi"/>
          <w:b/>
          <w:bCs/>
          <w:color w:val="000000"/>
        </w:rPr>
        <w:t>Curse of Shadows [level</w:t>
      </w:r>
      <w:r w:rsidRPr="000D5DB5" w:rsidDel="00185ACB">
        <w:rPr>
          <w:rFonts w:eastAsia="Times New Roman" w:cstheme="minorHAnsi"/>
          <w:b/>
          <w:bCs/>
          <w:color w:val="000000"/>
        </w:rPr>
        <w:t xml:space="preserve"> </w:t>
      </w:r>
      <w:r w:rsidRPr="000D5DB5">
        <w:rPr>
          <w:rFonts w:eastAsia="Times New Roman" w:cstheme="minorHAnsi"/>
          <w:b/>
          <w:bCs/>
          <w:color w:val="000000"/>
        </w:rPr>
        <w:t>5]</w:t>
      </w:r>
    </w:p>
    <w:p w14:paraId="2B78208D" w14:textId="77777777" w:rsidR="006735B9" w:rsidRPr="00134BC3" w:rsidRDefault="006735B9">
      <w:pPr>
        <w:contextualSpacing/>
        <w:rPr>
          <w:rFonts w:eastAsia="Times New Roman" w:cstheme="minorHAnsi"/>
        </w:rPr>
      </w:pPr>
      <w:r w:rsidRPr="000D5DB5">
        <w:rPr>
          <w:rFonts w:eastAsia="Times New Roman" w:cstheme="minorHAnsi"/>
          <w:color w:val="000000"/>
        </w:rPr>
        <w:t>Necromancy</w:t>
      </w:r>
      <w:r w:rsidRPr="000D5DB5" w:rsidDel="00B53728">
        <w:rPr>
          <w:rFonts w:eastAsia="Times New Roman" w:cstheme="minorHAnsi"/>
          <w:color w:val="000000"/>
        </w:rPr>
        <w:t xml:space="preserve"> </w:t>
      </w:r>
      <w:r w:rsidR="00596088">
        <w:rPr>
          <w:rFonts w:eastAsia="Times New Roman" w:cstheme="minorHAnsi"/>
          <w:color w:val="000000"/>
        </w:rPr>
        <w:t>[curse]</w:t>
      </w:r>
    </w:p>
    <w:p w14:paraId="3A85901F" w14:textId="77777777" w:rsidR="006735B9" w:rsidRPr="00134BC3" w:rsidRDefault="006735B9">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30F6D95E" w14:textId="77777777" w:rsidR="006735B9" w:rsidRPr="00134BC3" w:rsidRDefault="006735B9">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08FDB867" w14:textId="77777777" w:rsidR="007A0074" w:rsidRPr="00325A13" w:rsidRDefault="007A0074">
      <w:pPr>
        <w:contextualSpacing/>
        <w:rPr>
          <w:rFonts w:eastAsia="Times New Roman" w:cstheme="minorHAnsi"/>
          <w:color w:val="000000"/>
        </w:rPr>
      </w:pPr>
      <w:r>
        <w:rPr>
          <w:rFonts w:eastAsia="Times New Roman" w:cstheme="minorHAnsi"/>
          <w:b/>
          <w:bCs/>
          <w:color w:val="000000"/>
        </w:rPr>
        <w:t>Components</w:t>
      </w:r>
      <w:r w:rsidR="007538A3">
        <w:rPr>
          <w:b/>
          <w:bCs/>
        </w:rPr>
        <w:t>:</w:t>
      </w:r>
      <w:r>
        <w:rPr>
          <w:rFonts w:eastAsia="Times New Roman" w:cstheme="minorHAnsi"/>
          <w:color w:val="000000"/>
        </w:rPr>
        <w:t xml:space="preserve"> V, S</w:t>
      </w:r>
    </w:p>
    <w:p w14:paraId="08980550" w14:textId="77777777" w:rsidR="006735B9" w:rsidRPr="00134BC3" w:rsidRDefault="006735B9">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hour</w:t>
      </w:r>
    </w:p>
    <w:p w14:paraId="4B1082E3" w14:textId="77777777" w:rsidR="006735B9" w:rsidRPr="000D5DB5" w:rsidRDefault="006735B9">
      <w:pPr>
        <w:contextualSpacing/>
        <w:rPr>
          <w:rFonts w:eastAsia="Times New Roman" w:cstheme="minorHAnsi"/>
          <w:color w:val="000000"/>
        </w:rPr>
      </w:pPr>
      <w:r w:rsidRPr="000D5DB5">
        <w:rPr>
          <w:rFonts w:eastAsia="Times New Roman" w:cstheme="minorHAnsi"/>
          <w:color w:val="000000"/>
        </w:rPr>
        <w:t>Upon casting this spell, you must succeed on a ranged touch attack to affect a target</w:t>
      </w:r>
      <w:r w:rsidR="008645A5">
        <w:rPr>
          <w:rFonts w:eastAsia="Times New Roman" w:cstheme="minorHAnsi"/>
          <w:color w:val="000000"/>
        </w:rPr>
        <w:t xml:space="preserve"> within range</w:t>
      </w:r>
      <w:r w:rsidRPr="000D5DB5">
        <w:rPr>
          <w:rFonts w:eastAsia="Times New Roman" w:cstheme="minorHAnsi"/>
          <w:color w:val="000000"/>
        </w:rPr>
        <w:t xml:space="preserve">. On a successful hit, you may curse them with the inability to quickly heal. The target receives only half (-50%) the normal amount of healing from spells and effects that restore hit points. This includes regeneration and similar effects, doubling the duration between healing (alternatively, halving the healing gained). </w:t>
      </w:r>
    </w:p>
    <w:p w14:paraId="537A1A7A" w14:textId="77777777" w:rsidR="006735B9" w:rsidRPr="00134BC3" w:rsidRDefault="006735B9">
      <w:pPr>
        <w:contextualSpacing/>
        <w:rPr>
          <w:rFonts w:eastAsia="Times New Roman" w:cstheme="minorHAnsi"/>
        </w:rPr>
      </w:pPr>
      <w:r w:rsidRPr="000D5DB5">
        <w:rPr>
          <w:rFonts w:eastAsia="Times New Roman" w:cstheme="minorHAnsi"/>
          <w:color w:val="000000"/>
        </w:rPr>
        <w:t xml:space="preserve">Alternatively, this spell can weaken the target’s mana restoration, affecting mana points instead. </w:t>
      </w:r>
    </w:p>
    <w:p w14:paraId="0E569643" w14:textId="77777777" w:rsidR="006735B9" w:rsidRPr="00134BC3" w:rsidRDefault="006735B9">
      <w:pPr>
        <w:contextualSpacing/>
        <w:rPr>
          <w:rFonts w:eastAsia="Times New Roman" w:cstheme="minorHAnsi"/>
        </w:rPr>
      </w:pPr>
    </w:p>
    <w:p w14:paraId="2ACF36F2" w14:textId="77777777" w:rsidR="00AB25EF" w:rsidRPr="00134BC3" w:rsidRDefault="00AB25EF">
      <w:pPr>
        <w:contextualSpacing/>
        <w:rPr>
          <w:rFonts w:eastAsia="Times New Roman" w:cstheme="minorHAnsi"/>
        </w:rPr>
      </w:pPr>
      <w:r w:rsidRPr="000D5DB5">
        <w:rPr>
          <w:rFonts w:eastAsia="Times New Roman" w:cstheme="minorHAnsi"/>
          <w:b/>
          <w:bCs/>
          <w:color w:val="000000"/>
        </w:rPr>
        <w:t>Curse of Tongues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3]</w:t>
      </w:r>
    </w:p>
    <w:p w14:paraId="6A7BBB00" w14:textId="77777777" w:rsidR="00AB25EF" w:rsidRPr="00134BC3" w:rsidRDefault="00B53728">
      <w:pPr>
        <w:contextualSpacing/>
        <w:rPr>
          <w:rFonts w:eastAsia="Times New Roman" w:cstheme="minorHAnsi"/>
        </w:rPr>
      </w:pPr>
      <w:r w:rsidRPr="000D5DB5">
        <w:rPr>
          <w:rFonts w:eastAsia="Times New Roman" w:cstheme="minorHAnsi"/>
          <w:color w:val="000000"/>
        </w:rPr>
        <w:t>Necromancy</w:t>
      </w:r>
      <w:r w:rsidRPr="000D5DB5" w:rsidDel="00B53728">
        <w:rPr>
          <w:rFonts w:eastAsia="Times New Roman" w:cstheme="minorHAnsi"/>
          <w:color w:val="000000"/>
        </w:rPr>
        <w:t xml:space="preserve"> </w:t>
      </w:r>
      <w:r w:rsidR="00596088">
        <w:rPr>
          <w:rFonts w:eastAsia="Times New Roman" w:cstheme="minorHAnsi"/>
          <w:color w:val="000000"/>
        </w:rPr>
        <w:t>[curse]</w:t>
      </w:r>
    </w:p>
    <w:p w14:paraId="27C1EE15"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55D75180"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405E8C58" w14:textId="77777777" w:rsidR="007A0074"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063AD494" w14:textId="77777777" w:rsidR="00731C26" w:rsidRPr="000D5DB5" w:rsidRDefault="00731C26">
      <w:pPr>
        <w:contextualSpacing/>
        <w:rPr>
          <w:rFonts w:eastAsia="Times New Roman" w:cstheme="minorHAnsi"/>
          <w:color w:val="000000"/>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hour</w:t>
      </w:r>
    </w:p>
    <w:p w14:paraId="19F9E59E" w14:textId="77777777" w:rsidR="00737FCE" w:rsidRPr="000D5DB5" w:rsidRDefault="00AB25EF">
      <w:pPr>
        <w:contextualSpacing/>
        <w:rPr>
          <w:rFonts w:eastAsia="Times New Roman" w:cstheme="minorHAnsi"/>
          <w:color w:val="000000"/>
        </w:rPr>
      </w:pPr>
      <w:r w:rsidRPr="000D5DB5">
        <w:rPr>
          <w:rFonts w:eastAsia="Times New Roman" w:cstheme="minorHAnsi"/>
          <w:color w:val="000000"/>
        </w:rPr>
        <w:t xml:space="preserve">You target one target </w:t>
      </w:r>
      <w:r w:rsidR="008645A5">
        <w:rPr>
          <w:rFonts w:eastAsia="Times New Roman" w:cstheme="minorHAnsi"/>
          <w:color w:val="000000"/>
        </w:rPr>
        <w:t xml:space="preserve">within range </w:t>
      </w:r>
      <w:r w:rsidRPr="000D5DB5">
        <w:rPr>
          <w:rFonts w:eastAsia="Times New Roman" w:cstheme="minorHAnsi"/>
          <w:color w:val="000000"/>
        </w:rPr>
        <w:t xml:space="preserve">with the curse of tongues, stealing their voice and causing them to speak in no other language than the dark tongue of Eredun. </w:t>
      </w:r>
      <w:r w:rsidR="00737FCE" w:rsidRPr="000D5DB5">
        <w:rPr>
          <w:rFonts w:eastAsia="Times New Roman" w:cstheme="minorHAnsi"/>
          <w:color w:val="000000"/>
        </w:rPr>
        <w:t xml:space="preserve">On a failed Spirit saving throw, the target is cursed, causing them to speak only Eredun. </w:t>
      </w:r>
    </w:p>
    <w:p w14:paraId="22EAAC8D" w14:textId="77777777" w:rsidR="00AB25EF" w:rsidRPr="00134BC3" w:rsidRDefault="00737FCE">
      <w:pPr>
        <w:contextualSpacing/>
        <w:rPr>
          <w:rFonts w:eastAsia="Times New Roman" w:cstheme="minorHAnsi"/>
        </w:rPr>
      </w:pPr>
      <w:r w:rsidRPr="000D5DB5">
        <w:rPr>
          <w:rFonts w:eastAsia="Times New Roman" w:cstheme="minorHAnsi"/>
          <w:color w:val="000000"/>
        </w:rPr>
        <w:t>A</w:t>
      </w:r>
      <w:r w:rsidR="00AB25EF" w:rsidRPr="000D5DB5">
        <w:rPr>
          <w:rFonts w:eastAsia="Times New Roman" w:cstheme="minorHAnsi"/>
          <w:color w:val="000000"/>
        </w:rPr>
        <w:t>ny spell that has a verbal component requires double the normal time to cast. If the target is a good-aligned character, they take 1 point of Psychic damage whenever they speak Eredun. This damage is inflicted once per round</w:t>
      </w:r>
      <w:r w:rsidR="00B53728" w:rsidRPr="000D5DB5">
        <w:rPr>
          <w:rFonts w:eastAsia="Times New Roman" w:cstheme="minorHAnsi"/>
          <w:color w:val="000000"/>
        </w:rPr>
        <w:t xml:space="preserve"> of speech</w:t>
      </w:r>
      <w:r w:rsidR="00AB25EF" w:rsidRPr="000D5DB5">
        <w:rPr>
          <w:rFonts w:eastAsia="Times New Roman" w:cstheme="minorHAnsi"/>
          <w:color w:val="000000"/>
        </w:rPr>
        <w:t>.</w:t>
      </w:r>
    </w:p>
    <w:p w14:paraId="1FEA6202" w14:textId="77777777" w:rsidR="00AB25EF" w:rsidRPr="000D5DB5" w:rsidRDefault="00AB25EF">
      <w:pPr>
        <w:contextualSpacing/>
        <w:rPr>
          <w:rFonts w:eastAsia="Times New Roman" w:cstheme="minorHAnsi"/>
          <w:color w:val="000000"/>
        </w:rPr>
      </w:pPr>
      <w:r w:rsidRPr="00134BC3">
        <w:rPr>
          <w:rFonts w:eastAsia="Times New Roman" w:cstheme="minorHAnsi"/>
          <w:i/>
          <w:iCs/>
          <w:color w:val="000000"/>
        </w:rPr>
        <w:t>Special.</w:t>
      </w:r>
      <w:r w:rsidRPr="000D5DB5">
        <w:rPr>
          <w:rFonts w:eastAsia="Times New Roman" w:cstheme="minorHAnsi"/>
          <w:b/>
          <w:bCs/>
          <w:color w:val="000000"/>
        </w:rPr>
        <w:t xml:space="preserve"> </w:t>
      </w:r>
      <w:r w:rsidRPr="000D5DB5">
        <w:rPr>
          <w:rFonts w:eastAsia="Times New Roman" w:cstheme="minorHAnsi"/>
          <w:color w:val="000000"/>
        </w:rPr>
        <w:t>Due to the effect being temporary, there is no risk of losing Spirit points by being forced to speak in Eredun.</w:t>
      </w:r>
      <w:r w:rsidR="00737FCE" w:rsidRPr="000D5DB5">
        <w:rPr>
          <w:rFonts w:eastAsia="Times New Roman" w:cstheme="minorHAnsi"/>
          <w:color w:val="000000"/>
        </w:rPr>
        <w:t xml:space="preserve"> Creatures that can speak uncorrupted Eredun are immune to the effects of this spell. </w:t>
      </w:r>
    </w:p>
    <w:p w14:paraId="7DBEB6D2" w14:textId="77777777" w:rsidR="007644ED" w:rsidRPr="00134BC3" w:rsidRDefault="007644ED">
      <w:pPr>
        <w:contextualSpacing/>
        <w:rPr>
          <w:rFonts w:eastAsia="Times New Roman" w:cstheme="minorHAnsi"/>
        </w:rPr>
      </w:pPr>
    </w:p>
    <w:p w14:paraId="18789D2A" w14:textId="77777777" w:rsidR="00B53728" w:rsidRPr="00134BC3" w:rsidRDefault="00B53728">
      <w:pPr>
        <w:contextualSpacing/>
        <w:rPr>
          <w:rFonts w:eastAsia="Times New Roman" w:cstheme="minorHAnsi"/>
        </w:rPr>
      </w:pPr>
      <w:r w:rsidRPr="000D5DB5">
        <w:rPr>
          <w:rFonts w:eastAsia="Times New Roman" w:cstheme="minorHAnsi"/>
          <w:b/>
          <w:bCs/>
          <w:color w:val="000000"/>
        </w:rPr>
        <w:t>Curse of Weakness [level</w:t>
      </w:r>
      <w:r w:rsidRPr="000D5DB5" w:rsidDel="00185ACB">
        <w:rPr>
          <w:rFonts w:eastAsia="Times New Roman" w:cstheme="minorHAnsi"/>
          <w:b/>
          <w:bCs/>
          <w:color w:val="000000"/>
        </w:rPr>
        <w:t xml:space="preserve"> </w:t>
      </w:r>
      <w:r w:rsidRPr="000D5DB5">
        <w:rPr>
          <w:rFonts w:eastAsia="Times New Roman" w:cstheme="minorHAnsi"/>
          <w:b/>
          <w:bCs/>
          <w:color w:val="000000"/>
        </w:rPr>
        <w:t>3]</w:t>
      </w:r>
    </w:p>
    <w:p w14:paraId="663205EF" w14:textId="77777777" w:rsidR="00B53728" w:rsidRPr="00134BC3" w:rsidRDefault="00B53728">
      <w:pPr>
        <w:contextualSpacing/>
        <w:rPr>
          <w:rFonts w:eastAsia="Times New Roman" w:cstheme="minorHAnsi"/>
        </w:rPr>
      </w:pPr>
      <w:r w:rsidRPr="000D5DB5">
        <w:rPr>
          <w:rFonts w:eastAsia="Times New Roman" w:cstheme="minorHAnsi"/>
          <w:color w:val="000000"/>
        </w:rPr>
        <w:lastRenderedPageBreak/>
        <w:t>Necromancy</w:t>
      </w:r>
      <w:r w:rsidRPr="000D5DB5" w:rsidDel="00B53728">
        <w:rPr>
          <w:rFonts w:eastAsia="Times New Roman" w:cstheme="minorHAnsi"/>
          <w:color w:val="000000"/>
        </w:rPr>
        <w:t xml:space="preserve"> </w:t>
      </w:r>
      <w:r w:rsidR="00596088">
        <w:rPr>
          <w:rFonts w:eastAsia="Times New Roman" w:cstheme="minorHAnsi"/>
          <w:color w:val="000000"/>
        </w:rPr>
        <w:t>[curse]</w:t>
      </w:r>
    </w:p>
    <w:p w14:paraId="281A8C13"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D7C7E1C"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4BFEBD68" w14:textId="77777777" w:rsidR="00E42AF1" w:rsidRPr="000D5DB5" w:rsidRDefault="00E42AF1">
      <w:pPr>
        <w:contextualSpacing/>
        <w:rPr>
          <w:rFonts w:eastAsia="Times New Roman" w:cstheme="minorHAnsi"/>
          <w:color w:val="000000"/>
        </w:rPr>
      </w:pPr>
      <w:r w:rsidRPr="000D5DB5">
        <w:rPr>
          <w:rFonts w:eastAsia="Times New Roman" w:cstheme="minorHAnsi"/>
          <w:b/>
          <w:bCs/>
          <w:color w:val="000000"/>
        </w:rPr>
        <w:t>Component</w:t>
      </w:r>
      <w:r w:rsidR="007A0074">
        <w:rPr>
          <w:rFonts w:eastAsia="Times New Roman" w:cstheme="minorHAnsi"/>
          <w:b/>
          <w:bCs/>
          <w:color w:val="000000"/>
        </w:rPr>
        <w: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06B51255" w14:textId="77777777" w:rsidR="00B53728" w:rsidRPr="00134BC3" w:rsidRDefault="00B53728">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hour</w:t>
      </w:r>
    </w:p>
    <w:p w14:paraId="6B8CE84B" w14:textId="77777777" w:rsidR="00B53728" w:rsidRPr="000D5DB5" w:rsidRDefault="00B53728" w:rsidP="00272CA8">
      <w:pPr>
        <w:contextualSpacing/>
        <w:rPr>
          <w:rFonts w:eastAsia="Times New Roman" w:cstheme="minorHAnsi"/>
          <w:b/>
          <w:bCs/>
          <w:color w:val="000000"/>
        </w:rPr>
      </w:pPr>
      <w:r w:rsidRPr="000D5DB5">
        <w:rPr>
          <w:rFonts w:eastAsia="Times New Roman" w:cstheme="minorHAnsi"/>
          <w:color w:val="000000"/>
        </w:rPr>
        <w:t xml:space="preserve">Upon casting this spell, you must succeed on a ranged touch attack to affect a target. On a successful hit, you may curse them with </w:t>
      </w:r>
      <w:r w:rsidR="00C45160" w:rsidRPr="000D5DB5">
        <w:rPr>
          <w:rFonts w:eastAsia="Times New Roman" w:cstheme="minorHAnsi"/>
          <w:color w:val="000000"/>
        </w:rPr>
        <w:t xml:space="preserve">weakness. The target deals only half damage with weapon and spells </w:t>
      </w:r>
      <w:r w:rsidR="00A173D6" w:rsidRPr="000D5DB5">
        <w:rPr>
          <w:rFonts w:eastAsia="Times New Roman" w:cstheme="minorHAnsi"/>
          <w:color w:val="000000"/>
        </w:rPr>
        <w:t>attacks</w:t>
      </w:r>
      <w:ins w:id="5441" w:author="Admin" w:date="2021-04-30T16:45:00Z">
        <w:r w:rsidR="004F002B">
          <w:rPr>
            <w:rFonts w:eastAsia="Times New Roman" w:cstheme="minorHAnsi"/>
            <w:color w:val="000000"/>
          </w:rPr>
          <w:t xml:space="preserve">. </w:t>
        </w:r>
      </w:ins>
      <w:del w:id="5442" w:author="Admin" w:date="2021-04-30T16:45:00Z">
        <w:r w:rsidR="00A173D6" w:rsidRPr="000D5DB5" w:rsidDel="004F002B">
          <w:rPr>
            <w:rFonts w:eastAsia="Times New Roman" w:cstheme="minorHAnsi"/>
            <w:color w:val="000000"/>
          </w:rPr>
          <w:delText xml:space="preserve"> </w:delText>
        </w:r>
        <w:r w:rsidR="00C45160" w:rsidRPr="000D5DB5" w:rsidDel="004F002B">
          <w:rPr>
            <w:rFonts w:eastAsia="Times New Roman" w:cstheme="minorHAnsi"/>
            <w:color w:val="000000"/>
          </w:rPr>
          <w:delText>(</w:delText>
        </w:r>
        <w:r w:rsidR="00A173D6" w:rsidRPr="000D5DB5" w:rsidDel="004F002B">
          <w:rPr>
            <w:rFonts w:eastAsia="Times New Roman" w:cstheme="minorHAnsi"/>
            <w:color w:val="000000"/>
          </w:rPr>
          <w:delText>i</w:delText>
        </w:r>
      </w:del>
      <w:ins w:id="5443" w:author="Admin" w:date="2021-04-30T16:45:00Z">
        <w:r w:rsidR="004F002B">
          <w:rPr>
            <w:rFonts w:eastAsia="Times New Roman" w:cstheme="minorHAnsi"/>
            <w:color w:val="000000"/>
          </w:rPr>
          <w:t>I</w:t>
        </w:r>
      </w:ins>
      <w:r w:rsidR="00A173D6" w:rsidRPr="000D5DB5">
        <w:rPr>
          <w:rFonts w:eastAsia="Times New Roman" w:cstheme="minorHAnsi"/>
          <w:color w:val="000000"/>
        </w:rPr>
        <w:t xml:space="preserve">ndirect damage such as </w:t>
      </w:r>
      <w:r w:rsidR="00C45160" w:rsidRPr="000D5DB5">
        <w:rPr>
          <w:rFonts w:eastAsia="Times New Roman" w:cstheme="minorHAnsi"/>
          <w:color w:val="000000"/>
        </w:rPr>
        <w:t>sigils, bleeding effects, and other abilities are unaffected</w:t>
      </w:r>
      <w:del w:id="5444" w:author="Admin" w:date="2021-04-30T16:45:00Z">
        <w:r w:rsidR="00C45160" w:rsidRPr="000D5DB5" w:rsidDel="004F002B">
          <w:rPr>
            <w:rFonts w:eastAsia="Times New Roman" w:cstheme="minorHAnsi"/>
            <w:color w:val="000000"/>
          </w:rPr>
          <w:delText>)</w:delText>
        </w:r>
      </w:del>
      <w:r w:rsidR="00C45160" w:rsidRPr="000D5DB5">
        <w:rPr>
          <w:rFonts w:eastAsia="Times New Roman" w:cstheme="minorHAnsi"/>
          <w:color w:val="000000"/>
        </w:rPr>
        <w:t xml:space="preserve">. </w:t>
      </w:r>
    </w:p>
    <w:p w14:paraId="17B885E7" w14:textId="77777777" w:rsidR="00B53728" w:rsidRPr="000D5DB5" w:rsidRDefault="00B53728">
      <w:pPr>
        <w:contextualSpacing/>
        <w:rPr>
          <w:rFonts w:eastAsia="Times New Roman" w:cstheme="minorHAnsi"/>
          <w:b/>
          <w:bCs/>
          <w:color w:val="000000"/>
        </w:rPr>
      </w:pPr>
    </w:p>
    <w:p w14:paraId="1CF59DC0" w14:textId="77777777" w:rsidR="00AB25EF" w:rsidRPr="00134BC3" w:rsidRDefault="00AB25EF">
      <w:pPr>
        <w:contextualSpacing/>
        <w:rPr>
          <w:rFonts w:eastAsia="Times New Roman" w:cstheme="minorHAnsi"/>
        </w:rPr>
      </w:pPr>
      <w:r w:rsidRPr="000D5DB5">
        <w:rPr>
          <w:rFonts w:eastAsia="Times New Roman" w:cstheme="minorHAnsi"/>
          <w:b/>
          <w:bCs/>
          <w:color w:val="000000"/>
        </w:rPr>
        <w:t>Cyclone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3]</w:t>
      </w:r>
    </w:p>
    <w:p w14:paraId="15B19662"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58E2F9F4"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69BE301"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60 feet, in a 10-feet-wide, 30-foot-high cylinder.</w:t>
      </w:r>
    </w:p>
    <w:p w14:paraId="75605D46" w14:textId="77777777" w:rsidR="00E42AF1" w:rsidRPr="00134BC3" w:rsidRDefault="00E42AF1">
      <w:pPr>
        <w:contextualSpacing/>
        <w:rPr>
          <w:rFonts w:eastAsia="Times New Roman" w:cstheme="minorHAnsi"/>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w:t>
      </w:r>
      <w:r>
        <w:rPr>
          <w:rFonts w:eastAsia="Times New Roman" w:cstheme="minorHAnsi"/>
          <w:color w:val="000000"/>
        </w:rPr>
        <w:t>, S</w:t>
      </w:r>
    </w:p>
    <w:p w14:paraId="0CE74450"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1F346A89" w14:textId="77777777" w:rsidR="00860909" w:rsidRPr="00134BC3" w:rsidRDefault="00AB25EF">
      <w:pPr>
        <w:contextualSpacing/>
        <w:rPr>
          <w:rFonts w:eastAsia="Times New Roman" w:cstheme="minorHAnsi"/>
        </w:rPr>
      </w:pPr>
      <w:r w:rsidRPr="000D5DB5">
        <w:rPr>
          <w:rFonts w:eastAsia="Times New Roman" w:cstheme="minorHAnsi"/>
          <w:color w:val="000000"/>
        </w:rPr>
        <w:t xml:space="preserve">You target one creature </w:t>
      </w:r>
      <w:r w:rsidR="00C276BF">
        <w:rPr>
          <w:rFonts w:eastAsia="Times New Roman" w:cstheme="minorHAnsi"/>
          <w:color w:val="000000"/>
        </w:rPr>
        <w:t xml:space="preserve">in the area </w:t>
      </w:r>
      <w:r w:rsidRPr="000D5DB5">
        <w:rPr>
          <w:rFonts w:eastAsia="Times New Roman" w:cstheme="minorHAnsi"/>
          <w:color w:val="000000"/>
        </w:rPr>
        <w:t xml:space="preserve">to be affected by a powerful cyclone of rising winds. </w:t>
      </w:r>
      <w:r w:rsidR="00860909" w:rsidRPr="000D5DB5">
        <w:rPr>
          <w:rFonts w:eastAsia="Times New Roman" w:cstheme="minorHAnsi"/>
          <w:color w:val="000000"/>
        </w:rPr>
        <w:t>The creature, once affected, is entitled an Agility saving throw to be unaffected and be moved out of the cylinder radius (to any direction chosen). If the character cannot move away, it is affected regardless, but takes half damage from any falls or cyclone damage.</w:t>
      </w:r>
    </w:p>
    <w:p w14:paraId="38E7C976" w14:textId="77777777" w:rsidR="00860909" w:rsidRPr="000D5DB5" w:rsidRDefault="00AB25EF">
      <w:pPr>
        <w:contextualSpacing/>
        <w:rPr>
          <w:rFonts w:eastAsia="Times New Roman" w:cstheme="minorHAnsi"/>
          <w:color w:val="000000"/>
        </w:rPr>
      </w:pPr>
      <w:r w:rsidRPr="000D5DB5">
        <w:rPr>
          <w:rFonts w:eastAsia="Times New Roman" w:cstheme="minorHAnsi"/>
          <w:color w:val="000000"/>
        </w:rPr>
        <w:t>The creature targeted rises vertically so long as you are concentrating on the spell</w:t>
      </w:r>
      <w:r w:rsidR="001A2ED9" w:rsidRPr="000D5DB5">
        <w:rPr>
          <w:rFonts w:eastAsia="Times New Roman" w:cstheme="minorHAnsi"/>
          <w:color w:val="000000"/>
        </w:rPr>
        <w:t>, and remains in the middle of the cyclone (15 feet in the air)</w:t>
      </w:r>
      <w:r w:rsidRPr="000D5DB5">
        <w:rPr>
          <w:rFonts w:eastAsia="Times New Roman" w:cstheme="minorHAnsi"/>
          <w:color w:val="000000"/>
        </w:rPr>
        <w:t xml:space="preserve">. </w:t>
      </w:r>
      <w:r w:rsidR="00860909" w:rsidRPr="000D5DB5">
        <w:rPr>
          <w:rFonts w:eastAsia="Times New Roman" w:cstheme="minorHAnsi"/>
          <w:color w:val="000000"/>
        </w:rPr>
        <w:t xml:space="preserve">At the end of each round, the creature may make another Agility saving throw to escape the cyclone, falling out of it and </w:t>
      </w:r>
      <w:r w:rsidR="001A2ED9" w:rsidRPr="000D5DB5">
        <w:rPr>
          <w:rFonts w:eastAsia="Times New Roman" w:cstheme="minorHAnsi"/>
          <w:color w:val="000000"/>
        </w:rPr>
        <w:t>halving</w:t>
      </w:r>
      <w:r w:rsidR="00860909" w:rsidRPr="000D5DB5">
        <w:rPr>
          <w:rFonts w:eastAsia="Times New Roman" w:cstheme="minorHAnsi"/>
          <w:color w:val="000000"/>
        </w:rPr>
        <w:t xml:space="preserve"> fall damage.</w:t>
      </w:r>
      <w:r w:rsidR="008645A5">
        <w:rPr>
          <w:rFonts w:eastAsia="Times New Roman" w:cstheme="minorHAnsi"/>
          <w:color w:val="000000"/>
        </w:rPr>
        <w:t xml:space="preserve"> </w:t>
      </w:r>
      <w:r w:rsidR="00860909" w:rsidRPr="000D5DB5">
        <w:rPr>
          <w:rFonts w:eastAsia="Times New Roman" w:cstheme="minorHAnsi"/>
          <w:color w:val="000000"/>
        </w:rPr>
        <w:t xml:space="preserve">The creature cannot </w:t>
      </w:r>
      <w:r w:rsidR="00C276BF">
        <w:rPr>
          <w:rFonts w:eastAsia="Times New Roman" w:cstheme="minorHAnsi"/>
          <w:color w:val="000000"/>
        </w:rPr>
        <w:t xml:space="preserve">otherwise </w:t>
      </w:r>
      <w:r w:rsidR="00860909" w:rsidRPr="000D5DB5">
        <w:rPr>
          <w:rFonts w:eastAsia="Times New Roman" w:cstheme="minorHAnsi"/>
          <w:color w:val="000000"/>
        </w:rPr>
        <w:t>move away</w:t>
      </w:r>
      <w:r w:rsidR="00C276BF">
        <w:rPr>
          <w:rFonts w:eastAsia="Times New Roman" w:cstheme="minorHAnsi"/>
          <w:color w:val="000000"/>
        </w:rPr>
        <w:t>,</w:t>
      </w:r>
      <w:r w:rsidR="00860909" w:rsidRPr="000D5DB5">
        <w:rPr>
          <w:rFonts w:eastAsia="Times New Roman" w:cstheme="minorHAnsi"/>
          <w:color w:val="000000"/>
        </w:rPr>
        <w:t xml:space="preserve"> unless they can fly and succeed in an Acrobatics check against your spell DC</w:t>
      </w:r>
      <w:r w:rsidR="00C276BF">
        <w:rPr>
          <w:rFonts w:eastAsia="Times New Roman" w:cstheme="minorHAnsi"/>
          <w:color w:val="000000"/>
        </w:rPr>
        <w:t>, or manage to latch onto a nearby surface and succeed on an Athletics check</w:t>
      </w:r>
      <w:r w:rsidR="00860909" w:rsidRPr="000D5DB5">
        <w:rPr>
          <w:rFonts w:eastAsia="Times New Roman" w:cstheme="minorHAnsi"/>
          <w:color w:val="000000"/>
        </w:rPr>
        <w:t xml:space="preserve">. If they attempt to cast spells, they are </w:t>
      </w:r>
      <w:r w:rsidR="00C276BF">
        <w:rPr>
          <w:rFonts w:eastAsia="Times New Roman" w:cstheme="minorHAnsi"/>
          <w:color w:val="000000"/>
        </w:rPr>
        <w:t xml:space="preserve">treated as if </w:t>
      </w:r>
      <w:r w:rsidR="00860909" w:rsidRPr="000D5DB5">
        <w:rPr>
          <w:rFonts w:eastAsia="Times New Roman" w:cstheme="minorHAnsi"/>
          <w:color w:val="000000"/>
        </w:rPr>
        <w:t>distracted, and all attacks made by them are made with concealment from the winds.</w:t>
      </w:r>
      <w:r w:rsidR="001A2ED9" w:rsidRPr="000D5DB5">
        <w:rPr>
          <w:rFonts w:eastAsia="Times New Roman" w:cstheme="minorHAnsi"/>
          <w:color w:val="000000"/>
        </w:rPr>
        <w:t xml:space="preserve"> O</w:t>
      </w:r>
      <w:r w:rsidR="00C276BF">
        <w:rPr>
          <w:rFonts w:eastAsia="Times New Roman" w:cstheme="minorHAnsi"/>
          <w:color w:val="000000"/>
        </w:rPr>
        <w:t>nly o</w:t>
      </w:r>
      <w:r w:rsidR="001A2ED9" w:rsidRPr="000D5DB5">
        <w:rPr>
          <w:rFonts w:eastAsia="Times New Roman" w:cstheme="minorHAnsi"/>
          <w:color w:val="000000"/>
        </w:rPr>
        <w:t>ne creature can be held by the cyclone at any given time.</w:t>
      </w:r>
    </w:p>
    <w:p w14:paraId="2F28767B" w14:textId="77777777" w:rsidR="00617A6B" w:rsidRDefault="00AB25EF">
      <w:pPr>
        <w:contextualSpacing/>
        <w:rPr>
          <w:rFonts w:eastAsia="Times New Roman" w:cstheme="minorHAnsi"/>
          <w:color w:val="000000"/>
        </w:rPr>
      </w:pPr>
      <w:r w:rsidRPr="000D5DB5">
        <w:rPr>
          <w:rFonts w:eastAsia="Times New Roman" w:cstheme="minorHAnsi"/>
          <w:color w:val="000000"/>
        </w:rPr>
        <w:t xml:space="preserve">You may use your action to </w:t>
      </w:r>
      <w:r w:rsidR="001A2ED9" w:rsidRPr="000D5DB5">
        <w:rPr>
          <w:rFonts w:eastAsia="Times New Roman" w:cstheme="minorHAnsi"/>
          <w:color w:val="000000"/>
        </w:rPr>
        <w:t xml:space="preserve">drop the original target </w:t>
      </w:r>
      <w:r w:rsidRPr="000D5DB5">
        <w:rPr>
          <w:rFonts w:eastAsia="Times New Roman" w:cstheme="minorHAnsi"/>
          <w:color w:val="000000"/>
        </w:rPr>
        <w:t>creature</w:t>
      </w:r>
      <w:r w:rsidR="001A2ED9" w:rsidRPr="000D5DB5">
        <w:rPr>
          <w:rFonts w:eastAsia="Times New Roman" w:cstheme="minorHAnsi"/>
          <w:color w:val="000000"/>
        </w:rPr>
        <w:t xml:space="preserve"> and lift another one, or </w:t>
      </w:r>
      <w:r w:rsidR="00617A6B">
        <w:rPr>
          <w:rFonts w:eastAsia="Times New Roman" w:cstheme="minorHAnsi"/>
          <w:color w:val="000000"/>
        </w:rPr>
        <w:t xml:space="preserve">to toss the creature. </w:t>
      </w:r>
    </w:p>
    <w:p w14:paraId="3E561284" w14:textId="77777777" w:rsidR="00617A6B" w:rsidRDefault="00617A6B">
      <w:pPr>
        <w:contextualSpacing/>
        <w:rPr>
          <w:rFonts w:eastAsia="Times New Roman" w:cstheme="minorHAnsi"/>
          <w:color w:val="000000"/>
        </w:rPr>
      </w:pPr>
      <w:r>
        <w:rPr>
          <w:rFonts w:eastAsia="Times New Roman" w:cstheme="minorHAnsi"/>
          <w:i/>
          <w:iCs/>
          <w:color w:val="000000"/>
        </w:rPr>
        <w:lastRenderedPageBreak/>
        <w:t xml:space="preserve">Dropping a Creature. </w:t>
      </w:r>
      <w:r w:rsidR="001A2ED9" w:rsidRPr="000D5DB5">
        <w:rPr>
          <w:rFonts w:eastAsia="Times New Roman" w:cstheme="minorHAnsi"/>
          <w:color w:val="000000"/>
        </w:rPr>
        <w:t>Dropping a creature forces the original target to suffer fall damage from its midair height (15 feet for medium creatures, or 1d6 fall damage) and subjects another within the cyclone’s area of effect to being lifted by the cyclone</w:t>
      </w:r>
      <w:r>
        <w:rPr>
          <w:rFonts w:eastAsia="Times New Roman" w:cstheme="minorHAnsi"/>
          <w:color w:val="000000"/>
        </w:rPr>
        <w:t xml:space="preserve">. </w:t>
      </w:r>
    </w:p>
    <w:p w14:paraId="071136E3" w14:textId="77777777" w:rsidR="001A2ED9" w:rsidRPr="000D5DB5" w:rsidRDefault="00617A6B">
      <w:pPr>
        <w:contextualSpacing/>
        <w:rPr>
          <w:rFonts w:eastAsia="Times New Roman" w:cstheme="minorHAnsi"/>
          <w:color w:val="000000"/>
        </w:rPr>
      </w:pPr>
      <w:r>
        <w:rPr>
          <w:rFonts w:eastAsia="Times New Roman" w:cstheme="minorHAnsi"/>
          <w:i/>
          <w:iCs/>
          <w:color w:val="000000"/>
        </w:rPr>
        <w:t xml:space="preserve">Tossing a Creature. </w:t>
      </w:r>
      <w:r>
        <w:rPr>
          <w:rFonts w:eastAsia="Times New Roman" w:cstheme="minorHAnsi"/>
          <w:color w:val="000000"/>
        </w:rPr>
        <w:t xml:space="preserve">Tossing a creature with </w:t>
      </w:r>
      <w:r w:rsidR="00C276BF">
        <w:rPr>
          <w:rFonts w:eastAsia="Times New Roman" w:cstheme="minorHAnsi"/>
          <w:color w:val="000000"/>
        </w:rPr>
        <w:t xml:space="preserve">cyclone’s </w:t>
      </w:r>
      <w:r>
        <w:rPr>
          <w:rFonts w:eastAsia="Times New Roman" w:cstheme="minorHAnsi"/>
          <w:color w:val="000000"/>
        </w:rPr>
        <w:t>full power raises them to the maximum height</w:t>
      </w:r>
      <w:r w:rsidR="00C276BF">
        <w:rPr>
          <w:rFonts w:eastAsia="Times New Roman" w:cstheme="minorHAnsi"/>
          <w:color w:val="000000"/>
        </w:rPr>
        <w:t xml:space="preserve"> </w:t>
      </w:r>
      <w:r w:rsidR="001A2ED9" w:rsidRPr="000D5DB5">
        <w:rPr>
          <w:rFonts w:eastAsia="Times New Roman" w:cstheme="minorHAnsi"/>
          <w:color w:val="000000"/>
        </w:rPr>
        <w:t xml:space="preserve">(30 feet for medium creatures) and drops them from that height to any area within 15 feet away. A successful Agility saving throw when hurled halves the fall damage and drops the creature </w:t>
      </w:r>
      <w:r w:rsidR="00C276BF">
        <w:rPr>
          <w:rFonts w:eastAsia="Times New Roman" w:cstheme="minorHAnsi"/>
          <w:color w:val="000000"/>
        </w:rPr>
        <w:t>at any chosen point between the target area and the cyclone’s area</w:t>
      </w:r>
      <w:r w:rsidR="001A2ED9" w:rsidRPr="000D5DB5">
        <w:rPr>
          <w:rFonts w:eastAsia="Times New Roman" w:cstheme="minorHAnsi"/>
          <w:color w:val="000000"/>
        </w:rPr>
        <w:t>.</w:t>
      </w:r>
    </w:p>
    <w:p w14:paraId="3A734947" w14:textId="77777777" w:rsidR="00617A6B" w:rsidRDefault="00617A6B">
      <w:pPr>
        <w:contextualSpacing/>
        <w:rPr>
          <w:rFonts w:eastAsia="Times New Roman" w:cstheme="minorHAnsi"/>
          <w:color w:val="000000"/>
        </w:rPr>
      </w:pPr>
      <w:r>
        <w:rPr>
          <w:rFonts w:eastAsia="Times New Roman" w:cstheme="minorHAnsi"/>
          <w:color w:val="000000"/>
        </w:rPr>
        <w:t>As a bonus action, you can move the cyclone up to 30 feet.</w:t>
      </w:r>
    </w:p>
    <w:p w14:paraId="73CF0613" w14:textId="77777777" w:rsidR="00617A6B" w:rsidRDefault="00617A6B">
      <w:pPr>
        <w:contextualSpacing/>
        <w:rPr>
          <w:rFonts w:eastAsia="Times New Roman" w:cstheme="minorHAnsi"/>
          <w:color w:val="000000"/>
        </w:rPr>
      </w:pPr>
      <w:r>
        <w:rPr>
          <w:rFonts w:eastAsia="Times New Roman" w:cstheme="minorHAnsi"/>
          <w:i/>
          <w:iCs/>
          <w:color w:val="000000"/>
        </w:rPr>
        <w:t xml:space="preserve">Special. </w:t>
      </w:r>
      <w:r w:rsidR="001A2ED9" w:rsidRPr="000D5DB5">
        <w:rPr>
          <w:rFonts w:eastAsia="Times New Roman" w:cstheme="minorHAnsi"/>
          <w:color w:val="000000"/>
        </w:rPr>
        <w:t xml:space="preserve">Depending on the creature’s size, </w:t>
      </w:r>
      <w:r>
        <w:rPr>
          <w:rFonts w:eastAsia="Times New Roman" w:cstheme="minorHAnsi"/>
          <w:color w:val="000000"/>
        </w:rPr>
        <w:t xml:space="preserve">the cyclone’s strength is affected. </w:t>
      </w:r>
    </w:p>
    <w:p w14:paraId="68290C93" w14:textId="77777777" w:rsidR="00617A6B" w:rsidRDefault="00617A6B">
      <w:pPr>
        <w:contextualSpacing/>
        <w:rPr>
          <w:rFonts w:eastAsia="Times New Roman" w:cstheme="minorHAnsi"/>
          <w:color w:val="000000"/>
        </w:rPr>
      </w:pPr>
      <w:r>
        <w:rPr>
          <w:rFonts w:eastAsia="Times New Roman" w:cstheme="minorHAnsi"/>
          <w:color w:val="000000"/>
        </w:rPr>
        <w:t xml:space="preserve">Using an action to toss the target instead doubles their midair height (to the maximum height allowed by the spell) for every action spent. </w:t>
      </w:r>
    </w:p>
    <w:p w14:paraId="09D43F0B" w14:textId="77777777" w:rsidR="001A2ED9" w:rsidRDefault="00617A6B">
      <w:pPr>
        <w:contextualSpacing/>
        <w:rPr>
          <w:rFonts w:eastAsia="Times New Roman" w:cstheme="minorHAnsi"/>
          <w:color w:val="000000"/>
        </w:rPr>
      </w:pPr>
      <w:r>
        <w:rPr>
          <w:rFonts w:eastAsia="Times New Roman" w:cstheme="minorHAnsi"/>
          <w:color w:val="000000"/>
        </w:rPr>
        <w:t>For example, s</w:t>
      </w:r>
      <w:r w:rsidRPr="000D5DB5">
        <w:rPr>
          <w:rFonts w:eastAsia="Times New Roman" w:cstheme="minorHAnsi"/>
          <w:color w:val="000000"/>
        </w:rPr>
        <w:t xml:space="preserve">mall and </w:t>
      </w:r>
      <w:r>
        <w:rPr>
          <w:rFonts w:eastAsia="Times New Roman" w:cstheme="minorHAnsi"/>
          <w:color w:val="000000"/>
        </w:rPr>
        <w:t>t</w:t>
      </w:r>
      <w:r w:rsidRPr="000D5DB5">
        <w:rPr>
          <w:rFonts w:eastAsia="Times New Roman" w:cstheme="minorHAnsi"/>
          <w:color w:val="000000"/>
        </w:rPr>
        <w:t xml:space="preserve">iny creatures </w:t>
      </w:r>
      <w:r>
        <w:rPr>
          <w:rFonts w:eastAsia="Times New Roman" w:cstheme="minorHAnsi"/>
          <w:color w:val="000000"/>
        </w:rPr>
        <w:t>are lifted 20 and 30 feet into the air once caught by the cyclone, respectively, while large creatures are only lifted 10 feet. If tossing a tiny creature, it is sent instantaneously, while a large creature needs an additional round to toss them 30 feet away (one round to elevate them to 20 feet, and another to elevate them to 30 and toss them).</w:t>
      </w:r>
    </w:p>
    <w:p w14:paraId="2E834218" w14:textId="77777777" w:rsidR="00617A6B" w:rsidRPr="000D5DB5" w:rsidRDefault="00617A6B">
      <w:pPr>
        <w:contextualSpacing/>
        <w:rPr>
          <w:rFonts w:eastAsia="Times New Roman" w:cstheme="minorHAnsi"/>
          <w:color w:val="000000"/>
        </w:rPr>
      </w:pPr>
    </w:p>
    <w:p w14:paraId="7C8B55ED" w14:textId="77777777" w:rsidR="001A2ED9" w:rsidRPr="00134BC3" w:rsidRDefault="008645A5">
      <w:pPr>
        <w:contextualSpacing/>
        <w:rPr>
          <w:rFonts w:eastAsia="Times New Roman" w:cstheme="minorHAnsi"/>
        </w:rPr>
      </w:pPr>
      <w:r w:rsidRPr="000D5DB5">
        <w:rPr>
          <w:rFonts w:eastAsia="Times New Roman" w:cstheme="minorHAnsi"/>
          <w:i/>
          <w:iCs/>
          <w:color w:val="000000"/>
        </w:rPr>
        <w:t>Size</w:t>
      </w:r>
      <w:r>
        <w:rPr>
          <w:rFonts w:eastAsia="Times New Roman" w:cstheme="minorHAnsi"/>
          <w:i/>
          <w:iCs/>
          <w:color w:val="000000"/>
        </w:rPr>
        <w:tab/>
      </w:r>
      <w:r>
        <w:rPr>
          <w:rFonts w:eastAsia="Times New Roman" w:cstheme="minorHAnsi"/>
          <w:i/>
          <w:iCs/>
          <w:color w:val="000000"/>
        </w:rPr>
        <w:tab/>
      </w:r>
      <w:r w:rsidR="001A2ED9" w:rsidRPr="000D5DB5">
        <w:rPr>
          <w:rFonts w:eastAsia="Times New Roman" w:cstheme="minorHAnsi"/>
          <w:i/>
          <w:iCs/>
          <w:color w:val="000000"/>
        </w:rPr>
        <w:t>Midair Height</w:t>
      </w:r>
    </w:p>
    <w:p w14:paraId="086C62AE" w14:textId="77777777" w:rsidR="001A2ED9" w:rsidRPr="00134BC3" w:rsidRDefault="008645A5">
      <w:pPr>
        <w:contextualSpacing/>
        <w:rPr>
          <w:rFonts w:eastAsia="Times New Roman" w:cstheme="minorHAnsi"/>
        </w:rPr>
      </w:pPr>
      <w:r w:rsidRPr="000D5DB5">
        <w:rPr>
          <w:rFonts w:eastAsia="Times New Roman" w:cstheme="minorHAnsi"/>
          <w:color w:val="000000"/>
        </w:rPr>
        <w:t>Tiny</w:t>
      </w:r>
      <w:r>
        <w:rPr>
          <w:rFonts w:eastAsia="Times New Roman" w:cstheme="minorHAnsi"/>
          <w:color w:val="000000"/>
        </w:rPr>
        <w:tab/>
      </w:r>
      <w:r>
        <w:rPr>
          <w:rFonts w:eastAsia="Times New Roman" w:cstheme="minorHAnsi"/>
          <w:color w:val="000000"/>
        </w:rPr>
        <w:tab/>
      </w:r>
      <w:r w:rsidR="001A2ED9" w:rsidRPr="000D5DB5">
        <w:rPr>
          <w:rFonts w:eastAsia="Times New Roman" w:cstheme="minorHAnsi"/>
          <w:color w:val="000000"/>
        </w:rPr>
        <w:t>30</w:t>
      </w:r>
    </w:p>
    <w:p w14:paraId="4112712C" w14:textId="77777777" w:rsidR="001A2ED9" w:rsidRPr="00134BC3" w:rsidRDefault="008645A5">
      <w:pPr>
        <w:contextualSpacing/>
        <w:rPr>
          <w:rFonts w:eastAsia="Times New Roman" w:cstheme="minorHAnsi"/>
        </w:rPr>
      </w:pPr>
      <w:r w:rsidRPr="000D5DB5">
        <w:rPr>
          <w:rFonts w:eastAsia="Times New Roman" w:cstheme="minorHAnsi"/>
          <w:color w:val="000000"/>
        </w:rPr>
        <w:t>Small</w:t>
      </w:r>
      <w:r>
        <w:rPr>
          <w:rFonts w:eastAsia="Times New Roman" w:cstheme="minorHAnsi"/>
          <w:color w:val="000000"/>
        </w:rPr>
        <w:tab/>
      </w:r>
      <w:r>
        <w:rPr>
          <w:rFonts w:eastAsia="Times New Roman" w:cstheme="minorHAnsi"/>
          <w:color w:val="000000"/>
        </w:rPr>
        <w:tab/>
      </w:r>
      <w:r w:rsidR="001A2ED9" w:rsidRPr="000D5DB5">
        <w:rPr>
          <w:rFonts w:eastAsia="Times New Roman" w:cstheme="minorHAnsi"/>
          <w:color w:val="000000"/>
        </w:rPr>
        <w:t>20</w:t>
      </w:r>
    </w:p>
    <w:p w14:paraId="7B8C7528" w14:textId="77777777" w:rsidR="001A2ED9" w:rsidRPr="00134BC3" w:rsidRDefault="008645A5">
      <w:pPr>
        <w:contextualSpacing/>
        <w:rPr>
          <w:rFonts w:eastAsia="Times New Roman" w:cstheme="minorHAnsi"/>
        </w:rPr>
      </w:pPr>
      <w:r w:rsidRPr="000D5DB5">
        <w:rPr>
          <w:rFonts w:eastAsia="Times New Roman" w:cstheme="minorHAnsi"/>
          <w:color w:val="000000"/>
        </w:rPr>
        <w:t>Medium</w:t>
      </w:r>
      <w:r>
        <w:rPr>
          <w:rFonts w:eastAsia="Times New Roman" w:cstheme="minorHAnsi"/>
          <w:color w:val="000000"/>
        </w:rPr>
        <w:tab/>
      </w:r>
      <w:r w:rsidR="001A2ED9" w:rsidRPr="000D5DB5">
        <w:rPr>
          <w:rFonts w:eastAsia="Times New Roman" w:cstheme="minorHAnsi"/>
          <w:color w:val="000000"/>
        </w:rPr>
        <w:t>15</w:t>
      </w:r>
    </w:p>
    <w:p w14:paraId="56776702" w14:textId="77777777" w:rsidR="001A2ED9" w:rsidRPr="00134BC3" w:rsidRDefault="008645A5">
      <w:pPr>
        <w:contextualSpacing/>
        <w:rPr>
          <w:rFonts w:eastAsia="Times New Roman" w:cstheme="minorHAnsi"/>
        </w:rPr>
      </w:pPr>
      <w:r w:rsidRPr="000D5DB5">
        <w:rPr>
          <w:rFonts w:eastAsia="Times New Roman" w:cstheme="minorHAnsi"/>
          <w:color w:val="000000"/>
        </w:rPr>
        <w:t>Large</w:t>
      </w:r>
      <w:r>
        <w:rPr>
          <w:rFonts w:eastAsia="Times New Roman" w:cstheme="minorHAnsi"/>
          <w:color w:val="000000"/>
        </w:rPr>
        <w:tab/>
      </w:r>
      <w:r>
        <w:rPr>
          <w:rFonts w:eastAsia="Times New Roman" w:cstheme="minorHAnsi"/>
          <w:color w:val="000000"/>
        </w:rPr>
        <w:tab/>
      </w:r>
      <w:r w:rsidR="001A2ED9" w:rsidRPr="000D5DB5">
        <w:rPr>
          <w:rFonts w:eastAsia="Times New Roman" w:cstheme="minorHAnsi"/>
          <w:color w:val="000000"/>
        </w:rPr>
        <w:t>10</w:t>
      </w:r>
    </w:p>
    <w:p w14:paraId="3DB78BB9" w14:textId="77777777" w:rsidR="001A2ED9" w:rsidRDefault="008645A5">
      <w:pPr>
        <w:contextualSpacing/>
        <w:rPr>
          <w:rFonts w:eastAsia="Times New Roman" w:cstheme="minorHAnsi"/>
        </w:rPr>
      </w:pPr>
      <w:r w:rsidRPr="000D5DB5">
        <w:rPr>
          <w:rFonts w:eastAsia="Times New Roman" w:cstheme="minorHAnsi"/>
          <w:color w:val="000000"/>
        </w:rPr>
        <w:t>Huge</w:t>
      </w:r>
      <w:r>
        <w:rPr>
          <w:rFonts w:eastAsia="Times New Roman" w:cstheme="minorHAnsi"/>
          <w:color w:val="000000"/>
        </w:rPr>
        <w:tab/>
      </w:r>
      <w:r>
        <w:rPr>
          <w:rFonts w:eastAsia="Times New Roman" w:cstheme="minorHAnsi"/>
          <w:color w:val="000000"/>
        </w:rPr>
        <w:tab/>
      </w:r>
      <w:r w:rsidR="001A2ED9" w:rsidRPr="000D5DB5">
        <w:rPr>
          <w:rFonts w:eastAsia="Times New Roman" w:cstheme="minorHAnsi"/>
          <w:color w:val="000000"/>
        </w:rPr>
        <w:t>5</w:t>
      </w:r>
    </w:p>
    <w:p w14:paraId="4578036F" w14:textId="77777777" w:rsidR="008645A5" w:rsidRPr="00134BC3" w:rsidRDefault="008645A5">
      <w:pPr>
        <w:contextualSpacing/>
        <w:rPr>
          <w:rFonts w:eastAsia="Times New Roman" w:cstheme="minorHAnsi"/>
        </w:rPr>
      </w:pPr>
    </w:p>
    <w:p w14:paraId="2828A140"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You may target another creature in your cyclone effect</w:t>
      </w:r>
      <w:r w:rsidR="001A2ED9" w:rsidRPr="000D5DB5">
        <w:rPr>
          <w:rFonts w:eastAsia="Times New Roman" w:cstheme="minorHAnsi"/>
          <w:color w:val="000000"/>
        </w:rPr>
        <w:t xml:space="preserve"> and </w:t>
      </w:r>
      <w:r w:rsidRPr="000D5DB5">
        <w:rPr>
          <w:rFonts w:eastAsia="Times New Roman" w:cstheme="minorHAnsi"/>
          <w:color w:val="000000"/>
        </w:rPr>
        <w:t xml:space="preserve">increase the </w:t>
      </w:r>
      <w:r w:rsidR="001A2ED9" w:rsidRPr="000D5DB5">
        <w:rPr>
          <w:rFonts w:eastAsia="Times New Roman" w:cstheme="minorHAnsi"/>
          <w:color w:val="000000"/>
        </w:rPr>
        <w:t xml:space="preserve">midair height </w:t>
      </w:r>
      <w:r w:rsidRPr="000D5DB5">
        <w:rPr>
          <w:rFonts w:eastAsia="Times New Roman" w:cstheme="minorHAnsi"/>
          <w:color w:val="000000"/>
        </w:rPr>
        <w:t xml:space="preserve">by </w:t>
      </w:r>
      <w:r w:rsidR="001A2ED9" w:rsidRPr="000D5DB5">
        <w:rPr>
          <w:rFonts w:eastAsia="Times New Roman" w:cstheme="minorHAnsi"/>
          <w:color w:val="000000"/>
        </w:rPr>
        <w:t>5 feet</w:t>
      </w:r>
      <w:r w:rsidRPr="000D5DB5">
        <w:rPr>
          <w:rFonts w:eastAsia="Times New Roman" w:cstheme="minorHAnsi"/>
          <w:color w:val="000000"/>
        </w:rPr>
        <w:t xml:space="preserve"> </w:t>
      </w:r>
      <w:r w:rsidR="001A2ED9" w:rsidRPr="000D5DB5">
        <w:rPr>
          <w:rFonts w:eastAsia="Times New Roman" w:cstheme="minorHAnsi"/>
          <w:color w:val="000000"/>
        </w:rPr>
        <w:t xml:space="preserve">per </w:t>
      </w:r>
      <w:r w:rsidRPr="000D5DB5">
        <w:rPr>
          <w:rFonts w:eastAsia="Times New Roman" w:cstheme="minorHAnsi"/>
          <w:color w:val="000000"/>
        </w:rPr>
        <w:t>every two spell levels above 3rd. All creatures must be at least 10 feet within reach of one another to be affected in an ongoing cyclone effect.</w:t>
      </w:r>
      <w:r w:rsidR="00617A6B">
        <w:rPr>
          <w:rFonts w:eastAsia="Times New Roman" w:cstheme="minorHAnsi"/>
          <w:color w:val="000000"/>
        </w:rPr>
        <w:t xml:space="preserve"> Tossing or dropping a creature requires an action for each target.</w:t>
      </w:r>
    </w:p>
    <w:p w14:paraId="39BEEB9E" w14:textId="77777777" w:rsidR="007644ED" w:rsidRDefault="007644ED">
      <w:pPr>
        <w:contextualSpacing/>
        <w:rPr>
          <w:rFonts w:eastAsia="Times New Roman" w:cstheme="minorHAnsi"/>
        </w:rPr>
      </w:pPr>
    </w:p>
    <w:p w14:paraId="6C61DE4B" w14:textId="77777777" w:rsidR="005B7741" w:rsidRPr="005B7741" w:rsidRDefault="005B7741" w:rsidP="005B7741">
      <w:pPr>
        <w:contextualSpacing/>
        <w:rPr>
          <w:rFonts w:eastAsia="Times New Roman" w:cstheme="minorHAnsi"/>
          <w:b/>
          <w:bCs/>
        </w:rPr>
      </w:pPr>
      <w:r w:rsidRPr="005B7741">
        <w:rPr>
          <w:rFonts w:eastAsia="Times New Roman" w:cstheme="minorHAnsi"/>
          <w:b/>
          <w:bCs/>
        </w:rPr>
        <w:t>Dark Void [level 6]</w:t>
      </w:r>
    </w:p>
    <w:p w14:paraId="0199D18B" w14:textId="77777777" w:rsidR="005B7741" w:rsidRPr="005B7741" w:rsidRDefault="005B7741" w:rsidP="005B7741">
      <w:pPr>
        <w:contextualSpacing/>
        <w:rPr>
          <w:rFonts w:eastAsia="Times New Roman" w:cstheme="minorHAnsi"/>
        </w:rPr>
      </w:pPr>
      <w:r w:rsidRPr="005B7741">
        <w:rPr>
          <w:rFonts w:eastAsia="Times New Roman" w:cstheme="minorHAnsi"/>
        </w:rPr>
        <w:t>Evocation [totem]</w:t>
      </w:r>
    </w:p>
    <w:p w14:paraId="0508835D" w14:textId="77777777" w:rsidR="005B7741" w:rsidRPr="005B7741" w:rsidRDefault="005B7741" w:rsidP="005B7741">
      <w:pPr>
        <w:contextualSpacing/>
        <w:rPr>
          <w:rFonts w:eastAsia="Times New Roman" w:cstheme="minorHAnsi"/>
        </w:rPr>
      </w:pPr>
      <w:r w:rsidRPr="005B7741">
        <w:rPr>
          <w:rFonts w:eastAsia="Times New Roman" w:cstheme="minorHAnsi"/>
          <w:b/>
          <w:bCs/>
        </w:rPr>
        <w:t>Casting Time:</w:t>
      </w:r>
      <w:r w:rsidRPr="005B7741">
        <w:rPr>
          <w:rFonts w:eastAsia="Times New Roman" w:cstheme="minorHAnsi"/>
        </w:rPr>
        <w:t xml:space="preserve"> 1 action</w:t>
      </w:r>
    </w:p>
    <w:p w14:paraId="32A42D4D" w14:textId="77777777" w:rsidR="005B7741" w:rsidRPr="005B7741" w:rsidRDefault="005B7741" w:rsidP="005B7741">
      <w:pPr>
        <w:contextualSpacing/>
        <w:rPr>
          <w:rFonts w:eastAsia="Times New Roman" w:cstheme="minorHAnsi"/>
        </w:rPr>
      </w:pPr>
      <w:r w:rsidRPr="005B7741">
        <w:rPr>
          <w:rFonts w:eastAsia="Times New Roman" w:cstheme="minorHAnsi"/>
          <w:b/>
          <w:bCs/>
        </w:rPr>
        <w:t>Range:</w:t>
      </w:r>
      <w:r w:rsidRPr="005B7741">
        <w:rPr>
          <w:rFonts w:eastAsia="Times New Roman" w:cstheme="minorHAnsi"/>
        </w:rPr>
        <w:t xml:space="preserve"> 30 feet </w:t>
      </w:r>
    </w:p>
    <w:p w14:paraId="5F6AAFE1" w14:textId="77777777" w:rsidR="005B7741" w:rsidRPr="005B7741" w:rsidRDefault="005B7741" w:rsidP="005B7741">
      <w:pPr>
        <w:contextualSpacing/>
        <w:rPr>
          <w:rFonts w:eastAsia="Times New Roman" w:cstheme="minorHAnsi"/>
        </w:rPr>
      </w:pPr>
      <w:r w:rsidRPr="005B7741">
        <w:rPr>
          <w:rFonts w:eastAsia="Times New Roman" w:cstheme="minorHAnsi"/>
          <w:b/>
          <w:bCs/>
        </w:rPr>
        <w:t>Components:</w:t>
      </w:r>
      <w:r w:rsidRPr="005B7741">
        <w:rPr>
          <w:rFonts w:eastAsia="Times New Roman" w:cstheme="minorHAnsi"/>
        </w:rPr>
        <w:t xml:space="preserve"> V, S</w:t>
      </w:r>
    </w:p>
    <w:p w14:paraId="1AEA418A" w14:textId="77777777" w:rsidR="005B7741" w:rsidRPr="005B7741" w:rsidRDefault="005B7741" w:rsidP="005B7741">
      <w:pPr>
        <w:contextualSpacing/>
        <w:rPr>
          <w:rFonts w:eastAsia="Times New Roman" w:cstheme="minorHAnsi"/>
        </w:rPr>
      </w:pPr>
      <w:r w:rsidRPr="005B7741">
        <w:rPr>
          <w:rFonts w:eastAsia="Times New Roman" w:cstheme="minorHAnsi"/>
          <w:b/>
          <w:bCs/>
        </w:rPr>
        <w:t>Duration:</w:t>
      </w:r>
      <w:r w:rsidRPr="005B7741">
        <w:rPr>
          <w:rFonts w:eastAsia="Times New Roman" w:cstheme="minorHAnsi"/>
        </w:rPr>
        <w:t xml:space="preserve"> 1 minute</w:t>
      </w:r>
    </w:p>
    <w:p w14:paraId="27E1116B" w14:textId="77777777" w:rsidR="005B7741" w:rsidRPr="005B7741" w:rsidDel="004F002B" w:rsidRDefault="005B7741" w:rsidP="00272CA8">
      <w:pPr>
        <w:contextualSpacing/>
        <w:rPr>
          <w:del w:id="5445" w:author="Admin" w:date="2021-04-30T16:46:00Z"/>
          <w:rFonts w:eastAsia="Times New Roman" w:cstheme="minorHAnsi"/>
        </w:rPr>
      </w:pPr>
      <w:r w:rsidRPr="005B7741">
        <w:rPr>
          <w:rFonts w:eastAsia="Times New Roman" w:cstheme="minorHAnsi"/>
        </w:rPr>
        <w:t>You conjure a minor gateway to the Twisting Nether that spews corruptive energy</w:t>
      </w:r>
      <w:ins w:id="5446" w:author="Admin" w:date="2021-04-30T16:47:00Z">
        <w:r w:rsidR="004F002B">
          <w:rPr>
            <w:rFonts w:eastAsia="Times New Roman" w:cstheme="minorHAnsi"/>
          </w:rPr>
          <w:t xml:space="preserve"> and harvests the weak of body</w:t>
        </w:r>
      </w:ins>
      <w:r w:rsidRPr="005B7741">
        <w:rPr>
          <w:rFonts w:eastAsia="Times New Roman" w:cstheme="minorHAnsi"/>
        </w:rPr>
        <w:t xml:space="preserve">. When you cast this spell, you may use a reaction for it to cast </w:t>
      </w:r>
      <w:del w:id="5447" w:author="Admin" w:date="2021-04-30T16:45:00Z">
        <w:r w:rsidRPr="005B7741" w:rsidDel="004F002B">
          <w:rPr>
            <w:rFonts w:eastAsia="Times New Roman" w:cstheme="minorHAnsi"/>
          </w:rPr>
          <w:delText xml:space="preserve">or maintain </w:delText>
        </w:r>
      </w:del>
      <w:r w:rsidRPr="005B7741">
        <w:rPr>
          <w:rFonts w:eastAsia="Times New Roman" w:cstheme="minorHAnsi"/>
          <w:i/>
          <w:iCs/>
        </w:rPr>
        <w:t>shadow word pain</w:t>
      </w:r>
      <w:r w:rsidRPr="005B7741">
        <w:rPr>
          <w:rFonts w:eastAsia="Times New Roman" w:cstheme="minorHAnsi"/>
        </w:rPr>
        <w:t xml:space="preserve"> on up to three targets. </w:t>
      </w:r>
      <w:ins w:id="5448" w:author="Admin" w:date="2021-04-30T16:46:00Z">
        <w:r w:rsidR="004F002B">
          <w:rPr>
            <w:rFonts w:eastAsia="Times New Roman" w:cstheme="minorHAnsi"/>
          </w:rPr>
          <w:t xml:space="preserve">At the start of the totem’s turn, if there are less than three targets affected by </w:t>
        </w:r>
        <w:r w:rsidR="004F002B" w:rsidRPr="004F002B">
          <w:rPr>
            <w:rFonts w:eastAsia="Times New Roman" w:cstheme="minorHAnsi"/>
            <w:i/>
            <w:iCs/>
            <w:rPrChange w:id="5449" w:author="Admin" w:date="2021-04-30T16:46:00Z">
              <w:rPr>
                <w:rFonts w:eastAsia="Times New Roman" w:cstheme="minorHAnsi"/>
              </w:rPr>
            </w:rPrChange>
          </w:rPr>
          <w:t>shadow word pain</w:t>
        </w:r>
        <w:r w:rsidR="004F002B">
          <w:rPr>
            <w:rFonts w:eastAsia="Times New Roman" w:cstheme="minorHAnsi"/>
          </w:rPr>
          <w:t xml:space="preserve">, the totem casts it again. </w:t>
        </w:r>
      </w:ins>
      <w:ins w:id="5450" w:author="Admin" w:date="2021-04-30T16:47:00Z">
        <w:r w:rsidR="004F002B">
          <w:rPr>
            <w:rFonts w:eastAsia="Times New Roman" w:cstheme="minorHAnsi"/>
          </w:rPr>
          <w:t xml:space="preserve">If the totem causes a target to be bloodied by the spell, the totem </w:t>
        </w:r>
      </w:ins>
      <w:ins w:id="5451" w:author="Admin" w:date="2021-04-30T16:48:00Z">
        <w:r w:rsidR="004F002B">
          <w:rPr>
            <w:rFonts w:eastAsia="Times New Roman" w:cstheme="minorHAnsi"/>
          </w:rPr>
          <w:t xml:space="preserve">instead casts </w:t>
        </w:r>
      </w:ins>
      <w:ins w:id="5452" w:author="Admin" w:date="2021-04-30T16:47:00Z">
        <w:r w:rsidR="004F002B">
          <w:rPr>
            <w:rFonts w:eastAsia="Times New Roman" w:cstheme="minorHAnsi"/>
            <w:i/>
            <w:iCs/>
          </w:rPr>
          <w:t xml:space="preserve">shadow word death </w:t>
        </w:r>
        <w:r w:rsidR="004F002B">
          <w:rPr>
            <w:rFonts w:eastAsia="Times New Roman" w:cstheme="minorHAnsi"/>
          </w:rPr>
          <w:t>spell on the target</w:t>
        </w:r>
      </w:ins>
      <w:ins w:id="5453" w:author="Admin" w:date="2021-04-30T16:48:00Z">
        <w:r w:rsidR="004F002B">
          <w:rPr>
            <w:rFonts w:eastAsia="Times New Roman" w:cstheme="minorHAnsi"/>
          </w:rPr>
          <w:t xml:space="preserve">, removing the </w:t>
        </w:r>
        <w:r w:rsidR="004F002B">
          <w:rPr>
            <w:rFonts w:eastAsia="Times New Roman" w:cstheme="minorHAnsi"/>
            <w:i/>
            <w:iCs/>
          </w:rPr>
          <w:t xml:space="preserve">shadow word pain </w:t>
        </w:r>
        <w:r w:rsidR="004F002B">
          <w:rPr>
            <w:rFonts w:eastAsia="Times New Roman" w:cstheme="minorHAnsi"/>
          </w:rPr>
          <w:t xml:space="preserve">sigil. </w:t>
        </w:r>
      </w:ins>
      <w:ins w:id="5454" w:author="Admin" w:date="2021-04-30T16:45:00Z">
        <w:r w:rsidR="004F002B">
          <w:rPr>
            <w:rFonts w:eastAsia="Times New Roman" w:cstheme="minorHAnsi"/>
          </w:rPr>
          <w:br/>
        </w:r>
      </w:ins>
      <w:del w:id="5455" w:author="Admin" w:date="2021-04-30T16:45:00Z">
        <w:r w:rsidRPr="005B7741" w:rsidDel="004F002B">
          <w:rPr>
            <w:rFonts w:eastAsia="Times New Roman" w:cstheme="minorHAnsi"/>
          </w:rPr>
          <w:delText xml:space="preserve">So long as the totem stands, the three sigil spells' DC is reduced by 10. </w:delText>
        </w:r>
      </w:del>
      <w:del w:id="5456" w:author="Admin" w:date="2021-04-30T16:46:00Z">
        <w:r w:rsidRPr="005B7741" w:rsidDel="004F002B">
          <w:rPr>
            <w:rFonts w:eastAsia="Times New Roman" w:cstheme="minorHAnsi"/>
          </w:rPr>
          <w:delText xml:space="preserve">Instead of using it to maintain </w:delText>
        </w:r>
        <w:r w:rsidRPr="005B7741" w:rsidDel="004F002B">
          <w:rPr>
            <w:rFonts w:eastAsia="Times New Roman" w:cstheme="minorHAnsi"/>
            <w:i/>
            <w:iCs/>
          </w:rPr>
          <w:delText>shadow word pain</w:delText>
        </w:r>
        <w:r w:rsidRPr="005B7741" w:rsidDel="004F002B">
          <w:rPr>
            <w:rFonts w:eastAsia="Times New Roman" w:cstheme="minorHAnsi"/>
          </w:rPr>
          <w:delText xml:space="preserve">, you can use it to cast </w:delText>
        </w:r>
        <w:r w:rsidRPr="005B7741" w:rsidDel="004F002B">
          <w:rPr>
            <w:rFonts w:eastAsia="Times New Roman" w:cstheme="minorHAnsi"/>
            <w:i/>
            <w:iCs/>
          </w:rPr>
          <w:delText>shadow word death</w:delText>
        </w:r>
        <w:r w:rsidRPr="005B7741" w:rsidDel="004F002B">
          <w:rPr>
            <w:rFonts w:eastAsia="Times New Roman" w:cstheme="minorHAnsi"/>
          </w:rPr>
          <w:delText xml:space="preserve"> on up to three targets. </w:delText>
        </w:r>
      </w:del>
    </w:p>
    <w:p w14:paraId="0065F7E3" w14:textId="77777777" w:rsidR="005B7741" w:rsidRDefault="005B7741" w:rsidP="00DD72A2">
      <w:pPr>
        <w:contextualSpacing/>
        <w:rPr>
          <w:rFonts w:eastAsia="Times New Roman" w:cstheme="minorHAnsi"/>
        </w:rPr>
      </w:pPr>
      <w:r w:rsidRPr="005B7741">
        <w:rPr>
          <w:rFonts w:eastAsia="Times New Roman" w:cstheme="minorHAnsi"/>
        </w:rPr>
        <w:t xml:space="preserve">If a creature dies under the effects </w:t>
      </w:r>
      <w:del w:id="5457" w:author="Admin" w:date="2021-04-30T16:48:00Z">
        <w:r w:rsidRPr="005B7741" w:rsidDel="004F002B">
          <w:rPr>
            <w:rFonts w:eastAsia="Times New Roman" w:cstheme="minorHAnsi"/>
          </w:rPr>
          <w:delText xml:space="preserve">of </w:delText>
        </w:r>
      </w:del>
      <w:r w:rsidRPr="004F002B">
        <w:rPr>
          <w:rFonts w:eastAsia="Times New Roman" w:cstheme="minorHAnsi"/>
          <w:i/>
          <w:iCs/>
          <w:rPrChange w:id="5458" w:author="Admin" w:date="2021-04-30T16:46:00Z">
            <w:rPr>
              <w:rFonts w:eastAsia="Times New Roman" w:cstheme="minorHAnsi"/>
            </w:rPr>
          </w:rPrChange>
        </w:rPr>
        <w:t xml:space="preserve">shadow word </w:t>
      </w:r>
      <w:del w:id="5459" w:author="Admin" w:date="2021-04-30T16:48:00Z">
        <w:r w:rsidRPr="004F002B" w:rsidDel="004F002B">
          <w:rPr>
            <w:rFonts w:eastAsia="Times New Roman" w:cstheme="minorHAnsi"/>
            <w:i/>
            <w:iCs/>
            <w:rPrChange w:id="5460" w:author="Admin" w:date="2021-04-30T16:46:00Z">
              <w:rPr>
                <w:rFonts w:eastAsia="Times New Roman" w:cstheme="minorHAnsi"/>
              </w:rPr>
            </w:rPrChange>
          </w:rPr>
          <w:delText>pain</w:delText>
        </w:r>
        <w:r w:rsidRPr="005B7741" w:rsidDel="004F002B">
          <w:rPr>
            <w:rFonts w:eastAsia="Times New Roman" w:cstheme="minorHAnsi"/>
          </w:rPr>
          <w:delText xml:space="preserve"> or shadow word </w:delText>
        </w:r>
      </w:del>
      <w:r w:rsidRPr="004F002B">
        <w:rPr>
          <w:rFonts w:eastAsia="Times New Roman" w:cstheme="minorHAnsi"/>
          <w:i/>
          <w:iCs/>
          <w:rPrChange w:id="5461" w:author="Admin" w:date="2021-04-30T16:48:00Z">
            <w:rPr>
              <w:rFonts w:eastAsia="Times New Roman" w:cstheme="minorHAnsi"/>
            </w:rPr>
          </w:rPrChange>
        </w:rPr>
        <w:t>death</w:t>
      </w:r>
      <w:r w:rsidRPr="005B7741">
        <w:rPr>
          <w:rFonts w:eastAsia="Times New Roman" w:cstheme="minorHAnsi"/>
        </w:rPr>
        <w:t>, you or one target of your choice within 30 feet regain 1d6 hit points</w:t>
      </w:r>
      <w:del w:id="5462" w:author="Admin" w:date="2021-04-30T16:48:00Z">
        <w:r w:rsidRPr="005B7741" w:rsidDel="004F002B">
          <w:rPr>
            <w:rFonts w:eastAsia="Times New Roman" w:cstheme="minorHAnsi"/>
          </w:rPr>
          <w:delText xml:space="preserve"> per target killed</w:delText>
        </w:r>
      </w:del>
      <w:r w:rsidRPr="005B7741">
        <w:rPr>
          <w:rFonts w:eastAsia="Times New Roman" w:cstheme="minorHAnsi"/>
        </w:rPr>
        <w:t>.</w:t>
      </w:r>
    </w:p>
    <w:p w14:paraId="62E373EA" w14:textId="77777777" w:rsidR="005B7741" w:rsidRPr="005B7741" w:rsidRDefault="005B7741" w:rsidP="00DD72A2">
      <w:pPr>
        <w:contextualSpacing/>
        <w:rPr>
          <w:rFonts w:eastAsia="Times New Roman" w:cstheme="minorHAnsi"/>
        </w:rPr>
      </w:pPr>
      <w:r>
        <w:rPr>
          <w:rFonts w:eastAsia="Times New Roman" w:cstheme="minorHAnsi"/>
          <w:b/>
          <w:bCs/>
        </w:rPr>
        <w:t xml:space="preserve">Heightened. </w:t>
      </w:r>
      <w:del w:id="5463" w:author="Admin" w:date="2021-04-30T16:48:00Z">
        <w:r w:rsidDel="001F7089">
          <w:rPr>
            <w:rFonts w:eastAsia="Times New Roman" w:cstheme="minorHAnsi"/>
          </w:rPr>
          <w:delText>Per every spell levels above 6th, you can maintain the spells on one additional target (up to 6 targets at spell level 9)</w:delText>
        </w:r>
      </w:del>
      <w:ins w:id="5464" w:author="Admin" w:date="2021-04-30T16:49:00Z">
        <w:r w:rsidR="001F7089">
          <w:rPr>
            <w:rFonts w:eastAsia="Times New Roman" w:cstheme="minorHAnsi"/>
          </w:rPr>
          <w:t xml:space="preserve">For each level the spell is </w:t>
        </w:r>
      </w:ins>
      <w:ins w:id="5465" w:author="Admin" w:date="2021-04-30T16:48:00Z">
        <w:r w:rsidR="001F7089">
          <w:rPr>
            <w:rFonts w:eastAsia="Times New Roman" w:cstheme="minorHAnsi"/>
          </w:rPr>
          <w:t xml:space="preserve">heightened above 6th, </w:t>
        </w:r>
      </w:ins>
      <w:ins w:id="5466" w:author="Admin" w:date="2021-04-30T16:49:00Z">
        <w:r w:rsidR="001F7089">
          <w:rPr>
            <w:rFonts w:eastAsia="Times New Roman" w:cstheme="minorHAnsi"/>
          </w:rPr>
          <w:t xml:space="preserve">both </w:t>
        </w:r>
      </w:ins>
      <w:ins w:id="5467" w:author="Admin" w:date="2021-04-30T16:48:00Z">
        <w:r w:rsidR="001F7089">
          <w:rPr>
            <w:rFonts w:eastAsia="Times New Roman" w:cstheme="minorHAnsi"/>
            <w:i/>
            <w:iCs/>
          </w:rPr>
          <w:t xml:space="preserve">shadow word pain </w:t>
        </w:r>
        <w:r w:rsidR="001F7089">
          <w:rPr>
            <w:rFonts w:eastAsia="Times New Roman" w:cstheme="minorHAnsi"/>
          </w:rPr>
          <w:t xml:space="preserve">and </w:t>
        </w:r>
        <w:r w:rsidR="001F7089">
          <w:rPr>
            <w:rFonts w:eastAsia="Times New Roman" w:cstheme="minorHAnsi"/>
            <w:i/>
            <w:iCs/>
          </w:rPr>
          <w:t xml:space="preserve">shadow word death </w:t>
        </w:r>
      </w:ins>
      <w:ins w:id="5468" w:author="Admin" w:date="2021-04-30T16:49:00Z">
        <w:r w:rsidR="001F7089">
          <w:rPr>
            <w:rFonts w:eastAsia="Times New Roman" w:cstheme="minorHAnsi"/>
          </w:rPr>
          <w:t>spells are heightened for one level</w:t>
        </w:r>
      </w:ins>
      <w:r>
        <w:rPr>
          <w:rFonts w:eastAsia="Times New Roman" w:cstheme="minorHAnsi"/>
        </w:rPr>
        <w:t xml:space="preserve">. </w:t>
      </w:r>
    </w:p>
    <w:p w14:paraId="4AE2B78B" w14:textId="77777777" w:rsidR="005B7741" w:rsidRPr="00134BC3" w:rsidRDefault="005B7741">
      <w:pPr>
        <w:contextualSpacing/>
        <w:rPr>
          <w:rFonts w:eastAsia="Times New Roman" w:cstheme="minorHAnsi"/>
        </w:rPr>
      </w:pPr>
    </w:p>
    <w:p w14:paraId="76A8280F" w14:textId="77777777" w:rsidR="00AB25EF" w:rsidRPr="00134BC3" w:rsidRDefault="00AB25EF">
      <w:pPr>
        <w:contextualSpacing/>
        <w:rPr>
          <w:rFonts w:eastAsia="Times New Roman" w:cstheme="minorHAnsi"/>
        </w:rPr>
      </w:pPr>
      <w:r w:rsidRPr="000D5DB5">
        <w:rPr>
          <w:rFonts w:eastAsia="Times New Roman" w:cstheme="minorHAnsi"/>
          <w:b/>
          <w:bCs/>
          <w:color w:val="000000"/>
        </w:rPr>
        <w:t>Death and Decay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5]</w:t>
      </w:r>
    </w:p>
    <w:p w14:paraId="2C15BC1D"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Necromancy </w:t>
      </w:r>
      <w:r w:rsidR="00CD07D6">
        <w:rPr>
          <w:rFonts w:eastAsia="Times New Roman" w:cstheme="minorHAnsi"/>
          <w:color w:val="000000"/>
        </w:rPr>
        <w:t>[channel]</w:t>
      </w:r>
    </w:p>
    <w:p w14:paraId="58DE7754"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6994C6B4"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Pr>
          <w:rFonts w:eastAsia="Times New Roman" w:cstheme="minorHAnsi"/>
          <w:color w:val="000000"/>
        </w:rPr>
        <w:t>60</w:t>
      </w:r>
      <w:r w:rsidRPr="000D5DB5">
        <w:rPr>
          <w:rFonts w:eastAsia="Times New Roman" w:cstheme="minorHAnsi"/>
          <w:color w:val="000000"/>
        </w:rPr>
        <w:t xml:space="preserve"> feet</w:t>
      </w:r>
    </w:p>
    <w:p w14:paraId="0B97C488" w14:textId="77777777" w:rsidR="007A0074" w:rsidRDefault="00E42AF1">
      <w:pPr>
        <w:contextualSpacing/>
        <w:rPr>
          <w:rFonts w:eastAsia="Times New Roman" w:cstheme="minorHAnsi"/>
          <w:color w:val="000000"/>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V, </w:t>
      </w:r>
      <w:r>
        <w:rPr>
          <w:rFonts w:eastAsia="Times New Roman" w:cstheme="minorHAnsi"/>
          <w:color w:val="000000"/>
        </w:rPr>
        <w:t xml:space="preserve">S, </w:t>
      </w:r>
      <w:r w:rsidRPr="000D5DB5">
        <w:rPr>
          <w:rFonts w:eastAsia="Times New Roman" w:cstheme="minorHAnsi"/>
          <w:color w:val="000000"/>
        </w:rPr>
        <w:t>M (a dead rose)</w:t>
      </w:r>
    </w:p>
    <w:p w14:paraId="585B406A"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color w:val="000000"/>
        </w:rPr>
        <w:t xml:space="preserve"> Channeling, up to 1 minute</w:t>
      </w:r>
      <w:del w:id="5469" w:author="Admin" w:date="2021-04-30T16:31:00Z">
        <w:r w:rsidRPr="000D5DB5" w:rsidDel="00C710F4">
          <w:rPr>
            <w:rFonts w:eastAsia="Times New Roman" w:cstheme="minorHAnsi"/>
            <w:color w:val="000000"/>
          </w:rPr>
          <w:delText>s</w:delText>
        </w:r>
      </w:del>
    </w:p>
    <w:p w14:paraId="3FC30663" w14:textId="77777777" w:rsidR="00A614A2" w:rsidRDefault="00AB25EF" w:rsidP="00272CA8">
      <w:pPr>
        <w:contextualSpacing/>
        <w:rPr>
          <w:rFonts w:eastAsia="Times New Roman" w:cstheme="minorHAnsi"/>
          <w:color w:val="000000"/>
        </w:rPr>
      </w:pPr>
      <w:r w:rsidRPr="000D5DB5">
        <w:rPr>
          <w:rFonts w:eastAsia="Times New Roman" w:cstheme="minorHAnsi"/>
          <w:color w:val="000000"/>
        </w:rPr>
        <w:t xml:space="preserve">Negative energy infuses </w:t>
      </w:r>
      <w:r w:rsidR="00617A27">
        <w:rPr>
          <w:rFonts w:eastAsia="Times New Roman" w:cstheme="minorHAnsi"/>
          <w:color w:val="000000"/>
        </w:rPr>
        <w:t xml:space="preserve">a </w:t>
      </w:r>
      <w:del w:id="5470" w:author="Admin" w:date="2021-04-30T16:31:00Z">
        <w:r w:rsidR="00617A27" w:rsidDel="00C710F4">
          <w:rPr>
            <w:rFonts w:eastAsia="Times New Roman" w:cstheme="minorHAnsi"/>
            <w:color w:val="000000"/>
          </w:rPr>
          <w:delText xml:space="preserve">cylinder </w:delText>
        </w:r>
      </w:del>
      <w:r w:rsidR="00617A27">
        <w:rPr>
          <w:rFonts w:eastAsia="Times New Roman" w:cstheme="minorHAnsi"/>
          <w:color w:val="000000"/>
        </w:rPr>
        <w:t>15</w:t>
      </w:r>
      <w:ins w:id="5471" w:author="Admin" w:date="2021-04-30T16:31:00Z">
        <w:r w:rsidR="00C710F4">
          <w:rPr>
            <w:rFonts w:eastAsia="Times New Roman" w:cstheme="minorHAnsi"/>
            <w:color w:val="000000"/>
          </w:rPr>
          <w:t>-foot radius</w:t>
        </w:r>
      </w:ins>
      <w:r w:rsidR="00617A27">
        <w:rPr>
          <w:rFonts w:eastAsia="Times New Roman" w:cstheme="minorHAnsi"/>
          <w:color w:val="000000"/>
        </w:rPr>
        <w:t xml:space="preserve"> </w:t>
      </w:r>
      <w:del w:id="5472" w:author="Admin" w:date="2021-04-30T16:31:00Z">
        <w:r w:rsidR="00617A27" w:rsidDel="00C710F4">
          <w:rPr>
            <w:rFonts w:eastAsia="Times New Roman" w:cstheme="minorHAnsi"/>
            <w:color w:val="000000"/>
          </w:rPr>
          <w:delText xml:space="preserve">feet </w:delText>
        </w:r>
      </w:del>
      <w:ins w:id="5473" w:author="Admin" w:date="2021-04-30T16:31:00Z">
        <w:r w:rsidR="00C710F4">
          <w:rPr>
            <w:rFonts w:eastAsia="Times New Roman" w:cstheme="minorHAnsi"/>
            <w:color w:val="000000"/>
          </w:rPr>
          <w:t>sphere</w:t>
        </w:r>
      </w:ins>
      <w:del w:id="5474" w:author="Admin" w:date="2021-04-30T16:31:00Z">
        <w:r w:rsidR="00617A27" w:rsidDel="00C710F4">
          <w:rPr>
            <w:rFonts w:eastAsia="Times New Roman" w:cstheme="minorHAnsi"/>
            <w:color w:val="000000"/>
          </w:rPr>
          <w:delText>side 60 feet high</w:delText>
        </w:r>
      </w:del>
      <w:r w:rsidRPr="000D5DB5">
        <w:rPr>
          <w:rFonts w:eastAsia="Times New Roman" w:cstheme="minorHAnsi"/>
          <w:color w:val="000000"/>
        </w:rPr>
        <w:t>. Living creatures age rapidly, as skin sags and flesh sloughs off bone</w:t>
      </w:r>
      <w:r w:rsidR="00A614A2">
        <w:rPr>
          <w:rFonts w:eastAsia="Times New Roman" w:cstheme="minorHAnsi"/>
          <w:color w:val="000000"/>
        </w:rPr>
        <w:t xml:space="preserve">s. </w:t>
      </w:r>
      <w:r w:rsidRPr="000D5DB5">
        <w:rPr>
          <w:rFonts w:eastAsia="Times New Roman" w:cstheme="minorHAnsi"/>
          <w:color w:val="000000"/>
        </w:rPr>
        <w:t xml:space="preserve">Structures wither and collapse, suffering the effects of decades within </w:t>
      </w:r>
      <w:del w:id="5475" w:author="Admin" w:date="2021-04-30T16:31:00Z">
        <w:r w:rsidRPr="000D5DB5" w:rsidDel="00C710F4">
          <w:rPr>
            <w:rFonts w:eastAsia="Times New Roman" w:cstheme="minorHAnsi"/>
            <w:color w:val="000000"/>
          </w:rPr>
          <w:delText xml:space="preserve">few </w:delText>
        </w:r>
      </w:del>
      <w:r w:rsidRPr="000D5DB5">
        <w:rPr>
          <w:rFonts w:eastAsia="Times New Roman" w:cstheme="minorHAnsi"/>
          <w:color w:val="000000"/>
        </w:rPr>
        <w:t xml:space="preserve">seconds. </w:t>
      </w:r>
    </w:p>
    <w:p w14:paraId="37D8E2AD" w14:textId="77777777" w:rsidR="00AB25EF" w:rsidRPr="00134BC3" w:rsidRDefault="00AB25EF" w:rsidP="00587913">
      <w:pPr>
        <w:contextualSpacing/>
        <w:rPr>
          <w:rFonts w:eastAsia="Times New Roman" w:cstheme="minorHAnsi"/>
        </w:rPr>
      </w:pPr>
      <w:r w:rsidRPr="000D5DB5">
        <w:rPr>
          <w:rFonts w:eastAsia="Times New Roman" w:cstheme="minorHAnsi"/>
          <w:color w:val="000000"/>
        </w:rPr>
        <w:lastRenderedPageBreak/>
        <w:t xml:space="preserve">All living creatures and structures in the area take </w:t>
      </w:r>
      <w:r w:rsidR="00617A6B">
        <w:rPr>
          <w:rFonts w:eastAsia="Times New Roman" w:cstheme="minorHAnsi"/>
          <w:color w:val="000000"/>
        </w:rPr>
        <w:t>6</w:t>
      </w:r>
      <w:r w:rsidR="00951745">
        <w:rPr>
          <w:rFonts w:eastAsia="Times New Roman" w:cstheme="minorHAnsi"/>
          <w:color w:val="000000"/>
        </w:rPr>
        <w:t>d6</w:t>
      </w:r>
      <w:r w:rsidR="00951745" w:rsidRPr="000D5DB5">
        <w:rPr>
          <w:rFonts w:eastAsia="Times New Roman" w:cstheme="minorHAnsi"/>
          <w:color w:val="000000"/>
        </w:rPr>
        <w:t xml:space="preserve"> </w:t>
      </w:r>
      <w:r w:rsidRPr="000D5DB5">
        <w:rPr>
          <w:rFonts w:eastAsia="Times New Roman" w:cstheme="minorHAnsi"/>
          <w:color w:val="000000"/>
        </w:rPr>
        <w:t xml:space="preserve">points of </w:t>
      </w:r>
      <w:r w:rsidR="00B77552" w:rsidRPr="000D5DB5">
        <w:rPr>
          <w:rFonts w:eastAsia="Times New Roman" w:cstheme="minorHAnsi"/>
          <w:color w:val="000000"/>
        </w:rPr>
        <w:t xml:space="preserve">shadow </w:t>
      </w:r>
      <w:r w:rsidRPr="000D5DB5">
        <w:rPr>
          <w:rFonts w:eastAsia="Times New Roman" w:cstheme="minorHAnsi"/>
          <w:color w:val="000000"/>
        </w:rPr>
        <w:t>damage per round of channeling. Each creature can make a Stamina saving throw to half damage dealt.</w:t>
      </w:r>
      <w:r w:rsidR="00054CF4">
        <w:rPr>
          <w:rFonts w:eastAsia="Times New Roman" w:cstheme="minorHAnsi"/>
          <w:color w:val="000000"/>
        </w:rPr>
        <w:t xml:space="preserve"> </w:t>
      </w:r>
      <w:r w:rsidR="00587913">
        <w:rPr>
          <w:rFonts w:eastAsia="Times New Roman" w:cstheme="minorHAnsi"/>
          <w:color w:val="000000"/>
        </w:rPr>
        <w:t>Creatures that fail their saving throw to half damage also have their speed reduced by half.</w:t>
      </w:r>
    </w:p>
    <w:p w14:paraId="167CD11B"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The spell deals normal damage to any structure in contact with the ground when the spell is cast, and every round until the spell ends. </w:t>
      </w:r>
      <w:r w:rsidR="00617A6B">
        <w:rPr>
          <w:rFonts w:eastAsia="Times New Roman" w:cstheme="minorHAnsi"/>
          <w:color w:val="000000"/>
        </w:rPr>
        <w:t xml:space="preserve">See Chapter 8: Adventurers for structure damage. </w:t>
      </w:r>
    </w:p>
    <w:p w14:paraId="4D6EAC82"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The spell deals an additional </w:t>
      </w:r>
      <w:r w:rsidR="00617A6B" w:rsidRPr="000D5DB5">
        <w:rPr>
          <w:rFonts w:eastAsia="Times New Roman" w:cstheme="minorHAnsi"/>
          <w:color w:val="000000"/>
        </w:rPr>
        <w:t>1d</w:t>
      </w:r>
      <w:r w:rsidR="00617A6B">
        <w:rPr>
          <w:rFonts w:eastAsia="Times New Roman" w:cstheme="minorHAnsi"/>
          <w:color w:val="000000"/>
        </w:rPr>
        <w:t xml:space="preserve">6 </w:t>
      </w:r>
      <w:r w:rsidR="00617A27">
        <w:rPr>
          <w:rFonts w:eastAsia="Times New Roman" w:cstheme="minorHAnsi"/>
          <w:color w:val="000000"/>
        </w:rPr>
        <w:t>for every spell level above 5th.</w:t>
      </w:r>
    </w:p>
    <w:p w14:paraId="29DCDDCE" w14:textId="77777777" w:rsidR="007644ED" w:rsidRPr="00134BC3" w:rsidRDefault="007644ED">
      <w:pPr>
        <w:contextualSpacing/>
        <w:rPr>
          <w:rFonts w:eastAsia="Times New Roman" w:cstheme="minorHAnsi"/>
        </w:rPr>
      </w:pPr>
    </w:p>
    <w:p w14:paraId="1935F4DD" w14:textId="77777777" w:rsidR="00AB25EF" w:rsidRPr="00134BC3" w:rsidRDefault="00AB25EF">
      <w:pPr>
        <w:contextualSpacing/>
        <w:rPr>
          <w:rFonts w:eastAsia="Times New Roman" w:cstheme="minorHAnsi"/>
        </w:rPr>
      </w:pPr>
      <w:r w:rsidRPr="000D5DB5">
        <w:rPr>
          <w:rFonts w:eastAsia="Times New Roman" w:cstheme="minorHAnsi"/>
          <w:b/>
          <w:bCs/>
          <w:color w:val="000000"/>
        </w:rPr>
        <w:t>Death Coil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1]</w:t>
      </w:r>
    </w:p>
    <w:p w14:paraId="45FF91A2"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r w:rsidR="00D40054" w:rsidRPr="000D5DB5">
        <w:rPr>
          <w:rFonts w:eastAsia="Times New Roman" w:cstheme="minorHAnsi"/>
          <w:color w:val="000000"/>
        </w:rPr>
        <w:t xml:space="preserve"> </w:t>
      </w:r>
      <w:r w:rsidR="00CD07D6">
        <w:rPr>
          <w:rFonts w:eastAsia="Times New Roman" w:cstheme="minorHAnsi"/>
          <w:color w:val="000000"/>
        </w:rPr>
        <w:t>[healing]</w:t>
      </w:r>
    </w:p>
    <w:p w14:paraId="7882DB66"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color w:val="000000"/>
        </w:rPr>
        <w:t xml:space="preserve"> 1 action</w:t>
      </w:r>
    </w:p>
    <w:p w14:paraId="4F27D94E"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color w:val="000000"/>
        </w:rPr>
        <w:t xml:space="preserve"> 30 feet </w:t>
      </w:r>
    </w:p>
    <w:p w14:paraId="46C86BEA" w14:textId="77777777" w:rsidR="00E42AF1" w:rsidRPr="00134BC3" w:rsidRDefault="00E42AF1">
      <w:pPr>
        <w:contextualSpacing/>
        <w:rPr>
          <w:rFonts w:eastAsia="Times New Roman" w:cstheme="minorHAnsi"/>
        </w:rPr>
      </w:pPr>
      <w:r w:rsidRPr="000D5DB5">
        <w:rPr>
          <w:rFonts w:eastAsia="Times New Roman" w:cstheme="minorHAnsi"/>
          <w:b/>
          <w:bCs/>
          <w:color w:val="000000"/>
        </w:rPr>
        <w:t>Components</w:t>
      </w:r>
      <w:r w:rsidR="007538A3">
        <w:rPr>
          <w:b/>
          <w:bCs/>
        </w:rPr>
        <w:t>:</w:t>
      </w:r>
      <w:r w:rsidRPr="000D5DB5">
        <w:rPr>
          <w:rFonts w:eastAsia="Times New Roman" w:cstheme="minorHAnsi"/>
          <w:color w:val="000000"/>
        </w:rPr>
        <w:t xml:space="preserve"> V, S</w:t>
      </w:r>
    </w:p>
    <w:p w14:paraId="11E0BD0A"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color w:val="000000"/>
        </w:rPr>
        <w:t xml:space="preserve"> Instantaneous</w:t>
      </w:r>
    </w:p>
    <w:p w14:paraId="75C0D19E" w14:textId="77777777" w:rsidR="00AB25EF" w:rsidRPr="000D5DB5" w:rsidRDefault="00E4023E">
      <w:pPr>
        <w:contextualSpacing/>
        <w:rPr>
          <w:rFonts w:eastAsia="Times New Roman" w:cstheme="minorHAnsi"/>
          <w:color w:val="000000"/>
        </w:rPr>
      </w:pPr>
      <w:r w:rsidRPr="000D5DB5">
        <w:rPr>
          <w:rFonts w:eastAsia="Times New Roman" w:cstheme="minorHAnsi"/>
          <w:color w:val="000000"/>
        </w:rPr>
        <w:t xml:space="preserve">Invoking the power of death, </w:t>
      </w:r>
      <w:r w:rsidR="00AB25EF" w:rsidRPr="000D5DB5">
        <w:rPr>
          <w:rFonts w:eastAsia="Times New Roman" w:cstheme="minorHAnsi"/>
          <w:color w:val="000000"/>
        </w:rPr>
        <w:t xml:space="preserve">you </w:t>
      </w:r>
      <w:r w:rsidRPr="000D5DB5">
        <w:rPr>
          <w:rFonts w:eastAsia="Times New Roman" w:cstheme="minorHAnsi"/>
          <w:color w:val="000000"/>
        </w:rPr>
        <w:t>bring the living closer to the end, and invigoration to the unholy or undead</w:t>
      </w:r>
      <w:r w:rsidR="00AB25EF" w:rsidRPr="000D5DB5">
        <w:rPr>
          <w:rFonts w:eastAsia="Times New Roman" w:cstheme="minorHAnsi"/>
          <w:color w:val="000000"/>
        </w:rPr>
        <w:t>. The creature you target regains a number of hit points equal to 1d8 + your spellcasting ability modifier if they are undead or fiends. If you target a living or celestial</w:t>
      </w:r>
      <w:r w:rsidRPr="000D5DB5">
        <w:rPr>
          <w:rFonts w:eastAsia="Times New Roman" w:cstheme="minorHAnsi"/>
          <w:color w:val="000000"/>
        </w:rPr>
        <w:t xml:space="preserve"> creature,</w:t>
      </w:r>
      <w:r w:rsidR="00AB25EF" w:rsidRPr="000D5DB5">
        <w:rPr>
          <w:rFonts w:eastAsia="Times New Roman" w:cstheme="minorHAnsi"/>
          <w:color w:val="000000"/>
        </w:rPr>
        <w:t xml:space="preserve"> they take damage equal to the hit points they would normally gain</w:t>
      </w:r>
      <w:r w:rsidRPr="000D5DB5">
        <w:rPr>
          <w:rFonts w:eastAsia="Times New Roman" w:cstheme="minorHAnsi"/>
          <w:color w:val="000000"/>
        </w:rPr>
        <w:t xml:space="preserve"> </w:t>
      </w:r>
      <w:r w:rsidR="00AB25EF" w:rsidRPr="000D5DB5">
        <w:rPr>
          <w:rFonts w:eastAsia="Times New Roman" w:cstheme="minorHAnsi"/>
          <w:color w:val="000000"/>
        </w:rPr>
        <w:t xml:space="preserve">as </w:t>
      </w:r>
      <w:r w:rsidR="00B77552" w:rsidRPr="000D5DB5">
        <w:rPr>
          <w:rFonts w:eastAsia="Times New Roman" w:cstheme="minorHAnsi"/>
          <w:color w:val="000000"/>
        </w:rPr>
        <w:t xml:space="preserve">shadow </w:t>
      </w:r>
      <w:r w:rsidR="00AB25EF" w:rsidRPr="000D5DB5">
        <w:rPr>
          <w:rFonts w:eastAsia="Times New Roman" w:cstheme="minorHAnsi"/>
          <w:color w:val="000000"/>
        </w:rPr>
        <w:t>damage. If you target an unwilling creature, you require a ranged spell attack.</w:t>
      </w:r>
    </w:p>
    <w:p w14:paraId="013681F4" w14:textId="77777777" w:rsidR="00392EC5" w:rsidRPr="000D5DB5" w:rsidRDefault="00392EC5">
      <w:pPr>
        <w:contextualSpacing/>
        <w:rPr>
          <w:rFonts w:eastAsia="Times New Roman" w:cstheme="minorHAnsi"/>
        </w:rPr>
      </w:pPr>
      <w:r w:rsidRPr="000D5DB5">
        <w:rPr>
          <w:rFonts w:eastAsia="Times New Roman" w:cstheme="minorHAnsi"/>
        </w:rPr>
        <w:t>Constructs gain no effect from this spell.</w:t>
      </w:r>
    </w:p>
    <w:p w14:paraId="23242251"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healing increases by 1d8 per level above 1st.</w:t>
      </w:r>
    </w:p>
    <w:p w14:paraId="3C454B81" w14:textId="77777777" w:rsidR="007644ED" w:rsidRDefault="007644ED">
      <w:pPr>
        <w:contextualSpacing/>
        <w:rPr>
          <w:ins w:id="5476" w:author="Admin" w:date="2021-12-09T23:19:00Z"/>
          <w:rFonts w:eastAsia="Times New Roman" w:cstheme="minorHAnsi"/>
        </w:rPr>
      </w:pPr>
    </w:p>
    <w:p w14:paraId="785274C5" w14:textId="77777777" w:rsidR="00066B30" w:rsidRPr="00066B30" w:rsidRDefault="00066B30" w:rsidP="00066B30">
      <w:pPr>
        <w:contextualSpacing/>
        <w:rPr>
          <w:ins w:id="5477" w:author="Admin" w:date="2021-12-09T23:19:00Z"/>
          <w:rFonts w:eastAsia="Times New Roman" w:cstheme="minorHAnsi"/>
          <w:b/>
          <w:bCs/>
          <w:rPrChange w:id="5478" w:author="Admin" w:date="2021-12-09T23:19:00Z">
            <w:rPr>
              <w:ins w:id="5479" w:author="Admin" w:date="2021-12-09T23:19:00Z"/>
              <w:rFonts w:eastAsia="Times New Roman" w:cstheme="minorHAnsi"/>
            </w:rPr>
          </w:rPrChange>
        </w:rPr>
      </w:pPr>
      <w:ins w:id="5480" w:author="Admin" w:date="2021-12-09T23:19:00Z">
        <w:r w:rsidRPr="00066B30">
          <w:rPr>
            <w:rFonts w:eastAsia="Times New Roman" w:cstheme="minorHAnsi"/>
            <w:b/>
            <w:bCs/>
            <w:rPrChange w:id="5481" w:author="Admin" w:date="2021-12-09T23:19:00Z">
              <w:rPr>
                <w:rFonts w:eastAsia="Times New Roman" w:cstheme="minorHAnsi"/>
              </w:rPr>
            </w:rPrChange>
          </w:rPr>
          <w:t>Death Nova [level 3]</w:t>
        </w:r>
      </w:ins>
    </w:p>
    <w:p w14:paraId="0E56A919" w14:textId="77777777" w:rsidR="00066B30" w:rsidRPr="00066B30" w:rsidRDefault="00066B30" w:rsidP="00066B30">
      <w:pPr>
        <w:contextualSpacing/>
        <w:rPr>
          <w:ins w:id="5482" w:author="Admin" w:date="2021-12-09T23:19:00Z"/>
          <w:rFonts w:eastAsia="Times New Roman" w:cstheme="minorHAnsi"/>
        </w:rPr>
      </w:pPr>
      <w:ins w:id="5483" w:author="Admin" w:date="2021-12-09T23:19:00Z">
        <w:r w:rsidRPr="00066B30">
          <w:rPr>
            <w:rFonts w:eastAsia="Times New Roman" w:cstheme="minorHAnsi"/>
          </w:rPr>
          <w:t>Evocation</w:t>
        </w:r>
      </w:ins>
    </w:p>
    <w:p w14:paraId="2DA1DD8E" w14:textId="77777777" w:rsidR="00066B30" w:rsidRPr="00066B30" w:rsidRDefault="00066B30" w:rsidP="00066B30">
      <w:pPr>
        <w:contextualSpacing/>
        <w:rPr>
          <w:ins w:id="5484" w:author="Admin" w:date="2021-12-09T23:19:00Z"/>
          <w:rFonts w:eastAsia="Times New Roman" w:cstheme="minorHAnsi"/>
        </w:rPr>
      </w:pPr>
      <w:ins w:id="5485" w:author="Admin" w:date="2021-12-09T23:19:00Z">
        <w:r w:rsidRPr="00066B30">
          <w:rPr>
            <w:rFonts w:eastAsia="Times New Roman" w:cstheme="minorHAnsi"/>
            <w:b/>
            <w:bCs/>
            <w:rPrChange w:id="5486" w:author="Admin" w:date="2021-12-09T23:19:00Z">
              <w:rPr>
                <w:rFonts w:eastAsia="Times New Roman" w:cstheme="minorHAnsi"/>
              </w:rPr>
            </w:rPrChange>
          </w:rPr>
          <w:t>Casting Time</w:t>
        </w:r>
        <w:r w:rsidRPr="00066B30">
          <w:rPr>
            <w:rFonts w:eastAsia="Times New Roman" w:cstheme="minorHAnsi"/>
          </w:rPr>
          <w:t>: 1 action</w:t>
        </w:r>
      </w:ins>
    </w:p>
    <w:p w14:paraId="35BD5047" w14:textId="77777777" w:rsidR="00066B30" w:rsidRPr="00066B30" w:rsidRDefault="00066B30" w:rsidP="00066B30">
      <w:pPr>
        <w:contextualSpacing/>
        <w:rPr>
          <w:ins w:id="5487" w:author="Admin" w:date="2021-12-09T23:19:00Z"/>
          <w:rFonts w:eastAsia="Times New Roman" w:cstheme="minorHAnsi"/>
        </w:rPr>
      </w:pPr>
      <w:ins w:id="5488" w:author="Admin" w:date="2021-12-09T23:19:00Z">
        <w:r w:rsidRPr="00066B30">
          <w:rPr>
            <w:rFonts w:eastAsia="Times New Roman" w:cstheme="minorHAnsi"/>
            <w:b/>
            <w:bCs/>
            <w:rPrChange w:id="5489" w:author="Admin" w:date="2021-12-09T23:19:00Z">
              <w:rPr>
                <w:rFonts w:eastAsia="Times New Roman" w:cstheme="minorHAnsi"/>
              </w:rPr>
            </w:rPrChange>
          </w:rPr>
          <w:t>Range</w:t>
        </w:r>
        <w:r w:rsidRPr="00066B30">
          <w:rPr>
            <w:rFonts w:eastAsia="Times New Roman" w:cstheme="minorHAnsi"/>
          </w:rPr>
          <w:t>: Personal (Self)</w:t>
        </w:r>
      </w:ins>
    </w:p>
    <w:p w14:paraId="3ABD7668" w14:textId="77777777" w:rsidR="00066B30" w:rsidRPr="00066B30" w:rsidRDefault="00066B30" w:rsidP="00066B30">
      <w:pPr>
        <w:contextualSpacing/>
        <w:rPr>
          <w:ins w:id="5490" w:author="Admin" w:date="2021-12-09T23:19:00Z"/>
          <w:rFonts w:eastAsia="Times New Roman" w:cstheme="minorHAnsi"/>
        </w:rPr>
      </w:pPr>
      <w:ins w:id="5491" w:author="Admin" w:date="2021-12-09T23:19:00Z">
        <w:r w:rsidRPr="00066B30">
          <w:rPr>
            <w:rFonts w:eastAsia="Times New Roman" w:cstheme="minorHAnsi"/>
            <w:b/>
            <w:bCs/>
            <w:rPrChange w:id="5492" w:author="Admin" w:date="2021-12-09T23:19:00Z">
              <w:rPr>
                <w:rFonts w:eastAsia="Times New Roman" w:cstheme="minorHAnsi"/>
              </w:rPr>
            </w:rPrChange>
          </w:rPr>
          <w:t>Components</w:t>
        </w:r>
        <w:r w:rsidRPr="00066B30">
          <w:rPr>
            <w:rFonts w:eastAsia="Times New Roman" w:cstheme="minorHAnsi"/>
          </w:rPr>
          <w:t>: V, S</w:t>
        </w:r>
      </w:ins>
    </w:p>
    <w:p w14:paraId="1174399E" w14:textId="77777777" w:rsidR="00066B30" w:rsidRPr="00066B30" w:rsidRDefault="00066B30" w:rsidP="00066B30">
      <w:pPr>
        <w:contextualSpacing/>
        <w:rPr>
          <w:ins w:id="5493" w:author="Admin" w:date="2021-12-09T23:19:00Z"/>
          <w:rFonts w:eastAsia="Times New Roman" w:cstheme="minorHAnsi"/>
        </w:rPr>
      </w:pPr>
      <w:ins w:id="5494" w:author="Admin" w:date="2021-12-09T23:19:00Z">
        <w:r w:rsidRPr="00066B30">
          <w:rPr>
            <w:rFonts w:eastAsia="Times New Roman" w:cstheme="minorHAnsi"/>
            <w:b/>
            <w:bCs/>
            <w:rPrChange w:id="5495" w:author="Admin" w:date="2021-12-09T23:19:00Z">
              <w:rPr>
                <w:rFonts w:eastAsia="Times New Roman" w:cstheme="minorHAnsi"/>
              </w:rPr>
            </w:rPrChange>
          </w:rPr>
          <w:t>Duration</w:t>
        </w:r>
        <w:r w:rsidRPr="00066B30">
          <w:rPr>
            <w:rFonts w:eastAsia="Times New Roman" w:cstheme="minorHAnsi"/>
          </w:rPr>
          <w:t>: Instantaneous</w:t>
        </w:r>
      </w:ins>
    </w:p>
    <w:p w14:paraId="32D320F7" w14:textId="77169FAE" w:rsidR="00066B30" w:rsidRPr="00066B30" w:rsidRDefault="00066B30" w:rsidP="00066B30">
      <w:pPr>
        <w:contextualSpacing/>
        <w:rPr>
          <w:ins w:id="5496" w:author="Admin" w:date="2021-12-09T23:19:00Z"/>
          <w:rFonts w:eastAsia="Times New Roman" w:cstheme="minorHAnsi"/>
        </w:rPr>
      </w:pPr>
      <w:ins w:id="5497" w:author="Admin" w:date="2021-12-09T23:19:00Z">
        <w:r w:rsidRPr="00066B30">
          <w:rPr>
            <w:rFonts w:eastAsia="Times New Roman" w:cstheme="minorHAnsi"/>
          </w:rPr>
          <w:t>You release a burst of death a 15-foot radius sphere centered on you. All undead allies are healed 3d4 hit points, while all enemies take 3d4</w:t>
        </w:r>
        <w:r>
          <w:rPr>
            <w:rFonts w:eastAsia="Times New Roman" w:cstheme="minorHAnsi"/>
          </w:rPr>
          <w:t xml:space="preserve"> points of</w:t>
        </w:r>
        <w:r w:rsidRPr="00066B30">
          <w:rPr>
            <w:rFonts w:eastAsia="Times New Roman" w:cstheme="minorHAnsi"/>
          </w:rPr>
          <w:t xml:space="preserve"> shadow damage. </w:t>
        </w:r>
      </w:ins>
    </w:p>
    <w:p w14:paraId="68A470E8" w14:textId="77777777" w:rsidR="00066B30" w:rsidRPr="00066B30" w:rsidRDefault="00066B30" w:rsidP="00066B30">
      <w:pPr>
        <w:contextualSpacing/>
        <w:rPr>
          <w:ins w:id="5498" w:author="Admin" w:date="2021-12-09T23:19:00Z"/>
          <w:rFonts w:eastAsia="Times New Roman" w:cstheme="minorHAnsi"/>
        </w:rPr>
      </w:pPr>
      <w:ins w:id="5499" w:author="Admin" w:date="2021-12-09T23:19:00Z">
        <w:r w:rsidRPr="00066B30">
          <w:rPr>
            <w:rFonts w:eastAsia="Times New Roman" w:cstheme="minorHAnsi"/>
          </w:rPr>
          <w:t xml:space="preserve">Creatures harmed by this spell are entitled a Spirit saving throw to half damage. The aura of death spreads around corners. Celestials and those who directly channel the Holy </w:t>
        </w:r>
        <w:r w:rsidRPr="00066B30">
          <w:rPr>
            <w:rFonts w:eastAsia="Times New Roman" w:cstheme="minorHAnsi"/>
          </w:rPr>
          <w:lastRenderedPageBreak/>
          <w:t xml:space="preserve">Light suffer disadvantage to their saving throw. </w:t>
        </w:r>
      </w:ins>
    </w:p>
    <w:p w14:paraId="078C5192" w14:textId="77777777" w:rsidR="00066B30" w:rsidRPr="00066B30" w:rsidRDefault="00066B30" w:rsidP="00066B30">
      <w:pPr>
        <w:contextualSpacing/>
        <w:rPr>
          <w:ins w:id="5500" w:author="Admin" w:date="2021-12-09T23:19:00Z"/>
          <w:rFonts w:eastAsia="Times New Roman" w:cstheme="minorHAnsi"/>
        </w:rPr>
      </w:pPr>
      <w:ins w:id="5501" w:author="Admin" w:date="2021-12-09T23:19:00Z">
        <w:r w:rsidRPr="00066B30">
          <w:rPr>
            <w:rFonts w:eastAsia="Times New Roman" w:cstheme="minorHAnsi"/>
            <w:b/>
            <w:bCs/>
            <w:rPrChange w:id="5502" w:author="Admin" w:date="2021-12-09T23:19:00Z">
              <w:rPr>
                <w:rFonts w:eastAsia="Times New Roman" w:cstheme="minorHAnsi"/>
              </w:rPr>
            </w:rPrChange>
          </w:rPr>
          <w:t>Heightened.</w:t>
        </w:r>
        <w:r w:rsidRPr="00066B30">
          <w:rPr>
            <w:rFonts w:eastAsia="Times New Roman" w:cstheme="minorHAnsi"/>
          </w:rPr>
          <w:t xml:space="preserve"> The spell’s dice increase by 1d4 for each level above 3rd.</w:t>
        </w:r>
      </w:ins>
    </w:p>
    <w:p w14:paraId="2E994DCA" w14:textId="77777777" w:rsidR="00066B30" w:rsidRPr="00134BC3" w:rsidRDefault="00066B30">
      <w:pPr>
        <w:contextualSpacing/>
        <w:rPr>
          <w:rFonts w:eastAsia="Times New Roman" w:cstheme="minorHAnsi"/>
        </w:rPr>
      </w:pPr>
    </w:p>
    <w:p w14:paraId="496E5D2E" w14:textId="77777777" w:rsidR="00AB25EF" w:rsidRPr="00134BC3" w:rsidRDefault="00AB25EF">
      <w:pPr>
        <w:contextualSpacing/>
        <w:rPr>
          <w:rFonts w:eastAsia="Times New Roman" w:cstheme="minorHAnsi"/>
        </w:rPr>
      </w:pPr>
      <w:r w:rsidRPr="000D5DB5">
        <w:rPr>
          <w:rFonts w:eastAsia="Times New Roman" w:cstheme="minorHAnsi"/>
          <w:b/>
          <w:bCs/>
          <w:color w:val="000000"/>
        </w:rPr>
        <w:t>Death Pact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1]</w:t>
      </w:r>
    </w:p>
    <w:p w14:paraId="29F9909E"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p>
    <w:p w14:paraId="662DCE3E"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64E205B"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7E3BF1E3" w14:textId="77777777" w:rsidR="00E42AF1" w:rsidRPr="00134BC3" w:rsidRDefault="00E42AF1">
      <w:pPr>
        <w:contextualSpacing/>
        <w:rPr>
          <w:rFonts w:eastAsia="Times New Roman" w:cstheme="minorHAnsi"/>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w:t>
      </w:r>
      <w:r>
        <w:rPr>
          <w:rFonts w:eastAsia="Times New Roman" w:cstheme="minorHAnsi"/>
          <w:color w:val="000000"/>
        </w:rPr>
        <w:t>, S</w:t>
      </w:r>
    </w:p>
    <w:p w14:paraId="5CBB7F75"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20159E39" w14:textId="77777777" w:rsidR="00EA3D5E" w:rsidDel="006C586F" w:rsidRDefault="00AB25EF">
      <w:pPr>
        <w:contextualSpacing/>
        <w:rPr>
          <w:rFonts w:eastAsia="Times New Roman" w:cstheme="minorHAnsi"/>
          <w:color w:val="000000"/>
        </w:rPr>
      </w:pPr>
      <w:r w:rsidRPr="000D5DB5">
        <w:rPr>
          <w:rFonts w:eastAsia="Times New Roman" w:cstheme="minorHAnsi"/>
          <w:color w:val="000000"/>
        </w:rPr>
        <w:t xml:space="preserve">You siphon </w:t>
      </w:r>
      <w:del w:id="5503" w:author="Admin" w:date="2021-03-31T20:39:00Z">
        <w:r w:rsidRPr="000D5DB5" w:rsidDel="006C586F">
          <w:rPr>
            <w:rFonts w:eastAsia="Times New Roman" w:cstheme="minorHAnsi"/>
            <w:color w:val="000000"/>
          </w:rPr>
          <w:delText xml:space="preserve">death </w:delText>
        </w:r>
      </w:del>
      <w:ins w:id="5504" w:author="Admin" w:date="2021-03-31T20:39:00Z">
        <w:r w:rsidR="006C586F">
          <w:rPr>
            <w:rFonts w:eastAsia="Times New Roman" w:cstheme="minorHAnsi"/>
            <w:color w:val="000000"/>
          </w:rPr>
          <w:t>latent soul-</w:t>
        </w:r>
      </w:ins>
      <w:r w:rsidRPr="000D5DB5">
        <w:rPr>
          <w:rFonts w:eastAsia="Times New Roman" w:cstheme="minorHAnsi"/>
          <w:color w:val="000000"/>
        </w:rPr>
        <w:t xml:space="preserve">magic from </w:t>
      </w:r>
      <w:r w:rsidR="004776C1" w:rsidRPr="000D5DB5">
        <w:rPr>
          <w:rFonts w:eastAsia="Times New Roman" w:cstheme="minorHAnsi"/>
          <w:color w:val="000000"/>
        </w:rPr>
        <w:t xml:space="preserve">an </w:t>
      </w:r>
      <w:r w:rsidRPr="000D5DB5">
        <w:rPr>
          <w:rFonts w:eastAsia="Times New Roman" w:cstheme="minorHAnsi"/>
          <w:color w:val="000000"/>
        </w:rPr>
        <w:t>undead or fiendish creature within range</w:t>
      </w:r>
      <w:ins w:id="5505" w:author="Admin" w:date="2021-03-31T20:39:00Z">
        <w:r w:rsidR="006C586F">
          <w:rPr>
            <w:rFonts w:eastAsia="Times New Roman" w:cstheme="minorHAnsi"/>
            <w:color w:val="000000"/>
          </w:rPr>
          <w:t xml:space="preserve"> to heal yourself</w:t>
        </w:r>
      </w:ins>
      <w:r w:rsidRPr="000D5DB5">
        <w:rPr>
          <w:rFonts w:eastAsia="Times New Roman" w:cstheme="minorHAnsi"/>
          <w:color w:val="000000"/>
        </w:rPr>
        <w:t>.</w:t>
      </w:r>
      <w:r w:rsidR="00EA3D5E">
        <w:rPr>
          <w:rFonts w:eastAsia="Times New Roman" w:cstheme="minorHAnsi"/>
          <w:color w:val="000000"/>
        </w:rPr>
        <w:t xml:space="preserve"> </w:t>
      </w:r>
      <w:moveFromRangeStart w:id="5506" w:author="Admin" w:date="2021-03-31T20:39:00Z" w:name="move68115599"/>
      <w:moveFrom w:id="5507" w:author="Admin" w:date="2021-03-31T20:39:00Z">
        <w:r w:rsidR="00EA3D5E" w:rsidRPr="000D5DB5" w:rsidDel="006C586F">
          <w:rPr>
            <w:rFonts w:eastAsia="Times New Roman" w:cstheme="minorHAnsi"/>
            <w:color w:val="000000"/>
          </w:rPr>
          <w:t xml:space="preserve">The target (if intelligent) is entitled a Spirit </w:t>
        </w:r>
        <w:r w:rsidR="00EA3D5E" w:rsidRPr="004A6694" w:rsidDel="006C586F">
          <w:rPr>
            <w:rFonts w:eastAsia="Times New Roman" w:cstheme="minorHAnsi"/>
            <w:color w:val="000000"/>
          </w:rPr>
          <w:t>saving throw to negate this effect.</w:t>
        </w:r>
        <w:r w:rsidR="00EA3D5E" w:rsidDel="006C586F">
          <w:rPr>
            <w:rFonts w:eastAsia="Times New Roman" w:cstheme="minorHAnsi"/>
            <w:color w:val="000000"/>
          </w:rPr>
          <w:t xml:space="preserve"> </w:t>
        </w:r>
      </w:moveFrom>
    </w:p>
    <w:moveFromRangeEnd w:id="5506"/>
    <w:p w14:paraId="7863A7B4" w14:textId="77777777" w:rsidR="006C586F" w:rsidRDefault="00AB25EF" w:rsidP="006C586F">
      <w:pPr>
        <w:contextualSpacing/>
        <w:rPr>
          <w:rFonts w:eastAsia="Times New Roman" w:cstheme="minorHAnsi"/>
          <w:color w:val="000000"/>
        </w:rPr>
      </w:pPr>
      <w:r w:rsidRPr="000D5DB5">
        <w:rPr>
          <w:rFonts w:eastAsia="Times New Roman" w:cstheme="minorHAnsi"/>
          <w:color w:val="000000"/>
        </w:rPr>
        <w:t xml:space="preserve">The target loses </w:t>
      </w:r>
      <w:r w:rsidR="00EE1EEB">
        <w:rPr>
          <w:rFonts w:eastAsia="Times New Roman" w:cstheme="minorHAnsi"/>
          <w:color w:val="000000"/>
        </w:rPr>
        <w:t>3d6</w:t>
      </w:r>
      <w:r w:rsidR="00EE1EEB" w:rsidRPr="000D5DB5">
        <w:rPr>
          <w:rFonts w:eastAsia="Times New Roman" w:cstheme="minorHAnsi"/>
          <w:color w:val="000000"/>
        </w:rPr>
        <w:t xml:space="preserve"> </w:t>
      </w:r>
      <w:r w:rsidRPr="000D5DB5">
        <w:rPr>
          <w:rFonts w:eastAsia="Times New Roman" w:cstheme="minorHAnsi"/>
          <w:color w:val="000000"/>
        </w:rPr>
        <w:t xml:space="preserve">hit points, which you regain as hit points. </w:t>
      </w:r>
      <w:moveToRangeStart w:id="5508" w:author="Admin" w:date="2021-03-31T20:39:00Z" w:name="move68115599"/>
      <w:moveTo w:id="5509" w:author="Admin" w:date="2021-03-31T20:39:00Z">
        <w:r w:rsidR="006C586F" w:rsidRPr="000D5DB5">
          <w:rPr>
            <w:rFonts w:eastAsia="Times New Roman" w:cstheme="minorHAnsi"/>
            <w:color w:val="000000"/>
          </w:rPr>
          <w:t xml:space="preserve">The target (if intelligent) is entitled a Spirit </w:t>
        </w:r>
        <w:r w:rsidR="006C586F" w:rsidRPr="004A6694">
          <w:rPr>
            <w:rFonts w:eastAsia="Times New Roman" w:cstheme="minorHAnsi"/>
            <w:color w:val="000000"/>
          </w:rPr>
          <w:t>saving throw to negate this effect.</w:t>
        </w:r>
        <w:r w:rsidR="006C586F">
          <w:rPr>
            <w:rFonts w:eastAsia="Times New Roman" w:cstheme="minorHAnsi"/>
            <w:color w:val="000000"/>
          </w:rPr>
          <w:t xml:space="preserve"> </w:t>
        </w:r>
      </w:moveTo>
    </w:p>
    <w:moveToRangeEnd w:id="5508"/>
    <w:p w14:paraId="22258AAB" w14:textId="77777777" w:rsidR="00EA3D5E" w:rsidRDefault="00AB25EF">
      <w:pPr>
        <w:contextualSpacing/>
        <w:rPr>
          <w:rFonts w:eastAsia="Times New Roman" w:cstheme="minorHAnsi"/>
          <w:color w:val="000000"/>
        </w:rPr>
      </w:pPr>
      <w:r w:rsidRPr="004A6694">
        <w:rPr>
          <w:rFonts w:eastAsia="Times New Roman" w:cstheme="minorHAnsi"/>
          <w:color w:val="000000"/>
        </w:rPr>
        <w:t>If the creature is reduced to 0 hit points, it is destroyed as normal for its type</w:t>
      </w:r>
      <w:r w:rsidR="00EA3D5E">
        <w:rPr>
          <w:rFonts w:eastAsia="Times New Roman" w:cstheme="minorHAnsi"/>
          <w:color w:val="000000"/>
        </w:rPr>
        <w:t xml:space="preserve">, and you are affected by the </w:t>
      </w:r>
      <w:r w:rsidR="00EA3D5E">
        <w:rPr>
          <w:rFonts w:eastAsia="Times New Roman" w:cstheme="minorHAnsi"/>
          <w:i/>
          <w:iCs/>
          <w:color w:val="000000"/>
        </w:rPr>
        <w:t xml:space="preserve">inner fire </w:t>
      </w:r>
      <w:r w:rsidR="00EA3D5E">
        <w:rPr>
          <w:rFonts w:eastAsia="Times New Roman" w:cstheme="minorHAnsi"/>
          <w:color w:val="000000"/>
        </w:rPr>
        <w:t xml:space="preserve">spell (spell equal to the </w:t>
      </w:r>
      <w:r w:rsidR="00EA3D5E">
        <w:rPr>
          <w:rFonts w:eastAsia="Times New Roman" w:cstheme="minorHAnsi"/>
          <w:i/>
          <w:iCs/>
          <w:color w:val="000000"/>
        </w:rPr>
        <w:t xml:space="preserve">death pact </w:t>
      </w:r>
      <w:r w:rsidR="00EA3D5E">
        <w:rPr>
          <w:rFonts w:eastAsia="Times New Roman" w:cstheme="minorHAnsi"/>
          <w:color w:val="000000"/>
        </w:rPr>
        <w:t>spell level)</w:t>
      </w:r>
      <w:r w:rsidRPr="004A6694">
        <w:rPr>
          <w:rFonts w:eastAsia="Times New Roman" w:cstheme="minorHAnsi"/>
          <w:color w:val="000000"/>
        </w:rPr>
        <w:t>.</w:t>
      </w:r>
      <w:r w:rsidR="004776C1" w:rsidRPr="004A6694">
        <w:rPr>
          <w:rFonts w:eastAsia="Times New Roman" w:cstheme="minorHAnsi"/>
          <w:color w:val="000000"/>
        </w:rPr>
        <w:t xml:space="preserve"> </w:t>
      </w:r>
    </w:p>
    <w:p w14:paraId="154599B7" w14:textId="77777777" w:rsidR="00EA3D5E" w:rsidDel="006C586F" w:rsidRDefault="00EA3D5E">
      <w:pPr>
        <w:contextualSpacing/>
        <w:rPr>
          <w:del w:id="5510" w:author="Admin" w:date="2021-03-31T20:39:00Z"/>
          <w:rFonts w:eastAsia="Times New Roman" w:cstheme="minorHAnsi"/>
          <w:color w:val="000000"/>
        </w:rPr>
      </w:pPr>
      <w:r>
        <w:rPr>
          <w:rFonts w:eastAsia="Times New Roman" w:cstheme="minorHAnsi"/>
          <w:color w:val="000000"/>
        </w:rPr>
        <w:t xml:space="preserve">Instead of regaining hit points, you can cast the spell for no mana at all, and regain </w:t>
      </w:r>
      <w:r w:rsidR="00EE1EEB">
        <w:rPr>
          <w:rFonts w:eastAsia="Times New Roman" w:cstheme="minorHAnsi"/>
          <w:color w:val="000000"/>
        </w:rPr>
        <w:t>1d4</w:t>
      </w:r>
      <w:r>
        <w:rPr>
          <w:rFonts w:eastAsia="Times New Roman" w:cstheme="minorHAnsi"/>
          <w:color w:val="000000"/>
        </w:rPr>
        <w:t xml:space="preserve"> mana points when draining the power from an undead or fiendish creature. </w:t>
      </w:r>
    </w:p>
    <w:p w14:paraId="2A26C1EC" w14:textId="77777777" w:rsidR="00EA3D5E" w:rsidRDefault="00EA3D5E">
      <w:pPr>
        <w:contextualSpacing/>
        <w:rPr>
          <w:rFonts w:eastAsia="Times New Roman" w:cstheme="minorHAnsi"/>
          <w:color w:val="000000"/>
        </w:rPr>
      </w:pPr>
      <w:del w:id="5511" w:author="Admin" w:date="2021-03-31T20:39:00Z">
        <w:r w:rsidDel="006C586F">
          <w:rPr>
            <w:rFonts w:eastAsia="Times New Roman" w:cstheme="minorHAnsi"/>
            <w:color w:val="000000"/>
          </w:rPr>
          <w:delText xml:space="preserve">If the target was bound to you or an ally, your benefit of the spell is increased by </w:delText>
        </w:r>
        <w:r w:rsidR="00EE1EEB" w:rsidDel="006C586F">
          <w:rPr>
            <w:rFonts w:eastAsia="Times New Roman" w:cstheme="minorHAnsi"/>
            <w:color w:val="000000"/>
          </w:rPr>
          <w:delText>100</w:delText>
        </w:r>
        <w:r w:rsidDel="006C586F">
          <w:rPr>
            <w:rFonts w:eastAsia="Times New Roman" w:cstheme="minorHAnsi"/>
            <w:color w:val="000000"/>
          </w:rPr>
          <w:delText xml:space="preserve">% (healing and mana). </w:delText>
        </w:r>
      </w:del>
    </w:p>
    <w:p w14:paraId="2BEA364E" w14:textId="77777777" w:rsidR="004776C1" w:rsidRPr="004A6694" w:rsidRDefault="00AB25EF">
      <w:pPr>
        <w:contextualSpacing/>
        <w:rPr>
          <w:rFonts w:eastAsia="Times New Roman" w:cstheme="minorHAnsi"/>
        </w:rPr>
      </w:pPr>
      <w:r w:rsidRPr="004A6694">
        <w:rPr>
          <w:rFonts w:eastAsia="Times New Roman" w:cstheme="minorHAnsi"/>
          <w:b/>
          <w:bCs/>
          <w:color w:val="000000"/>
        </w:rPr>
        <w:t xml:space="preserve">Heightened. </w:t>
      </w:r>
      <w:r w:rsidRPr="004A6694">
        <w:rPr>
          <w:rFonts w:eastAsia="Times New Roman" w:cstheme="minorHAnsi"/>
          <w:color w:val="000000"/>
        </w:rPr>
        <w:t xml:space="preserve">For each level above 1st, you drain </w:t>
      </w:r>
      <w:r w:rsidR="00EE1EEB">
        <w:rPr>
          <w:rFonts w:eastAsia="Times New Roman" w:cstheme="minorHAnsi"/>
          <w:color w:val="000000"/>
        </w:rPr>
        <w:t xml:space="preserve">3d6 </w:t>
      </w:r>
      <w:r w:rsidRPr="004A6694">
        <w:rPr>
          <w:rFonts w:eastAsia="Times New Roman" w:cstheme="minorHAnsi"/>
          <w:color w:val="000000"/>
        </w:rPr>
        <w:t>additional hit points</w:t>
      </w:r>
      <w:r w:rsidR="00EE1EEB">
        <w:rPr>
          <w:rFonts w:eastAsia="Times New Roman" w:cstheme="minorHAnsi"/>
          <w:color w:val="000000"/>
        </w:rPr>
        <w:t xml:space="preserve"> (and regain the same),</w:t>
      </w:r>
      <w:r w:rsidRPr="004A6694">
        <w:rPr>
          <w:rFonts w:eastAsia="Times New Roman" w:cstheme="minorHAnsi"/>
          <w:color w:val="000000"/>
        </w:rPr>
        <w:t xml:space="preserve"> </w:t>
      </w:r>
      <w:r w:rsidR="004776C1" w:rsidRPr="004A6694">
        <w:rPr>
          <w:rFonts w:eastAsia="Times New Roman" w:cstheme="minorHAnsi"/>
          <w:color w:val="000000"/>
        </w:rPr>
        <w:t xml:space="preserve">or </w:t>
      </w:r>
      <w:r w:rsidR="00EE1EEB">
        <w:rPr>
          <w:rFonts w:eastAsia="Times New Roman" w:cstheme="minorHAnsi"/>
          <w:color w:val="000000"/>
        </w:rPr>
        <w:t>regain 1d4</w:t>
      </w:r>
      <w:r w:rsidR="00EE1EEB" w:rsidRPr="004A6694">
        <w:rPr>
          <w:rFonts w:eastAsia="Times New Roman" w:cstheme="minorHAnsi"/>
          <w:color w:val="000000"/>
        </w:rPr>
        <w:t xml:space="preserve"> </w:t>
      </w:r>
      <w:r w:rsidR="004776C1" w:rsidRPr="004A6694">
        <w:rPr>
          <w:rFonts w:eastAsia="Times New Roman" w:cstheme="minorHAnsi"/>
          <w:color w:val="000000"/>
        </w:rPr>
        <w:t>extra mana points</w:t>
      </w:r>
      <w:r w:rsidRPr="004A6694">
        <w:rPr>
          <w:rFonts w:eastAsia="Times New Roman" w:cstheme="minorHAnsi"/>
          <w:color w:val="000000"/>
        </w:rPr>
        <w:t xml:space="preserve">. </w:t>
      </w:r>
    </w:p>
    <w:p w14:paraId="53321152" w14:textId="77777777" w:rsidR="007644ED" w:rsidRPr="004A6694" w:rsidRDefault="007644ED">
      <w:pPr>
        <w:pPrChange w:id="5512" w:author="Admin" w:date="2021-04-30T16:53:00Z">
          <w:pPr>
            <w:contextualSpacing/>
          </w:pPr>
        </w:pPrChange>
      </w:pPr>
    </w:p>
    <w:p w14:paraId="42CF5F77" w14:textId="77777777" w:rsidR="00F61AD8" w:rsidRPr="004A6694" w:rsidRDefault="00F61AD8">
      <w:pPr>
        <w:contextualSpacing/>
        <w:rPr>
          <w:rFonts w:eastAsia="Times New Roman" w:cstheme="minorHAnsi"/>
        </w:rPr>
      </w:pPr>
      <w:r w:rsidRPr="004A6694">
        <w:rPr>
          <w:rFonts w:eastAsia="Times New Roman" w:cstheme="minorHAnsi"/>
          <w:b/>
          <w:bCs/>
          <w:color w:val="000000"/>
        </w:rPr>
        <w:t>Demon Skin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1]</w:t>
      </w:r>
    </w:p>
    <w:p w14:paraId="288E288E" w14:textId="77777777" w:rsidR="00F61AD8" w:rsidRPr="004A6694" w:rsidRDefault="00F61AD8">
      <w:pPr>
        <w:contextualSpacing/>
        <w:rPr>
          <w:rFonts w:eastAsia="Times New Roman" w:cstheme="minorHAnsi"/>
        </w:rPr>
      </w:pPr>
      <w:r w:rsidRPr="004A6694">
        <w:rPr>
          <w:rFonts w:eastAsia="Times New Roman" w:cstheme="minorHAnsi"/>
          <w:color w:val="000000"/>
        </w:rPr>
        <w:t>Conjuration</w:t>
      </w:r>
    </w:p>
    <w:p w14:paraId="70B69EA2" w14:textId="77777777" w:rsidR="00E304CA" w:rsidRPr="004A6694" w:rsidRDefault="00E304CA">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28F09EE5"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Personal (Self)</w:t>
      </w:r>
    </w:p>
    <w:p w14:paraId="320C7C5A" w14:textId="77777777" w:rsidR="00E42AF1" w:rsidRPr="004A6694" w:rsidRDefault="00E42AF1">
      <w:pPr>
        <w:contextualSpacing/>
        <w:rPr>
          <w:rFonts w:eastAsia="Times New Roman" w:cstheme="minorHAnsi"/>
        </w:rPr>
      </w:pPr>
      <w:r w:rsidRPr="004A6694">
        <w:rPr>
          <w:rFonts w:eastAsia="Times New Roman" w:cstheme="minorHAnsi"/>
          <w:b/>
          <w:bCs/>
          <w:color w:val="000000"/>
        </w:rPr>
        <w:t>Components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 M (grounded tooth dust)</w:t>
      </w:r>
    </w:p>
    <w:p w14:paraId="240B5546" w14:textId="77777777" w:rsidR="00F61AD8" w:rsidRPr="004A6694" w:rsidRDefault="00F61AD8">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hour</w:t>
      </w:r>
    </w:p>
    <w:p w14:paraId="61D32A55" w14:textId="1947A1F8" w:rsidR="00F61AD8" w:rsidRPr="004A6694" w:rsidRDefault="00F61AD8" w:rsidP="005F59AA">
      <w:pPr>
        <w:contextualSpacing/>
        <w:rPr>
          <w:rFonts w:eastAsia="Times New Roman" w:cstheme="minorHAnsi"/>
          <w:color w:val="000000"/>
        </w:rPr>
        <w:pPrChange w:id="5513" w:author="Admin" w:date="2022-04-18T23:57:00Z">
          <w:pPr>
            <w:contextualSpacing/>
          </w:pPr>
        </w:pPrChange>
      </w:pPr>
      <w:r w:rsidRPr="004A6694">
        <w:rPr>
          <w:rFonts w:eastAsia="Times New Roman" w:cstheme="minorHAnsi"/>
          <w:color w:val="000000"/>
        </w:rPr>
        <w:t xml:space="preserve">You </w:t>
      </w:r>
      <w:del w:id="5514" w:author="Admin" w:date="2022-04-18T23:56:00Z">
        <w:r w:rsidRPr="004A6694" w:rsidDel="005F59AA">
          <w:rPr>
            <w:rFonts w:eastAsia="Times New Roman" w:cstheme="minorHAnsi"/>
            <w:color w:val="000000"/>
          </w:rPr>
          <w:delText>touch a willing creature who isn’t wearing armor, and until the spell ends,</w:delText>
        </w:r>
      </w:del>
      <w:ins w:id="5515" w:author="Admin" w:date="2022-04-18T23:56:00Z">
        <w:r w:rsidR="005F59AA">
          <w:rPr>
            <w:rFonts w:eastAsia="Times New Roman" w:cstheme="minorHAnsi"/>
            <w:color w:val="000000"/>
          </w:rPr>
          <w:t>speak the words of power, and</w:t>
        </w:r>
      </w:ins>
      <w:del w:id="5516" w:author="Admin" w:date="2022-04-18T23:56:00Z">
        <w:r w:rsidRPr="004A6694" w:rsidDel="005F59AA">
          <w:rPr>
            <w:rFonts w:eastAsia="Times New Roman" w:cstheme="minorHAnsi"/>
            <w:color w:val="000000"/>
          </w:rPr>
          <w:delText xml:space="preserve"> the target’s </w:delText>
        </w:r>
      </w:del>
      <w:ins w:id="5517" w:author="Admin" w:date="2022-04-18T23:56:00Z">
        <w:r w:rsidR="005F59AA">
          <w:rPr>
            <w:rFonts w:eastAsia="Times New Roman" w:cstheme="minorHAnsi"/>
            <w:color w:val="000000"/>
          </w:rPr>
          <w:t xml:space="preserve"> your </w:t>
        </w:r>
      </w:ins>
      <w:r w:rsidRPr="004A6694">
        <w:rPr>
          <w:rFonts w:eastAsia="Times New Roman" w:cstheme="minorHAnsi"/>
          <w:color w:val="000000"/>
        </w:rPr>
        <w:t xml:space="preserve">skin becomes ragged and solid. </w:t>
      </w:r>
    </w:p>
    <w:p w14:paraId="7D0BD8CA" w14:textId="493E0640" w:rsidR="00F61AD8" w:rsidRPr="004A6694" w:rsidRDefault="00F61AD8" w:rsidP="005F59AA">
      <w:pPr>
        <w:contextualSpacing/>
        <w:rPr>
          <w:rFonts w:eastAsia="Times New Roman" w:cstheme="minorHAnsi"/>
          <w:color w:val="000000"/>
        </w:rPr>
        <w:pPrChange w:id="5518" w:author="Admin" w:date="2022-04-18T23:56:00Z">
          <w:pPr>
            <w:contextualSpacing/>
          </w:pPr>
        </w:pPrChange>
      </w:pPr>
      <w:del w:id="5519" w:author="Admin" w:date="2022-04-18T23:56:00Z">
        <w:r w:rsidRPr="004A6694" w:rsidDel="005F59AA">
          <w:rPr>
            <w:rFonts w:eastAsia="Times New Roman" w:cstheme="minorHAnsi"/>
            <w:color w:val="000000"/>
          </w:rPr>
          <w:delText xml:space="preserve">The target’s </w:delText>
        </w:r>
      </w:del>
      <w:ins w:id="5520" w:author="Admin" w:date="2022-04-18T23:56:00Z">
        <w:r w:rsidR="005F59AA">
          <w:rPr>
            <w:rFonts w:eastAsia="Times New Roman" w:cstheme="minorHAnsi"/>
            <w:color w:val="000000"/>
          </w:rPr>
          <w:t xml:space="preserve">Your </w:t>
        </w:r>
      </w:ins>
      <w:r w:rsidRPr="004A6694">
        <w:rPr>
          <w:rFonts w:eastAsia="Times New Roman" w:cstheme="minorHAnsi"/>
          <w:color w:val="000000"/>
        </w:rPr>
        <w:t xml:space="preserve">base AC becomes 13 + </w:t>
      </w:r>
      <w:del w:id="5521" w:author="Admin" w:date="2022-04-18T23:56:00Z">
        <w:r w:rsidRPr="004A6694" w:rsidDel="005F59AA">
          <w:rPr>
            <w:rFonts w:eastAsia="Times New Roman" w:cstheme="minorHAnsi"/>
            <w:color w:val="000000"/>
          </w:rPr>
          <w:delText xml:space="preserve">its </w:delText>
        </w:r>
      </w:del>
      <w:ins w:id="5522" w:author="Admin" w:date="2022-04-18T23:56:00Z">
        <w:r w:rsidR="005F59AA">
          <w:rPr>
            <w:rFonts w:eastAsia="Times New Roman" w:cstheme="minorHAnsi"/>
            <w:color w:val="000000"/>
          </w:rPr>
          <w:t xml:space="preserve">you </w:t>
        </w:r>
      </w:ins>
      <w:r w:rsidR="007E5284">
        <w:rPr>
          <w:rFonts w:eastAsia="Times New Roman" w:cstheme="minorHAnsi"/>
          <w:color w:val="000000"/>
        </w:rPr>
        <w:t xml:space="preserve">Agility </w:t>
      </w:r>
      <w:r w:rsidRPr="004A6694">
        <w:rPr>
          <w:rFonts w:eastAsia="Times New Roman" w:cstheme="minorHAnsi"/>
          <w:color w:val="000000"/>
        </w:rPr>
        <w:t xml:space="preserve">modifier, and </w:t>
      </w:r>
      <w:ins w:id="5523" w:author="Admin" w:date="2022-04-18T23:56:00Z">
        <w:r w:rsidR="005F59AA">
          <w:rPr>
            <w:rFonts w:eastAsia="Times New Roman" w:cstheme="minorHAnsi"/>
            <w:color w:val="000000"/>
          </w:rPr>
          <w:t xml:space="preserve">you </w:t>
        </w:r>
      </w:ins>
      <w:r w:rsidRPr="004A6694">
        <w:rPr>
          <w:rFonts w:eastAsia="Times New Roman" w:cstheme="minorHAnsi"/>
          <w:color w:val="000000"/>
        </w:rPr>
        <w:t>gain</w:t>
      </w:r>
      <w:del w:id="5524" w:author="Admin" w:date="2022-04-18T23:56:00Z">
        <w:r w:rsidRPr="004A6694" w:rsidDel="005F59AA">
          <w:rPr>
            <w:rFonts w:eastAsia="Times New Roman" w:cstheme="minorHAnsi"/>
            <w:color w:val="000000"/>
          </w:rPr>
          <w:delText>s</w:delText>
        </w:r>
      </w:del>
      <w:r w:rsidRPr="004A6694">
        <w:rPr>
          <w:rFonts w:eastAsia="Times New Roman" w:cstheme="minorHAnsi"/>
          <w:color w:val="000000"/>
        </w:rPr>
        <w:t xml:space="preserve"> 3 temporary hit points for the duration of the spell. So long </w:t>
      </w:r>
      <w:del w:id="5525" w:author="Admin" w:date="2022-04-18T23:56:00Z">
        <w:r w:rsidRPr="004A6694" w:rsidDel="005F59AA">
          <w:rPr>
            <w:rFonts w:eastAsia="Times New Roman" w:cstheme="minorHAnsi"/>
            <w:color w:val="000000"/>
          </w:rPr>
          <w:delText xml:space="preserve">as </w:delText>
        </w:r>
      </w:del>
      <w:ins w:id="5526" w:author="Admin" w:date="2022-04-18T23:56:00Z">
        <w:r w:rsidR="005F59AA">
          <w:rPr>
            <w:rFonts w:eastAsia="Times New Roman" w:cstheme="minorHAnsi"/>
            <w:color w:val="000000"/>
          </w:rPr>
          <w:t xml:space="preserve">you have </w:t>
        </w:r>
      </w:ins>
      <w:r w:rsidRPr="004A6694">
        <w:rPr>
          <w:rFonts w:eastAsia="Times New Roman" w:cstheme="minorHAnsi"/>
          <w:color w:val="000000"/>
        </w:rPr>
        <w:t>at least 1 temporary hit point</w:t>
      </w:r>
      <w:del w:id="5527" w:author="Admin" w:date="2022-04-18T23:56:00Z">
        <w:r w:rsidRPr="004A6694" w:rsidDel="005F59AA">
          <w:rPr>
            <w:rFonts w:eastAsia="Times New Roman" w:cstheme="minorHAnsi"/>
            <w:color w:val="000000"/>
          </w:rPr>
          <w:delText xml:space="preserve"> remains</w:delText>
        </w:r>
      </w:del>
      <w:r w:rsidRPr="004A6694">
        <w:rPr>
          <w:rFonts w:eastAsia="Times New Roman" w:cstheme="minorHAnsi"/>
          <w:color w:val="000000"/>
        </w:rPr>
        <w:t xml:space="preserve">, you have vulnerability against holy damage. </w:t>
      </w:r>
    </w:p>
    <w:p w14:paraId="4A88BC63" w14:textId="7870F36C" w:rsidR="00F61AD8" w:rsidRPr="004A6694" w:rsidRDefault="00F61AD8" w:rsidP="005F59AA">
      <w:pPr>
        <w:contextualSpacing/>
        <w:rPr>
          <w:rFonts w:eastAsia="Times New Roman" w:cstheme="minorHAnsi"/>
          <w:color w:val="000000"/>
        </w:rPr>
        <w:pPrChange w:id="5528" w:author="Admin" w:date="2022-04-18T23:57:00Z">
          <w:pPr>
            <w:contextualSpacing/>
          </w:pPr>
        </w:pPrChange>
      </w:pPr>
      <w:r w:rsidRPr="004A6694">
        <w:rPr>
          <w:rFonts w:eastAsia="Times New Roman" w:cstheme="minorHAnsi"/>
          <w:color w:val="000000"/>
        </w:rPr>
        <w:lastRenderedPageBreak/>
        <w:t xml:space="preserve">The spell ends if </w:t>
      </w:r>
      <w:del w:id="5529" w:author="Admin" w:date="2022-04-18T23:56:00Z">
        <w:r w:rsidRPr="004A6694" w:rsidDel="005F59AA">
          <w:rPr>
            <w:rFonts w:eastAsia="Times New Roman" w:cstheme="minorHAnsi"/>
            <w:color w:val="000000"/>
          </w:rPr>
          <w:delText xml:space="preserve">the target </w:delText>
        </w:r>
      </w:del>
      <w:ins w:id="5530" w:author="Admin" w:date="2022-04-18T23:56:00Z">
        <w:r w:rsidR="005F59AA">
          <w:rPr>
            <w:rFonts w:eastAsia="Times New Roman" w:cstheme="minorHAnsi"/>
            <w:color w:val="000000"/>
          </w:rPr>
          <w:t xml:space="preserve">you </w:t>
        </w:r>
      </w:ins>
      <w:del w:id="5531" w:author="Admin" w:date="2022-04-18T23:57:00Z">
        <w:r w:rsidRPr="004A6694" w:rsidDel="005F59AA">
          <w:rPr>
            <w:rFonts w:eastAsia="Times New Roman" w:cstheme="minorHAnsi"/>
            <w:color w:val="000000"/>
          </w:rPr>
          <w:delText>don</w:delText>
        </w:r>
      </w:del>
      <w:del w:id="5532" w:author="Admin" w:date="2022-04-18T23:56:00Z">
        <w:r w:rsidRPr="004A6694" w:rsidDel="005F59AA">
          <w:rPr>
            <w:rFonts w:eastAsia="Times New Roman" w:cstheme="minorHAnsi"/>
            <w:color w:val="000000"/>
          </w:rPr>
          <w:delText>s</w:delText>
        </w:r>
      </w:del>
      <w:del w:id="5533" w:author="Admin" w:date="2022-04-18T23:57:00Z">
        <w:r w:rsidRPr="004A6694" w:rsidDel="005F59AA">
          <w:rPr>
            <w:rFonts w:eastAsia="Times New Roman" w:cstheme="minorHAnsi"/>
            <w:color w:val="000000"/>
          </w:rPr>
          <w:delText xml:space="preserve"> armor or if you </w:delText>
        </w:r>
      </w:del>
      <w:r w:rsidRPr="004A6694">
        <w:rPr>
          <w:rFonts w:eastAsia="Times New Roman" w:cstheme="minorHAnsi"/>
          <w:color w:val="000000"/>
        </w:rPr>
        <w:t xml:space="preserve">dismiss the spell as an action. </w:t>
      </w:r>
    </w:p>
    <w:p w14:paraId="7AAFF74E" w14:textId="7F6E0741" w:rsidR="00F61AD8" w:rsidRPr="004A6694" w:rsidRDefault="00B1533A" w:rsidP="005F59AA">
      <w:pPr>
        <w:contextualSpacing/>
        <w:rPr>
          <w:rFonts w:eastAsia="Times New Roman" w:cstheme="minorHAnsi"/>
          <w:color w:val="000000"/>
        </w:rPr>
        <w:pPrChange w:id="5534" w:author="Admin" w:date="2022-04-18T23:57:00Z">
          <w:pPr>
            <w:contextualSpacing/>
          </w:pPr>
        </w:pPrChange>
      </w:pPr>
      <w:r w:rsidRPr="004A6694">
        <w:rPr>
          <w:rFonts w:eastAsia="Times New Roman" w:cstheme="minorHAnsi"/>
          <w:b/>
          <w:bCs/>
          <w:color w:val="000000"/>
        </w:rPr>
        <w:t>Heightened</w:t>
      </w:r>
      <w:r w:rsidR="00F61AD8" w:rsidRPr="004A6694">
        <w:rPr>
          <w:rFonts w:eastAsia="Times New Roman" w:cstheme="minorHAnsi"/>
          <w:b/>
          <w:bCs/>
          <w:color w:val="000000"/>
        </w:rPr>
        <w:t xml:space="preserve">. </w:t>
      </w:r>
      <w:r w:rsidR="00F61AD8" w:rsidRPr="004A6694">
        <w:rPr>
          <w:rFonts w:eastAsia="Times New Roman" w:cstheme="minorHAnsi"/>
          <w:color w:val="000000"/>
        </w:rPr>
        <w:t xml:space="preserve">When you cast this spell </w:t>
      </w:r>
      <w:r w:rsidR="00166030">
        <w:rPr>
          <w:rFonts w:eastAsia="Times New Roman" w:cstheme="minorHAnsi"/>
          <w:color w:val="000000"/>
        </w:rPr>
        <w:t xml:space="preserve">as a </w:t>
      </w:r>
      <w:r w:rsidR="00F61AD8" w:rsidRPr="004A6694">
        <w:rPr>
          <w:rFonts w:eastAsia="Times New Roman" w:cstheme="minorHAnsi"/>
          <w:color w:val="000000"/>
        </w:rPr>
        <w:t xml:space="preserve">2nd level </w:t>
      </w:r>
      <w:r w:rsidR="00166030">
        <w:rPr>
          <w:rFonts w:eastAsia="Times New Roman" w:cstheme="minorHAnsi"/>
          <w:color w:val="000000"/>
        </w:rPr>
        <w:t xml:space="preserve">spell </w:t>
      </w:r>
      <w:r w:rsidR="00F61AD8" w:rsidRPr="004A6694">
        <w:rPr>
          <w:rFonts w:eastAsia="Times New Roman" w:cstheme="minorHAnsi"/>
          <w:color w:val="000000"/>
        </w:rPr>
        <w:t xml:space="preserve">or higher, </w:t>
      </w:r>
      <w:del w:id="5535" w:author="Admin" w:date="2022-04-18T23:57:00Z">
        <w:r w:rsidR="00F61AD8" w:rsidRPr="004A6694" w:rsidDel="005F59AA">
          <w:rPr>
            <w:rFonts w:eastAsia="Times New Roman" w:cstheme="minorHAnsi"/>
            <w:color w:val="000000"/>
          </w:rPr>
          <w:delText xml:space="preserve">a target’s </w:delText>
        </w:r>
      </w:del>
      <w:ins w:id="5536" w:author="Admin" w:date="2022-04-18T23:57:00Z">
        <w:r w:rsidR="005F59AA">
          <w:rPr>
            <w:rFonts w:eastAsia="Times New Roman" w:cstheme="minorHAnsi"/>
            <w:color w:val="000000"/>
          </w:rPr>
          <w:t xml:space="preserve">the </w:t>
        </w:r>
      </w:ins>
      <w:r w:rsidR="00F61AD8" w:rsidRPr="004A6694">
        <w:rPr>
          <w:rFonts w:eastAsia="Times New Roman" w:cstheme="minorHAnsi"/>
          <w:color w:val="000000"/>
        </w:rPr>
        <w:t>temporary hit points increase</w:t>
      </w:r>
      <w:del w:id="5537" w:author="Admin" w:date="2022-04-18T23:57:00Z">
        <w:r w:rsidR="00F61AD8" w:rsidRPr="004A6694" w:rsidDel="005F59AA">
          <w:rPr>
            <w:rFonts w:eastAsia="Times New Roman" w:cstheme="minorHAnsi"/>
            <w:color w:val="000000"/>
          </w:rPr>
          <w:delText>s</w:delText>
        </w:r>
      </w:del>
      <w:r w:rsidR="00F61AD8" w:rsidRPr="004A6694">
        <w:rPr>
          <w:rFonts w:eastAsia="Times New Roman" w:cstheme="minorHAnsi"/>
          <w:color w:val="000000"/>
        </w:rPr>
        <w:t xml:space="preserve"> by </w:t>
      </w:r>
      <w:del w:id="5538" w:author="Admin" w:date="2022-04-18T23:57:00Z">
        <w:r w:rsidR="00F61AD8" w:rsidRPr="004A6694" w:rsidDel="005F59AA">
          <w:rPr>
            <w:rFonts w:eastAsia="Times New Roman" w:cstheme="minorHAnsi"/>
            <w:color w:val="000000"/>
          </w:rPr>
          <w:delText xml:space="preserve">an additional </w:delText>
        </w:r>
      </w:del>
      <w:r w:rsidR="00F61AD8" w:rsidRPr="004A6694">
        <w:rPr>
          <w:rFonts w:eastAsia="Times New Roman" w:cstheme="minorHAnsi"/>
          <w:color w:val="000000"/>
        </w:rPr>
        <w:t xml:space="preserve">3 for each </w:t>
      </w:r>
      <w:r w:rsidR="00166030">
        <w:rPr>
          <w:rFonts w:eastAsia="Times New Roman" w:cstheme="minorHAnsi"/>
          <w:color w:val="000000"/>
        </w:rPr>
        <w:t xml:space="preserve">spell </w:t>
      </w:r>
      <w:r w:rsidR="00F61AD8" w:rsidRPr="004A6694">
        <w:rPr>
          <w:rFonts w:eastAsia="Times New Roman" w:cstheme="minorHAnsi"/>
          <w:color w:val="000000"/>
        </w:rPr>
        <w:t>level above 1st.</w:t>
      </w:r>
    </w:p>
    <w:p w14:paraId="4BAF6744" w14:textId="77777777" w:rsidR="00AD503F" w:rsidRPr="004A6694" w:rsidRDefault="00AD503F">
      <w:pPr>
        <w:contextualSpacing/>
        <w:rPr>
          <w:rFonts w:eastAsia="Times New Roman" w:cstheme="minorHAnsi"/>
          <w:color w:val="000000"/>
        </w:rPr>
      </w:pPr>
    </w:p>
    <w:p w14:paraId="23198654" w14:textId="77777777" w:rsidR="00AB25EF" w:rsidRPr="004A6694" w:rsidRDefault="00AB25EF">
      <w:pPr>
        <w:contextualSpacing/>
        <w:rPr>
          <w:rFonts w:eastAsia="Times New Roman" w:cstheme="minorHAnsi"/>
        </w:rPr>
      </w:pPr>
      <w:r w:rsidRPr="004A6694">
        <w:rPr>
          <w:rFonts w:eastAsia="Times New Roman" w:cstheme="minorHAnsi"/>
          <w:b/>
          <w:bCs/>
          <w:color w:val="000000"/>
        </w:rPr>
        <w:t>Demonic Doom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9]</w:t>
      </w:r>
    </w:p>
    <w:p w14:paraId="25430A33"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Conjuration </w:t>
      </w:r>
      <w:r w:rsidR="00CD07D6">
        <w:rPr>
          <w:rFonts w:eastAsia="Times New Roman" w:cstheme="minorHAnsi"/>
          <w:color w:val="000000"/>
        </w:rPr>
        <w:t>[sigil]</w:t>
      </w:r>
    </w:p>
    <w:p w14:paraId="17EB1D86" w14:textId="77777777" w:rsidR="00AB25EF" w:rsidRPr="004A6694" w:rsidRDefault="00AB25EF">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31D84CBC" w14:textId="77777777" w:rsidR="00AB25EF" w:rsidRPr="004A6694" w:rsidRDefault="00AB25EF">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color w:val="000000"/>
        </w:rPr>
        <w:t xml:space="preserve"> 60 feet</w:t>
      </w:r>
      <w:r w:rsidR="00A173D6" w:rsidRPr="004A6694">
        <w:rPr>
          <w:rFonts w:eastAsia="Times New Roman" w:cstheme="minorHAnsi"/>
          <w:color w:val="000000"/>
        </w:rPr>
        <w:t xml:space="preserve"> </w:t>
      </w:r>
    </w:p>
    <w:p w14:paraId="5204A4D5" w14:textId="77777777" w:rsidR="00AB25EF" w:rsidRPr="004A6694" w:rsidRDefault="00AB25EF">
      <w:pPr>
        <w:contextualSpacing/>
        <w:rPr>
          <w:rFonts w:eastAsia="Times New Roman" w:cstheme="minorHAnsi"/>
        </w:rPr>
      </w:pPr>
      <w:r w:rsidRPr="004A6694">
        <w:rPr>
          <w:rFonts w:eastAsia="Times New Roman" w:cstheme="minorHAnsi"/>
          <w:b/>
          <w:bCs/>
          <w:color w:val="000000"/>
        </w:rPr>
        <w:t>Component</w:t>
      </w:r>
      <w:r w:rsidR="007A0074" w:rsidRPr="004A6694">
        <w:rPr>
          <w:rFonts w:eastAsia="Times New Roman" w:cstheme="minorHAnsi"/>
          <w:b/>
          <w:bCs/>
          <w:color w:val="000000"/>
        </w:rPr>
        <w: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173465BC" w14:textId="77777777" w:rsidR="001F7089" w:rsidRPr="001F7089" w:rsidRDefault="001F7089">
      <w:pPr>
        <w:contextualSpacing/>
        <w:rPr>
          <w:ins w:id="5539" w:author="Admin" w:date="2021-04-30T16:49:00Z"/>
          <w:rFonts w:eastAsia="Times New Roman" w:cstheme="minorHAnsi"/>
          <w:color w:val="000000"/>
          <w:rPrChange w:id="5540" w:author="Admin" w:date="2021-04-30T16:49:00Z">
            <w:rPr>
              <w:ins w:id="5541" w:author="Admin" w:date="2021-04-30T16:49:00Z"/>
              <w:rFonts w:eastAsia="Times New Roman" w:cstheme="minorHAnsi"/>
              <w:b/>
              <w:bCs/>
              <w:color w:val="000000"/>
            </w:rPr>
          </w:rPrChange>
        </w:rPr>
      </w:pPr>
      <w:ins w:id="5542" w:author="Admin" w:date="2021-04-30T16:49:00Z">
        <w:r w:rsidRPr="001F7089">
          <w:rPr>
            <w:rFonts w:eastAsia="Times New Roman" w:cstheme="minorHAnsi"/>
            <w:b/>
            <w:bCs/>
            <w:color w:val="000000"/>
          </w:rPr>
          <w:t xml:space="preserve">Duration: </w:t>
        </w:r>
        <w:r w:rsidRPr="001F7089">
          <w:rPr>
            <w:rFonts w:eastAsia="Times New Roman" w:cstheme="minorHAnsi"/>
            <w:color w:val="000000"/>
            <w:rPrChange w:id="5543" w:author="Admin" w:date="2021-04-30T16:49:00Z">
              <w:rPr>
                <w:rFonts w:eastAsia="Times New Roman" w:cstheme="minorHAnsi"/>
                <w:b/>
                <w:bCs/>
                <w:color w:val="000000"/>
              </w:rPr>
            </w:rPrChange>
          </w:rPr>
          <w:t>Instantaneous</w:t>
        </w:r>
      </w:ins>
      <w:ins w:id="5544" w:author="Admin" w:date="2021-04-30T21:56:00Z">
        <w:r w:rsidR="005F3C64">
          <w:rPr>
            <w:rFonts w:eastAsia="Times New Roman" w:cstheme="minorHAnsi"/>
            <w:color w:val="000000"/>
          </w:rPr>
          <w:t>,</w:t>
        </w:r>
      </w:ins>
      <w:ins w:id="5545" w:author="Admin" w:date="2021-04-30T16:49:00Z">
        <w:r w:rsidRPr="001F7089">
          <w:rPr>
            <w:rFonts w:eastAsia="Times New Roman" w:cstheme="minorHAnsi"/>
            <w:color w:val="000000"/>
            <w:rPrChange w:id="5546" w:author="Admin" w:date="2021-04-30T16:49:00Z">
              <w:rPr>
                <w:rFonts w:eastAsia="Times New Roman" w:cstheme="minorHAnsi"/>
                <w:b/>
                <w:bCs/>
                <w:color w:val="000000"/>
              </w:rPr>
            </w:rPrChange>
          </w:rPr>
          <w:t xml:space="preserve"> plus 3 rounds</w:t>
        </w:r>
      </w:ins>
    </w:p>
    <w:p w14:paraId="502F956B" w14:textId="77777777" w:rsidR="00AB25EF" w:rsidRPr="004A6694" w:rsidDel="001F7089" w:rsidRDefault="00AB25EF">
      <w:pPr>
        <w:contextualSpacing/>
        <w:rPr>
          <w:del w:id="5547" w:author="Admin" w:date="2021-04-30T16:49:00Z"/>
          <w:rFonts w:eastAsia="Times New Roman" w:cstheme="minorHAnsi"/>
        </w:rPr>
      </w:pPr>
      <w:del w:id="5548" w:author="Admin" w:date="2021-04-30T16:49:00Z">
        <w:r w:rsidRPr="004A6694" w:rsidDel="001F7089">
          <w:rPr>
            <w:rFonts w:eastAsia="Times New Roman" w:cstheme="minorHAnsi"/>
            <w:b/>
            <w:bCs/>
            <w:color w:val="000000"/>
          </w:rPr>
          <w:delText>Duration</w:delText>
        </w:r>
        <w:r w:rsidR="007538A3" w:rsidDel="001F7089">
          <w:rPr>
            <w:b/>
            <w:bCs/>
          </w:rPr>
          <w:delText>:</w:delText>
        </w:r>
        <w:r w:rsidRPr="004A6694" w:rsidDel="001F7089">
          <w:rPr>
            <w:rFonts w:eastAsia="Times New Roman" w:cstheme="minorHAnsi"/>
            <w:color w:val="000000"/>
          </w:rPr>
          <w:delText xml:space="preserve"> </w:delText>
        </w:r>
        <w:r w:rsidR="00A173D6" w:rsidRPr="004A6694" w:rsidDel="001F7089">
          <w:rPr>
            <w:rFonts w:eastAsia="Times New Roman" w:cstheme="minorHAnsi"/>
            <w:color w:val="000000"/>
          </w:rPr>
          <w:delText>U</w:delText>
        </w:r>
        <w:r w:rsidRPr="004A6694" w:rsidDel="001F7089">
          <w:rPr>
            <w:rFonts w:eastAsia="Times New Roman" w:cstheme="minorHAnsi"/>
            <w:color w:val="000000"/>
          </w:rPr>
          <w:delText xml:space="preserve">p to </w:delText>
        </w:r>
        <w:r w:rsidR="002B1478" w:rsidRPr="004A6694" w:rsidDel="001F7089">
          <w:rPr>
            <w:rFonts w:eastAsia="Times New Roman" w:cstheme="minorHAnsi"/>
            <w:color w:val="000000"/>
          </w:rPr>
          <w:delText>1</w:delText>
        </w:r>
        <w:r w:rsidR="00D92CD3" w:rsidRPr="004A6694" w:rsidDel="001F7089">
          <w:rPr>
            <w:rFonts w:eastAsia="Times New Roman" w:cstheme="minorHAnsi"/>
            <w:color w:val="000000"/>
          </w:rPr>
          <w:delText xml:space="preserve"> </w:delText>
        </w:r>
        <w:r w:rsidRPr="004A6694" w:rsidDel="001F7089">
          <w:rPr>
            <w:rFonts w:eastAsia="Times New Roman" w:cstheme="minorHAnsi"/>
            <w:color w:val="000000"/>
          </w:rPr>
          <w:delText>minute</w:delText>
        </w:r>
      </w:del>
    </w:p>
    <w:p w14:paraId="4C840595" w14:textId="1E646C14" w:rsidR="0008540D" w:rsidRPr="004A6694" w:rsidRDefault="00A173D6" w:rsidP="000335B1">
      <w:pPr>
        <w:contextualSpacing/>
        <w:rPr>
          <w:rFonts w:eastAsia="Times New Roman" w:cstheme="minorHAnsi"/>
          <w:color w:val="000000"/>
        </w:rPr>
      </w:pPr>
      <w:r w:rsidRPr="004A6694">
        <w:rPr>
          <w:rFonts w:eastAsia="Times New Roman" w:cstheme="minorHAnsi"/>
          <w:color w:val="000000"/>
        </w:rPr>
        <w:t xml:space="preserve">You curse the target with a terrible fate as fel-fire begins to burn them from the inside-out. Make a ranged spell attack against any target within range. The target suffers </w:t>
      </w:r>
      <w:r w:rsidR="007351BC" w:rsidRPr="004A6694">
        <w:rPr>
          <w:rFonts w:eastAsia="Times New Roman" w:cstheme="minorHAnsi"/>
          <w:color w:val="000000"/>
        </w:rPr>
        <w:t xml:space="preserve">9d6 </w:t>
      </w:r>
      <w:r w:rsidRPr="004A6694">
        <w:rPr>
          <w:rFonts w:eastAsia="Times New Roman" w:cstheme="minorHAnsi"/>
          <w:color w:val="000000"/>
        </w:rPr>
        <w:t>fel damage</w:t>
      </w:r>
      <w:del w:id="5549" w:author="Admin" w:date="2021-04-30T21:54:00Z">
        <w:r w:rsidRPr="004A6694" w:rsidDel="005F3C64">
          <w:rPr>
            <w:rFonts w:eastAsia="Times New Roman" w:cstheme="minorHAnsi"/>
            <w:color w:val="000000"/>
          </w:rPr>
          <w:delText>, and is suffused with fel-fire for one minute</w:delText>
        </w:r>
      </w:del>
      <w:r w:rsidRPr="004A6694">
        <w:rPr>
          <w:rFonts w:eastAsia="Times New Roman" w:cstheme="minorHAnsi"/>
          <w:color w:val="000000"/>
        </w:rPr>
        <w:t xml:space="preserve">. </w:t>
      </w:r>
      <w:ins w:id="5550" w:author="Admin" w:date="2021-04-30T16:49:00Z">
        <w:r w:rsidR="001F7089" w:rsidRPr="001F7089">
          <w:rPr>
            <w:rFonts w:eastAsia="Times New Roman" w:cstheme="minorHAnsi"/>
            <w:color w:val="000000"/>
          </w:rPr>
          <w:t>The sigil pulses at the start of your turn every round</w:t>
        </w:r>
      </w:ins>
      <w:ins w:id="5551" w:author="Admin" w:date="2021-04-30T21:54:00Z">
        <w:r w:rsidR="005F3C64">
          <w:rPr>
            <w:rFonts w:eastAsia="Times New Roman" w:cstheme="minorHAnsi"/>
            <w:color w:val="000000"/>
          </w:rPr>
          <w:t xml:space="preserve">, repeating the </w:t>
        </w:r>
      </w:ins>
      <w:ins w:id="5552" w:author="Admin" w:date="2022-04-18T23:40:00Z">
        <w:r w:rsidR="000335B1">
          <w:rPr>
            <w:rFonts w:eastAsia="Times New Roman" w:cstheme="minorHAnsi"/>
            <w:color w:val="000000"/>
          </w:rPr>
          <w:t xml:space="preserve">primary </w:t>
        </w:r>
      </w:ins>
      <w:ins w:id="5553" w:author="Admin" w:date="2021-04-30T21:54:00Z">
        <w:r w:rsidR="005F3C64">
          <w:rPr>
            <w:rFonts w:eastAsia="Times New Roman" w:cstheme="minorHAnsi"/>
            <w:color w:val="000000"/>
          </w:rPr>
          <w:t>effect</w:t>
        </w:r>
      </w:ins>
      <w:del w:id="5554" w:author="Admin" w:date="2021-04-30T16:49:00Z">
        <w:r w:rsidR="0008540D" w:rsidRPr="004A6694" w:rsidDel="001F7089">
          <w:rPr>
            <w:rFonts w:eastAsia="Times New Roman" w:cstheme="minorHAnsi"/>
            <w:color w:val="000000"/>
          </w:rPr>
          <w:delText xml:space="preserve">At the beginning of every round, the caster must succeed on a </w:delText>
        </w:r>
        <w:r w:rsidR="007351BC" w:rsidRPr="004A6694" w:rsidDel="001F7089">
          <w:rPr>
            <w:rFonts w:eastAsia="Times New Roman" w:cstheme="minorHAnsi"/>
            <w:color w:val="000000"/>
          </w:rPr>
          <w:delText xml:space="preserve">sigil </w:delText>
        </w:r>
        <w:r w:rsidR="0008540D" w:rsidRPr="004A6694" w:rsidDel="001F7089">
          <w:rPr>
            <w:rFonts w:eastAsia="Times New Roman" w:cstheme="minorHAnsi"/>
            <w:color w:val="000000"/>
          </w:rPr>
          <w:delText>roll to affect the target again</w:delText>
        </w:r>
      </w:del>
      <w:r w:rsidR="0008540D" w:rsidRPr="004A6694">
        <w:rPr>
          <w:rFonts w:eastAsia="Times New Roman" w:cstheme="minorHAnsi"/>
          <w:color w:val="000000"/>
        </w:rPr>
        <w:t xml:space="preserve">. </w:t>
      </w:r>
    </w:p>
    <w:p w14:paraId="7FD70B8D" w14:textId="77777777" w:rsidR="00A173D6" w:rsidRPr="004A6694" w:rsidDel="001F7089" w:rsidRDefault="0008540D">
      <w:pPr>
        <w:contextualSpacing/>
        <w:rPr>
          <w:del w:id="5555" w:author="Admin" w:date="2021-04-30T16:50:00Z"/>
          <w:rFonts w:eastAsia="Times New Roman" w:cstheme="minorHAnsi"/>
          <w:color w:val="000000"/>
        </w:rPr>
      </w:pPr>
      <w:del w:id="5556" w:author="Admin" w:date="2021-04-30T16:50:00Z">
        <w:r w:rsidRPr="004A6694" w:rsidDel="001F7089">
          <w:rPr>
            <w:rFonts w:eastAsia="Times New Roman" w:cstheme="minorHAnsi"/>
            <w:color w:val="000000"/>
          </w:rPr>
          <w:delText>Also, s</w:delText>
        </w:r>
        <w:r w:rsidR="00A173D6" w:rsidRPr="004A6694" w:rsidDel="001F7089">
          <w:rPr>
            <w:rFonts w:eastAsia="Times New Roman" w:cstheme="minorHAnsi"/>
            <w:color w:val="000000"/>
          </w:rPr>
          <w:delText xml:space="preserve">o long as the spell is active, the spell has advantage to any check to avoid being dispelled. </w:delText>
        </w:r>
      </w:del>
    </w:p>
    <w:p w14:paraId="77E32C09" w14:textId="77777777" w:rsidR="001F7089" w:rsidRDefault="00A173D6" w:rsidP="00272CA8">
      <w:pPr>
        <w:contextualSpacing/>
        <w:rPr>
          <w:ins w:id="5557" w:author="Admin" w:date="2021-04-30T16:50:00Z"/>
          <w:rFonts w:eastAsia="Times New Roman" w:cstheme="minorHAnsi"/>
          <w:color w:val="000000"/>
        </w:rPr>
      </w:pPr>
      <w:r w:rsidRPr="004A6694">
        <w:rPr>
          <w:rFonts w:eastAsia="Times New Roman" w:cstheme="minorHAnsi"/>
          <w:color w:val="000000"/>
        </w:rPr>
        <w:t>If the ranged spell attack misses, the spell deals half the initial damage and has no other effect.</w:t>
      </w:r>
      <w:ins w:id="5558" w:author="Admin" w:date="2021-04-30T16:50:00Z">
        <w:r w:rsidR="001F7089">
          <w:rPr>
            <w:rFonts w:eastAsia="Times New Roman" w:cstheme="minorHAnsi"/>
            <w:color w:val="000000"/>
          </w:rPr>
          <w:t xml:space="preserve"> </w:t>
        </w:r>
      </w:ins>
    </w:p>
    <w:p w14:paraId="611D535F" w14:textId="77777777" w:rsidR="00A173D6" w:rsidRPr="004A6694" w:rsidDel="001F7089" w:rsidRDefault="001F7089" w:rsidP="00DD72A2">
      <w:pPr>
        <w:contextualSpacing/>
        <w:rPr>
          <w:del w:id="5559" w:author="Admin" w:date="2021-04-30T16:50:00Z"/>
          <w:rFonts w:eastAsia="Times New Roman" w:cstheme="minorHAnsi"/>
          <w:color w:val="000000"/>
        </w:rPr>
      </w:pPr>
      <w:ins w:id="5560" w:author="Admin" w:date="2021-04-30T16:50:00Z">
        <w:r>
          <w:rPr>
            <w:rFonts w:eastAsia="Times New Roman" w:cstheme="minorHAnsi"/>
            <w:color w:val="000000"/>
          </w:rPr>
          <w:t xml:space="preserve">If a creature is reduced to 0 hit points, this sigil does not end. </w:t>
        </w:r>
      </w:ins>
    </w:p>
    <w:p w14:paraId="3D145853" w14:textId="4116C653" w:rsidR="00A173D6" w:rsidDel="001F7089" w:rsidRDefault="00A173D6" w:rsidP="00DD72A2">
      <w:pPr>
        <w:contextualSpacing/>
        <w:rPr>
          <w:del w:id="5561" w:author="Admin" w:date="2021-04-30T16:52:00Z"/>
          <w:rFonts w:eastAsia="Times New Roman" w:cstheme="minorHAnsi"/>
          <w:color w:val="000000"/>
        </w:rPr>
      </w:pPr>
      <w:r w:rsidRPr="004A6694">
        <w:rPr>
          <w:rFonts w:eastAsia="Times New Roman" w:cstheme="minorHAnsi"/>
          <w:color w:val="000000"/>
        </w:rPr>
        <w:t xml:space="preserve">If the creature dies while </w:t>
      </w:r>
      <w:ins w:id="5562" w:author="Admin" w:date="2021-04-30T16:50:00Z">
        <w:r w:rsidR="001F7089">
          <w:rPr>
            <w:rFonts w:eastAsia="Times New Roman" w:cstheme="minorHAnsi"/>
            <w:color w:val="000000"/>
          </w:rPr>
          <w:t xml:space="preserve">still </w:t>
        </w:r>
      </w:ins>
      <w:r w:rsidRPr="004A6694">
        <w:rPr>
          <w:rFonts w:eastAsia="Times New Roman" w:cstheme="minorHAnsi"/>
          <w:color w:val="000000"/>
        </w:rPr>
        <w:t xml:space="preserve">under the effects of </w:t>
      </w:r>
      <w:r w:rsidRPr="001F7089">
        <w:rPr>
          <w:rFonts w:eastAsia="Times New Roman" w:cstheme="minorHAnsi"/>
          <w:i/>
          <w:iCs/>
          <w:color w:val="000000"/>
          <w:rPrChange w:id="5563" w:author="Admin" w:date="2021-04-30T16:50:00Z">
            <w:rPr>
              <w:rFonts w:eastAsia="Times New Roman" w:cstheme="minorHAnsi"/>
              <w:color w:val="000000"/>
            </w:rPr>
          </w:rPrChange>
        </w:rPr>
        <w:t>demonic doom</w:t>
      </w:r>
      <w:ins w:id="5564" w:author="Admin" w:date="2021-04-30T16:51:00Z">
        <w:r w:rsidR="001F7089" w:rsidRPr="001F7089">
          <w:rPr>
            <w:rFonts w:eastAsia="Times New Roman" w:cstheme="minorHAnsi"/>
            <w:color w:val="000000"/>
            <w:rPrChange w:id="5565" w:author="Admin" w:date="2021-04-30T16:52:00Z">
              <w:rPr>
                <w:rFonts w:eastAsia="Times New Roman" w:cstheme="minorHAnsi"/>
                <w:i/>
                <w:iCs/>
                <w:color w:val="000000"/>
              </w:rPr>
            </w:rPrChange>
          </w:rPr>
          <w:t>, and if it has a CR higher than 2</w:t>
        </w:r>
      </w:ins>
      <w:r w:rsidRPr="004A6694">
        <w:rPr>
          <w:rFonts w:eastAsia="Times New Roman" w:cstheme="minorHAnsi"/>
          <w:color w:val="000000"/>
        </w:rPr>
        <w:t xml:space="preserve">, its corpse is destroyed, and a column of fire appears, dealing </w:t>
      </w:r>
      <w:del w:id="5566" w:author="Admin" w:date="2021-04-30T16:50:00Z">
        <w:r w:rsidR="007351BC" w:rsidRPr="004A6694" w:rsidDel="001F7089">
          <w:rPr>
            <w:rFonts w:eastAsia="Times New Roman" w:cstheme="minorHAnsi"/>
            <w:color w:val="000000"/>
          </w:rPr>
          <w:delText xml:space="preserve">the original sigil </w:delText>
        </w:r>
        <w:r w:rsidRPr="004A6694" w:rsidDel="001F7089">
          <w:rPr>
            <w:rFonts w:eastAsia="Times New Roman" w:cstheme="minorHAnsi"/>
            <w:color w:val="000000"/>
          </w:rPr>
          <w:delText xml:space="preserve">damage </w:delText>
        </w:r>
      </w:del>
      <w:ins w:id="5567" w:author="Admin" w:date="2021-04-30T16:50:00Z">
        <w:r w:rsidR="001F7089">
          <w:rPr>
            <w:rFonts w:eastAsia="Times New Roman" w:cstheme="minorHAnsi"/>
            <w:color w:val="000000"/>
          </w:rPr>
          <w:t xml:space="preserve">9d6 </w:t>
        </w:r>
      </w:ins>
      <w:ins w:id="5568" w:author="Admin" w:date="2021-04-30T16:51:00Z">
        <w:r w:rsidR="001F7089">
          <w:rPr>
            <w:rFonts w:eastAsia="Times New Roman" w:cstheme="minorHAnsi"/>
            <w:color w:val="000000"/>
          </w:rPr>
          <w:t xml:space="preserve">points of </w:t>
        </w:r>
      </w:ins>
      <w:ins w:id="5569" w:author="Admin" w:date="2021-04-30T16:50:00Z">
        <w:r w:rsidR="001F7089">
          <w:rPr>
            <w:rFonts w:eastAsia="Times New Roman" w:cstheme="minorHAnsi"/>
            <w:color w:val="000000"/>
          </w:rPr>
          <w:t>fel damage</w:t>
        </w:r>
      </w:ins>
      <w:ins w:id="5570" w:author="Admin" w:date="2021-04-30T16:52:00Z">
        <w:r w:rsidR="001F7089">
          <w:rPr>
            <w:rFonts w:eastAsia="Times New Roman" w:cstheme="minorHAnsi"/>
            <w:color w:val="000000"/>
          </w:rPr>
          <w:t xml:space="preserve"> to all targets</w:t>
        </w:r>
      </w:ins>
      <w:ins w:id="5571" w:author="Admin" w:date="2021-04-30T16:50:00Z">
        <w:r w:rsidR="001F7089">
          <w:rPr>
            <w:rFonts w:eastAsia="Times New Roman" w:cstheme="minorHAnsi"/>
            <w:color w:val="000000"/>
          </w:rPr>
          <w:t xml:space="preserve"> </w:t>
        </w:r>
      </w:ins>
      <w:r w:rsidRPr="004A6694">
        <w:rPr>
          <w:rFonts w:eastAsia="Times New Roman" w:cstheme="minorHAnsi"/>
          <w:color w:val="000000"/>
        </w:rPr>
        <w:t xml:space="preserve">in </w:t>
      </w:r>
      <w:ins w:id="5572" w:author="Admin" w:date="2021-04-30T16:50:00Z">
        <w:r w:rsidR="001F7089">
          <w:rPr>
            <w:rFonts w:eastAsia="Times New Roman" w:cstheme="minorHAnsi"/>
            <w:color w:val="000000"/>
          </w:rPr>
          <w:t xml:space="preserve">a </w:t>
        </w:r>
      </w:ins>
      <w:r w:rsidRPr="004A6694">
        <w:rPr>
          <w:rFonts w:eastAsia="Times New Roman" w:cstheme="minorHAnsi"/>
          <w:color w:val="000000"/>
        </w:rPr>
        <w:t>10</w:t>
      </w:r>
      <w:ins w:id="5573" w:author="Admin" w:date="2021-04-30T16:50:00Z">
        <w:r w:rsidR="001F7089">
          <w:rPr>
            <w:rFonts w:eastAsia="Times New Roman" w:cstheme="minorHAnsi"/>
            <w:color w:val="000000"/>
          </w:rPr>
          <w:t>-</w:t>
        </w:r>
      </w:ins>
      <w:del w:id="5574" w:author="Admin" w:date="2021-04-30T16:50:00Z">
        <w:r w:rsidRPr="004A6694" w:rsidDel="001F7089">
          <w:rPr>
            <w:rFonts w:eastAsia="Times New Roman" w:cstheme="minorHAnsi"/>
            <w:color w:val="000000"/>
          </w:rPr>
          <w:delText xml:space="preserve"> </w:delText>
        </w:r>
      </w:del>
      <w:del w:id="5575" w:author="Admin" w:date="2021-04-30T16:51:00Z">
        <w:r w:rsidRPr="004A6694" w:rsidDel="001F7089">
          <w:rPr>
            <w:rFonts w:eastAsia="Times New Roman" w:cstheme="minorHAnsi"/>
            <w:color w:val="000000"/>
          </w:rPr>
          <w:delText>feet</w:delText>
        </w:r>
      </w:del>
      <w:ins w:id="5576" w:author="Admin" w:date="2021-04-30T16:51:00Z">
        <w:r w:rsidR="001F7089">
          <w:rPr>
            <w:rFonts w:eastAsia="Times New Roman" w:cstheme="minorHAnsi"/>
            <w:color w:val="000000"/>
          </w:rPr>
          <w:t>foot radius sphere</w:t>
        </w:r>
      </w:ins>
      <w:del w:id="5577" w:author="Admin" w:date="2021-04-30T16:51:00Z">
        <w:r w:rsidRPr="004A6694" w:rsidDel="001F7089">
          <w:rPr>
            <w:rFonts w:eastAsia="Times New Roman" w:cstheme="minorHAnsi"/>
            <w:color w:val="000000"/>
          </w:rPr>
          <w:delText xml:space="preserve">, </w:delText>
        </w:r>
      </w:del>
      <w:ins w:id="5578" w:author="Admin" w:date="2021-04-30T16:51:00Z">
        <w:r w:rsidR="001F7089">
          <w:rPr>
            <w:rFonts w:eastAsia="Times New Roman" w:cstheme="minorHAnsi"/>
            <w:color w:val="000000"/>
          </w:rPr>
          <w:t xml:space="preserve"> </w:t>
        </w:r>
      </w:ins>
      <w:r w:rsidRPr="004A6694">
        <w:rPr>
          <w:rFonts w:eastAsia="Times New Roman" w:cstheme="minorHAnsi"/>
          <w:color w:val="000000"/>
        </w:rPr>
        <w:t xml:space="preserve">centered on the corpse. A </w:t>
      </w:r>
      <w:del w:id="5579" w:author="Admin" w:date="2021-04-30T16:51:00Z">
        <w:r w:rsidRPr="004A6694" w:rsidDel="001F7089">
          <w:rPr>
            <w:rFonts w:eastAsia="Times New Roman" w:cstheme="minorHAnsi"/>
            <w:color w:val="000000"/>
          </w:rPr>
          <w:delText xml:space="preserve">doomguard </w:delText>
        </w:r>
      </w:del>
      <w:ins w:id="5580" w:author="Admin" w:date="2021-04-30T16:51:00Z">
        <w:r w:rsidR="001F7089">
          <w:rPr>
            <w:rFonts w:eastAsia="Times New Roman" w:cstheme="minorHAnsi"/>
            <w:color w:val="000000"/>
          </w:rPr>
          <w:t>D</w:t>
        </w:r>
        <w:r w:rsidR="001F7089" w:rsidRPr="004A6694">
          <w:rPr>
            <w:rFonts w:eastAsia="Times New Roman" w:cstheme="minorHAnsi"/>
            <w:color w:val="000000"/>
          </w:rPr>
          <w:t xml:space="preserve">oomguard </w:t>
        </w:r>
      </w:ins>
      <w:ins w:id="5581" w:author="Admin" w:date="2021-09-14T22:20:00Z">
        <w:r w:rsidR="00C1682C">
          <w:rPr>
            <w:rFonts w:eastAsia="Times New Roman" w:cstheme="minorHAnsi"/>
            <w:color w:val="000000"/>
          </w:rPr>
          <w:t xml:space="preserve">Champion </w:t>
        </w:r>
      </w:ins>
      <w:r w:rsidRPr="004A6694">
        <w:rPr>
          <w:rFonts w:eastAsia="Times New Roman" w:cstheme="minorHAnsi"/>
          <w:color w:val="000000"/>
        </w:rPr>
        <w:t xml:space="preserve">is </w:t>
      </w:r>
      <w:r w:rsidR="007351BC" w:rsidRPr="004A6694">
        <w:rPr>
          <w:rFonts w:eastAsia="Times New Roman" w:cstheme="minorHAnsi"/>
          <w:color w:val="000000"/>
        </w:rPr>
        <w:t xml:space="preserve">conjured </w:t>
      </w:r>
      <w:r w:rsidRPr="004A6694">
        <w:rPr>
          <w:rFonts w:eastAsia="Times New Roman" w:cstheme="minorHAnsi"/>
          <w:color w:val="000000"/>
        </w:rPr>
        <w:t>on the spot</w:t>
      </w:r>
      <w:del w:id="5582" w:author="Admin" w:date="2021-04-30T16:52:00Z">
        <w:r w:rsidRPr="004A6694" w:rsidDel="001F7089">
          <w:rPr>
            <w:rFonts w:eastAsia="Times New Roman" w:cstheme="minorHAnsi"/>
            <w:color w:val="000000"/>
          </w:rPr>
          <w:delText xml:space="preserve"> of its death</w:delText>
        </w:r>
      </w:del>
      <w:r w:rsidRPr="004A6694">
        <w:rPr>
          <w:rFonts w:eastAsia="Times New Roman" w:cstheme="minorHAnsi"/>
          <w:color w:val="000000"/>
        </w:rPr>
        <w:t xml:space="preserve">, and it remains for a minute. </w:t>
      </w:r>
      <w:moveFromRangeStart w:id="5583" w:author="Admin" w:date="2021-04-30T16:52:00Z" w:name="move70693986"/>
      <w:moveFrom w:id="5584" w:author="Admin" w:date="2021-04-30T16:52:00Z">
        <w:r w:rsidRPr="004A6694" w:rsidDel="001F7089">
          <w:rPr>
            <w:rFonts w:eastAsia="Times New Roman" w:cstheme="minorHAnsi"/>
            <w:color w:val="000000"/>
          </w:rPr>
          <w:t xml:space="preserve">The DM has the Doomguard's statistics. </w:t>
        </w:r>
      </w:moveFrom>
      <w:moveFromRangeEnd w:id="5583"/>
      <w:del w:id="5585" w:author="Admin" w:date="2021-04-30T16:51:00Z">
        <w:r w:rsidR="00B15BB8" w:rsidDel="001F7089">
          <w:rPr>
            <w:rFonts w:eastAsia="Times New Roman" w:cstheme="minorHAnsi"/>
            <w:color w:val="000000"/>
          </w:rPr>
          <w:delText xml:space="preserve">By </w:delText>
        </w:r>
      </w:del>
      <w:ins w:id="5586" w:author="Admin" w:date="2021-04-30T16:51:00Z">
        <w:r w:rsidR="001F7089">
          <w:rPr>
            <w:rFonts w:eastAsia="Times New Roman" w:cstheme="minorHAnsi"/>
            <w:color w:val="000000"/>
          </w:rPr>
          <w:t xml:space="preserve">The Doomguard </w:t>
        </w:r>
      </w:ins>
      <w:del w:id="5587" w:author="Admin" w:date="2021-04-30T16:51:00Z">
        <w:r w:rsidR="00B15BB8" w:rsidDel="001F7089">
          <w:rPr>
            <w:rFonts w:eastAsia="Times New Roman" w:cstheme="minorHAnsi"/>
            <w:color w:val="000000"/>
          </w:rPr>
          <w:delText xml:space="preserve">default, it </w:delText>
        </w:r>
      </w:del>
      <w:ins w:id="5588" w:author="Admin" w:date="2021-04-30T16:51:00Z">
        <w:r w:rsidR="001F7089">
          <w:rPr>
            <w:rFonts w:eastAsia="Times New Roman" w:cstheme="minorHAnsi"/>
            <w:color w:val="000000"/>
          </w:rPr>
          <w:t xml:space="preserve">starts </w:t>
        </w:r>
      </w:ins>
      <w:del w:id="5589" w:author="Admin" w:date="2021-04-30T16:51:00Z">
        <w:r w:rsidR="00B15BB8" w:rsidDel="001F7089">
          <w:rPr>
            <w:rFonts w:eastAsia="Times New Roman" w:cstheme="minorHAnsi"/>
            <w:color w:val="000000"/>
          </w:rPr>
          <w:delText xml:space="preserve">is </w:delText>
        </w:r>
      </w:del>
      <w:r w:rsidR="00B15BB8">
        <w:rPr>
          <w:rFonts w:eastAsia="Times New Roman" w:cstheme="minorHAnsi"/>
          <w:color w:val="000000"/>
        </w:rPr>
        <w:t xml:space="preserve">uncontrolled, requiring the </w:t>
      </w:r>
      <w:del w:id="5590" w:author="Admin" w:date="2021-04-30T16:51:00Z">
        <w:r w:rsidR="00B15BB8" w:rsidRPr="001F7089" w:rsidDel="001F7089">
          <w:rPr>
            <w:rFonts w:eastAsia="Times New Roman" w:cstheme="minorHAnsi"/>
            <w:i/>
            <w:iCs/>
            <w:color w:val="000000"/>
            <w:rPrChange w:id="5591" w:author="Admin" w:date="2021-04-30T16:51:00Z">
              <w:rPr>
                <w:rFonts w:eastAsia="Times New Roman" w:cstheme="minorHAnsi"/>
                <w:color w:val="000000"/>
              </w:rPr>
            </w:rPrChange>
          </w:rPr>
          <w:delText xml:space="preserve">Charm </w:delText>
        </w:r>
      </w:del>
      <w:ins w:id="5592" w:author="Admin" w:date="2021-04-30T16:51:00Z">
        <w:r w:rsidR="001F7089" w:rsidRPr="00272CA8">
          <w:rPr>
            <w:rFonts w:eastAsia="Times New Roman" w:cstheme="minorHAnsi"/>
            <w:i/>
            <w:iCs/>
            <w:color w:val="000000"/>
          </w:rPr>
          <w:t>c</w:t>
        </w:r>
        <w:r w:rsidR="001F7089" w:rsidRPr="001F7089">
          <w:rPr>
            <w:rFonts w:eastAsia="Times New Roman" w:cstheme="minorHAnsi"/>
            <w:i/>
            <w:iCs/>
            <w:color w:val="000000"/>
            <w:rPrChange w:id="5593" w:author="Admin" w:date="2021-04-30T16:51:00Z">
              <w:rPr>
                <w:rFonts w:eastAsia="Times New Roman" w:cstheme="minorHAnsi"/>
                <w:color w:val="000000"/>
              </w:rPr>
            </w:rPrChange>
          </w:rPr>
          <w:t>harm</w:t>
        </w:r>
        <w:r w:rsidR="001F7089">
          <w:rPr>
            <w:rFonts w:eastAsia="Times New Roman" w:cstheme="minorHAnsi"/>
            <w:i/>
            <w:iCs/>
            <w:color w:val="000000"/>
          </w:rPr>
          <w:t xml:space="preserve"> fiends</w:t>
        </w:r>
        <w:r w:rsidR="001F7089">
          <w:rPr>
            <w:rFonts w:eastAsia="Times New Roman" w:cstheme="minorHAnsi"/>
            <w:color w:val="000000"/>
          </w:rPr>
          <w:t xml:space="preserve"> </w:t>
        </w:r>
      </w:ins>
      <w:r w:rsidR="00B15BB8">
        <w:rPr>
          <w:rFonts w:eastAsia="Times New Roman" w:cstheme="minorHAnsi"/>
          <w:color w:val="000000"/>
        </w:rPr>
        <w:t xml:space="preserve">or </w:t>
      </w:r>
      <w:del w:id="5594" w:author="Admin" w:date="2021-04-30T16:51:00Z">
        <w:r w:rsidR="00B15BB8" w:rsidRPr="001F7089" w:rsidDel="001F7089">
          <w:rPr>
            <w:rFonts w:eastAsia="Times New Roman" w:cstheme="minorHAnsi"/>
            <w:i/>
            <w:iCs/>
            <w:color w:val="000000"/>
            <w:rPrChange w:id="5595" w:author="Admin" w:date="2021-04-30T16:51:00Z">
              <w:rPr>
                <w:rFonts w:eastAsia="Times New Roman" w:cstheme="minorHAnsi"/>
                <w:color w:val="000000"/>
              </w:rPr>
            </w:rPrChange>
          </w:rPr>
          <w:delText xml:space="preserve">Dominate </w:delText>
        </w:r>
      </w:del>
      <w:ins w:id="5596" w:author="Admin" w:date="2021-04-30T16:51:00Z">
        <w:r w:rsidR="001F7089" w:rsidRPr="001F7089">
          <w:rPr>
            <w:rFonts w:eastAsia="Times New Roman" w:cstheme="minorHAnsi"/>
            <w:i/>
            <w:iCs/>
            <w:color w:val="000000"/>
            <w:rPrChange w:id="5597" w:author="Admin" w:date="2021-04-30T16:51:00Z">
              <w:rPr>
                <w:rFonts w:eastAsia="Times New Roman" w:cstheme="minorHAnsi"/>
                <w:color w:val="000000"/>
              </w:rPr>
            </w:rPrChange>
          </w:rPr>
          <w:t xml:space="preserve">dominate </w:t>
        </w:r>
      </w:ins>
      <w:del w:id="5598" w:author="Admin" w:date="2021-04-30T16:51:00Z">
        <w:r w:rsidR="00B15BB8" w:rsidRPr="001F7089" w:rsidDel="001F7089">
          <w:rPr>
            <w:rFonts w:eastAsia="Times New Roman" w:cstheme="minorHAnsi"/>
            <w:i/>
            <w:iCs/>
            <w:color w:val="000000"/>
            <w:rPrChange w:id="5599" w:author="Admin" w:date="2021-04-30T16:51:00Z">
              <w:rPr>
                <w:rFonts w:eastAsia="Times New Roman" w:cstheme="minorHAnsi"/>
                <w:color w:val="000000"/>
              </w:rPr>
            </w:rPrChange>
          </w:rPr>
          <w:delText xml:space="preserve">Fiends </w:delText>
        </w:r>
      </w:del>
      <w:ins w:id="5600" w:author="Admin" w:date="2021-04-30T16:51:00Z">
        <w:r w:rsidR="001F7089" w:rsidRPr="001F7089">
          <w:rPr>
            <w:rFonts w:eastAsia="Times New Roman" w:cstheme="minorHAnsi"/>
            <w:i/>
            <w:iCs/>
            <w:color w:val="000000"/>
            <w:rPrChange w:id="5601" w:author="Admin" w:date="2021-04-30T16:51:00Z">
              <w:rPr>
                <w:rFonts w:eastAsia="Times New Roman" w:cstheme="minorHAnsi"/>
                <w:color w:val="000000"/>
              </w:rPr>
            </w:rPrChange>
          </w:rPr>
          <w:t>fiends</w:t>
        </w:r>
        <w:r w:rsidR="001F7089">
          <w:rPr>
            <w:rFonts w:eastAsia="Times New Roman" w:cstheme="minorHAnsi"/>
            <w:color w:val="000000"/>
          </w:rPr>
          <w:t xml:space="preserve"> </w:t>
        </w:r>
      </w:ins>
      <w:r w:rsidR="00B15BB8">
        <w:rPr>
          <w:rFonts w:eastAsia="Times New Roman" w:cstheme="minorHAnsi"/>
          <w:color w:val="000000"/>
        </w:rPr>
        <w:t>spell to control.</w:t>
      </w:r>
      <w:ins w:id="5602" w:author="Admin" w:date="2021-04-30T16:52:00Z">
        <w:r w:rsidR="001F7089" w:rsidRPr="001F7089">
          <w:rPr>
            <w:rFonts w:eastAsia="Times New Roman" w:cstheme="minorHAnsi"/>
            <w:color w:val="000000"/>
          </w:rPr>
          <w:t xml:space="preserve"> </w:t>
        </w:r>
      </w:ins>
      <w:moveToRangeStart w:id="5603" w:author="Admin" w:date="2021-04-30T16:52:00Z" w:name="move70693986"/>
      <w:moveTo w:id="5604" w:author="Admin" w:date="2021-04-30T16:52:00Z">
        <w:r w:rsidR="001F7089" w:rsidRPr="004A6694">
          <w:rPr>
            <w:rFonts w:eastAsia="Times New Roman" w:cstheme="minorHAnsi"/>
            <w:color w:val="000000"/>
          </w:rPr>
          <w:t>The DM has the Doomguard's statistics.</w:t>
        </w:r>
      </w:moveTo>
      <w:moveToRangeEnd w:id="5603"/>
    </w:p>
    <w:p w14:paraId="508D48CF" w14:textId="77777777" w:rsidR="00AB25EF" w:rsidRPr="004A6694" w:rsidDel="001F7089" w:rsidRDefault="00AB25EF">
      <w:pPr>
        <w:rPr>
          <w:del w:id="5605" w:author="Admin" w:date="2021-04-30T16:52:00Z"/>
        </w:rPr>
        <w:pPrChange w:id="5606" w:author="Admin" w:date="2021-04-30T16:53:00Z">
          <w:pPr>
            <w:contextualSpacing/>
          </w:pPr>
        </w:pPrChange>
      </w:pPr>
      <w:del w:id="5607" w:author="Admin" w:date="2021-04-30T16:52:00Z">
        <w:r w:rsidRPr="004A6694" w:rsidDel="001F7089">
          <w:rPr>
            <w:i/>
            <w:iCs/>
          </w:rPr>
          <w:lastRenderedPageBreak/>
          <w:delText>Special.</w:delText>
        </w:r>
        <w:r w:rsidRPr="004A6694" w:rsidDel="001F7089">
          <w:rPr>
            <w:b/>
            <w:bCs/>
          </w:rPr>
          <w:delText xml:space="preserve"> </w:delText>
        </w:r>
        <w:r w:rsidRPr="004A6694" w:rsidDel="001F7089">
          <w:delText>A doomguard is only summoned if the targeted creature is of CR 2 or higher.</w:delText>
        </w:r>
      </w:del>
    </w:p>
    <w:p w14:paraId="572F132D" w14:textId="77777777" w:rsidR="007644ED" w:rsidDel="005F3C64" w:rsidRDefault="007644ED">
      <w:pPr>
        <w:contextualSpacing/>
        <w:rPr>
          <w:del w:id="5608" w:author="Admin" w:date="2021-04-30T21:54:00Z"/>
          <w:rFonts w:eastAsia="Times New Roman" w:cstheme="minorHAnsi"/>
          <w:color w:val="000000"/>
        </w:rPr>
      </w:pPr>
    </w:p>
    <w:p w14:paraId="43FF875B" w14:textId="77777777" w:rsidR="005F3C64" w:rsidRPr="004A6694" w:rsidRDefault="005F3C64">
      <w:pPr>
        <w:rPr>
          <w:ins w:id="5609" w:author="Admin" w:date="2021-04-30T21:54:00Z"/>
        </w:rPr>
        <w:pPrChange w:id="5610" w:author="Admin" w:date="2021-04-30T16:53:00Z">
          <w:pPr>
            <w:contextualSpacing/>
          </w:pPr>
        </w:pPrChange>
      </w:pPr>
    </w:p>
    <w:p w14:paraId="3CF87803" w14:textId="77777777" w:rsidR="001F7089" w:rsidRPr="001F7089" w:rsidRDefault="001F7089">
      <w:pPr>
        <w:contextualSpacing/>
        <w:rPr>
          <w:ins w:id="5611" w:author="Admin" w:date="2021-04-30T16:53:00Z"/>
          <w:rFonts w:eastAsia="Times New Roman" w:cstheme="minorHAnsi"/>
          <w:color w:val="000000"/>
          <w:rPrChange w:id="5612" w:author="Admin" w:date="2021-04-30T16:53:00Z">
            <w:rPr>
              <w:ins w:id="5613" w:author="Admin" w:date="2021-04-30T16:53:00Z"/>
              <w:rFonts w:eastAsia="Times New Roman" w:cstheme="minorHAnsi"/>
              <w:b/>
              <w:bCs/>
              <w:color w:val="000000"/>
            </w:rPr>
          </w:rPrChange>
        </w:rPr>
      </w:pPr>
    </w:p>
    <w:p w14:paraId="2320EFA5" w14:textId="77777777" w:rsidR="00AB25EF" w:rsidRPr="004A6694" w:rsidRDefault="00AB25EF">
      <w:pPr>
        <w:contextualSpacing/>
        <w:rPr>
          <w:rFonts w:eastAsia="Times New Roman" w:cstheme="minorHAnsi"/>
        </w:rPr>
      </w:pPr>
      <w:r w:rsidRPr="004A6694">
        <w:rPr>
          <w:rFonts w:eastAsia="Times New Roman" w:cstheme="minorHAnsi"/>
          <w:b/>
          <w:bCs/>
          <w:color w:val="000000"/>
        </w:rPr>
        <w:t>Denounce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2]</w:t>
      </w:r>
    </w:p>
    <w:p w14:paraId="41965DA4" w14:textId="77777777" w:rsidR="00AB25EF" w:rsidRPr="004A6694" w:rsidRDefault="00AB25EF">
      <w:pPr>
        <w:contextualSpacing/>
        <w:rPr>
          <w:rFonts w:eastAsia="Times New Roman" w:cstheme="minorHAnsi"/>
        </w:rPr>
      </w:pPr>
      <w:r w:rsidRPr="004A6694">
        <w:rPr>
          <w:rFonts w:eastAsia="Times New Roman" w:cstheme="minorHAnsi"/>
          <w:color w:val="000000"/>
        </w:rPr>
        <w:t>Abjuration</w:t>
      </w:r>
    </w:p>
    <w:p w14:paraId="4093281B" w14:textId="77777777" w:rsidR="00E304CA" w:rsidRPr="004A6694" w:rsidRDefault="00E304CA">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reaction</w:t>
      </w:r>
    </w:p>
    <w:p w14:paraId="6876713E"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color w:val="000000"/>
        </w:rPr>
        <w:t xml:space="preserve"> 60 feet</w:t>
      </w:r>
    </w:p>
    <w:p w14:paraId="22E344C5" w14:textId="77777777" w:rsidR="0037145A" w:rsidRPr="004A6694" w:rsidRDefault="0037145A">
      <w:pPr>
        <w:contextualSpacing/>
        <w:rPr>
          <w:rFonts w:eastAsia="Times New Roman" w:cstheme="minorHAnsi"/>
        </w:rPr>
      </w:pPr>
      <w:r w:rsidRPr="004A6694">
        <w:rPr>
          <w:rFonts w:eastAsia="Times New Roman" w:cstheme="minorHAnsi"/>
          <w:b/>
          <w:bCs/>
          <w:color w:val="000000"/>
        </w:rPr>
        <w:t>Component</w:t>
      </w:r>
      <w:r w:rsidR="007A0074" w:rsidRPr="004A6694">
        <w:rPr>
          <w:rFonts w:eastAsia="Times New Roman" w:cstheme="minorHAnsi"/>
          <w:b/>
          <w:bCs/>
          <w:color w:val="000000"/>
        </w:rPr>
        <w: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03D20CF7"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color w:val="000000"/>
        </w:rPr>
        <w:t xml:space="preserve"> Instantaneous</w:t>
      </w:r>
    </w:p>
    <w:p w14:paraId="2C481994" w14:textId="77777777" w:rsidR="00AB25EF" w:rsidRPr="004A6694" w:rsidRDefault="00AB25EF">
      <w:pPr>
        <w:contextualSpacing/>
        <w:rPr>
          <w:rFonts w:eastAsia="Times New Roman" w:cstheme="minorHAnsi"/>
        </w:rPr>
      </w:pPr>
      <w:r w:rsidRPr="004A6694">
        <w:rPr>
          <w:rFonts w:eastAsia="Times New Roman" w:cstheme="minorHAnsi"/>
          <w:i/>
          <w:iCs/>
          <w:color w:val="000000"/>
        </w:rPr>
        <w:t>Reaction</w:t>
      </w:r>
      <w:r w:rsidR="008645A5" w:rsidRPr="004A6694">
        <w:rPr>
          <w:rFonts w:eastAsia="Times New Roman" w:cstheme="minorHAnsi"/>
          <w:i/>
          <w:iCs/>
          <w:color w:val="000000"/>
        </w:rPr>
        <w:t xml:space="preserve">. </w:t>
      </w:r>
      <w:r w:rsidRPr="004A6694">
        <w:rPr>
          <w:rFonts w:eastAsia="Times New Roman" w:cstheme="minorHAnsi"/>
          <w:color w:val="000000"/>
        </w:rPr>
        <w:t>A creature within range is hit with a critical hit</w:t>
      </w:r>
    </w:p>
    <w:p w14:paraId="6509FEEE" w14:textId="77777777" w:rsidR="00AB25EF" w:rsidRPr="004A6694" w:rsidRDefault="00AB25EF">
      <w:pPr>
        <w:contextualSpacing/>
        <w:rPr>
          <w:rFonts w:eastAsia="Times New Roman" w:cstheme="minorHAnsi"/>
        </w:rPr>
      </w:pPr>
      <w:r w:rsidRPr="004A6694">
        <w:rPr>
          <w:rFonts w:eastAsia="Times New Roman" w:cstheme="minorHAnsi"/>
          <w:color w:val="000000"/>
        </w:rPr>
        <w:t>You may cast this spell as a reaction against any creature hit with a critical hit. Make a ranged spell attack against the attacker. On a success, their hit then is no longer a critical hit.</w:t>
      </w:r>
    </w:p>
    <w:p w14:paraId="4B85EB31" w14:textId="77777777" w:rsidR="00AB25EF" w:rsidRPr="004A6694" w:rsidRDefault="00AB25EF" w:rsidP="00EA42A6">
      <w:pPr>
        <w:contextualSpacing/>
        <w:rPr>
          <w:rFonts w:eastAsia="Times New Roman" w:cstheme="minorHAnsi"/>
          <w:color w:val="000000"/>
        </w:rPr>
      </w:pPr>
      <w:r w:rsidRPr="004A6694">
        <w:rPr>
          <w:rFonts w:eastAsia="Times New Roman" w:cstheme="minorHAnsi"/>
          <w:b/>
          <w:bCs/>
          <w:color w:val="000000"/>
        </w:rPr>
        <w:t>Heightened</w:t>
      </w:r>
      <w:r w:rsidR="00B1533A" w:rsidRPr="004A6694">
        <w:rPr>
          <w:rFonts w:eastAsia="Times New Roman" w:cstheme="minorHAnsi"/>
          <w:b/>
          <w:bCs/>
          <w:color w:val="000000"/>
        </w:rPr>
        <w:t xml:space="preserve">. </w:t>
      </w:r>
      <w:r w:rsidRPr="004A6694">
        <w:rPr>
          <w:rFonts w:eastAsia="Times New Roman" w:cstheme="minorHAnsi"/>
          <w:color w:val="000000"/>
        </w:rPr>
        <w:t xml:space="preserve">If heightened to 4th level, </w:t>
      </w:r>
      <w:r w:rsidR="00EA42A6">
        <w:rPr>
          <w:rFonts w:eastAsia="Times New Roman" w:cstheme="minorHAnsi"/>
          <w:color w:val="000000"/>
        </w:rPr>
        <w:t xml:space="preserve">you have advantage on the required spell attack. </w:t>
      </w:r>
    </w:p>
    <w:p w14:paraId="6B9CA4DE" w14:textId="77777777" w:rsidR="007644ED" w:rsidRPr="004A6694" w:rsidRDefault="007644ED">
      <w:pPr>
        <w:contextualSpacing/>
        <w:rPr>
          <w:rFonts w:eastAsia="Times New Roman" w:cstheme="minorHAnsi"/>
        </w:rPr>
      </w:pPr>
    </w:p>
    <w:p w14:paraId="736DD254" w14:textId="77777777" w:rsidR="00AB25EF" w:rsidRPr="004A6694" w:rsidRDefault="00AB25EF">
      <w:pPr>
        <w:contextualSpacing/>
        <w:rPr>
          <w:rFonts w:eastAsia="Times New Roman" w:cstheme="minorHAnsi"/>
        </w:rPr>
      </w:pPr>
      <w:r w:rsidRPr="004A6694">
        <w:rPr>
          <w:rFonts w:eastAsia="Times New Roman" w:cstheme="minorHAnsi"/>
          <w:b/>
          <w:bCs/>
          <w:color w:val="000000"/>
        </w:rPr>
        <w:t>Detonate Mana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4]</w:t>
      </w:r>
    </w:p>
    <w:p w14:paraId="572AE01E" w14:textId="77777777" w:rsidR="00AB25EF" w:rsidRPr="004A6694" w:rsidRDefault="00AB25EF">
      <w:pPr>
        <w:contextualSpacing/>
        <w:rPr>
          <w:rFonts w:eastAsia="Times New Roman" w:cstheme="minorHAnsi"/>
        </w:rPr>
      </w:pPr>
      <w:r w:rsidRPr="004A6694">
        <w:rPr>
          <w:rFonts w:eastAsia="Times New Roman" w:cstheme="minorHAnsi"/>
          <w:color w:val="000000"/>
        </w:rPr>
        <w:t>Evocation</w:t>
      </w:r>
    </w:p>
    <w:p w14:paraId="22E4C5A1" w14:textId="77777777" w:rsidR="00E304CA" w:rsidRPr="004A6694" w:rsidRDefault="00E304CA">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color w:val="000000"/>
        </w:rPr>
        <w:t xml:space="preserve"> 1 action</w:t>
      </w:r>
    </w:p>
    <w:p w14:paraId="3D7E6617"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30 feet </w:t>
      </w:r>
    </w:p>
    <w:p w14:paraId="351F4777" w14:textId="77777777" w:rsidR="00E42AF1" w:rsidRPr="004A6694" w:rsidRDefault="00E42AF1">
      <w:pPr>
        <w:contextualSpacing/>
        <w:rPr>
          <w:rFonts w:eastAsia="Times New Roman" w:cstheme="minorHAnsi"/>
        </w:rPr>
      </w:pPr>
      <w:r w:rsidRPr="004A6694">
        <w:rPr>
          <w:rFonts w:eastAsia="Times New Roman" w:cstheme="minorHAnsi"/>
          <w:b/>
          <w:bCs/>
          <w:color w:val="000000"/>
        </w:rPr>
        <w:t>Components</w:t>
      </w:r>
      <w:r w:rsidR="007538A3">
        <w:rPr>
          <w:b/>
          <w:bCs/>
        </w:rPr>
        <w:t>:</w:t>
      </w:r>
      <w:r w:rsidRPr="004A6694">
        <w:rPr>
          <w:rFonts w:eastAsia="Times New Roman" w:cstheme="minorHAnsi"/>
          <w:color w:val="000000"/>
        </w:rPr>
        <w:t xml:space="preserve"> V, S</w:t>
      </w:r>
    </w:p>
    <w:p w14:paraId="0C05622C"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Instantaneous</w:t>
      </w:r>
    </w:p>
    <w:p w14:paraId="4593DF77"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You target an area with a </w:t>
      </w:r>
      <w:r w:rsidR="00E304CA" w:rsidRPr="004A6694">
        <w:rPr>
          <w:rFonts w:eastAsia="Times New Roman" w:cstheme="minorHAnsi"/>
          <w:color w:val="000000"/>
        </w:rPr>
        <w:t xml:space="preserve">10-foot sphere </w:t>
      </w:r>
      <w:r w:rsidRPr="004A6694">
        <w:rPr>
          <w:rFonts w:eastAsia="Times New Roman" w:cstheme="minorHAnsi"/>
          <w:color w:val="000000"/>
        </w:rPr>
        <w:t>of black-purple anti-magic. Where the sphere explodes, all creatures that can use mana lose 1d4</w:t>
      </w:r>
      <w:r w:rsidR="00C550E5">
        <w:rPr>
          <w:rFonts w:eastAsia="Times New Roman" w:cstheme="minorHAnsi"/>
          <w:color w:val="000000"/>
        </w:rPr>
        <w:t xml:space="preserve"> </w:t>
      </w:r>
      <w:r w:rsidRPr="004A6694">
        <w:rPr>
          <w:rFonts w:eastAsia="Times New Roman" w:cstheme="minorHAnsi"/>
          <w:color w:val="000000"/>
        </w:rPr>
        <w:t>+</w:t>
      </w:r>
      <w:r w:rsidR="00C550E5">
        <w:rPr>
          <w:rFonts w:eastAsia="Times New Roman" w:cstheme="minorHAnsi"/>
          <w:color w:val="000000"/>
        </w:rPr>
        <w:t xml:space="preserve"> </w:t>
      </w:r>
      <w:r w:rsidRPr="004A6694">
        <w:rPr>
          <w:rFonts w:eastAsia="Times New Roman" w:cstheme="minorHAnsi"/>
          <w:color w:val="000000"/>
        </w:rPr>
        <w:t xml:space="preserve">1 mana points, and take 2 </w:t>
      </w:r>
      <w:r w:rsidR="0037145A" w:rsidRPr="004A6694">
        <w:rPr>
          <w:rFonts w:eastAsia="Times New Roman" w:cstheme="minorHAnsi"/>
          <w:color w:val="000000"/>
        </w:rPr>
        <w:t xml:space="preserve">arcane </w:t>
      </w:r>
      <w:r w:rsidRPr="004A6694">
        <w:rPr>
          <w:rFonts w:eastAsia="Times New Roman" w:cstheme="minorHAnsi"/>
          <w:color w:val="000000"/>
        </w:rPr>
        <w:t>damage for every mana point lost.</w:t>
      </w:r>
    </w:p>
    <w:p w14:paraId="54F0BBE2"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If the creature loses more than 3 mana points this way, they are subjected to a </w:t>
      </w:r>
      <w:r w:rsidRPr="00843CC2">
        <w:rPr>
          <w:rFonts w:eastAsia="Times New Roman" w:cstheme="minorHAnsi"/>
          <w:i/>
          <w:iCs/>
          <w:color w:val="000000"/>
        </w:rPr>
        <w:t>dispel magic</w:t>
      </w:r>
      <w:r w:rsidRPr="004A6694">
        <w:rPr>
          <w:rFonts w:eastAsia="Times New Roman" w:cstheme="minorHAnsi"/>
          <w:color w:val="000000"/>
        </w:rPr>
        <w:t xml:space="preserve"> effect (spell level equal to the Detonate Mana spell level – 2).</w:t>
      </w:r>
    </w:p>
    <w:p w14:paraId="3264BD45" w14:textId="77777777" w:rsidR="00AB25EF" w:rsidRPr="004A6694" w:rsidRDefault="00AB25EF" w:rsidP="00F73CB6">
      <w:pPr>
        <w:contextualSpacing/>
        <w:rPr>
          <w:rFonts w:eastAsia="Times New Roman" w:cstheme="minorHAnsi"/>
        </w:rPr>
      </w:pPr>
      <w:r w:rsidRPr="004A6694">
        <w:rPr>
          <w:rFonts w:eastAsia="Times New Roman" w:cstheme="minorHAnsi"/>
          <w:b/>
          <w:bCs/>
          <w:color w:val="000000"/>
        </w:rPr>
        <w:t xml:space="preserve">Heightened. </w:t>
      </w:r>
      <w:r w:rsidRPr="004A6694">
        <w:rPr>
          <w:rFonts w:eastAsia="Times New Roman" w:cstheme="minorHAnsi"/>
          <w:color w:val="000000"/>
        </w:rPr>
        <w:t xml:space="preserve">The number of mana points drained increases by 1d4 points per every </w:t>
      </w:r>
      <w:r w:rsidR="00F73CB6">
        <w:rPr>
          <w:rFonts w:eastAsia="Times New Roman" w:cstheme="minorHAnsi"/>
          <w:color w:val="000000"/>
        </w:rPr>
        <w:t>two</w:t>
      </w:r>
      <w:r w:rsidRPr="004A6694">
        <w:rPr>
          <w:rFonts w:eastAsia="Times New Roman" w:cstheme="minorHAnsi"/>
          <w:color w:val="000000"/>
        </w:rPr>
        <w:t xml:space="preserve"> levels above 4 (2d4 </w:t>
      </w:r>
      <w:r w:rsidR="00F73CB6">
        <w:rPr>
          <w:rFonts w:eastAsia="Times New Roman" w:cstheme="minorHAnsi"/>
          <w:color w:val="000000"/>
        </w:rPr>
        <w:t xml:space="preserve">+ 1 </w:t>
      </w:r>
      <w:r w:rsidRPr="004A6694">
        <w:rPr>
          <w:rFonts w:eastAsia="Times New Roman" w:cstheme="minorHAnsi"/>
          <w:color w:val="000000"/>
        </w:rPr>
        <w:t xml:space="preserve">at level </w:t>
      </w:r>
      <w:r w:rsidR="00F73CB6">
        <w:rPr>
          <w:rFonts w:eastAsia="Times New Roman" w:cstheme="minorHAnsi"/>
          <w:color w:val="000000"/>
        </w:rPr>
        <w:t>6</w:t>
      </w:r>
      <w:r w:rsidRPr="004A6694">
        <w:rPr>
          <w:rFonts w:eastAsia="Times New Roman" w:cstheme="minorHAnsi"/>
          <w:color w:val="000000"/>
        </w:rPr>
        <w:t>).</w:t>
      </w:r>
    </w:p>
    <w:p w14:paraId="5DBDD6AF" w14:textId="77777777" w:rsidR="00AB25EF" w:rsidRPr="004A6694" w:rsidRDefault="00AB25EF">
      <w:pPr>
        <w:contextualSpacing/>
        <w:rPr>
          <w:rFonts w:eastAsia="Times New Roman" w:cstheme="minorHAnsi"/>
          <w:color w:val="000000"/>
        </w:rPr>
      </w:pPr>
      <w:r w:rsidRPr="004A6694">
        <w:rPr>
          <w:rFonts w:eastAsia="Times New Roman" w:cstheme="minorHAnsi"/>
          <w:i/>
          <w:iCs/>
          <w:color w:val="000000"/>
        </w:rPr>
        <w:t xml:space="preserve">Special: </w:t>
      </w:r>
      <w:r w:rsidRPr="004A6694">
        <w:rPr>
          <w:rFonts w:eastAsia="Times New Roman" w:cstheme="minorHAnsi"/>
          <w:color w:val="000000"/>
        </w:rPr>
        <w:t xml:space="preserve">Demons always have active mana, and can always be targeted with mana burn. If they have no mana, they still take 2 points of </w:t>
      </w:r>
      <w:r w:rsidR="007A0074" w:rsidRPr="004A6694">
        <w:rPr>
          <w:rFonts w:eastAsia="Times New Roman" w:cstheme="minorHAnsi"/>
          <w:color w:val="000000"/>
        </w:rPr>
        <w:t xml:space="preserve">arcane </w:t>
      </w:r>
      <w:r w:rsidRPr="004A6694">
        <w:rPr>
          <w:rFonts w:eastAsia="Times New Roman" w:cstheme="minorHAnsi"/>
          <w:color w:val="000000"/>
        </w:rPr>
        <w:t>damage</w:t>
      </w:r>
      <w:r w:rsidR="00860909" w:rsidRPr="004A6694">
        <w:rPr>
          <w:rFonts w:eastAsia="Times New Roman" w:cstheme="minorHAnsi"/>
          <w:color w:val="000000"/>
        </w:rPr>
        <w:t xml:space="preserve"> per potential mana burn point</w:t>
      </w:r>
      <w:r w:rsidRPr="004A6694">
        <w:rPr>
          <w:rFonts w:eastAsia="Times New Roman" w:cstheme="minorHAnsi"/>
          <w:color w:val="000000"/>
        </w:rPr>
        <w:t>.</w:t>
      </w:r>
    </w:p>
    <w:p w14:paraId="56E1D083" w14:textId="77777777" w:rsidR="007644ED" w:rsidRPr="004A6694" w:rsidRDefault="007644ED">
      <w:pPr>
        <w:contextualSpacing/>
        <w:rPr>
          <w:rFonts w:eastAsia="Times New Roman" w:cstheme="minorHAnsi"/>
        </w:rPr>
      </w:pPr>
    </w:p>
    <w:p w14:paraId="300922BC" w14:textId="77777777" w:rsidR="00256A2D" w:rsidRPr="00C81ED8" w:rsidRDefault="00256A2D" w:rsidP="00256A2D">
      <w:r w:rsidRPr="00C81ED8">
        <w:rPr>
          <w:b/>
          <w:bCs/>
        </w:rPr>
        <w:t>Devotion Aura [level 1]</w:t>
      </w:r>
    </w:p>
    <w:p w14:paraId="69864469" w14:textId="77777777" w:rsidR="00256A2D" w:rsidRPr="00C81ED8" w:rsidRDefault="00256A2D" w:rsidP="00256A2D">
      <w:r w:rsidRPr="00C81ED8">
        <w:t>Abjuration [aura]</w:t>
      </w:r>
    </w:p>
    <w:p w14:paraId="5EFB603C" w14:textId="77777777" w:rsidR="00256A2D" w:rsidRPr="00C81ED8" w:rsidRDefault="00256A2D" w:rsidP="00256A2D">
      <w:r w:rsidRPr="00C81ED8">
        <w:rPr>
          <w:b/>
          <w:bCs/>
        </w:rPr>
        <w:t>Casting Time</w:t>
      </w:r>
      <w:r w:rsidR="007538A3">
        <w:rPr>
          <w:b/>
          <w:bCs/>
        </w:rPr>
        <w:t>:</w:t>
      </w:r>
      <w:r w:rsidRPr="00C81ED8">
        <w:t xml:space="preserve"> 1 bonus action</w:t>
      </w:r>
    </w:p>
    <w:p w14:paraId="6CA7D3CE" w14:textId="77777777" w:rsidR="00256A2D" w:rsidRPr="00C81ED8" w:rsidRDefault="00256A2D" w:rsidP="00256A2D">
      <w:r w:rsidRPr="00C81ED8">
        <w:rPr>
          <w:b/>
          <w:bCs/>
        </w:rPr>
        <w:lastRenderedPageBreak/>
        <w:t>Range</w:t>
      </w:r>
      <w:r w:rsidR="007538A3">
        <w:rPr>
          <w:b/>
          <w:bCs/>
        </w:rPr>
        <w:t>:</w:t>
      </w:r>
      <w:r w:rsidRPr="00C81ED8">
        <w:t xml:space="preserve"> Self (15-foot radius)</w:t>
      </w:r>
    </w:p>
    <w:p w14:paraId="7D758942" w14:textId="77777777" w:rsidR="00256A2D" w:rsidRPr="00C81ED8" w:rsidRDefault="00256A2D" w:rsidP="00256A2D">
      <w:r w:rsidRPr="00B70B00">
        <w:rPr>
          <w:b/>
          <w:bCs/>
        </w:rPr>
        <w:t>Components</w:t>
      </w:r>
      <w:r w:rsidR="007538A3">
        <w:rPr>
          <w:b/>
          <w:bCs/>
        </w:rPr>
        <w:t>:</w:t>
      </w:r>
      <w:r w:rsidRPr="00C81ED8">
        <w:t xml:space="preserve"> V</w:t>
      </w:r>
    </w:p>
    <w:p w14:paraId="211F99E5" w14:textId="025319D4" w:rsidR="00256A2D" w:rsidRPr="00C81ED8" w:rsidRDefault="00256A2D">
      <w:r w:rsidRPr="00C81ED8">
        <w:rPr>
          <w:b/>
          <w:bCs/>
        </w:rPr>
        <w:t>Duration</w:t>
      </w:r>
      <w:r w:rsidR="007538A3">
        <w:rPr>
          <w:b/>
          <w:bCs/>
        </w:rPr>
        <w:t>:</w:t>
      </w:r>
      <w:r w:rsidRPr="00C81ED8">
        <w:t xml:space="preserve"> </w:t>
      </w:r>
      <w:del w:id="5614" w:author="Admin" w:date="2021-11-17T19:48:00Z">
        <w:r w:rsidRPr="00C81ED8" w:rsidDel="0087615D">
          <w:delText xml:space="preserve">Concentration (partial), up to </w:delText>
        </w:r>
      </w:del>
      <w:r w:rsidRPr="00C81ED8">
        <w:t>1 hour</w:t>
      </w:r>
    </w:p>
    <w:p w14:paraId="545FB5D7" w14:textId="2931866B" w:rsidR="00256A2D" w:rsidRPr="00C81ED8" w:rsidRDefault="00256A2D" w:rsidP="005F59AA">
      <w:pPr>
        <w:pPrChange w:id="5615" w:author="Admin" w:date="2022-04-18T23:58:00Z">
          <w:pPr/>
        </w:pPrChange>
      </w:pPr>
      <w:r>
        <w:t>Protective energies radiate</w:t>
      </w:r>
      <w:r w:rsidRPr="00C81ED8">
        <w:t xml:space="preserve"> from you in an aura with a 15-foot radius</w:t>
      </w:r>
      <w:ins w:id="5616" w:author="Admin" w:date="2021-11-17T19:48:00Z">
        <w:r w:rsidR="0087615D">
          <w:t xml:space="preserve"> centered on you</w:t>
        </w:r>
      </w:ins>
      <w:r w:rsidRPr="00C81ED8">
        <w:t xml:space="preserve">. </w:t>
      </w:r>
      <w:del w:id="5617" w:author="Admin" w:date="2021-11-17T19:48:00Z">
        <w:r w:rsidRPr="00C81ED8" w:rsidDel="0087615D">
          <w:delText xml:space="preserve">Until the spell ends, the aura moves with you, centered on you. Each </w:delText>
        </w:r>
      </w:del>
      <w:ins w:id="5618" w:author="Admin" w:date="2022-04-18T23:58:00Z">
        <w:r w:rsidR="005F59AA">
          <w:t xml:space="preserve">All allied creatures in the area suffer 2 less points of weapon damage </w:t>
        </w:r>
      </w:ins>
      <w:del w:id="5619" w:author="Admin" w:date="2022-04-18T23:58:00Z">
        <w:r w:rsidRPr="00C81ED8" w:rsidDel="005F59AA">
          <w:delText xml:space="preserve">allied creature in the area </w:delText>
        </w:r>
      </w:del>
      <w:del w:id="5620" w:author="Admin" w:date="2021-11-17T19:48:00Z">
        <w:r w:rsidRPr="00C81ED8" w:rsidDel="0087615D">
          <w:delText xml:space="preserve">reduce the number of hit point damage they take from weapon attacks </w:delText>
        </w:r>
      </w:del>
      <w:del w:id="5621" w:author="Admin" w:date="2021-03-31T20:40:00Z">
        <w:r w:rsidRPr="00C81ED8" w:rsidDel="006C586F">
          <w:delText>1</w:delText>
        </w:r>
      </w:del>
      <w:ins w:id="5622" w:author="Admin" w:date="2021-11-17T19:49:00Z">
        <w:r w:rsidR="0087615D">
          <w:t>(to a minimum of 1 point of damage)</w:t>
        </w:r>
      </w:ins>
      <w:r w:rsidRPr="00C81ED8">
        <w:t xml:space="preserve">. </w:t>
      </w:r>
      <w:del w:id="5623" w:author="Admin" w:date="2021-11-17T19:49:00Z">
        <w:r w:rsidRPr="00C81ED8" w:rsidDel="0087615D">
          <w:delText xml:space="preserve">This cannot reduce the damage below 1 point. </w:delText>
        </w:r>
      </w:del>
    </w:p>
    <w:p w14:paraId="2C0E8ED8" w14:textId="77777777" w:rsidR="0087615D" w:rsidRDefault="00256A2D">
      <w:pPr>
        <w:rPr>
          <w:ins w:id="5624" w:author="Admin" w:date="2021-11-17T19:52:00Z"/>
        </w:rPr>
      </w:pPr>
      <w:r w:rsidRPr="00C81ED8">
        <w:t>A</w:t>
      </w:r>
      <w:r>
        <w:t xml:space="preserve"> hostile</w:t>
      </w:r>
      <w:r w:rsidRPr="00C81ED8">
        <w:t xml:space="preserve"> creature </w:t>
      </w:r>
      <w:del w:id="5625" w:author="Admin" w:date="2021-11-17T19:49:00Z">
        <w:r w:rsidRPr="00C81ED8" w:rsidDel="0087615D">
          <w:delText xml:space="preserve">can </w:delText>
        </w:r>
      </w:del>
      <w:ins w:id="5626" w:author="Admin" w:date="2021-11-17T19:49:00Z">
        <w:r w:rsidR="0087615D">
          <w:t xml:space="preserve">attacking your allied creature can attempt a Spirit saving throw against your aura DC. If they succeed on the saving throw, the damage from their attacks </w:t>
        </w:r>
      </w:ins>
      <w:ins w:id="5627" w:author="Admin" w:date="2021-11-17T19:50:00Z">
        <w:r w:rsidR="0087615D">
          <w:t xml:space="preserve">is not reduced by this spell. </w:t>
        </w:r>
      </w:ins>
    </w:p>
    <w:p w14:paraId="76CFD62A" w14:textId="602CFF53" w:rsidR="00256A2D" w:rsidRDefault="0087615D">
      <w:ins w:id="5628" w:author="Admin" w:date="2021-11-17T19:52:00Z">
        <w:r w:rsidRPr="00C81ED8">
          <w:t xml:space="preserve">This spell is suppressed by the </w:t>
        </w:r>
        <w:r w:rsidRPr="0021291A">
          <w:rPr>
            <w:i/>
            <w:iCs/>
          </w:rPr>
          <w:t>protection from good and evil</w:t>
        </w:r>
        <w:r w:rsidRPr="00C81ED8">
          <w:t xml:space="preserve"> (and similar abjurations). </w:t>
        </w:r>
        <w:r>
          <w:t xml:space="preserve">This is an aura bonus. </w:t>
        </w:r>
      </w:ins>
      <w:del w:id="5629" w:author="Admin" w:date="2021-11-17T19:50:00Z">
        <w:r w:rsidR="00256A2D" w:rsidDel="0087615D">
          <w:delText xml:space="preserve">negate </w:delText>
        </w:r>
        <w:r w:rsidR="00256A2D" w:rsidRPr="00C81ED8" w:rsidDel="0087615D">
          <w:delText xml:space="preserve">this effect if they succeed on a Spirit saving throw </w:delText>
        </w:r>
        <w:r w:rsidR="003568F9" w:rsidDel="0087615D">
          <w:delText>if they are</w:delText>
        </w:r>
        <w:r w:rsidR="00256A2D" w:rsidDel="0087615D">
          <w:delText xml:space="preserve"> within the aura’s area</w:delText>
        </w:r>
        <w:r w:rsidR="00256A2D" w:rsidRPr="00C81ED8" w:rsidDel="0087615D">
          <w:delText xml:space="preserve">. </w:delText>
        </w:r>
      </w:del>
    </w:p>
    <w:p w14:paraId="1E57FA07" w14:textId="77777777" w:rsidR="00256A2D" w:rsidRPr="00C81ED8" w:rsidRDefault="00256A2D">
      <w:r w:rsidRPr="00C81ED8">
        <w:rPr>
          <w:b/>
          <w:bCs/>
        </w:rPr>
        <w:t xml:space="preserve">Heightened. </w:t>
      </w:r>
      <w:r w:rsidRPr="00C81ED8">
        <w:t xml:space="preserve">For each spell level above 1st, allied creatures in the aura’s area of effect take 1 less point of damage (up to </w:t>
      </w:r>
      <w:del w:id="5630" w:author="Admin" w:date="2021-03-31T20:40:00Z">
        <w:r w:rsidRPr="00C81ED8" w:rsidDel="006C586F">
          <w:delText xml:space="preserve">5 </w:delText>
        </w:r>
      </w:del>
      <w:ins w:id="5631" w:author="Admin" w:date="2021-03-31T20:40:00Z">
        <w:r w:rsidR="006C586F">
          <w:t>6</w:t>
        </w:r>
        <w:r w:rsidR="006C586F" w:rsidRPr="00C81ED8">
          <w:t xml:space="preserve"> </w:t>
        </w:r>
      </w:ins>
      <w:r w:rsidRPr="00C81ED8">
        <w:t xml:space="preserve">less points of damage at spell level 5). </w:t>
      </w:r>
    </w:p>
    <w:p w14:paraId="301FA042" w14:textId="77777777" w:rsidR="00256A2D" w:rsidRDefault="00256A2D" w:rsidP="00256A2D">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a</w:t>
      </w:r>
      <w:r w:rsidRPr="0021291A">
        <w:rPr>
          <w:i/>
          <w:iCs/>
        </w:rPr>
        <w:t xml:space="preserve">bandonment </w:t>
      </w:r>
      <w:r w:rsidR="0021291A" w:rsidRPr="0021291A">
        <w:rPr>
          <w:i/>
          <w:iCs/>
        </w:rPr>
        <w:t>a</w:t>
      </w:r>
      <w:r w:rsidRPr="0021291A">
        <w:rPr>
          <w:i/>
          <w:iCs/>
        </w:rPr>
        <w:t>ura</w:t>
      </w:r>
      <w:r w:rsidRPr="00C81ED8">
        <w:t xml:space="preserve"> spell. </w:t>
      </w:r>
    </w:p>
    <w:p w14:paraId="4853C2EB" w14:textId="77777777" w:rsidR="00256A2D" w:rsidRDefault="00256A2D" w:rsidP="00256A2D"/>
    <w:p w14:paraId="50697B06" w14:textId="77777777" w:rsidR="00256A2D" w:rsidRPr="00C81ED8" w:rsidRDefault="00256A2D" w:rsidP="00256A2D">
      <w:r w:rsidRPr="00C81ED8">
        <w:rPr>
          <w:b/>
          <w:bCs/>
        </w:rPr>
        <w:t>Distraction Aura [level 4]</w:t>
      </w:r>
    </w:p>
    <w:p w14:paraId="79A18438" w14:textId="77777777" w:rsidR="00256A2D" w:rsidRPr="00C81ED8" w:rsidRDefault="00256A2D" w:rsidP="00256A2D">
      <w:r w:rsidRPr="00C81ED8">
        <w:t>Abjuration [aura]</w:t>
      </w:r>
    </w:p>
    <w:p w14:paraId="445A5FE4" w14:textId="77777777" w:rsidR="00256A2D" w:rsidRPr="00C81ED8" w:rsidRDefault="00256A2D" w:rsidP="00256A2D">
      <w:r w:rsidRPr="00C81ED8">
        <w:rPr>
          <w:b/>
          <w:bCs/>
        </w:rPr>
        <w:t>Casting Time</w:t>
      </w:r>
      <w:r w:rsidR="007538A3">
        <w:rPr>
          <w:b/>
          <w:bCs/>
        </w:rPr>
        <w:t>:</w:t>
      </w:r>
      <w:r w:rsidRPr="00C81ED8">
        <w:t xml:space="preserve"> 1 bonus action</w:t>
      </w:r>
    </w:p>
    <w:p w14:paraId="5A1D77EE" w14:textId="77777777" w:rsidR="00256A2D" w:rsidRPr="00C81ED8" w:rsidRDefault="00256A2D" w:rsidP="00256A2D">
      <w:r w:rsidRPr="00C81ED8">
        <w:rPr>
          <w:b/>
          <w:bCs/>
        </w:rPr>
        <w:t>Range</w:t>
      </w:r>
      <w:r w:rsidR="007538A3">
        <w:rPr>
          <w:b/>
          <w:bCs/>
        </w:rPr>
        <w:t>:</w:t>
      </w:r>
      <w:r w:rsidRPr="00C81ED8">
        <w:t xml:space="preserve"> Self (15-foot radius)</w:t>
      </w:r>
    </w:p>
    <w:p w14:paraId="378ED7F4" w14:textId="77777777" w:rsidR="00256A2D" w:rsidRPr="00C81ED8" w:rsidRDefault="00256A2D" w:rsidP="00256A2D">
      <w:r w:rsidRPr="00C81ED8">
        <w:rPr>
          <w:b/>
          <w:bCs/>
        </w:rPr>
        <w:t>Components</w:t>
      </w:r>
      <w:r w:rsidR="007538A3">
        <w:rPr>
          <w:b/>
          <w:bCs/>
        </w:rPr>
        <w:t>:</w:t>
      </w:r>
      <w:r w:rsidRPr="00C81ED8">
        <w:t xml:space="preserve"> V</w:t>
      </w:r>
    </w:p>
    <w:p w14:paraId="7DFF7418" w14:textId="77777777" w:rsidR="00256A2D" w:rsidRPr="00C81ED8" w:rsidRDefault="00256A2D" w:rsidP="00256A2D">
      <w:r w:rsidRPr="00C81ED8">
        <w:rPr>
          <w:b/>
          <w:bCs/>
        </w:rPr>
        <w:t>Duration</w:t>
      </w:r>
      <w:r w:rsidR="007538A3">
        <w:rPr>
          <w:b/>
          <w:bCs/>
        </w:rPr>
        <w:t>:</w:t>
      </w:r>
      <w:r w:rsidRPr="00C81ED8">
        <w:t xml:space="preserve"> Concentration (partial), up to 1 hour</w:t>
      </w:r>
    </w:p>
    <w:p w14:paraId="4C15AF5C" w14:textId="77777777" w:rsidR="00256A2D" w:rsidRDefault="00256A2D" w:rsidP="00256A2D">
      <w:r w:rsidRPr="00C81ED8">
        <w:t xml:space="preserve">An unnatural deathly buzz radiates from you in an aura with a 15-foot radius. Until the spell ends, the aura moves with you, centered on you. Each hostile creature in the area suffer disadvantage on Stamina saving throws to maintain their concentration on spells. A creature can </w:t>
      </w:r>
      <w:r>
        <w:t xml:space="preserve">negate </w:t>
      </w:r>
      <w:r w:rsidRPr="00C81ED8">
        <w:t xml:space="preserve">this effect if they succeed on a Spirit saving throw </w:t>
      </w:r>
      <w:r>
        <w:t>once within the aura’s area</w:t>
      </w:r>
      <w:r w:rsidRPr="00C81ED8">
        <w:t>.</w:t>
      </w:r>
    </w:p>
    <w:p w14:paraId="76F532F6" w14:textId="77777777" w:rsidR="00256A2D" w:rsidRDefault="00256A2D" w:rsidP="007538A3">
      <w:r w:rsidRPr="007E6A3B">
        <w:rPr>
          <w:i/>
          <w:iCs/>
          <w:rPrChange w:id="5632" w:author="Admin" w:date="2022-01-22T16:01:00Z">
            <w:rPr>
              <w:b/>
              <w:bCs/>
            </w:rPr>
          </w:rPrChange>
        </w:rPr>
        <w:lastRenderedPageBreak/>
        <w:t>Aura Spike.</w:t>
      </w:r>
      <w:r>
        <w:rPr>
          <w:b/>
          <w:bCs/>
        </w:rPr>
        <w:t xml:space="preserve"> </w:t>
      </w:r>
      <w:r>
        <w:t xml:space="preserve">Causing this aura to spike </w:t>
      </w:r>
      <w:r w:rsidRPr="00C81ED8">
        <w:t>force</w:t>
      </w:r>
      <w:r>
        <w:t>s</w:t>
      </w:r>
      <w:r w:rsidRPr="00C81ED8">
        <w:t xml:space="preserve"> a single hostile creature in the aura </w:t>
      </w:r>
      <w:r>
        <w:t xml:space="preserve">that already failed the saving throw </w:t>
      </w:r>
      <w:r w:rsidRPr="00C81ED8">
        <w:t>to act as if they were distracted for the purposes of spellcasting.  </w:t>
      </w:r>
    </w:p>
    <w:p w14:paraId="37B0FFB4" w14:textId="77777777" w:rsidR="00256A2D" w:rsidRPr="00C81ED8" w:rsidRDefault="00256A2D" w:rsidP="00256A2D">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c</w:t>
      </w:r>
      <w:r w:rsidRPr="0021291A">
        <w:rPr>
          <w:i/>
          <w:iCs/>
        </w:rPr>
        <w:t xml:space="preserve">oncentration </w:t>
      </w:r>
      <w:r w:rsidR="0021291A">
        <w:rPr>
          <w:i/>
          <w:iCs/>
        </w:rPr>
        <w:t>a</w:t>
      </w:r>
      <w:r w:rsidRPr="0021291A">
        <w:rPr>
          <w:i/>
          <w:iCs/>
        </w:rPr>
        <w:t>ura</w:t>
      </w:r>
      <w:r w:rsidRPr="00C81ED8">
        <w:t xml:space="preserve"> spell. </w:t>
      </w:r>
    </w:p>
    <w:p w14:paraId="1C4E6B71" w14:textId="77777777" w:rsidR="00256A2D" w:rsidRPr="00C81ED8" w:rsidRDefault="00256A2D" w:rsidP="00256A2D"/>
    <w:p w14:paraId="077C99BB" w14:textId="77777777" w:rsidR="00AB25EF" w:rsidRPr="004A6694" w:rsidRDefault="00AB25EF">
      <w:pPr>
        <w:contextualSpacing/>
        <w:rPr>
          <w:rFonts w:eastAsia="Times New Roman" w:cstheme="minorHAnsi"/>
        </w:rPr>
      </w:pPr>
      <w:r w:rsidRPr="004A6694">
        <w:rPr>
          <w:rFonts w:eastAsia="Times New Roman" w:cstheme="minorHAnsi"/>
          <w:b/>
          <w:bCs/>
          <w:color w:val="000000"/>
        </w:rPr>
        <w:t>Divine Shield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2]</w:t>
      </w:r>
    </w:p>
    <w:p w14:paraId="52225FF1" w14:textId="77777777" w:rsidR="00AB25EF" w:rsidRPr="004A6694" w:rsidRDefault="00AB25EF">
      <w:pPr>
        <w:contextualSpacing/>
        <w:rPr>
          <w:rFonts w:eastAsia="Times New Roman" w:cstheme="minorHAnsi"/>
        </w:rPr>
      </w:pPr>
      <w:r w:rsidRPr="004A6694">
        <w:rPr>
          <w:rFonts w:eastAsia="Times New Roman" w:cstheme="minorHAnsi"/>
          <w:color w:val="000000"/>
        </w:rPr>
        <w:t>Abjuration</w:t>
      </w:r>
    </w:p>
    <w:p w14:paraId="0BC7858F" w14:textId="77777777" w:rsidR="00E304CA" w:rsidRPr="004A6694" w:rsidRDefault="00E304CA">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005B6CBC"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Personal</w:t>
      </w:r>
      <w:r w:rsidRPr="004A6694">
        <w:rPr>
          <w:rFonts w:eastAsia="Times New Roman" w:cstheme="minorHAnsi"/>
          <w:b/>
          <w:bCs/>
          <w:color w:val="000000"/>
        </w:rPr>
        <w:t xml:space="preserve"> (</w:t>
      </w:r>
      <w:r w:rsidRPr="004A6694">
        <w:rPr>
          <w:rFonts w:eastAsia="Times New Roman" w:cstheme="minorHAnsi"/>
          <w:color w:val="000000"/>
        </w:rPr>
        <w:t>Self)</w:t>
      </w:r>
    </w:p>
    <w:p w14:paraId="4E671B19" w14:textId="77777777" w:rsidR="007A0074"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7538A3">
        <w:rPr>
          <w:b/>
          <w:bCs/>
        </w:rPr>
        <w:t>:</w:t>
      </w:r>
      <w:r w:rsidRPr="004A6694">
        <w:rPr>
          <w:rFonts w:eastAsia="Times New Roman" w:cstheme="minorHAnsi"/>
          <w:color w:val="000000"/>
        </w:rPr>
        <w:t xml:space="preserve"> V, S</w:t>
      </w:r>
    </w:p>
    <w:p w14:paraId="64876DC4"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Concentration, up to </w:t>
      </w:r>
      <w:r w:rsidR="00E8457B" w:rsidRPr="004A6694">
        <w:rPr>
          <w:rFonts w:eastAsia="Times New Roman" w:cstheme="minorHAnsi"/>
          <w:color w:val="000000"/>
        </w:rPr>
        <w:t xml:space="preserve">1 </w:t>
      </w:r>
      <w:r w:rsidRPr="004A6694">
        <w:rPr>
          <w:rFonts w:eastAsia="Times New Roman" w:cstheme="minorHAnsi"/>
          <w:color w:val="000000"/>
        </w:rPr>
        <w:t>minute</w:t>
      </w:r>
    </w:p>
    <w:p w14:paraId="3A8ADEB5" w14:textId="77777777" w:rsidR="007351BC" w:rsidRPr="004A6694" w:rsidRDefault="00AB25EF" w:rsidP="0024008E">
      <w:pPr>
        <w:contextualSpacing/>
        <w:rPr>
          <w:rFonts w:eastAsia="Times New Roman" w:cstheme="minorHAnsi"/>
          <w:color w:val="000000"/>
        </w:rPr>
      </w:pPr>
      <w:r w:rsidRPr="004A6694">
        <w:rPr>
          <w:rFonts w:eastAsia="Times New Roman" w:cstheme="minorHAnsi"/>
          <w:color w:val="000000"/>
        </w:rPr>
        <w:t xml:space="preserve">You raise your hand, and are protected by the grace of the Holy Light. </w:t>
      </w:r>
      <w:r w:rsidR="007351BC" w:rsidRPr="004A6694">
        <w:rPr>
          <w:rFonts w:eastAsia="Times New Roman" w:cstheme="minorHAnsi"/>
          <w:color w:val="000000"/>
        </w:rPr>
        <w:t>A powerful shielding ward protects you, granting you 4d</w:t>
      </w:r>
      <w:r w:rsidR="0024008E">
        <w:rPr>
          <w:rFonts w:eastAsia="Times New Roman" w:cstheme="minorHAnsi"/>
          <w:color w:val="000000"/>
        </w:rPr>
        <w:t>8</w:t>
      </w:r>
      <w:r w:rsidR="007351BC" w:rsidRPr="004A6694">
        <w:rPr>
          <w:rFonts w:eastAsia="Times New Roman" w:cstheme="minorHAnsi"/>
          <w:color w:val="000000"/>
        </w:rPr>
        <w:t xml:space="preserve"> temporary hit points so long as </w:t>
      </w:r>
      <w:r w:rsidR="0024008E">
        <w:rPr>
          <w:rFonts w:eastAsia="Times New Roman" w:cstheme="minorHAnsi"/>
          <w:color w:val="000000"/>
        </w:rPr>
        <w:t>the spell is active</w:t>
      </w:r>
      <w:r w:rsidR="007351BC" w:rsidRPr="004A6694">
        <w:rPr>
          <w:rFonts w:eastAsia="Times New Roman" w:cstheme="minorHAnsi"/>
          <w:color w:val="000000"/>
        </w:rPr>
        <w:t xml:space="preserve">. Furthermore, </w:t>
      </w:r>
      <w:r w:rsidR="007B0940" w:rsidRPr="004A6694">
        <w:rPr>
          <w:rFonts w:eastAsia="Times New Roman" w:cstheme="minorHAnsi"/>
          <w:color w:val="000000"/>
        </w:rPr>
        <w:t>the temporary hit points can also be spent to absorb spells (3 hit points per spell level).</w:t>
      </w:r>
    </w:p>
    <w:p w14:paraId="7C8E8BCF" w14:textId="77777777" w:rsidR="007351BC" w:rsidRDefault="00AB25EF">
      <w:pPr>
        <w:contextualSpacing/>
        <w:rPr>
          <w:rFonts w:eastAsia="Times New Roman" w:cstheme="minorHAnsi"/>
          <w:color w:val="000000"/>
        </w:rPr>
      </w:pPr>
      <w:r w:rsidRPr="004A6694">
        <w:rPr>
          <w:rFonts w:eastAsia="Times New Roman" w:cstheme="minorHAnsi"/>
          <w:color w:val="000000"/>
        </w:rPr>
        <w:t>If the shield manages</w:t>
      </w:r>
      <w:r w:rsidRPr="000D5DB5">
        <w:rPr>
          <w:rFonts w:eastAsia="Times New Roman" w:cstheme="minorHAnsi"/>
          <w:color w:val="000000"/>
        </w:rPr>
        <w:t xml:space="preserve"> to absorb all damage from </w:t>
      </w:r>
      <w:r w:rsidR="007351BC">
        <w:rPr>
          <w:rFonts w:eastAsia="Times New Roman" w:cstheme="minorHAnsi"/>
          <w:color w:val="000000"/>
        </w:rPr>
        <w:t xml:space="preserve">an </w:t>
      </w:r>
      <w:r w:rsidRPr="000D5DB5">
        <w:rPr>
          <w:rFonts w:eastAsia="Times New Roman" w:cstheme="minorHAnsi"/>
          <w:color w:val="000000"/>
        </w:rPr>
        <w:t>effect</w:t>
      </w:r>
      <w:r w:rsidR="007B0940">
        <w:rPr>
          <w:rFonts w:eastAsia="Times New Roman" w:cstheme="minorHAnsi"/>
          <w:color w:val="000000"/>
        </w:rPr>
        <w:t xml:space="preserve"> or absorb a spell</w:t>
      </w:r>
      <w:r w:rsidRPr="000D5DB5">
        <w:rPr>
          <w:rFonts w:eastAsia="Times New Roman" w:cstheme="minorHAnsi"/>
          <w:color w:val="000000"/>
        </w:rPr>
        <w:t>, you are protected against any secondary effects</w:t>
      </w:r>
      <w:r w:rsidR="007B0940">
        <w:rPr>
          <w:rFonts w:eastAsia="Times New Roman" w:cstheme="minorHAnsi"/>
          <w:color w:val="000000"/>
        </w:rPr>
        <w:t xml:space="preserve"> (as if immune)</w:t>
      </w:r>
      <w:r w:rsidRPr="000D5DB5">
        <w:rPr>
          <w:rFonts w:eastAsia="Times New Roman" w:cstheme="minorHAnsi"/>
          <w:color w:val="000000"/>
        </w:rPr>
        <w:t xml:space="preserve">. </w:t>
      </w:r>
      <w:r w:rsidR="0024008E">
        <w:rPr>
          <w:rFonts w:eastAsia="Times New Roman" w:cstheme="minorHAnsi"/>
          <w:color w:val="000000"/>
        </w:rPr>
        <w:t xml:space="preserve">This can be determined after a saving throw. </w:t>
      </w:r>
    </w:p>
    <w:p w14:paraId="03967E09" w14:textId="77777777" w:rsidR="007B0940" w:rsidRPr="000D5DB5" w:rsidRDefault="007B0940">
      <w:pPr>
        <w:contextualSpacing/>
        <w:rPr>
          <w:rFonts w:eastAsia="Times New Roman" w:cstheme="minorHAnsi"/>
          <w:color w:val="000000"/>
        </w:rPr>
      </w:pPr>
      <w:r>
        <w:rPr>
          <w:rFonts w:eastAsia="Times New Roman" w:cstheme="minorHAnsi"/>
          <w:color w:val="000000"/>
        </w:rPr>
        <w:t>The spell cannot be overwhelmed with one attack. If reduced to 0 temporary hit points with one attack, the spell ends with 1 hit point instead. This can occur only once for every instance of the spell being cast.</w:t>
      </w:r>
    </w:p>
    <w:p w14:paraId="3F6DE03C" w14:textId="77777777" w:rsidR="00AB25EF" w:rsidRPr="000D5DB5" w:rsidRDefault="00AB25EF" w:rsidP="0024008E">
      <w:pPr>
        <w:contextualSpacing/>
        <w:rPr>
          <w:rFonts w:eastAsia="Times New Roman" w:cstheme="minorHAnsi"/>
          <w:color w:val="000000"/>
        </w:rPr>
      </w:pPr>
      <w:r w:rsidRPr="000D5DB5">
        <w:rPr>
          <w:rFonts w:eastAsia="Times New Roman" w:cstheme="minorHAnsi"/>
          <w:b/>
          <w:bCs/>
          <w:color w:val="000000"/>
        </w:rPr>
        <w:t xml:space="preserve">Heightened. </w:t>
      </w:r>
      <w:r w:rsidR="007351BC">
        <w:rPr>
          <w:rFonts w:eastAsia="Times New Roman" w:cstheme="minorHAnsi"/>
          <w:color w:val="000000"/>
        </w:rPr>
        <w:t>For every spell level above 2nd, the number of temporary hit points increases by 2d</w:t>
      </w:r>
      <w:r w:rsidR="0024008E">
        <w:rPr>
          <w:rFonts w:eastAsia="Times New Roman" w:cstheme="minorHAnsi"/>
          <w:color w:val="000000"/>
        </w:rPr>
        <w:t>8</w:t>
      </w:r>
      <w:r w:rsidR="007351BC">
        <w:rPr>
          <w:rFonts w:eastAsia="Times New Roman" w:cstheme="minorHAnsi"/>
          <w:color w:val="000000"/>
        </w:rPr>
        <w:t xml:space="preserve">. </w:t>
      </w:r>
    </w:p>
    <w:p w14:paraId="754023C7" w14:textId="77777777" w:rsidR="007644ED" w:rsidRPr="00134BC3" w:rsidRDefault="007644ED">
      <w:pPr>
        <w:contextualSpacing/>
        <w:rPr>
          <w:rFonts w:eastAsia="Times New Roman" w:cstheme="minorHAnsi"/>
        </w:rPr>
      </w:pPr>
    </w:p>
    <w:p w14:paraId="38A97C29" w14:textId="77777777" w:rsidR="00AB25EF" w:rsidRPr="00134BC3" w:rsidRDefault="00AB25EF">
      <w:pPr>
        <w:contextualSpacing/>
        <w:rPr>
          <w:rFonts w:eastAsia="Times New Roman" w:cstheme="minorHAnsi"/>
        </w:rPr>
      </w:pPr>
      <w:r w:rsidRPr="000D5DB5">
        <w:rPr>
          <w:rFonts w:eastAsia="Times New Roman" w:cstheme="minorHAnsi"/>
          <w:b/>
          <w:bCs/>
          <w:color w:val="000000"/>
        </w:rPr>
        <w:t>Dominate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5]</w:t>
      </w:r>
    </w:p>
    <w:p w14:paraId="590CF5E7" w14:textId="77777777" w:rsidR="00AB25EF" w:rsidRPr="00134BC3" w:rsidRDefault="00AB25EF">
      <w:pPr>
        <w:contextualSpacing/>
        <w:rPr>
          <w:rFonts w:eastAsia="Times New Roman" w:cstheme="minorHAnsi"/>
        </w:rPr>
      </w:pPr>
      <w:r w:rsidRPr="000D5DB5">
        <w:rPr>
          <w:rFonts w:eastAsia="Times New Roman" w:cstheme="minorHAnsi"/>
          <w:color w:val="000000"/>
        </w:rPr>
        <w:t>Enchantment</w:t>
      </w:r>
    </w:p>
    <w:p w14:paraId="614283EB"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FCBC8E1"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57E638E7" w14:textId="77777777" w:rsidR="00E42AF1" w:rsidRPr="00134BC3" w:rsidRDefault="00E42AF1">
      <w:pPr>
        <w:contextualSpacing/>
        <w:rPr>
          <w:rFonts w:eastAsia="Times New Roman" w:cstheme="minorHAnsi"/>
        </w:rPr>
      </w:pPr>
      <w:r w:rsidRPr="000D5DB5">
        <w:rPr>
          <w:rFonts w:eastAsia="Times New Roman" w:cstheme="minorHAnsi"/>
          <w:b/>
          <w:bCs/>
          <w:color w:val="000000"/>
        </w:rPr>
        <w:t>Components</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V</w:t>
      </w:r>
      <w:r>
        <w:rPr>
          <w:rFonts w:eastAsia="Times New Roman" w:cstheme="minorHAnsi"/>
          <w:color w:val="000000"/>
        </w:rPr>
        <w:t>, S</w:t>
      </w:r>
    </w:p>
    <w:p w14:paraId="3621D59A"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4B0C4D10" w14:textId="77777777" w:rsidR="005E39AE" w:rsidRPr="00134BC3" w:rsidRDefault="005E39AE">
      <w:pPr>
        <w:contextualSpacing/>
        <w:rPr>
          <w:rFonts w:eastAsia="Times New Roman" w:cs="Times New Roman"/>
        </w:rPr>
      </w:pPr>
      <w:r w:rsidRPr="000D5DB5">
        <w:rPr>
          <w:rFonts w:eastAsia="Times New Roman" w:cs="Times New Roman"/>
          <w:color w:val="000000"/>
        </w:rPr>
        <w:t>You attempt to beguile a creature you can see within range. When preparing this spell, you can choose to be able to dominate humanoids</w:t>
      </w:r>
      <w:r w:rsidR="009E2F29" w:rsidRPr="000D5DB5">
        <w:rPr>
          <w:rFonts w:eastAsia="Times New Roman" w:cs="Times New Roman"/>
          <w:color w:val="000000"/>
        </w:rPr>
        <w:t>, beasts,</w:t>
      </w:r>
      <w:r w:rsidRPr="000D5DB5">
        <w:rPr>
          <w:rFonts w:eastAsia="Times New Roman" w:cs="Times New Roman"/>
          <w:color w:val="000000"/>
        </w:rPr>
        <w:t xml:space="preserve"> or one creature type your class can bind (see binding under spellcasting). </w:t>
      </w:r>
    </w:p>
    <w:p w14:paraId="31F529AB" w14:textId="77777777" w:rsidR="005E39AE" w:rsidRPr="000D5DB5" w:rsidRDefault="005E39AE">
      <w:pPr>
        <w:contextualSpacing/>
        <w:rPr>
          <w:rFonts w:eastAsia="Times New Roman" w:cstheme="minorHAnsi"/>
          <w:color w:val="000000"/>
        </w:rPr>
      </w:pPr>
      <w:r w:rsidRPr="000D5DB5">
        <w:rPr>
          <w:rFonts w:eastAsia="Times New Roman" w:cstheme="minorHAnsi"/>
          <w:color w:val="000000"/>
        </w:rPr>
        <w:t xml:space="preserve">It must succeed on a </w:t>
      </w:r>
      <w:r w:rsidR="00233E93" w:rsidRPr="000D5DB5">
        <w:rPr>
          <w:rFonts w:eastAsia="Times New Roman" w:cstheme="minorHAnsi"/>
          <w:color w:val="000000"/>
        </w:rPr>
        <w:t>Spirit</w:t>
      </w:r>
      <w:r w:rsidRPr="000D5DB5">
        <w:rPr>
          <w:rFonts w:eastAsia="Times New Roman" w:cstheme="minorHAnsi"/>
          <w:color w:val="000000"/>
        </w:rPr>
        <w:t xml:space="preserve"> saving throw or be </w:t>
      </w:r>
      <w:r w:rsidR="00233E93" w:rsidRPr="000D5DB5">
        <w:rPr>
          <w:rFonts w:eastAsia="Times New Roman" w:cstheme="minorHAnsi"/>
          <w:color w:val="000000"/>
        </w:rPr>
        <w:t>dominated</w:t>
      </w:r>
      <w:r w:rsidRPr="000D5DB5">
        <w:rPr>
          <w:rFonts w:eastAsia="Times New Roman" w:cstheme="minorHAnsi"/>
          <w:color w:val="000000"/>
        </w:rPr>
        <w:t xml:space="preserve"> by you for the duration (as </w:t>
      </w:r>
      <w:r w:rsidRPr="000D5DB5">
        <w:rPr>
          <w:rFonts w:eastAsia="Times New Roman" w:cstheme="minorHAnsi"/>
          <w:color w:val="000000"/>
        </w:rPr>
        <w:lastRenderedPageBreak/>
        <w:t xml:space="preserve">Charm). If you or creatures that are friendly to you are fighting it, it has advantage on the saving throw. </w:t>
      </w:r>
    </w:p>
    <w:p w14:paraId="254C4A35" w14:textId="77777777" w:rsidR="005E39AE" w:rsidRPr="000D5DB5" w:rsidRDefault="005E39AE">
      <w:pPr>
        <w:contextualSpacing/>
        <w:rPr>
          <w:rFonts w:eastAsia="Times New Roman" w:cstheme="minorHAnsi"/>
          <w:color w:val="000000"/>
        </w:rPr>
      </w:pPr>
      <w:r w:rsidRPr="000D5DB5">
        <w:rPr>
          <w:rFonts w:eastAsia="Times New Roman" w:cstheme="minorHAnsi"/>
          <w:color w:val="000000"/>
        </w:rPr>
        <w:t xml:space="preserve">While the target is </w:t>
      </w:r>
      <w:r w:rsidR="00233E93" w:rsidRPr="000D5DB5">
        <w:rPr>
          <w:rFonts w:eastAsia="Times New Roman" w:cstheme="minorHAnsi"/>
          <w:color w:val="000000"/>
        </w:rPr>
        <w:t>dominated</w:t>
      </w:r>
      <w:r w:rsidRPr="000D5DB5">
        <w:rPr>
          <w:rFonts w:eastAsia="Times New Roman" w:cstheme="minorHAnsi"/>
          <w:color w:val="000000"/>
        </w:rPr>
        <w:t xml:space="preserve">, you have a telepathic link with it as long as the two of you are on the same plane of existence. You can use this telepathic link to issue commands to the creature while you are conscious (no action required), which it does its best to obey. You can specify a simple and general course of action, such as </w:t>
      </w:r>
      <w:r w:rsidR="007538A3">
        <w:rPr>
          <w:rFonts w:eastAsia="Times New Roman" w:cstheme="minorHAnsi"/>
          <w:color w:val="000000"/>
        </w:rPr>
        <w:t>a</w:t>
      </w:r>
      <w:r w:rsidRPr="000D5DB5">
        <w:rPr>
          <w:rFonts w:eastAsia="Times New Roman" w:cstheme="minorHAnsi"/>
          <w:color w:val="000000"/>
        </w:rPr>
        <w:t xml:space="preserve">ttack that creature, </w:t>
      </w:r>
      <w:r w:rsidR="007538A3" w:rsidRPr="000D5DB5">
        <w:rPr>
          <w:rFonts w:eastAsia="Times New Roman" w:cstheme="minorHAnsi"/>
          <w:color w:val="000000"/>
        </w:rPr>
        <w:t>run</w:t>
      </w:r>
      <w:r w:rsidRPr="000D5DB5">
        <w:rPr>
          <w:rFonts w:eastAsia="Times New Roman" w:cstheme="minorHAnsi"/>
          <w:color w:val="000000"/>
        </w:rPr>
        <w:t xml:space="preserve"> over there, or </w:t>
      </w:r>
      <w:r w:rsidR="007538A3">
        <w:rPr>
          <w:rFonts w:eastAsia="Times New Roman" w:cstheme="minorHAnsi"/>
          <w:color w:val="000000"/>
        </w:rPr>
        <w:t>f</w:t>
      </w:r>
      <w:r w:rsidRPr="000D5DB5">
        <w:rPr>
          <w:rFonts w:eastAsia="Times New Roman" w:cstheme="minorHAnsi"/>
          <w:color w:val="000000"/>
        </w:rPr>
        <w:t xml:space="preserve">etch that object. If the creature completes the order and doesn't receive further direction from you, it defends and preserves itself to the best of its ability. </w:t>
      </w:r>
    </w:p>
    <w:p w14:paraId="7AC798DC" w14:textId="77777777" w:rsidR="005E39AE" w:rsidRPr="000D5DB5" w:rsidRDefault="005E39AE">
      <w:pPr>
        <w:contextualSpacing/>
        <w:rPr>
          <w:rFonts w:eastAsia="Times New Roman" w:cstheme="minorHAnsi"/>
          <w:color w:val="000000"/>
        </w:rPr>
      </w:pPr>
      <w:r w:rsidRPr="000D5DB5">
        <w:rPr>
          <w:rFonts w:eastAsia="Times New Roman" w:cstheme="minorHAnsi"/>
          <w:color w:val="000000"/>
        </w:rPr>
        <w:t xml:space="preserve">You can use your action to take total and precise control of the target. Until the end of your next turn, the creature takes only the actions you choose, and doesn't do anything that you don't allow it to do. During this </w:t>
      </w:r>
      <w:r w:rsidR="007538A3" w:rsidRPr="000D5DB5">
        <w:rPr>
          <w:rFonts w:eastAsia="Times New Roman" w:cstheme="minorHAnsi"/>
          <w:color w:val="000000"/>
        </w:rPr>
        <w:t>time,</w:t>
      </w:r>
      <w:r w:rsidRPr="000D5DB5">
        <w:rPr>
          <w:rFonts w:eastAsia="Times New Roman" w:cstheme="minorHAnsi"/>
          <w:color w:val="000000"/>
        </w:rPr>
        <w:t xml:space="preserve"> you can also cause the creature to use a reaction, but this requires you to use your own reaction as well. </w:t>
      </w:r>
    </w:p>
    <w:p w14:paraId="5640264F" w14:textId="77777777" w:rsidR="005E39AE" w:rsidRPr="000D5DB5" w:rsidRDefault="005E39AE">
      <w:pPr>
        <w:contextualSpacing/>
        <w:rPr>
          <w:rFonts w:eastAsia="Times New Roman" w:cstheme="minorHAnsi"/>
          <w:color w:val="000000"/>
        </w:rPr>
      </w:pPr>
      <w:r w:rsidRPr="000D5DB5">
        <w:rPr>
          <w:rFonts w:eastAsia="Times New Roman" w:cstheme="minorHAnsi"/>
          <w:color w:val="000000"/>
        </w:rPr>
        <w:t xml:space="preserve">Each time the target takes damage, it makes a new </w:t>
      </w:r>
      <w:r w:rsidR="00233E93" w:rsidRPr="000D5DB5">
        <w:rPr>
          <w:rFonts w:eastAsia="Times New Roman" w:cstheme="minorHAnsi"/>
          <w:color w:val="000000"/>
        </w:rPr>
        <w:t>Spirit</w:t>
      </w:r>
      <w:r w:rsidRPr="000D5DB5">
        <w:rPr>
          <w:rFonts w:eastAsia="Times New Roman" w:cstheme="minorHAnsi"/>
          <w:color w:val="000000"/>
        </w:rPr>
        <w:t xml:space="preserve"> saving throw against the spell. If the saving throw succeeds, the spell ends. </w:t>
      </w:r>
      <w:r w:rsidR="00342721">
        <w:rPr>
          <w:rFonts w:eastAsia="Times New Roman" w:cs="Times New Roman"/>
          <w:color w:val="000000"/>
        </w:rPr>
        <w:t>This only affects the creature type specified by the spell (a Dominate Undead cannot also dominate a humanoid).</w:t>
      </w:r>
    </w:p>
    <w:p w14:paraId="760A7E3C" w14:textId="77777777" w:rsidR="005E39AE" w:rsidRPr="00134BC3" w:rsidRDefault="005E39AE">
      <w:pPr>
        <w:contextualSpacing/>
        <w:rPr>
          <w:rFonts w:eastAsia="Times New Roman" w:cstheme="minorHAnsi"/>
        </w:rPr>
      </w:pPr>
      <w:r w:rsidRPr="000D5DB5">
        <w:rPr>
          <w:rFonts w:eastAsia="Times New Roman" w:cstheme="minorHAnsi"/>
          <w:i/>
          <w:iCs/>
          <w:color w:val="000000"/>
        </w:rPr>
        <w:t>Special:</w:t>
      </w:r>
      <w:r w:rsidRPr="000D5DB5">
        <w:rPr>
          <w:rFonts w:eastAsia="Times New Roman" w:cstheme="minorHAnsi"/>
          <w:color w:val="000000"/>
        </w:rPr>
        <w:t xml:space="preserve"> If choosing to affect beasts</w:t>
      </w:r>
      <w:r w:rsidR="00F16299">
        <w:rPr>
          <w:rFonts w:eastAsia="Times New Roman" w:cstheme="minorHAnsi"/>
          <w:color w:val="000000"/>
        </w:rPr>
        <w:t xml:space="preserve"> only</w:t>
      </w:r>
      <w:r w:rsidRPr="000D5DB5">
        <w:rPr>
          <w:rFonts w:eastAsia="Times New Roman" w:cstheme="minorHAnsi"/>
          <w:color w:val="000000"/>
        </w:rPr>
        <w:t xml:space="preserve">, the spell’s level is decreased to 4th level instead, as their minds are more malleable. </w:t>
      </w:r>
    </w:p>
    <w:p w14:paraId="0B99C653" w14:textId="77777777" w:rsidR="005E39AE" w:rsidRPr="000D5DB5" w:rsidRDefault="005E39AE" w:rsidP="00166030">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When you heighten this to a 6th-level spell, the maximum duration becomes 10 minutes. This increases to 1 hour </w:t>
      </w:r>
      <w:r w:rsidR="00166030">
        <w:rPr>
          <w:rFonts w:eastAsia="Times New Roman" w:cstheme="minorHAnsi"/>
          <w:color w:val="000000"/>
        </w:rPr>
        <w:t>to 8 hours as 7th and 8th spells</w:t>
      </w:r>
      <w:r w:rsidR="00F16299">
        <w:rPr>
          <w:rFonts w:eastAsia="Times New Roman" w:cstheme="minorHAnsi"/>
          <w:color w:val="000000"/>
        </w:rPr>
        <w:t>, respectively</w:t>
      </w:r>
      <w:r w:rsidRPr="000D5DB5">
        <w:rPr>
          <w:rFonts w:eastAsia="Times New Roman" w:cstheme="minorHAnsi"/>
          <w:color w:val="000000"/>
        </w:rPr>
        <w:t>.</w:t>
      </w:r>
    </w:p>
    <w:p w14:paraId="255A21D1" w14:textId="77777777" w:rsidR="006139FD" w:rsidRPr="000D5DB5" w:rsidRDefault="00F16299" w:rsidP="00F16299">
      <w:pPr>
        <w:contextualSpacing/>
        <w:rPr>
          <w:rFonts w:eastAsia="Times New Roman" w:cs="Times New Roman"/>
          <w:color w:val="000000"/>
        </w:rPr>
      </w:pPr>
      <w:r>
        <w:rPr>
          <w:rFonts w:eastAsia="Times New Roman" w:cs="Times New Roman"/>
          <w:color w:val="000000"/>
        </w:rPr>
        <w:t xml:space="preserve">For each spell level the dominate spell is heightened, you can add </w:t>
      </w:r>
      <w:r w:rsidR="006139FD" w:rsidRPr="000D5DB5">
        <w:rPr>
          <w:rFonts w:eastAsia="Times New Roman" w:cs="Times New Roman"/>
          <w:color w:val="000000"/>
        </w:rPr>
        <w:t xml:space="preserve">one </w:t>
      </w:r>
      <w:r w:rsidR="008432B4" w:rsidRPr="000D5DB5">
        <w:rPr>
          <w:rFonts w:eastAsia="Times New Roman" w:cs="Times New Roman"/>
          <w:color w:val="000000"/>
        </w:rPr>
        <w:t>additional</w:t>
      </w:r>
      <w:r w:rsidR="006139FD" w:rsidRPr="000D5DB5">
        <w:rPr>
          <w:rFonts w:eastAsia="Times New Roman" w:cs="Times New Roman"/>
          <w:color w:val="000000"/>
        </w:rPr>
        <w:t xml:space="preserve"> creature type to the dominate spell (level 6 </w:t>
      </w:r>
      <w:r>
        <w:rPr>
          <w:rFonts w:eastAsia="Times New Roman" w:cs="Times New Roman"/>
          <w:color w:val="000000"/>
        </w:rPr>
        <w:t xml:space="preserve">dominate </w:t>
      </w:r>
      <w:r w:rsidR="006139FD" w:rsidRPr="000D5DB5">
        <w:rPr>
          <w:rFonts w:eastAsia="Times New Roman" w:cs="Times New Roman"/>
          <w:color w:val="000000"/>
        </w:rPr>
        <w:t xml:space="preserve">can </w:t>
      </w:r>
      <w:r>
        <w:rPr>
          <w:rFonts w:eastAsia="Times New Roman" w:cs="Times New Roman"/>
          <w:color w:val="000000"/>
        </w:rPr>
        <w:t>d</w:t>
      </w:r>
      <w:r w:rsidR="006139FD" w:rsidRPr="000D5DB5">
        <w:rPr>
          <w:rFonts w:eastAsia="Times New Roman" w:cs="Times New Roman"/>
          <w:color w:val="000000"/>
        </w:rPr>
        <w:t xml:space="preserve">ominate </w:t>
      </w:r>
      <w:r>
        <w:rPr>
          <w:rFonts w:eastAsia="Times New Roman" w:cs="Times New Roman"/>
          <w:color w:val="000000"/>
        </w:rPr>
        <w:t>humanoids, e</w:t>
      </w:r>
      <w:r w:rsidR="006139FD" w:rsidRPr="000D5DB5">
        <w:rPr>
          <w:rFonts w:eastAsia="Times New Roman" w:cs="Times New Roman"/>
          <w:color w:val="000000"/>
        </w:rPr>
        <w:t>lementals</w:t>
      </w:r>
      <w:r>
        <w:rPr>
          <w:rFonts w:eastAsia="Times New Roman" w:cs="Times New Roman"/>
          <w:color w:val="000000"/>
        </w:rPr>
        <w:t>, or undead for up to 10 minutes</w:t>
      </w:r>
      <w:r w:rsidR="006139FD" w:rsidRPr="000D5DB5">
        <w:rPr>
          <w:rFonts w:eastAsia="Times New Roman" w:cs="Times New Roman"/>
          <w:color w:val="000000"/>
        </w:rPr>
        <w:t>).</w:t>
      </w:r>
      <w:r>
        <w:rPr>
          <w:rFonts w:eastAsia="Times New Roman" w:cs="Times New Roman"/>
          <w:color w:val="000000"/>
        </w:rPr>
        <w:t xml:space="preserve"> </w:t>
      </w:r>
    </w:p>
    <w:p w14:paraId="0DD0033B" w14:textId="77777777" w:rsidR="00233E93" w:rsidRPr="000D5DB5" w:rsidRDefault="00233E93">
      <w:pPr>
        <w:contextualSpacing/>
        <w:rPr>
          <w:rFonts w:eastAsia="Times New Roman" w:cs="Times New Roman"/>
          <w:color w:val="000000"/>
        </w:rPr>
      </w:pPr>
    </w:p>
    <w:p w14:paraId="001899AC" w14:textId="77777777" w:rsidR="00AB25EF" w:rsidRPr="00134BC3" w:rsidRDefault="00AB25EF">
      <w:pPr>
        <w:contextualSpacing/>
        <w:rPr>
          <w:rFonts w:eastAsia="Times New Roman" w:cstheme="minorHAnsi"/>
        </w:rPr>
      </w:pPr>
      <w:r w:rsidRPr="000D5DB5">
        <w:rPr>
          <w:rFonts w:eastAsia="Times New Roman" w:cstheme="minorHAnsi"/>
          <w:b/>
          <w:bCs/>
          <w:color w:val="000000"/>
        </w:rPr>
        <w:t>Drain Life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4]</w:t>
      </w:r>
    </w:p>
    <w:p w14:paraId="4ACC078B"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Necromancy </w:t>
      </w:r>
      <w:r w:rsidR="00CD07D6">
        <w:rPr>
          <w:rFonts w:eastAsia="Times New Roman" w:cstheme="minorHAnsi"/>
          <w:color w:val="000000"/>
        </w:rPr>
        <w:t>[channel]</w:t>
      </w:r>
    </w:p>
    <w:p w14:paraId="104A31D9" w14:textId="77777777" w:rsidR="00E304CA" w:rsidRPr="00134BC3" w:rsidRDefault="00E304CA">
      <w:pPr>
        <w:contextualSpacing/>
        <w:rPr>
          <w:rFonts w:eastAsia="Times New Roman" w:cstheme="minorHAnsi"/>
        </w:rPr>
      </w:pPr>
      <w:r w:rsidRPr="000D5DB5">
        <w:rPr>
          <w:rFonts w:eastAsia="Times New Roman" w:cstheme="minorHAnsi"/>
          <w:b/>
          <w:bCs/>
          <w:color w:val="000000"/>
        </w:rPr>
        <w:t>Casting Time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967047D"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60 f</w:t>
      </w:r>
      <w:r>
        <w:rPr>
          <w:rFonts w:eastAsia="Times New Roman" w:cstheme="minorHAnsi"/>
          <w:color w:val="000000"/>
        </w:rPr>
        <w:t>ee</w:t>
      </w:r>
      <w:r w:rsidRPr="000D5DB5">
        <w:rPr>
          <w:rFonts w:eastAsia="Times New Roman" w:cstheme="minorHAnsi"/>
          <w:color w:val="000000"/>
        </w:rPr>
        <w:t xml:space="preserve">t </w:t>
      </w:r>
    </w:p>
    <w:p w14:paraId="5023DACB" w14:textId="77777777" w:rsidR="00E42AF1" w:rsidRPr="00134BC3" w:rsidRDefault="00E42AF1">
      <w:pPr>
        <w:contextualSpacing/>
        <w:rPr>
          <w:rFonts w:eastAsia="Times New Roman" w:cstheme="minorHAnsi"/>
        </w:rPr>
      </w:pPr>
      <w:r w:rsidRPr="000D5DB5">
        <w:rPr>
          <w:rFonts w:eastAsia="Times New Roman" w:cstheme="minorHAnsi"/>
          <w:b/>
          <w:bCs/>
          <w:color w:val="000000"/>
        </w:rPr>
        <w:t>Components</w:t>
      </w:r>
      <w:r w:rsidR="007538A3">
        <w:rPr>
          <w:b/>
          <w:bCs/>
        </w:rPr>
        <w:t>:</w:t>
      </w:r>
      <w:r w:rsidRPr="000D5DB5">
        <w:rPr>
          <w:rFonts w:eastAsia="Times New Roman" w:cstheme="minorHAnsi"/>
          <w:color w:val="000000"/>
        </w:rPr>
        <w:t xml:space="preserve"> V</w:t>
      </w:r>
      <w:r>
        <w:rPr>
          <w:rFonts w:eastAsia="Times New Roman" w:cstheme="minorHAnsi"/>
          <w:color w:val="000000"/>
        </w:rPr>
        <w:t>, S</w:t>
      </w:r>
    </w:p>
    <w:p w14:paraId="0A8D7E1C" w14:textId="77777777" w:rsidR="007B0940" w:rsidRDefault="00AB25EF">
      <w:pPr>
        <w:contextualSpacing/>
        <w:rPr>
          <w:rFonts w:eastAsia="Times New Roman" w:cstheme="minorHAnsi"/>
          <w:color w:val="000000"/>
        </w:rPr>
      </w:pPr>
      <w:r w:rsidRPr="000D5DB5">
        <w:rPr>
          <w:rFonts w:eastAsia="Times New Roman" w:cstheme="minorHAnsi"/>
          <w:b/>
          <w:bCs/>
          <w:color w:val="000000"/>
        </w:rPr>
        <w:t>Duration</w:t>
      </w:r>
      <w:r w:rsidR="007538A3">
        <w:rPr>
          <w:b/>
          <w:bCs/>
        </w:rPr>
        <w:t>:</w:t>
      </w:r>
      <w:r w:rsidRPr="000D5DB5">
        <w:rPr>
          <w:rFonts w:eastAsia="Times New Roman" w:cstheme="minorHAnsi"/>
          <w:b/>
          <w:bCs/>
          <w:color w:val="000000"/>
        </w:rPr>
        <w:t xml:space="preserve"> </w:t>
      </w:r>
      <w:r w:rsidRPr="000D5DB5">
        <w:rPr>
          <w:rFonts w:eastAsia="Times New Roman" w:cstheme="minorHAnsi"/>
          <w:color w:val="000000"/>
        </w:rPr>
        <w:t>Channeling, up to 1 minute</w:t>
      </w:r>
    </w:p>
    <w:p w14:paraId="712B9BE9" w14:textId="77777777" w:rsidR="00582C43" w:rsidRDefault="007B0940">
      <w:pPr>
        <w:contextualSpacing/>
        <w:rPr>
          <w:rFonts w:eastAsia="Times New Roman" w:cstheme="minorHAnsi"/>
          <w:color w:val="000000"/>
        </w:rPr>
      </w:pPr>
      <w:r>
        <w:rPr>
          <w:rFonts w:eastAsia="Times New Roman" w:cstheme="minorHAnsi"/>
          <w:color w:val="000000"/>
        </w:rPr>
        <w:lastRenderedPageBreak/>
        <w:t xml:space="preserve">You can </w:t>
      </w:r>
      <w:r w:rsidRPr="007B0940">
        <w:rPr>
          <w:rFonts w:eastAsia="Times New Roman" w:cstheme="minorHAnsi"/>
          <w:color w:val="000000"/>
        </w:rPr>
        <w:t>siphon life</w:t>
      </w:r>
      <w:r>
        <w:rPr>
          <w:rFonts w:eastAsia="Times New Roman" w:cstheme="minorHAnsi"/>
          <w:color w:val="000000"/>
        </w:rPr>
        <w:t xml:space="preserve"> </w:t>
      </w:r>
      <w:r w:rsidRPr="007B0940">
        <w:rPr>
          <w:rFonts w:eastAsia="Times New Roman" w:cstheme="minorHAnsi"/>
          <w:color w:val="000000"/>
        </w:rPr>
        <w:t>f</w:t>
      </w:r>
      <w:r>
        <w:rPr>
          <w:rFonts w:eastAsia="Times New Roman" w:cstheme="minorHAnsi"/>
          <w:color w:val="000000"/>
        </w:rPr>
        <w:t>orce from others to heal your w</w:t>
      </w:r>
      <w:r w:rsidRPr="007B0940">
        <w:rPr>
          <w:rFonts w:eastAsia="Times New Roman" w:cstheme="minorHAnsi"/>
          <w:color w:val="000000"/>
        </w:rPr>
        <w:t>ounds</w:t>
      </w:r>
      <w:r>
        <w:rPr>
          <w:rFonts w:eastAsia="Times New Roman" w:cstheme="minorHAnsi"/>
          <w:color w:val="000000"/>
        </w:rPr>
        <w:t xml:space="preserve"> by tethering their life-force to yours, causing a stream of life-force to surge</w:t>
      </w:r>
      <w:r w:rsidRPr="007B0940">
        <w:rPr>
          <w:rFonts w:eastAsia="Times New Roman" w:cstheme="minorHAnsi"/>
          <w:color w:val="000000"/>
        </w:rPr>
        <w:t xml:space="preserve">. Make a spell attack against a creature within </w:t>
      </w:r>
      <w:r>
        <w:rPr>
          <w:rFonts w:eastAsia="Times New Roman" w:cstheme="minorHAnsi"/>
          <w:color w:val="000000"/>
        </w:rPr>
        <w:t>60 feet</w:t>
      </w:r>
      <w:r w:rsidRPr="007B0940">
        <w:rPr>
          <w:rFonts w:eastAsia="Times New Roman" w:cstheme="minorHAnsi"/>
          <w:color w:val="000000"/>
        </w:rPr>
        <w:t>. On</w:t>
      </w:r>
      <w:r>
        <w:rPr>
          <w:rFonts w:eastAsia="Times New Roman" w:cstheme="minorHAnsi"/>
          <w:color w:val="000000"/>
        </w:rPr>
        <w:t xml:space="preserve"> </w:t>
      </w:r>
      <w:r w:rsidRPr="007B0940">
        <w:rPr>
          <w:rFonts w:eastAsia="Times New Roman" w:cstheme="minorHAnsi"/>
          <w:color w:val="000000"/>
        </w:rPr>
        <w:t xml:space="preserve">a hit, the target takes </w:t>
      </w:r>
      <w:r>
        <w:rPr>
          <w:rFonts w:eastAsia="Times New Roman" w:cstheme="minorHAnsi"/>
          <w:color w:val="000000"/>
        </w:rPr>
        <w:t>4</w:t>
      </w:r>
      <w:r w:rsidRPr="007B0940">
        <w:rPr>
          <w:rFonts w:eastAsia="Times New Roman" w:cstheme="minorHAnsi"/>
          <w:color w:val="000000"/>
        </w:rPr>
        <w:t>d</w:t>
      </w:r>
      <w:r>
        <w:rPr>
          <w:rFonts w:eastAsia="Times New Roman" w:cstheme="minorHAnsi"/>
          <w:color w:val="000000"/>
        </w:rPr>
        <w:t>4</w:t>
      </w:r>
      <w:r w:rsidRPr="007B0940">
        <w:rPr>
          <w:rFonts w:eastAsia="Times New Roman" w:cstheme="minorHAnsi"/>
          <w:color w:val="000000"/>
        </w:rPr>
        <w:t xml:space="preserve"> </w:t>
      </w:r>
      <w:r>
        <w:rPr>
          <w:rFonts w:eastAsia="Times New Roman" w:cstheme="minorHAnsi"/>
          <w:color w:val="000000"/>
        </w:rPr>
        <w:t xml:space="preserve">fel </w:t>
      </w:r>
      <w:r w:rsidRPr="007B0940">
        <w:rPr>
          <w:rFonts w:eastAsia="Times New Roman" w:cstheme="minorHAnsi"/>
          <w:color w:val="000000"/>
        </w:rPr>
        <w:t>damage, and you</w:t>
      </w:r>
      <w:r>
        <w:rPr>
          <w:rFonts w:eastAsia="Times New Roman" w:cstheme="minorHAnsi"/>
          <w:color w:val="000000"/>
        </w:rPr>
        <w:t xml:space="preserve"> </w:t>
      </w:r>
      <w:r w:rsidRPr="007B0940">
        <w:rPr>
          <w:rFonts w:eastAsia="Times New Roman" w:cstheme="minorHAnsi"/>
          <w:color w:val="000000"/>
        </w:rPr>
        <w:t>regain hit po</w:t>
      </w:r>
      <w:r>
        <w:rPr>
          <w:rFonts w:eastAsia="Times New Roman" w:cstheme="minorHAnsi"/>
          <w:color w:val="000000"/>
        </w:rPr>
        <w:t>ints equal to half the amount o</w:t>
      </w:r>
      <w:r w:rsidRPr="007B0940">
        <w:rPr>
          <w:rFonts w:eastAsia="Times New Roman" w:cstheme="minorHAnsi"/>
          <w:color w:val="000000"/>
        </w:rPr>
        <w:t xml:space="preserve">f </w:t>
      </w:r>
      <w:r>
        <w:rPr>
          <w:rFonts w:eastAsia="Times New Roman" w:cstheme="minorHAnsi"/>
          <w:color w:val="000000"/>
        </w:rPr>
        <w:t xml:space="preserve">fel </w:t>
      </w:r>
      <w:r w:rsidRPr="007B0940">
        <w:rPr>
          <w:rFonts w:eastAsia="Times New Roman" w:cstheme="minorHAnsi"/>
          <w:color w:val="000000"/>
        </w:rPr>
        <w:t xml:space="preserve">damage dealt. </w:t>
      </w:r>
      <w:r w:rsidR="00582C43">
        <w:rPr>
          <w:rFonts w:eastAsia="Times New Roman" w:cstheme="minorHAnsi"/>
          <w:color w:val="000000"/>
        </w:rPr>
        <w:t xml:space="preserve">If the target is Bloodied, the spell deals (and heals) double damage. </w:t>
      </w:r>
    </w:p>
    <w:p w14:paraId="31092C23" w14:textId="77777777" w:rsidR="007B0940" w:rsidRDefault="007B0940">
      <w:pPr>
        <w:contextualSpacing/>
        <w:rPr>
          <w:rFonts w:eastAsia="Times New Roman" w:cstheme="minorHAnsi"/>
          <w:color w:val="000000"/>
        </w:rPr>
      </w:pPr>
      <w:r w:rsidRPr="000D5DB5">
        <w:rPr>
          <w:rFonts w:eastAsia="Times New Roman" w:cstheme="minorHAnsi"/>
          <w:color w:val="000000"/>
        </w:rPr>
        <w:t xml:space="preserve">The stream </w:t>
      </w:r>
      <w:r>
        <w:rPr>
          <w:rFonts w:eastAsia="Times New Roman" w:cstheme="minorHAnsi"/>
          <w:color w:val="000000"/>
        </w:rPr>
        <w:t xml:space="preserve">of life </w:t>
      </w:r>
      <w:r w:rsidRPr="000D5DB5">
        <w:rPr>
          <w:rFonts w:eastAsia="Times New Roman" w:cstheme="minorHAnsi"/>
          <w:color w:val="000000"/>
        </w:rPr>
        <w:t>may be blocked by losing line of sight or effect, or moving at least 60 f</w:t>
      </w:r>
      <w:r>
        <w:rPr>
          <w:rFonts w:eastAsia="Times New Roman" w:cstheme="minorHAnsi"/>
          <w:color w:val="000000"/>
        </w:rPr>
        <w:t>ee</w:t>
      </w:r>
      <w:r w:rsidRPr="000D5DB5">
        <w:rPr>
          <w:rFonts w:eastAsia="Times New Roman" w:cstheme="minorHAnsi"/>
          <w:color w:val="000000"/>
        </w:rPr>
        <w:t xml:space="preserve">t away from the target, at </w:t>
      </w:r>
      <w:r w:rsidRPr="004A6694">
        <w:rPr>
          <w:rFonts w:eastAsia="Times New Roman" w:cstheme="minorHAnsi"/>
          <w:color w:val="000000"/>
        </w:rPr>
        <w:t>which case the spell is dispelled. Medium creatures or smaller cannot block the stream, but Large creatures generally do, as well as anything that blocks magical vision or effect (such as a sheet of lead, etc.).</w:t>
      </w:r>
      <w:r w:rsidR="00582C43">
        <w:rPr>
          <w:rFonts w:eastAsia="Times New Roman" w:cstheme="minorHAnsi"/>
          <w:color w:val="000000"/>
        </w:rPr>
        <w:t xml:space="preserve"> </w:t>
      </w:r>
    </w:p>
    <w:p w14:paraId="47EF032C" w14:textId="77777777" w:rsidR="007B0940" w:rsidRPr="004A6694" w:rsidRDefault="007B0940" w:rsidP="00166030">
      <w:pPr>
        <w:contextualSpacing/>
        <w:rPr>
          <w:rFonts w:eastAsia="Times New Roman" w:cstheme="minorHAnsi"/>
          <w:color w:val="000000"/>
        </w:rPr>
      </w:pPr>
      <w:r w:rsidRPr="004A6694">
        <w:rPr>
          <w:rFonts w:eastAsia="Times New Roman" w:cstheme="minorHAnsi"/>
          <w:i/>
          <w:iCs/>
          <w:color w:val="000000"/>
        </w:rPr>
        <w:t xml:space="preserve">Heightened. </w:t>
      </w:r>
      <w:r w:rsidRPr="004A6694">
        <w:rPr>
          <w:rFonts w:eastAsia="Times New Roman" w:cstheme="minorHAnsi"/>
          <w:color w:val="000000"/>
        </w:rPr>
        <w:t xml:space="preserve">When you cast this spell </w:t>
      </w:r>
      <w:r w:rsidR="00166030">
        <w:rPr>
          <w:rFonts w:eastAsia="Times New Roman" w:cstheme="minorHAnsi"/>
          <w:color w:val="000000"/>
        </w:rPr>
        <w:t xml:space="preserve">as a 5th level spell or </w:t>
      </w:r>
      <w:r w:rsidRPr="004A6694">
        <w:rPr>
          <w:rFonts w:eastAsia="Times New Roman" w:cstheme="minorHAnsi"/>
          <w:color w:val="000000"/>
        </w:rPr>
        <w:t xml:space="preserve">higher, the damage increases by 1d4 for each </w:t>
      </w:r>
      <w:r w:rsidR="00166030">
        <w:rPr>
          <w:rFonts w:eastAsia="Times New Roman" w:cstheme="minorHAnsi"/>
          <w:color w:val="000000"/>
        </w:rPr>
        <w:t xml:space="preserve">spell </w:t>
      </w:r>
      <w:r w:rsidRPr="004A6694">
        <w:rPr>
          <w:rFonts w:eastAsia="Times New Roman" w:cstheme="minorHAnsi"/>
          <w:color w:val="000000"/>
        </w:rPr>
        <w:t>level above 4th.</w:t>
      </w:r>
    </w:p>
    <w:p w14:paraId="37597B43" w14:textId="77777777" w:rsidR="00E06953" w:rsidRPr="004A6694" w:rsidRDefault="00E06953">
      <w:pPr>
        <w:contextualSpacing/>
        <w:rPr>
          <w:rFonts w:eastAsia="Times New Roman" w:cstheme="minorHAnsi"/>
          <w:color w:val="000000"/>
        </w:rPr>
      </w:pPr>
    </w:p>
    <w:p w14:paraId="7EDA8FBB" w14:textId="77777777" w:rsidR="00E06953" w:rsidRPr="004A6694" w:rsidRDefault="00E06953">
      <w:pPr>
        <w:contextualSpacing/>
        <w:rPr>
          <w:rFonts w:eastAsia="Times New Roman" w:cstheme="minorHAnsi"/>
        </w:rPr>
      </w:pPr>
      <w:r w:rsidRPr="004A6694">
        <w:rPr>
          <w:rFonts w:eastAsia="Times New Roman" w:cstheme="minorHAnsi"/>
          <w:b/>
          <w:bCs/>
          <w:color w:val="000000"/>
        </w:rPr>
        <w:t>Drain Mana [level</w:t>
      </w:r>
      <w:r w:rsidRPr="004A6694" w:rsidDel="00324C75">
        <w:rPr>
          <w:rFonts w:eastAsia="Times New Roman" w:cstheme="minorHAnsi"/>
          <w:b/>
          <w:bCs/>
          <w:color w:val="000000"/>
        </w:rPr>
        <w:t xml:space="preserve"> </w:t>
      </w:r>
      <w:r w:rsidRPr="004A6694">
        <w:rPr>
          <w:rFonts w:eastAsia="Times New Roman" w:cstheme="minorHAnsi"/>
          <w:b/>
          <w:bCs/>
          <w:color w:val="000000"/>
        </w:rPr>
        <w:t>4]</w:t>
      </w:r>
    </w:p>
    <w:p w14:paraId="21C8E355" w14:textId="77777777" w:rsidR="00E06953" w:rsidRPr="004A6694" w:rsidRDefault="00E06953">
      <w:pPr>
        <w:contextualSpacing/>
        <w:rPr>
          <w:rFonts w:eastAsia="Times New Roman" w:cstheme="minorHAnsi"/>
        </w:rPr>
      </w:pPr>
      <w:r w:rsidRPr="004A6694">
        <w:rPr>
          <w:rFonts w:eastAsia="Times New Roman" w:cstheme="minorHAnsi"/>
          <w:color w:val="000000"/>
        </w:rPr>
        <w:t xml:space="preserve">Necromancy </w:t>
      </w:r>
      <w:r w:rsidR="00CD07D6">
        <w:rPr>
          <w:rFonts w:eastAsia="Times New Roman" w:cstheme="minorHAnsi"/>
          <w:color w:val="000000"/>
        </w:rPr>
        <w:t>[channel]</w:t>
      </w:r>
    </w:p>
    <w:p w14:paraId="32C60B06" w14:textId="77777777" w:rsidR="00E06953" w:rsidRPr="004A6694" w:rsidRDefault="00E06953">
      <w:pPr>
        <w:contextualSpacing/>
        <w:rPr>
          <w:rFonts w:eastAsia="Times New Roman" w:cstheme="minorHAnsi"/>
          <w:color w:val="000000"/>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72A1A22B" w14:textId="77777777" w:rsidR="00E06953" w:rsidRPr="004A6694" w:rsidRDefault="00E06953">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60 feet</w:t>
      </w:r>
    </w:p>
    <w:p w14:paraId="3DD74647" w14:textId="77777777" w:rsidR="002C4B7B" w:rsidRPr="004A6694" w:rsidRDefault="002C4B7B">
      <w:pPr>
        <w:contextualSpacing/>
        <w:rPr>
          <w:rFonts w:eastAsia="Times New Roman" w:cstheme="minorHAnsi"/>
        </w:rPr>
      </w:pPr>
      <w:r w:rsidRPr="004A6694">
        <w:rPr>
          <w:rFonts w:eastAsia="Times New Roman" w:cstheme="minorHAnsi"/>
          <w:b/>
          <w:bCs/>
          <w:color w:val="000000"/>
        </w:rPr>
        <w:t>Components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06AFF8F9" w14:textId="77777777" w:rsidR="00E06953" w:rsidRPr="004A6694" w:rsidRDefault="00E06953">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007B0940" w:rsidRPr="004A6694">
        <w:rPr>
          <w:rFonts w:eastAsia="Times New Roman" w:cstheme="minorHAnsi"/>
          <w:color w:val="000000"/>
        </w:rPr>
        <w:t>Channeling</w:t>
      </w:r>
      <w:r w:rsidRPr="004A6694">
        <w:rPr>
          <w:rFonts w:eastAsia="Times New Roman" w:cstheme="minorHAnsi"/>
          <w:color w:val="000000"/>
        </w:rPr>
        <w:t>, up to 1 minute</w:t>
      </w:r>
    </w:p>
    <w:p w14:paraId="27EF2081" w14:textId="77777777" w:rsidR="00E06953" w:rsidRPr="004A6694" w:rsidRDefault="00E06953">
      <w:pPr>
        <w:contextualSpacing/>
        <w:rPr>
          <w:rFonts w:eastAsia="Times New Roman" w:cstheme="minorHAnsi"/>
        </w:rPr>
      </w:pPr>
      <w:r w:rsidRPr="004A6694">
        <w:rPr>
          <w:rFonts w:eastAsia="Times New Roman" w:cstheme="minorHAnsi"/>
          <w:color w:val="000000"/>
        </w:rPr>
        <w:t>You shoot your hand forward, and drain mana from your target, drawing it out from their eyes, nose, and mouth in blue rope-like streams.</w:t>
      </w:r>
    </w:p>
    <w:p w14:paraId="1BBEC99C" w14:textId="77777777" w:rsidR="00E06953" w:rsidRPr="004A6694" w:rsidRDefault="00E06953" w:rsidP="00587913">
      <w:pPr>
        <w:contextualSpacing/>
        <w:rPr>
          <w:rFonts w:eastAsia="Times New Roman" w:cstheme="minorHAnsi"/>
        </w:rPr>
      </w:pPr>
      <w:r w:rsidRPr="004A6694">
        <w:rPr>
          <w:rFonts w:eastAsia="Times New Roman" w:cstheme="minorHAnsi"/>
          <w:color w:val="000000"/>
        </w:rPr>
        <w:t xml:space="preserve">The target of this spell loses </w:t>
      </w:r>
      <w:r w:rsidR="00587913">
        <w:rPr>
          <w:rFonts w:eastAsia="Times New Roman" w:cstheme="minorHAnsi"/>
          <w:color w:val="000000"/>
        </w:rPr>
        <w:t>2</w:t>
      </w:r>
      <w:r w:rsidR="007B0940" w:rsidRPr="004A6694">
        <w:rPr>
          <w:rFonts w:eastAsia="Times New Roman" w:cstheme="minorHAnsi"/>
          <w:color w:val="000000"/>
        </w:rPr>
        <w:t>d</w:t>
      </w:r>
      <w:r w:rsidR="00587913">
        <w:rPr>
          <w:rFonts w:eastAsia="Times New Roman" w:cstheme="minorHAnsi"/>
          <w:color w:val="000000"/>
        </w:rPr>
        <w:t>4</w:t>
      </w:r>
      <w:r w:rsidR="007B0940" w:rsidRPr="004A6694">
        <w:rPr>
          <w:rFonts w:eastAsia="Times New Roman" w:cstheme="minorHAnsi"/>
          <w:color w:val="000000"/>
        </w:rPr>
        <w:t xml:space="preserve"> </w:t>
      </w:r>
      <w:r w:rsidRPr="004A6694">
        <w:rPr>
          <w:rFonts w:eastAsia="Times New Roman" w:cstheme="minorHAnsi"/>
          <w:color w:val="000000"/>
        </w:rPr>
        <w:t>mana points every round</w:t>
      </w:r>
      <w:r w:rsidR="00C0519B" w:rsidRPr="004A6694">
        <w:rPr>
          <w:rFonts w:eastAsia="Times New Roman" w:cstheme="minorHAnsi"/>
          <w:color w:val="000000"/>
        </w:rPr>
        <w:t>, while you gain half the mana taken</w:t>
      </w:r>
      <w:r w:rsidRPr="004A6694">
        <w:rPr>
          <w:rFonts w:eastAsia="Times New Roman" w:cstheme="minorHAnsi"/>
          <w:color w:val="000000"/>
        </w:rPr>
        <w:t>. The stream may be blocked by losing line of sight or effect</w:t>
      </w:r>
      <w:r w:rsidR="007B0940" w:rsidRPr="004A6694">
        <w:rPr>
          <w:rFonts w:eastAsia="Times New Roman" w:cstheme="minorHAnsi"/>
          <w:color w:val="000000"/>
        </w:rPr>
        <w:t xml:space="preserve"> (as Drain Life)</w:t>
      </w:r>
      <w:r w:rsidRPr="004A6694">
        <w:rPr>
          <w:rFonts w:eastAsia="Times New Roman" w:cstheme="minorHAnsi"/>
          <w:color w:val="000000"/>
        </w:rPr>
        <w:t>, at which case the spell is dispelled. Creatures the caster’s size or smaller cannot block the stream, but creatures larger than they generally do. Mana restored this way cannot exceed your maximum mana points.</w:t>
      </w:r>
    </w:p>
    <w:p w14:paraId="014929DC" w14:textId="77777777" w:rsidR="00E06953" w:rsidRPr="009F56E0" w:rsidRDefault="00E06953" w:rsidP="00587913">
      <w:pPr>
        <w:contextualSpacing/>
        <w:rPr>
          <w:rFonts w:eastAsia="Times New Roman" w:cstheme="minorHAnsi"/>
        </w:rPr>
      </w:pPr>
      <w:r w:rsidRPr="004A6694">
        <w:rPr>
          <w:rFonts w:eastAsia="Times New Roman" w:cstheme="minorHAnsi"/>
          <w:color w:val="000000"/>
        </w:rPr>
        <w:t>You may also use this to push</w:t>
      </w:r>
      <w:r w:rsidR="007B0940" w:rsidRPr="004A6694">
        <w:rPr>
          <w:rFonts w:eastAsia="Times New Roman" w:cstheme="minorHAnsi"/>
          <w:color w:val="000000"/>
        </w:rPr>
        <w:t xml:space="preserve"> </w:t>
      </w:r>
      <w:r w:rsidRPr="004A6694">
        <w:rPr>
          <w:rFonts w:eastAsia="Times New Roman" w:cstheme="minorHAnsi"/>
          <w:color w:val="000000"/>
        </w:rPr>
        <w:t xml:space="preserve">a number of your own mana points </w:t>
      </w:r>
      <w:r w:rsidR="00587913">
        <w:rPr>
          <w:rFonts w:eastAsia="Times New Roman" w:cstheme="minorHAnsi"/>
          <w:color w:val="000000"/>
        </w:rPr>
        <w:t>at the same rate</w:t>
      </w:r>
      <w:r w:rsidRPr="004A6694">
        <w:rPr>
          <w:rFonts w:eastAsia="Times New Roman" w:cstheme="minorHAnsi"/>
          <w:color w:val="000000"/>
        </w:rPr>
        <w:t xml:space="preserve">. </w:t>
      </w:r>
      <w:r w:rsidR="009F56E0">
        <w:rPr>
          <w:rFonts w:eastAsia="Times New Roman" w:cstheme="minorHAnsi"/>
          <w:color w:val="000000"/>
        </w:rPr>
        <w:t xml:space="preserve">Unlike most mana-restorative effects, </w:t>
      </w:r>
      <w:r w:rsidR="009F56E0" w:rsidRPr="009F56E0">
        <w:rPr>
          <w:rFonts w:eastAsia="Times New Roman" w:cstheme="minorHAnsi"/>
          <w:i/>
          <w:iCs/>
          <w:color w:val="000000"/>
        </w:rPr>
        <w:t>drain mana</w:t>
      </w:r>
      <w:r w:rsidR="009F56E0">
        <w:rPr>
          <w:rFonts w:eastAsia="Times New Roman" w:cstheme="minorHAnsi"/>
          <w:i/>
          <w:iCs/>
          <w:color w:val="000000"/>
        </w:rPr>
        <w:t xml:space="preserve"> </w:t>
      </w:r>
      <w:r w:rsidR="009F56E0">
        <w:rPr>
          <w:rFonts w:eastAsia="Times New Roman" w:cstheme="minorHAnsi"/>
          <w:color w:val="000000"/>
        </w:rPr>
        <w:t xml:space="preserve">has no limit of once per hour. </w:t>
      </w:r>
    </w:p>
    <w:p w14:paraId="6ED79BA2" w14:textId="77777777" w:rsidR="00E06953" w:rsidRPr="00F00B80" w:rsidRDefault="00E06953" w:rsidP="00587913">
      <w:pPr>
        <w:contextualSpacing/>
        <w:rPr>
          <w:rFonts w:eastAsia="Times New Roman" w:cstheme="minorHAnsi"/>
          <w:i/>
          <w:iCs/>
          <w:color w:val="000000"/>
        </w:rPr>
      </w:pPr>
      <w:r w:rsidRPr="004A6694">
        <w:rPr>
          <w:rFonts w:eastAsia="Times New Roman" w:cstheme="minorHAnsi"/>
          <w:b/>
          <w:bCs/>
          <w:color w:val="000000"/>
        </w:rPr>
        <w:t xml:space="preserve">Heightened. </w:t>
      </w:r>
      <w:r w:rsidRPr="004A6694">
        <w:rPr>
          <w:rFonts w:eastAsia="Times New Roman" w:cstheme="minorHAnsi"/>
          <w:color w:val="000000"/>
        </w:rPr>
        <w:t>You increase the mana stolen by 1</w:t>
      </w:r>
      <w:r w:rsidR="00587913">
        <w:rPr>
          <w:rFonts w:eastAsia="Times New Roman" w:cstheme="minorHAnsi"/>
          <w:color w:val="000000"/>
        </w:rPr>
        <w:t>d4</w:t>
      </w:r>
      <w:r w:rsidRPr="004A6694">
        <w:rPr>
          <w:rFonts w:eastAsia="Times New Roman" w:cstheme="minorHAnsi"/>
          <w:color w:val="000000"/>
        </w:rPr>
        <w:t xml:space="preserve"> mana point</w:t>
      </w:r>
      <w:r w:rsidR="00587913">
        <w:rPr>
          <w:rFonts w:eastAsia="Times New Roman" w:cstheme="minorHAnsi"/>
          <w:color w:val="000000"/>
        </w:rPr>
        <w:t>s</w:t>
      </w:r>
      <w:r w:rsidRPr="004A6694">
        <w:rPr>
          <w:rFonts w:eastAsia="Times New Roman" w:cstheme="minorHAnsi"/>
          <w:color w:val="000000"/>
        </w:rPr>
        <w:t xml:space="preserve"> for </w:t>
      </w:r>
      <w:r w:rsidR="00587913">
        <w:rPr>
          <w:rFonts w:eastAsia="Times New Roman" w:cstheme="minorHAnsi"/>
          <w:color w:val="000000"/>
        </w:rPr>
        <w:t xml:space="preserve">every two </w:t>
      </w:r>
      <w:r w:rsidRPr="004A6694">
        <w:rPr>
          <w:rFonts w:eastAsia="Times New Roman" w:cstheme="minorHAnsi"/>
          <w:color w:val="000000"/>
        </w:rPr>
        <w:t>spell level</w:t>
      </w:r>
      <w:r w:rsidR="00587913">
        <w:rPr>
          <w:rFonts w:eastAsia="Times New Roman" w:cstheme="minorHAnsi"/>
          <w:color w:val="000000"/>
        </w:rPr>
        <w:t>s heightened (and mana regained, as appropriate)</w:t>
      </w:r>
      <w:r w:rsidR="00C0519B" w:rsidRPr="004A6694">
        <w:rPr>
          <w:rFonts w:eastAsia="Times New Roman" w:cstheme="minorHAnsi"/>
          <w:color w:val="000000"/>
        </w:rPr>
        <w:t xml:space="preserve">. </w:t>
      </w:r>
    </w:p>
    <w:p w14:paraId="607A9754" w14:textId="77777777" w:rsidR="007644ED" w:rsidRPr="004A6694" w:rsidRDefault="007644ED">
      <w:pPr>
        <w:contextualSpacing/>
        <w:rPr>
          <w:rFonts w:eastAsia="Times New Roman" w:cstheme="minorHAnsi"/>
        </w:rPr>
      </w:pPr>
    </w:p>
    <w:p w14:paraId="5A0C5219" w14:textId="77777777" w:rsidR="00AB25EF" w:rsidRPr="004A6694" w:rsidRDefault="00AB25EF">
      <w:pPr>
        <w:contextualSpacing/>
        <w:rPr>
          <w:rFonts w:eastAsia="Times New Roman" w:cstheme="minorHAnsi"/>
        </w:rPr>
      </w:pPr>
      <w:r w:rsidRPr="004A6694">
        <w:rPr>
          <w:rFonts w:eastAsia="Times New Roman" w:cstheme="minorHAnsi"/>
          <w:b/>
          <w:bCs/>
          <w:color w:val="000000"/>
        </w:rPr>
        <w:t>Earthbind Totem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4]</w:t>
      </w:r>
    </w:p>
    <w:p w14:paraId="25B66818"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Evocation </w:t>
      </w:r>
      <w:r w:rsidR="00CD07D6">
        <w:rPr>
          <w:rFonts w:eastAsia="Times New Roman" w:cstheme="minorHAnsi"/>
          <w:color w:val="000000"/>
        </w:rPr>
        <w:t>[totem]</w:t>
      </w:r>
    </w:p>
    <w:p w14:paraId="61C4207B"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3C1EFEA1"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30 feet </w:t>
      </w:r>
    </w:p>
    <w:p w14:paraId="0C1B2834" w14:textId="77777777" w:rsidR="00E42AF1" w:rsidRPr="004A6694" w:rsidRDefault="00E42AF1">
      <w:pPr>
        <w:contextualSpacing/>
        <w:rPr>
          <w:rFonts w:eastAsia="Times New Roman" w:cstheme="minorHAnsi"/>
        </w:rPr>
      </w:pPr>
      <w:r w:rsidRPr="004A6694">
        <w:rPr>
          <w:rFonts w:eastAsia="Times New Roman" w:cstheme="minorHAnsi"/>
          <w:b/>
          <w:bCs/>
          <w:color w:val="000000"/>
        </w:rPr>
        <w:t>Components</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08E211D6"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7538A3">
        <w:rPr>
          <w:b/>
          <w:bCs/>
        </w:rPr>
        <w:t>:</w:t>
      </w:r>
      <w:r w:rsidRPr="004A6694">
        <w:rPr>
          <w:rFonts w:eastAsia="Times New Roman" w:cstheme="minorHAnsi"/>
          <w:b/>
          <w:bCs/>
          <w:color w:val="000000"/>
        </w:rPr>
        <w:t xml:space="preserve"> </w:t>
      </w:r>
      <w:r w:rsidRPr="004A6694">
        <w:rPr>
          <w:rFonts w:eastAsia="Times New Roman" w:cstheme="minorHAnsi"/>
          <w:color w:val="000000"/>
        </w:rPr>
        <w:t>1 minute</w:t>
      </w:r>
    </w:p>
    <w:p w14:paraId="63D2E208" w14:textId="77777777" w:rsidR="00AB25EF" w:rsidRPr="004A6694" w:rsidRDefault="00AB25EF" w:rsidP="00391521">
      <w:pPr>
        <w:contextualSpacing/>
        <w:rPr>
          <w:rFonts w:eastAsia="Times New Roman" w:cstheme="minorHAnsi"/>
        </w:rPr>
      </w:pPr>
      <w:r w:rsidRPr="004A6694">
        <w:rPr>
          <w:rFonts w:eastAsia="Times New Roman" w:cstheme="minorHAnsi"/>
          <w:color w:val="000000"/>
        </w:rPr>
        <w:t xml:space="preserve">Once you place this totem, you may use a reaction to target any creature within 90 feet of it with the effect of Earthbind, as the spell </w:t>
      </w:r>
      <w:r w:rsidR="00391521">
        <w:rPr>
          <w:rFonts w:eastAsia="Times New Roman" w:cstheme="minorHAnsi"/>
          <w:color w:val="000000"/>
        </w:rPr>
        <w:t>of the same name</w:t>
      </w:r>
      <w:r w:rsidRPr="004A6694">
        <w:rPr>
          <w:rFonts w:eastAsia="Times New Roman" w:cstheme="minorHAnsi"/>
          <w:color w:val="000000"/>
        </w:rPr>
        <w:t>. The totem automatically concentrates on any target you choose.</w:t>
      </w:r>
    </w:p>
    <w:p w14:paraId="2C363BF4" w14:textId="77777777" w:rsidR="00AB25EF" w:rsidRDefault="00AB25EF">
      <w:pPr>
        <w:contextualSpacing/>
        <w:rPr>
          <w:rFonts w:eastAsia="Times New Roman" w:cstheme="minorHAnsi"/>
          <w:color w:val="000000"/>
        </w:rPr>
      </w:pPr>
      <w:r w:rsidRPr="004A6694">
        <w:rPr>
          <w:rFonts w:eastAsia="Times New Roman" w:cstheme="minorHAnsi"/>
          <w:color w:val="000000"/>
        </w:rPr>
        <w:t>This totem otherwise functions as all other totem spells.</w:t>
      </w:r>
    </w:p>
    <w:p w14:paraId="37A6BA76" w14:textId="77777777" w:rsidR="00064949" w:rsidRDefault="00064949">
      <w:pPr>
        <w:contextualSpacing/>
        <w:rPr>
          <w:rFonts w:eastAsia="Times New Roman" w:cstheme="minorHAnsi"/>
          <w:color w:val="000000"/>
        </w:rPr>
      </w:pPr>
    </w:p>
    <w:p w14:paraId="124C0AE6" w14:textId="77777777" w:rsidR="00064949" w:rsidRPr="00B7341B" w:rsidRDefault="00064949" w:rsidP="00064949">
      <w:pPr>
        <w:rPr>
          <w:b/>
          <w:bCs/>
        </w:rPr>
      </w:pPr>
      <w:r w:rsidRPr="00B7341B">
        <w:rPr>
          <w:b/>
          <w:bCs/>
        </w:rPr>
        <w:t>Earthquake [Level 5</w:t>
      </w:r>
      <w:r>
        <w:rPr>
          <w:b/>
          <w:bCs/>
        </w:rPr>
        <w:t>]</w:t>
      </w:r>
    </w:p>
    <w:p w14:paraId="0A4ADEB8" w14:textId="77777777" w:rsidR="00064949" w:rsidRDefault="00064949" w:rsidP="00064949">
      <w:r>
        <w:t>Evocation</w:t>
      </w:r>
    </w:p>
    <w:p w14:paraId="754EDF0E" w14:textId="77777777" w:rsidR="00064949" w:rsidRDefault="00064949" w:rsidP="00064949">
      <w:r w:rsidRPr="00B7341B">
        <w:rPr>
          <w:b/>
          <w:bCs/>
        </w:rPr>
        <w:t>Casting Time</w:t>
      </w:r>
      <w:r w:rsidR="007538A3">
        <w:rPr>
          <w:b/>
          <w:bCs/>
        </w:rPr>
        <w:t>:</w:t>
      </w:r>
      <w:r>
        <w:t xml:space="preserve"> 1 action</w:t>
      </w:r>
    </w:p>
    <w:p w14:paraId="6DD00E59" w14:textId="77777777" w:rsidR="00064949" w:rsidRDefault="00064949" w:rsidP="00064949">
      <w:r w:rsidRPr="00B7341B">
        <w:rPr>
          <w:b/>
          <w:bCs/>
        </w:rPr>
        <w:t>Range</w:t>
      </w:r>
      <w:r w:rsidR="007538A3">
        <w:rPr>
          <w:b/>
          <w:bCs/>
        </w:rPr>
        <w:t>:</w:t>
      </w:r>
      <w:r>
        <w:t xml:space="preserve"> 100 feet</w:t>
      </w:r>
    </w:p>
    <w:p w14:paraId="61C36CAF" w14:textId="77777777" w:rsidR="00064949" w:rsidRDefault="00064949" w:rsidP="00064949">
      <w:r w:rsidRPr="00B7341B">
        <w:rPr>
          <w:b/>
          <w:bCs/>
        </w:rPr>
        <w:t>Components</w:t>
      </w:r>
      <w:r w:rsidR="007538A3">
        <w:rPr>
          <w:b/>
          <w:bCs/>
        </w:rPr>
        <w:t>:</w:t>
      </w:r>
      <w:r>
        <w:t xml:space="preserve"> V, S, M (a pinch of dirt, a piece of rock, and a lump of clay)</w:t>
      </w:r>
    </w:p>
    <w:p w14:paraId="212D5543" w14:textId="77777777" w:rsidR="00064949" w:rsidRDefault="00064949" w:rsidP="00064949">
      <w:r w:rsidRPr="009922D9">
        <w:rPr>
          <w:b/>
          <w:bCs/>
        </w:rPr>
        <w:t>Duration</w:t>
      </w:r>
      <w:r w:rsidR="007538A3">
        <w:rPr>
          <w:b/>
          <w:bCs/>
        </w:rPr>
        <w:t>:</w:t>
      </w:r>
      <w:r w:rsidR="009922D9">
        <w:rPr>
          <w:b/>
          <w:bCs/>
        </w:rPr>
        <w:t xml:space="preserve"> </w:t>
      </w:r>
      <w:r>
        <w:t>Concentration, up to 1 minute</w:t>
      </w:r>
    </w:p>
    <w:p w14:paraId="632C9D17" w14:textId="77777777" w:rsidR="00064949" w:rsidRDefault="00064949" w:rsidP="00064949">
      <w:r>
        <w:t>You create a seismic disturbance at a point on the ground that you can see within range. For the duration, an intense tremor rips through the ground in a 30-foot-radius circle centered on that point and shakes creatures and structures in contact with the ground in that area.</w:t>
      </w:r>
    </w:p>
    <w:p w14:paraId="41936C93" w14:textId="77777777" w:rsidR="00064949" w:rsidRDefault="00064949" w:rsidP="00064949">
      <w:r>
        <w:t xml:space="preserve">The ground in the area becomes difficult terrain. Each creature on the ground that is concentrating must make a Stamina saving throw. On a failed save, the creature’s concentration is broken. When you cast this spell, and at the end of each turn you spend concentrating on it, each creature on the ground in the area must make an Agility saving throw. On a failed save, the creature is knocked prone. This spell can have additional effects depending on the terrain in the area, as determined by the DM. </w:t>
      </w:r>
    </w:p>
    <w:p w14:paraId="4FB9087C" w14:textId="77777777" w:rsidR="00064949" w:rsidRDefault="00064949">
      <w:r w:rsidRPr="00064949">
        <w:rPr>
          <w:i/>
          <w:iCs/>
        </w:rPr>
        <w:t>Fissures.</w:t>
      </w:r>
      <w:r>
        <w:t xml:space="preserve"> Fissures open throughout the spell’s area at the start of your next turn after you cast the spell. A total of 1d6 such fissures open in locations chosen by the DM. </w:t>
      </w:r>
      <w:r>
        <w:br/>
        <w:t xml:space="preserve">Each is 10 feet deep, 5 feet wide, and 20 feet tall. A creature standing on a spot where a fissure opens must succeed on a </w:t>
      </w:r>
      <w:r w:rsidR="007E5284">
        <w:t xml:space="preserve">Agility </w:t>
      </w:r>
      <w:r>
        <w:t xml:space="preserve">saving throw or fall in. A creature that successfully </w:t>
      </w:r>
      <w:r>
        <w:lastRenderedPageBreak/>
        <w:t>saves moves with the fissure’s edge as it opens. A fissure that opens beneath a structure deals 10 points of damage to it (see structures below).</w:t>
      </w:r>
      <w:r w:rsidR="00FB4598">
        <w:t xml:space="preserve"> Depending on the geological presence under the earth, the fissure can act differently, but in all cases, the fissures close at the end of the spell:</w:t>
      </w:r>
    </w:p>
    <w:p w14:paraId="08876906" w14:textId="77777777" w:rsidR="007538A3" w:rsidRDefault="007538A3" w:rsidP="003C4628">
      <w:pPr>
        <w:pStyle w:val="ListParagraph"/>
        <w:numPr>
          <w:ilvl w:val="0"/>
          <w:numId w:val="40"/>
        </w:numPr>
      </w:pPr>
      <w:r w:rsidRPr="00FB4598">
        <w:rPr>
          <w:i/>
          <w:iCs/>
        </w:rPr>
        <w:t xml:space="preserve">Fissures: Volcanic. </w:t>
      </w:r>
      <w:r>
        <w:t xml:space="preserve">If the fissure is over a volcanically-active region (as adjudicated by the DM), the fissures shoot out lava instead of opening cracks in the earth. The fissures instead create a shallow pool of rapidly-cooling lava that deals 2d10 points of fire damage at the beginning of the creature’s turn every round. </w:t>
      </w:r>
    </w:p>
    <w:p w14:paraId="4DD4B4D7" w14:textId="77777777" w:rsidR="007538A3" w:rsidRDefault="007538A3" w:rsidP="003C4628">
      <w:pPr>
        <w:pStyle w:val="ListParagraph"/>
        <w:numPr>
          <w:ilvl w:val="0"/>
          <w:numId w:val="40"/>
        </w:numPr>
      </w:pPr>
      <w:r w:rsidRPr="00FB4598">
        <w:rPr>
          <w:i/>
          <w:iCs/>
        </w:rPr>
        <w:t xml:space="preserve">Fissures: Geysers. </w:t>
      </w:r>
      <w:r>
        <w:t xml:space="preserve">If the fissure is over a geyser-active region (as adjudicated by the DM), the fissures shoot out hot water instead of opening cracks in the earth. </w:t>
      </w:r>
    </w:p>
    <w:p w14:paraId="742A75A4" w14:textId="77777777" w:rsidR="00FB4598" w:rsidRPr="00FB4598" w:rsidRDefault="00FB4598" w:rsidP="003C4628">
      <w:pPr>
        <w:pStyle w:val="ListParagraph"/>
        <w:numPr>
          <w:ilvl w:val="0"/>
          <w:numId w:val="40"/>
        </w:numPr>
        <w:rPr>
          <w:i/>
          <w:iCs/>
        </w:rPr>
      </w:pPr>
      <w:r w:rsidRPr="00FB4598">
        <w:rPr>
          <w:i/>
          <w:iCs/>
        </w:rPr>
        <w:t xml:space="preserve">Fissures: </w:t>
      </w:r>
      <w:r>
        <w:rPr>
          <w:i/>
          <w:iCs/>
        </w:rPr>
        <w:t xml:space="preserve">Underground Water. </w:t>
      </w:r>
      <w:r>
        <w:t xml:space="preserve">If the fissure is over underground water reservoirs, the fissures reveal water instead if the depth of the fissure reaches it, and it arises to fill the fissure itself. On average, most underground water is 50 feet deep, but it sometimes reaches more (up to 100 feet) in arid regions. </w:t>
      </w:r>
    </w:p>
    <w:p w14:paraId="1BF0171B" w14:textId="77777777" w:rsidR="007538A3" w:rsidRDefault="00064949" w:rsidP="007538A3">
      <w:r w:rsidRPr="00064949">
        <w:rPr>
          <w:i/>
          <w:iCs/>
        </w:rPr>
        <w:t>Structures.</w:t>
      </w:r>
      <w:r>
        <w:t xml:space="preserve"> The tremor deals 10 bludgeoning damage to any structure in contact with </w:t>
      </w:r>
      <w:r w:rsidR="007538A3">
        <w:t xml:space="preserve">a fissure opened by the </w:t>
      </w:r>
      <w:r>
        <w:t>spell and at the start of each of your turns until the spell ends</w:t>
      </w:r>
      <w:r w:rsidR="00FB4598">
        <w:t>, regardless of environment (although lava deals extra damage)</w:t>
      </w:r>
      <w:r>
        <w:t xml:space="preserve">. This stacks with the damage the structure would take if a fissure opens beneath it. If a structure drops to 0 hit points, it collapses and potentially damages nearby creatures. </w:t>
      </w:r>
    </w:p>
    <w:p w14:paraId="64B32A78" w14:textId="77777777" w:rsidR="00064949" w:rsidRPr="00BF6727" w:rsidRDefault="00064949">
      <w:r>
        <w:t xml:space="preserve">A creature within half the distance of a structure’s height must make a </w:t>
      </w:r>
      <w:r w:rsidR="007E5284">
        <w:t xml:space="preserve">Agility </w:t>
      </w:r>
      <w:r>
        <w:t xml:space="preserve">saving throw. On a failed save, the creature takes 5d6 bludgeoning damage, is knocked prone, and is buried in the rubble, requiring a DC 20 Strength (Athletics) check as an action to escape. The DM can adjust the DC higher or </w:t>
      </w:r>
      <w:r>
        <w:lastRenderedPageBreak/>
        <w:t>lower, depending on the nature of the rubble. On a successful save, the creature takes half as much damage and doesn’t fall prone or become buried.</w:t>
      </w:r>
    </w:p>
    <w:p w14:paraId="48711842" w14:textId="77777777" w:rsidR="00064949" w:rsidRDefault="00064949" w:rsidP="00064949">
      <w:r>
        <w:rPr>
          <w:b/>
          <w:bCs/>
        </w:rPr>
        <w:t xml:space="preserve">Heightened. </w:t>
      </w:r>
      <w:r>
        <w:t xml:space="preserve">When cast as an 8th level spell, the range of the spell increases to 500 feet, and the radius of the spell becomes a 100-foot-radius circle. </w:t>
      </w:r>
    </w:p>
    <w:p w14:paraId="35BC6D93" w14:textId="77777777" w:rsidR="00064949" w:rsidRPr="00064949" w:rsidRDefault="00064949" w:rsidP="00064949">
      <w:r>
        <w:t xml:space="preserve">The depth of the fissures created by the spell become 1d10 x 10 feet deep, and their area becomes 10 feet wide. Furthermore, the fissures extend from one edge of the spell’s area to the opposite side, instead of being 20 feet tall. A fissure that opens beneath a structure causes it to automatically collapse. The tremor also deals 50 damage per round until the spell ends, instead of 10. </w:t>
      </w:r>
      <w:r w:rsidR="00FB4598">
        <w:t>A lava fissure’s area expands to the entire area instead.</w:t>
      </w:r>
    </w:p>
    <w:p w14:paraId="18C472D4" w14:textId="77777777" w:rsidR="007644ED" w:rsidRPr="004A6694" w:rsidRDefault="007644ED">
      <w:pPr>
        <w:contextualSpacing/>
        <w:rPr>
          <w:rFonts w:eastAsia="Times New Roman" w:cstheme="minorHAnsi"/>
        </w:rPr>
      </w:pPr>
    </w:p>
    <w:p w14:paraId="4375DB00" w14:textId="77777777" w:rsidR="004776C1" w:rsidRPr="004A6694" w:rsidRDefault="004776C1">
      <w:pPr>
        <w:contextualSpacing/>
        <w:rPr>
          <w:rFonts w:eastAsia="Times New Roman" w:cstheme="minorHAnsi"/>
          <w:b/>
          <w:bCs/>
          <w:color w:val="000000"/>
        </w:rPr>
      </w:pPr>
      <w:r w:rsidRPr="004A6694">
        <w:rPr>
          <w:rFonts w:eastAsia="Times New Roman" w:cstheme="minorHAnsi"/>
          <w:b/>
          <w:bCs/>
          <w:color w:val="000000"/>
        </w:rPr>
        <w:t>Earth Shield [level</w:t>
      </w:r>
      <w:r w:rsidRPr="004A6694" w:rsidDel="00185ACB">
        <w:rPr>
          <w:rFonts w:eastAsia="Times New Roman" w:cstheme="minorHAnsi"/>
          <w:b/>
          <w:bCs/>
          <w:color w:val="000000"/>
        </w:rPr>
        <w:t xml:space="preserve"> </w:t>
      </w:r>
      <w:r w:rsidRPr="004A6694">
        <w:rPr>
          <w:rFonts w:eastAsia="Times New Roman" w:cstheme="minorHAnsi"/>
          <w:b/>
          <w:bCs/>
          <w:color w:val="000000"/>
        </w:rPr>
        <w:t>2]</w:t>
      </w:r>
    </w:p>
    <w:p w14:paraId="1B5F5A61" w14:textId="77777777" w:rsidR="004776C1" w:rsidRPr="004A6694" w:rsidRDefault="004776C1">
      <w:pPr>
        <w:contextualSpacing/>
        <w:rPr>
          <w:rFonts w:eastAsia="Times New Roman" w:cstheme="minorHAnsi"/>
        </w:rPr>
      </w:pPr>
      <w:r w:rsidRPr="004A6694">
        <w:rPr>
          <w:rFonts w:eastAsia="Times New Roman" w:cstheme="minorHAnsi"/>
          <w:color w:val="000000"/>
        </w:rPr>
        <w:t xml:space="preserve">Transmutation </w:t>
      </w:r>
      <w:r w:rsidR="00CD07D6">
        <w:rPr>
          <w:rFonts w:eastAsia="Times New Roman" w:cstheme="minorHAnsi"/>
          <w:color w:val="000000"/>
        </w:rPr>
        <w:t>[sigil]</w:t>
      </w:r>
    </w:p>
    <w:p w14:paraId="341B0ABD" w14:textId="77777777" w:rsidR="002C4B7B" w:rsidRPr="004A6694" w:rsidRDefault="009922D9">
      <w:pPr>
        <w:contextualSpacing/>
        <w:rPr>
          <w:rFonts w:eastAsia="Times New Roman" w:cstheme="minorHAnsi"/>
        </w:rPr>
      </w:pPr>
      <w:r>
        <w:rPr>
          <w:rFonts w:eastAsia="Times New Roman" w:cstheme="minorHAnsi"/>
          <w:b/>
          <w:bCs/>
          <w:color w:val="000000"/>
        </w:rPr>
        <w:t>Casting Time:</w:t>
      </w:r>
      <w:r w:rsidRPr="009922D9">
        <w:rPr>
          <w:rFonts w:eastAsia="Times New Roman" w:cstheme="minorHAnsi"/>
          <w:color w:val="000000"/>
        </w:rPr>
        <w:t xml:space="preserve"> 1</w:t>
      </w:r>
      <w:r w:rsidR="002C4B7B" w:rsidRPr="004A6694">
        <w:rPr>
          <w:rFonts w:eastAsia="Times New Roman" w:cstheme="minorHAnsi"/>
          <w:color w:val="000000"/>
        </w:rPr>
        <w:t xml:space="preserve"> action</w:t>
      </w:r>
    </w:p>
    <w:p w14:paraId="0C77C3CA"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60 feet </w:t>
      </w:r>
    </w:p>
    <w:p w14:paraId="699EC8AA" w14:textId="77777777" w:rsidR="007A0074"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0B850903" w14:textId="77777777" w:rsidR="001F7089" w:rsidRDefault="001F7089">
      <w:pPr>
        <w:contextualSpacing/>
        <w:rPr>
          <w:ins w:id="5633" w:author="Admin" w:date="2021-04-30T16:54:00Z"/>
          <w:rFonts w:eastAsia="Times New Roman" w:cstheme="minorHAnsi"/>
          <w:color w:val="000000"/>
        </w:rPr>
      </w:pPr>
      <w:ins w:id="5634" w:author="Admin" w:date="2021-04-30T16:54:00Z">
        <w:r w:rsidRPr="001F7089">
          <w:rPr>
            <w:rFonts w:eastAsia="Times New Roman" w:cstheme="minorHAnsi"/>
            <w:b/>
            <w:bCs/>
            <w:color w:val="000000"/>
          </w:rPr>
          <w:t xml:space="preserve">Duration: </w:t>
        </w:r>
        <w:r w:rsidRPr="001F7089">
          <w:rPr>
            <w:rFonts w:eastAsia="Times New Roman" w:cstheme="minorHAnsi"/>
            <w:color w:val="000000"/>
            <w:rPrChange w:id="5635" w:author="Admin" w:date="2021-04-30T16:54:00Z">
              <w:rPr>
                <w:rFonts w:eastAsia="Times New Roman" w:cstheme="minorHAnsi"/>
                <w:b/>
                <w:bCs/>
                <w:color w:val="000000"/>
              </w:rPr>
            </w:rPrChange>
          </w:rPr>
          <w:t>Instantaneous</w:t>
        </w:r>
      </w:ins>
      <w:ins w:id="5636" w:author="Admin" w:date="2021-04-30T21:56:00Z">
        <w:r w:rsidR="005F3C64">
          <w:rPr>
            <w:rFonts w:eastAsia="Times New Roman" w:cstheme="minorHAnsi"/>
            <w:color w:val="000000"/>
          </w:rPr>
          <w:t>,</w:t>
        </w:r>
      </w:ins>
      <w:ins w:id="5637" w:author="Admin" w:date="2021-04-30T16:54:00Z">
        <w:r w:rsidRPr="001F7089">
          <w:rPr>
            <w:rFonts w:eastAsia="Times New Roman" w:cstheme="minorHAnsi"/>
            <w:color w:val="000000"/>
            <w:rPrChange w:id="5638" w:author="Admin" w:date="2021-04-30T16:54:00Z">
              <w:rPr>
                <w:rFonts w:eastAsia="Times New Roman" w:cstheme="minorHAnsi"/>
                <w:b/>
                <w:bCs/>
                <w:color w:val="000000"/>
              </w:rPr>
            </w:rPrChange>
          </w:rPr>
          <w:t xml:space="preserve"> plus 3 rounds</w:t>
        </w:r>
      </w:ins>
    </w:p>
    <w:p w14:paraId="09B7771C" w14:textId="77777777" w:rsidR="004776C1" w:rsidRPr="004A6694" w:rsidDel="001F7089" w:rsidRDefault="004776C1" w:rsidP="00272CA8">
      <w:pPr>
        <w:contextualSpacing/>
        <w:rPr>
          <w:del w:id="5639" w:author="Admin" w:date="2021-04-30T16:54:00Z"/>
          <w:rFonts w:eastAsia="Times New Roman" w:cstheme="minorHAnsi"/>
          <w:color w:val="000000"/>
        </w:rPr>
      </w:pPr>
      <w:del w:id="5640" w:author="Admin" w:date="2021-04-30T16:54:00Z">
        <w:r w:rsidRPr="004A6694" w:rsidDel="001F7089">
          <w:rPr>
            <w:rFonts w:eastAsia="Times New Roman" w:cstheme="minorHAnsi"/>
            <w:b/>
            <w:bCs/>
            <w:color w:val="000000"/>
          </w:rPr>
          <w:delText>Duration</w:delText>
        </w:r>
        <w:r w:rsidR="00D63985" w:rsidDel="001F7089">
          <w:rPr>
            <w:b/>
            <w:bCs/>
          </w:rPr>
          <w:delText>:</w:delText>
        </w:r>
        <w:r w:rsidRPr="004A6694" w:rsidDel="001F7089">
          <w:rPr>
            <w:rFonts w:eastAsia="Times New Roman" w:cstheme="minorHAnsi"/>
            <w:b/>
            <w:bCs/>
            <w:color w:val="000000"/>
          </w:rPr>
          <w:delText xml:space="preserve"> </w:delText>
        </w:r>
        <w:r w:rsidRPr="004A6694" w:rsidDel="001F7089">
          <w:rPr>
            <w:rFonts w:eastAsia="Times New Roman" w:cstheme="minorHAnsi"/>
            <w:color w:val="000000"/>
          </w:rPr>
          <w:delText xml:space="preserve">Up to </w:delText>
        </w:r>
        <w:r w:rsidR="002B1478" w:rsidRPr="004A6694" w:rsidDel="001F7089">
          <w:rPr>
            <w:rFonts w:eastAsia="Times New Roman" w:cstheme="minorHAnsi"/>
            <w:color w:val="000000"/>
          </w:rPr>
          <w:delText>1</w:delText>
        </w:r>
        <w:r w:rsidRPr="004A6694" w:rsidDel="001F7089">
          <w:rPr>
            <w:rFonts w:eastAsia="Times New Roman" w:cstheme="minorHAnsi"/>
            <w:color w:val="000000"/>
          </w:rPr>
          <w:delText xml:space="preserve"> minute</w:delText>
        </w:r>
      </w:del>
    </w:p>
    <w:p w14:paraId="5E61176E" w14:textId="77777777" w:rsidR="0008540D" w:rsidRPr="004A6694" w:rsidRDefault="004776C1" w:rsidP="00DD72A2">
      <w:pPr>
        <w:contextualSpacing/>
        <w:rPr>
          <w:rFonts w:eastAsia="Times New Roman" w:cstheme="minorHAnsi"/>
          <w:color w:val="000000"/>
        </w:rPr>
      </w:pPr>
      <w:r w:rsidRPr="004A6694">
        <w:rPr>
          <w:rFonts w:eastAsia="Times New Roman" w:cstheme="minorHAnsi"/>
          <w:color w:val="000000"/>
        </w:rPr>
        <w:t xml:space="preserve">You conjure a shield of earth to guard and protect </w:t>
      </w:r>
      <w:r w:rsidR="00EA7B1C" w:rsidRPr="004A6694">
        <w:rPr>
          <w:rFonts w:eastAsia="Times New Roman" w:cstheme="minorHAnsi"/>
          <w:color w:val="000000"/>
        </w:rPr>
        <w:t>a creature within range</w:t>
      </w:r>
      <w:r w:rsidRPr="004A6694">
        <w:rPr>
          <w:rFonts w:eastAsia="Times New Roman" w:cstheme="minorHAnsi"/>
          <w:color w:val="000000"/>
        </w:rPr>
        <w:t xml:space="preserve">. The target gains </w:t>
      </w:r>
      <w:del w:id="5641" w:author="Admin" w:date="2021-04-30T21:53:00Z">
        <w:r w:rsidRPr="004A6694" w:rsidDel="005F3C64">
          <w:rPr>
            <w:rFonts w:eastAsia="Times New Roman" w:cstheme="minorHAnsi"/>
            <w:color w:val="000000"/>
          </w:rPr>
          <w:delText xml:space="preserve">resistance </w:delText>
        </w:r>
      </w:del>
      <w:ins w:id="5642" w:author="Admin" w:date="2021-04-30T21:53:00Z">
        <w:r w:rsidR="005F3C64">
          <w:rPr>
            <w:rFonts w:eastAsia="Times New Roman" w:cstheme="minorHAnsi"/>
            <w:color w:val="000000"/>
          </w:rPr>
          <w:t>2d4 temporary hit points</w:t>
        </w:r>
      </w:ins>
      <w:del w:id="5643" w:author="Admin" w:date="2021-04-30T21:53:00Z">
        <w:r w:rsidRPr="004A6694" w:rsidDel="005F3C64">
          <w:rPr>
            <w:rFonts w:eastAsia="Times New Roman" w:cstheme="minorHAnsi"/>
            <w:color w:val="000000"/>
          </w:rPr>
          <w:delText>against the first weapon attack they take in a combat round</w:delText>
        </w:r>
      </w:del>
      <w:r w:rsidRPr="004A6694">
        <w:rPr>
          <w:rFonts w:eastAsia="Times New Roman" w:cstheme="minorHAnsi"/>
          <w:color w:val="000000"/>
        </w:rPr>
        <w:t xml:space="preserve">. </w:t>
      </w:r>
      <w:del w:id="5644" w:author="Admin" w:date="2021-04-30T21:53:00Z">
        <w:r w:rsidR="0008540D" w:rsidRPr="004A6694" w:rsidDel="005F3C64">
          <w:rPr>
            <w:rFonts w:eastAsia="Times New Roman" w:cstheme="minorHAnsi"/>
            <w:color w:val="000000"/>
          </w:rPr>
          <w:delText xml:space="preserve">At the beginning of every round, the caster must succeed on a </w:delText>
        </w:r>
        <w:r w:rsidR="007B0940" w:rsidRPr="004A6694" w:rsidDel="005F3C64">
          <w:rPr>
            <w:rFonts w:eastAsia="Times New Roman" w:cstheme="minorHAnsi"/>
            <w:color w:val="000000"/>
          </w:rPr>
          <w:delText xml:space="preserve">sigil </w:delText>
        </w:r>
        <w:r w:rsidR="0008540D" w:rsidRPr="004A6694" w:rsidDel="005F3C64">
          <w:rPr>
            <w:rFonts w:eastAsia="Times New Roman" w:cstheme="minorHAnsi"/>
            <w:color w:val="000000"/>
          </w:rPr>
          <w:delText>roll to affect the target again.</w:delText>
        </w:r>
      </w:del>
      <w:ins w:id="5645" w:author="Admin" w:date="2021-04-30T21:53:00Z">
        <w:r w:rsidR="005F3C64" w:rsidRPr="005F3C64">
          <w:rPr>
            <w:rFonts w:eastAsia="Times New Roman" w:cstheme="minorHAnsi"/>
            <w:color w:val="000000"/>
          </w:rPr>
          <w:t xml:space="preserve"> </w:t>
        </w:r>
        <w:r w:rsidR="005F3C64" w:rsidRPr="001F7089">
          <w:rPr>
            <w:rFonts w:eastAsia="Times New Roman" w:cstheme="minorHAnsi"/>
            <w:color w:val="000000"/>
          </w:rPr>
          <w:t>The sigil pulses at the start of your turn every round</w:t>
        </w:r>
        <w:r w:rsidR="005F3C64">
          <w:rPr>
            <w:rFonts w:eastAsia="Times New Roman" w:cstheme="minorHAnsi"/>
            <w:color w:val="000000"/>
          </w:rPr>
          <w:t xml:space="preserve">, replenishing the temporary hit points. </w:t>
        </w:r>
      </w:ins>
      <w:del w:id="5646" w:author="Admin" w:date="2021-04-30T21:53:00Z">
        <w:r w:rsidR="0008540D" w:rsidRPr="004A6694" w:rsidDel="005F3C64">
          <w:rPr>
            <w:rFonts w:eastAsia="Times New Roman" w:cstheme="minorHAnsi"/>
            <w:color w:val="000000"/>
          </w:rPr>
          <w:delText xml:space="preserve"> </w:delText>
        </w:r>
      </w:del>
    </w:p>
    <w:p w14:paraId="4DCCC1E2" w14:textId="77777777" w:rsidR="004776C1" w:rsidRPr="004A6694" w:rsidRDefault="0008540D" w:rsidP="00DD72A2">
      <w:pPr>
        <w:contextualSpacing/>
        <w:rPr>
          <w:rFonts w:eastAsia="Times New Roman" w:cstheme="minorHAnsi"/>
          <w:color w:val="000000"/>
        </w:rPr>
      </w:pPr>
      <w:r w:rsidRPr="004A6694">
        <w:rPr>
          <w:rFonts w:eastAsia="Times New Roman" w:cstheme="minorHAnsi"/>
          <w:color w:val="000000"/>
        </w:rPr>
        <w:t>Also, s</w:t>
      </w:r>
      <w:r w:rsidR="004776C1" w:rsidRPr="004A6694">
        <w:rPr>
          <w:rFonts w:eastAsia="Times New Roman" w:cstheme="minorHAnsi"/>
          <w:color w:val="000000"/>
        </w:rPr>
        <w:t xml:space="preserve">o long as this sigil is active, the target also gains a +2 bonus to their AC. </w:t>
      </w:r>
      <w:del w:id="5647" w:author="Admin" w:date="2021-04-30T21:54:00Z">
        <w:r w:rsidR="004776C1" w:rsidRPr="004A6694" w:rsidDel="005F3C64">
          <w:rPr>
            <w:rFonts w:eastAsia="Times New Roman" w:cstheme="minorHAnsi"/>
            <w:color w:val="000000"/>
          </w:rPr>
          <w:delText>The reduction to damage is an aura effect.</w:delText>
        </w:r>
      </w:del>
    </w:p>
    <w:p w14:paraId="4336DCA9" w14:textId="77777777" w:rsidR="004776C1" w:rsidRPr="004A6694" w:rsidRDefault="004776C1" w:rsidP="00DD72A2">
      <w:pPr>
        <w:contextualSpacing/>
        <w:rPr>
          <w:rFonts w:eastAsia="Times New Roman" w:cstheme="minorHAnsi"/>
          <w:color w:val="000000"/>
        </w:rPr>
      </w:pPr>
      <w:r w:rsidRPr="004A6694">
        <w:rPr>
          <w:rFonts w:eastAsia="Times New Roman" w:cstheme="minorHAnsi"/>
          <w:b/>
          <w:bCs/>
          <w:color w:val="000000"/>
        </w:rPr>
        <w:t>Heightened.</w:t>
      </w:r>
      <w:r w:rsidRPr="004A6694">
        <w:rPr>
          <w:rFonts w:eastAsia="Times New Roman" w:cstheme="minorHAnsi"/>
          <w:color w:val="000000"/>
        </w:rPr>
        <w:t xml:space="preserve"> For each spell level above 2nd, </w:t>
      </w:r>
      <w:del w:id="5648" w:author="Admin" w:date="2021-04-30T21:54:00Z">
        <w:r w:rsidRPr="004A6694" w:rsidDel="005F3C64">
          <w:rPr>
            <w:rFonts w:eastAsia="Times New Roman" w:cstheme="minorHAnsi"/>
            <w:color w:val="000000"/>
          </w:rPr>
          <w:delText>you gain resistance to another attack taken in the same combat round.</w:delText>
        </w:r>
      </w:del>
      <w:ins w:id="5649" w:author="Admin" w:date="2021-04-30T21:54:00Z">
        <w:r w:rsidR="005F3C64">
          <w:rPr>
            <w:rFonts w:eastAsia="Times New Roman" w:cstheme="minorHAnsi"/>
            <w:color w:val="000000"/>
          </w:rPr>
          <w:t xml:space="preserve">you add 1d4 extra temporary hit points. </w:t>
        </w:r>
      </w:ins>
    </w:p>
    <w:p w14:paraId="2ABC05E7" w14:textId="77777777" w:rsidR="004776C1" w:rsidRPr="004A6694" w:rsidRDefault="004776C1">
      <w:pPr>
        <w:contextualSpacing/>
        <w:rPr>
          <w:rFonts w:eastAsia="Times New Roman" w:cstheme="minorHAnsi"/>
        </w:rPr>
      </w:pPr>
    </w:p>
    <w:p w14:paraId="0A3B45D7" w14:textId="77777777" w:rsidR="00674580" w:rsidRPr="004A6694" w:rsidRDefault="004776C1">
      <w:pPr>
        <w:contextualSpacing/>
        <w:rPr>
          <w:rFonts w:eastAsia="Times New Roman" w:cstheme="minorHAnsi"/>
        </w:rPr>
      </w:pPr>
      <w:r w:rsidRPr="004A6694">
        <w:rPr>
          <w:rFonts w:eastAsia="Times New Roman" w:cstheme="minorHAnsi"/>
          <w:b/>
          <w:bCs/>
          <w:color w:val="000000"/>
        </w:rPr>
        <w:t>E</w:t>
      </w:r>
      <w:r w:rsidR="00674580" w:rsidRPr="004A6694">
        <w:rPr>
          <w:rFonts w:eastAsia="Times New Roman" w:cstheme="minorHAnsi"/>
          <w:b/>
          <w:bCs/>
          <w:color w:val="000000"/>
        </w:rPr>
        <w:t>lemental Armor [</w:t>
      </w:r>
      <w:r w:rsidR="00185ACB" w:rsidRPr="004A6694">
        <w:rPr>
          <w:rFonts w:eastAsia="Times New Roman" w:cstheme="minorHAnsi"/>
          <w:b/>
          <w:bCs/>
          <w:color w:val="000000"/>
        </w:rPr>
        <w:t xml:space="preserve">level </w:t>
      </w:r>
      <w:r w:rsidR="0096573A" w:rsidRPr="004A6694">
        <w:rPr>
          <w:rFonts w:eastAsia="Times New Roman" w:cstheme="minorHAnsi"/>
          <w:b/>
          <w:bCs/>
          <w:color w:val="000000"/>
        </w:rPr>
        <w:t>1</w:t>
      </w:r>
      <w:r w:rsidR="00674580" w:rsidRPr="004A6694">
        <w:rPr>
          <w:rFonts w:eastAsia="Times New Roman" w:cstheme="minorHAnsi"/>
          <w:b/>
          <w:bCs/>
          <w:color w:val="000000"/>
        </w:rPr>
        <w:t>]</w:t>
      </w:r>
    </w:p>
    <w:p w14:paraId="1EF2F132" w14:textId="77777777" w:rsidR="00674580" w:rsidRPr="004A6694" w:rsidRDefault="00674580">
      <w:pPr>
        <w:contextualSpacing/>
        <w:rPr>
          <w:rFonts w:eastAsia="Times New Roman" w:cstheme="minorHAnsi"/>
        </w:rPr>
      </w:pPr>
      <w:r w:rsidRPr="004A6694">
        <w:rPr>
          <w:rFonts w:eastAsia="Times New Roman" w:cstheme="minorHAnsi"/>
          <w:color w:val="000000"/>
        </w:rPr>
        <w:t>Abjuration</w:t>
      </w:r>
      <w:r w:rsidR="00A76A7E">
        <w:rPr>
          <w:rFonts w:eastAsia="Times New Roman" w:cstheme="minorHAnsi"/>
          <w:color w:val="000000"/>
        </w:rPr>
        <w:t xml:space="preserve"> [array]</w:t>
      </w:r>
    </w:p>
    <w:p w14:paraId="691BC575"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6972FF7B"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Self</w:t>
      </w:r>
    </w:p>
    <w:p w14:paraId="7BBFF3B0" w14:textId="77777777" w:rsidR="007A0074" w:rsidRPr="004A6694" w:rsidRDefault="00E42AF1">
      <w:pPr>
        <w:contextualSpacing/>
        <w:rPr>
          <w:rFonts w:eastAsia="Times New Roman" w:cstheme="minorHAnsi"/>
          <w:color w:val="000000"/>
        </w:rPr>
      </w:pPr>
      <w:r w:rsidRPr="004A6694">
        <w:rPr>
          <w:rFonts w:eastAsia="Times New Roman" w:cstheme="minorHAnsi"/>
          <w:b/>
          <w:bCs/>
          <w:color w:val="000000"/>
        </w:rPr>
        <w:lastRenderedPageBreak/>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 M (an object struck by the element)</w:t>
      </w:r>
    </w:p>
    <w:p w14:paraId="0DF49742" w14:textId="77777777" w:rsidR="00674580" w:rsidRPr="004A6694" w:rsidRDefault="00674580">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hour</w:t>
      </w:r>
    </w:p>
    <w:p w14:paraId="7B5B7D3D" w14:textId="77777777" w:rsidR="00674580" w:rsidRPr="004A6694" w:rsidRDefault="00674580" w:rsidP="00A76A7E">
      <w:pPr>
        <w:contextualSpacing/>
        <w:rPr>
          <w:rFonts w:eastAsia="Times New Roman" w:cstheme="minorHAnsi"/>
          <w:color w:val="000000"/>
        </w:rPr>
      </w:pPr>
      <w:r w:rsidRPr="004A6694">
        <w:rPr>
          <w:rFonts w:eastAsia="Times New Roman" w:cstheme="minorHAnsi"/>
          <w:color w:val="000000"/>
        </w:rPr>
        <w:t xml:space="preserve">A protective magical field surrounds you, manifesting as a spectral element. </w:t>
      </w:r>
      <w:r w:rsidR="00A76A7E" w:rsidRPr="004A6694">
        <w:rPr>
          <w:rFonts w:eastAsia="Times New Roman" w:cstheme="minorHAnsi"/>
          <w:color w:val="000000"/>
        </w:rPr>
        <w:t>You gain 5 temporary hit points for the duration of the spell. If a creature hits you with a weapon or spell attack while these hit points remain, they may manifest one of the following effects</w:t>
      </w:r>
      <w:r w:rsidR="00A76A7E">
        <w:rPr>
          <w:rFonts w:eastAsia="Times New Roman" w:cstheme="minorHAnsi"/>
          <w:color w:val="000000"/>
        </w:rPr>
        <w:t xml:space="preserve">, depending on whether the element is </w:t>
      </w:r>
      <w:r w:rsidR="007B0940" w:rsidRPr="004A6694">
        <w:rPr>
          <w:rFonts w:eastAsia="Times New Roman" w:cstheme="minorHAnsi"/>
          <w:color w:val="000000"/>
        </w:rPr>
        <w:t xml:space="preserve">Fire, </w:t>
      </w:r>
      <w:r w:rsidR="008B4859" w:rsidRPr="004A6694">
        <w:rPr>
          <w:rFonts w:eastAsia="Times New Roman" w:cstheme="minorHAnsi"/>
          <w:color w:val="000000"/>
        </w:rPr>
        <w:t>Frost, or Lightning</w:t>
      </w:r>
      <w:r w:rsidRPr="004A6694">
        <w:rPr>
          <w:rFonts w:eastAsia="Times New Roman" w:cstheme="minorHAnsi"/>
          <w:color w:val="000000"/>
        </w:rPr>
        <w:t>.</w:t>
      </w:r>
    </w:p>
    <w:p w14:paraId="7FE08B30" w14:textId="77777777" w:rsidR="008B4859" w:rsidRPr="004A6694" w:rsidRDefault="007B0940" w:rsidP="003C4628">
      <w:pPr>
        <w:numPr>
          <w:ilvl w:val="0"/>
          <w:numId w:val="41"/>
        </w:numPr>
        <w:ind w:left="0" w:firstLine="0"/>
        <w:contextualSpacing/>
        <w:textAlignment w:val="baseline"/>
        <w:rPr>
          <w:rFonts w:eastAsia="Times New Roman" w:cstheme="minorHAnsi"/>
          <w:color w:val="000000"/>
        </w:rPr>
      </w:pPr>
      <w:r w:rsidRPr="004A6694">
        <w:rPr>
          <w:rFonts w:eastAsia="Times New Roman" w:cstheme="minorHAnsi"/>
          <w:i/>
          <w:iCs/>
          <w:color w:val="000000"/>
        </w:rPr>
        <w:t xml:space="preserve">All. </w:t>
      </w:r>
      <w:r w:rsidR="0096573A" w:rsidRPr="004A6694">
        <w:rPr>
          <w:rFonts w:eastAsia="Times New Roman" w:cstheme="minorHAnsi"/>
          <w:color w:val="000000"/>
        </w:rPr>
        <w:t>The</w:t>
      </w:r>
      <w:r w:rsidR="008B4859" w:rsidRPr="004A6694">
        <w:rPr>
          <w:rFonts w:eastAsia="Times New Roman" w:cstheme="minorHAnsi"/>
          <w:color w:val="000000"/>
        </w:rPr>
        <w:t xml:space="preserve"> attacker</w:t>
      </w:r>
      <w:r w:rsidR="0096573A" w:rsidRPr="004A6694">
        <w:rPr>
          <w:rFonts w:eastAsia="Times New Roman" w:cstheme="minorHAnsi"/>
          <w:color w:val="000000"/>
        </w:rPr>
        <w:t xml:space="preserve"> </w:t>
      </w:r>
      <w:r w:rsidR="00D63985" w:rsidRPr="004A6694">
        <w:rPr>
          <w:rFonts w:eastAsia="Times New Roman" w:cstheme="minorHAnsi"/>
          <w:color w:val="000000"/>
        </w:rPr>
        <w:t>takes</w:t>
      </w:r>
      <w:r w:rsidR="0096573A" w:rsidRPr="004A6694">
        <w:rPr>
          <w:rFonts w:eastAsia="Times New Roman" w:cstheme="minorHAnsi"/>
          <w:color w:val="000000"/>
        </w:rPr>
        <w:t xml:space="preserve"> 1 point of elemental </w:t>
      </w:r>
      <w:r w:rsidR="00674580" w:rsidRPr="004A6694">
        <w:rPr>
          <w:rFonts w:eastAsia="Times New Roman" w:cstheme="minorHAnsi"/>
          <w:color w:val="000000"/>
        </w:rPr>
        <w:t xml:space="preserve">per </w:t>
      </w:r>
      <w:r w:rsidR="008B4859" w:rsidRPr="004A6694">
        <w:rPr>
          <w:rFonts w:eastAsia="Times New Roman" w:cstheme="minorHAnsi"/>
          <w:color w:val="000000"/>
        </w:rPr>
        <w:t>point of damage they deal (maximum equal to the remaining temporary hit points). The target must be within melee reach.</w:t>
      </w:r>
    </w:p>
    <w:p w14:paraId="64489E5B" w14:textId="77777777" w:rsidR="008B4859" w:rsidRPr="004A6694" w:rsidRDefault="007B0940"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All.</w:t>
      </w:r>
      <w:r w:rsidRPr="004A6694">
        <w:rPr>
          <w:rFonts w:eastAsia="Times New Roman" w:cstheme="minorHAnsi"/>
          <w:color w:val="000000"/>
        </w:rPr>
        <w:t xml:space="preserve"> </w:t>
      </w:r>
      <w:r w:rsidR="008B4859" w:rsidRPr="004A6694">
        <w:rPr>
          <w:rFonts w:eastAsia="Times New Roman" w:cstheme="minorHAnsi"/>
          <w:color w:val="000000"/>
        </w:rPr>
        <w:t xml:space="preserve">You may gain resistance against the damage (only if the armor’s element matches the damaging element). This reduces the temporary hit points by 5. </w:t>
      </w:r>
    </w:p>
    <w:p w14:paraId="50EFF4E1" w14:textId="77777777" w:rsidR="0096573A" w:rsidRPr="004A6694" w:rsidRDefault="00674580" w:rsidP="003C4628">
      <w:pPr>
        <w:numPr>
          <w:ilvl w:val="0"/>
          <w:numId w:val="41"/>
        </w:numPr>
        <w:ind w:left="0" w:firstLine="0"/>
        <w:contextualSpacing/>
        <w:textAlignment w:val="baseline"/>
        <w:rPr>
          <w:rFonts w:eastAsia="Times New Roman" w:cstheme="minorHAnsi"/>
          <w:color w:val="000000"/>
        </w:rPr>
      </w:pPr>
      <w:r w:rsidRPr="004A6694">
        <w:rPr>
          <w:rFonts w:eastAsia="Times New Roman" w:cstheme="minorHAnsi"/>
          <w:i/>
          <w:iCs/>
          <w:color w:val="000000"/>
        </w:rPr>
        <w:t>Frost</w:t>
      </w:r>
      <w:r w:rsidR="0096573A" w:rsidRPr="004A6694">
        <w:rPr>
          <w:rFonts w:eastAsia="Times New Roman" w:cstheme="minorHAnsi"/>
          <w:i/>
          <w:iCs/>
          <w:color w:val="000000"/>
        </w:rPr>
        <w:t xml:space="preserve"> </w:t>
      </w:r>
      <w:r w:rsidR="008B4859" w:rsidRPr="004A6694">
        <w:rPr>
          <w:rFonts w:eastAsia="Times New Roman" w:cstheme="minorHAnsi"/>
          <w:i/>
          <w:iCs/>
          <w:color w:val="000000"/>
        </w:rPr>
        <w:t xml:space="preserve">or Lightning </w:t>
      </w:r>
      <w:r w:rsidR="0096573A" w:rsidRPr="004A6694">
        <w:rPr>
          <w:rFonts w:eastAsia="Times New Roman" w:cstheme="minorHAnsi"/>
          <w:i/>
          <w:iCs/>
          <w:color w:val="000000"/>
        </w:rPr>
        <w:t>only</w:t>
      </w:r>
      <w:r w:rsidRPr="004A6694">
        <w:rPr>
          <w:rFonts w:eastAsia="Times New Roman" w:cstheme="minorHAnsi"/>
          <w:i/>
          <w:iCs/>
          <w:color w:val="000000"/>
        </w:rPr>
        <w:t xml:space="preserve">: </w:t>
      </w:r>
      <w:r w:rsidR="008B4859" w:rsidRPr="004A6694">
        <w:rPr>
          <w:rFonts w:eastAsia="Times New Roman" w:cstheme="minorHAnsi"/>
          <w:color w:val="000000"/>
        </w:rPr>
        <w:t xml:space="preserve">The </w:t>
      </w:r>
      <w:r w:rsidR="006F6D5A" w:rsidRPr="004A6694">
        <w:rPr>
          <w:rFonts w:eastAsia="Times New Roman" w:cstheme="minorHAnsi"/>
          <w:color w:val="000000"/>
        </w:rPr>
        <w:t>target is chilled for one round.</w:t>
      </w:r>
    </w:p>
    <w:p w14:paraId="20924431" w14:textId="77777777" w:rsidR="00674580" w:rsidRPr="004A6694" w:rsidRDefault="00674580" w:rsidP="003C4628">
      <w:pPr>
        <w:numPr>
          <w:ilvl w:val="0"/>
          <w:numId w:val="41"/>
        </w:numPr>
        <w:ind w:left="0" w:firstLine="0"/>
        <w:contextualSpacing/>
        <w:textAlignment w:val="baseline"/>
        <w:rPr>
          <w:rFonts w:eastAsia="Times New Roman" w:cstheme="minorHAnsi"/>
          <w:color w:val="000000"/>
        </w:rPr>
      </w:pPr>
      <w:r w:rsidRPr="004A6694">
        <w:rPr>
          <w:rFonts w:eastAsia="Times New Roman" w:cstheme="minorHAnsi"/>
          <w:i/>
          <w:iCs/>
          <w:color w:val="000000"/>
        </w:rPr>
        <w:t xml:space="preserve">Fire </w:t>
      </w:r>
      <w:r w:rsidR="0096573A" w:rsidRPr="004A6694">
        <w:rPr>
          <w:rFonts w:eastAsia="Times New Roman" w:cstheme="minorHAnsi"/>
          <w:i/>
          <w:iCs/>
          <w:color w:val="000000"/>
        </w:rPr>
        <w:t>only</w:t>
      </w:r>
      <w:r w:rsidRPr="004A6694">
        <w:rPr>
          <w:rFonts w:eastAsia="Times New Roman" w:cstheme="minorHAnsi"/>
          <w:i/>
          <w:iCs/>
          <w:color w:val="000000"/>
        </w:rPr>
        <w:t xml:space="preserve">: </w:t>
      </w:r>
      <w:r w:rsidRPr="004A6694">
        <w:rPr>
          <w:rFonts w:eastAsia="Times New Roman" w:cstheme="minorHAnsi"/>
          <w:color w:val="000000"/>
        </w:rPr>
        <w:t xml:space="preserve">Target is scorched for one round. </w:t>
      </w:r>
    </w:p>
    <w:p w14:paraId="264EC739" w14:textId="77777777" w:rsidR="00674580" w:rsidRPr="004A6694" w:rsidRDefault="00674580">
      <w:pPr>
        <w:contextualSpacing/>
        <w:textAlignment w:val="baseline"/>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 xml:space="preserve">The temporary hit points increase by 5 for every level above 1st. </w:t>
      </w:r>
    </w:p>
    <w:p w14:paraId="373D8AC2" w14:textId="77777777" w:rsidR="00674580" w:rsidRPr="004A6694" w:rsidRDefault="00674580">
      <w:pPr>
        <w:contextualSpacing/>
        <w:rPr>
          <w:rFonts w:eastAsia="Times New Roman" w:cstheme="minorHAnsi"/>
        </w:rPr>
      </w:pPr>
    </w:p>
    <w:p w14:paraId="4F00FF08" w14:textId="77777777" w:rsidR="00AB25EF" w:rsidRPr="004A6694" w:rsidRDefault="00AB25EF">
      <w:pPr>
        <w:contextualSpacing/>
        <w:rPr>
          <w:rFonts w:eastAsia="Times New Roman" w:cstheme="minorHAnsi"/>
        </w:rPr>
      </w:pPr>
      <w:r w:rsidRPr="004A6694">
        <w:rPr>
          <w:rFonts w:eastAsia="Times New Roman" w:cstheme="minorHAnsi"/>
          <w:b/>
          <w:bCs/>
          <w:color w:val="000000"/>
        </w:rPr>
        <w:t>Elemental Shock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1]</w:t>
      </w:r>
    </w:p>
    <w:p w14:paraId="7444A57A" w14:textId="77777777" w:rsidR="00AB25EF" w:rsidRPr="004A6694" w:rsidRDefault="00AB25EF">
      <w:pPr>
        <w:contextualSpacing/>
        <w:rPr>
          <w:rFonts w:eastAsia="Times New Roman" w:cstheme="minorHAnsi"/>
        </w:rPr>
      </w:pPr>
      <w:r w:rsidRPr="004A6694">
        <w:rPr>
          <w:rFonts w:eastAsia="Times New Roman" w:cstheme="minorHAnsi"/>
          <w:color w:val="000000"/>
        </w:rPr>
        <w:t>Evocation</w:t>
      </w:r>
      <w:r w:rsidR="00A76A7E">
        <w:rPr>
          <w:rFonts w:eastAsia="Times New Roman" w:cstheme="minorHAnsi"/>
          <w:color w:val="000000"/>
        </w:rPr>
        <w:t xml:space="preserve"> [array]</w:t>
      </w:r>
    </w:p>
    <w:p w14:paraId="088D35C8"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2C54E1E5"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60 feet</w:t>
      </w:r>
    </w:p>
    <w:p w14:paraId="4F6AD66C" w14:textId="77777777" w:rsidR="007A0074"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50B0CAF8"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Instantaneous, plus 1 round</w:t>
      </w:r>
    </w:p>
    <w:p w14:paraId="29676EDA" w14:textId="77777777" w:rsidR="00AB25EF" w:rsidRPr="004A6694" w:rsidRDefault="00557EBD" w:rsidP="0018126D">
      <w:pPr>
        <w:contextualSpacing/>
        <w:rPr>
          <w:rFonts w:eastAsia="Times New Roman" w:cstheme="minorHAnsi"/>
        </w:rPr>
      </w:pPr>
      <w:r>
        <w:rPr>
          <w:rFonts w:eastAsia="Times New Roman" w:cstheme="minorHAnsi"/>
          <w:color w:val="000000"/>
        </w:rPr>
        <w:t xml:space="preserve">Make a spell attack roll at a target within range. </w:t>
      </w:r>
      <w:r w:rsidR="00AB25EF" w:rsidRPr="004A6694">
        <w:rPr>
          <w:rFonts w:eastAsia="Times New Roman" w:cstheme="minorHAnsi"/>
          <w:color w:val="000000"/>
        </w:rPr>
        <w:t xml:space="preserve">You </w:t>
      </w:r>
      <w:r>
        <w:rPr>
          <w:rFonts w:eastAsia="Times New Roman" w:cstheme="minorHAnsi"/>
          <w:color w:val="000000"/>
        </w:rPr>
        <w:t xml:space="preserve">blast the target with </w:t>
      </w:r>
      <w:r w:rsidR="00AB25EF" w:rsidRPr="004A6694">
        <w:rPr>
          <w:rFonts w:eastAsia="Times New Roman" w:cstheme="minorHAnsi"/>
          <w:color w:val="000000"/>
        </w:rPr>
        <w:t xml:space="preserve">a burst of elemental energy, dealing </w:t>
      </w:r>
      <w:r w:rsidR="006750A9" w:rsidRPr="004A6694">
        <w:rPr>
          <w:rFonts w:eastAsia="Times New Roman" w:cstheme="minorHAnsi"/>
          <w:color w:val="000000"/>
        </w:rPr>
        <w:t xml:space="preserve">2d8 </w:t>
      </w:r>
      <w:r w:rsidR="00AB25EF" w:rsidRPr="004A6694">
        <w:rPr>
          <w:rFonts w:eastAsia="Times New Roman" w:cstheme="minorHAnsi"/>
          <w:color w:val="000000"/>
        </w:rPr>
        <w:t xml:space="preserve">damage from any of </w:t>
      </w:r>
      <w:r w:rsidR="00B53728" w:rsidRPr="004A6694">
        <w:rPr>
          <w:rFonts w:eastAsia="Times New Roman" w:cstheme="minorHAnsi"/>
          <w:color w:val="000000"/>
        </w:rPr>
        <w:t>elemental damage</w:t>
      </w:r>
      <w:r>
        <w:rPr>
          <w:rFonts w:eastAsia="Times New Roman" w:cstheme="minorHAnsi"/>
          <w:color w:val="000000"/>
        </w:rPr>
        <w:t xml:space="preserve"> type you choose (chosen from acid, cold, fire, or lightning)</w:t>
      </w:r>
      <w:r w:rsidR="00AB25EF" w:rsidRPr="004A6694">
        <w:rPr>
          <w:rFonts w:eastAsia="Times New Roman" w:cstheme="minorHAnsi"/>
          <w:color w:val="000000"/>
        </w:rPr>
        <w:t xml:space="preserve">. </w:t>
      </w:r>
      <w:r w:rsidR="0018126D">
        <w:rPr>
          <w:rFonts w:eastAsia="Times New Roman" w:cstheme="minorHAnsi"/>
          <w:color w:val="000000"/>
        </w:rPr>
        <w:t>Furthermore, depending on the damage type you choose, t</w:t>
      </w:r>
      <w:r>
        <w:rPr>
          <w:rFonts w:eastAsia="Times New Roman" w:cstheme="minorHAnsi"/>
          <w:color w:val="000000"/>
        </w:rPr>
        <w:t>he target also suffers a secondary effect</w:t>
      </w:r>
      <w:r w:rsidR="0018126D">
        <w:rPr>
          <w:rFonts w:eastAsia="Times New Roman" w:cstheme="minorHAnsi"/>
          <w:color w:val="000000"/>
        </w:rPr>
        <w:t xml:space="preserve"> if they fail a </w:t>
      </w:r>
      <w:r>
        <w:rPr>
          <w:rFonts w:eastAsia="Times New Roman" w:cstheme="minorHAnsi"/>
          <w:color w:val="000000"/>
        </w:rPr>
        <w:t xml:space="preserve">Stamina saving throw. </w:t>
      </w:r>
    </w:p>
    <w:p w14:paraId="0014641C" w14:textId="77777777" w:rsidR="00AB25EF" w:rsidRPr="00F00B80" w:rsidRDefault="00AB25EF" w:rsidP="003C4628">
      <w:pPr>
        <w:numPr>
          <w:ilvl w:val="0"/>
          <w:numId w:val="41"/>
        </w:numPr>
        <w:ind w:left="0" w:firstLine="0"/>
        <w:contextualSpacing/>
        <w:textAlignment w:val="baseline"/>
        <w:rPr>
          <w:rFonts w:eastAsia="Times New Roman" w:cstheme="minorHAnsi"/>
        </w:rPr>
      </w:pPr>
      <w:r w:rsidRPr="00F00B80">
        <w:rPr>
          <w:rFonts w:eastAsia="Times New Roman" w:cstheme="minorHAnsi"/>
          <w:i/>
          <w:iCs/>
          <w:color w:val="000000"/>
        </w:rPr>
        <w:t>Earth</w:t>
      </w:r>
      <w:r w:rsidR="00B53728" w:rsidRPr="00F00B80">
        <w:rPr>
          <w:rFonts w:eastAsia="Times New Roman" w:cstheme="minorHAnsi"/>
          <w:i/>
          <w:iCs/>
          <w:color w:val="000000"/>
        </w:rPr>
        <w:t xml:space="preserve"> (acid)</w:t>
      </w:r>
      <w:r w:rsidRPr="00F00B80">
        <w:rPr>
          <w:rFonts w:eastAsia="Times New Roman" w:cstheme="minorHAnsi"/>
          <w:color w:val="000000"/>
        </w:rPr>
        <w:t>. The target is pushed 10 feet in any direction you choose.</w:t>
      </w:r>
    </w:p>
    <w:p w14:paraId="29514184" w14:textId="77777777" w:rsidR="00AB25EF" w:rsidRPr="00F00B80" w:rsidRDefault="00AB25EF"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Fire</w:t>
      </w:r>
      <w:r w:rsidR="00B53728" w:rsidRPr="00F00B80">
        <w:rPr>
          <w:rFonts w:eastAsia="Times New Roman" w:cstheme="minorHAnsi"/>
          <w:i/>
          <w:iCs/>
          <w:color w:val="000000"/>
        </w:rPr>
        <w:t xml:space="preserve"> (fire)</w:t>
      </w:r>
      <w:r w:rsidRPr="00F00B80">
        <w:rPr>
          <w:rFonts w:eastAsia="Times New Roman" w:cstheme="minorHAnsi"/>
          <w:color w:val="000000"/>
        </w:rPr>
        <w:t xml:space="preserve">. The target </w:t>
      </w:r>
      <w:r w:rsidR="006750A9" w:rsidRPr="004A6694">
        <w:rPr>
          <w:rFonts w:eastAsia="Times New Roman" w:cstheme="minorHAnsi"/>
          <w:color w:val="000000"/>
        </w:rPr>
        <w:t xml:space="preserve">is scorched for </w:t>
      </w:r>
      <w:r w:rsidR="0018126D">
        <w:rPr>
          <w:rFonts w:eastAsia="Times New Roman" w:cstheme="minorHAnsi"/>
          <w:color w:val="000000"/>
        </w:rPr>
        <w:t xml:space="preserve">until the beginning of your turn in the next </w:t>
      </w:r>
      <w:r w:rsidR="006750A9" w:rsidRPr="004A6694">
        <w:rPr>
          <w:rFonts w:eastAsia="Times New Roman" w:cstheme="minorHAnsi"/>
          <w:color w:val="000000"/>
        </w:rPr>
        <w:t>round.</w:t>
      </w:r>
    </w:p>
    <w:p w14:paraId="2D4B3966" w14:textId="77777777" w:rsidR="00B53728" w:rsidRPr="00F00B80" w:rsidRDefault="00B53728" w:rsidP="003C4628">
      <w:pPr>
        <w:numPr>
          <w:ilvl w:val="0"/>
          <w:numId w:val="41"/>
        </w:numPr>
        <w:ind w:left="0" w:firstLine="0"/>
        <w:contextualSpacing/>
        <w:textAlignment w:val="baseline"/>
        <w:rPr>
          <w:rFonts w:eastAsia="Times New Roman" w:cstheme="minorHAnsi"/>
        </w:rPr>
      </w:pPr>
      <w:r w:rsidRPr="00F00B80">
        <w:rPr>
          <w:rFonts w:eastAsia="Times New Roman" w:cstheme="minorHAnsi"/>
          <w:i/>
          <w:iCs/>
          <w:color w:val="000000"/>
        </w:rPr>
        <w:lastRenderedPageBreak/>
        <w:t xml:space="preserve">Frost (cold). </w:t>
      </w:r>
      <w:r w:rsidRPr="00F00B80">
        <w:rPr>
          <w:rFonts w:eastAsia="Times New Roman" w:cstheme="minorHAnsi"/>
          <w:color w:val="000000"/>
        </w:rPr>
        <w:t>The target</w:t>
      </w:r>
      <w:r w:rsidR="006F6D5A" w:rsidRPr="00F00B80">
        <w:rPr>
          <w:rFonts w:eastAsia="Times New Roman" w:cstheme="minorHAnsi"/>
          <w:color w:val="000000"/>
        </w:rPr>
        <w:t xml:space="preserve"> is chilled for </w:t>
      </w:r>
      <w:r w:rsidR="0018126D">
        <w:rPr>
          <w:rFonts w:eastAsia="Times New Roman" w:cstheme="minorHAnsi"/>
          <w:color w:val="000000"/>
        </w:rPr>
        <w:t>until the beginning of your turn in the next round</w:t>
      </w:r>
      <w:r w:rsidR="006F6D5A" w:rsidRPr="00F00B80">
        <w:rPr>
          <w:rFonts w:eastAsia="Times New Roman" w:cstheme="minorHAnsi"/>
          <w:color w:val="000000"/>
        </w:rPr>
        <w:t>.</w:t>
      </w:r>
    </w:p>
    <w:p w14:paraId="39E5DA5E" w14:textId="77777777" w:rsidR="00557EBD" w:rsidRPr="00F00B80" w:rsidRDefault="00557EBD" w:rsidP="003C4628">
      <w:pPr>
        <w:numPr>
          <w:ilvl w:val="0"/>
          <w:numId w:val="41"/>
        </w:numPr>
        <w:ind w:left="0" w:firstLine="0"/>
        <w:contextualSpacing/>
        <w:textAlignment w:val="baseline"/>
        <w:rPr>
          <w:rFonts w:eastAsia="Times New Roman" w:cstheme="minorHAnsi"/>
        </w:rPr>
      </w:pPr>
      <w:r w:rsidRPr="00F00B80">
        <w:rPr>
          <w:rFonts w:eastAsia="Times New Roman" w:cstheme="minorHAnsi"/>
          <w:i/>
          <w:iCs/>
          <w:color w:val="000000"/>
        </w:rPr>
        <w:t>Storm (lightning)</w:t>
      </w:r>
      <w:r w:rsidRPr="00F00B80">
        <w:rPr>
          <w:rFonts w:eastAsia="Times New Roman" w:cstheme="minorHAnsi"/>
          <w:color w:val="000000"/>
        </w:rPr>
        <w:t>. The target takes disadvantage to attack rolls</w:t>
      </w:r>
      <w:r w:rsidR="0018126D" w:rsidRPr="0018126D">
        <w:rPr>
          <w:rFonts w:eastAsia="Times New Roman" w:cstheme="minorHAnsi"/>
          <w:color w:val="000000"/>
        </w:rPr>
        <w:t xml:space="preserve"> </w:t>
      </w:r>
      <w:r w:rsidR="0018126D">
        <w:rPr>
          <w:rFonts w:eastAsia="Times New Roman" w:cstheme="minorHAnsi"/>
          <w:color w:val="000000"/>
        </w:rPr>
        <w:t xml:space="preserve">until the beginning of your turn in the next </w:t>
      </w:r>
      <w:r w:rsidR="0018126D" w:rsidRPr="004A6694">
        <w:rPr>
          <w:rFonts w:eastAsia="Times New Roman" w:cstheme="minorHAnsi"/>
          <w:color w:val="000000"/>
        </w:rPr>
        <w:t>round</w:t>
      </w:r>
      <w:r w:rsidRPr="00F00B80">
        <w:rPr>
          <w:rFonts w:eastAsia="Times New Roman" w:cstheme="minorHAnsi"/>
          <w:color w:val="000000"/>
        </w:rPr>
        <w:t>.</w:t>
      </w:r>
    </w:p>
    <w:p w14:paraId="41F71998" w14:textId="77777777" w:rsidR="00AB25EF" w:rsidRPr="004A6694" w:rsidRDefault="00AB25EF">
      <w:pPr>
        <w:contextualSpacing/>
        <w:rPr>
          <w:rFonts w:eastAsia="Times New Roman" w:cstheme="minorHAnsi"/>
        </w:rPr>
      </w:pPr>
      <w:r w:rsidRPr="004A6694">
        <w:rPr>
          <w:rFonts w:eastAsia="Times New Roman" w:cstheme="minorHAnsi"/>
          <w:b/>
          <w:bCs/>
          <w:color w:val="000000"/>
        </w:rPr>
        <w:t xml:space="preserve">Heightened. </w:t>
      </w:r>
      <w:r w:rsidRPr="004A6694">
        <w:rPr>
          <w:rFonts w:eastAsia="Times New Roman" w:cstheme="minorHAnsi"/>
          <w:color w:val="000000"/>
        </w:rPr>
        <w:t xml:space="preserve">The initial damage increases by </w:t>
      </w:r>
      <w:r w:rsidR="006750A9" w:rsidRPr="004A6694">
        <w:rPr>
          <w:rFonts w:eastAsia="Times New Roman" w:cstheme="minorHAnsi"/>
          <w:color w:val="000000"/>
        </w:rPr>
        <w:t xml:space="preserve">2d8 </w:t>
      </w:r>
      <w:r w:rsidRPr="004A6694">
        <w:rPr>
          <w:rFonts w:eastAsia="Times New Roman" w:cstheme="minorHAnsi"/>
          <w:color w:val="000000"/>
        </w:rPr>
        <w:t>per level above 1st.</w:t>
      </w:r>
    </w:p>
    <w:p w14:paraId="3F9DC711" w14:textId="77777777" w:rsidR="00AB25EF" w:rsidRPr="004A6694" w:rsidRDefault="00AB25EF" w:rsidP="00690BD7">
      <w:pPr>
        <w:contextualSpacing/>
        <w:rPr>
          <w:rFonts w:eastAsia="Times New Roman" w:cstheme="minorHAnsi"/>
          <w:color w:val="000000"/>
        </w:rPr>
      </w:pPr>
      <w:r w:rsidRPr="004A6694">
        <w:rPr>
          <w:rFonts w:eastAsia="Times New Roman" w:cstheme="minorHAnsi"/>
          <w:i/>
          <w:iCs/>
          <w:color w:val="000000"/>
        </w:rPr>
        <w:t xml:space="preserve">Special. </w:t>
      </w:r>
      <w:r w:rsidRPr="004A6694">
        <w:rPr>
          <w:rFonts w:eastAsia="Times New Roman" w:cstheme="minorHAnsi"/>
          <w:color w:val="000000"/>
        </w:rPr>
        <w:t xml:space="preserve">This spell costs </w:t>
      </w:r>
      <w:r w:rsidR="00690BD7">
        <w:rPr>
          <w:rFonts w:eastAsia="Times New Roman" w:cstheme="minorHAnsi"/>
          <w:color w:val="000000"/>
        </w:rPr>
        <w:t>one</w:t>
      </w:r>
      <w:r w:rsidR="00A42967" w:rsidRPr="004A6694">
        <w:rPr>
          <w:rFonts w:eastAsia="Times New Roman" w:cstheme="minorHAnsi"/>
          <w:color w:val="000000"/>
        </w:rPr>
        <w:t xml:space="preserve"> less mana point than normal for its spell level</w:t>
      </w:r>
      <w:r w:rsidRPr="004A6694">
        <w:rPr>
          <w:rFonts w:eastAsia="Times New Roman" w:cstheme="minorHAnsi"/>
          <w:color w:val="000000"/>
        </w:rPr>
        <w:t xml:space="preserve">. </w:t>
      </w:r>
    </w:p>
    <w:p w14:paraId="22EAB1C4" w14:textId="77777777" w:rsidR="007644ED" w:rsidRPr="004A6694" w:rsidRDefault="007644ED">
      <w:pPr>
        <w:contextualSpacing/>
        <w:rPr>
          <w:rFonts w:eastAsia="Times New Roman" w:cstheme="minorHAnsi"/>
        </w:rPr>
      </w:pPr>
    </w:p>
    <w:p w14:paraId="20B276D5" w14:textId="77777777" w:rsidR="00AB25EF" w:rsidRPr="004A6694" w:rsidRDefault="00AB25EF">
      <w:pPr>
        <w:contextualSpacing/>
        <w:rPr>
          <w:rFonts w:eastAsia="Times New Roman" w:cstheme="minorHAnsi"/>
        </w:rPr>
      </w:pPr>
      <w:r w:rsidRPr="004A6694">
        <w:rPr>
          <w:rFonts w:eastAsia="Times New Roman" w:cstheme="minorHAnsi"/>
          <w:b/>
          <w:bCs/>
          <w:color w:val="000000"/>
        </w:rPr>
        <w:t xml:space="preserve">Elemental </w:t>
      </w:r>
      <w:r w:rsidR="00B73E9E" w:rsidRPr="004A6694">
        <w:rPr>
          <w:rFonts w:eastAsia="Times New Roman" w:cstheme="minorHAnsi"/>
          <w:b/>
          <w:bCs/>
          <w:color w:val="000000"/>
        </w:rPr>
        <w:t xml:space="preserve">Shock </w:t>
      </w:r>
      <w:r w:rsidRPr="004A6694">
        <w:rPr>
          <w:rFonts w:eastAsia="Times New Roman" w:cstheme="minorHAnsi"/>
          <w:b/>
          <w:bCs/>
          <w:color w:val="000000"/>
        </w:rPr>
        <w:t>Totem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3]</w:t>
      </w:r>
    </w:p>
    <w:p w14:paraId="79859FEB"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Abjuration </w:t>
      </w:r>
      <w:r w:rsidR="00CD07D6">
        <w:rPr>
          <w:rFonts w:eastAsia="Times New Roman" w:cstheme="minorHAnsi"/>
          <w:color w:val="000000"/>
        </w:rPr>
        <w:t>[</w:t>
      </w:r>
      <w:r w:rsidR="00A76A7E">
        <w:rPr>
          <w:rFonts w:eastAsia="Times New Roman" w:cstheme="minorHAnsi"/>
          <w:color w:val="000000"/>
        </w:rPr>
        <w:t xml:space="preserve">array, </w:t>
      </w:r>
      <w:r w:rsidR="00CD07D6">
        <w:rPr>
          <w:rFonts w:eastAsia="Times New Roman" w:cstheme="minorHAnsi"/>
          <w:color w:val="000000"/>
        </w:rPr>
        <w:t>totem]</w:t>
      </w:r>
    </w:p>
    <w:p w14:paraId="1654F2B5"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color w:val="000000"/>
        </w:rPr>
        <w:t xml:space="preserve"> 1 action</w:t>
      </w:r>
    </w:p>
    <w:p w14:paraId="53EFD8CD"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30 feet </w:t>
      </w:r>
    </w:p>
    <w:p w14:paraId="335D2284" w14:textId="77777777" w:rsidR="00E42AF1" w:rsidRPr="004A6694" w:rsidRDefault="00E42AF1">
      <w:pPr>
        <w:contextualSpacing/>
        <w:rPr>
          <w:rFonts w:eastAsia="Times New Roman" w:cstheme="minorHAnsi"/>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1701E6F7"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minute</w:t>
      </w:r>
    </w:p>
    <w:p w14:paraId="3F06505F"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Once you place this totem, you may use a reaction to target any creature within 30 feet of it with a blast of elemental energy, as the spell </w:t>
      </w:r>
      <w:r w:rsidR="00740BB1" w:rsidRPr="00740BB1">
        <w:rPr>
          <w:rFonts w:eastAsia="Times New Roman" w:cstheme="minorHAnsi"/>
          <w:i/>
          <w:iCs/>
          <w:color w:val="000000"/>
        </w:rPr>
        <w:t>e</w:t>
      </w:r>
      <w:r w:rsidRPr="00740BB1">
        <w:rPr>
          <w:rFonts w:eastAsia="Times New Roman" w:cstheme="minorHAnsi"/>
          <w:i/>
          <w:iCs/>
          <w:color w:val="000000"/>
        </w:rPr>
        <w:t xml:space="preserve">lemental </w:t>
      </w:r>
      <w:r w:rsidR="00740BB1" w:rsidRPr="00740BB1">
        <w:rPr>
          <w:rFonts w:eastAsia="Times New Roman" w:cstheme="minorHAnsi"/>
          <w:i/>
          <w:iCs/>
          <w:color w:val="000000"/>
        </w:rPr>
        <w:t>s</w:t>
      </w:r>
      <w:r w:rsidRPr="00740BB1">
        <w:rPr>
          <w:rFonts w:eastAsia="Times New Roman" w:cstheme="minorHAnsi"/>
          <w:i/>
          <w:iCs/>
          <w:color w:val="000000"/>
        </w:rPr>
        <w:t>hock</w:t>
      </w:r>
      <w:r w:rsidRPr="004A6694">
        <w:rPr>
          <w:rFonts w:eastAsia="Times New Roman" w:cstheme="minorHAnsi"/>
          <w:color w:val="000000"/>
        </w:rPr>
        <w:t>.</w:t>
      </w:r>
    </w:p>
    <w:p w14:paraId="704620A7" w14:textId="77777777" w:rsidR="00AB25EF" w:rsidRPr="004A6694" w:rsidRDefault="00AB25EF">
      <w:pPr>
        <w:contextualSpacing/>
        <w:rPr>
          <w:rFonts w:eastAsia="Times New Roman" w:cstheme="minorHAnsi"/>
        </w:rPr>
      </w:pPr>
      <w:r w:rsidRPr="004A6694">
        <w:rPr>
          <w:rFonts w:eastAsia="Times New Roman" w:cstheme="minorHAnsi"/>
          <w:color w:val="000000"/>
        </w:rPr>
        <w:t>This totem otherwise functions as all other totem spells.</w:t>
      </w:r>
    </w:p>
    <w:p w14:paraId="4D5FA632" w14:textId="77777777" w:rsidR="006750A9" w:rsidRPr="004A6694" w:rsidRDefault="006750A9" w:rsidP="00690BD7">
      <w:pPr>
        <w:contextualSpacing/>
        <w:rPr>
          <w:rFonts w:eastAsia="Times New Roman" w:cstheme="minorHAnsi"/>
          <w:color w:val="000000"/>
        </w:rPr>
      </w:pPr>
      <w:r w:rsidRPr="004A6694">
        <w:rPr>
          <w:rFonts w:eastAsia="Times New Roman" w:cstheme="minorHAnsi"/>
          <w:i/>
          <w:iCs/>
          <w:color w:val="000000"/>
        </w:rPr>
        <w:t xml:space="preserve">Special. </w:t>
      </w:r>
      <w:r w:rsidRPr="004A6694">
        <w:rPr>
          <w:rFonts w:eastAsia="Times New Roman" w:cstheme="minorHAnsi"/>
          <w:color w:val="000000"/>
        </w:rPr>
        <w:t xml:space="preserve">This spell costs </w:t>
      </w:r>
      <w:r w:rsidR="00690BD7">
        <w:rPr>
          <w:rFonts w:eastAsia="Times New Roman" w:cstheme="minorHAnsi"/>
          <w:color w:val="000000"/>
        </w:rPr>
        <w:t>one</w:t>
      </w:r>
      <w:r w:rsidRPr="004A6694">
        <w:rPr>
          <w:rFonts w:eastAsia="Times New Roman" w:cstheme="minorHAnsi"/>
          <w:color w:val="000000"/>
        </w:rPr>
        <w:t xml:space="preserve"> less mana point than normal for its spell level.</w:t>
      </w:r>
    </w:p>
    <w:p w14:paraId="6977ABFF" w14:textId="77777777" w:rsidR="007644ED" w:rsidRPr="004A6694" w:rsidRDefault="007644ED">
      <w:pPr>
        <w:contextualSpacing/>
        <w:rPr>
          <w:rFonts w:eastAsia="Times New Roman" w:cstheme="minorHAnsi"/>
        </w:rPr>
      </w:pPr>
    </w:p>
    <w:p w14:paraId="2F0E3BB1" w14:textId="77777777" w:rsidR="00AB25EF" w:rsidRPr="004A6694" w:rsidRDefault="00AB25EF" w:rsidP="00965583">
      <w:pPr>
        <w:contextualSpacing/>
        <w:rPr>
          <w:rFonts w:eastAsia="Times New Roman" w:cstheme="minorHAnsi"/>
        </w:rPr>
      </w:pPr>
      <w:r w:rsidRPr="004A6694">
        <w:rPr>
          <w:rFonts w:eastAsia="Times New Roman" w:cstheme="minorHAnsi"/>
          <w:b/>
          <w:bCs/>
          <w:color w:val="000000"/>
        </w:rPr>
        <w:t>Elemental Tongue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00965583">
        <w:rPr>
          <w:rFonts w:eastAsia="Times New Roman" w:cstheme="minorHAnsi"/>
          <w:b/>
          <w:bCs/>
          <w:color w:val="000000"/>
        </w:rPr>
        <w:t>1</w:t>
      </w:r>
      <w:r w:rsidRPr="004A6694">
        <w:rPr>
          <w:rFonts w:eastAsia="Times New Roman" w:cstheme="minorHAnsi"/>
          <w:b/>
          <w:bCs/>
          <w:color w:val="000000"/>
        </w:rPr>
        <w:t>]</w:t>
      </w:r>
    </w:p>
    <w:p w14:paraId="5014B7E9"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Evocation </w:t>
      </w:r>
      <w:r w:rsidR="00CD07D6">
        <w:rPr>
          <w:rFonts w:eastAsia="Times New Roman" w:cstheme="minorHAnsi"/>
          <w:color w:val="000000"/>
        </w:rPr>
        <w:t>[strike]</w:t>
      </w:r>
    </w:p>
    <w:p w14:paraId="45E051D7" w14:textId="77777777" w:rsidR="00967903" w:rsidRPr="00967903" w:rsidRDefault="00967903" w:rsidP="00967903">
      <w:pPr>
        <w:contextualSpacing/>
        <w:rPr>
          <w:rFonts w:eastAsia="Times New Roman" w:cstheme="minorHAnsi"/>
          <w:color w:val="000000"/>
        </w:rPr>
      </w:pPr>
      <w:r>
        <w:rPr>
          <w:rFonts w:eastAsia="Times New Roman" w:cstheme="minorHAnsi"/>
          <w:b/>
          <w:bCs/>
          <w:color w:val="000000"/>
        </w:rPr>
        <w:t>Range</w:t>
      </w:r>
      <w:r w:rsidR="00D63985">
        <w:rPr>
          <w:b/>
          <w:bCs/>
        </w:rPr>
        <w:t>:</w:t>
      </w:r>
      <w:r>
        <w:rPr>
          <w:rFonts w:eastAsia="Times New Roman" w:cstheme="minorHAnsi"/>
          <w:b/>
          <w:bCs/>
          <w:color w:val="000000"/>
        </w:rPr>
        <w:t xml:space="preserve"> </w:t>
      </w:r>
      <w:r>
        <w:rPr>
          <w:rFonts w:eastAsia="Times New Roman" w:cstheme="minorHAnsi"/>
          <w:color w:val="000000"/>
        </w:rPr>
        <w:t>Self</w:t>
      </w:r>
    </w:p>
    <w:p w14:paraId="49B08A09" w14:textId="77777777" w:rsidR="00AB25EF" w:rsidRPr="004A6694" w:rsidRDefault="00AB25EF">
      <w:pPr>
        <w:contextualSpacing/>
        <w:rPr>
          <w:rFonts w:eastAsia="Times New Roman" w:cstheme="minorHAnsi"/>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w:t>
      </w:r>
      <w:r w:rsidR="00E42AF1" w:rsidRPr="004A6694">
        <w:rPr>
          <w:rFonts w:eastAsia="Times New Roman" w:cstheme="minorHAnsi"/>
          <w:color w:val="000000"/>
        </w:rPr>
        <w:t>, S</w:t>
      </w:r>
    </w:p>
    <w:p w14:paraId="14AC4873" w14:textId="77777777" w:rsidR="00AB25EF" w:rsidRPr="004A6694" w:rsidRDefault="00AB25EF" w:rsidP="00965583">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00E42AF1" w:rsidRPr="004A6694">
        <w:rPr>
          <w:rFonts w:eastAsia="Times New Roman" w:cstheme="minorHAnsi"/>
          <w:color w:val="000000"/>
        </w:rPr>
        <w:t>1</w:t>
      </w:r>
      <w:r w:rsidRPr="004A6694">
        <w:rPr>
          <w:rFonts w:eastAsia="Times New Roman" w:cstheme="minorHAnsi"/>
          <w:color w:val="000000"/>
        </w:rPr>
        <w:t xml:space="preserve"> minute, or </w:t>
      </w:r>
      <w:r w:rsidR="00965583">
        <w:rPr>
          <w:rFonts w:eastAsia="Times New Roman" w:cstheme="minorHAnsi"/>
          <w:color w:val="000000"/>
        </w:rPr>
        <w:t>one use</w:t>
      </w:r>
      <w:r w:rsidRPr="004A6694">
        <w:rPr>
          <w:rFonts w:eastAsia="Times New Roman" w:cstheme="minorHAnsi"/>
          <w:color w:val="000000"/>
        </w:rPr>
        <w:t xml:space="preserve"> (whichever comes first)</w:t>
      </w:r>
    </w:p>
    <w:p w14:paraId="30641AB3" w14:textId="77777777" w:rsidR="00AB25EF" w:rsidRPr="004A6694" w:rsidRDefault="00AB25EF" w:rsidP="00961DC2">
      <w:pPr>
        <w:contextualSpacing/>
        <w:rPr>
          <w:rFonts w:eastAsia="Times New Roman" w:cstheme="minorHAnsi"/>
          <w:color w:val="000000"/>
        </w:rPr>
      </w:pPr>
      <w:r w:rsidRPr="004A6694">
        <w:rPr>
          <w:rFonts w:eastAsia="Times New Roman" w:cstheme="minorHAnsi"/>
          <w:color w:val="000000"/>
        </w:rPr>
        <w:t xml:space="preserve">You may apply this strike to any melee weapon attack. This deals additional </w:t>
      </w:r>
      <w:del w:id="5650" w:author="Admin" w:date="2021-07-11T18:19:00Z">
        <w:r w:rsidR="00965583" w:rsidDel="00961DC2">
          <w:rPr>
            <w:rFonts w:eastAsia="Times New Roman" w:cstheme="minorHAnsi"/>
            <w:color w:val="000000"/>
          </w:rPr>
          <w:delText>1</w:delText>
        </w:r>
        <w:r w:rsidRPr="004A6694" w:rsidDel="00961DC2">
          <w:rPr>
            <w:rFonts w:eastAsia="Times New Roman" w:cstheme="minorHAnsi"/>
            <w:color w:val="000000"/>
          </w:rPr>
          <w:delText xml:space="preserve">d6 </w:delText>
        </w:r>
      </w:del>
      <w:ins w:id="5651" w:author="Admin" w:date="2021-07-11T18:19:00Z">
        <w:r w:rsidR="00961DC2">
          <w:rPr>
            <w:rFonts w:eastAsia="Times New Roman" w:cstheme="minorHAnsi"/>
            <w:color w:val="000000"/>
          </w:rPr>
          <w:t>2</w:t>
        </w:r>
        <w:r w:rsidR="00961DC2" w:rsidRPr="004A6694">
          <w:rPr>
            <w:rFonts w:eastAsia="Times New Roman" w:cstheme="minorHAnsi"/>
            <w:color w:val="000000"/>
          </w:rPr>
          <w:t xml:space="preserve">d6 </w:t>
        </w:r>
      </w:ins>
      <w:r w:rsidRPr="004A6694">
        <w:rPr>
          <w:rFonts w:eastAsia="Times New Roman" w:cstheme="minorHAnsi"/>
          <w:color w:val="000000"/>
        </w:rPr>
        <w:t xml:space="preserve">damage, </w:t>
      </w:r>
      <w:r w:rsidR="00B53728" w:rsidRPr="004A6694">
        <w:rPr>
          <w:rFonts w:eastAsia="Times New Roman" w:cstheme="minorHAnsi"/>
          <w:color w:val="000000"/>
        </w:rPr>
        <w:t>chosen from any type of elemental damage</w:t>
      </w:r>
      <w:r w:rsidR="00A76A7E">
        <w:rPr>
          <w:rFonts w:eastAsia="Times New Roman" w:cstheme="minorHAnsi"/>
          <w:color w:val="000000"/>
        </w:rPr>
        <w:t xml:space="preserve"> you choose when you cast the spell</w:t>
      </w:r>
      <w:r w:rsidR="00B53728" w:rsidRPr="004A6694">
        <w:rPr>
          <w:rFonts w:eastAsia="Times New Roman" w:cstheme="minorHAnsi"/>
          <w:color w:val="000000"/>
        </w:rPr>
        <w:t xml:space="preserve">. </w:t>
      </w:r>
      <w:r w:rsidRPr="004A6694">
        <w:rPr>
          <w:rFonts w:eastAsia="Times New Roman" w:cstheme="minorHAnsi"/>
          <w:color w:val="000000"/>
        </w:rPr>
        <w:t xml:space="preserve">This deals an additional effect as </w:t>
      </w:r>
      <w:del w:id="5652" w:author="Admin" w:date="2021-07-11T18:19:00Z">
        <w:r w:rsidRPr="004A6694" w:rsidDel="00961DC2">
          <w:rPr>
            <w:rFonts w:eastAsia="Times New Roman" w:cstheme="minorHAnsi"/>
            <w:color w:val="000000"/>
          </w:rPr>
          <w:delText xml:space="preserve">Elemental </w:delText>
        </w:r>
      </w:del>
      <w:ins w:id="5653" w:author="Admin" w:date="2021-07-11T18:19:00Z">
        <w:r w:rsidR="00961DC2" w:rsidRPr="00961DC2">
          <w:rPr>
            <w:rFonts w:eastAsia="Times New Roman" w:cstheme="minorHAnsi"/>
            <w:i/>
            <w:iCs/>
            <w:color w:val="000000"/>
            <w:rPrChange w:id="5654" w:author="Admin" w:date="2021-07-11T18:19:00Z">
              <w:rPr>
                <w:rFonts w:eastAsia="Times New Roman" w:cstheme="minorHAnsi"/>
                <w:color w:val="000000"/>
              </w:rPr>
            </w:rPrChange>
          </w:rPr>
          <w:t xml:space="preserve">elemental </w:t>
        </w:r>
      </w:ins>
      <w:del w:id="5655" w:author="Admin" w:date="2021-07-11T18:19:00Z">
        <w:r w:rsidRPr="00961DC2" w:rsidDel="00961DC2">
          <w:rPr>
            <w:rFonts w:eastAsia="Times New Roman" w:cstheme="minorHAnsi"/>
            <w:i/>
            <w:iCs/>
            <w:color w:val="000000"/>
            <w:rPrChange w:id="5656" w:author="Admin" w:date="2021-07-11T18:19:00Z">
              <w:rPr>
                <w:rFonts w:eastAsia="Times New Roman" w:cstheme="minorHAnsi"/>
                <w:color w:val="000000"/>
              </w:rPr>
            </w:rPrChange>
          </w:rPr>
          <w:delText>Shock</w:delText>
        </w:r>
      </w:del>
      <w:ins w:id="5657" w:author="Admin" w:date="2021-07-11T18:19:00Z">
        <w:r w:rsidR="00961DC2" w:rsidRPr="00961DC2">
          <w:rPr>
            <w:rFonts w:eastAsia="Times New Roman" w:cstheme="minorHAnsi"/>
            <w:i/>
            <w:iCs/>
            <w:color w:val="000000"/>
            <w:rPrChange w:id="5658" w:author="Admin" w:date="2021-07-11T18:19:00Z">
              <w:rPr>
                <w:rFonts w:eastAsia="Times New Roman" w:cstheme="minorHAnsi"/>
                <w:color w:val="000000"/>
              </w:rPr>
            </w:rPrChange>
          </w:rPr>
          <w:t>shock</w:t>
        </w:r>
      </w:ins>
      <w:r w:rsidRPr="004A6694">
        <w:rPr>
          <w:rFonts w:eastAsia="Times New Roman" w:cstheme="minorHAnsi"/>
          <w:color w:val="000000"/>
        </w:rPr>
        <w:t>.</w:t>
      </w:r>
    </w:p>
    <w:p w14:paraId="0B612457" w14:textId="77777777" w:rsidR="00AB25EF" w:rsidRPr="004A6694" w:rsidRDefault="00AB25EF" w:rsidP="00965583">
      <w:pPr>
        <w:contextualSpacing/>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 xml:space="preserve">You deal an additional 1d6 elemental damage </w:t>
      </w:r>
      <w:r w:rsidR="00CD4C9F" w:rsidRPr="004A6694">
        <w:rPr>
          <w:rFonts w:eastAsia="Times New Roman" w:cstheme="minorHAnsi"/>
          <w:color w:val="000000"/>
        </w:rPr>
        <w:t xml:space="preserve">or one additional use </w:t>
      </w:r>
      <w:r w:rsidRPr="004A6694">
        <w:rPr>
          <w:rFonts w:eastAsia="Times New Roman" w:cstheme="minorHAnsi"/>
          <w:color w:val="000000"/>
        </w:rPr>
        <w:t xml:space="preserve">from any of the above elements per level above </w:t>
      </w:r>
      <w:r w:rsidR="00965583">
        <w:rPr>
          <w:rFonts w:eastAsia="Times New Roman" w:cstheme="minorHAnsi"/>
          <w:color w:val="000000"/>
        </w:rPr>
        <w:t>1st</w:t>
      </w:r>
      <w:r w:rsidRPr="004A6694">
        <w:rPr>
          <w:rFonts w:eastAsia="Times New Roman" w:cstheme="minorHAnsi"/>
          <w:color w:val="000000"/>
        </w:rPr>
        <w:t>.</w:t>
      </w:r>
    </w:p>
    <w:p w14:paraId="28BBD2E2" w14:textId="77777777" w:rsidR="007644ED" w:rsidRPr="004A6694" w:rsidRDefault="007644ED">
      <w:pPr>
        <w:contextualSpacing/>
        <w:rPr>
          <w:rFonts w:eastAsia="Times New Roman" w:cstheme="minorHAnsi"/>
        </w:rPr>
      </w:pPr>
    </w:p>
    <w:p w14:paraId="4895E132" w14:textId="77777777" w:rsidR="00AB25EF" w:rsidRPr="004A6694" w:rsidRDefault="00AB25EF">
      <w:pPr>
        <w:contextualSpacing/>
        <w:rPr>
          <w:rFonts w:eastAsia="Times New Roman" w:cstheme="minorHAnsi"/>
        </w:rPr>
      </w:pPr>
      <w:r w:rsidRPr="004A6694">
        <w:rPr>
          <w:rFonts w:eastAsia="Times New Roman" w:cstheme="minorHAnsi"/>
          <w:b/>
          <w:bCs/>
          <w:color w:val="000000"/>
        </w:rPr>
        <w:t>Entangling Roots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1]</w:t>
      </w:r>
    </w:p>
    <w:p w14:paraId="38ED24BD" w14:textId="77777777" w:rsidR="00AB25EF" w:rsidRPr="004A6694" w:rsidRDefault="00AB25EF">
      <w:pPr>
        <w:contextualSpacing/>
        <w:rPr>
          <w:rFonts w:eastAsia="Times New Roman" w:cstheme="minorHAnsi"/>
        </w:rPr>
      </w:pPr>
      <w:r w:rsidRPr="004A6694">
        <w:rPr>
          <w:rFonts w:eastAsia="Times New Roman" w:cstheme="minorHAnsi"/>
          <w:color w:val="000000"/>
        </w:rPr>
        <w:t>Conjuration</w:t>
      </w:r>
    </w:p>
    <w:p w14:paraId="7CA73DE0"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color w:val="000000"/>
        </w:rPr>
        <w:t xml:space="preserve"> 1 action</w:t>
      </w:r>
    </w:p>
    <w:p w14:paraId="36FDA4B3"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60 feet </w:t>
      </w:r>
    </w:p>
    <w:p w14:paraId="3BA43747" w14:textId="77777777" w:rsidR="00E42AF1" w:rsidRPr="004A6694" w:rsidRDefault="00E42AF1">
      <w:pPr>
        <w:contextualSpacing/>
        <w:rPr>
          <w:rFonts w:eastAsia="Times New Roman" w:cstheme="minorHAnsi"/>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25E966E0"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Concentration, up to 1 minute</w:t>
      </w:r>
    </w:p>
    <w:p w14:paraId="061C6F2D" w14:textId="77777777" w:rsidR="00AB25EF" w:rsidRPr="004A6694" w:rsidRDefault="00AB25EF">
      <w:pPr>
        <w:contextualSpacing/>
        <w:rPr>
          <w:rFonts w:eastAsia="Times New Roman" w:cstheme="minorHAnsi"/>
        </w:rPr>
      </w:pPr>
      <w:r w:rsidRPr="004A6694">
        <w:rPr>
          <w:rFonts w:eastAsia="Times New Roman" w:cstheme="minorHAnsi"/>
          <w:color w:val="000000"/>
        </w:rPr>
        <w:lastRenderedPageBreak/>
        <w:t xml:space="preserve">By targeting </w:t>
      </w:r>
      <w:r w:rsidR="00EA7B1C" w:rsidRPr="004A6694">
        <w:rPr>
          <w:rFonts w:eastAsia="Times New Roman" w:cstheme="minorHAnsi"/>
          <w:color w:val="000000"/>
        </w:rPr>
        <w:t xml:space="preserve">one </w:t>
      </w:r>
      <w:r w:rsidRPr="004A6694">
        <w:rPr>
          <w:rFonts w:eastAsia="Times New Roman" w:cstheme="minorHAnsi"/>
          <w:color w:val="000000"/>
        </w:rPr>
        <w:t>creature within range, you sprout thorny vines and weeds that constrict on them. The creature must succeed on a Strength saving throw or else be restrained by the entangling weeds so long as you concentrate. While the creature is restrained, they take 1d4 damage every round (the type is either piercing, slashing, or bludgeoning).</w:t>
      </w:r>
    </w:p>
    <w:p w14:paraId="0BE1D5FC" w14:textId="77777777" w:rsidR="00AB25EF" w:rsidRPr="004A6694" w:rsidRDefault="00AB25EF">
      <w:pPr>
        <w:contextualSpacing/>
        <w:rPr>
          <w:rFonts w:eastAsia="Times New Roman" w:cstheme="minorHAnsi"/>
        </w:rPr>
      </w:pPr>
      <w:r w:rsidRPr="004A6694">
        <w:rPr>
          <w:rFonts w:eastAsia="Times New Roman" w:cstheme="minorHAnsi"/>
          <w:color w:val="000000"/>
        </w:rPr>
        <w:t>They may use an action every round to make a Strength check against your DC again. On a success, it frees itself, and the plants wilt away.</w:t>
      </w:r>
    </w:p>
    <w:p w14:paraId="71DAE6B5" w14:textId="77777777" w:rsidR="00AB25EF" w:rsidRPr="004A6694" w:rsidRDefault="00AB25EF">
      <w:pPr>
        <w:contextualSpacing/>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The damage dealt increases by 1d4 per level above 1st</w:t>
      </w:r>
      <w:r w:rsidR="00F36470" w:rsidRPr="004A6694">
        <w:rPr>
          <w:rFonts w:eastAsia="Times New Roman" w:cstheme="minorHAnsi"/>
          <w:color w:val="000000"/>
        </w:rPr>
        <w:t xml:space="preserve"> and </w:t>
      </w:r>
      <w:r w:rsidRPr="004A6694">
        <w:rPr>
          <w:rFonts w:eastAsia="Times New Roman" w:cstheme="minorHAnsi"/>
          <w:color w:val="000000"/>
        </w:rPr>
        <w:t>can entangle another creature within 5 feet.</w:t>
      </w:r>
    </w:p>
    <w:p w14:paraId="75D19680" w14:textId="77777777" w:rsidR="007644ED" w:rsidRPr="004A6694" w:rsidRDefault="007644ED">
      <w:pPr>
        <w:contextualSpacing/>
        <w:rPr>
          <w:rFonts w:eastAsia="Times New Roman" w:cstheme="minorHAnsi"/>
        </w:rPr>
      </w:pPr>
    </w:p>
    <w:p w14:paraId="0487AA4F" w14:textId="77777777" w:rsidR="00AB25EF" w:rsidRPr="004A6694" w:rsidRDefault="00AB25EF">
      <w:pPr>
        <w:contextualSpacing/>
        <w:rPr>
          <w:rFonts w:eastAsia="Times New Roman" w:cstheme="minorHAnsi"/>
        </w:rPr>
      </w:pPr>
      <w:r w:rsidRPr="004A6694">
        <w:rPr>
          <w:rFonts w:eastAsia="Times New Roman" w:cstheme="minorHAnsi"/>
          <w:b/>
          <w:bCs/>
          <w:color w:val="000000"/>
        </w:rPr>
        <w:t>Exorcism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2]</w:t>
      </w:r>
    </w:p>
    <w:p w14:paraId="639D4B46" w14:textId="77777777" w:rsidR="00AB25EF" w:rsidRPr="004A6694" w:rsidRDefault="00AB25EF">
      <w:pPr>
        <w:contextualSpacing/>
        <w:rPr>
          <w:rFonts w:eastAsia="Times New Roman" w:cstheme="minorHAnsi"/>
        </w:rPr>
      </w:pPr>
      <w:r w:rsidRPr="004A6694">
        <w:rPr>
          <w:rFonts w:eastAsia="Times New Roman" w:cstheme="minorHAnsi"/>
          <w:color w:val="000000"/>
        </w:rPr>
        <w:t>Evocation</w:t>
      </w:r>
    </w:p>
    <w:p w14:paraId="245DAD93"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color w:val="000000"/>
        </w:rPr>
        <w:t xml:space="preserve"> 1 action</w:t>
      </w:r>
    </w:p>
    <w:p w14:paraId="38D89E85"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color w:val="000000"/>
        </w:rPr>
        <w:t xml:space="preserve"> 30 feet </w:t>
      </w:r>
    </w:p>
    <w:p w14:paraId="69461E0B" w14:textId="77777777" w:rsidR="007A0074"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D63985">
        <w:rPr>
          <w:b/>
          <w:bCs/>
        </w:rPr>
        <w:t>:</w:t>
      </w:r>
      <w:r w:rsidRPr="004A6694">
        <w:rPr>
          <w:rFonts w:eastAsia="Times New Roman" w:cstheme="minorHAnsi"/>
          <w:color w:val="000000"/>
        </w:rPr>
        <w:t xml:space="preserve"> V, S</w:t>
      </w:r>
    </w:p>
    <w:p w14:paraId="41FB8202"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color w:val="000000"/>
        </w:rPr>
        <w:t xml:space="preserve"> Instantaneous</w:t>
      </w:r>
    </w:p>
    <w:p w14:paraId="68B763C9" w14:textId="77777777" w:rsidR="004A6694" w:rsidRDefault="00AB25EF" w:rsidP="00A35811">
      <w:pPr>
        <w:contextualSpacing/>
        <w:rPr>
          <w:rFonts w:eastAsia="Times New Roman" w:cstheme="minorHAnsi"/>
          <w:color w:val="000000"/>
        </w:rPr>
      </w:pPr>
      <w:r w:rsidRPr="004A6694">
        <w:rPr>
          <w:rFonts w:eastAsia="Times New Roman" w:cstheme="minorHAnsi"/>
          <w:color w:val="000000"/>
        </w:rPr>
        <w:t xml:space="preserve">You call upon the Holy Light (or forcefully </w:t>
      </w:r>
      <w:r w:rsidR="00A35811">
        <w:rPr>
          <w:rFonts w:eastAsia="Times New Roman" w:cstheme="minorHAnsi"/>
          <w:color w:val="000000"/>
        </w:rPr>
        <w:t xml:space="preserve">draw out </w:t>
      </w:r>
      <w:r w:rsidR="00EA7B1C" w:rsidRPr="004A6694">
        <w:rPr>
          <w:rFonts w:eastAsia="Times New Roman" w:cstheme="minorHAnsi"/>
          <w:color w:val="000000"/>
        </w:rPr>
        <w:t xml:space="preserve">fel </w:t>
      </w:r>
      <w:r w:rsidR="009E7050" w:rsidRPr="004A6694">
        <w:rPr>
          <w:rFonts w:eastAsia="Times New Roman" w:cstheme="minorHAnsi"/>
          <w:color w:val="000000"/>
        </w:rPr>
        <w:t xml:space="preserve">or </w:t>
      </w:r>
      <w:r w:rsidR="00EA7B1C" w:rsidRPr="004A6694">
        <w:rPr>
          <w:rFonts w:eastAsia="Times New Roman" w:cstheme="minorHAnsi"/>
          <w:color w:val="000000"/>
        </w:rPr>
        <w:t xml:space="preserve">shadow </w:t>
      </w:r>
      <w:r w:rsidRPr="004A6694">
        <w:rPr>
          <w:rFonts w:eastAsia="Times New Roman" w:cstheme="minorHAnsi"/>
          <w:color w:val="000000"/>
        </w:rPr>
        <w:t>magic) to harm fiends</w:t>
      </w:r>
      <w:r w:rsidR="00EA7B1C" w:rsidRPr="004A6694">
        <w:rPr>
          <w:rFonts w:eastAsia="Times New Roman" w:cstheme="minorHAnsi"/>
          <w:color w:val="000000"/>
        </w:rPr>
        <w:t xml:space="preserve"> or undead</w:t>
      </w:r>
      <w:r w:rsidRPr="004A6694">
        <w:rPr>
          <w:rFonts w:eastAsia="Times New Roman" w:cstheme="minorHAnsi"/>
          <w:color w:val="000000"/>
        </w:rPr>
        <w:t xml:space="preserve">. Make a ranged spell attack. If the target is a fiend or undead, they take 4d10 </w:t>
      </w:r>
      <w:r w:rsidR="00B77552" w:rsidRPr="004A6694">
        <w:rPr>
          <w:rFonts w:eastAsia="Times New Roman" w:cstheme="minorHAnsi"/>
          <w:color w:val="000000"/>
        </w:rPr>
        <w:t xml:space="preserve">holy </w:t>
      </w:r>
      <w:r w:rsidRPr="004A6694">
        <w:rPr>
          <w:rFonts w:eastAsia="Times New Roman" w:cstheme="minorHAnsi"/>
          <w:color w:val="000000"/>
        </w:rPr>
        <w:t xml:space="preserve">damage. </w:t>
      </w:r>
    </w:p>
    <w:p w14:paraId="5E7C06C9"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If the target is a creature under a possession or </w:t>
      </w:r>
      <w:r w:rsidR="004A6694" w:rsidRPr="00696738">
        <w:rPr>
          <w:rFonts w:eastAsia="Times New Roman" w:cstheme="minorHAnsi"/>
          <w:i/>
          <w:iCs/>
          <w:color w:val="000000"/>
        </w:rPr>
        <w:t>possession</w:t>
      </w:r>
      <w:r w:rsidRPr="004A6694">
        <w:rPr>
          <w:rFonts w:eastAsia="Times New Roman" w:cstheme="minorHAnsi"/>
          <w:color w:val="000000"/>
        </w:rPr>
        <w:t xml:space="preserve"> spell by an undead or fiend, only the possessing creature takes the damage, and the victim may re-roll against the </w:t>
      </w:r>
      <w:r w:rsidRPr="00696738">
        <w:rPr>
          <w:rFonts w:eastAsia="Times New Roman" w:cstheme="minorHAnsi"/>
          <w:i/>
          <w:iCs/>
          <w:color w:val="000000"/>
        </w:rPr>
        <w:t>possession</w:t>
      </w:r>
      <w:r w:rsidRPr="004A6694">
        <w:rPr>
          <w:rFonts w:eastAsia="Times New Roman" w:cstheme="minorHAnsi"/>
          <w:color w:val="000000"/>
        </w:rPr>
        <w:t xml:space="preserve"> effect with advantage.</w:t>
      </w:r>
    </w:p>
    <w:p w14:paraId="571D3505" w14:textId="77777777" w:rsidR="00B32087" w:rsidRDefault="00AB25EF" w:rsidP="00B32087">
      <w:pPr>
        <w:contextualSpacing/>
        <w:rPr>
          <w:rFonts w:eastAsia="Times New Roman" w:cstheme="minorHAnsi"/>
          <w:color w:val="000000"/>
        </w:rPr>
      </w:pPr>
      <w:r w:rsidRPr="004A6694">
        <w:rPr>
          <w:rFonts w:eastAsia="Times New Roman" w:cstheme="minorHAnsi"/>
          <w:color w:val="000000"/>
        </w:rPr>
        <w:t xml:space="preserve">If the target is charmed or dominated by an undead or fiend, </w:t>
      </w:r>
      <w:r w:rsidR="004A6694">
        <w:rPr>
          <w:rFonts w:eastAsia="Times New Roman" w:cstheme="minorHAnsi"/>
          <w:color w:val="000000"/>
        </w:rPr>
        <w:t xml:space="preserve">or is a conjured or bound undead, </w:t>
      </w:r>
      <w:r w:rsidRPr="004A6694">
        <w:rPr>
          <w:rFonts w:eastAsia="Times New Roman" w:cstheme="minorHAnsi"/>
          <w:color w:val="000000"/>
        </w:rPr>
        <w:t>the target creature may (instead of being damaged) have the spell dispelled if it is of a spell level 2nd or lower</w:t>
      </w:r>
      <w:r w:rsidR="004A6694">
        <w:rPr>
          <w:rFonts w:eastAsia="Times New Roman" w:cstheme="minorHAnsi"/>
          <w:color w:val="000000"/>
        </w:rPr>
        <w:t xml:space="preserve">. If higher, you must succeed on </w:t>
      </w:r>
      <w:r w:rsidRPr="004A6694">
        <w:rPr>
          <w:rFonts w:eastAsia="Times New Roman" w:cstheme="minorHAnsi"/>
          <w:color w:val="000000"/>
        </w:rPr>
        <w:t xml:space="preserve">a spellcasting ability check against a DC of 10 + spell level. </w:t>
      </w:r>
    </w:p>
    <w:p w14:paraId="1687DF27" w14:textId="77777777" w:rsidR="00AB25EF" w:rsidRPr="004A6694" w:rsidRDefault="00B32087" w:rsidP="00B32087">
      <w:pPr>
        <w:contextualSpacing/>
        <w:rPr>
          <w:rFonts w:eastAsia="Times New Roman" w:cstheme="minorHAnsi"/>
        </w:rPr>
      </w:pPr>
      <w:r>
        <w:rPr>
          <w:rFonts w:eastAsia="Times New Roman" w:cstheme="minorHAnsi"/>
          <w:color w:val="000000"/>
        </w:rPr>
        <w:t xml:space="preserve">Alternatively, if the target is an unrestrained </w:t>
      </w:r>
      <w:r w:rsidR="00A35811">
        <w:rPr>
          <w:rFonts w:eastAsia="Times New Roman" w:cstheme="minorHAnsi"/>
          <w:color w:val="000000"/>
        </w:rPr>
        <w:t xml:space="preserve">conjured </w:t>
      </w:r>
      <w:r>
        <w:rPr>
          <w:rFonts w:eastAsia="Times New Roman" w:cstheme="minorHAnsi"/>
          <w:color w:val="000000"/>
        </w:rPr>
        <w:t xml:space="preserve">creature, the exorcism spell can send it back to its origin plane if the target fails a Charisma saving throw. If it succeeds, you may still deal damage to it on a successful spell attack. </w:t>
      </w:r>
    </w:p>
    <w:p w14:paraId="7588A8F1" w14:textId="77777777" w:rsidR="00AB25EF" w:rsidRPr="004A6694" w:rsidRDefault="00AB25EF">
      <w:pPr>
        <w:contextualSpacing/>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 xml:space="preserve">The damage increases by 2d10 for each </w:t>
      </w:r>
      <w:r w:rsidR="00EA7B1C" w:rsidRPr="004A6694">
        <w:rPr>
          <w:rFonts w:eastAsia="Times New Roman" w:cstheme="minorHAnsi"/>
          <w:color w:val="000000"/>
        </w:rPr>
        <w:t xml:space="preserve">spell </w:t>
      </w:r>
      <w:r w:rsidRPr="004A6694">
        <w:rPr>
          <w:rFonts w:eastAsia="Times New Roman" w:cstheme="minorHAnsi"/>
          <w:color w:val="000000"/>
        </w:rPr>
        <w:t>level above 2nd.</w:t>
      </w:r>
    </w:p>
    <w:p w14:paraId="16C61439" w14:textId="77777777" w:rsidR="002853B2" w:rsidRPr="004A6694" w:rsidRDefault="002853B2">
      <w:pPr>
        <w:contextualSpacing/>
        <w:rPr>
          <w:rFonts w:eastAsia="Times New Roman" w:cstheme="minorHAnsi"/>
          <w:color w:val="000000"/>
        </w:rPr>
      </w:pPr>
    </w:p>
    <w:p w14:paraId="48028D1F" w14:textId="77777777" w:rsidR="002853B2" w:rsidRPr="004A6694" w:rsidRDefault="002853B2">
      <w:pPr>
        <w:contextualSpacing/>
        <w:rPr>
          <w:rFonts w:eastAsia="Times New Roman" w:cstheme="minorHAnsi"/>
          <w:b/>
          <w:bCs/>
        </w:rPr>
      </w:pPr>
      <w:r w:rsidRPr="004A6694">
        <w:rPr>
          <w:rFonts w:eastAsia="Times New Roman" w:cstheme="minorHAnsi"/>
          <w:b/>
          <w:bCs/>
        </w:rPr>
        <w:t>Explosion [</w:t>
      </w:r>
      <w:r w:rsidR="00185ACB" w:rsidRPr="004A6694">
        <w:rPr>
          <w:rFonts w:eastAsia="Times New Roman" w:cstheme="minorHAnsi"/>
          <w:b/>
          <w:bCs/>
          <w:color w:val="000000"/>
        </w:rPr>
        <w:t>level</w:t>
      </w:r>
      <w:r w:rsidR="00185ACB" w:rsidRPr="004A6694">
        <w:rPr>
          <w:rFonts w:eastAsia="Times New Roman" w:cstheme="minorHAnsi"/>
          <w:b/>
          <w:bCs/>
        </w:rPr>
        <w:t xml:space="preserve"> </w:t>
      </w:r>
      <w:r w:rsidRPr="004A6694">
        <w:rPr>
          <w:rFonts w:eastAsia="Times New Roman" w:cstheme="minorHAnsi"/>
          <w:b/>
          <w:bCs/>
        </w:rPr>
        <w:t>1]</w:t>
      </w:r>
    </w:p>
    <w:p w14:paraId="24ECC3DE" w14:textId="77777777" w:rsidR="002853B2" w:rsidRPr="004A6694" w:rsidRDefault="002853B2">
      <w:pPr>
        <w:contextualSpacing/>
        <w:rPr>
          <w:rFonts w:eastAsia="Times New Roman" w:cstheme="minorHAnsi"/>
        </w:rPr>
      </w:pPr>
      <w:r w:rsidRPr="004A6694">
        <w:rPr>
          <w:rFonts w:eastAsia="Times New Roman" w:cstheme="minorHAnsi"/>
        </w:rPr>
        <w:lastRenderedPageBreak/>
        <w:t>Evocation</w:t>
      </w:r>
    </w:p>
    <w:p w14:paraId="2A22DAD1" w14:textId="77777777" w:rsidR="00EA7B1C" w:rsidRPr="004A6694" w:rsidRDefault="00EA7B1C">
      <w:pPr>
        <w:contextualSpacing/>
        <w:rPr>
          <w:rFonts w:eastAsia="Times New Roman" w:cstheme="minorHAnsi"/>
        </w:rPr>
      </w:pPr>
      <w:r w:rsidRPr="004A6694">
        <w:rPr>
          <w:rFonts w:eastAsia="Times New Roman" w:cstheme="minorHAnsi"/>
          <w:b/>
          <w:bCs/>
        </w:rPr>
        <w:t>Casting Time</w:t>
      </w:r>
      <w:r w:rsidR="00D63985">
        <w:rPr>
          <w:b/>
          <w:bCs/>
        </w:rPr>
        <w:t>:</w:t>
      </w:r>
      <w:r w:rsidRPr="004A6694">
        <w:rPr>
          <w:rFonts w:eastAsia="Times New Roman" w:cstheme="minorHAnsi"/>
          <w:b/>
          <w:bCs/>
        </w:rPr>
        <w:t xml:space="preserve"> </w:t>
      </w:r>
      <w:r w:rsidRPr="004A6694">
        <w:rPr>
          <w:rFonts w:eastAsia="Times New Roman" w:cstheme="minorHAnsi"/>
        </w:rPr>
        <w:t>1 action</w:t>
      </w:r>
    </w:p>
    <w:p w14:paraId="16313C20" w14:textId="77777777" w:rsidR="002C4B7B" w:rsidRPr="004A6694" w:rsidRDefault="002C4B7B">
      <w:pPr>
        <w:contextualSpacing/>
        <w:rPr>
          <w:rFonts w:eastAsia="Times New Roman" w:cstheme="minorHAnsi"/>
        </w:rPr>
      </w:pPr>
      <w:r w:rsidRPr="004A6694">
        <w:rPr>
          <w:rFonts w:eastAsia="Times New Roman" w:cstheme="minorHAnsi"/>
          <w:b/>
          <w:bCs/>
        </w:rPr>
        <w:t>Range</w:t>
      </w:r>
      <w:r w:rsidR="00D63985">
        <w:rPr>
          <w:b/>
          <w:bCs/>
        </w:rPr>
        <w:t>:</w:t>
      </w:r>
      <w:r w:rsidRPr="004A6694">
        <w:rPr>
          <w:rFonts w:eastAsia="Times New Roman" w:cstheme="minorHAnsi"/>
          <w:b/>
          <w:bCs/>
        </w:rPr>
        <w:t xml:space="preserve"> </w:t>
      </w:r>
      <w:r w:rsidRPr="004A6694">
        <w:rPr>
          <w:rFonts w:eastAsia="Times New Roman" w:cstheme="minorHAnsi"/>
        </w:rPr>
        <w:t>30 feet</w:t>
      </w:r>
    </w:p>
    <w:p w14:paraId="79DC53F0" w14:textId="77777777" w:rsidR="007A0074" w:rsidRPr="004A6694" w:rsidRDefault="0037145A">
      <w:pPr>
        <w:contextualSpacing/>
        <w:rPr>
          <w:rFonts w:eastAsia="Times New Roman" w:cstheme="minorHAnsi"/>
        </w:rPr>
      </w:pPr>
      <w:r w:rsidRPr="004A6694">
        <w:rPr>
          <w:rFonts w:eastAsia="Times New Roman" w:cstheme="minorHAnsi"/>
          <w:b/>
          <w:bCs/>
        </w:rPr>
        <w:t>Component</w:t>
      </w:r>
      <w:r w:rsidR="007A0074" w:rsidRPr="004A6694">
        <w:rPr>
          <w:rFonts w:eastAsia="Times New Roman" w:cstheme="minorHAnsi"/>
          <w:b/>
          <w:bCs/>
        </w:rPr>
        <w:t>s</w:t>
      </w:r>
      <w:r w:rsidR="00D63985">
        <w:rPr>
          <w:b/>
          <w:bCs/>
        </w:rPr>
        <w:t>:</w:t>
      </w:r>
      <w:r w:rsidRPr="004A6694">
        <w:rPr>
          <w:rFonts w:eastAsia="Times New Roman" w:cstheme="minorHAnsi"/>
          <w:b/>
          <w:bCs/>
        </w:rPr>
        <w:t xml:space="preserve"> </w:t>
      </w:r>
      <w:r w:rsidRPr="004A6694">
        <w:rPr>
          <w:rFonts w:eastAsia="Times New Roman" w:cstheme="minorHAnsi"/>
        </w:rPr>
        <w:t>V, S, M (empty egg shell)</w:t>
      </w:r>
    </w:p>
    <w:p w14:paraId="148D26DC" w14:textId="77777777" w:rsidR="002853B2" w:rsidRPr="004A6694" w:rsidRDefault="002853B2">
      <w:pPr>
        <w:contextualSpacing/>
        <w:rPr>
          <w:rFonts w:eastAsia="Times New Roman" w:cstheme="minorHAnsi"/>
        </w:rPr>
      </w:pPr>
      <w:r w:rsidRPr="004A6694">
        <w:rPr>
          <w:rFonts w:eastAsia="Times New Roman" w:cstheme="minorHAnsi"/>
          <w:b/>
          <w:bCs/>
        </w:rPr>
        <w:t>Duration</w:t>
      </w:r>
      <w:r w:rsidR="00D63985">
        <w:rPr>
          <w:b/>
          <w:bCs/>
        </w:rPr>
        <w:t>:</w:t>
      </w:r>
      <w:r w:rsidRPr="004A6694">
        <w:rPr>
          <w:rFonts w:eastAsia="Times New Roman" w:cstheme="minorHAnsi"/>
          <w:b/>
          <w:bCs/>
        </w:rPr>
        <w:t xml:space="preserve"> </w:t>
      </w:r>
      <w:r w:rsidRPr="004A6694">
        <w:rPr>
          <w:rFonts w:eastAsia="Times New Roman" w:cstheme="minorHAnsi"/>
        </w:rPr>
        <w:t>Instantaneous</w:t>
      </w:r>
      <w:r w:rsidR="00795E1D" w:rsidRPr="004A6694">
        <w:rPr>
          <w:rFonts w:eastAsia="Times New Roman" w:cstheme="minorHAnsi"/>
        </w:rPr>
        <w:t>, or up to 3 rounds</w:t>
      </w:r>
    </w:p>
    <w:p w14:paraId="06188564" w14:textId="77777777" w:rsidR="00596088" w:rsidRDefault="002853B2" w:rsidP="00596088">
      <w:pPr>
        <w:contextualSpacing/>
        <w:rPr>
          <w:rFonts w:eastAsia="Times New Roman" w:cstheme="minorHAnsi"/>
        </w:rPr>
      </w:pPr>
      <w:r w:rsidRPr="004A6694">
        <w:rPr>
          <w:rFonts w:eastAsia="Times New Roman" w:cstheme="minorHAnsi"/>
        </w:rPr>
        <w:t xml:space="preserve">You draw power into the </w:t>
      </w:r>
      <w:r w:rsidR="00596088">
        <w:rPr>
          <w:rFonts w:eastAsia="Times New Roman" w:cstheme="minorHAnsi"/>
        </w:rPr>
        <w:t>material</w:t>
      </w:r>
      <w:r w:rsidRPr="004A6694">
        <w:rPr>
          <w:rFonts w:eastAsia="Times New Roman" w:cstheme="minorHAnsi"/>
        </w:rPr>
        <w:t>, and then release it to explode</w:t>
      </w:r>
      <w:r w:rsidR="00795E1D" w:rsidRPr="004A6694">
        <w:rPr>
          <w:rFonts w:eastAsia="Times New Roman" w:cstheme="minorHAnsi"/>
        </w:rPr>
        <w:t xml:space="preserve"> either instantaneously or </w:t>
      </w:r>
      <w:r w:rsidR="00823019" w:rsidRPr="004A6694">
        <w:rPr>
          <w:rFonts w:eastAsia="Times New Roman" w:cstheme="minorHAnsi"/>
        </w:rPr>
        <w:t xml:space="preserve">delayed for </w:t>
      </w:r>
      <w:r w:rsidR="00795E1D" w:rsidRPr="004A6694">
        <w:rPr>
          <w:rFonts w:eastAsia="Times New Roman" w:cstheme="minorHAnsi"/>
        </w:rPr>
        <w:t>up to three rounds</w:t>
      </w:r>
      <w:r w:rsidRPr="004A6694">
        <w:rPr>
          <w:rFonts w:eastAsia="Times New Roman" w:cstheme="minorHAnsi"/>
        </w:rPr>
        <w:t>. This explosion deals 2d6 concussive damage in a 10-foot radius sphere</w:t>
      </w:r>
      <w:r w:rsidR="00795E1D" w:rsidRPr="004A6694">
        <w:rPr>
          <w:rFonts w:eastAsia="Times New Roman" w:cstheme="minorHAnsi"/>
        </w:rPr>
        <w:t xml:space="preserve"> and knocks them prone</w:t>
      </w:r>
      <w:r w:rsidRPr="004A6694">
        <w:rPr>
          <w:rFonts w:eastAsia="Times New Roman" w:cstheme="minorHAnsi"/>
        </w:rPr>
        <w:t xml:space="preserve">. </w:t>
      </w:r>
      <w:r w:rsidR="00596088">
        <w:rPr>
          <w:rFonts w:eastAsia="Times New Roman" w:cstheme="minorHAnsi"/>
        </w:rPr>
        <w:t xml:space="preserve">If a creature passes an Agility saving throw, they take only half damage and are not knocked prone. </w:t>
      </w:r>
    </w:p>
    <w:p w14:paraId="75C1FB08" w14:textId="77777777" w:rsidR="002853B2" w:rsidRPr="004A6694" w:rsidRDefault="00596088" w:rsidP="00596088">
      <w:pPr>
        <w:contextualSpacing/>
        <w:rPr>
          <w:rFonts w:eastAsia="Times New Roman" w:cstheme="minorHAnsi"/>
        </w:rPr>
      </w:pPr>
      <w:r>
        <w:rPr>
          <w:rFonts w:eastAsia="Times New Roman" w:cstheme="minorHAnsi"/>
        </w:rPr>
        <w:t xml:space="preserve">The explosion also releases a splash of damage beyond the explosive’s area, dealing 2 point of damage of the same type 5 feet away from the blast. A successful Agility saving throw against this effect negates the damage entirely. </w:t>
      </w:r>
    </w:p>
    <w:p w14:paraId="2DC85A78" w14:textId="77777777" w:rsidR="002853B2" w:rsidRPr="004A6694" w:rsidRDefault="002853B2">
      <w:pPr>
        <w:contextualSpacing/>
        <w:rPr>
          <w:rFonts w:eastAsia="Times New Roman" w:cstheme="minorHAnsi"/>
        </w:rPr>
      </w:pPr>
      <w:r w:rsidRPr="004A6694">
        <w:rPr>
          <w:rFonts w:eastAsia="Times New Roman" w:cstheme="minorHAnsi"/>
          <w:b/>
          <w:bCs/>
        </w:rPr>
        <w:t xml:space="preserve">Heightened. </w:t>
      </w:r>
      <w:r w:rsidRPr="004A6694">
        <w:rPr>
          <w:rFonts w:eastAsia="Times New Roman" w:cstheme="minorHAnsi"/>
        </w:rPr>
        <w:t xml:space="preserve">For each level above 1st, you add an additional 1d6 damage (and one </w:t>
      </w:r>
      <w:r w:rsidR="006750A9" w:rsidRPr="004A6694">
        <w:rPr>
          <w:rFonts w:eastAsia="Times New Roman" w:cstheme="minorHAnsi"/>
        </w:rPr>
        <w:t xml:space="preserve">additional </w:t>
      </w:r>
      <w:r w:rsidRPr="004A6694">
        <w:rPr>
          <w:rFonts w:eastAsia="Times New Roman" w:cstheme="minorHAnsi"/>
        </w:rPr>
        <w:t>point of splash damage).</w:t>
      </w:r>
    </w:p>
    <w:p w14:paraId="7A436B1B" w14:textId="77777777" w:rsidR="00795E1D" w:rsidRPr="004A6694" w:rsidRDefault="00795E1D">
      <w:pPr>
        <w:contextualSpacing/>
        <w:rPr>
          <w:rFonts w:eastAsia="Times New Roman" w:cstheme="minorHAnsi"/>
        </w:rPr>
      </w:pPr>
      <w:r w:rsidRPr="004A6694">
        <w:rPr>
          <w:rFonts w:eastAsia="Times New Roman" w:cstheme="minorHAnsi"/>
          <w:i/>
          <w:iCs/>
        </w:rPr>
        <w:t>Special.</w:t>
      </w:r>
      <w:r w:rsidRPr="004A6694">
        <w:rPr>
          <w:rFonts w:eastAsia="Times New Roman" w:cstheme="minorHAnsi"/>
        </w:rPr>
        <w:t xml:space="preserve"> When preparing the spell, you can instead make the explosion deal fire, cold, lightning, or acid damage. </w:t>
      </w:r>
    </w:p>
    <w:p w14:paraId="0770EFE3" w14:textId="77777777" w:rsidR="00EA7B1C" w:rsidRPr="004A6694" w:rsidRDefault="00EA7B1C">
      <w:pPr>
        <w:contextualSpacing/>
        <w:rPr>
          <w:rFonts w:eastAsia="Times New Roman" w:cstheme="minorHAnsi"/>
        </w:rPr>
      </w:pPr>
    </w:p>
    <w:p w14:paraId="12AF7B5C" w14:textId="77777777" w:rsidR="00AB25EF" w:rsidRPr="004A6694" w:rsidRDefault="00AB25EF">
      <w:pPr>
        <w:contextualSpacing/>
        <w:rPr>
          <w:rFonts w:eastAsia="Times New Roman" w:cstheme="minorHAnsi"/>
        </w:rPr>
      </w:pPr>
      <w:r w:rsidRPr="004A6694">
        <w:rPr>
          <w:rFonts w:eastAsia="Times New Roman" w:cstheme="minorHAnsi"/>
          <w:b/>
          <w:bCs/>
          <w:color w:val="000000"/>
        </w:rPr>
        <w:t>Fade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1]</w:t>
      </w:r>
    </w:p>
    <w:p w14:paraId="711C2C1F" w14:textId="77777777" w:rsidR="00AB25EF" w:rsidRPr="004A6694" w:rsidRDefault="00AB25EF">
      <w:pPr>
        <w:contextualSpacing/>
        <w:rPr>
          <w:rFonts w:eastAsia="Times New Roman" w:cstheme="minorHAnsi"/>
        </w:rPr>
      </w:pPr>
      <w:r w:rsidRPr="004A6694">
        <w:rPr>
          <w:rFonts w:eastAsia="Times New Roman" w:cstheme="minorHAnsi"/>
          <w:color w:val="000000"/>
        </w:rPr>
        <w:t>Illusion</w:t>
      </w:r>
    </w:p>
    <w:p w14:paraId="60D587D6"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color w:val="000000"/>
        </w:rPr>
        <w:t xml:space="preserve"> 1 action</w:t>
      </w:r>
    </w:p>
    <w:p w14:paraId="7AC91034"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 xml:space="preserve">Touch </w:t>
      </w:r>
    </w:p>
    <w:p w14:paraId="0E7F9793" w14:textId="77777777" w:rsidR="007A0074" w:rsidRPr="004A6694" w:rsidRDefault="00E42AF1">
      <w:pPr>
        <w:contextualSpacing/>
        <w:rPr>
          <w:rFonts w:eastAsia="Times New Roman" w:cstheme="minorHAnsi"/>
          <w:color w:val="000000"/>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S</w:t>
      </w:r>
    </w:p>
    <w:p w14:paraId="4FE69F78"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00C70A89" w:rsidRPr="004A6694">
        <w:rPr>
          <w:rFonts w:eastAsia="Times New Roman" w:cstheme="minorHAnsi"/>
          <w:color w:val="000000"/>
        </w:rPr>
        <w:t xml:space="preserve">Concentration, up to </w:t>
      </w:r>
      <w:r w:rsidRPr="004A6694">
        <w:rPr>
          <w:rFonts w:eastAsia="Times New Roman" w:cstheme="minorHAnsi"/>
          <w:color w:val="000000"/>
        </w:rPr>
        <w:t>1 minute</w:t>
      </w:r>
    </w:p>
    <w:p w14:paraId="5D8099DB" w14:textId="77777777" w:rsidR="00AB25EF" w:rsidRPr="004A6694" w:rsidRDefault="004519ED" w:rsidP="004519ED">
      <w:pPr>
        <w:contextualSpacing/>
        <w:rPr>
          <w:rFonts w:eastAsia="Times New Roman" w:cstheme="minorHAnsi"/>
          <w:color w:val="000000"/>
        </w:rPr>
      </w:pPr>
      <w:r>
        <w:rPr>
          <w:rFonts w:eastAsia="Times New Roman" w:cstheme="minorHAnsi"/>
          <w:color w:val="000000"/>
        </w:rPr>
        <w:t xml:space="preserve">A creature </w:t>
      </w:r>
      <w:r w:rsidR="00AB25EF" w:rsidRPr="004A6694">
        <w:rPr>
          <w:rFonts w:eastAsia="Times New Roman" w:cstheme="minorHAnsi"/>
          <w:color w:val="000000"/>
        </w:rPr>
        <w:t xml:space="preserve">you touch </w:t>
      </w:r>
      <w:r>
        <w:rPr>
          <w:rFonts w:eastAsia="Times New Roman" w:cstheme="minorHAnsi"/>
          <w:color w:val="000000"/>
        </w:rPr>
        <w:t xml:space="preserve">camouflages with its surroundings. At the start of the creature’s turn, and before it moves, the target can Hide, even when directly observed. If the creature moves, casts a spell, or attacks, it must attempt to Hide again. </w:t>
      </w:r>
    </w:p>
    <w:p w14:paraId="299B498A" w14:textId="77777777" w:rsidR="007644ED" w:rsidRPr="004A6694" w:rsidRDefault="007644ED">
      <w:pPr>
        <w:contextualSpacing/>
        <w:rPr>
          <w:rFonts w:eastAsia="Times New Roman" w:cstheme="minorHAnsi"/>
        </w:rPr>
      </w:pPr>
    </w:p>
    <w:p w14:paraId="45610AF3" w14:textId="77777777" w:rsidR="00AB25EF" w:rsidRPr="004A6694" w:rsidRDefault="00AB25EF">
      <w:pPr>
        <w:contextualSpacing/>
        <w:rPr>
          <w:rFonts w:eastAsia="Times New Roman" w:cstheme="minorHAnsi"/>
        </w:rPr>
      </w:pPr>
      <w:r w:rsidRPr="004A6694">
        <w:rPr>
          <w:rFonts w:eastAsia="Times New Roman" w:cstheme="minorHAnsi"/>
          <w:b/>
          <w:bCs/>
          <w:color w:val="000000"/>
        </w:rPr>
        <w:t>Fear Ward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1]</w:t>
      </w:r>
    </w:p>
    <w:p w14:paraId="36EDE19F"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Abjuration </w:t>
      </w:r>
      <w:r w:rsidR="00CD07D6">
        <w:rPr>
          <w:rFonts w:eastAsia="Times New Roman" w:cstheme="minorHAnsi"/>
          <w:color w:val="000000"/>
        </w:rPr>
        <w:t>[totem]</w:t>
      </w:r>
    </w:p>
    <w:p w14:paraId="5EF56654"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color w:val="000000"/>
        </w:rPr>
        <w:t xml:space="preserve"> 1 action</w:t>
      </w:r>
    </w:p>
    <w:p w14:paraId="07638EFE"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00740BB1">
        <w:rPr>
          <w:rFonts w:eastAsia="Times New Roman" w:cstheme="minorHAnsi"/>
          <w:color w:val="000000"/>
        </w:rPr>
        <w:t>30</w:t>
      </w:r>
      <w:r w:rsidRPr="004A6694">
        <w:rPr>
          <w:rFonts w:eastAsia="Times New Roman" w:cstheme="minorHAnsi"/>
          <w:color w:val="000000"/>
        </w:rPr>
        <w:t xml:space="preserve"> feet </w:t>
      </w:r>
    </w:p>
    <w:p w14:paraId="11715E06" w14:textId="77777777" w:rsidR="00E42AF1" w:rsidRPr="004A6694" w:rsidRDefault="00E42AF1">
      <w:pPr>
        <w:contextualSpacing/>
        <w:rPr>
          <w:rFonts w:eastAsia="Times New Roman" w:cstheme="minorHAnsi"/>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4530C50D"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minute</w:t>
      </w:r>
    </w:p>
    <w:p w14:paraId="7B045863"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Once you place this totem, it emits an aura with a reaction. This aura spreads in a </w:t>
      </w:r>
      <w:r w:rsidR="00BE4603" w:rsidRPr="004A6694">
        <w:rPr>
          <w:rFonts w:eastAsia="Times New Roman" w:cstheme="minorHAnsi"/>
          <w:color w:val="000000"/>
        </w:rPr>
        <w:t>15</w:t>
      </w:r>
      <w:r w:rsidRPr="004A6694">
        <w:rPr>
          <w:rFonts w:eastAsia="Times New Roman" w:cstheme="minorHAnsi"/>
          <w:color w:val="000000"/>
        </w:rPr>
        <w:t>-foot pulse, granting all allies advantages to saving throws versus fear effects.</w:t>
      </w:r>
    </w:p>
    <w:p w14:paraId="70BFD7E8" w14:textId="77777777" w:rsidR="007644ED" w:rsidRPr="004A6694" w:rsidRDefault="007644ED">
      <w:pPr>
        <w:contextualSpacing/>
        <w:rPr>
          <w:rFonts w:eastAsia="Times New Roman" w:cstheme="minorHAnsi"/>
        </w:rPr>
      </w:pPr>
    </w:p>
    <w:p w14:paraId="0ACAC88F" w14:textId="77777777" w:rsidR="00AB25EF" w:rsidRPr="004A6694" w:rsidRDefault="00AB25EF">
      <w:pPr>
        <w:contextualSpacing/>
        <w:rPr>
          <w:rFonts w:eastAsia="Times New Roman" w:cstheme="minorHAnsi"/>
        </w:rPr>
      </w:pPr>
      <w:r w:rsidRPr="004A6694">
        <w:rPr>
          <w:rFonts w:eastAsia="Times New Roman" w:cstheme="minorHAnsi"/>
          <w:b/>
          <w:bCs/>
          <w:color w:val="000000"/>
        </w:rPr>
        <w:t>Fire Nova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3]</w:t>
      </w:r>
    </w:p>
    <w:p w14:paraId="207CD15F" w14:textId="77777777" w:rsidR="00AB25EF" w:rsidRPr="004A6694" w:rsidRDefault="00AB25EF">
      <w:pPr>
        <w:contextualSpacing/>
        <w:rPr>
          <w:rFonts w:eastAsia="Times New Roman" w:cstheme="minorHAnsi"/>
        </w:rPr>
      </w:pPr>
      <w:r w:rsidRPr="004A6694">
        <w:rPr>
          <w:rFonts w:eastAsia="Times New Roman" w:cstheme="minorHAnsi"/>
          <w:color w:val="000000"/>
        </w:rPr>
        <w:t>Evocation</w:t>
      </w:r>
    </w:p>
    <w:p w14:paraId="6F78DE8F"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0AFF04DF"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Personal (self)</w:t>
      </w:r>
    </w:p>
    <w:p w14:paraId="746A884B" w14:textId="77777777" w:rsidR="007A0074" w:rsidRPr="004A6694" w:rsidRDefault="00A07061">
      <w:pPr>
        <w:contextualSpacing/>
        <w:rPr>
          <w:rFonts w:eastAsia="Times New Roman" w:cstheme="minorHAnsi"/>
          <w:color w:val="000000"/>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35FBA8AC"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Instantaneous</w:t>
      </w:r>
    </w:p>
    <w:p w14:paraId="1282990B" w14:textId="77777777" w:rsidR="00AB25EF" w:rsidRPr="004A6694" w:rsidRDefault="00AB25EF">
      <w:pPr>
        <w:contextualSpacing/>
        <w:rPr>
          <w:rFonts w:eastAsia="Times New Roman" w:cstheme="minorHAnsi"/>
        </w:rPr>
      </w:pPr>
      <w:r w:rsidRPr="004A6694">
        <w:rPr>
          <w:rFonts w:eastAsia="Times New Roman" w:cstheme="minorHAnsi"/>
          <w:color w:val="000000"/>
        </w:rPr>
        <w:t>You release a burst of flame in the area</w:t>
      </w:r>
      <w:r w:rsidR="00EA7B1C" w:rsidRPr="004A6694">
        <w:rPr>
          <w:rFonts w:eastAsia="Times New Roman" w:cstheme="minorHAnsi"/>
          <w:color w:val="000000"/>
        </w:rPr>
        <w:t>, creating a burning sphere centered on you</w:t>
      </w:r>
      <w:r w:rsidRPr="004A6694">
        <w:rPr>
          <w:rFonts w:eastAsia="Times New Roman" w:cstheme="minorHAnsi"/>
          <w:color w:val="000000"/>
        </w:rPr>
        <w:t xml:space="preserve">, igniting the very air around you. Any creature within </w:t>
      </w:r>
      <w:r w:rsidR="00EA7B1C" w:rsidRPr="004A6694">
        <w:rPr>
          <w:rFonts w:eastAsia="Times New Roman" w:cstheme="minorHAnsi"/>
          <w:color w:val="000000"/>
        </w:rPr>
        <w:t xml:space="preserve">a 20-foot radius sphere </w:t>
      </w:r>
      <w:r w:rsidRPr="004A6694">
        <w:rPr>
          <w:rFonts w:eastAsia="Times New Roman" w:cstheme="minorHAnsi"/>
          <w:color w:val="000000"/>
        </w:rPr>
        <w:t>suffer 8d6 fire damage, and are entitled an Agility saving throw to half damage. The heat spreads around corners</w:t>
      </w:r>
      <w:r w:rsidR="00EA7B1C" w:rsidRPr="004A6694">
        <w:rPr>
          <w:rFonts w:eastAsia="Times New Roman" w:cstheme="minorHAnsi"/>
          <w:color w:val="000000"/>
        </w:rPr>
        <w:t>.</w:t>
      </w:r>
      <w:r w:rsidR="00095E90">
        <w:rPr>
          <w:rFonts w:eastAsia="Times New Roman" w:cstheme="minorHAnsi"/>
          <w:color w:val="000000"/>
        </w:rPr>
        <w:t xml:space="preserve"> You may exclude a number of potential targets from being affected by the spell equal to your spellcasting ability score modifier. </w:t>
      </w:r>
      <w:r w:rsidR="00095E90" w:rsidRPr="000D5DB5">
        <w:rPr>
          <w:rFonts w:eastAsia="Times New Roman" w:cstheme="minorHAnsi"/>
          <w:color w:val="000000"/>
        </w:rPr>
        <w:t>The chosen creatures automatically succeed on their saving throws against the spell, and they take no damage if they would normally take half damage on a successful save.</w:t>
      </w:r>
      <w:r w:rsidR="00095E90">
        <w:rPr>
          <w:rFonts w:eastAsia="Times New Roman" w:cstheme="minorHAnsi"/>
          <w:color w:val="000000"/>
        </w:rPr>
        <w:t xml:space="preserve"> This stacks with similar features.</w:t>
      </w:r>
    </w:p>
    <w:p w14:paraId="3735E435" w14:textId="77777777" w:rsidR="00AB25EF" w:rsidRPr="004A6694" w:rsidRDefault="00095E90" w:rsidP="00F74BFD">
      <w:pPr>
        <w:contextualSpacing/>
        <w:rPr>
          <w:rFonts w:eastAsia="Times New Roman" w:cstheme="minorHAnsi"/>
        </w:rPr>
      </w:pPr>
      <w:r>
        <w:rPr>
          <w:rFonts w:eastAsia="Times New Roman" w:cstheme="minorHAnsi"/>
          <w:color w:val="000000"/>
        </w:rPr>
        <w:t>Also, i</w:t>
      </w:r>
      <w:r w:rsidR="00AB25EF" w:rsidRPr="004A6694">
        <w:rPr>
          <w:rFonts w:eastAsia="Times New Roman" w:cstheme="minorHAnsi"/>
          <w:color w:val="000000"/>
        </w:rPr>
        <w:t xml:space="preserve">f a target struck by this spell has been harmed by the </w:t>
      </w:r>
      <w:r w:rsidRPr="00095E90">
        <w:rPr>
          <w:rFonts w:eastAsia="Times New Roman" w:cstheme="minorHAnsi"/>
          <w:i/>
          <w:color w:val="000000"/>
        </w:rPr>
        <w:t>e</w:t>
      </w:r>
      <w:r w:rsidR="00AB25EF" w:rsidRPr="00095E90">
        <w:rPr>
          <w:rFonts w:eastAsia="Times New Roman" w:cstheme="minorHAnsi"/>
          <w:i/>
          <w:color w:val="000000"/>
        </w:rPr>
        <w:t xml:space="preserve">lemental </w:t>
      </w:r>
      <w:r w:rsidRPr="00095E90">
        <w:rPr>
          <w:rFonts w:eastAsia="Times New Roman" w:cstheme="minorHAnsi"/>
          <w:i/>
          <w:color w:val="000000"/>
        </w:rPr>
        <w:t>s</w:t>
      </w:r>
      <w:r w:rsidR="00AB25EF" w:rsidRPr="00095E90">
        <w:rPr>
          <w:rFonts w:eastAsia="Times New Roman" w:cstheme="minorHAnsi"/>
          <w:i/>
          <w:color w:val="000000"/>
        </w:rPr>
        <w:t>hock (</w:t>
      </w:r>
      <w:r w:rsidRPr="00095E90">
        <w:rPr>
          <w:rFonts w:eastAsia="Times New Roman" w:cstheme="minorHAnsi"/>
          <w:i/>
          <w:color w:val="000000"/>
        </w:rPr>
        <w:t>f</w:t>
      </w:r>
      <w:r w:rsidR="00AB25EF" w:rsidRPr="00095E90">
        <w:rPr>
          <w:rFonts w:eastAsia="Times New Roman" w:cstheme="minorHAnsi"/>
          <w:i/>
          <w:color w:val="000000"/>
        </w:rPr>
        <w:t>ire)</w:t>
      </w:r>
      <w:r w:rsidR="00AB25EF" w:rsidRPr="004A6694">
        <w:rPr>
          <w:rFonts w:eastAsia="Times New Roman" w:cstheme="minorHAnsi"/>
          <w:color w:val="000000"/>
        </w:rPr>
        <w:t xml:space="preserve"> or </w:t>
      </w:r>
      <w:r w:rsidRPr="00095E90">
        <w:rPr>
          <w:rFonts w:eastAsia="Times New Roman" w:cstheme="minorHAnsi"/>
          <w:i/>
          <w:color w:val="000000"/>
        </w:rPr>
        <w:t>f</w:t>
      </w:r>
      <w:r w:rsidR="00AB25EF" w:rsidRPr="00095E90">
        <w:rPr>
          <w:rFonts w:eastAsia="Times New Roman" w:cstheme="minorHAnsi"/>
          <w:i/>
          <w:color w:val="000000"/>
        </w:rPr>
        <w:t>ire</w:t>
      </w:r>
      <w:r w:rsidR="00F74BFD" w:rsidRPr="00095E90">
        <w:rPr>
          <w:rFonts w:eastAsia="Times New Roman" w:cstheme="minorHAnsi"/>
          <w:i/>
          <w:color w:val="000000"/>
        </w:rPr>
        <w:t xml:space="preserve"> </w:t>
      </w:r>
      <w:r w:rsidRPr="00095E90">
        <w:rPr>
          <w:rFonts w:eastAsia="Times New Roman" w:cstheme="minorHAnsi"/>
          <w:i/>
          <w:color w:val="000000"/>
        </w:rPr>
        <w:t>b</w:t>
      </w:r>
      <w:r w:rsidR="00AB25EF" w:rsidRPr="00095E90">
        <w:rPr>
          <w:rFonts w:eastAsia="Times New Roman" w:cstheme="minorHAnsi"/>
          <w:i/>
          <w:color w:val="000000"/>
        </w:rPr>
        <w:t>olt</w:t>
      </w:r>
      <w:r w:rsidR="00AB25EF" w:rsidRPr="004A6694">
        <w:rPr>
          <w:rFonts w:eastAsia="Times New Roman" w:cstheme="minorHAnsi"/>
          <w:color w:val="000000"/>
        </w:rPr>
        <w:t xml:space="preserve"> spells and failed their saving throw to half damage, they take extra damage</w:t>
      </w:r>
      <w:r w:rsidR="006750A9" w:rsidRPr="004A6694">
        <w:rPr>
          <w:rFonts w:eastAsia="Times New Roman" w:cstheme="minorHAnsi"/>
          <w:color w:val="000000"/>
        </w:rPr>
        <w:t xml:space="preserve"> equal to the spell level </w:t>
      </w:r>
      <w:r w:rsidR="00AB25EF" w:rsidRPr="004A6694">
        <w:rPr>
          <w:rFonts w:eastAsia="Times New Roman" w:cstheme="minorHAnsi"/>
          <w:color w:val="000000"/>
        </w:rPr>
        <w:t>on the start of their round</w:t>
      </w:r>
      <w:r w:rsidR="006F6D5A" w:rsidRPr="004A6694">
        <w:rPr>
          <w:rFonts w:eastAsia="Times New Roman" w:cstheme="minorHAnsi"/>
          <w:color w:val="000000"/>
        </w:rPr>
        <w:t>, and are scorched for one round</w:t>
      </w:r>
      <w:r w:rsidR="00AB25EF" w:rsidRPr="004A6694">
        <w:rPr>
          <w:rFonts w:eastAsia="Times New Roman" w:cstheme="minorHAnsi"/>
          <w:color w:val="000000"/>
        </w:rPr>
        <w:t>.</w:t>
      </w:r>
    </w:p>
    <w:p w14:paraId="29809B59" w14:textId="77777777" w:rsidR="00AB25EF" w:rsidRPr="004A6694" w:rsidRDefault="00AB25EF" w:rsidP="00166030">
      <w:pPr>
        <w:contextualSpacing/>
        <w:rPr>
          <w:rFonts w:eastAsia="Times New Roman" w:cstheme="minorHAnsi"/>
          <w:color w:val="000000"/>
        </w:rPr>
      </w:pPr>
      <w:r w:rsidRPr="004A6694">
        <w:rPr>
          <w:rFonts w:eastAsia="Times New Roman" w:cstheme="minorHAnsi"/>
          <w:b/>
          <w:bCs/>
          <w:color w:val="000000"/>
        </w:rPr>
        <w:t xml:space="preserve">Heightened. </w:t>
      </w:r>
      <w:r w:rsidRPr="004A6694">
        <w:rPr>
          <w:rFonts w:eastAsia="Times New Roman" w:cstheme="minorHAnsi"/>
          <w:color w:val="000000"/>
        </w:rPr>
        <w:t xml:space="preserve">When </w:t>
      </w:r>
      <w:r w:rsidR="00166030">
        <w:rPr>
          <w:rFonts w:eastAsia="Times New Roman" w:cstheme="minorHAnsi"/>
          <w:color w:val="000000"/>
        </w:rPr>
        <w:t xml:space="preserve">you cast this spell as </w:t>
      </w:r>
      <w:r w:rsidRPr="004A6694">
        <w:rPr>
          <w:rFonts w:eastAsia="Times New Roman" w:cstheme="minorHAnsi"/>
          <w:color w:val="000000"/>
        </w:rPr>
        <w:t xml:space="preserve">4th level spell or higher, the initial damage increases by 1d6 per spell </w:t>
      </w:r>
      <w:r w:rsidR="00EA7B1C" w:rsidRPr="004A6694">
        <w:rPr>
          <w:rFonts w:eastAsia="Times New Roman" w:cstheme="minorHAnsi"/>
          <w:color w:val="000000"/>
        </w:rPr>
        <w:t xml:space="preserve">level </w:t>
      </w:r>
      <w:r w:rsidRPr="004A6694">
        <w:rPr>
          <w:rFonts w:eastAsia="Times New Roman" w:cstheme="minorHAnsi"/>
          <w:color w:val="000000"/>
        </w:rPr>
        <w:t>above 3rd.</w:t>
      </w:r>
    </w:p>
    <w:p w14:paraId="45D473DB" w14:textId="77777777" w:rsidR="007644ED" w:rsidRPr="004A6694" w:rsidRDefault="007644ED">
      <w:pPr>
        <w:contextualSpacing/>
        <w:rPr>
          <w:rFonts w:eastAsia="Times New Roman" w:cstheme="minorHAnsi"/>
        </w:rPr>
      </w:pPr>
    </w:p>
    <w:p w14:paraId="026D8030" w14:textId="77777777" w:rsidR="00AB25EF" w:rsidRPr="004A6694" w:rsidRDefault="00AB25EF">
      <w:pPr>
        <w:contextualSpacing/>
        <w:rPr>
          <w:rFonts w:eastAsia="Times New Roman" w:cstheme="minorHAnsi"/>
        </w:rPr>
      </w:pPr>
      <w:r w:rsidRPr="004A6694">
        <w:rPr>
          <w:rFonts w:eastAsia="Times New Roman" w:cstheme="minorHAnsi"/>
          <w:b/>
          <w:bCs/>
          <w:color w:val="000000"/>
        </w:rPr>
        <w:t>Fire Nova Totem [</w:t>
      </w:r>
      <w:r w:rsidR="00185ACB" w:rsidRPr="004A6694">
        <w:rPr>
          <w:rFonts w:eastAsia="Times New Roman" w:cstheme="minorHAnsi"/>
          <w:b/>
          <w:bCs/>
          <w:color w:val="000000"/>
        </w:rPr>
        <w:t>level</w:t>
      </w:r>
      <w:r w:rsidR="00185ACB" w:rsidRPr="004A6694" w:rsidDel="00185ACB">
        <w:rPr>
          <w:rFonts w:eastAsia="Times New Roman" w:cstheme="minorHAnsi"/>
          <w:b/>
          <w:bCs/>
          <w:color w:val="000000"/>
        </w:rPr>
        <w:t xml:space="preserve"> </w:t>
      </w:r>
      <w:r w:rsidRPr="004A6694">
        <w:rPr>
          <w:rFonts w:eastAsia="Times New Roman" w:cstheme="minorHAnsi"/>
          <w:b/>
          <w:bCs/>
          <w:color w:val="000000"/>
        </w:rPr>
        <w:t>5]</w:t>
      </w:r>
    </w:p>
    <w:p w14:paraId="3DDB6CEE" w14:textId="77777777" w:rsidR="00AB25EF" w:rsidRPr="004A6694" w:rsidRDefault="00AB25EF">
      <w:pPr>
        <w:contextualSpacing/>
        <w:rPr>
          <w:rFonts w:eastAsia="Times New Roman" w:cstheme="minorHAnsi"/>
        </w:rPr>
      </w:pPr>
      <w:r w:rsidRPr="004A6694">
        <w:rPr>
          <w:rFonts w:eastAsia="Times New Roman" w:cstheme="minorHAnsi"/>
          <w:color w:val="000000"/>
        </w:rPr>
        <w:t xml:space="preserve">Evocation </w:t>
      </w:r>
      <w:r w:rsidR="00CD07D6">
        <w:rPr>
          <w:rFonts w:eastAsia="Times New Roman" w:cstheme="minorHAnsi"/>
          <w:color w:val="000000"/>
        </w:rPr>
        <w:t>[totem]</w:t>
      </w:r>
    </w:p>
    <w:p w14:paraId="25EEC8D9" w14:textId="77777777" w:rsidR="00EA7B1C" w:rsidRPr="004A6694" w:rsidRDefault="00EA7B1C">
      <w:pPr>
        <w:contextualSpacing/>
        <w:rPr>
          <w:rFonts w:eastAsia="Times New Roman" w:cstheme="minorHAnsi"/>
        </w:rPr>
      </w:pPr>
      <w:r w:rsidRPr="004A6694">
        <w:rPr>
          <w:rFonts w:eastAsia="Times New Roman" w:cstheme="minorHAnsi"/>
          <w:b/>
          <w:bCs/>
          <w:color w:val="000000"/>
        </w:rPr>
        <w:t>Casting Time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549BE3E7" w14:textId="77777777" w:rsidR="002C4B7B" w:rsidRPr="004A6694" w:rsidRDefault="002C4B7B">
      <w:pPr>
        <w:contextualSpacing/>
        <w:rPr>
          <w:rFonts w:eastAsia="Times New Roman" w:cstheme="minorHAnsi"/>
        </w:rPr>
      </w:pPr>
      <w:r w:rsidRPr="004A6694">
        <w:rPr>
          <w:rFonts w:eastAsia="Times New Roman" w:cstheme="minorHAnsi"/>
          <w:b/>
          <w:bCs/>
          <w:color w:val="000000"/>
        </w:rPr>
        <w:t>Range</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30 feet</w:t>
      </w:r>
    </w:p>
    <w:p w14:paraId="7B830229" w14:textId="77777777" w:rsidR="00A07061" w:rsidRPr="004A6694" w:rsidRDefault="00A07061">
      <w:pPr>
        <w:contextualSpacing/>
        <w:rPr>
          <w:rFonts w:eastAsia="Times New Roman" w:cstheme="minorHAnsi"/>
        </w:rPr>
      </w:pPr>
      <w:r w:rsidRPr="004A6694">
        <w:rPr>
          <w:rFonts w:eastAsia="Times New Roman" w:cstheme="minorHAnsi"/>
          <w:b/>
          <w:bCs/>
          <w:color w:val="000000"/>
        </w:rPr>
        <w:t>Components</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6BF6D8A7" w14:textId="77777777" w:rsidR="00AB25EF" w:rsidRPr="004A6694" w:rsidRDefault="00AB25EF">
      <w:pPr>
        <w:contextualSpacing/>
        <w:rPr>
          <w:rFonts w:eastAsia="Times New Roman" w:cstheme="minorHAnsi"/>
        </w:rPr>
      </w:pPr>
      <w:r w:rsidRPr="004A6694">
        <w:rPr>
          <w:rFonts w:eastAsia="Times New Roman" w:cstheme="minorHAnsi"/>
          <w:b/>
          <w:bCs/>
          <w:color w:val="000000"/>
        </w:rPr>
        <w:t>Duration</w:t>
      </w:r>
      <w:r w:rsidR="00D63985">
        <w:rPr>
          <w:b/>
          <w:bCs/>
        </w:rPr>
        <w:t>:</w:t>
      </w:r>
      <w:r w:rsidRPr="004A6694">
        <w:rPr>
          <w:rFonts w:eastAsia="Times New Roman" w:cstheme="minorHAnsi"/>
          <w:b/>
          <w:bCs/>
          <w:color w:val="000000"/>
        </w:rPr>
        <w:t xml:space="preserve"> </w:t>
      </w:r>
      <w:r w:rsidRPr="004A6694">
        <w:rPr>
          <w:rFonts w:eastAsia="Times New Roman" w:cstheme="minorHAnsi"/>
          <w:color w:val="000000"/>
        </w:rPr>
        <w:t>1 minute</w:t>
      </w:r>
    </w:p>
    <w:p w14:paraId="77E25EF3" w14:textId="77777777" w:rsidR="00AB25EF" w:rsidRPr="00134BC3" w:rsidRDefault="00AB25EF">
      <w:pPr>
        <w:contextualSpacing/>
        <w:rPr>
          <w:rFonts w:eastAsia="Times New Roman" w:cstheme="minorHAnsi"/>
        </w:rPr>
      </w:pPr>
      <w:r w:rsidRPr="004A6694">
        <w:rPr>
          <w:rFonts w:eastAsia="Times New Roman" w:cstheme="minorHAnsi"/>
          <w:color w:val="000000"/>
        </w:rPr>
        <w:t>Once you place this totem, you may use a reaction to have it release</w:t>
      </w:r>
      <w:r w:rsidRPr="000D5DB5">
        <w:rPr>
          <w:rFonts w:eastAsia="Times New Roman" w:cstheme="minorHAnsi"/>
          <w:color w:val="000000"/>
        </w:rPr>
        <w:t xml:space="preserve"> the effects of a 3rd level </w:t>
      </w:r>
      <w:r w:rsidR="00740BB1" w:rsidRPr="00740BB1">
        <w:rPr>
          <w:rFonts w:eastAsia="Times New Roman" w:cstheme="minorHAnsi"/>
          <w:i/>
          <w:iCs/>
          <w:color w:val="000000"/>
        </w:rPr>
        <w:t>f</w:t>
      </w:r>
      <w:r w:rsidRPr="00740BB1">
        <w:rPr>
          <w:rFonts w:eastAsia="Times New Roman" w:cstheme="minorHAnsi"/>
          <w:i/>
          <w:iCs/>
          <w:color w:val="000000"/>
        </w:rPr>
        <w:t xml:space="preserve">ire </w:t>
      </w:r>
      <w:r w:rsidR="00740BB1" w:rsidRPr="00740BB1">
        <w:rPr>
          <w:rFonts w:eastAsia="Times New Roman" w:cstheme="minorHAnsi"/>
          <w:i/>
          <w:iCs/>
          <w:color w:val="000000"/>
        </w:rPr>
        <w:t>n</w:t>
      </w:r>
      <w:r w:rsidRPr="00740BB1">
        <w:rPr>
          <w:rFonts w:eastAsia="Times New Roman" w:cstheme="minorHAnsi"/>
          <w:i/>
          <w:iCs/>
          <w:color w:val="000000"/>
        </w:rPr>
        <w:t>ova</w:t>
      </w:r>
      <w:r w:rsidRPr="000D5DB5">
        <w:rPr>
          <w:rFonts w:eastAsia="Times New Roman" w:cstheme="minorHAnsi"/>
          <w:color w:val="000000"/>
        </w:rPr>
        <w:t>, as the spell of the same name.</w:t>
      </w:r>
      <w:r w:rsidR="00EA7B1C">
        <w:rPr>
          <w:rFonts w:eastAsia="Times New Roman" w:cstheme="minorHAnsi"/>
          <w:color w:val="000000"/>
        </w:rPr>
        <w:t xml:space="preserve"> Neither you nor your totems can be harmed by this ability.</w:t>
      </w:r>
    </w:p>
    <w:p w14:paraId="426179DA" w14:textId="77777777" w:rsidR="007644ED" w:rsidRPr="00134BC3" w:rsidRDefault="007644ED">
      <w:pPr>
        <w:contextualSpacing/>
        <w:rPr>
          <w:rFonts w:eastAsia="Times New Roman" w:cstheme="minorHAnsi"/>
        </w:rPr>
      </w:pPr>
    </w:p>
    <w:p w14:paraId="308C777D" w14:textId="77777777" w:rsidR="00AB25EF" w:rsidRPr="00134BC3" w:rsidRDefault="00AB25EF">
      <w:pPr>
        <w:contextualSpacing/>
        <w:rPr>
          <w:rFonts w:eastAsia="Times New Roman" w:cstheme="minorHAnsi"/>
        </w:rPr>
      </w:pPr>
      <w:r w:rsidRPr="000D5DB5">
        <w:rPr>
          <w:rFonts w:eastAsia="Times New Roman" w:cstheme="minorHAnsi"/>
          <w:b/>
          <w:bCs/>
          <w:color w:val="000000"/>
        </w:rPr>
        <w:t>Flare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2]</w:t>
      </w:r>
    </w:p>
    <w:p w14:paraId="17D0C157"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3E95F2A8"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198AFEE2"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Maximum range of ranged weapon</w:t>
      </w:r>
    </w:p>
    <w:p w14:paraId="0460F481"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V, </w:t>
      </w:r>
      <w:r>
        <w:rPr>
          <w:rFonts w:eastAsia="Times New Roman" w:cstheme="minorHAnsi"/>
          <w:color w:val="000000"/>
        </w:rPr>
        <w:t>S, M</w:t>
      </w:r>
      <w:r w:rsidRPr="000D5DB5">
        <w:rPr>
          <w:rFonts w:eastAsia="Times New Roman" w:cstheme="minorHAnsi"/>
          <w:color w:val="000000"/>
        </w:rPr>
        <w:t xml:space="preserve"> (ranged weapon)</w:t>
      </w:r>
    </w:p>
    <w:p w14:paraId="1690A885"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minute</w:t>
      </w:r>
    </w:p>
    <w:p w14:paraId="469DBDDF"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lastRenderedPageBreak/>
        <w:t xml:space="preserve">You shoot a blazing projectile that arcs through the air, to any point within range. </w:t>
      </w:r>
      <w:r w:rsidR="008458AA" w:rsidRPr="000D5DB5">
        <w:rPr>
          <w:rFonts w:eastAsia="Times New Roman" w:cstheme="minorHAnsi"/>
          <w:color w:val="000000"/>
        </w:rPr>
        <w:t>t</w:t>
      </w:r>
      <w:r w:rsidRPr="000D5DB5">
        <w:rPr>
          <w:rFonts w:eastAsia="Times New Roman" w:cstheme="minorHAnsi"/>
          <w:color w:val="000000"/>
        </w:rPr>
        <w:t>he projectile sheds medium light</w:t>
      </w:r>
      <w:r w:rsidR="008458AA" w:rsidRPr="000D5DB5">
        <w:rPr>
          <w:rFonts w:eastAsia="Times New Roman" w:cstheme="minorHAnsi"/>
          <w:color w:val="000000"/>
        </w:rPr>
        <w:t xml:space="preserve"> for its active duration</w:t>
      </w:r>
      <w:r w:rsidRPr="000D5DB5">
        <w:rPr>
          <w:rFonts w:eastAsia="Times New Roman" w:cstheme="minorHAnsi"/>
          <w:color w:val="000000"/>
        </w:rPr>
        <w:t>, removing most conditions that allow a creature to hide and revealing what is in the location</w:t>
      </w:r>
      <w:r w:rsidR="008458AA" w:rsidRPr="000D5DB5">
        <w:rPr>
          <w:rFonts w:eastAsia="Times New Roman" w:cstheme="minorHAnsi"/>
          <w:color w:val="000000"/>
        </w:rPr>
        <w:t xml:space="preserve"> (such as darkness or light mist)</w:t>
      </w:r>
      <w:r w:rsidRPr="000D5DB5">
        <w:rPr>
          <w:rFonts w:eastAsia="Times New Roman" w:cstheme="minorHAnsi"/>
          <w:color w:val="000000"/>
        </w:rPr>
        <w:t>.</w:t>
      </w:r>
      <w:r w:rsidR="008458AA" w:rsidRPr="000D5DB5">
        <w:rPr>
          <w:rFonts w:eastAsia="Times New Roman" w:cstheme="minorHAnsi"/>
          <w:color w:val="000000"/>
        </w:rPr>
        <w:t xml:space="preserve"> This spell dispels a 10-foot cube of fog or mist (or attempts to as </w:t>
      </w:r>
      <w:r w:rsidR="008458AA" w:rsidRPr="000D5DB5">
        <w:rPr>
          <w:rFonts w:eastAsia="Times New Roman" w:cstheme="minorHAnsi"/>
          <w:i/>
          <w:iCs/>
          <w:color w:val="000000"/>
        </w:rPr>
        <w:t>dispel magic</w:t>
      </w:r>
      <w:r w:rsidR="008458AA" w:rsidRPr="000D5DB5">
        <w:rPr>
          <w:rFonts w:eastAsia="Times New Roman" w:cstheme="minorHAnsi"/>
          <w:color w:val="000000"/>
        </w:rPr>
        <w:t xml:space="preserve">, if a </w:t>
      </w:r>
      <w:r w:rsidR="00874E3E" w:rsidRPr="00874E3E">
        <w:rPr>
          <w:rFonts w:eastAsia="Times New Roman" w:cstheme="minorHAnsi"/>
          <w:i/>
          <w:iCs/>
          <w:color w:val="000000"/>
        </w:rPr>
        <w:t>f</w:t>
      </w:r>
      <w:r w:rsidR="008458AA" w:rsidRPr="00874E3E">
        <w:rPr>
          <w:rFonts w:eastAsia="Times New Roman" w:cstheme="minorHAnsi"/>
          <w:i/>
          <w:iCs/>
          <w:color w:val="000000"/>
        </w:rPr>
        <w:t xml:space="preserve">og </w:t>
      </w:r>
      <w:r w:rsidR="00874E3E" w:rsidRPr="00874E3E">
        <w:rPr>
          <w:rFonts w:eastAsia="Times New Roman" w:cstheme="minorHAnsi"/>
          <w:i/>
          <w:iCs/>
          <w:color w:val="000000"/>
        </w:rPr>
        <w:t>c</w:t>
      </w:r>
      <w:r w:rsidR="008458AA" w:rsidRPr="00874E3E">
        <w:rPr>
          <w:rFonts w:eastAsia="Times New Roman" w:cstheme="minorHAnsi"/>
          <w:i/>
          <w:iCs/>
          <w:color w:val="000000"/>
        </w:rPr>
        <w:t>loud</w:t>
      </w:r>
      <w:r w:rsidR="008458AA" w:rsidRPr="000D5DB5">
        <w:rPr>
          <w:rFonts w:eastAsia="Times New Roman" w:cstheme="minorHAnsi"/>
          <w:color w:val="000000"/>
        </w:rPr>
        <w:t xml:space="preserve"> spell is at its level or higher).</w:t>
      </w:r>
    </w:p>
    <w:p w14:paraId="2C89FFC3" w14:textId="77777777" w:rsidR="007644ED" w:rsidRPr="00134BC3" w:rsidRDefault="007644ED">
      <w:pPr>
        <w:contextualSpacing/>
        <w:rPr>
          <w:rFonts w:eastAsia="Times New Roman" w:cstheme="minorHAnsi"/>
        </w:rPr>
      </w:pPr>
    </w:p>
    <w:p w14:paraId="452596F5" w14:textId="77777777" w:rsidR="00AB25EF" w:rsidRPr="00134BC3" w:rsidRDefault="00AB25EF">
      <w:pPr>
        <w:contextualSpacing/>
        <w:rPr>
          <w:rFonts w:eastAsia="Times New Roman" w:cstheme="minorHAnsi"/>
        </w:rPr>
      </w:pPr>
      <w:r w:rsidRPr="000D5DB5">
        <w:rPr>
          <w:rFonts w:eastAsia="Times New Roman" w:cstheme="minorHAnsi"/>
          <w:b/>
          <w:bCs/>
          <w:color w:val="000000"/>
        </w:rPr>
        <w:t>Flash of Light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1]</w:t>
      </w:r>
    </w:p>
    <w:p w14:paraId="4E1D1AE8"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r w:rsidR="00D40054" w:rsidRPr="000D5DB5">
        <w:rPr>
          <w:rFonts w:eastAsia="Times New Roman" w:cstheme="minorHAnsi"/>
          <w:color w:val="000000"/>
        </w:rPr>
        <w:t xml:space="preserve"> </w:t>
      </w:r>
      <w:r w:rsidR="00CD07D6">
        <w:rPr>
          <w:rFonts w:eastAsia="Times New Roman" w:cstheme="minorHAnsi"/>
          <w:color w:val="000000"/>
        </w:rPr>
        <w:t>[healing]</w:t>
      </w:r>
    </w:p>
    <w:p w14:paraId="4D9E1152"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reaction or bonus action</w:t>
      </w:r>
    </w:p>
    <w:p w14:paraId="440B44DD"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60 f</w:t>
      </w:r>
      <w:r>
        <w:rPr>
          <w:rFonts w:eastAsia="Times New Roman" w:cstheme="minorHAnsi"/>
          <w:color w:val="000000"/>
        </w:rPr>
        <w:t>ee</w:t>
      </w:r>
      <w:r w:rsidRPr="000D5DB5">
        <w:rPr>
          <w:rFonts w:eastAsia="Times New Roman" w:cstheme="minorHAnsi"/>
          <w:color w:val="000000"/>
        </w:rPr>
        <w:t xml:space="preserve">t </w:t>
      </w:r>
    </w:p>
    <w:p w14:paraId="7F5DB676"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492DC773"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Instantaneous</w:t>
      </w:r>
    </w:p>
    <w:p w14:paraId="7C4966E8" w14:textId="77777777" w:rsidR="00AB25EF" w:rsidRPr="00134BC3" w:rsidRDefault="00AB25EF">
      <w:pPr>
        <w:contextualSpacing/>
        <w:rPr>
          <w:rFonts w:eastAsia="Times New Roman" w:cstheme="minorHAnsi"/>
        </w:rPr>
      </w:pPr>
      <w:r w:rsidRPr="00134BC3">
        <w:rPr>
          <w:rFonts w:eastAsia="Times New Roman" w:cstheme="minorHAnsi"/>
          <w:i/>
          <w:iCs/>
          <w:color w:val="000000"/>
        </w:rPr>
        <w:t>Reaction</w:t>
      </w:r>
      <w:r w:rsidR="008645A5">
        <w:rPr>
          <w:rFonts w:eastAsia="Times New Roman" w:cstheme="minorHAnsi"/>
          <w:i/>
          <w:iCs/>
          <w:color w:val="000000"/>
        </w:rPr>
        <w:t xml:space="preserve">. </w:t>
      </w:r>
      <w:r w:rsidRPr="000D5DB5">
        <w:rPr>
          <w:rFonts w:eastAsia="Times New Roman" w:cstheme="minorHAnsi"/>
          <w:color w:val="000000"/>
        </w:rPr>
        <w:t>A creature in range is hit with an attack, or an undead or fiend moves within range.</w:t>
      </w:r>
    </w:p>
    <w:p w14:paraId="26FDD435" w14:textId="77777777" w:rsidR="00AB25EF" w:rsidRPr="00134BC3" w:rsidRDefault="00AB25EF" w:rsidP="007317EE">
      <w:pPr>
        <w:contextualSpacing/>
        <w:rPr>
          <w:rFonts w:eastAsia="Times New Roman" w:cstheme="minorHAnsi"/>
        </w:rPr>
      </w:pPr>
      <w:r w:rsidRPr="000D5DB5">
        <w:rPr>
          <w:rFonts w:eastAsia="Times New Roman" w:cstheme="minorHAnsi"/>
          <w:color w:val="000000"/>
        </w:rPr>
        <w:t xml:space="preserve">A creature of your choice that you can see is healed 1d4 + your spellcasting modifier. If the target is an undead or fiendish creature, the target takes the damage specified as </w:t>
      </w:r>
      <w:r w:rsidR="007317EE">
        <w:rPr>
          <w:rFonts w:eastAsia="Times New Roman" w:cstheme="minorHAnsi"/>
          <w:color w:val="000000"/>
        </w:rPr>
        <w:t>h</w:t>
      </w:r>
      <w:r w:rsidRPr="000D5DB5">
        <w:rPr>
          <w:rFonts w:eastAsia="Times New Roman" w:cstheme="minorHAnsi"/>
          <w:color w:val="000000"/>
        </w:rPr>
        <w:t>oly damage. This has no effect on constructs.</w:t>
      </w:r>
    </w:p>
    <w:p w14:paraId="72C2CDE4" w14:textId="77777777" w:rsidR="00AB25EF" w:rsidRPr="00134BC3" w:rsidRDefault="00AB25EF">
      <w:pPr>
        <w:contextualSpacing/>
        <w:rPr>
          <w:rFonts w:eastAsia="Times New Roman" w:cstheme="minorHAnsi"/>
        </w:rPr>
      </w:pPr>
      <w:r w:rsidRPr="000D5DB5">
        <w:rPr>
          <w:rFonts w:eastAsia="Times New Roman" w:cstheme="minorHAnsi"/>
          <w:color w:val="000000"/>
        </w:rPr>
        <w:t>If you target an unwilling creature, you require a ranged spell attack.</w:t>
      </w:r>
    </w:p>
    <w:p w14:paraId="36619F76"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healing increases by 1d4 for each level above 1st.</w:t>
      </w:r>
    </w:p>
    <w:p w14:paraId="5A2F409E" w14:textId="77777777" w:rsidR="007644ED" w:rsidRDefault="007644ED">
      <w:pPr>
        <w:contextualSpacing/>
        <w:rPr>
          <w:rFonts w:eastAsia="Times New Roman" w:cstheme="minorHAnsi"/>
        </w:rPr>
      </w:pPr>
    </w:p>
    <w:p w14:paraId="61CEC390" w14:textId="77777777" w:rsidR="006E7BBA" w:rsidRPr="00134BC3" w:rsidRDefault="006E7BBA" w:rsidP="006E7BBA">
      <w:pPr>
        <w:contextualSpacing/>
        <w:rPr>
          <w:rFonts w:eastAsia="Times New Roman" w:cstheme="minorHAnsi"/>
        </w:rPr>
      </w:pPr>
      <w:r w:rsidRPr="000D5DB5">
        <w:rPr>
          <w:rFonts w:eastAsia="Times New Roman" w:cstheme="minorHAnsi"/>
          <w:b/>
          <w:bCs/>
          <w:color w:val="000000"/>
        </w:rPr>
        <w:t xml:space="preserve">Flash of </w:t>
      </w:r>
      <w:r>
        <w:rPr>
          <w:rFonts w:eastAsia="Times New Roman" w:cstheme="minorHAnsi"/>
          <w:b/>
          <w:bCs/>
          <w:color w:val="000000"/>
        </w:rPr>
        <w:t>Shadow</w:t>
      </w:r>
      <w:r w:rsidRPr="000D5DB5">
        <w:rPr>
          <w:rFonts w:eastAsia="Times New Roman" w:cstheme="minorHAnsi"/>
          <w:b/>
          <w:bCs/>
          <w:color w:val="000000"/>
        </w:rPr>
        <w:t xml:space="preserve"> [level</w:t>
      </w:r>
      <w:r w:rsidRPr="000D5DB5" w:rsidDel="00185ACB">
        <w:rPr>
          <w:rFonts w:eastAsia="Times New Roman" w:cstheme="minorHAnsi"/>
          <w:b/>
          <w:bCs/>
          <w:color w:val="000000"/>
        </w:rPr>
        <w:t xml:space="preserve"> </w:t>
      </w:r>
      <w:r w:rsidRPr="000D5DB5">
        <w:rPr>
          <w:rFonts w:eastAsia="Times New Roman" w:cstheme="minorHAnsi"/>
          <w:b/>
          <w:bCs/>
          <w:color w:val="000000"/>
        </w:rPr>
        <w:t>1]</w:t>
      </w:r>
    </w:p>
    <w:p w14:paraId="5431672B" w14:textId="77777777" w:rsidR="006E7BBA" w:rsidRPr="00134BC3" w:rsidRDefault="006E7BBA" w:rsidP="006E7BBA">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[healing]</w:t>
      </w:r>
    </w:p>
    <w:p w14:paraId="064FC021" w14:textId="77777777" w:rsidR="006E7BBA" w:rsidRPr="00134BC3" w:rsidRDefault="006E7BBA" w:rsidP="006E7BBA">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reaction or bonus action</w:t>
      </w:r>
    </w:p>
    <w:p w14:paraId="3C8A6DDB" w14:textId="77777777" w:rsidR="006E7BBA" w:rsidRPr="00134BC3" w:rsidRDefault="006E7BBA" w:rsidP="006E7BBA">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60 f</w:t>
      </w:r>
      <w:r>
        <w:rPr>
          <w:rFonts w:eastAsia="Times New Roman" w:cstheme="minorHAnsi"/>
          <w:color w:val="000000"/>
        </w:rPr>
        <w:t>ee</w:t>
      </w:r>
      <w:r w:rsidRPr="000D5DB5">
        <w:rPr>
          <w:rFonts w:eastAsia="Times New Roman" w:cstheme="minorHAnsi"/>
          <w:color w:val="000000"/>
        </w:rPr>
        <w:t xml:space="preserve">t </w:t>
      </w:r>
    </w:p>
    <w:p w14:paraId="25A5496B" w14:textId="77777777" w:rsidR="006E7BBA" w:rsidRDefault="006E7BBA" w:rsidP="006E7BBA">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50FE6610" w14:textId="77777777" w:rsidR="006E7BBA" w:rsidRPr="00134BC3" w:rsidRDefault="006E7BBA" w:rsidP="006E7BBA">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Instantaneous</w:t>
      </w:r>
    </w:p>
    <w:p w14:paraId="4A9E45A2" w14:textId="77777777" w:rsidR="006E7BBA" w:rsidRPr="00134BC3" w:rsidRDefault="006E7BBA" w:rsidP="006E7BBA">
      <w:pPr>
        <w:contextualSpacing/>
        <w:rPr>
          <w:rFonts w:eastAsia="Times New Roman" w:cstheme="minorHAnsi"/>
        </w:rPr>
      </w:pPr>
      <w:r w:rsidRPr="00134BC3">
        <w:rPr>
          <w:rFonts w:eastAsia="Times New Roman" w:cstheme="minorHAnsi"/>
          <w:i/>
          <w:iCs/>
          <w:color w:val="000000"/>
        </w:rPr>
        <w:t>Reaction</w:t>
      </w:r>
      <w:r>
        <w:rPr>
          <w:rFonts w:eastAsia="Times New Roman" w:cstheme="minorHAnsi"/>
          <w:i/>
          <w:iCs/>
          <w:color w:val="000000"/>
        </w:rPr>
        <w:t xml:space="preserve">. </w:t>
      </w:r>
      <w:r w:rsidRPr="000D5DB5">
        <w:rPr>
          <w:rFonts w:eastAsia="Times New Roman" w:cstheme="minorHAnsi"/>
          <w:color w:val="000000"/>
        </w:rPr>
        <w:t>A creature in range is hit with an attack, or a</w:t>
      </w:r>
      <w:r>
        <w:rPr>
          <w:rFonts w:eastAsia="Times New Roman" w:cstheme="minorHAnsi"/>
          <w:color w:val="000000"/>
        </w:rPr>
        <w:t xml:space="preserve"> living creature </w:t>
      </w:r>
      <w:r w:rsidRPr="000D5DB5">
        <w:rPr>
          <w:rFonts w:eastAsia="Times New Roman" w:cstheme="minorHAnsi"/>
          <w:color w:val="000000"/>
        </w:rPr>
        <w:t>moves within range.</w:t>
      </w:r>
    </w:p>
    <w:p w14:paraId="34E23F2E" w14:textId="77777777" w:rsidR="006E7BBA" w:rsidRPr="00134BC3" w:rsidRDefault="006E7BBA" w:rsidP="006E7BBA">
      <w:pPr>
        <w:contextualSpacing/>
        <w:rPr>
          <w:rFonts w:eastAsia="Times New Roman" w:cstheme="minorHAnsi"/>
        </w:rPr>
      </w:pPr>
      <w:r w:rsidRPr="000D5DB5">
        <w:rPr>
          <w:rFonts w:eastAsia="Times New Roman" w:cstheme="minorHAnsi"/>
          <w:color w:val="000000"/>
        </w:rPr>
        <w:t>A creature of your choice that you can see is healed 1d4 + your spellcasting modifier</w:t>
      </w:r>
      <w:r>
        <w:rPr>
          <w:rFonts w:eastAsia="Times New Roman" w:cstheme="minorHAnsi"/>
          <w:color w:val="000000"/>
        </w:rPr>
        <w:t xml:space="preserve"> if it is an undead or fiend</w:t>
      </w:r>
      <w:r w:rsidRPr="000D5DB5">
        <w:rPr>
          <w:rFonts w:eastAsia="Times New Roman" w:cstheme="minorHAnsi"/>
          <w:color w:val="000000"/>
        </w:rPr>
        <w:t>. If the target is a</w:t>
      </w:r>
      <w:r>
        <w:rPr>
          <w:rFonts w:eastAsia="Times New Roman" w:cstheme="minorHAnsi"/>
          <w:color w:val="000000"/>
        </w:rPr>
        <w:t xml:space="preserve"> living or celestial </w:t>
      </w:r>
      <w:r w:rsidRPr="000D5DB5">
        <w:rPr>
          <w:rFonts w:eastAsia="Times New Roman" w:cstheme="minorHAnsi"/>
          <w:color w:val="000000"/>
        </w:rPr>
        <w:t xml:space="preserve">creature, the target takes the damage specified as </w:t>
      </w:r>
      <w:r>
        <w:rPr>
          <w:rFonts w:eastAsia="Times New Roman" w:cstheme="minorHAnsi"/>
          <w:color w:val="000000"/>
        </w:rPr>
        <w:t xml:space="preserve">shadow </w:t>
      </w:r>
      <w:r w:rsidRPr="000D5DB5">
        <w:rPr>
          <w:rFonts w:eastAsia="Times New Roman" w:cstheme="minorHAnsi"/>
          <w:color w:val="000000"/>
        </w:rPr>
        <w:t>damage. This has no effect on constructs.</w:t>
      </w:r>
    </w:p>
    <w:p w14:paraId="669E8DB1" w14:textId="77777777" w:rsidR="006E7BBA" w:rsidRDefault="006E7BBA" w:rsidP="006E7BBA">
      <w:pPr>
        <w:contextualSpacing/>
        <w:rPr>
          <w:rFonts w:eastAsia="Times New Roman" w:cstheme="minorHAnsi"/>
          <w:color w:val="000000"/>
        </w:rPr>
      </w:pPr>
      <w:r w:rsidRPr="000D5DB5">
        <w:rPr>
          <w:rFonts w:eastAsia="Times New Roman" w:cstheme="minorHAnsi"/>
          <w:color w:val="000000"/>
        </w:rPr>
        <w:t>If you target an unwilling creature, you require a ranged spell attack.</w:t>
      </w:r>
    </w:p>
    <w:p w14:paraId="6BAEB22A" w14:textId="77777777" w:rsidR="006E7BBA" w:rsidRPr="000D5DB5" w:rsidRDefault="006E7BBA" w:rsidP="006E7BBA">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healing increases by 1d4 for each level above 1st.</w:t>
      </w:r>
    </w:p>
    <w:p w14:paraId="27F5E08F" w14:textId="77777777" w:rsidR="006E7BBA" w:rsidRPr="00134BC3" w:rsidRDefault="006E7BBA">
      <w:pPr>
        <w:contextualSpacing/>
        <w:rPr>
          <w:rFonts w:eastAsia="Times New Roman" w:cstheme="minorHAnsi"/>
        </w:rPr>
      </w:pPr>
    </w:p>
    <w:p w14:paraId="1EB485A0" w14:textId="77777777" w:rsidR="00AB25EF" w:rsidRPr="00134BC3" w:rsidRDefault="00AB25EF">
      <w:pPr>
        <w:contextualSpacing/>
        <w:rPr>
          <w:rFonts w:eastAsia="Times New Roman" w:cstheme="minorHAnsi"/>
        </w:rPr>
      </w:pPr>
      <w:r w:rsidRPr="000D5DB5">
        <w:rPr>
          <w:rFonts w:eastAsia="Times New Roman" w:cstheme="minorHAnsi"/>
          <w:b/>
          <w:bCs/>
          <w:color w:val="000000"/>
        </w:rPr>
        <w:t>Freezing Sphere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2]</w:t>
      </w:r>
    </w:p>
    <w:p w14:paraId="0E76FD08"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05D5CE56"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76597615"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6113F059"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w:t>
      </w:r>
      <w:r w:rsidR="007A0074">
        <w:rPr>
          <w:rFonts w:eastAsia="Times New Roman" w:cstheme="minorHAnsi"/>
          <w:b/>
          <w:bCs/>
          <w:color w:val="000000"/>
        </w:rPr>
        <w: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 M (small crystal sphere)</w:t>
      </w:r>
    </w:p>
    <w:p w14:paraId="54F875C0"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 or up to 1 minute.</w:t>
      </w:r>
    </w:p>
    <w:p w14:paraId="5ACA2469" w14:textId="77777777" w:rsidR="00AB25EF" w:rsidRPr="00134BC3" w:rsidRDefault="00AB25EF">
      <w:pPr>
        <w:contextualSpacing/>
        <w:rPr>
          <w:rFonts w:eastAsia="Times New Roman" w:cstheme="minorHAnsi"/>
        </w:rPr>
      </w:pPr>
      <w:r w:rsidRPr="000D5DB5">
        <w:rPr>
          <w:rFonts w:eastAsia="Times New Roman" w:cstheme="minorHAnsi"/>
          <w:color w:val="000000"/>
        </w:rPr>
        <w:t>You create a frigid globe of transparent blue ice brimming with elemental energies. Once you cast this spell, you can retain the globe or throw it up to the range of the spell, causing it to explode in a 10-foot radius sphere. The explosion releases a burst of numbing cold. All creatures in the area must succeed on a Stamina saving throw or take 4d8 cold damage in the area on a failed saving throw, or half the normal amount passing the save. If the globe strikes a body of water or a liquid with similar freezing points, the spell freezes the liquid within its active radius to a depth of 6 inches for 1 minute. Creatures that were swimming or that were in the water at the moment must succeed on an additional Strength saving throw as an action versus your spell DC or be restrained.</w:t>
      </w:r>
    </w:p>
    <w:p w14:paraId="17E3ABEF" w14:textId="77777777" w:rsidR="007A0074" w:rsidRDefault="00AB25EF">
      <w:pPr>
        <w:contextualSpacing/>
        <w:rPr>
          <w:rFonts w:eastAsia="Times New Roman" w:cstheme="minorHAnsi"/>
          <w:color w:val="000000"/>
        </w:rPr>
      </w:pPr>
      <w:r w:rsidRPr="000D5DB5">
        <w:rPr>
          <w:rFonts w:eastAsia="Times New Roman" w:cstheme="minorHAnsi"/>
          <w:color w:val="000000"/>
        </w:rPr>
        <w:t>You can throw the sphere further than the spell's normal range by retaining it and releasing it via a sling with an attack action (up to the sling's normal range). After 1 minute of being conjured, the sphere shatters.</w:t>
      </w:r>
    </w:p>
    <w:p w14:paraId="1447B6DC" w14:textId="77777777" w:rsidR="00AB25EF" w:rsidRPr="000D5DB5" w:rsidRDefault="00AB25EF" w:rsidP="00166030">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When cast a</w:t>
      </w:r>
      <w:r w:rsidR="00166030">
        <w:rPr>
          <w:rFonts w:eastAsia="Times New Roman" w:cstheme="minorHAnsi"/>
          <w:color w:val="000000"/>
        </w:rPr>
        <w:t>s</w:t>
      </w:r>
      <w:r w:rsidRPr="000D5DB5">
        <w:rPr>
          <w:rFonts w:eastAsia="Times New Roman" w:cstheme="minorHAnsi"/>
          <w:color w:val="000000"/>
        </w:rPr>
        <w:t xml:space="preserve"> </w:t>
      </w:r>
      <w:r w:rsidR="00166030">
        <w:rPr>
          <w:rFonts w:eastAsia="Times New Roman" w:cstheme="minorHAnsi"/>
          <w:color w:val="000000"/>
        </w:rPr>
        <w:t xml:space="preserve">a </w:t>
      </w:r>
      <w:r w:rsidRPr="000D5DB5">
        <w:rPr>
          <w:rFonts w:eastAsia="Times New Roman" w:cstheme="minorHAnsi"/>
          <w:color w:val="000000"/>
        </w:rPr>
        <w:t>3</w:t>
      </w:r>
      <w:r w:rsidR="00166030">
        <w:rPr>
          <w:rFonts w:eastAsia="Times New Roman" w:cstheme="minorHAnsi"/>
          <w:color w:val="000000"/>
        </w:rPr>
        <w:t>rd level</w:t>
      </w:r>
      <w:r w:rsidRPr="000D5DB5">
        <w:rPr>
          <w:rFonts w:eastAsia="Times New Roman" w:cstheme="minorHAnsi"/>
          <w:color w:val="000000"/>
        </w:rPr>
        <w:t xml:space="preserve"> spell, the damage increases by 2d8 per level above 3rd. When heightened to 4th level, the range increases to 100 feet, and the radius increases to 20 feet. When heightened to 6th level, the range increases to 300 feet, and the radius increases to 30 feet. When heightened to 8th level, the range increases to 400 feet, and the radius increases to 40 feet.</w:t>
      </w:r>
    </w:p>
    <w:p w14:paraId="1E3ED0E5" w14:textId="77777777" w:rsidR="0037145A" w:rsidRPr="00134BC3" w:rsidRDefault="0037145A">
      <w:pPr>
        <w:contextualSpacing/>
        <w:rPr>
          <w:rFonts w:eastAsia="Times New Roman" w:cstheme="minorHAnsi"/>
        </w:rPr>
      </w:pPr>
      <w:r w:rsidRPr="003018BA">
        <w:rPr>
          <w:rFonts w:eastAsia="Times New Roman" w:cstheme="minorHAnsi"/>
          <w:i/>
          <w:iCs/>
          <w:color w:val="000000"/>
        </w:rPr>
        <w:t>Special.</w:t>
      </w:r>
      <w:r w:rsidRPr="000D5DB5">
        <w:rPr>
          <w:rFonts w:eastAsia="Times New Roman" w:cstheme="minorHAnsi"/>
          <w:b/>
          <w:bCs/>
          <w:color w:val="000000"/>
        </w:rPr>
        <w:t xml:space="preserve"> </w:t>
      </w:r>
      <w:r w:rsidRPr="000D5DB5">
        <w:rPr>
          <w:rFonts w:eastAsia="Times New Roman" w:cstheme="minorHAnsi"/>
          <w:color w:val="000000"/>
        </w:rPr>
        <w:t>The spell can freeze damaging surfaces (such as fires and liquids) that deal less damage on average than the spell itself. Since lava deals 20d6 points of fire damage (average 70), only a level 8 Freezing Sphere (average 72) can freeze a surface of lava.</w:t>
      </w:r>
    </w:p>
    <w:p w14:paraId="6AE092CB" w14:textId="77777777" w:rsidR="007644ED" w:rsidRDefault="007644ED">
      <w:pPr>
        <w:contextualSpacing/>
        <w:rPr>
          <w:rFonts w:eastAsia="Times New Roman" w:cstheme="minorHAnsi"/>
        </w:rPr>
      </w:pPr>
    </w:p>
    <w:p w14:paraId="446C5907" w14:textId="77777777" w:rsidR="00AF3D14" w:rsidRDefault="00AF3D14" w:rsidP="00AF3D14">
      <w:pPr>
        <w:rPr>
          <w:rFonts w:eastAsia="Times New Roman" w:cstheme="minorHAnsi"/>
          <w:b/>
          <w:bCs/>
        </w:rPr>
      </w:pPr>
      <w:r>
        <w:rPr>
          <w:rFonts w:eastAsia="Times New Roman" w:cstheme="minorHAnsi"/>
          <w:b/>
          <w:bCs/>
        </w:rPr>
        <w:t>Frost Bolt [Level 0]</w:t>
      </w:r>
    </w:p>
    <w:p w14:paraId="0BA02EF3" w14:textId="77777777" w:rsidR="00AF3D14" w:rsidRPr="000D5DB5" w:rsidRDefault="00AF3D14" w:rsidP="00AF3D14">
      <w:pPr>
        <w:contextualSpacing/>
        <w:rPr>
          <w:rFonts w:eastAsia="Times New Roman" w:cstheme="minorHAnsi"/>
          <w:color w:val="000000"/>
        </w:rPr>
      </w:pPr>
      <w:r w:rsidRPr="000D5DB5">
        <w:rPr>
          <w:rFonts w:eastAsia="Times New Roman" w:cstheme="minorHAnsi"/>
          <w:color w:val="000000"/>
        </w:rPr>
        <w:t xml:space="preserve">Evocation </w:t>
      </w:r>
    </w:p>
    <w:p w14:paraId="1B35C5BE" w14:textId="77777777" w:rsidR="00AF3D14" w:rsidRPr="00134BC3" w:rsidRDefault="00AF3D14" w:rsidP="00AF3D14">
      <w:pPr>
        <w:contextualSpacing/>
        <w:rPr>
          <w:rFonts w:eastAsia="Times New Roman" w:cstheme="minorHAnsi"/>
        </w:rPr>
      </w:pPr>
      <w:r w:rsidRPr="000D5DB5">
        <w:rPr>
          <w:rFonts w:eastAsia="Times New Roman" w:cstheme="minorHAnsi"/>
          <w:b/>
          <w:bCs/>
          <w:color w:val="000000"/>
        </w:rPr>
        <w:lastRenderedPageBreak/>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78EFDCF7" w14:textId="77777777" w:rsidR="00AF3D14" w:rsidRPr="00134BC3" w:rsidRDefault="00AF3D14" w:rsidP="00AF3D14">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Pr>
          <w:rFonts w:eastAsia="Times New Roman" w:cstheme="minorHAnsi"/>
          <w:color w:val="000000"/>
        </w:rPr>
        <w:t xml:space="preserve">60 </w:t>
      </w:r>
      <w:r w:rsidRPr="000D5DB5">
        <w:rPr>
          <w:rFonts w:eastAsia="Times New Roman" w:cstheme="minorHAnsi"/>
          <w:color w:val="000000"/>
        </w:rPr>
        <w:t>feet</w:t>
      </w:r>
    </w:p>
    <w:p w14:paraId="24FCF2DB" w14:textId="77777777" w:rsidR="00AF3D14" w:rsidRDefault="00AF3D14" w:rsidP="00AF3D14">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16FD909B" w14:textId="77777777" w:rsidR="00AF3D14" w:rsidRPr="00241755" w:rsidRDefault="00AF3D14" w:rsidP="00AF3D14">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18A14402" w14:textId="77777777" w:rsidR="00AF3D14" w:rsidRPr="00241755" w:rsidRDefault="00AF3D14" w:rsidP="00AF3D14">
      <w:pPr>
        <w:rPr>
          <w:rFonts w:eastAsia="Times New Roman" w:cstheme="minorHAnsi"/>
        </w:rPr>
      </w:pPr>
      <w:r w:rsidRPr="00241755">
        <w:rPr>
          <w:rFonts w:eastAsia="Times New Roman" w:cstheme="minorHAnsi"/>
        </w:rPr>
        <w:t xml:space="preserve">You use your action to fire a </w:t>
      </w:r>
      <w:r>
        <w:rPr>
          <w:rFonts w:eastAsia="Times New Roman" w:cstheme="minorHAnsi"/>
        </w:rPr>
        <w:t xml:space="preserve">bolt </w:t>
      </w:r>
      <w:r w:rsidRPr="00241755">
        <w:rPr>
          <w:rFonts w:eastAsia="Times New Roman" w:cstheme="minorHAnsi"/>
        </w:rPr>
        <w:t xml:space="preserve">of </w:t>
      </w:r>
      <w:r>
        <w:rPr>
          <w:rFonts w:eastAsia="Times New Roman" w:cstheme="minorHAnsi"/>
        </w:rPr>
        <w:t xml:space="preserve">frost </w:t>
      </w:r>
      <w:r w:rsidRPr="00241755">
        <w:rPr>
          <w:rFonts w:eastAsia="Times New Roman" w:cstheme="minorHAnsi"/>
        </w:rPr>
        <w:t xml:space="preserve">at a creature you can see. Make a ranged spell attack. On hit, the target takes 1d8 cold damage, and </w:t>
      </w:r>
      <w:r>
        <w:rPr>
          <w:rFonts w:eastAsia="Times New Roman" w:cstheme="minorHAnsi"/>
        </w:rPr>
        <w:t xml:space="preserve">is chilled for 1 round. </w:t>
      </w:r>
    </w:p>
    <w:p w14:paraId="7DBAAEF4" w14:textId="77777777" w:rsidR="00AF3D14" w:rsidRDefault="00AF3D14" w:rsidP="00AF3D14">
      <w:pPr>
        <w:contextualSpacing/>
        <w:rPr>
          <w:rFonts w:eastAsia="Times New Roman" w:cstheme="minorHAnsi"/>
        </w:rPr>
      </w:pPr>
      <w:r w:rsidRPr="00241755">
        <w:rPr>
          <w:rFonts w:eastAsia="Times New Roman" w:cstheme="minorHAnsi"/>
        </w:rPr>
        <w:t>The spell's damage increases by 1d8 when you reach 5th level (2d8), 11th level (3d8), and 17th level (4d8).</w:t>
      </w:r>
    </w:p>
    <w:p w14:paraId="7DD6C99D" w14:textId="77777777" w:rsidR="00AF3D14" w:rsidRPr="00134BC3" w:rsidRDefault="00AF3D14">
      <w:pPr>
        <w:contextualSpacing/>
        <w:rPr>
          <w:rFonts w:eastAsia="Times New Roman" w:cstheme="minorHAnsi"/>
        </w:rPr>
      </w:pPr>
    </w:p>
    <w:p w14:paraId="3401795B" w14:textId="77777777" w:rsidR="00AB25EF" w:rsidRPr="00134BC3" w:rsidRDefault="00AB25EF">
      <w:pPr>
        <w:contextualSpacing/>
        <w:rPr>
          <w:rFonts w:eastAsia="Times New Roman" w:cstheme="minorHAnsi"/>
        </w:rPr>
      </w:pPr>
      <w:r w:rsidRPr="000D5DB5">
        <w:rPr>
          <w:rFonts w:eastAsia="Times New Roman" w:cstheme="minorHAnsi"/>
          <w:b/>
          <w:bCs/>
          <w:color w:val="000000"/>
        </w:rPr>
        <w:t>Frost Nova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3]</w:t>
      </w:r>
    </w:p>
    <w:p w14:paraId="3799727F"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14CA5532"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31331796"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150 feet</w:t>
      </w:r>
    </w:p>
    <w:p w14:paraId="101CA6B8"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 M (drop of water)</w:t>
      </w:r>
    </w:p>
    <w:p w14:paraId="3634906D"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19956630" w14:textId="77777777" w:rsidR="00EA7B1C" w:rsidRPr="00134BC3" w:rsidRDefault="00EA7B1C">
      <w:pPr>
        <w:contextualSpacing/>
        <w:rPr>
          <w:rFonts w:eastAsia="Times New Roman" w:cstheme="minorHAnsi"/>
        </w:rPr>
      </w:pPr>
      <w:r w:rsidRPr="000D5DB5">
        <w:rPr>
          <w:rFonts w:eastAsia="Times New Roman" w:cstheme="minorHAnsi"/>
          <w:color w:val="000000"/>
        </w:rPr>
        <w:t xml:space="preserve">You release a burst of </w:t>
      </w:r>
      <w:r>
        <w:rPr>
          <w:rFonts w:eastAsia="Times New Roman" w:cstheme="minorHAnsi"/>
          <w:color w:val="000000"/>
        </w:rPr>
        <w:t xml:space="preserve">frost </w:t>
      </w:r>
      <w:r w:rsidRPr="000D5DB5">
        <w:rPr>
          <w:rFonts w:eastAsia="Times New Roman" w:cstheme="minorHAnsi"/>
          <w:color w:val="000000"/>
        </w:rPr>
        <w:t>in the area</w:t>
      </w:r>
      <w:r>
        <w:rPr>
          <w:rFonts w:eastAsia="Times New Roman" w:cstheme="minorHAnsi"/>
          <w:color w:val="000000"/>
        </w:rPr>
        <w:t xml:space="preserve">, creating a freezing blast </w:t>
      </w:r>
      <w:r w:rsidR="00095E90">
        <w:rPr>
          <w:rFonts w:eastAsia="Times New Roman" w:cstheme="minorHAnsi"/>
          <w:color w:val="000000"/>
        </w:rPr>
        <w:t>centered on the point you specify in range</w:t>
      </w:r>
      <w:r w:rsidRPr="000D5DB5">
        <w:rPr>
          <w:rFonts w:eastAsia="Times New Roman" w:cstheme="minorHAnsi"/>
          <w:color w:val="000000"/>
        </w:rPr>
        <w:t xml:space="preserve">. Any creature within </w:t>
      </w:r>
      <w:r>
        <w:rPr>
          <w:rFonts w:eastAsia="Times New Roman" w:cstheme="minorHAnsi"/>
          <w:color w:val="000000"/>
        </w:rPr>
        <w:t xml:space="preserve">a 20-foot radius sphere </w:t>
      </w:r>
      <w:r w:rsidRPr="000D5DB5">
        <w:rPr>
          <w:rFonts w:eastAsia="Times New Roman" w:cstheme="minorHAnsi"/>
          <w:color w:val="000000"/>
        </w:rPr>
        <w:t xml:space="preserve">suffer 8d6 </w:t>
      </w:r>
      <w:r>
        <w:rPr>
          <w:rFonts w:eastAsia="Times New Roman" w:cstheme="minorHAnsi"/>
          <w:color w:val="000000"/>
        </w:rPr>
        <w:t>cold</w:t>
      </w:r>
      <w:r w:rsidRPr="000D5DB5">
        <w:rPr>
          <w:rFonts w:eastAsia="Times New Roman" w:cstheme="minorHAnsi"/>
          <w:color w:val="000000"/>
        </w:rPr>
        <w:t xml:space="preserve"> damage</w:t>
      </w:r>
      <w:r w:rsidR="00F562A4">
        <w:rPr>
          <w:rFonts w:eastAsia="Times New Roman" w:cstheme="minorHAnsi"/>
          <w:color w:val="000000"/>
        </w:rPr>
        <w:t xml:space="preserve"> and the chilled condition</w:t>
      </w:r>
      <w:r w:rsidRPr="000D5DB5">
        <w:rPr>
          <w:rFonts w:eastAsia="Times New Roman" w:cstheme="minorHAnsi"/>
          <w:color w:val="000000"/>
        </w:rPr>
        <w:t>, and are entitled an Agility saving throw to half damage</w:t>
      </w:r>
      <w:r w:rsidR="00F562A4">
        <w:rPr>
          <w:rFonts w:eastAsia="Times New Roman" w:cstheme="minorHAnsi"/>
          <w:color w:val="000000"/>
        </w:rPr>
        <w:t xml:space="preserve"> (a successful save negates the condition)</w:t>
      </w:r>
      <w:r w:rsidRPr="000D5DB5">
        <w:rPr>
          <w:rFonts w:eastAsia="Times New Roman" w:cstheme="minorHAnsi"/>
          <w:color w:val="000000"/>
        </w:rPr>
        <w:t xml:space="preserve">. The </w:t>
      </w:r>
      <w:r>
        <w:rPr>
          <w:rFonts w:eastAsia="Times New Roman" w:cstheme="minorHAnsi"/>
          <w:color w:val="000000"/>
        </w:rPr>
        <w:t xml:space="preserve">cold </w:t>
      </w:r>
      <w:r w:rsidRPr="000D5DB5">
        <w:rPr>
          <w:rFonts w:eastAsia="Times New Roman" w:cstheme="minorHAnsi"/>
          <w:color w:val="000000"/>
        </w:rPr>
        <w:t>spreads around corners</w:t>
      </w:r>
      <w:r>
        <w:rPr>
          <w:rFonts w:eastAsia="Times New Roman" w:cstheme="minorHAnsi"/>
          <w:color w:val="000000"/>
        </w:rPr>
        <w:t>.</w:t>
      </w:r>
      <w:r w:rsidR="00095E90">
        <w:rPr>
          <w:rFonts w:eastAsia="Times New Roman" w:cstheme="minorHAnsi"/>
          <w:color w:val="000000"/>
        </w:rPr>
        <w:t xml:space="preserve"> </w:t>
      </w:r>
    </w:p>
    <w:p w14:paraId="137E08F2"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damage increases by 1d6 for each level above 3rd.</w:t>
      </w:r>
    </w:p>
    <w:p w14:paraId="6529E6A8" w14:textId="77777777" w:rsidR="007644ED" w:rsidRPr="00134BC3" w:rsidRDefault="007644ED">
      <w:pPr>
        <w:contextualSpacing/>
        <w:rPr>
          <w:rFonts w:eastAsia="Times New Roman" w:cstheme="minorHAnsi"/>
        </w:rPr>
      </w:pPr>
    </w:p>
    <w:p w14:paraId="1382A475" w14:textId="77777777" w:rsidR="00AB25EF" w:rsidRPr="00134BC3" w:rsidRDefault="00AB25EF">
      <w:pPr>
        <w:contextualSpacing/>
        <w:rPr>
          <w:rFonts w:eastAsia="Times New Roman" w:cstheme="minorHAnsi"/>
        </w:rPr>
      </w:pPr>
      <w:r w:rsidRPr="000D5DB5">
        <w:rPr>
          <w:rFonts w:eastAsia="Times New Roman" w:cstheme="minorHAnsi"/>
          <w:b/>
          <w:bCs/>
          <w:color w:val="000000"/>
        </w:rPr>
        <w:t>Frostfire Bolt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5A2C7F" w:rsidRPr="000D5DB5">
        <w:rPr>
          <w:rFonts w:eastAsia="Times New Roman" w:cstheme="minorHAnsi"/>
          <w:b/>
          <w:bCs/>
          <w:color w:val="000000"/>
        </w:rPr>
        <w:t>1</w:t>
      </w:r>
      <w:r w:rsidRPr="000D5DB5">
        <w:rPr>
          <w:rFonts w:eastAsia="Times New Roman" w:cstheme="minorHAnsi"/>
          <w:b/>
          <w:bCs/>
          <w:color w:val="000000"/>
        </w:rPr>
        <w:t>]</w:t>
      </w:r>
    </w:p>
    <w:p w14:paraId="15EBE5C9"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15DB1C39"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1D68622"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6DE48E81"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743BE7FE"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Instantaneous, plus </w:t>
      </w:r>
      <w:r w:rsidR="00F562A4">
        <w:rPr>
          <w:rFonts w:eastAsia="Times New Roman" w:cstheme="minorHAnsi"/>
          <w:color w:val="000000"/>
        </w:rPr>
        <w:t>3</w:t>
      </w:r>
      <w:r w:rsidR="00F562A4" w:rsidRPr="000D5DB5">
        <w:rPr>
          <w:rFonts w:eastAsia="Times New Roman" w:cstheme="minorHAnsi"/>
          <w:color w:val="000000"/>
        </w:rPr>
        <w:t xml:space="preserve"> </w:t>
      </w:r>
      <w:r w:rsidRPr="000D5DB5">
        <w:rPr>
          <w:rFonts w:eastAsia="Times New Roman" w:cstheme="minorHAnsi"/>
          <w:color w:val="000000"/>
        </w:rPr>
        <w:t>round</w:t>
      </w:r>
      <w:r w:rsidR="00F562A4">
        <w:rPr>
          <w:rFonts w:eastAsia="Times New Roman" w:cstheme="minorHAnsi"/>
          <w:color w:val="000000"/>
        </w:rPr>
        <w:t>s</w:t>
      </w:r>
    </w:p>
    <w:p w14:paraId="393FE24D"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shoot a bolt of blue fire and red ice at a single enemy within range. Make a ranged spell attack, and on a success, the target takes </w:t>
      </w:r>
      <w:r w:rsidR="00F562A4">
        <w:rPr>
          <w:rFonts w:eastAsia="Times New Roman" w:cstheme="minorHAnsi"/>
          <w:color w:val="000000"/>
        </w:rPr>
        <w:t>2</w:t>
      </w:r>
      <w:r w:rsidR="00F562A4" w:rsidRPr="000D5DB5">
        <w:rPr>
          <w:rFonts w:eastAsia="Times New Roman" w:cstheme="minorHAnsi"/>
          <w:color w:val="000000"/>
        </w:rPr>
        <w:t xml:space="preserve">d6 </w:t>
      </w:r>
      <w:r w:rsidR="00F562A4">
        <w:rPr>
          <w:rFonts w:eastAsia="Times New Roman" w:cstheme="minorHAnsi"/>
          <w:color w:val="000000"/>
        </w:rPr>
        <w:t>damage</w:t>
      </w:r>
      <w:r w:rsidRPr="000D5DB5">
        <w:rPr>
          <w:rFonts w:eastAsia="Times New Roman" w:cstheme="minorHAnsi"/>
          <w:color w:val="000000"/>
        </w:rPr>
        <w:t xml:space="preserve">. </w:t>
      </w:r>
      <w:r w:rsidR="00F562A4">
        <w:rPr>
          <w:rFonts w:eastAsia="Times New Roman" w:cstheme="minorHAnsi"/>
          <w:color w:val="000000"/>
        </w:rPr>
        <w:t>The damage is half fire, and half cold</w:t>
      </w:r>
      <w:r w:rsidR="00F562A4" w:rsidRPr="000D5DB5">
        <w:rPr>
          <w:rFonts w:eastAsia="Times New Roman" w:cstheme="minorHAnsi"/>
          <w:color w:val="000000"/>
        </w:rPr>
        <w:t xml:space="preserve">. </w:t>
      </w:r>
      <w:r w:rsidRPr="000D5DB5">
        <w:rPr>
          <w:rFonts w:eastAsia="Times New Roman" w:cstheme="minorHAnsi"/>
          <w:color w:val="000000"/>
        </w:rPr>
        <w:t xml:space="preserve">The target is also chilled for </w:t>
      </w:r>
      <w:r w:rsidR="00F562A4">
        <w:rPr>
          <w:rFonts w:eastAsia="Times New Roman" w:cstheme="minorHAnsi"/>
          <w:color w:val="000000"/>
        </w:rPr>
        <w:t>three</w:t>
      </w:r>
      <w:r w:rsidR="00F562A4" w:rsidRPr="000D5DB5">
        <w:rPr>
          <w:rFonts w:eastAsia="Times New Roman" w:cstheme="minorHAnsi"/>
          <w:color w:val="000000"/>
        </w:rPr>
        <w:t xml:space="preserve"> </w:t>
      </w:r>
      <w:r w:rsidRPr="000D5DB5">
        <w:rPr>
          <w:rFonts w:eastAsia="Times New Roman" w:cstheme="minorHAnsi"/>
          <w:color w:val="000000"/>
        </w:rPr>
        <w:t>round</w:t>
      </w:r>
      <w:r w:rsidR="00F562A4">
        <w:rPr>
          <w:rFonts w:eastAsia="Times New Roman" w:cstheme="minorHAnsi"/>
          <w:color w:val="000000"/>
        </w:rPr>
        <w:t>s</w:t>
      </w:r>
      <w:r w:rsidR="008645A5">
        <w:rPr>
          <w:rFonts w:eastAsia="Times New Roman" w:cstheme="minorHAnsi"/>
          <w:color w:val="000000"/>
        </w:rPr>
        <w:t>.</w:t>
      </w:r>
    </w:p>
    <w:p w14:paraId="62D97485"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damage increases by 1d6 fire and 1d6 frost each.</w:t>
      </w:r>
    </w:p>
    <w:p w14:paraId="4B57F645" w14:textId="77777777" w:rsidR="007644ED" w:rsidRPr="000D5DB5" w:rsidRDefault="007644ED">
      <w:pPr>
        <w:contextualSpacing/>
        <w:rPr>
          <w:rFonts w:eastAsia="Times New Roman" w:cstheme="minorHAnsi"/>
        </w:rPr>
      </w:pPr>
    </w:p>
    <w:p w14:paraId="088F9ABF" w14:textId="77777777" w:rsidR="00A06EAA" w:rsidRPr="00134BC3" w:rsidRDefault="00A06EAA">
      <w:pPr>
        <w:contextualSpacing/>
        <w:rPr>
          <w:rFonts w:eastAsia="Times New Roman" w:cstheme="minorHAnsi"/>
          <w:b/>
          <w:bCs/>
        </w:rPr>
      </w:pPr>
      <w:r w:rsidRPr="000D5DB5">
        <w:rPr>
          <w:rFonts w:eastAsia="Times New Roman" w:cstheme="minorHAnsi"/>
          <w:b/>
          <w:bCs/>
        </w:rPr>
        <w:t>Globe of Invulnerability [level 4]</w:t>
      </w:r>
    </w:p>
    <w:p w14:paraId="08305786" w14:textId="77777777" w:rsidR="00A06EAA" w:rsidRPr="000D5DB5" w:rsidRDefault="00A06EAA">
      <w:pPr>
        <w:contextualSpacing/>
        <w:rPr>
          <w:rFonts w:eastAsia="Times New Roman" w:cstheme="minorHAnsi"/>
        </w:rPr>
      </w:pPr>
      <w:r w:rsidRPr="000D5DB5">
        <w:rPr>
          <w:rFonts w:eastAsia="Times New Roman" w:cstheme="minorHAnsi"/>
        </w:rPr>
        <w:t>Abjuration</w:t>
      </w:r>
    </w:p>
    <w:p w14:paraId="419A63C1" w14:textId="77777777" w:rsidR="00EA7B1C" w:rsidRPr="000D5DB5" w:rsidRDefault="00EA7B1C">
      <w:pPr>
        <w:contextualSpacing/>
        <w:rPr>
          <w:rFonts w:eastAsia="Times New Roman" w:cstheme="minorHAnsi"/>
        </w:rPr>
      </w:pPr>
      <w:r w:rsidRPr="00134BC3">
        <w:rPr>
          <w:rFonts w:eastAsia="Times New Roman" w:cstheme="minorHAnsi"/>
          <w:b/>
          <w:bCs/>
        </w:rPr>
        <w:t>Casting Time</w:t>
      </w:r>
      <w:r w:rsidR="00D63985">
        <w:rPr>
          <w:b/>
          <w:bCs/>
        </w:rPr>
        <w:t>:</w:t>
      </w:r>
      <w:r w:rsidRPr="000D5DB5">
        <w:rPr>
          <w:rFonts w:eastAsia="Times New Roman" w:cstheme="minorHAnsi"/>
        </w:rPr>
        <w:t xml:space="preserve"> 1 action</w:t>
      </w:r>
    </w:p>
    <w:p w14:paraId="5AF1C62B" w14:textId="77777777" w:rsidR="002C4B7B" w:rsidRPr="000D5DB5" w:rsidRDefault="002C4B7B">
      <w:pPr>
        <w:contextualSpacing/>
        <w:rPr>
          <w:rFonts w:eastAsia="Times New Roman" w:cstheme="minorHAnsi"/>
        </w:rPr>
      </w:pPr>
      <w:r w:rsidRPr="00134BC3">
        <w:rPr>
          <w:rFonts w:eastAsia="Times New Roman" w:cstheme="minorHAnsi"/>
          <w:b/>
          <w:bCs/>
        </w:rPr>
        <w:t>Range</w:t>
      </w:r>
      <w:r w:rsidR="00D63985">
        <w:rPr>
          <w:b/>
          <w:bCs/>
        </w:rPr>
        <w:t>:</w:t>
      </w:r>
      <w:r w:rsidRPr="000D5DB5">
        <w:rPr>
          <w:rFonts w:eastAsia="Times New Roman" w:cstheme="minorHAnsi"/>
        </w:rPr>
        <w:t xml:space="preserve"> Self </w:t>
      </w:r>
    </w:p>
    <w:p w14:paraId="084C3E69" w14:textId="77777777" w:rsidR="007A0074" w:rsidRDefault="00A07061">
      <w:pPr>
        <w:contextualSpacing/>
        <w:rPr>
          <w:rFonts w:eastAsia="Times New Roman" w:cstheme="minorHAnsi"/>
        </w:rPr>
      </w:pPr>
      <w:r w:rsidRPr="00134BC3">
        <w:rPr>
          <w:rFonts w:eastAsia="Times New Roman" w:cstheme="minorHAnsi"/>
          <w:b/>
          <w:bCs/>
        </w:rPr>
        <w:lastRenderedPageBreak/>
        <w:t>Components</w:t>
      </w:r>
      <w:r w:rsidR="00D63985">
        <w:rPr>
          <w:b/>
          <w:bCs/>
        </w:rPr>
        <w:t>:</w:t>
      </w:r>
      <w:r w:rsidRPr="000D5DB5">
        <w:rPr>
          <w:rFonts w:eastAsia="Times New Roman" w:cstheme="minorHAnsi"/>
        </w:rPr>
        <w:t xml:space="preserve"> V, S, M (a glass or crystal bead that shatters when the spell ends)</w:t>
      </w:r>
    </w:p>
    <w:p w14:paraId="7002ED00" w14:textId="77777777" w:rsidR="00A06EAA" w:rsidRPr="000D5DB5" w:rsidRDefault="00A06EAA">
      <w:pPr>
        <w:contextualSpacing/>
        <w:rPr>
          <w:rFonts w:eastAsia="Times New Roman" w:cstheme="minorHAnsi"/>
        </w:rPr>
      </w:pPr>
      <w:r w:rsidRPr="00134BC3">
        <w:rPr>
          <w:rFonts w:eastAsia="Times New Roman" w:cstheme="minorHAnsi"/>
          <w:b/>
          <w:bCs/>
        </w:rPr>
        <w:t>Duration</w:t>
      </w:r>
      <w:r w:rsidR="00D63985">
        <w:rPr>
          <w:b/>
          <w:bCs/>
        </w:rPr>
        <w:t>:</w:t>
      </w:r>
      <w:r w:rsidRPr="000D5DB5">
        <w:rPr>
          <w:rFonts w:eastAsia="Times New Roman" w:cstheme="minorHAnsi"/>
        </w:rPr>
        <w:t xml:space="preserve"> Concentration, up to 1 minute</w:t>
      </w:r>
    </w:p>
    <w:p w14:paraId="3B4B154F" w14:textId="77777777" w:rsidR="00A06EAA" w:rsidRPr="000D5DB5" w:rsidRDefault="00A06EAA">
      <w:pPr>
        <w:contextualSpacing/>
        <w:rPr>
          <w:rFonts w:eastAsia="Times New Roman" w:cstheme="minorHAnsi"/>
        </w:rPr>
      </w:pPr>
      <w:r w:rsidRPr="000D5DB5">
        <w:rPr>
          <w:rFonts w:eastAsia="Times New Roman" w:cstheme="minorHAnsi"/>
        </w:rPr>
        <w:t>An immobile, faintly shimmering barrier springs into existence in a 10-foot radius around you and remains for the duration.</w:t>
      </w:r>
    </w:p>
    <w:p w14:paraId="4A7D385D" w14:textId="77777777" w:rsidR="00A06EAA" w:rsidRPr="000D5DB5" w:rsidRDefault="00A06EAA" w:rsidP="00166030">
      <w:pPr>
        <w:contextualSpacing/>
        <w:rPr>
          <w:rFonts w:eastAsia="Times New Roman" w:cstheme="minorHAnsi"/>
        </w:rPr>
      </w:pPr>
      <w:r w:rsidRPr="000D5DB5">
        <w:rPr>
          <w:rFonts w:eastAsia="Times New Roman" w:cstheme="minorHAnsi"/>
        </w:rPr>
        <w:t xml:space="preserve">Any spell of 3rd level or lower cast from outside the barrier can't affect creatures or objects within it, unless the spell </w:t>
      </w:r>
      <w:r w:rsidR="00166030">
        <w:rPr>
          <w:rFonts w:eastAsia="Times New Roman" w:cstheme="minorHAnsi"/>
        </w:rPr>
        <w:t>higher leveled</w:t>
      </w:r>
      <w:r w:rsidRPr="000D5DB5">
        <w:rPr>
          <w:rFonts w:eastAsia="Times New Roman" w:cstheme="minorHAnsi"/>
        </w:rPr>
        <w:t xml:space="preserve">. </w:t>
      </w:r>
    </w:p>
    <w:p w14:paraId="40E81842" w14:textId="77777777" w:rsidR="00A06EAA" w:rsidRPr="000D5DB5" w:rsidRDefault="00A06EAA">
      <w:pPr>
        <w:contextualSpacing/>
        <w:rPr>
          <w:rFonts w:eastAsia="Times New Roman" w:cstheme="minorHAnsi"/>
        </w:rPr>
      </w:pPr>
      <w:r w:rsidRPr="000D5DB5">
        <w:rPr>
          <w:rFonts w:eastAsia="Times New Roman" w:cstheme="minorHAnsi"/>
        </w:rPr>
        <w:t>Such a spell can target creatures and objects within the barrier, but the spell has no effect on them. Similarly, the area within the barrier is excluded from the areas affected by such spells.</w:t>
      </w:r>
    </w:p>
    <w:p w14:paraId="22F778F7" w14:textId="77777777" w:rsidR="00A06EAA" w:rsidRPr="000D5DB5" w:rsidRDefault="00A06EAA" w:rsidP="00166030">
      <w:pPr>
        <w:contextualSpacing/>
        <w:rPr>
          <w:rFonts w:eastAsia="Times New Roman" w:cstheme="minorHAnsi"/>
        </w:rPr>
      </w:pPr>
      <w:r w:rsidRPr="000D5DB5">
        <w:rPr>
          <w:rFonts w:eastAsia="Times New Roman" w:cstheme="minorHAnsi"/>
          <w:b/>
          <w:bCs/>
        </w:rPr>
        <w:t>Heightened</w:t>
      </w:r>
      <w:r w:rsidRPr="000D5DB5">
        <w:rPr>
          <w:rFonts w:eastAsia="Times New Roman" w:cstheme="minorHAnsi"/>
        </w:rPr>
        <w:t xml:space="preserve">. When you cast this spell </w:t>
      </w:r>
      <w:r w:rsidR="00166030">
        <w:rPr>
          <w:rFonts w:eastAsia="Times New Roman" w:cstheme="minorHAnsi"/>
        </w:rPr>
        <w:t xml:space="preserve">as a spell of </w:t>
      </w:r>
      <w:r w:rsidRPr="000D5DB5">
        <w:rPr>
          <w:rFonts w:eastAsia="Times New Roman" w:cstheme="minorHAnsi"/>
        </w:rPr>
        <w:t xml:space="preserve">5th level or higher, the barrier blocks spells of one level higher for each </w:t>
      </w:r>
      <w:r w:rsidR="00166030">
        <w:rPr>
          <w:rFonts w:eastAsia="Times New Roman" w:cstheme="minorHAnsi"/>
        </w:rPr>
        <w:t xml:space="preserve">spell </w:t>
      </w:r>
      <w:r w:rsidRPr="000D5DB5">
        <w:rPr>
          <w:rFonts w:eastAsia="Times New Roman" w:cstheme="minorHAnsi"/>
        </w:rPr>
        <w:t>level above 4th.</w:t>
      </w:r>
    </w:p>
    <w:p w14:paraId="0AE85F2B" w14:textId="77777777" w:rsidR="00A06EAA" w:rsidRPr="00134BC3" w:rsidRDefault="00A06EAA">
      <w:pPr>
        <w:contextualSpacing/>
        <w:rPr>
          <w:rFonts w:eastAsia="Times New Roman" w:cstheme="minorHAnsi"/>
        </w:rPr>
      </w:pPr>
    </w:p>
    <w:p w14:paraId="0F97BA62" w14:textId="77777777" w:rsidR="00AB25EF" w:rsidRPr="00134BC3" w:rsidRDefault="00AB25EF">
      <w:pPr>
        <w:contextualSpacing/>
        <w:rPr>
          <w:rFonts w:eastAsia="Times New Roman" w:cstheme="minorHAnsi"/>
        </w:rPr>
      </w:pPr>
      <w:r w:rsidRPr="000D5DB5">
        <w:rPr>
          <w:rFonts w:eastAsia="Times New Roman" w:cstheme="minorHAnsi"/>
          <w:b/>
          <w:bCs/>
          <w:color w:val="000000"/>
        </w:rPr>
        <w:t>Hammer of Justice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r w:rsidR="00324C75" w:rsidRPr="000D5DB5">
        <w:rPr>
          <w:rFonts w:eastAsia="Times New Roman" w:cstheme="minorHAnsi"/>
          <w:b/>
          <w:bCs/>
          <w:color w:val="000000"/>
        </w:rPr>
        <w:t>]</w:t>
      </w:r>
    </w:p>
    <w:p w14:paraId="4AD5F933"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[strike]</w:t>
      </w:r>
    </w:p>
    <w:p w14:paraId="0DC5EAD4" w14:textId="77777777" w:rsidR="00967903" w:rsidRPr="00967903" w:rsidRDefault="00967903" w:rsidP="00967903">
      <w:pPr>
        <w:contextualSpacing/>
        <w:rPr>
          <w:rFonts w:eastAsia="Times New Roman" w:cstheme="minorHAnsi"/>
          <w:color w:val="000000"/>
        </w:rPr>
      </w:pPr>
      <w:r>
        <w:rPr>
          <w:rFonts w:eastAsia="Times New Roman" w:cstheme="minorHAnsi"/>
          <w:b/>
          <w:bCs/>
          <w:color w:val="000000"/>
        </w:rPr>
        <w:t>Range</w:t>
      </w:r>
      <w:r w:rsidR="00D63985">
        <w:rPr>
          <w:b/>
          <w:bCs/>
        </w:rPr>
        <w:t>:</w:t>
      </w:r>
      <w:r>
        <w:rPr>
          <w:rFonts w:eastAsia="Times New Roman" w:cstheme="minorHAnsi"/>
          <w:b/>
          <w:bCs/>
          <w:color w:val="000000"/>
        </w:rPr>
        <w:t xml:space="preserve"> </w:t>
      </w:r>
      <w:r>
        <w:rPr>
          <w:rFonts w:eastAsia="Times New Roman" w:cstheme="minorHAnsi"/>
          <w:color w:val="000000"/>
        </w:rPr>
        <w:t>Self</w:t>
      </w:r>
    </w:p>
    <w:p w14:paraId="7CCE7D8F"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w:t>
      </w:r>
    </w:p>
    <w:p w14:paraId="18B3E025"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00E42AF1">
        <w:rPr>
          <w:rFonts w:eastAsia="Times New Roman" w:cstheme="minorHAnsi"/>
          <w:color w:val="000000"/>
        </w:rPr>
        <w:t>1</w:t>
      </w:r>
      <w:r w:rsidRPr="000D5DB5">
        <w:rPr>
          <w:rFonts w:eastAsia="Times New Roman" w:cstheme="minorHAnsi"/>
          <w:color w:val="000000"/>
        </w:rPr>
        <w:t xml:space="preserve"> minute, or two uses (whichever comes first)</w:t>
      </w:r>
    </w:p>
    <w:p w14:paraId="47AAB565"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 xml:space="preserve">You may apply this strike to any melee weapon attack. On a successful </w:t>
      </w:r>
      <w:r w:rsidR="00A67B81">
        <w:rPr>
          <w:rFonts w:eastAsia="Times New Roman" w:cstheme="minorHAnsi"/>
          <w:color w:val="000000"/>
        </w:rPr>
        <w:t xml:space="preserve">attack </w:t>
      </w:r>
      <w:r w:rsidRPr="000D5DB5">
        <w:rPr>
          <w:rFonts w:eastAsia="Times New Roman" w:cstheme="minorHAnsi"/>
          <w:color w:val="000000"/>
        </w:rPr>
        <w:t xml:space="preserve">roll, the target of this ability must succeed on a Stamina saving throw or else be stunned until the beginning of </w:t>
      </w:r>
      <w:r w:rsidR="00A67B81">
        <w:rPr>
          <w:rFonts w:eastAsia="Times New Roman" w:cstheme="minorHAnsi"/>
          <w:color w:val="000000"/>
        </w:rPr>
        <w:t xml:space="preserve">your </w:t>
      </w:r>
      <w:r w:rsidR="005B6B02" w:rsidRPr="000D5DB5">
        <w:rPr>
          <w:rFonts w:eastAsia="Times New Roman" w:cstheme="minorHAnsi"/>
          <w:color w:val="000000"/>
        </w:rPr>
        <w:t xml:space="preserve">turn in the </w:t>
      </w:r>
      <w:r w:rsidRPr="000D5DB5">
        <w:rPr>
          <w:rFonts w:eastAsia="Times New Roman" w:cstheme="minorHAnsi"/>
          <w:color w:val="000000"/>
        </w:rPr>
        <w:t>next round.</w:t>
      </w:r>
      <w:r w:rsidR="00A67B81">
        <w:rPr>
          <w:rFonts w:eastAsia="Times New Roman" w:cstheme="minorHAnsi"/>
          <w:color w:val="000000"/>
        </w:rPr>
        <w:t xml:space="preserve"> A target cannot be affected by this ability more than twice in a span of 3 turns. </w:t>
      </w:r>
    </w:p>
    <w:p w14:paraId="7AFDC83E" w14:textId="77777777" w:rsidR="007644ED" w:rsidRPr="00134BC3" w:rsidRDefault="007644ED">
      <w:pPr>
        <w:contextualSpacing/>
        <w:rPr>
          <w:rFonts w:eastAsia="Times New Roman" w:cstheme="minorHAnsi"/>
        </w:rPr>
      </w:pPr>
    </w:p>
    <w:p w14:paraId="74F7E995" w14:textId="77777777" w:rsidR="00AB25EF" w:rsidRPr="00134BC3" w:rsidRDefault="00AB25EF">
      <w:pPr>
        <w:contextualSpacing/>
        <w:rPr>
          <w:rFonts w:eastAsia="Times New Roman" w:cstheme="minorHAnsi"/>
        </w:rPr>
      </w:pPr>
      <w:r w:rsidRPr="000D5DB5">
        <w:rPr>
          <w:rFonts w:eastAsia="Times New Roman" w:cstheme="minorHAnsi"/>
          <w:b/>
          <w:bCs/>
          <w:color w:val="000000"/>
        </w:rPr>
        <w:t>Hammer of Wrath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65C8EB18" w14:textId="77777777" w:rsidR="00AB25EF" w:rsidRPr="00134BC3" w:rsidRDefault="00AB25EF" w:rsidP="00967903">
      <w:pPr>
        <w:contextualSpacing/>
        <w:rPr>
          <w:rFonts w:eastAsia="Times New Roman" w:cstheme="minorHAnsi"/>
        </w:rPr>
      </w:pPr>
      <w:r w:rsidRPr="000D5DB5">
        <w:rPr>
          <w:rFonts w:eastAsia="Times New Roman" w:cstheme="minorHAnsi"/>
          <w:color w:val="000000"/>
        </w:rPr>
        <w:t xml:space="preserve">Evocation </w:t>
      </w:r>
    </w:p>
    <w:p w14:paraId="67EFDC32"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reaction</w:t>
      </w:r>
    </w:p>
    <w:p w14:paraId="77DF5A41"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4E9665A0"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w:t>
      </w:r>
    </w:p>
    <w:p w14:paraId="7AC58842"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070943B7" w14:textId="77777777" w:rsidR="00AB25EF" w:rsidRPr="00134BC3" w:rsidRDefault="00AB25EF">
      <w:pPr>
        <w:contextualSpacing/>
        <w:rPr>
          <w:rFonts w:eastAsia="Times New Roman" w:cstheme="minorHAnsi"/>
        </w:rPr>
      </w:pPr>
      <w:r w:rsidRPr="00134BC3">
        <w:rPr>
          <w:rFonts w:eastAsia="Times New Roman" w:cstheme="minorHAnsi"/>
          <w:i/>
          <w:iCs/>
          <w:color w:val="000000"/>
        </w:rPr>
        <w:t>Reaction</w:t>
      </w:r>
      <w:r w:rsidR="00B1533A" w:rsidRPr="000D5DB5">
        <w:rPr>
          <w:rFonts w:eastAsia="Times New Roman" w:cstheme="minorHAnsi"/>
          <w:i/>
          <w:iCs/>
          <w:color w:val="000000"/>
        </w:rPr>
        <w:t>.</w:t>
      </w:r>
      <w:r w:rsidR="003A6FCC" w:rsidRPr="000D5DB5">
        <w:rPr>
          <w:rFonts w:eastAsia="Times New Roman" w:cstheme="minorHAnsi"/>
          <w:b/>
          <w:bCs/>
          <w:color w:val="000000"/>
        </w:rPr>
        <w:t xml:space="preserve"> </w:t>
      </w:r>
      <w:r w:rsidRPr="000D5DB5">
        <w:rPr>
          <w:rFonts w:eastAsia="Times New Roman" w:cstheme="minorHAnsi"/>
          <w:color w:val="000000"/>
        </w:rPr>
        <w:t xml:space="preserve">A creature </w:t>
      </w:r>
      <w:r w:rsidR="00466EA4">
        <w:rPr>
          <w:rFonts w:eastAsia="Times New Roman" w:cstheme="minorHAnsi"/>
          <w:color w:val="000000"/>
        </w:rPr>
        <w:t xml:space="preserve">within range is </w:t>
      </w:r>
      <w:r w:rsidR="00A67B81">
        <w:rPr>
          <w:rFonts w:eastAsia="Times New Roman" w:cstheme="minorHAnsi"/>
          <w:color w:val="000000"/>
        </w:rPr>
        <w:t>B</w:t>
      </w:r>
      <w:r w:rsidR="00466EA4">
        <w:rPr>
          <w:rFonts w:eastAsia="Times New Roman" w:cstheme="minorHAnsi"/>
          <w:color w:val="000000"/>
        </w:rPr>
        <w:t>loodied</w:t>
      </w:r>
    </w:p>
    <w:p w14:paraId="09778126" w14:textId="77777777" w:rsidR="00AB25EF" w:rsidRPr="00134BC3" w:rsidRDefault="00AB25EF" w:rsidP="00466EA4">
      <w:pPr>
        <w:contextualSpacing/>
        <w:rPr>
          <w:rFonts w:eastAsia="Times New Roman" w:cstheme="minorHAnsi"/>
        </w:rPr>
      </w:pPr>
      <w:r w:rsidRPr="000D5DB5">
        <w:rPr>
          <w:rFonts w:eastAsia="Times New Roman" w:cstheme="minorHAnsi"/>
          <w:color w:val="000000"/>
        </w:rPr>
        <w:t>Make a melee weapon attack roll</w:t>
      </w:r>
      <w:r w:rsidR="002C4B7B">
        <w:rPr>
          <w:rFonts w:eastAsia="Times New Roman" w:cstheme="minorHAnsi"/>
          <w:color w:val="000000"/>
        </w:rPr>
        <w:t xml:space="preserve"> against a creature within 60 feet as if they were in </w:t>
      </w:r>
      <w:r w:rsidRPr="000D5DB5">
        <w:rPr>
          <w:rFonts w:eastAsia="Times New Roman" w:cstheme="minorHAnsi"/>
          <w:color w:val="000000"/>
        </w:rPr>
        <w:t xml:space="preserve">melee range. A spectral version of your weapon flies ahead and </w:t>
      </w:r>
      <w:r w:rsidR="004776C1" w:rsidRPr="000D5DB5">
        <w:rPr>
          <w:rFonts w:eastAsia="Times New Roman" w:cstheme="minorHAnsi"/>
          <w:color w:val="000000"/>
        </w:rPr>
        <w:t xml:space="preserve">strikes </w:t>
      </w:r>
      <w:r w:rsidRPr="000D5DB5">
        <w:rPr>
          <w:rFonts w:eastAsia="Times New Roman" w:cstheme="minorHAnsi"/>
          <w:color w:val="000000"/>
        </w:rPr>
        <w:t xml:space="preserve">the foe at a distance, dealing damage equal to your normal </w:t>
      </w:r>
      <w:r w:rsidR="002C4B7B">
        <w:rPr>
          <w:rFonts w:eastAsia="Times New Roman" w:cstheme="minorHAnsi"/>
          <w:color w:val="000000"/>
        </w:rPr>
        <w:t xml:space="preserve">melee </w:t>
      </w:r>
      <w:r w:rsidRPr="000D5DB5">
        <w:rPr>
          <w:rFonts w:eastAsia="Times New Roman" w:cstheme="minorHAnsi"/>
          <w:color w:val="000000"/>
        </w:rPr>
        <w:t xml:space="preserve">attack, plus </w:t>
      </w:r>
      <w:r w:rsidR="002C4B7B">
        <w:rPr>
          <w:rFonts w:eastAsia="Times New Roman" w:cstheme="minorHAnsi"/>
          <w:color w:val="000000"/>
        </w:rPr>
        <w:t xml:space="preserve">an additional </w:t>
      </w:r>
      <w:r w:rsidRPr="000D5DB5">
        <w:rPr>
          <w:rFonts w:eastAsia="Times New Roman" w:cstheme="minorHAnsi"/>
          <w:color w:val="000000"/>
        </w:rPr>
        <w:t xml:space="preserve">2d8 </w:t>
      </w:r>
      <w:r w:rsidR="002C4B7B">
        <w:rPr>
          <w:rFonts w:eastAsia="Times New Roman" w:cstheme="minorHAnsi"/>
          <w:color w:val="000000"/>
        </w:rPr>
        <w:t>t</w:t>
      </w:r>
      <w:r w:rsidR="002C4B7B" w:rsidRPr="000D5DB5">
        <w:rPr>
          <w:rFonts w:eastAsia="Times New Roman" w:cstheme="minorHAnsi"/>
          <w:color w:val="000000"/>
        </w:rPr>
        <w:t xml:space="preserve">hunder </w:t>
      </w:r>
      <w:r w:rsidRPr="000D5DB5">
        <w:rPr>
          <w:rFonts w:eastAsia="Times New Roman" w:cstheme="minorHAnsi"/>
          <w:color w:val="000000"/>
        </w:rPr>
        <w:t>damage.</w:t>
      </w:r>
    </w:p>
    <w:p w14:paraId="48A25516"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lastRenderedPageBreak/>
        <w:t xml:space="preserve">Heightened. </w:t>
      </w:r>
      <w:r w:rsidRPr="000D5DB5">
        <w:rPr>
          <w:rFonts w:eastAsia="Times New Roman" w:cstheme="minorHAnsi"/>
          <w:color w:val="000000"/>
        </w:rPr>
        <w:t xml:space="preserve">The extra </w:t>
      </w:r>
      <w:r w:rsidR="002C4B7B">
        <w:rPr>
          <w:rFonts w:eastAsia="Times New Roman" w:cstheme="minorHAnsi"/>
          <w:color w:val="000000"/>
        </w:rPr>
        <w:t>t</w:t>
      </w:r>
      <w:r w:rsidR="002C4B7B" w:rsidRPr="000D5DB5">
        <w:rPr>
          <w:rFonts w:eastAsia="Times New Roman" w:cstheme="minorHAnsi"/>
          <w:color w:val="000000"/>
        </w:rPr>
        <w:t xml:space="preserve">hunder </w:t>
      </w:r>
      <w:r w:rsidRPr="000D5DB5">
        <w:rPr>
          <w:rFonts w:eastAsia="Times New Roman" w:cstheme="minorHAnsi"/>
          <w:color w:val="000000"/>
        </w:rPr>
        <w:t>damage increases by 1d8 for each level above 2nd.</w:t>
      </w:r>
    </w:p>
    <w:p w14:paraId="16A7155F" w14:textId="77777777" w:rsidR="007644ED" w:rsidRPr="00134BC3" w:rsidRDefault="007644ED">
      <w:pPr>
        <w:contextualSpacing/>
        <w:rPr>
          <w:rFonts w:eastAsia="Times New Roman" w:cstheme="minorHAnsi"/>
        </w:rPr>
      </w:pPr>
    </w:p>
    <w:p w14:paraId="22EB91F7" w14:textId="77777777" w:rsidR="00847587" w:rsidRPr="000D5DB5" w:rsidRDefault="00847587">
      <w:pPr>
        <w:contextualSpacing/>
        <w:rPr>
          <w:rFonts w:eastAsia="Times New Roman" w:cstheme="minorHAnsi"/>
          <w:b/>
          <w:bCs/>
          <w:color w:val="000000"/>
        </w:rPr>
      </w:pPr>
      <w:r w:rsidRPr="000D5DB5">
        <w:rPr>
          <w:rFonts w:eastAsia="Times New Roman" w:cstheme="minorHAnsi"/>
          <w:b/>
          <w:bCs/>
          <w:color w:val="000000"/>
        </w:rPr>
        <w:t>Hallow</w:t>
      </w:r>
      <w:r w:rsidR="0089550B" w:rsidRPr="000D5DB5">
        <w:rPr>
          <w:rFonts w:eastAsia="Times New Roman" w:cstheme="minorHAnsi"/>
          <w:b/>
          <w:bCs/>
          <w:color w:val="000000"/>
        </w:rPr>
        <w:t>/Unhallow</w:t>
      </w:r>
      <w:r w:rsidRPr="000D5DB5">
        <w:rPr>
          <w:rFonts w:eastAsia="Times New Roman" w:cstheme="minorHAnsi"/>
          <w:b/>
          <w:bCs/>
          <w:color w:val="000000"/>
        </w:rPr>
        <w:t xml:space="preserve"> [</w:t>
      </w:r>
      <w:r w:rsidR="00185ACB" w:rsidRPr="000D5DB5">
        <w:rPr>
          <w:rFonts w:eastAsia="Times New Roman" w:cstheme="minorHAnsi"/>
          <w:b/>
          <w:bCs/>
          <w:color w:val="000000"/>
        </w:rPr>
        <w:t>level</w:t>
      </w:r>
      <w:r w:rsidR="00185ACB" w:rsidRPr="000D5DB5" w:rsidDel="00185ACB">
        <w:rPr>
          <w:rFonts w:eastAsia="Times New Roman" w:cstheme="minorHAnsi"/>
          <w:b/>
          <w:bCs/>
          <w:color w:val="000000"/>
        </w:rPr>
        <w:t xml:space="preserve"> </w:t>
      </w:r>
      <w:r w:rsidRPr="000D5DB5">
        <w:rPr>
          <w:rFonts w:eastAsia="Times New Roman" w:cstheme="minorHAnsi"/>
          <w:b/>
          <w:bCs/>
          <w:color w:val="000000"/>
        </w:rPr>
        <w:t>5]</w:t>
      </w:r>
    </w:p>
    <w:p w14:paraId="424B69E7" w14:textId="77777777" w:rsidR="00847587" w:rsidRPr="000D5DB5" w:rsidRDefault="00847587">
      <w:pPr>
        <w:contextualSpacing/>
        <w:rPr>
          <w:rFonts w:eastAsia="Times New Roman" w:cstheme="minorHAnsi"/>
          <w:color w:val="000000"/>
        </w:rPr>
      </w:pPr>
      <w:r w:rsidRPr="000D5DB5">
        <w:rPr>
          <w:rFonts w:eastAsia="Times New Roman" w:cstheme="minorHAnsi"/>
          <w:color w:val="000000"/>
        </w:rPr>
        <w:t>Evocation</w:t>
      </w:r>
    </w:p>
    <w:p w14:paraId="622A8D18" w14:textId="77777777" w:rsidR="00EA7B1C" w:rsidRPr="000D5DB5" w:rsidRDefault="00EA7B1C">
      <w:pPr>
        <w:contextualSpacing/>
        <w:rPr>
          <w:rFonts w:eastAsia="Times New Roman" w:cstheme="minorHAnsi"/>
          <w:color w:val="000000"/>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24 hours</w:t>
      </w:r>
    </w:p>
    <w:p w14:paraId="1573CB2E"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Touch</w:t>
      </w:r>
    </w:p>
    <w:p w14:paraId="1646680C"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V, S, M (500 gp in oils and incense, which </w:t>
      </w:r>
      <w:r>
        <w:rPr>
          <w:rFonts w:eastAsia="Times New Roman" w:cstheme="minorHAnsi"/>
          <w:color w:val="000000"/>
        </w:rPr>
        <w:t>the spell consumes</w:t>
      </w:r>
      <w:r w:rsidRPr="000D5DB5">
        <w:rPr>
          <w:rFonts w:eastAsia="Times New Roman" w:cstheme="minorHAnsi"/>
          <w:color w:val="000000"/>
        </w:rPr>
        <w:t>)</w:t>
      </w:r>
    </w:p>
    <w:p w14:paraId="26126103" w14:textId="77777777" w:rsidR="00847587" w:rsidRPr="000D5DB5" w:rsidRDefault="00847587">
      <w:pPr>
        <w:contextualSpacing/>
        <w:rPr>
          <w:rFonts w:eastAsia="Times New Roman" w:cstheme="minorHAnsi"/>
          <w:color w:val="000000"/>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Until dispelled</w:t>
      </w:r>
    </w:p>
    <w:p w14:paraId="2A2082F6" w14:textId="77777777" w:rsidR="00576C4F" w:rsidRPr="000D5DB5" w:rsidRDefault="00847587" w:rsidP="00013F7D">
      <w:pPr>
        <w:contextualSpacing/>
        <w:rPr>
          <w:rFonts w:eastAsia="Times New Roman" w:cstheme="minorHAnsi"/>
          <w:color w:val="000000"/>
        </w:rPr>
      </w:pPr>
      <w:r w:rsidRPr="000D5DB5">
        <w:rPr>
          <w:rFonts w:eastAsia="Times New Roman" w:cstheme="minorHAnsi"/>
          <w:color w:val="000000"/>
        </w:rPr>
        <w:t xml:space="preserve">You touch a point and infuse an area around it with holy (or unholy, ancient, or elemental) power. The area can have a radius up to 60 feet, and the spell fails if the radius includes an area already under the effect a </w:t>
      </w:r>
      <w:r w:rsidRPr="000D5DB5">
        <w:rPr>
          <w:rFonts w:eastAsia="Times New Roman" w:cstheme="minorHAnsi"/>
          <w:i/>
          <w:iCs/>
          <w:color w:val="000000"/>
        </w:rPr>
        <w:t xml:space="preserve">hallow </w:t>
      </w:r>
      <w:r w:rsidRPr="000D5DB5">
        <w:rPr>
          <w:rFonts w:eastAsia="Times New Roman" w:cstheme="minorHAnsi"/>
          <w:color w:val="000000"/>
        </w:rPr>
        <w:t>spell.</w:t>
      </w:r>
      <w:r w:rsidR="00576C4F" w:rsidRPr="000D5DB5">
        <w:rPr>
          <w:rFonts w:eastAsia="Times New Roman" w:cstheme="minorHAnsi"/>
          <w:color w:val="000000"/>
        </w:rPr>
        <w:t xml:space="preserve"> Depending on your casting class, you can rely on one power.</w:t>
      </w:r>
      <w:r w:rsidR="0089550B" w:rsidRPr="000D5DB5">
        <w:rPr>
          <w:rFonts w:eastAsia="Times New Roman" w:cstheme="minorHAnsi"/>
          <w:color w:val="000000"/>
        </w:rPr>
        <w:t xml:space="preserve"> You may repeat a hallow</w:t>
      </w:r>
      <w:r w:rsidR="00F56ED7">
        <w:rPr>
          <w:rFonts w:eastAsia="Times New Roman" w:cstheme="minorHAnsi"/>
          <w:color w:val="000000"/>
        </w:rPr>
        <w:t>ing</w:t>
      </w:r>
      <w:r w:rsidR="0089550B" w:rsidRPr="000D5DB5">
        <w:rPr>
          <w:rFonts w:eastAsia="Times New Roman" w:cstheme="minorHAnsi"/>
          <w:color w:val="000000"/>
        </w:rPr>
        <w:t xml:space="preserve"> on another area within the radius of the original hallow, in which case the chained spell costs less materials (</w:t>
      </w:r>
      <w:r w:rsidR="00013F7D">
        <w:rPr>
          <w:rFonts w:eastAsia="Times New Roman" w:cstheme="minorHAnsi"/>
          <w:color w:val="000000"/>
        </w:rPr>
        <w:t xml:space="preserve">375 gp </w:t>
      </w:r>
      <w:r w:rsidR="0089550B" w:rsidRPr="000D5DB5">
        <w:rPr>
          <w:rFonts w:eastAsia="Times New Roman" w:cstheme="minorHAnsi"/>
          <w:color w:val="000000"/>
        </w:rPr>
        <w:t xml:space="preserve">per 60 feet of hallowed ground). </w:t>
      </w:r>
    </w:p>
    <w:p w14:paraId="3C4CED29" w14:textId="77777777" w:rsidR="00847587" w:rsidRPr="000D5DB5" w:rsidRDefault="00576C4F">
      <w:pPr>
        <w:contextualSpacing/>
        <w:rPr>
          <w:rFonts w:eastAsia="Times New Roman" w:cstheme="minorHAnsi"/>
          <w:color w:val="000000"/>
        </w:rPr>
      </w:pPr>
      <w:r w:rsidRPr="000D5DB5">
        <w:rPr>
          <w:rFonts w:eastAsia="Times New Roman" w:cstheme="minorHAnsi"/>
          <w:color w:val="000000"/>
        </w:rPr>
        <w:t xml:space="preserve">Druids rely on the power of ancients; priests can rely on holy or unholy power; paladins rely on holy power; death knights rely on unholy power; and shamans rely on elemental power. </w:t>
      </w:r>
      <w:r w:rsidR="00847587" w:rsidRPr="000D5DB5">
        <w:rPr>
          <w:rFonts w:eastAsia="Times New Roman" w:cstheme="minorHAnsi"/>
          <w:color w:val="000000"/>
        </w:rPr>
        <w:t xml:space="preserve">The affected area is subject to the following effects. </w:t>
      </w:r>
    </w:p>
    <w:p w14:paraId="6E3316E8" w14:textId="77777777" w:rsidR="00847587" w:rsidRPr="000D5DB5" w:rsidRDefault="00847587">
      <w:pPr>
        <w:contextualSpacing/>
        <w:rPr>
          <w:rFonts w:eastAsia="Times New Roman" w:cstheme="minorHAnsi"/>
          <w:color w:val="000000"/>
        </w:rPr>
      </w:pPr>
      <w:r w:rsidRPr="000D5DB5">
        <w:rPr>
          <w:rFonts w:eastAsia="Times New Roman" w:cstheme="minorHAnsi"/>
          <w:color w:val="000000"/>
        </w:rPr>
        <w:t xml:space="preserve">First, celestials, elementals, fey, fiends, </w:t>
      </w:r>
      <w:r w:rsidR="00C917C2" w:rsidRPr="000D5DB5">
        <w:rPr>
          <w:rFonts w:eastAsia="Times New Roman" w:cstheme="minorHAnsi"/>
          <w:color w:val="000000"/>
        </w:rPr>
        <w:t xml:space="preserve">or </w:t>
      </w:r>
      <w:r w:rsidRPr="000D5DB5">
        <w:rPr>
          <w:rFonts w:eastAsia="Times New Roman" w:cstheme="minorHAnsi"/>
          <w:color w:val="000000"/>
        </w:rPr>
        <w:t xml:space="preserve">undead </w:t>
      </w:r>
      <w:r w:rsidR="00C917C2" w:rsidRPr="000D5DB5">
        <w:rPr>
          <w:rFonts w:eastAsia="Times New Roman" w:cstheme="minorHAnsi"/>
          <w:color w:val="000000"/>
        </w:rPr>
        <w:t xml:space="preserve">(chosen by the caster) </w:t>
      </w:r>
      <w:r w:rsidRPr="000D5DB5">
        <w:rPr>
          <w:rFonts w:eastAsia="Times New Roman" w:cstheme="minorHAnsi"/>
          <w:color w:val="000000"/>
        </w:rPr>
        <w:t xml:space="preserve">can’t enter the area, nor can such creatures charm, frighten, or possess creatures within it. Any creature charmed, frightened, or possessed by such a creature is no longer charmed, frightened, or possessed upon entering the area. You can exclude one or more of those types of creatures from this effect. </w:t>
      </w:r>
      <w:r w:rsidR="007B5345" w:rsidRPr="000D5DB5">
        <w:rPr>
          <w:rFonts w:eastAsia="Times New Roman" w:cstheme="minorHAnsi"/>
          <w:color w:val="000000"/>
        </w:rPr>
        <w:t xml:space="preserve">If such barred creature attempts to enter the area, it must succeed on three Charisma saving throws. If it fails on two saving throws, it cannot attempt re-entry for one week. </w:t>
      </w:r>
    </w:p>
    <w:p w14:paraId="3902BA64" w14:textId="77777777" w:rsidR="00847587" w:rsidRPr="000D5DB5" w:rsidRDefault="00847587">
      <w:pPr>
        <w:contextualSpacing/>
        <w:rPr>
          <w:rFonts w:eastAsia="Times New Roman" w:cstheme="minorHAnsi"/>
          <w:color w:val="000000"/>
        </w:rPr>
      </w:pPr>
      <w:r w:rsidRPr="000D5DB5">
        <w:rPr>
          <w:rFonts w:eastAsia="Times New Roman" w:cstheme="minorHAnsi"/>
          <w:color w:val="000000"/>
        </w:rPr>
        <w:t>Second, you can bind an extra effect to the area. Choose the effect from the following list, or choose an effect offered by the DM. Some of these effects apply to creatures in the area; you can designate whether the effect applies to all creatures, creatures that follow a specific deity or leader, or creatures of a specific sort, such as or</w:t>
      </w:r>
      <w:r w:rsidR="007B5345" w:rsidRPr="000D5DB5">
        <w:rPr>
          <w:rFonts w:eastAsia="Times New Roman" w:cstheme="minorHAnsi"/>
          <w:color w:val="000000"/>
        </w:rPr>
        <w:t>c</w:t>
      </w:r>
      <w:r w:rsidRPr="000D5DB5">
        <w:rPr>
          <w:rFonts w:eastAsia="Times New Roman" w:cstheme="minorHAnsi"/>
          <w:color w:val="000000"/>
        </w:rPr>
        <w:t xml:space="preserve">s or trolls. When a creature that would be affected enters the </w:t>
      </w:r>
      <w:r w:rsidRPr="000D5DB5">
        <w:rPr>
          <w:rFonts w:eastAsia="Times New Roman" w:cstheme="minorHAnsi"/>
          <w:color w:val="000000"/>
        </w:rPr>
        <w:lastRenderedPageBreak/>
        <w:t>spell’s area for the first time on a turn or starts its turn there, it can make a Charisma saving throw. On a success, the creature ignores the extra effect until it leaves the area.</w:t>
      </w:r>
    </w:p>
    <w:p w14:paraId="38B56EC3" w14:textId="77777777" w:rsidR="00576C4F" w:rsidRPr="00F00B80" w:rsidRDefault="00576C4F"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Bloom (Ancient power only).</w:t>
      </w:r>
      <w:r w:rsidRPr="00F00B80">
        <w:rPr>
          <w:rFonts w:eastAsia="Times New Roman" w:cstheme="minorHAnsi"/>
          <w:b/>
          <w:bCs/>
          <w:i/>
          <w:iCs/>
          <w:color w:val="000000"/>
        </w:rPr>
        <w:t xml:space="preserve"> </w:t>
      </w:r>
      <w:r w:rsidRPr="00F00B80">
        <w:rPr>
          <w:rFonts w:eastAsia="Times New Roman" w:cstheme="minorHAnsi"/>
          <w:color w:val="000000"/>
        </w:rPr>
        <w:t xml:space="preserve">The area blooms of plant life. It </w:t>
      </w:r>
      <w:r w:rsidR="00013F7D">
        <w:rPr>
          <w:rFonts w:eastAsia="Times New Roman" w:cstheme="minorHAnsi"/>
          <w:color w:val="000000"/>
        </w:rPr>
        <w:t xml:space="preserve">creates materials for </w:t>
      </w:r>
      <w:r w:rsidRPr="00F00B80">
        <w:rPr>
          <w:rFonts w:eastAsia="Times New Roman" w:cstheme="minorHAnsi"/>
          <w:color w:val="000000"/>
        </w:rPr>
        <w:t xml:space="preserve">herbalism </w:t>
      </w:r>
      <w:r w:rsidR="00462680" w:rsidRPr="00F00B80">
        <w:rPr>
          <w:rFonts w:eastAsia="Times New Roman" w:cstheme="minorHAnsi"/>
          <w:color w:val="000000"/>
        </w:rPr>
        <w:t xml:space="preserve">and alchemy </w:t>
      </w:r>
      <w:r w:rsidR="00013F7D">
        <w:rPr>
          <w:rFonts w:eastAsia="Times New Roman" w:cstheme="minorHAnsi"/>
          <w:color w:val="000000"/>
        </w:rPr>
        <w:t>(equal to half the material components consumed by the spell)</w:t>
      </w:r>
      <w:r w:rsidRPr="00F00B80">
        <w:rPr>
          <w:rFonts w:eastAsia="Times New Roman" w:cstheme="minorHAnsi"/>
          <w:color w:val="000000"/>
        </w:rPr>
        <w:t xml:space="preserve">, </w:t>
      </w:r>
      <w:r w:rsidR="00013F7D">
        <w:rPr>
          <w:rFonts w:eastAsia="Times New Roman" w:cstheme="minorHAnsi"/>
          <w:color w:val="000000"/>
        </w:rPr>
        <w:t xml:space="preserve">and it </w:t>
      </w:r>
      <w:r w:rsidRPr="00F00B80">
        <w:rPr>
          <w:rFonts w:eastAsia="Times New Roman" w:cstheme="minorHAnsi"/>
          <w:color w:val="000000"/>
        </w:rPr>
        <w:t xml:space="preserve">can support large trees. This can be even used in hostile environments (such as deserts or in the Outland), but it is more easily dispelled (dispeller gains advantage to dispel). </w:t>
      </w:r>
    </w:p>
    <w:p w14:paraId="2366FFEA" w14:textId="77777777" w:rsidR="00C917C2" w:rsidRPr="00F00B80" w:rsidRDefault="00C917C2"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Blight (Unholy only).</w:t>
      </w:r>
      <w:r w:rsidRPr="00F00B80">
        <w:rPr>
          <w:rFonts w:eastAsia="Times New Roman" w:cstheme="minorHAnsi"/>
          <w:b/>
          <w:bCs/>
          <w:i/>
          <w:iCs/>
          <w:color w:val="000000"/>
        </w:rPr>
        <w:t xml:space="preserve"> </w:t>
      </w:r>
      <w:r w:rsidRPr="00F00B80">
        <w:rPr>
          <w:rFonts w:eastAsia="Times New Roman" w:cstheme="minorHAnsi"/>
          <w:color w:val="000000"/>
        </w:rPr>
        <w:t xml:space="preserve">The area is blighted to kill plants and corrupt all life. It loses three-quarters of all herbalism and alchemy materials, and sterilizes the land (as if salted). In a blighted area, undead can rest and restore hit dice normally without using magic or special abilities (such as cannibalism or </w:t>
      </w:r>
      <w:r w:rsidR="0089550B" w:rsidRPr="00F00B80">
        <w:rPr>
          <w:rFonts w:eastAsia="Times New Roman" w:cstheme="minorHAnsi"/>
          <w:color w:val="000000"/>
        </w:rPr>
        <w:t>vampirism</w:t>
      </w:r>
      <w:r w:rsidRPr="00F00B80">
        <w:rPr>
          <w:rFonts w:eastAsia="Times New Roman" w:cstheme="minorHAnsi"/>
          <w:color w:val="000000"/>
        </w:rPr>
        <w:t>)</w:t>
      </w:r>
      <w:r w:rsidR="0089550B" w:rsidRPr="00F00B80">
        <w:rPr>
          <w:rFonts w:eastAsia="Times New Roman" w:cstheme="minorHAnsi"/>
          <w:color w:val="000000"/>
        </w:rPr>
        <w:t xml:space="preserve">. Binding undead in an area of blight costs only one-half the normal cost. </w:t>
      </w:r>
    </w:p>
    <w:p w14:paraId="41747C04" w14:textId="77777777" w:rsidR="00A76F04" w:rsidRPr="00F00B80" w:rsidRDefault="00A76F04"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Blessed (Holy only). </w:t>
      </w:r>
      <w:r w:rsidRPr="00F00B80">
        <w:rPr>
          <w:rFonts w:eastAsia="Times New Roman" w:cstheme="minorHAnsi"/>
          <w:color w:val="000000"/>
        </w:rPr>
        <w:t xml:space="preserve">The area is blessed to provide all allied creatures with the benefits of the Bless spell (useable up to three times at any given 24 hours). </w:t>
      </w:r>
    </w:p>
    <w:p w14:paraId="2CC66E49"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Courage. </w:t>
      </w:r>
      <w:r w:rsidRPr="00F00B80">
        <w:rPr>
          <w:rFonts w:eastAsia="Times New Roman" w:cstheme="minorHAnsi"/>
          <w:color w:val="000000"/>
        </w:rPr>
        <w:t>Affected creatures c</w:t>
      </w:r>
      <w:r w:rsidR="00A76F04" w:rsidRPr="00F00B80">
        <w:rPr>
          <w:rFonts w:eastAsia="Times New Roman" w:cstheme="minorHAnsi"/>
          <w:color w:val="000000"/>
        </w:rPr>
        <w:t>a</w:t>
      </w:r>
      <w:r w:rsidRPr="00F00B80">
        <w:rPr>
          <w:rFonts w:eastAsia="Times New Roman" w:cstheme="minorHAnsi"/>
          <w:color w:val="000000"/>
        </w:rPr>
        <w:t>n’t be frightened while in the area</w:t>
      </w:r>
      <w:r w:rsidR="00A76F04" w:rsidRPr="00F00B80">
        <w:rPr>
          <w:rFonts w:eastAsia="Times New Roman" w:cstheme="minorHAnsi"/>
          <w:color w:val="000000"/>
        </w:rPr>
        <w:t xml:space="preserve"> from any source</w:t>
      </w:r>
      <w:r w:rsidRPr="00F00B80">
        <w:rPr>
          <w:rFonts w:eastAsia="Times New Roman" w:cstheme="minorHAnsi"/>
          <w:color w:val="000000"/>
        </w:rPr>
        <w:t>.</w:t>
      </w:r>
    </w:p>
    <w:p w14:paraId="5381AF46"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Darkness. </w:t>
      </w:r>
      <w:r w:rsidRPr="00F00B80">
        <w:rPr>
          <w:rFonts w:eastAsia="Times New Roman" w:cstheme="minorHAnsi"/>
          <w:color w:val="000000"/>
        </w:rPr>
        <w:t xml:space="preserve">Darkness fills the area. Normal light, as well as magical light created by spells of a lower level than the </w:t>
      </w:r>
      <w:r w:rsidR="00166030">
        <w:rPr>
          <w:rFonts w:eastAsia="Times New Roman" w:cstheme="minorHAnsi"/>
          <w:color w:val="000000"/>
        </w:rPr>
        <w:t>level</w:t>
      </w:r>
      <w:r w:rsidRPr="00F00B80">
        <w:rPr>
          <w:rFonts w:eastAsia="Times New Roman" w:cstheme="minorHAnsi"/>
          <w:color w:val="000000"/>
        </w:rPr>
        <w:t xml:space="preserve"> you used to cast this spell, can’t illuminate the area.</w:t>
      </w:r>
    </w:p>
    <w:p w14:paraId="312DF895"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Daylight. </w:t>
      </w:r>
      <w:r w:rsidRPr="00F00B80">
        <w:rPr>
          <w:rFonts w:eastAsia="Times New Roman" w:cstheme="minorHAnsi"/>
          <w:color w:val="000000"/>
        </w:rPr>
        <w:t xml:space="preserve">Bright light fills the area. Magical darkness created by spells of a lower level than the </w:t>
      </w:r>
      <w:r w:rsidR="00166030">
        <w:rPr>
          <w:rFonts w:eastAsia="Times New Roman" w:cstheme="minorHAnsi"/>
          <w:color w:val="000000"/>
        </w:rPr>
        <w:t>level</w:t>
      </w:r>
      <w:r w:rsidRPr="00F00B80">
        <w:rPr>
          <w:rFonts w:eastAsia="Times New Roman" w:cstheme="minorHAnsi"/>
          <w:color w:val="000000"/>
        </w:rPr>
        <w:t xml:space="preserve"> you used to cast this spell can’t extinguish the light.</w:t>
      </w:r>
    </w:p>
    <w:p w14:paraId="4BA63209"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Energy Protection. </w:t>
      </w:r>
      <w:r w:rsidRPr="00F00B80">
        <w:rPr>
          <w:rFonts w:eastAsia="Times New Roman" w:cstheme="minorHAnsi"/>
          <w:color w:val="000000"/>
        </w:rPr>
        <w:t>Affected creatures in the area have resistance to one damage type of your choice, except for bludgeoning, piercing, or slashing.</w:t>
      </w:r>
    </w:p>
    <w:p w14:paraId="41DA6F2B"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Energy Vulnerability. </w:t>
      </w:r>
      <w:r w:rsidRPr="00F00B80">
        <w:rPr>
          <w:rFonts w:eastAsia="Times New Roman" w:cstheme="minorHAnsi"/>
          <w:color w:val="000000"/>
        </w:rPr>
        <w:t>Affected creatures in the area have vulnerability to one damage type of your choice, except for bludgeoning, piercing, or slashing.</w:t>
      </w:r>
    </w:p>
    <w:p w14:paraId="73E78DAC" w14:textId="77777777" w:rsidR="00576C4F" w:rsidRPr="00F00B80" w:rsidRDefault="00576C4F"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Elemental Activity (Elemental power only). </w:t>
      </w:r>
      <w:r w:rsidRPr="00F00B80">
        <w:rPr>
          <w:rFonts w:eastAsia="Times New Roman" w:cstheme="minorHAnsi"/>
          <w:color w:val="000000"/>
        </w:rPr>
        <w:t xml:space="preserve">The hallowed area is attuned to elementals. It is treated as an inverted magic </w:t>
      </w:r>
      <w:r w:rsidRPr="00F00B80">
        <w:rPr>
          <w:rFonts w:eastAsia="Times New Roman" w:cstheme="minorHAnsi"/>
          <w:color w:val="000000"/>
        </w:rPr>
        <w:lastRenderedPageBreak/>
        <w:t>circle</w:t>
      </w:r>
      <w:r w:rsidR="007B5345" w:rsidRPr="00F00B80">
        <w:rPr>
          <w:rFonts w:eastAsia="Times New Roman" w:cstheme="minorHAnsi"/>
          <w:color w:val="000000"/>
        </w:rPr>
        <w:t xml:space="preserve">, but only </w:t>
      </w:r>
      <w:r w:rsidRPr="00F00B80">
        <w:rPr>
          <w:rFonts w:eastAsia="Times New Roman" w:cstheme="minorHAnsi"/>
          <w:color w:val="000000"/>
        </w:rPr>
        <w:t>for the purposes of binding elementals. If convinced to perform a task that serves the elemental powers, you gain advantage to Charisma checks to convince them, and the gold cost for the spell is reduced</w:t>
      </w:r>
      <w:r w:rsidR="00C86318" w:rsidRPr="00F00B80">
        <w:rPr>
          <w:rFonts w:eastAsia="Times New Roman" w:cstheme="minorHAnsi"/>
          <w:color w:val="000000"/>
        </w:rPr>
        <w:t xml:space="preserve"> by three-fourths. </w:t>
      </w:r>
    </w:p>
    <w:p w14:paraId="15330383"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Everlasting Rest. </w:t>
      </w:r>
      <w:r w:rsidRPr="00F00B80">
        <w:rPr>
          <w:rFonts w:eastAsia="Times New Roman" w:cstheme="minorHAnsi"/>
          <w:color w:val="000000"/>
        </w:rPr>
        <w:t>Dead bodies interred in the area can’t be turned into undead.</w:t>
      </w:r>
    </w:p>
    <w:p w14:paraId="611A6E29"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Extradimensional Interference. </w:t>
      </w:r>
      <w:r w:rsidRPr="00F00B80">
        <w:rPr>
          <w:rFonts w:eastAsia="Times New Roman" w:cstheme="minorHAnsi"/>
          <w:color w:val="000000"/>
        </w:rPr>
        <w:t>Affected creatures can’t move or travel using teleportation or by extradimensional or interplanar means</w:t>
      </w:r>
      <w:r w:rsidR="007B5345" w:rsidRPr="00F00B80">
        <w:rPr>
          <w:rFonts w:eastAsia="Times New Roman" w:cstheme="minorHAnsi"/>
          <w:color w:val="000000"/>
        </w:rPr>
        <w:t xml:space="preserve"> so long as they are within the area</w:t>
      </w:r>
      <w:r w:rsidRPr="00F00B80">
        <w:rPr>
          <w:rFonts w:eastAsia="Times New Roman" w:cstheme="minorHAnsi"/>
          <w:color w:val="000000"/>
        </w:rPr>
        <w:t>.</w:t>
      </w:r>
    </w:p>
    <w:p w14:paraId="4E01163A"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Fear. </w:t>
      </w:r>
      <w:r w:rsidRPr="00F00B80">
        <w:rPr>
          <w:rFonts w:eastAsia="Times New Roman" w:cstheme="minorHAnsi"/>
          <w:color w:val="000000"/>
        </w:rPr>
        <w:t>Affected creatures are frightened while in the area.</w:t>
      </w:r>
    </w:p>
    <w:p w14:paraId="1ABE882A" w14:textId="77777777" w:rsidR="00847587" w:rsidRPr="00F00B80" w:rsidRDefault="00847587" w:rsidP="003C4628">
      <w:pPr>
        <w:numPr>
          <w:ilvl w:val="0"/>
          <w:numId w:val="41"/>
        </w:numPr>
        <w:ind w:left="0" w:firstLine="0"/>
        <w:contextualSpacing/>
        <w:textAlignment w:val="baseline"/>
        <w:rPr>
          <w:rFonts w:eastAsia="Times New Roman" w:cstheme="minorHAnsi"/>
          <w:color w:val="000000"/>
        </w:rPr>
      </w:pPr>
      <w:r w:rsidRPr="00F00B80">
        <w:rPr>
          <w:rFonts w:eastAsia="Times New Roman" w:cstheme="minorHAnsi"/>
          <w:i/>
          <w:iCs/>
          <w:color w:val="000000"/>
        </w:rPr>
        <w:t xml:space="preserve">Silence. </w:t>
      </w:r>
      <w:r w:rsidRPr="00F00B80">
        <w:rPr>
          <w:rFonts w:eastAsia="Times New Roman" w:cstheme="minorHAnsi"/>
          <w:color w:val="000000"/>
        </w:rPr>
        <w:t xml:space="preserve">No sound can emanate from within the area, and no sound can reach into it. </w:t>
      </w:r>
      <w:r w:rsidRPr="00F00B80">
        <w:rPr>
          <w:rFonts w:eastAsia="Times New Roman" w:cstheme="minorHAnsi"/>
          <w:i/>
          <w:iCs/>
          <w:color w:val="000000"/>
        </w:rPr>
        <w:t xml:space="preserve">Tongues. </w:t>
      </w:r>
      <w:r w:rsidRPr="00F00B80">
        <w:rPr>
          <w:rFonts w:eastAsia="Times New Roman" w:cstheme="minorHAnsi"/>
          <w:color w:val="000000"/>
        </w:rPr>
        <w:t>Affected creatures can communicate with any other creature in the area, even if they don’t share a common language.</w:t>
      </w:r>
    </w:p>
    <w:p w14:paraId="1A7A659D" w14:textId="77777777" w:rsidR="0089550B" w:rsidRPr="002C4B7B" w:rsidRDefault="0089550B">
      <w:pPr>
        <w:contextualSpacing/>
        <w:rPr>
          <w:rFonts w:eastAsia="Times New Roman" w:cstheme="minorHAnsi"/>
          <w:color w:val="000000"/>
        </w:rPr>
      </w:pPr>
      <w:r w:rsidRPr="002C4B7B">
        <w:rPr>
          <w:rFonts w:eastAsia="Times New Roman" w:cstheme="minorHAnsi"/>
          <w:i/>
          <w:iCs/>
          <w:color w:val="000000"/>
        </w:rPr>
        <w:t xml:space="preserve">Special. </w:t>
      </w:r>
      <w:r w:rsidRPr="002C4B7B">
        <w:rPr>
          <w:rFonts w:eastAsia="Times New Roman" w:cstheme="minorHAnsi"/>
          <w:color w:val="000000"/>
        </w:rPr>
        <w:t xml:space="preserve">When hallowing inside a building, the spell’s effects are limited by it, becoming a shapeable spell. So long as the spell’s area of effect fills at least half the building, it can be treated as affecting all of it. </w:t>
      </w:r>
    </w:p>
    <w:p w14:paraId="6498EDE8" w14:textId="77777777" w:rsidR="00847587" w:rsidRPr="001F25FA" w:rsidRDefault="00847587">
      <w:pPr>
        <w:contextualSpacing/>
        <w:rPr>
          <w:rFonts w:eastAsia="Times New Roman" w:cstheme="minorHAnsi"/>
          <w:color w:val="000000"/>
        </w:rPr>
      </w:pPr>
    </w:p>
    <w:p w14:paraId="59EBCE1F" w14:textId="77777777" w:rsidR="00AB25EF" w:rsidRPr="00134BC3" w:rsidRDefault="00AB25EF" w:rsidP="00D473AE">
      <w:pPr>
        <w:contextualSpacing/>
        <w:rPr>
          <w:rFonts w:eastAsia="Times New Roman" w:cstheme="minorHAnsi"/>
        </w:rPr>
      </w:pPr>
      <w:r w:rsidRPr="000D5DB5">
        <w:rPr>
          <w:rFonts w:eastAsia="Times New Roman" w:cstheme="minorHAnsi"/>
          <w:b/>
          <w:bCs/>
          <w:color w:val="000000"/>
        </w:rPr>
        <w:t>Healing Stream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D473AE">
        <w:rPr>
          <w:rFonts w:eastAsia="Times New Roman" w:cstheme="minorHAnsi"/>
          <w:b/>
          <w:bCs/>
          <w:color w:val="000000"/>
        </w:rPr>
        <w:t>3</w:t>
      </w:r>
      <w:r w:rsidRPr="000D5DB5">
        <w:rPr>
          <w:rFonts w:eastAsia="Times New Roman" w:cstheme="minorHAnsi"/>
          <w:b/>
          <w:bCs/>
          <w:color w:val="000000"/>
        </w:rPr>
        <w:t>]</w:t>
      </w:r>
    </w:p>
    <w:p w14:paraId="464F6A3B"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r w:rsidR="00D40054" w:rsidRPr="000D5DB5">
        <w:rPr>
          <w:rFonts w:eastAsia="Times New Roman" w:cstheme="minorHAnsi"/>
          <w:color w:val="000000"/>
        </w:rPr>
        <w:t xml:space="preserve"> </w:t>
      </w:r>
      <w:r w:rsidR="00CD07D6">
        <w:rPr>
          <w:rFonts w:eastAsia="Times New Roman" w:cstheme="minorHAnsi"/>
          <w:color w:val="000000"/>
        </w:rPr>
        <w:t>[healing]</w:t>
      </w:r>
    </w:p>
    <w:p w14:paraId="6FAB33A5"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15E93575"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w:t>
      </w:r>
      <w:r w:rsidR="00D84E33">
        <w:rPr>
          <w:rFonts w:eastAsia="Times New Roman" w:cstheme="minorHAnsi"/>
          <w:color w:val="000000"/>
        </w:rPr>
        <w:t>4</w:t>
      </w:r>
      <w:r w:rsidRPr="000D5DB5">
        <w:rPr>
          <w:rFonts w:eastAsia="Times New Roman" w:cstheme="minorHAnsi"/>
          <w:color w:val="000000"/>
        </w:rPr>
        <w:t>0 feet</w:t>
      </w:r>
    </w:p>
    <w:p w14:paraId="2EB48E5D"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5FC65CDA"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Instantaneous</w:t>
      </w:r>
    </w:p>
    <w:p w14:paraId="57E4F395" w14:textId="77777777" w:rsidR="00AB25EF" w:rsidRPr="00134BC3" w:rsidRDefault="00AB25EF" w:rsidP="00D473AE">
      <w:pPr>
        <w:contextualSpacing/>
        <w:rPr>
          <w:rFonts w:eastAsia="Times New Roman" w:cstheme="minorHAnsi"/>
        </w:rPr>
      </w:pPr>
      <w:r w:rsidRPr="000D5DB5">
        <w:rPr>
          <w:rFonts w:eastAsia="Times New Roman" w:cstheme="minorHAnsi"/>
          <w:color w:val="000000"/>
        </w:rPr>
        <w:t xml:space="preserve">You may target a single creature with a chained healing spell. The target is healed </w:t>
      </w:r>
      <w:r w:rsidR="00D473AE">
        <w:rPr>
          <w:rFonts w:eastAsia="Times New Roman" w:cstheme="minorHAnsi"/>
          <w:color w:val="000000"/>
        </w:rPr>
        <w:t>5</w:t>
      </w:r>
      <w:r w:rsidRPr="000D5DB5">
        <w:rPr>
          <w:rFonts w:eastAsia="Times New Roman" w:cstheme="minorHAnsi"/>
          <w:color w:val="000000"/>
        </w:rPr>
        <w:t>d</w:t>
      </w:r>
      <w:r w:rsidR="00D84E33">
        <w:rPr>
          <w:rFonts w:eastAsia="Times New Roman" w:cstheme="minorHAnsi"/>
          <w:color w:val="000000"/>
        </w:rPr>
        <w:t>4</w:t>
      </w:r>
      <w:r w:rsidRPr="000D5DB5">
        <w:rPr>
          <w:rFonts w:eastAsia="Times New Roman" w:cstheme="minorHAnsi"/>
          <w:color w:val="000000"/>
        </w:rPr>
        <w:t xml:space="preserve"> hit points, and the spell’s effects are then transferred (and diminished) to another creature you choose within </w:t>
      </w:r>
      <w:r w:rsidR="00D84E33">
        <w:rPr>
          <w:rFonts w:eastAsia="Times New Roman" w:cstheme="minorHAnsi"/>
          <w:color w:val="000000"/>
        </w:rPr>
        <w:t>2</w:t>
      </w:r>
      <w:r w:rsidRPr="000D5DB5">
        <w:rPr>
          <w:rFonts w:eastAsia="Times New Roman" w:cstheme="minorHAnsi"/>
          <w:color w:val="000000"/>
        </w:rPr>
        <w:t xml:space="preserve">0 feet of the original target. The secondary target heals </w:t>
      </w:r>
      <w:r w:rsidR="00D473AE">
        <w:rPr>
          <w:rFonts w:eastAsia="Times New Roman" w:cstheme="minorHAnsi"/>
          <w:color w:val="000000"/>
        </w:rPr>
        <w:t>3</w:t>
      </w:r>
      <w:r w:rsidRPr="000D5DB5">
        <w:rPr>
          <w:rFonts w:eastAsia="Times New Roman" w:cstheme="minorHAnsi"/>
          <w:color w:val="000000"/>
        </w:rPr>
        <w:t>d</w:t>
      </w:r>
      <w:r w:rsidR="00D84E33">
        <w:rPr>
          <w:rFonts w:eastAsia="Times New Roman" w:cstheme="minorHAnsi"/>
          <w:color w:val="000000"/>
        </w:rPr>
        <w:t>4</w:t>
      </w:r>
      <w:r w:rsidRPr="000D5DB5">
        <w:rPr>
          <w:rFonts w:eastAsia="Times New Roman" w:cstheme="minorHAnsi"/>
          <w:color w:val="000000"/>
        </w:rPr>
        <w:t xml:space="preserve"> hit points, and the effect arcs again, losing two dice for each target after the first</w:t>
      </w:r>
      <w:r w:rsidR="00D473AE">
        <w:rPr>
          <w:rFonts w:eastAsia="Times New Roman" w:cstheme="minorHAnsi"/>
          <w:color w:val="000000"/>
        </w:rPr>
        <w:t xml:space="preserve"> (until it reaches 0d</w:t>
      </w:r>
      <w:r w:rsidR="00D84E33">
        <w:rPr>
          <w:rFonts w:eastAsia="Times New Roman" w:cstheme="minorHAnsi"/>
          <w:color w:val="000000"/>
        </w:rPr>
        <w:t>4</w:t>
      </w:r>
      <w:r w:rsidR="00D473AE">
        <w:rPr>
          <w:rFonts w:eastAsia="Times New Roman" w:cstheme="minorHAnsi"/>
          <w:color w:val="000000"/>
        </w:rPr>
        <w:t>)</w:t>
      </w:r>
      <w:r w:rsidRPr="000D5DB5">
        <w:rPr>
          <w:rFonts w:eastAsia="Times New Roman" w:cstheme="minorHAnsi"/>
          <w:color w:val="000000"/>
        </w:rPr>
        <w:t>. This spell has no effect on constructs and undead.</w:t>
      </w:r>
    </w:p>
    <w:p w14:paraId="0561738C" w14:textId="77777777" w:rsidR="00AB25EF" w:rsidRPr="000D5DB5" w:rsidRDefault="00AB25EF" w:rsidP="00D473AE">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healing increases by 1d</w:t>
      </w:r>
      <w:r w:rsidR="00D84E33">
        <w:rPr>
          <w:rFonts w:eastAsia="Times New Roman" w:cstheme="minorHAnsi"/>
          <w:color w:val="000000"/>
        </w:rPr>
        <w:t>4</w:t>
      </w:r>
      <w:r w:rsidRPr="000D5DB5">
        <w:rPr>
          <w:rFonts w:eastAsia="Times New Roman" w:cstheme="minorHAnsi"/>
          <w:color w:val="000000"/>
        </w:rPr>
        <w:t xml:space="preserve"> for each level above </w:t>
      </w:r>
      <w:r w:rsidR="00D473AE">
        <w:rPr>
          <w:rFonts w:eastAsia="Times New Roman" w:cstheme="minorHAnsi"/>
          <w:color w:val="000000"/>
        </w:rPr>
        <w:t>3rd</w:t>
      </w:r>
      <w:r w:rsidRPr="000D5DB5">
        <w:rPr>
          <w:rFonts w:eastAsia="Times New Roman" w:cstheme="minorHAnsi"/>
          <w:color w:val="000000"/>
        </w:rPr>
        <w:t>.</w:t>
      </w:r>
    </w:p>
    <w:p w14:paraId="069A823A" w14:textId="77777777" w:rsidR="007644ED" w:rsidRPr="00134BC3" w:rsidRDefault="007644ED">
      <w:pPr>
        <w:contextualSpacing/>
        <w:rPr>
          <w:rFonts w:eastAsia="Times New Roman" w:cstheme="minorHAnsi"/>
        </w:rPr>
      </w:pPr>
    </w:p>
    <w:p w14:paraId="70829FAB" w14:textId="77777777" w:rsidR="00AB25EF" w:rsidRPr="00134BC3" w:rsidRDefault="00AB25EF" w:rsidP="00D473AE">
      <w:pPr>
        <w:contextualSpacing/>
        <w:rPr>
          <w:rFonts w:eastAsia="Times New Roman" w:cstheme="minorHAnsi"/>
        </w:rPr>
      </w:pPr>
      <w:r w:rsidRPr="000D5DB5">
        <w:rPr>
          <w:rFonts w:eastAsia="Times New Roman" w:cstheme="minorHAnsi"/>
          <w:b/>
          <w:bCs/>
          <w:color w:val="000000"/>
        </w:rPr>
        <w:t>Healing Stream Totem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D473AE">
        <w:rPr>
          <w:rFonts w:eastAsia="Times New Roman" w:cstheme="minorHAnsi"/>
          <w:b/>
          <w:bCs/>
          <w:color w:val="000000"/>
        </w:rPr>
        <w:t>5</w:t>
      </w:r>
      <w:r w:rsidRPr="000D5DB5">
        <w:rPr>
          <w:rFonts w:eastAsia="Times New Roman" w:cstheme="minorHAnsi"/>
          <w:b/>
          <w:bCs/>
          <w:color w:val="000000"/>
        </w:rPr>
        <w:t>]</w:t>
      </w:r>
    </w:p>
    <w:p w14:paraId="5E345097"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[totem]</w:t>
      </w:r>
      <w:r w:rsidR="00D40054" w:rsidRPr="000D5DB5">
        <w:rPr>
          <w:rFonts w:eastAsia="Times New Roman" w:cstheme="minorHAnsi"/>
          <w:color w:val="000000"/>
        </w:rPr>
        <w:t xml:space="preserve"> </w:t>
      </w:r>
      <w:r w:rsidR="00CD07D6">
        <w:rPr>
          <w:rFonts w:eastAsia="Times New Roman" w:cstheme="minorHAnsi"/>
          <w:color w:val="000000"/>
        </w:rPr>
        <w:t>[healing]</w:t>
      </w:r>
    </w:p>
    <w:p w14:paraId="1804993C" w14:textId="77777777" w:rsidR="00EA7B1C" w:rsidRPr="00134BC3" w:rsidRDefault="00EA7B1C">
      <w:pPr>
        <w:contextualSpacing/>
        <w:rPr>
          <w:rFonts w:eastAsia="Times New Roman" w:cstheme="minorHAnsi"/>
        </w:rPr>
      </w:pPr>
      <w:r w:rsidRPr="000D5DB5">
        <w:rPr>
          <w:rFonts w:eastAsia="Times New Roman" w:cstheme="minorHAnsi"/>
          <w:b/>
          <w:bCs/>
          <w:color w:val="000000"/>
        </w:rPr>
        <w:lastRenderedPageBreak/>
        <w:t>Casting Time</w:t>
      </w:r>
      <w:r w:rsidR="00D63985">
        <w:rPr>
          <w:b/>
          <w:bCs/>
        </w:rPr>
        <w:t>:</w:t>
      </w:r>
      <w:r w:rsidRPr="000D5DB5">
        <w:rPr>
          <w:rFonts w:eastAsia="Times New Roman" w:cstheme="minorHAnsi"/>
          <w:color w:val="000000"/>
        </w:rPr>
        <w:t xml:space="preserve"> 1 action</w:t>
      </w:r>
    </w:p>
    <w:p w14:paraId="03774740"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30 f</w:t>
      </w:r>
      <w:r>
        <w:rPr>
          <w:rFonts w:eastAsia="Times New Roman" w:cstheme="minorHAnsi"/>
          <w:color w:val="000000"/>
        </w:rPr>
        <w:t>ee</w:t>
      </w:r>
      <w:r w:rsidRPr="000D5DB5">
        <w:rPr>
          <w:rFonts w:eastAsia="Times New Roman" w:cstheme="minorHAnsi"/>
          <w:color w:val="000000"/>
        </w:rPr>
        <w:t xml:space="preserve">t </w:t>
      </w:r>
    </w:p>
    <w:p w14:paraId="11F51B6C" w14:textId="77777777" w:rsidR="00A07061" w:rsidRPr="00134BC3" w:rsidRDefault="00A07061">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0329C86B"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74FA5D9A" w14:textId="77777777" w:rsidR="00AB25EF" w:rsidRPr="00134BC3" w:rsidRDefault="00AB25EF" w:rsidP="00D473AE">
      <w:pPr>
        <w:contextualSpacing/>
        <w:rPr>
          <w:rFonts w:eastAsia="Times New Roman" w:cstheme="minorHAnsi"/>
        </w:rPr>
      </w:pPr>
      <w:r w:rsidRPr="000D5DB5">
        <w:rPr>
          <w:rFonts w:eastAsia="Times New Roman" w:cstheme="minorHAnsi"/>
          <w:color w:val="000000"/>
        </w:rPr>
        <w:t xml:space="preserve">Once you place this totem, you may use your reaction every round to cause it to emit healing energies as the </w:t>
      </w:r>
      <w:r w:rsidR="00740BB1" w:rsidRPr="00740BB1">
        <w:rPr>
          <w:rFonts w:eastAsia="Times New Roman" w:cstheme="minorHAnsi"/>
          <w:i/>
          <w:iCs/>
          <w:color w:val="000000"/>
        </w:rPr>
        <w:t>healing stream</w:t>
      </w:r>
      <w:r w:rsidR="00740BB1">
        <w:rPr>
          <w:rFonts w:eastAsia="Times New Roman" w:cstheme="minorHAnsi"/>
          <w:color w:val="000000"/>
        </w:rPr>
        <w:t xml:space="preserve"> </w:t>
      </w:r>
      <w:r w:rsidRPr="000D5DB5">
        <w:rPr>
          <w:rFonts w:eastAsia="Times New Roman" w:cstheme="minorHAnsi"/>
          <w:color w:val="000000"/>
        </w:rPr>
        <w:t xml:space="preserve">spell </w:t>
      </w:r>
      <w:r w:rsidR="00D473AE">
        <w:rPr>
          <w:rFonts w:eastAsia="Times New Roman" w:cstheme="minorHAnsi"/>
          <w:color w:val="000000"/>
        </w:rPr>
        <w:t>of 3rd level; you may choose the targets of the spell</w:t>
      </w:r>
      <w:r w:rsidRPr="000D5DB5">
        <w:rPr>
          <w:rFonts w:eastAsia="Times New Roman" w:cstheme="minorHAnsi"/>
          <w:color w:val="000000"/>
        </w:rPr>
        <w:t>.</w:t>
      </w:r>
    </w:p>
    <w:p w14:paraId="43E5C7A5" w14:textId="77777777" w:rsidR="007644ED" w:rsidRPr="00134BC3" w:rsidRDefault="007644ED">
      <w:pPr>
        <w:contextualSpacing/>
        <w:rPr>
          <w:rFonts w:eastAsia="Times New Roman" w:cstheme="minorHAnsi"/>
        </w:rPr>
      </w:pPr>
    </w:p>
    <w:p w14:paraId="6128E8AB" w14:textId="77777777" w:rsidR="00AB25EF" w:rsidRPr="00134BC3" w:rsidRDefault="00AB25EF">
      <w:pPr>
        <w:contextualSpacing/>
        <w:rPr>
          <w:rFonts w:eastAsia="Times New Roman" w:cstheme="minorHAnsi"/>
        </w:rPr>
      </w:pPr>
      <w:r w:rsidRPr="000D5DB5">
        <w:rPr>
          <w:rFonts w:eastAsia="Times New Roman" w:cstheme="minorHAnsi"/>
          <w:b/>
          <w:bCs/>
          <w:color w:val="000000"/>
        </w:rPr>
        <w:t>Healing Ward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7972DF41"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[totem]</w:t>
      </w:r>
      <w:r w:rsidR="00D40054" w:rsidRPr="000D5DB5">
        <w:rPr>
          <w:rFonts w:eastAsia="Times New Roman" w:cstheme="minorHAnsi"/>
          <w:color w:val="000000"/>
        </w:rPr>
        <w:t xml:space="preserve"> </w:t>
      </w:r>
      <w:r w:rsidR="00CD07D6">
        <w:rPr>
          <w:rFonts w:eastAsia="Times New Roman" w:cstheme="minorHAnsi"/>
          <w:color w:val="000000"/>
        </w:rPr>
        <w:t>[healing]</w:t>
      </w:r>
    </w:p>
    <w:p w14:paraId="46EBB979" w14:textId="77777777" w:rsidR="002C4B7B" w:rsidRPr="00134BC3" w:rsidRDefault="002C4B7B">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5C373058" w14:textId="77777777" w:rsidR="00AB25EF" w:rsidRPr="00134BC3" w:rsidRDefault="00AB25EF">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30 f</w:t>
      </w:r>
      <w:r w:rsidR="00A07061">
        <w:rPr>
          <w:rFonts w:eastAsia="Times New Roman" w:cstheme="minorHAnsi"/>
          <w:color w:val="000000"/>
        </w:rPr>
        <w:t>ee</w:t>
      </w:r>
      <w:r w:rsidRPr="000D5DB5">
        <w:rPr>
          <w:rFonts w:eastAsia="Times New Roman" w:cstheme="minorHAnsi"/>
          <w:color w:val="000000"/>
        </w:rPr>
        <w:t>t</w:t>
      </w:r>
    </w:p>
    <w:p w14:paraId="4C46948F" w14:textId="77777777" w:rsidR="002C4B7B" w:rsidRPr="00134BC3" w:rsidRDefault="002C4B7B">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4ABDFDB4"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minute</w:t>
      </w:r>
    </w:p>
    <w:p w14:paraId="75BAAE5D"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Once you place this totem, you may use your reaction every round to cause it to emit healing energies, restoring 1 hit point per round to all creatures within 30 feet. This healing acts exactly as normal healing from the </w:t>
      </w:r>
      <w:r w:rsidR="00740BB1" w:rsidRPr="00740BB1">
        <w:rPr>
          <w:rFonts w:eastAsia="Times New Roman" w:cstheme="minorHAnsi"/>
          <w:i/>
          <w:iCs/>
          <w:color w:val="000000"/>
        </w:rPr>
        <w:t>h</w:t>
      </w:r>
      <w:r w:rsidRPr="00740BB1">
        <w:rPr>
          <w:rFonts w:eastAsia="Times New Roman" w:cstheme="minorHAnsi"/>
          <w:i/>
          <w:iCs/>
          <w:color w:val="000000"/>
        </w:rPr>
        <w:t xml:space="preserve">oly </w:t>
      </w:r>
      <w:r w:rsidR="00740BB1" w:rsidRPr="00740BB1">
        <w:rPr>
          <w:rFonts w:eastAsia="Times New Roman" w:cstheme="minorHAnsi"/>
          <w:i/>
          <w:iCs/>
          <w:color w:val="000000"/>
        </w:rPr>
        <w:t>l</w:t>
      </w:r>
      <w:r w:rsidRPr="00740BB1">
        <w:rPr>
          <w:rFonts w:eastAsia="Times New Roman" w:cstheme="minorHAnsi"/>
          <w:i/>
          <w:iCs/>
          <w:color w:val="000000"/>
        </w:rPr>
        <w:t>ight</w:t>
      </w:r>
      <w:r w:rsidRPr="000D5DB5">
        <w:rPr>
          <w:rFonts w:eastAsia="Times New Roman" w:cstheme="minorHAnsi"/>
          <w:color w:val="000000"/>
        </w:rPr>
        <w:t xml:space="preserve"> spell.</w:t>
      </w:r>
    </w:p>
    <w:p w14:paraId="15C02D09"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ward heals one additional hit point</w:t>
      </w:r>
      <w:r w:rsidR="005A0896" w:rsidRPr="000D5DB5">
        <w:rPr>
          <w:rFonts w:eastAsia="Times New Roman" w:cstheme="minorHAnsi"/>
          <w:color w:val="000000"/>
        </w:rPr>
        <w:t xml:space="preserve">, or </w:t>
      </w:r>
      <w:r w:rsidRPr="000D5DB5">
        <w:rPr>
          <w:rFonts w:eastAsia="Times New Roman" w:cstheme="minorHAnsi"/>
          <w:color w:val="000000"/>
        </w:rPr>
        <w:t xml:space="preserve">remains for one </w:t>
      </w:r>
      <w:r w:rsidR="005A0896" w:rsidRPr="000D5DB5">
        <w:rPr>
          <w:rFonts w:eastAsia="Times New Roman" w:cstheme="minorHAnsi"/>
          <w:color w:val="000000"/>
        </w:rPr>
        <w:t xml:space="preserve">additional </w:t>
      </w:r>
      <w:r w:rsidRPr="000D5DB5">
        <w:rPr>
          <w:rFonts w:eastAsia="Times New Roman" w:cstheme="minorHAnsi"/>
          <w:color w:val="000000"/>
        </w:rPr>
        <w:t xml:space="preserve">minute </w:t>
      </w:r>
      <w:r w:rsidR="005A0896" w:rsidRPr="000D5DB5">
        <w:rPr>
          <w:rFonts w:eastAsia="Times New Roman" w:cstheme="minorHAnsi"/>
          <w:color w:val="000000"/>
        </w:rPr>
        <w:t>per spell level</w:t>
      </w:r>
      <w:r w:rsidRPr="000D5DB5">
        <w:rPr>
          <w:rFonts w:eastAsia="Times New Roman" w:cstheme="minorHAnsi"/>
          <w:color w:val="000000"/>
        </w:rPr>
        <w:t>.</w:t>
      </w:r>
    </w:p>
    <w:p w14:paraId="088C6081" w14:textId="77777777" w:rsidR="00630DD8" w:rsidRPr="000D5DB5" w:rsidRDefault="00630DD8">
      <w:pPr>
        <w:contextualSpacing/>
        <w:rPr>
          <w:rFonts w:eastAsia="Times New Roman" w:cstheme="minorHAnsi"/>
          <w:color w:val="000000"/>
        </w:rPr>
      </w:pPr>
    </w:p>
    <w:p w14:paraId="0C5EEB1D" w14:textId="77777777" w:rsidR="00B5273A" w:rsidRPr="00134BC3" w:rsidRDefault="00B5273A">
      <w:pPr>
        <w:contextualSpacing/>
        <w:rPr>
          <w:rFonts w:eastAsia="Times New Roman" w:cstheme="minorHAnsi"/>
        </w:rPr>
      </w:pPr>
      <w:r w:rsidRPr="000D5DB5">
        <w:rPr>
          <w:rFonts w:eastAsia="Times New Roman" w:cstheme="minorHAnsi"/>
          <w:b/>
          <w:bCs/>
          <w:color w:val="000000"/>
        </w:rPr>
        <w:t>Hex Array [</w:t>
      </w:r>
      <w:r w:rsidR="00324C75" w:rsidRPr="000D5DB5">
        <w:rPr>
          <w:rFonts w:eastAsia="Times New Roman" w:cstheme="minorHAnsi"/>
          <w:b/>
          <w:bCs/>
          <w:color w:val="000000"/>
        </w:rPr>
        <w:t xml:space="preserve">level </w:t>
      </w:r>
      <w:r w:rsidR="007845FD" w:rsidRPr="000D5DB5">
        <w:rPr>
          <w:rFonts w:eastAsia="Times New Roman" w:cstheme="minorHAnsi"/>
          <w:b/>
          <w:bCs/>
          <w:color w:val="000000"/>
        </w:rPr>
        <w:t>1</w:t>
      </w:r>
      <w:r w:rsidRPr="000D5DB5">
        <w:rPr>
          <w:rFonts w:eastAsia="Times New Roman" w:cstheme="minorHAnsi"/>
          <w:b/>
          <w:bCs/>
          <w:color w:val="000000"/>
        </w:rPr>
        <w:t>+]</w:t>
      </w:r>
    </w:p>
    <w:p w14:paraId="306E7E7E" w14:textId="77777777" w:rsidR="00B5273A" w:rsidRPr="00134BC3" w:rsidRDefault="00B5273A" w:rsidP="005D361A">
      <w:pPr>
        <w:contextualSpacing/>
        <w:rPr>
          <w:rFonts w:eastAsia="Times New Roman" w:cstheme="minorHAnsi"/>
        </w:rPr>
      </w:pPr>
      <w:r w:rsidRPr="000D5DB5">
        <w:rPr>
          <w:rFonts w:eastAsia="Times New Roman" w:cstheme="minorHAnsi"/>
          <w:color w:val="000000"/>
        </w:rPr>
        <w:t xml:space="preserve">Transmutation </w:t>
      </w:r>
      <w:r w:rsidR="00CD07D6">
        <w:rPr>
          <w:rFonts w:eastAsia="Times New Roman" w:cstheme="minorHAnsi"/>
          <w:color w:val="000000"/>
        </w:rPr>
        <w:t>[</w:t>
      </w:r>
      <w:r w:rsidR="005D361A">
        <w:rPr>
          <w:rFonts w:eastAsia="Times New Roman" w:cstheme="minorHAnsi"/>
          <w:color w:val="000000"/>
        </w:rPr>
        <w:t>a</w:t>
      </w:r>
      <w:r w:rsidR="00CD07D6">
        <w:rPr>
          <w:rFonts w:eastAsia="Times New Roman" w:cstheme="minorHAnsi"/>
          <w:color w:val="000000"/>
        </w:rPr>
        <w:t>rray]</w:t>
      </w:r>
    </w:p>
    <w:p w14:paraId="19F78224"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74854CD"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3CEA1F61" w14:textId="77777777" w:rsidR="00A07061" w:rsidRPr="00134BC3" w:rsidRDefault="00A07061">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7CC29D15" w14:textId="77777777" w:rsidR="00B5273A" w:rsidRPr="00134BC3" w:rsidRDefault="00B5273A">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51112E75" w14:textId="77777777" w:rsidR="00B5273A" w:rsidRPr="00134BC3" w:rsidRDefault="00B5273A">
      <w:pPr>
        <w:contextualSpacing/>
        <w:rPr>
          <w:rFonts w:eastAsia="Times New Roman" w:cstheme="minorHAnsi"/>
        </w:rPr>
      </w:pPr>
      <w:r w:rsidRPr="000D5DB5">
        <w:rPr>
          <w:rFonts w:eastAsia="Times New Roman" w:cstheme="minorHAnsi"/>
          <w:color w:val="000000"/>
        </w:rPr>
        <w:t xml:space="preserve">You inflict one hex of the below array. </w:t>
      </w:r>
    </w:p>
    <w:p w14:paraId="1B3013DA" w14:textId="77777777" w:rsidR="007D280E" w:rsidRPr="000D5DB5" w:rsidRDefault="007D280E" w:rsidP="003C4628">
      <w:pPr>
        <w:numPr>
          <w:ilvl w:val="0"/>
          <w:numId w:val="39"/>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Death </w:t>
      </w:r>
      <w:r w:rsidR="007845FD" w:rsidRPr="000D5DB5">
        <w:rPr>
          <w:rFonts w:eastAsia="Times New Roman" w:cstheme="minorHAnsi"/>
          <w:i/>
          <w:iCs/>
          <w:color w:val="000000"/>
        </w:rPr>
        <w:t xml:space="preserve">Hex </w:t>
      </w:r>
      <w:r w:rsidRPr="000D5DB5">
        <w:rPr>
          <w:rFonts w:eastAsia="Times New Roman" w:cstheme="minorHAnsi"/>
          <w:i/>
          <w:iCs/>
          <w:color w:val="000000"/>
        </w:rPr>
        <w:t xml:space="preserve">(level 1). </w:t>
      </w:r>
      <w:r w:rsidRPr="000D5DB5">
        <w:rPr>
          <w:rFonts w:eastAsia="Times New Roman" w:cstheme="minorHAnsi"/>
          <w:color w:val="000000"/>
        </w:rPr>
        <w:t xml:space="preserve">You place a curse on a creature that you can see within range. Until the spell ends, you deal an extra 1d6 </w:t>
      </w:r>
      <w:r w:rsidR="00B77552" w:rsidRPr="000D5DB5">
        <w:rPr>
          <w:rFonts w:eastAsia="Times New Roman" w:cstheme="minorHAnsi"/>
          <w:color w:val="000000"/>
        </w:rPr>
        <w:t>shadow</w:t>
      </w:r>
      <w:r w:rsidR="00B77552" w:rsidRPr="000D5DB5" w:rsidDel="00B77552">
        <w:rPr>
          <w:rFonts w:eastAsia="Times New Roman" w:cstheme="minorHAnsi"/>
          <w:color w:val="000000"/>
        </w:rPr>
        <w:t xml:space="preserve"> </w:t>
      </w:r>
      <w:r w:rsidRPr="000D5DB5">
        <w:rPr>
          <w:rFonts w:eastAsia="Times New Roman" w:cstheme="minorHAnsi"/>
          <w:color w:val="000000"/>
        </w:rPr>
        <w:t xml:space="preserve">damage to the target whenever you hit it with an attack. Also, choose one ability when you cast the spell. The target has disadvantage on ability checks made with the chosen ability. </w:t>
      </w:r>
      <w:r w:rsidR="008A0B3F">
        <w:rPr>
          <w:rFonts w:eastAsia="Times New Roman" w:cstheme="minorHAnsi"/>
          <w:color w:val="000000"/>
        </w:rPr>
        <w:t>The duration of this effect is Concentration, up to 1 hour. You can maintain this hex and use another in the same array.</w:t>
      </w:r>
    </w:p>
    <w:p w14:paraId="1E764167" w14:textId="77777777" w:rsidR="00470E8D" w:rsidRDefault="00470E8D" w:rsidP="003C4628">
      <w:pPr>
        <w:numPr>
          <w:ilvl w:val="0"/>
          <w:numId w:val="39"/>
        </w:numPr>
        <w:ind w:left="0" w:firstLine="0"/>
        <w:contextualSpacing/>
        <w:textAlignment w:val="baseline"/>
        <w:rPr>
          <w:rFonts w:eastAsia="Times New Roman" w:cstheme="minorHAnsi"/>
          <w:color w:val="000000"/>
        </w:rPr>
      </w:pPr>
      <w:r>
        <w:rPr>
          <w:rFonts w:eastAsia="Times New Roman" w:cstheme="minorHAnsi"/>
          <w:i/>
          <w:iCs/>
          <w:color w:val="000000"/>
        </w:rPr>
        <w:t xml:space="preserve">Fortune (level 1). </w:t>
      </w:r>
      <w:r>
        <w:rPr>
          <w:rFonts w:eastAsia="Times New Roman" w:cstheme="minorHAnsi"/>
          <w:color w:val="000000"/>
        </w:rPr>
        <w:t xml:space="preserve">As the Bless spell. </w:t>
      </w:r>
    </w:p>
    <w:p w14:paraId="39B7D087" w14:textId="77777777" w:rsidR="00470E8D" w:rsidRPr="000D5DB5" w:rsidRDefault="00470E8D" w:rsidP="003C4628">
      <w:pPr>
        <w:numPr>
          <w:ilvl w:val="0"/>
          <w:numId w:val="39"/>
        </w:numPr>
        <w:ind w:left="0" w:firstLine="0"/>
        <w:contextualSpacing/>
        <w:textAlignment w:val="baseline"/>
        <w:rPr>
          <w:rFonts w:eastAsia="Times New Roman" w:cstheme="minorHAnsi"/>
          <w:color w:val="000000"/>
        </w:rPr>
      </w:pPr>
      <w:r w:rsidRPr="000D5DB5">
        <w:rPr>
          <w:rFonts w:eastAsia="Times New Roman" w:cstheme="minorHAnsi"/>
          <w:i/>
          <w:iCs/>
          <w:color w:val="000000"/>
        </w:rPr>
        <w:t>Love Hex (level 1).</w:t>
      </w:r>
      <w:r w:rsidRPr="000D5DB5">
        <w:rPr>
          <w:rFonts w:eastAsia="Times New Roman" w:cstheme="minorHAnsi"/>
          <w:color w:val="000000"/>
        </w:rPr>
        <w:t xml:space="preserve"> </w:t>
      </w:r>
      <w:r>
        <w:rPr>
          <w:rFonts w:eastAsia="Times New Roman" w:cstheme="minorHAnsi"/>
          <w:color w:val="000000"/>
        </w:rPr>
        <w:t>A</w:t>
      </w:r>
      <w:r w:rsidRPr="000D5DB5">
        <w:rPr>
          <w:rFonts w:eastAsia="Times New Roman" w:cstheme="minorHAnsi"/>
          <w:color w:val="000000"/>
        </w:rPr>
        <w:t>s the Charm spell, but can affect any creature type, so long as that find</w:t>
      </w:r>
      <w:r>
        <w:rPr>
          <w:rFonts w:eastAsia="Times New Roman" w:cstheme="minorHAnsi"/>
          <w:color w:val="000000"/>
        </w:rPr>
        <w:t>s</w:t>
      </w:r>
      <w:r w:rsidRPr="000D5DB5">
        <w:rPr>
          <w:rFonts w:eastAsia="Times New Roman" w:cstheme="minorHAnsi"/>
          <w:color w:val="000000"/>
        </w:rPr>
        <w:t xml:space="preserve"> you attractive.</w:t>
      </w:r>
    </w:p>
    <w:p w14:paraId="5BC7A927" w14:textId="77777777" w:rsidR="00470E8D" w:rsidRPr="00AF308D" w:rsidRDefault="00470E8D" w:rsidP="003C4628">
      <w:pPr>
        <w:numPr>
          <w:ilvl w:val="0"/>
          <w:numId w:val="39"/>
        </w:numPr>
        <w:ind w:left="0" w:firstLine="0"/>
        <w:contextualSpacing/>
        <w:textAlignment w:val="baseline"/>
        <w:rPr>
          <w:rFonts w:eastAsia="Times New Roman" w:cstheme="minorHAnsi"/>
          <w:color w:val="000000"/>
        </w:rPr>
      </w:pPr>
      <w:r>
        <w:rPr>
          <w:rFonts w:eastAsia="Times New Roman" w:cstheme="minorHAnsi"/>
          <w:i/>
          <w:iCs/>
          <w:color w:val="000000"/>
        </w:rPr>
        <w:lastRenderedPageBreak/>
        <w:t>Misfortune (level 1).</w:t>
      </w:r>
      <w:r>
        <w:rPr>
          <w:rFonts w:eastAsia="Times New Roman" w:cstheme="minorHAnsi"/>
          <w:color w:val="000000"/>
        </w:rPr>
        <w:t xml:space="preserve"> As the Bane spell. </w:t>
      </w:r>
    </w:p>
    <w:p w14:paraId="15B11C68" w14:textId="77777777" w:rsidR="00A53E35" w:rsidRPr="000D5DB5" w:rsidRDefault="00A53E35" w:rsidP="003C4628">
      <w:pPr>
        <w:numPr>
          <w:ilvl w:val="0"/>
          <w:numId w:val="39"/>
        </w:numPr>
        <w:ind w:left="0" w:firstLine="0"/>
        <w:contextualSpacing/>
        <w:textAlignment w:val="baseline"/>
        <w:rPr>
          <w:rFonts w:eastAsia="Times New Roman" w:cstheme="minorHAnsi"/>
          <w:color w:val="000000"/>
        </w:rPr>
      </w:pPr>
      <w:r w:rsidRPr="000D5DB5">
        <w:rPr>
          <w:rFonts w:eastAsia="Times New Roman" w:cstheme="minorHAnsi"/>
          <w:i/>
          <w:iCs/>
          <w:color w:val="000000"/>
        </w:rPr>
        <w:t>Dream</w:t>
      </w:r>
      <w:r>
        <w:rPr>
          <w:rFonts w:eastAsia="Times New Roman" w:cstheme="minorHAnsi"/>
          <w:i/>
          <w:iCs/>
          <w:color w:val="000000"/>
        </w:rPr>
        <w:t xml:space="preserve"> </w:t>
      </w:r>
      <w:r w:rsidRPr="000D5DB5">
        <w:rPr>
          <w:rFonts w:eastAsia="Times New Roman" w:cstheme="minorHAnsi"/>
          <w:i/>
          <w:iCs/>
          <w:color w:val="000000"/>
        </w:rPr>
        <w:t>Eat</w:t>
      </w:r>
      <w:r>
        <w:rPr>
          <w:rFonts w:eastAsia="Times New Roman" w:cstheme="minorHAnsi"/>
          <w:i/>
          <w:iCs/>
          <w:color w:val="000000"/>
        </w:rPr>
        <w:t xml:space="preserve"> </w:t>
      </w:r>
      <w:r w:rsidRPr="000D5DB5">
        <w:rPr>
          <w:rFonts w:eastAsia="Times New Roman" w:cstheme="minorHAnsi"/>
          <w:i/>
          <w:iCs/>
          <w:color w:val="000000"/>
        </w:rPr>
        <w:t>(level 2).</w:t>
      </w:r>
      <w:r w:rsidRPr="000D5DB5">
        <w:rPr>
          <w:rFonts w:eastAsia="Times New Roman" w:cstheme="minorHAnsi"/>
          <w:color w:val="000000"/>
        </w:rPr>
        <w:t xml:space="preserve"> You can deal 2d6 psychic damage to a sleeping target per spell level, healing one-half the damage you deal. If the target dies from this, they are instead trapped in eternal sleep (this is treated as a curse effect. Breaking the curse awakens the target normally). </w:t>
      </w:r>
    </w:p>
    <w:p w14:paraId="469B7016" w14:textId="77777777" w:rsidR="00A53E35" w:rsidRPr="00AF308D" w:rsidRDefault="00A53E35" w:rsidP="003C4628">
      <w:pPr>
        <w:numPr>
          <w:ilvl w:val="0"/>
          <w:numId w:val="39"/>
        </w:numPr>
        <w:ind w:left="0" w:firstLine="0"/>
        <w:contextualSpacing/>
        <w:textAlignment w:val="baseline"/>
        <w:rPr>
          <w:rFonts w:eastAsia="Times New Roman" w:cstheme="minorHAnsi"/>
          <w:color w:val="000000"/>
        </w:rPr>
      </w:pPr>
      <w:r>
        <w:rPr>
          <w:rFonts w:eastAsia="Times New Roman" w:cstheme="minorHAnsi"/>
          <w:i/>
          <w:iCs/>
          <w:color w:val="000000"/>
        </w:rPr>
        <w:t xml:space="preserve">Bone Lock (level 3). </w:t>
      </w:r>
      <w:r>
        <w:rPr>
          <w:rFonts w:eastAsia="Times New Roman" w:cstheme="minorHAnsi"/>
          <w:color w:val="000000"/>
        </w:rPr>
        <w:t>As the slow spell.</w:t>
      </w:r>
    </w:p>
    <w:p w14:paraId="5427DF92" w14:textId="77777777" w:rsidR="007D280E" w:rsidRPr="000D5DB5" w:rsidRDefault="00C54122" w:rsidP="003C4628">
      <w:pPr>
        <w:numPr>
          <w:ilvl w:val="0"/>
          <w:numId w:val="39"/>
        </w:numPr>
        <w:ind w:left="0" w:firstLine="0"/>
        <w:contextualSpacing/>
        <w:textAlignment w:val="baseline"/>
        <w:rPr>
          <w:rFonts w:eastAsia="Times New Roman" w:cstheme="minorHAnsi"/>
          <w:color w:val="000000"/>
        </w:rPr>
      </w:pPr>
      <w:r w:rsidRPr="000D5DB5">
        <w:rPr>
          <w:rFonts w:eastAsia="Times New Roman" w:cstheme="minorHAnsi"/>
          <w:i/>
          <w:iCs/>
          <w:color w:val="000000"/>
        </w:rPr>
        <w:t>Spell Steal</w:t>
      </w:r>
      <w:r w:rsidR="007845FD" w:rsidRPr="000D5DB5">
        <w:rPr>
          <w:rFonts w:eastAsia="Times New Roman" w:cstheme="minorHAnsi"/>
          <w:i/>
          <w:iCs/>
          <w:color w:val="000000"/>
        </w:rPr>
        <w:t xml:space="preserve"> Hex</w:t>
      </w:r>
      <w:r w:rsidRPr="000D5DB5">
        <w:rPr>
          <w:rFonts w:eastAsia="Times New Roman" w:cstheme="minorHAnsi"/>
          <w:i/>
          <w:iCs/>
          <w:color w:val="000000"/>
        </w:rPr>
        <w:t xml:space="preserve"> (level 5)</w:t>
      </w:r>
      <w:r w:rsidR="007D280E" w:rsidRPr="000D5DB5">
        <w:rPr>
          <w:rFonts w:eastAsia="Times New Roman" w:cstheme="minorHAnsi"/>
          <w:i/>
          <w:iCs/>
          <w:color w:val="000000"/>
        </w:rPr>
        <w:t>.</w:t>
      </w:r>
      <w:r w:rsidRPr="000D5DB5">
        <w:rPr>
          <w:rFonts w:eastAsia="Times New Roman" w:cstheme="minorHAnsi"/>
          <w:i/>
          <w:iCs/>
          <w:color w:val="000000"/>
        </w:rPr>
        <w:t xml:space="preserve"> </w:t>
      </w:r>
      <w:r w:rsidR="00470E8D">
        <w:rPr>
          <w:rFonts w:eastAsia="Times New Roman" w:cstheme="minorHAnsi"/>
          <w:color w:val="000000"/>
        </w:rPr>
        <w:t>As</w:t>
      </w:r>
      <w:r w:rsidRPr="000D5DB5">
        <w:rPr>
          <w:rFonts w:eastAsia="Times New Roman" w:cstheme="minorHAnsi"/>
          <w:color w:val="000000"/>
        </w:rPr>
        <w:t xml:space="preserve"> the Spell Steal spell</w:t>
      </w:r>
      <w:r w:rsidR="0076532E" w:rsidRPr="000D5DB5">
        <w:rPr>
          <w:rFonts w:eastAsia="Times New Roman" w:cstheme="minorHAnsi"/>
          <w:color w:val="000000"/>
        </w:rPr>
        <w:t xml:space="preserve">. This still requires you to prepare the </w:t>
      </w:r>
      <w:r w:rsidR="00843CC2" w:rsidRPr="00843CC2">
        <w:rPr>
          <w:rFonts w:eastAsia="Times New Roman" w:cstheme="minorHAnsi"/>
          <w:i/>
          <w:iCs/>
          <w:color w:val="000000"/>
        </w:rPr>
        <w:t>d</w:t>
      </w:r>
      <w:r w:rsidR="0076532E" w:rsidRPr="00843CC2">
        <w:rPr>
          <w:rFonts w:eastAsia="Times New Roman" w:cstheme="minorHAnsi"/>
          <w:i/>
          <w:iCs/>
          <w:color w:val="000000"/>
        </w:rPr>
        <w:t xml:space="preserve">ispel </w:t>
      </w:r>
      <w:r w:rsidR="00843CC2" w:rsidRPr="00843CC2">
        <w:rPr>
          <w:rFonts w:eastAsia="Times New Roman" w:cstheme="minorHAnsi"/>
          <w:i/>
          <w:iCs/>
          <w:color w:val="000000"/>
        </w:rPr>
        <w:t>m</w:t>
      </w:r>
      <w:r w:rsidR="0076532E" w:rsidRPr="00843CC2">
        <w:rPr>
          <w:rFonts w:eastAsia="Times New Roman" w:cstheme="minorHAnsi"/>
          <w:i/>
          <w:iCs/>
          <w:color w:val="000000"/>
        </w:rPr>
        <w:t>agic</w:t>
      </w:r>
      <w:r w:rsidR="0076532E" w:rsidRPr="000D5DB5">
        <w:rPr>
          <w:rFonts w:eastAsia="Times New Roman" w:cstheme="minorHAnsi"/>
          <w:color w:val="000000"/>
        </w:rPr>
        <w:t xml:space="preserve"> spell. </w:t>
      </w:r>
    </w:p>
    <w:p w14:paraId="18B8CD3E" w14:textId="77777777" w:rsidR="00B5273A" w:rsidRPr="00470E8D" w:rsidRDefault="00B5273A">
      <w:pPr>
        <w:contextualSpacing/>
      </w:pPr>
      <w:r w:rsidRPr="00134BC3">
        <w:rPr>
          <w:b/>
          <w:bCs/>
        </w:rPr>
        <w:t xml:space="preserve">Heightened. </w:t>
      </w:r>
    </w:p>
    <w:p w14:paraId="04A677E7" w14:textId="77777777" w:rsidR="007D280E" w:rsidRPr="00134BC3" w:rsidRDefault="007D280E" w:rsidP="003C4628">
      <w:pPr>
        <w:numPr>
          <w:ilvl w:val="0"/>
          <w:numId w:val="40"/>
        </w:numPr>
        <w:ind w:left="0" w:firstLine="0"/>
        <w:contextualSpacing/>
        <w:textAlignment w:val="baseline"/>
        <w:rPr>
          <w:rFonts w:eastAsia="Times New Roman" w:cstheme="minorHAnsi"/>
          <w:color w:val="000000"/>
        </w:rPr>
      </w:pPr>
      <w:r w:rsidRPr="000D5DB5">
        <w:rPr>
          <w:rFonts w:eastAsia="Times New Roman" w:cstheme="minorHAnsi"/>
          <w:i/>
          <w:iCs/>
          <w:color w:val="000000"/>
        </w:rPr>
        <w:t>Death</w:t>
      </w:r>
      <w:r w:rsidR="007845FD" w:rsidRPr="000D5DB5">
        <w:t xml:space="preserve"> </w:t>
      </w:r>
      <w:r w:rsidR="007845FD" w:rsidRPr="00134BC3">
        <w:rPr>
          <w:i/>
          <w:iCs/>
        </w:rPr>
        <w:t>Hex</w:t>
      </w:r>
      <w:r w:rsidRPr="000D5DB5">
        <w:rPr>
          <w:rFonts w:eastAsia="Times New Roman" w:cstheme="minorHAnsi"/>
          <w:i/>
          <w:iCs/>
          <w:color w:val="000000"/>
        </w:rPr>
        <w:t xml:space="preserve">. </w:t>
      </w:r>
      <w:r w:rsidRPr="00134BC3">
        <w:rPr>
          <w:rFonts w:eastAsia="Times New Roman" w:cstheme="minorHAnsi"/>
          <w:color w:val="000000"/>
        </w:rPr>
        <w:t xml:space="preserve">When you cast this spell </w:t>
      </w:r>
      <w:r w:rsidR="00166030">
        <w:rPr>
          <w:rFonts w:eastAsia="Times New Roman" w:cstheme="minorHAnsi"/>
          <w:color w:val="000000"/>
        </w:rPr>
        <w:t xml:space="preserve">as </w:t>
      </w:r>
      <w:r w:rsidRPr="00134BC3">
        <w:rPr>
          <w:rFonts w:eastAsia="Times New Roman" w:cstheme="minorHAnsi"/>
          <w:color w:val="000000"/>
        </w:rPr>
        <w:t xml:space="preserve">a spell of 3rd, you can maintain your concentration on the spell for up to 8 hours. When you </w:t>
      </w:r>
      <w:r w:rsidR="00166030">
        <w:rPr>
          <w:rFonts w:eastAsia="Times New Roman" w:cstheme="minorHAnsi"/>
          <w:color w:val="000000"/>
        </w:rPr>
        <w:t xml:space="preserve">cast this as a </w:t>
      </w:r>
      <w:r w:rsidRPr="00134BC3">
        <w:rPr>
          <w:rFonts w:eastAsia="Times New Roman" w:cstheme="minorHAnsi"/>
          <w:color w:val="000000"/>
        </w:rPr>
        <w:t xml:space="preserve">5th level </w:t>
      </w:r>
      <w:r w:rsidR="00166030">
        <w:rPr>
          <w:rFonts w:eastAsia="Times New Roman" w:cstheme="minorHAnsi"/>
          <w:color w:val="000000"/>
        </w:rPr>
        <w:t>spell</w:t>
      </w:r>
      <w:r w:rsidRPr="00134BC3">
        <w:rPr>
          <w:rFonts w:eastAsia="Times New Roman" w:cstheme="minorHAnsi"/>
          <w:color w:val="000000"/>
        </w:rPr>
        <w:t>, you can maintain your concentration on the spell for up to 24 hours.</w:t>
      </w:r>
    </w:p>
    <w:p w14:paraId="01528B20" w14:textId="77777777" w:rsidR="00B5273A" w:rsidRPr="000D5DB5" w:rsidRDefault="00B5273A">
      <w:pPr>
        <w:contextualSpacing/>
        <w:rPr>
          <w:rFonts w:eastAsia="Times New Roman" w:cstheme="minorHAnsi"/>
          <w:color w:val="000000"/>
        </w:rPr>
      </w:pPr>
    </w:p>
    <w:p w14:paraId="56AFF290" w14:textId="77777777" w:rsidR="00630DD8" w:rsidRPr="00134BC3" w:rsidRDefault="00630DD8">
      <w:pPr>
        <w:contextualSpacing/>
        <w:rPr>
          <w:rFonts w:eastAsia="Times New Roman" w:cstheme="minorHAnsi"/>
          <w:b/>
          <w:bCs/>
          <w:color w:val="000000"/>
        </w:rPr>
      </w:pPr>
      <w:r w:rsidRPr="00134BC3">
        <w:rPr>
          <w:rFonts w:eastAsia="Times New Roman" w:cstheme="minorHAnsi"/>
          <w:b/>
          <w:bCs/>
          <w:color w:val="000000"/>
        </w:rPr>
        <w:t>Hold [</w:t>
      </w:r>
      <w:r w:rsidR="00324C75" w:rsidRPr="000D5DB5">
        <w:rPr>
          <w:rFonts w:eastAsia="Times New Roman" w:cstheme="minorHAnsi"/>
          <w:b/>
          <w:bCs/>
          <w:color w:val="000000"/>
        </w:rPr>
        <w:t xml:space="preserve">level </w:t>
      </w:r>
      <w:r w:rsidRPr="00134BC3">
        <w:rPr>
          <w:rFonts w:eastAsia="Times New Roman" w:cstheme="minorHAnsi"/>
          <w:b/>
          <w:bCs/>
          <w:color w:val="000000"/>
        </w:rPr>
        <w:t>2]</w:t>
      </w:r>
    </w:p>
    <w:p w14:paraId="36F95109" w14:textId="77777777" w:rsidR="00630DD8" w:rsidRPr="000D5DB5" w:rsidRDefault="00630DD8">
      <w:pPr>
        <w:contextualSpacing/>
        <w:rPr>
          <w:rFonts w:eastAsia="Times New Roman" w:cstheme="minorHAnsi"/>
          <w:color w:val="000000"/>
        </w:rPr>
      </w:pPr>
      <w:r w:rsidRPr="000D5DB5">
        <w:rPr>
          <w:rFonts w:eastAsia="Times New Roman" w:cstheme="minorHAnsi"/>
          <w:color w:val="000000"/>
        </w:rPr>
        <w:t>Enchantment</w:t>
      </w:r>
    </w:p>
    <w:p w14:paraId="15A69998" w14:textId="77777777" w:rsidR="00EA7B1C" w:rsidRPr="000D5DB5" w:rsidRDefault="00EA7B1C">
      <w:pPr>
        <w:contextualSpacing/>
        <w:rPr>
          <w:rFonts w:eastAsia="Times New Roman" w:cstheme="minorHAnsi"/>
          <w:color w:val="000000"/>
        </w:rPr>
      </w:pPr>
      <w:r w:rsidRPr="00134BC3">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335F0F19" w14:textId="77777777" w:rsidR="002C4B7B" w:rsidRPr="000D5DB5" w:rsidRDefault="002C4B7B">
      <w:pPr>
        <w:contextualSpacing/>
        <w:rPr>
          <w:rFonts w:eastAsia="Times New Roman" w:cstheme="minorHAnsi"/>
          <w:color w:val="000000"/>
        </w:rPr>
      </w:pPr>
      <w:r w:rsidRPr="00134BC3">
        <w:rPr>
          <w:rFonts w:eastAsia="Times New Roman" w:cstheme="minorHAnsi"/>
          <w:b/>
          <w:bCs/>
          <w:color w:val="000000"/>
        </w:rPr>
        <w:t>Range</w:t>
      </w:r>
      <w:r w:rsidR="00D63985">
        <w:rPr>
          <w:b/>
          <w:bCs/>
        </w:rPr>
        <w:t>:</w:t>
      </w:r>
      <w:r w:rsidRPr="000D5DB5">
        <w:rPr>
          <w:rFonts w:eastAsia="Times New Roman" w:cstheme="minorHAnsi"/>
          <w:color w:val="000000"/>
        </w:rPr>
        <w:t xml:space="preserve"> 60 feet</w:t>
      </w:r>
    </w:p>
    <w:p w14:paraId="60D2F25E" w14:textId="77777777" w:rsidR="007A0074" w:rsidRDefault="00A07061">
      <w:pPr>
        <w:contextualSpacing/>
        <w:rPr>
          <w:rFonts w:eastAsia="Times New Roman" w:cstheme="minorHAnsi"/>
          <w:color w:val="000000"/>
        </w:rPr>
      </w:pPr>
      <w:r w:rsidRPr="00134BC3">
        <w:rPr>
          <w:rFonts w:eastAsia="Times New Roman" w:cstheme="minorHAnsi"/>
          <w:b/>
          <w:bCs/>
          <w:color w:val="000000"/>
        </w:rPr>
        <w:t>Components</w:t>
      </w:r>
      <w:r w:rsidR="00D63985">
        <w:rPr>
          <w:b/>
          <w:bCs/>
        </w:rPr>
        <w:t>:</w:t>
      </w:r>
      <w:r w:rsidRPr="000D5DB5">
        <w:rPr>
          <w:rFonts w:eastAsia="Times New Roman" w:cstheme="minorHAnsi"/>
          <w:color w:val="000000"/>
        </w:rPr>
        <w:t xml:space="preserve"> V, S, M (a small, straight piece of iron)</w:t>
      </w:r>
    </w:p>
    <w:p w14:paraId="17A8FA82" w14:textId="77777777" w:rsidR="00630DD8" w:rsidRPr="000D5DB5" w:rsidRDefault="00630DD8">
      <w:pPr>
        <w:contextualSpacing/>
        <w:rPr>
          <w:rFonts w:eastAsia="Times New Roman" w:cstheme="minorHAnsi"/>
          <w:color w:val="000000"/>
        </w:rPr>
      </w:pPr>
      <w:r w:rsidRPr="00134BC3">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489F1874" w14:textId="77777777" w:rsidR="00233E93" w:rsidRPr="00134BC3" w:rsidRDefault="00233E93">
      <w:pPr>
        <w:contextualSpacing/>
        <w:rPr>
          <w:rFonts w:eastAsia="Times New Roman" w:cs="Times New Roman"/>
        </w:rPr>
      </w:pPr>
      <w:r w:rsidRPr="000D5DB5">
        <w:rPr>
          <w:rFonts w:eastAsia="Times New Roman" w:cs="Times New Roman"/>
          <w:color w:val="000000"/>
        </w:rPr>
        <w:t xml:space="preserve">You attempt to hold a creature you can see within range. When preparing this spell, you can choose to be able to </w:t>
      </w:r>
      <w:r w:rsidR="00854F08" w:rsidRPr="000D5DB5">
        <w:rPr>
          <w:rFonts w:eastAsia="Times New Roman" w:cs="Times New Roman"/>
          <w:color w:val="000000"/>
        </w:rPr>
        <w:t xml:space="preserve">hold </w:t>
      </w:r>
      <w:r w:rsidRPr="000D5DB5">
        <w:rPr>
          <w:rFonts w:eastAsia="Times New Roman" w:cs="Times New Roman"/>
          <w:color w:val="000000"/>
        </w:rPr>
        <w:t>one creature type your class can bind (see binding under spellcasting)</w:t>
      </w:r>
      <w:r w:rsidR="006F76B1">
        <w:rPr>
          <w:rFonts w:eastAsia="Times New Roman" w:cs="Times New Roman"/>
          <w:color w:val="000000"/>
        </w:rPr>
        <w:t xml:space="preserve"> or your own creature type</w:t>
      </w:r>
      <w:r w:rsidRPr="000D5DB5">
        <w:rPr>
          <w:rFonts w:eastAsia="Times New Roman" w:cs="Times New Roman"/>
          <w:color w:val="000000"/>
        </w:rPr>
        <w:t xml:space="preserve">. </w:t>
      </w:r>
    </w:p>
    <w:p w14:paraId="1A7A0212" w14:textId="77777777" w:rsidR="00233E93" w:rsidRPr="000D5DB5" w:rsidRDefault="00233E93">
      <w:pPr>
        <w:contextualSpacing/>
        <w:rPr>
          <w:rFonts w:eastAsia="Times New Roman" w:cstheme="minorHAnsi"/>
          <w:color w:val="000000"/>
        </w:rPr>
      </w:pPr>
      <w:r w:rsidRPr="000D5DB5">
        <w:rPr>
          <w:rFonts w:eastAsia="Times New Roman" w:cs="Times New Roman"/>
          <w:color w:val="000000"/>
        </w:rPr>
        <w:t xml:space="preserve">It must make a Spirit saving throw. If it fails, it is paralyzed until the spell ends. </w:t>
      </w:r>
      <w:r w:rsidRPr="000D5DB5">
        <w:rPr>
          <w:rFonts w:eastAsia="Times New Roman" w:cstheme="minorHAnsi"/>
          <w:color w:val="000000"/>
        </w:rPr>
        <w:t>At the end of each of its turns, the target can make another saving throw. On a success, the spell ends on the target.</w:t>
      </w:r>
    </w:p>
    <w:p w14:paraId="55AE1D8B" w14:textId="77777777" w:rsidR="00233E93" w:rsidRPr="00134BC3" w:rsidRDefault="00233E93">
      <w:pPr>
        <w:contextualSpacing/>
        <w:rPr>
          <w:rFonts w:eastAsia="Times New Roman" w:cstheme="minorHAnsi"/>
        </w:rPr>
      </w:pPr>
      <w:r w:rsidRPr="000D5DB5">
        <w:rPr>
          <w:rFonts w:eastAsia="Times New Roman" w:cstheme="minorHAnsi"/>
          <w:i/>
          <w:iCs/>
          <w:color w:val="000000"/>
        </w:rPr>
        <w:t>Special:</w:t>
      </w:r>
      <w:r w:rsidRPr="000D5DB5">
        <w:rPr>
          <w:rFonts w:eastAsia="Times New Roman" w:cstheme="minorHAnsi"/>
          <w:color w:val="000000"/>
        </w:rPr>
        <w:t xml:space="preserve"> If choosing to exclusively affect beasts, the spell’s level is decreased to 1st level instead, as their minds are more malleable. </w:t>
      </w:r>
    </w:p>
    <w:p w14:paraId="13B02F65" w14:textId="77777777" w:rsidR="00233E93" w:rsidRPr="000D5DB5" w:rsidRDefault="00233E93" w:rsidP="00166030">
      <w:pPr>
        <w:contextualSpacing/>
        <w:rPr>
          <w:rFonts w:eastAsia="Times New Roman" w:cs="Times New Roman"/>
          <w:color w:val="000000"/>
        </w:rPr>
      </w:pPr>
      <w:r w:rsidRPr="000D5DB5">
        <w:rPr>
          <w:rFonts w:eastAsia="Times New Roman" w:cstheme="minorHAnsi"/>
          <w:b/>
          <w:bCs/>
          <w:color w:val="000000"/>
        </w:rPr>
        <w:t xml:space="preserve">Heightened. </w:t>
      </w:r>
      <w:r w:rsidRPr="000D5DB5">
        <w:rPr>
          <w:rFonts w:eastAsia="Times New Roman" w:cs="Times New Roman"/>
          <w:color w:val="000000"/>
        </w:rPr>
        <w:t xml:space="preserve">When you cast this spell </w:t>
      </w:r>
      <w:r w:rsidR="00166030">
        <w:rPr>
          <w:rFonts w:eastAsia="Times New Roman" w:cs="Times New Roman"/>
          <w:color w:val="000000"/>
        </w:rPr>
        <w:t xml:space="preserve">as a </w:t>
      </w:r>
      <w:r w:rsidRPr="000D5DB5">
        <w:rPr>
          <w:rFonts w:eastAsia="Times New Roman" w:cs="Times New Roman"/>
          <w:color w:val="000000"/>
        </w:rPr>
        <w:t xml:space="preserve">3rd level </w:t>
      </w:r>
      <w:r w:rsidR="00166030">
        <w:rPr>
          <w:rFonts w:eastAsia="Times New Roman" w:cs="Times New Roman"/>
          <w:color w:val="000000"/>
        </w:rPr>
        <w:t xml:space="preserve">spell </w:t>
      </w:r>
      <w:r w:rsidRPr="000D5DB5">
        <w:rPr>
          <w:rFonts w:eastAsia="Times New Roman" w:cs="Times New Roman"/>
          <w:color w:val="000000"/>
        </w:rPr>
        <w:t xml:space="preserve">or higher, you can target one additional creature for each </w:t>
      </w:r>
      <w:r w:rsidR="00166030">
        <w:rPr>
          <w:rFonts w:eastAsia="Times New Roman" w:cs="Times New Roman"/>
          <w:color w:val="000000"/>
        </w:rPr>
        <w:t xml:space="preserve">spell </w:t>
      </w:r>
      <w:r w:rsidRPr="000D5DB5">
        <w:rPr>
          <w:rFonts w:eastAsia="Times New Roman" w:cs="Times New Roman"/>
          <w:color w:val="000000"/>
        </w:rPr>
        <w:t>level above 3rd. They must be within 30</w:t>
      </w:r>
      <w:r w:rsidR="00F56ED7">
        <w:rPr>
          <w:rFonts w:eastAsia="Times New Roman" w:cs="Times New Roman"/>
          <w:color w:val="000000"/>
        </w:rPr>
        <w:t xml:space="preserve"> </w:t>
      </w:r>
      <w:r w:rsidRPr="000D5DB5">
        <w:rPr>
          <w:rFonts w:eastAsia="Times New Roman" w:cs="Times New Roman"/>
          <w:color w:val="000000"/>
        </w:rPr>
        <w:t>ft</w:t>
      </w:r>
      <w:r w:rsidR="00F56ED7">
        <w:rPr>
          <w:rFonts w:eastAsia="Times New Roman" w:cs="Times New Roman"/>
          <w:color w:val="000000"/>
        </w:rPr>
        <w:t>.</w:t>
      </w:r>
      <w:r w:rsidRPr="000D5DB5">
        <w:rPr>
          <w:rFonts w:eastAsia="Times New Roman" w:cs="Times New Roman"/>
          <w:color w:val="000000"/>
        </w:rPr>
        <w:t xml:space="preserve"> of each other when you target them. You can instead choose to target </w:t>
      </w:r>
      <w:r w:rsidR="008432B4" w:rsidRPr="000D5DB5">
        <w:rPr>
          <w:rFonts w:eastAsia="Times New Roman" w:cs="Times New Roman"/>
          <w:color w:val="000000"/>
        </w:rPr>
        <w:t xml:space="preserve">an additional </w:t>
      </w:r>
      <w:r w:rsidRPr="000D5DB5">
        <w:rPr>
          <w:rFonts w:eastAsia="Times New Roman" w:cs="Times New Roman"/>
          <w:color w:val="000000"/>
        </w:rPr>
        <w:t xml:space="preserve">creature type to the hold spell instead (Hold Person at level </w:t>
      </w:r>
      <w:r w:rsidRPr="000D5DB5">
        <w:rPr>
          <w:rFonts w:eastAsia="Times New Roman" w:cs="Times New Roman"/>
          <w:color w:val="000000"/>
        </w:rPr>
        <w:lastRenderedPageBreak/>
        <w:t xml:space="preserve">2 can be </w:t>
      </w:r>
      <w:r w:rsidR="00854F08" w:rsidRPr="000D5DB5">
        <w:rPr>
          <w:rFonts w:eastAsia="Times New Roman" w:cs="Times New Roman"/>
          <w:color w:val="000000"/>
        </w:rPr>
        <w:t>Hold</w:t>
      </w:r>
      <w:r w:rsidRPr="000D5DB5">
        <w:rPr>
          <w:rFonts w:eastAsia="Times New Roman" w:cs="Times New Roman"/>
          <w:color w:val="000000"/>
        </w:rPr>
        <w:t xml:space="preserve"> Person and Elementals at level 3). </w:t>
      </w:r>
    </w:p>
    <w:p w14:paraId="6916FD9F" w14:textId="77777777" w:rsidR="007644ED" w:rsidRPr="00134BC3" w:rsidRDefault="007644ED">
      <w:pPr>
        <w:contextualSpacing/>
        <w:rPr>
          <w:rFonts w:eastAsia="Times New Roman" w:cstheme="minorHAnsi"/>
        </w:rPr>
      </w:pPr>
    </w:p>
    <w:p w14:paraId="320CA4FD" w14:textId="77777777" w:rsidR="00AB25EF" w:rsidRPr="00134BC3" w:rsidRDefault="00AB25EF">
      <w:pPr>
        <w:contextualSpacing/>
        <w:rPr>
          <w:rFonts w:eastAsia="Times New Roman" w:cstheme="minorHAnsi"/>
        </w:rPr>
      </w:pPr>
      <w:r w:rsidRPr="000D5DB5">
        <w:rPr>
          <w:rFonts w:eastAsia="Times New Roman" w:cstheme="minorHAnsi"/>
          <w:b/>
          <w:bCs/>
          <w:color w:val="000000"/>
        </w:rPr>
        <w:t>Holy Fire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2A224ACA"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009BE8CD"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783EA389"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1614BF47" w14:textId="77777777" w:rsidR="00A07061" w:rsidRPr="00134BC3" w:rsidRDefault="00A07061">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w:t>
      </w:r>
      <w:r>
        <w:rPr>
          <w:rFonts w:eastAsia="Times New Roman" w:cstheme="minorHAnsi"/>
          <w:color w:val="000000"/>
        </w:rPr>
        <w:t>, S</w:t>
      </w:r>
    </w:p>
    <w:p w14:paraId="34FAB33A" w14:textId="77777777" w:rsidR="00AB25EF" w:rsidRPr="000D5DB5" w:rsidRDefault="00AB25EF" w:rsidP="00272CA8">
      <w:pPr>
        <w:contextualSpacing/>
        <w:rPr>
          <w:rFonts w:eastAsia="Times New Roman" w:cstheme="minorHAnsi"/>
          <w:color w:val="000000"/>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del w:id="5659" w:author="Admin" w:date="2021-04-30T21:56:00Z">
        <w:r w:rsidR="004776C1" w:rsidRPr="000D5DB5" w:rsidDel="005F3C64">
          <w:rPr>
            <w:rFonts w:eastAsia="Times New Roman" w:cstheme="minorHAnsi"/>
            <w:color w:val="000000"/>
          </w:rPr>
          <w:delText xml:space="preserve">Up to </w:delText>
        </w:r>
        <w:r w:rsidR="002B1478" w:rsidRPr="000D5DB5" w:rsidDel="005F3C64">
          <w:rPr>
            <w:rFonts w:eastAsia="Times New Roman" w:cstheme="minorHAnsi"/>
            <w:color w:val="000000"/>
          </w:rPr>
          <w:delText>1</w:delText>
        </w:r>
        <w:r w:rsidR="004776C1" w:rsidRPr="000D5DB5" w:rsidDel="005F3C64">
          <w:rPr>
            <w:rFonts w:eastAsia="Times New Roman" w:cstheme="minorHAnsi"/>
            <w:color w:val="000000"/>
          </w:rPr>
          <w:delText xml:space="preserve"> </w:delText>
        </w:r>
        <w:r w:rsidR="001D204D" w:rsidRPr="000D5DB5" w:rsidDel="005F3C64">
          <w:rPr>
            <w:rFonts w:eastAsia="Times New Roman" w:cstheme="minorHAnsi"/>
            <w:color w:val="000000"/>
          </w:rPr>
          <w:delText>minute</w:delText>
        </w:r>
      </w:del>
      <w:ins w:id="5660" w:author="Admin" w:date="2021-04-30T21:56:00Z">
        <w:r w:rsidR="005F3C64">
          <w:rPr>
            <w:rFonts w:eastAsia="Times New Roman" w:cstheme="minorHAnsi"/>
            <w:color w:val="000000"/>
          </w:rPr>
          <w:t>Instantaneous, plus 3 rounds</w:t>
        </w:r>
      </w:ins>
    </w:p>
    <w:p w14:paraId="10BA86E6" w14:textId="77777777" w:rsidR="00EA7B1C" w:rsidRDefault="00796D5C">
      <w:pPr>
        <w:contextualSpacing/>
        <w:rPr>
          <w:rFonts w:eastAsia="Times New Roman" w:cstheme="minorHAnsi"/>
          <w:color w:val="000000"/>
        </w:rPr>
      </w:pPr>
      <w:r w:rsidRPr="000D5DB5">
        <w:rPr>
          <w:rFonts w:eastAsia="Times New Roman" w:cstheme="minorHAnsi"/>
          <w:color w:val="000000"/>
        </w:rPr>
        <w:t xml:space="preserve">A blast of holy fire burns </w:t>
      </w:r>
      <w:r w:rsidR="00EA7B1C">
        <w:rPr>
          <w:rFonts w:eastAsia="Times New Roman" w:cstheme="minorHAnsi"/>
          <w:color w:val="000000"/>
        </w:rPr>
        <w:t>a creature within range</w:t>
      </w:r>
      <w:r w:rsidRPr="000D5DB5">
        <w:rPr>
          <w:rFonts w:eastAsia="Times New Roman" w:cstheme="minorHAnsi"/>
          <w:color w:val="000000"/>
        </w:rPr>
        <w:t xml:space="preserve">, creating a pulsing blaze within their very spirit that throws off their aim. </w:t>
      </w:r>
    </w:p>
    <w:p w14:paraId="5ED5DC53" w14:textId="5D9ACA1E" w:rsidR="0008540D" w:rsidRDefault="00796D5C" w:rsidP="000335B1">
      <w:pPr>
        <w:contextualSpacing/>
        <w:rPr>
          <w:rFonts w:eastAsia="Times New Roman" w:cstheme="minorHAnsi"/>
          <w:color w:val="000000"/>
        </w:rPr>
      </w:pPr>
      <w:r w:rsidRPr="000D5DB5">
        <w:rPr>
          <w:rFonts w:eastAsia="Times New Roman" w:cstheme="minorHAnsi"/>
          <w:color w:val="000000"/>
        </w:rPr>
        <w:t xml:space="preserve">Make a ranged spell attack against the target. On a hit, the target is affected by the holy fire, taking 2d4 </w:t>
      </w:r>
      <w:ins w:id="5661" w:author="Admin" w:date="2021-04-30T21:54:00Z">
        <w:r w:rsidR="005F3C64">
          <w:rPr>
            <w:rFonts w:eastAsia="Times New Roman" w:cstheme="minorHAnsi"/>
            <w:color w:val="000000"/>
          </w:rPr>
          <w:t xml:space="preserve">points of </w:t>
        </w:r>
      </w:ins>
      <w:r w:rsidRPr="000D5DB5">
        <w:rPr>
          <w:rFonts w:eastAsia="Times New Roman" w:cstheme="minorHAnsi"/>
          <w:color w:val="000000"/>
        </w:rPr>
        <w:t xml:space="preserve">holy damage. </w:t>
      </w:r>
      <w:ins w:id="5662" w:author="Admin" w:date="2021-04-30T21:54:00Z">
        <w:r w:rsidR="005F3C64" w:rsidRPr="001F7089">
          <w:rPr>
            <w:rFonts w:eastAsia="Times New Roman" w:cstheme="minorHAnsi"/>
            <w:color w:val="000000"/>
          </w:rPr>
          <w:t>The sigil pulses at the start of your turn every round</w:t>
        </w:r>
        <w:r w:rsidR="005F3C64">
          <w:rPr>
            <w:rFonts w:eastAsia="Times New Roman" w:cstheme="minorHAnsi"/>
            <w:color w:val="000000"/>
          </w:rPr>
          <w:t xml:space="preserve">, repeating the </w:t>
        </w:r>
      </w:ins>
      <w:ins w:id="5663" w:author="Admin" w:date="2022-04-18T23:40:00Z">
        <w:r w:rsidR="000335B1">
          <w:rPr>
            <w:rFonts w:eastAsia="Times New Roman" w:cstheme="minorHAnsi"/>
            <w:color w:val="000000"/>
          </w:rPr>
          <w:t xml:space="preserve">primary </w:t>
        </w:r>
      </w:ins>
      <w:ins w:id="5664" w:author="Admin" w:date="2021-04-30T21:54:00Z">
        <w:r w:rsidR="005F3C64">
          <w:rPr>
            <w:rFonts w:eastAsia="Times New Roman" w:cstheme="minorHAnsi"/>
            <w:color w:val="000000"/>
          </w:rPr>
          <w:t>effect</w:t>
        </w:r>
        <w:r w:rsidR="005F3C64" w:rsidRPr="004A6694">
          <w:rPr>
            <w:rFonts w:eastAsia="Times New Roman" w:cstheme="minorHAnsi"/>
            <w:color w:val="000000"/>
          </w:rPr>
          <w:t>.</w:t>
        </w:r>
      </w:ins>
      <w:del w:id="5665" w:author="Admin" w:date="2021-04-30T21:54:00Z">
        <w:r w:rsidR="0008540D" w:rsidRPr="000D5DB5" w:rsidDel="005F3C64">
          <w:rPr>
            <w:rFonts w:eastAsia="Times New Roman" w:cstheme="minorHAnsi"/>
            <w:color w:val="000000"/>
          </w:rPr>
          <w:delText xml:space="preserve">At the beginning of every round, the </w:delText>
        </w:r>
        <w:r w:rsidR="0008540D" w:rsidDel="005F3C64">
          <w:rPr>
            <w:rFonts w:eastAsia="Times New Roman" w:cstheme="minorHAnsi"/>
            <w:color w:val="000000"/>
          </w:rPr>
          <w:delText xml:space="preserve">caster </w:delText>
        </w:r>
        <w:r w:rsidR="0008540D" w:rsidRPr="000D5DB5" w:rsidDel="005F3C64">
          <w:rPr>
            <w:rFonts w:eastAsia="Times New Roman" w:cstheme="minorHAnsi"/>
            <w:color w:val="000000"/>
          </w:rPr>
          <w:delText xml:space="preserve">must succeed on a </w:delText>
        </w:r>
        <w:r w:rsidR="00E80870" w:rsidDel="005F3C64">
          <w:rPr>
            <w:rFonts w:eastAsia="Times New Roman" w:cstheme="minorHAnsi"/>
            <w:color w:val="000000"/>
          </w:rPr>
          <w:delText xml:space="preserve">sigil </w:delText>
        </w:r>
        <w:r w:rsidR="0008540D" w:rsidDel="005F3C64">
          <w:rPr>
            <w:rFonts w:eastAsia="Times New Roman" w:cstheme="minorHAnsi"/>
            <w:color w:val="000000"/>
          </w:rPr>
          <w:delText xml:space="preserve">roll to affect the target </w:delText>
        </w:r>
        <w:r w:rsidR="0008540D" w:rsidRPr="000D5DB5" w:rsidDel="005F3C64">
          <w:rPr>
            <w:rFonts w:eastAsia="Times New Roman" w:cstheme="minorHAnsi"/>
            <w:color w:val="000000"/>
          </w:rPr>
          <w:delText xml:space="preserve">again. </w:delText>
        </w:r>
      </w:del>
    </w:p>
    <w:p w14:paraId="4D7253E3" w14:textId="77777777" w:rsidR="00796D5C" w:rsidRPr="000D5DB5" w:rsidRDefault="0008540D" w:rsidP="00272CA8">
      <w:pPr>
        <w:contextualSpacing/>
        <w:rPr>
          <w:rFonts w:eastAsia="Times New Roman" w:cstheme="minorHAnsi"/>
          <w:color w:val="000000"/>
        </w:rPr>
      </w:pPr>
      <w:r>
        <w:rPr>
          <w:rFonts w:eastAsia="Times New Roman" w:cstheme="minorHAnsi"/>
          <w:color w:val="000000"/>
        </w:rPr>
        <w:t>Also, s</w:t>
      </w:r>
      <w:r w:rsidR="00796D5C" w:rsidRPr="000D5DB5">
        <w:rPr>
          <w:rFonts w:eastAsia="Times New Roman" w:cstheme="minorHAnsi"/>
          <w:color w:val="000000"/>
        </w:rPr>
        <w:t xml:space="preserve">o long as the spell is active, the target takes double damage against </w:t>
      </w:r>
      <w:r w:rsidR="001F403B">
        <w:rPr>
          <w:rFonts w:eastAsia="Times New Roman" w:cstheme="minorHAnsi"/>
          <w:color w:val="000000"/>
        </w:rPr>
        <w:t>the</w:t>
      </w:r>
      <w:r w:rsidR="00796D5C" w:rsidRPr="000D5DB5">
        <w:rPr>
          <w:rFonts w:eastAsia="Times New Roman" w:cstheme="minorHAnsi"/>
          <w:color w:val="000000"/>
        </w:rPr>
        <w:t xml:space="preserve"> </w:t>
      </w:r>
      <w:del w:id="5666" w:author="Admin" w:date="2021-04-30T21:56:00Z">
        <w:r w:rsidR="00796D5C" w:rsidRPr="005F3C64" w:rsidDel="005F3C64">
          <w:rPr>
            <w:rFonts w:eastAsia="Times New Roman" w:cstheme="minorHAnsi"/>
            <w:i/>
            <w:iCs/>
            <w:color w:val="000000"/>
            <w:rPrChange w:id="5667" w:author="Admin" w:date="2021-04-30T21:56:00Z">
              <w:rPr>
                <w:rFonts w:eastAsia="Times New Roman" w:cstheme="minorHAnsi"/>
                <w:color w:val="000000"/>
              </w:rPr>
            </w:rPrChange>
          </w:rPr>
          <w:delText xml:space="preserve">Smite </w:delText>
        </w:r>
      </w:del>
      <w:ins w:id="5668" w:author="Admin" w:date="2021-04-30T21:56:00Z">
        <w:r w:rsidR="005F3C64" w:rsidRPr="005F3C64">
          <w:rPr>
            <w:rFonts w:eastAsia="Times New Roman" w:cstheme="minorHAnsi"/>
            <w:i/>
            <w:iCs/>
            <w:color w:val="000000"/>
            <w:rPrChange w:id="5669" w:author="Admin" w:date="2021-04-30T21:56:00Z">
              <w:rPr>
                <w:rFonts w:eastAsia="Times New Roman" w:cstheme="minorHAnsi"/>
                <w:color w:val="000000"/>
              </w:rPr>
            </w:rPrChange>
          </w:rPr>
          <w:t>smite</w:t>
        </w:r>
        <w:r w:rsidR="005F3C64" w:rsidRPr="000D5DB5">
          <w:rPr>
            <w:rFonts w:eastAsia="Times New Roman" w:cstheme="minorHAnsi"/>
            <w:color w:val="000000"/>
          </w:rPr>
          <w:t xml:space="preserve"> </w:t>
        </w:r>
      </w:ins>
      <w:r w:rsidR="001F403B">
        <w:rPr>
          <w:rFonts w:eastAsia="Times New Roman" w:cstheme="minorHAnsi"/>
          <w:color w:val="000000"/>
        </w:rPr>
        <w:t>cantrip</w:t>
      </w:r>
      <w:del w:id="5670" w:author="Admin" w:date="2021-04-30T21:55:00Z">
        <w:r w:rsidR="001F403B" w:rsidDel="005F3C64">
          <w:rPr>
            <w:rFonts w:eastAsia="Times New Roman" w:cstheme="minorHAnsi"/>
            <w:color w:val="000000"/>
          </w:rPr>
          <w:delText xml:space="preserve"> if you cast it</w:delText>
        </w:r>
      </w:del>
      <w:r w:rsidR="00796D5C" w:rsidRPr="000D5DB5">
        <w:rPr>
          <w:rFonts w:eastAsia="Times New Roman" w:cstheme="minorHAnsi"/>
          <w:color w:val="000000"/>
        </w:rPr>
        <w:t>. If the ranged spell attack misses, the spell deals half the initial damage and has no other effect.</w:t>
      </w:r>
    </w:p>
    <w:p w14:paraId="36090F58" w14:textId="77777777" w:rsidR="00AB25EF" w:rsidRPr="00134BC3" w:rsidRDefault="00AB25EF">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 xml:space="preserve">The damage increases by one dice </w:t>
      </w:r>
      <w:r w:rsidR="00796D5C" w:rsidRPr="000D5DB5">
        <w:rPr>
          <w:rFonts w:eastAsia="Times New Roman" w:cstheme="minorHAnsi"/>
          <w:color w:val="000000"/>
        </w:rPr>
        <w:t>per every level above 2nd</w:t>
      </w:r>
      <w:r w:rsidRPr="000D5DB5">
        <w:rPr>
          <w:rFonts w:eastAsia="Times New Roman" w:cstheme="minorHAnsi"/>
          <w:color w:val="000000"/>
        </w:rPr>
        <w:t>.</w:t>
      </w:r>
    </w:p>
    <w:p w14:paraId="149E81AE" w14:textId="77777777" w:rsidR="00796D5C" w:rsidRPr="000D5DB5" w:rsidRDefault="00796D5C">
      <w:pPr>
        <w:contextualSpacing/>
        <w:rPr>
          <w:rFonts w:eastAsia="Times New Roman" w:cstheme="minorHAnsi"/>
          <w:color w:val="000000"/>
        </w:rPr>
      </w:pPr>
      <w:r w:rsidRPr="000D5DB5">
        <w:rPr>
          <w:rFonts w:eastAsia="Times New Roman" w:cstheme="minorHAnsi"/>
          <w:i/>
          <w:iCs/>
          <w:color w:val="000000"/>
        </w:rPr>
        <w:t>Special:</w:t>
      </w:r>
      <w:r w:rsidRPr="000D5DB5">
        <w:rPr>
          <w:rFonts w:eastAsia="Times New Roman" w:cstheme="minorHAnsi"/>
          <w:color w:val="000000"/>
        </w:rPr>
        <w:t xml:space="preserve"> This may be cast as unholy fire, dealing shadow damage instead.</w:t>
      </w:r>
    </w:p>
    <w:p w14:paraId="1FE1BA78" w14:textId="77777777" w:rsidR="007644ED" w:rsidRPr="00134BC3" w:rsidRDefault="007644ED">
      <w:pPr>
        <w:contextualSpacing/>
        <w:rPr>
          <w:rFonts w:eastAsia="Times New Roman" w:cstheme="minorHAnsi"/>
        </w:rPr>
      </w:pPr>
    </w:p>
    <w:p w14:paraId="31BB414C" w14:textId="77777777" w:rsidR="00AB25EF" w:rsidRPr="00134BC3" w:rsidRDefault="00AB25EF">
      <w:pPr>
        <w:contextualSpacing/>
        <w:rPr>
          <w:rFonts w:eastAsia="Times New Roman" w:cstheme="minorHAnsi"/>
        </w:rPr>
      </w:pPr>
      <w:r w:rsidRPr="000D5DB5">
        <w:rPr>
          <w:rFonts w:eastAsia="Times New Roman" w:cstheme="minorHAnsi"/>
          <w:b/>
          <w:bCs/>
          <w:color w:val="000000"/>
        </w:rPr>
        <w:t>Holy Light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77C4C0D2"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r w:rsidR="00D40054" w:rsidRPr="000D5DB5">
        <w:rPr>
          <w:rFonts w:eastAsia="Times New Roman" w:cstheme="minorHAnsi"/>
          <w:color w:val="000000"/>
        </w:rPr>
        <w:t xml:space="preserve"> </w:t>
      </w:r>
      <w:r w:rsidR="00CD07D6">
        <w:rPr>
          <w:rFonts w:eastAsia="Times New Roman" w:cstheme="minorHAnsi"/>
          <w:color w:val="000000"/>
        </w:rPr>
        <w:t>[healing]</w:t>
      </w:r>
    </w:p>
    <w:p w14:paraId="52262BAE"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1D668190"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30 feet</w:t>
      </w:r>
    </w:p>
    <w:p w14:paraId="00853281"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10EF3364"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Instantaneous</w:t>
      </w:r>
    </w:p>
    <w:p w14:paraId="43934378" w14:textId="77777777" w:rsidR="00AB25EF" w:rsidRPr="000D5DB5" w:rsidRDefault="00AB25EF" w:rsidP="007317EE">
      <w:pPr>
        <w:contextualSpacing/>
        <w:rPr>
          <w:rFonts w:eastAsia="Times New Roman" w:cstheme="minorHAnsi"/>
          <w:color w:val="000000"/>
        </w:rPr>
      </w:pPr>
      <w:r w:rsidRPr="000D5DB5">
        <w:rPr>
          <w:rFonts w:eastAsia="Times New Roman" w:cstheme="minorHAnsi"/>
          <w:color w:val="000000"/>
        </w:rPr>
        <w:t xml:space="preserve">With the grace of the Holy Light, you bring life to the living, and harm to the unsanctified. The creature you target regains a number of hit points equal to 1d8 + your spellcasting ability modifier. If you target an undead or a fiend with this ability, they take </w:t>
      </w:r>
      <w:r w:rsidR="007317EE">
        <w:rPr>
          <w:rFonts w:eastAsia="Times New Roman" w:cstheme="minorHAnsi"/>
          <w:color w:val="000000"/>
        </w:rPr>
        <w:t>h</w:t>
      </w:r>
      <w:r w:rsidR="00DD162E" w:rsidRPr="000D5DB5">
        <w:rPr>
          <w:rFonts w:eastAsia="Times New Roman" w:cstheme="minorHAnsi"/>
          <w:color w:val="000000"/>
        </w:rPr>
        <w:t xml:space="preserve">oly </w:t>
      </w:r>
      <w:r w:rsidRPr="000D5DB5">
        <w:rPr>
          <w:rFonts w:eastAsia="Times New Roman" w:cstheme="minorHAnsi"/>
          <w:color w:val="000000"/>
        </w:rPr>
        <w:t>damage equal to the hit points they would normally gain. If you target an unwilling creature, you require a ranged spell attack.</w:t>
      </w:r>
    </w:p>
    <w:p w14:paraId="03902428" w14:textId="77777777" w:rsidR="00392EC5" w:rsidRPr="000D5DB5" w:rsidRDefault="00392EC5">
      <w:pPr>
        <w:contextualSpacing/>
        <w:rPr>
          <w:rFonts w:eastAsia="Times New Roman" w:cstheme="minorHAnsi"/>
        </w:rPr>
      </w:pPr>
      <w:r w:rsidRPr="000D5DB5">
        <w:rPr>
          <w:rFonts w:eastAsia="Times New Roman" w:cstheme="minorHAnsi"/>
        </w:rPr>
        <w:t>Constructs gain no benefit from this spell.</w:t>
      </w:r>
    </w:p>
    <w:p w14:paraId="4BC7CE53"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lastRenderedPageBreak/>
        <w:t xml:space="preserve">Heightened. </w:t>
      </w:r>
      <w:r w:rsidRPr="000D5DB5">
        <w:rPr>
          <w:rFonts w:eastAsia="Times New Roman" w:cstheme="minorHAnsi"/>
          <w:color w:val="000000"/>
        </w:rPr>
        <w:t>The healing increases by 1d8 per level above 1st.</w:t>
      </w:r>
    </w:p>
    <w:p w14:paraId="4B431E0B" w14:textId="77777777" w:rsidR="007644ED" w:rsidRPr="00134BC3" w:rsidRDefault="007644ED">
      <w:pPr>
        <w:contextualSpacing/>
        <w:rPr>
          <w:rFonts w:eastAsia="Times New Roman" w:cstheme="minorHAnsi"/>
        </w:rPr>
      </w:pPr>
    </w:p>
    <w:p w14:paraId="68E4684E" w14:textId="77777777" w:rsidR="00AB25EF" w:rsidRPr="00134BC3" w:rsidRDefault="00AB25EF">
      <w:pPr>
        <w:contextualSpacing/>
        <w:rPr>
          <w:rFonts w:eastAsia="Times New Roman" w:cstheme="minorHAnsi"/>
        </w:rPr>
      </w:pPr>
      <w:r w:rsidRPr="000D5DB5">
        <w:rPr>
          <w:rFonts w:eastAsia="Times New Roman" w:cstheme="minorHAnsi"/>
          <w:b/>
          <w:bCs/>
          <w:color w:val="000000"/>
        </w:rPr>
        <w:t>Holy Nova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1D827026"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3015264A"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366ABF79" w14:textId="77777777" w:rsidR="00AB25EF" w:rsidRPr="007A6DF7" w:rsidRDefault="00AB25EF">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007A6DF7" w:rsidRPr="001F25FA">
        <w:rPr>
          <w:rFonts w:eastAsia="Times New Roman" w:cstheme="minorHAnsi"/>
          <w:color w:val="000000"/>
        </w:rPr>
        <w:t xml:space="preserve">Personal </w:t>
      </w:r>
      <w:r w:rsidR="007A6DF7">
        <w:rPr>
          <w:rFonts w:eastAsia="Times New Roman" w:cstheme="minorHAnsi"/>
          <w:color w:val="000000"/>
        </w:rPr>
        <w:t>(</w:t>
      </w:r>
      <w:r w:rsidR="007A6DF7" w:rsidRPr="007A6DF7">
        <w:rPr>
          <w:rFonts w:eastAsia="Times New Roman" w:cstheme="minorHAnsi"/>
          <w:color w:val="000000"/>
        </w:rPr>
        <w:t>Self</w:t>
      </w:r>
      <w:r w:rsidR="007A6DF7">
        <w:rPr>
          <w:rFonts w:eastAsia="Times New Roman" w:cstheme="minorHAnsi"/>
          <w:color w:val="000000"/>
        </w:rPr>
        <w:t>)</w:t>
      </w:r>
    </w:p>
    <w:p w14:paraId="38404F96" w14:textId="77777777" w:rsidR="002C4B7B" w:rsidRDefault="002C4B7B">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163A040A"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4AB99F3E" w14:textId="77777777" w:rsidR="00E80870" w:rsidRDefault="00AB25EF">
      <w:pPr>
        <w:contextualSpacing/>
        <w:rPr>
          <w:rFonts w:eastAsia="Times New Roman" w:cstheme="minorHAnsi"/>
          <w:color w:val="000000"/>
        </w:rPr>
      </w:pPr>
      <w:r w:rsidRPr="000D5DB5">
        <w:rPr>
          <w:rFonts w:eastAsia="Times New Roman" w:cstheme="minorHAnsi"/>
          <w:color w:val="000000"/>
        </w:rPr>
        <w:t xml:space="preserve">You release a burst of holy energy </w:t>
      </w:r>
      <w:r w:rsidR="002C4B7B">
        <w:rPr>
          <w:rFonts w:eastAsia="Times New Roman" w:cstheme="minorHAnsi"/>
          <w:color w:val="000000"/>
        </w:rPr>
        <w:t xml:space="preserve">a </w:t>
      </w:r>
      <w:r w:rsidR="00D84E33">
        <w:rPr>
          <w:rFonts w:eastAsia="Times New Roman" w:cstheme="minorHAnsi"/>
          <w:color w:val="000000"/>
        </w:rPr>
        <w:t>15</w:t>
      </w:r>
      <w:r w:rsidR="002C4B7B">
        <w:rPr>
          <w:rFonts w:eastAsia="Times New Roman" w:cstheme="minorHAnsi"/>
          <w:color w:val="000000"/>
        </w:rPr>
        <w:t>-foot radius sphere</w:t>
      </w:r>
      <w:r w:rsidR="00095E90">
        <w:rPr>
          <w:rFonts w:eastAsia="Times New Roman" w:cstheme="minorHAnsi"/>
          <w:color w:val="000000"/>
        </w:rPr>
        <w:t xml:space="preserve"> centered on you</w:t>
      </w:r>
      <w:r w:rsidRPr="000D5DB5">
        <w:rPr>
          <w:rFonts w:eastAsia="Times New Roman" w:cstheme="minorHAnsi"/>
          <w:color w:val="000000"/>
        </w:rPr>
        <w:t xml:space="preserve">. All living </w:t>
      </w:r>
      <w:r w:rsidR="00E80870">
        <w:rPr>
          <w:rFonts w:eastAsia="Times New Roman" w:cstheme="minorHAnsi"/>
          <w:color w:val="000000"/>
        </w:rPr>
        <w:t>allies</w:t>
      </w:r>
      <w:r w:rsidR="00E80870" w:rsidRPr="000D5DB5">
        <w:rPr>
          <w:rFonts w:eastAsia="Times New Roman" w:cstheme="minorHAnsi"/>
          <w:color w:val="000000"/>
        </w:rPr>
        <w:t xml:space="preserve"> </w:t>
      </w:r>
      <w:r w:rsidRPr="000D5DB5">
        <w:rPr>
          <w:rFonts w:eastAsia="Times New Roman" w:cstheme="minorHAnsi"/>
          <w:color w:val="000000"/>
        </w:rPr>
        <w:t>are healed 3d</w:t>
      </w:r>
      <w:r w:rsidR="00D84E33">
        <w:rPr>
          <w:rFonts w:eastAsia="Times New Roman" w:cstheme="minorHAnsi"/>
          <w:color w:val="000000"/>
        </w:rPr>
        <w:t>4</w:t>
      </w:r>
      <w:r w:rsidRPr="000D5DB5">
        <w:rPr>
          <w:rFonts w:eastAsia="Times New Roman" w:cstheme="minorHAnsi"/>
          <w:color w:val="000000"/>
        </w:rPr>
        <w:t xml:space="preserve"> hit points</w:t>
      </w:r>
      <w:r w:rsidR="00E80870">
        <w:rPr>
          <w:rFonts w:eastAsia="Times New Roman" w:cstheme="minorHAnsi"/>
          <w:color w:val="000000"/>
        </w:rPr>
        <w:t xml:space="preserve">, while all enemies take 3d4 </w:t>
      </w:r>
      <w:r w:rsidR="007317EE">
        <w:rPr>
          <w:rFonts w:eastAsia="Times New Roman" w:cstheme="minorHAnsi"/>
          <w:color w:val="000000"/>
        </w:rPr>
        <w:t>h</w:t>
      </w:r>
      <w:r w:rsidR="00E80870">
        <w:rPr>
          <w:rFonts w:eastAsia="Times New Roman" w:cstheme="minorHAnsi"/>
          <w:color w:val="000000"/>
        </w:rPr>
        <w:t>oly damage</w:t>
      </w:r>
      <w:r w:rsidRPr="000D5DB5">
        <w:rPr>
          <w:rFonts w:eastAsia="Times New Roman" w:cstheme="minorHAnsi"/>
          <w:color w:val="000000"/>
        </w:rPr>
        <w:t xml:space="preserve">. </w:t>
      </w:r>
    </w:p>
    <w:p w14:paraId="4E1EDC6C" w14:textId="77777777" w:rsidR="00AB25EF" w:rsidRPr="00134BC3" w:rsidRDefault="00E80870">
      <w:pPr>
        <w:contextualSpacing/>
        <w:rPr>
          <w:rFonts w:eastAsia="Times New Roman" w:cstheme="minorHAnsi"/>
        </w:rPr>
      </w:pPr>
      <w:r>
        <w:rPr>
          <w:rFonts w:eastAsia="Times New Roman" w:cstheme="minorHAnsi"/>
          <w:color w:val="000000"/>
        </w:rPr>
        <w:t xml:space="preserve">Creatures harmed by this spell </w:t>
      </w:r>
      <w:r w:rsidR="00AB25EF" w:rsidRPr="000D5DB5">
        <w:rPr>
          <w:rFonts w:eastAsia="Times New Roman" w:cstheme="minorHAnsi"/>
          <w:color w:val="000000"/>
        </w:rPr>
        <w:t>are entitled a Spirit saving throw to half damage. The light spreads around corners.</w:t>
      </w:r>
      <w:r>
        <w:rPr>
          <w:rFonts w:eastAsia="Times New Roman" w:cstheme="minorHAnsi"/>
          <w:color w:val="000000"/>
        </w:rPr>
        <w:t xml:space="preserve"> Fiends and undead </w:t>
      </w:r>
      <w:r w:rsidR="00D84E33">
        <w:rPr>
          <w:rFonts w:eastAsia="Times New Roman" w:cstheme="minorHAnsi"/>
          <w:color w:val="000000"/>
        </w:rPr>
        <w:t>suffer disadvantage to their saving throws</w:t>
      </w:r>
      <w:r>
        <w:rPr>
          <w:rFonts w:eastAsia="Times New Roman" w:cstheme="minorHAnsi"/>
          <w:color w:val="000000"/>
        </w:rPr>
        <w:t xml:space="preserve">. </w:t>
      </w:r>
    </w:p>
    <w:p w14:paraId="10FAFF57"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The </w:t>
      </w:r>
      <w:r w:rsidR="0088128A">
        <w:rPr>
          <w:rFonts w:eastAsia="Times New Roman" w:cstheme="minorHAnsi"/>
          <w:color w:val="000000"/>
        </w:rPr>
        <w:t>spell’s dice</w:t>
      </w:r>
      <w:r w:rsidR="0047468E">
        <w:rPr>
          <w:rFonts w:eastAsia="Times New Roman" w:cstheme="minorHAnsi"/>
          <w:color w:val="000000"/>
        </w:rPr>
        <w:t xml:space="preserve"> </w:t>
      </w:r>
      <w:r w:rsidRPr="000D5DB5">
        <w:rPr>
          <w:rFonts w:eastAsia="Times New Roman" w:cstheme="minorHAnsi"/>
          <w:color w:val="000000"/>
        </w:rPr>
        <w:t>increase by 1d</w:t>
      </w:r>
      <w:r w:rsidR="00D84E33">
        <w:rPr>
          <w:rFonts w:eastAsia="Times New Roman" w:cstheme="minorHAnsi"/>
          <w:color w:val="000000"/>
        </w:rPr>
        <w:t xml:space="preserve">4 </w:t>
      </w:r>
      <w:r w:rsidRPr="000D5DB5">
        <w:rPr>
          <w:rFonts w:eastAsia="Times New Roman" w:cstheme="minorHAnsi"/>
          <w:color w:val="000000"/>
        </w:rPr>
        <w:t>for each level above 3rd.</w:t>
      </w:r>
    </w:p>
    <w:p w14:paraId="082279DC" w14:textId="77777777" w:rsidR="007644ED" w:rsidRPr="00134BC3" w:rsidRDefault="007644ED">
      <w:pPr>
        <w:contextualSpacing/>
        <w:rPr>
          <w:rFonts w:eastAsia="Times New Roman" w:cstheme="minorHAnsi"/>
        </w:rPr>
      </w:pPr>
    </w:p>
    <w:p w14:paraId="2DA9AAD0" w14:textId="77777777" w:rsidR="00AB25EF" w:rsidRPr="00134BC3" w:rsidRDefault="00AB25EF">
      <w:pPr>
        <w:contextualSpacing/>
        <w:rPr>
          <w:rFonts w:eastAsia="Times New Roman" w:cstheme="minorHAnsi"/>
        </w:rPr>
      </w:pPr>
      <w:r w:rsidRPr="000D5DB5">
        <w:rPr>
          <w:rFonts w:eastAsia="Times New Roman" w:cstheme="minorHAnsi"/>
          <w:b/>
          <w:bCs/>
          <w:color w:val="000000"/>
        </w:rPr>
        <w:t>Holy Shock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610AC8C0"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r w:rsidR="00D40054" w:rsidRPr="000D5DB5">
        <w:rPr>
          <w:rFonts w:eastAsia="Times New Roman" w:cstheme="minorHAnsi"/>
          <w:color w:val="000000"/>
        </w:rPr>
        <w:t xml:space="preserve"> </w:t>
      </w:r>
      <w:r w:rsidR="00CD07D6">
        <w:rPr>
          <w:rFonts w:eastAsia="Times New Roman" w:cstheme="minorHAnsi"/>
          <w:color w:val="000000"/>
        </w:rPr>
        <w:t>[healing]</w:t>
      </w:r>
    </w:p>
    <w:p w14:paraId="75C449C2"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064E99C8" w14:textId="77777777" w:rsidR="002C4B7B" w:rsidRPr="00134BC3" w:rsidRDefault="002C4B7B">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30 feet </w:t>
      </w:r>
    </w:p>
    <w:p w14:paraId="106E3C57"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700D8F4C"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Instantaneous</w:t>
      </w:r>
    </w:p>
    <w:p w14:paraId="533F5191" w14:textId="77777777" w:rsidR="00AB25EF" w:rsidRDefault="00AB25EF" w:rsidP="00366D81">
      <w:pPr>
        <w:contextualSpacing/>
        <w:rPr>
          <w:rFonts w:eastAsia="Times New Roman" w:cstheme="minorHAnsi"/>
          <w:color w:val="000000"/>
        </w:rPr>
      </w:pPr>
      <w:r w:rsidRPr="000D5DB5">
        <w:rPr>
          <w:rFonts w:eastAsia="Times New Roman" w:cstheme="minorHAnsi"/>
          <w:color w:val="000000"/>
        </w:rPr>
        <w:t xml:space="preserve">You release a burst of energy that heals or harms. </w:t>
      </w:r>
      <w:r w:rsidR="00EA7B1C">
        <w:rPr>
          <w:rFonts w:eastAsia="Times New Roman" w:cstheme="minorHAnsi"/>
          <w:color w:val="000000"/>
        </w:rPr>
        <w:br/>
      </w:r>
      <w:r w:rsidRPr="000D5DB5">
        <w:rPr>
          <w:rFonts w:eastAsia="Times New Roman" w:cstheme="minorHAnsi"/>
          <w:color w:val="000000"/>
        </w:rPr>
        <w:t>You may target a creature as a ranged spell attack</w:t>
      </w:r>
      <w:r w:rsidR="00D40054" w:rsidRPr="000D5DB5">
        <w:rPr>
          <w:rFonts w:eastAsia="Times New Roman" w:cstheme="minorHAnsi"/>
          <w:color w:val="000000"/>
        </w:rPr>
        <w:t>. On a success, it</w:t>
      </w:r>
      <w:r w:rsidRPr="000D5DB5">
        <w:rPr>
          <w:rFonts w:eastAsia="Times New Roman" w:cstheme="minorHAnsi"/>
          <w:color w:val="000000"/>
        </w:rPr>
        <w:t xml:space="preserve"> either regains </w:t>
      </w:r>
      <w:r w:rsidR="00E80870">
        <w:rPr>
          <w:rFonts w:eastAsia="Times New Roman" w:cstheme="minorHAnsi"/>
          <w:color w:val="000000"/>
        </w:rPr>
        <w:t>2</w:t>
      </w:r>
      <w:r w:rsidR="00E80870" w:rsidRPr="000D5DB5">
        <w:rPr>
          <w:rFonts w:eastAsia="Times New Roman" w:cstheme="minorHAnsi"/>
          <w:color w:val="000000"/>
        </w:rPr>
        <w:t xml:space="preserve">d8 </w:t>
      </w:r>
      <w:r w:rsidR="00E80870">
        <w:rPr>
          <w:rFonts w:eastAsia="Times New Roman" w:cstheme="minorHAnsi"/>
          <w:color w:val="000000"/>
        </w:rPr>
        <w:t xml:space="preserve">hit points, or </w:t>
      </w:r>
      <w:r w:rsidRPr="000D5DB5">
        <w:rPr>
          <w:rFonts w:eastAsia="Times New Roman" w:cstheme="minorHAnsi"/>
          <w:color w:val="000000"/>
        </w:rPr>
        <w:t xml:space="preserve">is dealt the same amount of </w:t>
      </w:r>
      <w:r w:rsidR="007317EE">
        <w:rPr>
          <w:rFonts w:eastAsia="Times New Roman" w:cstheme="minorHAnsi"/>
          <w:color w:val="000000"/>
        </w:rPr>
        <w:t>h</w:t>
      </w:r>
      <w:r w:rsidRPr="000D5DB5">
        <w:rPr>
          <w:rFonts w:eastAsia="Times New Roman" w:cstheme="minorHAnsi"/>
          <w:color w:val="000000"/>
        </w:rPr>
        <w:t xml:space="preserve">oly damage. </w:t>
      </w:r>
      <w:r w:rsidR="00D40054" w:rsidRPr="000D5DB5">
        <w:rPr>
          <w:rFonts w:eastAsia="Times New Roman" w:cstheme="minorHAnsi"/>
          <w:color w:val="000000"/>
        </w:rPr>
        <w:t>This can only heal the living</w:t>
      </w:r>
      <w:r w:rsidR="00366D81">
        <w:rPr>
          <w:rFonts w:eastAsia="Times New Roman" w:cstheme="minorHAnsi"/>
          <w:color w:val="000000"/>
        </w:rPr>
        <w:t>, but can also deal damage to them if you wish</w:t>
      </w:r>
      <w:r w:rsidR="00D40054" w:rsidRPr="000D5DB5">
        <w:rPr>
          <w:rFonts w:eastAsia="Times New Roman" w:cstheme="minorHAnsi"/>
          <w:color w:val="000000"/>
        </w:rPr>
        <w:t xml:space="preserve">. </w:t>
      </w:r>
      <w:r w:rsidRPr="000D5DB5">
        <w:rPr>
          <w:rFonts w:eastAsia="Times New Roman" w:cstheme="minorHAnsi"/>
          <w:color w:val="000000"/>
        </w:rPr>
        <w:t xml:space="preserve">On a ranged dice result of 18 to 20, this is considered a critical hit and either heals or harms double normal damage. </w:t>
      </w:r>
      <w:r w:rsidR="00D26A91">
        <w:rPr>
          <w:rFonts w:eastAsia="Times New Roman" w:cstheme="minorHAnsi"/>
          <w:color w:val="000000"/>
        </w:rPr>
        <w:t xml:space="preserve">This spell is treated as the </w:t>
      </w:r>
      <w:r w:rsidR="00D26A91">
        <w:rPr>
          <w:rFonts w:eastAsia="Times New Roman" w:cstheme="minorHAnsi"/>
          <w:i/>
          <w:iCs/>
          <w:color w:val="000000"/>
        </w:rPr>
        <w:t xml:space="preserve">holy light </w:t>
      </w:r>
      <w:r w:rsidR="00D26A91">
        <w:rPr>
          <w:rFonts w:eastAsia="Times New Roman" w:cstheme="minorHAnsi"/>
          <w:color w:val="000000"/>
        </w:rPr>
        <w:t xml:space="preserve">spell for all purposes specific to that spell (in how it interacts with other abilities). </w:t>
      </w:r>
    </w:p>
    <w:p w14:paraId="3F29045D" w14:textId="77777777" w:rsidR="00D26A91" w:rsidRPr="00D26A91" w:rsidRDefault="00D26A91" w:rsidP="00366D81">
      <w:pPr>
        <w:contextualSpacing/>
        <w:rPr>
          <w:rFonts w:eastAsia="Times New Roman" w:cstheme="minorHAnsi"/>
          <w:color w:val="000000"/>
        </w:rPr>
      </w:pPr>
      <w:r>
        <w:rPr>
          <w:rFonts w:eastAsia="Times New Roman" w:cstheme="minorHAnsi"/>
          <w:color w:val="000000"/>
        </w:rPr>
        <w:t xml:space="preserve">Also, if you successfully use this spell to heal or to damage, you can make a melee weapon attack as a bonus action. </w:t>
      </w:r>
    </w:p>
    <w:p w14:paraId="239931B6" w14:textId="77777777" w:rsidR="00E80870" w:rsidRDefault="00E80870">
      <w:pPr>
        <w:contextualSpacing/>
        <w:rPr>
          <w:rFonts w:eastAsia="Times New Roman" w:cstheme="minorHAnsi"/>
          <w:color w:val="000000"/>
        </w:rPr>
      </w:pPr>
      <w:r>
        <w:rPr>
          <w:rFonts w:eastAsia="Times New Roman" w:cstheme="minorHAnsi"/>
          <w:color w:val="000000"/>
        </w:rPr>
        <w:t xml:space="preserve">Constructs gain no benefit from this spell. </w:t>
      </w:r>
    </w:p>
    <w:p w14:paraId="4714E95C" w14:textId="77777777" w:rsidR="00AB25EF" w:rsidRPr="00134BC3" w:rsidRDefault="00AB25EF">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The healing increases by 1d8 per level above 2nd.</w:t>
      </w:r>
    </w:p>
    <w:p w14:paraId="08494AE3" w14:textId="77777777" w:rsidR="007644ED" w:rsidRPr="00134BC3" w:rsidRDefault="007644ED">
      <w:pPr>
        <w:contextualSpacing/>
        <w:rPr>
          <w:rFonts w:eastAsia="Times New Roman" w:cstheme="minorHAnsi"/>
        </w:rPr>
      </w:pPr>
    </w:p>
    <w:p w14:paraId="7ECA9F7B" w14:textId="77777777" w:rsidR="00AB25EF" w:rsidRPr="00134BC3" w:rsidRDefault="00AB25EF">
      <w:pPr>
        <w:contextualSpacing/>
        <w:rPr>
          <w:rFonts w:eastAsia="Times New Roman" w:cstheme="minorHAnsi"/>
        </w:rPr>
      </w:pPr>
      <w:r w:rsidRPr="000D5DB5">
        <w:rPr>
          <w:rFonts w:eastAsia="Times New Roman" w:cstheme="minorHAnsi"/>
          <w:b/>
          <w:bCs/>
          <w:color w:val="000000"/>
        </w:rPr>
        <w:t>Ice Block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4]</w:t>
      </w:r>
    </w:p>
    <w:p w14:paraId="3E553AA7" w14:textId="77777777" w:rsidR="00AB25EF" w:rsidRPr="00134BC3" w:rsidRDefault="00AB25EF">
      <w:pPr>
        <w:contextualSpacing/>
        <w:rPr>
          <w:rFonts w:eastAsia="Times New Roman" w:cstheme="minorHAnsi"/>
        </w:rPr>
      </w:pPr>
      <w:r w:rsidRPr="000D5DB5">
        <w:rPr>
          <w:rFonts w:eastAsia="Times New Roman" w:cstheme="minorHAnsi"/>
          <w:color w:val="000000"/>
        </w:rPr>
        <w:t>Abjuration</w:t>
      </w:r>
      <w:r w:rsidR="0097718F">
        <w:rPr>
          <w:rFonts w:eastAsia="Times New Roman" w:cstheme="minorHAnsi"/>
          <w:color w:val="000000"/>
        </w:rPr>
        <w:t xml:space="preserve"> [Channel]</w:t>
      </w:r>
    </w:p>
    <w:p w14:paraId="66B7F401"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w:t>
      </w:r>
      <w:r w:rsidR="0097718F">
        <w:rPr>
          <w:rFonts w:eastAsia="Times New Roman" w:cstheme="minorHAnsi"/>
          <w:color w:val="000000"/>
        </w:rPr>
        <w:t xml:space="preserve">1 </w:t>
      </w:r>
      <w:r w:rsidRPr="000D5DB5">
        <w:rPr>
          <w:rFonts w:eastAsia="Times New Roman" w:cstheme="minorHAnsi"/>
          <w:color w:val="000000"/>
        </w:rPr>
        <w:t>reaction</w:t>
      </w:r>
      <w:r w:rsidR="0097718F">
        <w:rPr>
          <w:rFonts w:eastAsia="Times New Roman" w:cstheme="minorHAnsi"/>
          <w:color w:val="000000"/>
        </w:rPr>
        <w:t xml:space="preserve"> </w:t>
      </w:r>
      <w:r w:rsidR="00D63985">
        <w:rPr>
          <w:rFonts w:eastAsia="Times New Roman" w:cstheme="minorHAnsi"/>
          <w:color w:val="000000"/>
        </w:rPr>
        <w:t>or 1 action</w:t>
      </w:r>
    </w:p>
    <w:p w14:paraId="3A18B450" w14:textId="77777777" w:rsidR="007A6DF7" w:rsidRPr="00134BC3" w:rsidRDefault="007A6DF7">
      <w:pPr>
        <w:contextualSpacing/>
        <w:rPr>
          <w:rFonts w:eastAsia="Times New Roman" w:cstheme="minorHAnsi"/>
        </w:rPr>
      </w:pPr>
      <w:r w:rsidRPr="000D5DB5">
        <w:rPr>
          <w:rFonts w:eastAsia="Times New Roman" w:cstheme="minorHAnsi"/>
          <w:b/>
          <w:bCs/>
          <w:color w:val="000000"/>
        </w:rPr>
        <w:lastRenderedPageBreak/>
        <w:t>Range</w:t>
      </w:r>
      <w:r w:rsidR="00D63985">
        <w:rPr>
          <w:b/>
          <w:bCs/>
        </w:rPr>
        <w:t>:</w:t>
      </w:r>
      <w:r w:rsidRPr="000D5DB5">
        <w:rPr>
          <w:rFonts w:eastAsia="Times New Roman" w:cstheme="minorHAnsi"/>
          <w:color w:val="000000"/>
        </w:rPr>
        <w:t xml:space="preserve"> Personal (Self)</w:t>
      </w:r>
    </w:p>
    <w:p w14:paraId="60CA34C1"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4856CC32"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Concentration</w:t>
      </w:r>
      <w:r w:rsidR="007A6DF7">
        <w:rPr>
          <w:rFonts w:eastAsia="Times New Roman" w:cstheme="minorHAnsi"/>
          <w:color w:val="000000"/>
        </w:rPr>
        <w:t xml:space="preserve">, </w:t>
      </w:r>
      <w:r w:rsidRPr="000D5DB5">
        <w:rPr>
          <w:rFonts w:eastAsia="Times New Roman" w:cstheme="minorHAnsi"/>
          <w:color w:val="000000"/>
        </w:rPr>
        <w:t xml:space="preserve">up </w:t>
      </w:r>
      <w:r w:rsidR="00B1533A" w:rsidRPr="000D5DB5">
        <w:rPr>
          <w:rFonts w:eastAsia="Times New Roman" w:cstheme="minorHAnsi"/>
          <w:color w:val="000000"/>
        </w:rPr>
        <w:t xml:space="preserve">to </w:t>
      </w:r>
      <w:r w:rsidRPr="000D5DB5">
        <w:rPr>
          <w:rFonts w:eastAsia="Times New Roman" w:cstheme="minorHAnsi"/>
          <w:color w:val="000000"/>
        </w:rPr>
        <w:t>1 hour</w:t>
      </w:r>
    </w:p>
    <w:p w14:paraId="44E46C36" w14:textId="77777777" w:rsidR="00EA7B1C" w:rsidRPr="00EA7B1C" w:rsidRDefault="00EA7B1C">
      <w:pPr>
        <w:contextualSpacing/>
        <w:rPr>
          <w:rFonts w:eastAsia="Times New Roman" w:cstheme="minorHAnsi"/>
          <w:color w:val="000000"/>
        </w:rPr>
      </w:pPr>
      <w:r>
        <w:rPr>
          <w:rFonts w:eastAsia="Times New Roman" w:cstheme="minorHAnsi"/>
          <w:i/>
          <w:iCs/>
          <w:color w:val="000000"/>
        </w:rPr>
        <w:t>Reaction</w:t>
      </w:r>
      <w:r w:rsidR="008645A5">
        <w:rPr>
          <w:rFonts w:eastAsia="Times New Roman" w:cstheme="minorHAnsi"/>
          <w:i/>
          <w:iCs/>
          <w:color w:val="000000"/>
        </w:rPr>
        <w:t>.</w:t>
      </w:r>
      <w:r>
        <w:rPr>
          <w:rFonts w:eastAsia="Times New Roman" w:cstheme="minorHAnsi"/>
          <w:i/>
          <w:iCs/>
          <w:color w:val="000000"/>
        </w:rPr>
        <w:t xml:space="preserve"> </w:t>
      </w:r>
      <w:r>
        <w:rPr>
          <w:rFonts w:eastAsia="Times New Roman" w:cstheme="minorHAnsi"/>
          <w:color w:val="000000"/>
        </w:rPr>
        <w:t xml:space="preserve">You are targeted with an attack or harmful effect. </w:t>
      </w:r>
    </w:p>
    <w:p w14:paraId="0A18297D" w14:textId="77777777" w:rsidR="00D26A91" w:rsidRDefault="00E80870">
      <w:pPr>
        <w:contextualSpacing/>
        <w:rPr>
          <w:rFonts w:eastAsia="Times New Roman" w:cstheme="minorHAnsi"/>
          <w:color w:val="000000"/>
        </w:rPr>
      </w:pPr>
      <w:r w:rsidRPr="000D5DB5">
        <w:rPr>
          <w:rFonts w:eastAsia="Times New Roman" w:cstheme="minorHAnsi"/>
          <w:color w:val="000000"/>
        </w:rPr>
        <w:t xml:space="preserve">You become encased in a block of </w:t>
      </w:r>
      <w:r w:rsidR="00D26A91">
        <w:rPr>
          <w:rFonts w:eastAsia="Times New Roman" w:cstheme="minorHAnsi"/>
          <w:color w:val="000000"/>
        </w:rPr>
        <w:t xml:space="preserve">arcane-reinforced </w:t>
      </w:r>
      <w:r w:rsidRPr="000D5DB5">
        <w:rPr>
          <w:rFonts w:eastAsia="Times New Roman" w:cstheme="minorHAnsi"/>
          <w:color w:val="000000"/>
        </w:rPr>
        <w:t xml:space="preserve">ice, protecting you from damage. </w:t>
      </w:r>
      <w:r>
        <w:rPr>
          <w:rFonts w:eastAsia="Times New Roman" w:cstheme="minorHAnsi"/>
          <w:color w:val="000000"/>
        </w:rPr>
        <w:t xml:space="preserve">A thick block of ice protects you, granting you </w:t>
      </w:r>
      <w:r w:rsidR="00D26A91">
        <w:rPr>
          <w:rFonts w:eastAsia="Times New Roman" w:cstheme="minorHAnsi"/>
          <w:color w:val="000000"/>
        </w:rPr>
        <w:t>8</w:t>
      </w:r>
      <w:r>
        <w:rPr>
          <w:rFonts w:eastAsia="Times New Roman" w:cstheme="minorHAnsi"/>
          <w:color w:val="000000"/>
        </w:rPr>
        <w:t xml:space="preserve">d6 temporary hit points so long as you </w:t>
      </w:r>
      <w:r w:rsidR="002A60DE">
        <w:rPr>
          <w:rFonts w:eastAsia="Times New Roman" w:cstheme="minorHAnsi"/>
          <w:color w:val="000000"/>
        </w:rPr>
        <w:t>channel the spell</w:t>
      </w:r>
      <w:r>
        <w:rPr>
          <w:rFonts w:eastAsia="Times New Roman" w:cstheme="minorHAnsi"/>
          <w:color w:val="000000"/>
        </w:rPr>
        <w:t xml:space="preserve">. </w:t>
      </w:r>
      <w:r w:rsidR="00D26A91">
        <w:rPr>
          <w:rFonts w:eastAsia="Times New Roman" w:cstheme="minorHAnsi"/>
          <w:color w:val="000000"/>
        </w:rPr>
        <w:t xml:space="preserve">You regain 1d6 temporary hit points at the beginning of your turn every round, up to the initial amount granted by the spell. </w:t>
      </w:r>
    </w:p>
    <w:p w14:paraId="5BFC5A07" w14:textId="77777777" w:rsidR="00E80870" w:rsidRDefault="00E80870">
      <w:pPr>
        <w:contextualSpacing/>
        <w:rPr>
          <w:rFonts w:eastAsia="Times New Roman" w:cstheme="minorHAnsi"/>
          <w:color w:val="000000"/>
        </w:rPr>
      </w:pPr>
      <w:r>
        <w:rPr>
          <w:rFonts w:eastAsia="Times New Roman" w:cstheme="minorHAnsi"/>
          <w:color w:val="000000"/>
        </w:rPr>
        <w:t xml:space="preserve">Furthermore, </w:t>
      </w:r>
      <w:r w:rsidR="002A60DE">
        <w:rPr>
          <w:rFonts w:eastAsia="Times New Roman" w:cstheme="minorHAnsi"/>
          <w:color w:val="000000"/>
        </w:rPr>
        <w:t>you gain resistance to all types of damage, as well as immunity to cold damage</w:t>
      </w:r>
      <w:r w:rsidR="00D26A91">
        <w:rPr>
          <w:rFonts w:eastAsia="Times New Roman" w:cstheme="minorHAnsi"/>
          <w:color w:val="000000"/>
        </w:rPr>
        <w:t xml:space="preserve">. Damage </w:t>
      </w:r>
      <w:r w:rsidR="0097718F">
        <w:rPr>
          <w:rFonts w:eastAsia="Times New Roman" w:cstheme="minorHAnsi"/>
          <w:color w:val="000000"/>
        </w:rPr>
        <w:t>is applied before being counted against the temporary hit points</w:t>
      </w:r>
      <w:r w:rsidR="002A60DE">
        <w:rPr>
          <w:rFonts w:eastAsia="Times New Roman" w:cstheme="minorHAnsi"/>
          <w:color w:val="000000"/>
        </w:rPr>
        <w:t xml:space="preserve">. </w:t>
      </w:r>
    </w:p>
    <w:p w14:paraId="7B16B287" w14:textId="77777777" w:rsidR="00E80870" w:rsidRDefault="00E80870">
      <w:pPr>
        <w:contextualSpacing/>
        <w:rPr>
          <w:rFonts w:eastAsia="Times New Roman" w:cstheme="minorHAnsi"/>
          <w:color w:val="000000"/>
        </w:rPr>
      </w:pPr>
      <w:r w:rsidRPr="000D5DB5">
        <w:rPr>
          <w:rFonts w:eastAsia="Times New Roman" w:cstheme="minorHAnsi"/>
          <w:color w:val="000000"/>
        </w:rPr>
        <w:t xml:space="preserve">If the </w:t>
      </w:r>
      <w:r w:rsidR="002A60DE">
        <w:rPr>
          <w:rFonts w:eastAsia="Times New Roman" w:cstheme="minorHAnsi"/>
          <w:color w:val="000000"/>
        </w:rPr>
        <w:t xml:space="preserve">block </w:t>
      </w:r>
      <w:r w:rsidRPr="000D5DB5">
        <w:rPr>
          <w:rFonts w:eastAsia="Times New Roman" w:cstheme="minorHAnsi"/>
          <w:color w:val="000000"/>
        </w:rPr>
        <w:t xml:space="preserve">manages to absorb all damage from </w:t>
      </w:r>
      <w:r>
        <w:rPr>
          <w:rFonts w:eastAsia="Times New Roman" w:cstheme="minorHAnsi"/>
          <w:color w:val="000000"/>
        </w:rPr>
        <w:t xml:space="preserve">an </w:t>
      </w:r>
      <w:r w:rsidRPr="000D5DB5">
        <w:rPr>
          <w:rFonts w:eastAsia="Times New Roman" w:cstheme="minorHAnsi"/>
          <w:color w:val="000000"/>
        </w:rPr>
        <w:t>effect, you are protected against any secondary effects</w:t>
      </w:r>
      <w:r>
        <w:rPr>
          <w:rFonts w:eastAsia="Times New Roman" w:cstheme="minorHAnsi"/>
          <w:color w:val="000000"/>
        </w:rPr>
        <w:t xml:space="preserve"> (as if immune)</w:t>
      </w:r>
      <w:r w:rsidRPr="000D5DB5">
        <w:rPr>
          <w:rFonts w:eastAsia="Times New Roman" w:cstheme="minorHAnsi"/>
          <w:color w:val="000000"/>
        </w:rPr>
        <w:t xml:space="preserve">. </w:t>
      </w:r>
    </w:p>
    <w:p w14:paraId="30CBEC24" w14:textId="77777777" w:rsidR="00AB25EF" w:rsidRDefault="00AB25EF">
      <w:pPr>
        <w:contextualSpacing/>
        <w:rPr>
          <w:rFonts w:eastAsia="Times New Roman" w:cstheme="minorHAnsi"/>
          <w:color w:val="000000"/>
        </w:rPr>
      </w:pPr>
      <w:r w:rsidRPr="000D5DB5">
        <w:rPr>
          <w:rFonts w:eastAsia="Times New Roman" w:cstheme="minorHAnsi"/>
          <w:color w:val="000000"/>
        </w:rPr>
        <w:t xml:space="preserve">While encased in ice and concentrating, you are incapacitated. When the ice is destroyed or when you cease </w:t>
      </w:r>
      <w:r w:rsidR="002A60DE">
        <w:rPr>
          <w:rFonts w:eastAsia="Times New Roman" w:cstheme="minorHAnsi"/>
          <w:color w:val="000000"/>
        </w:rPr>
        <w:t>channeling</w:t>
      </w:r>
      <w:r w:rsidRPr="000D5DB5">
        <w:rPr>
          <w:rFonts w:eastAsia="Times New Roman" w:cstheme="minorHAnsi"/>
          <w:color w:val="000000"/>
        </w:rPr>
        <w:t xml:space="preserve">, you may cast any spell as a </w:t>
      </w:r>
      <w:r w:rsidR="002A60DE">
        <w:rPr>
          <w:rFonts w:eastAsia="Times New Roman" w:cstheme="minorHAnsi"/>
          <w:color w:val="000000"/>
        </w:rPr>
        <w:t>bonus action or a reaction</w:t>
      </w:r>
      <w:r w:rsidR="002A60DE" w:rsidRPr="000D5DB5">
        <w:rPr>
          <w:rFonts w:eastAsia="Times New Roman" w:cstheme="minorHAnsi"/>
          <w:color w:val="000000"/>
        </w:rPr>
        <w:t xml:space="preserve"> </w:t>
      </w:r>
      <w:r w:rsidR="00B1533A" w:rsidRPr="000D5DB5">
        <w:rPr>
          <w:rFonts w:eastAsia="Times New Roman" w:cstheme="minorHAnsi"/>
          <w:color w:val="000000"/>
        </w:rPr>
        <w:t>(so long as its normal casting time is 1 action or quicker)</w:t>
      </w:r>
      <w:r w:rsidRPr="000D5DB5">
        <w:rPr>
          <w:rFonts w:eastAsia="Times New Roman" w:cstheme="minorHAnsi"/>
          <w:color w:val="000000"/>
        </w:rPr>
        <w:t>.</w:t>
      </w:r>
    </w:p>
    <w:p w14:paraId="1A2EE7BD" w14:textId="77777777" w:rsidR="0097718F" w:rsidRPr="0097718F" w:rsidRDefault="0097718F">
      <w:pPr>
        <w:contextualSpacing/>
        <w:rPr>
          <w:rFonts w:eastAsia="Times New Roman" w:cstheme="minorHAnsi"/>
          <w:color w:val="000000"/>
        </w:rPr>
      </w:pPr>
      <w:r>
        <w:rPr>
          <w:rFonts w:eastAsia="Times New Roman" w:cstheme="minorHAnsi"/>
          <w:b/>
          <w:bCs/>
          <w:color w:val="000000"/>
        </w:rPr>
        <w:t xml:space="preserve">Heightened. </w:t>
      </w:r>
      <w:r>
        <w:rPr>
          <w:rFonts w:eastAsia="Times New Roman" w:cstheme="minorHAnsi"/>
          <w:color w:val="000000"/>
        </w:rPr>
        <w:t xml:space="preserve">When heightened, the temporary hit points increase by 2d6 per every spell level above 4th. </w:t>
      </w:r>
    </w:p>
    <w:p w14:paraId="147CFC27" w14:textId="77777777" w:rsidR="007644ED" w:rsidRPr="00134BC3" w:rsidRDefault="007644ED">
      <w:pPr>
        <w:contextualSpacing/>
        <w:rPr>
          <w:rFonts w:eastAsia="Times New Roman" w:cstheme="minorHAnsi"/>
        </w:rPr>
      </w:pPr>
    </w:p>
    <w:p w14:paraId="19E22A61" w14:textId="77777777" w:rsidR="00AB25EF" w:rsidRPr="00134BC3" w:rsidRDefault="00AB25EF">
      <w:pPr>
        <w:contextualSpacing/>
        <w:rPr>
          <w:rFonts w:eastAsia="Times New Roman" w:cstheme="minorHAnsi"/>
        </w:rPr>
      </w:pPr>
      <w:r w:rsidRPr="000D5DB5">
        <w:rPr>
          <w:rFonts w:eastAsia="Times New Roman" w:cstheme="minorHAnsi"/>
          <w:b/>
          <w:bCs/>
          <w:color w:val="000000"/>
        </w:rPr>
        <w:t>Icy Touch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14808649"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21AC5718"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6B95EC83"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Touch</w:t>
      </w:r>
    </w:p>
    <w:p w14:paraId="719F51A7"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080C5B73"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Instantaneous</w:t>
      </w:r>
    </w:p>
    <w:p w14:paraId="5D1CEDEB"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 xml:space="preserve">You reach forward, freezing your target’s joints and breath. Make a melee spell attack against </w:t>
      </w:r>
      <w:r w:rsidR="00EA7B1C">
        <w:rPr>
          <w:rFonts w:eastAsia="Times New Roman" w:cstheme="minorHAnsi"/>
          <w:color w:val="000000"/>
        </w:rPr>
        <w:t>a creature you touch</w:t>
      </w:r>
      <w:r w:rsidRPr="000D5DB5">
        <w:rPr>
          <w:rFonts w:eastAsia="Times New Roman" w:cstheme="minorHAnsi"/>
          <w:color w:val="000000"/>
        </w:rPr>
        <w:t xml:space="preserve">. If you succeed, the target takes 3d6 </w:t>
      </w:r>
      <w:r w:rsidR="00F562A4">
        <w:rPr>
          <w:rFonts w:eastAsia="Times New Roman" w:cstheme="minorHAnsi"/>
          <w:color w:val="000000"/>
        </w:rPr>
        <w:t>c</w:t>
      </w:r>
      <w:r w:rsidR="00F562A4" w:rsidRPr="000D5DB5">
        <w:rPr>
          <w:rFonts w:eastAsia="Times New Roman" w:cstheme="minorHAnsi"/>
          <w:color w:val="000000"/>
        </w:rPr>
        <w:t xml:space="preserve">old </w:t>
      </w:r>
      <w:r w:rsidRPr="000D5DB5">
        <w:rPr>
          <w:rFonts w:eastAsia="Times New Roman" w:cstheme="minorHAnsi"/>
          <w:color w:val="000000"/>
        </w:rPr>
        <w:t xml:space="preserve">damage, and </w:t>
      </w:r>
      <w:r w:rsidR="002A60DE">
        <w:rPr>
          <w:rFonts w:eastAsia="Times New Roman" w:cstheme="minorHAnsi"/>
          <w:color w:val="000000"/>
        </w:rPr>
        <w:t xml:space="preserve">is </w:t>
      </w:r>
      <w:r w:rsidR="00F562A4">
        <w:rPr>
          <w:rFonts w:eastAsia="Times New Roman" w:cstheme="minorHAnsi"/>
          <w:color w:val="000000"/>
        </w:rPr>
        <w:t xml:space="preserve">chilled </w:t>
      </w:r>
      <w:r w:rsidRPr="000D5DB5">
        <w:rPr>
          <w:rFonts w:eastAsia="Times New Roman" w:cstheme="minorHAnsi"/>
          <w:color w:val="000000"/>
        </w:rPr>
        <w:t>for one round.</w:t>
      </w:r>
    </w:p>
    <w:p w14:paraId="39E0317B" w14:textId="77777777" w:rsidR="007644ED" w:rsidRPr="00134BC3" w:rsidRDefault="007644ED">
      <w:pPr>
        <w:contextualSpacing/>
        <w:rPr>
          <w:rFonts w:eastAsia="Times New Roman" w:cstheme="minorHAnsi"/>
        </w:rPr>
      </w:pPr>
    </w:p>
    <w:p w14:paraId="68D6FEBE" w14:textId="77777777" w:rsidR="00AB25EF" w:rsidRPr="00134BC3" w:rsidRDefault="00AB25EF">
      <w:pPr>
        <w:contextualSpacing/>
        <w:rPr>
          <w:rFonts w:eastAsia="Times New Roman" w:cstheme="minorHAnsi"/>
        </w:rPr>
      </w:pPr>
      <w:r w:rsidRPr="000D5DB5">
        <w:rPr>
          <w:rFonts w:eastAsia="Times New Roman" w:cstheme="minorHAnsi"/>
          <w:b/>
          <w:bCs/>
          <w:color w:val="000000"/>
        </w:rPr>
        <w:t>Immolation</w:t>
      </w:r>
      <w:r w:rsidR="002914E6" w:rsidRPr="000D5DB5">
        <w:rPr>
          <w:rFonts w:eastAsia="Times New Roman" w:cstheme="minorHAnsi"/>
          <w:b/>
          <w:bCs/>
          <w:color w:val="000000"/>
        </w:rPr>
        <w:t xml:space="preserve"> Aura</w:t>
      </w:r>
      <w:r w:rsidRPr="000D5DB5">
        <w:rPr>
          <w:rFonts w:eastAsia="Times New Roman" w:cstheme="minorHAnsi"/>
          <w:b/>
          <w:bCs/>
          <w:color w:val="000000"/>
        </w:rPr>
        <w:t xml:space="preserv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1AF7AEAB" w14:textId="77777777" w:rsidR="00AB25EF" w:rsidRPr="00134BC3" w:rsidRDefault="001B1B6A">
      <w:pPr>
        <w:contextualSpacing/>
        <w:rPr>
          <w:rFonts w:eastAsia="Times New Roman" w:cstheme="minorHAnsi"/>
        </w:rPr>
      </w:pPr>
      <w:r>
        <w:rPr>
          <w:rFonts w:eastAsia="Times New Roman" w:cstheme="minorHAnsi"/>
          <w:color w:val="000000"/>
        </w:rPr>
        <w:t>Abjuration</w:t>
      </w:r>
      <w:r w:rsidR="00AB25EF" w:rsidRPr="000D5DB5">
        <w:rPr>
          <w:rFonts w:eastAsia="Times New Roman" w:cstheme="minorHAnsi"/>
          <w:color w:val="000000"/>
        </w:rPr>
        <w:t xml:space="preserve"> </w:t>
      </w:r>
      <w:r w:rsidR="00CD07D6">
        <w:rPr>
          <w:rFonts w:eastAsia="Times New Roman" w:cstheme="minorHAnsi"/>
          <w:color w:val="000000"/>
        </w:rPr>
        <w:t>[aura]</w:t>
      </w:r>
    </w:p>
    <w:p w14:paraId="2AF4A253"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6041995"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Pr>
          <w:rFonts w:eastAsia="Times New Roman" w:cstheme="minorHAnsi"/>
          <w:color w:val="000000"/>
        </w:rPr>
        <w:t>Personal (Self)</w:t>
      </w:r>
    </w:p>
    <w:p w14:paraId="66560AEB"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0DEDD681"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00DD162E" w:rsidRPr="000D5DB5">
        <w:rPr>
          <w:rFonts w:eastAsia="Times New Roman" w:cstheme="minorHAnsi"/>
          <w:color w:val="000000"/>
        </w:rPr>
        <w:t>Concentration</w:t>
      </w:r>
      <w:r w:rsidR="003568F9">
        <w:rPr>
          <w:rFonts w:eastAsia="Times New Roman" w:cstheme="minorHAnsi"/>
          <w:color w:val="000000"/>
        </w:rPr>
        <w:t xml:space="preserve"> (partial)</w:t>
      </w:r>
      <w:r w:rsidR="00DD162E" w:rsidRPr="000D5DB5">
        <w:rPr>
          <w:rFonts w:eastAsia="Times New Roman" w:cstheme="minorHAnsi"/>
          <w:color w:val="000000"/>
        </w:rPr>
        <w:t>, up to 1 hour</w:t>
      </w:r>
    </w:p>
    <w:p w14:paraId="784AD360" w14:textId="77777777" w:rsidR="00AB25EF" w:rsidRPr="00134BC3" w:rsidRDefault="00AB25EF" w:rsidP="00AD0065">
      <w:pPr>
        <w:contextualSpacing/>
        <w:rPr>
          <w:rFonts w:eastAsia="Times New Roman" w:cstheme="minorHAnsi"/>
        </w:rPr>
      </w:pPr>
      <w:r w:rsidRPr="000D5DB5">
        <w:rPr>
          <w:rFonts w:eastAsia="Times New Roman" w:cstheme="minorHAnsi"/>
          <w:color w:val="000000"/>
        </w:rPr>
        <w:lastRenderedPageBreak/>
        <w:t>You surround yourself with a burning green fire</w:t>
      </w:r>
      <w:r w:rsidR="00881AFD">
        <w:rPr>
          <w:rFonts w:eastAsia="Times New Roman" w:cstheme="minorHAnsi"/>
          <w:color w:val="000000"/>
        </w:rPr>
        <w:t xml:space="preserve"> that reaches 5 feet away</w:t>
      </w:r>
      <w:r w:rsidRPr="000D5DB5">
        <w:rPr>
          <w:rFonts w:eastAsia="Times New Roman" w:cstheme="minorHAnsi"/>
          <w:color w:val="000000"/>
        </w:rPr>
        <w:t xml:space="preserve">. For the duration of the aura, any creature that attacks you with a weapon in reach </w:t>
      </w:r>
      <w:r w:rsidR="00881AFD">
        <w:rPr>
          <w:rFonts w:eastAsia="Times New Roman" w:cstheme="minorHAnsi"/>
          <w:color w:val="000000"/>
        </w:rPr>
        <w:t xml:space="preserve">of the aura </w:t>
      </w:r>
      <w:r w:rsidRPr="000D5DB5">
        <w:rPr>
          <w:rFonts w:eastAsia="Times New Roman" w:cstheme="minorHAnsi"/>
          <w:color w:val="000000"/>
        </w:rPr>
        <w:t xml:space="preserve">or who begins its round within </w:t>
      </w:r>
      <w:r w:rsidR="00881AFD">
        <w:rPr>
          <w:rFonts w:eastAsia="Times New Roman" w:cstheme="minorHAnsi"/>
          <w:color w:val="000000"/>
        </w:rPr>
        <w:t xml:space="preserve">range takes </w:t>
      </w:r>
      <w:r w:rsidRPr="000D5DB5">
        <w:rPr>
          <w:rFonts w:eastAsia="Times New Roman" w:cstheme="minorHAnsi"/>
          <w:color w:val="000000"/>
        </w:rPr>
        <w:t xml:space="preserve">2d6 fire damage, with an Agility save to </w:t>
      </w:r>
      <w:r w:rsidR="00DD162E" w:rsidRPr="000D5DB5">
        <w:rPr>
          <w:rFonts w:eastAsia="Times New Roman" w:cstheme="minorHAnsi"/>
          <w:color w:val="000000"/>
        </w:rPr>
        <w:t xml:space="preserve">halve </w:t>
      </w:r>
      <w:r w:rsidRPr="000D5DB5">
        <w:rPr>
          <w:rFonts w:eastAsia="Times New Roman" w:cstheme="minorHAnsi"/>
          <w:color w:val="000000"/>
        </w:rPr>
        <w:t>damage.</w:t>
      </w:r>
    </w:p>
    <w:p w14:paraId="699BF2C6" w14:textId="77777777" w:rsidR="00AB25EF" w:rsidRPr="00134BC3" w:rsidRDefault="00AB25EF" w:rsidP="003568F9">
      <w:pPr>
        <w:contextualSpacing/>
        <w:rPr>
          <w:rFonts w:eastAsia="Times New Roman" w:cstheme="minorHAnsi"/>
        </w:rPr>
      </w:pPr>
      <w:r w:rsidRPr="000D5DB5">
        <w:rPr>
          <w:rFonts w:eastAsia="Times New Roman" w:cstheme="minorHAnsi"/>
          <w:color w:val="000000"/>
        </w:rPr>
        <w:t xml:space="preserve">You may also use a bonus action on your turn to add half </w:t>
      </w:r>
      <w:r w:rsidR="003568F9">
        <w:rPr>
          <w:rFonts w:eastAsia="Times New Roman" w:cstheme="minorHAnsi"/>
          <w:color w:val="000000"/>
        </w:rPr>
        <w:t xml:space="preserve">the spell’s damage dice </w:t>
      </w:r>
      <w:r w:rsidRPr="000D5DB5">
        <w:rPr>
          <w:rFonts w:eastAsia="Times New Roman" w:cstheme="minorHAnsi"/>
          <w:color w:val="000000"/>
        </w:rPr>
        <w:t xml:space="preserve">to </w:t>
      </w:r>
      <w:r w:rsidR="003568F9">
        <w:rPr>
          <w:rFonts w:eastAsia="Times New Roman" w:cstheme="minorHAnsi"/>
          <w:color w:val="000000"/>
        </w:rPr>
        <w:t xml:space="preserve">a successful attack. This is a strike </w:t>
      </w:r>
      <w:r w:rsidRPr="000D5DB5">
        <w:rPr>
          <w:rFonts w:eastAsia="Times New Roman" w:cstheme="minorHAnsi"/>
          <w:color w:val="000000"/>
        </w:rPr>
        <w:t>effect.</w:t>
      </w:r>
    </w:p>
    <w:p w14:paraId="1EBD7B29"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damage dealt by your aura increases by 1d6 per level above 2nd.</w:t>
      </w:r>
    </w:p>
    <w:p w14:paraId="662A9694" w14:textId="77777777" w:rsidR="007644ED" w:rsidRPr="00134BC3" w:rsidRDefault="007644ED">
      <w:pPr>
        <w:contextualSpacing/>
        <w:rPr>
          <w:rFonts w:eastAsia="Times New Roman" w:cstheme="minorHAnsi"/>
        </w:rPr>
      </w:pPr>
    </w:p>
    <w:p w14:paraId="0ADF9EEF" w14:textId="77777777" w:rsidR="00AB25EF" w:rsidRPr="00134BC3" w:rsidRDefault="00AB25EF">
      <w:pPr>
        <w:contextualSpacing/>
        <w:rPr>
          <w:rFonts w:eastAsia="Times New Roman" w:cstheme="minorHAnsi"/>
        </w:rPr>
      </w:pPr>
      <w:r w:rsidRPr="000D5DB5">
        <w:rPr>
          <w:rFonts w:eastAsia="Times New Roman" w:cstheme="minorHAnsi"/>
          <w:b/>
          <w:bCs/>
          <w:color w:val="000000"/>
        </w:rPr>
        <w:t>Immolate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0866B2" w:rsidRPr="000D5DB5">
        <w:rPr>
          <w:rFonts w:eastAsia="Times New Roman" w:cstheme="minorHAnsi"/>
          <w:b/>
          <w:bCs/>
          <w:color w:val="000000"/>
        </w:rPr>
        <w:t>1</w:t>
      </w:r>
      <w:r w:rsidRPr="000D5DB5">
        <w:rPr>
          <w:rFonts w:eastAsia="Times New Roman" w:cstheme="minorHAnsi"/>
          <w:b/>
          <w:bCs/>
          <w:color w:val="000000"/>
        </w:rPr>
        <w:t>]</w:t>
      </w:r>
    </w:p>
    <w:p w14:paraId="3FE0F145"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3394B19E"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6A6ED429"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38CE19F6"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55C6CFE0" w14:textId="77777777" w:rsidR="003A66EE" w:rsidRDefault="003A66EE">
      <w:pPr>
        <w:contextualSpacing/>
        <w:rPr>
          <w:ins w:id="5671" w:author="Admin" w:date="2021-04-30T22:24:00Z"/>
          <w:rFonts w:eastAsia="Times New Roman" w:cstheme="minorHAnsi"/>
          <w:b/>
          <w:bCs/>
          <w:color w:val="000000"/>
        </w:rPr>
      </w:pPr>
      <w:ins w:id="5672" w:author="Admin" w:date="2021-04-30T22:24:00Z">
        <w:r w:rsidRPr="003A66EE">
          <w:rPr>
            <w:rFonts w:eastAsia="Times New Roman" w:cstheme="minorHAnsi"/>
            <w:b/>
            <w:bCs/>
            <w:color w:val="000000"/>
          </w:rPr>
          <w:t xml:space="preserve">Duration: </w:t>
        </w:r>
        <w:r w:rsidRPr="003A66EE">
          <w:rPr>
            <w:rFonts w:eastAsia="Times New Roman" w:cstheme="minorHAnsi"/>
            <w:color w:val="000000"/>
            <w:rPrChange w:id="5673" w:author="Admin" w:date="2021-04-30T22:24:00Z">
              <w:rPr>
                <w:rFonts w:eastAsia="Times New Roman" w:cstheme="minorHAnsi"/>
                <w:b/>
                <w:bCs/>
                <w:color w:val="000000"/>
              </w:rPr>
            </w:rPrChange>
          </w:rPr>
          <w:t>Instantaneous, plus 3 rounds</w:t>
        </w:r>
      </w:ins>
    </w:p>
    <w:p w14:paraId="4721B897" w14:textId="77777777" w:rsidR="00AB25EF" w:rsidRPr="00134BC3" w:rsidDel="003A66EE" w:rsidRDefault="00AB25EF">
      <w:pPr>
        <w:contextualSpacing/>
        <w:rPr>
          <w:del w:id="5674" w:author="Admin" w:date="2021-04-30T22:24:00Z"/>
          <w:rFonts w:eastAsia="Times New Roman" w:cstheme="minorHAnsi"/>
        </w:rPr>
      </w:pPr>
      <w:del w:id="5675" w:author="Admin" w:date="2021-04-30T22:24:00Z">
        <w:r w:rsidRPr="000D5DB5" w:rsidDel="003A66EE">
          <w:rPr>
            <w:rFonts w:eastAsia="Times New Roman" w:cstheme="minorHAnsi"/>
            <w:b/>
            <w:bCs/>
            <w:color w:val="000000"/>
          </w:rPr>
          <w:delText>Duration</w:delText>
        </w:r>
        <w:r w:rsidR="00D63985" w:rsidDel="003A66EE">
          <w:rPr>
            <w:b/>
            <w:bCs/>
          </w:rPr>
          <w:delText>:</w:delText>
        </w:r>
        <w:r w:rsidRPr="000D5DB5" w:rsidDel="003A66EE">
          <w:rPr>
            <w:rFonts w:eastAsia="Times New Roman" w:cstheme="minorHAnsi"/>
            <w:b/>
            <w:bCs/>
            <w:color w:val="000000"/>
          </w:rPr>
          <w:delText xml:space="preserve"> </w:delText>
        </w:r>
        <w:r w:rsidR="00796D5C" w:rsidRPr="000D5DB5" w:rsidDel="003A66EE">
          <w:rPr>
            <w:rFonts w:eastAsia="Times New Roman" w:cstheme="minorHAnsi"/>
            <w:color w:val="000000"/>
          </w:rPr>
          <w:delText xml:space="preserve">Up to </w:delText>
        </w:r>
        <w:r w:rsidR="002B1478" w:rsidRPr="000D5DB5" w:rsidDel="003A66EE">
          <w:rPr>
            <w:rFonts w:eastAsia="Times New Roman" w:cstheme="minorHAnsi"/>
            <w:color w:val="000000"/>
          </w:rPr>
          <w:delText>1</w:delText>
        </w:r>
        <w:r w:rsidR="00796D5C" w:rsidRPr="000D5DB5" w:rsidDel="003A66EE">
          <w:rPr>
            <w:rFonts w:eastAsia="Times New Roman" w:cstheme="minorHAnsi"/>
            <w:color w:val="000000"/>
          </w:rPr>
          <w:delText xml:space="preserve"> </w:delText>
        </w:r>
        <w:r w:rsidR="001D204D" w:rsidRPr="000D5DB5" w:rsidDel="003A66EE">
          <w:rPr>
            <w:rFonts w:eastAsia="Times New Roman" w:cstheme="minorHAnsi"/>
            <w:color w:val="000000"/>
          </w:rPr>
          <w:delText>minute</w:delText>
        </w:r>
      </w:del>
    </w:p>
    <w:p w14:paraId="73B34820" w14:textId="77777777" w:rsidR="007A6DF7" w:rsidRDefault="0001622A">
      <w:pPr>
        <w:contextualSpacing/>
        <w:rPr>
          <w:rFonts w:eastAsia="Times New Roman" w:cstheme="minorHAnsi"/>
          <w:color w:val="000000"/>
        </w:rPr>
      </w:pPr>
      <w:r w:rsidRPr="000D5DB5">
        <w:rPr>
          <w:rFonts w:eastAsia="Times New Roman" w:cstheme="minorHAnsi"/>
          <w:color w:val="000000"/>
        </w:rPr>
        <w:t xml:space="preserve">You infuse your target with flickering green hellfire. Make a ranged spell attack against </w:t>
      </w:r>
      <w:r w:rsidR="007A6DF7">
        <w:rPr>
          <w:rFonts w:eastAsia="Times New Roman" w:cstheme="minorHAnsi"/>
          <w:color w:val="000000"/>
        </w:rPr>
        <w:t>a creature within range</w:t>
      </w:r>
      <w:r w:rsidRPr="000D5DB5">
        <w:rPr>
          <w:rFonts w:eastAsia="Times New Roman" w:cstheme="minorHAnsi"/>
          <w:color w:val="000000"/>
        </w:rPr>
        <w:t xml:space="preserve">. </w:t>
      </w:r>
    </w:p>
    <w:p w14:paraId="3FE2FA92" w14:textId="02F68AE2" w:rsidR="0008540D" w:rsidRDefault="0001622A" w:rsidP="000335B1">
      <w:pPr>
        <w:contextualSpacing/>
        <w:rPr>
          <w:rFonts w:eastAsia="Times New Roman" w:cstheme="minorHAnsi"/>
          <w:color w:val="000000"/>
        </w:rPr>
      </w:pPr>
      <w:r w:rsidRPr="000D5DB5">
        <w:rPr>
          <w:rFonts w:eastAsia="Times New Roman" w:cstheme="minorHAnsi"/>
          <w:color w:val="000000"/>
        </w:rPr>
        <w:t xml:space="preserve">On a hit, the target is affected by the spell, taking 1d6 </w:t>
      </w:r>
      <w:ins w:id="5676" w:author="Admin" w:date="2021-04-30T22:25:00Z">
        <w:r w:rsidR="00DC7749">
          <w:rPr>
            <w:rFonts w:eastAsia="Times New Roman" w:cstheme="minorHAnsi"/>
            <w:color w:val="000000"/>
          </w:rPr>
          <w:t xml:space="preserve">points of </w:t>
        </w:r>
      </w:ins>
      <w:r w:rsidRPr="000D5DB5">
        <w:rPr>
          <w:rFonts w:eastAsia="Times New Roman" w:cstheme="minorHAnsi"/>
          <w:color w:val="000000"/>
        </w:rPr>
        <w:t xml:space="preserve">damage. This damage is treated as </w:t>
      </w:r>
      <w:del w:id="5677" w:author="Admin" w:date="2021-05-02T15:24:00Z">
        <w:r w:rsidRPr="000D5DB5" w:rsidDel="00DF3836">
          <w:rPr>
            <w:rFonts w:eastAsia="Times New Roman" w:cstheme="minorHAnsi"/>
            <w:color w:val="000000"/>
          </w:rPr>
          <w:delText xml:space="preserve">both </w:delText>
        </w:r>
      </w:del>
      <w:ins w:id="5678" w:author="Admin" w:date="2021-05-02T15:24:00Z">
        <w:r w:rsidR="00DF3836">
          <w:rPr>
            <w:rFonts w:eastAsia="Times New Roman" w:cstheme="minorHAnsi"/>
            <w:color w:val="000000"/>
          </w:rPr>
          <w:t>either</w:t>
        </w:r>
        <w:r w:rsidR="00DF3836" w:rsidRPr="000D5DB5">
          <w:rPr>
            <w:rFonts w:eastAsia="Times New Roman" w:cstheme="minorHAnsi"/>
            <w:color w:val="000000"/>
          </w:rPr>
          <w:t xml:space="preserve"> </w:t>
        </w:r>
      </w:ins>
      <w:r w:rsidRPr="000D5DB5">
        <w:rPr>
          <w:rFonts w:eastAsia="Times New Roman" w:cstheme="minorHAnsi"/>
          <w:color w:val="000000"/>
        </w:rPr>
        <w:t xml:space="preserve">fire </w:t>
      </w:r>
      <w:del w:id="5679" w:author="Admin" w:date="2021-05-02T15:24:00Z">
        <w:r w:rsidRPr="000D5DB5" w:rsidDel="00DF3836">
          <w:rPr>
            <w:rFonts w:eastAsia="Times New Roman" w:cstheme="minorHAnsi"/>
            <w:color w:val="000000"/>
          </w:rPr>
          <w:delText xml:space="preserve">and </w:delText>
        </w:r>
      </w:del>
      <w:ins w:id="5680" w:author="Admin" w:date="2021-05-02T15:24:00Z">
        <w:r w:rsidR="00DF3836">
          <w:rPr>
            <w:rFonts w:eastAsia="Times New Roman" w:cstheme="minorHAnsi"/>
            <w:color w:val="000000"/>
          </w:rPr>
          <w:t xml:space="preserve">or </w:t>
        </w:r>
      </w:ins>
      <w:r w:rsidRPr="000D5DB5">
        <w:rPr>
          <w:rFonts w:eastAsia="Times New Roman" w:cstheme="minorHAnsi"/>
          <w:color w:val="000000"/>
        </w:rPr>
        <w:t>fel</w:t>
      </w:r>
      <w:ins w:id="5681" w:author="Admin" w:date="2021-05-02T15:23:00Z">
        <w:r w:rsidR="00DF3836">
          <w:rPr>
            <w:rFonts w:eastAsia="Times New Roman" w:cstheme="minorHAnsi"/>
            <w:color w:val="000000"/>
          </w:rPr>
          <w:t>, whichever is more advantageous</w:t>
        </w:r>
      </w:ins>
      <w:r w:rsidRPr="000D5DB5">
        <w:rPr>
          <w:rFonts w:eastAsia="Times New Roman" w:cstheme="minorHAnsi"/>
          <w:color w:val="000000"/>
        </w:rPr>
        <w:t xml:space="preserve">. </w:t>
      </w:r>
      <w:ins w:id="5682" w:author="Admin" w:date="2021-04-30T22:29:00Z">
        <w:r w:rsidR="00DC7749" w:rsidRPr="001F7089">
          <w:rPr>
            <w:rFonts w:eastAsia="Times New Roman" w:cstheme="minorHAnsi"/>
            <w:color w:val="000000"/>
          </w:rPr>
          <w:t>The sigil pulses at the start of your turn every round</w:t>
        </w:r>
        <w:r w:rsidR="00DC7749">
          <w:rPr>
            <w:rFonts w:eastAsia="Times New Roman" w:cstheme="minorHAnsi"/>
            <w:color w:val="000000"/>
          </w:rPr>
          <w:t xml:space="preserve">, repeating the </w:t>
        </w:r>
      </w:ins>
      <w:ins w:id="5683" w:author="Admin" w:date="2022-04-18T23:40:00Z">
        <w:r w:rsidR="000335B1">
          <w:rPr>
            <w:rFonts w:eastAsia="Times New Roman" w:cstheme="minorHAnsi"/>
            <w:color w:val="000000"/>
          </w:rPr>
          <w:t xml:space="preserve">primary </w:t>
        </w:r>
      </w:ins>
      <w:ins w:id="5684" w:author="Admin" w:date="2021-04-30T22:29:00Z">
        <w:r w:rsidR="00DC7749">
          <w:rPr>
            <w:rFonts w:eastAsia="Times New Roman" w:cstheme="minorHAnsi"/>
            <w:color w:val="000000"/>
          </w:rPr>
          <w:t>effect</w:t>
        </w:r>
        <w:r w:rsidR="00DC7749" w:rsidRPr="004A6694">
          <w:rPr>
            <w:rFonts w:eastAsia="Times New Roman" w:cstheme="minorHAnsi"/>
            <w:color w:val="000000"/>
          </w:rPr>
          <w:t>.</w:t>
        </w:r>
      </w:ins>
      <w:del w:id="5685" w:author="Admin" w:date="2021-04-30T22:28:00Z">
        <w:r w:rsidR="0008540D" w:rsidRPr="000D5DB5" w:rsidDel="00DC7749">
          <w:rPr>
            <w:rFonts w:eastAsia="Times New Roman" w:cstheme="minorHAnsi"/>
            <w:color w:val="000000"/>
          </w:rPr>
          <w:delText xml:space="preserve">At the beginning of every round, the </w:delText>
        </w:r>
        <w:r w:rsidR="0008540D" w:rsidDel="00DC7749">
          <w:rPr>
            <w:rFonts w:eastAsia="Times New Roman" w:cstheme="minorHAnsi"/>
            <w:color w:val="000000"/>
          </w:rPr>
          <w:delText xml:space="preserve">caster </w:delText>
        </w:r>
        <w:r w:rsidR="0008540D" w:rsidRPr="000D5DB5" w:rsidDel="00DC7749">
          <w:rPr>
            <w:rFonts w:eastAsia="Times New Roman" w:cstheme="minorHAnsi"/>
            <w:color w:val="000000"/>
          </w:rPr>
          <w:delText xml:space="preserve">must succeed on a </w:delText>
        </w:r>
        <w:r w:rsidR="002A60DE" w:rsidDel="00DC7749">
          <w:rPr>
            <w:rFonts w:eastAsia="Times New Roman" w:cstheme="minorHAnsi"/>
            <w:color w:val="000000"/>
          </w:rPr>
          <w:delText xml:space="preserve">sigil </w:delText>
        </w:r>
        <w:r w:rsidR="0008540D" w:rsidDel="00DC7749">
          <w:rPr>
            <w:rFonts w:eastAsia="Times New Roman" w:cstheme="minorHAnsi"/>
            <w:color w:val="000000"/>
          </w:rPr>
          <w:delText xml:space="preserve">roll to affect the target </w:delText>
        </w:r>
        <w:r w:rsidR="0008540D" w:rsidRPr="000D5DB5" w:rsidDel="00DC7749">
          <w:rPr>
            <w:rFonts w:eastAsia="Times New Roman" w:cstheme="minorHAnsi"/>
            <w:color w:val="000000"/>
          </w:rPr>
          <w:delText xml:space="preserve">again. </w:delText>
        </w:r>
      </w:del>
    </w:p>
    <w:p w14:paraId="01B39221" w14:textId="77777777" w:rsidR="0001622A" w:rsidRPr="000D5DB5" w:rsidRDefault="0008540D" w:rsidP="00DD72A2">
      <w:pPr>
        <w:contextualSpacing/>
        <w:rPr>
          <w:rFonts w:eastAsia="Times New Roman" w:cstheme="minorHAnsi"/>
          <w:color w:val="000000"/>
        </w:rPr>
      </w:pPr>
      <w:r>
        <w:rPr>
          <w:rFonts w:eastAsia="Times New Roman" w:cstheme="minorHAnsi"/>
          <w:color w:val="000000"/>
        </w:rPr>
        <w:t>Also, s</w:t>
      </w:r>
      <w:r w:rsidR="0001622A" w:rsidRPr="000D5DB5">
        <w:rPr>
          <w:rFonts w:eastAsia="Times New Roman" w:cstheme="minorHAnsi"/>
          <w:color w:val="000000"/>
        </w:rPr>
        <w:t xml:space="preserve">o long as the spell is active, the target </w:t>
      </w:r>
      <w:del w:id="5686" w:author="Admin" w:date="2021-04-30T22:29:00Z">
        <w:r w:rsidR="0001622A" w:rsidRPr="000D5DB5" w:rsidDel="00DC7749">
          <w:rPr>
            <w:rFonts w:eastAsia="Times New Roman" w:cstheme="minorHAnsi"/>
            <w:color w:val="000000"/>
          </w:rPr>
          <w:delText xml:space="preserve">suffers -4 to the first saving throw they make until the beginning of their </w:delText>
        </w:r>
        <w:r w:rsidR="005B6B02" w:rsidRPr="000D5DB5" w:rsidDel="00DC7749">
          <w:rPr>
            <w:rFonts w:eastAsia="Times New Roman" w:cstheme="minorHAnsi"/>
            <w:color w:val="000000"/>
          </w:rPr>
          <w:delText xml:space="preserve">turn in the </w:delText>
        </w:r>
        <w:r w:rsidR="0001622A" w:rsidRPr="000D5DB5" w:rsidDel="00DC7749">
          <w:rPr>
            <w:rFonts w:eastAsia="Times New Roman" w:cstheme="minorHAnsi"/>
            <w:color w:val="000000"/>
          </w:rPr>
          <w:delText>next round</w:delText>
        </w:r>
      </w:del>
      <w:ins w:id="5687" w:author="Admin" w:date="2021-04-30T22:29:00Z">
        <w:r w:rsidR="00DC7749">
          <w:rPr>
            <w:rFonts w:eastAsia="Times New Roman" w:cstheme="minorHAnsi"/>
            <w:color w:val="000000"/>
          </w:rPr>
          <w:t>counts as if they are suffering the burning condition (damage equal to the sigil pulse)</w:t>
        </w:r>
      </w:ins>
      <w:r w:rsidR="0001622A" w:rsidRPr="000D5DB5">
        <w:rPr>
          <w:rFonts w:eastAsia="Times New Roman" w:cstheme="minorHAnsi"/>
          <w:color w:val="000000"/>
        </w:rPr>
        <w:t>. If the ranged spell attack misses, the spell deals half the initial damage and has no other effect.</w:t>
      </w:r>
    </w:p>
    <w:p w14:paraId="60F99C5B" w14:textId="77777777" w:rsidR="0001622A" w:rsidRPr="000D5DB5" w:rsidRDefault="0001622A">
      <w:pPr>
        <w:contextualSpacing/>
        <w:rPr>
          <w:rFonts w:eastAsia="Times New Roman" w:cstheme="minorHAnsi"/>
          <w:color w:val="000000"/>
        </w:rPr>
      </w:pPr>
      <w:r w:rsidRPr="00134BC3">
        <w:rPr>
          <w:rFonts w:eastAsia="Times New Roman" w:cstheme="minorHAnsi"/>
          <w:b/>
          <w:bCs/>
          <w:color w:val="000000"/>
        </w:rPr>
        <w:t>Heightened.</w:t>
      </w:r>
      <w:r w:rsidRPr="000D5DB5">
        <w:rPr>
          <w:rFonts w:eastAsia="Times New Roman" w:cstheme="minorHAnsi"/>
          <w:color w:val="000000"/>
        </w:rPr>
        <w:t xml:space="preserve"> The damage increases by one dice per spell level above 1st.</w:t>
      </w:r>
    </w:p>
    <w:p w14:paraId="62F03AE2" w14:textId="77777777" w:rsidR="007644ED" w:rsidRPr="00134BC3" w:rsidRDefault="007644ED">
      <w:pPr>
        <w:contextualSpacing/>
        <w:rPr>
          <w:rFonts w:eastAsia="Times New Roman" w:cstheme="minorHAnsi"/>
        </w:rPr>
      </w:pPr>
    </w:p>
    <w:p w14:paraId="350FC931" w14:textId="77777777" w:rsidR="00AB25EF" w:rsidRPr="00134BC3" w:rsidRDefault="00AB25EF">
      <w:pPr>
        <w:contextualSpacing/>
        <w:rPr>
          <w:rFonts w:eastAsia="Times New Roman" w:cstheme="minorHAnsi"/>
        </w:rPr>
      </w:pPr>
      <w:r w:rsidRPr="000D5DB5">
        <w:rPr>
          <w:rFonts w:eastAsia="Times New Roman" w:cstheme="minorHAnsi"/>
          <w:b/>
          <w:bCs/>
          <w:color w:val="000000"/>
        </w:rPr>
        <w:t>Inferno Blast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4]</w:t>
      </w:r>
    </w:p>
    <w:p w14:paraId="39A63584"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385FE531"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51E85347"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58CFB9C3"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3416480E" w14:textId="77777777" w:rsidR="00AB25EF" w:rsidRPr="00134BC3" w:rsidRDefault="00AB25EF" w:rsidP="00272CA8">
      <w:pPr>
        <w:contextualSpacing/>
        <w:rPr>
          <w:rFonts w:eastAsia="Times New Roman" w:cstheme="minorHAnsi"/>
        </w:rPr>
      </w:pPr>
      <w:r w:rsidRPr="000D5DB5">
        <w:rPr>
          <w:rFonts w:eastAsia="Times New Roman" w:cstheme="minorHAnsi"/>
          <w:b/>
          <w:bCs/>
          <w:color w:val="000000"/>
        </w:rPr>
        <w:t>Duration</w:t>
      </w:r>
      <w:r w:rsidR="00D63985">
        <w:rPr>
          <w:b/>
          <w:bCs/>
        </w:rPr>
        <w:t>:</w:t>
      </w:r>
      <w:r w:rsidR="0001622A" w:rsidRPr="000D5DB5">
        <w:rPr>
          <w:rFonts w:eastAsia="Times New Roman" w:cstheme="minorHAnsi"/>
          <w:color w:val="000000"/>
        </w:rPr>
        <w:t xml:space="preserve"> </w:t>
      </w:r>
      <w:del w:id="5688" w:author="Admin" w:date="2021-04-30T22:29:00Z">
        <w:r w:rsidR="0001622A" w:rsidRPr="000D5DB5" w:rsidDel="00DC7749">
          <w:rPr>
            <w:rFonts w:eastAsia="Times New Roman" w:cstheme="minorHAnsi"/>
            <w:color w:val="000000"/>
          </w:rPr>
          <w:delText xml:space="preserve">Up to </w:delText>
        </w:r>
        <w:r w:rsidR="002B1478" w:rsidRPr="000D5DB5" w:rsidDel="00DC7749">
          <w:rPr>
            <w:rFonts w:eastAsia="Times New Roman" w:cstheme="minorHAnsi"/>
            <w:color w:val="000000"/>
          </w:rPr>
          <w:delText xml:space="preserve">1 </w:delText>
        </w:r>
        <w:r w:rsidRPr="000D5DB5" w:rsidDel="00DC7749">
          <w:rPr>
            <w:rFonts w:eastAsia="Times New Roman" w:cstheme="minorHAnsi"/>
            <w:color w:val="000000"/>
          </w:rPr>
          <w:delText xml:space="preserve">minute </w:delText>
        </w:r>
      </w:del>
      <w:ins w:id="5689" w:author="Admin" w:date="2021-04-30T22:29:00Z">
        <w:r w:rsidR="00DC7749">
          <w:rPr>
            <w:rFonts w:eastAsia="Times New Roman" w:cstheme="minorHAnsi"/>
            <w:color w:val="000000"/>
          </w:rPr>
          <w:t>Instantaneous, plus 3 rounds</w:t>
        </w:r>
      </w:ins>
    </w:p>
    <w:p w14:paraId="55D70F3C" w14:textId="316CCD6D" w:rsidR="0008540D" w:rsidRDefault="0001622A" w:rsidP="000335B1">
      <w:pPr>
        <w:contextualSpacing/>
        <w:rPr>
          <w:rFonts w:eastAsia="Times New Roman" w:cstheme="minorHAnsi"/>
          <w:color w:val="000000"/>
        </w:rPr>
      </w:pPr>
      <w:r w:rsidRPr="000D5DB5">
        <w:rPr>
          <w:rFonts w:eastAsia="Times New Roman" w:cstheme="minorHAnsi"/>
          <w:color w:val="000000"/>
        </w:rPr>
        <w:lastRenderedPageBreak/>
        <w:t xml:space="preserve">You infuse your target with pure arcane flame. Make a ranged spell attack against </w:t>
      </w:r>
      <w:r w:rsidR="00EA7B1C">
        <w:rPr>
          <w:rFonts w:eastAsia="Times New Roman" w:cstheme="minorHAnsi"/>
          <w:color w:val="000000"/>
        </w:rPr>
        <w:t>a creature within range</w:t>
      </w:r>
      <w:r w:rsidRPr="000D5DB5">
        <w:rPr>
          <w:rFonts w:eastAsia="Times New Roman" w:cstheme="minorHAnsi"/>
          <w:color w:val="000000"/>
        </w:rPr>
        <w:t>. On a hit, the target is affected by the spell, taking 4d6</w:t>
      </w:r>
      <w:ins w:id="5690" w:author="Admin" w:date="2021-04-30T22:29:00Z">
        <w:r w:rsidR="00DC7749">
          <w:rPr>
            <w:rFonts w:eastAsia="Times New Roman" w:cstheme="minorHAnsi"/>
            <w:color w:val="000000"/>
          </w:rPr>
          <w:t xml:space="preserve"> points</w:t>
        </w:r>
      </w:ins>
      <w:r w:rsidRPr="000D5DB5">
        <w:rPr>
          <w:rFonts w:eastAsia="Times New Roman" w:cstheme="minorHAnsi"/>
          <w:color w:val="000000"/>
        </w:rPr>
        <w:t xml:space="preserve"> fire damage. </w:t>
      </w:r>
      <w:ins w:id="5691" w:author="Admin" w:date="2021-04-30T22:30:00Z">
        <w:r w:rsidR="00DC7749" w:rsidRPr="001F7089">
          <w:rPr>
            <w:rFonts w:eastAsia="Times New Roman" w:cstheme="minorHAnsi"/>
            <w:color w:val="000000"/>
          </w:rPr>
          <w:t>The sigil pulses at the start of your turn every round</w:t>
        </w:r>
        <w:r w:rsidR="00DC7749">
          <w:rPr>
            <w:rFonts w:eastAsia="Times New Roman" w:cstheme="minorHAnsi"/>
            <w:color w:val="000000"/>
          </w:rPr>
          <w:t xml:space="preserve">, repeating the </w:t>
        </w:r>
      </w:ins>
      <w:ins w:id="5692" w:author="Admin" w:date="2022-04-18T23:40:00Z">
        <w:r w:rsidR="000335B1">
          <w:rPr>
            <w:rFonts w:eastAsia="Times New Roman" w:cstheme="minorHAnsi"/>
            <w:color w:val="000000"/>
          </w:rPr>
          <w:t xml:space="preserve">primary </w:t>
        </w:r>
      </w:ins>
      <w:ins w:id="5693" w:author="Admin" w:date="2021-04-30T22:30:00Z">
        <w:r w:rsidR="00DC7749">
          <w:rPr>
            <w:rFonts w:eastAsia="Times New Roman" w:cstheme="minorHAnsi"/>
            <w:color w:val="000000"/>
          </w:rPr>
          <w:t>effect</w:t>
        </w:r>
        <w:r w:rsidR="00DC7749" w:rsidRPr="004A6694">
          <w:rPr>
            <w:rFonts w:eastAsia="Times New Roman" w:cstheme="minorHAnsi"/>
            <w:color w:val="000000"/>
          </w:rPr>
          <w:t>.</w:t>
        </w:r>
      </w:ins>
      <w:del w:id="5694" w:author="Admin" w:date="2021-04-30T22:30:00Z">
        <w:r w:rsidR="0008540D" w:rsidRPr="000D5DB5" w:rsidDel="00DC7749">
          <w:rPr>
            <w:rFonts w:eastAsia="Times New Roman" w:cstheme="minorHAnsi"/>
            <w:color w:val="000000"/>
          </w:rPr>
          <w:delText xml:space="preserve">At the beginning of every round, the </w:delText>
        </w:r>
        <w:r w:rsidR="0008540D" w:rsidDel="00DC7749">
          <w:rPr>
            <w:rFonts w:eastAsia="Times New Roman" w:cstheme="minorHAnsi"/>
            <w:color w:val="000000"/>
          </w:rPr>
          <w:delText xml:space="preserve">caster </w:delText>
        </w:r>
        <w:r w:rsidR="0008540D" w:rsidRPr="000D5DB5" w:rsidDel="00DC7749">
          <w:rPr>
            <w:rFonts w:eastAsia="Times New Roman" w:cstheme="minorHAnsi"/>
            <w:color w:val="000000"/>
          </w:rPr>
          <w:delText xml:space="preserve">must succeed on a </w:delText>
        </w:r>
        <w:r w:rsidR="002A60DE" w:rsidDel="00DC7749">
          <w:rPr>
            <w:rFonts w:eastAsia="Times New Roman" w:cstheme="minorHAnsi"/>
            <w:color w:val="000000"/>
          </w:rPr>
          <w:delText>sigil</w:delText>
        </w:r>
        <w:r w:rsidR="0008540D" w:rsidDel="00DC7749">
          <w:rPr>
            <w:rFonts w:eastAsia="Times New Roman" w:cstheme="minorHAnsi"/>
            <w:color w:val="000000"/>
          </w:rPr>
          <w:delText xml:space="preserve"> roll to affect the target </w:delText>
        </w:r>
        <w:r w:rsidR="0008540D" w:rsidRPr="000D5DB5" w:rsidDel="00DC7749">
          <w:rPr>
            <w:rFonts w:eastAsia="Times New Roman" w:cstheme="minorHAnsi"/>
            <w:color w:val="000000"/>
          </w:rPr>
          <w:delText xml:space="preserve">again. </w:delText>
        </w:r>
      </w:del>
    </w:p>
    <w:p w14:paraId="36705BF2" w14:textId="77777777" w:rsidR="0001622A" w:rsidRPr="000D5DB5" w:rsidRDefault="0008540D" w:rsidP="00272CA8">
      <w:pPr>
        <w:contextualSpacing/>
        <w:rPr>
          <w:rFonts w:eastAsia="Times New Roman" w:cstheme="minorHAnsi"/>
          <w:color w:val="000000"/>
        </w:rPr>
      </w:pPr>
      <w:r>
        <w:rPr>
          <w:rFonts w:eastAsia="Times New Roman" w:cstheme="minorHAnsi"/>
          <w:color w:val="000000"/>
        </w:rPr>
        <w:t>Also, s</w:t>
      </w:r>
      <w:r w:rsidR="0001622A" w:rsidRPr="000D5DB5">
        <w:rPr>
          <w:rFonts w:eastAsia="Times New Roman" w:cstheme="minorHAnsi"/>
          <w:color w:val="000000"/>
        </w:rPr>
        <w:t xml:space="preserve">o long as the spell is active, the </w:t>
      </w:r>
      <w:del w:id="5695" w:author="Admin" w:date="2021-04-30T22:30:00Z">
        <w:r w:rsidR="0001622A" w:rsidRPr="000D5DB5" w:rsidDel="00DC7749">
          <w:rPr>
            <w:rFonts w:eastAsia="Times New Roman" w:cstheme="minorHAnsi"/>
            <w:color w:val="000000"/>
          </w:rPr>
          <w:delText xml:space="preserve">blast from the spell </w:delText>
        </w:r>
      </w:del>
      <w:ins w:id="5696" w:author="Admin" w:date="2021-04-30T22:30:00Z">
        <w:r w:rsidR="00DC7749">
          <w:rPr>
            <w:rFonts w:eastAsia="Times New Roman" w:cstheme="minorHAnsi"/>
            <w:color w:val="000000"/>
          </w:rPr>
          <w:t xml:space="preserve">sigil deals fire damage equal to the number of sigil dice to all targets within 5 feet of it (4 at 4th </w:t>
        </w:r>
      </w:ins>
      <w:ins w:id="5697" w:author="Admin" w:date="2021-04-30T22:31:00Z">
        <w:r w:rsidR="00DC7749">
          <w:rPr>
            <w:rFonts w:eastAsia="Times New Roman" w:cstheme="minorHAnsi"/>
            <w:color w:val="000000"/>
          </w:rPr>
          <w:t>level). This damage is negated on a successful Agility saving throw</w:t>
        </w:r>
      </w:ins>
      <w:ins w:id="5698" w:author="Admin" w:date="2021-04-30T22:30:00Z">
        <w:r w:rsidR="00DC7749">
          <w:rPr>
            <w:rFonts w:eastAsia="Times New Roman" w:cstheme="minorHAnsi"/>
            <w:color w:val="000000"/>
          </w:rPr>
          <w:t xml:space="preserve">. </w:t>
        </w:r>
      </w:ins>
      <w:del w:id="5699" w:author="Admin" w:date="2021-04-30T22:30:00Z">
        <w:r w:rsidR="0001622A" w:rsidRPr="000D5DB5" w:rsidDel="00DC7749">
          <w:rPr>
            <w:rFonts w:eastAsia="Times New Roman" w:cstheme="minorHAnsi"/>
            <w:color w:val="000000"/>
          </w:rPr>
          <w:delText xml:space="preserve">target's splashes on the area around the target. </w:delText>
        </w:r>
      </w:del>
      <w:del w:id="5700" w:author="Admin" w:date="2021-04-30T22:31:00Z">
        <w:r w:rsidR="0001622A" w:rsidRPr="000D5DB5" w:rsidDel="00DC7749">
          <w:rPr>
            <w:rFonts w:eastAsia="Times New Roman" w:cstheme="minorHAnsi"/>
            <w:color w:val="000000"/>
          </w:rPr>
          <w:delText>All creatures adjacent to the target take half the initial damage the target takes</w:delText>
        </w:r>
        <w:r w:rsidR="00967E8A" w:rsidDel="00DC7749">
          <w:rPr>
            <w:rFonts w:eastAsia="Times New Roman" w:cstheme="minorHAnsi"/>
            <w:color w:val="000000"/>
          </w:rPr>
          <w:delText xml:space="preserve"> (halved on a successful Agility saving throw)</w:delText>
        </w:r>
        <w:r w:rsidR="0001622A" w:rsidRPr="000D5DB5" w:rsidDel="00DC7749">
          <w:rPr>
            <w:rFonts w:eastAsia="Times New Roman" w:cstheme="minorHAnsi"/>
            <w:color w:val="000000"/>
          </w:rPr>
          <w:delText xml:space="preserve">. </w:delText>
        </w:r>
      </w:del>
      <w:r w:rsidR="0001622A" w:rsidRPr="000D5DB5">
        <w:rPr>
          <w:rFonts w:eastAsia="Times New Roman" w:cstheme="minorHAnsi"/>
          <w:color w:val="000000"/>
        </w:rPr>
        <w:t>If the ranged spell attack misses, the spell deals half the initial damage and has no other effect.</w:t>
      </w:r>
    </w:p>
    <w:p w14:paraId="0F842304" w14:textId="77777777" w:rsidR="007644ED" w:rsidDel="00DC7749" w:rsidRDefault="0001622A" w:rsidP="00DD72A2">
      <w:pPr>
        <w:contextualSpacing/>
        <w:rPr>
          <w:del w:id="5701" w:author="Admin" w:date="2021-04-30T22:31:00Z"/>
          <w:rFonts w:eastAsia="Times New Roman" w:cstheme="minorHAnsi"/>
        </w:rPr>
      </w:pPr>
      <w:r w:rsidRPr="00134BC3">
        <w:rPr>
          <w:rFonts w:eastAsia="Times New Roman" w:cstheme="minorHAnsi"/>
          <w:b/>
          <w:bCs/>
          <w:color w:val="000000"/>
        </w:rPr>
        <w:t>Heightened.</w:t>
      </w:r>
      <w:r w:rsidRPr="000D5DB5">
        <w:rPr>
          <w:rFonts w:eastAsia="Times New Roman" w:cstheme="minorHAnsi"/>
          <w:color w:val="000000"/>
        </w:rPr>
        <w:t xml:space="preserve"> The damage increases by one dice per spell level above 4th.</w:t>
      </w:r>
    </w:p>
    <w:p w14:paraId="5B400A99" w14:textId="77777777" w:rsidR="00DC7749" w:rsidRPr="00134BC3" w:rsidRDefault="00DC7749">
      <w:pPr>
        <w:contextualSpacing/>
        <w:rPr>
          <w:ins w:id="5702" w:author="Admin" w:date="2021-04-30T22:31:00Z"/>
          <w:rFonts w:eastAsia="Times New Roman" w:cstheme="minorHAnsi"/>
        </w:rPr>
      </w:pPr>
    </w:p>
    <w:p w14:paraId="42E3679F" w14:textId="77777777" w:rsidR="0001622A" w:rsidRPr="00134BC3" w:rsidRDefault="0001622A" w:rsidP="00272CA8">
      <w:pPr>
        <w:contextualSpacing/>
        <w:rPr>
          <w:rFonts w:eastAsia="Times New Roman" w:cstheme="minorHAnsi"/>
        </w:rPr>
      </w:pPr>
    </w:p>
    <w:p w14:paraId="290B2903" w14:textId="77777777" w:rsidR="0001622A" w:rsidRPr="00134BC3" w:rsidRDefault="00AB25EF">
      <w:pPr>
        <w:contextualSpacing/>
        <w:rPr>
          <w:rFonts w:eastAsia="Times New Roman" w:cstheme="minorHAnsi"/>
          <w:b/>
          <w:bCs/>
          <w:color w:val="000000"/>
        </w:rPr>
      </w:pPr>
      <w:r w:rsidRPr="000D5DB5">
        <w:rPr>
          <w:rFonts w:eastAsia="Times New Roman" w:cstheme="minorHAnsi"/>
          <w:b/>
          <w:bCs/>
          <w:color w:val="000000"/>
        </w:rPr>
        <w:t>Inner Fire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2C31214C" w14:textId="77777777" w:rsidR="00AB25EF" w:rsidRPr="00134BC3" w:rsidRDefault="00AB25EF">
      <w:pPr>
        <w:contextualSpacing/>
        <w:rPr>
          <w:rFonts w:eastAsia="Times New Roman" w:cstheme="minorHAnsi"/>
        </w:rPr>
      </w:pPr>
      <w:r w:rsidRPr="000D5DB5">
        <w:rPr>
          <w:rFonts w:eastAsia="Times New Roman" w:cstheme="minorHAnsi"/>
          <w:color w:val="000000"/>
        </w:rPr>
        <w:t>Transmutation</w:t>
      </w:r>
    </w:p>
    <w:p w14:paraId="73D725D7"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1FD3A304"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15219850"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44DCEFF5"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00D63985">
        <w:rPr>
          <w:rFonts w:eastAsia="Times New Roman" w:cstheme="minorHAnsi"/>
          <w:color w:val="000000"/>
        </w:rPr>
        <w:t xml:space="preserve">5 </w:t>
      </w:r>
      <w:r w:rsidRPr="000D5DB5">
        <w:rPr>
          <w:rFonts w:eastAsia="Times New Roman" w:cstheme="minorHAnsi"/>
          <w:color w:val="000000"/>
        </w:rPr>
        <w:t>minutes</w:t>
      </w:r>
    </w:p>
    <w:p w14:paraId="6AEE5B00" w14:textId="77777777" w:rsidR="00AB25EF" w:rsidRPr="00134BC3" w:rsidRDefault="00AD0065" w:rsidP="00AD0065">
      <w:pPr>
        <w:contextualSpacing/>
        <w:rPr>
          <w:rFonts w:eastAsia="Times New Roman" w:cstheme="minorHAnsi"/>
        </w:rPr>
      </w:pPr>
      <w:r>
        <w:rPr>
          <w:rFonts w:eastAsia="Times New Roman" w:cstheme="minorHAnsi"/>
          <w:color w:val="000000"/>
        </w:rPr>
        <w:t xml:space="preserve">A wreath of faith </w:t>
      </w:r>
      <w:r w:rsidR="00AB25EF" w:rsidRPr="000D5DB5">
        <w:rPr>
          <w:rFonts w:eastAsia="Times New Roman" w:cstheme="minorHAnsi"/>
          <w:color w:val="000000"/>
        </w:rPr>
        <w:t xml:space="preserve">burns within </w:t>
      </w:r>
      <w:r w:rsidR="00EA7B1C">
        <w:rPr>
          <w:rFonts w:eastAsia="Times New Roman" w:cstheme="minorHAnsi"/>
          <w:color w:val="000000"/>
        </w:rPr>
        <w:t xml:space="preserve">a creature </w:t>
      </w:r>
      <w:r>
        <w:rPr>
          <w:rFonts w:eastAsia="Times New Roman" w:cstheme="minorHAnsi"/>
          <w:color w:val="000000"/>
        </w:rPr>
        <w:t xml:space="preserve">you designate </w:t>
      </w:r>
      <w:r w:rsidR="00EA7B1C">
        <w:rPr>
          <w:rFonts w:eastAsia="Times New Roman" w:cstheme="minorHAnsi"/>
          <w:color w:val="000000"/>
        </w:rPr>
        <w:t>within range</w:t>
      </w:r>
      <w:r w:rsidR="00AB25EF" w:rsidRPr="000D5DB5">
        <w:rPr>
          <w:rFonts w:eastAsia="Times New Roman" w:cstheme="minorHAnsi"/>
          <w:color w:val="000000"/>
        </w:rPr>
        <w:t xml:space="preserve">. The creature gains +1 </w:t>
      </w:r>
      <w:r>
        <w:rPr>
          <w:rFonts w:eastAsia="Times New Roman" w:cstheme="minorHAnsi"/>
          <w:color w:val="000000"/>
        </w:rPr>
        <w:t xml:space="preserve">bonus </w:t>
      </w:r>
      <w:r w:rsidR="00AB25EF" w:rsidRPr="000D5DB5">
        <w:rPr>
          <w:rFonts w:eastAsia="Times New Roman" w:cstheme="minorHAnsi"/>
          <w:color w:val="000000"/>
        </w:rPr>
        <w:t xml:space="preserve">to damage rolls, and their armor increases by 1. </w:t>
      </w:r>
      <w:r>
        <w:rPr>
          <w:rFonts w:eastAsia="Times New Roman" w:cstheme="minorHAnsi"/>
          <w:color w:val="000000"/>
        </w:rPr>
        <w:t>This is an aura bonus.</w:t>
      </w:r>
    </w:p>
    <w:p w14:paraId="5525F666" w14:textId="77777777" w:rsidR="00AB25EF" w:rsidRPr="000D5DB5" w:rsidRDefault="00AB25EF" w:rsidP="00AD0065">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You can increase the bonus to AC and damage rolls by +1 each for every </w:t>
      </w:r>
      <w:r w:rsidR="002312E9">
        <w:rPr>
          <w:rFonts w:eastAsia="Times New Roman" w:cstheme="minorHAnsi"/>
          <w:color w:val="000000"/>
        </w:rPr>
        <w:t>four</w:t>
      </w:r>
      <w:r w:rsidRPr="000D5DB5">
        <w:rPr>
          <w:rFonts w:eastAsia="Times New Roman" w:cstheme="minorHAnsi"/>
          <w:color w:val="000000"/>
        </w:rPr>
        <w:t xml:space="preserve"> </w:t>
      </w:r>
      <w:r w:rsidR="00AD0065">
        <w:rPr>
          <w:rFonts w:eastAsia="Times New Roman" w:cstheme="minorHAnsi"/>
          <w:color w:val="000000"/>
        </w:rPr>
        <w:t xml:space="preserve">spell </w:t>
      </w:r>
      <w:r w:rsidRPr="000D5DB5">
        <w:rPr>
          <w:rFonts w:eastAsia="Times New Roman" w:cstheme="minorHAnsi"/>
          <w:color w:val="000000"/>
        </w:rPr>
        <w:t>levels above 1</w:t>
      </w:r>
      <w:r w:rsidR="002A60DE">
        <w:rPr>
          <w:rFonts w:eastAsia="Times New Roman" w:cstheme="minorHAnsi"/>
          <w:color w:val="000000"/>
        </w:rPr>
        <w:t>st</w:t>
      </w:r>
      <w:r w:rsidR="00AD0065">
        <w:rPr>
          <w:rFonts w:eastAsia="Times New Roman" w:cstheme="minorHAnsi"/>
          <w:color w:val="000000"/>
        </w:rPr>
        <w:t xml:space="preserve"> (up to a +3 bonus to AC and damage rolls at spell level </w:t>
      </w:r>
      <w:r w:rsidR="002312E9">
        <w:rPr>
          <w:rFonts w:eastAsia="Times New Roman" w:cstheme="minorHAnsi"/>
          <w:color w:val="000000"/>
        </w:rPr>
        <w:t>9</w:t>
      </w:r>
      <w:r w:rsidR="00AD0065">
        <w:rPr>
          <w:rFonts w:eastAsia="Times New Roman" w:cstheme="minorHAnsi"/>
          <w:color w:val="000000"/>
        </w:rPr>
        <w:t>)</w:t>
      </w:r>
      <w:r w:rsidRPr="000D5DB5">
        <w:rPr>
          <w:rFonts w:eastAsia="Times New Roman" w:cstheme="minorHAnsi"/>
          <w:color w:val="000000"/>
        </w:rPr>
        <w:t>.</w:t>
      </w:r>
    </w:p>
    <w:p w14:paraId="2C6A9A5F" w14:textId="77777777" w:rsidR="00A03650" w:rsidRPr="000D5DB5" w:rsidRDefault="00A03650">
      <w:pPr>
        <w:contextualSpacing/>
        <w:rPr>
          <w:rFonts w:eastAsia="Times New Roman" w:cstheme="minorHAnsi"/>
          <w:color w:val="000000"/>
        </w:rPr>
      </w:pPr>
    </w:p>
    <w:p w14:paraId="10B0F6E5" w14:textId="77777777" w:rsidR="00A03650" w:rsidRPr="000D5DB5" w:rsidRDefault="00A03650">
      <w:pPr>
        <w:contextualSpacing/>
        <w:rPr>
          <w:rFonts w:eastAsia="Times New Roman" w:cstheme="minorHAnsi"/>
          <w:b/>
          <w:bCs/>
          <w:color w:val="000000"/>
        </w:rPr>
      </w:pPr>
      <w:r w:rsidRPr="000D5DB5">
        <w:rPr>
          <w:rFonts w:eastAsia="Times New Roman" w:cstheme="minorHAnsi"/>
          <w:b/>
          <w:bCs/>
          <w:color w:val="000000"/>
        </w:rPr>
        <w:t>Invoke Elements [</w:t>
      </w:r>
      <w:r w:rsidR="00324C75" w:rsidRPr="000D5DB5">
        <w:rPr>
          <w:rFonts w:eastAsia="Times New Roman" w:cstheme="minorHAnsi"/>
          <w:b/>
          <w:bCs/>
          <w:color w:val="000000"/>
        </w:rPr>
        <w:t xml:space="preserve">level </w:t>
      </w:r>
      <w:r w:rsidRPr="000D5DB5">
        <w:rPr>
          <w:rFonts w:eastAsia="Times New Roman" w:cstheme="minorHAnsi"/>
          <w:b/>
          <w:bCs/>
          <w:color w:val="000000"/>
        </w:rPr>
        <w:t>0]</w:t>
      </w:r>
    </w:p>
    <w:p w14:paraId="6FFC747F" w14:textId="77777777" w:rsidR="00A03650" w:rsidRPr="000D5DB5" w:rsidRDefault="00A03650">
      <w:pPr>
        <w:contextualSpacing/>
        <w:rPr>
          <w:rFonts w:eastAsia="Times New Roman" w:cstheme="minorHAnsi"/>
          <w:color w:val="000000"/>
        </w:rPr>
      </w:pPr>
      <w:r w:rsidRPr="000D5DB5">
        <w:rPr>
          <w:rFonts w:eastAsia="Times New Roman" w:cstheme="minorHAnsi"/>
          <w:color w:val="000000"/>
        </w:rPr>
        <w:t xml:space="preserve">Evocation </w:t>
      </w:r>
    </w:p>
    <w:p w14:paraId="430E2D03"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1E1B61E"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30 feet</w:t>
      </w:r>
    </w:p>
    <w:p w14:paraId="1B145133"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757BE31F" w14:textId="77777777" w:rsidR="00A03650" w:rsidRPr="00134BC3" w:rsidRDefault="00A03650">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2CC5150C" w14:textId="77777777" w:rsidR="00A03650" w:rsidRPr="000D5DB5" w:rsidRDefault="00A03650">
      <w:pPr>
        <w:contextualSpacing/>
        <w:rPr>
          <w:rFonts w:eastAsia="Times New Roman" w:cstheme="minorHAnsi"/>
          <w:color w:val="000000"/>
        </w:rPr>
      </w:pPr>
      <w:r w:rsidRPr="000D5DB5">
        <w:rPr>
          <w:rFonts w:eastAsia="Times New Roman" w:cstheme="minorHAnsi"/>
          <w:color w:val="000000"/>
        </w:rPr>
        <w:t>You can create one of the following effects:</w:t>
      </w:r>
    </w:p>
    <w:p w14:paraId="1FC53FB5" w14:textId="77777777" w:rsidR="004F3A8A" w:rsidRPr="000D5DB5" w:rsidRDefault="00A03650">
      <w:pPr>
        <w:contextualSpacing/>
        <w:rPr>
          <w:rFonts w:eastAsia="Times New Roman" w:cstheme="minorHAnsi"/>
          <w:color w:val="000000"/>
        </w:rPr>
      </w:pPr>
      <w:r w:rsidRPr="000D5DB5">
        <w:rPr>
          <w:rFonts w:eastAsia="Times New Roman" w:cstheme="minorHAnsi"/>
          <w:color w:val="000000"/>
        </w:rPr>
        <w:t xml:space="preserve">You create a tiny, harmless illusion that predicts the weather for the next 24 hours; </w:t>
      </w:r>
      <w:r w:rsidR="004F3A8A" w:rsidRPr="000D5DB5">
        <w:rPr>
          <w:rFonts w:eastAsia="Times New Roman" w:cstheme="minorHAnsi"/>
          <w:color w:val="000000"/>
        </w:rPr>
        <w:lastRenderedPageBreak/>
        <w:t>your voice booms three times as loud; y</w:t>
      </w:r>
      <w:r w:rsidRPr="000D5DB5">
        <w:rPr>
          <w:rFonts w:eastAsia="Times New Roman" w:cstheme="minorHAnsi"/>
          <w:color w:val="000000"/>
        </w:rPr>
        <w:t xml:space="preserve">ou </w:t>
      </w:r>
      <w:r w:rsidR="004F3A8A" w:rsidRPr="000D5DB5">
        <w:rPr>
          <w:rFonts w:eastAsia="Times New Roman" w:cstheme="minorHAnsi"/>
          <w:color w:val="000000"/>
        </w:rPr>
        <w:t xml:space="preserve">conjure a spark of lightning or flame that can </w:t>
      </w:r>
      <w:r w:rsidRPr="000D5DB5">
        <w:rPr>
          <w:rFonts w:eastAsia="Times New Roman" w:cstheme="minorHAnsi"/>
          <w:color w:val="000000"/>
        </w:rPr>
        <w:t>light or snuff a small campfire</w:t>
      </w:r>
      <w:r w:rsidR="004F3A8A" w:rsidRPr="000D5DB5">
        <w:rPr>
          <w:rFonts w:eastAsia="Times New Roman" w:cstheme="minorHAnsi"/>
          <w:color w:val="000000"/>
        </w:rPr>
        <w:t xml:space="preserve">, torch, or candle; </w:t>
      </w:r>
      <w:r w:rsidRPr="000D5DB5">
        <w:rPr>
          <w:rFonts w:eastAsia="Times New Roman" w:cstheme="minorHAnsi"/>
          <w:color w:val="000000"/>
        </w:rPr>
        <w:t>cause such flames to flicker and change color</w:t>
      </w:r>
      <w:r w:rsidR="004F3A8A" w:rsidRPr="000D5DB5">
        <w:rPr>
          <w:rFonts w:eastAsia="Times New Roman" w:cstheme="minorHAnsi"/>
          <w:color w:val="000000"/>
        </w:rPr>
        <w:t xml:space="preserve"> for 1 minute</w:t>
      </w:r>
      <w:r w:rsidRPr="000D5DB5">
        <w:rPr>
          <w:rFonts w:eastAsia="Times New Roman" w:cstheme="minorHAnsi"/>
          <w:color w:val="000000"/>
        </w:rPr>
        <w:t xml:space="preserve">; </w:t>
      </w:r>
      <w:r w:rsidR="004F3A8A" w:rsidRPr="000D5DB5">
        <w:rPr>
          <w:rFonts w:eastAsia="Times New Roman" w:cstheme="minorHAnsi"/>
          <w:color w:val="000000"/>
        </w:rPr>
        <w:t>y</w:t>
      </w:r>
      <w:r w:rsidRPr="000D5DB5">
        <w:rPr>
          <w:rFonts w:eastAsia="Times New Roman" w:cstheme="minorHAnsi"/>
          <w:color w:val="000000"/>
        </w:rPr>
        <w:t xml:space="preserve">ou cause harmless tremors for 1 minute; </w:t>
      </w:r>
      <w:r w:rsidR="004F3A8A" w:rsidRPr="000D5DB5">
        <w:rPr>
          <w:rFonts w:eastAsia="Times New Roman" w:cstheme="minorHAnsi"/>
          <w:color w:val="000000"/>
        </w:rPr>
        <w:t xml:space="preserve">you chill, warm, a small amount of liquid, or freeze it for 1 minute. </w:t>
      </w:r>
    </w:p>
    <w:p w14:paraId="6D29CE21" w14:textId="77777777" w:rsidR="004F3A8A" w:rsidRPr="000D5DB5" w:rsidRDefault="004F3A8A">
      <w:pPr>
        <w:contextualSpacing/>
        <w:rPr>
          <w:rFonts w:eastAsia="Times New Roman" w:cstheme="minorHAnsi"/>
          <w:color w:val="000000"/>
        </w:rPr>
      </w:pPr>
      <w:r w:rsidRPr="000D5DB5">
        <w:rPr>
          <w:rFonts w:eastAsia="Times New Roman" w:cstheme="minorHAnsi"/>
          <w:color w:val="000000"/>
        </w:rPr>
        <w:t xml:space="preserve">You can have up to three of these 1-minute effects active at once. </w:t>
      </w:r>
    </w:p>
    <w:p w14:paraId="77D5BDD9" w14:textId="77777777" w:rsidR="007644ED" w:rsidRPr="00134BC3" w:rsidRDefault="007644ED">
      <w:pPr>
        <w:contextualSpacing/>
        <w:rPr>
          <w:rFonts w:eastAsia="Times New Roman" w:cstheme="minorHAnsi"/>
        </w:rPr>
      </w:pPr>
    </w:p>
    <w:p w14:paraId="5DE12365" w14:textId="77777777" w:rsidR="00AB25EF" w:rsidRPr="000D5DB5" w:rsidRDefault="00AB25EF">
      <w:pPr>
        <w:contextualSpacing/>
        <w:rPr>
          <w:rFonts w:eastAsia="Times New Roman" w:cstheme="minorHAnsi"/>
          <w:b/>
          <w:bCs/>
          <w:color w:val="000000"/>
        </w:rPr>
      </w:pPr>
      <w:r w:rsidRPr="000D5DB5">
        <w:rPr>
          <w:rFonts w:eastAsia="Times New Roman" w:cstheme="minorHAnsi"/>
          <w:b/>
          <w:bCs/>
          <w:color w:val="000000"/>
        </w:rPr>
        <w:t>Lava Burst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2117B362"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25497A57" w14:textId="77777777" w:rsidR="00EA7B1C" w:rsidRPr="00134BC3" w:rsidRDefault="00EA7B1C">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EE716E1"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52655CDA"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15A7E9FE" w14:textId="77777777" w:rsidR="00AB25EF" w:rsidRPr="00134BC3" w:rsidRDefault="00AB25EF" w:rsidP="00272CA8">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del w:id="5703" w:author="Admin" w:date="2021-04-30T22:31:00Z">
        <w:r w:rsidR="0001622A" w:rsidRPr="000D5DB5" w:rsidDel="00DC7749">
          <w:rPr>
            <w:rFonts w:eastAsia="Times New Roman" w:cstheme="minorHAnsi"/>
            <w:color w:val="000000"/>
          </w:rPr>
          <w:delText xml:space="preserve">Up to </w:delText>
        </w:r>
        <w:r w:rsidR="002B1478" w:rsidRPr="000D5DB5" w:rsidDel="00DC7749">
          <w:rPr>
            <w:rFonts w:eastAsia="Times New Roman" w:cstheme="minorHAnsi"/>
            <w:color w:val="000000"/>
          </w:rPr>
          <w:delText xml:space="preserve">1 </w:delText>
        </w:r>
        <w:r w:rsidRPr="000D5DB5" w:rsidDel="00DC7749">
          <w:rPr>
            <w:rFonts w:eastAsia="Times New Roman" w:cstheme="minorHAnsi"/>
            <w:color w:val="000000"/>
          </w:rPr>
          <w:delText>minute</w:delText>
        </w:r>
      </w:del>
      <w:ins w:id="5704" w:author="Admin" w:date="2021-04-30T22:31:00Z">
        <w:r w:rsidR="00DC7749">
          <w:rPr>
            <w:rFonts w:eastAsia="Times New Roman" w:cstheme="minorHAnsi"/>
            <w:color w:val="000000"/>
          </w:rPr>
          <w:t>Instantaneous, up to 3 rounds.</w:t>
        </w:r>
      </w:ins>
    </w:p>
    <w:p w14:paraId="65C88419" w14:textId="5AF3EAD6" w:rsidR="0008540D" w:rsidRDefault="0001622A" w:rsidP="000335B1">
      <w:pPr>
        <w:contextualSpacing/>
        <w:rPr>
          <w:rFonts w:eastAsia="Times New Roman" w:cstheme="minorHAnsi"/>
          <w:color w:val="000000"/>
        </w:rPr>
      </w:pPr>
      <w:r w:rsidRPr="000D5DB5">
        <w:rPr>
          <w:rFonts w:eastAsia="Times New Roman" w:cstheme="minorHAnsi"/>
          <w:color w:val="000000"/>
        </w:rPr>
        <w:t xml:space="preserve">You blast your target with </w:t>
      </w:r>
      <w:r w:rsidR="00EA7B1C" w:rsidRPr="000D5DB5">
        <w:rPr>
          <w:rFonts w:eastAsia="Times New Roman" w:cstheme="minorHAnsi"/>
          <w:color w:val="000000"/>
        </w:rPr>
        <w:t>sticky</w:t>
      </w:r>
      <w:r w:rsidRPr="000D5DB5">
        <w:rPr>
          <w:rFonts w:eastAsia="Times New Roman" w:cstheme="minorHAnsi"/>
          <w:color w:val="000000"/>
        </w:rPr>
        <w:t xml:space="preserve"> elemental lava. Make a ranged spell attack against the target. On a hit, the target is affected by the spell, taking 2d6</w:t>
      </w:r>
      <w:ins w:id="5705" w:author="Admin" w:date="2021-04-30T22:31:00Z">
        <w:r w:rsidR="00DC7749">
          <w:rPr>
            <w:rFonts w:eastAsia="Times New Roman" w:cstheme="minorHAnsi"/>
            <w:color w:val="000000"/>
          </w:rPr>
          <w:t xml:space="preserve"> points of</w:t>
        </w:r>
      </w:ins>
      <w:r w:rsidRPr="000D5DB5">
        <w:rPr>
          <w:rFonts w:eastAsia="Times New Roman" w:cstheme="minorHAnsi"/>
          <w:color w:val="000000"/>
        </w:rPr>
        <w:t xml:space="preserve"> fire damage. </w:t>
      </w:r>
      <w:ins w:id="5706" w:author="Admin" w:date="2021-04-30T22:31:00Z">
        <w:r w:rsidR="00DC7749" w:rsidRPr="001F7089">
          <w:rPr>
            <w:rFonts w:eastAsia="Times New Roman" w:cstheme="minorHAnsi"/>
            <w:color w:val="000000"/>
          </w:rPr>
          <w:t>The sigil pulses at the start of your turn every round</w:t>
        </w:r>
        <w:r w:rsidR="00DC7749">
          <w:rPr>
            <w:rFonts w:eastAsia="Times New Roman" w:cstheme="minorHAnsi"/>
            <w:color w:val="000000"/>
          </w:rPr>
          <w:t xml:space="preserve">, repeating the </w:t>
        </w:r>
      </w:ins>
      <w:ins w:id="5707" w:author="Admin" w:date="2022-04-18T23:40:00Z">
        <w:r w:rsidR="000335B1">
          <w:rPr>
            <w:rFonts w:eastAsia="Times New Roman" w:cstheme="minorHAnsi"/>
            <w:color w:val="000000"/>
          </w:rPr>
          <w:t xml:space="preserve">primary </w:t>
        </w:r>
      </w:ins>
      <w:ins w:id="5708" w:author="Admin" w:date="2021-04-30T22:31:00Z">
        <w:r w:rsidR="00DC7749">
          <w:rPr>
            <w:rFonts w:eastAsia="Times New Roman" w:cstheme="minorHAnsi"/>
            <w:color w:val="000000"/>
          </w:rPr>
          <w:t>effect</w:t>
        </w:r>
        <w:r w:rsidR="00DC7749" w:rsidRPr="004A6694">
          <w:rPr>
            <w:rFonts w:eastAsia="Times New Roman" w:cstheme="minorHAnsi"/>
            <w:color w:val="000000"/>
          </w:rPr>
          <w:t>.</w:t>
        </w:r>
      </w:ins>
      <w:del w:id="5709" w:author="Admin" w:date="2021-04-30T22:31:00Z">
        <w:r w:rsidR="0008540D" w:rsidRPr="000D5DB5" w:rsidDel="00DC7749">
          <w:rPr>
            <w:rFonts w:eastAsia="Times New Roman" w:cstheme="minorHAnsi"/>
            <w:color w:val="000000"/>
          </w:rPr>
          <w:delText xml:space="preserve">At the beginning of every round, the </w:delText>
        </w:r>
        <w:r w:rsidR="0008540D" w:rsidDel="00DC7749">
          <w:rPr>
            <w:rFonts w:eastAsia="Times New Roman" w:cstheme="minorHAnsi"/>
            <w:color w:val="000000"/>
          </w:rPr>
          <w:delText xml:space="preserve">caster </w:delText>
        </w:r>
        <w:r w:rsidR="0008540D" w:rsidRPr="000D5DB5" w:rsidDel="00DC7749">
          <w:rPr>
            <w:rFonts w:eastAsia="Times New Roman" w:cstheme="minorHAnsi"/>
            <w:color w:val="000000"/>
          </w:rPr>
          <w:delText xml:space="preserve">must succeed on a </w:delText>
        </w:r>
        <w:r w:rsidR="0008540D" w:rsidDel="00DC7749">
          <w:rPr>
            <w:rFonts w:eastAsia="Times New Roman" w:cstheme="minorHAnsi"/>
            <w:color w:val="000000"/>
          </w:rPr>
          <w:delText xml:space="preserve">spell attack roll to affect the target </w:delText>
        </w:r>
        <w:r w:rsidR="0008540D" w:rsidRPr="000D5DB5" w:rsidDel="00DC7749">
          <w:rPr>
            <w:rFonts w:eastAsia="Times New Roman" w:cstheme="minorHAnsi"/>
            <w:color w:val="000000"/>
          </w:rPr>
          <w:delText xml:space="preserve">again. </w:delText>
        </w:r>
      </w:del>
    </w:p>
    <w:p w14:paraId="58809037" w14:textId="77777777" w:rsidR="0001622A" w:rsidRPr="000D5DB5" w:rsidRDefault="0008540D" w:rsidP="00272CA8">
      <w:pPr>
        <w:contextualSpacing/>
        <w:rPr>
          <w:rFonts w:eastAsia="Times New Roman" w:cstheme="minorHAnsi"/>
          <w:color w:val="000000"/>
        </w:rPr>
      </w:pPr>
      <w:r>
        <w:rPr>
          <w:rFonts w:eastAsia="Times New Roman" w:cstheme="minorHAnsi"/>
          <w:color w:val="000000"/>
        </w:rPr>
        <w:t>Also, s</w:t>
      </w:r>
      <w:r w:rsidR="0001622A" w:rsidRPr="000D5DB5">
        <w:rPr>
          <w:rFonts w:eastAsia="Times New Roman" w:cstheme="minorHAnsi"/>
          <w:color w:val="000000"/>
        </w:rPr>
        <w:t xml:space="preserve">o long as the spell is active, the target suffers additional half damage (+50%) from any </w:t>
      </w:r>
      <w:del w:id="5710" w:author="Admin" w:date="2021-04-30T22:32:00Z">
        <w:r w:rsidR="0001622A" w:rsidRPr="00DC7749" w:rsidDel="00DC7749">
          <w:rPr>
            <w:rFonts w:eastAsia="Times New Roman" w:cstheme="minorHAnsi"/>
            <w:i/>
            <w:iCs/>
            <w:color w:val="000000"/>
            <w:rPrChange w:id="5711" w:author="Admin" w:date="2021-04-30T22:32:00Z">
              <w:rPr>
                <w:rFonts w:eastAsia="Times New Roman" w:cstheme="minorHAnsi"/>
                <w:color w:val="000000"/>
              </w:rPr>
            </w:rPrChange>
          </w:rPr>
          <w:delText xml:space="preserve">Elemental </w:delText>
        </w:r>
      </w:del>
      <w:ins w:id="5712" w:author="Admin" w:date="2021-04-30T22:32:00Z">
        <w:r w:rsidR="00DC7749" w:rsidRPr="00DC7749">
          <w:rPr>
            <w:rFonts w:eastAsia="Times New Roman" w:cstheme="minorHAnsi"/>
            <w:i/>
            <w:iCs/>
            <w:color w:val="000000"/>
            <w:rPrChange w:id="5713" w:author="Admin" w:date="2021-04-30T22:32:00Z">
              <w:rPr>
                <w:rFonts w:eastAsia="Times New Roman" w:cstheme="minorHAnsi"/>
                <w:color w:val="000000"/>
              </w:rPr>
            </w:rPrChange>
          </w:rPr>
          <w:t xml:space="preserve">elemental </w:t>
        </w:r>
      </w:ins>
      <w:del w:id="5714" w:author="Admin" w:date="2021-04-30T22:32:00Z">
        <w:r w:rsidR="0001622A" w:rsidRPr="00DC7749" w:rsidDel="00DC7749">
          <w:rPr>
            <w:rFonts w:eastAsia="Times New Roman" w:cstheme="minorHAnsi"/>
            <w:i/>
            <w:iCs/>
            <w:color w:val="000000"/>
            <w:rPrChange w:id="5715" w:author="Admin" w:date="2021-04-30T22:32:00Z">
              <w:rPr>
                <w:rFonts w:eastAsia="Times New Roman" w:cstheme="minorHAnsi"/>
                <w:color w:val="000000"/>
              </w:rPr>
            </w:rPrChange>
          </w:rPr>
          <w:delText xml:space="preserve">Shock </w:delText>
        </w:r>
      </w:del>
      <w:ins w:id="5716" w:author="Admin" w:date="2021-04-30T22:32:00Z">
        <w:r w:rsidR="00DC7749" w:rsidRPr="00DC7749">
          <w:rPr>
            <w:rFonts w:eastAsia="Times New Roman" w:cstheme="minorHAnsi"/>
            <w:i/>
            <w:iCs/>
            <w:color w:val="000000"/>
            <w:rPrChange w:id="5717" w:author="Admin" w:date="2021-04-30T22:32:00Z">
              <w:rPr>
                <w:rFonts w:eastAsia="Times New Roman" w:cstheme="minorHAnsi"/>
                <w:color w:val="000000"/>
              </w:rPr>
            </w:rPrChange>
          </w:rPr>
          <w:t>shock</w:t>
        </w:r>
        <w:r w:rsidR="00DC7749" w:rsidRPr="000D5DB5">
          <w:rPr>
            <w:rFonts w:eastAsia="Times New Roman" w:cstheme="minorHAnsi"/>
            <w:color w:val="000000"/>
          </w:rPr>
          <w:t xml:space="preserve"> </w:t>
        </w:r>
      </w:ins>
      <w:r w:rsidR="0001622A" w:rsidRPr="000D5DB5">
        <w:rPr>
          <w:rFonts w:eastAsia="Times New Roman" w:cstheme="minorHAnsi"/>
          <w:color w:val="000000"/>
        </w:rPr>
        <w:t>spell you cast. If the ranged spell attack misses, the spell deals half the initial damage and has no other effect.</w:t>
      </w:r>
    </w:p>
    <w:p w14:paraId="572985B7" w14:textId="77777777" w:rsidR="0001622A" w:rsidRPr="000D5DB5" w:rsidRDefault="0001622A">
      <w:pPr>
        <w:contextualSpacing/>
        <w:rPr>
          <w:rFonts w:eastAsia="Times New Roman" w:cstheme="minorHAnsi"/>
          <w:b/>
          <w:bCs/>
          <w:color w:val="000000"/>
        </w:rPr>
      </w:pPr>
      <w:r w:rsidRPr="000D5DB5">
        <w:rPr>
          <w:rFonts w:eastAsia="Times New Roman" w:cstheme="minorHAnsi"/>
          <w:b/>
          <w:bCs/>
          <w:color w:val="000000"/>
        </w:rPr>
        <w:t xml:space="preserve">Heightened. </w:t>
      </w:r>
      <w:r w:rsidRPr="00134BC3">
        <w:rPr>
          <w:rFonts w:eastAsia="Times New Roman" w:cstheme="minorHAnsi"/>
          <w:color w:val="000000"/>
        </w:rPr>
        <w:t xml:space="preserve">The damage increases by one dice per spell level above </w:t>
      </w:r>
      <w:r w:rsidRPr="000D5DB5">
        <w:rPr>
          <w:rFonts w:eastAsia="Times New Roman" w:cstheme="minorHAnsi"/>
          <w:color w:val="000000"/>
        </w:rPr>
        <w:t>2nd</w:t>
      </w:r>
      <w:r w:rsidRPr="00134BC3">
        <w:rPr>
          <w:rFonts w:eastAsia="Times New Roman" w:cstheme="minorHAnsi"/>
          <w:color w:val="000000"/>
        </w:rPr>
        <w:t>.</w:t>
      </w:r>
    </w:p>
    <w:p w14:paraId="6EFBA15B" w14:textId="74BAE732" w:rsidR="0001622A" w:rsidDel="00DC7749" w:rsidRDefault="0001622A" w:rsidP="000335B1">
      <w:pPr>
        <w:contextualSpacing/>
        <w:rPr>
          <w:del w:id="5718" w:author="Admin" w:date="2021-04-30T22:33:00Z"/>
          <w:rFonts w:eastAsia="Times New Roman" w:cstheme="minorHAnsi"/>
        </w:rPr>
        <w:pPrChange w:id="5719" w:author="Admin" w:date="2022-04-18T23:43:00Z">
          <w:pPr>
            <w:contextualSpacing/>
          </w:pPr>
        </w:pPrChange>
      </w:pPr>
      <w:r w:rsidRPr="000D5DB5">
        <w:rPr>
          <w:rFonts w:eastAsia="Times New Roman" w:cstheme="minorHAnsi"/>
          <w:i/>
          <w:iCs/>
          <w:color w:val="000000"/>
        </w:rPr>
        <w:t>Special.</w:t>
      </w:r>
      <w:r w:rsidRPr="000D5DB5">
        <w:rPr>
          <w:rFonts w:eastAsia="Times New Roman" w:cstheme="minorHAnsi"/>
          <w:color w:val="000000"/>
        </w:rPr>
        <w:t xml:space="preserve"> If the victim of this spell is </w:t>
      </w:r>
      <w:del w:id="5720" w:author="Admin" w:date="2021-04-30T22:32:00Z">
        <w:r w:rsidRPr="000D5DB5" w:rsidDel="00DC7749">
          <w:rPr>
            <w:rFonts w:eastAsia="Times New Roman" w:cstheme="minorHAnsi"/>
            <w:color w:val="000000"/>
          </w:rPr>
          <w:delText xml:space="preserve">targeted with any </w:delText>
        </w:r>
      </w:del>
      <w:ins w:id="5721" w:author="Admin" w:date="2021-04-30T22:32:00Z">
        <w:r w:rsidR="00DC7749">
          <w:rPr>
            <w:rFonts w:eastAsia="Times New Roman" w:cstheme="minorHAnsi"/>
            <w:color w:val="000000"/>
          </w:rPr>
          <w:t xml:space="preserve">exposed to at least 1 pint of </w:t>
        </w:r>
      </w:ins>
      <w:r w:rsidRPr="000D5DB5">
        <w:rPr>
          <w:rFonts w:eastAsia="Times New Roman" w:cstheme="minorHAnsi"/>
          <w:color w:val="000000"/>
        </w:rPr>
        <w:t xml:space="preserve">water or </w:t>
      </w:r>
      <w:ins w:id="5722" w:author="Admin" w:date="2021-04-30T22:32:00Z">
        <w:r w:rsidR="00DC7749">
          <w:rPr>
            <w:rFonts w:eastAsia="Times New Roman" w:cstheme="minorHAnsi"/>
            <w:color w:val="000000"/>
          </w:rPr>
          <w:t xml:space="preserve">subject to an effect that deals </w:t>
        </w:r>
      </w:ins>
      <w:r w:rsidRPr="000D5DB5">
        <w:rPr>
          <w:rFonts w:eastAsia="Times New Roman" w:cstheme="minorHAnsi"/>
          <w:color w:val="000000"/>
        </w:rPr>
        <w:t xml:space="preserve">cold </w:t>
      </w:r>
      <w:del w:id="5723" w:author="Admin" w:date="2021-04-30T22:32:00Z">
        <w:r w:rsidRPr="000D5DB5" w:rsidDel="00DC7749">
          <w:rPr>
            <w:rFonts w:eastAsia="Times New Roman" w:cstheme="minorHAnsi"/>
            <w:color w:val="000000"/>
          </w:rPr>
          <w:delText>spell or effect</w:delText>
        </w:r>
      </w:del>
      <w:ins w:id="5724" w:author="Admin" w:date="2021-04-30T22:32:00Z">
        <w:r w:rsidR="00DC7749">
          <w:rPr>
            <w:rFonts w:eastAsia="Times New Roman" w:cstheme="minorHAnsi"/>
            <w:color w:val="000000"/>
          </w:rPr>
          <w:t>damage</w:t>
        </w:r>
      </w:ins>
      <w:ins w:id="5725" w:author="Admin" w:date="2022-04-18T23:43:00Z">
        <w:r w:rsidR="000335B1">
          <w:rPr>
            <w:rFonts w:eastAsia="Times New Roman" w:cstheme="minorHAnsi"/>
            <w:color w:val="000000"/>
          </w:rPr>
          <w:t>, then the target also suffers from</w:t>
        </w:r>
      </w:ins>
      <w:del w:id="5726" w:author="Admin" w:date="2022-04-18T23:43:00Z">
        <w:r w:rsidRPr="000D5DB5" w:rsidDel="000335B1">
          <w:rPr>
            <w:rFonts w:eastAsia="Times New Roman" w:cstheme="minorHAnsi"/>
            <w:color w:val="000000"/>
          </w:rPr>
          <w:delText xml:space="preserve">, the lava solidifies, inflicting </w:delText>
        </w:r>
      </w:del>
      <w:ins w:id="5727" w:author="Admin" w:date="2022-04-18T23:43:00Z">
        <w:r w:rsidR="000335B1">
          <w:rPr>
            <w:rFonts w:eastAsia="Times New Roman" w:cstheme="minorHAnsi"/>
            <w:color w:val="000000"/>
          </w:rPr>
          <w:t xml:space="preserve"> </w:t>
        </w:r>
      </w:ins>
      <w:r w:rsidR="005D361A">
        <w:rPr>
          <w:rFonts w:eastAsia="Times New Roman" w:cstheme="minorHAnsi"/>
          <w:color w:val="000000"/>
        </w:rPr>
        <w:t xml:space="preserve">the </w:t>
      </w:r>
      <w:r w:rsidR="005D361A" w:rsidRPr="00DC7749">
        <w:rPr>
          <w:rFonts w:eastAsia="Times New Roman" w:cstheme="minorHAnsi"/>
          <w:i/>
          <w:iCs/>
          <w:color w:val="000000"/>
          <w:rPrChange w:id="5728" w:author="Admin" w:date="2021-04-30T22:32:00Z">
            <w:rPr>
              <w:rFonts w:eastAsia="Times New Roman" w:cstheme="minorHAnsi"/>
              <w:color w:val="000000"/>
            </w:rPr>
          </w:rPrChange>
        </w:rPr>
        <w:t>chilled</w:t>
      </w:r>
      <w:r w:rsidR="005D361A">
        <w:rPr>
          <w:rFonts w:eastAsia="Times New Roman" w:cstheme="minorHAnsi"/>
          <w:color w:val="000000"/>
        </w:rPr>
        <w:t xml:space="preserve"> condition</w:t>
      </w:r>
      <w:ins w:id="5729" w:author="Admin" w:date="2021-04-30T22:32:00Z">
        <w:r w:rsidR="00DC7749">
          <w:rPr>
            <w:rFonts w:eastAsia="Times New Roman" w:cstheme="minorHAnsi"/>
            <w:color w:val="000000"/>
          </w:rPr>
          <w:t xml:space="preserve"> for the duration of the sigil</w:t>
        </w:r>
      </w:ins>
      <w:ins w:id="5730" w:author="Admin" w:date="2022-04-18T23:43:00Z">
        <w:r w:rsidR="000335B1">
          <w:rPr>
            <w:rFonts w:eastAsia="Times New Roman" w:cstheme="minorHAnsi"/>
            <w:color w:val="000000"/>
          </w:rPr>
          <w:t>, as the lava solidifies</w:t>
        </w:r>
      </w:ins>
      <w:del w:id="5731" w:author="Admin" w:date="2021-04-30T22:32:00Z">
        <w:r w:rsidR="005D361A" w:rsidDel="00DC7749">
          <w:rPr>
            <w:rFonts w:eastAsia="Times New Roman" w:cstheme="minorHAnsi"/>
            <w:color w:val="000000"/>
          </w:rPr>
          <w:delText xml:space="preserve"> </w:delText>
        </w:r>
        <w:r w:rsidRPr="000D5DB5" w:rsidDel="00DC7749">
          <w:rPr>
            <w:rFonts w:eastAsia="Times New Roman" w:cstheme="minorHAnsi"/>
            <w:color w:val="000000"/>
          </w:rPr>
          <w:delText xml:space="preserve">increased </w:delText>
        </w:r>
        <w:r w:rsidR="005D361A" w:rsidDel="00DC7749">
          <w:rPr>
            <w:rFonts w:eastAsia="Times New Roman" w:cstheme="minorHAnsi"/>
            <w:color w:val="000000"/>
          </w:rPr>
          <w:delText xml:space="preserve">damage from </w:delText>
        </w:r>
        <w:r w:rsidRPr="00272CA8" w:rsidDel="00DC7749">
          <w:rPr>
            <w:rFonts w:eastAsia="Times New Roman" w:cstheme="minorHAnsi"/>
            <w:color w:val="000000"/>
          </w:rPr>
          <w:delText>elemental shock</w:delText>
        </w:r>
      </w:del>
      <w:r w:rsidRPr="000D5DB5">
        <w:rPr>
          <w:rFonts w:eastAsia="Times New Roman" w:cstheme="minorHAnsi"/>
          <w:color w:val="000000"/>
        </w:rPr>
        <w:t>.</w:t>
      </w:r>
      <w:r w:rsidR="005D361A">
        <w:rPr>
          <w:rFonts w:eastAsia="Times New Roman" w:cstheme="minorHAnsi"/>
          <w:color w:val="000000"/>
        </w:rPr>
        <w:t xml:space="preserve"> </w:t>
      </w:r>
    </w:p>
    <w:p w14:paraId="466A2522" w14:textId="77777777" w:rsidR="00DC7749" w:rsidRPr="000D5DB5" w:rsidRDefault="00DC7749" w:rsidP="00DD72A2">
      <w:pPr>
        <w:contextualSpacing/>
        <w:rPr>
          <w:ins w:id="5732" w:author="Admin" w:date="2021-04-30T22:33:00Z"/>
          <w:rFonts w:eastAsia="Times New Roman" w:cstheme="minorHAnsi"/>
          <w:color w:val="000000"/>
        </w:rPr>
      </w:pPr>
    </w:p>
    <w:p w14:paraId="711F539A" w14:textId="77777777" w:rsidR="007644ED" w:rsidRPr="00134BC3" w:rsidRDefault="007644ED" w:rsidP="00DD72A2">
      <w:pPr>
        <w:contextualSpacing/>
        <w:rPr>
          <w:rFonts w:eastAsia="Times New Roman" w:cstheme="minorHAnsi"/>
        </w:rPr>
      </w:pPr>
    </w:p>
    <w:p w14:paraId="59D73B5F" w14:textId="77777777" w:rsidR="00AB25EF" w:rsidRPr="00134BC3" w:rsidRDefault="00AB25EF">
      <w:pPr>
        <w:contextualSpacing/>
        <w:rPr>
          <w:rFonts w:eastAsia="Times New Roman" w:cstheme="minorHAnsi"/>
        </w:rPr>
      </w:pPr>
      <w:r w:rsidRPr="000D5DB5">
        <w:rPr>
          <w:rFonts w:eastAsia="Times New Roman" w:cstheme="minorHAnsi"/>
          <w:b/>
          <w:bCs/>
          <w:color w:val="000000"/>
        </w:rPr>
        <w:t>Life Tap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310D923D"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p>
    <w:p w14:paraId="70B0091F" w14:textId="77777777" w:rsidR="003B6133" w:rsidRPr="001F25FA" w:rsidRDefault="003B6133">
      <w:pPr>
        <w:contextualSpacing/>
        <w:rPr>
          <w:rFonts w:eastAsia="Times New Roman" w:cstheme="minorHAnsi"/>
          <w:color w:val="000000"/>
        </w:rPr>
      </w:pPr>
      <w:r>
        <w:rPr>
          <w:rFonts w:eastAsia="Times New Roman" w:cstheme="minorHAnsi"/>
          <w:b/>
          <w:bCs/>
          <w:color w:val="000000"/>
        </w:rPr>
        <w:t>Casting Time</w:t>
      </w:r>
      <w:r w:rsidR="00D63985">
        <w:rPr>
          <w:b/>
          <w:bCs/>
        </w:rPr>
        <w:t>:</w:t>
      </w:r>
      <w:r>
        <w:rPr>
          <w:rFonts w:eastAsia="Times New Roman" w:cstheme="minorHAnsi"/>
          <w:b/>
          <w:bCs/>
          <w:color w:val="000000"/>
        </w:rPr>
        <w:t xml:space="preserve"> </w:t>
      </w:r>
      <w:r>
        <w:rPr>
          <w:rFonts w:eastAsia="Times New Roman" w:cstheme="minorHAnsi"/>
          <w:color w:val="000000"/>
        </w:rPr>
        <w:t>1 action</w:t>
      </w:r>
    </w:p>
    <w:p w14:paraId="2C5AD7BC"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Personal (Self)</w:t>
      </w:r>
    </w:p>
    <w:p w14:paraId="3413094F" w14:textId="77777777" w:rsidR="007A0074" w:rsidRDefault="00A07061">
      <w:pPr>
        <w:contextualSpacing/>
        <w:rPr>
          <w:rFonts w:eastAsia="Times New Roman" w:cstheme="minorHAnsi"/>
          <w:color w:val="000000"/>
        </w:rPr>
      </w:pPr>
      <w:r>
        <w:rPr>
          <w:rFonts w:eastAsia="Times New Roman" w:cstheme="minorHAnsi"/>
          <w:b/>
          <w:bCs/>
          <w:color w:val="000000"/>
        </w:rPr>
        <w:lastRenderedPageBreak/>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r w:rsidR="00AB25EF" w:rsidRPr="00A07061">
        <w:rPr>
          <w:rFonts w:eastAsia="Times New Roman" w:cstheme="minorHAnsi"/>
          <w:color w:val="000000"/>
        </w:rPr>
        <w:t xml:space="preserve">, M (Drop of </w:t>
      </w:r>
      <w:r w:rsidR="002A60DE">
        <w:rPr>
          <w:rFonts w:eastAsia="Times New Roman" w:cstheme="minorHAnsi"/>
          <w:color w:val="000000"/>
        </w:rPr>
        <w:t xml:space="preserve">the caster’s </w:t>
      </w:r>
      <w:r w:rsidR="00AB25EF" w:rsidRPr="00A07061">
        <w:rPr>
          <w:rFonts w:eastAsia="Times New Roman" w:cstheme="minorHAnsi"/>
          <w:color w:val="000000"/>
        </w:rPr>
        <w:t>blood)</w:t>
      </w:r>
    </w:p>
    <w:p w14:paraId="5958F683" w14:textId="77777777" w:rsidR="00AB25EF" w:rsidRPr="00325A13" w:rsidRDefault="00AB25EF">
      <w:pPr>
        <w:contextualSpacing/>
        <w:rPr>
          <w:rFonts w:eastAsia="Times New Roman" w:cstheme="minorHAnsi"/>
          <w:color w:val="000000"/>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44F5DF20" w14:textId="77777777" w:rsidR="00AB25EF" w:rsidRPr="00134BC3" w:rsidRDefault="00AB25EF">
      <w:pPr>
        <w:contextualSpacing/>
        <w:rPr>
          <w:rFonts w:eastAsia="Times New Roman" w:cstheme="minorHAnsi"/>
        </w:rPr>
      </w:pPr>
      <w:r w:rsidRPr="000D5DB5">
        <w:rPr>
          <w:rFonts w:eastAsia="Times New Roman" w:cstheme="minorHAnsi"/>
          <w:color w:val="000000"/>
        </w:rPr>
        <w:t>You draw a drop of blood, and sacrifice your life-force for mana. You lose one-fourth your maximum hit points and regain up to one-fourth your maximum mana points. You may benefit from this spell only once every hour, as a mana-restorative effect.</w:t>
      </w:r>
    </w:p>
    <w:p w14:paraId="277D98CE"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Special: </w:t>
      </w:r>
      <w:r w:rsidRPr="000D5DB5">
        <w:rPr>
          <w:rFonts w:eastAsia="Times New Roman" w:cstheme="minorHAnsi"/>
          <w:color w:val="000000"/>
        </w:rPr>
        <w:t>This spell does not cost mana.</w:t>
      </w:r>
    </w:p>
    <w:p w14:paraId="185BE9EF" w14:textId="77777777" w:rsidR="007644ED" w:rsidRPr="00134BC3" w:rsidRDefault="007644ED">
      <w:pPr>
        <w:contextualSpacing/>
        <w:rPr>
          <w:rFonts w:eastAsia="Times New Roman" w:cstheme="minorHAnsi"/>
        </w:rPr>
      </w:pPr>
    </w:p>
    <w:p w14:paraId="192A3A29" w14:textId="77777777" w:rsidR="00AB25EF" w:rsidRPr="00134BC3" w:rsidRDefault="00AB25EF">
      <w:pPr>
        <w:contextualSpacing/>
        <w:rPr>
          <w:rFonts w:eastAsia="Times New Roman" w:cstheme="minorHAnsi"/>
        </w:rPr>
      </w:pPr>
      <w:r w:rsidRPr="000D5DB5">
        <w:rPr>
          <w:rFonts w:eastAsia="Times New Roman" w:cstheme="minorHAnsi"/>
          <w:b/>
          <w:bCs/>
          <w:color w:val="000000"/>
        </w:rPr>
        <w:t>Lightning Bolt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 xml:space="preserve">3] </w:t>
      </w:r>
    </w:p>
    <w:p w14:paraId="0406038D"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75C2E4BA"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50CDAFBA"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Personal (Self), 100-foot line, or 100 feet (one creature), see description </w:t>
      </w:r>
    </w:p>
    <w:p w14:paraId="7DDB4BA8"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r w:rsidRPr="000D5DB5">
        <w:rPr>
          <w:rFonts w:eastAsia="Times New Roman" w:cstheme="minorHAnsi"/>
          <w:color w:val="000000"/>
        </w:rPr>
        <w:t xml:space="preserve"> M (a bit of fur and a rod of amber, crystal, or glass)</w:t>
      </w:r>
    </w:p>
    <w:p w14:paraId="60F26B1C"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4F03ED68" w14:textId="77777777" w:rsidR="00AD4E84" w:rsidRPr="000D5DB5" w:rsidRDefault="00AB25EF">
      <w:pPr>
        <w:contextualSpacing/>
        <w:rPr>
          <w:rFonts w:eastAsia="Times New Roman" w:cstheme="minorHAnsi"/>
          <w:color w:val="000000"/>
        </w:rPr>
      </w:pPr>
      <w:r w:rsidRPr="000D5DB5">
        <w:rPr>
          <w:rFonts w:eastAsia="Times New Roman" w:cstheme="minorHAnsi"/>
          <w:color w:val="000000"/>
        </w:rPr>
        <w:t xml:space="preserve">A stroke of lightning forming a line of 100 feet long and 5 feet wide blasts out from you in a direction you choose. Each creature in the line must make an Agility saving throw. A creature takes 8d6 lightning damage on a failed save, or half as much damage on a successful one. </w:t>
      </w:r>
    </w:p>
    <w:p w14:paraId="64B79F9F" w14:textId="77777777" w:rsidR="00374C95" w:rsidRPr="00134BC3" w:rsidRDefault="00AD4E84">
      <w:pPr>
        <w:contextualSpacing/>
        <w:rPr>
          <w:rFonts w:eastAsia="Times New Roman" w:cstheme="minorHAnsi"/>
        </w:rPr>
      </w:pPr>
      <w:r w:rsidRPr="000D5DB5">
        <w:rPr>
          <w:rFonts w:eastAsia="Times New Roman" w:cstheme="minorHAnsi"/>
          <w:color w:val="000000"/>
        </w:rPr>
        <w:t xml:space="preserve">Alternatively, you may cause the lightning bolt to </w:t>
      </w:r>
      <w:r w:rsidR="00374C95" w:rsidRPr="000D5DB5">
        <w:rPr>
          <w:rFonts w:eastAsia="Times New Roman" w:cstheme="minorHAnsi"/>
          <w:color w:val="000000"/>
        </w:rPr>
        <w:t xml:space="preserve">lance and jump </w:t>
      </w:r>
      <w:r w:rsidRPr="000D5DB5">
        <w:rPr>
          <w:rFonts w:eastAsia="Times New Roman" w:cstheme="minorHAnsi"/>
          <w:color w:val="000000"/>
        </w:rPr>
        <w:t xml:space="preserve">between </w:t>
      </w:r>
      <w:r w:rsidR="00374C95" w:rsidRPr="000D5DB5">
        <w:rPr>
          <w:rFonts w:eastAsia="Times New Roman" w:cstheme="minorHAnsi"/>
          <w:color w:val="000000"/>
        </w:rPr>
        <w:t xml:space="preserve">multiple </w:t>
      </w:r>
      <w:r w:rsidRPr="000D5DB5">
        <w:rPr>
          <w:rFonts w:eastAsia="Times New Roman" w:cstheme="minorHAnsi"/>
          <w:color w:val="000000"/>
        </w:rPr>
        <w:t>targets</w:t>
      </w:r>
      <w:r w:rsidR="00374C95" w:rsidRPr="000D5DB5">
        <w:rPr>
          <w:rFonts w:eastAsia="Times New Roman" w:cstheme="minorHAnsi"/>
          <w:color w:val="000000"/>
        </w:rPr>
        <w:t xml:space="preserve"> instead of affecting creatures in a line. The spell affects up to two targets within 150 feet</w:t>
      </w:r>
      <w:r w:rsidRPr="000D5DB5">
        <w:rPr>
          <w:rFonts w:eastAsia="Times New Roman" w:cstheme="minorHAnsi"/>
          <w:color w:val="000000"/>
        </w:rPr>
        <w:t xml:space="preserve">. </w:t>
      </w:r>
      <w:r w:rsidR="00374C95" w:rsidRPr="000D5DB5">
        <w:rPr>
          <w:rFonts w:eastAsia="Times New Roman" w:cstheme="minorHAnsi"/>
          <w:color w:val="000000"/>
        </w:rPr>
        <w:t xml:space="preserve">Creatures struck by this take the damage as normal. </w:t>
      </w:r>
    </w:p>
    <w:p w14:paraId="737385BA"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The lightning ignites flammable objects in the area that aren’t being worn or carried. </w:t>
      </w:r>
    </w:p>
    <w:p w14:paraId="31DE3126" w14:textId="77777777" w:rsidR="00374C95" w:rsidRPr="000D5DB5" w:rsidRDefault="00AB25EF" w:rsidP="00166030">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When cast </w:t>
      </w:r>
      <w:r w:rsidR="00166030">
        <w:rPr>
          <w:rFonts w:eastAsia="Times New Roman" w:cstheme="minorHAnsi"/>
          <w:color w:val="000000"/>
        </w:rPr>
        <w:t xml:space="preserve">this spell as </w:t>
      </w:r>
      <w:r w:rsidRPr="000D5DB5">
        <w:rPr>
          <w:rFonts w:eastAsia="Times New Roman" w:cstheme="minorHAnsi"/>
          <w:color w:val="000000"/>
        </w:rPr>
        <w:t xml:space="preserve">a 4th level spell or higher, the damage increases by 1d6 per spell </w:t>
      </w:r>
      <w:r w:rsidR="00166030">
        <w:rPr>
          <w:rFonts w:eastAsia="Times New Roman" w:cstheme="minorHAnsi"/>
          <w:color w:val="000000"/>
        </w:rPr>
        <w:t xml:space="preserve">level </w:t>
      </w:r>
      <w:r w:rsidRPr="000D5DB5">
        <w:rPr>
          <w:rFonts w:eastAsia="Times New Roman" w:cstheme="minorHAnsi"/>
          <w:color w:val="000000"/>
        </w:rPr>
        <w:t>above 3rd.</w:t>
      </w:r>
      <w:r w:rsidR="00374C95" w:rsidRPr="000D5DB5">
        <w:rPr>
          <w:rFonts w:eastAsia="Times New Roman" w:cstheme="minorHAnsi"/>
          <w:color w:val="000000"/>
        </w:rPr>
        <w:t xml:space="preserve"> </w:t>
      </w:r>
    </w:p>
    <w:p w14:paraId="34104CF5" w14:textId="77777777" w:rsidR="00374C95" w:rsidRPr="000D5DB5" w:rsidRDefault="00374C95">
      <w:pPr>
        <w:contextualSpacing/>
        <w:rPr>
          <w:rFonts w:eastAsia="Times New Roman" w:cstheme="minorHAnsi"/>
          <w:color w:val="000000"/>
        </w:rPr>
      </w:pPr>
      <w:r w:rsidRPr="000D5DB5">
        <w:rPr>
          <w:rFonts w:eastAsia="Times New Roman" w:cstheme="minorHAnsi"/>
          <w:color w:val="000000"/>
        </w:rPr>
        <w:t>If casting the spell to leap between targets, the spell can affect an additional target per every two levels heightened above 3rd (3 at 5th, 4 at 7th, and 5 at 9th)</w:t>
      </w:r>
      <w:r w:rsidR="002A60DE">
        <w:rPr>
          <w:rFonts w:eastAsia="Times New Roman" w:cstheme="minorHAnsi"/>
          <w:color w:val="000000"/>
        </w:rPr>
        <w:t>.</w:t>
      </w:r>
    </w:p>
    <w:p w14:paraId="706517C9" w14:textId="77777777" w:rsidR="00AB25EF" w:rsidRPr="00134BC3" w:rsidRDefault="00AB25EF">
      <w:pPr>
        <w:contextualSpacing/>
        <w:rPr>
          <w:rFonts w:eastAsia="Times New Roman" w:cstheme="minorHAnsi"/>
        </w:rPr>
      </w:pPr>
    </w:p>
    <w:p w14:paraId="714E707A" w14:textId="77777777" w:rsidR="008B4859" w:rsidRPr="00134BC3" w:rsidRDefault="008B4859">
      <w:pPr>
        <w:contextualSpacing/>
        <w:rPr>
          <w:rFonts w:eastAsia="Times New Roman" w:cstheme="minorHAnsi"/>
        </w:rPr>
      </w:pPr>
      <w:r w:rsidRPr="000D5DB5">
        <w:rPr>
          <w:rFonts w:eastAsia="Times New Roman" w:cstheme="minorHAnsi"/>
          <w:b/>
          <w:bCs/>
          <w:color w:val="000000"/>
        </w:rPr>
        <w:t>Lightning Orbs [level</w:t>
      </w:r>
      <w:r w:rsidRPr="000D5DB5" w:rsidDel="00324C75">
        <w:rPr>
          <w:rFonts w:eastAsia="Times New Roman" w:cstheme="minorHAnsi"/>
          <w:b/>
          <w:bCs/>
          <w:color w:val="000000"/>
        </w:rPr>
        <w:t xml:space="preserve"> </w:t>
      </w:r>
      <w:r w:rsidR="00EF272E" w:rsidRPr="000D5DB5">
        <w:rPr>
          <w:rFonts w:eastAsia="Times New Roman" w:cstheme="minorHAnsi"/>
          <w:b/>
          <w:bCs/>
          <w:color w:val="000000"/>
        </w:rPr>
        <w:t>1</w:t>
      </w:r>
      <w:r w:rsidRPr="000D5DB5">
        <w:rPr>
          <w:rFonts w:eastAsia="Times New Roman" w:cstheme="minorHAnsi"/>
          <w:b/>
          <w:bCs/>
          <w:color w:val="000000"/>
        </w:rPr>
        <w:t>]</w:t>
      </w:r>
    </w:p>
    <w:p w14:paraId="693DFF44" w14:textId="77777777" w:rsidR="008B4859" w:rsidRPr="00134BC3" w:rsidRDefault="008B4859">
      <w:pPr>
        <w:contextualSpacing/>
        <w:rPr>
          <w:rFonts w:eastAsia="Times New Roman" w:cstheme="minorHAnsi"/>
        </w:rPr>
      </w:pPr>
      <w:r w:rsidRPr="000D5DB5">
        <w:rPr>
          <w:rFonts w:eastAsia="Times New Roman" w:cstheme="minorHAnsi"/>
          <w:color w:val="000000"/>
        </w:rPr>
        <w:t>Evocation</w:t>
      </w:r>
    </w:p>
    <w:p w14:paraId="0A76B2CA"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6B5B61E"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0418625C"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r w:rsidRPr="000D5DB5">
        <w:rPr>
          <w:rFonts w:eastAsia="Times New Roman" w:cstheme="minorHAnsi"/>
          <w:color w:val="000000"/>
        </w:rPr>
        <w:t xml:space="preserve"> M (a bit of fur and a rod of amber, crystal, or glass)</w:t>
      </w:r>
    </w:p>
    <w:p w14:paraId="36822582" w14:textId="77777777" w:rsidR="008B4859" w:rsidRPr="00134BC3" w:rsidRDefault="008B4859">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Concentration, up to </w:t>
      </w:r>
      <w:r w:rsidR="002B1478" w:rsidRPr="000D5DB5">
        <w:rPr>
          <w:rFonts w:eastAsia="Times New Roman" w:cstheme="minorHAnsi"/>
          <w:color w:val="000000"/>
        </w:rPr>
        <w:t>1</w:t>
      </w:r>
      <w:r w:rsidRPr="000D5DB5">
        <w:rPr>
          <w:rFonts w:eastAsia="Times New Roman" w:cstheme="minorHAnsi"/>
          <w:color w:val="000000"/>
        </w:rPr>
        <w:t xml:space="preserve"> minute</w:t>
      </w:r>
    </w:p>
    <w:p w14:paraId="39E5CE02" w14:textId="77777777" w:rsidR="008B4859" w:rsidRPr="000D5DB5" w:rsidRDefault="008B4859">
      <w:pPr>
        <w:contextualSpacing/>
        <w:rPr>
          <w:rFonts w:eastAsia="Times New Roman" w:cstheme="minorHAnsi"/>
          <w:color w:val="000000"/>
        </w:rPr>
      </w:pPr>
      <w:r w:rsidRPr="000D5DB5">
        <w:rPr>
          <w:rFonts w:eastAsia="Times New Roman" w:cstheme="minorHAnsi"/>
          <w:color w:val="000000"/>
        </w:rPr>
        <w:lastRenderedPageBreak/>
        <w:t>You conjure orbs of lightning to surround a creature</w:t>
      </w:r>
      <w:r w:rsidR="003B6133">
        <w:rPr>
          <w:rFonts w:eastAsia="Times New Roman" w:cstheme="minorHAnsi"/>
          <w:color w:val="000000"/>
        </w:rPr>
        <w:t xml:space="preserve"> within range</w:t>
      </w:r>
      <w:r w:rsidRPr="000D5DB5">
        <w:rPr>
          <w:rFonts w:eastAsia="Times New Roman" w:cstheme="minorHAnsi"/>
          <w:color w:val="000000"/>
        </w:rPr>
        <w:t xml:space="preserve">. Any object or creature </w:t>
      </w:r>
      <w:r w:rsidR="00EF272E" w:rsidRPr="000D5DB5">
        <w:rPr>
          <w:rFonts w:eastAsia="Times New Roman" w:cstheme="minorHAnsi"/>
          <w:color w:val="000000"/>
        </w:rPr>
        <w:t xml:space="preserve">that starts its turn within 5 feet of the creature or comes within that range </w:t>
      </w:r>
      <w:r w:rsidRPr="000D5DB5">
        <w:rPr>
          <w:rFonts w:eastAsia="Times New Roman" w:cstheme="minorHAnsi"/>
          <w:color w:val="000000"/>
        </w:rPr>
        <w:t>is affected by the lightning orbs</w:t>
      </w:r>
      <w:r w:rsidR="00EF272E" w:rsidRPr="000D5DB5">
        <w:rPr>
          <w:rFonts w:eastAsia="Times New Roman" w:cstheme="minorHAnsi"/>
          <w:color w:val="000000"/>
        </w:rPr>
        <w:t xml:space="preserve"> on a failed Agility saving throw, taking </w:t>
      </w:r>
      <w:r w:rsidRPr="000D5DB5">
        <w:rPr>
          <w:rFonts w:eastAsia="Times New Roman" w:cstheme="minorHAnsi"/>
          <w:color w:val="000000"/>
        </w:rPr>
        <w:t xml:space="preserve">1d8 lightning damage, and can’t take reactions until their next turn. </w:t>
      </w:r>
    </w:p>
    <w:p w14:paraId="401CFE24" w14:textId="77777777" w:rsidR="008B4859" w:rsidRPr="00134BC3" w:rsidRDefault="008B4859">
      <w:pPr>
        <w:contextualSpacing/>
        <w:rPr>
          <w:rFonts w:eastAsia="Times New Roman" w:cstheme="minorHAnsi"/>
        </w:rPr>
      </w:pPr>
      <w:r w:rsidRPr="000D5DB5">
        <w:rPr>
          <w:rFonts w:eastAsia="Times New Roman" w:cstheme="minorHAnsi"/>
          <w:color w:val="000000"/>
        </w:rPr>
        <w:t xml:space="preserve">The lightning ignites flammable objects in the area that aren’t being worn or carried. </w:t>
      </w:r>
    </w:p>
    <w:p w14:paraId="334E75A2" w14:textId="77777777" w:rsidR="008B4859" w:rsidRPr="00134BC3" w:rsidRDefault="008B4859" w:rsidP="00166030">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 xml:space="preserve">The damage increases by 1d8 per every two spell </w:t>
      </w:r>
      <w:r w:rsidR="00166030">
        <w:rPr>
          <w:rFonts w:eastAsia="Times New Roman" w:cstheme="minorHAnsi"/>
          <w:color w:val="000000"/>
        </w:rPr>
        <w:t>level</w:t>
      </w:r>
      <w:r w:rsidRPr="000D5DB5">
        <w:rPr>
          <w:rFonts w:eastAsia="Times New Roman" w:cstheme="minorHAnsi"/>
          <w:color w:val="000000"/>
        </w:rPr>
        <w:t xml:space="preserve"> above 2nd.</w:t>
      </w:r>
    </w:p>
    <w:p w14:paraId="6403976C" w14:textId="77777777" w:rsidR="008B4859" w:rsidRPr="00134BC3" w:rsidRDefault="008B4859">
      <w:pPr>
        <w:contextualSpacing/>
        <w:rPr>
          <w:rFonts w:eastAsia="Times New Roman" w:cstheme="minorHAnsi"/>
        </w:rPr>
      </w:pPr>
    </w:p>
    <w:p w14:paraId="78D506B0" w14:textId="77777777" w:rsidR="00AB25EF" w:rsidRPr="00134BC3" w:rsidRDefault="00AB25EF">
      <w:pPr>
        <w:contextualSpacing/>
        <w:rPr>
          <w:rFonts w:eastAsia="Times New Roman" w:cstheme="minorHAnsi"/>
        </w:rPr>
      </w:pPr>
      <w:r w:rsidRPr="000D5DB5">
        <w:rPr>
          <w:rFonts w:eastAsia="Times New Roman" w:cstheme="minorHAnsi"/>
          <w:b/>
          <w:bCs/>
          <w:color w:val="000000"/>
        </w:rPr>
        <w:t>Lightning Storm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1F6E82D4"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6D9DC047"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57E645A6"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Personal (Self)</w:t>
      </w:r>
    </w:p>
    <w:p w14:paraId="380AD3D6"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126D8D1D"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0FCB593F" w14:textId="77777777" w:rsidR="00AB25EF" w:rsidRPr="00134BC3" w:rsidRDefault="00AB25EF">
      <w:pPr>
        <w:contextualSpacing/>
        <w:rPr>
          <w:rFonts w:eastAsia="Times New Roman" w:cstheme="minorHAnsi"/>
        </w:rPr>
      </w:pPr>
      <w:r w:rsidRPr="000D5DB5">
        <w:rPr>
          <w:rFonts w:eastAsia="Times New Roman" w:cstheme="minorHAnsi"/>
          <w:color w:val="000000"/>
        </w:rPr>
        <w:t>You release a storm of lightning in the area, electrifying the very air around you</w:t>
      </w:r>
      <w:r w:rsidR="003B6133">
        <w:rPr>
          <w:rFonts w:eastAsia="Times New Roman" w:cstheme="minorHAnsi"/>
          <w:color w:val="000000"/>
        </w:rPr>
        <w:t xml:space="preserve"> in a burst of lightning</w:t>
      </w:r>
      <w:r w:rsidRPr="000D5DB5">
        <w:rPr>
          <w:rFonts w:eastAsia="Times New Roman" w:cstheme="minorHAnsi"/>
          <w:color w:val="000000"/>
        </w:rPr>
        <w:t xml:space="preserve">. Any creature within </w:t>
      </w:r>
      <w:r w:rsidR="003B6133">
        <w:rPr>
          <w:rFonts w:eastAsia="Times New Roman" w:cstheme="minorHAnsi"/>
          <w:color w:val="000000"/>
        </w:rPr>
        <w:t xml:space="preserve">a 20-foot radius sphere </w:t>
      </w:r>
      <w:r w:rsidRPr="000D5DB5">
        <w:rPr>
          <w:rFonts w:eastAsia="Times New Roman" w:cstheme="minorHAnsi"/>
          <w:color w:val="000000"/>
        </w:rPr>
        <w:t>suffer</w:t>
      </w:r>
      <w:r w:rsidR="003B6133">
        <w:rPr>
          <w:rFonts w:eastAsia="Times New Roman" w:cstheme="minorHAnsi"/>
          <w:color w:val="000000"/>
        </w:rPr>
        <w:t>s</w:t>
      </w:r>
      <w:r w:rsidRPr="000D5DB5">
        <w:rPr>
          <w:rFonts w:eastAsia="Times New Roman" w:cstheme="minorHAnsi"/>
          <w:color w:val="000000"/>
        </w:rPr>
        <w:t xml:space="preserve"> 8d6 lightning damage, and are entitled an Agility saving throw to half damage. The lightning creeps around corners, and does not harm the character's totems.</w:t>
      </w:r>
    </w:p>
    <w:p w14:paraId="072B72D9" w14:textId="77777777" w:rsidR="00AB25EF" w:rsidRPr="00134BC3" w:rsidRDefault="00AB25EF">
      <w:pPr>
        <w:contextualSpacing/>
        <w:rPr>
          <w:rFonts w:eastAsia="Times New Roman" w:cstheme="minorHAnsi"/>
        </w:rPr>
      </w:pPr>
      <w:r w:rsidRPr="000D5DB5">
        <w:rPr>
          <w:rFonts w:eastAsia="Times New Roman" w:cstheme="minorHAnsi"/>
          <w:color w:val="000000"/>
        </w:rPr>
        <w:t>All targets harmed by this spell that have failed their saves to half damage have a 50% chance to either be pushed back 10 feet or lose their reactions for their round.</w:t>
      </w:r>
    </w:p>
    <w:p w14:paraId="28E1A1B6" w14:textId="77777777" w:rsidR="00AB25EF" w:rsidRPr="000D5DB5" w:rsidRDefault="00AB25EF" w:rsidP="00166030">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When cast </w:t>
      </w:r>
      <w:r w:rsidR="00166030">
        <w:rPr>
          <w:rFonts w:eastAsia="Times New Roman" w:cstheme="minorHAnsi"/>
          <w:color w:val="000000"/>
        </w:rPr>
        <w:t xml:space="preserve">as </w:t>
      </w:r>
      <w:r w:rsidRPr="000D5DB5">
        <w:rPr>
          <w:rFonts w:eastAsia="Times New Roman" w:cstheme="minorHAnsi"/>
          <w:color w:val="000000"/>
        </w:rPr>
        <w:t xml:space="preserve">a 4th level spell or higher, the initial damage increases by 1d6 per spell </w:t>
      </w:r>
      <w:r w:rsidR="00166030">
        <w:rPr>
          <w:rFonts w:eastAsia="Times New Roman" w:cstheme="minorHAnsi"/>
          <w:color w:val="000000"/>
        </w:rPr>
        <w:t xml:space="preserve">level </w:t>
      </w:r>
      <w:r w:rsidRPr="000D5DB5">
        <w:rPr>
          <w:rFonts w:eastAsia="Times New Roman" w:cstheme="minorHAnsi"/>
          <w:color w:val="000000"/>
        </w:rPr>
        <w:t>above 3rd.</w:t>
      </w:r>
    </w:p>
    <w:p w14:paraId="73058367" w14:textId="77777777" w:rsidR="007644ED" w:rsidRPr="00134BC3" w:rsidRDefault="007644ED">
      <w:pPr>
        <w:contextualSpacing/>
        <w:rPr>
          <w:rFonts w:eastAsia="Times New Roman" w:cstheme="minorHAnsi"/>
        </w:rPr>
      </w:pPr>
    </w:p>
    <w:p w14:paraId="358F00C7" w14:textId="77777777" w:rsidR="00AB25EF" w:rsidRPr="00134BC3" w:rsidRDefault="00AB25EF">
      <w:pPr>
        <w:contextualSpacing/>
        <w:rPr>
          <w:rFonts w:eastAsia="Times New Roman" w:cstheme="minorHAnsi"/>
        </w:rPr>
      </w:pPr>
      <w:r w:rsidRPr="000D5DB5">
        <w:rPr>
          <w:rFonts w:eastAsia="Times New Roman" w:cstheme="minorHAnsi"/>
          <w:b/>
          <w:bCs/>
          <w:color w:val="000000"/>
        </w:rPr>
        <w:t>Lightwell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4A1D9D98"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[totem]</w:t>
      </w:r>
      <w:r w:rsidR="00D40054" w:rsidRPr="000D5DB5">
        <w:rPr>
          <w:rFonts w:eastAsia="Times New Roman" w:cstheme="minorHAnsi"/>
          <w:color w:val="000000"/>
        </w:rPr>
        <w:t xml:space="preserve"> </w:t>
      </w:r>
      <w:r w:rsidR="00CD07D6">
        <w:rPr>
          <w:rFonts w:eastAsia="Times New Roman" w:cstheme="minorHAnsi"/>
          <w:color w:val="000000"/>
        </w:rPr>
        <w:t>[healing]</w:t>
      </w:r>
    </w:p>
    <w:p w14:paraId="6D33BF1C"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75378EC7"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6F6D6100"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522F2ED1"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5 minutes</w:t>
      </w:r>
    </w:p>
    <w:p w14:paraId="7723DE77"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call down a well of light for ten minutes that lands on the five-foot square specified. Whenever a creature touches the lightwell, you may use your reaction to heal them </w:t>
      </w:r>
      <w:r w:rsidR="00B1533A" w:rsidRPr="000D5DB5">
        <w:rPr>
          <w:rFonts w:eastAsia="Times New Roman" w:cstheme="minorHAnsi"/>
          <w:color w:val="000000"/>
        </w:rPr>
        <w:t xml:space="preserve">1d8 </w:t>
      </w:r>
      <w:r w:rsidRPr="000D5DB5">
        <w:rPr>
          <w:rFonts w:eastAsia="Times New Roman" w:cstheme="minorHAnsi"/>
          <w:color w:val="000000"/>
        </w:rPr>
        <w:t>+</w:t>
      </w:r>
      <w:r w:rsidR="00324C75" w:rsidRPr="000D5DB5">
        <w:rPr>
          <w:rFonts w:eastAsia="Times New Roman" w:cstheme="minorHAnsi"/>
          <w:color w:val="000000"/>
        </w:rPr>
        <w:t xml:space="preserve"> </w:t>
      </w:r>
      <w:r w:rsidR="00A614A2">
        <w:rPr>
          <w:rFonts w:eastAsia="Times New Roman" w:cstheme="minorHAnsi"/>
          <w:color w:val="000000"/>
        </w:rPr>
        <w:t xml:space="preserve">your </w:t>
      </w:r>
      <w:r w:rsidRPr="000D5DB5">
        <w:rPr>
          <w:rFonts w:eastAsia="Times New Roman" w:cstheme="minorHAnsi"/>
          <w:color w:val="000000"/>
        </w:rPr>
        <w:t xml:space="preserve">spellcasting modifier in hit points. This is treated as a </w:t>
      </w:r>
      <w:r w:rsidR="00740BB1">
        <w:rPr>
          <w:rFonts w:eastAsia="Times New Roman" w:cstheme="minorHAnsi"/>
          <w:color w:val="000000"/>
        </w:rPr>
        <w:t xml:space="preserve">1st level </w:t>
      </w:r>
      <w:r w:rsidR="00740BB1" w:rsidRPr="00740BB1">
        <w:rPr>
          <w:rFonts w:eastAsia="Times New Roman" w:cstheme="minorHAnsi"/>
          <w:i/>
          <w:iCs/>
          <w:color w:val="000000"/>
        </w:rPr>
        <w:t>h</w:t>
      </w:r>
      <w:r w:rsidR="00FA520E" w:rsidRPr="00740BB1">
        <w:rPr>
          <w:rFonts w:eastAsia="Times New Roman" w:cstheme="minorHAnsi"/>
          <w:i/>
          <w:iCs/>
          <w:color w:val="000000"/>
        </w:rPr>
        <w:t xml:space="preserve">oly </w:t>
      </w:r>
      <w:r w:rsidR="00740BB1" w:rsidRPr="00740BB1">
        <w:rPr>
          <w:rFonts w:eastAsia="Times New Roman" w:cstheme="minorHAnsi"/>
          <w:i/>
          <w:iCs/>
          <w:color w:val="000000"/>
        </w:rPr>
        <w:t>l</w:t>
      </w:r>
      <w:r w:rsidR="00FA520E" w:rsidRPr="00740BB1">
        <w:rPr>
          <w:rFonts w:eastAsia="Times New Roman" w:cstheme="minorHAnsi"/>
          <w:i/>
          <w:iCs/>
          <w:color w:val="000000"/>
        </w:rPr>
        <w:t>ight</w:t>
      </w:r>
      <w:r w:rsidRPr="000D5DB5">
        <w:rPr>
          <w:rFonts w:eastAsia="Times New Roman" w:cstheme="minorHAnsi"/>
          <w:color w:val="000000"/>
        </w:rPr>
        <w:t xml:space="preserve"> spell. A single creature cannot benefit from the </w:t>
      </w:r>
      <w:r w:rsidRPr="000D5DB5">
        <w:rPr>
          <w:rFonts w:eastAsia="Times New Roman" w:cstheme="minorHAnsi"/>
          <w:color w:val="000000"/>
        </w:rPr>
        <w:lastRenderedPageBreak/>
        <w:t xml:space="preserve">lightwell more than three times before they require a </w:t>
      </w:r>
      <w:r w:rsidR="00A614A2">
        <w:rPr>
          <w:rFonts w:eastAsia="Times New Roman" w:cstheme="minorHAnsi"/>
          <w:color w:val="000000"/>
        </w:rPr>
        <w:t xml:space="preserve">short </w:t>
      </w:r>
      <w:r w:rsidRPr="000D5DB5">
        <w:rPr>
          <w:rFonts w:eastAsia="Times New Roman" w:cstheme="minorHAnsi"/>
          <w:color w:val="000000"/>
        </w:rPr>
        <w:t>rest.</w:t>
      </w:r>
    </w:p>
    <w:p w14:paraId="361A7391" w14:textId="77777777" w:rsidR="00AB25EF" w:rsidRPr="00134BC3" w:rsidRDefault="00AB25EF">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 xml:space="preserve">The lightwell remains for five more minutes more per every </w:t>
      </w:r>
      <w:r w:rsidR="00B1533A" w:rsidRPr="000D5DB5">
        <w:rPr>
          <w:rFonts w:eastAsia="Times New Roman" w:cstheme="minorHAnsi"/>
          <w:color w:val="000000"/>
        </w:rPr>
        <w:t xml:space="preserve">spell </w:t>
      </w:r>
      <w:r w:rsidRPr="000D5DB5">
        <w:rPr>
          <w:rFonts w:eastAsia="Times New Roman" w:cstheme="minorHAnsi"/>
          <w:color w:val="000000"/>
        </w:rPr>
        <w:t>level</w:t>
      </w:r>
      <w:r w:rsidR="00B1533A" w:rsidRPr="000D5DB5">
        <w:rPr>
          <w:rFonts w:eastAsia="Times New Roman" w:cstheme="minorHAnsi"/>
          <w:color w:val="000000"/>
        </w:rPr>
        <w:t xml:space="preserve"> above 3rd</w:t>
      </w:r>
      <w:r w:rsidRPr="000D5DB5">
        <w:rPr>
          <w:rFonts w:eastAsia="Times New Roman" w:cstheme="minorHAnsi"/>
          <w:color w:val="000000"/>
        </w:rPr>
        <w:t>, to a maximum of 30 minutes</w:t>
      </w:r>
      <w:r w:rsidR="00B1533A" w:rsidRPr="000D5DB5">
        <w:rPr>
          <w:rFonts w:eastAsia="Times New Roman" w:cstheme="minorHAnsi"/>
          <w:color w:val="000000"/>
        </w:rPr>
        <w:t>, and the spell level of the Holy Light spell increases by one level per level heightened.</w:t>
      </w:r>
    </w:p>
    <w:p w14:paraId="2FD050BA" w14:textId="77777777" w:rsidR="007644ED" w:rsidRPr="00134BC3" w:rsidRDefault="007644ED">
      <w:pPr>
        <w:contextualSpacing/>
        <w:rPr>
          <w:rFonts w:eastAsia="Times New Roman" w:cstheme="minorHAnsi"/>
        </w:rPr>
      </w:pPr>
    </w:p>
    <w:p w14:paraId="65B5BB3F" w14:textId="77777777" w:rsidR="00AB25EF" w:rsidRPr="00134BC3" w:rsidRDefault="00AB25EF">
      <w:pPr>
        <w:contextualSpacing/>
        <w:rPr>
          <w:rFonts w:eastAsia="Times New Roman" w:cstheme="minorHAnsi"/>
        </w:rPr>
      </w:pPr>
      <w:r w:rsidRPr="000D5DB5">
        <w:rPr>
          <w:rFonts w:eastAsia="Times New Roman" w:cstheme="minorHAnsi"/>
          <w:b/>
          <w:bCs/>
          <w:color w:val="000000"/>
        </w:rPr>
        <w:t>Living Bomb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5]</w:t>
      </w:r>
    </w:p>
    <w:p w14:paraId="07DD4B43"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4F9D07FB"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5647FC54"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22A7FBAF"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216F21E6" w14:textId="77777777" w:rsidR="00AB25EF" w:rsidRPr="00134BC3" w:rsidRDefault="00AB25EF" w:rsidP="00272CA8">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del w:id="5733" w:author="Admin" w:date="2021-04-30T22:33:00Z">
        <w:r w:rsidR="00F238CB" w:rsidRPr="000D5DB5" w:rsidDel="00DC7749">
          <w:rPr>
            <w:rFonts w:eastAsia="Times New Roman" w:cstheme="minorHAnsi"/>
            <w:color w:val="000000"/>
          </w:rPr>
          <w:delText xml:space="preserve">Up to </w:delText>
        </w:r>
        <w:r w:rsidR="002B1478" w:rsidRPr="000D5DB5" w:rsidDel="00DC7749">
          <w:rPr>
            <w:rFonts w:eastAsia="Times New Roman" w:cstheme="minorHAnsi"/>
            <w:color w:val="000000"/>
          </w:rPr>
          <w:delText>1</w:delText>
        </w:r>
        <w:r w:rsidRPr="000D5DB5" w:rsidDel="00DC7749">
          <w:rPr>
            <w:rFonts w:eastAsia="Times New Roman" w:cstheme="minorHAnsi"/>
            <w:color w:val="000000"/>
          </w:rPr>
          <w:delText xml:space="preserve"> minute</w:delText>
        </w:r>
      </w:del>
      <w:ins w:id="5734" w:author="Admin" w:date="2021-04-30T22:33:00Z">
        <w:r w:rsidR="00DC7749">
          <w:rPr>
            <w:rFonts w:eastAsia="Times New Roman" w:cstheme="minorHAnsi"/>
            <w:color w:val="000000"/>
          </w:rPr>
          <w:t>Instantaneous, plus 3 rounds</w:t>
        </w:r>
      </w:ins>
    </w:p>
    <w:p w14:paraId="3F74264F" w14:textId="3C1EF653" w:rsidR="00DC7749" w:rsidRDefault="00374C95" w:rsidP="000335B1">
      <w:pPr>
        <w:contextualSpacing/>
        <w:rPr>
          <w:ins w:id="5735" w:author="Admin" w:date="2021-04-30T22:33:00Z"/>
          <w:rFonts w:eastAsia="Times New Roman" w:cstheme="minorHAnsi"/>
          <w:color w:val="000000"/>
        </w:rPr>
      </w:pPr>
      <w:r w:rsidRPr="000D5DB5">
        <w:rPr>
          <w:rFonts w:eastAsia="Times New Roman" w:cstheme="minorHAnsi"/>
          <w:color w:val="000000"/>
        </w:rPr>
        <w:t xml:space="preserve">You infuse your target with a seed of arcane </w:t>
      </w:r>
      <w:ins w:id="5736" w:author="Admin" w:date="2021-04-30T22:33:00Z">
        <w:r w:rsidR="00DC7749">
          <w:rPr>
            <w:rFonts w:eastAsia="Times New Roman" w:cstheme="minorHAnsi"/>
            <w:color w:val="000000"/>
          </w:rPr>
          <w:t>power (</w:t>
        </w:r>
      </w:ins>
      <w:r w:rsidRPr="000D5DB5">
        <w:rPr>
          <w:rFonts w:eastAsia="Times New Roman" w:cstheme="minorHAnsi"/>
          <w:color w:val="000000"/>
        </w:rPr>
        <w:t>fire or frost</w:t>
      </w:r>
      <w:ins w:id="5737" w:author="Admin" w:date="2021-04-30T22:33:00Z">
        <w:r w:rsidR="00DC7749">
          <w:rPr>
            <w:rFonts w:eastAsia="Times New Roman" w:cstheme="minorHAnsi"/>
            <w:color w:val="000000"/>
          </w:rPr>
          <w:t>)</w:t>
        </w:r>
      </w:ins>
      <w:r w:rsidRPr="000D5DB5">
        <w:rPr>
          <w:rFonts w:eastAsia="Times New Roman" w:cstheme="minorHAnsi"/>
          <w:color w:val="000000"/>
        </w:rPr>
        <w:t xml:space="preserve"> in the target’s </w:t>
      </w:r>
      <w:del w:id="5738" w:author="Admin" w:date="2021-04-30T22:33:00Z">
        <w:r w:rsidRPr="000D5DB5" w:rsidDel="00DC7749">
          <w:rPr>
            <w:rFonts w:eastAsia="Times New Roman" w:cstheme="minorHAnsi"/>
            <w:color w:val="000000"/>
          </w:rPr>
          <w:delText>chest cavity (or comparable part of their body)</w:delText>
        </w:r>
      </w:del>
      <w:ins w:id="5739" w:author="Admin" w:date="2021-04-30T22:33:00Z">
        <w:r w:rsidR="00DC7749">
          <w:rPr>
            <w:rFonts w:eastAsia="Times New Roman" w:cstheme="minorHAnsi"/>
            <w:color w:val="000000"/>
          </w:rPr>
          <w:t>body</w:t>
        </w:r>
      </w:ins>
      <w:r w:rsidRPr="000D5DB5">
        <w:rPr>
          <w:rFonts w:eastAsia="Times New Roman" w:cstheme="minorHAnsi"/>
          <w:color w:val="000000"/>
        </w:rPr>
        <w:t xml:space="preserve">. Make a ranged spell attack against the target. On a hit, an elemental bomb nests into the target, dealing </w:t>
      </w:r>
      <w:r w:rsidR="002A60DE">
        <w:rPr>
          <w:rFonts w:eastAsia="Times New Roman" w:cstheme="minorHAnsi"/>
          <w:color w:val="000000"/>
        </w:rPr>
        <w:t>5</w:t>
      </w:r>
      <w:r w:rsidR="002A60DE" w:rsidRPr="000D5DB5">
        <w:rPr>
          <w:rFonts w:eastAsia="Times New Roman" w:cstheme="minorHAnsi"/>
          <w:color w:val="000000"/>
        </w:rPr>
        <w:t xml:space="preserve">d6 </w:t>
      </w:r>
      <w:ins w:id="5740" w:author="Admin" w:date="2021-04-30T22:33:00Z">
        <w:r w:rsidR="00DC7749">
          <w:rPr>
            <w:rFonts w:eastAsia="Times New Roman" w:cstheme="minorHAnsi"/>
            <w:color w:val="000000"/>
          </w:rPr>
          <w:t xml:space="preserve">points of </w:t>
        </w:r>
      </w:ins>
      <w:r w:rsidRPr="000D5DB5">
        <w:rPr>
          <w:rFonts w:eastAsia="Times New Roman" w:cstheme="minorHAnsi"/>
          <w:color w:val="000000"/>
        </w:rPr>
        <w:t xml:space="preserve">fire or cold damage. </w:t>
      </w:r>
      <w:ins w:id="5741" w:author="Admin" w:date="2021-04-30T22:33:00Z">
        <w:r w:rsidR="00DC7749" w:rsidRPr="001F7089">
          <w:rPr>
            <w:rFonts w:eastAsia="Times New Roman" w:cstheme="minorHAnsi"/>
            <w:color w:val="000000"/>
          </w:rPr>
          <w:t>The sigil pulses at the start of your turn every round</w:t>
        </w:r>
        <w:r w:rsidR="00DC7749">
          <w:rPr>
            <w:rFonts w:eastAsia="Times New Roman" w:cstheme="minorHAnsi"/>
            <w:color w:val="000000"/>
          </w:rPr>
          <w:t xml:space="preserve">, repeating the </w:t>
        </w:r>
      </w:ins>
      <w:ins w:id="5742" w:author="Admin" w:date="2022-04-18T23:40:00Z">
        <w:r w:rsidR="000335B1">
          <w:rPr>
            <w:rFonts w:eastAsia="Times New Roman" w:cstheme="minorHAnsi"/>
            <w:color w:val="000000"/>
          </w:rPr>
          <w:t xml:space="preserve">primary </w:t>
        </w:r>
      </w:ins>
      <w:ins w:id="5743" w:author="Admin" w:date="2021-04-30T22:33:00Z">
        <w:r w:rsidR="00DC7749">
          <w:rPr>
            <w:rFonts w:eastAsia="Times New Roman" w:cstheme="minorHAnsi"/>
            <w:color w:val="000000"/>
          </w:rPr>
          <w:t>effect</w:t>
        </w:r>
        <w:r w:rsidR="00DC7749" w:rsidRPr="004A6694">
          <w:rPr>
            <w:rFonts w:eastAsia="Times New Roman" w:cstheme="minorHAnsi"/>
            <w:color w:val="000000"/>
          </w:rPr>
          <w:t>.</w:t>
        </w:r>
      </w:ins>
    </w:p>
    <w:p w14:paraId="65EE6F8D" w14:textId="77777777" w:rsidR="0008540D" w:rsidDel="00DC7749" w:rsidRDefault="0008540D" w:rsidP="00DD72A2">
      <w:pPr>
        <w:contextualSpacing/>
        <w:rPr>
          <w:del w:id="5744" w:author="Admin" w:date="2021-04-30T22:33:00Z"/>
          <w:rFonts w:eastAsia="Times New Roman" w:cstheme="minorHAnsi"/>
          <w:color w:val="000000"/>
        </w:rPr>
      </w:pPr>
      <w:del w:id="5745" w:author="Admin" w:date="2021-04-30T22:33:00Z">
        <w:r w:rsidRPr="000D5DB5" w:rsidDel="00DC7749">
          <w:rPr>
            <w:rFonts w:eastAsia="Times New Roman" w:cstheme="minorHAnsi"/>
            <w:color w:val="000000"/>
          </w:rPr>
          <w:delText xml:space="preserve">At the beginning of every round, the </w:delText>
        </w:r>
        <w:r w:rsidDel="00DC7749">
          <w:rPr>
            <w:rFonts w:eastAsia="Times New Roman" w:cstheme="minorHAnsi"/>
            <w:color w:val="000000"/>
          </w:rPr>
          <w:delText xml:space="preserve">caster </w:delText>
        </w:r>
        <w:r w:rsidRPr="000D5DB5" w:rsidDel="00DC7749">
          <w:rPr>
            <w:rFonts w:eastAsia="Times New Roman" w:cstheme="minorHAnsi"/>
            <w:color w:val="000000"/>
          </w:rPr>
          <w:delText xml:space="preserve">must succeed on a </w:delText>
        </w:r>
        <w:r w:rsidR="002A60DE" w:rsidDel="00DC7749">
          <w:rPr>
            <w:rFonts w:eastAsia="Times New Roman" w:cstheme="minorHAnsi"/>
            <w:color w:val="000000"/>
          </w:rPr>
          <w:delText>sigil</w:delText>
        </w:r>
        <w:r w:rsidDel="00DC7749">
          <w:rPr>
            <w:rFonts w:eastAsia="Times New Roman" w:cstheme="minorHAnsi"/>
            <w:color w:val="000000"/>
          </w:rPr>
          <w:delText xml:space="preserve"> roll to affect the target </w:delText>
        </w:r>
        <w:r w:rsidRPr="000D5DB5" w:rsidDel="00DC7749">
          <w:rPr>
            <w:rFonts w:eastAsia="Times New Roman" w:cstheme="minorHAnsi"/>
            <w:color w:val="000000"/>
          </w:rPr>
          <w:delText xml:space="preserve">again. </w:delText>
        </w:r>
      </w:del>
    </w:p>
    <w:p w14:paraId="073A5FAC" w14:textId="77777777" w:rsidR="0008540D" w:rsidRDefault="0008540D" w:rsidP="00DD72A2">
      <w:pPr>
        <w:contextualSpacing/>
        <w:rPr>
          <w:rFonts w:eastAsia="Times New Roman" w:cstheme="minorHAnsi"/>
          <w:color w:val="000000"/>
        </w:rPr>
      </w:pPr>
      <w:r>
        <w:rPr>
          <w:rFonts w:eastAsia="Times New Roman" w:cstheme="minorHAnsi"/>
          <w:color w:val="000000"/>
        </w:rPr>
        <w:t>Also, s</w:t>
      </w:r>
      <w:r w:rsidR="00374C95" w:rsidRPr="000D5DB5">
        <w:rPr>
          <w:rFonts w:eastAsia="Times New Roman" w:cstheme="minorHAnsi"/>
          <w:color w:val="000000"/>
        </w:rPr>
        <w:t xml:space="preserve">o long as the spell is active, the damage from the spell is added up to a total </w:t>
      </w:r>
      <w:r>
        <w:rPr>
          <w:rFonts w:eastAsia="Times New Roman" w:cstheme="minorHAnsi"/>
          <w:color w:val="000000"/>
        </w:rPr>
        <w:t xml:space="preserve">pool </w:t>
      </w:r>
      <w:r w:rsidR="00374C95" w:rsidRPr="000D5DB5">
        <w:rPr>
          <w:rFonts w:eastAsia="Times New Roman" w:cstheme="minorHAnsi"/>
          <w:color w:val="000000"/>
        </w:rPr>
        <w:t>of damage. If the spell ends</w:t>
      </w:r>
      <w:del w:id="5746" w:author="Admin" w:date="2021-04-30T22:34:00Z">
        <w:r w:rsidR="00374C95" w:rsidRPr="000D5DB5" w:rsidDel="00DC7749">
          <w:rPr>
            <w:rFonts w:eastAsia="Times New Roman" w:cstheme="minorHAnsi"/>
            <w:color w:val="000000"/>
          </w:rPr>
          <w:delText xml:space="preserve"> without being dispelled</w:delText>
        </w:r>
      </w:del>
      <w:ins w:id="5747" w:author="Admin" w:date="2021-04-30T22:34:00Z">
        <w:r w:rsidR="00DC7749">
          <w:rPr>
            <w:rFonts w:eastAsia="Times New Roman" w:cstheme="minorHAnsi"/>
            <w:color w:val="000000"/>
          </w:rPr>
          <w:t xml:space="preserve"> (such as if the target is reduced to 0 hit points or when its duration ends, but not if it is dispelled)</w:t>
        </w:r>
      </w:ins>
      <w:r w:rsidR="00374C95" w:rsidRPr="000D5DB5">
        <w:rPr>
          <w:rFonts w:eastAsia="Times New Roman" w:cstheme="minorHAnsi"/>
          <w:color w:val="000000"/>
        </w:rPr>
        <w:t xml:space="preserve">, the </w:t>
      </w:r>
      <w:del w:id="5748" w:author="Admin" w:date="2021-04-30T22:34:00Z">
        <w:r w:rsidR="00374C95" w:rsidRPr="000D5DB5" w:rsidDel="00DC7749">
          <w:rPr>
            <w:rFonts w:eastAsia="Times New Roman" w:cstheme="minorHAnsi"/>
            <w:color w:val="000000"/>
          </w:rPr>
          <w:delText>target (and every creature within 10 feet</w:delText>
        </w:r>
      </w:del>
      <w:del w:id="5749" w:author="Admin" w:date="2021-04-30T22:33:00Z">
        <w:r w:rsidR="00374C95" w:rsidRPr="000D5DB5" w:rsidDel="00DC7749">
          <w:rPr>
            <w:rFonts w:eastAsia="Times New Roman" w:cstheme="minorHAnsi"/>
            <w:color w:val="000000"/>
          </w:rPr>
          <w:delText xml:space="preserve"> away</w:delText>
        </w:r>
      </w:del>
      <w:del w:id="5750" w:author="Admin" w:date="2021-04-30T22:34:00Z">
        <w:r w:rsidR="00374C95" w:rsidRPr="000D5DB5" w:rsidDel="00DC7749">
          <w:rPr>
            <w:rFonts w:eastAsia="Times New Roman" w:cstheme="minorHAnsi"/>
            <w:color w:val="000000"/>
          </w:rPr>
          <w:delText xml:space="preserve">) </w:delText>
        </w:r>
      </w:del>
      <w:del w:id="5751" w:author="Admin" w:date="2021-04-30T22:33:00Z">
        <w:r w:rsidR="00374C95" w:rsidRPr="000D5DB5" w:rsidDel="00DC7749">
          <w:rPr>
            <w:rFonts w:eastAsia="Times New Roman" w:cstheme="minorHAnsi"/>
            <w:color w:val="000000"/>
          </w:rPr>
          <w:delText xml:space="preserve">suffer </w:delText>
        </w:r>
      </w:del>
      <w:ins w:id="5752" w:author="Admin" w:date="2021-04-30T22:34:00Z">
        <w:r w:rsidR="00DC7749">
          <w:rPr>
            <w:rFonts w:eastAsia="Times New Roman" w:cstheme="minorHAnsi"/>
            <w:color w:val="000000"/>
          </w:rPr>
          <w:t xml:space="preserve">living bomb explodes. All creatures (including the target) suffer </w:t>
        </w:r>
      </w:ins>
      <w:del w:id="5753" w:author="Admin" w:date="2021-04-30T22:34:00Z">
        <w:r w:rsidR="00374C95" w:rsidRPr="000D5DB5" w:rsidDel="00DC7749">
          <w:rPr>
            <w:rFonts w:eastAsia="Times New Roman" w:cstheme="minorHAnsi"/>
            <w:color w:val="000000"/>
          </w:rPr>
          <w:delText xml:space="preserve">the total </w:delText>
        </w:r>
      </w:del>
      <w:ins w:id="5754" w:author="Admin" w:date="2021-04-30T22:34:00Z">
        <w:r w:rsidR="00DC7749">
          <w:rPr>
            <w:rFonts w:eastAsia="Times New Roman" w:cstheme="minorHAnsi"/>
            <w:color w:val="000000"/>
          </w:rPr>
          <w:t xml:space="preserve">the accrued </w:t>
        </w:r>
      </w:ins>
      <w:r w:rsidR="00374C95" w:rsidRPr="000D5DB5">
        <w:rPr>
          <w:rFonts w:eastAsia="Times New Roman" w:cstheme="minorHAnsi"/>
          <w:color w:val="000000"/>
        </w:rPr>
        <w:t>damage dealt by the spell</w:t>
      </w:r>
      <w:ins w:id="5755" w:author="Admin" w:date="2021-04-30T22:34:00Z">
        <w:r w:rsidR="00DC7749">
          <w:rPr>
            <w:rFonts w:eastAsia="Times New Roman" w:cstheme="minorHAnsi"/>
            <w:color w:val="000000"/>
          </w:rPr>
          <w:t xml:space="preserve">, halved on a </w:t>
        </w:r>
      </w:ins>
      <w:del w:id="5756" w:author="Admin" w:date="2021-04-30T22:34:00Z">
        <w:r w:rsidR="00374C95" w:rsidRPr="000D5DB5" w:rsidDel="00DC7749">
          <w:rPr>
            <w:rFonts w:eastAsia="Times New Roman" w:cstheme="minorHAnsi"/>
            <w:color w:val="000000"/>
          </w:rPr>
          <w:delText xml:space="preserve"> </w:delText>
        </w:r>
        <w:r w:rsidDel="00DC7749">
          <w:rPr>
            <w:rFonts w:eastAsia="Times New Roman" w:cstheme="minorHAnsi"/>
            <w:color w:val="000000"/>
          </w:rPr>
          <w:delText xml:space="preserve">again </w:delText>
        </w:r>
        <w:r w:rsidR="00374C95" w:rsidRPr="000D5DB5" w:rsidDel="00DC7749">
          <w:rPr>
            <w:rFonts w:eastAsia="Times New Roman" w:cstheme="minorHAnsi"/>
            <w:color w:val="000000"/>
          </w:rPr>
          <w:delText>(</w:delText>
        </w:r>
      </w:del>
      <w:ins w:id="5757" w:author="Admin" w:date="2021-04-30T22:34:00Z">
        <w:r w:rsidR="00DC7749">
          <w:rPr>
            <w:rFonts w:eastAsia="Times New Roman" w:cstheme="minorHAnsi"/>
            <w:color w:val="000000"/>
          </w:rPr>
          <w:t xml:space="preserve">successful </w:t>
        </w:r>
      </w:ins>
      <w:r w:rsidR="00374C95" w:rsidRPr="000D5DB5">
        <w:rPr>
          <w:rFonts w:eastAsia="Times New Roman" w:cstheme="minorHAnsi"/>
          <w:color w:val="000000"/>
        </w:rPr>
        <w:t xml:space="preserve">Stamina </w:t>
      </w:r>
      <w:ins w:id="5758" w:author="Admin" w:date="2021-04-30T22:35:00Z">
        <w:r w:rsidR="00DC7749">
          <w:rPr>
            <w:rFonts w:eastAsia="Times New Roman" w:cstheme="minorHAnsi"/>
            <w:color w:val="000000"/>
          </w:rPr>
          <w:t>saving throw</w:t>
        </w:r>
      </w:ins>
      <w:del w:id="5759" w:author="Admin" w:date="2021-04-30T22:35:00Z">
        <w:r w:rsidR="00374C95" w:rsidRPr="000D5DB5" w:rsidDel="00DC7749">
          <w:rPr>
            <w:rFonts w:eastAsia="Times New Roman" w:cstheme="minorHAnsi"/>
            <w:color w:val="000000"/>
          </w:rPr>
          <w:delText>saving throw halves the damage for the target, and Agility save halves for those adjacent)</w:delText>
        </w:r>
      </w:del>
      <w:r w:rsidR="00374C95" w:rsidRPr="000D5DB5">
        <w:rPr>
          <w:rFonts w:eastAsia="Times New Roman" w:cstheme="minorHAnsi"/>
          <w:color w:val="000000"/>
        </w:rPr>
        <w:t xml:space="preserve">. </w:t>
      </w:r>
      <w:ins w:id="5760" w:author="Admin" w:date="2021-04-30T22:35:00Z">
        <w:r w:rsidR="00DC7749">
          <w:rPr>
            <w:rFonts w:eastAsia="Times New Roman" w:cstheme="minorHAnsi"/>
            <w:color w:val="000000"/>
          </w:rPr>
          <w:t xml:space="preserve">The target suffers disadvantage to this saving throw. </w:t>
        </w:r>
      </w:ins>
    </w:p>
    <w:p w14:paraId="65750F17" w14:textId="77777777" w:rsidR="00374C95" w:rsidRPr="000D5DB5" w:rsidRDefault="00374C95">
      <w:pPr>
        <w:contextualSpacing/>
        <w:rPr>
          <w:rFonts w:eastAsia="Times New Roman" w:cstheme="minorHAnsi"/>
          <w:color w:val="000000"/>
        </w:rPr>
      </w:pPr>
      <w:r w:rsidRPr="000D5DB5">
        <w:rPr>
          <w:rFonts w:eastAsia="Times New Roman" w:cstheme="minorHAnsi"/>
          <w:color w:val="000000"/>
        </w:rPr>
        <w:t>If the ranged spell attack misses, the spell deals half the initial damage and has no other effect.</w:t>
      </w:r>
    </w:p>
    <w:p w14:paraId="56D0DBBE" w14:textId="77777777" w:rsidR="00374C95" w:rsidRPr="000D5DB5" w:rsidRDefault="00374C95">
      <w:pPr>
        <w:contextualSpacing/>
        <w:rPr>
          <w:rFonts w:eastAsia="Times New Roman" w:cstheme="minorHAnsi"/>
          <w:color w:val="000000"/>
        </w:rPr>
      </w:pPr>
      <w:r w:rsidRPr="00134BC3">
        <w:rPr>
          <w:rFonts w:eastAsia="Times New Roman" w:cstheme="minorHAnsi"/>
          <w:b/>
          <w:bCs/>
          <w:color w:val="000000"/>
        </w:rPr>
        <w:t>Heightened.</w:t>
      </w:r>
      <w:r w:rsidRPr="000D5DB5">
        <w:rPr>
          <w:rFonts w:eastAsia="Times New Roman" w:cstheme="minorHAnsi"/>
          <w:color w:val="000000"/>
        </w:rPr>
        <w:t xml:space="preserve"> The damage increases by one dice per spell level above 5th.</w:t>
      </w:r>
    </w:p>
    <w:p w14:paraId="258AE191" w14:textId="77777777" w:rsidR="007644ED" w:rsidRPr="00134BC3" w:rsidRDefault="007644ED">
      <w:pPr>
        <w:contextualSpacing/>
        <w:rPr>
          <w:rFonts w:eastAsia="Times New Roman" w:cstheme="minorHAnsi"/>
        </w:rPr>
      </w:pPr>
    </w:p>
    <w:p w14:paraId="5BFC2D79" w14:textId="77777777" w:rsidR="00AB25EF" w:rsidRPr="00134BC3" w:rsidRDefault="00AB25EF">
      <w:pPr>
        <w:contextualSpacing/>
        <w:rPr>
          <w:rFonts w:eastAsia="Times New Roman" w:cstheme="minorHAnsi"/>
        </w:rPr>
      </w:pPr>
      <w:r w:rsidRPr="000D5DB5">
        <w:rPr>
          <w:rFonts w:eastAsia="Times New Roman" w:cstheme="minorHAnsi"/>
          <w:b/>
          <w:bCs/>
          <w:color w:val="000000"/>
        </w:rPr>
        <w:t>Lunar Curse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746964D4"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Necromancy </w:t>
      </w:r>
      <w:r w:rsidR="00596088">
        <w:rPr>
          <w:rFonts w:eastAsia="Times New Roman" w:cstheme="minorHAnsi"/>
          <w:color w:val="000000"/>
        </w:rPr>
        <w:t>[curse]</w:t>
      </w:r>
    </w:p>
    <w:p w14:paraId="0A4E0C1C"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Pr>
          <w:rFonts w:eastAsia="Times New Roman" w:cstheme="minorHAnsi"/>
          <w:b/>
          <w:bCs/>
          <w:color w:val="000000"/>
        </w:rPr>
        <w:t xml:space="preserve"> </w:t>
      </w:r>
      <w:r w:rsidRPr="000D5DB5">
        <w:rPr>
          <w:rFonts w:eastAsia="Times New Roman" w:cstheme="minorHAnsi"/>
          <w:color w:val="000000"/>
        </w:rPr>
        <w:t>1 action</w:t>
      </w:r>
    </w:p>
    <w:p w14:paraId="6F3341A5" w14:textId="77777777" w:rsidR="007A6DF7" w:rsidRPr="00134BC3" w:rsidRDefault="007A6DF7">
      <w:pPr>
        <w:contextualSpacing/>
        <w:rPr>
          <w:rFonts w:eastAsia="Times New Roman" w:cstheme="minorHAnsi"/>
        </w:rPr>
      </w:pPr>
      <w:r w:rsidRPr="000D5DB5">
        <w:rPr>
          <w:rFonts w:eastAsia="Times New Roman" w:cstheme="minorHAnsi"/>
          <w:b/>
          <w:bCs/>
          <w:color w:val="000000"/>
        </w:rPr>
        <w:lastRenderedPageBreak/>
        <w:t>Range</w:t>
      </w:r>
      <w:r w:rsidR="00D63985">
        <w:rPr>
          <w:b/>
          <w:bCs/>
        </w:rPr>
        <w:t>:</w:t>
      </w:r>
      <w:r>
        <w:rPr>
          <w:rFonts w:eastAsia="Times New Roman" w:cstheme="minorHAnsi"/>
          <w:b/>
          <w:bCs/>
          <w:color w:val="000000"/>
        </w:rPr>
        <w:t xml:space="preserve"> </w:t>
      </w:r>
      <w:r w:rsidRPr="000D5DB5">
        <w:rPr>
          <w:rFonts w:eastAsia="Times New Roman" w:cstheme="minorHAnsi"/>
          <w:color w:val="000000"/>
        </w:rPr>
        <w:t xml:space="preserve">Touch </w:t>
      </w:r>
    </w:p>
    <w:p w14:paraId="1C6A4EFB" w14:textId="77777777" w:rsidR="00A07061" w:rsidRPr="00134BC3" w:rsidRDefault="00A07061">
      <w:pPr>
        <w:contextualSpacing/>
        <w:rPr>
          <w:rFonts w:eastAsia="Times New Roman" w:cstheme="minorHAnsi"/>
        </w:rPr>
      </w:pPr>
      <w:r w:rsidRPr="000D5DB5">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0D5DB5">
        <w:rPr>
          <w:rFonts w:eastAsia="Times New Roman" w:cstheme="minorHAnsi"/>
          <w:color w:val="000000"/>
        </w:rPr>
        <w:t>V, S</w:t>
      </w:r>
    </w:p>
    <w:p w14:paraId="3564A65C"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00A07061">
        <w:rPr>
          <w:rFonts w:eastAsia="Times New Roman" w:cstheme="minorHAnsi"/>
          <w:b/>
          <w:bCs/>
          <w:color w:val="000000"/>
        </w:rPr>
        <w:t xml:space="preserve"> </w:t>
      </w:r>
      <w:r w:rsidRPr="000D5DB5">
        <w:rPr>
          <w:rFonts w:eastAsia="Times New Roman" w:cstheme="minorHAnsi"/>
          <w:color w:val="000000"/>
        </w:rPr>
        <w:t>Concentration, up to 1 minute</w:t>
      </w:r>
    </w:p>
    <w:p w14:paraId="714EF395" w14:textId="77777777" w:rsidR="00AB25EF" w:rsidRPr="00134BC3" w:rsidRDefault="00AB25EF">
      <w:pPr>
        <w:contextualSpacing/>
        <w:rPr>
          <w:rFonts w:eastAsia="Times New Roman" w:cstheme="minorHAnsi"/>
        </w:rPr>
      </w:pPr>
      <w:r w:rsidRPr="000D5DB5">
        <w:rPr>
          <w:rFonts w:eastAsia="Times New Roman" w:cstheme="minorHAnsi"/>
          <w:color w:val="000000"/>
        </w:rPr>
        <w:t>You touch a humanoid</w:t>
      </w:r>
      <w:r w:rsidR="00A07061">
        <w:rPr>
          <w:rFonts w:eastAsia="Times New Roman" w:cstheme="minorHAnsi"/>
          <w:color w:val="000000"/>
        </w:rPr>
        <w:t xml:space="preserve"> to imbue a sliver of the lunar curse within them. If the creature fails on a Spirit saving throw and you maintain concentration and line of sight to it for up to 1 minute, the creature is cursed to turn into a were-creature (such as a Worgen or werewolf). </w:t>
      </w:r>
      <w:r w:rsidR="00A07061">
        <w:rPr>
          <w:rFonts w:eastAsia="Times New Roman" w:cstheme="minorHAnsi"/>
          <w:color w:val="000000"/>
        </w:rPr>
        <w:br/>
      </w:r>
      <w:r w:rsidRPr="000D5DB5">
        <w:rPr>
          <w:rFonts w:eastAsia="Times New Roman" w:cstheme="minorHAnsi"/>
          <w:color w:val="000000"/>
        </w:rPr>
        <w:t xml:space="preserve">The </w:t>
      </w:r>
      <w:r w:rsidR="00A07061">
        <w:rPr>
          <w:rFonts w:eastAsia="Times New Roman" w:cstheme="minorHAnsi"/>
          <w:color w:val="000000"/>
        </w:rPr>
        <w:t xml:space="preserve">cursed </w:t>
      </w:r>
      <w:r w:rsidRPr="000D5DB5">
        <w:rPr>
          <w:rFonts w:eastAsia="Times New Roman" w:cstheme="minorHAnsi"/>
          <w:color w:val="000000"/>
        </w:rPr>
        <w:t xml:space="preserve">creature begins suffering psychological torment and their body begins their transfiguration. For three days, they will avoid gatherings of their same kind. At this stage, a break curse can reverse the spell if the target can succeed on a spellcasting check versus your own, or one </w:t>
      </w:r>
      <w:r w:rsidRPr="00843CC2">
        <w:rPr>
          <w:rFonts w:eastAsia="Times New Roman" w:cstheme="minorHAnsi"/>
          <w:i/>
          <w:iCs/>
          <w:color w:val="000000"/>
        </w:rPr>
        <w:t>dispel magic</w:t>
      </w:r>
      <w:r w:rsidRPr="000D5DB5">
        <w:rPr>
          <w:rFonts w:eastAsia="Times New Roman" w:cstheme="minorHAnsi"/>
          <w:color w:val="000000"/>
        </w:rPr>
        <w:t xml:space="preserve"> for each of the three days of transformation. Otherwise, this moves to the third stage.</w:t>
      </w:r>
    </w:p>
    <w:p w14:paraId="7CE38500"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At the end of the three days, the target's transformation will be complete, and they will become </w:t>
      </w:r>
      <w:r w:rsidR="00A07061">
        <w:rPr>
          <w:rFonts w:eastAsia="Times New Roman" w:cstheme="minorHAnsi"/>
          <w:color w:val="000000"/>
        </w:rPr>
        <w:t>W</w:t>
      </w:r>
      <w:r w:rsidRPr="000D5DB5">
        <w:rPr>
          <w:rFonts w:eastAsia="Times New Roman" w:cstheme="minorHAnsi"/>
          <w:color w:val="000000"/>
        </w:rPr>
        <w:t xml:space="preserve">orgen (or any were-creature chosen by you). Initially-transformed </w:t>
      </w:r>
      <w:r w:rsidR="002A60DE" w:rsidRPr="000D5DB5">
        <w:rPr>
          <w:rFonts w:eastAsia="Times New Roman" w:cstheme="minorHAnsi"/>
          <w:color w:val="000000"/>
        </w:rPr>
        <w:t>Worgen</w:t>
      </w:r>
      <w:r w:rsidRPr="000D5DB5">
        <w:rPr>
          <w:rFonts w:eastAsia="Times New Roman" w:cstheme="minorHAnsi"/>
          <w:color w:val="000000"/>
        </w:rPr>
        <w:t xml:space="preserve"> cannot transform back to humans </w:t>
      </w:r>
      <w:r w:rsidR="00A07061">
        <w:rPr>
          <w:rFonts w:eastAsia="Times New Roman" w:cstheme="minorHAnsi"/>
          <w:color w:val="000000"/>
        </w:rPr>
        <w:t xml:space="preserve">(or their original creature type) </w:t>
      </w:r>
      <w:r w:rsidRPr="000D5DB5">
        <w:rPr>
          <w:rFonts w:eastAsia="Times New Roman" w:cstheme="minorHAnsi"/>
          <w:color w:val="000000"/>
        </w:rPr>
        <w:t>until after 1 week of rampaging violence</w:t>
      </w:r>
      <w:r w:rsidR="002A60DE">
        <w:rPr>
          <w:rFonts w:eastAsia="Times New Roman" w:cstheme="minorHAnsi"/>
          <w:color w:val="000000"/>
        </w:rPr>
        <w:t xml:space="preserve"> (though they may attempt a </w:t>
      </w:r>
      <w:r w:rsidR="00CC00D0">
        <w:rPr>
          <w:rFonts w:eastAsia="Times New Roman" w:cstheme="minorHAnsi"/>
          <w:color w:val="000000"/>
        </w:rPr>
        <w:t>Spirit</w:t>
      </w:r>
      <w:r w:rsidR="002A60DE">
        <w:rPr>
          <w:rFonts w:eastAsia="Times New Roman" w:cstheme="minorHAnsi"/>
          <w:color w:val="000000"/>
        </w:rPr>
        <w:t xml:space="preserve"> saving throw once every day to end the rampage)</w:t>
      </w:r>
      <w:r w:rsidRPr="000D5DB5">
        <w:rPr>
          <w:rFonts w:eastAsia="Times New Roman" w:cstheme="minorHAnsi"/>
          <w:color w:val="000000"/>
        </w:rPr>
        <w:t>.</w:t>
      </w:r>
    </w:p>
    <w:p w14:paraId="3F72442A" w14:textId="77777777" w:rsidR="00AB25EF" w:rsidRPr="00134BC3" w:rsidRDefault="00AB25EF">
      <w:pPr>
        <w:contextualSpacing/>
        <w:rPr>
          <w:rFonts w:eastAsia="Times New Roman" w:cstheme="minorHAnsi"/>
        </w:rPr>
      </w:pPr>
    </w:p>
    <w:p w14:paraId="1DADE024" w14:textId="77777777" w:rsidR="00AB25EF" w:rsidRPr="00134BC3" w:rsidRDefault="00AB25EF">
      <w:pPr>
        <w:contextualSpacing/>
        <w:rPr>
          <w:rFonts w:eastAsia="Times New Roman" w:cstheme="minorHAnsi"/>
        </w:rPr>
      </w:pPr>
      <w:r w:rsidRPr="000D5DB5">
        <w:rPr>
          <w:rFonts w:eastAsia="Times New Roman" w:cstheme="minorHAnsi"/>
          <w:b/>
          <w:bCs/>
          <w:color w:val="000000"/>
        </w:rPr>
        <w:t>Mana Burn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327C9999"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711D5839"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0DCE7427"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30 feet</w:t>
      </w:r>
    </w:p>
    <w:p w14:paraId="444AAFF2" w14:textId="77777777" w:rsidR="00A07061" w:rsidRPr="00134BC3" w:rsidRDefault="00A07061">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004C9E1A"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1659EDFD" w14:textId="12A259EC" w:rsidR="00AB25EF" w:rsidRPr="00134BC3" w:rsidRDefault="00AB25EF">
      <w:pPr>
        <w:contextualSpacing/>
        <w:rPr>
          <w:rFonts w:eastAsia="Times New Roman" w:cstheme="minorHAnsi"/>
        </w:rPr>
      </w:pPr>
      <w:r w:rsidRPr="000D5DB5">
        <w:rPr>
          <w:rFonts w:eastAsia="Times New Roman" w:cstheme="minorHAnsi"/>
          <w:color w:val="000000"/>
        </w:rPr>
        <w:t>You target a creature that has mana within 30 f</w:t>
      </w:r>
      <w:r w:rsidR="00A07061">
        <w:rPr>
          <w:rFonts w:eastAsia="Times New Roman" w:cstheme="minorHAnsi"/>
          <w:color w:val="000000"/>
        </w:rPr>
        <w:t>ee</w:t>
      </w:r>
      <w:r w:rsidRPr="000D5DB5">
        <w:rPr>
          <w:rFonts w:eastAsia="Times New Roman" w:cstheme="minorHAnsi"/>
          <w:color w:val="000000"/>
        </w:rPr>
        <w:t xml:space="preserve">t. A ray of black-purple anti-magic leaps out, and strikes the target, draining them of mana. You must make a ranged spell attack with the ray. On a success, the target loses </w:t>
      </w:r>
      <w:del w:id="5761" w:author="Admin" w:date="2021-11-17T20:01:00Z">
        <w:r w:rsidRPr="000D5DB5" w:rsidDel="004B3530">
          <w:rPr>
            <w:rFonts w:eastAsia="Times New Roman" w:cstheme="minorHAnsi"/>
            <w:color w:val="000000"/>
          </w:rPr>
          <w:delText>1d4</w:delText>
        </w:r>
        <w:r w:rsidR="00F73CB6" w:rsidDel="004B3530">
          <w:rPr>
            <w:rFonts w:eastAsia="Times New Roman" w:cstheme="minorHAnsi"/>
            <w:color w:val="000000"/>
          </w:rPr>
          <w:delText xml:space="preserve"> </w:delText>
        </w:r>
      </w:del>
      <w:ins w:id="5762" w:author="Admin" w:date="2021-11-17T20:01:00Z">
        <w:r w:rsidR="004B3530">
          <w:rPr>
            <w:rFonts w:eastAsia="Times New Roman" w:cstheme="minorHAnsi"/>
            <w:color w:val="000000"/>
          </w:rPr>
          <w:t>2</w:t>
        </w:r>
        <w:r w:rsidR="004B3530" w:rsidRPr="000D5DB5">
          <w:rPr>
            <w:rFonts w:eastAsia="Times New Roman" w:cstheme="minorHAnsi"/>
            <w:color w:val="000000"/>
          </w:rPr>
          <w:t>d</w:t>
        </w:r>
        <w:r w:rsidR="004B3530">
          <w:rPr>
            <w:rFonts w:eastAsia="Times New Roman" w:cstheme="minorHAnsi"/>
            <w:color w:val="000000"/>
          </w:rPr>
          <w:t xml:space="preserve">6 </w:t>
        </w:r>
      </w:ins>
      <w:del w:id="5763" w:author="Admin" w:date="2021-11-17T20:01:00Z">
        <w:r w:rsidRPr="000D5DB5" w:rsidDel="004B3530">
          <w:rPr>
            <w:rFonts w:eastAsia="Times New Roman" w:cstheme="minorHAnsi"/>
            <w:color w:val="000000"/>
          </w:rPr>
          <w:delText>+</w:delText>
        </w:r>
        <w:r w:rsidR="00F73CB6" w:rsidDel="004B3530">
          <w:rPr>
            <w:rFonts w:eastAsia="Times New Roman" w:cstheme="minorHAnsi"/>
            <w:color w:val="000000"/>
          </w:rPr>
          <w:delText xml:space="preserve"> </w:delText>
        </w:r>
        <w:r w:rsidRPr="000D5DB5" w:rsidDel="004B3530">
          <w:rPr>
            <w:rFonts w:eastAsia="Times New Roman" w:cstheme="minorHAnsi"/>
            <w:color w:val="000000"/>
          </w:rPr>
          <w:delText xml:space="preserve">1 </w:delText>
        </w:r>
      </w:del>
      <w:r w:rsidRPr="000D5DB5">
        <w:rPr>
          <w:rFonts w:eastAsia="Times New Roman" w:cstheme="minorHAnsi"/>
          <w:color w:val="000000"/>
        </w:rPr>
        <w:t xml:space="preserve">mana points. For every mana point lost, the target takes </w:t>
      </w:r>
      <w:del w:id="5764" w:author="Admin" w:date="2021-11-17T20:01:00Z">
        <w:r w:rsidRPr="000D5DB5" w:rsidDel="004B3530">
          <w:rPr>
            <w:rFonts w:eastAsia="Times New Roman" w:cstheme="minorHAnsi"/>
            <w:color w:val="000000"/>
          </w:rPr>
          <w:delText xml:space="preserve">two </w:delText>
        </w:r>
      </w:del>
      <w:ins w:id="5765" w:author="Admin" w:date="2021-11-17T20:01:00Z">
        <w:r w:rsidR="004B3530">
          <w:rPr>
            <w:rFonts w:eastAsia="Times New Roman" w:cstheme="minorHAnsi"/>
            <w:color w:val="000000"/>
          </w:rPr>
          <w:t>1</w:t>
        </w:r>
        <w:r w:rsidR="004B3530" w:rsidRPr="000D5DB5">
          <w:rPr>
            <w:rFonts w:eastAsia="Times New Roman" w:cstheme="minorHAnsi"/>
            <w:color w:val="000000"/>
          </w:rPr>
          <w:t xml:space="preserve"> </w:t>
        </w:r>
      </w:ins>
      <w:r w:rsidRPr="000D5DB5">
        <w:rPr>
          <w:rFonts w:eastAsia="Times New Roman" w:cstheme="minorHAnsi"/>
          <w:color w:val="000000"/>
        </w:rPr>
        <w:t>point</w:t>
      </w:r>
      <w:del w:id="5766" w:author="Admin" w:date="2021-11-17T20:01:00Z">
        <w:r w:rsidRPr="000D5DB5" w:rsidDel="004B3530">
          <w:rPr>
            <w:rFonts w:eastAsia="Times New Roman" w:cstheme="minorHAnsi"/>
            <w:color w:val="000000"/>
          </w:rPr>
          <w:delText>s</w:delText>
        </w:r>
      </w:del>
      <w:r w:rsidRPr="000D5DB5">
        <w:rPr>
          <w:rFonts w:eastAsia="Times New Roman" w:cstheme="minorHAnsi"/>
          <w:color w:val="000000"/>
        </w:rPr>
        <w:t xml:space="preserve"> of </w:t>
      </w:r>
      <w:r w:rsidR="003B6133">
        <w:rPr>
          <w:rFonts w:eastAsia="Times New Roman" w:cstheme="minorHAnsi"/>
          <w:color w:val="000000"/>
        </w:rPr>
        <w:t>a</w:t>
      </w:r>
      <w:r w:rsidR="003B6133" w:rsidRPr="000D5DB5">
        <w:rPr>
          <w:rFonts w:eastAsia="Times New Roman" w:cstheme="minorHAnsi"/>
          <w:color w:val="000000"/>
        </w:rPr>
        <w:t xml:space="preserve">rcane </w:t>
      </w:r>
      <w:r w:rsidRPr="000D5DB5">
        <w:rPr>
          <w:rFonts w:eastAsia="Times New Roman" w:cstheme="minorHAnsi"/>
          <w:color w:val="000000"/>
        </w:rPr>
        <w:t>damage.</w:t>
      </w:r>
    </w:p>
    <w:p w14:paraId="130BD2A3" w14:textId="77777777" w:rsidR="00AB25EF" w:rsidRPr="00134BC3" w:rsidRDefault="00AB25EF">
      <w:pPr>
        <w:contextualSpacing/>
        <w:rPr>
          <w:rFonts w:eastAsia="Times New Roman" w:cstheme="minorHAnsi"/>
        </w:rPr>
      </w:pPr>
      <w:r w:rsidRPr="000D5DB5">
        <w:rPr>
          <w:rFonts w:eastAsia="Times New Roman" w:cstheme="minorHAnsi"/>
          <w:color w:val="000000"/>
        </w:rPr>
        <w:t>The target is entitled a Spirit saving throw. On a success, the mana and hit points lost are halved.</w:t>
      </w:r>
    </w:p>
    <w:p w14:paraId="479C8340" w14:textId="00A5B012" w:rsidR="00AB25EF" w:rsidRPr="00134BC3" w:rsidRDefault="00AB25EF">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 xml:space="preserve">The number of mana points drained increases by </w:t>
      </w:r>
      <w:del w:id="5767" w:author="Admin" w:date="2021-11-17T20:01:00Z">
        <w:r w:rsidRPr="000D5DB5" w:rsidDel="004B3530">
          <w:rPr>
            <w:rFonts w:eastAsia="Times New Roman" w:cstheme="minorHAnsi"/>
            <w:color w:val="000000"/>
          </w:rPr>
          <w:delText xml:space="preserve">1d4 </w:delText>
        </w:r>
      </w:del>
      <w:ins w:id="5768" w:author="Admin" w:date="2021-11-17T20:01:00Z">
        <w:r w:rsidR="004B3530" w:rsidRPr="000D5DB5">
          <w:rPr>
            <w:rFonts w:eastAsia="Times New Roman" w:cstheme="minorHAnsi"/>
            <w:color w:val="000000"/>
          </w:rPr>
          <w:t>1d</w:t>
        </w:r>
        <w:r w:rsidR="004B3530">
          <w:rPr>
            <w:rFonts w:eastAsia="Times New Roman" w:cstheme="minorHAnsi"/>
            <w:color w:val="000000"/>
          </w:rPr>
          <w:t>6</w:t>
        </w:r>
        <w:r w:rsidR="004B3530" w:rsidRPr="000D5DB5">
          <w:rPr>
            <w:rFonts w:eastAsia="Times New Roman" w:cstheme="minorHAnsi"/>
            <w:color w:val="000000"/>
          </w:rPr>
          <w:t xml:space="preserve"> </w:t>
        </w:r>
      </w:ins>
      <w:r w:rsidRPr="000D5DB5">
        <w:rPr>
          <w:rFonts w:eastAsia="Times New Roman" w:cstheme="minorHAnsi"/>
          <w:color w:val="000000"/>
        </w:rPr>
        <w:t>point</w:t>
      </w:r>
      <w:del w:id="5769" w:author="Admin" w:date="2021-11-17T20:01:00Z">
        <w:r w:rsidRPr="000D5DB5" w:rsidDel="004B3530">
          <w:rPr>
            <w:rFonts w:eastAsia="Times New Roman" w:cstheme="minorHAnsi"/>
            <w:color w:val="000000"/>
          </w:rPr>
          <w:delText>s</w:delText>
        </w:r>
      </w:del>
      <w:r w:rsidRPr="000D5DB5">
        <w:rPr>
          <w:rFonts w:eastAsia="Times New Roman" w:cstheme="minorHAnsi"/>
          <w:color w:val="000000"/>
        </w:rPr>
        <w:t xml:space="preserve"> per every </w:t>
      </w:r>
      <w:r w:rsidR="00FE4CA5">
        <w:rPr>
          <w:rFonts w:eastAsia="Times New Roman" w:cstheme="minorHAnsi"/>
          <w:color w:val="000000"/>
        </w:rPr>
        <w:lastRenderedPageBreak/>
        <w:t>two</w:t>
      </w:r>
      <w:r w:rsidRPr="000D5DB5">
        <w:rPr>
          <w:rFonts w:eastAsia="Times New Roman" w:cstheme="minorHAnsi"/>
          <w:color w:val="000000"/>
        </w:rPr>
        <w:t xml:space="preserve"> levels above 2 (</w:t>
      </w:r>
      <w:del w:id="5770" w:author="Admin" w:date="2021-11-17T20:01:00Z">
        <w:r w:rsidRPr="000D5DB5" w:rsidDel="004B3530">
          <w:rPr>
            <w:rFonts w:eastAsia="Times New Roman" w:cstheme="minorHAnsi"/>
            <w:color w:val="000000"/>
          </w:rPr>
          <w:delText xml:space="preserve">2d4 </w:delText>
        </w:r>
      </w:del>
      <w:ins w:id="5771" w:author="Admin" w:date="2021-11-17T20:01:00Z">
        <w:r w:rsidR="004B3530">
          <w:rPr>
            <w:rFonts w:eastAsia="Times New Roman" w:cstheme="minorHAnsi"/>
            <w:color w:val="000000"/>
          </w:rPr>
          <w:t>3</w:t>
        </w:r>
        <w:r w:rsidR="004B3530" w:rsidRPr="000D5DB5">
          <w:rPr>
            <w:rFonts w:eastAsia="Times New Roman" w:cstheme="minorHAnsi"/>
            <w:color w:val="000000"/>
          </w:rPr>
          <w:t>d</w:t>
        </w:r>
        <w:r w:rsidR="004B3530">
          <w:rPr>
            <w:rFonts w:eastAsia="Times New Roman" w:cstheme="minorHAnsi"/>
            <w:color w:val="000000"/>
          </w:rPr>
          <w:t>6</w:t>
        </w:r>
        <w:r w:rsidR="004B3530" w:rsidRPr="000D5DB5">
          <w:rPr>
            <w:rFonts w:eastAsia="Times New Roman" w:cstheme="minorHAnsi"/>
            <w:color w:val="000000"/>
          </w:rPr>
          <w:t xml:space="preserve"> </w:t>
        </w:r>
      </w:ins>
      <w:r w:rsidRPr="000D5DB5">
        <w:rPr>
          <w:rFonts w:eastAsia="Times New Roman" w:cstheme="minorHAnsi"/>
          <w:color w:val="000000"/>
        </w:rPr>
        <w:t xml:space="preserve">at level </w:t>
      </w:r>
      <w:r w:rsidR="00FE4CA5">
        <w:rPr>
          <w:rFonts w:eastAsia="Times New Roman" w:cstheme="minorHAnsi"/>
          <w:color w:val="000000"/>
        </w:rPr>
        <w:t>4</w:t>
      </w:r>
      <w:r w:rsidRPr="000D5DB5">
        <w:rPr>
          <w:rFonts w:eastAsia="Times New Roman" w:cstheme="minorHAnsi"/>
          <w:color w:val="000000"/>
        </w:rPr>
        <w:t xml:space="preserve">, </w:t>
      </w:r>
      <w:del w:id="5772" w:author="Admin" w:date="2021-11-17T20:01:00Z">
        <w:r w:rsidRPr="000D5DB5" w:rsidDel="004B3530">
          <w:rPr>
            <w:rFonts w:eastAsia="Times New Roman" w:cstheme="minorHAnsi"/>
            <w:color w:val="000000"/>
          </w:rPr>
          <w:delText xml:space="preserve">3d4 </w:delText>
        </w:r>
      </w:del>
      <w:ins w:id="5773" w:author="Admin" w:date="2021-11-17T20:01:00Z">
        <w:r w:rsidR="004B3530">
          <w:rPr>
            <w:rFonts w:eastAsia="Times New Roman" w:cstheme="minorHAnsi"/>
            <w:color w:val="000000"/>
          </w:rPr>
          <w:t>4</w:t>
        </w:r>
        <w:r w:rsidR="004B3530" w:rsidRPr="000D5DB5">
          <w:rPr>
            <w:rFonts w:eastAsia="Times New Roman" w:cstheme="minorHAnsi"/>
            <w:color w:val="000000"/>
          </w:rPr>
          <w:t>d</w:t>
        </w:r>
        <w:r w:rsidR="004B3530">
          <w:rPr>
            <w:rFonts w:eastAsia="Times New Roman" w:cstheme="minorHAnsi"/>
            <w:color w:val="000000"/>
          </w:rPr>
          <w:t>6</w:t>
        </w:r>
        <w:r w:rsidR="004B3530" w:rsidRPr="000D5DB5">
          <w:rPr>
            <w:rFonts w:eastAsia="Times New Roman" w:cstheme="minorHAnsi"/>
            <w:color w:val="000000"/>
          </w:rPr>
          <w:t xml:space="preserve"> </w:t>
        </w:r>
      </w:ins>
      <w:r w:rsidRPr="000D5DB5">
        <w:rPr>
          <w:rFonts w:eastAsia="Times New Roman" w:cstheme="minorHAnsi"/>
          <w:color w:val="000000"/>
        </w:rPr>
        <w:t xml:space="preserve">at level </w:t>
      </w:r>
      <w:r w:rsidR="00FE4CA5">
        <w:rPr>
          <w:rFonts w:eastAsia="Times New Roman" w:cstheme="minorHAnsi"/>
          <w:color w:val="000000"/>
        </w:rPr>
        <w:t xml:space="preserve">6, </w:t>
      </w:r>
      <w:del w:id="5774" w:author="Admin" w:date="2021-11-17T20:02:00Z">
        <w:r w:rsidR="00FE4CA5" w:rsidDel="004B3530">
          <w:rPr>
            <w:rFonts w:eastAsia="Times New Roman" w:cstheme="minorHAnsi"/>
            <w:color w:val="000000"/>
          </w:rPr>
          <w:delText xml:space="preserve">4d4 </w:delText>
        </w:r>
      </w:del>
      <w:ins w:id="5775" w:author="Admin" w:date="2021-11-17T20:02:00Z">
        <w:r w:rsidR="004B3530">
          <w:rPr>
            <w:rFonts w:eastAsia="Times New Roman" w:cstheme="minorHAnsi"/>
            <w:color w:val="000000"/>
          </w:rPr>
          <w:t xml:space="preserve">5d6 </w:t>
        </w:r>
      </w:ins>
      <w:r w:rsidR="00FE4CA5">
        <w:rPr>
          <w:rFonts w:eastAsia="Times New Roman" w:cstheme="minorHAnsi"/>
          <w:color w:val="000000"/>
        </w:rPr>
        <w:t>at level 8</w:t>
      </w:r>
      <w:r w:rsidRPr="000D5DB5">
        <w:rPr>
          <w:rFonts w:eastAsia="Times New Roman" w:cstheme="minorHAnsi"/>
          <w:color w:val="000000"/>
        </w:rPr>
        <w:t>).</w:t>
      </w:r>
    </w:p>
    <w:p w14:paraId="5A63F796" w14:textId="77777777" w:rsidR="00AB25EF" w:rsidRPr="000D5DB5" w:rsidRDefault="00AB25EF">
      <w:pPr>
        <w:contextualSpacing/>
        <w:rPr>
          <w:rFonts w:eastAsia="Times New Roman" w:cstheme="minorHAnsi"/>
          <w:color w:val="000000"/>
        </w:rPr>
      </w:pPr>
      <w:r w:rsidRPr="000D5DB5">
        <w:rPr>
          <w:rFonts w:eastAsia="Times New Roman" w:cstheme="minorHAnsi"/>
          <w:i/>
          <w:iCs/>
          <w:color w:val="000000"/>
        </w:rPr>
        <w:t xml:space="preserve">Special: </w:t>
      </w:r>
      <w:r w:rsidRPr="000D5DB5">
        <w:rPr>
          <w:rFonts w:eastAsia="Times New Roman" w:cstheme="minorHAnsi"/>
          <w:color w:val="000000"/>
        </w:rPr>
        <w:t xml:space="preserve">Demons always have active mana, and can always be targeted with mana burn. If they have no mana, they still take 2 points of </w:t>
      </w:r>
      <w:r w:rsidR="003B6133">
        <w:rPr>
          <w:rFonts w:eastAsia="Times New Roman" w:cstheme="minorHAnsi"/>
          <w:color w:val="000000"/>
        </w:rPr>
        <w:t>a</w:t>
      </w:r>
      <w:r w:rsidR="003B6133" w:rsidRPr="000D5DB5">
        <w:rPr>
          <w:rFonts w:eastAsia="Times New Roman" w:cstheme="minorHAnsi"/>
          <w:color w:val="000000"/>
        </w:rPr>
        <w:t xml:space="preserve">rcane </w:t>
      </w:r>
      <w:r w:rsidRPr="000D5DB5">
        <w:rPr>
          <w:rFonts w:eastAsia="Times New Roman" w:cstheme="minorHAnsi"/>
          <w:color w:val="000000"/>
        </w:rPr>
        <w:t>damage.</w:t>
      </w:r>
    </w:p>
    <w:p w14:paraId="481E1088" w14:textId="77777777" w:rsidR="007644ED" w:rsidRPr="00134BC3" w:rsidRDefault="007644ED">
      <w:pPr>
        <w:contextualSpacing/>
        <w:rPr>
          <w:rFonts w:eastAsia="Times New Roman" w:cstheme="minorHAnsi"/>
        </w:rPr>
      </w:pPr>
    </w:p>
    <w:p w14:paraId="446CFF7B" w14:textId="77777777" w:rsidR="00AB25EF" w:rsidRPr="00134BC3" w:rsidRDefault="00AB25EF">
      <w:pPr>
        <w:contextualSpacing/>
        <w:rPr>
          <w:rFonts w:eastAsia="Times New Roman" w:cstheme="minorHAnsi"/>
        </w:rPr>
      </w:pPr>
      <w:r w:rsidRPr="000D5DB5">
        <w:rPr>
          <w:rFonts w:eastAsia="Times New Roman" w:cstheme="minorHAnsi"/>
          <w:b/>
          <w:bCs/>
          <w:color w:val="000000"/>
        </w:rPr>
        <w:t>Mana Shield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2491F5DD" w14:textId="77777777" w:rsidR="00AB25EF" w:rsidRPr="00134BC3" w:rsidRDefault="00AB25EF">
      <w:pPr>
        <w:contextualSpacing/>
        <w:rPr>
          <w:rFonts w:eastAsia="Times New Roman" w:cstheme="minorHAnsi"/>
        </w:rPr>
      </w:pPr>
      <w:r w:rsidRPr="000D5DB5">
        <w:rPr>
          <w:rFonts w:eastAsia="Times New Roman" w:cstheme="minorHAnsi"/>
          <w:color w:val="000000"/>
        </w:rPr>
        <w:t>Abjuration</w:t>
      </w:r>
    </w:p>
    <w:p w14:paraId="0E91F382"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Pr>
          <w:rFonts w:eastAsia="Times New Roman" w:cstheme="minorHAnsi"/>
          <w:b/>
          <w:bCs/>
          <w:color w:val="000000"/>
        </w:rPr>
        <w:t xml:space="preserve"> </w:t>
      </w:r>
      <w:r w:rsidRPr="000D5DB5">
        <w:rPr>
          <w:rFonts w:eastAsia="Times New Roman" w:cstheme="minorHAnsi"/>
          <w:color w:val="000000"/>
        </w:rPr>
        <w:t>1 action</w:t>
      </w:r>
    </w:p>
    <w:p w14:paraId="10377C00"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Personal (Self)</w:t>
      </w:r>
    </w:p>
    <w:p w14:paraId="3B9CC133" w14:textId="77777777" w:rsidR="007A0074" w:rsidRDefault="00A07061" w:rsidP="003B18B5">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0D5DB5">
        <w:rPr>
          <w:rFonts w:eastAsia="Times New Roman" w:cstheme="minorHAnsi"/>
          <w:color w:val="000000"/>
        </w:rPr>
        <w:t xml:space="preserve">V, S, </w:t>
      </w:r>
      <w:r>
        <w:rPr>
          <w:rFonts w:eastAsia="Times New Roman" w:cstheme="minorHAnsi"/>
          <w:color w:val="000000"/>
        </w:rPr>
        <w:t>M (a sapphire worth at least 10 gp)</w:t>
      </w:r>
    </w:p>
    <w:p w14:paraId="07AC9A05"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00BA7DA6" w:rsidRPr="000D5DB5">
        <w:rPr>
          <w:rFonts w:eastAsia="Times New Roman" w:cstheme="minorHAnsi"/>
          <w:color w:val="000000"/>
        </w:rPr>
        <w:t>1</w:t>
      </w:r>
      <w:r w:rsidRPr="000D5DB5">
        <w:rPr>
          <w:rFonts w:eastAsia="Times New Roman" w:cstheme="minorHAnsi"/>
          <w:color w:val="000000"/>
        </w:rPr>
        <w:t xml:space="preserve"> hour</w:t>
      </w:r>
    </w:p>
    <w:p w14:paraId="039D7927"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raise a transparent blue shield of force. This effect remains only so long as you have at least 1 mana point in your pool. For every </w:t>
      </w:r>
      <w:r w:rsidR="007A2555">
        <w:rPr>
          <w:rFonts w:eastAsia="Times New Roman" w:cstheme="minorHAnsi"/>
          <w:color w:val="000000"/>
        </w:rPr>
        <w:t>2</w:t>
      </w:r>
      <w:r w:rsidR="007A2555" w:rsidRPr="000D5DB5">
        <w:rPr>
          <w:rFonts w:eastAsia="Times New Roman" w:cstheme="minorHAnsi"/>
          <w:color w:val="000000"/>
        </w:rPr>
        <w:t xml:space="preserve"> </w:t>
      </w:r>
      <w:r w:rsidRPr="000D5DB5">
        <w:rPr>
          <w:rFonts w:eastAsia="Times New Roman" w:cstheme="minorHAnsi"/>
          <w:color w:val="000000"/>
        </w:rPr>
        <w:t>point</w:t>
      </w:r>
      <w:r w:rsidR="007A2555">
        <w:rPr>
          <w:rFonts w:eastAsia="Times New Roman" w:cstheme="minorHAnsi"/>
          <w:color w:val="000000"/>
        </w:rPr>
        <w:t>s</w:t>
      </w:r>
      <w:r w:rsidRPr="000D5DB5">
        <w:rPr>
          <w:rFonts w:eastAsia="Times New Roman" w:cstheme="minorHAnsi"/>
          <w:color w:val="000000"/>
        </w:rPr>
        <w:t xml:space="preserve"> of damage you take that are not internal (such as from starvation), you may sacrifice 1 mana point to negate.</w:t>
      </w:r>
    </w:p>
    <w:p w14:paraId="4B3D7DA5" w14:textId="77777777" w:rsidR="00512850" w:rsidRPr="000A01AB" w:rsidRDefault="000A01AB">
      <w:pPr>
        <w:contextualSpacing/>
        <w:rPr>
          <w:rFonts w:eastAsia="Times New Roman" w:cstheme="minorHAnsi"/>
          <w:color w:val="000000"/>
        </w:rPr>
      </w:pPr>
      <w:r>
        <w:rPr>
          <w:rFonts w:eastAsia="Times New Roman" w:cstheme="minorHAnsi"/>
          <w:color w:val="000000"/>
        </w:rPr>
        <w:t>Hostile effects that would normally reduce your mana pool or deal mana damage instead deal normal (arcane) damage to the shield, and do not reduce your mana pool</w:t>
      </w:r>
      <w:r w:rsidR="00AB25EF" w:rsidRPr="000D5DB5">
        <w:rPr>
          <w:rFonts w:eastAsia="Times New Roman" w:cstheme="minorHAnsi"/>
          <w:color w:val="000000"/>
        </w:rPr>
        <w:t>.</w:t>
      </w:r>
      <w:r w:rsidR="00023F60" w:rsidRPr="000D5DB5">
        <w:rPr>
          <w:rFonts w:eastAsia="Times New Roman" w:cstheme="minorHAnsi"/>
          <w:color w:val="000000"/>
        </w:rPr>
        <w:t xml:space="preserve"> </w:t>
      </w:r>
      <w:r>
        <w:rPr>
          <w:rFonts w:eastAsia="Times New Roman" w:cstheme="minorHAnsi"/>
          <w:color w:val="000000"/>
        </w:rPr>
        <w:t xml:space="preserve">If you suffer an effect that would also ignite lost mana (such as the </w:t>
      </w:r>
      <w:r w:rsidRPr="00E95E1F">
        <w:rPr>
          <w:rFonts w:eastAsia="Times New Roman" w:cstheme="minorHAnsi"/>
          <w:i/>
          <w:iCs/>
          <w:color w:val="000000"/>
        </w:rPr>
        <w:t>mana burn</w:t>
      </w:r>
      <w:r>
        <w:rPr>
          <w:rFonts w:eastAsia="Times New Roman" w:cstheme="minorHAnsi"/>
          <w:i/>
          <w:iCs/>
          <w:color w:val="000000"/>
        </w:rPr>
        <w:t xml:space="preserve"> </w:t>
      </w:r>
      <w:r w:rsidRPr="00E95E1F">
        <w:rPr>
          <w:rFonts w:eastAsia="Times New Roman" w:cstheme="minorHAnsi"/>
          <w:color w:val="000000"/>
        </w:rPr>
        <w:t>or</w:t>
      </w:r>
      <w:r>
        <w:rPr>
          <w:rFonts w:eastAsia="Times New Roman" w:cstheme="minorHAnsi"/>
          <w:i/>
          <w:iCs/>
          <w:color w:val="000000"/>
        </w:rPr>
        <w:t xml:space="preserve"> detonate mana </w:t>
      </w:r>
      <w:r>
        <w:rPr>
          <w:rFonts w:eastAsia="Times New Roman" w:cstheme="minorHAnsi"/>
          <w:color w:val="000000"/>
        </w:rPr>
        <w:t xml:space="preserve">spells, but not casting spells normally), you only suffer </w:t>
      </w:r>
      <w:r w:rsidR="00EA3D5E">
        <w:rPr>
          <w:rFonts w:eastAsia="Times New Roman" w:cstheme="minorHAnsi"/>
          <w:color w:val="000000"/>
        </w:rPr>
        <w:t xml:space="preserve">the initial </w:t>
      </w:r>
      <w:r>
        <w:rPr>
          <w:rFonts w:eastAsia="Times New Roman" w:cstheme="minorHAnsi"/>
          <w:color w:val="000000"/>
        </w:rPr>
        <w:t>damage</w:t>
      </w:r>
      <w:r w:rsidR="00EA3D5E">
        <w:rPr>
          <w:rFonts w:eastAsia="Times New Roman" w:cstheme="minorHAnsi"/>
          <w:color w:val="000000"/>
        </w:rPr>
        <w:t xml:space="preserve"> as described above</w:t>
      </w:r>
      <w:r>
        <w:rPr>
          <w:rFonts w:eastAsia="Times New Roman" w:cstheme="minorHAnsi"/>
          <w:color w:val="000000"/>
        </w:rPr>
        <w:t xml:space="preserve">, and your mana is not detonated. </w:t>
      </w:r>
    </w:p>
    <w:p w14:paraId="110A10CA" w14:textId="77777777" w:rsidR="00AB25EF"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A single mana point can absorb </w:t>
      </w:r>
      <w:r w:rsidR="00EA3D5E">
        <w:rPr>
          <w:rFonts w:eastAsia="Times New Roman" w:cstheme="minorHAnsi"/>
          <w:color w:val="000000"/>
        </w:rPr>
        <w:t>3</w:t>
      </w:r>
      <w:r w:rsidR="00EA3D5E" w:rsidRPr="000D5DB5">
        <w:rPr>
          <w:rFonts w:eastAsia="Times New Roman" w:cstheme="minorHAnsi"/>
          <w:color w:val="000000"/>
        </w:rPr>
        <w:t xml:space="preserve"> </w:t>
      </w:r>
      <w:r w:rsidRPr="000D5DB5">
        <w:rPr>
          <w:rFonts w:eastAsia="Times New Roman" w:cstheme="minorHAnsi"/>
          <w:color w:val="000000"/>
        </w:rPr>
        <w:t xml:space="preserve">hit points per mana at spell level 4, </w:t>
      </w:r>
      <w:r w:rsidR="007A2555">
        <w:rPr>
          <w:rFonts w:eastAsia="Times New Roman" w:cstheme="minorHAnsi"/>
          <w:color w:val="000000"/>
        </w:rPr>
        <w:t xml:space="preserve">and </w:t>
      </w:r>
      <w:r w:rsidR="00EA3D5E">
        <w:rPr>
          <w:rFonts w:eastAsia="Times New Roman" w:cstheme="minorHAnsi"/>
          <w:color w:val="000000"/>
        </w:rPr>
        <w:t>5</w:t>
      </w:r>
      <w:r w:rsidR="00EA3D5E" w:rsidRPr="000D5DB5">
        <w:rPr>
          <w:rFonts w:eastAsia="Times New Roman" w:cstheme="minorHAnsi"/>
          <w:color w:val="000000"/>
        </w:rPr>
        <w:t xml:space="preserve"> </w:t>
      </w:r>
      <w:r w:rsidRPr="000D5DB5">
        <w:rPr>
          <w:rFonts w:eastAsia="Times New Roman" w:cstheme="minorHAnsi"/>
          <w:color w:val="000000"/>
        </w:rPr>
        <w:t>hit points per mana point at level 8.</w:t>
      </w:r>
    </w:p>
    <w:p w14:paraId="4A32D3CC" w14:textId="77777777" w:rsidR="007A2555" w:rsidRPr="00F00B80" w:rsidRDefault="007A2555">
      <w:pPr>
        <w:contextualSpacing/>
        <w:rPr>
          <w:rFonts w:eastAsia="Times New Roman" w:cstheme="minorHAnsi"/>
          <w:color w:val="000000"/>
        </w:rPr>
      </w:pPr>
      <w:r w:rsidRPr="001F25FA">
        <w:rPr>
          <w:rFonts w:eastAsia="Times New Roman" w:cstheme="minorHAnsi"/>
          <w:i/>
          <w:iCs/>
          <w:color w:val="000000"/>
        </w:rPr>
        <w:t>Special</w:t>
      </w:r>
      <w:r>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This spell does not cost mana</w:t>
      </w:r>
      <w:r>
        <w:rPr>
          <w:rFonts w:eastAsia="Times New Roman" w:cstheme="minorHAnsi"/>
          <w:color w:val="000000"/>
        </w:rPr>
        <w:t xml:space="preserve"> to cast</w:t>
      </w:r>
      <w:r w:rsidRPr="000D5DB5">
        <w:rPr>
          <w:rFonts w:eastAsia="Times New Roman" w:cstheme="minorHAnsi"/>
          <w:color w:val="000000"/>
        </w:rPr>
        <w:t>.</w:t>
      </w:r>
    </w:p>
    <w:p w14:paraId="1AF41EB7" w14:textId="77777777" w:rsidR="007644ED" w:rsidRPr="00134BC3" w:rsidRDefault="007644ED">
      <w:pPr>
        <w:contextualSpacing/>
        <w:rPr>
          <w:rFonts w:eastAsia="Times New Roman" w:cstheme="minorHAnsi"/>
        </w:rPr>
      </w:pPr>
    </w:p>
    <w:p w14:paraId="224B11A6" w14:textId="77777777" w:rsidR="00AB25EF" w:rsidRPr="00134BC3" w:rsidRDefault="00AB25EF">
      <w:pPr>
        <w:contextualSpacing/>
        <w:rPr>
          <w:rFonts w:eastAsia="Times New Roman" w:cstheme="minorHAnsi"/>
        </w:rPr>
      </w:pPr>
      <w:r w:rsidRPr="000D5DB5">
        <w:rPr>
          <w:rFonts w:eastAsia="Times New Roman" w:cstheme="minorHAnsi"/>
          <w:b/>
          <w:bCs/>
          <w:color w:val="000000"/>
        </w:rPr>
        <w:t>Mana Tide Totem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881AFD">
        <w:rPr>
          <w:rFonts w:eastAsia="Times New Roman" w:cstheme="minorHAnsi"/>
          <w:b/>
          <w:bCs/>
          <w:color w:val="000000"/>
        </w:rPr>
        <w:t>6</w:t>
      </w:r>
      <w:r w:rsidRPr="000D5DB5">
        <w:rPr>
          <w:rFonts w:eastAsia="Times New Roman" w:cstheme="minorHAnsi"/>
          <w:b/>
          <w:bCs/>
          <w:color w:val="000000"/>
        </w:rPr>
        <w:t>]</w:t>
      </w:r>
    </w:p>
    <w:p w14:paraId="34F0C580"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Transmutation </w:t>
      </w:r>
      <w:r w:rsidR="00CD07D6">
        <w:rPr>
          <w:rFonts w:eastAsia="Times New Roman" w:cstheme="minorHAnsi"/>
          <w:color w:val="000000"/>
        </w:rPr>
        <w:t>[totem]</w:t>
      </w:r>
    </w:p>
    <w:p w14:paraId="13D5A22F"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5BBA105"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0A1CFC49"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15072A3B"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minute</w:t>
      </w:r>
    </w:p>
    <w:p w14:paraId="4EEBC544" w14:textId="77777777" w:rsidR="00AB25EF" w:rsidRPr="00134BC3" w:rsidRDefault="00AB25EF" w:rsidP="00AD0065">
      <w:pPr>
        <w:contextualSpacing/>
        <w:rPr>
          <w:rFonts w:eastAsia="Times New Roman" w:cstheme="minorHAnsi"/>
        </w:rPr>
      </w:pPr>
      <w:r w:rsidRPr="000D5DB5">
        <w:rPr>
          <w:rFonts w:eastAsia="Times New Roman" w:cstheme="minorHAnsi"/>
          <w:color w:val="000000"/>
        </w:rPr>
        <w:t xml:space="preserve">Once you place this totem, you may use a reaction to have it release the effects of a </w:t>
      </w:r>
      <w:r w:rsidR="00AD0065">
        <w:rPr>
          <w:rFonts w:eastAsia="Times New Roman" w:cstheme="minorHAnsi"/>
          <w:color w:val="000000"/>
        </w:rPr>
        <w:t xml:space="preserve">4th </w:t>
      </w:r>
      <w:r w:rsidRPr="000D5DB5">
        <w:rPr>
          <w:rFonts w:eastAsia="Times New Roman" w:cstheme="minorHAnsi"/>
          <w:color w:val="000000"/>
        </w:rPr>
        <w:t xml:space="preserve">level </w:t>
      </w:r>
      <w:r w:rsidR="00740BB1" w:rsidRPr="00740BB1">
        <w:rPr>
          <w:rFonts w:eastAsia="Times New Roman" w:cstheme="minorHAnsi"/>
          <w:i/>
          <w:iCs/>
          <w:color w:val="000000"/>
        </w:rPr>
        <w:t>m</w:t>
      </w:r>
      <w:r w:rsidR="00881AFD" w:rsidRPr="00740BB1">
        <w:rPr>
          <w:rFonts w:eastAsia="Times New Roman" w:cstheme="minorHAnsi"/>
          <w:i/>
          <w:iCs/>
          <w:color w:val="000000"/>
        </w:rPr>
        <w:t xml:space="preserve">ana </w:t>
      </w:r>
      <w:r w:rsidR="00740BB1" w:rsidRPr="00740BB1">
        <w:rPr>
          <w:rFonts w:eastAsia="Times New Roman" w:cstheme="minorHAnsi"/>
          <w:i/>
          <w:iCs/>
          <w:color w:val="000000"/>
        </w:rPr>
        <w:t>t</w:t>
      </w:r>
      <w:r w:rsidR="00881AFD" w:rsidRPr="00740BB1">
        <w:rPr>
          <w:rFonts w:eastAsia="Times New Roman" w:cstheme="minorHAnsi"/>
          <w:i/>
          <w:iCs/>
          <w:color w:val="000000"/>
        </w:rPr>
        <w:t>ide</w:t>
      </w:r>
      <w:r w:rsidR="00AD0065">
        <w:rPr>
          <w:rFonts w:eastAsia="Times New Roman" w:cstheme="minorHAnsi"/>
          <w:color w:val="000000"/>
        </w:rPr>
        <w:t xml:space="preserve"> (or </w:t>
      </w:r>
      <w:r w:rsidR="00740BB1" w:rsidRPr="00740BB1">
        <w:rPr>
          <w:rFonts w:eastAsia="Times New Roman" w:cstheme="minorHAnsi"/>
          <w:i/>
          <w:iCs/>
          <w:color w:val="000000"/>
        </w:rPr>
        <w:t>b</w:t>
      </w:r>
      <w:r w:rsidR="00AD0065" w:rsidRPr="00740BB1">
        <w:rPr>
          <w:rFonts w:eastAsia="Times New Roman" w:cstheme="minorHAnsi"/>
          <w:i/>
          <w:iCs/>
          <w:color w:val="000000"/>
        </w:rPr>
        <w:t xml:space="preserve">rilliance </w:t>
      </w:r>
      <w:r w:rsidR="00740BB1" w:rsidRPr="00740BB1">
        <w:rPr>
          <w:rFonts w:eastAsia="Times New Roman" w:cstheme="minorHAnsi"/>
          <w:i/>
          <w:iCs/>
          <w:color w:val="000000"/>
        </w:rPr>
        <w:t>a</w:t>
      </w:r>
      <w:r w:rsidR="00AD0065" w:rsidRPr="00740BB1">
        <w:rPr>
          <w:rFonts w:eastAsia="Times New Roman" w:cstheme="minorHAnsi"/>
          <w:i/>
          <w:iCs/>
          <w:color w:val="000000"/>
        </w:rPr>
        <w:t>ura</w:t>
      </w:r>
      <w:r w:rsidR="00881AFD">
        <w:rPr>
          <w:rFonts w:eastAsia="Times New Roman" w:cstheme="minorHAnsi"/>
          <w:color w:val="000000"/>
        </w:rPr>
        <w:t>)</w:t>
      </w:r>
      <w:r w:rsidRPr="000D5DB5">
        <w:rPr>
          <w:rFonts w:eastAsia="Times New Roman" w:cstheme="minorHAnsi"/>
          <w:color w:val="000000"/>
        </w:rPr>
        <w:t>. This totem otherwise functions as all other totem spells.</w:t>
      </w:r>
    </w:p>
    <w:p w14:paraId="45FBA582" w14:textId="77777777" w:rsidR="00AB25EF" w:rsidRPr="000D5DB5" w:rsidRDefault="00AB25EF">
      <w:pPr>
        <w:contextualSpacing/>
        <w:rPr>
          <w:rFonts w:eastAsia="Times New Roman" w:cstheme="minorHAnsi"/>
        </w:rPr>
      </w:pPr>
    </w:p>
    <w:p w14:paraId="620943F7" w14:textId="77777777" w:rsidR="0067539E" w:rsidRPr="000D5DB5" w:rsidRDefault="0067539E">
      <w:pPr>
        <w:contextualSpacing/>
        <w:rPr>
          <w:rFonts w:eastAsia="Times New Roman" w:cstheme="minorHAnsi"/>
          <w:b/>
          <w:bCs/>
          <w:color w:val="000000"/>
        </w:rPr>
      </w:pPr>
      <w:r w:rsidRPr="000D5DB5">
        <w:rPr>
          <w:rFonts w:eastAsia="Times New Roman" w:cstheme="minorHAnsi"/>
          <w:b/>
          <w:bCs/>
          <w:color w:val="000000"/>
        </w:rPr>
        <w:t>Mass Revivify [level 5]</w:t>
      </w:r>
    </w:p>
    <w:p w14:paraId="18814F79" w14:textId="77777777" w:rsidR="0067539E" w:rsidRPr="000D5DB5" w:rsidRDefault="0067539E">
      <w:pPr>
        <w:contextualSpacing/>
        <w:rPr>
          <w:rFonts w:eastAsia="Times New Roman" w:cstheme="minorHAnsi"/>
        </w:rPr>
      </w:pPr>
      <w:r w:rsidRPr="000D5DB5">
        <w:rPr>
          <w:rFonts w:eastAsia="Times New Roman" w:cstheme="minorHAnsi"/>
          <w:color w:val="000000"/>
        </w:rPr>
        <w:t>Necromancy</w:t>
      </w:r>
    </w:p>
    <w:p w14:paraId="33D28849" w14:textId="77777777" w:rsidR="003B6133" w:rsidRPr="000D5DB5" w:rsidRDefault="003B6133">
      <w:pPr>
        <w:contextualSpacing/>
        <w:rPr>
          <w:rFonts w:eastAsia="Times New Roman" w:cstheme="minorHAnsi"/>
        </w:rPr>
      </w:pPr>
      <w:r w:rsidRPr="000D5DB5">
        <w:rPr>
          <w:rFonts w:eastAsia="Times New Roman" w:cstheme="minorHAnsi"/>
          <w:b/>
          <w:bCs/>
        </w:rPr>
        <w:t>Casting Time</w:t>
      </w:r>
      <w:r w:rsidR="00D63985">
        <w:rPr>
          <w:b/>
          <w:bCs/>
        </w:rPr>
        <w:t>:</w:t>
      </w:r>
      <w:r w:rsidRPr="000D5DB5">
        <w:rPr>
          <w:rFonts w:eastAsia="Times New Roman" w:cstheme="minorHAnsi"/>
        </w:rPr>
        <w:t xml:space="preserve"> 3 rounds</w:t>
      </w:r>
    </w:p>
    <w:p w14:paraId="2EC31C42" w14:textId="77777777" w:rsidR="007A6DF7" w:rsidRPr="000D5DB5" w:rsidRDefault="007A6DF7">
      <w:pPr>
        <w:contextualSpacing/>
        <w:rPr>
          <w:rFonts w:eastAsia="Times New Roman" w:cstheme="minorHAnsi"/>
        </w:rPr>
      </w:pPr>
      <w:r w:rsidRPr="000D5DB5">
        <w:rPr>
          <w:rFonts w:eastAsia="Times New Roman" w:cstheme="minorHAnsi"/>
          <w:b/>
          <w:bCs/>
        </w:rPr>
        <w:lastRenderedPageBreak/>
        <w:t>Range</w:t>
      </w:r>
      <w:r w:rsidR="00D63985">
        <w:rPr>
          <w:b/>
          <w:bCs/>
        </w:rPr>
        <w:t>:</w:t>
      </w:r>
      <w:r w:rsidRPr="000D5DB5">
        <w:rPr>
          <w:rFonts w:eastAsia="Times New Roman" w:cstheme="minorHAnsi"/>
        </w:rPr>
        <w:t xml:space="preserve"> 30 feet</w:t>
      </w:r>
    </w:p>
    <w:p w14:paraId="0E1FCB40" w14:textId="77777777" w:rsidR="007A0074" w:rsidRDefault="00A07061">
      <w:pPr>
        <w:contextualSpacing/>
        <w:rPr>
          <w:rFonts w:eastAsia="Times New Roman" w:cstheme="minorHAnsi"/>
        </w:rPr>
      </w:pPr>
      <w:r w:rsidRPr="000D5DB5">
        <w:rPr>
          <w:rFonts w:eastAsia="Times New Roman" w:cstheme="minorHAnsi"/>
          <w:b/>
          <w:bCs/>
        </w:rPr>
        <w:t>Components</w:t>
      </w:r>
      <w:r w:rsidR="00D63985">
        <w:rPr>
          <w:b/>
          <w:bCs/>
        </w:rPr>
        <w:t>:</w:t>
      </w:r>
      <w:r w:rsidRPr="000D5DB5">
        <w:rPr>
          <w:rFonts w:eastAsia="Times New Roman" w:cstheme="minorHAnsi"/>
        </w:rPr>
        <w:t xml:space="preserve"> V, S, M (diamonds or alchemical reagents worth 300 gp per target, which the spell consumes)</w:t>
      </w:r>
    </w:p>
    <w:p w14:paraId="74C4FD5C" w14:textId="77777777" w:rsidR="0067539E" w:rsidRPr="000D5DB5" w:rsidRDefault="0067539E">
      <w:pPr>
        <w:contextualSpacing/>
        <w:rPr>
          <w:rFonts w:eastAsia="Times New Roman" w:cstheme="minorHAnsi"/>
        </w:rPr>
      </w:pPr>
      <w:r w:rsidRPr="000D5DB5">
        <w:rPr>
          <w:rFonts w:eastAsia="Times New Roman" w:cstheme="minorHAnsi"/>
          <w:b/>
          <w:bCs/>
        </w:rPr>
        <w:t>Duration</w:t>
      </w:r>
      <w:r w:rsidR="00D63985">
        <w:rPr>
          <w:b/>
          <w:bCs/>
        </w:rPr>
        <w:t>:</w:t>
      </w:r>
      <w:r w:rsidRPr="000D5DB5">
        <w:rPr>
          <w:rFonts w:eastAsia="Times New Roman" w:cstheme="minorHAnsi"/>
        </w:rPr>
        <w:t xml:space="preserve"> Instantaneous</w:t>
      </w:r>
    </w:p>
    <w:p w14:paraId="4438AB95" w14:textId="77777777" w:rsidR="0067539E" w:rsidRPr="000D5DB5" w:rsidRDefault="0067539E">
      <w:pPr>
        <w:contextualSpacing/>
        <w:rPr>
          <w:rFonts w:eastAsia="Times New Roman" w:cstheme="minorHAnsi"/>
        </w:rPr>
      </w:pPr>
      <w:r w:rsidRPr="000D5DB5">
        <w:rPr>
          <w:rFonts w:eastAsia="Times New Roman" w:cstheme="minorHAnsi"/>
        </w:rPr>
        <w:t xml:space="preserve">Choose up to 6 targets within 30 feet of a point you choose within range. Each creature that has died within the last minute returns to life with 1 hit point. </w:t>
      </w:r>
    </w:p>
    <w:p w14:paraId="4D1B4207" w14:textId="77777777" w:rsidR="0067539E" w:rsidRPr="000D5DB5" w:rsidRDefault="0067539E">
      <w:pPr>
        <w:contextualSpacing/>
        <w:rPr>
          <w:rFonts w:eastAsia="Times New Roman" w:cstheme="minorHAnsi"/>
        </w:rPr>
      </w:pPr>
      <w:r w:rsidRPr="000D5DB5">
        <w:rPr>
          <w:rFonts w:eastAsia="Times New Roman" w:cstheme="minorHAnsi"/>
        </w:rPr>
        <w:t xml:space="preserve">This spell can't return to life a creature that has died of old age, nor can it restore any missing body parts. </w:t>
      </w:r>
    </w:p>
    <w:p w14:paraId="29C0EAA6" w14:textId="77777777" w:rsidR="0067539E" w:rsidRPr="000D5DB5" w:rsidRDefault="0067539E">
      <w:pPr>
        <w:contextualSpacing/>
        <w:rPr>
          <w:rFonts w:eastAsia="Times New Roman" w:cstheme="minorHAnsi"/>
        </w:rPr>
      </w:pPr>
      <w:r w:rsidRPr="000D5DB5">
        <w:rPr>
          <w:rFonts w:eastAsia="Times New Roman" w:cstheme="minorHAnsi"/>
          <w:i/>
          <w:iCs/>
        </w:rPr>
        <w:t xml:space="preserve">Special. </w:t>
      </w:r>
      <w:r w:rsidRPr="000D5DB5">
        <w:rPr>
          <w:rFonts w:eastAsia="Times New Roman" w:cstheme="minorHAnsi"/>
        </w:rPr>
        <w:t>This spell can target any creature type except Constructs</w:t>
      </w:r>
      <w:r w:rsidR="002A60DE">
        <w:rPr>
          <w:rFonts w:eastAsia="Times New Roman" w:cstheme="minorHAnsi"/>
        </w:rPr>
        <w:t>, Celestials, or Fiends</w:t>
      </w:r>
      <w:r w:rsidRPr="000D5DB5">
        <w:rPr>
          <w:rFonts w:eastAsia="Times New Roman" w:cstheme="minorHAnsi"/>
        </w:rPr>
        <w:t xml:space="preserve">. </w:t>
      </w:r>
    </w:p>
    <w:p w14:paraId="68F6AF8E" w14:textId="77777777" w:rsidR="0067539E" w:rsidRPr="00134BC3" w:rsidRDefault="0067539E">
      <w:pPr>
        <w:contextualSpacing/>
        <w:rPr>
          <w:rFonts w:eastAsia="Times New Roman" w:cstheme="minorHAnsi"/>
          <w:color w:val="000000"/>
        </w:rPr>
      </w:pPr>
    </w:p>
    <w:p w14:paraId="5AB9BED7" w14:textId="77777777" w:rsidR="00AB25EF" w:rsidRPr="00134BC3" w:rsidRDefault="00AB25EF">
      <w:pPr>
        <w:contextualSpacing/>
        <w:rPr>
          <w:rFonts w:eastAsia="Times New Roman" w:cstheme="minorHAnsi"/>
        </w:rPr>
      </w:pPr>
      <w:r w:rsidRPr="000D5DB5">
        <w:rPr>
          <w:rFonts w:eastAsia="Times New Roman" w:cstheme="minorHAnsi"/>
          <w:b/>
          <w:bCs/>
          <w:color w:val="000000"/>
        </w:rPr>
        <w:t>Mind Blast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22DB194C"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4A662E42"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D0975EA"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7EFD66F9"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5A645DE9" w14:textId="77777777" w:rsidR="00AB25EF" w:rsidRPr="00134BC3" w:rsidRDefault="00AB25EF" w:rsidP="00272CA8">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del w:id="5776" w:author="Admin" w:date="2021-04-30T22:35:00Z">
        <w:r w:rsidR="00F238CB" w:rsidRPr="000D5DB5" w:rsidDel="00DC7749">
          <w:rPr>
            <w:rFonts w:eastAsia="Times New Roman" w:cstheme="minorHAnsi"/>
            <w:color w:val="000000"/>
          </w:rPr>
          <w:delText>U</w:delText>
        </w:r>
        <w:r w:rsidR="00F2066F" w:rsidRPr="000D5DB5" w:rsidDel="00DC7749">
          <w:rPr>
            <w:rFonts w:eastAsia="Times New Roman" w:cstheme="minorHAnsi"/>
            <w:color w:val="000000"/>
          </w:rPr>
          <w:delText xml:space="preserve">p to </w:delText>
        </w:r>
        <w:r w:rsidR="002B1478" w:rsidRPr="000D5DB5" w:rsidDel="00DC7749">
          <w:rPr>
            <w:rFonts w:eastAsia="Times New Roman" w:cstheme="minorHAnsi"/>
            <w:color w:val="000000"/>
          </w:rPr>
          <w:delText>1</w:delText>
        </w:r>
        <w:r w:rsidR="00F2066F" w:rsidRPr="000D5DB5" w:rsidDel="00DC7749">
          <w:rPr>
            <w:rFonts w:eastAsia="Times New Roman" w:cstheme="minorHAnsi"/>
            <w:color w:val="000000"/>
          </w:rPr>
          <w:delText xml:space="preserve"> </w:delText>
        </w:r>
        <w:r w:rsidRPr="000D5DB5" w:rsidDel="00DC7749">
          <w:rPr>
            <w:rFonts w:eastAsia="Times New Roman" w:cstheme="minorHAnsi"/>
            <w:color w:val="000000"/>
          </w:rPr>
          <w:delText xml:space="preserve">minute </w:delText>
        </w:r>
      </w:del>
      <w:ins w:id="5777" w:author="Admin" w:date="2021-04-30T22:35:00Z">
        <w:r w:rsidR="00DC7749">
          <w:rPr>
            <w:rFonts w:eastAsia="Times New Roman" w:cstheme="minorHAnsi"/>
            <w:color w:val="000000"/>
          </w:rPr>
          <w:t>Instantaneous, up to 3 rounds.</w:t>
        </w:r>
      </w:ins>
    </w:p>
    <w:p w14:paraId="57738C6F" w14:textId="4A7F56FA" w:rsidR="0008540D" w:rsidRDefault="00F238CB" w:rsidP="000335B1">
      <w:pPr>
        <w:contextualSpacing/>
        <w:rPr>
          <w:rFonts w:eastAsia="Times New Roman" w:cstheme="minorHAnsi"/>
          <w:color w:val="000000"/>
        </w:rPr>
      </w:pPr>
      <w:r w:rsidRPr="000D5DB5">
        <w:rPr>
          <w:rFonts w:eastAsia="Times New Roman" w:cstheme="minorHAnsi"/>
          <w:color w:val="000000"/>
        </w:rPr>
        <w:t>You concentrate, searing your enemy’s mind with a surge of psychic energy</w:t>
      </w:r>
      <w:del w:id="5778" w:author="Admin" w:date="2021-04-30T22:35:00Z">
        <w:r w:rsidRPr="000D5DB5" w:rsidDel="00DC7749">
          <w:rPr>
            <w:rFonts w:eastAsia="Times New Roman" w:cstheme="minorHAnsi"/>
            <w:color w:val="000000"/>
          </w:rPr>
          <w:delText xml:space="preserve"> that causes it to reel internally</w:delText>
        </w:r>
      </w:del>
      <w:r w:rsidRPr="000D5DB5">
        <w:rPr>
          <w:rFonts w:eastAsia="Times New Roman" w:cstheme="minorHAnsi"/>
          <w:color w:val="000000"/>
        </w:rPr>
        <w:t xml:space="preserve">. Make a ranged spell attack against </w:t>
      </w:r>
      <w:r w:rsidR="003B6133">
        <w:rPr>
          <w:rFonts w:eastAsia="Times New Roman" w:cstheme="minorHAnsi"/>
          <w:color w:val="000000"/>
        </w:rPr>
        <w:t>a creature within range</w:t>
      </w:r>
      <w:r w:rsidRPr="000D5DB5">
        <w:rPr>
          <w:rFonts w:eastAsia="Times New Roman" w:cstheme="minorHAnsi"/>
          <w:color w:val="000000"/>
        </w:rPr>
        <w:t>. On a hit, the target takes 1d4 p</w:t>
      </w:r>
      <w:ins w:id="5779" w:author="Admin" w:date="2021-04-30T22:36:00Z">
        <w:r w:rsidR="003544E9">
          <w:rPr>
            <w:rFonts w:eastAsia="Times New Roman" w:cstheme="minorHAnsi"/>
            <w:color w:val="000000"/>
          </w:rPr>
          <w:t>oints of p</w:t>
        </w:r>
      </w:ins>
      <w:r w:rsidRPr="000D5DB5">
        <w:rPr>
          <w:rFonts w:eastAsia="Times New Roman" w:cstheme="minorHAnsi"/>
          <w:color w:val="000000"/>
        </w:rPr>
        <w:t xml:space="preserve">sychic damage. </w:t>
      </w:r>
      <w:ins w:id="5780" w:author="Admin" w:date="2021-04-30T22:36:00Z">
        <w:r w:rsidR="003544E9" w:rsidRPr="001F7089">
          <w:rPr>
            <w:rFonts w:eastAsia="Times New Roman" w:cstheme="minorHAnsi"/>
            <w:color w:val="000000"/>
          </w:rPr>
          <w:t>The sigil pulses at the start of your turn every round</w:t>
        </w:r>
        <w:r w:rsidR="003544E9">
          <w:rPr>
            <w:rFonts w:eastAsia="Times New Roman" w:cstheme="minorHAnsi"/>
            <w:color w:val="000000"/>
          </w:rPr>
          <w:t xml:space="preserve">, repeating the </w:t>
        </w:r>
      </w:ins>
      <w:ins w:id="5781" w:author="Admin" w:date="2022-04-18T23:40:00Z">
        <w:r w:rsidR="000335B1">
          <w:rPr>
            <w:rFonts w:eastAsia="Times New Roman" w:cstheme="minorHAnsi"/>
            <w:color w:val="000000"/>
          </w:rPr>
          <w:t xml:space="preserve">primary </w:t>
        </w:r>
      </w:ins>
      <w:ins w:id="5782" w:author="Admin" w:date="2021-04-30T22:36:00Z">
        <w:r w:rsidR="003544E9">
          <w:rPr>
            <w:rFonts w:eastAsia="Times New Roman" w:cstheme="minorHAnsi"/>
            <w:color w:val="000000"/>
          </w:rPr>
          <w:t>effect</w:t>
        </w:r>
        <w:r w:rsidR="003544E9" w:rsidRPr="004A6694">
          <w:rPr>
            <w:rFonts w:eastAsia="Times New Roman" w:cstheme="minorHAnsi"/>
            <w:color w:val="000000"/>
          </w:rPr>
          <w:t>.</w:t>
        </w:r>
      </w:ins>
      <w:del w:id="5783" w:author="Admin" w:date="2021-04-30T22:35:00Z">
        <w:r w:rsidR="0008540D" w:rsidRPr="000D5DB5" w:rsidDel="00DC7749">
          <w:rPr>
            <w:rFonts w:eastAsia="Times New Roman" w:cstheme="minorHAnsi"/>
            <w:color w:val="000000"/>
          </w:rPr>
          <w:delText xml:space="preserve">At the beginning of every round, the </w:delText>
        </w:r>
        <w:r w:rsidR="0008540D" w:rsidDel="00DC7749">
          <w:rPr>
            <w:rFonts w:eastAsia="Times New Roman" w:cstheme="minorHAnsi"/>
            <w:color w:val="000000"/>
          </w:rPr>
          <w:delText xml:space="preserve">caster </w:delText>
        </w:r>
        <w:r w:rsidR="0008540D" w:rsidRPr="000D5DB5" w:rsidDel="00DC7749">
          <w:rPr>
            <w:rFonts w:eastAsia="Times New Roman" w:cstheme="minorHAnsi"/>
            <w:color w:val="000000"/>
          </w:rPr>
          <w:delText xml:space="preserve">must succeed on a </w:delText>
        </w:r>
        <w:r w:rsidR="002A60DE" w:rsidDel="00DC7749">
          <w:rPr>
            <w:rFonts w:eastAsia="Times New Roman" w:cstheme="minorHAnsi"/>
            <w:color w:val="000000"/>
          </w:rPr>
          <w:delText>sigil</w:delText>
        </w:r>
        <w:r w:rsidR="0008540D" w:rsidDel="00DC7749">
          <w:rPr>
            <w:rFonts w:eastAsia="Times New Roman" w:cstheme="minorHAnsi"/>
            <w:color w:val="000000"/>
          </w:rPr>
          <w:delText xml:space="preserve"> roll to affect the target </w:delText>
        </w:r>
        <w:r w:rsidR="0008540D" w:rsidRPr="000D5DB5" w:rsidDel="00DC7749">
          <w:rPr>
            <w:rFonts w:eastAsia="Times New Roman" w:cstheme="minorHAnsi"/>
            <w:color w:val="000000"/>
          </w:rPr>
          <w:delText xml:space="preserve">again. </w:delText>
        </w:r>
      </w:del>
    </w:p>
    <w:p w14:paraId="06DF6188" w14:textId="77777777" w:rsidR="0008540D" w:rsidRDefault="0008540D" w:rsidP="00DD72A2">
      <w:pPr>
        <w:contextualSpacing/>
        <w:rPr>
          <w:rFonts w:eastAsia="Times New Roman" w:cstheme="minorHAnsi"/>
          <w:color w:val="000000"/>
        </w:rPr>
      </w:pPr>
      <w:r>
        <w:rPr>
          <w:rFonts w:eastAsia="Times New Roman" w:cstheme="minorHAnsi"/>
          <w:color w:val="000000"/>
        </w:rPr>
        <w:t>Also, s</w:t>
      </w:r>
      <w:r w:rsidR="00F238CB" w:rsidRPr="000D5DB5">
        <w:rPr>
          <w:rFonts w:eastAsia="Times New Roman" w:cstheme="minorHAnsi"/>
          <w:color w:val="000000"/>
        </w:rPr>
        <w:t xml:space="preserve">o long as the spell is active, the target has disadvantage to their next skill check </w:t>
      </w:r>
      <w:ins w:id="5784" w:author="Admin" w:date="2021-04-30T22:36:00Z">
        <w:r w:rsidR="003544E9">
          <w:rPr>
            <w:rFonts w:eastAsia="Times New Roman" w:cstheme="minorHAnsi"/>
            <w:color w:val="000000"/>
          </w:rPr>
          <w:t xml:space="preserve">or concentration check </w:t>
        </w:r>
      </w:ins>
      <w:r w:rsidR="00F238CB" w:rsidRPr="000D5DB5">
        <w:rPr>
          <w:rFonts w:eastAsia="Times New Roman" w:cstheme="minorHAnsi"/>
          <w:color w:val="000000"/>
        </w:rPr>
        <w:t xml:space="preserve">until the beginning of the next round. </w:t>
      </w:r>
    </w:p>
    <w:p w14:paraId="42AD64C4" w14:textId="77777777" w:rsidR="00F238CB" w:rsidRPr="000D5DB5" w:rsidRDefault="00F238CB">
      <w:pPr>
        <w:contextualSpacing/>
        <w:rPr>
          <w:rFonts w:eastAsia="Times New Roman" w:cstheme="minorHAnsi"/>
          <w:color w:val="000000"/>
        </w:rPr>
      </w:pPr>
      <w:r w:rsidRPr="000D5DB5">
        <w:rPr>
          <w:rFonts w:eastAsia="Times New Roman" w:cstheme="minorHAnsi"/>
          <w:color w:val="000000"/>
        </w:rPr>
        <w:t>If the ranged spell attack misses, the spell deals half the initial damage and has no other effect.</w:t>
      </w:r>
    </w:p>
    <w:p w14:paraId="10FF7C30" w14:textId="77777777" w:rsidR="00F238CB" w:rsidRPr="000D5DB5" w:rsidRDefault="00F238CB">
      <w:pPr>
        <w:contextualSpacing/>
        <w:rPr>
          <w:rFonts w:eastAsia="Times New Roman" w:cstheme="minorHAnsi"/>
          <w:color w:val="000000"/>
        </w:rPr>
      </w:pPr>
      <w:r w:rsidRPr="00134BC3">
        <w:rPr>
          <w:rFonts w:eastAsia="Times New Roman" w:cstheme="minorHAnsi"/>
          <w:b/>
          <w:bCs/>
          <w:color w:val="000000"/>
        </w:rPr>
        <w:t>Heightened.</w:t>
      </w:r>
      <w:r w:rsidRPr="000D5DB5">
        <w:rPr>
          <w:rFonts w:eastAsia="Times New Roman" w:cstheme="minorHAnsi"/>
          <w:color w:val="000000"/>
        </w:rPr>
        <w:t xml:space="preserve"> The damage increases by one dice per spell level above 1st.</w:t>
      </w:r>
    </w:p>
    <w:p w14:paraId="344BEDC4" w14:textId="77777777" w:rsidR="007644ED" w:rsidRDefault="007644ED">
      <w:pPr>
        <w:contextualSpacing/>
        <w:rPr>
          <w:rFonts w:eastAsia="Times New Roman" w:cstheme="minorHAnsi"/>
        </w:rPr>
      </w:pPr>
    </w:p>
    <w:p w14:paraId="5FED581C" w14:textId="77777777" w:rsidR="00E02FFD" w:rsidRPr="00E02FFD" w:rsidRDefault="00E02FFD" w:rsidP="00E02FFD">
      <w:pPr>
        <w:contextualSpacing/>
        <w:rPr>
          <w:rFonts w:eastAsia="Times New Roman" w:cstheme="minorHAnsi"/>
          <w:b/>
          <w:bCs/>
        </w:rPr>
      </w:pPr>
      <w:r w:rsidRPr="00E02FFD">
        <w:rPr>
          <w:rFonts w:eastAsia="Times New Roman" w:cstheme="minorHAnsi"/>
          <w:b/>
          <w:bCs/>
        </w:rPr>
        <w:t>Mind Bomb [level 5]</w:t>
      </w:r>
    </w:p>
    <w:p w14:paraId="2F5A1732" w14:textId="77777777" w:rsidR="00E02FFD" w:rsidRPr="00E02FFD" w:rsidRDefault="00482592" w:rsidP="00E02FFD">
      <w:pPr>
        <w:contextualSpacing/>
        <w:rPr>
          <w:rFonts w:eastAsia="Times New Roman" w:cstheme="minorHAnsi"/>
        </w:rPr>
      </w:pPr>
      <w:r>
        <w:rPr>
          <w:rFonts w:eastAsia="Times New Roman" w:cstheme="minorHAnsi"/>
        </w:rPr>
        <w:t>Enchantment</w:t>
      </w:r>
      <w:r w:rsidR="00E02FFD" w:rsidRPr="00E02FFD">
        <w:rPr>
          <w:rFonts w:eastAsia="Times New Roman" w:cstheme="minorHAnsi"/>
        </w:rPr>
        <w:t xml:space="preserve"> [sigil]</w:t>
      </w:r>
    </w:p>
    <w:p w14:paraId="2E3897A8" w14:textId="77777777" w:rsidR="00E02FFD" w:rsidRPr="00E02FFD" w:rsidRDefault="00E02FFD" w:rsidP="00E02FFD">
      <w:pPr>
        <w:contextualSpacing/>
        <w:rPr>
          <w:rFonts w:eastAsia="Times New Roman" w:cstheme="minorHAnsi"/>
        </w:rPr>
      </w:pPr>
      <w:r w:rsidRPr="00E02FFD">
        <w:rPr>
          <w:rFonts w:eastAsia="Times New Roman" w:cstheme="minorHAnsi"/>
          <w:b/>
          <w:bCs/>
        </w:rPr>
        <w:t>Casting Time:</w:t>
      </w:r>
      <w:r w:rsidRPr="00E02FFD">
        <w:rPr>
          <w:rFonts w:eastAsia="Times New Roman" w:cstheme="minorHAnsi"/>
        </w:rPr>
        <w:t xml:space="preserve"> 1 action</w:t>
      </w:r>
    </w:p>
    <w:p w14:paraId="4C1ECE3D" w14:textId="77777777" w:rsidR="00E02FFD" w:rsidRPr="00E02FFD" w:rsidRDefault="00E02FFD" w:rsidP="00E02FFD">
      <w:pPr>
        <w:contextualSpacing/>
        <w:rPr>
          <w:rFonts w:eastAsia="Times New Roman" w:cstheme="minorHAnsi"/>
        </w:rPr>
      </w:pPr>
      <w:r w:rsidRPr="00E02FFD">
        <w:rPr>
          <w:rFonts w:eastAsia="Times New Roman" w:cstheme="minorHAnsi"/>
          <w:b/>
          <w:bCs/>
        </w:rPr>
        <w:t xml:space="preserve">Range: </w:t>
      </w:r>
      <w:r w:rsidRPr="00E02FFD">
        <w:rPr>
          <w:rFonts w:eastAsia="Times New Roman" w:cstheme="minorHAnsi"/>
        </w:rPr>
        <w:t>60 feet</w:t>
      </w:r>
    </w:p>
    <w:p w14:paraId="54DADB91" w14:textId="77777777" w:rsidR="00E02FFD" w:rsidRPr="00E02FFD" w:rsidRDefault="00E02FFD" w:rsidP="00E02FFD">
      <w:pPr>
        <w:contextualSpacing/>
        <w:rPr>
          <w:rFonts w:eastAsia="Times New Roman" w:cstheme="minorHAnsi"/>
        </w:rPr>
      </w:pPr>
      <w:r w:rsidRPr="00E02FFD">
        <w:rPr>
          <w:rFonts w:eastAsia="Times New Roman" w:cstheme="minorHAnsi"/>
          <w:b/>
          <w:bCs/>
        </w:rPr>
        <w:t xml:space="preserve">Components: </w:t>
      </w:r>
      <w:r w:rsidRPr="00E02FFD">
        <w:rPr>
          <w:rFonts w:eastAsia="Times New Roman" w:cstheme="minorHAnsi"/>
        </w:rPr>
        <w:t>V, S</w:t>
      </w:r>
    </w:p>
    <w:p w14:paraId="6B26289C" w14:textId="77777777" w:rsidR="00E02FFD" w:rsidRPr="00E02FFD" w:rsidRDefault="00E02FFD" w:rsidP="00272CA8">
      <w:pPr>
        <w:contextualSpacing/>
        <w:rPr>
          <w:rFonts w:eastAsia="Times New Roman" w:cstheme="minorHAnsi"/>
        </w:rPr>
      </w:pPr>
      <w:r w:rsidRPr="00E02FFD">
        <w:rPr>
          <w:rFonts w:eastAsia="Times New Roman" w:cstheme="minorHAnsi"/>
          <w:b/>
          <w:bCs/>
        </w:rPr>
        <w:t>Duration:</w:t>
      </w:r>
      <w:r w:rsidRPr="00E02FFD">
        <w:rPr>
          <w:rFonts w:eastAsia="Times New Roman" w:cstheme="minorHAnsi"/>
        </w:rPr>
        <w:t xml:space="preserve"> </w:t>
      </w:r>
      <w:del w:id="5785" w:author="Admin" w:date="2021-04-30T22:36:00Z">
        <w:r w:rsidRPr="00E02FFD" w:rsidDel="003544E9">
          <w:rPr>
            <w:rFonts w:eastAsia="Times New Roman" w:cstheme="minorHAnsi"/>
          </w:rPr>
          <w:delText>Up to 1 minute</w:delText>
        </w:r>
      </w:del>
      <w:ins w:id="5786" w:author="Admin" w:date="2021-04-30T22:36:00Z">
        <w:r w:rsidR="003544E9">
          <w:rPr>
            <w:rFonts w:eastAsia="Times New Roman" w:cstheme="minorHAnsi"/>
          </w:rPr>
          <w:t xml:space="preserve">Instantaneous, up to 3 rounds. </w:t>
        </w:r>
      </w:ins>
    </w:p>
    <w:p w14:paraId="31F0C7D5" w14:textId="1E3321AA" w:rsidR="00E02FFD" w:rsidRPr="00E02FFD" w:rsidRDefault="00E02FFD" w:rsidP="000335B1">
      <w:pPr>
        <w:contextualSpacing/>
        <w:rPr>
          <w:rFonts w:eastAsia="Times New Roman" w:cstheme="minorHAnsi"/>
        </w:rPr>
      </w:pPr>
      <w:r w:rsidRPr="00E02FFD">
        <w:rPr>
          <w:rFonts w:eastAsia="Times New Roman" w:cstheme="minorHAnsi"/>
        </w:rPr>
        <w:lastRenderedPageBreak/>
        <w:t xml:space="preserve">You infuse your target's mind with a chaotic rift of </w:t>
      </w:r>
      <w:r w:rsidR="00F06BEB">
        <w:rPr>
          <w:rFonts w:eastAsia="Times New Roman" w:cstheme="minorHAnsi"/>
        </w:rPr>
        <w:t>maddening power</w:t>
      </w:r>
      <w:r w:rsidRPr="00E02FFD">
        <w:rPr>
          <w:rFonts w:eastAsia="Times New Roman" w:cstheme="minorHAnsi"/>
        </w:rPr>
        <w:t xml:space="preserve">. Make a ranged spell attack against the target. On a hit, the mind bomb nests into the target, dealing 5d6 </w:t>
      </w:r>
      <w:ins w:id="5787" w:author="Admin" w:date="2021-04-30T22:36:00Z">
        <w:r w:rsidR="003544E9">
          <w:rPr>
            <w:rFonts w:eastAsia="Times New Roman" w:cstheme="minorHAnsi"/>
          </w:rPr>
          <w:t xml:space="preserve">points of </w:t>
        </w:r>
      </w:ins>
      <w:r w:rsidR="00F06BEB">
        <w:rPr>
          <w:rFonts w:eastAsia="Times New Roman" w:cstheme="minorHAnsi"/>
        </w:rPr>
        <w:t xml:space="preserve">psychic </w:t>
      </w:r>
      <w:r w:rsidRPr="00E02FFD">
        <w:rPr>
          <w:rFonts w:eastAsia="Times New Roman" w:cstheme="minorHAnsi"/>
        </w:rPr>
        <w:t xml:space="preserve">damage. </w:t>
      </w:r>
      <w:ins w:id="5788" w:author="Admin" w:date="2021-04-30T23:36:00Z">
        <w:r w:rsidR="00524FB6" w:rsidRPr="001F7089">
          <w:rPr>
            <w:rFonts w:eastAsia="Times New Roman" w:cstheme="minorHAnsi"/>
            <w:color w:val="000000"/>
          </w:rPr>
          <w:t>The sigil pulses at the start of your turn every round</w:t>
        </w:r>
        <w:r w:rsidR="00524FB6">
          <w:rPr>
            <w:rFonts w:eastAsia="Times New Roman" w:cstheme="minorHAnsi"/>
            <w:color w:val="000000"/>
          </w:rPr>
          <w:t xml:space="preserve">, repeating the </w:t>
        </w:r>
      </w:ins>
      <w:ins w:id="5789" w:author="Admin" w:date="2022-04-18T23:40:00Z">
        <w:r w:rsidR="000335B1">
          <w:rPr>
            <w:rFonts w:eastAsia="Times New Roman" w:cstheme="minorHAnsi"/>
            <w:color w:val="000000"/>
          </w:rPr>
          <w:t xml:space="preserve">primary </w:t>
        </w:r>
      </w:ins>
      <w:ins w:id="5790" w:author="Admin" w:date="2021-04-30T23:36:00Z">
        <w:r w:rsidR="00524FB6">
          <w:rPr>
            <w:rFonts w:eastAsia="Times New Roman" w:cstheme="minorHAnsi"/>
            <w:color w:val="000000"/>
          </w:rPr>
          <w:t>effect</w:t>
        </w:r>
        <w:r w:rsidR="00524FB6" w:rsidRPr="004A6694">
          <w:rPr>
            <w:rFonts w:eastAsia="Times New Roman" w:cstheme="minorHAnsi"/>
            <w:color w:val="000000"/>
          </w:rPr>
          <w:t>.</w:t>
        </w:r>
      </w:ins>
      <w:del w:id="5791" w:author="Admin" w:date="2021-04-30T23:36:00Z">
        <w:r w:rsidRPr="00E02FFD" w:rsidDel="00524FB6">
          <w:rPr>
            <w:rFonts w:eastAsia="Times New Roman" w:cstheme="minorHAnsi"/>
          </w:rPr>
          <w:delText xml:space="preserve">At the beginning of every round, the caster must succeed on a sigil roll to affect the target again. </w:delText>
        </w:r>
      </w:del>
    </w:p>
    <w:p w14:paraId="7D2F043A" w14:textId="77777777" w:rsidR="00524FB6" w:rsidRDefault="00524FB6" w:rsidP="00272CA8">
      <w:pPr>
        <w:contextualSpacing/>
        <w:rPr>
          <w:ins w:id="5792" w:author="Admin" w:date="2021-04-30T23:37:00Z"/>
          <w:rFonts w:eastAsia="Times New Roman" w:cstheme="minorHAnsi"/>
          <w:color w:val="000000"/>
        </w:rPr>
      </w:pPr>
      <w:ins w:id="5793" w:author="Admin" w:date="2021-04-30T23:37:00Z">
        <w:r w:rsidRPr="000D5DB5">
          <w:rPr>
            <w:rFonts w:eastAsia="Times New Roman" w:cstheme="minorHAnsi"/>
            <w:color w:val="000000"/>
          </w:rPr>
          <w:t>If the spell ends</w:t>
        </w:r>
        <w:r>
          <w:rPr>
            <w:rFonts w:eastAsia="Times New Roman" w:cstheme="minorHAnsi"/>
            <w:color w:val="000000"/>
          </w:rPr>
          <w:t xml:space="preserve"> (such as if the target is reduced to 0 hit points or when its duration ends, but not if it is dispelled)</w:t>
        </w:r>
        <w:r w:rsidRPr="000D5DB5">
          <w:rPr>
            <w:rFonts w:eastAsia="Times New Roman" w:cstheme="minorHAnsi"/>
            <w:color w:val="000000"/>
          </w:rPr>
          <w:t xml:space="preserve">, the </w:t>
        </w:r>
        <w:r>
          <w:rPr>
            <w:rFonts w:eastAsia="Times New Roman" w:cstheme="minorHAnsi"/>
            <w:color w:val="000000"/>
          </w:rPr>
          <w:t xml:space="preserve">rift explodes into a wave of chaotic </w:t>
        </w:r>
      </w:ins>
      <w:ins w:id="5794" w:author="Admin" w:date="2021-04-30T23:38:00Z">
        <w:r>
          <w:rPr>
            <w:rFonts w:eastAsia="Times New Roman" w:cstheme="minorHAnsi"/>
            <w:color w:val="000000"/>
          </w:rPr>
          <w:t xml:space="preserve">psychic </w:t>
        </w:r>
      </w:ins>
      <w:ins w:id="5795" w:author="Admin" w:date="2021-04-30T23:37:00Z">
        <w:r>
          <w:rPr>
            <w:rFonts w:eastAsia="Times New Roman" w:cstheme="minorHAnsi"/>
            <w:color w:val="000000"/>
          </w:rPr>
          <w:t xml:space="preserve">energy. All creatures (including the target) suffer </w:t>
        </w:r>
      </w:ins>
      <w:ins w:id="5796" w:author="Admin" w:date="2021-04-30T23:38:00Z">
        <w:r>
          <w:rPr>
            <w:rFonts w:eastAsia="Times New Roman" w:cstheme="minorHAnsi"/>
            <w:color w:val="000000"/>
          </w:rPr>
          <w:t xml:space="preserve">one-half </w:t>
        </w:r>
      </w:ins>
      <w:ins w:id="5797" w:author="Admin" w:date="2021-04-30T23:37:00Z">
        <w:r>
          <w:rPr>
            <w:rFonts w:eastAsia="Times New Roman" w:cstheme="minorHAnsi"/>
            <w:color w:val="000000"/>
          </w:rPr>
          <w:t xml:space="preserve">the accrued </w:t>
        </w:r>
        <w:r w:rsidRPr="000D5DB5">
          <w:rPr>
            <w:rFonts w:eastAsia="Times New Roman" w:cstheme="minorHAnsi"/>
            <w:color w:val="000000"/>
          </w:rPr>
          <w:t>damage dealt by the spell</w:t>
        </w:r>
      </w:ins>
      <w:ins w:id="5798" w:author="Admin" w:date="2021-04-30T23:38:00Z">
        <w:r>
          <w:rPr>
            <w:rFonts w:eastAsia="Times New Roman" w:cstheme="minorHAnsi"/>
            <w:color w:val="000000"/>
          </w:rPr>
          <w:t xml:space="preserve">, and are incapacitated for until the start of your turn in the next round. A successful </w:t>
        </w:r>
      </w:ins>
      <w:ins w:id="5799" w:author="Admin" w:date="2021-04-30T23:37:00Z">
        <w:r w:rsidRPr="000D5DB5">
          <w:rPr>
            <w:rFonts w:eastAsia="Times New Roman" w:cstheme="minorHAnsi"/>
            <w:color w:val="000000"/>
          </w:rPr>
          <w:t xml:space="preserve">Stamina </w:t>
        </w:r>
        <w:r>
          <w:rPr>
            <w:rFonts w:eastAsia="Times New Roman" w:cstheme="minorHAnsi"/>
            <w:color w:val="000000"/>
          </w:rPr>
          <w:t>saving throw</w:t>
        </w:r>
      </w:ins>
      <w:ins w:id="5800" w:author="Admin" w:date="2021-04-30T23:38:00Z">
        <w:r>
          <w:rPr>
            <w:rFonts w:eastAsia="Times New Roman" w:cstheme="minorHAnsi"/>
            <w:color w:val="000000"/>
          </w:rPr>
          <w:t xml:space="preserve"> halves the damage and negates the condition</w:t>
        </w:r>
      </w:ins>
      <w:ins w:id="5801" w:author="Admin" w:date="2021-04-30T23:37:00Z">
        <w:r w:rsidRPr="000D5DB5">
          <w:rPr>
            <w:rFonts w:eastAsia="Times New Roman" w:cstheme="minorHAnsi"/>
            <w:color w:val="000000"/>
          </w:rPr>
          <w:t xml:space="preserve">. </w:t>
        </w:r>
      </w:ins>
    </w:p>
    <w:p w14:paraId="0FC21AB6" w14:textId="77777777" w:rsidR="00524FB6" w:rsidRPr="000D5DB5" w:rsidRDefault="00524FB6" w:rsidP="00524FB6">
      <w:pPr>
        <w:contextualSpacing/>
        <w:rPr>
          <w:ins w:id="5802" w:author="Admin" w:date="2021-04-30T23:37:00Z"/>
          <w:rFonts w:eastAsia="Times New Roman" w:cstheme="minorHAnsi"/>
          <w:color w:val="000000"/>
        </w:rPr>
      </w:pPr>
      <w:ins w:id="5803" w:author="Admin" w:date="2021-04-30T23:37:00Z">
        <w:r w:rsidRPr="000D5DB5">
          <w:rPr>
            <w:rFonts w:eastAsia="Times New Roman" w:cstheme="minorHAnsi"/>
            <w:color w:val="000000"/>
          </w:rPr>
          <w:t>If the ranged spell attack misses, the spell deals half the initial damage and has no other effect.</w:t>
        </w:r>
      </w:ins>
    </w:p>
    <w:p w14:paraId="2487727D" w14:textId="77777777" w:rsidR="00E02FFD" w:rsidRPr="00E02FFD" w:rsidDel="00524FB6" w:rsidRDefault="00E02FFD" w:rsidP="00272CA8">
      <w:pPr>
        <w:contextualSpacing/>
        <w:rPr>
          <w:del w:id="5804" w:author="Admin" w:date="2021-04-30T23:38:00Z"/>
          <w:rFonts w:eastAsia="Times New Roman" w:cstheme="minorHAnsi"/>
        </w:rPr>
      </w:pPr>
      <w:del w:id="5805" w:author="Admin" w:date="2021-04-30T23:37:00Z">
        <w:r w:rsidRPr="00E02FFD" w:rsidDel="00524FB6">
          <w:rPr>
            <w:rFonts w:eastAsia="Times New Roman" w:cstheme="minorHAnsi"/>
          </w:rPr>
          <w:delText xml:space="preserve">Also, so long as the spell is active, the damage from the spell is added up to a total pool of damage. If the spell ends without being dispelled, the target (and every creature within 10 feet away) </w:delText>
        </w:r>
      </w:del>
      <w:del w:id="5806" w:author="Admin" w:date="2021-04-30T23:38:00Z">
        <w:r w:rsidRPr="00E02FFD" w:rsidDel="00524FB6">
          <w:rPr>
            <w:rFonts w:eastAsia="Times New Roman" w:cstheme="minorHAnsi"/>
          </w:rPr>
          <w:delText xml:space="preserve">suffer half total damage dealt by the spell again, and are incapacitated for 1 round. A successful </w:delText>
        </w:r>
        <w:r w:rsidR="00F06BEB" w:rsidDel="00524FB6">
          <w:rPr>
            <w:rFonts w:eastAsia="Times New Roman" w:cstheme="minorHAnsi"/>
          </w:rPr>
          <w:delText xml:space="preserve">Intelligence </w:delText>
        </w:r>
        <w:r w:rsidRPr="00E02FFD" w:rsidDel="00524FB6">
          <w:rPr>
            <w:rFonts w:eastAsia="Times New Roman" w:cstheme="minorHAnsi"/>
          </w:rPr>
          <w:delText xml:space="preserve">saving throw halves the damage and negates the condition. </w:delText>
        </w:r>
      </w:del>
    </w:p>
    <w:p w14:paraId="7B3FEBFD" w14:textId="77777777" w:rsidR="00E02FFD" w:rsidRPr="00E02FFD" w:rsidDel="00524FB6" w:rsidRDefault="00E02FFD" w:rsidP="00E02FFD">
      <w:pPr>
        <w:contextualSpacing/>
        <w:rPr>
          <w:del w:id="5807" w:author="Admin" w:date="2021-04-30T23:38:00Z"/>
          <w:rFonts w:eastAsia="Times New Roman" w:cstheme="minorHAnsi"/>
        </w:rPr>
      </w:pPr>
      <w:del w:id="5808" w:author="Admin" w:date="2021-04-30T23:38:00Z">
        <w:r w:rsidRPr="00E02FFD" w:rsidDel="00524FB6">
          <w:rPr>
            <w:rFonts w:eastAsia="Times New Roman" w:cstheme="minorHAnsi"/>
          </w:rPr>
          <w:delText>If the ranged spell attack misses, the spell deals half the initial damage and has no other effect.</w:delText>
        </w:r>
      </w:del>
    </w:p>
    <w:p w14:paraId="5E4D4D28" w14:textId="77777777" w:rsidR="00E02FFD" w:rsidRDefault="00E02FFD" w:rsidP="00E02FFD">
      <w:pPr>
        <w:contextualSpacing/>
        <w:rPr>
          <w:rFonts w:eastAsia="Times New Roman" w:cstheme="minorHAnsi"/>
        </w:rPr>
      </w:pPr>
      <w:r w:rsidRPr="00E02FFD">
        <w:rPr>
          <w:rFonts w:eastAsia="Times New Roman" w:cstheme="minorHAnsi"/>
          <w:b/>
          <w:bCs/>
        </w:rPr>
        <w:t>Heightened.</w:t>
      </w:r>
      <w:r w:rsidRPr="00E02FFD">
        <w:rPr>
          <w:rFonts w:eastAsia="Times New Roman" w:cstheme="minorHAnsi"/>
        </w:rPr>
        <w:t xml:space="preserve"> The damage increases by one dice per spell level above 5th.</w:t>
      </w:r>
    </w:p>
    <w:p w14:paraId="5695E84C" w14:textId="77777777" w:rsidR="00E02FFD" w:rsidRPr="00134BC3" w:rsidRDefault="00E02FFD" w:rsidP="00E02FFD">
      <w:pPr>
        <w:contextualSpacing/>
        <w:rPr>
          <w:rFonts w:eastAsia="Times New Roman" w:cstheme="minorHAnsi"/>
        </w:rPr>
      </w:pPr>
    </w:p>
    <w:p w14:paraId="4FFD939C" w14:textId="77777777" w:rsidR="00AB25EF" w:rsidRPr="00134BC3" w:rsidRDefault="00AB25EF">
      <w:pPr>
        <w:contextualSpacing/>
        <w:rPr>
          <w:rFonts w:eastAsia="Times New Roman" w:cstheme="minorHAnsi"/>
        </w:rPr>
      </w:pPr>
      <w:r w:rsidRPr="000D5DB5">
        <w:rPr>
          <w:rFonts w:eastAsia="Times New Roman" w:cstheme="minorHAnsi"/>
          <w:b/>
          <w:bCs/>
          <w:color w:val="000000"/>
        </w:rPr>
        <w:t>Mind Flay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4E14A602"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09316881"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782E52B"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039E8754"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73BA59C9" w14:textId="77777777" w:rsidR="00524FB6" w:rsidRPr="00524FB6" w:rsidRDefault="00524FB6" w:rsidP="00524FB6">
      <w:pPr>
        <w:contextualSpacing/>
        <w:rPr>
          <w:ins w:id="5809" w:author="Admin" w:date="2021-04-30T23:45:00Z"/>
          <w:rFonts w:eastAsia="Times New Roman" w:cstheme="minorHAnsi"/>
          <w:b/>
          <w:bCs/>
          <w:color w:val="000000"/>
        </w:rPr>
      </w:pPr>
      <w:ins w:id="5810" w:author="Admin" w:date="2021-04-30T23:45:00Z">
        <w:r w:rsidRPr="00524FB6">
          <w:rPr>
            <w:rFonts w:eastAsia="Times New Roman" w:cstheme="minorHAnsi"/>
            <w:b/>
            <w:bCs/>
            <w:color w:val="000000"/>
          </w:rPr>
          <w:t xml:space="preserve">Duration: </w:t>
        </w:r>
        <w:r w:rsidRPr="00524FB6">
          <w:rPr>
            <w:rFonts w:eastAsia="Times New Roman" w:cstheme="minorHAnsi"/>
            <w:color w:val="000000"/>
            <w:rPrChange w:id="5811" w:author="Admin" w:date="2021-04-30T23:45:00Z">
              <w:rPr>
                <w:rFonts w:eastAsia="Times New Roman" w:cstheme="minorHAnsi"/>
                <w:b/>
                <w:bCs/>
                <w:color w:val="000000"/>
              </w:rPr>
            </w:rPrChange>
          </w:rPr>
          <w:t>Instantaneous, plus 3 rounds</w:t>
        </w:r>
      </w:ins>
    </w:p>
    <w:p w14:paraId="4F135DAB" w14:textId="77777777" w:rsidR="00AB25EF" w:rsidRPr="00134BC3" w:rsidDel="00524FB6" w:rsidRDefault="00AB25EF" w:rsidP="00524FB6">
      <w:pPr>
        <w:contextualSpacing/>
        <w:rPr>
          <w:del w:id="5812" w:author="Admin" w:date="2021-04-30T23:45:00Z"/>
          <w:rFonts w:eastAsia="Times New Roman" w:cstheme="minorHAnsi"/>
        </w:rPr>
      </w:pPr>
      <w:del w:id="5813" w:author="Admin" w:date="2021-04-30T23:45:00Z">
        <w:r w:rsidRPr="000D5DB5" w:rsidDel="00524FB6">
          <w:rPr>
            <w:rFonts w:eastAsia="Times New Roman" w:cstheme="minorHAnsi"/>
            <w:b/>
            <w:bCs/>
            <w:color w:val="000000"/>
          </w:rPr>
          <w:delText>Duration</w:delText>
        </w:r>
        <w:r w:rsidR="00D63985" w:rsidDel="00524FB6">
          <w:rPr>
            <w:b/>
            <w:bCs/>
          </w:rPr>
          <w:delText>:</w:delText>
        </w:r>
        <w:r w:rsidR="00F238CB" w:rsidRPr="000D5DB5" w:rsidDel="00524FB6">
          <w:rPr>
            <w:rFonts w:eastAsia="Times New Roman" w:cstheme="minorHAnsi"/>
            <w:b/>
            <w:bCs/>
            <w:color w:val="000000"/>
          </w:rPr>
          <w:delText xml:space="preserve"> </w:delText>
        </w:r>
        <w:r w:rsidR="00F238CB" w:rsidRPr="000D5DB5" w:rsidDel="00524FB6">
          <w:rPr>
            <w:rFonts w:eastAsia="Times New Roman" w:cstheme="minorHAnsi"/>
            <w:color w:val="000000"/>
          </w:rPr>
          <w:delText>U</w:delText>
        </w:r>
        <w:r w:rsidR="00F2066F" w:rsidRPr="000D5DB5" w:rsidDel="00524FB6">
          <w:rPr>
            <w:rFonts w:eastAsia="Times New Roman" w:cstheme="minorHAnsi"/>
            <w:color w:val="000000"/>
          </w:rPr>
          <w:delText xml:space="preserve">p to </w:delText>
        </w:r>
        <w:r w:rsidR="002B1478" w:rsidRPr="000D5DB5" w:rsidDel="00524FB6">
          <w:rPr>
            <w:rFonts w:eastAsia="Times New Roman" w:cstheme="minorHAnsi"/>
            <w:color w:val="000000"/>
          </w:rPr>
          <w:delText xml:space="preserve">1 </w:delText>
        </w:r>
        <w:r w:rsidRPr="000D5DB5" w:rsidDel="00524FB6">
          <w:rPr>
            <w:rFonts w:eastAsia="Times New Roman" w:cstheme="minorHAnsi"/>
            <w:color w:val="000000"/>
          </w:rPr>
          <w:delText>minute</w:delText>
        </w:r>
      </w:del>
    </w:p>
    <w:p w14:paraId="34FD4775" w14:textId="2626F47A" w:rsidR="0008540D" w:rsidRPr="00DD72A2" w:rsidRDefault="00F238CB" w:rsidP="000335B1">
      <w:pPr>
        <w:contextualSpacing/>
        <w:rPr>
          <w:rFonts w:eastAsia="Times New Roman" w:cstheme="minorHAnsi"/>
          <w:color w:val="000000"/>
        </w:rPr>
      </w:pPr>
      <w:r w:rsidRPr="00272CA8">
        <w:rPr>
          <w:rFonts w:eastAsia="Times New Roman" w:cstheme="minorHAnsi"/>
          <w:color w:val="000000"/>
        </w:rPr>
        <w:t xml:space="preserve">You focus your mental powers into creating a nexus of </w:t>
      </w:r>
      <w:del w:id="5814" w:author="Admin" w:date="2021-04-30T23:46:00Z">
        <w:r w:rsidRPr="00DD72A2" w:rsidDel="00524FB6">
          <w:rPr>
            <w:rFonts w:eastAsia="Times New Roman" w:cstheme="minorHAnsi"/>
            <w:color w:val="000000"/>
          </w:rPr>
          <w:delText xml:space="preserve">damaging </w:delText>
        </w:r>
      </w:del>
      <w:ins w:id="5815" w:author="Admin" w:date="2021-04-30T23:46:00Z">
        <w:r w:rsidR="00524FB6">
          <w:rPr>
            <w:rFonts w:eastAsia="Times New Roman" w:cstheme="minorHAnsi"/>
            <w:color w:val="000000"/>
          </w:rPr>
          <w:t xml:space="preserve">destructive </w:t>
        </w:r>
      </w:ins>
      <w:r w:rsidRPr="00272CA8">
        <w:rPr>
          <w:rFonts w:eastAsia="Times New Roman" w:cstheme="minorHAnsi"/>
          <w:color w:val="000000"/>
        </w:rPr>
        <w:t xml:space="preserve">psychic </w:t>
      </w:r>
      <w:del w:id="5816" w:author="Admin" w:date="2021-04-30T23:46:00Z">
        <w:r w:rsidRPr="00DD72A2" w:rsidDel="00524FB6">
          <w:rPr>
            <w:rFonts w:eastAsia="Times New Roman" w:cstheme="minorHAnsi"/>
            <w:color w:val="000000"/>
          </w:rPr>
          <w:delText xml:space="preserve">power </w:delText>
        </w:r>
      </w:del>
      <w:ins w:id="5817" w:author="Admin" w:date="2021-04-30T23:46:00Z">
        <w:r w:rsidR="00524FB6">
          <w:rPr>
            <w:rFonts w:eastAsia="Times New Roman" w:cstheme="minorHAnsi"/>
            <w:color w:val="000000"/>
          </w:rPr>
          <w:t xml:space="preserve">pulses </w:t>
        </w:r>
      </w:ins>
      <w:r w:rsidRPr="00272CA8">
        <w:rPr>
          <w:rFonts w:eastAsia="Times New Roman" w:cstheme="minorHAnsi"/>
          <w:color w:val="000000"/>
        </w:rPr>
        <w:t xml:space="preserve">in your enemy’s mind. Make a ranged spell attack against </w:t>
      </w:r>
      <w:r w:rsidR="003B6133" w:rsidRPr="00DD72A2">
        <w:rPr>
          <w:rFonts w:eastAsia="Times New Roman" w:cstheme="minorHAnsi"/>
          <w:color w:val="000000"/>
        </w:rPr>
        <w:t>a creature within range</w:t>
      </w:r>
      <w:r w:rsidRPr="00DD72A2">
        <w:rPr>
          <w:rFonts w:eastAsia="Times New Roman" w:cstheme="minorHAnsi"/>
          <w:color w:val="000000"/>
        </w:rPr>
        <w:t xml:space="preserve">. On a hit, the target takes 3d4 </w:t>
      </w:r>
      <w:ins w:id="5818" w:author="Admin" w:date="2021-04-30T23:45:00Z">
        <w:r w:rsidR="00524FB6" w:rsidRPr="00DD72A2">
          <w:rPr>
            <w:rFonts w:eastAsia="Times New Roman" w:cstheme="minorHAnsi"/>
            <w:color w:val="000000"/>
          </w:rPr>
          <w:t>points of</w:t>
        </w:r>
        <w:r w:rsidR="00524FB6" w:rsidRPr="00E14172">
          <w:rPr>
            <w:rFonts w:eastAsia="Times New Roman" w:cstheme="minorHAnsi"/>
            <w:color w:val="000000"/>
          </w:rPr>
          <w:t xml:space="preserve"> </w:t>
        </w:r>
      </w:ins>
      <w:r w:rsidRPr="00E14172">
        <w:rPr>
          <w:rFonts w:eastAsia="Times New Roman" w:cstheme="minorHAnsi"/>
          <w:color w:val="000000"/>
        </w:rPr>
        <w:lastRenderedPageBreak/>
        <w:t xml:space="preserve">psychic damage. </w:t>
      </w:r>
      <w:ins w:id="5819" w:author="Admin" w:date="2021-04-30T23:45:00Z">
        <w:r w:rsidR="00524FB6" w:rsidRPr="00524FB6">
          <w:rPr>
            <w:rFonts w:eastAsia="Times New Roman" w:cstheme="minorHAnsi"/>
            <w:color w:val="000000"/>
            <w:rPrChange w:id="5820" w:author="Admin" w:date="2021-04-30T23:45:00Z">
              <w:rPr>
                <w:rFonts w:eastAsia="Times New Roman" w:cstheme="minorHAnsi"/>
                <w:b/>
                <w:bCs/>
                <w:color w:val="000000"/>
              </w:rPr>
            </w:rPrChange>
          </w:rPr>
          <w:t xml:space="preserve">The sigil pulses at the start of your turn every round, repeating the </w:t>
        </w:r>
      </w:ins>
      <w:ins w:id="5821" w:author="Admin" w:date="2022-04-18T23:41:00Z">
        <w:r w:rsidR="000335B1">
          <w:rPr>
            <w:rFonts w:eastAsia="Times New Roman" w:cstheme="minorHAnsi"/>
            <w:color w:val="000000"/>
          </w:rPr>
          <w:t xml:space="preserve">primary </w:t>
        </w:r>
      </w:ins>
      <w:ins w:id="5822" w:author="Admin" w:date="2021-04-30T23:45:00Z">
        <w:r w:rsidR="00524FB6" w:rsidRPr="00524FB6">
          <w:rPr>
            <w:rFonts w:eastAsia="Times New Roman" w:cstheme="minorHAnsi"/>
            <w:color w:val="000000"/>
            <w:rPrChange w:id="5823" w:author="Admin" w:date="2021-04-30T23:45:00Z">
              <w:rPr>
                <w:rFonts w:eastAsia="Times New Roman" w:cstheme="minorHAnsi"/>
                <w:b/>
                <w:bCs/>
                <w:color w:val="000000"/>
              </w:rPr>
            </w:rPrChange>
          </w:rPr>
          <w:t>effect.</w:t>
        </w:r>
      </w:ins>
      <w:del w:id="5824" w:author="Admin" w:date="2021-04-30T23:45:00Z">
        <w:r w:rsidR="0008540D" w:rsidRPr="00272CA8" w:rsidDel="00524FB6">
          <w:rPr>
            <w:rFonts w:eastAsia="Times New Roman" w:cstheme="minorHAnsi"/>
            <w:color w:val="000000"/>
          </w:rPr>
          <w:delText xml:space="preserve">At the beginning of every round, the caster must succeed on a </w:delText>
        </w:r>
        <w:r w:rsidR="002A60DE" w:rsidRPr="00DD72A2" w:rsidDel="00524FB6">
          <w:rPr>
            <w:rFonts w:eastAsia="Times New Roman" w:cstheme="minorHAnsi"/>
            <w:color w:val="000000"/>
          </w:rPr>
          <w:delText>sigil</w:delText>
        </w:r>
        <w:r w:rsidR="0008540D" w:rsidRPr="00DD72A2" w:rsidDel="00524FB6">
          <w:rPr>
            <w:rFonts w:eastAsia="Times New Roman" w:cstheme="minorHAnsi"/>
            <w:color w:val="000000"/>
          </w:rPr>
          <w:delText xml:space="preserve"> roll to affect the target again. </w:delText>
        </w:r>
      </w:del>
    </w:p>
    <w:p w14:paraId="73AB2147" w14:textId="77777777" w:rsidR="00F238CB" w:rsidRPr="000D5DB5" w:rsidRDefault="0008540D" w:rsidP="00DD72A2">
      <w:pPr>
        <w:contextualSpacing/>
        <w:rPr>
          <w:rFonts w:eastAsia="Times New Roman" w:cstheme="minorHAnsi"/>
          <w:color w:val="000000"/>
        </w:rPr>
      </w:pPr>
      <w:r>
        <w:rPr>
          <w:rFonts w:eastAsia="Times New Roman" w:cstheme="minorHAnsi"/>
          <w:color w:val="000000"/>
        </w:rPr>
        <w:t>Also, s</w:t>
      </w:r>
      <w:r w:rsidR="00F238CB" w:rsidRPr="000D5DB5">
        <w:rPr>
          <w:rFonts w:eastAsia="Times New Roman" w:cstheme="minorHAnsi"/>
          <w:color w:val="000000"/>
        </w:rPr>
        <w:t xml:space="preserve">o long as the spell is active, the target </w:t>
      </w:r>
      <w:del w:id="5825" w:author="Admin" w:date="2021-04-30T23:46:00Z">
        <w:r w:rsidR="00F238CB" w:rsidRPr="000D5DB5" w:rsidDel="00821AC7">
          <w:rPr>
            <w:rFonts w:eastAsia="Times New Roman" w:cstheme="minorHAnsi"/>
            <w:color w:val="000000"/>
          </w:rPr>
          <w:delText xml:space="preserve">is </w:delText>
        </w:r>
      </w:del>
      <w:ins w:id="5826" w:author="Admin" w:date="2021-04-30T23:46:00Z">
        <w:r w:rsidR="00821AC7">
          <w:rPr>
            <w:rFonts w:eastAsia="Times New Roman" w:cstheme="minorHAnsi"/>
            <w:color w:val="000000"/>
          </w:rPr>
          <w:t xml:space="preserve">loses 10 feet of </w:t>
        </w:r>
      </w:ins>
      <w:ins w:id="5827" w:author="Admin" w:date="2021-04-30T23:47:00Z">
        <w:r w:rsidR="00821AC7">
          <w:rPr>
            <w:rFonts w:eastAsia="Times New Roman" w:cstheme="minorHAnsi"/>
            <w:color w:val="000000"/>
          </w:rPr>
          <w:t xml:space="preserve">its </w:t>
        </w:r>
      </w:ins>
      <w:ins w:id="5828" w:author="Admin" w:date="2021-04-30T23:46:00Z">
        <w:r w:rsidR="00821AC7">
          <w:rPr>
            <w:rFonts w:eastAsia="Times New Roman" w:cstheme="minorHAnsi"/>
            <w:color w:val="000000"/>
          </w:rPr>
          <w:t>movement</w:t>
        </w:r>
      </w:ins>
      <w:del w:id="5829" w:author="Admin" w:date="2021-04-30T23:46:00Z">
        <w:r w:rsidR="00F238CB" w:rsidRPr="000D5DB5" w:rsidDel="00821AC7">
          <w:rPr>
            <w:rFonts w:eastAsia="Times New Roman" w:cstheme="minorHAnsi"/>
            <w:color w:val="000000"/>
          </w:rPr>
          <w:delText xml:space="preserve">slowed until the beginning of their </w:delText>
        </w:r>
        <w:r w:rsidR="005B6B02" w:rsidRPr="000D5DB5" w:rsidDel="00821AC7">
          <w:rPr>
            <w:rFonts w:eastAsia="Times New Roman" w:cstheme="minorHAnsi"/>
            <w:color w:val="000000"/>
          </w:rPr>
          <w:delText xml:space="preserve">turn in the </w:delText>
        </w:r>
        <w:r w:rsidR="00F238CB" w:rsidRPr="000D5DB5" w:rsidDel="00821AC7">
          <w:rPr>
            <w:rFonts w:eastAsia="Times New Roman" w:cstheme="minorHAnsi"/>
            <w:color w:val="000000"/>
          </w:rPr>
          <w:delText>next round</w:delText>
        </w:r>
        <w:r w:rsidR="007317EE" w:rsidDel="00821AC7">
          <w:rPr>
            <w:rFonts w:eastAsia="Times New Roman" w:cstheme="minorHAnsi"/>
            <w:color w:val="000000"/>
          </w:rPr>
          <w:delText xml:space="preserve"> (as the spell of the same name)</w:delText>
        </w:r>
      </w:del>
      <w:ins w:id="5830" w:author="Admin" w:date="2021-04-30T23:46:00Z">
        <w:r w:rsidR="00821AC7">
          <w:rPr>
            <w:rFonts w:eastAsia="Times New Roman" w:cstheme="minorHAnsi"/>
            <w:color w:val="000000"/>
          </w:rPr>
          <w:t xml:space="preserve"> </w:t>
        </w:r>
      </w:ins>
      <w:ins w:id="5831" w:author="Admin" w:date="2021-04-30T23:47:00Z">
        <w:r w:rsidR="00821AC7">
          <w:rPr>
            <w:rFonts w:eastAsia="Times New Roman" w:cstheme="minorHAnsi"/>
            <w:color w:val="000000"/>
          </w:rPr>
          <w:t xml:space="preserve">speed </w:t>
        </w:r>
      </w:ins>
      <w:ins w:id="5832" w:author="Admin" w:date="2021-04-30T23:46:00Z">
        <w:r w:rsidR="00821AC7">
          <w:rPr>
            <w:rFonts w:eastAsia="Times New Roman" w:cstheme="minorHAnsi"/>
            <w:color w:val="000000"/>
          </w:rPr>
          <w:t xml:space="preserve">and it suffers disadvantage </w:t>
        </w:r>
      </w:ins>
      <w:ins w:id="5833" w:author="Admin" w:date="2021-04-30T23:49:00Z">
        <w:r w:rsidR="00821AC7">
          <w:rPr>
            <w:rFonts w:eastAsia="Times New Roman" w:cstheme="minorHAnsi"/>
            <w:color w:val="000000"/>
          </w:rPr>
          <w:t>to</w:t>
        </w:r>
      </w:ins>
      <w:ins w:id="5834" w:author="Admin" w:date="2021-04-30T23:46:00Z">
        <w:r w:rsidR="00821AC7">
          <w:rPr>
            <w:rFonts w:eastAsia="Times New Roman" w:cstheme="minorHAnsi"/>
            <w:color w:val="000000"/>
          </w:rPr>
          <w:t xml:space="preserve"> any attack </w:t>
        </w:r>
      </w:ins>
      <w:ins w:id="5835" w:author="Admin" w:date="2021-04-30T23:49:00Z">
        <w:r w:rsidR="00821AC7">
          <w:rPr>
            <w:rFonts w:eastAsia="Times New Roman" w:cstheme="minorHAnsi"/>
            <w:color w:val="000000"/>
          </w:rPr>
          <w:t xml:space="preserve">roll </w:t>
        </w:r>
      </w:ins>
      <w:ins w:id="5836" w:author="Admin" w:date="2021-04-30T23:46:00Z">
        <w:r w:rsidR="00821AC7">
          <w:rPr>
            <w:rFonts w:eastAsia="Times New Roman" w:cstheme="minorHAnsi"/>
            <w:color w:val="000000"/>
          </w:rPr>
          <w:t>it makes after the first</w:t>
        </w:r>
      </w:ins>
      <w:ins w:id="5837" w:author="Admin" w:date="2021-04-30T23:47:00Z">
        <w:r w:rsidR="00821AC7">
          <w:rPr>
            <w:rFonts w:eastAsia="Times New Roman" w:cstheme="minorHAnsi"/>
            <w:color w:val="000000"/>
          </w:rPr>
          <w:t xml:space="preserve"> on its turn</w:t>
        </w:r>
      </w:ins>
      <w:r w:rsidR="00F238CB" w:rsidRPr="000D5DB5">
        <w:rPr>
          <w:rFonts w:eastAsia="Times New Roman" w:cstheme="minorHAnsi"/>
          <w:color w:val="000000"/>
        </w:rPr>
        <w:t>. If the ranged spell attack misses, the spell deals half the initial damage and has no other effect.</w:t>
      </w:r>
    </w:p>
    <w:p w14:paraId="07288F77" w14:textId="77777777" w:rsidR="007644ED" w:rsidRPr="00134BC3" w:rsidRDefault="00F238CB">
      <w:pPr>
        <w:contextualSpacing/>
        <w:rPr>
          <w:rFonts w:eastAsia="Times New Roman" w:cstheme="minorHAnsi"/>
        </w:rPr>
      </w:pPr>
      <w:r w:rsidRPr="00134BC3">
        <w:rPr>
          <w:rFonts w:eastAsia="Times New Roman" w:cstheme="minorHAnsi"/>
          <w:b/>
          <w:bCs/>
          <w:color w:val="000000"/>
        </w:rPr>
        <w:t>Heightened.</w:t>
      </w:r>
      <w:r w:rsidRPr="000D5DB5">
        <w:rPr>
          <w:rFonts w:eastAsia="Times New Roman" w:cstheme="minorHAnsi"/>
          <w:color w:val="000000"/>
        </w:rPr>
        <w:t xml:space="preserve"> The damage taken increases by one dice per every level above 3rd. </w:t>
      </w:r>
    </w:p>
    <w:p w14:paraId="3A1486A5" w14:textId="77777777" w:rsidR="00F238CB" w:rsidRPr="00134BC3" w:rsidRDefault="00F238CB">
      <w:pPr>
        <w:contextualSpacing/>
        <w:rPr>
          <w:rFonts w:eastAsia="Times New Roman" w:cstheme="minorHAnsi"/>
        </w:rPr>
      </w:pPr>
    </w:p>
    <w:p w14:paraId="407E4D8B" w14:textId="77777777" w:rsidR="00AB25EF" w:rsidRPr="00134BC3" w:rsidRDefault="00AB25EF">
      <w:pPr>
        <w:contextualSpacing/>
        <w:rPr>
          <w:rFonts w:eastAsia="Times New Roman" w:cstheme="minorHAnsi"/>
        </w:rPr>
      </w:pPr>
      <w:r w:rsidRPr="000D5DB5">
        <w:rPr>
          <w:rFonts w:eastAsia="Times New Roman" w:cstheme="minorHAnsi"/>
          <w:b/>
          <w:bCs/>
          <w:color w:val="000000"/>
        </w:rPr>
        <w:t>Mind Freeze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5]</w:t>
      </w:r>
    </w:p>
    <w:p w14:paraId="4871B306" w14:textId="77777777" w:rsidR="00AB25EF" w:rsidRPr="00134BC3" w:rsidRDefault="00AB25EF">
      <w:pPr>
        <w:contextualSpacing/>
        <w:rPr>
          <w:rFonts w:eastAsia="Times New Roman" w:cstheme="minorHAnsi"/>
        </w:rPr>
      </w:pPr>
      <w:r w:rsidRPr="000D5DB5">
        <w:rPr>
          <w:rFonts w:eastAsia="Times New Roman" w:cstheme="minorHAnsi"/>
          <w:color w:val="000000"/>
        </w:rPr>
        <w:t>Abjuration</w:t>
      </w:r>
    </w:p>
    <w:p w14:paraId="4CEDCBBD"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reaction</w:t>
      </w:r>
    </w:p>
    <w:p w14:paraId="59ADF457"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01838FEA"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S</w:t>
      </w:r>
    </w:p>
    <w:p w14:paraId="2F34C379" w14:textId="77777777" w:rsidR="00AB25EF" w:rsidRPr="00134BC3" w:rsidRDefault="00AB25EF" w:rsidP="00272CA8">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del w:id="5838" w:author="Admin" w:date="2021-04-30T23:38:00Z">
        <w:r w:rsidRPr="000D5DB5" w:rsidDel="00524FB6">
          <w:rPr>
            <w:rFonts w:eastAsia="Times New Roman" w:cstheme="minorHAnsi"/>
            <w:color w:val="000000"/>
          </w:rPr>
          <w:delText xml:space="preserve">Instantaneous, plus </w:delText>
        </w:r>
      </w:del>
      <w:r w:rsidRPr="000D5DB5">
        <w:rPr>
          <w:rFonts w:eastAsia="Times New Roman" w:cstheme="minorHAnsi"/>
          <w:color w:val="000000"/>
        </w:rPr>
        <w:t>Concentration for up to 1 minute</w:t>
      </w:r>
    </w:p>
    <w:p w14:paraId="163BCD08" w14:textId="77777777" w:rsidR="00AB25EF" w:rsidRPr="00134BC3" w:rsidRDefault="00AB25EF">
      <w:pPr>
        <w:contextualSpacing/>
        <w:rPr>
          <w:rFonts w:eastAsia="Times New Roman" w:cstheme="minorHAnsi"/>
        </w:rPr>
      </w:pPr>
      <w:r w:rsidRPr="00134BC3">
        <w:rPr>
          <w:rFonts w:eastAsia="Times New Roman" w:cstheme="minorHAnsi"/>
          <w:i/>
          <w:iCs/>
          <w:color w:val="000000"/>
        </w:rPr>
        <w:t>Reaction</w:t>
      </w:r>
      <w:r w:rsidR="0076532E" w:rsidRPr="00134BC3">
        <w:rPr>
          <w:rFonts w:eastAsia="Times New Roman" w:cstheme="minorHAnsi"/>
          <w:i/>
          <w:iCs/>
          <w:color w:val="000000"/>
        </w:rPr>
        <w:t>.</w:t>
      </w:r>
      <w:r w:rsidR="0076532E" w:rsidRPr="000D5DB5">
        <w:rPr>
          <w:rFonts w:eastAsia="Times New Roman" w:cstheme="minorHAnsi"/>
          <w:b/>
          <w:bCs/>
          <w:color w:val="000000"/>
        </w:rPr>
        <w:t xml:space="preserve"> </w:t>
      </w:r>
      <w:r w:rsidRPr="000D5DB5">
        <w:rPr>
          <w:rFonts w:eastAsia="Times New Roman" w:cstheme="minorHAnsi"/>
          <w:color w:val="000000"/>
        </w:rPr>
        <w:t>When you see a creature within 60 feet casting a spell.</w:t>
      </w:r>
    </w:p>
    <w:p w14:paraId="0F35633E" w14:textId="77777777" w:rsidR="00AB25EF" w:rsidRPr="00134BC3" w:rsidRDefault="00AB25EF">
      <w:pPr>
        <w:contextualSpacing/>
        <w:rPr>
          <w:rFonts w:eastAsia="Times New Roman" w:cstheme="minorHAnsi"/>
        </w:rPr>
      </w:pPr>
      <w:r w:rsidRPr="000D5DB5">
        <w:rPr>
          <w:rFonts w:eastAsia="Times New Roman" w:cstheme="minorHAnsi"/>
          <w:color w:val="000000"/>
        </w:rPr>
        <w:t>You attempt to interrupt the creature by freezing its tongue in its place, and its hands from performing the spell’s gestures.</w:t>
      </w:r>
    </w:p>
    <w:p w14:paraId="0E2D0D9E" w14:textId="77777777" w:rsidR="00524FB6" w:rsidRDefault="00AB25EF" w:rsidP="00272CA8">
      <w:pPr>
        <w:contextualSpacing/>
        <w:rPr>
          <w:ins w:id="5839" w:author="Admin" w:date="2021-04-30T23:39:00Z"/>
          <w:rFonts w:eastAsia="Times New Roman" w:cstheme="minorHAnsi"/>
          <w:color w:val="000000"/>
        </w:rPr>
      </w:pPr>
      <w:r w:rsidRPr="000D5DB5">
        <w:rPr>
          <w:rFonts w:eastAsia="Times New Roman" w:cstheme="minorHAnsi"/>
          <w:color w:val="000000"/>
        </w:rPr>
        <w:t>If the caster is casting a spell of 5th level or lower, they automatically fail</w:t>
      </w:r>
      <w:del w:id="5840" w:author="Admin" w:date="2021-04-30T23:39:00Z">
        <w:r w:rsidRPr="000D5DB5" w:rsidDel="00524FB6">
          <w:rPr>
            <w:rFonts w:eastAsia="Times New Roman" w:cstheme="minorHAnsi"/>
            <w:color w:val="000000"/>
          </w:rPr>
          <w:delText xml:space="preserve">, </w:delText>
        </w:r>
      </w:del>
      <w:ins w:id="5841" w:author="Admin" w:date="2021-04-30T23:39:00Z">
        <w:r w:rsidR="00524FB6">
          <w:rPr>
            <w:rFonts w:eastAsia="Times New Roman" w:cstheme="minorHAnsi"/>
            <w:color w:val="000000"/>
          </w:rPr>
          <w:t xml:space="preserve">. </w:t>
        </w:r>
      </w:ins>
      <w:del w:id="5842" w:author="Admin" w:date="2021-04-30T23:39:00Z">
        <w:r w:rsidRPr="000D5DB5" w:rsidDel="00524FB6">
          <w:rPr>
            <w:rFonts w:eastAsia="Times New Roman" w:cstheme="minorHAnsi"/>
            <w:color w:val="000000"/>
          </w:rPr>
          <w:delText>and t</w:delText>
        </w:r>
      </w:del>
      <w:ins w:id="5843" w:author="Admin" w:date="2021-04-30T23:39:00Z">
        <w:r w:rsidR="00524FB6">
          <w:rPr>
            <w:rFonts w:eastAsia="Times New Roman" w:cstheme="minorHAnsi"/>
            <w:color w:val="000000"/>
          </w:rPr>
          <w:t>T</w:t>
        </w:r>
      </w:ins>
      <w:r w:rsidRPr="000D5DB5">
        <w:rPr>
          <w:rFonts w:eastAsia="Times New Roman" w:cstheme="minorHAnsi"/>
          <w:color w:val="000000"/>
        </w:rPr>
        <w:t xml:space="preserve">he target is </w:t>
      </w:r>
      <w:ins w:id="5844" w:author="Admin" w:date="2021-04-30T23:39:00Z">
        <w:r w:rsidR="00524FB6">
          <w:rPr>
            <w:rFonts w:eastAsia="Times New Roman" w:cstheme="minorHAnsi"/>
            <w:color w:val="000000"/>
          </w:rPr>
          <w:t xml:space="preserve">also both </w:t>
        </w:r>
      </w:ins>
      <w:r w:rsidRPr="000D5DB5">
        <w:rPr>
          <w:rFonts w:eastAsia="Times New Roman" w:cstheme="minorHAnsi"/>
          <w:color w:val="000000"/>
        </w:rPr>
        <w:t xml:space="preserve">silenced (as the </w:t>
      </w:r>
      <w:r w:rsidR="004935F3" w:rsidRPr="004935F3">
        <w:rPr>
          <w:rFonts w:eastAsia="Times New Roman" w:cstheme="minorHAnsi"/>
          <w:i/>
          <w:iCs/>
          <w:color w:val="000000"/>
        </w:rPr>
        <w:t>mute</w:t>
      </w:r>
      <w:r w:rsidR="004935F3" w:rsidRPr="000D5DB5">
        <w:rPr>
          <w:rFonts w:eastAsia="Times New Roman" w:cstheme="minorHAnsi"/>
          <w:color w:val="000000"/>
        </w:rPr>
        <w:t xml:space="preserve"> </w:t>
      </w:r>
      <w:r w:rsidRPr="000D5DB5">
        <w:rPr>
          <w:rFonts w:eastAsia="Times New Roman" w:cstheme="minorHAnsi"/>
          <w:color w:val="000000"/>
        </w:rPr>
        <w:t xml:space="preserve">spell), and </w:t>
      </w:r>
      <w:del w:id="5845" w:author="Admin" w:date="2021-04-30T23:39:00Z">
        <w:r w:rsidRPr="000D5DB5" w:rsidDel="00524FB6">
          <w:rPr>
            <w:rFonts w:eastAsia="Times New Roman" w:cstheme="minorHAnsi"/>
            <w:color w:val="000000"/>
          </w:rPr>
          <w:delText xml:space="preserve">Deafened </w:delText>
        </w:r>
      </w:del>
      <w:ins w:id="5846" w:author="Admin" w:date="2021-04-30T23:39:00Z">
        <w:r w:rsidR="00524FB6">
          <w:rPr>
            <w:rFonts w:eastAsia="Times New Roman" w:cstheme="minorHAnsi"/>
            <w:color w:val="000000"/>
          </w:rPr>
          <w:t>d</w:t>
        </w:r>
        <w:r w:rsidR="00524FB6" w:rsidRPr="000D5DB5">
          <w:rPr>
            <w:rFonts w:eastAsia="Times New Roman" w:cstheme="minorHAnsi"/>
            <w:color w:val="000000"/>
          </w:rPr>
          <w:t xml:space="preserve">eafened </w:t>
        </w:r>
      </w:ins>
      <w:r w:rsidRPr="000D5DB5">
        <w:rPr>
          <w:rFonts w:eastAsia="Times New Roman" w:cstheme="minorHAnsi"/>
          <w:color w:val="000000"/>
        </w:rPr>
        <w:t xml:space="preserve">(as </w:t>
      </w:r>
      <w:r w:rsidR="004935F3" w:rsidRPr="004935F3">
        <w:rPr>
          <w:rFonts w:eastAsia="Times New Roman" w:cstheme="minorHAnsi"/>
          <w:i/>
          <w:iCs/>
          <w:color w:val="000000"/>
        </w:rPr>
        <w:t>d</w:t>
      </w:r>
      <w:r w:rsidRPr="004935F3">
        <w:rPr>
          <w:rFonts w:eastAsia="Times New Roman" w:cstheme="minorHAnsi"/>
          <w:i/>
          <w:iCs/>
          <w:color w:val="000000"/>
        </w:rPr>
        <w:t>eafness</w:t>
      </w:r>
      <w:r w:rsidRPr="000D5DB5">
        <w:rPr>
          <w:rFonts w:eastAsia="Times New Roman" w:cstheme="minorHAnsi"/>
          <w:color w:val="000000"/>
        </w:rPr>
        <w:t>)</w:t>
      </w:r>
      <w:ins w:id="5847" w:author="Admin" w:date="2021-04-30T23:43:00Z">
        <w:r w:rsidR="00524FB6">
          <w:rPr>
            <w:rFonts w:eastAsia="Times New Roman" w:cstheme="minorHAnsi"/>
            <w:color w:val="000000"/>
          </w:rPr>
          <w:t>.</w:t>
        </w:r>
      </w:ins>
      <w:del w:id="5848" w:author="Admin" w:date="2021-04-30T23:43:00Z">
        <w:r w:rsidRPr="000D5DB5" w:rsidDel="00524FB6">
          <w:rPr>
            <w:rFonts w:eastAsia="Times New Roman" w:cstheme="minorHAnsi"/>
            <w:color w:val="000000"/>
          </w:rPr>
          <w:delText xml:space="preserve">. </w:delText>
        </w:r>
      </w:del>
    </w:p>
    <w:p w14:paraId="71701830" w14:textId="77777777" w:rsidR="004935F3" w:rsidRDefault="00AB25EF" w:rsidP="00DD72A2">
      <w:pPr>
        <w:contextualSpacing/>
        <w:rPr>
          <w:rFonts w:eastAsia="Times New Roman" w:cstheme="minorHAnsi"/>
          <w:color w:val="000000"/>
        </w:rPr>
      </w:pPr>
      <w:r w:rsidRPr="000D5DB5">
        <w:rPr>
          <w:rFonts w:eastAsia="Times New Roman" w:cstheme="minorHAnsi"/>
          <w:color w:val="000000"/>
        </w:rPr>
        <w:t xml:space="preserve">If they are casting a spell of 6th level or higher, make an ability check using your spellcasting ability versus a DC of 10 + spell’s level. On a success, the creature’s spell fails and is silenced as per the spell </w:t>
      </w:r>
      <w:r w:rsidR="004935F3">
        <w:rPr>
          <w:rFonts w:eastAsia="Times New Roman" w:cstheme="minorHAnsi"/>
          <w:i/>
          <w:iCs/>
          <w:color w:val="000000"/>
        </w:rPr>
        <w:t>m</w:t>
      </w:r>
      <w:r w:rsidRPr="004935F3">
        <w:rPr>
          <w:rFonts w:eastAsia="Times New Roman" w:cstheme="minorHAnsi"/>
          <w:i/>
          <w:iCs/>
          <w:color w:val="000000"/>
        </w:rPr>
        <w:t>ute</w:t>
      </w:r>
      <w:r w:rsidRPr="000D5DB5">
        <w:rPr>
          <w:rFonts w:eastAsia="Times New Roman" w:cstheme="minorHAnsi"/>
          <w:color w:val="000000"/>
        </w:rPr>
        <w:t xml:space="preserve">. </w:t>
      </w:r>
    </w:p>
    <w:p w14:paraId="745CCAF4" w14:textId="77777777" w:rsidR="00AB25EF" w:rsidRPr="00134BC3" w:rsidRDefault="00AB25EF" w:rsidP="00DD72A2">
      <w:pPr>
        <w:contextualSpacing/>
        <w:rPr>
          <w:rFonts w:eastAsia="Times New Roman" w:cstheme="minorHAnsi"/>
        </w:rPr>
      </w:pPr>
      <w:r w:rsidRPr="000D5DB5">
        <w:rPr>
          <w:rFonts w:eastAsia="Times New Roman" w:cstheme="minorHAnsi"/>
          <w:color w:val="000000"/>
        </w:rPr>
        <w:t>This spell</w:t>
      </w:r>
      <w:ins w:id="5849" w:author="Admin" w:date="2021-04-30T23:43:00Z">
        <w:r w:rsidR="00524FB6">
          <w:rPr>
            <w:rFonts w:eastAsia="Times New Roman" w:cstheme="minorHAnsi"/>
            <w:color w:val="000000"/>
          </w:rPr>
          <w:t>s</w:t>
        </w:r>
      </w:ins>
      <w:r w:rsidRPr="000D5DB5">
        <w:rPr>
          <w:rFonts w:eastAsia="Times New Roman" w:cstheme="minorHAnsi"/>
          <w:color w:val="000000"/>
        </w:rPr>
        <w:t xml:space="preserve"> effect</w:t>
      </w:r>
      <w:ins w:id="5850" w:author="Admin" w:date="2021-04-30T23:43:00Z">
        <w:r w:rsidR="00524FB6">
          <w:rPr>
            <w:rFonts w:eastAsia="Times New Roman" w:cstheme="minorHAnsi"/>
            <w:color w:val="000000"/>
          </w:rPr>
          <w:t>s</w:t>
        </w:r>
      </w:ins>
      <w:r w:rsidRPr="000D5DB5">
        <w:rPr>
          <w:rFonts w:eastAsia="Times New Roman" w:cstheme="minorHAnsi"/>
          <w:color w:val="000000"/>
        </w:rPr>
        <w:t xml:space="preserve"> </w:t>
      </w:r>
      <w:del w:id="5851" w:author="Admin" w:date="2021-04-30T23:43:00Z">
        <w:r w:rsidRPr="000D5DB5" w:rsidDel="00524FB6">
          <w:rPr>
            <w:rFonts w:eastAsia="Times New Roman" w:cstheme="minorHAnsi"/>
            <w:color w:val="000000"/>
          </w:rPr>
          <w:delText xml:space="preserve">can </w:delText>
        </w:r>
      </w:del>
      <w:r w:rsidRPr="000D5DB5">
        <w:rPr>
          <w:rFonts w:eastAsia="Times New Roman" w:cstheme="minorHAnsi"/>
          <w:color w:val="000000"/>
        </w:rPr>
        <w:t xml:space="preserve">remain </w:t>
      </w:r>
      <w:del w:id="5852" w:author="Admin" w:date="2021-04-30T23:43:00Z">
        <w:r w:rsidRPr="000D5DB5" w:rsidDel="00524FB6">
          <w:rPr>
            <w:rFonts w:eastAsia="Times New Roman" w:cstheme="minorHAnsi"/>
            <w:color w:val="000000"/>
          </w:rPr>
          <w:delText xml:space="preserve">for </w:delText>
        </w:r>
      </w:del>
      <w:r w:rsidRPr="000D5DB5">
        <w:rPr>
          <w:rFonts w:eastAsia="Times New Roman" w:cstheme="minorHAnsi"/>
          <w:color w:val="000000"/>
        </w:rPr>
        <w:t>as long as you concentrate.</w:t>
      </w:r>
    </w:p>
    <w:p w14:paraId="26E2EF40"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The interrupted spell is automatic if the spell’s level is less than or equal to </w:t>
      </w:r>
      <w:r w:rsidR="004935F3" w:rsidRPr="004935F3">
        <w:rPr>
          <w:rFonts w:eastAsia="Times New Roman" w:cstheme="minorHAnsi"/>
          <w:i/>
          <w:iCs/>
          <w:color w:val="000000"/>
        </w:rPr>
        <w:t>m</w:t>
      </w:r>
      <w:r w:rsidRPr="004935F3">
        <w:rPr>
          <w:rFonts w:eastAsia="Times New Roman" w:cstheme="minorHAnsi"/>
          <w:i/>
          <w:iCs/>
          <w:color w:val="000000"/>
        </w:rPr>
        <w:t xml:space="preserve">ind </w:t>
      </w:r>
      <w:r w:rsidR="004935F3" w:rsidRPr="004935F3">
        <w:rPr>
          <w:rFonts w:eastAsia="Times New Roman" w:cstheme="minorHAnsi"/>
          <w:i/>
          <w:iCs/>
          <w:color w:val="000000"/>
        </w:rPr>
        <w:t>f</w:t>
      </w:r>
      <w:r w:rsidRPr="004935F3">
        <w:rPr>
          <w:rFonts w:eastAsia="Times New Roman" w:cstheme="minorHAnsi"/>
          <w:i/>
          <w:iCs/>
          <w:color w:val="000000"/>
        </w:rPr>
        <w:t>reeze’s</w:t>
      </w:r>
      <w:r w:rsidRPr="000D5DB5">
        <w:rPr>
          <w:rFonts w:eastAsia="Times New Roman" w:cstheme="minorHAnsi"/>
          <w:color w:val="000000"/>
        </w:rPr>
        <w:t xml:space="preserve"> level.</w:t>
      </w:r>
    </w:p>
    <w:p w14:paraId="6B01206C" w14:textId="77777777" w:rsidR="007644ED" w:rsidRDefault="007644ED">
      <w:pPr>
        <w:contextualSpacing/>
        <w:rPr>
          <w:rFonts w:eastAsia="Times New Roman" w:cstheme="minorHAnsi"/>
        </w:rPr>
      </w:pPr>
    </w:p>
    <w:p w14:paraId="2545B597" w14:textId="77777777" w:rsidR="004935F3" w:rsidRPr="001F25FA" w:rsidRDefault="004935F3" w:rsidP="004935F3">
      <w:pPr>
        <w:contextualSpacing/>
        <w:rPr>
          <w:rFonts w:eastAsia="Times New Roman" w:cstheme="minorHAnsi"/>
          <w:b/>
          <w:bCs/>
          <w:color w:val="000000"/>
        </w:rPr>
      </w:pPr>
      <w:r>
        <w:rPr>
          <w:rFonts w:eastAsia="Times New Roman" w:cstheme="minorHAnsi"/>
          <w:b/>
          <w:bCs/>
          <w:color w:val="000000"/>
        </w:rPr>
        <w:t xml:space="preserve">Mind Sliver </w:t>
      </w:r>
      <w:r w:rsidRPr="001F25FA">
        <w:rPr>
          <w:rFonts w:eastAsia="Times New Roman" w:cstheme="minorHAnsi"/>
          <w:b/>
          <w:bCs/>
          <w:color w:val="000000"/>
        </w:rPr>
        <w:t>[level 0]</w:t>
      </w:r>
    </w:p>
    <w:p w14:paraId="7E541A20" w14:textId="77777777" w:rsidR="004935F3" w:rsidRPr="004935F3" w:rsidRDefault="004935F3" w:rsidP="004935F3">
      <w:pPr>
        <w:contextualSpacing/>
        <w:rPr>
          <w:rFonts w:eastAsia="Times New Roman" w:cstheme="minorHAnsi"/>
          <w:color w:val="000000"/>
        </w:rPr>
      </w:pPr>
      <w:r w:rsidRPr="004935F3">
        <w:rPr>
          <w:rFonts w:eastAsia="Times New Roman" w:cstheme="minorHAnsi"/>
          <w:color w:val="000000"/>
        </w:rPr>
        <w:t>Enchantment</w:t>
      </w:r>
    </w:p>
    <w:p w14:paraId="7B7B2745" w14:textId="77777777" w:rsidR="004935F3" w:rsidRPr="00134BC3" w:rsidRDefault="004935F3" w:rsidP="004935F3">
      <w:pPr>
        <w:contextualSpacing/>
        <w:rPr>
          <w:rFonts w:eastAsia="Times New Roman" w:cstheme="minorHAnsi"/>
        </w:rPr>
      </w:pPr>
      <w:r w:rsidRPr="000D5DB5">
        <w:rPr>
          <w:rFonts w:eastAsia="Times New Roman" w:cstheme="minorHAnsi"/>
          <w:b/>
          <w:bCs/>
          <w:color w:val="000000"/>
        </w:rPr>
        <w:t>Casting Time</w:t>
      </w:r>
      <w:r>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3E9E86C4" w14:textId="77777777" w:rsidR="004935F3" w:rsidRPr="00134BC3" w:rsidRDefault="004935F3" w:rsidP="004935F3">
      <w:pPr>
        <w:contextualSpacing/>
        <w:rPr>
          <w:rFonts w:eastAsia="Times New Roman" w:cstheme="minorHAnsi"/>
        </w:rPr>
      </w:pPr>
      <w:r w:rsidRPr="000D5DB5">
        <w:rPr>
          <w:rFonts w:eastAsia="Times New Roman" w:cstheme="minorHAnsi"/>
          <w:b/>
          <w:bCs/>
          <w:color w:val="000000"/>
        </w:rPr>
        <w:t>Range</w:t>
      </w:r>
      <w:r>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62A4DB0D" w14:textId="77777777" w:rsidR="004935F3" w:rsidRDefault="004935F3" w:rsidP="004935F3">
      <w:pPr>
        <w:contextualSpacing/>
        <w:rPr>
          <w:rFonts w:eastAsia="Times New Roman" w:cstheme="minorHAnsi"/>
          <w:color w:val="000000"/>
        </w:rPr>
      </w:pPr>
      <w:r w:rsidRPr="000D5DB5">
        <w:rPr>
          <w:rFonts w:eastAsia="Times New Roman" w:cstheme="minorHAnsi"/>
          <w:b/>
          <w:bCs/>
          <w:color w:val="000000"/>
        </w:rPr>
        <w:t>Components</w:t>
      </w:r>
      <w:r>
        <w:rPr>
          <w:b/>
          <w:bCs/>
        </w:rPr>
        <w:t>:</w:t>
      </w:r>
      <w:r w:rsidRPr="000D5DB5">
        <w:rPr>
          <w:rFonts w:eastAsia="Times New Roman" w:cstheme="minorHAnsi"/>
          <w:color w:val="000000"/>
        </w:rPr>
        <w:t xml:space="preserve"> V</w:t>
      </w:r>
    </w:p>
    <w:p w14:paraId="6974775C" w14:textId="77777777" w:rsidR="004935F3" w:rsidRPr="00134BC3" w:rsidRDefault="004935F3" w:rsidP="004935F3">
      <w:pPr>
        <w:contextualSpacing/>
        <w:rPr>
          <w:rFonts w:eastAsia="Times New Roman" w:cstheme="minorHAnsi"/>
        </w:rPr>
      </w:pPr>
      <w:r w:rsidRPr="000D5DB5">
        <w:rPr>
          <w:rFonts w:eastAsia="Times New Roman" w:cstheme="minorHAnsi"/>
          <w:b/>
          <w:bCs/>
          <w:color w:val="000000"/>
        </w:rPr>
        <w:lastRenderedPageBreak/>
        <w:t>Duration</w:t>
      </w:r>
      <w:r>
        <w:rPr>
          <w:b/>
          <w:bCs/>
        </w:rPr>
        <w:t>:</w:t>
      </w:r>
      <w:r w:rsidRPr="000D5DB5">
        <w:rPr>
          <w:rFonts w:eastAsia="Times New Roman" w:cstheme="minorHAnsi"/>
          <w:b/>
          <w:bCs/>
          <w:color w:val="000000"/>
        </w:rPr>
        <w:t xml:space="preserve"> </w:t>
      </w:r>
      <w:r>
        <w:rPr>
          <w:rFonts w:eastAsia="Times New Roman" w:cstheme="minorHAnsi"/>
          <w:color w:val="000000"/>
        </w:rPr>
        <w:t>1 round</w:t>
      </w:r>
    </w:p>
    <w:p w14:paraId="3413E501" w14:textId="77777777" w:rsidR="004935F3" w:rsidRPr="004935F3" w:rsidRDefault="004935F3" w:rsidP="004935F3">
      <w:pPr>
        <w:rPr>
          <w:rFonts w:eastAsia="Times New Roman" w:cstheme="minorHAnsi"/>
        </w:rPr>
      </w:pPr>
      <w:r w:rsidRPr="004935F3">
        <w:rPr>
          <w:rFonts w:eastAsia="Times New Roman" w:cstheme="minorHAnsi"/>
        </w:rPr>
        <w:t xml:space="preserve">You drive a disorienting spike of psychic energy into the mind of one creature you can see within range. The target must make an Intelligence saving throw. Unless the saving throw is successful, the target takes 1d6 </w:t>
      </w:r>
      <w:ins w:id="5853" w:author="Admin" w:date="2021-04-30T23:45:00Z">
        <w:r w:rsidR="00524FB6">
          <w:rPr>
            <w:rFonts w:eastAsia="Times New Roman" w:cstheme="minorHAnsi"/>
          </w:rPr>
          <w:t xml:space="preserve">points of </w:t>
        </w:r>
      </w:ins>
      <w:r w:rsidRPr="004935F3">
        <w:rPr>
          <w:rFonts w:eastAsia="Times New Roman" w:cstheme="minorHAnsi"/>
        </w:rPr>
        <w:t>psychic damage, and the first time it makes a saving throw before the end of your next turn, it must roll a d4 and subtract the number rolled from the save.</w:t>
      </w:r>
    </w:p>
    <w:p w14:paraId="7A45365E" w14:textId="77777777" w:rsidR="004935F3" w:rsidRDefault="004935F3" w:rsidP="004935F3">
      <w:pPr>
        <w:rPr>
          <w:rFonts w:eastAsia="Times New Roman" w:cstheme="minorHAnsi"/>
        </w:rPr>
      </w:pPr>
      <w:r w:rsidRPr="004935F3">
        <w:rPr>
          <w:rFonts w:eastAsia="Times New Roman" w:cstheme="minorHAnsi"/>
        </w:rPr>
        <w:t>This spell's damage increases by 1d6 when you reach certain levels: 5th level (2d6), 11th level (3d6), and 17th level (4d6).</w:t>
      </w:r>
    </w:p>
    <w:p w14:paraId="4C43C0A3" w14:textId="77777777" w:rsidR="004935F3" w:rsidRPr="00134BC3" w:rsidRDefault="004935F3">
      <w:pPr>
        <w:contextualSpacing/>
        <w:rPr>
          <w:rFonts w:eastAsia="Times New Roman" w:cstheme="minorHAnsi"/>
        </w:rPr>
      </w:pPr>
    </w:p>
    <w:p w14:paraId="5E421D3B" w14:textId="77777777" w:rsidR="00AB25EF" w:rsidRPr="00134BC3" w:rsidRDefault="00AB25EF">
      <w:pPr>
        <w:contextualSpacing/>
        <w:rPr>
          <w:rFonts w:eastAsia="Times New Roman" w:cstheme="minorHAnsi"/>
        </w:rPr>
      </w:pPr>
      <w:r w:rsidRPr="000D5DB5">
        <w:rPr>
          <w:rFonts w:eastAsia="Times New Roman" w:cstheme="minorHAnsi"/>
          <w:b/>
          <w:bCs/>
          <w:color w:val="000000"/>
        </w:rPr>
        <w:t>Mind Vision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4]</w:t>
      </w:r>
    </w:p>
    <w:p w14:paraId="29684F7B" w14:textId="77777777" w:rsidR="00AB25EF" w:rsidRPr="00134BC3" w:rsidRDefault="00AB25EF">
      <w:pPr>
        <w:contextualSpacing/>
        <w:rPr>
          <w:rFonts w:eastAsia="Times New Roman" w:cstheme="minorHAnsi"/>
        </w:rPr>
      </w:pPr>
      <w:r w:rsidRPr="000D5DB5">
        <w:rPr>
          <w:rFonts w:eastAsia="Times New Roman" w:cstheme="minorHAnsi"/>
          <w:color w:val="000000"/>
        </w:rPr>
        <w:t>Divination</w:t>
      </w:r>
    </w:p>
    <w:p w14:paraId="21BDDC81"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BC10AE5"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07CBB85B"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2D6C2146"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Concentration, up to </w:t>
      </w:r>
      <w:r w:rsidR="008458AA" w:rsidRPr="000D5DB5">
        <w:rPr>
          <w:rFonts w:eastAsia="Times New Roman" w:cstheme="minorHAnsi"/>
          <w:color w:val="000000"/>
        </w:rPr>
        <w:t xml:space="preserve">1 </w:t>
      </w:r>
      <w:r w:rsidRPr="000D5DB5">
        <w:rPr>
          <w:rFonts w:eastAsia="Times New Roman" w:cstheme="minorHAnsi"/>
          <w:color w:val="000000"/>
        </w:rPr>
        <w:t>minute</w:t>
      </w:r>
    </w:p>
    <w:p w14:paraId="28454655"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focus your mental powers into seeing through the target’s eyes, hearing through their ears, and sensing through them. </w:t>
      </w:r>
      <w:r w:rsidR="002A60DE">
        <w:rPr>
          <w:rFonts w:eastAsia="Times New Roman" w:cstheme="minorHAnsi"/>
          <w:color w:val="000000"/>
        </w:rPr>
        <w:t>This can be negated on a successful Spirit saving throw. On a failed saving throw, t</w:t>
      </w:r>
      <w:r w:rsidR="002A60DE" w:rsidRPr="000D5DB5">
        <w:rPr>
          <w:rFonts w:eastAsia="Times New Roman" w:cstheme="minorHAnsi"/>
          <w:color w:val="000000"/>
        </w:rPr>
        <w:t xml:space="preserve">he </w:t>
      </w:r>
      <w:r w:rsidRPr="000D5DB5">
        <w:rPr>
          <w:rFonts w:eastAsia="Times New Roman" w:cstheme="minorHAnsi"/>
          <w:color w:val="000000"/>
        </w:rPr>
        <w:t>target shares all images, sounds, words and sensory messages they receive with you</w:t>
      </w:r>
      <w:r w:rsidR="00344F25">
        <w:rPr>
          <w:rFonts w:eastAsia="Times New Roman" w:cstheme="minorHAnsi"/>
          <w:color w:val="000000"/>
        </w:rPr>
        <w:t xml:space="preserve"> for the duration of the spell</w:t>
      </w:r>
      <w:r w:rsidRPr="000D5DB5">
        <w:rPr>
          <w:rFonts w:eastAsia="Times New Roman" w:cstheme="minorHAnsi"/>
          <w:color w:val="000000"/>
        </w:rPr>
        <w:t>.</w:t>
      </w:r>
    </w:p>
    <w:p w14:paraId="04A804CC" w14:textId="77777777" w:rsidR="00AB25EF" w:rsidRPr="00134BC3" w:rsidRDefault="00AB25EF">
      <w:pPr>
        <w:contextualSpacing/>
        <w:rPr>
          <w:rFonts w:eastAsia="Times New Roman" w:cstheme="minorHAnsi"/>
        </w:rPr>
      </w:pPr>
      <w:r w:rsidRPr="000D5DB5">
        <w:rPr>
          <w:rFonts w:eastAsia="Times New Roman" w:cstheme="minorHAnsi"/>
          <w:color w:val="000000"/>
        </w:rPr>
        <w:t>You may (so long as the spell is active) attempt to charm or dominate the target with another spell, and both spells can be concentrated on at the same time.</w:t>
      </w:r>
    </w:p>
    <w:p w14:paraId="3CCCB863" w14:textId="77777777" w:rsidR="00AB25EF" w:rsidRDefault="002A60DE">
      <w:pPr>
        <w:contextualSpacing/>
        <w:rPr>
          <w:rFonts w:eastAsia="Times New Roman" w:cstheme="minorHAnsi"/>
          <w:color w:val="000000"/>
        </w:rPr>
      </w:pPr>
      <w:r>
        <w:rPr>
          <w:rFonts w:eastAsia="Times New Roman" w:cstheme="minorHAnsi"/>
          <w:color w:val="000000"/>
        </w:rPr>
        <w:t xml:space="preserve">At the beginning of the target’s turn every round, they may attempt </w:t>
      </w:r>
      <w:r w:rsidR="00AB25EF" w:rsidRPr="000D5DB5">
        <w:rPr>
          <w:rFonts w:eastAsia="Times New Roman" w:cstheme="minorHAnsi"/>
          <w:color w:val="000000"/>
        </w:rPr>
        <w:t>a</w:t>
      </w:r>
      <w:r>
        <w:rPr>
          <w:rFonts w:eastAsia="Times New Roman" w:cstheme="minorHAnsi"/>
          <w:color w:val="000000"/>
        </w:rPr>
        <w:t>nother</w:t>
      </w:r>
      <w:r w:rsidR="00AB25EF" w:rsidRPr="000D5DB5">
        <w:rPr>
          <w:rFonts w:eastAsia="Times New Roman" w:cstheme="minorHAnsi"/>
          <w:color w:val="000000"/>
        </w:rPr>
        <w:t xml:space="preserve"> Spirit saving throw</w:t>
      </w:r>
      <w:r>
        <w:rPr>
          <w:rFonts w:eastAsia="Times New Roman" w:cstheme="minorHAnsi"/>
          <w:color w:val="000000"/>
        </w:rPr>
        <w:t xml:space="preserve"> to end this effect</w:t>
      </w:r>
      <w:r w:rsidR="00344F25">
        <w:rPr>
          <w:rFonts w:eastAsia="Times New Roman" w:cstheme="minorHAnsi"/>
          <w:color w:val="000000"/>
        </w:rPr>
        <w:t xml:space="preserve"> (or both effects, if the target is charmed or dominated through the vision)</w:t>
      </w:r>
      <w:r w:rsidR="00AB25EF" w:rsidRPr="000D5DB5">
        <w:rPr>
          <w:rFonts w:eastAsia="Times New Roman" w:cstheme="minorHAnsi"/>
          <w:color w:val="000000"/>
        </w:rPr>
        <w:t>.</w:t>
      </w:r>
    </w:p>
    <w:p w14:paraId="14CA833C" w14:textId="77777777" w:rsidR="000E1EED" w:rsidRDefault="000E1EED">
      <w:pPr>
        <w:contextualSpacing/>
        <w:rPr>
          <w:rFonts w:eastAsia="Times New Roman" w:cstheme="minorHAnsi"/>
          <w:color w:val="000000"/>
        </w:rPr>
      </w:pPr>
    </w:p>
    <w:p w14:paraId="38196366" w14:textId="77777777" w:rsidR="000E1EED" w:rsidRPr="001F25FA" w:rsidRDefault="000E1EED">
      <w:pPr>
        <w:contextualSpacing/>
        <w:rPr>
          <w:rFonts w:eastAsia="Times New Roman" w:cstheme="minorHAnsi"/>
          <w:b/>
          <w:bCs/>
          <w:color w:val="000000"/>
        </w:rPr>
      </w:pPr>
      <w:r w:rsidRPr="001F25FA">
        <w:rPr>
          <w:rFonts w:eastAsia="Times New Roman" w:cstheme="minorHAnsi"/>
          <w:b/>
          <w:bCs/>
          <w:color w:val="000000"/>
        </w:rPr>
        <w:t>Minor Alchemy [level 0]</w:t>
      </w:r>
    </w:p>
    <w:p w14:paraId="41070849" w14:textId="77777777" w:rsidR="000E1EED" w:rsidRPr="000E1EED" w:rsidRDefault="000E1EED">
      <w:pPr>
        <w:contextualSpacing/>
        <w:rPr>
          <w:rFonts w:eastAsia="Times New Roman" w:cstheme="minorHAnsi"/>
          <w:color w:val="000000"/>
        </w:rPr>
      </w:pPr>
      <w:r w:rsidRPr="000E1EED">
        <w:rPr>
          <w:rFonts w:eastAsia="Times New Roman" w:cstheme="minorHAnsi"/>
          <w:color w:val="000000"/>
        </w:rPr>
        <w:t>Transmutation</w:t>
      </w:r>
      <w:r w:rsidR="00EA7B1C">
        <w:rPr>
          <w:rFonts w:eastAsia="Times New Roman" w:cstheme="minorHAnsi"/>
          <w:color w:val="000000"/>
        </w:rPr>
        <w:t xml:space="preserve"> </w:t>
      </w:r>
    </w:p>
    <w:p w14:paraId="45D5B641" w14:textId="77777777" w:rsidR="000E1EED" w:rsidRPr="000E1EED" w:rsidRDefault="000E1EED">
      <w:pPr>
        <w:contextualSpacing/>
        <w:rPr>
          <w:rFonts w:eastAsia="Times New Roman" w:cstheme="minorHAnsi"/>
          <w:color w:val="000000"/>
        </w:rPr>
      </w:pPr>
      <w:r w:rsidRPr="005A31CF">
        <w:rPr>
          <w:rFonts w:eastAsia="Times New Roman" w:cstheme="minorHAnsi"/>
          <w:b/>
          <w:bCs/>
          <w:color w:val="000000"/>
        </w:rPr>
        <w:t>Casting Time</w:t>
      </w:r>
      <w:r w:rsidR="00D63985">
        <w:rPr>
          <w:b/>
          <w:bCs/>
        </w:rPr>
        <w:t>:</w:t>
      </w:r>
      <w:r w:rsidRPr="000E1EED">
        <w:rPr>
          <w:rFonts w:eastAsia="Times New Roman" w:cstheme="minorHAnsi"/>
          <w:color w:val="000000"/>
        </w:rPr>
        <w:t xml:space="preserve"> 1 action</w:t>
      </w:r>
    </w:p>
    <w:p w14:paraId="32BDBE5F" w14:textId="77777777" w:rsidR="007A6DF7" w:rsidRPr="000E1EED" w:rsidRDefault="007A6DF7">
      <w:pPr>
        <w:contextualSpacing/>
        <w:rPr>
          <w:rFonts w:eastAsia="Times New Roman" w:cstheme="minorHAnsi"/>
          <w:color w:val="000000"/>
        </w:rPr>
      </w:pPr>
      <w:r w:rsidRPr="00AE4E76">
        <w:rPr>
          <w:rFonts w:eastAsia="Times New Roman" w:cstheme="minorHAnsi"/>
          <w:b/>
          <w:bCs/>
          <w:color w:val="000000"/>
        </w:rPr>
        <w:t>Range</w:t>
      </w:r>
      <w:r w:rsidR="00D63985">
        <w:rPr>
          <w:b/>
          <w:bCs/>
        </w:rPr>
        <w:t>:</w:t>
      </w:r>
      <w:r w:rsidRPr="000E1EED">
        <w:rPr>
          <w:rFonts w:eastAsia="Times New Roman" w:cstheme="minorHAnsi"/>
          <w:color w:val="000000"/>
        </w:rPr>
        <w:t xml:space="preserve"> Touch</w:t>
      </w:r>
    </w:p>
    <w:p w14:paraId="343D056C" w14:textId="77777777" w:rsidR="007A0074" w:rsidRDefault="000E1EED">
      <w:pPr>
        <w:contextualSpacing/>
        <w:rPr>
          <w:rFonts w:eastAsia="Times New Roman" w:cstheme="minorHAnsi"/>
          <w:color w:val="000000"/>
        </w:rPr>
      </w:pPr>
      <w:r w:rsidRPr="001F25FA">
        <w:rPr>
          <w:rFonts w:eastAsia="Times New Roman" w:cstheme="minorHAnsi"/>
          <w:b/>
          <w:bCs/>
          <w:color w:val="000000"/>
        </w:rPr>
        <w:t>Components</w:t>
      </w:r>
      <w:r w:rsidR="00D63985">
        <w:rPr>
          <w:b/>
          <w:bCs/>
        </w:rPr>
        <w:t>:</w:t>
      </w:r>
      <w:r w:rsidRPr="000E1EED">
        <w:rPr>
          <w:rFonts w:eastAsia="Times New Roman" w:cstheme="minorHAnsi"/>
          <w:color w:val="000000"/>
        </w:rPr>
        <w:t xml:space="preserve"> V, S</w:t>
      </w:r>
    </w:p>
    <w:p w14:paraId="2405E1F1" w14:textId="77777777" w:rsidR="000E1EED" w:rsidRPr="000E1EED" w:rsidRDefault="000E1EED">
      <w:pPr>
        <w:contextualSpacing/>
        <w:rPr>
          <w:rFonts w:eastAsia="Times New Roman" w:cstheme="minorHAnsi"/>
          <w:color w:val="000000"/>
        </w:rPr>
      </w:pPr>
      <w:r w:rsidRPr="001F25FA">
        <w:rPr>
          <w:rFonts w:eastAsia="Times New Roman" w:cstheme="minorHAnsi"/>
          <w:b/>
          <w:bCs/>
          <w:color w:val="000000"/>
        </w:rPr>
        <w:t>Duration</w:t>
      </w:r>
      <w:r w:rsidR="00D63985">
        <w:rPr>
          <w:b/>
          <w:bCs/>
        </w:rPr>
        <w:t>:</w:t>
      </w:r>
      <w:r w:rsidRPr="000E1EED">
        <w:rPr>
          <w:rFonts w:eastAsia="Times New Roman" w:cstheme="minorHAnsi"/>
          <w:color w:val="000000"/>
        </w:rPr>
        <w:t xml:space="preserve"> 1 hour</w:t>
      </w:r>
    </w:p>
    <w:p w14:paraId="10B9AF00" w14:textId="77777777" w:rsidR="00BD30CC" w:rsidRDefault="00BD30CC" w:rsidP="00BD30CC">
      <w:pPr>
        <w:contextualSpacing/>
        <w:rPr>
          <w:rFonts w:eastAsia="Times New Roman" w:cstheme="minorHAnsi"/>
          <w:color w:val="000000"/>
        </w:rPr>
      </w:pPr>
      <w:r>
        <w:rPr>
          <w:rFonts w:eastAsia="Times New Roman" w:cstheme="minorHAnsi"/>
          <w:color w:val="000000"/>
        </w:rPr>
        <w:t xml:space="preserve">You can create one of the following temporary alterations to a nonmagical object: </w:t>
      </w:r>
    </w:p>
    <w:p w14:paraId="3E7B3B50" w14:textId="77777777" w:rsidR="00BD30CC" w:rsidRPr="000E1EED" w:rsidRDefault="00BD30CC" w:rsidP="00BD30CC">
      <w:pPr>
        <w:contextualSpacing/>
        <w:rPr>
          <w:rFonts w:eastAsia="Times New Roman" w:cstheme="minorHAnsi"/>
          <w:color w:val="000000"/>
        </w:rPr>
      </w:pPr>
      <w:r>
        <w:rPr>
          <w:rFonts w:eastAsia="Times New Roman" w:cstheme="minorHAnsi"/>
          <w:color w:val="000000"/>
        </w:rPr>
        <w:t xml:space="preserve">If you possess an antitoxin vial, you may use this cantrip on it to allow it to heal the </w:t>
      </w:r>
      <w:r>
        <w:rPr>
          <w:rFonts w:eastAsia="Times New Roman" w:cstheme="minorHAnsi"/>
          <w:color w:val="000000"/>
        </w:rPr>
        <w:lastRenderedPageBreak/>
        <w:t xml:space="preserve">imbiber 1 hit point. The vial must be consumed during the spell’s duration. </w:t>
      </w:r>
    </w:p>
    <w:p w14:paraId="189F3B44" w14:textId="77777777" w:rsidR="00BD30CC" w:rsidRPr="000E1EED" w:rsidRDefault="00BD30CC" w:rsidP="00BD30CC">
      <w:pPr>
        <w:contextualSpacing/>
        <w:rPr>
          <w:rFonts w:eastAsia="Times New Roman" w:cstheme="minorHAnsi"/>
          <w:color w:val="000000"/>
        </w:rPr>
      </w:pPr>
      <w:r w:rsidRPr="000E1EED">
        <w:rPr>
          <w:rFonts w:eastAsia="Times New Roman" w:cstheme="minorHAnsi"/>
          <w:color w:val="000000"/>
        </w:rPr>
        <w:t xml:space="preserve">You perform a special alchemical procedure on one object composed entirely of wood, stone (but not a gemstone), iron, copper, or silver, transforming it into a different one of those materials. </w:t>
      </w:r>
    </w:p>
    <w:p w14:paraId="2FB152F5" w14:textId="77777777" w:rsidR="00BD30CC" w:rsidRDefault="00BD30CC" w:rsidP="00BD30CC">
      <w:pPr>
        <w:contextualSpacing/>
        <w:rPr>
          <w:rFonts w:eastAsia="Times New Roman" w:cstheme="minorHAnsi"/>
          <w:color w:val="000000"/>
        </w:rPr>
      </w:pPr>
      <w:r w:rsidRPr="000E1EED">
        <w:rPr>
          <w:rFonts w:eastAsia="Times New Roman" w:cstheme="minorHAnsi"/>
          <w:color w:val="000000"/>
        </w:rPr>
        <w:t xml:space="preserve">For each 10 minutes you spend performing the procedure, you can transform up to 1 cubic foot of material. After 1 hour, the material reverts to its original substance. The residual effects of alchemy can be noticed with a successful </w:t>
      </w:r>
      <w:r>
        <w:rPr>
          <w:rFonts w:eastAsia="Times New Roman" w:cstheme="minorHAnsi"/>
          <w:color w:val="000000"/>
        </w:rPr>
        <w:t>Intelligence check with Alchemist’s Supplies,</w:t>
      </w:r>
      <w:r w:rsidRPr="000E1EED">
        <w:rPr>
          <w:rFonts w:eastAsia="Times New Roman" w:cstheme="minorHAnsi"/>
          <w:color w:val="000000"/>
        </w:rPr>
        <w:t xml:space="preserve"> or </w:t>
      </w:r>
      <w:r>
        <w:rPr>
          <w:rFonts w:eastAsia="Times New Roman" w:cstheme="minorHAnsi"/>
          <w:color w:val="000000"/>
        </w:rPr>
        <w:t xml:space="preserve">a </w:t>
      </w:r>
      <w:r w:rsidRPr="000E1EED">
        <w:rPr>
          <w:rFonts w:eastAsia="Times New Roman" w:cstheme="minorHAnsi"/>
          <w:color w:val="000000"/>
        </w:rPr>
        <w:t>Perception check.</w:t>
      </w:r>
    </w:p>
    <w:p w14:paraId="40C83DC5" w14:textId="77777777" w:rsidR="007644ED" w:rsidRPr="00134BC3" w:rsidRDefault="007644ED">
      <w:pPr>
        <w:contextualSpacing/>
        <w:rPr>
          <w:rFonts w:eastAsia="Times New Roman" w:cstheme="minorHAnsi"/>
        </w:rPr>
      </w:pPr>
    </w:p>
    <w:p w14:paraId="5CF69451" w14:textId="77777777" w:rsidR="00AB25EF" w:rsidRPr="00134BC3" w:rsidRDefault="00AB25EF">
      <w:pPr>
        <w:contextualSpacing/>
        <w:rPr>
          <w:rFonts w:eastAsia="Times New Roman" w:cstheme="minorHAnsi"/>
        </w:rPr>
      </w:pPr>
      <w:r w:rsidRPr="000D5DB5">
        <w:rPr>
          <w:rFonts w:eastAsia="Times New Roman" w:cstheme="minorHAnsi"/>
          <w:b/>
          <w:bCs/>
          <w:color w:val="000000"/>
        </w:rPr>
        <w:t>Moonfire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7AA4DAE3"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216E3326"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BACF5E0"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55614746"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0FF82B6A" w14:textId="77777777" w:rsidR="00AB25EF" w:rsidRPr="00134BC3" w:rsidRDefault="00AB25EF" w:rsidP="00821AC7">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ins w:id="5854" w:author="Admin" w:date="2021-04-30T23:49:00Z">
        <w:r w:rsidR="00821AC7" w:rsidRPr="00821AC7">
          <w:rPr>
            <w:rFonts w:eastAsia="Times New Roman" w:cstheme="minorHAnsi"/>
            <w:color w:val="000000"/>
          </w:rPr>
          <w:t>Instantaneous, plus 3 rounds</w:t>
        </w:r>
      </w:ins>
      <w:del w:id="5855" w:author="Admin" w:date="2021-04-30T23:49:00Z">
        <w:r w:rsidR="00F238CB" w:rsidRPr="000D5DB5" w:rsidDel="00821AC7">
          <w:rPr>
            <w:rFonts w:eastAsia="Times New Roman" w:cstheme="minorHAnsi"/>
            <w:color w:val="000000"/>
          </w:rPr>
          <w:delText>U</w:delText>
        </w:r>
        <w:r w:rsidR="00F2066F" w:rsidRPr="000D5DB5" w:rsidDel="00821AC7">
          <w:rPr>
            <w:rFonts w:eastAsia="Times New Roman" w:cstheme="minorHAnsi"/>
            <w:color w:val="000000"/>
          </w:rPr>
          <w:delText xml:space="preserve">p to </w:delText>
        </w:r>
        <w:r w:rsidR="002B1478" w:rsidRPr="000D5DB5" w:rsidDel="00821AC7">
          <w:rPr>
            <w:rFonts w:eastAsia="Times New Roman" w:cstheme="minorHAnsi"/>
            <w:color w:val="000000"/>
          </w:rPr>
          <w:delText>1</w:delText>
        </w:r>
        <w:r w:rsidR="00F2066F" w:rsidRPr="000D5DB5" w:rsidDel="00821AC7">
          <w:rPr>
            <w:rFonts w:eastAsia="Times New Roman" w:cstheme="minorHAnsi"/>
            <w:color w:val="000000"/>
          </w:rPr>
          <w:delText xml:space="preserve"> minute</w:delText>
        </w:r>
      </w:del>
    </w:p>
    <w:p w14:paraId="3EA632F6" w14:textId="547323BC" w:rsidR="0008540D" w:rsidRDefault="006001FB" w:rsidP="000335B1">
      <w:pPr>
        <w:contextualSpacing/>
        <w:rPr>
          <w:rFonts w:eastAsia="Times New Roman" w:cstheme="minorHAnsi"/>
          <w:color w:val="000000"/>
        </w:rPr>
      </w:pPr>
      <w:r w:rsidRPr="000D5DB5">
        <w:rPr>
          <w:rFonts w:eastAsia="Times New Roman" w:cstheme="minorHAnsi"/>
          <w:color w:val="000000"/>
        </w:rPr>
        <w:t xml:space="preserve">You call down a </w:t>
      </w:r>
      <w:r w:rsidR="003B6133">
        <w:rPr>
          <w:rFonts w:eastAsia="Times New Roman" w:cstheme="minorHAnsi"/>
          <w:color w:val="000000"/>
        </w:rPr>
        <w:t xml:space="preserve">5-foot wide, 30-foot high </w:t>
      </w:r>
      <w:r w:rsidRPr="000D5DB5">
        <w:rPr>
          <w:rFonts w:eastAsia="Times New Roman" w:cstheme="minorHAnsi"/>
          <w:color w:val="000000"/>
        </w:rPr>
        <w:t xml:space="preserve">cylinder of astral moonlight that </w:t>
      </w:r>
      <w:del w:id="5856" w:author="Admin" w:date="2021-04-30T23:52:00Z">
        <w:r w:rsidRPr="000D5DB5" w:rsidDel="00821AC7">
          <w:rPr>
            <w:rFonts w:eastAsia="Times New Roman" w:cstheme="minorHAnsi"/>
            <w:color w:val="000000"/>
          </w:rPr>
          <w:delText>suffuse</w:delText>
        </w:r>
      </w:del>
      <w:ins w:id="5857" w:author="Admin" w:date="2021-04-30T23:52:00Z">
        <w:r w:rsidR="00821AC7" w:rsidRPr="000D5DB5">
          <w:rPr>
            <w:rFonts w:eastAsia="Times New Roman" w:cstheme="minorHAnsi"/>
            <w:color w:val="000000"/>
          </w:rPr>
          <w:t>permeat</w:t>
        </w:r>
        <w:r w:rsidR="00821AC7">
          <w:rPr>
            <w:rFonts w:eastAsia="Times New Roman" w:cstheme="minorHAnsi"/>
            <w:color w:val="000000"/>
          </w:rPr>
          <w:t>es</w:t>
        </w:r>
      </w:ins>
      <w:r w:rsidRPr="000D5DB5">
        <w:rPr>
          <w:rFonts w:eastAsia="Times New Roman" w:cstheme="minorHAnsi"/>
          <w:color w:val="000000"/>
        </w:rPr>
        <w:t xml:space="preserve"> the target’s very core. Make a ranged spell attack against the target. On a hit, the target takes </w:t>
      </w:r>
      <w:r w:rsidR="002A60DE" w:rsidRPr="000D5DB5">
        <w:rPr>
          <w:rFonts w:eastAsia="Times New Roman" w:cstheme="minorHAnsi"/>
          <w:color w:val="000000"/>
        </w:rPr>
        <w:t>1d</w:t>
      </w:r>
      <w:r w:rsidR="002A60DE">
        <w:rPr>
          <w:rFonts w:eastAsia="Times New Roman" w:cstheme="minorHAnsi"/>
          <w:color w:val="000000"/>
        </w:rPr>
        <w:t>6</w:t>
      </w:r>
      <w:r w:rsidR="002A60DE" w:rsidRPr="000D5DB5">
        <w:rPr>
          <w:rFonts w:eastAsia="Times New Roman" w:cstheme="minorHAnsi"/>
          <w:color w:val="000000"/>
        </w:rPr>
        <w:t xml:space="preserve"> </w:t>
      </w:r>
      <w:r w:rsidRPr="000D5DB5">
        <w:rPr>
          <w:rFonts w:eastAsia="Times New Roman" w:cstheme="minorHAnsi"/>
          <w:color w:val="000000"/>
        </w:rPr>
        <w:t xml:space="preserve">holy damage. </w:t>
      </w:r>
      <w:ins w:id="5858" w:author="Admin" w:date="2021-04-30T23:52:00Z">
        <w:r w:rsidR="00821AC7" w:rsidRPr="00821AC7">
          <w:rPr>
            <w:rFonts w:eastAsia="Times New Roman" w:cstheme="minorHAnsi"/>
            <w:color w:val="000000"/>
          </w:rPr>
          <w:t xml:space="preserve">The sigil pulses at the start of your turn every round, repeating the </w:t>
        </w:r>
      </w:ins>
      <w:ins w:id="5859" w:author="Admin" w:date="2022-04-18T23:41:00Z">
        <w:r w:rsidR="000335B1">
          <w:rPr>
            <w:rFonts w:eastAsia="Times New Roman" w:cstheme="minorHAnsi"/>
            <w:color w:val="000000"/>
          </w:rPr>
          <w:t xml:space="preserve">primary </w:t>
        </w:r>
      </w:ins>
      <w:ins w:id="5860" w:author="Admin" w:date="2021-04-30T23:52:00Z">
        <w:r w:rsidR="00821AC7" w:rsidRPr="00821AC7">
          <w:rPr>
            <w:rFonts w:eastAsia="Times New Roman" w:cstheme="minorHAnsi"/>
            <w:color w:val="000000"/>
          </w:rPr>
          <w:t>effect.</w:t>
        </w:r>
      </w:ins>
      <w:del w:id="5861" w:author="Admin" w:date="2021-04-30T23:52:00Z">
        <w:r w:rsidR="0008540D" w:rsidRPr="000D5DB5" w:rsidDel="00821AC7">
          <w:rPr>
            <w:rFonts w:eastAsia="Times New Roman" w:cstheme="minorHAnsi"/>
            <w:color w:val="000000"/>
          </w:rPr>
          <w:delText xml:space="preserve">At the beginning of every round, the </w:delText>
        </w:r>
        <w:r w:rsidR="0008540D" w:rsidDel="00821AC7">
          <w:rPr>
            <w:rFonts w:eastAsia="Times New Roman" w:cstheme="minorHAnsi"/>
            <w:color w:val="000000"/>
          </w:rPr>
          <w:delText xml:space="preserve">caster </w:delText>
        </w:r>
        <w:r w:rsidR="0008540D" w:rsidRPr="000D5DB5" w:rsidDel="00821AC7">
          <w:rPr>
            <w:rFonts w:eastAsia="Times New Roman" w:cstheme="minorHAnsi"/>
            <w:color w:val="000000"/>
          </w:rPr>
          <w:delText xml:space="preserve">must succeed on a </w:delText>
        </w:r>
        <w:r w:rsidR="002A60DE" w:rsidDel="00821AC7">
          <w:rPr>
            <w:rFonts w:eastAsia="Times New Roman" w:cstheme="minorHAnsi"/>
            <w:color w:val="000000"/>
          </w:rPr>
          <w:delText xml:space="preserve">sigil </w:delText>
        </w:r>
        <w:r w:rsidR="0008540D" w:rsidDel="00821AC7">
          <w:rPr>
            <w:rFonts w:eastAsia="Times New Roman" w:cstheme="minorHAnsi"/>
            <w:color w:val="000000"/>
          </w:rPr>
          <w:delText xml:space="preserve">roll to affect the target </w:delText>
        </w:r>
        <w:r w:rsidR="0008540D" w:rsidRPr="000D5DB5" w:rsidDel="00821AC7">
          <w:rPr>
            <w:rFonts w:eastAsia="Times New Roman" w:cstheme="minorHAnsi"/>
            <w:color w:val="000000"/>
          </w:rPr>
          <w:delText xml:space="preserve">again. </w:delText>
        </w:r>
      </w:del>
    </w:p>
    <w:p w14:paraId="08FDDCB7" w14:textId="77777777" w:rsidR="0042353D" w:rsidRDefault="002A60DE" w:rsidP="00272CA8">
      <w:pPr>
        <w:contextualSpacing/>
        <w:rPr>
          <w:ins w:id="5862" w:author="Admin" w:date="2021-04-30T23:58:00Z"/>
          <w:rFonts w:eastAsia="Times New Roman" w:cstheme="minorHAnsi"/>
          <w:color w:val="000000"/>
        </w:rPr>
      </w:pPr>
      <w:r>
        <w:rPr>
          <w:rFonts w:eastAsia="Times New Roman" w:cstheme="minorHAnsi"/>
          <w:color w:val="000000"/>
        </w:rPr>
        <w:t xml:space="preserve">Also, if </w:t>
      </w:r>
      <w:r w:rsidRPr="000D5DB5">
        <w:rPr>
          <w:rFonts w:eastAsia="Times New Roman" w:cstheme="minorHAnsi"/>
          <w:color w:val="000000"/>
        </w:rPr>
        <w:t xml:space="preserve">the target is shapeshifting, or is under the effects of a </w:t>
      </w:r>
      <w:r w:rsidRPr="000959C4">
        <w:rPr>
          <w:rFonts w:eastAsia="Times New Roman" w:cstheme="minorHAnsi"/>
          <w:i/>
          <w:iCs/>
          <w:color w:val="000000"/>
        </w:rPr>
        <w:t>polymorph</w:t>
      </w:r>
      <w:r w:rsidRPr="000D5DB5">
        <w:rPr>
          <w:rFonts w:eastAsia="Times New Roman" w:cstheme="minorHAnsi"/>
          <w:color w:val="000000"/>
        </w:rPr>
        <w:t xml:space="preserve"> spell or comparable effect, they must make a </w:t>
      </w:r>
      <w:r w:rsidR="000959C4">
        <w:rPr>
          <w:rFonts w:eastAsia="Times New Roman" w:cstheme="minorHAnsi"/>
          <w:color w:val="000000"/>
        </w:rPr>
        <w:t xml:space="preserve">Spirit </w:t>
      </w:r>
      <w:r w:rsidRPr="000D5DB5">
        <w:rPr>
          <w:rFonts w:eastAsia="Times New Roman" w:cstheme="minorHAnsi"/>
          <w:color w:val="000000"/>
        </w:rPr>
        <w:t>saving throw whenever they take the damage or else revert to their normal form</w:t>
      </w:r>
      <w:r w:rsidR="000959C4">
        <w:rPr>
          <w:rFonts w:eastAsia="Times New Roman" w:cstheme="minorHAnsi"/>
          <w:color w:val="000000"/>
        </w:rPr>
        <w:t xml:space="preserve"> until the spell’s duration ends</w:t>
      </w:r>
      <w:r w:rsidRPr="000D5DB5">
        <w:rPr>
          <w:rFonts w:eastAsia="Times New Roman" w:cstheme="minorHAnsi"/>
          <w:color w:val="000000"/>
        </w:rPr>
        <w:t xml:space="preserve">. </w:t>
      </w:r>
      <w:ins w:id="5863" w:author="Admin" w:date="2021-04-30T23:58:00Z">
        <w:r w:rsidR="0042353D">
          <w:rPr>
            <w:rFonts w:eastAsia="Times New Roman" w:cstheme="minorHAnsi"/>
            <w:color w:val="000000"/>
          </w:rPr>
          <w:t xml:space="preserve">If the target is not under such effects, they instead </w:t>
        </w:r>
      </w:ins>
      <w:ins w:id="5864" w:author="Admin" w:date="2021-04-30T23:59:00Z">
        <w:r w:rsidR="0042353D">
          <w:rPr>
            <w:rFonts w:eastAsia="Times New Roman" w:cstheme="minorHAnsi"/>
            <w:color w:val="000000"/>
          </w:rPr>
          <w:t xml:space="preserve">take 1d4 extra points of fire damage when subject to a spell that deals fire damage. </w:t>
        </w:r>
      </w:ins>
    </w:p>
    <w:p w14:paraId="0E0907B0" w14:textId="77777777" w:rsidR="000959C4" w:rsidRDefault="000959C4" w:rsidP="00DD72A2">
      <w:pPr>
        <w:contextualSpacing/>
        <w:rPr>
          <w:rFonts w:eastAsia="Times New Roman" w:cstheme="minorHAnsi"/>
          <w:color w:val="000000"/>
        </w:rPr>
      </w:pPr>
      <w:r>
        <w:rPr>
          <w:rFonts w:eastAsia="Times New Roman" w:cstheme="minorHAnsi"/>
          <w:color w:val="000000"/>
        </w:rPr>
        <w:t xml:space="preserve">This cannot overpower class abilities unless the </w:t>
      </w:r>
      <w:del w:id="5865" w:author="Admin" w:date="2021-04-30T23:52:00Z">
        <w:r w:rsidDel="00821AC7">
          <w:rPr>
            <w:rFonts w:eastAsia="Times New Roman" w:cstheme="minorHAnsi"/>
            <w:color w:val="000000"/>
          </w:rPr>
          <w:delText xml:space="preserve">spell is of spell level </w:delText>
        </w:r>
      </w:del>
      <w:ins w:id="5866" w:author="Admin" w:date="2021-04-30T23:52:00Z">
        <w:r w:rsidR="00821AC7">
          <w:rPr>
            <w:rFonts w:eastAsia="Times New Roman" w:cstheme="minorHAnsi"/>
            <w:color w:val="000000"/>
          </w:rPr>
          <w:t xml:space="preserve">spell’s level is double the class’s level </w:t>
        </w:r>
      </w:ins>
      <w:del w:id="5867" w:author="Admin" w:date="2021-04-30T23:53:00Z">
        <w:r w:rsidDel="00821AC7">
          <w:rPr>
            <w:rFonts w:eastAsia="Times New Roman" w:cstheme="minorHAnsi"/>
            <w:color w:val="000000"/>
          </w:rPr>
          <w:delText>equal to or greater than half the target’s class level, equal to or greater than the polymor</w:delText>
        </w:r>
      </w:del>
      <w:ins w:id="5868" w:author="Admin" w:date="2021-04-30T23:53:00Z">
        <w:r w:rsidR="00821AC7">
          <w:rPr>
            <w:rFonts w:eastAsia="Times New Roman" w:cstheme="minorHAnsi"/>
            <w:color w:val="000000"/>
          </w:rPr>
          <w:t xml:space="preserve">or equal to or greater than the spell level of the </w:t>
        </w:r>
        <w:r w:rsidR="00821AC7" w:rsidRPr="00821AC7">
          <w:rPr>
            <w:rFonts w:eastAsia="Times New Roman" w:cstheme="minorHAnsi"/>
            <w:i/>
            <w:iCs/>
            <w:color w:val="000000"/>
            <w:rPrChange w:id="5869" w:author="Admin" w:date="2021-04-30T23:53:00Z">
              <w:rPr>
                <w:rFonts w:eastAsia="Times New Roman" w:cstheme="minorHAnsi"/>
                <w:color w:val="000000"/>
              </w:rPr>
            </w:rPrChange>
          </w:rPr>
          <w:t>polymorph</w:t>
        </w:r>
        <w:r w:rsidR="00821AC7">
          <w:rPr>
            <w:rFonts w:eastAsia="Times New Roman" w:cstheme="minorHAnsi"/>
            <w:color w:val="000000"/>
          </w:rPr>
          <w:t xml:space="preserve"> spell</w:t>
        </w:r>
      </w:ins>
      <w:del w:id="5870" w:author="Admin" w:date="2021-04-30T23:53:00Z">
        <w:r w:rsidDel="00821AC7">
          <w:rPr>
            <w:rFonts w:eastAsia="Times New Roman" w:cstheme="minorHAnsi"/>
            <w:color w:val="000000"/>
          </w:rPr>
          <w:delText xml:space="preserve">phing spell level, </w:delText>
        </w:r>
      </w:del>
      <w:ins w:id="5871" w:author="Admin" w:date="2021-04-30T23:53:00Z">
        <w:r w:rsidR="00821AC7">
          <w:rPr>
            <w:rFonts w:eastAsia="Times New Roman" w:cstheme="minorHAnsi"/>
            <w:color w:val="000000"/>
          </w:rPr>
          <w:t xml:space="preserve">. If the target is cursed, the spell must be of </w:t>
        </w:r>
      </w:ins>
      <w:del w:id="5872" w:author="Admin" w:date="2021-04-30T23:53:00Z">
        <w:r w:rsidDel="00821AC7">
          <w:rPr>
            <w:rFonts w:eastAsia="Times New Roman" w:cstheme="minorHAnsi"/>
            <w:color w:val="000000"/>
          </w:rPr>
          <w:delText xml:space="preserve">or greater than </w:delText>
        </w:r>
      </w:del>
      <w:r>
        <w:rPr>
          <w:rFonts w:eastAsia="Times New Roman" w:cstheme="minorHAnsi"/>
          <w:color w:val="000000"/>
        </w:rPr>
        <w:t xml:space="preserve">5th level </w:t>
      </w:r>
      <w:ins w:id="5873" w:author="Admin" w:date="2021-04-30T23:53:00Z">
        <w:r w:rsidR="00821AC7">
          <w:rPr>
            <w:rFonts w:eastAsia="Times New Roman" w:cstheme="minorHAnsi"/>
            <w:color w:val="000000"/>
          </w:rPr>
          <w:t xml:space="preserve">or </w:t>
        </w:r>
        <w:r w:rsidR="00821AC7">
          <w:rPr>
            <w:rFonts w:eastAsia="Times New Roman" w:cstheme="minorHAnsi"/>
            <w:color w:val="000000"/>
          </w:rPr>
          <w:lastRenderedPageBreak/>
          <w:t>higher</w:t>
        </w:r>
      </w:ins>
      <w:del w:id="5874" w:author="Admin" w:date="2021-04-30T23:53:00Z">
        <w:r w:rsidDel="00821AC7">
          <w:rPr>
            <w:rFonts w:eastAsia="Times New Roman" w:cstheme="minorHAnsi"/>
            <w:color w:val="000000"/>
          </w:rPr>
          <w:delText>to overwhelm curse-based transformations</w:delText>
        </w:r>
      </w:del>
      <w:r>
        <w:rPr>
          <w:rFonts w:eastAsia="Times New Roman" w:cstheme="minorHAnsi"/>
          <w:color w:val="000000"/>
        </w:rPr>
        <w:t xml:space="preserve">. </w:t>
      </w:r>
    </w:p>
    <w:p w14:paraId="0B78AF0D" w14:textId="77777777" w:rsidR="006001FB" w:rsidRPr="000D5DB5" w:rsidRDefault="00A67B81" w:rsidP="0008540D">
      <w:pPr>
        <w:contextualSpacing/>
        <w:rPr>
          <w:rFonts w:eastAsia="Times New Roman" w:cstheme="minorHAnsi"/>
          <w:color w:val="000000"/>
        </w:rPr>
      </w:pPr>
      <w:del w:id="5875" w:author="Admin" w:date="2021-04-30T23:59:00Z">
        <w:r w:rsidDel="0042353D">
          <w:rPr>
            <w:rFonts w:eastAsia="Times New Roman" w:cstheme="minorHAnsi"/>
            <w:color w:val="000000"/>
          </w:rPr>
          <w:delText>Also, s</w:delText>
        </w:r>
        <w:r w:rsidRPr="000D5DB5" w:rsidDel="0042353D">
          <w:rPr>
            <w:rFonts w:eastAsia="Times New Roman" w:cstheme="minorHAnsi"/>
            <w:color w:val="000000"/>
          </w:rPr>
          <w:delText xml:space="preserve">o long as the spell is active, </w:delText>
        </w:r>
        <w:r w:rsidDel="0042353D">
          <w:rPr>
            <w:rFonts w:eastAsia="Times New Roman" w:cstheme="minorHAnsi"/>
            <w:color w:val="000000"/>
          </w:rPr>
          <w:delText>you gain a +</w:delText>
        </w:r>
        <w:r w:rsidRPr="000D5DB5" w:rsidDel="0042353D">
          <w:rPr>
            <w:rFonts w:eastAsia="Times New Roman" w:cstheme="minorHAnsi"/>
            <w:color w:val="000000"/>
          </w:rPr>
          <w:delText xml:space="preserve">4 </w:delText>
        </w:r>
        <w:r w:rsidDel="0042353D">
          <w:rPr>
            <w:rFonts w:eastAsia="Times New Roman" w:cstheme="minorHAnsi"/>
            <w:color w:val="000000"/>
          </w:rPr>
          <w:delText xml:space="preserve">bonus to any sigil roll to maintain the </w:delText>
        </w:r>
        <w:r w:rsidRPr="005C5B9F" w:rsidDel="0042353D">
          <w:rPr>
            <w:rFonts w:eastAsia="Times New Roman" w:cstheme="minorHAnsi"/>
            <w:i/>
            <w:iCs/>
            <w:color w:val="000000"/>
          </w:rPr>
          <w:delText>moonfire</w:delText>
        </w:r>
        <w:r w:rsidRPr="000D5DB5" w:rsidDel="0042353D">
          <w:rPr>
            <w:rFonts w:eastAsia="Times New Roman" w:cstheme="minorHAnsi"/>
            <w:color w:val="000000"/>
          </w:rPr>
          <w:delText xml:space="preserve"> spell</w:delText>
        </w:r>
        <w:r w:rsidDel="0042353D">
          <w:rPr>
            <w:rFonts w:eastAsia="Times New Roman" w:cstheme="minorHAnsi"/>
            <w:color w:val="000000"/>
          </w:rPr>
          <w:delText>, and increase the DC or attack bonus of any fire spell you cast by +2</w:delText>
        </w:r>
        <w:r w:rsidRPr="000D5DB5" w:rsidDel="0042353D">
          <w:rPr>
            <w:rFonts w:eastAsia="Times New Roman" w:cstheme="minorHAnsi"/>
            <w:color w:val="000000"/>
          </w:rPr>
          <w:delText xml:space="preserve">. </w:delText>
        </w:r>
      </w:del>
      <w:r w:rsidR="006001FB" w:rsidRPr="000D5DB5">
        <w:rPr>
          <w:rFonts w:eastAsia="Times New Roman" w:cstheme="minorHAnsi"/>
          <w:color w:val="000000"/>
        </w:rPr>
        <w:t>If the ranged spell attack misses, the spell deals half the initial damage and has no other effect.</w:t>
      </w:r>
    </w:p>
    <w:p w14:paraId="2FE03D78" w14:textId="77777777" w:rsidR="006001FB" w:rsidRDefault="006001FB">
      <w:pPr>
        <w:contextualSpacing/>
        <w:rPr>
          <w:rFonts w:eastAsia="Times New Roman" w:cstheme="minorHAnsi"/>
          <w:color w:val="000000"/>
        </w:rPr>
      </w:pPr>
      <w:r w:rsidRPr="00134BC3">
        <w:rPr>
          <w:rFonts w:eastAsia="Times New Roman" w:cstheme="minorHAnsi"/>
          <w:b/>
          <w:bCs/>
          <w:color w:val="000000"/>
        </w:rPr>
        <w:t>Heightened.</w:t>
      </w:r>
      <w:r w:rsidRPr="000D5DB5">
        <w:rPr>
          <w:rFonts w:eastAsia="Times New Roman" w:cstheme="minorHAnsi"/>
          <w:color w:val="000000"/>
        </w:rPr>
        <w:t xml:space="preserve"> The damage taken increases by one dice per every level above 1st. </w:t>
      </w:r>
    </w:p>
    <w:p w14:paraId="48A303D4" w14:textId="77777777" w:rsidR="002A60DE" w:rsidRPr="000D5DB5" w:rsidRDefault="002A60DE">
      <w:pPr>
        <w:contextualSpacing/>
        <w:rPr>
          <w:rFonts w:eastAsia="Times New Roman" w:cstheme="minorHAnsi"/>
          <w:color w:val="000000"/>
        </w:rPr>
      </w:pPr>
    </w:p>
    <w:p w14:paraId="30D6B0B0" w14:textId="77777777" w:rsidR="00EC1B1E" w:rsidRPr="00134BC3" w:rsidRDefault="00644D67">
      <w:pPr>
        <w:contextualSpacing/>
        <w:rPr>
          <w:rFonts w:eastAsia="Times New Roman" w:cstheme="minorHAnsi"/>
        </w:rPr>
      </w:pPr>
      <w:r w:rsidRPr="000D5DB5">
        <w:rPr>
          <w:rFonts w:eastAsia="Times New Roman" w:cstheme="minorHAnsi"/>
          <w:b/>
          <w:bCs/>
          <w:color w:val="000000"/>
        </w:rPr>
        <w:t>Mutate</w:t>
      </w:r>
      <w:r w:rsidR="00EC1B1E" w:rsidRPr="000D5DB5">
        <w:rPr>
          <w:rFonts w:eastAsia="Times New Roman" w:cstheme="minorHAnsi"/>
          <w:b/>
          <w:bCs/>
          <w:color w:val="000000"/>
        </w:rPr>
        <w:t xml:space="preserve"> [</w:t>
      </w:r>
      <w:r w:rsidR="00324C75" w:rsidRPr="000D5DB5">
        <w:rPr>
          <w:rFonts w:eastAsia="Times New Roman" w:cstheme="minorHAnsi"/>
          <w:b/>
          <w:bCs/>
          <w:color w:val="000000"/>
        </w:rPr>
        <w:t xml:space="preserve">level </w:t>
      </w:r>
      <w:r w:rsidR="00EC1B1E" w:rsidRPr="000D5DB5">
        <w:rPr>
          <w:rFonts w:eastAsia="Times New Roman" w:cstheme="minorHAnsi"/>
          <w:b/>
          <w:bCs/>
          <w:color w:val="000000"/>
        </w:rPr>
        <w:t>1]</w:t>
      </w:r>
    </w:p>
    <w:p w14:paraId="37450D28" w14:textId="77777777" w:rsidR="00EC1B1E" w:rsidRPr="000D5DB5" w:rsidRDefault="00EC1B1E">
      <w:pPr>
        <w:contextualSpacing/>
        <w:rPr>
          <w:rFonts w:eastAsia="Times New Roman" w:cstheme="minorHAnsi"/>
          <w:color w:val="000000"/>
        </w:rPr>
      </w:pPr>
      <w:r w:rsidRPr="000D5DB5">
        <w:rPr>
          <w:rFonts w:eastAsia="Times New Roman" w:cstheme="minorHAnsi"/>
          <w:color w:val="000000"/>
        </w:rPr>
        <w:t>Transmutation</w:t>
      </w:r>
      <w:r w:rsidR="005B5CAF" w:rsidRPr="000D5DB5">
        <w:rPr>
          <w:rFonts w:eastAsia="Times New Roman" w:cstheme="minorHAnsi"/>
          <w:color w:val="000000"/>
        </w:rPr>
        <w:t xml:space="preserve"> </w:t>
      </w:r>
      <w:r w:rsidR="00CD07D6">
        <w:rPr>
          <w:rFonts w:eastAsia="Times New Roman" w:cstheme="minorHAnsi"/>
          <w:color w:val="000000"/>
        </w:rPr>
        <w:t>[array]</w:t>
      </w:r>
    </w:p>
    <w:p w14:paraId="6F167A5D" w14:textId="77777777" w:rsidR="003B6133" w:rsidRPr="000D5DB5" w:rsidRDefault="003B6133">
      <w:pPr>
        <w:contextualSpacing/>
        <w:rPr>
          <w:rFonts w:eastAsia="Times New Roman" w:cstheme="minorHAnsi"/>
          <w:color w:val="000000"/>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C6142E3" w14:textId="77777777" w:rsidR="007A6DF7" w:rsidRPr="000D5DB5" w:rsidRDefault="007A6DF7">
      <w:pPr>
        <w:contextualSpacing/>
        <w:rPr>
          <w:rFonts w:eastAsia="Times New Roman" w:cstheme="minorHAnsi"/>
          <w:color w:val="000000"/>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Touch </w:t>
      </w:r>
    </w:p>
    <w:p w14:paraId="4A4FD71B"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 M</w:t>
      </w:r>
      <w:r w:rsidRPr="000D5DB5">
        <w:rPr>
          <w:rFonts w:eastAsia="Times New Roman" w:cstheme="minorHAnsi"/>
          <w:color w:val="000000"/>
        </w:rPr>
        <w:t xml:space="preserve"> (hair, nail clip, or a piece of the target’s body)</w:t>
      </w:r>
    </w:p>
    <w:p w14:paraId="73FBFC13" w14:textId="77777777" w:rsidR="00EC1B1E" w:rsidRPr="000D5DB5" w:rsidRDefault="00EC1B1E">
      <w:pPr>
        <w:contextualSpacing/>
        <w:rPr>
          <w:rFonts w:eastAsia="Times New Roman" w:cstheme="minorHAnsi"/>
          <w:color w:val="000000"/>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008432B4" w:rsidRPr="000D5DB5">
        <w:rPr>
          <w:rFonts w:eastAsia="Times New Roman" w:cstheme="minorHAnsi"/>
          <w:color w:val="000000"/>
        </w:rPr>
        <w:t>10 minutes</w:t>
      </w:r>
    </w:p>
    <w:p w14:paraId="250259DE" w14:textId="77777777" w:rsidR="00EC1B1E" w:rsidRPr="000D5DB5" w:rsidRDefault="00EC1B1E">
      <w:pPr>
        <w:contextualSpacing/>
        <w:rPr>
          <w:rFonts w:eastAsia="Times New Roman" w:cstheme="minorHAnsi"/>
          <w:color w:val="000000"/>
        </w:rPr>
      </w:pPr>
      <w:r w:rsidRPr="000D5DB5">
        <w:rPr>
          <w:rFonts w:eastAsia="Times New Roman" w:cstheme="minorHAnsi"/>
          <w:color w:val="000000"/>
        </w:rPr>
        <w:t xml:space="preserve">You transmute the touched target to gain </w:t>
      </w:r>
      <w:r w:rsidR="00B117C9" w:rsidRPr="000D5DB5">
        <w:rPr>
          <w:rFonts w:eastAsia="Times New Roman" w:cstheme="minorHAnsi"/>
          <w:color w:val="000000"/>
        </w:rPr>
        <w:t xml:space="preserve">one of the below </w:t>
      </w:r>
      <w:r w:rsidRPr="000D5DB5">
        <w:rPr>
          <w:rFonts w:eastAsia="Times New Roman" w:cstheme="minorHAnsi"/>
          <w:color w:val="000000"/>
        </w:rPr>
        <w:t>mutations. You can choose one of the following mutations</w:t>
      </w:r>
      <w:r w:rsidR="005B5CAF" w:rsidRPr="000D5DB5">
        <w:rPr>
          <w:rFonts w:eastAsia="Times New Roman" w:cstheme="minorHAnsi"/>
          <w:color w:val="000000"/>
        </w:rPr>
        <w:t xml:space="preserve"> in the array</w:t>
      </w:r>
      <w:r w:rsidRPr="000D5DB5">
        <w:rPr>
          <w:rFonts w:eastAsia="Times New Roman" w:cstheme="minorHAnsi"/>
          <w:color w:val="000000"/>
        </w:rPr>
        <w:t xml:space="preserve">. </w:t>
      </w:r>
    </w:p>
    <w:p w14:paraId="663E61F4" w14:textId="77777777" w:rsidR="005B5CAF" w:rsidRPr="000D5DB5" w:rsidRDefault="005B5CAF" w:rsidP="003C4628">
      <w:pPr>
        <w:numPr>
          <w:ilvl w:val="0"/>
          <w:numId w:val="39"/>
        </w:numPr>
        <w:ind w:left="0" w:firstLine="0"/>
        <w:contextualSpacing/>
        <w:textAlignment w:val="baseline"/>
        <w:rPr>
          <w:rFonts w:eastAsia="Times New Roman" w:cstheme="minorHAnsi"/>
          <w:color w:val="000000"/>
        </w:rPr>
      </w:pPr>
      <w:r w:rsidRPr="00134BC3">
        <w:rPr>
          <w:rFonts w:eastAsia="Times New Roman" w:cstheme="minorHAnsi"/>
          <w:i/>
          <w:iCs/>
          <w:color w:val="000000"/>
        </w:rPr>
        <w:t>Adhesive</w:t>
      </w:r>
      <w:r w:rsidR="002A60DE">
        <w:rPr>
          <w:rFonts w:eastAsia="Times New Roman" w:cstheme="minorHAnsi"/>
          <w:i/>
          <w:iCs/>
          <w:color w:val="000000"/>
        </w:rPr>
        <w:t xml:space="preserve">. </w:t>
      </w:r>
      <w:r w:rsidRPr="000D5DB5">
        <w:rPr>
          <w:rFonts w:eastAsia="Times New Roman" w:cstheme="minorHAnsi"/>
          <w:color w:val="000000"/>
        </w:rPr>
        <w:t>The target becomes stickier. They gain advantage to grapple checks and checks related to climbing or holding</w:t>
      </w:r>
      <w:r w:rsidR="001D5267">
        <w:rPr>
          <w:rFonts w:eastAsia="Times New Roman" w:cstheme="minorHAnsi"/>
          <w:color w:val="000000"/>
        </w:rPr>
        <w:t>.</w:t>
      </w:r>
    </w:p>
    <w:p w14:paraId="0240B259" w14:textId="77777777" w:rsidR="005B5CAF" w:rsidRPr="000D5DB5" w:rsidRDefault="002A60DE" w:rsidP="003C4628">
      <w:pPr>
        <w:numPr>
          <w:ilvl w:val="0"/>
          <w:numId w:val="39"/>
        </w:numPr>
        <w:ind w:left="0" w:firstLine="0"/>
        <w:contextualSpacing/>
        <w:textAlignment w:val="baseline"/>
        <w:rPr>
          <w:rFonts w:eastAsia="Times New Roman" w:cstheme="minorHAnsi"/>
          <w:color w:val="000000"/>
        </w:rPr>
      </w:pPr>
      <w:r>
        <w:rPr>
          <w:rFonts w:eastAsia="Times New Roman" w:cstheme="minorHAnsi"/>
          <w:i/>
          <w:iCs/>
          <w:color w:val="000000"/>
        </w:rPr>
        <w:t xml:space="preserve">Ability Score </w:t>
      </w:r>
      <w:r w:rsidR="005B5CAF" w:rsidRPr="00134BC3">
        <w:rPr>
          <w:rFonts w:eastAsia="Times New Roman" w:cstheme="minorHAnsi"/>
          <w:i/>
          <w:iCs/>
          <w:color w:val="000000"/>
        </w:rPr>
        <w:t>Boost</w:t>
      </w:r>
      <w:r>
        <w:rPr>
          <w:rFonts w:eastAsia="Times New Roman" w:cstheme="minorHAnsi"/>
          <w:i/>
          <w:iCs/>
          <w:color w:val="000000"/>
        </w:rPr>
        <w:t xml:space="preserve">. </w:t>
      </w:r>
      <w:r w:rsidR="005B5CAF" w:rsidRPr="000D5DB5">
        <w:rPr>
          <w:rFonts w:eastAsia="Times New Roman" w:cstheme="minorHAnsi"/>
          <w:color w:val="000000"/>
        </w:rPr>
        <w:t xml:space="preserve">The target gains +2 to one attribute, but -2 to the opposite attribute. </w:t>
      </w:r>
      <w:r w:rsidR="00B117C9" w:rsidRPr="000D5DB5">
        <w:rPr>
          <w:rFonts w:eastAsia="Times New Roman" w:cstheme="minorHAnsi"/>
          <w:color w:val="000000"/>
        </w:rPr>
        <w:t>Strength is opposed to Intelligence, Agility to Spirit, and Stamina to Charisma.</w:t>
      </w:r>
    </w:p>
    <w:p w14:paraId="0706B89B" w14:textId="77777777" w:rsidR="005B5CAF" w:rsidRPr="000D5DB5" w:rsidRDefault="005B5CAF" w:rsidP="003C4628">
      <w:pPr>
        <w:numPr>
          <w:ilvl w:val="0"/>
          <w:numId w:val="39"/>
        </w:numPr>
        <w:ind w:left="0" w:firstLine="0"/>
        <w:contextualSpacing/>
        <w:textAlignment w:val="baseline"/>
        <w:rPr>
          <w:rFonts w:eastAsia="Times New Roman" w:cstheme="minorHAnsi"/>
          <w:color w:val="000000"/>
        </w:rPr>
      </w:pPr>
      <w:r w:rsidRPr="00134BC3">
        <w:rPr>
          <w:rFonts w:eastAsia="Times New Roman" w:cstheme="minorHAnsi"/>
          <w:i/>
          <w:iCs/>
          <w:color w:val="000000"/>
        </w:rPr>
        <w:t>Bite</w:t>
      </w:r>
      <w:r w:rsidR="002A60DE">
        <w:rPr>
          <w:rFonts w:eastAsia="Times New Roman" w:cstheme="minorHAnsi"/>
          <w:i/>
          <w:iCs/>
          <w:color w:val="000000"/>
        </w:rPr>
        <w:t xml:space="preserve">. </w:t>
      </w:r>
      <w:r w:rsidRPr="000D5DB5">
        <w:rPr>
          <w:rFonts w:eastAsia="Times New Roman" w:cstheme="minorHAnsi"/>
          <w:color w:val="000000"/>
        </w:rPr>
        <w:t xml:space="preserve">The target gains a bite melee weapon attack. Bite is treated as a </w:t>
      </w:r>
      <w:r w:rsidR="009A03B3" w:rsidRPr="000D5DB5">
        <w:rPr>
          <w:rFonts w:eastAsia="Times New Roman" w:cstheme="minorHAnsi"/>
          <w:color w:val="000000"/>
        </w:rPr>
        <w:t>light natural attack</w:t>
      </w:r>
      <w:r w:rsidRPr="000D5DB5">
        <w:rPr>
          <w:rFonts w:eastAsia="Times New Roman" w:cstheme="minorHAnsi"/>
          <w:color w:val="000000"/>
        </w:rPr>
        <w:t xml:space="preserve">, and deals piercing damage as a dagger of the target’s size (1d4 for medium creatures). </w:t>
      </w:r>
    </w:p>
    <w:p w14:paraId="27E4D599" w14:textId="77777777" w:rsidR="005B5CAF" w:rsidRPr="000D5DB5" w:rsidRDefault="005B5CAF" w:rsidP="003C4628">
      <w:pPr>
        <w:numPr>
          <w:ilvl w:val="0"/>
          <w:numId w:val="39"/>
        </w:numPr>
        <w:ind w:left="0" w:firstLine="0"/>
        <w:contextualSpacing/>
        <w:textAlignment w:val="baseline"/>
        <w:rPr>
          <w:rFonts w:eastAsia="Times New Roman" w:cstheme="minorHAnsi"/>
          <w:color w:val="000000"/>
        </w:rPr>
      </w:pPr>
      <w:r w:rsidRPr="00134BC3">
        <w:rPr>
          <w:rFonts w:eastAsia="Times New Roman" w:cstheme="minorHAnsi"/>
          <w:i/>
          <w:iCs/>
          <w:color w:val="000000"/>
        </w:rPr>
        <w:t>Claws</w:t>
      </w:r>
      <w:r w:rsidR="002A60DE">
        <w:rPr>
          <w:rFonts w:eastAsia="Times New Roman" w:cstheme="minorHAnsi"/>
          <w:i/>
          <w:iCs/>
          <w:color w:val="000000"/>
        </w:rPr>
        <w:t xml:space="preserve">. </w:t>
      </w:r>
      <w:r w:rsidRPr="000D5DB5">
        <w:rPr>
          <w:rFonts w:eastAsia="Times New Roman" w:cstheme="minorHAnsi"/>
          <w:color w:val="000000"/>
        </w:rPr>
        <w:t xml:space="preserve">This is treated as Bite, but instead deals slashing damage, and is treated as a shortsword of the target’s size (1d6 for medium creatures). </w:t>
      </w:r>
    </w:p>
    <w:p w14:paraId="10E31D67" w14:textId="77777777" w:rsidR="005B5CAF" w:rsidRPr="000D5DB5" w:rsidRDefault="005B5CAF" w:rsidP="003C4628">
      <w:pPr>
        <w:numPr>
          <w:ilvl w:val="0"/>
          <w:numId w:val="39"/>
        </w:numPr>
        <w:ind w:left="0" w:firstLine="0"/>
        <w:contextualSpacing/>
        <w:textAlignment w:val="baseline"/>
        <w:rPr>
          <w:rFonts w:eastAsia="Times New Roman" w:cstheme="minorHAnsi"/>
          <w:color w:val="000000"/>
        </w:rPr>
      </w:pPr>
      <w:r w:rsidRPr="00134BC3">
        <w:rPr>
          <w:rFonts w:eastAsia="Times New Roman" w:cstheme="minorHAnsi"/>
          <w:i/>
          <w:iCs/>
          <w:color w:val="000000"/>
        </w:rPr>
        <w:t>Longer Limbs</w:t>
      </w:r>
      <w:r w:rsidR="002A60DE">
        <w:rPr>
          <w:rFonts w:eastAsia="Times New Roman" w:cstheme="minorHAnsi"/>
          <w:i/>
          <w:iCs/>
          <w:color w:val="000000"/>
        </w:rPr>
        <w:t xml:space="preserve">. </w:t>
      </w:r>
      <w:r w:rsidR="009A03B3" w:rsidRPr="000D5DB5">
        <w:rPr>
          <w:rFonts w:eastAsia="Times New Roman" w:cstheme="minorHAnsi"/>
          <w:color w:val="000000"/>
        </w:rPr>
        <w:t xml:space="preserve">One of the target’s limbs </w:t>
      </w:r>
      <w:r w:rsidRPr="000D5DB5">
        <w:rPr>
          <w:rFonts w:eastAsia="Times New Roman" w:cstheme="minorHAnsi"/>
          <w:color w:val="000000"/>
        </w:rPr>
        <w:t xml:space="preserve">lengthen. This increases the target’s reach by 5 feet for attack rolls done through that limb (bite, </w:t>
      </w:r>
      <w:r w:rsidR="009A03B3" w:rsidRPr="000D5DB5">
        <w:rPr>
          <w:rFonts w:eastAsia="Times New Roman" w:cstheme="minorHAnsi"/>
          <w:color w:val="000000"/>
        </w:rPr>
        <w:t>kick, armed melee attacks, etc.</w:t>
      </w:r>
      <w:r w:rsidRPr="000D5DB5">
        <w:rPr>
          <w:rFonts w:eastAsia="Times New Roman" w:cstheme="minorHAnsi"/>
          <w:color w:val="000000"/>
        </w:rPr>
        <w:t>) or movement speed (if legs</w:t>
      </w:r>
      <w:r w:rsidR="009A03B3" w:rsidRPr="000D5DB5">
        <w:rPr>
          <w:rFonts w:eastAsia="Times New Roman" w:cstheme="minorHAnsi"/>
          <w:color w:val="000000"/>
        </w:rPr>
        <w:t xml:space="preserve"> or tails</w:t>
      </w:r>
      <w:r w:rsidRPr="000D5DB5">
        <w:rPr>
          <w:rFonts w:eastAsia="Times New Roman" w:cstheme="minorHAnsi"/>
          <w:color w:val="000000"/>
        </w:rPr>
        <w:t xml:space="preserve">) by 10 feet. </w:t>
      </w:r>
    </w:p>
    <w:p w14:paraId="73EB9FF1" w14:textId="77777777" w:rsidR="005B5CAF" w:rsidRPr="000D5DB5" w:rsidRDefault="005B5CAF" w:rsidP="003C4628">
      <w:pPr>
        <w:numPr>
          <w:ilvl w:val="0"/>
          <w:numId w:val="39"/>
        </w:numPr>
        <w:ind w:left="0" w:firstLine="0"/>
        <w:contextualSpacing/>
        <w:textAlignment w:val="baseline"/>
        <w:rPr>
          <w:rFonts w:eastAsia="Times New Roman" w:cstheme="minorHAnsi"/>
          <w:color w:val="000000"/>
        </w:rPr>
      </w:pPr>
      <w:r w:rsidRPr="00134BC3">
        <w:rPr>
          <w:rFonts w:eastAsia="Times New Roman" w:cstheme="minorHAnsi"/>
          <w:i/>
          <w:iCs/>
          <w:color w:val="000000"/>
        </w:rPr>
        <w:t>Resistant Skin</w:t>
      </w:r>
      <w:r w:rsidR="002A60DE">
        <w:rPr>
          <w:rFonts w:eastAsia="Times New Roman" w:cstheme="minorHAnsi"/>
          <w:i/>
          <w:iCs/>
          <w:color w:val="000000"/>
        </w:rPr>
        <w:t>.</w:t>
      </w:r>
      <w:r w:rsidR="002A60DE" w:rsidRPr="000D5DB5">
        <w:rPr>
          <w:rFonts w:eastAsia="Times New Roman" w:cstheme="minorHAnsi"/>
          <w:color w:val="000000"/>
        </w:rPr>
        <w:t xml:space="preserve"> </w:t>
      </w:r>
      <w:bookmarkStart w:id="5876" w:name="_Hlk12176237"/>
      <w:r w:rsidRPr="000D5DB5">
        <w:rPr>
          <w:rFonts w:eastAsia="Times New Roman" w:cstheme="minorHAnsi"/>
          <w:color w:val="000000"/>
        </w:rPr>
        <w:t xml:space="preserve">The target </w:t>
      </w:r>
      <w:r w:rsidR="00B40F37">
        <w:rPr>
          <w:rFonts w:eastAsia="Times New Roman" w:cstheme="minorHAnsi"/>
          <w:color w:val="000000"/>
        </w:rPr>
        <w:t>reduces</w:t>
      </w:r>
      <w:r w:rsidRPr="000D5DB5">
        <w:rPr>
          <w:rFonts w:eastAsia="Times New Roman" w:cstheme="minorHAnsi"/>
          <w:color w:val="000000"/>
        </w:rPr>
        <w:t xml:space="preserve"> </w:t>
      </w:r>
      <w:r w:rsidR="00B40F37">
        <w:rPr>
          <w:rFonts w:eastAsia="Times New Roman" w:cstheme="minorHAnsi"/>
          <w:color w:val="000000"/>
        </w:rPr>
        <w:t>damage taken from one damage type of the target’s choice by 3 points (minimum 0 damage)</w:t>
      </w:r>
      <w:r w:rsidR="00F06860" w:rsidRPr="000D5DB5">
        <w:rPr>
          <w:rFonts w:eastAsia="Times New Roman" w:cstheme="minorHAnsi"/>
          <w:color w:val="000000"/>
        </w:rPr>
        <w:t xml:space="preserve">. </w:t>
      </w:r>
    </w:p>
    <w:bookmarkEnd w:id="5876"/>
    <w:p w14:paraId="3163C67E" w14:textId="77777777" w:rsidR="005B5CAF" w:rsidRPr="000D5DB5" w:rsidRDefault="005B5CAF" w:rsidP="003C4628">
      <w:pPr>
        <w:numPr>
          <w:ilvl w:val="0"/>
          <w:numId w:val="39"/>
        </w:numPr>
        <w:ind w:left="0" w:firstLine="0"/>
        <w:contextualSpacing/>
        <w:textAlignment w:val="baseline"/>
        <w:rPr>
          <w:rFonts w:eastAsia="Times New Roman" w:cstheme="minorHAnsi"/>
          <w:color w:val="000000"/>
        </w:rPr>
      </w:pPr>
      <w:r w:rsidRPr="00134BC3">
        <w:rPr>
          <w:rFonts w:eastAsia="Times New Roman" w:cstheme="minorHAnsi"/>
          <w:i/>
          <w:iCs/>
          <w:color w:val="000000"/>
        </w:rPr>
        <w:lastRenderedPageBreak/>
        <w:t>Thicker Skin</w:t>
      </w:r>
      <w:r w:rsidR="002A60DE">
        <w:rPr>
          <w:rFonts w:eastAsia="Times New Roman" w:cstheme="minorHAnsi"/>
          <w:i/>
          <w:iCs/>
          <w:color w:val="000000"/>
        </w:rPr>
        <w:t xml:space="preserve">. </w:t>
      </w:r>
      <w:r w:rsidRPr="000D5DB5">
        <w:rPr>
          <w:rFonts w:eastAsia="Times New Roman" w:cstheme="minorHAnsi"/>
          <w:color w:val="000000"/>
        </w:rPr>
        <w:t xml:space="preserve">The target gains a natural armor bonus equal to +2. This does not stack with normal armor. </w:t>
      </w:r>
    </w:p>
    <w:p w14:paraId="5BC29B3A" w14:textId="77777777" w:rsidR="005B5CAF" w:rsidRPr="00134BC3" w:rsidRDefault="005B5CAF" w:rsidP="003C4628">
      <w:pPr>
        <w:numPr>
          <w:ilvl w:val="0"/>
          <w:numId w:val="39"/>
        </w:numPr>
        <w:ind w:left="0" w:firstLine="0"/>
        <w:contextualSpacing/>
        <w:textAlignment w:val="baseline"/>
        <w:rPr>
          <w:rFonts w:eastAsia="Times New Roman" w:cstheme="minorHAnsi"/>
          <w:color w:val="000000"/>
        </w:rPr>
      </w:pPr>
      <w:r w:rsidRPr="00134BC3">
        <w:rPr>
          <w:rFonts w:eastAsia="Times New Roman" w:cstheme="minorHAnsi"/>
          <w:i/>
          <w:iCs/>
          <w:color w:val="000000"/>
        </w:rPr>
        <w:t>Sensitive Eyes</w:t>
      </w:r>
      <w:r w:rsidR="002A60DE">
        <w:rPr>
          <w:rFonts w:eastAsia="Times New Roman" w:cstheme="minorHAnsi"/>
          <w:i/>
          <w:iCs/>
          <w:color w:val="000000"/>
        </w:rPr>
        <w:t xml:space="preserve">. </w:t>
      </w:r>
      <w:r w:rsidRPr="000D5DB5">
        <w:rPr>
          <w:rFonts w:eastAsia="Times New Roman" w:cstheme="minorHAnsi"/>
          <w:color w:val="000000"/>
        </w:rPr>
        <w:t>The target’s eyes become more sensitive. They gain darkvision 60 feet, or increase the range of existing darkvision by 30 feet.</w:t>
      </w:r>
    </w:p>
    <w:p w14:paraId="53C9D689" w14:textId="77777777" w:rsidR="00EC1B1E" w:rsidRPr="000D5DB5" w:rsidRDefault="00EC1B1E">
      <w:pPr>
        <w:contextualSpacing/>
        <w:rPr>
          <w:rFonts w:eastAsia="Times New Roman" w:cstheme="minorHAnsi"/>
          <w:color w:val="000000"/>
        </w:rPr>
      </w:pPr>
      <w:r w:rsidRPr="000D5DB5">
        <w:rPr>
          <w:rFonts w:eastAsia="Times New Roman" w:cstheme="minorHAnsi"/>
          <w:b/>
          <w:bCs/>
          <w:color w:val="000000"/>
        </w:rPr>
        <w:t xml:space="preserve">Heighten. </w:t>
      </w:r>
      <w:r w:rsidRPr="000D5DB5">
        <w:rPr>
          <w:rFonts w:eastAsia="Times New Roman" w:cstheme="minorHAnsi"/>
          <w:color w:val="000000"/>
        </w:rPr>
        <w:t xml:space="preserve">You can increase the bonus </w:t>
      </w:r>
      <w:r w:rsidR="00B53BA3">
        <w:rPr>
          <w:rFonts w:eastAsia="Times New Roman" w:cstheme="minorHAnsi"/>
          <w:color w:val="000000"/>
        </w:rPr>
        <w:t xml:space="preserve">and penalty </w:t>
      </w:r>
      <w:r w:rsidR="00EF272E" w:rsidRPr="000D5DB5">
        <w:rPr>
          <w:rFonts w:eastAsia="Times New Roman" w:cstheme="minorHAnsi"/>
          <w:color w:val="000000"/>
        </w:rPr>
        <w:t>to</w:t>
      </w:r>
      <w:r w:rsidRPr="000D5DB5">
        <w:rPr>
          <w:rFonts w:eastAsia="Times New Roman" w:cstheme="minorHAnsi"/>
          <w:color w:val="000000"/>
        </w:rPr>
        <w:t xml:space="preserve"> </w:t>
      </w:r>
      <w:r w:rsidR="005B5CAF" w:rsidRPr="000D5DB5">
        <w:rPr>
          <w:rFonts w:eastAsia="Times New Roman" w:cstheme="minorHAnsi"/>
          <w:color w:val="000000"/>
        </w:rPr>
        <w:t xml:space="preserve">attribute </w:t>
      </w:r>
      <w:r w:rsidRPr="000D5DB5">
        <w:rPr>
          <w:rFonts w:eastAsia="Times New Roman" w:cstheme="minorHAnsi"/>
          <w:color w:val="000000"/>
        </w:rPr>
        <w:t xml:space="preserve">mutation </w:t>
      </w:r>
      <w:r w:rsidR="005B5CAF" w:rsidRPr="000D5DB5">
        <w:rPr>
          <w:rFonts w:eastAsia="Times New Roman" w:cstheme="minorHAnsi"/>
          <w:color w:val="000000"/>
        </w:rPr>
        <w:t xml:space="preserve">or armor </w:t>
      </w:r>
      <w:r w:rsidRPr="000D5DB5">
        <w:rPr>
          <w:rFonts w:eastAsia="Times New Roman" w:cstheme="minorHAnsi"/>
          <w:color w:val="000000"/>
        </w:rPr>
        <w:t>by +</w:t>
      </w:r>
      <w:r w:rsidR="00B117C9" w:rsidRPr="000D5DB5">
        <w:rPr>
          <w:rFonts w:eastAsia="Times New Roman" w:cstheme="minorHAnsi"/>
          <w:color w:val="000000"/>
        </w:rPr>
        <w:t>1</w:t>
      </w:r>
      <w:r w:rsidRPr="000D5DB5">
        <w:rPr>
          <w:rFonts w:eastAsia="Times New Roman" w:cstheme="minorHAnsi"/>
          <w:color w:val="000000"/>
        </w:rPr>
        <w:t xml:space="preserve"> for every spell level above 1st level</w:t>
      </w:r>
      <w:r w:rsidR="00F06860" w:rsidRPr="000D5DB5">
        <w:rPr>
          <w:rFonts w:eastAsia="Times New Roman" w:cstheme="minorHAnsi"/>
          <w:color w:val="000000"/>
        </w:rPr>
        <w:t>, or energy resistance by 5 points above level 1</w:t>
      </w:r>
      <w:r w:rsidRPr="000D5DB5">
        <w:rPr>
          <w:rFonts w:eastAsia="Times New Roman" w:cstheme="minorHAnsi"/>
          <w:color w:val="000000"/>
        </w:rPr>
        <w:t xml:space="preserve">. </w:t>
      </w:r>
      <w:r w:rsidR="00644D67" w:rsidRPr="000D5DB5">
        <w:rPr>
          <w:rFonts w:eastAsia="Times New Roman" w:cstheme="minorHAnsi"/>
          <w:color w:val="000000"/>
        </w:rPr>
        <w:t xml:space="preserve">Alternatively, you may add another mutation for every two spell levels this is heightened. </w:t>
      </w:r>
    </w:p>
    <w:p w14:paraId="01383724" w14:textId="77777777" w:rsidR="00EC1B1E" w:rsidRPr="000D5DB5" w:rsidRDefault="00EC1B1E">
      <w:pPr>
        <w:contextualSpacing/>
        <w:rPr>
          <w:rFonts w:eastAsia="Times New Roman" w:cstheme="minorHAnsi"/>
          <w:b/>
          <w:bCs/>
          <w:color w:val="000000"/>
        </w:rPr>
      </w:pPr>
    </w:p>
    <w:p w14:paraId="64A80CBC" w14:textId="77777777" w:rsidR="00AB25EF" w:rsidRPr="00134BC3" w:rsidRDefault="00AB25EF">
      <w:pPr>
        <w:contextualSpacing/>
        <w:rPr>
          <w:rFonts w:eastAsia="Times New Roman" w:cstheme="minorHAnsi"/>
        </w:rPr>
      </w:pPr>
      <w:r w:rsidRPr="000D5DB5">
        <w:rPr>
          <w:rFonts w:eastAsia="Times New Roman" w:cstheme="minorHAnsi"/>
          <w:b/>
          <w:bCs/>
          <w:color w:val="000000"/>
        </w:rPr>
        <w:t>Mute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1DFD6C08" w14:textId="77777777" w:rsidR="00AB25EF" w:rsidRPr="00134BC3" w:rsidRDefault="00AB25EF">
      <w:pPr>
        <w:contextualSpacing/>
        <w:rPr>
          <w:rFonts w:eastAsia="Times New Roman" w:cstheme="minorHAnsi"/>
        </w:rPr>
      </w:pPr>
      <w:r w:rsidRPr="000D5DB5">
        <w:rPr>
          <w:rFonts w:eastAsia="Times New Roman" w:cstheme="minorHAnsi"/>
          <w:color w:val="000000"/>
        </w:rPr>
        <w:t>Illusion</w:t>
      </w:r>
    </w:p>
    <w:p w14:paraId="1E2624C8"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385DD723"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60 f</w:t>
      </w:r>
      <w:r>
        <w:rPr>
          <w:rFonts w:eastAsia="Times New Roman" w:cstheme="minorHAnsi"/>
          <w:color w:val="000000"/>
        </w:rPr>
        <w:t>ee</w:t>
      </w:r>
      <w:r w:rsidRPr="000D5DB5">
        <w:rPr>
          <w:rFonts w:eastAsia="Times New Roman" w:cstheme="minorHAnsi"/>
          <w:color w:val="000000"/>
        </w:rPr>
        <w:t>t</w:t>
      </w:r>
    </w:p>
    <w:p w14:paraId="03132253"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A07061">
        <w:rPr>
          <w:rFonts w:eastAsia="Times New Roman" w:cstheme="minorHAnsi"/>
          <w:color w:val="000000"/>
        </w:rPr>
        <w:t>V, S</w:t>
      </w:r>
    </w:p>
    <w:p w14:paraId="10187E02"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16A6BA85"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target a creature within range, forcing it to make a Spirit saving throw. If it fails, the target is </w:t>
      </w:r>
      <w:r w:rsidR="00B644D9">
        <w:rPr>
          <w:rFonts w:eastAsia="Times New Roman" w:cstheme="minorHAnsi"/>
          <w:color w:val="000000"/>
        </w:rPr>
        <w:t xml:space="preserve">isolated from all sound, causing it to be </w:t>
      </w:r>
      <w:r w:rsidRPr="000D5DB5">
        <w:rPr>
          <w:rFonts w:eastAsia="Times New Roman" w:cstheme="minorHAnsi"/>
          <w:color w:val="000000"/>
        </w:rPr>
        <w:t>silenced and deafened</w:t>
      </w:r>
      <w:r w:rsidR="00B644D9">
        <w:rPr>
          <w:rFonts w:eastAsia="Times New Roman" w:cstheme="minorHAnsi"/>
          <w:color w:val="000000"/>
        </w:rPr>
        <w:t xml:space="preserve">. This prevents it </w:t>
      </w:r>
      <w:r w:rsidRPr="000D5DB5">
        <w:rPr>
          <w:rFonts w:eastAsia="Times New Roman" w:cstheme="minorHAnsi"/>
          <w:color w:val="000000"/>
        </w:rPr>
        <w:t xml:space="preserve">from performing the verbal components of spells, and </w:t>
      </w:r>
      <w:r w:rsidR="003B6133">
        <w:rPr>
          <w:rFonts w:eastAsia="Times New Roman" w:cstheme="minorHAnsi"/>
          <w:color w:val="000000"/>
        </w:rPr>
        <w:t>rendering it</w:t>
      </w:r>
      <w:r w:rsidR="003B6133" w:rsidRPr="000D5DB5">
        <w:rPr>
          <w:rFonts w:eastAsia="Times New Roman" w:cstheme="minorHAnsi"/>
          <w:color w:val="000000"/>
        </w:rPr>
        <w:t xml:space="preserve"> </w:t>
      </w:r>
      <w:r w:rsidRPr="000D5DB5">
        <w:rPr>
          <w:rFonts w:eastAsia="Times New Roman" w:cstheme="minorHAnsi"/>
          <w:color w:val="000000"/>
        </w:rPr>
        <w:t>immune to Thunder damage and effects</w:t>
      </w:r>
      <w:r w:rsidR="00B644D9">
        <w:rPr>
          <w:rFonts w:eastAsia="Times New Roman" w:cstheme="minorHAnsi"/>
          <w:color w:val="000000"/>
        </w:rPr>
        <w:t xml:space="preserve"> of a spell equal to the spell’s level or lower</w:t>
      </w:r>
      <w:r w:rsidRPr="000D5DB5">
        <w:rPr>
          <w:rFonts w:eastAsia="Times New Roman" w:cstheme="minorHAnsi"/>
          <w:color w:val="000000"/>
        </w:rPr>
        <w:t>.</w:t>
      </w:r>
    </w:p>
    <w:p w14:paraId="154E35BE"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You may target another creature within 30 f</w:t>
      </w:r>
      <w:r w:rsidR="00A07061">
        <w:rPr>
          <w:rFonts w:eastAsia="Times New Roman" w:cstheme="minorHAnsi"/>
          <w:color w:val="000000"/>
        </w:rPr>
        <w:t>ee</w:t>
      </w:r>
      <w:r w:rsidRPr="000D5DB5">
        <w:rPr>
          <w:rFonts w:eastAsia="Times New Roman" w:cstheme="minorHAnsi"/>
          <w:color w:val="000000"/>
        </w:rPr>
        <w:t xml:space="preserve">t of the original target for every </w:t>
      </w:r>
      <w:r w:rsidR="002F42A5">
        <w:rPr>
          <w:rFonts w:eastAsia="Times New Roman" w:cstheme="minorHAnsi"/>
          <w:color w:val="000000"/>
        </w:rPr>
        <w:t xml:space="preserve">2 </w:t>
      </w:r>
      <w:r w:rsidRPr="000D5DB5">
        <w:rPr>
          <w:rFonts w:eastAsia="Times New Roman" w:cstheme="minorHAnsi"/>
          <w:color w:val="000000"/>
        </w:rPr>
        <w:t>spell levels above 2nd (2 creatures at level 4, 3 at level 6, and 4 at level 8).</w:t>
      </w:r>
    </w:p>
    <w:p w14:paraId="7470810D" w14:textId="77777777" w:rsidR="00A31B16" w:rsidRDefault="00A31B16">
      <w:pPr>
        <w:contextualSpacing/>
        <w:rPr>
          <w:rFonts w:eastAsia="Times New Roman" w:cstheme="minorHAnsi"/>
        </w:rPr>
      </w:pPr>
    </w:p>
    <w:p w14:paraId="1B13D76C" w14:textId="77777777" w:rsidR="00256A2D" w:rsidRPr="00C81ED8" w:rsidRDefault="00256A2D" w:rsidP="00256A2D">
      <w:r w:rsidRPr="00C81ED8">
        <w:rPr>
          <w:b/>
          <w:bCs/>
        </w:rPr>
        <w:t>Necrotic Aura [level 2]</w:t>
      </w:r>
    </w:p>
    <w:p w14:paraId="633BFBE9" w14:textId="77777777" w:rsidR="00256A2D" w:rsidRPr="00C81ED8" w:rsidRDefault="00256A2D" w:rsidP="00256A2D">
      <w:r w:rsidRPr="00C81ED8">
        <w:t>Abjuration [aura]</w:t>
      </w:r>
    </w:p>
    <w:p w14:paraId="0F3C03E5" w14:textId="77777777" w:rsidR="00256A2D" w:rsidRPr="00C81ED8" w:rsidRDefault="00256A2D" w:rsidP="00256A2D">
      <w:r w:rsidRPr="00C81ED8">
        <w:rPr>
          <w:b/>
          <w:bCs/>
        </w:rPr>
        <w:t>Casting Time</w:t>
      </w:r>
      <w:r w:rsidR="00D63985">
        <w:rPr>
          <w:b/>
          <w:bCs/>
        </w:rPr>
        <w:t>:</w:t>
      </w:r>
      <w:r w:rsidRPr="00C81ED8">
        <w:t xml:space="preserve"> 1 bonus action</w:t>
      </w:r>
    </w:p>
    <w:p w14:paraId="0C6E3166" w14:textId="77777777" w:rsidR="00256A2D" w:rsidRPr="00C81ED8" w:rsidRDefault="00256A2D" w:rsidP="00256A2D">
      <w:r w:rsidRPr="00C81ED8">
        <w:rPr>
          <w:b/>
          <w:bCs/>
        </w:rPr>
        <w:t>Range</w:t>
      </w:r>
      <w:r w:rsidR="00D63985">
        <w:rPr>
          <w:b/>
          <w:bCs/>
        </w:rPr>
        <w:t>:</w:t>
      </w:r>
      <w:r w:rsidRPr="00C81ED8">
        <w:t xml:space="preserve"> Self (15-foot radius)</w:t>
      </w:r>
    </w:p>
    <w:p w14:paraId="7A69DB49" w14:textId="77777777" w:rsidR="00256A2D" w:rsidRPr="00C81ED8" w:rsidRDefault="00256A2D" w:rsidP="00256A2D">
      <w:r w:rsidRPr="00C81ED8">
        <w:rPr>
          <w:b/>
          <w:bCs/>
        </w:rPr>
        <w:t>Components</w:t>
      </w:r>
      <w:r w:rsidR="00D63985">
        <w:rPr>
          <w:b/>
          <w:bCs/>
        </w:rPr>
        <w:t>:</w:t>
      </w:r>
      <w:r w:rsidRPr="00C81ED8">
        <w:t xml:space="preserve"> V</w:t>
      </w:r>
    </w:p>
    <w:p w14:paraId="4A0E796D" w14:textId="77777777" w:rsidR="00256A2D" w:rsidRPr="00C81ED8" w:rsidRDefault="00256A2D" w:rsidP="00256A2D">
      <w:r w:rsidRPr="00C81ED8">
        <w:rPr>
          <w:b/>
          <w:bCs/>
        </w:rPr>
        <w:t>Duration</w:t>
      </w:r>
      <w:r w:rsidR="00D63985">
        <w:rPr>
          <w:b/>
          <w:bCs/>
        </w:rPr>
        <w:t>:</w:t>
      </w:r>
      <w:r w:rsidRPr="00C81ED8">
        <w:t xml:space="preserve"> Concentration (partial), up to 1 hour</w:t>
      </w:r>
    </w:p>
    <w:p w14:paraId="285538D2" w14:textId="77777777" w:rsidR="00256A2D" w:rsidRPr="00C81ED8" w:rsidRDefault="00256A2D" w:rsidP="00256A2D">
      <w:r w:rsidRPr="00C81ED8">
        <w:t xml:space="preserve">Withering curses radiates from you in an aura with a 15-foot radius. Until the spell ends, the aura moves with you, centered on you. Each hostile creature in the area that is reduced to 0 hit points or fails a death saving throw restores 1d4 hit points to you and two allies of your choice that are within the aura’s range. </w:t>
      </w:r>
    </w:p>
    <w:p w14:paraId="68718B2E" w14:textId="77777777" w:rsidR="00256A2D" w:rsidRPr="00C81ED8" w:rsidRDefault="00256A2D" w:rsidP="00256A2D">
      <w:r w:rsidRPr="00C81ED8">
        <w:lastRenderedPageBreak/>
        <w:t xml:space="preserve">Undead and constructs do not restore hit points this way, neither do creatures with insignificant life-forces (such as harmless critters or sickly victims). </w:t>
      </w:r>
    </w:p>
    <w:p w14:paraId="66F55B12" w14:textId="77777777" w:rsidR="00256A2D" w:rsidRPr="00C81ED8" w:rsidRDefault="00256A2D" w:rsidP="00256A2D">
      <w:r w:rsidRPr="00C81ED8">
        <w:rPr>
          <w:b/>
          <w:bCs/>
        </w:rPr>
        <w:t xml:space="preserve">Heightened. </w:t>
      </w:r>
      <w:r w:rsidRPr="00C81ED8">
        <w:t xml:space="preserve">For each spell level above 2nd, you may add an ally to the total who can be healed (up to 5 allies at spell level 5). </w:t>
      </w:r>
    </w:p>
    <w:p w14:paraId="6DB3A8F0" w14:textId="77777777" w:rsidR="00256A2D" w:rsidRDefault="00256A2D" w:rsidP="00256A2D">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r</w:t>
      </w:r>
      <w:r w:rsidRPr="0021291A">
        <w:rPr>
          <w:i/>
          <w:iCs/>
        </w:rPr>
        <w:t xml:space="preserve">etribution </w:t>
      </w:r>
      <w:r w:rsidR="0021291A" w:rsidRPr="0021291A">
        <w:rPr>
          <w:i/>
          <w:iCs/>
        </w:rPr>
        <w:t>a</w:t>
      </w:r>
      <w:r w:rsidRPr="0021291A">
        <w:rPr>
          <w:i/>
          <w:iCs/>
        </w:rPr>
        <w:t>ura</w:t>
      </w:r>
      <w:r w:rsidRPr="00C81ED8">
        <w:t xml:space="preserve"> spell. </w:t>
      </w:r>
    </w:p>
    <w:p w14:paraId="2064F281" w14:textId="77777777" w:rsidR="00AF74AE" w:rsidRDefault="00AF74AE" w:rsidP="00256A2D"/>
    <w:p w14:paraId="5BB80751" w14:textId="77777777" w:rsidR="00AF74AE" w:rsidRPr="00134BC3" w:rsidRDefault="00AF74AE" w:rsidP="00AF74AE">
      <w:pPr>
        <w:contextualSpacing/>
        <w:rPr>
          <w:rFonts w:eastAsia="Times New Roman" w:cstheme="minorHAnsi"/>
        </w:rPr>
      </w:pPr>
      <w:r>
        <w:rPr>
          <w:rFonts w:eastAsia="Times New Roman" w:cstheme="minorHAnsi"/>
          <w:b/>
          <w:bCs/>
          <w:color w:val="000000"/>
        </w:rPr>
        <w:t>Nether Tempest</w:t>
      </w:r>
      <w:r w:rsidRPr="000D5DB5">
        <w:rPr>
          <w:rFonts w:eastAsia="Times New Roman" w:cstheme="minorHAnsi"/>
          <w:b/>
          <w:bCs/>
          <w:color w:val="000000"/>
        </w:rPr>
        <w:t xml:space="preserve"> [level</w:t>
      </w:r>
      <w:r w:rsidRPr="000D5DB5" w:rsidDel="00324C75">
        <w:rPr>
          <w:rFonts w:eastAsia="Times New Roman" w:cstheme="minorHAnsi"/>
          <w:b/>
          <w:bCs/>
          <w:color w:val="000000"/>
        </w:rPr>
        <w:t xml:space="preserve"> </w:t>
      </w:r>
      <w:r>
        <w:rPr>
          <w:rFonts w:eastAsia="Times New Roman" w:cstheme="minorHAnsi"/>
          <w:b/>
          <w:bCs/>
          <w:color w:val="000000"/>
        </w:rPr>
        <w:t>6</w:t>
      </w:r>
      <w:r w:rsidRPr="000D5DB5">
        <w:rPr>
          <w:rFonts w:eastAsia="Times New Roman" w:cstheme="minorHAnsi"/>
          <w:b/>
          <w:bCs/>
          <w:color w:val="000000"/>
        </w:rPr>
        <w:t>]</w:t>
      </w:r>
    </w:p>
    <w:p w14:paraId="3DFDA111" w14:textId="77777777" w:rsidR="00AF74AE" w:rsidRPr="00134BC3" w:rsidRDefault="00AF74AE" w:rsidP="00272CA8">
      <w:pPr>
        <w:contextualSpacing/>
        <w:rPr>
          <w:rFonts w:eastAsia="Times New Roman" w:cstheme="minorHAnsi"/>
        </w:rPr>
      </w:pPr>
      <w:r w:rsidRPr="000D5DB5">
        <w:rPr>
          <w:rFonts w:eastAsia="Times New Roman" w:cstheme="minorHAnsi"/>
          <w:color w:val="000000"/>
        </w:rPr>
        <w:t xml:space="preserve">Evocation </w:t>
      </w:r>
      <w:del w:id="5877" w:author="Admin" w:date="2021-05-02T15:27:00Z">
        <w:r w:rsidDel="003D7785">
          <w:rPr>
            <w:rFonts w:eastAsia="Times New Roman" w:cstheme="minorHAnsi"/>
            <w:color w:val="000000"/>
          </w:rPr>
          <w:delText>[sigil]</w:delText>
        </w:r>
      </w:del>
    </w:p>
    <w:p w14:paraId="4618DF91" w14:textId="77777777" w:rsidR="00AF74AE" w:rsidRPr="00134BC3" w:rsidRDefault="00AF74AE" w:rsidP="00AF74AE">
      <w:pPr>
        <w:contextualSpacing/>
        <w:rPr>
          <w:rFonts w:eastAsia="Times New Roman" w:cstheme="minorHAnsi"/>
        </w:rPr>
      </w:pPr>
      <w:r w:rsidRPr="000D5DB5">
        <w:rPr>
          <w:rFonts w:eastAsia="Times New Roman" w:cstheme="minorHAnsi"/>
          <w:b/>
          <w:bCs/>
          <w:color w:val="000000"/>
        </w:rPr>
        <w:t>Casting Time</w:t>
      </w:r>
      <w:r>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345A813" w14:textId="77777777" w:rsidR="00AF74AE" w:rsidRPr="00134BC3" w:rsidRDefault="00AF74AE" w:rsidP="00AF74AE">
      <w:pPr>
        <w:contextualSpacing/>
        <w:rPr>
          <w:rFonts w:eastAsia="Times New Roman" w:cstheme="minorHAnsi"/>
        </w:rPr>
      </w:pPr>
      <w:r w:rsidRPr="000D5DB5">
        <w:rPr>
          <w:rFonts w:eastAsia="Times New Roman" w:cstheme="minorHAnsi"/>
          <w:b/>
          <w:bCs/>
          <w:color w:val="000000"/>
        </w:rPr>
        <w:t>Range</w:t>
      </w:r>
      <w:r>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624DB80B" w14:textId="77777777" w:rsidR="00AF74AE" w:rsidRPr="00134BC3" w:rsidRDefault="00AF74AE" w:rsidP="00272CA8">
      <w:pPr>
        <w:contextualSpacing/>
        <w:rPr>
          <w:rFonts w:eastAsia="Times New Roman" w:cstheme="minorHAnsi"/>
        </w:rPr>
      </w:pPr>
      <w:r w:rsidRPr="000D5DB5">
        <w:rPr>
          <w:rFonts w:eastAsia="Times New Roman" w:cstheme="minorHAnsi"/>
          <w:b/>
          <w:bCs/>
          <w:color w:val="000000"/>
        </w:rPr>
        <w:t>Components</w:t>
      </w:r>
      <w:r>
        <w:rPr>
          <w:b/>
          <w:bCs/>
        </w:rPr>
        <w:t>:</w:t>
      </w:r>
      <w:r w:rsidRPr="000D5DB5">
        <w:rPr>
          <w:rFonts w:eastAsia="Times New Roman" w:cstheme="minorHAnsi"/>
          <w:b/>
          <w:bCs/>
          <w:color w:val="000000"/>
        </w:rPr>
        <w:t xml:space="preserve"> </w:t>
      </w:r>
      <w:r w:rsidRPr="000D5DB5">
        <w:rPr>
          <w:rFonts w:eastAsia="Times New Roman" w:cstheme="minorHAnsi"/>
          <w:color w:val="000000"/>
        </w:rPr>
        <w:t>V</w:t>
      </w:r>
      <w:r>
        <w:rPr>
          <w:rFonts w:eastAsia="Times New Roman" w:cstheme="minorHAnsi"/>
          <w:color w:val="000000"/>
        </w:rPr>
        <w:t>, S</w:t>
      </w:r>
      <w:ins w:id="5878" w:author="Admin" w:date="2021-05-02T15:25:00Z">
        <w:r w:rsidR="00DF3836">
          <w:rPr>
            <w:rFonts w:eastAsia="Times New Roman" w:cstheme="minorHAnsi"/>
            <w:color w:val="000000"/>
          </w:rPr>
          <w:t xml:space="preserve">, M </w:t>
        </w:r>
      </w:ins>
      <w:ins w:id="5879" w:author="Admin" w:date="2021-05-02T15:26:00Z">
        <w:r w:rsidR="00DF3836" w:rsidRPr="00DF3836">
          <w:rPr>
            <w:rFonts w:eastAsia="Times New Roman" w:cstheme="minorHAnsi"/>
            <w:color w:val="000000"/>
          </w:rPr>
          <w:t xml:space="preserve">(A forked, metal rod worth at least </w:t>
        </w:r>
        <w:r w:rsidR="00DF3836">
          <w:rPr>
            <w:rFonts w:eastAsia="Times New Roman" w:cstheme="minorHAnsi"/>
            <w:color w:val="000000"/>
          </w:rPr>
          <w:t xml:space="preserve">250 </w:t>
        </w:r>
        <w:r w:rsidR="00DF3836" w:rsidRPr="00DF3836">
          <w:rPr>
            <w:rFonts w:eastAsia="Times New Roman" w:cstheme="minorHAnsi"/>
            <w:color w:val="000000"/>
          </w:rPr>
          <w:t>gp, attuned to a particular plane of existence)</w:t>
        </w:r>
      </w:ins>
    </w:p>
    <w:p w14:paraId="5A9A615A" w14:textId="77777777" w:rsidR="00AF74AE" w:rsidRPr="000D5DB5" w:rsidRDefault="00AF74AE" w:rsidP="00DD72A2">
      <w:pPr>
        <w:contextualSpacing/>
        <w:rPr>
          <w:rFonts w:eastAsia="Times New Roman" w:cstheme="minorHAnsi"/>
          <w:color w:val="000000"/>
        </w:rPr>
      </w:pPr>
      <w:r w:rsidRPr="000D5DB5">
        <w:rPr>
          <w:rFonts w:eastAsia="Times New Roman" w:cstheme="minorHAnsi"/>
          <w:b/>
          <w:bCs/>
          <w:color w:val="000000"/>
        </w:rPr>
        <w:t>Duration</w:t>
      </w:r>
      <w:r>
        <w:rPr>
          <w:b/>
          <w:bCs/>
        </w:rPr>
        <w:t>:</w:t>
      </w:r>
      <w:r w:rsidRPr="000D5DB5">
        <w:rPr>
          <w:rFonts w:eastAsia="Times New Roman" w:cstheme="minorHAnsi"/>
          <w:b/>
          <w:bCs/>
          <w:color w:val="000000"/>
        </w:rPr>
        <w:t xml:space="preserve"> </w:t>
      </w:r>
      <w:ins w:id="5880" w:author="Admin" w:date="2021-05-02T15:25:00Z">
        <w:r w:rsidR="00DF3836">
          <w:rPr>
            <w:rFonts w:eastAsia="Times New Roman" w:cstheme="minorHAnsi"/>
            <w:color w:val="000000"/>
          </w:rPr>
          <w:t>Concentration, up to 1 minute</w:t>
        </w:r>
      </w:ins>
      <w:del w:id="5881" w:author="Admin" w:date="2021-04-30T23:59:00Z">
        <w:r w:rsidRPr="000D5DB5" w:rsidDel="0042353D">
          <w:rPr>
            <w:rFonts w:eastAsia="Times New Roman" w:cstheme="minorHAnsi"/>
            <w:color w:val="000000"/>
          </w:rPr>
          <w:delText>Up to 1 minute</w:delText>
        </w:r>
      </w:del>
    </w:p>
    <w:p w14:paraId="6F958DFD" w14:textId="77777777" w:rsidR="003D7785" w:rsidRDefault="00DF3836" w:rsidP="00DD72A2">
      <w:pPr>
        <w:contextualSpacing/>
        <w:rPr>
          <w:ins w:id="5882" w:author="Admin" w:date="2021-05-02T15:27:00Z"/>
          <w:rFonts w:eastAsia="Times New Roman" w:cstheme="minorHAnsi"/>
          <w:color w:val="000000"/>
        </w:rPr>
      </w:pPr>
      <w:ins w:id="5883" w:author="Admin" w:date="2021-05-02T15:25:00Z">
        <w:r>
          <w:rPr>
            <w:rFonts w:eastAsia="Times New Roman" w:cstheme="minorHAnsi"/>
            <w:color w:val="000000"/>
          </w:rPr>
          <w:t xml:space="preserve">You tear open the planar barriers to cause a rift of chaotic power. </w:t>
        </w:r>
        <w:r w:rsidRPr="00DF3836">
          <w:rPr>
            <w:rFonts w:eastAsia="Times New Roman" w:cstheme="minorHAnsi"/>
            <w:color w:val="000000"/>
          </w:rPr>
          <w:t xml:space="preserve">A 5-foot-diameter </w:t>
        </w:r>
        <w:r>
          <w:rPr>
            <w:rFonts w:eastAsia="Times New Roman" w:cstheme="minorHAnsi"/>
            <w:color w:val="000000"/>
          </w:rPr>
          <w:t xml:space="preserve">tear in reality </w:t>
        </w:r>
        <w:r w:rsidRPr="00DF3836">
          <w:rPr>
            <w:rFonts w:eastAsia="Times New Roman" w:cstheme="minorHAnsi"/>
            <w:color w:val="000000"/>
          </w:rPr>
          <w:t xml:space="preserve">appears in an unoccupied space of your choice within range and lasts for the duration. </w:t>
        </w:r>
      </w:ins>
      <w:ins w:id="5884" w:author="Admin" w:date="2021-05-02T15:27:00Z">
        <w:r w:rsidR="003D7785">
          <w:rPr>
            <w:rFonts w:eastAsia="Times New Roman" w:cstheme="minorHAnsi"/>
            <w:color w:val="000000"/>
          </w:rPr>
          <w:t xml:space="preserve">The tear can be suspended in mid-air. </w:t>
        </w:r>
      </w:ins>
      <w:ins w:id="5885" w:author="Admin" w:date="2021-05-02T15:25:00Z">
        <w:r w:rsidRPr="00DF3836">
          <w:rPr>
            <w:rFonts w:eastAsia="Times New Roman" w:cstheme="minorHAnsi"/>
            <w:color w:val="000000"/>
          </w:rPr>
          <w:t xml:space="preserve">Any creature that ends its turn within 5 feet of the </w:t>
        </w:r>
      </w:ins>
      <w:ins w:id="5886" w:author="Admin" w:date="2021-05-02T15:27:00Z">
        <w:r w:rsidR="003D7785">
          <w:rPr>
            <w:rFonts w:eastAsia="Times New Roman" w:cstheme="minorHAnsi"/>
            <w:color w:val="000000"/>
          </w:rPr>
          <w:t xml:space="preserve">rift </w:t>
        </w:r>
      </w:ins>
      <w:ins w:id="5887" w:author="Admin" w:date="2021-05-02T15:25:00Z">
        <w:r w:rsidR="003D7785">
          <w:rPr>
            <w:rFonts w:eastAsia="Times New Roman" w:cstheme="minorHAnsi"/>
            <w:color w:val="000000"/>
          </w:rPr>
          <w:t>must make a</w:t>
        </w:r>
      </w:ins>
      <w:ins w:id="5888" w:author="Admin" w:date="2021-05-02T15:27:00Z">
        <w:r w:rsidR="003D7785">
          <w:rPr>
            <w:rFonts w:eastAsia="Times New Roman" w:cstheme="minorHAnsi"/>
            <w:color w:val="000000"/>
          </w:rPr>
          <w:t xml:space="preserve">n Agility </w:t>
        </w:r>
      </w:ins>
      <w:ins w:id="5889" w:author="Admin" w:date="2021-05-02T15:25:00Z">
        <w:r w:rsidRPr="00DF3836">
          <w:rPr>
            <w:rFonts w:eastAsia="Times New Roman" w:cstheme="minorHAnsi"/>
            <w:color w:val="000000"/>
          </w:rPr>
          <w:t xml:space="preserve">saving throw. The creature takes </w:t>
        </w:r>
      </w:ins>
      <w:ins w:id="5890" w:author="Admin" w:date="2021-05-02T15:27:00Z">
        <w:r w:rsidR="003D7785">
          <w:rPr>
            <w:rFonts w:eastAsia="Times New Roman" w:cstheme="minorHAnsi"/>
            <w:color w:val="000000"/>
          </w:rPr>
          <w:t>6</w:t>
        </w:r>
      </w:ins>
      <w:ins w:id="5891" w:author="Admin" w:date="2021-05-02T15:25:00Z">
        <w:r w:rsidRPr="00DF3836">
          <w:rPr>
            <w:rFonts w:eastAsia="Times New Roman" w:cstheme="minorHAnsi"/>
            <w:color w:val="000000"/>
          </w:rPr>
          <w:t xml:space="preserve">d6 </w:t>
        </w:r>
      </w:ins>
      <w:ins w:id="5892" w:author="Admin" w:date="2021-05-02T15:27:00Z">
        <w:r w:rsidR="003D7785">
          <w:rPr>
            <w:rFonts w:eastAsia="Times New Roman" w:cstheme="minorHAnsi"/>
            <w:color w:val="000000"/>
          </w:rPr>
          <w:t xml:space="preserve">points of arcane </w:t>
        </w:r>
      </w:ins>
      <w:ins w:id="5893" w:author="Admin" w:date="2021-05-02T15:25:00Z">
        <w:r w:rsidRPr="00DF3836">
          <w:rPr>
            <w:rFonts w:eastAsia="Times New Roman" w:cstheme="minorHAnsi"/>
            <w:color w:val="000000"/>
          </w:rPr>
          <w:t xml:space="preserve">damage on a failed save, or half as much damage on a successful one. </w:t>
        </w:r>
      </w:ins>
    </w:p>
    <w:p w14:paraId="57750A03" w14:textId="77777777" w:rsidR="003D7785" w:rsidRDefault="00DF3836" w:rsidP="00E14172">
      <w:pPr>
        <w:contextualSpacing/>
        <w:rPr>
          <w:ins w:id="5894" w:author="Admin" w:date="2021-05-02T15:28:00Z"/>
          <w:rFonts w:eastAsia="Times New Roman" w:cstheme="minorHAnsi"/>
          <w:color w:val="000000"/>
        </w:rPr>
      </w:pPr>
      <w:ins w:id="5895" w:author="Admin" w:date="2021-05-02T15:25:00Z">
        <w:r w:rsidRPr="00DF3836">
          <w:rPr>
            <w:rFonts w:eastAsia="Times New Roman" w:cstheme="minorHAnsi"/>
            <w:color w:val="000000"/>
          </w:rPr>
          <w:t xml:space="preserve">As a bonus action, you can move the </w:t>
        </w:r>
      </w:ins>
      <w:ins w:id="5896" w:author="Admin" w:date="2021-05-02T15:27:00Z">
        <w:r w:rsidR="003D7785">
          <w:rPr>
            <w:rFonts w:eastAsia="Times New Roman" w:cstheme="minorHAnsi"/>
            <w:color w:val="000000"/>
          </w:rPr>
          <w:t xml:space="preserve">rift </w:t>
        </w:r>
      </w:ins>
      <w:ins w:id="5897" w:author="Admin" w:date="2021-05-02T15:25:00Z">
        <w:r w:rsidRPr="00DF3836">
          <w:rPr>
            <w:rFonts w:eastAsia="Times New Roman" w:cstheme="minorHAnsi"/>
            <w:color w:val="000000"/>
          </w:rPr>
          <w:t xml:space="preserve">up to 30 feet. If you </w:t>
        </w:r>
      </w:ins>
      <w:ins w:id="5898" w:author="Admin" w:date="2021-05-02T15:28:00Z">
        <w:r w:rsidR="003D7785">
          <w:rPr>
            <w:rFonts w:eastAsia="Times New Roman" w:cstheme="minorHAnsi"/>
            <w:color w:val="000000"/>
          </w:rPr>
          <w:t xml:space="preserve">push </w:t>
        </w:r>
      </w:ins>
      <w:ins w:id="5899" w:author="Admin" w:date="2021-05-02T15:25:00Z">
        <w:r w:rsidRPr="00DF3836">
          <w:rPr>
            <w:rFonts w:eastAsia="Times New Roman" w:cstheme="minorHAnsi"/>
            <w:color w:val="000000"/>
          </w:rPr>
          <w:t xml:space="preserve">the </w:t>
        </w:r>
      </w:ins>
      <w:ins w:id="5900" w:author="Admin" w:date="2021-05-02T15:28:00Z">
        <w:r w:rsidR="003D7785">
          <w:rPr>
            <w:rFonts w:eastAsia="Times New Roman" w:cstheme="minorHAnsi"/>
            <w:color w:val="000000"/>
          </w:rPr>
          <w:t xml:space="preserve">rift </w:t>
        </w:r>
      </w:ins>
      <w:ins w:id="5901" w:author="Admin" w:date="2021-05-02T15:25:00Z">
        <w:r w:rsidRPr="00DF3836">
          <w:rPr>
            <w:rFonts w:eastAsia="Times New Roman" w:cstheme="minorHAnsi"/>
            <w:color w:val="000000"/>
          </w:rPr>
          <w:t xml:space="preserve">into a creature, that creature must make the saving throw against the sphere’s damage, and the sphere stops moving this turn. </w:t>
        </w:r>
      </w:ins>
      <w:ins w:id="5902" w:author="Admin" w:date="2021-05-02T15:28:00Z">
        <w:r w:rsidR="003D7785">
          <w:rPr>
            <w:rFonts w:eastAsia="Times New Roman" w:cstheme="minorHAnsi"/>
            <w:color w:val="000000"/>
          </w:rPr>
          <w:t>If the target fails their saving throw, they take damage as described above, and are restrained in the sphere</w:t>
        </w:r>
      </w:ins>
      <w:ins w:id="5903" w:author="Admin" w:date="2021-05-02T15:29:00Z">
        <w:r w:rsidR="003D7785">
          <w:rPr>
            <w:rFonts w:eastAsia="Times New Roman" w:cstheme="minorHAnsi"/>
            <w:color w:val="000000"/>
          </w:rPr>
          <w:t>. The target may attempt to escape as an action (Escape DC equal to your Spell DC)</w:t>
        </w:r>
      </w:ins>
      <w:ins w:id="5904" w:author="Admin" w:date="2021-05-02T15:28:00Z">
        <w:r w:rsidR="003D7785">
          <w:rPr>
            <w:rFonts w:eastAsia="Times New Roman" w:cstheme="minorHAnsi"/>
            <w:color w:val="000000"/>
          </w:rPr>
          <w:t xml:space="preserve">. </w:t>
        </w:r>
      </w:ins>
      <w:ins w:id="5905" w:author="Admin" w:date="2021-05-02T15:29:00Z">
        <w:r w:rsidR="003D7785">
          <w:rPr>
            <w:rFonts w:eastAsia="Times New Roman" w:cstheme="minorHAnsi"/>
            <w:color w:val="000000"/>
          </w:rPr>
          <w:t xml:space="preserve">If you move the sphere again, the target is no longer restrained. </w:t>
        </w:r>
      </w:ins>
    </w:p>
    <w:p w14:paraId="400DEC88" w14:textId="77777777" w:rsidR="00AF74AE" w:rsidDel="003D7785" w:rsidRDefault="00AF74AE" w:rsidP="00AF74AE">
      <w:pPr>
        <w:contextualSpacing/>
        <w:rPr>
          <w:del w:id="5906" w:author="Admin" w:date="2021-05-02T15:28:00Z"/>
          <w:rFonts w:eastAsia="Times New Roman" w:cstheme="minorHAnsi"/>
          <w:color w:val="000000"/>
        </w:rPr>
      </w:pPr>
      <w:del w:id="5907" w:author="Admin" w:date="2021-05-02T15:28:00Z">
        <w:r w:rsidDel="003D7785">
          <w:rPr>
            <w:rFonts w:eastAsia="Times New Roman" w:cstheme="minorHAnsi"/>
            <w:color w:val="000000"/>
          </w:rPr>
          <w:delText>You shred open the nether against a creature within range</w:delText>
        </w:r>
        <w:r w:rsidRPr="000D5DB5" w:rsidDel="003D7785">
          <w:rPr>
            <w:rFonts w:eastAsia="Times New Roman" w:cstheme="minorHAnsi"/>
            <w:color w:val="000000"/>
          </w:rPr>
          <w:delText xml:space="preserve">, creating a </w:delText>
        </w:r>
        <w:r w:rsidDel="003D7785">
          <w:rPr>
            <w:rFonts w:eastAsia="Times New Roman" w:cstheme="minorHAnsi"/>
            <w:color w:val="000000"/>
          </w:rPr>
          <w:delText>violent outburst of magic within them</w:delText>
        </w:r>
        <w:r w:rsidRPr="000D5DB5" w:rsidDel="003D7785">
          <w:rPr>
            <w:rFonts w:eastAsia="Times New Roman" w:cstheme="minorHAnsi"/>
            <w:color w:val="000000"/>
          </w:rPr>
          <w:delText xml:space="preserve">. </w:delText>
        </w:r>
      </w:del>
    </w:p>
    <w:p w14:paraId="7137F645" w14:textId="77777777" w:rsidR="00AF74AE" w:rsidDel="003D7785" w:rsidRDefault="00AF74AE" w:rsidP="00AF74AE">
      <w:pPr>
        <w:contextualSpacing/>
        <w:rPr>
          <w:del w:id="5908" w:author="Admin" w:date="2021-05-02T15:28:00Z"/>
          <w:rFonts w:eastAsia="Times New Roman" w:cstheme="minorHAnsi"/>
          <w:color w:val="000000"/>
        </w:rPr>
      </w:pPr>
      <w:del w:id="5909" w:author="Admin" w:date="2021-05-02T15:28:00Z">
        <w:r w:rsidRPr="000D5DB5" w:rsidDel="003D7785">
          <w:rPr>
            <w:rFonts w:eastAsia="Times New Roman" w:cstheme="minorHAnsi"/>
            <w:color w:val="000000"/>
          </w:rPr>
          <w:delText xml:space="preserve">Make a ranged spell attack against the target. On a hit, the target is </w:delText>
        </w:r>
        <w:r w:rsidDel="003D7785">
          <w:rPr>
            <w:rFonts w:eastAsia="Times New Roman" w:cstheme="minorHAnsi"/>
            <w:color w:val="000000"/>
          </w:rPr>
          <w:delText xml:space="preserve">the epicenter of </w:delText>
        </w:r>
        <w:r w:rsidRPr="000D5DB5" w:rsidDel="003D7785">
          <w:rPr>
            <w:rFonts w:eastAsia="Times New Roman" w:cstheme="minorHAnsi"/>
            <w:color w:val="000000"/>
          </w:rPr>
          <w:delText xml:space="preserve">the </w:delText>
        </w:r>
        <w:r w:rsidDel="003D7785">
          <w:rPr>
            <w:rFonts w:eastAsia="Times New Roman" w:cstheme="minorHAnsi"/>
            <w:color w:val="000000"/>
          </w:rPr>
          <w:delText>nether tempest</w:delText>
        </w:r>
        <w:r w:rsidRPr="000D5DB5" w:rsidDel="003D7785">
          <w:rPr>
            <w:rFonts w:eastAsia="Times New Roman" w:cstheme="minorHAnsi"/>
            <w:color w:val="000000"/>
          </w:rPr>
          <w:delText xml:space="preserve">, taking </w:delText>
        </w:r>
        <w:r w:rsidDel="003D7785">
          <w:rPr>
            <w:rFonts w:eastAsia="Times New Roman" w:cstheme="minorHAnsi"/>
            <w:color w:val="000000"/>
          </w:rPr>
          <w:delText>6</w:delText>
        </w:r>
        <w:r w:rsidRPr="000D5DB5" w:rsidDel="003D7785">
          <w:rPr>
            <w:rFonts w:eastAsia="Times New Roman" w:cstheme="minorHAnsi"/>
            <w:color w:val="000000"/>
          </w:rPr>
          <w:delText xml:space="preserve">d4 </w:delText>
        </w:r>
        <w:r w:rsidDel="003D7785">
          <w:rPr>
            <w:rFonts w:eastAsia="Times New Roman" w:cstheme="minorHAnsi"/>
            <w:color w:val="000000"/>
          </w:rPr>
          <w:delText xml:space="preserve">arcane </w:delText>
        </w:r>
        <w:r w:rsidRPr="000D5DB5" w:rsidDel="003D7785">
          <w:rPr>
            <w:rFonts w:eastAsia="Times New Roman" w:cstheme="minorHAnsi"/>
            <w:color w:val="000000"/>
          </w:rPr>
          <w:delText xml:space="preserve">damage. At the beginning of every round, the </w:delText>
        </w:r>
        <w:r w:rsidDel="003D7785">
          <w:rPr>
            <w:rFonts w:eastAsia="Times New Roman" w:cstheme="minorHAnsi"/>
            <w:color w:val="000000"/>
          </w:rPr>
          <w:delText xml:space="preserve">caster </w:delText>
        </w:r>
        <w:r w:rsidRPr="000D5DB5" w:rsidDel="003D7785">
          <w:rPr>
            <w:rFonts w:eastAsia="Times New Roman" w:cstheme="minorHAnsi"/>
            <w:color w:val="000000"/>
          </w:rPr>
          <w:delText xml:space="preserve">must succeed on a </w:delText>
        </w:r>
        <w:r w:rsidDel="003D7785">
          <w:rPr>
            <w:rFonts w:eastAsia="Times New Roman" w:cstheme="minorHAnsi"/>
            <w:color w:val="000000"/>
          </w:rPr>
          <w:delText xml:space="preserve">sigil roll to affect the target </w:delText>
        </w:r>
        <w:r w:rsidRPr="000D5DB5" w:rsidDel="003D7785">
          <w:rPr>
            <w:rFonts w:eastAsia="Times New Roman" w:cstheme="minorHAnsi"/>
            <w:color w:val="000000"/>
          </w:rPr>
          <w:delText xml:space="preserve">again. </w:delText>
        </w:r>
      </w:del>
    </w:p>
    <w:p w14:paraId="0AEF9F3E" w14:textId="77777777" w:rsidR="00BA08DF" w:rsidDel="003D7785" w:rsidRDefault="00967E8A" w:rsidP="00BA08DF">
      <w:pPr>
        <w:contextualSpacing/>
        <w:rPr>
          <w:del w:id="5910" w:author="Admin" w:date="2021-05-02T15:29:00Z"/>
          <w:rFonts w:eastAsia="Times New Roman" w:cstheme="minorHAnsi"/>
          <w:color w:val="000000"/>
        </w:rPr>
      </w:pPr>
      <w:del w:id="5911" w:author="Admin" w:date="2021-05-02T15:29:00Z">
        <w:r w:rsidDel="003D7785">
          <w:rPr>
            <w:rFonts w:eastAsia="Times New Roman" w:cstheme="minorHAnsi"/>
            <w:color w:val="000000"/>
          </w:rPr>
          <w:lastRenderedPageBreak/>
          <w:delText>Also, s</w:delText>
        </w:r>
        <w:r w:rsidRPr="000D5DB5" w:rsidDel="003D7785">
          <w:rPr>
            <w:rFonts w:eastAsia="Times New Roman" w:cstheme="minorHAnsi"/>
            <w:color w:val="000000"/>
          </w:rPr>
          <w:delText xml:space="preserve">o long as the spell is active, the blast from the spell target's splashes on the area around the target. All creatures </w:delText>
        </w:r>
        <w:r w:rsidDel="003D7785">
          <w:rPr>
            <w:rFonts w:eastAsia="Times New Roman" w:cstheme="minorHAnsi"/>
            <w:color w:val="000000"/>
          </w:rPr>
          <w:delText xml:space="preserve">10 feet from </w:delText>
        </w:r>
        <w:r w:rsidRPr="000D5DB5" w:rsidDel="003D7785">
          <w:rPr>
            <w:rFonts w:eastAsia="Times New Roman" w:cstheme="minorHAnsi"/>
            <w:color w:val="000000"/>
          </w:rPr>
          <w:delText xml:space="preserve">the target take </w:delText>
        </w:r>
        <w:r w:rsidDel="003D7785">
          <w:rPr>
            <w:rFonts w:eastAsia="Times New Roman" w:cstheme="minorHAnsi"/>
            <w:color w:val="000000"/>
          </w:rPr>
          <w:delText xml:space="preserve">one-quarter </w:delText>
        </w:r>
        <w:r w:rsidRPr="000D5DB5" w:rsidDel="003D7785">
          <w:rPr>
            <w:rFonts w:eastAsia="Times New Roman" w:cstheme="minorHAnsi"/>
            <w:color w:val="000000"/>
          </w:rPr>
          <w:delText>the initial damage the target takes</w:delText>
        </w:r>
        <w:r w:rsidDel="003D7785">
          <w:rPr>
            <w:rFonts w:eastAsia="Times New Roman" w:cstheme="minorHAnsi"/>
            <w:color w:val="000000"/>
          </w:rPr>
          <w:delText>, and are pulled 5 feet closer to the epicenter. On a successful Agility saving throw, the damage is halved and the target is not moved</w:delText>
        </w:r>
        <w:r w:rsidRPr="000D5DB5" w:rsidDel="003D7785">
          <w:rPr>
            <w:rFonts w:eastAsia="Times New Roman" w:cstheme="minorHAnsi"/>
            <w:color w:val="000000"/>
          </w:rPr>
          <w:delText xml:space="preserve">. </w:delText>
        </w:r>
      </w:del>
    </w:p>
    <w:p w14:paraId="25BCCFD6" w14:textId="77777777" w:rsidR="00967E8A" w:rsidRPr="000D5DB5" w:rsidDel="003D7785" w:rsidRDefault="00967E8A" w:rsidP="00272CA8">
      <w:pPr>
        <w:contextualSpacing/>
        <w:rPr>
          <w:del w:id="5912" w:author="Admin" w:date="2021-05-02T15:30:00Z"/>
          <w:rFonts w:eastAsia="Times New Roman" w:cstheme="minorHAnsi"/>
          <w:color w:val="000000"/>
        </w:rPr>
      </w:pPr>
      <w:del w:id="5913" w:author="Admin" w:date="2021-05-02T15:30:00Z">
        <w:r w:rsidRPr="000D5DB5" w:rsidDel="003D7785">
          <w:rPr>
            <w:rFonts w:eastAsia="Times New Roman" w:cstheme="minorHAnsi"/>
            <w:color w:val="000000"/>
          </w:rPr>
          <w:delText>If the ranged spell attack misses, the spell deals half the initial damage and has no other effect.</w:delText>
        </w:r>
      </w:del>
    </w:p>
    <w:p w14:paraId="577E1510" w14:textId="77777777" w:rsidR="00AF74AE" w:rsidRPr="00134BC3" w:rsidRDefault="00AF74AE" w:rsidP="00AF74AE">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 xml:space="preserve">The damage increases by one dice per every level above </w:t>
      </w:r>
      <w:r>
        <w:rPr>
          <w:rFonts w:eastAsia="Times New Roman" w:cstheme="minorHAnsi"/>
          <w:color w:val="000000"/>
        </w:rPr>
        <w:t>6th</w:t>
      </w:r>
      <w:r w:rsidRPr="000D5DB5">
        <w:rPr>
          <w:rFonts w:eastAsia="Times New Roman" w:cstheme="minorHAnsi"/>
          <w:color w:val="000000"/>
        </w:rPr>
        <w:t>.</w:t>
      </w:r>
    </w:p>
    <w:p w14:paraId="1AFAFC3A" w14:textId="77777777" w:rsidR="00256A2D" w:rsidRPr="00134BC3" w:rsidRDefault="00256A2D">
      <w:pPr>
        <w:contextualSpacing/>
        <w:rPr>
          <w:rFonts w:eastAsia="Times New Roman" w:cstheme="minorHAnsi"/>
        </w:rPr>
      </w:pPr>
    </w:p>
    <w:p w14:paraId="29AB08C0" w14:textId="77777777" w:rsidR="00AB25EF" w:rsidRPr="00134BC3" w:rsidRDefault="00AB25EF">
      <w:pPr>
        <w:contextualSpacing/>
        <w:rPr>
          <w:rFonts w:eastAsia="Times New Roman" w:cstheme="minorHAnsi"/>
        </w:rPr>
      </w:pPr>
      <w:r w:rsidRPr="000D5DB5">
        <w:rPr>
          <w:rFonts w:eastAsia="Times New Roman" w:cstheme="minorHAnsi"/>
          <w:b/>
          <w:bCs/>
          <w:color w:val="000000"/>
        </w:rPr>
        <w:t>Orb of Annihilation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217B72C3"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17EE617C"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2F1E7FD4" w14:textId="77777777" w:rsidR="007A6DF7" w:rsidRPr="00134BC3" w:rsidRDefault="007A6DF7" w:rsidP="00272CA8">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del w:id="5914" w:author="Admin" w:date="2021-05-02T17:16:00Z">
        <w:r w:rsidRPr="000D5DB5" w:rsidDel="00743E74">
          <w:rPr>
            <w:rFonts w:eastAsia="Times New Roman" w:cstheme="minorHAnsi"/>
            <w:color w:val="000000"/>
          </w:rPr>
          <w:delText xml:space="preserve">50 </w:delText>
        </w:r>
      </w:del>
      <w:ins w:id="5915" w:author="Admin" w:date="2021-05-02T17:16:00Z">
        <w:r w:rsidR="00743E74">
          <w:rPr>
            <w:rFonts w:eastAsia="Times New Roman" w:cstheme="minorHAnsi"/>
            <w:color w:val="000000"/>
          </w:rPr>
          <w:t>30</w:t>
        </w:r>
        <w:r w:rsidR="00743E74" w:rsidRPr="000D5DB5">
          <w:rPr>
            <w:rFonts w:eastAsia="Times New Roman" w:cstheme="minorHAnsi"/>
            <w:color w:val="000000"/>
          </w:rPr>
          <w:t xml:space="preserve"> </w:t>
        </w:r>
      </w:ins>
      <w:r w:rsidRPr="000D5DB5">
        <w:rPr>
          <w:rFonts w:eastAsia="Times New Roman" w:cstheme="minorHAnsi"/>
          <w:color w:val="000000"/>
        </w:rPr>
        <w:t xml:space="preserve">feet </w:t>
      </w:r>
    </w:p>
    <w:p w14:paraId="401AC12E" w14:textId="77777777" w:rsidR="00A07061" w:rsidRPr="00134BC3" w:rsidRDefault="00A07061">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5D71E165"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74E0B7CE" w14:textId="77777777" w:rsidR="006831AE" w:rsidRDefault="00AB25EF" w:rsidP="00272CA8">
      <w:pPr>
        <w:contextualSpacing/>
        <w:rPr>
          <w:rFonts w:eastAsia="Times New Roman" w:cstheme="minorHAnsi"/>
          <w:color w:val="000000"/>
        </w:rPr>
      </w:pPr>
      <w:r w:rsidRPr="000D5DB5">
        <w:rPr>
          <w:rFonts w:eastAsia="Times New Roman" w:cstheme="minorHAnsi"/>
          <w:color w:val="000000"/>
        </w:rPr>
        <w:t xml:space="preserve">You throw a crackling sphere of black and purple energy at a target or 5-foot-intersection </w:t>
      </w:r>
      <w:r w:rsidR="006831AE">
        <w:rPr>
          <w:rFonts w:eastAsia="Times New Roman" w:cstheme="minorHAnsi"/>
          <w:color w:val="000000"/>
        </w:rPr>
        <w:t>with</w:t>
      </w:r>
      <w:r w:rsidRPr="000D5DB5">
        <w:rPr>
          <w:rFonts w:eastAsia="Times New Roman" w:cstheme="minorHAnsi"/>
          <w:color w:val="000000"/>
        </w:rPr>
        <w:t>in range. This requires a ranged spell attack</w:t>
      </w:r>
      <w:del w:id="5916" w:author="Admin" w:date="2021-05-02T17:10:00Z">
        <w:r w:rsidR="005D41AF" w:rsidDel="00743E74">
          <w:rPr>
            <w:rFonts w:eastAsia="Times New Roman" w:cstheme="minorHAnsi"/>
            <w:color w:val="000000"/>
          </w:rPr>
          <w:delText xml:space="preserve"> against a primary target or 5-foot square</w:delText>
        </w:r>
      </w:del>
      <w:r w:rsidRPr="000D5DB5">
        <w:rPr>
          <w:rFonts w:eastAsia="Times New Roman" w:cstheme="minorHAnsi"/>
          <w:color w:val="000000"/>
        </w:rPr>
        <w:t>. The orb deals 4d6 points of fel damage</w:t>
      </w:r>
      <w:del w:id="5917" w:author="Admin" w:date="2021-05-02T17:10:00Z">
        <w:r w:rsidRPr="000D5DB5" w:rsidDel="00743E74">
          <w:rPr>
            <w:rFonts w:eastAsia="Times New Roman" w:cstheme="minorHAnsi"/>
            <w:color w:val="000000"/>
          </w:rPr>
          <w:delText xml:space="preserve"> on the target</w:delText>
        </w:r>
        <w:r w:rsidR="00444E0E" w:rsidDel="00743E74">
          <w:rPr>
            <w:rFonts w:eastAsia="Times New Roman" w:cstheme="minorHAnsi"/>
            <w:color w:val="000000"/>
          </w:rPr>
          <w:delText xml:space="preserve"> or area</w:delText>
        </w:r>
      </w:del>
      <w:r w:rsidR="005D41AF">
        <w:rPr>
          <w:rFonts w:eastAsia="Times New Roman" w:cstheme="minorHAnsi"/>
          <w:color w:val="000000"/>
        </w:rPr>
        <w:t xml:space="preserve">. </w:t>
      </w:r>
      <w:r w:rsidR="006831AE">
        <w:rPr>
          <w:rFonts w:eastAsia="Times New Roman" w:cstheme="minorHAnsi"/>
          <w:color w:val="000000"/>
        </w:rPr>
        <w:t xml:space="preserve">A successful Agility saving throw halves the initial damage. </w:t>
      </w:r>
    </w:p>
    <w:p w14:paraId="6BF84B0D" w14:textId="77777777" w:rsidR="00AB25EF" w:rsidRDefault="006831AE" w:rsidP="00444E0E">
      <w:pPr>
        <w:contextualSpacing/>
        <w:rPr>
          <w:rFonts w:eastAsia="Times New Roman" w:cstheme="minorHAnsi"/>
          <w:color w:val="000000"/>
        </w:rPr>
      </w:pPr>
      <w:r>
        <w:rPr>
          <w:rFonts w:eastAsia="Times New Roman" w:cstheme="minorHAnsi"/>
          <w:color w:val="000000"/>
        </w:rPr>
        <w:t>The spell has an additional effect on the target depending on if it is an object or creature:</w:t>
      </w:r>
    </w:p>
    <w:p w14:paraId="2F641D3F" w14:textId="77777777" w:rsidR="006831AE" w:rsidRDefault="006831AE" w:rsidP="003C4628">
      <w:pPr>
        <w:pStyle w:val="ListParagraph"/>
        <w:numPr>
          <w:ilvl w:val="0"/>
          <w:numId w:val="39"/>
        </w:numPr>
        <w:rPr>
          <w:rFonts w:eastAsia="Times New Roman" w:cstheme="minorHAnsi"/>
          <w:color w:val="000000"/>
        </w:rPr>
      </w:pPr>
      <w:r>
        <w:rPr>
          <w:rFonts w:eastAsia="Times New Roman" w:cstheme="minorHAnsi"/>
          <w:color w:val="000000"/>
        </w:rPr>
        <w:t>If an object, the object takes double damage.</w:t>
      </w:r>
    </w:p>
    <w:p w14:paraId="2EC2C68A" w14:textId="77777777" w:rsidR="006831AE" w:rsidRPr="006831AE" w:rsidRDefault="006831AE" w:rsidP="003C4628">
      <w:pPr>
        <w:pStyle w:val="ListParagraph"/>
        <w:numPr>
          <w:ilvl w:val="0"/>
          <w:numId w:val="39"/>
        </w:numPr>
        <w:rPr>
          <w:rFonts w:eastAsia="Times New Roman" w:cstheme="minorHAnsi"/>
          <w:color w:val="000000"/>
        </w:rPr>
      </w:pPr>
      <w:r>
        <w:rPr>
          <w:rFonts w:eastAsia="Times New Roman" w:cstheme="minorHAnsi"/>
          <w:color w:val="000000"/>
        </w:rPr>
        <w:t xml:space="preserve">If a creature, the target’s maximum hit points is reduced by one-half the damage dealt by the spell (up to a maximum reduction to half maximum hit points). This reduction is restored after a long rest. </w:t>
      </w:r>
    </w:p>
    <w:p w14:paraId="01476F02" w14:textId="77777777" w:rsidR="00AB25EF" w:rsidRPr="000D5DB5" w:rsidRDefault="00AB25EF" w:rsidP="00444E0E">
      <w:pPr>
        <w:contextualSpacing/>
        <w:rPr>
          <w:rFonts w:eastAsia="Times New Roman" w:cstheme="minorHAnsi"/>
          <w:color w:val="000000"/>
        </w:rPr>
      </w:pPr>
      <w:r w:rsidRPr="000D5DB5">
        <w:rPr>
          <w:rFonts w:eastAsia="Times New Roman" w:cstheme="minorHAnsi"/>
          <w:b/>
          <w:bCs/>
          <w:color w:val="000000"/>
        </w:rPr>
        <w:t xml:space="preserve">Heightened. </w:t>
      </w:r>
      <w:r w:rsidR="00444E0E">
        <w:rPr>
          <w:rFonts w:eastAsia="Times New Roman" w:cstheme="minorHAnsi"/>
          <w:color w:val="000000"/>
        </w:rPr>
        <w:t xml:space="preserve">For every spell level above 2nd, the direct damage dealt by the spell increases </w:t>
      </w:r>
      <w:r w:rsidRPr="000D5DB5">
        <w:rPr>
          <w:rFonts w:eastAsia="Times New Roman" w:cstheme="minorHAnsi"/>
          <w:color w:val="000000"/>
        </w:rPr>
        <w:t xml:space="preserve">by </w:t>
      </w:r>
      <w:r w:rsidR="005D41AF" w:rsidRPr="000D5DB5">
        <w:rPr>
          <w:rFonts w:eastAsia="Times New Roman" w:cstheme="minorHAnsi"/>
          <w:color w:val="000000"/>
        </w:rPr>
        <w:t>1d</w:t>
      </w:r>
      <w:r w:rsidR="005D41AF">
        <w:rPr>
          <w:rFonts w:eastAsia="Times New Roman" w:cstheme="minorHAnsi"/>
          <w:color w:val="000000"/>
        </w:rPr>
        <w:t xml:space="preserve">6. </w:t>
      </w:r>
    </w:p>
    <w:p w14:paraId="2C7A4F28" w14:textId="77777777" w:rsidR="007644ED" w:rsidRPr="00134BC3" w:rsidRDefault="007644ED">
      <w:pPr>
        <w:contextualSpacing/>
        <w:rPr>
          <w:rFonts w:eastAsia="Times New Roman" w:cstheme="minorHAnsi"/>
        </w:rPr>
      </w:pPr>
    </w:p>
    <w:p w14:paraId="6B3B8A8B" w14:textId="77777777" w:rsidR="00AB25EF" w:rsidRPr="00134BC3" w:rsidRDefault="00AB25EF">
      <w:pPr>
        <w:contextualSpacing/>
        <w:rPr>
          <w:rFonts w:eastAsia="Times New Roman" w:cstheme="minorHAnsi"/>
        </w:rPr>
      </w:pPr>
      <w:r w:rsidRPr="000D5DB5">
        <w:rPr>
          <w:rFonts w:eastAsia="Times New Roman" w:cstheme="minorHAnsi"/>
          <w:b/>
          <w:bCs/>
          <w:color w:val="000000"/>
        </w:rPr>
        <w:t>Parasite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663EFA1B"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Conjuration </w:t>
      </w:r>
      <w:r w:rsidR="00CD07D6">
        <w:rPr>
          <w:rFonts w:eastAsia="Times New Roman" w:cstheme="minorHAnsi"/>
          <w:color w:val="000000"/>
        </w:rPr>
        <w:t>[sigil]</w:t>
      </w:r>
    </w:p>
    <w:p w14:paraId="190DCCEE"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417B8840"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3B26C529"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59667B6D" w14:textId="77777777" w:rsidR="00AB25EF" w:rsidRPr="00134BC3" w:rsidRDefault="00AB25EF" w:rsidP="00743E74">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w:t>
      </w:r>
      <w:ins w:id="5918" w:author="Admin" w:date="2021-05-02T17:11:00Z">
        <w:r w:rsidR="00743E74" w:rsidRPr="00743E74">
          <w:rPr>
            <w:rFonts w:eastAsia="Times New Roman" w:cstheme="minorHAnsi"/>
            <w:color w:val="000000"/>
          </w:rPr>
          <w:t>Instantaneous, plus 3 rounds</w:t>
        </w:r>
      </w:ins>
      <w:del w:id="5919" w:author="Admin" w:date="2021-05-02T17:11:00Z">
        <w:r w:rsidR="00A31B16" w:rsidRPr="000D5DB5" w:rsidDel="00743E74">
          <w:rPr>
            <w:rFonts w:eastAsia="Times New Roman" w:cstheme="minorHAnsi"/>
            <w:color w:val="000000"/>
          </w:rPr>
          <w:delText>U</w:delText>
        </w:r>
        <w:r w:rsidRPr="000D5DB5" w:rsidDel="00743E74">
          <w:rPr>
            <w:rFonts w:eastAsia="Times New Roman" w:cstheme="minorHAnsi"/>
            <w:color w:val="000000"/>
          </w:rPr>
          <w:delText xml:space="preserve">p to </w:delText>
        </w:r>
        <w:r w:rsidR="002B1478" w:rsidRPr="000D5DB5" w:rsidDel="00743E74">
          <w:rPr>
            <w:rFonts w:eastAsia="Times New Roman" w:cstheme="minorHAnsi"/>
            <w:color w:val="000000"/>
          </w:rPr>
          <w:delText>1</w:delText>
        </w:r>
        <w:r w:rsidR="00D92CD3" w:rsidRPr="000D5DB5" w:rsidDel="00743E74">
          <w:rPr>
            <w:rFonts w:eastAsia="Times New Roman" w:cstheme="minorHAnsi"/>
            <w:color w:val="000000"/>
          </w:rPr>
          <w:delText xml:space="preserve"> </w:delText>
        </w:r>
        <w:r w:rsidRPr="000D5DB5" w:rsidDel="00743E74">
          <w:rPr>
            <w:rFonts w:eastAsia="Times New Roman" w:cstheme="minorHAnsi"/>
            <w:color w:val="000000"/>
          </w:rPr>
          <w:delText>minute</w:delText>
        </w:r>
      </w:del>
    </w:p>
    <w:p w14:paraId="4B99F404" w14:textId="7B65A188" w:rsidR="00743E74" w:rsidRDefault="000B6528" w:rsidP="000335B1">
      <w:pPr>
        <w:contextualSpacing/>
        <w:rPr>
          <w:ins w:id="5920" w:author="Admin" w:date="2021-05-02T17:11:00Z"/>
          <w:rFonts w:eastAsia="Times New Roman" w:cstheme="minorHAnsi"/>
          <w:color w:val="000000"/>
        </w:rPr>
      </w:pPr>
      <w:r w:rsidRPr="000D5DB5">
        <w:rPr>
          <w:rFonts w:eastAsia="Times New Roman" w:cstheme="minorHAnsi"/>
          <w:color w:val="000000"/>
        </w:rPr>
        <w:lastRenderedPageBreak/>
        <w:t xml:space="preserve">You </w:t>
      </w:r>
      <w:del w:id="5921" w:author="Admin" w:date="2021-05-02T17:11:00Z">
        <w:r w:rsidRPr="000D5DB5" w:rsidDel="00743E74">
          <w:rPr>
            <w:rFonts w:eastAsia="Times New Roman" w:cstheme="minorHAnsi"/>
            <w:color w:val="000000"/>
          </w:rPr>
          <w:delText xml:space="preserve">summon </w:delText>
        </w:r>
      </w:del>
      <w:ins w:id="5922" w:author="Admin" w:date="2021-05-02T17:11:00Z">
        <w:r w:rsidR="00743E74">
          <w:rPr>
            <w:rFonts w:eastAsia="Times New Roman" w:cstheme="minorHAnsi"/>
            <w:color w:val="000000"/>
          </w:rPr>
          <w:t xml:space="preserve">inject </w:t>
        </w:r>
      </w:ins>
      <w:r w:rsidRPr="000D5DB5">
        <w:rPr>
          <w:rFonts w:eastAsia="Times New Roman" w:cstheme="minorHAnsi"/>
          <w:color w:val="000000"/>
        </w:rPr>
        <w:t xml:space="preserve">a parasitic conjured creature into the target. Make a ranged spell attack against any </w:t>
      </w:r>
      <w:r w:rsidR="007A6DF7">
        <w:rPr>
          <w:rFonts w:eastAsia="Times New Roman" w:cstheme="minorHAnsi"/>
          <w:color w:val="000000"/>
        </w:rPr>
        <w:t>creature</w:t>
      </w:r>
      <w:r w:rsidR="007A6DF7" w:rsidRPr="000D5DB5">
        <w:rPr>
          <w:rFonts w:eastAsia="Times New Roman" w:cstheme="minorHAnsi"/>
          <w:color w:val="000000"/>
        </w:rPr>
        <w:t xml:space="preserve"> </w:t>
      </w:r>
      <w:r w:rsidRPr="000D5DB5">
        <w:rPr>
          <w:rFonts w:eastAsia="Times New Roman" w:cstheme="minorHAnsi"/>
          <w:color w:val="000000"/>
        </w:rPr>
        <w:t xml:space="preserve">within range. </w:t>
      </w:r>
      <w:ins w:id="5923" w:author="Admin" w:date="2021-05-02T17:11:00Z">
        <w:r w:rsidR="00743E74">
          <w:rPr>
            <w:rFonts w:eastAsia="Times New Roman" w:cstheme="minorHAnsi"/>
            <w:color w:val="000000"/>
          </w:rPr>
          <w:t xml:space="preserve">On a hit, the </w:t>
        </w:r>
      </w:ins>
      <w:del w:id="5924" w:author="Admin" w:date="2021-05-02T17:11:00Z">
        <w:r w:rsidRPr="000D5DB5" w:rsidDel="00743E74">
          <w:rPr>
            <w:rFonts w:eastAsia="Times New Roman" w:cstheme="minorHAnsi"/>
            <w:color w:val="000000"/>
          </w:rPr>
          <w:delText xml:space="preserve">The </w:delText>
        </w:r>
      </w:del>
      <w:r w:rsidRPr="000D5DB5">
        <w:rPr>
          <w:rFonts w:eastAsia="Times New Roman" w:cstheme="minorHAnsi"/>
          <w:color w:val="000000"/>
        </w:rPr>
        <w:t>target suffers 2d6 poison damage</w:t>
      </w:r>
      <w:ins w:id="5925" w:author="Admin" w:date="2021-05-02T17:11:00Z">
        <w:r w:rsidR="00743E74">
          <w:rPr>
            <w:rFonts w:eastAsia="Times New Roman" w:cstheme="minorHAnsi"/>
            <w:color w:val="000000"/>
          </w:rPr>
          <w:t xml:space="preserve"> and becomes a host for the parasite</w:t>
        </w:r>
      </w:ins>
      <w:r w:rsidRPr="000D5DB5">
        <w:rPr>
          <w:rFonts w:eastAsia="Times New Roman" w:cstheme="minorHAnsi"/>
          <w:color w:val="000000"/>
        </w:rPr>
        <w:t xml:space="preserve">. </w:t>
      </w:r>
      <w:ins w:id="5926" w:author="Admin" w:date="2021-05-02T17:11:00Z">
        <w:r w:rsidR="00743E74" w:rsidRPr="00743E74">
          <w:rPr>
            <w:rFonts w:eastAsia="Times New Roman" w:cstheme="minorHAnsi"/>
            <w:color w:val="000000"/>
          </w:rPr>
          <w:t xml:space="preserve">The sigil pulses at the start of your turn every round, repeating the </w:t>
        </w:r>
      </w:ins>
      <w:ins w:id="5927" w:author="Admin" w:date="2022-04-18T23:41:00Z">
        <w:r w:rsidR="000335B1">
          <w:rPr>
            <w:rFonts w:eastAsia="Times New Roman" w:cstheme="minorHAnsi"/>
            <w:color w:val="000000"/>
          </w:rPr>
          <w:t xml:space="preserve">primary </w:t>
        </w:r>
      </w:ins>
      <w:ins w:id="5928" w:author="Admin" w:date="2021-05-02T17:11:00Z">
        <w:r w:rsidR="00743E74" w:rsidRPr="00743E74">
          <w:rPr>
            <w:rFonts w:eastAsia="Times New Roman" w:cstheme="minorHAnsi"/>
            <w:color w:val="000000"/>
          </w:rPr>
          <w:t>effect.</w:t>
        </w:r>
        <w:r w:rsidR="00743E74" w:rsidRPr="00743E74" w:rsidDel="00743E74">
          <w:rPr>
            <w:rFonts w:eastAsia="Times New Roman" w:cstheme="minorHAnsi"/>
            <w:color w:val="000000"/>
          </w:rPr>
          <w:t xml:space="preserve"> </w:t>
        </w:r>
      </w:ins>
    </w:p>
    <w:p w14:paraId="6C331B1C" w14:textId="77777777" w:rsidR="0008540D" w:rsidDel="00743E74" w:rsidRDefault="0008540D" w:rsidP="00272CA8">
      <w:pPr>
        <w:contextualSpacing/>
        <w:rPr>
          <w:del w:id="5929" w:author="Admin" w:date="2021-05-02T17:11:00Z"/>
          <w:rFonts w:eastAsia="Times New Roman" w:cstheme="minorHAnsi"/>
          <w:color w:val="000000"/>
        </w:rPr>
      </w:pPr>
      <w:del w:id="5930" w:author="Admin" w:date="2021-05-02T17:11:00Z">
        <w:r w:rsidRPr="000D5DB5" w:rsidDel="00743E74">
          <w:rPr>
            <w:rFonts w:eastAsia="Times New Roman" w:cstheme="minorHAnsi"/>
            <w:color w:val="000000"/>
          </w:rPr>
          <w:delText xml:space="preserve">At the beginning of every round, the </w:delText>
        </w:r>
        <w:r w:rsidDel="00743E74">
          <w:rPr>
            <w:rFonts w:eastAsia="Times New Roman" w:cstheme="minorHAnsi"/>
            <w:color w:val="000000"/>
          </w:rPr>
          <w:delText xml:space="preserve">caster </w:delText>
        </w:r>
        <w:r w:rsidRPr="000D5DB5" w:rsidDel="00743E74">
          <w:rPr>
            <w:rFonts w:eastAsia="Times New Roman" w:cstheme="minorHAnsi"/>
            <w:color w:val="000000"/>
          </w:rPr>
          <w:delText xml:space="preserve">must succeed on a </w:delText>
        </w:r>
        <w:r w:rsidR="00B644D9" w:rsidDel="00743E74">
          <w:rPr>
            <w:rFonts w:eastAsia="Times New Roman" w:cstheme="minorHAnsi"/>
            <w:color w:val="000000"/>
          </w:rPr>
          <w:delText>sigil</w:delText>
        </w:r>
        <w:r w:rsidDel="00743E74">
          <w:rPr>
            <w:rFonts w:eastAsia="Times New Roman" w:cstheme="minorHAnsi"/>
            <w:color w:val="000000"/>
          </w:rPr>
          <w:delText xml:space="preserve"> roll to affect the target </w:delText>
        </w:r>
        <w:r w:rsidRPr="000D5DB5" w:rsidDel="00743E74">
          <w:rPr>
            <w:rFonts w:eastAsia="Times New Roman" w:cstheme="minorHAnsi"/>
            <w:color w:val="000000"/>
          </w:rPr>
          <w:delText xml:space="preserve">again. </w:delText>
        </w:r>
      </w:del>
    </w:p>
    <w:p w14:paraId="7FA40352" w14:textId="77777777" w:rsidR="000B6528" w:rsidRPr="000D5DB5" w:rsidDel="00743E74" w:rsidRDefault="0008540D" w:rsidP="00743E74">
      <w:pPr>
        <w:contextualSpacing/>
        <w:rPr>
          <w:del w:id="5931" w:author="Admin" w:date="2021-05-02T17:17:00Z"/>
          <w:rFonts w:eastAsia="Times New Roman" w:cstheme="minorHAnsi"/>
          <w:color w:val="000000"/>
        </w:rPr>
      </w:pPr>
      <w:del w:id="5932" w:author="Admin" w:date="2021-05-02T17:17:00Z">
        <w:r w:rsidDel="00743E74">
          <w:rPr>
            <w:rFonts w:eastAsia="Times New Roman" w:cstheme="minorHAnsi"/>
            <w:color w:val="000000"/>
          </w:rPr>
          <w:delText>Also, s</w:delText>
        </w:r>
        <w:r w:rsidR="000B6528" w:rsidRPr="000D5DB5" w:rsidDel="00743E74">
          <w:rPr>
            <w:rFonts w:eastAsia="Times New Roman" w:cstheme="minorHAnsi"/>
            <w:color w:val="000000"/>
          </w:rPr>
          <w:delText xml:space="preserve">o long as the spell is active, the target is treated as if poisoned. </w:delText>
        </w:r>
      </w:del>
    </w:p>
    <w:p w14:paraId="52204E42" w14:textId="77777777" w:rsidR="000B6528" w:rsidRPr="000D5DB5" w:rsidRDefault="000B6528">
      <w:pPr>
        <w:contextualSpacing/>
        <w:rPr>
          <w:rFonts w:eastAsia="Times New Roman" w:cstheme="minorHAnsi"/>
          <w:color w:val="000000"/>
        </w:rPr>
      </w:pPr>
      <w:r w:rsidRPr="000D5DB5">
        <w:rPr>
          <w:rFonts w:eastAsia="Times New Roman" w:cstheme="minorHAnsi"/>
          <w:color w:val="000000"/>
        </w:rPr>
        <w:t>If the ranged spell attack misses, the spell deals half the initial damage and has no other effect.</w:t>
      </w:r>
    </w:p>
    <w:p w14:paraId="3C67225A" w14:textId="77777777" w:rsidR="00596088" w:rsidRDefault="000B6528" w:rsidP="00272CA8">
      <w:pPr>
        <w:contextualSpacing/>
        <w:rPr>
          <w:rFonts w:eastAsia="Times New Roman" w:cstheme="minorHAnsi"/>
          <w:color w:val="000000"/>
        </w:rPr>
      </w:pPr>
      <w:r w:rsidRPr="000D5DB5">
        <w:rPr>
          <w:rFonts w:eastAsia="Times New Roman" w:cstheme="minorHAnsi"/>
          <w:color w:val="000000"/>
        </w:rPr>
        <w:t xml:space="preserve">If the creature dies while under the effects of parasite, </w:t>
      </w:r>
      <w:del w:id="5933" w:author="Admin" w:date="2021-05-02T17:17:00Z">
        <w:r w:rsidRPr="000D5DB5" w:rsidDel="00743E74">
          <w:rPr>
            <w:rFonts w:eastAsia="Times New Roman" w:cstheme="minorHAnsi"/>
            <w:color w:val="000000"/>
          </w:rPr>
          <w:delText xml:space="preserve">its </w:delText>
        </w:r>
      </w:del>
      <w:r w:rsidRPr="000D5DB5">
        <w:rPr>
          <w:rFonts w:eastAsia="Times New Roman" w:cstheme="minorHAnsi"/>
          <w:color w:val="000000"/>
        </w:rPr>
        <w:t xml:space="preserve">poisonous fume arises from the corpse, dealing 2d6 </w:t>
      </w:r>
      <w:ins w:id="5934" w:author="Admin" w:date="2021-05-02T17:11:00Z">
        <w:r w:rsidR="00743E74">
          <w:rPr>
            <w:rFonts w:eastAsia="Times New Roman" w:cstheme="minorHAnsi"/>
            <w:color w:val="000000"/>
          </w:rPr>
          <w:t xml:space="preserve">points of poison </w:t>
        </w:r>
      </w:ins>
      <w:r w:rsidRPr="000D5DB5">
        <w:rPr>
          <w:rFonts w:eastAsia="Times New Roman" w:cstheme="minorHAnsi"/>
          <w:color w:val="000000"/>
        </w:rPr>
        <w:t xml:space="preserve">damage in </w:t>
      </w:r>
      <w:r w:rsidR="00596088">
        <w:rPr>
          <w:rFonts w:eastAsia="Times New Roman" w:cstheme="minorHAnsi"/>
          <w:color w:val="000000"/>
        </w:rPr>
        <w:t>a 5 foot-radius sphere</w:t>
      </w:r>
      <w:del w:id="5935" w:author="Admin" w:date="2021-05-02T17:13:00Z">
        <w:r w:rsidRPr="000D5DB5" w:rsidDel="00743E74">
          <w:rPr>
            <w:rFonts w:eastAsia="Times New Roman" w:cstheme="minorHAnsi"/>
            <w:color w:val="000000"/>
          </w:rPr>
          <w:delText xml:space="preserve">, </w:delText>
        </w:r>
      </w:del>
      <w:ins w:id="5936" w:author="Admin" w:date="2021-05-02T17:13:00Z">
        <w:r w:rsidR="00743E74">
          <w:rPr>
            <w:rFonts w:eastAsia="Times New Roman" w:cstheme="minorHAnsi"/>
            <w:color w:val="000000"/>
          </w:rPr>
          <w:t xml:space="preserve"> </w:t>
        </w:r>
      </w:ins>
      <w:r w:rsidRPr="000D5DB5">
        <w:rPr>
          <w:rFonts w:eastAsia="Times New Roman" w:cstheme="minorHAnsi"/>
          <w:color w:val="000000"/>
        </w:rPr>
        <w:t>centered on the corpse</w:t>
      </w:r>
      <w:ins w:id="5937" w:author="Admin" w:date="2021-05-02T17:17:00Z">
        <w:r w:rsidR="00743E74">
          <w:rPr>
            <w:rFonts w:eastAsia="Times New Roman" w:cstheme="minorHAnsi"/>
            <w:color w:val="000000"/>
          </w:rPr>
          <w:t xml:space="preserve">, halved on a successful </w:t>
        </w:r>
      </w:ins>
      <w:ins w:id="5938" w:author="Admin" w:date="2021-05-02T17:18:00Z">
        <w:r w:rsidR="00743E74">
          <w:rPr>
            <w:rFonts w:eastAsia="Times New Roman" w:cstheme="minorHAnsi"/>
            <w:color w:val="000000"/>
          </w:rPr>
          <w:t>Stamina saving throw</w:t>
        </w:r>
      </w:ins>
      <w:r w:rsidRPr="000D5DB5">
        <w:rPr>
          <w:rFonts w:eastAsia="Times New Roman" w:cstheme="minorHAnsi"/>
          <w:color w:val="000000"/>
        </w:rPr>
        <w:t xml:space="preserve">. The parasite is summoned on </w:t>
      </w:r>
      <w:del w:id="5939" w:author="Admin" w:date="2021-05-02T17:18:00Z">
        <w:r w:rsidRPr="000D5DB5" w:rsidDel="00743E74">
          <w:rPr>
            <w:rFonts w:eastAsia="Times New Roman" w:cstheme="minorHAnsi"/>
            <w:color w:val="000000"/>
          </w:rPr>
          <w:delText xml:space="preserve">the spot of its </w:delText>
        </w:r>
      </w:del>
      <w:ins w:id="5940" w:author="Admin" w:date="2021-05-02T17:18:00Z">
        <w:r w:rsidR="00743E74">
          <w:rPr>
            <w:rFonts w:eastAsia="Times New Roman" w:cstheme="minorHAnsi"/>
            <w:color w:val="000000"/>
          </w:rPr>
          <w:t>corpse</w:t>
        </w:r>
      </w:ins>
      <w:del w:id="5941" w:author="Admin" w:date="2021-05-02T17:18:00Z">
        <w:r w:rsidRPr="000D5DB5" w:rsidDel="00743E74">
          <w:rPr>
            <w:rFonts w:eastAsia="Times New Roman" w:cstheme="minorHAnsi"/>
            <w:color w:val="000000"/>
          </w:rPr>
          <w:delText>death</w:delText>
        </w:r>
      </w:del>
      <w:r w:rsidRPr="000D5DB5">
        <w:rPr>
          <w:rFonts w:eastAsia="Times New Roman" w:cstheme="minorHAnsi"/>
          <w:color w:val="000000"/>
        </w:rPr>
        <w:t xml:space="preserve">, and it remains for </w:t>
      </w:r>
      <w:ins w:id="5942" w:author="Admin" w:date="2021-05-02T17:19:00Z">
        <w:r w:rsidR="00EC45E9">
          <w:rPr>
            <w:rFonts w:eastAsia="Times New Roman" w:cstheme="minorHAnsi"/>
            <w:color w:val="000000"/>
          </w:rPr>
          <w:t>duration</w:t>
        </w:r>
      </w:ins>
      <w:ins w:id="5943" w:author="Admin" w:date="2021-05-02T17:18:00Z">
        <w:r w:rsidR="00743E74">
          <w:rPr>
            <w:rFonts w:eastAsia="Times New Roman" w:cstheme="minorHAnsi"/>
            <w:color w:val="000000"/>
          </w:rPr>
          <w:t xml:space="preserve"> of Concentration, up to </w:t>
        </w:r>
      </w:ins>
      <w:del w:id="5944" w:author="Admin" w:date="2021-05-02T17:18:00Z">
        <w:r w:rsidRPr="000D5DB5" w:rsidDel="00743E74">
          <w:rPr>
            <w:rFonts w:eastAsia="Times New Roman" w:cstheme="minorHAnsi"/>
            <w:color w:val="000000"/>
          </w:rPr>
          <w:delText>a</w:delText>
        </w:r>
        <w:r w:rsidR="00596088" w:rsidDel="00743E74">
          <w:rPr>
            <w:rFonts w:eastAsia="Times New Roman" w:cstheme="minorHAnsi"/>
            <w:color w:val="000000"/>
          </w:rPr>
          <w:delText xml:space="preserve"> </w:delText>
        </w:r>
      </w:del>
      <w:ins w:id="5945" w:author="Admin" w:date="2021-05-02T17:18:00Z">
        <w:r w:rsidR="00743E74">
          <w:rPr>
            <w:rFonts w:eastAsia="Times New Roman" w:cstheme="minorHAnsi"/>
            <w:color w:val="000000"/>
          </w:rPr>
          <w:t xml:space="preserve">1 </w:t>
        </w:r>
      </w:ins>
      <w:r w:rsidR="00596088">
        <w:rPr>
          <w:rFonts w:eastAsia="Times New Roman" w:cstheme="minorHAnsi"/>
          <w:color w:val="000000"/>
        </w:rPr>
        <w:t>minute</w:t>
      </w:r>
      <w:del w:id="5946" w:author="Admin" w:date="2021-05-02T17:12:00Z">
        <w:r w:rsidR="00596088" w:rsidDel="00743E74">
          <w:rPr>
            <w:rFonts w:eastAsia="Times New Roman" w:cstheme="minorHAnsi"/>
            <w:color w:val="000000"/>
          </w:rPr>
          <w:delText>, as if you conjured it</w:delText>
        </w:r>
      </w:del>
      <w:r w:rsidR="00596088">
        <w:rPr>
          <w:rFonts w:eastAsia="Times New Roman" w:cstheme="minorHAnsi"/>
          <w:color w:val="000000"/>
        </w:rPr>
        <w:t>.</w:t>
      </w:r>
    </w:p>
    <w:p w14:paraId="5B9DB182" w14:textId="77777777" w:rsidR="008458AA" w:rsidRPr="000D5DB5" w:rsidRDefault="000B6528" w:rsidP="00DD72A2">
      <w:pPr>
        <w:contextualSpacing/>
        <w:rPr>
          <w:rFonts w:eastAsia="Times New Roman" w:cstheme="minorHAnsi"/>
          <w:color w:val="000000"/>
        </w:rPr>
      </w:pPr>
      <w:r w:rsidRPr="000D5DB5">
        <w:rPr>
          <w:rFonts w:eastAsia="Times New Roman" w:cstheme="minorHAnsi"/>
          <w:color w:val="000000"/>
        </w:rPr>
        <w:t xml:space="preserve">You can implant any creature that as part of the spell so long as it is one </w:t>
      </w:r>
      <w:ins w:id="5947" w:author="Admin" w:date="2021-05-02T17:12:00Z">
        <w:r w:rsidR="00743E74">
          <w:rPr>
            <w:rFonts w:eastAsia="Times New Roman" w:cstheme="minorHAnsi"/>
            <w:color w:val="000000"/>
          </w:rPr>
          <w:t xml:space="preserve">or more </w:t>
        </w:r>
      </w:ins>
      <w:r w:rsidRPr="000D5DB5">
        <w:rPr>
          <w:rFonts w:eastAsia="Times New Roman" w:cstheme="minorHAnsi"/>
          <w:color w:val="000000"/>
        </w:rPr>
        <w:t>size categor</w:t>
      </w:r>
      <w:ins w:id="5948" w:author="Admin" w:date="2021-05-02T17:12:00Z">
        <w:r w:rsidR="00743E74">
          <w:rPr>
            <w:rFonts w:eastAsia="Times New Roman" w:cstheme="minorHAnsi"/>
            <w:color w:val="000000"/>
          </w:rPr>
          <w:t>ies</w:t>
        </w:r>
      </w:ins>
      <w:del w:id="5949" w:author="Admin" w:date="2021-05-02T17:12:00Z">
        <w:r w:rsidRPr="000D5DB5" w:rsidDel="00743E74">
          <w:rPr>
            <w:rFonts w:eastAsia="Times New Roman" w:cstheme="minorHAnsi"/>
            <w:color w:val="000000"/>
          </w:rPr>
          <w:delText>y</w:delText>
        </w:r>
      </w:del>
      <w:r w:rsidRPr="000D5DB5">
        <w:rPr>
          <w:rFonts w:eastAsia="Times New Roman" w:cstheme="minorHAnsi"/>
          <w:color w:val="000000"/>
        </w:rPr>
        <w:t xml:space="preserve"> smaller than the target</w:t>
      </w:r>
      <w:del w:id="5950" w:author="Admin" w:date="2021-05-02T17:12:00Z">
        <w:r w:rsidRPr="000D5DB5" w:rsidDel="00743E74">
          <w:rPr>
            <w:rFonts w:eastAsia="Times New Roman" w:cstheme="minorHAnsi"/>
            <w:color w:val="000000"/>
          </w:rPr>
          <w:delText xml:space="preserve">, </w:delText>
        </w:r>
      </w:del>
      <w:ins w:id="5951" w:author="Admin" w:date="2021-05-02T17:12:00Z">
        <w:r w:rsidR="00743E74">
          <w:rPr>
            <w:rFonts w:eastAsia="Times New Roman" w:cstheme="minorHAnsi"/>
            <w:color w:val="000000"/>
          </w:rPr>
          <w:t xml:space="preserve">. </w:t>
        </w:r>
      </w:ins>
      <w:del w:id="5952" w:author="Admin" w:date="2021-05-02T17:12:00Z">
        <w:r w:rsidRPr="000D5DB5" w:rsidDel="00743E74">
          <w:rPr>
            <w:rFonts w:eastAsia="Times New Roman" w:cstheme="minorHAnsi"/>
            <w:color w:val="000000"/>
          </w:rPr>
          <w:delText>and if t</w:delText>
        </w:r>
      </w:del>
      <w:ins w:id="5953" w:author="Admin" w:date="2021-05-02T17:12:00Z">
        <w:r w:rsidR="00743E74">
          <w:rPr>
            <w:rFonts w:eastAsia="Times New Roman" w:cstheme="minorHAnsi"/>
            <w:color w:val="000000"/>
          </w:rPr>
          <w:t>T</w:t>
        </w:r>
      </w:ins>
      <w:r w:rsidRPr="000D5DB5">
        <w:rPr>
          <w:rFonts w:eastAsia="Times New Roman" w:cstheme="minorHAnsi"/>
          <w:color w:val="000000"/>
        </w:rPr>
        <w:t xml:space="preserve">he conjure spell you refer to is lower than the parasite spell in spell level. </w:t>
      </w:r>
    </w:p>
    <w:p w14:paraId="4BAFA7C2" w14:textId="77777777" w:rsidR="000B6528" w:rsidDel="00EC45E9" w:rsidRDefault="000B6528" w:rsidP="00E14172">
      <w:pPr>
        <w:contextualSpacing/>
        <w:rPr>
          <w:del w:id="5954" w:author="Admin" w:date="2021-05-02T17:19:00Z"/>
          <w:rFonts w:eastAsia="Times New Roman" w:cstheme="minorHAnsi"/>
          <w:i/>
          <w:iCs/>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The damage increases by 1d6 per spell level above 2nd. </w:t>
      </w:r>
    </w:p>
    <w:p w14:paraId="2CC3AE05" w14:textId="77777777" w:rsidR="00EC45E9" w:rsidRPr="000D5DB5" w:rsidRDefault="00EC45E9">
      <w:pPr>
        <w:contextualSpacing/>
        <w:rPr>
          <w:ins w:id="5955" w:author="Admin" w:date="2021-05-02T17:19:00Z"/>
          <w:rFonts w:eastAsia="Times New Roman" w:cstheme="minorHAnsi"/>
          <w:color w:val="000000"/>
        </w:rPr>
      </w:pPr>
    </w:p>
    <w:p w14:paraId="69F7C8E9" w14:textId="77777777" w:rsidR="000B6528" w:rsidDel="00EC45E9" w:rsidRDefault="00596088" w:rsidP="00272CA8">
      <w:pPr>
        <w:contextualSpacing/>
        <w:rPr>
          <w:del w:id="5956" w:author="Admin" w:date="2021-05-02T17:19:00Z"/>
          <w:rFonts w:eastAsia="Times New Roman" w:cstheme="minorHAnsi"/>
          <w:color w:val="000000"/>
        </w:rPr>
      </w:pPr>
      <w:r>
        <w:rPr>
          <w:rFonts w:eastAsia="Times New Roman" w:cstheme="minorHAnsi"/>
          <w:i/>
          <w:iCs/>
          <w:color w:val="000000"/>
        </w:rPr>
        <w:t xml:space="preserve">Note: </w:t>
      </w:r>
      <w:del w:id="5957" w:author="Admin" w:date="2021-05-02T17:12:00Z">
        <w:r w:rsidDel="00743E74">
          <w:rPr>
            <w:rFonts w:eastAsia="Times New Roman" w:cstheme="minorHAnsi"/>
            <w:color w:val="000000"/>
          </w:rPr>
          <w:delText>You must choose the creature to serve as the parasite beforehand, and it must be a creature you can conjure.</w:delText>
        </w:r>
      </w:del>
      <w:ins w:id="5958" w:author="Admin" w:date="2021-05-02T17:12:00Z">
        <w:r w:rsidR="00743E74">
          <w:rPr>
            <w:rFonts w:eastAsia="Times New Roman" w:cstheme="minorHAnsi"/>
            <w:color w:val="000000"/>
          </w:rPr>
          <w:t xml:space="preserve">The creature you implant must be a creature you can conjure. </w:t>
        </w:r>
      </w:ins>
    </w:p>
    <w:p w14:paraId="61E37D57" w14:textId="77777777" w:rsidR="00EC45E9" w:rsidRPr="00596088" w:rsidRDefault="00EC45E9" w:rsidP="00DD72A2">
      <w:pPr>
        <w:contextualSpacing/>
        <w:rPr>
          <w:ins w:id="5959" w:author="Admin" w:date="2021-05-02T17:19:00Z"/>
          <w:rFonts w:eastAsia="Times New Roman" w:cstheme="minorHAnsi"/>
          <w:color w:val="000000"/>
        </w:rPr>
      </w:pPr>
    </w:p>
    <w:p w14:paraId="6F4C659E" w14:textId="77777777" w:rsidR="00596088" w:rsidRPr="000D5DB5" w:rsidRDefault="00596088" w:rsidP="00DD72A2">
      <w:pPr>
        <w:contextualSpacing/>
        <w:rPr>
          <w:rFonts w:eastAsia="Times New Roman" w:cstheme="minorHAnsi"/>
          <w:color w:val="000000"/>
        </w:rPr>
      </w:pPr>
    </w:p>
    <w:p w14:paraId="60E357A1" w14:textId="77777777" w:rsidR="008458AA" w:rsidRPr="00134BC3" w:rsidRDefault="008458AA">
      <w:pPr>
        <w:contextualSpacing/>
        <w:rPr>
          <w:rFonts w:eastAsia="Times New Roman" w:cstheme="minorHAnsi"/>
        </w:rPr>
      </w:pPr>
      <w:r w:rsidRPr="000D5DB5">
        <w:rPr>
          <w:rFonts w:eastAsia="Times New Roman" w:cstheme="minorHAnsi"/>
          <w:b/>
          <w:bCs/>
          <w:color w:val="000000"/>
        </w:rPr>
        <w:t>Power Word</w:t>
      </w:r>
      <w:r w:rsidR="00392EC5" w:rsidRPr="000D5DB5">
        <w:rPr>
          <w:rFonts w:eastAsia="Times New Roman" w:cstheme="minorHAnsi"/>
          <w:b/>
          <w:bCs/>
          <w:color w:val="000000"/>
        </w:rPr>
        <w:t xml:space="preserve"> </w:t>
      </w:r>
      <w:r w:rsidRPr="000D5DB5">
        <w:rPr>
          <w:rFonts w:eastAsia="Times New Roman" w:cstheme="minorHAnsi"/>
          <w:b/>
          <w:bCs/>
          <w:color w:val="000000"/>
        </w:rPr>
        <w:t>Shield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0CA5B7CC" w14:textId="77777777" w:rsidR="008458AA" w:rsidRPr="00134BC3" w:rsidRDefault="008458AA">
      <w:pPr>
        <w:contextualSpacing/>
        <w:rPr>
          <w:rFonts w:eastAsia="Times New Roman" w:cstheme="minorHAnsi"/>
        </w:rPr>
      </w:pPr>
      <w:r w:rsidRPr="000D5DB5">
        <w:rPr>
          <w:rFonts w:eastAsia="Times New Roman" w:cstheme="minorHAnsi"/>
          <w:color w:val="000000"/>
        </w:rPr>
        <w:t>Abjuration</w:t>
      </w:r>
    </w:p>
    <w:p w14:paraId="4C88CDB2"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37481588"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w:t>
      </w:r>
      <w:r>
        <w:rPr>
          <w:rFonts w:eastAsia="Times New Roman" w:cstheme="minorHAnsi"/>
          <w:color w:val="000000"/>
        </w:rPr>
        <w:t>3</w:t>
      </w:r>
      <w:r w:rsidRPr="000D5DB5">
        <w:rPr>
          <w:rFonts w:eastAsia="Times New Roman" w:cstheme="minorHAnsi"/>
          <w:color w:val="000000"/>
        </w:rPr>
        <w:t>0 f</w:t>
      </w:r>
      <w:r>
        <w:rPr>
          <w:rFonts w:eastAsia="Times New Roman" w:cstheme="minorHAnsi"/>
          <w:color w:val="000000"/>
        </w:rPr>
        <w:t>eet</w:t>
      </w:r>
    </w:p>
    <w:p w14:paraId="636EE383" w14:textId="77777777" w:rsidR="007A0074" w:rsidRDefault="00A07061">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301B0204" w14:textId="77777777" w:rsidR="008458AA" w:rsidRPr="00134BC3" w:rsidRDefault="008458AA">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color w:val="000000"/>
        </w:rPr>
        <w:t xml:space="preserve"> </w:t>
      </w:r>
      <w:r w:rsidR="00D63985">
        <w:rPr>
          <w:rFonts w:eastAsia="Times New Roman" w:cstheme="minorHAnsi"/>
          <w:color w:val="000000"/>
        </w:rPr>
        <w:t xml:space="preserve">1 </w:t>
      </w:r>
      <w:r w:rsidRPr="000D5DB5">
        <w:rPr>
          <w:rFonts w:eastAsia="Times New Roman" w:cstheme="minorHAnsi"/>
          <w:color w:val="000000"/>
        </w:rPr>
        <w:t>hour</w:t>
      </w:r>
    </w:p>
    <w:p w14:paraId="17291CBC" w14:textId="77777777" w:rsidR="008458AA" w:rsidRPr="00134BC3" w:rsidRDefault="008458AA">
      <w:pPr>
        <w:contextualSpacing/>
        <w:rPr>
          <w:rFonts w:eastAsia="Times New Roman" w:cstheme="minorHAnsi"/>
        </w:rPr>
      </w:pPr>
      <w:r w:rsidRPr="000D5DB5">
        <w:rPr>
          <w:rFonts w:eastAsia="Times New Roman" w:cstheme="minorHAnsi"/>
          <w:color w:val="000000"/>
        </w:rPr>
        <w:t xml:space="preserve">The utterance of the holy word of shielding grants any one ally within range </w:t>
      </w:r>
      <w:r w:rsidR="00392EC5" w:rsidRPr="000D5DB5">
        <w:rPr>
          <w:rFonts w:eastAsia="Times New Roman" w:cstheme="minorHAnsi"/>
          <w:color w:val="000000"/>
        </w:rPr>
        <w:t>15</w:t>
      </w:r>
      <w:r w:rsidRPr="000D5DB5">
        <w:rPr>
          <w:rFonts w:eastAsia="Times New Roman" w:cstheme="minorHAnsi"/>
          <w:color w:val="000000"/>
        </w:rPr>
        <w:t xml:space="preserve"> temporary hit points. A creature can benefit from this Power Word only once for any given hour.</w:t>
      </w:r>
    </w:p>
    <w:p w14:paraId="1F402480" w14:textId="77777777" w:rsidR="008458AA" w:rsidRPr="000D5DB5" w:rsidRDefault="008458AA">
      <w:pPr>
        <w:contextualSpacing/>
        <w:rPr>
          <w:rFonts w:eastAsia="Times New Roman" w:cstheme="minorHAnsi"/>
          <w:color w:val="000000"/>
        </w:rPr>
      </w:pPr>
      <w:r w:rsidRPr="000D5DB5">
        <w:rPr>
          <w:rFonts w:eastAsia="Times New Roman" w:cstheme="minorHAnsi"/>
          <w:b/>
          <w:bCs/>
          <w:color w:val="000000"/>
        </w:rPr>
        <w:lastRenderedPageBreak/>
        <w:t xml:space="preserve">Heightened. </w:t>
      </w:r>
      <w:r w:rsidRPr="000D5DB5">
        <w:rPr>
          <w:rFonts w:eastAsia="Times New Roman" w:cstheme="minorHAnsi"/>
          <w:color w:val="000000"/>
        </w:rPr>
        <w:t>Increase the temporary hit points gained by this spell by 10 points per level above 3rd.</w:t>
      </w:r>
    </w:p>
    <w:p w14:paraId="7AC511EC" w14:textId="77777777" w:rsidR="0076532E" w:rsidRPr="000D5DB5" w:rsidRDefault="0076532E">
      <w:pPr>
        <w:contextualSpacing/>
        <w:rPr>
          <w:rFonts w:eastAsia="Times New Roman" w:cstheme="minorHAnsi"/>
          <w:color w:val="000000"/>
        </w:rPr>
      </w:pPr>
    </w:p>
    <w:p w14:paraId="754D7940" w14:textId="77777777" w:rsidR="0076532E" w:rsidRPr="00134BC3" w:rsidRDefault="0076532E">
      <w:pPr>
        <w:contextualSpacing/>
        <w:rPr>
          <w:rFonts w:eastAsia="Times New Roman" w:cstheme="minorHAnsi"/>
          <w:b/>
          <w:bCs/>
          <w:color w:val="000000"/>
        </w:rPr>
      </w:pPr>
      <w:r w:rsidRPr="000D5DB5">
        <w:rPr>
          <w:rFonts w:eastAsia="Times New Roman" w:cstheme="minorHAnsi"/>
          <w:b/>
          <w:bCs/>
          <w:color w:val="000000"/>
        </w:rPr>
        <w:t>Polymorph [</w:t>
      </w:r>
      <w:r w:rsidR="00324C75" w:rsidRPr="000D5DB5">
        <w:rPr>
          <w:rFonts w:eastAsia="Times New Roman" w:cstheme="minorHAnsi"/>
          <w:b/>
          <w:bCs/>
          <w:color w:val="000000"/>
        </w:rPr>
        <w:t xml:space="preserve">level </w:t>
      </w:r>
      <w:r w:rsidRPr="000D5DB5">
        <w:rPr>
          <w:rFonts w:eastAsia="Times New Roman" w:cstheme="minorHAnsi"/>
          <w:b/>
          <w:bCs/>
          <w:color w:val="000000"/>
        </w:rPr>
        <w:t>4</w:t>
      </w:r>
      <w:r w:rsidR="00CD2663" w:rsidRPr="000D5DB5">
        <w:rPr>
          <w:rFonts w:eastAsia="Times New Roman" w:cstheme="minorHAnsi"/>
          <w:b/>
          <w:bCs/>
          <w:color w:val="000000"/>
        </w:rPr>
        <w:t>]</w:t>
      </w:r>
    </w:p>
    <w:p w14:paraId="38318975" w14:textId="77777777" w:rsidR="0076532E" w:rsidRPr="000D5DB5" w:rsidRDefault="0076532E">
      <w:pPr>
        <w:contextualSpacing/>
        <w:rPr>
          <w:rFonts w:eastAsia="Times New Roman" w:cstheme="minorHAnsi"/>
          <w:color w:val="000000"/>
        </w:rPr>
      </w:pPr>
      <w:r w:rsidRPr="000D5DB5">
        <w:rPr>
          <w:rFonts w:eastAsia="Times New Roman" w:cstheme="minorHAnsi"/>
          <w:color w:val="000000"/>
        </w:rPr>
        <w:t xml:space="preserve">Transmutation </w:t>
      </w:r>
    </w:p>
    <w:p w14:paraId="5F73150F" w14:textId="77777777" w:rsidR="003B6133" w:rsidRPr="000D5DB5" w:rsidRDefault="003B6133">
      <w:pPr>
        <w:contextualSpacing/>
        <w:rPr>
          <w:rFonts w:eastAsia="Times New Roman" w:cstheme="minorHAnsi"/>
          <w:color w:val="000000"/>
        </w:rPr>
      </w:pPr>
      <w:r w:rsidRPr="00134BC3">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 </w:t>
      </w:r>
    </w:p>
    <w:p w14:paraId="5CFBCC32" w14:textId="77777777" w:rsidR="007A6DF7" w:rsidRDefault="007A6DF7">
      <w:pPr>
        <w:contextualSpacing/>
        <w:rPr>
          <w:rFonts w:eastAsia="Times New Roman" w:cstheme="minorHAnsi"/>
          <w:color w:val="000000"/>
        </w:rPr>
      </w:pPr>
      <w:r w:rsidRPr="00134BC3">
        <w:rPr>
          <w:rFonts w:eastAsia="Times New Roman" w:cstheme="minorHAnsi"/>
          <w:b/>
          <w:bCs/>
          <w:color w:val="000000"/>
        </w:rPr>
        <w:t>Range</w:t>
      </w:r>
      <w:r w:rsidR="00D63985">
        <w:rPr>
          <w:b/>
          <w:bCs/>
        </w:rPr>
        <w:t>:</w:t>
      </w:r>
      <w:r w:rsidRPr="000D5DB5">
        <w:rPr>
          <w:rFonts w:eastAsia="Times New Roman" w:cstheme="minorHAnsi"/>
          <w:color w:val="000000"/>
        </w:rPr>
        <w:t xml:space="preserve"> 60 feet</w:t>
      </w:r>
    </w:p>
    <w:p w14:paraId="42D57BA5" w14:textId="77777777" w:rsidR="00D63985" w:rsidRDefault="0037145A">
      <w:pPr>
        <w:contextualSpacing/>
        <w:rPr>
          <w:rFonts w:eastAsia="Times New Roman" w:cstheme="minorHAnsi"/>
          <w:color w:val="000000"/>
        </w:rPr>
      </w:pPr>
      <w:r w:rsidRPr="00134BC3">
        <w:rPr>
          <w:rFonts w:eastAsia="Times New Roman" w:cstheme="minorHAnsi"/>
          <w:b/>
          <w:bCs/>
          <w:color w:val="000000"/>
        </w:rPr>
        <w:t>Components</w:t>
      </w:r>
      <w:r w:rsidR="00D63985">
        <w:rPr>
          <w:b/>
          <w:bCs/>
        </w:rPr>
        <w:t>:</w:t>
      </w:r>
      <w:r w:rsidRPr="000D5DB5">
        <w:rPr>
          <w:rFonts w:eastAsia="Times New Roman" w:cstheme="minorHAnsi"/>
          <w:color w:val="000000"/>
        </w:rPr>
        <w:t xml:space="preserve"> V, S, M (a caterpillar cocoon)</w:t>
      </w:r>
    </w:p>
    <w:p w14:paraId="12F54ED9" w14:textId="77777777" w:rsidR="0076532E" w:rsidRPr="000D5DB5" w:rsidRDefault="0076532E">
      <w:pPr>
        <w:contextualSpacing/>
        <w:rPr>
          <w:rFonts w:eastAsia="Times New Roman" w:cstheme="minorHAnsi"/>
          <w:color w:val="000000"/>
        </w:rPr>
      </w:pPr>
      <w:r w:rsidRPr="00134BC3">
        <w:rPr>
          <w:rFonts w:eastAsia="Times New Roman" w:cstheme="minorHAnsi"/>
          <w:b/>
          <w:bCs/>
          <w:color w:val="000000"/>
        </w:rPr>
        <w:t>Duration</w:t>
      </w:r>
      <w:r w:rsidR="00D63985">
        <w:rPr>
          <w:b/>
          <w:bCs/>
        </w:rPr>
        <w:t>:</w:t>
      </w:r>
      <w:r w:rsidRPr="000D5DB5">
        <w:rPr>
          <w:rFonts w:eastAsia="Times New Roman" w:cstheme="minorHAnsi"/>
          <w:color w:val="000000"/>
        </w:rPr>
        <w:t xml:space="preserve"> Concentration, up to 1 hour</w:t>
      </w:r>
    </w:p>
    <w:p w14:paraId="67DE8F81" w14:textId="77777777" w:rsidR="0076532E" w:rsidRPr="000D5DB5" w:rsidRDefault="0076532E">
      <w:pPr>
        <w:contextualSpacing/>
        <w:rPr>
          <w:rFonts w:eastAsia="Times New Roman" w:cstheme="minorHAnsi"/>
          <w:color w:val="000000"/>
        </w:rPr>
      </w:pPr>
      <w:r w:rsidRPr="000D5DB5">
        <w:rPr>
          <w:rFonts w:eastAsia="Times New Roman" w:cstheme="minorHAnsi"/>
          <w:color w:val="000000"/>
        </w:rPr>
        <w:t xml:space="preserve">This spell transforms a creature that you can see within range into a new form. An unwilling creature must make a </w:t>
      </w:r>
      <w:r w:rsidR="00CD2663" w:rsidRPr="000D5DB5">
        <w:rPr>
          <w:rFonts w:eastAsia="Times New Roman" w:cstheme="minorHAnsi"/>
          <w:color w:val="000000"/>
        </w:rPr>
        <w:t>Spirit</w:t>
      </w:r>
      <w:r w:rsidRPr="000D5DB5">
        <w:rPr>
          <w:rFonts w:eastAsia="Times New Roman" w:cstheme="minorHAnsi"/>
          <w:color w:val="000000"/>
        </w:rPr>
        <w:t xml:space="preserve"> saving throw to avoid the effect. The spell has no effect on a shapechanger or a creature with 0 hit points.</w:t>
      </w:r>
    </w:p>
    <w:p w14:paraId="60343C4D" w14:textId="77777777" w:rsidR="0076532E" w:rsidRPr="000D5DB5" w:rsidRDefault="0076532E">
      <w:pPr>
        <w:contextualSpacing/>
        <w:rPr>
          <w:rFonts w:eastAsia="Times New Roman" w:cstheme="minorHAnsi"/>
          <w:color w:val="000000"/>
        </w:rPr>
      </w:pPr>
      <w:r w:rsidRPr="000D5DB5">
        <w:rPr>
          <w:rFonts w:eastAsia="Times New Roman" w:cstheme="minorHAnsi"/>
          <w:color w:val="000000"/>
        </w:rPr>
        <w:t>The transformation lasts for the duration, or until the target drops to 0 hit points or dies. The new form can be any beast whose challenge rating is equal to or less than the target's (or the target's level, if it doesn't have a challenge rating). The target's game statistics, including mental ability scores, are replaced by the statistics of the chosen beast. It retains its alignment and personality.</w:t>
      </w:r>
    </w:p>
    <w:p w14:paraId="4EFA3A27" w14:textId="77777777" w:rsidR="00AA283A" w:rsidRDefault="00AA283A" w:rsidP="00AA283A">
      <w:pPr>
        <w:contextualSpacing/>
        <w:rPr>
          <w:rFonts w:eastAsia="Times New Roman" w:cstheme="minorHAnsi"/>
          <w:color w:val="000000"/>
        </w:rPr>
      </w:pPr>
      <w:r w:rsidRPr="00AA283A">
        <w:rPr>
          <w:rFonts w:eastAsia="Times New Roman" w:cstheme="minorHAnsi"/>
          <w:color w:val="000000"/>
        </w:rPr>
        <w:t xml:space="preserve">The target assumes the </w:t>
      </w:r>
      <w:r>
        <w:rPr>
          <w:rFonts w:eastAsia="Times New Roman" w:cstheme="minorHAnsi"/>
          <w:color w:val="000000"/>
        </w:rPr>
        <w:t>h</w:t>
      </w:r>
      <w:r w:rsidRPr="00AA283A">
        <w:rPr>
          <w:rFonts w:eastAsia="Times New Roman" w:cstheme="minorHAnsi"/>
          <w:color w:val="000000"/>
        </w:rPr>
        <w:t xml:space="preserve">it </w:t>
      </w:r>
      <w:r>
        <w:rPr>
          <w:rFonts w:eastAsia="Times New Roman" w:cstheme="minorHAnsi"/>
          <w:color w:val="000000"/>
        </w:rPr>
        <w:t>p</w:t>
      </w:r>
      <w:r w:rsidRPr="00AA283A">
        <w:rPr>
          <w:rFonts w:eastAsia="Times New Roman" w:cstheme="minorHAnsi"/>
          <w:color w:val="000000"/>
        </w:rPr>
        <w:t xml:space="preserve">oints of its new form. When it reverts to its normal form, the creature returns to the number of </w:t>
      </w:r>
      <w:r>
        <w:rPr>
          <w:rFonts w:eastAsia="Times New Roman" w:cstheme="minorHAnsi"/>
          <w:color w:val="000000"/>
        </w:rPr>
        <w:t>h</w:t>
      </w:r>
      <w:r w:rsidRPr="00AA283A">
        <w:rPr>
          <w:rFonts w:eastAsia="Times New Roman" w:cstheme="minorHAnsi"/>
          <w:color w:val="000000"/>
        </w:rPr>
        <w:t xml:space="preserve">it </w:t>
      </w:r>
      <w:r>
        <w:rPr>
          <w:rFonts w:eastAsia="Times New Roman" w:cstheme="minorHAnsi"/>
          <w:color w:val="000000"/>
        </w:rPr>
        <w:t>p</w:t>
      </w:r>
      <w:r w:rsidRPr="00AA283A">
        <w:rPr>
          <w:rFonts w:eastAsia="Times New Roman" w:cstheme="minorHAnsi"/>
          <w:color w:val="000000"/>
        </w:rPr>
        <w:t xml:space="preserve">oints it had before it transformed. If it reverts as a result of </w:t>
      </w:r>
      <w:r>
        <w:rPr>
          <w:rFonts w:eastAsia="Times New Roman" w:cstheme="minorHAnsi"/>
          <w:color w:val="000000"/>
        </w:rPr>
        <w:t>d</w:t>
      </w:r>
      <w:r w:rsidRPr="00AA283A">
        <w:rPr>
          <w:rFonts w:eastAsia="Times New Roman" w:cstheme="minorHAnsi"/>
          <w:color w:val="000000"/>
        </w:rPr>
        <w:t xml:space="preserve">ropping to 0 </w:t>
      </w:r>
      <w:r>
        <w:rPr>
          <w:rFonts w:eastAsia="Times New Roman" w:cstheme="minorHAnsi"/>
          <w:color w:val="000000"/>
        </w:rPr>
        <w:t>h</w:t>
      </w:r>
      <w:r w:rsidRPr="00AA283A">
        <w:rPr>
          <w:rFonts w:eastAsia="Times New Roman" w:cstheme="minorHAnsi"/>
          <w:color w:val="000000"/>
        </w:rPr>
        <w:t xml:space="preserve">it </w:t>
      </w:r>
      <w:r>
        <w:rPr>
          <w:rFonts w:eastAsia="Times New Roman" w:cstheme="minorHAnsi"/>
          <w:color w:val="000000"/>
        </w:rPr>
        <w:t>p</w:t>
      </w:r>
      <w:r w:rsidRPr="00AA283A">
        <w:rPr>
          <w:rFonts w:eastAsia="Times New Roman" w:cstheme="minorHAnsi"/>
          <w:color w:val="000000"/>
        </w:rPr>
        <w:t xml:space="preserve">oints, any excess damage carries over to its normal form. As long as the excess damage doesn't reduce the creature's normal form to 0 </w:t>
      </w:r>
      <w:r>
        <w:rPr>
          <w:rFonts w:eastAsia="Times New Roman" w:cstheme="minorHAnsi"/>
          <w:color w:val="000000"/>
        </w:rPr>
        <w:t>h</w:t>
      </w:r>
      <w:r w:rsidRPr="00AA283A">
        <w:rPr>
          <w:rFonts w:eastAsia="Times New Roman" w:cstheme="minorHAnsi"/>
          <w:color w:val="000000"/>
        </w:rPr>
        <w:t xml:space="preserve">it </w:t>
      </w:r>
      <w:r>
        <w:rPr>
          <w:rFonts w:eastAsia="Times New Roman" w:cstheme="minorHAnsi"/>
          <w:color w:val="000000"/>
        </w:rPr>
        <w:t>p</w:t>
      </w:r>
      <w:r w:rsidRPr="00AA283A">
        <w:rPr>
          <w:rFonts w:eastAsia="Times New Roman" w:cstheme="minorHAnsi"/>
          <w:color w:val="000000"/>
        </w:rPr>
        <w:t xml:space="preserve">oints, it isn't knocked </w:t>
      </w:r>
      <w:r>
        <w:rPr>
          <w:rFonts w:eastAsia="Times New Roman" w:cstheme="minorHAnsi"/>
          <w:color w:val="000000"/>
        </w:rPr>
        <w:t>u</w:t>
      </w:r>
      <w:r w:rsidRPr="00AA283A">
        <w:rPr>
          <w:rFonts w:eastAsia="Times New Roman" w:cstheme="minorHAnsi"/>
          <w:color w:val="000000"/>
        </w:rPr>
        <w:t>nconscious.</w:t>
      </w:r>
    </w:p>
    <w:p w14:paraId="7095BE62" w14:textId="77777777" w:rsidR="0076532E" w:rsidRPr="000D5DB5" w:rsidRDefault="0076532E">
      <w:pPr>
        <w:contextualSpacing/>
        <w:rPr>
          <w:rFonts w:eastAsia="Times New Roman" w:cstheme="minorHAnsi"/>
          <w:color w:val="000000"/>
        </w:rPr>
      </w:pPr>
      <w:r w:rsidRPr="000D5DB5">
        <w:rPr>
          <w:rFonts w:eastAsia="Times New Roman" w:cstheme="minorHAnsi"/>
          <w:color w:val="000000"/>
        </w:rPr>
        <w:t>The creature is limited in the actions it can perform by the nature of its new form, and it can't speak, cast spells, or take any other action that requires hands or speech.</w:t>
      </w:r>
    </w:p>
    <w:p w14:paraId="3BB5BC19" w14:textId="77777777" w:rsidR="00943EED" w:rsidRPr="000D5DB5" w:rsidRDefault="0076532E">
      <w:pPr>
        <w:contextualSpacing/>
        <w:rPr>
          <w:rFonts w:eastAsia="Times New Roman" w:cstheme="minorHAnsi"/>
          <w:color w:val="000000"/>
        </w:rPr>
      </w:pPr>
      <w:r w:rsidRPr="000D5DB5">
        <w:rPr>
          <w:rFonts w:eastAsia="Times New Roman" w:cstheme="minorHAnsi"/>
          <w:color w:val="000000"/>
        </w:rPr>
        <w:t>The target's gear melds into the new form. The creature can't activate, use, wield, or otherwise benefit from any of its equipment.</w:t>
      </w:r>
      <w:r w:rsidR="00943EED" w:rsidRPr="000D5DB5">
        <w:rPr>
          <w:rFonts w:eastAsia="Times New Roman" w:cstheme="minorHAnsi"/>
          <w:color w:val="000000"/>
        </w:rPr>
        <w:t xml:space="preserve"> </w:t>
      </w:r>
    </w:p>
    <w:p w14:paraId="45FDE6B8" w14:textId="77777777" w:rsidR="008458AA" w:rsidRDefault="008458AA">
      <w:pPr>
        <w:contextualSpacing/>
        <w:rPr>
          <w:rFonts w:eastAsia="Times New Roman" w:cstheme="minorHAnsi"/>
          <w:color w:val="000000"/>
        </w:rPr>
      </w:pPr>
    </w:p>
    <w:p w14:paraId="3889004E" w14:textId="77777777" w:rsidR="00696738" w:rsidRDefault="00696738" w:rsidP="00696738">
      <w:pPr>
        <w:contextualSpacing/>
        <w:rPr>
          <w:rFonts w:eastAsia="Times New Roman" w:cstheme="minorHAnsi"/>
          <w:b/>
          <w:bCs/>
          <w:color w:val="000000"/>
        </w:rPr>
      </w:pPr>
      <w:r>
        <w:rPr>
          <w:rFonts w:eastAsia="Times New Roman" w:cstheme="minorHAnsi"/>
          <w:b/>
          <w:bCs/>
          <w:color w:val="000000"/>
        </w:rPr>
        <w:t xml:space="preserve">Possession </w:t>
      </w:r>
      <w:r w:rsidRPr="000D5DB5">
        <w:rPr>
          <w:rFonts w:eastAsia="Times New Roman" w:cstheme="minorHAnsi"/>
          <w:b/>
          <w:bCs/>
          <w:color w:val="000000"/>
        </w:rPr>
        <w:t>[level</w:t>
      </w:r>
      <w:r w:rsidRPr="000D5DB5" w:rsidDel="00324C75">
        <w:rPr>
          <w:rFonts w:eastAsia="Times New Roman" w:cstheme="minorHAnsi"/>
          <w:b/>
          <w:bCs/>
          <w:color w:val="000000"/>
        </w:rPr>
        <w:t xml:space="preserve"> </w:t>
      </w:r>
      <w:r>
        <w:rPr>
          <w:rFonts w:eastAsia="Times New Roman" w:cstheme="minorHAnsi"/>
          <w:b/>
          <w:bCs/>
          <w:color w:val="000000"/>
        </w:rPr>
        <w:t>6</w:t>
      </w:r>
      <w:r w:rsidRPr="000D5DB5">
        <w:rPr>
          <w:rFonts w:eastAsia="Times New Roman" w:cstheme="minorHAnsi"/>
          <w:b/>
          <w:bCs/>
          <w:color w:val="000000"/>
        </w:rPr>
        <w:t>]</w:t>
      </w:r>
    </w:p>
    <w:p w14:paraId="7ADD738B" w14:textId="77777777" w:rsidR="00696738" w:rsidRDefault="00696738" w:rsidP="00696738">
      <w:pPr>
        <w:contextualSpacing/>
        <w:rPr>
          <w:rFonts w:eastAsia="Times New Roman" w:cstheme="minorHAnsi"/>
          <w:color w:val="000000"/>
        </w:rPr>
      </w:pPr>
      <w:r>
        <w:rPr>
          <w:rFonts w:eastAsia="Times New Roman" w:cstheme="minorHAnsi"/>
          <w:color w:val="000000"/>
        </w:rPr>
        <w:t>Necromancy</w:t>
      </w:r>
    </w:p>
    <w:p w14:paraId="1CA69914" w14:textId="77777777" w:rsidR="00696738" w:rsidRPr="001F25FA" w:rsidRDefault="00696738" w:rsidP="00696738">
      <w:pPr>
        <w:contextualSpacing/>
        <w:rPr>
          <w:rFonts w:eastAsia="Times New Roman" w:cstheme="minorHAnsi"/>
          <w:color w:val="000000"/>
        </w:rPr>
      </w:pPr>
      <w:r>
        <w:rPr>
          <w:rFonts w:eastAsia="Times New Roman" w:cstheme="minorHAnsi"/>
          <w:b/>
          <w:bCs/>
          <w:color w:val="000000"/>
        </w:rPr>
        <w:t>Casting Time</w:t>
      </w:r>
      <w:r>
        <w:rPr>
          <w:b/>
          <w:bCs/>
        </w:rPr>
        <w:t>:</w:t>
      </w:r>
      <w:r>
        <w:rPr>
          <w:rFonts w:eastAsia="Times New Roman" w:cstheme="minorHAnsi"/>
          <w:b/>
          <w:bCs/>
          <w:color w:val="000000"/>
        </w:rPr>
        <w:t xml:space="preserve"> </w:t>
      </w:r>
      <w:r>
        <w:rPr>
          <w:rFonts w:eastAsia="Times New Roman" w:cstheme="minorHAnsi"/>
          <w:color w:val="000000"/>
        </w:rPr>
        <w:t xml:space="preserve">1 </w:t>
      </w:r>
      <w:r w:rsidR="00A956F8">
        <w:rPr>
          <w:rFonts w:eastAsia="Times New Roman" w:cstheme="minorHAnsi"/>
          <w:color w:val="000000"/>
        </w:rPr>
        <w:t>action</w:t>
      </w:r>
    </w:p>
    <w:p w14:paraId="3E4B583A" w14:textId="77777777" w:rsidR="00696738" w:rsidRPr="00134BC3" w:rsidRDefault="00696738" w:rsidP="00696738">
      <w:pPr>
        <w:contextualSpacing/>
        <w:rPr>
          <w:rFonts w:eastAsia="Times New Roman" w:cstheme="minorHAnsi"/>
        </w:rPr>
      </w:pPr>
      <w:r>
        <w:rPr>
          <w:rFonts w:eastAsia="Times New Roman" w:cstheme="minorHAnsi"/>
          <w:b/>
          <w:bCs/>
          <w:color w:val="000000"/>
        </w:rPr>
        <w:t>Range</w:t>
      </w:r>
      <w:r>
        <w:rPr>
          <w:b/>
          <w:bCs/>
        </w:rPr>
        <w:t>:</w:t>
      </w:r>
      <w:r>
        <w:rPr>
          <w:rFonts w:eastAsia="Times New Roman" w:cstheme="minorHAnsi"/>
          <w:b/>
          <w:bCs/>
          <w:color w:val="000000"/>
        </w:rPr>
        <w:t xml:space="preserve"> </w:t>
      </w:r>
      <w:r w:rsidR="00886559">
        <w:rPr>
          <w:rFonts w:eastAsia="Times New Roman" w:cstheme="minorHAnsi"/>
          <w:color w:val="000000"/>
        </w:rPr>
        <w:t>100 feet</w:t>
      </w:r>
    </w:p>
    <w:p w14:paraId="6B84793E" w14:textId="77777777" w:rsidR="00696738" w:rsidRPr="00134BC3" w:rsidRDefault="00696738" w:rsidP="00696738">
      <w:pPr>
        <w:contextualSpacing/>
        <w:rPr>
          <w:rFonts w:eastAsia="Times New Roman" w:cstheme="minorHAnsi"/>
        </w:rPr>
      </w:pPr>
      <w:r>
        <w:rPr>
          <w:rFonts w:eastAsia="Times New Roman" w:cstheme="minorHAnsi"/>
          <w:b/>
          <w:bCs/>
          <w:color w:val="000000"/>
        </w:rPr>
        <w:t>Components</w:t>
      </w:r>
      <w:r>
        <w:rPr>
          <w:b/>
          <w:bCs/>
        </w:rPr>
        <w:t>:</w:t>
      </w:r>
      <w:r>
        <w:rPr>
          <w:rFonts w:eastAsia="Times New Roman" w:cstheme="minorHAnsi"/>
          <w:b/>
          <w:bCs/>
          <w:color w:val="000000"/>
        </w:rPr>
        <w:t xml:space="preserve"> </w:t>
      </w:r>
      <w:r w:rsidRPr="001F25FA">
        <w:rPr>
          <w:rFonts w:eastAsia="Times New Roman" w:cstheme="minorHAnsi"/>
          <w:color w:val="000000"/>
        </w:rPr>
        <w:t>V, S</w:t>
      </w:r>
      <w:r>
        <w:rPr>
          <w:rFonts w:eastAsia="Times New Roman" w:cstheme="minorHAnsi"/>
          <w:color w:val="000000"/>
        </w:rPr>
        <w:t>, M (</w:t>
      </w:r>
      <w:r w:rsidR="00A956F8">
        <w:rPr>
          <w:rFonts w:eastAsia="Times New Roman" w:cstheme="minorHAnsi"/>
          <w:color w:val="000000"/>
        </w:rPr>
        <w:t>Special, see below</w:t>
      </w:r>
      <w:r>
        <w:rPr>
          <w:rFonts w:eastAsia="Times New Roman" w:cstheme="minorHAnsi"/>
          <w:color w:val="000000"/>
        </w:rPr>
        <w:t>)</w:t>
      </w:r>
    </w:p>
    <w:p w14:paraId="542C2700" w14:textId="77777777" w:rsidR="00696738" w:rsidRDefault="00696738" w:rsidP="00696738">
      <w:pPr>
        <w:contextualSpacing/>
        <w:rPr>
          <w:rFonts w:eastAsia="Times New Roman" w:cstheme="minorHAnsi"/>
          <w:color w:val="000000"/>
        </w:rPr>
      </w:pPr>
      <w:r w:rsidRPr="000D5DB5">
        <w:rPr>
          <w:rFonts w:eastAsia="Times New Roman" w:cstheme="minorHAnsi"/>
          <w:b/>
          <w:bCs/>
          <w:color w:val="000000"/>
        </w:rPr>
        <w:t>Duration</w:t>
      </w:r>
      <w:r>
        <w:rPr>
          <w:b/>
          <w:bCs/>
        </w:rPr>
        <w:t>:</w:t>
      </w:r>
      <w:r w:rsidRPr="000D5DB5">
        <w:rPr>
          <w:rFonts w:eastAsia="Times New Roman" w:cstheme="minorHAnsi"/>
          <w:b/>
          <w:bCs/>
          <w:color w:val="000000"/>
        </w:rPr>
        <w:t xml:space="preserve"> </w:t>
      </w:r>
      <w:r>
        <w:rPr>
          <w:rFonts w:eastAsia="Times New Roman" w:cstheme="minorHAnsi"/>
          <w:color w:val="000000"/>
        </w:rPr>
        <w:t>Until dispelled</w:t>
      </w:r>
    </w:p>
    <w:p w14:paraId="3CE0FEFF" w14:textId="77777777" w:rsidR="00A956F8" w:rsidRDefault="0083793F" w:rsidP="00886559">
      <w:pPr>
        <w:contextualSpacing/>
        <w:rPr>
          <w:rFonts w:eastAsia="Times New Roman" w:cstheme="minorHAnsi"/>
          <w:color w:val="000000"/>
        </w:rPr>
      </w:pPr>
      <w:r>
        <w:rPr>
          <w:rFonts w:eastAsia="Times New Roman" w:cstheme="minorHAnsi"/>
        </w:rPr>
        <w:lastRenderedPageBreak/>
        <w:t>To cast this spell, y</w:t>
      </w:r>
      <w:r w:rsidR="00A956F8">
        <w:rPr>
          <w:rFonts w:eastAsia="Times New Roman" w:cstheme="minorHAnsi"/>
        </w:rPr>
        <w:t xml:space="preserve">ou must </w:t>
      </w:r>
      <w:r>
        <w:rPr>
          <w:rFonts w:eastAsia="Times New Roman" w:cstheme="minorHAnsi"/>
        </w:rPr>
        <w:t xml:space="preserve">first </w:t>
      </w:r>
      <w:r w:rsidR="00A956F8">
        <w:rPr>
          <w:rFonts w:eastAsia="Times New Roman" w:cstheme="minorHAnsi"/>
        </w:rPr>
        <w:t xml:space="preserve">prepare </w:t>
      </w:r>
      <w:r w:rsidR="00A956F8">
        <w:rPr>
          <w:rFonts w:eastAsia="Times New Roman" w:cstheme="minorHAnsi"/>
          <w:color w:val="000000"/>
        </w:rPr>
        <w:t xml:space="preserve">a gem, reliquary, or some other ornamental container worth at least 500 gp, and suffuse it with your magic for one minute. So long as you have this Soul Container on your person, you can project your soul in and out of it as a focus (see </w:t>
      </w:r>
      <w:r w:rsidR="00A956F8">
        <w:rPr>
          <w:rFonts w:eastAsia="Times New Roman" w:cstheme="minorHAnsi"/>
          <w:i/>
          <w:iCs/>
          <w:color w:val="000000"/>
        </w:rPr>
        <w:t xml:space="preserve">Soul Container </w:t>
      </w:r>
      <w:r w:rsidR="00886559" w:rsidRPr="00886559">
        <w:rPr>
          <w:rFonts w:eastAsia="Times New Roman" w:cstheme="minorHAnsi"/>
          <w:color w:val="000000"/>
        </w:rPr>
        <w:t>and</w:t>
      </w:r>
      <w:r w:rsidR="00886559">
        <w:rPr>
          <w:rFonts w:eastAsia="Times New Roman" w:cstheme="minorHAnsi"/>
          <w:i/>
          <w:iCs/>
          <w:color w:val="000000"/>
        </w:rPr>
        <w:t xml:space="preserve"> Project Soul </w:t>
      </w:r>
      <w:r w:rsidR="00A956F8" w:rsidRPr="00A956F8">
        <w:rPr>
          <w:rFonts w:eastAsia="Times New Roman" w:cstheme="minorHAnsi"/>
          <w:color w:val="000000"/>
        </w:rPr>
        <w:t>below</w:t>
      </w:r>
      <w:r w:rsidR="00A956F8">
        <w:rPr>
          <w:rFonts w:eastAsia="Times New Roman" w:cstheme="minorHAnsi"/>
          <w:i/>
          <w:iCs/>
          <w:color w:val="000000"/>
        </w:rPr>
        <w:t>)</w:t>
      </w:r>
      <w:r w:rsidR="00A956F8">
        <w:rPr>
          <w:rFonts w:eastAsia="Times New Roman" w:cstheme="minorHAnsi"/>
          <w:color w:val="000000"/>
        </w:rPr>
        <w:t xml:space="preserve">. </w:t>
      </w:r>
    </w:p>
    <w:p w14:paraId="1EA347DE" w14:textId="77777777" w:rsidR="00886559" w:rsidRPr="00886559" w:rsidRDefault="00886559" w:rsidP="00272CA8">
      <w:pPr>
        <w:contextualSpacing/>
        <w:rPr>
          <w:rFonts w:eastAsia="Times New Roman" w:cstheme="minorHAnsi"/>
          <w:i/>
          <w:iCs/>
        </w:rPr>
      </w:pPr>
      <w:del w:id="5960" w:author="Admin" w:date="2021-05-02T17:22:00Z">
        <w:r w:rsidDel="00EC45E9">
          <w:rPr>
            <w:rFonts w:eastAsia="Times New Roman" w:cstheme="minorHAnsi"/>
            <w:i/>
            <w:iCs/>
          </w:rPr>
          <w:delText xml:space="preserve">Soul Container. </w:delText>
        </w:r>
      </w:del>
      <w:r w:rsidRPr="00696738">
        <w:rPr>
          <w:rFonts w:eastAsia="Times New Roman" w:cstheme="minorHAnsi"/>
        </w:rPr>
        <w:t xml:space="preserve">While your soul inhabits the container, you are aware of your surroundings as if you were in the container's space. You can't move or use </w:t>
      </w:r>
      <w:r>
        <w:rPr>
          <w:rFonts w:eastAsia="Times New Roman" w:cstheme="minorHAnsi"/>
        </w:rPr>
        <w:t>r</w:t>
      </w:r>
      <w:r w:rsidRPr="00696738">
        <w:rPr>
          <w:rFonts w:eastAsia="Times New Roman" w:cstheme="minorHAnsi"/>
        </w:rPr>
        <w:t>eactions</w:t>
      </w:r>
      <w:r>
        <w:rPr>
          <w:rFonts w:eastAsia="Times New Roman" w:cstheme="minorHAnsi"/>
        </w:rPr>
        <w:t xml:space="preserve">, and are immune to effects that do not target </w:t>
      </w:r>
      <w:del w:id="5961" w:author="Admin" w:date="2021-05-02T17:22:00Z">
        <w:r w:rsidDel="00EC45E9">
          <w:rPr>
            <w:rFonts w:eastAsia="Times New Roman" w:cstheme="minorHAnsi"/>
          </w:rPr>
          <w:delText xml:space="preserve">Undead </w:delText>
        </w:r>
      </w:del>
      <w:ins w:id="5962" w:author="Admin" w:date="2021-05-02T17:22:00Z">
        <w:r w:rsidR="00EC45E9">
          <w:rPr>
            <w:rFonts w:eastAsia="Times New Roman" w:cstheme="minorHAnsi"/>
          </w:rPr>
          <w:t xml:space="preserve">undead </w:t>
        </w:r>
      </w:ins>
      <w:r>
        <w:rPr>
          <w:rFonts w:eastAsia="Times New Roman" w:cstheme="minorHAnsi"/>
        </w:rPr>
        <w:t xml:space="preserve">and do not deal </w:t>
      </w:r>
      <w:del w:id="5963" w:author="Admin" w:date="2021-05-02T17:23:00Z">
        <w:r w:rsidDel="00EC45E9">
          <w:rPr>
            <w:rFonts w:eastAsia="Times New Roman" w:cstheme="minorHAnsi"/>
          </w:rPr>
          <w:delText xml:space="preserve">arcane, fel, holy, or shadow </w:delText>
        </w:r>
      </w:del>
      <w:ins w:id="5964" w:author="Admin" w:date="2021-05-02T17:23:00Z">
        <w:r w:rsidR="00EC45E9">
          <w:rPr>
            <w:rFonts w:eastAsia="Times New Roman" w:cstheme="minorHAnsi"/>
          </w:rPr>
          <w:t xml:space="preserve">magical </w:t>
        </w:r>
      </w:ins>
      <w:del w:id="5965" w:author="Admin" w:date="2021-05-02T17:23:00Z">
        <w:r w:rsidDel="00EC45E9">
          <w:rPr>
            <w:rFonts w:eastAsia="Times New Roman" w:cstheme="minorHAnsi"/>
          </w:rPr>
          <w:delText xml:space="preserve">damage </w:delText>
        </w:r>
      </w:del>
      <w:ins w:id="5966" w:author="Admin" w:date="2021-05-02T17:23:00Z">
        <w:r w:rsidR="00EC45E9">
          <w:rPr>
            <w:rFonts w:eastAsia="Times New Roman" w:cstheme="minorHAnsi"/>
          </w:rPr>
          <w:t xml:space="preserve">damage. </w:t>
        </w:r>
      </w:ins>
      <w:del w:id="5967" w:author="Admin" w:date="2021-05-02T17:23:00Z">
        <w:r w:rsidDel="00EC45E9">
          <w:rPr>
            <w:rFonts w:eastAsia="Times New Roman" w:cstheme="minorHAnsi"/>
          </w:rPr>
          <w:delText xml:space="preserve">(although your </w:delText>
        </w:r>
      </w:del>
      <w:ins w:id="5968" w:author="Admin" w:date="2021-05-02T17:23:00Z">
        <w:r w:rsidR="00EC45E9">
          <w:rPr>
            <w:rFonts w:eastAsia="Times New Roman" w:cstheme="minorHAnsi"/>
          </w:rPr>
          <w:t xml:space="preserve">The </w:t>
        </w:r>
      </w:ins>
      <w:r>
        <w:rPr>
          <w:rFonts w:eastAsia="Times New Roman" w:cstheme="minorHAnsi"/>
        </w:rPr>
        <w:t>container can be attacked as normal</w:t>
      </w:r>
      <w:del w:id="5969" w:author="Admin" w:date="2021-05-02T17:23:00Z">
        <w:r w:rsidDel="00EC45E9">
          <w:rPr>
            <w:rFonts w:eastAsia="Times New Roman" w:cstheme="minorHAnsi"/>
          </w:rPr>
          <w:delText>)</w:delText>
        </w:r>
      </w:del>
      <w:r w:rsidRPr="00696738">
        <w:rPr>
          <w:rFonts w:eastAsia="Times New Roman" w:cstheme="minorHAnsi"/>
        </w:rPr>
        <w:t xml:space="preserve">. </w:t>
      </w:r>
    </w:p>
    <w:p w14:paraId="7908D135" w14:textId="77777777" w:rsidR="00886559" w:rsidRDefault="00886559" w:rsidP="00DD72A2">
      <w:pPr>
        <w:contextualSpacing/>
        <w:rPr>
          <w:rFonts w:eastAsia="Times New Roman" w:cstheme="minorHAnsi"/>
        </w:rPr>
      </w:pPr>
      <w:r w:rsidRPr="00696738">
        <w:rPr>
          <w:rFonts w:eastAsia="Times New Roman" w:cstheme="minorHAnsi"/>
        </w:rPr>
        <w:t xml:space="preserve">The only action you can take </w:t>
      </w:r>
      <w:r>
        <w:rPr>
          <w:rFonts w:eastAsia="Times New Roman" w:cstheme="minorHAnsi"/>
        </w:rPr>
        <w:t xml:space="preserve">while in your </w:t>
      </w:r>
      <w:del w:id="5970" w:author="Admin" w:date="2021-05-02T17:23:00Z">
        <w:r w:rsidDel="00EC45E9">
          <w:rPr>
            <w:rFonts w:eastAsia="Times New Roman" w:cstheme="minorHAnsi"/>
          </w:rPr>
          <w:delText xml:space="preserve">Soul </w:delText>
        </w:r>
      </w:del>
      <w:ins w:id="5971" w:author="Admin" w:date="2021-05-02T17:23:00Z">
        <w:r w:rsidR="00EC45E9">
          <w:rPr>
            <w:rFonts w:eastAsia="Times New Roman" w:cstheme="minorHAnsi"/>
          </w:rPr>
          <w:t xml:space="preserve">soul </w:t>
        </w:r>
      </w:ins>
      <w:del w:id="5972" w:author="Admin" w:date="2021-05-02T17:23:00Z">
        <w:r w:rsidDel="00EC45E9">
          <w:rPr>
            <w:rFonts w:eastAsia="Times New Roman" w:cstheme="minorHAnsi"/>
          </w:rPr>
          <w:delText xml:space="preserve">Container </w:delText>
        </w:r>
      </w:del>
      <w:ins w:id="5973" w:author="Admin" w:date="2021-05-02T17:23:00Z">
        <w:r w:rsidR="00EC45E9">
          <w:rPr>
            <w:rFonts w:eastAsia="Times New Roman" w:cstheme="minorHAnsi"/>
          </w:rPr>
          <w:t xml:space="preserve">container </w:t>
        </w:r>
      </w:ins>
      <w:r w:rsidRPr="00696738">
        <w:rPr>
          <w:rFonts w:eastAsia="Times New Roman" w:cstheme="minorHAnsi"/>
        </w:rPr>
        <w:t>is to project your soul up to 100 feet out of the container</w:t>
      </w:r>
      <w:r>
        <w:rPr>
          <w:rFonts w:eastAsia="Times New Roman" w:cstheme="minorHAnsi"/>
        </w:rPr>
        <w:t xml:space="preserve"> to do one of the following things:</w:t>
      </w:r>
    </w:p>
    <w:p w14:paraId="624EDBFB" w14:textId="77777777" w:rsidR="00886559" w:rsidRDefault="0083793F" w:rsidP="00886559">
      <w:pPr>
        <w:pStyle w:val="ListParagraph"/>
        <w:numPr>
          <w:ilvl w:val="0"/>
          <w:numId w:val="39"/>
        </w:numPr>
        <w:rPr>
          <w:rFonts w:eastAsia="Times New Roman" w:cstheme="minorHAnsi"/>
        </w:rPr>
      </w:pPr>
      <w:r>
        <w:rPr>
          <w:rFonts w:eastAsia="Times New Roman" w:cstheme="minorHAnsi"/>
        </w:rPr>
        <w:t>R</w:t>
      </w:r>
      <w:r w:rsidR="00886559" w:rsidRPr="00886559">
        <w:rPr>
          <w:rFonts w:eastAsia="Times New Roman" w:cstheme="minorHAnsi"/>
        </w:rPr>
        <w:t xml:space="preserve">eturn to your living body </w:t>
      </w:r>
    </w:p>
    <w:p w14:paraId="065A2499" w14:textId="77777777" w:rsidR="00886559" w:rsidRPr="00886559" w:rsidRDefault="0083793F" w:rsidP="00272CA8">
      <w:pPr>
        <w:pStyle w:val="ListParagraph"/>
        <w:numPr>
          <w:ilvl w:val="0"/>
          <w:numId w:val="39"/>
        </w:numPr>
        <w:rPr>
          <w:rFonts w:eastAsia="Times New Roman" w:cstheme="minorHAnsi"/>
        </w:rPr>
      </w:pPr>
      <w:r>
        <w:rPr>
          <w:rFonts w:eastAsia="Times New Roman" w:cstheme="minorHAnsi"/>
        </w:rPr>
        <w:t>P</w:t>
      </w:r>
      <w:r w:rsidR="00886559" w:rsidRPr="00886559">
        <w:rPr>
          <w:rFonts w:eastAsia="Times New Roman" w:cstheme="minorHAnsi"/>
        </w:rPr>
        <w:t xml:space="preserve">ossess a </w:t>
      </w:r>
      <w:del w:id="5974" w:author="Admin" w:date="2021-05-02T17:23:00Z">
        <w:r w:rsidR="00886559" w:rsidRPr="00886559" w:rsidDel="00EC45E9">
          <w:rPr>
            <w:rFonts w:eastAsia="Times New Roman" w:cstheme="minorHAnsi"/>
          </w:rPr>
          <w:delText xml:space="preserve">Humanoid’s </w:delText>
        </w:r>
      </w:del>
      <w:ins w:id="5975" w:author="Admin" w:date="2021-05-02T17:23:00Z">
        <w:r w:rsidR="00EC45E9">
          <w:rPr>
            <w:rFonts w:eastAsia="Times New Roman" w:cstheme="minorHAnsi"/>
          </w:rPr>
          <w:t>h</w:t>
        </w:r>
        <w:r w:rsidR="00EC45E9" w:rsidRPr="00886559">
          <w:rPr>
            <w:rFonts w:eastAsia="Times New Roman" w:cstheme="minorHAnsi"/>
          </w:rPr>
          <w:t xml:space="preserve">umanoid’s </w:t>
        </w:r>
      </w:ins>
      <w:r w:rsidR="00886559" w:rsidRPr="00886559">
        <w:rPr>
          <w:rFonts w:eastAsia="Times New Roman" w:cstheme="minorHAnsi"/>
        </w:rPr>
        <w:t>body</w:t>
      </w:r>
      <w:r>
        <w:rPr>
          <w:rFonts w:eastAsia="Times New Roman" w:cstheme="minorHAnsi"/>
        </w:rPr>
        <w:t xml:space="preserve"> within 100 feet</w:t>
      </w:r>
      <w:r w:rsidR="00886559" w:rsidRPr="00886559">
        <w:rPr>
          <w:rFonts w:eastAsia="Times New Roman" w:cstheme="minorHAnsi"/>
        </w:rPr>
        <w:t xml:space="preserve">. If you are not a </w:t>
      </w:r>
      <w:del w:id="5976" w:author="Admin" w:date="2021-05-02T17:23:00Z">
        <w:r w:rsidR="00886559" w:rsidRPr="00886559" w:rsidDel="00EC45E9">
          <w:rPr>
            <w:rFonts w:eastAsia="Times New Roman" w:cstheme="minorHAnsi"/>
          </w:rPr>
          <w:delText xml:space="preserve">Humanoid </w:delText>
        </w:r>
      </w:del>
      <w:ins w:id="5977" w:author="Admin" w:date="2021-05-02T17:23:00Z">
        <w:r w:rsidR="00EC45E9">
          <w:rPr>
            <w:rFonts w:eastAsia="Times New Roman" w:cstheme="minorHAnsi"/>
          </w:rPr>
          <w:t>h</w:t>
        </w:r>
        <w:r w:rsidR="00EC45E9" w:rsidRPr="00886559">
          <w:rPr>
            <w:rFonts w:eastAsia="Times New Roman" w:cstheme="minorHAnsi"/>
          </w:rPr>
          <w:t xml:space="preserve">umanoid </w:t>
        </w:r>
      </w:ins>
      <w:r w:rsidR="00886559" w:rsidRPr="00886559">
        <w:rPr>
          <w:rFonts w:eastAsia="Times New Roman" w:cstheme="minorHAnsi"/>
        </w:rPr>
        <w:t>yourself, you can instead choose to possess a creature of the same creature type as yourself</w:t>
      </w:r>
    </w:p>
    <w:p w14:paraId="4B3AB116" w14:textId="77777777" w:rsidR="00886559" w:rsidRPr="00886559" w:rsidRDefault="00886559" w:rsidP="00886559">
      <w:pPr>
        <w:rPr>
          <w:rFonts w:eastAsia="Times New Roman" w:cstheme="minorHAnsi"/>
        </w:rPr>
      </w:pPr>
      <w:r w:rsidRPr="00886559">
        <w:rPr>
          <w:rFonts w:eastAsia="Times New Roman" w:cstheme="minorHAnsi"/>
        </w:rPr>
        <w:t xml:space="preserve">If the container is destroyed or the spell ends </w:t>
      </w:r>
      <w:r>
        <w:rPr>
          <w:rFonts w:eastAsia="Times New Roman" w:cstheme="minorHAnsi"/>
        </w:rPr>
        <w:t xml:space="preserve">prematurely </w:t>
      </w:r>
      <w:r w:rsidRPr="00886559">
        <w:rPr>
          <w:rFonts w:eastAsia="Times New Roman" w:cstheme="minorHAnsi"/>
        </w:rPr>
        <w:t xml:space="preserve">by another means (such as the </w:t>
      </w:r>
      <w:r w:rsidRPr="00886559">
        <w:rPr>
          <w:rFonts w:eastAsia="Times New Roman" w:cstheme="minorHAnsi"/>
          <w:i/>
          <w:iCs/>
        </w:rPr>
        <w:t xml:space="preserve">exorcism </w:t>
      </w:r>
      <w:r w:rsidRPr="00886559">
        <w:rPr>
          <w:rFonts w:eastAsia="Times New Roman" w:cstheme="minorHAnsi"/>
        </w:rPr>
        <w:t xml:space="preserve">or </w:t>
      </w:r>
      <w:r w:rsidRPr="00886559">
        <w:rPr>
          <w:rFonts w:eastAsia="Times New Roman" w:cstheme="minorHAnsi"/>
          <w:i/>
          <w:iCs/>
        </w:rPr>
        <w:t xml:space="preserve">dispel magic </w:t>
      </w:r>
      <w:r w:rsidRPr="00886559">
        <w:rPr>
          <w:rFonts w:eastAsia="Times New Roman" w:cstheme="minorHAnsi"/>
        </w:rPr>
        <w:t>spells), your soul immediately returns to your body</w:t>
      </w:r>
      <w:r>
        <w:rPr>
          <w:rFonts w:eastAsia="Times New Roman" w:cstheme="minorHAnsi"/>
        </w:rPr>
        <w:t xml:space="preserve"> if it is within 100 feet of the container, otherwise you die</w:t>
      </w:r>
      <w:r w:rsidRPr="00886559">
        <w:rPr>
          <w:rFonts w:eastAsia="Times New Roman" w:cstheme="minorHAnsi"/>
        </w:rPr>
        <w:t>.</w:t>
      </w:r>
      <w:r w:rsidR="0083793F">
        <w:rPr>
          <w:rFonts w:eastAsia="Times New Roman" w:cstheme="minorHAnsi"/>
        </w:rPr>
        <w:t xml:space="preserve"> </w:t>
      </w:r>
    </w:p>
    <w:p w14:paraId="25A878FA" w14:textId="77777777" w:rsidR="00886559" w:rsidRPr="0083793F" w:rsidRDefault="00886559" w:rsidP="00272CA8">
      <w:pPr>
        <w:contextualSpacing/>
        <w:rPr>
          <w:rFonts w:eastAsia="Times New Roman" w:cstheme="minorHAnsi"/>
        </w:rPr>
      </w:pPr>
      <w:r>
        <w:rPr>
          <w:rFonts w:eastAsia="Times New Roman" w:cstheme="minorHAnsi"/>
          <w:i/>
          <w:iCs/>
        </w:rPr>
        <w:t xml:space="preserve">Project Soul. </w:t>
      </w:r>
      <w:r w:rsidRPr="00696738">
        <w:rPr>
          <w:rFonts w:eastAsia="Times New Roman" w:cstheme="minorHAnsi"/>
        </w:rPr>
        <w:t xml:space="preserve">You can attempt to possess </w:t>
      </w:r>
      <w:r w:rsidR="0083793F">
        <w:rPr>
          <w:rFonts w:eastAsia="Times New Roman" w:cstheme="minorHAnsi"/>
        </w:rPr>
        <w:t xml:space="preserve">a target </w:t>
      </w:r>
      <w:r w:rsidRPr="00696738">
        <w:rPr>
          <w:rFonts w:eastAsia="Times New Roman" w:cstheme="minorHAnsi"/>
        </w:rPr>
        <w:t xml:space="preserve">you can see (creatures warded by a </w:t>
      </w:r>
      <w:ins w:id="5978" w:author="Admin" w:date="2021-05-02T17:24:00Z">
        <w:r w:rsidR="00EC45E9" w:rsidRPr="001E3FC3">
          <w:rPr>
            <w:rFonts w:eastAsia="Times New Roman" w:cstheme="minorHAnsi"/>
            <w:i/>
            <w:iCs/>
          </w:rPr>
          <w:t>barrier ward</w:t>
        </w:r>
        <w:r w:rsidR="00EC45E9">
          <w:rPr>
            <w:rFonts w:eastAsia="Times New Roman" w:cstheme="minorHAnsi"/>
            <w:i/>
            <w:iCs/>
          </w:rPr>
          <w:t xml:space="preserve">, </w:t>
        </w:r>
      </w:ins>
      <w:del w:id="5979" w:author="Admin" w:date="2021-05-02T17:23:00Z">
        <w:r w:rsidRPr="00A956F8" w:rsidDel="00EC45E9">
          <w:rPr>
            <w:rFonts w:eastAsia="Times New Roman" w:cstheme="minorHAnsi"/>
            <w:i/>
            <w:iCs/>
          </w:rPr>
          <w:delText xml:space="preserve">Protection </w:delText>
        </w:r>
      </w:del>
      <w:ins w:id="5980" w:author="Admin" w:date="2021-05-02T17:23:00Z">
        <w:r w:rsidR="00EC45E9">
          <w:rPr>
            <w:rFonts w:eastAsia="Times New Roman" w:cstheme="minorHAnsi"/>
            <w:i/>
            <w:iCs/>
          </w:rPr>
          <w:t>p</w:t>
        </w:r>
        <w:r w:rsidR="00EC45E9" w:rsidRPr="00A956F8">
          <w:rPr>
            <w:rFonts w:eastAsia="Times New Roman" w:cstheme="minorHAnsi"/>
            <w:i/>
            <w:iCs/>
          </w:rPr>
          <w:t xml:space="preserve">rotection </w:t>
        </w:r>
      </w:ins>
      <w:r w:rsidRPr="00A956F8">
        <w:rPr>
          <w:rFonts w:eastAsia="Times New Roman" w:cstheme="minorHAnsi"/>
          <w:i/>
          <w:iCs/>
        </w:rPr>
        <w:t xml:space="preserve">from </w:t>
      </w:r>
      <w:del w:id="5981" w:author="Admin" w:date="2021-05-02T17:23:00Z">
        <w:r w:rsidRPr="00A956F8" w:rsidDel="00EC45E9">
          <w:rPr>
            <w:rFonts w:eastAsia="Times New Roman" w:cstheme="minorHAnsi"/>
            <w:i/>
            <w:iCs/>
          </w:rPr>
          <w:delText xml:space="preserve">Evil </w:delText>
        </w:r>
      </w:del>
      <w:ins w:id="5982" w:author="Admin" w:date="2021-05-02T17:24:00Z">
        <w:r w:rsidR="00EC45E9">
          <w:rPr>
            <w:rFonts w:eastAsia="Times New Roman" w:cstheme="minorHAnsi"/>
            <w:i/>
            <w:iCs/>
          </w:rPr>
          <w:t>e</w:t>
        </w:r>
      </w:ins>
      <w:ins w:id="5983" w:author="Admin" w:date="2021-05-02T17:23:00Z">
        <w:r w:rsidR="00EC45E9" w:rsidRPr="00A956F8">
          <w:rPr>
            <w:rFonts w:eastAsia="Times New Roman" w:cstheme="minorHAnsi"/>
            <w:i/>
            <w:iCs/>
          </w:rPr>
          <w:t xml:space="preserve">vil </w:t>
        </w:r>
      </w:ins>
      <w:r w:rsidRPr="00A956F8">
        <w:rPr>
          <w:rFonts w:eastAsia="Times New Roman" w:cstheme="minorHAnsi"/>
          <w:i/>
          <w:iCs/>
        </w:rPr>
        <w:t xml:space="preserve">and </w:t>
      </w:r>
      <w:del w:id="5984" w:author="Admin" w:date="2021-05-02T17:24:00Z">
        <w:r w:rsidRPr="00A956F8" w:rsidDel="00EC45E9">
          <w:rPr>
            <w:rFonts w:eastAsia="Times New Roman" w:cstheme="minorHAnsi"/>
            <w:i/>
            <w:iCs/>
          </w:rPr>
          <w:delText>Good</w:delText>
        </w:r>
        <w:r w:rsidRPr="00696738" w:rsidDel="00EC45E9">
          <w:rPr>
            <w:rFonts w:eastAsia="Times New Roman" w:cstheme="minorHAnsi"/>
          </w:rPr>
          <w:delText xml:space="preserve"> </w:delText>
        </w:r>
      </w:del>
      <w:ins w:id="5985" w:author="Admin" w:date="2021-05-02T17:24:00Z">
        <w:r w:rsidR="00EC45E9">
          <w:rPr>
            <w:rFonts w:eastAsia="Times New Roman" w:cstheme="minorHAnsi"/>
            <w:i/>
            <w:iCs/>
          </w:rPr>
          <w:t>g</w:t>
        </w:r>
        <w:r w:rsidR="00EC45E9" w:rsidRPr="00A956F8">
          <w:rPr>
            <w:rFonts w:eastAsia="Times New Roman" w:cstheme="minorHAnsi"/>
            <w:i/>
            <w:iCs/>
          </w:rPr>
          <w:t>ood</w:t>
        </w:r>
        <w:r w:rsidR="00EC45E9">
          <w:rPr>
            <w:rFonts w:eastAsia="Times New Roman" w:cstheme="minorHAnsi"/>
          </w:rPr>
          <w:t xml:space="preserve">, </w:t>
        </w:r>
      </w:ins>
      <w:r w:rsidRPr="00696738">
        <w:rPr>
          <w:rFonts w:eastAsia="Times New Roman" w:cstheme="minorHAnsi"/>
        </w:rPr>
        <w:t xml:space="preserve">or </w:t>
      </w:r>
      <w:del w:id="5986" w:author="Admin" w:date="2021-05-02T17:24:00Z">
        <w:r w:rsidRPr="00A956F8" w:rsidDel="00EC45E9">
          <w:rPr>
            <w:rFonts w:eastAsia="Times New Roman" w:cstheme="minorHAnsi"/>
            <w:i/>
            <w:iCs/>
          </w:rPr>
          <w:delText xml:space="preserve">Magic </w:delText>
        </w:r>
      </w:del>
      <w:ins w:id="5987" w:author="Admin" w:date="2021-05-02T17:24:00Z">
        <w:r w:rsidR="00EC45E9">
          <w:rPr>
            <w:rFonts w:eastAsia="Times New Roman" w:cstheme="minorHAnsi"/>
            <w:i/>
            <w:iCs/>
          </w:rPr>
          <w:t>m</w:t>
        </w:r>
        <w:r w:rsidR="00EC45E9" w:rsidRPr="00A956F8">
          <w:rPr>
            <w:rFonts w:eastAsia="Times New Roman" w:cstheme="minorHAnsi"/>
            <w:i/>
            <w:iCs/>
          </w:rPr>
          <w:t xml:space="preserve">agic </w:t>
        </w:r>
      </w:ins>
      <w:del w:id="5988" w:author="Admin" w:date="2021-05-02T17:24:00Z">
        <w:r w:rsidRPr="00A956F8" w:rsidDel="00EC45E9">
          <w:rPr>
            <w:rFonts w:eastAsia="Times New Roman" w:cstheme="minorHAnsi"/>
            <w:i/>
            <w:iCs/>
          </w:rPr>
          <w:delText>Circle</w:delText>
        </w:r>
        <w:r w:rsidRPr="00696738" w:rsidDel="00EC45E9">
          <w:rPr>
            <w:rFonts w:eastAsia="Times New Roman" w:cstheme="minorHAnsi"/>
          </w:rPr>
          <w:delText xml:space="preserve"> </w:delText>
        </w:r>
      </w:del>
      <w:ins w:id="5989" w:author="Admin" w:date="2021-05-02T17:24:00Z">
        <w:r w:rsidR="00EC45E9">
          <w:rPr>
            <w:rFonts w:eastAsia="Times New Roman" w:cstheme="minorHAnsi"/>
            <w:i/>
            <w:iCs/>
          </w:rPr>
          <w:t>c</w:t>
        </w:r>
        <w:r w:rsidR="00EC45E9" w:rsidRPr="00A956F8">
          <w:rPr>
            <w:rFonts w:eastAsia="Times New Roman" w:cstheme="minorHAnsi"/>
            <w:i/>
            <w:iCs/>
          </w:rPr>
          <w:t>ircle</w:t>
        </w:r>
        <w:r w:rsidR="00EC45E9" w:rsidRPr="00696738">
          <w:rPr>
            <w:rFonts w:eastAsia="Times New Roman" w:cstheme="minorHAnsi"/>
          </w:rPr>
          <w:t xml:space="preserve"> </w:t>
        </w:r>
      </w:ins>
      <w:r w:rsidRPr="00696738">
        <w:rPr>
          <w:rFonts w:ascii="Times New Roman" w:eastAsia="Times New Roman" w:hAnsi="Times New Roman" w:cs="Times New Roman"/>
        </w:rPr>
        <w:t>⁠</w:t>
      </w:r>
      <w:r w:rsidRPr="00696738">
        <w:rPr>
          <w:rFonts w:eastAsia="Times New Roman" w:cstheme="minorHAnsi"/>
        </w:rPr>
        <w:t xml:space="preserve">spells can't be possessed). The target must make a Charisma saving throw. On a failure, your soul moves into the target's body, and the target's soul becomes trapped in </w:t>
      </w:r>
      <w:r>
        <w:rPr>
          <w:rFonts w:eastAsia="Times New Roman" w:cstheme="minorHAnsi"/>
        </w:rPr>
        <w:t xml:space="preserve">your </w:t>
      </w:r>
      <w:r w:rsidRPr="00696738">
        <w:rPr>
          <w:rFonts w:eastAsia="Times New Roman" w:cstheme="minorHAnsi"/>
        </w:rPr>
        <w:t>container. On a success, the target resists your efforts to possess it, and you can't attempt to possess it again for 24 hours.</w:t>
      </w:r>
      <w:r w:rsidR="0083793F">
        <w:rPr>
          <w:rFonts w:eastAsia="Times New Roman" w:cstheme="minorHAnsi"/>
        </w:rPr>
        <w:t xml:space="preserve"> If you are targeted by the </w:t>
      </w:r>
      <w:r w:rsidR="0083793F">
        <w:rPr>
          <w:rFonts w:eastAsia="Times New Roman" w:cstheme="minorHAnsi"/>
          <w:i/>
          <w:iCs/>
        </w:rPr>
        <w:t xml:space="preserve">essence seal </w:t>
      </w:r>
      <w:r w:rsidR="0083793F">
        <w:rPr>
          <w:rFonts w:eastAsia="Times New Roman" w:cstheme="minorHAnsi"/>
        </w:rPr>
        <w:t xml:space="preserve">spell while projecting your soul (such as if there is a seal </w:t>
      </w:r>
      <w:r w:rsidR="0083793F">
        <w:rPr>
          <w:rFonts w:eastAsia="Times New Roman" w:cstheme="minorHAnsi"/>
        </w:rPr>
        <w:lastRenderedPageBreak/>
        <w:t xml:space="preserve">between you and the target), you must save against being entrapped by it. </w:t>
      </w:r>
    </w:p>
    <w:p w14:paraId="4B35DC72" w14:textId="77777777" w:rsidR="00886559" w:rsidRDefault="00886559" w:rsidP="00DD72A2">
      <w:pPr>
        <w:contextualSpacing/>
        <w:rPr>
          <w:rFonts w:eastAsia="Times New Roman" w:cstheme="minorHAnsi"/>
        </w:rPr>
      </w:pPr>
      <w:r w:rsidRPr="00696738">
        <w:rPr>
          <w:rFonts w:eastAsia="Times New Roman" w:cstheme="minorHAnsi"/>
        </w:rPr>
        <w:t xml:space="preserve">Once you </w:t>
      </w:r>
      <w:r w:rsidR="0083793F">
        <w:rPr>
          <w:rFonts w:eastAsia="Times New Roman" w:cstheme="minorHAnsi"/>
        </w:rPr>
        <w:t xml:space="preserve">successfully </w:t>
      </w:r>
      <w:r w:rsidRPr="00696738">
        <w:rPr>
          <w:rFonts w:eastAsia="Times New Roman" w:cstheme="minorHAnsi"/>
        </w:rPr>
        <w:t xml:space="preserve">possess a creature's body, you control it. Your game </w:t>
      </w:r>
      <w:del w:id="5990" w:author="Admin" w:date="2021-05-02T17:24:00Z">
        <w:r w:rsidRPr="00696738" w:rsidDel="00EC45E9">
          <w:rPr>
            <w:rFonts w:eastAsia="Times New Roman" w:cstheme="minorHAnsi"/>
          </w:rPr>
          <w:delText xml:space="preserve">Statistics </w:delText>
        </w:r>
      </w:del>
      <w:ins w:id="5991" w:author="Admin" w:date="2021-05-02T17:24:00Z">
        <w:r w:rsidR="00EC45E9">
          <w:rPr>
            <w:rFonts w:eastAsia="Times New Roman" w:cstheme="minorHAnsi"/>
          </w:rPr>
          <w:t>s</w:t>
        </w:r>
        <w:r w:rsidR="00EC45E9" w:rsidRPr="00696738">
          <w:rPr>
            <w:rFonts w:eastAsia="Times New Roman" w:cstheme="minorHAnsi"/>
          </w:rPr>
          <w:t xml:space="preserve">tatistics </w:t>
        </w:r>
      </w:ins>
      <w:r w:rsidRPr="00696738">
        <w:rPr>
          <w:rFonts w:eastAsia="Times New Roman" w:cstheme="minorHAnsi"/>
        </w:rPr>
        <w:t xml:space="preserve">are replaced by the </w:t>
      </w:r>
      <w:del w:id="5992" w:author="Admin" w:date="2021-05-02T17:24:00Z">
        <w:r w:rsidRPr="00696738" w:rsidDel="00EC45E9">
          <w:rPr>
            <w:rFonts w:eastAsia="Times New Roman" w:cstheme="minorHAnsi"/>
          </w:rPr>
          <w:delText xml:space="preserve">Statistics </w:delText>
        </w:r>
      </w:del>
      <w:ins w:id="5993" w:author="Admin" w:date="2021-05-02T17:24:00Z">
        <w:r w:rsidR="00EC45E9">
          <w:rPr>
            <w:rFonts w:eastAsia="Times New Roman" w:cstheme="minorHAnsi"/>
          </w:rPr>
          <w:t>s</w:t>
        </w:r>
        <w:r w:rsidR="00EC45E9" w:rsidRPr="00696738">
          <w:rPr>
            <w:rFonts w:eastAsia="Times New Roman" w:cstheme="minorHAnsi"/>
          </w:rPr>
          <w:t xml:space="preserve">tatistics </w:t>
        </w:r>
      </w:ins>
      <w:r w:rsidRPr="00696738">
        <w:rPr>
          <w:rFonts w:eastAsia="Times New Roman" w:cstheme="minorHAnsi"/>
        </w:rPr>
        <w:t xml:space="preserve">of the creature though you retain your </w:t>
      </w:r>
      <w:del w:id="5994" w:author="Admin" w:date="2021-05-02T17:24:00Z">
        <w:r w:rsidRPr="00696738" w:rsidDel="00EC45E9">
          <w:rPr>
            <w:rFonts w:eastAsia="Times New Roman" w:cstheme="minorHAnsi"/>
          </w:rPr>
          <w:delText xml:space="preserve">Alignment </w:delText>
        </w:r>
      </w:del>
      <w:ins w:id="5995" w:author="Admin" w:date="2021-05-02T17:24:00Z">
        <w:r w:rsidR="00EC45E9">
          <w:rPr>
            <w:rFonts w:eastAsia="Times New Roman" w:cstheme="minorHAnsi"/>
          </w:rPr>
          <w:t>a</w:t>
        </w:r>
        <w:r w:rsidR="00EC45E9" w:rsidRPr="00696738">
          <w:rPr>
            <w:rFonts w:eastAsia="Times New Roman" w:cstheme="minorHAnsi"/>
          </w:rPr>
          <w:t xml:space="preserve">lignment </w:t>
        </w:r>
      </w:ins>
      <w:r w:rsidRPr="00696738">
        <w:rPr>
          <w:rFonts w:eastAsia="Times New Roman" w:cstheme="minorHAnsi"/>
        </w:rPr>
        <w:t xml:space="preserve">and your </w:t>
      </w:r>
      <w:del w:id="5996" w:author="Admin" w:date="2021-05-02T17:24:00Z">
        <w:r w:rsidRPr="00696738" w:rsidDel="00EC45E9">
          <w:rPr>
            <w:rFonts w:eastAsia="Times New Roman" w:cstheme="minorHAnsi"/>
          </w:rPr>
          <w:delText>Intelligence</w:delText>
        </w:r>
      </w:del>
      <w:ins w:id="5997" w:author="Admin" w:date="2021-05-02T17:24:00Z">
        <w:r w:rsidR="00EC45E9">
          <w:rPr>
            <w:rFonts w:eastAsia="Times New Roman" w:cstheme="minorHAnsi"/>
          </w:rPr>
          <w:t>i</w:t>
        </w:r>
        <w:r w:rsidR="00EC45E9" w:rsidRPr="00696738">
          <w:rPr>
            <w:rFonts w:eastAsia="Times New Roman" w:cstheme="minorHAnsi"/>
          </w:rPr>
          <w:t>ntelligence</w:t>
        </w:r>
      </w:ins>
      <w:r w:rsidRPr="00696738">
        <w:rPr>
          <w:rFonts w:eastAsia="Times New Roman" w:cstheme="minorHAnsi"/>
        </w:rPr>
        <w:t xml:space="preserve">, </w:t>
      </w:r>
      <w:del w:id="5998" w:author="Admin" w:date="2021-05-02T17:24:00Z">
        <w:r w:rsidRPr="00696738" w:rsidDel="00EC45E9">
          <w:rPr>
            <w:rFonts w:eastAsia="Times New Roman" w:cstheme="minorHAnsi"/>
          </w:rPr>
          <w:delText>Wisdom</w:delText>
        </w:r>
      </w:del>
      <w:ins w:id="5999" w:author="Admin" w:date="2021-05-02T17:24:00Z">
        <w:r w:rsidR="00EC45E9">
          <w:rPr>
            <w:rFonts w:eastAsia="Times New Roman" w:cstheme="minorHAnsi"/>
          </w:rPr>
          <w:t>w</w:t>
        </w:r>
        <w:r w:rsidR="00EC45E9" w:rsidRPr="00696738">
          <w:rPr>
            <w:rFonts w:eastAsia="Times New Roman" w:cstheme="minorHAnsi"/>
          </w:rPr>
          <w:t>isdom</w:t>
        </w:r>
      </w:ins>
      <w:r w:rsidRPr="00696738">
        <w:rPr>
          <w:rFonts w:eastAsia="Times New Roman" w:cstheme="minorHAnsi"/>
        </w:rPr>
        <w:t xml:space="preserve">, and </w:t>
      </w:r>
      <w:del w:id="6000" w:author="Admin" w:date="2021-05-02T17:24:00Z">
        <w:r w:rsidRPr="00696738" w:rsidDel="00EC45E9">
          <w:rPr>
            <w:rFonts w:eastAsia="Times New Roman" w:cstheme="minorHAnsi"/>
          </w:rPr>
          <w:delText xml:space="preserve">Charisma </w:delText>
        </w:r>
      </w:del>
      <w:ins w:id="6001" w:author="Admin" w:date="2021-05-02T17:24:00Z">
        <w:r w:rsidR="00EC45E9">
          <w:rPr>
            <w:rFonts w:eastAsia="Times New Roman" w:cstheme="minorHAnsi"/>
          </w:rPr>
          <w:t>c</w:t>
        </w:r>
        <w:r w:rsidR="00EC45E9" w:rsidRPr="00696738">
          <w:rPr>
            <w:rFonts w:eastAsia="Times New Roman" w:cstheme="minorHAnsi"/>
          </w:rPr>
          <w:t xml:space="preserve">harisma </w:t>
        </w:r>
      </w:ins>
      <w:r w:rsidRPr="00696738">
        <w:rPr>
          <w:rFonts w:eastAsia="Times New Roman" w:cstheme="minorHAnsi"/>
        </w:rPr>
        <w:t>scores. You retain the benefit of your own class feature</w:t>
      </w:r>
      <w:r>
        <w:rPr>
          <w:rFonts w:eastAsia="Times New Roman" w:cstheme="minorHAnsi"/>
        </w:rPr>
        <w:t>s</w:t>
      </w:r>
      <w:r w:rsidRPr="00696738">
        <w:rPr>
          <w:rFonts w:eastAsia="Times New Roman" w:cstheme="minorHAnsi"/>
        </w:rPr>
        <w:t xml:space="preserve">. If the target has any class levels, you can't use any of its </w:t>
      </w:r>
      <w:del w:id="6002" w:author="Admin" w:date="2021-05-02T17:24:00Z">
        <w:r w:rsidRPr="00696738" w:rsidDel="00EC45E9">
          <w:rPr>
            <w:rFonts w:eastAsia="Times New Roman" w:cstheme="minorHAnsi"/>
          </w:rPr>
          <w:delText xml:space="preserve">Class </w:delText>
        </w:r>
      </w:del>
      <w:ins w:id="6003" w:author="Admin" w:date="2021-05-02T17:24:00Z">
        <w:r w:rsidR="00EC45E9">
          <w:rPr>
            <w:rFonts w:eastAsia="Times New Roman" w:cstheme="minorHAnsi"/>
          </w:rPr>
          <w:t>c</w:t>
        </w:r>
        <w:r w:rsidR="00EC45E9" w:rsidRPr="00696738">
          <w:rPr>
            <w:rFonts w:eastAsia="Times New Roman" w:cstheme="minorHAnsi"/>
          </w:rPr>
          <w:t xml:space="preserve">lass </w:t>
        </w:r>
      </w:ins>
      <w:del w:id="6004" w:author="Admin" w:date="2021-05-02T17:24:00Z">
        <w:r w:rsidRPr="00696738" w:rsidDel="00EC45E9">
          <w:rPr>
            <w:rFonts w:eastAsia="Times New Roman" w:cstheme="minorHAnsi"/>
          </w:rPr>
          <w:delText>Features</w:delText>
        </w:r>
      </w:del>
      <w:ins w:id="6005" w:author="Admin" w:date="2021-05-02T17:24:00Z">
        <w:r w:rsidR="00EC45E9">
          <w:rPr>
            <w:rFonts w:eastAsia="Times New Roman" w:cstheme="minorHAnsi"/>
          </w:rPr>
          <w:t>f</w:t>
        </w:r>
        <w:r w:rsidR="00EC45E9" w:rsidRPr="00696738">
          <w:rPr>
            <w:rFonts w:eastAsia="Times New Roman" w:cstheme="minorHAnsi"/>
          </w:rPr>
          <w:t>eatures</w:t>
        </w:r>
      </w:ins>
      <w:r w:rsidRPr="00696738">
        <w:rPr>
          <w:rFonts w:eastAsia="Times New Roman" w:cstheme="minorHAnsi"/>
        </w:rPr>
        <w:t>.</w:t>
      </w:r>
    </w:p>
    <w:p w14:paraId="6C56E225" w14:textId="77777777" w:rsidR="00886559" w:rsidRPr="00886559" w:rsidRDefault="00886559" w:rsidP="00DD72A2">
      <w:pPr>
        <w:contextualSpacing/>
        <w:rPr>
          <w:rFonts w:eastAsia="Times New Roman" w:cstheme="minorHAnsi"/>
        </w:rPr>
      </w:pPr>
      <w:r w:rsidRPr="00696738">
        <w:rPr>
          <w:rFonts w:eastAsia="Times New Roman" w:cstheme="minorHAnsi"/>
        </w:rPr>
        <w:t xml:space="preserve">Meanwhile, the possessed creature's soul can perceive from the container using its own </w:t>
      </w:r>
      <w:del w:id="6006" w:author="Admin" w:date="2021-05-02T17:24:00Z">
        <w:r w:rsidRPr="00696738" w:rsidDel="00EC45E9">
          <w:rPr>
            <w:rFonts w:eastAsia="Times New Roman" w:cstheme="minorHAnsi"/>
          </w:rPr>
          <w:delText>Senses</w:delText>
        </w:r>
      </w:del>
      <w:ins w:id="6007" w:author="Admin" w:date="2021-05-02T17:24:00Z">
        <w:r w:rsidR="00EC45E9">
          <w:rPr>
            <w:rFonts w:eastAsia="Times New Roman" w:cstheme="minorHAnsi"/>
          </w:rPr>
          <w:t>s</w:t>
        </w:r>
        <w:r w:rsidR="00EC45E9" w:rsidRPr="00696738">
          <w:rPr>
            <w:rFonts w:eastAsia="Times New Roman" w:cstheme="minorHAnsi"/>
          </w:rPr>
          <w:t>enses</w:t>
        </w:r>
      </w:ins>
      <w:r w:rsidRPr="00696738">
        <w:rPr>
          <w:rFonts w:eastAsia="Times New Roman" w:cstheme="minorHAnsi"/>
        </w:rPr>
        <w:t xml:space="preserve">, but it can't move or take </w:t>
      </w:r>
      <w:del w:id="6008" w:author="Admin" w:date="2021-05-02T17:24:00Z">
        <w:r w:rsidRPr="00696738" w:rsidDel="00EC45E9">
          <w:rPr>
            <w:rFonts w:eastAsia="Times New Roman" w:cstheme="minorHAnsi"/>
          </w:rPr>
          <w:delText xml:space="preserve">Actions </w:delText>
        </w:r>
      </w:del>
      <w:ins w:id="6009" w:author="Admin" w:date="2021-05-02T17:24:00Z">
        <w:r w:rsidR="00EC45E9">
          <w:rPr>
            <w:rFonts w:eastAsia="Times New Roman" w:cstheme="minorHAnsi"/>
          </w:rPr>
          <w:t>a</w:t>
        </w:r>
        <w:r w:rsidR="00EC45E9" w:rsidRPr="00696738">
          <w:rPr>
            <w:rFonts w:eastAsia="Times New Roman" w:cstheme="minorHAnsi"/>
          </w:rPr>
          <w:t xml:space="preserve">ctions </w:t>
        </w:r>
      </w:ins>
      <w:r w:rsidRPr="00696738">
        <w:rPr>
          <w:rFonts w:eastAsia="Times New Roman" w:cstheme="minorHAnsi"/>
        </w:rPr>
        <w:t>at all</w:t>
      </w:r>
      <w:r>
        <w:rPr>
          <w:rFonts w:eastAsia="Times New Roman" w:cstheme="minorHAnsi"/>
        </w:rPr>
        <w:t xml:space="preserve">, unless they also know how to cast the </w:t>
      </w:r>
      <w:r>
        <w:rPr>
          <w:rFonts w:eastAsia="Times New Roman" w:cstheme="minorHAnsi"/>
          <w:i/>
          <w:iCs/>
        </w:rPr>
        <w:t xml:space="preserve">possession </w:t>
      </w:r>
      <w:r>
        <w:rPr>
          <w:rFonts w:eastAsia="Times New Roman" w:cstheme="minorHAnsi"/>
        </w:rPr>
        <w:t>spell, in which case they may attempt to cast the spell</w:t>
      </w:r>
      <w:del w:id="6010" w:author="Admin" w:date="2021-05-02T17:25:00Z">
        <w:r w:rsidDel="00EC45E9">
          <w:rPr>
            <w:rFonts w:eastAsia="Times New Roman" w:cstheme="minorHAnsi"/>
          </w:rPr>
          <w:delText xml:space="preserve"> on you (if you remain within range), </w:delText>
        </w:r>
      </w:del>
      <w:ins w:id="6011" w:author="Admin" w:date="2021-05-02T17:25:00Z">
        <w:r w:rsidR="00EC45E9">
          <w:rPr>
            <w:rFonts w:eastAsia="Times New Roman" w:cstheme="minorHAnsi"/>
          </w:rPr>
          <w:t xml:space="preserve">, </w:t>
        </w:r>
      </w:ins>
      <w:r>
        <w:rPr>
          <w:rFonts w:eastAsia="Times New Roman" w:cstheme="minorHAnsi"/>
        </w:rPr>
        <w:t xml:space="preserve">and </w:t>
      </w:r>
      <w:ins w:id="6012" w:author="Admin" w:date="2021-05-02T17:25:00Z">
        <w:r w:rsidR="00EC45E9">
          <w:rPr>
            <w:rFonts w:eastAsia="Times New Roman" w:cstheme="minorHAnsi"/>
          </w:rPr>
          <w:t xml:space="preserve">possess another target or </w:t>
        </w:r>
      </w:ins>
      <w:r>
        <w:rPr>
          <w:rFonts w:eastAsia="Times New Roman" w:cstheme="minorHAnsi"/>
        </w:rPr>
        <w:t xml:space="preserve">force you to return to your original body, ending the spell. </w:t>
      </w:r>
    </w:p>
    <w:p w14:paraId="5C2E9263" w14:textId="77777777" w:rsidR="00886559" w:rsidRDefault="00886559" w:rsidP="00E14172">
      <w:pPr>
        <w:contextualSpacing/>
        <w:rPr>
          <w:rFonts w:eastAsia="Times New Roman" w:cstheme="minorHAnsi"/>
        </w:rPr>
      </w:pPr>
      <w:r>
        <w:rPr>
          <w:rFonts w:eastAsia="Times New Roman" w:cstheme="minorHAnsi"/>
        </w:rPr>
        <w:t>An effect cannot target you independent of the possessed body unless the target both knows you are possessing it, and if the effect deals</w:t>
      </w:r>
      <w:ins w:id="6013" w:author="Admin" w:date="2021-05-02T17:26:00Z">
        <w:r w:rsidR="00EC45E9">
          <w:rPr>
            <w:rFonts w:eastAsia="Times New Roman" w:cstheme="minorHAnsi"/>
          </w:rPr>
          <w:t xml:space="preserve"> </w:t>
        </w:r>
      </w:ins>
      <w:del w:id="6014" w:author="Admin" w:date="2021-05-02T17:26:00Z">
        <w:r w:rsidDel="00EC45E9">
          <w:rPr>
            <w:rFonts w:eastAsia="Times New Roman" w:cstheme="minorHAnsi"/>
          </w:rPr>
          <w:delText xml:space="preserve"> fel, holy, or shadow </w:delText>
        </w:r>
      </w:del>
      <w:ins w:id="6015" w:author="Admin" w:date="2021-05-02T17:26:00Z">
        <w:r w:rsidR="00EC45E9">
          <w:rPr>
            <w:rFonts w:eastAsia="Times New Roman" w:cstheme="minorHAnsi"/>
          </w:rPr>
          <w:t xml:space="preserve">magical </w:t>
        </w:r>
      </w:ins>
      <w:r>
        <w:rPr>
          <w:rFonts w:eastAsia="Times New Roman" w:cstheme="minorHAnsi"/>
        </w:rPr>
        <w:t xml:space="preserve">damage (and you take damage of those types only). For purposes of targeting you, your soul is treated as if an undead (and can be turned by effects that do that). </w:t>
      </w:r>
    </w:p>
    <w:p w14:paraId="01B2BE01" w14:textId="77777777" w:rsidR="00886559" w:rsidRDefault="00886559" w:rsidP="00886559">
      <w:pPr>
        <w:contextualSpacing/>
        <w:rPr>
          <w:rFonts w:eastAsia="Times New Roman" w:cstheme="minorHAnsi"/>
        </w:rPr>
      </w:pPr>
      <w:r w:rsidRPr="00696738">
        <w:rPr>
          <w:rFonts w:eastAsia="Times New Roman" w:cstheme="minorHAnsi"/>
        </w:rPr>
        <w:t xml:space="preserve">While possessing a body, you can use your action to return from the host body to </w:t>
      </w:r>
      <w:r>
        <w:rPr>
          <w:rFonts w:eastAsia="Times New Roman" w:cstheme="minorHAnsi"/>
        </w:rPr>
        <w:t xml:space="preserve">your Soul Container </w:t>
      </w:r>
      <w:r w:rsidRPr="00696738">
        <w:rPr>
          <w:rFonts w:eastAsia="Times New Roman" w:cstheme="minorHAnsi"/>
        </w:rPr>
        <w:t xml:space="preserve">if it is within 100 feet of you, returning the host creature's soul to its body. If the host body dies while </w:t>
      </w:r>
      <w:r>
        <w:rPr>
          <w:rFonts w:eastAsia="Times New Roman" w:cstheme="minorHAnsi"/>
        </w:rPr>
        <w:t>you are possessing it</w:t>
      </w:r>
      <w:r w:rsidRPr="00696738">
        <w:rPr>
          <w:rFonts w:eastAsia="Times New Roman" w:cstheme="minorHAnsi"/>
        </w:rPr>
        <w:t>, the creature dies, and you must make a Charisma saving throw against your own Spellcasting DC. On a success, you return to the container if it is within 100 feet of you. Otherwise, you die</w:t>
      </w:r>
      <w:r>
        <w:rPr>
          <w:rFonts w:eastAsia="Times New Roman" w:cstheme="minorHAnsi"/>
        </w:rPr>
        <w:t xml:space="preserve"> as well</w:t>
      </w:r>
      <w:r w:rsidRPr="00696738">
        <w:rPr>
          <w:rFonts w:eastAsia="Times New Roman" w:cstheme="minorHAnsi"/>
        </w:rPr>
        <w:t>.</w:t>
      </w:r>
    </w:p>
    <w:p w14:paraId="412FDE44" w14:textId="77777777" w:rsidR="00886559" w:rsidRPr="009D13E9" w:rsidRDefault="00886559" w:rsidP="00886559">
      <w:pPr>
        <w:contextualSpacing/>
        <w:rPr>
          <w:rFonts w:eastAsia="Times New Roman" w:cstheme="minorHAnsi"/>
        </w:rPr>
      </w:pPr>
      <w:r w:rsidRPr="00696738">
        <w:rPr>
          <w:rFonts w:eastAsia="Times New Roman" w:cstheme="minorHAnsi"/>
        </w:rPr>
        <w:t>If your body is more than 100 feet away from you, or if your body is dead when you attempt to return to it, you die. If another creature's soul is in the container when it is destroyed, the creature's soul returns to its body if the body is alive and within 100 feet. Otherwise, that creature dies.</w:t>
      </w:r>
      <w:r w:rsidR="009D13E9">
        <w:rPr>
          <w:rFonts w:eastAsia="Times New Roman" w:cstheme="minorHAnsi"/>
        </w:rPr>
        <w:t xml:space="preserve"> Any souls that pass in and out of the Soul Container are valid targets for the </w:t>
      </w:r>
      <w:r w:rsidR="009D13E9">
        <w:rPr>
          <w:rFonts w:eastAsia="Times New Roman" w:cstheme="minorHAnsi"/>
          <w:i/>
          <w:iCs/>
        </w:rPr>
        <w:t xml:space="preserve">essence seal </w:t>
      </w:r>
      <w:r w:rsidR="009D13E9">
        <w:rPr>
          <w:rFonts w:eastAsia="Times New Roman" w:cstheme="minorHAnsi"/>
        </w:rPr>
        <w:t xml:space="preserve">spell. </w:t>
      </w:r>
    </w:p>
    <w:p w14:paraId="646EAF7E" w14:textId="77777777" w:rsidR="00886559" w:rsidRDefault="00886559" w:rsidP="00886559">
      <w:pPr>
        <w:contextualSpacing/>
        <w:rPr>
          <w:rFonts w:eastAsia="Times New Roman" w:cstheme="minorHAnsi"/>
        </w:rPr>
      </w:pPr>
      <w:r w:rsidRPr="00696738">
        <w:rPr>
          <w:rFonts w:eastAsia="Times New Roman" w:cstheme="minorHAnsi"/>
        </w:rPr>
        <w:lastRenderedPageBreak/>
        <w:t>When the spell ends</w:t>
      </w:r>
      <w:r w:rsidR="009D13E9">
        <w:rPr>
          <w:rFonts w:eastAsia="Times New Roman" w:cstheme="minorHAnsi"/>
        </w:rPr>
        <w:t xml:space="preserve"> (such as by you returning to your body after a possession)</w:t>
      </w:r>
      <w:r w:rsidRPr="00696738">
        <w:rPr>
          <w:rFonts w:eastAsia="Times New Roman" w:cstheme="minorHAnsi"/>
        </w:rPr>
        <w:t xml:space="preserve">, the </w:t>
      </w:r>
      <w:r>
        <w:rPr>
          <w:rFonts w:eastAsia="Times New Roman" w:cstheme="minorHAnsi"/>
        </w:rPr>
        <w:t>Soul C</w:t>
      </w:r>
      <w:r w:rsidRPr="00696738">
        <w:rPr>
          <w:rFonts w:eastAsia="Times New Roman" w:cstheme="minorHAnsi"/>
        </w:rPr>
        <w:t>ontainer is destroyed.</w:t>
      </w:r>
      <w:r w:rsidR="009D13E9">
        <w:rPr>
          <w:rFonts w:eastAsia="Times New Roman" w:cstheme="minorHAnsi"/>
        </w:rPr>
        <w:t xml:space="preserve"> </w:t>
      </w:r>
    </w:p>
    <w:p w14:paraId="054F6EFC" w14:textId="77777777" w:rsidR="00886559" w:rsidRDefault="00886559" w:rsidP="0083793F">
      <w:pPr>
        <w:contextualSpacing/>
        <w:rPr>
          <w:rFonts w:eastAsia="Times New Roman" w:cstheme="minorHAnsi"/>
        </w:rPr>
      </w:pPr>
      <w:r>
        <w:rPr>
          <w:rFonts w:eastAsia="Times New Roman" w:cstheme="minorHAnsi"/>
          <w:i/>
          <w:iCs/>
        </w:rPr>
        <w:t xml:space="preserve">Special. </w:t>
      </w:r>
      <w:r>
        <w:rPr>
          <w:rFonts w:eastAsia="Times New Roman" w:cstheme="minorHAnsi"/>
          <w:color w:val="000000"/>
        </w:rPr>
        <w:t xml:space="preserve">If you are incorporeal, you do not need to prepare a </w:t>
      </w:r>
      <w:r w:rsidR="0083793F">
        <w:rPr>
          <w:rFonts w:eastAsia="Times New Roman" w:cstheme="minorHAnsi"/>
          <w:color w:val="000000"/>
        </w:rPr>
        <w:t>Soul C</w:t>
      </w:r>
      <w:r>
        <w:rPr>
          <w:rFonts w:eastAsia="Times New Roman" w:cstheme="minorHAnsi"/>
          <w:color w:val="000000"/>
        </w:rPr>
        <w:t>ontainer, and your incorporeal form disappears when casting the spell</w:t>
      </w:r>
      <w:r w:rsidR="0083793F">
        <w:rPr>
          <w:rFonts w:eastAsia="Times New Roman" w:cstheme="minorHAnsi"/>
          <w:color w:val="000000"/>
        </w:rPr>
        <w:t xml:space="preserve">, reforming when you are ejected from the body. If the target dies when you are possessing it and fail the Charisma saving throw against your Spell DC to escape its body, you still die. </w:t>
      </w:r>
    </w:p>
    <w:p w14:paraId="536176D6" w14:textId="77777777" w:rsidR="00696738" w:rsidRPr="000D5DB5" w:rsidRDefault="00696738">
      <w:pPr>
        <w:contextualSpacing/>
        <w:rPr>
          <w:rFonts w:eastAsia="Times New Roman" w:cstheme="minorHAnsi"/>
          <w:color w:val="000000"/>
        </w:rPr>
      </w:pPr>
    </w:p>
    <w:p w14:paraId="5D18DFE9" w14:textId="77777777" w:rsidR="008458AA" w:rsidRPr="00134BC3" w:rsidRDefault="008458AA">
      <w:pPr>
        <w:contextualSpacing/>
        <w:rPr>
          <w:rFonts w:eastAsia="Times New Roman" w:cstheme="minorHAnsi"/>
        </w:rPr>
      </w:pPr>
      <w:r w:rsidRPr="000D5DB5">
        <w:rPr>
          <w:rFonts w:eastAsia="Times New Roman" w:cstheme="minorHAnsi"/>
          <w:b/>
          <w:bCs/>
          <w:color w:val="000000"/>
        </w:rPr>
        <w:t>Psychic Horror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1E52C444" w14:textId="77777777" w:rsidR="008458AA" w:rsidRPr="00134BC3" w:rsidRDefault="008458AA">
      <w:pPr>
        <w:contextualSpacing/>
        <w:rPr>
          <w:rFonts w:eastAsia="Times New Roman" w:cstheme="minorHAnsi"/>
        </w:rPr>
      </w:pPr>
      <w:r w:rsidRPr="000D5DB5">
        <w:rPr>
          <w:rFonts w:eastAsia="Times New Roman" w:cstheme="minorHAnsi"/>
          <w:color w:val="000000"/>
        </w:rPr>
        <w:t>Illusion</w:t>
      </w:r>
    </w:p>
    <w:p w14:paraId="68401747"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7DC9EFEE"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Personal (Self)</w:t>
      </w:r>
    </w:p>
    <w:p w14:paraId="4706884E" w14:textId="77777777" w:rsidR="0037145A" w:rsidRPr="00134BC3" w:rsidRDefault="0037145A">
      <w:pPr>
        <w:contextualSpacing/>
        <w:rPr>
          <w:rFonts w:eastAsia="Times New Roman" w:cstheme="minorHAnsi"/>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1F25FA">
        <w:rPr>
          <w:rFonts w:eastAsia="Times New Roman" w:cstheme="minorHAnsi"/>
          <w:color w:val="000000"/>
        </w:rPr>
        <w:t>V, S</w:t>
      </w:r>
    </w:p>
    <w:p w14:paraId="60A7E223" w14:textId="77777777" w:rsidR="008458AA" w:rsidRPr="00134BC3" w:rsidRDefault="008458AA">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239B55B3" w14:textId="77777777" w:rsidR="008458AA" w:rsidRPr="00134BC3" w:rsidRDefault="008458AA">
      <w:pPr>
        <w:contextualSpacing/>
        <w:rPr>
          <w:rFonts w:eastAsia="Times New Roman" w:cstheme="minorHAnsi"/>
        </w:rPr>
      </w:pPr>
      <w:r w:rsidRPr="000D5DB5">
        <w:rPr>
          <w:rFonts w:eastAsia="Times New Roman" w:cstheme="minorHAnsi"/>
          <w:color w:val="000000"/>
        </w:rPr>
        <w:t>You project a phantasmal current of fear all around you</w:t>
      </w:r>
      <w:r w:rsidR="003B6133">
        <w:rPr>
          <w:rFonts w:eastAsia="Times New Roman" w:cstheme="minorHAnsi"/>
          <w:color w:val="000000"/>
        </w:rPr>
        <w:t>, creating a blast of mental energy</w:t>
      </w:r>
      <w:r w:rsidRPr="000D5DB5">
        <w:rPr>
          <w:rFonts w:eastAsia="Times New Roman" w:cstheme="minorHAnsi"/>
          <w:color w:val="000000"/>
        </w:rPr>
        <w:t xml:space="preserve">. Each creature within a 20-foot radius sphere </w:t>
      </w:r>
      <w:r w:rsidR="003B6133">
        <w:rPr>
          <w:rFonts w:eastAsia="Times New Roman" w:cstheme="minorHAnsi"/>
          <w:color w:val="000000"/>
        </w:rPr>
        <w:t xml:space="preserve">centered on you </w:t>
      </w:r>
      <w:r w:rsidRPr="000D5DB5">
        <w:rPr>
          <w:rFonts w:eastAsia="Times New Roman" w:cstheme="minorHAnsi"/>
          <w:color w:val="000000"/>
        </w:rPr>
        <w:t>must succeed on a Spirit saving throw or drop whatever they are holding and become frightened for the duration. While frightened, the creature can only use the Dash action to move away from you by the safest route available to it unless there is nowhere to move. If the creature ends its turn in a location where it does not have line of sight to you, they can make a Spirit saving throw. On a successful save, the spell ends for that creature.</w:t>
      </w:r>
    </w:p>
    <w:p w14:paraId="1933669B" w14:textId="77777777" w:rsidR="007644ED" w:rsidRPr="000D5DB5" w:rsidRDefault="007644ED">
      <w:pPr>
        <w:contextualSpacing/>
        <w:textAlignment w:val="baseline"/>
        <w:rPr>
          <w:rFonts w:eastAsia="Times New Roman" w:cstheme="minorHAnsi"/>
          <w:i/>
          <w:iCs/>
          <w:color w:val="000000"/>
        </w:rPr>
      </w:pPr>
    </w:p>
    <w:p w14:paraId="63F41316" w14:textId="77777777" w:rsidR="00AB25EF" w:rsidRPr="00134BC3" w:rsidRDefault="00AB25EF">
      <w:pPr>
        <w:contextualSpacing/>
        <w:rPr>
          <w:rFonts w:eastAsia="Times New Roman" w:cstheme="minorHAnsi"/>
        </w:rPr>
      </w:pPr>
      <w:r w:rsidRPr="000D5DB5">
        <w:rPr>
          <w:rFonts w:eastAsia="Times New Roman" w:cstheme="minorHAnsi"/>
          <w:b/>
          <w:bCs/>
          <w:color w:val="000000"/>
        </w:rPr>
        <w:t>Pyroblast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5F3FD2" w:rsidRPr="000D5DB5">
        <w:rPr>
          <w:rFonts w:eastAsia="Times New Roman" w:cstheme="minorHAnsi"/>
          <w:b/>
          <w:bCs/>
          <w:color w:val="000000"/>
        </w:rPr>
        <w:t>7</w:t>
      </w:r>
      <w:r w:rsidRPr="000D5DB5">
        <w:rPr>
          <w:rFonts w:eastAsia="Times New Roman" w:cstheme="minorHAnsi"/>
          <w:b/>
          <w:bCs/>
          <w:color w:val="000000"/>
        </w:rPr>
        <w:t>]</w:t>
      </w:r>
    </w:p>
    <w:p w14:paraId="258D1779" w14:textId="77777777" w:rsidR="00587913" w:rsidRDefault="00AB25EF" w:rsidP="00587913">
      <w:pPr>
        <w:contextualSpacing/>
        <w:rPr>
          <w:rFonts w:eastAsia="Times New Roman" w:cstheme="minorHAnsi"/>
          <w:color w:val="000000"/>
        </w:rPr>
      </w:pPr>
      <w:r w:rsidRPr="000D5DB5">
        <w:rPr>
          <w:rFonts w:eastAsia="Times New Roman" w:cstheme="minorHAnsi"/>
          <w:color w:val="000000"/>
        </w:rPr>
        <w:t>Evocation</w:t>
      </w:r>
    </w:p>
    <w:p w14:paraId="30CA46B0" w14:textId="77777777" w:rsidR="003B6133" w:rsidRPr="001F25FA" w:rsidRDefault="003B6133" w:rsidP="00587913">
      <w:pPr>
        <w:contextualSpacing/>
        <w:rPr>
          <w:rFonts w:eastAsia="Times New Roman" w:cstheme="minorHAnsi"/>
          <w:color w:val="000000"/>
        </w:rPr>
      </w:pPr>
      <w:r>
        <w:rPr>
          <w:rFonts w:eastAsia="Times New Roman" w:cstheme="minorHAnsi"/>
          <w:b/>
          <w:bCs/>
          <w:color w:val="000000"/>
        </w:rPr>
        <w:t>Casting Time</w:t>
      </w:r>
      <w:r w:rsidR="00D63985">
        <w:rPr>
          <w:b/>
          <w:bCs/>
        </w:rPr>
        <w:t>:</w:t>
      </w:r>
      <w:r>
        <w:rPr>
          <w:rFonts w:eastAsia="Times New Roman" w:cstheme="minorHAnsi"/>
          <w:b/>
          <w:bCs/>
          <w:color w:val="000000"/>
        </w:rPr>
        <w:t xml:space="preserve"> </w:t>
      </w:r>
      <w:r>
        <w:rPr>
          <w:rFonts w:eastAsia="Times New Roman" w:cstheme="minorHAnsi"/>
          <w:color w:val="000000"/>
        </w:rPr>
        <w:t>1 action</w:t>
      </w:r>
    </w:p>
    <w:p w14:paraId="5B069D96" w14:textId="77777777" w:rsidR="00696738" w:rsidRPr="00134BC3" w:rsidRDefault="00696738" w:rsidP="00696738">
      <w:pPr>
        <w:contextualSpacing/>
        <w:rPr>
          <w:rFonts w:eastAsia="Times New Roman" w:cstheme="minorHAnsi"/>
        </w:rPr>
      </w:pPr>
      <w:r>
        <w:rPr>
          <w:rFonts w:eastAsia="Times New Roman" w:cstheme="minorHAnsi"/>
          <w:b/>
          <w:bCs/>
          <w:color w:val="000000"/>
        </w:rPr>
        <w:t>Range</w:t>
      </w:r>
      <w:r>
        <w:rPr>
          <w:b/>
          <w:bCs/>
        </w:rPr>
        <w:t>:</w:t>
      </w:r>
      <w:r>
        <w:rPr>
          <w:rFonts w:eastAsia="Times New Roman" w:cstheme="minorHAnsi"/>
          <w:b/>
          <w:bCs/>
          <w:color w:val="000000"/>
        </w:rPr>
        <w:t xml:space="preserve"> </w:t>
      </w:r>
      <w:r w:rsidRPr="000D5DB5">
        <w:rPr>
          <w:rFonts w:eastAsia="Times New Roman" w:cstheme="minorHAnsi"/>
          <w:color w:val="000000"/>
        </w:rPr>
        <w:t>150 f</w:t>
      </w:r>
      <w:r>
        <w:rPr>
          <w:rFonts w:eastAsia="Times New Roman" w:cstheme="minorHAnsi"/>
          <w:color w:val="000000"/>
        </w:rPr>
        <w:t>ee</w:t>
      </w:r>
      <w:r w:rsidRPr="000D5DB5">
        <w:rPr>
          <w:rFonts w:eastAsia="Times New Roman" w:cstheme="minorHAnsi"/>
          <w:color w:val="000000"/>
        </w:rPr>
        <w:t xml:space="preserve">t </w:t>
      </w:r>
    </w:p>
    <w:p w14:paraId="27D8608E" w14:textId="77777777" w:rsidR="00AB25EF" w:rsidRPr="00134BC3" w:rsidRDefault="00A07061">
      <w:pPr>
        <w:contextualSpacing/>
        <w:rPr>
          <w:rFonts w:eastAsia="Times New Roman" w:cstheme="minorHAnsi"/>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sidRPr="001F25FA">
        <w:rPr>
          <w:rFonts w:eastAsia="Times New Roman" w:cstheme="minorHAnsi"/>
          <w:color w:val="000000"/>
        </w:rPr>
        <w:t>V, S</w:t>
      </w:r>
    </w:p>
    <w:p w14:paraId="32FCF1FE"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Channeling, up to 1 minute</w:t>
      </w:r>
    </w:p>
    <w:p w14:paraId="2CDC5EEA" w14:textId="77777777" w:rsidR="00587913" w:rsidRPr="00587913" w:rsidRDefault="00587913" w:rsidP="00587913">
      <w:pPr>
        <w:contextualSpacing/>
        <w:rPr>
          <w:rFonts w:eastAsia="Times New Roman" w:cstheme="minorHAnsi"/>
          <w:color w:val="000000"/>
        </w:rPr>
      </w:pPr>
      <w:r>
        <w:rPr>
          <w:rFonts w:eastAsia="Times New Roman" w:cstheme="minorHAnsi"/>
          <w:color w:val="000000"/>
        </w:rPr>
        <w:t>A beam o</w:t>
      </w:r>
      <w:r w:rsidRPr="00587913">
        <w:rPr>
          <w:rFonts w:eastAsia="Times New Roman" w:cstheme="minorHAnsi"/>
          <w:color w:val="000000"/>
        </w:rPr>
        <w:t>f yellow light flashes from your pointing finger,</w:t>
      </w:r>
      <w:r>
        <w:rPr>
          <w:rFonts w:eastAsia="Times New Roman" w:cstheme="minorHAnsi"/>
          <w:color w:val="000000"/>
        </w:rPr>
        <w:t xml:space="preserve"> </w:t>
      </w:r>
      <w:r w:rsidRPr="00587913">
        <w:rPr>
          <w:rFonts w:eastAsia="Times New Roman" w:cstheme="minorHAnsi"/>
          <w:color w:val="000000"/>
        </w:rPr>
        <w:t>then condenses to linger at a chosen point within range</w:t>
      </w:r>
      <w:r>
        <w:rPr>
          <w:rFonts w:eastAsia="Times New Roman" w:cstheme="minorHAnsi"/>
          <w:color w:val="000000"/>
        </w:rPr>
        <w:t xml:space="preserve"> </w:t>
      </w:r>
      <w:r w:rsidRPr="00587913">
        <w:rPr>
          <w:rFonts w:eastAsia="Times New Roman" w:cstheme="minorHAnsi"/>
          <w:color w:val="000000"/>
        </w:rPr>
        <w:t>as a glowing bead for the duration. When the spell</w:t>
      </w:r>
      <w:r>
        <w:rPr>
          <w:rFonts w:eastAsia="Times New Roman" w:cstheme="minorHAnsi"/>
          <w:color w:val="000000"/>
        </w:rPr>
        <w:t xml:space="preserve"> </w:t>
      </w:r>
      <w:r w:rsidRPr="00587913">
        <w:rPr>
          <w:rFonts w:eastAsia="Times New Roman" w:cstheme="minorHAnsi"/>
          <w:color w:val="000000"/>
        </w:rPr>
        <w:t>ends, either because your concentration is broken or</w:t>
      </w:r>
      <w:r>
        <w:rPr>
          <w:rFonts w:eastAsia="Times New Roman" w:cstheme="minorHAnsi"/>
          <w:color w:val="000000"/>
        </w:rPr>
        <w:t xml:space="preserve"> </w:t>
      </w:r>
      <w:r w:rsidRPr="00587913">
        <w:rPr>
          <w:rFonts w:eastAsia="Times New Roman" w:cstheme="minorHAnsi"/>
          <w:color w:val="000000"/>
        </w:rPr>
        <w:t>because you decide to end it, the bea</w:t>
      </w:r>
      <w:r>
        <w:rPr>
          <w:rFonts w:eastAsia="Times New Roman" w:cstheme="minorHAnsi"/>
          <w:color w:val="000000"/>
        </w:rPr>
        <w:t xml:space="preserve">d </w:t>
      </w:r>
      <w:r w:rsidRPr="00587913">
        <w:rPr>
          <w:rFonts w:eastAsia="Times New Roman" w:cstheme="minorHAnsi"/>
          <w:color w:val="000000"/>
        </w:rPr>
        <w:t>blossoms with a</w:t>
      </w:r>
      <w:r>
        <w:rPr>
          <w:rFonts w:eastAsia="Times New Roman" w:cstheme="minorHAnsi"/>
          <w:color w:val="000000"/>
        </w:rPr>
        <w:t xml:space="preserve"> low roar into an explosion o</w:t>
      </w:r>
      <w:r w:rsidRPr="00587913">
        <w:rPr>
          <w:rFonts w:eastAsia="Times New Roman" w:cstheme="minorHAnsi"/>
          <w:color w:val="000000"/>
        </w:rPr>
        <w:t>f flame that spreads around</w:t>
      </w:r>
      <w:r>
        <w:rPr>
          <w:rFonts w:eastAsia="Times New Roman" w:cstheme="minorHAnsi"/>
          <w:color w:val="000000"/>
        </w:rPr>
        <w:t xml:space="preserve"> </w:t>
      </w:r>
      <w:r w:rsidRPr="00587913">
        <w:rPr>
          <w:rFonts w:eastAsia="Times New Roman" w:cstheme="minorHAnsi"/>
          <w:color w:val="000000"/>
        </w:rPr>
        <w:t>corners. Each creature in a 20-foot-radius sphere</w:t>
      </w:r>
      <w:r>
        <w:rPr>
          <w:rFonts w:eastAsia="Times New Roman" w:cstheme="minorHAnsi"/>
          <w:color w:val="000000"/>
        </w:rPr>
        <w:t xml:space="preserve"> </w:t>
      </w:r>
      <w:r w:rsidRPr="00587913">
        <w:rPr>
          <w:rFonts w:eastAsia="Times New Roman" w:cstheme="minorHAnsi"/>
          <w:color w:val="000000"/>
        </w:rPr>
        <w:t>cen</w:t>
      </w:r>
      <w:r>
        <w:rPr>
          <w:rFonts w:eastAsia="Times New Roman" w:cstheme="minorHAnsi"/>
          <w:color w:val="000000"/>
        </w:rPr>
        <w:t xml:space="preserve">tered on that point must make an Agility </w:t>
      </w:r>
      <w:r w:rsidRPr="00587913">
        <w:rPr>
          <w:rFonts w:eastAsia="Times New Roman" w:cstheme="minorHAnsi"/>
          <w:color w:val="000000"/>
        </w:rPr>
        <w:t>saving</w:t>
      </w:r>
      <w:r>
        <w:rPr>
          <w:rFonts w:eastAsia="Times New Roman" w:cstheme="minorHAnsi"/>
          <w:color w:val="000000"/>
        </w:rPr>
        <w:t xml:space="preserve"> </w:t>
      </w:r>
      <w:r w:rsidRPr="00587913">
        <w:rPr>
          <w:rFonts w:eastAsia="Times New Roman" w:cstheme="minorHAnsi"/>
          <w:color w:val="000000"/>
        </w:rPr>
        <w:lastRenderedPageBreak/>
        <w:t>throw. A creature takes fire damage equal to the total</w:t>
      </w:r>
      <w:r>
        <w:rPr>
          <w:rFonts w:eastAsia="Times New Roman" w:cstheme="minorHAnsi"/>
          <w:color w:val="000000"/>
        </w:rPr>
        <w:t xml:space="preserve"> </w:t>
      </w:r>
      <w:r w:rsidRPr="00587913">
        <w:rPr>
          <w:rFonts w:eastAsia="Times New Roman" w:cstheme="minorHAnsi"/>
          <w:color w:val="000000"/>
        </w:rPr>
        <w:t>accumulated damage on a failed save, or half as much</w:t>
      </w:r>
      <w:r>
        <w:rPr>
          <w:rFonts w:eastAsia="Times New Roman" w:cstheme="minorHAnsi"/>
          <w:color w:val="000000"/>
        </w:rPr>
        <w:t xml:space="preserve"> </w:t>
      </w:r>
      <w:r w:rsidRPr="00587913">
        <w:rPr>
          <w:rFonts w:eastAsia="Times New Roman" w:cstheme="minorHAnsi"/>
          <w:color w:val="000000"/>
        </w:rPr>
        <w:t>damage on a successful one.</w:t>
      </w:r>
    </w:p>
    <w:p w14:paraId="1D31EEFB" w14:textId="77777777" w:rsidR="00587913" w:rsidRPr="00587913" w:rsidRDefault="00587913" w:rsidP="00587913">
      <w:pPr>
        <w:contextualSpacing/>
        <w:rPr>
          <w:rFonts w:eastAsia="Times New Roman" w:cstheme="minorHAnsi"/>
          <w:color w:val="000000"/>
        </w:rPr>
      </w:pPr>
      <w:r w:rsidRPr="00587913">
        <w:rPr>
          <w:rFonts w:eastAsia="Times New Roman" w:cstheme="minorHAnsi"/>
          <w:color w:val="000000"/>
        </w:rPr>
        <w:t>The spell’s base damage is 12d6. If at the end of</w:t>
      </w:r>
      <w:r>
        <w:rPr>
          <w:rFonts w:eastAsia="Times New Roman" w:cstheme="minorHAnsi"/>
          <w:color w:val="000000"/>
        </w:rPr>
        <w:t xml:space="preserve"> </w:t>
      </w:r>
      <w:r w:rsidRPr="00587913">
        <w:rPr>
          <w:rFonts w:eastAsia="Times New Roman" w:cstheme="minorHAnsi"/>
          <w:color w:val="000000"/>
        </w:rPr>
        <w:t>your turn the bead has not yet detonated, the damage</w:t>
      </w:r>
      <w:r>
        <w:rPr>
          <w:rFonts w:eastAsia="Times New Roman" w:cstheme="minorHAnsi"/>
          <w:color w:val="000000"/>
        </w:rPr>
        <w:t xml:space="preserve"> </w:t>
      </w:r>
      <w:r w:rsidRPr="00587913">
        <w:rPr>
          <w:rFonts w:eastAsia="Times New Roman" w:cstheme="minorHAnsi"/>
          <w:color w:val="000000"/>
        </w:rPr>
        <w:t>increases by 1d6.</w:t>
      </w:r>
    </w:p>
    <w:p w14:paraId="1FA9E0F6" w14:textId="77777777" w:rsidR="00587913" w:rsidRPr="00587913" w:rsidRDefault="00587913" w:rsidP="00587913">
      <w:pPr>
        <w:contextualSpacing/>
        <w:rPr>
          <w:rFonts w:eastAsia="Times New Roman" w:cstheme="minorHAnsi"/>
          <w:color w:val="000000"/>
        </w:rPr>
      </w:pPr>
      <w:r w:rsidRPr="00587913">
        <w:rPr>
          <w:rFonts w:eastAsia="Times New Roman" w:cstheme="minorHAnsi"/>
          <w:color w:val="000000"/>
        </w:rPr>
        <w:t>If the glowing bead is touched before the interval</w:t>
      </w:r>
      <w:r>
        <w:rPr>
          <w:rFonts w:eastAsia="Times New Roman" w:cstheme="minorHAnsi"/>
          <w:color w:val="000000"/>
        </w:rPr>
        <w:t xml:space="preserve"> </w:t>
      </w:r>
      <w:r w:rsidRPr="00587913">
        <w:rPr>
          <w:rFonts w:eastAsia="Times New Roman" w:cstheme="minorHAnsi"/>
          <w:color w:val="000000"/>
        </w:rPr>
        <w:t>has expired, the creature touching it must make a</w:t>
      </w:r>
      <w:r>
        <w:rPr>
          <w:rFonts w:eastAsia="Times New Roman" w:cstheme="minorHAnsi"/>
          <w:color w:val="000000"/>
        </w:rPr>
        <w:t xml:space="preserve">n Agility </w:t>
      </w:r>
      <w:r w:rsidRPr="00587913">
        <w:rPr>
          <w:rFonts w:eastAsia="Times New Roman" w:cstheme="minorHAnsi"/>
          <w:color w:val="000000"/>
        </w:rPr>
        <w:t>saving throw. On a failed save, the spell ends</w:t>
      </w:r>
      <w:r>
        <w:rPr>
          <w:rFonts w:eastAsia="Times New Roman" w:cstheme="minorHAnsi"/>
          <w:color w:val="000000"/>
        </w:rPr>
        <w:t xml:space="preserve"> </w:t>
      </w:r>
      <w:r w:rsidRPr="00587913">
        <w:rPr>
          <w:rFonts w:eastAsia="Times New Roman" w:cstheme="minorHAnsi"/>
          <w:color w:val="000000"/>
        </w:rPr>
        <w:t>immediately, causing the bead to erupt in flame. On a</w:t>
      </w:r>
      <w:r>
        <w:rPr>
          <w:rFonts w:eastAsia="Times New Roman" w:cstheme="minorHAnsi"/>
          <w:color w:val="000000"/>
        </w:rPr>
        <w:t xml:space="preserve"> </w:t>
      </w:r>
      <w:r w:rsidRPr="00587913">
        <w:rPr>
          <w:rFonts w:eastAsia="Times New Roman" w:cstheme="minorHAnsi"/>
          <w:color w:val="000000"/>
        </w:rPr>
        <w:t>successful save, the creature can throw the bead up to</w:t>
      </w:r>
      <w:r>
        <w:rPr>
          <w:rFonts w:eastAsia="Times New Roman" w:cstheme="minorHAnsi"/>
          <w:color w:val="000000"/>
        </w:rPr>
        <w:t xml:space="preserve"> 150</w:t>
      </w:r>
      <w:r w:rsidRPr="00587913">
        <w:rPr>
          <w:rFonts w:eastAsia="Times New Roman" w:cstheme="minorHAnsi"/>
          <w:color w:val="000000"/>
        </w:rPr>
        <w:t xml:space="preserve"> feet. When it strikes a creature or a solid object, the</w:t>
      </w:r>
      <w:r>
        <w:rPr>
          <w:rFonts w:eastAsia="Times New Roman" w:cstheme="minorHAnsi"/>
          <w:color w:val="000000"/>
        </w:rPr>
        <w:t xml:space="preserve"> </w:t>
      </w:r>
      <w:r w:rsidRPr="00587913">
        <w:rPr>
          <w:rFonts w:eastAsia="Times New Roman" w:cstheme="minorHAnsi"/>
          <w:color w:val="000000"/>
        </w:rPr>
        <w:t>spell ends, and the bead explodes.</w:t>
      </w:r>
      <w:r>
        <w:rPr>
          <w:rFonts w:eastAsia="Times New Roman" w:cstheme="minorHAnsi"/>
          <w:color w:val="000000"/>
        </w:rPr>
        <w:t xml:space="preserve"> </w:t>
      </w:r>
      <w:r w:rsidRPr="00587913">
        <w:rPr>
          <w:rFonts w:eastAsia="Times New Roman" w:cstheme="minorHAnsi"/>
          <w:color w:val="000000"/>
        </w:rPr>
        <w:t>The fire damages objects in the area and ignites</w:t>
      </w:r>
      <w:r>
        <w:rPr>
          <w:rFonts w:eastAsia="Times New Roman" w:cstheme="minorHAnsi"/>
          <w:color w:val="000000"/>
        </w:rPr>
        <w:t xml:space="preserve"> </w:t>
      </w:r>
      <w:r w:rsidRPr="00587913">
        <w:rPr>
          <w:rFonts w:eastAsia="Times New Roman" w:cstheme="minorHAnsi"/>
          <w:color w:val="000000"/>
        </w:rPr>
        <w:t>flamma</w:t>
      </w:r>
      <w:r>
        <w:rPr>
          <w:rFonts w:eastAsia="Times New Roman" w:cstheme="minorHAnsi"/>
          <w:color w:val="000000"/>
        </w:rPr>
        <w:t>ble objects that aren’t being w</w:t>
      </w:r>
      <w:r w:rsidRPr="00587913">
        <w:rPr>
          <w:rFonts w:eastAsia="Times New Roman" w:cstheme="minorHAnsi"/>
          <w:color w:val="000000"/>
        </w:rPr>
        <w:t>orn or carried.</w:t>
      </w:r>
    </w:p>
    <w:p w14:paraId="532805AC" w14:textId="77777777" w:rsidR="00587913" w:rsidRDefault="00587913" w:rsidP="00166030">
      <w:pPr>
        <w:contextualSpacing/>
        <w:rPr>
          <w:rFonts w:eastAsia="Times New Roman" w:cstheme="minorHAnsi"/>
          <w:color w:val="000000"/>
        </w:rPr>
      </w:pPr>
      <w:r>
        <w:rPr>
          <w:rFonts w:eastAsia="Times New Roman" w:cstheme="minorHAnsi"/>
          <w:b/>
          <w:bCs/>
          <w:color w:val="000000"/>
        </w:rPr>
        <w:t xml:space="preserve">Heightened. </w:t>
      </w:r>
      <w:r w:rsidRPr="00587913">
        <w:rPr>
          <w:rFonts w:eastAsia="Times New Roman" w:cstheme="minorHAnsi"/>
          <w:color w:val="000000"/>
        </w:rPr>
        <w:t xml:space="preserve">When you cast this spell </w:t>
      </w:r>
      <w:r w:rsidR="00166030">
        <w:rPr>
          <w:rFonts w:eastAsia="Times New Roman" w:cstheme="minorHAnsi"/>
          <w:color w:val="000000"/>
        </w:rPr>
        <w:t xml:space="preserve">as an </w:t>
      </w:r>
      <w:r w:rsidRPr="00587913">
        <w:rPr>
          <w:rFonts w:eastAsia="Times New Roman" w:cstheme="minorHAnsi"/>
          <w:color w:val="000000"/>
        </w:rPr>
        <w:t xml:space="preserve">8th level </w:t>
      </w:r>
      <w:r w:rsidR="00166030">
        <w:rPr>
          <w:rFonts w:eastAsia="Times New Roman" w:cstheme="minorHAnsi"/>
          <w:color w:val="000000"/>
        </w:rPr>
        <w:t xml:space="preserve">spell </w:t>
      </w:r>
      <w:r w:rsidRPr="00587913">
        <w:rPr>
          <w:rFonts w:eastAsia="Times New Roman" w:cstheme="minorHAnsi"/>
          <w:color w:val="000000"/>
        </w:rPr>
        <w:t>or higher, the base damage</w:t>
      </w:r>
      <w:r>
        <w:rPr>
          <w:rFonts w:eastAsia="Times New Roman" w:cstheme="minorHAnsi"/>
          <w:color w:val="000000"/>
        </w:rPr>
        <w:t xml:space="preserve"> </w:t>
      </w:r>
      <w:r w:rsidRPr="00587913">
        <w:rPr>
          <w:rFonts w:eastAsia="Times New Roman" w:cstheme="minorHAnsi"/>
          <w:color w:val="000000"/>
        </w:rPr>
        <w:t xml:space="preserve">increases by 1d6 for each </w:t>
      </w:r>
      <w:r w:rsidR="00166030">
        <w:rPr>
          <w:rFonts w:eastAsia="Times New Roman" w:cstheme="minorHAnsi"/>
          <w:color w:val="000000"/>
        </w:rPr>
        <w:t xml:space="preserve">spell </w:t>
      </w:r>
      <w:r w:rsidRPr="00587913">
        <w:rPr>
          <w:rFonts w:eastAsia="Times New Roman" w:cstheme="minorHAnsi"/>
          <w:color w:val="000000"/>
        </w:rPr>
        <w:t>level above 7th.</w:t>
      </w:r>
    </w:p>
    <w:p w14:paraId="416E7C30" w14:textId="77777777" w:rsidR="00AB25EF" w:rsidRPr="000D5DB5" w:rsidRDefault="00AB25EF" w:rsidP="00587913">
      <w:pPr>
        <w:contextualSpacing/>
        <w:rPr>
          <w:rFonts w:eastAsia="Times New Roman" w:cstheme="minorHAnsi"/>
          <w:color w:val="000000"/>
        </w:rPr>
      </w:pPr>
      <w:r w:rsidRPr="000D5DB5">
        <w:rPr>
          <w:rFonts w:eastAsia="Times New Roman" w:cstheme="minorHAnsi"/>
          <w:i/>
          <w:iCs/>
          <w:color w:val="000000"/>
        </w:rPr>
        <w:t xml:space="preserve">Special: </w:t>
      </w:r>
      <w:r w:rsidRPr="000D5DB5">
        <w:rPr>
          <w:rFonts w:eastAsia="Times New Roman" w:cstheme="minorHAnsi"/>
          <w:color w:val="000000"/>
        </w:rPr>
        <w:t xml:space="preserve">Some effects count as a round of </w:t>
      </w:r>
      <w:r w:rsidR="00587913">
        <w:rPr>
          <w:rFonts w:eastAsia="Times New Roman" w:cstheme="minorHAnsi"/>
          <w:color w:val="000000"/>
        </w:rPr>
        <w:t>concentration</w:t>
      </w:r>
      <w:r w:rsidRPr="000D5DB5">
        <w:rPr>
          <w:rFonts w:eastAsia="Times New Roman" w:cstheme="minorHAnsi"/>
          <w:color w:val="000000"/>
        </w:rPr>
        <w:t xml:space="preserve"> for a pyroblast spell.</w:t>
      </w:r>
    </w:p>
    <w:p w14:paraId="469F1C12" w14:textId="77777777" w:rsidR="007644ED" w:rsidRPr="00134BC3" w:rsidRDefault="007644ED">
      <w:pPr>
        <w:contextualSpacing/>
        <w:rPr>
          <w:rFonts w:eastAsia="Times New Roman" w:cstheme="minorHAnsi"/>
        </w:rPr>
      </w:pPr>
    </w:p>
    <w:p w14:paraId="6104C830" w14:textId="77777777" w:rsidR="00E1247F" w:rsidRDefault="00E1247F">
      <w:pPr>
        <w:contextualSpacing/>
        <w:rPr>
          <w:rFonts w:eastAsia="Times New Roman" w:cstheme="minorHAnsi"/>
          <w:b/>
          <w:bCs/>
          <w:color w:val="000000"/>
        </w:rPr>
      </w:pPr>
      <w:r>
        <w:rPr>
          <w:rFonts w:eastAsia="Times New Roman" w:cstheme="minorHAnsi"/>
          <w:b/>
          <w:bCs/>
          <w:color w:val="000000"/>
        </w:rPr>
        <w:t>Primal Attunement [level 6]</w:t>
      </w:r>
    </w:p>
    <w:p w14:paraId="0F80B7A0" w14:textId="77777777" w:rsidR="00E1247F" w:rsidRDefault="00E1247F">
      <w:pPr>
        <w:contextualSpacing/>
        <w:rPr>
          <w:rFonts w:eastAsia="Times New Roman" w:cstheme="minorHAnsi"/>
          <w:color w:val="000000"/>
        </w:rPr>
      </w:pPr>
      <w:r>
        <w:rPr>
          <w:rFonts w:eastAsia="Times New Roman" w:cstheme="minorHAnsi"/>
          <w:color w:val="000000"/>
        </w:rPr>
        <w:t>Abjuration</w:t>
      </w:r>
    </w:p>
    <w:p w14:paraId="581134F6" w14:textId="77777777" w:rsidR="00E1247F" w:rsidRDefault="00E1247F" w:rsidP="00E1247F">
      <w:pPr>
        <w:contextualSpacing/>
        <w:rPr>
          <w:rFonts w:eastAsia="Times New Roman" w:cstheme="minorHAnsi"/>
          <w:color w:val="000000"/>
        </w:rPr>
      </w:pPr>
      <w:r w:rsidRPr="00E1247F">
        <w:rPr>
          <w:rFonts w:eastAsia="Times New Roman" w:cstheme="minorHAnsi"/>
          <w:b/>
          <w:bCs/>
          <w:color w:val="000000"/>
        </w:rPr>
        <w:t>Casting Time</w:t>
      </w:r>
      <w:r w:rsidR="00D63985">
        <w:rPr>
          <w:b/>
          <w:bCs/>
        </w:rPr>
        <w:t>:</w:t>
      </w:r>
      <w:r w:rsidRPr="00E1247F">
        <w:rPr>
          <w:rFonts w:eastAsia="Times New Roman" w:cstheme="minorHAnsi"/>
          <w:b/>
          <w:bCs/>
          <w:color w:val="000000"/>
        </w:rPr>
        <w:t xml:space="preserve"> </w:t>
      </w:r>
      <w:r>
        <w:rPr>
          <w:rFonts w:eastAsia="Times New Roman" w:cstheme="minorHAnsi"/>
          <w:color w:val="000000"/>
        </w:rPr>
        <w:t>10 minutes</w:t>
      </w:r>
    </w:p>
    <w:p w14:paraId="2729B848" w14:textId="77777777" w:rsidR="00E1247F" w:rsidRDefault="00E1247F" w:rsidP="00E1247F">
      <w:pPr>
        <w:contextualSpacing/>
        <w:rPr>
          <w:rFonts w:eastAsia="Times New Roman" w:cstheme="minorHAnsi"/>
          <w:color w:val="000000"/>
        </w:rPr>
      </w:pPr>
      <w:r>
        <w:rPr>
          <w:rFonts w:eastAsia="Times New Roman" w:cstheme="minorHAnsi"/>
          <w:b/>
          <w:bCs/>
          <w:color w:val="000000"/>
        </w:rPr>
        <w:t>Range</w:t>
      </w:r>
      <w:r w:rsidR="00D63985">
        <w:rPr>
          <w:b/>
          <w:bCs/>
        </w:rPr>
        <w:t>:</w:t>
      </w:r>
      <w:r>
        <w:rPr>
          <w:rFonts w:eastAsia="Times New Roman" w:cstheme="minorHAnsi"/>
          <w:b/>
          <w:bCs/>
          <w:color w:val="000000"/>
        </w:rPr>
        <w:t xml:space="preserve"> </w:t>
      </w:r>
      <w:r>
        <w:rPr>
          <w:rFonts w:eastAsia="Times New Roman" w:cstheme="minorHAnsi"/>
          <w:color w:val="000000"/>
        </w:rPr>
        <w:t>Touch</w:t>
      </w:r>
    </w:p>
    <w:p w14:paraId="068F5FC0" w14:textId="77777777" w:rsidR="00E1247F" w:rsidRPr="00E1247F" w:rsidRDefault="00E1247F" w:rsidP="00601FEC">
      <w:pPr>
        <w:contextualSpacing/>
        <w:rPr>
          <w:rFonts w:eastAsia="Times New Roman" w:cstheme="minorHAnsi"/>
          <w:color w:val="000000"/>
        </w:rPr>
      </w:pPr>
      <w:r>
        <w:rPr>
          <w:rFonts w:eastAsia="Times New Roman" w:cstheme="minorHAnsi"/>
          <w:b/>
          <w:bCs/>
          <w:color w:val="000000"/>
        </w:rPr>
        <w:t>Components</w:t>
      </w:r>
      <w:r w:rsidR="00D63985">
        <w:rPr>
          <w:b/>
          <w:bCs/>
        </w:rPr>
        <w:t>:</w:t>
      </w:r>
      <w:r>
        <w:rPr>
          <w:rFonts w:eastAsia="Times New Roman" w:cstheme="minorHAnsi"/>
          <w:b/>
          <w:bCs/>
          <w:color w:val="000000"/>
        </w:rPr>
        <w:t xml:space="preserve"> </w:t>
      </w:r>
      <w:r>
        <w:rPr>
          <w:rFonts w:eastAsia="Times New Roman" w:cstheme="minorHAnsi"/>
          <w:color w:val="000000"/>
        </w:rPr>
        <w:t>V, S</w:t>
      </w:r>
    </w:p>
    <w:p w14:paraId="45590810" w14:textId="77777777" w:rsidR="006347E2" w:rsidRDefault="006347E2" w:rsidP="00A96711">
      <w:pPr>
        <w:contextualSpacing/>
        <w:rPr>
          <w:rFonts w:eastAsia="Times New Roman" w:cstheme="minorHAnsi"/>
          <w:color w:val="000000"/>
        </w:rPr>
      </w:pPr>
      <w:r>
        <w:rPr>
          <w:rFonts w:eastAsia="Times New Roman" w:cstheme="minorHAnsi"/>
          <w:b/>
          <w:bCs/>
          <w:color w:val="000000"/>
        </w:rPr>
        <w:t>Duration</w:t>
      </w:r>
      <w:r w:rsidR="00D63985">
        <w:rPr>
          <w:b/>
          <w:bCs/>
        </w:rPr>
        <w:t>:</w:t>
      </w:r>
      <w:r>
        <w:rPr>
          <w:rFonts w:eastAsia="Times New Roman" w:cstheme="minorHAnsi"/>
          <w:b/>
          <w:bCs/>
          <w:color w:val="000000"/>
        </w:rPr>
        <w:t xml:space="preserve"> </w:t>
      </w:r>
      <w:r>
        <w:rPr>
          <w:rFonts w:eastAsia="Times New Roman" w:cstheme="minorHAnsi"/>
          <w:color w:val="000000"/>
        </w:rPr>
        <w:t>24 hours</w:t>
      </w:r>
    </w:p>
    <w:p w14:paraId="03973A50" w14:textId="77777777" w:rsidR="00A96711" w:rsidRPr="00A96711" w:rsidRDefault="00A96711" w:rsidP="00A96711">
      <w:pPr>
        <w:contextualSpacing/>
        <w:rPr>
          <w:rFonts w:eastAsia="Times New Roman" w:cstheme="minorHAnsi"/>
          <w:color w:val="000000"/>
        </w:rPr>
      </w:pPr>
      <w:r w:rsidRPr="00A96711">
        <w:rPr>
          <w:rFonts w:eastAsia="Times New Roman" w:cstheme="minorHAnsi"/>
          <w:color w:val="000000"/>
        </w:rPr>
        <w:t>You invoke elemental spirits to protect an area outdoors or underground. The area can be as small as a 30—foot cube or as large as a 90-foot cube, usually centered on a totem or monolith. If you cast this spell in the same area every day for a year, the spell lasts until dispelled.</w:t>
      </w:r>
    </w:p>
    <w:p w14:paraId="5BA4C323" w14:textId="77777777" w:rsidR="00A96711" w:rsidRPr="00A96711" w:rsidRDefault="00A96711" w:rsidP="00A96711">
      <w:pPr>
        <w:contextualSpacing/>
        <w:rPr>
          <w:rFonts w:eastAsia="Times New Roman" w:cstheme="minorHAnsi"/>
          <w:color w:val="000000"/>
        </w:rPr>
      </w:pPr>
      <w:r w:rsidRPr="00A96711">
        <w:rPr>
          <w:rFonts w:eastAsia="Times New Roman" w:cstheme="minorHAnsi"/>
          <w:color w:val="000000"/>
        </w:rPr>
        <w:t>The spell creates the following effects within the area. When you cast this spell, you can specify creatures as friends who are immune to the effects. You can also specify a password that, when spoken aloud, makes the speaker immune to these effects.</w:t>
      </w:r>
    </w:p>
    <w:p w14:paraId="5ADEF8C5" w14:textId="77777777" w:rsidR="00A96711" w:rsidRDefault="00A96711" w:rsidP="00A96711">
      <w:pPr>
        <w:contextualSpacing/>
        <w:rPr>
          <w:rFonts w:eastAsia="Times New Roman" w:cstheme="minorHAnsi"/>
          <w:color w:val="000000"/>
        </w:rPr>
      </w:pPr>
      <w:r w:rsidRPr="00A96711">
        <w:rPr>
          <w:rFonts w:eastAsia="Times New Roman" w:cstheme="minorHAnsi"/>
          <w:color w:val="000000"/>
        </w:rPr>
        <w:t xml:space="preserve">The entire warded area radiates magic. A </w:t>
      </w:r>
      <w:r w:rsidRPr="00843CC2">
        <w:rPr>
          <w:rFonts w:eastAsia="Times New Roman" w:cstheme="minorHAnsi"/>
          <w:i/>
          <w:iCs/>
          <w:color w:val="000000"/>
        </w:rPr>
        <w:t>dispel magic</w:t>
      </w:r>
      <w:r w:rsidRPr="00A96711">
        <w:rPr>
          <w:rFonts w:eastAsia="Times New Roman" w:cstheme="minorHAnsi"/>
          <w:color w:val="000000"/>
        </w:rPr>
        <w:t xml:space="preserve"> cast on the area, if successful, removes only one of the following effects, not the entire area. That spell’s caster chooses </w:t>
      </w:r>
      <w:r w:rsidRPr="00A96711">
        <w:rPr>
          <w:rFonts w:eastAsia="Times New Roman" w:cstheme="minorHAnsi"/>
          <w:color w:val="000000"/>
        </w:rPr>
        <w:lastRenderedPageBreak/>
        <w:t xml:space="preserve">which effect to end. Only when all its effects are gone is this spell dispelled. </w:t>
      </w:r>
    </w:p>
    <w:p w14:paraId="36FA7C5A" w14:textId="77777777" w:rsidR="00A96711" w:rsidRDefault="00A96711" w:rsidP="003C4628">
      <w:pPr>
        <w:pStyle w:val="ListParagraph"/>
        <w:numPr>
          <w:ilvl w:val="0"/>
          <w:numId w:val="39"/>
        </w:numPr>
        <w:rPr>
          <w:rFonts w:eastAsia="Times New Roman" w:cstheme="minorHAnsi"/>
          <w:color w:val="000000"/>
        </w:rPr>
      </w:pPr>
      <w:r w:rsidRPr="00A96711">
        <w:rPr>
          <w:rFonts w:eastAsia="Times New Roman" w:cstheme="minorHAnsi"/>
          <w:i/>
          <w:iCs/>
          <w:color w:val="000000"/>
        </w:rPr>
        <w:t>Blessing of Air.</w:t>
      </w:r>
      <w:r w:rsidRPr="00A96711">
        <w:rPr>
          <w:rFonts w:eastAsia="Times New Roman" w:cstheme="minorHAnsi"/>
          <w:color w:val="000000"/>
        </w:rPr>
        <w:t xml:space="preserve"> You can fill any number of 5-foot squares on the ground with thick fog, making them heavily obscured. The fog reaches 10 feet high. In addition, every foot of movement through the fog costs 2 extra feet. To a creature immune to this effect, the fog obscures nothing and looks like soft mist, with motes of blue light floating in the air. </w:t>
      </w:r>
    </w:p>
    <w:p w14:paraId="428159EB" w14:textId="77777777" w:rsidR="00A96711" w:rsidRDefault="00A96711" w:rsidP="003C4628">
      <w:pPr>
        <w:pStyle w:val="ListParagraph"/>
        <w:numPr>
          <w:ilvl w:val="0"/>
          <w:numId w:val="39"/>
        </w:numPr>
        <w:rPr>
          <w:rFonts w:eastAsia="Times New Roman" w:cstheme="minorHAnsi"/>
          <w:color w:val="000000"/>
        </w:rPr>
      </w:pPr>
      <w:r w:rsidRPr="00A96711">
        <w:rPr>
          <w:rFonts w:eastAsia="Times New Roman" w:cstheme="minorHAnsi"/>
          <w:i/>
          <w:iCs/>
          <w:color w:val="000000"/>
        </w:rPr>
        <w:t>Blessing of Earth.</w:t>
      </w:r>
      <w:r w:rsidRPr="00A96711">
        <w:rPr>
          <w:rFonts w:eastAsia="Times New Roman" w:cstheme="minorHAnsi"/>
          <w:color w:val="000000"/>
        </w:rPr>
        <w:t xml:space="preserve"> You can fill any number of 5-foot squares with debris or withdraw them as a reaction. This becomes difficult terrain. A creature can also benefit from cover behind the debris, but this costs 5 feet of movement to take cover behind. </w:t>
      </w:r>
    </w:p>
    <w:p w14:paraId="77636250" w14:textId="77777777" w:rsidR="00A96711" w:rsidRDefault="00A96711" w:rsidP="003C4628">
      <w:pPr>
        <w:pStyle w:val="ListParagraph"/>
        <w:numPr>
          <w:ilvl w:val="0"/>
          <w:numId w:val="39"/>
        </w:numPr>
        <w:rPr>
          <w:rFonts w:eastAsia="Times New Roman" w:cstheme="minorHAnsi"/>
          <w:color w:val="000000"/>
        </w:rPr>
      </w:pPr>
      <w:r w:rsidRPr="00A96711">
        <w:rPr>
          <w:rFonts w:eastAsia="Times New Roman" w:cstheme="minorHAnsi"/>
          <w:i/>
          <w:iCs/>
          <w:color w:val="000000"/>
        </w:rPr>
        <w:t>Blessing of Fire.</w:t>
      </w:r>
      <w:r w:rsidRPr="00A96711">
        <w:rPr>
          <w:rFonts w:eastAsia="Times New Roman" w:cstheme="minorHAnsi"/>
          <w:color w:val="000000"/>
        </w:rPr>
        <w:t xml:space="preserve"> Whenever a creature friendly to you takes 10 feet of movement in the area, it is propelled ahead 5 additional feet. The area is also warmly-heated</w:t>
      </w:r>
      <w:r w:rsidR="006347E2">
        <w:rPr>
          <w:rFonts w:eastAsia="Times New Roman" w:cstheme="minorHAnsi"/>
          <w:color w:val="000000"/>
        </w:rPr>
        <w:t>, and gives advantage to any saving throw against hostile weather effects.</w:t>
      </w:r>
    </w:p>
    <w:p w14:paraId="3ABF7E04" w14:textId="77777777" w:rsidR="00A96711" w:rsidRDefault="00A96711" w:rsidP="003C4628">
      <w:pPr>
        <w:pStyle w:val="ListParagraph"/>
        <w:numPr>
          <w:ilvl w:val="0"/>
          <w:numId w:val="39"/>
        </w:numPr>
        <w:rPr>
          <w:rFonts w:eastAsia="Times New Roman" w:cstheme="minorHAnsi"/>
          <w:color w:val="000000"/>
        </w:rPr>
      </w:pPr>
      <w:r w:rsidRPr="00A96711">
        <w:rPr>
          <w:rFonts w:eastAsia="Times New Roman" w:cstheme="minorHAnsi"/>
          <w:i/>
          <w:iCs/>
          <w:color w:val="000000"/>
        </w:rPr>
        <w:t>Blessing of Water.</w:t>
      </w:r>
      <w:r w:rsidRPr="00A96711">
        <w:rPr>
          <w:rFonts w:eastAsia="Times New Roman" w:cstheme="minorHAnsi"/>
          <w:color w:val="000000"/>
        </w:rPr>
        <w:t xml:space="preserve"> Any creature in the area that regains hit points from a spell 1st level or higher regains an additional amount of hit points equal to your Spirit modifier (minimum 1). </w:t>
      </w:r>
    </w:p>
    <w:p w14:paraId="5F52291B" w14:textId="77777777" w:rsidR="00A96711" w:rsidRDefault="00A96711" w:rsidP="003C4628">
      <w:pPr>
        <w:pStyle w:val="ListParagraph"/>
        <w:numPr>
          <w:ilvl w:val="0"/>
          <w:numId w:val="39"/>
        </w:numPr>
        <w:rPr>
          <w:rFonts w:eastAsia="Times New Roman" w:cstheme="minorHAnsi"/>
          <w:color w:val="000000"/>
        </w:rPr>
      </w:pPr>
      <w:r w:rsidRPr="00A96711">
        <w:rPr>
          <w:rFonts w:eastAsia="Times New Roman" w:cstheme="minorHAnsi"/>
          <w:i/>
          <w:iCs/>
          <w:color w:val="000000"/>
        </w:rPr>
        <w:t>Elemental Guardians.</w:t>
      </w:r>
      <w:r w:rsidRPr="00A96711">
        <w:rPr>
          <w:rFonts w:eastAsia="Times New Roman" w:cstheme="minorHAnsi"/>
          <w:color w:val="000000"/>
        </w:rPr>
        <w:t xml:space="preserve"> Up to four minor elementals of each type (air, earth, fire, water) arise to guard the attuned area, except that they cannot speak. If any creature not immune to this effect enters the warded area, the elemental guardians fight until they have driven off or slain the intruders.  The elemental guardians also obey your spoken commands (no action required by you) that you issue while in the area. If you don't give them commands and no intruders are present, the elemental guardians do nothing. The elemental guardians can‘t leave the warded area. When </w:t>
      </w:r>
      <w:r w:rsidRPr="00A96711">
        <w:rPr>
          <w:rFonts w:eastAsia="Times New Roman" w:cstheme="minorHAnsi"/>
          <w:color w:val="000000"/>
        </w:rPr>
        <w:lastRenderedPageBreak/>
        <w:t>the spell ends, the magic animating them disappears.</w:t>
      </w:r>
    </w:p>
    <w:p w14:paraId="6DFFDFDA" w14:textId="77777777" w:rsidR="00A96711" w:rsidRDefault="00A96711" w:rsidP="003C4628">
      <w:pPr>
        <w:pStyle w:val="ListParagraph"/>
        <w:numPr>
          <w:ilvl w:val="0"/>
          <w:numId w:val="39"/>
        </w:numPr>
        <w:rPr>
          <w:rFonts w:eastAsia="Times New Roman" w:cstheme="minorHAnsi"/>
          <w:color w:val="000000"/>
        </w:rPr>
      </w:pPr>
      <w:r w:rsidRPr="00A96711">
        <w:rPr>
          <w:rFonts w:eastAsia="Times New Roman" w:cstheme="minorHAnsi"/>
          <w:i/>
          <w:iCs/>
          <w:color w:val="000000"/>
        </w:rPr>
        <w:t>Additional Spell Effect.</w:t>
      </w:r>
      <w:r w:rsidRPr="00A96711">
        <w:rPr>
          <w:rFonts w:eastAsia="Times New Roman" w:cstheme="minorHAnsi"/>
          <w:color w:val="000000"/>
        </w:rPr>
        <w:t xml:space="preserve"> You can place your choice of one of the following magical effects within the warded area:</w:t>
      </w:r>
    </w:p>
    <w:p w14:paraId="0C3B8F61" w14:textId="77777777" w:rsidR="00A96711" w:rsidRDefault="00A96711" w:rsidP="003C4628">
      <w:pPr>
        <w:pStyle w:val="ListParagraph"/>
        <w:numPr>
          <w:ilvl w:val="1"/>
          <w:numId w:val="39"/>
        </w:numPr>
        <w:rPr>
          <w:rFonts w:eastAsia="Times New Roman" w:cstheme="minorHAnsi"/>
          <w:color w:val="000000"/>
        </w:rPr>
      </w:pPr>
      <w:r w:rsidRPr="00A96711">
        <w:rPr>
          <w:rFonts w:eastAsia="Times New Roman" w:cstheme="minorHAnsi"/>
          <w:color w:val="000000"/>
        </w:rPr>
        <w:t>A constant gust of Wind in two locations of your choice</w:t>
      </w:r>
    </w:p>
    <w:p w14:paraId="63F84657" w14:textId="77777777" w:rsidR="00A96711" w:rsidRDefault="00A96711" w:rsidP="003C4628">
      <w:pPr>
        <w:pStyle w:val="ListParagraph"/>
        <w:numPr>
          <w:ilvl w:val="1"/>
          <w:numId w:val="39"/>
        </w:numPr>
        <w:rPr>
          <w:rFonts w:eastAsia="Times New Roman" w:cstheme="minorHAnsi"/>
          <w:color w:val="000000"/>
        </w:rPr>
      </w:pPr>
      <w:r w:rsidRPr="00A96711">
        <w:rPr>
          <w:rFonts w:eastAsia="Times New Roman" w:cstheme="minorHAnsi"/>
          <w:color w:val="000000"/>
        </w:rPr>
        <w:t>Spike growth in one location of your choice</w:t>
      </w:r>
    </w:p>
    <w:p w14:paraId="46AF6A19" w14:textId="77777777" w:rsidR="00A96711" w:rsidRPr="00A96711" w:rsidRDefault="00A96711" w:rsidP="003C4628">
      <w:pPr>
        <w:pStyle w:val="ListParagraph"/>
        <w:numPr>
          <w:ilvl w:val="1"/>
          <w:numId w:val="39"/>
        </w:numPr>
        <w:rPr>
          <w:rFonts w:eastAsia="Times New Roman" w:cstheme="minorHAnsi"/>
          <w:color w:val="000000"/>
        </w:rPr>
      </w:pPr>
      <w:r w:rsidRPr="00A96711">
        <w:rPr>
          <w:rFonts w:eastAsia="Times New Roman" w:cstheme="minorHAnsi"/>
          <w:color w:val="000000"/>
        </w:rPr>
        <w:t>Wind wall in two locations of your choice</w:t>
      </w:r>
    </w:p>
    <w:p w14:paraId="52860989" w14:textId="77777777" w:rsidR="00E1247F" w:rsidRDefault="00A96711" w:rsidP="00A96711">
      <w:pPr>
        <w:contextualSpacing/>
        <w:rPr>
          <w:rFonts w:eastAsia="Times New Roman" w:cstheme="minorHAnsi"/>
          <w:color w:val="000000"/>
        </w:rPr>
      </w:pPr>
      <w:r w:rsidRPr="00A96711">
        <w:rPr>
          <w:rFonts w:eastAsia="Times New Roman" w:cstheme="minorHAnsi"/>
          <w:color w:val="000000"/>
        </w:rPr>
        <w:t>To a creature immune to this effect, the winds are a fragrant, gentle breeze, and the area of spike growth is harmless.</w:t>
      </w:r>
    </w:p>
    <w:p w14:paraId="7B28BF68" w14:textId="77777777" w:rsidR="00A96711" w:rsidRPr="00A96711" w:rsidRDefault="00A96711">
      <w:pPr>
        <w:contextualSpacing/>
        <w:rPr>
          <w:rFonts w:eastAsia="Times New Roman" w:cstheme="minorHAnsi"/>
          <w:color w:val="000000"/>
        </w:rPr>
      </w:pPr>
    </w:p>
    <w:p w14:paraId="6543F589" w14:textId="77777777" w:rsidR="00AB25EF" w:rsidRPr="00134BC3" w:rsidRDefault="00AB25EF">
      <w:pPr>
        <w:contextualSpacing/>
        <w:rPr>
          <w:rFonts w:eastAsia="Times New Roman" w:cstheme="minorHAnsi"/>
        </w:rPr>
      </w:pPr>
      <w:r w:rsidRPr="000D5DB5">
        <w:rPr>
          <w:rFonts w:eastAsia="Times New Roman" w:cstheme="minorHAnsi"/>
          <w:b/>
          <w:bCs/>
          <w:color w:val="000000"/>
        </w:rPr>
        <w:t>Rain of Fire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B644D9">
        <w:rPr>
          <w:rFonts w:eastAsia="Times New Roman" w:cstheme="minorHAnsi"/>
          <w:b/>
          <w:bCs/>
          <w:color w:val="000000"/>
        </w:rPr>
        <w:t>3</w:t>
      </w:r>
      <w:r w:rsidRPr="000D5DB5">
        <w:rPr>
          <w:rFonts w:eastAsia="Times New Roman" w:cstheme="minorHAnsi"/>
          <w:b/>
          <w:bCs/>
          <w:color w:val="000000"/>
        </w:rPr>
        <w:t>]</w:t>
      </w:r>
    </w:p>
    <w:p w14:paraId="7B2F733D"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[channel]</w:t>
      </w:r>
    </w:p>
    <w:p w14:paraId="6664EFA2" w14:textId="77777777" w:rsidR="00B644D9" w:rsidRPr="00134BC3" w:rsidRDefault="00B644D9" w:rsidP="00B644D9">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949F916" w14:textId="77777777" w:rsidR="00B644D9" w:rsidRPr="00134BC3" w:rsidRDefault="00B644D9" w:rsidP="00B644D9">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150 feet, in a 15-feet-wide, 60-feet-high cylinder.</w:t>
      </w:r>
    </w:p>
    <w:p w14:paraId="35E595A9" w14:textId="77777777" w:rsidR="00B644D9" w:rsidRDefault="00B644D9" w:rsidP="00B644D9">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 M (crushed glass and water)</w:t>
      </w:r>
    </w:p>
    <w:p w14:paraId="43AB57F9" w14:textId="77777777" w:rsidR="00D63985" w:rsidRPr="00134BC3" w:rsidRDefault="00D63985" w:rsidP="00D63985">
      <w:pPr>
        <w:contextualSpacing/>
        <w:rPr>
          <w:rFonts w:eastAsia="Times New Roman" w:cstheme="minorHAnsi"/>
        </w:rPr>
      </w:pPr>
      <w:r w:rsidRPr="000D5DB5">
        <w:rPr>
          <w:rFonts w:eastAsia="Times New Roman" w:cstheme="minorHAnsi"/>
          <w:b/>
          <w:bCs/>
          <w:color w:val="000000"/>
        </w:rPr>
        <w:t>Duration</w:t>
      </w:r>
      <w:bookmarkStart w:id="6016" w:name="_Hlk13650681"/>
      <w:r>
        <w:rPr>
          <w:b/>
          <w:bCs/>
        </w:rPr>
        <w:t>:</w:t>
      </w:r>
      <w:bookmarkEnd w:id="6016"/>
      <w:r w:rsidRPr="000D5DB5">
        <w:rPr>
          <w:rFonts w:eastAsia="Times New Roman" w:cstheme="minorHAnsi"/>
          <w:b/>
          <w:bCs/>
          <w:color w:val="000000"/>
        </w:rPr>
        <w:t xml:space="preserve"> </w:t>
      </w:r>
      <w:r w:rsidRPr="000D5DB5">
        <w:rPr>
          <w:rFonts w:eastAsia="Times New Roman" w:cstheme="minorHAnsi"/>
          <w:color w:val="000000"/>
        </w:rPr>
        <w:t>Channeling, up to 1 minute</w:t>
      </w:r>
    </w:p>
    <w:p w14:paraId="1F5AD4A9" w14:textId="77777777" w:rsidR="00587913" w:rsidRDefault="00B644D9" w:rsidP="00587913">
      <w:pPr>
        <w:contextualSpacing/>
        <w:rPr>
          <w:rFonts w:eastAsia="Times New Roman" w:cstheme="minorHAnsi"/>
          <w:color w:val="000000"/>
        </w:rPr>
      </w:pPr>
      <w:r w:rsidRPr="000D5DB5">
        <w:rPr>
          <w:rFonts w:eastAsia="Times New Roman" w:cstheme="minorHAnsi"/>
          <w:color w:val="000000"/>
        </w:rPr>
        <w:t xml:space="preserve">You whisper the magic words, and a </w:t>
      </w:r>
      <w:r>
        <w:rPr>
          <w:rFonts w:eastAsia="Times New Roman" w:cstheme="minorHAnsi"/>
          <w:color w:val="000000"/>
        </w:rPr>
        <w:t>hot, red</w:t>
      </w:r>
      <w:r w:rsidRPr="000D5DB5">
        <w:rPr>
          <w:rFonts w:eastAsia="Times New Roman" w:cstheme="minorHAnsi"/>
          <w:color w:val="000000"/>
        </w:rPr>
        <w:t xml:space="preserve"> light emanates from your hands. </w:t>
      </w:r>
      <w:r>
        <w:rPr>
          <w:rFonts w:eastAsia="Times New Roman" w:cstheme="minorHAnsi"/>
          <w:color w:val="000000"/>
        </w:rPr>
        <w:t>A burning cloud materializes 40 feet above the target, raining down meteorites and clumps of fire, dealing 4</w:t>
      </w:r>
      <w:r w:rsidRPr="000D5DB5">
        <w:rPr>
          <w:rFonts w:eastAsia="Times New Roman" w:cstheme="minorHAnsi"/>
          <w:color w:val="000000"/>
        </w:rPr>
        <w:t xml:space="preserve">d6 points </w:t>
      </w:r>
      <w:r>
        <w:rPr>
          <w:rFonts w:eastAsia="Times New Roman" w:cstheme="minorHAnsi"/>
          <w:color w:val="000000"/>
        </w:rPr>
        <w:t xml:space="preserve">of </w:t>
      </w:r>
      <w:r w:rsidRPr="000D5DB5">
        <w:rPr>
          <w:rFonts w:eastAsia="Times New Roman" w:cstheme="minorHAnsi"/>
          <w:color w:val="000000"/>
        </w:rPr>
        <w:t>damage</w:t>
      </w:r>
      <w:r>
        <w:rPr>
          <w:rFonts w:eastAsia="Times New Roman" w:cstheme="minorHAnsi"/>
          <w:color w:val="000000"/>
        </w:rPr>
        <w:t xml:space="preserve"> in the area for every round of channeling. </w:t>
      </w:r>
      <w:r w:rsidR="00587913">
        <w:rPr>
          <w:rFonts w:eastAsia="Times New Roman" w:cstheme="minorHAnsi"/>
          <w:color w:val="000000"/>
        </w:rPr>
        <w:t>The damage is half fire, and half bludgeoning damage, with an Agility saving throw to half damage</w:t>
      </w:r>
      <w:r w:rsidR="00587913" w:rsidRPr="000D5DB5">
        <w:rPr>
          <w:rFonts w:eastAsia="Times New Roman" w:cstheme="minorHAnsi"/>
          <w:color w:val="000000"/>
        </w:rPr>
        <w:t>.</w:t>
      </w:r>
      <w:r w:rsidR="00587913">
        <w:rPr>
          <w:rFonts w:eastAsia="Times New Roman" w:cstheme="minorHAnsi"/>
          <w:color w:val="000000"/>
        </w:rPr>
        <w:t xml:space="preserve"> Creatures that fail their saving throw for half damage also have their speed reduced by 10 feet. </w:t>
      </w:r>
    </w:p>
    <w:p w14:paraId="7A9D0BC4" w14:textId="77777777" w:rsidR="00B644D9" w:rsidRDefault="00B644D9" w:rsidP="000F70A9">
      <w:pPr>
        <w:contextualSpacing/>
        <w:rPr>
          <w:rFonts w:eastAsia="Times New Roman" w:cstheme="minorHAnsi"/>
        </w:rPr>
      </w:pPr>
      <w:r w:rsidRPr="000D5DB5">
        <w:rPr>
          <w:rFonts w:eastAsia="Times New Roman" w:cstheme="minorHAnsi"/>
          <w:color w:val="000000"/>
        </w:rPr>
        <w:t xml:space="preserve">The </w:t>
      </w:r>
      <w:r w:rsidR="000F70A9">
        <w:rPr>
          <w:rFonts w:eastAsia="Times New Roman" w:cstheme="minorHAnsi"/>
          <w:color w:val="000000"/>
        </w:rPr>
        <w:t>meteorites set</w:t>
      </w:r>
      <w:r w:rsidRPr="000D5DB5">
        <w:rPr>
          <w:rFonts w:eastAsia="Times New Roman" w:cstheme="minorHAnsi"/>
          <w:color w:val="000000"/>
        </w:rPr>
        <w:t xml:space="preserve"> fire to combustibles and damages objects in the area. It can melt metals with low melting points, such as lead, gold, copper, silver or bronze.</w:t>
      </w:r>
      <w:r>
        <w:rPr>
          <w:rFonts w:eastAsia="Times New Roman" w:cstheme="minorHAnsi"/>
        </w:rPr>
        <w:t xml:space="preserve"> </w:t>
      </w:r>
    </w:p>
    <w:p w14:paraId="75D95D21" w14:textId="77777777" w:rsidR="00B644D9" w:rsidRPr="00134BC3" w:rsidRDefault="00B644D9">
      <w:pPr>
        <w:contextualSpacing/>
        <w:rPr>
          <w:rFonts w:eastAsia="Times New Roman" w:cstheme="minorHAnsi"/>
        </w:rPr>
      </w:pPr>
      <w:r>
        <w:rPr>
          <w:rFonts w:eastAsia="Times New Roman" w:cstheme="minorHAnsi"/>
          <w:color w:val="000000"/>
        </w:rPr>
        <w:t>The cloud can deal damage to creatures flying under it as well, and imposes the same obscuration to sight to creatures below the cloud. As a bonus action, you can move the cloud that calls down the rain of fire up to 30 feet.</w:t>
      </w:r>
    </w:p>
    <w:p w14:paraId="2ED6AFCE" w14:textId="77777777" w:rsidR="00B644D9" w:rsidRDefault="00B644D9">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Per level above 3rd, add one dice </w:t>
      </w:r>
      <w:r>
        <w:rPr>
          <w:rFonts w:eastAsia="Times New Roman" w:cstheme="minorHAnsi"/>
          <w:color w:val="000000"/>
        </w:rPr>
        <w:t xml:space="preserve">of </w:t>
      </w:r>
      <w:r w:rsidRPr="000D5DB5">
        <w:rPr>
          <w:rFonts w:eastAsia="Times New Roman" w:cstheme="minorHAnsi"/>
          <w:color w:val="000000"/>
        </w:rPr>
        <w:t>damage</w:t>
      </w:r>
      <w:r>
        <w:rPr>
          <w:rFonts w:eastAsia="Times New Roman" w:cstheme="minorHAnsi"/>
          <w:color w:val="000000"/>
        </w:rPr>
        <w:t xml:space="preserve"> </w:t>
      </w:r>
      <w:r w:rsidRPr="000D5DB5">
        <w:rPr>
          <w:rFonts w:eastAsia="Times New Roman" w:cstheme="minorHAnsi"/>
          <w:color w:val="000000"/>
        </w:rPr>
        <w:t xml:space="preserve">per </w:t>
      </w:r>
      <w:r>
        <w:rPr>
          <w:rFonts w:eastAsia="Times New Roman" w:cstheme="minorHAnsi"/>
          <w:color w:val="000000"/>
        </w:rPr>
        <w:t xml:space="preserve">every spell </w:t>
      </w:r>
      <w:r w:rsidRPr="000D5DB5">
        <w:rPr>
          <w:rFonts w:eastAsia="Times New Roman" w:cstheme="minorHAnsi"/>
          <w:color w:val="000000"/>
        </w:rPr>
        <w:t xml:space="preserve">level </w:t>
      </w:r>
      <w:r>
        <w:rPr>
          <w:rFonts w:eastAsia="Times New Roman" w:cstheme="minorHAnsi"/>
          <w:color w:val="000000"/>
        </w:rPr>
        <w:t xml:space="preserve">above </w:t>
      </w:r>
      <w:r w:rsidRPr="000D5DB5">
        <w:rPr>
          <w:rFonts w:eastAsia="Times New Roman" w:cstheme="minorHAnsi"/>
          <w:color w:val="000000"/>
        </w:rPr>
        <w:t>3rd</w:t>
      </w:r>
      <w:r>
        <w:rPr>
          <w:rFonts w:eastAsia="Times New Roman" w:cstheme="minorHAnsi"/>
          <w:color w:val="000000"/>
        </w:rPr>
        <w:t xml:space="preserve"> level. </w:t>
      </w:r>
    </w:p>
    <w:p w14:paraId="7D232C34" w14:textId="77777777" w:rsidR="007644ED" w:rsidRPr="00134BC3" w:rsidRDefault="007644ED">
      <w:pPr>
        <w:pPrChange w:id="6017" w:author="Admin" w:date="2021-04-30T16:34:00Z">
          <w:pPr>
            <w:contextualSpacing/>
          </w:pPr>
        </w:pPrChange>
      </w:pPr>
    </w:p>
    <w:p w14:paraId="4963B3D6" w14:textId="77777777" w:rsidR="00AD3F18" w:rsidRPr="000D5DB5" w:rsidRDefault="00AD3F18">
      <w:pPr>
        <w:contextualSpacing/>
        <w:rPr>
          <w:rFonts w:eastAsia="Times New Roman" w:cstheme="minorHAnsi"/>
          <w:b/>
          <w:bCs/>
        </w:rPr>
      </w:pPr>
      <w:r w:rsidRPr="00134BC3">
        <w:rPr>
          <w:rFonts w:eastAsia="Times New Roman" w:cstheme="minorHAnsi"/>
          <w:b/>
          <w:bCs/>
        </w:rPr>
        <w:lastRenderedPageBreak/>
        <w:t>Raise Dead</w:t>
      </w:r>
      <w:r w:rsidRPr="000D5DB5">
        <w:rPr>
          <w:rFonts w:eastAsia="Times New Roman" w:cstheme="minorHAnsi"/>
          <w:b/>
          <w:bCs/>
        </w:rPr>
        <w:t xml:space="preserve"> [</w:t>
      </w:r>
      <w:r w:rsidR="00324C75" w:rsidRPr="000D5DB5">
        <w:rPr>
          <w:rFonts w:eastAsia="Times New Roman" w:cstheme="minorHAnsi"/>
          <w:b/>
          <w:bCs/>
          <w:color w:val="000000"/>
        </w:rPr>
        <w:t>level</w:t>
      </w:r>
      <w:r w:rsidR="00324C75" w:rsidRPr="000D5DB5">
        <w:rPr>
          <w:rFonts w:eastAsia="Times New Roman" w:cstheme="minorHAnsi"/>
          <w:b/>
          <w:bCs/>
        </w:rPr>
        <w:t xml:space="preserve"> </w:t>
      </w:r>
      <w:r w:rsidR="00A403E7" w:rsidRPr="000D5DB5">
        <w:rPr>
          <w:rFonts w:eastAsia="Times New Roman" w:cstheme="minorHAnsi"/>
          <w:b/>
          <w:bCs/>
        </w:rPr>
        <w:t>5</w:t>
      </w:r>
      <w:r w:rsidRPr="000D5DB5">
        <w:rPr>
          <w:rFonts w:eastAsia="Times New Roman" w:cstheme="minorHAnsi"/>
          <w:b/>
          <w:bCs/>
        </w:rPr>
        <w:t>]</w:t>
      </w:r>
    </w:p>
    <w:p w14:paraId="10F6F6C8" w14:textId="77777777" w:rsidR="00AD3F18" w:rsidRPr="00134BC3" w:rsidRDefault="00AD3F18">
      <w:pPr>
        <w:contextualSpacing/>
        <w:rPr>
          <w:rFonts w:eastAsia="Times New Roman" w:cstheme="minorHAnsi"/>
        </w:rPr>
      </w:pPr>
      <w:r w:rsidRPr="00134BC3">
        <w:rPr>
          <w:rFonts w:eastAsia="Times New Roman" w:cstheme="minorHAnsi"/>
        </w:rPr>
        <w:t>Necromancy</w:t>
      </w:r>
    </w:p>
    <w:p w14:paraId="6D66088E" w14:textId="77777777" w:rsidR="003B6133" w:rsidRPr="000D5DB5" w:rsidRDefault="003B6133">
      <w:pPr>
        <w:contextualSpacing/>
        <w:rPr>
          <w:rFonts w:eastAsia="Times New Roman" w:cstheme="minorHAnsi"/>
        </w:rPr>
      </w:pPr>
      <w:r w:rsidRPr="000D5DB5">
        <w:rPr>
          <w:rFonts w:eastAsia="Times New Roman" w:cstheme="minorHAnsi"/>
          <w:b/>
          <w:bCs/>
        </w:rPr>
        <w:t>Casting Time</w:t>
      </w:r>
      <w:r w:rsidR="00D63985">
        <w:rPr>
          <w:b/>
          <w:bCs/>
        </w:rPr>
        <w:t>:</w:t>
      </w:r>
      <w:r w:rsidRPr="000D5DB5">
        <w:rPr>
          <w:rFonts w:eastAsia="Times New Roman" w:cstheme="minorHAnsi"/>
          <w:b/>
          <w:bCs/>
        </w:rPr>
        <w:t xml:space="preserve"> </w:t>
      </w:r>
      <w:r w:rsidRPr="000D5DB5">
        <w:rPr>
          <w:rFonts w:eastAsia="Times New Roman" w:cstheme="minorHAnsi"/>
        </w:rPr>
        <w:t>1 hour</w:t>
      </w:r>
    </w:p>
    <w:p w14:paraId="7E632EBC" w14:textId="77777777" w:rsidR="007A6DF7" w:rsidRPr="000D5DB5" w:rsidRDefault="007A6DF7">
      <w:pPr>
        <w:contextualSpacing/>
        <w:rPr>
          <w:rFonts w:eastAsia="Times New Roman" w:cstheme="minorHAnsi"/>
        </w:rPr>
      </w:pPr>
      <w:r w:rsidRPr="000D5DB5">
        <w:rPr>
          <w:rFonts w:eastAsia="Times New Roman" w:cstheme="minorHAnsi"/>
          <w:b/>
          <w:bCs/>
        </w:rPr>
        <w:t>Range</w:t>
      </w:r>
      <w:r w:rsidR="00D63985">
        <w:rPr>
          <w:b/>
          <w:bCs/>
        </w:rPr>
        <w:t>:</w:t>
      </w:r>
      <w:r w:rsidRPr="000D5DB5">
        <w:rPr>
          <w:rFonts w:eastAsia="Times New Roman" w:cstheme="minorHAnsi"/>
          <w:b/>
          <w:bCs/>
        </w:rPr>
        <w:t xml:space="preserve"> </w:t>
      </w:r>
      <w:r w:rsidR="00D63985">
        <w:rPr>
          <w:rFonts w:eastAsia="Times New Roman" w:cstheme="minorHAnsi"/>
        </w:rPr>
        <w:t>T</w:t>
      </w:r>
      <w:r w:rsidRPr="000D5DB5">
        <w:rPr>
          <w:rFonts w:eastAsia="Times New Roman" w:cstheme="minorHAnsi"/>
        </w:rPr>
        <w:t>ouch</w:t>
      </w:r>
    </w:p>
    <w:p w14:paraId="3E04EBF1" w14:textId="77777777" w:rsidR="007A0074" w:rsidRDefault="0037145A">
      <w:pPr>
        <w:contextualSpacing/>
        <w:rPr>
          <w:rFonts w:eastAsia="Times New Roman" w:cstheme="minorHAnsi"/>
        </w:rPr>
      </w:pPr>
      <w:r w:rsidRPr="000D5DB5">
        <w:rPr>
          <w:rFonts w:eastAsia="Times New Roman" w:cstheme="minorHAnsi"/>
          <w:b/>
          <w:bCs/>
        </w:rPr>
        <w:t>Components</w:t>
      </w:r>
      <w:r w:rsidR="00D63985">
        <w:rPr>
          <w:b/>
          <w:bCs/>
        </w:rPr>
        <w:t>:</w:t>
      </w:r>
      <w:r w:rsidRPr="000D5DB5">
        <w:rPr>
          <w:rFonts w:eastAsia="Times New Roman" w:cstheme="minorHAnsi"/>
          <w:b/>
          <w:bCs/>
        </w:rPr>
        <w:t xml:space="preserve"> </w:t>
      </w:r>
      <w:r w:rsidRPr="000D5DB5">
        <w:rPr>
          <w:rFonts w:eastAsia="Times New Roman" w:cstheme="minorHAnsi"/>
        </w:rPr>
        <w:t>V, S, M (a diamond or alchemical reagents worth 500 gp, which the spell consumes)</w:t>
      </w:r>
    </w:p>
    <w:p w14:paraId="5DDC49F3" w14:textId="77777777" w:rsidR="007A0074" w:rsidRDefault="00AD3F18">
      <w:pPr>
        <w:contextualSpacing/>
        <w:rPr>
          <w:rFonts w:eastAsia="Times New Roman" w:cstheme="minorHAnsi"/>
        </w:rPr>
      </w:pPr>
      <w:r w:rsidRPr="000D5DB5">
        <w:rPr>
          <w:rFonts w:eastAsia="Times New Roman" w:cstheme="minorHAnsi"/>
          <w:b/>
          <w:bCs/>
        </w:rPr>
        <w:t>Duration</w:t>
      </w:r>
      <w:r w:rsidR="00D63985">
        <w:rPr>
          <w:b/>
          <w:bCs/>
        </w:rPr>
        <w:t>:</w:t>
      </w:r>
      <w:r w:rsidRPr="000D5DB5">
        <w:rPr>
          <w:rFonts w:eastAsia="Times New Roman" w:cstheme="minorHAnsi"/>
          <w:b/>
          <w:bCs/>
        </w:rPr>
        <w:t xml:space="preserve"> </w:t>
      </w:r>
      <w:r w:rsidRPr="000D5DB5">
        <w:rPr>
          <w:rFonts w:eastAsia="Times New Roman" w:cstheme="minorHAnsi"/>
        </w:rPr>
        <w:t>Instantaneous</w:t>
      </w:r>
    </w:p>
    <w:p w14:paraId="670DE177" w14:textId="77777777" w:rsidR="00AD3F18" w:rsidRPr="00134BC3" w:rsidRDefault="00AD3F18">
      <w:pPr>
        <w:contextualSpacing/>
        <w:rPr>
          <w:rFonts w:eastAsia="Times New Roman" w:cstheme="minorHAnsi"/>
        </w:rPr>
      </w:pPr>
      <w:r w:rsidRPr="00134BC3">
        <w:rPr>
          <w:rFonts w:eastAsia="Times New Roman" w:cstheme="minorHAnsi"/>
        </w:rPr>
        <w:t>You return a dead</w:t>
      </w:r>
      <w:r w:rsidR="00B562D5" w:rsidRPr="000D5DB5">
        <w:rPr>
          <w:rFonts w:eastAsia="Times New Roman" w:cstheme="minorHAnsi"/>
        </w:rPr>
        <w:t xml:space="preserve"> (or destroyed intelligent undead)</w:t>
      </w:r>
      <w:r w:rsidRPr="00134BC3">
        <w:rPr>
          <w:rFonts w:eastAsia="Times New Roman" w:cstheme="minorHAnsi"/>
        </w:rPr>
        <w:t xml:space="preserve"> creature you touch to life, provided that it has been dead no longer than 10 days. </w:t>
      </w:r>
      <w:r w:rsidR="00A403E7" w:rsidRPr="000D5DB5">
        <w:rPr>
          <w:rFonts w:eastAsia="Times New Roman" w:cstheme="minorHAnsi"/>
        </w:rPr>
        <w:t>T</w:t>
      </w:r>
      <w:r w:rsidRPr="00134BC3">
        <w:rPr>
          <w:rFonts w:eastAsia="Times New Roman" w:cstheme="minorHAnsi"/>
        </w:rPr>
        <w:t xml:space="preserve">he creature returns to life with 1 hit point. </w:t>
      </w:r>
    </w:p>
    <w:p w14:paraId="1A8F8B8B" w14:textId="77777777" w:rsidR="00AD3F18" w:rsidRPr="00134BC3" w:rsidRDefault="00AD3F18">
      <w:pPr>
        <w:contextualSpacing/>
        <w:rPr>
          <w:rFonts w:eastAsia="Times New Roman" w:cstheme="minorHAnsi"/>
        </w:rPr>
      </w:pPr>
      <w:r w:rsidRPr="00134BC3">
        <w:rPr>
          <w:rFonts w:eastAsia="Times New Roman" w:cstheme="minorHAnsi"/>
        </w:rPr>
        <w:t>This spell also neutralizes any poison and cures nonmagical Diseases that affected the creature at the time it died. This spell doesn't, h</w:t>
      </w:r>
      <w:r w:rsidRPr="000D5DB5">
        <w:rPr>
          <w:rFonts w:eastAsia="Times New Roman" w:cstheme="minorHAnsi"/>
        </w:rPr>
        <w:t>owever, remove magical Diseases</w:t>
      </w:r>
      <w:r w:rsidRPr="00134BC3">
        <w:rPr>
          <w:rFonts w:eastAsia="Times New Roman" w:cstheme="minorHAnsi"/>
        </w:rPr>
        <w:t xml:space="preserve">, curses, or similar effects, if these aren't first removed prior to casting the spell, they take effect when the creature returns to life. </w:t>
      </w:r>
    </w:p>
    <w:p w14:paraId="0FE909E6" w14:textId="77777777" w:rsidR="00AD3F18" w:rsidRPr="00134BC3" w:rsidRDefault="00AD3F18">
      <w:pPr>
        <w:contextualSpacing/>
        <w:rPr>
          <w:rFonts w:eastAsia="Times New Roman" w:cstheme="minorHAnsi"/>
        </w:rPr>
      </w:pPr>
      <w:r w:rsidRPr="00134BC3">
        <w:rPr>
          <w:rFonts w:eastAsia="Times New Roman" w:cstheme="minorHAnsi"/>
        </w:rPr>
        <w:t xml:space="preserve">This spell closes all mortal wounds, but it doesn't restore missing body parts. </w:t>
      </w:r>
    </w:p>
    <w:p w14:paraId="7A2D6B15" w14:textId="77777777" w:rsidR="00AD3F18" w:rsidRPr="000D5DB5" w:rsidRDefault="00AD3F18">
      <w:pPr>
        <w:contextualSpacing/>
        <w:rPr>
          <w:rFonts w:eastAsia="Times New Roman" w:cstheme="minorHAnsi"/>
        </w:rPr>
      </w:pPr>
      <w:r w:rsidRPr="00134BC3">
        <w:rPr>
          <w:rFonts w:eastAsia="Times New Roman" w:cstheme="minorHAnsi"/>
        </w:rPr>
        <w:t xml:space="preserve">Coming back from the dead is an ordeal. The </w:t>
      </w:r>
      <w:r w:rsidR="001772FF" w:rsidRPr="000D5DB5">
        <w:rPr>
          <w:rFonts w:eastAsia="Times New Roman" w:cstheme="minorHAnsi"/>
        </w:rPr>
        <w:t>target</w:t>
      </w:r>
      <w:r w:rsidR="00A403E7" w:rsidRPr="000D5DB5">
        <w:rPr>
          <w:rFonts w:eastAsia="Times New Roman" w:cstheme="minorHAnsi"/>
        </w:rPr>
        <w:t xml:space="preserve"> suffers from resurrection sickness (see resurrection under chapter 1: introduction).</w:t>
      </w:r>
    </w:p>
    <w:p w14:paraId="3B71FD1D" w14:textId="77777777" w:rsidR="00AD3F18" w:rsidRPr="00134BC3" w:rsidRDefault="00AD3F18">
      <w:pPr>
        <w:contextualSpacing/>
        <w:rPr>
          <w:rFonts w:eastAsia="Times New Roman" w:cstheme="minorHAnsi"/>
        </w:rPr>
      </w:pPr>
    </w:p>
    <w:p w14:paraId="1F081E60" w14:textId="77777777" w:rsidR="00AB25EF" w:rsidRPr="00134BC3" w:rsidRDefault="00AB25EF">
      <w:pPr>
        <w:contextualSpacing/>
        <w:rPr>
          <w:rFonts w:eastAsia="Times New Roman" w:cstheme="minorHAnsi"/>
        </w:rPr>
      </w:pPr>
      <w:r w:rsidRPr="000D5DB5">
        <w:rPr>
          <w:rFonts w:eastAsia="Times New Roman" w:cstheme="minorHAnsi"/>
          <w:b/>
          <w:bCs/>
          <w:color w:val="000000"/>
        </w:rPr>
        <w:t>Rejuvenation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1581FE60"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r w:rsidR="000B6528" w:rsidRPr="000D5DB5">
        <w:rPr>
          <w:rFonts w:eastAsia="Times New Roman" w:cstheme="minorHAnsi"/>
          <w:color w:val="000000"/>
        </w:rPr>
        <w:t xml:space="preserve"> </w:t>
      </w:r>
      <w:r w:rsidR="00CD07D6">
        <w:rPr>
          <w:rFonts w:eastAsia="Times New Roman" w:cstheme="minorHAnsi"/>
          <w:color w:val="000000"/>
        </w:rPr>
        <w:t>[healing]</w:t>
      </w:r>
    </w:p>
    <w:p w14:paraId="370876E0"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color w:val="000000"/>
        </w:rPr>
        <w:t xml:space="preserve"> 1 action</w:t>
      </w:r>
    </w:p>
    <w:p w14:paraId="5AC54C96" w14:textId="77777777" w:rsidR="008645A5" w:rsidRDefault="007A6DF7">
      <w:pPr>
        <w:contextualSpacing/>
        <w:rPr>
          <w:rFonts w:eastAsia="Times New Roman" w:cstheme="minorHAnsi"/>
          <w:color w:val="000000"/>
        </w:rPr>
      </w:pPr>
      <w:r w:rsidRPr="000D5DB5">
        <w:rPr>
          <w:rFonts w:eastAsia="Times New Roman" w:cstheme="minorHAnsi"/>
          <w:b/>
          <w:bCs/>
          <w:color w:val="000000"/>
        </w:rPr>
        <w:t>Range</w:t>
      </w:r>
      <w:r w:rsidR="00D63985">
        <w:rPr>
          <w:b/>
          <w:bCs/>
        </w:rPr>
        <w:t>:</w:t>
      </w:r>
      <w:r w:rsidRPr="000D5DB5">
        <w:rPr>
          <w:rFonts w:eastAsia="Times New Roman" w:cstheme="minorHAnsi"/>
          <w:color w:val="000000"/>
        </w:rPr>
        <w:t xml:space="preserve"> 60 feet </w:t>
      </w:r>
    </w:p>
    <w:p w14:paraId="5E17EED5" w14:textId="77777777" w:rsidR="007A0074" w:rsidRDefault="0037145A">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57324123" w14:textId="77777777" w:rsidR="00706CFB" w:rsidRPr="00134BC3" w:rsidRDefault="00706CFB" w:rsidP="00706CFB">
      <w:pPr>
        <w:contextualSpacing/>
        <w:rPr>
          <w:ins w:id="6018" w:author="Admin" w:date="2021-05-07T13:18:00Z"/>
          <w:rFonts w:eastAsia="Times New Roman" w:cstheme="minorHAnsi"/>
        </w:rPr>
      </w:pPr>
      <w:ins w:id="6019" w:author="Admin" w:date="2021-05-07T13:18:00Z">
        <w:r w:rsidRPr="000D5DB5">
          <w:rPr>
            <w:rFonts w:eastAsia="Times New Roman" w:cstheme="minorHAnsi"/>
            <w:b/>
            <w:bCs/>
            <w:color w:val="000000"/>
          </w:rPr>
          <w:t>Duration</w:t>
        </w:r>
        <w:r>
          <w:rPr>
            <w:b/>
            <w:bCs/>
          </w:rPr>
          <w:t>:</w:t>
        </w:r>
        <w:r w:rsidRPr="000D5DB5">
          <w:rPr>
            <w:rFonts w:eastAsia="Times New Roman" w:cstheme="minorHAnsi"/>
            <w:color w:val="000000"/>
          </w:rPr>
          <w:t xml:space="preserve"> </w:t>
        </w:r>
        <w:r w:rsidRPr="00743E74">
          <w:rPr>
            <w:rFonts w:eastAsia="Times New Roman" w:cstheme="minorHAnsi"/>
            <w:color w:val="000000"/>
          </w:rPr>
          <w:t>Instantaneous, plus 3 rounds</w:t>
        </w:r>
      </w:ins>
    </w:p>
    <w:p w14:paraId="3DF9BACD" w14:textId="77777777" w:rsidR="00AB25EF" w:rsidRPr="00134BC3" w:rsidDel="00C710F4" w:rsidRDefault="00AB25EF">
      <w:pPr>
        <w:contextualSpacing/>
        <w:rPr>
          <w:del w:id="6020" w:author="Admin" w:date="2021-04-30T16:32:00Z"/>
          <w:rFonts w:eastAsia="Times New Roman" w:cstheme="minorHAnsi"/>
        </w:rPr>
      </w:pPr>
      <w:del w:id="6021" w:author="Admin" w:date="2021-04-30T16:32:00Z">
        <w:r w:rsidRPr="000D5DB5" w:rsidDel="00C710F4">
          <w:rPr>
            <w:rFonts w:eastAsia="Times New Roman" w:cstheme="minorHAnsi"/>
            <w:b/>
            <w:bCs/>
            <w:color w:val="000000"/>
          </w:rPr>
          <w:delText>Duration</w:delText>
        </w:r>
        <w:r w:rsidR="00D63985" w:rsidDel="00C710F4">
          <w:rPr>
            <w:b/>
            <w:bCs/>
          </w:rPr>
          <w:delText>:</w:delText>
        </w:r>
        <w:r w:rsidRPr="000D5DB5" w:rsidDel="00C710F4">
          <w:rPr>
            <w:rFonts w:eastAsia="Times New Roman" w:cstheme="minorHAnsi"/>
            <w:color w:val="000000"/>
          </w:rPr>
          <w:delText xml:space="preserve"> </w:delText>
        </w:r>
        <w:r w:rsidR="000B6528" w:rsidRPr="000D5DB5" w:rsidDel="00C710F4">
          <w:rPr>
            <w:rFonts w:eastAsia="Times New Roman" w:cstheme="minorHAnsi"/>
            <w:color w:val="000000"/>
          </w:rPr>
          <w:delText>U</w:delText>
        </w:r>
        <w:r w:rsidR="00F2066F" w:rsidRPr="000D5DB5" w:rsidDel="00C710F4">
          <w:rPr>
            <w:rFonts w:eastAsia="Times New Roman" w:cstheme="minorHAnsi"/>
            <w:color w:val="000000"/>
          </w:rPr>
          <w:delText xml:space="preserve">p to </w:delText>
        </w:r>
        <w:r w:rsidR="002B1478" w:rsidRPr="000D5DB5" w:rsidDel="00C710F4">
          <w:rPr>
            <w:rFonts w:eastAsia="Times New Roman" w:cstheme="minorHAnsi"/>
            <w:color w:val="000000"/>
          </w:rPr>
          <w:delText>1</w:delText>
        </w:r>
        <w:r w:rsidR="00F2066F" w:rsidRPr="000D5DB5" w:rsidDel="00C710F4">
          <w:rPr>
            <w:rFonts w:eastAsia="Times New Roman" w:cstheme="minorHAnsi"/>
            <w:color w:val="000000"/>
          </w:rPr>
          <w:delText xml:space="preserve"> minute</w:delText>
        </w:r>
      </w:del>
    </w:p>
    <w:p w14:paraId="30801135" w14:textId="72EB88A8" w:rsidR="0008540D" w:rsidRDefault="000B6528" w:rsidP="000335B1">
      <w:pPr>
        <w:contextualSpacing/>
        <w:rPr>
          <w:rFonts w:eastAsia="Times New Roman" w:cstheme="minorHAnsi"/>
          <w:color w:val="000000"/>
        </w:rPr>
      </w:pPr>
      <w:r w:rsidRPr="00134BC3">
        <w:rPr>
          <w:rFonts w:eastAsia="Times New Roman" w:cstheme="minorHAnsi"/>
        </w:rPr>
        <w:t xml:space="preserve">With the grace of the nature, you envelop </w:t>
      </w:r>
      <w:r w:rsidR="008645A5">
        <w:rPr>
          <w:rFonts w:eastAsia="Times New Roman" w:cstheme="minorHAnsi"/>
        </w:rPr>
        <w:t>one living</w:t>
      </w:r>
      <w:r w:rsidR="008645A5" w:rsidRPr="00134BC3">
        <w:rPr>
          <w:rFonts w:eastAsia="Times New Roman" w:cstheme="minorHAnsi"/>
        </w:rPr>
        <w:t xml:space="preserve"> </w:t>
      </w:r>
      <w:r w:rsidR="008645A5">
        <w:rPr>
          <w:rFonts w:eastAsia="Times New Roman" w:cstheme="minorHAnsi"/>
        </w:rPr>
        <w:t xml:space="preserve">creature within range </w:t>
      </w:r>
      <w:r w:rsidRPr="00134BC3">
        <w:rPr>
          <w:rFonts w:eastAsia="Times New Roman" w:cstheme="minorHAnsi"/>
        </w:rPr>
        <w:t>with a blessing that rapidly closes wounds and rejuvenates the target. The target regains 1d</w:t>
      </w:r>
      <w:r w:rsidR="00392EC5" w:rsidRPr="000D5DB5">
        <w:rPr>
          <w:rFonts w:eastAsia="Times New Roman" w:cstheme="minorHAnsi"/>
        </w:rPr>
        <w:t>4</w:t>
      </w:r>
      <w:r w:rsidRPr="00134BC3">
        <w:rPr>
          <w:rFonts w:eastAsia="Times New Roman" w:cstheme="minorHAnsi"/>
        </w:rPr>
        <w:t xml:space="preserve"> hit points</w:t>
      </w:r>
      <w:ins w:id="6022" w:author="Admin" w:date="2021-04-30T16:32:00Z">
        <w:r w:rsidR="00C710F4">
          <w:rPr>
            <w:rFonts w:eastAsia="Times New Roman" w:cstheme="minorHAnsi"/>
          </w:rPr>
          <w:t xml:space="preserve"> as an </w:t>
        </w:r>
      </w:ins>
      <w:ins w:id="6023" w:author="Admin" w:date="2022-04-18T23:41:00Z">
        <w:r w:rsidR="000335B1">
          <w:rPr>
            <w:rFonts w:eastAsia="Times New Roman" w:cstheme="minorHAnsi"/>
            <w:color w:val="000000"/>
          </w:rPr>
          <w:t xml:space="preserve">primary </w:t>
        </w:r>
      </w:ins>
      <w:ins w:id="6024" w:author="Admin" w:date="2021-04-30T16:32:00Z">
        <w:r w:rsidR="00C710F4">
          <w:rPr>
            <w:rFonts w:eastAsia="Times New Roman" w:cstheme="minorHAnsi"/>
          </w:rPr>
          <w:t>effect</w:t>
        </w:r>
      </w:ins>
      <w:r w:rsidRPr="00134BC3">
        <w:rPr>
          <w:rFonts w:eastAsia="Times New Roman" w:cstheme="minorHAnsi"/>
        </w:rPr>
        <w:t xml:space="preserve">. </w:t>
      </w:r>
      <w:del w:id="6025" w:author="Admin" w:date="2021-04-30T16:33:00Z">
        <w:r w:rsidR="0008540D" w:rsidRPr="000D5DB5" w:rsidDel="00C710F4">
          <w:rPr>
            <w:rFonts w:eastAsia="Times New Roman" w:cstheme="minorHAnsi"/>
            <w:color w:val="000000"/>
          </w:rPr>
          <w:delText xml:space="preserve">At the beginning of every round, the </w:delText>
        </w:r>
        <w:r w:rsidR="0008540D" w:rsidDel="00C710F4">
          <w:rPr>
            <w:rFonts w:eastAsia="Times New Roman" w:cstheme="minorHAnsi"/>
            <w:color w:val="000000"/>
          </w:rPr>
          <w:delText xml:space="preserve">caster </w:delText>
        </w:r>
        <w:r w:rsidR="0008540D" w:rsidRPr="000D5DB5" w:rsidDel="00C710F4">
          <w:rPr>
            <w:rFonts w:eastAsia="Times New Roman" w:cstheme="minorHAnsi"/>
            <w:color w:val="000000"/>
          </w:rPr>
          <w:delText xml:space="preserve">must succeed on a </w:delText>
        </w:r>
        <w:r w:rsidR="00B644D9" w:rsidDel="00C710F4">
          <w:rPr>
            <w:rFonts w:eastAsia="Times New Roman" w:cstheme="minorHAnsi"/>
            <w:color w:val="000000"/>
          </w:rPr>
          <w:delText xml:space="preserve">sigil </w:delText>
        </w:r>
        <w:r w:rsidR="0008540D" w:rsidDel="00C710F4">
          <w:rPr>
            <w:rFonts w:eastAsia="Times New Roman" w:cstheme="minorHAnsi"/>
            <w:color w:val="000000"/>
          </w:rPr>
          <w:delText xml:space="preserve">roll to affect the target </w:delText>
        </w:r>
        <w:r w:rsidR="0008540D" w:rsidRPr="000D5DB5" w:rsidDel="00C710F4">
          <w:rPr>
            <w:rFonts w:eastAsia="Times New Roman" w:cstheme="minorHAnsi"/>
            <w:color w:val="000000"/>
          </w:rPr>
          <w:delText xml:space="preserve">again. </w:delText>
        </w:r>
      </w:del>
      <w:ins w:id="6026" w:author="Admin" w:date="2021-04-30T16:33:00Z">
        <w:r w:rsidR="00C710F4">
          <w:rPr>
            <w:rFonts w:eastAsia="Times New Roman" w:cstheme="minorHAnsi"/>
            <w:color w:val="000000"/>
          </w:rPr>
          <w:t xml:space="preserve">The sigil pulses at the start of your turn every round, for three rounds. </w:t>
        </w:r>
      </w:ins>
    </w:p>
    <w:p w14:paraId="3C20E3B7" w14:textId="77777777" w:rsidR="000B6528" w:rsidRPr="000D5DB5" w:rsidRDefault="0008540D" w:rsidP="00DD72A2">
      <w:pPr>
        <w:contextualSpacing/>
        <w:rPr>
          <w:rFonts w:eastAsia="Times New Roman" w:cstheme="minorHAnsi"/>
        </w:rPr>
      </w:pPr>
      <w:r>
        <w:rPr>
          <w:rFonts w:eastAsia="Times New Roman" w:cstheme="minorHAnsi"/>
        </w:rPr>
        <w:t>Also, s</w:t>
      </w:r>
      <w:r w:rsidR="000B6528" w:rsidRPr="00134BC3">
        <w:rPr>
          <w:rFonts w:eastAsia="Times New Roman" w:cstheme="minorHAnsi"/>
        </w:rPr>
        <w:t>o long as the spell sigil is active, the target also</w:t>
      </w:r>
      <w:r w:rsidR="007B504F" w:rsidRPr="000D5DB5">
        <w:rPr>
          <w:rFonts w:eastAsia="Times New Roman" w:cstheme="minorHAnsi"/>
        </w:rPr>
        <w:t xml:space="preserve"> </w:t>
      </w:r>
      <w:del w:id="6027" w:author="Admin" w:date="2021-05-07T13:18:00Z">
        <w:r w:rsidR="00C3214C" w:rsidRPr="000D5DB5" w:rsidDel="00706CFB">
          <w:rPr>
            <w:rFonts w:eastAsia="Times New Roman" w:cstheme="minorHAnsi"/>
          </w:rPr>
          <w:delText>g</w:delText>
        </w:r>
        <w:r w:rsidR="000B6528" w:rsidRPr="00134BC3" w:rsidDel="00706CFB">
          <w:rPr>
            <w:rFonts w:eastAsia="Times New Roman" w:cstheme="minorHAnsi"/>
          </w:rPr>
          <w:delText xml:space="preserve">ains </w:delText>
        </w:r>
        <w:r w:rsidR="00C3214C" w:rsidRPr="000D5DB5" w:rsidDel="00706CFB">
          <w:rPr>
            <w:rFonts w:eastAsia="Times New Roman" w:cstheme="minorHAnsi"/>
          </w:rPr>
          <w:delText>resistance</w:delText>
        </w:r>
        <w:r w:rsidR="000B6528" w:rsidRPr="00134BC3" w:rsidDel="00706CFB">
          <w:rPr>
            <w:rFonts w:eastAsia="Times New Roman" w:cstheme="minorHAnsi"/>
          </w:rPr>
          <w:delText xml:space="preserve"> to </w:delText>
        </w:r>
        <w:r w:rsidR="00C3214C" w:rsidRPr="000D5DB5" w:rsidDel="00706CFB">
          <w:rPr>
            <w:rFonts w:eastAsia="Times New Roman" w:cstheme="minorHAnsi"/>
          </w:rPr>
          <w:delText>poison damage</w:delText>
        </w:r>
        <w:r w:rsidR="000B6528" w:rsidRPr="00134BC3" w:rsidDel="00706CFB">
          <w:rPr>
            <w:rFonts w:eastAsia="Times New Roman" w:cstheme="minorHAnsi"/>
          </w:rPr>
          <w:delText xml:space="preserve">, or suppresses </w:delText>
        </w:r>
      </w:del>
      <w:ins w:id="6028" w:author="Admin" w:date="2021-05-07T13:18:00Z">
        <w:r w:rsidR="00706CFB">
          <w:rPr>
            <w:rFonts w:eastAsia="Times New Roman" w:cstheme="minorHAnsi"/>
          </w:rPr>
          <w:t xml:space="preserve">gains advantage against any effect that would cause </w:t>
        </w:r>
      </w:ins>
      <w:del w:id="6029" w:author="Admin" w:date="2021-05-07T13:19:00Z">
        <w:r w:rsidR="000B6528" w:rsidRPr="00134BC3" w:rsidDel="00706CFB">
          <w:rPr>
            <w:rFonts w:eastAsia="Times New Roman" w:cstheme="minorHAnsi"/>
          </w:rPr>
          <w:delText xml:space="preserve">one level of </w:delText>
        </w:r>
      </w:del>
      <w:r w:rsidR="000B6528" w:rsidRPr="00134BC3">
        <w:rPr>
          <w:rFonts w:eastAsia="Times New Roman" w:cstheme="minorHAnsi"/>
        </w:rPr>
        <w:t>exhaustion</w:t>
      </w:r>
      <w:del w:id="6030" w:author="Admin" w:date="2021-05-07T13:19:00Z">
        <w:r w:rsidR="007B504F" w:rsidRPr="000D5DB5" w:rsidDel="00706CFB">
          <w:rPr>
            <w:rFonts w:eastAsia="Times New Roman" w:cstheme="minorHAnsi"/>
          </w:rPr>
          <w:delText xml:space="preserve"> until the beginning of their </w:delText>
        </w:r>
        <w:r w:rsidR="005B6B02" w:rsidRPr="000D5DB5" w:rsidDel="00706CFB">
          <w:rPr>
            <w:rFonts w:eastAsia="Times New Roman" w:cstheme="minorHAnsi"/>
          </w:rPr>
          <w:delText xml:space="preserve">turn the </w:delText>
        </w:r>
        <w:r w:rsidR="007B504F" w:rsidRPr="000D5DB5" w:rsidDel="00706CFB">
          <w:rPr>
            <w:rFonts w:eastAsia="Times New Roman" w:cstheme="minorHAnsi"/>
          </w:rPr>
          <w:delText>next round</w:delText>
        </w:r>
      </w:del>
      <w:r w:rsidR="007B504F" w:rsidRPr="000D5DB5">
        <w:rPr>
          <w:rFonts w:eastAsia="Times New Roman" w:cstheme="minorHAnsi"/>
        </w:rPr>
        <w:t xml:space="preserve">. </w:t>
      </w:r>
      <w:ins w:id="6031" w:author="Admin" w:date="2021-04-30T16:33:00Z">
        <w:r w:rsidR="00C710F4">
          <w:rPr>
            <w:rFonts w:eastAsia="Times New Roman" w:cstheme="minorHAnsi"/>
          </w:rPr>
          <w:t xml:space="preserve">If the target is reduced to 0 hit points while under the effects of this </w:t>
        </w:r>
        <w:r w:rsidR="00C710F4">
          <w:rPr>
            <w:rFonts w:eastAsia="Times New Roman" w:cstheme="minorHAnsi"/>
          </w:rPr>
          <w:lastRenderedPageBreak/>
          <w:t xml:space="preserve">spell, the spell </w:t>
        </w:r>
      </w:ins>
      <w:ins w:id="6032" w:author="Admin" w:date="2021-04-30T16:34:00Z">
        <w:r w:rsidR="00C710F4">
          <w:rPr>
            <w:rFonts w:eastAsia="Times New Roman" w:cstheme="minorHAnsi"/>
          </w:rPr>
          <w:t xml:space="preserve">ends as normal, but automatically stabilizes the target. </w:t>
        </w:r>
      </w:ins>
    </w:p>
    <w:p w14:paraId="54CCA591" w14:textId="77777777" w:rsidR="00392EC5" w:rsidRPr="000D5DB5" w:rsidRDefault="00186D01">
      <w:pPr>
        <w:contextualSpacing/>
        <w:rPr>
          <w:rFonts w:eastAsia="Times New Roman" w:cstheme="minorHAnsi"/>
        </w:rPr>
      </w:pPr>
      <w:r>
        <w:rPr>
          <w:rFonts w:eastAsia="Times New Roman" w:cstheme="minorHAnsi"/>
        </w:rPr>
        <w:t>Undead and c</w:t>
      </w:r>
      <w:r w:rsidR="00392EC5" w:rsidRPr="000D5DB5">
        <w:rPr>
          <w:rFonts w:eastAsia="Times New Roman" w:cstheme="minorHAnsi"/>
        </w:rPr>
        <w:t>onstructs gain no benefit from this spell.</w:t>
      </w:r>
    </w:p>
    <w:p w14:paraId="49F88D75" w14:textId="6F055F7E" w:rsidR="007644ED" w:rsidRDefault="000B6528" w:rsidP="000335B1">
      <w:pPr>
        <w:contextualSpacing/>
        <w:rPr>
          <w:ins w:id="6033" w:author="Admin" w:date="2021-04-30T16:34:00Z"/>
          <w:rFonts w:eastAsia="Times New Roman" w:cstheme="minorHAnsi"/>
        </w:rPr>
        <w:pPrChange w:id="6034" w:author="Admin" w:date="2022-04-18T23:41:00Z">
          <w:pPr>
            <w:contextualSpacing/>
          </w:pPr>
        </w:pPrChange>
      </w:pPr>
      <w:r w:rsidRPr="00134BC3">
        <w:rPr>
          <w:rFonts w:eastAsia="Times New Roman" w:cstheme="minorHAnsi"/>
          <w:b/>
          <w:bCs/>
        </w:rPr>
        <w:t>Heightened.</w:t>
      </w:r>
      <w:r w:rsidRPr="00134BC3">
        <w:rPr>
          <w:rFonts w:eastAsia="Times New Roman" w:cstheme="minorHAnsi"/>
        </w:rPr>
        <w:t xml:space="preserve"> The healing taken increases by one dice per every level above </w:t>
      </w:r>
      <w:del w:id="6035" w:author="Admin" w:date="2022-04-18T23:41:00Z">
        <w:r w:rsidRPr="00134BC3" w:rsidDel="000335B1">
          <w:rPr>
            <w:rFonts w:eastAsia="Times New Roman" w:cstheme="minorHAnsi"/>
          </w:rPr>
          <w:delText>2nd</w:delText>
        </w:r>
      </w:del>
      <w:ins w:id="6036" w:author="Admin" w:date="2022-04-18T23:41:00Z">
        <w:r w:rsidR="000335B1">
          <w:rPr>
            <w:rFonts w:eastAsia="Times New Roman" w:cstheme="minorHAnsi"/>
          </w:rPr>
          <w:t>1st</w:t>
        </w:r>
      </w:ins>
      <w:r w:rsidRPr="00134BC3">
        <w:rPr>
          <w:rFonts w:eastAsia="Times New Roman" w:cstheme="minorHAnsi"/>
        </w:rPr>
        <w:t>.</w:t>
      </w:r>
    </w:p>
    <w:p w14:paraId="5F579CEA" w14:textId="77777777" w:rsidR="00C710F4" w:rsidRPr="000D5DB5" w:rsidRDefault="00C710F4">
      <w:pPr>
        <w:pPrChange w:id="6037" w:author="Admin" w:date="2021-04-30T16:34:00Z">
          <w:pPr>
            <w:contextualSpacing/>
          </w:pPr>
        </w:pPrChange>
      </w:pPr>
    </w:p>
    <w:p w14:paraId="3F2BADED" w14:textId="77777777" w:rsidR="00FD3546" w:rsidDel="00C710F4" w:rsidRDefault="00FD3546">
      <w:pPr>
        <w:contextualSpacing/>
        <w:rPr>
          <w:del w:id="6038" w:author="Admin" w:date="2021-04-30T16:34:00Z"/>
          <w:rFonts w:eastAsia="Times New Roman" w:cstheme="minorHAnsi"/>
          <w:b/>
          <w:bCs/>
          <w:color w:val="000000"/>
        </w:rPr>
      </w:pPr>
      <w:del w:id="6039" w:author="Admin" w:date="2021-04-30T16:34:00Z">
        <w:r w:rsidRPr="000D5DB5" w:rsidDel="00C710F4">
          <w:rPr>
            <w:rFonts w:eastAsia="Times New Roman" w:cstheme="minorHAnsi"/>
            <w:i/>
            <w:iCs/>
            <w:color w:val="000000"/>
          </w:rPr>
          <w:delText xml:space="preserve">Special. </w:delText>
        </w:r>
        <w:r w:rsidRPr="000D5DB5" w:rsidDel="00C710F4">
          <w:rPr>
            <w:rFonts w:eastAsia="Times New Roman" w:cstheme="minorHAnsi"/>
            <w:color w:val="000000"/>
          </w:rPr>
          <w:delText xml:space="preserve">If the target is reduced to 0 hit points or below, they automatically stabilize. </w:delText>
        </w:r>
      </w:del>
    </w:p>
    <w:p w14:paraId="09BC2CAD" w14:textId="77777777" w:rsidR="000B6528" w:rsidDel="00C710F4" w:rsidRDefault="000B6528">
      <w:pPr>
        <w:contextualSpacing/>
        <w:rPr>
          <w:del w:id="6040" w:author="Admin" w:date="2021-04-30T16:34:00Z"/>
          <w:rFonts w:eastAsia="Times New Roman" w:cstheme="minorHAnsi"/>
          <w:b/>
          <w:bCs/>
          <w:color w:val="000000"/>
        </w:rPr>
      </w:pPr>
    </w:p>
    <w:p w14:paraId="130A9894" w14:textId="77777777" w:rsidR="00256A2D" w:rsidRPr="00C81ED8" w:rsidRDefault="00256A2D" w:rsidP="00256A2D">
      <w:r w:rsidRPr="00C81ED8">
        <w:rPr>
          <w:b/>
          <w:bCs/>
        </w:rPr>
        <w:t>Resistance Aura [level 5]</w:t>
      </w:r>
    </w:p>
    <w:p w14:paraId="188C344B" w14:textId="77777777" w:rsidR="00256A2D" w:rsidRPr="00C81ED8" w:rsidRDefault="00256A2D" w:rsidP="00256A2D">
      <w:r w:rsidRPr="00C81ED8">
        <w:t>Abjuration [aura]</w:t>
      </w:r>
    </w:p>
    <w:p w14:paraId="55BEE282" w14:textId="77777777" w:rsidR="00256A2D" w:rsidRPr="00C81ED8" w:rsidRDefault="00256A2D" w:rsidP="00256A2D">
      <w:r w:rsidRPr="00C81ED8">
        <w:rPr>
          <w:b/>
          <w:bCs/>
        </w:rPr>
        <w:t>Casting Time</w:t>
      </w:r>
      <w:r w:rsidR="00D63985">
        <w:rPr>
          <w:b/>
          <w:bCs/>
        </w:rPr>
        <w:t>:</w:t>
      </w:r>
      <w:r w:rsidRPr="00C81ED8">
        <w:t xml:space="preserve"> 1 bonus action</w:t>
      </w:r>
    </w:p>
    <w:p w14:paraId="17047716" w14:textId="77777777" w:rsidR="00256A2D" w:rsidRPr="00C81ED8" w:rsidRDefault="00256A2D" w:rsidP="00256A2D">
      <w:r w:rsidRPr="00C81ED8">
        <w:rPr>
          <w:b/>
          <w:bCs/>
        </w:rPr>
        <w:t>Range</w:t>
      </w:r>
      <w:r w:rsidR="00D63985">
        <w:rPr>
          <w:b/>
          <w:bCs/>
        </w:rPr>
        <w:t>:</w:t>
      </w:r>
      <w:r w:rsidRPr="00C81ED8">
        <w:t xml:space="preserve"> Self (15-foot radius)</w:t>
      </w:r>
    </w:p>
    <w:p w14:paraId="21594303" w14:textId="77777777" w:rsidR="00256A2D" w:rsidRPr="00C81ED8" w:rsidRDefault="00256A2D" w:rsidP="00256A2D">
      <w:r w:rsidRPr="00C81ED8">
        <w:rPr>
          <w:b/>
          <w:bCs/>
        </w:rPr>
        <w:t>Components</w:t>
      </w:r>
      <w:r w:rsidR="00D63985">
        <w:rPr>
          <w:b/>
          <w:bCs/>
        </w:rPr>
        <w:t>:</w:t>
      </w:r>
      <w:r w:rsidRPr="00C81ED8">
        <w:t xml:space="preserve"> V</w:t>
      </w:r>
    </w:p>
    <w:p w14:paraId="786C9085" w14:textId="77777777" w:rsidR="00256A2D" w:rsidRPr="00C81ED8" w:rsidRDefault="00256A2D" w:rsidP="00256A2D">
      <w:r w:rsidRPr="00C81ED8">
        <w:rPr>
          <w:b/>
          <w:bCs/>
        </w:rPr>
        <w:t>Duration</w:t>
      </w:r>
      <w:r w:rsidR="00D63985">
        <w:rPr>
          <w:b/>
          <w:bCs/>
        </w:rPr>
        <w:t>:</w:t>
      </w:r>
      <w:r w:rsidRPr="00C81ED8">
        <w:t xml:space="preserve"> Concentration (partial), up to 1 hour</w:t>
      </w:r>
    </w:p>
    <w:p w14:paraId="77F134A0" w14:textId="77777777" w:rsidR="00256A2D" w:rsidRPr="00C81ED8" w:rsidRDefault="00256A2D" w:rsidP="00256A2D">
      <w:r w:rsidRPr="00C81ED8">
        <w:t xml:space="preserve">An elemental protective ward radiates from you in an aura with a 15-foot radius. Until the spell ends, the aura moves with you, centered on you. Choose one of the following damage types: cold, fel, fire, or shadow. The first each turn the affected targets take damage of the chosen type, they suffer </w:t>
      </w:r>
      <w:r>
        <w:t>10 (3</w:t>
      </w:r>
      <w:r w:rsidRPr="00C81ED8">
        <w:t>d</w:t>
      </w:r>
      <w:r>
        <w:t>6)</w:t>
      </w:r>
      <w:r w:rsidRPr="00C81ED8">
        <w:t xml:space="preserve"> less points of damage of that type. This cannot reduce the damage below 1 point. </w:t>
      </w:r>
    </w:p>
    <w:p w14:paraId="7B7CD722" w14:textId="77777777" w:rsidR="00256A2D" w:rsidRPr="00C81ED8" w:rsidRDefault="00256A2D" w:rsidP="00256A2D">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v</w:t>
      </w:r>
      <w:r w:rsidRPr="0021291A">
        <w:rPr>
          <w:i/>
          <w:iCs/>
        </w:rPr>
        <w:t xml:space="preserve">ulnerability </w:t>
      </w:r>
      <w:r w:rsidR="0021291A" w:rsidRPr="0021291A">
        <w:rPr>
          <w:i/>
          <w:iCs/>
        </w:rPr>
        <w:t>a</w:t>
      </w:r>
      <w:r w:rsidRPr="0021291A">
        <w:rPr>
          <w:i/>
          <w:iCs/>
        </w:rPr>
        <w:t>ura</w:t>
      </w:r>
      <w:r w:rsidRPr="00C81ED8">
        <w:t xml:space="preserve"> spell. </w:t>
      </w:r>
    </w:p>
    <w:p w14:paraId="7F561AAD" w14:textId="77777777" w:rsidR="00256A2D" w:rsidRPr="000D5DB5" w:rsidRDefault="00256A2D">
      <w:pPr>
        <w:contextualSpacing/>
        <w:rPr>
          <w:rFonts w:eastAsia="Times New Roman" w:cstheme="minorHAnsi"/>
          <w:b/>
          <w:bCs/>
          <w:color w:val="000000"/>
        </w:rPr>
      </w:pPr>
    </w:p>
    <w:p w14:paraId="254A4B45" w14:textId="77777777" w:rsidR="00AB25EF" w:rsidRPr="00134BC3" w:rsidRDefault="00AB25EF">
      <w:pPr>
        <w:contextualSpacing/>
        <w:rPr>
          <w:rFonts w:eastAsia="Times New Roman" w:cstheme="minorHAnsi"/>
        </w:rPr>
      </w:pPr>
      <w:r w:rsidRPr="000D5DB5">
        <w:rPr>
          <w:rFonts w:eastAsia="Times New Roman" w:cstheme="minorHAnsi"/>
          <w:b/>
          <w:bCs/>
          <w:color w:val="000000"/>
        </w:rPr>
        <w:t>Renewing Light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2E36699D"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r w:rsidR="00377220" w:rsidRPr="000D5DB5">
        <w:rPr>
          <w:rFonts w:eastAsia="Times New Roman" w:cstheme="minorHAnsi"/>
          <w:color w:val="000000"/>
        </w:rPr>
        <w:t xml:space="preserve"> </w:t>
      </w:r>
      <w:r w:rsidR="00CD07D6">
        <w:rPr>
          <w:rFonts w:eastAsia="Times New Roman" w:cstheme="minorHAnsi"/>
          <w:color w:val="000000"/>
        </w:rPr>
        <w:t>[healing]</w:t>
      </w:r>
    </w:p>
    <w:p w14:paraId="787E73D0" w14:textId="77777777" w:rsidR="003B6133" w:rsidRPr="001F25FA" w:rsidRDefault="003B6133">
      <w:pPr>
        <w:contextualSpacing/>
        <w:rPr>
          <w:rFonts w:eastAsia="Times New Roman" w:cstheme="minorHAnsi"/>
          <w:color w:val="000000"/>
        </w:rPr>
      </w:pPr>
      <w:r>
        <w:rPr>
          <w:rFonts w:eastAsia="Times New Roman" w:cstheme="minorHAnsi"/>
          <w:b/>
          <w:bCs/>
          <w:color w:val="000000"/>
        </w:rPr>
        <w:t>Casting Time</w:t>
      </w:r>
      <w:r w:rsidR="00D63985">
        <w:rPr>
          <w:b/>
          <w:bCs/>
        </w:rPr>
        <w:t>:</w:t>
      </w:r>
      <w:r>
        <w:rPr>
          <w:rFonts w:eastAsia="Times New Roman" w:cstheme="minorHAnsi"/>
          <w:b/>
          <w:bCs/>
          <w:color w:val="000000"/>
        </w:rPr>
        <w:t xml:space="preserve"> </w:t>
      </w:r>
      <w:r>
        <w:rPr>
          <w:rFonts w:eastAsia="Times New Roman" w:cstheme="minorHAnsi"/>
          <w:color w:val="000000"/>
        </w:rPr>
        <w:t>1 action</w:t>
      </w:r>
    </w:p>
    <w:p w14:paraId="262DF337"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4BD85A2C" w14:textId="77777777" w:rsidR="007A0074" w:rsidRDefault="00AB25EF">
      <w:pPr>
        <w:contextualSpacing/>
        <w:rPr>
          <w:rFonts w:eastAsia="Times New Roman" w:cstheme="minorHAnsi"/>
          <w:color w:val="000000"/>
        </w:rPr>
      </w:pPr>
      <w:r w:rsidRPr="000D5DB5">
        <w:rPr>
          <w:rFonts w:eastAsia="Times New Roman" w:cstheme="minorHAnsi"/>
          <w:b/>
          <w:bCs/>
          <w:color w:val="000000"/>
        </w:rPr>
        <w:t>Components</w:t>
      </w:r>
      <w:r w:rsidR="00D63985">
        <w:rPr>
          <w:b/>
          <w:bCs/>
        </w:rPr>
        <w:t>:</w:t>
      </w:r>
      <w:r w:rsidRPr="000D5DB5">
        <w:rPr>
          <w:rFonts w:eastAsia="Times New Roman" w:cstheme="minorHAnsi"/>
          <w:color w:val="000000"/>
        </w:rPr>
        <w:t xml:space="preserve"> V, S</w:t>
      </w:r>
    </w:p>
    <w:p w14:paraId="460837FB" w14:textId="77777777" w:rsidR="00706CFB" w:rsidRPr="00134BC3" w:rsidRDefault="00706CFB" w:rsidP="00706CFB">
      <w:pPr>
        <w:contextualSpacing/>
        <w:rPr>
          <w:ins w:id="6041" w:author="Admin" w:date="2021-05-07T13:19:00Z"/>
          <w:rFonts w:eastAsia="Times New Roman" w:cstheme="minorHAnsi"/>
        </w:rPr>
      </w:pPr>
      <w:ins w:id="6042" w:author="Admin" w:date="2021-05-07T13:19:00Z">
        <w:r w:rsidRPr="000D5DB5">
          <w:rPr>
            <w:rFonts w:eastAsia="Times New Roman" w:cstheme="minorHAnsi"/>
            <w:b/>
            <w:bCs/>
            <w:color w:val="000000"/>
          </w:rPr>
          <w:t>Duration</w:t>
        </w:r>
        <w:r>
          <w:rPr>
            <w:b/>
            <w:bCs/>
          </w:rPr>
          <w:t>:</w:t>
        </w:r>
        <w:r w:rsidRPr="000D5DB5">
          <w:rPr>
            <w:rFonts w:eastAsia="Times New Roman" w:cstheme="minorHAnsi"/>
            <w:color w:val="000000"/>
          </w:rPr>
          <w:t xml:space="preserve"> </w:t>
        </w:r>
        <w:r w:rsidRPr="00743E74">
          <w:rPr>
            <w:rFonts w:eastAsia="Times New Roman" w:cstheme="minorHAnsi"/>
            <w:color w:val="000000"/>
          </w:rPr>
          <w:t>Instantaneous, plus 3 rounds</w:t>
        </w:r>
      </w:ins>
    </w:p>
    <w:p w14:paraId="44586489" w14:textId="77777777" w:rsidR="00AB25EF" w:rsidRPr="00134BC3" w:rsidDel="00706CFB" w:rsidRDefault="00AB25EF" w:rsidP="00272CA8">
      <w:pPr>
        <w:contextualSpacing/>
        <w:rPr>
          <w:del w:id="6043" w:author="Admin" w:date="2021-05-07T13:19:00Z"/>
          <w:rFonts w:eastAsia="Times New Roman" w:cstheme="minorHAnsi"/>
        </w:rPr>
      </w:pPr>
      <w:del w:id="6044" w:author="Admin" w:date="2021-05-07T13:19:00Z">
        <w:r w:rsidRPr="000D5DB5" w:rsidDel="00706CFB">
          <w:rPr>
            <w:rFonts w:eastAsia="Times New Roman" w:cstheme="minorHAnsi"/>
            <w:b/>
            <w:bCs/>
            <w:color w:val="000000"/>
          </w:rPr>
          <w:delText>Duration</w:delText>
        </w:r>
        <w:r w:rsidR="00D63985" w:rsidDel="00706CFB">
          <w:rPr>
            <w:b/>
            <w:bCs/>
          </w:rPr>
          <w:delText>:</w:delText>
        </w:r>
        <w:r w:rsidRPr="000D5DB5" w:rsidDel="00706CFB">
          <w:rPr>
            <w:rFonts w:eastAsia="Times New Roman" w:cstheme="minorHAnsi"/>
            <w:b/>
            <w:bCs/>
            <w:color w:val="000000"/>
          </w:rPr>
          <w:delText xml:space="preserve"> </w:delText>
        </w:r>
      </w:del>
      <w:del w:id="6045" w:author="Admin" w:date="2021-05-07T13:18:00Z">
        <w:r w:rsidR="000B6528" w:rsidRPr="000D5DB5" w:rsidDel="00706CFB">
          <w:rPr>
            <w:rFonts w:eastAsia="Times New Roman" w:cstheme="minorHAnsi"/>
            <w:color w:val="000000"/>
          </w:rPr>
          <w:delText xml:space="preserve">Up to </w:delText>
        </w:r>
        <w:r w:rsidR="002B1478" w:rsidRPr="000D5DB5" w:rsidDel="00706CFB">
          <w:rPr>
            <w:rFonts w:eastAsia="Times New Roman" w:cstheme="minorHAnsi"/>
            <w:color w:val="000000"/>
          </w:rPr>
          <w:delText>1</w:delText>
        </w:r>
        <w:r w:rsidR="000B6528" w:rsidRPr="000D5DB5" w:rsidDel="00706CFB">
          <w:rPr>
            <w:rFonts w:eastAsia="Times New Roman" w:cstheme="minorHAnsi"/>
            <w:color w:val="000000"/>
          </w:rPr>
          <w:delText xml:space="preserve"> minute</w:delText>
        </w:r>
      </w:del>
    </w:p>
    <w:p w14:paraId="0E15B922" w14:textId="3287F397" w:rsidR="0008540D" w:rsidRDefault="000B6528" w:rsidP="000335B1">
      <w:pPr>
        <w:contextualSpacing/>
        <w:rPr>
          <w:rFonts w:eastAsia="Times New Roman" w:cstheme="minorHAnsi"/>
          <w:color w:val="000000"/>
        </w:rPr>
      </w:pPr>
      <w:r w:rsidRPr="00134BC3">
        <w:rPr>
          <w:rFonts w:eastAsia="Times New Roman" w:cstheme="minorHAnsi"/>
        </w:rPr>
        <w:t>You place a mark of the light on the target</w:t>
      </w:r>
      <w:r w:rsidR="008645A5">
        <w:rPr>
          <w:rFonts w:eastAsia="Times New Roman" w:cstheme="minorHAnsi"/>
        </w:rPr>
        <w:t xml:space="preserve"> within range</w:t>
      </w:r>
      <w:r w:rsidRPr="00134BC3">
        <w:rPr>
          <w:rFonts w:eastAsia="Times New Roman" w:cstheme="minorHAnsi"/>
        </w:rPr>
        <w:t xml:space="preserve">, </w:t>
      </w:r>
      <w:del w:id="6046" w:author="Admin" w:date="2021-05-07T13:19:00Z">
        <w:r w:rsidRPr="00134BC3" w:rsidDel="00706CFB">
          <w:rPr>
            <w:rFonts w:eastAsia="Times New Roman" w:cstheme="minorHAnsi"/>
          </w:rPr>
          <w:delText>suffusing</w:delText>
        </w:r>
      </w:del>
      <w:ins w:id="6047" w:author="Admin" w:date="2021-05-07T13:19:00Z">
        <w:r w:rsidR="00706CFB" w:rsidRPr="00134BC3">
          <w:rPr>
            <w:rFonts w:eastAsia="Times New Roman" w:cstheme="minorHAnsi"/>
          </w:rPr>
          <w:t>flooding</w:t>
        </w:r>
      </w:ins>
      <w:r w:rsidRPr="00134BC3">
        <w:rPr>
          <w:rFonts w:eastAsia="Times New Roman" w:cstheme="minorHAnsi"/>
        </w:rPr>
        <w:t xml:space="preserve"> them with holy power. The target regains 1d4 hit points. If you target an undead or a fiend with this ability, they take </w:t>
      </w:r>
      <w:r w:rsidR="007317EE">
        <w:rPr>
          <w:rFonts w:eastAsia="Times New Roman" w:cstheme="minorHAnsi"/>
        </w:rPr>
        <w:t>h</w:t>
      </w:r>
      <w:r w:rsidRPr="00134BC3">
        <w:rPr>
          <w:rFonts w:eastAsia="Times New Roman" w:cstheme="minorHAnsi"/>
        </w:rPr>
        <w:t xml:space="preserve">oly damage equal to the hit points they would normally gain. If you target an unwilling creature, you </w:t>
      </w:r>
      <w:del w:id="6048" w:author="Admin" w:date="2021-05-07T13:19:00Z">
        <w:r w:rsidRPr="00134BC3" w:rsidDel="00706CFB">
          <w:rPr>
            <w:rFonts w:eastAsia="Times New Roman" w:cstheme="minorHAnsi"/>
          </w:rPr>
          <w:delText xml:space="preserve">require </w:delText>
        </w:r>
      </w:del>
      <w:ins w:id="6049" w:author="Admin" w:date="2021-05-07T13:19:00Z">
        <w:r w:rsidR="00706CFB">
          <w:rPr>
            <w:rFonts w:eastAsia="Times New Roman" w:cstheme="minorHAnsi"/>
          </w:rPr>
          <w:t xml:space="preserve">must succeed on </w:t>
        </w:r>
      </w:ins>
      <w:r w:rsidRPr="00134BC3">
        <w:rPr>
          <w:rFonts w:eastAsia="Times New Roman" w:cstheme="minorHAnsi"/>
        </w:rPr>
        <w:t>a ranged spell attack.</w:t>
      </w:r>
      <w:r w:rsidR="00B644D9">
        <w:rPr>
          <w:rFonts w:eastAsia="Times New Roman" w:cstheme="minorHAnsi"/>
          <w:color w:val="000000"/>
        </w:rPr>
        <w:t xml:space="preserve"> </w:t>
      </w:r>
      <w:ins w:id="6050" w:author="Admin" w:date="2021-05-07T13:19:00Z">
        <w:r w:rsidR="00706CFB" w:rsidRPr="00706CFB">
          <w:rPr>
            <w:rFonts w:eastAsia="Times New Roman" w:cstheme="minorHAnsi"/>
            <w:color w:val="000000"/>
          </w:rPr>
          <w:t xml:space="preserve">The sigil pulses at the start of your turn every round, repeating the </w:t>
        </w:r>
      </w:ins>
      <w:ins w:id="6051" w:author="Admin" w:date="2022-04-18T23:41:00Z">
        <w:r w:rsidR="000335B1">
          <w:rPr>
            <w:rFonts w:eastAsia="Times New Roman" w:cstheme="minorHAnsi"/>
            <w:color w:val="000000"/>
          </w:rPr>
          <w:t xml:space="preserve">primary </w:t>
        </w:r>
      </w:ins>
      <w:ins w:id="6052" w:author="Admin" w:date="2021-05-07T13:19:00Z">
        <w:r w:rsidR="00706CFB" w:rsidRPr="00706CFB">
          <w:rPr>
            <w:rFonts w:eastAsia="Times New Roman" w:cstheme="minorHAnsi"/>
            <w:color w:val="000000"/>
          </w:rPr>
          <w:t>effect.</w:t>
        </w:r>
      </w:ins>
      <w:del w:id="6053" w:author="Admin" w:date="2021-05-07T13:19:00Z">
        <w:r w:rsidR="0008540D" w:rsidRPr="000D5DB5" w:rsidDel="00706CFB">
          <w:rPr>
            <w:rFonts w:eastAsia="Times New Roman" w:cstheme="minorHAnsi"/>
            <w:color w:val="000000"/>
          </w:rPr>
          <w:delText xml:space="preserve">At the beginning </w:delText>
        </w:r>
        <w:r w:rsidR="0008540D" w:rsidRPr="000D5DB5" w:rsidDel="00706CFB">
          <w:rPr>
            <w:rFonts w:eastAsia="Times New Roman" w:cstheme="minorHAnsi"/>
            <w:color w:val="000000"/>
          </w:rPr>
          <w:lastRenderedPageBreak/>
          <w:delText xml:space="preserve">of every round, the </w:delText>
        </w:r>
        <w:r w:rsidR="0008540D" w:rsidDel="00706CFB">
          <w:rPr>
            <w:rFonts w:eastAsia="Times New Roman" w:cstheme="minorHAnsi"/>
            <w:color w:val="000000"/>
          </w:rPr>
          <w:delText xml:space="preserve">caster </w:delText>
        </w:r>
        <w:r w:rsidR="0008540D" w:rsidRPr="000D5DB5" w:rsidDel="00706CFB">
          <w:rPr>
            <w:rFonts w:eastAsia="Times New Roman" w:cstheme="minorHAnsi"/>
            <w:color w:val="000000"/>
          </w:rPr>
          <w:delText xml:space="preserve">must succeed on a </w:delText>
        </w:r>
        <w:r w:rsidR="00B644D9" w:rsidDel="00706CFB">
          <w:rPr>
            <w:rFonts w:eastAsia="Times New Roman" w:cstheme="minorHAnsi"/>
            <w:color w:val="000000"/>
          </w:rPr>
          <w:delText xml:space="preserve">sigil </w:delText>
        </w:r>
        <w:r w:rsidR="0008540D" w:rsidDel="00706CFB">
          <w:rPr>
            <w:rFonts w:eastAsia="Times New Roman" w:cstheme="minorHAnsi"/>
            <w:color w:val="000000"/>
          </w:rPr>
          <w:delText xml:space="preserve">roll to affect the target </w:delText>
        </w:r>
        <w:r w:rsidR="0008540D" w:rsidRPr="000D5DB5" w:rsidDel="00706CFB">
          <w:rPr>
            <w:rFonts w:eastAsia="Times New Roman" w:cstheme="minorHAnsi"/>
            <w:color w:val="000000"/>
          </w:rPr>
          <w:delText xml:space="preserve">again. </w:delText>
        </w:r>
      </w:del>
    </w:p>
    <w:p w14:paraId="726C0D43" w14:textId="77777777" w:rsidR="000B6528" w:rsidRPr="000D5DB5" w:rsidRDefault="0008540D" w:rsidP="00DD72A2">
      <w:pPr>
        <w:contextualSpacing/>
        <w:rPr>
          <w:rFonts w:eastAsia="Times New Roman" w:cstheme="minorHAnsi"/>
        </w:rPr>
      </w:pPr>
      <w:r>
        <w:rPr>
          <w:rFonts w:eastAsia="Times New Roman" w:cstheme="minorHAnsi"/>
        </w:rPr>
        <w:t>Also, s</w:t>
      </w:r>
      <w:r w:rsidR="000B6528" w:rsidRPr="00134BC3">
        <w:rPr>
          <w:rFonts w:eastAsia="Times New Roman" w:cstheme="minorHAnsi"/>
        </w:rPr>
        <w:t>o long as the spell is active, the first creature that attacks the target has disadvantage to the</w:t>
      </w:r>
      <w:ins w:id="6054" w:author="Admin" w:date="2021-05-07T13:20:00Z">
        <w:r w:rsidR="00706CFB">
          <w:rPr>
            <w:rFonts w:eastAsia="Times New Roman" w:cstheme="minorHAnsi"/>
          </w:rPr>
          <w:t>ir</w:t>
        </w:r>
      </w:ins>
      <w:r w:rsidR="000B6528" w:rsidRPr="00134BC3">
        <w:rPr>
          <w:rFonts w:eastAsia="Times New Roman" w:cstheme="minorHAnsi"/>
        </w:rPr>
        <w:t xml:space="preserve"> attack roll</w:t>
      </w:r>
      <w:ins w:id="6055" w:author="Admin" w:date="2021-05-07T13:20:00Z">
        <w:r w:rsidR="00706CFB">
          <w:rPr>
            <w:rFonts w:eastAsia="Times New Roman" w:cstheme="minorHAnsi"/>
          </w:rPr>
          <w:t xml:space="preserve"> (if you choose)</w:t>
        </w:r>
      </w:ins>
      <w:r w:rsidR="000B6528" w:rsidRPr="00134BC3">
        <w:rPr>
          <w:rFonts w:eastAsia="Times New Roman" w:cstheme="minorHAnsi"/>
        </w:rPr>
        <w:t xml:space="preserve">. </w:t>
      </w:r>
      <w:del w:id="6056" w:author="Admin" w:date="2021-05-07T13:20:00Z">
        <w:r w:rsidR="000B6528" w:rsidRPr="00134BC3" w:rsidDel="00706CFB">
          <w:rPr>
            <w:rFonts w:eastAsia="Times New Roman" w:cstheme="minorHAnsi"/>
          </w:rPr>
          <w:delText xml:space="preserve">This bonus remains until the beginning of the target's next turn. </w:delText>
        </w:r>
      </w:del>
    </w:p>
    <w:p w14:paraId="3645C138" w14:textId="77777777" w:rsidR="00392EC5" w:rsidRPr="00134BC3" w:rsidRDefault="00392EC5">
      <w:pPr>
        <w:contextualSpacing/>
        <w:rPr>
          <w:rFonts w:eastAsia="Times New Roman" w:cstheme="minorHAnsi"/>
        </w:rPr>
      </w:pPr>
      <w:r w:rsidRPr="000D5DB5">
        <w:rPr>
          <w:rFonts w:eastAsia="Times New Roman" w:cstheme="minorHAnsi"/>
        </w:rPr>
        <w:t>Constructs gain no benefit from this spell.</w:t>
      </w:r>
    </w:p>
    <w:p w14:paraId="2D12612E" w14:textId="77777777" w:rsidR="007644ED" w:rsidRPr="00134BC3" w:rsidRDefault="000B6528" w:rsidP="0090661B">
      <w:pPr>
        <w:contextualSpacing/>
        <w:rPr>
          <w:rFonts w:eastAsia="Times New Roman" w:cstheme="minorHAnsi"/>
        </w:rPr>
      </w:pPr>
      <w:r w:rsidRPr="00134BC3">
        <w:rPr>
          <w:rFonts w:eastAsia="Times New Roman" w:cstheme="minorHAnsi"/>
          <w:b/>
          <w:bCs/>
        </w:rPr>
        <w:t>Heightened.</w:t>
      </w:r>
      <w:r w:rsidRPr="00134BC3">
        <w:rPr>
          <w:rFonts w:eastAsia="Times New Roman" w:cstheme="minorHAnsi"/>
        </w:rPr>
        <w:t xml:space="preserve"> The healing taken increases by one dice per every level above </w:t>
      </w:r>
      <w:r w:rsidR="0090661B">
        <w:rPr>
          <w:rFonts w:eastAsia="Times New Roman" w:cstheme="minorHAnsi"/>
        </w:rPr>
        <w:t>1st</w:t>
      </w:r>
      <w:r w:rsidRPr="00134BC3">
        <w:rPr>
          <w:rFonts w:eastAsia="Times New Roman" w:cstheme="minorHAnsi"/>
        </w:rPr>
        <w:t>.</w:t>
      </w:r>
    </w:p>
    <w:p w14:paraId="3526E167" w14:textId="77777777" w:rsidR="000B6528" w:rsidRPr="000D5DB5" w:rsidRDefault="000B6528">
      <w:pPr>
        <w:contextualSpacing/>
        <w:rPr>
          <w:rFonts w:eastAsia="Times New Roman" w:cstheme="minorHAnsi"/>
          <w:b/>
          <w:bCs/>
          <w:color w:val="000000"/>
        </w:rPr>
      </w:pPr>
    </w:p>
    <w:p w14:paraId="2FA1EF08" w14:textId="77777777" w:rsidR="00AB25EF" w:rsidRPr="00134BC3" w:rsidRDefault="00AB25EF">
      <w:pPr>
        <w:contextualSpacing/>
        <w:rPr>
          <w:rFonts w:eastAsia="Times New Roman" w:cstheme="minorHAnsi"/>
        </w:rPr>
      </w:pPr>
      <w:r w:rsidRPr="000D5DB5">
        <w:rPr>
          <w:rFonts w:eastAsia="Times New Roman" w:cstheme="minorHAnsi"/>
          <w:b/>
          <w:bCs/>
          <w:color w:val="000000"/>
        </w:rPr>
        <w:t>Resistance Totem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5]</w:t>
      </w:r>
    </w:p>
    <w:p w14:paraId="725BCBBD"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[totem]</w:t>
      </w:r>
    </w:p>
    <w:p w14:paraId="46A3F697"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B37CC1C"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30 feet</w:t>
      </w:r>
    </w:p>
    <w:p w14:paraId="469E0C10"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38419D00"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minute</w:t>
      </w:r>
    </w:p>
    <w:p w14:paraId="4830E503"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Once you place this totem, you may use a reaction target any creature within 30 feet and grant them resistance to one elemental type in response to an attack (choose between acid, fire, cold, lightning, and thunder).</w:t>
      </w:r>
    </w:p>
    <w:p w14:paraId="16CE8008" w14:textId="77777777" w:rsidR="007644ED" w:rsidRPr="00134BC3" w:rsidRDefault="007644ED">
      <w:pPr>
        <w:contextualSpacing/>
        <w:rPr>
          <w:rFonts w:eastAsia="Times New Roman" w:cstheme="minorHAnsi"/>
        </w:rPr>
      </w:pPr>
    </w:p>
    <w:p w14:paraId="0B126184" w14:textId="77777777" w:rsidR="00AB25EF" w:rsidRPr="00134BC3" w:rsidRDefault="00AB25EF">
      <w:pPr>
        <w:contextualSpacing/>
        <w:rPr>
          <w:rFonts w:eastAsia="Times New Roman" w:cstheme="minorHAnsi"/>
        </w:rPr>
      </w:pPr>
      <w:r w:rsidRPr="000D5DB5">
        <w:rPr>
          <w:rFonts w:eastAsia="Times New Roman" w:cstheme="minorHAnsi"/>
          <w:b/>
          <w:bCs/>
          <w:color w:val="000000"/>
        </w:rPr>
        <w:t>Resolve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5B33B7AE"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Transmutation </w:t>
      </w:r>
      <w:r w:rsidR="00CD07D6">
        <w:rPr>
          <w:rFonts w:eastAsia="Times New Roman" w:cstheme="minorHAnsi"/>
          <w:color w:val="000000"/>
        </w:rPr>
        <w:t>[stance]</w:t>
      </w:r>
    </w:p>
    <w:p w14:paraId="6A1A66EC"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1 reaction</w:t>
      </w:r>
    </w:p>
    <w:p w14:paraId="11EB6E56"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D63985">
        <w:rPr>
          <w:b/>
          <w:bCs/>
        </w:rPr>
        <w:t>:</w:t>
      </w:r>
      <w:r w:rsidRPr="000D5DB5">
        <w:rPr>
          <w:rFonts w:eastAsia="Times New Roman" w:cstheme="minorHAnsi"/>
          <w:b/>
          <w:bCs/>
          <w:color w:val="000000"/>
        </w:rPr>
        <w:t xml:space="preserve"> </w:t>
      </w:r>
      <w:r w:rsidRPr="000D5DB5">
        <w:rPr>
          <w:rFonts w:eastAsia="Times New Roman" w:cstheme="minorHAnsi"/>
          <w:color w:val="000000"/>
        </w:rPr>
        <w:t>S</w:t>
      </w:r>
    </w:p>
    <w:p w14:paraId="0FF4A3B9" w14:textId="77777777" w:rsidR="007A6DF7" w:rsidRPr="001F25FA" w:rsidRDefault="007A6DF7">
      <w:pPr>
        <w:contextualSpacing/>
        <w:rPr>
          <w:rFonts w:eastAsia="Times New Roman" w:cstheme="minorHAnsi"/>
          <w:color w:val="000000"/>
        </w:rPr>
      </w:pPr>
      <w:r>
        <w:rPr>
          <w:rFonts w:eastAsia="Times New Roman" w:cstheme="minorHAnsi"/>
          <w:b/>
          <w:bCs/>
          <w:color w:val="000000"/>
        </w:rPr>
        <w:t>Range</w:t>
      </w:r>
      <w:r w:rsidR="00D63985">
        <w:rPr>
          <w:b/>
          <w:bCs/>
        </w:rPr>
        <w:t>:</w:t>
      </w:r>
      <w:r>
        <w:rPr>
          <w:rFonts w:eastAsia="Times New Roman" w:cstheme="minorHAnsi"/>
          <w:b/>
          <w:bCs/>
          <w:color w:val="000000"/>
        </w:rPr>
        <w:t xml:space="preserve"> </w:t>
      </w:r>
      <w:r>
        <w:rPr>
          <w:rFonts w:eastAsia="Times New Roman" w:cstheme="minorHAnsi"/>
          <w:color w:val="000000"/>
        </w:rPr>
        <w:t>Personal (Self)</w:t>
      </w:r>
    </w:p>
    <w:p w14:paraId="3739B8D0"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Duration</w:t>
      </w:r>
      <w:r w:rsidR="00D63985">
        <w:rPr>
          <w:b/>
          <w:bCs/>
        </w:rPr>
        <w:t>:</w:t>
      </w:r>
      <w:r w:rsidRPr="000D5DB5">
        <w:rPr>
          <w:rFonts w:eastAsia="Times New Roman" w:cstheme="minorHAnsi"/>
          <w:b/>
          <w:bCs/>
          <w:color w:val="000000"/>
        </w:rPr>
        <w:t xml:space="preserve"> </w:t>
      </w:r>
      <w:r w:rsidR="00E42AF1">
        <w:rPr>
          <w:rFonts w:eastAsia="Times New Roman" w:cstheme="minorHAnsi"/>
          <w:color w:val="000000"/>
        </w:rPr>
        <w:t>1</w:t>
      </w:r>
      <w:r w:rsidRPr="000D5DB5">
        <w:rPr>
          <w:rFonts w:eastAsia="Times New Roman" w:cstheme="minorHAnsi"/>
          <w:color w:val="000000"/>
        </w:rPr>
        <w:t xml:space="preserve"> minute, or one use (whichever comes first)</w:t>
      </w:r>
    </w:p>
    <w:p w14:paraId="3C73DDC7" w14:textId="77777777" w:rsidR="00B1533A" w:rsidRPr="00134BC3" w:rsidRDefault="00B1533A">
      <w:pPr>
        <w:contextualSpacing/>
        <w:rPr>
          <w:rFonts w:eastAsia="Times New Roman" w:cstheme="minorHAnsi"/>
        </w:rPr>
      </w:pPr>
      <w:r w:rsidRPr="000D5DB5">
        <w:rPr>
          <w:rFonts w:eastAsia="Times New Roman" w:cstheme="minorHAnsi"/>
          <w:i/>
          <w:iCs/>
          <w:color w:val="000000"/>
        </w:rPr>
        <w:t xml:space="preserve">Reaction. </w:t>
      </w:r>
      <w:r w:rsidRPr="000D5DB5">
        <w:rPr>
          <w:rFonts w:eastAsia="Times New Roman" w:cstheme="minorHAnsi"/>
          <w:color w:val="000000"/>
        </w:rPr>
        <w:t xml:space="preserve">You are subjected to forced movement. </w:t>
      </w:r>
    </w:p>
    <w:p w14:paraId="440FE971" w14:textId="77777777" w:rsidR="00AB25EF" w:rsidRPr="00134BC3" w:rsidRDefault="00AB25EF">
      <w:pPr>
        <w:contextualSpacing/>
        <w:rPr>
          <w:rFonts w:eastAsia="Times New Roman" w:cstheme="minorHAnsi"/>
        </w:rPr>
      </w:pPr>
      <w:r w:rsidRPr="000D5DB5">
        <w:rPr>
          <w:rFonts w:eastAsia="Times New Roman" w:cstheme="minorHAnsi"/>
          <w:color w:val="000000"/>
        </w:rPr>
        <w:t>You</w:t>
      </w:r>
      <w:r w:rsidRPr="000D5DB5">
        <w:rPr>
          <w:rFonts w:eastAsia="Times New Roman" w:cstheme="minorHAnsi"/>
          <w:b/>
          <w:bCs/>
          <w:color w:val="000000"/>
        </w:rPr>
        <w:t xml:space="preserve"> </w:t>
      </w:r>
      <w:r w:rsidRPr="000D5DB5">
        <w:rPr>
          <w:rFonts w:eastAsia="Times New Roman" w:cstheme="minorHAnsi"/>
          <w:color w:val="000000"/>
        </w:rPr>
        <w:t>enter a stance that represents the swaying reeds in the face of a storm. When you are subject to physical forced movement (such as being pushed</w:t>
      </w:r>
      <w:r w:rsidR="00B1533A" w:rsidRPr="000D5DB5">
        <w:rPr>
          <w:rFonts w:eastAsia="Times New Roman" w:cstheme="minorHAnsi"/>
          <w:color w:val="000000"/>
        </w:rPr>
        <w:t>, knocked prone,</w:t>
      </w:r>
      <w:r w:rsidRPr="000D5DB5">
        <w:rPr>
          <w:rFonts w:eastAsia="Times New Roman" w:cstheme="minorHAnsi"/>
          <w:color w:val="000000"/>
        </w:rPr>
        <w:t xml:space="preserve"> or tripped), you can use this stance to gain advantage to any check (or an </w:t>
      </w:r>
      <w:r w:rsidR="002E3B9E">
        <w:rPr>
          <w:rFonts w:eastAsia="Times New Roman" w:cstheme="minorHAnsi"/>
          <w:color w:val="000000"/>
        </w:rPr>
        <w:t>contested</w:t>
      </w:r>
      <w:r w:rsidRPr="000D5DB5">
        <w:rPr>
          <w:rFonts w:eastAsia="Times New Roman" w:cstheme="minorHAnsi"/>
          <w:color w:val="000000"/>
        </w:rPr>
        <w:t xml:space="preserve"> Strength check if no check is available</w:t>
      </w:r>
      <w:r w:rsidR="00B1533A" w:rsidRPr="000D5DB5">
        <w:rPr>
          <w:rFonts w:eastAsia="Times New Roman" w:cstheme="minorHAnsi"/>
          <w:color w:val="000000"/>
        </w:rPr>
        <w:t xml:space="preserve">). If you successfully remain unmoved, you </w:t>
      </w:r>
      <w:r w:rsidRPr="000D5DB5">
        <w:rPr>
          <w:rFonts w:eastAsia="Times New Roman" w:cstheme="minorHAnsi"/>
          <w:color w:val="000000"/>
        </w:rPr>
        <w:t xml:space="preserve">gain an attack of opportunity against them or </w:t>
      </w:r>
      <w:r w:rsidR="00B1533A" w:rsidRPr="000D5DB5">
        <w:rPr>
          <w:rFonts w:eastAsia="Times New Roman" w:cstheme="minorHAnsi"/>
          <w:color w:val="000000"/>
        </w:rPr>
        <w:t xml:space="preserve">may </w:t>
      </w:r>
      <w:r w:rsidRPr="000D5DB5">
        <w:rPr>
          <w:rFonts w:eastAsia="Times New Roman" w:cstheme="minorHAnsi"/>
          <w:color w:val="000000"/>
        </w:rPr>
        <w:t xml:space="preserve">cast </w:t>
      </w:r>
      <w:r w:rsidR="00B1533A" w:rsidRPr="000D5DB5">
        <w:rPr>
          <w:rFonts w:eastAsia="Times New Roman" w:cstheme="minorHAnsi"/>
          <w:color w:val="000000"/>
        </w:rPr>
        <w:t xml:space="preserve">a </w:t>
      </w:r>
      <w:r w:rsidRPr="000D5DB5">
        <w:rPr>
          <w:rFonts w:eastAsia="Times New Roman" w:cstheme="minorHAnsi"/>
          <w:color w:val="000000"/>
        </w:rPr>
        <w:t>cantrip.</w:t>
      </w:r>
    </w:p>
    <w:p w14:paraId="317B7F33" w14:textId="77777777" w:rsidR="00AB25EF" w:rsidRPr="00134BC3" w:rsidRDefault="00AB25EF">
      <w:pPr>
        <w:contextualSpacing/>
        <w:rPr>
          <w:rFonts w:eastAsia="Times New Roman" w:cstheme="minorHAnsi"/>
        </w:rPr>
      </w:pPr>
    </w:p>
    <w:p w14:paraId="69CB97A0" w14:textId="77777777" w:rsidR="00A403E7" w:rsidRPr="00134BC3" w:rsidRDefault="00A403E7">
      <w:pPr>
        <w:contextualSpacing/>
        <w:rPr>
          <w:rFonts w:eastAsia="Times New Roman" w:cstheme="minorHAnsi"/>
          <w:b/>
          <w:bCs/>
        </w:rPr>
      </w:pPr>
      <w:r w:rsidRPr="00134BC3">
        <w:rPr>
          <w:rFonts w:eastAsia="Times New Roman" w:cstheme="minorHAnsi"/>
          <w:b/>
          <w:bCs/>
        </w:rPr>
        <w:t>Resurrection</w:t>
      </w:r>
      <w:r w:rsidRPr="000D5DB5">
        <w:rPr>
          <w:rFonts w:eastAsia="Times New Roman" w:cstheme="minorHAnsi"/>
          <w:b/>
          <w:bCs/>
        </w:rPr>
        <w:t xml:space="preserve"> [</w:t>
      </w:r>
      <w:r w:rsidR="00324C75" w:rsidRPr="000D5DB5">
        <w:rPr>
          <w:rFonts w:eastAsia="Times New Roman" w:cstheme="minorHAnsi"/>
          <w:b/>
          <w:bCs/>
          <w:color w:val="000000"/>
        </w:rPr>
        <w:t>level</w:t>
      </w:r>
      <w:r w:rsidR="00324C75" w:rsidRPr="000D5DB5">
        <w:rPr>
          <w:rFonts w:eastAsia="Times New Roman" w:cstheme="minorHAnsi"/>
          <w:b/>
          <w:bCs/>
        </w:rPr>
        <w:t xml:space="preserve"> </w:t>
      </w:r>
      <w:r w:rsidRPr="000D5DB5">
        <w:rPr>
          <w:rFonts w:eastAsia="Times New Roman" w:cstheme="minorHAnsi"/>
          <w:b/>
          <w:bCs/>
        </w:rPr>
        <w:t>7]</w:t>
      </w:r>
    </w:p>
    <w:p w14:paraId="4284B5A2" w14:textId="77777777" w:rsidR="00A403E7" w:rsidRPr="000D5DB5" w:rsidRDefault="00A403E7">
      <w:pPr>
        <w:contextualSpacing/>
        <w:rPr>
          <w:rFonts w:eastAsia="Times New Roman" w:cstheme="minorHAnsi"/>
        </w:rPr>
      </w:pPr>
      <w:r w:rsidRPr="000D5DB5">
        <w:rPr>
          <w:rFonts w:eastAsia="Times New Roman" w:cstheme="minorHAnsi"/>
        </w:rPr>
        <w:t>Necromancy</w:t>
      </w:r>
    </w:p>
    <w:p w14:paraId="7838DFE4" w14:textId="77777777" w:rsidR="003B6133" w:rsidRPr="000D5DB5" w:rsidRDefault="003B6133">
      <w:pPr>
        <w:contextualSpacing/>
        <w:rPr>
          <w:rFonts w:eastAsia="Times New Roman" w:cstheme="minorHAnsi"/>
        </w:rPr>
      </w:pPr>
      <w:r w:rsidRPr="000D5DB5">
        <w:rPr>
          <w:rFonts w:eastAsia="Times New Roman" w:cstheme="minorHAnsi"/>
          <w:b/>
          <w:bCs/>
        </w:rPr>
        <w:t>Casting Time</w:t>
      </w:r>
      <w:r w:rsidR="00D63985">
        <w:rPr>
          <w:b/>
          <w:bCs/>
        </w:rPr>
        <w:t>:</w:t>
      </w:r>
      <w:r w:rsidRPr="000D5DB5">
        <w:rPr>
          <w:rFonts w:eastAsia="Times New Roman" w:cstheme="minorHAnsi"/>
        </w:rPr>
        <w:t xml:space="preserve"> 1 hour</w:t>
      </w:r>
    </w:p>
    <w:p w14:paraId="38F21814" w14:textId="77777777" w:rsidR="0037145A" w:rsidRPr="00134BC3" w:rsidRDefault="0037145A">
      <w:pPr>
        <w:contextualSpacing/>
        <w:rPr>
          <w:rFonts w:eastAsia="Times New Roman" w:cstheme="minorHAnsi"/>
        </w:rPr>
      </w:pPr>
      <w:r w:rsidRPr="000D5DB5">
        <w:rPr>
          <w:rFonts w:eastAsia="Times New Roman" w:cstheme="minorHAnsi"/>
          <w:b/>
          <w:bCs/>
        </w:rPr>
        <w:t>Components</w:t>
      </w:r>
      <w:r w:rsidR="00D63985">
        <w:rPr>
          <w:b/>
          <w:bCs/>
        </w:rPr>
        <w:t>:</w:t>
      </w:r>
      <w:r w:rsidRPr="000D5DB5">
        <w:rPr>
          <w:rFonts w:eastAsia="Times New Roman" w:cstheme="minorHAnsi"/>
          <w:b/>
          <w:bCs/>
        </w:rPr>
        <w:t xml:space="preserve"> </w:t>
      </w:r>
      <w:r w:rsidRPr="000D5DB5">
        <w:rPr>
          <w:rFonts w:eastAsia="Times New Roman" w:cstheme="minorHAnsi"/>
        </w:rPr>
        <w:t>V, S, M (a diamond or alchemical reagents worth 1,000 gp, which the spell consumes)</w:t>
      </w:r>
    </w:p>
    <w:p w14:paraId="3A92809F" w14:textId="77777777" w:rsidR="00A403E7" w:rsidRPr="00134BC3" w:rsidRDefault="00A403E7">
      <w:pPr>
        <w:contextualSpacing/>
        <w:rPr>
          <w:rFonts w:eastAsia="Times New Roman" w:cstheme="minorHAnsi"/>
        </w:rPr>
      </w:pPr>
      <w:r w:rsidRPr="000D5DB5">
        <w:rPr>
          <w:rFonts w:eastAsia="Times New Roman" w:cstheme="minorHAnsi"/>
        </w:rPr>
        <w:lastRenderedPageBreak/>
        <w:t xml:space="preserve">This acts as the </w:t>
      </w:r>
      <w:r w:rsidR="00B47F6D" w:rsidRPr="00B47F6D">
        <w:rPr>
          <w:rFonts w:eastAsia="Times New Roman" w:cstheme="minorHAnsi"/>
          <w:i/>
          <w:iCs/>
        </w:rPr>
        <w:t>r</w:t>
      </w:r>
      <w:r w:rsidRPr="00B47F6D">
        <w:rPr>
          <w:rFonts w:eastAsia="Times New Roman" w:cstheme="minorHAnsi"/>
          <w:i/>
          <w:iCs/>
        </w:rPr>
        <w:t xml:space="preserve">aise </w:t>
      </w:r>
      <w:r w:rsidR="00B47F6D" w:rsidRPr="00B47F6D">
        <w:rPr>
          <w:rFonts w:eastAsia="Times New Roman" w:cstheme="minorHAnsi"/>
          <w:i/>
          <w:iCs/>
        </w:rPr>
        <w:t>d</w:t>
      </w:r>
      <w:r w:rsidRPr="00B47F6D">
        <w:rPr>
          <w:rFonts w:eastAsia="Times New Roman" w:cstheme="minorHAnsi"/>
          <w:i/>
          <w:iCs/>
        </w:rPr>
        <w:t>ead</w:t>
      </w:r>
      <w:r w:rsidRPr="000D5DB5">
        <w:rPr>
          <w:rFonts w:eastAsia="Times New Roman" w:cstheme="minorHAnsi"/>
        </w:rPr>
        <w:t xml:space="preserve"> spell, but you can raise a </w:t>
      </w:r>
      <w:r w:rsidRPr="00134BC3">
        <w:rPr>
          <w:rFonts w:eastAsia="Times New Roman" w:cstheme="minorHAnsi"/>
        </w:rPr>
        <w:t xml:space="preserve">dead creature that has been dead for no more than </w:t>
      </w:r>
      <w:r w:rsidRPr="000D5DB5">
        <w:rPr>
          <w:rFonts w:eastAsia="Times New Roman" w:cstheme="minorHAnsi"/>
        </w:rPr>
        <w:t>100 years</w:t>
      </w:r>
      <w:r w:rsidRPr="00134BC3">
        <w:rPr>
          <w:rFonts w:eastAsia="Times New Roman" w:cstheme="minorHAnsi"/>
        </w:rPr>
        <w:t>, that didn't die of</w:t>
      </w:r>
      <w:r w:rsidRPr="000D5DB5">
        <w:rPr>
          <w:rFonts w:eastAsia="Times New Roman" w:cstheme="minorHAnsi"/>
        </w:rPr>
        <w:t xml:space="preserve"> old age, and that isn't Undead</w:t>
      </w:r>
      <w:r w:rsidRPr="00134BC3">
        <w:rPr>
          <w:rFonts w:eastAsia="Times New Roman" w:cstheme="minorHAnsi"/>
        </w:rPr>
        <w:t xml:space="preserve">. </w:t>
      </w:r>
      <w:r w:rsidRPr="000D5DB5">
        <w:rPr>
          <w:rFonts w:eastAsia="Times New Roman" w:cstheme="minorHAnsi"/>
        </w:rPr>
        <w:t>The character returns to</w:t>
      </w:r>
      <w:r w:rsidRPr="00134BC3">
        <w:rPr>
          <w:rFonts w:eastAsia="Times New Roman" w:cstheme="minorHAnsi"/>
        </w:rPr>
        <w:t xml:space="preserve"> life with all its hit points. </w:t>
      </w:r>
    </w:p>
    <w:p w14:paraId="215D26EF" w14:textId="77777777" w:rsidR="00A403E7" w:rsidRPr="00134BC3" w:rsidRDefault="00A403E7">
      <w:pPr>
        <w:contextualSpacing/>
        <w:rPr>
          <w:rFonts w:eastAsia="Times New Roman" w:cstheme="minorHAnsi"/>
        </w:rPr>
      </w:pPr>
      <w:r w:rsidRPr="000D5DB5">
        <w:rPr>
          <w:rFonts w:eastAsia="Times New Roman" w:cstheme="minorHAnsi"/>
        </w:rPr>
        <w:t xml:space="preserve">Unlike </w:t>
      </w:r>
      <w:r w:rsidR="00B47F6D" w:rsidRPr="00B47F6D">
        <w:rPr>
          <w:rFonts w:eastAsia="Times New Roman" w:cstheme="minorHAnsi"/>
          <w:i/>
          <w:iCs/>
        </w:rPr>
        <w:t>r</w:t>
      </w:r>
      <w:r w:rsidRPr="00B47F6D">
        <w:rPr>
          <w:rFonts w:eastAsia="Times New Roman" w:cstheme="minorHAnsi"/>
          <w:i/>
          <w:iCs/>
        </w:rPr>
        <w:t xml:space="preserve">aise </w:t>
      </w:r>
      <w:r w:rsidR="00B47F6D" w:rsidRPr="00B47F6D">
        <w:rPr>
          <w:rFonts w:eastAsia="Times New Roman" w:cstheme="minorHAnsi"/>
          <w:i/>
          <w:iCs/>
        </w:rPr>
        <w:t>d</w:t>
      </w:r>
      <w:r w:rsidRPr="00B47F6D">
        <w:rPr>
          <w:rFonts w:eastAsia="Times New Roman" w:cstheme="minorHAnsi"/>
          <w:i/>
          <w:iCs/>
        </w:rPr>
        <w:t>ead</w:t>
      </w:r>
      <w:r w:rsidRPr="000D5DB5">
        <w:rPr>
          <w:rFonts w:eastAsia="Times New Roman" w:cstheme="minorHAnsi"/>
        </w:rPr>
        <w:t>, t</w:t>
      </w:r>
      <w:r w:rsidRPr="00134BC3">
        <w:rPr>
          <w:rFonts w:eastAsia="Times New Roman" w:cstheme="minorHAnsi"/>
        </w:rPr>
        <w:t>his spell restores any missing body parts</w:t>
      </w:r>
      <w:r w:rsidR="00B562D5" w:rsidRPr="000D5DB5">
        <w:rPr>
          <w:rFonts w:eastAsia="Times New Roman" w:cstheme="minorHAnsi"/>
        </w:rPr>
        <w:t>, including ones that are required for survival (heart, head)</w:t>
      </w:r>
      <w:r w:rsidRPr="00134BC3">
        <w:rPr>
          <w:rFonts w:eastAsia="Times New Roman" w:cstheme="minorHAnsi"/>
        </w:rPr>
        <w:t xml:space="preserve">. </w:t>
      </w:r>
    </w:p>
    <w:p w14:paraId="0DAB6A21" w14:textId="77777777" w:rsidR="00B47F6D" w:rsidRDefault="00A403E7" w:rsidP="00B47F6D">
      <w:pPr>
        <w:contextualSpacing/>
        <w:rPr>
          <w:rFonts w:eastAsia="Times New Roman" w:cstheme="minorHAnsi"/>
        </w:rPr>
      </w:pPr>
      <w:r w:rsidRPr="00134BC3">
        <w:rPr>
          <w:rFonts w:eastAsia="Times New Roman" w:cstheme="minorHAnsi"/>
        </w:rPr>
        <w:t xml:space="preserve">Coming back from the dead is an ordeal. The </w:t>
      </w:r>
      <w:r w:rsidRPr="000D5DB5">
        <w:rPr>
          <w:rFonts w:eastAsia="Times New Roman" w:cstheme="minorHAnsi"/>
        </w:rPr>
        <w:t xml:space="preserve">target suffers from resurrection sickness as per </w:t>
      </w:r>
      <w:r w:rsidR="00B47F6D" w:rsidRPr="00B47F6D">
        <w:rPr>
          <w:rFonts w:eastAsia="Times New Roman" w:cstheme="minorHAnsi"/>
          <w:i/>
          <w:iCs/>
        </w:rPr>
        <w:t>r</w:t>
      </w:r>
      <w:r w:rsidRPr="00B47F6D">
        <w:rPr>
          <w:rFonts w:eastAsia="Times New Roman" w:cstheme="minorHAnsi"/>
          <w:i/>
          <w:iCs/>
        </w:rPr>
        <w:t xml:space="preserve">aise </w:t>
      </w:r>
      <w:r w:rsidR="00B47F6D" w:rsidRPr="00B47F6D">
        <w:rPr>
          <w:rFonts w:eastAsia="Times New Roman" w:cstheme="minorHAnsi"/>
          <w:i/>
          <w:iCs/>
        </w:rPr>
        <w:t>d</w:t>
      </w:r>
      <w:r w:rsidRPr="00B47F6D">
        <w:rPr>
          <w:rFonts w:eastAsia="Times New Roman" w:cstheme="minorHAnsi"/>
          <w:i/>
          <w:iCs/>
        </w:rPr>
        <w:t>ead</w:t>
      </w:r>
      <w:r w:rsidRPr="000D5DB5">
        <w:rPr>
          <w:rFonts w:eastAsia="Times New Roman" w:cstheme="minorHAnsi"/>
        </w:rPr>
        <w:t xml:space="preserve">. </w:t>
      </w:r>
    </w:p>
    <w:p w14:paraId="04133C86" w14:textId="77777777" w:rsidR="00A403E7" w:rsidRPr="000D5DB5" w:rsidRDefault="00A403E7" w:rsidP="00B47F6D">
      <w:pPr>
        <w:contextualSpacing/>
        <w:rPr>
          <w:rFonts w:eastAsia="Times New Roman" w:cstheme="minorHAnsi"/>
        </w:rPr>
      </w:pPr>
      <w:r w:rsidRPr="00134BC3">
        <w:rPr>
          <w:rFonts w:eastAsia="Times New Roman" w:cstheme="minorHAnsi"/>
        </w:rPr>
        <w:t>Casting this spell to restore life to a creature that has been dead for one year or longer taxes you greatl</w:t>
      </w:r>
      <w:r w:rsidRPr="000D5DB5">
        <w:rPr>
          <w:rFonts w:eastAsia="Times New Roman" w:cstheme="minorHAnsi"/>
        </w:rPr>
        <w:t xml:space="preserve">y. Until you finish a </w:t>
      </w:r>
      <w:r w:rsidR="00B47F6D">
        <w:rPr>
          <w:rFonts w:eastAsia="Times New Roman" w:cstheme="minorHAnsi"/>
        </w:rPr>
        <w:t>l</w:t>
      </w:r>
      <w:r w:rsidRPr="000D5DB5">
        <w:rPr>
          <w:rFonts w:eastAsia="Times New Roman" w:cstheme="minorHAnsi"/>
        </w:rPr>
        <w:t xml:space="preserve">ong </w:t>
      </w:r>
      <w:r w:rsidR="00B47F6D">
        <w:rPr>
          <w:rFonts w:eastAsia="Times New Roman" w:cstheme="minorHAnsi"/>
        </w:rPr>
        <w:t>r</w:t>
      </w:r>
      <w:r w:rsidRPr="000D5DB5">
        <w:rPr>
          <w:rFonts w:eastAsia="Times New Roman" w:cstheme="minorHAnsi"/>
        </w:rPr>
        <w:t>est</w:t>
      </w:r>
      <w:r w:rsidRPr="00134BC3">
        <w:rPr>
          <w:rFonts w:eastAsia="Times New Roman" w:cstheme="minorHAnsi"/>
        </w:rPr>
        <w:t xml:space="preserve">, you can't cast </w:t>
      </w:r>
      <w:r w:rsidR="00B47F6D">
        <w:rPr>
          <w:rFonts w:eastAsia="Times New Roman" w:cstheme="minorHAnsi"/>
        </w:rPr>
        <w:t>s</w:t>
      </w:r>
      <w:r w:rsidRPr="00134BC3">
        <w:rPr>
          <w:rFonts w:eastAsia="Times New Roman" w:cstheme="minorHAnsi"/>
        </w:rPr>
        <w:t>pells again, and you have disadvantage on a</w:t>
      </w:r>
      <w:r w:rsidRPr="000D5DB5">
        <w:rPr>
          <w:rFonts w:eastAsia="Times New Roman" w:cstheme="minorHAnsi"/>
        </w:rPr>
        <w:t xml:space="preserve">ll </w:t>
      </w:r>
      <w:r w:rsidR="00B47F6D">
        <w:rPr>
          <w:rFonts w:eastAsia="Times New Roman" w:cstheme="minorHAnsi"/>
        </w:rPr>
        <w:t>a</w:t>
      </w:r>
      <w:r w:rsidRPr="000D5DB5">
        <w:rPr>
          <w:rFonts w:eastAsia="Times New Roman" w:cstheme="minorHAnsi"/>
        </w:rPr>
        <w:t xml:space="preserve">ttack rolls, </w:t>
      </w:r>
      <w:r w:rsidR="00B47F6D">
        <w:rPr>
          <w:rFonts w:eastAsia="Times New Roman" w:cstheme="minorHAnsi"/>
        </w:rPr>
        <w:t>a</w:t>
      </w:r>
      <w:r w:rsidRPr="000D5DB5">
        <w:rPr>
          <w:rFonts w:eastAsia="Times New Roman" w:cstheme="minorHAnsi"/>
        </w:rPr>
        <w:t xml:space="preserve">bility </w:t>
      </w:r>
      <w:r w:rsidR="00B47F6D">
        <w:rPr>
          <w:rFonts w:eastAsia="Times New Roman" w:cstheme="minorHAnsi"/>
        </w:rPr>
        <w:t>c</w:t>
      </w:r>
      <w:r w:rsidRPr="000D5DB5">
        <w:rPr>
          <w:rFonts w:eastAsia="Times New Roman" w:cstheme="minorHAnsi"/>
        </w:rPr>
        <w:t>hecks</w:t>
      </w:r>
      <w:r w:rsidRPr="00134BC3">
        <w:rPr>
          <w:rFonts w:eastAsia="Times New Roman" w:cstheme="minorHAnsi"/>
        </w:rPr>
        <w:t>, and saving throws.</w:t>
      </w:r>
    </w:p>
    <w:p w14:paraId="71058D8F" w14:textId="77777777" w:rsidR="001772FF" w:rsidRPr="000D5DB5" w:rsidRDefault="00A403E7">
      <w:pPr>
        <w:contextualSpacing/>
        <w:rPr>
          <w:rFonts w:eastAsia="Times New Roman" w:cstheme="minorHAnsi"/>
        </w:rPr>
      </w:pPr>
      <w:r w:rsidRPr="000D5DB5">
        <w:rPr>
          <w:rFonts w:eastAsia="Times New Roman" w:cstheme="minorHAnsi"/>
          <w:b/>
          <w:bCs/>
        </w:rPr>
        <w:t xml:space="preserve">Heightened. </w:t>
      </w:r>
      <w:r w:rsidRPr="000D5DB5">
        <w:rPr>
          <w:rFonts w:eastAsia="Times New Roman" w:cstheme="minorHAnsi"/>
        </w:rPr>
        <w:t xml:space="preserve">By heightening </w:t>
      </w:r>
      <w:r w:rsidR="00B47F6D" w:rsidRPr="00B47F6D">
        <w:rPr>
          <w:rFonts w:eastAsia="Times New Roman" w:cstheme="minorHAnsi"/>
          <w:i/>
          <w:iCs/>
        </w:rPr>
        <w:t>r</w:t>
      </w:r>
      <w:r w:rsidRPr="00B47F6D">
        <w:rPr>
          <w:rFonts w:eastAsia="Times New Roman" w:cstheme="minorHAnsi"/>
          <w:i/>
          <w:iCs/>
        </w:rPr>
        <w:t>esurrection</w:t>
      </w:r>
      <w:r w:rsidRPr="000D5DB5">
        <w:rPr>
          <w:rFonts w:eastAsia="Times New Roman" w:cstheme="minorHAnsi"/>
        </w:rPr>
        <w:t xml:space="preserve"> two levels (to level 9), it becomes </w:t>
      </w:r>
      <w:r w:rsidR="00B47F6D" w:rsidRPr="00B47F6D">
        <w:rPr>
          <w:rFonts w:eastAsia="Times New Roman" w:cstheme="minorHAnsi"/>
          <w:i/>
          <w:iCs/>
        </w:rPr>
        <w:t>t</w:t>
      </w:r>
      <w:r w:rsidRPr="00B47F6D">
        <w:rPr>
          <w:rFonts w:eastAsia="Times New Roman" w:cstheme="minorHAnsi"/>
          <w:i/>
          <w:iCs/>
        </w:rPr>
        <w:t xml:space="preserve">rue </w:t>
      </w:r>
      <w:r w:rsidR="00B47F6D" w:rsidRPr="00B47F6D">
        <w:rPr>
          <w:rFonts w:eastAsia="Times New Roman" w:cstheme="minorHAnsi"/>
          <w:i/>
          <w:iCs/>
        </w:rPr>
        <w:t>r</w:t>
      </w:r>
      <w:r w:rsidRPr="00B47F6D">
        <w:rPr>
          <w:rFonts w:eastAsia="Times New Roman" w:cstheme="minorHAnsi"/>
          <w:i/>
          <w:iCs/>
        </w:rPr>
        <w:t>esurrection</w:t>
      </w:r>
      <w:r w:rsidRPr="000D5DB5">
        <w:rPr>
          <w:rFonts w:eastAsia="Times New Roman" w:cstheme="minorHAnsi"/>
        </w:rPr>
        <w:t xml:space="preserve">. </w:t>
      </w:r>
      <w:r w:rsidR="001772FF" w:rsidRPr="000D5DB5">
        <w:rPr>
          <w:rFonts w:eastAsia="Times New Roman" w:cstheme="minorHAnsi"/>
        </w:rPr>
        <w:t>The material com</w:t>
      </w:r>
      <w:r w:rsidR="00101451" w:rsidRPr="000D5DB5">
        <w:rPr>
          <w:rFonts w:eastAsia="Times New Roman" w:cstheme="minorHAnsi"/>
        </w:rPr>
        <w:t>ponent increases to 25,000 gp</w:t>
      </w:r>
      <w:r w:rsidR="001772FF" w:rsidRPr="000D5DB5">
        <w:rPr>
          <w:rFonts w:eastAsia="Times New Roman" w:cstheme="minorHAnsi"/>
        </w:rPr>
        <w:t>, and the spell becomes stronger as per the following:</w:t>
      </w:r>
    </w:p>
    <w:p w14:paraId="7D149F95" w14:textId="77777777" w:rsidR="00A403E7" w:rsidRPr="000D5DB5" w:rsidRDefault="00A403E7" w:rsidP="003C4628">
      <w:pPr>
        <w:numPr>
          <w:ilvl w:val="0"/>
          <w:numId w:val="39"/>
        </w:numPr>
        <w:ind w:left="0" w:firstLine="0"/>
        <w:contextualSpacing/>
        <w:textAlignment w:val="baseline"/>
        <w:rPr>
          <w:rFonts w:eastAsia="Times New Roman" w:cstheme="minorHAnsi"/>
        </w:rPr>
      </w:pPr>
      <w:r w:rsidRPr="00134BC3">
        <w:rPr>
          <w:rFonts w:eastAsia="Times New Roman" w:cstheme="minorHAnsi"/>
        </w:rPr>
        <w:t>The target cannot have been dead for more than 300 years</w:t>
      </w:r>
      <w:r w:rsidR="00B562D5" w:rsidRPr="000D5DB5">
        <w:rPr>
          <w:rFonts w:eastAsia="Times New Roman" w:cstheme="minorHAnsi"/>
        </w:rPr>
        <w:t>.</w:t>
      </w:r>
    </w:p>
    <w:p w14:paraId="1B3B020E" w14:textId="77777777" w:rsidR="001772FF" w:rsidRPr="000D5DB5" w:rsidRDefault="001772FF" w:rsidP="003C4628">
      <w:pPr>
        <w:numPr>
          <w:ilvl w:val="0"/>
          <w:numId w:val="39"/>
        </w:numPr>
        <w:ind w:left="0" w:firstLine="0"/>
        <w:contextualSpacing/>
        <w:textAlignment w:val="baseline"/>
        <w:rPr>
          <w:rFonts w:eastAsia="Times New Roman" w:cstheme="minorHAnsi"/>
        </w:rPr>
      </w:pPr>
      <w:r w:rsidRPr="000D5DB5">
        <w:rPr>
          <w:rFonts w:eastAsia="Times New Roman" w:cstheme="minorHAnsi"/>
        </w:rPr>
        <w:t>The target does not suffer from resurrection sickness.</w:t>
      </w:r>
    </w:p>
    <w:p w14:paraId="41CA8E5B" w14:textId="77777777" w:rsidR="001772FF" w:rsidRPr="000D5DB5" w:rsidRDefault="001772FF" w:rsidP="003C4628">
      <w:pPr>
        <w:numPr>
          <w:ilvl w:val="0"/>
          <w:numId w:val="39"/>
        </w:numPr>
        <w:ind w:left="0" w:firstLine="0"/>
        <w:contextualSpacing/>
        <w:textAlignment w:val="baseline"/>
        <w:rPr>
          <w:rFonts w:eastAsia="Times New Roman" w:cstheme="minorHAnsi"/>
        </w:rPr>
      </w:pPr>
      <w:r w:rsidRPr="000D5DB5">
        <w:rPr>
          <w:rFonts w:eastAsia="Times New Roman" w:cstheme="minorHAnsi"/>
        </w:rPr>
        <w:t>You do not suffer a penalty for casting the spell, regardless of how long the creature has been dead.</w:t>
      </w:r>
    </w:p>
    <w:p w14:paraId="12C4068A" w14:textId="77777777" w:rsidR="00B562D5" w:rsidRPr="000D5DB5" w:rsidRDefault="001772FF" w:rsidP="003C4628">
      <w:pPr>
        <w:numPr>
          <w:ilvl w:val="0"/>
          <w:numId w:val="39"/>
        </w:numPr>
        <w:ind w:left="0" w:firstLine="0"/>
        <w:contextualSpacing/>
        <w:textAlignment w:val="baseline"/>
        <w:rPr>
          <w:rFonts w:eastAsia="Times New Roman" w:cstheme="minorHAnsi"/>
        </w:rPr>
      </w:pPr>
      <w:r w:rsidRPr="000D5DB5">
        <w:rPr>
          <w:rFonts w:eastAsia="Times New Roman" w:cstheme="minorHAnsi"/>
        </w:rPr>
        <w:t xml:space="preserve">The spell does not need a corpse, and can create a new body if the old is unavailable (although this requires knowing the target’s name). </w:t>
      </w:r>
    </w:p>
    <w:p w14:paraId="053B8892" w14:textId="77777777" w:rsidR="001772FF" w:rsidRPr="000D5DB5" w:rsidRDefault="001772FF" w:rsidP="003C4628">
      <w:pPr>
        <w:numPr>
          <w:ilvl w:val="0"/>
          <w:numId w:val="39"/>
        </w:numPr>
        <w:ind w:left="0" w:firstLine="0"/>
        <w:contextualSpacing/>
        <w:textAlignment w:val="baseline"/>
        <w:rPr>
          <w:rFonts w:eastAsia="Times New Roman" w:cstheme="minorHAnsi"/>
        </w:rPr>
      </w:pPr>
      <w:r w:rsidRPr="000D5DB5">
        <w:rPr>
          <w:rFonts w:eastAsia="Times New Roman" w:cstheme="minorHAnsi"/>
        </w:rPr>
        <w:t xml:space="preserve">If the target is </w:t>
      </w:r>
      <w:r w:rsidR="00B562D5" w:rsidRPr="000D5DB5">
        <w:rPr>
          <w:rFonts w:eastAsia="Times New Roman" w:cstheme="minorHAnsi"/>
        </w:rPr>
        <w:t xml:space="preserve">an intelligent </w:t>
      </w:r>
      <w:r w:rsidRPr="000D5DB5">
        <w:rPr>
          <w:rFonts w:eastAsia="Times New Roman" w:cstheme="minorHAnsi"/>
        </w:rPr>
        <w:t>undead and their soul is free and willing to be targeted (not imprisoned, compelled, or currently animated), the spell creates a new living body for them</w:t>
      </w:r>
      <w:r w:rsidR="00B562D5" w:rsidRPr="000D5DB5">
        <w:rPr>
          <w:rFonts w:eastAsia="Times New Roman" w:cstheme="minorHAnsi"/>
        </w:rPr>
        <w:t xml:space="preserve">, effectively returning their creature type to their original (humanoid if a </w:t>
      </w:r>
      <w:r w:rsidR="002A6322">
        <w:rPr>
          <w:rFonts w:eastAsia="Times New Roman" w:cstheme="minorHAnsi"/>
        </w:rPr>
        <w:t>F</w:t>
      </w:r>
      <w:r w:rsidR="00B562D5" w:rsidRPr="000D5DB5">
        <w:rPr>
          <w:rFonts w:eastAsia="Times New Roman" w:cstheme="minorHAnsi"/>
        </w:rPr>
        <w:t>orsaken)</w:t>
      </w:r>
      <w:r w:rsidRPr="000D5DB5">
        <w:rPr>
          <w:rFonts w:eastAsia="Times New Roman" w:cstheme="minorHAnsi"/>
        </w:rPr>
        <w:t>.</w:t>
      </w:r>
      <w:r w:rsidR="003F6517" w:rsidRPr="000D5DB5">
        <w:rPr>
          <w:rFonts w:eastAsia="Times New Roman" w:cstheme="minorHAnsi"/>
        </w:rPr>
        <w:t xml:space="preserve"> </w:t>
      </w:r>
    </w:p>
    <w:p w14:paraId="57F2F180" w14:textId="77777777" w:rsidR="001772FF" w:rsidRDefault="001772FF" w:rsidP="003C4628">
      <w:pPr>
        <w:numPr>
          <w:ilvl w:val="0"/>
          <w:numId w:val="39"/>
        </w:numPr>
        <w:ind w:left="0" w:firstLine="0"/>
        <w:contextualSpacing/>
        <w:textAlignment w:val="baseline"/>
        <w:rPr>
          <w:rFonts w:eastAsia="Times New Roman" w:cstheme="minorHAnsi"/>
        </w:rPr>
      </w:pPr>
      <w:r w:rsidRPr="000D5DB5">
        <w:rPr>
          <w:rFonts w:eastAsia="Times New Roman" w:cstheme="minorHAnsi"/>
        </w:rPr>
        <w:t>You have advantage to attempting to free an imprisoned soul if you are attempting a true resurrection.</w:t>
      </w:r>
    </w:p>
    <w:p w14:paraId="1E2798A3" w14:textId="77777777" w:rsidR="0087240C" w:rsidRDefault="0087240C" w:rsidP="0087240C">
      <w:pPr>
        <w:contextualSpacing/>
        <w:textAlignment w:val="baseline"/>
        <w:rPr>
          <w:rFonts w:eastAsia="Times New Roman" w:cstheme="minorHAnsi"/>
        </w:rPr>
      </w:pPr>
    </w:p>
    <w:p w14:paraId="70177696" w14:textId="77777777" w:rsidR="0087240C" w:rsidRPr="0091008E" w:rsidRDefault="0087240C" w:rsidP="0091008E">
      <w:pPr>
        <w:rPr>
          <w:b/>
          <w:bCs/>
          <w:rPrChange w:id="6057" w:author="Admin" w:date="2021-09-15T21:54:00Z">
            <w:rPr/>
          </w:rPrChange>
        </w:rPr>
      </w:pPr>
      <w:r w:rsidRPr="0091008E">
        <w:rPr>
          <w:b/>
          <w:bCs/>
          <w:highlight w:val="yellow"/>
          <w:rPrChange w:id="6058" w:author="Admin" w:date="2021-09-15T21:54:00Z">
            <w:rPr>
              <w:b/>
              <w:bCs/>
            </w:rPr>
          </w:rPrChange>
        </w:rPr>
        <w:t>Retribution Aura [level 2]</w:t>
      </w:r>
    </w:p>
    <w:p w14:paraId="4F2D3C5F" w14:textId="77777777" w:rsidR="0087240C" w:rsidRPr="00C81ED8" w:rsidRDefault="0087240C" w:rsidP="0087240C">
      <w:r w:rsidRPr="00C81ED8">
        <w:t>Abjuration [aura]</w:t>
      </w:r>
    </w:p>
    <w:p w14:paraId="1571E74D" w14:textId="77777777" w:rsidR="0087240C" w:rsidRPr="00C81ED8" w:rsidRDefault="0087240C" w:rsidP="0087240C">
      <w:r w:rsidRPr="00C81ED8">
        <w:rPr>
          <w:b/>
          <w:bCs/>
        </w:rPr>
        <w:t>Casting Time</w:t>
      </w:r>
      <w:r w:rsidR="00B47F6D">
        <w:rPr>
          <w:b/>
          <w:bCs/>
        </w:rPr>
        <w:t>:</w:t>
      </w:r>
      <w:r w:rsidRPr="00C81ED8">
        <w:t xml:space="preserve"> 1 bonus action</w:t>
      </w:r>
    </w:p>
    <w:p w14:paraId="4DC31FD5" w14:textId="77777777" w:rsidR="0087240C" w:rsidRPr="00C81ED8" w:rsidRDefault="0087240C" w:rsidP="0087240C">
      <w:r w:rsidRPr="00C81ED8">
        <w:rPr>
          <w:b/>
          <w:bCs/>
        </w:rPr>
        <w:t>Range</w:t>
      </w:r>
      <w:r w:rsidR="00B47F6D">
        <w:rPr>
          <w:b/>
          <w:bCs/>
        </w:rPr>
        <w:t>:</w:t>
      </w:r>
      <w:r w:rsidRPr="00C81ED8">
        <w:t xml:space="preserve"> Self (15-foot radius)</w:t>
      </w:r>
    </w:p>
    <w:p w14:paraId="51A90452" w14:textId="77777777" w:rsidR="0087240C" w:rsidRPr="00C81ED8" w:rsidRDefault="0087240C" w:rsidP="0087240C">
      <w:r w:rsidRPr="00C81ED8">
        <w:rPr>
          <w:b/>
          <w:bCs/>
        </w:rPr>
        <w:lastRenderedPageBreak/>
        <w:t>Components</w:t>
      </w:r>
      <w:r w:rsidR="00B47F6D">
        <w:rPr>
          <w:b/>
          <w:bCs/>
        </w:rPr>
        <w:t>:</w:t>
      </w:r>
      <w:r w:rsidRPr="00C81ED8">
        <w:t xml:space="preserve"> V</w:t>
      </w:r>
    </w:p>
    <w:p w14:paraId="5C17A4BD" w14:textId="77777777" w:rsidR="0087240C" w:rsidRPr="00C81ED8" w:rsidRDefault="0087240C" w:rsidP="0087240C">
      <w:r w:rsidRPr="00C81ED8">
        <w:rPr>
          <w:b/>
          <w:bCs/>
        </w:rPr>
        <w:t>Duration</w:t>
      </w:r>
      <w:r w:rsidR="00B47F6D">
        <w:rPr>
          <w:b/>
          <w:bCs/>
        </w:rPr>
        <w:t>:</w:t>
      </w:r>
      <w:r w:rsidRPr="00C81ED8">
        <w:t xml:space="preserve"> Concentration (partial), up to 1 hour</w:t>
      </w:r>
    </w:p>
    <w:p w14:paraId="1217D688" w14:textId="77777777" w:rsidR="00552C25" w:rsidRDefault="0087240C" w:rsidP="00552C25">
      <w:r w:rsidRPr="00C81ED8">
        <w:t xml:space="preserve">An aura of righteous anger radiates from you in an aura with a 15-foot radius. Until the spell ends, the aura moves with you, centered on you. </w:t>
      </w:r>
      <w:r w:rsidR="00552C25">
        <w:t xml:space="preserve">If a </w:t>
      </w:r>
      <w:r w:rsidRPr="00C81ED8">
        <w:t xml:space="preserve">hostile creature </w:t>
      </w:r>
      <w:r>
        <w:t xml:space="preserve">in the area </w:t>
      </w:r>
      <w:r w:rsidR="00552C25">
        <w:t xml:space="preserve">successfully attacks </w:t>
      </w:r>
      <w:r w:rsidRPr="00C81ED8">
        <w:t xml:space="preserve">you or one of your allies </w:t>
      </w:r>
      <w:r w:rsidR="00EA205D">
        <w:t xml:space="preserve">within the aura, you </w:t>
      </w:r>
      <w:r w:rsidR="00552C25">
        <w:t xml:space="preserve">may </w:t>
      </w:r>
      <w:r w:rsidR="00EA205D">
        <w:t xml:space="preserve">make a ranged spell attack against that creature, so long as they are in the aura. On a hit, the spell attack </w:t>
      </w:r>
      <w:r w:rsidRPr="00C81ED8">
        <w:t xml:space="preserve">deals 1d4 points of holy damage. </w:t>
      </w:r>
      <w:r w:rsidR="00552C25">
        <w:t xml:space="preserve">This attack effectively originates from the hurt ally (and hence may ignore cover). </w:t>
      </w:r>
      <w:r w:rsidR="00EA205D">
        <w:t xml:space="preserve">This </w:t>
      </w:r>
      <w:r w:rsidR="00552C25">
        <w:t xml:space="preserve">costs no action on your part, and you may choose which attacks to react to. </w:t>
      </w:r>
    </w:p>
    <w:p w14:paraId="378DDA27" w14:textId="77777777" w:rsidR="005B465A" w:rsidRDefault="00552C25" w:rsidP="00552C25">
      <w:r>
        <w:t>The aura can retaliate one time per spell level every round (2 at level 2)</w:t>
      </w:r>
      <w:r w:rsidR="00EA205D">
        <w:t xml:space="preserve">. </w:t>
      </w:r>
    </w:p>
    <w:p w14:paraId="57F6CD3A" w14:textId="77777777" w:rsidR="0087240C" w:rsidRPr="00C81ED8" w:rsidRDefault="0087240C" w:rsidP="0087240C">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21291A" w:rsidRPr="0021291A">
        <w:rPr>
          <w:i/>
          <w:iCs/>
        </w:rPr>
        <w:t>n</w:t>
      </w:r>
      <w:r w:rsidRPr="0021291A">
        <w:rPr>
          <w:i/>
          <w:iCs/>
        </w:rPr>
        <w:t xml:space="preserve">ecrotic </w:t>
      </w:r>
      <w:r w:rsidR="0021291A" w:rsidRPr="0021291A">
        <w:rPr>
          <w:i/>
          <w:iCs/>
        </w:rPr>
        <w:t>a</w:t>
      </w:r>
      <w:r w:rsidRPr="0021291A">
        <w:rPr>
          <w:i/>
          <w:iCs/>
        </w:rPr>
        <w:t>ura</w:t>
      </w:r>
      <w:r w:rsidRPr="00C81ED8">
        <w:t xml:space="preserve"> spell. </w:t>
      </w:r>
    </w:p>
    <w:p w14:paraId="322C19B7" w14:textId="77777777" w:rsidR="0087240C" w:rsidRPr="0087240C" w:rsidRDefault="0087240C" w:rsidP="0087240C">
      <w:r w:rsidRPr="00C81ED8">
        <w:rPr>
          <w:i/>
          <w:iCs/>
        </w:rPr>
        <w:t xml:space="preserve">Special. </w:t>
      </w:r>
      <w:r w:rsidRPr="00C81ED8">
        <w:t>If cast by a druid, the ward deals piercing damage instead</w:t>
      </w:r>
      <w:r w:rsidR="0021291A">
        <w:t>, and is called</w:t>
      </w:r>
      <w:r w:rsidR="00552C25">
        <w:t xml:space="preserve"> </w:t>
      </w:r>
      <w:r w:rsidR="00552C25" w:rsidRPr="0021291A">
        <w:rPr>
          <w:i/>
          <w:iCs/>
        </w:rPr>
        <w:t>thorns aura</w:t>
      </w:r>
      <w:r w:rsidRPr="00C81ED8">
        <w:t xml:space="preserve">. </w:t>
      </w:r>
    </w:p>
    <w:p w14:paraId="60E34DAE" w14:textId="77777777" w:rsidR="00A403E7" w:rsidRPr="00134BC3" w:rsidRDefault="00A403E7">
      <w:pPr>
        <w:contextualSpacing/>
        <w:rPr>
          <w:rFonts w:eastAsia="Times New Roman" w:cstheme="minorHAnsi"/>
        </w:rPr>
      </w:pPr>
    </w:p>
    <w:p w14:paraId="0B280200" w14:textId="77777777" w:rsidR="00AD3F18" w:rsidRPr="000D5DB5" w:rsidRDefault="00AD3F18">
      <w:pPr>
        <w:contextualSpacing/>
        <w:rPr>
          <w:rFonts w:eastAsia="Times New Roman" w:cstheme="minorHAnsi"/>
          <w:b/>
          <w:bCs/>
          <w:color w:val="000000"/>
        </w:rPr>
      </w:pPr>
      <w:r w:rsidRPr="000D5DB5">
        <w:rPr>
          <w:rFonts w:eastAsia="Times New Roman" w:cstheme="minorHAnsi"/>
          <w:b/>
          <w:bCs/>
          <w:color w:val="000000"/>
        </w:rPr>
        <w:t>Revivify [</w:t>
      </w:r>
      <w:r w:rsidR="00324C75" w:rsidRPr="000D5DB5">
        <w:rPr>
          <w:rFonts w:eastAsia="Times New Roman" w:cstheme="minorHAnsi"/>
          <w:b/>
          <w:bCs/>
          <w:color w:val="000000"/>
        </w:rPr>
        <w:t xml:space="preserve">level </w:t>
      </w:r>
      <w:r w:rsidRPr="000D5DB5">
        <w:rPr>
          <w:rFonts w:eastAsia="Times New Roman" w:cstheme="minorHAnsi"/>
          <w:b/>
          <w:bCs/>
          <w:color w:val="000000"/>
        </w:rPr>
        <w:t>3]</w:t>
      </w:r>
    </w:p>
    <w:p w14:paraId="18E18229" w14:textId="77777777" w:rsidR="001772FF" w:rsidRPr="00134BC3" w:rsidRDefault="001772FF">
      <w:pPr>
        <w:contextualSpacing/>
        <w:rPr>
          <w:rFonts w:eastAsia="Times New Roman" w:cstheme="minorHAnsi"/>
        </w:rPr>
      </w:pPr>
      <w:r w:rsidRPr="000D5DB5">
        <w:rPr>
          <w:rFonts w:eastAsia="Times New Roman" w:cstheme="minorHAnsi"/>
          <w:color w:val="000000"/>
        </w:rPr>
        <w:t>Necromancy</w:t>
      </w:r>
    </w:p>
    <w:p w14:paraId="1E4B0F4D" w14:textId="77777777" w:rsidR="003B6133" w:rsidRPr="00134BC3" w:rsidRDefault="003B6133">
      <w:pPr>
        <w:contextualSpacing/>
        <w:rPr>
          <w:rFonts w:eastAsia="Times New Roman" w:cstheme="minorHAnsi"/>
        </w:rPr>
      </w:pPr>
      <w:r w:rsidRPr="00134BC3">
        <w:rPr>
          <w:rFonts w:eastAsia="Times New Roman" w:cstheme="minorHAnsi"/>
          <w:b/>
          <w:bCs/>
        </w:rPr>
        <w:t>Casting Time</w:t>
      </w:r>
      <w:r w:rsidR="00B47F6D">
        <w:rPr>
          <w:b/>
          <w:bCs/>
        </w:rPr>
        <w:t>:</w:t>
      </w:r>
      <w:r w:rsidRPr="00134BC3">
        <w:rPr>
          <w:rFonts w:eastAsia="Times New Roman" w:cstheme="minorHAnsi"/>
        </w:rPr>
        <w:t xml:space="preserve"> 1 action</w:t>
      </w:r>
    </w:p>
    <w:p w14:paraId="4096BD7C" w14:textId="77777777" w:rsidR="007A6DF7" w:rsidRPr="00134BC3" w:rsidRDefault="007A6DF7">
      <w:pPr>
        <w:contextualSpacing/>
        <w:rPr>
          <w:rFonts w:eastAsia="Times New Roman" w:cstheme="minorHAnsi"/>
        </w:rPr>
      </w:pPr>
      <w:r w:rsidRPr="00134BC3">
        <w:rPr>
          <w:rFonts w:eastAsia="Times New Roman" w:cstheme="minorHAnsi"/>
          <w:b/>
          <w:bCs/>
        </w:rPr>
        <w:t>Range</w:t>
      </w:r>
      <w:r w:rsidR="00B47F6D">
        <w:rPr>
          <w:b/>
          <w:bCs/>
        </w:rPr>
        <w:t>:</w:t>
      </w:r>
      <w:r w:rsidRPr="00134BC3">
        <w:rPr>
          <w:rFonts w:eastAsia="Times New Roman" w:cstheme="minorHAnsi"/>
        </w:rPr>
        <w:t xml:space="preserve"> Touch</w:t>
      </w:r>
    </w:p>
    <w:p w14:paraId="71F026F2" w14:textId="77777777" w:rsidR="007A0074" w:rsidRDefault="0037145A">
      <w:pPr>
        <w:contextualSpacing/>
        <w:rPr>
          <w:rFonts w:eastAsia="Times New Roman" w:cstheme="minorHAnsi"/>
        </w:rPr>
      </w:pPr>
      <w:r w:rsidRPr="00134BC3">
        <w:rPr>
          <w:rFonts w:eastAsia="Times New Roman" w:cstheme="minorHAnsi"/>
          <w:b/>
          <w:bCs/>
        </w:rPr>
        <w:t>Components</w:t>
      </w:r>
      <w:r w:rsidR="00B47F6D">
        <w:rPr>
          <w:b/>
          <w:bCs/>
        </w:rPr>
        <w:t>:</w:t>
      </w:r>
      <w:r w:rsidRPr="00134BC3">
        <w:rPr>
          <w:rFonts w:eastAsia="Times New Roman" w:cstheme="minorHAnsi"/>
        </w:rPr>
        <w:t xml:space="preserve"> V, S, M (diamonds or alchemical reagents worth 300 gp, which the spell consumes)</w:t>
      </w:r>
    </w:p>
    <w:p w14:paraId="2512F725" w14:textId="77777777" w:rsidR="00AD3F18" w:rsidRPr="00134BC3" w:rsidRDefault="00AD3F18">
      <w:pPr>
        <w:contextualSpacing/>
        <w:rPr>
          <w:rFonts w:eastAsia="Times New Roman" w:cstheme="minorHAnsi"/>
        </w:rPr>
      </w:pPr>
      <w:r w:rsidRPr="00134BC3">
        <w:rPr>
          <w:rFonts w:eastAsia="Times New Roman" w:cstheme="minorHAnsi"/>
          <w:b/>
          <w:bCs/>
        </w:rPr>
        <w:t>Duration</w:t>
      </w:r>
      <w:r w:rsidR="00B47F6D">
        <w:rPr>
          <w:b/>
          <w:bCs/>
        </w:rPr>
        <w:t>:</w:t>
      </w:r>
      <w:r w:rsidRPr="00134BC3">
        <w:rPr>
          <w:rFonts w:eastAsia="Times New Roman" w:cstheme="minorHAnsi"/>
        </w:rPr>
        <w:t xml:space="preserve"> Instantaneous</w:t>
      </w:r>
    </w:p>
    <w:p w14:paraId="63A00933" w14:textId="77777777" w:rsidR="00AD3F18" w:rsidRPr="000D5DB5" w:rsidRDefault="00AD3F18">
      <w:pPr>
        <w:contextualSpacing/>
        <w:rPr>
          <w:rFonts w:eastAsia="Times New Roman" w:cstheme="minorHAnsi"/>
        </w:rPr>
      </w:pPr>
      <w:r w:rsidRPr="00134BC3">
        <w:rPr>
          <w:rFonts w:eastAsia="Times New Roman" w:cstheme="minorHAnsi"/>
        </w:rPr>
        <w:t>You touch a creature that has died within the last minute. That creature returns to life with 1 hit point. This spell can't return to life a creature that has died of old age, nor can it restore any missing body parts.</w:t>
      </w:r>
      <w:r w:rsidR="001772FF" w:rsidRPr="000D5DB5">
        <w:rPr>
          <w:rFonts w:eastAsia="Times New Roman" w:cstheme="minorHAnsi"/>
        </w:rPr>
        <w:t xml:space="preserve"> </w:t>
      </w:r>
      <w:r w:rsidR="00484B13">
        <w:rPr>
          <w:rFonts w:eastAsia="Times New Roman" w:cstheme="minorHAnsi"/>
        </w:rPr>
        <w:t xml:space="preserve">If you target undead, they return as normal undead (and are not returned to life). </w:t>
      </w:r>
    </w:p>
    <w:p w14:paraId="0D8DE3AA" w14:textId="77777777" w:rsidR="00B644D9" w:rsidRPr="000D5DB5" w:rsidRDefault="00B644D9" w:rsidP="00B644D9">
      <w:pPr>
        <w:contextualSpacing/>
        <w:rPr>
          <w:rFonts w:eastAsia="Times New Roman" w:cstheme="minorHAnsi"/>
        </w:rPr>
      </w:pPr>
      <w:r w:rsidRPr="000D5DB5">
        <w:rPr>
          <w:rFonts w:eastAsia="Times New Roman" w:cstheme="minorHAnsi"/>
          <w:i/>
          <w:iCs/>
        </w:rPr>
        <w:t xml:space="preserve">Special. </w:t>
      </w:r>
      <w:r w:rsidRPr="000D5DB5">
        <w:rPr>
          <w:rFonts w:eastAsia="Times New Roman" w:cstheme="minorHAnsi"/>
        </w:rPr>
        <w:t>This spell can target any creature type except Constructs</w:t>
      </w:r>
      <w:r>
        <w:rPr>
          <w:rFonts w:eastAsia="Times New Roman" w:cstheme="minorHAnsi"/>
        </w:rPr>
        <w:t>, Celestials, or Fiends</w:t>
      </w:r>
      <w:r w:rsidRPr="000D5DB5">
        <w:rPr>
          <w:rFonts w:eastAsia="Times New Roman" w:cstheme="minorHAnsi"/>
        </w:rPr>
        <w:t xml:space="preserve">. </w:t>
      </w:r>
    </w:p>
    <w:p w14:paraId="1763A715" w14:textId="77777777" w:rsidR="0067539E" w:rsidRPr="000D5DB5" w:rsidRDefault="0067539E">
      <w:pPr>
        <w:contextualSpacing/>
        <w:rPr>
          <w:rFonts w:eastAsia="Times New Roman" w:cstheme="minorHAnsi"/>
        </w:rPr>
      </w:pPr>
    </w:p>
    <w:p w14:paraId="650D9E8D" w14:textId="77777777" w:rsidR="00AB25EF" w:rsidRPr="00134BC3" w:rsidRDefault="00AB25EF">
      <w:pPr>
        <w:contextualSpacing/>
        <w:rPr>
          <w:rFonts w:eastAsia="Times New Roman" w:cstheme="minorHAnsi"/>
        </w:rPr>
      </w:pPr>
      <w:r w:rsidRPr="000D5DB5">
        <w:rPr>
          <w:rFonts w:eastAsia="Times New Roman" w:cstheme="minorHAnsi"/>
          <w:b/>
          <w:bCs/>
          <w:color w:val="000000"/>
        </w:rPr>
        <w:t>Riptide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568883D4"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r w:rsidR="00377220" w:rsidRPr="000D5DB5">
        <w:rPr>
          <w:rFonts w:eastAsia="Times New Roman" w:cstheme="minorHAnsi"/>
          <w:color w:val="000000"/>
        </w:rPr>
        <w:t xml:space="preserve"> </w:t>
      </w:r>
      <w:r w:rsidR="00CD07D6">
        <w:rPr>
          <w:rFonts w:eastAsia="Times New Roman" w:cstheme="minorHAnsi"/>
          <w:color w:val="000000"/>
        </w:rPr>
        <w:t>[healing]</w:t>
      </w:r>
    </w:p>
    <w:p w14:paraId="4E36387A"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B47F6D">
        <w:rPr>
          <w:b/>
          <w:bCs/>
        </w:rPr>
        <w:t>:</w:t>
      </w:r>
      <w:r w:rsidRPr="000D5DB5">
        <w:rPr>
          <w:rFonts w:eastAsia="Times New Roman" w:cstheme="minorHAnsi"/>
          <w:color w:val="000000"/>
        </w:rPr>
        <w:t xml:space="preserve"> 1 action</w:t>
      </w:r>
    </w:p>
    <w:p w14:paraId="11217FB5" w14:textId="77777777" w:rsidR="007A6DF7" w:rsidRDefault="007A6DF7">
      <w:pPr>
        <w:contextualSpacing/>
        <w:rPr>
          <w:rFonts w:eastAsia="Times New Roman" w:cstheme="minorHAnsi"/>
          <w:color w:val="000000"/>
        </w:rPr>
      </w:pPr>
      <w:r w:rsidRPr="000D5DB5">
        <w:rPr>
          <w:rFonts w:eastAsia="Times New Roman" w:cstheme="minorHAnsi"/>
          <w:b/>
          <w:bCs/>
          <w:color w:val="000000"/>
        </w:rPr>
        <w:t>Range</w:t>
      </w:r>
      <w:r w:rsidR="00B47F6D">
        <w:rPr>
          <w:b/>
          <w:bCs/>
        </w:rPr>
        <w:t>:</w:t>
      </w:r>
      <w:r w:rsidRPr="000D5DB5">
        <w:rPr>
          <w:rFonts w:eastAsia="Times New Roman" w:cstheme="minorHAnsi"/>
          <w:color w:val="000000"/>
        </w:rPr>
        <w:t xml:space="preserve"> 60 feet</w:t>
      </w:r>
    </w:p>
    <w:p w14:paraId="4D2CFEFF" w14:textId="77777777" w:rsidR="007A0074" w:rsidRDefault="0037145A">
      <w:pPr>
        <w:contextualSpacing/>
        <w:rPr>
          <w:rFonts w:eastAsia="Times New Roman" w:cstheme="minorHAnsi"/>
          <w:color w:val="000000"/>
        </w:rPr>
      </w:pPr>
      <w:r w:rsidRPr="000D5DB5">
        <w:rPr>
          <w:rFonts w:eastAsia="Times New Roman" w:cstheme="minorHAnsi"/>
          <w:b/>
          <w:bCs/>
          <w:color w:val="000000"/>
        </w:rPr>
        <w:t>Components</w:t>
      </w:r>
      <w:r w:rsidR="00B47F6D">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523F57F9" w14:textId="77777777" w:rsidR="00AB25EF" w:rsidRPr="000D5DB5" w:rsidRDefault="00AB25EF" w:rsidP="00272CA8">
      <w:pPr>
        <w:contextualSpacing/>
        <w:rPr>
          <w:rFonts w:eastAsia="Times New Roman" w:cstheme="minorHAnsi"/>
          <w:color w:val="000000"/>
        </w:rPr>
      </w:pPr>
      <w:r w:rsidRPr="000D5DB5">
        <w:rPr>
          <w:rFonts w:eastAsia="Times New Roman" w:cstheme="minorHAnsi"/>
          <w:b/>
          <w:bCs/>
          <w:color w:val="000000"/>
        </w:rPr>
        <w:lastRenderedPageBreak/>
        <w:t>Duration</w:t>
      </w:r>
      <w:r w:rsidR="00B47F6D">
        <w:rPr>
          <w:b/>
          <w:bCs/>
        </w:rPr>
        <w:t>:</w:t>
      </w:r>
      <w:r w:rsidRPr="000D5DB5">
        <w:rPr>
          <w:rFonts w:eastAsia="Times New Roman" w:cstheme="minorHAnsi"/>
          <w:color w:val="000000"/>
        </w:rPr>
        <w:t xml:space="preserve"> </w:t>
      </w:r>
      <w:del w:id="6059" w:author="Admin" w:date="2021-05-07T13:20:00Z">
        <w:r w:rsidR="00392EC5" w:rsidRPr="000D5DB5" w:rsidDel="00706CFB">
          <w:rPr>
            <w:rFonts w:eastAsia="Times New Roman" w:cstheme="minorHAnsi"/>
            <w:color w:val="000000"/>
          </w:rPr>
          <w:delText>U</w:delText>
        </w:r>
        <w:r w:rsidR="00F2066F" w:rsidRPr="000D5DB5" w:rsidDel="00706CFB">
          <w:rPr>
            <w:rFonts w:eastAsia="Times New Roman" w:cstheme="minorHAnsi"/>
            <w:color w:val="000000"/>
          </w:rPr>
          <w:delText xml:space="preserve">p to </w:delText>
        </w:r>
        <w:r w:rsidR="002B1478" w:rsidRPr="000D5DB5" w:rsidDel="00706CFB">
          <w:rPr>
            <w:rFonts w:eastAsia="Times New Roman" w:cstheme="minorHAnsi"/>
            <w:color w:val="000000"/>
          </w:rPr>
          <w:delText>1</w:delText>
        </w:r>
        <w:r w:rsidR="00F2066F" w:rsidRPr="000D5DB5" w:rsidDel="00706CFB">
          <w:rPr>
            <w:rFonts w:eastAsia="Times New Roman" w:cstheme="minorHAnsi"/>
            <w:color w:val="000000"/>
          </w:rPr>
          <w:delText xml:space="preserve"> minute</w:delText>
        </w:r>
      </w:del>
      <w:ins w:id="6060" w:author="Admin" w:date="2021-05-07T13:20:00Z">
        <w:r w:rsidR="00706CFB">
          <w:rPr>
            <w:rFonts w:eastAsia="Times New Roman" w:cstheme="minorHAnsi"/>
            <w:color w:val="000000"/>
          </w:rPr>
          <w:t>Instantaneous, plus 3 rounds</w:t>
        </w:r>
      </w:ins>
    </w:p>
    <w:p w14:paraId="631ED567" w14:textId="0F382A49" w:rsidR="0008540D" w:rsidRDefault="00392EC5" w:rsidP="000335B1">
      <w:pPr>
        <w:contextualSpacing/>
        <w:rPr>
          <w:rFonts w:eastAsia="Times New Roman" w:cstheme="minorHAnsi"/>
          <w:color w:val="000000"/>
        </w:rPr>
      </w:pPr>
      <w:r w:rsidRPr="00134BC3">
        <w:rPr>
          <w:rFonts w:eastAsia="Times New Roman" w:cstheme="minorHAnsi"/>
        </w:rPr>
        <w:t>You may target a living creature</w:t>
      </w:r>
      <w:r w:rsidR="003B6133">
        <w:rPr>
          <w:rFonts w:eastAsia="Times New Roman" w:cstheme="minorHAnsi"/>
        </w:rPr>
        <w:t xml:space="preserve"> within range</w:t>
      </w:r>
      <w:r w:rsidRPr="00134BC3">
        <w:rPr>
          <w:rFonts w:eastAsia="Times New Roman" w:cstheme="minorHAnsi"/>
        </w:rPr>
        <w:t xml:space="preserve"> with a curative blast of waters. The target regains 1d</w:t>
      </w:r>
      <w:r w:rsidRPr="000D5DB5">
        <w:rPr>
          <w:rFonts w:eastAsia="Times New Roman" w:cstheme="minorHAnsi"/>
        </w:rPr>
        <w:t xml:space="preserve">4 </w:t>
      </w:r>
      <w:r w:rsidRPr="00134BC3">
        <w:rPr>
          <w:rFonts w:eastAsia="Times New Roman" w:cstheme="minorHAnsi"/>
        </w:rPr>
        <w:t xml:space="preserve">hit points. If you target an undead or a fiend with this ability, they take holy damage equal to the hit points they would normally gain. If you target an unwilling creature, you </w:t>
      </w:r>
      <w:del w:id="6061" w:author="Admin" w:date="2021-05-07T13:20:00Z">
        <w:r w:rsidRPr="00134BC3" w:rsidDel="00706CFB">
          <w:rPr>
            <w:rFonts w:eastAsia="Times New Roman" w:cstheme="minorHAnsi"/>
          </w:rPr>
          <w:delText xml:space="preserve">require </w:delText>
        </w:r>
      </w:del>
      <w:ins w:id="6062" w:author="Admin" w:date="2021-05-07T13:20:00Z">
        <w:r w:rsidR="00706CFB">
          <w:rPr>
            <w:rFonts w:eastAsia="Times New Roman" w:cstheme="minorHAnsi"/>
          </w:rPr>
          <w:t xml:space="preserve">must succeed on </w:t>
        </w:r>
      </w:ins>
      <w:r w:rsidRPr="00134BC3">
        <w:rPr>
          <w:rFonts w:eastAsia="Times New Roman" w:cstheme="minorHAnsi"/>
        </w:rPr>
        <w:t>a ranged spell attack.</w:t>
      </w:r>
      <w:r w:rsidR="00B644D9">
        <w:rPr>
          <w:rFonts w:eastAsia="Times New Roman" w:cstheme="minorHAnsi"/>
        </w:rPr>
        <w:t xml:space="preserve"> </w:t>
      </w:r>
      <w:ins w:id="6063" w:author="Admin" w:date="2021-05-07T13:21:00Z">
        <w:r w:rsidR="00706CFB" w:rsidRPr="00706CFB">
          <w:rPr>
            <w:rFonts w:eastAsia="Times New Roman" w:cstheme="minorHAnsi"/>
            <w:color w:val="000000"/>
          </w:rPr>
          <w:t xml:space="preserve">The sigil pulses at the start of your turn every round, repeating the </w:t>
        </w:r>
      </w:ins>
      <w:ins w:id="6064" w:author="Admin" w:date="2022-04-18T23:41:00Z">
        <w:r w:rsidR="000335B1">
          <w:rPr>
            <w:rFonts w:eastAsia="Times New Roman" w:cstheme="minorHAnsi"/>
            <w:color w:val="000000"/>
          </w:rPr>
          <w:t xml:space="preserve">primary </w:t>
        </w:r>
      </w:ins>
      <w:ins w:id="6065" w:author="Admin" w:date="2021-05-07T13:21:00Z">
        <w:r w:rsidR="00706CFB" w:rsidRPr="00706CFB">
          <w:rPr>
            <w:rFonts w:eastAsia="Times New Roman" w:cstheme="minorHAnsi"/>
            <w:color w:val="000000"/>
          </w:rPr>
          <w:t>effect.</w:t>
        </w:r>
      </w:ins>
      <w:del w:id="6066" w:author="Admin" w:date="2021-05-07T13:21:00Z">
        <w:r w:rsidR="0008540D" w:rsidRPr="000D5DB5" w:rsidDel="00706CFB">
          <w:rPr>
            <w:rFonts w:eastAsia="Times New Roman" w:cstheme="minorHAnsi"/>
            <w:color w:val="000000"/>
          </w:rPr>
          <w:delText xml:space="preserve">At the beginning of every round, the </w:delText>
        </w:r>
        <w:r w:rsidR="0008540D" w:rsidDel="00706CFB">
          <w:rPr>
            <w:rFonts w:eastAsia="Times New Roman" w:cstheme="minorHAnsi"/>
            <w:color w:val="000000"/>
          </w:rPr>
          <w:delText xml:space="preserve">caster </w:delText>
        </w:r>
        <w:r w:rsidR="0008540D" w:rsidRPr="000D5DB5" w:rsidDel="00706CFB">
          <w:rPr>
            <w:rFonts w:eastAsia="Times New Roman" w:cstheme="minorHAnsi"/>
            <w:color w:val="000000"/>
          </w:rPr>
          <w:delText xml:space="preserve">must succeed on a </w:delText>
        </w:r>
        <w:r w:rsidR="00B644D9" w:rsidDel="00706CFB">
          <w:rPr>
            <w:rFonts w:eastAsia="Times New Roman" w:cstheme="minorHAnsi"/>
            <w:color w:val="000000"/>
          </w:rPr>
          <w:delText xml:space="preserve">sigil </w:delText>
        </w:r>
        <w:r w:rsidR="0008540D" w:rsidDel="00706CFB">
          <w:rPr>
            <w:rFonts w:eastAsia="Times New Roman" w:cstheme="minorHAnsi"/>
            <w:color w:val="000000"/>
          </w:rPr>
          <w:delText xml:space="preserve">roll to affect the target </w:delText>
        </w:r>
        <w:r w:rsidR="0008540D" w:rsidRPr="000D5DB5" w:rsidDel="00706CFB">
          <w:rPr>
            <w:rFonts w:eastAsia="Times New Roman" w:cstheme="minorHAnsi"/>
            <w:color w:val="000000"/>
          </w:rPr>
          <w:delText xml:space="preserve">again. </w:delText>
        </w:r>
      </w:del>
    </w:p>
    <w:p w14:paraId="30EDCA7A" w14:textId="77777777" w:rsidR="00392EC5" w:rsidRPr="00134BC3" w:rsidRDefault="0008540D" w:rsidP="00843CC2">
      <w:pPr>
        <w:contextualSpacing/>
        <w:rPr>
          <w:rFonts w:eastAsia="Times New Roman" w:cstheme="minorHAnsi"/>
        </w:rPr>
      </w:pPr>
      <w:r>
        <w:rPr>
          <w:rFonts w:eastAsia="Times New Roman" w:cstheme="minorHAnsi"/>
        </w:rPr>
        <w:t>Also, s</w:t>
      </w:r>
      <w:r w:rsidR="00392EC5" w:rsidRPr="00134BC3">
        <w:rPr>
          <w:rFonts w:eastAsia="Times New Roman" w:cstheme="minorHAnsi"/>
        </w:rPr>
        <w:t xml:space="preserve">o long as the spell is active, </w:t>
      </w:r>
      <w:r w:rsidR="005B465A">
        <w:rPr>
          <w:rFonts w:eastAsia="Times New Roman" w:cstheme="minorHAnsi"/>
        </w:rPr>
        <w:t>a single</w:t>
      </w:r>
      <w:r w:rsidR="00B644D9">
        <w:rPr>
          <w:rFonts w:eastAsia="Times New Roman" w:cstheme="minorHAnsi"/>
        </w:rPr>
        <w:t xml:space="preserve"> </w:t>
      </w:r>
      <w:r w:rsidR="00392EC5" w:rsidRPr="00134BC3">
        <w:rPr>
          <w:rFonts w:eastAsia="Times New Roman" w:cstheme="minorHAnsi"/>
        </w:rPr>
        <w:t xml:space="preserve">spell that affects the target </w:t>
      </w:r>
      <w:r w:rsidR="005B465A">
        <w:rPr>
          <w:rFonts w:eastAsia="Times New Roman" w:cstheme="minorHAnsi"/>
        </w:rPr>
        <w:t xml:space="preserve">while under the sigil’s effects is subject to a </w:t>
      </w:r>
      <w:r w:rsidR="00392EC5" w:rsidRPr="00F00B80">
        <w:rPr>
          <w:rFonts w:eastAsia="Times New Roman" w:cstheme="minorHAnsi"/>
        </w:rPr>
        <w:t>dispe</w:t>
      </w:r>
      <w:r w:rsidR="00392EC5" w:rsidRPr="005B465A">
        <w:rPr>
          <w:rFonts w:eastAsia="Times New Roman" w:cstheme="minorHAnsi"/>
        </w:rPr>
        <w:t xml:space="preserve">l </w:t>
      </w:r>
      <w:r w:rsidR="005B465A">
        <w:rPr>
          <w:rFonts w:eastAsia="Times New Roman" w:cstheme="minorHAnsi"/>
        </w:rPr>
        <w:t xml:space="preserve">effect </w:t>
      </w:r>
      <w:r w:rsidR="00392EC5" w:rsidRPr="005B465A">
        <w:rPr>
          <w:rFonts w:eastAsia="Times New Roman" w:cstheme="minorHAnsi"/>
        </w:rPr>
        <w:t>(as</w:t>
      </w:r>
      <w:r w:rsidR="00392EC5" w:rsidRPr="00134BC3">
        <w:rPr>
          <w:rFonts w:eastAsia="Times New Roman" w:cstheme="minorHAnsi"/>
        </w:rPr>
        <w:t xml:space="preserve"> if </w:t>
      </w:r>
      <w:r w:rsidR="008645A5">
        <w:rPr>
          <w:rFonts w:eastAsia="Times New Roman" w:cstheme="minorHAnsi"/>
        </w:rPr>
        <w:t xml:space="preserve">a </w:t>
      </w:r>
      <w:r w:rsidR="00843CC2">
        <w:rPr>
          <w:rFonts w:eastAsia="Times New Roman" w:cstheme="minorHAnsi"/>
          <w:i/>
          <w:iCs/>
        </w:rPr>
        <w:t>d</w:t>
      </w:r>
      <w:r w:rsidR="008645A5" w:rsidRPr="00843CC2">
        <w:rPr>
          <w:rFonts w:eastAsia="Times New Roman" w:cstheme="minorHAnsi"/>
          <w:i/>
          <w:iCs/>
        </w:rPr>
        <w:t xml:space="preserve">ispel </w:t>
      </w:r>
      <w:r w:rsidR="00843CC2">
        <w:rPr>
          <w:rFonts w:eastAsia="Times New Roman" w:cstheme="minorHAnsi"/>
          <w:i/>
          <w:iCs/>
        </w:rPr>
        <w:t>m</w:t>
      </w:r>
      <w:r w:rsidR="008645A5" w:rsidRPr="00843CC2">
        <w:rPr>
          <w:rFonts w:eastAsia="Times New Roman" w:cstheme="minorHAnsi"/>
          <w:i/>
          <w:iCs/>
        </w:rPr>
        <w:t>agic</w:t>
      </w:r>
      <w:r w:rsidR="008645A5" w:rsidRPr="00134BC3">
        <w:rPr>
          <w:rFonts w:eastAsia="Times New Roman" w:cstheme="minorHAnsi"/>
        </w:rPr>
        <w:t xml:space="preserve"> </w:t>
      </w:r>
      <w:r w:rsidR="00392EC5" w:rsidRPr="00134BC3">
        <w:rPr>
          <w:rFonts w:eastAsia="Times New Roman" w:cstheme="minorHAnsi"/>
        </w:rPr>
        <w:t xml:space="preserve">spell was 1st level). </w:t>
      </w:r>
      <w:r w:rsidR="000408DA">
        <w:rPr>
          <w:rFonts w:eastAsia="Times New Roman" w:cstheme="minorHAnsi"/>
        </w:rPr>
        <w:t xml:space="preserve">The dispel effect requires spending a reaction. </w:t>
      </w:r>
    </w:p>
    <w:p w14:paraId="2D7D800A" w14:textId="77777777" w:rsidR="00392EC5" w:rsidRPr="000D5DB5" w:rsidRDefault="00392EC5">
      <w:pPr>
        <w:contextualSpacing/>
        <w:textAlignment w:val="baseline"/>
        <w:rPr>
          <w:rFonts w:eastAsia="Times New Roman" w:cstheme="minorHAnsi"/>
          <w:color w:val="000000"/>
        </w:rPr>
      </w:pPr>
      <w:r w:rsidRPr="000D5DB5">
        <w:rPr>
          <w:rFonts w:eastAsia="Times New Roman" w:cstheme="minorHAnsi"/>
          <w:color w:val="000000"/>
        </w:rPr>
        <w:t xml:space="preserve">Constructs gain no benefit from this spell. </w:t>
      </w:r>
    </w:p>
    <w:p w14:paraId="42A5D1AE" w14:textId="041F1DA5" w:rsidR="00392EC5" w:rsidRPr="00134BC3" w:rsidRDefault="00392EC5" w:rsidP="000335B1">
      <w:pPr>
        <w:contextualSpacing/>
        <w:rPr>
          <w:rFonts w:eastAsia="Times New Roman" w:cstheme="minorHAnsi"/>
        </w:rPr>
        <w:pPrChange w:id="6067" w:author="Admin" w:date="2022-04-18T23:41:00Z">
          <w:pPr>
            <w:contextualSpacing/>
          </w:pPr>
        </w:pPrChange>
      </w:pPr>
      <w:r w:rsidRPr="00134BC3">
        <w:rPr>
          <w:rFonts w:eastAsia="Times New Roman" w:cstheme="minorHAnsi"/>
          <w:b/>
          <w:bCs/>
        </w:rPr>
        <w:t>Heightened.</w:t>
      </w:r>
      <w:r w:rsidRPr="00134BC3">
        <w:rPr>
          <w:rFonts w:eastAsia="Times New Roman" w:cstheme="minorHAnsi"/>
        </w:rPr>
        <w:t xml:space="preserve"> The healing taken increases by one dice per every level above </w:t>
      </w:r>
      <w:del w:id="6068" w:author="Admin" w:date="2022-04-18T23:41:00Z">
        <w:r w:rsidRPr="00134BC3" w:rsidDel="000335B1">
          <w:rPr>
            <w:rFonts w:eastAsia="Times New Roman" w:cstheme="minorHAnsi"/>
          </w:rPr>
          <w:delText>2nd</w:delText>
        </w:r>
      </w:del>
      <w:ins w:id="6069" w:author="Admin" w:date="2022-04-18T23:41:00Z">
        <w:r w:rsidR="000335B1">
          <w:rPr>
            <w:rFonts w:eastAsia="Times New Roman" w:cstheme="minorHAnsi"/>
          </w:rPr>
          <w:t>1st</w:t>
        </w:r>
      </w:ins>
      <w:r w:rsidRPr="00134BC3">
        <w:rPr>
          <w:rFonts w:eastAsia="Times New Roman" w:cstheme="minorHAnsi"/>
        </w:rPr>
        <w:t>.</w:t>
      </w:r>
      <w:r w:rsidRPr="000D5DB5">
        <w:rPr>
          <w:rFonts w:eastAsia="Times New Roman" w:cstheme="minorHAnsi"/>
        </w:rPr>
        <w:t xml:space="preserve"> The effective level of the dispel magic also increases by one level. </w:t>
      </w:r>
    </w:p>
    <w:p w14:paraId="6E69D614" w14:textId="77777777" w:rsidR="008458AA" w:rsidRPr="00134BC3" w:rsidRDefault="008458AA">
      <w:pPr>
        <w:contextualSpacing/>
        <w:rPr>
          <w:rFonts w:eastAsia="Times New Roman" w:cstheme="minorHAnsi"/>
        </w:rPr>
      </w:pPr>
    </w:p>
    <w:p w14:paraId="6D469D3F" w14:textId="77777777" w:rsidR="008458AA" w:rsidRPr="00134BC3" w:rsidRDefault="008458AA" w:rsidP="00F81C81">
      <w:pPr>
        <w:contextualSpacing/>
        <w:rPr>
          <w:rFonts w:eastAsia="Times New Roman" w:cstheme="minorHAnsi"/>
        </w:rPr>
      </w:pPr>
      <w:r w:rsidRPr="000D5DB5">
        <w:rPr>
          <w:rFonts w:eastAsia="Times New Roman" w:cstheme="minorHAnsi"/>
          <w:b/>
          <w:bCs/>
          <w:color w:val="000000"/>
        </w:rPr>
        <w:t>Run</w:t>
      </w:r>
      <w:r w:rsidR="00F81C81">
        <w:rPr>
          <w:rFonts w:eastAsia="Times New Roman" w:cstheme="minorHAnsi"/>
          <w:b/>
          <w:bCs/>
          <w:color w:val="000000"/>
        </w:rPr>
        <w:t>e</w:t>
      </w:r>
      <w:r w:rsidRPr="000D5DB5">
        <w:rPr>
          <w:rFonts w:eastAsia="Times New Roman" w:cstheme="minorHAnsi"/>
          <w:b/>
          <w:bCs/>
          <w:color w:val="000000"/>
        </w:rPr>
        <w:t xml:space="preserve"> Array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324C75" w:rsidRPr="000D5DB5">
        <w:rPr>
          <w:rFonts w:eastAsia="Times New Roman" w:cstheme="minorHAnsi"/>
          <w:b/>
          <w:bCs/>
          <w:color w:val="000000"/>
        </w:rPr>
        <w:t>1+</w:t>
      </w:r>
      <w:r w:rsidRPr="000D5DB5">
        <w:rPr>
          <w:rFonts w:eastAsia="Times New Roman" w:cstheme="minorHAnsi"/>
          <w:b/>
          <w:bCs/>
          <w:color w:val="000000"/>
        </w:rPr>
        <w:t>]</w:t>
      </w:r>
    </w:p>
    <w:p w14:paraId="490B6DF3" w14:textId="77777777" w:rsidR="008458AA" w:rsidRPr="00134BC3" w:rsidRDefault="008458AA" w:rsidP="005D361A">
      <w:pPr>
        <w:contextualSpacing/>
        <w:rPr>
          <w:rFonts w:eastAsia="Times New Roman" w:cstheme="minorHAnsi"/>
        </w:rPr>
      </w:pPr>
      <w:r w:rsidRPr="000D5DB5">
        <w:rPr>
          <w:rFonts w:eastAsia="Times New Roman" w:cstheme="minorHAnsi"/>
          <w:color w:val="000000"/>
        </w:rPr>
        <w:t>Necromancy [</w:t>
      </w:r>
      <w:r w:rsidR="005D361A">
        <w:rPr>
          <w:rFonts w:eastAsia="Times New Roman" w:cstheme="minorHAnsi"/>
          <w:color w:val="000000"/>
        </w:rPr>
        <w:t>a</w:t>
      </w:r>
      <w:r w:rsidR="005B5CAF" w:rsidRPr="000D5DB5">
        <w:rPr>
          <w:rFonts w:eastAsia="Times New Roman" w:cstheme="minorHAnsi"/>
          <w:color w:val="000000"/>
        </w:rPr>
        <w:t xml:space="preserve">rray, </w:t>
      </w:r>
      <w:r w:rsidR="005D361A">
        <w:rPr>
          <w:rFonts w:eastAsia="Times New Roman" w:cstheme="minorHAnsi"/>
          <w:color w:val="000000"/>
        </w:rPr>
        <w:t>r</w:t>
      </w:r>
      <w:r w:rsidRPr="000D5DB5">
        <w:rPr>
          <w:rFonts w:eastAsia="Times New Roman" w:cstheme="minorHAnsi"/>
          <w:color w:val="000000"/>
        </w:rPr>
        <w:t>une]</w:t>
      </w:r>
    </w:p>
    <w:p w14:paraId="5685EB0D" w14:textId="77777777" w:rsidR="00B47F6D" w:rsidRPr="00134BC3" w:rsidRDefault="00B47F6D" w:rsidP="00B47F6D">
      <w:pPr>
        <w:contextualSpacing/>
        <w:rPr>
          <w:rFonts w:eastAsia="Times New Roman" w:cstheme="minorHAnsi"/>
        </w:rPr>
      </w:pPr>
      <w:r w:rsidRPr="000D5DB5">
        <w:rPr>
          <w:rFonts w:eastAsia="Times New Roman" w:cstheme="minorHAnsi"/>
          <w:b/>
          <w:bCs/>
          <w:color w:val="000000"/>
        </w:rPr>
        <w:t>Casting Time</w:t>
      </w:r>
      <w:r>
        <w:rPr>
          <w:b/>
          <w:bCs/>
        </w:rPr>
        <w:t>:</w:t>
      </w:r>
      <w:r w:rsidRPr="000D5DB5">
        <w:rPr>
          <w:rFonts w:eastAsia="Times New Roman" w:cstheme="minorHAnsi"/>
          <w:color w:val="000000"/>
        </w:rPr>
        <w:t xml:space="preserve"> </w:t>
      </w:r>
      <w:r>
        <w:rPr>
          <w:rFonts w:eastAsia="Times New Roman" w:cstheme="minorHAnsi"/>
          <w:color w:val="000000"/>
        </w:rPr>
        <w:t>S</w:t>
      </w:r>
      <w:r w:rsidRPr="000D5DB5">
        <w:rPr>
          <w:rFonts w:eastAsia="Times New Roman" w:cstheme="minorHAnsi"/>
          <w:color w:val="000000"/>
        </w:rPr>
        <w:t>pecial (half movement)</w:t>
      </w:r>
    </w:p>
    <w:p w14:paraId="6A974183" w14:textId="77777777" w:rsidR="00B47F6D" w:rsidRDefault="00B47F6D" w:rsidP="00B47F6D">
      <w:pPr>
        <w:contextualSpacing/>
        <w:rPr>
          <w:rFonts w:eastAsia="Times New Roman" w:cstheme="minorHAnsi"/>
          <w:color w:val="000000"/>
        </w:rPr>
      </w:pPr>
      <w:r w:rsidRPr="000D5DB5">
        <w:rPr>
          <w:rFonts w:eastAsia="Times New Roman" w:cstheme="minorHAnsi"/>
          <w:b/>
          <w:bCs/>
          <w:color w:val="000000"/>
        </w:rPr>
        <w:t>Range</w:t>
      </w:r>
      <w:r>
        <w:rPr>
          <w:b/>
          <w:bCs/>
        </w:rPr>
        <w:t>:</w:t>
      </w:r>
      <w:r w:rsidRPr="000D5DB5">
        <w:rPr>
          <w:rFonts w:eastAsia="Times New Roman" w:cstheme="minorHAnsi"/>
          <w:color w:val="000000"/>
        </w:rPr>
        <w:t xml:space="preserve"> Personal (Self)</w:t>
      </w:r>
    </w:p>
    <w:p w14:paraId="47B93F17" w14:textId="77777777" w:rsidR="00B47F6D" w:rsidRDefault="00B47F6D" w:rsidP="00B47F6D">
      <w:pPr>
        <w:contextualSpacing/>
        <w:rPr>
          <w:rFonts w:eastAsia="Times New Roman" w:cstheme="minorHAnsi"/>
          <w:color w:val="000000"/>
        </w:rPr>
      </w:pPr>
      <w:r w:rsidRPr="000D5DB5">
        <w:rPr>
          <w:rFonts w:eastAsia="Times New Roman" w:cstheme="minorHAnsi"/>
          <w:b/>
          <w:bCs/>
          <w:color w:val="000000"/>
        </w:rPr>
        <w:t>Components</w:t>
      </w:r>
      <w:r>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28B642E7" w14:textId="77777777" w:rsidR="00B47F6D" w:rsidRPr="000D5DB5" w:rsidRDefault="00B47F6D" w:rsidP="00B47F6D">
      <w:pPr>
        <w:contextualSpacing/>
        <w:rPr>
          <w:rFonts w:eastAsia="Times New Roman" w:cstheme="minorHAnsi"/>
          <w:color w:val="000000"/>
        </w:rPr>
      </w:pPr>
      <w:r w:rsidRPr="000D5DB5">
        <w:rPr>
          <w:rFonts w:eastAsia="Times New Roman" w:cstheme="minorHAnsi"/>
          <w:b/>
          <w:bCs/>
          <w:color w:val="000000"/>
        </w:rPr>
        <w:t>Duration</w:t>
      </w:r>
      <w:r>
        <w:rPr>
          <w:b/>
          <w:bCs/>
        </w:rPr>
        <w:t>:</w:t>
      </w:r>
      <w:r w:rsidRPr="000D5DB5">
        <w:rPr>
          <w:rFonts w:eastAsia="Times New Roman" w:cstheme="minorHAnsi"/>
          <w:color w:val="000000"/>
        </w:rPr>
        <w:t xml:space="preserve"> </w:t>
      </w:r>
      <w:r>
        <w:rPr>
          <w:rFonts w:eastAsia="Times New Roman" w:cstheme="minorHAnsi"/>
          <w:color w:val="000000"/>
        </w:rPr>
        <w:t>1</w:t>
      </w:r>
      <w:r w:rsidRPr="000D5DB5">
        <w:rPr>
          <w:rFonts w:eastAsia="Times New Roman" w:cstheme="minorHAnsi"/>
          <w:color w:val="000000"/>
        </w:rPr>
        <w:t xml:space="preserve"> minute</w:t>
      </w:r>
      <w:r>
        <w:rPr>
          <w:rFonts w:eastAsia="Times New Roman" w:cstheme="minorHAnsi"/>
          <w:color w:val="000000"/>
        </w:rPr>
        <w:t xml:space="preserve"> </w:t>
      </w:r>
    </w:p>
    <w:p w14:paraId="733160D2" w14:textId="77777777" w:rsidR="008458AA" w:rsidRPr="00134BC3" w:rsidRDefault="008458AA">
      <w:pPr>
        <w:contextualSpacing/>
        <w:rPr>
          <w:rFonts w:eastAsia="Times New Roman" w:cstheme="minorHAnsi"/>
        </w:rPr>
      </w:pPr>
      <w:r w:rsidRPr="000D5DB5">
        <w:rPr>
          <w:rFonts w:eastAsia="Times New Roman" w:cstheme="minorHAnsi"/>
          <w:color w:val="000000"/>
        </w:rPr>
        <w:t>You gain one rune of the below array. If any spell of this array is used, you may release the rune, granting you the benefit of a runic strike as if you sacrificed mana for a spell of the rune you chose</w:t>
      </w:r>
      <w:r w:rsidR="00B47F6D">
        <w:rPr>
          <w:rFonts w:eastAsia="Times New Roman" w:cstheme="minorHAnsi"/>
          <w:color w:val="000000"/>
        </w:rPr>
        <w:t>:</w:t>
      </w:r>
    </w:p>
    <w:p w14:paraId="485C4E60" w14:textId="77777777" w:rsidR="008458AA" w:rsidRPr="000D5DB5" w:rsidRDefault="008458AA" w:rsidP="003C4628">
      <w:pPr>
        <w:numPr>
          <w:ilvl w:val="0"/>
          <w:numId w:val="42"/>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Plague Rune (DKN 1). </w:t>
      </w:r>
      <w:r w:rsidR="00DD0016">
        <w:rPr>
          <w:rFonts w:eastAsia="Times New Roman" w:cstheme="minorHAnsi"/>
          <w:color w:val="000000"/>
        </w:rPr>
        <w:t>Your weapon</w:t>
      </w:r>
      <w:r w:rsidR="000408DA" w:rsidRPr="000D5DB5">
        <w:rPr>
          <w:rFonts w:eastAsia="Times New Roman" w:cstheme="minorHAnsi"/>
          <w:color w:val="000000"/>
        </w:rPr>
        <w:t xml:space="preserve"> deals </w:t>
      </w:r>
      <w:r w:rsidR="000408DA">
        <w:rPr>
          <w:rFonts w:eastAsia="Times New Roman" w:cstheme="minorHAnsi"/>
          <w:color w:val="000000"/>
        </w:rPr>
        <w:t>1d6</w:t>
      </w:r>
      <w:r w:rsidR="000408DA" w:rsidRPr="000D5DB5">
        <w:rPr>
          <w:rFonts w:eastAsia="Times New Roman" w:cstheme="minorHAnsi"/>
          <w:color w:val="000000"/>
        </w:rPr>
        <w:t xml:space="preserve"> </w:t>
      </w:r>
      <w:r w:rsidR="000408DA">
        <w:rPr>
          <w:rFonts w:eastAsia="Times New Roman" w:cstheme="minorHAnsi"/>
          <w:color w:val="000000"/>
        </w:rPr>
        <w:t>extra points of damage</w:t>
      </w:r>
      <w:r w:rsidR="00DD0016">
        <w:rPr>
          <w:rFonts w:eastAsia="Times New Roman" w:cstheme="minorHAnsi"/>
          <w:color w:val="000000"/>
        </w:rPr>
        <w:t xml:space="preserve"> on its first attack in a given round</w:t>
      </w:r>
      <w:r w:rsidR="000408DA">
        <w:rPr>
          <w:rFonts w:eastAsia="Times New Roman" w:cstheme="minorHAnsi"/>
          <w:color w:val="000000"/>
        </w:rPr>
        <w:t>. The damage can be cold or poison</w:t>
      </w:r>
      <w:r w:rsidR="000408DA" w:rsidRPr="000D5DB5">
        <w:rPr>
          <w:rFonts w:eastAsia="Times New Roman" w:cstheme="minorHAnsi"/>
          <w:color w:val="000000"/>
        </w:rPr>
        <w:t>.</w:t>
      </w:r>
      <w:r w:rsidR="000408DA">
        <w:rPr>
          <w:rFonts w:eastAsia="Times New Roman" w:cstheme="minorHAnsi"/>
          <w:color w:val="000000"/>
        </w:rPr>
        <w:t xml:space="preserve"> </w:t>
      </w:r>
    </w:p>
    <w:p w14:paraId="18379CE8" w14:textId="77777777" w:rsidR="00A53E35" w:rsidRPr="000408DA" w:rsidRDefault="00A53E35" w:rsidP="003C4628">
      <w:pPr>
        <w:numPr>
          <w:ilvl w:val="0"/>
          <w:numId w:val="42"/>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Frozen Waste Rune (DKN 1). </w:t>
      </w:r>
      <w:r>
        <w:rPr>
          <w:rFonts w:eastAsia="Times New Roman" w:cstheme="minorHAnsi"/>
          <w:color w:val="000000"/>
        </w:rPr>
        <w:t>Your weapon deals</w:t>
      </w:r>
      <w:r w:rsidRPr="000D5DB5">
        <w:rPr>
          <w:rFonts w:eastAsia="Times New Roman" w:cstheme="minorHAnsi"/>
          <w:color w:val="000000"/>
        </w:rPr>
        <w:t xml:space="preserve"> </w:t>
      </w:r>
      <w:r>
        <w:rPr>
          <w:rFonts w:eastAsia="Times New Roman" w:cstheme="minorHAnsi"/>
          <w:color w:val="000000"/>
        </w:rPr>
        <w:t>1d4</w:t>
      </w:r>
      <w:r w:rsidRPr="000D5DB5">
        <w:rPr>
          <w:rFonts w:eastAsia="Times New Roman" w:cstheme="minorHAnsi"/>
          <w:color w:val="000000"/>
        </w:rPr>
        <w:t xml:space="preserve"> </w:t>
      </w:r>
      <w:r>
        <w:rPr>
          <w:rFonts w:eastAsia="Times New Roman" w:cstheme="minorHAnsi"/>
          <w:color w:val="000000"/>
        </w:rPr>
        <w:t>extra points of damage</w:t>
      </w:r>
      <w:r w:rsidRPr="00DD0016">
        <w:rPr>
          <w:rFonts w:eastAsia="Times New Roman" w:cstheme="minorHAnsi"/>
          <w:color w:val="000000"/>
        </w:rPr>
        <w:t xml:space="preserve"> </w:t>
      </w:r>
      <w:r>
        <w:rPr>
          <w:rFonts w:eastAsia="Times New Roman" w:cstheme="minorHAnsi"/>
          <w:color w:val="000000"/>
        </w:rPr>
        <w:t>on its first attack in a given round. The damage can be cold or shadow</w:t>
      </w:r>
      <w:r w:rsidRPr="000D5DB5">
        <w:rPr>
          <w:rFonts w:eastAsia="Times New Roman" w:cstheme="minorHAnsi"/>
          <w:color w:val="000000"/>
        </w:rPr>
        <w:t>.</w:t>
      </w:r>
    </w:p>
    <w:p w14:paraId="288B3691" w14:textId="77777777" w:rsidR="008458AA" w:rsidRPr="000D5DB5" w:rsidRDefault="008458AA" w:rsidP="003C4628">
      <w:pPr>
        <w:numPr>
          <w:ilvl w:val="0"/>
          <w:numId w:val="42"/>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Blood Rune (DKN 2). </w:t>
      </w:r>
      <w:r w:rsidR="00DD0016">
        <w:rPr>
          <w:rFonts w:eastAsia="Times New Roman" w:cstheme="minorHAnsi"/>
          <w:color w:val="000000"/>
        </w:rPr>
        <w:t xml:space="preserve">Your weapon </w:t>
      </w:r>
      <w:r w:rsidRPr="000D5DB5">
        <w:rPr>
          <w:rFonts w:eastAsia="Times New Roman" w:cstheme="minorHAnsi"/>
          <w:color w:val="000000"/>
        </w:rPr>
        <w:t xml:space="preserve">deals </w:t>
      </w:r>
      <w:r w:rsidR="000408DA">
        <w:rPr>
          <w:rFonts w:eastAsia="Times New Roman" w:cstheme="minorHAnsi"/>
          <w:color w:val="000000"/>
        </w:rPr>
        <w:t>1d4</w:t>
      </w:r>
      <w:r w:rsidRPr="000D5DB5">
        <w:rPr>
          <w:rFonts w:eastAsia="Times New Roman" w:cstheme="minorHAnsi"/>
          <w:color w:val="000000"/>
        </w:rPr>
        <w:t xml:space="preserve"> </w:t>
      </w:r>
      <w:r w:rsidR="00B201EF">
        <w:rPr>
          <w:rFonts w:eastAsia="Times New Roman" w:cstheme="minorHAnsi"/>
          <w:color w:val="000000"/>
        </w:rPr>
        <w:t xml:space="preserve">extra points </w:t>
      </w:r>
      <w:r w:rsidR="000408DA">
        <w:rPr>
          <w:rFonts w:eastAsia="Times New Roman" w:cstheme="minorHAnsi"/>
          <w:color w:val="000000"/>
        </w:rPr>
        <w:t>of damage</w:t>
      </w:r>
      <w:r w:rsidR="00DD0016" w:rsidRPr="00DD0016">
        <w:rPr>
          <w:rFonts w:eastAsia="Times New Roman" w:cstheme="minorHAnsi"/>
          <w:color w:val="000000"/>
        </w:rPr>
        <w:t xml:space="preserve"> </w:t>
      </w:r>
      <w:r w:rsidR="00DD0016">
        <w:rPr>
          <w:rFonts w:eastAsia="Times New Roman" w:cstheme="minorHAnsi"/>
          <w:color w:val="000000"/>
        </w:rPr>
        <w:t>on its first attack in a given round</w:t>
      </w:r>
      <w:r w:rsidR="000408DA">
        <w:rPr>
          <w:rFonts w:eastAsia="Times New Roman" w:cstheme="minorHAnsi"/>
          <w:color w:val="000000"/>
        </w:rPr>
        <w:t xml:space="preserve">. The damage can be </w:t>
      </w:r>
      <w:r w:rsidR="00B201EF">
        <w:rPr>
          <w:rFonts w:eastAsia="Times New Roman" w:cstheme="minorHAnsi"/>
          <w:color w:val="000000"/>
        </w:rPr>
        <w:t>fire</w:t>
      </w:r>
      <w:r w:rsidR="00B201EF" w:rsidRPr="000D5DB5">
        <w:rPr>
          <w:rFonts w:eastAsia="Times New Roman" w:cstheme="minorHAnsi"/>
          <w:color w:val="000000"/>
        </w:rPr>
        <w:t xml:space="preserve"> </w:t>
      </w:r>
      <w:r w:rsidR="00B201EF">
        <w:rPr>
          <w:rFonts w:eastAsia="Times New Roman" w:cstheme="minorHAnsi"/>
          <w:color w:val="000000"/>
        </w:rPr>
        <w:t>or fel</w:t>
      </w:r>
      <w:r w:rsidRPr="000D5DB5">
        <w:rPr>
          <w:rFonts w:eastAsia="Times New Roman" w:cstheme="minorHAnsi"/>
          <w:color w:val="000000"/>
        </w:rPr>
        <w:t>.</w:t>
      </w:r>
    </w:p>
    <w:p w14:paraId="7FB91AAF" w14:textId="77777777" w:rsidR="008458AA" w:rsidRPr="000D5DB5" w:rsidRDefault="008458AA" w:rsidP="003C4628">
      <w:pPr>
        <w:numPr>
          <w:ilvl w:val="0"/>
          <w:numId w:val="42"/>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lastRenderedPageBreak/>
        <w:t xml:space="preserve">Vampiric Rune (DKN 2). </w:t>
      </w:r>
      <w:r w:rsidR="00B201EF">
        <w:rPr>
          <w:rFonts w:eastAsia="Times New Roman" w:cstheme="minorHAnsi"/>
          <w:color w:val="000000"/>
        </w:rPr>
        <w:t xml:space="preserve">After you make this attack, you regain a number of hit points equal to </w:t>
      </w:r>
      <w:r w:rsidR="001808BC">
        <w:rPr>
          <w:rFonts w:eastAsia="Times New Roman" w:cstheme="minorHAnsi"/>
          <w:color w:val="000000"/>
        </w:rPr>
        <w:t xml:space="preserve">half </w:t>
      </w:r>
      <w:r w:rsidR="00B201EF">
        <w:rPr>
          <w:rFonts w:eastAsia="Times New Roman" w:cstheme="minorHAnsi"/>
          <w:color w:val="000000"/>
        </w:rPr>
        <w:t xml:space="preserve">the total </w:t>
      </w:r>
      <w:r w:rsidR="00E14DA5">
        <w:rPr>
          <w:rFonts w:eastAsia="Times New Roman" w:cstheme="minorHAnsi"/>
          <w:color w:val="000000"/>
        </w:rPr>
        <w:t xml:space="preserve">weapon </w:t>
      </w:r>
      <w:r w:rsidR="00B201EF">
        <w:rPr>
          <w:rFonts w:eastAsia="Times New Roman" w:cstheme="minorHAnsi"/>
          <w:color w:val="000000"/>
        </w:rPr>
        <w:t>damage you dealt</w:t>
      </w:r>
      <w:r w:rsidR="00E14DA5">
        <w:rPr>
          <w:rFonts w:eastAsia="Times New Roman" w:cstheme="minorHAnsi"/>
          <w:color w:val="000000"/>
        </w:rPr>
        <w:t xml:space="preserve"> (weapon dice, Strength, plus any bonuses from the weapon only)</w:t>
      </w:r>
      <w:r w:rsidR="00B201EF">
        <w:rPr>
          <w:rFonts w:eastAsia="Times New Roman" w:cstheme="minorHAnsi"/>
          <w:color w:val="000000"/>
        </w:rPr>
        <w:t xml:space="preserve">. </w:t>
      </w:r>
      <w:r w:rsidRPr="000D5DB5">
        <w:rPr>
          <w:rFonts w:eastAsia="Times New Roman" w:cstheme="minorHAnsi"/>
          <w:color w:val="000000"/>
        </w:rPr>
        <w:t xml:space="preserve">You may grant this healing to any ally within 30 feet. </w:t>
      </w:r>
      <w:r w:rsidR="00B201EF" w:rsidRPr="000D5DB5">
        <w:rPr>
          <w:rFonts w:eastAsia="Times New Roman" w:cstheme="minorHAnsi"/>
          <w:color w:val="000000"/>
        </w:rPr>
        <w:t xml:space="preserve">This </w:t>
      </w:r>
      <w:r w:rsidR="001808BC">
        <w:rPr>
          <w:rFonts w:eastAsia="Times New Roman" w:cstheme="minorHAnsi"/>
          <w:color w:val="000000"/>
        </w:rPr>
        <w:t xml:space="preserve">healing </w:t>
      </w:r>
      <w:r w:rsidR="00B201EF" w:rsidRPr="000D5DB5">
        <w:rPr>
          <w:rFonts w:eastAsia="Times New Roman" w:cstheme="minorHAnsi"/>
          <w:color w:val="000000"/>
        </w:rPr>
        <w:t xml:space="preserve">has no effect </w:t>
      </w:r>
      <w:r w:rsidR="00B201EF">
        <w:rPr>
          <w:rFonts w:eastAsia="Times New Roman" w:cstheme="minorHAnsi"/>
          <w:color w:val="000000"/>
        </w:rPr>
        <w:t xml:space="preserve">on </w:t>
      </w:r>
      <w:r w:rsidR="00B201EF" w:rsidRPr="000D5DB5">
        <w:rPr>
          <w:rFonts w:eastAsia="Times New Roman" w:cstheme="minorHAnsi"/>
          <w:color w:val="000000"/>
        </w:rPr>
        <w:t>constructs.</w:t>
      </w:r>
      <w:r w:rsidR="00DD0016">
        <w:rPr>
          <w:rFonts w:eastAsia="Times New Roman" w:cstheme="minorHAnsi"/>
          <w:color w:val="000000"/>
        </w:rPr>
        <w:t xml:space="preserve"> This applies to your first attack in a given round.</w:t>
      </w:r>
    </w:p>
    <w:p w14:paraId="7B41ACBF" w14:textId="77777777" w:rsidR="008458AA" w:rsidRPr="000D5DB5" w:rsidRDefault="008458AA" w:rsidP="003C4628">
      <w:pPr>
        <w:numPr>
          <w:ilvl w:val="0"/>
          <w:numId w:val="42"/>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Worm Rune (DKN 4). </w:t>
      </w:r>
      <w:r w:rsidRPr="000D5DB5">
        <w:rPr>
          <w:rFonts w:eastAsia="Times New Roman" w:cstheme="minorHAnsi"/>
          <w:color w:val="000000"/>
        </w:rPr>
        <w:t xml:space="preserve">While under the effects of this rune, your strikes infuse the enemy with a virulent magical ailment that spawns a worm under the target’s skin. A living target suffers 2d6 damage every round </w:t>
      </w:r>
      <w:r w:rsidR="000408DA">
        <w:rPr>
          <w:rFonts w:eastAsia="Times New Roman" w:cstheme="minorHAnsi"/>
          <w:color w:val="000000"/>
        </w:rPr>
        <w:t>so long as the target is not healed</w:t>
      </w:r>
      <w:r w:rsidR="00DD0016">
        <w:rPr>
          <w:rFonts w:eastAsia="Times New Roman" w:cstheme="minorHAnsi"/>
          <w:color w:val="000000"/>
        </w:rPr>
        <w:t xml:space="preserve"> from the incubating worm</w:t>
      </w:r>
      <w:r w:rsidRPr="000D5DB5">
        <w:rPr>
          <w:rFonts w:eastAsia="Times New Roman" w:cstheme="minorHAnsi"/>
          <w:color w:val="000000"/>
        </w:rPr>
        <w:t xml:space="preserve">. </w:t>
      </w:r>
      <w:r w:rsidR="00B201EF">
        <w:rPr>
          <w:rFonts w:eastAsia="Times New Roman" w:cstheme="minorHAnsi"/>
          <w:color w:val="000000"/>
        </w:rPr>
        <w:t xml:space="preserve">If the target loses at least 10 </w:t>
      </w:r>
      <w:r w:rsidRPr="000D5DB5">
        <w:rPr>
          <w:rFonts w:eastAsia="Times New Roman" w:cstheme="minorHAnsi"/>
          <w:color w:val="000000"/>
        </w:rPr>
        <w:t>hit points</w:t>
      </w:r>
      <w:r w:rsidR="00B201EF">
        <w:rPr>
          <w:rFonts w:eastAsia="Times New Roman" w:cstheme="minorHAnsi"/>
          <w:color w:val="000000"/>
        </w:rPr>
        <w:t xml:space="preserve"> from the bleeding</w:t>
      </w:r>
      <w:r w:rsidRPr="000D5DB5">
        <w:rPr>
          <w:rFonts w:eastAsia="Times New Roman" w:cstheme="minorHAnsi"/>
          <w:color w:val="000000"/>
        </w:rPr>
        <w:t xml:space="preserve">, the worms increase in size, and form a visible tumor under the target’s skin. At this point, releasing the rune has an additional effect. </w:t>
      </w:r>
      <w:r w:rsidR="000408DA">
        <w:rPr>
          <w:rFonts w:eastAsia="Times New Roman" w:cstheme="minorHAnsi"/>
          <w:color w:val="000000"/>
        </w:rPr>
        <w:t xml:space="preserve">If the target is subject to a healing spell, roll 1d4. On the result of a 3 or higher, the worms shrivel and die without effect. </w:t>
      </w:r>
    </w:p>
    <w:p w14:paraId="218D2149" w14:textId="77777777" w:rsidR="008458AA" w:rsidRPr="00134BC3" w:rsidRDefault="008458AA">
      <w:pPr>
        <w:contextualSpacing/>
        <w:rPr>
          <w:rFonts w:eastAsia="Times New Roman" w:cstheme="minorHAnsi"/>
        </w:rPr>
      </w:pPr>
      <w:r w:rsidRPr="000D5DB5">
        <w:rPr>
          <w:rFonts w:eastAsia="Times New Roman" w:cstheme="minorHAnsi"/>
          <w:b/>
          <w:bCs/>
          <w:color w:val="000000"/>
        </w:rPr>
        <w:t>Release.</w:t>
      </w:r>
    </w:p>
    <w:p w14:paraId="3E42B7C6" w14:textId="77777777" w:rsidR="008458AA" w:rsidRPr="00134BC3" w:rsidRDefault="008458AA">
      <w:pPr>
        <w:contextualSpacing/>
        <w:rPr>
          <w:rFonts w:eastAsia="Times New Roman" w:cstheme="minorHAnsi"/>
        </w:rPr>
      </w:pPr>
      <w:r w:rsidRPr="000D5DB5">
        <w:rPr>
          <w:rFonts w:eastAsia="Times New Roman" w:cstheme="minorHAnsi"/>
          <w:color w:val="000000"/>
        </w:rPr>
        <w:t xml:space="preserve">Releasing the rune has the following effect when released. </w:t>
      </w:r>
    </w:p>
    <w:p w14:paraId="209100FF" w14:textId="77777777" w:rsidR="00A53E35" w:rsidRPr="000D5DB5" w:rsidRDefault="00A53E35" w:rsidP="003C4628">
      <w:pPr>
        <w:numPr>
          <w:ilvl w:val="0"/>
          <w:numId w:val="43"/>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Frozen Wastes Rune. </w:t>
      </w:r>
      <w:r w:rsidRPr="000D5DB5">
        <w:rPr>
          <w:rFonts w:eastAsia="Times New Roman" w:cstheme="minorHAnsi"/>
          <w:color w:val="000000"/>
        </w:rPr>
        <w:t xml:space="preserve">The target of the Death Knight’s Runic Strike instantly suffers </w:t>
      </w:r>
      <w:r>
        <w:rPr>
          <w:rFonts w:eastAsia="Times New Roman" w:cstheme="minorHAnsi"/>
          <w:color w:val="000000"/>
        </w:rPr>
        <w:t>2d4</w:t>
      </w:r>
      <w:r w:rsidRPr="000D5DB5">
        <w:rPr>
          <w:rFonts w:eastAsia="Times New Roman" w:cstheme="minorHAnsi"/>
          <w:color w:val="000000"/>
        </w:rPr>
        <w:t xml:space="preserve"> </w:t>
      </w:r>
      <w:r>
        <w:rPr>
          <w:rFonts w:eastAsia="Times New Roman" w:cstheme="minorHAnsi"/>
          <w:color w:val="000000"/>
        </w:rPr>
        <w:t xml:space="preserve">extra points of </w:t>
      </w:r>
      <w:r w:rsidRPr="000D5DB5">
        <w:rPr>
          <w:rFonts w:eastAsia="Times New Roman" w:cstheme="minorHAnsi"/>
          <w:color w:val="000000"/>
        </w:rPr>
        <w:t>damage</w:t>
      </w:r>
      <w:r>
        <w:rPr>
          <w:rFonts w:eastAsia="Times New Roman" w:cstheme="minorHAnsi"/>
          <w:color w:val="000000"/>
        </w:rPr>
        <w:t xml:space="preserve"> of the rune’s type</w:t>
      </w:r>
      <w:r w:rsidRPr="000D5DB5">
        <w:rPr>
          <w:rFonts w:eastAsia="Times New Roman" w:cstheme="minorHAnsi"/>
          <w:color w:val="000000"/>
        </w:rPr>
        <w:t xml:space="preserve">, </w:t>
      </w:r>
      <w:r>
        <w:rPr>
          <w:rFonts w:eastAsia="Times New Roman" w:cstheme="minorHAnsi"/>
          <w:color w:val="000000"/>
        </w:rPr>
        <w:t>the target is chilled for one round</w:t>
      </w:r>
      <w:r w:rsidRPr="000D5DB5">
        <w:rPr>
          <w:rFonts w:eastAsia="Times New Roman" w:cstheme="minorHAnsi"/>
          <w:color w:val="000000"/>
        </w:rPr>
        <w:t>.</w:t>
      </w:r>
    </w:p>
    <w:p w14:paraId="75DFF6D9" w14:textId="77777777" w:rsidR="008458AA" w:rsidRPr="000D5DB5" w:rsidRDefault="008458AA" w:rsidP="003C4628">
      <w:pPr>
        <w:numPr>
          <w:ilvl w:val="0"/>
          <w:numId w:val="43"/>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Blood Rune. </w:t>
      </w:r>
      <w:r w:rsidRPr="000D5DB5">
        <w:rPr>
          <w:rFonts w:eastAsia="Times New Roman" w:cstheme="minorHAnsi"/>
          <w:color w:val="000000"/>
        </w:rPr>
        <w:t xml:space="preserve">If releasing the rune with a Runic Strike, the target takes bleed damage equal the </w:t>
      </w:r>
      <w:r w:rsidR="000408DA">
        <w:rPr>
          <w:rFonts w:eastAsia="Times New Roman" w:cstheme="minorHAnsi"/>
          <w:color w:val="000000"/>
        </w:rPr>
        <w:t xml:space="preserve">damage the </w:t>
      </w:r>
      <w:r w:rsidRPr="000D5DB5">
        <w:rPr>
          <w:rFonts w:eastAsia="Times New Roman" w:cstheme="minorHAnsi"/>
          <w:color w:val="000000"/>
        </w:rPr>
        <w:t>rune</w:t>
      </w:r>
      <w:r w:rsidR="000408DA">
        <w:rPr>
          <w:rFonts w:eastAsia="Times New Roman" w:cstheme="minorHAnsi"/>
          <w:color w:val="000000"/>
        </w:rPr>
        <w:t xml:space="preserve"> dealt </w:t>
      </w:r>
      <w:r w:rsidRPr="000D5DB5">
        <w:rPr>
          <w:rFonts w:eastAsia="Times New Roman" w:cstheme="minorHAnsi"/>
          <w:color w:val="000000"/>
        </w:rPr>
        <w:t xml:space="preserve">for one minute. A successful Stamina save halves the damage and the duration. </w:t>
      </w:r>
    </w:p>
    <w:p w14:paraId="2C0DD639" w14:textId="77777777" w:rsidR="000408DA" w:rsidRPr="000408DA" w:rsidRDefault="008458AA" w:rsidP="003C4628">
      <w:pPr>
        <w:numPr>
          <w:ilvl w:val="0"/>
          <w:numId w:val="43"/>
        </w:numPr>
        <w:ind w:left="0" w:firstLine="0"/>
        <w:contextualSpacing/>
        <w:textAlignment w:val="baseline"/>
        <w:rPr>
          <w:rFonts w:eastAsia="Times New Roman" w:cstheme="minorHAnsi"/>
        </w:rPr>
      </w:pPr>
      <w:r w:rsidRPr="000408DA">
        <w:rPr>
          <w:rFonts w:eastAsia="Times New Roman" w:cstheme="minorHAnsi"/>
          <w:i/>
          <w:iCs/>
          <w:color w:val="000000"/>
        </w:rPr>
        <w:t xml:space="preserve">Worms Rune. </w:t>
      </w:r>
      <w:r w:rsidR="000408DA" w:rsidRPr="000408DA">
        <w:rPr>
          <w:rFonts w:eastAsia="Times New Roman" w:cstheme="minorHAnsi"/>
          <w:color w:val="000000"/>
        </w:rPr>
        <w:t xml:space="preserve">If the worm deals at least 10 hit points of damage and is released, it </w:t>
      </w:r>
      <w:r w:rsidRPr="000408DA">
        <w:rPr>
          <w:rFonts w:eastAsia="Times New Roman" w:cstheme="minorHAnsi"/>
          <w:color w:val="000000"/>
        </w:rPr>
        <w:t>explodes</w:t>
      </w:r>
      <w:r w:rsidR="000408DA" w:rsidRPr="000408DA">
        <w:rPr>
          <w:rFonts w:eastAsia="Times New Roman" w:cstheme="minorHAnsi"/>
          <w:color w:val="000000"/>
        </w:rPr>
        <w:t xml:space="preserve"> into a spray of blood. The target must succeed on a Stamina saving throw or suffer the </w:t>
      </w:r>
      <w:r w:rsidR="00E14DA5">
        <w:rPr>
          <w:rFonts w:eastAsia="Times New Roman" w:cstheme="minorHAnsi"/>
          <w:color w:val="000000"/>
        </w:rPr>
        <w:t>2</w:t>
      </w:r>
      <w:r w:rsidR="000408DA" w:rsidRPr="000408DA">
        <w:rPr>
          <w:rFonts w:eastAsia="Times New Roman" w:cstheme="minorHAnsi"/>
          <w:color w:val="000000"/>
        </w:rPr>
        <w:t xml:space="preserve">d6 shadow damage. Also, regardless if the target succeeds or fails on the saving throw, the amount of hit points the worm gathered heals all undead creatures you designate within 30 feet, or harms all living creatures you designate within the same range. The amount of healing or harm is equal to the amount of hit points it dealt when incubating. </w:t>
      </w:r>
    </w:p>
    <w:p w14:paraId="29E0180F" w14:textId="77777777" w:rsidR="008458AA" w:rsidRPr="000408DA" w:rsidRDefault="008458AA" w:rsidP="000408DA">
      <w:pPr>
        <w:contextualSpacing/>
        <w:textAlignment w:val="baseline"/>
        <w:rPr>
          <w:rFonts w:eastAsia="Times New Roman" w:cstheme="minorHAnsi"/>
        </w:rPr>
      </w:pPr>
      <w:r w:rsidRPr="000408DA">
        <w:rPr>
          <w:rFonts w:eastAsia="Times New Roman" w:cstheme="minorHAnsi"/>
          <w:b/>
          <w:bCs/>
          <w:color w:val="000000"/>
        </w:rPr>
        <w:t xml:space="preserve">Heightened. </w:t>
      </w:r>
    </w:p>
    <w:p w14:paraId="1507B8A4" w14:textId="77777777" w:rsidR="008458AA" w:rsidRPr="000D5DB5" w:rsidRDefault="00DD0016" w:rsidP="003C4628">
      <w:pPr>
        <w:numPr>
          <w:ilvl w:val="0"/>
          <w:numId w:val="44"/>
        </w:numPr>
        <w:ind w:left="0" w:firstLine="0"/>
        <w:contextualSpacing/>
        <w:textAlignment w:val="baseline"/>
        <w:rPr>
          <w:rFonts w:eastAsia="Times New Roman" w:cstheme="minorHAnsi"/>
          <w:color w:val="000000"/>
        </w:rPr>
      </w:pPr>
      <w:r>
        <w:rPr>
          <w:rFonts w:eastAsia="Times New Roman" w:cstheme="minorHAnsi"/>
          <w:i/>
          <w:iCs/>
          <w:color w:val="000000"/>
        </w:rPr>
        <w:lastRenderedPageBreak/>
        <w:t>Plague Rune</w:t>
      </w:r>
      <w:r w:rsidR="008458AA" w:rsidRPr="000D5DB5">
        <w:rPr>
          <w:rFonts w:eastAsia="Times New Roman" w:cstheme="minorHAnsi"/>
          <w:i/>
          <w:iCs/>
          <w:color w:val="000000"/>
        </w:rPr>
        <w:t xml:space="preserve">. </w:t>
      </w:r>
      <w:r w:rsidR="008458AA" w:rsidRPr="000D5DB5">
        <w:rPr>
          <w:rFonts w:eastAsia="Times New Roman" w:cstheme="minorHAnsi"/>
          <w:color w:val="000000"/>
        </w:rPr>
        <w:t>The base damage increases by 1d6 damage per level above 1st.</w:t>
      </w:r>
    </w:p>
    <w:p w14:paraId="6443201A" w14:textId="77777777" w:rsidR="008458AA" w:rsidRPr="000D5DB5" w:rsidRDefault="008458AA" w:rsidP="003C4628">
      <w:pPr>
        <w:numPr>
          <w:ilvl w:val="0"/>
          <w:numId w:val="44"/>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Blood and Frozen Wastes</w:t>
      </w:r>
      <w:r w:rsidR="00DD0016">
        <w:rPr>
          <w:rFonts w:eastAsia="Times New Roman" w:cstheme="minorHAnsi"/>
          <w:i/>
          <w:iCs/>
          <w:color w:val="000000"/>
        </w:rPr>
        <w:t xml:space="preserve"> Runes</w:t>
      </w:r>
      <w:r w:rsidRPr="000D5DB5">
        <w:rPr>
          <w:rFonts w:eastAsia="Times New Roman" w:cstheme="minorHAnsi"/>
          <w:i/>
          <w:iCs/>
          <w:color w:val="000000"/>
        </w:rPr>
        <w:t xml:space="preserve">. </w:t>
      </w:r>
      <w:r w:rsidRPr="000D5DB5">
        <w:rPr>
          <w:rFonts w:eastAsia="Times New Roman" w:cstheme="minorHAnsi"/>
          <w:color w:val="000000"/>
        </w:rPr>
        <w:t xml:space="preserve">The damage taken per hit increases by </w:t>
      </w:r>
      <w:r w:rsidR="00DD0016">
        <w:rPr>
          <w:rFonts w:eastAsia="Times New Roman" w:cstheme="minorHAnsi"/>
          <w:color w:val="000000"/>
        </w:rPr>
        <w:t>1d4</w:t>
      </w:r>
      <w:r w:rsidRPr="000D5DB5">
        <w:rPr>
          <w:rFonts w:eastAsia="Times New Roman" w:cstheme="minorHAnsi"/>
          <w:color w:val="000000"/>
        </w:rPr>
        <w:t xml:space="preserve"> per spell level. </w:t>
      </w:r>
    </w:p>
    <w:p w14:paraId="7E336BF2" w14:textId="77777777" w:rsidR="00AB25EF" w:rsidRPr="00134BC3" w:rsidRDefault="00AB25EF">
      <w:pPr>
        <w:contextualSpacing/>
        <w:rPr>
          <w:rFonts w:eastAsia="Times New Roman" w:cstheme="minorHAnsi"/>
        </w:rPr>
      </w:pPr>
    </w:p>
    <w:p w14:paraId="15C10F57" w14:textId="77777777" w:rsidR="00AB25EF" w:rsidRPr="00134BC3" w:rsidRDefault="00AB25EF">
      <w:pPr>
        <w:contextualSpacing/>
        <w:rPr>
          <w:rFonts w:eastAsia="Times New Roman" w:cstheme="minorHAnsi"/>
        </w:rPr>
      </w:pPr>
      <w:r w:rsidRPr="000D5DB5">
        <w:rPr>
          <w:rFonts w:eastAsia="Times New Roman" w:cstheme="minorHAnsi"/>
          <w:b/>
          <w:bCs/>
          <w:color w:val="000000"/>
        </w:rPr>
        <w:t>Seal Array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FD3546" w:rsidRPr="000D5DB5">
        <w:rPr>
          <w:rFonts w:eastAsia="Times New Roman" w:cstheme="minorHAnsi"/>
          <w:b/>
          <w:bCs/>
          <w:color w:val="000000"/>
        </w:rPr>
        <w:t>1+</w:t>
      </w:r>
      <w:r w:rsidRPr="000D5DB5">
        <w:rPr>
          <w:rFonts w:eastAsia="Times New Roman" w:cstheme="minorHAnsi"/>
          <w:b/>
          <w:bCs/>
          <w:color w:val="000000"/>
        </w:rPr>
        <w:t>]</w:t>
      </w:r>
    </w:p>
    <w:p w14:paraId="2A7629CA" w14:textId="77777777" w:rsidR="00AB25EF" w:rsidRPr="00134BC3" w:rsidRDefault="00AB25EF" w:rsidP="005D361A">
      <w:pPr>
        <w:contextualSpacing/>
        <w:rPr>
          <w:rFonts w:eastAsia="Times New Roman" w:cstheme="minorHAnsi"/>
        </w:rPr>
      </w:pPr>
      <w:r w:rsidRPr="000D5DB5">
        <w:rPr>
          <w:rFonts w:eastAsia="Times New Roman" w:cstheme="minorHAnsi"/>
          <w:color w:val="000000"/>
        </w:rPr>
        <w:t>Transmutation [</w:t>
      </w:r>
      <w:r w:rsidR="005D361A">
        <w:rPr>
          <w:rFonts w:eastAsia="Times New Roman" w:cstheme="minorHAnsi"/>
          <w:color w:val="000000"/>
        </w:rPr>
        <w:t>a</w:t>
      </w:r>
      <w:r w:rsidR="00A53E35">
        <w:rPr>
          <w:rFonts w:eastAsia="Times New Roman" w:cstheme="minorHAnsi"/>
          <w:color w:val="000000"/>
        </w:rPr>
        <w:t xml:space="preserve">rray, </w:t>
      </w:r>
      <w:r w:rsidR="005D361A">
        <w:rPr>
          <w:rFonts w:eastAsia="Times New Roman" w:cstheme="minorHAnsi"/>
          <w:color w:val="000000"/>
        </w:rPr>
        <w:t>s</w:t>
      </w:r>
      <w:r w:rsidRPr="000D5DB5">
        <w:rPr>
          <w:rFonts w:eastAsia="Times New Roman" w:cstheme="minorHAnsi"/>
          <w:color w:val="000000"/>
        </w:rPr>
        <w:t>eal]</w:t>
      </w:r>
    </w:p>
    <w:p w14:paraId="122DF22B"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B47F6D">
        <w:rPr>
          <w:b/>
          <w:bCs/>
        </w:rPr>
        <w:t>:</w:t>
      </w:r>
      <w:r w:rsidRPr="000D5DB5">
        <w:rPr>
          <w:rFonts w:eastAsia="Times New Roman" w:cstheme="minorHAnsi"/>
          <w:color w:val="000000"/>
        </w:rPr>
        <w:t xml:space="preserve"> </w:t>
      </w:r>
      <w:r w:rsidR="00B47F6D">
        <w:rPr>
          <w:rFonts w:eastAsia="Times New Roman" w:cstheme="minorHAnsi"/>
          <w:color w:val="000000"/>
        </w:rPr>
        <w:t>S</w:t>
      </w:r>
      <w:r w:rsidRPr="000D5DB5">
        <w:rPr>
          <w:rFonts w:eastAsia="Times New Roman" w:cstheme="minorHAnsi"/>
          <w:color w:val="000000"/>
        </w:rPr>
        <w:t>pecial (half movement)</w:t>
      </w:r>
    </w:p>
    <w:p w14:paraId="07B00F8D" w14:textId="77777777" w:rsidR="007A6DF7" w:rsidRDefault="007A6DF7">
      <w:pPr>
        <w:contextualSpacing/>
        <w:rPr>
          <w:rFonts w:eastAsia="Times New Roman" w:cstheme="minorHAnsi"/>
          <w:color w:val="000000"/>
        </w:rPr>
      </w:pPr>
      <w:r w:rsidRPr="000D5DB5">
        <w:rPr>
          <w:rFonts w:eastAsia="Times New Roman" w:cstheme="minorHAnsi"/>
          <w:b/>
          <w:bCs/>
          <w:color w:val="000000"/>
        </w:rPr>
        <w:t>Range</w:t>
      </w:r>
      <w:r w:rsidR="00B47F6D">
        <w:rPr>
          <w:b/>
          <w:bCs/>
        </w:rPr>
        <w:t>:</w:t>
      </w:r>
      <w:r w:rsidRPr="000D5DB5">
        <w:rPr>
          <w:rFonts w:eastAsia="Times New Roman" w:cstheme="minorHAnsi"/>
          <w:color w:val="000000"/>
        </w:rPr>
        <w:t xml:space="preserve"> Personal (Self)</w:t>
      </w:r>
    </w:p>
    <w:p w14:paraId="085142FB" w14:textId="77777777" w:rsidR="007A0074" w:rsidRDefault="0037145A">
      <w:pPr>
        <w:contextualSpacing/>
        <w:rPr>
          <w:rFonts w:eastAsia="Times New Roman" w:cstheme="minorHAnsi"/>
          <w:color w:val="000000"/>
        </w:rPr>
      </w:pPr>
      <w:r w:rsidRPr="000D5DB5">
        <w:rPr>
          <w:rFonts w:eastAsia="Times New Roman" w:cstheme="minorHAnsi"/>
          <w:b/>
          <w:bCs/>
          <w:color w:val="000000"/>
        </w:rPr>
        <w:t>Components</w:t>
      </w:r>
      <w:r w:rsidR="00B47F6D">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308357D9" w14:textId="77777777" w:rsidR="00B47F6D" w:rsidRPr="000D5DB5" w:rsidRDefault="00B47F6D" w:rsidP="00B47F6D">
      <w:pPr>
        <w:contextualSpacing/>
        <w:rPr>
          <w:rFonts w:eastAsia="Times New Roman" w:cstheme="minorHAnsi"/>
          <w:color w:val="000000"/>
        </w:rPr>
      </w:pPr>
      <w:r w:rsidRPr="000D5DB5">
        <w:rPr>
          <w:rFonts w:eastAsia="Times New Roman" w:cstheme="minorHAnsi"/>
          <w:b/>
          <w:bCs/>
          <w:color w:val="000000"/>
        </w:rPr>
        <w:t>Duration</w:t>
      </w:r>
      <w:r>
        <w:rPr>
          <w:b/>
          <w:bCs/>
        </w:rPr>
        <w:t>:</w:t>
      </w:r>
      <w:r w:rsidRPr="000D5DB5">
        <w:rPr>
          <w:rFonts w:eastAsia="Times New Roman" w:cstheme="minorHAnsi"/>
          <w:color w:val="000000"/>
        </w:rPr>
        <w:t xml:space="preserve"> </w:t>
      </w:r>
      <w:r>
        <w:rPr>
          <w:rFonts w:eastAsia="Times New Roman" w:cstheme="minorHAnsi"/>
          <w:color w:val="000000"/>
        </w:rPr>
        <w:t>1</w:t>
      </w:r>
      <w:r w:rsidRPr="000D5DB5">
        <w:rPr>
          <w:rFonts w:eastAsia="Times New Roman" w:cstheme="minorHAnsi"/>
          <w:color w:val="000000"/>
        </w:rPr>
        <w:t xml:space="preserve"> minute</w:t>
      </w:r>
      <w:r>
        <w:rPr>
          <w:rFonts w:eastAsia="Times New Roman" w:cstheme="minorHAnsi"/>
          <w:color w:val="000000"/>
        </w:rPr>
        <w:t xml:space="preserve"> </w:t>
      </w:r>
    </w:p>
    <w:p w14:paraId="39CDF04E"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gain one seal of the below array. If any spell of this array is used, you may release the seal, granting you the benefit of a crusader strike as if you sacrificed mana for a spell of the seal </w:t>
      </w:r>
      <w:r w:rsidR="00147238">
        <w:rPr>
          <w:rFonts w:eastAsia="Times New Roman" w:cstheme="minorHAnsi"/>
          <w:color w:val="000000"/>
        </w:rPr>
        <w:t xml:space="preserve">of the spell level </w:t>
      </w:r>
      <w:r w:rsidRPr="000D5DB5">
        <w:rPr>
          <w:rFonts w:eastAsia="Times New Roman" w:cstheme="minorHAnsi"/>
          <w:color w:val="000000"/>
        </w:rPr>
        <w:t>you chose</w:t>
      </w:r>
      <w:r w:rsidR="00DD0016">
        <w:rPr>
          <w:rFonts w:eastAsia="Times New Roman" w:cstheme="minorHAnsi"/>
          <w:color w:val="000000"/>
        </w:rPr>
        <w:t>.</w:t>
      </w:r>
    </w:p>
    <w:p w14:paraId="2C88BD53" w14:textId="77777777" w:rsidR="00A53E35" w:rsidRPr="000D5DB5" w:rsidRDefault="00A53E35" w:rsidP="003C4628">
      <w:pPr>
        <w:numPr>
          <w:ilvl w:val="0"/>
          <w:numId w:val="45"/>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Seal of Righteousness (level 1). </w:t>
      </w:r>
      <w:r w:rsidRPr="000D5DB5">
        <w:rPr>
          <w:rFonts w:eastAsia="Times New Roman" w:cstheme="minorHAnsi"/>
          <w:color w:val="000000"/>
        </w:rPr>
        <w:t xml:space="preserve">Any weapon you wield deals </w:t>
      </w:r>
      <w:r>
        <w:rPr>
          <w:rFonts w:eastAsia="Times New Roman" w:cstheme="minorHAnsi"/>
          <w:color w:val="000000"/>
        </w:rPr>
        <w:t>1d4</w:t>
      </w:r>
      <w:r w:rsidRPr="000D5DB5">
        <w:rPr>
          <w:rFonts w:eastAsia="Times New Roman" w:cstheme="minorHAnsi"/>
          <w:color w:val="000000"/>
        </w:rPr>
        <w:t xml:space="preserve"> </w:t>
      </w:r>
      <w:r>
        <w:rPr>
          <w:rFonts w:eastAsia="Times New Roman" w:cstheme="minorHAnsi"/>
          <w:color w:val="000000"/>
        </w:rPr>
        <w:t>extra damage</w:t>
      </w:r>
      <w:r w:rsidRPr="00DD0016">
        <w:rPr>
          <w:rFonts w:eastAsia="Times New Roman" w:cstheme="minorHAnsi"/>
          <w:color w:val="000000"/>
        </w:rPr>
        <w:t xml:space="preserve"> </w:t>
      </w:r>
      <w:r>
        <w:rPr>
          <w:rFonts w:eastAsia="Times New Roman" w:cstheme="minorHAnsi"/>
          <w:color w:val="000000"/>
        </w:rPr>
        <w:t xml:space="preserve">on its first attack in a given round. This damage can be </w:t>
      </w:r>
      <w:r w:rsidRPr="000D5DB5">
        <w:rPr>
          <w:rFonts w:eastAsia="Times New Roman" w:cstheme="minorHAnsi"/>
          <w:color w:val="000000"/>
        </w:rPr>
        <w:t xml:space="preserve">holy or fire damage. </w:t>
      </w:r>
    </w:p>
    <w:p w14:paraId="14D3DC97" w14:textId="77777777" w:rsidR="000A621B" w:rsidRPr="000D5DB5" w:rsidRDefault="000A621B" w:rsidP="003C4628">
      <w:pPr>
        <w:numPr>
          <w:ilvl w:val="0"/>
          <w:numId w:val="45"/>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Seal of Justice (</w:t>
      </w:r>
      <w:r w:rsidR="007D280E" w:rsidRPr="000D5DB5">
        <w:rPr>
          <w:rFonts w:eastAsia="Times New Roman" w:cstheme="minorHAnsi"/>
          <w:i/>
          <w:iCs/>
          <w:color w:val="000000"/>
        </w:rPr>
        <w:t xml:space="preserve">level </w:t>
      </w:r>
      <w:r w:rsidRPr="000D5DB5">
        <w:rPr>
          <w:rFonts w:eastAsia="Times New Roman" w:cstheme="minorHAnsi"/>
          <w:i/>
          <w:iCs/>
          <w:color w:val="000000"/>
        </w:rPr>
        <w:t xml:space="preserve">2). </w:t>
      </w:r>
      <w:r w:rsidRPr="000D5DB5">
        <w:rPr>
          <w:rFonts w:eastAsia="Times New Roman" w:cstheme="minorHAnsi"/>
          <w:color w:val="000000"/>
        </w:rPr>
        <w:t>While under</w:t>
      </w:r>
      <w:r w:rsidR="00FD3546" w:rsidRPr="000D5DB5">
        <w:rPr>
          <w:rFonts w:eastAsia="Times New Roman" w:cstheme="minorHAnsi"/>
          <w:color w:val="000000"/>
        </w:rPr>
        <w:t xml:space="preserve"> </w:t>
      </w:r>
      <w:r w:rsidRPr="000D5DB5">
        <w:rPr>
          <w:rFonts w:eastAsia="Times New Roman" w:cstheme="minorHAnsi"/>
          <w:color w:val="000000"/>
        </w:rPr>
        <w:t xml:space="preserve">the effects of this seal, each time you strike an opponent in melee, you reduce their speed by 10 feet. This penalty stacks, and is removed after 1 round. </w:t>
      </w:r>
    </w:p>
    <w:p w14:paraId="1EC2529E" w14:textId="77777777" w:rsidR="00AB25EF" w:rsidRPr="000D5DB5" w:rsidRDefault="00AB25EF" w:rsidP="003C4628">
      <w:pPr>
        <w:numPr>
          <w:ilvl w:val="0"/>
          <w:numId w:val="45"/>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Seal of Light (</w:t>
      </w:r>
      <w:r w:rsidR="007D280E" w:rsidRPr="000D5DB5">
        <w:rPr>
          <w:rFonts w:eastAsia="Times New Roman" w:cstheme="minorHAnsi"/>
          <w:i/>
          <w:iCs/>
          <w:color w:val="000000"/>
        </w:rPr>
        <w:t>level 2</w:t>
      </w:r>
      <w:r w:rsidRPr="000D5DB5">
        <w:rPr>
          <w:rFonts w:eastAsia="Times New Roman" w:cstheme="minorHAnsi"/>
          <w:i/>
          <w:iCs/>
          <w:color w:val="000000"/>
        </w:rPr>
        <w:t xml:space="preserve">). </w:t>
      </w:r>
      <w:r w:rsidRPr="000D5DB5">
        <w:rPr>
          <w:rFonts w:eastAsia="Times New Roman" w:cstheme="minorHAnsi"/>
          <w:color w:val="000000"/>
        </w:rPr>
        <w:t xml:space="preserve">While under the effects of this seal, each time you strike </w:t>
      </w:r>
      <w:r w:rsidR="00DD0016">
        <w:rPr>
          <w:rFonts w:eastAsia="Times New Roman" w:cstheme="minorHAnsi"/>
          <w:color w:val="000000"/>
        </w:rPr>
        <w:t>an opponent in melee, you heal 1d4</w:t>
      </w:r>
      <w:r w:rsidRPr="000D5DB5">
        <w:rPr>
          <w:rFonts w:eastAsia="Times New Roman" w:cstheme="minorHAnsi"/>
          <w:color w:val="000000"/>
        </w:rPr>
        <w:t xml:space="preserve"> hit points. You may halve the amount of hit points gained and grant them to any ally within 30 feet. </w:t>
      </w:r>
    </w:p>
    <w:p w14:paraId="1FE82EFF" w14:textId="77777777" w:rsidR="00A53E35" w:rsidRPr="000D5DB5" w:rsidRDefault="00A53E35" w:rsidP="003C4628">
      <w:pPr>
        <w:numPr>
          <w:ilvl w:val="0"/>
          <w:numId w:val="45"/>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Seal of Insight (level 3). </w:t>
      </w:r>
      <w:r w:rsidRPr="000D5DB5">
        <w:rPr>
          <w:rFonts w:eastAsia="Times New Roman" w:cstheme="minorHAnsi"/>
          <w:color w:val="000000"/>
        </w:rPr>
        <w:t xml:space="preserve">While under the effects of this seal, each time you strike an opponent in melee, you reduce the mana cost of your </w:t>
      </w:r>
      <w:r>
        <w:rPr>
          <w:rFonts w:eastAsia="Times New Roman" w:cstheme="minorHAnsi"/>
          <w:color w:val="000000"/>
        </w:rPr>
        <w:t>next paladin spell</w:t>
      </w:r>
      <w:r w:rsidRPr="000D5DB5">
        <w:rPr>
          <w:rFonts w:eastAsia="Times New Roman" w:cstheme="minorHAnsi"/>
          <w:color w:val="000000"/>
        </w:rPr>
        <w:t xml:space="preserve"> by 1 mana </w:t>
      </w:r>
      <w:r>
        <w:rPr>
          <w:rFonts w:eastAsia="Times New Roman" w:cstheme="minorHAnsi"/>
          <w:color w:val="000000"/>
        </w:rPr>
        <w:t xml:space="preserve">point </w:t>
      </w:r>
      <w:r w:rsidRPr="000D5DB5">
        <w:rPr>
          <w:rFonts w:eastAsia="Times New Roman" w:cstheme="minorHAnsi"/>
          <w:color w:val="000000"/>
        </w:rPr>
        <w:t>(minimum 1). This does not stack with other mana-reduction effects</w:t>
      </w:r>
      <w:r>
        <w:rPr>
          <w:rFonts w:eastAsia="Times New Roman" w:cstheme="minorHAnsi"/>
          <w:color w:val="000000"/>
        </w:rPr>
        <w:t>, but can stack with itself</w:t>
      </w:r>
      <w:r w:rsidRPr="000D5DB5">
        <w:rPr>
          <w:rFonts w:eastAsia="Times New Roman" w:cstheme="minorHAnsi"/>
          <w:color w:val="000000"/>
        </w:rPr>
        <w:t xml:space="preserve">. </w:t>
      </w:r>
      <w:r w:rsidR="00D82E44">
        <w:rPr>
          <w:rFonts w:eastAsia="Times New Roman" w:cstheme="minorHAnsi"/>
          <w:color w:val="000000"/>
        </w:rPr>
        <w:t xml:space="preserve">The benefit remains up until 1 hour. </w:t>
      </w:r>
    </w:p>
    <w:p w14:paraId="295FBDF0" w14:textId="77777777" w:rsidR="00AB25EF" w:rsidRPr="00134BC3" w:rsidRDefault="00AB25EF">
      <w:pPr>
        <w:contextualSpacing/>
        <w:rPr>
          <w:rFonts w:eastAsia="Times New Roman" w:cstheme="minorHAnsi"/>
        </w:rPr>
      </w:pPr>
      <w:r w:rsidRPr="000D5DB5">
        <w:rPr>
          <w:rFonts w:eastAsia="Times New Roman" w:cstheme="minorHAnsi"/>
          <w:b/>
          <w:bCs/>
          <w:color w:val="000000"/>
        </w:rPr>
        <w:t xml:space="preserve">Release. </w:t>
      </w:r>
    </w:p>
    <w:p w14:paraId="590656BC" w14:textId="77777777" w:rsidR="00A53E35" w:rsidRPr="000D5DB5" w:rsidRDefault="00A53E35" w:rsidP="003C4628">
      <w:pPr>
        <w:numPr>
          <w:ilvl w:val="0"/>
          <w:numId w:val="46"/>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Seal of Righteousness. </w:t>
      </w:r>
      <w:r w:rsidRPr="000D5DB5">
        <w:rPr>
          <w:rFonts w:eastAsia="Times New Roman" w:cstheme="minorHAnsi"/>
          <w:color w:val="000000"/>
        </w:rPr>
        <w:t xml:space="preserve">The target of the Paladin’s Crusader Strike instantly suffers </w:t>
      </w:r>
      <w:r>
        <w:rPr>
          <w:rFonts w:eastAsia="Times New Roman" w:cstheme="minorHAnsi"/>
          <w:color w:val="000000"/>
        </w:rPr>
        <w:t>2d4</w:t>
      </w:r>
      <w:r w:rsidRPr="000D5DB5">
        <w:rPr>
          <w:rFonts w:eastAsia="Times New Roman" w:cstheme="minorHAnsi"/>
          <w:color w:val="000000"/>
        </w:rPr>
        <w:t xml:space="preserve"> </w:t>
      </w:r>
      <w:r>
        <w:rPr>
          <w:rFonts w:eastAsia="Times New Roman" w:cstheme="minorHAnsi"/>
          <w:color w:val="000000"/>
        </w:rPr>
        <w:t xml:space="preserve">extra points of </w:t>
      </w:r>
      <w:r w:rsidRPr="000D5DB5">
        <w:rPr>
          <w:rFonts w:eastAsia="Times New Roman" w:cstheme="minorHAnsi"/>
          <w:color w:val="000000"/>
        </w:rPr>
        <w:t>damage</w:t>
      </w:r>
      <w:r>
        <w:rPr>
          <w:rFonts w:eastAsia="Times New Roman" w:cstheme="minorHAnsi"/>
          <w:color w:val="000000"/>
        </w:rPr>
        <w:t xml:space="preserve"> of the </w:t>
      </w:r>
      <w:r w:rsidR="00D82E44">
        <w:rPr>
          <w:rFonts w:eastAsia="Times New Roman" w:cstheme="minorHAnsi"/>
          <w:color w:val="000000"/>
        </w:rPr>
        <w:t>seal</w:t>
      </w:r>
      <w:r>
        <w:rPr>
          <w:rFonts w:eastAsia="Times New Roman" w:cstheme="minorHAnsi"/>
          <w:color w:val="000000"/>
        </w:rPr>
        <w:t>’s type, and the target can’t take reactions for one round</w:t>
      </w:r>
      <w:r w:rsidRPr="000D5DB5">
        <w:rPr>
          <w:rFonts w:eastAsia="Times New Roman" w:cstheme="minorHAnsi"/>
          <w:color w:val="000000"/>
        </w:rPr>
        <w:t xml:space="preserve">. </w:t>
      </w:r>
    </w:p>
    <w:p w14:paraId="633A4D20" w14:textId="77777777" w:rsidR="00B201EF" w:rsidRDefault="00B201EF" w:rsidP="003C4628">
      <w:pPr>
        <w:numPr>
          <w:ilvl w:val="0"/>
          <w:numId w:val="46"/>
        </w:numPr>
        <w:ind w:left="0" w:firstLine="0"/>
        <w:contextualSpacing/>
        <w:textAlignment w:val="baseline"/>
        <w:rPr>
          <w:rFonts w:eastAsia="Times New Roman" w:cstheme="minorHAnsi"/>
          <w:i/>
          <w:iCs/>
          <w:color w:val="000000"/>
        </w:rPr>
      </w:pPr>
      <w:r>
        <w:rPr>
          <w:rFonts w:eastAsia="Times New Roman" w:cstheme="minorHAnsi"/>
          <w:i/>
          <w:iCs/>
          <w:color w:val="000000"/>
        </w:rPr>
        <w:t xml:space="preserve">Seal of Insight. </w:t>
      </w:r>
      <w:r>
        <w:rPr>
          <w:rFonts w:eastAsia="Times New Roman" w:cstheme="minorHAnsi"/>
          <w:color w:val="000000"/>
        </w:rPr>
        <w:t>The reduction to mana costs of your paladin spells remains for one round</w:t>
      </w:r>
      <w:r w:rsidR="00DD0016">
        <w:rPr>
          <w:rFonts w:eastAsia="Times New Roman" w:cstheme="minorHAnsi"/>
          <w:color w:val="000000"/>
        </w:rPr>
        <w:t xml:space="preserve"> per spell level of the seal</w:t>
      </w:r>
      <w:r>
        <w:rPr>
          <w:rFonts w:eastAsia="Times New Roman" w:cstheme="minorHAnsi"/>
          <w:color w:val="000000"/>
        </w:rPr>
        <w:t xml:space="preserve">. </w:t>
      </w:r>
    </w:p>
    <w:p w14:paraId="4EADB4DE" w14:textId="77777777" w:rsidR="00AB25EF" w:rsidRPr="000D5DB5" w:rsidRDefault="00AB25EF" w:rsidP="003C4628">
      <w:pPr>
        <w:numPr>
          <w:ilvl w:val="0"/>
          <w:numId w:val="46"/>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lastRenderedPageBreak/>
        <w:t xml:space="preserve">Seal of Light. </w:t>
      </w:r>
      <w:r w:rsidR="00DD0016">
        <w:rPr>
          <w:rFonts w:eastAsia="Times New Roman" w:cstheme="minorHAnsi"/>
          <w:color w:val="000000"/>
        </w:rPr>
        <w:t>The seal restores 2</w:t>
      </w:r>
      <w:r w:rsidRPr="000D5DB5">
        <w:rPr>
          <w:rFonts w:eastAsia="Times New Roman" w:cstheme="minorHAnsi"/>
          <w:color w:val="000000"/>
        </w:rPr>
        <w:t>d</w:t>
      </w:r>
      <w:r w:rsidR="00DD0016">
        <w:rPr>
          <w:rFonts w:eastAsia="Times New Roman" w:cstheme="minorHAnsi"/>
          <w:color w:val="000000"/>
        </w:rPr>
        <w:t>4</w:t>
      </w:r>
      <w:r w:rsidRPr="000D5DB5">
        <w:rPr>
          <w:rFonts w:eastAsia="Times New Roman" w:cstheme="minorHAnsi"/>
          <w:color w:val="000000"/>
        </w:rPr>
        <w:t xml:space="preserve"> hit points</w:t>
      </w:r>
      <w:r w:rsidR="00DD0016">
        <w:rPr>
          <w:rFonts w:eastAsia="Times New Roman" w:cstheme="minorHAnsi"/>
          <w:color w:val="000000"/>
        </w:rPr>
        <w:t xml:space="preserve"> to you (you may grant half of the amount to any ally)</w:t>
      </w:r>
      <w:r w:rsidRPr="000D5DB5">
        <w:rPr>
          <w:rFonts w:eastAsia="Times New Roman" w:cstheme="minorHAnsi"/>
          <w:color w:val="000000"/>
        </w:rPr>
        <w:t>.</w:t>
      </w:r>
    </w:p>
    <w:p w14:paraId="7900863B" w14:textId="77777777" w:rsidR="00AB25EF" w:rsidRDefault="00AB25EF">
      <w:pPr>
        <w:contextualSpacing/>
        <w:rPr>
          <w:rFonts w:eastAsia="Times New Roman" w:cstheme="minorHAnsi"/>
          <w:b/>
          <w:bCs/>
          <w:color w:val="000000"/>
        </w:rPr>
      </w:pPr>
      <w:r w:rsidRPr="000D5DB5">
        <w:rPr>
          <w:rFonts w:eastAsia="Times New Roman" w:cstheme="minorHAnsi"/>
          <w:b/>
          <w:bCs/>
          <w:color w:val="000000"/>
        </w:rPr>
        <w:t xml:space="preserve">Heightened. </w:t>
      </w:r>
    </w:p>
    <w:p w14:paraId="242A809E" w14:textId="77777777" w:rsidR="00D82E44" w:rsidRPr="00134BC3" w:rsidRDefault="00D82E44" w:rsidP="00D82E44">
      <w:pPr>
        <w:contextualSpacing/>
        <w:rPr>
          <w:rFonts w:eastAsia="Times New Roman" w:cstheme="minorHAnsi"/>
        </w:rPr>
      </w:pPr>
      <w:r w:rsidRPr="000D5DB5">
        <w:rPr>
          <w:rFonts w:eastAsia="Times New Roman" w:cstheme="minorHAnsi"/>
          <w:color w:val="000000"/>
        </w:rPr>
        <w:t xml:space="preserve">Releasing the </w:t>
      </w:r>
      <w:r>
        <w:rPr>
          <w:rFonts w:eastAsia="Times New Roman" w:cstheme="minorHAnsi"/>
          <w:color w:val="000000"/>
        </w:rPr>
        <w:t xml:space="preserve">seal </w:t>
      </w:r>
      <w:r w:rsidRPr="000D5DB5">
        <w:rPr>
          <w:rFonts w:eastAsia="Times New Roman" w:cstheme="minorHAnsi"/>
          <w:color w:val="000000"/>
        </w:rPr>
        <w:t xml:space="preserve">has the following effect when released. </w:t>
      </w:r>
    </w:p>
    <w:p w14:paraId="0D94F88E" w14:textId="77777777" w:rsidR="00A53E35" w:rsidRPr="00DD0016" w:rsidRDefault="00A53E35" w:rsidP="003C4628">
      <w:pPr>
        <w:numPr>
          <w:ilvl w:val="0"/>
          <w:numId w:val="47"/>
        </w:numPr>
        <w:ind w:left="0" w:firstLine="0"/>
        <w:contextualSpacing/>
        <w:textAlignment w:val="baseline"/>
        <w:rPr>
          <w:rFonts w:eastAsia="Times New Roman" w:cstheme="minorHAnsi"/>
          <w:color w:val="000000"/>
        </w:rPr>
      </w:pPr>
      <w:r>
        <w:rPr>
          <w:rFonts w:eastAsia="Times New Roman" w:cstheme="minorHAnsi"/>
          <w:i/>
          <w:iCs/>
          <w:color w:val="000000"/>
        </w:rPr>
        <w:t>Seal of Righteousness</w:t>
      </w:r>
      <w:r w:rsidRPr="00DD0016">
        <w:rPr>
          <w:rFonts w:eastAsia="Times New Roman" w:cstheme="minorHAnsi"/>
          <w:i/>
          <w:iCs/>
          <w:color w:val="000000"/>
        </w:rPr>
        <w:t xml:space="preserve">. </w:t>
      </w:r>
      <w:r w:rsidRPr="00DD0016">
        <w:rPr>
          <w:rFonts w:eastAsia="Times New Roman" w:cstheme="minorHAnsi"/>
          <w:color w:val="000000"/>
        </w:rPr>
        <w:t xml:space="preserve">The damage taken per hit </w:t>
      </w:r>
      <w:r w:rsidR="00D82E44">
        <w:rPr>
          <w:rFonts w:eastAsia="Times New Roman" w:cstheme="minorHAnsi"/>
          <w:color w:val="000000"/>
        </w:rPr>
        <w:t xml:space="preserve">(and in release) </w:t>
      </w:r>
      <w:r w:rsidRPr="00DD0016">
        <w:rPr>
          <w:rFonts w:eastAsia="Times New Roman" w:cstheme="minorHAnsi"/>
          <w:color w:val="000000"/>
        </w:rPr>
        <w:t xml:space="preserve">increases by 1d4 per spell level. </w:t>
      </w:r>
    </w:p>
    <w:p w14:paraId="27101A2F" w14:textId="77777777" w:rsidR="00DD0016" w:rsidRDefault="00AB25EF" w:rsidP="003C4628">
      <w:pPr>
        <w:numPr>
          <w:ilvl w:val="0"/>
          <w:numId w:val="47"/>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Seal of Light. </w:t>
      </w:r>
      <w:r w:rsidRPr="000D5DB5">
        <w:rPr>
          <w:rFonts w:eastAsia="Times New Roman" w:cstheme="minorHAnsi"/>
          <w:color w:val="000000"/>
        </w:rPr>
        <w:t xml:space="preserve">The value of healing increases by </w:t>
      </w:r>
      <w:r w:rsidR="00DD0016">
        <w:rPr>
          <w:rFonts w:eastAsia="Times New Roman" w:cstheme="minorHAnsi"/>
          <w:color w:val="000000"/>
        </w:rPr>
        <w:t>1d4</w:t>
      </w:r>
      <w:r w:rsidRPr="000D5DB5">
        <w:rPr>
          <w:rFonts w:eastAsia="Times New Roman" w:cstheme="minorHAnsi"/>
          <w:color w:val="000000"/>
        </w:rPr>
        <w:t xml:space="preserve"> per level above 2nd. Upon releasing the seal, you regain an additional </w:t>
      </w:r>
      <w:r w:rsidR="00DD0016">
        <w:rPr>
          <w:rFonts w:eastAsia="Times New Roman" w:cstheme="minorHAnsi"/>
          <w:color w:val="000000"/>
        </w:rPr>
        <w:t>2</w:t>
      </w:r>
      <w:r w:rsidRPr="000D5DB5">
        <w:rPr>
          <w:rFonts w:eastAsia="Times New Roman" w:cstheme="minorHAnsi"/>
          <w:color w:val="000000"/>
        </w:rPr>
        <w:t>d</w:t>
      </w:r>
      <w:r w:rsidR="00DD0016">
        <w:rPr>
          <w:rFonts w:eastAsia="Times New Roman" w:cstheme="minorHAnsi"/>
          <w:color w:val="000000"/>
        </w:rPr>
        <w:t>4</w:t>
      </w:r>
      <w:r w:rsidRPr="000D5DB5">
        <w:rPr>
          <w:rFonts w:eastAsia="Times New Roman" w:cstheme="minorHAnsi"/>
          <w:color w:val="000000"/>
        </w:rPr>
        <w:t xml:space="preserve"> hit points per level as well.</w:t>
      </w:r>
    </w:p>
    <w:p w14:paraId="2FC93233" w14:textId="77777777" w:rsidR="007644ED" w:rsidRDefault="007644ED">
      <w:pPr>
        <w:contextualSpacing/>
        <w:textAlignment w:val="baseline"/>
        <w:rPr>
          <w:rFonts w:eastAsia="Times New Roman" w:cstheme="minorHAnsi"/>
          <w:color w:val="000000"/>
        </w:rPr>
      </w:pPr>
    </w:p>
    <w:p w14:paraId="5497A00C" w14:textId="77777777" w:rsidR="0024008E" w:rsidRPr="004A6694" w:rsidRDefault="0024008E" w:rsidP="0024008E">
      <w:pPr>
        <w:contextualSpacing/>
        <w:rPr>
          <w:rFonts w:eastAsia="Times New Roman" w:cstheme="minorHAnsi"/>
        </w:rPr>
      </w:pPr>
      <w:r>
        <w:rPr>
          <w:rFonts w:eastAsia="Times New Roman" w:cstheme="minorHAnsi"/>
          <w:b/>
          <w:bCs/>
          <w:color w:val="000000"/>
        </w:rPr>
        <w:t xml:space="preserve">Serpent Ward </w:t>
      </w:r>
      <w:r w:rsidRPr="004A6694">
        <w:rPr>
          <w:rFonts w:eastAsia="Times New Roman" w:cstheme="minorHAnsi"/>
          <w:b/>
          <w:bCs/>
          <w:color w:val="000000"/>
        </w:rPr>
        <w:t>[level</w:t>
      </w:r>
      <w:r w:rsidRPr="004A6694" w:rsidDel="00185ACB">
        <w:rPr>
          <w:rFonts w:eastAsia="Times New Roman" w:cstheme="minorHAnsi"/>
          <w:b/>
          <w:bCs/>
          <w:color w:val="000000"/>
        </w:rPr>
        <w:t xml:space="preserve"> </w:t>
      </w:r>
      <w:r>
        <w:rPr>
          <w:rFonts w:eastAsia="Times New Roman" w:cstheme="minorHAnsi"/>
          <w:b/>
          <w:bCs/>
          <w:color w:val="000000"/>
        </w:rPr>
        <w:t>2</w:t>
      </w:r>
      <w:r w:rsidRPr="004A6694">
        <w:rPr>
          <w:rFonts w:eastAsia="Times New Roman" w:cstheme="minorHAnsi"/>
          <w:b/>
          <w:bCs/>
          <w:color w:val="000000"/>
        </w:rPr>
        <w:t>]</w:t>
      </w:r>
    </w:p>
    <w:p w14:paraId="57E3DE2D" w14:textId="77777777" w:rsidR="0024008E" w:rsidRPr="004A6694" w:rsidRDefault="0024008E" w:rsidP="0024008E">
      <w:pPr>
        <w:contextualSpacing/>
        <w:rPr>
          <w:rFonts w:eastAsia="Times New Roman" w:cstheme="minorHAnsi"/>
        </w:rPr>
      </w:pPr>
      <w:r w:rsidRPr="004A6694">
        <w:rPr>
          <w:rFonts w:eastAsia="Times New Roman" w:cstheme="minorHAnsi"/>
          <w:color w:val="000000"/>
        </w:rPr>
        <w:t xml:space="preserve">Evocation </w:t>
      </w:r>
      <w:r>
        <w:rPr>
          <w:rFonts w:eastAsia="Times New Roman" w:cstheme="minorHAnsi"/>
          <w:color w:val="000000"/>
        </w:rPr>
        <w:t>[totem]</w:t>
      </w:r>
    </w:p>
    <w:p w14:paraId="5BCF3AD0" w14:textId="77777777" w:rsidR="0024008E" w:rsidRPr="004A6694" w:rsidRDefault="0024008E" w:rsidP="0024008E">
      <w:pPr>
        <w:contextualSpacing/>
        <w:rPr>
          <w:rFonts w:eastAsia="Times New Roman" w:cstheme="minorHAnsi"/>
        </w:rPr>
      </w:pPr>
      <w:r w:rsidRPr="004A6694">
        <w:rPr>
          <w:rFonts w:eastAsia="Times New Roman" w:cstheme="minorHAnsi"/>
          <w:b/>
          <w:bCs/>
          <w:color w:val="000000"/>
        </w:rPr>
        <w:t>Casting Time</w:t>
      </w:r>
      <w:r w:rsidR="00B47F6D">
        <w:rPr>
          <w:b/>
          <w:bCs/>
        </w:rPr>
        <w:t>:</w:t>
      </w:r>
      <w:r w:rsidRPr="004A6694">
        <w:rPr>
          <w:rFonts w:eastAsia="Times New Roman" w:cstheme="minorHAnsi"/>
          <w:b/>
          <w:bCs/>
          <w:color w:val="000000"/>
        </w:rPr>
        <w:t xml:space="preserve"> </w:t>
      </w:r>
      <w:r w:rsidRPr="004A6694">
        <w:rPr>
          <w:rFonts w:eastAsia="Times New Roman" w:cstheme="minorHAnsi"/>
          <w:color w:val="000000"/>
        </w:rPr>
        <w:t>1 action</w:t>
      </w:r>
    </w:p>
    <w:p w14:paraId="38102EEE" w14:textId="77777777" w:rsidR="0024008E" w:rsidRPr="004A6694" w:rsidRDefault="0024008E" w:rsidP="0024008E">
      <w:pPr>
        <w:contextualSpacing/>
        <w:rPr>
          <w:rFonts w:eastAsia="Times New Roman" w:cstheme="minorHAnsi"/>
        </w:rPr>
      </w:pPr>
      <w:r w:rsidRPr="004A6694">
        <w:rPr>
          <w:rFonts w:eastAsia="Times New Roman" w:cstheme="minorHAnsi"/>
          <w:b/>
          <w:bCs/>
          <w:color w:val="000000"/>
        </w:rPr>
        <w:t>Range</w:t>
      </w:r>
      <w:r w:rsidR="00B47F6D">
        <w:rPr>
          <w:b/>
          <w:bCs/>
        </w:rPr>
        <w:t>:</w:t>
      </w:r>
      <w:r w:rsidRPr="004A6694">
        <w:rPr>
          <w:rFonts w:eastAsia="Times New Roman" w:cstheme="minorHAnsi"/>
          <w:b/>
          <w:bCs/>
          <w:color w:val="000000"/>
        </w:rPr>
        <w:t xml:space="preserve"> </w:t>
      </w:r>
      <w:r w:rsidRPr="004A6694">
        <w:rPr>
          <w:rFonts w:eastAsia="Times New Roman" w:cstheme="minorHAnsi"/>
          <w:color w:val="000000"/>
        </w:rPr>
        <w:t>30 feet</w:t>
      </w:r>
    </w:p>
    <w:p w14:paraId="5FE5337B" w14:textId="77777777" w:rsidR="0024008E" w:rsidRPr="004A6694" w:rsidRDefault="0024008E" w:rsidP="0024008E">
      <w:pPr>
        <w:contextualSpacing/>
        <w:rPr>
          <w:rFonts w:eastAsia="Times New Roman" w:cstheme="minorHAnsi"/>
        </w:rPr>
      </w:pPr>
      <w:r w:rsidRPr="004A6694">
        <w:rPr>
          <w:rFonts w:eastAsia="Times New Roman" w:cstheme="minorHAnsi"/>
          <w:b/>
          <w:bCs/>
          <w:color w:val="000000"/>
        </w:rPr>
        <w:t>Components</w:t>
      </w:r>
      <w:r w:rsidR="00B47F6D">
        <w:rPr>
          <w:b/>
          <w:bCs/>
        </w:rPr>
        <w:t>:</w:t>
      </w:r>
      <w:r w:rsidRPr="004A6694">
        <w:rPr>
          <w:rFonts w:eastAsia="Times New Roman" w:cstheme="minorHAnsi"/>
          <w:b/>
          <w:bCs/>
          <w:color w:val="000000"/>
        </w:rPr>
        <w:t xml:space="preserve"> </w:t>
      </w:r>
      <w:r w:rsidRPr="004A6694">
        <w:rPr>
          <w:rFonts w:eastAsia="Times New Roman" w:cstheme="minorHAnsi"/>
          <w:color w:val="000000"/>
        </w:rPr>
        <w:t>V, S</w:t>
      </w:r>
    </w:p>
    <w:p w14:paraId="76F4D969" w14:textId="77777777" w:rsidR="0024008E" w:rsidRPr="004A6694" w:rsidRDefault="0024008E" w:rsidP="0024008E">
      <w:pPr>
        <w:contextualSpacing/>
        <w:rPr>
          <w:rFonts w:eastAsia="Times New Roman" w:cstheme="minorHAnsi"/>
        </w:rPr>
      </w:pPr>
      <w:r w:rsidRPr="004A6694">
        <w:rPr>
          <w:rFonts w:eastAsia="Times New Roman" w:cstheme="minorHAnsi"/>
          <w:b/>
          <w:bCs/>
          <w:color w:val="000000"/>
        </w:rPr>
        <w:t>Duration</w:t>
      </w:r>
      <w:r w:rsidR="00B47F6D">
        <w:rPr>
          <w:b/>
          <w:bCs/>
        </w:rPr>
        <w:t>:</w:t>
      </w:r>
      <w:r w:rsidRPr="004A6694">
        <w:rPr>
          <w:rFonts w:eastAsia="Times New Roman" w:cstheme="minorHAnsi"/>
          <w:b/>
          <w:bCs/>
          <w:color w:val="000000"/>
        </w:rPr>
        <w:t xml:space="preserve"> </w:t>
      </w:r>
      <w:r w:rsidRPr="004A6694">
        <w:rPr>
          <w:rFonts w:eastAsia="Times New Roman" w:cstheme="minorHAnsi"/>
          <w:color w:val="000000"/>
        </w:rPr>
        <w:t>1 minute</w:t>
      </w:r>
    </w:p>
    <w:p w14:paraId="2A458848" w14:textId="77777777" w:rsidR="0024008E" w:rsidRPr="00134BC3" w:rsidRDefault="0024008E" w:rsidP="0024008E">
      <w:pPr>
        <w:contextualSpacing/>
        <w:rPr>
          <w:rFonts w:eastAsia="Times New Roman" w:cstheme="minorHAnsi"/>
        </w:rPr>
      </w:pPr>
      <w:r w:rsidRPr="004A6694">
        <w:rPr>
          <w:rFonts w:eastAsia="Times New Roman" w:cstheme="minorHAnsi"/>
          <w:color w:val="000000"/>
        </w:rPr>
        <w:t xml:space="preserve">Once you place this totem, you may use a reaction to have it </w:t>
      </w:r>
      <w:r w:rsidR="006746EC">
        <w:rPr>
          <w:rFonts w:eastAsia="Times New Roman" w:cstheme="minorHAnsi"/>
          <w:color w:val="000000"/>
        </w:rPr>
        <w:t xml:space="preserve">cast the </w:t>
      </w:r>
      <w:r w:rsidRPr="006746EC">
        <w:rPr>
          <w:rFonts w:eastAsia="Times New Roman" w:cstheme="minorHAnsi"/>
          <w:i/>
          <w:iCs/>
          <w:color w:val="000000"/>
        </w:rPr>
        <w:t>fire bolt</w:t>
      </w:r>
      <w:r w:rsidRPr="000D5DB5">
        <w:rPr>
          <w:rFonts w:eastAsia="Times New Roman" w:cstheme="minorHAnsi"/>
          <w:color w:val="000000"/>
        </w:rPr>
        <w:t xml:space="preserve"> </w:t>
      </w:r>
      <w:r>
        <w:rPr>
          <w:rFonts w:eastAsia="Times New Roman" w:cstheme="minorHAnsi"/>
          <w:color w:val="000000"/>
        </w:rPr>
        <w:t>cantrip</w:t>
      </w:r>
      <w:r w:rsidR="006746EC">
        <w:rPr>
          <w:rFonts w:eastAsia="Times New Roman" w:cstheme="minorHAnsi"/>
          <w:color w:val="000000"/>
        </w:rPr>
        <w:t xml:space="preserve">. This manifests as </w:t>
      </w:r>
      <w:r>
        <w:rPr>
          <w:rFonts w:eastAsia="Times New Roman" w:cstheme="minorHAnsi"/>
          <w:color w:val="000000"/>
        </w:rPr>
        <w:t xml:space="preserve">a snake-head that releases the bolt of flame, </w:t>
      </w:r>
      <w:r w:rsidRPr="000D5DB5">
        <w:rPr>
          <w:rFonts w:eastAsia="Times New Roman" w:cstheme="minorHAnsi"/>
          <w:color w:val="000000"/>
        </w:rPr>
        <w:t xml:space="preserve">as the </w:t>
      </w:r>
      <w:r>
        <w:rPr>
          <w:rFonts w:eastAsia="Times New Roman" w:cstheme="minorHAnsi"/>
          <w:color w:val="000000"/>
        </w:rPr>
        <w:t xml:space="preserve">cantrip </w:t>
      </w:r>
      <w:r w:rsidRPr="000D5DB5">
        <w:rPr>
          <w:rFonts w:eastAsia="Times New Roman" w:cstheme="minorHAnsi"/>
          <w:color w:val="000000"/>
        </w:rPr>
        <w:t>of the same name.</w:t>
      </w:r>
      <w:r>
        <w:rPr>
          <w:rFonts w:eastAsia="Times New Roman" w:cstheme="minorHAnsi"/>
          <w:color w:val="000000"/>
        </w:rPr>
        <w:t xml:space="preserve"> The cantrip treats your character level as if 5 levels lower for the purposes of damage (minimum 1d10 as normal).</w:t>
      </w:r>
    </w:p>
    <w:p w14:paraId="488A04CD" w14:textId="77777777" w:rsidR="0024008E" w:rsidRPr="000D5DB5" w:rsidRDefault="0024008E">
      <w:pPr>
        <w:contextualSpacing/>
        <w:textAlignment w:val="baseline"/>
        <w:rPr>
          <w:rFonts w:eastAsia="Times New Roman" w:cstheme="minorHAnsi"/>
          <w:color w:val="000000"/>
        </w:rPr>
      </w:pPr>
    </w:p>
    <w:p w14:paraId="71E713B9" w14:textId="77777777" w:rsidR="00AB25EF" w:rsidRPr="00134BC3" w:rsidRDefault="00AB25EF">
      <w:pPr>
        <w:contextualSpacing/>
        <w:rPr>
          <w:rFonts w:eastAsia="Times New Roman" w:cstheme="minorHAnsi"/>
        </w:rPr>
      </w:pPr>
      <w:r w:rsidRPr="000D5DB5">
        <w:rPr>
          <w:rFonts w:eastAsia="Times New Roman" w:cstheme="minorHAnsi"/>
          <w:b/>
          <w:bCs/>
          <w:color w:val="000000"/>
        </w:rPr>
        <w:t>Shackle Evil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48EC8596"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p>
    <w:p w14:paraId="34CD9C31"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B47F6D">
        <w:rPr>
          <w:b/>
          <w:bCs/>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EEDCF54"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B47F6D">
        <w:rPr>
          <w:b/>
          <w:bCs/>
        </w:rPr>
        <w:t>:</w:t>
      </w:r>
      <w:r w:rsidRPr="000D5DB5">
        <w:rPr>
          <w:rFonts w:eastAsia="Times New Roman" w:cstheme="minorHAnsi"/>
          <w:b/>
          <w:bCs/>
          <w:color w:val="000000"/>
        </w:rPr>
        <w:t xml:space="preserve"> </w:t>
      </w:r>
      <w:r w:rsidRPr="000D5DB5">
        <w:rPr>
          <w:rFonts w:eastAsia="Times New Roman" w:cstheme="minorHAnsi"/>
          <w:color w:val="000000"/>
        </w:rPr>
        <w:t>60 feet</w:t>
      </w:r>
    </w:p>
    <w:p w14:paraId="1437A6F4" w14:textId="77777777" w:rsidR="0037145A" w:rsidRPr="00134BC3" w:rsidRDefault="0037145A">
      <w:pPr>
        <w:contextualSpacing/>
        <w:rPr>
          <w:rFonts w:eastAsia="Times New Roman" w:cstheme="minorHAnsi"/>
        </w:rPr>
      </w:pPr>
      <w:r>
        <w:rPr>
          <w:rFonts w:eastAsia="Times New Roman" w:cstheme="minorHAnsi"/>
          <w:b/>
          <w:bCs/>
          <w:color w:val="000000"/>
        </w:rPr>
        <w:t>Components</w:t>
      </w:r>
      <w:r w:rsidR="00B47F6D">
        <w:rPr>
          <w:b/>
          <w:bCs/>
        </w:rPr>
        <w:t>:</w:t>
      </w:r>
      <w:r>
        <w:rPr>
          <w:rFonts w:eastAsia="Times New Roman" w:cstheme="minorHAnsi"/>
          <w:b/>
          <w:bCs/>
          <w:color w:val="000000"/>
        </w:rPr>
        <w:t xml:space="preserve"> </w:t>
      </w:r>
      <w:r w:rsidRPr="001F25FA">
        <w:rPr>
          <w:rFonts w:eastAsia="Times New Roman" w:cstheme="minorHAnsi"/>
          <w:color w:val="000000"/>
        </w:rPr>
        <w:t>V, S</w:t>
      </w:r>
      <w:r w:rsidRPr="0037145A">
        <w:rPr>
          <w:rFonts w:eastAsia="Times New Roman" w:cstheme="minorHAnsi"/>
          <w:color w:val="000000"/>
        </w:rPr>
        <w:t>, M (a dip of holy water or a bone)</w:t>
      </w:r>
    </w:p>
    <w:p w14:paraId="360CA586"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B47F6D">
        <w:rPr>
          <w:b/>
          <w:bCs/>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1E36D914" w14:textId="77777777" w:rsidR="00AB25EF" w:rsidRDefault="00AB25EF">
      <w:pPr>
        <w:contextualSpacing/>
        <w:rPr>
          <w:rFonts w:eastAsia="Times New Roman" w:cstheme="minorHAnsi"/>
          <w:color w:val="000000"/>
        </w:rPr>
      </w:pPr>
      <w:r w:rsidRPr="000D5DB5">
        <w:rPr>
          <w:rFonts w:eastAsia="Times New Roman" w:cstheme="minorHAnsi"/>
          <w:color w:val="000000"/>
        </w:rPr>
        <w:t>Choose any two undead or fiends that you can see within range. The targets must succeed on a Spirit saving throw or be paralyzed for the duration. At the end of each of their turns, the targets can make another Spirit saving throw. On a success, the spell ends for the target.</w:t>
      </w:r>
      <w:r w:rsidR="00B201EF">
        <w:rPr>
          <w:rFonts w:eastAsia="Times New Roman" w:cstheme="minorHAnsi"/>
          <w:color w:val="000000"/>
        </w:rPr>
        <w:t xml:space="preserve"> </w:t>
      </w:r>
    </w:p>
    <w:p w14:paraId="39328E1C" w14:textId="77777777" w:rsidR="00B201EF" w:rsidRPr="00134BC3" w:rsidRDefault="00B201EF">
      <w:pPr>
        <w:contextualSpacing/>
        <w:rPr>
          <w:rFonts w:eastAsia="Times New Roman" w:cstheme="minorHAnsi"/>
        </w:rPr>
      </w:pPr>
      <w:r>
        <w:rPr>
          <w:rFonts w:eastAsia="Times New Roman" w:cstheme="minorHAnsi"/>
          <w:color w:val="000000"/>
        </w:rPr>
        <w:t xml:space="preserve">This otherwise acts as the </w:t>
      </w:r>
      <w:r w:rsidR="006746EC">
        <w:rPr>
          <w:rFonts w:eastAsia="Times New Roman" w:cstheme="minorHAnsi"/>
          <w:i/>
          <w:iCs/>
          <w:color w:val="000000"/>
        </w:rPr>
        <w:t>h</w:t>
      </w:r>
      <w:r w:rsidRPr="006746EC">
        <w:rPr>
          <w:rFonts w:eastAsia="Times New Roman" w:cstheme="minorHAnsi"/>
          <w:i/>
          <w:iCs/>
          <w:color w:val="000000"/>
        </w:rPr>
        <w:t>old</w:t>
      </w:r>
      <w:r>
        <w:rPr>
          <w:rFonts w:eastAsia="Times New Roman" w:cstheme="minorHAnsi"/>
          <w:color w:val="000000"/>
        </w:rPr>
        <w:t xml:space="preserve"> spell, but can only affect undead and fiends, and may hold double the normal </w:t>
      </w:r>
      <w:r w:rsidR="006746EC">
        <w:rPr>
          <w:rFonts w:eastAsia="Times New Roman" w:cstheme="minorHAnsi"/>
          <w:color w:val="000000"/>
        </w:rPr>
        <w:t>number</w:t>
      </w:r>
      <w:r>
        <w:rPr>
          <w:rFonts w:eastAsia="Times New Roman" w:cstheme="minorHAnsi"/>
          <w:color w:val="000000"/>
        </w:rPr>
        <w:t xml:space="preserve"> of creatures. </w:t>
      </w:r>
    </w:p>
    <w:p w14:paraId="6382AAB3"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You can target an additional undead or fiendish creature for each level </w:t>
      </w:r>
      <w:r w:rsidRPr="000D5DB5">
        <w:rPr>
          <w:rFonts w:eastAsia="Times New Roman" w:cstheme="minorHAnsi"/>
          <w:color w:val="000000"/>
        </w:rPr>
        <w:lastRenderedPageBreak/>
        <w:t>above 3rd. The targets must be within 30 feet of each other when you target them.</w:t>
      </w:r>
    </w:p>
    <w:p w14:paraId="26DB8FC3" w14:textId="77777777" w:rsidR="007644ED" w:rsidRPr="00134BC3" w:rsidRDefault="007644ED">
      <w:pPr>
        <w:contextualSpacing/>
        <w:rPr>
          <w:rFonts w:eastAsia="Times New Roman" w:cstheme="minorHAnsi"/>
        </w:rPr>
      </w:pPr>
    </w:p>
    <w:p w14:paraId="5026F38C" w14:textId="77777777" w:rsidR="00AB25EF" w:rsidRPr="00134BC3" w:rsidRDefault="00AB25EF">
      <w:pPr>
        <w:contextualSpacing/>
        <w:rPr>
          <w:rFonts w:eastAsia="Times New Roman" w:cstheme="minorHAnsi"/>
        </w:rPr>
      </w:pPr>
      <w:r w:rsidRPr="000D5DB5">
        <w:rPr>
          <w:rFonts w:eastAsia="Times New Roman" w:cstheme="minorHAnsi"/>
          <w:b/>
          <w:bCs/>
          <w:color w:val="000000"/>
        </w:rPr>
        <w:t>Shadow Bolt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015A152F" w14:textId="77777777" w:rsidR="00B201EF" w:rsidRPr="00134BC3" w:rsidRDefault="00B201EF" w:rsidP="00B201EF">
      <w:pPr>
        <w:contextualSpacing/>
        <w:rPr>
          <w:rFonts w:eastAsia="Times New Roman" w:cstheme="minorHAnsi"/>
        </w:rPr>
      </w:pPr>
      <w:r w:rsidRPr="000D5DB5">
        <w:rPr>
          <w:rFonts w:eastAsia="Times New Roman" w:cstheme="minorHAnsi"/>
          <w:color w:val="000000"/>
        </w:rPr>
        <w:t>Evocation</w:t>
      </w:r>
    </w:p>
    <w:p w14:paraId="77EB5EF3" w14:textId="77777777" w:rsidR="00B201EF" w:rsidRPr="00134BC3" w:rsidRDefault="00B201EF" w:rsidP="00B201EF">
      <w:pPr>
        <w:contextualSpacing/>
        <w:rPr>
          <w:rFonts w:eastAsia="Times New Roman" w:cstheme="minorHAnsi"/>
        </w:rPr>
      </w:pPr>
      <w:r w:rsidRPr="000D5DB5">
        <w:rPr>
          <w:rFonts w:eastAsia="Times New Roman" w:cstheme="minorHAnsi"/>
          <w:b/>
          <w:bCs/>
          <w:color w:val="000000"/>
        </w:rPr>
        <w:t>Casting Time</w:t>
      </w:r>
      <w:r w:rsidR="00B47F6D">
        <w:rPr>
          <w:b/>
          <w:bCs/>
        </w:rPr>
        <w:t>:</w:t>
      </w:r>
      <w:r w:rsidRPr="000D5DB5">
        <w:rPr>
          <w:rFonts w:eastAsia="Times New Roman" w:cstheme="minorHAnsi"/>
          <w:color w:val="000000"/>
        </w:rPr>
        <w:t xml:space="preserve"> 1 action</w:t>
      </w:r>
    </w:p>
    <w:p w14:paraId="1BA676EF" w14:textId="77777777" w:rsidR="00B201EF" w:rsidRPr="00134BC3" w:rsidRDefault="00B201EF" w:rsidP="00B201EF">
      <w:pPr>
        <w:contextualSpacing/>
        <w:rPr>
          <w:rFonts w:eastAsia="Times New Roman" w:cstheme="minorHAnsi"/>
        </w:rPr>
      </w:pPr>
      <w:r w:rsidRPr="000D5DB5">
        <w:rPr>
          <w:rFonts w:eastAsia="Times New Roman" w:cstheme="minorHAnsi"/>
          <w:b/>
          <w:bCs/>
          <w:color w:val="000000"/>
        </w:rPr>
        <w:t>Range</w:t>
      </w:r>
      <w:r w:rsidR="00B47F6D">
        <w:rPr>
          <w:b/>
          <w:bCs/>
        </w:rPr>
        <w:t>:</w:t>
      </w:r>
      <w:r w:rsidRPr="000D5DB5">
        <w:rPr>
          <w:rFonts w:eastAsia="Times New Roman" w:cstheme="minorHAnsi"/>
          <w:color w:val="000000"/>
        </w:rPr>
        <w:t xml:space="preserve"> 60 feet</w:t>
      </w:r>
    </w:p>
    <w:p w14:paraId="5C2D67FE" w14:textId="77777777" w:rsidR="00B201EF" w:rsidRPr="00134BC3" w:rsidRDefault="00B201EF" w:rsidP="00B201EF">
      <w:pPr>
        <w:contextualSpacing/>
        <w:rPr>
          <w:rFonts w:eastAsia="Times New Roman" w:cstheme="minorHAnsi"/>
        </w:rPr>
      </w:pPr>
      <w:r w:rsidRPr="000D5DB5">
        <w:rPr>
          <w:rFonts w:eastAsia="Times New Roman" w:cstheme="minorHAnsi"/>
          <w:b/>
          <w:bCs/>
          <w:color w:val="000000"/>
        </w:rPr>
        <w:t>Components</w:t>
      </w:r>
      <w:r w:rsidR="00B47F6D">
        <w:rPr>
          <w:b/>
          <w:bCs/>
        </w:rPr>
        <w:t>:</w:t>
      </w:r>
      <w:r w:rsidRPr="000D5DB5">
        <w:rPr>
          <w:rFonts w:eastAsia="Times New Roman" w:cstheme="minorHAnsi"/>
          <w:b/>
          <w:bCs/>
          <w:color w:val="000000"/>
        </w:rPr>
        <w:t xml:space="preserve"> </w:t>
      </w:r>
      <w:r w:rsidRPr="000D5DB5">
        <w:rPr>
          <w:rFonts w:eastAsia="Times New Roman" w:cstheme="minorHAnsi"/>
          <w:color w:val="000000"/>
        </w:rPr>
        <w:t>V, S</w:t>
      </w:r>
    </w:p>
    <w:p w14:paraId="54FB6BD1" w14:textId="77777777" w:rsidR="00B201EF" w:rsidRPr="00134BC3" w:rsidRDefault="00B201EF" w:rsidP="00B201EF">
      <w:pPr>
        <w:contextualSpacing/>
        <w:rPr>
          <w:rFonts w:eastAsia="Times New Roman" w:cstheme="minorHAnsi"/>
        </w:rPr>
      </w:pPr>
      <w:r w:rsidRPr="000D5DB5">
        <w:rPr>
          <w:rFonts w:eastAsia="Times New Roman" w:cstheme="minorHAnsi"/>
          <w:b/>
          <w:bCs/>
          <w:color w:val="000000"/>
        </w:rPr>
        <w:t>Duration</w:t>
      </w:r>
      <w:r w:rsidR="00B47F6D">
        <w:rPr>
          <w:b/>
          <w:bCs/>
        </w:rPr>
        <w:t>:</w:t>
      </w:r>
      <w:r w:rsidRPr="000D5DB5">
        <w:rPr>
          <w:rFonts w:eastAsia="Times New Roman" w:cstheme="minorHAnsi"/>
          <w:color w:val="000000"/>
        </w:rPr>
        <w:t xml:space="preserve"> Instantaneous then 1 round</w:t>
      </w:r>
    </w:p>
    <w:p w14:paraId="4C640405" w14:textId="77777777" w:rsidR="00B201EF" w:rsidRPr="000D5DB5" w:rsidRDefault="00B201EF">
      <w:pPr>
        <w:contextualSpacing/>
        <w:rPr>
          <w:rFonts w:eastAsia="Times New Roman" w:cstheme="minorHAnsi"/>
          <w:color w:val="000000"/>
        </w:rPr>
      </w:pPr>
      <w:r w:rsidRPr="000D5DB5">
        <w:rPr>
          <w:rFonts w:eastAsia="Times New Roman" w:cstheme="minorHAnsi"/>
          <w:color w:val="000000"/>
        </w:rPr>
        <w:t xml:space="preserve">You </w:t>
      </w:r>
      <w:r>
        <w:rPr>
          <w:rFonts w:eastAsia="Times New Roman" w:cstheme="minorHAnsi"/>
          <w:color w:val="000000"/>
        </w:rPr>
        <w:t xml:space="preserve">shoot </w:t>
      </w:r>
      <w:r w:rsidRPr="000D5DB5">
        <w:rPr>
          <w:rFonts w:eastAsia="Times New Roman" w:cstheme="minorHAnsi"/>
          <w:color w:val="000000"/>
        </w:rPr>
        <w:t xml:space="preserve">a </w:t>
      </w:r>
      <w:r>
        <w:rPr>
          <w:rFonts w:eastAsia="Times New Roman" w:cstheme="minorHAnsi"/>
          <w:color w:val="000000"/>
        </w:rPr>
        <w:t>blast of shadowy energy at a creature within range</w:t>
      </w:r>
      <w:r w:rsidRPr="000D5DB5">
        <w:rPr>
          <w:rFonts w:eastAsia="Times New Roman" w:cstheme="minorHAnsi"/>
          <w:color w:val="000000"/>
        </w:rPr>
        <w:t xml:space="preserve">. Make a ranged spell attack </w:t>
      </w:r>
      <w:r>
        <w:rPr>
          <w:rFonts w:eastAsia="Times New Roman" w:cstheme="minorHAnsi"/>
          <w:color w:val="000000"/>
        </w:rPr>
        <w:t xml:space="preserve">against the </w:t>
      </w:r>
      <w:r w:rsidRPr="000D5DB5">
        <w:rPr>
          <w:rFonts w:eastAsia="Times New Roman" w:cstheme="minorHAnsi"/>
          <w:color w:val="000000"/>
        </w:rPr>
        <w:t xml:space="preserve">target. Targets struck by this bolt suffer 2d8 </w:t>
      </w:r>
      <w:r>
        <w:rPr>
          <w:rFonts w:eastAsia="Times New Roman" w:cstheme="minorHAnsi"/>
          <w:color w:val="000000"/>
        </w:rPr>
        <w:t xml:space="preserve">shadow </w:t>
      </w:r>
      <w:r w:rsidRPr="000D5DB5">
        <w:rPr>
          <w:rFonts w:eastAsia="Times New Roman" w:cstheme="minorHAnsi"/>
          <w:color w:val="000000"/>
        </w:rPr>
        <w:t xml:space="preserve">damage. </w:t>
      </w:r>
    </w:p>
    <w:p w14:paraId="33FB1E84" w14:textId="77777777" w:rsidR="00B201EF" w:rsidRPr="00134BC3" w:rsidRDefault="00B201EF" w:rsidP="00B201EF">
      <w:pPr>
        <w:contextualSpacing/>
        <w:rPr>
          <w:rFonts w:eastAsia="Times New Roman" w:cstheme="minorHAnsi"/>
        </w:rPr>
      </w:pPr>
      <w:r w:rsidRPr="000D5DB5">
        <w:rPr>
          <w:rFonts w:eastAsia="Times New Roman" w:cstheme="minorHAnsi"/>
          <w:color w:val="000000"/>
        </w:rPr>
        <w:t xml:space="preserve">If the target is already subjected to an active sigil spell, you may force the target to suffer a sigil pulse as if one round passed </w:t>
      </w:r>
      <w:r>
        <w:rPr>
          <w:rFonts w:eastAsia="Times New Roman" w:cstheme="minorHAnsi"/>
          <w:color w:val="000000"/>
        </w:rPr>
        <w:t>(does not require a sigil roll to maintain)</w:t>
      </w:r>
      <w:r w:rsidRPr="000D5DB5">
        <w:rPr>
          <w:rFonts w:eastAsia="Times New Roman" w:cstheme="minorHAnsi"/>
          <w:color w:val="000000"/>
        </w:rPr>
        <w:t xml:space="preserve">. </w:t>
      </w:r>
    </w:p>
    <w:p w14:paraId="43CE7A9B" w14:textId="1E58ACE5" w:rsidR="00B201EF" w:rsidRPr="000D5DB5" w:rsidRDefault="00B201EF" w:rsidP="000335B1">
      <w:pPr>
        <w:contextualSpacing/>
        <w:rPr>
          <w:rFonts w:eastAsia="Times New Roman" w:cstheme="minorHAnsi"/>
          <w:color w:val="000000"/>
        </w:rPr>
        <w:pPrChange w:id="6070" w:author="Admin" w:date="2022-04-18T23:42:00Z">
          <w:pPr>
            <w:contextualSpacing/>
          </w:pPr>
        </w:pPrChange>
      </w:pPr>
      <w:r w:rsidRPr="000D5DB5">
        <w:rPr>
          <w:rFonts w:eastAsia="Times New Roman" w:cstheme="minorHAnsi"/>
          <w:b/>
          <w:bCs/>
          <w:color w:val="000000"/>
        </w:rPr>
        <w:t xml:space="preserve">Heightened. </w:t>
      </w:r>
      <w:del w:id="6071" w:author="Admin" w:date="2022-04-18T23:42:00Z">
        <w:r w:rsidRPr="000D5DB5" w:rsidDel="000335B1">
          <w:rPr>
            <w:rFonts w:eastAsia="Times New Roman" w:cstheme="minorHAnsi"/>
            <w:color w:val="000000"/>
          </w:rPr>
          <w:delText xml:space="preserve">When you cast this spell </w:delText>
        </w:r>
        <w:r w:rsidR="00166030" w:rsidDel="000335B1">
          <w:rPr>
            <w:rFonts w:eastAsia="Times New Roman" w:cstheme="minorHAnsi"/>
            <w:color w:val="000000"/>
          </w:rPr>
          <w:delText xml:space="preserve">as a </w:delText>
        </w:r>
        <w:r w:rsidRPr="000D5DB5" w:rsidDel="000335B1">
          <w:rPr>
            <w:rFonts w:eastAsia="Times New Roman" w:cstheme="minorHAnsi"/>
            <w:color w:val="000000"/>
          </w:rPr>
          <w:delText xml:space="preserve">2nd level </w:delText>
        </w:r>
        <w:r w:rsidR="00166030" w:rsidDel="000335B1">
          <w:rPr>
            <w:rFonts w:eastAsia="Times New Roman" w:cstheme="minorHAnsi"/>
            <w:color w:val="000000"/>
          </w:rPr>
          <w:delText xml:space="preserve">spell </w:delText>
        </w:r>
        <w:r w:rsidRPr="000D5DB5" w:rsidDel="000335B1">
          <w:rPr>
            <w:rFonts w:eastAsia="Times New Roman" w:cstheme="minorHAnsi"/>
            <w:color w:val="000000"/>
          </w:rPr>
          <w:delText>or higher, t</w:delText>
        </w:r>
      </w:del>
      <w:ins w:id="6072" w:author="Admin" w:date="2022-04-18T23:42:00Z">
        <w:r w:rsidR="000335B1">
          <w:rPr>
            <w:rFonts w:eastAsia="Times New Roman" w:cstheme="minorHAnsi"/>
            <w:color w:val="000000"/>
          </w:rPr>
          <w:t>T</w:t>
        </w:r>
      </w:ins>
      <w:r w:rsidRPr="000D5DB5">
        <w:rPr>
          <w:rFonts w:eastAsia="Times New Roman" w:cstheme="minorHAnsi"/>
          <w:color w:val="000000"/>
        </w:rPr>
        <w:t xml:space="preserve">he </w:t>
      </w:r>
      <w:ins w:id="6073" w:author="Admin" w:date="2022-04-18T23:42:00Z">
        <w:r w:rsidR="000335B1">
          <w:rPr>
            <w:rFonts w:eastAsia="Times New Roman" w:cstheme="minorHAnsi"/>
            <w:color w:val="000000"/>
          </w:rPr>
          <w:t xml:space="preserve">spells’s </w:t>
        </w:r>
      </w:ins>
      <w:r w:rsidRPr="000D5DB5">
        <w:rPr>
          <w:rFonts w:eastAsia="Times New Roman" w:cstheme="minorHAnsi"/>
          <w:color w:val="000000"/>
        </w:rPr>
        <w:t xml:space="preserve">damage increases by </w:t>
      </w:r>
      <w:r>
        <w:rPr>
          <w:rFonts w:eastAsia="Times New Roman" w:cstheme="minorHAnsi"/>
          <w:color w:val="000000"/>
        </w:rPr>
        <w:t>2</w:t>
      </w:r>
      <w:r w:rsidRPr="000D5DB5">
        <w:rPr>
          <w:rFonts w:eastAsia="Times New Roman" w:cstheme="minorHAnsi"/>
          <w:color w:val="000000"/>
        </w:rPr>
        <w:t>d</w:t>
      </w:r>
      <w:r>
        <w:rPr>
          <w:rFonts w:eastAsia="Times New Roman" w:cstheme="minorHAnsi"/>
          <w:color w:val="000000"/>
        </w:rPr>
        <w:t>8</w:t>
      </w:r>
      <w:r w:rsidRPr="000D5DB5">
        <w:rPr>
          <w:rFonts w:eastAsia="Times New Roman" w:cstheme="minorHAnsi"/>
          <w:color w:val="000000"/>
        </w:rPr>
        <w:t xml:space="preserve"> for each </w:t>
      </w:r>
      <w:r w:rsidR="00166030">
        <w:rPr>
          <w:rFonts w:eastAsia="Times New Roman" w:cstheme="minorHAnsi"/>
          <w:color w:val="000000"/>
        </w:rPr>
        <w:t xml:space="preserve">spell </w:t>
      </w:r>
      <w:r w:rsidRPr="000D5DB5">
        <w:rPr>
          <w:rFonts w:eastAsia="Times New Roman" w:cstheme="minorHAnsi"/>
          <w:color w:val="000000"/>
        </w:rPr>
        <w:t xml:space="preserve">level above </w:t>
      </w:r>
      <w:del w:id="6074" w:author="Admin" w:date="2022-04-18T23:42:00Z">
        <w:r w:rsidRPr="000D5DB5" w:rsidDel="000335B1">
          <w:rPr>
            <w:rFonts w:eastAsia="Times New Roman" w:cstheme="minorHAnsi"/>
            <w:color w:val="000000"/>
          </w:rPr>
          <w:delText>2nd</w:delText>
        </w:r>
      </w:del>
      <w:ins w:id="6075" w:author="Admin" w:date="2022-04-18T23:42:00Z">
        <w:r w:rsidR="000335B1">
          <w:rPr>
            <w:rFonts w:eastAsia="Times New Roman" w:cstheme="minorHAnsi"/>
            <w:color w:val="000000"/>
          </w:rPr>
          <w:t>1st</w:t>
        </w:r>
      </w:ins>
      <w:r w:rsidRPr="000D5DB5">
        <w:rPr>
          <w:rFonts w:eastAsia="Times New Roman" w:cstheme="minorHAnsi"/>
          <w:color w:val="000000"/>
        </w:rPr>
        <w:t>.</w:t>
      </w:r>
    </w:p>
    <w:p w14:paraId="63425F2D" w14:textId="77777777" w:rsidR="005F7EC2" w:rsidRPr="004A6694" w:rsidRDefault="005F7EC2" w:rsidP="00690BD7">
      <w:pPr>
        <w:contextualSpacing/>
        <w:rPr>
          <w:rFonts w:eastAsia="Times New Roman" w:cstheme="minorHAnsi"/>
          <w:color w:val="000000"/>
        </w:rPr>
      </w:pPr>
      <w:r w:rsidRPr="004A6694">
        <w:rPr>
          <w:rFonts w:eastAsia="Times New Roman" w:cstheme="minorHAnsi"/>
          <w:i/>
          <w:iCs/>
          <w:color w:val="000000"/>
        </w:rPr>
        <w:t xml:space="preserve">Special. </w:t>
      </w:r>
      <w:r w:rsidRPr="004A6694">
        <w:rPr>
          <w:rFonts w:eastAsia="Times New Roman" w:cstheme="minorHAnsi"/>
          <w:color w:val="000000"/>
        </w:rPr>
        <w:t xml:space="preserve">This spell costs </w:t>
      </w:r>
      <w:r w:rsidR="00690BD7">
        <w:rPr>
          <w:rFonts w:eastAsia="Times New Roman" w:cstheme="minorHAnsi"/>
          <w:color w:val="000000"/>
        </w:rPr>
        <w:t>one</w:t>
      </w:r>
      <w:r w:rsidRPr="004A6694">
        <w:rPr>
          <w:rFonts w:eastAsia="Times New Roman" w:cstheme="minorHAnsi"/>
          <w:color w:val="000000"/>
        </w:rPr>
        <w:t xml:space="preserve"> less mana point than normal for its spell level. </w:t>
      </w:r>
    </w:p>
    <w:p w14:paraId="044A3D82" w14:textId="77777777" w:rsidR="007644ED" w:rsidRDefault="007644ED">
      <w:pPr>
        <w:contextualSpacing/>
        <w:rPr>
          <w:rFonts w:eastAsia="Times New Roman" w:cstheme="minorHAnsi"/>
        </w:rPr>
      </w:pPr>
    </w:p>
    <w:p w14:paraId="2F2656E1" w14:textId="77777777" w:rsidR="004476D8" w:rsidRPr="00134BC3" w:rsidRDefault="004476D8" w:rsidP="004476D8">
      <w:pPr>
        <w:contextualSpacing/>
        <w:rPr>
          <w:rFonts w:eastAsia="Times New Roman" w:cstheme="minorHAnsi"/>
        </w:rPr>
      </w:pPr>
      <w:r>
        <w:rPr>
          <w:rFonts w:eastAsia="Times New Roman" w:cstheme="minorHAnsi"/>
          <w:b/>
          <w:bCs/>
          <w:color w:val="000000"/>
        </w:rPr>
        <w:t>Shadow Word Death</w:t>
      </w:r>
      <w:r w:rsidRPr="000D5DB5">
        <w:rPr>
          <w:rFonts w:eastAsia="Times New Roman" w:cstheme="minorHAnsi"/>
          <w:b/>
          <w:bCs/>
          <w:color w:val="000000"/>
        </w:rPr>
        <w:t xml:space="preserve"> [level</w:t>
      </w:r>
      <w:r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6CDFC77C" w14:textId="77777777" w:rsidR="004476D8" w:rsidRPr="00134BC3" w:rsidRDefault="004476D8" w:rsidP="004476D8">
      <w:pPr>
        <w:contextualSpacing/>
        <w:rPr>
          <w:rFonts w:eastAsia="Times New Roman" w:cstheme="minorHAnsi"/>
        </w:rPr>
      </w:pPr>
      <w:r w:rsidRPr="000D5DB5">
        <w:rPr>
          <w:rFonts w:eastAsia="Times New Roman" w:cstheme="minorHAnsi"/>
          <w:color w:val="000000"/>
        </w:rPr>
        <w:t xml:space="preserve">Evocation </w:t>
      </w:r>
    </w:p>
    <w:p w14:paraId="5FF4C067" w14:textId="77777777" w:rsidR="004476D8" w:rsidRPr="00134BC3" w:rsidRDefault="004476D8" w:rsidP="004476D8">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reaction</w:t>
      </w:r>
    </w:p>
    <w:p w14:paraId="4B862009" w14:textId="77777777" w:rsidR="004476D8" w:rsidRPr="00134BC3" w:rsidRDefault="004476D8" w:rsidP="004476D8">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7387D355" w14:textId="77777777" w:rsidR="004476D8" w:rsidRDefault="004476D8" w:rsidP="004476D8">
      <w:pPr>
        <w:contextualSpacing/>
        <w:rPr>
          <w:rFonts w:eastAsia="Times New Roman" w:cstheme="minorHAnsi"/>
          <w:color w:val="000000"/>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V</w:t>
      </w:r>
    </w:p>
    <w:p w14:paraId="3CC34A75" w14:textId="77777777" w:rsidR="004476D8" w:rsidRPr="00134BC3" w:rsidRDefault="004476D8" w:rsidP="004476D8">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2B0C379B" w14:textId="51665181" w:rsidR="004476D8" w:rsidRPr="00134BC3" w:rsidRDefault="004476D8" w:rsidP="005F59AA">
      <w:pPr>
        <w:contextualSpacing/>
        <w:rPr>
          <w:rFonts w:eastAsia="Times New Roman" w:cstheme="minorHAnsi"/>
        </w:rPr>
        <w:pPrChange w:id="6076" w:author="Admin" w:date="2022-04-18T23:50:00Z">
          <w:pPr>
            <w:contextualSpacing/>
          </w:pPr>
        </w:pPrChange>
      </w:pPr>
      <w:r w:rsidRPr="00134BC3">
        <w:rPr>
          <w:rFonts w:eastAsia="Times New Roman" w:cstheme="minorHAnsi"/>
          <w:i/>
          <w:iCs/>
          <w:color w:val="000000"/>
        </w:rPr>
        <w:t>Reaction</w:t>
      </w:r>
      <w:r w:rsidRPr="000D5DB5">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A creature </w:t>
      </w:r>
      <w:r w:rsidR="00466EA4">
        <w:rPr>
          <w:rFonts w:eastAsia="Times New Roman" w:cstheme="minorHAnsi"/>
          <w:color w:val="000000"/>
        </w:rPr>
        <w:t xml:space="preserve">within range </w:t>
      </w:r>
      <w:del w:id="6077" w:author="Admin" w:date="2022-04-18T23:50:00Z">
        <w:r w:rsidRPr="000D5DB5" w:rsidDel="005F59AA">
          <w:rPr>
            <w:rFonts w:eastAsia="Times New Roman" w:cstheme="minorHAnsi"/>
            <w:color w:val="000000"/>
          </w:rPr>
          <w:delText xml:space="preserve">is </w:delText>
        </w:r>
      </w:del>
      <w:ins w:id="6078" w:author="Admin" w:date="2022-04-18T23:50:00Z">
        <w:r w:rsidR="005F59AA">
          <w:rPr>
            <w:rFonts w:eastAsia="Times New Roman" w:cstheme="minorHAnsi"/>
            <w:color w:val="000000"/>
          </w:rPr>
          <w:t xml:space="preserve">becomes </w:t>
        </w:r>
      </w:ins>
      <w:r w:rsidR="00466EA4">
        <w:rPr>
          <w:rFonts w:eastAsia="Times New Roman" w:cstheme="minorHAnsi"/>
          <w:color w:val="000000"/>
        </w:rPr>
        <w:t>bloodied</w:t>
      </w:r>
    </w:p>
    <w:p w14:paraId="0EBE0BA1" w14:textId="77777777" w:rsidR="004476D8" w:rsidRDefault="004476D8" w:rsidP="004476D8">
      <w:pPr>
        <w:contextualSpacing/>
        <w:rPr>
          <w:rFonts w:eastAsia="Times New Roman" w:cstheme="minorHAnsi"/>
          <w:color w:val="000000"/>
        </w:rPr>
      </w:pPr>
      <w:r w:rsidRPr="000D5DB5">
        <w:rPr>
          <w:rFonts w:eastAsia="Times New Roman" w:cstheme="minorHAnsi"/>
          <w:color w:val="000000"/>
        </w:rPr>
        <w:t xml:space="preserve">Make a </w:t>
      </w:r>
      <w:r>
        <w:rPr>
          <w:rFonts w:eastAsia="Times New Roman" w:cstheme="minorHAnsi"/>
          <w:color w:val="000000"/>
        </w:rPr>
        <w:t xml:space="preserve">ranged spell </w:t>
      </w:r>
      <w:r w:rsidRPr="000D5DB5">
        <w:rPr>
          <w:rFonts w:eastAsia="Times New Roman" w:cstheme="minorHAnsi"/>
          <w:color w:val="000000"/>
        </w:rPr>
        <w:t xml:space="preserve">attack </w:t>
      </w:r>
      <w:r>
        <w:rPr>
          <w:rFonts w:eastAsia="Times New Roman" w:cstheme="minorHAnsi"/>
          <w:color w:val="000000"/>
        </w:rPr>
        <w:t>against a creature within range</w:t>
      </w:r>
      <w:r w:rsidRPr="000D5DB5">
        <w:rPr>
          <w:rFonts w:eastAsia="Times New Roman" w:cstheme="minorHAnsi"/>
          <w:color w:val="000000"/>
        </w:rPr>
        <w:t xml:space="preserve">. </w:t>
      </w:r>
    </w:p>
    <w:p w14:paraId="2BD0DC8E" w14:textId="77777777" w:rsidR="004476D8" w:rsidRPr="00134BC3" w:rsidRDefault="004476D8" w:rsidP="004476D8">
      <w:pPr>
        <w:contextualSpacing/>
        <w:rPr>
          <w:rFonts w:eastAsia="Times New Roman" w:cstheme="minorHAnsi"/>
        </w:rPr>
      </w:pPr>
      <w:r>
        <w:rPr>
          <w:rFonts w:eastAsia="Times New Roman" w:cstheme="minorHAnsi"/>
          <w:color w:val="000000"/>
        </w:rPr>
        <w:t xml:space="preserve">You weave a word of dark binding that deals </w:t>
      </w:r>
      <w:r w:rsidR="00466EA4">
        <w:rPr>
          <w:rFonts w:eastAsia="Times New Roman" w:cstheme="minorHAnsi"/>
          <w:color w:val="000000"/>
        </w:rPr>
        <w:t>6</w:t>
      </w:r>
      <w:r>
        <w:rPr>
          <w:rFonts w:eastAsia="Times New Roman" w:cstheme="minorHAnsi"/>
          <w:color w:val="000000"/>
        </w:rPr>
        <w:t xml:space="preserve">d6 points of shadow damage to the target. </w:t>
      </w:r>
    </w:p>
    <w:p w14:paraId="06AA0EDA" w14:textId="77777777" w:rsidR="004476D8" w:rsidRDefault="004476D8" w:rsidP="004476D8">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The damage increases by </w:t>
      </w:r>
      <w:r>
        <w:rPr>
          <w:rFonts w:eastAsia="Times New Roman" w:cstheme="minorHAnsi"/>
          <w:color w:val="000000"/>
        </w:rPr>
        <w:t>1</w:t>
      </w:r>
      <w:r w:rsidRPr="000D5DB5">
        <w:rPr>
          <w:rFonts w:eastAsia="Times New Roman" w:cstheme="minorHAnsi"/>
          <w:color w:val="000000"/>
        </w:rPr>
        <w:t>d</w:t>
      </w:r>
      <w:r>
        <w:rPr>
          <w:rFonts w:eastAsia="Times New Roman" w:cstheme="minorHAnsi"/>
          <w:color w:val="000000"/>
        </w:rPr>
        <w:t>6</w:t>
      </w:r>
      <w:r w:rsidRPr="000D5DB5">
        <w:rPr>
          <w:rFonts w:eastAsia="Times New Roman" w:cstheme="minorHAnsi"/>
          <w:color w:val="000000"/>
        </w:rPr>
        <w:t xml:space="preserve"> for each level above 2nd.</w:t>
      </w:r>
    </w:p>
    <w:p w14:paraId="45087DD0" w14:textId="77777777" w:rsidR="004476D8" w:rsidRPr="004476D8" w:rsidRDefault="004476D8" w:rsidP="004476D8">
      <w:pPr>
        <w:contextualSpacing/>
        <w:rPr>
          <w:rFonts w:eastAsia="Times New Roman" w:cstheme="minorHAnsi"/>
          <w:color w:val="000000"/>
        </w:rPr>
      </w:pPr>
    </w:p>
    <w:p w14:paraId="71CF6C60" w14:textId="77777777" w:rsidR="00AB25EF" w:rsidRPr="00134BC3" w:rsidRDefault="00AB25EF" w:rsidP="00E51E24">
      <w:pPr>
        <w:contextualSpacing/>
        <w:rPr>
          <w:rFonts w:eastAsia="Times New Roman" w:cstheme="minorHAnsi"/>
        </w:rPr>
      </w:pPr>
      <w:r w:rsidRPr="000D5DB5">
        <w:rPr>
          <w:rFonts w:eastAsia="Times New Roman" w:cstheme="minorHAnsi"/>
          <w:b/>
          <w:bCs/>
          <w:color w:val="000000"/>
        </w:rPr>
        <w:t xml:space="preserve">Shadow </w:t>
      </w:r>
      <w:r w:rsidR="00E51E24">
        <w:rPr>
          <w:rFonts w:eastAsia="Times New Roman" w:cstheme="minorHAnsi"/>
          <w:b/>
          <w:bCs/>
          <w:color w:val="000000"/>
        </w:rPr>
        <w:t>Word Pain</w:t>
      </w:r>
      <w:r w:rsidRPr="000D5DB5">
        <w:rPr>
          <w:rFonts w:eastAsia="Times New Roman" w:cstheme="minorHAnsi"/>
          <w:b/>
          <w:bCs/>
          <w:color w:val="000000"/>
        </w:rPr>
        <w:t xml:space="preserv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3D7D9A95"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16A01BC6"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17564603" w14:textId="77777777" w:rsidR="0037145A" w:rsidRPr="00134BC3" w:rsidRDefault="0037145A" w:rsidP="00E51E24">
      <w:pPr>
        <w:contextualSpacing/>
        <w:rPr>
          <w:rFonts w:eastAsia="Times New Roman" w:cstheme="minorHAnsi"/>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p>
    <w:p w14:paraId="63C894B7" w14:textId="77777777" w:rsidR="00AB25EF" w:rsidRPr="00134BC3" w:rsidRDefault="00AB25EF">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60 feet</w:t>
      </w:r>
      <w:r w:rsidR="00392EC5" w:rsidRPr="000D5DB5">
        <w:rPr>
          <w:rFonts w:eastAsia="Times New Roman" w:cstheme="minorHAnsi"/>
          <w:color w:val="000000"/>
        </w:rPr>
        <w:t xml:space="preserve"> </w:t>
      </w:r>
    </w:p>
    <w:p w14:paraId="20FE1017" w14:textId="77777777" w:rsidR="00AB25EF" w:rsidRPr="00134BC3" w:rsidRDefault="00AB25EF" w:rsidP="00706CFB">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ins w:id="6079" w:author="Admin" w:date="2021-05-07T13:21:00Z">
        <w:r w:rsidR="00706CFB" w:rsidRPr="00706CFB">
          <w:rPr>
            <w:rFonts w:eastAsia="Times New Roman" w:cstheme="minorHAnsi"/>
            <w:color w:val="000000"/>
          </w:rPr>
          <w:t>Instantaneous, plus 3 rounds</w:t>
        </w:r>
      </w:ins>
      <w:del w:id="6080" w:author="Admin" w:date="2021-05-07T13:21:00Z">
        <w:r w:rsidR="00392EC5" w:rsidRPr="000D5DB5" w:rsidDel="00706CFB">
          <w:rPr>
            <w:rFonts w:eastAsia="Times New Roman" w:cstheme="minorHAnsi"/>
            <w:color w:val="000000"/>
          </w:rPr>
          <w:delText>U</w:delText>
        </w:r>
        <w:r w:rsidR="00F2066F" w:rsidRPr="000D5DB5" w:rsidDel="00706CFB">
          <w:rPr>
            <w:rFonts w:eastAsia="Times New Roman" w:cstheme="minorHAnsi"/>
            <w:color w:val="000000"/>
          </w:rPr>
          <w:delText xml:space="preserve">p to </w:delText>
        </w:r>
        <w:r w:rsidR="002B1478" w:rsidRPr="000D5DB5" w:rsidDel="00706CFB">
          <w:rPr>
            <w:rFonts w:eastAsia="Times New Roman" w:cstheme="minorHAnsi"/>
            <w:color w:val="000000"/>
          </w:rPr>
          <w:delText xml:space="preserve">1 </w:delText>
        </w:r>
        <w:r w:rsidRPr="000D5DB5" w:rsidDel="00706CFB">
          <w:rPr>
            <w:rFonts w:eastAsia="Times New Roman" w:cstheme="minorHAnsi"/>
            <w:color w:val="000000"/>
          </w:rPr>
          <w:delText>minute</w:delText>
        </w:r>
      </w:del>
    </w:p>
    <w:p w14:paraId="4DBC1381" w14:textId="5CDFC25F" w:rsidR="00706CFB" w:rsidRDefault="00E51E24" w:rsidP="000335B1">
      <w:pPr>
        <w:contextualSpacing/>
        <w:rPr>
          <w:ins w:id="6081" w:author="Admin" w:date="2021-05-07T13:23:00Z"/>
          <w:rFonts w:eastAsia="Times New Roman" w:cstheme="minorHAnsi"/>
          <w:color w:val="000000"/>
        </w:rPr>
      </w:pPr>
      <w:r>
        <w:rPr>
          <w:rFonts w:eastAsia="Times New Roman" w:cstheme="minorHAnsi"/>
          <w:color w:val="000000"/>
        </w:rPr>
        <w:t xml:space="preserve">You speak a word of shadowy power that </w:t>
      </w:r>
      <w:del w:id="6082" w:author="Admin" w:date="2021-05-07T13:22:00Z">
        <w:r w:rsidDel="00706CFB">
          <w:rPr>
            <w:rFonts w:eastAsia="Times New Roman" w:cstheme="minorHAnsi"/>
            <w:color w:val="000000"/>
          </w:rPr>
          <w:delText xml:space="preserve">affects </w:delText>
        </w:r>
      </w:del>
      <w:ins w:id="6083" w:author="Admin" w:date="2021-05-07T13:22:00Z">
        <w:r w:rsidR="00706CFB">
          <w:rPr>
            <w:rFonts w:eastAsia="Times New Roman" w:cstheme="minorHAnsi"/>
            <w:color w:val="000000"/>
          </w:rPr>
          <w:t xml:space="preserve">wracks </w:t>
        </w:r>
      </w:ins>
      <w:r w:rsidR="008645A5">
        <w:rPr>
          <w:rFonts w:eastAsia="Times New Roman" w:cstheme="minorHAnsi"/>
          <w:color w:val="000000"/>
        </w:rPr>
        <w:t xml:space="preserve">one </w:t>
      </w:r>
      <w:del w:id="6084" w:author="Admin" w:date="2021-05-07T13:22:00Z">
        <w:r w:rsidR="008645A5" w:rsidDel="00706CFB">
          <w:rPr>
            <w:rFonts w:eastAsia="Times New Roman" w:cstheme="minorHAnsi"/>
            <w:color w:val="000000"/>
          </w:rPr>
          <w:delText xml:space="preserve">creature </w:delText>
        </w:r>
      </w:del>
      <w:ins w:id="6085" w:author="Admin" w:date="2021-05-07T13:22:00Z">
        <w:r w:rsidR="00706CFB">
          <w:rPr>
            <w:rFonts w:eastAsia="Times New Roman" w:cstheme="minorHAnsi"/>
            <w:color w:val="000000"/>
          </w:rPr>
          <w:t xml:space="preserve">target </w:t>
        </w:r>
      </w:ins>
      <w:r w:rsidR="00EA006B" w:rsidRPr="000D5DB5">
        <w:rPr>
          <w:rFonts w:eastAsia="Times New Roman" w:cstheme="minorHAnsi"/>
          <w:color w:val="000000"/>
        </w:rPr>
        <w:t xml:space="preserve">within range. Make a ranged spell attack against the target. On a hit, the target suffers 2d4 </w:t>
      </w:r>
      <w:r w:rsidR="00EA006B" w:rsidRPr="000D5DB5">
        <w:rPr>
          <w:rFonts w:eastAsia="Times New Roman" w:cstheme="minorHAnsi"/>
          <w:color w:val="000000"/>
        </w:rPr>
        <w:lastRenderedPageBreak/>
        <w:t xml:space="preserve">shadow damage. </w:t>
      </w:r>
      <w:ins w:id="6086" w:author="Admin" w:date="2021-05-07T13:23:00Z">
        <w:r w:rsidR="00706CFB" w:rsidRPr="00706CFB">
          <w:rPr>
            <w:rFonts w:eastAsia="Times New Roman" w:cstheme="minorHAnsi"/>
            <w:color w:val="000000"/>
          </w:rPr>
          <w:t xml:space="preserve">The sigil pulses at the start of your turn every round, repeating the </w:t>
        </w:r>
      </w:ins>
      <w:ins w:id="6087" w:author="Admin" w:date="2022-04-18T23:41:00Z">
        <w:r w:rsidR="000335B1">
          <w:rPr>
            <w:rFonts w:eastAsia="Times New Roman" w:cstheme="minorHAnsi"/>
            <w:color w:val="000000"/>
          </w:rPr>
          <w:t xml:space="preserve">primary </w:t>
        </w:r>
      </w:ins>
      <w:ins w:id="6088" w:author="Admin" w:date="2021-05-07T13:23:00Z">
        <w:r w:rsidR="00706CFB" w:rsidRPr="00706CFB">
          <w:rPr>
            <w:rFonts w:eastAsia="Times New Roman" w:cstheme="minorHAnsi"/>
            <w:color w:val="000000"/>
          </w:rPr>
          <w:t>effect.</w:t>
        </w:r>
        <w:r w:rsidR="00706CFB" w:rsidRPr="00706CFB" w:rsidDel="00706CFB">
          <w:rPr>
            <w:rFonts w:eastAsia="Times New Roman" w:cstheme="minorHAnsi"/>
            <w:color w:val="000000"/>
          </w:rPr>
          <w:t xml:space="preserve"> </w:t>
        </w:r>
      </w:ins>
    </w:p>
    <w:p w14:paraId="43450AD6" w14:textId="77777777" w:rsidR="0008540D" w:rsidDel="00706CFB" w:rsidRDefault="0008540D" w:rsidP="00272CA8">
      <w:pPr>
        <w:contextualSpacing/>
        <w:rPr>
          <w:del w:id="6089" w:author="Admin" w:date="2021-05-07T13:23:00Z"/>
          <w:rFonts w:eastAsia="Times New Roman" w:cstheme="minorHAnsi"/>
          <w:color w:val="000000"/>
        </w:rPr>
      </w:pPr>
      <w:del w:id="6090" w:author="Admin" w:date="2021-05-07T13:21:00Z">
        <w:r w:rsidRPr="000D5DB5" w:rsidDel="00706CFB">
          <w:rPr>
            <w:rFonts w:eastAsia="Times New Roman" w:cstheme="minorHAnsi"/>
            <w:color w:val="000000"/>
          </w:rPr>
          <w:delText xml:space="preserve">At the beginning of every round, the </w:delText>
        </w:r>
        <w:r w:rsidDel="00706CFB">
          <w:rPr>
            <w:rFonts w:eastAsia="Times New Roman" w:cstheme="minorHAnsi"/>
            <w:color w:val="000000"/>
          </w:rPr>
          <w:delText xml:space="preserve">caster </w:delText>
        </w:r>
        <w:r w:rsidRPr="000D5DB5" w:rsidDel="00706CFB">
          <w:rPr>
            <w:rFonts w:eastAsia="Times New Roman" w:cstheme="minorHAnsi"/>
            <w:color w:val="000000"/>
          </w:rPr>
          <w:delText xml:space="preserve">must succeed on a </w:delText>
        </w:r>
        <w:r w:rsidR="00B201EF" w:rsidDel="00706CFB">
          <w:rPr>
            <w:rFonts w:eastAsia="Times New Roman" w:cstheme="minorHAnsi"/>
            <w:color w:val="000000"/>
          </w:rPr>
          <w:delText>sigil</w:delText>
        </w:r>
        <w:r w:rsidDel="00706CFB">
          <w:rPr>
            <w:rFonts w:eastAsia="Times New Roman" w:cstheme="minorHAnsi"/>
            <w:color w:val="000000"/>
          </w:rPr>
          <w:delText xml:space="preserve"> roll to affect the target </w:delText>
        </w:r>
        <w:r w:rsidRPr="000D5DB5" w:rsidDel="00706CFB">
          <w:rPr>
            <w:rFonts w:eastAsia="Times New Roman" w:cstheme="minorHAnsi"/>
            <w:color w:val="000000"/>
          </w:rPr>
          <w:delText xml:space="preserve">again. </w:delText>
        </w:r>
      </w:del>
    </w:p>
    <w:p w14:paraId="4ABD9ED0" w14:textId="77777777" w:rsidR="00EA006B" w:rsidRPr="000D5DB5" w:rsidRDefault="0008540D" w:rsidP="00DD72A2">
      <w:pPr>
        <w:contextualSpacing/>
        <w:rPr>
          <w:rFonts w:eastAsia="Times New Roman" w:cstheme="minorHAnsi"/>
          <w:color w:val="000000"/>
        </w:rPr>
      </w:pPr>
      <w:r>
        <w:rPr>
          <w:rFonts w:eastAsia="Times New Roman" w:cstheme="minorHAnsi"/>
          <w:color w:val="000000"/>
        </w:rPr>
        <w:t>Also, s</w:t>
      </w:r>
      <w:r w:rsidR="00EA006B" w:rsidRPr="000D5DB5">
        <w:rPr>
          <w:rFonts w:eastAsia="Times New Roman" w:cstheme="minorHAnsi"/>
          <w:color w:val="000000"/>
        </w:rPr>
        <w:t xml:space="preserve">o long as the spell is active, the target </w:t>
      </w:r>
      <w:del w:id="6091" w:author="Admin" w:date="2021-05-07T13:23:00Z">
        <w:r w:rsidR="00EA006B" w:rsidRPr="000D5DB5" w:rsidDel="00706CFB">
          <w:rPr>
            <w:rFonts w:eastAsia="Times New Roman" w:cstheme="minorHAnsi"/>
            <w:color w:val="000000"/>
          </w:rPr>
          <w:delText xml:space="preserve">is treated </w:delText>
        </w:r>
      </w:del>
      <w:ins w:id="6092" w:author="Admin" w:date="2021-05-07T13:24:00Z">
        <w:r w:rsidR="00706CFB">
          <w:rPr>
            <w:rFonts w:eastAsia="Times New Roman" w:cstheme="minorHAnsi"/>
            <w:color w:val="000000"/>
          </w:rPr>
          <w:t>suffers disadvantage to Spirit (Perception) checks against and attack rolls against you</w:t>
        </w:r>
      </w:ins>
      <w:del w:id="6093" w:author="Admin" w:date="2021-05-07T13:24:00Z">
        <w:r w:rsidR="00EA006B" w:rsidRPr="000D5DB5" w:rsidDel="00706CFB">
          <w:rPr>
            <w:rFonts w:eastAsia="Times New Roman" w:cstheme="minorHAnsi"/>
            <w:color w:val="000000"/>
          </w:rPr>
          <w:delText xml:space="preserve">as if they are blinded against you until the beginning of their </w:delText>
        </w:r>
        <w:r w:rsidR="005B6B02" w:rsidRPr="000D5DB5" w:rsidDel="00706CFB">
          <w:rPr>
            <w:rFonts w:eastAsia="Times New Roman" w:cstheme="minorHAnsi"/>
            <w:color w:val="000000"/>
          </w:rPr>
          <w:delText xml:space="preserve">turn the </w:delText>
        </w:r>
        <w:r w:rsidR="00EA006B" w:rsidRPr="000D5DB5" w:rsidDel="00706CFB">
          <w:rPr>
            <w:rFonts w:eastAsia="Times New Roman" w:cstheme="minorHAnsi"/>
            <w:color w:val="000000"/>
          </w:rPr>
          <w:delText>next round</w:delText>
        </w:r>
      </w:del>
      <w:r w:rsidR="00EA006B" w:rsidRPr="000D5DB5">
        <w:rPr>
          <w:rFonts w:eastAsia="Times New Roman" w:cstheme="minorHAnsi"/>
          <w:color w:val="000000"/>
        </w:rPr>
        <w:t>. If the ranged spell attack misses, the spell deals half the initial damage and has no other effect.</w:t>
      </w:r>
      <w:r w:rsidR="00B201EF">
        <w:rPr>
          <w:rFonts w:eastAsia="Times New Roman" w:cstheme="minorHAnsi"/>
          <w:color w:val="000000"/>
        </w:rPr>
        <w:t xml:space="preserve"> </w:t>
      </w:r>
      <w:r w:rsidR="00EA006B" w:rsidRPr="00134BC3">
        <w:rPr>
          <w:rFonts w:eastAsia="Times New Roman" w:cstheme="minorHAnsi"/>
          <w:color w:val="000000"/>
        </w:rPr>
        <w:t xml:space="preserve">If the creature dies while under the effects of </w:t>
      </w:r>
      <w:r w:rsidR="00EA006B" w:rsidRPr="000D5DB5">
        <w:rPr>
          <w:rFonts w:eastAsia="Times New Roman" w:cstheme="minorHAnsi"/>
          <w:color w:val="000000"/>
        </w:rPr>
        <w:t xml:space="preserve">shadow </w:t>
      </w:r>
      <w:r w:rsidR="00E51E24">
        <w:rPr>
          <w:rFonts w:eastAsia="Times New Roman" w:cstheme="minorHAnsi"/>
          <w:color w:val="000000"/>
        </w:rPr>
        <w:t>word pain</w:t>
      </w:r>
      <w:r w:rsidR="00EA006B" w:rsidRPr="00134BC3">
        <w:rPr>
          <w:rFonts w:eastAsia="Times New Roman" w:cstheme="minorHAnsi"/>
          <w:color w:val="000000"/>
        </w:rPr>
        <w:t xml:space="preserve">, </w:t>
      </w:r>
      <w:r w:rsidR="00EA006B" w:rsidRPr="000D5DB5">
        <w:rPr>
          <w:rFonts w:eastAsia="Times New Roman" w:cstheme="minorHAnsi"/>
          <w:color w:val="000000"/>
        </w:rPr>
        <w:t xml:space="preserve">you are aware of their </w:t>
      </w:r>
      <w:r w:rsidR="00E51E24">
        <w:rPr>
          <w:rFonts w:eastAsia="Times New Roman" w:cstheme="minorHAnsi"/>
          <w:color w:val="000000"/>
        </w:rPr>
        <w:t xml:space="preserve">corpse’s </w:t>
      </w:r>
      <w:r w:rsidR="00EA006B" w:rsidRPr="000D5DB5">
        <w:rPr>
          <w:rFonts w:eastAsia="Times New Roman" w:cstheme="minorHAnsi"/>
          <w:color w:val="000000"/>
        </w:rPr>
        <w:t>general location to up to one mile.</w:t>
      </w:r>
      <w:del w:id="6094" w:author="Admin" w:date="2021-05-07T13:24:00Z">
        <w:r w:rsidR="00EA006B" w:rsidRPr="000D5DB5" w:rsidDel="00706CFB">
          <w:rPr>
            <w:rFonts w:eastAsia="Times New Roman" w:cstheme="minorHAnsi"/>
            <w:color w:val="000000"/>
          </w:rPr>
          <w:delText xml:space="preserve"> </w:delText>
        </w:r>
      </w:del>
    </w:p>
    <w:p w14:paraId="6782810E" w14:textId="77777777" w:rsidR="00EA006B" w:rsidRPr="00134BC3" w:rsidRDefault="00EA006B">
      <w:pPr>
        <w:contextualSpacing/>
        <w:textAlignment w:val="baseline"/>
        <w:rPr>
          <w:rFonts w:eastAsia="Times New Roman" w:cstheme="minorHAnsi"/>
          <w:i/>
          <w:iCs/>
        </w:rPr>
      </w:pPr>
      <w:r w:rsidRPr="00134BC3">
        <w:rPr>
          <w:rFonts w:eastAsia="Times New Roman" w:cstheme="minorHAnsi"/>
          <w:b/>
          <w:bCs/>
          <w:color w:val="000000"/>
        </w:rPr>
        <w:t>Heightened.</w:t>
      </w:r>
      <w:r w:rsidRPr="000D5DB5">
        <w:rPr>
          <w:rFonts w:eastAsia="Times New Roman" w:cstheme="minorHAnsi"/>
          <w:color w:val="000000"/>
        </w:rPr>
        <w:t xml:space="preserve"> The damage taken increases by one dice per every level above 2nd. </w:t>
      </w:r>
    </w:p>
    <w:p w14:paraId="149DDAB8" w14:textId="77777777" w:rsidR="007644ED" w:rsidRPr="00134BC3" w:rsidRDefault="007644ED">
      <w:pPr>
        <w:contextualSpacing/>
        <w:rPr>
          <w:rFonts w:eastAsia="Times New Roman" w:cstheme="minorHAnsi"/>
        </w:rPr>
      </w:pPr>
    </w:p>
    <w:p w14:paraId="06DC7626" w14:textId="77777777" w:rsidR="00EC1B1E" w:rsidRPr="00134BC3" w:rsidRDefault="00EC1B1E">
      <w:pPr>
        <w:contextualSpacing/>
        <w:rPr>
          <w:rFonts w:eastAsia="Times New Roman" w:cstheme="minorHAnsi"/>
          <w:b/>
          <w:bCs/>
          <w:color w:val="000000"/>
        </w:rPr>
      </w:pPr>
      <w:r w:rsidRPr="00134BC3">
        <w:rPr>
          <w:rFonts w:eastAsia="Times New Roman" w:cstheme="minorHAnsi"/>
          <w:b/>
          <w:bCs/>
          <w:color w:val="000000"/>
        </w:rPr>
        <w:t>Shift Skill [</w:t>
      </w:r>
      <w:r w:rsidR="00324C75" w:rsidRPr="000D5DB5">
        <w:rPr>
          <w:rFonts w:eastAsia="Times New Roman" w:cstheme="minorHAnsi"/>
          <w:b/>
          <w:bCs/>
          <w:color w:val="000000"/>
        </w:rPr>
        <w:t xml:space="preserve">level </w:t>
      </w:r>
      <w:r w:rsidRPr="00134BC3">
        <w:rPr>
          <w:rFonts w:eastAsia="Times New Roman" w:cstheme="minorHAnsi"/>
          <w:b/>
          <w:bCs/>
          <w:color w:val="000000"/>
        </w:rPr>
        <w:t>1]</w:t>
      </w:r>
    </w:p>
    <w:p w14:paraId="52AD5736" w14:textId="77777777" w:rsidR="00EC1B1E" w:rsidRPr="000D5DB5" w:rsidRDefault="00EC1B1E">
      <w:pPr>
        <w:contextualSpacing/>
        <w:textAlignment w:val="baseline"/>
        <w:rPr>
          <w:rFonts w:eastAsia="Times New Roman" w:cstheme="minorHAnsi"/>
          <w:color w:val="000000"/>
        </w:rPr>
      </w:pPr>
      <w:r w:rsidRPr="00134BC3">
        <w:rPr>
          <w:rFonts w:eastAsia="Times New Roman" w:cstheme="minorHAnsi"/>
          <w:color w:val="000000"/>
        </w:rPr>
        <w:t>Transmutation</w:t>
      </w:r>
    </w:p>
    <w:p w14:paraId="5EF7906D" w14:textId="77777777" w:rsidR="003B6133" w:rsidRPr="000D5DB5" w:rsidRDefault="003B6133">
      <w:pPr>
        <w:contextualSpacing/>
        <w:textAlignment w:val="baseline"/>
        <w:rPr>
          <w:rFonts w:eastAsia="Times New Roman" w:cstheme="minorHAnsi"/>
          <w:color w:val="000000"/>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5A6C8F52" w14:textId="77777777" w:rsidR="007A6DF7" w:rsidRDefault="007A6DF7">
      <w:pPr>
        <w:contextualSpacing/>
        <w:textAlignment w:val="baseline"/>
        <w:rPr>
          <w:rFonts w:eastAsia="Times New Roman" w:cstheme="minorHAnsi"/>
          <w:color w:val="000000"/>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Touch</w:t>
      </w:r>
    </w:p>
    <w:p w14:paraId="11C321F2" w14:textId="77777777" w:rsidR="007A0074" w:rsidRDefault="00A07061">
      <w:pPr>
        <w:contextualSpacing/>
        <w:textAlignment w:val="baseline"/>
        <w:rPr>
          <w:rFonts w:eastAsia="Times New Roman" w:cstheme="minorHAnsi"/>
          <w:color w:val="000000"/>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p>
    <w:p w14:paraId="05F9FCA3" w14:textId="77777777" w:rsidR="003B6133" w:rsidRPr="003B6133" w:rsidRDefault="003B6133">
      <w:pPr>
        <w:contextualSpacing/>
        <w:textAlignment w:val="baseline"/>
        <w:rPr>
          <w:rFonts w:eastAsia="Times New Roman" w:cstheme="minorHAnsi"/>
          <w:color w:val="000000"/>
        </w:rPr>
      </w:pPr>
      <w:r>
        <w:rPr>
          <w:rFonts w:eastAsia="Times New Roman" w:cstheme="minorHAnsi"/>
          <w:b/>
          <w:bCs/>
          <w:color w:val="000000"/>
        </w:rPr>
        <w:t>Duration</w:t>
      </w:r>
      <w:r w:rsidR="00E339F5">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10 minutes</w:t>
      </w:r>
    </w:p>
    <w:p w14:paraId="625DA3C6" w14:textId="77777777" w:rsidR="00EC1B1E" w:rsidRPr="000D5DB5" w:rsidRDefault="00EC1B1E">
      <w:pPr>
        <w:contextualSpacing/>
        <w:textAlignment w:val="baseline"/>
        <w:rPr>
          <w:rFonts w:eastAsia="Times New Roman" w:cstheme="minorHAnsi"/>
          <w:color w:val="000000"/>
        </w:rPr>
      </w:pPr>
      <w:r w:rsidRPr="000D5DB5">
        <w:rPr>
          <w:rFonts w:eastAsia="Times New Roman" w:cstheme="minorHAnsi"/>
          <w:color w:val="000000"/>
        </w:rPr>
        <w:t xml:space="preserve">You imbue a creature with a measure of your skill. The target gains a bonus to a single skill </w:t>
      </w:r>
      <w:r w:rsidR="00B201EF">
        <w:rPr>
          <w:rFonts w:eastAsia="Times New Roman" w:cstheme="minorHAnsi"/>
          <w:color w:val="000000"/>
        </w:rPr>
        <w:t xml:space="preserve">equal to your proficiency bonus (up to </w:t>
      </w:r>
      <w:r w:rsidRPr="000D5DB5">
        <w:rPr>
          <w:rFonts w:eastAsia="Times New Roman" w:cstheme="minorHAnsi"/>
          <w:color w:val="000000"/>
        </w:rPr>
        <w:t>+2</w:t>
      </w:r>
      <w:r w:rsidR="00B201EF">
        <w:rPr>
          <w:rFonts w:eastAsia="Times New Roman" w:cstheme="minorHAnsi"/>
          <w:color w:val="000000"/>
        </w:rPr>
        <w:t>)</w:t>
      </w:r>
      <w:r w:rsidRPr="000D5DB5">
        <w:rPr>
          <w:rFonts w:eastAsia="Times New Roman" w:cstheme="minorHAnsi"/>
          <w:color w:val="000000"/>
        </w:rPr>
        <w:t xml:space="preserve">. This does not stack with an existing proficiency bonus. </w:t>
      </w:r>
    </w:p>
    <w:p w14:paraId="3D60C35D" w14:textId="77777777" w:rsidR="00EC1B1E" w:rsidRPr="00134BC3" w:rsidRDefault="00EC1B1E">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 xml:space="preserve">For every </w:t>
      </w:r>
      <w:r w:rsidR="00B201EF">
        <w:rPr>
          <w:rFonts w:eastAsia="Times New Roman" w:cstheme="minorHAnsi"/>
          <w:color w:val="000000"/>
        </w:rPr>
        <w:t xml:space="preserve">spell </w:t>
      </w:r>
      <w:r w:rsidRPr="000D5DB5">
        <w:rPr>
          <w:rFonts w:eastAsia="Times New Roman" w:cstheme="minorHAnsi"/>
          <w:color w:val="000000"/>
        </w:rPr>
        <w:t xml:space="preserve">level above 1st, the bonus </w:t>
      </w:r>
      <w:r w:rsidR="00B201EF">
        <w:rPr>
          <w:rFonts w:eastAsia="Times New Roman" w:cstheme="minorHAnsi"/>
          <w:color w:val="000000"/>
        </w:rPr>
        <w:t xml:space="preserve">you can grant </w:t>
      </w:r>
      <w:r w:rsidRPr="000D5DB5">
        <w:rPr>
          <w:rFonts w:eastAsia="Times New Roman" w:cstheme="minorHAnsi"/>
          <w:color w:val="000000"/>
        </w:rPr>
        <w:t xml:space="preserve">increases by +1 (maximum +6 at spell level 4). </w:t>
      </w:r>
    </w:p>
    <w:p w14:paraId="443397DC" w14:textId="77777777" w:rsidR="00EC1B1E" w:rsidRPr="00134BC3" w:rsidRDefault="00EC1B1E">
      <w:pPr>
        <w:contextualSpacing/>
        <w:textAlignment w:val="baseline"/>
        <w:rPr>
          <w:rFonts w:eastAsia="Times New Roman" w:cstheme="minorHAnsi"/>
          <w:color w:val="000000"/>
        </w:rPr>
      </w:pPr>
    </w:p>
    <w:p w14:paraId="0A559AEE" w14:textId="77777777" w:rsidR="00AB25EF" w:rsidRPr="00134BC3" w:rsidRDefault="00AB25EF">
      <w:pPr>
        <w:contextualSpacing/>
        <w:rPr>
          <w:rFonts w:eastAsia="Times New Roman" w:cstheme="minorHAnsi"/>
        </w:rPr>
      </w:pPr>
      <w:r w:rsidRPr="000D5DB5">
        <w:rPr>
          <w:rFonts w:eastAsia="Times New Roman" w:cstheme="minorHAnsi"/>
          <w:b/>
          <w:bCs/>
          <w:color w:val="000000"/>
        </w:rPr>
        <w:t>Shocking Bolt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324C75" w:rsidRPr="000D5DB5">
        <w:rPr>
          <w:rFonts w:eastAsia="Times New Roman" w:cstheme="minorHAnsi"/>
          <w:b/>
          <w:bCs/>
          <w:color w:val="000000"/>
        </w:rPr>
        <w:t>0</w:t>
      </w:r>
      <w:r w:rsidRPr="000D5DB5">
        <w:rPr>
          <w:rFonts w:eastAsia="Times New Roman" w:cstheme="minorHAnsi"/>
          <w:b/>
          <w:bCs/>
          <w:color w:val="000000"/>
        </w:rPr>
        <w:t>]</w:t>
      </w:r>
    </w:p>
    <w:p w14:paraId="1125654B"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62ABB700"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70986326" w14:textId="77777777" w:rsidR="007A6DF7" w:rsidRDefault="007A6DF7">
      <w:pPr>
        <w:contextualSpacing/>
        <w:rPr>
          <w:rFonts w:eastAsia="Times New Roman" w:cstheme="minorHAnsi"/>
          <w:color w:val="000000"/>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60 feet</w:t>
      </w:r>
    </w:p>
    <w:p w14:paraId="21209514" w14:textId="77777777" w:rsidR="007A0074" w:rsidRDefault="0037145A">
      <w:pPr>
        <w:contextualSpacing/>
        <w:rPr>
          <w:rFonts w:eastAsia="Times New Roman" w:cstheme="minorHAnsi"/>
          <w:color w:val="000000"/>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246325">
        <w:rPr>
          <w:rFonts w:eastAsia="Times New Roman" w:cstheme="minorHAnsi"/>
          <w:color w:val="000000"/>
        </w:rPr>
        <w:t>V, S</w:t>
      </w:r>
    </w:p>
    <w:p w14:paraId="7A03E5DF" w14:textId="77777777" w:rsidR="003B6133" w:rsidRPr="003B6133" w:rsidRDefault="003B6133">
      <w:pPr>
        <w:contextualSpacing/>
        <w:rPr>
          <w:rFonts w:eastAsia="Times New Roman" w:cstheme="minorHAnsi"/>
        </w:rPr>
      </w:pPr>
      <w:r>
        <w:rPr>
          <w:rFonts w:eastAsia="Times New Roman" w:cstheme="minorHAnsi"/>
          <w:b/>
          <w:bCs/>
          <w:color w:val="000000"/>
        </w:rPr>
        <w:t>Duration</w:t>
      </w:r>
      <w:r w:rsidR="00E339F5">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Instantaneous</w:t>
      </w:r>
    </w:p>
    <w:p w14:paraId="02969267" w14:textId="77777777" w:rsidR="00AB25EF" w:rsidRPr="00134BC3" w:rsidRDefault="00AB25EF" w:rsidP="005F2BD2">
      <w:pPr>
        <w:contextualSpacing/>
        <w:rPr>
          <w:rFonts w:eastAsia="Times New Roman" w:cstheme="minorHAnsi"/>
        </w:rPr>
      </w:pPr>
      <w:r w:rsidRPr="000D5DB5">
        <w:rPr>
          <w:rFonts w:eastAsia="Times New Roman" w:cstheme="minorHAnsi"/>
          <w:color w:val="000000"/>
        </w:rPr>
        <w:t>You release a blast of lightning towards any creature or object within range. Make a ranged spell attack. On a hit, the target takes 1d8 lightning damage</w:t>
      </w:r>
      <w:r w:rsidR="004548DF">
        <w:rPr>
          <w:rFonts w:eastAsia="Times New Roman" w:cstheme="minorHAnsi"/>
          <w:color w:val="000000"/>
        </w:rPr>
        <w:t xml:space="preserve">. </w:t>
      </w:r>
      <w:r w:rsidR="005F2BD2">
        <w:rPr>
          <w:rFonts w:eastAsia="Times New Roman" w:cstheme="minorHAnsi"/>
          <w:color w:val="000000"/>
        </w:rPr>
        <w:t xml:space="preserve">Roll a d4. On the result of a 4, the target loses their reaction for that round. </w:t>
      </w:r>
    </w:p>
    <w:p w14:paraId="657B2C98" w14:textId="77777777" w:rsidR="00AB25EF" w:rsidRPr="00134BC3" w:rsidRDefault="00AB25EF" w:rsidP="005F2BD2">
      <w:pPr>
        <w:contextualSpacing/>
        <w:rPr>
          <w:rFonts w:eastAsia="Times New Roman" w:cstheme="minorHAnsi"/>
        </w:rPr>
      </w:pPr>
      <w:r w:rsidRPr="000D5DB5">
        <w:rPr>
          <w:rFonts w:eastAsia="Times New Roman" w:cstheme="minorHAnsi"/>
          <w:color w:val="000000"/>
        </w:rPr>
        <w:t>When you reach 5th</w:t>
      </w:r>
      <w:r w:rsidR="004548DF">
        <w:rPr>
          <w:rFonts w:eastAsia="Times New Roman" w:cstheme="minorHAnsi"/>
          <w:color w:val="000000"/>
        </w:rPr>
        <w:t>, 11th, and 17th</w:t>
      </w:r>
      <w:r w:rsidRPr="000D5DB5">
        <w:rPr>
          <w:rFonts w:eastAsia="Times New Roman" w:cstheme="minorHAnsi"/>
          <w:color w:val="000000"/>
        </w:rPr>
        <w:t xml:space="preserve"> level, you can release </w:t>
      </w:r>
      <w:r w:rsidR="004548DF">
        <w:rPr>
          <w:rFonts w:eastAsia="Times New Roman" w:cstheme="minorHAnsi"/>
          <w:color w:val="000000"/>
        </w:rPr>
        <w:t xml:space="preserve">an additional shocking bolt </w:t>
      </w:r>
      <w:r w:rsidR="004548DF">
        <w:rPr>
          <w:rFonts w:eastAsia="Times New Roman" w:cstheme="minorHAnsi"/>
          <w:color w:val="000000"/>
        </w:rPr>
        <w:lastRenderedPageBreak/>
        <w:t>with the same action (up to four at 17th level)</w:t>
      </w:r>
      <w:r w:rsidRPr="000D5DB5">
        <w:rPr>
          <w:rFonts w:eastAsia="Times New Roman" w:cstheme="minorHAnsi"/>
          <w:color w:val="000000"/>
        </w:rPr>
        <w:t>. Each blast can target the same target or others within 30 feet of one another.</w:t>
      </w:r>
      <w:r w:rsidR="004548DF">
        <w:rPr>
          <w:rFonts w:eastAsia="Times New Roman" w:cstheme="minorHAnsi"/>
          <w:color w:val="000000"/>
        </w:rPr>
        <w:t xml:space="preserve"> </w:t>
      </w:r>
      <w:r w:rsidR="005F2BD2">
        <w:rPr>
          <w:rFonts w:eastAsia="Times New Roman" w:cstheme="minorHAnsi"/>
          <w:color w:val="000000"/>
        </w:rPr>
        <w:t xml:space="preserve">For each additional attack against the same target, the range of success on the d4 increases by 1 (up to automatically losing their reaction on four attacks). </w:t>
      </w:r>
    </w:p>
    <w:p w14:paraId="416A9F62" w14:textId="77777777" w:rsidR="00AB25EF" w:rsidRPr="00134BC3" w:rsidRDefault="00AB25EF">
      <w:pPr>
        <w:contextualSpacing/>
        <w:rPr>
          <w:rFonts w:eastAsia="Times New Roman" w:cstheme="minorHAnsi"/>
        </w:rPr>
      </w:pPr>
    </w:p>
    <w:p w14:paraId="32714D1E" w14:textId="77777777" w:rsidR="00AB25EF" w:rsidRPr="00134BC3" w:rsidRDefault="00AB25EF">
      <w:pPr>
        <w:contextualSpacing/>
        <w:rPr>
          <w:rFonts w:eastAsia="Times New Roman" w:cstheme="minorHAnsi"/>
        </w:rPr>
      </w:pPr>
      <w:r w:rsidRPr="000D5DB5">
        <w:rPr>
          <w:rFonts w:eastAsia="Times New Roman" w:cstheme="minorHAnsi"/>
          <w:b/>
          <w:bCs/>
          <w:color w:val="000000"/>
        </w:rPr>
        <w:t>Shooting Star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3FA83B8F"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3401B79D"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Pr>
          <w:rFonts w:eastAsia="Times New Roman" w:cstheme="minorHAnsi"/>
          <w:b/>
          <w:bCs/>
          <w:color w:val="000000"/>
        </w:rPr>
        <w:t xml:space="preserve"> </w:t>
      </w:r>
      <w:r w:rsidRPr="000D5DB5">
        <w:rPr>
          <w:rFonts w:eastAsia="Times New Roman" w:cstheme="minorHAnsi"/>
          <w:color w:val="000000"/>
        </w:rPr>
        <w:t>3 rounds</w:t>
      </w:r>
    </w:p>
    <w:p w14:paraId="40EDD3A2"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Pr>
          <w:rFonts w:eastAsia="Times New Roman" w:cstheme="minorHAnsi"/>
          <w:b/>
          <w:bCs/>
          <w:color w:val="000000"/>
        </w:rPr>
        <w:t xml:space="preserve"> </w:t>
      </w:r>
      <w:r w:rsidRPr="000D5DB5">
        <w:rPr>
          <w:rFonts w:eastAsia="Times New Roman" w:cstheme="minorHAnsi"/>
          <w:color w:val="000000"/>
        </w:rPr>
        <w:t>1 mile</w:t>
      </w:r>
    </w:p>
    <w:p w14:paraId="7EDCC045"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0D5DB5">
        <w:rPr>
          <w:rFonts w:eastAsia="Times New Roman" w:cstheme="minorHAnsi"/>
          <w:color w:val="000000"/>
        </w:rPr>
        <w:t>V, S</w:t>
      </w:r>
    </w:p>
    <w:p w14:paraId="75C90FC6"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0037145A">
        <w:rPr>
          <w:rFonts w:eastAsia="Times New Roman" w:cstheme="minorHAnsi"/>
          <w:b/>
          <w:bCs/>
          <w:color w:val="000000"/>
        </w:rPr>
        <w:t xml:space="preserve"> </w:t>
      </w:r>
      <w:r w:rsidRPr="000D5DB5">
        <w:rPr>
          <w:rFonts w:eastAsia="Times New Roman" w:cstheme="minorHAnsi"/>
          <w:color w:val="000000"/>
        </w:rPr>
        <w:t>Instantaneous</w:t>
      </w:r>
    </w:p>
    <w:p w14:paraId="3D6F10BF" w14:textId="77777777" w:rsidR="00B201EF" w:rsidRDefault="00AB25EF" w:rsidP="00272CA8">
      <w:pPr>
        <w:contextualSpacing/>
        <w:rPr>
          <w:rFonts w:eastAsia="Times New Roman" w:cstheme="minorHAnsi"/>
          <w:color w:val="000000"/>
        </w:rPr>
      </w:pPr>
      <w:r w:rsidRPr="000D5DB5">
        <w:rPr>
          <w:rFonts w:eastAsia="Times New Roman" w:cstheme="minorHAnsi"/>
          <w:color w:val="000000"/>
        </w:rPr>
        <w:t>You point to the open sky, and bring your finger down in the span of 3 rounds, tracing a bright shooting star of pure energy to fall from the heavens. Choose one point you can see within range from the start of casting to the end (which must be the same point during casting). Each creature in a 10-foot radius sphere</w:t>
      </w:r>
      <w:r w:rsidR="003B6133">
        <w:rPr>
          <w:rFonts w:eastAsia="Times New Roman" w:cstheme="minorHAnsi"/>
          <w:color w:val="000000"/>
        </w:rPr>
        <w:t xml:space="preserve"> at the point of impact </w:t>
      </w:r>
      <w:r w:rsidRPr="000D5DB5">
        <w:rPr>
          <w:rFonts w:eastAsia="Times New Roman" w:cstheme="minorHAnsi"/>
          <w:color w:val="000000"/>
        </w:rPr>
        <w:t xml:space="preserve">must make an Agility saving throw as a shooting star blazes down to smash into the area. </w:t>
      </w:r>
      <w:r w:rsidR="00D768AE">
        <w:rPr>
          <w:rFonts w:eastAsia="Times New Roman" w:cstheme="minorHAnsi"/>
          <w:color w:val="000000"/>
        </w:rPr>
        <w:t xml:space="preserve">On a failed saving throw, a </w:t>
      </w:r>
      <w:r w:rsidRPr="000D5DB5">
        <w:rPr>
          <w:rFonts w:eastAsia="Times New Roman" w:cstheme="minorHAnsi"/>
          <w:color w:val="000000"/>
        </w:rPr>
        <w:t xml:space="preserve">creature or object struck by the star takes </w:t>
      </w:r>
      <w:r w:rsidR="00B201EF">
        <w:rPr>
          <w:rFonts w:eastAsia="Times New Roman" w:cstheme="minorHAnsi"/>
          <w:color w:val="000000"/>
        </w:rPr>
        <w:t>5</w:t>
      </w:r>
      <w:r w:rsidR="00B201EF" w:rsidRPr="000D5DB5">
        <w:rPr>
          <w:rFonts w:eastAsia="Times New Roman" w:cstheme="minorHAnsi"/>
          <w:color w:val="000000"/>
        </w:rPr>
        <w:t>d6</w:t>
      </w:r>
      <w:ins w:id="6095" w:author="Admin" w:date="2021-05-07T13:24:00Z">
        <w:r w:rsidR="00706CFB">
          <w:rPr>
            <w:rFonts w:eastAsia="Times New Roman" w:cstheme="minorHAnsi"/>
            <w:color w:val="000000"/>
          </w:rPr>
          <w:t xml:space="preserve"> points of</w:t>
        </w:r>
      </w:ins>
      <w:r w:rsidR="00B201EF" w:rsidRPr="000D5DB5">
        <w:rPr>
          <w:rFonts w:eastAsia="Times New Roman" w:cstheme="minorHAnsi"/>
          <w:color w:val="000000"/>
        </w:rPr>
        <w:t xml:space="preserve"> </w:t>
      </w:r>
      <w:r w:rsidRPr="000D5DB5">
        <w:rPr>
          <w:rFonts w:eastAsia="Times New Roman" w:cstheme="minorHAnsi"/>
          <w:color w:val="000000"/>
        </w:rPr>
        <w:t>damage</w:t>
      </w:r>
      <w:r w:rsidR="00B201EF">
        <w:rPr>
          <w:rFonts w:eastAsia="Times New Roman" w:cstheme="minorHAnsi"/>
          <w:color w:val="000000"/>
        </w:rPr>
        <w:t xml:space="preserve">. The damage is half arcane, and half </w:t>
      </w:r>
      <w:del w:id="6096" w:author="Admin" w:date="2021-05-07T13:25:00Z">
        <w:r w:rsidR="00B201EF" w:rsidDel="00706CFB">
          <w:rPr>
            <w:rFonts w:eastAsia="Times New Roman" w:cstheme="minorHAnsi"/>
            <w:color w:val="000000"/>
          </w:rPr>
          <w:delText xml:space="preserve">magical </w:delText>
        </w:r>
      </w:del>
      <w:r w:rsidR="00B201EF">
        <w:rPr>
          <w:rFonts w:eastAsia="Times New Roman" w:cstheme="minorHAnsi"/>
          <w:color w:val="000000"/>
        </w:rPr>
        <w:t>bludgeoning damage</w:t>
      </w:r>
      <w:r w:rsidR="00B201EF" w:rsidRPr="000D5DB5">
        <w:rPr>
          <w:rFonts w:eastAsia="Times New Roman" w:cstheme="minorHAnsi"/>
          <w:color w:val="000000"/>
        </w:rPr>
        <w:t>.</w:t>
      </w:r>
      <w:r w:rsidR="00B201EF">
        <w:rPr>
          <w:rFonts w:eastAsia="Times New Roman" w:cstheme="minorHAnsi"/>
          <w:color w:val="000000"/>
        </w:rPr>
        <w:t xml:space="preserve"> On a successful saving throw, the creature takes half damage.</w:t>
      </w:r>
    </w:p>
    <w:p w14:paraId="68E245ED" w14:textId="77777777" w:rsidR="007A0074" w:rsidRDefault="00AB25EF">
      <w:pPr>
        <w:contextualSpacing/>
        <w:rPr>
          <w:rFonts w:eastAsia="Times New Roman" w:cstheme="minorHAnsi"/>
          <w:color w:val="000000"/>
        </w:rPr>
      </w:pPr>
      <w:r w:rsidRPr="000D5DB5">
        <w:rPr>
          <w:rFonts w:eastAsia="Times New Roman" w:cstheme="minorHAnsi"/>
          <w:color w:val="000000"/>
        </w:rPr>
        <w:t xml:space="preserve">The area struck has debris of the shooting star (which is difficult terrain and is made of no special material). The debris sheds </w:t>
      </w:r>
      <w:r w:rsidR="00B201EF">
        <w:rPr>
          <w:rFonts w:eastAsia="Times New Roman" w:cstheme="minorHAnsi"/>
          <w:color w:val="000000"/>
        </w:rPr>
        <w:t xml:space="preserve">dim </w:t>
      </w:r>
      <w:r w:rsidRPr="000D5DB5">
        <w:rPr>
          <w:rFonts w:eastAsia="Times New Roman" w:cstheme="minorHAnsi"/>
          <w:color w:val="000000"/>
        </w:rPr>
        <w:t>light in a 10-foot radius for 1 hour before cooling down.</w:t>
      </w:r>
    </w:p>
    <w:p w14:paraId="4BA18D6F"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When heightened to level 5, you </w:t>
      </w:r>
      <w:r w:rsidR="00B201EF">
        <w:rPr>
          <w:rFonts w:eastAsia="Times New Roman" w:cstheme="minorHAnsi"/>
          <w:color w:val="000000"/>
        </w:rPr>
        <w:t xml:space="preserve">summon </w:t>
      </w:r>
      <w:r w:rsidRPr="000D5DB5">
        <w:rPr>
          <w:rFonts w:eastAsia="Times New Roman" w:cstheme="minorHAnsi"/>
          <w:color w:val="000000"/>
        </w:rPr>
        <w:t>an additional shooting star</w:t>
      </w:r>
      <w:r w:rsidR="00B201EF">
        <w:rPr>
          <w:rFonts w:eastAsia="Times New Roman" w:cstheme="minorHAnsi"/>
          <w:color w:val="000000"/>
        </w:rPr>
        <w:t xml:space="preserve"> for every two spell levels above 3</w:t>
      </w:r>
      <w:r w:rsidR="00B201EF" w:rsidRPr="00B201EF">
        <w:rPr>
          <w:rFonts w:eastAsia="Times New Roman" w:cstheme="minorHAnsi"/>
          <w:color w:val="000000"/>
        </w:rPr>
        <w:t>rd</w:t>
      </w:r>
      <w:r w:rsidR="00B201EF">
        <w:rPr>
          <w:rFonts w:eastAsia="Times New Roman" w:cstheme="minorHAnsi"/>
          <w:color w:val="000000"/>
        </w:rPr>
        <w:t xml:space="preserve">. </w:t>
      </w:r>
    </w:p>
    <w:p w14:paraId="0FBBAA3A" w14:textId="77777777" w:rsidR="003B6133" w:rsidRPr="00134BC3" w:rsidRDefault="003B6133">
      <w:pPr>
        <w:contextualSpacing/>
        <w:rPr>
          <w:rFonts w:eastAsia="Times New Roman" w:cstheme="minorHAnsi"/>
        </w:rPr>
      </w:pPr>
      <w:r w:rsidRPr="007C6C00">
        <w:rPr>
          <w:rFonts w:eastAsia="Times New Roman" w:cstheme="minorHAnsi"/>
          <w:i/>
          <w:iCs/>
          <w:color w:val="000000"/>
        </w:rPr>
        <w:t>Special.</w:t>
      </w:r>
      <w:r w:rsidRPr="000D5DB5">
        <w:rPr>
          <w:rFonts w:eastAsia="Times New Roman" w:cstheme="minorHAnsi"/>
          <w:b/>
          <w:bCs/>
          <w:color w:val="000000"/>
        </w:rPr>
        <w:t xml:space="preserve"> </w:t>
      </w:r>
      <w:r w:rsidRPr="000D5DB5">
        <w:rPr>
          <w:rFonts w:eastAsia="Times New Roman" w:cstheme="minorHAnsi"/>
          <w:color w:val="000000"/>
        </w:rPr>
        <w:t xml:space="preserve">This spell requires line of sight to the sky, although it does not require a specific time. If the spell is cast at night, the shooting star deals the </w:t>
      </w:r>
      <w:r w:rsidR="00B201EF">
        <w:rPr>
          <w:rFonts w:eastAsia="Times New Roman" w:cstheme="minorHAnsi"/>
          <w:color w:val="000000"/>
        </w:rPr>
        <w:t xml:space="preserve">half </w:t>
      </w:r>
      <w:r w:rsidRPr="000D5DB5">
        <w:rPr>
          <w:rFonts w:eastAsia="Times New Roman" w:cstheme="minorHAnsi"/>
          <w:color w:val="000000"/>
        </w:rPr>
        <w:t>damage as holy instead of arcane.</w:t>
      </w:r>
    </w:p>
    <w:p w14:paraId="2D7E30D0" w14:textId="77777777" w:rsidR="007644ED" w:rsidRPr="00134BC3" w:rsidRDefault="007644ED">
      <w:pPr>
        <w:contextualSpacing/>
        <w:rPr>
          <w:rFonts w:eastAsia="Times New Roman" w:cstheme="minorHAnsi"/>
        </w:rPr>
      </w:pPr>
    </w:p>
    <w:p w14:paraId="5D2368D0" w14:textId="77777777" w:rsidR="00AB25EF" w:rsidRPr="00134BC3" w:rsidRDefault="00AB25EF">
      <w:pPr>
        <w:contextualSpacing/>
        <w:rPr>
          <w:rFonts w:eastAsia="Times New Roman" w:cstheme="minorHAnsi"/>
        </w:rPr>
      </w:pPr>
      <w:r w:rsidRPr="000D5DB5">
        <w:rPr>
          <w:rFonts w:eastAsia="Times New Roman" w:cstheme="minorHAnsi"/>
          <w:b/>
          <w:bCs/>
          <w:color w:val="000000"/>
        </w:rPr>
        <w:t>Shot Array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324C75" w:rsidRPr="000D5DB5">
        <w:rPr>
          <w:rFonts w:eastAsia="Times New Roman" w:cstheme="minorHAnsi"/>
          <w:b/>
          <w:bCs/>
          <w:color w:val="000000"/>
        </w:rPr>
        <w:t>1+</w:t>
      </w:r>
      <w:r w:rsidRPr="000D5DB5">
        <w:rPr>
          <w:rFonts w:eastAsia="Times New Roman" w:cstheme="minorHAnsi"/>
          <w:b/>
          <w:bCs/>
          <w:color w:val="000000"/>
        </w:rPr>
        <w:t>]</w:t>
      </w:r>
    </w:p>
    <w:p w14:paraId="3278D7D1"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Transmutation </w:t>
      </w:r>
      <w:r w:rsidR="00CD07D6">
        <w:rPr>
          <w:rFonts w:eastAsia="Times New Roman" w:cstheme="minorHAnsi"/>
          <w:color w:val="000000"/>
        </w:rPr>
        <w:t>[</w:t>
      </w:r>
      <w:r w:rsidR="005D361A">
        <w:rPr>
          <w:rFonts w:eastAsia="Times New Roman" w:cstheme="minorHAnsi"/>
          <w:color w:val="000000"/>
        </w:rPr>
        <w:t xml:space="preserve">array, </w:t>
      </w:r>
      <w:r w:rsidR="00CD07D6">
        <w:rPr>
          <w:rFonts w:eastAsia="Times New Roman" w:cstheme="minorHAnsi"/>
          <w:color w:val="000000"/>
        </w:rPr>
        <w:t>shot]</w:t>
      </w:r>
    </w:p>
    <w:p w14:paraId="41446266" w14:textId="7F7846CD" w:rsidR="000335B1" w:rsidRPr="000335B1" w:rsidRDefault="000335B1" w:rsidP="005F59AA">
      <w:pPr>
        <w:contextualSpacing/>
        <w:rPr>
          <w:ins w:id="6097" w:author="Admin" w:date="2022-04-18T23:44:00Z"/>
          <w:rFonts w:eastAsia="Times New Roman" w:cstheme="minorHAnsi"/>
          <w:color w:val="000000"/>
          <w:rPrChange w:id="6098" w:author="Admin" w:date="2022-04-18T23:44:00Z">
            <w:rPr>
              <w:ins w:id="6099" w:author="Admin" w:date="2022-04-18T23:44:00Z"/>
              <w:rFonts w:eastAsia="Times New Roman" w:cstheme="minorHAnsi"/>
              <w:b/>
              <w:bCs/>
              <w:color w:val="000000"/>
            </w:rPr>
          </w:rPrChange>
        </w:rPr>
        <w:pPrChange w:id="6100" w:author="Admin" w:date="2022-04-18T23:49:00Z">
          <w:pPr>
            <w:contextualSpacing/>
          </w:pPr>
        </w:pPrChange>
      </w:pPr>
      <w:ins w:id="6101" w:author="Admin" w:date="2022-04-18T23:44:00Z">
        <w:r>
          <w:rPr>
            <w:rFonts w:eastAsia="Times New Roman" w:cstheme="minorHAnsi"/>
            <w:b/>
            <w:bCs/>
            <w:color w:val="000000"/>
          </w:rPr>
          <w:t xml:space="preserve">Casting Time: </w:t>
        </w:r>
        <w:r w:rsidRPr="000335B1">
          <w:rPr>
            <w:rFonts w:eastAsia="Times New Roman" w:cstheme="minorHAnsi"/>
            <w:color w:val="000000"/>
            <w:rPrChange w:id="6102" w:author="Admin" w:date="2022-04-18T23:44:00Z">
              <w:rPr>
                <w:rFonts w:eastAsia="Times New Roman" w:cstheme="minorHAnsi"/>
                <w:b/>
                <w:bCs/>
                <w:color w:val="000000"/>
              </w:rPr>
            </w:rPrChange>
          </w:rPr>
          <w:t>1</w:t>
        </w:r>
        <w:r>
          <w:rPr>
            <w:rFonts w:eastAsia="Times New Roman" w:cstheme="minorHAnsi"/>
            <w:b/>
            <w:bCs/>
            <w:color w:val="000000"/>
          </w:rPr>
          <w:t xml:space="preserve"> </w:t>
        </w:r>
        <w:r>
          <w:rPr>
            <w:rFonts w:eastAsia="Times New Roman" w:cstheme="minorHAnsi"/>
            <w:color w:val="000000"/>
          </w:rPr>
          <w:t xml:space="preserve">bonus action </w:t>
        </w:r>
      </w:ins>
    </w:p>
    <w:p w14:paraId="60FC481D" w14:textId="77777777" w:rsidR="00967903" w:rsidRPr="00967903" w:rsidRDefault="00967903" w:rsidP="00967903">
      <w:pPr>
        <w:contextualSpacing/>
        <w:rPr>
          <w:rFonts w:eastAsia="Times New Roman" w:cstheme="minorHAnsi"/>
          <w:color w:val="000000"/>
        </w:rPr>
      </w:pPr>
      <w:r>
        <w:rPr>
          <w:rFonts w:eastAsia="Times New Roman" w:cstheme="minorHAnsi"/>
          <w:b/>
          <w:bCs/>
          <w:color w:val="000000"/>
        </w:rPr>
        <w:t>Range</w:t>
      </w:r>
      <w:r w:rsidR="00E339F5">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Self</w:t>
      </w:r>
    </w:p>
    <w:p w14:paraId="49675C8C" w14:textId="77777777" w:rsidR="00AB25EF" w:rsidRPr="00134BC3" w:rsidRDefault="00AB25EF">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color w:val="000000"/>
        </w:rPr>
        <w:t xml:space="preserve"> V</w:t>
      </w:r>
    </w:p>
    <w:p w14:paraId="1D5642CD" w14:textId="77777777" w:rsidR="00AB25EF" w:rsidRPr="00134BC3" w:rsidRDefault="00AB25EF" w:rsidP="00F81C81">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00E42AF1">
        <w:rPr>
          <w:rFonts w:eastAsia="Times New Roman" w:cstheme="minorHAnsi"/>
          <w:color w:val="000000"/>
        </w:rPr>
        <w:t>1</w:t>
      </w:r>
      <w:r w:rsidRPr="000D5DB5">
        <w:rPr>
          <w:rFonts w:eastAsia="Times New Roman" w:cstheme="minorHAnsi"/>
          <w:color w:val="000000"/>
        </w:rPr>
        <w:t xml:space="preserve"> minute or two </w:t>
      </w:r>
      <w:r w:rsidR="00F81C81">
        <w:rPr>
          <w:rFonts w:eastAsia="Times New Roman" w:cstheme="minorHAnsi"/>
          <w:color w:val="000000"/>
        </w:rPr>
        <w:t>shots</w:t>
      </w:r>
      <w:r w:rsidRPr="000D5DB5">
        <w:rPr>
          <w:rFonts w:eastAsia="Times New Roman" w:cstheme="minorHAnsi"/>
          <w:color w:val="000000"/>
        </w:rPr>
        <w:t xml:space="preserve"> per spell level (whichever is sooner)</w:t>
      </w:r>
    </w:p>
    <w:p w14:paraId="114D6115" w14:textId="77777777" w:rsidR="00AB25EF" w:rsidRDefault="00AB25EF">
      <w:pPr>
        <w:contextualSpacing/>
        <w:rPr>
          <w:rFonts w:eastAsia="Times New Roman" w:cstheme="minorHAnsi"/>
          <w:color w:val="000000"/>
        </w:rPr>
      </w:pPr>
      <w:r w:rsidRPr="000D5DB5">
        <w:rPr>
          <w:rFonts w:eastAsia="Times New Roman" w:cstheme="minorHAnsi"/>
          <w:color w:val="000000"/>
        </w:rPr>
        <w:lastRenderedPageBreak/>
        <w:t xml:space="preserve">You gain one shot of the below array. </w:t>
      </w:r>
    </w:p>
    <w:p w14:paraId="0E4A57A6" w14:textId="77777777" w:rsidR="000335B1" w:rsidRPr="000D5DB5" w:rsidRDefault="000335B1" w:rsidP="000335B1">
      <w:pPr>
        <w:numPr>
          <w:ilvl w:val="0"/>
          <w:numId w:val="49"/>
        </w:numPr>
        <w:ind w:left="0" w:firstLine="0"/>
        <w:contextualSpacing/>
        <w:textAlignment w:val="baseline"/>
        <w:rPr>
          <w:rFonts w:eastAsia="Times New Roman" w:cstheme="minorHAnsi"/>
          <w:i/>
          <w:iCs/>
          <w:color w:val="000000"/>
        </w:rPr>
        <w:pPrChange w:id="6103" w:author="Admin" w:date="2022-04-18T23:45:00Z">
          <w:pPr>
            <w:numPr>
              <w:numId w:val="49"/>
            </w:numPr>
            <w:tabs>
              <w:tab w:val="num" w:pos="720"/>
            </w:tabs>
            <w:ind w:left="720" w:hanging="360"/>
            <w:contextualSpacing/>
            <w:textAlignment w:val="baseline"/>
          </w:pPr>
        </w:pPrChange>
      </w:pPr>
      <w:moveToRangeStart w:id="6104" w:author="Admin" w:date="2022-04-18T23:44:00Z" w:name="move101217910"/>
      <w:moveTo w:id="6105" w:author="Admin" w:date="2022-04-18T23:44:00Z">
        <w:r w:rsidRPr="000D5DB5">
          <w:rPr>
            <w:rFonts w:eastAsia="Times New Roman" w:cstheme="minorHAnsi"/>
            <w:i/>
            <w:iCs/>
            <w:color w:val="000000"/>
          </w:rPr>
          <w:t xml:space="preserve">Arcane Shot (level 2). </w:t>
        </w:r>
        <w:r w:rsidRPr="000D5DB5">
          <w:rPr>
            <w:rFonts w:eastAsia="Times New Roman" w:cstheme="minorHAnsi"/>
            <w:color w:val="000000"/>
          </w:rPr>
          <w:t xml:space="preserve">Your shots are transformed into missiles made of pure force, dealing </w:t>
        </w:r>
        <w:r>
          <w:rPr>
            <w:rFonts w:eastAsia="Times New Roman" w:cstheme="minorHAnsi"/>
            <w:color w:val="000000"/>
          </w:rPr>
          <w:t xml:space="preserve">an </w:t>
        </w:r>
        <w:r w:rsidRPr="000D5DB5">
          <w:rPr>
            <w:rFonts w:eastAsia="Times New Roman" w:cstheme="minorHAnsi"/>
            <w:color w:val="000000"/>
          </w:rPr>
          <w:t>additional 1d</w:t>
        </w:r>
        <w:r>
          <w:rPr>
            <w:rFonts w:eastAsia="Times New Roman" w:cstheme="minorHAnsi"/>
            <w:color w:val="000000"/>
          </w:rPr>
          <w:t>4</w:t>
        </w:r>
        <w:r w:rsidRPr="000D5DB5">
          <w:rPr>
            <w:rFonts w:eastAsia="Times New Roman" w:cstheme="minorHAnsi"/>
            <w:color w:val="000000"/>
          </w:rPr>
          <w:t xml:space="preserve"> points of arcane damage. If the creature you successfully shoot has the benefits of a beneficial spell, it is also subjected to a 1st-level </w:t>
        </w:r>
        <w:r w:rsidRPr="00843CC2">
          <w:rPr>
            <w:rFonts w:eastAsia="Times New Roman" w:cstheme="minorHAnsi"/>
            <w:i/>
            <w:iCs/>
            <w:color w:val="000000"/>
          </w:rPr>
          <w:t>dispel magic</w:t>
        </w:r>
        <w:r w:rsidRPr="000D5DB5">
          <w:rPr>
            <w:rFonts w:eastAsia="Times New Roman" w:cstheme="minorHAnsi"/>
            <w:color w:val="000000"/>
          </w:rPr>
          <w:t xml:space="preserve"> spell. This allows you to remove 0-level spells, and must make an ability check versus a spell level of 1 or above. This dispel effect cannot dispel a spell level higher than that of Arcane Shot.</w:t>
        </w:r>
      </w:moveTo>
    </w:p>
    <w:p w14:paraId="4293979A" w14:textId="77777777" w:rsidR="000335B1" w:rsidRDefault="000335B1" w:rsidP="000335B1">
      <w:pPr>
        <w:numPr>
          <w:ilvl w:val="0"/>
          <w:numId w:val="49"/>
        </w:numPr>
        <w:ind w:left="0" w:firstLine="0"/>
        <w:contextualSpacing/>
        <w:textAlignment w:val="baseline"/>
        <w:rPr>
          <w:ins w:id="6106" w:author="Admin" w:date="2022-04-18T23:45:00Z"/>
          <w:rFonts w:eastAsia="Times New Roman" w:cstheme="minorHAnsi"/>
          <w:color w:val="000000"/>
        </w:rPr>
        <w:pPrChange w:id="6107" w:author="Admin" w:date="2022-04-18T23:45:00Z">
          <w:pPr>
            <w:numPr>
              <w:numId w:val="49"/>
            </w:numPr>
            <w:tabs>
              <w:tab w:val="num" w:pos="720"/>
            </w:tabs>
            <w:ind w:left="720" w:hanging="360"/>
            <w:contextualSpacing/>
            <w:textAlignment w:val="baseline"/>
          </w:pPr>
        </w:pPrChange>
      </w:pPr>
      <w:moveToRangeStart w:id="6108" w:author="Admin" w:date="2022-04-18T23:45:00Z" w:name="move101217920"/>
      <w:moveToRangeEnd w:id="6104"/>
      <w:moveTo w:id="6109" w:author="Admin" w:date="2022-04-18T23:45:00Z">
        <w:r w:rsidRPr="000D5DB5">
          <w:rPr>
            <w:rFonts w:eastAsia="Times New Roman" w:cstheme="minorHAnsi"/>
            <w:i/>
            <w:iCs/>
            <w:color w:val="000000"/>
          </w:rPr>
          <w:t xml:space="preserve">Black Arrow (level 3). </w:t>
        </w:r>
        <w:r w:rsidRPr="000D5DB5">
          <w:rPr>
            <w:rFonts w:eastAsia="Times New Roman" w:cstheme="minorHAnsi"/>
            <w:color w:val="000000"/>
          </w:rPr>
          <w:t>Your shots are transformed into missiles made of unholy energy. The shot deals an additional 3d4 points of shadow</w:t>
        </w:r>
        <w:r w:rsidRPr="000D5DB5" w:rsidDel="00FE1A8D">
          <w:rPr>
            <w:rFonts w:eastAsia="Times New Roman" w:cstheme="minorHAnsi"/>
            <w:color w:val="000000"/>
          </w:rPr>
          <w:t xml:space="preserve"> </w:t>
        </w:r>
        <w:r w:rsidRPr="000D5DB5">
          <w:rPr>
            <w:rFonts w:eastAsia="Times New Roman" w:cstheme="minorHAnsi"/>
            <w:color w:val="000000"/>
          </w:rPr>
          <w:t>damage to the target. If a creature is killed by this strike</w:t>
        </w:r>
        <w:r>
          <w:rPr>
            <w:rFonts w:eastAsia="Times New Roman" w:cstheme="minorHAnsi"/>
            <w:color w:val="000000"/>
          </w:rPr>
          <w:t xml:space="preserve"> (or if most of the damage it took was shadow damage from this spell)</w:t>
        </w:r>
        <w:r w:rsidRPr="000D5DB5">
          <w:rPr>
            <w:rFonts w:eastAsia="Times New Roman" w:cstheme="minorHAnsi"/>
            <w:color w:val="000000"/>
          </w:rPr>
          <w:t xml:space="preserve">, they are animated as per the spell </w:t>
        </w:r>
        <w:r>
          <w:rPr>
            <w:rFonts w:eastAsia="Times New Roman" w:cstheme="minorHAnsi"/>
            <w:i/>
            <w:iCs/>
            <w:color w:val="000000"/>
          </w:rPr>
          <w:t xml:space="preserve">conjure </w:t>
        </w:r>
        <w:r w:rsidRPr="00E339F5">
          <w:rPr>
            <w:rFonts w:eastAsia="Times New Roman" w:cstheme="minorHAnsi"/>
            <w:i/>
            <w:iCs/>
            <w:color w:val="000000"/>
          </w:rPr>
          <w:t>undead</w:t>
        </w:r>
        <w:r w:rsidRPr="000D5DB5">
          <w:rPr>
            <w:rFonts w:eastAsia="Times New Roman" w:cstheme="minorHAnsi"/>
            <w:color w:val="000000"/>
          </w:rPr>
          <w:t xml:space="preserve"> (spell level 1). This raises the target from the fresh corpse. The killed creature is not raised if they are normally immune to the effect. Knowledge of this shot is typically a secret, and is usually used by the Forsaken, the Scourge, and ruthless independents.</w:t>
        </w:r>
      </w:moveTo>
    </w:p>
    <w:p w14:paraId="3789B520" w14:textId="77777777" w:rsidR="000335B1" w:rsidRPr="000D5DB5" w:rsidRDefault="000335B1" w:rsidP="000335B1">
      <w:pPr>
        <w:numPr>
          <w:ilvl w:val="0"/>
          <w:numId w:val="48"/>
        </w:numPr>
        <w:ind w:left="0" w:firstLine="0"/>
        <w:contextualSpacing/>
        <w:textAlignment w:val="baseline"/>
        <w:rPr>
          <w:ins w:id="6110" w:author="Admin" w:date="2022-04-18T23:45:00Z"/>
          <w:rFonts w:eastAsia="Times New Roman" w:cstheme="minorHAnsi"/>
          <w:i/>
          <w:iCs/>
          <w:color w:val="000000"/>
        </w:rPr>
      </w:pPr>
      <w:ins w:id="6111" w:author="Admin" w:date="2022-04-18T23:45:00Z">
        <w:r w:rsidRPr="000D5DB5">
          <w:rPr>
            <w:rFonts w:eastAsia="Times New Roman" w:cstheme="minorHAnsi"/>
            <w:i/>
            <w:iCs/>
            <w:color w:val="000000"/>
          </w:rPr>
          <w:t xml:space="preserve">Concussive Shot (level 2). </w:t>
        </w:r>
        <w:r w:rsidRPr="000D5DB5">
          <w:rPr>
            <w:rFonts w:eastAsia="Times New Roman" w:cstheme="minorHAnsi"/>
            <w:color w:val="000000"/>
          </w:rPr>
          <w:t xml:space="preserve">Your arrows are destructively concussive. Targets hit by this shot spell must </w:t>
        </w:r>
        <w:r>
          <w:rPr>
            <w:rFonts w:eastAsia="Times New Roman" w:cstheme="minorHAnsi"/>
            <w:color w:val="000000"/>
          </w:rPr>
          <w:t>succeed on</w:t>
        </w:r>
        <w:r w:rsidRPr="000D5DB5">
          <w:rPr>
            <w:rFonts w:eastAsia="Times New Roman" w:cstheme="minorHAnsi"/>
            <w:color w:val="000000"/>
          </w:rPr>
          <w:t xml:space="preserve"> a Stamina saving throw or else take two of the following penalties until the end of their next round (the penalty is chosen by you).</w:t>
        </w:r>
      </w:ins>
    </w:p>
    <w:p w14:paraId="38F65408" w14:textId="77777777" w:rsidR="000335B1" w:rsidRPr="000D5DB5" w:rsidRDefault="000335B1" w:rsidP="000335B1">
      <w:pPr>
        <w:numPr>
          <w:ilvl w:val="0"/>
          <w:numId w:val="56"/>
        </w:numPr>
        <w:contextualSpacing/>
        <w:textAlignment w:val="baseline"/>
        <w:rPr>
          <w:ins w:id="6112" w:author="Admin" w:date="2022-04-18T23:45:00Z"/>
          <w:rFonts w:eastAsia="Times New Roman" w:cstheme="minorHAnsi"/>
          <w:color w:val="000000"/>
        </w:rPr>
      </w:pPr>
      <w:ins w:id="6113" w:author="Admin" w:date="2022-04-18T23:45:00Z">
        <w:r w:rsidRPr="000D5DB5">
          <w:rPr>
            <w:rFonts w:eastAsia="Times New Roman" w:cstheme="minorHAnsi"/>
            <w:color w:val="000000"/>
          </w:rPr>
          <w:t>Speed is halved.</w:t>
        </w:r>
      </w:ins>
    </w:p>
    <w:p w14:paraId="5D0294B7" w14:textId="77777777" w:rsidR="000335B1" w:rsidRPr="000D5DB5" w:rsidRDefault="000335B1" w:rsidP="000335B1">
      <w:pPr>
        <w:numPr>
          <w:ilvl w:val="0"/>
          <w:numId w:val="56"/>
        </w:numPr>
        <w:contextualSpacing/>
        <w:textAlignment w:val="baseline"/>
        <w:rPr>
          <w:ins w:id="6114" w:author="Admin" w:date="2022-04-18T23:45:00Z"/>
          <w:rFonts w:eastAsia="Times New Roman" w:cstheme="minorHAnsi"/>
          <w:color w:val="000000"/>
        </w:rPr>
      </w:pPr>
      <w:ins w:id="6115" w:author="Admin" w:date="2022-04-18T23:45:00Z">
        <w:r w:rsidRPr="000D5DB5">
          <w:rPr>
            <w:rFonts w:eastAsia="Times New Roman" w:cstheme="minorHAnsi"/>
            <w:color w:val="000000"/>
          </w:rPr>
          <w:t>Target takes -2 to AC and Agility saving throws.</w:t>
        </w:r>
      </w:ins>
    </w:p>
    <w:p w14:paraId="47101A34" w14:textId="77777777" w:rsidR="000335B1" w:rsidRPr="000D5DB5" w:rsidRDefault="000335B1" w:rsidP="000335B1">
      <w:pPr>
        <w:numPr>
          <w:ilvl w:val="0"/>
          <w:numId w:val="56"/>
        </w:numPr>
        <w:contextualSpacing/>
        <w:textAlignment w:val="baseline"/>
        <w:rPr>
          <w:ins w:id="6116" w:author="Admin" w:date="2022-04-18T23:45:00Z"/>
          <w:rFonts w:eastAsia="Times New Roman" w:cstheme="minorHAnsi"/>
          <w:color w:val="000000"/>
        </w:rPr>
      </w:pPr>
      <w:ins w:id="6117" w:author="Admin" w:date="2022-04-18T23:45:00Z">
        <w:r w:rsidRPr="000D5DB5">
          <w:rPr>
            <w:rFonts w:eastAsia="Times New Roman" w:cstheme="minorHAnsi"/>
            <w:color w:val="000000"/>
          </w:rPr>
          <w:t>Target cannot take reactions.</w:t>
        </w:r>
      </w:ins>
    </w:p>
    <w:p w14:paraId="4FCA220B" w14:textId="77777777" w:rsidR="000335B1" w:rsidRPr="000D5DB5" w:rsidRDefault="000335B1" w:rsidP="000335B1">
      <w:pPr>
        <w:numPr>
          <w:ilvl w:val="0"/>
          <w:numId w:val="56"/>
        </w:numPr>
        <w:contextualSpacing/>
        <w:textAlignment w:val="baseline"/>
        <w:rPr>
          <w:ins w:id="6118" w:author="Admin" w:date="2022-04-18T23:45:00Z"/>
          <w:rFonts w:eastAsia="Times New Roman" w:cstheme="minorHAnsi"/>
          <w:color w:val="000000"/>
        </w:rPr>
      </w:pPr>
      <w:ins w:id="6119" w:author="Admin" w:date="2022-04-18T23:45:00Z">
        <w:r w:rsidRPr="000D5DB5">
          <w:rPr>
            <w:rFonts w:eastAsia="Times New Roman" w:cstheme="minorHAnsi"/>
            <w:color w:val="000000"/>
          </w:rPr>
          <w:t>Can use either an action or bonus action, and cannot make more than one attack every round.</w:t>
        </w:r>
      </w:ins>
    </w:p>
    <w:p w14:paraId="2B374187" w14:textId="356B9E77" w:rsidR="000335B1" w:rsidRPr="000335B1" w:rsidRDefault="000335B1" w:rsidP="000335B1">
      <w:pPr>
        <w:numPr>
          <w:ilvl w:val="0"/>
          <w:numId w:val="56"/>
        </w:numPr>
        <w:contextualSpacing/>
        <w:textAlignment w:val="baseline"/>
        <w:rPr>
          <w:rFonts w:eastAsia="Times New Roman" w:cstheme="minorHAnsi"/>
          <w:color w:val="000000"/>
          <w:rPrChange w:id="6120" w:author="Admin" w:date="2022-04-18T23:45:00Z">
            <w:rPr>
              <w:rFonts w:eastAsia="Times New Roman" w:cstheme="minorHAnsi"/>
              <w:color w:val="000000"/>
            </w:rPr>
          </w:rPrChange>
        </w:rPr>
        <w:pPrChange w:id="6121" w:author="Admin" w:date="2022-04-18T23:45:00Z">
          <w:pPr>
            <w:numPr>
              <w:numId w:val="49"/>
            </w:numPr>
            <w:tabs>
              <w:tab w:val="num" w:pos="720"/>
            </w:tabs>
            <w:ind w:left="720" w:hanging="360"/>
            <w:contextualSpacing/>
            <w:textAlignment w:val="baseline"/>
          </w:pPr>
        </w:pPrChange>
      </w:pPr>
      <w:ins w:id="6122" w:author="Admin" w:date="2022-04-18T23:45:00Z">
        <w:r w:rsidRPr="000D5DB5">
          <w:rPr>
            <w:rFonts w:eastAsia="Times New Roman" w:cstheme="minorHAnsi"/>
            <w:color w:val="000000"/>
          </w:rPr>
          <w:t>If casting a spell, roll a d20. On an 11 or higher, the spell doesn’t take effect until the creature’s next turn, and the creature must use its action on said turn to complete the spell.</w:t>
        </w:r>
      </w:ins>
    </w:p>
    <w:moveToRangeEnd w:id="6108"/>
    <w:p w14:paraId="517FFE43" w14:textId="77777777" w:rsidR="000335B1" w:rsidRDefault="005D361A" w:rsidP="000335B1">
      <w:pPr>
        <w:numPr>
          <w:ilvl w:val="0"/>
          <w:numId w:val="49"/>
        </w:numPr>
        <w:ind w:left="0" w:firstLine="0"/>
        <w:contextualSpacing/>
        <w:textAlignment w:val="baseline"/>
        <w:rPr>
          <w:ins w:id="6123" w:author="Admin" w:date="2022-04-18T23:47:00Z"/>
          <w:rFonts w:eastAsia="Times New Roman" w:cstheme="minorHAnsi"/>
          <w:color w:val="000000"/>
        </w:rPr>
        <w:pPrChange w:id="6124" w:author="Admin" w:date="2022-04-18T23:47:00Z">
          <w:pPr>
            <w:numPr>
              <w:numId w:val="49"/>
            </w:numPr>
            <w:tabs>
              <w:tab w:val="num" w:pos="720"/>
            </w:tabs>
            <w:contextualSpacing/>
            <w:textAlignment w:val="baseline"/>
          </w:pPr>
        </w:pPrChange>
      </w:pPr>
      <w:r>
        <w:rPr>
          <w:rFonts w:eastAsia="Times New Roman" w:cstheme="minorHAnsi"/>
          <w:i/>
          <w:iCs/>
          <w:color w:val="000000"/>
        </w:rPr>
        <w:t xml:space="preserve">Frost Shot (level 1). </w:t>
      </w:r>
      <w:r>
        <w:rPr>
          <w:rFonts w:eastAsia="Times New Roman" w:cstheme="minorHAnsi"/>
          <w:color w:val="000000"/>
        </w:rPr>
        <w:t>Your shots are infused with freezing cold. They deal 1d6 extra cold damage, and chill the target for until the start of your turn in the next round.</w:t>
      </w:r>
    </w:p>
    <w:p w14:paraId="421074C6" w14:textId="1B689A31" w:rsidR="000335B1" w:rsidRDefault="005D361A" w:rsidP="000335B1">
      <w:pPr>
        <w:numPr>
          <w:ilvl w:val="0"/>
          <w:numId w:val="49"/>
        </w:numPr>
        <w:ind w:left="0" w:firstLine="0"/>
        <w:contextualSpacing/>
        <w:textAlignment w:val="baseline"/>
        <w:rPr>
          <w:ins w:id="6125" w:author="Admin" w:date="2022-04-18T23:47:00Z"/>
          <w:rFonts w:eastAsia="Times New Roman" w:cstheme="minorHAnsi"/>
          <w:color w:val="000000"/>
        </w:rPr>
        <w:pPrChange w:id="6126" w:author="Admin" w:date="2022-04-18T23:47:00Z">
          <w:pPr>
            <w:numPr>
              <w:numId w:val="49"/>
            </w:numPr>
            <w:tabs>
              <w:tab w:val="num" w:pos="720"/>
            </w:tabs>
            <w:contextualSpacing/>
            <w:textAlignment w:val="baseline"/>
          </w:pPr>
        </w:pPrChange>
      </w:pPr>
      <w:del w:id="6127" w:author="Admin" w:date="2022-04-18T23:47:00Z">
        <w:r w:rsidDel="000335B1">
          <w:rPr>
            <w:rFonts w:eastAsia="Times New Roman" w:cstheme="minorHAnsi"/>
            <w:color w:val="000000"/>
          </w:rPr>
          <w:delText xml:space="preserve"> </w:delText>
        </w:r>
      </w:del>
      <w:moveToRangeStart w:id="6128" w:author="Admin" w:date="2022-04-18T23:45:00Z" w:name="move101217962"/>
      <w:moveTo w:id="6129" w:author="Admin" w:date="2022-04-18T23:45:00Z">
        <w:r w:rsidR="000335B1" w:rsidRPr="000335B1">
          <w:rPr>
            <w:rFonts w:eastAsia="Times New Roman" w:cstheme="minorHAnsi"/>
            <w:i/>
            <w:iCs/>
            <w:color w:val="000000"/>
            <w:rPrChange w:id="6130" w:author="Admin" w:date="2022-04-18T23:47:00Z">
              <w:rPr>
                <w:rFonts w:eastAsia="Times New Roman" w:cstheme="minorHAnsi"/>
                <w:i/>
                <w:iCs/>
                <w:color w:val="000000"/>
              </w:rPr>
            </w:rPrChange>
          </w:rPr>
          <w:t xml:space="preserve">Kill Shot (level 2). </w:t>
        </w:r>
        <w:r w:rsidR="000335B1" w:rsidRPr="000335B1">
          <w:rPr>
            <w:rFonts w:eastAsia="Times New Roman" w:cstheme="minorHAnsi"/>
            <w:color w:val="000000"/>
            <w:rPrChange w:id="6131" w:author="Admin" w:date="2022-04-18T23:47:00Z">
              <w:rPr>
                <w:rFonts w:eastAsia="Times New Roman" w:cstheme="minorHAnsi"/>
                <w:color w:val="000000"/>
              </w:rPr>
            </w:rPrChange>
          </w:rPr>
          <w:t xml:space="preserve">Your shot is unusually successful against wounded targets. If the target is bloodied, this attack is treated as a critical hit. After being affected by this critical hit, a creature cannot be affected again </w:t>
        </w:r>
      </w:moveTo>
      <w:ins w:id="6132" w:author="Admin" w:date="2022-04-18T23:46:00Z">
        <w:r w:rsidR="000335B1" w:rsidRPr="000335B1">
          <w:rPr>
            <w:rFonts w:eastAsia="Times New Roman" w:cstheme="minorHAnsi"/>
            <w:color w:val="000000"/>
            <w:rPrChange w:id="6133" w:author="Admin" w:date="2022-04-18T23:47:00Z">
              <w:rPr>
                <w:rFonts w:eastAsia="Times New Roman" w:cstheme="minorHAnsi"/>
                <w:color w:val="000000"/>
              </w:rPr>
            </w:rPrChange>
          </w:rPr>
          <w:t xml:space="preserve">by this spell </w:t>
        </w:r>
      </w:ins>
      <w:moveTo w:id="6134" w:author="Admin" w:date="2022-04-18T23:45:00Z">
        <w:r w:rsidR="000335B1" w:rsidRPr="000335B1">
          <w:rPr>
            <w:rFonts w:eastAsia="Times New Roman" w:cstheme="minorHAnsi"/>
            <w:color w:val="000000"/>
            <w:rPrChange w:id="6135" w:author="Admin" w:date="2022-04-18T23:47:00Z">
              <w:rPr>
                <w:rFonts w:eastAsia="Times New Roman" w:cstheme="minorHAnsi"/>
                <w:color w:val="000000"/>
              </w:rPr>
            </w:rPrChange>
          </w:rPr>
          <w:t xml:space="preserve">for 1 hour. If the hit was already a critical hit (such as by a dice roll or another ability), this shot is not expended, and you deal an extra 1d6 points of damage per spell level. </w:t>
        </w:r>
      </w:moveTo>
    </w:p>
    <w:p w14:paraId="24B4A500" w14:textId="1CB9F23C" w:rsidR="000335B1" w:rsidRPr="000335B1" w:rsidRDefault="000335B1" w:rsidP="000335B1">
      <w:pPr>
        <w:numPr>
          <w:ilvl w:val="0"/>
          <w:numId w:val="49"/>
        </w:numPr>
        <w:ind w:left="0" w:firstLine="0"/>
        <w:contextualSpacing/>
        <w:textAlignment w:val="baseline"/>
        <w:rPr>
          <w:ins w:id="6136" w:author="Admin" w:date="2022-04-18T23:47:00Z"/>
          <w:rFonts w:eastAsia="Times New Roman" w:cstheme="minorHAnsi"/>
          <w:color w:val="000000"/>
          <w:rPrChange w:id="6137" w:author="Admin" w:date="2022-04-18T23:47:00Z">
            <w:rPr>
              <w:ins w:id="6138" w:author="Admin" w:date="2022-04-18T23:47:00Z"/>
              <w:rFonts w:eastAsia="Times New Roman" w:cstheme="minorHAnsi"/>
              <w:i/>
              <w:iCs/>
              <w:color w:val="000000"/>
            </w:rPr>
          </w:rPrChange>
        </w:rPr>
        <w:pPrChange w:id="6139" w:author="Admin" w:date="2022-04-18T23:47:00Z">
          <w:pPr>
            <w:numPr>
              <w:numId w:val="49"/>
            </w:numPr>
            <w:tabs>
              <w:tab w:val="num" w:pos="720"/>
            </w:tabs>
            <w:contextualSpacing/>
            <w:textAlignment w:val="baseline"/>
          </w:pPr>
        </w:pPrChange>
      </w:pPr>
      <w:ins w:id="6140" w:author="Admin" w:date="2022-04-18T23:47:00Z">
        <w:r w:rsidRPr="0061770D">
          <w:rPr>
            <w:rFonts w:eastAsia="Times New Roman" w:cstheme="minorHAnsi"/>
            <w:i/>
            <w:iCs/>
            <w:color w:val="000000"/>
          </w:rPr>
          <w:t xml:space="preserve">Scorpid Shot (level 2). </w:t>
        </w:r>
        <w:r w:rsidRPr="0061770D">
          <w:rPr>
            <w:rFonts w:eastAsia="Times New Roman" w:cstheme="minorHAnsi"/>
            <w:color w:val="000000"/>
          </w:rPr>
          <w:t>Your shot is enhanced with a venomous agent. If you strike an enemy with this shot, they are poisoned. The effect remains for one minute. On a successful Stamina saving throw, the enemy negates this effect.</w:t>
        </w:r>
      </w:ins>
    </w:p>
    <w:p w14:paraId="3D988564" w14:textId="2760EBC8" w:rsidR="000335B1" w:rsidRPr="000335B1" w:rsidDel="000335B1" w:rsidRDefault="000335B1" w:rsidP="000335B1">
      <w:pPr>
        <w:numPr>
          <w:ilvl w:val="0"/>
          <w:numId w:val="49"/>
        </w:numPr>
        <w:ind w:left="0" w:firstLine="0"/>
        <w:contextualSpacing/>
        <w:textAlignment w:val="baseline"/>
        <w:rPr>
          <w:del w:id="6141" w:author="Admin" w:date="2022-04-18T23:45:00Z"/>
          <w:rFonts w:eastAsia="Times New Roman" w:cstheme="minorHAnsi"/>
          <w:i/>
          <w:iCs/>
          <w:color w:val="000000"/>
          <w:rPrChange w:id="6142" w:author="Admin" w:date="2022-04-18T23:47:00Z">
            <w:rPr>
              <w:del w:id="6143" w:author="Admin" w:date="2022-04-18T23:45:00Z"/>
              <w:rFonts w:eastAsia="Times New Roman" w:cstheme="minorHAnsi"/>
              <w:i/>
              <w:iCs/>
              <w:color w:val="000000"/>
            </w:rPr>
          </w:rPrChange>
        </w:rPr>
        <w:pPrChange w:id="6144" w:author="Admin" w:date="2022-04-18T23:47:00Z">
          <w:pPr>
            <w:numPr>
              <w:numId w:val="49"/>
            </w:numPr>
            <w:tabs>
              <w:tab w:val="num" w:pos="720"/>
            </w:tabs>
            <w:ind w:left="720" w:hanging="360"/>
            <w:contextualSpacing/>
            <w:textAlignment w:val="baseline"/>
          </w:pPr>
        </w:pPrChange>
      </w:pPr>
      <w:moveTo w:id="6145" w:author="Admin" w:date="2022-04-18T23:45:00Z">
        <w:del w:id="6146" w:author="Admin" w:date="2022-04-18T23:46:00Z">
          <w:r w:rsidRPr="000335B1" w:rsidDel="000335B1">
            <w:rPr>
              <w:rFonts w:eastAsia="Times New Roman" w:cstheme="minorHAnsi"/>
              <w:color w:val="000000"/>
              <w:rPrChange w:id="6147" w:author="Admin" w:date="2022-04-18T23:47:00Z">
                <w:rPr>
                  <w:rFonts w:eastAsia="Times New Roman" w:cstheme="minorHAnsi"/>
                  <w:color w:val="000000"/>
                </w:rPr>
              </w:rPrChange>
            </w:rPr>
            <w:delText xml:space="preserve"> </w:delText>
          </w:r>
        </w:del>
      </w:moveTo>
    </w:p>
    <w:moveToRangeEnd w:id="6128"/>
    <w:p w14:paraId="18603330" w14:textId="248EA624" w:rsidR="000335B1" w:rsidRPr="000335B1" w:rsidDel="000335B1" w:rsidRDefault="000335B1" w:rsidP="000335B1">
      <w:pPr>
        <w:contextualSpacing/>
        <w:textAlignment w:val="baseline"/>
        <w:rPr>
          <w:del w:id="6148" w:author="Admin" w:date="2022-04-18T23:47:00Z"/>
          <w:rFonts w:eastAsia="Times New Roman" w:cstheme="minorHAnsi"/>
          <w:i/>
          <w:iCs/>
          <w:color w:val="000000"/>
          <w:rPrChange w:id="6149" w:author="Admin" w:date="2022-04-18T23:45:00Z">
            <w:rPr>
              <w:del w:id="6150" w:author="Admin" w:date="2022-04-18T23:47:00Z"/>
              <w:rFonts w:eastAsia="Times New Roman" w:cstheme="minorHAnsi"/>
              <w:i/>
              <w:iCs/>
              <w:color w:val="000000"/>
            </w:rPr>
          </w:rPrChange>
        </w:rPr>
        <w:pPrChange w:id="6151" w:author="Admin" w:date="2022-04-18T23:46:00Z">
          <w:pPr>
            <w:numPr>
              <w:numId w:val="49"/>
            </w:numPr>
            <w:tabs>
              <w:tab w:val="num" w:pos="720"/>
            </w:tabs>
            <w:contextualSpacing/>
            <w:textAlignment w:val="baseline"/>
          </w:pPr>
        </w:pPrChange>
      </w:pPr>
    </w:p>
    <w:p w14:paraId="5F4A1CC6" w14:textId="77777777" w:rsidR="005D361A" w:rsidRPr="000335B1" w:rsidDel="000335B1" w:rsidRDefault="005D361A" w:rsidP="000335B1">
      <w:pPr>
        <w:numPr>
          <w:ilvl w:val="0"/>
          <w:numId w:val="49"/>
        </w:numPr>
        <w:ind w:left="0" w:firstLine="0"/>
        <w:contextualSpacing/>
        <w:textAlignment w:val="baseline"/>
        <w:rPr>
          <w:del w:id="6152" w:author="Admin" w:date="2022-04-18T23:47:00Z"/>
          <w:rFonts w:eastAsia="Times New Roman" w:cstheme="minorHAnsi"/>
          <w:color w:val="000000"/>
          <w:rPrChange w:id="6153" w:author="Admin" w:date="2022-04-18T23:47:00Z">
            <w:rPr>
              <w:del w:id="6154" w:author="Admin" w:date="2022-04-18T23:47:00Z"/>
              <w:rFonts w:eastAsia="Times New Roman" w:cstheme="minorHAnsi"/>
              <w:i/>
              <w:iCs/>
              <w:color w:val="000000"/>
            </w:rPr>
          </w:rPrChange>
        </w:rPr>
        <w:pPrChange w:id="6155" w:author="Admin" w:date="2022-04-18T23:47:00Z">
          <w:pPr>
            <w:numPr>
              <w:numId w:val="49"/>
            </w:numPr>
            <w:tabs>
              <w:tab w:val="num" w:pos="720"/>
            </w:tabs>
            <w:contextualSpacing/>
            <w:textAlignment w:val="baseline"/>
          </w:pPr>
        </w:pPrChange>
      </w:pPr>
      <w:r w:rsidRPr="000D5DB5">
        <w:rPr>
          <w:rFonts w:eastAsia="Times New Roman" w:cstheme="minorHAnsi"/>
          <w:i/>
          <w:iCs/>
          <w:color w:val="000000"/>
        </w:rPr>
        <w:t xml:space="preserve">Searing Shot (level 1). </w:t>
      </w:r>
      <w:r w:rsidRPr="000D5DB5">
        <w:rPr>
          <w:rFonts w:eastAsia="Times New Roman" w:cstheme="minorHAnsi"/>
          <w:color w:val="000000"/>
        </w:rPr>
        <w:t xml:space="preserve">Your shots are infused with searing flame. They deal 1d6 </w:t>
      </w:r>
      <w:r>
        <w:rPr>
          <w:rFonts w:eastAsia="Times New Roman" w:cstheme="minorHAnsi"/>
          <w:color w:val="000000"/>
        </w:rPr>
        <w:t xml:space="preserve">extra </w:t>
      </w:r>
      <w:r w:rsidRPr="000D5DB5">
        <w:rPr>
          <w:rFonts w:eastAsia="Times New Roman" w:cstheme="minorHAnsi"/>
          <w:color w:val="000000"/>
        </w:rPr>
        <w:t>fire damage.</w:t>
      </w:r>
      <w:r>
        <w:rPr>
          <w:rFonts w:eastAsia="Times New Roman" w:cstheme="minorHAnsi"/>
          <w:color w:val="000000"/>
        </w:rPr>
        <w:t xml:space="preserve"> The searing shot adds +1 to your attack roll if shot at a target beyond optimal range of your weapon. </w:t>
      </w:r>
    </w:p>
    <w:p w14:paraId="362295F2" w14:textId="77777777" w:rsidR="000335B1" w:rsidRPr="000D5DB5" w:rsidRDefault="000335B1" w:rsidP="003C4628">
      <w:pPr>
        <w:numPr>
          <w:ilvl w:val="0"/>
          <w:numId w:val="49"/>
        </w:numPr>
        <w:ind w:left="0" w:firstLine="0"/>
        <w:contextualSpacing/>
        <w:textAlignment w:val="baseline"/>
        <w:rPr>
          <w:ins w:id="6156" w:author="Admin" w:date="2022-04-18T23:47:00Z"/>
          <w:rFonts w:eastAsia="Times New Roman" w:cstheme="minorHAnsi"/>
          <w:color w:val="000000"/>
        </w:rPr>
      </w:pPr>
    </w:p>
    <w:p w14:paraId="393EB42B" w14:textId="77777777" w:rsidR="005D361A" w:rsidRPr="000335B1" w:rsidRDefault="005D361A" w:rsidP="000335B1">
      <w:pPr>
        <w:numPr>
          <w:ilvl w:val="0"/>
          <w:numId w:val="49"/>
        </w:numPr>
        <w:ind w:left="0" w:firstLine="0"/>
        <w:contextualSpacing/>
        <w:textAlignment w:val="baseline"/>
        <w:rPr>
          <w:rFonts w:eastAsia="Times New Roman" w:cstheme="minorHAnsi"/>
          <w:i/>
          <w:iCs/>
          <w:color w:val="000000"/>
          <w:rPrChange w:id="6157" w:author="Admin" w:date="2022-04-18T23:47:00Z">
            <w:rPr>
              <w:rFonts w:eastAsia="Times New Roman" w:cstheme="minorHAnsi"/>
              <w:i/>
              <w:iCs/>
              <w:color w:val="000000"/>
            </w:rPr>
          </w:rPrChange>
        </w:rPr>
        <w:pPrChange w:id="6158" w:author="Admin" w:date="2022-04-18T23:47:00Z">
          <w:pPr>
            <w:numPr>
              <w:numId w:val="49"/>
            </w:numPr>
            <w:tabs>
              <w:tab w:val="num" w:pos="720"/>
            </w:tabs>
            <w:contextualSpacing/>
            <w:textAlignment w:val="baseline"/>
          </w:pPr>
        </w:pPrChange>
      </w:pPr>
      <w:r w:rsidRPr="000335B1">
        <w:rPr>
          <w:rFonts w:eastAsia="Times New Roman" w:cstheme="minorHAnsi"/>
          <w:i/>
          <w:iCs/>
          <w:color w:val="000000"/>
          <w:rPrChange w:id="6159" w:author="Admin" w:date="2022-04-18T23:47:00Z">
            <w:rPr>
              <w:rFonts w:eastAsia="Times New Roman" w:cstheme="minorHAnsi"/>
              <w:i/>
              <w:iCs/>
              <w:color w:val="000000"/>
            </w:rPr>
          </w:rPrChange>
        </w:rPr>
        <w:t xml:space="preserve">Stopping Shot (level 1). </w:t>
      </w:r>
      <w:r w:rsidRPr="000335B1">
        <w:rPr>
          <w:rFonts w:eastAsia="Times New Roman" w:cstheme="minorHAnsi"/>
          <w:color w:val="000000"/>
          <w:rPrChange w:id="6160" w:author="Admin" w:date="2022-04-18T23:47:00Z">
            <w:rPr>
              <w:rFonts w:eastAsia="Times New Roman" w:cstheme="minorHAnsi"/>
              <w:color w:val="000000"/>
            </w:rPr>
          </w:rPrChange>
        </w:rPr>
        <w:t xml:space="preserve">If you use this shot as a held action, this deals damage normally, and reduces the creature’s move speed to 0, and knocks them prone if they used the Dash action. On a successful Stamina saving throw, their speed is instead reduced by half. </w:t>
      </w:r>
    </w:p>
    <w:p w14:paraId="3592A01A" w14:textId="77777777" w:rsidR="005D361A" w:rsidRPr="000D5DB5" w:rsidRDefault="005D361A" w:rsidP="00522658">
      <w:pPr>
        <w:numPr>
          <w:ilvl w:val="0"/>
          <w:numId w:val="49"/>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Tranquilizing Shot (level 1). </w:t>
      </w:r>
      <w:r w:rsidRPr="000D5DB5">
        <w:rPr>
          <w:rFonts w:eastAsia="Times New Roman" w:cstheme="minorHAnsi"/>
          <w:color w:val="000000"/>
        </w:rPr>
        <w:t xml:space="preserve">Your shot are enhanced with a sleeping agent. If you strike an enemy with this hit, roll 5d8. </w:t>
      </w:r>
      <w:r w:rsidR="00522658">
        <w:rPr>
          <w:rFonts w:eastAsia="Times New Roman" w:cstheme="minorHAnsi"/>
          <w:color w:val="000000"/>
        </w:rPr>
        <w:t xml:space="preserve">A creature’s hit points must be equal to or less than the remaining total for a creature to </w:t>
      </w:r>
      <w:r w:rsidRPr="000D5DB5">
        <w:rPr>
          <w:rFonts w:eastAsia="Times New Roman" w:cstheme="minorHAnsi"/>
          <w:color w:val="000000"/>
        </w:rPr>
        <w:t>,</w:t>
      </w:r>
      <w:r w:rsidR="00522658">
        <w:rPr>
          <w:rFonts w:eastAsia="Times New Roman" w:cstheme="minorHAnsi"/>
          <w:color w:val="000000"/>
        </w:rPr>
        <w:t xml:space="preserve"> </w:t>
      </w:r>
      <w:r w:rsidRPr="000D5DB5">
        <w:rPr>
          <w:rFonts w:eastAsia="Times New Roman" w:cstheme="minorHAnsi"/>
          <w:color w:val="000000"/>
        </w:rPr>
        <w:t>fall unconscious for one minute. A sleeper may be awakened if taking damage or when targeted with an action (like shaking or slapping them). Undead and creatures immune to being charmed are immune to this effect. A creature may roll a Stamina saving throw to reduce the duration of sleep to one round.</w:t>
      </w:r>
    </w:p>
    <w:p w14:paraId="5514CE0D" w14:textId="77777777" w:rsidR="005D361A" w:rsidRPr="000D5DB5" w:rsidRDefault="005D361A" w:rsidP="003C4628">
      <w:pPr>
        <w:numPr>
          <w:ilvl w:val="0"/>
          <w:numId w:val="49"/>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Venom Shot (level 1). </w:t>
      </w:r>
      <w:r w:rsidRPr="000D5DB5">
        <w:rPr>
          <w:rFonts w:eastAsia="Times New Roman" w:cstheme="minorHAnsi"/>
          <w:color w:val="000000"/>
        </w:rPr>
        <w:t>Your arrow is enchanted with a poisonous agent. If you strike an enemy with this hit, you deal an additional 1d8 poison damage. This damage is halved on a successful Stamina saving throw.</w:t>
      </w:r>
    </w:p>
    <w:p w14:paraId="1A31A2F0" w14:textId="77777777" w:rsidR="005D361A" w:rsidRPr="000D5DB5" w:rsidRDefault="005D361A" w:rsidP="003C4628">
      <w:pPr>
        <w:numPr>
          <w:ilvl w:val="0"/>
          <w:numId w:val="49"/>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Viper Shot (level 1). </w:t>
      </w:r>
      <w:r w:rsidRPr="000D5DB5">
        <w:rPr>
          <w:rFonts w:eastAsia="Times New Roman" w:cstheme="minorHAnsi"/>
          <w:color w:val="000000"/>
        </w:rPr>
        <w:t xml:space="preserve">Your arrow is enchanted with an anti-magic agent. If you strike an enemy with this hit, they lose 1d2 mana points. For every mana point lost, the target takes 2 points of </w:t>
      </w:r>
      <w:r>
        <w:rPr>
          <w:rFonts w:eastAsia="Times New Roman" w:cstheme="minorHAnsi"/>
          <w:color w:val="000000"/>
        </w:rPr>
        <w:t>a</w:t>
      </w:r>
      <w:r w:rsidRPr="000D5DB5">
        <w:rPr>
          <w:rFonts w:eastAsia="Times New Roman" w:cstheme="minorHAnsi"/>
          <w:color w:val="000000"/>
        </w:rPr>
        <w:t>rcane damage. This damage is halved on a successful Spirit saving throw.</w:t>
      </w:r>
      <w:r>
        <w:rPr>
          <w:rFonts w:eastAsia="Times New Roman" w:cstheme="minorHAnsi"/>
          <w:color w:val="000000"/>
        </w:rPr>
        <w:t xml:space="preserve"> This is otherwise treated as </w:t>
      </w:r>
      <w:r w:rsidRPr="00E339F5">
        <w:rPr>
          <w:rFonts w:eastAsia="Times New Roman" w:cstheme="minorHAnsi"/>
          <w:i/>
          <w:iCs/>
          <w:color w:val="000000"/>
        </w:rPr>
        <w:t>mana burn</w:t>
      </w:r>
      <w:r>
        <w:rPr>
          <w:rFonts w:eastAsia="Times New Roman" w:cstheme="minorHAnsi"/>
          <w:color w:val="000000"/>
        </w:rPr>
        <w:t xml:space="preserve"> (as the spell).</w:t>
      </w:r>
    </w:p>
    <w:p w14:paraId="7D449F56" w14:textId="4927934A" w:rsidR="00AB25EF" w:rsidRPr="000D5DB5" w:rsidDel="000335B1" w:rsidRDefault="00AB25EF" w:rsidP="003C4628">
      <w:pPr>
        <w:numPr>
          <w:ilvl w:val="0"/>
          <w:numId w:val="48"/>
        </w:numPr>
        <w:ind w:left="0" w:firstLine="0"/>
        <w:contextualSpacing/>
        <w:textAlignment w:val="baseline"/>
        <w:rPr>
          <w:rFonts w:eastAsia="Times New Roman" w:cstheme="minorHAnsi"/>
          <w:i/>
          <w:iCs/>
          <w:color w:val="000000"/>
        </w:rPr>
      </w:pPr>
      <w:moveFromRangeStart w:id="6161" w:author="Admin" w:date="2022-04-18T23:44:00Z" w:name="move101217910"/>
      <w:moveFrom w:id="6162" w:author="Admin" w:date="2022-04-18T23:44:00Z">
        <w:r w:rsidRPr="000D5DB5" w:rsidDel="000335B1">
          <w:rPr>
            <w:rFonts w:eastAsia="Times New Roman" w:cstheme="minorHAnsi"/>
            <w:i/>
            <w:iCs/>
            <w:color w:val="000000"/>
          </w:rPr>
          <w:t>Arcane Shot (</w:t>
        </w:r>
        <w:r w:rsidR="007D280E" w:rsidRPr="000D5DB5" w:rsidDel="000335B1">
          <w:rPr>
            <w:rFonts w:eastAsia="Times New Roman" w:cstheme="minorHAnsi"/>
            <w:i/>
            <w:iCs/>
            <w:color w:val="000000"/>
          </w:rPr>
          <w:t xml:space="preserve">level </w:t>
        </w:r>
        <w:r w:rsidRPr="000D5DB5" w:rsidDel="000335B1">
          <w:rPr>
            <w:rFonts w:eastAsia="Times New Roman" w:cstheme="minorHAnsi"/>
            <w:i/>
            <w:iCs/>
            <w:color w:val="000000"/>
          </w:rPr>
          <w:t xml:space="preserve">2). </w:t>
        </w:r>
        <w:r w:rsidRPr="000D5DB5" w:rsidDel="000335B1">
          <w:rPr>
            <w:rFonts w:eastAsia="Times New Roman" w:cstheme="minorHAnsi"/>
            <w:color w:val="000000"/>
          </w:rPr>
          <w:t xml:space="preserve">Your shots are transformed into missiles made of pure force, dealing </w:t>
        </w:r>
        <w:r w:rsidR="00F81C81" w:rsidDel="000335B1">
          <w:rPr>
            <w:rFonts w:eastAsia="Times New Roman" w:cstheme="minorHAnsi"/>
            <w:color w:val="000000"/>
          </w:rPr>
          <w:t xml:space="preserve">an </w:t>
        </w:r>
        <w:r w:rsidRPr="000D5DB5" w:rsidDel="000335B1">
          <w:rPr>
            <w:rFonts w:eastAsia="Times New Roman" w:cstheme="minorHAnsi"/>
            <w:color w:val="000000"/>
          </w:rPr>
          <w:t>additional 1d</w:t>
        </w:r>
        <w:r w:rsidR="00F81C81" w:rsidDel="000335B1">
          <w:rPr>
            <w:rFonts w:eastAsia="Times New Roman" w:cstheme="minorHAnsi"/>
            <w:color w:val="000000"/>
          </w:rPr>
          <w:t>4</w:t>
        </w:r>
        <w:r w:rsidRPr="000D5DB5" w:rsidDel="000335B1">
          <w:rPr>
            <w:rFonts w:eastAsia="Times New Roman" w:cstheme="minorHAnsi"/>
            <w:color w:val="000000"/>
          </w:rPr>
          <w:t xml:space="preserve"> points of arcane damage. If the creature you successfully shoot </w:t>
        </w:r>
        <w:r w:rsidRPr="000D5DB5" w:rsidDel="000335B1">
          <w:rPr>
            <w:rFonts w:eastAsia="Times New Roman" w:cstheme="minorHAnsi"/>
            <w:color w:val="000000"/>
          </w:rPr>
          <w:lastRenderedPageBreak/>
          <w:t xml:space="preserve">has the benefits of a beneficial spell, it is also subjected to a 1st-level </w:t>
        </w:r>
        <w:r w:rsidR="00843CC2" w:rsidRPr="00843CC2" w:rsidDel="000335B1">
          <w:rPr>
            <w:rFonts w:eastAsia="Times New Roman" w:cstheme="minorHAnsi"/>
            <w:i/>
            <w:iCs/>
            <w:color w:val="000000"/>
          </w:rPr>
          <w:t>d</w:t>
        </w:r>
        <w:r w:rsidRPr="00843CC2" w:rsidDel="000335B1">
          <w:rPr>
            <w:rFonts w:eastAsia="Times New Roman" w:cstheme="minorHAnsi"/>
            <w:i/>
            <w:iCs/>
            <w:color w:val="000000"/>
          </w:rPr>
          <w:t xml:space="preserve">ispel </w:t>
        </w:r>
        <w:r w:rsidR="00843CC2" w:rsidRPr="00843CC2" w:rsidDel="000335B1">
          <w:rPr>
            <w:rFonts w:eastAsia="Times New Roman" w:cstheme="minorHAnsi"/>
            <w:i/>
            <w:iCs/>
            <w:color w:val="000000"/>
          </w:rPr>
          <w:t>m</w:t>
        </w:r>
        <w:r w:rsidRPr="00843CC2" w:rsidDel="000335B1">
          <w:rPr>
            <w:rFonts w:eastAsia="Times New Roman" w:cstheme="minorHAnsi"/>
            <w:i/>
            <w:iCs/>
            <w:color w:val="000000"/>
          </w:rPr>
          <w:t>agic</w:t>
        </w:r>
        <w:r w:rsidRPr="000D5DB5" w:rsidDel="000335B1">
          <w:rPr>
            <w:rFonts w:eastAsia="Times New Roman" w:cstheme="minorHAnsi"/>
            <w:color w:val="000000"/>
          </w:rPr>
          <w:t xml:space="preserve"> spell. This allows you to remove 0-level spells, and must make an ability check versus a spell level of 1 or above. This dispel effect cannot dispel a spell level higher than that of Arcane Shot.</w:t>
        </w:r>
      </w:moveFrom>
    </w:p>
    <w:moveFromRangeEnd w:id="6161"/>
    <w:p w14:paraId="4CA19164" w14:textId="23ED6E2E" w:rsidR="00AB25EF" w:rsidRPr="000D5DB5" w:rsidDel="000335B1" w:rsidRDefault="00AB25EF" w:rsidP="003C4628">
      <w:pPr>
        <w:numPr>
          <w:ilvl w:val="0"/>
          <w:numId w:val="48"/>
        </w:numPr>
        <w:ind w:left="0" w:firstLine="0"/>
        <w:contextualSpacing/>
        <w:textAlignment w:val="baseline"/>
        <w:rPr>
          <w:del w:id="6163" w:author="Admin" w:date="2022-04-18T23:45:00Z"/>
          <w:rFonts w:eastAsia="Times New Roman" w:cstheme="minorHAnsi"/>
          <w:i/>
          <w:iCs/>
          <w:color w:val="000000"/>
        </w:rPr>
      </w:pPr>
      <w:del w:id="6164" w:author="Admin" w:date="2022-04-18T23:45:00Z">
        <w:r w:rsidRPr="000D5DB5" w:rsidDel="000335B1">
          <w:rPr>
            <w:rFonts w:eastAsia="Times New Roman" w:cstheme="minorHAnsi"/>
            <w:i/>
            <w:iCs/>
            <w:color w:val="000000"/>
          </w:rPr>
          <w:delText>Concussive Shot (</w:delText>
        </w:r>
        <w:r w:rsidR="007D280E" w:rsidRPr="000D5DB5" w:rsidDel="000335B1">
          <w:rPr>
            <w:rFonts w:eastAsia="Times New Roman" w:cstheme="minorHAnsi"/>
            <w:i/>
            <w:iCs/>
            <w:color w:val="000000"/>
          </w:rPr>
          <w:delText xml:space="preserve">level </w:delText>
        </w:r>
        <w:r w:rsidRPr="000D5DB5" w:rsidDel="000335B1">
          <w:rPr>
            <w:rFonts w:eastAsia="Times New Roman" w:cstheme="minorHAnsi"/>
            <w:i/>
            <w:iCs/>
            <w:color w:val="000000"/>
          </w:rPr>
          <w:delText xml:space="preserve">2). </w:delText>
        </w:r>
        <w:r w:rsidRPr="000D5DB5" w:rsidDel="000335B1">
          <w:rPr>
            <w:rFonts w:eastAsia="Times New Roman" w:cstheme="minorHAnsi"/>
            <w:color w:val="000000"/>
          </w:rPr>
          <w:delText xml:space="preserve">Your arrows are destructively concussive. Targets hit by this shot spell must </w:delText>
        </w:r>
        <w:r w:rsidR="0022355A" w:rsidDel="000335B1">
          <w:rPr>
            <w:rFonts w:eastAsia="Times New Roman" w:cstheme="minorHAnsi"/>
            <w:color w:val="000000"/>
          </w:rPr>
          <w:delText>succeed on</w:delText>
        </w:r>
        <w:r w:rsidRPr="000D5DB5" w:rsidDel="000335B1">
          <w:rPr>
            <w:rFonts w:eastAsia="Times New Roman" w:cstheme="minorHAnsi"/>
            <w:color w:val="000000"/>
          </w:rPr>
          <w:delText xml:space="preserve"> a Stamina saving throw or else take two of the following penalties until the end of their next round (the penalty is chosen by you).</w:delText>
        </w:r>
      </w:del>
    </w:p>
    <w:p w14:paraId="6D537993" w14:textId="7034C1A0" w:rsidR="00AB25EF" w:rsidRPr="000D5DB5" w:rsidDel="000335B1" w:rsidRDefault="00AB25EF" w:rsidP="003C4628">
      <w:pPr>
        <w:numPr>
          <w:ilvl w:val="0"/>
          <w:numId w:val="56"/>
        </w:numPr>
        <w:contextualSpacing/>
        <w:textAlignment w:val="baseline"/>
        <w:rPr>
          <w:del w:id="6165" w:author="Admin" w:date="2022-04-18T23:45:00Z"/>
          <w:rFonts w:eastAsia="Times New Roman" w:cstheme="minorHAnsi"/>
          <w:color w:val="000000"/>
        </w:rPr>
      </w:pPr>
      <w:del w:id="6166" w:author="Admin" w:date="2022-04-18T23:45:00Z">
        <w:r w:rsidRPr="000D5DB5" w:rsidDel="000335B1">
          <w:rPr>
            <w:rFonts w:eastAsia="Times New Roman" w:cstheme="minorHAnsi"/>
            <w:color w:val="000000"/>
          </w:rPr>
          <w:delText>Speed is halved.</w:delText>
        </w:r>
      </w:del>
    </w:p>
    <w:p w14:paraId="366BEAD9" w14:textId="3AB45CED" w:rsidR="00AB25EF" w:rsidRPr="000D5DB5" w:rsidDel="000335B1" w:rsidRDefault="00AB25EF" w:rsidP="003C4628">
      <w:pPr>
        <w:numPr>
          <w:ilvl w:val="0"/>
          <w:numId w:val="56"/>
        </w:numPr>
        <w:contextualSpacing/>
        <w:textAlignment w:val="baseline"/>
        <w:rPr>
          <w:del w:id="6167" w:author="Admin" w:date="2022-04-18T23:45:00Z"/>
          <w:rFonts w:eastAsia="Times New Roman" w:cstheme="minorHAnsi"/>
          <w:color w:val="000000"/>
        </w:rPr>
      </w:pPr>
      <w:del w:id="6168" w:author="Admin" w:date="2022-04-18T23:45:00Z">
        <w:r w:rsidRPr="000D5DB5" w:rsidDel="000335B1">
          <w:rPr>
            <w:rFonts w:eastAsia="Times New Roman" w:cstheme="minorHAnsi"/>
            <w:color w:val="000000"/>
          </w:rPr>
          <w:delText>Target takes -2 to AC and Agility saving throws.</w:delText>
        </w:r>
      </w:del>
    </w:p>
    <w:p w14:paraId="651D56C7" w14:textId="0D244D58" w:rsidR="00AB25EF" w:rsidRPr="000D5DB5" w:rsidDel="000335B1" w:rsidRDefault="00AB25EF" w:rsidP="003C4628">
      <w:pPr>
        <w:numPr>
          <w:ilvl w:val="0"/>
          <w:numId w:val="56"/>
        </w:numPr>
        <w:contextualSpacing/>
        <w:textAlignment w:val="baseline"/>
        <w:rPr>
          <w:del w:id="6169" w:author="Admin" w:date="2022-04-18T23:45:00Z"/>
          <w:rFonts w:eastAsia="Times New Roman" w:cstheme="minorHAnsi"/>
          <w:color w:val="000000"/>
        </w:rPr>
      </w:pPr>
      <w:del w:id="6170" w:author="Admin" w:date="2022-04-18T23:45:00Z">
        <w:r w:rsidRPr="000D5DB5" w:rsidDel="000335B1">
          <w:rPr>
            <w:rFonts w:eastAsia="Times New Roman" w:cstheme="minorHAnsi"/>
            <w:color w:val="000000"/>
          </w:rPr>
          <w:delText>Target cannot take reactions.</w:delText>
        </w:r>
      </w:del>
    </w:p>
    <w:p w14:paraId="3197093A" w14:textId="5FC6EE19" w:rsidR="000D6E5C" w:rsidRPr="000D5DB5" w:rsidDel="000335B1" w:rsidRDefault="00AB25EF" w:rsidP="003C4628">
      <w:pPr>
        <w:numPr>
          <w:ilvl w:val="0"/>
          <w:numId w:val="56"/>
        </w:numPr>
        <w:contextualSpacing/>
        <w:textAlignment w:val="baseline"/>
        <w:rPr>
          <w:del w:id="6171" w:author="Admin" w:date="2022-04-18T23:45:00Z"/>
          <w:rFonts w:eastAsia="Times New Roman" w:cstheme="minorHAnsi"/>
          <w:color w:val="000000"/>
        </w:rPr>
      </w:pPr>
      <w:del w:id="6172" w:author="Admin" w:date="2022-04-18T23:45:00Z">
        <w:r w:rsidRPr="000D5DB5" w:rsidDel="000335B1">
          <w:rPr>
            <w:rFonts w:eastAsia="Times New Roman" w:cstheme="minorHAnsi"/>
            <w:color w:val="000000"/>
          </w:rPr>
          <w:delText>Can use either an action or bonus action, and cannot make more than one attack every round.</w:delText>
        </w:r>
      </w:del>
    </w:p>
    <w:p w14:paraId="0A49D65B" w14:textId="1311C174" w:rsidR="00AB25EF" w:rsidRPr="000D5DB5" w:rsidDel="000335B1" w:rsidRDefault="00AB25EF" w:rsidP="003C4628">
      <w:pPr>
        <w:numPr>
          <w:ilvl w:val="0"/>
          <w:numId w:val="56"/>
        </w:numPr>
        <w:contextualSpacing/>
        <w:textAlignment w:val="baseline"/>
        <w:rPr>
          <w:del w:id="6173" w:author="Admin" w:date="2022-04-18T23:45:00Z"/>
          <w:rFonts w:eastAsia="Times New Roman" w:cstheme="minorHAnsi"/>
          <w:color w:val="000000"/>
        </w:rPr>
      </w:pPr>
      <w:del w:id="6174" w:author="Admin" w:date="2022-04-18T23:45:00Z">
        <w:r w:rsidRPr="000D5DB5" w:rsidDel="000335B1">
          <w:rPr>
            <w:rFonts w:eastAsia="Times New Roman" w:cstheme="minorHAnsi"/>
            <w:color w:val="000000"/>
          </w:rPr>
          <w:delText>If casting a spell, roll a d20. On an 11 or higher, the spell doesn’t take effect until the creature’s next turn, and the creature must use its action on said turn to complete the spell.</w:delText>
        </w:r>
      </w:del>
    </w:p>
    <w:p w14:paraId="4DB12432" w14:textId="7CA31B6E" w:rsidR="005D361A" w:rsidRPr="000D5DB5" w:rsidDel="000335B1" w:rsidRDefault="005D361A" w:rsidP="003C4628">
      <w:pPr>
        <w:numPr>
          <w:ilvl w:val="0"/>
          <w:numId w:val="48"/>
        </w:numPr>
        <w:ind w:left="0" w:firstLine="0"/>
        <w:contextualSpacing/>
        <w:textAlignment w:val="baseline"/>
        <w:rPr>
          <w:rFonts w:eastAsia="Times New Roman" w:cstheme="minorHAnsi"/>
          <w:i/>
          <w:iCs/>
          <w:color w:val="000000"/>
        </w:rPr>
      </w:pPr>
      <w:moveFromRangeStart w:id="6175" w:author="Admin" w:date="2022-04-18T23:45:00Z" w:name="move101217962"/>
      <w:moveFrom w:id="6176" w:author="Admin" w:date="2022-04-18T23:45:00Z">
        <w:r w:rsidDel="000335B1">
          <w:rPr>
            <w:rFonts w:eastAsia="Times New Roman" w:cstheme="minorHAnsi"/>
            <w:i/>
            <w:iCs/>
            <w:color w:val="000000"/>
          </w:rPr>
          <w:t xml:space="preserve">Kill Shot (level 2). </w:t>
        </w:r>
        <w:r w:rsidDel="000335B1">
          <w:rPr>
            <w:rFonts w:eastAsia="Times New Roman" w:cstheme="minorHAnsi"/>
            <w:color w:val="000000"/>
          </w:rPr>
          <w:t xml:space="preserve">Your shot is unusually successful against wounded targets. </w:t>
        </w:r>
        <w:r w:rsidR="000F548C" w:rsidDel="000335B1">
          <w:rPr>
            <w:rFonts w:eastAsia="Times New Roman" w:cstheme="minorHAnsi"/>
            <w:color w:val="000000"/>
          </w:rPr>
          <w:t xml:space="preserve">If the target is bloodied, </w:t>
        </w:r>
        <w:r w:rsidRPr="00961EC2" w:rsidDel="000335B1">
          <w:rPr>
            <w:rFonts w:eastAsia="Times New Roman" w:cstheme="minorHAnsi"/>
            <w:color w:val="000000"/>
          </w:rPr>
          <w:t xml:space="preserve">this </w:t>
        </w:r>
        <w:r w:rsidDel="000335B1">
          <w:rPr>
            <w:rFonts w:eastAsia="Times New Roman" w:cstheme="minorHAnsi"/>
            <w:color w:val="000000"/>
          </w:rPr>
          <w:t xml:space="preserve">attack </w:t>
        </w:r>
        <w:r w:rsidRPr="00961EC2" w:rsidDel="000335B1">
          <w:rPr>
            <w:rFonts w:eastAsia="Times New Roman" w:cstheme="minorHAnsi"/>
            <w:color w:val="000000"/>
          </w:rPr>
          <w:t xml:space="preserve">is treated as a critical hit. After being </w:t>
        </w:r>
        <w:r w:rsidDel="000335B1">
          <w:rPr>
            <w:rFonts w:eastAsia="Times New Roman" w:cstheme="minorHAnsi"/>
            <w:color w:val="000000"/>
          </w:rPr>
          <w:t xml:space="preserve">affected by this </w:t>
        </w:r>
        <w:r w:rsidR="00232E6C" w:rsidDel="000335B1">
          <w:rPr>
            <w:rFonts w:eastAsia="Times New Roman" w:cstheme="minorHAnsi"/>
            <w:color w:val="000000"/>
          </w:rPr>
          <w:t>critical hit</w:t>
        </w:r>
        <w:r w:rsidRPr="00961EC2" w:rsidDel="000335B1">
          <w:rPr>
            <w:rFonts w:eastAsia="Times New Roman" w:cstheme="minorHAnsi"/>
            <w:color w:val="000000"/>
          </w:rPr>
          <w:t xml:space="preserve">, </w:t>
        </w:r>
        <w:r w:rsidDel="000335B1">
          <w:rPr>
            <w:rFonts w:eastAsia="Times New Roman" w:cstheme="minorHAnsi"/>
            <w:color w:val="000000"/>
          </w:rPr>
          <w:t xml:space="preserve">a creature cannot be affected again for </w:t>
        </w:r>
        <w:r w:rsidR="00232E6C" w:rsidDel="000335B1">
          <w:rPr>
            <w:rFonts w:eastAsia="Times New Roman" w:cstheme="minorHAnsi"/>
            <w:color w:val="000000"/>
          </w:rPr>
          <w:t xml:space="preserve">1 </w:t>
        </w:r>
        <w:r w:rsidDel="000335B1">
          <w:rPr>
            <w:rFonts w:eastAsia="Times New Roman" w:cstheme="minorHAnsi"/>
            <w:color w:val="000000"/>
          </w:rPr>
          <w:t>hour.</w:t>
        </w:r>
        <w:r w:rsidR="00232E6C" w:rsidDel="000335B1">
          <w:rPr>
            <w:rFonts w:eastAsia="Times New Roman" w:cstheme="minorHAnsi"/>
            <w:color w:val="000000"/>
          </w:rPr>
          <w:t xml:space="preserve"> If the hit was already a critical hit (such as by a dice roll or another ability), this shot is not expended, and you deal an extra 1d6 points of damage per spell level.  </w:t>
        </w:r>
      </w:moveFrom>
    </w:p>
    <w:moveFromRangeEnd w:id="6175"/>
    <w:p w14:paraId="1FC6626A" w14:textId="7E43B34F" w:rsidR="005D361A" w:rsidRPr="000D5DB5" w:rsidDel="000335B1" w:rsidRDefault="005D361A" w:rsidP="003C4628">
      <w:pPr>
        <w:numPr>
          <w:ilvl w:val="0"/>
          <w:numId w:val="48"/>
        </w:numPr>
        <w:ind w:left="0" w:firstLine="0"/>
        <w:contextualSpacing/>
        <w:textAlignment w:val="baseline"/>
        <w:rPr>
          <w:del w:id="6177" w:author="Admin" w:date="2022-04-18T23:46:00Z"/>
          <w:rFonts w:eastAsia="Times New Roman" w:cstheme="minorHAnsi"/>
          <w:b/>
          <w:bCs/>
          <w:i/>
          <w:iCs/>
          <w:color w:val="000000"/>
        </w:rPr>
      </w:pPr>
      <w:del w:id="6178" w:author="Admin" w:date="2022-04-18T23:46:00Z">
        <w:r w:rsidRPr="000D5DB5" w:rsidDel="000335B1">
          <w:rPr>
            <w:rFonts w:eastAsia="Times New Roman" w:cstheme="minorHAnsi"/>
            <w:i/>
            <w:iCs/>
            <w:color w:val="000000"/>
          </w:rPr>
          <w:delText xml:space="preserve">Scorpid Shot (level 2). </w:delText>
        </w:r>
        <w:r w:rsidRPr="000D5DB5" w:rsidDel="000335B1">
          <w:rPr>
            <w:rFonts w:eastAsia="Times New Roman" w:cstheme="minorHAnsi"/>
            <w:color w:val="000000"/>
          </w:rPr>
          <w:delText xml:space="preserve">Your </w:delText>
        </w:r>
        <w:r w:rsidDel="000335B1">
          <w:rPr>
            <w:rFonts w:eastAsia="Times New Roman" w:cstheme="minorHAnsi"/>
            <w:color w:val="000000"/>
          </w:rPr>
          <w:delText xml:space="preserve">shot </w:delText>
        </w:r>
        <w:r w:rsidRPr="000D5DB5" w:rsidDel="000335B1">
          <w:rPr>
            <w:rFonts w:eastAsia="Times New Roman" w:cstheme="minorHAnsi"/>
            <w:color w:val="000000"/>
          </w:rPr>
          <w:delText>is enhan</w:delText>
        </w:r>
        <w:r w:rsidDel="000335B1">
          <w:rPr>
            <w:rFonts w:eastAsia="Times New Roman" w:cstheme="minorHAnsi"/>
            <w:color w:val="000000"/>
          </w:rPr>
          <w:delText>c</w:delText>
        </w:r>
        <w:r w:rsidRPr="000D5DB5" w:rsidDel="000335B1">
          <w:rPr>
            <w:rFonts w:eastAsia="Times New Roman" w:cstheme="minorHAnsi"/>
            <w:color w:val="000000"/>
          </w:rPr>
          <w:delText xml:space="preserve">ed with a venomous agent. If you strike an enemy with this </w:delText>
        </w:r>
        <w:r w:rsidDel="000335B1">
          <w:rPr>
            <w:rFonts w:eastAsia="Times New Roman" w:cstheme="minorHAnsi"/>
            <w:color w:val="000000"/>
          </w:rPr>
          <w:delText>shot</w:delText>
        </w:r>
        <w:r w:rsidRPr="000D5DB5" w:rsidDel="000335B1">
          <w:rPr>
            <w:rFonts w:eastAsia="Times New Roman" w:cstheme="minorHAnsi"/>
            <w:color w:val="000000"/>
          </w:rPr>
          <w:delText>, they are poisoned. The effect remains for one minute. On a successful Stamina saving throw, the enemy negates this effect.</w:delText>
        </w:r>
      </w:del>
    </w:p>
    <w:p w14:paraId="18BA4497" w14:textId="77777777" w:rsidR="005D361A" w:rsidRPr="000D5DB5" w:rsidRDefault="005D361A" w:rsidP="003C4628">
      <w:pPr>
        <w:numPr>
          <w:ilvl w:val="0"/>
          <w:numId w:val="48"/>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Wing Clip Shot (level 2). </w:t>
      </w:r>
      <w:r w:rsidRPr="000D5DB5">
        <w:rPr>
          <w:rFonts w:eastAsia="Times New Roman" w:cstheme="minorHAnsi"/>
          <w:color w:val="000000"/>
        </w:rPr>
        <w:t>Your arrow is enchanted to strike a creature’s hamstring or movement joint. If you strike an enemy with thi</w:t>
      </w:r>
      <w:r>
        <w:rPr>
          <w:rFonts w:eastAsia="Times New Roman" w:cstheme="minorHAnsi"/>
          <w:color w:val="000000"/>
        </w:rPr>
        <w:t xml:space="preserve">s hit, they take an additional </w:t>
      </w:r>
      <w:r w:rsidRPr="000D5DB5">
        <w:rPr>
          <w:rFonts w:eastAsia="Times New Roman" w:cstheme="minorHAnsi"/>
          <w:color w:val="000000"/>
        </w:rPr>
        <w:t xml:space="preserve">1d6 </w:t>
      </w:r>
      <w:r>
        <w:rPr>
          <w:rFonts w:eastAsia="Times New Roman" w:cstheme="minorHAnsi"/>
          <w:color w:val="000000"/>
        </w:rPr>
        <w:t xml:space="preserve">weapon </w:t>
      </w:r>
      <w:r w:rsidRPr="000D5DB5">
        <w:rPr>
          <w:rFonts w:eastAsia="Times New Roman" w:cstheme="minorHAnsi"/>
          <w:color w:val="000000"/>
        </w:rPr>
        <w:t>damage, have their speed reduced by 10 feet, and can’t take reactions until the start of their next turn.</w:t>
      </w:r>
      <w:r w:rsidRPr="00134BC3">
        <w:rPr>
          <w:rFonts w:eastAsia="Times New Roman" w:cstheme="minorHAnsi"/>
          <w:color w:val="000000"/>
        </w:rPr>
        <w:t xml:space="preserve"> </w:t>
      </w:r>
    </w:p>
    <w:p w14:paraId="3CE624A8" w14:textId="625DC676" w:rsidR="005D361A" w:rsidRPr="000D5DB5" w:rsidDel="000335B1" w:rsidRDefault="005D361A" w:rsidP="00E95E1F">
      <w:pPr>
        <w:numPr>
          <w:ilvl w:val="0"/>
          <w:numId w:val="48"/>
        </w:numPr>
        <w:ind w:left="0" w:firstLine="0"/>
        <w:contextualSpacing/>
        <w:textAlignment w:val="baseline"/>
        <w:rPr>
          <w:rFonts w:eastAsia="Times New Roman" w:cstheme="minorHAnsi"/>
          <w:color w:val="000000"/>
        </w:rPr>
      </w:pPr>
      <w:moveFromRangeStart w:id="6179" w:author="Admin" w:date="2022-04-18T23:45:00Z" w:name="move101217920"/>
      <w:moveFrom w:id="6180" w:author="Admin" w:date="2022-04-18T23:45:00Z">
        <w:r w:rsidRPr="000D5DB5" w:rsidDel="000335B1">
          <w:rPr>
            <w:rFonts w:eastAsia="Times New Roman" w:cstheme="minorHAnsi"/>
            <w:i/>
            <w:iCs/>
            <w:color w:val="000000"/>
          </w:rPr>
          <w:lastRenderedPageBreak/>
          <w:t xml:space="preserve">Black Arrow (level 3). </w:t>
        </w:r>
        <w:r w:rsidRPr="000D5DB5" w:rsidDel="000335B1">
          <w:rPr>
            <w:rFonts w:eastAsia="Times New Roman" w:cstheme="minorHAnsi"/>
            <w:color w:val="000000"/>
          </w:rPr>
          <w:t>Your shots are transformed into missiles made of unholy energy. The shot deals an additional 3d4 points of shadow damage to the target. If a creature is killed by this strike</w:t>
        </w:r>
        <w:r w:rsidDel="000335B1">
          <w:rPr>
            <w:rFonts w:eastAsia="Times New Roman" w:cstheme="minorHAnsi"/>
            <w:color w:val="000000"/>
          </w:rPr>
          <w:t xml:space="preserve"> (or if most of the damage it took was shadow damage from this spell)</w:t>
        </w:r>
        <w:r w:rsidRPr="000D5DB5" w:rsidDel="000335B1">
          <w:rPr>
            <w:rFonts w:eastAsia="Times New Roman" w:cstheme="minorHAnsi"/>
            <w:color w:val="000000"/>
          </w:rPr>
          <w:t xml:space="preserve">, they are animated as per the spell </w:t>
        </w:r>
        <w:r w:rsidR="00601A39" w:rsidDel="000335B1">
          <w:rPr>
            <w:rFonts w:eastAsia="Times New Roman" w:cstheme="minorHAnsi"/>
            <w:i/>
            <w:iCs/>
            <w:color w:val="000000"/>
          </w:rPr>
          <w:t xml:space="preserve">conjure </w:t>
        </w:r>
        <w:r w:rsidR="00E339F5" w:rsidRPr="00E339F5" w:rsidDel="000335B1">
          <w:rPr>
            <w:rFonts w:eastAsia="Times New Roman" w:cstheme="minorHAnsi"/>
            <w:i/>
            <w:iCs/>
            <w:color w:val="000000"/>
          </w:rPr>
          <w:t>und</w:t>
        </w:r>
        <w:r w:rsidRPr="00E339F5" w:rsidDel="000335B1">
          <w:rPr>
            <w:rFonts w:eastAsia="Times New Roman" w:cstheme="minorHAnsi"/>
            <w:i/>
            <w:iCs/>
            <w:color w:val="000000"/>
          </w:rPr>
          <w:t>ead</w:t>
        </w:r>
        <w:r w:rsidRPr="000D5DB5" w:rsidDel="000335B1">
          <w:rPr>
            <w:rFonts w:eastAsia="Times New Roman" w:cstheme="minorHAnsi"/>
            <w:color w:val="000000"/>
          </w:rPr>
          <w:t xml:space="preserve"> (spell level 1). This raises the target from the fresh corpse. The killed creature is not raised if they are normally immune to the effect. Knowledge of this shot is typically a secret, and is usually used by the Forsaken, the Scourge, and ruthless independents.</w:t>
        </w:r>
      </w:moveFrom>
    </w:p>
    <w:moveFromRangeEnd w:id="6179"/>
    <w:p w14:paraId="641905AA" w14:textId="77777777" w:rsidR="00AB25EF" w:rsidRPr="000D5DB5" w:rsidRDefault="00AB25EF" w:rsidP="003C4628">
      <w:pPr>
        <w:numPr>
          <w:ilvl w:val="0"/>
          <w:numId w:val="49"/>
        </w:numPr>
        <w:ind w:left="0" w:firstLine="0"/>
        <w:contextualSpacing/>
        <w:textAlignment w:val="baseline"/>
        <w:rPr>
          <w:rFonts w:eastAsia="Times New Roman" w:cstheme="minorHAnsi"/>
          <w:color w:val="000000"/>
        </w:rPr>
      </w:pPr>
      <w:r w:rsidRPr="000D5DB5">
        <w:rPr>
          <w:rFonts w:eastAsia="Times New Roman" w:cstheme="minorHAnsi"/>
          <w:i/>
          <w:iCs/>
          <w:color w:val="000000"/>
        </w:rPr>
        <w:t>Wyvern Shot (</w:t>
      </w:r>
      <w:r w:rsidR="007D280E" w:rsidRPr="000D5DB5">
        <w:rPr>
          <w:rFonts w:eastAsia="Times New Roman" w:cstheme="minorHAnsi"/>
          <w:i/>
          <w:iCs/>
          <w:color w:val="000000"/>
        </w:rPr>
        <w:t xml:space="preserve">level </w:t>
      </w:r>
      <w:r w:rsidRPr="000D5DB5">
        <w:rPr>
          <w:rFonts w:eastAsia="Times New Roman" w:cstheme="minorHAnsi"/>
          <w:i/>
          <w:iCs/>
          <w:color w:val="000000"/>
        </w:rPr>
        <w:t xml:space="preserve">3). </w:t>
      </w:r>
      <w:r w:rsidRPr="000D5DB5">
        <w:rPr>
          <w:rFonts w:eastAsia="Times New Roman" w:cstheme="minorHAnsi"/>
          <w:color w:val="000000"/>
        </w:rPr>
        <w:t>Your arrow is enchanted with a debilitative agent. If you strike an enemy with this hit, you reduce the target’s maximum hit points by 3d4 for one hour. This damage to hit points is halved on a successful Stamina saving throw. A creature cannot be affected by this more than once at any given hour, and when the duration ends, their maximum is restored. If a creature’s maximum is reduced below their current hit points, the excess is treated as temporary hit points (if the maximum is restored, these temporary hit points return to be actual hit points).</w:t>
      </w:r>
    </w:p>
    <w:p w14:paraId="2EFB3349" w14:textId="77777777" w:rsidR="00AB25EF" w:rsidRPr="00134BC3" w:rsidRDefault="00AB25EF">
      <w:pPr>
        <w:contextualSpacing/>
        <w:rPr>
          <w:rFonts w:eastAsia="Times New Roman" w:cstheme="minorHAnsi"/>
        </w:rPr>
      </w:pPr>
      <w:r w:rsidRPr="000D5DB5">
        <w:rPr>
          <w:rFonts w:eastAsia="Times New Roman" w:cstheme="minorHAnsi"/>
          <w:b/>
          <w:bCs/>
          <w:color w:val="000000"/>
        </w:rPr>
        <w:t xml:space="preserve">Heightened. </w:t>
      </w:r>
    </w:p>
    <w:p w14:paraId="33241266" w14:textId="77777777" w:rsidR="000335B1" w:rsidRPr="000D5DB5" w:rsidRDefault="000335B1" w:rsidP="000335B1">
      <w:pPr>
        <w:numPr>
          <w:ilvl w:val="0"/>
          <w:numId w:val="50"/>
        </w:numPr>
        <w:ind w:left="0" w:firstLine="0"/>
        <w:contextualSpacing/>
        <w:textAlignment w:val="baseline"/>
        <w:rPr>
          <w:rFonts w:eastAsia="Times New Roman" w:cstheme="minorHAnsi"/>
          <w:color w:val="000000"/>
        </w:rPr>
      </w:pPr>
      <w:moveToRangeStart w:id="6181" w:author="Admin" w:date="2022-04-18T23:48:00Z" w:name="move101218106"/>
      <w:moveTo w:id="6182" w:author="Admin" w:date="2022-04-18T23:48:00Z">
        <w:r w:rsidRPr="000D5DB5">
          <w:rPr>
            <w:rFonts w:eastAsia="Times New Roman" w:cstheme="minorHAnsi"/>
            <w:i/>
            <w:iCs/>
            <w:color w:val="000000"/>
          </w:rPr>
          <w:t xml:space="preserve">Arcane Shot. </w:t>
        </w:r>
        <w:r w:rsidRPr="000D5DB5">
          <w:rPr>
            <w:rFonts w:eastAsia="Times New Roman" w:cstheme="minorHAnsi"/>
            <w:color w:val="000000"/>
          </w:rPr>
          <w:t>The strike’s damage increases by 1</w:t>
        </w:r>
        <w:r>
          <w:rPr>
            <w:rFonts w:eastAsia="Times New Roman" w:cstheme="minorHAnsi"/>
            <w:color w:val="000000"/>
          </w:rPr>
          <w:t>,</w:t>
        </w:r>
        <w:r w:rsidRPr="000D5DB5">
          <w:rPr>
            <w:rFonts w:eastAsia="Times New Roman" w:cstheme="minorHAnsi"/>
            <w:color w:val="000000"/>
          </w:rPr>
          <w:t xml:space="preserve"> and the </w:t>
        </w:r>
        <w:r w:rsidRPr="00843CC2">
          <w:rPr>
            <w:rFonts w:eastAsia="Times New Roman" w:cstheme="minorHAnsi"/>
            <w:i/>
            <w:iCs/>
            <w:color w:val="000000"/>
          </w:rPr>
          <w:t>dispel magic</w:t>
        </w:r>
        <w:r w:rsidRPr="000D5DB5">
          <w:rPr>
            <w:rFonts w:eastAsia="Times New Roman" w:cstheme="minorHAnsi"/>
            <w:color w:val="000000"/>
          </w:rPr>
          <w:t xml:space="preserve"> effect increases by 1 level per level above 2nd. </w:t>
        </w:r>
      </w:moveTo>
    </w:p>
    <w:p w14:paraId="11E20BF2" w14:textId="77777777" w:rsidR="000335B1" w:rsidRPr="000D5DB5" w:rsidRDefault="000335B1" w:rsidP="000335B1">
      <w:pPr>
        <w:numPr>
          <w:ilvl w:val="0"/>
          <w:numId w:val="50"/>
        </w:numPr>
        <w:ind w:left="0" w:firstLine="0"/>
        <w:contextualSpacing/>
        <w:textAlignment w:val="baseline"/>
        <w:rPr>
          <w:rFonts w:eastAsia="Times New Roman" w:cstheme="minorHAnsi"/>
          <w:i/>
          <w:iCs/>
          <w:color w:val="000000"/>
        </w:rPr>
      </w:pPr>
      <w:moveToRangeStart w:id="6183" w:author="Admin" w:date="2022-04-18T23:48:00Z" w:name="move101218109"/>
      <w:moveToRangeEnd w:id="6181"/>
      <w:moveTo w:id="6184" w:author="Admin" w:date="2022-04-18T23:48:00Z">
        <w:r w:rsidRPr="000D5DB5">
          <w:rPr>
            <w:rFonts w:eastAsia="Times New Roman" w:cstheme="minorHAnsi"/>
            <w:i/>
            <w:iCs/>
            <w:color w:val="000000"/>
          </w:rPr>
          <w:t xml:space="preserve">Black </w:t>
        </w:r>
        <w:r>
          <w:rPr>
            <w:rFonts w:eastAsia="Times New Roman" w:cstheme="minorHAnsi"/>
            <w:i/>
            <w:iCs/>
            <w:color w:val="000000"/>
          </w:rPr>
          <w:t>Arrow</w:t>
        </w:r>
        <w:r w:rsidRPr="000D5DB5">
          <w:rPr>
            <w:rFonts w:eastAsia="Times New Roman" w:cstheme="minorHAnsi"/>
            <w:i/>
            <w:iCs/>
            <w:color w:val="000000"/>
          </w:rPr>
          <w:t xml:space="preserve">. </w:t>
        </w:r>
        <w:r w:rsidRPr="000D5DB5">
          <w:rPr>
            <w:rFonts w:eastAsia="Times New Roman" w:cstheme="minorHAnsi"/>
            <w:color w:val="000000"/>
          </w:rPr>
          <w:t xml:space="preserve">The strike’s damage increases by 1d4 per each </w:t>
        </w:r>
        <w:r>
          <w:rPr>
            <w:rFonts w:eastAsia="Times New Roman" w:cstheme="minorHAnsi"/>
            <w:color w:val="000000"/>
          </w:rPr>
          <w:t xml:space="preserve">two </w:t>
        </w:r>
        <w:r w:rsidRPr="000D5DB5">
          <w:rPr>
            <w:rFonts w:eastAsia="Times New Roman" w:cstheme="minorHAnsi"/>
            <w:color w:val="000000"/>
          </w:rPr>
          <w:t>spell level</w:t>
        </w:r>
        <w:r>
          <w:rPr>
            <w:rFonts w:eastAsia="Times New Roman" w:cstheme="minorHAnsi"/>
            <w:color w:val="000000"/>
          </w:rPr>
          <w:t>s</w:t>
        </w:r>
        <w:r w:rsidRPr="000D5DB5">
          <w:rPr>
            <w:rFonts w:eastAsia="Times New Roman" w:cstheme="minorHAnsi"/>
            <w:color w:val="000000"/>
          </w:rPr>
          <w:t xml:space="preserve"> beyond 3rd. The spell level also increases by 1.</w:t>
        </w:r>
      </w:moveTo>
    </w:p>
    <w:p w14:paraId="633E62C4" w14:textId="77777777" w:rsidR="000335B1" w:rsidRDefault="000335B1" w:rsidP="000335B1">
      <w:pPr>
        <w:numPr>
          <w:ilvl w:val="0"/>
          <w:numId w:val="50"/>
        </w:numPr>
        <w:ind w:left="0" w:firstLine="0"/>
        <w:contextualSpacing/>
        <w:textAlignment w:val="baseline"/>
        <w:rPr>
          <w:rFonts w:eastAsia="Times New Roman" w:cstheme="minorHAnsi"/>
          <w:color w:val="000000"/>
        </w:rPr>
      </w:pPr>
      <w:moveToRangeStart w:id="6185" w:author="Admin" w:date="2022-04-18T23:48:00Z" w:name="move101218112"/>
      <w:moveToRangeEnd w:id="6183"/>
      <w:moveTo w:id="6186" w:author="Admin" w:date="2022-04-18T23:48:00Z">
        <w:r w:rsidRPr="000D5DB5">
          <w:rPr>
            <w:rFonts w:eastAsia="Times New Roman" w:cstheme="minorHAnsi"/>
            <w:i/>
            <w:iCs/>
            <w:color w:val="000000"/>
          </w:rPr>
          <w:t xml:space="preserve">Concussive Shot. </w:t>
        </w:r>
        <w:r w:rsidRPr="000D5DB5">
          <w:rPr>
            <w:rFonts w:eastAsia="Times New Roman" w:cstheme="minorHAnsi"/>
            <w:color w:val="000000"/>
          </w:rPr>
          <w:t>The duration remains for one round more per level above 2nd. At the end of the target’s round, they are entitled another save to end the concussive effect.</w:t>
        </w:r>
      </w:moveTo>
    </w:p>
    <w:moveToRangeEnd w:id="6185"/>
    <w:p w14:paraId="75EB39E7" w14:textId="77777777" w:rsidR="005D361A" w:rsidRPr="000D5DB5" w:rsidRDefault="005D361A" w:rsidP="003C4628">
      <w:pPr>
        <w:numPr>
          <w:ilvl w:val="0"/>
          <w:numId w:val="50"/>
        </w:numPr>
        <w:ind w:left="0" w:firstLine="0"/>
        <w:contextualSpacing/>
        <w:textAlignment w:val="baseline"/>
        <w:rPr>
          <w:rFonts w:eastAsia="Times New Roman" w:cstheme="minorHAnsi"/>
          <w:color w:val="000000"/>
        </w:rPr>
      </w:pPr>
      <w:r>
        <w:rPr>
          <w:rFonts w:eastAsia="Times New Roman" w:cstheme="minorHAnsi"/>
          <w:i/>
          <w:iCs/>
          <w:color w:val="000000"/>
        </w:rPr>
        <w:t>Frost Shot and Searing Shot</w:t>
      </w:r>
      <w:r>
        <w:rPr>
          <w:rFonts w:eastAsia="Times New Roman" w:cstheme="minorHAnsi"/>
          <w:color w:val="000000"/>
        </w:rPr>
        <w:t xml:space="preserve">. The extra damage increases by 1d6 for every two spell levels above 1st. </w:t>
      </w:r>
    </w:p>
    <w:p w14:paraId="5C195092" w14:textId="77777777" w:rsidR="005D361A" w:rsidRPr="000D5DB5" w:rsidRDefault="005D361A" w:rsidP="003C4628">
      <w:pPr>
        <w:numPr>
          <w:ilvl w:val="0"/>
          <w:numId w:val="50"/>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Tranquilizing Shot. </w:t>
      </w:r>
      <w:r w:rsidRPr="000D5DB5">
        <w:rPr>
          <w:rFonts w:eastAsia="Times New Roman" w:cstheme="minorHAnsi"/>
          <w:color w:val="000000"/>
        </w:rPr>
        <w:t>You roll an additional 2d8 of tranquilizer per level above 1st.</w:t>
      </w:r>
    </w:p>
    <w:p w14:paraId="5234E268" w14:textId="77777777" w:rsidR="005D361A" w:rsidRPr="000D5DB5" w:rsidRDefault="005D361A" w:rsidP="003C4628">
      <w:pPr>
        <w:numPr>
          <w:ilvl w:val="0"/>
          <w:numId w:val="50"/>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Venom Shot. </w:t>
      </w:r>
      <w:r w:rsidRPr="000D5DB5">
        <w:rPr>
          <w:rFonts w:eastAsia="Times New Roman" w:cstheme="minorHAnsi"/>
          <w:color w:val="000000"/>
        </w:rPr>
        <w:t xml:space="preserve">You roll an additional 1d8 poison damage per level above 1st. </w:t>
      </w:r>
    </w:p>
    <w:p w14:paraId="51DE82CD" w14:textId="77777777" w:rsidR="005D361A" w:rsidRPr="000D5DB5" w:rsidRDefault="005D361A" w:rsidP="003C4628">
      <w:pPr>
        <w:numPr>
          <w:ilvl w:val="0"/>
          <w:numId w:val="50"/>
        </w:numPr>
        <w:ind w:left="0" w:firstLine="0"/>
        <w:contextualSpacing/>
        <w:textAlignment w:val="baseline"/>
        <w:rPr>
          <w:rFonts w:eastAsia="Times New Roman" w:cstheme="minorHAnsi"/>
          <w:i/>
          <w:iCs/>
          <w:color w:val="000000"/>
        </w:rPr>
      </w:pPr>
      <w:r>
        <w:rPr>
          <w:rFonts w:eastAsia="Times New Roman" w:cstheme="minorHAnsi"/>
          <w:i/>
          <w:iCs/>
          <w:color w:val="000000"/>
        </w:rPr>
        <w:t>Viper</w:t>
      </w:r>
      <w:r w:rsidRPr="000D5DB5">
        <w:rPr>
          <w:rFonts w:eastAsia="Times New Roman" w:cstheme="minorHAnsi"/>
          <w:i/>
          <w:iCs/>
          <w:color w:val="000000"/>
        </w:rPr>
        <w:t xml:space="preserve"> Shot. </w:t>
      </w:r>
      <w:r w:rsidRPr="000D5DB5">
        <w:rPr>
          <w:rFonts w:eastAsia="Times New Roman" w:cstheme="minorHAnsi"/>
          <w:color w:val="000000"/>
        </w:rPr>
        <w:t xml:space="preserve">For every </w:t>
      </w:r>
      <w:r>
        <w:rPr>
          <w:rFonts w:eastAsia="Times New Roman" w:cstheme="minorHAnsi"/>
          <w:color w:val="000000"/>
        </w:rPr>
        <w:t xml:space="preserve">two spell </w:t>
      </w:r>
      <w:r w:rsidRPr="000D5DB5">
        <w:rPr>
          <w:rFonts w:eastAsia="Times New Roman" w:cstheme="minorHAnsi"/>
          <w:color w:val="000000"/>
        </w:rPr>
        <w:t>level</w:t>
      </w:r>
      <w:r>
        <w:rPr>
          <w:rFonts w:eastAsia="Times New Roman" w:cstheme="minorHAnsi"/>
          <w:color w:val="000000"/>
        </w:rPr>
        <w:t>s</w:t>
      </w:r>
      <w:r w:rsidRPr="000D5DB5">
        <w:rPr>
          <w:rFonts w:eastAsia="Times New Roman" w:cstheme="minorHAnsi"/>
          <w:color w:val="000000"/>
        </w:rPr>
        <w:t xml:space="preserve"> above 2nd, you deal an additional 1d2 </w:t>
      </w:r>
      <w:r>
        <w:rPr>
          <w:rFonts w:eastAsia="Times New Roman" w:cstheme="minorHAnsi"/>
          <w:color w:val="000000"/>
        </w:rPr>
        <w:t>points of mana burn</w:t>
      </w:r>
      <w:r w:rsidRPr="000D5DB5">
        <w:rPr>
          <w:rFonts w:eastAsia="Times New Roman" w:cstheme="minorHAnsi"/>
          <w:color w:val="000000"/>
        </w:rPr>
        <w:t>.</w:t>
      </w:r>
    </w:p>
    <w:p w14:paraId="604CD633" w14:textId="178EFAF6" w:rsidR="005D361A" w:rsidDel="000335B1" w:rsidRDefault="005D361A" w:rsidP="003C4628">
      <w:pPr>
        <w:numPr>
          <w:ilvl w:val="0"/>
          <w:numId w:val="50"/>
        </w:numPr>
        <w:ind w:left="0" w:firstLine="0"/>
        <w:contextualSpacing/>
        <w:textAlignment w:val="baseline"/>
        <w:rPr>
          <w:rFonts w:eastAsia="Times New Roman" w:cstheme="minorHAnsi"/>
          <w:color w:val="000000"/>
        </w:rPr>
      </w:pPr>
      <w:moveFromRangeStart w:id="6187" w:author="Admin" w:date="2022-04-18T23:48:00Z" w:name="move101218112"/>
      <w:moveFrom w:id="6188" w:author="Admin" w:date="2022-04-18T23:48:00Z">
        <w:r w:rsidRPr="000D5DB5" w:rsidDel="000335B1">
          <w:rPr>
            <w:rFonts w:eastAsia="Times New Roman" w:cstheme="minorHAnsi"/>
            <w:i/>
            <w:iCs/>
            <w:color w:val="000000"/>
          </w:rPr>
          <w:t xml:space="preserve">Concussive Shot. </w:t>
        </w:r>
        <w:r w:rsidRPr="000D5DB5" w:rsidDel="000335B1">
          <w:rPr>
            <w:rFonts w:eastAsia="Times New Roman" w:cstheme="minorHAnsi"/>
            <w:color w:val="000000"/>
          </w:rPr>
          <w:t>The duration remains for one round more per level above 2nd. At the end of the target’s round, they are entitled another save to end the concussive effect.</w:t>
        </w:r>
      </w:moveFrom>
    </w:p>
    <w:p w14:paraId="7EC259A9" w14:textId="233E9698" w:rsidR="00AB25EF" w:rsidRPr="000D5DB5" w:rsidDel="000335B1" w:rsidRDefault="00AB25EF" w:rsidP="003C4628">
      <w:pPr>
        <w:numPr>
          <w:ilvl w:val="0"/>
          <w:numId w:val="50"/>
        </w:numPr>
        <w:ind w:left="0" w:firstLine="0"/>
        <w:contextualSpacing/>
        <w:textAlignment w:val="baseline"/>
        <w:rPr>
          <w:rFonts w:eastAsia="Times New Roman" w:cstheme="minorHAnsi"/>
          <w:color w:val="000000"/>
        </w:rPr>
      </w:pPr>
      <w:moveFromRangeStart w:id="6189" w:author="Admin" w:date="2022-04-18T23:48:00Z" w:name="move101218106"/>
      <w:moveFromRangeEnd w:id="6187"/>
      <w:moveFrom w:id="6190" w:author="Admin" w:date="2022-04-18T23:48:00Z">
        <w:r w:rsidRPr="000D5DB5" w:rsidDel="000335B1">
          <w:rPr>
            <w:rFonts w:eastAsia="Times New Roman" w:cstheme="minorHAnsi"/>
            <w:i/>
            <w:iCs/>
            <w:color w:val="000000"/>
          </w:rPr>
          <w:t xml:space="preserve">Arcane Shot. </w:t>
        </w:r>
        <w:r w:rsidRPr="000D5DB5" w:rsidDel="000335B1">
          <w:rPr>
            <w:rFonts w:eastAsia="Times New Roman" w:cstheme="minorHAnsi"/>
            <w:color w:val="000000"/>
          </w:rPr>
          <w:t>The strike’s damage increases by 1</w:t>
        </w:r>
        <w:r w:rsidR="000D477A" w:rsidDel="000335B1">
          <w:rPr>
            <w:rFonts w:eastAsia="Times New Roman" w:cstheme="minorHAnsi"/>
            <w:color w:val="000000"/>
          </w:rPr>
          <w:t>,</w:t>
        </w:r>
        <w:r w:rsidRPr="000D5DB5" w:rsidDel="000335B1">
          <w:rPr>
            <w:rFonts w:eastAsia="Times New Roman" w:cstheme="minorHAnsi"/>
            <w:color w:val="000000"/>
          </w:rPr>
          <w:t xml:space="preserve"> </w:t>
        </w:r>
        <w:r w:rsidR="00B5396A" w:rsidRPr="000D5DB5" w:rsidDel="000335B1">
          <w:rPr>
            <w:rFonts w:eastAsia="Times New Roman" w:cstheme="minorHAnsi"/>
            <w:color w:val="000000"/>
          </w:rPr>
          <w:t xml:space="preserve">and the </w:t>
        </w:r>
        <w:r w:rsidR="00B5396A" w:rsidRPr="00843CC2" w:rsidDel="000335B1">
          <w:rPr>
            <w:rFonts w:eastAsia="Times New Roman" w:cstheme="minorHAnsi"/>
            <w:i/>
            <w:iCs/>
            <w:color w:val="000000"/>
          </w:rPr>
          <w:t>dispel magic</w:t>
        </w:r>
        <w:r w:rsidR="00B5396A" w:rsidRPr="000D5DB5" w:rsidDel="000335B1">
          <w:rPr>
            <w:rFonts w:eastAsia="Times New Roman" w:cstheme="minorHAnsi"/>
            <w:color w:val="000000"/>
          </w:rPr>
          <w:t xml:space="preserve"> effect increases by 1 level per level above 2nd. </w:t>
        </w:r>
      </w:moveFrom>
    </w:p>
    <w:p w14:paraId="00F6A142" w14:textId="31EDFBCF" w:rsidR="00AB25EF" w:rsidRPr="000D5DB5" w:rsidDel="000335B1" w:rsidRDefault="00AB25EF" w:rsidP="003C4628">
      <w:pPr>
        <w:numPr>
          <w:ilvl w:val="0"/>
          <w:numId w:val="50"/>
        </w:numPr>
        <w:ind w:left="0" w:firstLine="0"/>
        <w:contextualSpacing/>
        <w:textAlignment w:val="baseline"/>
        <w:rPr>
          <w:rFonts w:eastAsia="Times New Roman" w:cstheme="minorHAnsi"/>
          <w:i/>
          <w:iCs/>
          <w:color w:val="000000"/>
        </w:rPr>
      </w:pPr>
      <w:moveFromRangeStart w:id="6191" w:author="Admin" w:date="2022-04-18T23:48:00Z" w:name="move101218109"/>
      <w:moveFromRangeEnd w:id="6189"/>
      <w:moveFrom w:id="6192" w:author="Admin" w:date="2022-04-18T23:48:00Z">
        <w:r w:rsidRPr="000D5DB5" w:rsidDel="000335B1">
          <w:rPr>
            <w:rFonts w:eastAsia="Times New Roman" w:cstheme="minorHAnsi"/>
            <w:i/>
            <w:iCs/>
            <w:color w:val="000000"/>
          </w:rPr>
          <w:lastRenderedPageBreak/>
          <w:t xml:space="preserve">Black </w:t>
        </w:r>
        <w:r w:rsidR="00490E70" w:rsidDel="000335B1">
          <w:rPr>
            <w:rFonts w:eastAsia="Times New Roman" w:cstheme="minorHAnsi"/>
            <w:i/>
            <w:iCs/>
            <w:color w:val="000000"/>
          </w:rPr>
          <w:t>Arrow</w:t>
        </w:r>
        <w:r w:rsidRPr="000D5DB5" w:rsidDel="000335B1">
          <w:rPr>
            <w:rFonts w:eastAsia="Times New Roman" w:cstheme="minorHAnsi"/>
            <w:i/>
            <w:iCs/>
            <w:color w:val="000000"/>
          </w:rPr>
          <w:t xml:space="preserve">. </w:t>
        </w:r>
        <w:r w:rsidRPr="000D5DB5" w:rsidDel="000335B1">
          <w:rPr>
            <w:rFonts w:eastAsia="Times New Roman" w:cstheme="minorHAnsi"/>
            <w:color w:val="000000"/>
          </w:rPr>
          <w:t xml:space="preserve">The strike’s damage increases by 1d4 per each </w:t>
        </w:r>
        <w:r w:rsidR="000D477A" w:rsidDel="000335B1">
          <w:rPr>
            <w:rFonts w:eastAsia="Times New Roman" w:cstheme="minorHAnsi"/>
            <w:color w:val="000000"/>
          </w:rPr>
          <w:t xml:space="preserve">two </w:t>
        </w:r>
        <w:r w:rsidRPr="000D5DB5" w:rsidDel="000335B1">
          <w:rPr>
            <w:rFonts w:eastAsia="Times New Roman" w:cstheme="minorHAnsi"/>
            <w:color w:val="000000"/>
          </w:rPr>
          <w:t>spell level</w:t>
        </w:r>
        <w:r w:rsidR="000D477A" w:rsidDel="000335B1">
          <w:rPr>
            <w:rFonts w:eastAsia="Times New Roman" w:cstheme="minorHAnsi"/>
            <w:color w:val="000000"/>
          </w:rPr>
          <w:t>s</w:t>
        </w:r>
        <w:r w:rsidRPr="000D5DB5" w:rsidDel="000335B1">
          <w:rPr>
            <w:rFonts w:eastAsia="Times New Roman" w:cstheme="minorHAnsi"/>
            <w:color w:val="000000"/>
          </w:rPr>
          <w:t xml:space="preserve"> beyond 3rd. The spell level also increases by 1.</w:t>
        </w:r>
      </w:moveFrom>
    </w:p>
    <w:moveFromRangeEnd w:id="6191"/>
    <w:p w14:paraId="10951402" w14:textId="77777777" w:rsidR="00AB25EF" w:rsidRPr="000D5DB5" w:rsidRDefault="00AB25EF" w:rsidP="003C4628">
      <w:pPr>
        <w:numPr>
          <w:ilvl w:val="0"/>
          <w:numId w:val="50"/>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Wyvern Shot. </w:t>
      </w:r>
      <w:r w:rsidRPr="000D5DB5">
        <w:rPr>
          <w:rFonts w:eastAsia="Times New Roman" w:cstheme="minorHAnsi"/>
          <w:color w:val="000000"/>
        </w:rPr>
        <w:t xml:space="preserve">You roll an additional 1d4 points per </w:t>
      </w:r>
      <w:r w:rsidR="000D477A">
        <w:rPr>
          <w:rFonts w:eastAsia="Times New Roman" w:cstheme="minorHAnsi"/>
          <w:color w:val="000000"/>
        </w:rPr>
        <w:t xml:space="preserve">every two </w:t>
      </w:r>
      <w:r w:rsidRPr="000D5DB5">
        <w:rPr>
          <w:rFonts w:eastAsia="Times New Roman" w:cstheme="minorHAnsi"/>
          <w:color w:val="000000"/>
        </w:rPr>
        <w:t>level</w:t>
      </w:r>
      <w:r w:rsidR="000D477A">
        <w:rPr>
          <w:rFonts w:eastAsia="Times New Roman" w:cstheme="minorHAnsi"/>
          <w:color w:val="000000"/>
        </w:rPr>
        <w:t>s</w:t>
      </w:r>
      <w:r w:rsidRPr="000D5DB5">
        <w:rPr>
          <w:rFonts w:eastAsia="Times New Roman" w:cstheme="minorHAnsi"/>
          <w:color w:val="000000"/>
        </w:rPr>
        <w:t xml:space="preserve"> above 3rd. </w:t>
      </w:r>
    </w:p>
    <w:p w14:paraId="422D3897" w14:textId="77777777" w:rsidR="00AB25EF" w:rsidRPr="00134BC3" w:rsidRDefault="00AB25EF">
      <w:pPr>
        <w:contextualSpacing/>
        <w:rPr>
          <w:rFonts w:eastAsia="Times New Roman" w:cstheme="minorHAnsi"/>
        </w:rPr>
      </w:pPr>
    </w:p>
    <w:p w14:paraId="5BE0D01C" w14:textId="77777777" w:rsidR="008458AA" w:rsidRPr="00134BC3" w:rsidRDefault="008458AA">
      <w:pPr>
        <w:contextualSpacing/>
        <w:rPr>
          <w:rFonts w:eastAsia="Times New Roman" w:cstheme="minorHAnsi"/>
        </w:rPr>
      </w:pPr>
      <w:r w:rsidRPr="000D5DB5">
        <w:rPr>
          <w:rFonts w:eastAsia="Times New Roman" w:cstheme="minorHAnsi"/>
          <w:b/>
          <w:bCs/>
          <w:color w:val="000000"/>
        </w:rPr>
        <w:t>Slumber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5A9C9CD5" w14:textId="77777777" w:rsidR="008458AA" w:rsidRPr="00134BC3" w:rsidRDefault="008458AA">
      <w:pPr>
        <w:contextualSpacing/>
        <w:rPr>
          <w:rFonts w:eastAsia="Times New Roman" w:cstheme="minorHAnsi"/>
        </w:rPr>
      </w:pPr>
      <w:r w:rsidRPr="000D5DB5">
        <w:rPr>
          <w:rFonts w:eastAsia="Times New Roman" w:cstheme="minorHAnsi"/>
          <w:color w:val="000000"/>
        </w:rPr>
        <w:t>Enchantment</w:t>
      </w:r>
    </w:p>
    <w:p w14:paraId="45398F57" w14:textId="77777777" w:rsidR="003B6133" w:rsidRPr="00134BC3" w:rsidRDefault="003B6133">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4C3CCF07" w14:textId="77777777" w:rsidR="007A6DF7" w:rsidRDefault="007A6DF7">
      <w:pPr>
        <w:contextualSpacing/>
        <w:rPr>
          <w:rFonts w:eastAsia="Times New Roman" w:cstheme="minorHAnsi"/>
          <w:color w:val="000000"/>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Touch</w:t>
      </w:r>
    </w:p>
    <w:p w14:paraId="53DF11E3" w14:textId="77777777" w:rsidR="007A0074" w:rsidRDefault="0037145A">
      <w:pPr>
        <w:contextualSpacing/>
        <w:rPr>
          <w:rFonts w:eastAsia="Times New Roman" w:cstheme="minorHAnsi"/>
          <w:color w:val="000000"/>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p>
    <w:p w14:paraId="2FBE2335" w14:textId="77777777" w:rsidR="008458AA" w:rsidRPr="000D5DB5" w:rsidRDefault="008458AA">
      <w:pPr>
        <w:contextualSpacing/>
        <w:rPr>
          <w:rFonts w:eastAsia="Times New Roman" w:cstheme="minorHAnsi"/>
          <w:color w:val="000000"/>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00D768AE" w:rsidRPr="00F00B80">
        <w:rPr>
          <w:rFonts w:eastAsia="Times New Roman" w:cstheme="minorHAnsi"/>
          <w:color w:val="000000"/>
        </w:rPr>
        <w:t>Up to</w:t>
      </w:r>
      <w:r w:rsidR="00D768AE">
        <w:rPr>
          <w:rFonts w:eastAsia="Times New Roman" w:cstheme="minorHAnsi"/>
          <w:b/>
          <w:bCs/>
          <w:color w:val="000000"/>
        </w:rPr>
        <w:t xml:space="preserve"> </w:t>
      </w:r>
      <w:r w:rsidR="00D768AE">
        <w:rPr>
          <w:rFonts w:eastAsia="Times New Roman" w:cstheme="minorHAnsi"/>
          <w:color w:val="000000"/>
        </w:rPr>
        <w:t xml:space="preserve">24 hours. </w:t>
      </w:r>
    </w:p>
    <w:p w14:paraId="2C5977C1" w14:textId="1FCC662B" w:rsidR="0076229C" w:rsidRPr="000D5DB5" w:rsidRDefault="008458AA" w:rsidP="005F59AA">
      <w:pPr>
        <w:contextualSpacing/>
        <w:rPr>
          <w:rFonts w:eastAsia="Times New Roman" w:cstheme="minorHAnsi"/>
          <w:color w:val="000000"/>
        </w:rPr>
        <w:pPrChange w:id="6193" w:author="Admin" w:date="2022-04-18T23:49:00Z">
          <w:pPr>
            <w:contextualSpacing/>
          </w:pPr>
        </w:pPrChange>
      </w:pPr>
      <w:r w:rsidRPr="000D5DB5">
        <w:rPr>
          <w:rFonts w:eastAsia="Times New Roman" w:cstheme="minorHAnsi"/>
          <w:color w:val="000000"/>
        </w:rPr>
        <w:t xml:space="preserve">This spell sends a willing </w:t>
      </w:r>
      <w:r w:rsidR="003B6133">
        <w:rPr>
          <w:rFonts w:eastAsia="Times New Roman" w:cstheme="minorHAnsi"/>
          <w:color w:val="000000"/>
        </w:rPr>
        <w:t xml:space="preserve">creature that can sleep </w:t>
      </w:r>
      <w:r w:rsidRPr="000D5DB5">
        <w:rPr>
          <w:rFonts w:eastAsia="Times New Roman" w:cstheme="minorHAnsi"/>
          <w:color w:val="000000"/>
        </w:rPr>
        <w:t xml:space="preserve">into magical sleep. The caster may designate </w:t>
      </w:r>
      <w:r w:rsidR="0076229C" w:rsidRPr="000D5DB5">
        <w:rPr>
          <w:rFonts w:eastAsia="Times New Roman" w:cstheme="minorHAnsi"/>
          <w:color w:val="000000"/>
        </w:rPr>
        <w:t xml:space="preserve">up to three </w:t>
      </w:r>
      <w:r w:rsidRPr="000D5DB5">
        <w:rPr>
          <w:rFonts w:eastAsia="Times New Roman" w:cstheme="minorHAnsi"/>
          <w:color w:val="000000"/>
        </w:rPr>
        <w:t>condition</w:t>
      </w:r>
      <w:r w:rsidR="0076229C" w:rsidRPr="000D5DB5">
        <w:rPr>
          <w:rFonts w:eastAsia="Times New Roman" w:cstheme="minorHAnsi"/>
          <w:color w:val="000000"/>
        </w:rPr>
        <w:t>s</w:t>
      </w:r>
      <w:r w:rsidRPr="000D5DB5">
        <w:rPr>
          <w:rFonts w:eastAsia="Times New Roman" w:cstheme="minorHAnsi"/>
          <w:color w:val="000000"/>
        </w:rPr>
        <w:t xml:space="preserve"> to cause the sleeper to wake up (such as </w:t>
      </w:r>
      <w:r w:rsidR="0076229C" w:rsidRPr="000D5DB5">
        <w:rPr>
          <w:rFonts w:eastAsia="Times New Roman" w:cstheme="minorHAnsi"/>
          <w:color w:val="000000"/>
        </w:rPr>
        <w:t>after 24 hours</w:t>
      </w:r>
      <w:r w:rsidRPr="000D5DB5">
        <w:rPr>
          <w:rFonts w:eastAsia="Times New Roman" w:cstheme="minorHAnsi"/>
          <w:color w:val="000000"/>
        </w:rPr>
        <w:t>, when a horn is blown, etc.)</w:t>
      </w:r>
      <w:r w:rsidR="0076229C" w:rsidRPr="000D5DB5">
        <w:rPr>
          <w:rFonts w:eastAsia="Times New Roman" w:cstheme="minorHAnsi"/>
          <w:color w:val="000000"/>
        </w:rPr>
        <w:t>, but only conditions the sleeping target would be able to perceive should they be awake</w:t>
      </w:r>
      <w:r w:rsidRPr="000D5DB5">
        <w:rPr>
          <w:rFonts w:eastAsia="Times New Roman" w:cstheme="minorHAnsi"/>
          <w:color w:val="000000"/>
        </w:rPr>
        <w:t xml:space="preserve">. </w:t>
      </w:r>
      <w:r w:rsidR="00EB7DE9">
        <w:rPr>
          <w:rFonts w:eastAsia="Times New Roman" w:cstheme="minorHAnsi"/>
          <w:color w:val="000000"/>
        </w:rPr>
        <w:t xml:space="preserve">If resting as part of this slumber, any hit dice the sleeper spends to heal themselves can be rolled again, taking the higher result. </w:t>
      </w:r>
      <w:ins w:id="6194" w:author="Admin" w:date="2022-04-18T23:48:00Z">
        <w:r w:rsidR="005F59AA">
          <w:rPr>
            <w:rFonts w:eastAsia="Times New Roman" w:cstheme="minorHAnsi"/>
            <w:color w:val="000000"/>
          </w:rPr>
          <w:t>Unless those conditions are fulfilled, the sleeper cannot awake unless this spell is dispelled</w:t>
        </w:r>
      </w:ins>
      <w:ins w:id="6195" w:author="Admin" w:date="2022-04-18T23:49:00Z">
        <w:r w:rsidR="005F59AA">
          <w:rPr>
            <w:rFonts w:eastAsia="Times New Roman" w:cstheme="minorHAnsi"/>
            <w:color w:val="000000"/>
          </w:rPr>
          <w:t xml:space="preserve">. </w:t>
        </w:r>
      </w:ins>
    </w:p>
    <w:p w14:paraId="7F53F63C" w14:textId="777F4433" w:rsidR="008458AA" w:rsidRDefault="008458AA" w:rsidP="005F59AA">
      <w:pPr>
        <w:contextualSpacing/>
        <w:rPr>
          <w:rFonts w:eastAsia="Times New Roman" w:cstheme="minorHAnsi"/>
          <w:color w:val="000000"/>
        </w:rPr>
        <w:pPrChange w:id="6196" w:author="Admin" w:date="2022-04-18T23:48:00Z">
          <w:pPr>
            <w:contextualSpacing/>
          </w:pPr>
        </w:pPrChange>
      </w:pPr>
      <w:r w:rsidRPr="000D5DB5">
        <w:rPr>
          <w:rFonts w:eastAsia="Times New Roman" w:cstheme="minorHAnsi"/>
          <w:color w:val="000000"/>
        </w:rPr>
        <w:t>While resting this way, the sleeper does not age, and all poisons, curses, and diseases are suspended</w:t>
      </w:r>
      <w:ins w:id="6197" w:author="Admin" w:date="2022-04-18T23:48:00Z">
        <w:r w:rsidR="005F59AA">
          <w:rPr>
            <w:rFonts w:eastAsia="Times New Roman" w:cstheme="minorHAnsi"/>
            <w:color w:val="000000"/>
          </w:rPr>
          <w:t xml:space="preserve">. All such effects </w:t>
        </w:r>
      </w:ins>
      <w:del w:id="6198" w:author="Admin" w:date="2022-04-18T23:48:00Z">
        <w:r w:rsidRPr="000D5DB5" w:rsidDel="005F59AA">
          <w:rPr>
            <w:rFonts w:eastAsia="Times New Roman" w:cstheme="minorHAnsi"/>
            <w:color w:val="000000"/>
          </w:rPr>
          <w:delText xml:space="preserve"> (they </w:delText>
        </w:r>
      </w:del>
      <w:r w:rsidRPr="000D5DB5">
        <w:rPr>
          <w:rFonts w:eastAsia="Times New Roman" w:cstheme="minorHAnsi"/>
          <w:color w:val="000000"/>
        </w:rPr>
        <w:t xml:space="preserve">continue acting once </w:t>
      </w:r>
      <w:r w:rsidR="00EB7DE9">
        <w:rPr>
          <w:rFonts w:eastAsia="Times New Roman" w:cstheme="minorHAnsi"/>
          <w:color w:val="000000"/>
        </w:rPr>
        <w:t>the sleeper</w:t>
      </w:r>
      <w:r w:rsidRPr="000D5DB5">
        <w:rPr>
          <w:rFonts w:eastAsia="Times New Roman" w:cstheme="minorHAnsi"/>
          <w:color w:val="000000"/>
        </w:rPr>
        <w:t xml:space="preserve"> awaken</w:t>
      </w:r>
      <w:r w:rsidR="00EB7DE9">
        <w:rPr>
          <w:rFonts w:eastAsia="Times New Roman" w:cstheme="minorHAnsi"/>
          <w:color w:val="000000"/>
        </w:rPr>
        <w:t>s</w:t>
      </w:r>
      <w:del w:id="6199" w:author="Admin" w:date="2022-04-18T23:48:00Z">
        <w:r w:rsidRPr="000D5DB5" w:rsidDel="005F59AA">
          <w:rPr>
            <w:rFonts w:eastAsia="Times New Roman" w:cstheme="minorHAnsi"/>
            <w:color w:val="000000"/>
          </w:rPr>
          <w:delText>)</w:delText>
        </w:r>
      </w:del>
      <w:r w:rsidRPr="000D5DB5">
        <w:rPr>
          <w:rFonts w:eastAsia="Times New Roman" w:cstheme="minorHAnsi"/>
          <w:color w:val="000000"/>
        </w:rPr>
        <w:t xml:space="preserve">. </w:t>
      </w:r>
    </w:p>
    <w:p w14:paraId="531A54CE" w14:textId="77777777" w:rsidR="00D768AE" w:rsidRDefault="00617B50" w:rsidP="00166030">
      <w:pPr>
        <w:contextualSpacing/>
        <w:rPr>
          <w:rFonts w:eastAsia="Times New Roman" w:cstheme="minorHAnsi"/>
          <w:color w:val="000000"/>
        </w:rPr>
      </w:pPr>
      <w:r>
        <w:rPr>
          <w:rFonts w:eastAsia="Times New Roman" w:cstheme="minorHAnsi"/>
          <w:b/>
          <w:bCs/>
          <w:color w:val="000000"/>
        </w:rPr>
        <w:t xml:space="preserve">Heightened. </w:t>
      </w:r>
      <w:r w:rsidR="00D768AE" w:rsidRPr="00D768AE">
        <w:rPr>
          <w:rFonts w:eastAsia="Times New Roman" w:cstheme="minorHAnsi"/>
          <w:color w:val="000000"/>
        </w:rPr>
        <w:t>When you cast this spell using</w:t>
      </w:r>
      <w:r w:rsidR="00D768AE">
        <w:rPr>
          <w:rFonts w:eastAsia="Times New Roman" w:cstheme="minorHAnsi"/>
          <w:color w:val="000000"/>
        </w:rPr>
        <w:t xml:space="preserve"> </w:t>
      </w:r>
      <w:r w:rsidR="00D768AE" w:rsidRPr="00D768AE">
        <w:rPr>
          <w:rFonts w:eastAsia="Times New Roman" w:cstheme="minorHAnsi"/>
          <w:color w:val="000000"/>
        </w:rPr>
        <w:t xml:space="preserve">a </w:t>
      </w:r>
      <w:r w:rsidR="00D768AE">
        <w:rPr>
          <w:rFonts w:eastAsia="Times New Roman" w:cstheme="minorHAnsi"/>
          <w:color w:val="000000"/>
        </w:rPr>
        <w:t>higher level spell, the maximum duration increases, according to the below.</w:t>
      </w:r>
    </w:p>
    <w:p w14:paraId="34344A2A" w14:textId="77777777" w:rsidR="00D768AE" w:rsidRDefault="00D768AE">
      <w:pPr>
        <w:contextualSpacing/>
        <w:rPr>
          <w:rFonts w:eastAsia="Times New Roman" w:cstheme="minorHAnsi"/>
          <w:color w:val="000000"/>
        </w:rPr>
      </w:pPr>
      <w:r>
        <w:rPr>
          <w:rFonts w:eastAsia="Times New Roman" w:cstheme="minorHAnsi"/>
          <w:color w:val="000000"/>
        </w:rPr>
        <w:t>24 hours - 10 days - 3</w:t>
      </w:r>
      <w:r w:rsidRPr="00D768AE">
        <w:rPr>
          <w:rFonts w:eastAsia="Times New Roman" w:cstheme="minorHAnsi"/>
          <w:color w:val="000000"/>
        </w:rPr>
        <w:t>0 days</w:t>
      </w:r>
      <w:r>
        <w:rPr>
          <w:rFonts w:eastAsia="Times New Roman" w:cstheme="minorHAnsi"/>
          <w:color w:val="000000"/>
        </w:rPr>
        <w:t xml:space="preserve"> - 1 </w:t>
      </w:r>
      <w:r w:rsidRPr="00D768AE">
        <w:rPr>
          <w:rFonts w:eastAsia="Times New Roman" w:cstheme="minorHAnsi"/>
          <w:color w:val="000000"/>
        </w:rPr>
        <w:t>year and a day</w:t>
      </w:r>
      <w:r>
        <w:rPr>
          <w:rFonts w:eastAsia="Times New Roman" w:cstheme="minorHAnsi"/>
          <w:color w:val="000000"/>
        </w:rPr>
        <w:t xml:space="preserve"> - 20 years - 200 years.</w:t>
      </w:r>
    </w:p>
    <w:p w14:paraId="550DF33D" w14:textId="77777777" w:rsidR="00AB25EF" w:rsidRPr="00EB7DE9" w:rsidRDefault="00EB7DE9" w:rsidP="00EB7DE9">
      <w:pPr>
        <w:contextualSpacing/>
        <w:rPr>
          <w:rFonts w:eastAsia="Times New Roman" w:cstheme="minorHAnsi"/>
        </w:rPr>
      </w:pPr>
      <w:r>
        <w:rPr>
          <w:rFonts w:eastAsia="Times New Roman" w:cstheme="minorHAnsi"/>
          <w:i/>
          <w:iCs/>
        </w:rPr>
        <w:t xml:space="preserve">Special. </w:t>
      </w:r>
      <w:r>
        <w:rPr>
          <w:rFonts w:eastAsia="Times New Roman" w:cstheme="minorHAnsi"/>
        </w:rPr>
        <w:t xml:space="preserve">This spell can be cast while in a druid’s wild shape. </w:t>
      </w:r>
    </w:p>
    <w:p w14:paraId="13395E07" w14:textId="77777777" w:rsidR="00EB7DE9" w:rsidRPr="00134BC3" w:rsidRDefault="00EB7DE9">
      <w:pPr>
        <w:contextualSpacing/>
        <w:rPr>
          <w:rFonts w:eastAsia="Times New Roman" w:cstheme="minorHAnsi"/>
        </w:rPr>
      </w:pPr>
    </w:p>
    <w:p w14:paraId="1AD8F77B" w14:textId="77777777" w:rsidR="00AB25EF" w:rsidRPr="00134BC3" w:rsidRDefault="00AB25EF">
      <w:pPr>
        <w:contextualSpacing/>
        <w:rPr>
          <w:rFonts w:eastAsia="Times New Roman" w:cstheme="minorHAnsi"/>
        </w:rPr>
      </w:pPr>
      <w:r w:rsidRPr="000D5DB5">
        <w:rPr>
          <w:rFonts w:eastAsia="Times New Roman" w:cstheme="minorHAnsi"/>
          <w:b/>
          <w:bCs/>
          <w:color w:val="000000"/>
        </w:rPr>
        <w:t>Soul Stone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83771B" w:rsidRPr="000D5DB5">
        <w:rPr>
          <w:rFonts w:eastAsia="Times New Roman" w:cstheme="minorHAnsi"/>
          <w:b/>
          <w:bCs/>
          <w:color w:val="000000"/>
        </w:rPr>
        <w:t>5</w:t>
      </w:r>
      <w:r w:rsidRPr="000D5DB5">
        <w:rPr>
          <w:rFonts w:eastAsia="Times New Roman" w:cstheme="minorHAnsi"/>
          <w:b/>
          <w:bCs/>
          <w:color w:val="000000"/>
        </w:rPr>
        <w:t>]</w:t>
      </w:r>
    </w:p>
    <w:p w14:paraId="109AE15C"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p>
    <w:p w14:paraId="20C43854"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color w:val="000000"/>
        </w:rPr>
        <w:t xml:space="preserve"> 1 action</w:t>
      </w:r>
    </w:p>
    <w:p w14:paraId="22B1A0F2"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134BC3">
        <w:rPr>
          <w:rFonts w:eastAsia="Times New Roman" w:cstheme="minorHAnsi"/>
          <w:color w:val="000000"/>
        </w:rPr>
        <w:t>Personal</w:t>
      </w:r>
      <w:r w:rsidRPr="000D5DB5">
        <w:rPr>
          <w:rFonts w:eastAsia="Times New Roman" w:cstheme="minorHAnsi"/>
          <w:b/>
          <w:bCs/>
          <w:color w:val="000000"/>
        </w:rPr>
        <w:t xml:space="preserve"> (</w:t>
      </w:r>
      <w:r w:rsidRPr="000D5DB5">
        <w:rPr>
          <w:rFonts w:eastAsia="Times New Roman" w:cstheme="minorHAnsi"/>
          <w:color w:val="000000"/>
        </w:rPr>
        <w:t>Self)</w:t>
      </w:r>
    </w:p>
    <w:p w14:paraId="137820C2"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color w:val="000000"/>
        </w:rPr>
        <w:t xml:space="preserve"> V, S</w:t>
      </w:r>
    </w:p>
    <w:p w14:paraId="028D78D7"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hour</w:t>
      </w:r>
    </w:p>
    <w:p w14:paraId="086172BA"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Once you cast this spell, you create a </w:t>
      </w:r>
      <w:r w:rsidR="00617A27" w:rsidRPr="000D5DB5">
        <w:rPr>
          <w:rFonts w:eastAsia="Times New Roman" w:cstheme="minorHAnsi"/>
          <w:color w:val="000000"/>
        </w:rPr>
        <w:t>crystal-like</w:t>
      </w:r>
      <w:r w:rsidRPr="000D5DB5">
        <w:rPr>
          <w:rFonts w:eastAsia="Times New Roman" w:cstheme="minorHAnsi"/>
          <w:color w:val="000000"/>
        </w:rPr>
        <w:t xml:space="preserve"> green stone that resembles a heart. You may grant other creatures a soul stone with each casting.</w:t>
      </w:r>
    </w:p>
    <w:p w14:paraId="1D7AF9E7" w14:textId="77777777" w:rsidR="00AB25EF" w:rsidRPr="00134BC3" w:rsidRDefault="00AB25EF" w:rsidP="000A639F">
      <w:pPr>
        <w:contextualSpacing/>
        <w:rPr>
          <w:rFonts w:eastAsia="Times New Roman" w:cstheme="minorHAnsi"/>
        </w:rPr>
      </w:pPr>
      <w:r w:rsidRPr="000D5DB5">
        <w:rPr>
          <w:rFonts w:eastAsia="Times New Roman" w:cstheme="minorHAnsi"/>
          <w:color w:val="000000"/>
        </w:rPr>
        <w:t>A creature that possesses a soul</w:t>
      </w:r>
      <w:r w:rsidR="00D768AE">
        <w:rPr>
          <w:rFonts w:eastAsia="Times New Roman" w:cstheme="minorHAnsi"/>
          <w:color w:val="000000"/>
        </w:rPr>
        <w:t xml:space="preserve"> </w:t>
      </w:r>
      <w:r w:rsidRPr="000D5DB5">
        <w:rPr>
          <w:rFonts w:eastAsia="Times New Roman" w:cstheme="minorHAnsi"/>
          <w:color w:val="000000"/>
        </w:rPr>
        <w:t xml:space="preserve">stone can restore themselves to life for up to </w:t>
      </w:r>
      <w:r w:rsidR="008458AA" w:rsidRPr="000D5DB5">
        <w:rPr>
          <w:rFonts w:eastAsia="Times New Roman" w:cstheme="minorHAnsi"/>
          <w:color w:val="000000"/>
        </w:rPr>
        <w:t xml:space="preserve">1 </w:t>
      </w:r>
      <w:r w:rsidRPr="000D5DB5">
        <w:rPr>
          <w:rFonts w:eastAsia="Times New Roman" w:cstheme="minorHAnsi"/>
          <w:color w:val="000000"/>
        </w:rPr>
        <w:t>minute after they die</w:t>
      </w:r>
      <w:r w:rsidR="00D768AE">
        <w:rPr>
          <w:rFonts w:eastAsia="Times New Roman" w:cstheme="minorHAnsi"/>
          <w:color w:val="000000"/>
        </w:rPr>
        <w:t xml:space="preserve">, as if by the </w:t>
      </w:r>
      <w:r w:rsidR="000A639F" w:rsidRPr="000A639F">
        <w:rPr>
          <w:rFonts w:eastAsia="Times New Roman" w:cstheme="minorHAnsi"/>
          <w:i/>
          <w:iCs/>
          <w:color w:val="000000"/>
        </w:rPr>
        <w:t>r</w:t>
      </w:r>
      <w:r w:rsidR="00D768AE" w:rsidRPr="000A639F">
        <w:rPr>
          <w:rFonts w:eastAsia="Times New Roman" w:cstheme="minorHAnsi"/>
          <w:i/>
          <w:iCs/>
          <w:color w:val="000000"/>
        </w:rPr>
        <w:t>evivify</w:t>
      </w:r>
      <w:r w:rsidR="00D768AE">
        <w:rPr>
          <w:rFonts w:eastAsia="Times New Roman" w:cstheme="minorHAnsi"/>
          <w:color w:val="000000"/>
        </w:rPr>
        <w:t xml:space="preserve"> spell</w:t>
      </w:r>
      <w:r w:rsidRPr="000D5DB5">
        <w:rPr>
          <w:rFonts w:eastAsia="Times New Roman" w:cstheme="minorHAnsi"/>
          <w:color w:val="000000"/>
        </w:rPr>
        <w:t>.</w:t>
      </w:r>
      <w:r w:rsidR="00101539">
        <w:rPr>
          <w:rFonts w:eastAsia="Times New Roman" w:cstheme="minorHAnsi"/>
          <w:color w:val="000000"/>
        </w:rPr>
        <w:t xml:space="preserve"> This </w:t>
      </w:r>
      <w:r w:rsidR="000A639F">
        <w:rPr>
          <w:rFonts w:eastAsia="Times New Roman" w:cstheme="minorHAnsi"/>
          <w:color w:val="000000"/>
        </w:rPr>
        <w:lastRenderedPageBreak/>
        <w:t xml:space="preserve">can be used instead to dispel an </w:t>
      </w:r>
      <w:r w:rsidR="000A639F">
        <w:rPr>
          <w:rFonts w:eastAsia="Times New Roman" w:cstheme="minorHAnsi"/>
          <w:i/>
          <w:iCs/>
          <w:color w:val="000000"/>
        </w:rPr>
        <w:t xml:space="preserve">essence seal </w:t>
      </w:r>
      <w:r w:rsidR="00101539">
        <w:rPr>
          <w:rFonts w:eastAsia="Times New Roman" w:cstheme="minorHAnsi"/>
          <w:color w:val="000000"/>
        </w:rPr>
        <w:t>spell of equal spell level or lower.</w:t>
      </w:r>
    </w:p>
    <w:p w14:paraId="11D1E376" w14:textId="77777777" w:rsidR="00AB25EF" w:rsidRPr="00134BC3" w:rsidRDefault="00AB25EF">
      <w:pPr>
        <w:contextualSpacing/>
        <w:rPr>
          <w:rFonts w:eastAsia="Times New Roman" w:cstheme="minorHAnsi"/>
        </w:rPr>
      </w:pPr>
      <w:r w:rsidRPr="000D5DB5">
        <w:rPr>
          <w:rFonts w:eastAsia="Times New Roman" w:cstheme="minorHAnsi"/>
          <w:b/>
          <w:bCs/>
          <w:color w:val="000000"/>
        </w:rPr>
        <w:t xml:space="preserve">Heightened. </w:t>
      </w:r>
      <w:r w:rsidRPr="000D5DB5">
        <w:rPr>
          <w:rFonts w:eastAsia="Times New Roman" w:cstheme="minorHAnsi"/>
          <w:color w:val="000000"/>
        </w:rPr>
        <w:t xml:space="preserve">You create an additional soul stone for each casting per level above </w:t>
      </w:r>
      <w:r w:rsidR="0083771B" w:rsidRPr="000D5DB5">
        <w:rPr>
          <w:rFonts w:eastAsia="Times New Roman" w:cstheme="minorHAnsi"/>
          <w:color w:val="000000"/>
        </w:rPr>
        <w:t>5th</w:t>
      </w:r>
      <w:r w:rsidRPr="000D5DB5">
        <w:rPr>
          <w:rFonts w:eastAsia="Times New Roman" w:cstheme="minorHAnsi"/>
          <w:color w:val="000000"/>
        </w:rPr>
        <w:t>.</w:t>
      </w:r>
    </w:p>
    <w:p w14:paraId="3C0FD436" w14:textId="77777777" w:rsidR="00AB25EF" w:rsidRPr="000D5DB5" w:rsidRDefault="00AB25EF" w:rsidP="00101539">
      <w:pPr>
        <w:contextualSpacing/>
        <w:rPr>
          <w:rFonts w:eastAsia="Times New Roman" w:cstheme="minorHAnsi"/>
          <w:color w:val="000000"/>
        </w:rPr>
      </w:pPr>
      <w:r w:rsidRPr="001F25FA">
        <w:rPr>
          <w:rFonts w:eastAsia="Times New Roman" w:cstheme="minorHAnsi"/>
          <w:i/>
          <w:iCs/>
          <w:color w:val="000000"/>
        </w:rPr>
        <w:t>Special</w:t>
      </w:r>
      <w:r w:rsidR="008645A5">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A creature </w:t>
      </w:r>
      <w:r w:rsidR="00101539">
        <w:rPr>
          <w:rFonts w:eastAsia="Times New Roman" w:cstheme="minorHAnsi"/>
          <w:color w:val="000000"/>
        </w:rPr>
        <w:t xml:space="preserve">who revives themselves using </w:t>
      </w:r>
      <w:r w:rsidRPr="000D5DB5">
        <w:rPr>
          <w:rFonts w:eastAsia="Times New Roman" w:cstheme="minorHAnsi"/>
          <w:color w:val="000000"/>
        </w:rPr>
        <w:t>a soul stone takes -1 to all rolls until they take a long rest (stacks up to -5, after which the soul stone does not function).</w:t>
      </w:r>
      <w:r w:rsidR="0083771B" w:rsidRPr="000D5DB5">
        <w:rPr>
          <w:rFonts w:eastAsia="Times New Roman" w:cstheme="minorHAnsi"/>
          <w:color w:val="000000"/>
        </w:rPr>
        <w:t xml:space="preserve"> You cannot cast this spell more than once in a single 24 hours period. </w:t>
      </w:r>
    </w:p>
    <w:p w14:paraId="464CEF80" w14:textId="77777777" w:rsidR="007644ED" w:rsidRPr="00134BC3" w:rsidRDefault="007644ED">
      <w:pPr>
        <w:contextualSpacing/>
        <w:rPr>
          <w:rFonts w:eastAsia="Times New Roman" w:cstheme="minorHAnsi"/>
        </w:rPr>
      </w:pPr>
    </w:p>
    <w:p w14:paraId="108CD56C" w14:textId="77777777" w:rsidR="00AB25EF" w:rsidRPr="00134BC3" w:rsidRDefault="00AB25EF">
      <w:pPr>
        <w:contextualSpacing/>
        <w:rPr>
          <w:rFonts w:eastAsia="Times New Roman" w:cstheme="minorHAnsi"/>
        </w:rPr>
      </w:pPr>
      <w:r w:rsidRPr="000D5DB5">
        <w:rPr>
          <w:rFonts w:eastAsia="Times New Roman" w:cstheme="minorHAnsi"/>
          <w:b/>
          <w:bCs/>
          <w:color w:val="000000"/>
        </w:rPr>
        <w:t>Soul Well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5]</w:t>
      </w:r>
    </w:p>
    <w:p w14:paraId="05E4547F" w14:textId="77777777" w:rsidR="00AB25EF" w:rsidRPr="00134BC3" w:rsidRDefault="00AB25EF" w:rsidP="005D361A">
      <w:pPr>
        <w:contextualSpacing/>
        <w:rPr>
          <w:rFonts w:eastAsia="Times New Roman" w:cstheme="minorHAnsi"/>
        </w:rPr>
      </w:pPr>
      <w:r w:rsidRPr="000D5DB5">
        <w:rPr>
          <w:rFonts w:eastAsia="Times New Roman" w:cstheme="minorHAnsi"/>
          <w:color w:val="000000"/>
        </w:rPr>
        <w:t>Conjuration [</w:t>
      </w:r>
      <w:r w:rsidR="005D361A">
        <w:rPr>
          <w:rFonts w:eastAsia="Times New Roman" w:cstheme="minorHAnsi"/>
          <w:color w:val="000000"/>
        </w:rPr>
        <w:t>r</w:t>
      </w:r>
      <w:r w:rsidRPr="000D5DB5">
        <w:rPr>
          <w:rFonts w:eastAsia="Times New Roman" w:cstheme="minorHAnsi"/>
          <w:color w:val="000000"/>
        </w:rPr>
        <w:t>itual]</w:t>
      </w:r>
    </w:p>
    <w:p w14:paraId="238A51D2"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color w:val="000000"/>
        </w:rPr>
        <w:t xml:space="preserve"> 1 action</w:t>
      </w:r>
    </w:p>
    <w:p w14:paraId="0C71BC49"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Self (5</w:t>
      </w:r>
      <w:r w:rsidR="00E339F5">
        <w:rPr>
          <w:rFonts w:eastAsia="Times New Roman" w:cstheme="minorHAnsi"/>
          <w:color w:val="000000"/>
        </w:rPr>
        <w:t>-</w:t>
      </w:r>
      <w:r w:rsidRPr="000D5DB5">
        <w:rPr>
          <w:rFonts w:eastAsia="Times New Roman" w:cstheme="minorHAnsi"/>
          <w:color w:val="000000"/>
        </w:rPr>
        <w:t>mile radius sphere)</w:t>
      </w:r>
    </w:p>
    <w:p w14:paraId="0250EB94"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color w:val="000000"/>
        </w:rPr>
        <w:t xml:space="preserve"> V, S</w:t>
      </w:r>
    </w:p>
    <w:p w14:paraId="756A42F0"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hour</w:t>
      </w:r>
    </w:p>
    <w:p w14:paraId="0896D78C"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create a soul-well, which links any creature who has a soul stone to you. If a creature dies </w:t>
      </w:r>
      <w:r w:rsidR="007A6DF7">
        <w:rPr>
          <w:rFonts w:eastAsia="Times New Roman" w:cstheme="minorHAnsi"/>
          <w:color w:val="000000"/>
        </w:rPr>
        <w:t xml:space="preserve">within a 5-mile radius of the well, it is </w:t>
      </w:r>
      <w:r w:rsidRPr="000D5DB5">
        <w:rPr>
          <w:rFonts w:eastAsia="Times New Roman" w:cstheme="minorHAnsi"/>
          <w:color w:val="000000"/>
        </w:rPr>
        <w:t>revive</w:t>
      </w:r>
      <w:r w:rsidR="007A6DF7">
        <w:rPr>
          <w:rFonts w:eastAsia="Times New Roman" w:cstheme="minorHAnsi"/>
          <w:color w:val="000000"/>
        </w:rPr>
        <w:t>d</w:t>
      </w:r>
      <w:r w:rsidRPr="000D5DB5">
        <w:rPr>
          <w:rFonts w:eastAsia="Times New Roman" w:cstheme="minorHAnsi"/>
          <w:color w:val="000000"/>
        </w:rPr>
        <w:t xml:space="preserve"> via soul stone</w:t>
      </w:r>
      <w:r w:rsidR="007A6DF7">
        <w:rPr>
          <w:rFonts w:eastAsia="Times New Roman" w:cstheme="minorHAnsi"/>
          <w:color w:val="000000"/>
        </w:rPr>
        <w:t xml:space="preserve"> </w:t>
      </w:r>
      <w:r w:rsidR="00D768AE">
        <w:rPr>
          <w:rFonts w:eastAsia="Times New Roman" w:cstheme="minorHAnsi"/>
          <w:color w:val="000000"/>
        </w:rPr>
        <w:t>spell</w:t>
      </w:r>
      <w:r w:rsidRPr="000D5DB5">
        <w:rPr>
          <w:rFonts w:eastAsia="Times New Roman" w:cstheme="minorHAnsi"/>
          <w:color w:val="000000"/>
        </w:rPr>
        <w:t xml:space="preserve">, </w:t>
      </w:r>
      <w:r w:rsidR="007A6DF7">
        <w:rPr>
          <w:rFonts w:eastAsia="Times New Roman" w:cstheme="minorHAnsi"/>
          <w:color w:val="000000"/>
        </w:rPr>
        <w:t xml:space="preserve">and are </w:t>
      </w:r>
      <w:r w:rsidRPr="000D5DB5">
        <w:rPr>
          <w:rFonts w:eastAsia="Times New Roman" w:cstheme="minorHAnsi"/>
          <w:color w:val="000000"/>
        </w:rPr>
        <w:t xml:space="preserve">teleported to the Soul Well, emerging from it without their gear (and typically covered with </w:t>
      </w:r>
      <w:r w:rsidR="0083771B" w:rsidRPr="000D5DB5">
        <w:rPr>
          <w:rFonts w:eastAsia="Times New Roman" w:cstheme="minorHAnsi"/>
          <w:color w:val="000000"/>
        </w:rPr>
        <w:t xml:space="preserve">a coat of </w:t>
      </w:r>
      <w:r w:rsidRPr="000D5DB5">
        <w:rPr>
          <w:rFonts w:eastAsia="Times New Roman" w:cstheme="minorHAnsi"/>
          <w:color w:val="000000"/>
        </w:rPr>
        <w:t>ectoplasm). This is a teleportation effect, and it is blocked by normal spells that prevent teleportation.</w:t>
      </w:r>
    </w:p>
    <w:p w14:paraId="1DD7BEB3"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For each spell level above 5th, the range of the soul well increases by 1 mile.</w:t>
      </w:r>
    </w:p>
    <w:p w14:paraId="78BB8C46" w14:textId="77777777" w:rsidR="007644ED" w:rsidRPr="00134BC3" w:rsidRDefault="007644ED">
      <w:pPr>
        <w:contextualSpacing/>
        <w:rPr>
          <w:rFonts w:eastAsia="Times New Roman" w:cstheme="minorHAnsi"/>
        </w:rPr>
      </w:pPr>
    </w:p>
    <w:p w14:paraId="4E0162EC" w14:textId="77777777" w:rsidR="00AB25EF" w:rsidRPr="00134BC3" w:rsidRDefault="00AB25EF">
      <w:pPr>
        <w:contextualSpacing/>
        <w:rPr>
          <w:rFonts w:eastAsia="Times New Roman" w:cstheme="minorHAnsi"/>
        </w:rPr>
      </w:pPr>
      <w:r w:rsidRPr="000D5DB5">
        <w:rPr>
          <w:rFonts w:eastAsia="Times New Roman" w:cstheme="minorHAnsi"/>
          <w:b/>
          <w:bCs/>
          <w:color w:val="000000"/>
        </w:rPr>
        <w:t>Soulshatter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4]</w:t>
      </w:r>
    </w:p>
    <w:p w14:paraId="263CDD90" w14:textId="77777777" w:rsidR="00AB25EF" w:rsidRPr="00134BC3" w:rsidRDefault="00AB25EF">
      <w:pPr>
        <w:contextualSpacing/>
        <w:rPr>
          <w:rFonts w:eastAsia="Times New Roman" w:cstheme="minorHAnsi"/>
        </w:rPr>
      </w:pPr>
      <w:r w:rsidRPr="000D5DB5">
        <w:rPr>
          <w:rFonts w:eastAsia="Times New Roman" w:cstheme="minorHAnsi"/>
          <w:color w:val="000000"/>
        </w:rPr>
        <w:t>Enchantment</w:t>
      </w:r>
    </w:p>
    <w:p w14:paraId="080CB163"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69FDCECC"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48F34BEA" w14:textId="77777777" w:rsidR="007A0074" w:rsidRDefault="0037145A">
      <w:pPr>
        <w:contextualSpacing/>
        <w:rPr>
          <w:rFonts w:eastAsia="Times New Roman" w:cstheme="minorHAnsi"/>
          <w:color w:val="000000"/>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V, S</w:t>
      </w:r>
    </w:p>
    <w:p w14:paraId="38B427C0"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7265BF1F"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 xml:space="preserve">You release a wave of regret and sorrow that washes over everyone in the area, imposing a heavy feeling of depression and sorrow. All targets </w:t>
      </w:r>
      <w:r w:rsidR="00617A27">
        <w:rPr>
          <w:rFonts w:eastAsia="Times New Roman" w:cstheme="minorHAnsi"/>
          <w:color w:val="000000"/>
        </w:rPr>
        <w:t>within a 20-foot sphere</w:t>
      </w:r>
      <w:r w:rsidRPr="000D5DB5">
        <w:rPr>
          <w:rFonts w:eastAsia="Times New Roman" w:cstheme="minorHAnsi"/>
          <w:color w:val="000000"/>
        </w:rPr>
        <w:t xml:space="preserve"> must make a Charisma saving throw or else lose its ability to feel motivated or compelled to fight, causing them to stop fighting. This spell suppresses fear and charmed effects, as well as all morale bonuses until the spell ends, causing the targets to become indifferent to everyone else. If the targets witness their friends or allies being harmed by you or your allies, they gain another saving throw versus </w:t>
      </w:r>
      <w:r w:rsidRPr="000D5DB5">
        <w:rPr>
          <w:rFonts w:eastAsia="Times New Roman" w:cstheme="minorHAnsi"/>
          <w:color w:val="000000"/>
        </w:rPr>
        <w:lastRenderedPageBreak/>
        <w:t>this effect, but will otherwise remain as it was.</w:t>
      </w:r>
    </w:p>
    <w:p w14:paraId="44620850" w14:textId="77777777" w:rsidR="007644ED" w:rsidRPr="00134BC3" w:rsidRDefault="007644ED">
      <w:pPr>
        <w:contextualSpacing/>
        <w:rPr>
          <w:rFonts w:eastAsia="Times New Roman" w:cstheme="minorHAnsi"/>
        </w:rPr>
      </w:pPr>
    </w:p>
    <w:p w14:paraId="7FE5CF3B" w14:textId="77777777" w:rsidR="0076532E" w:rsidRPr="00134BC3" w:rsidRDefault="0076532E">
      <w:pPr>
        <w:contextualSpacing/>
        <w:rPr>
          <w:rFonts w:eastAsia="Times New Roman" w:cstheme="minorHAnsi"/>
          <w:b/>
          <w:bCs/>
        </w:rPr>
      </w:pPr>
      <w:r w:rsidRPr="00134BC3">
        <w:rPr>
          <w:rFonts w:eastAsia="Times New Roman" w:cstheme="minorHAnsi"/>
          <w:b/>
          <w:bCs/>
        </w:rPr>
        <w:t xml:space="preserve">Spell Steal </w:t>
      </w:r>
      <w:r w:rsidRPr="000D5DB5">
        <w:rPr>
          <w:rFonts w:eastAsia="Times New Roman" w:cstheme="minorHAnsi"/>
          <w:b/>
          <w:bCs/>
        </w:rPr>
        <w:t>[</w:t>
      </w:r>
      <w:r w:rsidR="00324C75" w:rsidRPr="000D5DB5">
        <w:rPr>
          <w:rFonts w:eastAsia="Times New Roman" w:cstheme="minorHAnsi"/>
          <w:b/>
          <w:bCs/>
          <w:color w:val="000000"/>
        </w:rPr>
        <w:t>level</w:t>
      </w:r>
      <w:r w:rsidR="00324C75" w:rsidRPr="000D5DB5">
        <w:rPr>
          <w:rFonts w:eastAsia="Times New Roman" w:cstheme="minorHAnsi"/>
          <w:b/>
          <w:bCs/>
        </w:rPr>
        <w:t xml:space="preserve"> </w:t>
      </w:r>
      <w:r w:rsidRPr="000D5DB5">
        <w:rPr>
          <w:rFonts w:eastAsia="Times New Roman" w:cstheme="minorHAnsi"/>
          <w:b/>
          <w:bCs/>
        </w:rPr>
        <w:t>5]</w:t>
      </w:r>
    </w:p>
    <w:p w14:paraId="2E4C1966" w14:textId="77777777" w:rsidR="0076532E" w:rsidRPr="00134BC3" w:rsidRDefault="0076532E">
      <w:pPr>
        <w:contextualSpacing/>
        <w:rPr>
          <w:rFonts w:eastAsia="Times New Roman" w:cstheme="minorHAnsi"/>
        </w:rPr>
      </w:pPr>
      <w:r w:rsidRPr="000D5DB5">
        <w:rPr>
          <w:rFonts w:eastAsia="Times New Roman" w:cstheme="minorHAnsi"/>
        </w:rPr>
        <w:t>A</w:t>
      </w:r>
      <w:r w:rsidRPr="00134BC3">
        <w:rPr>
          <w:rFonts w:eastAsia="Times New Roman" w:cstheme="minorHAnsi"/>
        </w:rPr>
        <w:t>bjuration</w:t>
      </w:r>
    </w:p>
    <w:p w14:paraId="38772769" w14:textId="77777777" w:rsidR="00617A27" w:rsidRPr="00134BC3" w:rsidRDefault="00617A27">
      <w:pPr>
        <w:contextualSpacing/>
        <w:rPr>
          <w:rFonts w:eastAsia="Times New Roman" w:cstheme="minorHAnsi"/>
        </w:rPr>
      </w:pPr>
      <w:r w:rsidRPr="00134BC3">
        <w:rPr>
          <w:rFonts w:eastAsia="Times New Roman" w:cstheme="minorHAnsi"/>
          <w:b/>
          <w:bCs/>
        </w:rPr>
        <w:t xml:space="preserve">Casting </w:t>
      </w:r>
      <w:r w:rsidRPr="000D5DB5">
        <w:rPr>
          <w:rFonts w:eastAsia="Times New Roman" w:cstheme="minorHAnsi"/>
          <w:b/>
          <w:bCs/>
        </w:rPr>
        <w:t>T</w:t>
      </w:r>
      <w:r w:rsidRPr="00134BC3">
        <w:rPr>
          <w:rFonts w:eastAsia="Times New Roman" w:cstheme="minorHAnsi"/>
          <w:b/>
          <w:bCs/>
        </w:rPr>
        <w:t>ime</w:t>
      </w:r>
      <w:r w:rsidR="00E339F5">
        <w:rPr>
          <w:rFonts w:eastAsia="Times New Roman" w:cstheme="minorHAnsi"/>
          <w:b/>
          <w:bCs/>
          <w:color w:val="000000"/>
        </w:rPr>
        <w:t>:</w:t>
      </w:r>
      <w:r w:rsidRPr="000D5DB5">
        <w:rPr>
          <w:rFonts w:eastAsia="Times New Roman" w:cstheme="minorHAnsi"/>
        </w:rPr>
        <w:t xml:space="preserve"> </w:t>
      </w:r>
      <w:r w:rsidRPr="00134BC3">
        <w:rPr>
          <w:rFonts w:eastAsia="Times New Roman" w:cstheme="minorHAnsi"/>
        </w:rPr>
        <w:t xml:space="preserve">1 </w:t>
      </w:r>
      <w:r w:rsidRPr="000D5DB5">
        <w:rPr>
          <w:rFonts w:eastAsia="Times New Roman" w:cstheme="minorHAnsi"/>
        </w:rPr>
        <w:t>r</w:t>
      </w:r>
      <w:r w:rsidRPr="00134BC3">
        <w:rPr>
          <w:rFonts w:eastAsia="Times New Roman" w:cstheme="minorHAnsi"/>
        </w:rPr>
        <w:t>eaction</w:t>
      </w:r>
      <w:r w:rsidRPr="000D5DB5">
        <w:rPr>
          <w:rFonts w:eastAsia="Times New Roman" w:cstheme="minorHAnsi"/>
        </w:rPr>
        <w:t>, or 1 action (if reaction is not triggered)</w:t>
      </w:r>
    </w:p>
    <w:p w14:paraId="4E2FBA50" w14:textId="77777777" w:rsidR="007A6DF7" w:rsidRPr="00134BC3" w:rsidRDefault="007A6DF7">
      <w:pPr>
        <w:contextualSpacing/>
        <w:rPr>
          <w:rFonts w:eastAsia="Times New Roman" w:cstheme="minorHAnsi"/>
        </w:rPr>
      </w:pPr>
      <w:r w:rsidRPr="00134BC3">
        <w:rPr>
          <w:rFonts w:eastAsia="Times New Roman" w:cstheme="minorHAnsi"/>
          <w:b/>
          <w:bCs/>
        </w:rPr>
        <w:t>Range</w:t>
      </w:r>
      <w:r w:rsidR="00E339F5">
        <w:rPr>
          <w:rFonts w:eastAsia="Times New Roman" w:cstheme="minorHAnsi"/>
          <w:b/>
          <w:bCs/>
          <w:color w:val="000000"/>
        </w:rPr>
        <w:t>:</w:t>
      </w:r>
      <w:r w:rsidRPr="000D5DB5">
        <w:rPr>
          <w:rFonts w:eastAsia="Times New Roman" w:cstheme="minorHAnsi"/>
        </w:rPr>
        <w:t xml:space="preserve"> 30 </w:t>
      </w:r>
      <w:r w:rsidRPr="00134BC3">
        <w:rPr>
          <w:rFonts w:eastAsia="Times New Roman" w:cstheme="minorHAnsi"/>
        </w:rPr>
        <w:t>feet</w:t>
      </w:r>
    </w:p>
    <w:p w14:paraId="180B80BB" w14:textId="77777777" w:rsidR="007A0074" w:rsidRDefault="0037145A">
      <w:pPr>
        <w:contextualSpacing/>
        <w:rPr>
          <w:rFonts w:eastAsia="Times New Roman" w:cstheme="minorHAnsi"/>
        </w:rPr>
      </w:pPr>
      <w:r w:rsidRPr="00134BC3">
        <w:rPr>
          <w:rFonts w:eastAsia="Times New Roman" w:cstheme="minorHAnsi"/>
          <w:b/>
          <w:bCs/>
        </w:rPr>
        <w:t>Components</w:t>
      </w:r>
      <w:r w:rsidR="00E339F5">
        <w:rPr>
          <w:rFonts w:eastAsia="Times New Roman" w:cstheme="minorHAnsi"/>
          <w:b/>
          <w:bCs/>
          <w:color w:val="000000"/>
        </w:rPr>
        <w:t>:</w:t>
      </w:r>
      <w:r w:rsidRPr="000D5DB5">
        <w:rPr>
          <w:rFonts w:eastAsia="Times New Roman" w:cstheme="minorHAnsi"/>
        </w:rPr>
        <w:t xml:space="preserve"> </w:t>
      </w:r>
      <w:r w:rsidRPr="00134BC3">
        <w:rPr>
          <w:rFonts w:eastAsia="Times New Roman" w:cstheme="minorHAnsi"/>
        </w:rPr>
        <w:t>V,</w:t>
      </w:r>
      <w:r w:rsidRPr="000D5DB5">
        <w:rPr>
          <w:rFonts w:eastAsia="Times New Roman" w:cstheme="minorHAnsi"/>
        </w:rPr>
        <w:t xml:space="preserve"> </w:t>
      </w:r>
      <w:r w:rsidRPr="00134BC3">
        <w:rPr>
          <w:rFonts w:eastAsia="Times New Roman" w:cstheme="minorHAnsi"/>
        </w:rPr>
        <w:t>S</w:t>
      </w:r>
    </w:p>
    <w:p w14:paraId="0C564E78" w14:textId="77777777" w:rsidR="0076532E" w:rsidRPr="000D5DB5" w:rsidRDefault="0076532E" w:rsidP="00843CC2">
      <w:pPr>
        <w:contextualSpacing/>
        <w:rPr>
          <w:rFonts w:eastAsia="Times New Roman" w:cstheme="minorHAnsi"/>
        </w:rPr>
      </w:pPr>
      <w:r w:rsidRPr="00134BC3">
        <w:rPr>
          <w:rFonts w:eastAsia="Times New Roman" w:cstheme="minorHAnsi"/>
          <w:b/>
          <w:bCs/>
        </w:rPr>
        <w:t>Duration</w:t>
      </w:r>
      <w:r w:rsidR="00E339F5">
        <w:rPr>
          <w:rFonts w:eastAsia="Times New Roman" w:cstheme="minorHAnsi"/>
          <w:b/>
          <w:bCs/>
          <w:color w:val="000000"/>
        </w:rPr>
        <w:t>:</w:t>
      </w:r>
      <w:r w:rsidRPr="000D5DB5">
        <w:rPr>
          <w:rFonts w:eastAsia="Times New Roman" w:cstheme="minorHAnsi"/>
        </w:rPr>
        <w:t xml:space="preserve"> </w:t>
      </w:r>
      <w:r w:rsidR="00843CC2">
        <w:rPr>
          <w:rFonts w:eastAsia="Times New Roman" w:cstheme="minorHAnsi"/>
        </w:rPr>
        <w:t>Special</w:t>
      </w:r>
    </w:p>
    <w:p w14:paraId="660CFE79" w14:textId="77777777" w:rsidR="0076532E" w:rsidRPr="00134BC3" w:rsidRDefault="0076532E">
      <w:pPr>
        <w:contextualSpacing/>
        <w:rPr>
          <w:rFonts w:eastAsia="Times New Roman" w:cstheme="minorHAnsi"/>
        </w:rPr>
      </w:pPr>
      <w:r w:rsidRPr="00134BC3">
        <w:rPr>
          <w:rFonts w:eastAsia="Times New Roman" w:cstheme="minorHAnsi"/>
          <w:i/>
          <w:iCs/>
          <w:color w:val="000000"/>
        </w:rPr>
        <w:t>Reaction.</w:t>
      </w:r>
      <w:r w:rsidRPr="000D5DB5">
        <w:rPr>
          <w:rFonts w:eastAsia="Times New Roman" w:cstheme="minorHAnsi"/>
          <w:b/>
          <w:bCs/>
          <w:color w:val="000000"/>
        </w:rPr>
        <w:t xml:space="preserve"> </w:t>
      </w:r>
      <w:r w:rsidRPr="000D5DB5">
        <w:rPr>
          <w:rFonts w:eastAsia="Times New Roman" w:cstheme="minorHAnsi"/>
          <w:color w:val="000000"/>
        </w:rPr>
        <w:t>When you see a creature within 60 feet casting a spell.</w:t>
      </w:r>
    </w:p>
    <w:p w14:paraId="1B8B6098" w14:textId="77777777" w:rsidR="00843CC2" w:rsidRDefault="0076532E" w:rsidP="00843CC2">
      <w:pPr>
        <w:contextualSpacing/>
        <w:rPr>
          <w:rFonts w:eastAsia="Times New Roman" w:cstheme="minorHAnsi"/>
        </w:rPr>
      </w:pPr>
      <w:r w:rsidRPr="00134BC3">
        <w:rPr>
          <w:rFonts w:eastAsia="Times New Roman" w:cstheme="minorHAnsi"/>
        </w:rPr>
        <w:t xml:space="preserve">You attempt to steal the magic of a spell from a creature as it is releasing it. If the creature is casting a spell of </w:t>
      </w:r>
      <w:r w:rsidRPr="000D5DB5">
        <w:rPr>
          <w:rFonts w:eastAsia="Times New Roman" w:cstheme="minorHAnsi"/>
        </w:rPr>
        <w:t>4th</w:t>
      </w:r>
      <w:r w:rsidRPr="00134BC3">
        <w:rPr>
          <w:rFonts w:eastAsia="Times New Roman" w:cstheme="minorHAnsi"/>
        </w:rPr>
        <w:t xml:space="preserve"> level or lower</w:t>
      </w:r>
      <w:r w:rsidRPr="000D5DB5">
        <w:rPr>
          <w:rFonts w:eastAsia="Times New Roman" w:cstheme="minorHAnsi"/>
        </w:rPr>
        <w:t xml:space="preserve"> and fails a Spirit saving throw</w:t>
      </w:r>
      <w:r w:rsidRPr="00134BC3">
        <w:rPr>
          <w:rFonts w:eastAsia="Times New Roman" w:cstheme="minorHAnsi"/>
        </w:rPr>
        <w:t>, you steal the spell</w:t>
      </w:r>
      <w:r w:rsidRPr="000D5DB5">
        <w:rPr>
          <w:rFonts w:eastAsia="Times New Roman" w:cstheme="minorHAnsi"/>
        </w:rPr>
        <w:t xml:space="preserve"> or an ongoing spell effect</w:t>
      </w:r>
      <w:r w:rsidRPr="00134BC3">
        <w:rPr>
          <w:rFonts w:eastAsia="Times New Roman" w:cstheme="minorHAnsi"/>
        </w:rPr>
        <w:t xml:space="preserve">. </w:t>
      </w:r>
      <w:r w:rsidR="00843CC2" w:rsidRPr="00134BC3">
        <w:rPr>
          <w:rFonts w:eastAsia="Times New Roman" w:cstheme="minorHAnsi"/>
        </w:rPr>
        <w:t xml:space="preserve">To steal a </w:t>
      </w:r>
      <w:r w:rsidR="00843CC2" w:rsidRPr="000D5DB5">
        <w:rPr>
          <w:rFonts w:eastAsia="Times New Roman" w:cstheme="minorHAnsi"/>
        </w:rPr>
        <w:t xml:space="preserve">5th </w:t>
      </w:r>
      <w:r w:rsidR="00843CC2" w:rsidRPr="00134BC3">
        <w:rPr>
          <w:rFonts w:eastAsia="Times New Roman" w:cstheme="minorHAnsi"/>
        </w:rPr>
        <w:t xml:space="preserve">level spell, the creature must </w:t>
      </w:r>
      <w:r w:rsidR="00843CC2" w:rsidRPr="000D5DB5">
        <w:rPr>
          <w:rFonts w:eastAsia="Times New Roman" w:cstheme="minorHAnsi"/>
        </w:rPr>
        <w:t xml:space="preserve">fail </w:t>
      </w:r>
      <w:r w:rsidR="00843CC2" w:rsidRPr="00134BC3">
        <w:rPr>
          <w:rFonts w:eastAsia="Times New Roman" w:cstheme="minorHAnsi"/>
        </w:rPr>
        <w:t xml:space="preserve">on a </w:t>
      </w:r>
      <w:r w:rsidR="00843CC2" w:rsidRPr="000D5DB5">
        <w:rPr>
          <w:rFonts w:eastAsia="Times New Roman" w:cstheme="minorHAnsi"/>
        </w:rPr>
        <w:t>Spirit</w:t>
      </w:r>
      <w:r w:rsidR="00843CC2" w:rsidRPr="00134BC3">
        <w:rPr>
          <w:rFonts w:eastAsia="Times New Roman" w:cstheme="minorHAnsi"/>
        </w:rPr>
        <w:t xml:space="preserve"> saving throw</w:t>
      </w:r>
      <w:r w:rsidR="00843CC2" w:rsidRPr="000D5DB5">
        <w:rPr>
          <w:rFonts w:eastAsia="Times New Roman" w:cstheme="minorHAnsi"/>
        </w:rPr>
        <w:t>, and you must succeed on a dispel attem</w:t>
      </w:r>
      <w:r w:rsidR="00843CC2">
        <w:rPr>
          <w:rFonts w:eastAsia="Times New Roman" w:cstheme="minorHAnsi"/>
        </w:rPr>
        <w:t xml:space="preserve">pt (as the </w:t>
      </w:r>
      <w:r w:rsidR="00843CC2" w:rsidRPr="00843CC2">
        <w:rPr>
          <w:rFonts w:eastAsia="Times New Roman" w:cstheme="minorHAnsi"/>
          <w:i/>
          <w:iCs/>
        </w:rPr>
        <w:t>dispel magic</w:t>
      </w:r>
      <w:r w:rsidR="00843CC2">
        <w:rPr>
          <w:rFonts w:eastAsia="Times New Roman" w:cstheme="minorHAnsi"/>
        </w:rPr>
        <w:t xml:space="preserve"> spell).</w:t>
      </w:r>
    </w:p>
    <w:p w14:paraId="4D056BA1" w14:textId="77777777" w:rsidR="00843CC2" w:rsidRDefault="00843CC2" w:rsidP="00843CC2">
      <w:pPr>
        <w:contextualSpacing/>
        <w:rPr>
          <w:rFonts w:eastAsia="Times New Roman" w:cstheme="minorHAnsi"/>
        </w:rPr>
      </w:pPr>
      <w:r>
        <w:rPr>
          <w:rFonts w:eastAsia="Times New Roman" w:cstheme="minorHAnsi"/>
        </w:rPr>
        <w:t xml:space="preserve">If you successfully steal the spell, you can choose the spell’s parameters or effect as if you cast it instead of the target, or you can choose to store it. </w:t>
      </w:r>
      <w:r w:rsidR="00E339F5">
        <w:rPr>
          <w:rFonts w:eastAsia="Times New Roman" w:cstheme="minorHAnsi"/>
        </w:rPr>
        <w:t xml:space="preserve">The spell’s remaining duration is unchanged. </w:t>
      </w:r>
    </w:p>
    <w:p w14:paraId="63FED31B" w14:textId="77777777" w:rsidR="0076532E" w:rsidRPr="000D5DB5" w:rsidRDefault="00843CC2" w:rsidP="00843CC2">
      <w:pPr>
        <w:contextualSpacing/>
        <w:rPr>
          <w:rFonts w:eastAsia="Times New Roman" w:cstheme="minorHAnsi"/>
        </w:rPr>
      </w:pPr>
      <w:r>
        <w:rPr>
          <w:rFonts w:eastAsia="Times New Roman" w:cstheme="minorHAnsi"/>
        </w:rPr>
        <w:t xml:space="preserve">If you choose to store it, </w:t>
      </w:r>
      <w:r w:rsidR="0076532E" w:rsidRPr="00134BC3">
        <w:rPr>
          <w:rFonts w:eastAsia="Times New Roman" w:cstheme="minorHAnsi"/>
        </w:rPr>
        <w:t xml:space="preserve">can cast this spell without </w:t>
      </w:r>
      <w:r w:rsidR="0076532E" w:rsidRPr="000D5DB5">
        <w:rPr>
          <w:rFonts w:eastAsia="Times New Roman" w:cstheme="minorHAnsi"/>
        </w:rPr>
        <w:t xml:space="preserve">spending mana </w:t>
      </w:r>
      <w:r>
        <w:rPr>
          <w:rFonts w:eastAsia="Times New Roman" w:cstheme="minorHAnsi"/>
        </w:rPr>
        <w:t xml:space="preserve">so long as it is done before you spend a short rest. </w:t>
      </w:r>
      <w:r w:rsidR="0076532E" w:rsidRPr="00134BC3">
        <w:rPr>
          <w:rFonts w:eastAsia="Times New Roman" w:cstheme="minorHAnsi"/>
        </w:rPr>
        <w:t xml:space="preserve">You may only </w:t>
      </w:r>
      <w:r>
        <w:rPr>
          <w:rFonts w:eastAsia="Times New Roman" w:cstheme="minorHAnsi"/>
        </w:rPr>
        <w:t xml:space="preserve">store </w:t>
      </w:r>
      <w:r w:rsidR="0076532E" w:rsidRPr="00134BC3">
        <w:rPr>
          <w:rFonts w:eastAsia="Times New Roman" w:cstheme="minorHAnsi"/>
        </w:rPr>
        <w:t>one stolen spell at a time</w:t>
      </w:r>
      <w:r>
        <w:rPr>
          <w:rFonts w:eastAsia="Times New Roman" w:cstheme="minorHAnsi"/>
        </w:rPr>
        <w:t>, with the newer stolen spell replacing the older one</w:t>
      </w:r>
      <w:r w:rsidR="0076532E" w:rsidRPr="00134BC3">
        <w:rPr>
          <w:rFonts w:eastAsia="Times New Roman" w:cstheme="minorHAnsi"/>
        </w:rPr>
        <w:t xml:space="preserve">. </w:t>
      </w:r>
    </w:p>
    <w:p w14:paraId="41F5A7EC" w14:textId="77777777" w:rsidR="0076532E" w:rsidRPr="00134BC3" w:rsidRDefault="0076532E">
      <w:pPr>
        <w:contextualSpacing/>
        <w:rPr>
          <w:rFonts w:eastAsia="Times New Roman" w:cstheme="minorHAnsi"/>
        </w:rPr>
      </w:pPr>
      <w:r w:rsidRPr="000D5DB5">
        <w:rPr>
          <w:rFonts w:eastAsia="Times New Roman" w:cstheme="minorHAnsi"/>
          <w:b/>
          <w:bCs/>
        </w:rPr>
        <w:t xml:space="preserve">Heightened. </w:t>
      </w:r>
      <w:r w:rsidRPr="000D5DB5">
        <w:rPr>
          <w:rFonts w:eastAsia="Times New Roman" w:cstheme="minorHAnsi"/>
        </w:rPr>
        <w:t xml:space="preserve">You automatically succeed in stealing spells lower 1 level than the </w:t>
      </w:r>
      <w:r w:rsidR="00E339F5" w:rsidRPr="00E339F5">
        <w:rPr>
          <w:rFonts w:eastAsia="Times New Roman" w:cstheme="minorHAnsi"/>
          <w:i/>
          <w:iCs/>
        </w:rPr>
        <w:t>s</w:t>
      </w:r>
      <w:r w:rsidRPr="00E339F5">
        <w:rPr>
          <w:rFonts w:eastAsia="Times New Roman" w:cstheme="minorHAnsi"/>
          <w:i/>
          <w:iCs/>
        </w:rPr>
        <w:t xml:space="preserve">pell </w:t>
      </w:r>
      <w:r w:rsidR="00E339F5" w:rsidRPr="00E339F5">
        <w:rPr>
          <w:rFonts w:eastAsia="Times New Roman" w:cstheme="minorHAnsi"/>
          <w:i/>
          <w:iCs/>
        </w:rPr>
        <w:t>s</w:t>
      </w:r>
      <w:r w:rsidRPr="00E339F5">
        <w:rPr>
          <w:rFonts w:eastAsia="Times New Roman" w:cstheme="minorHAnsi"/>
          <w:i/>
          <w:iCs/>
        </w:rPr>
        <w:t>teal</w:t>
      </w:r>
      <w:r w:rsidRPr="000D5DB5">
        <w:rPr>
          <w:rFonts w:eastAsia="Times New Roman" w:cstheme="minorHAnsi"/>
        </w:rPr>
        <w:t xml:space="preserve"> spell. Increasing the </w:t>
      </w:r>
      <w:r w:rsidR="00E339F5" w:rsidRPr="00E339F5">
        <w:rPr>
          <w:rFonts w:eastAsia="Times New Roman" w:cstheme="minorHAnsi"/>
        </w:rPr>
        <w:t>spell’s</w:t>
      </w:r>
      <w:r w:rsidR="00E339F5">
        <w:rPr>
          <w:rFonts w:eastAsia="Times New Roman" w:cstheme="minorHAnsi"/>
          <w:i/>
          <w:iCs/>
        </w:rPr>
        <w:t xml:space="preserve"> </w:t>
      </w:r>
      <w:r w:rsidRPr="000D5DB5">
        <w:rPr>
          <w:rFonts w:eastAsia="Times New Roman" w:cstheme="minorHAnsi"/>
        </w:rPr>
        <w:t>level allows you to steal effects of higher level.</w:t>
      </w:r>
    </w:p>
    <w:p w14:paraId="0837DEE8" w14:textId="77777777" w:rsidR="00843CC2" w:rsidRPr="00134BC3" w:rsidRDefault="00843CC2" w:rsidP="00843CC2">
      <w:pPr>
        <w:contextualSpacing/>
        <w:rPr>
          <w:rFonts w:eastAsia="Times New Roman" w:cstheme="minorHAnsi"/>
        </w:rPr>
      </w:pPr>
      <w:r w:rsidRPr="000D5DB5">
        <w:rPr>
          <w:rFonts w:eastAsia="Times New Roman" w:cstheme="minorHAnsi"/>
          <w:i/>
          <w:iCs/>
        </w:rPr>
        <w:t xml:space="preserve">Special. </w:t>
      </w:r>
      <w:r w:rsidRPr="000D5DB5">
        <w:rPr>
          <w:rFonts w:eastAsia="Times New Roman" w:cstheme="minorHAnsi"/>
        </w:rPr>
        <w:t xml:space="preserve">You can only prepare this spell if you also have a </w:t>
      </w:r>
      <w:r w:rsidRPr="00E339F5">
        <w:rPr>
          <w:rFonts w:eastAsia="Times New Roman" w:cstheme="minorHAnsi"/>
          <w:i/>
          <w:iCs/>
        </w:rPr>
        <w:t>dispel magic</w:t>
      </w:r>
      <w:r w:rsidRPr="000D5DB5">
        <w:rPr>
          <w:rFonts w:eastAsia="Times New Roman" w:cstheme="minorHAnsi"/>
        </w:rPr>
        <w:t xml:space="preserve"> spell prepared two levels lower than the </w:t>
      </w:r>
      <w:r w:rsidR="00E339F5" w:rsidRPr="00E339F5">
        <w:rPr>
          <w:rFonts w:eastAsia="Times New Roman" w:cstheme="minorHAnsi"/>
          <w:i/>
          <w:iCs/>
        </w:rPr>
        <w:t>s</w:t>
      </w:r>
      <w:r w:rsidRPr="00E339F5">
        <w:rPr>
          <w:rFonts w:eastAsia="Times New Roman" w:cstheme="minorHAnsi"/>
          <w:i/>
          <w:iCs/>
        </w:rPr>
        <w:t xml:space="preserve">pell </w:t>
      </w:r>
      <w:r w:rsidR="00E339F5" w:rsidRPr="00E339F5">
        <w:rPr>
          <w:rFonts w:eastAsia="Times New Roman" w:cstheme="minorHAnsi"/>
          <w:i/>
          <w:iCs/>
        </w:rPr>
        <w:t>s</w:t>
      </w:r>
      <w:r w:rsidRPr="00E339F5">
        <w:rPr>
          <w:rFonts w:eastAsia="Times New Roman" w:cstheme="minorHAnsi"/>
          <w:i/>
          <w:iCs/>
        </w:rPr>
        <w:t>teal</w:t>
      </w:r>
      <w:r w:rsidRPr="000D5DB5">
        <w:rPr>
          <w:rFonts w:eastAsia="Times New Roman" w:cstheme="minorHAnsi"/>
        </w:rPr>
        <w:t xml:space="preserve">. </w:t>
      </w:r>
    </w:p>
    <w:p w14:paraId="626F1969" w14:textId="77777777" w:rsidR="00AB25EF" w:rsidRDefault="00AB25EF">
      <w:pPr>
        <w:contextualSpacing/>
        <w:rPr>
          <w:rFonts w:eastAsia="Times New Roman" w:cstheme="minorHAnsi"/>
        </w:rPr>
      </w:pPr>
    </w:p>
    <w:p w14:paraId="5B2EB4A6" w14:textId="77777777" w:rsidR="00C90441" w:rsidRPr="00134BC3" w:rsidRDefault="00B47447" w:rsidP="00C90441">
      <w:pPr>
        <w:contextualSpacing/>
        <w:rPr>
          <w:rFonts w:eastAsia="Times New Roman" w:cstheme="minorHAnsi"/>
        </w:rPr>
      </w:pPr>
      <w:r>
        <w:rPr>
          <w:rFonts w:eastAsia="Times New Roman" w:cstheme="minorHAnsi"/>
          <w:b/>
          <w:bCs/>
          <w:color w:val="000000"/>
        </w:rPr>
        <w:t xml:space="preserve">Spirit </w:t>
      </w:r>
      <w:r w:rsidR="00C90441">
        <w:rPr>
          <w:rFonts w:eastAsia="Times New Roman" w:cstheme="minorHAnsi"/>
          <w:b/>
          <w:bCs/>
          <w:color w:val="000000"/>
        </w:rPr>
        <w:t xml:space="preserve">Haunt </w:t>
      </w:r>
      <w:r w:rsidR="00C90441" w:rsidRPr="000D5DB5">
        <w:rPr>
          <w:rFonts w:eastAsia="Times New Roman" w:cstheme="minorHAnsi"/>
          <w:b/>
          <w:bCs/>
          <w:color w:val="000000"/>
        </w:rPr>
        <w:t>[level</w:t>
      </w:r>
      <w:r w:rsidR="00C90441" w:rsidRPr="000D5DB5" w:rsidDel="00324C75">
        <w:rPr>
          <w:rFonts w:eastAsia="Times New Roman" w:cstheme="minorHAnsi"/>
          <w:b/>
          <w:bCs/>
          <w:color w:val="000000"/>
        </w:rPr>
        <w:t xml:space="preserve"> </w:t>
      </w:r>
      <w:r w:rsidR="00C90441" w:rsidRPr="000D5DB5">
        <w:rPr>
          <w:rFonts w:eastAsia="Times New Roman" w:cstheme="minorHAnsi"/>
          <w:b/>
          <w:bCs/>
          <w:color w:val="000000"/>
        </w:rPr>
        <w:t>3]</w:t>
      </w:r>
    </w:p>
    <w:p w14:paraId="29D5268A" w14:textId="77777777" w:rsidR="00C90441" w:rsidRPr="00134BC3" w:rsidRDefault="00C90441" w:rsidP="00C90441">
      <w:pPr>
        <w:contextualSpacing/>
        <w:rPr>
          <w:rFonts w:eastAsia="Times New Roman" w:cstheme="minorHAnsi"/>
        </w:rPr>
      </w:pPr>
      <w:r>
        <w:rPr>
          <w:rFonts w:eastAsia="Times New Roman" w:cstheme="minorHAnsi"/>
          <w:color w:val="000000"/>
        </w:rPr>
        <w:t>Necromancy [sigil]</w:t>
      </w:r>
    </w:p>
    <w:p w14:paraId="713434A0" w14:textId="77777777" w:rsidR="00C90441" w:rsidRPr="00134BC3" w:rsidRDefault="00C90441" w:rsidP="00C90441">
      <w:pPr>
        <w:contextualSpacing/>
        <w:rPr>
          <w:rFonts w:eastAsia="Times New Roman" w:cstheme="minorHAnsi"/>
        </w:rPr>
      </w:pPr>
      <w:r w:rsidRPr="000D5DB5">
        <w:rPr>
          <w:rFonts w:eastAsia="Times New Roman" w:cstheme="minorHAnsi"/>
          <w:b/>
          <w:bCs/>
          <w:color w:val="000000"/>
        </w:rPr>
        <w:t>Casting Time</w:t>
      </w:r>
      <w:r>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7AD3DCAD" w14:textId="77777777" w:rsidR="00C90441" w:rsidRPr="00134BC3" w:rsidRDefault="00C90441" w:rsidP="00C90441">
      <w:pPr>
        <w:contextualSpacing/>
        <w:rPr>
          <w:rFonts w:eastAsia="Times New Roman" w:cstheme="minorHAnsi"/>
        </w:rPr>
      </w:pPr>
      <w:r w:rsidRPr="000D5DB5">
        <w:rPr>
          <w:rFonts w:eastAsia="Times New Roman" w:cstheme="minorHAnsi"/>
          <w:b/>
          <w:bCs/>
          <w:color w:val="000000"/>
        </w:rPr>
        <w:t>Range</w:t>
      </w:r>
      <w:r>
        <w:rPr>
          <w:rFonts w:eastAsia="Times New Roman" w:cstheme="minorHAnsi"/>
          <w:b/>
          <w:bCs/>
          <w:color w:val="000000"/>
        </w:rPr>
        <w:t>:</w:t>
      </w:r>
      <w:r w:rsidRPr="000D5DB5">
        <w:rPr>
          <w:rFonts w:eastAsia="Times New Roman" w:cstheme="minorHAnsi"/>
          <w:b/>
          <w:bCs/>
          <w:color w:val="000000"/>
        </w:rPr>
        <w:t xml:space="preserve"> </w:t>
      </w:r>
      <w:r>
        <w:rPr>
          <w:rFonts w:eastAsia="Times New Roman" w:cstheme="minorHAnsi"/>
          <w:color w:val="000000"/>
        </w:rPr>
        <w:t>60</w:t>
      </w:r>
      <w:r w:rsidRPr="000D5DB5">
        <w:rPr>
          <w:rFonts w:eastAsia="Times New Roman" w:cstheme="minorHAnsi"/>
          <w:color w:val="000000"/>
        </w:rPr>
        <w:t xml:space="preserve"> feet </w:t>
      </w:r>
    </w:p>
    <w:p w14:paraId="2CC5D11C" w14:textId="77777777" w:rsidR="00C90441" w:rsidRPr="00134BC3" w:rsidRDefault="00C90441" w:rsidP="00C90441">
      <w:pPr>
        <w:contextualSpacing/>
        <w:rPr>
          <w:rFonts w:eastAsia="Times New Roman" w:cstheme="minorHAnsi"/>
        </w:rPr>
      </w:pPr>
      <w:r>
        <w:rPr>
          <w:rFonts w:eastAsia="Times New Roman" w:cstheme="minorHAnsi"/>
          <w:b/>
          <w:bCs/>
          <w:color w:val="000000"/>
        </w:rPr>
        <w:t xml:space="preserve">Components: </w:t>
      </w:r>
      <w:r w:rsidRPr="001F25FA">
        <w:rPr>
          <w:rFonts w:eastAsia="Times New Roman" w:cstheme="minorHAnsi"/>
          <w:color w:val="000000"/>
        </w:rPr>
        <w:t>V, S</w:t>
      </w:r>
      <w:r w:rsidRPr="0037145A">
        <w:rPr>
          <w:rFonts w:eastAsia="Times New Roman" w:cstheme="minorHAnsi"/>
          <w:color w:val="000000"/>
        </w:rPr>
        <w:t>,</w:t>
      </w:r>
      <w:r w:rsidRPr="000D5DB5">
        <w:rPr>
          <w:rFonts w:eastAsia="Times New Roman" w:cstheme="minorHAnsi"/>
          <w:color w:val="000000"/>
        </w:rPr>
        <w:t xml:space="preserve"> M</w:t>
      </w:r>
    </w:p>
    <w:p w14:paraId="3BF3E72E" w14:textId="77777777" w:rsidR="00C90441" w:rsidRPr="00134BC3" w:rsidRDefault="00C90441" w:rsidP="00272CA8">
      <w:pPr>
        <w:contextualSpacing/>
        <w:rPr>
          <w:rFonts w:eastAsia="Times New Roman" w:cstheme="minorHAnsi"/>
        </w:rPr>
      </w:pPr>
      <w:r w:rsidRPr="000D5DB5">
        <w:rPr>
          <w:rFonts w:eastAsia="Times New Roman" w:cstheme="minorHAnsi"/>
          <w:b/>
          <w:bCs/>
          <w:color w:val="000000"/>
        </w:rPr>
        <w:t>Duration</w:t>
      </w:r>
      <w:r>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Instantaneous, plus </w:t>
      </w:r>
      <w:del w:id="6200" w:author="Admin" w:date="2021-05-07T13:25:00Z">
        <w:r w:rsidRPr="000D5DB5" w:rsidDel="00706CFB">
          <w:rPr>
            <w:rFonts w:eastAsia="Times New Roman" w:cstheme="minorHAnsi"/>
            <w:color w:val="000000"/>
          </w:rPr>
          <w:delText>one minute</w:delText>
        </w:r>
      </w:del>
      <w:ins w:id="6201" w:author="Admin" w:date="2021-05-07T13:25:00Z">
        <w:r w:rsidR="00706CFB">
          <w:rPr>
            <w:rFonts w:eastAsia="Times New Roman" w:cstheme="minorHAnsi"/>
            <w:color w:val="000000"/>
          </w:rPr>
          <w:t>3 rounds</w:t>
        </w:r>
      </w:ins>
    </w:p>
    <w:p w14:paraId="16F8988B" w14:textId="55FED447" w:rsidR="00C90441" w:rsidRDefault="00C90441" w:rsidP="000335B1">
      <w:pPr>
        <w:contextualSpacing/>
        <w:rPr>
          <w:rFonts w:eastAsia="Times New Roman" w:cstheme="minorHAnsi"/>
          <w:color w:val="000000"/>
        </w:rPr>
      </w:pPr>
      <w:r>
        <w:rPr>
          <w:rFonts w:eastAsia="Times New Roman" w:cstheme="minorHAnsi"/>
          <w:color w:val="000000"/>
        </w:rPr>
        <w:t xml:space="preserve">You summon a </w:t>
      </w:r>
      <w:ins w:id="6202" w:author="Admin" w:date="2021-05-07T13:26:00Z">
        <w:r w:rsidR="00706CFB">
          <w:rPr>
            <w:rFonts w:eastAsia="Times New Roman" w:cstheme="minorHAnsi"/>
            <w:color w:val="000000"/>
          </w:rPr>
          <w:t xml:space="preserve">minor </w:t>
        </w:r>
      </w:ins>
      <w:r>
        <w:rPr>
          <w:rFonts w:eastAsia="Times New Roman" w:cstheme="minorHAnsi"/>
          <w:color w:val="000000"/>
        </w:rPr>
        <w:t xml:space="preserve">dark spirit to </w:t>
      </w:r>
      <w:r w:rsidR="00B47447">
        <w:rPr>
          <w:rFonts w:eastAsia="Times New Roman" w:cstheme="minorHAnsi"/>
          <w:color w:val="000000"/>
        </w:rPr>
        <w:t>torment the target’s soul</w:t>
      </w:r>
      <w:ins w:id="6203" w:author="Admin" w:date="2021-05-07T13:26:00Z">
        <w:r w:rsidR="00706CFB">
          <w:rPr>
            <w:rFonts w:eastAsia="Times New Roman" w:cstheme="minorHAnsi"/>
            <w:color w:val="000000"/>
          </w:rPr>
          <w:t xml:space="preserve"> and open them up to hostile spiritual activity</w:t>
        </w:r>
      </w:ins>
      <w:r w:rsidR="00B47447">
        <w:rPr>
          <w:rFonts w:eastAsia="Times New Roman" w:cstheme="minorHAnsi"/>
          <w:color w:val="000000"/>
        </w:rPr>
        <w:t>. Make a ranged</w:t>
      </w:r>
      <w:r w:rsidRPr="000D5DB5">
        <w:rPr>
          <w:rFonts w:eastAsia="Times New Roman" w:cstheme="minorHAnsi"/>
          <w:color w:val="000000"/>
        </w:rPr>
        <w:t xml:space="preserve"> spell attack </w:t>
      </w:r>
      <w:r w:rsidRPr="000D5DB5">
        <w:rPr>
          <w:rFonts w:eastAsia="Times New Roman" w:cstheme="minorHAnsi"/>
          <w:color w:val="000000"/>
        </w:rPr>
        <w:lastRenderedPageBreak/>
        <w:t xml:space="preserve">against the target. On a hit, the target takes </w:t>
      </w:r>
      <w:r>
        <w:rPr>
          <w:rFonts w:eastAsia="Times New Roman" w:cstheme="minorHAnsi"/>
          <w:color w:val="000000"/>
        </w:rPr>
        <w:t>3</w:t>
      </w:r>
      <w:r w:rsidRPr="000D5DB5">
        <w:rPr>
          <w:rFonts w:eastAsia="Times New Roman" w:cstheme="minorHAnsi"/>
          <w:color w:val="000000"/>
        </w:rPr>
        <w:t xml:space="preserve">d4 </w:t>
      </w:r>
      <w:r w:rsidR="00B47447">
        <w:rPr>
          <w:rFonts w:eastAsia="Times New Roman" w:cstheme="minorHAnsi"/>
          <w:color w:val="000000"/>
        </w:rPr>
        <w:t xml:space="preserve">shadow </w:t>
      </w:r>
      <w:r w:rsidRPr="000D5DB5">
        <w:rPr>
          <w:rFonts w:eastAsia="Times New Roman" w:cstheme="minorHAnsi"/>
          <w:color w:val="000000"/>
        </w:rPr>
        <w:t xml:space="preserve">damage. </w:t>
      </w:r>
      <w:ins w:id="6204" w:author="Admin" w:date="2021-05-07T13:25:00Z">
        <w:r w:rsidR="00706CFB" w:rsidRPr="00706CFB">
          <w:rPr>
            <w:rFonts w:eastAsia="Times New Roman" w:cstheme="minorHAnsi"/>
            <w:color w:val="000000"/>
          </w:rPr>
          <w:t xml:space="preserve">The sigil pulses at the start of your turn every round, repeating the </w:t>
        </w:r>
      </w:ins>
      <w:ins w:id="6205" w:author="Admin" w:date="2022-04-18T23:41:00Z">
        <w:r w:rsidR="000335B1">
          <w:rPr>
            <w:rFonts w:eastAsia="Times New Roman" w:cstheme="minorHAnsi"/>
            <w:color w:val="000000"/>
          </w:rPr>
          <w:t xml:space="preserve">primary </w:t>
        </w:r>
      </w:ins>
      <w:ins w:id="6206" w:author="Admin" w:date="2021-05-07T13:25:00Z">
        <w:r w:rsidR="00706CFB" w:rsidRPr="00706CFB">
          <w:rPr>
            <w:rFonts w:eastAsia="Times New Roman" w:cstheme="minorHAnsi"/>
            <w:color w:val="000000"/>
          </w:rPr>
          <w:t>effect.</w:t>
        </w:r>
      </w:ins>
      <w:del w:id="6207" w:author="Admin" w:date="2021-05-07T13:25:00Z">
        <w:r w:rsidRPr="000D5DB5" w:rsidDel="00706CFB">
          <w:rPr>
            <w:rFonts w:eastAsia="Times New Roman" w:cstheme="minorHAnsi"/>
            <w:color w:val="000000"/>
          </w:rPr>
          <w:delText xml:space="preserve">At the beginning of every round, the </w:delText>
        </w:r>
        <w:r w:rsidDel="00706CFB">
          <w:rPr>
            <w:rFonts w:eastAsia="Times New Roman" w:cstheme="minorHAnsi"/>
            <w:color w:val="000000"/>
          </w:rPr>
          <w:delText xml:space="preserve">caster </w:delText>
        </w:r>
        <w:r w:rsidRPr="000D5DB5" w:rsidDel="00706CFB">
          <w:rPr>
            <w:rFonts w:eastAsia="Times New Roman" w:cstheme="minorHAnsi"/>
            <w:color w:val="000000"/>
          </w:rPr>
          <w:delText xml:space="preserve">must succeed on a </w:delText>
        </w:r>
        <w:r w:rsidDel="00706CFB">
          <w:rPr>
            <w:rFonts w:eastAsia="Times New Roman" w:cstheme="minorHAnsi"/>
            <w:color w:val="000000"/>
          </w:rPr>
          <w:delText xml:space="preserve">sigil roll to affect the target </w:delText>
        </w:r>
        <w:r w:rsidRPr="000D5DB5" w:rsidDel="00706CFB">
          <w:rPr>
            <w:rFonts w:eastAsia="Times New Roman" w:cstheme="minorHAnsi"/>
            <w:color w:val="000000"/>
          </w:rPr>
          <w:delText xml:space="preserve">again. </w:delText>
        </w:r>
      </w:del>
    </w:p>
    <w:p w14:paraId="5A00D540" w14:textId="77777777" w:rsidR="00C90441" w:rsidRDefault="00C90441" w:rsidP="00272CA8">
      <w:pPr>
        <w:contextualSpacing/>
        <w:rPr>
          <w:rFonts w:eastAsia="Times New Roman" w:cstheme="minorHAnsi"/>
          <w:color w:val="000000"/>
        </w:rPr>
      </w:pPr>
      <w:r>
        <w:rPr>
          <w:rFonts w:eastAsia="Times New Roman" w:cstheme="minorHAnsi"/>
          <w:color w:val="000000"/>
        </w:rPr>
        <w:t>Also, s</w:t>
      </w:r>
      <w:r w:rsidRPr="000D5DB5">
        <w:rPr>
          <w:rFonts w:eastAsia="Times New Roman" w:cstheme="minorHAnsi"/>
          <w:color w:val="000000"/>
        </w:rPr>
        <w:t xml:space="preserve">o long as the spell is active, </w:t>
      </w:r>
      <w:r w:rsidR="00B47447">
        <w:rPr>
          <w:rFonts w:eastAsia="Times New Roman" w:cstheme="minorHAnsi"/>
          <w:color w:val="000000"/>
        </w:rPr>
        <w:t>the target suffers a -4 penalty to Spirit saving throws</w:t>
      </w:r>
      <w:ins w:id="6208" w:author="Admin" w:date="2021-05-07T13:25:00Z">
        <w:r w:rsidR="00706CFB">
          <w:rPr>
            <w:rFonts w:eastAsia="Times New Roman" w:cstheme="minorHAnsi"/>
            <w:color w:val="000000"/>
          </w:rPr>
          <w:t xml:space="preserve">, and incorporeal undead can </w:t>
        </w:r>
      </w:ins>
      <w:ins w:id="6209" w:author="Admin" w:date="2021-05-07T13:26:00Z">
        <w:r w:rsidR="00706CFB">
          <w:rPr>
            <w:rFonts w:eastAsia="Times New Roman" w:cstheme="minorHAnsi"/>
            <w:color w:val="000000"/>
          </w:rPr>
          <w:t xml:space="preserve">sense </w:t>
        </w:r>
      </w:ins>
      <w:ins w:id="6210" w:author="Admin" w:date="2021-05-07T13:25:00Z">
        <w:r w:rsidR="00706CFB">
          <w:rPr>
            <w:rFonts w:eastAsia="Times New Roman" w:cstheme="minorHAnsi"/>
            <w:color w:val="000000"/>
          </w:rPr>
          <w:t xml:space="preserve">the target </w:t>
        </w:r>
      </w:ins>
      <w:ins w:id="6211" w:author="Admin" w:date="2021-05-07T13:26:00Z">
        <w:r w:rsidR="00706CFB">
          <w:rPr>
            <w:rFonts w:eastAsia="Times New Roman" w:cstheme="minorHAnsi"/>
            <w:color w:val="000000"/>
          </w:rPr>
          <w:t xml:space="preserve">for up to 1 mile, and see them </w:t>
        </w:r>
      </w:ins>
      <w:ins w:id="6212" w:author="Admin" w:date="2021-05-07T13:25:00Z">
        <w:r w:rsidR="00706CFB">
          <w:rPr>
            <w:rFonts w:eastAsia="Times New Roman" w:cstheme="minorHAnsi"/>
            <w:color w:val="000000"/>
          </w:rPr>
          <w:t>even if they are invisible</w:t>
        </w:r>
      </w:ins>
      <w:r w:rsidR="00B47447">
        <w:rPr>
          <w:rFonts w:eastAsia="Times New Roman" w:cstheme="minorHAnsi"/>
          <w:color w:val="000000"/>
        </w:rPr>
        <w:t xml:space="preserve">. </w:t>
      </w:r>
    </w:p>
    <w:p w14:paraId="6D01E066" w14:textId="77777777" w:rsidR="00B47447" w:rsidRDefault="00B47447" w:rsidP="00DD72A2">
      <w:pPr>
        <w:contextualSpacing/>
        <w:rPr>
          <w:rFonts w:eastAsia="Times New Roman" w:cstheme="minorHAnsi"/>
          <w:color w:val="000000"/>
        </w:rPr>
      </w:pPr>
      <w:r w:rsidRPr="000335B1">
        <w:rPr>
          <w:rFonts w:eastAsia="Times New Roman" w:cstheme="minorHAnsi"/>
          <w:color w:val="000000"/>
          <w:rPrChange w:id="6213" w:author="Admin" w:date="2022-04-18T23:42:00Z">
            <w:rPr>
              <w:rFonts w:eastAsia="Times New Roman" w:cstheme="minorHAnsi"/>
              <w:color w:val="000000"/>
            </w:rPr>
          </w:rPrChange>
        </w:rPr>
        <w:t>If the target dies while this spell is active, you can spend a reaction to shift the spell to another target within 10 feet of the last target. The spell’s</w:t>
      </w:r>
      <w:ins w:id="6214" w:author="Admin" w:date="2021-05-07T13:27:00Z">
        <w:r w:rsidR="00706CFB" w:rsidRPr="000335B1">
          <w:rPr>
            <w:rFonts w:eastAsia="Times New Roman" w:cstheme="minorHAnsi"/>
            <w:color w:val="000000"/>
            <w:rPrChange w:id="6215" w:author="Admin" w:date="2022-04-18T23:42:00Z">
              <w:rPr>
                <w:rFonts w:eastAsia="Times New Roman" w:cstheme="minorHAnsi"/>
                <w:color w:val="000000"/>
              </w:rPr>
            </w:rPrChange>
          </w:rPr>
          <w:t xml:space="preserve"> remaining</w:t>
        </w:r>
      </w:ins>
      <w:r w:rsidRPr="000335B1">
        <w:rPr>
          <w:rFonts w:eastAsia="Times New Roman" w:cstheme="minorHAnsi"/>
          <w:color w:val="000000"/>
          <w:rPrChange w:id="6216" w:author="Admin" w:date="2022-04-18T23:42:00Z">
            <w:rPr>
              <w:rFonts w:eastAsia="Times New Roman" w:cstheme="minorHAnsi"/>
              <w:color w:val="000000"/>
            </w:rPr>
          </w:rPrChange>
        </w:rPr>
        <w:t xml:space="preserve"> duration </w:t>
      </w:r>
      <w:del w:id="6217" w:author="Admin" w:date="2021-05-07T13:26:00Z">
        <w:r w:rsidRPr="000335B1" w:rsidDel="00706CFB">
          <w:rPr>
            <w:rFonts w:eastAsia="Times New Roman" w:cstheme="minorHAnsi"/>
            <w:color w:val="000000"/>
            <w:rPrChange w:id="6218" w:author="Admin" w:date="2022-04-18T23:42:00Z">
              <w:rPr>
                <w:rFonts w:eastAsia="Times New Roman" w:cstheme="minorHAnsi"/>
                <w:color w:val="000000"/>
              </w:rPr>
            </w:rPrChange>
          </w:rPr>
          <w:delText>does not change</w:delText>
        </w:r>
      </w:del>
      <w:ins w:id="6219" w:author="Admin" w:date="2021-05-07T13:26:00Z">
        <w:r w:rsidR="00706CFB" w:rsidRPr="000335B1">
          <w:rPr>
            <w:rFonts w:eastAsia="Times New Roman" w:cstheme="minorHAnsi"/>
            <w:color w:val="000000"/>
            <w:rPrChange w:id="6220" w:author="Admin" w:date="2022-04-18T23:42:00Z">
              <w:rPr>
                <w:rFonts w:eastAsia="Times New Roman" w:cstheme="minorHAnsi"/>
                <w:color w:val="000000"/>
              </w:rPr>
            </w:rPrChange>
          </w:rPr>
          <w:t>increases by 2 rounds</w:t>
        </w:r>
      </w:ins>
      <w:r w:rsidRPr="000335B1">
        <w:rPr>
          <w:rFonts w:eastAsia="Times New Roman" w:cstheme="minorHAnsi"/>
          <w:color w:val="000000"/>
          <w:rPrChange w:id="6221" w:author="Admin" w:date="2022-04-18T23:42:00Z">
            <w:rPr>
              <w:rFonts w:eastAsia="Times New Roman" w:cstheme="minorHAnsi"/>
              <w:color w:val="000000"/>
            </w:rPr>
          </w:rPrChange>
        </w:rPr>
        <w:t>.</w:t>
      </w:r>
    </w:p>
    <w:p w14:paraId="7C0A9553" w14:textId="77777777" w:rsidR="00706CFB" w:rsidRDefault="00C90441" w:rsidP="00DD72A2">
      <w:pPr>
        <w:contextualSpacing/>
        <w:rPr>
          <w:ins w:id="6222" w:author="Admin" w:date="2021-05-07T13:26:00Z"/>
          <w:rFonts w:eastAsia="Times New Roman" w:cstheme="minorHAnsi"/>
          <w:color w:val="000000"/>
        </w:rPr>
      </w:pPr>
      <w:r w:rsidRPr="00134BC3">
        <w:rPr>
          <w:rFonts w:eastAsia="Times New Roman" w:cstheme="minorHAnsi"/>
          <w:b/>
          <w:bCs/>
          <w:color w:val="000000"/>
        </w:rPr>
        <w:t>Heightened.</w:t>
      </w:r>
      <w:r w:rsidRPr="000D5DB5">
        <w:rPr>
          <w:rFonts w:eastAsia="Times New Roman" w:cstheme="minorHAnsi"/>
          <w:color w:val="000000"/>
        </w:rPr>
        <w:t xml:space="preserve"> The damage taken increases by one dice per every level above </w:t>
      </w:r>
      <w:del w:id="6223" w:author="Admin" w:date="2021-05-07T13:58:00Z">
        <w:r w:rsidRPr="000D5DB5" w:rsidDel="003B4081">
          <w:rPr>
            <w:rFonts w:eastAsia="Times New Roman" w:cstheme="minorHAnsi"/>
            <w:color w:val="000000"/>
          </w:rPr>
          <w:delText>1st</w:delText>
        </w:r>
      </w:del>
      <w:ins w:id="6224" w:author="Admin" w:date="2021-05-07T13:58:00Z">
        <w:r w:rsidR="003B4081">
          <w:rPr>
            <w:rFonts w:eastAsia="Times New Roman" w:cstheme="minorHAnsi"/>
            <w:color w:val="000000"/>
          </w:rPr>
          <w:t>3rd</w:t>
        </w:r>
      </w:ins>
      <w:r w:rsidRPr="000D5DB5">
        <w:rPr>
          <w:rFonts w:eastAsia="Times New Roman" w:cstheme="minorHAnsi"/>
          <w:color w:val="000000"/>
        </w:rPr>
        <w:t>.</w:t>
      </w:r>
    </w:p>
    <w:p w14:paraId="3D0F7D20" w14:textId="77777777" w:rsidR="00C90441" w:rsidRPr="000D5DB5" w:rsidDel="00706CFB" w:rsidRDefault="00C90441" w:rsidP="00C90441">
      <w:pPr>
        <w:contextualSpacing/>
        <w:rPr>
          <w:del w:id="6225" w:author="Admin" w:date="2021-05-07T13:26:00Z"/>
          <w:rFonts w:eastAsia="Times New Roman" w:cstheme="minorHAnsi"/>
          <w:color w:val="000000"/>
        </w:rPr>
      </w:pPr>
      <w:r w:rsidRPr="000D5DB5">
        <w:rPr>
          <w:rFonts w:eastAsia="Times New Roman" w:cstheme="minorHAnsi"/>
          <w:color w:val="000000"/>
        </w:rPr>
        <w:t xml:space="preserve"> </w:t>
      </w:r>
    </w:p>
    <w:p w14:paraId="164004BA" w14:textId="77777777" w:rsidR="00C90441" w:rsidRPr="00134BC3" w:rsidRDefault="00C90441" w:rsidP="00272CA8">
      <w:pPr>
        <w:contextualSpacing/>
        <w:rPr>
          <w:rFonts w:eastAsia="Times New Roman" w:cstheme="minorHAnsi"/>
        </w:rPr>
      </w:pPr>
    </w:p>
    <w:p w14:paraId="31020DB7" w14:textId="77777777" w:rsidR="00AB25EF" w:rsidRPr="00134BC3" w:rsidRDefault="00AB25EF">
      <w:pPr>
        <w:contextualSpacing/>
        <w:rPr>
          <w:rFonts w:eastAsia="Times New Roman" w:cstheme="minorHAnsi"/>
        </w:rPr>
      </w:pPr>
      <w:r w:rsidRPr="000D5DB5">
        <w:rPr>
          <w:rFonts w:eastAsia="Times New Roman" w:cstheme="minorHAnsi"/>
          <w:b/>
          <w:bCs/>
          <w:color w:val="000000"/>
        </w:rPr>
        <w:t>Spirit Infusion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36D4FD86" w14:textId="77777777" w:rsidR="00AB25EF" w:rsidRPr="00134BC3" w:rsidRDefault="00AB25EF" w:rsidP="00C113C4">
      <w:pPr>
        <w:contextualSpacing/>
        <w:rPr>
          <w:rFonts w:eastAsia="Times New Roman" w:cstheme="minorHAnsi"/>
        </w:rPr>
      </w:pPr>
      <w:r w:rsidRPr="000D5DB5">
        <w:rPr>
          <w:rFonts w:eastAsia="Times New Roman" w:cstheme="minorHAnsi"/>
          <w:color w:val="000000"/>
        </w:rPr>
        <w:t>Transmutation</w:t>
      </w:r>
    </w:p>
    <w:p w14:paraId="240EC191" w14:textId="77777777" w:rsidR="00617A27" w:rsidRPr="00134BC3" w:rsidRDefault="00617A27">
      <w:pPr>
        <w:contextualSpacing/>
        <w:rPr>
          <w:rFonts w:eastAsia="Times New Roman" w:cstheme="minorHAnsi"/>
        </w:rPr>
      </w:pPr>
      <w:r w:rsidRPr="000D5DB5">
        <w:rPr>
          <w:rFonts w:eastAsia="Times New Roman" w:cstheme="minorHAnsi"/>
          <w:b/>
          <w:bCs/>
          <w:color w:val="000000"/>
        </w:rPr>
        <w:t xml:space="preserve">Casting </w:t>
      </w:r>
      <w:r w:rsidR="00E339F5">
        <w:rPr>
          <w:rFonts w:eastAsia="Times New Roman" w:cstheme="minorHAnsi"/>
          <w:b/>
          <w:bCs/>
          <w:color w:val="000000"/>
        </w:rPr>
        <w:t>T</w:t>
      </w:r>
      <w:r w:rsidRPr="000D5DB5">
        <w:rPr>
          <w:rFonts w:eastAsia="Times New Roman" w:cstheme="minorHAnsi"/>
          <w:b/>
          <w:bCs/>
          <w:color w:val="000000"/>
        </w:rPr>
        <w: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6524A0E1"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Personal (Self)</w:t>
      </w:r>
    </w:p>
    <w:p w14:paraId="493CC356" w14:textId="77777777" w:rsidR="0037145A" w:rsidRPr="00134BC3" w:rsidRDefault="0037145A">
      <w:pPr>
        <w:contextualSpacing/>
        <w:rPr>
          <w:rFonts w:eastAsia="Times New Roman" w:cstheme="minorHAnsi"/>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0E00D4">
        <w:rPr>
          <w:rFonts w:eastAsia="Times New Roman" w:cstheme="minorHAnsi"/>
          <w:color w:val="000000"/>
        </w:rPr>
        <w:t>V, S</w:t>
      </w:r>
    </w:p>
    <w:p w14:paraId="3B1E8DCA"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0037145A">
        <w:rPr>
          <w:rFonts w:eastAsia="Times New Roman" w:cstheme="minorHAnsi"/>
          <w:b/>
          <w:bCs/>
          <w:color w:val="000000"/>
        </w:rPr>
        <w:t xml:space="preserve"> </w:t>
      </w:r>
      <w:r w:rsidRPr="000D5DB5">
        <w:rPr>
          <w:rFonts w:eastAsia="Times New Roman" w:cstheme="minorHAnsi"/>
          <w:color w:val="000000"/>
        </w:rPr>
        <w:t>Concentration</w:t>
      </w:r>
      <w:r w:rsidR="00837F86">
        <w:rPr>
          <w:rFonts w:eastAsia="Times New Roman" w:cstheme="minorHAnsi"/>
          <w:color w:val="000000"/>
        </w:rPr>
        <w:t xml:space="preserve"> (partial)</w:t>
      </w:r>
      <w:r w:rsidRPr="000D5DB5">
        <w:rPr>
          <w:rFonts w:eastAsia="Times New Roman" w:cstheme="minorHAnsi"/>
          <w:color w:val="000000"/>
        </w:rPr>
        <w:t>, up to 1 minute</w:t>
      </w:r>
    </w:p>
    <w:p w14:paraId="1E32462B" w14:textId="77777777" w:rsidR="00AB25EF" w:rsidRPr="00134BC3" w:rsidRDefault="00AB25EF" w:rsidP="00837F86">
      <w:pPr>
        <w:contextualSpacing/>
        <w:rPr>
          <w:rFonts w:eastAsia="Times New Roman" w:cstheme="minorHAnsi"/>
        </w:rPr>
      </w:pPr>
      <w:r w:rsidRPr="000D5DB5">
        <w:rPr>
          <w:rFonts w:eastAsia="Times New Roman" w:cstheme="minorHAnsi"/>
          <w:color w:val="000000"/>
        </w:rPr>
        <w:t>You infuse yourself with a totemic spirit</w:t>
      </w:r>
      <w:r w:rsidR="00837F86">
        <w:rPr>
          <w:rFonts w:eastAsia="Times New Roman" w:cstheme="minorHAnsi"/>
          <w:color w:val="000000"/>
        </w:rPr>
        <w:t xml:space="preserve"> that affects only you</w:t>
      </w:r>
      <w:r w:rsidRPr="000D5DB5">
        <w:rPr>
          <w:rFonts w:eastAsia="Times New Roman" w:cstheme="minorHAnsi"/>
          <w:color w:val="000000"/>
        </w:rPr>
        <w:t xml:space="preserve">. Choose one of the three spirits below, and you gain the chosen benefit for as long as </w:t>
      </w:r>
      <w:r w:rsidR="00837F86">
        <w:rPr>
          <w:rFonts w:eastAsia="Times New Roman" w:cstheme="minorHAnsi"/>
          <w:color w:val="000000"/>
        </w:rPr>
        <w:t>the spell is active</w:t>
      </w:r>
      <w:r w:rsidRPr="000D5DB5">
        <w:rPr>
          <w:rFonts w:eastAsia="Times New Roman" w:cstheme="minorHAnsi"/>
          <w:color w:val="000000"/>
        </w:rPr>
        <w:t xml:space="preserve">. </w:t>
      </w:r>
    </w:p>
    <w:p w14:paraId="09BA938D" w14:textId="77777777" w:rsidR="00AB25EF" w:rsidRPr="000D5DB5" w:rsidRDefault="00AB25EF" w:rsidP="003C4628">
      <w:pPr>
        <w:numPr>
          <w:ilvl w:val="0"/>
          <w:numId w:val="51"/>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Bear. </w:t>
      </w:r>
      <w:r w:rsidRPr="000D5DB5">
        <w:rPr>
          <w:rFonts w:eastAsia="Times New Roman" w:cstheme="minorHAnsi"/>
          <w:color w:val="000000"/>
        </w:rPr>
        <w:t xml:space="preserve">You gain climb speed of 10 feet per round, </w:t>
      </w:r>
      <w:r w:rsidR="00837F86">
        <w:rPr>
          <w:rFonts w:eastAsia="Times New Roman" w:cstheme="minorHAnsi"/>
          <w:color w:val="000000"/>
        </w:rPr>
        <w:t xml:space="preserve">are able to deal </w:t>
      </w:r>
      <w:r w:rsidRPr="000D5DB5">
        <w:rPr>
          <w:rFonts w:eastAsia="Times New Roman" w:cstheme="minorHAnsi"/>
          <w:color w:val="000000"/>
        </w:rPr>
        <w:t>1d6 damage with your melee unarmed attack</w:t>
      </w:r>
      <w:r w:rsidR="00837F86">
        <w:rPr>
          <w:rFonts w:eastAsia="Times New Roman" w:cstheme="minorHAnsi"/>
          <w:color w:val="000000"/>
        </w:rPr>
        <w:t xml:space="preserve"> (instead of your normal damage, at your choice)</w:t>
      </w:r>
      <w:r w:rsidRPr="000D5DB5">
        <w:rPr>
          <w:rFonts w:eastAsia="Times New Roman" w:cstheme="minorHAnsi"/>
          <w:color w:val="000000"/>
        </w:rPr>
        <w:t>, and gain 2d6 temporary hit points.</w:t>
      </w:r>
    </w:p>
    <w:p w14:paraId="55BB36FA" w14:textId="77777777" w:rsidR="00AB25EF" w:rsidRPr="000D5DB5" w:rsidRDefault="00AB25EF" w:rsidP="003C4628">
      <w:pPr>
        <w:numPr>
          <w:ilvl w:val="0"/>
          <w:numId w:val="51"/>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Eagle. </w:t>
      </w:r>
      <w:r w:rsidRPr="000D5DB5">
        <w:rPr>
          <w:rFonts w:eastAsia="Times New Roman" w:cstheme="minorHAnsi"/>
          <w:color w:val="000000"/>
        </w:rPr>
        <w:t xml:space="preserve">You double your normal movement speed and jumping distance, and constantly benefit from the </w:t>
      </w:r>
      <w:r w:rsidR="00E339F5" w:rsidRPr="00E339F5">
        <w:rPr>
          <w:rFonts w:eastAsia="Times New Roman" w:cstheme="minorHAnsi"/>
          <w:i/>
          <w:iCs/>
          <w:color w:val="000000"/>
        </w:rPr>
        <w:t>f</w:t>
      </w:r>
      <w:r w:rsidRPr="00E339F5">
        <w:rPr>
          <w:rFonts w:eastAsia="Times New Roman" w:cstheme="minorHAnsi"/>
          <w:i/>
          <w:iCs/>
          <w:color w:val="000000"/>
        </w:rPr>
        <w:t xml:space="preserve">eather </w:t>
      </w:r>
      <w:r w:rsidR="00E339F5" w:rsidRPr="00E339F5">
        <w:rPr>
          <w:rFonts w:eastAsia="Times New Roman" w:cstheme="minorHAnsi"/>
          <w:i/>
          <w:iCs/>
          <w:color w:val="000000"/>
        </w:rPr>
        <w:t>f</w:t>
      </w:r>
      <w:r w:rsidRPr="00E339F5">
        <w:rPr>
          <w:rFonts w:eastAsia="Times New Roman" w:cstheme="minorHAnsi"/>
          <w:i/>
          <w:iCs/>
          <w:color w:val="000000"/>
        </w:rPr>
        <w:t>all</w:t>
      </w:r>
      <w:r w:rsidRPr="000D5DB5">
        <w:rPr>
          <w:rFonts w:eastAsia="Times New Roman" w:cstheme="minorHAnsi"/>
          <w:color w:val="000000"/>
        </w:rPr>
        <w:t xml:space="preserve"> spell</w:t>
      </w:r>
      <w:r w:rsidR="00837F86">
        <w:rPr>
          <w:rFonts w:eastAsia="Times New Roman" w:cstheme="minorHAnsi"/>
          <w:color w:val="000000"/>
        </w:rPr>
        <w:t>.</w:t>
      </w:r>
    </w:p>
    <w:p w14:paraId="0A38FBDA" w14:textId="77777777" w:rsidR="00AB25EF" w:rsidRPr="000D5DB5" w:rsidRDefault="00AB25EF" w:rsidP="003C4628">
      <w:pPr>
        <w:numPr>
          <w:ilvl w:val="0"/>
          <w:numId w:val="51"/>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Wolf. </w:t>
      </w:r>
      <w:r w:rsidRPr="000D5DB5">
        <w:rPr>
          <w:rFonts w:eastAsia="Times New Roman" w:cstheme="minorHAnsi"/>
          <w:color w:val="000000"/>
        </w:rPr>
        <w:t>You gain +</w:t>
      </w:r>
      <w:r w:rsidR="00837F86">
        <w:rPr>
          <w:rFonts w:eastAsia="Times New Roman" w:cstheme="minorHAnsi"/>
          <w:color w:val="000000"/>
        </w:rPr>
        <w:t>1</w:t>
      </w:r>
      <w:r w:rsidRPr="000D5DB5">
        <w:rPr>
          <w:rFonts w:eastAsia="Times New Roman" w:cstheme="minorHAnsi"/>
          <w:color w:val="000000"/>
        </w:rPr>
        <w:t xml:space="preserve"> to </w:t>
      </w:r>
      <w:r w:rsidR="00FD3546" w:rsidRPr="000D5DB5">
        <w:rPr>
          <w:rFonts w:eastAsia="Times New Roman" w:cstheme="minorHAnsi"/>
          <w:color w:val="000000"/>
        </w:rPr>
        <w:t xml:space="preserve">melee </w:t>
      </w:r>
      <w:r w:rsidRPr="000D5DB5">
        <w:rPr>
          <w:rFonts w:eastAsia="Times New Roman" w:cstheme="minorHAnsi"/>
          <w:color w:val="000000"/>
        </w:rPr>
        <w:t xml:space="preserve">damage rolls per ally adjacent to the target (maximum equal to spell level), and your allies gain +2 to attack rolls </w:t>
      </w:r>
      <w:r w:rsidR="00837F86">
        <w:rPr>
          <w:rFonts w:eastAsia="Times New Roman" w:cstheme="minorHAnsi"/>
          <w:color w:val="000000"/>
        </w:rPr>
        <w:t xml:space="preserve">against </w:t>
      </w:r>
      <w:r w:rsidRPr="000D5DB5">
        <w:rPr>
          <w:rFonts w:eastAsia="Times New Roman" w:cstheme="minorHAnsi"/>
          <w:color w:val="000000"/>
        </w:rPr>
        <w:t xml:space="preserve">one target you </w:t>
      </w:r>
      <w:r w:rsidR="00837F86">
        <w:rPr>
          <w:rFonts w:eastAsia="Times New Roman" w:cstheme="minorHAnsi"/>
          <w:color w:val="000000"/>
        </w:rPr>
        <w:t>designate within 5 feet of you</w:t>
      </w:r>
      <w:r w:rsidRPr="000D5DB5">
        <w:rPr>
          <w:rFonts w:eastAsia="Times New Roman" w:cstheme="minorHAnsi"/>
          <w:color w:val="000000"/>
        </w:rPr>
        <w:t xml:space="preserve">. </w:t>
      </w:r>
      <w:r w:rsidR="00FD3546" w:rsidRPr="000D5DB5">
        <w:rPr>
          <w:rFonts w:eastAsia="Times New Roman" w:cstheme="minorHAnsi"/>
          <w:color w:val="000000"/>
        </w:rPr>
        <w:t xml:space="preserve">This is an aura bonus. </w:t>
      </w:r>
    </w:p>
    <w:p w14:paraId="4722844E"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For each spell level above 3rd, the maximum duration of the spell increases by 2 minutes.</w:t>
      </w:r>
    </w:p>
    <w:p w14:paraId="123A8153" w14:textId="77777777" w:rsidR="007644ED" w:rsidRPr="00134BC3" w:rsidRDefault="007644ED">
      <w:pPr>
        <w:contextualSpacing/>
        <w:rPr>
          <w:rFonts w:eastAsia="Times New Roman" w:cstheme="minorHAnsi"/>
        </w:rPr>
      </w:pPr>
    </w:p>
    <w:p w14:paraId="69801096" w14:textId="77777777" w:rsidR="00AB25EF" w:rsidRPr="00134BC3" w:rsidRDefault="00AB25EF">
      <w:pPr>
        <w:contextualSpacing/>
        <w:rPr>
          <w:rFonts w:eastAsia="Times New Roman" w:cstheme="minorHAnsi"/>
        </w:rPr>
      </w:pPr>
      <w:r w:rsidRPr="000D5DB5">
        <w:rPr>
          <w:rFonts w:eastAsia="Times New Roman" w:cstheme="minorHAnsi"/>
          <w:b/>
          <w:bCs/>
          <w:color w:val="000000"/>
        </w:rPr>
        <w:lastRenderedPageBreak/>
        <w:t>Spirit Link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7109369C" w14:textId="77777777" w:rsidR="00AB25EF" w:rsidRPr="00134BC3" w:rsidRDefault="00AB25EF">
      <w:pPr>
        <w:contextualSpacing/>
        <w:rPr>
          <w:rFonts w:eastAsia="Times New Roman" w:cstheme="minorHAnsi"/>
        </w:rPr>
      </w:pPr>
      <w:r w:rsidRPr="000D5DB5">
        <w:rPr>
          <w:rFonts w:eastAsia="Times New Roman" w:cstheme="minorHAnsi"/>
          <w:color w:val="000000"/>
        </w:rPr>
        <w:t>Abjuration</w:t>
      </w:r>
    </w:p>
    <w:p w14:paraId="09810300"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color w:val="000000"/>
        </w:rPr>
        <w:t xml:space="preserve"> 1 action</w:t>
      </w:r>
    </w:p>
    <w:p w14:paraId="355CC216" w14:textId="77777777" w:rsidR="007A6DF7" w:rsidRDefault="007A6DF7">
      <w:pPr>
        <w:contextualSpacing/>
        <w:rPr>
          <w:rFonts w:eastAsia="Times New Roman" w:cstheme="minorHAnsi"/>
          <w:color w:val="000000"/>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30 feet</w:t>
      </w:r>
    </w:p>
    <w:p w14:paraId="428E8A7A" w14:textId="77777777" w:rsidR="007A0074" w:rsidRDefault="0037145A">
      <w:pPr>
        <w:contextualSpacing/>
        <w:rPr>
          <w:rFonts w:eastAsia="Times New Roman" w:cstheme="minorHAnsi"/>
          <w:color w:val="000000"/>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color w:val="000000"/>
        </w:rPr>
        <w:t xml:space="preserve"> V, S</w:t>
      </w:r>
    </w:p>
    <w:p w14:paraId="716344E8"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Concentration, up to 1 hour</w:t>
      </w:r>
    </w:p>
    <w:p w14:paraId="08576947"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may target up to four creatures within 30 feet of one another with this spell (yourself included), and all of which are deeply linked in a network of abjuration magics. Whenever one of the linked creatures is damaged, they share up to 5 hit points of damage taken by one of the creatures in the spirit link among the rest, distributing the damage evenly amongst them all. This requires one reaction every round to activate, though the damage is </w:t>
      </w:r>
      <w:r w:rsidR="00B1533A" w:rsidRPr="000D5DB5">
        <w:rPr>
          <w:rFonts w:eastAsia="Times New Roman" w:cstheme="minorHAnsi"/>
          <w:color w:val="000000"/>
        </w:rPr>
        <w:t>totaled</w:t>
      </w:r>
      <w:r w:rsidRPr="000D5DB5">
        <w:rPr>
          <w:rFonts w:eastAsia="Times New Roman" w:cstheme="minorHAnsi"/>
          <w:color w:val="000000"/>
        </w:rPr>
        <w:t xml:space="preserve"> before distributed.</w:t>
      </w:r>
    </w:p>
    <w:p w14:paraId="1C6E78F9" w14:textId="77777777" w:rsidR="00AB25EF" w:rsidRPr="00134BC3" w:rsidRDefault="00AB25EF">
      <w:pPr>
        <w:contextualSpacing/>
        <w:rPr>
          <w:rFonts w:eastAsia="Times New Roman" w:cstheme="minorHAnsi"/>
        </w:rPr>
      </w:pPr>
      <w:r w:rsidRPr="000D5DB5">
        <w:rPr>
          <w:rFonts w:eastAsia="Times New Roman" w:cstheme="minorHAnsi"/>
          <w:color w:val="000000"/>
        </w:rPr>
        <w:t>The damage, once shared, is considered untyped damage, which bypasses immunities, vulnerabilities, and resistances. If any ally is reduced to 0 hit points, the spell ends prematurely.</w:t>
      </w:r>
    </w:p>
    <w:p w14:paraId="5523BA6D"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You can share an additional 5 hit points per two spell levels above 3rd. </w:t>
      </w:r>
    </w:p>
    <w:p w14:paraId="56B3DCDC" w14:textId="77777777" w:rsidR="007644ED" w:rsidRPr="00134BC3" w:rsidRDefault="007644ED">
      <w:pPr>
        <w:contextualSpacing/>
        <w:rPr>
          <w:rFonts w:eastAsia="Times New Roman" w:cstheme="minorHAnsi"/>
        </w:rPr>
      </w:pPr>
    </w:p>
    <w:p w14:paraId="4D2CC807" w14:textId="77777777" w:rsidR="00AB25EF" w:rsidRPr="00134BC3" w:rsidRDefault="00AB25EF">
      <w:pPr>
        <w:contextualSpacing/>
        <w:rPr>
          <w:rFonts w:eastAsia="Times New Roman" w:cstheme="minorHAnsi"/>
        </w:rPr>
      </w:pPr>
      <w:r w:rsidRPr="000D5DB5">
        <w:rPr>
          <w:rFonts w:eastAsia="Times New Roman" w:cstheme="minorHAnsi"/>
          <w:b/>
          <w:bCs/>
          <w:color w:val="000000"/>
        </w:rPr>
        <w:t>Spirit Link Totem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5]</w:t>
      </w:r>
    </w:p>
    <w:p w14:paraId="4A0281CB"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Conjuration </w:t>
      </w:r>
      <w:r w:rsidR="00CD07D6">
        <w:rPr>
          <w:rFonts w:eastAsia="Times New Roman" w:cstheme="minorHAnsi"/>
          <w:color w:val="000000"/>
        </w:rPr>
        <w:t>[totem]</w:t>
      </w:r>
    </w:p>
    <w:p w14:paraId="5D3A2D00"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color w:val="000000"/>
        </w:rPr>
        <w:t xml:space="preserve"> 1 action</w:t>
      </w:r>
    </w:p>
    <w:p w14:paraId="1BDD3431"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30 feet</w:t>
      </w:r>
    </w:p>
    <w:p w14:paraId="1027F174"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color w:val="000000"/>
        </w:rPr>
        <w:t xml:space="preserve"> V, S</w:t>
      </w:r>
    </w:p>
    <w:p w14:paraId="6766A4B6"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Concentration, up to 1 hour</w:t>
      </w:r>
    </w:p>
    <w:p w14:paraId="67C9D572" w14:textId="77777777" w:rsidR="00AB25EF" w:rsidRPr="00134BC3" w:rsidRDefault="00AB25EF">
      <w:pPr>
        <w:contextualSpacing/>
        <w:rPr>
          <w:rFonts w:eastAsia="Times New Roman" w:cstheme="minorHAnsi"/>
        </w:rPr>
      </w:pPr>
      <w:r w:rsidRPr="000D5DB5">
        <w:rPr>
          <w:rFonts w:eastAsia="Times New Roman" w:cstheme="minorHAnsi"/>
          <w:color w:val="000000"/>
        </w:rPr>
        <w:t>You plant the totem in the ground anywhere within 30 f</w:t>
      </w:r>
      <w:r w:rsidR="00A07061">
        <w:rPr>
          <w:rFonts w:eastAsia="Times New Roman" w:cstheme="minorHAnsi"/>
          <w:color w:val="000000"/>
        </w:rPr>
        <w:t>ee</w:t>
      </w:r>
      <w:r w:rsidRPr="000D5DB5">
        <w:rPr>
          <w:rFonts w:eastAsia="Times New Roman" w:cstheme="minorHAnsi"/>
          <w:color w:val="000000"/>
        </w:rPr>
        <w:t>t. All willing allies</w:t>
      </w:r>
      <w:r w:rsidR="00B1533A" w:rsidRPr="000D5DB5">
        <w:rPr>
          <w:rFonts w:eastAsia="Times New Roman" w:cstheme="minorHAnsi"/>
          <w:color w:val="000000"/>
        </w:rPr>
        <w:t xml:space="preserve"> </w:t>
      </w:r>
      <w:r w:rsidRPr="000D5DB5">
        <w:rPr>
          <w:rFonts w:eastAsia="Times New Roman" w:cstheme="minorHAnsi"/>
          <w:color w:val="000000"/>
        </w:rPr>
        <w:t xml:space="preserve">are linked with the </w:t>
      </w:r>
      <w:r w:rsidR="00E339F5" w:rsidRPr="00E339F5">
        <w:rPr>
          <w:rFonts w:eastAsia="Times New Roman" w:cstheme="minorHAnsi"/>
          <w:i/>
          <w:iCs/>
          <w:color w:val="000000"/>
        </w:rPr>
        <w:t>s</w:t>
      </w:r>
      <w:r w:rsidRPr="00E339F5">
        <w:rPr>
          <w:rFonts w:eastAsia="Times New Roman" w:cstheme="minorHAnsi"/>
          <w:i/>
          <w:iCs/>
          <w:color w:val="000000"/>
        </w:rPr>
        <w:t xml:space="preserve">pirit </w:t>
      </w:r>
      <w:r w:rsidR="00E339F5" w:rsidRPr="00E339F5">
        <w:rPr>
          <w:rFonts w:eastAsia="Times New Roman" w:cstheme="minorHAnsi"/>
          <w:i/>
          <w:iCs/>
          <w:color w:val="000000"/>
        </w:rPr>
        <w:t>l</w:t>
      </w:r>
      <w:r w:rsidRPr="00E339F5">
        <w:rPr>
          <w:rFonts w:eastAsia="Times New Roman" w:cstheme="minorHAnsi"/>
          <w:i/>
          <w:iCs/>
          <w:color w:val="000000"/>
        </w:rPr>
        <w:t>ink</w:t>
      </w:r>
      <w:r w:rsidRPr="000D5DB5">
        <w:rPr>
          <w:rFonts w:eastAsia="Times New Roman" w:cstheme="minorHAnsi"/>
          <w:color w:val="000000"/>
        </w:rPr>
        <w:t xml:space="preserve"> spell, up to a maximum of </w:t>
      </w:r>
      <w:r w:rsidR="00B1533A" w:rsidRPr="000D5DB5">
        <w:rPr>
          <w:rFonts w:eastAsia="Times New Roman" w:cstheme="minorHAnsi"/>
          <w:color w:val="000000"/>
        </w:rPr>
        <w:t xml:space="preserve">one </w:t>
      </w:r>
      <w:r w:rsidRPr="000D5DB5">
        <w:rPr>
          <w:rFonts w:eastAsia="Times New Roman" w:cstheme="minorHAnsi"/>
          <w:color w:val="000000"/>
        </w:rPr>
        <w:t xml:space="preserve">creature </w:t>
      </w:r>
      <w:r w:rsidR="00B1533A" w:rsidRPr="000D5DB5">
        <w:rPr>
          <w:rFonts w:eastAsia="Times New Roman" w:cstheme="minorHAnsi"/>
          <w:color w:val="000000"/>
        </w:rPr>
        <w:t>per spell level</w:t>
      </w:r>
      <w:r w:rsidRPr="000D5DB5">
        <w:rPr>
          <w:rFonts w:eastAsia="Times New Roman" w:cstheme="minorHAnsi"/>
          <w:color w:val="000000"/>
        </w:rPr>
        <w:t xml:space="preserve">. Whenever a creature is damaged, you may use your reaction to share </w:t>
      </w:r>
      <w:r w:rsidR="00B1533A" w:rsidRPr="000D5DB5">
        <w:rPr>
          <w:rFonts w:eastAsia="Times New Roman" w:cstheme="minorHAnsi"/>
          <w:color w:val="000000"/>
        </w:rPr>
        <w:t xml:space="preserve">the </w:t>
      </w:r>
      <w:r w:rsidRPr="000D5DB5">
        <w:rPr>
          <w:rFonts w:eastAsia="Times New Roman" w:cstheme="minorHAnsi"/>
          <w:color w:val="000000"/>
        </w:rPr>
        <w:t xml:space="preserve">damage </w:t>
      </w:r>
      <w:r w:rsidR="00B1533A" w:rsidRPr="000D5DB5">
        <w:rPr>
          <w:rFonts w:eastAsia="Times New Roman" w:cstheme="minorHAnsi"/>
          <w:color w:val="000000"/>
        </w:rPr>
        <w:t>taken among the rest</w:t>
      </w:r>
      <w:r w:rsidRPr="000D5DB5">
        <w:rPr>
          <w:rFonts w:eastAsia="Times New Roman" w:cstheme="minorHAnsi"/>
          <w:color w:val="000000"/>
        </w:rPr>
        <w:t>.</w:t>
      </w:r>
      <w:r w:rsidR="00B1533A" w:rsidRPr="000D5DB5">
        <w:rPr>
          <w:rFonts w:eastAsia="Times New Roman" w:cstheme="minorHAnsi"/>
          <w:color w:val="000000"/>
        </w:rPr>
        <w:t xml:space="preserve"> You may use an action to change the targets of the spirit link.</w:t>
      </w:r>
    </w:p>
    <w:p w14:paraId="450E75DE"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This spell otherwise acts as a totemic version of </w:t>
      </w:r>
      <w:r w:rsidR="00E339F5" w:rsidRPr="00E339F5">
        <w:rPr>
          <w:rFonts w:eastAsia="Times New Roman" w:cstheme="minorHAnsi"/>
          <w:i/>
          <w:iCs/>
          <w:color w:val="000000"/>
        </w:rPr>
        <w:t>s</w:t>
      </w:r>
      <w:r w:rsidRPr="00E339F5">
        <w:rPr>
          <w:rFonts w:eastAsia="Times New Roman" w:cstheme="minorHAnsi"/>
          <w:i/>
          <w:iCs/>
          <w:color w:val="000000"/>
        </w:rPr>
        <w:t xml:space="preserve">pirit </w:t>
      </w:r>
      <w:r w:rsidR="00E339F5" w:rsidRPr="00E339F5">
        <w:rPr>
          <w:rFonts w:eastAsia="Times New Roman" w:cstheme="minorHAnsi"/>
          <w:i/>
          <w:iCs/>
          <w:color w:val="000000"/>
        </w:rPr>
        <w:t>l</w:t>
      </w:r>
      <w:r w:rsidRPr="00E339F5">
        <w:rPr>
          <w:rFonts w:eastAsia="Times New Roman" w:cstheme="minorHAnsi"/>
          <w:i/>
          <w:iCs/>
          <w:color w:val="000000"/>
        </w:rPr>
        <w:t>ink</w:t>
      </w:r>
      <w:r w:rsidRPr="000D5DB5">
        <w:rPr>
          <w:rFonts w:eastAsia="Times New Roman" w:cstheme="minorHAnsi"/>
          <w:color w:val="000000"/>
        </w:rPr>
        <w:t>.</w:t>
      </w:r>
    </w:p>
    <w:p w14:paraId="56CC9E5D"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Special </w:t>
      </w:r>
      <w:r w:rsidRPr="000D5DB5">
        <w:rPr>
          <w:rFonts w:eastAsia="Times New Roman" w:cstheme="minorHAnsi"/>
          <w:color w:val="000000"/>
        </w:rPr>
        <w:t>Unlike most totem spells, this is a concentration effect.</w:t>
      </w:r>
    </w:p>
    <w:p w14:paraId="02E43207" w14:textId="77777777" w:rsidR="007644ED" w:rsidRPr="00134BC3" w:rsidRDefault="007644ED">
      <w:pPr>
        <w:contextualSpacing/>
        <w:rPr>
          <w:rFonts w:eastAsia="Times New Roman" w:cstheme="minorHAnsi"/>
        </w:rPr>
      </w:pPr>
    </w:p>
    <w:p w14:paraId="075FDAAA" w14:textId="77777777" w:rsidR="00B73E9E" w:rsidRPr="00134BC3" w:rsidRDefault="00B73E9E">
      <w:pPr>
        <w:contextualSpacing/>
        <w:rPr>
          <w:rFonts w:eastAsia="Times New Roman" w:cstheme="minorHAnsi"/>
        </w:rPr>
      </w:pPr>
      <w:r w:rsidRPr="000D5DB5">
        <w:rPr>
          <w:rFonts w:eastAsia="Times New Roman" w:cstheme="minorHAnsi"/>
          <w:b/>
          <w:bCs/>
          <w:color w:val="000000"/>
        </w:rPr>
        <w:t>Spirit Strike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03544E02" w14:textId="77777777" w:rsidR="00B73E9E" w:rsidRPr="00134BC3" w:rsidRDefault="00B73E9E">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[strike]</w:t>
      </w:r>
    </w:p>
    <w:p w14:paraId="54414735" w14:textId="77777777" w:rsidR="00967903" w:rsidRPr="00967903" w:rsidRDefault="00967903" w:rsidP="00967903">
      <w:pPr>
        <w:contextualSpacing/>
        <w:rPr>
          <w:rFonts w:eastAsia="Times New Roman" w:cstheme="minorHAnsi"/>
          <w:color w:val="000000"/>
        </w:rPr>
      </w:pPr>
      <w:r>
        <w:rPr>
          <w:rFonts w:eastAsia="Times New Roman" w:cstheme="minorHAnsi"/>
          <w:b/>
          <w:bCs/>
          <w:color w:val="000000"/>
        </w:rPr>
        <w:t>Range</w:t>
      </w:r>
      <w:r w:rsidR="00E339F5">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Self</w:t>
      </w:r>
    </w:p>
    <w:p w14:paraId="67559872" w14:textId="77777777" w:rsidR="00B73E9E" w:rsidRPr="00134BC3" w:rsidRDefault="00A07061">
      <w:pPr>
        <w:contextualSpacing/>
        <w:rPr>
          <w:rFonts w:eastAsia="Times New Roman" w:cstheme="minorHAnsi"/>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p>
    <w:p w14:paraId="59C62F58" w14:textId="77777777" w:rsidR="00B73E9E" w:rsidRPr="00134BC3" w:rsidRDefault="00B73E9E">
      <w:pPr>
        <w:contextualSpacing/>
        <w:rPr>
          <w:rFonts w:eastAsia="Times New Roman" w:cstheme="minorHAnsi"/>
        </w:rPr>
      </w:pPr>
      <w:r w:rsidRPr="000D5DB5">
        <w:rPr>
          <w:rFonts w:eastAsia="Times New Roman" w:cstheme="minorHAnsi"/>
          <w:b/>
          <w:bCs/>
          <w:color w:val="000000"/>
        </w:rPr>
        <w:lastRenderedPageBreak/>
        <w:t>Duration</w:t>
      </w:r>
      <w:r w:rsidR="00E339F5">
        <w:rPr>
          <w:rFonts w:eastAsia="Times New Roman" w:cstheme="minorHAnsi"/>
          <w:b/>
          <w:bCs/>
          <w:color w:val="000000"/>
        </w:rPr>
        <w:t>:</w:t>
      </w:r>
      <w:r w:rsidRPr="000D5DB5">
        <w:rPr>
          <w:rFonts w:eastAsia="Times New Roman" w:cstheme="minorHAnsi"/>
          <w:b/>
          <w:bCs/>
          <w:color w:val="000000"/>
        </w:rPr>
        <w:t xml:space="preserve"> </w:t>
      </w:r>
      <w:r w:rsidR="00E42AF1">
        <w:rPr>
          <w:rFonts w:eastAsia="Times New Roman" w:cstheme="minorHAnsi"/>
          <w:color w:val="000000"/>
        </w:rPr>
        <w:t>1</w:t>
      </w:r>
      <w:r w:rsidRPr="000D5DB5">
        <w:rPr>
          <w:rFonts w:eastAsia="Times New Roman" w:cstheme="minorHAnsi"/>
          <w:color w:val="000000"/>
        </w:rPr>
        <w:t xml:space="preserve"> minute, or one use (whichever comes first)</w:t>
      </w:r>
    </w:p>
    <w:p w14:paraId="23132C52" w14:textId="77777777" w:rsidR="00B73E9E" w:rsidRPr="00134BC3" w:rsidRDefault="00B73E9E">
      <w:pPr>
        <w:contextualSpacing/>
        <w:rPr>
          <w:rFonts w:eastAsia="Times New Roman" w:cstheme="minorHAnsi"/>
        </w:rPr>
      </w:pPr>
      <w:r w:rsidRPr="000D5DB5">
        <w:rPr>
          <w:rFonts w:eastAsia="Times New Roman" w:cstheme="minorHAnsi"/>
          <w:color w:val="000000"/>
        </w:rPr>
        <w:t xml:space="preserve">You may apply this strike to any melee natural unarmed attack. You may choose one aspect to strike as. </w:t>
      </w:r>
    </w:p>
    <w:p w14:paraId="3198081A" w14:textId="77777777" w:rsidR="00B73E9E" w:rsidRPr="000D5DB5" w:rsidRDefault="00B73E9E" w:rsidP="003C4628">
      <w:pPr>
        <w:numPr>
          <w:ilvl w:val="0"/>
          <w:numId w:val="52"/>
        </w:numPr>
        <w:ind w:left="0" w:firstLine="0"/>
        <w:contextualSpacing/>
        <w:textAlignment w:val="baseline"/>
        <w:rPr>
          <w:rFonts w:eastAsia="Times New Roman" w:cstheme="minorHAnsi"/>
          <w:color w:val="000000"/>
        </w:rPr>
      </w:pPr>
      <w:r w:rsidRPr="000D5DB5">
        <w:rPr>
          <w:rFonts w:eastAsia="Times New Roman" w:cstheme="minorHAnsi"/>
          <w:i/>
          <w:iCs/>
          <w:color w:val="000000"/>
        </w:rPr>
        <w:t xml:space="preserve">Bear. </w:t>
      </w:r>
      <w:r w:rsidRPr="000D5DB5">
        <w:rPr>
          <w:rFonts w:eastAsia="Times New Roman" w:cstheme="minorHAnsi"/>
          <w:color w:val="000000"/>
        </w:rPr>
        <w:t xml:space="preserve">You may initiate a grapple as part of the strike. </w:t>
      </w:r>
    </w:p>
    <w:p w14:paraId="307B9DC5" w14:textId="77777777" w:rsidR="00B73E9E" w:rsidRPr="000D5DB5" w:rsidRDefault="00B73E9E" w:rsidP="003C4628">
      <w:pPr>
        <w:numPr>
          <w:ilvl w:val="0"/>
          <w:numId w:val="52"/>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 xml:space="preserve">Eagle. </w:t>
      </w:r>
      <w:r w:rsidRPr="000D5DB5">
        <w:rPr>
          <w:rFonts w:eastAsia="Times New Roman" w:cstheme="minorHAnsi"/>
          <w:color w:val="000000"/>
        </w:rPr>
        <w:t xml:space="preserve">Your movement after this strike does not provoke attacks of opportunity. </w:t>
      </w:r>
    </w:p>
    <w:p w14:paraId="11605D9E" w14:textId="77777777" w:rsidR="00B73E9E" w:rsidRPr="000D5DB5" w:rsidRDefault="00B73E9E" w:rsidP="003C4628">
      <w:pPr>
        <w:numPr>
          <w:ilvl w:val="0"/>
          <w:numId w:val="52"/>
        </w:numPr>
        <w:ind w:left="0" w:firstLine="0"/>
        <w:contextualSpacing/>
        <w:textAlignment w:val="baseline"/>
        <w:rPr>
          <w:rFonts w:eastAsia="Times New Roman" w:cstheme="minorHAnsi"/>
          <w:i/>
          <w:iCs/>
          <w:color w:val="000000"/>
        </w:rPr>
      </w:pPr>
      <w:r w:rsidRPr="000D5DB5">
        <w:rPr>
          <w:rFonts w:eastAsia="Times New Roman" w:cstheme="minorHAnsi"/>
          <w:i/>
          <w:iCs/>
          <w:color w:val="000000"/>
        </w:rPr>
        <w:t>Wolf</w:t>
      </w:r>
      <w:r w:rsidRPr="000D5DB5">
        <w:rPr>
          <w:rFonts w:eastAsia="Times New Roman" w:cstheme="minorHAnsi"/>
          <w:color w:val="000000"/>
        </w:rPr>
        <w:t xml:space="preserve">. You may knock the target prone if they fail an Agility saving throw. </w:t>
      </w:r>
    </w:p>
    <w:p w14:paraId="38F44214" w14:textId="77777777" w:rsidR="00B73E9E" w:rsidRPr="00134BC3" w:rsidRDefault="00B73E9E">
      <w:pPr>
        <w:contextualSpacing/>
        <w:rPr>
          <w:rFonts w:eastAsia="Times New Roman" w:cstheme="minorHAnsi"/>
        </w:rPr>
      </w:pPr>
    </w:p>
    <w:p w14:paraId="0D97BE47" w14:textId="77777777" w:rsidR="00AB25EF" w:rsidRPr="00134BC3" w:rsidRDefault="00AB25EF">
      <w:pPr>
        <w:contextualSpacing/>
        <w:rPr>
          <w:rFonts w:eastAsia="Times New Roman" w:cstheme="minorHAnsi"/>
        </w:rPr>
      </w:pPr>
      <w:r w:rsidRPr="000D5DB5">
        <w:rPr>
          <w:rFonts w:eastAsia="Times New Roman" w:cstheme="minorHAnsi"/>
          <w:b/>
          <w:bCs/>
          <w:color w:val="000000"/>
        </w:rPr>
        <w:t>Spiritual Reincarnation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5]</w:t>
      </w:r>
    </w:p>
    <w:p w14:paraId="116B6870" w14:textId="77777777" w:rsidR="00AB25EF" w:rsidRPr="00134BC3" w:rsidRDefault="00AB25EF">
      <w:pPr>
        <w:contextualSpacing/>
        <w:rPr>
          <w:rFonts w:eastAsia="Times New Roman" w:cstheme="minorHAnsi"/>
        </w:rPr>
      </w:pPr>
      <w:r w:rsidRPr="000D5DB5">
        <w:rPr>
          <w:rFonts w:eastAsia="Times New Roman" w:cstheme="minorHAnsi"/>
          <w:color w:val="000000"/>
        </w:rPr>
        <w:t>Conjuration</w:t>
      </w:r>
    </w:p>
    <w:p w14:paraId="60923E78"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color w:val="000000"/>
        </w:rPr>
        <w:t xml:space="preserve"> 1</w:t>
      </w:r>
      <w:r w:rsidR="007A2555">
        <w:rPr>
          <w:rFonts w:eastAsia="Times New Roman" w:cstheme="minorHAnsi"/>
          <w:color w:val="000000"/>
        </w:rPr>
        <w:t>0</w:t>
      </w:r>
      <w:r w:rsidRPr="000D5DB5">
        <w:rPr>
          <w:rFonts w:eastAsia="Times New Roman" w:cstheme="minorHAnsi"/>
          <w:color w:val="000000"/>
        </w:rPr>
        <w:t xml:space="preserve"> </w:t>
      </w:r>
      <w:r w:rsidR="007A2555">
        <w:rPr>
          <w:rFonts w:eastAsia="Times New Roman" w:cstheme="minorHAnsi"/>
          <w:color w:val="000000"/>
        </w:rPr>
        <w:t>minutes</w:t>
      </w:r>
    </w:p>
    <w:p w14:paraId="65735AC2"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Personal (Self)</w:t>
      </w:r>
    </w:p>
    <w:p w14:paraId="156DA42A"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color w:val="000000"/>
        </w:rPr>
        <w:t xml:space="preserve"> V, S, M (rare oils and herbs or alchemical reagents worth 500 gp, which the spell consumes). </w:t>
      </w:r>
    </w:p>
    <w:p w14:paraId="2A3F9103" w14:textId="77777777" w:rsidR="00B1533A" w:rsidRPr="00134BC3" w:rsidRDefault="00AB25EF">
      <w:pPr>
        <w:contextualSpacing/>
        <w:rPr>
          <w:rFonts w:eastAsia="Times New Roman" w:cstheme="minorHAnsi"/>
          <w:color w:val="000000"/>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Instantaneous</w:t>
      </w:r>
      <w:r w:rsidR="000F71A3" w:rsidRPr="000D5DB5">
        <w:rPr>
          <w:rFonts w:eastAsia="Times New Roman" w:cstheme="minorHAnsi"/>
          <w:color w:val="000000"/>
        </w:rPr>
        <w:t>, plus up to 1 minute</w:t>
      </w:r>
    </w:p>
    <w:p w14:paraId="63AAEAF1" w14:textId="77777777" w:rsidR="00B1533A" w:rsidRPr="000D5DB5" w:rsidRDefault="00B1533A">
      <w:pPr>
        <w:contextualSpacing/>
        <w:rPr>
          <w:rFonts w:eastAsia="Times New Roman" w:cstheme="minorHAnsi"/>
          <w:color w:val="000000"/>
        </w:rPr>
      </w:pPr>
      <w:r w:rsidRPr="000D5DB5">
        <w:rPr>
          <w:rFonts w:eastAsia="Times New Roman" w:cstheme="minorHAnsi"/>
          <w:color w:val="000000"/>
        </w:rPr>
        <w:t xml:space="preserve">After you cast this spell, your soul is tethered to your body beyond the limited scope of death. </w:t>
      </w:r>
    </w:p>
    <w:p w14:paraId="2F040B00" w14:textId="77777777" w:rsidR="0093746C" w:rsidRPr="000D5DB5" w:rsidRDefault="00B1533A" w:rsidP="000A639F">
      <w:pPr>
        <w:contextualSpacing/>
        <w:rPr>
          <w:rFonts w:eastAsia="Times New Roman" w:cstheme="minorHAnsi"/>
          <w:color w:val="000000"/>
        </w:rPr>
      </w:pPr>
      <w:r w:rsidRPr="000D5DB5">
        <w:rPr>
          <w:rFonts w:eastAsia="Times New Roman" w:cstheme="minorHAnsi"/>
          <w:color w:val="000000"/>
        </w:rPr>
        <w:t xml:space="preserve">If you die </w:t>
      </w:r>
      <w:r w:rsidR="005C3748">
        <w:rPr>
          <w:rFonts w:eastAsia="Times New Roman" w:cstheme="minorHAnsi"/>
          <w:color w:val="000000"/>
        </w:rPr>
        <w:t>within 1 week of casting this spell</w:t>
      </w:r>
      <w:r w:rsidRPr="000D5DB5">
        <w:rPr>
          <w:rFonts w:eastAsia="Times New Roman" w:cstheme="minorHAnsi"/>
          <w:color w:val="000000"/>
        </w:rPr>
        <w:t xml:space="preserve">, you may spend mana equal to half the cost of this spell level to keep your soul tethered around your corpse for up to 1 minute. So long as your soul is tethered this way, you can return to your body and revive it (as the </w:t>
      </w:r>
      <w:r w:rsidRPr="002D0D10">
        <w:rPr>
          <w:rFonts w:eastAsia="Times New Roman" w:cstheme="minorHAnsi"/>
          <w:i/>
          <w:iCs/>
          <w:color w:val="000000"/>
        </w:rPr>
        <w:t>revivify</w:t>
      </w:r>
      <w:r w:rsidR="002D0D10" w:rsidRPr="002D0D10">
        <w:rPr>
          <w:rFonts w:eastAsia="Times New Roman" w:cstheme="minorHAnsi"/>
          <w:color w:val="000000"/>
        </w:rPr>
        <w:t xml:space="preserve"> </w:t>
      </w:r>
      <w:r w:rsidR="002D0D10" w:rsidRPr="000D5DB5">
        <w:rPr>
          <w:rFonts w:eastAsia="Times New Roman" w:cstheme="minorHAnsi"/>
          <w:color w:val="000000"/>
        </w:rPr>
        <w:t>spell</w:t>
      </w:r>
      <w:r w:rsidRPr="000D5DB5">
        <w:rPr>
          <w:rFonts w:eastAsia="Times New Roman" w:cstheme="minorHAnsi"/>
          <w:color w:val="000000"/>
        </w:rPr>
        <w:t>).</w:t>
      </w:r>
      <w:r w:rsidR="00101539">
        <w:rPr>
          <w:rFonts w:eastAsia="Times New Roman" w:cstheme="minorHAnsi"/>
          <w:color w:val="000000"/>
        </w:rPr>
        <w:t xml:space="preserve"> If you are subjected to the </w:t>
      </w:r>
      <w:r w:rsidR="000A639F">
        <w:rPr>
          <w:rFonts w:eastAsia="Times New Roman" w:cstheme="minorHAnsi"/>
          <w:i/>
          <w:iCs/>
          <w:color w:val="000000"/>
        </w:rPr>
        <w:t xml:space="preserve">essence seal </w:t>
      </w:r>
      <w:r w:rsidR="00101539">
        <w:rPr>
          <w:rFonts w:eastAsia="Times New Roman" w:cstheme="minorHAnsi"/>
          <w:color w:val="000000"/>
        </w:rPr>
        <w:t>spell, this spell grants you advantage to your saving throw to avoid having your essence be captured.</w:t>
      </w:r>
    </w:p>
    <w:p w14:paraId="4926C49C" w14:textId="77777777" w:rsidR="00AB25EF" w:rsidRPr="00134BC3" w:rsidRDefault="00B1533A">
      <w:pPr>
        <w:contextualSpacing/>
        <w:rPr>
          <w:rFonts w:eastAsia="Times New Roman" w:cstheme="minorHAnsi"/>
        </w:rPr>
      </w:pPr>
      <w:r w:rsidRPr="000D5DB5">
        <w:rPr>
          <w:rFonts w:eastAsia="Times New Roman" w:cstheme="minorHAnsi"/>
          <w:color w:val="000000"/>
        </w:rPr>
        <w:t xml:space="preserve">If you do not return to your body within the minute of tethering, </w:t>
      </w:r>
      <w:r w:rsidR="00AB25EF" w:rsidRPr="000D5DB5">
        <w:rPr>
          <w:rFonts w:eastAsia="Times New Roman" w:cstheme="minorHAnsi"/>
          <w:color w:val="000000"/>
        </w:rPr>
        <w:t xml:space="preserve">the spell ends, and you </w:t>
      </w:r>
      <w:r w:rsidRPr="000D5DB5">
        <w:rPr>
          <w:rFonts w:eastAsia="Times New Roman" w:cstheme="minorHAnsi"/>
          <w:color w:val="000000"/>
        </w:rPr>
        <w:t>die normally</w:t>
      </w:r>
      <w:r w:rsidR="00AB25EF" w:rsidRPr="000D5DB5">
        <w:rPr>
          <w:rFonts w:eastAsia="Times New Roman" w:cstheme="minorHAnsi"/>
          <w:color w:val="000000"/>
        </w:rPr>
        <w:t>.</w:t>
      </w:r>
    </w:p>
    <w:p w14:paraId="6F5164B1" w14:textId="77777777" w:rsidR="0083771B" w:rsidRDefault="00AB25EF">
      <w:pPr>
        <w:contextualSpacing/>
        <w:rPr>
          <w:rFonts w:eastAsia="Times New Roman" w:cstheme="minorHAnsi"/>
          <w:color w:val="000000"/>
        </w:rPr>
      </w:pPr>
      <w:r w:rsidRPr="000D5DB5">
        <w:rPr>
          <w:rFonts w:eastAsia="Times New Roman" w:cstheme="minorHAnsi"/>
          <w:color w:val="000000"/>
        </w:rPr>
        <w:t>This spell may be detected as if a normal active spell</w:t>
      </w:r>
      <w:r w:rsidR="00B1533A" w:rsidRPr="000D5DB5">
        <w:rPr>
          <w:rFonts w:eastAsia="Times New Roman" w:cstheme="minorHAnsi"/>
          <w:color w:val="000000"/>
        </w:rPr>
        <w:t xml:space="preserve"> (via </w:t>
      </w:r>
      <w:r w:rsidR="00B1533A" w:rsidRPr="006309F8">
        <w:rPr>
          <w:rFonts w:eastAsia="Times New Roman" w:cstheme="minorHAnsi"/>
          <w:i/>
          <w:iCs/>
          <w:color w:val="000000"/>
        </w:rPr>
        <w:t>detect magic</w:t>
      </w:r>
      <w:r w:rsidR="00B1533A" w:rsidRPr="000D5DB5">
        <w:rPr>
          <w:rFonts w:eastAsia="Times New Roman" w:cstheme="minorHAnsi"/>
          <w:color w:val="000000"/>
        </w:rPr>
        <w:t xml:space="preserve"> or abilities that detect magical auras). If the spell is dispelled, you die as </w:t>
      </w:r>
      <w:r w:rsidR="000F71A3" w:rsidRPr="000D5DB5">
        <w:rPr>
          <w:rFonts w:eastAsia="Times New Roman" w:cstheme="minorHAnsi"/>
          <w:color w:val="000000"/>
        </w:rPr>
        <w:t>if you didn’t return to your body</w:t>
      </w:r>
      <w:r w:rsidR="00B1533A" w:rsidRPr="000D5DB5">
        <w:rPr>
          <w:rFonts w:eastAsia="Times New Roman" w:cstheme="minorHAnsi"/>
          <w:color w:val="000000"/>
        </w:rPr>
        <w:t xml:space="preserve">. </w:t>
      </w:r>
    </w:p>
    <w:p w14:paraId="2090DA35" w14:textId="77777777" w:rsidR="00E339F5" w:rsidRDefault="00E339F5" w:rsidP="00E339F5">
      <w:pPr>
        <w:contextualSpacing/>
        <w:rPr>
          <w:rFonts w:eastAsia="Times New Roman" w:cstheme="minorHAnsi"/>
          <w:color w:val="000000"/>
        </w:rPr>
      </w:pPr>
      <w:r w:rsidRPr="001F25FA">
        <w:rPr>
          <w:rFonts w:eastAsia="Times New Roman" w:cstheme="minorHAnsi"/>
          <w:i/>
          <w:iCs/>
          <w:color w:val="000000"/>
        </w:rPr>
        <w:t>Special</w:t>
      </w:r>
      <w:r>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This spell does not cost mana</w:t>
      </w:r>
      <w:r>
        <w:rPr>
          <w:rFonts w:eastAsia="Times New Roman" w:cstheme="minorHAnsi"/>
          <w:color w:val="000000"/>
        </w:rPr>
        <w:t xml:space="preserve"> to cast initially</w:t>
      </w:r>
      <w:r w:rsidRPr="000D5DB5">
        <w:rPr>
          <w:rFonts w:eastAsia="Times New Roman" w:cstheme="minorHAnsi"/>
          <w:color w:val="000000"/>
        </w:rPr>
        <w:t>.</w:t>
      </w:r>
    </w:p>
    <w:p w14:paraId="700FD920" w14:textId="77777777" w:rsidR="005C3748" w:rsidRPr="005C3748" w:rsidRDefault="005C3748" w:rsidP="005C3748">
      <w:pPr>
        <w:contextualSpacing/>
        <w:rPr>
          <w:rFonts w:eastAsia="Times New Roman" w:cstheme="minorHAnsi"/>
          <w:color w:val="000000"/>
        </w:rPr>
      </w:pPr>
      <w:r>
        <w:rPr>
          <w:rFonts w:eastAsia="Times New Roman" w:cstheme="minorHAnsi"/>
          <w:b/>
          <w:bCs/>
          <w:color w:val="000000"/>
        </w:rPr>
        <w:t xml:space="preserve">Heightened. </w:t>
      </w:r>
      <w:r>
        <w:rPr>
          <w:rFonts w:eastAsia="Times New Roman" w:cstheme="minorHAnsi"/>
          <w:color w:val="000000"/>
        </w:rPr>
        <w:t xml:space="preserve">If cast as a 7th level spell, your soul can remain tethered for up to 10 minutes. If cast as a 9th level spell instead, it can remain tethered up to 1 hour. </w:t>
      </w:r>
    </w:p>
    <w:p w14:paraId="2B099178" w14:textId="77777777" w:rsidR="007644ED" w:rsidRPr="000D5DB5" w:rsidRDefault="007644ED">
      <w:pPr>
        <w:contextualSpacing/>
        <w:rPr>
          <w:rFonts w:eastAsia="Times New Roman" w:cstheme="minorHAnsi"/>
          <w:i/>
          <w:iCs/>
          <w:color w:val="000000"/>
        </w:rPr>
      </w:pPr>
    </w:p>
    <w:p w14:paraId="291E715A" w14:textId="77777777" w:rsidR="00AB25EF" w:rsidRPr="00134BC3" w:rsidRDefault="00AB25EF">
      <w:pPr>
        <w:contextualSpacing/>
        <w:rPr>
          <w:rFonts w:eastAsia="Times New Roman" w:cstheme="minorHAnsi"/>
        </w:rPr>
      </w:pPr>
      <w:r w:rsidRPr="000D5DB5">
        <w:rPr>
          <w:rFonts w:eastAsia="Times New Roman" w:cstheme="minorHAnsi"/>
          <w:b/>
          <w:bCs/>
          <w:color w:val="000000"/>
        </w:rPr>
        <w:t>Starfall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C368A3" w:rsidRPr="000D5DB5">
        <w:rPr>
          <w:rFonts w:eastAsia="Times New Roman" w:cstheme="minorHAnsi"/>
          <w:b/>
          <w:bCs/>
          <w:color w:val="000000"/>
        </w:rPr>
        <w:t>5</w:t>
      </w:r>
      <w:r w:rsidRPr="000D5DB5">
        <w:rPr>
          <w:rFonts w:eastAsia="Times New Roman" w:cstheme="minorHAnsi"/>
          <w:b/>
          <w:bCs/>
          <w:color w:val="000000"/>
        </w:rPr>
        <w:t>]</w:t>
      </w:r>
    </w:p>
    <w:p w14:paraId="0FEF4B7C"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r w:rsidR="00E20BA1" w:rsidRPr="000D5DB5">
        <w:rPr>
          <w:rFonts w:eastAsia="Times New Roman" w:cstheme="minorHAnsi"/>
          <w:color w:val="000000"/>
        </w:rPr>
        <w:t xml:space="preserve"> </w:t>
      </w:r>
      <w:r w:rsidR="00CD07D6">
        <w:rPr>
          <w:rFonts w:eastAsia="Times New Roman" w:cstheme="minorHAnsi"/>
          <w:color w:val="000000"/>
        </w:rPr>
        <w:t>[channel]</w:t>
      </w:r>
    </w:p>
    <w:p w14:paraId="6A2F99F4"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Pr>
          <w:rFonts w:eastAsia="Times New Roman" w:cstheme="minorHAnsi"/>
          <w:b/>
          <w:bCs/>
          <w:color w:val="000000"/>
        </w:rPr>
        <w:t xml:space="preserve"> </w:t>
      </w:r>
      <w:r w:rsidRPr="000D5DB5">
        <w:rPr>
          <w:rFonts w:eastAsia="Times New Roman" w:cstheme="minorHAnsi"/>
          <w:color w:val="000000"/>
        </w:rPr>
        <w:t>1 action</w:t>
      </w:r>
    </w:p>
    <w:p w14:paraId="3F32118A"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Personal (Self)</w:t>
      </w:r>
    </w:p>
    <w:p w14:paraId="7ED7A42F"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0D5DB5">
        <w:rPr>
          <w:rFonts w:eastAsia="Times New Roman" w:cstheme="minorHAnsi"/>
          <w:color w:val="000000"/>
        </w:rPr>
        <w:t>V, S</w:t>
      </w:r>
    </w:p>
    <w:p w14:paraId="31C2A319"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0037145A">
        <w:rPr>
          <w:rFonts w:eastAsia="Times New Roman" w:cstheme="minorHAnsi"/>
          <w:b/>
          <w:bCs/>
          <w:color w:val="000000"/>
        </w:rPr>
        <w:t xml:space="preserve"> </w:t>
      </w:r>
      <w:r w:rsidR="00E339F5">
        <w:rPr>
          <w:rFonts w:eastAsia="Times New Roman" w:cstheme="minorHAnsi"/>
          <w:color w:val="000000"/>
        </w:rPr>
        <w:t>Concentration</w:t>
      </w:r>
      <w:r w:rsidRPr="000D5DB5">
        <w:rPr>
          <w:rFonts w:eastAsia="Times New Roman" w:cstheme="minorHAnsi"/>
          <w:color w:val="000000"/>
        </w:rPr>
        <w:t>, up to 10 minutes</w:t>
      </w:r>
    </w:p>
    <w:p w14:paraId="12F7D206" w14:textId="77777777" w:rsidR="00D768AE" w:rsidRDefault="00AB25EF" w:rsidP="000F70A9">
      <w:pPr>
        <w:contextualSpacing/>
        <w:rPr>
          <w:rFonts w:eastAsia="Times New Roman" w:cstheme="minorHAnsi"/>
          <w:color w:val="000000"/>
        </w:rPr>
      </w:pPr>
      <w:r w:rsidRPr="000D5DB5">
        <w:rPr>
          <w:rFonts w:eastAsia="Times New Roman" w:cstheme="minorHAnsi"/>
          <w:color w:val="000000"/>
        </w:rPr>
        <w:t>You point to the open sky, calling down a cylinder of normal light centered on you</w:t>
      </w:r>
      <w:r w:rsidR="00617A27">
        <w:rPr>
          <w:rFonts w:eastAsia="Times New Roman" w:cstheme="minorHAnsi"/>
          <w:color w:val="000000"/>
        </w:rPr>
        <w:t>, 60 feet wide, and 100 feet high</w:t>
      </w:r>
      <w:r w:rsidRPr="000D5DB5">
        <w:rPr>
          <w:rFonts w:eastAsia="Times New Roman" w:cstheme="minorHAnsi"/>
          <w:color w:val="000000"/>
        </w:rPr>
        <w:t xml:space="preserve">. </w:t>
      </w:r>
      <w:r w:rsidR="00617A27">
        <w:rPr>
          <w:rFonts w:eastAsia="Times New Roman" w:cstheme="minorHAnsi"/>
          <w:color w:val="000000"/>
        </w:rPr>
        <w:br/>
      </w:r>
      <w:r w:rsidR="00C368A3" w:rsidRPr="000D5DB5">
        <w:rPr>
          <w:rFonts w:eastAsia="Times New Roman" w:cstheme="minorHAnsi"/>
          <w:color w:val="000000"/>
        </w:rPr>
        <w:t>At the beginning of every round where you channel the spell (the first round does not count)</w:t>
      </w:r>
      <w:r w:rsidRPr="000D5DB5">
        <w:rPr>
          <w:rFonts w:eastAsia="Times New Roman" w:cstheme="minorHAnsi"/>
          <w:color w:val="000000"/>
        </w:rPr>
        <w:t xml:space="preserve">, choose any </w:t>
      </w:r>
      <w:r w:rsidR="00C368A3" w:rsidRPr="000D5DB5">
        <w:rPr>
          <w:rFonts w:eastAsia="Times New Roman" w:cstheme="minorHAnsi"/>
          <w:color w:val="000000"/>
        </w:rPr>
        <w:t xml:space="preserve">two </w:t>
      </w:r>
      <w:r w:rsidRPr="000D5DB5">
        <w:rPr>
          <w:rFonts w:eastAsia="Times New Roman" w:cstheme="minorHAnsi"/>
          <w:color w:val="000000"/>
        </w:rPr>
        <w:t>point</w:t>
      </w:r>
      <w:r w:rsidR="00C368A3" w:rsidRPr="000D5DB5">
        <w:rPr>
          <w:rFonts w:eastAsia="Times New Roman" w:cstheme="minorHAnsi"/>
          <w:color w:val="000000"/>
        </w:rPr>
        <w:t>s</w:t>
      </w:r>
      <w:r w:rsidRPr="000D5DB5">
        <w:rPr>
          <w:rFonts w:eastAsia="Times New Roman" w:cstheme="minorHAnsi"/>
          <w:color w:val="000000"/>
        </w:rPr>
        <w:t xml:space="preserve"> within the cylinder. </w:t>
      </w:r>
      <w:r w:rsidR="00D768AE" w:rsidRPr="000D5DB5">
        <w:rPr>
          <w:rFonts w:eastAsia="Times New Roman" w:cstheme="minorHAnsi"/>
          <w:color w:val="000000"/>
        </w:rPr>
        <w:t>Each creature in a 10-foot radius sphere</w:t>
      </w:r>
      <w:r w:rsidR="00D768AE">
        <w:rPr>
          <w:rFonts w:eastAsia="Times New Roman" w:cstheme="minorHAnsi"/>
          <w:color w:val="000000"/>
        </w:rPr>
        <w:t xml:space="preserve"> at the point of impact </w:t>
      </w:r>
      <w:r w:rsidR="00D768AE" w:rsidRPr="000D5DB5">
        <w:rPr>
          <w:rFonts w:eastAsia="Times New Roman" w:cstheme="minorHAnsi"/>
          <w:color w:val="000000"/>
        </w:rPr>
        <w:t xml:space="preserve">must make an Agility saving throw as a shooting star blazes down to smash into the area. </w:t>
      </w:r>
      <w:r w:rsidR="00D768AE">
        <w:rPr>
          <w:rFonts w:eastAsia="Times New Roman" w:cstheme="minorHAnsi"/>
          <w:color w:val="000000"/>
        </w:rPr>
        <w:t xml:space="preserve">On a failed saving throw, a </w:t>
      </w:r>
      <w:r w:rsidR="00D768AE" w:rsidRPr="000D5DB5">
        <w:rPr>
          <w:rFonts w:eastAsia="Times New Roman" w:cstheme="minorHAnsi"/>
          <w:color w:val="000000"/>
        </w:rPr>
        <w:t xml:space="preserve">creature or object struck by the star takes </w:t>
      </w:r>
      <w:r w:rsidR="00D768AE">
        <w:rPr>
          <w:rFonts w:eastAsia="Times New Roman" w:cstheme="minorHAnsi"/>
          <w:color w:val="000000"/>
        </w:rPr>
        <w:t>5</w:t>
      </w:r>
      <w:r w:rsidR="00D768AE" w:rsidRPr="000D5DB5">
        <w:rPr>
          <w:rFonts w:eastAsia="Times New Roman" w:cstheme="minorHAnsi"/>
          <w:color w:val="000000"/>
        </w:rPr>
        <w:t>d6 damage</w:t>
      </w:r>
      <w:r w:rsidR="00D768AE">
        <w:rPr>
          <w:rFonts w:eastAsia="Times New Roman" w:cstheme="minorHAnsi"/>
          <w:color w:val="000000"/>
        </w:rPr>
        <w:t>. The damage is half arcane, and half bludgeoning damage</w:t>
      </w:r>
      <w:r w:rsidR="00D768AE" w:rsidRPr="000D5DB5">
        <w:rPr>
          <w:rFonts w:eastAsia="Times New Roman" w:cstheme="minorHAnsi"/>
          <w:color w:val="000000"/>
        </w:rPr>
        <w:t>.</w:t>
      </w:r>
      <w:r w:rsidR="00D768AE">
        <w:rPr>
          <w:rFonts w:eastAsia="Times New Roman" w:cstheme="minorHAnsi"/>
          <w:color w:val="000000"/>
        </w:rPr>
        <w:t xml:space="preserve"> On a successful saving throw, the creature takes half damage.</w:t>
      </w:r>
      <w:r w:rsidR="000F70A9">
        <w:rPr>
          <w:rFonts w:eastAsia="Times New Roman" w:cstheme="minorHAnsi"/>
          <w:color w:val="000000"/>
        </w:rPr>
        <w:t xml:space="preserve"> A creature who fails the saving throw for half damage is also pushed 5 feet away from the center of the blast. </w:t>
      </w:r>
    </w:p>
    <w:p w14:paraId="4840DEC9" w14:textId="77777777" w:rsidR="00AB25EF" w:rsidRPr="00134BC3" w:rsidRDefault="00AB25EF" w:rsidP="00D768AE">
      <w:pPr>
        <w:contextualSpacing/>
        <w:rPr>
          <w:rFonts w:eastAsia="Times New Roman" w:cstheme="minorHAnsi"/>
        </w:rPr>
      </w:pPr>
      <w:r w:rsidRPr="00F00B80">
        <w:rPr>
          <w:rFonts w:eastAsia="Times New Roman" w:cstheme="minorHAnsi"/>
          <w:i/>
          <w:iCs/>
          <w:color w:val="000000"/>
        </w:rPr>
        <w:t>Special.</w:t>
      </w:r>
      <w:r w:rsidRPr="000D5DB5">
        <w:rPr>
          <w:rFonts w:eastAsia="Times New Roman" w:cstheme="minorHAnsi"/>
          <w:color w:val="000000"/>
        </w:rPr>
        <w:t xml:space="preserve"> This spell requires line of sight to the sky, although it does not require a specific time. If the spell is cast at night, the shooting star deals additional holy damage instead of arcane damage.</w:t>
      </w:r>
    </w:p>
    <w:p w14:paraId="7BAF9E1B" w14:textId="77777777" w:rsidR="00AB25EF" w:rsidRPr="00134BC3" w:rsidRDefault="00AB25EF">
      <w:pPr>
        <w:contextualSpacing/>
        <w:rPr>
          <w:rFonts w:eastAsia="Times New Roman" w:cstheme="minorHAnsi"/>
        </w:rPr>
      </w:pPr>
      <w:r w:rsidRPr="000D5DB5">
        <w:rPr>
          <w:rFonts w:eastAsia="Times New Roman" w:cstheme="minorHAnsi"/>
          <w:b/>
          <w:bCs/>
          <w:color w:val="000000"/>
        </w:rPr>
        <w:t>Heightened.</w:t>
      </w:r>
      <w:r w:rsidRPr="000D5DB5">
        <w:rPr>
          <w:rFonts w:eastAsia="Times New Roman" w:cstheme="minorHAnsi"/>
          <w:color w:val="000000"/>
        </w:rPr>
        <w:t xml:space="preserve"> When heightened to level </w:t>
      </w:r>
      <w:r w:rsidR="00C368A3" w:rsidRPr="000D5DB5">
        <w:rPr>
          <w:rFonts w:eastAsia="Times New Roman" w:cstheme="minorHAnsi"/>
          <w:color w:val="000000"/>
        </w:rPr>
        <w:t>7</w:t>
      </w:r>
      <w:r w:rsidRPr="000D5DB5">
        <w:rPr>
          <w:rFonts w:eastAsia="Times New Roman" w:cstheme="minorHAnsi"/>
          <w:color w:val="000000"/>
        </w:rPr>
        <w:t xml:space="preserve">, you can call </w:t>
      </w:r>
      <w:r w:rsidR="00C368A3" w:rsidRPr="000D5DB5">
        <w:rPr>
          <w:rFonts w:eastAsia="Times New Roman" w:cstheme="minorHAnsi"/>
          <w:color w:val="000000"/>
        </w:rPr>
        <w:t xml:space="preserve">three </w:t>
      </w:r>
      <w:r w:rsidRPr="000D5DB5">
        <w:rPr>
          <w:rFonts w:eastAsia="Times New Roman" w:cstheme="minorHAnsi"/>
          <w:color w:val="000000"/>
        </w:rPr>
        <w:t xml:space="preserve">meteors </w:t>
      </w:r>
      <w:r w:rsidR="00C368A3" w:rsidRPr="000D5DB5">
        <w:rPr>
          <w:rFonts w:eastAsia="Times New Roman" w:cstheme="minorHAnsi"/>
          <w:color w:val="000000"/>
        </w:rPr>
        <w:t xml:space="preserve">instead of two. This increases by one meteor </w:t>
      </w:r>
      <w:r w:rsidRPr="000D5DB5">
        <w:rPr>
          <w:rFonts w:eastAsia="Times New Roman" w:cstheme="minorHAnsi"/>
          <w:color w:val="000000"/>
        </w:rPr>
        <w:t xml:space="preserve">for every 2 spell levels beyond </w:t>
      </w:r>
      <w:r w:rsidR="00C368A3" w:rsidRPr="000D5DB5">
        <w:rPr>
          <w:rFonts w:eastAsia="Times New Roman" w:cstheme="minorHAnsi"/>
          <w:color w:val="000000"/>
        </w:rPr>
        <w:t xml:space="preserve">7th </w:t>
      </w:r>
      <w:r w:rsidRPr="000D5DB5">
        <w:rPr>
          <w:rFonts w:eastAsia="Times New Roman" w:cstheme="minorHAnsi"/>
          <w:color w:val="000000"/>
        </w:rPr>
        <w:t>(</w:t>
      </w:r>
      <w:r w:rsidR="00C368A3" w:rsidRPr="000D5DB5">
        <w:rPr>
          <w:rFonts w:eastAsia="Times New Roman" w:cstheme="minorHAnsi"/>
          <w:color w:val="000000"/>
        </w:rPr>
        <w:t xml:space="preserve">3 </w:t>
      </w:r>
      <w:r w:rsidRPr="000D5DB5">
        <w:rPr>
          <w:rFonts w:eastAsia="Times New Roman" w:cstheme="minorHAnsi"/>
          <w:color w:val="000000"/>
        </w:rPr>
        <w:t xml:space="preserve">at level </w:t>
      </w:r>
      <w:r w:rsidR="00C368A3" w:rsidRPr="000D5DB5">
        <w:rPr>
          <w:rFonts w:eastAsia="Times New Roman" w:cstheme="minorHAnsi"/>
          <w:color w:val="000000"/>
        </w:rPr>
        <w:t>7</w:t>
      </w:r>
      <w:r w:rsidRPr="000D5DB5">
        <w:rPr>
          <w:rFonts w:eastAsia="Times New Roman" w:cstheme="minorHAnsi"/>
          <w:color w:val="000000"/>
        </w:rPr>
        <w:t xml:space="preserve">, </w:t>
      </w:r>
      <w:r w:rsidR="00C368A3" w:rsidRPr="000D5DB5">
        <w:rPr>
          <w:rFonts w:eastAsia="Times New Roman" w:cstheme="minorHAnsi"/>
          <w:color w:val="000000"/>
        </w:rPr>
        <w:t xml:space="preserve">4 </w:t>
      </w:r>
      <w:r w:rsidRPr="000D5DB5">
        <w:rPr>
          <w:rFonts w:eastAsia="Times New Roman" w:cstheme="minorHAnsi"/>
          <w:color w:val="000000"/>
        </w:rPr>
        <w:t>at level 9).</w:t>
      </w:r>
    </w:p>
    <w:p w14:paraId="1B5170E4" w14:textId="77777777" w:rsidR="00AB25EF" w:rsidRPr="00134BC3" w:rsidRDefault="00AB25EF">
      <w:pPr>
        <w:contextualSpacing/>
        <w:rPr>
          <w:rFonts w:eastAsia="Times New Roman" w:cstheme="minorHAnsi"/>
        </w:rPr>
      </w:pPr>
    </w:p>
    <w:p w14:paraId="1E6490B4" w14:textId="77777777" w:rsidR="000959C4" w:rsidRPr="000959C4" w:rsidRDefault="000959C4" w:rsidP="000959C4">
      <w:pPr>
        <w:contextualSpacing/>
        <w:rPr>
          <w:rFonts w:eastAsia="Times New Roman" w:cstheme="minorHAnsi"/>
          <w:b/>
          <w:bCs/>
          <w:color w:val="000000"/>
        </w:rPr>
      </w:pPr>
      <w:r w:rsidRPr="000959C4">
        <w:rPr>
          <w:rFonts w:eastAsia="Times New Roman" w:cstheme="minorHAnsi"/>
          <w:b/>
          <w:bCs/>
          <w:color w:val="000000"/>
        </w:rPr>
        <w:t>Starsurge [level 5]</w:t>
      </w:r>
    </w:p>
    <w:p w14:paraId="131013DF" w14:textId="77777777" w:rsidR="000959C4" w:rsidRPr="000959C4" w:rsidRDefault="000959C4" w:rsidP="000959C4">
      <w:pPr>
        <w:contextualSpacing/>
        <w:rPr>
          <w:rFonts w:eastAsia="Times New Roman" w:cstheme="minorHAnsi"/>
          <w:color w:val="000000"/>
        </w:rPr>
      </w:pPr>
      <w:r w:rsidRPr="000959C4">
        <w:rPr>
          <w:rFonts w:eastAsia="Times New Roman" w:cstheme="minorHAnsi"/>
          <w:color w:val="000000"/>
        </w:rPr>
        <w:t>Evocation</w:t>
      </w:r>
    </w:p>
    <w:p w14:paraId="6AD71A9D" w14:textId="77777777" w:rsidR="000959C4" w:rsidRPr="000959C4" w:rsidRDefault="000959C4" w:rsidP="000959C4">
      <w:pPr>
        <w:contextualSpacing/>
        <w:rPr>
          <w:rFonts w:eastAsia="Times New Roman" w:cstheme="minorHAnsi"/>
          <w:color w:val="000000"/>
        </w:rPr>
      </w:pPr>
      <w:r w:rsidRPr="000959C4">
        <w:rPr>
          <w:rFonts w:eastAsia="Times New Roman" w:cstheme="minorHAnsi"/>
          <w:b/>
          <w:bCs/>
          <w:color w:val="000000"/>
        </w:rPr>
        <w:t xml:space="preserve">Casting Time: </w:t>
      </w:r>
      <w:r w:rsidRPr="000959C4">
        <w:rPr>
          <w:rFonts w:eastAsia="Times New Roman" w:cstheme="minorHAnsi"/>
          <w:color w:val="000000"/>
        </w:rPr>
        <w:t>1 action</w:t>
      </w:r>
    </w:p>
    <w:p w14:paraId="5924F99C" w14:textId="77777777" w:rsidR="000959C4" w:rsidRPr="000959C4" w:rsidRDefault="000959C4" w:rsidP="000959C4">
      <w:pPr>
        <w:contextualSpacing/>
        <w:rPr>
          <w:rFonts w:eastAsia="Times New Roman" w:cstheme="minorHAnsi"/>
          <w:b/>
          <w:bCs/>
          <w:color w:val="000000"/>
        </w:rPr>
      </w:pPr>
      <w:r w:rsidRPr="000959C4">
        <w:rPr>
          <w:rFonts w:eastAsia="Times New Roman" w:cstheme="minorHAnsi"/>
          <w:b/>
          <w:bCs/>
          <w:color w:val="000000"/>
        </w:rPr>
        <w:t xml:space="preserve">Range: </w:t>
      </w:r>
      <w:r w:rsidRPr="000959C4">
        <w:rPr>
          <w:rFonts w:eastAsia="Times New Roman" w:cstheme="minorHAnsi"/>
          <w:color w:val="000000"/>
        </w:rPr>
        <w:t>200 feet</w:t>
      </w:r>
    </w:p>
    <w:p w14:paraId="7A88CA2F" w14:textId="77777777" w:rsidR="000959C4" w:rsidRPr="000959C4" w:rsidRDefault="000959C4" w:rsidP="000959C4">
      <w:pPr>
        <w:contextualSpacing/>
        <w:rPr>
          <w:rFonts w:eastAsia="Times New Roman" w:cstheme="minorHAnsi"/>
          <w:color w:val="000000"/>
        </w:rPr>
      </w:pPr>
      <w:r w:rsidRPr="000959C4">
        <w:rPr>
          <w:rFonts w:eastAsia="Times New Roman" w:cstheme="minorHAnsi"/>
          <w:b/>
          <w:bCs/>
          <w:color w:val="000000"/>
        </w:rPr>
        <w:t xml:space="preserve">Components: </w:t>
      </w:r>
      <w:r w:rsidRPr="000959C4">
        <w:rPr>
          <w:rFonts w:eastAsia="Times New Roman" w:cstheme="minorHAnsi"/>
          <w:color w:val="000000"/>
        </w:rPr>
        <w:t>V, S</w:t>
      </w:r>
    </w:p>
    <w:p w14:paraId="6CC15838" w14:textId="77777777" w:rsidR="000959C4" w:rsidRPr="000959C4" w:rsidRDefault="000959C4" w:rsidP="000959C4">
      <w:pPr>
        <w:contextualSpacing/>
        <w:rPr>
          <w:rFonts w:eastAsia="Times New Roman" w:cstheme="minorHAnsi"/>
          <w:color w:val="000000"/>
        </w:rPr>
      </w:pPr>
      <w:r w:rsidRPr="000959C4">
        <w:rPr>
          <w:rFonts w:eastAsia="Times New Roman" w:cstheme="minorHAnsi"/>
          <w:b/>
          <w:bCs/>
          <w:color w:val="000000"/>
        </w:rPr>
        <w:t xml:space="preserve">Duration: </w:t>
      </w:r>
      <w:r w:rsidRPr="000959C4">
        <w:rPr>
          <w:rFonts w:eastAsia="Times New Roman" w:cstheme="minorHAnsi"/>
          <w:color w:val="000000"/>
        </w:rPr>
        <w:t>Instantaneous, plus 1 minute</w:t>
      </w:r>
    </w:p>
    <w:p w14:paraId="506252F4" w14:textId="77777777" w:rsidR="000959C4" w:rsidRPr="000959C4" w:rsidRDefault="000959C4" w:rsidP="000959C4">
      <w:pPr>
        <w:contextualSpacing/>
        <w:rPr>
          <w:rFonts w:eastAsia="Times New Roman" w:cstheme="minorHAnsi"/>
          <w:color w:val="000000"/>
        </w:rPr>
      </w:pPr>
      <w:r w:rsidRPr="000959C4">
        <w:rPr>
          <w:rFonts w:eastAsia="Times New Roman" w:cstheme="minorHAnsi"/>
          <w:color w:val="000000"/>
        </w:rPr>
        <w:t xml:space="preserve">You create two surges of </w:t>
      </w:r>
      <w:r w:rsidR="00072E46">
        <w:rPr>
          <w:rFonts w:eastAsia="Times New Roman" w:cstheme="minorHAnsi"/>
          <w:color w:val="000000"/>
        </w:rPr>
        <w:t xml:space="preserve">bright </w:t>
      </w:r>
      <w:r w:rsidRPr="000959C4">
        <w:rPr>
          <w:rFonts w:eastAsia="Times New Roman" w:cstheme="minorHAnsi"/>
          <w:color w:val="000000"/>
        </w:rPr>
        <w:t xml:space="preserve">gold and silver force, sending them to a single enemy within range. The bursts two intertwine, striking the enemy and dealing 8d8 + 8 damage to the target. Half the damage is arcane, and the other half is holy. The damage from either </w:t>
      </w:r>
      <w:r w:rsidR="00072E46" w:rsidRPr="000959C4">
        <w:rPr>
          <w:rFonts w:eastAsia="Times New Roman" w:cstheme="minorHAnsi"/>
          <w:color w:val="000000"/>
        </w:rPr>
        <w:t>burst</w:t>
      </w:r>
      <w:r w:rsidRPr="000959C4">
        <w:rPr>
          <w:rFonts w:eastAsia="Times New Roman" w:cstheme="minorHAnsi"/>
          <w:color w:val="000000"/>
        </w:rPr>
        <w:t xml:space="preserve"> is counted as a separate spell for the purposes of any abilities that trigger off spell damage. Furthermore, </w:t>
      </w:r>
      <w:r w:rsidRPr="000959C4">
        <w:rPr>
          <w:rFonts w:eastAsia="Times New Roman" w:cstheme="minorHAnsi"/>
          <w:color w:val="000000"/>
        </w:rPr>
        <w:lastRenderedPageBreak/>
        <w:t xml:space="preserve">the target is treated as if they were affected by the secondary sigil effects of both the </w:t>
      </w:r>
      <w:r w:rsidRPr="00072E46">
        <w:rPr>
          <w:rFonts w:eastAsia="Times New Roman" w:cstheme="minorHAnsi"/>
          <w:i/>
          <w:iCs/>
          <w:color w:val="000000"/>
        </w:rPr>
        <w:t>sunfire</w:t>
      </w:r>
      <w:r w:rsidRPr="000959C4">
        <w:rPr>
          <w:rFonts w:eastAsia="Times New Roman" w:cstheme="minorHAnsi"/>
          <w:color w:val="000000"/>
        </w:rPr>
        <w:t xml:space="preserve"> and </w:t>
      </w:r>
      <w:r w:rsidRPr="00072E46">
        <w:rPr>
          <w:rFonts w:eastAsia="Times New Roman" w:cstheme="minorHAnsi"/>
          <w:i/>
          <w:iCs/>
          <w:color w:val="000000"/>
        </w:rPr>
        <w:t>moonfire</w:t>
      </w:r>
      <w:r w:rsidRPr="000959C4">
        <w:rPr>
          <w:rFonts w:eastAsia="Times New Roman" w:cstheme="minorHAnsi"/>
          <w:color w:val="000000"/>
        </w:rPr>
        <w:t xml:space="preserve"> spells for up to 1 minute. The target is entitled an Agility saving throw to half the damage and negate the secondary effect. </w:t>
      </w:r>
    </w:p>
    <w:p w14:paraId="67154928" w14:textId="77777777" w:rsidR="000959C4" w:rsidRDefault="000959C4" w:rsidP="000959C4">
      <w:pPr>
        <w:contextualSpacing/>
        <w:rPr>
          <w:rFonts w:eastAsia="Times New Roman" w:cstheme="minorHAnsi"/>
          <w:color w:val="000000"/>
        </w:rPr>
      </w:pPr>
      <w:r w:rsidRPr="000959C4">
        <w:rPr>
          <w:rFonts w:eastAsia="Times New Roman" w:cstheme="minorHAnsi"/>
          <w:b/>
          <w:bCs/>
          <w:color w:val="000000"/>
        </w:rPr>
        <w:t xml:space="preserve">Heightened. </w:t>
      </w:r>
      <w:r w:rsidRPr="000959C4">
        <w:rPr>
          <w:rFonts w:eastAsia="Times New Roman" w:cstheme="minorHAnsi"/>
          <w:color w:val="000000"/>
        </w:rPr>
        <w:t>The spell deals an extra 1d8+1</w:t>
      </w:r>
      <w:ins w:id="6226" w:author="Admin" w:date="2021-05-07T14:33:00Z">
        <w:r w:rsidR="00346DBC">
          <w:rPr>
            <w:rFonts w:eastAsia="Times New Roman" w:cstheme="minorHAnsi"/>
            <w:color w:val="000000"/>
          </w:rPr>
          <w:t xml:space="preserve"> points of</w:t>
        </w:r>
      </w:ins>
      <w:r w:rsidRPr="000959C4">
        <w:rPr>
          <w:rFonts w:eastAsia="Times New Roman" w:cstheme="minorHAnsi"/>
          <w:color w:val="000000"/>
        </w:rPr>
        <w:t xml:space="preserve"> damage per every level above level 5.</w:t>
      </w:r>
    </w:p>
    <w:p w14:paraId="36A480AA" w14:textId="77777777" w:rsidR="000959C4" w:rsidRDefault="000959C4" w:rsidP="000959C4">
      <w:pPr>
        <w:contextualSpacing/>
        <w:rPr>
          <w:rFonts w:eastAsia="Times New Roman" w:cstheme="minorHAnsi"/>
          <w:color w:val="000000"/>
        </w:rPr>
      </w:pPr>
      <w:r>
        <w:rPr>
          <w:rFonts w:eastAsia="Times New Roman" w:cstheme="minorHAnsi"/>
          <w:color w:val="000000"/>
        </w:rPr>
        <w:t xml:space="preserve">If heightened to 7th and 9th level, you can target one additional creature instead of one, but they must be within 10 feet of one another (two at 7th level, three at 9th level). </w:t>
      </w:r>
    </w:p>
    <w:p w14:paraId="5FE8BA45" w14:textId="77777777" w:rsidR="000959C4" w:rsidRPr="000959C4" w:rsidRDefault="000959C4" w:rsidP="000959C4">
      <w:pPr>
        <w:contextualSpacing/>
        <w:rPr>
          <w:rFonts w:eastAsia="Times New Roman" w:cstheme="minorHAnsi"/>
          <w:color w:val="000000"/>
        </w:rPr>
      </w:pPr>
    </w:p>
    <w:p w14:paraId="7E3ED1F6" w14:textId="77777777" w:rsidR="00AB25EF" w:rsidRPr="00134BC3" w:rsidRDefault="00AB25EF">
      <w:pPr>
        <w:contextualSpacing/>
        <w:rPr>
          <w:rFonts w:eastAsia="Times New Roman" w:cstheme="minorHAnsi"/>
        </w:rPr>
      </w:pPr>
      <w:r w:rsidRPr="000D5DB5">
        <w:rPr>
          <w:rFonts w:eastAsia="Times New Roman" w:cstheme="minorHAnsi"/>
          <w:b/>
          <w:bCs/>
          <w:color w:val="000000"/>
        </w:rPr>
        <w:t>Stasis Trap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1]</w:t>
      </w:r>
    </w:p>
    <w:p w14:paraId="4B09D5F5"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Conjuration </w:t>
      </w:r>
      <w:r w:rsidR="00CD07D6">
        <w:rPr>
          <w:rFonts w:eastAsia="Times New Roman" w:cstheme="minorHAnsi"/>
          <w:color w:val="000000"/>
        </w:rPr>
        <w:t>[totem]</w:t>
      </w:r>
    </w:p>
    <w:p w14:paraId="53620121"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color w:val="000000"/>
        </w:rPr>
        <w:t xml:space="preserve"> 1 action</w:t>
      </w:r>
    </w:p>
    <w:p w14:paraId="71D222C1"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30 feet</w:t>
      </w:r>
    </w:p>
    <w:p w14:paraId="258C492A"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E339F5">
        <w:rPr>
          <w:rFonts w:eastAsia="Times New Roman" w:cstheme="minorHAnsi"/>
          <w:b/>
          <w:bCs/>
          <w:color w:val="000000"/>
        </w:rPr>
        <w:t>:</w:t>
      </w:r>
      <w:r w:rsidRPr="000D5DB5">
        <w:rPr>
          <w:rFonts w:eastAsia="Times New Roman" w:cstheme="minorHAnsi"/>
          <w:color w:val="000000"/>
        </w:rPr>
        <w:t xml:space="preserve"> V, S</w:t>
      </w:r>
    </w:p>
    <w:p w14:paraId="11DF9E43"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10 minutes</w:t>
      </w:r>
    </w:p>
    <w:p w14:paraId="4AC72730" w14:textId="77777777" w:rsidR="00AB25EF" w:rsidRPr="00134BC3" w:rsidRDefault="00AB25EF">
      <w:pPr>
        <w:contextualSpacing/>
        <w:rPr>
          <w:rFonts w:eastAsia="Times New Roman" w:cstheme="minorHAnsi"/>
        </w:rPr>
      </w:pPr>
      <w:r w:rsidRPr="000D5DB5">
        <w:rPr>
          <w:rFonts w:eastAsia="Times New Roman" w:cstheme="minorHAnsi"/>
          <w:color w:val="000000"/>
        </w:rPr>
        <w:t>You plant the totem in the ground anywhere within 30 f</w:t>
      </w:r>
      <w:r w:rsidR="00A07061">
        <w:rPr>
          <w:rFonts w:eastAsia="Times New Roman" w:cstheme="minorHAnsi"/>
          <w:color w:val="000000"/>
        </w:rPr>
        <w:t>ee</w:t>
      </w:r>
      <w:r w:rsidRPr="000D5DB5">
        <w:rPr>
          <w:rFonts w:eastAsia="Times New Roman" w:cstheme="minorHAnsi"/>
          <w:color w:val="000000"/>
        </w:rPr>
        <w:t>t. It is visible for 1 round, before becoming invisible for the rest of its duration</w:t>
      </w:r>
      <w:r w:rsidR="000F71A3" w:rsidRPr="000D5DB5">
        <w:rPr>
          <w:rFonts w:eastAsia="Times New Roman" w:cstheme="minorHAnsi"/>
          <w:color w:val="000000"/>
        </w:rPr>
        <w:t xml:space="preserve"> (gaining advantage to Stealth, with a Stealth bonus equal to yours)</w:t>
      </w:r>
      <w:r w:rsidRPr="000D5DB5">
        <w:rPr>
          <w:rFonts w:eastAsia="Times New Roman" w:cstheme="minorHAnsi"/>
          <w:color w:val="000000"/>
        </w:rPr>
        <w:t>. Once invisible, it is effectively active. If a</w:t>
      </w:r>
      <w:r w:rsidR="000F71A3" w:rsidRPr="000D5DB5">
        <w:rPr>
          <w:rFonts w:eastAsia="Times New Roman" w:cstheme="minorHAnsi"/>
          <w:color w:val="000000"/>
        </w:rPr>
        <w:t xml:space="preserve"> </w:t>
      </w:r>
      <w:r w:rsidRPr="000D5DB5">
        <w:rPr>
          <w:rFonts w:eastAsia="Times New Roman" w:cstheme="minorHAnsi"/>
          <w:color w:val="000000"/>
        </w:rPr>
        <w:t>creature moves within 10 f</w:t>
      </w:r>
      <w:r w:rsidR="00A07061">
        <w:rPr>
          <w:rFonts w:eastAsia="Times New Roman" w:cstheme="minorHAnsi"/>
          <w:color w:val="000000"/>
        </w:rPr>
        <w:t>ee</w:t>
      </w:r>
      <w:r w:rsidRPr="000D5DB5">
        <w:rPr>
          <w:rFonts w:eastAsia="Times New Roman" w:cstheme="minorHAnsi"/>
          <w:color w:val="000000"/>
        </w:rPr>
        <w:t>t</w:t>
      </w:r>
      <w:r w:rsidR="00617A27">
        <w:rPr>
          <w:rFonts w:eastAsia="Times New Roman" w:cstheme="minorHAnsi"/>
          <w:color w:val="000000"/>
        </w:rPr>
        <w:t xml:space="preserve"> </w:t>
      </w:r>
      <w:r w:rsidRPr="000D5DB5">
        <w:rPr>
          <w:rFonts w:eastAsia="Times New Roman" w:cstheme="minorHAnsi"/>
          <w:color w:val="000000"/>
        </w:rPr>
        <w:t>of the totem during its activity, you are notified of the presence</w:t>
      </w:r>
      <w:r w:rsidR="000F71A3" w:rsidRPr="000D5DB5">
        <w:rPr>
          <w:rFonts w:eastAsia="Times New Roman" w:cstheme="minorHAnsi"/>
          <w:color w:val="000000"/>
        </w:rPr>
        <w:t>, and you are aware of their creature type and direction of movement (but nothing more)</w:t>
      </w:r>
      <w:r w:rsidRPr="000D5DB5">
        <w:rPr>
          <w:rFonts w:eastAsia="Times New Roman" w:cstheme="minorHAnsi"/>
          <w:color w:val="000000"/>
        </w:rPr>
        <w:t>.</w:t>
      </w:r>
    </w:p>
    <w:p w14:paraId="553734C7"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If you use your reaction to send the mental command, the totem explodes into a shower of sparks easily seen from up to a mile, lighting up the </w:t>
      </w:r>
      <w:r w:rsidR="000F71A3" w:rsidRPr="000D5DB5">
        <w:rPr>
          <w:rFonts w:eastAsia="Times New Roman" w:cstheme="minorHAnsi"/>
          <w:color w:val="000000"/>
        </w:rPr>
        <w:t xml:space="preserve">totem and the area </w:t>
      </w:r>
      <w:r w:rsidRPr="000D5DB5">
        <w:rPr>
          <w:rFonts w:eastAsia="Times New Roman" w:cstheme="minorHAnsi"/>
          <w:color w:val="000000"/>
        </w:rPr>
        <w:t xml:space="preserve">for one round. All creatures 10 feet away from the totem must make an Agility saving throw or be stunned until the beginning of their </w:t>
      </w:r>
      <w:r w:rsidR="005B6B02" w:rsidRPr="000D5DB5">
        <w:rPr>
          <w:rFonts w:eastAsia="Times New Roman" w:cstheme="minorHAnsi"/>
          <w:color w:val="000000"/>
        </w:rPr>
        <w:t xml:space="preserve">turn the </w:t>
      </w:r>
      <w:r w:rsidRPr="000D5DB5">
        <w:rPr>
          <w:rFonts w:eastAsia="Times New Roman" w:cstheme="minorHAnsi"/>
          <w:color w:val="000000"/>
        </w:rPr>
        <w:t xml:space="preserve">next round. </w:t>
      </w:r>
    </w:p>
    <w:p w14:paraId="41F0960D"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trap remains for ten more minutes more per every level, to a maximum of 100 minutes.</w:t>
      </w:r>
    </w:p>
    <w:p w14:paraId="45B94FCE" w14:textId="77777777" w:rsidR="007644ED" w:rsidRPr="00134BC3" w:rsidRDefault="007644ED">
      <w:pPr>
        <w:contextualSpacing/>
        <w:rPr>
          <w:rFonts w:eastAsia="Times New Roman" w:cstheme="minorHAnsi"/>
        </w:rPr>
      </w:pPr>
    </w:p>
    <w:p w14:paraId="71377EEE" w14:textId="77777777" w:rsidR="00AB25EF" w:rsidRPr="00134BC3" w:rsidRDefault="00AB25EF">
      <w:pPr>
        <w:contextualSpacing/>
        <w:rPr>
          <w:rFonts w:eastAsia="Times New Roman" w:cstheme="minorHAnsi"/>
        </w:rPr>
      </w:pPr>
      <w:r w:rsidRPr="000D5DB5">
        <w:rPr>
          <w:rFonts w:eastAsia="Times New Roman" w:cstheme="minorHAnsi"/>
          <w:b/>
          <w:bCs/>
          <w:color w:val="000000"/>
        </w:rPr>
        <w:t>Strangulate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4B45A4" w:rsidRPr="000D5DB5">
        <w:rPr>
          <w:rFonts w:eastAsia="Times New Roman" w:cstheme="minorHAnsi"/>
          <w:b/>
          <w:bCs/>
          <w:color w:val="000000"/>
        </w:rPr>
        <w:t>4</w:t>
      </w:r>
      <w:r w:rsidRPr="000D5DB5">
        <w:rPr>
          <w:rFonts w:eastAsia="Times New Roman" w:cstheme="minorHAnsi"/>
          <w:b/>
          <w:bCs/>
          <w:color w:val="000000"/>
        </w:rPr>
        <w:t>]</w:t>
      </w:r>
    </w:p>
    <w:p w14:paraId="790D5C48" w14:textId="77777777" w:rsidR="00AB25EF" w:rsidRPr="00134BC3" w:rsidRDefault="00AB25EF">
      <w:pPr>
        <w:contextualSpacing/>
        <w:rPr>
          <w:rFonts w:eastAsia="Times New Roman" w:cstheme="minorHAnsi"/>
        </w:rPr>
      </w:pPr>
      <w:r w:rsidRPr="000D5DB5">
        <w:rPr>
          <w:rFonts w:eastAsia="Times New Roman" w:cstheme="minorHAnsi"/>
          <w:color w:val="000000"/>
        </w:rPr>
        <w:t>Necromancy</w:t>
      </w:r>
    </w:p>
    <w:p w14:paraId="109A1EAF"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0397E20A" w14:textId="77777777" w:rsidR="007A6DF7" w:rsidRDefault="007A6DF7">
      <w:pPr>
        <w:contextualSpacing/>
        <w:rPr>
          <w:rFonts w:eastAsia="Times New Roman" w:cstheme="minorHAnsi"/>
          <w:b/>
          <w:bCs/>
          <w:color w:val="000000"/>
        </w:rPr>
      </w:pPr>
      <w:r w:rsidRPr="000D5DB5">
        <w:rPr>
          <w:rFonts w:eastAsia="Times New Roman" w:cstheme="minorHAnsi"/>
          <w:b/>
          <w:bCs/>
          <w:color w:val="000000"/>
        </w:rPr>
        <w:t>Range</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60 feet </w:t>
      </w:r>
    </w:p>
    <w:p w14:paraId="74C75187" w14:textId="77777777" w:rsidR="0037145A" w:rsidRPr="00134BC3" w:rsidRDefault="0037145A">
      <w:pPr>
        <w:contextualSpacing/>
        <w:rPr>
          <w:rFonts w:eastAsia="Times New Roman" w:cstheme="minorHAnsi"/>
        </w:rPr>
      </w:pPr>
      <w:r>
        <w:rPr>
          <w:rFonts w:eastAsia="Times New Roman" w:cstheme="minorHAnsi"/>
          <w:b/>
          <w:bCs/>
          <w:color w:val="000000"/>
        </w:rPr>
        <w:t>Components</w:t>
      </w:r>
      <w:r w:rsidR="00E339F5">
        <w:rPr>
          <w:rFonts w:eastAsia="Times New Roman" w:cstheme="minorHAnsi"/>
          <w:b/>
          <w:bCs/>
          <w:color w:val="000000"/>
        </w:rPr>
        <w:t>:</w:t>
      </w:r>
      <w:r>
        <w:rPr>
          <w:rFonts w:eastAsia="Times New Roman" w:cstheme="minorHAnsi"/>
          <w:b/>
          <w:bCs/>
          <w:color w:val="000000"/>
        </w:rPr>
        <w:t xml:space="preserve"> </w:t>
      </w:r>
      <w:r w:rsidRPr="00EB3C94">
        <w:rPr>
          <w:rFonts w:eastAsia="Times New Roman" w:cstheme="minorHAnsi"/>
          <w:color w:val="000000"/>
        </w:rPr>
        <w:t>V, S</w:t>
      </w:r>
    </w:p>
    <w:p w14:paraId="1D8F9537"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E339F5">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285C2B7C" w14:textId="77777777" w:rsidR="00AB25EF" w:rsidRPr="00134BC3" w:rsidRDefault="00AB25EF">
      <w:pPr>
        <w:contextualSpacing/>
        <w:rPr>
          <w:rFonts w:eastAsia="Times New Roman" w:cstheme="minorHAnsi"/>
        </w:rPr>
      </w:pPr>
      <w:r w:rsidRPr="000D5DB5">
        <w:rPr>
          <w:rFonts w:eastAsia="Times New Roman" w:cstheme="minorHAnsi"/>
          <w:color w:val="000000"/>
        </w:rPr>
        <w:lastRenderedPageBreak/>
        <w:t>Choose a humanoid that you can see within range. The target must succeed on a Stamina saving throw or be paralyzed</w:t>
      </w:r>
      <w:r w:rsidR="00F562A4">
        <w:rPr>
          <w:rFonts w:eastAsia="Times New Roman" w:cstheme="minorHAnsi"/>
          <w:color w:val="000000"/>
        </w:rPr>
        <w:t xml:space="preserve"> </w:t>
      </w:r>
      <w:r w:rsidRPr="000D5DB5">
        <w:rPr>
          <w:rFonts w:eastAsia="Times New Roman" w:cstheme="minorHAnsi"/>
          <w:color w:val="000000"/>
        </w:rPr>
        <w:t>and lifted ten feet above the ground for the duration. On each of their turns, the target may make another saving throw. On a success, the spell ends for the target, and they drop without taking falling damage.</w:t>
      </w:r>
      <w:r w:rsidR="00F562A4">
        <w:rPr>
          <w:rFonts w:eastAsia="Times New Roman" w:cstheme="minorHAnsi"/>
          <w:color w:val="000000"/>
        </w:rPr>
        <w:t xml:space="preserve"> While the creature is paralyzed this way, they are also choking.</w:t>
      </w:r>
    </w:p>
    <w:p w14:paraId="72FCF8FA" w14:textId="77777777" w:rsidR="00AB25EF" w:rsidRPr="000D5DB5" w:rsidRDefault="00AB25EF">
      <w:pPr>
        <w:contextualSpacing/>
        <w:rPr>
          <w:rFonts w:eastAsia="Times New Roman" w:cstheme="minorHAnsi"/>
          <w:color w:val="000000"/>
        </w:rPr>
      </w:pPr>
      <w:r w:rsidRPr="000D5DB5">
        <w:rPr>
          <w:rFonts w:eastAsia="Times New Roman" w:cstheme="minorHAnsi"/>
          <w:color w:val="000000"/>
        </w:rPr>
        <w:t xml:space="preserve">After the spell’s effects end, the target is affected by the </w:t>
      </w:r>
      <w:r w:rsidR="005C5B9F" w:rsidRPr="005C5B9F">
        <w:rPr>
          <w:rFonts w:eastAsia="Times New Roman" w:cstheme="minorHAnsi"/>
          <w:i/>
          <w:iCs/>
          <w:color w:val="000000"/>
        </w:rPr>
        <w:t>m</w:t>
      </w:r>
      <w:r w:rsidRPr="005C5B9F">
        <w:rPr>
          <w:rFonts w:eastAsia="Times New Roman" w:cstheme="minorHAnsi"/>
          <w:i/>
          <w:iCs/>
          <w:color w:val="000000"/>
        </w:rPr>
        <w:t>ute</w:t>
      </w:r>
      <w:r w:rsidRPr="000D5DB5">
        <w:rPr>
          <w:rFonts w:eastAsia="Times New Roman" w:cstheme="minorHAnsi"/>
          <w:color w:val="000000"/>
        </w:rPr>
        <w:t xml:space="preserve"> spell for one round per round of complete strangulation.</w:t>
      </w:r>
    </w:p>
    <w:p w14:paraId="6DE89337" w14:textId="77777777" w:rsidR="007644ED" w:rsidRPr="00134BC3" w:rsidRDefault="007644ED">
      <w:pPr>
        <w:contextualSpacing/>
        <w:rPr>
          <w:rFonts w:eastAsia="Times New Roman" w:cstheme="minorHAnsi"/>
        </w:rPr>
      </w:pPr>
    </w:p>
    <w:p w14:paraId="0E64A3B0" w14:textId="77777777" w:rsidR="00AB25EF" w:rsidRPr="00134BC3" w:rsidRDefault="00AB25EF">
      <w:pPr>
        <w:contextualSpacing/>
        <w:rPr>
          <w:rFonts w:eastAsia="Times New Roman" w:cstheme="minorHAnsi"/>
        </w:rPr>
      </w:pPr>
      <w:r w:rsidRPr="000D5DB5">
        <w:rPr>
          <w:rFonts w:eastAsia="Times New Roman" w:cstheme="minorHAnsi"/>
          <w:b/>
          <w:bCs/>
          <w:color w:val="000000"/>
        </w:rPr>
        <w:t>Sunbeam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45E85068"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7C618BD5" w14:textId="77777777" w:rsidR="00617A27" w:rsidRPr="001F25FA" w:rsidRDefault="00617A27">
      <w:pPr>
        <w:contextualSpacing/>
        <w:rPr>
          <w:rFonts w:eastAsia="Times New Roman" w:cstheme="minorHAnsi"/>
          <w:color w:val="000000"/>
        </w:rPr>
      </w:pPr>
      <w:r>
        <w:rPr>
          <w:rFonts w:eastAsia="Times New Roman" w:cstheme="minorHAnsi"/>
          <w:b/>
          <w:bCs/>
          <w:color w:val="000000"/>
        </w:rPr>
        <w:t>Casting Time</w:t>
      </w:r>
      <w:r w:rsidR="005C5B9F">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1 action</w:t>
      </w:r>
    </w:p>
    <w:p w14:paraId="453E535A"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Self </w:t>
      </w:r>
    </w:p>
    <w:p w14:paraId="03108FF9" w14:textId="77777777" w:rsidR="007A0074" w:rsidRDefault="00A07061">
      <w:pPr>
        <w:contextualSpacing/>
        <w:rPr>
          <w:rFonts w:eastAsia="Times New Roman" w:cstheme="minorHAnsi"/>
          <w:color w:val="000000"/>
        </w:rPr>
      </w:pPr>
      <w:r>
        <w:rPr>
          <w:rFonts w:eastAsia="Times New Roman" w:cstheme="minorHAnsi"/>
          <w:b/>
          <w:bCs/>
          <w:color w:val="000000"/>
        </w:rPr>
        <w:t>Components</w:t>
      </w:r>
      <w:r w:rsidR="005C5B9F">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r w:rsidR="00AB25EF" w:rsidRPr="0037145A">
        <w:rPr>
          <w:rFonts w:eastAsia="Times New Roman" w:cstheme="minorHAnsi"/>
          <w:color w:val="000000"/>
        </w:rPr>
        <w:t>,</w:t>
      </w:r>
      <w:r w:rsidR="00AB25EF" w:rsidRPr="000D5DB5">
        <w:rPr>
          <w:rFonts w:eastAsia="Times New Roman" w:cstheme="minorHAnsi"/>
          <w:color w:val="000000"/>
        </w:rPr>
        <w:t xml:space="preserve"> M (</w:t>
      </w:r>
      <w:r w:rsidR="007A0074">
        <w:rPr>
          <w:rFonts w:eastAsia="Times New Roman" w:cstheme="minorHAnsi"/>
          <w:color w:val="000000"/>
        </w:rPr>
        <w:t>a</w:t>
      </w:r>
      <w:r w:rsidR="007A0074" w:rsidRPr="000D5DB5">
        <w:rPr>
          <w:rFonts w:eastAsia="Times New Roman" w:cstheme="minorHAnsi"/>
          <w:color w:val="000000"/>
        </w:rPr>
        <w:t xml:space="preserve"> </w:t>
      </w:r>
      <w:r w:rsidR="00AB25EF" w:rsidRPr="000D5DB5">
        <w:rPr>
          <w:rFonts w:eastAsia="Times New Roman" w:cstheme="minorHAnsi"/>
          <w:color w:val="000000"/>
        </w:rPr>
        <w:t>lens)</w:t>
      </w:r>
    </w:p>
    <w:p w14:paraId="2D6FE2A1"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3856038C" w14:textId="77777777" w:rsidR="00AB25EF" w:rsidRPr="00134BC3" w:rsidRDefault="00AB25EF" w:rsidP="007317EE">
      <w:pPr>
        <w:contextualSpacing/>
        <w:rPr>
          <w:rFonts w:eastAsia="Times New Roman" w:cstheme="minorHAnsi"/>
        </w:rPr>
      </w:pPr>
      <w:r w:rsidRPr="000D5DB5">
        <w:rPr>
          <w:rFonts w:eastAsia="Times New Roman" w:cstheme="minorHAnsi"/>
          <w:color w:val="000000"/>
        </w:rPr>
        <w:t xml:space="preserve">A beam of brilliant light flashes out from a brilliant mote in your hand in a 5-feet-wide, 30-feet long line. Each creature in the line must make a Stamina saving throw. On a failed save, a creature takes 3d8 </w:t>
      </w:r>
      <w:r w:rsidR="007317EE">
        <w:rPr>
          <w:rFonts w:eastAsia="Times New Roman" w:cstheme="minorHAnsi"/>
          <w:color w:val="000000"/>
        </w:rPr>
        <w:t>h</w:t>
      </w:r>
      <w:r w:rsidRPr="000D5DB5">
        <w:rPr>
          <w:rFonts w:eastAsia="Times New Roman" w:cstheme="minorHAnsi"/>
          <w:color w:val="000000"/>
        </w:rPr>
        <w:t>oly damage and is blinded until your next turn. On a successful save, it takes half as much damage and isn’t blinded by this spell. Undead and oozes have disadvantage on his saving throw. You can alter the line of radiance as an action on the beginning of any turn until the spell ends. Your hand emits bright light in a 30-foot radius and dim light for an additional 30 feet. The light is treated as sunlight.</w:t>
      </w:r>
    </w:p>
    <w:p w14:paraId="56D2E029"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The spell’s reach increases by 10 feet per spell level above 3rd, and increases in damage by 1d8 per spell level.</w:t>
      </w:r>
    </w:p>
    <w:p w14:paraId="72EE579D" w14:textId="77777777" w:rsidR="007644ED" w:rsidRPr="00134BC3" w:rsidRDefault="007644ED">
      <w:pPr>
        <w:contextualSpacing/>
        <w:rPr>
          <w:rFonts w:eastAsia="Times New Roman" w:cstheme="minorHAnsi"/>
        </w:rPr>
      </w:pPr>
    </w:p>
    <w:p w14:paraId="3CA41041" w14:textId="77777777" w:rsidR="00AB25EF" w:rsidRPr="00134BC3" w:rsidRDefault="00AB25EF">
      <w:pPr>
        <w:contextualSpacing/>
        <w:rPr>
          <w:rFonts w:eastAsia="Times New Roman" w:cstheme="minorHAnsi"/>
        </w:rPr>
      </w:pPr>
      <w:r w:rsidRPr="000D5DB5">
        <w:rPr>
          <w:rFonts w:eastAsia="Times New Roman" w:cstheme="minorHAnsi"/>
          <w:b/>
          <w:bCs/>
          <w:color w:val="000000"/>
        </w:rPr>
        <w:t>Sunfire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3]</w:t>
      </w:r>
    </w:p>
    <w:p w14:paraId="7D106EF1"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[sigil]</w:t>
      </w:r>
    </w:p>
    <w:p w14:paraId="7A7D11E0"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2B23C82B" w14:textId="77777777" w:rsidR="007A6DF7" w:rsidRPr="00134BC3" w:rsidRDefault="007A6DF7">
      <w:pPr>
        <w:contextualSpacing/>
        <w:rPr>
          <w:rFonts w:eastAsia="Times New Roman" w:cstheme="minorHAnsi"/>
        </w:rPr>
      </w:pPr>
      <w:r w:rsidRPr="000D5DB5">
        <w:rPr>
          <w:rFonts w:eastAsia="Times New Roman" w:cstheme="minorHAnsi"/>
          <w:b/>
          <w:bCs/>
          <w:color w:val="000000"/>
        </w:rPr>
        <w:t>Range</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120 feet </w:t>
      </w:r>
    </w:p>
    <w:p w14:paraId="16C2F4F6" w14:textId="77777777" w:rsidR="0037145A" w:rsidRPr="00134BC3" w:rsidRDefault="0037145A">
      <w:pPr>
        <w:contextualSpacing/>
        <w:rPr>
          <w:rFonts w:eastAsia="Times New Roman" w:cstheme="minorHAnsi"/>
        </w:rPr>
      </w:pPr>
      <w:r>
        <w:rPr>
          <w:rFonts w:eastAsia="Times New Roman" w:cstheme="minorHAnsi"/>
          <w:b/>
          <w:bCs/>
          <w:color w:val="000000"/>
        </w:rPr>
        <w:t>Components</w:t>
      </w:r>
      <w:r w:rsidR="005C5B9F">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r w:rsidRPr="0037145A">
        <w:rPr>
          <w:rFonts w:eastAsia="Times New Roman" w:cstheme="minorHAnsi"/>
          <w:color w:val="000000"/>
        </w:rPr>
        <w:t>,</w:t>
      </w:r>
      <w:r w:rsidRPr="000D5DB5">
        <w:rPr>
          <w:rFonts w:eastAsia="Times New Roman" w:cstheme="minorHAnsi"/>
          <w:color w:val="000000"/>
        </w:rPr>
        <w:t xml:space="preserve"> M (Leaf of any plant)</w:t>
      </w:r>
    </w:p>
    <w:p w14:paraId="503C44F4" w14:textId="77777777" w:rsidR="00AB25EF" w:rsidRPr="00134BC3" w:rsidRDefault="00AB25EF" w:rsidP="00272CA8">
      <w:pPr>
        <w:contextualSpacing/>
        <w:rPr>
          <w:rFonts w:eastAsia="Times New Roman" w:cstheme="minorHAnsi"/>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Instantaneous, plus </w:t>
      </w:r>
      <w:del w:id="6227" w:author="Admin" w:date="2021-05-07T13:59:00Z">
        <w:r w:rsidRPr="000D5DB5" w:rsidDel="003B4081">
          <w:rPr>
            <w:rFonts w:eastAsia="Times New Roman" w:cstheme="minorHAnsi"/>
            <w:color w:val="000000"/>
          </w:rPr>
          <w:delText xml:space="preserve">one </w:delText>
        </w:r>
      </w:del>
      <w:ins w:id="6228" w:author="Admin" w:date="2021-05-07T13:59:00Z">
        <w:r w:rsidR="003B4081">
          <w:rPr>
            <w:rFonts w:eastAsia="Times New Roman" w:cstheme="minorHAnsi"/>
            <w:color w:val="000000"/>
          </w:rPr>
          <w:t>3</w:t>
        </w:r>
        <w:r w:rsidR="003B4081" w:rsidRPr="000D5DB5">
          <w:rPr>
            <w:rFonts w:eastAsia="Times New Roman" w:cstheme="minorHAnsi"/>
            <w:color w:val="000000"/>
          </w:rPr>
          <w:t xml:space="preserve"> </w:t>
        </w:r>
      </w:ins>
      <w:del w:id="6229" w:author="Admin" w:date="2021-05-07T13:59:00Z">
        <w:r w:rsidRPr="000D5DB5" w:rsidDel="003B4081">
          <w:rPr>
            <w:rFonts w:eastAsia="Times New Roman" w:cstheme="minorHAnsi"/>
            <w:color w:val="000000"/>
          </w:rPr>
          <w:delText>minute</w:delText>
        </w:r>
      </w:del>
      <w:ins w:id="6230" w:author="Admin" w:date="2021-05-07T13:59:00Z">
        <w:r w:rsidR="003B4081">
          <w:rPr>
            <w:rFonts w:eastAsia="Times New Roman" w:cstheme="minorHAnsi"/>
            <w:color w:val="000000"/>
          </w:rPr>
          <w:t>rounds</w:t>
        </w:r>
      </w:ins>
    </w:p>
    <w:p w14:paraId="332E1856" w14:textId="39D3128F" w:rsidR="0008540D" w:rsidRDefault="00FD3546" w:rsidP="000335B1">
      <w:pPr>
        <w:contextualSpacing/>
        <w:rPr>
          <w:rFonts w:eastAsia="Times New Roman" w:cstheme="minorHAnsi"/>
          <w:color w:val="000000"/>
        </w:rPr>
      </w:pPr>
      <w:r w:rsidRPr="000D5DB5">
        <w:rPr>
          <w:rFonts w:eastAsia="Times New Roman" w:cstheme="minorHAnsi"/>
          <w:color w:val="000000"/>
        </w:rPr>
        <w:t xml:space="preserve">You call down a </w:t>
      </w:r>
      <w:r w:rsidR="00492EE1">
        <w:rPr>
          <w:rFonts w:eastAsia="Times New Roman" w:cstheme="minorHAnsi"/>
          <w:color w:val="000000"/>
        </w:rPr>
        <w:t xml:space="preserve">beam </w:t>
      </w:r>
      <w:r w:rsidRPr="000D5DB5">
        <w:rPr>
          <w:rFonts w:eastAsia="Times New Roman" w:cstheme="minorHAnsi"/>
          <w:color w:val="000000"/>
        </w:rPr>
        <w:t xml:space="preserve">of brilliant sunlight that </w:t>
      </w:r>
      <w:del w:id="6231" w:author="Admin" w:date="2021-05-07T13:59:00Z">
        <w:r w:rsidRPr="000D5DB5" w:rsidDel="003B4081">
          <w:rPr>
            <w:rFonts w:eastAsia="Times New Roman" w:cstheme="minorHAnsi"/>
            <w:color w:val="000000"/>
          </w:rPr>
          <w:delText>suffuse</w:delText>
        </w:r>
        <w:r w:rsidR="00492EE1" w:rsidDel="003B4081">
          <w:rPr>
            <w:rFonts w:eastAsia="Times New Roman" w:cstheme="minorHAnsi"/>
            <w:color w:val="000000"/>
          </w:rPr>
          <w:delText>s</w:delText>
        </w:r>
      </w:del>
      <w:ins w:id="6232" w:author="Admin" w:date="2021-05-07T13:59:00Z">
        <w:r w:rsidR="003B4081" w:rsidRPr="000D5DB5">
          <w:rPr>
            <w:rFonts w:eastAsia="Times New Roman" w:cstheme="minorHAnsi"/>
            <w:color w:val="000000"/>
          </w:rPr>
          <w:t>floods</w:t>
        </w:r>
      </w:ins>
      <w:r w:rsidRPr="000D5DB5">
        <w:rPr>
          <w:rFonts w:eastAsia="Times New Roman" w:cstheme="minorHAnsi"/>
          <w:color w:val="000000"/>
        </w:rPr>
        <w:t xml:space="preserve"> the target’s being. Make a ranged spell attack against the target. On a hit, the target takes </w:t>
      </w:r>
      <w:r w:rsidR="001B63AB">
        <w:rPr>
          <w:rFonts w:eastAsia="Times New Roman" w:cstheme="minorHAnsi"/>
          <w:color w:val="000000"/>
        </w:rPr>
        <w:t>3</w:t>
      </w:r>
      <w:r w:rsidR="001B63AB" w:rsidRPr="000D5DB5">
        <w:rPr>
          <w:rFonts w:eastAsia="Times New Roman" w:cstheme="minorHAnsi"/>
          <w:color w:val="000000"/>
        </w:rPr>
        <w:t xml:space="preserve">d4 </w:t>
      </w:r>
      <w:r w:rsidRPr="000D5DB5">
        <w:rPr>
          <w:rFonts w:eastAsia="Times New Roman" w:cstheme="minorHAnsi"/>
          <w:color w:val="000000"/>
        </w:rPr>
        <w:t xml:space="preserve">arcane damage. </w:t>
      </w:r>
      <w:ins w:id="6233" w:author="Admin" w:date="2021-05-07T14:00:00Z">
        <w:r w:rsidR="003B4081" w:rsidRPr="003B4081">
          <w:rPr>
            <w:rFonts w:eastAsia="Times New Roman" w:cstheme="minorHAnsi"/>
            <w:color w:val="000000"/>
          </w:rPr>
          <w:t xml:space="preserve">The sigil pulses at the start of your turn every </w:t>
        </w:r>
        <w:r w:rsidR="003B4081" w:rsidRPr="003B4081">
          <w:rPr>
            <w:rFonts w:eastAsia="Times New Roman" w:cstheme="minorHAnsi"/>
            <w:color w:val="000000"/>
          </w:rPr>
          <w:lastRenderedPageBreak/>
          <w:t xml:space="preserve">round, repeating the </w:t>
        </w:r>
      </w:ins>
      <w:ins w:id="6234" w:author="Admin" w:date="2022-04-18T23:41:00Z">
        <w:r w:rsidR="000335B1">
          <w:rPr>
            <w:rFonts w:eastAsia="Times New Roman" w:cstheme="minorHAnsi"/>
            <w:color w:val="000000"/>
          </w:rPr>
          <w:t xml:space="preserve">primary </w:t>
        </w:r>
      </w:ins>
      <w:ins w:id="6235" w:author="Admin" w:date="2021-05-07T14:00:00Z">
        <w:r w:rsidR="003B4081" w:rsidRPr="003B4081">
          <w:rPr>
            <w:rFonts w:eastAsia="Times New Roman" w:cstheme="minorHAnsi"/>
            <w:color w:val="000000"/>
          </w:rPr>
          <w:t>effect.</w:t>
        </w:r>
      </w:ins>
      <w:del w:id="6236" w:author="Admin" w:date="2021-05-07T14:00:00Z">
        <w:r w:rsidR="0008540D" w:rsidRPr="000D5DB5" w:rsidDel="003B4081">
          <w:rPr>
            <w:rFonts w:eastAsia="Times New Roman" w:cstheme="minorHAnsi"/>
            <w:color w:val="000000"/>
          </w:rPr>
          <w:delText xml:space="preserve">At the beginning of every round, the </w:delText>
        </w:r>
        <w:r w:rsidR="0008540D" w:rsidDel="003B4081">
          <w:rPr>
            <w:rFonts w:eastAsia="Times New Roman" w:cstheme="minorHAnsi"/>
            <w:color w:val="000000"/>
          </w:rPr>
          <w:delText xml:space="preserve">caster </w:delText>
        </w:r>
        <w:r w:rsidR="0008540D" w:rsidRPr="000D5DB5" w:rsidDel="003B4081">
          <w:rPr>
            <w:rFonts w:eastAsia="Times New Roman" w:cstheme="minorHAnsi"/>
            <w:color w:val="000000"/>
          </w:rPr>
          <w:delText xml:space="preserve">must succeed on a </w:delText>
        </w:r>
        <w:r w:rsidR="00D768AE" w:rsidDel="003B4081">
          <w:rPr>
            <w:rFonts w:eastAsia="Times New Roman" w:cstheme="minorHAnsi"/>
            <w:color w:val="000000"/>
          </w:rPr>
          <w:delText>sigil</w:delText>
        </w:r>
        <w:r w:rsidR="0008540D" w:rsidDel="003B4081">
          <w:rPr>
            <w:rFonts w:eastAsia="Times New Roman" w:cstheme="minorHAnsi"/>
            <w:color w:val="000000"/>
          </w:rPr>
          <w:delText xml:space="preserve"> roll to affect the target </w:delText>
        </w:r>
        <w:r w:rsidR="0008540D" w:rsidRPr="000D5DB5" w:rsidDel="003B4081">
          <w:rPr>
            <w:rFonts w:eastAsia="Times New Roman" w:cstheme="minorHAnsi"/>
            <w:color w:val="000000"/>
          </w:rPr>
          <w:delText xml:space="preserve">again. </w:delText>
        </w:r>
      </w:del>
    </w:p>
    <w:p w14:paraId="0A6870F7" w14:textId="77777777" w:rsidR="00FD3546" w:rsidRDefault="0008540D" w:rsidP="00272CA8">
      <w:pPr>
        <w:contextualSpacing/>
        <w:rPr>
          <w:rFonts w:eastAsia="Times New Roman" w:cstheme="minorHAnsi"/>
          <w:color w:val="000000"/>
        </w:rPr>
      </w:pPr>
      <w:r>
        <w:rPr>
          <w:rFonts w:eastAsia="Times New Roman" w:cstheme="minorHAnsi"/>
          <w:color w:val="000000"/>
        </w:rPr>
        <w:t>Also, s</w:t>
      </w:r>
      <w:r w:rsidR="00FD3546" w:rsidRPr="000D5DB5">
        <w:rPr>
          <w:rFonts w:eastAsia="Times New Roman" w:cstheme="minorHAnsi"/>
          <w:color w:val="000000"/>
        </w:rPr>
        <w:t xml:space="preserve">o long as the spell is active, </w:t>
      </w:r>
      <w:del w:id="6237" w:author="Admin" w:date="2021-05-07T14:01:00Z">
        <w:r w:rsidR="00A67B81" w:rsidDel="003B4081">
          <w:rPr>
            <w:rFonts w:eastAsia="Times New Roman" w:cstheme="minorHAnsi"/>
            <w:color w:val="000000"/>
          </w:rPr>
          <w:delText>you gain a +</w:delText>
        </w:r>
        <w:r w:rsidR="00FD3546" w:rsidRPr="000D5DB5" w:rsidDel="003B4081">
          <w:rPr>
            <w:rFonts w:eastAsia="Times New Roman" w:cstheme="minorHAnsi"/>
            <w:color w:val="000000"/>
          </w:rPr>
          <w:delText xml:space="preserve">4 </w:delText>
        </w:r>
        <w:r w:rsidR="00A67B81" w:rsidDel="003B4081">
          <w:rPr>
            <w:rFonts w:eastAsia="Times New Roman" w:cstheme="minorHAnsi"/>
            <w:color w:val="000000"/>
          </w:rPr>
          <w:delText xml:space="preserve">bonus to any sigil roll to maintain </w:delText>
        </w:r>
      </w:del>
      <w:ins w:id="6238" w:author="Admin" w:date="2021-05-07T14:01:00Z">
        <w:r w:rsidR="003B4081">
          <w:rPr>
            <w:rFonts w:eastAsia="Times New Roman" w:cstheme="minorHAnsi"/>
            <w:color w:val="000000"/>
          </w:rPr>
          <w:t xml:space="preserve">your </w:t>
        </w:r>
      </w:ins>
      <w:del w:id="6239" w:author="Admin" w:date="2021-05-07T14:01:00Z">
        <w:r w:rsidR="00A67B81" w:rsidDel="003B4081">
          <w:rPr>
            <w:rFonts w:eastAsia="Times New Roman" w:cstheme="minorHAnsi"/>
            <w:color w:val="000000"/>
          </w:rPr>
          <w:delText xml:space="preserve">the </w:delText>
        </w:r>
      </w:del>
      <w:r w:rsidR="005C5B9F" w:rsidRPr="005C5B9F">
        <w:rPr>
          <w:rFonts w:eastAsia="Times New Roman" w:cstheme="minorHAnsi"/>
          <w:i/>
          <w:iCs/>
          <w:color w:val="000000"/>
        </w:rPr>
        <w:t>m</w:t>
      </w:r>
      <w:r w:rsidR="001B63AB" w:rsidRPr="005C5B9F">
        <w:rPr>
          <w:rFonts w:eastAsia="Times New Roman" w:cstheme="minorHAnsi"/>
          <w:i/>
          <w:iCs/>
          <w:color w:val="000000"/>
        </w:rPr>
        <w:t>oonfire</w:t>
      </w:r>
      <w:r w:rsidR="001B63AB" w:rsidRPr="000D5DB5">
        <w:rPr>
          <w:rFonts w:eastAsia="Times New Roman" w:cstheme="minorHAnsi"/>
          <w:color w:val="000000"/>
        </w:rPr>
        <w:t xml:space="preserve"> </w:t>
      </w:r>
      <w:r w:rsidR="00FD3546" w:rsidRPr="000D5DB5">
        <w:rPr>
          <w:rFonts w:eastAsia="Times New Roman" w:cstheme="minorHAnsi"/>
          <w:color w:val="000000"/>
        </w:rPr>
        <w:t>spell</w:t>
      </w:r>
      <w:ins w:id="6240" w:author="Admin" w:date="2021-05-07T14:01:00Z">
        <w:r w:rsidR="003B4081">
          <w:rPr>
            <w:rFonts w:eastAsia="Times New Roman" w:cstheme="minorHAnsi"/>
            <w:color w:val="000000"/>
          </w:rPr>
          <w:t xml:space="preserve">’s duration increases to match that of </w:t>
        </w:r>
        <w:r w:rsidR="003B4081">
          <w:rPr>
            <w:rFonts w:eastAsia="Times New Roman" w:cstheme="minorHAnsi"/>
            <w:i/>
            <w:iCs/>
            <w:color w:val="000000"/>
          </w:rPr>
          <w:t>sunfire</w:t>
        </w:r>
      </w:ins>
      <w:r w:rsidR="002A1439">
        <w:rPr>
          <w:rFonts w:eastAsia="Times New Roman" w:cstheme="minorHAnsi"/>
          <w:color w:val="000000"/>
        </w:rPr>
        <w:t xml:space="preserve">, </w:t>
      </w:r>
      <w:r w:rsidR="00A67B81">
        <w:rPr>
          <w:rFonts w:eastAsia="Times New Roman" w:cstheme="minorHAnsi"/>
          <w:color w:val="000000"/>
        </w:rPr>
        <w:t xml:space="preserve">and </w:t>
      </w:r>
      <w:ins w:id="6241" w:author="Admin" w:date="2021-05-07T14:01:00Z">
        <w:r w:rsidR="003B4081">
          <w:rPr>
            <w:rFonts w:eastAsia="Times New Roman" w:cstheme="minorHAnsi"/>
            <w:color w:val="000000"/>
          </w:rPr>
          <w:t xml:space="preserve">you </w:t>
        </w:r>
      </w:ins>
      <w:r w:rsidR="00A67B81">
        <w:rPr>
          <w:rFonts w:eastAsia="Times New Roman" w:cstheme="minorHAnsi"/>
          <w:color w:val="000000"/>
        </w:rPr>
        <w:t xml:space="preserve">increase the DC or attack bonus of any </w:t>
      </w:r>
      <w:del w:id="6242" w:author="Admin" w:date="2021-05-07T14:01:00Z">
        <w:r w:rsidR="002A1439" w:rsidDel="003B4081">
          <w:rPr>
            <w:rFonts w:eastAsia="Times New Roman" w:cstheme="minorHAnsi"/>
            <w:color w:val="000000"/>
          </w:rPr>
          <w:delText xml:space="preserve">fire </w:delText>
        </w:r>
      </w:del>
      <w:ins w:id="6243" w:author="Admin" w:date="2021-05-07T14:01:00Z">
        <w:r w:rsidR="003B4081">
          <w:rPr>
            <w:rFonts w:eastAsia="Times New Roman" w:cstheme="minorHAnsi"/>
            <w:color w:val="000000"/>
          </w:rPr>
          <w:t xml:space="preserve">holy </w:t>
        </w:r>
      </w:ins>
      <w:r w:rsidR="002A1439">
        <w:rPr>
          <w:rFonts w:eastAsia="Times New Roman" w:cstheme="minorHAnsi"/>
          <w:color w:val="000000"/>
        </w:rPr>
        <w:t>spell</w:t>
      </w:r>
      <w:r w:rsidR="00A67B81">
        <w:rPr>
          <w:rFonts w:eastAsia="Times New Roman" w:cstheme="minorHAnsi"/>
          <w:color w:val="000000"/>
        </w:rPr>
        <w:t xml:space="preserve"> you cast by +2</w:t>
      </w:r>
      <w:r w:rsidR="00FD3546" w:rsidRPr="000D5DB5">
        <w:rPr>
          <w:rFonts w:eastAsia="Times New Roman" w:cstheme="minorHAnsi"/>
          <w:color w:val="000000"/>
        </w:rPr>
        <w:t xml:space="preserve">. </w:t>
      </w:r>
      <w:r w:rsidR="000959C4">
        <w:rPr>
          <w:rFonts w:eastAsia="Times New Roman" w:cstheme="minorHAnsi"/>
          <w:color w:val="000000"/>
        </w:rPr>
        <w:br/>
      </w:r>
      <w:r w:rsidR="00FD3546" w:rsidRPr="000D5DB5">
        <w:rPr>
          <w:rFonts w:eastAsia="Times New Roman" w:cstheme="minorHAnsi"/>
          <w:color w:val="000000"/>
        </w:rPr>
        <w:t>If the ranged spell attack misses, the spell deals half the initial damage and has no other effect.</w:t>
      </w:r>
      <w:r w:rsidR="00492EE1">
        <w:rPr>
          <w:rFonts w:eastAsia="Times New Roman" w:cstheme="minorHAnsi"/>
          <w:color w:val="000000"/>
        </w:rPr>
        <w:t xml:space="preserve"> </w:t>
      </w:r>
    </w:p>
    <w:p w14:paraId="63C25F69" w14:textId="78A76A11" w:rsidR="00FD3546" w:rsidRPr="000D5DB5" w:rsidRDefault="00FD3546" w:rsidP="000335B1">
      <w:pPr>
        <w:contextualSpacing/>
        <w:rPr>
          <w:rFonts w:eastAsia="Times New Roman" w:cstheme="minorHAnsi"/>
          <w:color w:val="000000"/>
        </w:rPr>
        <w:pPrChange w:id="6244" w:author="Admin" w:date="2022-04-18T23:41:00Z">
          <w:pPr>
            <w:contextualSpacing/>
          </w:pPr>
        </w:pPrChange>
      </w:pPr>
      <w:r w:rsidRPr="00134BC3">
        <w:rPr>
          <w:rFonts w:eastAsia="Times New Roman" w:cstheme="minorHAnsi"/>
          <w:b/>
          <w:bCs/>
          <w:color w:val="000000"/>
        </w:rPr>
        <w:t>Heightened.</w:t>
      </w:r>
      <w:r w:rsidRPr="000D5DB5">
        <w:rPr>
          <w:rFonts w:eastAsia="Times New Roman" w:cstheme="minorHAnsi"/>
          <w:color w:val="000000"/>
        </w:rPr>
        <w:t xml:space="preserve"> The damage taken increases by one dice per every level above </w:t>
      </w:r>
      <w:del w:id="6245" w:author="Admin" w:date="2022-04-18T23:41:00Z">
        <w:r w:rsidRPr="000D5DB5" w:rsidDel="000335B1">
          <w:rPr>
            <w:rFonts w:eastAsia="Times New Roman" w:cstheme="minorHAnsi"/>
            <w:color w:val="000000"/>
          </w:rPr>
          <w:delText>1st</w:delText>
        </w:r>
      </w:del>
      <w:ins w:id="6246" w:author="Admin" w:date="2022-04-18T23:41:00Z">
        <w:r w:rsidR="000335B1">
          <w:rPr>
            <w:rFonts w:eastAsia="Times New Roman" w:cstheme="minorHAnsi"/>
            <w:color w:val="000000"/>
          </w:rPr>
          <w:t>3rd</w:t>
        </w:r>
      </w:ins>
      <w:r w:rsidRPr="000D5DB5">
        <w:rPr>
          <w:rFonts w:eastAsia="Times New Roman" w:cstheme="minorHAnsi"/>
          <w:color w:val="000000"/>
        </w:rPr>
        <w:t xml:space="preserve">. </w:t>
      </w:r>
    </w:p>
    <w:p w14:paraId="32D33B60" w14:textId="77777777" w:rsidR="00AB25EF" w:rsidRPr="00134BC3" w:rsidRDefault="00AB25EF">
      <w:pPr>
        <w:contextualSpacing/>
        <w:rPr>
          <w:rFonts w:eastAsia="Times New Roman" w:cstheme="minorHAnsi"/>
        </w:rPr>
      </w:pPr>
    </w:p>
    <w:p w14:paraId="6C99B1DB" w14:textId="77777777" w:rsidR="00AB25EF" w:rsidRPr="00134BC3" w:rsidRDefault="00AB25EF" w:rsidP="00AF53CA">
      <w:pPr>
        <w:contextualSpacing/>
        <w:rPr>
          <w:rFonts w:eastAsia="Times New Roman" w:cstheme="minorHAnsi"/>
        </w:rPr>
      </w:pPr>
      <w:r w:rsidRPr="000D5DB5">
        <w:rPr>
          <w:rFonts w:eastAsia="Times New Roman" w:cstheme="minorHAnsi"/>
          <w:b/>
          <w:bCs/>
          <w:color w:val="000000"/>
        </w:rPr>
        <w:t>Swipe and Shred [</w:t>
      </w:r>
      <w:r w:rsidR="00AF53CA">
        <w:rPr>
          <w:rFonts w:eastAsia="Times New Roman" w:cstheme="minorHAnsi"/>
          <w:b/>
          <w:bCs/>
          <w:color w:val="000000"/>
        </w:rPr>
        <w:t>level 0</w:t>
      </w:r>
      <w:r w:rsidRPr="000D5DB5">
        <w:rPr>
          <w:rFonts w:eastAsia="Times New Roman" w:cstheme="minorHAnsi"/>
          <w:b/>
          <w:bCs/>
          <w:color w:val="000000"/>
        </w:rPr>
        <w:t>]</w:t>
      </w:r>
    </w:p>
    <w:p w14:paraId="5F49128C"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[strike]</w:t>
      </w:r>
    </w:p>
    <w:p w14:paraId="11596598" w14:textId="77777777" w:rsidR="00967903" w:rsidRPr="00967903" w:rsidRDefault="00967903" w:rsidP="00967903">
      <w:pPr>
        <w:contextualSpacing/>
        <w:rPr>
          <w:rFonts w:eastAsia="Times New Roman" w:cstheme="minorHAnsi"/>
          <w:color w:val="000000"/>
        </w:rPr>
      </w:pPr>
      <w:r>
        <w:rPr>
          <w:rFonts w:eastAsia="Times New Roman" w:cstheme="minorHAnsi"/>
          <w:b/>
          <w:bCs/>
          <w:color w:val="000000"/>
        </w:rPr>
        <w:t>Range</w:t>
      </w:r>
      <w:r w:rsidR="005C5B9F">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Self</w:t>
      </w:r>
    </w:p>
    <w:p w14:paraId="2D9B3ECD" w14:textId="77777777" w:rsidR="00AB25EF" w:rsidRPr="0037145A" w:rsidRDefault="00A07061">
      <w:pPr>
        <w:contextualSpacing/>
        <w:rPr>
          <w:rFonts w:eastAsia="Times New Roman" w:cstheme="minorHAnsi"/>
        </w:rPr>
      </w:pPr>
      <w:r>
        <w:rPr>
          <w:rFonts w:eastAsia="Times New Roman" w:cstheme="minorHAnsi"/>
          <w:b/>
          <w:bCs/>
          <w:color w:val="000000"/>
        </w:rPr>
        <w:t>Components</w:t>
      </w:r>
      <w:r w:rsidR="005C5B9F">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p>
    <w:p w14:paraId="37C51C5C" w14:textId="77777777" w:rsidR="00AB25EF" w:rsidRPr="00134BC3" w:rsidRDefault="00AB25EF" w:rsidP="00AF53CA">
      <w:pPr>
        <w:contextualSpacing/>
        <w:rPr>
          <w:rFonts w:eastAsia="Times New Roman" w:cstheme="minorHAnsi"/>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00E42AF1">
        <w:rPr>
          <w:rFonts w:eastAsia="Times New Roman" w:cstheme="minorHAnsi"/>
          <w:color w:val="000000"/>
        </w:rPr>
        <w:t>1</w:t>
      </w:r>
      <w:r w:rsidRPr="000D5DB5">
        <w:rPr>
          <w:rFonts w:eastAsia="Times New Roman" w:cstheme="minorHAnsi"/>
          <w:color w:val="000000"/>
        </w:rPr>
        <w:t xml:space="preserve"> minute, or one use </w:t>
      </w:r>
    </w:p>
    <w:p w14:paraId="1FDDBFC1"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You may apply this strike to any melee natural unarmed attack. This deals additional 1d6 damage, </w:t>
      </w:r>
      <w:r w:rsidR="00E23B65" w:rsidRPr="000D5DB5">
        <w:rPr>
          <w:rFonts w:eastAsia="Times New Roman" w:cstheme="minorHAnsi"/>
          <w:color w:val="000000"/>
        </w:rPr>
        <w:t>and the target suffers disadvantage to attack rolls for one round.</w:t>
      </w:r>
    </w:p>
    <w:p w14:paraId="191209C9" w14:textId="77777777" w:rsidR="00AB25EF" w:rsidRDefault="00AF53CA" w:rsidP="00AF53CA">
      <w:pPr>
        <w:contextualSpacing/>
        <w:rPr>
          <w:rFonts w:eastAsia="Times New Roman" w:cstheme="minorHAnsi"/>
        </w:rPr>
      </w:pPr>
      <w:r w:rsidRPr="00AF53CA">
        <w:rPr>
          <w:rFonts w:eastAsia="Times New Roman" w:cstheme="minorHAnsi"/>
        </w:rPr>
        <w:t>The spell's damage increases by 1d</w:t>
      </w:r>
      <w:r>
        <w:rPr>
          <w:rFonts w:eastAsia="Times New Roman" w:cstheme="minorHAnsi"/>
        </w:rPr>
        <w:t>6</w:t>
      </w:r>
      <w:r w:rsidRPr="00AF53CA">
        <w:rPr>
          <w:rFonts w:eastAsia="Times New Roman" w:cstheme="minorHAnsi"/>
        </w:rPr>
        <w:t xml:space="preserve"> when you reach 5th level (2d</w:t>
      </w:r>
      <w:r>
        <w:rPr>
          <w:rFonts w:eastAsia="Times New Roman" w:cstheme="minorHAnsi"/>
        </w:rPr>
        <w:t>6</w:t>
      </w:r>
      <w:r w:rsidRPr="00AF53CA">
        <w:rPr>
          <w:rFonts w:eastAsia="Times New Roman" w:cstheme="minorHAnsi"/>
        </w:rPr>
        <w:t>), 11th level (3d</w:t>
      </w:r>
      <w:r>
        <w:rPr>
          <w:rFonts w:eastAsia="Times New Roman" w:cstheme="minorHAnsi"/>
        </w:rPr>
        <w:t>6</w:t>
      </w:r>
      <w:r w:rsidRPr="00AF53CA">
        <w:rPr>
          <w:rFonts w:eastAsia="Times New Roman" w:cstheme="minorHAnsi"/>
        </w:rPr>
        <w:t>), and 17th level (4d</w:t>
      </w:r>
      <w:r>
        <w:rPr>
          <w:rFonts w:eastAsia="Times New Roman" w:cstheme="minorHAnsi"/>
        </w:rPr>
        <w:t>6</w:t>
      </w:r>
      <w:r w:rsidRPr="00AF53CA">
        <w:rPr>
          <w:rFonts w:eastAsia="Times New Roman" w:cstheme="minorHAnsi"/>
        </w:rPr>
        <w:t>).</w:t>
      </w:r>
    </w:p>
    <w:p w14:paraId="640E201C" w14:textId="77777777" w:rsidR="00AF53CA" w:rsidRPr="00134BC3" w:rsidRDefault="00AF53CA">
      <w:pPr>
        <w:contextualSpacing/>
        <w:rPr>
          <w:rFonts w:eastAsia="Times New Roman" w:cstheme="minorHAnsi"/>
        </w:rPr>
      </w:pPr>
    </w:p>
    <w:p w14:paraId="0CF2C5F1" w14:textId="77777777" w:rsidR="008879AA" w:rsidRPr="00134BC3" w:rsidRDefault="008879AA">
      <w:pPr>
        <w:contextualSpacing/>
        <w:rPr>
          <w:rFonts w:eastAsia="Times New Roman" w:cstheme="minorHAnsi"/>
          <w:b/>
          <w:bCs/>
        </w:rPr>
      </w:pPr>
      <w:r w:rsidRPr="00134BC3">
        <w:rPr>
          <w:rFonts w:eastAsia="Times New Roman" w:cstheme="minorHAnsi"/>
          <w:b/>
          <w:bCs/>
        </w:rPr>
        <w:t>Telekinesis [</w:t>
      </w:r>
      <w:r w:rsidR="00324C75" w:rsidRPr="000D5DB5">
        <w:rPr>
          <w:rFonts w:eastAsia="Times New Roman" w:cstheme="minorHAnsi"/>
          <w:b/>
          <w:bCs/>
          <w:color w:val="000000"/>
        </w:rPr>
        <w:t>level</w:t>
      </w:r>
      <w:r w:rsidR="00324C75" w:rsidRPr="000D5DB5">
        <w:rPr>
          <w:rFonts w:eastAsia="Times New Roman" w:cstheme="minorHAnsi"/>
          <w:b/>
          <w:bCs/>
        </w:rPr>
        <w:t xml:space="preserve"> </w:t>
      </w:r>
      <w:r w:rsidRPr="00134BC3">
        <w:rPr>
          <w:rFonts w:eastAsia="Times New Roman" w:cstheme="minorHAnsi"/>
          <w:b/>
          <w:bCs/>
        </w:rPr>
        <w:t>3]</w:t>
      </w:r>
    </w:p>
    <w:p w14:paraId="58A05404" w14:textId="77777777" w:rsidR="008879AA" w:rsidRPr="00134BC3" w:rsidRDefault="008879AA">
      <w:pPr>
        <w:contextualSpacing/>
        <w:rPr>
          <w:rFonts w:eastAsia="Times New Roman" w:cstheme="minorHAnsi"/>
        </w:rPr>
      </w:pPr>
      <w:r w:rsidRPr="00134BC3">
        <w:rPr>
          <w:rFonts w:eastAsia="Times New Roman" w:cstheme="minorHAnsi"/>
        </w:rPr>
        <w:t>Transmutation</w:t>
      </w:r>
    </w:p>
    <w:p w14:paraId="19C3F067" w14:textId="77777777" w:rsidR="00617A27" w:rsidRPr="00134BC3" w:rsidRDefault="00617A27">
      <w:pPr>
        <w:contextualSpacing/>
        <w:rPr>
          <w:rFonts w:eastAsia="Times New Roman" w:cstheme="minorHAnsi"/>
        </w:rPr>
      </w:pPr>
      <w:r w:rsidRPr="00134BC3">
        <w:rPr>
          <w:rFonts w:eastAsia="Times New Roman" w:cstheme="minorHAnsi"/>
          <w:b/>
          <w:bCs/>
        </w:rPr>
        <w:t>Casting Time</w:t>
      </w:r>
      <w:r w:rsidR="005C5B9F">
        <w:rPr>
          <w:rFonts w:eastAsia="Times New Roman" w:cstheme="minorHAnsi"/>
          <w:b/>
          <w:bCs/>
          <w:color w:val="000000"/>
        </w:rPr>
        <w:t>:</w:t>
      </w:r>
      <w:r w:rsidRPr="00134BC3">
        <w:rPr>
          <w:rFonts w:eastAsia="Times New Roman" w:cstheme="minorHAnsi"/>
        </w:rPr>
        <w:t xml:space="preserve"> 1 action</w:t>
      </w:r>
    </w:p>
    <w:p w14:paraId="0CEA55D2" w14:textId="77777777" w:rsidR="007A6DF7" w:rsidRDefault="007A6DF7">
      <w:pPr>
        <w:contextualSpacing/>
        <w:rPr>
          <w:rFonts w:eastAsia="Times New Roman" w:cstheme="minorHAnsi"/>
        </w:rPr>
      </w:pPr>
      <w:r w:rsidRPr="00134BC3">
        <w:rPr>
          <w:rFonts w:eastAsia="Times New Roman" w:cstheme="minorHAnsi"/>
          <w:b/>
          <w:bCs/>
        </w:rPr>
        <w:t>Range</w:t>
      </w:r>
      <w:r w:rsidR="005C5B9F">
        <w:rPr>
          <w:rFonts w:eastAsia="Times New Roman" w:cstheme="minorHAnsi"/>
          <w:b/>
          <w:bCs/>
          <w:color w:val="000000"/>
        </w:rPr>
        <w:t>:</w:t>
      </w:r>
      <w:r w:rsidRPr="00134BC3">
        <w:rPr>
          <w:rFonts w:eastAsia="Times New Roman" w:cstheme="minorHAnsi"/>
        </w:rPr>
        <w:t xml:space="preserve"> 30 feet</w:t>
      </w:r>
    </w:p>
    <w:p w14:paraId="14EB07D3" w14:textId="77777777" w:rsidR="007A0074" w:rsidRDefault="0037145A">
      <w:pPr>
        <w:contextualSpacing/>
        <w:rPr>
          <w:rFonts w:eastAsia="Times New Roman" w:cstheme="minorHAnsi"/>
        </w:rPr>
      </w:pPr>
      <w:r>
        <w:rPr>
          <w:rFonts w:eastAsia="Times New Roman" w:cstheme="minorHAnsi"/>
          <w:b/>
          <w:bCs/>
        </w:rPr>
        <w:t>Components</w:t>
      </w:r>
      <w:r w:rsidR="005C5B9F">
        <w:rPr>
          <w:rFonts w:eastAsia="Times New Roman" w:cstheme="minorHAnsi"/>
          <w:b/>
          <w:bCs/>
          <w:color w:val="000000"/>
        </w:rPr>
        <w:t>:</w:t>
      </w:r>
      <w:r>
        <w:rPr>
          <w:rFonts w:eastAsia="Times New Roman" w:cstheme="minorHAnsi"/>
          <w:b/>
          <w:bCs/>
        </w:rPr>
        <w:t xml:space="preserve"> </w:t>
      </w:r>
      <w:r w:rsidRPr="00691344">
        <w:rPr>
          <w:rFonts w:eastAsia="Times New Roman" w:cstheme="minorHAnsi"/>
        </w:rPr>
        <w:t>V, S</w:t>
      </w:r>
    </w:p>
    <w:p w14:paraId="1797D56A" w14:textId="77777777" w:rsidR="008879AA" w:rsidRPr="00134BC3" w:rsidRDefault="008879AA">
      <w:pPr>
        <w:contextualSpacing/>
        <w:rPr>
          <w:rFonts w:eastAsia="Times New Roman" w:cstheme="minorHAnsi"/>
        </w:rPr>
      </w:pPr>
      <w:r w:rsidRPr="00134BC3">
        <w:rPr>
          <w:rFonts w:eastAsia="Times New Roman" w:cstheme="minorHAnsi"/>
          <w:b/>
          <w:bCs/>
        </w:rPr>
        <w:t>Duration</w:t>
      </w:r>
      <w:r w:rsidR="005C5B9F">
        <w:rPr>
          <w:rFonts w:eastAsia="Times New Roman" w:cstheme="minorHAnsi"/>
          <w:b/>
          <w:bCs/>
          <w:color w:val="000000"/>
        </w:rPr>
        <w:t>:</w:t>
      </w:r>
      <w:r w:rsidRPr="00134BC3">
        <w:rPr>
          <w:rFonts w:eastAsia="Times New Roman" w:cstheme="minorHAnsi"/>
        </w:rPr>
        <w:t xml:space="preserve"> Concentration, up to 1 minute</w:t>
      </w:r>
    </w:p>
    <w:p w14:paraId="36E2F9FB" w14:textId="77777777" w:rsidR="00CF4478" w:rsidRDefault="008879AA">
      <w:pPr>
        <w:contextualSpacing/>
        <w:rPr>
          <w:rFonts w:eastAsia="Times New Roman" w:cstheme="minorHAnsi"/>
        </w:rPr>
      </w:pPr>
      <w:r w:rsidRPr="00134BC3">
        <w:rPr>
          <w:rFonts w:eastAsia="Times New Roman" w:cstheme="minorHAnsi"/>
        </w:rPr>
        <w:t xml:space="preserve">You can manipulate creatures or objects within range </w:t>
      </w:r>
      <w:r w:rsidR="00CF4478">
        <w:rPr>
          <w:rFonts w:eastAsia="Times New Roman" w:cstheme="minorHAnsi"/>
        </w:rPr>
        <w:t>of the spell</w:t>
      </w:r>
      <w:r w:rsidRPr="00134BC3">
        <w:rPr>
          <w:rFonts w:eastAsia="Times New Roman" w:cstheme="minorHAnsi"/>
        </w:rPr>
        <w:t>.</w:t>
      </w:r>
      <w:r w:rsidR="0063534D">
        <w:rPr>
          <w:rFonts w:eastAsia="Times New Roman" w:cstheme="minorHAnsi"/>
        </w:rPr>
        <w:t xml:space="preserve"> When you cast the spell or start your turn concentrating with it, you may choose a creature or object to exert your will upon. If you switch targets, the prior target is no longer affected by the spell. </w:t>
      </w:r>
    </w:p>
    <w:p w14:paraId="3C9CEE0C" w14:textId="77777777" w:rsidR="00CF4478" w:rsidRPr="0063534D" w:rsidRDefault="00CF4478" w:rsidP="003C4628">
      <w:pPr>
        <w:pStyle w:val="ListParagraph"/>
        <w:numPr>
          <w:ilvl w:val="0"/>
          <w:numId w:val="52"/>
        </w:numPr>
        <w:rPr>
          <w:rFonts w:eastAsia="Times New Roman" w:cstheme="minorHAnsi"/>
        </w:rPr>
      </w:pPr>
      <w:r w:rsidRPr="0063534D">
        <w:rPr>
          <w:rFonts w:eastAsia="Times New Roman" w:cstheme="minorHAnsi"/>
        </w:rPr>
        <w:t xml:space="preserve">If choosing a creature, make </w:t>
      </w:r>
      <w:r w:rsidR="008879AA" w:rsidRPr="0063534D">
        <w:rPr>
          <w:rFonts w:eastAsia="Times New Roman" w:cstheme="minorHAnsi"/>
        </w:rPr>
        <w:t xml:space="preserve">an ability check with your spellcasting ability </w:t>
      </w:r>
      <w:r w:rsidR="002E3B9E">
        <w:rPr>
          <w:rFonts w:eastAsia="Times New Roman" w:cstheme="minorHAnsi"/>
        </w:rPr>
        <w:t>contested</w:t>
      </w:r>
      <w:r w:rsidR="008879AA" w:rsidRPr="0063534D">
        <w:rPr>
          <w:rFonts w:eastAsia="Times New Roman" w:cstheme="minorHAnsi"/>
        </w:rPr>
        <w:t xml:space="preserve"> by the creature's Strength </w:t>
      </w:r>
      <w:r w:rsidRPr="0063534D">
        <w:rPr>
          <w:rFonts w:eastAsia="Times New Roman" w:cstheme="minorHAnsi"/>
        </w:rPr>
        <w:t>saving throw</w:t>
      </w:r>
      <w:r w:rsidR="008879AA" w:rsidRPr="0063534D">
        <w:rPr>
          <w:rFonts w:eastAsia="Times New Roman" w:cstheme="minorHAnsi"/>
        </w:rPr>
        <w:t>. If you win, you can move the creature up to 15 feet</w:t>
      </w:r>
      <w:r w:rsidRPr="0063534D">
        <w:rPr>
          <w:rFonts w:eastAsia="Times New Roman" w:cstheme="minorHAnsi"/>
        </w:rPr>
        <w:t xml:space="preserve"> within the spell’s range</w:t>
      </w:r>
      <w:r w:rsidR="008879AA" w:rsidRPr="0063534D">
        <w:rPr>
          <w:rFonts w:eastAsia="Times New Roman" w:cstheme="minorHAnsi"/>
        </w:rPr>
        <w:t xml:space="preserve">, and the creature is restrained. </w:t>
      </w:r>
      <w:r w:rsidRPr="0063534D">
        <w:rPr>
          <w:rFonts w:eastAsia="Times New Roman" w:cstheme="minorHAnsi"/>
        </w:rPr>
        <w:t xml:space="preserve">The creature has advantage to this saving throw if </w:t>
      </w:r>
      <w:r w:rsidRPr="0063534D">
        <w:rPr>
          <w:rFonts w:eastAsia="Times New Roman" w:cstheme="minorHAnsi"/>
        </w:rPr>
        <w:lastRenderedPageBreak/>
        <w:t xml:space="preserve">it is larger than you. </w:t>
      </w:r>
      <w:r w:rsidR="0063534D" w:rsidRPr="0063534D">
        <w:rPr>
          <w:rFonts w:eastAsia="Times New Roman" w:cstheme="minorHAnsi"/>
        </w:rPr>
        <w:t xml:space="preserve">The creature must end its movement in a space it can occupy. </w:t>
      </w:r>
    </w:p>
    <w:p w14:paraId="6B65105B" w14:textId="77777777" w:rsidR="008879AA" w:rsidRPr="0063534D" w:rsidRDefault="00CF4478" w:rsidP="003C4628">
      <w:pPr>
        <w:pStyle w:val="ListParagraph"/>
        <w:numPr>
          <w:ilvl w:val="0"/>
          <w:numId w:val="52"/>
        </w:numPr>
        <w:rPr>
          <w:rFonts w:eastAsia="Times New Roman" w:cstheme="minorHAnsi"/>
        </w:rPr>
      </w:pPr>
      <w:r w:rsidRPr="0063534D">
        <w:rPr>
          <w:rFonts w:eastAsia="Times New Roman" w:cstheme="minorHAnsi"/>
        </w:rPr>
        <w:t xml:space="preserve">If choosing an object, you can move an </w:t>
      </w:r>
      <w:r w:rsidR="008879AA" w:rsidRPr="0063534D">
        <w:rPr>
          <w:rFonts w:eastAsia="Times New Roman" w:cstheme="minorHAnsi"/>
        </w:rPr>
        <w:t>unattended object up to 500 lb. up to 15 feet within the range of this spell</w:t>
      </w:r>
      <w:r w:rsidR="0063534D" w:rsidRPr="0063534D">
        <w:rPr>
          <w:rFonts w:eastAsia="Times New Roman" w:cstheme="minorHAnsi"/>
        </w:rPr>
        <w:t xml:space="preserve"> in a space it can occupy</w:t>
      </w:r>
      <w:r w:rsidR="008879AA" w:rsidRPr="0063534D">
        <w:rPr>
          <w:rFonts w:eastAsia="Times New Roman" w:cstheme="minorHAnsi"/>
        </w:rPr>
        <w:t xml:space="preserve">. </w:t>
      </w:r>
      <w:r w:rsidRPr="0063534D">
        <w:rPr>
          <w:rFonts w:eastAsia="Times New Roman" w:cstheme="minorHAnsi"/>
        </w:rPr>
        <w:t xml:space="preserve">If targeting an attended object (such as held or worn), you must succeed on an ability check with your spellcasting ability </w:t>
      </w:r>
      <w:r w:rsidR="002E3B9E">
        <w:rPr>
          <w:rFonts w:eastAsia="Times New Roman" w:cstheme="minorHAnsi"/>
        </w:rPr>
        <w:t>contested</w:t>
      </w:r>
      <w:r w:rsidRPr="0063534D">
        <w:rPr>
          <w:rFonts w:eastAsia="Times New Roman" w:cstheme="minorHAnsi"/>
        </w:rPr>
        <w:t xml:space="preserve"> to the creature’s Strength saving throw. The creature has advantage to this saving throw if the item is held by two hands or worn by it. A creature can also attempt to wrest control of the object using the same roll. </w:t>
      </w:r>
      <w:r w:rsidR="0063534D">
        <w:rPr>
          <w:rFonts w:eastAsia="Times New Roman" w:cstheme="minorHAnsi"/>
        </w:rPr>
        <w:t xml:space="preserve">You can exert fine control over the object (such as unlatching a door instead of simply pushing it, or choosing a specific item to manipulate via telekinesis). </w:t>
      </w:r>
    </w:p>
    <w:p w14:paraId="1F3176A3" w14:textId="77777777" w:rsidR="00CF4478" w:rsidRDefault="00CF4478" w:rsidP="0063534D">
      <w:pPr>
        <w:contextualSpacing/>
        <w:rPr>
          <w:rFonts w:eastAsia="Times New Roman" w:cstheme="minorHAnsi"/>
        </w:rPr>
      </w:pPr>
      <w:r>
        <w:rPr>
          <w:rFonts w:eastAsia="Times New Roman" w:cstheme="minorHAnsi"/>
        </w:rPr>
        <w:t>While concentrating on this spell, you can also use an action to channel the spell. If channeling, you can hold the creature or object of the spell in mid-air instead of simply moving them</w:t>
      </w:r>
      <w:r w:rsidR="0063534D">
        <w:rPr>
          <w:rFonts w:eastAsia="Times New Roman" w:cstheme="minorHAnsi"/>
        </w:rPr>
        <w:t>,</w:t>
      </w:r>
      <w:r>
        <w:rPr>
          <w:rFonts w:eastAsia="Times New Roman" w:cstheme="minorHAnsi"/>
        </w:rPr>
        <w:t xml:space="preserve"> or </w:t>
      </w:r>
      <w:r w:rsidR="0063534D">
        <w:rPr>
          <w:rFonts w:eastAsia="Times New Roman" w:cstheme="minorHAnsi"/>
        </w:rPr>
        <w:t xml:space="preserve">you can choose to </w:t>
      </w:r>
      <w:r>
        <w:rPr>
          <w:rFonts w:eastAsia="Times New Roman" w:cstheme="minorHAnsi"/>
        </w:rPr>
        <w:t xml:space="preserve">damage them by </w:t>
      </w:r>
      <w:r w:rsidR="0063534D">
        <w:rPr>
          <w:rFonts w:eastAsia="Times New Roman" w:cstheme="minorHAnsi"/>
        </w:rPr>
        <w:t xml:space="preserve">telekinetically </w:t>
      </w:r>
      <w:r>
        <w:rPr>
          <w:rFonts w:eastAsia="Times New Roman" w:cstheme="minorHAnsi"/>
        </w:rPr>
        <w:t>constricting</w:t>
      </w:r>
      <w:r w:rsidR="0063534D">
        <w:rPr>
          <w:rFonts w:eastAsia="Times New Roman" w:cstheme="minorHAnsi"/>
        </w:rPr>
        <w:t xml:space="preserve"> them</w:t>
      </w:r>
      <w:r>
        <w:rPr>
          <w:rFonts w:eastAsia="Times New Roman" w:cstheme="minorHAnsi"/>
        </w:rPr>
        <w:t xml:space="preserve">. This deals 1d6 points of bludgeoning damage per spell level every round. A character can attempt another </w:t>
      </w:r>
      <w:r w:rsidR="002E3B9E">
        <w:rPr>
          <w:rFonts w:eastAsia="Times New Roman" w:cstheme="minorHAnsi"/>
        </w:rPr>
        <w:t>contested</w:t>
      </w:r>
      <w:r>
        <w:rPr>
          <w:rFonts w:eastAsia="Times New Roman" w:cstheme="minorHAnsi"/>
        </w:rPr>
        <w:t xml:space="preserve"> check at the end of its turn every round to escape the spell. </w:t>
      </w:r>
    </w:p>
    <w:p w14:paraId="47A0FD31" w14:textId="77777777" w:rsidR="008879AA" w:rsidRPr="00134BC3" w:rsidRDefault="00CF4478" w:rsidP="00CF4478">
      <w:pPr>
        <w:contextualSpacing/>
        <w:rPr>
          <w:rFonts w:eastAsia="Times New Roman" w:cstheme="minorHAnsi"/>
        </w:rPr>
      </w:pPr>
      <w:r>
        <w:rPr>
          <w:rFonts w:eastAsia="Times New Roman" w:cstheme="minorHAnsi"/>
        </w:rPr>
        <w:t>If your turn ends without a creature or object held by the spell, the spell ends prematurely and its energies dissipate.</w:t>
      </w:r>
    </w:p>
    <w:p w14:paraId="061E2090" w14:textId="77777777" w:rsidR="008879AA" w:rsidRPr="00134BC3" w:rsidRDefault="008879AA">
      <w:pPr>
        <w:contextualSpacing/>
        <w:rPr>
          <w:rFonts w:eastAsia="Times New Roman" w:cstheme="minorHAnsi"/>
        </w:rPr>
      </w:pPr>
      <w:r w:rsidRPr="00134BC3">
        <w:rPr>
          <w:rFonts w:eastAsia="Times New Roman" w:cstheme="minorHAnsi"/>
          <w:i/>
          <w:iCs/>
        </w:rPr>
        <w:t>Special.</w:t>
      </w:r>
      <w:r w:rsidRPr="00134BC3">
        <w:rPr>
          <w:rFonts w:eastAsia="Times New Roman" w:cstheme="minorHAnsi"/>
        </w:rPr>
        <w:t xml:space="preserve"> Death Knights usually call this spell Death Grip, and mages and warlocks </w:t>
      </w:r>
      <w:r w:rsidRPr="000D5DB5">
        <w:rPr>
          <w:rFonts w:eastAsia="Times New Roman" w:cstheme="minorHAnsi"/>
        </w:rPr>
        <w:t xml:space="preserve">often </w:t>
      </w:r>
      <w:r w:rsidRPr="00134BC3">
        <w:rPr>
          <w:rFonts w:eastAsia="Times New Roman" w:cstheme="minorHAnsi"/>
        </w:rPr>
        <w:t xml:space="preserve">use this spell to restrain and bring down aerial creatures (calling it Aerial Shackles instead). </w:t>
      </w:r>
    </w:p>
    <w:p w14:paraId="4CD3ED08" w14:textId="77777777" w:rsidR="008879AA" w:rsidRPr="00134BC3" w:rsidRDefault="008879AA">
      <w:pPr>
        <w:contextualSpacing/>
        <w:rPr>
          <w:rFonts w:eastAsia="Times New Roman" w:cstheme="minorHAnsi"/>
        </w:rPr>
      </w:pPr>
      <w:r w:rsidRPr="00134BC3">
        <w:rPr>
          <w:rFonts w:eastAsia="Times New Roman" w:cstheme="minorHAnsi"/>
          <w:b/>
          <w:bCs/>
        </w:rPr>
        <w:t>Heightening.</w:t>
      </w:r>
      <w:r w:rsidRPr="00134BC3">
        <w:rPr>
          <w:rFonts w:eastAsia="Times New Roman" w:cstheme="minorHAnsi"/>
        </w:rPr>
        <w:t xml:space="preserve"> Per every 2 levels above 3rd level, you increase the spell's range by 30 feet,</w:t>
      </w:r>
      <w:r w:rsidR="0063534D">
        <w:rPr>
          <w:rFonts w:eastAsia="Times New Roman" w:cstheme="minorHAnsi"/>
        </w:rPr>
        <w:t xml:space="preserve"> maximum duration by 5 minutes,</w:t>
      </w:r>
      <w:r w:rsidRPr="00134BC3">
        <w:rPr>
          <w:rFonts w:eastAsia="Times New Roman" w:cstheme="minorHAnsi"/>
        </w:rPr>
        <w:t xml:space="preserve"> speed of movement by 15 feet per round, and the maximum mass of moved objects by 500 lb.</w:t>
      </w:r>
      <w:r w:rsidR="0063534D">
        <w:rPr>
          <w:rFonts w:eastAsia="Times New Roman" w:cstheme="minorHAnsi"/>
        </w:rPr>
        <w:t xml:space="preserve"> </w:t>
      </w:r>
    </w:p>
    <w:p w14:paraId="79393900" w14:textId="77777777" w:rsidR="008879AA" w:rsidRPr="00134BC3" w:rsidRDefault="008879AA">
      <w:pPr>
        <w:contextualSpacing/>
        <w:rPr>
          <w:rFonts w:eastAsia="Times New Roman" w:cstheme="minorHAnsi"/>
        </w:rPr>
      </w:pPr>
    </w:p>
    <w:p w14:paraId="234CA0D3" w14:textId="77777777" w:rsidR="00AB25EF" w:rsidRPr="00134BC3" w:rsidRDefault="00AB25EF">
      <w:pPr>
        <w:contextualSpacing/>
        <w:rPr>
          <w:rFonts w:eastAsia="Times New Roman" w:cstheme="minorHAnsi"/>
        </w:rPr>
      </w:pPr>
      <w:r w:rsidRPr="000D5DB5">
        <w:rPr>
          <w:rFonts w:eastAsia="Times New Roman" w:cstheme="minorHAnsi"/>
          <w:b/>
          <w:bCs/>
          <w:color w:val="000000"/>
        </w:rPr>
        <w:t>Tiger's Maul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4DC280D0"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Transmutation </w:t>
      </w:r>
      <w:r w:rsidR="00CD07D6">
        <w:rPr>
          <w:rFonts w:eastAsia="Times New Roman" w:cstheme="minorHAnsi"/>
          <w:color w:val="000000"/>
        </w:rPr>
        <w:t>[strike]</w:t>
      </w:r>
    </w:p>
    <w:p w14:paraId="39D49450" w14:textId="77777777" w:rsidR="00967903" w:rsidRPr="00967903" w:rsidRDefault="00967903" w:rsidP="00967903">
      <w:pPr>
        <w:contextualSpacing/>
        <w:rPr>
          <w:rFonts w:eastAsia="Times New Roman" w:cstheme="minorHAnsi"/>
          <w:color w:val="000000"/>
        </w:rPr>
      </w:pPr>
      <w:r>
        <w:rPr>
          <w:rFonts w:eastAsia="Times New Roman" w:cstheme="minorHAnsi"/>
          <w:b/>
          <w:bCs/>
          <w:color w:val="000000"/>
        </w:rPr>
        <w:t>Range</w:t>
      </w:r>
      <w:r w:rsidR="005C5B9F">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Self</w:t>
      </w:r>
    </w:p>
    <w:p w14:paraId="2B4A985B" w14:textId="77777777" w:rsidR="00AB25EF" w:rsidRPr="00134BC3" w:rsidRDefault="00A07061">
      <w:pPr>
        <w:contextualSpacing/>
        <w:rPr>
          <w:rFonts w:eastAsia="Times New Roman" w:cstheme="minorHAnsi"/>
        </w:rPr>
      </w:pPr>
      <w:r>
        <w:rPr>
          <w:rFonts w:eastAsia="Times New Roman" w:cstheme="minorHAnsi"/>
          <w:b/>
          <w:bCs/>
          <w:color w:val="000000"/>
        </w:rPr>
        <w:lastRenderedPageBreak/>
        <w:t>Components</w:t>
      </w:r>
      <w:r w:rsidR="005C5B9F">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p>
    <w:p w14:paraId="67C3A5FC"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00E42AF1">
        <w:rPr>
          <w:rFonts w:eastAsia="Times New Roman" w:cstheme="minorHAnsi"/>
          <w:color w:val="000000"/>
        </w:rPr>
        <w:t>1</w:t>
      </w:r>
      <w:r w:rsidRPr="000D5DB5">
        <w:rPr>
          <w:rFonts w:eastAsia="Times New Roman" w:cstheme="minorHAnsi"/>
          <w:color w:val="000000"/>
        </w:rPr>
        <w:t xml:space="preserve"> minute, or two uses (whichever comes first)</w:t>
      </w:r>
    </w:p>
    <w:p w14:paraId="57C3A6F6" w14:textId="77777777" w:rsidR="00AB25EF" w:rsidRPr="00134BC3" w:rsidRDefault="00AB25EF">
      <w:pPr>
        <w:contextualSpacing/>
        <w:rPr>
          <w:rFonts w:eastAsia="Times New Roman" w:cstheme="minorHAnsi"/>
        </w:rPr>
      </w:pPr>
      <w:r w:rsidRPr="000D5DB5">
        <w:rPr>
          <w:rFonts w:eastAsia="Times New Roman" w:cstheme="minorHAnsi"/>
          <w:color w:val="000000"/>
        </w:rPr>
        <w:t>You may apply this strike to any melee natural unarmed attack. This deals additional 2d6 damage, and allows you to make an attack roll to trip the target. If the creature is already prone by this ability, it provokes an attack of opportunity from you (and only you) when it stands up.</w:t>
      </w:r>
    </w:p>
    <w:p w14:paraId="07E91339" w14:textId="77777777" w:rsidR="00AB25EF" w:rsidRPr="00134BC3" w:rsidRDefault="00AB25EF">
      <w:pPr>
        <w:contextualSpacing/>
        <w:rPr>
          <w:rFonts w:eastAsia="Times New Roman" w:cstheme="minorHAnsi"/>
        </w:rPr>
      </w:pPr>
      <w:r w:rsidRPr="000D5DB5">
        <w:rPr>
          <w:rFonts w:eastAsia="Times New Roman" w:cstheme="minorHAnsi"/>
          <w:b/>
          <w:bCs/>
          <w:color w:val="000000"/>
        </w:rPr>
        <w:t>Heightened.</w:t>
      </w:r>
      <w:r w:rsidRPr="000D5DB5">
        <w:rPr>
          <w:rFonts w:eastAsia="Times New Roman" w:cstheme="minorHAnsi"/>
          <w:color w:val="000000"/>
        </w:rPr>
        <w:t xml:space="preserve"> You deal an additional 1d6 damage per level above 2nd.</w:t>
      </w:r>
    </w:p>
    <w:p w14:paraId="13931BBF" w14:textId="77777777" w:rsidR="00AB25EF" w:rsidRPr="00134BC3" w:rsidRDefault="00AB25EF">
      <w:pPr>
        <w:contextualSpacing/>
        <w:rPr>
          <w:rFonts w:eastAsia="Times New Roman" w:cstheme="minorHAnsi"/>
        </w:rPr>
      </w:pPr>
    </w:p>
    <w:p w14:paraId="0D9C1E0B" w14:textId="77777777" w:rsidR="00AB25EF" w:rsidRPr="00134BC3" w:rsidRDefault="00AB25EF">
      <w:pPr>
        <w:contextualSpacing/>
        <w:rPr>
          <w:rFonts w:eastAsia="Times New Roman" w:cstheme="minorHAnsi"/>
        </w:rPr>
      </w:pPr>
      <w:r w:rsidRPr="000D5DB5">
        <w:rPr>
          <w:rFonts w:eastAsia="Times New Roman" w:cstheme="minorHAnsi"/>
          <w:b/>
          <w:bCs/>
          <w:color w:val="000000"/>
        </w:rPr>
        <w:t>Totemic Recall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3939538E"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674733F8" w14:textId="77777777" w:rsidR="00617A27" w:rsidRPr="001F25FA" w:rsidRDefault="00617A27">
      <w:pPr>
        <w:contextualSpacing/>
        <w:rPr>
          <w:rFonts w:eastAsia="Times New Roman" w:cstheme="minorHAnsi"/>
          <w:color w:val="000000"/>
        </w:rPr>
      </w:pPr>
      <w:r>
        <w:rPr>
          <w:rFonts w:eastAsia="Times New Roman" w:cstheme="minorHAnsi"/>
          <w:b/>
          <w:bCs/>
          <w:color w:val="000000"/>
        </w:rPr>
        <w:t>Casting Time</w:t>
      </w:r>
      <w:r w:rsidR="005C5B9F">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1 action</w:t>
      </w:r>
    </w:p>
    <w:p w14:paraId="31A19294" w14:textId="77777777" w:rsidR="00492EE1" w:rsidRPr="00134BC3" w:rsidRDefault="00492EE1">
      <w:pPr>
        <w:contextualSpacing/>
        <w:rPr>
          <w:rFonts w:eastAsia="Times New Roman" w:cstheme="minorHAnsi"/>
        </w:rPr>
      </w:pPr>
      <w:r w:rsidRPr="000D5DB5">
        <w:rPr>
          <w:rFonts w:eastAsia="Times New Roman" w:cstheme="minorHAnsi"/>
          <w:b/>
          <w:bCs/>
          <w:color w:val="000000"/>
        </w:rPr>
        <w:t>Range</w:t>
      </w:r>
      <w:r w:rsidR="005C5B9F">
        <w:rPr>
          <w:rFonts w:eastAsia="Times New Roman" w:cstheme="minorHAnsi"/>
          <w:b/>
          <w:bCs/>
          <w:color w:val="000000"/>
        </w:rPr>
        <w:t>:</w:t>
      </w:r>
      <w:r w:rsidRPr="000D5DB5">
        <w:rPr>
          <w:rFonts w:eastAsia="Times New Roman" w:cstheme="minorHAnsi"/>
          <w:b/>
          <w:bCs/>
          <w:color w:val="000000"/>
        </w:rPr>
        <w:t xml:space="preserve"> </w:t>
      </w:r>
      <w:r>
        <w:rPr>
          <w:rFonts w:eastAsia="Times New Roman" w:cstheme="minorHAnsi"/>
          <w:color w:val="000000"/>
        </w:rPr>
        <w:t>Personal (Self)</w:t>
      </w:r>
    </w:p>
    <w:p w14:paraId="1E80F74F" w14:textId="77777777" w:rsidR="00AB25EF" w:rsidRPr="00134BC3" w:rsidRDefault="00A07061">
      <w:pPr>
        <w:contextualSpacing/>
        <w:rPr>
          <w:rFonts w:eastAsia="Times New Roman" w:cstheme="minorHAnsi"/>
        </w:rPr>
      </w:pPr>
      <w:r>
        <w:rPr>
          <w:rFonts w:eastAsia="Times New Roman" w:cstheme="minorHAnsi"/>
          <w:b/>
          <w:bCs/>
          <w:color w:val="000000"/>
        </w:rPr>
        <w:t>Components</w:t>
      </w:r>
      <w:r w:rsidR="005C5B9F">
        <w:rPr>
          <w:rFonts w:eastAsia="Times New Roman" w:cstheme="minorHAnsi"/>
          <w:b/>
          <w:bCs/>
          <w:color w:val="000000"/>
        </w:rPr>
        <w:t>:</w:t>
      </w:r>
      <w:r>
        <w:rPr>
          <w:rFonts w:eastAsia="Times New Roman" w:cstheme="minorHAnsi"/>
          <w:b/>
          <w:bCs/>
          <w:color w:val="000000"/>
        </w:rPr>
        <w:t xml:space="preserve"> </w:t>
      </w:r>
      <w:r w:rsidRPr="005C5B9F">
        <w:rPr>
          <w:rFonts w:eastAsia="Times New Roman" w:cstheme="minorHAnsi"/>
          <w:color w:val="000000"/>
        </w:rPr>
        <w:t>V, S</w:t>
      </w:r>
      <w:r w:rsidR="00AB25EF" w:rsidRPr="005C5B9F">
        <w:rPr>
          <w:rFonts w:eastAsia="Times New Roman" w:cstheme="minorHAnsi"/>
          <w:color w:val="000000"/>
        </w:rPr>
        <w:t>, M</w:t>
      </w:r>
      <w:r w:rsidR="00AB25EF" w:rsidRPr="000D5DB5">
        <w:rPr>
          <w:rFonts w:eastAsia="Times New Roman" w:cstheme="minorHAnsi"/>
          <w:color w:val="000000"/>
        </w:rPr>
        <w:t xml:space="preserve"> (splinter of wood)</w:t>
      </w:r>
    </w:p>
    <w:p w14:paraId="549C465F"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0A449EF4" w14:textId="77777777" w:rsidR="00AB25EF" w:rsidRPr="00F6315D" w:rsidRDefault="00AB25EF" w:rsidP="00F6315D">
      <w:pPr>
        <w:contextualSpacing/>
      </w:pPr>
      <w:r w:rsidRPr="000D5DB5">
        <w:rPr>
          <w:rFonts w:eastAsia="Times New Roman" w:cstheme="minorHAnsi"/>
          <w:color w:val="000000"/>
        </w:rPr>
        <w:t xml:space="preserve">You may recall any of your totems within </w:t>
      </w:r>
      <w:r w:rsidR="00492EE1">
        <w:rPr>
          <w:rFonts w:eastAsia="Times New Roman" w:cstheme="minorHAnsi"/>
          <w:color w:val="000000"/>
        </w:rPr>
        <w:t>60 feet</w:t>
      </w:r>
      <w:r w:rsidRPr="000D5DB5">
        <w:rPr>
          <w:rFonts w:eastAsia="Times New Roman" w:cstheme="minorHAnsi"/>
          <w:color w:val="000000"/>
        </w:rPr>
        <w:t xml:space="preserve">. </w:t>
      </w:r>
      <w:r w:rsidR="00F6315D">
        <w:rPr>
          <w:rFonts w:eastAsia="Times New Roman" w:cstheme="minorHAnsi"/>
          <w:color w:val="000000"/>
        </w:rPr>
        <w:t>So long as the totem has at least one round remaining and cost at least 1 mana point to place, y</w:t>
      </w:r>
      <w:r w:rsidR="00F6315D" w:rsidRPr="000D5DB5">
        <w:rPr>
          <w:rFonts w:eastAsia="Times New Roman" w:cstheme="minorHAnsi"/>
          <w:color w:val="000000"/>
        </w:rPr>
        <w:t>ou regain mana equal to 1 per totem recalled.</w:t>
      </w:r>
    </w:p>
    <w:p w14:paraId="0592B476" w14:textId="77777777" w:rsidR="00AB25EF" w:rsidRPr="000D5DB5" w:rsidRDefault="00AB25EF" w:rsidP="00F6315D">
      <w:pPr>
        <w:contextualSpacing/>
        <w:rPr>
          <w:rFonts w:eastAsia="Times New Roman" w:cstheme="minorHAnsi"/>
          <w:color w:val="000000"/>
        </w:rPr>
      </w:pPr>
      <w:r w:rsidRPr="001F25FA">
        <w:rPr>
          <w:rFonts w:eastAsia="Times New Roman" w:cstheme="minorHAnsi"/>
          <w:i/>
          <w:iCs/>
          <w:color w:val="000000"/>
        </w:rPr>
        <w:t>Special</w:t>
      </w:r>
      <w:r w:rsidR="00492EE1">
        <w:rPr>
          <w:rFonts w:eastAsia="Times New Roman" w:cstheme="minorHAnsi"/>
          <w:i/>
          <w:iCs/>
          <w:color w:val="000000"/>
        </w:rPr>
        <w:t>.</w:t>
      </w:r>
      <w:r w:rsidRPr="000D5DB5">
        <w:rPr>
          <w:rFonts w:eastAsia="Times New Roman" w:cstheme="minorHAnsi"/>
          <w:b/>
          <w:bCs/>
          <w:color w:val="000000"/>
        </w:rPr>
        <w:t xml:space="preserve"> </w:t>
      </w:r>
      <w:r w:rsidRPr="000D5DB5">
        <w:rPr>
          <w:rFonts w:eastAsia="Times New Roman" w:cstheme="minorHAnsi"/>
          <w:color w:val="000000"/>
        </w:rPr>
        <w:t>This spell does not cost mana</w:t>
      </w:r>
      <w:r w:rsidR="007A2555">
        <w:rPr>
          <w:rFonts w:eastAsia="Times New Roman" w:cstheme="minorHAnsi"/>
          <w:color w:val="000000"/>
        </w:rPr>
        <w:t xml:space="preserve"> to cast</w:t>
      </w:r>
      <w:r w:rsidRPr="000D5DB5">
        <w:rPr>
          <w:rFonts w:eastAsia="Times New Roman" w:cstheme="minorHAnsi"/>
          <w:color w:val="000000"/>
        </w:rPr>
        <w:t>.</w:t>
      </w:r>
      <w:r w:rsidR="00F6315D">
        <w:rPr>
          <w:rFonts w:eastAsia="Times New Roman" w:cstheme="minorHAnsi"/>
          <w:color w:val="000000"/>
        </w:rPr>
        <w:t xml:space="preserve"> It does also does not count as a mana restorative effect.</w:t>
      </w:r>
    </w:p>
    <w:p w14:paraId="6821C0B9" w14:textId="77777777" w:rsidR="00E56C19" w:rsidRDefault="00E56C19">
      <w:pPr>
        <w:contextualSpacing/>
        <w:rPr>
          <w:rFonts w:eastAsia="Times New Roman" w:cstheme="minorHAnsi"/>
        </w:rPr>
      </w:pPr>
    </w:p>
    <w:p w14:paraId="71EB5956" w14:textId="77777777" w:rsidR="004C0813" w:rsidRPr="004C0813" w:rsidRDefault="004C0813" w:rsidP="004C0813">
      <w:pPr>
        <w:contextualSpacing/>
        <w:rPr>
          <w:rFonts w:eastAsia="Times New Roman" w:cstheme="minorHAnsi"/>
          <w:b/>
          <w:bCs/>
        </w:rPr>
      </w:pPr>
      <w:r w:rsidRPr="004C0813">
        <w:rPr>
          <w:rFonts w:eastAsia="Times New Roman" w:cstheme="minorHAnsi"/>
          <w:b/>
          <w:bCs/>
        </w:rPr>
        <w:t>Tranquility</w:t>
      </w:r>
      <w:r w:rsidR="00D52DB5">
        <w:rPr>
          <w:rFonts w:eastAsia="Times New Roman" w:cstheme="minorHAnsi"/>
          <w:b/>
          <w:bCs/>
        </w:rPr>
        <w:t xml:space="preserve"> [level 5]</w:t>
      </w:r>
    </w:p>
    <w:p w14:paraId="6CCF3A2A" w14:textId="77777777" w:rsidR="004C0813" w:rsidRPr="004C0813" w:rsidRDefault="004C0813" w:rsidP="004C0813">
      <w:pPr>
        <w:contextualSpacing/>
        <w:rPr>
          <w:rFonts w:eastAsia="Times New Roman" w:cstheme="minorHAnsi"/>
        </w:rPr>
      </w:pPr>
      <w:r w:rsidRPr="004C0813">
        <w:rPr>
          <w:rFonts w:eastAsia="Times New Roman" w:cstheme="minorHAnsi"/>
        </w:rPr>
        <w:t xml:space="preserve">Evocation </w:t>
      </w:r>
      <w:r w:rsidR="00CD07D6">
        <w:rPr>
          <w:rFonts w:eastAsia="Times New Roman" w:cstheme="minorHAnsi"/>
        </w:rPr>
        <w:t>[healing]</w:t>
      </w:r>
      <w:r w:rsidR="00D52DB5">
        <w:rPr>
          <w:rFonts w:eastAsia="Times New Roman" w:cstheme="minorHAnsi"/>
        </w:rPr>
        <w:t xml:space="preserve"> [channel (optional)]</w:t>
      </w:r>
    </w:p>
    <w:p w14:paraId="64F75C42" w14:textId="77777777" w:rsidR="004C0813" w:rsidRPr="004C0813" w:rsidRDefault="004C0813" w:rsidP="004C0813">
      <w:pPr>
        <w:contextualSpacing/>
        <w:rPr>
          <w:rFonts w:eastAsia="Times New Roman" w:cstheme="minorHAnsi"/>
        </w:rPr>
      </w:pPr>
      <w:r w:rsidRPr="004C0813">
        <w:rPr>
          <w:rFonts w:eastAsia="Times New Roman" w:cstheme="minorHAnsi"/>
          <w:b/>
          <w:bCs/>
        </w:rPr>
        <w:t>Casting Time</w:t>
      </w:r>
      <w:r w:rsidR="005C5B9F">
        <w:rPr>
          <w:rFonts w:eastAsia="Times New Roman" w:cstheme="minorHAnsi"/>
          <w:b/>
          <w:bCs/>
          <w:color w:val="000000"/>
        </w:rPr>
        <w:t>:</w:t>
      </w:r>
      <w:r w:rsidRPr="004C0813">
        <w:rPr>
          <w:rFonts w:eastAsia="Times New Roman" w:cstheme="minorHAnsi"/>
        </w:rPr>
        <w:t xml:space="preserve"> 1 action</w:t>
      </w:r>
    </w:p>
    <w:p w14:paraId="009B4BB0" w14:textId="77777777" w:rsidR="004C0813" w:rsidRPr="004C0813" w:rsidRDefault="004C0813" w:rsidP="004C0813">
      <w:pPr>
        <w:contextualSpacing/>
        <w:rPr>
          <w:rFonts w:eastAsia="Times New Roman" w:cstheme="minorHAnsi"/>
        </w:rPr>
      </w:pPr>
      <w:r w:rsidRPr="004C0813">
        <w:rPr>
          <w:rFonts w:eastAsia="Times New Roman" w:cstheme="minorHAnsi"/>
          <w:b/>
          <w:bCs/>
        </w:rPr>
        <w:t>Range</w:t>
      </w:r>
      <w:r w:rsidR="005C5B9F">
        <w:rPr>
          <w:rFonts w:eastAsia="Times New Roman" w:cstheme="minorHAnsi"/>
          <w:b/>
          <w:bCs/>
          <w:color w:val="000000"/>
        </w:rPr>
        <w:t>:</w:t>
      </w:r>
      <w:r w:rsidRPr="004C0813">
        <w:rPr>
          <w:rFonts w:eastAsia="Times New Roman" w:cstheme="minorHAnsi"/>
        </w:rPr>
        <w:t xml:space="preserve"> Personal (Self)</w:t>
      </w:r>
    </w:p>
    <w:p w14:paraId="60B34E24" w14:textId="77777777" w:rsidR="004C0813" w:rsidRPr="004C0813" w:rsidRDefault="004C0813" w:rsidP="004C0813">
      <w:pPr>
        <w:contextualSpacing/>
        <w:rPr>
          <w:rFonts w:eastAsia="Times New Roman" w:cstheme="minorHAnsi"/>
        </w:rPr>
      </w:pPr>
      <w:r w:rsidRPr="004C0813">
        <w:rPr>
          <w:rFonts w:eastAsia="Times New Roman" w:cstheme="minorHAnsi"/>
          <w:b/>
          <w:bCs/>
        </w:rPr>
        <w:t>Components</w:t>
      </w:r>
      <w:r w:rsidR="005C5B9F">
        <w:rPr>
          <w:rFonts w:eastAsia="Times New Roman" w:cstheme="minorHAnsi"/>
          <w:b/>
          <w:bCs/>
          <w:color w:val="000000"/>
        </w:rPr>
        <w:t>:</w:t>
      </w:r>
      <w:r w:rsidRPr="004C0813">
        <w:rPr>
          <w:rFonts w:eastAsia="Times New Roman" w:cstheme="minorHAnsi"/>
        </w:rPr>
        <w:t xml:space="preserve"> V, S, M (a live rose)</w:t>
      </w:r>
    </w:p>
    <w:p w14:paraId="59C9A58D" w14:textId="77777777" w:rsidR="004C0813" w:rsidRPr="004C0813" w:rsidRDefault="004C0813" w:rsidP="004C0813">
      <w:pPr>
        <w:contextualSpacing/>
        <w:rPr>
          <w:rFonts w:eastAsia="Times New Roman" w:cstheme="minorHAnsi"/>
        </w:rPr>
      </w:pPr>
      <w:r w:rsidRPr="004C0813">
        <w:rPr>
          <w:rFonts w:eastAsia="Times New Roman" w:cstheme="minorHAnsi"/>
          <w:b/>
          <w:bCs/>
        </w:rPr>
        <w:t>Duration</w:t>
      </w:r>
      <w:r w:rsidR="005C5B9F">
        <w:rPr>
          <w:rFonts w:eastAsia="Times New Roman" w:cstheme="minorHAnsi"/>
          <w:b/>
          <w:bCs/>
          <w:color w:val="000000"/>
        </w:rPr>
        <w:t>:</w:t>
      </w:r>
      <w:r w:rsidRPr="004C0813">
        <w:rPr>
          <w:rFonts w:eastAsia="Times New Roman" w:cstheme="minorHAnsi"/>
        </w:rPr>
        <w:t xml:space="preserve"> </w:t>
      </w:r>
      <w:r w:rsidR="00D52DB5">
        <w:rPr>
          <w:rFonts w:eastAsia="Times New Roman" w:cstheme="minorHAnsi"/>
        </w:rPr>
        <w:t xml:space="preserve">Concentration or channeling, up to </w:t>
      </w:r>
      <w:r w:rsidRPr="004C0813">
        <w:rPr>
          <w:rFonts w:eastAsia="Times New Roman" w:cstheme="minorHAnsi"/>
        </w:rPr>
        <w:t>1 minute</w:t>
      </w:r>
    </w:p>
    <w:p w14:paraId="27E0FBCC" w14:textId="77777777" w:rsidR="004C0813" w:rsidRDefault="004C0813" w:rsidP="004C0813">
      <w:pPr>
        <w:contextualSpacing/>
        <w:rPr>
          <w:rFonts w:eastAsia="Times New Roman" w:cstheme="minorHAnsi"/>
        </w:rPr>
      </w:pPr>
      <w:r w:rsidRPr="004C0813">
        <w:rPr>
          <w:rFonts w:eastAsia="Times New Roman" w:cstheme="minorHAnsi"/>
        </w:rPr>
        <w:t>A soft magical rain-like light descends within the area around you in a cylinder 15 feet wide, and 60 feet high. When you invoke this rain, you can choose for the power to concentrate on up to six targets, or wash on every creature and object in the area.</w:t>
      </w:r>
    </w:p>
    <w:p w14:paraId="7D289853" w14:textId="77777777" w:rsidR="004C0813" w:rsidRDefault="004C0813" w:rsidP="003C4628">
      <w:pPr>
        <w:pStyle w:val="ListParagraph"/>
        <w:numPr>
          <w:ilvl w:val="0"/>
          <w:numId w:val="52"/>
        </w:numPr>
        <w:rPr>
          <w:rFonts w:eastAsia="Times New Roman" w:cstheme="minorHAnsi"/>
        </w:rPr>
      </w:pPr>
      <w:r w:rsidRPr="004C0813">
        <w:rPr>
          <w:rFonts w:eastAsia="Times New Roman" w:cstheme="minorHAnsi"/>
          <w:i/>
          <w:iCs/>
        </w:rPr>
        <w:t>Concentrated</w:t>
      </w:r>
      <w:r>
        <w:rPr>
          <w:rFonts w:eastAsia="Times New Roman" w:cstheme="minorHAnsi"/>
          <w:i/>
          <w:iCs/>
        </w:rPr>
        <w:t xml:space="preserve"> Rain</w:t>
      </w:r>
      <w:r w:rsidRPr="004C0813">
        <w:rPr>
          <w:rFonts w:eastAsia="Times New Roman" w:cstheme="minorHAnsi"/>
          <w:i/>
          <w:iCs/>
        </w:rPr>
        <w:t>.</w:t>
      </w:r>
      <w:r w:rsidRPr="004C0813">
        <w:rPr>
          <w:rFonts w:eastAsia="Times New Roman" w:cstheme="minorHAnsi"/>
        </w:rPr>
        <w:t xml:space="preserve"> Up to six creatures of your choice that you can see regain hit points equal to 3d8 + your spellcasting ability modifier. </w:t>
      </w:r>
      <w:r>
        <w:rPr>
          <w:rFonts w:eastAsia="Times New Roman" w:cstheme="minorHAnsi"/>
        </w:rPr>
        <w:t>The rain-like light appears to concentrate on the targets.</w:t>
      </w:r>
      <w:r w:rsidR="0052255C">
        <w:rPr>
          <w:rFonts w:eastAsia="Times New Roman" w:cstheme="minorHAnsi"/>
        </w:rPr>
        <w:t xml:space="preserve"> The targets are healed at the beginning of your turn every round. </w:t>
      </w:r>
      <w:r w:rsidR="00D52DB5">
        <w:rPr>
          <w:rFonts w:eastAsia="Times New Roman" w:cstheme="minorHAnsi"/>
        </w:rPr>
        <w:t>This is a concentration effect.</w:t>
      </w:r>
    </w:p>
    <w:p w14:paraId="1968927A" w14:textId="77777777" w:rsidR="004C0813" w:rsidRDefault="004C0813" w:rsidP="003C4628">
      <w:pPr>
        <w:pStyle w:val="ListParagraph"/>
        <w:numPr>
          <w:ilvl w:val="0"/>
          <w:numId w:val="52"/>
        </w:numPr>
        <w:rPr>
          <w:rFonts w:eastAsia="Times New Roman" w:cstheme="minorHAnsi"/>
        </w:rPr>
      </w:pPr>
      <w:r>
        <w:rPr>
          <w:rFonts w:eastAsia="Times New Roman" w:cstheme="minorHAnsi"/>
          <w:i/>
          <w:iCs/>
        </w:rPr>
        <w:lastRenderedPageBreak/>
        <w:t>General Drizzle</w:t>
      </w:r>
      <w:r w:rsidRPr="004C0813">
        <w:rPr>
          <w:rFonts w:eastAsia="Times New Roman" w:cstheme="minorHAnsi"/>
          <w:i/>
          <w:iCs/>
        </w:rPr>
        <w:t>.</w:t>
      </w:r>
      <w:r w:rsidRPr="004C0813">
        <w:rPr>
          <w:rFonts w:eastAsia="Times New Roman" w:cstheme="minorHAnsi"/>
        </w:rPr>
        <w:t xml:space="preserve"> You may treat this spell as if a channeled spell. All living and natural creatures (including natural structures and plants) in the area are healed 2d4</w:t>
      </w:r>
      <w:r w:rsidR="0052255C">
        <w:rPr>
          <w:rFonts w:eastAsia="Times New Roman" w:cstheme="minorHAnsi"/>
        </w:rPr>
        <w:t xml:space="preserve"> + </w:t>
      </w:r>
      <w:r w:rsidR="005C5B9F">
        <w:rPr>
          <w:rFonts w:eastAsia="Times New Roman" w:cstheme="minorHAnsi"/>
        </w:rPr>
        <w:t>2</w:t>
      </w:r>
      <w:r w:rsidRPr="004C0813">
        <w:rPr>
          <w:rFonts w:eastAsia="Times New Roman" w:cstheme="minorHAnsi"/>
        </w:rPr>
        <w:t xml:space="preserve"> point of damage per round of channeling. </w:t>
      </w:r>
    </w:p>
    <w:p w14:paraId="5BC82291" w14:textId="77777777" w:rsidR="004C0813" w:rsidRPr="004C0813" w:rsidRDefault="004C0813" w:rsidP="004C0813">
      <w:pPr>
        <w:rPr>
          <w:rFonts w:eastAsia="Times New Roman" w:cstheme="minorHAnsi"/>
        </w:rPr>
      </w:pPr>
      <w:r w:rsidRPr="004C0813">
        <w:rPr>
          <w:rFonts w:eastAsia="Times New Roman" w:cstheme="minorHAnsi"/>
        </w:rPr>
        <w:t xml:space="preserve">Any creature who benefits from </w:t>
      </w:r>
      <w:r>
        <w:rPr>
          <w:rFonts w:eastAsia="Times New Roman" w:cstheme="minorHAnsi"/>
        </w:rPr>
        <w:t xml:space="preserve">this spell </w:t>
      </w:r>
      <w:r w:rsidRPr="004C0813">
        <w:rPr>
          <w:rFonts w:eastAsia="Times New Roman" w:cstheme="minorHAnsi"/>
        </w:rPr>
        <w:t xml:space="preserve">also seems to become younger and healthier for their age (remaining until the spell's duration ends). </w:t>
      </w:r>
      <w:r>
        <w:rPr>
          <w:rFonts w:eastAsia="Times New Roman" w:cstheme="minorHAnsi"/>
        </w:rPr>
        <w:t>Plants briefly grow buds (or attempt to, if too old) and show a healthy lustrous sheen, before returning to their previous state.</w:t>
      </w:r>
    </w:p>
    <w:p w14:paraId="27E3031F" w14:textId="77777777" w:rsidR="004C0813" w:rsidRDefault="008F65E0">
      <w:pPr>
        <w:contextualSpacing/>
        <w:rPr>
          <w:rFonts w:eastAsia="Times New Roman" w:cstheme="minorHAnsi"/>
        </w:rPr>
      </w:pPr>
      <w:r w:rsidRPr="004C0813">
        <w:rPr>
          <w:rFonts w:eastAsia="Times New Roman" w:cstheme="minorHAnsi"/>
        </w:rPr>
        <w:t xml:space="preserve">Undead and constructs gain no benefit from </w:t>
      </w:r>
      <w:r w:rsidR="005C5B9F" w:rsidRPr="005C5B9F">
        <w:rPr>
          <w:rFonts w:eastAsia="Times New Roman" w:cstheme="minorHAnsi"/>
          <w:i/>
          <w:iCs/>
        </w:rPr>
        <w:t>t</w:t>
      </w:r>
      <w:r w:rsidRPr="005C5B9F">
        <w:rPr>
          <w:rFonts w:eastAsia="Times New Roman" w:cstheme="minorHAnsi"/>
          <w:i/>
          <w:iCs/>
        </w:rPr>
        <w:t>ranquility</w:t>
      </w:r>
      <w:r>
        <w:rPr>
          <w:rFonts w:eastAsia="Times New Roman" w:cstheme="minorHAnsi"/>
        </w:rPr>
        <w:t>, and are not harmed by it.</w:t>
      </w:r>
    </w:p>
    <w:p w14:paraId="4AFB8C0F" w14:textId="77777777" w:rsidR="008F65E0" w:rsidRDefault="008F65E0">
      <w:pPr>
        <w:contextualSpacing/>
        <w:rPr>
          <w:rFonts w:eastAsia="Times New Roman" w:cstheme="minorHAnsi"/>
        </w:rPr>
      </w:pPr>
    </w:p>
    <w:p w14:paraId="2F390673" w14:textId="77777777" w:rsidR="00092045" w:rsidRPr="00092045" w:rsidRDefault="00092045" w:rsidP="00092045">
      <w:pPr>
        <w:rPr>
          <w:rFonts w:eastAsia="Times New Roman" w:cstheme="minorHAnsi"/>
          <w:b/>
          <w:bCs/>
        </w:rPr>
      </w:pPr>
      <w:r w:rsidRPr="00092045">
        <w:rPr>
          <w:rFonts w:eastAsia="Times New Roman" w:cstheme="minorHAnsi"/>
          <w:b/>
          <w:bCs/>
        </w:rPr>
        <w:t>Transmute Material [level 3]</w:t>
      </w:r>
    </w:p>
    <w:p w14:paraId="39B92BF1" w14:textId="77777777" w:rsidR="00092045" w:rsidRPr="00092045" w:rsidRDefault="00092045" w:rsidP="00092045">
      <w:pPr>
        <w:rPr>
          <w:rFonts w:eastAsia="Times New Roman" w:cstheme="minorHAnsi"/>
        </w:rPr>
      </w:pPr>
      <w:r w:rsidRPr="00092045">
        <w:rPr>
          <w:rFonts w:eastAsia="Times New Roman" w:cstheme="minorHAnsi"/>
        </w:rPr>
        <w:t>Transmutation [ritual]</w:t>
      </w:r>
    </w:p>
    <w:p w14:paraId="0FD77EF1" w14:textId="77777777" w:rsidR="00092045" w:rsidRPr="00092045" w:rsidRDefault="00092045" w:rsidP="00092045">
      <w:pPr>
        <w:rPr>
          <w:rFonts w:eastAsia="Times New Roman" w:cstheme="minorHAnsi"/>
        </w:rPr>
      </w:pPr>
      <w:r w:rsidRPr="00092045">
        <w:rPr>
          <w:rFonts w:eastAsia="Times New Roman" w:cstheme="minorHAnsi"/>
          <w:b/>
          <w:bCs/>
        </w:rPr>
        <w:t>Casting Time</w:t>
      </w:r>
      <w:r>
        <w:rPr>
          <w:rFonts w:eastAsia="Times New Roman" w:cstheme="minorHAnsi"/>
          <w:b/>
          <w:bCs/>
        </w:rPr>
        <w:t>:</w:t>
      </w:r>
      <w:r w:rsidRPr="00092045">
        <w:rPr>
          <w:rFonts w:eastAsia="Times New Roman" w:cstheme="minorHAnsi"/>
        </w:rPr>
        <w:t xml:space="preserve"> 10 minutes </w:t>
      </w:r>
    </w:p>
    <w:p w14:paraId="592D947A" w14:textId="77777777" w:rsidR="00092045" w:rsidRPr="00092045" w:rsidRDefault="00092045" w:rsidP="00092045">
      <w:pPr>
        <w:rPr>
          <w:rFonts w:eastAsia="Times New Roman" w:cstheme="minorHAnsi"/>
        </w:rPr>
      </w:pPr>
      <w:r w:rsidRPr="00092045">
        <w:rPr>
          <w:rFonts w:eastAsia="Times New Roman" w:cstheme="minorHAnsi"/>
          <w:b/>
          <w:bCs/>
        </w:rPr>
        <w:t>Components</w:t>
      </w:r>
      <w:r>
        <w:rPr>
          <w:rFonts w:eastAsia="Times New Roman" w:cstheme="minorHAnsi"/>
          <w:b/>
          <w:bCs/>
        </w:rPr>
        <w:t>:</w:t>
      </w:r>
      <w:r w:rsidRPr="00092045">
        <w:rPr>
          <w:rFonts w:eastAsia="Times New Roman" w:cstheme="minorHAnsi"/>
        </w:rPr>
        <w:t xml:space="preserve"> V, S, M (original mineral, which is consumed, the alchemical recipe, and a philosopher's stone)</w:t>
      </w:r>
    </w:p>
    <w:p w14:paraId="44A5FD9D" w14:textId="77777777" w:rsidR="00092045" w:rsidRPr="00092045" w:rsidRDefault="00092045" w:rsidP="00092045">
      <w:pPr>
        <w:rPr>
          <w:rFonts w:eastAsia="Times New Roman" w:cstheme="minorHAnsi"/>
        </w:rPr>
      </w:pPr>
      <w:r w:rsidRPr="00092045">
        <w:rPr>
          <w:rFonts w:eastAsia="Times New Roman" w:cstheme="minorHAnsi"/>
          <w:b/>
          <w:bCs/>
        </w:rPr>
        <w:t>Range</w:t>
      </w:r>
      <w:r>
        <w:rPr>
          <w:rFonts w:eastAsia="Times New Roman" w:cstheme="minorHAnsi"/>
          <w:b/>
          <w:bCs/>
        </w:rPr>
        <w:t>:</w:t>
      </w:r>
      <w:r w:rsidRPr="00092045">
        <w:rPr>
          <w:rFonts w:eastAsia="Times New Roman" w:cstheme="minorHAnsi"/>
        </w:rPr>
        <w:t xml:space="preserve"> </w:t>
      </w:r>
      <w:r>
        <w:rPr>
          <w:rFonts w:eastAsia="Times New Roman" w:cstheme="minorHAnsi"/>
        </w:rPr>
        <w:t>T</w:t>
      </w:r>
      <w:r w:rsidRPr="00092045">
        <w:rPr>
          <w:rFonts w:eastAsia="Times New Roman" w:cstheme="minorHAnsi"/>
        </w:rPr>
        <w:t>ouch</w:t>
      </w:r>
    </w:p>
    <w:p w14:paraId="2EFF3C17" w14:textId="77777777" w:rsidR="00092045" w:rsidRPr="00092045" w:rsidRDefault="00092045" w:rsidP="00092045">
      <w:pPr>
        <w:rPr>
          <w:rFonts w:eastAsia="Times New Roman" w:cstheme="minorHAnsi"/>
        </w:rPr>
      </w:pPr>
      <w:r w:rsidRPr="00092045">
        <w:rPr>
          <w:rFonts w:eastAsia="Times New Roman" w:cstheme="minorHAnsi"/>
          <w:b/>
          <w:bCs/>
        </w:rPr>
        <w:t>Duration</w:t>
      </w:r>
      <w:r>
        <w:rPr>
          <w:rFonts w:eastAsia="Times New Roman" w:cstheme="minorHAnsi"/>
          <w:b/>
          <w:bCs/>
        </w:rPr>
        <w:t>:</w:t>
      </w:r>
      <w:r w:rsidRPr="00092045">
        <w:rPr>
          <w:rFonts w:eastAsia="Times New Roman" w:cstheme="minorHAnsi"/>
        </w:rPr>
        <w:t xml:space="preserve"> Instantaneous</w:t>
      </w:r>
    </w:p>
    <w:p w14:paraId="10B0FFD9" w14:textId="77777777" w:rsidR="00092045" w:rsidRPr="00092045" w:rsidRDefault="00092045" w:rsidP="00092045">
      <w:pPr>
        <w:rPr>
          <w:rFonts w:eastAsia="Times New Roman" w:cstheme="minorHAnsi"/>
        </w:rPr>
      </w:pPr>
      <w:r w:rsidRPr="00092045">
        <w:rPr>
          <w:rFonts w:eastAsia="Times New Roman" w:cstheme="minorHAnsi"/>
        </w:rPr>
        <w:t xml:space="preserve">You transmute one material into another by the power of alchemy. You must have mastered the knowledge of the target material (counts as an uncommon alchemical recipe for the purpose of time required for research). The mineral changes into the new one, with the appropriate properties, but maintains the same cost (decreasing or increasing in mass as appropriate); hence 1 pound of gold (50 gp) can be transmuted to 500 pounds of iron (50 gp) so long as you have alchemical knowledge on how to make iron. If the new material is an alloy, you require only the required component materials, and you can transmute the new material (such as Truesilver from Mithril and Thorium). </w:t>
      </w:r>
    </w:p>
    <w:p w14:paraId="7153D1DD" w14:textId="77777777" w:rsidR="00092045" w:rsidRPr="00092045" w:rsidRDefault="00092045" w:rsidP="00092045">
      <w:pPr>
        <w:rPr>
          <w:rFonts w:eastAsia="Times New Roman" w:cstheme="minorHAnsi"/>
        </w:rPr>
      </w:pPr>
      <w:r w:rsidRPr="00092045">
        <w:rPr>
          <w:rFonts w:eastAsia="Times New Roman" w:cstheme="minorHAnsi"/>
        </w:rPr>
        <w:t xml:space="preserve">If changing the material of a cohesive object (such as a weapon), the surplus materials of the object’s mass are treated as crafting and raw materials. If the object’s mass would decrease, the object is instead destroyed unless you can provide the remaining cost. </w:t>
      </w:r>
    </w:p>
    <w:p w14:paraId="37A707AB" w14:textId="77777777" w:rsidR="00092045" w:rsidRPr="00092045" w:rsidRDefault="00092045" w:rsidP="00092045">
      <w:pPr>
        <w:rPr>
          <w:rFonts w:eastAsia="Times New Roman" w:cstheme="minorHAnsi"/>
        </w:rPr>
      </w:pPr>
      <w:r w:rsidRPr="00092045">
        <w:rPr>
          <w:rFonts w:eastAsia="Times New Roman" w:cstheme="minorHAnsi"/>
        </w:rPr>
        <w:t xml:space="preserve">As described with destroying infused materials, you cannot transmute an item that has been attuned to. For instance, </w:t>
      </w:r>
      <w:r w:rsidRPr="00092045">
        <w:rPr>
          <w:rFonts w:eastAsia="Times New Roman" w:cstheme="minorHAnsi"/>
        </w:rPr>
        <w:lastRenderedPageBreak/>
        <w:t xml:space="preserve">transmuting an adamantine breastplate into an iron one grants surplus materials, but doing the reverse turns the breastplate into a spec of adamantine, effectively destroying the armor as an object. Once you cast this spell, you cannot transmute the same mineral until you complete a long rest. You require proficiency in Alchemist’s Supplies to cast this spell. </w:t>
      </w:r>
    </w:p>
    <w:p w14:paraId="1DDDF2AE" w14:textId="77777777" w:rsidR="00092045" w:rsidRPr="00092045" w:rsidRDefault="00092045" w:rsidP="00092045">
      <w:pPr>
        <w:rPr>
          <w:rFonts w:eastAsia="Times New Roman" w:cstheme="minorHAnsi"/>
        </w:rPr>
      </w:pPr>
      <w:r w:rsidRPr="00092045">
        <w:rPr>
          <w:rFonts w:eastAsia="Times New Roman" w:cstheme="minorHAnsi"/>
          <w:i/>
          <w:iCs/>
        </w:rPr>
        <w:t xml:space="preserve">Special. </w:t>
      </w:r>
      <w:r w:rsidRPr="00092045">
        <w:rPr>
          <w:rFonts w:eastAsia="Times New Roman" w:cstheme="minorHAnsi"/>
        </w:rPr>
        <w:t xml:space="preserve">If you studied a specific crafting material, you can transmute other crafting materials from other types to the one you have studied, such as turning harvested fire elemental crystals to </w:t>
      </w:r>
      <w:r>
        <w:rPr>
          <w:rFonts w:eastAsia="Times New Roman" w:cstheme="minorHAnsi"/>
        </w:rPr>
        <w:t>water</w:t>
      </w:r>
      <w:r w:rsidRPr="00092045">
        <w:rPr>
          <w:rFonts w:eastAsia="Times New Roman" w:cstheme="minorHAnsi"/>
        </w:rPr>
        <w:t xml:space="preserve"> elemental crystals. </w:t>
      </w:r>
    </w:p>
    <w:p w14:paraId="66B3C298" w14:textId="77777777" w:rsidR="00092045" w:rsidRDefault="00092045">
      <w:pPr>
        <w:contextualSpacing/>
        <w:rPr>
          <w:rFonts w:eastAsia="Times New Roman" w:cstheme="minorHAnsi"/>
        </w:rPr>
      </w:pPr>
    </w:p>
    <w:p w14:paraId="193D22B4" w14:textId="77777777" w:rsidR="0087240C" w:rsidRPr="00C81ED8" w:rsidRDefault="0087240C" w:rsidP="0087240C">
      <w:r w:rsidRPr="00C81ED8">
        <w:rPr>
          <w:b/>
          <w:bCs/>
        </w:rPr>
        <w:t>Trueshot Aura [level 1]</w:t>
      </w:r>
    </w:p>
    <w:p w14:paraId="596912EE" w14:textId="77777777" w:rsidR="0087240C" w:rsidRPr="00C81ED8" w:rsidRDefault="0087240C" w:rsidP="0087240C">
      <w:r w:rsidRPr="00C81ED8">
        <w:t>Abjuration [aura]</w:t>
      </w:r>
    </w:p>
    <w:p w14:paraId="2F080F80" w14:textId="77777777" w:rsidR="0087240C" w:rsidRPr="00C81ED8" w:rsidRDefault="0087240C" w:rsidP="0087240C">
      <w:r w:rsidRPr="00C81ED8">
        <w:rPr>
          <w:b/>
          <w:bCs/>
        </w:rPr>
        <w:t>Casting Time</w:t>
      </w:r>
      <w:r w:rsidR="005C5B9F">
        <w:rPr>
          <w:rFonts w:eastAsia="Times New Roman" w:cstheme="minorHAnsi"/>
          <w:b/>
          <w:bCs/>
          <w:color w:val="000000"/>
        </w:rPr>
        <w:t>:</w:t>
      </w:r>
      <w:r w:rsidRPr="00C81ED8">
        <w:t xml:space="preserve"> 1 bonus action</w:t>
      </w:r>
    </w:p>
    <w:p w14:paraId="63476F93" w14:textId="77777777" w:rsidR="0087240C" w:rsidRPr="00C81ED8" w:rsidRDefault="0087240C" w:rsidP="0087240C">
      <w:r w:rsidRPr="00C81ED8">
        <w:rPr>
          <w:b/>
          <w:bCs/>
        </w:rPr>
        <w:t>Range</w:t>
      </w:r>
      <w:r w:rsidR="005C5B9F">
        <w:rPr>
          <w:rFonts w:eastAsia="Times New Roman" w:cstheme="minorHAnsi"/>
          <w:b/>
          <w:bCs/>
          <w:color w:val="000000"/>
        </w:rPr>
        <w:t>:</w:t>
      </w:r>
      <w:r w:rsidRPr="00C81ED8">
        <w:t xml:space="preserve"> Self (15-foot radius)</w:t>
      </w:r>
    </w:p>
    <w:p w14:paraId="46903E95" w14:textId="77777777" w:rsidR="0087240C" w:rsidRPr="00C81ED8" w:rsidRDefault="0087240C" w:rsidP="0087240C">
      <w:r w:rsidRPr="00C81ED8">
        <w:rPr>
          <w:b/>
          <w:bCs/>
        </w:rPr>
        <w:t>Components</w:t>
      </w:r>
      <w:r w:rsidR="005C5B9F">
        <w:rPr>
          <w:rFonts w:eastAsia="Times New Roman" w:cstheme="minorHAnsi"/>
          <w:b/>
          <w:bCs/>
          <w:color w:val="000000"/>
        </w:rPr>
        <w:t>:</w:t>
      </w:r>
      <w:r w:rsidRPr="00C81ED8">
        <w:t xml:space="preserve"> V</w:t>
      </w:r>
    </w:p>
    <w:p w14:paraId="26BDAE5A" w14:textId="77777777" w:rsidR="0087240C" w:rsidRPr="00C81ED8" w:rsidRDefault="0087240C" w:rsidP="0087240C">
      <w:r w:rsidRPr="00C81ED8">
        <w:rPr>
          <w:b/>
          <w:bCs/>
        </w:rPr>
        <w:t>Duration</w:t>
      </w:r>
      <w:r w:rsidR="005C5B9F">
        <w:rPr>
          <w:rFonts w:eastAsia="Times New Roman" w:cstheme="minorHAnsi"/>
          <w:b/>
          <w:bCs/>
          <w:color w:val="000000"/>
        </w:rPr>
        <w:t>:</w:t>
      </w:r>
      <w:r w:rsidRPr="00C81ED8">
        <w:t xml:space="preserve"> Concentration (partial), up to 1 hour</w:t>
      </w:r>
    </w:p>
    <w:p w14:paraId="55D66C77" w14:textId="77777777" w:rsidR="0087240C" w:rsidRPr="00C81ED8" w:rsidRDefault="0087240C">
      <w:r w:rsidRPr="00C81ED8">
        <w:t xml:space="preserve">An aura of clarity radiates from you in an aura with a 15-foot radius. Until the spell ends, the aura moves with you, centered on you. Each allied creature in the area deals </w:t>
      </w:r>
      <w:del w:id="6247" w:author="Admin" w:date="2021-03-31T20:42:00Z">
        <w:r w:rsidRPr="00C81ED8" w:rsidDel="006C586F">
          <w:delText xml:space="preserve">1 </w:delText>
        </w:r>
      </w:del>
      <w:ins w:id="6248" w:author="Admin" w:date="2021-03-31T20:42:00Z">
        <w:r w:rsidR="006C586F">
          <w:t xml:space="preserve">2 </w:t>
        </w:r>
      </w:ins>
      <w:r w:rsidRPr="00C81ED8">
        <w:t>extra point</w:t>
      </w:r>
      <w:ins w:id="6249" w:author="Admin" w:date="2021-03-31T20:42:00Z">
        <w:r w:rsidR="006C586F">
          <w:t>s</w:t>
        </w:r>
      </w:ins>
      <w:r w:rsidRPr="00C81ED8">
        <w:t xml:space="preserve"> of damage with their ranged weapon attacks. </w:t>
      </w:r>
    </w:p>
    <w:p w14:paraId="1E0BECCC" w14:textId="77777777" w:rsidR="0087240C" w:rsidRPr="00C81ED8" w:rsidRDefault="0087240C">
      <w:r w:rsidRPr="00C81ED8">
        <w:rPr>
          <w:b/>
          <w:bCs/>
        </w:rPr>
        <w:t xml:space="preserve">Heightened. </w:t>
      </w:r>
      <w:r w:rsidRPr="00C81ED8">
        <w:t xml:space="preserve">For each spell level above 1st, allied creatures deal 1 extra point of damage (up to </w:t>
      </w:r>
      <w:del w:id="6250" w:author="Admin" w:date="2021-03-31T20:42:00Z">
        <w:r w:rsidRPr="00C81ED8" w:rsidDel="006C586F">
          <w:delText xml:space="preserve">5 </w:delText>
        </w:r>
      </w:del>
      <w:ins w:id="6251" w:author="Admin" w:date="2021-03-31T20:42:00Z">
        <w:r w:rsidR="006C586F">
          <w:t>6</w:t>
        </w:r>
        <w:r w:rsidR="006C586F" w:rsidRPr="00C81ED8">
          <w:t xml:space="preserve"> </w:t>
        </w:r>
      </w:ins>
      <w:r w:rsidRPr="00C81ED8">
        <w:t xml:space="preserve">extra points of damage at spell level 5). </w:t>
      </w:r>
    </w:p>
    <w:p w14:paraId="4A88003C" w14:textId="77777777" w:rsidR="0087240C" w:rsidRPr="00C81ED8" w:rsidRDefault="0087240C" w:rsidP="0087240C">
      <w:r w:rsidRPr="00C81ED8">
        <w:rPr>
          <w:i/>
          <w:iCs/>
        </w:rPr>
        <w:t xml:space="preserve">Note. </w:t>
      </w:r>
      <w:r w:rsidRPr="00C81ED8">
        <w:t xml:space="preserve">This spell cannot affect creatures within the area of a </w:t>
      </w:r>
      <w:r w:rsidR="005C5B9F" w:rsidRPr="005C5B9F">
        <w:rPr>
          <w:i/>
          <w:iCs/>
        </w:rPr>
        <w:t>d</w:t>
      </w:r>
      <w:r w:rsidRPr="005C5B9F">
        <w:rPr>
          <w:i/>
          <w:iCs/>
        </w:rPr>
        <w:t xml:space="preserve">evotion </w:t>
      </w:r>
      <w:r w:rsidR="005C5B9F">
        <w:rPr>
          <w:i/>
          <w:iCs/>
        </w:rPr>
        <w:t>a</w:t>
      </w:r>
      <w:r w:rsidRPr="005C5B9F">
        <w:rPr>
          <w:i/>
          <w:iCs/>
        </w:rPr>
        <w:t>ura</w:t>
      </w:r>
      <w:r w:rsidRPr="00C81ED8">
        <w:t xml:space="preserve"> spell</w:t>
      </w:r>
      <w:r>
        <w:t xml:space="preserve">, or those under the effect of a </w:t>
      </w:r>
      <w:r w:rsidR="005C5B9F" w:rsidRPr="005C5B9F">
        <w:rPr>
          <w:i/>
          <w:iCs/>
        </w:rPr>
        <w:t>p</w:t>
      </w:r>
      <w:r w:rsidRPr="005C5B9F">
        <w:rPr>
          <w:i/>
          <w:iCs/>
        </w:rPr>
        <w:t xml:space="preserve">rotection from </w:t>
      </w:r>
      <w:r w:rsidR="005C5B9F" w:rsidRPr="005C5B9F">
        <w:rPr>
          <w:i/>
          <w:iCs/>
        </w:rPr>
        <w:t>g</w:t>
      </w:r>
      <w:r w:rsidRPr="005C5B9F">
        <w:rPr>
          <w:i/>
          <w:iCs/>
        </w:rPr>
        <w:t xml:space="preserve">ood and </w:t>
      </w:r>
      <w:r w:rsidR="005C5B9F" w:rsidRPr="005C5B9F">
        <w:rPr>
          <w:i/>
          <w:iCs/>
        </w:rPr>
        <w:t>e</w:t>
      </w:r>
      <w:r w:rsidRPr="005C5B9F">
        <w:rPr>
          <w:i/>
          <w:iCs/>
        </w:rPr>
        <w:t>vil</w:t>
      </w:r>
      <w:r>
        <w:t xml:space="preserve"> spell (or similar abjurations)</w:t>
      </w:r>
      <w:r w:rsidRPr="00C81ED8">
        <w:t>.</w:t>
      </w:r>
    </w:p>
    <w:p w14:paraId="5E7DEB7E" w14:textId="77777777" w:rsidR="0087240C" w:rsidRDefault="0087240C">
      <w:pPr>
        <w:contextualSpacing/>
        <w:rPr>
          <w:rFonts w:eastAsia="Times New Roman" w:cstheme="minorHAnsi"/>
        </w:rPr>
      </w:pPr>
    </w:p>
    <w:p w14:paraId="1FC0179E" w14:textId="77777777" w:rsidR="00BF72C6" w:rsidRPr="00C81ED8" w:rsidRDefault="00BF72C6" w:rsidP="00BF72C6">
      <w:r w:rsidRPr="00C81ED8">
        <w:rPr>
          <w:b/>
          <w:bCs/>
        </w:rPr>
        <w:t>Unholy Aura [level 3]</w:t>
      </w:r>
    </w:p>
    <w:p w14:paraId="2756CFE2" w14:textId="77777777" w:rsidR="00BF72C6" w:rsidRPr="00C81ED8" w:rsidRDefault="00BF72C6" w:rsidP="00BF72C6">
      <w:r w:rsidRPr="00C81ED8">
        <w:t>Abjuration [aura]</w:t>
      </w:r>
    </w:p>
    <w:p w14:paraId="4871CF84" w14:textId="77777777" w:rsidR="00BF72C6" w:rsidRPr="00C81ED8" w:rsidRDefault="00BF72C6" w:rsidP="00BF72C6">
      <w:r w:rsidRPr="00C81ED8">
        <w:rPr>
          <w:b/>
          <w:bCs/>
        </w:rPr>
        <w:t>Casting Time</w:t>
      </w:r>
      <w:r w:rsidR="005C5B9F">
        <w:rPr>
          <w:rFonts w:eastAsia="Times New Roman" w:cstheme="minorHAnsi"/>
          <w:b/>
          <w:bCs/>
          <w:color w:val="000000"/>
        </w:rPr>
        <w:t>:</w:t>
      </w:r>
      <w:r w:rsidRPr="00C81ED8">
        <w:t xml:space="preserve"> 1 bonus action</w:t>
      </w:r>
    </w:p>
    <w:p w14:paraId="5132E08E" w14:textId="77777777" w:rsidR="00BF72C6" w:rsidRPr="00C81ED8" w:rsidRDefault="00BF72C6" w:rsidP="00BF72C6">
      <w:r w:rsidRPr="00C81ED8">
        <w:rPr>
          <w:b/>
          <w:bCs/>
        </w:rPr>
        <w:t>Range</w:t>
      </w:r>
      <w:r w:rsidR="005C5B9F">
        <w:rPr>
          <w:rFonts w:eastAsia="Times New Roman" w:cstheme="minorHAnsi"/>
          <w:b/>
          <w:bCs/>
          <w:color w:val="000000"/>
        </w:rPr>
        <w:t>:</w:t>
      </w:r>
      <w:r w:rsidRPr="00C81ED8">
        <w:t xml:space="preserve"> Self (15-foot radius)</w:t>
      </w:r>
    </w:p>
    <w:p w14:paraId="27DD8D1E" w14:textId="77777777" w:rsidR="00BF72C6" w:rsidRPr="00C81ED8" w:rsidRDefault="00BF72C6" w:rsidP="00BF72C6">
      <w:r w:rsidRPr="00C81ED8">
        <w:rPr>
          <w:b/>
          <w:bCs/>
        </w:rPr>
        <w:t>Components</w:t>
      </w:r>
      <w:r w:rsidR="005C5B9F">
        <w:rPr>
          <w:rFonts w:eastAsia="Times New Roman" w:cstheme="minorHAnsi"/>
          <w:b/>
          <w:bCs/>
          <w:color w:val="000000"/>
        </w:rPr>
        <w:t>:</w:t>
      </w:r>
      <w:r w:rsidRPr="00C81ED8">
        <w:t xml:space="preserve"> V</w:t>
      </w:r>
    </w:p>
    <w:p w14:paraId="797B7017" w14:textId="77777777" w:rsidR="00BF72C6" w:rsidRPr="00C81ED8" w:rsidRDefault="00BF72C6" w:rsidP="00BF72C6">
      <w:r w:rsidRPr="00C81ED8">
        <w:rPr>
          <w:b/>
          <w:bCs/>
        </w:rPr>
        <w:t>Duration</w:t>
      </w:r>
      <w:r w:rsidR="005C5B9F">
        <w:rPr>
          <w:rFonts w:eastAsia="Times New Roman" w:cstheme="minorHAnsi"/>
          <w:b/>
          <w:bCs/>
          <w:color w:val="000000"/>
        </w:rPr>
        <w:t>:</w:t>
      </w:r>
      <w:r w:rsidRPr="00C81ED8">
        <w:t xml:space="preserve"> Concentration (partial), up to 1 hour</w:t>
      </w:r>
    </w:p>
    <w:p w14:paraId="0F882B67" w14:textId="77777777" w:rsidR="00523605" w:rsidRDefault="00BF72C6">
      <w:pPr>
        <w:rPr>
          <w:ins w:id="6252" w:author="Admin" w:date="2021-03-31T21:20:00Z"/>
        </w:rPr>
      </w:pPr>
      <w:r>
        <w:t xml:space="preserve">A malicious, gnawing miasma of </w:t>
      </w:r>
      <w:r w:rsidRPr="00C81ED8">
        <w:t xml:space="preserve">energy radiates from you in an aura with a 15-foot radius. Until the spell ends, the aura moves with you, centered on you. All allied </w:t>
      </w:r>
      <w:r w:rsidRPr="00C81ED8">
        <w:lastRenderedPageBreak/>
        <w:t xml:space="preserve">creatures within the aura’s range increase their movement speed by </w:t>
      </w:r>
      <w:del w:id="6253" w:author="Admin" w:date="2021-03-31T21:21:00Z">
        <w:r w:rsidRPr="00C81ED8" w:rsidDel="00523605">
          <w:delText xml:space="preserve">10 </w:delText>
        </w:r>
      </w:del>
      <w:ins w:id="6254" w:author="Admin" w:date="2021-03-31T21:21:00Z">
        <w:r w:rsidR="00523605">
          <w:t>5</w:t>
        </w:r>
        <w:r w:rsidR="00523605" w:rsidRPr="00C81ED8">
          <w:t xml:space="preserve"> </w:t>
        </w:r>
      </w:ins>
      <w:r w:rsidRPr="00C81ED8">
        <w:t>feet</w:t>
      </w:r>
      <w:del w:id="6255" w:author="Admin" w:date="2021-03-31T21:20:00Z">
        <w:r w:rsidRPr="00C81ED8" w:rsidDel="00523605">
          <w:delText xml:space="preserve">, </w:delText>
        </w:r>
      </w:del>
      <w:ins w:id="6256" w:author="Admin" w:date="2021-03-31T21:20:00Z">
        <w:r w:rsidR="00523605">
          <w:t xml:space="preserve">. </w:t>
        </w:r>
      </w:ins>
    </w:p>
    <w:p w14:paraId="75F5CA6F" w14:textId="77777777" w:rsidR="00BF72C6" w:rsidRDefault="00523605">
      <w:ins w:id="6257" w:author="Admin" w:date="2021-03-31T21:20:00Z">
        <w:r>
          <w:t xml:space="preserve">Whenever they spend hit dice in the aura’s area, they regain 3 extra hit points. </w:t>
        </w:r>
      </w:ins>
      <w:del w:id="6258" w:author="Admin" w:date="2021-03-31T21:20:00Z">
        <w:r w:rsidR="00BF72C6" w:rsidRPr="00C81ED8" w:rsidDel="00523605">
          <w:delText xml:space="preserve">and regenerate 3 hit points every </w:delText>
        </w:r>
      </w:del>
      <w:del w:id="6259" w:author="Admin" w:date="2021-03-31T21:19:00Z">
        <w:r w:rsidR="00BF72C6" w:rsidRPr="00C81ED8" w:rsidDel="00523605">
          <w:delText xml:space="preserve">hour </w:delText>
        </w:r>
      </w:del>
      <w:del w:id="6260" w:author="Admin" w:date="2021-03-31T21:20:00Z">
        <w:r w:rsidR="00BF72C6" w:rsidRPr="00C81ED8" w:rsidDel="00523605">
          <w:delText xml:space="preserve">so long as they are on the move. This does not stack with other regenerative abilities, or healing from resting (such as if by </w:delText>
        </w:r>
        <w:r w:rsidR="00BF72C6" w:rsidDel="00523605">
          <w:delText>spending a hit dice</w:delText>
        </w:r>
        <w:r w:rsidR="00BF72C6" w:rsidRPr="00C81ED8" w:rsidDel="00523605">
          <w:delText xml:space="preserve"> in a moving caravan). </w:delText>
        </w:r>
      </w:del>
      <w:r w:rsidR="00BF72C6" w:rsidRPr="00C81ED8">
        <w:t>This healing does not heal constructs.</w:t>
      </w:r>
    </w:p>
    <w:p w14:paraId="7163F11E" w14:textId="77777777" w:rsidR="00BF72C6" w:rsidRPr="00C81ED8" w:rsidRDefault="00BF72C6" w:rsidP="00BF72C6">
      <w:r>
        <w:t xml:space="preserve">Furthermore, all hostile creatures within the aura that have 0 hit points and are stable are no longer stable on a failed Spirit saving throw. </w:t>
      </w:r>
    </w:p>
    <w:p w14:paraId="22260236" w14:textId="77777777" w:rsidR="00BF72C6" w:rsidRDefault="00BF72C6" w:rsidP="005C5B9F">
      <w:r w:rsidRPr="007E6A3B">
        <w:rPr>
          <w:i/>
          <w:iCs/>
          <w:rPrChange w:id="6261" w:author="Admin" w:date="2022-01-22T16:01:00Z">
            <w:rPr>
              <w:b/>
              <w:bCs/>
            </w:rPr>
          </w:rPrChange>
        </w:rPr>
        <w:t>Aura Spike.</w:t>
      </w:r>
      <w:r>
        <w:rPr>
          <w:b/>
          <w:bCs/>
        </w:rPr>
        <w:t xml:space="preserve"> </w:t>
      </w:r>
      <w:r>
        <w:t xml:space="preserve">Causing this aura to spike </w:t>
      </w:r>
      <w:r w:rsidRPr="00C81ED8">
        <w:t>force</w:t>
      </w:r>
      <w:r>
        <w:t>s</w:t>
      </w:r>
      <w:r w:rsidRPr="00C81ED8">
        <w:t xml:space="preserve"> a single </w:t>
      </w:r>
      <w:r>
        <w:t xml:space="preserve">creature </w:t>
      </w:r>
      <w:r w:rsidRPr="00C81ED8">
        <w:t xml:space="preserve">in the aura </w:t>
      </w:r>
      <w:r>
        <w:t xml:space="preserve">that has 0 hit points and is not stable </w:t>
      </w:r>
      <w:r w:rsidRPr="00C81ED8">
        <w:t xml:space="preserve">to </w:t>
      </w:r>
      <w:r>
        <w:t>fail a death saving throw</w:t>
      </w:r>
      <w:r w:rsidRPr="00C81ED8">
        <w:t xml:space="preserve">. </w:t>
      </w:r>
    </w:p>
    <w:p w14:paraId="272FA444" w14:textId="77777777" w:rsidR="00BF72C6" w:rsidRPr="00C81ED8" w:rsidRDefault="00BF72C6">
      <w:r w:rsidRPr="00C81ED8">
        <w:rPr>
          <w:b/>
          <w:bCs/>
        </w:rPr>
        <w:t xml:space="preserve">Heightened. </w:t>
      </w:r>
      <w:r w:rsidRPr="00C81ED8">
        <w:t xml:space="preserve">For each spell level above 3rd, </w:t>
      </w:r>
      <w:del w:id="6262" w:author="Admin" w:date="2021-03-31T21:20:00Z">
        <w:r w:rsidRPr="00C81ED8" w:rsidDel="00523605">
          <w:delText xml:space="preserve">allied creatures in the aura’s area of effect heal 1 additional hit point per </w:delText>
        </w:r>
      </w:del>
      <w:del w:id="6263" w:author="Admin" w:date="2021-03-31T21:19:00Z">
        <w:r w:rsidRPr="00C81ED8" w:rsidDel="00523605">
          <w:delText xml:space="preserve">hour </w:delText>
        </w:r>
      </w:del>
      <w:del w:id="6264" w:author="Admin" w:date="2021-03-31T21:20:00Z">
        <w:r w:rsidRPr="00C81ED8" w:rsidDel="00523605">
          <w:delText xml:space="preserve">(up to 5 hit points per </w:delText>
        </w:r>
      </w:del>
      <w:del w:id="6265" w:author="Admin" w:date="2021-03-31T21:19:00Z">
        <w:r w:rsidRPr="00C81ED8" w:rsidDel="00523605">
          <w:delText xml:space="preserve">hour </w:delText>
        </w:r>
      </w:del>
      <w:del w:id="6266" w:author="Admin" w:date="2021-03-31T21:20:00Z">
        <w:r w:rsidRPr="00C81ED8" w:rsidDel="00523605">
          <w:delText xml:space="preserve">at spell level 5). </w:delText>
        </w:r>
      </w:del>
      <w:ins w:id="6267" w:author="Admin" w:date="2021-03-31T21:20:00Z">
        <w:r w:rsidR="00523605">
          <w:t xml:space="preserve">the bonus hit points from spending hit dice is increased by 1 (up to 5 extra hit points at 5th level). </w:t>
        </w:r>
      </w:ins>
    </w:p>
    <w:p w14:paraId="69BD8597" w14:textId="77777777" w:rsidR="00BF72C6" w:rsidRPr="00C81ED8" w:rsidRDefault="00BF72C6" w:rsidP="00BF72C6">
      <w:r w:rsidRPr="00C81ED8">
        <w:rPr>
          <w:i/>
          <w:iCs/>
        </w:rPr>
        <w:t xml:space="preserve">Note. </w:t>
      </w:r>
      <w:r w:rsidRPr="00C81ED8">
        <w:t xml:space="preserve">This spell </w:t>
      </w:r>
      <w:r>
        <w:t>suppresses and is suppressed</w:t>
      </w:r>
      <w:r w:rsidRPr="00C81ED8">
        <w:t xml:space="preserve"> by</w:t>
      </w:r>
      <w:r>
        <w:t xml:space="preserve"> </w:t>
      </w:r>
      <w:r w:rsidRPr="00C81ED8">
        <w:t xml:space="preserve">the </w:t>
      </w:r>
      <w:r w:rsidR="005C5B9F" w:rsidRPr="005C5B9F">
        <w:rPr>
          <w:i/>
          <w:iCs/>
        </w:rPr>
        <w:t>c</w:t>
      </w:r>
      <w:r w:rsidRPr="005C5B9F">
        <w:rPr>
          <w:i/>
          <w:iCs/>
        </w:rPr>
        <w:t xml:space="preserve">rusader </w:t>
      </w:r>
      <w:r w:rsidR="005C5B9F" w:rsidRPr="005C5B9F">
        <w:rPr>
          <w:i/>
          <w:iCs/>
        </w:rPr>
        <w:t>a</w:t>
      </w:r>
      <w:r w:rsidRPr="005C5B9F">
        <w:rPr>
          <w:i/>
          <w:iCs/>
        </w:rPr>
        <w:t>ura</w:t>
      </w:r>
      <w:r w:rsidRPr="00C81ED8">
        <w:t xml:space="preserve"> spell. </w:t>
      </w:r>
    </w:p>
    <w:p w14:paraId="26BAD73C" w14:textId="77777777" w:rsidR="00BF72C6" w:rsidRDefault="00BF72C6">
      <w:pPr>
        <w:contextualSpacing/>
        <w:rPr>
          <w:rFonts w:eastAsia="Times New Roman" w:cstheme="minorHAnsi"/>
        </w:rPr>
      </w:pPr>
    </w:p>
    <w:p w14:paraId="68DFE96B" w14:textId="77777777" w:rsidR="00AB25EF" w:rsidRPr="00134BC3" w:rsidRDefault="00AB25EF">
      <w:pPr>
        <w:contextualSpacing/>
        <w:rPr>
          <w:rFonts w:eastAsia="Times New Roman" w:cstheme="minorHAnsi"/>
        </w:rPr>
      </w:pPr>
      <w:r w:rsidRPr="000D5DB5">
        <w:rPr>
          <w:rFonts w:eastAsia="Times New Roman" w:cstheme="minorHAnsi"/>
          <w:b/>
          <w:bCs/>
          <w:color w:val="000000"/>
        </w:rPr>
        <w:t>Unholy Frenzy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731C26" w:rsidRPr="000D5DB5">
        <w:rPr>
          <w:rFonts w:eastAsia="Times New Roman" w:cstheme="minorHAnsi"/>
          <w:b/>
          <w:bCs/>
          <w:color w:val="000000"/>
        </w:rPr>
        <w:t>2</w:t>
      </w:r>
      <w:r w:rsidRPr="000D5DB5">
        <w:rPr>
          <w:rFonts w:eastAsia="Times New Roman" w:cstheme="minorHAnsi"/>
          <w:b/>
          <w:bCs/>
          <w:color w:val="000000"/>
        </w:rPr>
        <w:t>]</w:t>
      </w:r>
    </w:p>
    <w:p w14:paraId="710A98CB" w14:textId="77777777" w:rsidR="00AB25EF" w:rsidRPr="00134BC3" w:rsidRDefault="00AB25EF">
      <w:pPr>
        <w:contextualSpacing/>
        <w:rPr>
          <w:rFonts w:eastAsia="Times New Roman" w:cstheme="minorHAnsi"/>
        </w:rPr>
      </w:pPr>
      <w:r w:rsidRPr="000D5DB5">
        <w:rPr>
          <w:rFonts w:eastAsia="Times New Roman" w:cstheme="minorHAnsi"/>
          <w:color w:val="000000"/>
        </w:rPr>
        <w:t>2nd level necromancy</w:t>
      </w:r>
    </w:p>
    <w:p w14:paraId="3E94854E"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action</w:t>
      </w:r>
    </w:p>
    <w:p w14:paraId="62CAC7FE" w14:textId="77777777" w:rsidR="00492EE1" w:rsidRPr="00134BC3" w:rsidRDefault="00492EE1">
      <w:pPr>
        <w:contextualSpacing/>
        <w:rPr>
          <w:rFonts w:eastAsia="Times New Roman" w:cstheme="minorHAnsi"/>
        </w:rPr>
      </w:pPr>
      <w:r w:rsidRPr="000D5DB5">
        <w:rPr>
          <w:rFonts w:eastAsia="Times New Roman" w:cstheme="minorHAnsi"/>
          <w:b/>
          <w:bCs/>
          <w:color w:val="000000"/>
        </w:rPr>
        <w:t>Range</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 xml:space="preserve">30 feet </w:t>
      </w:r>
    </w:p>
    <w:p w14:paraId="18674021"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5C5B9F">
        <w:rPr>
          <w:rFonts w:eastAsia="Times New Roman" w:cstheme="minorHAnsi"/>
          <w:b/>
          <w:bCs/>
          <w:color w:val="000000"/>
        </w:rPr>
        <w:t>:</w:t>
      </w:r>
      <w:r w:rsidRPr="000D5DB5">
        <w:rPr>
          <w:rFonts w:eastAsia="Times New Roman" w:cstheme="minorHAnsi"/>
          <w:color w:val="000000"/>
        </w:rPr>
        <w:t xml:space="preserve"> V, S</w:t>
      </w:r>
    </w:p>
    <w:p w14:paraId="4C13F832" w14:textId="77777777" w:rsidR="00AB25EF" w:rsidRPr="00134BC3" w:rsidRDefault="00AB25EF">
      <w:pPr>
        <w:contextualSpacing/>
        <w:rPr>
          <w:rFonts w:eastAsia="Times New Roman" w:cstheme="minorHAnsi"/>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Concentration, up to 1 minute</w:t>
      </w:r>
    </w:p>
    <w:p w14:paraId="35257792" w14:textId="77777777" w:rsidR="00AB25EF" w:rsidRPr="003347A7" w:rsidRDefault="00AB25EF" w:rsidP="003347A7">
      <w:pPr>
        <w:contextualSpacing/>
        <w:rPr>
          <w:rFonts w:eastAsia="Times New Roman" w:cstheme="minorHAnsi"/>
          <w:color w:val="000000"/>
        </w:rPr>
      </w:pPr>
      <w:r w:rsidRPr="000D5DB5">
        <w:rPr>
          <w:rFonts w:eastAsia="Times New Roman" w:cstheme="minorHAnsi"/>
          <w:color w:val="000000"/>
        </w:rPr>
        <w:t xml:space="preserve">The caster imbues his target with the endurance and energy of the undead. The transmuted creature moves and acts quicker than normal. Choose a creature that you can see within range. Until the spell ends, the target’s speed is doubled, </w:t>
      </w:r>
      <w:r w:rsidR="003347A7">
        <w:rPr>
          <w:rFonts w:eastAsia="Times New Roman" w:cstheme="minorHAnsi"/>
          <w:color w:val="000000"/>
        </w:rPr>
        <w:t xml:space="preserve">it adds 1d4 extra points of damage on weapon attacks that are modified by Strength, adds 1d4 to its attack rolls, </w:t>
      </w:r>
      <w:r w:rsidRPr="000D5DB5">
        <w:rPr>
          <w:rFonts w:eastAsia="Times New Roman" w:cstheme="minorHAnsi"/>
          <w:color w:val="000000"/>
        </w:rPr>
        <w:t>and gains an additional action on each of its turns. That action can be used only to take the Attack (one weapon attack only), Dash, Disengage, Hide, or Use an Object action.</w:t>
      </w:r>
      <w:r w:rsidR="003347A7">
        <w:rPr>
          <w:rFonts w:eastAsia="Times New Roman" w:cstheme="minorHAnsi"/>
          <w:color w:val="000000"/>
        </w:rPr>
        <w:t xml:space="preserve"> </w:t>
      </w:r>
      <w:r w:rsidR="004074E0">
        <w:rPr>
          <w:rFonts w:eastAsia="Times New Roman" w:cstheme="minorHAnsi"/>
          <w:color w:val="000000"/>
        </w:rPr>
        <w:t xml:space="preserve">This extra action does not stack with similar abilities </w:t>
      </w:r>
      <w:r w:rsidR="00570889">
        <w:rPr>
          <w:rFonts w:eastAsia="Times New Roman" w:cstheme="minorHAnsi"/>
          <w:color w:val="000000"/>
        </w:rPr>
        <w:t xml:space="preserve">and spells </w:t>
      </w:r>
      <w:r w:rsidR="004074E0">
        <w:rPr>
          <w:rFonts w:eastAsia="Times New Roman" w:cstheme="minorHAnsi"/>
          <w:color w:val="000000"/>
        </w:rPr>
        <w:t xml:space="preserve">granting extra actions. </w:t>
      </w:r>
    </w:p>
    <w:p w14:paraId="7968FAF8" w14:textId="77777777" w:rsidR="00AB25EF" w:rsidRPr="000D5DB5" w:rsidRDefault="00AB25EF" w:rsidP="003347A7">
      <w:pPr>
        <w:contextualSpacing/>
        <w:rPr>
          <w:rFonts w:eastAsia="Times New Roman" w:cstheme="minorHAnsi"/>
          <w:color w:val="000000"/>
        </w:rPr>
      </w:pPr>
      <w:r w:rsidRPr="000D5DB5">
        <w:rPr>
          <w:rFonts w:eastAsia="Times New Roman" w:cstheme="minorHAnsi"/>
          <w:color w:val="000000"/>
        </w:rPr>
        <w:lastRenderedPageBreak/>
        <w:t xml:space="preserve">For each round of acting under the spell, the target of this spell takes </w:t>
      </w:r>
      <w:r w:rsidR="003347A7">
        <w:rPr>
          <w:rFonts w:eastAsia="Times New Roman" w:cstheme="minorHAnsi"/>
          <w:color w:val="000000"/>
        </w:rPr>
        <w:t>5</w:t>
      </w:r>
      <w:r w:rsidR="00B77552" w:rsidRPr="000D5DB5">
        <w:rPr>
          <w:rFonts w:eastAsia="Times New Roman" w:cstheme="minorHAnsi"/>
          <w:color w:val="000000"/>
        </w:rPr>
        <w:t xml:space="preserve"> </w:t>
      </w:r>
      <w:r w:rsidRPr="000D5DB5">
        <w:rPr>
          <w:rFonts w:eastAsia="Times New Roman" w:cstheme="minorHAnsi"/>
          <w:color w:val="000000"/>
        </w:rPr>
        <w:t>(</w:t>
      </w:r>
      <w:r w:rsidR="003347A7">
        <w:rPr>
          <w:rFonts w:eastAsia="Times New Roman" w:cstheme="minorHAnsi"/>
          <w:color w:val="000000"/>
        </w:rPr>
        <w:t>2</w:t>
      </w:r>
      <w:r w:rsidR="00B77552" w:rsidRPr="000D5DB5">
        <w:rPr>
          <w:rFonts w:eastAsia="Times New Roman" w:cstheme="minorHAnsi"/>
          <w:color w:val="000000"/>
        </w:rPr>
        <w:t>d</w:t>
      </w:r>
      <w:r w:rsidR="003347A7">
        <w:rPr>
          <w:rFonts w:eastAsia="Times New Roman" w:cstheme="minorHAnsi"/>
          <w:color w:val="000000"/>
        </w:rPr>
        <w:t>4</w:t>
      </w:r>
      <w:r w:rsidRPr="000D5DB5">
        <w:rPr>
          <w:rFonts w:eastAsia="Times New Roman" w:cstheme="minorHAnsi"/>
          <w:color w:val="000000"/>
        </w:rPr>
        <w:t xml:space="preserve">) points of </w:t>
      </w:r>
      <w:r w:rsidR="003347A7">
        <w:rPr>
          <w:rFonts w:eastAsia="Times New Roman" w:cstheme="minorHAnsi"/>
          <w:color w:val="000000"/>
        </w:rPr>
        <w:t xml:space="preserve">shadow </w:t>
      </w:r>
      <w:r w:rsidRPr="000D5DB5">
        <w:rPr>
          <w:rFonts w:eastAsia="Times New Roman" w:cstheme="minorHAnsi"/>
          <w:color w:val="000000"/>
        </w:rPr>
        <w:t>damage</w:t>
      </w:r>
      <w:r w:rsidR="005C5B9F">
        <w:rPr>
          <w:rFonts w:eastAsia="Times New Roman" w:cstheme="minorHAnsi"/>
          <w:color w:val="000000"/>
        </w:rPr>
        <w:t>, and reduce their maximum hit points by 2</w:t>
      </w:r>
      <w:r w:rsidRPr="000D5DB5">
        <w:rPr>
          <w:rFonts w:eastAsia="Times New Roman" w:cstheme="minorHAnsi"/>
          <w:color w:val="000000"/>
        </w:rPr>
        <w:t xml:space="preserve">. </w:t>
      </w:r>
      <w:r w:rsidR="003347A7">
        <w:rPr>
          <w:rFonts w:eastAsia="Times New Roman" w:cstheme="minorHAnsi"/>
          <w:color w:val="000000"/>
        </w:rPr>
        <w:t xml:space="preserve">The target </w:t>
      </w:r>
      <w:r w:rsidRPr="000D5DB5">
        <w:rPr>
          <w:rFonts w:eastAsia="Times New Roman" w:cstheme="minorHAnsi"/>
          <w:color w:val="000000"/>
        </w:rPr>
        <w:t xml:space="preserve">may </w:t>
      </w:r>
      <w:r w:rsidR="003347A7">
        <w:rPr>
          <w:rFonts w:eastAsia="Times New Roman" w:cstheme="minorHAnsi"/>
          <w:color w:val="000000"/>
        </w:rPr>
        <w:t>roll a Stamina saving throw to end the spell</w:t>
      </w:r>
      <w:r w:rsidRPr="000D5DB5">
        <w:rPr>
          <w:rFonts w:eastAsia="Times New Roman" w:cstheme="minorHAnsi"/>
          <w:color w:val="000000"/>
        </w:rPr>
        <w:t>. When the spell ends, the target can’t move or take actions until after its next turn, as a wave of lethargy sweeps over it</w:t>
      </w:r>
      <w:r w:rsidR="005C5B9F">
        <w:rPr>
          <w:rFonts w:eastAsia="Times New Roman" w:cstheme="minorHAnsi"/>
          <w:color w:val="000000"/>
        </w:rPr>
        <w:t xml:space="preserve">. The maximum hit points of the creature returns to normal at the end of a long rest. </w:t>
      </w:r>
    </w:p>
    <w:p w14:paraId="4B71019E" w14:textId="77777777" w:rsidR="007644ED" w:rsidRPr="00134BC3" w:rsidRDefault="007644ED">
      <w:pPr>
        <w:contextualSpacing/>
        <w:rPr>
          <w:rFonts w:eastAsia="Times New Roman" w:cstheme="minorHAnsi"/>
        </w:rPr>
      </w:pPr>
    </w:p>
    <w:p w14:paraId="4957D840" w14:textId="77777777" w:rsidR="00BF72C6" w:rsidRPr="00C81ED8" w:rsidRDefault="00BF72C6" w:rsidP="00BF72C6">
      <w:r w:rsidRPr="00C81ED8">
        <w:rPr>
          <w:b/>
          <w:bCs/>
        </w:rPr>
        <w:t>Vampiric Aura [level 5]</w:t>
      </w:r>
    </w:p>
    <w:p w14:paraId="4A0FDE86" w14:textId="77777777" w:rsidR="00BF72C6" w:rsidRPr="00C81ED8" w:rsidRDefault="00BF72C6" w:rsidP="00BF72C6">
      <w:r w:rsidRPr="00C81ED8">
        <w:t>Abjuration [aura]</w:t>
      </w:r>
    </w:p>
    <w:p w14:paraId="5DD89B43" w14:textId="77777777" w:rsidR="00BF72C6" w:rsidRPr="00C81ED8" w:rsidRDefault="00BF72C6" w:rsidP="00BF72C6">
      <w:r w:rsidRPr="00C81ED8">
        <w:rPr>
          <w:b/>
          <w:bCs/>
        </w:rPr>
        <w:t>Casting Time</w:t>
      </w:r>
      <w:r w:rsidR="005C5B9F">
        <w:rPr>
          <w:rFonts w:eastAsia="Times New Roman" w:cstheme="minorHAnsi"/>
          <w:b/>
          <w:bCs/>
          <w:color w:val="000000"/>
        </w:rPr>
        <w:t>:</w:t>
      </w:r>
      <w:r w:rsidRPr="00C81ED8">
        <w:rPr>
          <w:b/>
          <w:bCs/>
        </w:rPr>
        <w:t xml:space="preserve"> </w:t>
      </w:r>
      <w:r w:rsidRPr="00C81ED8">
        <w:t>1 bonus action</w:t>
      </w:r>
    </w:p>
    <w:p w14:paraId="59C93859" w14:textId="77777777" w:rsidR="00BF72C6" w:rsidRPr="00C81ED8" w:rsidRDefault="00BF72C6" w:rsidP="00BF72C6">
      <w:r w:rsidRPr="00C81ED8">
        <w:rPr>
          <w:b/>
          <w:bCs/>
        </w:rPr>
        <w:t>Range</w:t>
      </w:r>
      <w:r w:rsidR="005C5B9F">
        <w:rPr>
          <w:rFonts w:eastAsia="Times New Roman" w:cstheme="minorHAnsi"/>
          <w:b/>
          <w:bCs/>
          <w:color w:val="000000"/>
        </w:rPr>
        <w:t>:</w:t>
      </w:r>
      <w:r w:rsidRPr="00C81ED8">
        <w:t xml:space="preserve"> Self (15-foot radius)</w:t>
      </w:r>
    </w:p>
    <w:p w14:paraId="17839476" w14:textId="77777777" w:rsidR="00BF72C6" w:rsidRPr="00C81ED8" w:rsidRDefault="00BF72C6" w:rsidP="00BF72C6">
      <w:r w:rsidRPr="00C81ED8">
        <w:rPr>
          <w:b/>
          <w:bCs/>
        </w:rPr>
        <w:t>Components</w:t>
      </w:r>
      <w:r w:rsidR="005C5B9F">
        <w:rPr>
          <w:rFonts w:eastAsia="Times New Roman" w:cstheme="minorHAnsi"/>
          <w:b/>
          <w:bCs/>
          <w:color w:val="000000"/>
        </w:rPr>
        <w:t>:</w:t>
      </w:r>
      <w:r w:rsidRPr="00C81ED8">
        <w:t xml:space="preserve"> V</w:t>
      </w:r>
    </w:p>
    <w:p w14:paraId="2DE33C73" w14:textId="77777777" w:rsidR="00BF72C6" w:rsidRPr="00C81ED8" w:rsidRDefault="00BF72C6" w:rsidP="00BF72C6">
      <w:r w:rsidRPr="00C81ED8">
        <w:rPr>
          <w:b/>
          <w:bCs/>
        </w:rPr>
        <w:t>Duration</w:t>
      </w:r>
      <w:r w:rsidR="005C5B9F">
        <w:rPr>
          <w:rFonts w:eastAsia="Times New Roman" w:cstheme="minorHAnsi"/>
          <w:b/>
          <w:bCs/>
          <w:color w:val="000000"/>
        </w:rPr>
        <w:t>:</w:t>
      </w:r>
      <w:r w:rsidRPr="00C81ED8">
        <w:t xml:space="preserve"> Concentration (partial), up to 1 minute</w:t>
      </w:r>
    </w:p>
    <w:p w14:paraId="0192C97E" w14:textId="77777777" w:rsidR="00BF72C6" w:rsidRPr="00C81ED8" w:rsidRDefault="00BF72C6" w:rsidP="00BF72C6">
      <w:r w:rsidRPr="00C81ED8">
        <w:t xml:space="preserve">A hungering emptiness radiates from you in an aura with a 15-foot radius. Until the spell ends, the aura moves with you, centered on you. The first time each turn an allied </w:t>
      </w:r>
      <w:r>
        <w:t xml:space="preserve">living </w:t>
      </w:r>
      <w:r w:rsidRPr="00C81ED8">
        <w:t xml:space="preserve">creature deals melee weapon damage to a hostile creature that is not a construct or elemental, the regain 1 point of damage for each point of damage they deal (maximum 5 points). </w:t>
      </w:r>
    </w:p>
    <w:p w14:paraId="7748A5B6" w14:textId="77777777" w:rsidR="00BF72C6" w:rsidRPr="00C81ED8" w:rsidRDefault="00BF72C6" w:rsidP="00BF72C6">
      <w:r>
        <w:rPr>
          <w:i/>
          <w:iCs/>
        </w:rPr>
        <w:t xml:space="preserve">Note: </w:t>
      </w:r>
      <w:r w:rsidRPr="00C81ED8">
        <w:t xml:space="preserve">This spell is suppressed by the </w:t>
      </w:r>
      <w:r w:rsidR="005C5B9F" w:rsidRPr="005C5B9F">
        <w:rPr>
          <w:i/>
          <w:iCs/>
        </w:rPr>
        <w:t>p</w:t>
      </w:r>
      <w:r w:rsidRPr="005C5B9F">
        <w:rPr>
          <w:i/>
          <w:iCs/>
        </w:rPr>
        <w:t xml:space="preserve">rotection from </w:t>
      </w:r>
      <w:r w:rsidR="005C5B9F" w:rsidRPr="005C5B9F">
        <w:rPr>
          <w:i/>
          <w:iCs/>
        </w:rPr>
        <w:t>g</w:t>
      </w:r>
      <w:r w:rsidRPr="005C5B9F">
        <w:rPr>
          <w:i/>
          <w:iCs/>
        </w:rPr>
        <w:t xml:space="preserve">ood and </w:t>
      </w:r>
      <w:r w:rsidR="005C5B9F" w:rsidRPr="005C5B9F">
        <w:rPr>
          <w:i/>
          <w:iCs/>
        </w:rPr>
        <w:t>e</w:t>
      </w:r>
      <w:r w:rsidRPr="005C5B9F">
        <w:rPr>
          <w:i/>
          <w:iCs/>
        </w:rPr>
        <w:t xml:space="preserve">vil </w:t>
      </w:r>
      <w:r w:rsidRPr="00C81ED8">
        <w:t xml:space="preserve">(and similar abjurations). </w:t>
      </w:r>
    </w:p>
    <w:p w14:paraId="390A2723" w14:textId="77777777" w:rsidR="007644ED" w:rsidRDefault="007644ED">
      <w:pPr>
        <w:contextualSpacing/>
        <w:rPr>
          <w:rFonts w:eastAsia="Times New Roman" w:cstheme="minorHAnsi"/>
        </w:rPr>
      </w:pPr>
    </w:p>
    <w:p w14:paraId="558C3E02" w14:textId="77777777" w:rsidR="00E02FFD" w:rsidRPr="00E02FFD" w:rsidRDefault="00E02FFD" w:rsidP="00E02FFD">
      <w:pPr>
        <w:contextualSpacing/>
        <w:rPr>
          <w:rFonts w:eastAsia="Times New Roman" w:cstheme="minorHAnsi"/>
          <w:b/>
          <w:bCs/>
        </w:rPr>
      </w:pPr>
      <w:r w:rsidRPr="00E02FFD">
        <w:rPr>
          <w:rFonts w:eastAsia="Times New Roman" w:cstheme="minorHAnsi"/>
          <w:b/>
          <w:bCs/>
        </w:rPr>
        <w:t>Void Crash [level 5]</w:t>
      </w:r>
    </w:p>
    <w:p w14:paraId="0033B9D5" w14:textId="77777777" w:rsidR="00E02FFD" w:rsidRPr="00E02FFD" w:rsidRDefault="00E02FFD" w:rsidP="00E02FFD">
      <w:pPr>
        <w:contextualSpacing/>
        <w:rPr>
          <w:rFonts w:eastAsia="Times New Roman" w:cstheme="minorHAnsi"/>
        </w:rPr>
      </w:pPr>
      <w:r w:rsidRPr="00E02FFD">
        <w:rPr>
          <w:rFonts w:eastAsia="Times New Roman" w:cstheme="minorHAnsi"/>
        </w:rPr>
        <w:t>Evocation</w:t>
      </w:r>
    </w:p>
    <w:p w14:paraId="5B6CD175" w14:textId="77777777" w:rsidR="00E02FFD" w:rsidRPr="00E02FFD" w:rsidRDefault="00E02FFD" w:rsidP="00E02FFD">
      <w:pPr>
        <w:contextualSpacing/>
        <w:rPr>
          <w:rFonts w:eastAsia="Times New Roman" w:cstheme="minorHAnsi"/>
        </w:rPr>
      </w:pPr>
      <w:r w:rsidRPr="00E02FFD">
        <w:rPr>
          <w:rFonts w:eastAsia="Times New Roman" w:cstheme="minorHAnsi"/>
          <w:b/>
          <w:bCs/>
        </w:rPr>
        <w:t>Casting Time:</w:t>
      </w:r>
      <w:r w:rsidRPr="00E02FFD">
        <w:rPr>
          <w:rFonts w:eastAsia="Times New Roman" w:cstheme="minorHAnsi"/>
        </w:rPr>
        <w:t xml:space="preserve"> 1 action</w:t>
      </w:r>
    </w:p>
    <w:p w14:paraId="78AC4E5E" w14:textId="77777777" w:rsidR="00E02FFD" w:rsidRPr="00E02FFD" w:rsidRDefault="00E02FFD" w:rsidP="00E02FFD">
      <w:pPr>
        <w:contextualSpacing/>
        <w:rPr>
          <w:rFonts w:eastAsia="Times New Roman" w:cstheme="minorHAnsi"/>
        </w:rPr>
      </w:pPr>
      <w:r w:rsidRPr="00E02FFD">
        <w:rPr>
          <w:rFonts w:eastAsia="Times New Roman" w:cstheme="minorHAnsi"/>
          <w:b/>
          <w:bCs/>
        </w:rPr>
        <w:t>Range:</w:t>
      </w:r>
      <w:r w:rsidRPr="00E02FFD">
        <w:rPr>
          <w:rFonts w:eastAsia="Times New Roman" w:cstheme="minorHAnsi"/>
        </w:rPr>
        <w:t xml:space="preserve"> 1</w:t>
      </w:r>
      <w:r>
        <w:rPr>
          <w:rFonts w:eastAsia="Times New Roman" w:cstheme="minorHAnsi"/>
        </w:rPr>
        <w:t>0</w:t>
      </w:r>
      <w:r w:rsidRPr="00E02FFD">
        <w:rPr>
          <w:rFonts w:eastAsia="Times New Roman" w:cstheme="minorHAnsi"/>
        </w:rPr>
        <w:t>0 feet (10-foot-radius sphere)</w:t>
      </w:r>
    </w:p>
    <w:p w14:paraId="054764B6" w14:textId="77777777" w:rsidR="00E02FFD" w:rsidRPr="00E02FFD" w:rsidRDefault="00E02FFD" w:rsidP="00E02FFD">
      <w:pPr>
        <w:contextualSpacing/>
        <w:rPr>
          <w:rFonts w:eastAsia="Times New Roman" w:cstheme="minorHAnsi"/>
        </w:rPr>
      </w:pPr>
      <w:r w:rsidRPr="00E02FFD">
        <w:rPr>
          <w:rFonts w:eastAsia="Times New Roman" w:cstheme="minorHAnsi"/>
          <w:b/>
          <w:bCs/>
        </w:rPr>
        <w:t>Components:</w:t>
      </w:r>
      <w:r w:rsidRPr="00E02FFD">
        <w:rPr>
          <w:rFonts w:eastAsia="Times New Roman" w:cstheme="minorHAnsi"/>
        </w:rPr>
        <w:t xml:space="preserve"> V, S</w:t>
      </w:r>
    </w:p>
    <w:p w14:paraId="1EEF57A3" w14:textId="77777777" w:rsidR="00E02FFD" w:rsidRPr="00E02FFD" w:rsidRDefault="00E02FFD" w:rsidP="00E02FFD">
      <w:pPr>
        <w:contextualSpacing/>
        <w:rPr>
          <w:rFonts w:eastAsia="Times New Roman" w:cstheme="minorHAnsi"/>
        </w:rPr>
      </w:pPr>
      <w:r w:rsidRPr="00E02FFD">
        <w:rPr>
          <w:rFonts w:eastAsia="Times New Roman" w:cstheme="minorHAnsi"/>
          <w:b/>
          <w:bCs/>
        </w:rPr>
        <w:t>Duration:</w:t>
      </w:r>
      <w:r w:rsidRPr="00E02FFD">
        <w:rPr>
          <w:rFonts w:eastAsia="Times New Roman" w:cstheme="minorHAnsi"/>
        </w:rPr>
        <w:t xml:space="preserve"> Instantaneous</w:t>
      </w:r>
    </w:p>
    <w:p w14:paraId="5F01C08F" w14:textId="77777777" w:rsidR="00E02FFD" w:rsidRPr="00E02FFD" w:rsidRDefault="00E02FFD" w:rsidP="00E02FFD">
      <w:pPr>
        <w:contextualSpacing/>
        <w:rPr>
          <w:rFonts w:eastAsia="Times New Roman" w:cstheme="minorHAnsi"/>
        </w:rPr>
      </w:pPr>
      <w:r w:rsidRPr="00E02FFD">
        <w:rPr>
          <w:rFonts w:eastAsia="Times New Roman" w:cstheme="minorHAnsi"/>
        </w:rPr>
        <w:t xml:space="preserve">You summon a torrent of Void energies to crash at target within range. Make a ranged spell attack against the target. On a hit, the target takes 7d8 + 7 points of shadow damage. The void energies erupt from the target in a 10-foot radius, affecting other creatures. Each creature in the 10-foot-radius area besides the initial target takes the one-half the damage the target suffered, and is pulled 5 feet to the initial target. On a successful Spirit saving throw, they take only one-quarter the damage the target suffered, and are not moved. </w:t>
      </w:r>
    </w:p>
    <w:p w14:paraId="61451E91" w14:textId="77777777" w:rsidR="00E02FFD" w:rsidRPr="00E02FFD" w:rsidRDefault="00E02FFD" w:rsidP="00E02FFD">
      <w:pPr>
        <w:contextualSpacing/>
        <w:rPr>
          <w:rFonts w:eastAsia="Times New Roman" w:cstheme="minorHAnsi"/>
        </w:rPr>
      </w:pPr>
      <w:r w:rsidRPr="00E02FFD">
        <w:rPr>
          <w:rFonts w:eastAsia="Times New Roman" w:cstheme="minorHAnsi"/>
        </w:rPr>
        <w:lastRenderedPageBreak/>
        <w:t xml:space="preserve">If there are no targets within 10 feet of the initial target, the void energies lance out to a secondary target within 30 feet for half the damage instead. This requires a successful ranged spell attack. </w:t>
      </w:r>
    </w:p>
    <w:p w14:paraId="33B27ABE" w14:textId="77777777" w:rsidR="00E02FFD" w:rsidRDefault="00E02FFD" w:rsidP="00E02FFD">
      <w:pPr>
        <w:contextualSpacing/>
        <w:rPr>
          <w:rFonts w:eastAsia="Times New Roman" w:cstheme="minorHAnsi"/>
        </w:rPr>
      </w:pPr>
      <w:r w:rsidRPr="00E02FFD">
        <w:rPr>
          <w:rFonts w:eastAsia="Times New Roman" w:cstheme="minorHAnsi"/>
          <w:b/>
          <w:bCs/>
        </w:rPr>
        <w:t>Heightened.</w:t>
      </w:r>
      <w:r w:rsidRPr="00E02FFD">
        <w:rPr>
          <w:rFonts w:eastAsia="Times New Roman" w:cstheme="minorHAnsi"/>
        </w:rPr>
        <w:t xml:space="preserve"> The spell deals an extra 1d8+1 damage per every level above level 5.</w:t>
      </w:r>
    </w:p>
    <w:p w14:paraId="611B8B3C" w14:textId="77777777" w:rsidR="00E02FFD" w:rsidRDefault="00E02FFD">
      <w:pPr>
        <w:contextualSpacing/>
        <w:rPr>
          <w:rFonts w:eastAsia="Times New Roman" w:cstheme="minorHAnsi"/>
        </w:rPr>
      </w:pPr>
    </w:p>
    <w:p w14:paraId="78B9702F" w14:textId="77777777" w:rsidR="00895DF2" w:rsidRPr="00895DF2" w:rsidRDefault="00895DF2" w:rsidP="00895DF2">
      <w:pPr>
        <w:contextualSpacing/>
        <w:rPr>
          <w:rFonts w:eastAsia="Times New Roman" w:cstheme="minorHAnsi"/>
          <w:b/>
          <w:bCs/>
        </w:rPr>
      </w:pPr>
      <w:r w:rsidRPr="00895DF2">
        <w:rPr>
          <w:rFonts w:eastAsia="Times New Roman" w:cstheme="minorHAnsi"/>
          <w:b/>
          <w:bCs/>
        </w:rPr>
        <w:t xml:space="preserve">Void Eruption [level </w:t>
      </w:r>
      <w:r>
        <w:rPr>
          <w:rFonts w:eastAsia="Times New Roman" w:cstheme="minorHAnsi"/>
          <w:b/>
          <w:bCs/>
        </w:rPr>
        <w:t>5</w:t>
      </w:r>
      <w:r w:rsidRPr="00895DF2">
        <w:rPr>
          <w:rFonts w:eastAsia="Times New Roman" w:cstheme="minorHAnsi"/>
          <w:b/>
          <w:bCs/>
        </w:rPr>
        <w:t>]</w:t>
      </w:r>
    </w:p>
    <w:p w14:paraId="7D11B0C8" w14:textId="77777777" w:rsidR="00895DF2" w:rsidRPr="00895DF2" w:rsidRDefault="00895DF2" w:rsidP="00895DF2">
      <w:pPr>
        <w:contextualSpacing/>
        <w:rPr>
          <w:rFonts w:eastAsia="Times New Roman" w:cstheme="minorHAnsi"/>
        </w:rPr>
      </w:pPr>
      <w:r w:rsidRPr="00895DF2">
        <w:rPr>
          <w:rFonts w:eastAsia="Times New Roman" w:cstheme="minorHAnsi"/>
        </w:rPr>
        <w:t>Illusion</w:t>
      </w:r>
    </w:p>
    <w:p w14:paraId="2AB7F6A6" w14:textId="77777777" w:rsidR="00895DF2" w:rsidRPr="00895DF2" w:rsidRDefault="00895DF2" w:rsidP="00895DF2">
      <w:pPr>
        <w:contextualSpacing/>
        <w:rPr>
          <w:rFonts w:eastAsia="Times New Roman" w:cstheme="minorHAnsi"/>
        </w:rPr>
      </w:pPr>
      <w:r w:rsidRPr="00895DF2">
        <w:rPr>
          <w:rFonts w:eastAsia="Times New Roman" w:cstheme="minorHAnsi"/>
          <w:b/>
          <w:bCs/>
        </w:rPr>
        <w:t>Casting Time</w:t>
      </w:r>
      <w:r w:rsidR="005C5B9F">
        <w:rPr>
          <w:rFonts w:eastAsia="Times New Roman" w:cstheme="minorHAnsi"/>
          <w:b/>
          <w:bCs/>
          <w:color w:val="000000"/>
        </w:rPr>
        <w:t>:</w:t>
      </w:r>
      <w:r w:rsidRPr="00895DF2">
        <w:rPr>
          <w:rFonts w:eastAsia="Times New Roman" w:cstheme="minorHAnsi"/>
        </w:rPr>
        <w:t xml:space="preserve"> 1 action</w:t>
      </w:r>
    </w:p>
    <w:p w14:paraId="6E7DF9DF" w14:textId="77777777" w:rsidR="00895DF2" w:rsidRPr="00895DF2" w:rsidRDefault="00895DF2" w:rsidP="00895DF2">
      <w:pPr>
        <w:contextualSpacing/>
        <w:rPr>
          <w:rFonts w:eastAsia="Times New Roman" w:cstheme="minorHAnsi"/>
        </w:rPr>
      </w:pPr>
      <w:r w:rsidRPr="00895DF2">
        <w:rPr>
          <w:rFonts w:eastAsia="Times New Roman" w:cstheme="minorHAnsi"/>
          <w:b/>
          <w:bCs/>
        </w:rPr>
        <w:t>Components</w:t>
      </w:r>
      <w:r w:rsidR="005C5B9F">
        <w:rPr>
          <w:rFonts w:eastAsia="Times New Roman" w:cstheme="minorHAnsi"/>
          <w:b/>
          <w:bCs/>
          <w:color w:val="000000"/>
        </w:rPr>
        <w:t>:</w:t>
      </w:r>
      <w:r w:rsidRPr="00895DF2">
        <w:rPr>
          <w:rFonts w:eastAsia="Times New Roman" w:cstheme="minorHAnsi"/>
        </w:rPr>
        <w:t xml:space="preserve"> S, V</w:t>
      </w:r>
    </w:p>
    <w:p w14:paraId="71E7C95C" w14:textId="77777777" w:rsidR="00895DF2" w:rsidRPr="00895DF2" w:rsidRDefault="00895DF2" w:rsidP="00895DF2">
      <w:pPr>
        <w:contextualSpacing/>
        <w:rPr>
          <w:rFonts w:eastAsia="Times New Roman" w:cstheme="minorHAnsi"/>
        </w:rPr>
      </w:pPr>
      <w:r w:rsidRPr="00895DF2">
        <w:rPr>
          <w:rFonts w:eastAsia="Times New Roman" w:cstheme="minorHAnsi"/>
          <w:b/>
          <w:bCs/>
        </w:rPr>
        <w:t>Range</w:t>
      </w:r>
      <w:r w:rsidR="005C5B9F">
        <w:rPr>
          <w:rFonts w:eastAsia="Times New Roman" w:cstheme="minorHAnsi"/>
          <w:b/>
          <w:bCs/>
          <w:color w:val="000000"/>
        </w:rPr>
        <w:t>:</w:t>
      </w:r>
      <w:r w:rsidRPr="00895DF2">
        <w:rPr>
          <w:rFonts w:eastAsia="Times New Roman" w:cstheme="minorHAnsi"/>
        </w:rPr>
        <w:t xml:space="preserve"> 50 ft. </w:t>
      </w:r>
    </w:p>
    <w:p w14:paraId="6424B73F" w14:textId="77777777" w:rsidR="00895DF2" w:rsidRPr="00895DF2" w:rsidRDefault="00895DF2" w:rsidP="00895DF2">
      <w:pPr>
        <w:contextualSpacing/>
        <w:rPr>
          <w:rFonts w:eastAsia="Times New Roman" w:cstheme="minorHAnsi"/>
        </w:rPr>
      </w:pPr>
      <w:r w:rsidRPr="00895DF2">
        <w:rPr>
          <w:rFonts w:eastAsia="Times New Roman" w:cstheme="minorHAnsi"/>
          <w:b/>
          <w:bCs/>
        </w:rPr>
        <w:t>Duration</w:t>
      </w:r>
      <w:r w:rsidR="005C5B9F">
        <w:rPr>
          <w:rFonts w:eastAsia="Times New Roman" w:cstheme="minorHAnsi"/>
          <w:b/>
          <w:bCs/>
          <w:color w:val="000000"/>
        </w:rPr>
        <w:t>:</w:t>
      </w:r>
      <w:r w:rsidRPr="00895DF2">
        <w:rPr>
          <w:rFonts w:eastAsia="Times New Roman" w:cstheme="minorHAnsi"/>
        </w:rPr>
        <w:t xml:space="preserve"> Instantaneous</w:t>
      </w:r>
    </w:p>
    <w:p w14:paraId="6F96CA38" w14:textId="77777777" w:rsidR="00895DF2" w:rsidRPr="00895DF2" w:rsidRDefault="00895DF2" w:rsidP="00CB57CE">
      <w:pPr>
        <w:contextualSpacing/>
        <w:rPr>
          <w:rFonts w:eastAsia="Times New Roman" w:cstheme="minorHAnsi"/>
        </w:rPr>
      </w:pPr>
      <w:r w:rsidRPr="00895DF2">
        <w:rPr>
          <w:rFonts w:eastAsia="Times New Roman" w:cstheme="minorHAnsi"/>
        </w:rPr>
        <w:t xml:space="preserve">By casting this spell, you choose a point within range. Every </w:t>
      </w:r>
      <w:r w:rsidR="005C5B9F" w:rsidRPr="00895DF2">
        <w:rPr>
          <w:rFonts w:eastAsia="Times New Roman" w:cstheme="minorHAnsi"/>
        </w:rPr>
        <w:t>creature</w:t>
      </w:r>
      <w:r w:rsidRPr="00895DF2">
        <w:rPr>
          <w:rFonts w:eastAsia="Times New Roman" w:cstheme="minorHAnsi"/>
        </w:rPr>
        <w:t xml:space="preserve"> within a 20-foot sphere of that point the area must make a Spirit saving throw. A target takes </w:t>
      </w:r>
      <w:r w:rsidR="00CB57CE">
        <w:rPr>
          <w:rFonts w:eastAsia="Times New Roman" w:cstheme="minorHAnsi"/>
        </w:rPr>
        <w:t>7</w:t>
      </w:r>
      <w:r w:rsidRPr="00895DF2">
        <w:rPr>
          <w:rFonts w:eastAsia="Times New Roman" w:cstheme="minorHAnsi"/>
        </w:rPr>
        <w:t xml:space="preserve">d6 points of damage on a failed saving throw or half as much damage on a successful saving throw. Half the damage is psychic, and the other half is shadow. A creature who failed their saving throw </w:t>
      </w:r>
      <w:r w:rsidR="00CB57CE" w:rsidRPr="00895DF2">
        <w:rPr>
          <w:rFonts w:eastAsia="Times New Roman" w:cstheme="minorHAnsi"/>
        </w:rPr>
        <w:t>is</w:t>
      </w:r>
      <w:r w:rsidRPr="00895DF2">
        <w:rPr>
          <w:rFonts w:eastAsia="Times New Roman" w:cstheme="minorHAnsi"/>
        </w:rPr>
        <w:t xml:space="preserve"> also pulled 10 feet towards the center of the sphere (or the point you previously designated). This can pull creatures upwards or downwards. </w:t>
      </w:r>
    </w:p>
    <w:p w14:paraId="06D8BA7D" w14:textId="77777777" w:rsidR="00895DF2" w:rsidRPr="00895DF2" w:rsidRDefault="00895DF2" w:rsidP="00CB57CE">
      <w:pPr>
        <w:contextualSpacing/>
        <w:rPr>
          <w:rFonts w:eastAsia="Times New Roman" w:cstheme="minorHAnsi"/>
        </w:rPr>
      </w:pPr>
      <w:r w:rsidRPr="00895DF2">
        <w:rPr>
          <w:rFonts w:eastAsia="Times New Roman" w:cstheme="minorHAnsi"/>
          <w:b/>
          <w:bCs/>
        </w:rPr>
        <w:t xml:space="preserve">Heightened. </w:t>
      </w:r>
      <w:r w:rsidRPr="00895DF2">
        <w:rPr>
          <w:rFonts w:eastAsia="Times New Roman" w:cstheme="minorHAnsi"/>
        </w:rPr>
        <w:t xml:space="preserve">For each spell level higher than </w:t>
      </w:r>
      <w:r w:rsidR="00CB57CE">
        <w:rPr>
          <w:rFonts w:eastAsia="Times New Roman" w:cstheme="minorHAnsi"/>
        </w:rPr>
        <w:t xml:space="preserve">5th </w:t>
      </w:r>
      <w:r w:rsidRPr="00895DF2">
        <w:rPr>
          <w:rFonts w:eastAsia="Times New Roman" w:cstheme="minorHAnsi"/>
        </w:rPr>
        <w:t xml:space="preserve">level, the damage dealt by the spell increases by 1d6. </w:t>
      </w:r>
    </w:p>
    <w:p w14:paraId="4376EF81" w14:textId="77777777" w:rsidR="00895DF2" w:rsidRDefault="00895DF2">
      <w:pPr>
        <w:contextualSpacing/>
        <w:rPr>
          <w:rFonts w:eastAsia="Times New Roman" w:cstheme="minorHAnsi"/>
        </w:rPr>
      </w:pPr>
    </w:p>
    <w:p w14:paraId="44CEF424" w14:textId="77777777" w:rsidR="00BF72C6" w:rsidRPr="00C81ED8" w:rsidRDefault="00BF72C6" w:rsidP="00BF72C6">
      <w:r w:rsidRPr="00C81ED8">
        <w:rPr>
          <w:b/>
          <w:bCs/>
        </w:rPr>
        <w:t>Vulnerability Aura [level 5]</w:t>
      </w:r>
    </w:p>
    <w:p w14:paraId="5278DF78" w14:textId="77777777" w:rsidR="00BF72C6" w:rsidRPr="00C81ED8" w:rsidRDefault="00BF72C6" w:rsidP="00BF72C6">
      <w:r w:rsidRPr="00C81ED8">
        <w:t>Abjuration [aura]</w:t>
      </w:r>
    </w:p>
    <w:p w14:paraId="0221E8FF" w14:textId="77777777" w:rsidR="00BF72C6" w:rsidRPr="00C81ED8" w:rsidRDefault="00BF72C6" w:rsidP="00BF72C6">
      <w:r w:rsidRPr="00C81ED8">
        <w:rPr>
          <w:b/>
          <w:bCs/>
        </w:rPr>
        <w:t>Casting Time</w:t>
      </w:r>
      <w:r w:rsidR="005C5B9F">
        <w:rPr>
          <w:rFonts w:eastAsia="Times New Roman" w:cstheme="minorHAnsi"/>
          <w:b/>
          <w:bCs/>
          <w:color w:val="000000"/>
        </w:rPr>
        <w:t>:</w:t>
      </w:r>
      <w:r w:rsidRPr="00C81ED8">
        <w:t xml:space="preserve"> 1 bonus action</w:t>
      </w:r>
    </w:p>
    <w:p w14:paraId="69F42F6A" w14:textId="77777777" w:rsidR="00BF72C6" w:rsidRPr="00C81ED8" w:rsidRDefault="00BF72C6" w:rsidP="00BF72C6">
      <w:r w:rsidRPr="00C81ED8">
        <w:rPr>
          <w:b/>
          <w:bCs/>
        </w:rPr>
        <w:t>Range</w:t>
      </w:r>
      <w:r w:rsidR="005C5B9F">
        <w:rPr>
          <w:rFonts w:eastAsia="Times New Roman" w:cstheme="minorHAnsi"/>
          <w:b/>
          <w:bCs/>
          <w:color w:val="000000"/>
        </w:rPr>
        <w:t>:</w:t>
      </w:r>
      <w:r w:rsidRPr="00C81ED8">
        <w:t xml:space="preserve"> Self (15-foot radius)</w:t>
      </w:r>
    </w:p>
    <w:p w14:paraId="57CBD8DD" w14:textId="77777777" w:rsidR="00BF72C6" w:rsidRPr="00C81ED8" w:rsidRDefault="00BF72C6" w:rsidP="00BF72C6">
      <w:r w:rsidRPr="00C81ED8">
        <w:rPr>
          <w:b/>
          <w:bCs/>
        </w:rPr>
        <w:t>Components</w:t>
      </w:r>
      <w:r w:rsidR="005C5B9F">
        <w:rPr>
          <w:rFonts w:eastAsia="Times New Roman" w:cstheme="minorHAnsi"/>
          <w:b/>
          <w:bCs/>
          <w:color w:val="000000"/>
        </w:rPr>
        <w:t>:</w:t>
      </w:r>
      <w:r w:rsidRPr="00C81ED8">
        <w:t xml:space="preserve"> V</w:t>
      </w:r>
    </w:p>
    <w:p w14:paraId="424B8195" w14:textId="77777777" w:rsidR="00BF72C6" w:rsidRPr="00C81ED8" w:rsidRDefault="00BF72C6" w:rsidP="00BF72C6">
      <w:r w:rsidRPr="00C81ED8">
        <w:rPr>
          <w:b/>
          <w:bCs/>
        </w:rPr>
        <w:t>Duration</w:t>
      </w:r>
      <w:r w:rsidR="005C5B9F">
        <w:rPr>
          <w:rFonts w:eastAsia="Times New Roman" w:cstheme="minorHAnsi"/>
          <w:b/>
          <w:bCs/>
          <w:color w:val="000000"/>
        </w:rPr>
        <w:t>:</w:t>
      </w:r>
      <w:r w:rsidRPr="00C81ED8">
        <w:t xml:space="preserve"> Concentration (partial), up to 1 hour</w:t>
      </w:r>
    </w:p>
    <w:p w14:paraId="65B70F29" w14:textId="77777777" w:rsidR="00BF72C6" w:rsidRPr="00C81ED8" w:rsidRDefault="00BF72C6" w:rsidP="00BF72C6">
      <w:r w:rsidRPr="00C81ED8">
        <w:t xml:space="preserve">A forbidding, debilitating presence radiates from you in an aura with a 15-foot radius. Until the spell ends, the aura moves with you, centered on you. Choose one of the following damage types: cold, fel, fire, or shadow. The target must succeed on a Spirit saving throw or be affected by the spell for its duration. The first time each turn the affected targets take damage of the chosen type, they suffer extra </w:t>
      </w:r>
      <w:r>
        <w:t>10 (3</w:t>
      </w:r>
      <w:r w:rsidRPr="00C81ED8">
        <w:t>d</w:t>
      </w:r>
      <w:r>
        <w:t xml:space="preserve">6) </w:t>
      </w:r>
      <w:r w:rsidRPr="00C81ED8">
        <w:t xml:space="preserve">damage of that type. The extra damage cannot exceed the total original damage. </w:t>
      </w:r>
    </w:p>
    <w:p w14:paraId="3ACD9686" w14:textId="77777777" w:rsidR="00BF72C6" w:rsidRPr="00C81ED8" w:rsidRDefault="00BF72C6" w:rsidP="00BF72C6">
      <w:r w:rsidRPr="00C81ED8">
        <w:rPr>
          <w:i/>
          <w:iCs/>
        </w:rPr>
        <w:lastRenderedPageBreak/>
        <w:t xml:space="preserve">Note. </w:t>
      </w:r>
      <w:r w:rsidRPr="00C81ED8">
        <w:t xml:space="preserve">This spell </w:t>
      </w:r>
      <w:r>
        <w:t>suppresses and is suppressed</w:t>
      </w:r>
      <w:r w:rsidRPr="00C81ED8">
        <w:t xml:space="preserve"> by</w:t>
      </w:r>
      <w:r>
        <w:t xml:space="preserve"> </w:t>
      </w:r>
      <w:r w:rsidRPr="00C81ED8">
        <w:t xml:space="preserve">the </w:t>
      </w:r>
      <w:r w:rsidR="005C5B9F" w:rsidRPr="005C5B9F">
        <w:rPr>
          <w:i/>
          <w:iCs/>
        </w:rPr>
        <w:t>r</w:t>
      </w:r>
      <w:r w:rsidRPr="005C5B9F">
        <w:rPr>
          <w:i/>
          <w:iCs/>
        </w:rPr>
        <w:t xml:space="preserve">esistance </w:t>
      </w:r>
      <w:r w:rsidR="005C5B9F" w:rsidRPr="005C5B9F">
        <w:rPr>
          <w:i/>
          <w:iCs/>
        </w:rPr>
        <w:t>a</w:t>
      </w:r>
      <w:r w:rsidRPr="005C5B9F">
        <w:rPr>
          <w:i/>
          <w:iCs/>
        </w:rPr>
        <w:t>ura</w:t>
      </w:r>
      <w:r w:rsidRPr="00C81ED8">
        <w:t xml:space="preserve"> spell.</w:t>
      </w:r>
    </w:p>
    <w:p w14:paraId="7C146B77" w14:textId="77777777" w:rsidR="00BF72C6" w:rsidRPr="00134BC3" w:rsidRDefault="00BF72C6">
      <w:pPr>
        <w:contextualSpacing/>
        <w:rPr>
          <w:rFonts w:eastAsia="Times New Roman" w:cstheme="minorHAnsi"/>
        </w:rPr>
      </w:pPr>
    </w:p>
    <w:p w14:paraId="366BBDCD" w14:textId="77777777" w:rsidR="00AB25EF" w:rsidRPr="00134BC3" w:rsidRDefault="00AB25EF">
      <w:pPr>
        <w:contextualSpacing/>
        <w:rPr>
          <w:rFonts w:eastAsia="Times New Roman" w:cstheme="minorHAnsi"/>
        </w:rPr>
      </w:pPr>
      <w:r w:rsidRPr="000D5DB5">
        <w:rPr>
          <w:rFonts w:eastAsia="Times New Roman" w:cstheme="minorHAnsi"/>
          <w:b/>
          <w:bCs/>
          <w:color w:val="000000"/>
        </w:rPr>
        <w:t>Wind Shear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2]</w:t>
      </w:r>
    </w:p>
    <w:p w14:paraId="5E5D27D4" w14:textId="77777777" w:rsidR="00AB25EF" w:rsidRPr="00134BC3" w:rsidRDefault="00AB25EF">
      <w:pPr>
        <w:contextualSpacing/>
        <w:rPr>
          <w:rFonts w:eastAsia="Times New Roman" w:cstheme="minorHAnsi"/>
        </w:rPr>
      </w:pPr>
      <w:r w:rsidRPr="000D5DB5">
        <w:rPr>
          <w:rFonts w:eastAsia="Times New Roman" w:cstheme="minorHAnsi"/>
          <w:color w:val="000000"/>
        </w:rPr>
        <w:t>Evocation</w:t>
      </w:r>
    </w:p>
    <w:p w14:paraId="36CDDF5C" w14:textId="77777777" w:rsidR="00617A27" w:rsidRPr="00134BC3" w:rsidRDefault="00617A27">
      <w:pPr>
        <w:contextualSpacing/>
        <w:rPr>
          <w:rFonts w:eastAsia="Times New Roman" w:cstheme="minorHAnsi"/>
        </w:rPr>
      </w:pPr>
      <w:r w:rsidRPr="000D5DB5">
        <w:rPr>
          <w:rFonts w:eastAsia="Times New Roman" w:cstheme="minorHAnsi"/>
          <w:b/>
          <w:bCs/>
          <w:color w:val="000000"/>
        </w:rPr>
        <w:t>Casting Time</w:t>
      </w:r>
      <w:r w:rsidR="005C5B9F">
        <w:rPr>
          <w:rFonts w:eastAsia="Times New Roman" w:cstheme="minorHAnsi"/>
          <w:b/>
          <w:bCs/>
          <w:color w:val="000000"/>
        </w:rPr>
        <w:t>:</w:t>
      </w:r>
      <w:r w:rsidRPr="000D5DB5">
        <w:rPr>
          <w:rFonts w:eastAsia="Times New Roman" w:cstheme="minorHAnsi"/>
          <w:color w:val="000000"/>
        </w:rPr>
        <w:t xml:space="preserve"> 1 reaction</w:t>
      </w:r>
    </w:p>
    <w:p w14:paraId="12FEA31E" w14:textId="77777777" w:rsidR="00492EE1" w:rsidRPr="00134BC3" w:rsidRDefault="00492EE1">
      <w:pPr>
        <w:contextualSpacing/>
        <w:rPr>
          <w:rFonts w:eastAsia="Times New Roman" w:cstheme="minorHAnsi"/>
        </w:rPr>
      </w:pPr>
      <w:r w:rsidRPr="000D5DB5">
        <w:rPr>
          <w:rFonts w:eastAsia="Times New Roman" w:cstheme="minorHAnsi"/>
          <w:b/>
          <w:bCs/>
          <w:color w:val="000000"/>
        </w:rPr>
        <w:t>Range</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60 feet</w:t>
      </w:r>
    </w:p>
    <w:p w14:paraId="4DC46F71" w14:textId="77777777" w:rsidR="0037145A" w:rsidRPr="00134BC3" w:rsidRDefault="0037145A">
      <w:pPr>
        <w:contextualSpacing/>
        <w:rPr>
          <w:rFonts w:eastAsia="Times New Roman" w:cstheme="minorHAnsi"/>
        </w:rPr>
      </w:pPr>
      <w:r w:rsidRPr="000D5DB5">
        <w:rPr>
          <w:rFonts w:eastAsia="Times New Roman" w:cstheme="minorHAnsi"/>
          <w:b/>
          <w:bCs/>
          <w:color w:val="000000"/>
        </w:rPr>
        <w:t>Components</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S</w:t>
      </w:r>
    </w:p>
    <w:p w14:paraId="03F42F13"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Instantaneous</w:t>
      </w:r>
    </w:p>
    <w:p w14:paraId="49BEAA64" w14:textId="77777777" w:rsidR="000F71A3" w:rsidRPr="00134BC3" w:rsidRDefault="000F71A3">
      <w:pPr>
        <w:contextualSpacing/>
        <w:rPr>
          <w:rFonts w:eastAsia="Times New Roman" w:cstheme="minorHAnsi"/>
        </w:rPr>
      </w:pPr>
      <w:r w:rsidRPr="000D5DB5">
        <w:rPr>
          <w:rFonts w:eastAsia="Times New Roman" w:cstheme="minorHAnsi"/>
          <w:i/>
          <w:iCs/>
          <w:color w:val="000000"/>
        </w:rPr>
        <w:t xml:space="preserve">Reaction. </w:t>
      </w:r>
      <w:r w:rsidRPr="000D5DB5">
        <w:rPr>
          <w:rFonts w:eastAsia="Times New Roman" w:cstheme="minorHAnsi"/>
          <w:color w:val="000000"/>
        </w:rPr>
        <w:t>If a creature within range casts on or concentrates on a spell</w:t>
      </w:r>
      <w:r w:rsidR="00617A27">
        <w:rPr>
          <w:rFonts w:eastAsia="Times New Roman" w:cstheme="minorHAnsi"/>
          <w:color w:val="000000"/>
        </w:rPr>
        <w:t xml:space="preserve"> or uses a ranged attack</w:t>
      </w:r>
      <w:r w:rsidRPr="000D5DB5">
        <w:rPr>
          <w:rFonts w:eastAsia="Times New Roman" w:cstheme="minorHAnsi"/>
          <w:color w:val="000000"/>
        </w:rPr>
        <w:t xml:space="preserve">. </w:t>
      </w:r>
    </w:p>
    <w:p w14:paraId="329BAAE6" w14:textId="77777777" w:rsidR="00837F86" w:rsidRDefault="00AB25EF" w:rsidP="00837F86">
      <w:pPr>
        <w:contextualSpacing/>
        <w:rPr>
          <w:rFonts w:eastAsia="Times New Roman" w:cstheme="minorHAnsi"/>
          <w:color w:val="000000"/>
        </w:rPr>
      </w:pPr>
      <w:r w:rsidRPr="000D5DB5">
        <w:rPr>
          <w:rFonts w:eastAsia="Times New Roman" w:cstheme="minorHAnsi"/>
          <w:color w:val="000000"/>
        </w:rPr>
        <w:t xml:space="preserve">You release shearing line of wind towards any creature that is the process of casting </w:t>
      </w:r>
      <w:r w:rsidR="000F71A3" w:rsidRPr="000D5DB5">
        <w:rPr>
          <w:rFonts w:eastAsia="Times New Roman" w:cstheme="minorHAnsi"/>
          <w:color w:val="000000"/>
        </w:rPr>
        <w:t xml:space="preserve">or concentrating on </w:t>
      </w:r>
      <w:r w:rsidRPr="000D5DB5">
        <w:rPr>
          <w:rFonts w:eastAsia="Times New Roman" w:cstheme="minorHAnsi"/>
          <w:color w:val="000000"/>
        </w:rPr>
        <w:t xml:space="preserve">a spell. Make a ranged spell attack. </w:t>
      </w:r>
      <w:r w:rsidR="00837F86" w:rsidRPr="000D5DB5">
        <w:rPr>
          <w:rFonts w:eastAsia="Times New Roman" w:cstheme="minorHAnsi"/>
          <w:color w:val="000000"/>
        </w:rPr>
        <w:t xml:space="preserve">On a hit, the target takes </w:t>
      </w:r>
      <w:r w:rsidR="00837F86">
        <w:rPr>
          <w:rFonts w:eastAsia="Times New Roman" w:cstheme="minorHAnsi"/>
          <w:color w:val="000000"/>
        </w:rPr>
        <w:t>3</w:t>
      </w:r>
      <w:r w:rsidR="00837F86" w:rsidRPr="000D5DB5">
        <w:rPr>
          <w:rFonts w:eastAsia="Times New Roman" w:cstheme="minorHAnsi"/>
          <w:color w:val="000000"/>
        </w:rPr>
        <w:t>d8 slashing damage</w:t>
      </w:r>
      <w:r w:rsidR="00837F86">
        <w:rPr>
          <w:rFonts w:eastAsia="Times New Roman" w:cstheme="minorHAnsi"/>
          <w:color w:val="000000"/>
        </w:rPr>
        <w:t xml:space="preserve">, and one of the following effects occur (your choice). </w:t>
      </w:r>
    </w:p>
    <w:p w14:paraId="18F81AF7" w14:textId="77777777" w:rsidR="00837F86" w:rsidRPr="00837F86" w:rsidRDefault="00837F86" w:rsidP="003C4628">
      <w:pPr>
        <w:pStyle w:val="ListParagraph"/>
        <w:numPr>
          <w:ilvl w:val="0"/>
          <w:numId w:val="52"/>
        </w:numPr>
        <w:rPr>
          <w:rFonts w:eastAsia="Times New Roman" w:cstheme="minorHAnsi"/>
        </w:rPr>
      </w:pPr>
      <w:r w:rsidRPr="00837F86">
        <w:rPr>
          <w:rFonts w:eastAsia="Times New Roman" w:cstheme="minorHAnsi"/>
          <w:color w:val="000000"/>
        </w:rPr>
        <w:t xml:space="preserve">If the target was casting a spell, </w:t>
      </w:r>
      <w:r w:rsidR="00AB25EF" w:rsidRPr="00837F86">
        <w:rPr>
          <w:rFonts w:eastAsia="Times New Roman" w:cstheme="minorHAnsi"/>
          <w:color w:val="000000"/>
        </w:rPr>
        <w:t xml:space="preserve">they must succeed on </w:t>
      </w:r>
      <w:r w:rsidRPr="00837F86">
        <w:rPr>
          <w:rFonts w:eastAsia="Times New Roman" w:cstheme="minorHAnsi"/>
          <w:color w:val="000000"/>
        </w:rPr>
        <w:t>a</w:t>
      </w:r>
      <w:r w:rsidR="00AB25EF" w:rsidRPr="00837F86">
        <w:rPr>
          <w:rFonts w:eastAsia="Times New Roman" w:cstheme="minorHAnsi"/>
          <w:color w:val="000000"/>
        </w:rPr>
        <w:t xml:space="preserve"> </w:t>
      </w:r>
      <w:r w:rsidR="000F71A3" w:rsidRPr="00837F86">
        <w:rPr>
          <w:rFonts w:eastAsia="Times New Roman" w:cstheme="minorHAnsi"/>
          <w:color w:val="000000"/>
        </w:rPr>
        <w:t xml:space="preserve">concentration check </w:t>
      </w:r>
      <w:r w:rsidRPr="00837F86">
        <w:rPr>
          <w:rFonts w:eastAsia="Times New Roman" w:cstheme="minorHAnsi"/>
          <w:color w:val="000000"/>
        </w:rPr>
        <w:t xml:space="preserve">with disadvantage </w:t>
      </w:r>
      <w:r w:rsidR="00AB25EF" w:rsidRPr="00837F86">
        <w:rPr>
          <w:rFonts w:eastAsia="Times New Roman" w:cstheme="minorHAnsi"/>
          <w:color w:val="000000"/>
        </w:rPr>
        <w:t xml:space="preserve">or else lose their spell. </w:t>
      </w:r>
      <w:r w:rsidRPr="00837F86">
        <w:rPr>
          <w:rFonts w:eastAsia="Times New Roman" w:cstheme="minorHAnsi"/>
          <w:color w:val="000000"/>
        </w:rPr>
        <w:t xml:space="preserve">If the spell's level is lower than the </w:t>
      </w:r>
      <w:r w:rsidR="005C5B9F" w:rsidRPr="005C5B9F">
        <w:rPr>
          <w:rFonts w:eastAsia="Times New Roman" w:cstheme="minorHAnsi"/>
          <w:i/>
          <w:iCs/>
          <w:color w:val="000000"/>
        </w:rPr>
        <w:t>w</w:t>
      </w:r>
      <w:r w:rsidRPr="005C5B9F">
        <w:rPr>
          <w:rFonts w:eastAsia="Times New Roman" w:cstheme="minorHAnsi"/>
          <w:i/>
          <w:iCs/>
          <w:color w:val="000000"/>
        </w:rPr>
        <w:t xml:space="preserve">ind </w:t>
      </w:r>
      <w:r w:rsidR="005C5B9F" w:rsidRPr="005C5B9F">
        <w:rPr>
          <w:rFonts w:eastAsia="Times New Roman" w:cstheme="minorHAnsi"/>
          <w:i/>
          <w:iCs/>
          <w:color w:val="000000"/>
        </w:rPr>
        <w:t>s</w:t>
      </w:r>
      <w:r w:rsidRPr="005C5B9F">
        <w:rPr>
          <w:rFonts w:eastAsia="Times New Roman" w:cstheme="minorHAnsi"/>
          <w:i/>
          <w:iCs/>
          <w:color w:val="000000"/>
        </w:rPr>
        <w:t>hear</w:t>
      </w:r>
      <w:r w:rsidRPr="00837F86">
        <w:rPr>
          <w:rFonts w:eastAsia="Times New Roman" w:cstheme="minorHAnsi"/>
          <w:color w:val="000000"/>
        </w:rPr>
        <w:t xml:space="preserve"> spell, </w:t>
      </w:r>
      <w:r w:rsidR="00682E48">
        <w:rPr>
          <w:rFonts w:eastAsia="Times New Roman" w:cstheme="minorHAnsi"/>
          <w:color w:val="000000"/>
        </w:rPr>
        <w:t>the DC is also increased by 5 points</w:t>
      </w:r>
      <w:r w:rsidRPr="00837F86">
        <w:rPr>
          <w:rFonts w:eastAsia="Times New Roman" w:cstheme="minorHAnsi"/>
          <w:color w:val="000000"/>
        </w:rPr>
        <w:t>.</w:t>
      </w:r>
    </w:p>
    <w:p w14:paraId="012F2E4E" w14:textId="77777777" w:rsidR="00AB25EF" w:rsidRPr="00837F86" w:rsidRDefault="00837F86" w:rsidP="003C4628">
      <w:pPr>
        <w:pStyle w:val="ListParagraph"/>
        <w:numPr>
          <w:ilvl w:val="0"/>
          <w:numId w:val="52"/>
        </w:numPr>
        <w:rPr>
          <w:rFonts w:eastAsia="Times New Roman" w:cstheme="minorHAnsi"/>
        </w:rPr>
      </w:pPr>
      <w:r>
        <w:rPr>
          <w:rFonts w:eastAsia="Times New Roman" w:cstheme="minorHAnsi"/>
          <w:color w:val="000000"/>
        </w:rPr>
        <w:t xml:space="preserve">If the target was making a ranged attack roll, they make the attack with disadvantage. </w:t>
      </w:r>
    </w:p>
    <w:p w14:paraId="0A101F23" w14:textId="77777777" w:rsidR="00AB25EF" w:rsidRPr="000D5DB5" w:rsidRDefault="00AB25EF">
      <w:pPr>
        <w:contextualSpacing/>
        <w:rPr>
          <w:rFonts w:eastAsia="Times New Roman" w:cstheme="minorHAnsi"/>
          <w:color w:val="000000"/>
        </w:rPr>
      </w:pPr>
      <w:r w:rsidRPr="000D5DB5">
        <w:rPr>
          <w:rFonts w:eastAsia="Times New Roman" w:cstheme="minorHAnsi"/>
          <w:b/>
          <w:bCs/>
          <w:color w:val="000000"/>
        </w:rPr>
        <w:t>Heightened.</w:t>
      </w:r>
      <w:r w:rsidRPr="000D5DB5">
        <w:rPr>
          <w:rFonts w:eastAsia="Times New Roman" w:cstheme="minorHAnsi"/>
          <w:color w:val="000000"/>
        </w:rPr>
        <w:t xml:space="preserve"> For each spell level above 2nd, the initial blast increases in damage by 1d8.</w:t>
      </w:r>
    </w:p>
    <w:p w14:paraId="2787290E" w14:textId="77777777" w:rsidR="00E23B65" w:rsidRPr="00134BC3" w:rsidRDefault="00E23B65">
      <w:pPr>
        <w:contextualSpacing/>
        <w:rPr>
          <w:rFonts w:eastAsia="Times New Roman" w:cstheme="minorHAnsi"/>
        </w:rPr>
      </w:pPr>
    </w:p>
    <w:p w14:paraId="073ECAEE" w14:textId="77777777" w:rsidR="00AB25EF" w:rsidRPr="00134BC3" w:rsidRDefault="00AB25EF">
      <w:pPr>
        <w:contextualSpacing/>
        <w:rPr>
          <w:rFonts w:eastAsia="Times New Roman" w:cstheme="minorHAnsi"/>
        </w:rPr>
      </w:pPr>
      <w:r w:rsidRPr="000D5DB5">
        <w:rPr>
          <w:rFonts w:eastAsia="Times New Roman" w:cstheme="minorHAnsi"/>
          <w:b/>
          <w:bCs/>
          <w:color w:val="000000"/>
        </w:rPr>
        <w:t>Windfury Tongue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Pr="000D5DB5">
        <w:rPr>
          <w:rFonts w:eastAsia="Times New Roman" w:cstheme="minorHAnsi"/>
          <w:b/>
          <w:bCs/>
          <w:color w:val="000000"/>
        </w:rPr>
        <w:t>5]</w:t>
      </w:r>
    </w:p>
    <w:p w14:paraId="0EFBB736" w14:textId="77777777" w:rsidR="00AB25EF" w:rsidRPr="00134BC3" w:rsidRDefault="00AB25EF">
      <w:pPr>
        <w:contextualSpacing/>
        <w:rPr>
          <w:rFonts w:eastAsia="Times New Roman" w:cstheme="minorHAnsi"/>
        </w:rPr>
      </w:pPr>
      <w:r w:rsidRPr="000D5DB5">
        <w:rPr>
          <w:rFonts w:eastAsia="Times New Roman" w:cstheme="minorHAnsi"/>
          <w:color w:val="000000"/>
        </w:rPr>
        <w:t xml:space="preserve">Evocation </w:t>
      </w:r>
      <w:r w:rsidR="00CD07D6">
        <w:rPr>
          <w:rFonts w:eastAsia="Times New Roman" w:cstheme="minorHAnsi"/>
          <w:color w:val="000000"/>
        </w:rPr>
        <w:t>[strike]</w:t>
      </w:r>
    </w:p>
    <w:p w14:paraId="69B04AEC" w14:textId="77777777" w:rsidR="00967903" w:rsidRPr="00967903" w:rsidRDefault="00967903" w:rsidP="00967903">
      <w:pPr>
        <w:contextualSpacing/>
        <w:rPr>
          <w:rFonts w:eastAsia="Times New Roman" w:cstheme="minorHAnsi"/>
          <w:color w:val="000000"/>
        </w:rPr>
      </w:pPr>
      <w:r>
        <w:rPr>
          <w:rFonts w:eastAsia="Times New Roman" w:cstheme="minorHAnsi"/>
          <w:b/>
          <w:bCs/>
          <w:color w:val="000000"/>
        </w:rPr>
        <w:t>Range</w:t>
      </w:r>
      <w:r w:rsidR="005C5B9F">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Self</w:t>
      </w:r>
    </w:p>
    <w:p w14:paraId="2B37400D" w14:textId="77777777" w:rsidR="00AB25EF" w:rsidRPr="00134BC3" w:rsidRDefault="00A07061">
      <w:pPr>
        <w:contextualSpacing/>
        <w:rPr>
          <w:rFonts w:eastAsia="Times New Roman" w:cstheme="minorHAnsi"/>
        </w:rPr>
      </w:pPr>
      <w:r>
        <w:rPr>
          <w:rFonts w:eastAsia="Times New Roman" w:cstheme="minorHAnsi"/>
          <w:b/>
          <w:bCs/>
          <w:color w:val="000000"/>
        </w:rPr>
        <w:t>Components</w:t>
      </w:r>
      <w:r w:rsidR="005C5B9F">
        <w:rPr>
          <w:rFonts w:eastAsia="Times New Roman" w:cstheme="minorHAnsi"/>
          <w:b/>
          <w:bCs/>
          <w:color w:val="000000"/>
        </w:rPr>
        <w:t>:</w:t>
      </w:r>
      <w:r>
        <w:rPr>
          <w:rFonts w:eastAsia="Times New Roman" w:cstheme="minorHAnsi"/>
          <w:b/>
          <w:bCs/>
          <w:color w:val="000000"/>
        </w:rPr>
        <w:t xml:space="preserve"> </w:t>
      </w:r>
      <w:r w:rsidRPr="001F25FA">
        <w:rPr>
          <w:rFonts w:eastAsia="Times New Roman" w:cstheme="minorHAnsi"/>
          <w:color w:val="000000"/>
        </w:rPr>
        <w:t>V, S</w:t>
      </w:r>
    </w:p>
    <w:p w14:paraId="01A0FBB5" w14:textId="77777777" w:rsidR="00AB25EF" w:rsidRDefault="00AB25EF">
      <w:pPr>
        <w:contextualSpacing/>
        <w:rPr>
          <w:rFonts w:eastAsia="Times New Roman" w:cstheme="minorHAnsi"/>
          <w:color w:val="000000"/>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00E42AF1">
        <w:rPr>
          <w:rFonts w:eastAsia="Times New Roman" w:cstheme="minorHAnsi"/>
          <w:color w:val="000000"/>
        </w:rPr>
        <w:t>1</w:t>
      </w:r>
      <w:r w:rsidRPr="000D5DB5">
        <w:rPr>
          <w:rFonts w:eastAsia="Times New Roman" w:cstheme="minorHAnsi"/>
          <w:color w:val="000000"/>
        </w:rPr>
        <w:t xml:space="preserve"> minute, or five uses (whichever comes first)</w:t>
      </w:r>
    </w:p>
    <w:p w14:paraId="17E4FF16" w14:textId="77777777" w:rsidR="00AB25EF" w:rsidRPr="000D5DB5" w:rsidRDefault="002A1439" w:rsidP="00837F86">
      <w:pPr>
        <w:contextualSpacing/>
        <w:rPr>
          <w:rFonts w:eastAsia="Times New Roman" w:cstheme="minorHAnsi"/>
          <w:sz w:val="24"/>
          <w:szCs w:val="24"/>
        </w:rPr>
      </w:pPr>
      <w:r w:rsidRPr="000D5DB5">
        <w:rPr>
          <w:rFonts w:eastAsia="Times New Roman" w:cstheme="minorHAnsi"/>
          <w:color w:val="000000"/>
        </w:rPr>
        <w:t xml:space="preserve">Over the next minute, </w:t>
      </w:r>
      <w:r>
        <w:rPr>
          <w:rFonts w:eastAsia="Times New Roman" w:cstheme="minorHAnsi"/>
          <w:color w:val="000000"/>
        </w:rPr>
        <w:t xml:space="preserve">whenever your turn </w:t>
      </w:r>
      <w:r w:rsidRPr="000D5DB5">
        <w:rPr>
          <w:rFonts w:eastAsia="Times New Roman" w:cstheme="minorHAnsi"/>
          <w:color w:val="000000"/>
        </w:rPr>
        <w:t xml:space="preserve">starts </w:t>
      </w:r>
      <w:r>
        <w:rPr>
          <w:rFonts w:eastAsia="Times New Roman" w:cstheme="minorHAnsi"/>
          <w:color w:val="000000"/>
        </w:rPr>
        <w:t>(including this turn)</w:t>
      </w:r>
      <w:r w:rsidRPr="000D5DB5">
        <w:rPr>
          <w:rFonts w:eastAsia="Times New Roman" w:cstheme="minorHAnsi"/>
          <w:color w:val="000000"/>
        </w:rPr>
        <w:t xml:space="preserve">, </w:t>
      </w:r>
      <w:r>
        <w:rPr>
          <w:rFonts w:eastAsia="Times New Roman" w:cstheme="minorHAnsi"/>
          <w:color w:val="000000"/>
        </w:rPr>
        <w:t xml:space="preserve">you </w:t>
      </w:r>
      <w:r w:rsidRPr="000D5DB5">
        <w:rPr>
          <w:rFonts w:eastAsia="Times New Roman" w:cstheme="minorHAnsi"/>
          <w:color w:val="000000"/>
        </w:rPr>
        <w:t xml:space="preserve">must roll a d20. On a </w:t>
      </w:r>
      <w:r>
        <w:rPr>
          <w:rFonts w:eastAsia="Times New Roman" w:cstheme="minorHAnsi"/>
          <w:color w:val="000000"/>
        </w:rPr>
        <w:t>1</w:t>
      </w:r>
      <w:r w:rsidR="00837F86">
        <w:rPr>
          <w:rFonts w:eastAsia="Times New Roman" w:cstheme="minorHAnsi"/>
          <w:color w:val="000000"/>
        </w:rPr>
        <w:t>7</w:t>
      </w:r>
      <w:r w:rsidRPr="000D5DB5">
        <w:rPr>
          <w:rFonts w:eastAsia="Times New Roman" w:cstheme="minorHAnsi"/>
          <w:color w:val="000000"/>
        </w:rPr>
        <w:t xml:space="preserve"> or </w:t>
      </w:r>
      <w:r>
        <w:rPr>
          <w:rFonts w:eastAsia="Times New Roman" w:cstheme="minorHAnsi"/>
          <w:color w:val="000000"/>
        </w:rPr>
        <w:t>higher</w:t>
      </w:r>
      <w:r w:rsidRPr="000D5DB5">
        <w:rPr>
          <w:rFonts w:eastAsia="Times New Roman" w:cstheme="minorHAnsi"/>
          <w:color w:val="000000"/>
        </w:rPr>
        <w:t xml:space="preserve">, </w:t>
      </w:r>
      <w:r>
        <w:rPr>
          <w:rFonts w:eastAsia="Times New Roman" w:cstheme="minorHAnsi"/>
          <w:color w:val="000000"/>
        </w:rPr>
        <w:t>y</w:t>
      </w:r>
      <w:r w:rsidR="00AB25EF" w:rsidRPr="000D5DB5">
        <w:rPr>
          <w:rFonts w:eastAsia="Times New Roman" w:cstheme="minorHAnsi"/>
          <w:color w:val="000000"/>
        </w:rPr>
        <w:t xml:space="preserve">ou may make another attack with the same action. </w:t>
      </w:r>
    </w:p>
    <w:p w14:paraId="471AA88A" w14:textId="77777777" w:rsidR="00F562A4" w:rsidRPr="000D5DB5" w:rsidRDefault="00AB25EF" w:rsidP="00837F86">
      <w:pPr>
        <w:contextualSpacing/>
        <w:rPr>
          <w:rFonts w:eastAsia="Times New Roman" w:cstheme="minorHAnsi"/>
          <w:color w:val="000000"/>
        </w:rPr>
      </w:pPr>
      <w:r w:rsidRPr="000D5DB5">
        <w:rPr>
          <w:rFonts w:eastAsia="Times New Roman" w:cstheme="minorHAnsi"/>
          <w:b/>
          <w:bCs/>
          <w:color w:val="000000"/>
        </w:rPr>
        <w:t xml:space="preserve">Heightened. </w:t>
      </w:r>
      <w:r w:rsidRPr="000D5DB5">
        <w:rPr>
          <w:rFonts w:eastAsia="Times New Roman" w:cstheme="minorHAnsi"/>
          <w:color w:val="000000"/>
        </w:rPr>
        <w:t xml:space="preserve">The required </w:t>
      </w:r>
      <w:r w:rsidR="00837F86">
        <w:rPr>
          <w:rFonts w:eastAsia="Times New Roman" w:cstheme="minorHAnsi"/>
          <w:color w:val="000000"/>
        </w:rPr>
        <w:t xml:space="preserve">dice </w:t>
      </w:r>
      <w:r w:rsidRPr="000D5DB5">
        <w:rPr>
          <w:rFonts w:eastAsia="Times New Roman" w:cstheme="minorHAnsi"/>
          <w:color w:val="000000"/>
        </w:rPr>
        <w:t xml:space="preserve">result to trigger the extra attack is </w:t>
      </w:r>
      <w:r w:rsidR="002A1439">
        <w:rPr>
          <w:rFonts w:eastAsia="Times New Roman" w:cstheme="minorHAnsi"/>
          <w:color w:val="000000"/>
        </w:rPr>
        <w:t xml:space="preserve">1 point less on the d20 for every </w:t>
      </w:r>
      <w:r w:rsidR="00837F86">
        <w:rPr>
          <w:rFonts w:eastAsia="Times New Roman" w:cstheme="minorHAnsi"/>
          <w:color w:val="000000"/>
        </w:rPr>
        <w:t xml:space="preserve">two </w:t>
      </w:r>
      <w:r w:rsidR="002A1439">
        <w:rPr>
          <w:rFonts w:eastAsia="Times New Roman" w:cstheme="minorHAnsi"/>
          <w:color w:val="000000"/>
        </w:rPr>
        <w:t>spell level</w:t>
      </w:r>
      <w:r w:rsidR="00837F86">
        <w:rPr>
          <w:rFonts w:eastAsia="Times New Roman" w:cstheme="minorHAnsi"/>
          <w:color w:val="000000"/>
        </w:rPr>
        <w:t>s</w:t>
      </w:r>
      <w:r w:rsidR="002A1439">
        <w:rPr>
          <w:rFonts w:eastAsia="Times New Roman" w:cstheme="minorHAnsi"/>
          <w:color w:val="000000"/>
        </w:rPr>
        <w:t xml:space="preserve"> above 5th, to a </w:t>
      </w:r>
      <w:r w:rsidR="00837F86">
        <w:rPr>
          <w:rFonts w:eastAsia="Times New Roman" w:cstheme="minorHAnsi"/>
          <w:color w:val="000000"/>
        </w:rPr>
        <w:t xml:space="preserve">result of a result of a </w:t>
      </w:r>
      <w:r w:rsidR="002A1439">
        <w:rPr>
          <w:rFonts w:eastAsia="Times New Roman" w:cstheme="minorHAnsi"/>
          <w:color w:val="000000"/>
        </w:rPr>
        <w:t>1</w:t>
      </w:r>
      <w:r w:rsidR="00837F86">
        <w:rPr>
          <w:rFonts w:eastAsia="Times New Roman" w:cstheme="minorHAnsi"/>
          <w:color w:val="000000"/>
        </w:rPr>
        <w:t>5</w:t>
      </w:r>
      <w:r w:rsidR="002A1439">
        <w:rPr>
          <w:rFonts w:eastAsia="Times New Roman" w:cstheme="minorHAnsi"/>
          <w:color w:val="000000"/>
        </w:rPr>
        <w:t xml:space="preserve"> or higher</w:t>
      </w:r>
      <w:r w:rsidR="00837F86">
        <w:rPr>
          <w:rFonts w:eastAsia="Times New Roman" w:cstheme="minorHAnsi"/>
          <w:color w:val="000000"/>
        </w:rPr>
        <w:t xml:space="preserve"> on the d20</w:t>
      </w:r>
      <w:r w:rsidR="002A1439">
        <w:rPr>
          <w:rFonts w:eastAsia="Times New Roman" w:cstheme="minorHAnsi"/>
          <w:color w:val="000000"/>
        </w:rPr>
        <w:t>.</w:t>
      </w:r>
    </w:p>
    <w:p w14:paraId="64C0884A" w14:textId="77777777" w:rsidR="007644ED" w:rsidRPr="000D5DB5" w:rsidRDefault="007644ED">
      <w:pPr>
        <w:contextualSpacing/>
        <w:rPr>
          <w:rFonts w:eastAsia="Times New Roman" w:cstheme="minorHAnsi"/>
          <w:sz w:val="24"/>
          <w:szCs w:val="24"/>
        </w:rPr>
      </w:pPr>
    </w:p>
    <w:p w14:paraId="4939726C"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Windfury</w:t>
      </w:r>
      <w:r w:rsidR="00B73E9E" w:rsidRPr="000D5DB5">
        <w:rPr>
          <w:rFonts w:eastAsia="Times New Roman" w:cstheme="minorHAnsi"/>
          <w:b/>
          <w:bCs/>
          <w:color w:val="000000"/>
        </w:rPr>
        <w:t xml:space="preserve"> Tongue</w:t>
      </w:r>
      <w:r w:rsidRPr="000D5DB5">
        <w:rPr>
          <w:rFonts w:eastAsia="Times New Roman" w:cstheme="minorHAnsi"/>
          <w:b/>
          <w:bCs/>
          <w:color w:val="000000"/>
        </w:rPr>
        <w:t xml:space="preserve"> Totem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324C75" w:rsidRPr="000D5DB5">
        <w:rPr>
          <w:rFonts w:eastAsia="Times New Roman" w:cstheme="minorHAnsi"/>
          <w:b/>
          <w:bCs/>
          <w:color w:val="000000"/>
        </w:rPr>
        <w:t>7</w:t>
      </w:r>
      <w:r w:rsidRPr="000D5DB5">
        <w:rPr>
          <w:rFonts w:eastAsia="Times New Roman" w:cstheme="minorHAnsi"/>
          <w:b/>
          <w:bCs/>
          <w:color w:val="000000"/>
        </w:rPr>
        <w:t>]</w:t>
      </w:r>
    </w:p>
    <w:p w14:paraId="3BE77685"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 xml:space="preserve">Evocation </w:t>
      </w:r>
      <w:r w:rsidR="00CD07D6">
        <w:rPr>
          <w:rFonts w:eastAsia="Times New Roman" w:cstheme="minorHAnsi"/>
          <w:color w:val="000000"/>
        </w:rPr>
        <w:t>[</w:t>
      </w:r>
      <w:r w:rsidR="00837F86">
        <w:rPr>
          <w:rFonts w:eastAsia="Times New Roman" w:cstheme="minorHAnsi"/>
          <w:color w:val="000000"/>
        </w:rPr>
        <w:t xml:space="preserve">aura, </w:t>
      </w:r>
      <w:r w:rsidR="00CD07D6">
        <w:rPr>
          <w:rFonts w:eastAsia="Times New Roman" w:cstheme="minorHAnsi"/>
          <w:color w:val="000000"/>
        </w:rPr>
        <w:t>totem]</w:t>
      </w:r>
    </w:p>
    <w:p w14:paraId="39BAABA0" w14:textId="77777777" w:rsidR="005C5B9F" w:rsidRPr="000D5DB5" w:rsidRDefault="005C5B9F" w:rsidP="005C5B9F">
      <w:pPr>
        <w:contextualSpacing/>
        <w:rPr>
          <w:rFonts w:eastAsia="Times New Roman" w:cstheme="minorHAnsi"/>
          <w:sz w:val="24"/>
          <w:szCs w:val="24"/>
        </w:rPr>
      </w:pPr>
      <w:r w:rsidRPr="000D5DB5">
        <w:rPr>
          <w:rFonts w:eastAsia="Times New Roman" w:cstheme="minorHAnsi"/>
          <w:b/>
          <w:bCs/>
          <w:color w:val="000000"/>
        </w:rPr>
        <w:lastRenderedPageBreak/>
        <w:t>Casting Time</w:t>
      </w:r>
      <w:r>
        <w:rPr>
          <w:rFonts w:eastAsia="Times New Roman" w:cstheme="minorHAnsi"/>
          <w:b/>
          <w:bCs/>
          <w:color w:val="000000"/>
        </w:rPr>
        <w:t>:</w:t>
      </w:r>
      <w:r w:rsidRPr="000D5DB5">
        <w:rPr>
          <w:rFonts w:eastAsia="Times New Roman" w:cstheme="minorHAnsi"/>
          <w:color w:val="000000"/>
        </w:rPr>
        <w:t xml:space="preserve"> 1 action</w:t>
      </w:r>
    </w:p>
    <w:p w14:paraId="4956F4C3" w14:textId="77777777" w:rsidR="005C5B9F" w:rsidRPr="000D5DB5" w:rsidRDefault="005C5B9F" w:rsidP="005C5B9F">
      <w:pPr>
        <w:contextualSpacing/>
        <w:rPr>
          <w:rFonts w:eastAsia="Times New Roman" w:cstheme="minorHAnsi"/>
          <w:sz w:val="24"/>
          <w:szCs w:val="24"/>
        </w:rPr>
      </w:pPr>
      <w:r w:rsidRPr="000D5DB5">
        <w:rPr>
          <w:rFonts w:eastAsia="Times New Roman" w:cstheme="minorHAnsi"/>
          <w:b/>
          <w:bCs/>
          <w:color w:val="000000"/>
        </w:rPr>
        <w:t>Range</w:t>
      </w:r>
      <w:r>
        <w:rPr>
          <w:rFonts w:eastAsia="Times New Roman" w:cstheme="minorHAnsi"/>
          <w:b/>
          <w:bCs/>
          <w:color w:val="000000"/>
        </w:rPr>
        <w:t>:</w:t>
      </w:r>
      <w:r w:rsidRPr="000D5DB5">
        <w:rPr>
          <w:rFonts w:eastAsia="Times New Roman" w:cstheme="minorHAnsi"/>
          <w:b/>
          <w:bCs/>
          <w:color w:val="000000"/>
        </w:rPr>
        <w:t xml:space="preserve"> </w:t>
      </w:r>
      <w:r>
        <w:rPr>
          <w:rFonts w:eastAsia="Times New Roman" w:cstheme="minorHAnsi"/>
          <w:color w:val="000000"/>
        </w:rPr>
        <w:t>30 feet</w:t>
      </w:r>
    </w:p>
    <w:p w14:paraId="27F8BC4D" w14:textId="77777777" w:rsidR="0037145A" w:rsidRPr="000D5DB5" w:rsidRDefault="0037145A">
      <w:pPr>
        <w:contextualSpacing/>
        <w:rPr>
          <w:rFonts w:eastAsia="Times New Roman" w:cstheme="minorHAnsi"/>
          <w:sz w:val="24"/>
          <w:szCs w:val="24"/>
        </w:rPr>
      </w:pPr>
      <w:r w:rsidRPr="000D5DB5">
        <w:rPr>
          <w:rFonts w:eastAsia="Times New Roman" w:cstheme="minorHAnsi"/>
          <w:b/>
          <w:bCs/>
          <w:color w:val="000000"/>
        </w:rPr>
        <w:t>Components</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V, S</w:t>
      </w:r>
    </w:p>
    <w:p w14:paraId="0C5C9930"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Duration</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1 minute</w:t>
      </w:r>
    </w:p>
    <w:p w14:paraId="576D774A" w14:textId="77777777" w:rsidR="00AB25EF" w:rsidRDefault="00AB25EF" w:rsidP="00837F86">
      <w:pPr>
        <w:contextualSpacing/>
        <w:rPr>
          <w:rFonts w:eastAsia="Times New Roman" w:cstheme="minorHAnsi"/>
          <w:color w:val="000000"/>
        </w:rPr>
      </w:pPr>
      <w:r w:rsidRPr="000D5DB5">
        <w:rPr>
          <w:rFonts w:eastAsia="Times New Roman" w:cstheme="minorHAnsi"/>
          <w:color w:val="000000"/>
        </w:rPr>
        <w:t xml:space="preserve">Once you place this totem, it emits an aura with a reaction. This aura spreads in a </w:t>
      </w:r>
      <w:r w:rsidR="00BE4603" w:rsidRPr="000D5DB5">
        <w:rPr>
          <w:rFonts w:eastAsia="Times New Roman" w:cstheme="minorHAnsi"/>
          <w:color w:val="000000"/>
        </w:rPr>
        <w:t>15</w:t>
      </w:r>
      <w:r w:rsidRPr="000D5DB5">
        <w:rPr>
          <w:rFonts w:eastAsia="Times New Roman" w:cstheme="minorHAnsi"/>
          <w:color w:val="000000"/>
        </w:rPr>
        <w:t xml:space="preserve">-foot pulse, granting all allies the effect of a </w:t>
      </w:r>
      <w:r w:rsidR="005C5B9F" w:rsidRPr="005C5B9F">
        <w:rPr>
          <w:rFonts w:eastAsia="Times New Roman" w:cstheme="minorHAnsi"/>
          <w:i/>
          <w:iCs/>
          <w:color w:val="000000"/>
        </w:rPr>
        <w:t>w</w:t>
      </w:r>
      <w:r w:rsidRPr="005C5B9F">
        <w:rPr>
          <w:rFonts w:eastAsia="Times New Roman" w:cstheme="minorHAnsi"/>
          <w:i/>
          <w:iCs/>
          <w:color w:val="000000"/>
        </w:rPr>
        <w:t>indfury tongue</w:t>
      </w:r>
      <w:r w:rsidRPr="000D5DB5">
        <w:rPr>
          <w:rFonts w:eastAsia="Times New Roman" w:cstheme="minorHAnsi"/>
          <w:color w:val="000000"/>
        </w:rPr>
        <w:t xml:space="preserve"> </w:t>
      </w:r>
      <w:r w:rsidR="00837F86">
        <w:rPr>
          <w:rFonts w:eastAsia="Times New Roman" w:cstheme="minorHAnsi"/>
          <w:color w:val="000000"/>
        </w:rPr>
        <w:t>of 5th level</w:t>
      </w:r>
      <w:r w:rsidRPr="000D5DB5">
        <w:rPr>
          <w:rFonts w:eastAsia="Times New Roman" w:cstheme="minorHAnsi"/>
          <w:color w:val="000000"/>
        </w:rPr>
        <w:t>.</w:t>
      </w:r>
    </w:p>
    <w:p w14:paraId="1D863C35" w14:textId="77777777" w:rsidR="00837F86" w:rsidRPr="00837F86" w:rsidRDefault="00837F86" w:rsidP="00837F86">
      <w:pPr>
        <w:contextualSpacing/>
        <w:rPr>
          <w:rFonts w:eastAsia="Times New Roman" w:cstheme="minorHAnsi"/>
          <w:sz w:val="24"/>
          <w:szCs w:val="24"/>
        </w:rPr>
      </w:pPr>
      <w:r>
        <w:rPr>
          <w:rFonts w:eastAsia="Times New Roman" w:cstheme="minorHAnsi"/>
          <w:b/>
          <w:bCs/>
          <w:color w:val="000000"/>
        </w:rPr>
        <w:t xml:space="preserve">Heightened. </w:t>
      </w:r>
      <w:r>
        <w:rPr>
          <w:rFonts w:eastAsia="Times New Roman" w:cstheme="minorHAnsi"/>
          <w:color w:val="000000"/>
        </w:rPr>
        <w:t>If cast as a 9th level spell, the required dice result is a 16</w:t>
      </w:r>
      <w:r w:rsidRPr="00837F86">
        <w:rPr>
          <w:rFonts w:eastAsia="Times New Roman" w:cstheme="minorHAnsi"/>
          <w:color w:val="000000"/>
        </w:rPr>
        <w:t xml:space="preserve"> </w:t>
      </w:r>
      <w:r>
        <w:rPr>
          <w:rFonts w:eastAsia="Times New Roman" w:cstheme="minorHAnsi"/>
          <w:color w:val="000000"/>
        </w:rPr>
        <w:t xml:space="preserve">instead. </w:t>
      </w:r>
    </w:p>
    <w:p w14:paraId="41C08D6D" w14:textId="77777777" w:rsidR="007644ED" w:rsidRPr="000D5DB5" w:rsidRDefault="007644ED">
      <w:pPr>
        <w:contextualSpacing/>
        <w:rPr>
          <w:rFonts w:eastAsia="Times New Roman" w:cstheme="minorHAnsi"/>
          <w:sz w:val="24"/>
          <w:szCs w:val="24"/>
        </w:rPr>
      </w:pPr>
    </w:p>
    <w:p w14:paraId="12FE7614" w14:textId="77777777" w:rsidR="00AB25EF" w:rsidRPr="000D5DB5" w:rsidRDefault="00AB25EF">
      <w:pPr>
        <w:contextualSpacing/>
        <w:rPr>
          <w:rFonts w:eastAsia="Times New Roman" w:cstheme="minorHAnsi"/>
          <w:sz w:val="24"/>
          <w:szCs w:val="24"/>
        </w:rPr>
      </w:pPr>
      <w:r w:rsidRPr="000D5DB5">
        <w:rPr>
          <w:rFonts w:eastAsia="Times New Roman" w:cstheme="minorHAnsi"/>
          <w:b/>
          <w:bCs/>
          <w:color w:val="000000"/>
        </w:rPr>
        <w:t>Wrath [</w:t>
      </w:r>
      <w:r w:rsidR="00324C75" w:rsidRPr="000D5DB5">
        <w:rPr>
          <w:rFonts w:eastAsia="Times New Roman" w:cstheme="minorHAnsi"/>
          <w:b/>
          <w:bCs/>
          <w:color w:val="000000"/>
        </w:rPr>
        <w:t>level</w:t>
      </w:r>
      <w:r w:rsidR="00324C75" w:rsidRPr="000D5DB5" w:rsidDel="00324C75">
        <w:rPr>
          <w:rFonts w:eastAsia="Times New Roman" w:cstheme="minorHAnsi"/>
          <w:b/>
          <w:bCs/>
          <w:color w:val="000000"/>
        </w:rPr>
        <w:t xml:space="preserve"> </w:t>
      </w:r>
      <w:r w:rsidR="00324C75" w:rsidRPr="000D5DB5">
        <w:rPr>
          <w:rFonts w:eastAsia="Times New Roman" w:cstheme="minorHAnsi"/>
          <w:b/>
          <w:bCs/>
          <w:color w:val="000000"/>
        </w:rPr>
        <w:t>0</w:t>
      </w:r>
      <w:r w:rsidRPr="000D5DB5">
        <w:rPr>
          <w:rFonts w:eastAsia="Times New Roman" w:cstheme="minorHAnsi"/>
          <w:b/>
          <w:bCs/>
          <w:color w:val="000000"/>
        </w:rPr>
        <w:t>]</w:t>
      </w:r>
    </w:p>
    <w:p w14:paraId="47048AD2" w14:textId="77777777" w:rsidR="00AB25EF" w:rsidRPr="000D5DB5" w:rsidRDefault="00AB25EF">
      <w:pPr>
        <w:contextualSpacing/>
        <w:rPr>
          <w:rFonts w:eastAsia="Times New Roman" w:cstheme="minorHAnsi"/>
          <w:sz w:val="24"/>
          <w:szCs w:val="24"/>
        </w:rPr>
      </w:pPr>
      <w:r w:rsidRPr="000D5DB5">
        <w:rPr>
          <w:rFonts w:eastAsia="Times New Roman" w:cstheme="minorHAnsi"/>
          <w:color w:val="000000"/>
        </w:rPr>
        <w:t>Evocation</w:t>
      </w:r>
    </w:p>
    <w:p w14:paraId="144E84EA" w14:textId="77777777" w:rsidR="00617A27" w:rsidRPr="000D5DB5" w:rsidRDefault="00617A27">
      <w:pPr>
        <w:contextualSpacing/>
        <w:rPr>
          <w:rFonts w:eastAsia="Times New Roman" w:cstheme="minorHAnsi"/>
          <w:sz w:val="24"/>
          <w:szCs w:val="24"/>
        </w:rPr>
      </w:pPr>
      <w:r w:rsidRPr="000D5DB5">
        <w:rPr>
          <w:rFonts w:eastAsia="Times New Roman" w:cstheme="minorHAnsi"/>
          <w:b/>
          <w:bCs/>
          <w:color w:val="000000"/>
        </w:rPr>
        <w:t>Casting Time</w:t>
      </w:r>
      <w:r w:rsidR="005C5B9F">
        <w:rPr>
          <w:rFonts w:eastAsia="Times New Roman" w:cstheme="minorHAnsi"/>
          <w:b/>
          <w:bCs/>
          <w:color w:val="000000"/>
        </w:rPr>
        <w:t>:</w:t>
      </w:r>
      <w:r w:rsidRPr="000D5DB5">
        <w:rPr>
          <w:rFonts w:eastAsia="Times New Roman" w:cstheme="minorHAnsi"/>
          <w:color w:val="000000"/>
        </w:rPr>
        <w:t xml:space="preserve"> 1 action</w:t>
      </w:r>
    </w:p>
    <w:p w14:paraId="234DCAB1" w14:textId="77777777" w:rsidR="00492EE1" w:rsidRPr="000D5DB5" w:rsidRDefault="00492EE1">
      <w:pPr>
        <w:contextualSpacing/>
        <w:rPr>
          <w:rFonts w:eastAsia="Times New Roman" w:cstheme="minorHAnsi"/>
          <w:sz w:val="24"/>
          <w:szCs w:val="24"/>
        </w:rPr>
      </w:pPr>
      <w:r w:rsidRPr="000D5DB5">
        <w:rPr>
          <w:rFonts w:eastAsia="Times New Roman" w:cstheme="minorHAnsi"/>
          <w:b/>
          <w:bCs/>
          <w:color w:val="000000"/>
        </w:rPr>
        <w:t>Range</w:t>
      </w:r>
      <w:r w:rsidR="005C5B9F">
        <w:rPr>
          <w:rFonts w:eastAsia="Times New Roman" w:cstheme="minorHAnsi"/>
          <w:b/>
          <w:bCs/>
          <w:color w:val="000000"/>
        </w:rPr>
        <w:t>:</w:t>
      </w:r>
      <w:r w:rsidRPr="000D5DB5">
        <w:rPr>
          <w:rFonts w:eastAsia="Times New Roman" w:cstheme="minorHAnsi"/>
          <w:b/>
          <w:bCs/>
          <w:color w:val="000000"/>
        </w:rPr>
        <w:t xml:space="preserve"> </w:t>
      </w:r>
      <w:r w:rsidRPr="000D5DB5">
        <w:rPr>
          <w:rFonts w:eastAsia="Times New Roman" w:cstheme="minorHAnsi"/>
          <w:color w:val="000000"/>
        </w:rPr>
        <w:t>60 feet</w:t>
      </w:r>
    </w:p>
    <w:p w14:paraId="7A65BF4A" w14:textId="77777777" w:rsidR="0037145A" w:rsidRDefault="0037145A">
      <w:pPr>
        <w:contextualSpacing/>
        <w:rPr>
          <w:rFonts w:eastAsia="Times New Roman" w:cstheme="minorHAnsi"/>
          <w:color w:val="000000"/>
        </w:rPr>
      </w:pPr>
      <w:r>
        <w:rPr>
          <w:rFonts w:eastAsia="Times New Roman" w:cstheme="minorHAnsi"/>
          <w:b/>
          <w:bCs/>
          <w:color w:val="000000"/>
        </w:rPr>
        <w:t>Components</w:t>
      </w:r>
      <w:r w:rsidR="005C5B9F">
        <w:rPr>
          <w:rFonts w:eastAsia="Times New Roman" w:cstheme="minorHAnsi"/>
          <w:b/>
          <w:bCs/>
          <w:color w:val="000000"/>
        </w:rPr>
        <w:t>:</w:t>
      </w:r>
      <w:r>
        <w:rPr>
          <w:rFonts w:eastAsia="Times New Roman" w:cstheme="minorHAnsi"/>
          <w:b/>
          <w:bCs/>
          <w:color w:val="000000"/>
        </w:rPr>
        <w:t xml:space="preserve"> </w:t>
      </w:r>
      <w:r w:rsidRPr="00723D34">
        <w:rPr>
          <w:rFonts w:eastAsia="Times New Roman" w:cstheme="minorHAnsi"/>
          <w:color w:val="000000"/>
        </w:rPr>
        <w:t>V, S</w:t>
      </w:r>
    </w:p>
    <w:p w14:paraId="2C6875AA" w14:textId="77777777" w:rsidR="00492EE1" w:rsidRPr="00492EE1" w:rsidRDefault="00492EE1">
      <w:pPr>
        <w:contextualSpacing/>
        <w:rPr>
          <w:rFonts w:eastAsia="Times New Roman" w:cstheme="minorHAnsi"/>
          <w:sz w:val="24"/>
          <w:szCs w:val="24"/>
        </w:rPr>
      </w:pPr>
      <w:r>
        <w:rPr>
          <w:rFonts w:eastAsia="Times New Roman" w:cstheme="minorHAnsi"/>
          <w:b/>
          <w:bCs/>
          <w:color w:val="000000"/>
        </w:rPr>
        <w:t>Duration</w:t>
      </w:r>
      <w:r w:rsidR="005C5B9F">
        <w:rPr>
          <w:rFonts w:eastAsia="Times New Roman" w:cstheme="minorHAnsi"/>
          <w:b/>
          <w:bCs/>
          <w:color w:val="000000"/>
        </w:rPr>
        <w:t>:</w:t>
      </w:r>
      <w:r>
        <w:rPr>
          <w:rFonts w:eastAsia="Times New Roman" w:cstheme="minorHAnsi"/>
          <w:b/>
          <w:bCs/>
          <w:color w:val="000000"/>
        </w:rPr>
        <w:t xml:space="preserve"> </w:t>
      </w:r>
      <w:r>
        <w:rPr>
          <w:rFonts w:eastAsia="Times New Roman" w:cstheme="minorHAnsi"/>
          <w:color w:val="000000"/>
        </w:rPr>
        <w:t>Instantaneous</w:t>
      </w:r>
    </w:p>
    <w:p w14:paraId="3E76D74B" w14:textId="77777777" w:rsidR="00072E46" w:rsidRDefault="00AB25EF" w:rsidP="00072E46">
      <w:pPr>
        <w:contextualSpacing/>
        <w:rPr>
          <w:rFonts w:eastAsia="Times New Roman" w:cstheme="minorHAnsi"/>
          <w:color w:val="000000"/>
        </w:rPr>
      </w:pPr>
      <w:r w:rsidRPr="000D5DB5">
        <w:rPr>
          <w:rFonts w:eastAsia="Times New Roman" w:cstheme="minorHAnsi"/>
          <w:color w:val="000000"/>
        </w:rPr>
        <w:lastRenderedPageBreak/>
        <w:t xml:space="preserve">You release a blast of nature magic towards any creature or object within range. Make a ranged spell attack. On a hit, the target takes 1d8 </w:t>
      </w:r>
      <w:r w:rsidR="00072E46">
        <w:rPr>
          <w:rFonts w:eastAsia="Times New Roman" w:cstheme="minorHAnsi"/>
          <w:color w:val="000000"/>
        </w:rPr>
        <w:t xml:space="preserve">points of damage. The damage can be one of the following: </w:t>
      </w:r>
      <w:r w:rsidRPr="000D5DB5">
        <w:rPr>
          <w:rFonts w:eastAsia="Times New Roman" w:cstheme="minorHAnsi"/>
          <w:color w:val="000000"/>
        </w:rPr>
        <w:t>bludgeoning</w:t>
      </w:r>
      <w:r w:rsidR="002A1439">
        <w:rPr>
          <w:rFonts w:eastAsia="Times New Roman" w:cstheme="minorHAnsi"/>
          <w:color w:val="000000"/>
        </w:rPr>
        <w:t xml:space="preserve">, </w:t>
      </w:r>
      <w:r w:rsidRPr="000D5DB5">
        <w:rPr>
          <w:rFonts w:eastAsia="Times New Roman" w:cstheme="minorHAnsi"/>
          <w:color w:val="000000"/>
        </w:rPr>
        <w:t>slashing</w:t>
      </w:r>
      <w:r w:rsidR="002A1439">
        <w:rPr>
          <w:rFonts w:eastAsia="Times New Roman" w:cstheme="minorHAnsi"/>
          <w:color w:val="000000"/>
        </w:rPr>
        <w:t>,</w:t>
      </w:r>
      <w:r w:rsidRPr="000D5DB5">
        <w:rPr>
          <w:rFonts w:eastAsia="Times New Roman" w:cstheme="minorHAnsi"/>
          <w:color w:val="000000"/>
        </w:rPr>
        <w:t xml:space="preserve"> </w:t>
      </w:r>
      <w:r w:rsidR="00B77552" w:rsidRPr="000D5DB5">
        <w:rPr>
          <w:rFonts w:eastAsia="Times New Roman" w:cstheme="minorHAnsi"/>
          <w:color w:val="000000"/>
        </w:rPr>
        <w:t xml:space="preserve">or lightning </w:t>
      </w:r>
      <w:r w:rsidRPr="000D5DB5">
        <w:rPr>
          <w:rFonts w:eastAsia="Times New Roman" w:cstheme="minorHAnsi"/>
          <w:color w:val="000000"/>
        </w:rPr>
        <w:t>damage</w:t>
      </w:r>
      <w:r w:rsidR="00072E46">
        <w:rPr>
          <w:rFonts w:eastAsia="Times New Roman" w:cstheme="minorHAnsi"/>
          <w:color w:val="000000"/>
        </w:rPr>
        <w:t xml:space="preserve">. You can instead choose either arcane or holy, but the damage dice is 1d6 instead. </w:t>
      </w:r>
    </w:p>
    <w:p w14:paraId="702E3E98" w14:textId="77777777" w:rsidR="00AB25EF" w:rsidRPr="000D5DB5" w:rsidRDefault="00072E46" w:rsidP="00072E46">
      <w:pPr>
        <w:contextualSpacing/>
        <w:rPr>
          <w:rFonts w:eastAsia="Times New Roman" w:cstheme="minorHAnsi"/>
          <w:sz w:val="24"/>
          <w:szCs w:val="24"/>
        </w:rPr>
      </w:pPr>
      <w:r>
        <w:rPr>
          <w:rFonts w:eastAsia="Times New Roman" w:cstheme="minorHAnsi"/>
          <w:color w:val="000000"/>
        </w:rPr>
        <w:t xml:space="preserve">On a successful attack roll, </w:t>
      </w:r>
      <w:r w:rsidR="00AB25EF" w:rsidRPr="000D5DB5">
        <w:rPr>
          <w:rFonts w:eastAsia="Times New Roman" w:cstheme="minorHAnsi"/>
          <w:color w:val="000000"/>
        </w:rPr>
        <w:t xml:space="preserve">you can cast </w:t>
      </w:r>
      <w:r>
        <w:rPr>
          <w:rFonts w:eastAsia="Times New Roman" w:cstheme="minorHAnsi"/>
          <w:color w:val="000000"/>
        </w:rPr>
        <w:t xml:space="preserve">the </w:t>
      </w:r>
      <w:r w:rsidR="00AB25EF" w:rsidRPr="00072E46">
        <w:rPr>
          <w:rFonts w:eastAsia="Times New Roman" w:cstheme="minorHAnsi"/>
          <w:i/>
          <w:iCs/>
          <w:color w:val="000000"/>
        </w:rPr>
        <w:t>entangling roots</w:t>
      </w:r>
      <w:r w:rsidR="00AB25EF" w:rsidRPr="000D5DB5">
        <w:rPr>
          <w:rFonts w:eastAsia="Times New Roman" w:cstheme="minorHAnsi"/>
          <w:color w:val="000000"/>
        </w:rPr>
        <w:t xml:space="preserve"> </w:t>
      </w:r>
      <w:r>
        <w:rPr>
          <w:rFonts w:eastAsia="Times New Roman" w:cstheme="minorHAnsi"/>
          <w:color w:val="000000"/>
        </w:rPr>
        <w:t xml:space="preserve">spell on the target </w:t>
      </w:r>
      <w:r w:rsidR="00AB25EF" w:rsidRPr="000D5DB5">
        <w:rPr>
          <w:rFonts w:eastAsia="Times New Roman" w:cstheme="minorHAnsi"/>
          <w:color w:val="000000"/>
        </w:rPr>
        <w:t xml:space="preserve">for half </w:t>
      </w:r>
      <w:r>
        <w:rPr>
          <w:rFonts w:eastAsia="Times New Roman" w:cstheme="minorHAnsi"/>
          <w:color w:val="000000"/>
        </w:rPr>
        <w:t xml:space="preserve">the </w:t>
      </w:r>
      <w:r w:rsidR="00AB25EF" w:rsidRPr="000D5DB5">
        <w:rPr>
          <w:rFonts w:eastAsia="Times New Roman" w:cstheme="minorHAnsi"/>
          <w:color w:val="000000"/>
        </w:rPr>
        <w:t>normal mana</w:t>
      </w:r>
      <w:r>
        <w:rPr>
          <w:rFonts w:eastAsia="Times New Roman" w:cstheme="minorHAnsi"/>
          <w:color w:val="000000"/>
        </w:rPr>
        <w:t xml:space="preserve"> cost</w:t>
      </w:r>
      <w:r w:rsidR="00AB25EF" w:rsidRPr="000D5DB5">
        <w:rPr>
          <w:rFonts w:eastAsia="Times New Roman" w:cstheme="minorHAnsi"/>
          <w:color w:val="000000"/>
        </w:rPr>
        <w:t>.</w:t>
      </w:r>
      <w:r>
        <w:rPr>
          <w:rFonts w:eastAsia="Times New Roman" w:cstheme="minorHAnsi"/>
          <w:color w:val="000000"/>
        </w:rPr>
        <w:t xml:space="preserve"> This spell requires a bonus action instead of an action to cast. </w:t>
      </w:r>
    </w:p>
    <w:p w14:paraId="39245211" w14:textId="77777777" w:rsidR="00194170" w:rsidRDefault="00AB25EF" w:rsidP="00325A13">
      <w:pPr>
        <w:contextualSpacing/>
        <w:rPr>
          <w:rFonts w:eastAsia="Times New Roman" w:cstheme="minorHAnsi"/>
          <w:b/>
          <w:bCs/>
          <w:color w:val="1F4E79"/>
          <w:kern w:val="36"/>
          <w:sz w:val="36"/>
          <w:szCs w:val="36"/>
        </w:rPr>
        <w:sectPr w:rsidR="00194170" w:rsidSect="00AB25EF">
          <w:type w:val="continuous"/>
          <w:pgSz w:w="12240" w:h="15840"/>
          <w:pgMar w:top="1440" w:right="1800" w:bottom="1440" w:left="1800" w:header="708" w:footer="708" w:gutter="0"/>
          <w:cols w:num="2" w:space="708"/>
          <w:docGrid w:linePitch="360"/>
        </w:sectPr>
      </w:pPr>
      <w:r w:rsidRPr="000D5DB5">
        <w:rPr>
          <w:rFonts w:eastAsia="Times New Roman" w:cstheme="minorHAnsi"/>
          <w:color w:val="000000"/>
        </w:rPr>
        <w:t xml:space="preserve">The spell's damage </w:t>
      </w:r>
      <w:r w:rsidR="00324C75" w:rsidRPr="000D5DB5">
        <w:rPr>
          <w:rFonts w:eastAsia="Times New Roman" w:cstheme="minorHAnsi"/>
          <w:color w:val="000000"/>
        </w:rPr>
        <w:t>increases</w:t>
      </w:r>
      <w:r w:rsidRPr="000D5DB5">
        <w:rPr>
          <w:rFonts w:eastAsia="Times New Roman" w:cstheme="minorHAnsi"/>
          <w:color w:val="000000"/>
        </w:rPr>
        <w:t xml:space="preserve"> by </w:t>
      </w:r>
      <w:r w:rsidR="00072E46">
        <w:rPr>
          <w:rFonts w:eastAsia="Times New Roman" w:cstheme="minorHAnsi"/>
          <w:color w:val="000000"/>
        </w:rPr>
        <w:t xml:space="preserve">one dice </w:t>
      </w:r>
      <w:r w:rsidRPr="000D5DB5">
        <w:rPr>
          <w:rFonts w:eastAsia="Times New Roman" w:cstheme="minorHAnsi"/>
          <w:color w:val="000000"/>
        </w:rPr>
        <w:t>when you reach 5th level (2d8</w:t>
      </w:r>
      <w:r w:rsidR="00072E46">
        <w:rPr>
          <w:rFonts w:eastAsia="Times New Roman" w:cstheme="minorHAnsi"/>
          <w:color w:val="000000"/>
        </w:rPr>
        <w:t xml:space="preserve"> or 2d6</w:t>
      </w:r>
      <w:r w:rsidRPr="000D5DB5">
        <w:rPr>
          <w:rFonts w:eastAsia="Times New Roman" w:cstheme="minorHAnsi"/>
          <w:color w:val="000000"/>
        </w:rPr>
        <w:t>), 11th level (3d8</w:t>
      </w:r>
      <w:r w:rsidR="00072E46">
        <w:rPr>
          <w:rFonts w:eastAsia="Times New Roman" w:cstheme="minorHAnsi"/>
          <w:color w:val="000000"/>
        </w:rPr>
        <w:t xml:space="preserve"> or 3d6</w:t>
      </w:r>
      <w:r w:rsidRPr="000D5DB5">
        <w:rPr>
          <w:rFonts w:eastAsia="Times New Roman" w:cstheme="minorHAnsi"/>
          <w:color w:val="000000"/>
        </w:rPr>
        <w:t>), and 17th level (4d8</w:t>
      </w:r>
      <w:r w:rsidR="00072E46">
        <w:rPr>
          <w:rFonts w:eastAsia="Times New Roman" w:cstheme="minorHAnsi"/>
          <w:color w:val="000000"/>
        </w:rPr>
        <w:t xml:space="preserve"> or 4d6</w:t>
      </w:r>
      <w:r w:rsidRPr="000D5DB5">
        <w:rPr>
          <w:rFonts w:eastAsia="Times New Roman" w:cstheme="minorHAnsi"/>
          <w:color w:val="000000"/>
        </w:rPr>
        <w:t>).</w:t>
      </w:r>
    </w:p>
    <w:p w14:paraId="416D31F7" w14:textId="77777777" w:rsidR="0017025E" w:rsidRDefault="0017025E" w:rsidP="00325A13">
      <w:r>
        <w:lastRenderedPageBreak/>
        <w:br w:type="page"/>
      </w:r>
    </w:p>
    <w:p w14:paraId="152297C4" w14:textId="77777777" w:rsidR="007A0074" w:rsidRDefault="007A0074">
      <w:pPr>
        <w:pStyle w:val="Heading1"/>
      </w:pPr>
      <w:bookmarkStart w:id="6268" w:name="_Toc54196508"/>
      <w:bookmarkStart w:id="6269" w:name="_Toc509138816"/>
      <w:r>
        <w:lastRenderedPageBreak/>
        <w:t>Appendix A</w:t>
      </w:r>
      <w:r w:rsidR="007B44C0">
        <w:t>:</w:t>
      </w:r>
      <w:r>
        <w:t xml:space="preserve"> </w:t>
      </w:r>
      <w:r w:rsidRPr="004927F5">
        <w:t>Conditions</w:t>
      </w:r>
      <w:bookmarkEnd w:id="6268"/>
    </w:p>
    <w:p w14:paraId="6B24F52B" w14:textId="77777777" w:rsidR="007A0074" w:rsidRDefault="007A0074">
      <w:pPr>
        <w:contextualSpacing/>
        <w:rPr>
          <w:rFonts w:eastAsia="Times New Roman" w:cstheme="minorHAnsi"/>
          <w:color w:val="000000"/>
        </w:rPr>
      </w:pPr>
      <w:r>
        <w:rPr>
          <w:rFonts w:eastAsia="Times New Roman" w:cstheme="minorHAnsi"/>
          <w:color w:val="000000"/>
        </w:rPr>
        <w:t xml:space="preserve">There are several new conditions that are mechanically useful. </w:t>
      </w:r>
    </w:p>
    <w:p w14:paraId="03DE70F4" w14:textId="77777777" w:rsidR="00237384" w:rsidRDefault="00237384">
      <w:pPr>
        <w:contextualSpacing/>
        <w:rPr>
          <w:rFonts w:cstheme="minorHAnsi"/>
          <w:color w:val="000000"/>
        </w:rPr>
      </w:pPr>
    </w:p>
    <w:p w14:paraId="079FFDB6" w14:textId="77777777" w:rsidR="00147238" w:rsidRDefault="00147238" w:rsidP="00147238">
      <w:r>
        <w:rPr>
          <w:rFonts w:eastAsia="Times New Roman" w:cstheme="minorHAnsi"/>
          <w:i/>
          <w:iCs/>
          <w:color w:val="000000"/>
        </w:rPr>
        <w:t xml:space="preserve">Bleeding. </w:t>
      </w:r>
      <w:r>
        <w:rPr>
          <w:rFonts w:eastAsia="Times New Roman" w:cstheme="minorHAnsi"/>
          <w:color w:val="000000"/>
        </w:rPr>
        <w:t xml:space="preserve">This condition causes a creature to lose the number of hit points specified at the beginning of its turn each round due to blood loss. </w:t>
      </w:r>
      <w:r>
        <w:t xml:space="preserve">Unless the character takes precautions, they leave a trail of blood behind them. </w:t>
      </w:r>
    </w:p>
    <w:p w14:paraId="1FD4E405" w14:textId="77777777" w:rsidR="00147238" w:rsidRDefault="00147238" w:rsidP="00147238">
      <w:r w:rsidRPr="00EC7782">
        <w:t xml:space="preserve">The creature can attempt another Stamina saving throw </w:t>
      </w:r>
      <w:r>
        <w:t xml:space="preserve">at the beginning of </w:t>
      </w:r>
      <w:r w:rsidRPr="00EC7782">
        <w:t xml:space="preserve">every round to end this effect. </w:t>
      </w:r>
      <w:r>
        <w:t xml:space="preserve">This effect is also ended if the target regains a number of hit points equal to or greater than </w:t>
      </w:r>
      <w:r w:rsidR="005C4816">
        <w:t xml:space="preserve">double </w:t>
      </w:r>
      <w:r>
        <w:t xml:space="preserve">the bleed damage they take every round. The wounded creature, or a creature within 5 feet of it, can also use an action to make a DC 15 Spirit (Medicine) check, ending the effect of such wounds on it on a success. Creatures that do have blood (or similar functions) cannot be harmed by bleeding, subject to the DM’s option. </w:t>
      </w:r>
    </w:p>
    <w:p w14:paraId="453C506F" w14:textId="77777777" w:rsidR="00147238" w:rsidRDefault="00147238" w:rsidP="00147238"/>
    <w:p w14:paraId="35E68A24" w14:textId="77777777" w:rsidR="007B4563" w:rsidRDefault="007B4563" w:rsidP="000D539E">
      <w:pPr>
        <w:autoSpaceDE w:val="0"/>
        <w:autoSpaceDN w:val="0"/>
        <w:adjustRightInd w:val="0"/>
        <w:rPr>
          <w:rFonts w:eastAsia="Times New Roman" w:cstheme="minorHAnsi"/>
          <w:color w:val="000000"/>
        </w:rPr>
      </w:pPr>
      <w:r>
        <w:rPr>
          <w:rFonts w:eastAsia="Times New Roman" w:cstheme="minorHAnsi"/>
          <w:i/>
          <w:iCs/>
          <w:color w:val="000000"/>
        </w:rPr>
        <w:t xml:space="preserve">Bloodied. </w:t>
      </w:r>
      <w:r>
        <w:rPr>
          <w:rFonts w:eastAsia="Times New Roman" w:cstheme="minorHAnsi"/>
          <w:color w:val="000000"/>
        </w:rPr>
        <w:t xml:space="preserve">A character is bloodied if they are reduced to half their maximum hit points. Some abilities act differently when bloodied. </w:t>
      </w:r>
    </w:p>
    <w:p w14:paraId="684E5C6B" w14:textId="77777777" w:rsidR="007B4563" w:rsidRPr="007B4563" w:rsidRDefault="007B4563" w:rsidP="000D539E">
      <w:pPr>
        <w:autoSpaceDE w:val="0"/>
        <w:autoSpaceDN w:val="0"/>
        <w:adjustRightInd w:val="0"/>
        <w:rPr>
          <w:rFonts w:eastAsia="Times New Roman" w:cstheme="minorHAnsi"/>
          <w:color w:val="000000"/>
        </w:rPr>
      </w:pPr>
    </w:p>
    <w:p w14:paraId="213C70CE" w14:textId="77777777" w:rsidR="000D539E" w:rsidRDefault="000D539E" w:rsidP="000D539E">
      <w:pPr>
        <w:autoSpaceDE w:val="0"/>
        <w:autoSpaceDN w:val="0"/>
        <w:adjustRightInd w:val="0"/>
        <w:rPr>
          <w:rFonts w:eastAsia="Times New Roman" w:cstheme="minorHAnsi"/>
          <w:color w:val="000000"/>
        </w:rPr>
      </w:pPr>
      <w:r>
        <w:rPr>
          <w:rFonts w:eastAsia="Times New Roman" w:cstheme="minorHAnsi"/>
          <w:i/>
          <w:iCs/>
          <w:color w:val="000000"/>
        </w:rPr>
        <w:t xml:space="preserve">Burning. </w:t>
      </w:r>
      <w:r>
        <w:rPr>
          <w:rFonts w:eastAsia="Times New Roman" w:cstheme="minorHAnsi"/>
          <w:color w:val="000000"/>
        </w:rPr>
        <w:t xml:space="preserve">This condition causes a creature to take ongoing fire so long as they are still alight. The target takes 1d6 points of fire damage per round (or higher, as specified by the ability). </w:t>
      </w:r>
    </w:p>
    <w:p w14:paraId="26C052F3" w14:textId="77777777" w:rsidR="000D539E" w:rsidRPr="000D539E" w:rsidRDefault="000D539E" w:rsidP="009073E3">
      <w:pPr>
        <w:autoSpaceDE w:val="0"/>
        <w:autoSpaceDN w:val="0"/>
        <w:adjustRightInd w:val="0"/>
        <w:rPr>
          <w:rFonts w:eastAsia="Times New Roman" w:cstheme="minorHAnsi"/>
          <w:color w:val="000000"/>
        </w:rPr>
      </w:pPr>
      <w:r>
        <w:rPr>
          <w:rFonts w:eastAsia="Times New Roman" w:cstheme="minorHAnsi"/>
          <w:color w:val="000000"/>
        </w:rPr>
        <w:t>If the target or a creature within 5 feet o</w:t>
      </w:r>
      <w:r w:rsidRPr="00991F5F">
        <w:rPr>
          <w:rFonts w:eastAsia="Times New Roman" w:cstheme="minorHAnsi"/>
          <w:color w:val="000000"/>
        </w:rPr>
        <w:t>f it uses an action to put out the</w:t>
      </w:r>
      <w:r>
        <w:rPr>
          <w:rFonts w:eastAsia="Times New Roman" w:cstheme="minorHAnsi"/>
          <w:color w:val="000000"/>
        </w:rPr>
        <w:t xml:space="preserve"> </w:t>
      </w:r>
      <w:r w:rsidRPr="00991F5F">
        <w:rPr>
          <w:rFonts w:eastAsia="Times New Roman" w:cstheme="minorHAnsi"/>
          <w:color w:val="000000"/>
        </w:rPr>
        <w:t>flames, or if some other effect douses the flames (such</w:t>
      </w:r>
      <w:r>
        <w:rPr>
          <w:rFonts w:eastAsia="Times New Roman" w:cstheme="minorHAnsi"/>
          <w:color w:val="000000"/>
        </w:rPr>
        <w:t xml:space="preserve"> </w:t>
      </w:r>
      <w:r w:rsidRPr="00991F5F">
        <w:rPr>
          <w:rFonts w:eastAsia="Times New Roman" w:cstheme="minorHAnsi"/>
          <w:color w:val="000000"/>
        </w:rPr>
        <w:t xml:space="preserve">as the target being submerged in water), the </w:t>
      </w:r>
      <w:r>
        <w:rPr>
          <w:rFonts w:eastAsia="Times New Roman" w:cstheme="minorHAnsi"/>
          <w:color w:val="000000"/>
        </w:rPr>
        <w:t xml:space="preserve">target is no longer </w:t>
      </w:r>
      <w:r w:rsidR="009073E3">
        <w:rPr>
          <w:rFonts w:eastAsia="Times New Roman" w:cstheme="minorHAnsi"/>
          <w:color w:val="000000"/>
        </w:rPr>
        <w:t>burning</w:t>
      </w:r>
      <w:r>
        <w:rPr>
          <w:rFonts w:eastAsia="Times New Roman" w:cstheme="minorHAnsi"/>
          <w:color w:val="000000"/>
        </w:rPr>
        <w:t xml:space="preserve">. </w:t>
      </w:r>
      <w:r w:rsidR="00B42EE0">
        <w:rPr>
          <w:rFonts w:eastAsia="Times New Roman" w:cstheme="minorHAnsi"/>
          <w:color w:val="000000"/>
        </w:rPr>
        <w:t>This condition can also be removed by the chilled condition or from suffering from at least 3 points of cold damage.</w:t>
      </w:r>
    </w:p>
    <w:p w14:paraId="3B3AEC06" w14:textId="77777777" w:rsidR="000D539E" w:rsidRPr="00147238" w:rsidRDefault="000D539E" w:rsidP="00147238"/>
    <w:p w14:paraId="5E7D8169" w14:textId="77777777" w:rsidR="00AF3D14" w:rsidRDefault="00AF3D14" w:rsidP="00B42EE0">
      <w:pPr>
        <w:rPr>
          <w:rFonts w:eastAsia="Times New Roman" w:cstheme="minorHAnsi"/>
          <w:color w:val="000000"/>
        </w:rPr>
      </w:pPr>
      <w:r w:rsidRPr="00325A13">
        <w:rPr>
          <w:rFonts w:eastAsia="Times New Roman" w:cstheme="minorHAnsi"/>
          <w:i/>
          <w:iCs/>
          <w:color w:val="000000"/>
        </w:rPr>
        <w:t>Chilled.</w:t>
      </w:r>
      <w:r w:rsidRPr="00325A13">
        <w:rPr>
          <w:rFonts w:eastAsia="Times New Roman" w:cstheme="minorHAnsi"/>
          <w:color w:val="000000"/>
        </w:rPr>
        <w:t xml:space="preserve"> Usually inflicted by cold spells, the chilled condition reduces the target’s primary movement speed by 10 feet</w:t>
      </w:r>
      <w:r>
        <w:rPr>
          <w:rFonts w:eastAsia="Times New Roman" w:cstheme="minorHAnsi"/>
          <w:color w:val="000000"/>
        </w:rPr>
        <w:t xml:space="preserve"> until the start of the caster’s turn in the next round</w:t>
      </w:r>
      <w:r w:rsidRPr="00325A13">
        <w:rPr>
          <w:rFonts w:eastAsia="Times New Roman" w:cstheme="minorHAnsi"/>
          <w:color w:val="000000"/>
        </w:rPr>
        <w:t>. This condition can stack if applied from different spells or abilities. If the target’s speed is reduced to 0, they are restrained until their speed is no longer 0</w:t>
      </w:r>
      <w:r>
        <w:rPr>
          <w:rFonts w:eastAsia="Times New Roman" w:cstheme="minorHAnsi"/>
          <w:color w:val="000000"/>
        </w:rPr>
        <w:t>, as ice coats their body</w:t>
      </w:r>
      <w:r w:rsidRPr="00325A13">
        <w:rPr>
          <w:rFonts w:eastAsia="Times New Roman" w:cstheme="minorHAnsi"/>
          <w:color w:val="000000"/>
        </w:rPr>
        <w:t xml:space="preserve">. </w:t>
      </w:r>
      <w:r w:rsidR="004E409E">
        <w:rPr>
          <w:rFonts w:eastAsia="Times New Roman" w:cstheme="minorHAnsi"/>
          <w:color w:val="000000"/>
        </w:rPr>
        <w:t xml:space="preserve">This condition can be removed by </w:t>
      </w:r>
      <w:r w:rsidR="00B42EE0">
        <w:rPr>
          <w:rFonts w:eastAsia="Times New Roman" w:cstheme="minorHAnsi"/>
          <w:color w:val="000000"/>
        </w:rPr>
        <w:t xml:space="preserve">suffering from at least 3 points of fire damage. If multiple conditions are stacked, each 3 points remove one case of the condition. </w:t>
      </w:r>
    </w:p>
    <w:p w14:paraId="0FDA942E" w14:textId="77777777" w:rsidR="00BC1231" w:rsidRDefault="00BC1231" w:rsidP="00325A13">
      <w:pPr>
        <w:rPr>
          <w:rFonts w:cstheme="minorHAnsi"/>
          <w:color w:val="000000"/>
        </w:rPr>
      </w:pPr>
    </w:p>
    <w:p w14:paraId="4F7365ED" w14:textId="77777777" w:rsidR="007B4563" w:rsidRDefault="007A0074" w:rsidP="006C6A8E">
      <w:pPr>
        <w:rPr>
          <w:rFonts w:eastAsia="Times New Roman" w:cstheme="minorHAnsi"/>
          <w:color w:val="000000"/>
        </w:rPr>
      </w:pPr>
      <w:r w:rsidRPr="00325A13">
        <w:rPr>
          <w:rFonts w:eastAsia="Times New Roman" w:cstheme="minorHAnsi"/>
          <w:i/>
          <w:iCs/>
          <w:color w:val="000000"/>
        </w:rPr>
        <w:t>Choking.</w:t>
      </w:r>
      <w:r w:rsidRPr="00325A13">
        <w:rPr>
          <w:rFonts w:eastAsia="Times New Roman" w:cstheme="minorHAnsi"/>
          <w:color w:val="000000"/>
        </w:rPr>
        <w:t xml:space="preserve"> When a creature that needs to breathe barred from doing so by an attack (such as a grapple check to choke or the </w:t>
      </w:r>
      <w:r w:rsidRPr="00703D4E">
        <w:rPr>
          <w:rFonts w:eastAsia="Times New Roman" w:cstheme="minorHAnsi"/>
          <w:i/>
          <w:iCs/>
          <w:color w:val="000000"/>
        </w:rPr>
        <w:t>strangulate</w:t>
      </w:r>
      <w:r w:rsidRPr="00325A13">
        <w:rPr>
          <w:rFonts w:eastAsia="Times New Roman" w:cstheme="minorHAnsi"/>
          <w:color w:val="000000"/>
        </w:rPr>
        <w:t xml:space="preserve"> spell), a creature is choking. While choking, the creature is silenced, and must succeed on a Stamina saving throw against the choker’s DC (8 + proficiency bonus + Strength modifier) or instantly lose their remaining rounds of breath</w:t>
      </w:r>
      <w:r w:rsidR="007B4563">
        <w:rPr>
          <w:rFonts w:eastAsia="Times New Roman" w:cstheme="minorHAnsi"/>
          <w:color w:val="000000"/>
        </w:rPr>
        <w:t xml:space="preserve"> if the attacker deliberately chokes them</w:t>
      </w:r>
      <w:r w:rsidRPr="00325A13">
        <w:rPr>
          <w:rFonts w:eastAsia="Times New Roman" w:cstheme="minorHAnsi"/>
          <w:color w:val="000000"/>
        </w:rPr>
        <w:t>.</w:t>
      </w:r>
      <w:r w:rsidRPr="00933D82">
        <w:t xml:space="preserve"> </w:t>
      </w:r>
      <w:r w:rsidRPr="00325A13">
        <w:rPr>
          <w:rFonts w:eastAsia="Times New Roman" w:cstheme="minorHAnsi"/>
          <w:color w:val="000000"/>
        </w:rPr>
        <w:t xml:space="preserve">When a creature runs out of breath, it can survive for an additional number of rounds equal to its </w:t>
      </w:r>
      <w:r w:rsidR="006C6A8E">
        <w:rPr>
          <w:rFonts w:eastAsia="Times New Roman" w:cstheme="minorHAnsi"/>
          <w:color w:val="000000"/>
        </w:rPr>
        <w:t xml:space="preserve">Stamina </w:t>
      </w:r>
      <w:r w:rsidRPr="00325A13">
        <w:rPr>
          <w:rFonts w:eastAsia="Times New Roman" w:cstheme="minorHAnsi"/>
          <w:color w:val="000000"/>
        </w:rPr>
        <w:t xml:space="preserve">modifier (minimum 1 round). At the start of its next turn, it drops to 0 hit points and is dying or knocked unconscious for one hour. Normally, a creature can hold their breath for number of rounds equal to their Stamina score. </w:t>
      </w:r>
    </w:p>
    <w:p w14:paraId="191A1E4D" w14:textId="77777777" w:rsidR="007A0074" w:rsidRDefault="007A0074" w:rsidP="006C6A8E">
      <w:pPr>
        <w:rPr>
          <w:rFonts w:eastAsia="Times New Roman" w:cstheme="minorHAnsi"/>
          <w:color w:val="000000"/>
        </w:rPr>
      </w:pPr>
      <w:r w:rsidRPr="00325A13">
        <w:rPr>
          <w:rFonts w:eastAsia="Times New Roman" w:cstheme="minorHAnsi"/>
          <w:color w:val="000000"/>
        </w:rPr>
        <w:t xml:space="preserve">To choke a creature already grappled, the grappler must spend all their movement to tighten their grip, thereby forcing the Stamina saving throw. This can be done multiple times so long as the target is still grappled. </w:t>
      </w:r>
    </w:p>
    <w:p w14:paraId="1A09245A" w14:textId="77777777" w:rsidR="00BC1231" w:rsidRPr="00325A13" w:rsidRDefault="00BC1231" w:rsidP="00325A13">
      <w:pPr>
        <w:rPr>
          <w:rFonts w:cstheme="minorHAnsi"/>
          <w:color w:val="000000"/>
        </w:rPr>
      </w:pPr>
    </w:p>
    <w:p w14:paraId="6BC442E5" w14:textId="77777777" w:rsidR="007A0074" w:rsidRDefault="007A0074" w:rsidP="00325A13">
      <w:pPr>
        <w:rPr>
          <w:rFonts w:eastAsia="Times New Roman" w:cstheme="minorHAnsi"/>
          <w:color w:val="000000"/>
        </w:rPr>
      </w:pPr>
      <w:bookmarkStart w:id="6270" w:name="_Hlk11069468"/>
      <w:r w:rsidRPr="00325A13">
        <w:rPr>
          <w:rFonts w:eastAsia="Times New Roman" w:cstheme="minorHAnsi"/>
          <w:i/>
          <w:iCs/>
          <w:color w:val="000000"/>
        </w:rPr>
        <w:t>Distracted.</w:t>
      </w:r>
      <w:r w:rsidRPr="00325A13">
        <w:rPr>
          <w:rFonts w:eastAsia="Times New Roman" w:cstheme="minorHAnsi"/>
          <w:color w:val="000000"/>
        </w:rPr>
        <w:t xml:space="preserve"> When a creature cannot concentrate on spellcasting (such as by being damaged, affected by specific spells, or abilities), they must succeed on a Stamina saving throw or lose the spell they are about to cast, channel, or concentrate on. </w:t>
      </w:r>
      <w:r w:rsidR="00BC1231">
        <w:rPr>
          <w:rFonts w:eastAsia="Times New Roman" w:cstheme="minorHAnsi"/>
          <w:color w:val="000000"/>
        </w:rPr>
        <w:t xml:space="preserve">Effectively, this condition is inflicted whenever a spellcaster is subject to one of the above conditions, and may negate it with a successful saving throw. </w:t>
      </w:r>
      <w:r w:rsidR="00BC1231">
        <w:rPr>
          <w:rFonts w:eastAsia="Times New Roman" w:cstheme="minorHAnsi"/>
          <w:color w:val="000000"/>
        </w:rPr>
        <w:br/>
      </w:r>
      <w:r w:rsidRPr="00325A13">
        <w:rPr>
          <w:rFonts w:eastAsia="Times New Roman" w:cstheme="minorHAnsi"/>
          <w:color w:val="000000"/>
        </w:rPr>
        <w:lastRenderedPageBreak/>
        <w:t xml:space="preserve">The DC of the saving throw is equal to 10 or one-half damage dealt. If the condition was brought on by an ability, it is instead the ability DC (or 8 + proficiency + the relevant attribute modifier), and if inflicted by a spell, it is the spell DC. </w:t>
      </w:r>
    </w:p>
    <w:bookmarkEnd w:id="6270"/>
    <w:p w14:paraId="63473FDA" w14:textId="77777777" w:rsidR="00BD59D4" w:rsidRDefault="00BD59D4" w:rsidP="00325A13">
      <w:pPr>
        <w:rPr>
          <w:rFonts w:eastAsia="Times New Roman" w:cstheme="minorHAnsi"/>
          <w:color w:val="000000"/>
        </w:rPr>
      </w:pPr>
    </w:p>
    <w:p w14:paraId="3F69875B" w14:textId="77777777" w:rsidR="00E840FA" w:rsidRDefault="00BD59D4">
      <w:pPr>
        <w:contextualSpacing/>
        <w:rPr>
          <w:rFonts w:eastAsia="Times New Roman" w:cstheme="minorHAnsi"/>
          <w:color w:val="000000"/>
        </w:rPr>
      </w:pPr>
      <w:r w:rsidRPr="00BD59D4">
        <w:rPr>
          <w:rFonts w:eastAsia="Times New Roman" w:cstheme="minorHAnsi"/>
          <w:i/>
          <w:iCs/>
          <w:color w:val="000000"/>
        </w:rPr>
        <w:t>Malfunctioned.</w:t>
      </w:r>
      <w:r>
        <w:rPr>
          <w:rFonts w:eastAsia="Times New Roman" w:cstheme="minorHAnsi"/>
          <w:b/>
          <w:bCs/>
          <w:color w:val="000000"/>
        </w:rPr>
        <w:t xml:space="preserve"> </w:t>
      </w:r>
      <w:r w:rsidR="00E840FA">
        <w:rPr>
          <w:rFonts w:eastAsia="Times New Roman" w:cstheme="minorHAnsi"/>
          <w:color w:val="000000"/>
        </w:rPr>
        <w:t xml:space="preserve">A device that malfunctions </w:t>
      </w:r>
      <w:r w:rsidR="009D3BF2">
        <w:rPr>
          <w:rFonts w:eastAsia="Times New Roman" w:cstheme="minorHAnsi"/>
          <w:color w:val="000000"/>
        </w:rPr>
        <w:t xml:space="preserve">is </w:t>
      </w:r>
      <w:r w:rsidR="00E840FA">
        <w:rPr>
          <w:rFonts w:eastAsia="Times New Roman" w:cstheme="minorHAnsi"/>
          <w:color w:val="000000"/>
        </w:rPr>
        <w:t>the result of failed activation</w:t>
      </w:r>
      <w:r w:rsidR="009D3BF2">
        <w:rPr>
          <w:rFonts w:eastAsia="Times New Roman" w:cstheme="minorHAnsi"/>
          <w:color w:val="000000"/>
        </w:rPr>
        <w:t xml:space="preserve">. It can be used again, </w:t>
      </w:r>
      <w:r w:rsidR="00B538DD">
        <w:rPr>
          <w:rFonts w:eastAsia="Times New Roman" w:cstheme="minorHAnsi"/>
          <w:color w:val="000000"/>
        </w:rPr>
        <w:t>but becomes unstable</w:t>
      </w:r>
      <w:r w:rsidR="00E840FA">
        <w:rPr>
          <w:rFonts w:eastAsia="Times New Roman" w:cstheme="minorHAnsi"/>
          <w:color w:val="000000"/>
        </w:rPr>
        <w:t>.</w:t>
      </w:r>
      <w:r w:rsidR="009D3BF2">
        <w:rPr>
          <w:rFonts w:eastAsia="Times New Roman" w:cstheme="minorHAnsi"/>
          <w:color w:val="000000"/>
        </w:rPr>
        <w:t xml:space="preserve"> So </w:t>
      </w:r>
      <w:r w:rsidR="00E840FA">
        <w:rPr>
          <w:rFonts w:eastAsia="Times New Roman" w:cstheme="minorHAnsi"/>
          <w:color w:val="000000"/>
        </w:rPr>
        <w:t xml:space="preserve">long as it has this condition, </w:t>
      </w:r>
      <w:r w:rsidR="009D3BF2">
        <w:rPr>
          <w:rFonts w:eastAsia="Times New Roman" w:cstheme="minorHAnsi"/>
          <w:color w:val="000000"/>
        </w:rPr>
        <w:t xml:space="preserve">the device’s </w:t>
      </w:r>
      <w:r w:rsidR="00E840FA">
        <w:rPr>
          <w:rFonts w:eastAsia="Times New Roman" w:cstheme="minorHAnsi"/>
          <w:color w:val="000000"/>
        </w:rPr>
        <w:t>malfunction rate doubles (minimum +1 to the MR</w:t>
      </w:r>
      <w:r w:rsidR="00B538DD">
        <w:rPr>
          <w:rFonts w:eastAsia="Times New Roman" w:cstheme="minorHAnsi"/>
          <w:color w:val="000000"/>
        </w:rPr>
        <w:t>), and whenever it malfunctions again, you must roll for a random mishap.</w:t>
      </w:r>
      <w:r w:rsidR="00E840FA">
        <w:rPr>
          <w:rFonts w:eastAsia="Times New Roman" w:cstheme="minorHAnsi"/>
          <w:color w:val="000000"/>
        </w:rPr>
        <w:t xml:space="preserve"> </w:t>
      </w:r>
    </w:p>
    <w:p w14:paraId="4E7A7CE2" w14:textId="77777777" w:rsidR="00BD59D4" w:rsidRPr="00325A13" w:rsidRDefault="00BD59D4" w:rsidP="00E840FA">
      <w:pPr>
        <w:contextualSpacing/>
        <w:rPr>
          <w:rFonts w:eastAsia="Times New Roman" w:cstheme="minorHAnsi"/>
          <w:color w:val="000000"/>
        </w:rPr>
      </w:pPr>
      <w:r w:rsidRPr="00325A13">
        <w:rPr>
          <w:rFonts w:eastAsia="Times New Roman" w:cstheme="minorHAnsi"/>
          <w:color w:val="000000"/>
        </w:rPr>
        <w:t>Th</w:t>
      </w:r>
      <w:r w:rsidR="000F09CE">
        <w:rPr>
          <w:rFonts w:eastAsia="Times New Roman" w:cstheme="minorHAnsi"/>
          <w:color w:val="000000"/>
        </w:rPr>
        <w:t>e malfunctioned</w:t>
      </w:r>
      <w:r>
        <w:rPr>
          <w:rFonts w:eastAsia="Times New Roman" w:cstheme="minorHAnsi"/>
          <w:b/>
          <w:bCs/>
          <w:color w:val="000000"/>
        </w:rPr>
        <w:t xml:space="preserve"> </w:t>
      </w:r>
      <w:r w:rsidRPr="00325A13">
        <w:rPr>
          <w:rFonts w:eastAsia="Times New Roman" w:cstheme="minorHAnsi"/>
          <w:color w:val="000000"/>
        </w:rPr>
        <w:t>condition can be</w:t>
      </w:r>
      <w:r>
        <w:rPr>
          <w:rFonts w:eastAsia="Times New Roman" w:cstheme="minorHAnsi"/>
          <w:b/>
          <w:bCs/>
          <w:color w:val="000000"/>
        </w:rPr>
        <w:t xml:space="preserve"> </w:t>
      </w:r>
      <w:r>
        <w:rPr>
          <w:rFonts w:eastAsia="Times New Roman" w:cstheme="minorHAnsi"/>
          <w:color w:val="000000"/>
        </w:rPr>
        <w:t xml:space="preserve">removed with one hour of work or at the end of a short rest by a character </w:t>
      </w:r>
      <w:r w:rsidR="00B538DD">
        <w:rPr>
          <w:rFonts w:eastAsia="Times New Roman" w:cstheme="minorHAnsi"/>
          <w:color w:val="000000"/>
        </w:rPr>
        <w:t>that</w:t>
      </w:r>
      <w:r>
        <w:rPr>
          <w:rFonts w:eastAsia="Times New Roman" w:cstheme="minorHAnsi"/>
          <w:color w:val="000000"/>
        </w:rPr>
        <w:t xml:space="preserve"> is familiar with the device’s operation (such as one who has a schematic or </w:t>
      </w:r>
      <w:r w:rsidR="00E840FA">
        <w:rPr>
          <w:rFonts w:eastAsia="Times New Roman" w:cstheme="minorHAnsi"/>
          <w:color w:val="000000"/>
        </w:rPr>
        <w:t xml:space="preserve">memorizes the </w:t>
      </w:r>
      <w:r>
        <w:rPr>
          <w:rFonts w:eastAsia="Times New Roman" w:cstheme="minorHAnsi"/>
          <w:color w:val="000000"/>
        </w:rPr>
        <w:t xml:space="preserve">blueprint). </w:t>
      </w:r>
    </w:p>
    <w:p w14:paraId="4C15C73D" w14:textId="77777777" w:rsidR="00BD59D4" w:rsidRDefault="00AC1731" w:rsidP="00B538DD">
      <w:pPr>
        <w:contextualSpacing/>
        <w:rPr>
          <w:rFonts w:eastAsia="Times New Roman" w:cstheme="minorHAnsi"/>
          <w:color w:val="000000"/>
        </w:rPr>
      </w:pPr>
      <w:r>
        <w:rPr>
          <w:rFonts w:eastAsia="Times New Roman" w:cstheme="minorHAnsi"/>
          <w:color w:val="000000"/>
        </w:rPr>
        <w:t>For instance, a</w:t>
      </w:r>
      <w:r w:rsidR="00BD59D4" w:rsidRPr="000D5DB5">
        <w:rPr>
          <w:rFonts w:eastAsia="Times New Roman" w:cstheme="minorHAnsi"/>
          <w:color w:val="000000"/>
        </w:rPr>
        <w:t xml:space="preserve"> tinker shoots with a </w:t>
      </w:r>
      <w:r>
        <w:rPr>
          <w:rFonts w:eastAsia="Times New Roman" w:cstheme="minorHAnsi"/>
          <w:color w:val="000000"/>
        </w:rPr>
        <w:t xml:space="preserve">rare </w:t>
      </w:r>
      <w:r w:rsidR="00BD59D4" w:rsidRPr="000D5DB5">
        <w:rPr>
          <w:rFonts w:eastAsia="Times New Roman" w:cstheme="minorHAnsi"/>
          <w:color w:val="000000"/>
        </w:rPr>
        <w:t>quality rifle (</w:t>
      </w:r>
      <w:r w:rsidR="00E840FA">
        <w:rPr>
          <w:rFonts w:eastAsia="Times New Roman" w:cstheme="minorHAnsi"/>
          <w:color w:val="000000"/>
        </w:rPr>
        <w:t>malfunction rate 1-</w:t>
      </w:r>
      <w:r>
        <w:rPr>
          <w:rFonts w:eastAsia="Times New Roman" w:cstheme="minorHAnsi"/>
          <w:color w:val="000000"/>
        </w:rPr>
        <w:t>3</w:t>
      </w:r>
      <w:r w:rsidR="00BD59D4" w:rsidRPr="000D5DB5">
        <w:rPr>
          <w:rFonts w:eastAsia="Times New Roman" w:cstheme="minorHAnsi"/>
          <w:color w:val="000000"/>
        </w:rPr>
        <w:t>),</w:t>
      </w:r>
      <w:r w:rsidR="00E840FA">
        <w:rPr>
          <w:rFonts w:eastAsia="Times New Roman" w:cstheme="minorHAnsi"/>
          <w:color w:val="000000"/>
        </w:rPr>
        <w:t xml:space="preserve"> but </w:t>
      </w:r>
      <w:r w:rsidR="00BD59D4" w:rsidRPr="000D5DB5">
        <w:rPr>
          <w:rFonts w:eastAsia="Times New Roman" w:cstheme="minorHAnsi"/>
          <w:color w:val="000000"/>
        </w:rPr>
        <w:t xml:space="preserve">his attack roll </w:t>
      </w:r>
      <w:r w:rsidR="00E840FA">
        <w:rPr>
          <w:rFonts w:eastAsia="Times New Roman" w:cstheme="minorHAnsi"/>
          <w:color w:val="000000"/>
        </w:rPr>
        <w:t xml:space="preserve">(activation check) is a natural 2. The rifle </w:t>
      </w:r>
      <w:r w:rsidR="00B538DD">
        <w:rPr>
          <w:rFonts w:eastAsia="Times New Roman" w:cstheme="minorHAnsi"/>
          <w:color w:val="000000"/>
        </w:rPr>
        <w:t xml:space="preserve">gains </w:t>
      </w:r>
      <w:r w:rsidR="00E840FA">
        <w:rPr>
          <w:rFonts w:eastAsia="Times New Roman" w:cstheme="minorHAnsi"/>
          <w:color w:val="000000"/>
        </w:rPr>
        <w:t xml:space="preserve">the malfunctioned condition, and </w:t>
      </w:r>
      <w:r w:rsidR="00B538DD">
        <w:rPr>
          <w:rFonts w:eastAsia="Times New Roman" w:cstheme="minorHAnsi"/>
          <w:color w:val="000000"/>
        </w:rPr>
        <w:t xml:space="preserve">future attacks have a malfunction </w:t>
      </w:r>
      <w:r w:rsidR="00E840FA">
        <w:rPr>
          <w:rFonts w:eastAsia="Times New Roman" w:cstheme="minorHAnsi"/>
          <w:color w:val="000000"/>
        </w:rPr>
        <w:t xml:space="preserve">rate </w:t>
      </w:r>
      <w:r w:rsidR="00B538DD">
        <w:rPr>
          <w:rFonts w:eastAsia="Times New Roman" w:cstheme="minorHAnsi"/>
          <w:color w:val="000000"/>
        </w:rPr>
        <w:t xml:space="preserve">of </w:t>
      </w:r>
      <w:r w:rsidR="00E840FA">
        <w:rPr>
          <w:rFonts w:eastAsia="Times New Roman" w:cstheme="minorHAnsi"/>
          <w:color w:val="000000"/>
        </w:rPr>
        <w:t>1</w:t>
      </w:r>
      <w:r w:rsidR="00BD59D4">
        <w:rPr>
          <w:rFonts w:eastAsia="Times New Roman" w:cstheme="minorHAnsi"/>
          <w:color w:val="000000"/>
        </w:rPr>
        <w:t xml:space="preserve">-6. If the tinker uses the device again (either out of desperation or confidence of a good roll) and results in a 1-6 on a d20, it </w:t>
      </w:r>
      <w:r w:rsidR="00E840FA">
        <w:rPr>
          <w:rFonts w:eastAsia="Times New Roman" w:cstheme="minorHAnsi"/>
          <w:color w:val="000000"/>
        </w:rPr>
        <w:t>suffers a mishap</w:t>
      </w:r>
      <w:r w:rsidR="00BD59D4">
        <w:rPr>
          <w:rFonts w:eastAsia="Times New Roman" w:cstheme="minorHAnsi"/>
          <w:color w:val="000000"/>
        </w:rPr>
        <w:t xml:space="preserve">. </w:t>
      </w:r>
    </w:p>
    <w:p w14:paraId="7A894087" w14:textId="77777777" w:rsidR="00835040" w:rsidRDefault="00835040" w:rsidP="00BD59D4">
      <w:pPr>
        <w:contextualSpacing/>
        <w:rPr>
          <w:rFonts w:eastAsia="Times New Roman" w:cstheme="minorHAnsi"/>
          <w:color w:val="000000"/>
        </w:rPr>
      </w:pPr>
    </w:p>
    <w:p w14:paraId="7E7D8548" w14:textId="77777777" w:rsidR="00AC1731" w:rsidRDefault="00AC1731" w:rsidP="00AF2813">
      <w:pPr>
        <w:contextualSpacing/>
        <w:rPr>
          <w:rFonts w:eastAsia="Times New Roman" w:cstheme="minorHAnsi"/>
          <w:b/>
          <w:bCs/>
          <w:color w:val="000000"/>
        </w:rPr>
      </w:pPr>
      <w:r>
        <w:rPr>
          <w:rFonts w:eastAsia="Times New Roman" w:cstheme="minorHAnsi"/>
          <w:b/>
          <w:bCs/>
          <w:color w:val="000000"/>
        </w:rPr>
        <w:t>Mishaps</w:t>
      </w:r>
    </w:p>
    <w:p w14:paraId="306F204E" w14:textId="77777777" w:rsidR="00AF2813" w:rsidRDefault="00AF2813" w:rsidP="00AF2813">
      <w:pPr>
        <w:contextualSpacing/>
        <w:rPr>
          <w:rFonts w:eastAsia="Times New Roman" w:cstheme="minorHAnsi"/>
          <w:color w:val="000000"/>
        </w:rPr>
      </w:pPr>
      <w:r>
        <w:rPr>
          <w:rFonts w:eastAsia="Times New Roman" w:cstheme="minorHAnsi"/>
          <w:color w:val="000000"/>
        </w:rPr>
        <w:t xml:space="preserve">Roll for a random mishap among the below possible ones (as appropriate for the device type), or the DM can choose one. If the mishap is inappropriate for the device, roll again. </w:t>
      </w:r>
    </w:p>
    <w:p w14:paraId="323721A2" w14:textId="77777777" w:rsidR="00AF2813" w:rsidRDefault="00AF2813" w:rsidP="00AF2813">
      <w:pPr>
        <w:contextualSpacing/>
        <w:rPr>
          <w:rFonts w:eastAsia="Times New Roman" w:cstheme="minorHAnsi"/>
          <w:color w:val="000000"/>
        </w:rPr>
      </w:pPr>
    </w:p>
    <w:p w14:paraId="081220C4" w14:textId="77777777" w:rsidR="00AF2813" w:rsidRPr="00AF2813" w:rsidRDefault="00AF2813" w:rsidP="00AF2813">
      <w:pPr>
        <w:contextualSpacing/>
        <w:rPr>
          <w:rFonts w:eastAsia="Times New Roman" w:cstheme="minorHAnsi"/>
          <w:b/>
          <w:bCs/>
          <w:color w:val="000000"/>
        </w:rPr>
      </w:pPr>
      <w:r>
        <w:rPr>
          <w:rFonts w:eastAsia="Times New Roman" w:cstheme="minorHAnsi"/>
          <w:b/>
          <w:bCs/>
          <w:color w:val="000000"/>
        </w:rPr>
        <w:t>Roll</w:t>
      </w:r>
      <w:r>
        <w:rPr>
          <w:rFonts w:eastAsia="Times New Roman" w:cstheme="minorHAnsi"/>
          <w:b/>
          <w:bCs/>
          <w:color w:val="000000"/>
        </w:rPr>
        <w:tab/>
        <w:t>Mishap</w:t>
      </w:r>
    </w:p>
    <w:p w14:paraId="3A7FBBAC" w14:textId="77777777" w:rsidR="00AF2813" w:rsidRPr="00AF2813" w:rsidRDefault="00E840FA" w:rsidP="00B538DD">
      <w:pPr>
        <w:ind w:left="720" w:hanging="720"/>
        <w:rPr>
          <w:rFonts w:eastAsia="Times New Roman" w:cstheme="minorHAnsi"/>
          <w:color w:val="000000"/>
        </w:rPr>
      </w:pPr>
      <w:r>
        <w:rPr>
          <w:rFonts w:eastAsia="Times New Roman" w:cstheme="minorHAnsi"/>
          <w:color w:val="000000"/>
        </w:rPr>
        <w:t>1</w:t>
      </w:r>
      <w:r>
        <w:rPr>
          <w:rFonts w:eastAsia="Times New Roman" w:cstheme="minorHAnsi"/>
          <w:color w:val="000000"/>
        </w:rPr>
        <w:tab/>
      </w:r>
      <w:r>
        <w:rPr>
          <w:rFonts w:eastAsia="Times New Roman" w:cstheme="minorHAnsi"/>
          <w:i/>
          <w:iCs/>
          <w:color w:val="000000"/>
        </w:rPr>
        <w:t>Backfire</w:t>
      </w:r>
      <w:r w:rsidR="00AF2813" w:rsidRPr="000F09CE">
        <w:rPr>
          <w:rFonts w:eastAsia="Times New Roman" w:cstheme="minorHAnsi"/>
          <w:i/>
          <w:iCs/>
          <w:color w:val="000000"/>
        </w:rPr>
        <w:t>.</w:t>
      </w:r>
      <w:r w:rsidR="00AF2813" w:rsidRPr="00AF2813">
        <w:rPr>
          <w:rFonts w:eastAsia="Times New Roman" w:cstheme="minorHAnsi"/>
          <w:color w:val="000000"/>
        </w:rPr>
        <w:t xml:space="preserve"> On a mishap, the </w:t>
      </w:r>
      <w:r>
        <w:rPr>
          <w:rFonts w:eastAsia="Times New Roman" w:cstheme="minorHAnsi"/>
          <w:color w:val="000000"/>
        </w:rPr>
        <w:t xml:space="preserve">device’s </w:t>
      </w:r>
      <w:r w:rsidR="00AF2813" w:rsidRPr="00AF2813">
        <w:rPr>
          <w:rFonts w:eastAsia="Times New Roman" w:cstheme="minorHAnsi"/>
          <w:color w:val="000000"/>
        </w:rPr>
        <w:t>internal engine goes haywire, explodes, etc</w:t>
      </w:r>
      <w:r w:rsidR="001553B1">
        <w:rPr>
          <w:rFonts w:eastAsia="Times New Roman" w:cstheme="minorHAnsi"/>
          <w:color w:val="000000"/>
        </w:rPr>
        <w:t>.</w:t>
      </w:r>
      <w:r>
        <w:rPr>
          <w:rFonts w:eastAsia="Times New Roman" w:cstheme="minorHAnsi"/>
          <w:color w:val="000000"/>
        </w:rPr>
        <w:t xml:space="preserve"> </w:t>
      </w:r>
      <w:r w:rsidR="00AF2813" w:rsidRPr="00AF2813">
        <w:rPr>
          <w:rFonts w:eastAsia="Times New Roman" w:cstheme="minorHAnsi"/>
          <w:color w:val="000000"/>
        </w:rPr>
        <w:t xml:space="preserve">The </w:t>
      </w:r>
      <w:r>
        <w:rPr>
          <w:rFonts w:eastAsia="Times New Roman" w:cstheme="minorHAnsi"/>
          <w:color w:val="000000"/>
        </w:rPr>
        <w:t xml:space="preserve">device </w:t>
      </w:r>
      <w:r w:rsidR="00AF2813" w:rsidRPr="00AF2813">
        <w:rPr>
          <w:rFonts w:eastAsia="Times New Roman" w:cstheme="minorHAnsi"/>
          <w:color w:val="000000"/>
        </w:rPr>
        <w:t xml:space="preserve">deals its normal damage </w:t>
      </w:r>
      <w:r>
        <w:rPr>
          <w:rFonts w:eastAsia="Times New Roman" w:cstheme="minorHAnsi"/>
          <w:color w:val="000000"/>
        </w:rPr>
        <w:t xml:space="preserve">(if it deals damage) </w:t>
      </w:r>
      <w:r w:rsidR="00AF2813" w:rsidRPr="00AF2813">
        <w:rPr>
          <w:rFonts w:eastAsia="Times New Roman" w:cstheme="minorHAnsi"/>
          <w:color w:val="000000"/>
        </w:rPr>
        <w:t>in a 10-foot-sphere</w:t>
      </w:r>
      <w:r>
        <w:rPr>
          <w:rFonts w:eastAsia="Times New Roman" w:cstheme="minorHAnsi"/>
          <w:color w:val="000000"/>
        </w:rPr>
        <w:t xml:space="preserve"> centered on the device</w:t>
      </w:r>
      <w:r w:rsidR="00AF2813" w:rsidRPr="00AF2813">
        <w:rPr>
          <w:rFonts w:eastAsia="Times New Roman" w:cstheme="minorHAnsi"/>
          <w:color w:val="000000"/>
        </w:rPr>
        <w:t xml:space="preserve">. The user and any affected creature may perform an Agility </w:t>
      </w:r>
      <w:r>
        <w:rPr>
          <w:rFonts w:eastAsia="Times New Roman" w:cstheme="minorHAnsi"/>
          <w:color w:val="000000"/>
        </w:rPr>
        <w:t xml:space="preserve">saving throw </w:t>
      </w:r>
      <w:r w:rsidR="00AF2813" w:rsidRPr="00AF2813">
        <w:rPr>
          <w:rFonts w:eastAsia="Times New Roman" w:cstheme="minorHAnsi"/>
          <w:color w:val="000000"/>
        </w:rPr>
        <w:t xml:space="preserve">against the </w:t>
      </w:r>
      <w:r>
        <w:rPr>
          <w:rFonts w:eastAsia="Times New Roman" w:cstheme="minorHAnsi"/>
          <w:color w:val="000000"/>
        </w:rPr>
        <w:t>D</w:t>
      </w:r>
      <w:r w:rsidR="00AF2813" w:rsidRPr="00AF2813">
        <w:rPr>
          <w:rFonts w:eastAsia="Times New Roman" w:cstheme="minorHAnsi"/>
          <w:color w:val="000000"/>
        </w:rPr>
        <w:t xml:space="preserve">evice </w:t>
      </w:r>
      <w:r w:rsidR="0026375A">
        <w:rPr>
          <w:rFonts w:eastAsia="Times New Roman" w:cstheme="minorHAnsi"/>
          <w:color w:val="000000"/>
        </w:rPr>
        <w:t xml:space="preserve">save </w:t>
      </w:r>
      <w:r w:rsidR="00AF2813" w:rsidRPr="00AF2813">
        <w:rPr>
          <w:rFonts w:eastAsia="Times New Roman" w:cstheme="minorHAnsi"/>
          <w:color w:val="000000"/>
        </w:rPr>
        <w:t xml:space="preserve">DC </w:t>
      </w:r>
      <w:r>
        <w:rPr>
          <w:rFonts w:eastAsia="Times New Roman" w:cstheme="minorHAnsi"/>
          <w:color w:val="000000"/>
        </w:rPr>
        <w:t xml:space="preserve">to halve the </w:t>
      </w:r>
      <w:r w:rsidR="00AF2813" w:rsidRPr="00AF2813">
        <w:rPr>
          <w:rFonts w:eastAsia="Times New Roman" w:cstheme="minorHAnsi"/>
          <w:color w:val="000000"/>
        </w:rPr>
        <w:t xml:space="preserve">damage. The damage dealt </w:t>
      </w:r>
      <w:r>
        <w:rPr>
          <w:rFonts w:eastAsia="Times New Roman" w:cstheme="minorHAnsi"/>
          <w:color w:val="000000"/>
        </w:rPr>
        <w:t xml:space="preserve">is </w:t>
      </w:r>
      <w:r w:rsidR="00AF2813" w:rsidRPr="00AF2813">
        <w:rPr>
          <w:rFonts w:eastAsia="Times New Roman" w:cstheme="minorHAnsi"/>
          <w:color w:val="000000"/>
        </w:rPr>
        <w:t>concussive</w:t>
      </w:r>
      <w:r>
        <w:rPr>
          <w:rFonts w:eastAsia="Times New Roman" w:cstheme="minorHAnsi"/>
          <w:color w:val="000000"/>
        </w:rPr>
        <w:t xml:space="preserve"> damage (if it is not of a spell)</w:t>
      </w:r>
      <w:r w:rsidR="00AF2813" w:rsidRPr="00AF2813">
        <w:rPr>
          <w:rFonts w:eastAsia="Times New Roman" w:cstheme="minorHAnsi"/>
          <w:color w:val="000000"/>
        </w:rPr>
        <w:t xml:space="preserve">, and the </w:t>
      </w:r>
      <w:r>
        <w:rPr>
          <w:rFonts w:eastAsia="Times New Roman" w:cstheme="minorHAnsi"/>
          <w:color w:val="000000"/>
        </w:rPr>
        <w:t xml:space="preserve">device itself </w:t>
      </w:r>
      <w:r w:rsidR="00AF2813" w:rsidRPr="00AF2813">
        <w:rPr>
          <w:rFonts w:eastAsia="Times New Roman" w:cstheme="minorHAnsi"/>
          <w:color w:val="000000"/>
        </w:rPr>
        <w:t xml:space="preserve">takes the </w:t>
      </w:r>
      <w:r>
        <w:rPr>
          <w:rFonts w:eastAsia="Times New Roman" w:cstheme="minorHAnsi"/>
          <w:color w:val="000000"/>
        </w:rPr>
        <w:t xml:space="preserve">full </w:t>
      </w:r>
      <w:r w:rsidR="00AF2813" w:rsidRPr="00AF2813">
        <w:rPr>
          <w:rFonts w:eastAsia="Times New Roman" w:cstheme="minorHAnsi"/>
          <w:color w:val="000000"/>
        </w:rPr>
        <w:t xml:space="preserve">damage, and does not apply resistance of any type. </w:t>
      </w:r>
      <w:r w:rsidR="00B538DD">
        <w:rPr>
          <w:rFonts w:eastAsia="Times New Roman" w:cstheme="minorHAnsi"/>
          <w:color w:val="000000"/>
        </w:rPr>
        <w:t xml:space="preserve">This may destroy the device. If a construct, mech, or vehicle, the damage is equal to its normal attack. </w:t>
      </w:r>
    </w:p>
    <w:p w14:paraId="514F7F5D" w14:textId="77777777" w:rsidR="00AF2813" w:rsidRPr="00AF2813" w:rsidRDefault="00E840FA" w:rsidP="00B538DD">
      <w:pPr>
        <w:ind w:left="720" w:hanging="720"/>
        <w:rPr>
          <w:rFonts w:eastAsia="Times New Roman" w:cstheme="minorHAnsi"/>
          <w:color w:val="000000"/>
        </w:rPr>
      </w:pPr>
      <w:r>
        <w:rPr>
          <w:rFonts w:eastAsia="Times New Roman" w:cstheme="minorHAnsi"/>
          <w:color w:val="000000"/>
        </w:rPr>
        <w:t>2</w:t>
      </w:r>
      <w:r>
        <w:rPr>
          <w:rFonts w:eastAsia="Times New Roman" w:cstheme="minorHAnsi"/>
          <w:color w:val="000000"/>
        </w:rPr>
        <w:tab/>
      </w:r>
      <w:r>
        <w:rPr>
          <w:rFonts w:eastAsia="Times New Roman" w:cstheme="minorHAnsi"/>
          <w:i/>
          <w:iCs/>
          <w:color w:val="000000"/>
        </w:rPr>
        <w:t>Careen</w:t>
      </w:r>
      <w:r w:rsidR="00AF2813" w:rsidRPr="000F09CE">
        <w:rPr>
          <w:rFonts w:eastAsia="Times New Roman" w:cstheme="minorHAnsi"/>
          <w:i/>
          <w:iCs/>
          <w:color w:val="000000"/>
        </w:rPr>
        <w:t>.</w:t>
      </w:r>
      <w:r w:rsidR="00AF2813" w:rsidRPr="00AF2813">
        <w:rPr>
          <w:rFonts w:eastAsia="Times New Roman" w:cstheme="minorHAnsi"/>
          <w:color w:val="000000"/>
        </w:rPr>
        <w:t xml:space="preserve"> The </w:t>
      </w:r>
      <w:r>
        <w:rPr>
          <w:rFonts w:eastAsia="Times New Roman" w:cstheme="minorHAnsi"/>
          <w:color w:val="000000"/>
        </w:rPr>
        <w:t xml:space="preserve">device’s aim </w:t>
      </w:r>
      <w:r w:rsidR="001553B1">
        <w:rPr>
          <w:rFonts w:eastAsia="Times New Roman" w:cstheme="minorHAnsi"/>
          <w:color w:val="000000"/>
        </w:rPr>
        <w:t xml:space="preserve">instantly </w:t>
      </w:r>
      <w:r w:rsidR="00AF2813" w:rsidRPr="00AF2813">
        <w:rPr>
          <w:rFonts w:eastAsia="Times New Roman" w:cstheme="minorHAnsi"/>
          <w:color w:val="000000"/>
        </w:rPr>
        <w:t>slips into an unintended</w:t>
      </w:r>
      <w:r w:rsidR="000F09CE">
        <w:rPr>
          <w:rFonts w:eastAsia="Times New Roman" w:cstheme="minorHAnsi"/>
          <w:color w:val="000000"/>
        </w:rPr>
        <w:t xml:space="preserve"> </w:t>
      </w:r>
      <w:r w:rsidR="00AF2813" w:rsidRPr="00AF2813">
        <w:rPr>
          <w:rFonts w:eastAsia="Times New Roman" w:cstheme="minorHAnsi"/>
          <w:color w:val="000000"/>
        </w:rPr>
        <w:t>direction</w:t>
      </w:r>
      <w:r w:rsidR="001553B1">
        <w:rPr>
          <w:rFonts w:eastAsia="Times New Roman" w:cstheme="minorHAnsi"/>
          <w:color w:val="000000"/>
        </w:rPr>
        <w:t xml:space="preserve"> and to another target (if possible)</w:t>
      </w:r>
      <w:r w:rsidR="00B538DD">
        <w:rPr>
          <w:rFonts w:eastAsia="Times New Roman" w:cstheme="minorHAnsi"/>
          <w:color w:val="000000"/>
        </w:rPr>
        <w:t xml:space="preserve"> instead of its intended one</w:t>
      </w:r>
      <w:r w:rsidR="00AF2813" w:rsidRPr="00AF2813">
        <w:rPr>
          <w:rFonts w:eastAsia="Times New Roman" w:cstheme="minorHAnsi"/>
          <w:color w:val="000000"/>
        </w:rPr>
        <w:t>. Roll a 1d8</w:t>
      </w:r>
      <w:r w:rsidR="00B538DD">
        <w:rPr>
          <w:rFonts w:eastAsia="Times New Roman" w:cstheme="minorHAnsi"/>
          <w:color w:val="000000"/>
        </w:rPr>
        <w:t xml:space="preserve"> to represent the possible direction</w:t>
      </w:r>
      <w:r w:rsidR="00AF2813" w:rsidRPr="00AF2813">
        <w:rPr>
          <w:rFonts w:eastAsia="Times New Roman" w:cstheme="minorHAnsi"/>
          <w:color w:val="000000"/>
        </w:rPr>
        <w:t xml:space="preserve">. </w:t>
      </w:r>
      <w:r w:rsidR="00B538DD">
        <w:rPr>
          <w:rFonts w:eastAsia="Times New Roman" w:cstheme="minorHAnsi"/>
          <w:color w:val="000000"/>
        </w:rPr>
        <w:t>E</w:t>
      </w:r>
      <w:r w:rsidR="00AF2813" w:rsidRPr="00AF2813">
        <w:rPr>
          <w:rFonts w:eastAsia="Times New Roman" w:cstheme="minorHAnsi"/>
          <w:color w:val="000000"/>
        </w:rPr>
        <w:t xml:space="preserve">ach number represents a direction </w:t>
      </w:r>
      <w:r w:rsidR="00B538DD">
        <w:rPr>
          <w:rFonts w:eastAsia="Times New Roman" w:cstheme="minorHAnsi"/>
          <w:color w:val="000000"/>
        </w:rPr>
        <w:t xml:space="preserve">clockwise </w:t>
      </w:r>
      <w:r w:rsidR="00AF2813" w:rsidRPr="00AF2813">
        <w:rPr>
          <w:rFonts w:eastAsia="Times New Roman" w:cstheme="minorHAnsi"/>
          <w:color w:val="000000"/>
        </w:rPr>
        <w:t>(1 represents forward, 5, backwards, 3 on the right, 7 on the left</w:t>
      </w:r>
      <w:r w:rsidR="00B538DD">
        <w:rPr>
          <w:rFonts w:eastAsia="Times New Roman" w:cstheme="minorHAnsi"/>
          <w:color w:val="000000"/>
        </w:rPr>
        <w:t>, etc.</w:t>
      </w:r>
      <w:r w:rsidR="00AF2813" w:rsidRPr="00AF2813">
        <w:rPr>
          <w:rFonts w:eastAsia="Times New Roman" w:cstheme="minorHAnsi"/>
          <w:color w:val="000000"/>
        </w:rPr>
        <w:t xml:space="preserve">). The </w:t>
      </w:r>
      <w:r>
        <w:rPr>
          <w:rFonts w:eastAsia="Times New Roman" w:cstheme="minorHAnsi"/>
          <w:color w:val="000000"/>
        </w:rPr>
        <w:t xml:space="preserve">device aims </w:t>
      </w:r>
      <w:r w:rsidR="00AF2813" w:rsidRPr="00AF2813">
        <w:rPr>
          <w:rFonts w:eastAsia="Times New Roman" w:cstheme="minorHAnsi"/>
          <w:color w:val="000000"/>
        </w:rPr>
        <w:t xml:space="preserve">off to that direction instead of its original direction, to the same range it was </w:t>
      </w:r>
      <w:r>
        <w:rPr>
          <w:rFonts w:eastAsia="Times New Roman" w:cstheme="minorHAnsi"/>
          <w:color w:val="000000"/>
        </w:rPr>
        <w:t>pointing (unless rolling 5, in which case it targets the user instead)</w:t>
      </w:r>
      <w:r w:rsidR="00AF2813" w:rsidRPr="00AF2813">
        <w:rPr>
          <w:rFonts w:eastAsia="Times New Roman" w:cstheme="minorHAnsi"/>
          <w:color w:val="000000"/>
        </w:rPr>
        <w:t xml:space="preserve">. </w:t>
      </w:r>
      <w:r>
        <w:rPr>
          <w:rFonts w:eastAsia="Times New Roman" w:cstheme="minorHAnsi"/>
          <w:color w:val="000000"/>
        </w:rPr>
        <w:t>If it would impact a creature or object, then treat the creature or object as the target of the device</w:t>
      </w:r>
      <w:r w:rsidR="001553B1">
        <w:rPr>
          <w:rFonts w:eastAsia="Times New Roman" w:cstheme="minorHAnsi"/>
          <w:color w:val="000000"/>
        </w:rPr>
        <w:t xml:space="preserve"> (if possible). </w:t>
      </w:r>
      <w:r w:rsidR="00B538DD">
        <w:rPr>
          <w:rFonts w:eastAsia="Times New Roman" w:cstheme="minorHAnsi"/>
          <w:color w:val="000000"/>
        </w:rPr>
        <w:t>If a construct, you must roll randomly for the target whenever it makes an attack</w:t>
      </w:r>
      <w:r w:rsidR="00B538DD" w:rsidRPr="00AF2813">
        <w:rPr>
          <w:rFonts w:eastAsia="Times New Roman" w:cstheme="minorHAnsi"/>
          <w:color w:val="000000"/>
        </w:rPr>
        <w:t>.</w:t>
      </w:r>
    </w:p>
    <w:p w14:paraId="71D5F05E" w14:textId="77777777" w:rsidR="001553B1" w:rsidRPr="001553B1" w:rsidRDefault="00AF2813">
      <w:pPr>
        <w:ind w:left="720" w:hanging="720"/>
        <w:rPr>
          <w:rFonts w:eastAsia="Times New Roman" w:cstheme="minorHAnsi"/>
          <w:color w:val="000000"/>
        </w:rPr>
      </w:pPr>
      <w:r>
        <w:rPr>
          <w:rFonts w:eastAsia="Times New Roman" w:cstheme="minorHAnsi"/>
          <w:color w:val="000000"/>
        </w:rPr>
        <w:t>3</w:t>
      </w:r>
      <w:ins w:id="6271" w:author="Admin" w:date="2021-05-20T17:07:00Z">
        <w:r w:rsidR="00147CF4">
          <w:rPr>
            <w:rFonts w:eastAsia="Times New Roman" w:cstheme="minorHAnsi"/>
            <w:color w:val="000000"/>
          </w:rPr>
          <w:t>-</w:t>
        </w:r>
      </w:ins>
      <w:ins w:id="6272" w:author="Admin" w:date="2021-05-20T17:08:00Z">
        <w:r w:rsidR="00147CF4">
          <w:rPr>
            <w:rFonts w:eastAsia="Times New Roman" w:cstheme="minorHAnsi"/>
            <w:color w:val="000000"/>
          </w:rPr>
          <w:t>5</w:t>
        </w:r>
      </w:ins>
      <w:r>
        <w:rPr>
          <w:rFonts w:eastAsia="Times New Roman" w:cstheme="minorHAnsi"/>
          <w:color w:val="000000"/>
        </w:rPr>
        <w:tab/>
      </w:r>
      <w:r w:rsidR="001553B1">
        <w:rPr>
          <w:rFonts w:eastAsia="Times New Roman" w:cstheme="minorHAnsi"/>
          <w:i/>
          <w:iCs/>
          <w:color w:val="000000"/>
        </w:rPr>
        <w:t>Delayed</w:t>
      </w:r>
      <w:r w:rsidRPr="000F09CE">
        <w:rPr>
          <w:rFonts w:eastAsia="Times New Roman" w:cstheme="minorHAnsi"/>
          <w:i/>
          <w:iCs/>
          <w:color w:val="000000"/>
        </w:rPr>
        <w:t>.</w:t>
      </w:r>
      <w:r w:rsidRPr="00AF2813">
        <w:rPr>
          <w:rFonts w:eastAsia="Times New Roman" w:cstheme="minorHAnsi"/>
          <w:color w:val="000000"/>
        </w:rPr>
        <w:t xml:space="preserve"> The </w:t>
      </w:r>
      <w:r w:rsidR="001553B1">
        <w:rPr>
          <w:rFonts w:eastAsia="Times New Roman" w:cstheme="minorHAnsi"/>
          <w:color w:val="000000"/>
        </w:rPr>
        <w:t>device acts slower than it should</w:t>
      </w:r>
      <w:r w:rsidR="001553B1" w:rsidRPr="001553B1">
        <w:rPr>
          <w:rFonts w:eastAsia="Times New Roman" w:cstheme="minorHAnsi"/>
        </w:rPr>
        <w:t xml:space="preserve"> </w:t>
      </w:r>
      <w:r w:rsidR="001553B1">
        <w:rPr>
          <w:rFonts w:eastAsia="Times New Roman" w:cstheme="minorHAnsi"/>
        </w:rPr>
        <w:t>until the condition is removed</w:t>
      </w:r>
      <w:r w:rsidR="001553B1">
        <w:rPr>
          <w:rFonts w:eastAsia="Times New Roman" w:cstheme="minorHAnsi"/>
          <w:color w:val="000000"/>
        </w:rPr>
        <w:t xml:space="preserve">. If an explosive, gadget, or firearm, it functions 1d4 rounds after it should (as determined by the attack or fuse. If the firearm or gadget is no longer aiming at a target, it discharges however it is held, as determined by the DM). If a construct, it is slowed (as by the </w:t>
      </w:r>
      <w:r w:rsidR="001553B1">
        <w:rPr>
          <w:rFonts w:eastAsia="Times New Roman" w:cstheme="minorHAnsi"/>
          <w:i/>
          <w:iCs/>
          <w:color w:val="000000"/>
        </w:rPr>
        <w:t xml:space="preserve">slow </w:t>
      </w:r>
      <w:r w:rsidR="001553B1">
        <w:rPr>
          <w:rFonts w:eastAsia="Times New Roman" w:cstheme="minorHAnsi"/>
          <w:color w:val="000000"/>
        </w:rPr>
        <w:t xml:space="preserve">spell). </w:t>
      </w:r>
    </w:p>
    <w:p w14:paraId="37734155" w14:textId="77777777" w:rsidR="00AF2813" w:rsidRPr="00AF2813" w:rsidRDefault="001553B1">
      <w:pPr>
        <w:ind w:left="720" w:hanging="720"/>
        <w:rPr>
          <w:rFonts w:eastAsia="Times New Roman" w:cstheme="minorHAnsi"/>
        </w:rPr>
      </w:pPr>
      <w:del w:id="6273" w:author="Admin" w:date="2021-05-20T17:07:00Z">
        <w:r w:rsidDel="00147CF4">
          <w:rPr>
            <w:rFonts w:eastAsia="Times New Roman" w:cstheme="minorHAnsi"/>
          </w:rPr>
          <w:delText>4</w:delText>
        </w:r>
      </w:del>
      <w:ins w:id="6274" w:author="Admin" w:date="2021-05-20T17:08:00Z">
        <w:r w:rsidR="00147CF4">
          <w:rPr>
            <w:rFonts w:eastAsia="Times New Roman" w:cstheme="minorHAnsi"/>
          </w:rPr>
          <w:t>6-7</w:t>
        </w:r>
      </w:ins>
      <w:r w:rsidR="00AF2813">
        <w:rPr>
          <w:rFonts w:eastAsia="Times New Roman" w:cstheme="minorHAnsi"/>
        </w:rPr>
        <w:tab/>
      </w:r>
      <w:r w:rsidR="00AF2813" w:rsidRPr="000F09CE">
        <w:rPr>
          <w:rFonts w:eastAsia="Times New Roman" w:cstheme="minorHAnsi"/>
          <w:i/>
          <w:iCs/>
        </w:rPr>
        <w:t>Drained.</w:t>
      </w:r>
      <w:r w:rsidR="00AF2813" w:rsidRPr="00AF2813">
        <w:rPr>
          <w:rFonts w:eastAsia="Times New Roman" w:cstheme="minorHAnsi"/>
        </w:rPr>
        <w:t xml:space="preserve"> The device lo</w:t>
      </w:r>
      <w:r w:rsidR="00AF2813">
        <w:rPr>
          <w:rFonts w:eastAsia="Times New Roman" w:cstheme="minorHAnsi"/>
        </w:rPr>
        <w:t xml:space="preserve">ses 1d4 </w:t>
      </w:r>
      <w:r w:rsidR="000A12DC">
        <w:rPr>
          <w:rFonts w:eastAsia="Times New Roman" w:cstheme="minorHAnsi"/>
        </w:rPr>
        <w:t>fuel c</w:t>
      </w:r>
      <w:r w:rsidR="00AF2813">
        <w:rPr>
          <w:rFonts w:eastAsia="Times New Roman" w:cstheme="minorHAnsi"/>
        </w:rPr>
        <w:t>harges</w:t>
      </w:r>
      <w:r>
        <w:rPr>
          <w:rFonts w:eastAsia="Times New Roman" w:cstheme="minorHAnsi"/>
        </w:rPr>
        <w:t xml:space="preserve"> instantly</w:t>
      </w:r>
      <w:r w:rsidR="00AF2813">
        <w:rPr>
          <w:rFonts w:eastAsia="Times New Roman" w:cstheme="minorHAnsi"/>
        </w:rPr>
        <w:t>. If a dev</w:t>
      </w:r>
      <w:r w:rsidR="000A12DC">
        <w:rPr>
          <w:rFonts w:eastAsia="Times New Roman" w:cstheme="minorHAnsi"/>
        </w:rPr>
        <w:t xml:space="preserve">ice </w:t>
      </w:r>
      <w:r>
        <w:rPr>
          <w:rFonts w:eastAsia="Times New Roman" w:cstheme="minorHAnsi"/>
        </w:rPr>
        <w:t xml:space="preserve">is </w:t>
      </w:r>
      <w:r w:rsidR="00AF2813" w:rsidRPr="00AF2813">
        <w:rPr>
          <w:rFonts w:eastAsia="Times New Roman" w:cstheme="minorHAnsi"/>
        </w:rPr>
        <w:t>reduced to below 0 charges</w:t>
      </w:r>
      <w:r>
        <w:rPr>
          <w:rFonts w:eastAsia="Times New Roman" w:cstheme="minorHAnsi"/>
        </w:rPr>
        <w:t xml:space="preserve"> (such as with an explosive or firearm)</w:t>
      </w:r>
      <w:r w:rsidR="00AF2813" w:rsidRPr="00AF2813">
        <w:rPr>
          <w:rFonts w:eastAsia="Times New Roman" w:cstheme="minorHAnsi"/>
        </w:rPr>
        <w:t>, the device does not function</w:t>
      </w:r>
      <w:r>
        <w:rPr>
          <w:rFonts w:eastAsia="Times New Roman" w:cstheme="minorHAnsi"/>
        </w:rPr>
        <w:t xml:space="preserve"> unless the condition is removed</w:t>
      </w:r>
      <w:r w:rsidR="00AF2813" w:rsidRPr="00AF2813">
        <w:rPr>
          <w:rFonts w:eastAsia="Times New Roman" w:cstheme="minorHAnsi"/>
        </w:rPr>
        <w:t xml:space="preserve">. </w:t>
      </w:r>
    </w:p>
    <w:p w14:paraId="5B9E2508" w14:textId="77777777" w:rsidR="00147CF4" w:rsidRPr="00AF2813" w:rsidRDefault="00B538DD" w:rsidP="00147CF4">
      <w:pPr>
        <w:ind w:left="720" w:hanging="720"/>
        <w:rPr>
          <w:rFonts w:eastAsia="Times New Roman" w:cstheme="minorHAnsi"/>
          <w:color w:val="000000"/>
        </w:rPr>
      </w:pPr>
      <w:del w:id="6275" w:author="Admin" w:date="2021-05-20T17:07:00Z">
        <w:r w:rsidDel="00147CF4">
          <w:rPr>
            <w:rFonts w:eastAsia="Times New Roman" w:cstheme="minorHAnsi"/>
            <w:color w:val="000000"/>
          </w:rPr>
          <w:delText>5</w:delText>
        </w:r>
      </w:del>
      <w:ins w:id="6276" w:author="Admin" w:date="2021-05-20T17:07:00Z">
        <w:r w:rsidR="00147CF4">
          <w:rPr>
            <w:rFonts w:eastAsia="Times New Roman" w:cstheme="minorHAnsi"/>
            <w:color w:val="000000"/>
          </w:rPr>
          <w:t>8</w:t>
        </w:r>
      </w:ins>
      <w:r w:rsidR="00AF2813">
        <w:rPr>
          <w:rFonts w:eastAsia="Times New Roman" w:cstheme="minorHAnsi"/>
          <w:color w:val="000000"/>
        </w:rPr>
        <w:tab/>
      </w:r>
      <w:r w:rsidR="00AF2813" w:rsidRPr="000F09CE">
        <w:rPr>
          <w:rFonts w:eastAsia="Times New Roman" w:cstheme="minorHAnsi"/>
          <w:i/>
          <w:iCs/>
          <w:color w:val="000000"/>
        </w:rPr>
        <w:t xml:space="preserve">Inefficient </w:t>
      </w:r>
      <w:r w:rsidR="001553B1">
        <w:rPr>
          <w:rFonts w:eastAsia="Times New Roman" w:cstheme="minorHAnsi"/>
          <w:i/>
          <w:iCs/>
          <w:color w:val="000000"/>
        </w:rPr>
        <w:t>Fueling</w:t>
      </w:r>
      <w:r w:rsidR="00AF2813" w:rsidRPr="000F09CE">
        <w:rPr>
          <w:rFonts w:eastAsia="Times New Roman" w:cstheme="minorHAnsi"/>
          <w:i/>
          <w:iCs/>
          <w:color w:val="000000"/>
        </w:rPr>
        <w:t>.</w:t>
      </w:r>
      <w:r w:rsidR="00AF2813" w:rsidRPr="00AF2813">
        <w:rPr>
          <w:rFonts w:eastAsia="Times New Roman" w:cstheme="minorHAnsi"/>
          <w:color w:val="000000"/>
        </w:rPr>
        <w:t xml:space="preserve"> The device consumes fuel at double the normal rate</w:t>
      </w:r>
      <w:r w:rsidR="001553B1" w:rsidRPr="001553B1">
        <w:rPr>
          <w:rFonts w:eastAsia="Times New Roman" w:cstheme="minorHAnsi"/>
        </w:rPr>
        <w:t xml:space="preserve"> </w:t>
      </w:r>
      <w:r w:rsidR="001553B1">
        <w:rPr>
          <w:rFonts w:eastAsia="Times New Roman" w:cstheme="minorHAnsi"/>
        </w:rPr>
        <w:t>unless the condition is removed</w:t>
      </w:r>
      <w:r w:rsidR="00AF2813" w:rsidRPr="00AF2813">
        <w:rPr>
          <w:rFonts w:eastAsia="Times New Roman" w:cstheme="minorHAnsi"/>
          <w:color w:val="000000"/>
        </w:rPr>
        <w:t>.</w:t>
      </w:r>
      <w:r>
        <w:rPr>
          <w:rFonts w:eastAsia="Times New Roman" w:cstheme="minorHAnsi"/>
          <w:color w:val="000000"/>
        </w:rPr>
        <w:t xml:space="preserve"> If it has only one charge, it doesn’t function unless you spend a minute cleaning its engine or internal mechanism. </w:t>
      </w:r>
    </w:p>
    <w:p w14:paraId="5CFF84DD" w14:textId="77777777" w:rsidR="00AC1731" w:rsidRDefault="00AF2813" w:rsidP="00B538DD">
      <w:pPr>
        <w:ind w:left="720" w:hanging="720"/>
        <w:rPr>
          <w:rFonts w:eastAsia="Times New Roman" w:cstheme="minorHAnsi"/>
        </w:rPr>
      </w:pPr>
      <w:r>
        <w:rPr>
          <w:rFonts w:eastAsia="Times New Roman" w:cstheme="minorHAnsi"/>
        </w:rPr>
        <w:t>9</w:t>
      </w:r>
      <w:r>
        <w:rPr>
          <w:rFonts w:eastAsia="Times New Roman" w:cstheme="minorHAnsi"/>
        </w:rPr>
        <w:tab/>
      </w:r>
      <w:r w:rsidR="00B538DD" w:rsidRPr="00B538DD">
        <w:rPr>
          <w:rFonts w:eastAsia="Times New Roman" w:cstheme="minorHAnsi"/>
          <w:i/>
          <w:iCs/>
        </w:rPr>
        <w:t>Jam</w:t>
      </w:r>
      <w:r w:rsidR="00B538DD">
        <w:rPr>
          <w:rFonts w:eastAsia="Times New Roman" w:cstheme="minorHAnsi"/>
        </w:rPr>
        <w:t>/</w:t>
      </w:r>
      <w:r w:rsidR="00AC1731" w:rsidRPr="000F09CE">
        <w:rPr>
          <w:rFonts w:eastAsia="Times New Roman" w:cstheme="minorHAnsi"/>
          <w:i/>
          <w:iCs/>
        </w:rPr>
        <w:t>Overheat.</w:t>
      </w:r>
      <w:r w:rsidR="00AC1731" w:rsidRPr="00AF2813">
        <w:rPr>
          <w:rFonts w:eastAsia="Times New Roman" w:cstheme="minorHAnsi"/>
        </w:rPr>
        <w:t xml:space="preserve"> The device </w:t>
      </w:r>
      <w:r w:rsidR="00B538DD">
        <w:rPr>
          <w:rFonts w:eastAsia="Times New Roman" w:cstheme="minorHAnsi"/>
        </w:rPr>
        <w:t xml:space="preserve">fails to activate, and </w:t>
      </w:r>
      <w:r w:rsidR="00AC1731" w:rsidRPr="00AF2813">
        <w:rPr>
          <w:rFonts w:eastAsia="Times New Roman" w:cstheme="minorHAnsi"/>
        </w:rPr>
        <w:t xml:space="preserve">cannot be used again until one hour passes or until treated for 1 minute by </w:t>
      </w:r>
      <w:r w:rsidR="007378CE">
        <w:rPr>
          <w:rFonts w:eastAsia="Times New Roman" w:cstheme="minorHAnsi"/>
        </w:rPr>
        <w:t>E</w:t>
      </w:r>
      <w:r w:rsidR="00AC1731" w:rsidRPr="00AF2813">
        <w:rPr>
          <w:rFonts w:eastAsia="Times New Roman" w:cstheme="minorHAnsi"/>
        </w:rPr>
        <w:t xml:space="preserve">ngineer’s </w:t>
      </w:r>
      <w:r w:rsidR="007378CE">
        <w:rPr>
          <w:rFonts w:eastAsia="Times New Roman" w:cstheme="minorHAnsi"/>
        </w:rPr>
        <w:t>T</w:t>
      </w:r>
      <w:r w:rsidR="00AC1731" w:rsidRPr="00AF2813">
        <w:rPr>
          <w:rFonts w:eastAsia="Times New Roman" w:cstheme="minorHAnsi"/>
        </w:rPr>
        <w:t xml:space="preserve">ools. If a construct, it stops moving and acts as if paralyzed. </w:t>
      </w:r>
    </w:p>
    <w:p w14:paraId="5198EDC6" w14:textId="77777777" w:rsidR="00AF2813" w:rsidRPr="00AF2813" w:rsidRDefault="00AF2813">
      <w:pPr>
        <w:ind w:left="720" w:hanging="720"/>
        <w:rPr>
          <w:rFonts w:eastAsia="Times New Roman" w:cstheme="minorHAnsi"/>
        </w:rPr>
      </w:pPr>
      <w:r>
        <w:rPr>
          <w:rFonts w:eastAsia="Times New Roman" w:cstheme="minorHAnsi"/>
        </w:rPr>
        <w:lastRenderedPageBreak/>
        <w:t>10</w:t>
      </w:r>
      <w:r>
        <w:rPr>
          <w:rFonts w:eastAsia="Times New Roman" w:cstheme="minorHAnsi"/>
        </w:rPr>
        <w:tab/>
      </w:r>
      <w:r w:rsidR="000D32C5">
        <w:rPr>
          <w:rFonts w:eastAsia="Times New Roman" w:cstheme="minorHAnsi"/>
          <w:i/>
          <w:iCs/>
        </w:rPr>
        <w:t>Never Tell Me the Odds</w:t>
      </w:r>
      <w:r w:rsidRPr="000F09CE">
        <w:rPr>
          <w:rFonts w:eastAsia="Times New Roman" w:cstheme="minorHAnsi"/>
          <w:i/>
          <w:iCs/>
        </w:rPr>
        <w:t>.</w:t>
      </w:r>
      <w:r>
        <w:rPr>
          <w:rFonts w:eastAsia="Times New Roman" w:cstheme="minorHAnsi"/>
        </w:rPr>
        <w:t xml:space="preserve"> </w:t>
      </w:r>
      <w:r w:rsidR="008A26F9">
        <w:rPr>
          <w:rFonts w:eastAsia="Times New Roman" w:cstheme="minorHAnsi"/>
        </w:rPr>
        <w:t xml:space="preserve">Roll a 1d6. On a roll of 1, nothing happens. On a roll from 2-5, the device </w:t>
      </w:r>
      <w:r w:rsidR="000D32C5">
        <w:rPr>
          <w:rFonts w:eastAsia="Times New Roman" w:cstheme="minorHAnsi"/>
        </w:rPr>
        <w:t xml:space="preserve">instantly </w:t>
      </w:r>
      <w:r w:rsidR="008A26F9">
        <w:rPr>
          <w:rFonts w:eastAsia="Times New Roman" w:cstheme="minorHAnsi"/>
        </w:rPr>
        <w:t xml:space="preserve">loses the malfunctioned condition. On a roll of 6, the device not only loses the condition, but </w:t>
      </w:r>
      <w:r w:rsidR="000D32C5">
        <w:rPr>
          <w:rFonts w:eastAsia="Times New Roman" w:cstheme="minorHAnsi"/>
        </w:rPr>
        <w:t xml:space="preserve">also </w:t>
      </w:r>
      <w:r w:rsidR="008A26F9">
        <w:rPr>
          <w:rFonts w:eastAsia="Times New Roman" w:cstheme="minorHAnsi"/>
        </w:rPr>
        <w:t xml:space="preserve">superfunctions (as the Tinker ability). </w:t>
      </w:r>
    </w:p>
    <w:p w14:paraId="72E69673" w14:textId="77777777" w:rsidR="00BC1231" w:rsidRPr="00325A13" w:rsidRDefault="00BC1231" w:rsidP="00325A13">
      <w:pPr>
        <w:rPr>
          <w:rFonts w:cstheme="minorHAnsi"/>
          <w:color w:val="000000"/>
        </w:rPr>
      </w:pPr>
    </w:p>
    <w:p w14:paraId="1326AB99" w14:textId="77777777" w:rsidR="001B1E80" w:rsidRDefault="007A0074" w:rsidP="00325A13">
      <w:pPr>
        <w:rPr>
          <w:rFonts w:cstheme="minorHAnsi"/>
          <w:color w:val="000000"/>
        </w:rPr>
      </w:pPr>
      <w:r w:rsidRPr="00325A13">
        <w:rPr>
          <w:rFonts w:eastAsia="Times New Roman" w:cstheme="minorHAnsi"/>
          <w:i/>
          <w:iCs/>
          <w:color w:val="000000"/>
        </w:rPr>
        <w:t>Scorched.</w:t>
      </w:r>
      <w:r w:rsidRPr="00325A13">
        <w:rPr>
          <w:rFonts w:eastAsia="Times New Roman" w:cstheme="minorHAnsi"/>
          <w:color w:val="000000"/>
        </w:rPr>
        <w:t xml:space="preserve"> Usually inflicted by fire spells, the scorched condition reduces the target’s weapon damage by a number of points equal to 2 (or if brought on by a hostile creature, a number of damage points equal to their proficiency bonus). </w:t>
      </w:r>
      <w:r w:rsidR="001B1E80">
        <w:rPr>
          <w:rFonts w:cstheme="minorHAnsi"/>
          <w:color w:val="000000"/>
        </w:rPr>
        <w:br w:type="page"/>
      </w:r>
    </w:p>
    <w:p w14:paraId="4D91BCC3" w14:textId="77777777" w:rsidR="007A0074" w:rsidRDefault="007A0074">
      <w:pPr>
        <w:pStyle w:val="Heading1"/>
      </w:pPr>
      <w:bookmarkStart w:id="6277" w:name="_Toc54196509"/>
      <w:r>
        <w:lastRenderedPageBreak/>
        <w:t>Appendix B</w:t>
      </w:r>
      <w:r w:rsidR="007B44C0">
        <w:t>:</w:t>
      </w:r>
      <w:r>
        <w:t xml:space="preserve"> Gods of the Warcraft Universe</w:t>
      </w:r>
      <w:bookmarkEnd w:id="6277"/>
    </w:p>
    <w:p w14:paraId="6B0356CF" w14:textId="77777777" w:rsidR="0022249A" w:rsidRDefault="0022249A" w:rsidP="00325A13">
      <w:r>
        <w:t>Dozens of entities are revered</w:t>
      </w:r>
      <w:r w:rsidR="007B44C0">
        <w:t xml:space="preserve"> in the Warcraft universe, often forming cults, churches, and organizations around central tenants</w:t>
      </w:r>
      <w:r>
        <w:t>.</w:t>
      </w:r>
      <w:r w:rsidR="007B44C0">
        <w:t xml:space="preserve"> </w:t>
      </w:r>
    </w:p>
    <w:p w14:paraId="7A263875" w14:textId="77777777" w:rsidR="0034539C" w:rsidRPr="0034539C" w:rsidRDefault="0034539C">
      <w:r w:rsidRPr="0034539C">
        <w:t>Most races possess some sort of cultural faith that reflects their values, fears, and hopes. Some worship gods or demigods as actual beings (either as a God, gods, or demigods is debatable among the races themselves), while some races personify their faiths in the form of a god, but understand that their “god” is really just a symbol of their philosophical beliefs, not an actual being. Ot</w:t>
      </w:r>
      <w:r>
        <w:t>hers, such as Firelord Ragnaros</w:t>
      </w:r>
      <w:r w:rsidRPr="0034539C">
        <w:t xml:space="preserve">, are seen by some to have achieved a god-like status. The Warcraft universe does </w:t>
      </w:r>
      <w:r>
        <w:t xml:space="preserve">has </w:t>
      </w:r>
      <w:r w:rsidRPr="0034539C">
        <w:t>powerful,</w:t>
      </w:r>
      <w:r>
        <w:t xml:space="preserve"> immortal beings, such as Elune, the Old Gods and the Titans</w:t>
      </w:r>
      <w:r w:rsidRPr="0034539C">
        <w:t xml:space="preserve">, and </w:t>
      </w:r>
      <w:r>
        <w:t>their influence greatly affects the world</w:t>
      </w:r>
      <w:r w:rsidRPr="0034539C">
        <w:t>.</w:t>
      </w:r>
    </w:p>
    <w:p w14:paraId="2750EB0C" w14:textId="77777777" w:rsidR="0022249A" w:rsidRDefault="0022249A" w:rsidP="00325A13"/>
    <w:p w14:paraId="6655FFA7" w14:textId="77777777" w:rsidR="0022249A" w:rsidRPr="0022249A" w:rsidRDefault="0022249A">
      <w:pPr>
        <w:rPr>
          <w:b/>
          <w:bCs/>
        </w:rPr>
      </w:pPr>
      <w:r>
        <w:rPr>
          <w:b/>
          <w:bCs/>
        </w:rPr>
        <w:t>Entity</w:t>
      </w:r>
      <w:r>
        <w:rPr>
          <w:b/>
          <w:bCs/>
        </w:rPr>
        <w:tab/>
      </w:r>
      <w:r>
        <w:rPr>
          <w:b/>
          <w:bCs/>
        </w:rPr>
        <w:tab/>
      </w:r>
      <w:r>
        <w:rPr>
          <w:b/>
          <w:bCs/>
        </w:rPr>
        <w:tab/>
      </w:r>
      <w:r w:rsidRPr="0022249A">
        <w:rPr>
          <w:b/>
          <w:bCs/>
        </w:rPr>
        <w:t xml:space="preserve">Alignment </w:t>
      </w:r>
      <w:r>
        <w:rPr>
          <w:b/>
          <w:bCs/>
        </w:rPr>
        <w:tab/>
      </w:r>
      <w:r w:rsidR="00ED431D">
        <w:rPr>
          <w:b/>
          <w:bCs/>
        </w:rPr>
        <w:t>Class</w:t>
      </w:r>
      <w:r w:rsidR="00ED431D">
        <w:rPr>
          <w:b/>
          <w:bCs/>
        </w:rPr>
        <w:tab/>
      </w:r>
      <w:r w:rsidR="00ED431D">
        <w:rPr>
          <w:b/>
          <w:bCs/>
        </w:rPr>
        <w:tab/>
      </w:r>
      <w:r w:rsidR="00ED431D">
        <w:rPr>
          <w:b/>
          <w:bCs/>
        </w:rPr>
        <w:tab/>
      </w:r>
      <w:r>
        <w:rPr>
          <w:b/>
          <w:bCs/>
        </w:rPr>
        <w:tab/>
      </w:r>
      <w:r w:rsidRPr="0022249A">
        <w:rPr>
          <w:b/>
          <w:bCs/>
        </w:rPr>
        <w:t>Symbol</w:t>
      </w:r>
    </w:p>
    <w:p w14:paraId="0C3D90C6" w14:textId="77777777" w:rsidR="0034539C" w:rsidRDefault="0034539C">
      <w:r>
        <w:t>Ancestor Worship</w:t>
      </w:r>
      <w:r>
        <w:tab/>
        <w:t>Neutral</w:t>
      </w:r>
      <w:r>
        <w:tab/>
      </w:r>
      <w:r>
        <w:tab/>
      </w:r>
      <w:r w:rsidR="00ED431D">
        <w:t>Shaman</w:t>
      </w:r>
      <w:r>
        <w:tab/>
      </w:r>
      <w:r>
        <w:tab/>
      </w:r>
      <w:r w:rsidR="00ED431D">
        <w:tab/>
      </w:r>
      <w:r>
        <w:tab/>
      </w:r>
      <w:r w:rsidR="00ED431D">
        <w:t xml:space="preserve">A totem or </w:t>
      </w:r>
      <w:r w:rsidR="00BB3C46">
        <w:t xml:space="preserve">a </w:t>
      </w:r>
      <w:r w:rsidR="00ED431D">
        <w:t>mask</w:t>
      </w:r>
    </w:p>
    <w:p w14:paraId="30E7AD02" w14:textId="77777777" w:rsidR="007B44C0" w:rsidRDefault="007B44C0">
      <w:r>
        <w:t>Burning Legion</w:t>
      </w:r>
      <w:r>
        <w:tab/>
      </w:r>
      <w:r>
        <w:tab/>
        <w:t>Chaotic Evil</w:t>
      </w:r>
      <w:r>
        <w:tab/>
      </w:r>
      <w:r w:rsidR="00ED431D">
        <w:t xml:space="preserve">Warlock </w:t>
      </w:r>
      <w:r>
        <w:tab/>
      </w:r>
      <w:r w:rsidR="00ED431D">
        <w:tab/>
      </w:r>
      <w:r>
        <w:tab/>
      </w:r>
      <w:r w:rsidR="00ED431D">
        <w:t>Stylized green wings</w:t>
      </w:r>
    </w:p>
    <w:p w14:paraId="42E4FE97" w14:textId="77777777" w:rsidR="008D52A6" w:rsidRDefault="008D52A6">
      <w:r>
        <w:t>Dragon worship</w:t>
      </w:r>
      <w:r>
        <w:tab/>
      </w:r>
      <w:r>
        <w:tab/>
        <w:t>Varies</w:t>
      </w:r>
      <w:r>
        <w:tab/>
      </w:r>
      <w:r>
        <w:tab/>
        <w:t>-</w:t>
      </w:r>
      <w:r>
        <w:tab/>
      </w:r>
      <w:r>
        <w:tab/>
      </w:r>
      <w:r>
        <w:tab/>
      </w:r>
      <w:r>
        <w:tab/>
        <w:t>Shadow of a dragon</w:t>
      </w:r>
    </w:p>
    <w:p w14:paraId="6607D107" w14:textId="77777777" w:rsidR="0034539C" w:rsidRDefault="0034539C">
      <w:r>
        <w:t>Druidism</w:t>
      </w:r>
      <w:r w:rsidR="009208C5">
        <w:t xml:space="preserve"> and Elune</w:t>
      </w:r>
      <w:r>
        <w:tab/>
      </w:r>
      <w:r w:rsidR="009208C5">
        <w:t>N</w:t>
      </w:r>
      <w:r>
        <w:t>eutral</w:t>
      </w:r>
      <w:r>
        <w:tab/>
      </w:r>
      <w:r w:rsidR="009208C5">
        <w:t>Good</w:t>
      </w:r>
      <w:r>
        <w:tab/>
      </w:r>
      <w:r w:rsidR="00ED431D">
        <w:t>Druid, moon priestesses</w:t>
      </w:r>
      <w:r>
        <w:tab/>
      </w:r>
      <w:r w:rsidR="00ED431D">
        <w:tab/>
      </w:r>
      <w:r w:rsidR="00BB3C46">
        <w:t>Upwards c</w:t>
      </w:r>
      <w:r w:rsidR="009208C5">
        <w:t xml:space="preserve">rescent </w:t>
      </w:r>
    </w:p>
    <w:p w14:paraId="54EAE224" w14:textId="77777777" w:rsidR="007B44C0" w:rsidRDefault="007B44C0">
      <w:r>
        <w:t>Forgotten Shadow</w:t>
      </w:r>
      <w:r>
        <w:tab/>
        <w:t>Chaotic Neutral</w:t>
      </w:r>
      <w:r>
        <w:tab/>
        <w:t>Shadow</w:t>
      </w:r>
      <w:r w:rsidR="00ED431D">
        <w:t xml:space="preserve"> priests</w:t>
      </w:r>
      <w:r w:rsidR="00ED431D">
        <w:tab/>
      </w:r>
      <w:r w:rsidR="00ED431D">
        <w:tab/>
      </w:r>
      <w:r w:rsidR="00ED431D">
        <w:tab/>
        <w:t xml:space="preserve">A reverse </w:t>
      </w:r>
      <w:r w:rsidR="00BB3C46">
        <w:t>h</w:t>
      </w:r>
      <w:r w:rsidR="00ED431D">
        <w:t xml:space="preserve">oly </w:t>
      </w:r>
      <w:r w:rsidR="00BB3C46">
        <w:t>m</w:t>
      </w:r>
      <w:r w:rsidR="00ED431D">
        <w:t>ark</w:t>
      </w:r>
    </w:p>
    <w:p w14:paraId="51F26ECC" w14:textId="77777777" w:rsidR="0022249A" w:rsidRDefault="0022249A">
      <w:r>
        <w:t>Holy Light</w:t>
      </w:r>
      <w:r w:rsidR="00ED431D">
        <w:tab/>
      </w:r>
      <w:r>
        <w:tab/>
        <w:t>Lawful Good</w:t>
      </w:r>
      <w:r>
        <w:tab/>
        <w:t>Holy</w:t>
      </w:r>
      <w:r w:rsidR="00ED431D">
        <w:t xml:space="preserve"> priests, paladins</w:t>
      </w:r>
      <w:r>
        <w:tab/>
      </w:r>
      <w:r w:rsidR="00ED431D">
        <w:tab/>
      </w:r>
      <w:r w:rsidR="00BB3C46">
        <w:t>The h</w:t>
      </w:r>
      <w:r w:rsidR="00ED431D">
        <w:t xml:space="preserve">oly </w:t>
      </w:r>
      <w:r w:rsidR="00BB3C46">
        <w:t>m</w:t>
      </w:r>
      <w:r w:rsidR="00ED431D">
        <w:t xml:space="preserve">ark </w:t>
      </w:r>
    </w:p>
    <w:p w14:paraId="5C915B47" w14:textId="77777777" w:rsidR="007B44C0" w:rsidRDefault="007B44C0">
      <w:r>
        <w:t>Lich King</w:t>
      </w:r>
      <w:r w:rsidR="00ED431D">
        <w:tab/>
      </w:r>
      <w:r>
        <w:tab/>
        <w:t>Lawful Evil</w:t>
      </w:r>
      <w:r>
        <w:tab/>
      </w:r>
      <w:r w:rsidR="00ED431D">
        <w:t>Death priests, death knights</w:t>
      </w:r>
      <w:r>
        <w:tab/>
      </w:r>
      <w:r w:rsidR="00BC1231">
        <w:t>S</w:t>
      </w:r>
      <w:r w:rsidR="00ED431D">
        <w:t>kull</w:t>
      </w:r>
      <w:r w:rsidR="00BC1231">
        <w:t xml:space="preserve"> and runeblade</w:t>
      </w:r>
    </w:p>
    <w:p w14:paraId="4F67A475" w14:textId="77777777" w:rsidR="0022249A" w:rsidRDefault="0022249A">
      <w:r>
        <w:t>Titans</w:t>
      </w:r>
      <w:r w:rsidR="00ED431D">
        <w:tab/>
      </w:r>
      <w:r w:rsidR="00ED431D">
        <w:tab/>
      </w:r>
      <w:r>
        <w:tab/>
        <w:t>Lawful Neutral</w:t>
      </w:r>
      <w:r>
        <w:tab/>
      </w:r>
      <w:r w:rsidR="00ED431D">
        <w:t>-</w:t>
      </w:r>
      <w:r w:rsidR="00ED431D">
        <w:tab/>
      </w:r>
      <w:r>
        <w:tab/>
      </w:r>
      <w:r w:rsidR="00ED431D">
        <w:tab/>
      </w:r>
      <w:r>
        <w:tab/>
      </w:r>
      <w:r w:rsidR="00ED431D">
        <w:t xml:space="preserve">A stylized </w:t>
      </w:r>
      <w:r w:rsidR="00BB3C46">
        <w:t xml:space="preserve">blue </w:t>
      </w:r>
      <w:r w:rsidR="00ED431D">
        <w:t>rune</w:t>
      </w:r>
    </w:p>
    <w:p w14:paraId="561D0B66" w14:textId="77777777" w:rsidR="00BC1231" w:rsidRDefault="00BC1231">
      <w:r>
        <w:t>Void Lords, Old Gods</w:t>
      </w:r>
      <w:r>
        <w:tab/>
        <w:t>Neutral Evil</w:t>
      </w:r>
      <w:r>
        <w:tab/>
        <w:t>Mad shadow priests</w:t>
      </w:r>
      <w:r>
        <w:tab/>
      </w:r>
      <w:r>
        <w:tab/>
        <w:t>A black</w:t>
      </w:r>
      <w:r w:rsidR="00BB3C46">
        <w:t>-violet</w:t>
      </w:r>
      <w:r>
        <w:t xml:space="preserve"> </w:t>
      </w:r>
      <w:r w:rsidR="00BB3C46">
        <w:t>sphere</w:t>
      </w:r>
    </w:p>
    <w:p w14:paraId="334B1B4D" w14:textId="77777777" w:rsidR="00ED431D" w:rsidRDefault="008D52A6">
      <w:r>
        <w:t>Voodoo and Loa</w:t>
      </w:r>
      <w:r>
        <w:tab/>
        <w:t>-</w:t>
      </w:r>
      <w:r>
        <w:tab/>
      </w:r>
      <w:r>
        <w:tab/>
      </w:r>
      <w:r w:rsidR="00BB3C46">
        <w:t>See description</w:t>
      </w:r>
      <w:r w:rsidR="00BB3C46">
        <w:tab/>
      </w:r>
      <w:r w:rsidR="00BB3C46">
        <w:tab/>
      </w:r>
      <w:r>
        <w:tab/>
      </w:r>
      <w:r w:rsidR="00BB3C46">
        <w:t>-</w:t>
      </w:r>
    </w:p>
    <w:p w14:paraId="63632B3E" w14:textId="77777777" w:rsidR="008D52A6" w:rsidRDefault="008D52A6"/>
    <w:p w14:paraId="6E7ED44B" w14:textId="77777777" w:rsidR="00ED431D" w:rsidRDefault="00ED431D">
      <w:pPr>
        <w:rPr>
          <w:b/>
          <w:bCs/>
        </w:rPr>
      </w:pPr>
      <w:r>
        <w:rPr>
          <w:b/>
          <w:bCs/>
        </w:rPr>
        <w:t xml:space="preserve">Ancestor Worship </w:t>
      </w:r>
    </w:p>
    <w:p w14:paraId="12A33B3C" w14:textId="77777777" w:rsidR="00ED431D" w:rsidRDefault="00ED431D">
      <w:r>
        <w:rPr>
          <w:i/>
          <w:iCs/>
        </w:rPr>
        <w:t xml:space="preserve">Tenants. </w:t>
      </w:r>
      <w:r>
        <w:t>Ancestor worship has no set tenants</w:t>
      </w:r>
      <w:r w:rsidR="00237384">
        <w:t xml:space="preserve"> save for that of individual ancestors</w:t>
      </w:r>
      <w:r>
        <w:t xml:space="preserve">, as just as some shamans negotiate with the spirits and channel their ancestral echoes to utilize shamanistic abilities, so exist dark shamans who bind and force the elements to do their bidding. </w:t>
      </w:r>
    </w:p>
    <w:p w14:paraId="1B241530" w14:textId="77777777" w:rsidR="00ED431D" w:rsidRPr="00842532" w:rsidRDefault="00ED431D">
      <w:r>
        <w:rPr>
          <w:i/>
          <w:iCs/>
        </w:rPr>
        <w:t xml:space="preserve">Representatives. </w:t>
      </w:r>
      <w:r>
        <w:t xml:space="preserve">Elementals and spirit animals are often considered representatives of shamanism. </w:t>
      </w:r>
    </w:p>
    <w:p w14:paraId="524D823E" w14:textId="77777777" w:rsidR="00ED431D" w:rsidRDefault="00ED431D">
      <w:r w:rsidRPr="00842532">
        <w:t xml:space="preserve">Shamanism </w:t>
      </w:r>
      <w:r>
        <w:t xml:space="preserve">intersects with ancestor worship on many levels, as the dance of the elements include the spirits of earth, fire, air, water, and life. </w:t>
      </w:r>
    </w:p>
    <w:p w14:paraId="028A5A05" w14:textId="77777777" w:rsidR="00BC1231" w:rsidRDefault="00BC1231"/>
    <w:p w14:paraId="10AC2EF6" w14:textId="77777777" w:rsidR="00BC1231" w:rsidRDefault="00BC1231">
      <w:pPr>
        <w:rPr>
          <w:b/>
          <w:bCs/>
        </w:rPr>
      </w:pPr>
      <w:r>
        <w:rPr>
          <w:b/>
          <w:bCs/>
        </w:rPr>
        <w:t>Burning Legion</w:t>
      </w:r>
    </w:p>
    <w:p w14:paraId="38924F3D" w14:textId="77777777" w:rsidR="00BC1231" w:rsidRDefault="00BC1231">
      <w:r>
        <w:rPr>
          <w:i/>
          <w:iCs/>
        </w:rPr>
        <w:t xml:space="preserve">Tenants. </w:t>
      </w:r>
      <w:r>
        <w:t xml:space="preserve">The Burning Legion believes that </w:t>
      </w:r>
      <w:r w:rsidRPr="009208C5">
        <w:t xml:space="preserve">to purge the cosmos of all life </w:t>
      </w:r>
      <w:r>
        <w:t xml:space="preserve">is better than to leave it </w:t>
      </w:r>
      <w:r w:rsidRPr="009208C5">
        <w:t>ripped apart by the Void</w:t>
      </w:r>
      <w:r>
        <w:t>, for they believe no other force can stop the Void but they, and despise all others.</w:t>
      </w:r>
    </w:p>
    <w:p w14:paraId="5FF6A6A8" w14:textId="77777777" w:rsidR="00BC1231" w:rsidRPr="00842532" w:rsidRDefault="00BC1231">
      <w:r>
        <w:rPr>
          <w:i/>
          <w:iCs/>
        </w:rPr>
        <w:t xml:space="preserve">Representatives. </w:t>
      </w:r>
      <w:r>
        <w:t xml:space="preserve">The demons of the Burning Legion and other races so suffused with fel magic that they are no different from demons. </w:t>
      </w:r>
    </w:p>
    <w:p w14:paraId="14647086" w14:textId="77777777" w:rsidR="00BC1231" w:rsidRDefault="00BC1231">
      <w:r>
        <w:t xml:space="preserve">The Burning Legion (simply the Legion or the Burning Shadow) is a vast, innumerable army of demons and corrupted races who seek to destroy all life. The fallen Titan Sargeras created it with the purpose of destroying all world-souls in the universe in order to prevent the void lords from corrupting them, which would lead to the birth of a dark titan, a being of unspeakable evil that would utterly dominate the universe. </w:t>
      </w:r>
    </w:p>
    <w:p w14:paraId="6C3D70F6" w14:textId="77777777" w:rsidR="00BC1231" w:rsidRDefault="00BC1231">
      <w:r>
        <w:t>The Legion is responsible for the annihilation of countless species and some entire planets across the Great Dark Beyond, and it transcends all universes destroying their possible worlds in the grand Burning Crusade. Thrice it has invaded Azeroth, and was only beaten back at a terrible cost every time. Much of Azeroth'</w:t>
      </w:r>
      <w:r w:rsidR="005319C6">
        <w:t>s history — including the First, Second</w:t>
      </w:r>
      <w:r>
        <w:t xml:space="preserve">, and Third War — was due to the Legion's influence. It can be said that the Legion is Azeroth's nemesis, since it caused the </w:t>
      </w:r>
      <w:r>
        <w:lastRenderedPageBreak/>
        <w:t>Sundering of Kalimdor, corrupted the orcs and sent them to invade Azeroth, created the Lich King, and was the source of most of Azeroth's scars. Finally, it should be noted that Azeroth is the only known planet that the Legion has ever failed to conquer.</w:t>
      </w:r>
    </w:p>
    <w:p w14:paraId="0C23749F" w14:textId="77777777" w:rsidR="0022249A" w:rsidRDefault="0022249A"/>
    <w:p w14:paraId="473DB6ED" w14:textId="77777777" w:rsidR="0034539C" w:rsidRDefault="0034539C">
      <w:pPr>
        <w:rPr>
          <w:b/>
          <w:bCs/>
        </w:rPr>
      </w:pPr>
      <w:r w:rsidRPr="00325A13">
        <w:rPr>
          <w:b/>
          <w:bCs/>
        </w:rPr>
        <w:t>Druidism</w:t>
      </w:r>
      <w:r w:rsidR="009208C5">
        <w:rPr>
          <w:b/>
          <w:bCs/>
        </w:rPr>
        <w:t xml:space="preserve"> and Elune Priesthood</w:t>
      </w:r>
    </w:p>
    <w:p w14:paraId="259F80A9" w14:textId="77777777" w:rsidR="0034539C" w:rsidRDefault="0034539C" w:rsidP="00CC0130">
      <w:r>
        <w:rPr>
          <w:i/>
          <w:iCs/>
        </w:rPr>
        <w:t xml:space="preserve">Tenants. </w:t>
      </w:r>
      <w:r>
        <w:t>Respect for the wilds, reverence of Wild Gods</w:t>
      </w:r>
      <w:r w:rsidR="00CC0130">
        <w:t xml:space="preserve">, with </w:t>
      </w:r>
      <w:r>
        <w:t>Elune</w:t>
      </w:r>
      <w:r w:rsidR="00CC0130">
        <w:t xml:space="preserve"> as a prime among them</w:t>
      </w:r>
    </w:p>
    <w:p w14:paraId="73178FB6" w14:textId="77777777" w:rsidR="0034539C" w:rsidRPr="0034539C" w:rsidRDefault="0034539C">
      <w:r>
        <w:rPr>
          <w:i/>
          <w:iCs/>
        </w:rPr>
        <w:t xml:space="preserve">Representatives. </w:t>
      </w:r>
      <w:r>
        <w:t>Fey and beings from the Emerald Dream</w:t>
      </w:r>
    </w:p>
    <w:p w14:paraId="69F11B6C" w14:textId="77777777" w:rsidR="0034539C" w:rsidRDefault="0034539C">
      <w:r>
        <w:t xml:space="preserve">Druidism </w:t>
      </w:r>
      <w:r w:rsidR="009208C5">
        <w:t xml:space="preserve">and the Priesthood of Elune </w:t>
      </w:r>
      <w:r>
        <w:t xml:space="preserve">is a </w:t>
      </w:r>
      <w:r w:rsidRPr="0034539C">
        <w:t xml:space="preserve">spiritual </w:t>
      </w:r>
      <w:r>
        <w:t>path</w:t>
      </w:r>
      <w:r w:rsidRPr="0034539C">
        <w:t xml:space="preserve">: firstly acknowledging and honoring each spirit as an individual life; secondly honoring the </w:t>
      </w:r>
      <w:r w:rsidR="00ED431D">
        <w:t>Wild Gods, which is headed by the Moon G</w:t>
      </w:r>
      <w:r w:rsidRPr="0034539C">
        <w:t>oddess Elune (known to the Tauren as Mu'sha),</w:t>
      </w:r>
      <w:r>
        <w:t xml:space="preserve"> the only true deity on Azeroth</w:t>
      </w:r>
      <w:r w:rsidRPr="0034539C">
        <w:t xml:space="preserve">. </w:t>
      </w:r>
      <w:r>
        <w:t xml:space="preserve">Druidism is </w:t>
      </w:r>
      <w:r w:rsidR="00ED431D">
        <w:t xml:space="preserve">historically tied </w:t>
      </w:r>
      <w:r>
        <w:t>to worshipping Elune</w:t>
      </w:r>
      <w:r w:rsidR="00ED431D">
        <w:t xml:space="preserve"> and the rest of the Wild Gods</w:t>
      </w:r>
      <w:r>
        <w:t xml:space="preserve">, </w:t>
      </w:r>
      <w:r w:rsidR="00ED431D">
        <w:t xml:space="preserve">and </w:t>
      </w:r>
      <w:r>
        <w:t>both faiths are clo</w:t>
      </w:r>
      <w:r w:rsidR="00CC0130">
        <w:t>se enough to be considered one.</w:t>
      </w:r>
    </w:p>
    <w:p w14:paraId="61B5E40F" w14:textId="77777777" w:rsidR="0034539C" w:rsidRPr="0034539C" w:rsidRDefault="0034539C">
      <w:r w:rsidRPr="0034539C">
        <w:t xml:space="preserve">The druids </w:t>
      </w:r>
      <w:r w:rsidR="009208C5">
        <w:t xml:space="preserve">and priestesses </w:t>
      </w:r>
      <w:r w:rsidRPr="0034539C">
        <w:t xml:space="preserve">seek guidance — or interference — from the spirits, asking the small spirits for small tasks and entreating Elune or one of the other wise and powerful spirits of the forests for more significant tasks. They see their forests as havens for living spirits, and as such are bound to defend them. It has become the highest priority for the </w:t>
      </w:r>
      <w:r>
        <w:t>C</w:t>
      </w:r>
      <w:r w:rsidRPr="0034539C">
        <w:t xml:space="preserve">enarion </w:t>
      </w:r>
      <w:r>
        <w:t>C</w:t>
      </w:r>
      <w:r w:rsidRPr="0034539C">
        <w:t>ircle to heal the corruption of their precious forests caused by the demonic and undead invasion of the Third W</w:t>
      </w:r>
      <w:r>
        <w:t>ar</w:t>
      </w:r>
      <w:r w:rsidRPr="0034539C">
        <w:t>. As the spirits have served them for thousands of years, the druids seek to give back to the spirits by healing the very living woods.</w:t>
      </w:r>
    </w:p>
    <w:p w14:paraId="19FB0DE2" w14:textId="77777777" w:rsidR="0034539C" w:rsidRDefault="0034539C"/>
    <w:p w14:paraId="4F50694C" w14:textId="77777777" w:rsidR="00BC1231" w:rsidRDefault="00BC1231">
      <w:pPr>
        <w:rPr>
          <w:b/>
          <w:bCs/>
        </w:rPr>
      </w:pPr>
      <w:r>
        <w:rPr>
          <w:b/>
          <w:bCs/>
        </w:rPr>
        <w:t>Forgotten Shadow</w:t>
      </w:r>
    </w:p>
    <w:p w14:paraId="5AE46C6A" w14:textId="77777777" w:rsidR="00BC1231" w:rsidRDefault="00BC1231">
      <w:r w:rsidRPr="00842532">
        <w:rPr>
          <w:i/>
          <w:iCs/>
        </w:rPr>
        <w:t xml:space="preserve">Tenants. </w:t>
      </w:r>
      <w:r w:rsidRPr="00842532">
        <w:t>The three virtues of the Forgotten Shadow</w:t>
      </w:r>
      <w:r>
        <w:rPr>
          <w:i/>
          <w:iCs/>
        </w:rPr>
        <w:t xml:space="preserve"> </w:t>
      </w:r>
      <w:r>
        <w:t>are death (where death is the gateway to ascension, but must be balanced with life), compassion (though often reserved for other cultists, the forgotten shadow believes that bettering the self positively influences the universe in a positive cycle), and ascension (where the follower of the forgotten shadow gains the power to transcend death, becoming invulnerable, invincible and eternal. In essence, he becomes a god.)</w:t>
      </w:r>
    </w:p>
    <w:p w14:paraId="081FF641" w14:textId="77777777" w:rsidR="00BC1231" w:rsidRPr="00842532" w:rsidRDefault="00BC1231">
      <w:r>
        <w:rPr>
          <w:i/>
          <w:iCs/>
        </w:rPr>
        <w:t xml:space="preserve">Representatives. </w:t>
      </w:r>
      <w:r>
        <w:t xml:space="preserve">The cult is acknowledged only in the lands of the Forsaken. </w:t>
      </w:r>
    </w:p>
    <w:p w14:paraId="4D36C3A0" w14:textId="77777777" w:rsidR="00BC1231" w:rsidRPr="00842532" w:rsidRDefault="00BC1231">
      <w:r w:rsidRPr="00842532">
        <w:t xml:space="preserve">The Cult of Forgotten Shadows (or Cult of the Forgotten Shadow) </w:t>
      </w:r>
      <w:r>
        <w:t xml:space="preserve">is </w:t>
      </w:r>
      <w:r w:rsidRPr="00842532">
        <w:t xml:space="preserve">a group considered heretical by most, </w:t>
      </w:r>
      <w:r>
        <w:t xml:space="preserve">who </w:t>
      </w:r>
      <w:r w:rsidRPr="00842532">
        <w:t>believe that dark energy practitioners are just as vital to the survival of life and reality (which they call "the Shadow") as wielders of the Light. The cult preaches balance, mandating that shadow priests must never forget the dangers of falling too deep into the dark energies they manipulate, for it is often too hard to find one's way back to the Shadow from the deep reaches of the darkness.</w:t>
      </w:r>
      <w:r>
        <w:t xml:space="preserve"> Those who upset the balance end up mad, or worse, serving the Void Lords. </w:t>
      </w:r>
    </w:p>
    <w:p w14:paraId="48FBAAD0" w14:textId="77777777" w:rsidR="00BC1231" w:rsidRDefault="00BC1231">
      <w:r>
        <w:t xml:space="preserve">The Cult of Forgotten Shadow teaches that the Forsaken of Azeroth were too weak to ascend. Their undead state is a curse brought on by that weakness. Once the Forsaken learn to master themselves and control the world around them, they shake off that curse and become what they always should have been. </w:t>
      </w:r>
    </w:p>
    <w:p w14:paraId="79D4D7A8" w14:textId="77777777" w:rsidR="00BC1231" w:rsidRDefault="00BC1231">
      <w:pPr>
        <w:rPr>
          <w:b/>
          <w:bCs/>
        </w:rPr>
      </w:pPr>
    </w:p>
    <w:p w14:paraId="75625006" w14:textId="77777777" w:rsidR="007B44C0" w:rsidRDefault="007B44C0" w:rsidP="00325A13">
      <w:r w:rsidRPr="00325A13">
        <w:rPr>
          <w:b/>
          <w:bCs/>
        </w:rPr>
        <w:t xml:space="preserve">Holy Light </w:t>
      </w:r>
    </w:p>
    <w:p w14:paraId="57A4EA18" w14:textId="77777777" w:rsidR="007B44C0" w:rsidRPr="00325A13" w:rsidRDefault="007B44C0" w:rsidP="00CC0130">
      <w:r w:rsidRPr="00511A4E">
        <w:rPr>
          <w:i/>
          <w:iCs/>
        </w:rPr>
        <w:t>Tenants</w:t>
      </w:r>
      <w:r>
        <w:rPr>
          <w:i/>
          <w:iCs/>
        </w:rPr>
        <w:t xml:space="preserve">. </w:t>
      </w:r>
      <w:r w:rsidR="0034539C">
        <w:t xml:space="preserve">The three virtues of the Holy Light are respect (where one must respect all that is, and the connections things share with one another in the universe), compassion (as a follower of the </w:t>
      </w:r>
      <w:r w:rsidR="00523E00">
        <w:t>holy light believes that bettering the universe benefits himself in return as a positive cycle</w:t>
      </w:r>
      <w:r w:rsidR="0034539C">
        <w:t>), and tenacity (</w:t>
      </w:r>
      <w:r w:rsidR="0034539C" w:rsidRPr="0034539C">
        <w:t xml:space="preserve">training under the Holy Light that weeds out the unfaithful, </w:t>
      </w:r>
      <w:r w:rsidR="0034539C">
        <w:t xml:space="preserve">for </w:t>
      </w:r>
      <w:r w:rsidR="0034539C" w:rsidRPr="0034539C">
        <w:t>true dedication takes years</w:t>
      </w:r>
      <w:r w:rsidR="00523E00">
        <w:t>, and positivity prevents time eroding an adherent’s will</w:t>
      </w:r>
      <w:r w:rsidR="0034539C">
        <w:t>)</w:t>
      </w:r>
      <w:r w:rsidR="00CC0130">
        <w:t xml:space="preserve">. In some respects, it can be described as divine humanism. </w:t>
      </w:r>
    </w:p>
    <w:p w14:paraId="6CB5748E" w14:textId="77777777" w:rsidR="007B44C0" w:rsidRPr="00325A13" w:rsidRDefault="007B44C0" w:rsidP="00325A13">
      <w:pPr>
        <w:rPr>
          <w:b/>
          <w:bCs/>
          <w:i/>
          <w:iCs/>
        </w:rPr>
      </w:pPr>
      <w:r>
        <w:rPr>
          <w:i/>
          <w:iCs/>
        </w:rPr>
        <w:t xml:space="preserve">Representatives. </w:t>
      </w:r>
      <w:r>
        <w:t>Naaru, providing healing and protection</w:t>
      </w:r>
    </w:p>
    <w:p w14:paraId="084563A0" w14:textId="77777777" w:rsidR="007B44C0" w:rsidRDefault="007B44C0" w:rsidP="00325A13">
      <w:r>
        <w:lastRenderedPageBreak/>
        <w:t>The holy light whispers and grants power to those who follow their ideals, regardless if they show the same alignment as the entity itself. In a dark world with few good forces, the holy light is one of the few shining sources of goodness in the world, with its representatives.</w:t>
      </w:r>
    </w:p>
    <w:p w14:paraId="690BA44D" w14:textId="77777777" w:rsidR="00ED431D" w:rsidRDefault="00ED431D" w:rsidP="00325A13">
      <w:r>
        <w:t>The Holy Mark is an upright line middling two half-circles one pointing up, and one pointing down (or as the Celtic Cross without the middle line).</w:t>
      </w:r>
    </w:p>
    <w:p w14:paraId="7EAAFA22" w14:textId="77777777" w:rsidR="0034539C" w:rsidRDefault="0034539C" w:rsidP="00325A13"/>
    <w:p w14:paraId="004AD43B" w14:textId="77777777" w:rsidR="00237384" w:rsidRDefault="00237384" w:rsidP="00237384">
      <w:pPr>
        <w:rPr>
          <w:b/>
          <w:bCs/>
        </w:rPr>
      </w:pPr>
      <w:r>
        <w:rPr>
          <w:b/>
          <w:bCs/>
        </w:rPr>
        <w:t>Lich King</w:t>
      </w:r>
    </w:p>
    <w:p w14:paraId="51BC81DF" w14:textId="77777777" w:rsidR="00237384" w:rsidRDefault="00237384" w:rsidP="00237384">
      <w:r>
        <w:rPr>
          <w:i/>
          <w:iCs/>
        </w:rPr>
        <w:t xml:space="preserve">Tenants. </w:t>
      </w:r>
      <w:r>
        <w:t xml:space="preserve">The Lich King has no real tenants, but idolizing him as a paragon of mastery over death led to the development of the priesthood of the Forgotten Shadow. The Lich King himself desires complete dominion over Azeroth and banishing the Burning Legion from it. Whether the army he builds is to stand against the Void Lords’ attempts to take over the planet and conquer the world-spirit Azeroth for himself is known only to him. </w:t>
      </w:r>
    </w:p>
    <w:p w14:paraId="47CF28D2" w14:textId="77777777" w:rsidR="00237384" w:rsidRDefault="00237384" w:rsidP="00237384">
      <w:r>
        <w:rPr>
          <w:i/>
          <w:iCs/>
        </w:rPr>
        <w:t xml:space="preserve">Representatives. </w:t>
      </w:r>
      <w:r>
        <w:t>The Scourge and the Cult of the Damned</w:t>
      </w:r>
    </w:p>
    <w:p w14:paraId="715DDC39" w14:textId="77777777" w:rsidR="00237384" w:rsidRPr="00BC1231" w:rsidRDefault="00237384" w:rsidP="00237384">
      <w:r w:rsidRPr="00BC1231">
        <w:t xml:space="preserve">Created initially as the precursor to an invasion by the Burning Legion after their previous failures, the Scourge broke free from their demonic masters and </w:t>
      </w:r>
      <w:r>
        <w:t>aided in the Legion’s defeat at Mount Hyjal in the Third War. U</w:t>
      </w:r>
      <w:r w:rsidRPr="00BC1231">
        <w:t>nder the i</w:t>
      </w:r>
      <w:r>
        <w:t xml:space="preserve">ron rule of the dread Lich King, a being formed of Ner’zhul (the former orc shaman and warchief of the Shadowmoon clan) and Arthas Menethil (the former human paladin and crown prince of Lordaeron), the Scourge </w:t>
      </w:r>
      <w:r w:rsidRPr="00BC1231">
        <w:t>built up their power base on th</w:t>
      </w:r>
      <w:r>
        <w:t>e Arctic continent of Northrend</w:t>
      </w:r>
      <w:r w:rsidRPr="00BC1231">
        <w:t>. Their influence spreads throughout Northrend, as well as the Plaguelands in northern Lorda</w:t>
      </w:r>
      <w:r>
        <w:t xml:space="preserve">eron and southern Quel’Thalas, </w:t>
      </w:r>
      <w:r w:rsidRPr="00BC1231">
        <w:t>and even Kalimdor to a small degree. A terrifying and insidious enemy, the Scourge remains perhaps the most dangerous threat to the world of Azeroth.</w:t>
      </w:r>
    </w:p>
    <w:p w14:paraId="38D6720A" w14:textId="77777777" w:rsidR="00237384" w:rsidRPr="00511A4E" w:rsidRDefault="00237384" w:rsidP="00325A13"/>
    <w:p w14:paraId="15E1C2E0" w14:textId="77777777" w:rsidR="007B44C0" w:rsidRPr="00511A4E" w:rsidRDefault="007B44C0" w:rsidP="00325A13">
      <w:r>
        <w:rPr>
          <w:b/>
          <w:bCs/>
        </w:rPr>
        <w:t>Titans</w:t>
      </w:r>
    </w:p>
    <w:p w14:paraId="10FDCBAB" w14:textId="77777777" w:rsidR="009208C5" w:rsidRDefault="009208C5">
      <w:r>
        <w:rPr>
          <w:i/>
          <w:iCs/>
        </w:rPr>
        <w:t xml:space="preserve">Tenants. </w:t>
      </w:r>
      <w:r>
        <w:t xml:space="preserve">The virtues of titans are order (banishing chaos and ordering the Great Dark Beyond), compassion (imbuing their power and protecting lesser races until they reach their full potential), and preservation (destroying corruptive influences such as Old Gods, Void Lords, and demons of all kinds). </w:t>
      </w:r>
    </w:p>
    <w:p w14:paraId="737B0CC0" w14:textId="77777777" w:rsidR="009208C5" w:rsidRPr="009208C5" w:rsidRDefault="009208C5">
      <w:r>
        <w:rPr>
          <w:i/>
          <w:iCs/>
        </w:rPr>
        <w:t xml:space="preserve">Representatives. </w:t>
      </w:r>
      <w:r>
        <w:t xml:space="preserve">The creations of the Titans are usually considered their representatives. Although most are missing in Azeroth, there are yet relics left from the primordial days where Titans visited the planet. </w:t>
      </w:r>
    </w:p>
    <w:p w14:paraId="52A51357" w14:textId="77777777" w:rsidR="009208C5" w:rsidRDefault="00523E00">
      <w:r w:rsidRPr="00523E00">
        <w:t>The titans are a race of colossal, planet-sized cosmic beings, composed of arcane magic and the primordial matter from which the universe was born. They roamed across the cosmos like walking worlds, imbued with the raw power of creation itself. The titans used this incredible force to find and awaken others of their kind. Hailing from the far reaches of the cosmos, they shaped and brought life and order to countless worl</w:t>
      </w:r>
      <w:r>
        <w:t>ds across the Great Dark Beyond</w:t>
      </w:r>
      <w:r w:rsidRPr="00523E00">
        <w:t>. They were described as perfect and majestic be</w:t>
      </w:r>
      <w:r>
        <w:t>ings who are akin to gods</w:t>
      </w:r>
      <w:r w:rsidRPr="00523E00">
        <w:t xml:space="preserve">. </w:t>
      </w:r>
      <w:r w:rsidR="009208C5">
        <w:t xml:space="preserve">Knowledge of them is very scarce, and there are more legends and theories of them than facts, with the only ones who have an inkling of their powers (or even their existence) are beings the Titans directly interacted with eons ago, such as the leaders of the Dragonflights, the Old Gods, and the Titans’ creations (such as the Earthen). </w:t>
      </w:r>
    </w:p>
    <w:p w14:paraId="21E3D888" w14:textId="77777777" w:rsidR="009208C5" w:rsidRDefault="009208C5">
      <w:r>
        <w:t xml:space="preserve">Unknown to most in Azeroth, the </w:t>
      </w:r>
      <w:r w:rsidRPr="009208C5">
        <w:t xml:space="preserve">Titans are heavily tied to the cosmic force known as </w:t>
      </w:r>
      <w:r>
        <w:t>the arcane</w:t>
      </w:r>
      <w:r w:rsidRPr="009208C5">
        <w:t xml:space="preserve">. In fact, </w:t>
      </w:r>
      <w:r>
        <w:t xml:space="preserve">it </w:t>
      </w:r>
      <w:r w:rsidRPr="009208C5">
        <w:t>is their very lifeblood</w:t>
      </w:r>
      <w:r>
        <w:t>, for t</w:t>
      </w:r>
      <w:r w:rsidRPr="009208C5">
        <w:t xml:space="preserve">he original Well of </w:t>
      </w:r>
      <w:r>
        <w:t>Eternity</w:t>
      </w:r>
      <w:r w:rsidRPr="009208C5">
        <w:t xml:space="preserve">, an enormous lake of volatile arcane energies, was literally the </w:t>
      </w:r>
      <w:r>
        <w:t>literal blood of Azeroth's world-soul</w:t>
      </w:r>
      <w:r w:rsidRPr="009208C5">
        <w:t xml:space="preserve">. They are also uniquely susceptible to fel magic. </w:t>
      </w:r>
      <w:r>
        <w:t>A w</w:t>
      </w:r>
      <w:r w:rsidRPr="009208C5">
        <w:t>orld-soul is the name</w:t>
      </w:r>
      <w:r>
        <w:t xml:space="preserve"> given to the spirit of a titan</w:t>
      </w:r>
      <w:r w:rsidRPr="009208C5">
        <w:t>. The first and most vulnerable stage of a titan's life, world-souls are powerful, nascent titan souls who originate as masses of energy spun out into the cosmo</w:t>
      </w:r>
      <w:r>
        <w:t>s at the moment of its creation</w:t>
      </w:r>
      <w:r w:rsidRPr="009208C5">
        <w:t xml:space="preserve">, eventually finding comfort in the warmth of a sun. In time, a planet coalesces around the newly-formed world-soul, protecting it as it grows. These nascent titan souls exist within the fiery cores of a small number of </w:t>
      </w:r>
      <w:r w:rsidRPr="009208C5">
        <w:lastRenderedPageBreak/>
        <w:t>worlds scattered t</w:t>
      </w:r>
      <w:r>
        <w:t>hroughout the Great Dark Beyond</w:t>
      </w:r>
      <w:r w:rsidRPr="009208C5">
        <w:t>; there they slumber for ages, suffusing the planets they inhabit with Spirit energy as generations of life live and die upon them, before eventually awakening as living worlds</w:t>
      </w:r>
      <w:r>
        <w:t>, and emerging as titans</w:t>
      </w:r>
      <w:r w:rsidRPr="009208C5">
        <w:t xml:space="preserve">. </w:t>
      </w:r>
      <w:r>
        <w:t>Azeroth is one such world, and the titan within it is feared to possibly be the greatest titan of all, should he awaken.</w:t>
      </w:r>
    </w:p>
    <w:p w14:paraId="3CF6B0C6" w14:textId="77777777" w:rsidR="009208C5" w:rsidRDefault="009208C5"/>
    <w:p w14:paraId="5EE86DD3" w14:textId="77777777" w:rsidR="009208C5" w:rsidRDefault="009208C5">
      <w:pPr>
        <w:rPr>
          <w:b/>
          <w:bCs/>
        </w:rPr>
      </w:pPr>
      <w:r>
        <w:rPr>
          <w:b/>
          <w:bCs/>
        </w:rPr>
        <w:t>Void Lords</w:t>
      </w:r>
    </w:p>
    <w:p w14:paraId="15CA25F3" w14:textId="77777777" w:rsidR="009208C5" w:rsidRDefault="009208C5">
      <w:r w:rsidRPr="00325A13">
        <w:rPr>
          <w:i/>
          <w:iCs/>
        </w:rPr>
        <w:t xml:space="preserve">Tenants. </w:t>
      </w:r>
      <w:r>
        <w:t>Polar opposite of the Holy Light</w:t>
      </w:r>
    </w:p>
    <w:p w14:paraId="071E9D25" w14:textId="77777777" w:rsidR="009208C5" w:rsidRPr="00325A13" w:rsidRDefault="009208C5">
      <w:pPr>
        <w:rPr>
          <w:i/>
          <w:iCs/>
        </w:rPr>
      </w:pPr>
      <w:r>
        <w:rPr>
          <w:i/>
          <w:iCs/>
        </w:rPr>
        <w:t xml:space="preserve">Representatives. </w:t>
      </w:r>
      <w:r>
        <w:t xml:space="preserve">The </w:t>
      </w:r>
      <w:r w:rsidRPr="00325A13">
        <w:t>Old Gods</w:t>
      </w:r>
      <w:r>
        <w:t xml:space="preserve"> and their servants</w:t>
      </w:r>
    </w:p>
    <w:p w14:paraId="3C7F3AF5" w14:textId="77777777" w:rsidR="009208C5" w:rsidRDefault="009208C5">
      <w:r w:rsidRPr="009208C5">
        <w:t>The void lords are monstrous entities composed of pure shadow e</w:t>
      </w:r>
      <w:r>
        <w:t>nergy who dwell within the Void</w:t>
      </w:r>
      <w:r w:rsidRPr="009208C5">
        <w:t xml:space="preserve">, </w:t>
      </w:r>
      <w:r>
        <w:t xml:space="preserve">a terrifying </w:t>
      </w:r>
      <w:r w:rsidR="00237384">
        <w:t xml:space="preserve">and nightmarish </w:t>
      </w:r>
      <w:r>
        <w:t>outer realm</w:t>
      </w:r>
      <w:r w:rsidRPr="009208C5">
        <w:t>. Merciless and cruel beyo</w:t>
      </w:r>
      <w:r>
        <w:t xml:space="preserve">nd imagination, they seek only </w:t>
      </w:r>
      <w:r w:rsidRPr="009208C5">
        <w:t xml:space="preserve">to twist reality into a realm of eternal torment, and ultimately to devour all matter and </w:t>
      </w:r>
      <w:r>
        <w:t>energy and the universe itself.</w:t>
      </w:r>
    </w:p>
    <w:p w14:paraId="78058A6A" w14:textId="77777777" w:rsidR="009208C5" w:rsidRDefault="009208C5">
      <w:r w:rsidRPr="009208C5">
        <w:t xml:space="preserve">However, only the most powerful of the void lords can actually manifest in the physical universe, and only for limited amounts of time for their energies quickly seep into nothingness. They thus must consume untold amounts of matter and energy to maintain their presence. </w:t>
      </w:r>
    </w:p>
    <w:p w14:paraId="079BF44E" w14:textId="77777777" w:rsidR="009208C5" w:rsidRDefault="009208C5">
      <w:r>
        <w:t xml:space="preserve">In their struggle to impose dominion over </w:t>
      </w:r>
      <w:r w:rsidR="00237384">
        <w:t>reality</w:t>
      </w:r>
      <w:r>
        <w:t xml:space="preserve">, they conflicted with the Titans, and, lacking the power to subdue or dominate them, have targeted them in their infancy, corrupting still-sleeping World-souls. Void Lords send seeds of corruption and create servitor beings in other realms, creating the Old Gods, monstrous beings of ancient power that spread across a World-soul’s surface, eventually corrupting the Titan sleeping within into rising as a Dark Titan who serves the Void Lords. </w:t>
      </w:r>
    </w:p>
    <w:p w14:paraId="04F8081E" w14:textId="77777777" w:rsidR="008736F1" w:rsidRDefault="008736F1" w:rsidP="008736F1">
      <w:r>
        <w:t>The Void Lords are a font of shadow power, being what could be considered the true embodiment of the Forgotten Shadow’s ideals. However, that is not the only interpretation. Followers of the Forgotten Shadow may wish to struggle against the wills of the Void Lords and the Old Gods, just as the practitioners of fel magic may struggle against the influence of the Burning Legion. Perhaps, when all is said and done, the Forgotten Shadow is able to distance itself as a philosophy from its origin as an expression of the Void Lords’ will.</w:t>
      </w:r>
    </w:p>
    <w:p w14:paraId="3A5C07B8" w14:textId="77777777" w:rsidR="008D52A6" w:rsidRDefault="008D52A6"/>
    <w:p w14:paraId="77A0E6BF" w14:textId="77777777" w:rsidR="008D52A6" w:rsidRDefault="008D52A6">
      <w:pPr>
        <w:rPr>
          <w:b/>
          <w:bCs/>
        </w:rPr>
      </w:pPr>
      <w:r w:rsidRPr="00325A13">
        <w:rPr>
          <w:b/>
          <w:bCs/>
        </w:rPr>
        <w:t>Voodoo and the Loa</w:t>
      </w:r>
    </w:p>
    <w:p w14:paraId="72C12379" w14:textId="77777777" w:rsidR="00BB3C46" w:rsidRDefault="00BB3C46">
      <w:r>
        <w:rPr>
          <w:i/>
          <w:iCs/>
        </w:rPr>
        <w:t xml:space="preserve">Tenants. </w:t>
      </w:r>
      <w:r>
        <w:t>Voodoo is a type of nature worship, where sacrifices and cannibalism intertwine. It is a type of dark magic that keeps high reverence for nature and its wilds such as animals. While the practice can be dangerous, it is known to greatly benefit its practitioners. Trolls specifically, have always been followers of this ancient craft. Those trolls who practice the voodoo magics hold it to high regard and are a very important part of troll society. While it is a form of magic, it is only an extension of its masters, the Loa spirit</w:t>
      </w:r>
    </w:p>
    <w:p w14:paraId="767ABCFC" w14:textId="77777777" w:rsidR="00BB3C46" w:rsidRPr="00BB3C46" w:rsidRDefault="00BB3C46">
      <w:r>
        <w:rPr>
          <w:i/>
          <w:iCs/>
        </w:rPr>
        <w:t xml:space="preserve">Representatives. </w:t>
      </w:r>
      <w:r>
        <w:t>Shadow Hunters, Troll High Priests (discipline priests), and Witch Doctors</w:t>
      </w:r>
    </w:p>
    <w:p w14:paraId="5DB0FC44" w14:textId="77777777" w:rsidR="008D52A6" w:rsidRPr="008D52A6" w:rsidRDefault="008D52A6">
      <w:r>
        <w:t>Voodoo and Loa worship is a syncretic faith, mixing elements of Druidism (following the Wild Gods, except Elune)</w:t>
      </w:r>
      <w:r w:rsidR="00BB3C46">
        <w:t xml:space="preserve"> and </w:t>
      </w:r>
      <w:r>
        <w:t xml:space="preserve">Ancestor Worship (venerating </w:t>
      </w:r>
      <w:r w:rsidR="00BB3C46">
        <w:t xml:space="preserve">ancestors who are now immortal in the Shadowlands, such as </w:t>
      </w:r>
      <w:r w:rsidR="00BB3C46" w:rsidRPr="008D52A6">
        <w:t>Bwonsamdi</w:t>
      </w:r>
      <w:r w:rsidR="00BB3C46">
        <w:t xml:space="preserve"> and Lukou).</w:t>
      </w:r>
    </w:p>
    <w:p w14:paraId="69CAAC1F" w14:textId="77777777" w:rsidR="008D52A6" w:rsidRDefault="008D52A6">
      <w:r>
        <w:t>Followers of the Loa and users of voodoo worship the Wild Gods directly, except Elune, instead admiring the savagery and viciousness of the ancient beings.</w:t>
      </w:r>
      <w:r w:rsidR="00BB3C46">
        <w:t xml:space="preserve"> </w:t>
      </w:r>
      <w:r w:rsidRPr="008D52A6">
        <w:t>All Wild gods are Loa, but not all Loa are Wild gods</w:t>
      </w:r>
      <w:r>
        <w:t>, however</w:t>
      </w:r>
      <w:r w:rsidR="00BB3C46">
        <w:t>, as t</w:t>
      </w:r>
      <w:r w:rsidRPr="008D52A6">
        <w:t xml:space="preserve">he Loa spirits such as Bwonsamdi and other various </w:t>
      </w:r>
      <w:r>
        <w:t>L</w:t>
      </w:r>
      <w:r w:rsidRPr="008D52A6">
        <w:t xml:space="preserve">oa resembling spirits of trolls have no connection to the Wild gods or the Emerald Dream. </w:t>
      </w:r>
      <w:r>
        <w:br/>
      </w:r>
      <w:r w:rsidRPr="008D52A6">
        <w:t>They are in fact, ancient and powerful troll ancestors that now live in the Shadow Lands. Not all trolls that die become Loa. What makes a troll spirit a loa is a mystery, though it is speculated that it has something to do with the amount and type of magics they acquired during life.</w:t>
      </w:r>
    </w:p>
    <w:p w14:paraId="1F39FEED" w14:textId="77777777" w:rsidR="00BB3C46" w:rsidRPr="008D52A6" w:rsidRDefault="00BB3C46">
      <w:r>
        <w:t>There are several known Loa, including but not limited to the following</w:t>
      </w:r>
    </w:p>
    <w:p w14:paraId="0EF57F86" w14:textId="77777777" w:rsidR="00BB3C46" w:rsidRDefault="00BB3C46" w:rsidP="003C4628">
      <w:pPr>
        <w:pStyle w:val="ListParagraph"/>
        <w:numPr>
          <w:ilvl w:val="0"/>
          <w:numId w:val="52"/>
        </w:numPr>
        <w:sectPr w:rsidR="00BB3C46" w:rsidSect="00AB25EF">
          <w:type w:val="continuous"/>
          <w:pgSz w:w="12240" w:h="15840"/>
          <w:pgMar w:top="1440" w:right="1800" w:bottom="1440" w:left="1800" w:header="708" w:footer="708" w:gutter="0"/>
          <w:cols w:space="708"/>
          <w:docGrid w:linePitch="360"/>
        </w:sectPr>
      </w:pPr>
    </w:p>
    <w:p w14:paraId="7B29FEB5" w14:textId="77777777" w:rsidR="00BB3C46" w:rsidRDefault="00BB3C46" w:rsidP="003C4628">
      <w:pPr>
        <w:pStyle w:val="ListParagraph"/>
        <w:numPr>
          <w:ilvl w:val="0"/>
          <w:numId w:val="52"/>
        </w:numPr>
      </w:pPr>
      <w:r>
        <w:lastRenderedPageBreak/>
        <w:t>Hakkar the Blood God</w:t>
      </w:r>
    </w:p>
    <w:p w14:paraId="151D6D74" w14:textId="77777777" w:rsidR="00BB3C46" w:rsidRDefault="00BB3C46" w:rsidP="003C4628">
      <w:pPr>
        <w:pStyle w:val="ListParagraph"/>
        <w:numPr>
          <w:ilvl w:val="0"/>
          <w:numId w:val="52"/>
        </w:numPr>
      </w:pPr>
      <w:r>
        <w:lastRenderedPageBreak/>
        <w:t>Shirvallah, the Tiger</w:t>
      </w:r>
    </w:p>
    <w:p w14:paraId="24FCACD2" w14:textId="77777777" w:rsidR="00BB3C46" w:rsidRDefault="00BB3C46" w:rsidP="003C4628">
      <w:pPr>
        <w:pStyle w:val="ListParagraph"/>
        <w:numPr>
          <w:ilvl w:val="0"/>
          <w:numId w:val="52"/>
        </w:numPr>
      </w:pPr>
      <w:r>
        <w:lastRenderedPageBreak/>
        <w:t xml:space="preserve">Rhunok, the Arctic Bear </w:t>
      </w:r>
    </w:p>
    <w:p w14:paraId="0C7EB82D" w14:textId="77777777" w:rsidR="00BB3C46" w:rsidRDefault="00BB3C46" w:rsidP="003C4628">
      <w:pPr>
        <w:pStyle w:val="ListParagraph"/>
        <w:numPr>
          <w:ilvl w:val="0"/>
          <w:numId w:val="52"/>
        </w:numPr>
      </w:pPr>
      <w:r>
        <w:t>Lukou, Loa of Healing and Respite</w:t>
      </w:r>
    </w:p>
    <w:p w14:paraId="746C5F8D" w14:textId="77777777" w:rsidR="008D52A6" w:rsidRDefault="00BB3C46" w:rsidP="003C4628">
      <w:pPr>
        <w:pStyle w:val="ListParagraph"/>
        <w:numPr>
          <w:ilvl w:val="0"/>
          <w:numId w:val="52"/>
        </w:numPr>
      </w:pPr>
      <w:r>
        <w:t>Ogoun</w:t>
      </w:r>
      <w:r w:rsidR="008D52A6">
        <w:t xml:space="preserve">, Loa of War </w:t>
      </w:r>
    </w:p>
    <w:p w14:paraId="7C9A8FD1" w14:textId="77777777" w:rsidR="008D52A6" w:rsidRDefault="00BB3C46" w:rsidP="003C4628">
      <w:pPr>
        <w:pStyle w:val="ListParagraph"/>
        <w:numPr>
          <w:ilvl w:val="0"/>
          <w:numId w:val="52"/>
        </w:numPr>
      </w:pPr>
      <w:r>
        <w:t>Dambala</w:t>
      </w:r>
      <w:r w:rsidR="008D52A6">
        <w:t xml:space="preserve">, Loa of serpents and treachery </w:t>
      </w:r>
    </w:p>
    <w:p w14:paraId="508C3ED5" w14:textId="77777777" w:rsidR="008D52A6" w:rsidRDefault="00BB3C46" w:rsidP="003C4628">
      <w:pPr>
        <w:pStyle w:val="ListParagraph"/>
        <w:numPr>
          <w:ilvl w:val="0"/>
          <w:numId w:val="52"/>
        </w:numPr>
      </w:pPr>
      <w:r w:rsidRPr="008D52A6">
        <w:t>Bwonsamdi</w:t>
      </w:r>
      <w:r w:rsidR="008D52A6">
        <w:t>, Loa of the cemeteries and the restful sleep of the dead</w:t>
      </w:r>
    </w:p>
    <w:p w14:paraId="2F535F9A" w14:textId="77777777" w:rsidR="008D52A6" w:rsidRPr="008D52A6" w:rsidRDefault="008D52A6" w:rsidP="003C4628">
      <w:pPr>
        <w:pStyle w:val="ListParagraph"/>
        <w:numPr>
          <w:ilvl w:val="0"/>
          <w:numId w:val="52"/>
        </w:numPr>
      </w:pPr>
      <w:r>
        <w:lastRenderedPageBreak/>
        <w:t>Shango, Controller of the Realm of Storms</w:t>
      </w:r>
    </w:p>
    <w:p w14:paraId="2C8751D7" w14:textId="77777777" w:rsidR="00BB3C46" w:rsidRDefault="00BB3C46" w:rsidP="003C4628">
      <w:pPr>
        <w:pStyle w:val="ListParagraph"/>
        <w:numPr>
          <w:ilvl w:val="0"/>
          <w:numId w:val="52"/>
        </w:numPr>
      </w:pPr>
      <w:r>
        <w:t>Zanza, worshiped by the Zandalar Tribe</w:t>
      </w:r>
    </w:p>
    <w:p w14:paraId="5E5B761A" w14:textId="77777777" w:rsidR="00861220" w:rsidRDefault="00BB3C46" w:rsidP="003C4628">
      <w:pPr>
        <w:pStyle w:val="ListParagraph"/>
        <w:numPr>
          <w:ilvl w:val="0"/>
          <w:numId w:val="52"/>
        </w:numPr>
      </w:pPr>
      <w:r>
        <w:t>Gonk the Great Hunter, is an ancient spirit Zandalarian tales.</w:t>
      </w:r>
    </w:p>
    <w:p w14:paraId="75CEAAD8" w14:textId="77777777" w:rsidR="00861220" w:rsidRDefault="00861220" w:rsidP="00861220"/>
    <w:p w14:paraId="147D13C9" w14:textId="77777777" w:rsidR="00861220" w:rsidRDefault="00861220" w:rsidP="00861220">
      <w:pPr>
        <w:sectPr w:rsidR="00861220" w:rsidSect="00325A13">
          <w:type w:val="continuous"/>
          <w:pgSz w:w="12240" w:h="15840"/>
          <w:pgMar w:top="1440" w:right="1800" w:bottom="1440" w:left="1800" w:header="708" w:footer="708" w:gutter="0"/>
          <w:cols w:num="2" w:space="708"/>
          <w:docGrid w:linePitch="360"/>
        </w:sectPr>
      </w:pPr>
    </w:p>
    <w:p w14:paraId="1D6CCE7A" w14:textId="77777777" w:rsidR="00861220" w:rsidRDefault="00861220" w:rsidP="00861220"/>
    <w:p w14:paraId="7239EA98" w14:textId="77777777" w:rsidR="00861220" w:rsidRDefault="00861220" w:rsidP="008736F1">
      <w:pPr>
        <w:sectPr w:rsidR="00861220" w:rsidSect="00861220">
          <w:type w:val="continuous"/>
          <w:pgSz w:w="12240" w:h="15840"/>
          <w:pgMar w:top="1440" w:right="1800" w:bottom="1440" w:left="1800" w:header="708" w:footer="708" w:gutter="0"/>
          <w:cols w:space="708"/>
          <w:docGrid w:linePitch="360"/>
        </w:sectPr>
      </w:pPr>
      <w:r>
        <w:t xml:space="preserve">Each Loa has a favored and hated animal. </w:t>
      </w:r>
    </w:p>
    <w:p w14:paraId="32E9C5FA" w14:textId="77777777" w:rsidR="00861220" w:rsidRDefault="00861220" w:rsidP="00325A13">
      <w:pPr>
        <w:sectPr w:rsidR="00861220" w:rsidSect="00AB25EF">
          <w:type w:val="continuous"/>
          <w:pgSz w:w="12240" w:h="15840"/>
          <w:pgMar w:top="1440" w:right="1800" w:bottom="1440" w:left="1800" w:header="708" w:footer="708" w:gutter="0"/>
          <w:cols w:space="708"/>
          <w:docGrid w:linePitch="360"/>
        </w:sectPr>
      </w:pPr>
    </w:p>
    <w:p w14:paraId="4D5CCBEE" w14:textId="77777777" w:rsidR="001B1E80" w:rsidRDefault="001B1E80" w:rsidP="00325A13">
      <w:r>
        <w:lastRenderedPageBreak/>
        <w:br w:type="page"/>
      </w:r>
    </w:p>
    <w:p w14:paraId="7C084791" w14:textId="77777777" w:rsidR="007A0074" w:rsidRDefault="007A0074">
      <w:pPr>
        <w:pStyle w:val="Heading1"/>
      </w:pPr>
      <w:bookmarkStart w:id="6278" w:name="_Toc54196510"/>
      <w:r>
        <w:lastRenderedPageBreak/>
        <w:t>Appendix C</w:t>
      </w:r>
      <w:r w:rsidR="00BC1231">
        <w:t>:</w:t>
      </w:r>
      <w:r>
        <w:t xml:space="preserve"> Planes of Existence</w:t>
      </w:r>
      <w:bookmarkEnd w:id="6278"/>
    </w:p>
    <w:p w14:paraId="64AE8B45" w14:textId="77777777" w:rsidR="00175340" w:rsidRDefault="00175340" w:rsidP="00325A13">
      <w:pPr>
        <w:pStyle w:val="Heading2"/>
        <w:sectPr w:rsidR="00175340" w:rsidSect="00AB25EF">
          <w:type w:val="continuous"/>
          <w:pgSz w:w="12240" w:h="15840"/>
          <w:pgMar w:top="1440" w:right="1800" w:bottom="1440" w:left="1800" w:header="708" w:footer="708" w:gutter="0"/>
          <w:cols w:space="708"/>
          <w:docGrid w:linePitch="360"/>
        </w:sectPr>
      </w:pPr>
    </w:p>
    <w:p w14:paraId="1721D12D" w14:textId="77777777" w:rsidR="005319C6" w:rsidRDefault="005319C6" w:rsidP="00325A13">
      <w:pPr>
        <w:pStyle w:val="Heading2"/>
      </w:pPr>
      <w:bookmarkStart w:id="6279" w:name="_Toc54196511"/>
      <w:r w:rsidRPr="002B32EA">
        <w:lastRenderedPageBreak/>
        <w:t xml:space="preserve">The </w:t>
      </w:r>
      <w:r w:rsidR="00F942BA">
        <w:t>C</w:t>
      </w:r>
      <w:r w:rsidRPr="002B32EA">
        <w:t xml:space="preserve">osmic </w:t>
      </w:r>
      <w:r w:rsidR="00F942BA">
        <w:t>F</w:t>
      </w:r>
      <w:r w:rsidRPr="002B32EA">
        <w:t>orces</w:t>
      </w:r>
      <w:bookmarkEnd w:id="6279"/>
    </w:p>
    <w:p w14:paraId="07626F89" w14:textId="77777777" w:rsidR="00B53DD3" w:rsidRDefault="00B53DD3" w:rsidP="00325A13">
      <w:pPr>
        <w:rPr>
          <w:b/>
          <w:bCs/>
        </w:rPr>
        <w:sectPr w:rsidR="00B53DD3" w:rsidSect="00B53DD3">
          <w:type w:val="continuous"/>
          <w:pgSz w:w="12240" w:h="15840"/>
          <w:pgMar w:top="1440" w:right="1800" w:bottom="1440" w:left="1800" w:header="708" w:footer="708" w:gutter="0"/>
          <w:cols w:space="708"/>
          <w:docGrid w:linePitch="360"/>
        </w:sectPr>
      </w:pPr>
    </w:p>
    <w:p w14:paraId="665D997C" w14:textId="77777777" w:rsidR="005319C6" w:rsidRPr="00325A13" w:rsidRDefault="005319C6" w:rsidP="00325A13">
      <w:pPr>
        <w:rPr>
          <w:b/>
          <w:bCs/>
        </w:rPr>
      </w:pPr>
      <w:r>
        <w:rPr>
          <w:b/>
          <w:bCs/>
        </w:rPr>
        <w:lastRenderedPageBreak/>
        <w:t>Light and Shadow</w:t>
      </w:r>
    </w:p>
    <w:p w14:paraId="2FD60529" w14:textId="77777777" w:rsidR="005319C6" w:rsidRDefault="005319C6" w:rsidP="00325A13">
      <w:r w:rsidRPr="00325A13">
        <w:t>Light and Shadow</w:t>
      </w:r>
      <w:r>
        <w:t xml:space="preserve"> are the most fundamental forces in existence. Although contradictory by their very nature, they are bound together on a cosmic scale. One cannot exist without the other.</w:t>
      </w:r>
    </w:p>
    <w:p w14:paraId="4090CAF0" w14:textId="77777777" w:rsidR="005319C6" w:rsidRDefault="005319C6" w:rsidP="00325A13">
      <w:r>
        <w:t>Pure Light and Shadow dwell in the realm outside the border of reality, but shades of their presence are found in the physical universe. Light manifests as holy magic, while Shadow (also referred to as “The Void”) manifests as shadow magic.</w:t>
      </w:r>
    </w:p>
    <w:p w14:paraId="0DC63940" w14:textId="77777777" w:rsidR="005319C6" w:rsidRDefault="005319C6" w:rsidP="00325A13"/>
    <w:p w14:paraId="088EFA7C" w14:textId="77777777" w:rsidR="005319C6" w:rsidRDefault="005319C6" w:rsidP="00325A13">
      <w:pPr>
        <w:rPr>
          <w:b/>
          <w:bCs/>
        </w:rPr>
      </w:pPr>
      <w:r>
        <w:rPr>
          <w:b/>
          <w:bCs/>
        </w:rPr>
        <w:t>Life and Death</w:t>
      </w:r>
    </w:p>
    <w:p w14:paraId="702C1D4B" w14:textId="77777777" w:rsidR="005319C6" w:rsidRDefault="005319C6" w:rsidP="00325A13">
      <w:r>
        <w:t xml:space="preserve">The forces of Life and Death hold sway over every living thing in the physical universe. The energies of Life, commonly known as nature magic, promote growth and renewal in all things. Death, in the form of necromantic magic, acts as a counterbalance to Life. It is an unavoidable force that breeds despair in mortal hearts and pushes everything toward a state of entropic decay and eventual oblivion. </w:t>
      </w:r>
    </w:p>
    <w:p w14:paraId="676CB390" w14:textId="77777777" w:rsidR="005319C6" w:rsidRDefault="005319C6" w:rsidP="00325A13"/>
    <w:p w14:paraId="50319C1D" w14:textId="77777777" w:rsidR="005319C6" w:rsidRDefault="005319C6" w:rsidP="00325A13">
      <w:pPr>
        <w:rPr>
          <w:b/>
          <w:bCs/>
        </w:rPr>
      </w:pPr>
      <w:r>
        <w:rPr>
          <w:b/>
          <w:bCs/>
        </w:rPr>
        <w:t>Order and Disorder</w:t>
      </w:r>
    </w:p>
    <w:p w14:paraId="1A3EE798" w14:textId="77777777" w:rsidR="005319C6" w:rsidRDefault="005319C6" w:rsidP="00325A13">
      <w:r>
        <w:t xml:space="preserve">The forces of Order and Disorder govern the cosmic systems of the physical universe. Order is most commonly perceived in reality as arcane magic. This type of energy is innately volatile, and wielding it requires intense precision and concentration. Conversely, Disorder is manifested as highly destructive fel magic. This brutal and extremely addictive energy is fueled by drawing life from living beings. </w:t>
      </w:r>
    </w:p>
    <w:p w14:paraId="7A476AA3" w14:textId="77777777" w:rsidR="00F942BA" w:rsidRDefault="00F942BA" w:rsidP="00325A13">
      <w:r>
        <w:t>Despite being addictive when exposed to it over long periods</w:t>
      </w:r>
      <w:r w:rsidR="00601FEC">
        <w:t xml:space="preserve"> and volatile in nature</w:t>
      </w:r>
      <w:r>
        <w:t xml:space="preserve">, arcane magic is also highly structured and more inclined to transmutation more than evocation, making it a force of building, as opposed to fel, which is a force of </w:t>
      </w:r>
      <w:r w:rsidR="00601FEC">
        <w:t xml:space="preserve">pure </w:t>
      </w:r>
      <w:r>
        <w:t xml:space="preserve">destruction. </w:t>
      </w:r>
    </w:p>
    <w:p w14:paraId="20D2E6CD" w14:textId="77777777" w:rsidR="005319C6" w:rsidRDefault="005319C6" w:rsidP="00325A13"/>
    <w:p w14:paraId="55ED1C6A" w14:textId="77777777" w:rsidR="005319C6" w:rsidRDefault="005319C6" w:rsidP="00325A13">
      <w:pPr>
        <w:rPr>
          <w:b/>
          <w:bCs/>
        </w:rPr>
      </w:pPr>
      <w:r>
        <w:rPr>
          <w:b/>
          <w:bCs/>
        </w:rPr>
        <w:t>The Elements</w:t>
      </w:r>
    </w:p>
    <w:p w14:paraId="0467F577" w14:textId="77777777" w:rsidR="005319C6" w:rsidRPr="005319C6" w:rsidRDefault="005319C6" w:rsidP="00325A13">
      <w:r>
        <w:lastRenderedPageBreak/>
        <w:t>The elements of fire, air, earth, and water serve as the basic building blocks of all matter in the physical universe. Shamanic cultures have long sought to live in harmony with, or assert dominion over, the elements. To do so, they call upon the primordial forces of Spirit and Decay. Those who seek to bring balance to the elements rely on Spirits (sometimes referred to as the “fifth element” by shaman, or “chi” by monks). This life-giving force interconnects and binds all things in existence as one. Decay is the tool of shaman</w:t>
      </w:r>
      <w:r w:rsidR="00F942BA">
        <w:t>s or witch doctors</w:t>
      </w:r>
      <w:r>
        <w:t xml:space="preserve"> seeking to subjugate and weaponized the elements </w:t>
      </w:r>
      <w:r w:rsidR="00F942BA">
        <w:t xml:space="preserve">or Loa </w:t>
      </w:r>
      <w:r>
        <w:t xml:space="preserve">themselves. </w:t>
      </w:r>
    </w:p>
    <w:p w14:paraId="23407960" w14:textId="77777777" w:rsidR="005319C6" w:rsidRPr="005319C6" w:rsidRDefault="005319C6" w:rsidP="00325A13"/>
    <w:p w14:paraId="7B7D129E" w14:textId="77777777" w:rsidR="005319C6" w:rsidRPr="002B32EA" w:rsidRDefault="005319C6" w:rsidP="00325A13">
      <w:pPr>
        <w:pStyle w:val="Heading2"/>
      </w:pPr>
      <w:bookmarkStart w:id="6280" w:name="_Toc54196512"/>
      <w:r w:rsidRPr="002B32EA">
        <w:t>Realms of Existence</w:t>
      </w:r>
      <w:bookmarkEnd w:id="6280"/>
    </w:p>
    <w:p w14:paraId="084020D4" w14:textId="77777777" w:rsidR="005319C6" w:rsidRPr="00325A13" w:rsidRDefault="005319C6">
      <w:pPr>
        <w:rPr>
          <w:b/>
          <w:bCs/>
        </w:rPr>
      </w:pPr>
      <w:r w:rsidRPr="00325A13">
        <w:rPr>
          <w:b/>
          <w:bCs/>
        </w:rPr>
        <w:t>The Great Dark Beyond</w:t>
      </w:r>
    </w:p>
    <w:p w14:paraId="1F380802" w14:textId="77777777" w:rsidR="005319C6" w:rsidRDefault="005319C6">
      <w:r>
        <w:t xml:space="preserve">The Great Dark Beyond represents the physical universe. It is an infinite living realm composed of </w:t>
      </w:r>
      <w:r w:rsidR="009B6A31">
        <w:t>innumerable</w:t>
      </w:r>
      <w:r>
        <w:t xml:space="preserve"> stars, worlds, and mortal civilizations. </w:t>
      </w:r>
    </w:p>
    <w:p w14:paraId="439807E6" w14:textId="77777777" w:rsidR="005319C6" w:rsidRDefault="005319C6">
      <w:r>
        <w:t xml:space="preserve">Azeroth – the world of Warcraft – is merely one of the countless worlds drifting through the vast reaches of the </w:t>
      </w:r>
      <w:r w:rsidRPr="0056609A">
        <w:t>Great Dark Beyond</w:t>
      </w:r>
      <w:r w:rsidR="009B6A31">
        <w:t>.</w:t>
      </w:r>
    </w:p>
    <w:p w14:paraId="3A73CDDC" w14:textId="77777777" w:rsidR="009B6A31" w:rsidRDefault="009B6A31">
      <w:r>
        <w:t xml:space="preserve">Few beings have the ability to survive in the airless frozen sky that is the Great Dark Beyond, but some have explored these regions, namely the Draenei and the Titans. </w:t>
      </w:r>
    </w:p>
    <w:p w14:paraId="07AD3975" w14:textId="77777777" w:rsidR="00401CF7" w:rsidRDefault="00401CF7">
      <w:r>
        <w:t xml:space="preserve">It is possible to contact another world or civilization across the Great Dark Beyond, usually with aid of the </w:t>
      </w:r>
      <w:r w:rsidR="00703D4E" w:rsidRPr="00703D4E">
        <w:rPr>
          <w:i/>
          <w:iCs/>
        </w:rPr>
        <w:t>g</w:t>
      </w:r>
      <w:r w:rsidRPr="00703D4E">
        <w:rPr>
          <w:i/>
          <w:iCs/>
        </w:rPr>
        <w:t>ate</w:t>
      </w:r>
      <w:r>
        <w:t xml:space="preserve"> spell as if the world is on another plane of existence. </w:t>
      </w:r>
    </w:p>
    <w:p w14:paraId="1B81EA63" w14:textId="77777777" w:rsidR="00327B3D" w:rsidRDefault="00401CF7">
      <w:r>
        <w:t xml:space="preserve">The </w:t>
      </w:r>
      <w:r w:rsidR="00703D4E" w:rsidRPr="00703D4E">
        <w:rPr>
          <w:i/>
          <w:iCs/>
        </w:rPr>
        <w:t>g</w:t>
      </w:r>
      <w:r w:rsidRPr="00703D4E">
        <w:rPr>
          <w:i/>
          <w:iCs/>
        </w:rPr>
        <w:t>ate</w:t>
      </w:r>
      <w:r>
        <w:t xml:space="preserve"> spell can also be made permanent to link two worlds and planets (such as was done between Azeroth and Draenor through the Black Gate), but this requires casting th</w:t>
      </w:r>
      <w:r w:rsidR="00327B3D">
        <w:t xml:space="preserve">e spell every day for one year. The DM may require additional prerequisites, such as construction of a physical gate or a quest. </w:t>
      </w:r>
    </w:p>
    <w:p w14:paraId="6209AA3C" w14:textId="77777777" w:rsidR="005319C6" w:rsidRDefault="005319C6" w:rsidP="00325A13"/>
    <w:p w14:paraId="27D4AA92" w14:textId="77777777" w:rsidR="009B6A31" w:rsidRPr="00325A13" w:rsidRDefault="009B6A31" w:rsidP="009B6A31">
      <w:pPr>
        <w:rPr>
          <w:b/>
          <w:bCs/>
        </w:rPr>
      </w:pPr>
      <w:r>
        <w:rPr>
          <w:b/>
          <w:bCs/>
        </w:rPr>
        <w:t xml:space="preserve">The </w:t>
      </w:r>
      <w:r w:rsidRPr="00325A13">
        <w:rPr>
          <w:b/>
          <w:bCs/>
        </w:rPr>
        <w:t>Twisting Nether</w:t>
      </w:r>
    </w:p>
    <w:p w14:paraId="24A076A9" w14:textId="77777777" w:rsidR="009B6A31" w:rsidRDefault="00175340">
      <w:r>
        <w:t xml:space="preserve">An </w:t>
      </w:r>
      <w:r w:rsidR="009B6A31">
        <w:t>astral dimension that lies in parallel with the Great Dark Beyond</w:t>
      </w:r>
      <w:r>
        <w:t xml:space="preserve">, the Twisting Nether </w:t>
      </w:r>
      <w:r>
        <w:lastRenderedPageBreak/>
        <w:t xml:space="preserve">is a place where the </w:t>
      </w:r>
      <w:r w:rsidR="009B6A31">
        <w:t xml:space="preserve">forces of Light and Void bleed together, engulfing this realm in perpetual strife. At times, the volatile magics that pervade the Twisting Nether intrude upon the physical universe, warping reality beyond measure. </w:t>
      </w:r>
    </w:p>
    <w:p w14:paraId="3AF50025" w14:textId="77777777" w:rsidR="009B6A31" w:rsidRDefault="009B6A31" w:rsidP="00325A13">
      <w:r>
        <w:t xml:space="preserve">Fiends and Celestials originate from the Twisting Nether, which is known to Humans and other adherents to the Holy Light as Heaven or Hell (depending on the region in the unexplored realm). </w:t>
      </w:r>
    </w:p>
    <w:p w14:paraId="6413619B" w14:textId="77777777" w:rsidR="009B6A31" w:rsidRDefault="009B6A31" w:rsidP="00325A13"/>
    <w:p w14:paraId="5694732A" w14:textId="77777777" w:rsidR="009B6A31" w:rsidRDefault="009B6A31" w:rsidP="00325A13">
      <w:pPr>
        <w:rPr>
          <w:b/>
          <w:bCs/>
        </w:rPr>
      </w:pPr>
      <w:r w:rsidRPr="00325A13">
        <w:rPr>
          <w:b/>
          <w:bCs/>
        </w:rPr>
        <w:t>The Emerald Dream</w:t>
      </w:r>
    </w:p>
    <w:p w14:paraId="1812F5C4" w14:textId="77777777" w:rsidR="009B6A31" w:rsidRDefault="009B6A31">
      <w:r w:rsidRPr="00325A13">
        <w:t>The Emerald Dream</w:t>
      </w:r>
      <w:r>
        <w:t xml:space="preserve"> is an ethereal realm of spirits and untamed nature that exists alongside the world of Azeroth. Incredible beings known as the keepers forged the Emerald Dream to act as a map for the evolutionary path of Azeroth’s flora and fauna. The two realms are bound as one: as life ebbs and flows across the physical world, the spiritual energies that saturate the Emerald Dream keep pace with it.</w:t>
      </w:r>
    </w:p>
    <w:p w14:paraId="2A6B1C13" w14:textId="77777777" w:rsidR="009B6A31" w:rsidRDefault="009B6A31">
      <w:r>
        <w:t>Although tied to the physical world, the Emerald Dream is a place that most mortal minds will find alien and surreal. But some of those minds, by channeling druidic magic, can enter a state of dreaming and consciously navigate the Emerald Dream. Their thoughts can also shape and influence portions of this verdant spirit realm, but the imprint that these dreamers leave behind is never permanent</w:t>
      </w:r>
      <w:r w:rsidR="00F942BA">
        <w:t>, and can be contested by other dreamwalkers</w:t>
      </w:r>
      <w:r>
        <w:t xml:space="preserve">. </w:t>
      </w:r>
    </w:p>
    <w:p w14:paraId="6A20BD65" w14:textId="77777777" w:rsidR="008736F1" w:rsidRDefault="009B6A31" w:rsidP="008736F1">
      <w:r>
        <w:lastRenderedPageBreak/>
        <w:t xml:space="preserve">In the dreamways, time and distance are mutable. Spirits flow like the living winds though lush tracks of constantly shifting primordial woodlands. What appears tangible one moment becomes intangible the next; seemingly impermeable landmarks transform in the blink of an eye. </w:t>
      </w:r>
    </w:p>
    <w:p w14:paraId="050ECA40" w14:textId="77777777" w:rsidR="009B6A31" w:rsidRPr="009B6A31" w:rsidRDefault="009B6A31" w:rsidP="00325A13"/>
    <w:p w14:paraId="2371A4B6" w14:textId="77777777" w:rsidR="00F76CA7" w:rsidRDefault="009B6A31" w:rsidP="00325A13">
      <w:pPr>
        <w:rPr>
          <w:b/>
          <w:bCs/>
        </w:rPr>
      </w:pPr>
      <w:r>
        <w:rPr>
          <w:b/>
          <w:bCs/>
        </w:rPr>
        <w:t xml:space="preserve">The </w:t>
      </w:r>
      <w:r w:rsidR="00F76CA7" w:rsidRPr="00325A13">
        <w:rPr>
          <w:b/>
          <w:bCs/>
        </w:rPr>
        <w:t>Shadowlands</w:t>
      </w:r>
    </w:p>
    <w:p w14:paraId="59C89B14" w14:textId="77777777" w:rsidR="009B6A31" w:rsidRDefault="009B6A31">
      <w:r>
        <w:t xml:space="preserve">Like the Emerald Dream, the Shadowlands are tangentially linked to the world of Azeroth. Yet whereas the Emerald Dream represents life, the Shadowlands represent death. They are nightmarish realms of decay, labyrinthine spiritual planes teeming with the souls of the dead who have passed from the world of the living. </w:t>
      </w:r>
    </w:p>
    <w:p w14:paraId="7FF23A9C" w14:textId="77777777" w:rsidR="009B6A31" w:rsidRDefault="009B6A31">
      <w:r>
        <w:t xml:space="preserve">The origins of the Shadowlands remain uncertain, but they have existed ever since mortal life first arose in the physical universe. Many believe that mortal souls are drawn into this dark place at the point of death, where they remain forever after. Still others hope that their souls will go to a brighter place, rather than language for eternity within the cold confines of the Shadowlands. </w:t>
      </w:r>
    </w:p>
    <w:p w14:paraId="0ABF658A" w14:textId="77777777" w:rsidR="0022249A" w:rsidRDefault="009B6A31">
      <w:pPr>
        <w:rPr>
          <w:rFonts w:eastAsia="Times New Roman" w:cs="Times New Roman"/>
          <w:kern w:val="36"/>
          <w:sz w:val="48"/>
          <w:szCs w:val="48"/>
        </w:rPr>
      </w:pPr>
      <w:r>
        <w:t xml:space="preserve">Undead spellcasters (especially necromancers and liches) are familiar with the Shadowlands, and the Lich King is </w:t>
      </w:r>
      <w:r w:rsidR="00F942BA">
        <w:t>suspected</w:t>
      </w:r>
      <w:r>
        <w:t xml:space="preserve"> to have explored the realm multiple times, drawing strange creatures from it to serve him, </w:t>
      </w:r>
      <w:r w:rsidR="00F942BA">
        <w:t xml:space="preserve">and </w:t>
      </w:r>
      <w:r>
        <w:t xml:space="preserve">binding them to his service. </w:t>
      </w:r>
      <w:r w:rsidR="0022249A">
        <w:br w:type="page"/>
      </w:r>
    </w:p>
    <w:p w14:paraId="6BA72424" w14:textId="77777777" w:rsidR="00175340" w:rsidRDefault="00175340">
      <w:pPr>
        <w:pStyle w:val="Heading1"/>
        <w:sectPr w:rsidR="00175340" w:rsidSect="00F00B80">
          <w:type w:val="continuous"/>
          <w:pgSz w:w="12240" w:h="15840"/>
          <w:pgMar w:top="1440" w:right="1800" w:bottom="1440" w:left="1800" w:header="708" w:footer="708" w:gutter="0"/>
          <w:cols w:num="2" w:space="708"/>
          <w:docGrid w:linePitch="360"/>
        </w:sectPr>
      </w:pPr>
    </w:p>
    <w:p w14:paraId="06225E16" w14:textId="77777777" w:rsidR="007A0074" w:rsidRPr="004927F5" w:rsidRDefault="007A0074" w:rsidP="00182898">
      <w:pPr>
        <w:pStyle w:val="Heading1"/>
      </w:pPr>
      <w:bookmarkStart w:id="6281" w:name="_Toc526411006"/>
      <w:bookmarkStart w:id="6282" w:name="_Toc54196513"/>
      <w:r>
        <w:lastRenderedPageBreak/>
        <w:t xml:space="preserve">Appendix </w:t>
      </w:r>
      <w:r w:rsidR="00182898">
        <w:t>D</w:t>
      </w:r>
      <w:r w:rsidR="0017025E">
        <w:t xml:space="preserve">: </w:t>
      </w:r>
      <w:r w:rsidR="00182898">
        <w:t xml:space="preserve">Inspirational </w:t>
      </w:r>
      <w:bookmarkEnd w:id="6269"/>
      <w:bookmarkEnd w:id="6281"/>
      <w:r w:rsidR="00AA7E3C">
        <w:t>Content</w:t>
      </w:r>
      <w:bookmarkEnd w:id="6282"/>
    </w:p>
    <w:p w14:paraId="6F801FC5" w14:textId="77777777" w:rsidR="00AA7E3C" w:rsidRPr="00AA7E3C" w:rsidRDefault="00AA7E3C">
      <w:pPr>
        <w:rPr>
          <w:b/>
          <w:bCs/>
          <w:color w:val="000000"/>
        </w:rPr>
      </w:pPr>
      <w:r>
        <w:rPr>
          <w:b/>
          <w:bCs/>
          <w:color w:val="000000"/>
        </w:rPr>
        <w:t>Reading</w:t>
      </w:r>
    </w:p>
    <w:p w14:paraId="214FC819" w14:textId="77777777" w:rsidR="00237384" w:rsidRPr="003F50E8" w:rsidRDefault="00237384">
      <w:pPr>
        <w:rPr>
          <w:color w:val="000000"/>
        </w:rPr>
      </w:pPr>
      <w:r w:rsidRPr="003F50E8">
        <w:rPr>
          <w:color w:val="000000"/>
        </w:rPr>
        <w:t>World of Warcraft Chronicle (all volumes)</w:t>
      </w:r>
      <w:r w:rsidRPr="003F50E8">
        <w:rPr>
          <w:color w:val="000000"/>
        </w:rPr>
        <w:br/>
        <w:t>Rise of the Horde, by Christie Golden </w:t>
      </w:r>
    </w:p>
    <w:p w14:paraId="0CBC208E" w14:textId="77777777" w:rsidR="00287DDF" w:rsidRPr="003F50E8" w:rsidRDefault="00237384">
      <w:pPr>
        <w:rPr>
          <w:color w:val="000000"/>
        </w:rPr>
      </w:pPr>
      <w:r w:rsidRPr="003F50E8">
        <w:rPr>
          <w:color w:val="000000"/>
        </w:rPr>
        <w:t>The Last Guardian, by Jeff Grubb</w:t>
      </w:r>
      <w:r w:rsidRPr="003F50E8">
        <w:rPr>
          <w:color w:val="000000"/>
        </w:rPr>
        <w:br/>
        <w:t>Tides of Darkness, by Aaron Rosenburg</w:t>
      </w:r>
      <w:r w:rsidRPr="003F50E8">
        <w:rPr>
          <w:color w:val="000000"/>
        </w:rPr>
        <w:br/>
        <w:t>Beyond the Dark Portal, by Christie Golden &amp; Aaron Rosenburg</w:t>
      </w:r>
      <w:r w:rsidRPr="003F50E8">
        <w:rPr>
          <w:color w:val="000000"/>
        </w:rPr>
        <w:br/>
        <w:t>Day of the Dragon, by Richard A. Knaak</w:t>
      </w:r>
      <w:r w:rsidRPr="003F50E8">
        <w:rPr>
          <w:color w:val="000000"/>
        </w:rPr>
        <w:br/>
        <w:t>The War of the Ancients Trilogy</w:t>
      </w:r>
      <w:r w:rsidR="00287DDF" w:rsidRPr="003F50E8">
        <w:rPr>
          <w:color w:val="000000"/>
        </w:rPr>
        <w:t xml:space="preserve"> (Well of Eternity, Demon Soul, Sundering), by Richard A. Knaak</w:t>
      </w:r>
    </w:p>
    <w:p w14:paraId="2839A747" w14:textId="77777777" w:rsidR="00AA7E3C" w:rsidRDefault="00237384">
      <w:pPr>
        <w:rPr>
          <w:color w:val="000000"/>
        </w:rPr>
      </w:pPr>
      <w:r w:rsidRPr="003F50E8">
        <w:rPr>
          <w:color w:val="000000"/>
        </w:rPr>
        <w:t>Lord of the Clans</w:t>
      </w:r>
      <w:r w:rsidR="00287DDF" w:rsidRPr="003F50E8">
        <w:rPr>
          <w:color w:val="000000"/>
        </w:rPr>
        <w:t>,</w:t>
      </w:r>
      <w:r w:rsidRPr="003F50E8">
        <w:rPr>
          <w:color w:val="000000"/>
        </w:rPr>
        <w:t xml:space="preserve"> by Christie Golden</w:t>
      </w:r>
      <w:r w:rsidRPr="003F50E8">
        <w:rPr>
          <w:color w:val="000000"/>
        </w:rPr>
        <w:br/>
        <w:t>Of Blood and Honor</w:t>
      </w:r>
      <w:r w:rsidR="00287DDF" w:rsidRPr="003F50E8">
        <w:rPr>
          <w:color w:val="000000"/>
        </w:rPr>
        <w:t>,</w:t>
      </w:r>
      <w:r w:rsidRPr="003F50E8">
        <w:rPr>
          <w:color w:val="000000"/>
        </w:rPr>
        <w:t xml:space="preserve"> by Chris Metzen</w:t>
      </w:r>
      <w:r w:rsidRPr="003F50E8">
        <w:rPr>
          <w:color w:val="000000"/>
        </w:rPr>
        <w:br/>
        <w:t>Arthas: Rise of the Lich King</w:t>
      </w:r>
      <w:r w:rsidR="00287DDF" w:rsidRPr="003F50E8">
        <w:rPr>
          <w:color w:val="000000"/>
        </w:rPr>
        <w:t>,</w:t>
      </w:r>
      <w:r w:rsidRPr="003F50E8">
        <w:rPr>
          <w:color w:val="000000"/>
        </w:rPr>
        <w:t xml:space="preserve"> by Christie Golden</w:t>
      </w:r>
      <w:r w:rsidRPr="003F50E8">
        <w:rPr>
          <w:color w:val="000000"/>
        </w:rPr>
        <w:br/>
        <w:t>Illidan</w:t>
      </w:r>
      <w:r w:rsidR="00287DDF" w:rsidRPr="003F50E8">
        <w:rPr>
          <w:color w:val="000000"/>
        </w:rPr>
        <w:t>,</w:t>
      </w:r>
      <w:r w:rsidRPr="003F50E8">
        <w:rPr>
          <w:color w:val="000000"/>
        </w:rPr>
        <w:t xml:space="preserve"> by William King </w:t>
      </w:r>
      <w:r w:rsidRPr="003F50E8">
        <w:rPr>
          <w:color w:val="000000"/>
        </w:rPr>
        <w:br/>
        <w:t>Cycle of Hatred</w:t>
      </w:r>
      <w:r w:rsidR="00287DDF" w:rsidRPr="003F50E8">
        <w:rPr>
          <w:color w:val="000000"/>
        </w:rPr>
        <w:t>,</w:t>
      </w:r>
      <w:r w:rsidRPr="003F50E8">
        <w:rPr>
          <w:color w:val="000000"/>
        </w:rPr>
        <w:t xml:space="preserve"> by Keith DeCandido</w:t>
      </w:r>
      <w:r w:rsidRPr="003F50E8">
        <w:rPr>
          <w:color w:val="000000"/>
        </w:rPr>
        <w:br/>
        <w:t>Night of The Dragon</w:t>
      </w:r>
      <w:r w:rsidR="00287DDF" w:rsidRPr="003F50E8">
        <w:rPr>
          <w:color w:val="000000"/>
        </w:rPr>
        <w:t>,</w:t>
      </w:r>
      <w:r w:rsidRPr="003F50E8">
        <w:rPr>
          <w:color w:val="000000"/>
        </w:rPr>
        <w:t xml:space="preserve"> by Richard A. Knaak </w:t>
      </w:r>
      <w:r w:rsidRPr="003F50E8">
        <w:rPr>
          <w:color w:val="000000"/>
        </w:rPr>
        <w:br/>
        <w:t>Stormrage</w:t>
      </w:r>
      <w:r w:rsidR="00287DDF" w:rsidRPr="003F50E8">
        <w:rPr>
          <w:color w:val="000000"/>
        </w:rPr>
        <w:t>,</w:t>
      </w:r>
      <w:r w:rsidRPr="003F50E8">
        <w:rPr>
          <w:color w:val="000000"/>
        </w:rPr>
        <w:t xml:space="preserve"> by Richard A. Knaak</w:t>
      </w:r>
      <w:r w:rsidRPr="003F50E8">
        <w:rPr>
          <w:color w:val="000000"/>
        </w:rPr>
        <w:br/>
        <w:t>The Shattering: Prelude to Cataclysm</w:t>
      </w:r>
      <w:r w:rsidR="00287DDF" w:rsidRPr="003F50E8">
        <w:rPr>
          <w:color w:val="000000"/>
        </w:rPr>
        <w:t>,</w:t>
      </w:r>
      <w:r w:rsidRPr="003F50E8">
        <w:rPr>
          <w:color w:val="000000"/>
        </w:rPr>
        <w:t xml:space="preserve"> by Christie Golden</w:t>
      </w:r>
      <w:r w:rsidRPr="003F50E8">
        <w:rPr>
          <w:color w:val="000000"/>
        </w:rPr>
        <w:br/>
        <w:t>Wolfheart</w:t>
      </w:r>
      <w:r w:rsidR="00287DDF" w:rsidRPr="003F50E8">
        <w:rPr>
          <w:color w:val="000000"/>
        </w:rPr>
        <w:t>,</w:t>
      </w:r>
      <w:r w:rsidRPr="003F50E8">
        <w:rPr>
          <w:color w:val="000000"/>
        </w:rPr>
        <w:t xml:space="preserve"> by Richard A Knaak</w:t>
      </w:r>
      <w:r w:rsidRPr="003F50E8">
        <w:rPr>
          <w:color w:val="000000"/>
        </w:rPr>
        <w:br/>
        <w:t>Thrall: Twilight of the Aspects</w:t>
      </w:r>
      <w:r w:rsidR="00287DDF" w:rsidRPr="003F50E8">
        <w:rPr>
          <w:color w:val="000000"/>
        </w:rPr>
        <w:t>,</w:t>
      </w:r>
      <w:r w:rsidRPr="003F50E8">
        <w:rPr>
          <w:color w:val="000000"/>
        </w:rPr>
        <w:t xml:space="preserve"> by Christie Golden </w:t>
      </w:r>
      <w:r w:rsidRPr="003F50E8">
        <w:rPr>
          <w:color w:val="000000"/>
        </w:rPr>
        <w:br/>
        <w:t>Jaina Proudmoore: Tides of War</w:t>
      </w:r>
      <w:r w:rsidR="00287DDF" w:rsidRPr="003F50E8">
        <w:rPr>
          <w:color w:val="000000"/>
        </w:rPr>
        <w:t>,</w:t>
      </w:r>
      <w:r w:rsidRPr="003F50E8">
        <w:rPr>
          <w:color w:val="000000"/>
        </w:rPr>
        <w:t xml:space="preserve"> by Christie Golden</w:t>
      </w:r>
      <w:r w:rsidRPr="003F50E8">
        <w:rPr>
          <w:color w:val="000000"/>
        </w:rPr>
        <w:br/>
        <w:t>Dawn of the Aspects</w:t>
      </w:r>
      <w:r w:rsidR="00287DDF" w:rsidRPr="003F50E8">
        <w:rPr>
          <w:color w:val="000000"/>
        </w:rPr>
        <w:t>,</w:t>
      </w:r>
      <w:r w:rsidRPr="003F50E8">
        <w:rPr>
          <w:color w:val="000000"/>
        </w:rPr>
        <w:t xml:space="preserve"> by Richard A. Knaak</w:t>
      </w:r>
      <w:r w:rsidRPr="003F50E8">
        <w:rPr>
          <w:color w:val="000000"/>
        </w:rPr>
        <w:br/>
        <w:t>Vol'Jin: Shadows of the Horde</w:t>
      </w:r>
      <w:r w:rsidR="00287DDF" w:rsidRPr="003F50E8">
        <w:rPr>
          <w:color w:val="000000"/>
        </w:rPr>
        <w:t>,</w:t>
      </w:r>
      <w:r w:rsidRPr="003F50E8">
        <w:rPr>
          <w:color w:val="000000"/>
        </w:rPr>
        <w:t xml:space="preserve"> by Michael A. Stackpole</w:t>
      </w:r>
      <w:r w:rsidRPr="003F50E8">
        <w:rPr>
          <w:color w:val="000000"/>
        </w:rPr>
        <w:br/>
        <w:t>War Crimes</w:t>
      </w:r>
      <w:r w:rsidR="00287DDF" w:rsidRPr="003F50E8">
        <w:rPr>
          <w:color w:val="000000"/>
        </w:rPr>
        <w:t>,</w:t>
      </w:r>
      <w:r w:rsidRPr="003F50E8">
        <w:rPr>
          <w:color w:val="000000"/>
        </w:rPr>
        <w:t xml:space="preserve"> by Christie Golden</w:t>
      </w:r>
    </w:p>
    <w:p w14:paraId="46D31167" w14:textId="77777777" w:rsidR="00AA7E3C" w:rsidRDefault="00AA7E3C"/>
    <w:p w14:paraId="2A4F889E" w14:textId="77777777" w:rsidR="00AA7E3C" w:rsidRDefault="00AA7E3C">
      <w:pPr>
        <w:rPr>
          <w:b/>
          <w:bCs/>
        </w:rPr>
      </w:pPr>
      <w:r>
        <w:rPr>
          <w:b/>
          <w:bCs/>
        </w:rPr>
        <w:t>Games</w:t>
      </w:r>
    </w:p>
    <w:p w14:paraId="4838D3F7" w14:textId="77777777" w:rsidR="00AA7E3C" w:rsidRDefault="00AA7E3C">
      <w:r>
        <w:t>The Warcraft Trilogy (Warcraft 1: Orcs &amp; Humans, Warcraft 2: Tides of Darkness, Warcraft 3: Reign of Chaos and Warcraft 3: The Frozen Throne)</w:t>
      </w:r>
    </w:p>
    <w:p w14:paraId="472877E8" w14:textId="77777777" w:rsidR="007A0074" w:rsidRDefault="00AA7E3C">
      <w:r>
        <w:t>World of Warcraft (And World of Warcraft: Burning Crusade, World of Warcraft: Wrath of the Lich King, World of Warcraft: Cataclysm, World of Warcraft: Mists of Pandaria: World of Warcraft: Warlords of Draenor, World of Warcraft: Legion, and World of Warcraft: Battle for Azeroth)</w:t>
      </w:r>
      <w:r w:rsidR="007A0074">
        <w:br w:type="page"/>
      </w:r>
    </w:p>
    <w:p w14:paraId="768CDC90" w14:textId="77777777" w:rsidR="00AB25EF" w:rsidRPr="000D5DB5" w:rsidRDefault="00AB25EF">
      <w:pPr>
        <w:pStyle w:val="Heading1"/>
        <w:rPr>
          <w:sz w:val="36"/>
          <w:szCs w:val="36"/>
        </w:rPr>
      </w:pPr>
      <w:bookmarkStart w:id="6283" w:name="_Toc509138817"/>
      <w:bookmarkStart w:id="6284" w:name="_Toc54196514"/>
      <w:r w:rsidRPr="000D5DB5">
        <w:lastRenderedPageBreak/>
        <w:t>Change</w:t>
      </w:r>
      <w:r w:rsidR="009C533A">
        <w:t xml:space="preserve"> </w:t>
      </w:r>
      <w:r w:rsidRPr="000D5DB5">
        <w:t>log</w:t>
      </w:r>
      <w:bookmarkEnd w:id="6283"/>
      <w:bookmarkEnd w:id="6284"/>
    </w:p>
    <w:p w14:paraId="14F685FD"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Oct 11, 2015: Version 1.0 Beta completed. </w:t>
      </w:r>
    </w:p>
    <w:p w14:paraId="507EF02F"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Oct 12: Added Death Knight and Druid spells. </w:t>
      </w:r>
    </w:p>
    <w:p w14:paraId="30D11A89"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Oct 18: Added mage and paladin spells. Next is priest (shaman included)</w:t>
      </w:r>
    </w:p>
    <w:p w14:paraId="60F3BCFB"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Oct 20: Added all initial spells. </w:t>
      </w:r>
    </w:p>
    <w:p w14:paraId="01A5C067"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Oct 30: Finished equipment chapter</w:t>
      </w:r>
    </w:p>
    <w:p w14:paraId="4ED2F361"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Nov 1-11: Updated monsters and polished abilities. </w:t>
      </w:r>
    </w:p>
    <w:p w14:paraId="0DCFA06B"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Nov 13: Released 1.3 update: Added Druidic archetypes and some machines.</w:t>
      </w:r>
    </w:p>
    <w:p w14:paraId="7149CF15"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Dec 6: Shaman and archetypes released.</w:t>
      </w:r>
    </w:p>
    <w:p w14:paraId="379A4AE5"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Dec 13: Added Tinker base class and removed it from Rogue class, updated the engineering system, did organizational cleanup. </w:t>
      </w:r>
    </w:p>
    <w:p w14:paraId="35380D2E"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Jan 16, 2016: Version 1.5 Released. Added monk class and revised several spells</w:t>
      </w:r>
    </w:p>
    <w:p w14:paraId="425E7D52"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Jan 22: Patch 1.5.5 released. Clarified engineering system and cleaned up equipment chapter. </w:t>
      </w:r>
    </w:p>
    <w:p w14:paraId="3DFA83F0"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Jan 24: Patch 1.5.8 released. Cleaned up weapon infusions, and added several magical items. </w:t>
      </w:r>
    </w:p>
    <w:p w14:paraId="4EA45D29"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Jan 28: Patch 1.5.9 released. Cleaned up mana system, and several spells. Added new debilitate spell (Mind Blast), and high elves gain +2 additional mana. Also added magical vampirism, and arcane addiction optional rule. </w:t>
      </w:r>
    </w:p>
    <w:p w14:paraId="1296D8F8"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Jan 30: Patch 1.5.9.5 released. Tied Paladin auras to proficiency bonus, and added tinker passive ability to lower malfunction rate of devices. </w:t>
      </w:r>
    </w:p>
    <w:p w14:paraId="400E6B39"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Feb 2: Version 1.6 released. Added full writeup for all classes (most focus was on the Death Knight/Paladin, Warlock, and Warrior). Some abilities shifted places. Shaman reworded + new minor ability. Paladin/Death Knight auras shifted to level 3, Divine immunity/cursed carrier moved to level 6. Paladins and death knights prepare spells in books (for paladins). Death knight gains runeblades which scale with level. </w:t>
      </w:r>
    </w:p>
    <w:p w14:paraId="04344E57"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Added skill prerequisites, and the infusion skill. </w:t>
      </w:r>
    </w:p>
    <w:p w14:paraId="65AE10E8"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Feb 6: Cleaned up format.</w:t>
      </w:r>
    </w:p>
    <w:p w14:paraId="61CB820D"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Feb 8: Version 1.6.4 released: quick fixes for Shaman abilities, added Conjure Creature and Animate Undead/Construct spell for unification of spell lists and to provide additional options.</w:t>
      </w:r>
    </w:p>
    <w:p w14:paraId="57490A88"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Feb 18: Quick fix removing reference to caster level and obsolete terms. Thanks, Omega9999!</w:t>
      </w:r>
    </w:p>
    <w:p w14:paraId="2825ED22"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Feb 21: Added orc grunt and peon, fixed warrior’s shouts to act somewhat similarly to paladin auras. </w:t>
      </w:r>
    </w:p>
    <w:p w14:paraId="5206F024"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Feb 28: Overhaul mana, </w:t>
      </w:r>
      <w:r w:rsidR="00E8457B" w:rsidRPr="00804D31">
        <w:rPr>
          <w:rFonts w:eastAsia="Times New Roman" w:cstheme="minorHAnsi"/>
          <w:color w:val="000000"/>
          <w:sz w:val="16"/>
          <w:szCs w:val="16"/>
        </w:rPr>
        <w:t xml:space="preserve">returned </w:t>
      </w:r>
      <w:r w:rsidRPr="00804D31">
        <w:rPr>
          <w:rFonts w:eastAsia="Times New Roman" w:cstheme="minorHAnsi"/>
          <w:color w:val="000000"/>
          <w:sz w:val="16"/>
          <w:szCs w:val="16"/>
        </w:rPr>
        <w:t xml:space="preserve">the concept of caster level and ‘set’ spells. Fix soon for currently prepared spells for units. Altered paladin/death knight lay on hands/corrupting touch to function on 50% mana increments. </w:t>
      </w:r>
    </w:p>
    <w:p w14:paraId="6F377728"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March 15: Added Altar rules. </w:t>
      </w:r>
    </w:p>
    <w:p w14:paraId="3DE330D1"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March 21: Leveled up Keeper of the grove to 7, Dryad to 2, and performed various adjustments. Cure and Inflict are repurposed to act as Holy Light/Death Coil and Flash of Light, Shamans gain Healing Waters (Riptide as of 1.8) and Healing Totem, while Druids get Rejuvenation and Healing Rain. </w:t>
      </w:r>
    </w:p>
    <w:p w14:paraId="4FD4A25C"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April 19 (1.6.9): Added the Demon Hunter, renovated several spells, added several monsters. </w:t>
      </w:r>
    </w:p>
    <w:p w14:paraId="2B65747F"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June 3 (1.7): Added Shadow Hunter, revised the warlock, hunter, and demon hunter, revised several spells, and added several monsters. Fixed several incorrect terms. Thanks, George Hess!</w:t>
      </w:r>
    </w:p>
    <w:p w14:paraId="6E32F424"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July 29 (1.8): Added apothecary, mountain king, 10+ spells, 10+ monsters, and alterations</w:t>
      </w:r>
    </w:p>
    <w:p w14:paraId="33CCF846"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August 22 (1.9): Cleaned up races, added cobble to 1st level tinker, cleaned up mountain king and spellbreaker, added more spells (low-level Sunbeam, Detonate Mana, Moonfire, Sunfire, added spell list for all new spells, added arcane engines (or Spelljammers!) to Engineering, Unholy Frenzy to DKN, Evocative Consecration can’t move but slows enemies, Ethereal Banishment added to SHM, Fade to DRD and MGE, Tranquility to SHM, and added Relics (only Librams and Sigils now). </w:t>
      </w:r>
    </w:p>
    <w:p w14:paraId="595D5E2F"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October 13 (1.9.5): Moved all monsters to separate document. </w:t>
      </w:r>
    </w:p>
    <w:p w14:paraId="6DF31939"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 xml:space="preserve">November 1 (1.9.55): Added several spells, update to 2.0 ongoing. </w:t>
      </w:r>
    </w:p>
    <w:p w14:paraId="221B8BFB"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November 28 (2.0): added spell interruption mechanic (expanded 5e rule to all casting), standardized aura/shout effects, switched arms warrior abilities (bladestorm and bloodthirst strike exchanged places), added emergency mana-restoration effects for mages, priests, warlocks, and shamans. Added Lightslayer archetype, and added or modified 16 spells.</w:t>
      </w:r>
    </w:p>
    <w:p w14:paraId="15D5E1CB" w14:textId="77777777" w:rsidR="00AB25EF" w:rsidRPr="00804D31" w:rsidRDefault="00AB25EF">
      <w:pPr>
        <w:contextualSpacing/>
        <w:rPr>
          <w:rFonts w:eastAsia="Times New Roman" w:cstheme="minorHAnsi"/>
          <w:sz w:val="16"/>
          <w:szCs w:val="16"/>
        </w:rPr>
      </w:pPr>
      <w:r w:rsidRPr="00804D31">
        <w:rPr>
          <w:rFonts w:eastAsia="Times New Roman" w:cstheme="minorHAnsi"/>
          <w:color w:val="000000"/>
          <w:sz w:val="16"/>
          <w:szCs w:val="16"/>
        </w:rPr>
        <w:t>December 20 (2.0.2): Fixed general formatting, Arcane Shot, Blessing of Kings, Death Grip, Death Pact, Denounce, Drain Life, Earthbind, Earth Shield, Lightning Shield, allowed Lightning Bolt to also replicate Chain Lightning, and made elemental Shock cost less mana. Improved Tauren’s Plainswalker, Warlock’s Soul Shard, Warrior’s Howl, added Kalimag to shamans (elemental tongue), and removed outdated references to Paladins’ Crusader Aura.</w:t>
      </w:r>
    </w:p>
    <w:p w14:paraId="4943F8C5" w14:textId="77777777" w:rsidR="00AB25EF" w:rsidRPr="00804D31" w:rsidRDefault="00AB25EF">
      <w:pPr>
        <w:contextualSpacing/>
        <w:rPr>
          <w:rFonts w:eastAsia="Times New Roman" w:cstheme="minorHAnsi"/>
          <w:color w:val="000000"/>
          <w:sz w:val="16"/>
          <w:szCs w:val="16"/>
        </w:rPr>
      </w:pPr>
      <w:r w:rsidRPr="00804D31">
        <w:rPr>
          <w:rFonts w:eastAsia="Times New Roman" w:cstheme="minorHAnsi"/>
          <w:color w:val="000000"/>
          <w:sz w:val="16"/>
          <w:szCs w:val="16"/>
        </w:rPr>
        <w:t xml:space="preserve">December 25 (2.0.5): Overhauled formatting, minor tweaks in preparation for content patch. </w:t>
      </w:r>
    </w:p>
    <w:p w14:paraId="4FAB771B" w14:textId="77777777" w:rsidR="001212C5" w:rsidRPr="00804D31" w:rsidRDefault="001212C5">
      <w:pPr>
        <w:contextualSpacing/>
        <w:rPr>
          <w:rFonts w:eastAsia="Times New Roman" w:cstheme="minorHAnsi"/>
          <w:color w:val="000000"/>
          <w:sz w:val="16"/>
          <w:szCs w:val="16"/>
        </w:rPr>
      </w:pPr>
      <w:r w:rsidRPr="00804D31">
        <w:rPr>
          <w:rFonts w:eastAsia="Times New Roman" w:cstheme="minorHAnsi"/>
          <w:color w:val="000000"/>
          <w:sz w:val="16"/>
          <w:szCs w:val="16"/>
        </w:rPr>
        <w:t>February 4 (2.1): Change in format, consolidated several spells into arrays, cleaned up several abilities, added alchemical engine</w:t>
      </w:r>
    </w:p>
    <w:p w14:paraId="000522FA" w14:textId="77777777" w:rsidR="0006582E" w:rsidRPr="00804D31" w:rsidRDefault="00BA7DA6">
      <w:pPr>
        <w:contextualSpacing/>
        <w:rPr>
          <w:rFonts w:eastAsia="Times New Roman" w:cstheme="minorHAnsi"/>
          <w:sz w:val="16"/>
          <w:szCs w:val="16"/>
        </w:rPr>
      </w:pPr>
      <w:r w:rsidRPr="00804D31">
        <w:rPr>
          <w:rFonts w:eastAsia="Times New Roman" w:cstheme="minorHAnsi"/>
          <w:color w:val="000000"/>
          <w:sz w:val="16"/>
          <w:szCs w:val="16"/>
        </w:rPr>
        <w:t xml:space="preserve">March </w:t>
      </w:r>
      <w:r w:rsidR="0006582E" w:rsidRPr="00804D31">
        <w:rPr>
          <w:rFonts w:eastAsia="Times New Roman" w:cstheme="minorHAnsi"/>
          <w:color w:val="000000"/>
          <w:sz w:val="16"/>
          <w:szCs w:val="16"/>
        </w:rPr>
        <w:t>21 (2.2): Added 10+ alchemical items, 3+ gadgets</w:t>
      </w:r>
      <w:r w:rsidR="008E3389" w:rsidRPr="00804D31">
        <w:rPr>
          <w:rFonts w:eastAsia="Times New Roman" w:cstheme="minorHAnsi"/>
          <w:color w:val="000000"/>
          <w:sz w:val="16"/>
          <w:szCs w:val="16"/>
        </w:rPr>
        <w:t>, flashbang grenades</w:t>
      </w:r>
      <w:r w:rsidR="0006582E" w:rsidRPr="00804D31">
        <w:rPr>
          <w:rFonts w:eastAsia="Times New Roman" w:cstheme="minorHAnsi"/>
          <w:color w:val="000000"/>
          <w:sz w:val="16"/>
          <w:szCs w:val="16"/>
        </w:rPr>
        <w:t>, +6 relics</w:t>
      </w:r>
      <w:r w:rsidRPr="00804D31">
        <w:rPr>
          <w:rFonts w:eastAsia="Times New Roman" w:cstheme="minorHAnsi"/>
          <w:color w:val="000000"/>
          <w:sz w:val="16"/>
          <w:szCs w:val="16"/>
        </w:rPr>
        <w:t>, mana shield no longer requires concentration, updated auras (all)</w:t>
      </w:r>
      <w:r w:rsidR="003E406E" w:rsidRPr="00804D31">
        <w:rPr>
          <w:rFonts w:eastAsia="Times New Roman" w:cstheme="minorHAnsi"/>
          <w:color w:val="000000"/>
          <w:sz w:val="16"/>
          <w:szCs w:val="16"/>
        </w:rPr>
        <w:t>, new magical items, introduction of armor sets</w:t>
      </w:r>
      <w:r w:rsidR="008E3389" w:rsidRPr="00804D31">
        <w:rPr>
          <w:rFonts w:eastAsia="Times New Roman" w:cstheme="minorHAnsi"/>
          <w:color w:val="000000"/>
          <w:sz w:val="16"/>
          <w:szCs w:val="16"/>
        </w:rPr>
        <w:t>, infused ammunition, added Warlock and Shaman spell lists</w:t>
      </w:r>
    </w:p>
    <w:p w14:paraId="601B6DF7" w14:textId="77777777" w:rsidR="00AB25EF" w:rsidRPr="00804D31" w:rsidRDefault="00AE1DC3">
      <w:pPr>
        <w:contextualSpacing/>
        <w:rPr>
          <w:color w:val="000000"/>
          <w:sz w:val="16"/>
          <w:szCs w:val="16"/>
        </w:rPr>
      </w:pPr>
      <w:r w:rsidRPr="00804D31">
        <w:rPr>
          <w:color w:val="000000"/>
          <w:sz w:val="16"/>
          <w:szCs w:val="16"/>
        </w:rPr>
        <w:t>April 27 (2.3): Added more technological objects (default mines, firework explosives), rules for planting explosives on targets, the bayonet and bayonet shot (allowing Strength to contribute to firearm fighting in melee), clarified reloading times for firearms</w:t>
      </w:r>
    </w:p>
    <w:p w14:paraId="17568FD3" w14:textId="77777777" w:rsidR="00DB0B47" w:rsidRPr="00804D31" w:rsidRDefault="00DB0B47">
      <w:pPr>
        <w:contextualSpacing/>
        <w:rPr>
          <w:color w:val="000000"/>
          <w:sz w:val="16"/>
          <w:szCs w:val="16"/>
        </w:rPr>
      </w:pPr>
      <w:r w:rsidRPr="00804D31">
        <w:rPr>
          <w:color w:val="000000"/>
          <w:sz w:val="16"/>
          <w:szCs w:val="16"/>
        </w:rPr>
        <w:t xml:space="preserve">June 5 (2.4): Clarified auras, </w:t>
      </w:r>
      <w:r w:rsidR="005006E0" w:rsidRPr="00804D31">
        <w:rPr>
          <w:color w:val="000000"/>
          <w:sz w:val="16"/>
          <w:szCs w:val="16"/>
        </w:rPr>
        <w:t xml:space="preserve">overhauled the Death Knight’s Army of the Dead ability (tied to Animate Undead) </w:t>
      </w:r>
      <w:r w:rsidRPr="00804D31">
        <w:rPr>
          <w:color w:val="000000"/>
          <w:sz w:val="16"/>
          <w:szCs w:val="16"/>
        </w:rPr>
        <w:t xml:space="preserve">clarified spellcasting and mana costs (reduced cantrips’ cost to become free at 5th level+), caster levels, and other mechanics (all casters have spellbooks or equivalents; spellcasters can also gain spells by leveling up, taking others’ spellbooks, being tutored by another caster or creature such as demons or fey, or researching unique spells). Added new </w:t>
      </w:r>
      <w:r w:rsidR="005006E0" w:rsidRPr="00804D31">
        <w:rPr>
          <w:color w:val="000000"/>
          <w:sz w:val="16"/>
          <w:szCs w:val="16"/>
        </w:rPr>
        <w:t xml:space="preserve">and fixed old </w:t>
      </w:r>
      <w:r w:rsidRPr="00804D31">
        <w:rPr>
          <w:color w:val="000000"/>
          <w:sz w:val="16"/>
          <w:szCs w:val="16"/>
        </w:rPr>
        <w:t>spells (Psychic Terror, Slumber</w:t>
      </w:r>
      <w:r w:rsidR="00D270B4" w:rsidRPr="00804D31">
        <w:rPr>
          <w:color w:val="000000"/>
          <w:sz w:val="16"/>
          <w:szCs w:val="16"/>
        </w:rPr>
        <w:t>, Bind Creature, which replaces Create Undead, Planar Binding, and Planar Ally</w:t>
      </w:r>
      <w:r w:rsidR="007B074B" w:rsidRPr="00804D31">
        <w:rPr>
          <w:color w:val="000000"/>
          <w:sz w:val="16"/>
          <w:szCs w:val="16"/>
        </w:rPr>
        <w:t xml:space="preserve">; </w:t>
      </w:r>
      <w:r w:rsidR="005006E0" w:rsidRPr="00804D31">
        <w:rPr>
          <w:color w:val="000000"/>
          <w:sz w:val="16"/>
          <w:szCs w:val="16"/>
        </w:rPr>
        <w:t>Conjure Creature more uniform</w:t>
      </w:r>
      <w:r w:rsidR="007B074B" w:rsidRPr="00804D31">
        <w:rPr>
          <w:color w:val="000000"/>
          <w:sz w:val="16"/>
          <w:szCs w:val="16"/>
        </w:rPr>
        <w:t>, evocative consecration renamed to consecration</w:t>
      </w:r>
      <w:r w:rsidRPr="00804D31">
        <w:rPr>
          <w:color w:val="000000"/>
          <w:sz w:val="16"/>
          <w:szCs w:val="16"/>
        </w:rPr>
        <w:t>), potions can now act in area of effect instead of being solely based on their original spell parameters, added new magical items (Truesilver Champion, Hand of Ragnaros</w:t>
      </w:r>
      <w:r w:rsidR="00B06EDA" w:rsidRPr="00804D31">
        <w:rPr>
          <w:color w:val="000000"/>
          <w:sz w:val="16"/>
          <w:szCs w:val="16"/>
        </w:rPr>
        <w:t>, and armor sets among others).</w:t>
      </w:r>
      <w:r w:rsidR="00317D9C" w:rsidRPr="00804D31">
        <w:rPr>
          <w:color w:val="000000"/>
          <w:sz w:val="16"/>
          <w:szCs w:val="16"/>
        </w:rPr>
        <w:t xml:space="preserve"> </w:t>
      </w:r>
    </w:p>
    <w:p w14:paraId="6ED852FD" w14:textId="77777777" w:rsidR="000C364B" w:rsidRPr="00804D31" w:rsidRDefault="00594299" w:rsidP="00594299">
      <w:pPr>
        <w:contextualSpacing/>
        <w:rPr>
          <w:color w:val="000000"/>
          <w:sz w:val="16"/>
          <w:szCs w:val="16"/>
        </w:rPr>
      </w:pPr>
      <w:r w:rsidRPr="00804D31">
        <w:rPr>
          <w:color w:val="000000"/>
          <w:sz w:val="16"/>
          <w:szCs w:val="16"/>
        </w:rPr>
        <w:t xml:space="preserve">May 22 </w:t>
      </w:r>
      <w:r w:rsidR="007D4286" w:rsidRPr="00804D31">
        <w:rPr>
          <w:color w:val="000000"/>
          <w:sz w:val="16"/>
          <w:szCs w:val="16"/>
        </w:rPr>
        <w:t xml:space="preserve">(2.5): </w:t>
      </w:r>
    </w:p>
    <w:p w14:paraId="7BF49CBB" w14:textId="77777777" w:rsidR="000C364B" w:rsidRPr="00804D31" w:rsidRDefault="000C364B">
      <w:pPr>
        <w:contextualSpacing/>
        <w:rPr>
          <w:b/>
          <w:bCs/>
          <w:color w:val="000000"/>
          <w:sz w:val="16"/>
          <w:szCs w:val="16"/>
        </w:rPr>
      </w:pPr>
      <w:r w:rsidRPr="00804D31">
        <w:rPr>
          <w:b/>
          <w:bCs/>
          <w:color w:val="000000"/>
          <w:sz w:val="16"/>
          <w:szCs w:val="16"/>
        </w:rPr>
        <w:t>Intro</w:t>
      </w:r>
    </w:p>
    <w:p w14:paraId="722DB6A1" w14:textId="77777777" w:rsidR="00DF2587" w:rsidRPr="00804D31" w:rsidRDefault="00DF2587">
      <w:pPr>
        <w:contextualSpacing/>
        <w:rPr>
          <w:color w:val="000000"/>
          <w:sz w:val="16"/>
          <w:szCs w:val="16"/>
        </w:rPr>
      </w:pPr>
      <w:r w:rsidRPr="00804D31">
        <w:rPr>
          <w:color w:val="000000"/>
          <w:sz w:val="16"/>
          <w:szCs w:val="16"/>
        </w:rPr>
        <w:lastRenderedPageBreak/>
        <w:t xml:space="preserve">Clarified resurrection in lore, added conditions to simplify cold magic’s speed reductions, added scorched and chilled conditions, and clarified an ambiguity in 5e regarding choking (making garrotes </w:t>
      </w:r>
      <w:r w:rsidR="00F341F1" w:rsidRPr="00804D31">
        <w:rPr>
          <w:color w:val="000000"/>
          <w:sz w:val="16"/>
          <w:szCs w:val="16"/>
        </w:rPr>
        <w:t>and choking someone to unconsciousness possible mechanically</w:t>
      </w:r>
      <w:r w:rsidRPr="00804D31">
        <w:rPr>
          <w:color w:val="000000"/>
          <w:sz w:val="16"/>
          <w:szCs w:val="16"/>
        </w:rPr>
        <w:t>).</w:t>
      </w:r>
    </w:p>
    <w:p w14:paraId="5EC432B3" w14:textId="77777777" w:rsidR="000C364B" w:rsidRPr="00804D31" w:rsidRDefault="000C364B">
      <w:pPr>
        <w:contextualSpacing/>
        <w:rPr>
          <w:b/>
          <w:bCs/>
          <w:color w:val="000000"/>
          <w:sz w:val="16"/>
          <w:szCs w:val="16"/>
        </w:rPr>
      </w:pPr>
      <w:r w:rsidRPr="00804D31">
        <w:rPr>
          <w:b/>
          <w:bCs/>
          <w:color w:val="000000"/>
          <w:sz w:val="16"/>
          <w:szCs w:val="16"/>
        </w:rPr>
        <w:t xml:space="preserve">Races </w:t>
      </w:r>
    </w:p>
    <w:p w14:paraId="27D9F2BE" w14:textId="77777777" w:rsidR="000C364B" w:rsidRPr="00804D31" w:rsidRDefault="00EE307C">
      <w:pPr>
        <w:contextualSpacing/>
        <w:rPr>
          <w:color w:val="000000"/>
          <w:sz w:val="16"/>
          <w:szCs w:val="16"/>
        </w:rPr>
      </w:pPr>
      <w:r w:rsidRPr="00804D31">
        <w:rPr>
          <w:color w:val="000000"/>
          <w:sz w:val="16"/>
          <w:szCs w:val="16"/>
        </w:rPr>
        <w:t>Rebalanced (mostly by nerfing) racial talents and reconsolidating others (</w:t>
      </w:r>
      <w:r w:rsidR="00F341F1" w:rsidRPr="00804D31">
        <w:rPr>
          <w:color w:val="000000"/>
          <w:sz w:val="16"/>
          <w:szCs w:val="16"/>
        </w:rPr>
        <w:t>Stoneform split into permanent natural armor and a 1/long rest ability</w:t>
      </w:r>
      <w:r w:rsidRPr="00804D31">
        <w:rPr>
          <w:color w:val="000000"/>
          <w:sz w:val="16"/>
          <w:szCs w:val="16"/>
        </w:rPr>
        <w:t xml:space="preserve">, </w:t>
      </w:r>
      <w:r w:rsidR="00DF2587" w:rsidRPr="00804D31">
        <w:rPr>
          <w:color w:val="000000"/>
          <w:sz w:val="16"/>
          <w:szCs w:val="16"/>
        </w:rPr>
        <w:t>arcane legacy</w:t>
      </w:r>
      <w:r w:rsidRPr="00804D31">
        <w:rPr>
          <w:color w:val="000000"/>
          <w:sz w:val="16"/>
          <w:szCs w:val="16"/>
        </w:rPr>
        <w:t xml:space="preserve">, </w:t>
      </w:r>
      <w:r w:rsidR="00DF2587" w:rsidRPr="00804D31">
        <w:rPr>
          <w:color w:val="000000"/>
          <w:sz w:val="16"/>
          <w:szCs w:val="16"/>
        </w:rPr>
        <w:t>rage</w:t>
      </w:r>
      <w:r w:rsidRPr="00804D31">
        <w:rPr>
          <w:color w:val="000000"/>
          <w:sz w:val="16"/>
          <w:szCs w:val="16"/>
        </w:rPr>
        <w:t>/</w:t>
      </w:r>
      <w:r w:rsidR="00DF2587" w:rsidRPr="00804D31">
        <w:rPr>
          <w:color w:val="000000"/>
          <w:sz w:val="16"/>
          <w:szCs w:val="16"/>
        </w:rPr>
        <w:t>berzerking</w:t>
      </w:r>
      <w:r w:rsidRPr="00804D31">
        <w:rPr>
          <w:color w:val="000000"/>
          <w:sz w:val="16"/>
          <w:szCs w:val="16"/>
        </w:rPr>
        <w:t xml:space="preserve">, and </w:t>
      </w:r>
      <w:r w:rsidR="00DF2587" w:rsidRPr="00804D31">
        <w:rPr>
          <w:color w:val="000000"/>
          <w:sz w:val="16"/>
          <w:szCs w:val="16"/>
        </w:rPr>
        <w:t>war stomp</w:t>
      </w:r>
      <w:r w:rsidRPr="00804D31">
        <w:rPr>
          <w:color w:val="000000"/>
          <w:sz w:val="16"/>
          <w:szCs w:val="16"/>
        </w:rPr>
        <w:t xml:space="preserve">) into others. </w:t>
      </w:r>
    </w:p>
    <w:p w14:paraId="6F422435" w14:textId="77777777" w:rsidR="00DF2587" w:rsidRPr="00804D31" w:rsidRDefault="00DF2587">
      <w:pPr>
        <w:contextualSpacing/>
        <w:rPr>
          <w:color w:val="000000"/>
          <w:sz w:val="16"/>
          <w:szCs w:val="16"/>
        </w:rPr>
      </w:pPr>
      <w:r w:rsidRPr="00804D31">
        <w:rPr>
          <w:color w:val="000000"/>
          <w:sz w:val="16"/>
          <w:szCs w:val="16"/>
        </w:rPr>
        <w:t>Rebalanced all races using the Detect Balance homebrew tool, boosting most (gnome, draenei, goblins, orcs, pandaren) and nerfing a few (night elves can no longer hide as a bonus action, worgen form lost some powers)</w:t>
      </w:r>
    </w:p>
    <w:p w14:paraId="57740681" w14:textId="77777777" w:rsidR="000C364B" w:rsidRPr="00804D31" w:rsidRDefault="000C364B">
      <w:pPr>
        <w:contextualSpacing/>
        <w:rPr>
          <w:b/>
          <w:bCs/>
          <w:color w:val="000000"/>
          <w:sz w:val="16"/>
          <w:szCs w:val="16"/>
        </w:rPr>
      </w:pPr>
      <w:r w:rsidRPr="00804D31">
        <w:rPr>
          <w:b/>
          <w:bCs/>
          <w:color w:val="000000"/>
          <w:sz w:val="16"/>
          <w:szCs w:val="16"/>
        </w:rPr>
        <w:t>Classes</w:t>
      </w:r>
    </w:p>
    <w:p w14:paraId="192A6971" w14:textId="77777777" w:rsidR="000C364B" w:rsidRPr="00804D31" w:rsidRDefault="000C364B">
      <w:pPr>
        <w:contextualSpacing/>
        <w:rPr>
          <w:color w:val="000000"/>
          <w:sz w:val="16"/>
          <w:szCs w:val="16"/>
        </w:rPr>
      </w:pPr>
      <w:r w:rsidRPr="00804D31">
        <w:rPr>
          <w:color w:val="000000"/>
          <w:sz w:val="16"/>
          <w:szCs w:val="16"/>
        </w:rPr>
        <w:t>Added the Alchemist Class (repurposed Apothecary subclass, rolled the Apothecary subclass and made two others: mutant and transmutor)</w:t>
      </w:r>
    </w:p>
    <w:p w14:paraId="0B1BE115" w14:textId="77777777" w:rsidR="000C364B" w:rsidRPr="00804D31" w:rsidRDefault="000C364B">
      <w:pPr>
        <w:contextualSpacing/>
        <w:rPr>
          <w:b/>
          <w:bCs/>
          <w:color w:val="000000"/>
          <w:sz w:val="16"/>
          <w:szCs w:val="16"/>
        </w:rPr>
      </w:pPr>
      <w:r w:rsidRPr="00804D31">
        <w:rPr>
          <w:color w:val="000000"/>
          <w:sz w:val="16"/>
          <w:szCs w:val="16"/>
        </w:rPr>
        <w:t>Added class talents (warriors can now rage, turned shout into a talent, including many others</w:t>
      </w:r>
      <w:r w:rsidR="00A471E1" w:rsidRPr="00804D31">
        <w:rPr>
          <w:color w:val="000000"/>
          <w:sz w:val="16"/>
          <w:szCs w:val="16"/>
        </w:rPr>
        <w:t xml:space="preserve"> </w:t>
      </w:r>
      <w:r w:rsidRPr="00804D31">
        <w:rPr>
          <w:color w:val="000000"/>
          <w:sz w:val="16"/>
          <w:szCs w:val="16"/>
        </w:rPr>
        <w:t xml:space="preserve">(hunter, rogue, and warrior, simplified fan of knives and other rogue talents), most are interchangeable, allowing a hunter to take the warrior’s heroic throw, a rogue to take the hunter’s umbral sight, and the warrior to take the rogue’s misdirection to simulate troll headhunters, forsaken deathstalkers/lightslayers, and high elven </w:t>
      </w:r>
      <w:r w:rsidR="00F341F1" w:rsidRPr="00804D31">
        <w:rPr>
          <w:color w:val="000000"/>
          <w:sz w:val="16"/>
          <w:szCs w:val="16"/>
        </w:rPr>
        <w:t>blademasters</w:t>
      </w:r>
      <w:r w:rsidRPr="00804D31">
        <w:rPr>
          <w:color w:val="000000"/>
          <w:sz w:val="16"/>
          <w:szCs w:val="16"/>
        </w:rPr>
        <w:t>, respectively, as well as to provide for most racial archetypes without making them actual archetypes, but chosen abilities.</w:t>
      </w:r>
    </w:p>
    <w:p w14:paraId="47968B9D" w14:textId="77777777" w:rsidR="000C364B" w:rsidRPr="00804D31" w:rsidRDefault="000C364B">
      <w:pPr>
        <w:contextualSpacing/>
        <w:rPr>
          <w:color w:val="000000"/>
          <w:sz w:val="16"/>
          <w:szCs w:val="16"/>
        </w:rPr>
      </w:pPr>
      <w:r w:rsidRPr="00804D31">
        <w:rPr>
          <w:color w:val="000000"/>
          <w:sz w:val="16"/>
          <w:szCs w:val="16"/>
        </w:rPr>
        <w:t>Added Two Weapon Fighting style for Death Knights, modified Hunter’s/Warlock’s bonded companion, incorporated several conceptual changes from Unearthed Arcana’s Ranger class into the Hunter, modified Frost Mages for more parallel with Fire Mages, clarified Paladin Seals and Crusader Strike, and Moon Priesthood powers, added Tinker Notebook</w:t>
      </w:r>
    </w:p>
    <w:p w14:paraId="7576ED95" w14:textId="77777777" w:rsidR="00DF2587" w:rsidRPr="00804D31" w:rsidRDefault="00DF2587">
      <w:pPr>
        <w:contextualSpacing/>
        <w:rPr>
          <w:color w:val="000000"/>
          <w:sz w:val="16"/>
          <w:szCs w:val="16"/>
        </w:rPr>
      </w:pPr>
      <w:r w:rsidRPr="00804D31">
        <w:rPr>
          <w:color w:val="000000"/>
          <w:sz w:val="16"/>
          <w:szCs w:val="16"/>
        </w:rPr>
        <w:t>Removed Lightslayers and folded powers into hunter and rogue talents.</w:t>
      </w:r>
    </w:p>
    <w:p w14:paraId="6E856E61" w14:textId="77777777" w:rsidR="00F341F1" w:rsidRPr="00804D31" w:rsidRDefault="00F341F1">
      <w:pPr>
        <w:contextualSpacing/>
        <w:rPr>
          <w:color w:val="000000"/>
          <w:sz w:val="16"/>
          <w:szCs w:val="16"/>
        </w:rPr>
      </w:pPr>
      <w:r w:rsidRPr="00804D31">
        <w:rPr>
          <w:color w:val="000000"/>
          <w:sz w:val="16"/>
          <w:szCs w:val="16"/>
        </w:rPr>
        <w:t xml:space="preserve">Cleaned up all spell lists and unified their format. </w:t>
      </w:r>
    </w:p>
    <w:p w14:paraId="0FE865D2" w14:textId="77777777" w:rsidR="00DF2587" w:rsidRPr="00804D31" w:rsidRDefault="00DF2587">
      <w:pPr>
        <w:contextualSpacing/>
        <w:rPr>
          <w:color w:val="000000"/>
          <w:sz w:val="16"/>
          <w:szCs w:val="16"/>
        </w:rPr>
      </w:pPr>
      <w:r w:rsidRPr="00804D31">
        <w:rPr>
          <w:color w:val="000000"/>
          <w:sz w:val="16"/>
          <w:szCs w:val="16"/>
        </w:rPr>
        <w:t xml:space="preserve">Monk lost Brewer ability. </w:t>
      </w:r>
    </w:p>
    <w:p w14:paraId="6196D006" w14:textId="77777777" w:rsidR="000C364B" w:rsidRPr="00804D31" w:rsidRDefault="000C364B">
      <w:pPr>
        <w:contextualSpacing/>
        <w:rPr>
          <w:b/>
          <w:bCs/>
          <w:color w:val="000000"/>
          <w:sz w:val="16"/>
          <w:szCs w:val="16"/>
        </w:rPr>
      </w:pPr>
      <w:r w:rsidRPr="00804D31">
        <w:rPr>
          <w:b/>
          <w:bCs/>
          <w:color w:val="000000"/>
          <w:sz w:val="16"/>
          <w:szCs w:val="16"/>
        </w:rPr>
        <w:t>Skills and Tools</w:t>
      </w:r>
    </w:p>
    <w:p w14:paraId="71B772DC" w14:textId="77777777" w:rsidR="000C364B" w:rsidRPr="00804D31" w:rsidRDefault="000C364B">
      <w:pPr>
        <w:contextualSpacing/>
        <w:rPr>
          <w:color w:val="000000"/>
          <w:sz w:val="16"/>
          <w:szCs w:val="16"/>
        </w:rPr>
      </w:pPr>
      <w:r w:rsidRPr="00804D31">
        <w:rPr>
          <w:color w:val="000000"/>
          <w:sz w:val="16"/>
          <w:szCs w:val="16"/>
        </w:rPr>
        <w:t>Added CP and alternate crafting (via crafting points) rules, added malfunctioned condition for devices, fixed existing skills to accommodate</w:t>
      </w:r>
    </w:p>
    <w:p w14:paraId="25BE455B" w14:textId="77777777" w:rsidR="000C364B" w:rsidRPr="00804D31" w:rsidRDefault="000C364B">
      <w:pPr>
        <w:contextualSpacing/>
        <w:rPr>
          <w:color w:val="000000"/>
          <w:sz w:val="16"/>
          <w:szCs w:val="16"/>
        </w:rPr>
      </w:pPr>
      <w:r w:rsidRPr="00804D31">
        <w:rPr>
          <w:color w:val="000000"/>
          <w:sz w:val="16"/>
          <w:szCs w:val="16"/>
        </w:rPr>
        <w:t>Clarified Touch-Blast Strike and explosive fuses</w:t>
      </w:r>
    </w:p>
    <w:p w14:paraId="0F776909" w14:textId="77777777" w:rsidR="00F341F1" w:rsidRPr="00804D31" w:rsidRDefault="00F341F1">
      <w:pPr>
        <w:contextualSpacing/>
        <w:rPr>
          <w:color w:val="000000"/>
          <w:sz w:val="16"/>
          <w:szCs w:val="16"/>
        </w:rPr>
      </w:pPr>
      <w:r w:rsidRPr="00804D31">
        <w:rPr>
          <w:color w:val="000000"/>
          <w:sz w:val="16"/>
          <w:szCs w:val="16"/>
        </w:rPr>
        <w:t>Clarified and simplified gathering materials from creatures (harvesting) and objects (scavenging).</w:t>
      </w:r>
    </w:p>
    <w:p w14:paraId="730541DA" w14:textId="77777777" w:rsidR="00F341F1" w:rsidRPr="00804D31" w:rsidRDefault="00F341F1">
      <w:pPr>
        <w:contextualSpacing/>
        <w:rPr>
          <w:b/>
          <w:bCs/>
          <w:color w:val="000000"/>
          <w:sz w:val="16"/>
          <w:szCs w:val="16"/>
        </w:rPr>
      </w:pPr>
      <w:r w:rsidRPr="00804D31">
        <w:rPr>
          <w:color w:val="000000"/>
          <w:sz w:val="16"/>
          <w:szCs w:val="16"/>
        </w:rPr>
        <w:t>Clarified the cost of consumables under the Item Creation Table</w:t>
      </w:r>
    </w:p>
    <w:p w14:paraId="2BBC4241" w14:textId="77777777" w:rsidR="00DF2587" w:rsidRPr="00804D31" w:rsidRDefault="00DF2587">
      <w:pPr>
        <w:contextualSpacing/>
        <w:rPr>
          <w:b/>
          <w:bCs/>
          <w:color w:val="000000"/>
          <w:sz w:val="16"/>
          <w:szCs w:val="16"/>
        </w:rPr>
      </w:pPr>
      <w:r w:rsidRPr="00804D31">
        <w:rPr>
          <w:b/>
          <w:bCs/>
          <w:color w:val="000000"/>
          <w:sz w:val="16"/>
          <w:szCs w:val="16"/>
        </w:rPr>
        <w:t>Feats</w:t>
      </w:r>
    </w:p>
    <w:p w14:paraId="70468D67" w14:textId="77777777" w:rsidR="00DF2587" w:rsidRPr="00804D31" w:rsidRDefault="00DF2587">
      <w:pPr>
        <w:contextualSpacing/>
        <w:rPr>
          <w:b/>
          <w:bCs/>
          <w:color w:val="000000"/>
          <w:sz w:val="16"/>
          <w:szCs w:val="16"/>
        </w:rPr>
      </w:pPr>
      <w:r w:rsidRPr="00804D31">
        <w:rPr>
          <w:color w:val="000000"/>
          <w:sz w:val="16"/>
          <w:szCs w:val="16"/>
        </w:rPr>
        <w:t xml:space="preserve">Brew Mastery feat introduced, which is the Monk Brewer ability, now turned into a feat instead to simplify the monk and augment their versatility should they choose to take it. It still requires Ki, and is one of the more class-oriented feats. </w:t>
      </w:r>
    </w:p>
    <w:p w14:paraId="5DABA7CB" w14:textId="77777777" w:rsidR="000C364B" w:rsidRPr="00804D31" w:rsidRDefault="000C364B">
      <w:pPr>
        <w:contextualSpacing/>
        <w:rPr>
          <w:b/>
          <w:bCs/>
          <w:color w:val="000000"/>
          <w:sz w:val="16"/>
          <w:szCs w:val="16"/>
        </w:rPr>
      </w:pPr>
      <w:r w:rsidRPr="00804D31">
        <w:rPr>
          <w:b/>
          <w:bCs/>
          <w:color w:val="000000"/>
          <w:sz w:val="16"/>
          <w:szCs w:val="16"/>
        </w:rPr>
        <w:t>Magic and Spells</w:t>
      </w:r>
    </w:p>
    <w:p w14:paraId="1D510EDC" w14:textId="77777777" w:rsidR="000C364B" w:rsidRPr="00804D31" w:rsidRDefault="000C364B">
      <w:pPr>
        <w:contextualSpacing/>
        <w:rPr>
          <w:color w:val="000000"/>
          <w:sz w:val="16"/>
          <w:szCs w:val="16"/>
        </w:rPr>
      </w:pPr>
      <w:r w:rsidRPr="00804D31">
        <w:rPr>
          <w:color w:val="000000"/>
          <w:sz w:val="16"/>
          <w:szCs w:val="16"/>
        </w:rPr>
        <w:t xml:space="preserve">Cantrip number now tied to 1st level spells prepared. </w:t>
      </w:r>
    </w:p>
    <w:p w14:paraId="49B3C7EB" w14:textId="77777777" w:rsidR="000C364B" w:rsidRPr="00804D31" w:rsidRDefault="000C364B">
      <w:pPr>
        <w:contextualSpacing/>
        <w:rPr>
          <w:color w:val="000000"/>
          <w:sz w:val="16"/>
          <w:szCs w:val="16"/>
        </w:rPr>
      </w:pPr>
      <w:r w:rsidRPr="00804D31">
        <w:rPr>
          <w:color w:val="000000"/>
          <w:sz w:val="16"/>
          <w:szCs w:val="16"/>
        </w:rPr>
        <w:t>A</w:t>
      </w:r>
      <w:r w:rsidR="008B4259" w:rsidRPr="00804D31">
        <w:rPr>
          <w:color w:val="000000"/>
          <w:sz w:val="16"/>
          <w:szCs w:val="16"/>
        </w:rPr>
        <w:t>dded new spells for Alchemist (Bomb, Mutation, Shift Skill), altered existing spells (frost/fire armor rolled into Elemental Armor and granted for Shamans, Entangling Roots added to Alchemist</w:t>
      </w:r>
      <w:r w:rsidR="00E11FE1" w:rsidRPr="00804D31">
        <w:rPr>
          <w:color w:val="000000"/>
          <w:sz w:val="16"/>
          <w:szCs w:val="16"/>
        </w:rPr>
        <w:t>, brilliance aura lowered to level 4</w:t>
      </w:r>
      <w:r w:rsidR="008879AA" w:rsidRPr="00804D31">
        <w:rPr>
          <w:color w:val="000000"/>
          <w:sz w:val="16"/>
          <w:szCs w:val="16"/>
        </w:rPr>
        <w:t>, Aerial Shackles, Telekinesis, and Death Grip rolled into a low level Telekinesis 3, DKN, MGE, and WRK</w:t>
      </w:r>
      <w:r w:rsidR="006139FD" w:rsidRPr="00804D31">
        <w:rPr>
          <w:color w:val="000000"/>
          <w:sz w:val="16"/>
          <w:szCs w:val="16"/>
        </w:rPr>
        <w:t>, unshackled Charm and Dominate spells from being Person-Monster, and made them specific to creatures the class can bind</w:t>
      </w:r>
      <w:r w:rsidR="00854F08" w:rsidRPr="00804D31">
        <w:rPr>
          <w:color w:val="000000"/>
          <w:sz w:val="16"/>
          <w:szCs w:val="16"/>
        </w:rPr>
        <w:t>, renamed Conjure/Charm/Hold/Dominate/Bind Creature to Conjure/Charm/Hold/Dominate/Bind only, and cut extraneous verbiage</w:t>
      </w:r>
      <w:r w:rsidRPr="00804D31">
        <w:rPr>
          <w:color w:val="000000"/>
          <w:sz w:val="16"/>
          <w:szCs w:val="16"/>
        </w:rPr>
        <w:t>)</w:t>
      </w:r>
    </w:p>
    <w:p w14:paraId="11094C7A" w14:textId="77777777" w:rsidR="00DF2587" w:rsidRPr="00804D31" w:rsidRDefault="00DF2587">
      <w:pPr>
        <w:contextualSpacing/>
        <w:rPr>
          <w:color w:val="000000"/>
          <w:sz w:val="16"/>
          <w:szCs w:val="16"/>
        </w:rPr>
      </w:pPr>
      <w:r w:rsidRPr="00804D31">
        <w:rPr>
          <w:color w:val="000000"/>
          <w:sz w:val="16"/>
          <w:szCs w:val="16"/>
        </w:rPr>
        <w:t xml:space="preserve">Overhauled Invigorate/Debilitate (HoT/DoT) into Sigil spells (Ancestral Guardian, Banshee's Curse, Carrion Swarm, Curse of Agony, Demonic Doom, Earth Shield, Holy Fire, Immolate, Inferno Blast, Lava Blast, Living Bomb, Mind Blast, Mind Flay, Moonfire, Parasite, Rejuvenation, Renewing Light, Riptide, and Shadow Strike). </w:t>
      </w:r>
      <w:r w:rsidRPr="00804D31">
        <w:rPr>
          <w:color w:val="000000"/>
          <w:sz w:val="16"/>
          <w:szCs w:val="16"/>
        </w:rPr>
        <w:br/>
        <w:t>Removed Lightning Shield (rolled into elemental armor), Swiftmend (rolled side powers to Rejuvenation), Nature's Seed (no clear role in overhaul), and Water Shield (allowed Shamans to cast Blessing of Wisdom), cleaned up death pact and lightning bolt (made chain lightning a shaman name), Mind Blast/Flay are Cha saves instead of Spi, changed Soul Fire to be a Warlock version of Pyroblast (due to closeness)</w:t>
      </w:r>
      <w:r w:rsidR="006C7EB9" w:rsidRPr="00804D31">
        <w:rPr>
          <w:color w:val="000000"/>
          <w:sz w:val="16"/>
          <w:szCs w:val="16"/>
        </w:rPr>
        <w:t xml:space="preserve">. </w:t>
      </w:r>
      <w:r w:rsidRPr="00804D31">
        <w:rPr>
          <w:color w:val="000000"/>
          <w:sz w:val="16"/>
          <w:szCs w:val="16"/>
        </w:rPr>
        <w:t xml:space="preserve">Also nerfed Death and Decay, and unified spell format. </w:t>
      </w:r>
    </w:p>
    <w:p w14:paraId="2CC7B073" w14:textId="77777777" w:rsidR="000C364B" w:rsidRPr="00804D31" w:rsidRDefault="000C364B">
      <w:pPr>
        <w:contextualSpacing/>
        <w:rPr>
          <w:color w:val="000000"/>
          <w:sz w:val="16"/>
          <w:szCs w:val="16"/>
        </w:rPr>
      </w:pPr>
      <w:r w:rsidRPr="00804D31">
        <w:rPr>
          <w:b/>
          <w:bCs/>
          <w:color w:val="000000"/>
          <w:sz w:val="16"/>
          <w:szCs w:val="16"/>
        </w:rPr>
        <w:t>Equipment</w:t>
      </w:r>
    </w:p>
    <w:p w14:paraId="03C8F43D" w14:textId="77777777" w:rsidR="00AA0E10" w:rsidRPr="00804D31" w:rsidRDefault="000C364B">
      <w:pPr>
        <w:contextualSpacing/>
        <w:rPr>
          <w:color w:val="000000"/>
          <w:sz w:val="16"/>
          <w:szCs w:val="16"/>
        </w:rPr>
      </w:pPr>
      <w:r w:rsidRPr="00804D31">
        <w:rPr>
          <w:color w:val="000000"/>
          <w:sz w:val="16"/>
          <w:szCs w:val="16"/>
        </w:rPr>
        <w:t>A</w:t>
      </w:r>
      <w:r w:rsidR="008B4259" w:rsidRPr="00804D31">
        <w:rPr>
          <w:color w:val="000000"/>
          <w:sz w:val="16"/>
          <w:szCs w:val="16"/>
        </w:rPr>
        <w:t>dded magic weapons (Mana Blade, Aetish</w:t>
      </w:r>
      <w:r w:rsidR="008879AA" w:rsidRPr="00804D31">
        <w:rPr>
          <w:color w:val="000000"/>
          <w:sz w:val="16"/>
          <w:szCs w:val="16"/>
        </w:rPr>
        <w:t>, Frostmourne/Shadowmourne</w:t>
      </w:r>
      <w:r w:rsidR="008B4259" w:rsidRPr="00804D31">
        <w:rPr>
          <w:color w:val="000000"/>
          <w:sz w:val="16"/>
          <w:szCs w:val="16"/>
        </w:rPr>
        <w:t>), and based items on rarity rather than price</w:t>
      </w:r>
    </w:p>
    <w:p w14:paraId="4F4E6E13" w14:textId="77777777" w:rsidR="00256ADF" w:rsidRPr="00804D31" w:rsidRDefault="005847D1">
      <w:pPr>
        <w:contextualSpacing/>
        <w:rPr>
          <w:b/>
          <w:bCs/>
          <w:color w:val="000000"/>
          <w:sz w:val="16"/>
          <w:szCs w:val="16"/>
        </w:rPr>
      </w:pPr>
      <w:r w:rsidRPr="00804D31">
        <w:rPr>
          <w:color w:val="000000"/>
          <w:sz w:val="16"/>
          <w:szCs w:val="16"/>
        </w:rPr>
        <w:br/>
      </w:r>
      <w:r w:rsidR="00C36390" w:rsidRPr="00804D31">
        <w:rPr>
          <w:b/>
          <w:bCs/>
          <w:color w:val="000000"/>
          <w:sz w:val="16"/>
          <w:szCs w:val="16"/>
        </w:rPr>
        <w:t>October</w:t>
      </w:r>
      <w:r w:rsidR="00823019" w:rsidRPr="00804D31">
        <w:rPr>
          <w:b/>
          <w:bCs/>
          <w:color w:val="000000"/>
          <w:sz w:val="16"/>
          <w:szCs w:val="16"/>
        </w:rPr>
        <w:t xml:space="preserve"> </w:t>
      </w:r>
      <w:r w:rsidR="00C36390" w:rsidRPr="00804D31">
        <w:rPr>
          <w:b/>
          <w:bCs/>
          <w:color w:val="000000"/>
          <w:sz w:val="16"/>
          <w:szCs w:val="16"/>
        </w:rPr>
        <w:t>4</w:t>
      </w:r>
      <w:r w:rsidR="00823019" w:rsidRPr="00804D31">
        <w:rPr>
          <w:b/>
          <w:bCs/>
          <w:color w:val="000000"/>
          <w:sz w:val="16"/>
          <w:szCs w:val="16"/>
        </w:rPr>
        <w:t xml:space="preserve"> (</w:t>
      </w:r>
      <w:r w:rsidR="001014FC" w:rsidRPr="00804D31">
        <w:rPr>
          <w:b/>
          <w:bCs/>
          <w:color w:val="000000"/>
          <w:sz w:val="16"/>
          <w:szCs w:val="16"/>
        </w:rPr>
        <w:t>3</w:t>
      </w:r>
      <w:r w:rsidR="00823019" w:rsidRPr="00804D31">
        <w:rPr>
          <w:b/>
          <w:bCs/>
          <w:color w:val="000000"/>
          <w:sz w:val="16"/>
          <w:szCs w:val="16"/>
        </w:rPr>
        <w:t>.0)</w:t>
      </w:r>
    </w:p>
    <w:p w14:paraId="0EE1A54C" w14:textId="77777777" w:rsidR="007A0074" w:rsidRPr="00804D31" w:rsidRDefault="001014FC">
      <w:pPr>
        <w:contextualSpacing/>
        <w:rPr>
          <w:color w:val="000000"/>
          <w:sz w:val="16"/>
          <w:szCs w:val="16"/>
        </w:rPr>
      </w:pPr>
      <w:r w:rsidRPr="00804D31">
        <w:rPr>
          <w:color w:val="000000"/>
          <w:sz w:val="16"/>
          <w:szCs w:val="16"/>
        </w:rPr>
        <w:t xml:space="preserve">Major overhaul to </w:t>
      </w:r>
      <w:r w:rsidR="007A0074" w:rsidRPr="00804D31">
        <w:rPr>
          <w:color w:val="000000"/>
          <w:sz w:val="16"/>
          <w:szCs w:val="16"/>
        </w:rPr>
        <w:t>organization, added appendixes for conditions, religions, classes in lore, and inspirational reading</w:t>
      </w:r>
      <w:r w:rsidR="00FB41CB" w:rsidRPr="00804D31">
        <w:rPr>
          <w:color w:val="000000"/>
          <w:sz w:val="16"/>
          <w:szCs w:val="16"/>
        </w:rPr>
        <w:t xml:space="preserve">. Further changes (besides organizational ones) are detailed below. </w:t>
      </w:r>
    </w:p>
    <w:p w14:paraId="018F18A6" w14:textId="77777777" w:rsidR="007A0074" w:rsidRPr="00804D31" w:rsidRDefault="007A0074" w:rsidP="00325A13">
      <w:pPr>
        <w:rPr>
          <w:rFonts w:eastAsia="Times New Roman" w:cstheme="minorHAnsi"/>
          <w:sz w:val="16"/>
          <w:szCs w:val="16"/>
        </w:rPr>
      </w:pPr>
      <w:r w:rsidRPr="00804D31">
        <w:rPr>
          <w:rFonts w:eastAsia="Times New Roman" w:cstheme="minorHAnsi"/>
          <w:sz w:val="16"/>
          <w:szCs w:val="16"/>
        </w:rPr>
        <w:t>Chapter 1</w:t>
      </w:r>
      <w:r w:rsidR="006C1F5E" w:rsidRPr="00804D31">
        <w:rPr>
          <w:rFonts w:eastAsia="Times New Roman" w:cstheme="minorHAnsi"/>
          <w:sz w:val="16"/>
          <w:szCs w:val="16"/>
        </w:rPr>
        <w:t>: Focus/foibles and other ways of determining ability scores, as well as summaries with each race</w:t>
      </w:r>
    </w:p>
    <w:p w14:paraId="69B14915" w14:textId="77777777" w:rsidR="007A0074" w:rsidRPr="00804D31" w:rsidRDefault="007A0074" w:rsidP="00325A13">
      <w:pPr>
        <w:rPr>
          <w:rFonts w:eastAsia="Times New Roman" w:cstheme="minorHAnsi"/>
          <w:sz w:val="16"/>
          <w:szCs w:val="16"/>
        </w:rPr>
      </w:pPr>
      <w:r w:rsidRPr="00804D31">
        <w:rPr>
          <w:rFonts w:eastAsia="Times New Roman" w:cstheme="minorHAnsi"/>
          <w:sz w:val="16"/>
          <w:szCs w:val="16"/>
        </w:rPr>
        <w:t>Chapter 2</w:t>
      </w:r>
      <w:r w:rsidR="001427DD" w:rsidRPr="00804D31">
        <w:rPr>
          <w:rFonts w:eastAsia="Times New Roman" w:cstheme="minorHAnsi"/>
          <w:sz w:val="16"/>
          <w:szCs w:val="16"/>
        </w:rPr>
        <w:t>: Minor clarifications on sources of abilities based on talents</w:t>
      </w:r>
    </w:p>
    <w:p w14:paraId="514D8DFC" w14:textId="77777777" w:rsidR="00CC487D" w:rsidRPr="00804D31" w:rsidRDefault="007A0074">
      <w:pPr>
        <w:contextualSpacing/>
        <w:rPr>
          <w:color w:val="000000"/>
          <w:sz w:val="16"/>
          <w:szCs w:val="16"/>
        </w:rPr>
      </w:pPr>
      <w:r w:rsidRPr="00804D31">
        <w:rPr>
          <w:rFonts w:eastAsia="Times New Roman" w:cstheme="minorHAnsi"/>
          <w:sz w:val="16"/>
          <w:szCs w:val="16"/>
        </w:rPr>
        <w:t>Chapter 3</w:t>
      </w:r>
      <w:r w:rsidR="00FB41CB" w:rsidRPr="00804D31">
        <w:rPr>
          <w:rFonts w:eastAsia="Times New Roman" w:cstheme="minorHAnsi"/>
          <w:sz w:val="16"/>
          <w:szCs w:val="16"/>
        </w:rPr>
        <w:t xml:space="preserve">: </w:t>
      </w:r>
      <w:r w:rsidR="00CC487D" w:rsidRPr="00804D31">
        <w:rPr>
          <w:color w:val="000000"/>
          <w:sz w:val="16"/>
          <w:szCs w:val="16"/>
        </w:rPr>
        <w:t xml:space="preserve">Added guidelines for building original PHB classes. </w:t>
      </w:r>
      <w:r w:rsidR="00105B5C" w:rsidRPr="00804D31">
        <w:rPr>
          <w:rFonts w:eastAsia="Times New Roman" w:cstheme="minorHAnsi"/>
          <w:color w:val="000000"/>
          <w:sz w:val="16"/>
          <w:szCs w:val="16"/>
        </w:rPr>
        <w:t xml:space="preserve">Cantrips known is always equal to proficiency bonus (though some abilities grant additional cantrips). </w:t>
      </w:r>
    </w:p>
    <w:p w14:paraId="274CDC4F" w14:textId="77777777" w:rsidR="003F0769" w:rsidRPr="00804D31" w:rsidRDefault="00FB41CB">
      <w:pPr>
        <w:rPr>
          <w:rFonts w:eastAsia="Times New Roman" w:cstheme="minorHAnsi"/>
          <w:sz w:val="16"/>
          <w:szCs w:val="16"/>
        </w:rPr>
      </w:pPr>
      <w:r w:rsidRPr="00804D31">
        <w:rPr>
          <w:rFonts w:eastAsia="Times New Roman" w:cstheme="minorHAnsi"/>
          <w:sz w:val="16"/>
          <w:szCs w:val="16"/>
        </w:rPr>
        <w:t>Modified the tinker’s archetypes and wording to be updated to the changes to engineering</w:t>
      </w:r>
      <w:r w:rsidR="00C36390" w:rsidRPr="00804D31">
        <w:rPr>
          <w:rFonts w:eastAsia="Times New Roman" w:cstheme="minorHAnsi"/>
          <w:sz w:val="16"/>
          <w:szCs w:val="16"/>
        </w:rPr>
        <w:t xml:space="preserve"> to clarify use of certain gadgets (harnesses)</w:t>
      </w:r>
      <w:r w:rsidRPr="00804D31">
        <w:rPr>
          <w:rFonts w:eastAsia="Times New Roman" w:cstheme="minorHAnsi"/>
          <w:sz w:val="16"/>
          <w:szCs w:val="16"/>
        </w:rPr>
        <w:t>.</w:t>
      </w:r>
      <w:r w:rsidR="004B5294" w:rsidRPr="00804D31">
        <w:rPr>
          <w:rFonts w:eastAsia="Times New Roman" w:cstheme="minorHAnsi"/>
          <w:sz w:val="16"/>
          <w:szCs w:val="16"/>
        </w:rPr>
        <w:t xml:space="preserve"> </w:t>
      </w:r>
      <w:r w:rsidR="003F0769" w:rsidRPr="00804D31">
        <w:rPr>
          <w:rFonts w:eastAsia="Times New Roman" w:cstheme="minorHAnsi"/>
          <w:sz w:val="16"/>
          <w:szCs w:val="16"/>
        </w:rPr>
        <w:t xml:space="preserve">Moved Reliability’s bonuses to Tech Know-How to make more reliable machinery (buff to tinkers). </w:t>
      </w:r>
    </w:p>
    <w:p w14:paraId="4AAC7B6B" w14:textId="77777777" w:rsidR="00CC487D" w:rsidRPr="00804D31" w:rsidRDefault="006C7EB9">
      <w:pPr>
        <w:contextualSpacing/>
        <w:rPr>
          <w:color w:val="000000"/>
          <w:sz w:val="16"/>
          <w:szCs w:val="16"/>
        </w:rPr>
      </w:pPr>
      <w:r w:rsidRPr="00804D31">
        <w:rPr>
          <w:color w:val="000000"/>
          <w:sz w:val="16"/>
          <w:szCs w:val="16"/>
        </w:rPr>
        <w:t xml:space="preserve">Paladins’ lay on hands and death knights’ corrupting touch were simplified and strengthened. </w:t>
      </w:r>
      <w:r w:rsidR="00CC487D" w:rsidRPr="00804D31">
        <w:rPr>
          <w:color w:val="000000"/>
          <w:sz w:val="16"/>
          <w:szCs w:val="16"/>
        </w:rPr>
        <w:t>Revised invocation and similar abilities (ancient power, desperate prayer, mana surge, demonic invocation) to take 1 action and bonus action, and restore mana as if resting for 1 hour, usable more frequently. This results in slightly higher mana (enough for two highest-level spells), quicker use, and synergy with the change with mana potions (work off similar mechanics, higher rarity gives more effective hours of rest)</w:t>
      </w:r>
      <w:r w:rsidRPr="00804D31">
        <w:rPr>
          <w:color w:val="000000"/>
          <w:sz w:val="16"/>
          <w:szCs w:val="16"/>
        </w:rPr>
        <w:t>, along with the increase in total mana pool (and clarified spell costs)</w:t>
      </w:r>
      <w:r w:rsidR="00CC487D" w:rsidRPr="00804D31">
        <w:rPr>
          <w:color w:val="000000"/>
          <w:sz w:val="16"/>
          <w:szCs w:val="16"/>
        </w:rPr>
        <w:t xml:space="preserve">. </w:t>
      </w:r>
    </w:p>
    <w:p w14:paraId="5607A4F7" w14:textId="77777777" w:rsidR="007A0074" w:rsidRPr="00804D31" w:rsidRDefault="004B5294">
      <w:pPr>
        <w:rPr>
          <w:rFonts w:eastAsia="Times New Roman" w:cstheme="minorHAnsi"/>
          <w:sz w:val="16"/>
          <w:szCs w:val="16"/>
        </w:rPr>
      </w:pPr>
      <w:r w:rsidRPr="00804D31">
        <w:rPr>
          <w:rFonts w:eastAsia="Times New Roman" w:cstheme="minorHAnsi"/>
          <w:sz w:val="16"/>
          <w:szCs w:val="16"/>
        </w:rPr>
        <w:t>Talent wording updated (fan of knives finally satisfactory</w:t>
      </w:r>
      <w:r w:rsidR="009E4A6F" w:rsidRPr="00804D31">
        <w:rPr>
          <w:rFonts w:eastAsia="Times New Roman" w:cstheme="minorHAnsi"/>
          <w:sz w:val="16"/>
          <w:szCs w:val="16"/>
        </w:rPr>
        <w:t>, dire strike</w:t>
      </w:r>
      <w:r w:rsidR="00B5391E" w:rsidRPr="00804D31">
        <w:rPr>
          <w:rFonts w:eastAsia="Times New Roman" w:cstheme="minorHAnsi"/>
          <w:sz w:val="16"/>
          <w:szCs w:val="16"/>
        </w:rPr>
        <w:t>, etc.</w:t>
      </w:r>
      <w:r w:rsidRPr="00804D31">
        <w:rPr>
          <w:rFonts w:eastAsia="Times New Roman" w:cstheme="minorHAnsi"/>
          <w:sz w:val="16"/>
          <w:szCs w:val="16"/>
        </w:rPr>
        <w:t>)</w:t>
      </w:r>
      <w:r w:rsidR="00961EC2" w:rsidRPr="00804D31">
        <w:rPr>
          <w:rFonts w:eastAsia="Times New Roman" w:cstheme="minorHAnsi"/>
          <w:sz w:val="16"/>
          <w:szCs w:val="16"/>
        </w:rPr>
        <w:t>, changed Bladestorm to a talent</w:t>
      </w:r>
      <w:r w:rsidR="00B5391E" w:rsidRPr="00804D31">
        <w:rPr>
          <w:rFonts w:eastAsia="Times New Roman" w:cstheme="minorHAnsi"/>
          <w:sz w:val="16"/>
          <w:szCs w:val="16"/>
        </w:rPr>
        <w:t xml:space="preserve"> and cleaned it up</w:t>
      </w:r>
      <w:r w:rsidR="00961EC2" w:rsidRPr="00804D31">
        <w:rPr>
          <w:rFonts w:eastAsia="Times New Roman" w:cstheme="minorHAnsi"/>
          <w:sz w:val="16"/>
          <w:szCs w:val="16"/>
        </w:rPr>
        <w:t xml:space="preserve">, and added two more talents (execute and stunning slam), gave Arms warriors Charge to compensate. </w:t>
      </w:r>
      <w:r w:rsidR="00256ADF" w:rsidRPr="00804D31">
        <w:rPr>
          <w:rFonts w:eastAsia="Times New Roman" w:cstheme="minorHAnsi"/>
          <w:sz w:val="16"/>
          <w:szCs w:val="16"/>
        </w:rPr>
        <w:t xml:space="preserve">Added synchronized uses of abilities (sweeping strikes adds to area damage, tremor + heroic leap deals double damage). </w:t>
      </w:r>
      <w:r w:rsidR="000D34F3" w:rsidRPr="00804D31">
        <w:rPr>
          <w:rFonts w:eastAsia="Times New Roman" w:cstheme="minorHAnsi"/>
          <w:sz w:val="16"/>
          <w:szCs w:val="16"/>
        </w:rPr>
        <w:t xml:space="preserve">Changed saving throws for alchemist, death knight, druid, paladin, shaman, and warlock to make distribution more even. Added caster level to class sheets, and </w:t>
      </w:r>
      <w:r w:rsidR="00C36390" w:rsidRPr="00804D31">
        <w:rPr>
          <w:rFonts w:eastAsia="Times New Roman" w:cstheme="minorHAnsi"/>
          <w:sz w:val="16"/>
          <w:szCs w:val="16"/>
        </w:rPr>
        <w:t xml:space="preserve">rounding of </w:t>
      </w:r>
      <w:r w:rsidR="000D34F3" w:rsidRPr="00804D31">
        <w:rPr>
          <w:rFonts w:eastAsia="Times New Roman" w:cstheme="minorHAnsi"/>
          <w:sz w:val="16"/>
          <w:szCs w:val="16"/>
        </w:rPr>
        <w:t>caster levels</w:t>
      </w:r>
      <w:r w:rsidR="00DE1FAC" w:rsidRPr="00804D31">
        <w:rPr>
          <w:rFonts w:eastAsia="Times New Roman" w:cstheme="minorHAnsi"/>
          <w:sz w:val="16"/>
          <w:szCs w:val="16"/>
        </w:rPr>
        <w:t xml:space="preserve">. Rogue flash bomber talent replenishes on short rest. </w:t>
      </w:r>
      <w:r w:rsidR="00074023" w:rsidRPr="00804D31">
        <w:rPr>
          <w:rFonts w:eastAsia="Times New Roman" w:cstheme="minorHAnsi"/>
          <w:sz w:val="16"/>
          <w:szCs w:val="16"/>
        </w:rPr>
        <w:t xml:space="preserve">Beast Master hunter has abilities updated to reflect the animal companions’ ability to attack without being commanded with an action (under Bonded Companions). Also received a boost in terms of the Frenzy ability. </w:t>
      </w:r>
    </w:p>
    <w:p w14:paraId="7E50838C" w14:textId="77777777" w:rsidR="000D34F3" w:rsidRPr="00804D31" w:rsidRDefault="000D34F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lastRenderedPageBreak/>
        <w:t>Alchemist. Alchemist spellcasting-like ability has a caster level of 1 per alchemist level, up from 0.75. Cancelled artifact-level potions, and added a new capstone feature for alchemists: synthesized potions. Clarified spontaneous potions. Reorganized feature list</w:t>
      </w:r>
      <w:r w:rsidR="00ED10BA" w:rsidRPr="00804D31">
        <w:rPr>
          <w:rFonts w:eastAsia="Times New Roman" w:cstheme="minorHAnsi"/>
          <w:sz w:val="16"/>
          <w:szCs w:val="16"/>
        </w:rPr>
        <w:t>, added text for mettle and multiple potions, and switched their access rates</w:t>
      </w:r>
      <w:r w:rsidR="00DE1FAC" w:rsidRPr="00804D31">
        <w:rPr>
          <w:rFonts w:eastAsia="Times New Roman" w:cstheme="minorHAnsi"/>
          <w:sz w:val="16"/>
          <w:szCs w:val="16"/>
        </w:rPr>
        <w:t xml:space="preserve">. Clarified flash bomber. </w:t>
      </w:r>
      <w:r w:rsidR="00823019" w:rsidRPr="00804D31">
        <w:rPr>
          <w:rFonts w:eastAsia="Times New Roman" w:cstheme="minorHAnsi"/>
          <w:sz w:val="16"/>
          <w:szCs w:val="16"/>
        </w:rPr>
        <w:t xml:space="preserve">Clarified actions to make potions. </w:t>
      </w:r>
      <w:r w:rsidR="00823019" w:rsidRPr="00804D31">
        <w:rPr>
          <w:rFonts w:eastAsia="Times New Roman" w:cstheme="minorHAnsi"/>
          <w:sz w:val="16"/>
          <w:szCs w:val="16"/>
        </w:rPr>
        <w:br/>
        <w:t xml:space="preserve">Changes made alchemists a variable spellcaster who has slower ‘casting’ but can call on more resources, without employing mana, and with possibly better support though limited to a specific spell list. </w:t>
      </w:r>
    </w:p>
    <w:p w14:paraId="71D3A0AC" w14:textId="77777777" w:rsidR="007A0074" w:rsidRPr="00804D31" w:rsidRDefault="007A0074" w:rsidP="00325A13">
      <w:pPr>
        <w:rPr>
          <w:rFonts w:eastAsia="Times New Roman" w:cstheme="minorHAnsi"/>
          <w:sz w:val="16"/>
          <w:szCs w:val="16"/>
        </w:rPr>
      </w:pPr>
      <w:r w:rsidRPr="00804D31">
        <w:rPr>
          <w:rFonts w:eastAsia="Times New Roman" w:cstheme="minorHAnsi"/>
          <w:sz w:val="16"/>
          <w:szCs w:val="16"/>
        </w:rPr>
        <w:t>Chapter 4</w:t>
      </w:r>
      <w:r w:rsidR="00720200" w:rsidRPr="00804D31">
        <w:rPr>
          <w:rFonts w:eastAsia="Times New Roman" w:cstheme="minorHAnsi"/>
          <w:sz w:val="16"/>
          <w:szCs w:val="16"/>
        </w:rPr>
        <w:t>: Added character details, inspiration, and all new backgrounds based on orders and organizations in the games/media (kirin tor, sentinels, etc.)</w:t>
      </w:r>
      <w:r w:rsidR="00C36390" w:rsidRPr="00804D31">
        <w:rPr>
          <w:rFonts w:eastAsia="Times New Roman" w:cstheme="minorHAnsi"/>
          <w:sz w:val="16"/>
          <w:szCs w:val="16"/>
        </w:rPr>
        <w:t xml:space="preserve"> that complement existing 5e backgrounds (using Knight for Stormwind knight, etc.)</w:t>
      </w:r>
    </w:p>
    <w:p w14:paraId="5EC7C86A" w14:textId="77777777" w:rsidR="000D34F3" w:rsidRPr="00804D31" w:rsidRDefault="007A0074" w:rsidP="000D34F3">
      <w:pPr>
        <w:rPr>
          <w:rFonts w:eastAsia="Times New Roman" w:cstheme="minorHAnsi"/>
          <w:sz w:val="16"/>
          <w:szCs w:val="16"/>
        </w:rPr>
      </w:pPr>
      <w:r w:rsidRPr="00804D31">
        <w:rPr>
          <w:rFonts w:eastAsia="Times New Roman" w:cstheme="minorHAnsi"/>
          <w:sz w:val="16"/>
          <w:szCs w:val="16"/>
        </w:rPr>
        <w:t>Chapter 5</w:t>
      </w:r>
      <w:r w:rsidR="00720200" w:rsidRPr="00804D31">
        <w:rPr>
          <w:rFonts w:eastAsia="Times New Roman" w:cstheme="minorHAnsi"/>
          <w:sz w:val="16"/>
          <w:szCs w:val="16"/>
        </w:rPr>
        <w:t>: Overhauled organization for equipment, made cleaner and grouped skill products</w:t>
      </w:r>
      <w:r w:rsidR="001427DD" w:rsidRPr="00804D31">
        <w:rPr>
          <w:rFonts w:eastAsia="Times New Roman" w:cstheme="minorHAnsi"/>
          <w:sz w:val="16"/>
          <w:szCs w:val="16"/>
        </w:rPr>
        <w:t xml:space="preserve">, removed lingering references to activation checks for engineered devices. </w:t>
      </w:r>
      <w:r w:rsidR="000D34F3" w:rsidRPr="00804D31">
        <w:rPr>
          <w:rFonts w:eastAsia="Times New Roman" w:cstheme="minorHAnsi"/>
          <w:sz w:val="16"/>
          <w:szCs w:val="16"/>
        </w:rPr>
        <w:t>Added Ashbringer</w:t>
      </w:r>
    </w:p>
    <w:p w14:paraId="316073EF" w14:textId="77777777" w:rsidR="007A0074" w:rsidRPr="00804D31" w:rsidRDefault="000D34F3" w:rsidP="000D34F3">
      <w:pPr>
        <w:rPr>
          <w:rFonts w:eastAsia="Times New Roman" w:cstheme="minorHAnsi"/>
          <w:sz w:val="16"/>
          <w:szCs w:val="16"/>
        </w:rPr>
      </w:pPr>
      <w:r w:rsidRPr="00804D31">
        <w:rPr>
          <w:rFonts w:eastAsia="Times New Roman" w:cstheme="minorHAnsi"/>
          <w:sz w:val="16"/>
          <w:szCs w:val="16"/>
        </w:rPr>
        <w:t>Clarified armor set crafting</w:t>
      </w:r>
    </w:p>
    <w:p w14:paraId="5C4C611A" w14:textId="77777777" w:rsidR="007A0074" w:rsidRPr="00804D31" w:rsidRDefault="007A0074" w:rsidP="00325A13">
      <w:pPr>
        <w:rPr>
          <w:rFonts w:eastAsia="Times New Roman" w:cstheme="minorHAnsi"/>
          <w:sz w:val="16"/>
          <w:szCs w:val="16"/>
        </w:rPr>
      </w:pPr>
      <w:r w:rsidRPr="00804D31">
        <w:rPr>
          <w:rFonts w:eastAsia="Times New Roman" w:cstheme="minorHAnsi"/>
          <w:sz w:val="16"/>
          <w:szCs w:val="16"/>
        </w:rPr>
        <w:t>Chapter 6</w:t>
      </w:r>
      <w:r w:rsidR="001427DD" w:rsidRPr="00804D31">
        <w:rPr>
          <w:rFonts w:eastAsia="Times New Roman" w:cstheme="minorHAnsi"/>
          <w:sz w:val="16"/>
          <w:szCs w:val="16"/>
        </w:rPr>
        <w:t>: Clarified multi</w:t>
      </w:r>
      <w:r w:rsidR="00823E5A" w:rsidRPr="00804D31">
        <w:rPr>
          <w:rFonts w:eastAsia="Times New Roman" w:cstheme="minorHAnsi"/>
          <w:sz w:val="16"/>
          <w:szCs w:val="16"/>
        </w:rPr>
        <w:t>-</w:t>
      </w:r>
      <w:r w:rsidR="001427DD" w:rsidRPr="00804D31">
        <w:rPr>
          <w:rFonts w:eastAsia="Times New Roman" w:cstheme="minorHAnsi"/>
          <w:sz w:val="16"/>
          <w:szCs w:val="16"/>
        </w:rPr>
        <w:t>classing</w:t>
      </w:r>
      <w:r w:rsidR="009E4A6F" w:rsidRPr="00804D31">
        <w:rPr>
          <w:rFonts w:eastAsia="Times New Roman" w:cstheme="minorHAnsi"/>
          <w:sz w:val="16"/>
          <w:szCs w:val="16"/>
        </w:rPr>
        <w:t xml:space="preserve">, and added attribute change. </w:t>
      </w:r>
    </w:p>
    <w:p w14:paraId="79361502" w14:textId="77777777" w:rsidR="007A0074" w:rsidRPr="00804D31" w:rsidRDefault="007A0074" w:rsidP="00325A13">
      <w:pPr>
        <w:rPr>
          <w:rFonts w:eastAsia="Times New Roman" w:cstheme="minorHAnsi"/>
          <w:sz w:val="16"/>
          <w:szCs w:val="16"/>
        </w:rPr>
      </w:pPr>
      <w:r w:rsidRPr="00804D31">
        <w:rPr>
          <w:rFonts w:eastAsia="Times New Roman" w:cstheme="minorHAnsi"/>
          <w:sz w:val="16"/>
          <w:szCs w:val="16"/>
        </w:rPr>
        <w:t>Chapter 7</w:t>
      </w:r>
      <w:r w:rsidR="00FB41CB" w:rsidRPr="00804D31">
        <w:rPr>
          <w:rFonts w:eastAsia="Times New Roman" w:cstheme="minorHAnsi"/>
          <w:sz w:val="16"/>
          <w:szCs w:val="16"/>
        </w:rPr>
        <w:t>: Modified the engineering kit and unified wording</w:t>
      </w:r>
      <w:r w:rsidR="00223BFC">
        <w:rPr>
          <w:rFonts w:eastAsia="Times New Roman" w:cstheme="minorHAnsi"/>
          <w:sz w:val="16"/>
          <w:szCs w:val="16"/>
        </w:rPr>
        <w:t xml:space="preserve"> to engineer’s tools</w:t>
      </w:r>
    </w:p>
    <w:p w14:paraId="2AD0E384" w14:textId="77777777" w:rsidR="007A0074" w:rsidRPr="00804D31" w:rsidRDefault="007A0074">
      <w:pPr>
        <w:rPr>
          <w:rFonts w:eastAsia="Times New Roman" w:cstheme="minorHAnsi"/>
          <w:sz w:val="16"/>
          <w:szCs w:val="16"/>
        </w:rPr>
      </w:pPr>
      <w:r w:rsidRPr="00804D31">
        <w:rPr>
          <w:rFonts w:eastAsia="Times New Roman" w:cstheme="minorHAnsi"/>
          <w:sz w:val="16"/>
          <w:szCs w:val="16"/>
        </w:rPr>
        <w:t>Chapter 8</w:t>
      </w:r>
      <w:r w:rsidR="006C1F5E" w:rsidRPr="00804D31">
        <w:rPr>
          <w:rFonts w:eastAsia="Times New Roman" w:cstheme="minorHAnsi"/>
          <w:sz w:val="16"/>
          <w:szCs w:val="16"/>
        </w:rPr>
        <w:t>: New chapter, including between adventures, location/settlement sheets, vehicles, adventuring scales, and lore</w:t>
      </w:r>
      <w:r w:rsidR="009E4A6F" w:rsidRPr="00804D31">
        <w:rPr>
          <w:rFonts w:eastAsia="Times New Roman" w:cstheme="minorHAnsi"/>
          <w:sz w:val="16"/>
          <w:szCs w:val="16"/>
        </w:rPr>
        <w:t xml:space="preserve">. Gives framework for overland adventuring. </w:t>
      </w:r>
    </w:p>
    <w:p w14:paraId="2AB5071C" w14:textId="77777777" w:rsidR="007A0074" w:rsidRPr="00804D31" w:rsidRDefault="007A0074">
      <w:pPr>
        <w:rPr>
          <w:rFonts w:eastAsia="Times New Roman" w:cstheme="minorHAnsi"/>
          <w:sz w:val="16"/>
          <w:szCs w:val="16"/>
        </w:rPr>
      </w:pPr>
      <w:r w:rsidRPr="00804D31">
        <w:rPr>
          <w:rFonts w:eastAsia="Times New Roman" w:cstheme="minorHAnsi"/>
          <w:sz w:val="16"/>
          <w:szCs w:val="16"/>
        </w:rPr>
        <w:t>Chapter 9</w:t>
      </w:r>
      <w:r w:rsidR="006C1F5E" w:rsidRPr="00804D31">
        <w:rPr>
          <w:rFonts w:eastAsia="Times New Roman" w:cstheme="minorHAnsi"/>
          <w:sz w:val="16"/>
          <w:szCs w:val="16"/>
        </w:rPr>
        <w:t>: New chapter, including actions, damage/healing</w:t>
      </w:r>
      <w:r w:rsidR="000D34F3" w:rsidRPr="00804D31">
        <w:rPr>
          <w:rFonts w:eastAsia="Times New Roman" w:cstheme="minorHAnsi"/>
          <w:sz w:val="16"/>
          <w:szCs w:val="16"/>
        </w:rPr>
        <w:t xml:space="preserve">. </w:t>
      </w:r>
      <w:r w:rsidR="00282C1F" w:rsidRPr="00804D31">
        <w:rPr>
          <w:rFonts w:eastAsia="Times New Roman" w:cstheme="minorHAnsi"/>
          <w:sz w:val="16"/>
          <w:szCs w:val="16"/>
        </w:rPr>
        <w:t>This (and chapter 8) will synergize with kingdoms, strongholds, and war</w:t>
      </w:r>
      <w:r w:rsidR="002D23D2" w:rsidRPr="00804D31">
        <w:rPr>
          <w:rFonts w:eastAsia="Times New Roman" w:cstheme="minorHAnsi"/>
          <w:sz w:val="16"/>
          <w:szCs w:val="16"/>
        </w:rPr>
        <w:t>, and references to it was removed</w:t>
      </w:r>
      <w:r w:rsidR="00282C1F" w:rsidRPr="00804D31">
        <w:rPr>
          <w:rFonts w:eastAsia="Times New Roman" w:cstheme="minorHAnsi"/>
          <w:sz w:val="16"/>
          <w:szCs w:val="16"/>
        </w:rPr>
        <w:t>.</w:t>
      </w:r>
    </w:p>
    <w:p w14:paraId="7DDE93EF" w14:textId="77777777" w:rsidR="007A2555" w:rsidRPr="00804D31" w:rsidRDefault="007A0074" w:rsidP="007E4D34">
      <w:pPr>
        <w:rPr>
          <w:rFonts w:eastAsia="Times New Roman" w:cstheme="minorHAnsi"/>
          <w:sz w:val="16"/>
          <w:szCs w:val="16"/>
        </w:rPr>
      </w:pPr>
      <w:r w:rsidRPr="00804D31">
        <w:rPr>
          <w:rFonts w:eastAsia="Times New Roman" w:cstheme="minorHAnsi"/>
          <w:sz w:val="16"/>
          <w:szCs w:val="16"/>
        </w:rPr>
        <w:t>Chapter 10</w:t>
      </w:r>
      <w:r w:rsidR="007E4D34" w:rsidRPr="00804D31">
        <w:rPr>
          <w:rFonts w:eastAsia="Times New Roman" w:cstheme="minorHAnsi"/>
          <w:sz w:val="16"/>
          <w:szCs w:val="16"/>
        </w:rPr>
        <w:t xml:space="preserve">: </w:t>
      </w:r>
      <w:r w:rsidR="00327B3D" w:rsidRPr="00804D31">
        <w:rPr>
          <w:rFonts w:eastAsia="Times New Roman" w:cstheme="minorHAnsi"/>
          <w:sz w:val="16"/>
          <w:szCs w:val="16"/>
        </w:rPr>
        <w:t xml:space="preserve">Clarified mana rules, and added a mana cost chart to make the system more easily referenced, simpler, and accessible. </w:t>
      </w:r>
      <w:r w:rsidR="00823E5A" w:rsidRPr="00804D31">
        <w:rPr>
          <w:rFonts w:eastAsia="Times New Roman" w:cstheme="minorHAnsi"/>
          <w:sz w:val="16"/>
          <w:szCs w:val="16"/>
        </w:rPr>
        <w:t>Mana cost is reduced by 1 with minor and repeat spells</w:t>
      </w:r>
      <w:r w:rsidR="00904358" w:rsidRPr="00804D31">
        <w:rPr>
          <w:rFonts w:eastAsia="Times New Roman" w:cstheme="minorHAnsi"/>
          <w:sz w:val="16"/>
          <w:szCs w:val="16"/>
        </w:rPr>
        <w:t>, as well as spells lower than 3 levels than max</w:t>
      </w:r>
      <w:r w:rsidR="00823E5A" w:rsidRPr="00804D31">
        <w:rPr>
          <w:rFonts w:eastAsia="Times New Roman" w:cstheme="minorHAnsi"/>
          <w:sz w:val="16"/>
          <w:szCs w:val="16"/>
        </w:rPr>
        <w:t xml:space="preserve">, not halved. </w:t>
      </w:r>
      <w:r w:rsidR="00287DDF" w:rsidRPr="00804D31">
        <w:rPr>
          <w:rFonts w:eastAsia="Times New Roman" w:cstheme="minorHAnsi"/>
          <w:sz w:val="16"/>
          <w:szCs w:val="16"/>
        </w:rPr>
        <w:t xml:space="preserve">Total spells prepared are caster level + ability score modifier, down from 2 + double modifier for </w:t>
      </w:r>
      <w:r w:rsidR="00287DDF" w:rsidRPr="00804D31">
        <w:rPr>
          <w:rFonts w:eastAsia="Times New Roman" w:cstheme="minorHAnsi"/>
          <w:i/>
          <w:iCs/>
          <w:sz w:val="16"/>
          <w:szCs w:val="16"/>
        </w:rPr>
        <w:t>each spell level</w:t>
      </w:r>
      <w:r w:rsidR="00287DDF" w:rsidRPr="00804D31">
        <w:rPr>
          <w:rFonts w:eastAsia="Times New Roman" w:cstheme="minorHAnsi"/>
          <w:sz w:val="16"/>
          <w:szCs w:val="16"/>
        </w:rPr>
        <w:t xml:space="preserve">. Heightening is the main purpose, and makes specific conjure spells more valuable (since each is </w:t>
      </w:r>
      <w:r w:rsidR="007A2555" w:rsidRPr="00804D31">
        <w:rPr>
          <w:rFonts w:eastAsia="Times New Roman" w:cstheme="minorHAnsi"/>
          <w:sz w:val="16"/>
          <w:szCs w:val="16"/>
        </w:rPr>
        <w:t xml:space="preserve">considered </w:t>
      </w:r>
      <w:r w:rsidR="00287DDF" w:rsidRPr="00804D31">
        <w:rPr>
          <w:rFonts w:eastAsia="Times New Roman" w:cstheme="minorHAnsi"/>
          <w:sz w:val="16"/>
          <w:szCs w:val="16"/>
        </w:rPr>
        <w:t xml:space="preserve">a spell). </w:t>
      </w:r>
      <w:r w:rsidR="007A2555" w:rsidRPr="00804D31">
        <w:rPr>
          <w:rFonts w:eastAsia="Times New Roman" w:cstheme="minorHAnsi"/>
          <w:sz w:val="16"/>
          <w:szCs w:val="16"/>
        </w:rPr>
        <w:t xml:space="preserve">Furthermore, the total mana pool increases by the highest-level spell accessed, making the mana pools for mages and priests higher on average than paladins and hunters. </w:t>
      </w:r>
    </w:p>
    <w:p w14:paraId="5EDE4510" w14:textId="77777777" w:rsidR="002A1439" w:rsidRPr="00804D31" w:rsidRDefault="007A0074" w:rsidP="007E4D34">
      <w:pPr>
        <w:rPr>
          <w:rFonts w:eastAsia="Times New Roman" w:cstheme="minorHAnsi"/>
          <w:sz w:val="16"/>
          <w:szCs w:val="16"/>
        </w:rPr>
      </w:pPr>
      <w:r w:rsidRPr="00804D31">
        <w:rPr>
          <w:rFonts w:eastAsia="Times New Roman" w:cstheme="minorHAnsi"/>
          <w:sz w:val="16"/>
          <w:szCs w:val="16"/>
        </w:rPr>
        <w:t>Chapter 11</w:t>
      </w:r>
      <w:r w:rsidR="007E4D34" w:rsidRPr="00804D31">
        <w:rPr>
          <w:rFonts w:eastAsia="Times New Roman" w:cstheme="minorHAnsi"/>
          <w:sz w:val="16"/>
          <w:szCs w:val="16"/>
        </w:rPr>
        <w:t xml:space="preserve">: </w:t>
      </w:r>
      <w:r w:rsidR="00881AFD" w:rsidRPr="00804D31">
        <w:rPr>
          <w:rFonts w:eastAsia="Times New Roman" w:cstheme="minorHAnsi"/>
          <w:sz w:val="16"/>
          <w:szCs w:val="16"/>
        </w:rPr>
        <w:t>Gave shamans access to brilliance aura</w:t>
      </w:r>
      <w:r w:rsidR="005670FD" w:rsidRPr="00804D31">
        <w:rPr>
          <w:rFonts w:eastAsia="Times New Roman" w:cstheme="minorHAnsi"/>
          <w:sz w:val="16"/>
          <w:szCs w:val="16"/>
        </w:rPr>
        <w:t>, alchemists inner fire (renamed to invigorating vapors)</w:t>
      </w:r>
      <w:r w:rsidR="00881AFD" w:rsidRPr="00804D31">
        <w:rPr>
          <w:rFonts w:eastAsia="Times New Roman" w:cstheme="minorHAnsi"/>
          <w:sz w:val="16"/>
          <w:szCs w:val="16"/>
        </w:rPr>
        <w:t>, with class-specific name (Mana Tide), and lowered totem’s level</w:t>
      </w:r>
      <w:r w:rsidR="004B5294" w:rsidRPr="00804D31">
        <w:rPr>
          <w:rFonts w:eastAsia="Times New Roman" w:cstheme="minorHAnsi"/>
          <w:sz w:val="16"/>
          <w:szCs w:val="16"/>
        </w:rPr>
        <w:t>, clarified immolation</w:t>
      </w:r>
      <w:r w:rsidR="00747736" w:rsidRPr="00804D31">
        <w:rPr>
          <w:rFonts w:eastAsia="Times New Roman" w:cstheme="minorHAnsi"/>
          <w:sz w:val="16"/>
          <w:szCs w:val="16"/>
        </w:rPr>
        <w:t xml:space="preserve">. Bind is a ritual spell. </w:t>
      </w:r>
      <w:r w:rsidR="000D34F3" w:rsidRPr="00804D31">
        <w:rPr>
          <w:rFonts w:eastAsia="Times New Roman" w:cstheme="minorHAnsi"/>
          <w:sz w:val="16"/>
          <w:szCs w:val="16"/>
        </w:rPr>
        <w:t>Expanded alchemist spell list with 8 8th level spells and 4 9th level spells. Removed finger of death, forcecage, and symbol from 7th level alchemist spell list</w:t>
      </w:r>
      <w:r w:rsidR="0008540D" w:rsidRPr="00804D31">
        <w:rPr>
          <w:rFonts w:eastAsia="Times New Roman" w:cstheme="minorHAnsi"/>
          <w:sz w:val="16"/>
          <w:szCs w:val="16"/>
        </w:rPr>
        <w:t xml:space="preserve">. Sigil spells require a spell attack roll vs a DC of 10 + spell level to make scaling stay around a roll of 7 on a d20 (roughly, assuming normal ability score rolls and level). </w:t>
      </w:r>
      <w:r w:rsidR="00C0519B" w:rsidRPr="00804D31">
        <w:rPr>
          <w:rFonts w:eastAsia="Times New Roman" w:cstheme="minorHAnsi"/>
          <w:sz w:val="16"/>
          <w:szCs w:val="16"/>
        </w:rPr>
        <w:t>Unified drain life, drain mana spells</w:t>
      </w:r>
      <w:r w:rsidR="0070446E" w:rsidRPr="00804D31">
        <w:rPr>
          <w:rFonts w:eastAsia="Times New Roman" w:cstheme="minorHAnsi"/>
          <w:sz w:val="16"/>
          <w:szCs w:val="16"/>
        </w:rPr>
        <w:t>, and nerfed Conjure and Bind (but added special circumstances to bypass normal restrictions)</w:t>
      </w:r>
      <w:r w:rsidR="00C0519B" w:rsidRPr="00804D31">
        <w:rPr>
          <w:rFonts w:eastAsia="Times New Roman" w:cstheme="minorHAnsi"/>
          <w:sz w:val="16"/>
          <w:szCs w:val="16"/>
        </w:rPr>
        <w:t xml:space="preserve">. </w:t>
      </w:r>
    </w:p>
    <w:p w14:paraId="100C5FCA" w14:textId="77777777" w:rsidR="002A1439" w:rsidRPr="00804D31" w:rsidRDefault="002A1439">
      <w:pPr>
        <w:rPr>
          <w:rFonts w:eastAsia="Times New Roman" w:cstheme="minorHAnsi"/>
          <w:sz w:val="16"/>
          <w:szCs w:val="16"/>
        </w:rPr>
      </w:pPr>
      <w:r w:rsidRPr="00804D31">
        <w:rPr>
          <w:rFonts w:eastAsia="Times New Roman" w:cstheme="minorHAnsi"/>
          <w:sz w:val="16"/>
          <w:szCs w:val="16"/>
        </w:rPr>
        <w:t>Sigil roll, balance damage on chart, solved several typos, removed Holy Wrath (folded under Holy Nova, added to paladins), simplified spells (Bind, Cyclone, Divine Shield, Drain Life, Drain Mana, Holy Shock, Ice Block, Mind Vision), some spells boosted (Blizzard, Combustion, Death and Decay, Demonic Doom, Divine Shield, Elemental Shock, Sunfire)</w:t>
      </w:r>
    </w:p>
    <w:p w14:paraId="45C38E37" w14:textId="77777777" w:rsidR="002A1439" w:rsidRPr="00804D31" w:rsidRDefault="002A1439">
      <w:pPr>
        <w:rPr>
          <w:rFonts w:eastAsia="Times New Roman" w:cstheme="minorHAnsi"/>
          <w:sz w:val="16"/>
          <w:szCs w:val="16"/>
        </w:rPr>
      </w:pPr>
      <w:r w:rsidRPr="00804D31">
        <w:rPr>
          <w:rFonts w:eastAsia="Times New Roman" w:cstheme="minorHAnsi"/>
          <w:sz w:val="16"/>
          <w:szCs w:val="16"/>
        </w:rPr>
        <w:t xml:space="preserve">Modified spells (Rain of Fire 3rd level (parallel to Blizzard), Divine Shield and Ice Block work </w:t>
      </w:r>
      <w:r w:rsidR="00C36390" w:rsidRPr="00804D31">
        <w:rPr>
          <w:rFonts w:eastAsia="Times New Roman" w:cstheme="minorHAnsi"/>
          <w:sz w:val="16"/>
          <w:szCs w:val="16"/>
        </w:rPr>
        <w:t>similarly</w:t>
      </w:r>
      <w:r w:rsidRPr="00804D31">
        <w:rPr>
          <w:rFonts w:eastAsia="Times New Roman" w:cstheme="minorHAnsi"/>
          <w:sz w:val="16"/>
          <w:szCs w:val="16"/>
        </w:rPr>
        <w:t>)</w:t>
      </w:r>
    </w:p>
    <w:p w14:paraId="7A33B8E8" w14:textId="77777777" w:rsidR="00C36390" w:rsidRPr="00804D31" w:rsidRDefault="006C1F5E" w:rsidP="00325A13">
      <w:pPr>
        <w:rPr>
          <w:rFonts w:eastAsia="Times New Roman" w:cstheme="minorHAnsi"/>
          <w:sz w:val="16"/>
          <w:szCs w:val="16"/>
        </w:rPr>
      </w:pPr>
      <w:r w:rsidRPr="00804D31">
        <w:rPr>
          <w:rFonts w:eastAsia="Times New Roman" w:cstheme="minorHAnsi"/>
          <w:sz w:val="16"/>
          <w:szCs w:val="16"/>
        </w:rPr>
        <w:t>Appendixes: New chapters, including new conditions, gods/divine powers, planes of existence, and classes in lore (how each race-class combination is likely to act)</w:t>
      </w:r>
    </w:p>
    <w:p w14:paraId="2D498FD2" w14:textId="77777777" w:rsidR="00C36390" w:rsidRPr="00804D31" w:rsidRDefault="00C36390" w:rsidP="00325A13">
      <w:pPr>
        <w:rPr>
          <w:rFonts w:eastAsia="Times New Roman" w:cstheme="minorHAnsi"/>
          <w:sz w:val="16"/>
          <w:szCs w:val="16"/>
        </w:rPr>
      </w:pPr>
      <w:r w:rsidRPr="00804D31">
        <w:rPr>
          <w:rFonts w:eastAsia="Times New Roman" w:cstheme="minorHAnsi"/>
          <w:sz w:val="16"/>
          <w:szCs w:val="16"/>
        </w:rPr>
        <w:t>Monster Manual 3.0 released.</w:t>
      </w:r>
    </w:p>
    <w:p w14:paraId="7A1F48B9" w14:textId="77777777" w:rsidR="00C52C7E" w:rsidRPr="00804D31" w:rsidRDefault="00C52C7E" w:rsidP="00325A13">
      <w:pPr>
        <w:rPr>
          <w:rFonts w:eastAsia="Times New Roman" w:cstheme="minorHAnsi"/>
          <w:sz w:val="16"/>
          <w:szCs w:val="16"/>
        </w:rPr>
      </w:pPr>
    </w:p>
    <w:p w14:paraId="1D35CE74" w14:textId="77777777" w:rsidR="00533F48" w:rsidRPr="00804D31" w:rsidRDefault="005C5404" w:rsidP="0062732D">
      <w:pPr>
        <w:rPr>
          <w:rFonts w:eastAsia="Times New Roman" w:cstheme="minorHAnsi"/>
          <w:b/>
          <w:bCs/>
          <w:sz w:val="16"/>
          <w:szCs w:val="16"/>
        </w:rPr>
      </w:pPr>
      <w:r w:rsidRPr="00804D31">
        <w:rPr>
          <w:rFonts w:eastAsia="Times New Roman" w:cstheme="minorHAnsi"/>
          <w:b/>
          <w:bCs/>
          <w:sz w:val="16"/>
          <w:szCs w:val="16"/>
        </w:rPr>
        <w:t>March 3</w:t>
      </w:r>
      <w:r w:rsidR="00382697" w:rsidRPr="00804D31">
        <w:rPr>
          <w:rFonts w:eastAsia="Times New Roman" w:cstheme="minorHAnsi"/>
          <w:b/>
          <w:bCs/>
          <w:sz w:val="16"/>
          <w:szCs w:val="16"/>
        </w:rPr>
        <w:t xml:space="preserve"> (3.1)</w:t>
      </w:r>
    </w:p>
    <w:p w14:paraId="343E0BB0" w14:textId="77777777" w:rsidR="00E37F88" w:rsidRPr="00804D31" w:rsidRDefault="00E37F88" w:rsidP="00835040">
      <w:pPr>
        <w:rPr>
          <w:rFonts w:eastAsia="Times New Roman" w:cstheme="minorHAnsi"/>
          <w:sz w:val="16"/>
          <w:szCs w:val="16"/>
        </w:rPr>
      </w:pPr>
      <w:r w:rsidRPr="00804D31">
        <w:rPr>
          <w:rFonts w:eastAsia="Times New Roman" w:cstheme="minorHAnsi"/>
          <w:sz w:val="16"/>
          <w:szCs w:val="16"/>
        </w:rPr>
        <w:t>Chapter 1: Added guidelines for wealth to apply to tinkers</w:t>
      </w:r>
      <w:r w:rsidR="00835040" w:rsidRPr="00804D31">
        <w:rPr>
          <w:rFonts w:eastAsia="Times New Roman" w:cstheme="minorHAnsi"/>
          <w:sz w:val="16"/>
          <w:szCs w:val="16"/>
        </w:rPr>
        <w:t xml:space="preserve">, </w:t>
      </w:r>
      <w:r w:rsidRPr="00804D31">
        <w:rPr>
          <w:rFonts w:eastAsia="Times New Roman" w:cstheme="minorHAnsi"/>
          <w:sz w:val="16"/>
          <w:szCs w:val="16"/>
        </w:rPr>
        <w:t>alchemists</w:t>
      </w:r>
      <w:r w:rsidR="00835040" w:rsidRPr="00804D31">
        <w:rPr>
          <w:rFonts w:eastAsia="Times New Roman" w:cstheme="minorHAnsi"/>
          <w:sz w:val="16"/>
          <w:szCs w:val="16"/>
        </w:rPr>
        <w:t>, and classes that can craft or want to benefit from guidelines for wealth expectations</w:t>
      </w:r>
      <w:r w:rsidRPr="00804D31">
        <w:rPr>
          <w:rFonts w:eastAsia="Times New Roman" w:cstheme="minorHAnsi"/>
          <w:sz w:val="16"/>
          <w:szCs w:val="16"/>
        </w:rPr>
        <w:t xml:space="preserve">. </w:t>
      </w:r>
    </w:p>
    <w:p w14:paraId="4B5326B8" w14:textId="77777777" w:rsidR="001D2955" w:rsidRPr="00804D31" w:rsidRDefault="001D2955" w:rsidP="00231EAC">
      <w:pPr>
        <w:rPr>
          <w:rFonts w:eastAsia="Times New Roman" w:cstheme="minorHAnsi"/>
          <w:sz w:val="16"/>
          <w:szCs w:val="16"/>
        </w:rPr>
      </w:pPr>
      <w:r w:rsidRPr="00804D31">
        <w:rPr>
          <w:rFonts w:eastAsia="Times New Roman" w:cstheme="minorHAnsi"/>
          <w:sz w:val="16"/>
          <w:szCs w:val="16"/>
        </w:rPr>
        <w:t>Chapter 2: Added the Nightborne and Void Elf races from Legion</w:t>
      </w:r>
      <w:r w:rsidR="00A01D2B" w:rsidRPr="00804D31">
        <w:rPr>
          <w:rFonts w:eastAsia="Times New Roman" w:cstheme="minorHAnsi"/>
          <w:sz w:val="16"/>
          <w:szCs w:val="16"/>
        </w:rPr>
        <w:t>, as well as Broken from the Monster Guide</w:t>
      </w:r>
      <w:r w:rsidRPr="00804D31">
        <w:rPr>
          <w:rFonts w:eastAsia="Times New Roman" w:cstheme="minorHAnsi"/>
          <w:sz w:val="16"/>
          <w:szCs w:val="16"/>
        </w:rPr>
        <w:t xml:space="preserve">. Other races (Lightforged Draenei, Highmountain Tauren, Mag’har Orcs, Zandalari Trolls, and Kul Tiran Humans are not mechanically different from those in the core rules, and hence require no conversion). </w:t>
      </w:r>
      <w:r w:rsidR="00835040" w:rsidRPr="00804D31">
        <w:rPr>
          <w:rFonts w:eastAsia="Times New Roman" w:cstheme="minorHAnsi"/>
          <w:sz w:val="16"/>
          <w:szCs w:val="16"/>
        </w:rPr>
        <w:t xml:space="preserve">Fel orcs, of course, can be represented by the appropriate template in the Monster </w:t>
      </w:r>
      <w:r w:rsidR="00A01D2B" w:rsidRPr="00804D31">
        <w:rPr>
          <w:rFonts w:eastAsia="Times New Roman" w:cstheme="minorHAnsi"/>
          <w:sz w:val="16"/>
          <w:szCs w:val="16"/>
        </w:rPr>
        <w:t>Guide</w:t>
      </w:r>
      <w:r w:rsidR="00835040" w:rsidRPr="00804D31">
        <w:rPr>
          <w:rFonts w:eastAsia="Times New Roman" w:cstheme="minorHAnsi"/>
          <w:sz w:val="16"/>
          <w:szCs w:val="16"/>
        </w:rPr>
        <w:t xml:space="preserve">. </w:t>
      </w:r>
      <w:r w:rsidR="001507E7" w:rsidRPr="00804D31">
        <w:rPr>
          <w:rFonts w:eastAsia="Times New Roman" w:cstheme="minorHAnsi"/>
          <w:sz w:val="16"/>
          <w:szCs w:val="16"/>
        </w:rPr>
        <w:t xml:space="preserve">High elf/blood elf’s Arcane Legacy bonus reduced from +4 to +2, and troll regeneration altered to serve as ‘advantage’ on healing rolls. </w:t>
      </w:r>
      <w:r w:rsidR="000E0FD8" w:rsidRPr="00804D31">
        <w:rPr>
          <w:rFonts w:eastAsia="Times New Roman" w:cstheme="minorHAnsi"/>
          <w:sz w:val="16"/>
          <w:szCs w:val="16"/>
        </w:rPr>
        <w:t>Forsaken’s Cannibalize simplified and clarified, as well as integrated to mana vampirism</w:t>
      </w:r>
      <w:r w:rsidR="00C2185D" w:rsidRPr="00804D31">
        <w:rPr>
          <w:rFonts w:eastAsia="Times New Roman" w:cstheme="minorHAnsi"/>
          <w:sz w:val="16"/>
          <w:szCs w:val="16"/>
        </w:rPr>
        <w:t xml:space="preserve"> (now called mana siphon to be more neutral-sounding and lore-friendly)</w:t>
      </w:r>
      <w:r w:rsidR="000E0FD8" w:rsidRPr="00804D31">
        <w:rPr>
          <w:rFonts w:eastAsia="Times New Roman" w:cstheme="minorHAnsi"/>
          <w:sz w:val="16"/>
          <w:szCs w:val="16"/>
        </w:rPr>
        <w:t xml:space="preserve">. </w:t>
      </w:r>
    </w:p>
    <w:p w14:paraId="50013B22" w14:textId="77777777" w:rsidR="00A977A3" w:rsidRPr="00804D31" w:rsidRDefault="00382697" w:rsidP="00DC005A">
      <w:pPr>
        <w:rPr>
          <w:sz w:val="16"/>
          <w:szCs w:val="16"/>
        </w:rPr>
      </w:pPr>
      <w:r w:rsidRPr="00804D31">
        <w:rPr>
          <w:rFonts w:eastAsia="Times New Roman" w:cstheme="minorHAnsi"/>
          <w:sz w:val="16"/>
          <w:szCs w:val="16"/>
        </w:rPr>
        <w:t xml:space="preserve">Chapter 3: </w:t>
      </w:r>
      <w:r w:rsidR="00BF72C6" w:rsidRPr="00804D31">
        <w:rPr>
          <w:sz w:val="16"/>
          <w:szCs w:val="16"/>
        </w:rPr>
        <w:t>Altered relevant classes and archetypes to accommodate aura changes.</w:t>
      </w:r>
      <w:r w:rsidR="00DC005A" w:rsidRPr="00804D31">
        <w:rPr>
          <w:sz w:val="16"/>
          <w:szCs w:val="16"/>
        </w:rPr>
        <w:t xml:space="preserve"> All spellcasting classes have their conjuring and binding choices updated with monstrosities or aberrations and oozes (were previously excluded)</w:t>
      </w:r>
    </w:p>
    <w:p w14:paraId="5A465C78"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Alchemist: Alchemist had revisions to ability names to simplify the sheet, and unified some mechanics. </w:t>
      </w:r>
      <w:r w:rsidR="00444812" w:rsidRPr="00804D31">
        <w:rPr>
          <w:rFonts w:eastAsia="Times New Roman" w:cstheme="minorHAnsi"/>
          <w:sz w:val="16"/>
          <w:szCs w:val="16"/>
        </w:rPr>
        <w:t xml:space="preserve">Cantrips were clarified. </w:t>
      </w:r>
      <w:r w:rsidR="00F706B1" w:rsidRPr="00804D31">
        <w:rPr>
          <w:rFonts w:eastAsia="Times New Roman" w:cstheme="minorHAnsi"/>
          <w:sz w:val="16"/>
          <w:szCs w:val="16"/>
        </w:rPr>
        <w:t>Several abilities were fixed, including the base Alchemy ability. Clarified the difference between Alchemist’s Supplies (a proficiency anyone can take) and the Alchemy ability (which adds greater abilities when using the tools).</w:t>
      </w:r>
      <w:r w:rsidR="009C3631" w:rsidRPr="00804D31">
        <w:rPr>
          <w:rFonts w:eastAsia="Times New Roman" w:cstheme="minorHAnsi"/>
          <w:sz w:val="16"/>
          <w:szCs w:val="16"/>
        </w:rPr>
        <w:t xml:space="preserve"> Clarified some miscibility issues. Apothecary gains repair flesh (can heal undead and constructs with abilities that heal the living), and did minor clarifications on difference between knowing a spell and memorizing it with alchemist</w:t>
      </w:r>
    </w:p>
    <w:p w14:paraId="58564E9E" w14:textId="77777777" w:rsidR="00D928A8" w:rsidRPr="00804D31" w:rsidRDefault="00D928A8"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Death Knight: Altered auras and improved auras, and did rework to the Army of the Dead, Ward of Blood, and Grave March abilities. Clarified Unholy Champion path capstone.</w:t>
      </w:r>
    </w:p>
    <w:p w14:paraId="0212FA3D" w14:textId="77777777" w:rsidR="009C3631" w:rsidRPr="00804D31" w:rsidRDefault="00EF67C7"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Druid: Alterations to wild shape scaling, form suites, how much hit points remain after transforming, and archetype rebalancing and alterations (restoration and feral abilities)</w:t>
      </w:r>
      <w:r w:rsidR="00831D58" w:rsidRPr="00804D31">
        <w:rPr>
          <w:rFonts w:eastAsia="Times New Roman" w:cstheme="minorHAnsi"/>
          <w:sz w:val="16"/>
          <w:szCs w:val="16"/>
        </w:rPr>
        <w:t xml:space="preserve">. Added clarification regarding the druidic language. </w:t>
      </w:r>
      <w:r w:rsidR="00D40DEB" w:rsidRPr="00804D31">
        <w:rPr>
          <w:rFonts w:eastAsia="Times New Roman" w:cstheme="minorHAnsi"/>
          <w:sz w:val="16"/>
          <w:szCs w:val="16"/>
        </w:rPr>
        <w:t>Returned wild shape to replenishing on short rest.</w:t>
      </w:r>
      <w:r w:rsidR="001D3473" w:rsidRPr="00804D31">
        <w:rPr>
          <w:rFonts w:eastAsia="Times New Roman" w:cstheme="minorHAnsi"/>
          <w:sz w:val="16"/>
          <w:szCs w:val="16"/>
        </w:rPr>
        <w:t xml:space="preserve"> </w:t>
      </w:r>
      <w:r w:rsidR="009C3631" w:rsidRPr="00804D31">
        <w:rPr>
          <w:rFonts w:eastAsia="Times New Roman" w:cstheme="minorHAnsi"/>
          <w:sz w:val="16"/>
          <w:szCs w:val="16"/>
        </w:rPr>
        <w:br/>
        <w:t>Balance: eclipse points updated with variable uses, World at balance is limited on once/long rest</w:t>
      </w:r>
    </w:p>
    <w:p w14:paraId="2D16ACC9" w14:textId="77777777" w:rsidR="009C3631" w:rsidRPr="00804D31" w:rsidRDefault="009C3631" w:rsidP="009C3631">
      <w:pPr>
        <w:pStyle w:val="ListParagraph"/>
        <w:rPr>
          <w:rFonts w:eastAsia="Times New Roman" w:cstheme="minorHAnsi"/>
          <w:sz w:val="16"/>
          <w:szCs w:val="16"/>
        </w:rPr>
      </w:pPr>
      <w:r w:rsidRPr="00804D31">
        <w:rPr>
          <w:rFonts w:eastAsia="Times New Roman" w:cstheme="minorHAnsi"/>
          <w:sz w:val="16"/>
          <w:szCs w:val="16"/>
        </w:rPr>
        <w:t xml:space="preserve">Feral: Added a new option for Blessed Beast that can help pre-battle buffing druid wild shapers.  </w:t>
      </w:r>
    </w:p>
    <w:p w14:paraId="59EF5E75" w14:textId="77777777" w:rsidR="00EF67C7" w:rsidRPr="00804D31" w:rsidRDefault="009C3631" w:rsidP="009C3631">
      <w:pPr>
        <w:pStyle w:val="ListParagraph"/>
        <w:rPr>
          <w:rFonts w:eastAsia="Times New Roman" w:cstheme="minorHAnsi"/>
          <w:sz w:val="16"/>
          <w:szCs w:val="16"/>
        </w:rPr>
      </w:pPr>
      <w:r w:rsidRPr="00804D31">
        <w:rPr>
          <w:rFonts w:eastAsia="Times New Roman" w:cstheme="minorHAnsi"/>
          <w:sz w:val="16"/>
          <w:szCs w:val="16"/>
        </w:rPr>
        <w:t>Restoration: extended growth doubles duration of healing sigil spells, and doesn't quintuple it</w:t>
      </w:r>
    </w:p>
    <w:p w14:paraId="4F078B44"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Hunter: Hunter’s starting Favored Enemy no longer scales, since it can now be changed afterwards, and a talent can be spent on gaining more favored enemy slots. </w:t>
      </w:r>
      <w:r w:rsidR="00FE4CA5" w:rsidRPr="00804D31">
        <w:rPr>
          <w:rFonts w:eastAsia="Times New Roman" w:cstheme="minorHAnsi"/>
          <w:sz w:val="16"/>
          <w:szCs w:val="16"/>
        </w:rPr>
        <w:t xml:space="preserve">Changing favored enemy and favored terrain takes more time (7 days) to justify re-taking the talent for horizon walkers. Added ability to turn beast companion attacks to magical under Spirit Bond (benefits more if the item is also attuned). </w:t>
      </w:r>
      <w:r w:rsidR="009C3631" w:rsidRPr="00804D31">
        <w:rPr>
          <w:rFonts w:eastAsia="Times New Roman" w:cstheme="minorHAnsi"/>
          <w:sz w:val="16"/>
          <w:szCs w:val="16"/>
        </w:rPr>
        <w:t>Sharpshooters no longer retain shot spells, but gain their choices of two talents: suffused arrows (special bullets) or flash bomber (faster explosives). Hide in plain sight can re-camouflage.</w:t>
      </w:r>
      <w:r w:rsidR="00A922A7" w:rsidRPr="00804D31">
        <w:rPr>
          <w:rFonts w:eastAsia="Times New Roman" w:cstheme="minorHAnsi"/>
          <w:sz w:val="16"/>
          <w:szCs w:val="16"/>
        </w:rPr>
        <w:t xml:space="preserve"> Minor buff to primeval awareness (can sense general health) to bring it up to other talents. </w:t>
      </w:r>
      <w:r w:rsidR="00FE4CA5" w:rsidRPr="00804D31">
        <w:rPr>
          <w:rFonts w:eastAsia="Times New Roman" w:cstheme="minorHAnsi"/>
          <w:sz w:val="16"/>
          <w:szCs w:val="16"/>
        </w:rPr>
        <w:br/>
      </w:r>
      <w:r w:rsidR="003003C2" w:rsidRPr="00804D31">
        <w:rPr>
          <w:rFonts w:eastAsia="Times New Roman" w:cstheme="minorHAnsi"/>
          <w:sz w:val="16"/>
          <w:szCs w:val="16"/>
        </w:rPr>
        <w:t>Shadow Hunter</w:t>
      </w:r>
      <w:r w:rsidR="009C3631" w:rsidRPr="00804D31">
        <w:rPr>
          <w:rFonts w:eastAsia="Times New Roman" w:cstheme="minorHAnsi"/>
          <w:sz w:val="16"/>
          <w:szCs w:val="16"/>
        </w:rPr>
        <w:t>:</w:t>
      </w:r>
      <w:r w:rsidR="003003C2" w:rsidRPr="00804D31">
        <w:rPr>
          <w:rFonts w:eastAsia="Times New Roman" w:cstheme="minorHAnsi"/>
          <w:sz w:val="16"/>
          <w:szCs w:val="16"/>
        </w:rPr>
        <w:t xml:space="preserve"> Big Bad Voodoo ability was altered to accommodate the addition of the spell.</w:t>
      </w:r>
    </w:p>
    <w:p w14:paraId="6F768498" w14:textId="77777777" w:rsidR="009C3631" w:rsidRPr="00804D31" w:rsidRDefault="009C3631" w:rsidP="009C3631">
      <w:pPr>
        <w:pStyle w:val="ListParagraph"/>
        <w:rPr>
          <w:rFonts w:eastAsia="Times New Roman" w:cstheme="minorHAnsi"/>
          <w:sz w:val="16"/>
          <w:szCs w:val="16"/>
        </w:rPr>
      </w:pPr>
      <w:r w:rsidRPr="00804D31">
        <w:rPr>
          <w:rFonts w:eastAsia="Times New Roman" w:cstheme="minorHAnsi"/>
          <w:sz w:val="16"/>
          <w:szCs w:val="16"/>
        </w:rPr>
        <w:lastRenderedPageBreak/>
        <w:t>Marksman: hawk eye clarified, multi-shot strike clarified as well. Chimera shot also reworked for sharpshooter use.</w:t>
      </w:r>
    </w:p>
    <w:p w14:paraId="30C9B3B4" w14:textId="77777777" w:rsidR="009C3631" w:rsidRPr="00804D31" w:rsidRDefault="009C3631" w:rsidP="009C3631">
      <w:pPr>
        <w:pStyle w:val="ListParagraph"/>
        <w:rPr>
          <w:rFonts w:eastAsia="Times New Roman" w:cstheme="minorHAnsi"/>
          <w:sz w:val="16"/>
          <w:szCs w:val="16"/>
        </w:rPr>
      </w:pPr>
      <w:r w:rsidRPr="00804D31">
        <w:rPr>
          <w:rFonts w:eastAsia="Times New Roman" w:cstheme="minorHAnsi"/>
          <w:sz w:val="16"/>
          <w:szCs w:val="16"/>
        </w:rPr>
        <w:t>Survival: trap expert expanded. Mettle turned to grit to avoid confusion with similar abilites, and powered up the ability.</w:t>
      </w:r>
    </w:p>
    <w:p w14:paraId="44FFDD3A" w14:textId="77777777" w:rsidR="00DC005A"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Mage: </w:t>
      </w:r>
      <w:r w:rsidR="00AF3D14" w:rsidRPr="00804D31">
        <w:rPr>
          <w:rFonts w:eastAsia="Times New Roman" w:cstheme="minorHAnsi"/>
          <w:sz w:val="16"/>
          <w:szCs w:val="16"/>
        </w:rPr>
        <w:t>Clarified and revised Ice and Fire mages</w:t>
      </w:r>
      <w:r w:rsidR="00BF72C6" w:rsidRPr="00804D31">
        <w:rPr>
          <w:rFonts w:eastAsia="Times New Roman" w:cstheme="minorHAnsi"/>
          <w:sz w:val="16"/>
          <w:szCs w:val="16"/>
        </w:rPr>
        <w:t xml:space="preserve"> to be clearer</w:t>
      </w:r>
      <w:r w:rsidR="00AF3D14" w:rsidRPr="00804D31">
        <w:rPr>
          <w:rFonts w:eastAsia="Times New Roman" w:cstheme="minorHAnsi"/>
          <w:sz w:val="16"/>
          <w:szCs w:val="16"/>
        </w:rPr>
        <w:t xml:space="preserve">. </w:t>
      </w:r>
      <w:r w:rsidR="009C3631" w:rsidRPr="00804D31">
        <w:rPr>
          <w:rFonts w:eastAsia="Times New Roman" w:cstheme="minorHAnsi"/>
          <w:sz w:val="16"/>
          <w:szCs w:val="16"/>
        </w:rPr>
        <w:br/>
        <w:t xml:space="preserve">Arcane: Arcane spheres are now consumed more quickly. Transmutation mastery clarified to function with certain transmutation spells, and spell flare scales with arcane blast. </w:t>
      </w:r>
      <w:r w:rsidR="00DC005A" w:rsidRPr="00804D31">
        <w:rPr>
          <w:rFonts w:eastAsia="Times New Roman" w:cstheme="minorHAnsi"/>
          <w:sz w:val="16"/>
          <w:szCs w:val="16"/>
        </w:rPr>
        <w:t>rune of power cannot stack with one another, and require a bonus action to attune to.</w:t>
      </w:r>
    </w:p>
    <w:p w14:paraId="26D6D5EF" w14:textId="77777777" w:rsidR="00DC005A" w:rsidRPr="00804D31" w:rsidRDefault="00DC005A" w:rsidP="00DC005A">
      <w:pPr>
        <w:pStyle w:val="ListParagraph"/>
        <w:rPr>
          <w:rFonts w:eastAsia="Times New Roman" w:cstheme="minorHAnsi"/>
          <w:sz w:val="16"/>
          <w:szCs w:val="16"/>
        </w:rPr>
      </w:pPr>
      <w:r w:rsidRPr="00804D31">
        <w:rPr>
          <w:rFonts w:eastAsia="Times New Roman" w:cstheme="minorHAnsi"/>
          <w:sz w:val="16"/>
          <w:szCs w:val="16"/>
        </w:rPr>
        <w:t>Fire: Clarified and revised, fixed controlled destruction, added burning condition and updated content. scorch no longer imposes disadvantage on saves versus the burning condition, but disadvantage to ability checks while burning added</w:t>
      </w:r>
      <w:r w:rsidRPr="00804D31">
        <w:rPr>
          <w:rFonts w:eastAsia="Times New Roman" w:cstheme="minorHAnsi"/>
          <w:sz w:val="16"/>
          <w:szCs w:val="16"/>
        </w:rPr>
        <w:br/>
        <w:t>Frost: Reworked, and ice statues's incapacitation tied to the chilled condition, so it can be extended.</w:t>
      </w:r>
    </w:p>
    <w:p w14:paraId="1AD9FFD4" w14:textId="77777777" w:rsidR="001B1B6A" w:rsidRPr="00804D31" w:rsidRDefault="001B1B6A"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Monk: Quickened Soothing Mists to be a bonus action if you already attacked that round to make action economy smooth</w:t>
      </w:r>
      <w:r w:rsidR="00A31B7B" w:rsidRPr="00804D31">
        <w:rPr>
          <w:rFonts w:eastAsia="Times New Roman" w:cstheme="minorHAnsi"/>
          <w:sz w:val="16"/>
          <w:szCs w:val="16"/>
        </w:rPr>
        <w:t>er</w:t>
      </w:r>
      <w:r w:rsidRPr="00804D31">
        <w:rPr>
          <w:rFonts w:eastAsia="Times New Roman" w:cstheme="minorHAnsi"/>
          <w:sz w:val="16"/>
          <w:szCs w:val="16"/>
        </w:rPr>
        <w:t>.</w:t>
      </w:r>
      <w:r w:rsidR="00A31B7B" w:rsidRPr="00804D31">
        <w:rPr>
          <w:rFonts w:eastAsia="Times New Roman" w:cstheme="minorHAnsi"/>
          <w:sz w:val="16"/>
          <w:szCs w:val="16"/>
        </w:rPr>
        <w:t xml:space="preserve"> Removed Spirited Crane stance due to its wonky mechanics and added Life Cocoon instead (temporary hit points and boosted healing so long as the temporary hit points remain)</w:t>
      </w:r>
    </w:p>
    <w:p w14:paraId="38381EDD"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Paladin: </w:t>
      </w:r>
      <w:r w:rsidR="00B70B00" w:rsidRPr="00804D31">
        <w:rPr>
          <w:rFonts w:eastAsia="Times New Roman" w:cstheme="minorHAnsi"/>
          <w:sz w:val="16"/>
          <w:szCs w:val="16"/>
        </w:rPr>
        <w:t xml:space="preserve">Corrected issue giving paladins 4 skill proficiencies at level 1. </w:t>
      </w:r>
      <w:r w:rsidRPr="00804D31">
        <w:rPr>
          <w:rFonts w:eastAsia="Times New Roman" w:cstheme="minorHAnsi"/>
          <w:sz w:val="16"/>
          <w:szCs w:val="16"/>
        </w:rPr>
        <w:t>Protection Paladin’s Rook’s Move clarified the effect depending on whether it was used before or after the attack</w:t>
      </w:r>
      <w:r w:rsidR="00217DFA" w:rsidRPr="00804D31">
        <w:rPr>
          <w:rFonts w:eastAsia="Times New Roman" w:cstheme="minorHAnsi"/>
          <w:sz w:val="16"/>
          <w:szCs w:val="16"/>
        </w:rPr>
        <w:t xml:space="preserve"> and general tweaking</w:t>
      </w:r>
      <w:r w:rsidRPr="00804D31">
        <w:rPr>
          <w:rFonts w:eastAsia="Times New Roman" w:cstheme="minorHAnsi"/>
          <w:sz w:val="16"/>
          <w:szCs w:val="16"/>
        </w:rPr>
        <w:t xml:space="preserve">. </w:t>
      </w:r>
      <w:r w:rsidR="00DC005A" w:rsidRPr="00804D31">
        <w:rPr>
          <w:rFonts w:eastAsia="Times New Roman" w:cstheme="minorHAnsi"/>
          <w:sz w:val="16"/>
          <w:szCs w:val="16"/>
        </w:rPr>
        <w:t xml:space="preserve">Ardent defender has special effect when having 0 uses. </w:t>
      </w:r>
      <w:r w:rsidRPr="00804D31">
        <w:rPr>
          <w:rFonts w:eastAsia="Times New Roman" w:cstheme="minorHAnsi"/>
          <w:sz w:val="16"/>
          <w:szCs w:val="16"/>
        </w:rPr>
        <w:t xml:space="preserve">Switched Emancipate and Divine Storm’s level with Retribution paladin. </w:t>
      </w:r>
      <w:r w:rsidR="00447F86" w:rsidRPr="00804D31">
        <w:rPr>
          <w:rFonts w:eastAsia="Times New Roman" w:cstheme="minorHAnsi"/>
          <w:sz w:val="16"/>
          <w:szCs w:val="16"/>
        </w:rPr>
        <w:t>Holy paladin’s Holy Vision aligned to Light’s Insight</w:t>
      </w:r>
      <w:r w:rsidR="00BF72C6" w:rsidRPr="00804D31">
        <w:rPr>
          <w:rFonts w:eastAsia="Times New Roman" w:cstheme="minorHAnsi"/>
          <w:sz w:val="16"/>
          <w:szCs w:val="16"/>
        </w:rPr>
        <w:t>, and Holy Auras altered to parallel unholy death knight’s Grave March ability.</w:t>
      </w:r>
      <w:r w:rsidR="00DC005A" w:rsidRPr="00804D31">
        <w:rPr>
          <w:rFonts w:eastAsia="Times New Roman" w:cstheme="minorHAnsi"/>
          <w:sz w:val="16"/>
          <w:szCs w:val="16"/>
        </w:rPr>
        <w:t xml:space="preserve"> Divine Storm reworked slightly. </w:t>
      </w:r>
    </w:p>
    <w:p w14:paraId="5C04DCA0" w14:textId="77777777" w:rsidR="00DC005A" w:rsidRPr="00804D31" w:rsidRDefault="00447F86"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Priest: Holy priesthood clarified. Light’s Insight has exploding dice instead of 10% double healing. </w:t>
      </w:r>
      <w:r w:rsidR="00EE7E83" w:rsidRPr="00804D31">
        <w:rPr>
          <w:rFonts w:eastAsia="Times New Roman" w:cstheme="minorHAnsi"/>
          <w:sz w:val="16"/>
          <w:szCs w:val="16"/>
        </w:rPr>
        <w:t xml:space="preserve">Moon priesthood’s spells were changed; losing speak with animals and </w:t>
      </w:r>
      <w:r w:rsidR="00BF72C6" w:rsidRPr="00804D31">
        <w:rPr>
          <w:rFonts w:eastAsia="Times New Roman" w:cstheme="minorHAnsi"/>
          <w:sz w:val="16"/>
          <w:szCs w:val="16"/>
        </w:rPr>
        <w:t xml:space="preserve">gaining trueshot aura and shot array (all except black arrow). They also gain find familiar and have a stronger bond with it under moonlight to represent priestesses of the moon in Warcraft and Tyrande’s latest exploits in WoW. </w:t>
      </w:r>
      <w:r w:rsidR="003003C2" w:rsidRPr="00804D31">
        <w:rPr>
          <w:rFonts w:eastAsia="Times New Roman" w:cstheme="minorHAnsi"/>
          <w:sz w:val="16"/>
          <w:szCs w:val="16"/>
        </w:rPr>
        <w:t xml:space="preserve">Witch Doctor’s level 17 ability (Big Bad Voodoo) was changed. </w:t>
      </w:r>
      <w:r w:rsidR="00DC005A" w:rsidRPr="00804D31">
        <w:rPr>
          <w:rFonts w:eastAsia="Times New Roman" w:cstheme="minorHAnsi"/>
          <w:sz w:val="16"/>
          <w:szCs w:val="16"/>
        </w:rPr>
        <w:br/>
        <w:t>Holy: gains the celestial for free at level 8</w:t>
      </w:r>
    </w:p>
    <w:p w14:paraId="4190C5E2" w14:textId="77777777" w:rsidR="00447F86" w:rsidRPr="00804D31" w:rsidRDefault="00DC005A" w:rsidP="00DC005A">
      <w:pPr>
        <w:pStyle w:val="ListParagraph"/>
        <w:rPr>
          <w:rFonts w:eastAsia="Times New Roman" w:cstheme="minorHAnsi"/>
          <w:sz w:val="16"/>
          <w:szCs w:val="16"/>
        </w:rPr>
      </w:pPr>
      <w:r w:rsidRPr="00804D31">
        <w:rPr>
          <w:rFonts w:eastAsia="Times New Roman" w:cstheme="minorHAnsi"/>
          <w:sz w:val="16"/>
          <w:szCs w:val="16"/>
        </w:rPr>
        <w:t xml:space="preserve">Shadow's focused psyche buffed to refresh and re-apply to recover lost sigil, and vampiric embrace buffed. Gains void tongue (shath'yar) for free. </w:t>
      </w:r>
    </w:p>
    <w:p w14:paraId="6A044E2F" w14:textId="77777777" w:rsidR="00DC005A"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Rogue: Cloak of Shadows and Tricks of the Trade rogue talents clarified and slightly buffed (Cloak of Shadows can rely on Charisma instead of Intelligence). </w:t>
      </w:r>
      <w:r w:rsidR="0085141C" w:rsidRPr="00804D31">
        <w:rPr>
          <w:rFonts w:eastAsia="Times New Roman" w:cstheme="minorHAnsi"/>
          <w:sz w:val="16"/>
          <w:szCs w:val="16"/>
        </w:rPr>
        <w:t>Swift Slash possibly in a good place.</w:t>
      </w:r>
      <w:r w:rsidR="005B465A" w:rsidRPr="00804D31">
        <w:rPr>
          <w:rFonts w:eastAsia="Times New Roman" w:cstheme="minorHAnsi"/>
          <w:sz w:val="16"/>
          <w:szCs w:val="16"/>
        </w:rPr>
        <w:t xml:space="preserve"> 5th level Uncanny Dodge turned into a rogue-only talent that requires +3 proficiency bonus to even out distribution of talents. </w:t>
      </w:r>
      <w:r w:rsidR="00C2185D" w:rsidRPr="00804D31">
        <w:rPr>
          <w:rFonts w:eastAsia="Times New Roman" w:cstheme="minorHAnsi"/>
          <w:sz w:val="16"/>
          <w:szCs w:val="16"/>
        </w:rPr>
        <w:t xml:space="preserve">Assassination also got a scavenge-like ability to help with poison-making (also tied to harvesting creatures to bring mechanics closer together). </w:t>
      </w:r>
      <w:r w:rsidR="00DC005A" w:rsidRPr="00804D31">
        <w:rPr>
          <w:rFonts w:eastAsia="Times New Roman" w:cstheme="minorHAnsi"/>
          <w:sz w:val="16"/>
          <w:szCs w:val="16"/>
        </w:rPr>
        <w:br/>
        <w:t>Demon hunter: metamorphosis vastly simplified, general overhaul with Legion.</w:t>
      </w:r>
      <w:r w:rsidR="00DC005A" w:rsidRPr="00804D31">
        <w:rPr>
          <w:sz w:val="16"/>
          <w:szCs w:val="16"/>
        </w:rPr>
        <w:t xml:space="preserve"> </w:t>
      </w:r>
      <w:r w:rsidR="00DC005A" w:rsidRPr="00804D31">
        <w:rPr>
          <w:rFonts w:eastAsia="Times New Roman" w:cstheme="minorHAnsi"/>
          <w:sz w:val="16"/>
          <w:szCs w:val="16"/>
        </w:rPr>
        <w:t>Fel might turned into dark mastery. Added provision if the demon hunter can access higher level spells than 6th level (can use once per long rest instead) to avoid multiclassing shenanigans.</w:t>
      </w:r>
    </w:p>
    <w:p w14:paraId="42384E2C"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Shaman: Altered Enhancement Shamans to better work with two-weapon fighting by tweaking the Channel Elements use. Added 6th level Art features for the Shaman class</w:t>
      </w:r>
      <w:r w:rsidR="00C2185D" w:rsidRPr="00804D31">
        <w:rPr>
          <w:rFonts w:eastAsia="Times New Roman" w:cstheme="minorHAnsi"/>
          <w:sz w:val="16"/>
          <w:szCs w:val="16"/>
        </w:rPr>
        <w:t xml:space="preserve">, tinkering with the remaining abilities appropriately (17th level). </w:t>
      </w:r>
      <w:r w:rsidR="00DC005A" w:rsidRPr="00804D31">
        <w:rPr>
          <w:rFonts w:eastAsia="Times New Roman" w:cstheme="minorHAnsi"/>
          <w:sz w:val="16"/>
          <w:szCs w:val="16"/>
        </w:rPr>
        <w:br/>
        <w:t>Elemental's acclimation tied to Calling, bonded elemental clarified (bond spell to bind spell)</w:t>
      </w:r>
    </w:p>
    <w:p w14:paraId="051BB372" w14:textId="77777777" w:rsidR="00DC005A" w:rsidRPr="00804D31" w:rsidRDefault="00DC005A" w:rsidP="00DC005A">
      <w:pPr>
        <w:pStyle w:val="ListParagraph"/>
        <w:rPr>
          <w:rFonts w:eastAsia="Times New Roman" w:cstheme="minorHAnsi"/>
          <w:sz w:val="16"/>
          <w:szCs w:val="16"/>
        </w:rPr>
      </w:pPr>
      <w:r w:rsidRPr="00804D31">
        <w:rPr>
          <w:rFonts w:eastAsia="Times New Roman" w:cstheme="minorHAnsi"/>
          <w:sz w:val="16"/>
          <w:szCs w:val="16"/>
        </w:rPr>
        <w:t>Witch Doctors have vicious mockery, proficiency with alchemy and alchemist's supplies and a new mojo (strange mojo, can reroll miscibility)</w:t>
      </w:r>
    </w:p>
    <w:p w14:paraId="12BFDE81"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Tinker: </w:t>
      </w:r>
      <w:r w:rsidR="00967903" w:rsidRPr="00804D31">
        <w:rPr>
          <w:rFonts w:eastAsia="Times New Roman" w:cstheme="minorHAnsi"/>
          <w:sz w:val="16"/>
          <w:szCs w:val="16"/>
        </w:rPr>
        <w:t>Gunner Tinker has Greater Touch-Blast Strike renamed, since the ability is not related to the Touch-Blast Strike effect.</w:t>
      </w:r>
      <w:r w:rsidR="006E3F8B" w:rsidRPr="00804D31">
        <w:rPr>
          <w:rFonts w:eastAsia="Times New Roman" w:cstheme="minorHAnsi"/>
          <w:sz w:val="16"/>
          <w:szCs w:val="16"/>
        </w:rPr>
        <w:t xml:space="preserve"> </w:t>
      </w:r>
      <w:r w:rsidR="00C2185D" w:rsidRPr="00804D31">
        <w:rPr>
          <w:rFonts w:eastAsia="Times New Roman" w:cstheme="minorHAnsi"/>
          <w:sz w:val="16"/>
          <w:szCs w:val="16"/>
        </w:rPr>
        <w:t xml:space="preserve">Tinker’s abilities across the class and all archetypes have been clarified, and superfunction is simplified and better-worded. </w:t>
      </w:r>
      <w:r w:rsidR="00DC005A" w:rsidRPr="00804D31">
        <w:rPr>
          <w:rFonts w:eastAsia="Times New Roman" w:cstheme="minorHAnsi"/>
          <w:sz w:val="16"/>
          <w:szCs w:val="16"/>
        </w:rPr>
        <w:t>Superfunction simplified and unified. Reliability tied to coolness under fire.</w:t>
      </w:r>
    </w:p>
    <w:p w14:paraId="65C7B648"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Warlock: Clarified soul shards</w:t>
      </w:r>
      <w:r w:rsidR="00DC005A" w:rsidRPr="00804D31">
        <w:rPr>
          <w:rFonts w:eastAsia="Times New Roman" w:cstheme="minorHAnsi"/>
          <w:sz w:val="16"/>
          <w:szCs w:val="16"/>
        </w:rPr>
        <w:t xml:space="preserve"> and fixed quick build</w:t>
      </w:r>
      <w:r w:rsidRPr="00804D31">
        <w:rPr>
          <w:rFonts w:eastAsia="Times New Roman" w:cstheme="minorHAnsi"/>
          <w:sz w:val="16"/>
          <w:szCs w:val="16"/>
        </w:rPr>
        <w:t>. Altered Soul Vault to be more consistent</w:t>
      </w:r>
      <w:r w:rsidR="00C2185D" w:rsidRPr="00804D31">
        <w:rPr>
          <w:rFonts w:eastAsia="Times New Roman" w:cstheme="minorHAnsi"/>
          <w:sz w:val="16"/>
          <w:szCs w:val="16"/>
        </w:rPr>
        <w:t>, and fixed several issues with archetypes</w:t>
      </w:r>
      <w:r w:rsidRPr="00804D31">
        <w:rPr>
          <w:rFonts w:eastAsia="Times New Roman" w:cstheme="minorHAnsi"/>
          <w:sz w:val="16"/>
          <w:szCs w:val="16"/>
        </w:rPr>
        <w:t xml:space="preserve">. </w:t>
      </w:r>
      <w:r w:rsidR="00C2185D" w:rsidRPr="00804D31">
        <w:rPr>
          <w:rFonts w:eastAsia="Times New Roman" w:cstheme="minorHAnsi"/>
          <w:sz w:val="16"/>
          <w:szCs w:val="16"/>
        </w:rPr>
        <w:t xml:space="preserve">Warlock studies renamed to demonic studies. </w:t>
      </w:r>
    </w:p>
    <w:p w14:paraId="39A8C392"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Warrior: </w:t>
      </w:r>
      <w:r w:rsidR="00FF0E84" w:rsidRPr="00804D31">
        <w:rPr>
          <w:rFonts w:eastAsia="Times New Roman" w:cstheme="minorHAnsi"/>
          <w:sz w:val="16"/>
          <w:szCs w:val="16"/>
        </w:rPr>
        <w:t xml:space="preserve">Heroic Throw turned into an at-will Strike effect. </w:t>
      </w:r>
      <w:r w:rsidR="00757EC5" w:rsidRPr="00804D31">
        <w:rPr>
          <w:rFonts w:eastAsia="Times New Roman" w:cstheme="minorHAnsi"/>
          <w:sz w:val="16"/>
          <w:szCs w:val="16"/>
        </w:rPr>
        <w:t xml:space="preserve">Stunning Slam changed from strike effect to passive based on critical hits, making it friendly to fury warriors as well as arms warriors. </w:t>
      </w:r>
      <w:r w:rsidR="00FE4CA5" w:rsidRPr="00804D31">
        <w:rPr>
          <w:rFonts w:eastAsia="Times New Roman" w:cstheme="minorHAnsi"/>
          <w:sz w:val="16"/>
          <w:szCs w:val="16"/>
        </w:rPr>
        <w:t xml:space="preserve">All protection warrior’s abilities are rebalanced or clarified (expanded Block and Tackle). </w:t>
      </w:r>
      <w:r w:rsidR="00C2185D" w:rsidRPr="00804D31">
        <w:rPr>
          <w:rFonts w:eastAsia="Times New Roman" w:cstheme="minorHAnsi"/>
          <w:sz w:val="16"/>
          <w:szCs w:val="16"/>
        </w:rPr>
        <w:t xml:space="preserve">Clarified which talents to take to recreate original barbarian or fighter. </w:t>
      </w:r>
    </w:p>
    <w:p w14:paraId="1A638298" w14:textId="77777777" w:rsidR="00A977A3" w:rsidRPr="00804D31" w:rsidRDefault="00A977A3"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General: Various re-balancing and tweaks to the special and racial specializations. Clarified several issues in classes. Reorganized several class sheets to match description order with display order. </w:t>
      </w:r>
    </w:p>
    <w:p w14:paraId="7695D0CA" w14:textId="77777777" w:rsidR="00E37F88" w:rsidRPr="00804D31" w:rsidRDefault="00E37F88" w:rsidP="008736F1">
      <w:pPr>
        <w:rPr>
          <w:rFonts w:eastAsia="Times New Roman" w:cstheme="minorHAnsi"/>
          <w:sz w:val="16"/>
          <w:szCs w:val="16"/>
        </w:rPr>
      </w:pPr>
      <w:r w:rsidRPr="00804D31">
        <w:rPr>
          <w:rFonts w:eastAsia="Times New Roman" w:cstheme="minorHAnsi"/>
          <w:sz w:val="16"/>
          <w:szCs w:val="16"/>
        </w:rPr>
        <w:t xml:space="preserve">Chapter 4: Added </w:t>
      </w:r>
      <w:r w:rsidR="00523A37" w:rsidRPr="00804D31">
        <w:rPr>
          <w:rFonts w:eastAsia="Times New Roman" w:cstheme="minorHAnsi"/>
          <w:sz w:val="16"/>
          <w:szCs w:val="16"/>
        </w:rPr>
        <w:t xml:space="preserve">and overhauled nearly a dozen </w:t>
      </w:r>
      <w:r w:rsidRPr="00804D31">
        <w:rPr>
          <w:rFonts w:eastAsia="Times New Roman" w:cstheme="minorHAnsi"/>
          <w:sz w:val="16"/>
          <w:szCs w:val="16"/>
        </w:rPr>
        <w:t>backgrounds</w:t>
      </w:r>
      <w:r w:rsidR="00523A37" w:rsidRPr="00804D31">
        <w:rPr>
          <w:rFonts w:eastAsia="Times New Roman" w:cstheme="minorHAnsi"/>
          <w:sz w:val="16"/>
          <w:szCs w:val="16"/>
        </w:rPr>
        <w:t xml:space="preserve">, and added variant features, with some being class-specific. </w:t>
      </w:r>
      <w:r w:rsidR="00DC005A" w:rsidRPr="00804D31">
        <w:rPr>
          <w:rFonts w:eastAsia="Times New Roman" w:cstheme="minorHAnsi"/>
          <w:sz w:val="16"/>
          <w:szCs w:val="16"/>
        </w:rPr>
        <w:t>Added new language</w:t>
      </w:r>
      <w:r w:rsidR="008736F1" w:rsidRPr="00804D31">
        <w:rPr>
          <w:rFonts w:eastAsia="Times New Roman" w:cstheme="minorHAnsi"/>
          <w:sz w:val="16"/>
          <w:szCs w:val="16"/>
        </w:rPr>
        <w:t xml:space="preserve"> (Shath’Yar), and variant inspiration (ever wanted to spend inspiration to craft a special magic item?)</w:t>
      </w:r>
    </w:p>
    <w:p w14:paraId="6C77D1D6" w14:textId="77777777" w:rsidR="002F28E1" w:rsidRPr="00804D31" w:rsidRDefault="002F28E1" w:rsidP="00AA0E10">
      <w:pPr>
        <w:rPr>
          <w:rFonts w:eastAsia="Times New Roman" w:cstheme="minorHAnsi"/>
          <w:sz w:val="16"/>
          <w:szCs w:val="16"/>
        </w:rPr>
      </w:pPr>
      <w:r w:rsidRPr="00804D31">
        <w:rPr>
          <w:rFonts w:eastAsia="Times New Roman" w:cstheme="minorHAnsi"/>
          <w:sz w:val="16"/>
          <w:szCs w:val="16"/>
        </w:rPr>
        <w:t>Chapter 5: More details on potions</w:t>
      </w:r>
      <w:r w:rsidR="00AA0E10" w:rsidRPr="00804D31">
        <w:rPr>
          <w:rFonts w:eastAsia="Times New Roman" w:cstheme="minorHAnsi"/>
          <w:sz w:val="16"/>
          <w:szCs w:val="16"/>
        </w:rPr>
        <w:t>, moved all potion rules to Chapter 7 for unification. Added Hearthstone and Jihui sets under Tools and mini-game rules</w:t>
      </w:r>
      <w:r w:rsidR="00A05456" w:rsidRPr="00804D31">
        <w:rPr>
          <w:rFonts w:eastAsia="Times New Roman" w:cstheme="minorHAnsi"/>
          <w:sz w:val="16"/>
          <w:szCs w:val="16"/>
        </w:rPr>
        <w:t xml:space="preserve">. </w:t>
      </w:r>
    </w:p>
    <w:p w14:paraId="4BB9F3B4" w14:textId="77777777" w:rsidR="00A05456" w:rsidRPr="00804D31" w:rsidRDefault="00A05456"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Weapons: Reorganized chart. Removed heavy from chain, added variant for hook, and connected it with the tethering rules from Chapter 9 (can replicate abomination hit and pull). Unified rules for origin weapons (training in one weapon confers proficiency to another). Made warglaives based off scimitars (for slashing) over shortswords (for piercing). </w:t>
      </w:r>
    </w:p>
    <w:p w14:paraId="37C72F0F" w14:textId="77777777" w:rsidR="008E2335" w:rsidRPr="00804D31" w:rsidRDefault="008E2335" w:rsidP="00FE7D01">
      <w:pPr>
        <w:pStyle w:val="ListParagraph"/>
        <w:numPr>
          <w:ilvl w:val="0"/>
          <w:numId w:val="32"/>
        </w:numPr>
        <w:rPr>
          <w:rFonts w:eastAsia="Times New Roman" w:cstheme="minorHAnsi"/>
          <w:sz w:val="16"/>
          <w:szCs w:val="16"/>
        </w:rPr>
      </w:pPr>
      <w:r w:rsidRPr="00804D31">
        <w:rPr>
          <w:rFonts w:eastAsia="Times New Roman" w:cstheme="minorHAnsi"/>
          <w:sz w:val="16"/>
          <w:szCs w:val="16"/>
        </w:rPr>
        <w:t xml:space="preserve">Treasures: Altered Mana Blade and Warglaives of Azzinoth to scale better with mana. Slight buff as well. Warglaives are essentially a buffed up mana blade. </w:t>
      </w:r>
      <w:r w:rsidR="00920609" w:rsidRPr="00804D31">
        <w:rPr>
          <w:rFonts w:eastAsia="Times New Roman" w:cstheme="minorHAnsi"/>
          <w:sz w:val="16"/>
          <w:szCs w:val="16"/>
        </w:rPr>
        <w:t xml:space="preserve">Added chains of the undying mage to allow lich-like monster creation, and to synchronize with any upcoming rules for becoming a lich. </w:t>
      </w:r>
      <w:r w:rsidR="00DC005A" w:rsidRPr="00804D31">
        <w:rPr>
          <w:rFonts w:eastAsia="Times New Roman" w:cstheme="minorHAnsi"/>
          <w:sz w:val="16"/>
          <w:szCs w:val="16"/>
        </w:rPr>
        <w:t xml:space="preserve">Added shamalyne by adding Prismatic Blade merging rules (as well as clarifying some in reforging). </w:t>
      </w:r>
    </w:p>
    <w:p w14:paraId="6F653726" w14:textId="77777777" w:rsidR="004E17E1" w:rsidRPr="00804D31" w:rsidRDefault="004E17E1" w:rsidP="004E17E1">
      <w:pPr>
        <w:pStyle w:val="ListParagraph"/>
        <w:rPr>
          <w:rFonts w:eastAsia="Times New Roman" w:cstheme="minorHAnsi"/>
          <w:sz w:val="16"/>
          <w:szCs w:val="16"/>
        </w:rPr>
      </w:pPr>
      <w:r w:rsidRPr="00804D31">
        <w:rPr>
          <w:rFonts w:eastAsia="Times New Roman" w:cstheme="minorHAnsi"/>
          <w:sz w:val="16"/>
          <w:szCs w:val="16"/>
        </w:rPr>
        <w:t xml:space="preserve">Added 3 epic boons that are Warcraft or mechanically-appropriate. </w:t>
      </w:r>
    </w:p>
    <w:p w14:paraId="1901B1CE" w14:textId="77777777" w:rsidR="001507E7" w:rsidRPr="00804D31" w:rsidRDefault="001507E7" w:rsidP="00C637B5">
      <w:pPr>
        <w:rPr>
          <w:rFonts w:eastAsia="Times New Roman" w:cstheme="minorHAnsi"/>
          <w:sz w:val="16"/>
          <w:szCs w:val="16"/>
        </w:rPr>
      </w:pPr>
      <w:r w:rsidRPr="00804D31">
        <w:rPr>
          <w:rFonts w:eastAsia="Times New Roman" w:cstheme="minorHAnsi"/>
          <w:sz w:val="16"/>
          <w:szCs w:val="16"/>
        </w:rPr>
        <w:t xml:space="preserve">Chapter 6: Altered the Improved Regeneration troll feat to include the concept of exploding dice. </w:t>
      </w:r>
      <w:r w:rsidR="001B1B6A" w:rsidRPr="00804D31">
        <w:rPr>
          <w:rFonts w:eastAsia="Times New Roman" w:cstheme="minorHAnsi"/>
          <w:sz w:val="16"/>
          <w:szCs w:val="16"/>
        </w:rPr>
        <w:t xml:space="preserve">Clarified Ki Guard brew’s bonus is an aura bonus. </w:t>
      </w:r>
      <w:r w:rsidR="00C637B5" w:rsidRPr="00804D31">
        <w:rPr>
          <w:rFonts w:eastAsia="Times New Roman" w:cstheme="minorHAnsi"/>
          <w:sz w:val="16"/>
          <w:szCs w:val="16"/>
        </w:rPr>
        <w:t xml:space="preserve">Arcane was added to mystic blast choices. </w:t>
      </w:r>
    </w:p>
    <w:p w14:paraId="710EEF32" w14:textId="77777777" w:rsidR="00382697" w:rsidRPr="00804D31" w:rsidRDefault="00382697" w:rsidP="00AA0E10">
      <w:pPr>
        <w:rPr>
          <w:rFonts w:eastAsia="Times New Roman" w:cstheme="minorHAnsi"/>
          <w:sz w:val="16"/>
          <w:szCs w:val="16"/>
        </w:rPr>
      </w:pPr>
      <w:r w:rsidRPr="00804D31">
        <w:rPr>
          <w:rFonts w:eastAsia="Times New Roman" w:cstheme="minorHAnsi"/>
          <w:sz w:val="16"/>
          <w:szCs w:val="16"/>
        </w:rPr>
        <w:t xml:space="preserve">Chapter 7: </w:t>
      </w:r>
      <w:r w:rsidR="00AA0E10" w:rsidRPr="00804D31">
        <w:rPr>
          <w:rFonts w:eastAsia="Times New Roman" w:cstheme="minorHAnsi"/>
          <w:sz w:val="16"/>
          <w:szCs w:val="16"/>
        </w:rPr>
        <w:t xml:space="preserve">Organizational overhaul for all production tools. Unified and simplified terminology to clarify the difference between proficiency with alchemist’s supplies and the alchemy ability, the limits of engineer’s tools, and greater attunement weapons under infusion. </w:t>
      </w:r>
      <w:r w:rsidR="00AA0E10" w:rsidRPr="00804D31">
        <w:rPr>
          <w:rFonts w:eastAsia="Times New Roman" w:cstheme="minorHAnsi"/>
          <w:sz w:val="16"/>
          <w:szCs w:val="16"/>
        </w:rPr>
        <w:br/>
      </w:r>
      <w:r w:rsidRPr="00804D31">
        <w:rPr>
          <w:rFonts w:eastAsia="Times New Roman" w:cstheme="minorHAnsi"/>
          <w:sz w:val="16"/>
          <w:szCs w:val="16"/>
        </w:rPr>
        <w:lastRenderedPageBreak/>
        <w:t>Clarified rules for creating custom gadgets with Engineering</w:t>
      </w:r>
      <w:r w:rsidR="00F24CAB" w:rsidRPr="00804D31">
        <w:rPr>
          <w:rFonts w:eastAsia="Times New Roman" w:cstheme="minorHAnsi"/>
          <w:sz w:val="16"/>
          <w:szCs w:val="16"/>
        </w:rPr>
        <w:t>, uses of explosives and ranges (thrown bombs nerfed from 30/90 to 30/60</w:t>
      </w:r>
      <w:r w:rsidR="00C71B98" w:rsidRPr="00804D31">
        <w:rPr>
          <w:rFonts w:eastAsia="Times New Roman" w:cstheme="minorHAnsi"/>
          <w:sz w:val="16"/>
          <w:szCs w:val="16"/>
        </w:rPr>
        <w:t xml:space="preserve"> to parallel with daggers to conform to thrown weapon parameters</w:t>
      </w:r>
      <w:r w:rsidR="00F24CAB" w:rsidRPr="00804D31">
        <w:rPr>
          <w:rFonts w:eastAsia="Times New Roman" w:cstheme="minorHAnsi"/>
          <w:sz w:val="16"/>
          <w:szCs w:val="16"/>
        </w:rPr>
        <w:t>)</w:t>
      </w:r>
      <w:r w:rsidRPr="00804D31">
        <w:rPr>
          <w:rFonts w:eastAsia="Times New Roman" w:cstheme="minorHAnsi"/>
          <w:sz w:val="16"/>
          <w:szCs w:val="16"/>
        </w:rPr>
        <w:t>.</w:t>
      </w:r>
      <w:r w:rsidR="00AA0E10" w:rsidRPr="00804D31">
        <w:rPr>
          <w:rFonts w:eastAsia="Times New Roman" w:cstheme="minorHAnsi"/>
          <w:sz w:val="16"/>
          <w:szCs w:val="16"/>
        </w:rPr>
        <w:t xml:space="preserve"> A</w:t>
      </w:r>
      <w:r w:rsidR="001A0462" w:rsidRPr="00804D31">
        <w:rPr>
          <w:rFonts w:eastAsia="Times New Roman" w:cstheme="minorHAnsi"/>
          <w:sz w:val="16"/>
          <w:szCs w:val="16"/>
        </w:rPr>
        <w:t xml:space="preserve">dded Avatar Raiment and Destroyer Armor sets. </w:t>
      </w:r>
    </w:p>
    <w:p w14:paraId="64FB3651" w14:textId="77777777" w:rsidR="00A93A61" w:rsidRPr="00804D31" w:rsidRDefault="00A93A61" w:rsidP="00391521">
      <w:pPr>
        <w:rPr>
          <w:rFonts w:eastAsia="Times New Roman" w:cstheme="minorHAnsi"/>
          <w:sz w:val="16"/>
          <w:szCs w:val="16"/>
        </w:rPr>
      </w:pPr>
      <w:r w:rsidRPr="00804D31">
        <w:rPr>
          <w:rFonts w:eastAsia="Times New Roman" w:cstheme="minorHAnsi"/>
          <w:sz w:val="16"/>
          <w:szCs w:val="16"/>
        </w:rPr>
        <w:t xml:space="preserve">Chapter 8: Updated vehicles with goblin balloons (zeppelins) </w:t>
      </w:r>
    </w:p>
    <w:p w14:paraId="145FA3A9" w14:textId="77777777" w:rsidR="00CE7EC7" w:rsidRPr="00804D31" w:rsidRDefault="00CE7EC7" w:rsidP="00391521">
      <w:pPr>
        <w:rPr>
          <w:rFonts w:eastAsia="Times New Roman" w:cstheme="minorHAnsi"/>
          <w:sz w:val="16"/>
          <w:szCs w:val="16"/>
        </w:rPr>
      </w:pPr>
      <w:r w:rsidRPr="00804D31">
        <w:rPr>
          <w:rFonts w:eastAsia="Times New Roman" w:cstheme="minorHAnsi"/>
          <w:sz w:val="16"/>
          <w:szCs w:val="16"/>
        </w:rPr>
        <w:t>Chapter 10: Clarified how every spellcaster in Warcraft has a form of spellbook (to reflect Classic’s pay-to-learn model and lore reasons why objects like librams and runeblades can be used for spells</w:t>
      </w:r>
      <w:r w:rsidR="00EA2300" w:rsidRPr="00804D31">
        <w:rPr>
          <w:rFonts w:eastAsia="Times New Roman" w:cstheme="minorHAnsi"/>
          <w:sz w:val="16"/>
          <w:szCs w:val="16"/>
        </w:rPr>
        <w:t>, as well as how shamans losing totems translates to a big loss of power</w:t>
      </w:r>
      <w:r w:rsidRPr="00804D31">
        <w:rPr>
          <w:rFonts w:eastAsia="Times New Roman" w:cstheme="minorHAnsi"/>
          <w:sz w:val="16"/>
          <w:szCs w:val="16"/>
        </w:rPr>
        <w:t>).</w:t>
      </w:r>
      <w:r w:rsidR="00391521" w:rsidRPr="00804D31">
        <w:rPr>
          <w:rFonts w:eastAsia="Times New Roman" w:cstheme="minorHAnsi"/>
          <w:sz w:val="16"/>
          <w:szCs w:val="16"/>
        </w:rPr>
        <w:t xml:space="preserve"> </w:t>
      </w:r>
      <w:r w:rsidR="004C1169" w:rsidRPr="00804D31">
        <w:rPr>
          <w:rFonts w:eastAsia="Times New Roman" w:cstheme="minorHAnsi"/>
          <w:sz w:val="16"/>
          <w:szCs w:val="16"/>
        </w:rPr>
        <w:t xml:space="preserve">Altered the alchemist’s spell list to reflect more object-based spellcasting and things that worked into the class fantasy. </w:t>
      </w:r>
    </w:p>
    <w:p w14:paraId="341642E4" w14:textId="77777777" w:rsidR="00B32087" w:rsidRPr="00804D31" w:rsidRDefault="00B32087" w:rsidP="00B32087">
      <w:pPr>
        <w:rPr>
          <w:rFonts w:eastAsia="Times New Roman" w:cstheme="minorHAnsi"/>
          <w:sz w:val="16"/>
          <w:szCs w:val="16"/>
        </w:rPr>
      </w:pPr>
      <w:r w:rsidRPr="00804D31">
        <w:rPr>
          <w:rFonts w:eastAsia="Times New Roman" w:cstheme="minorHAnsi"/>
          <w:sz w:val="16"/>
          <w:szCs w:val="16"/>
        </w:rPr>
        <w:t>Added the Call mechanic to learn names of new creatures to conjure. May add true name mechanics (true to Warcraft) eventually.</w:t>
      </w:r>
    </w:p>
    <w:p w14:paraId="5510FD05" w14:textId="77777777" w:rsidR="00C81C30" w:rsidRPr="00804D31" w:rsidRDefault="00F73926" w:rsidP="00C81C30">
      <w:pPr>
        <w:rPr>
          <w:rFonts w:eastAsia="Times New Roman" w:cstheme="minorHAnsi"/>
          <w:sz w:val="16"/>
          <w:szCs w:val="16"/>
        </w:rPr>
      </w:pPr>
      <w:r w:rsidRPr="00804D31">
        <w:rPr>
          <w:rFonts w:eastAsia="Times New Roman" w:cstheme="minorHAnsi"/>
          <w:sz w:val="16"/>
          <w:szCs w:val="16"/>
        </w:rPr>
        <w:t xml:space="preserve">Chapter 11: </w:t>
      </w:r>
      <w:r w:rsidR="00C81C30" w:rsidRPr="00804D31">
        <w:rPr>
          <w:rFonts w:eastAsia="Times New Roman" w:cstheme="minorHAnsi"/>
          <w:sz w:val="16"/>
          <w:szCs w:val="16"/>
        </w:rPr>
        <w:t xml:space="preserve">Several fixes with spells (clarifying shot and strikes), unifying format. </w:t>
      </w:r>
    </w:p>
    <w:p w14:paraId="07C77AA4" w14:textId="77777777" w:rsidR="00C81C30" w:rsidRPr="00804D31" w:rsidRDefault="00C81C30" w:rsidP="003C4628">
      <w:pPr>
        <w:pStyle w:val="ListParagraph"/>
        <w:numPr>
          <w:ilvl w:val="0"/>
          <w:numId w:val="64"/>
        </w:numPr>
        <w:rPr>
          <w:sz w:val="16"/>
          <w:szCs w:val="16"/>
        </w:rPr>
      </w:pPr>
      <w:r w:rsidRPr="00804D31">
        <w:rPr>
          <w:rFonts w:eastAsia="Times New Roman" w:cstheme="minorHAnsi"/>
          <w:sz w:val="16"/>
          <w:szCs w:val="16"/>
        </w:rPr>
        <w:t>Spell Lists: Clarified which spells are new and which are modified for the benefit of spellcaster players. Added source for all spells.</w:t>
      </w:r>
      <w:r w:rsidRPr="00804D31">
        <w:rPr>
          <w:sz w:val="16"/>
          <w:szCs w:val="16"/>
        </w:rPr>
        <w:t xml:space="preserve"> Altered spell lists to compensate aura change (adding aura spells to paladin and dk, druid also gains 2 auras (abandonment as primal roar, retribution as thorns aura), and hunters gain 1 (trueshot), which moon priesthood also gains as a priesthood spell.</w:t>
      </w:r>
      <w:r w:rsidR="009252FC" w:rsidRPr="00804D31">
        <w:rPr>
          <w:sz w:val="16"/>
          <w:szCs w:val="16"/>
        </w:rPr>
        <w:t xml:space="preserve"> Added spells from Elemental Evil and Xanthar’s Guide to Everything to spell lists. </w:t>
      </w:r>
      <w:r w:rsidR="00DC005A" w:rsidRPr="00804D31">
        <w:rPr>
          <w:sz w:val="16"/>
          <w:szCs w:val="16"/>
        </w:rPr>
        <w:t>Added vicious mockery to priest (warcraft priests have a lot of psychic, especially shadow priests</w:t>
      </w:r>
    </w:p>
    <w:p w14:paraId="0AB8A68B" w14:textId="77777777" w:rsidR="00C81C30" w:rsidRPr="00804D31" w:rsidRDefault="00C81C30" w:rsidP="003C4628">
      <w:pPr>
        <w:pStyle w:val="ListParagraph"/>
        <w:numPr>
          <w:ilvl w:val="0"/>
          <w:numId w:val="64"/>
        </w:numPr>
        <w:rPr>
          <w:rFonts w:eastAsia="Times New Roman" w:cstheme="minorHAnsi"/>
          <w:sz w:val="16"/>
          <w:szCs w:val="16"/>
        </w:rPr>
      </w:pPr>
      <w:r w:rsidRPr="00804D31">
        <w:rPr>
          <w:rFonts w:eastAsia="Times New Roman" w:cstheme="minorHAnsi"/>
          <w:sz w:val="16"/>
          <w:szCs w:val="16"/>
        </w:rPr>
        <w:t>Added: Added a new spell (Flash of Shadow) to reflect Flash of Light. Added serpent ward (fire bolt cantrips). Added Big Bad Voodoo to shamans, added divine shield to shamans as well as spirit shield</w:t>
      </w:r>
      <w:r w:rsidRPr="00804D31">
        <w:rPr>
          <w:sz w:val="16"/>
          <w:szCs w:val="16"/>
        </w:rPr>
        <w:t xml:space="preserve"> used by </w:t>
      </w:r>
      <w:r w:rsidRPr="00804D31">
        <w:rPr>
          <w:rFonts w:eastAsia="Times New Roman" w:cstheme="minorHAnsi"/>
          <w:sz w:val="16"/>
          <w:szCs w:val="16"/>
        </w:rPr>
        <w:t>Zak'rajan the Undying, and to provide parallel and mechanical basis for Big Bad Voodoo (mass divine shield).</w:t>
      </w:r>
      <w:r w:rsidR="00A96711" w:rsidRPr="00804D31">
        <w:rPr>
          <w:rFonts w:eastAsia="Times New Roman" w:cstheme="minorHAnsi"/>
          <w:sz w:val="16"/>
          <w:szCs w:val="16"/>
        </w:rPr>
        <w:t xml:space="preserve"> </w:t>
      </w:r>
      <w:r w:rsidR="000F70A9" w:rsidRPr="00804D31">
        <w:rPr>
          <w:rFonts w:eastAsia="Times New Roman" w:cstheme="minorHAnsi"/>
          <w:sz w:val="16"/>
          <w:szCs w:val="16"/>
        </w:rPr>
        <w:t xml:space="preserve">Added </w:t>
      </w:r>
      <w:r w:rsidR="00A96711" w:rsidRPr="00804D31">
        <w:rPr>
          <w:rFonts w:eastAsia="Times New Roman" w:cstheme="minorHAnsi"/>
          <w:sz w:val="16"/>
          <w:szCs w:val="16"/>
        </w:rPr>
        <w:t xml:space="preserve">Primal Attunement (reflects XGtE’s special area spells such as Temple of the Gods and Druid Grove). </w:t>
      </w:r>
    </w:p>
    <w:p w14:paraId="68D9E87A" w14:textId="77777777" w:rsidR="00C81C30" w:rsidRPr="00804D31" w:rsidRDefault="00C81C30" w:rsidP="003C4628">
      <w:pPr>
        <w:pStyle w:val="ListParagraph"/>
        <w:numPr>
          <w:ilvl w:val="0"/>
          <w:numId w:val="64"/>
        </w:numPr>
        <w:rPr>
          <w:rFonts w:eastAsia="Times New Roman" w:cstheme="minorHAnsi"/>
          <w:sz w:val="16"/>
          <w:szCs w:val="16"/>
        </w:rPr>
      </w:pPr>
      <w:r w:rsidRPr="00804D31">
        <w:rPr>
          <w:rFonts w:eastAsia="Times New Roman" w:cstheme="minorHAnsi"/>
          <w:sz w:val="16"/>
          <w:szCs w:val="16"/>
        </w:rPr>
        <w:t>Removed: Removed Mark of the Wild, as its function is better served by Inner Fire. Removed Earthbind (EE’s version is official, and takes precedence), Curse of Elements (Elemental Bane does the job at higher level).</w:t>
      </w:r>
    </w:p>
    <w:p w14:paraId="0AB88330" w14:textId="77777777" w:rsidR="00C81C30" w:rsidRPr="00804D31" w:rsidRDefault="00C81C30" w:rsidP="003C4628">
      <w:pPr>
        <w:pStyle w:val="ListParagraph"/>
        <w:numPr>
          <w:ilvl w:val="0"/>
          <w:numId w:val="64"/>
        </w:numPr>
        <w:rPr>
          <w:sz w:val="16"/>
          <w:szCs w:val="16"/>
        </w:rPr>
      </w:pPr>
      <w:r w:rsidRPr="00804D31">
        <w:rPr>
          <w:rFonts w:eastAsia="Times New Roman" w:cstheme="minorHAnsi"/>
          <w:sz w:val="16"/>
          <w:szCs w:val="16"/>
        </w:rPr>
        <w:t>Changed: Chaos Bolt mana cost full, halved with soul shard (to allow rotation). Healing Stream totem and moved it (and original Healing Stream/chain heal) down 1 spell level to level 3 (lowering hit points healed as well). Shadow Strike renamed Shadow Word Pain.</w:t>
      </w:r>
      <w:r w:rsidRPr="00804D31">
        <w:rPr>
          <w:sz w:val="16"/>
          <w:szCs w:val="16"/>
        </w:rPr>
        <w:t xml:space="preserve"> Resistance and vulnerability auras (paladin and death knight, respectively) cover cold, fel, fire, or shadow damage instead of acid, cold, electricity, or fire damage to be closer to the class fantasies and to cover more uncommon resistances (instead of intruding on shaman’s theme of elementals).</w:t>
      </w:r>
      <w:r w:rsidRPr="00804D31">
        <w:rPr>
          <w:rFonts w:eastAsia="Times New Roman" w:cstheme="minorHAnsi"/>
          <w:sz w:val="16"/>
          <w:szCs w:val="16"/>
        </w:rPr>
        <w:t xml:space="preserve"> Tranquility, Death and Decay, </w:t>
      </w:r>
      <w:r w:rsidR="00B904D2" w:rsidRPr="00804D31">
        <w:rPr>
          <w:rFonts w:eastAsia="Times New Roman" w:cstheme="minorHAnsi"/>
          <w:sz w:val="16"/>
          <w:szCs w:val="16"/>
        </w:rPr>
        <w:t xml:space="preserve">Elemental Tongue, </w:t>
      </w:r>
      <w:r w:rsidRPr="00804D31">
        <w:rPr>
          <w:rFonts w:eastAsia="Times New Roman" w:cstheme="minorHAnsi"/>
          <w:sz w:val="16"/>
          <w:szCs w:val="16"/>
        </w:rPr>
        <w:t>and Unholy Frenzy changed (rebalancing</w:t>
      </w:r>
      <w:r w:rsidR="00B904D2" w:rsidRPr="00804D31">
        <w:rPr>
          <w:rFonts w:eastAsia="Times New Roman" w:cstheme="minorHAnsi"/>
          <w:sz w:val="16"/>
          <w:szCs w:val="16"/>
        </w:rPr>
        <w:t>, spell level changes</w:t>
      </w:r>
      <w:r w:rsidRPr="00804D31">
        <w:rPr>
          <w:rFonts w:eastAsia="Times New Roman" w:cstheme="minorHAnsi"/>
          <w:sz w:val="16"/>
          <w:szCs w:val="16"/>
        </w:rPr>
        <w:t xml:space="preserve"> or a lot of clarifications).</w:t>
      </w:r>
      <w:r w:rsidR="00806128" w:rsidRPr="00804D31">
        <w:rPr>
          <w:rFonts w:eastAsia="Times New Roman" w:cstheme="minorHAnsi"/>
          <w:sz w:val="16"/>
          <w:szCs w:val="16"/>
        </w:rPr>
        <w:t xml:space="preserve"> Mana Burn scaling changed to be quicker. </w:t>
      </w:r>
      <w:r w:rsidR="00587913" w:rsidRPr="00804D31">
        <w:rPr>
          <w:rFonts w:eastAsia="Times New Roman" w:cstheme="minorHAnsi"/>
          <w:sz w:val="16"/>
          <w:szCs w:val="16"/>
        </w:rPr>
        <w:t xml:space="preserve">Removed Channeling tag from Pyroblast and reflected the change on abilities and items. Blizzard, Death and Decay, and Rain of Fire have additional effects on a failed save. </w:t>
      </w:r>
      <w:r w:rsidR="000F70A9" w:rsidRPr="00804D31">
        <w:rPr>
          <w:rFonts w:eastAsia="Times New Roman" w:cstheme="minorHAnsi"/>
          <w:sz w:val="16"/>
          <w:szCs w:val="16"/>
        </w:rPr>
        <w:t xml:space="preserve">Mana and Life Drain spells altered slightly for better progression. </w:t>
      </w:r>
      <w:r w:rsidR="00DD0016" w:rsidRPr="00804D31">
        <w:rPr>
          <w:rFonts w:eastAsia="Times New Roman" w:cstheme="minorHAnsi"/>
          <w:sz w:val="16"/>
          <w:szCs w:val="16"/>
        </w:rPr>
        <w:t xml:space="preserve">Rune and Seal array updated for clarity and rebalanced. </w:t>
      </w:r>
    </w:p>
    <w:p w14:paraId="638D8D5F" w14:textId="77777777" w:rsidR="00BF72C6" w:rsidRPr="00804D31" w:rsidRDefault="00C81C30" w:rsidP="003C4628">
      <w:pPr>
        <w:pStyle w:val="ListParagraph"/>
        <w:numPr>
          <w:ilvl w:val="0"/>
          <w:numId w:val="64"/>
        </w:numPr>
        <w:rPr>
          <w:rFonts w:eastAsia="Times New Roman" w:cstheme="minorHAnsi"/>
          <w:sz w:val="16"/>
          <w:szCs w:val="16"/>
        </w:rPr>
      </w:pPr>
      <w:r w:rsidRPr="00804D31">
        <w:rPr>
          <w:rFonts w:eastAsia="Times New Roman" w:cstheme="minorHAnsi"/>
          <w:sz w:val="16"/>
          <w:szCs w:val="16"/>
        </w:rPr>
        <w:t xml:space="preserve">Clarified: Simplified Wind Shear. </w:t>
      </w:r>
      <w:r w:rsidR="00F14F09" w:rsidRPr="00804D31">
        <w:rPr>
          <w:rFonts w:eastAsia="Times New Roman" w:cstheme="minorHAnsi"/>
          <w:sz w:val="16"/>
          <w:szCs w:val="16"/>
        </w:rPr>
        <w:t>Clarified and simplifi</w:t>
      </w:r>
      <w:r w:rsidRPr="00804D31">
        <w:rPr>
          <w:rFonts w:eastAsia="Times New Roman" w:cstheme="minorHAnsi"/>
          <w:sz w:val="16"/>
          <w:szCs w:val="16"/>
        </w:rPr>
        <w:t>ed the Conjure spell to be more s</w:t>
      </w:r>
      <w:r w:rsidR="00F14F09" w:rsidRPr="00804D31">
        <w:rPr>
          <w:rFonts w:eastAsia="Times New Roman" w:cstheme="minorHAnsi"/>
          <w:sz w:val="16"/>
          <w:szCs w:val="16"/>
        </w:rPr>
        <w:t xml:space="preserve">treamlined. </w:t>
      </w:r>
      <w:r w:rsidR="00BF72C6" w:rsidRPr="00804D31">
        <w:rPr>
          <w:sz w:val="16"/>
          <w:szCs w:val="16"/>
        </w:rPr>
        <w:t>Turned</w:t>
      </w:r>
      <w:r w:rsidR="0024008E" w:rsidRPr="00804D31">
        <w:rPr>
          <w:sz w:val="16"/>
          <w:szCs w:val="16"/>
        </w:rPr>
        <w:t xml:space="preserve"> all aura abilities into spells</w:t>
      </w:r>
      <w:r w:rsidRPr="00804D31">
        <w:rPr>
          <w:sz w:val="16"/>
          <w:szCs w:val="16"/>
        </w:rPr>
        <w:t xml:space="preserve">. </w:t>
      </w:r>
      <w:r w:rsidR="004E013E" w:rsidRPr="00804D31">
        <w:rPr>
          <w:sz w:val="16"/>
          <w:szCs w:val="16"/>
        </w:rPr>
        <w:t xml:space="preserve">Clarified Arcane Barrage cannot hit main target twice. </w:t>
      </w:r>
      <w:r w:rsidR="00AF537E" w:rsidRPr="00804D31">
        <w:rPr>
          <w:sz w:val="16"/>
          <w:szCs w:val="16"/>
        </w:rPr>
        <w:t xml:space="preserve">Retribution aura’s attack is a ranged spell attack (limited to the aura) instead of a save-based effect. </w:t>
      </w:r>
      <w:r w:rsidR="009C3631" w:rsidRPr="00804D31">
        <w:rPr>
          <w:sz w:val="16"/>
          <w:szCs w:val="16"/>
        </w:rPr>
        <w:t xml:space="preserve">Druid's slumber spell specifies emerald dream </w:t>
      </w:r>
      <w:r w:rsidR="00804D31" w:rsidRPr="00804D31">
        <w:rPr>
          <w:sz w:val="16"/>
          <w:szCs w:val="16"/>
        </w:rPr>
        <w:t>shenanigans</w:t>
      </w:r>
    </w:p>
    <w:p w14:paraId="4875538C" w14:textId="77777777" w:rsidR="00147238" w:rsidRPr="00804D31" w:rsidRDefault="00382697" w:rsidP="00AA0E10">
      <w:pPr>
        <w:rPr>
          <w:rFonts w:eastAsia="Times New Roman" w:cstheme="minorHAnsi"/>
          <w:sz w:val="16"/>
          <w:szCs w:val="16"/>
        </w:rPr>
      </w:pPr>
      <w:r w:rsidRPr="00804D31">
        <w:rPr>
          <w:rFonts w:eastAsia="Times New Roman" w:cstheme="minorHAnsi"/>
          <w:sz w:val="16"/>
          <w:szCs w:val="16"/>
        </w:rPr>
        <w:t>Appendix A: Moved Malfunctioned condition to the appendix</w:t>
      </w:r>
      <w:r w:rsidR="00147238" w:rsidRPr="00804D31">
        <w:rPr>
          <w:rFonts w:eastAsia="Times New Roman" w:cstheme="minorHAnsi"/>
          <w:sz w:val="16"/>
          <w:szCs w:val="16"/>
        </w:rPr>
        <w:t>, and added a Bleeding condition to work with the Death Knight’s Blood Rune</w:t>
      </w:r>
      <w:r w:rsidR="00AA0E10" w:rsidRPr="00804D31">
        <w:rPr>
          <w:rFonts w:eastAsia="Times New Roman" w:cstheme="minorHAnsi"/>
          <w:sz w:val="16"/>
          <w:szCs w:val="16"/>
        </w:rPr>
        <w:t>s</w:t>
      </w:r>
      <w:r w:rsidRPr="00804D31">
        <w:rPr>
          <w:rFonts w:eastAsia="Times New Roman" w:cstheme="minorHAnsi"/>
          <w:sz w:val="16"/>
          <w:szCs w:val="16"/>
        </w:rPr>
        <w:t xml:space="preserve">. </w:t>
      </w:r>
    </w:p>
    <w:p w14:paraId="5812FA20" w14:textId="77777777" w:rsidR="001B1B6A" w:rsidRPr="00804D31" w:rsidRDefault="001B1B6A" w:rsidP="001B1B6A">
      <w:pPr>
        <w:rPr>
          <w:rFonts w:eastAsia="Times New Roman" w:cstheme="minorHAnsi"/>
          <w:sz w:val="16"/>
          <w:szCs w:val="16"/>
        </w:rPr>
      </w:pPr>
      <w:r w:rsidRPr="00804D31">
        <w:rPr>
          <w:rFonts w:eastAsia="Times New Roman" w:cstheme="minorHAnsi"/>
          <w:sz w:val="16"/>
          <w:szCs w:val="16"/>
        </w:rPr>
        <w:t xml:space="preserve">Appendix B: Clarified Wild Gods’ relationship with Elune and Holy Light’s philosophy. </w:t>
      </w:r>
    </w:p>
    <w:p w14:paraId="6B12766A" w14:textId="77777777" w:rsidR="00147238" w:rsidRPr="00804D31" w:rsidRDefault="00C81C30" w:rsidP="00147238">
      <w:pPr>
        <w:rPr>
          <w:rFonts w:eastAsia="Times New Roman" w:cstheme="minorHAnsi"/>
          <w:sz w:val="16"/>
          <w:szCs w:val="16"/>
        </w:rPr>
      </w:pPr>
      <w:r w:rsidRPr="00804D31">
        <w:rPr>
          <w:rFonts w:eastAsia="Times New Roman" w:cstheme="minorHAnsi"/>
          <w:sz w:val="16"/>
          <w:szCs w:val="16"/>
        </w:rPr>
        <w:t xml:space="preserve">Appendix D: </w:t>
      </w:r>
      <w:r w:rsidR="001D2955" w:rsidRPr="00804D31">
        <w:rPr>
          <w:rFonts w:eastAsia="Times New Roman" w:cstheme="minorHAnsi"/>
          <w:sz w:val="16"/>
          <w:szCs w:val="16"/>
        </w:rPr>
        <w:t>Update</w:t>
      </w:r>
      <w:r w:rsidR="003F50E8" w:rsidRPr="00804D31">
        <w:rPr>
          <w:rFonts w:eastAsia="Times New Roman" w:cstheme="minorHAnsi"/>
          <w:sz w:val="16"/>
          <w:szCs w:val="16"/>
        </w:rPr>
        <w:t>d</w:t>
      </w:r>
      <w:r w:rsidR="001D2955" w:rsidRPr="00804D31">
        <w:rPr>
          <w:rFonts w:eastAsia="Times New Roman" w:cstheme="minorHAnsi"/>
          <w:sz w:val="16"/>
          <w:szCs w:val="16"/>
        </w:rPr>
        <w:t xml:space="preserve"> Classes in Lore with Nightborne/Void Elves</w:t>
      </w:r>
      <w:r w:rsidRPr="00804D31">
        <w:rPr>
          <w:rFonts w:eastAsia="Times New Roman" w:cstheme="minorHAnsi"/>
          <w:sz w:val="16"/>
          <w:szCs w:val="16"/>
        </w:rPr>
        <w:t xml:space="preserve"> and changes to spells</w:t>
      </w:r>
      <w:r w:rsidR="001D2955" w:rsidRPr="00804D31">
        <w:rPr>
          <w:rFonts w:eastAsia="Times New Roman" w:cstheme="minorHAnsi"/>
          <w:sz w:val="16"/>
          <w:szCs w:val="16"/>
        </w:rPr>
        <w:t>.</w:t>
      </w:r>
      <w:r w:rsidR="00147238" w:rsidRPr="00804D31">
        <w:rPr>
          <w:rFonts w:eastAsia="Times New Roman" w:cstheme="minorHAnsi"/>
          <w:sz w:val="16"/>
          <w:szCs w:val="16"/>
        </w:rPr>
        <w:t xml:space="preserve"> </w:t>
      </w:r>
    </w:p>
    <w:p w14:paraId="3E55A3B7" w14:textId="77777777" w:rsidR="005A1D84" w:rsidRDefault="005A1D84" w:rsidP="00A45111">
      <w:pPr>
        <w:rPr>
          <w:rFonts w:eastAsia="Times New Roman" w:cstheme="minorHAnsi"/>
          <w:sz w:val="16"/>
          <w:szCs w:val="16"/>
        </w:rPr>
      </w:pPr>
    </w:p>
    <w:p w14:paraId="767669D6" w14:textId="77777777" w:rsidR="008A4877" w:rsidRDefault="008A4877" w:rsidP="008A4877">
      <w:pPr>
        <w:rPr>
          <w:rFonts w:eastAsia="Times New Roman" w:cstheme="minorHAnsi"/>
          <w:b/>
          <w:bCs/>
          <w:sz w:val="16"/>
          <w:szCs w:val="16"/>
        </w:rPr>
      </w:pPr>
      <w:r>
        <w:rPr>
          <w:rFonts w:eastAsia="Times New Roman" w:cstheme="minorHAnsi"/>
          <w:b/>
          <w:bCs/>
          <w:sz w:val="16"/>
          <w:szCs w:val="16"/>
        </w:rPr>
        <w:t>April 11</w:t>
      </w:r>
      <w:r w:rsidRPr="007541E8">
        <w:rPr>
          <w:rFonts w:eastAsia="Times New Roman" w:cstheme="minorHAnsi"/>
          <w:b/>
          <w:bCs/>
          <w:sz w:val="16"/>
          <w:szCs w:val="16"/>
        </w:rPr>
        <w:t xml:space="preserve"> (3.</w:t>
      </w:r>
      <w:r>
        <w:rPr>
          <w:rFonts w:eastAsia="Times New Roman" w:cstheme="minorHAnsi"/>
          <w:b/>
          <w:bCs/>
          <w:sz w:val="16"/>
          <w:szCs w:val="16"/>
        </w:rPr>
        <w:t>1.1</w:t>
      </w:r>
      <w:r w:rsidRPr="007541E8">
        <w:rPr>
          <w:rFonts w:eastAsia="Times New Roman" w:cstheme="minorHAnsi"/>
          <w:b/>
          <w:bCs/>
          <w:sz w:val="16"/>
          <w:szCs w:val="16"/>
        </w:rPr>
        <w:t>)</w:t>
      </w:r>
    </w:p>
    <w:p w14:paraId="37C72616" w14:textId="77777777" w:rsidR="008A4877" w:rsidRPr="008A4877" w:rsidRDefault="000A3756" w:rsidP="008A4877">
      <w:pPr>
        <w:rPr>
          <w:rFonts w:eastAsia="Times New Roman" w:cstheme="minorHAnsi"/>
          <w:sz w:val="16"/>
          <w:szCs w:val="16"/>
        </w:rPr>
      </w:pPr>
      <w:r>
        <w:rPr>
          <w:rFonts w:eastAsia="Times New Roman" w:cstheme="minorHAnsi"/>
          <w:sz w:val="16"/>
          <w:szCs w:val="16"/>
        </w:rPr>
        <w:t>Was i</w:t>
      </w:r>
      <w:r w:rsidR="008A4877" w:rsidRPr="008A4877">
        <w:rPr>
          <w:rFonts w:eastAsia="Times New Roman" w:cstheme="minorHAnsi"/>
          <w:sz w:val="16"/>
          <w:szCs w:val="16"/>
        </w:rPr>
        <w:t>ncorporated into 3.2</w:t>
      </w:r>
    </w:p>
    <w:p w14:paraId="6E0CF0D5" w14:textId="77777777" w:rsidR="008A4877" w:rsidRDefault="008A4877" w:rsidP="00A45111">
      <w:pPr>
        <w:rPr>
          <w:rFonts w:eastAsia="Times New Roman" w:cstheme="minorHAnsi"/>
          <w:sz w:val="16"/>
          <w:szCs w:val="16"/>
        </w:rPr>
      </w:pPr>
    </w:p>
    <w:p w14:paraId="0180093A" w14:textId="77777777" w:rsidR="008A4877" w:rsidRPr="004A1C56" w:rsidRDefault="008A4877" w:rsidP="008A4877">
      <w:pPr>
        <w:rPr>
          <w:rFonts w:eastAsia="Times New Roman" w:cstheme="minorHAnsi"/>
          <w:b/>
          <w:bCs/>
          <w:sz w:val="16"/>
          <w:szCs w:val="16"/>
        </w:rPr>
      </w:pPr>
      <w:bookmarkStart w:id="6285" w:name="_Hlk12172797"/>
      <w:r>
        <w:rPr>
          <w:rFonts w:eastAsia="Times New Roman" w:cstheme="minorHAnsi"/>
          <w:b/>
          <w:bCs/>
          <w:sz w:val="16"/>
          <w:szCs w:val="16"/>
        </w:rPr>
        <w:t xml:space="preserve">June </w:t>
      </w:r>
      <w:r w:rsidR="00DD5CEC">
        <w:rPr>
          <w:rFonts w:eastAsia="Times New Roman" w:cstheme="minorHAnsi"/>
          <w:b/>
          <w:bCs/>
          <w:sz w:val="16"/>
          <w:szCs w:val="16"/>
        </w:rPr>
        <w:t>23</w:t>
      </w:r>
      <w:r>
        <w:rPr>
          <w:rFonts w:eastAsia="Times New Roman" w:cstheme="minorHAnsi"/>
          <w:b/>
          <w:bCs/>
          <w:sz w:val="16"/>
          <w:szCs w:val="16"/>
        </w:rPr>
        <w:t xml:space="preserve"> (</w:t>
      </w:r>
      <w:r w:rsidRPr="004A1C56">
        <w:rPr>
          <w:rFonts w:eastAsia="Times New Roman" w:cstheme="minorHAnsi"/>
          <w:b/>
          <w:bCs/>
          <w:sz w:val="16"/>
          <w:szCs w:val="16"/>
        </w:rPr>
        <w:t>3.2</w:t>
      </w:r>
      <w:r>
        <w:rPr>
          <w:rFonts w:eastAsia="Times New Roman" w:cstheme="minorHAnsi"/>
          <w:b/>
          <w:bCs/>
          <w:sz w:val="16"/>
          <w:szCs w:val="16"/>
        </w:rPr>
        <w:t>: Whispers of the Old Ones)</w:t>
      </w:r>
    </w:p>
    <w:bookmarkEnd w:id="6285"/>
    <w:p w14:paraId="27EEB4A3" w14:textId="77777777" w:rsidR="008A4877" w:rsidRDefault="008A4877" w:rsidP="008A4877">
      <w:pPr>
        <w:rPr>
          <w:rFonts w:eastAsia="Times New Roman" w:cstheme="minorHAnsi"/>
          <w:sz w:val="16"/>
          <w:szCs w:val="16"/>
        </w:rPr>
      </w:pPr>
      <w:r>
        <w:rPr>
          <w:rFonts w:eastAsia="Times New Roman" w:cstheme="minorHAnsi"/>
          <w:sz w:val="16"/>
          <w:szCs w:val="16"/>
        </w:rPr>
        <w:t>First themed patch (old gods)</w:t>
      </w:r>
    </w:p>
    <w:p w14:paraId="0B949E65" w14:textId="77777777" w:rsidR="008A4877" w:rsidRDefault="008A4877" w:rsidP="008A4877">
      <w:pPr>
        <w:rPr>
          <w:rFonts w:eastAsia="Times New Roman" w:cstheme="minorHAnsi"/>
          <w:sz w:val="16"/>
          <w:szCs w:val="16"/>
        </w:rPr>
      </w:pPr>
      <w:r>
        <w:rPr>
          <w:rFonts w:eastAsia="Times New Roman" w:cstheme="minorHAnsi"/>
          <w:sz w:val="16"/>
          <w:szCs w:val="16"/>
        </w:rPr>
        <w:t xml:space="preserve">Began covering turning all mentions of </w:t>
      </w:r>
      <w:r w:rsidRPr="008A4877">
        <w:rPr>
          <w:rFonts w:eastAsia="Times New Roman" w:cstheme="minorHAnsi"/>
          <w:sz w:val="16"/>
          <w:szCs w:val="16"/>
        </w:rPr>
        <w:t>spells</w:t>
      </w:r>
      <w:r>
        <w:rPr>
          <w:rFonts w:eastAsia="Times New Roman" w:cstheme="minorHAnsi"/>
          <w:sz w:val="16"/>
          <w:szCs w:val="16"/>
        </w:rPr>
        <w:t xml:space="preserve"> from capitalized to italicized </w:t>
      </w:r>
    </w:p>
    <w:p w14:paraId="5F8D4B1D" w14:textId="77777777" w:rsidR="008A4877" w:rsidRDefault="008A4877" w:rsidP="008A4877">
      <w:pPr>
        <w:rPr>
          <w:rFonts w:eastAsia="Times New Roman" w:cstheme="minorHAnsi"/>
          <w:sz w:val="16"/>
          <w:szCs w:val="16"/>
        </w:rPr>
      </w:pPr>
      <w:r>
        <w:rPr>
          <w:rFonts w:eastAsia="Times New Roman" w:cstheme="minorHAnsi"/>
          <w:sz w:val="16"/>
          <w:szCs w:val="16"/>
        </w:rPr>
        <w:t>Chapter 2: Added Vicious Mockery as a possible troll choice for Ancient Culture (used to be warrior culture) to represent natural-born hexer trolls (and to intentionally blur class fantasy lines between troll shamans (witch doctors) and shadow hunters). Forsaken have new racial traits (elf, human, and orcish blood). Added sand trolls as an alternative Ice Troll subrace. F</w:t>
      </w:r>
      <w:r w:rsidRPr="00231EAC">
        <w:rPr>
          <w:rFonts w:eastAsia="Times New Roman" w:cstheme="minorHAnsi"/>
          <w:sz w:val="16"/>
          <w:szCs w:val="16"/>
        </w:rPr>
        <w:t>ixed text on nightfallen and void magic traits</w:t>
      </w:r>
      <w:r>
        <w:rPr>
          <w:rFonts w:eastAsia="Times New Roman" w:cstheme="minorHAnsi"/>
          <w:sz w:val="16"/>
          <w:szCs w:val="16"/>
        </w:rPr>
        <w:t xml:space="preserve">, </w:t>
      </w:r>
      <w:r w:rsidRPr="00231EAC">
        <w:rPr>
          <w:rFonts w:eastAsia="Times New Roman" w:cstheme="minorHAnsi"/>
          <w:sz w:val="16"/>
          <w:szCs w:val="16"/>
        </w:rPr>
        <w:t>forsaken fixed features</w:t>
      </w:r>
      <w:r>
        <w:rPr>
          <w:rFonts w:eastAsia="Times New Roman" w:cstheme="minorHAnsi"/>
          <w:sz w:val="16"/>
          <w:szCs w:val="16"/>
        </w:rPr>
        <w:t xml:space="preserve">, </w:t>
      </w:r>
      <w:r w:rsidRPr="00231EAC">
        <w:rPr>
          <w:rFonts w:eastAsia="Times New Roman" w:cstheme="minorHAnsi"/>
          <w:sz w:val="16"/>
          <w:szCs w:val="16"/>
        </w:rPr>
        <w:t>goblin reorganized features alphabetically (extra language last), best deal anywhere has period instead of colon</w:t>
      </w:r>
      <w:r>
        <w:rPr>
          <w:rFonts w:eastAsia="Times New Roman" w:cstheme="minorHAnsi"/>
          <w:sz w:val="16"/>
          <w:szCs w:val="16"/>
        </w:rPr>
        <w:t xml:space="preserve">, </w:t>
      </w:r>
      <w:r w:rsidRPr="00231EAC">
        <w:rPr>
          <w:rFonts w:eastAsia="Times New Roman" w:cstheme="minorHAnsi"/>
          <w:sz w:val="16"/>
          <w:szCs w:val="16"/>
        </w:rPr>
        <w:t>troll description adds Zandalari, ancient culture feature detailed, clarified sand and ice trolls</w:t>
      </w:r>
      <w:r>
        <w:rPr>
          <w:rFonts w:eastAsia="Times New Roman" w:cstheme="minorHAnsi"/>
          <w:sz w:val="16"/>
          <w:szCs w:val="16"/>
        </w:rPr>
        <w:t xml:space="preserve">, </w:t>
      </w:r>
      <w:r w:rsidRPr="00231EAC">
        <w:rPr>
          <w:rFonts w:eastAsia="Times New Roman" w:cstheme="minorHAnsi"/>
          <w:sz w:val="16"/>
          <w:szCs w:val="16"/>
        </w:rPr>
        <w:t>worgen scaling on damage fixe</w:t>
      </w:r>
      <w:r>
        <w:rPr>
          <w:rFonts w:eastAsia="Times New Roman" w:cstheme="minorHAnsi"/>
          <w:sz w:val="16"/>
          <w:szCs w:val="16"/>
        </w:rPr>
        <w:t xml:space="preserve">d. </w:t>
      </w:r>
      <w:r w:rsidRPr="006746EC">
        <w:rPr>
          <w:rFonts w:eastAsia="Times New Roman" w:cstheme="minorHAnsi"/>
          <w:sz w:val="16"/>
          <w:szCs w:val="16"/>
        </w:rPr>
        <w:t>draenei's heroic presence buffed to be more actionable (on critical hit as well as 10 minutes), can spend inspiration to make creatures benefit multiple times</w:t>
      </w:r>
    </w:p>
    <w:p w14:paraId="4A87857E" w14:textId="77777777" w:rsidR="008A4877" w:rsidRDefault="008A4877" w:rsidP="008A4877">
      <w:pPr>
        <w:rPr>
          <w:rFonts w:eastAsia="Times New Roman" w:cstheme="minorHAnsi"/>
          <w:sz w:val="16"/>
          <w:szCs w:val="16"/>
        </w:rPr>
      </w:pPr>
      <w:r w:rsidRPr="004A1C56">
        <w:rPr>
          <w:rFonts w:eastAsia="Times New Roman" w:cstheme="minorHAnsi"/>
          <w:sz w:val="16"/>
          <w:szCs w:val="16"/>
        </w:rPr>
        <w:t>Chap</w:t>
      </w:r>
      <w:r>
        <w:rPr>
          <w:rFonts w:eastAsia="Times New Roman" w:cstheme="minorHAnsi"/>
          <w:sz w:val="16"/>
          <w:szCs w:val="16"/>
        </w:rPr>
        <w:t xml:space="preserve">ter 3: </w:t>
      </w:r>
      <w:r w:rsidRPr="0028118A">
        <w:rPr>
          <w:rFonts w:eastAsia="Times New Roman" w:cstheme="minorHAnsi"/>
          <w:sz w:val="16"/>
          <w:szCs w:val="16"/>
        </w:rPr>
        <w:t>Added class intros</w:t>
      </w:r>
      <w:r>
        <w:rPr>
          <w:rFonts w:eastAsia="Times New Roman" w:cstheme="minorHAnsi"/>
          <w:sz w:val="16"/>
          <w:szCs w:val="16"/>
        </w:rPr>
        <w:t>, u</w:t>
      </w:r>
      <w:r w:rsidRPr="0028118A">
        <w:rPr>
          <w:rFonts w:eastAsia="Times New Roman" w:cstheme="minorHAnsi"/>
          <w:sz w:val="16"/>
          <w:szCs w:val="16"/>
        </w:rPr>
        <w:t>pdated quick build recommendations for casters (since all casters have spellbook-equivalents)</w:t>
      </w:r>
      <w:r>
        <w:rPr>
          <w:rFonts w:eastAsia="Times New Roman" w:cstheme="minorHAnsi"/>
          <w:sz w:val="16"/>
          <w:szCs w:val="16"/>
        </w:rPr>
        <w:t>, a</w:t>
      </w:r>
      <w:r w:rsidRPr="0028118A">
        <w:rPr>
          <w:rFonts w:eastAsia="Times New Roman" w:cstheme="minorHAnsi"/>
          <w:sz w:val="16"/>
          <w:szCs w:val="16"/>
        </w:rPr>
        <w:t>lso special features under class features (corruption and turning undead for death knights, how to recreate PHB 5e classes for talent-using classes)</w:t>
      </w:r>
    </w:p>
    <w:p w14:paraId="4C190EC9" w14:textId="77777777" w:rsidR="000A3756" w:rsidRPr="000A3756" w:rsidRDefault="000A3756" w:rsidP="000A3756">
      <w:pPr>
        <w:rPr>
          <w:rFonts w:eastAsia="Times New Roman" w:cstheme="minorHAnsi"/>
          <w:sz w:val="16"/>
          <w:szCs w:val="16"/>
        </w:rPr>
      </w:pPr>
      <w:r>
        <w:rPr>
          <w:rFonts w:eastAsia="Times New Roman" w:cstheme="minorHAnsi"/>
          <w:sz w:val="16"/>
          <w:szCs w:val="16"/>
        </w:rPr>
        <w:t>All c</w:t>
      </w:r>
      <w:r w:rsidRPr="000A3756">
        <w:rPr>
          <w:rFonts w:eastAsia="Times New Roman" w:cstheme="minorHAnsi"/>
          <w:sz w:val="16"/>
          <w:szCs w:val="16"/>
        </w:rPr>
        <w:t>rafting classes (alchemists and tinkers) start with free materials (instead of two devices for tinker)</w:t>
      </w:r>
    </w:p>
    <w:p w14:paraId="785910F4" w14:textId="77777777" w:rsidR="008A4877" w:rsidRPr="008A4877" w:rsidRDefault="008A4877" w:rsidP="003C4628">
      <w:pPr>
        <w:pStyle w:val="ListParagraph"/>
        <w:numPr>
          <w:ilvl w:val="0"/>
          <w:numId w:val="64"/>
        </w:numPr>
        <w:rPr>
          <w:rFonts w:eastAsia="Times New Roman" w:cstheme="minorHAnsi"/>
          <w:sz w:val="16"/>
          <w:szCs w:val="16"/>
        </w:rPr>
      </w:pPr>
      <w:r w:rsidRPr="0028118A">
        <w:rPr>
          <w:rFonts w:eastAsia="Times New Roman" w:cstheme="minorHAnsi"/>
          <w:sz w:val="16"/>
          <w:szCs w:val="16"/>
        </w:rPr>
        <w:t>Alchemist</w:t>
      </w:r>
      <w:r>
        <w:rPr>
          <w:rFonts w:eastAsia="Times New Roman" w:cstheme="minorHAnsi"/>
          <w:sz w:val="16"/>
          <w:szCs w:val="16"/>
        </w:rPr>
        <w:t xml:space="preserve">: </w:t>
      </w:r>
      <w:r w:rsidRPr="0028118A">
        <w:rPr>
          <w:rFonts w:eastAsia="Times New Roman" w:cstheme="minorHAnsi"/>
          <w:sz w:val="16"/>
          <w:szCs w:val="16"/>
        </w:rPr>
        <w:t>quick alchemy turned to efficient alchemy (cost reduction from 1/2 to 1/4 instead of 1/4 to 1/8, improvement from old crafting system) mutant alchemist no longer loses action after haste (super mutant level 6)</w:t>
      </w:r>
      <w:r>
        <w:rPr>
          <w:rFonts w:eastAsia="Times New Roman" w:cstheme="minorHAnsi"/>
          <w:sz w:val="16"/>
          <w:szCs w:val="16"/>
        </w:rPr>
        <w:t xml:space="preserve">. Alchemist can no longer conjure or bind monstrosities (since they are a catch-all type and not themed for alchemy) nor humanoids, but can modify creatures they capture to become homunculi (as some forces in the Warcraft universe are aware of, such as the Burning Legion as loyal servitors). Alchemist: Apothecary rebalanced to require study before Repair Flesh can be applied. </w:t>
      </w:r>
      <w:r w:rsidRPr="00231EAC">
        <w:rPr>
          <w:rFonts w:eastAsia="Times New Roman" w:cstheme="minorHAnsi"/>
          <w:sz w:val="16"/>
          <w:szCs w:val="16"/>
        </w:rPr>
        <w:t>alchemist now correctly describes the explosion spell, not explode spell</w:t>
      </w:r>
    </w:p>
    <w:p w14:paraId="0BEC5BFA" w14:textId="77777777" w:rsidR="008A4877" w:rsidRP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Death Knight: clarified how frost presence works. Death knight’s unholy companion clarified to be an undead in every description, and removed references to beasts. The aura feature allows one free casting for each spell per rest.</w:t>
      </w:r>
      <w:r w:rsidRPr="00444E0E">
        <w:rPr>
          <w:rFonts w:eastAsia="Times New Roman" w:cstheme="minorHAnsi"/>
          <w:sz w:val="16"/>
          <w:szCs w:val="16"/>
        </w:rPr>
        <w:t xml:space="preserve"> frozen soul (frost dkn) fixed</w:t>
      </w:r>
      <w:r>
        <w:rPr>
          <w:rFonts w:eastAsia="Times New Roman" w:cstheme="minorHAnsi"/>
          <w:sz w:val="16"/>
          <w:szCs w:val="16"/>
        </w:rPr>
        <w:t xml:space="preserve"> references to unholy strike. </w:t>
      </w:r>
      <w:r w:rsidRPr="00231EAC">
        <w:rPr>
          <w:rFonts w:eastAsia="Times New Roman" w:cstheme="minorHAnsi"/>
          <w:sz w:val="16"/>
          <w:szCs w:val="16"/>
        </w:rPr>
        <w:t>death knight's blood path changed level 3 archetype spell from animate undead to vampiric touch. frost's channel divinity: freeze allows a saving throw per round to help vs. constant frost mage shinanigans. frost presence's extra damage limited to death knight spells (improves with archetype spell list). Might of the wastes removes the unnecessary 'slows' provision. Frozen soul interaction with Frost Presence clarified. Pillar of frost clarified. Bolster undead doesn't add proficiency to damage anymore, and has its duration reduced to 10 minutes from 1 hour, and undead companion's bolster undead benefit is limited. Grave march and army of the dead clarified further.</w:t>
      </w:r>
    </w:p>
    <w:p w14:paraId="059138B3"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lastRenderedPageBreak/>
        <w:t xml:space="preserve">Druid’s wild form clarified when shifting back. Restoration’s Seed of Life and Improved Seed of Life ability clarified. </w:t>
      </w:r>
      <w:r w:rsidRPr="00181EE1">
        <w:rPr>
          <w:rFonts w:eastAsia="Times New Roman" w:cstheme="minorHAnsi"/>
          <w:sz w:val="16"/>
          <w:szCs w:val="16"/>
        </w:rPr>
        <w:t>resto druid's healing lore limited to druid spells, also ironbark has bonus effect if you don't want resistance.</w:t>
      </w:r>
    </w:p>
    <w:p w14:paraId="2F38EB51"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Hunter’s focused shot and multishot strike features clarified</w:t>
      </w:r>
      <w:r w:rsidR="00334173">
        <w:rPr>
          <w:rFonts w:eastAsia="Times New Roman" w:cstheme="minorHAnsi"/>
          <w:sz w:val="16"/>
          <w:szCs w:val="16"/>
        </w:rPr>
        <w:t xml:space="preserve">, as well as some parts of favored enemy. Added dark ranger talent as gateway for undead shinanigans. </w:t>
      </w:r>
    </w:p>
    <w:p w14:paraId="35A8566C" w14:textId="77777777" w:rsidR="008A4877" w:rsidRPr="008A4877" w:rsidRDefault="008A4877" w:rsidP="003C4628">
      <w:pPr>
        <w:pStyle w:val="ListParagraph"/>
        <w:numPr>
          <w:ilvl w:val="0"/>
          <w:numId w:val="64"/>
        </w:numPr>
        <w:rPr>
          <w:rFonts w:eastAsia="Times New Roman" w:cstheme="minorHAnsi"/>
          <w:sz w:val="16"/>
          <w:szCs w:val="16"/>
        </w:rPr>
      </w:pPr>
      <w:r w:rsidRPr="008A4877">
        <w:rPr>
          <w:rFonts w:eastAsia="Times New Roman" w:cstheme="minorHAnsi"/>
          <w:sz w:val="16"/>
          <w:szCs w:val="16"/>
        </w:rPr>
        <w:t xml:space="preserve">Mage: Arcane buffed up to stand toe-to-toe with other mage traditions. </w:t>
      </w:r>
    </w:p>
    <w:p w14:paraId="16083877"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Monk: Added timeless and empty body feature (was missing), and corrected diamond soul. </w:t>
      </w:r>
      <w:r w:rsidRPr="00181EE1">
        <w:rPr>
          <w:rFonts w:eastAsia="Times New Roman" w:cstheme="minorHAnsi"/>
          <w:sz w:val="16"/>
          <w:szCs w:val="16"/>
        </w:rPr>
        <w:t>minor clarifications on brewmaster</w:t>
      </w:r>
      <w:r>
        <w:rPr>
          <w:rFonts w:eastAsia="Times New Roman" w:cstheme="minorHAnsi"/>
          <w:sz w:val="16"/>
          <w:szCs w:val="16"/>
        </w:rPr>
        <w:t xml:space="preserve">, added Runeweaver archetype. </w:t>
      </w:r>
      <w:r w:rsidRPr="006C5F44">
        <w:rPr>
          <w:rFonts w:eastAsia="Times New Roman" w:cstheme="minorHAnsi"/>
          <w:sz w:val="16"/>
          <w:szCs w:val="16"/>
        </w:rPr>
        <w:t>Ki costs for abilities overhauled to 1 ki per spell level, overall buff.</w:t>
      </w:r>
    </w:p>
    <w:p w14:paraId="546AEECB" w14:textId="77777777" w:rsidR="008A4877" w:rsidRP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Paladin. Retribution Arm of the Law clarified for judgments (seal releases), allows healing from crusader strike, capstone ability allows spending hit dice to crusader strike, protection nearly has all features rewritten (including improving opportune prayer and capstone), protection cannot lose concentration on auras from taking damage, and retribution sword of light applies only to melee weapon attacks.</w:t>
      </w:r>
      <w:r w:rsidRPr="00EA42A6">
        <w:rPr>
          <w:rFonts w:eastAsia="Times New Roman" w:cstheme="minorHAnsi"/>
          <w:sz w:val="16"/>
          <w:szCs w:val="16"/>
        </w:rPr>
        <w:t xml:space="preserve"> </w:t>
      </w:r>
      <w:r>
        <w:rPr>
          <w:rFonts w:eastAsia="Times New Roman" w:cstheme="minorHAnsi"/>
          <w:sz w:val="16"/>
          <w:szCs w:val="16"/>
        </w:rPr>
        <w:t xml:space="preserve">The aura feature allows one free casting for each spell per rest. </w:t>
      </w:r>
    </w:p>
    <w:p w14:paraId="2557B91D" w14:textId="77777777" w:rsidR="008A4877" w:rsidRP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Priest: Shadow priesthood’s abilities empowered and clarified for new patch. </w:t>
      </w:r>
      <w:r w:rsidRPr="008A4877">
        <w:rPr>
          <w:rFonts w:eastAsia="Times New Roman" w:cstheme="minorHAnsi"/>
          <w:sz w:val="16"/>
          <w:szCs w:val="16"/>
        </w:rPr>
        <w:t xml:space="preserve">moon priesthood altered light of the moon (requires concentration, but auto-casts for no action or mana cost). moon's luck rewritten. Other spell lists corrected to be the appropriate spell level. </w:t>
      </w:r>
      <w:r>
        <w:rPr>
          <w:rFonts w:eastAsia="Times New Roman" w:cstheme="minorHAnsi"/>
          <w:sz w:val="16"/>
          <w:szCs w:val="16"/>
        </w:rPr>
        <w:t>Moon priesthood overhauled to show two phases of Elune (full and new moons; or ranged and melee phases)</w:t>
      </w:r>
    </w:p>
    <w:p w14:paraId="31655F6F"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Rogue: Insightful fighting requires a bonus action every round to maintain. </w:t>
      </w:r>
    </w:p>
    <w:p w14:paraId="190AED42"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Spell breaker: Capstone changed to greater spell steal, and is linked to the spell of the same name. </w:t>
      </w:r>
    </w:p>
    <w:p w14:paraId="533CBED6"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Shaman: Elementalist treats one weapon they’re wielding as a spellcasting focus (to help with two-weapon fighting or for flavor with two-handed fighting), and their elemental command ability scales in damage with spell levels accessed. </w:t>
      </w:r>
      <w:r w:rsidRPr="008A4877">
        <w:rPr>
          <w:rFonts w:eastAsia="Times New Roman" w:cstheme="minorHAnsi"/>
          <w:sz w:val="16"/>
          <w:szCs w:val="16"/>
        </w:rPr>
        <w:t>restoration elusive totems minor clarification</w:t>
      </w:r>
    </w:p>
    <w:p w14:paraId="5C720AFB" w14:textId="77777777" w:rsidR="008A4877" w:rsidRDefault="008A4877" w:rsidP="003C4628">
      <w:pPr>
        <w:pStyle w:val="ListParagraph"/>
        <w:numPr>
          <w:ilvl w:val="0"/>
          <w:numId w:val="64"/>
        </w:numPr>
        <w:rPr>
          <w:rFonts w:eastAsia="Times New Roman" w:cstheme="minorHAnsi"/>
          <w:sz w:val="16"/>
          <w:szCs w:val="16"/>
        </w:rPr>
      </w:pPr>
      <w:r w:rsidRPr="0028118A">
        <w:rPr>
          <w:rFonts w:eastAsia="Times New Roman" w:cstheme="minorHAnsi"/>
          <w:sz w:val="16"/>
          <w:szCs w:val="16"/>
        </w:rPr>
        <w:t>Tinker: tech know-how turned to efficient engineering (cost reduction from 1/2 to 1/4 instead of 1/4 to 1/8, improvement from old crafting system). Gadgeteer's efficient engineering renamed to solid engineering</w:t>
      </w:r>
      <w:r>
        <w:rPr>
          <w:rFonts w:eastAsia="Times New Roman" w:cstheme="minorHAnsi"/>
          <w:sz w:val="16"/>
          <w:szCs w:val="16"/>
        </w:rPr>
        <w:t>. corrected class table cobble from times/day to times/rest. Gadgeteer gains a martial buff (adds proficiency to construct attack rolls), and free phlogiston recipe at 11th level</w:t>
      </w:r>
      <w:r w:rsidR="0085055D">
        <w:rPr>
          <w:rFonts w:eastAsia="Times New Roman" w:cstheme="minorHAnsi"/>
          <w:sz w:val="16"/>
          <w:szCs w:val="16"/>
        </w:rPr>
        <w:t xml:space="preserve"> to help with large mechs and constructs</w:t>
      </w:r>
      <w:r>
        <w:rPr>
          <w:rFonts w:eastAsia="Times New Roman" w:cstheme="minorHAnsi"/>
          <w:sz w:val="16"/>
          <w:szCs w:val="16"/>
        </w:rPr>
        <w:t xml:space="preserve">. </w:t>
      </w:r>
    </w:p>
    <w:p w14:paraId="1E1C26F6" w14:textId="77777777" w:rsidR="008A4877" w:rsidRPr="008A4877" w:rsidRDefault="008A4877" w:rsidP="003C4628">
      <w:pPr>
        <w:pStyle w:val="ListParagraph"/>
        <w:numPr>
          <w:ilvl w:val="0"/>
          <w:numId w:val="64"/>
        </w:numPr>
        <w:rPr>
          <w:rFonts w:eastAsia="Times New Roman" w:cstheme="minorHAnsi"/>
          <w:sz w:val="16"/>
          <w:szCs w:val="16"/>
        </w:rPr>
      </w:pPr>
      <w:r w:rsidRPr="008A4877">
        <w:rPr>
          <w:rFonts w:eastAsia="Times New Roman" w:cstheme="minorHAnsi"/>
          <w:sz w:val="16"/>
          <w:szCs w:val="16"/>
        </w:rPr>
        <w:t xml:space="preserve">Warlock quick build fixed (extra lines excised). Added soul shard improvement per archetype to help gain soul shards faster. </w:t>
      </w:r>
    </w:p>
    <w:p w14:paraId="390F74CC" w14:textId="77777777" w:rsidR="008A4877" w:rsidRP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Warrior: Hellscream clarified to be added at 15th level (typo corrected). Warriors gain an option to give up heavy armor proficiency for Unarmored Defense. It can be gained back by a feat. </w:t>
      </w:r>
      <w:r w:rsidR="005F4FEC">
        <w:rPr>
          <w:rFonts w:eastAsia="Times New Roman" w:cstheme="minorHAnsi"/>
          <w:sz w:val="16"/>
          <w:szCs w:val="16"/>
        </w:rPr>
        <w:t xml:space="preserve">Not gained by dipping (multiclassing). </w:t>
      </w:r>
    </w:p>
    <w:p w14:paraId="21009040" w14:textId="77777777" w:rsidR="000A3756" w:rsidRDefault="000A3756" w:rsidP="003C4628">
      <w:pPr>
        <w:pStyle w:val="ListParagraph"/>
        <w:numPr>
          <w:ilvl w:val="0"/>
          <w:numId w:val="64"/>
        </w:numPr>
        <w:rPr>
          <w:rFonts w:eastAsia="Times New Roman" w:cstheme="minorHAnsi"/>
          <w:sz w:val="16"/>
          <w:szCs w:val="16"/>
        </w:rPr>
      </w:pPr>
      <w:r>
        <w:rPr>
          <w:rFonts w:eastAsia="Times New Roman" w:cstheme="minorHAnsi"/>
          <w:sz w:val="16"/>
          <w:szCs w:val="16"/>
        </w:rPr>
        <w:t>Archetype: Demon Hunter gains fel blast (improves at level 17 to scale with warlocks).</w:t>
      </w:r>
      <w:r w:rsidR="00D872D8">
        <w:rPr>
          <w:rFonts w:eastAsia="Times New Roman" w:cstheme="minorHAnsi"/>
          <w:sz w:val="16"/>
          <w:szCs w:val="16"/>
        </w:rPr>
        <w:t xml:space="preserve"> </w:t>
      </w:r>
      <w:r w:rsidR="00D872D8" w:rsidRPr="00D872D8">
        <w:rPr>
          <w:rFonts w:eastAsia="Times New Roman" w:cstheme="minorHAnsi"/>
          <w:sz w:val="16"/>
          <w:szCs w:val="16"/>
        </w:rPr>
        <w:t>Spectral Sight on Demon Hunter revision</w:t>
      </w:r>
    </w:p>
    <w:p w14:paraId="2DAAAE6F"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Archetype: Added Runeweaver (dwarf and tauren). </w:t>
      </w:r>
    </w:p>
    <w:p w14:paraId="07F2A13C"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Archetype: Shadowhunter: </w:t>
      </w:r>
      <w:r w:rsidRPr="008A4877">
        <w:rPr>
          <w:rFonts w:eastAsia="Times New Roman" w:cstheme="minorHAnsi"/>
          <w:sz w:val="16"/>
          <w:szCs w:val="16"/>
        </w:rPr>
        <w:t xml:space="preserve">Shadow Hunter adds darkness to spell list, and moves the Big Bad Voodoo to 11th level along with Advanced Mask Magic. For 15th level, they instead gain Pit of Shadows (inspired by Vol’jin and shadow ascendants from 3.5 (as well as dark Loa abilities) on 1/long rest, or 1 use can consume a mask use. Also, for simplicity, shadow hunter’s shaman spells don’t cost extra mp. </w:t>
      </w:r>
    </w:p>
    <w:p w14:paraId="02202429" w14:textId="77777777" w:rsidR="008A4877" w:rsidRP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Archetype: Witch Doctor gained a new feature for 6th level, and spiritual intervention clarified and rebalanced (one spell level lower than the one you sacrifice).</w:t>
      </w:r>
    </w:p>
    <w:p w14:paraId="2617F690" w14:textId="77777777" w:rsidR="008A4877" w:rsidRDefault="008A4877" w:rsidP="008A4877">
      <w:pPr>
        <w:rPr>
          <w:rFonts w:eastAsia="Times New Roman" w:cstheme="minorHAnsi"/>
          <w:sz w:val="16"/>
          <w:szCs w:val="16"/>
        </w:rPr>
      </w:pPr>
      <w:r>
        <w:rPr>
          <w:rFonts w:eastAsia="Times New Roman" w:cstheme="minorHAnsi"/>
          <w:sz w:val="16"/>
          <w:szCs w:val="16"/>
        </w:rPr>
        <w:t>Chapter 5: Avatar’s Raiment fixed text. Fixed divinity relic’s reference. F</w:t>
      </w:r>
      <w:r w:rsidRPr="0028118A">
        <w:rPr>
          <w:rFonts w:eastAsia="Times New Roman" w:cstheme="minorHAnsi"/>
          <w:sz w:val="16"/>
          <w:szCs w:val="16"/>
        </w:rPr>
        <w:t>ixed mana stone wording (to 50%, 3 hours of resting upon crushing)</w:t>
      </w:r>
      <w:r>
        <w:rPr>
          <w:rFonts w:eastAsia="Times New Roman" w:cstheme="minorHAnsi"/>
          <w:sz w:val="16"/>
          <w:szCs w:val="16"/>
        </w:rPr>
        <w:t xml:space="preserve">. Added inscribed staves for custom staves, with 4 iconic staves as examples. Added holy water change for Warcraft. </w:t>
      </w:r>
    </w:p>
    <w:p w14:paraId="005AB89A" w14:textId="77777777" w:rsidR="008A4877" w:rsidRDefault="008A4877" w:rsidP="008A4877">
      <w:pPr>
        <w:rPr>
          <w:rFonts w:eastAsia="Times New Roman" w:cstheme="minorHAnsi"/>
          <w:sz w:val="16"/>
          <w:szCs w:val="16"/>
        </w:rPr>
      </w:pPr>
      <w:r w:rsidRPr="008A4877">
        <w:rPr>
          <w:rFonts w:eastAsia="Times New Roman" w:cstheme="minorHAnsi"/>
          <w:sz w:val="16"/>
          <w:szCs w:val="16"/>
        </w:rPr>
        <w:t xml:space="preserve">Changed sage blade from shortsword to any sword, so to replicate most mage swords in WoW (most would be named sageblades), as well as to aid Blood Mage stats in Monster Guide. </w:t>
      </w:r>
    </w:p>
    <w:p w14:paraId="33689E99" w14:textId="77777777" w:rsidR="008A4877" w:rsidRDefault="008A4877" w:rsidP="008A4877">
      <w:pPr>
        <w:rPr>
          <w:rFonts w:eastAsia="Times New Roman" w:cstheme="minorHAnsi"/>
          <w:sz w:val="16"/>
          <w:szCs w:val="16"/>
        </w:rPr>
      </w:pPr>
      <w:r>
        <w:rPr>
          <w:rFonts w:eastAsia="Times New Roman" w:cstheme="minorHAnsi"/>
          <w:sz w:val="16"/>
          <w:szCs w:val="16"/>
        </w:rPr>
        <w:t xml:space="preserve">Chapter 6: Spell Stance clarified for spell max durations and concentration spells, and spell strike similarly clarified. Stances are generally clarified. Turned Alchemical Aptitude into a feat from a talent, added Multiclass Synergy feat to bring some multiclass concepts closer to reality and to improve build versatility. </w:t>
      </w:r>
    </w:p>
    <w:p w14:paraId="4F992554" w14:textId="77777777" w:rsidR="008A4877" w:rsidRDefault="008A4877" w:rsidP="008A4877">
      <w:pPr>
        <w:rPr>
          <w:rFonts w:eastAsia="Times New Roman" w:cstheme="minorHAnsi"/>
          <w:sz w:val="16"/>
          <w:szCs w:val="16"/>
        </w:rPr>
      </w:pPr>
      <w:r>
        <w:rPr>
          <w:rFonts w:eastAsia="Times New Roman" w:cstheme="minorHAnsi"/>
          <w:sz w:val="16"/>
          <w:szCs w:val="16"/>
        </w:rPr>
        <w:t>Chapter 7: Completely o</w:t>
      </w:r>
      <w:r w:rsidRPr="0028118A">
        <w:rPr>
          <w:rFonts w:eastAsia="Times New Roman" w:cstheme="minorHAnsi"/>
          <w:sz w:val="16"/>
          <w:szCs w:val="16"/>
        </w:rPr>
        <w:t xml:space="preserve">verhauled crafting and crafting point mechanics to be much cheaper with consumables and use-items (gadgets), with prices kept </w:t>
      </w:r>
      <w:r>
        <w:rPr>
          <w:rFonts w:eastAsia="Times New Roman" w:cstheme="minorHAnsi"/>
          <w:sz w:val="16"/>
          <w:szCs w:val="16"/>
        </w:rPr>
        <w:t xml:space="preserve">similar </w:t>
      </w:r>
      <w:r w:rsidRPr="0028118A">
        <w:rPr>
          <w:rFonts w:eastAsia="Times New Roman" w:cstheme="minorHAnsi"/>
          <w:sz w:val="16"/>
          <w:szCs w:val="16"/>
        </w:rPr>
        <w:t>for wondrous items and constructs</w:t>
      </w:r>
      <w:r>
        <w:rPr>
          <w:rFonts w:eastAsia="Times New Roman" w:cstheme="minorHAnsi"/>
          <w:sz w:val="16"/>
          <w:szCs w:val="16"/>
        </w:rPr>
        <w:t>.</w:t>
      </w:r>
      <w:r w:rsidRPr="0028118A">
        <w:rPr>
          <w:rFonts w:eastAsia="Times New Roman" w:cstheme="minorHAnsi"/>
          <w:sz w:val="16"/>
          <w:szCs w:val="16"/>
        </w:rPr>
        <w:t xml:space="preserve"> </w:t>
      </w:r>
      <w:r>
        <w:rPr>
          <w:rFonts w:eastAsia="Times New Roman" w:cstheme="minorHAnsi"/>
          <w:sz w:val="16"/>
          <w:szCs w:val="16"/>
        </w:rPr>
        <w:t xml:space="preserve">Added a bit more clarifications for grenade-form explosive uses. </w:t>
      </w:r>
      <w:r>
        <w:rPr>
          <w:rFonts w:eastAsia="Times New Roman" w:cstheme="minorHAnsi"/>
          <w:sz w:val="16"/>
          <w:szCs w:val="16"/>
        </w:rPr>
        <w:br/>
        <w:t>Discovering formulae rules scales with level.</w:t>
      </w:r>
      <w:r w:rsidRPr="0028118A">
        <w:rPr>
          <w:rFonts w:eastAsia="Times New Roman" w:cstheme="minorHAnsi"/>
          <w:sz w:val="16"/>
          <w:szCs w:val="16"/>
        </w:rPr>
        <w:t xml:space="preserve"> Improved scavenging, node-gathering, etc.</w:t>
      </w:r>
    </w:p>
    <w:p w14:paraId="4139F643" w14:textId="77777777" w:rsidR="008A4877" w:rsidRDefault="008A4877" w:rsidP="008A4877">
      <w:pPr>
        <w:rPr>
          <w:rFonts w:eastAsia="Times New Roman" w:cstheme="minorHAnsi"/>
          <w:sz w:val="16"/>
          <w:szCs w:val="16"/>
        </w:rPr>
      </w:pPr>
      <w:r>
        <w:rPr>
          <w:rFonts w:eastAsia="Times New Roman" w:cstheme="minorHAnsi"/>
          <w:sz w:val="16"/>
          <w:szCs w:val="16"/>
        </w:rPr>
        <w:t xml:space="preserve">Standardized descriptions for the item creation complexity and cost table. Larger devices cost 50% more for size beyond their normal (for medium or medium constructs). Malfunction of a consumable is special (instant mishap). Clarification that crafting an item costs 1/3 (round up) the market value of an item of the same rarity. Added device add-ons, and clarified some fuse and explosive issues. Added ammunition explosives. Added phlogiston under alchemy (price and how common it is sold and the cost of the recipe). Thunderfury buffed and fixed. </w:t>
      </w:r>
    </w:p>
    <w:p w14:paraId="67A92DA5" w14:textId="77777777" w:rsidR="008A4877" w:rsidRPr="0028118A" w:rsidRDefault="008A4877" w:rsidP="008A4877">
      <w:pPr>
        <w:rPr>
          <w:rFonts w:eastAsia="Times New Roman" w:cstheme="minorHAnsi"/>
          <w:sz w:val="16"/>
          <w:szCs w:val="16"/>
        </w:rPr>
      </w:pPr>
      <w:r>
        <w:rPr>
          <w:rFonts w:eastAsia="Times New Roman" w:cstheme="minorHAnsi"/>
          <w:sz w:val="16"/>
          <w:szCs w:val="16"/>
        </w:rPr>
        <w:t>M</w:t>
      </w:r>
      <w:r w:rsidRPr="0004365F">
        <w:rPr>
          <w:rFonts w:eastAsia="Times New Roman" w:cstheme="minorHAnsi"/>
          <w:sz w:val="16"/>
          <w:szCs w:val="16"/>
        </w:rPr>
        <w:t>onster nodes' time determined jointly by dm-player</w:t>
      </w:r>
    </w:p>
    <w:p w14:paraId="604913D1" w14:textId="77777777" w:rsidR="008A4877" w:rsidRDefault="008A4877" w:rsidP="008A4877">
      <w:pPr>
        <w:rPr>
          <w:rFonts w:eastAsia="Times New Roman" w:cstheme="minorHAnsi"/>
          <w:sz w:val="16"/>
          <w:szCs w:val="16"/>
        </w:rPr>
      </w:pPr>
      <w:r>
        <w:rPr>
          <w:rFonts w:eastAsia="Times New Roman" w:cstheme="minorHAnsi"/>
          <w:sz w:val="16"/>
          <w:szCs w:val="16"/>
        </w:rPr>
        <w:t xml:space="preserve">Chapter 8: Reorganization and added alternate madness rule (for old gods’ insanity), altering the puzzle box appropriately (high risk high reward treatment with increasingly insane uses of the box). Moved Locations sheet (Elwynn) to upcoming document release: Azeroth World Guide to better integrate with the world and the Kingdoms Settlements and War rules. Removed resurrection altars to AWG. </w:t>
      </w:r>
    </w:p>
    <w:p w14:paraId="6E8A22F2" w14:textId="77777777" w:rsidR="008A4877" w:rsidRDefault="008A4877" w:rsidP="008A4877">
      <w:pPr>
        <w:rPr>
          <w:rFonts w:eastAsia="Times New Roman" w:cstheme="minorHAnsi"/>
          <w:sz w:val="16"/>
          <w:szCs w:val="16"/>
        </w:rPr>
      </w:pPr>
      <w:r>
        <w:rPr>
          <w:rFonts w:eastAsia="Times New Roman" w:cstheme="minorHAnsi"/>
          <w:sz w:val="16"/>
          <w:szCs w:val="16"/>
        </w:rPr>
        <w:t xml:space="preserve">Chapter 9: Moved most optional rules to chapter 9 (withdrawal) and added absorb knockdown. </w:t>
      </w:r>
    </w:p>
    <w:p w14:paraId="446B9EF1" w14:textId="77777777" w:rsidR="008A4877" w:rsidRDefault="008A4877" w:rsidP="008A4877">
      <w:pPr>
        <w:rPr>
          <w:rFonts w:eastAsia="Times New Roman" w:cstheme="minorHAnsi"/>
          <w:sz w:val="16"/>
          <w:szCs w:val="16"/>
        </w:rPr>
      </w:pPr>
      <w:r>
        <w:rPr>
          <w:rFonts w:eastAsia="Times New Roman" w:cstheme="minorHAnsi"/>
          <w:sz w:val="16"/>
          <w:szCs w:val="16"/>
        </w:rPr>
        <w:t xml:space="preserve">Chapter 10: Cantrips can be changed as well at the end of a long rest. </w:t>
      </w:r>
    </w:p>
    <w:p w14:paraId="6FBD554C" w14:textId="77777777" w:rsidR="008A4877" w:rsidRPr="004A1C56" w:rsidRDefault="008A4877" w:rsidP="008A4877">
      <w:pPr>
        <w:rPr>
          <w:rFonts w:eastAsia="Times New Roman" w:cstheme="minorHAnsi"/>
          <w:sz w:val="16"/>
          <w:szCs w:val="16"/>
        </w:rPr>
      </w:pPr>
      <w:r w:rsidRPr="004A1C56">
        <w:rPr>
          <w:rFonts w:eastAsia="Times New Roman" w:cstheme="minorHAnsi"/>
          <w:sz w:val="16"/>
          <w:szCs w:val="16"/>
        </w:rPr>
        <w:t xml:space="preserve">Chapter 11: </w:t>
      </w:r>
      <w:r>
        <w:rPr>
          <w:rFonts w:eastAsia="Times New Roman" w:cstheme="minorHAnsi"/>
          <w:sz w:val="16"/>
          <w:szCs w:val="16"/>
        </w:rPr>
        <w:t xml:space="preserve">Covered spells that weren’t included in 3.1 in sourcing. Added Spell Steal to Mage’s spell list. Also standardized spell reductions to be 1 less point (stacks with others, to the same prescribed limit) instead of half mana in some instances, and ‘1 less mana to erbase cost’ in others). Reorganized arrays to be sorted by level first then alphabetically. Cantrip calculation clarified to be consistent with the table. Clarified how cantrips can be changed along with spells, can be stored in spellbooks and re-learned. Otherwise they’re free. </w:t>
      </w:r>
    </w:p>
    <w:p w14:paraId="4D7E24F7" w14:textId="77777777" w:rsidR="008A4877"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Added Barrier Ward for dkn, mge, pld, and prs, a</w:t>
      </w:r>
      <w:r w:rsidRPr="00D85F7A">
        <w:rPr>
          <w:rFonts w:eastAsia="Times New Roman" w:cstheme="minorHAnsi"/>
          <w:sz w:val="16"/>
          <w:szCs w:val="16"/>
        </w:rPr>
        <w:t xml:space="preserve">dded conjure strike to cover versatility niche, as well as cover the ‘conjure skeletal arms from the ground’ death knight ability, druids’ ability to conjure up bear arms can be reflavored to fit the spell, etc. </w:t>
      </w:r>
      <w:r>
        <w:rPr>
          <w:rFonts w:eastAsia="Times New Roman" w:cstheme="minorHAnsi"/>
          <w:sz w:val="16"/>
          <w:szCs w:val="16"/>
        </w:rPr>
        <w:t>Added void eruption as a solid damaging spell for priests to as another option instead of flame strike (similar spell level, less range and damage but has a pull effect and rarer damage types of shadow and psychic for synergy with shadow orbs)</w:t>
      </w:r>
    </w:p>
    <w:p w14:paraId="7B5D0858" w14:textId="77777777" w:rsidR="008A4877" w:rsidRPr="00D85F7A" w:rsidRDefault="008A4877" w:rsidP="008A4877">
      <w:pPr>
        <w:pStyle w:val="ListParagraph"/>
        <w:rPr>
          <w:rFonts w:eastAsia="Times New Roman" w:cstheme="minorHAnsi"/>
          <w:sz w:val="16"/>
          <w:szCs w:val="16"/>
        </w:rPr>
      </w:pPr>
      <w:r>
        <w:rPr>
          <w:rFonts w:eastAsia="Times New Roman" w:cstheme="minorHAnsi"/>
          <w:sz w:val="16"/>
          <w:szCs w:val="16"/>
        </w:rPr>
        <w:t>Added shadow word death</w:t>
      </w:r>
    </w:p>
    <w:p w14:paraId="3B161865" w14:textId="77777777" w:rsidR="008A4877" w:rsidRPr="0085055D"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lastRenderedPageBreak/>
        <w:t xml:space="preserve">Changed: </w:t>
      </w:r>
      <w:r w:rsidRPr="0028118A">
        <w:rPr>
          <w:rFonts w:eastAsia="Times New Roman" w:cstheme="minorHAnsi"/>
          <w:sz w:val="16"/>
          <w:szCs w:val="16"/>
        </w:rPr>
        <w:t>unholy frenzy changed</w:t>
      </w:r>
      <w:r>
        <w:rPr>
          <w:rFonts w:eastAsia="Times New Roman" w:cstheme="minorHAnsi"/>
          <w:sz w:val="16"/>
          <w:szCs w:val="16"/>
        </w:rPr>
        <w:t xml:space="preserve">; </w:t>
      </w:r>
      <w:r w:rsidRPr="0028118A">
        <w:rPr>
          <w:rFonts w:eastAsia="Times New Roman" w:cstheme="minorHAnsi"/>
          <w:sz w:val="16"/>
          <w:szCs w:val="16"/>
        </w:rPr>
        <w:t>no longer gives adv. to agility throws or bonus to AC, instead gives 1d4 to attack and damage rolls modified by strength</w:t>
      </w:r>
      <w:r>
        <w:rPr>
          <w:rFonts w:eastAsia="Times New Roman" w:cstheme="minorHAnsi"/>
          <w:sz w:val="16"/>
          <w:szCs w:val="16"/>
        </w:rPr>
        <w:t xml:space="preserve">, </w:t>
      </w:r>
      <w:r w:rsidRPr="0028118A">
        <w:rPr>
          <w:rFonts w:eastAsia="Times New Roman" w:cstheme="minorHAnsi"/>
          <w:sz w:val="16"/>
          <w:szCs w:val="16"/>
        </w:rPr>
        <w:t>damage reduced to 2d4 from 2d6</w:t>
      </w:r>
      <w:r>
        <w:rPr>
          <w:rFonts w:eastAsia="Times New Roman" w:cstheme="minorHAnsi"/>
          <w:sz w:val="16"/>
          <w:szCs w:val="16"/>
        </w:rPr>
        <w:t>. Clarified and rebalanced several seals and runes array sub-spells. Capture essence interactions clarified, renamed to essence seal. References to firebolt (without space) have been corrected to fire bolt (with space)</w:t>
      </w:r>
      <w:r w:rsidR="0085055D">
        <w:rPr>
          <w:rFonts w:eastAsia="Times New Roman" w:cstheme="minorHAnsi"/>
          <w:sz w:val="16"/>
          <w:szCs w:val="16"/>
        </w:rPr>
        <w:t xml:space="preserve">. </w:t>
      </w:r>
      <w:r w:rsidR="0085055D" w:rsidRPr="00444E0E">
        <w:rPr>
          <w:rFonts w:eastAsia="Times New Roman" w:cstheme="minorHAnsi"/>
          <w:sz w:val="16"/>
          <w:szCs w:val="16"/>
        </w:rPr>
        <w:t>Several Array spells clarified or rebalanced. The two terrain aspects (desolate and mountain) have their durations changed to 4 hours instead, but cannot share another aspect. Earthquake lowered to 5th level with rebalancing (shorter range, area of effect, and side effects) to act the same at 8th level when heightened, mostly to be accessible for Shamans earlier. Searing shot buffed slightly to remain competitive. Arcane shot turned to extra 1d4 arcane damage from 1d3, but only the extra damage is arcane (not the entire shot). Frost and Searing shots scale. Hex array updated with duration for death hex. Polymorph reverted to its old incarnation to keep in stride with the power expectations of the bind and conjure spell. Blessing of Wisdom rebalanced to stack with seal of insight for mana-efficient paladin spells. Immolation aura rewritten to clarify strike</w:t>
      </w:r>
      <w:r w:rsidR="0085055D">
        <w:rPr>
          <w:rFonts w:eastAsia="Times New Roman" w:cstheme="minorHAnsi"/>
          <w:sz w:val="16"/>
          <w:szCs w:val="16"/>
        </w:rPr>
        <w:t xml:space="preserve"> option</w:t>
      </w:r>
      <w:r w:rsidR="0085055D" w:rsidRPr="00444E0E">
        <w:rPr>
          <w:rFonts w:eastAsia="Times New Roman" w:cstheme="minorHAnsi"/>
          <w:sz w:val="16"/>
          <w:szCs w:val="16"/>
        </w:rPr>
        <w:t>, devotion aura clarification</w:t>
      </w:r>
      <w:r w:rsidR="0085055D">
        <w:rPr>
          <w:rFonts w:eastAsia="Times New Roman" w:cstheme="minorHAnsi"/>
          <w:sz w:val="16"/>
          <w:szCs w:val="16"/>
        </w:rPr>
        <w:t xml:space="preserve"> (for range), </w:t>
      </w:r>
      <w:r w:rsidR="0085055D" w:rsidRPr="00444E0E">
        <w:rPr>
          <w:rFonts w:eastAsia="Times New Roman" w:cstheme="minorHAnsi"/>
          <w:sz w:val="16"/>
          <w:szCs w:val="16"/>
        </w:rPr>
        <w:t>totems occupy spaces clarified (as if object one size category smaller than caster)</w:t>
      </w:r>
      <w:r w:rsidR="0085055D">
        <w:rPr>
          <w:rFonts w:eastAsia="Times New Roman" w:cstheme="minorHAnsi"/>
          <w:sz w:val="16"/>
          <w:szCs w:val="16"/>
        </w:rPr>
        <w:t>, o</w:t>
      </w:r>
      <w:r w:rsidR="0085055D" w:rsidRPr="00444E0E">
        <w:rPr>
          <w:rFonts w:eastAsia="Times New Roman" w:cstheme="minorHAnsi"/>
          <w:sz w:val="16"/>
          <w:szCs w:val="16"/>
        </w:rPr>
        <w:t>rb of annihilation rebalancing (less aoe damage, cap on max. hp increased up to half hit points, clarified when maximum is restored).</w:t>
      </w:r>
      <w:r w:rsidR="0085055D">
        <w:rPr>
          <w:rFonts w:eastAsia="Times New Roman" w:cstheme="minorHAnsi"/>
          <w:sz w:val="16"/>
          <w:szCs w:val="16"/>
        </w:rPr>
        <w:t xml:space="preserve"> Counter shot removed from shot array and made into an independent spell to keep away from moon priestesses and to be mechanically consistent (1 shot per use, not 2/level). R</w:t>
      </w:r>
      <w:r w:rsidR="0085055D" w:rsidRPr="00DA71A6">
        <w:rPr>
          <w:rFonts w:eastAsia="Times New Roman" w:cstheme="minorHAnsi"/>
          <w:sz w:val="16"/>
          <w:szCs w:val="16"/>
        </w:rPr>
        <w:t>emoved frost bite, frost bolt, frost nova, arcane explosion, mana shield, arcane orb, cone of cold, and arcane sword from warlock list</w:t>
      </w:r>
      <w:r w:rsidR="0085055D">
        <w:rPr>
          <w:rFonts w:eastAsia="Times New Roman" w:cstheme="minorHAnsi"/>
          <w:sz w:val="16"/>
          <w:szCs w:val="16"/>
        </w:rPr>
        <w:t xml:space="preserve">. Mind spike correctly displayed as 2nd level spell. </w:t>
      </w:r>
    </w:p>
    <w:p w14:paraId="59B2C16B" w14:textId="77777777" w:rsidR="008A4877" w:rsidRPr="0085055D" w:rsidRDefault="008A4877" w:rsidP="003C4628">
      <w:pPr>
        <w:pStyle w:val="ListParagraph"/>
        <w:numPr>
          <w:ilvl w:val="0"/>
          <w:numId w:val="64"/>
        </w:numPr>
        <w:rPr>
          <w:rFonts w:eastAsia="Times New Roman" w:cstheme="minorHAnsi"/>
          <w:sz w:val="16"/>
          <w:szCs w:val="16"/>
        </w:rPr>
      </w:pPr>
      <w:r>
        <w:rPr>
          <w:rFonts w:eastAsia="Times New Roman" w:cstheme="minorHAnsi"/>
          <w:sz w:val="16"/>
          <w:szCs w:val="16"/>
        </w:rPr>
        <w:t>Clarified mutate ability score penalty increases with heightening</w:t>
      </w:r>
      <w:r w:rsidR="00B40F37">
        <w:rPr>
          <w:rFonts w:eastAsia="Times New Roman" w:cstheme="minorHAnsi"/>
          <w:sz w:val="16"/>
          <w:szCs w:val="16"/>
        </w:rPr>
        <w:t>, and clarified what energy resistance (resistant skin) does in 5e terms</w:t>
      </w:r>
      <w:r>
        <w:rPr>
          <w:rFonts w:eastAsia="Times New Roman" w:cstheme="minorHAnsi"/>
          <w:sz w:val="16"/>
          <w:szCs w:val="16"/>
        </w:rPr>
        <w:t>. Spell steal also clarified, stored spell remains up until a short rest. Clarified corpse explosion’s AOE. Mute clarified to scale 1 target/2 spell levels. Frost nova clarified to be targeted while fire nova is point-blank aoe. Fire nova given a mini controlled-destruction feature (exclude some targets from AOE). Telekinesis clarified.</w:t>
      </w:r>
      <w:r w:rsidRPr="008A4877">
        <w:rPr>
          <w:rFonts w:eastAsia="Times New Roman" w:cstheme="minorHAnsi"/>
          <w:sz w:val="16"/>
          <w:szCs w:val="16"/>
        </w:rPr>
        <w:t xml:space="preserve"> </w:t>
      </w:r>
      <w:r>
        <w:rPr>
          <w:rFonts w:eastAsia="Times New Roman" w:cstheme="minorHAnsi"/>
          <w:sz w:val="16"/>
          <w:szCs w:val="16"/>
        </w:rPr>
        <w:t>Added better description to Conjure Elemental Totem (was curiously lost).</w:t>
      </w:r>
      <w:r w:rsidRPr="00101539">
        <w:rPr>
          <w:rFonts w:eastAsia="Times New Roman" w:cstheme="minorHAnsi"/>
          <w:sz w:val="16"/>
          <w:szCs w:val="16"/>
        </w:rPr>
        <w:t xml:space="preserve"> </w:t>
      </w:r>
      <w:r>
        <w:rPr>
          <w:rFonts w:eastAsia="Times New Roman" w:cstheme="minorHAnsi"/>
          <w:sz w:val="16"/>
          <w:szCs w:val="16"/>
        </w:rPr>
        <w:t>Shot Array now includes Frost Shot as well as Searing Shot.</w:t>
      </w:r>
      <w:r w:rsidR="0085055D" w:rsidRPr="0085055D">
        <w:rPr>
          <w:rFonts w:eastAsia="Times New Roman" w:cstheme="minorHAnsi"/>
          <w:sz w:val="16"/>
          <w:szCs w:val="16"/>
        </w:rPr>
        <w:t xml:space="preserve"> </w:t>
      </w:r>
      <w:r w:rsidR="0085055D">
        <w:rPr>
          <w:rFonts w:eastAsia="Times New Roman" w:cstheme="minorHAnsi"/>
          <w:sz w:val="16"/>
          <w:szCs w:val="16"/>
        </w:rPr>
        <w:t xml:space="preserve">Reworked essence seal to be clearer and integrate with other mechanics. Elemental Shock turned into spell attack. Minor spells now include auras. Corrected description for Hold to include holding your own creature type. </w:t>
      </w:r>
      <w:r w:rsidRPr="0085055D">
        <w:rPr>
          <w:rFonts w:eastAsia="Times New Roman" w:cstheme="minorHAnsi"/>
          <w:sz w:val="16"/>
          <w:szCs w:val="16"/>
        </w:rPr>
        <w:t xml:space="preserve">Corrected references of Lay lines to ley lines. </w:t>
      </w:r>
    </w:p>
    <w:p w14:paraId="39B300D6" w14:textId="77777777" w:rsidR="007541E8" w:rsidRPr="0085055D" w:rsidRDefault="007541E8">
      <w:pPr>
        <w:rPr>
          <w:rFonts w:eastAsia="Times New Roman" w:cstheme="minorHAnsi"/>
          <w:sz w:val="16"/>
          <w:szCs w:val="16"/>
        </w:rPr>
      </w:pPr>
      <w:r w:rsidRPr="0085055D">
        <w:rPr>
          <w:rFonts w:eastAsia="Times New Roman" w:cstheme="minorHAnsi"/>
          <w:sz w:val="16"/>
          <w:szCs w:val="16"/>
        </w:rPr>
        <w:t>Appendix A</w:t>
      </w:r>
      <w:r w:rsidR="00AF2813" w:rsidRPr="0085055D">
        <w:rPr>
          <w:rFonts w:eastAsia="Times New Roman" w:cstheme="minorHAnsi"/>
          <w:sz w:val="16"/>
          <w:szCs w:val="16"/>
        </w:rPr>
        <w:t>: Cleaned up the malfunctioned condition—added one last mishap (</w:t>
      </w:r>
      <w:r w:rsidR="000D32C5">
        <w:rPr>
          <w:rFonts w:eastAsia="Times New Roman" w:cstheme="minorHAnsi"/>
          <w:sz w:val="16"/>
          <w:szCs w:val="16"/>
        </w:rPr>
        <w:t>never tell me the odds</w:t>
      </w:r>
      <w:r w:rsidR="00AF2813" w:rsidRPr="0085055D">
        <w:rPr>
          <w:rFonts w:eastAsia="Times New Roman" w:cstheme="minorHAnsi"/>
          <w:sz w:val="16"/>
          <w:szCs w:val="16"/>
        </w:rPr>
        <w:t xml:space="preserve">). </w:t>
      </w:r>
      <w:r w:rsidR="00204C94" w:rsidRPr="0085055D">
        <w:rPr>
          <w:rFonts w:eastAsia="Times New Roman" w:cstheme="minorHAnsi"/>
          <w:sz w:val="16"/>
          <w:szCs w:val="16"/>
        </w:rPr>
        <w:t xml:space="preserve">Added details to burning and chilled conditions to work off one another (fire removes chilled, cold and chilled remove burning). </w:t>
      </w:r>
    </w:p>
    <w:p w14:paraId="2333D8DA" w14:textId="77777777" w:rsidR="007541E8" w:rsidRDefault="007541E8" w:rsidP="00182898">
      <w:pPr>
        <w:rPr>
          <w:rFonts w:eastAsia="Times New Roman" w:cstheme="minorHAnsi"/>
          <w:sz w:val="16"/>
          <w:szCs w:val="16"/>
        </w:rPr>
      </w:pPr>
      <w:r>
        <w:rPr>
          <w:rFonts w:eastAsia="Times New Roman" w:cstheme="minorHAnsi"/>
          <w:sz w:val="16"/>
          <w:szCs w:val="16"/>
        </w:rPr>
        <w:t xml:space="preserve">Appendix </w:t>
      </w:r>
      <w:r w:rsidR="00182898">
        <w:rPr>
          <w:rFonts w:eastAsia="Times New Roman" w:cstheme="minorHAnsi"/>
          <w:sz w:val="16"/>
          <w:szCs w:val="16"/>
        </w:rPr>
        <w:t>D: Removed Classes in Lore to be in the World Guide</w:t>
      </w:r>
    </w:p>
    <w:p w14:paraId="1712E523" w14:textId="77777777" w:rsidR="00F6527B" w:rsidRDefault="000A3756" w:rsidP="00390FB8">
      <w:pPr>
        <w:rPr>
          <w:rFonts w:eastAsia="Times New Roman" w:cstheme="minorHAnsi"/>
          <w:sz w:val="16"/>
          <w:szCs w:val="16"/>
        </w:rPr>
      </w:pPr>
      <w:r>
        <w:rPr>
          <w:rFonts w:eastAsia="Times New Roman" w:cstheme="minorHAnsi"/>
          <w:sz w:val="16"/>
          <w:szCs w:val="16"/>
        </w:rPr>
        <w:t>Monster Guide has most old-god themed monsters</w:t>
      </w:r>
    </w:p>
    <w:p w14:paraId="4AED1D32" w14:textId="77777777" w:rsidR="0085055D" w:rsidRDefault="0085055D" w:rsidP="00390FB8">
      <w:pPr>
        <w:rPr>
          <w:rFonts w:eastAsia="Times New Roman" w:cstheme="minorHAnsi"/>
          <w:sz w:val="16"/>
          <w:szCs w:val="16"/>
        </w:rPr>
      </w:pPr>
    </w:p>
    <w:p w14:paraId="0585EAD3" w14:textId="77777777" w:rsidR="00D63985" w:rsidRPr="004A1C56" w:rsidRDefault="005D1E7D" w:rsidP="00D63985">
      <w:pPr>
        <w:rPr>
          <w:rFonts w:eastAsia="Times New Roman" w:cstheme="minorHAnsi"/>
          <w:b/>
          <w:bCs/>
          <w:sz w:val="16"/>
          <w:szCs w:val="16"/>
        </w:rPr>
      </w:pPr>
      <w:r>
        <w:rPr>
          <w:rFonts w:eastAsia="Times New Roman" w:cstheme="minorHAnsi"/>
          <w:b/>
          <w:bCs/>
          <w:sz w:val="16"/>
          <w:szCs w:val="16"/>
        </w:rPr>
        <w:t>November</w:t>
      </w:r>
      <w:r w:rsidR="00C4083A">
        <w:rPr>
          <w:rFonts w:eastAsia="Times New Roman" w:cstheme="minorHAnsi"/>
          <w:b/>
          <w:bCs/>
          <w:sz w:val="16"/>
          <w:szCs w:val="16"/>
        </w:rPr>
        <w:t xml:space="preserve"> </w:t>
      </w:r>
      <w:r>
        <w:rPr>
          <w:rFonts w:eastAsia="Times New Roman" w:cstheme="minorHAnsi"/>
          <w:b/>
          <w:bCs/>
          <w:sz w:val="16"/>
          <w:szCs w:val="16"/>
        </w:rPr>
        <w:t>3</w:t>
      </w:r>
      <w:r w:rsidR="00C4083A">
        <w:rPr>
          <w:rFonts w:eastAsia="Times New Roman" w:cstheme="minorHAnsi"/>
          <w:b/>
          <w:bCs/>
          <w:sz w:val="16"/>
          <w:szCs w:val="16"/>
        </w:rPr>
        <w:t xml:space="preserve"> </w:t>
      </w:r>
      <w:r w:rsidR="00D63985">
        <w:rPr>
          <w:rFonts w:eastAsia="Times New Roman" w:cstheme="minorHAnsi"/>
          <w:b/>
          <w:bCs/>
          <w:sz w:val="16"/>
          <w:szCs w:val="16"/>
        </w:rPr>
        <w:t>(</w:t>
      </w:r>
      <w:r w:rsidR="00D63985" w:rsidRPr="004A1C56">
        <w:rPr>
          <w:rFonts w:eastAsia="Times New Roman" w:cstheme="minorHAnsi"/>
          <w:b/>
          <w:bCs/>
          <w:sz w:val="16"/>
          <w:szCs w:val="16"/>
        </w:rPr>
        <w:t>3.</w:t>
      </w:r>
      <w:r w:rsidR="00D85DF3">
        <w:rPr>
          <w:rFonts w:eastAsia="Times New Roman" w:cstheme="minorHAnsi"/>
          <w:b/>
          <w:bCs/>
          <w:sz w:val="16"/>
          <w:szCs w:val="16"/>
        </w:rPr>
        <w:t>3</w:t>
      </w:r>
      <w:r w:rsidR="00D63985">
        <w:rPr>
          <w:rFonts w:eastAsia="Times New Roman" w:cstheme="minorHAnsi"/>
          <w:b/>
          <w:bCs/>
          <w:sz w:val="16"/>
          <w:szCs w:val="16"/>
        </w:rPr>
        <w:t xml:space="preserve">: </w:t>
      </w:r>
      <w:r w:rsidR="00D85DF3">
        <w:rPr>
          <w:rFonts w:eastAsia="Times New Roman" w:cstheme="minorHAnsi"/>
          <w:b/>
          <w:bCs/>
          <w:sz w:val="16"/>
          <w:szCs w:val="16"/>
        </w:rPr>
        <w:t>Call of the Legion</w:t>
      </w:r>
      <w:r w:rsidR="00D63985">
        <w:rPr>
          <w:rFonts w:eastAsia="Times New Roman" w:cstheme="minorHAnsi"/>
          <w:b/>
          <w:bCs/>
          <w:sz w:val="16"/>
          <w:szCs w:val="16"/>
        </w:rPr>
        <w:t>)</w:t>
      </w:r>
    </w:p>
    <w:p w14:paraId="7D8E4417" w14:textId="77777777" w:rsidR="00703D4E" w:rsidRDefault="00703D4E" w:rsidP="00703D4E">
      <w:pPr>
        <w:rPr>
          <w:rFonts w:eastAsia="Times New Roman" w:cstheme="minorHAnsi"/>
          <w:sz w:val="16"/>
          <w:szCs w:val="16"/>
        </w:rPr>
      </w:pPr>
      <w:r>
        <w:rPr>
          <w:rFonts w:eastAsia="Times New Roman" w:cstheme="minorHAnsi"/>
          <w:sz w:val="16"/>
          <w:szCs w:val="16"/>
        </w:rPr>
        <w:t xml:space="preserve">Covered more italicization of spells, and fixed references to Scry spell to Scrying spell. </w:t>
      </w:r>
    </w:p>
    <w:p w14:paraId="55D72356" w14:textId="77777777" w:rsidR="00BC65E3" w:rsidRDefault="00BC65E3" w:rsidP="00703D4E">
      <w:pPr>
        <w:rPr>
          <w:rFonts w:eastAsia="Times New Roman" w:cstheme="minorHAnsi"/>
          <w:sz w:val="16"/>
          <w:szCs w:val="16"/>
        </w:rPr>
      </w:pPr>
      <w:r>
        <w:rPr>
          <w:rFonts w:eastAsia="Times New Roman" w:cstheme="minorHAnsi"/>
          <w:sz w:val="16"/>
          <w:szCs w:val="16"/>
        </w:rPr>
        <w:t xml:space="preserve">Chapter 2: </w:t>
      </w:r>
    </w:p>
    <w:p w14:paraId="3973732F" w14:textId="77777777" w:rsidR="00154294" w:rsidRDefault="00154294"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Minor reorganization on draenei (moved description from age to size). </w:t>
      </w:r>
    </w:p>
    <w:p w14:paraId="1D169CDB" w14:textId="77777777" w:rsidR="008E08DC" w:rsidRDefault="008E08DC"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Elves: </w:t>
      </w:r>
    </w:p>
    <w:p w14:paraId="078C3BAE" w14:textId="77777777" w:rsidR="00BC65E3" w:rsidRDefault="008E08DC" w:rsidP="008E08DC">
      <w:pPr>
        <w:pStyle w:val="ListParagraph"/>
        <w:numPr>
          <w:ilvl w:val="1"/>
          <w:numId w:val="64"/>
        </w:numPr>
        <w:rPr>
          <w:rFonts w:eastAsia="Times New Roman" w:cstheme="minorHAnsi"/>
          <w:sz w:val="16"/>
          <w:szCs w:val="16"/>
        </w:rPr>
      </w:pPr>
      <w:r>
        <w:rPr>
          <w:rFonts w:eastAsia="Times New Roman" w:cstheme="minorHAnsi"/>
          <w:sz w:val="16"/>
          <w:szCs w:val="16"/>
        </w:rPr>
        <w:t xml:space="preserve">Night Elf: </w:t>
      </w:r>
      <w:r w:rsidR="00BC65E3" w:rsidRPr="00BC65E3">
        <w:rPr>
          <w:rFonts w:eastAsia="Times New Roman" w:cstheme="minorHAnsi"/>
          <w:sz w:val="16"/>
          <w:szCs w:val="16"/>
        </w:rPr>
        <w:t>correction on nature resistance night elves</w:t>
      </w:r>
    </w:p>
    <w:p w14:paraId="29DA2594" w14:textId="77777777" w:rsidR="008E08DC" w:rsidRDefault="008E08DC" w:rsidP="008E08DC">
      <w:pPr>
        <w:pStyle w:val="ListParagraph"/>
        <w:numPr>
          <w:ilvl w:val="1"/>
          <w:numId w:val="64"/>
        </w:numPr>
        <w:rPr>
          <w:rFonts w:eastAsia="Times New Roman" w:cstheme="minorHAnsi"/>
          <w:sz w:val="16"/>
          <w:szCs w:val="16"/>
        </w:rPr>
      </w:pPr>
      <w:r>
        <w:rPr>
          <w:rFonts w:eastAsia="Times New Roman" w:cstheme="minorHAnsi"/>
          <w:sz w:val="16"/>
          <w:szCs w:val="16"/>
        </w:rPr>
        <w:t>Nightborne: Arcane affinity modified to give one of two features</w:t>
      </w:r>
    </w:p>
    <w:p w14:paraId="30E06E6A" w14:textId="77777777" w:rsidR="008E08DC" w:rsidRPr="00BC65E3" w:rsidRDefault="008E08DC" w:rsidP="008E08DC">
      <w:pPr>
        <w:pStyle w:val="ListParagraph"/>
        <w:numPr>
          <w:ilvl w:val="1"/>
          <w:numId w:val="64"/>
        </w:numPr>
        <w:rPr>
          <w:rFonts w:eastAsia="Times New Roman" w:cstheme="minorHAnsi"/>
          <w:sz w:val="16"/>
          <w:szCs w:val="16"/>
        </w:rPr>
      </w:pPr>
      <w:r>
        <w:rPr>
          <w:rFonts w:eastAsia="Times New Roman" w:cstheme="minorHAnsi"/>
          <w:sz w:val="16"/>
          <w:szCs w:val="16"/>
        </w:rPr>
        <w:t>Void Elf: void magic’s 2nd level spell changed to shadow word pain instead of blink step</w:t>
      </w:r>
    </w:p>
    <w:p w14:paraId="2CF8B592" w14:textId="77777777" w:rsidR="00703D4E" w:rsidRDefault="00703D4E" w:rsidP="00703D4E">
      <w:pPr>
        <w:rPr>
          <w:rFonts w:eastAsia="Times New Roman" w:cstheme="minorHAnsi"/>
          <w:sz w:val="16"/>
          <w:szCs w:val="16"/>
        </w:rPr>
      </w:pPr>
      <w:r>
        <w:rPr>
          <w:rFonts w:eastAsia="Times New Roman" w:cstheme="minorHAnsi"/>
          <w:sz w:val="16"/>
          <w:szCs w:val="16"/>
        </w:rPr>
        <w:t xml:space="preserve">Chapter 3: </w:t>
      </w:r>
    </w:p>
    <w:p w14:paraId="5C5A6C71" w14:textId="77777777" w:rsidR="00D85DF3" w:rsidRDefault="00D85DF3" w:rsidP="00703D4E">
      <w:pPr>
        <w:rPr>
          <w:rFonts w:eastAsia="Times New Roman" w:cstheme="minorHAnsi"/>
          <w:sz w:val="16"/>
          <w:szCs w:val="16"/>
        </w:rPr>
      </w:pPr>
      <w:r>
        <w:rPr>
          <w:rFonts w:eastAsia="Times New Roman" w:cstheme="minorHAnsi"/>
          <w:sz w:val="16"/>
          <w:szCs w:val="16"/>
        </w:rPr>
        <w:t xml:space="preserve">Talent format overhauled to follow a column for ease of finding. </w:t>
      </w:r>
    </w:p>
    <w:p w14:paraId="13FF130E" w14:textId="77777777" w:rsidR="008503AC" w:rsidRDefault="008503AC" w:rsidP="00703D4E">
      <w:pPr>
        <w:rPr>
          <w:rFonts w:eastAsia="Times New Roman" w:cstheme="minorHAnsi"/>
          <w:sz w:val="16"/>
          <w:szCs w:val="16"/>
        </w:rPr>
      </w:pPr>
      <w:r>
        <w:rPr>
          <w:rFonts w:eastAsia="Times New Roman" w:cstheme="minorHAnsi"/>
          <w:sz w:val="16"/>
          <w:szCs w:val="16"/>
        </w:rPr>
        <w:t>Alchemist</w:t>
      </w:r>
    </w:p>
    <w:p w14:paraId="3B8AB80F" w14:textId="77777777" w:rsidR="008503AC" w:rsidRPr="0089057E" w:rsidRDefault="008503AC" w:rsidP="003C4628">
      <w:pPr>
        <w:pStyle w:val="ListParagraph"/>
        <w:numPr>
          <w:ilvl w:val="0"/>
          <w:numId w:val="64"/>
        </w:numPr>
        <w:rPr>
          <w:rFonts w:eastAsia="Times New Roman" w:cstheme="minorHAnsi"/>
          <w:sz w:val="16"/>
          <w:szCs w:val="16"/>
        </w:rPr>
      </w:pPr>
      <w:r w:rsidRPr="0089057E">
        <w:rPr>
          <w:rFonts w:eastAsia="Times New Roman" w:cstheme="minorHAnsi"/>
          <w:sz w:val="16"/>
          <w:szCs w:val="16"/>
        </w:rPr>
        <w:t>Boosted cantrips use on quick potions for more viability</w:t>
      </w:r>
      <w:r w:rsidR="000F09CE" w:rsidRPr="0089057E">
        <w:rPr>
          <w:rFonts w:eastAsia="Times New Roman" w:cstheme="minorHAnsi"/>
          <w:sz w:val="16"/>
          <w:szCs w:val="16"/>
        </w:rPr>
        <w:t>, Alchemist can make cantrips for no cost with quick potions, and can maintain 2 (with advantage on miscibility)</w:t>
      </w:r>
    </w:p>
    <w:p w14:paraId="53C3E539" w14:textId="77777777" w:rsidR="00275144" w:rsidRPr="0089057E" w:rsidRDefault="00275144" w:rsidP="003C4628">
      <w:pPr>
        <w:pStyle w:val="ListParagraph"/>
        <w:numPr>
          <w:ilvl w:val="0"/>
          <w:numId w:val="64"/>
        </w:numPr>
        <w:rPr>
          <w:rFonts w:eastAsia="Times New Roman" w:cstheme="minorHAnsi"/>
          <w:sz w:val="16"/>
          <w:szCs w:val="16"/>
        </w:rPr>
      </w:pPr>
      <w:r w:rsidRPr="0089057E">
        <w:rPr>
          <w:rFonts w:eastAsia="Times New Roman" w:cstheme="minorHAnsi"/>
          <w:sz w:val="16"/>
          <w:szCs w:val="16"/>
        </w:rPr>
        <w:t>Mutant alchemist clarified</w:t>
      </w:r>
      <w:r w:rsidR="004516E4" w:rsidRPr="0089057E">
        <w:rPr>
          <w:rFonts w:eastAsia="Times New Roman" w:cstheme="minorHAnsi"/>
          <w:sz w:val="16"/>
          <w:szCs w:val="16"/>
        </w:rPr>
        <w:t>, gained strength saves, which was taken from transmutor</w:t>
      </w:r>
    </w:p>
    <w:p w14:paraId="1D3DAA61" w14:textId="77777777" w:rsidR="004516E4" w:rsidRPr="0089057E" w:rsidRDefault="004516E4" w:rsidP="003C4628">
      <w:pPr>
        <w:pStyle w:val="ListParagraph"/>
        <w:numPr>
          <w:ilvl w:val="0"/>
          <w:numId w:val="64"/>
        </w:numPr>
        <w:rPr>
          <w:rFonts w:eastAsia="Times New Roman" w:cstheme="minorHAnsi"/>
          <w:sz w:val="16"/>
          <w:szCs w:val="16"/>
        </w:rPr>
      </w:pPr>
      <w:r w:rsidRPr="0089057E">
        <w:rPr>
          <w:rFonts w:eastAsia="Times New Roman" w:cstheme="minorHAnsi"/>
          <w:sz w:val="16"/>
          <w:szCs w:val="16"/>
        </w:rPr>
        <w:t xml:space="preserve">Transmutor </w:t>
      </w:r>
      <w:r w:rsidR="00092045">
        <w:rPr>
          <w:rFonts w:eastAsia="Times New Roman" w:cstheme="minorHAnsi"/>
          <w:sz w:val="16"/>
          <w:szCs w:val="16"/>
        </w:rPr>
        <w:t>overhauled to accommodate advanced alchemy and got more supporting power in the form of various augmentations to potions</w:t>
      </w:r>
      <w:r w:rsidRPr="0089057E">
        <w:rPr>
          <w:rFonts w:eastAsia="Times New Roman" w:cstheme="minorHAnsi"/>
          <w:sz w:val="16"/>
          <w:szCs w:val="16"/>
        </w:rPr>
        <w:t xml:space="preserve"> </w:t>
      </w:r>
    </w:p>
    <w:p w14:paraId="61BE0994" w14:textId="77777777" w:rsidR="00A37DED" w:rsidRDefault="00A37DED" w:rsidP="00703D4E">
      <w:pPr>
        <w:rPr>
          <w:rFonts w:eastAsia="Times New Roman" w:cstheme="minorHAnsi"/>
          <w:sz w:val="16"/>
          <w:szCs w:val="16"/>
        </w:rPr>
      </w:pPr>
      <w:r>
        <w:rPr>
          <w:rFonts w:eastAsia="Times New Roman" w:cstheme="minorHAnsi"/>
          <w:sz w:val="16"/>
          <w:szCs w:val="16"/>
        </w:rPr>
        <w:t>Death Knight</w:t>
      </w:r>
    </w:p>
    <w:p w14:paraId="52825166" w14:textId="77777777" w:rsidR="00A37DED" w:rsidRPr="0089057E" w:rsidRDefault="00A37DED" w:rsidP="003C4628">
      <w:pPr>
        <w:pStyle w:val="ListParagraph"/>
        <w:numPr>
          <w:ilvl w:val="0"/>
          <w:numId w:val="64"/>
        </w:numPr>
        <w:rPr>
          <w:rFonts w:eastAsia="Times New Roman" w:cstheme="minorHAnsi"/>
          <w:sz w:val="16"/>
          <w:szCs w:val="16"/>
        </w:rPr>
      </w:pPr>
      <w:r w:rsidRPr="0089057E">
        <w:rPr>
          <w:rFonts w:eastAsia="Times New Roman" w:cstheme="minorHAnsi"/>
          <w:sz w:val="16"/>
          <w:szCs w:val="16"/>
        </w:rPr>
        <w:t>corrected various archetype spells</w:t>
      </w:r>
      <w:r w:rsidR="00CB1D2A" w:rsidRPr="0089057E">
        <w:rPr>
          <w:rFonts w:eastAsia="Times New Roman" w:cstheme="minorHAnsi"/>
          <w:sz w:val="16"/>
          <w:szCs w:val="16"/>
        </w:rPr>
        <w:t>, and added new functions when under avatar form (DKN)</w:t>
      </w:r>
    </w:p>
    <w:p w14:paraId="6C799FB4" w14:textId="77777777" w:rsidR="00EB7DE9" w:rsidRDefault="00EB7DE9" w:rsidP="00703D4E">
      <w:pPr>
        <w:rPr>
          <w:rFonts w:eastAsia="Times New Roman" w:cstheme="minorHAnsi"/>
          <w:sz w:val="16"/>
          <w:szCs w:val="16"/>
        </w:rPr>
      </w:pPr>
      <w:r>
        <w:rPr>
          <w:rFonts w:eastAsia="Times New Roman" w:cstheme="minorHAnsi"/>
          <w:sz w:val="16"/>
          <w:szCs w:val="16"/>
        </w:rPr>
        <w:t>Druid</w:t>
      </w:r>
    </w:p>
    <w:p w14:paraId="10F09A94" w14:textId="77777777" w:rsidR="00EB7DE9" w:rsidRPr="00EB7DE9" w:rsidRDefault="00EB7DE9"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Allowed druids to sleep in wild shape (clarifying a weird issue when a druid cannot </w:t>
      </w:r>
      <w:r w:rsidRPr="00EB7DE9">
        <w:rPr>
          <w:rFonts w:eastAsia="Times New Roman" w:cstheme="minorHAnsi"/>
          <w:i/>
          <w:iCs/>
          <w:sz w:val="16"/>
          <w:szCs w:val="16"/>
        </w:rPr>
        <w:t>slumber</w:t>
      </w:r>
      <w:r>
        <w:rPr>
          <w:rFonts w:eastAsia="Times New Roman" w:cstheme="minorHAnsi"/>
          <w:sz w:val="16"/>
          <w:szCs w:val="16"/>
        </w:rPr>
        <w:t xml:space="preserve"> themselves).</w:t>
      </w:r>
    </w:p>
    <w:p w14:paraId="7966DFAD" w14:textId="77777777" w:rsidR="00703D4E" w:rsidRDefault="00703D4E" w:rsidP="00703D4E">
      <w:pPr>
        <w:rPr>
          <w:rFonts w:eastAsia="Times New Roman" w:cstheme="minorHAnsi"/>
          <w:sz w:val="16"/>
          <w:szCs w:val="16"/>
        </w:rPr>
      </w:pPr>
      <w:r>
        <w:rPr>
          <w:rFonts w:eastAsia="Times New Roman" w:cstheme="minorHAnsi"/>
          <w:sz w:val="16"/>
          <w:szCs w:val="16"/>
        </w:rPr>
        <w:t>Hunter</w:t>
      </w:r>
    </w:p>
    <w:p w14:paraId="7A9FEDB9" w14:textId="77777777" w:rsidR="00703D4E" w:rsidRPr="0089057E" w:rsidRDefault="00703D4E"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Magic-User's Nemesis useable at-will</w:t>
      </w:r>
      <w:r w:rsidR="007A3638" w:rsidRPr="0089057E">
        <w:rPr>
          <w:rFonts w:eastAsia="Times New Roman" w:cstheme="minorHAnsi"/>
          <w:sz w:val="16"/>
          <w:szCs w:val="16"/>
        </w:rPr>
        <w:t xml:space="preserve">, vanish talent renamed to camouflage to avoid confusion with rogue subtlety ability. </w:t>
      </w:r>
    </w:p>
    <w:p w14:paraId="646FD867" w14:textId="77777777" w:rsidR="00703D4E" w:rsidRDefault="00703D4E" w:rsidP="00703D4E">
      <w:pPr>
        <w:rPr>
          <w:rFonts w:eastAsia="Times New Roman" w:cstheme="minorHAnsi"/>
          <w:sz w:val="16"/>
          <w:szCs w:val="16"/>
        </w:rPr>
      </w:pPr>
      <w:r>
        <w:rPr>
          <w:rFonts w:eastAsia="Times New Roman" w:cstheme="minorHAnsi"/>
          <w:sz w:val="16"/>
          <w:szCs w:val="16"/>
        </w:rPr>
        <w:t>Mage</w:t>
      </w:r>
    </w:p>
    <w:p w14:paraId="31CDCD8C" w14:textId="77777777" w:rsidR="00703D4E" w:rsidRPr="0089057E" w:rsidRDefault="00703D4E"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Pyromaniac can gain more than one pyroblast charge per round</w:t>
      </w:r>
    </w:p>
    <w:p w14:paraId="3F533D70" w14:textId="77777777" w:rsidR="00CB1D2A" w:rsidRDefault="00D85DF3" w:rsidP="00D63985">
      <w:pPr>
        <w:rPr>
          <w:rFonts w:eastAsia="Times New Roman" w:cstheme="minorHAnsi"/>
          <w:sz w:val="16"/>
          <w:szCs w:val="16"/>
        </w:rPr>
      </w:pPr>
      <w:r>
        <w:rPr>
          <w:rFonts w:eastAsia="Times New Roman" w:cstheme="minorHAnsi"/>
          <w:sz w:val="16"/>
          <w:szCs w:val="16"/>
        </w:rPr>
        <w:t>Monk</w:t>
      </w:r>
    </w:p>
    <w:p w14:paraId="7768D9C3" w14:textId="77777777" w:rsidR="00D85DF3" w:rsidRPr="0089057E" w:rsidRDefault="00CB1D2A"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The class</w:t>
      </w:r>
      <w:r w:rsidR="00D85DF3" w:rsidRPr="0089057E">
        <w:rPr>
          <w:rFonts w:eastAsia="Times New Roman" w:cstheme="minorHAnsi"/>
          <w:sz w:val="16"/>
          <w:szCs w:val="16"/>
        </w:rPr>
        <w:t xml:space="preserve"> receives the talent treatment, gaining two original talents and access to talents previously-restricted to hunters, rogues, or warriors. </w:t>
      </w:r>
    </w:p>
    <w:p w14:paraId="0C76F325" w14:textId="77777777" w:rsidR="00CB1D2A" w:rsidRDefault="00CB1D2A" w:rsidP="00D63985">
      <w:pPr>
        <w:rPr>
          <w:rFonts w:eastAsia="Times New Roman" w:cstheme="minorHAnsi"/>
          <w:sz w:val="16"/>
          <w:szCs w:val="16"/>
        </w:rPr>
      </w:pPr>
      <w:r>
        <w:rPr>
          <w:rFonts w:eastAsia="Times New Roman" w:cstheme="minorHAnsi"/>
          <w:sz w:val="16"/>
          <w:szCs w:val="16"/>
        </w:rPr>
        <w:t>Paladin</w:t>
      </w:r>
    </w:p>
    <w:p w14:paraId="4A5A9C18" w14:textId="77777777" w:rsidR="00CB1D2A" w:rsidRPr="0089057E" w:rsidRDefault="00CB1D2A"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Avatar form (PLD) integrated and augments various abilities</w:t>
      </w:r>
    </w:p>
    <w:p w14:paraId="112333C4" w14:textId="77777777" w:rsidR="002B6FAC" w:rsidRDefault="002B6FAC" w:rsidP="00D63985">
      <w:pPr>
        <w:rPr>
          <w:rFonts w:eastAsia="Times New Roman" w:cstheme="minorHAnsi"/>
          <w:sz w:val="16"/>
          <w:szCs w:val="16"/>
        </w:rPr>
      </w:pPr>
      <w:r>
        <w:rPr>
          <w:rFonts w:eastAsia="Times New Roman" w:cstheme="minorHAnsi"/>
          <w:sz w:val="16"/>
          <w:szCs w:val="16"/>
        </w:rPr>
        <w:t>Priest</w:t>
      </w:r>
    </w:p>
    <w:p w14:paraId="0E85A106" w14:textId="77777777" w:rsidR="00C4083A" w:rsidRPr="0089057E" w:rsidRDefault="00C4083A"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 xml:space="preserve">Priest’s spellcasting requiring a prayer book and training is clarified. </w:t>
      </w:r>
    </w:p>
    <w:p w14:paraId="377F2D36" w14:textId="77777777" w:rsidR="002B6FAC" w:rsidRPr="0089057E" w:rsidRDefault="002B6FAC"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Discipline level 6 ability clarified</w:t>
      </w:r>
    </w:p>
    <w:p w14:paraId="24F635C7" w14:textId="77777777" w:rsidR="00CB1D2A" w:rsidRPr="0089057E" w:rsidRDefault="00CB1D2A"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Holy, Moon, and Shadow priesthoods gain special abilities when under avatar form (PRS)</w:t>
      </w:r>
    </w:p>
    <w:p w14:paraId="1479DFDF" w14:textId="77777777" w:rsidR="00BC65E3" w:rsidRDefault="00BC65E3" w:rsidP="00BC65E3">
      <w:pPr>
        <w:rPr>
          <w:rFonts w:eastAsia="Times New Roman" w:cstheme="minorHAnsi"/>
          <w:sz w:val="16"/>
          <w:szCs w:val="16"/>
        </w:rPr>
      </w:pPr>
      <w:r>
        <w:rPr>
          <w:rFonts w:eastAsia="Times New Roman" w:cstheme="minorHAnsi"/>
          <w:sz w:val="16"/>
          <w:szCs w:val="16"/>
        </w:rPr>
        <w:t>Shaman</w:t>
      </w:r>
    </w:p>
    <w:p w14:paraId="228E39EB" w14:textId="77777777" w:rsidR="00BC65E3" w:rsidRPr="00BC65E3" w:rsidRDefault="00BC65E3" w:rsidP="003C4628">
      <w:pPr>
        <w:pStyle w:val="ListParagraph"/>
        <w:numPr>
          <w:ilvl w:val="0"/>
          <w:numId w:val="72"/>
        </w:numPr>
        <w:rPr>
          <w:rFonts w:eastAsia="Times New Roman" w:cstheme="minorHAnsi"/>
          <w:sz w:val="16"/>
          <w:szCs w:val="16"/>
        </w:rPr>
      </w:pPr>
      <w:r w:rsidRPr="00BC65E3">
        <w:rPr>
          <w:rFonts w:eastAsia="Times New Roman" w:cstheme="minorHAnsi"/>
          <w:sz w:val="16"/>
          <w:szCs w:val="16"/>
        </w:rPr>
        <w:t>rewrote release elemental shaman ability, corrected archetype reference to channel divinity to channel elements</w:t>
      </w:r>
    </w:p>
    <w:p w14:paraId="45509FEC" w14:textId="77777777" w:rsidR="00CB1D2A" w:rsidRPr="0089057E" w:rsidRDefault="00CB1D2A" w:rsidP="0089057E">
      <w:pPr>
        <w:rPr>
          <w:rFonts w:eastAsia="Times New Roman" w:cstheme="minorHAnsi"/>
          <w:sz w:val="16"/>
          <w:szCs w:val="16"/>
        </w:rPr>
      </w:pPr>
      <w:r w:rsidRPr="0089057E">
        <w:rPr>
          <w:rFonts w:eastAsia="Times New Roman" w:cstheme="minorHAnsi"/>
          <w:sz w:val="16"/>
          <w:szCs w:val="16"/>
        </w:rPr>
        <w:t xml:space="preserve">Warlock: </w:t>
      </w:r>
    </w:p>
    <w:p w14:paraId="4113F960" w14:textId="77777777" w:rsidR="00CB1D2A" w:rsidRPr="0089057E" w:rsidRDefault="00CB1D2A"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All archetypes gain special abilities when under avatar form (WRK)</w:t>
      </w:r>
    </w:p>
    <w:p w14:paraId="3652AD25" w14:textId="77777777" w:rsidR="00AA7E3C" w:rsidRDefault="005D6CAC" w:rsidP="00AA7E3C">
      <w:pPr>
        <w:rPr>
          <w:rFonts w:eastAsia="Times New Roman" w:cstheme="minorHAnsi"/>
          <w:sz w:val="16"/>
          <w:szCs w:val="16"/>
        </w:rPr>
      </w:pPr>
      <w:r>
        <w:rPr>
          <w:rFonts w:eastAsia="Times New Roman" w:cstheme="minorHAnsi"/>
          <w:sz w:val="16"/>
          <w:szCs w:val="16"/>
        </w:rPr>
        <w:lastRenderedPageBreak/>
        <w:t>Warrior:</w:t>
      </w:r>
      <w:r w:rsidR="00AA7E3C">
        <w:rPr>
          <w:rFonts w:eastAsia="Times New Roman" w:cstheme="minorHAnsi"/>
          <w:sz w:val="16"/>
          <w:szCs w:val="16"/>
        </w:rPr>
        <w:t xml:space="preserve"> Worked to be closer to barbarian; adding 1 more talent (to cover danger sense), and made Second Wind and Berserker Rage non-exclusive (must be taken at 1st level).</w:t>
      </w:r>
    </w:p>
    <w:p w14:paraId="1CC9330B" w14:textId="77777777" w:rsidR="005D6CAC" w:rsidRDefault="005D6CAC"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Sweeping Strikes cannot be used with bladestorm anymore</w:t>
      </w:r>
    </w:p>
    <w:p w14:paraId="6DB7F539" w14:textId="77777777" w:rsidR="008F000E" w:rsidRPr="0089057E" w:rsidRDefault="008F000E" w:rsidP="003C4628">
      <w:pPr>
        <w:pStyle w:val="ListParagraph"/>
        <w:numPr>
          <w:ilvl w:val="0"/>
          <w:numId w:val="72"/>
        </w:numPr>
        <w:rPr>
          <w:rFonts w:eastAsia="Times New Roman" w:cstheme="minorHAnsi"/>
          <w:sz w:val="16"/>
          <w:szCs w:val="16"/>
        </w:rPr>
      </w:pPr>
      <w:r>
        <w:rPr>
          <w:rFonts w:eastAsia="Times New Roman" w:cstheme="minorHAnsi"/>
          <w:sz w:val="16"/>
          <w:szCs w:val="16"/>
        </w:rPr>
        <w:t>Added burning blades warrior talent</w:t>
      </w:r>
    </w:p>
    <w:p w14:paraId="45478FCE" w14:textId="77777777" w:rsidR="005D6CAC" w:rsidRPr="0089057E" w:rsidRDefault="005D6CAC"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Bloodthirst strike's temporary hit points can stack (max 1/2 level) for 1 hour</w:t>
      </w:r>
    </w:p>
    <w:p w14:paraId="6564B4AA" w14:textId="77777777" w:rsidR="005D6CAC" w:rsidRPr="0089057E" w:rsidRDefault="005D6CAC"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Weapon specialization no longer has a limit of 1 per 24 hours on a target, as arms warriors don't get bonuses to crits</w:t>
      </w:r>
    </w:p>
    <w:p w14:paraId="6373CE00" w14:textId="77777777" w:rsidR="00476295" w:rsidRDefault="00476295" w:rsidP="00D63985">
      <w:pPr>
        <w:rPr>
          <w:rFonts w:eastAsia="Times New Roman" w:cstheme="minorHAnsi"/>
          <w:sz w:val="16"/>
          <w:szCs w:val="16"/>
        </w:rPr>
      </w:pPr>
      <w:r>
        <w:rPr>
          <w:rFonts w:eastAsia="Times New Roman" w:cstheme="minorHAnsi"/>
          <w:sz w:val="16"/>
          <w:szCs w:val="16"/>
        </w:rPr>
        <w:t>Demon Hunter</w:t>
      </w:r>
    </w:p>
    <w:p w14:paraId="6CB2B395" w14:textId="77777777" w:rsidR="00476295" w:rsidRPr="0089057E" w:rsidRDefault="00476295"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Altered Spectral Sight to hopefully the last iteration</w:t>
      </w:r>
      <w:r w:rsidR="00CB1D2A" w:rsidRPr="0089057E">
        <w:rPr>
          <w:rFonts w:eastAsia="Times New Roman" w:cstheme="minorHAnsi"/>
          <w:sz w:val="16"/>
          <w:szCs w:val="16"/>
        </w:rPr>
        <w:t>, changed dark metamorphosis to accommodate new avatar form (WRK)</w:t>
      </w:r>
      <w:r w:rsidR="0089057E" w:rsidRPr="0089057E">
        <w:rPr>
          <w:rFonts w:eastAsia="Times New Roman" w:cstheme="minorHAnsi"/>
          <w:sz w:val="16"/>
          <w:szCs w:val="16"/>
        </w:rPr>
        <w:t xml:space="preserve"> for themed patch</w:t>
      </w:r>
    </w:p>
    <w:p w14:paraId="1EA05650" w14:textId="77777777" w:rsidR="000F09CE" w:rsidRDefault="000F09CE" w:rsidP="00D63985">
      <w:pPr>
        <w:rPr>
          <w:rFonts w:eastAsia="Times New Roman" w:cstheme="minorHAnsi"/>
          <w:sz w:val="16"/>
          <w:szCs w:val="16"/>
        </w:rPr>
      </w:pPr>
      <w:r>
        <w:rPr>
          <w:rFonts w:eastAsia="Times New Roman" w:cstheme="minorHAnsi"/>
          <w:sz w:val="16"/>
          <w:szCs w:val="16"/>
        </w:rPr>
        <w:t xml:space="preserve">Witch Doctor: </w:t>
      </w:r>
    </w:p>
    <w:p w14:paraId="081C0638" w14:textId="77777777" w:rsidR="000F09CE" w:rsidRPr="0089057E" w:rsidRDefault="000F09CE"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Witch Doctor personal mojo's abilities can apply to any potion they handle or make, and they were changed to account for miscibility</w:t>
      </w:r>
    </w:p>
    <w:p w14:paraId="36274CF0" w14:textId="77777777" w:rsidR="0089057E" w:rsidRDefault="00703D4E" w:rsidP="00D63985">
      <w:pPr>
        <w:rPr>
          <w:rFonts w:eastAsia="Times New Roman" w:cstheme="minorHAnsi"/>
          <w:sz w:val="16"/>
          <w:szCs w:val="16"/>
        </w:rPr>
      </w:pPr>
      <w:r>
        <w:rPr>
          <w:rFonts w:eastAsia="Times New Roman" w:cstheme="minorHAnsi"/>
          <w:sz w:val="16"/>
          <w:szCs w:val="16"/>
        </w:rPr>
        <w:t xml:space="preserve">Chapter 5: </w:t>
      </w:r>
    </w:p>
    <w:p w14:paraId="1CBF6EAD" w14:textId="77777777" w:rsidR="0089057E" w:rsidRDefault="00703D4E"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book of the dead buffed (100 pages, each summoning of 4 undead costs 10 pages) and covered various corrections and clarifications</w:t>
      </w:r>
    </w:p>
    <w:p w14:paraId="7705B45E" w14:textId="77777777" w:rsidR="00092045" w:rsidRPr="00092045" w:rsidRDefault="00092045" w:rsidP="003C4628">
      <w:pPr>
        <w:pStyle w:val="ListParagraph"/>
        <w:numPr>
          <w:ilvl w:val="0"/>
          <w:numId w:val="72"/>
        </w:numPr>
        <w:rPr>
          <w:rFonts w:eastAsia="Times New Roman" w:cstheme="minorHAnsi"/>
          <w:sz w:val="16"/>
          <w:szCs w:val="16"/>
        </w:rPr>
      </w:pPr>
      <w:r>
        <w:rPr>
          <w:rFonts w:eastAsia="Times New Roman" w:cstheme="minorHAnsi"/>
          <w:sz w:val="16"/>
          <w:szCs w:val="16"/>
        </w:rPr>
        <w:t>added philosopher’s stone</w:t>
      </w:r>
    </w:p>
    <w:p w14:paraId="30E56BF7" w14:textId="77777777" w:rsidR="00275144" w:rsidRDefault="00275144"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Added non-spell potions to round up possible potions and uniform various other objects (rogue's flash powder from wow, gunpowder and phlogiston</w:t>
      </w:r>
      <w:r w:rsidR="00CC6CE2" w:rsidRPr="0089057E">
        <w:rPr>
          <w:rFonts w:eastAsia="Times New Roman" w:cstheme="minorHAnsi"/>
          <w:sz w:val="16"/>
          <w:szCs w:val="16"/>
        </w:rPr>
        <w:t xml:space="preserve">, acid neutralizer, antitoxin (antiplague), </w:t>
      </w:r>
      <w:r w:rsidR="004235B1" w:rsidRPr="0089057E">
        <w:rPr>
          <w:rFonts w:eastAsia="Times New Roman" w:cstheme="minorHAnsi"/>
          <w:sz w:val="16"/>
          <w:szCs w:val="16"/>
        </w:rPr>
        <w:t>antidote</w:t>
      </w:r>
      <w:r w:rsidR="00CC6CE2" w:rsidRPr="0089057E">
        <w:rPr>
          <w:rFonts w:eastAsia="Times New Roman" w:cstheme="minorHAnsi"/>
          <w:sz w:val="16"/>
          <w:szCs w:val="16"/>
        </w:rPr>
        <w:t xml:space="preserve">, </w:t>
      </w:r>
      <w:r w:rsidR="00CF5CBE" w:rsidRPr="0089057E">
        <w:rPr>
          <w:rFonts w:eastAsia="Times New Roman" w:cstheme="minorHAnsi"/>
          <w:sz w:val="16"/>
          <w:szCs w:val="16"/>
        </w:rPr>
        <w:t xml:space="preserve">crackle powder, </w:t>
      </w:r>
      <w:r w:rsidR="00CC6CE2" w:rsidRPr="0089057E">
        <w:rPr>
          <w:rFonts w:eastAsia="Times New Roman" w:cstheme="minorHAnsi"/>
          <w:sz w:val="16"/>
          <w:szCs w:val="16"/>
        </w:rPr>
        <w:t>crystallized air</w:t>
      </w:r>
      <w:r w:rsidR="00CF5CBE" w:rsidRPr="0089057E">
        <w:rPr>
          <w:rFonts w:eastAsia="Times New Roman" w:cstheme="minorHAnsi"/>
          <w:sz w:val="16"/>
          <w:szCs w:val="16"/>
        </w:rPr>
        <w:t>, darkvision powder, and others</w:t>
      </w:r>
      <w:r w:rsidR="00CC6CE2" w:rsidRPr="0089057E">
        <w:rPr>
          <w:rFonts w:eastAsia="Times New Roman" w:cstheme="minorHAnsi"/>
          <w:sz w:val="16"/>
          <w:szCs w:val="16"/>
        </w:rPr>
        <w:t xml:space="preserve"> for additional adventuring tools for alchemist to provide their party</w:t>
      </w:r>
      <w:r w:rsidRPr="0089057E">
        <w:rPr>
          <w:rFonts w:eastAsia="Times New Roman" w:cstheme="minorHAnsi"/>
          <w:sz w:val="16"/>
          <w:szCs w:val="16"/>
        </w:rPr>
        <w:t>)</w:t>
      </w:r>
    </w:p>
    <w:p w14:paraId="6C6BB945" w14:textId="77777777" w:rsidR="00812E74" w:rsidRPr="0089057E" w:rsidRDefault="00812E74" w:rsidP="003C4628">
      <w:pPr>
        <w:pStyle w:val="ListParagraph"/>
        <w:numPr>
          <w:ilvl w:val="0"/>
          <w:numId w:val="72"/>
        </w:numPr>
        <w:rPr>
          <w:rFonts w:eastAsia="Times New Roman" w:cstheme="minorHAnsi"/>
          <w:sz w:val="16"/>
          <w:szCs w:val="16"/>
        </w:rPr>
      </w:pPr>
      <w:r>
        <w:rPr>
          <w:rFonts w:eastAsia="Times New Roman" w:cstheme="minorHAnsi"/>
          <w:sz w:val="16"/>
          <w:szCs w:val="16"/>
        </w:rPr>
        <w:t>Clarified several issues with engineering and improved scaling of firearms and explosives; tied base damage dice (before mods) with the item creation costs and complexity table.</w:t>
      </w:r>
    </w:p>
    <w:p w14:paraId="7BAF8466" w14:textId="77777777" w:rsidR="0089057E" w:rsidRDefault="00D63985" w:rsidP="00275144">
      <w:pPr>
        <w:rPr>
          <w:rFonts w:eastAsia="Times New Roman" w:cstheme="minorHAnsi"/>
          <w:sz w:val="16"/>
          <w:szCs w:val="16"/>
        </w:rPr>
      </w:pPr>
      <w:r>
        <w:rPr>
          <w:rFonts w:eastAsia="Times New Roman" w:cstheme="minorHAnsi"/>
          <w:sz w:val="16"/>
          <w:szCs w:val="16"/>
        </w:rPr>
        <w:t>C</w:t>
      </w:r>
      <w:r w:rsidRPr="00D63985">
        <w:rPr>
          <w:rFonts w:eastAsia="Times New Roman" w:cstheme="minorHAnsi"/>
          <w:sz w:val="16"/>
          <w:szCs w:val="16"/>
        </w:rPr>
        <w:t>hapter 6</w:t>
      </w:r>
      <w:r>
        <w:rPr>
          <w:rFonts w:eastAsia="Times New Roman" w:cstheme="minorHAnsi"/>
          <w:sz w:val="16"/>
          <w:szCs w:val="16"/>
        </w:rPr>
        <w:t>:</w:t>
      </w:r>
      <w:r w:rsidRPr="00D63985">
        <w:rPr>
          <w:rFonts w:eastAsia="Times New Roman" w:cstheme="minorHAnsi"/>
          <w:sz w:val="16"/>
          <w:szCs w:val="16"/>
        </w:rPr>
        <w:t xml:space="preserve"> added </w:t>
      </w:r>
      <w:r w:rsidR="0089057E">
        <w:rPr>
          <w:rFonts w:eastAsia="Times New Roman" w:cstheme="minorHAnsi"/>
          <w:sz w:val="16"/>
          <w:szCs w:val="16"/>
        </w:rPr>
        <w:t>feats</w:t>
      </w:r>
    </w:p>
    <w:p w14:paraId="17773278" w14:textId="77777777" w:rsidR="0089057E" w:rsidRDefault="00D63985"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attuned spell, can be changed according to regular downtime retraining (250 days and 250 gp, can be shortened in return for quest or event)</w:t>
      </w:r>
      <w:r w:rsidR="00CF1800" w:rsidRPr="0089057E">
        <w:rPr>
          <w:rFonts w:eastAsia="Times New Roman" w:cstheme="minorHAnsi"/>
          <w:sz w:val="16"/>
          <w:szCs w:val="16"/>
        </w:rPr>
        <w:t xml:space="preserve">, </w:t>
      </w:r>
    </w:p>
    <w:p w14:paraId="52D7F158" w14:textId="77777777" w:rsidR="0089057E" w:rsidRDefault="008F000E" w:rsidP="003C4628">
      <w:pPr>
        <w:pStyle w:val="ListParagraph"/>
        <w:numPr>
          <w:ilvl w:val="0"/>
          <w:numId w:val="72"/>
        </w:numPr>
        <w:rPr>
          <w:rFonts w:eastAsia="Times New Roman" w:cstheme="minorHAnsi"/>
          <w:sz w:val="16"/>
          <w:szCs w:val="16"/>
        </w:rPr>
      </w:pPr>
      <w:r>
        <w:rPr>
          <w:rFonts w:eastAsia="Times New Roman" w:cstheme="minorHAnsi"/>
          <w:sz w:val="16"/>
          <w:szCs w:val="16"/>
        </w:rPr>
        <w:t>Added r</w:t>
      </w:r>
      <w:r w:rsidR="0089057E">
        <w:rPr>
          <w:rFonts w:eastAsia="Times New Roman" w:cstheme="minorHAnsi"/>
          <w:sz w:val="16"/>
          <w:szCs w:val="16"/>
        </w:rPr>
        <w:t xml:space="preserve">acial feats: shroud of the ancients, </w:t>
      </w:r>
      <w:r w:rsidR="00CF1800" w:rsidRPr="0089057E">
        <w:rPr>
          <w:rFonts w:eastAsia="Times New Roman" w:cstheme="minorHAnsi"/>
          <w:sz w:val="16"/>
          <w:szCs w:val="16"/>
        </w:rPr>
        <w:t>titan</w:t>
      </w:r>
      <w:r w:rsidR="0089057E">
        <w:rPr>
          <w:rFonts w:eastAsia="Times New Roman" w:cstheme="minorHAnsi"/>
          <w:sz w:val="16"/>
          <w:szCs w:val="16"/>
        </w:rPr>
        <w:t>-</w:t>
      </w:r>
      <w:r w:rsidR="00CF1800" w:rsidRPr="0089057E">
        <w:rPr>
          <w:rFonts w:eastAsia="Times New Roman" w:cstheme="minorHAnsi"/>
          <w:sz w:val="16"/>
          <w:szCs w:val="16"/>
        </w:rPr>
        <w:t xml:space="preserve">born, </w:t>
      </w:r>
      <w:r w:rsidR="0089057E">
        <w:rPr>
          <w:rFonts w:eastAsia="Times New Roman" w:cstheme="minorHAnsi"/>
          <w:sz w:val="16"/>
          <w:szCs w:val="16"/>
        </w:rPr>
        <w:t xml:space="preserve">and </w:t>
      </w:r>
      <w:r w:rsidR="00CF1800" w:rsidRPr="0089057E">
        <w:rPr>
          <w:rFonts w:eastAsia="Times New Roman" w:cstheme="minorHAnsi"/>
          <w:sz w:val="16"/>
          <w:szCs w:val="16"/>
        </w:rPr>
        <w:t>wolf</w:t>
      </w:r>
      <w:r w:rsidR="0089057E">
        <w:rPr>
          <w:rFonts w:eastAsia="Times New Roman" w:cstheme="minorHAnsi"/>
          <w:sz w:val="16"/>
          <w:szCs w:val="16"/>
        </w:rPr>
        <w:t>-</w:t>
      </w:r>
      <w:r w:rsidR="00CF1800" w:rsidRPr="0089057E">
        <w:rPr>
          <w:rFonts w:eastAsia="Times New Roman" w:cstheme="minorHAnsi"/>
          <w:sz w:val="16"/>
          <w:szCs w:val="16"/>
        </w:rPr>
        <w:t>born</w:t>
      </w:r>
      <w:r>
        <w:rPr>
          <w:rFonts w:eastAsia="Times New Roman" w:cstheme="minorHAnsi"/>
          <w:sz w:val="16"/>
          <w:szCs w:val="16"/>
        </w:rPr>
        <w:t>, and fel suffusion and fiendish fury feats</w:t>
      </w:r>
    </w:p>
    <w:p w14:paraId="4152AF4F" w14:textId="77777777" w:rsidR="0089057E" w:rsidRDefault="0089057E" w:rsidP="003C4628">
      <w:pPr>
        <w:pStyle w:val="ListParagraph"/>
        <w:numPr>
          <w:ilvl w:val="0"/>
          <w:numId w:val="72"/>
        </w:numPr>
        <w:rPr>
          <w:rFonts w:eastAsia="Times New Roman" w:cstheme="minorHAnsi"/>
          <w:sz w:val="16"/>
          <w:szCs w:val="16"/>
        </w:rPr>
      </w:pPr>
      <w:r>
        <w:rPr>
          <w:rFonts w:eastAsia="Times New Roman" w:cstheme="minorHAnsi"/>
          <w:sz w:val="16"/>
          <w:szCs w:val="16"/>
        </w:rPr>
        <w:t>A</w:t>
      </w:r>
      <w:r w:rsidR="00CF1800" w:rsidRPr="0089057E">
        <w:rPr>
          <w:rFonts w:eastAsia="Times New Roman" w:cstheme="minorHAnsi"/>
          <w:sz w:val="16"/>
          <w:szCs w:val="16"/>
        </w:rPr>
        <w:t>ltered spell stance</w:t>
      </w:r>
    </w:p>
    <w:p w14:paraId="1C1C4A96" w14:textId="77777777" w:rsidR="00D63985" w:rsidRDefault="0089057E" w:rsidP="003C4628">
      <w:pPr>
        <w:pStyle w:val="ListParagraph"/>
        <w:numPr>
          <w:ilvl w:val="0"/>
          <w:numId w:val="72"/>
        </w:numPr>
        <w:rPr>
          <w:rFonts w:eastAsia="Times New Roman" w:cstheme="minorHAnsi"/>
          <w:sz w:val="16"/>
          <w:szCs w:val="16"/>
        </w:rPr>
      </w:pPr>
      <w:r>
        <w:rPr>
          <w:rFonts w:eastAsia="Times New Roman" w:cstheme="minorHAnsi"/>
          <w:sz w:val="16"/>
          <w:szCs w:val="16"/>
        </w:rPr>
        <w:t>A</w:t>
      </w:r>
      <w:r w:rsidR="0021291A" w:rsidRPr="0089057E">
        <w:rPr>
          <w:rFonts w:eastAsia="Times New Roman" w:cstheme="minorHAnsi"/>
          <w:sz w:val="16"/>
          <w:szCs w:val="16"/>
        </w:rPr>
        <w:t xml:space="preserve">llowed Mystic Blast to scale better in terms of range (range 20 + 10 ft. per spell level). </w:t>
      </w:r>
    </w:p>
    <w:p w14:paraId="04660AA7" w14:textId="77777777" w:rsidR="0089057E" w:rsidRPr="0089057E" w:rsidRDefault="0089057E" w:rsidP="003C4628">
      <w:pPr>
        <w:pStyle w:val="ListParagraph"/>
        <w:numPr>
          <w:ilvl w:val="0"/>
          <w:numId w:val="72"/>
        </w:numPr>
        <w:rPr>
          <w:rFonts w:eastAsia="Times New Roman" w:cstheme="minorHAnsi"/>
          <w:sz w:val="16"/>
          <w:szCs w:val="16"/>
        </w:rPr>
      </w:pPr>
      <w:r>
        <w:rPr>
          <w:rFonts w:eastAsia="Times New Roman" w:cstheme="minorHAnsi"/>
          <w:sz w:val="16"/>
          <w:szCs w:val="16"/>
        </w:rPr>
        <w:t>Spell strike interaction with critical hits clarified</w:t>
      </w:r>
    </w:p>
    <w:p w14:paraId="59B357F2" w14:textId="77777777" w:rsidR="0089057E" w:rsidRDefault="00D63985" w:rsidP="0089057E">
      <w:pPr>
        <w:rPr>
          <w:rFonts w:eastAsia="Times New Roman" w:cstheme="minorHAnsi"/>
          <w:sz w:val="16"/>
          <w:szCs w:val="16"/>
        </w:rPr>
      </w:pPr>
      <w:r>
        <w:rPr>
          <w:rFonts w:eastAsia="Times New Roman" w:cstheme="minorHAnsi"/>
          <w:sz w:val="16"/>
          <w:szCs w:val="16"/>
        </w:rPr>
        <w:t>C</w:t>
      </w:r>
      <w:r w:rsidRPr="00D63985">
        <w:rPr>
          <w:rFonts w:eastAsia="Times New Roman" w:cstheme="minorHAnsi"/>
          <w:sz w:val="16"/>
          <w:szCs w:val="16"/>
        </w:rPr>
        <w:t>hapter 7</w:t>
      </w:r>
      <w:r>
        <w:rPr>
          <w:rFonts w:eastAsia="Times New Roman" w:cstheme="minorHAnsi"/>
          <w:sz w:val="16"/>
          <w:szCs w:val="16"/>
        </w:rPr>
        <w:t>:</w:t>
      </w:r>
      <w:r w:rsidRPr="00D63985">
        <w:rPr>
          <w:rFonts w:eastAsia="Times New Roman" w:cstheme="minorHAnsi"/>
          <w:sz w:val="16"/>
          <w:szCs w:val="16"/>
        </w:rPr>
        <w:t xml:space="preserve"> </w:t>
      </w:r>
    </w:p>
    <w:p w14:paraId="5041D05B" w14:textId="77777777" w:rsidR="0089057E" w:rsidRDefault="00D63985"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 xml:space="preserve">more on finding names for formula discovery (renamed to discovery instead) </w:t>
      </w:r>
    </w:p>
    <w:p w14:paraId="07E30D0D" w14:textId="77777777" w:rsidR="00BC7BE0" w:rsidRDefault="00BC7BE0" w:rsidP="003C4628">
      <w:pPr>
        <w:pStyle w:val="ListParagraph"/>
        <w:numPr>
          <w:ilvl w:val="0"/>
          <w:numId w:val="72"/>
        </w:numPr>
        <w:rPr>
          <w:rFonts w:eastAsia="Times New Roman" w:cstheme="minorHAnsi"/>
          <w:sz w:val="16"/>
          <w:szCs w:val="16"/>
        </w:rPr>
      </w:pPr>
      <w:r>
        <w:rPr>
          <w:rFonts w:eastAsia="Times New Roman" w:cstheme="minorHAnsi"/>
          <w:sz w:val="16"/>
          <w:szCs w:val="16"/>
        </w:rPr>
        <w:t>added rules for true names (as the book of fel names discovered by Medivh)</w:t>
      </w:r>
    </w:p>
    <w:p w14:paraId="2C7864F8" w14:textId="77777777" w:rsidR="0089057E" w:rsidRDefault="00D63985"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added modified ammunition in preparation for special modifications</w:t>
      </w:r>
      <w:r w:rsidR="00703D4E" w:rsidRPr="0089057E">
        <w:rPr>
          <w:rFonts w:eastAsia="Times New Roman" w:cstheme="minorHAnsi"/>
          <w:sz w:val="16"/>
          <w:szCs w:val="16"/>
        </w:rPr>
        <w:t xml:space="preserve">. </w:t>
      </w:r>
    </w:p>
    <w:p w14:paraId="21C64F3E" w14:textId="77777777" w:rsidR="0089057E" w:rsidRDefault="00703D4E"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Covered details on firearm and explosive proficiency (1 week of training turns firearms and explosives to martial weapon, proficiency in engineer’s tools confers proficiency automatically in both</w:t>
      </w:r>
      <w:r w:rsidR="00275144" w:rsidRPr="0089057E">
        <w:rPr>
          <w:rFonts w:eastAsia="Times New Roman" w:cstheme="minorHAnsi"/>
          <w:sz w:val="16"/>
          <w:szCs w:val="16"/>
        </w:rPr>
        <w:t xml:space="preserve">. </w:t>
      </w:r>
    </w:p>
    <w:p w14:paraId="4FDACC7F" w14:textId="77777777" w:rsidR="00812E74" w:rsidRDefault="0089057E" w:rsidP="003C4628">
      <w:pPr>
        <w:pStyle w:val="ListParagraph"/>
        <w:numPr>
          <w:ilvl w:val="0"/>
          <w:numId w:val="72"/>
        </w:numPr>
        <w:rPr>
          <w:rFonts w:eastAsia="Times New Roman" w:cstheme="minorHAnsi"/>
          <w:sz w:val="16"/>
          <w:szCs w:val="16"/>
        </w:rPr>
      </w:pPr>
      <w:r>
        <w:rPr>
          <w:rFonts w:eastAsia="Times New Roman" w:cstheme="minorHAnsi"/>
          <w:sz w:val="16"/>
          <w:szCs w:val="16"/>
        </w:rPr>
        <w:t>Added new &amp; r</w:t>
      </w:r>
      <w:r w:rsidR="00275144" w:rsidRPr="0089057E">
        <w:rPr>
          <w:rFonts w:eastAsia="Times New Roman" w:cstheme="minorHAnsi"/>
          <w:sz w:val="16"/>
          <w:szCs w:val="16"/>
        </w:rPr>
        <w:t xml:space="preserve">evised </w:t>
      </w:r>
      <w:r>
        <w:rPr>
          <w:rFonts w:eastAsia="Times New Roman" w:cstheme="minorHAnsi"/>
          <w:sz w:val="16"/>
          <w:szCs w:val="16"/>
        </w:rPr>
        <w:t xml:space="preserve">alchemy </w:t>
      </w:r>
      <w:r w:rsidR="00275144" w:rsidRPr="0089057E">
        <w:rPr>
          <w:rFonts w:eastAsia="Times New Roman" w:cstheme="minorHAnsi"/>
          <w:sz w:val="16"/>
          <w:szCs w:val="16"/>
        </w:rPr>
        <w:t>miscibility table</w:t>
      </w:r>
    </w:p>
    <w:p w14:paraId="17E40F36" w14:textId="77777777" w:rsidR="0089057E" w:rsidRDefault="00812E74" w:rsidP="003C4628">
      <w:pPr>
        <w:pStyle w:val="ListParagraph"/>
        <w:numPr>
          <w:ilvl w:val="0"/>
          <w:numId w:val="72"/>
        </w:numPr>
        <w:rPr>
          <w:rFonts w:eastAsia="Times New Roman" w:cstheme="minorHAnsi"/>
          <w:sz w:val="16"/>
          <w:szCs w:val="16"/>
        </w:rPr>
      </w:pPr>
      <w:r>
        <w:rPr>
          <w:rFonts w:eastAsia="Times New Roman" w:cstheme="minorHAnsi"/>
          <w:sz w:val="16"/>
          <w:szCs w:val="16"/>
        </w:rPr>
        <w:t>Fixed references to engineering stuff (all families save constructs, which are reflected in the monster guide)</w:t>
      </w:r>
      <w:r w:rsidR="00275144" w:rsidRPr="0089057E">
        <w:rPr>
          <w:rFonts w:eastAsia="Times New Roman" w:cstheme="minorHAnsi"/>
          <w:sz w:val="16"/>
          <w:szCs w:val="16"/>
        </w:rPr>
        <w:t xml:space="preserve"> </w:t>
      </w:r>
    </w:p>
    <w:p w14:paraId="232853C0" w14:textId="77777777" w:rsidR="00FA1F98" w:rsidRPr="0089057E" w:rsidRDefault="00FA1F98" w:rsidP="003C4628">
      <w:pPr>
        <w:pStyle w:val="ListParagraph"/>
        <w:numPr>
          <w:ilvl w:val="0"/>
          <w:numId w:val="72"/>
        </w:numPr>
        <w:rPr>
          <w:rFonts w:eastAsia="Times New Roman" w:cstheme="minorHAnsi"/>
          <w:sz w:val="16"/>
          <w:szCs w:val="16"/>
        </w:rPr>
      </w:pPr>
      <w:r w:rsidRPr="0089057E">
        <w:rPr>
          <w:rFonts w:eastAsia="Times New Roman" w:cstheme="minorHAnsi"/>
          <w:sz w:val="16"/>
          <w:szCs w:val="16"/>
        </w:rPr>
        <w:t xml:space="preserve">Added first iteration of custom infused items </w:t>
      </w:r>
    </w:p>
    <w:p w14:paraId="5D21AB04" w14:textId="77777777" w:rsidR="00D63985" w:rsidRPr="00D63985" w:rsidRDefault="00D63985" w:rsidP="00D63985">
      <w:pPr>
        <w:rPr>
          <w:rFonts w:eastAsia="Times New Roman" w:cstheme="minorHAnsi"/>
          <w:sz w:val="16"/>
          <w:szCs w:val="16"/>
        </w:rPr>
      </w:pPr>
      <w:r>
        <w:rPr>
          <w:rFonts w:eastAsia="Times New Roman" w:cstheme="minorHAnsi"/>
          <w:sz w:val="16"/>
          <w:szCs w:val="16"/>
        </w:rPr>
        <w:t>C</w:t>
      </w:r>
      <w:r w:rsidRPr="00D63985">
        <w:rPr>
          <w:rFonts w:eastAsia="Times New Roman" w:cstheme="minorHAnsi"/>
          <w:sz w:val="16"/>
          <w:szCs w:val="16"/>
        </w:rPr>
        <w:t>hapter 10</w:t>
      </w:r>
      <w:r>
        <w:rPr>
          <w:rFonts w:eastAsia="Times New Roman" w:cstheme="minorHAnsi"/>
          <w:sz w:val="16"/>
          <w:szCs w:val="16"/>
        </w:rPr>
        <w:t>:</w:t>
      </w:r>
      <w:r w:rsidRPr="00D63985">
        <w:rPr>
          <w:rFonts w:eastAsia="Times New Roman" w:cstheme="minorHAnsi"/>
          <w:sz w:val="16"/>
          <w:szCs w:val="16"/>
        </w:rPr>
        <w:t xml:space="preserve"> more details on tut</w:t>
      </w:r>
      <w:r>
        <w:rPr>
          <w:rFonts w:eastAsia="Times New Roman" w:cstheme="minorHAnsi"/>
          <w:sz w:val="16"/>
          <w:szCs w:val="16"/>
        </w:rPr>
        <w:t>e</w:t>
      </w:r>
      <w:r w:rsidRPr="00D63985">
        <w:rPr>
          <w:rFonts w:eastAsia="Times New Roman" w:cstheme="minorHAnsi"/>
          <w:sz w:val="16"/>
          <w:szCs w:val="16"/>
        </w:rPr>
        <w:t>lage and creature names for conjuring</w:t>
      </w:r>
    </w:p>
    <w:p w14:paraId="6FAA901E" w14:textId="77777777" w:rsidR="0089057E" w:rsidRDefault="00D63985" w:rsidP="00CF6A0A">
      <w:pPr>
        <w:rPr>
          <w:rFonts w:eastAsia="Times New Roman" w:cstheme="minorHAnsi"/>
          <w:sz w:val="16"/>
          <w:szCs w:val="16"/>
        </w:rPr>
      </w:pPr>
      <w:r w:rsidRPr="00D63985">
        <w:rPr>
          <w:rFonts w:eastAsia="Times New Roman" w:cstheme="minorHAnsi"/>
          <w:sz w:val="16"/>
          <w:szCs w:val="16"/>
        </w:rPr>
        <w:t>Chapter 11</w:t>
      </w:r>
      <w:r>
        <w:rPr>
          <w:rFonts w:eastAsia="Times New Roman" w:cstheme="minorHAnsi"/>
          <w:sz w:val="16"/>
          <w:szCs w:val="16"/>
        </w:rPr>
        <w:t>:</w:t>
      </w:r>
      <w:r w:rsidRPr="00D63985">
        <w:rPr>
          <w:rFonts w:eastAsia="Times New Roman" w:cstheme="minorHAnsi"/>
          <w:sz w:val="16"/>
          <w:szCs w:val="16"/>
        </w:rPr>
        <w:t xml:space="preserve"> </w:t>
      </w:r>
    </w:p>
    <w:p w14:paraId="7D67BCAA" w14:textId="77777777" w:rsidR="00CF6A0A" w:rsidRDefault="0089057E"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Spell lists: </w:t>
      </w:r>
      <w:r w:rsidR="00CF6A0A" w:rsidRPr="0089057E">
        <w:rPr>
          <w:rFonts w:eastAsia="Times New Roman" w:cstheme="minorHAnsi"/>
          <w:sz w:val="16"/>
          <w:szCs w:val="16"/>
        </w:rPr>
        <w:t xml:space="preserve">Death pact removed from alchemist. </w:t>
      </w:r>
    </w:p>
    <w:p w14:paraId="0FBDCA02" w14:textId="77777777" w:rsidR="00092045" w:rsidRPr="0089057E" w:rsidRDefault="00092045" w:rsidP="003C4628">
      <w:pPr>
        <w:pStyle w:val="ListParagraph"/>
        <w:numPr>
          <w:ilvl w:val="0"/>
          <w:numId w:val="64"/>
        </w:numPr>
        <w:rPr>
          <w:rFonts w:eastAsia="Times New Roman" w:cstheme="minorHAnsi"/>
          <w:sz w:val="16"/>
          <w:szCs w:val="16"/>
        </w:rPr>
      </w:pPr>
      <w:r>
        <w:rPr>
          <w:rFonts w:eastAsia="Times New Roman" w:cstheme="minorHAnsi"/>
          <w:sz w:val="16"/>
          <w:szCs w:val="16"/>
        </w:rPr>
        <w:t>Added: transmute material for mages and alchemists</w:t>
      </w:r>
    </w:p>
    <w:p w14:paraId="7EFB7920" w14:textId="77777777" w:rsidR="00D63985" w:rsidRDefault="00CF6A0A" w:rsidP="003C4628">
      <w:pPr>
        <w:pStyle w:val="ListParagraph"/>
        <w:numPr>
          <w:ilvl w:val="0"/>
          <w:numId w:val="64"/>
        </w:numPr>
        <w:rPr>
          <w:rFonts w:eastAsia="Times New Roman" w:cstheme="minorHAnsi"/>
          <w:sz w:val="16"/>
          <w:szCs w:val="16"/>
        </w:rPr>
      </w:pPr>
      <w:r>
        <w:rPr>
          <w:rFonts w:eastAsia="Times New Roman" w:cstheme="minorHAnsi"/>
          <w:sz w:val="16"/>
          <w:szCs w:val="16"/>
        </w:rPr>
        <w:t xml:space="preserve">Changed: </w:t>
      </w:r>
      <w:r w:rsidR="00D63985" w:rsidRPr="00CF6A0A">
        <w:rPr>
          <w:rFonts w:eastAsia="Times New Roman" w:cstheme="minorHAnsi"/>
          <w:sz w:val="16"/>
          <w:szCs w:val="16"/>
        </w:rPr>
        <w:t>ice block channel added and heighten effect added, and made it also castable as an action for pre-emptive defense, earthquake has special effects for volcanic, geyser-active, and underground water regions (replicating the firelord hero unit)</w:t>
      </w:r>
      <w:r w:rsidR="00564630">
        <w:rPr>
          <w:rFonts w:eastAsia="Times New Roman" w:cstheme="minorHAnsi"/>
          <w:sz w:val="16"/>
          <w:szCs w:val="16"/>
        </w:rPr>
        <w:t xml:space="preserve">. Bind spell duration changed to 20 minutes to account for minimum alchemical creature duration. </w:t>
      </w:r>
      <w:r w:rsidR="00D52DB5">
        <w:rPr>
          <w:rFonts w:eastAsia="Times New Roman" w:cstheme="minorHAnsi"/>
          <w:sz w:val="16"/>
          <w:szCs w:val="16"/>
        </w:rPr>
        <w:t xml:space="preserve">Tranquility clarified on concentration. </w:t>
      </w:r>
      <w:r w:rsidR="004519ED">
        <w:rPr>
          <w:rFonts w:eastAsia="Times New Roman" w:cstheme="minorHAnsi"/>
          <w:sz w:val="16"/>
          <w:szCs w:val="16"/>
        </w:rPr>
        <w:t xml:space="preserve">Hide changed to cover more camouflage than quasi-invisibility. </w:t>
      </w:r>
    </w:p>
    <w:p w14:paraId="1062CEFE" w14:textId="77777777" w:rsidR="00BC65E3" w:rsidRPr="00BC65E3" w:rsidRDefault="00BC65E3" w:rsidP="003C4628">
      <w:pPr>
        <w:pStyle w:val="ListParagraph"/>
        <w:numPr>
          <w:ilvl w:val="0"/>
          <w:numId w:val="64"/>
        </w:numPr>
        <w:rPr>
          <w:rFonts w:eastAsia="Times New Roman" w:cstheme="minorHAnsi"/>
          <w:sz w:val="16"/>
          <w:szCs w:val="16"/>
        </w:rPr>
      </w:pPr>
      <w:r w:rsidRPr="00BC65E3">
        <w:rPr>
          <w:rFonts w:eastAsia="Times New Roman" w:cstheme="minorHAnsi"/>
          <w:sz w:val="16"/>
          <w:szCs w:val="16"/>
        </w:rPr>
        <w:t>nerfed scaling of inner fire</w:t>
      </w:r>
      <w:r>
        <w:rPr>
          <w:rFonts w:eastAsia="Times New Roman" w:cstheme="minorHAnsi"/>
          <w:sz w:val="16"/>
          <w:szCs w:val="16"/>
        </w:rPr>
        <w:t xml:space="preserve"> (1 + ¼ spell level for +3 at spell level 9)</w:t>
      </w:r>
    </w:p>
    <w:p w14:paraId="39AB9E3F" w14:textId="77777777" w:rsidR="00D63985" w:rsidRDefault="00D63985" w:rsidP="00390FB8">
      <w:pPr>
        <w:rPr>
          <w:rFonts w:eastAsia="Times New Roman" w:cstheme="minorHAnsi"/>
          <w:sz w:val="16"/>
          <w:szCs w:val="16"/>
        </w:rPr>
      </w:pPr>
    </w:p>
    <w:p w14:paraId="07E2A4AB" w14:textId="77777777" w:rsidR="00AD5894" w:rsidRPr="00DE6A10" w:rsidRDefault="00864C72" w:rsidP="00864C72">
      <w:pPr>
        <w:rPr>
          <w:rFonts w:eastAsia="Times New Roman" w:cstheme="minorHAnsi"/>
          <w:b/>
          <w:bCs/>
          <w:sz w:val="16"/>
          <w:szCs w:val="16"/>
        </w:rPr>
      </w:pPr>
      <w:r>
        <w:rPr>
          <w:rFonts w:eastAsia="Times New Roman" w:cstheme="minorHAnsi"/>
          <w:b/>
          <w:bCs/>
          <w:sz w:val="16"/>
          <w:szCs w:val="16"/>
        </w:rPr>
        <w:t>August</w:t>
      </w:r>
      <w:r w:rsidR="00AD5894" w:rsidRPr="00DE6A10">
        <w:rPr>
          <w:rFonts w:eastAsia="Times New Roman" w:cstheme="minorHAnsi"/>
          <w:b/>
          <w:bCs/>
          <w:sz w:val="16"/>
          <w:szCs w:val="16"/>
        </w:rPr>
        <w:t xml:space="preserve"> </w:t>
      </w:r>
      <w:r>
        <w:rPr>
          <w:rFonts w:eastAsia="Times New Roman" w:cstheme="minorHAnsi"/>
          <w:b/>
          <w:bCs/>
          <w:sz w:val="16"/>
          <w:szCs w:val="16"/>
        </w:rPr>
        <w:t>8, 2020</w:t>
      </w:r>
      <w:r w:rsidR="00AD5894" w:rsidRPr="00DE6A10">
        <w:rPr>
          <w:rFonts w:eastAsia="Times New Roman" w:cstheme="minorHAnsi"/>
          <w:b/>
          <w:bCs/>
          <w:sz w:val="16"/>
          <w:szCs w:val="16"/>
        </w:rPr>
        <w:t xml:space="preserve"> (3.</w:t>
      </w:r>
      <w:r w:rsidR="00A74502" w:rsidRPr="00DE6A10">
        <w:rPr>
          <w:rFonts w:eastAsia="Times New Roman" w:cstheme="minorHAnsi"/>
          <w:b/>
          <w:bCs/>
          <w:sz w:val="16"/>
          <w:szCs w:val="16"/>
        </w:rPr>
        <w:t>4</w:t>
      </w:r>
      <w:r w:rsidR="00BA08DF">
        <w:rPr>
          <w:rFonts w:eastAsia="Times New Roman" w:cstheme="minorHAnsi"/>
          <w:b/>
          <w:bCs/>
          <w:sz w:val="16"/>
          <w:szCs w:val="16"/>
        </w:rPr>
        <w:t>: Assemblers Assemble</w:t>
      </w:r>
      <w:r w:rsidR="00AD5894" w:rsidRPr="00DE6A10">
        <w:rPr>
          <w:rFonts w:eastAsia="Times New Roman" w:cstheme="minorHAnsi"/>
          <w:b/>
          <w:bCs/>
          <w:sz w:val="16"/>
          <w:szCs w:val="16"/>
        </w:rPr>
        <w:t>)</w:t>
      </w:r>
    </w:p>
    <w:p w14:paraId="1CD3D611" w14:textId="77777777" w:rsidR="00600EFE" w:rsidRPr="00DE6A10" w:rsidRDefault="006C20B8" w:rsidP="00600EFE">
      <w:pPr>
        <w:rPr>
          <w:rFonts w:eastAsia="Times New Roman" w:cstheme="minorHAnsi"/>
          <w:sz w:val="16"/>
          <w:szCs w:val="16"/>
        </w:rPr>
      </w:pPr>
      <w:r w:rsidRPr="00DE6A10">
        <w:rPr>
          <w:rFonts w:eastAsia="Times New Roman" w:cstheme="minorHAnsi"/>
          <w:sz w:val="16"/>
          <w:szCs w:val="16"/>
        </w:rPr>
        <w:t xml:space="preserve">Crafting system overhauled for more clarity (differences between Charges and Uses on devices). </w:t>
      </w:r>
      <w:r w:rsidR="00600EFE" w:rsidRPr="00DE6A10">
        <w:rPr>
          <w:rFonts w:eastAsia="Times New Roman" w:cstheme="minorHAnsi"/>
          <w:sz w:val="16"/>
          <w:szCs w:val="16"/>
        </w:rPr>
        <w:t xml:space="preserve">Added mineral properties for materials (mithril swords and adamantine axes), which increase base rarity before factoring in bonuses or infusions. Also added alchemist’s stone and the </w:t>
      </w:r>
      <w:r w:rsidR="00600EFE" w:rsidRPr="00DE6A10">
        <w:rPr>
          <w:rFonts w:eastAsia="Times New Roman" w:cstheme="minorHAnsi"/>
          <w:i/>
          <w:iCs/>
          <w:sz w:val="16"/>
          <w:szCs w:val="16"/>
        </w:rPr>
        <w:t xml:space="preserve">transmute material </w:t>
      </w:r>
      <w:r w:rsidR="00600EFE" w:rsidRPr="00DE6A10">
        <w:rPr>
          <w:rFonts w:eastAsia="Times New Roman" w:cstheme="minorHAnsi"/>
          <w:sz w:val="16"/>
          <w:szCs w:val="16"/>
        </w:rPr>
        <w:t xml:space="preserve">spell to access materials and turn lead (or iron) into gold. </w:t>
      </w:r>
    </w:p>
    <w:p w14:paraId="05C80885" w14:textId="77777777" w:rsidR="00864C72" w:rsidRDefault="00864C72" w:rsidP="00864C72">
      <w:pPr>
        <w:rPr>
          <w:rFonts w:eastAsia="Times New Roman" w:cstheme="minorHAnsi"/>
          <w:sz w:val="16"/>
          <w:szCs w:val="16"/>
        </w:rPr>
      </w:pPr>
      <w:r>
        <w:rPr>
          <w:rFonts w:eastAsia="Times New Roman" w:cstheme="minorHAnsi"/>
          <w:sz w:val="16"/>
          <w:szCs w:val="16"/>
        </w:rPr>
        <w:t>Renamed Very Rare rarity to Epic in keeping with WoW naming conventions</w:t>
      </w:r>
    </w:p>
    <w:p w14:paraId="65FB8E96" w14:textId="77777777" w:rsidR="00637612" w:rsidRPr="00DE6A10" w:rsidRDefault="00877DF3" w:rsidP="00637612">
      <w:pPr>
        <w:rPr>
          <w:rFonts w:eastAsia="Times New Roman" w:cstheme="minorHAnsi"/>
          <w:sz w:val="16"/>
          <w:szCs w:val="16"/>
        </w:rPr>
      </w:pPr>
      <w:r w:rsidRPr="00DE6A10">
        <w:rPr>
          <w:rFonts w:eastAsia="Times New Roman" w:cstheme="minorHAnsi"/>
          <w:sz w:val="16"/>
          <w:szCs w:val="16"/>
        </w:rPr>
        <w:t>Minor spelling corrections</w:t>
      </w:r>
      <w:r w:rsidR="002E3B9E" w:rsidRPr="00DE6A10">
        <w:rPr>
          <w:rFonts w:eastAsia="Times New Roman" w:cstheme="minorHAnsi"/>
          <w:sz w:val="16"/>
          <w:szCs w:val="16"/>
        </w:rPr>
        <w:t>, changed the ‘opposed check’ term to ‘contested check’ in line with 5e terminology</w:t>
      </w:r>
      <w:r w:rsidR="00637612" w:rsidRPr="00DE6A10">
        <w:rPr>
          <w:rFonts w:eastAsia="Times New Roman" w:cstheme="minorHAnsi"/>
          <w:sz w:val="16"/>
          <w:szCs w:val="16"/>
        </w:rPr>
        <w:t>, minor capitalization fixes</w:t>
      </w:r>
    </w:p>
    <w:p w14:paraId="7E99FA23" w14:textId="77777777" w:rsidR="008D19CD" w:rsidRPr="00DE6A10" w:rsidRDefault="008D19CD" w:rsidP="00AA7F1D">
      <w:pPr>
        <w:rPr>
          <w:rFonts w:eastAsia="Times New Roman" w:cstheme="minorHAnsi"/>
          <w:sz w:val="16"/>
          <w:szCs w:val="16"/>
        </w:rPr>
      </w:pPr>
      <w:r w:rsidRPr="00DE6A10">
        <w:rPr>
          <w:rFonts w:eastAsia="Times New Roman" w:cstheme="minorHAnsi"/>
          <w:sz w:val="16"/>
          <w:szCs w:val="16"/>
        </w:rPr>
        <w:t xml:space="preserve">Chapter 2: Worgen modified to be more adaptable (with Reject and Embrace the beast options). </w:t>
      </w:r>
    </w:p>
    <w:p w14:paraId="741E1543" w14:textId="77777777" w:rsidR="002D2366" w:rsidRPr="00DE6A10" w:rsidRDefault="002D2366" w:rsidP="002D2366">
      <w:pPr>
        <w:rPr>
          <w:rFonts w:eastAsia="Times New Roman" w:cstheme="minorHAnsi"/>
          <w:sz w:val="16"/>
          <w:szCs w:val="16"/>
        </w:rPr>
      </w:pPr>
      <w:r w:rsidRPr="00DE6A10">
        <w:rPr>
          <w:rFonts w:eastAsia="Times New Roman" w:cstheme="minorHAnsi"/>
          <w:sz w:val="16"/>
          <w:szCs w:val="16"/>
        </w:rPr>
        <w:t>Humans can now choose alchemist's supplies as proficiency (powers tied to alchemist ability, unlike engineering which are tied with tools)</w:t>
      </w:r>
    </w:p>
    <w:p w14:paraId="4122919E" w14:textId="77777777" w:rsidR="00BF378D" w:rsidRPr="00DE6A10" w:rsidRDefault="00BF378D" w:rsidP="00AA7F1D">
      <w:pPr>
        <w:rPr>
          <w:rFonts w:eastAsia="Times New Roman" w:cstheme="minorHAnsi"/>
          <w:sz w:val="16"/>
          <w:szCs w:val="16"/>
        </w:rPr>
      </w:pPr>
      <w:r w:rsidRPr="00DE6A10">
        <w:rPr>
          <w:rFonts w:eastAsia="Times New Roman" w:cstheme="minorHAnsi"/>
          <w:sz w:val="16"/>
          <w:szCs w:val="16"/>
        </w:rPr>
        <w:t xml:space="preserve">Chapter 3: </w:t>
      </w:r>
      <w:r w:rsidR="006821DF" w:rsidRPr="00DE6A10">
        <w:rPr>
          <w:rFonts w:eastAsia="Times New Roman" w:cstheme="minorHAnsi"/>
          <w:sz w:val="16"/>
          <w:szCs w:val="16"/>
        </w:rPr>
        <w:t>Talents moved to their own segment (rather large one) and clarified requirements)</w:t>
      </w:r>
    </w:p>
    <w:p w14:paraId="663931FD" w14:textId="77777777" w:rsidR="00AF585A" w:rsidRPr="00DE6A10" w:rsidRDefault="00C01723" w:rsidP="006C20B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Alchemist; </w:t>
      </w:r>
      <w:r w:rsidR="006C20B8" w:rsidRPr="00DE6A10">
        <w:rPr>
          <w:rFonts w:eastAsia="Times New Roman" w:cstheme="minorHAnsi"/>
          <w:sz w:val="16"/>
          <w:szCs w:val="16"/>
        </w:rPr>
        <w:t>Overhauled</w:t>
      </w:r>
      <w:r w:rsidR="003B5332" w:rsidRPr="00DE6A10">
        <w:rPr>
          <w:rFonts w:eastAsia="Times New Roman" w:cstheme="minorHAnsi"/>
          <w:sz w:val="16"/>
          <w:szCs w:val="16"/>
        </w:rPr>
        <w:t xml:space="preserve"> spontaneous potions</w:t>
      </w:r>
      <w:r w:rsidR="006C20B8" w:rsidRPr="00DE6A10">
        <w:rPr>
          <w:rFonts w:eastAsia="Times New Roman" w:cstheme="minorHAnsi"/>
          <w:sz w:val="16"/>
          <w:szCs w:val="16"/>
        </w:rPr>
        <w:t xml:space="preserve">, </w:t>
      </w:r>
      <w:r w:rsidRPr="00DE6A10">
        <w:rPr>
          <w:rFonts w:eastAsia="Times New Roman" w:cstheme="minorHAnsi"/>
          <w:sz w:val="16"/>
          <w:szCs w:val="16"/>
        </w:rPr>
        <w:t>clarified philosopher’s stones</w:t>
      </w:r>
      <w:r w:rsidR="00081DFD" w:rsidRPr="00DE6A10">
        <w:rPr>
          <w:rFonts w:eastAsia="Times New Roman" w:cstheme="minorHAnsi"/>
          <w:sz w:val="16"/>
          <w:szCs w:val="16"/>
        </w:rPr>
        <w:t>, alchemist internal clock moved to 15</w:t>
      </w:r>
    </w:p>
    <w:p w14:paraId="3B3F9DB6" w14:textId="77777777" w:rsidR="002C3C74" w:rsidRPr="00DE6A10" w:rsidRDefault="002C3C74" w:rsidP="002C3C74">
      <w:pPr>
        <w:pStyle w:val="ListParagraph"/>
        <w:numPr>
          <w:ilvl w:val="1"/>
          <w:numId w:val="64"/>
        </w:numPr>
        <w:rPr>
          <w:rFonts w:eastAsia="Times New Roman" w:cstheme="minorHAnsi"/>
          <w:sz w:val="16"/>
          <w:szCs w:val="16"/>
        </w:rPr>
      </w:pPr>
      <w:r w:rsidRPr="00DE6A10">
        <w:rPr>
          <w:rFonts w:eastAsia="Times New Roman" w:cstheme="minorHAnsi"/>
          <w:sz w:val="16"/>
          <w:szCs w:val="16"/>
        </w:rPr>
        <w:t>consolidated material costs into a chart</w:t>
      </w:r>
    </w:p>
    <w:p w14:paraId="1292310D" w14:textId="77777777" w:rsidR="002C3C74" w:rsidRPr="00DE6A10" w:rsidRDefault="002C3C74" w:rsidP="002C3C74">
      <w:pPr>
        <w:pStyle w:val="ListParagraph"/>
        <w:numPr>
          <w:ilvl w:val="1"/>
          <w:numId w:val="64"/>
        </w:numPr>
        <w:rPr>
          <w:rFonts w:eastAsia="Times New Roman" w:cstheme="minorHAnsi"/>
          <w:sz w:val="16"/>
          <w:szCs w:val="16"/>
        </w:rPr>
      </w:pPr>
      <w:r w:rsidRPr="00DE6A10">
        <w:rPr>
          <w:rFonts w:eastAsia="Times New Roman" w:cstheme="minorHAnsi"/>
          <w:sz w:val="16"/>
          <w:szCs w:val="16"/>
        </w:rPr>
        <w:t>efficient alchemy then includes spell component costs</w:t>
      </w:r>
    </w:p>
    <w:p w14:paraId="0D7082B6" w14:textId="77777777" w:rsidR="002D2366" w:rsidRPr="00DE6A10" w:rsidRDefault="002D2366" w:rsidP="002D2366">
      <w:pPr>
        <w:pStyle w:val="ListParagraph"/>
        <w:numPr>
          <w:ilvl w:val="1"/>
          <w:numId w:val="64"/>
        </w:numPr>
        <w:rPr>
          <w:rFonts w:eastAsia="Times New Roman" w:cstheme="minorHAnsi"/>
          <w:sz w:val="16"/>
          <w:szCs w:val="16"/>
        </w:rPr>
      </w:pPr>
      <w:r w:rsidRPr="00DE6A10">
        <w:rPr>
          <w:rFonts w:eastAsia="Times New Roman" w:cstheme="minorHAnsi"/>
          <w:sz w:val="16"/>
          <w:szCs w:val="16"/>
        </w:rPr>
        <w:t>apothecary poisons can store up to 3 doses</w:t>
      </w:r>
    </w:p>
    <w:p w14:paraId="3053426E" w14:textId="77777777" w:rsidR="00222DAF" w:rsidRPr="00DE6A10" w:rsidRDefault="00222DAF" w:rsidP="00222DAF">
      <w:pPr>
        <w:pStyle w:val="ListParagraph"/>
        <w:numPr>
          <w:ilvl w:val="1"/>
          <w:numId w:val="64"/>
        </w:numPr>
        <w:rPr>
          <w:rFonts w:eastAsia="Times New Roman" w:cstheme="minorHAnsi"/>
          <w:sz w:val="16"/>
          <w:szCs w:val="16"/>
        </w:rPr>
      </w:pPr>
      <w:r w:rsidRPr="00DE6A10">
        <w:rPr>
          <w:rFonts w:eastAsia="Times New Roman" w:cstheme="minorHAnsi"/>
          <w:sz w:val="16"/>
          <w:szCs w:val="16"/>
        </w:rPr>
        <w:t>Weird Science modified; removed flash bomber and explosive inurement (from weird science), added Innate Cantrips. Potion Slinger, Mithrades to give alchemist's at-will abilities in combat and less resource abilities</w:t>
      </w:r>
    </w:p>
    <w:p w14:paraId="0528464A" w14:textId="77777777" w:rsidR="006821DF" w:rsidRPr="00DE6A10" w:rsidRDefault="00AF585A"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Death Knight: </w:t>
      </w:r>
      <w:r w:rsidR="004E4000" w:rsidRPr="00DE6A10">
        <w:rPr>
          <w:rFonts w:eastAsia="Times New Roman" w:cstheme="minorHAnsi"/>
          <w:sz w:val="16"/>
          <w:szCs w:val="16"/>
        </w:rPr>
        <w:t xml:space="preserve">Corrupting touch limited (as lay on hands) to max hp. </w:t>
      </w:r>
      <w:r w:rsidR="00760436" w:rsidRPr="00DE6A10">
        <w:rPr>
          <w:rFonts w:eastAsia="Times New Roman" w:cstheme="minorHAnsi"/>
          <w:sz w:val="16"/>
          <w:szCs w:val="16"/>
        </w:rPr>
        <w:t>Runes clarified at start of class section.</w:t>
      </w:r>
    </w:p>
    <w:p w14:paraId="751D2D91" w14:textId="77777777" w:rsidR="00637612" w:rsidRPr="00DE6A10" w:rsidRDefault="00637612" w:rsidP="00637612">
      <w:pPr>
        <w:pStyle w:val="ListParagraph"/>
        <w:numPr>
          <w:ilvl w:val="1"/>
          <w:numId w:val="64"/>
        </w:numPr>
        <w:rPr>
          <w:rFonts w:eastAsia="Times New Roman" w:cstheme="minorHAnsi"/>
          <w:sz w:val="16"/>
          <w:szCs w:val="16"/>
        </w:rPr>
      </w:pPr>
      <w:r w:rsidRPr="00DE6A10">
        <w:rPr>
          <w:rFonts w:eastAsia="Times New Roman" w:cstheme="minorHAnsi"/>
          <w:sz w:val="16"/>
          <w:szCs w:val="16"/>
        </w:rPr>
        <w:t>Frost: fixed format on frost dkn channel ability</w:t>
      </w:r>
    </w:p>
    <w:p w14:paraId="7B6A05B7" w14:textId="77777777" w:rsidR="00AF585A" w:rsidRPr="00DE6A10" w:rsidRDefault="006821DF"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 xml:space="preserve">Unholy: Companion </w:t>
      </w:r>
      <w:r w:rsidR="00AF585A" w:rsidRPr="00DE6A10">
        <w:rPr>
          <w:rFonts w:eastAsia="Times New Roman" w:cstheme="minorHAnsi"/>
          <w:sz w:val="16"/>
          <w:szCs w:val="16"/>
        </w:rPr>
        <w:t xml:space="preserve">scales as </w:t>
      </w:r>
      <w:r w:rsidRPr="00DE6A10">
        <w:rPr>
          <w:rFonts w:eastAsia="Times New Roman" w:cstheme="minorHAnsi"/>
          <w:sz w:val="16"/>
          <w:szCs w:val="16"/>
        </w:rPr>
        <w:t xml:space="preserve">BM </w:t>
      </w:r>
      <w:r w:rsidR="00AF585A" w:rsidRPr="00DE6A10">
        <w:rPr>
          <w:rFonts w:eastAsia="Times New Roman" w:cstheme="minorHAnsi"/>
          <w:sz w:val="16"/>
          <w:szCs w:val="16"/>
        </w:rPr>
        <w:t>hunter, added lesser ghoul to monster guide 3.4 to cover</w:t>
      </w:r>
    </w:p>
    <w:p w14:paraId="2D6A2901" w14:textId="77777777" w:rsidR="00BF378D" w:rsidRPr="00DE6A10" w:rsidRDefault="00BF378D"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lastRenderedPageBreak/>
        <w:t>Druid: Modified holy beast to reflect channel divinity changes in priest</w:t>
      </w:r>
    </w:p>
    <w:p w14:paraId="5CB3D803" w14:textId="77777777" w:rsidR="00981EAC" w:rsidRPr="00DE6A10" w:rsidRDefault="00981EAC"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Balance: eclipse points buffed and synced with other abilities</w:t>
      </w:r>
    </w:p>
    <w:p w14:paraId="7A72E452" w14:textId="77777777" w:rsidR="00081DFD" w:rsidRPr="00DE6A10" w:rsidRDefault="00081DFD"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Feral: Some customizable abilities increased in strength until feral is overhauled</w:t>
      </w:r>
    </w:p>
    <w:p w14:paraId="24AE19F2" w14:textId="77777777" w:rsidR="00986A5B" w:rsidRPr="00DE6A10" w:rsidRDefault="00986A5B"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Hunter:</w:t>
      </w:r>
    </w:p>
    <w:p w14:paraId="46263201" w14:textId="77777777" w:rsidR="00986A5B" w:rsidRPr="00DE6A10" w:rsidRDefault="00986A5B" w:rsidP="00986A5B">
      <w:pPr>
        <w:pStyle w:val="ListParagraph"/>
        <w:numPr>
          <w:ilvl w:val="1"/>
          <w:numId w:val="64"/>
        </w:numPr>
        <w:rPr>
          <w:rFonts w:eastAsia="Times New Roman" w:cstheme="minorHAnsi"/>
          <w:sz w:val="16"/>
          <w:szCs w:val="16"/>
        </w:rPr>
      </w:pPr>
      <w:r w:rsidRPr="00DE6A10">
        <w:rPr>
          <w:rFonts w:eastAsia="Times New Roman" w:cstheme="minorHAnsi"/>
          <w:sz w:val="16"/>
          <w:szCs w:val="16"/>
        </w:rPr>
        <w:t>Careful aim buffed to compensate for action economy loss (reloading and using shot spells)</w:t>
      </w:r>
    </w:p>
    <w:p w14:paraId="42592914" w14:textId="77777777" w:rsidR="00981EAC" w:rsidRPr="00DE6A10" w:rsidRDefault="00981EAC"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Mage: </w:t>
      </w:r>
    </w:p>
    <w:p w14:paraId="7189C080" w14:textId="77777777" w:rsidR="00981EAC" w:rsidRPr="00DE6A10" w:rsidRDefault="00981EAC"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Arcane: Arcane spheres buffed and synced with other abilities</w:t>
      </w:r>
      <w:r w:rsidR="00156D80">
        <w:rPr>
          <w:rFonts w:eastAsia="Times New Roman" w:cstheme="minorHAnsi"/>
          <w:sz w:val="16"/>
          <w:szCs w:val="16"/>
        </w:rPr>
        <w:t>, buffed arcane mastery and focus power</w:t>
      </w:r>
    </w:p>
    <w:p w14:paraId="4CAADF57" w14:textId="77777777" w:rsidR="005921F9" w:rsidRDefault="005921F9"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Frost: Ice lance simplified and clarified</w:t>
      </w:r>
      <w:r w:rsidR="00156D80">
        <w:rPr>
          <w:rFonts w:eastAsia="Times New Roman" w:cstheme="minorHAnsi"/>
          <w:sz w:val="16"/>
          <w:szCs w:val="16"/>
        </w:rPr>
        <w:t>, white ice rewritten</w:t>
      </w:r>
      <w:r w:rsidR="00156D80" w:rsidRPr="00156D80">
        <w:rPr>
          <w:rFonts w:eastAsia="Times New Roman" w:cstheme="minorHAnsi"/>
          <w:sz w:val="16"/>
          <w:szCs w:val="16"/>
        </w:rPr>
        <w:t xml:space="preserve"> </w:t>
      </w:r>
      <w:r w:rsidR="00156D80">
        <w:rPr>
          <w:rFonts w:eastAsia="Times New Roman" w:cstheme="minorHAnsi"/>
          <w:sz w:val="16"/>
          <w:szCs w:val="16"/>
        </w:rPr>
        <w:t>and modified</w:t>
      </w:r>
    </w:p>
    <w:p w14:paraId="5246FBB9" w14:textId="77777777" w:rsidR="00156D80" w:rsidRPr="00DE6A10" w:rsidRDefault="00156D80" w:rsidP="003C4628">
      <w:pPr>
        <w:pStyle w:val="ListParagraph"/>
        <w:numPr>
          <w:ilvl w:val="1"/>
          <w:numId w:val="64"/>
        </w:numPr>
        <w:rPr>
          <w:rFonts w:eastAsia="Times New Roman" w:cstheme="minorHAnsi"/>
          <w:sz w:val="16"/>
          <w:szCs w:val="16"/>
        </w:rPr>
      </w:pPr>
      <w:r>
        <w:rPr>
          <w:rFonts w:eastAsia="Times New Roman" w:cstheme="minorHAnsi"/>
          <w:sz w:val="16"/>
          <w:szCs w:val="16"/>
        </w:rPr>
        <w:t>Fire: Black fire rewritten and modified</w:t>
      </w:r>
    </w:p>
    <w:p w14:paraId="0833D05C" w14:textId="77777777" w:rsidR="006821DF" w:rsidRPr="00DE6A10" w:rsidRDefault="006821DF"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Monk: Turned deflect </w:t>
      </w:r>
      <w:r w:rsidR="000E5FDF" w:rsidRPr="00DE6A10">
        <w:rPr>
          <w:rFonts w:eastAsia="Times New Roman" w:cstheme="minorHAnsi"/>
          <w:sz w:val="16"/>
          <w:szCs w:val="16"/>
        </w:rPr>
        <w:t xml:space="preserve">missiles </w:t>
      </w:r>
      <w:r w:rsidRPr="00DE6A10">
        <w:rPr>
          <w:rFonts w:eastAsia="Times New Roman" w:cstheme="minorHAnsi"/>
          <w:sz w:val="16"/>
          <w:szCs w:val="16"/>
        </w:rPr>
        <w:t xml:space="preserve">into a talent </w:t>
      </w:r>
      <w:r w:rsidR="000E5FDF" w:rsidRPr="00DE6A10">
        <w:rPr>
          <w:rFonts w:eastAsia="Times New Roman" w:cstheme="minorHAnsi"/>
          <w:sz w:val="16"/>
          <w:szCs w:val="16"/>
        </w:rPr>
        <w:t xml:space="preserve">for </w:t>
      </w:r>
      <w:r w:rsidRPr="00DE6A10">
        <w:rPr>
          <w:rFonts w:eastAsia="Times New Roman" w:cstheme="minorHAnsi"/>
          <w:sz w:val="16"/>
          <w:szCs w:val="16"/>
        </w:rPr>
        <w:t>monks. Reorganized talents for monks</w:t>
      </w:r>
      <w:r w:rsidR="00152842" w:rsidRPr="00DE6A10">
        <w:rPr>
          <w:rFonts w:eastAsia="Times New Roman" w:cstheme="minorHAnsi"/>
          <w:sz w:val="16"/>
          <w:szCs w:val="16"/>
        </w:rPr>
        <w:t>, stunning strike no longer a strike effect.</w:t>
      </w:r>
      <w:r w:rsidR="00666570">
        <w:rPr>
          <w:rFonts w:eastAsia="Times New Roman" w:cstheme="minorHAnsi"/>
          <w:sz w:val="16"/>
          <w:szCs w:val="16"/>
        </w:rPr>
        <w:t xml:space="preserve"> Each archetype gains another feature at 3rd level to help direct and guide actions.</w:t>
      </w:r>
    </w:p>
    <w:p w14:paraId="46CD1F54" w14:textId="77777777" w:rsidR="006821DF" w:rsidRPr="00DE6A10" w:rsidRDefault="006821DF" w:rsidP="00C0782F">
      <w:pPr>
        <w:pStyle w:val="ListParagraph"/>
        <w:numPr>
          <w:ilvl w:val="1"/>
          <w:numId w:val="64"/>
        </w:numPr>
        <w:rPr>
          <w:rFonts w:eastAsia="Times New Roman" w:cstheme="minorHAnsi"/>
          <w:sz w:val="16"/>
          <w:szCs w:val="16"/>
        </w:rPr>
      </w:pPr>
      <w:r w:rsidRPr="00DE6A10">
        <w:rPr>
          <w:rFonts w:eastAsia="Times New Roman" w:cstheme="minorHAnsi"/>
          <w:sz w:val="16"/>
          <w:szCs w:val="16"/>
        </w:rPr>
        <w:t xml:space="preserve">Brewmaster now alternates between drunken style stance when active zoning and ox stance when defending. </w:t>
      </w:r>
      <w:r w:rsidR="00081DFD" w:rsidRPr="00DE6A10">
        <w:rPr>
          <w:rFonts w:eastAsia="Times New Roman" w:cstheme="minorHAnsi"/>
          <w:sz w:val="16"/>
          <w:szCs w:val="16"/>
        </w:rPr>
        <w:t>Z</w:t>
      </w:r>
      <w:r w:rsidRPr="00DE6A10">
        <w:rPr>
          <w:rFonts w:eastAsia="Times New Roman" w:cstheme="minorHAnsi"/>
          <w:sz w:val="16"/>
          <w:szCs w:val="16"/>
        </w:rPr>
        <w:t>en pose helps the monk recover and heal up before re-entering drunken style and zoning again</w:t>
      </w:r>
      <w:r w:rsidR="00C0782F">
        <w:rPr>
          <w:rFonts w:eastAsia="Times New Roman" w:cstheme="minorHAnsi"/>
          <w:sz w:val="16"/>
          <w:szCs w:val="16"/>
        </w:rPr>
        <w:t>, and added a new ability at 6</w:t>
      </w:r>
      <w:r w:rsidR="00C0782F" w:rsidRPr="00C0782F">
        <w:rPr>
          <w:rFonts w:eastAsia="Times New Roman" w:cstheme="minorHAnsi"/>
          <w:sz w:val="16"/>
          <w:szCs w:val="16"/>
          <w:vertAlign w:val="superscript"/>
        </w:rPr>
        <w:t>th</w:t>
      </w:r>
      <w:r w:rsidR="00C0782F">
        <w:rPr>
          <w:rFonts w:eastAsia="Times New Roman" w:cstheme="minorHAnsi"/>
          <w:sz w:val="16"/>
          <w:szCs w:val="16"/>
        </w:rPr>
        <w:t xml:space="preserve"> level</w:t>
      </w:r>
    </w:p>
    <w:p w14:paraId="4637C56A" w14:textId="77777777" w:rsidR="00081DFD" w:rsidRPr="00DE6A10" w:rsidRDefault="00081DFD" w:rsidP="00C0782F">
      <w:pPr>
        <w:pStyle w:val="ListParagraph"/>
        <w:numPr>
          <w:ilvl w:val="1"/>
          <w:numId w:val="64"/>
        </w:numPr>
        <w:rPr>
          <w:rFonts w:eastAsia="Times New Roman" w:cstheme="minorHAnsi"/>
          <w:sz w:val="16"/>
          <w:szCs w:val="16"/>
        </w:rPr>
      </w:pPr>
      <w:r w:rsidRPr="00DE6A10">
        <w:rPr>
          <w:rFonts w:eastAsia="Times New Roman" w:cstheme="minorHAnsi"/>
          <w:sz w:val="16"/>
          <w:szCs w:val="16"/>
        </w:rPr>
        <w:t>Mistweaver’s abilities empowered to cover a more mobile AoE healer/off-DPS</w:t>
      </w:r>
      <w:r w:rsidR="00C0782F">
        <w:rPr>
          <w:rFonts w:eastAsia="Times New Roman" w:cstheme="minorHAnsi"/>
          <w:sz w:val="16"/>
          <w:szCs w:val="16"/>
        </w:rPr>
        <w:t>, and added a new ability at 6</w:t>
      </w:r>
      <w:r w:rsidR="00C0782F" w:rsidRPr="00C0782F">
        <w:rPr>
          <w:rFonts w:eastAsia="Times New Roman" w:cstheme="minorHAnsi"/>
          <w:sz w:val="16"/>
          <w:szCs w:val="16"/>
          <w:vertAlign w:val="superscript"/>
        </w:rPr>
        <w:t>th</w:t>
      </w:r>
      <w:r w:rsidR="00C0782F">
        <w:rPr>
          <w:rFonts w:eastAsia="Times New Roman" w:cstheme="minorHAnsi"/>
          <w:sz w:val="16"/>
          <w:szCs w:val="16"/>
        </w:rPr>
        <w:t xml:space="preserve"> level.</w:t>
      </w:r>
    </w:p>
    <w:p w14:paraId="649D3C90" w14:textId="77777777" w:rsidR="00152842" w:rsidRPr="00DE6A10" w:rsidRDefault="00152842"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 xml:space="preserve">Windwalker’s superior martial arts clarified to be a single attack and save for half damage on the AoE part. </w:t>
      </w:r>
    </w:p>
    <w:p w14:paraId="7F293DF8" w14:textId="77777777" w:rsidR="004E4000" w:rsidRPr="00DE6A10" w:rsidRDefault="00167ECE"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Paladin </w:t>
      </w:r>
      <w:r w:rsidR="004E4000" w:rsidRPr="00DE6A10">
        <w:rPr>
          <w:rFonts w:eastAsia="Times New Roman" w:cstheme="minorHAnsi"/>
          <w:sz w:val="16"/>
          <w:szCs w:val="16"/>
        </w:rPr>
        <w:t>Lay on hands healing limited to max hp</w:t>
      </w:r>
      <w:r w:rsidR="00081DFD" w:rsidRPr="00DE6A10">
        <w:rPr>
          <w:rFonts w:eastAsia="Times New Roman" w:cstheme="minorHAnsi"/>
          <w:sz w:val="16"/>
          <w:szCs w:val="16"/>
        </w:rPr>
        <w:t xml:space="preserve">, added some sync with avatar form. </w:t>
      </w:r>
      <w:r w:rsidR="00760436" w:rsidRPr="00DE6A10">
        <w:rPr>
          <w:rFonts w:eastAsia="Times New Roman" w:cstheme="minorHAnsi"/>
          <w:sz w:val="16"/>
          <w:szCs w:val="16"/>
        </w:rPr>
        <w:t>Seals clarified at start of class section.</w:t>
      </w:r>
    </w:p>
    <w:p w14:paraId="6C3B553E" w14:textId="77777777" w:rsidR="00167ECE" w:rsidRDefault="004E4000"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H</w:t>
      </w:r>
      <w:r w:rsidR="00167ECE" w:rsidRPr="00DE6A10">
        <w:rPr>
          <w:rFonts w:eastAsia="Times New Roman" w:cstheme="minorHAnsi"/>
          <w:sz w:val="16"/>
          <w:szCs w:val="16"/>
        </w:rPr>
        <w:t>oly</w:t>
      </w:r>
      <w:r w:rsidRPr="00DE6A10">
        <w:rPr>
          <w:rFonts w:eastAsia="Times New Roman" w:cstheme="minorHAnsi"/>
          <w:sz w:val="16"/>
          <w:szCs w:val="16"/>
        </w:rPr>
        <w:t xml:space="preserve">. </w:t>
      </w:r>
      <w:r w:rsidR="00167ECE" w:rsidRPr="00DE6A10">
        <w:rPr>
          <w:rFonts w:eastAsia="Times New Roman" w:cstheme="minorHAnsi"/>
          <w:sz w:val="16"/>
          <w:szCs w:val="16"/>
        </w:rPr>
        <w:t xml:space="preserve">Changed holy shield to be compatible with new text (no more crits). </w:t>
      </w:r>
    </w:p>
    <w:p w14:paraId="3B4218FF" w14:textId="77777777" w:rsidR="00DC712A" w:rsidRPr="00DE6A10" w:rsidRDefault="00DC712A" w:rsidP="00DC712A">
      <w:pPr>
        <w:pStyle w:val="ListParagraph"/>
        <w:numPr>
          <w:ilvl w:val="1"/>
          <w:numId w:val="64"/>
        </w:numPr>
        <w:rPr>
          <w:rFonts w:eastAsia="Times New Roman" w:cstheme="minorHAnsi"/>
          <w:sz w:val="16"/>
          <w:szCs w:val="16"/>
        </w:rPr>
      </w:pPr>
      <w:r>
        <w:rPr>
          <w:rFonts w:eastAsia="Times New Roman" w:cstheme="minorHAnsi"/>
          <w:sz w:val="16"/>
          <w:szCs w:val="16"/>
        </w:rPr>
        <w:t xml:space="preserve">Protection. Holy Sentinel changed from being close to the feat of similar name and into being a dice-generator for extra holy damage or healing, to encourage more Avenger’s Shield use. </w:t>
      </w:r>
    </w:p>
    <w:p w14:paraId="71C5B0A5" w14:textId="77777777" w:rsidR="0007798F" w:rsidRPr="00DE6A10" w:rsidRDefault="0007798F"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 xml:space="preserve">Retribution. Avatar form synergy changed, and some text clarified. </w:t>
      </w:r>
    </w:p>
    <w:p w14:paraId="4816AB1E" w14:textId="77777777" w:rsidR="00BF378D" w:rsidRPr="00DE6A10" w:rsidRDefault="00BF378D"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Priest. Changed all channel divinity to baseline of Invoke Power. </w:t>
      </w:r>
    </w:p>
    <w:p w14:paraId="28AF7D6F" w14:textId="77777777" w:rsidR="00BF378D" w:rsidRPr="00DE6A10" w:rsidRDefault="00AA7F1D"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Discipline: Clarified which actions for channel divinity</w:t>
      </w:r>
      <w:r w:rsidR="00BF378D" w:rsidRPr="00DE6A10">
        <w:rPr>
          <w:rFonts w:eastAsia="Times New Roman" w:cstheme="minorHAnsi"/>
          <w:sz w:val="16"/>
          <w:szCs w:val="16"/>
        </w:rPr>
        <w:t>, changed channel divinity types to penance, etc. and overhaul</w:t>
      </w:r>
      <w:r w:rsidR="000E01F2">
        <w:rPr>
          <w:rFonts w:eastAsia="Times New Roman" w:cstheme="minorHAnsi"/>
          <w:sz w:val="16"/>
          <w:szCs w:val="16"/>
        </w:rPr>
        <w:t xml:space="preserve">ed to fill niche with atonement, and buffed the wards. </w:t>
      </w:r>
    </w:p>
    <w:p w14:paraId="6F6BD580" w14:textId="77777777" w:rsidR="00BF378D" w:rsidRPr="00DE6A10" w:rsidRDefault="00740BB1"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H</w:t>
      </w:r>
      <w:r w:rsidR="00EE167B" w:rsidRPr="00DE6A10">
        <w:rPr>
          <w:rFonts w:eastAsia="Times New Roman" w:cstheme="minorHAnsi"/>
          <w:sz w:val="16"/>
          <w:szCs w:val="16"/>
        </w:rPr>
        <w:t>oly</w:t>
      </w:r>
      <w:r w:rsidRPr="00DE6A10">
        <w:rPr>
          <w:rFonts w:eastAsia="Times New Roman" w:cstheme="minorHAnsi"/>
          <w:sz w:val="16"/>
          <w:szCs w:val="16"/>
        </w:rPr>
        <w:t>:</w:t>
      </w:r>
      <w:r w:rsidR="00EE167B" w:rsidRPr="00DE6A10">
        <w:rPr>
          <w:rFonts w:eastAsia="Times New Roman" w:cstheme="minorHAnsi"/>
          <w:sz w:val="16"/>
          <w:szCs w:val="16"/>
        </w:rPr>
        <w:t xml:space="preserve"> reworded to work similarly to focused psyche from shadow priesthood</w:t>
      </w:r>
      <w:r w:rsidR="008A46B6" w:rsidRPr="00DE6A10">
        <w:rPr>
          <w:rFonts w:eastAsia="Times New Roman" w:cstheme="minorHAnsi"/>
          <w:sz w:val="16"/>
          <w:szCs w:val="16"/>
        </w:rPr>
        <w:t>, removed beacon of healing from archetype spells and added haste (holy light)</w:t>
      </w:r>
      <w:r w:rsidR="00BF378D" w:rsidRPr="00DE6A10">
        <w:rPr>
          <w:rFonts w:eastAsia="Times New Roman" w:cstheme="minorHAnsi"/>
          <w:sz w:val="16"/>
          <w:szCs w:val="16"/>
        </w:rPr>
        <w:t xml:space="preserve">, and added turn and destroy undead </w:t>
      </w:r>
    </w:p>
    <w:p w14:paraId="16EA88F6" w14:textId="77777777" w:rsidR="00BF378D" w:rsidRPr="00DE6A10" w:rsidRDefault="00BF378D"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Death priest altered and capstone corrected</w:t>
      </w:r>
    </w:p>
    <w:p w14:paraId="3E9509C7" w14:textId="77777777" w:rsidR="00740BB1" w:rsidRPr="00DE6A10" w:rsidRDefault="00981EAC"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Shadow priest shadow orbs buffed</w:t>
      </w:r>
    </w:p>
    <w:p w14:paraId="76A4EAE9" w14:textId="77777777" w:rsidR="00740BB1" w:rsidRPr="00DE6A10" w:rsidRDefault="00740BB1"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Shaman</w:t>
      </w:r>
    </w:p>
    <w:p w14:paraId="2FD4E1C2" w14:textId="77777777" w:rsidR="00981EAC" w:rsidRPr="00DE6A10" w:rsidRDefault="00981EAC"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Enhancement: buffed and synced with spirit wolves</w:t>
      </w:r>
    </w:p>
    <w:p w14:paraId="14E5A5B9" w14:textId="77777777" w:rsidR="00981EAC" w:rsidRPr="00DE6A10" w:rsidRDefault="00981EAC" w:rsidP="003C4628">
      <w:pPr>
        <w:pStyle w:val="ListParagraph"/>
        <w:numPr>
          <w:ilvl w:val="1"/>
          <w:numId w:val="64"/>
        </w:numPr>
        <w:rPr>
          <w:rFonts w:eastAsia="Times New Roman" w:cstheme="minorHAnsi"/>
          <w:sz w:val="16"/>
          <w:szCs w:val="16"/>
        </w:rPr>
      </w:pPr>
      <w:r w:rsidRPr="00DE6A10">
        <w:rPr>
          <w:rFonts w:eastAsia="Times New Roman" w:cstheme="minorHAnsi"/>
          <w:sz w:val="16"/>
          <w:szCs w:val="16"/>
        </w:rPr>
        <w:t>Restoration: enriched niche by enhancing totems and providing new mechanics</w:t>
      </w:r>
    </w:p>
    <w:p w14:paraId="4913604E" w14:textId="77777777" w:rsidR="006C20B8" w:rsidRPr="00DE6A10" w:rsidRDefault="006C20B8" w:rsidP="00DE39A9">
      <w:pPr>
        <w:pStyle w:val="ListParagraph"/>
        <w:numPr>
          <w:ilvl w:val="0"/>
          <w:numId w:val="64"/>
        </w:numPr>
        <w:rPr>
          <w:rFonts w:eastAsia="Times New Roman" w:cstheme="minorHAnsi"/>
          <w:sz w:val="16"/>
          <w:szCs w:val="16"/>
        </w:rPr>
      </w:pPr>
      <w:r w:rsidRPr="00DE6A10">
        <w:rPr>
          <w:rFonts w:eastAsia="Times New Roman" w:cstheme="minorHAnsi"/>
          <w:sz w:val="16"/>
          <w:szCs w:val="16"/>
        </w:rPr>
        <w:t>Tinker</w:t>
      </w:r>
      <w:r w:rsidR="00DE39A9" w:rsidRPr="00DE6A10">
        <w:rPr>
          <w:rFonts w:eastAsia="Times New Roman" w:cstheme="minorHAnsi"/>
          <w:sz w:val="16"/>
          <w:szCs w:val="16"/>
        </w:rPr>
        <w:t xml:space="preserve">: moved reduction of malfunction rate to knack for it. </w:t>
      </w:r>
      <w:r w:rsidR="007916FE" w:rsidRPr="00DE6A10">
        <w:rPr>
          <w:rFonts w:eastAsia="Times New Roman" w:cstheme="minorHAnsi"/>
          <w:sz w:val="16"/>
          <w:szCs w:val="16"/>
        </w:rPr>
        <w:t xml:space="preserve">Overhauled cobble into Innovation. </w:t>
      </w:r>
      <w:r w:rsidR="00DE39A9" w:rsidRPr="00DE6A10">
        <w:rPr>
          <w:rFonts w:eastAsia="Times New Roman" w:cstheme="minorHAnsi"/>
          <w:sz w:val="16"/>
          <w:szCs w:val="16"/>
        </w:rPr>
        <w:t xml:space="preserve">Added new features for new mechanics (battle-testing, favored creations, etc.) and added quick creation for certain items at higher tinker levels. </w:t>
      </w:r>
    </w:p>
    <w:p w14:paraId="07626FB9" w14:textId="77777777" w:rsidR="00222DAF" w:rsidRPr="00DE6A10" w:rsidRDefault="00222DAF" w:rsidP="00222DAF">
      <w:pPr>
        <w:pStyle w:val="ListParagraph"/>
        <w:numPr>
          <w:ilvl w:val="1"/>
          <w:numId w:val="64"/>
        </w:numPr>
        <w:rPr>
          <w:rFonts w:eastAsia="Times New Roman" w:cstheme="minorHAnsi"/>
          <w:sz w:val="16"/>
          <w:szCs w:val="16"/>
        </w:rPr>
      </w:pPr>
      <w:r w:rsidRPr="00DE6A10">
        <w:rPr>
          <w:rFonts w:eastAsia="Times New Roman" w:cstheme="minorHAnsi"/>
          <w:sz w:val="16"/>
          <w:szCs w:val="16"/>
        </w:rPr>
        <w:t>Removed Packrat, added Patent to give more relevant ability as well as a single more reliable at-will item</w:t>
      </w:r>
    </w:p>
    <w:p w14:paraId="6664C873" w14:textId="77777777" w:rsidR="00222DAF" w:rsidRPr="00DE6A10" w:rsidRDefault="00222DAF" w:rsidP="00222DAF">
      <w:pPr>
        <w:pStyle w:val="ListParagraph"/>
        <w:numPr>
          <w:ilvl w:val="1"/>
          <w:numId w:val="64"/>
        </w:numPr>
        <w:rPr>
          <w:rFonts w:eastAsia="Times New Roman" w:cstheme="minorHAnsi"/>
          <w:sz w:val="16"/>
          <w:szCs w:val="16"/>
        </w:rPr>
      </w:pPr>
      <w:r w:rsidRPr="00DE6A10">
        <w:rPr>
          <w:rFonts w:eastAsia="Times New Roman" w:cstheme="minorHAnsi"/>
          <w:sz w:val="16"/>
          <w:szCs w:val="16"/>
        </w:rPr>
        <w:t>knack for it changed to lower malfunction rating by 2 points to sync with patent's buff</w:t>
      </w:r>
    </w:p>
    <w:p w14:paraId="436ABF1D" w14:textId="77777777" w:rsidR="00DE39A9" w:rsidRPr="00DE6A10" w:rsidRDefault="007916FE" w:rsidP="007916FE">
      <w:pPr>
        <w:pStyle w:val="ListParagraph"/>
        <w:numPr>
          <w:ilvl w:val="1"/>
          <w:numId w:val="64"/>
        </w:numPr>
        <w:rPr>
          <w:rFonts w:eastAsia="Times New Roman" w:cstheme="minorHAnsi"/>
          <w:sz w:val="16"/>
          <w:szCs w:val="16"/>
        </w:rPr>
      </w:pPr>
      <w:r w:rsidRPr="00DE6A10">
        <w:rPr>
          <w:rFonts w:eastAsia="Times New Roman" w:cstheme="minorHAnsi"/>
          <w:sz w:val="16"/>
          <w:szCs w:val="16"/>
        </w:rPr>
        <w:t>T</w:t>
      </w:r>
      <w:r w:rsidR="00DE39A9" w:rsidRPr="00DE6A10">
        <w:rPr>
          <w:rFonts w:eastAsia="Times New Roman" w:cstheme="minorHAnsi"/>
          <w:sz w:val="16"/>
          <w:szCs w:val="16"/>
        </w:rPr>
        <w:t xml:space="preserve">ied various coolness under fire abilities to </w:t>
      </w:r>
      <w:r w:rsidRPr="00DE6A10">
        <w:rPr>
          <w:rFonts w:eastAsia="Times New Roman" w:cstheme="minorHAnsi"/>
          <w:sz w:val="16"/>
          <w:szCs w:val="16"/>
        </w:rPr>
        <w:t>C</w:t>
      </w:r>
      <w:r w:rsidR="00DE39A9" w:rsidRPr="00DE6A10">
        <w:rPr>
          <w:rFonts w:eastAsia="Times New Roman" w:cstheme="minorHAnsi"/>
          <w:sz w:val="16"/>
          <w:szCs w:val="16"/>
        </w:rPr>
        <w:t xml:space="preserve">rafting </w:t>
      </w:r>
      <w:r w:rsidRPr="00DE6A10">
        <w:rPr>
          <w:rFonts w:eastAsia="Times New Roman" w:cstheme="minorHAnsi"/>
          <w:sz w:val="16"/>
          <w:szCs w:val="16"/>
        </w:rPr>
        <w:t>P</w:t>
      </w:r>
      <w:r w:rsidR="00DE39A9" w:rsidRPr="00DE6A10">
        <w:rPr>
          <w:rFonts w:eastAsia="Times New Roman" w:cstheme="minorHAnsi"/>
          <w:sz w:val="16"/>
          <w:szCs w:val="16"/>
        </w:rPr>
        <w:t>oints</w:t>
      </w:r>
      <w:r w:rsidRPr="00DE6A10">
        <w:rPr>
          <w:rFonts w:eastAsia="Times New Roman" w:cstheme="minorHAnsi"/>
          <w:sz w:val="16"/>
          <w:szCs w:val="16"/>
        </w:rPr>
        <w:t xml:space="preserve"> as a class resource</w:t>
      </w:r>
    </w:p>
    <w:p w14:paraId="7132A57B" w14:textId="77777777" w:rsidR="006C20B8" w:rsidRPr="00DE6A10" w:rsidRDefault="006C20B8" w:rsidP="00DE39A9">
      <w:pPr>
        <w:pStyle w:val="ListParagraph"/>
        <w:numPr>
          <w:ilvl w:val="1"/>
          <w:numId w:val="64"/>
        </w:numPr>
        <w:rPr>
          <w:rFonts w:eastAsia="Times New Roman" w:cstheme="minorHAnsi"/>
          <w:sz w:val="16"/>
          <w:szCs w:val="16"/>
        </w:rPr>
      </w:pPr>
      <w:r w:rsidRPr="00DE6A10">
        <w:rPr>
          <w:rFonts w:eastAsia="Times New Roman" w:cstheme="minorHAnsi"/>
          <w:sz w:val="16"/>
          <w:szCs w:val="16"/>
        </w:rPr>
        <w:t xml:space="preserve">Greater Reliability to be 15th level </w:t>
      </w:r>
    </w:p>
    <w:p w14:paraId="3F0359BE" w14:textId="77777777" w:rsidR="006C20B8" w:rsidRDefault="006C20B8" w:rsidP="006C20B8">
      <w:pPr>
        <w:pStyle w:val="ListParagraph"/>
        <w:numPr>
          <w:ilvl w:val="1"/>
          <w:numId w:val="64"/>
        </w:numPr>
        <w:rPr>
          <w:rFonts w:eastAsia="Times New Roman" w:cstheme="minorHAnsi"/>
          <w:sz w:val="16"/>
          <w:szCs w:val="16"/>
        </w:rPr>
      </w:pPr>
      <w:r w:rsidRPr="00DE6A10">
        <w:rPr>
          <w:rFonts w:eastAsia="Times New Roman" w:cstheme="minorHAnsi"/>
          <w:sz w:val="16"/>
          <w:szCs w:val="16"/>
        </w:rPr>
        <w:t>Buffed gadgeteer tinker's Solid Engineering and Protective Shell features, as well as Gunner's Quick Reload, and Bomber's Greater Flash Bomber</w:t>
      </w:r>
    </w:p>
    <w:p w14:paraId="7E96A3D0" w14:textId="77777777" w:rsidR="00C0782F" w:rsidRPr="00DE6A10" w:rsidRDefault="00C0782F" w:rsidP="006C20B8">
      <w:pPr>
        <w:pStyle w:val="ListParagraph"/>
        <w:numPr>
          <w:ilvl w:val="1"/>
          <w:numId w:val="64"/>
        </w:numPr>
        <w:rPr>
          <w:rFonts w:eastAsia="Times New Roman" w:cstheme="minorHAnsi"/>
          <w:sz w:val="16"/>
          <w:szCs w:val="16"/>
        </w:rPr>
      </w:pPr>
      <w:r>
        <w:rPr>
          <w:rFonts w:eastAsia="Times New Roman" w:cstheme="minorHAnsi"/>
          <w:sz w:val="16"/>
          <w:szCs w:val="16"/>
        </w:rPr>
        <w:t xml:space="preserve">Gadgeteer and Gunner buffed with early abilities </w:t>
      </w:r>
    </w:p>
    <w:p w14:paraId="741761F0" w14:textId="77777777" w:rsidR="00D620B7" w:rsidRPr="00DE6A10" w:rsidRDefault="003654CC" w:rsidP="00D620B7">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Warlock: 10th level ability added: fiendish barter, soul shards gain buffed (thanks </w:t>
      </w:r>
      <w:r w:rsidR="00D620B7" w:rsidRPr="00DE6A10">
        <w:rPr>
          <w:rFonts w:eastAsia="Times New Roman" w:cstheme="minorHAnsi"/>
          <w:sz w:val="16"/>
          <w:szCs w:val="16"/>
        </w:rPr>
        <w:t xml:space="preserve">TomEdo &amp; DM), and fixed chart to no longer incorrectly show the 10th level ability. </w:t>
      </w:r>
    </w:p>
    <w:p w14:paraId="40152C4C" w14:textId="77777777" w:rsidR="00084A64" w:rsidRPr="00DE6A10" w:rsidRDefault="00D6223C"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Warrior: </w:t>
      </w:r>
      <w:r w:rsidR="00084A64" w:rsidRPr="00DE6A10">
        <w:rPr>
          <w:rFonts w:eastAsia="Times New Roman" w:cstheme="minorHAnsi"/>
          <w:sz w:val="16"/>
          <w:szCs w:val="16"/>
        </w:rPr>
        <w:t>Talent clarified to start at 1st level</w:t>
      </w:r>
    </w:p>
    <w:p w14:paraId="0751400C" w14:textId="77777777" w:rsidR="002B7693" w:rsidRPr="00DE6A10" w:rsidRDefault="00D6223C" w:rsidP="00CE3AE0">
      <w:pPr>
        <w:pStyle w:val="ListParagraph"/>
        <w:numPr>
          <w:ilvl w:val="1"/>
          <w:numId w:val="64"/>
        </w:numPr>
        <w:rPr>
          <w:rFonts w:eastAsia="Times New Roman" w:cstheme="minorHAnsi"/>
          <w:sz w:val="16"/>
          <w:szCs w:val="16"/>
        </w:rPr>
      </w:pPr>
      <w:r w:rsidRPr="00DE6A10">
        <w:rPr>
          <w:rFonts w:eastAsia="Times New Roman" w:cstheme="minorHAnsi"/>
          <w:sz w:val="16"/>
          <w:szCs w:val="16"/>
        </w:rPr>
        <w:t xml:space="preserve">Arms warrior </w:t>
      </w:r>
      <w:r w:rsidR="002C2E7C" w:rsidRPr="00DE6A10">
        <w:rPr>
          <w:rFonts w:eastAsia="Times New Roman" w:cstheme="minorHAnsi"/>
          <w:sz w:val="16"/>
          <w:szCs w:val="16"/>
        </w:rPr>
        <w:t>gained new features (First Blood, Die by the Sword), and lost some (Weapon Specialization), with some inter-synergy applied to Mortal Strike to fill a niche of strike-effect user and general enemy lines disruptor</w:t>
      </w:r>
    </w:p>
    <w:p w14:paraId="5312B711" w14:textId="77777777" w:rsidR="00492B85" w:rsidRPr="00DE6A10" w:rsidRDefault="00492B85" w:rsidP="00492B85">
      <w:pPr>
        <w:pStyle w:val="ListParagraph"/>
        <w:numPr>
          <w:ilvl w:val="1"/>
          <w:numId w:val="64"/>
        </w:numPr>
        <w:rPr>
          <w:rFonts w:eastAsia="Times New Roman" w:cstheme="minorHAnsi"/>
          <w:sz w:val="16"/>
          <w:szCs w:val="16"/>
        </w:rPr>
      </w:pPr>
      <w:r w:rsidRPr="00DE6A10">
        <w:rPr>
          <w:rFonts w:eastAsia="Times New Roman" w:cstheme="minorHAnsi"/>
          <w:sz w:val="16"/>
          <w:szCs w:val="16"/>
        </w:rPr>
        <w:t xml:space="preserve">Fury warrior abilities re-organized, rebalanced, and rewritten to be clearer </w:t>
      </w:r>
    </w:p>
    <w:p w14:paraId="1005F58C" w14:textId="77777777" w:rsidR="00CE3AE0" w:rsidRPr="00DE6A10" w:rsidRDefault="00CE3AE0" w:rsidP="00CE3AE0">
      <w:pPr>
        <w:pStyle w:val="ListParagraph"/>
        <w:numPr>
          <w:ilvl w:val="1"/>
          <w:numId w:val="64"/>
        </w:numPr>
        <w:rPr>
          <w:rFonts w:eastAsia="Times New Roman" w:cstheme="minorHAnsi"/>
          <w:sz w:val="16"/>
          <w:szCs w:val="16"/>
        </w:rPr>
      </w:pPr>
      <w:r w:rsidRPr="00DE6A10">
        <w:rPr>
          <w:rFonts w:eastAsia="Times New Roman" w:cstheme="minorHAnsi"/>
          <w:sz w:val="16"/>
          <w:szCs w:val="16"/>
        </w:rPr>
        <w:t>Protection warrior had its sunder armor ability scaled for future development, and vanguard was nerfed (blocking for a friend costs the original value of uses)</w:t>
      </w:r>
    </w:p>
    <w:p w14:paraId="4FA9C4B0" w14:textId="77777777" w:rsidR="00CE3AE0" w:rsidRPr="00DE6A10" w:rsidRDefault="005E6402" w:rsidP="00CE3AE0">
      <w:pPr>
        <w:pStyle w:val="ListParagraph"/>
        <w:numPr>
          <w:ilvl w:val="0"/>
          <w:numId w:val="64"/>
        </w:numPr>
        <w:rPr>
          <w:rFonts w:eastAsia="Times New Roman" w:cstheme="minorHAnsi"/>
          <w:sz w:val="16"/>
          <w:szCs w:val="16"/>
        </w:rPr>
      </w:pPr>
      <w:r w:rsidRPr="00DE6A10">
        <w:rPr>
          <w:rFonts w:eastAsia="Times New Roman" w:cstheme="minorHAnsi"/>
          <w:sz w:val="16"/>
          <w:szCs w:val="16"/>
        </w:rPr>
        <w:t>Buffed mountain king to better fill the niche of hybrid dps/offtank</w:t>
      </w:r>
      <w:r w:rsidR="00D620B7" w:rsidRPr="00DE6A10">
        <w:rPr>
          <w:rFonts w:eastAsia="Times New Roman" w:cstheme="minorHAnsi"/>
          <w:sz w:val="16"/>
          <w:szCs w:val="16"/>
        </w:rPr>
        <w:t xml:space="preserve"> (zoner)</w:t>
      </w:r>
    </w:p>
    <w:p w14:paraId="3EEB830E" w14:textId="77777777" w:rsidR="005E6402" w:rsidRPr="00DE6A10" w:rsidRDefault="005E6402"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Broadened spell breaker's niche to also include shutdowns (added counterspell to all instances of dispel magic)</w:t>
      </w:r>
    </w:p>
    <w:p w14:paraId="6C0F983C" w14:textId="77777777" w:rsidR="006821DF" w:rsidRPr="005926C9" w:rsidRDefault="006821DF" w:rsidP="005926C9">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Talents. </w:t>
      </w:r>
      <w:r w:rsidR="00A0538E">
        <w:rPr>
          <w:rFonts w:eastAsia="Times New Roman" w:cstheme="minorHAnsi"/>
          <w:sz w:val="16"/>
          <w:szCs w:val="16"/>
        </w:rPr>
        <w:t>Berserker rage broken up to two talents to bring it to the level of other talents, M</w:t>
      </w:r>
      <w:r w:rsidRPr="00DE6A10">
        <w:rPr>
          <w:rFonts w:eastAsia="Times New Roman" w:cstheme="minorHAnsi"/>
          <w:sz w:val="16"/>
          <w:szCs w:val="16"/>
        </w:rPr>
        <w:t xml:space="preserve">aster of intrigue and </w:t>
      </w:r>
      <w:r w:rsidR="00A0538E">
        <w:rPr>
          <w:rFonts w:eastAsia="Times New Roman" w:cstheme="minorHAnsi"/>
          <w:sz w:val="16"/>
          <w:szCs w:val="16"/>
        </w:rPr>
        <w:t>M</w:t>
      </w:r>
      <w:r w:rsidRPr="00DE6A10">
        <w:rPr>
          <w:rFonts w:eastAsia="Times New Roman" w:cstheme="minorHAnsi"/>
          <w:sz w:val="16"/>
          <w:szCs w:val="16"/>
        </w:rPr>
        <w:t>aster of tactics rolled into one talent, Burning blades talent nerfed, buffed tricks of the trade to be regained after successful use, making it an excellent line-breaker or chaos-maker in free-for-alls</w:t>
      </w:r>
      <w:r w:rsidR="000E5AED" w:rsidRPr="00DE6A10">
        <w:rPr>
          <w:rFonts w:eastAsia="Times New Roman" w:cstheme="minorHAnsi"/>
          <w:sz w:val="16"/>
          <w:szCs w:val="16"/>
        </w:rPr>
        <w:t>.</w:t>
      </w:r>
      <w:r w:rsidR="000E5AED" w:rsidRPr="00DE6A10">
        <w:t xml:space="preserve"> </w:t>
      </w:r>
      <w:r w:rsidR="000E5AED" w:rsidRPr="00DE6A10">
        <w:rPr>
          <w:rFonts w:eastAsia="Times New Roman" w:cstheme="minorHAnsi"/>
          <w:sz w:val="16"/>
          <w:szCs w:val="16"/>
        </w:rPr>
        <w:t>Cloak of Shadows talent replicates AmS instead of dispel magic to make more competitive.</w:t>
      </w:r>
      <w:r w:rsidR="00886AA8" w:rsidRPr="00DE6A10">
        <w:rPr>
          <w:rFonts w:eastAsia="Times New Roman" w:cstheme="minorHAnsi"/>
          <w:sz w:val="16"/>
          <w:szCs w:val="16"/>
        </w:rPr>
        <w:t xml:space="preserve"> Execute strike broadened to cover bloodied for less powerful effect (50% extra total rather than critical hit) for less synergy with burst abilities, but more focus on shutting down abilities that provide survivability.</w:t>
      </w:r>
      <w:r w:rsidR="003C4628" w:rsidRPr="00DE6A10">
        <w:rPr>
          <w:rFonts w:eastAsia="Times New Roman" w:cstheme="minorHAnsi"/>
          <w:sz w:val="16"/>
          <w:szCs w:val="16"/>
        </w:rPr>
        <w:t xml:space="preserve"> Shouts finally tied to auras formally. </w:t>
      </w:r>
      <w:r w:rsidR="006B3D00" w:rsidRPr="00DE6A10">
        <w:rPr>
          <w:rFonts w:eastAsia="Times New Roman" w:cstheme="minorHAnsi"/>
          <w:sz w:val="16"/>
          <w:szCs w:val="16"/>
        </w:rPr>
        <w:t xml:space="preserve">Added defensive stance talent (footmen talent). </w:t>
      </w:r>
    </w:p>
    <w:p w14:paraId="2D502212" w14:textId="77777777" w:rsidR="005E6402" w:rsidRPr="00DE6A10" w:rsidRDefault="005E6402" w:rsidP="00877DF3">
      <w:pPr>
        <w:rPr>
          <w:rFonts w:eastAsia="Times New Roman" w:cstheme="minorHAnsi"/>
          <w:sz w:val="16"/>
          <w:szCs w:val="16"/>
        </w:rPr>
      </w:pPr>
      <w:r w:rsidRPr="00DE6A10">
        <w:rPr>
          <w:rFonts w:eastAsia="Times New Roman" w:cstheme="minorHAnsi"/>
          <w:sz w:val="16"/>
          <w:szCs w:val="16"/>
        </w:rPr>
        <w:t>Chapter 5:</w:t>
      </w:r>
    </w:p>
    <w:p w14:paraId="7637D225" w14:textId="77777777" w:rsidR="005E6402" w:rsidRPr="00DE6A10" w:rsidRDefault="005E6402" w:rsidP="00E6665B">
      <w:pPr>
        <w:pStyle w:val="ListParagraph"/>
        <w:numPr>
          <w:ilvl w:val="0"/>
          <w:numId w:val="64"/>
        </w:numPr>
        <w:rPr>
          <w:rFonts w:eastAsia="Times New Roman" w:cstheme="minorHAnsi"/>
          <w:sz w:val="16"/>
          <w:szCs w:val="16"/>
        </w:rPr>
      </w:pPr>
      <w:r w:rsidRPr="00DE6A10">
        <w:rPr>
          <w:rFonts w:eastAsia="Times New Roman" w:cstheme="minorHAnsi"/>
          <w:sz w:val="16"/>
          <w:szCs w:val="16"/>
        </w:rPr>
        <w:t>Buffed Thunderfury, Blessed Blade of the Windseeker</w:t>
      </w:r>
    </w:p>
    <w:p w14:paraId="5685CBD4" w14:textId="77777777" w:rsidR="00E6665B" w:rsidRPr="00DE6A10" w:rsidRDefault="00E6665B" w:rsidP="00E6665B">
      <w:pPr>
        <w:pStyle w:val="ListParagraph"/>
        <w:numPr>
          <w:ilvl w:val="0"/>
          <w:numId w:val="64"/>
        </w:numPr>
        <w:rPr>
          <w:rFonts w:eastAsia="Times New Roman" w:cstheme="minorHAnsi"/>
          <w:sz w:val="16"/>
          <w:szCs w:val="16"/>
        </w:rPr>
      </w:pPr>
      <w:r w:rsidRPr="00DE6A10">
        <w:rPr>
          <w:rFonts w:eastAsia="Times New Roman" w:cstheme="minorHAnsi"/>
          <w:sz w:val="16"/>
          <w:szCs w:val="16"/>
        </w:rPr>
        <w:t>Added a split between spell-based and special potions, and added several potions. Clarified how mana potions are exempt from the 1/hour use of mana restoration abilities</w:t>
      </w:r>
    </w:p>
    <w:p w14:paraId="65E95D8E" w14:textId="77777777" w:rsidR="00CB0140" w:rsidRPr="00DE6A10" w:rsidRDefault="00CB0140" w:rsidP="00CB0140">
      <w:pPr>
        <w:pStyle w:val="ListParagraph"/>
        <w:numPr>
          <w:ilvl w:val="0"/>
          <w:numId w:val="64"/>
        </w:numPr>
        <w:rPr>
          <w:rFonts w:eastAsia="Times New Roman" w:cstheme="minorHAnsi"/>
          <w:sz w:val="16"/>
          <w:szCs w:val="16"/>
        </w:rPr>
      </w:pPr>
      <w:r w:rsidRPr="00DE6A10">
        <w:rPr>
          <w:rFonts w:eastAsia="Times New Roman" w:cstheme="minorHAnsi"/>
          <w:sz w:val="16"/>
          <w:szCs w:val="16"/>
        </w:rPr>
        <w:t>Fixed the damage on several explosives and firearms, added new examples, and reflected crafting changes in the chapter.</w:t>
      </w:r>
    </w:p>
    <w:p w14:paraId="44B6ECBF" w14:textId="77777777" w:rsidR="002D2366" w:rsidRPr="00DE6A10" w:rsidRDefault="002D2366" w:rsidP="002D2366">
      <w:pPr>
        <w:rPr>
          <w:rFonts w:eastAsia="Times New Roman" w:cstheme="minorHAnsi"/>
          <w:sz w:val="16"/>
          <w:szCs w:val="16"/>
        </w:rPr>
      </w:pPr>
      <w:r w:rsidRPr="00DE6A10">
        <w:rPr>
          <w:rFonts w:eastAsia="Times New Roman" w:cstheme="minorHAnsi"/>
          <w:sz w:val="16"/>
          <w:szCs w:val="16"/>
        </w:rPr>
        <w:t xml:space="preserve">Chapter 6: </w:t>
      </w:r>
    </w:p>
    <w:p w14:paraId="38A54543" w14:textId="77777777" w:rsidR="002D2366" w:rsidRPr="00DE6A10" w:rsidRDefault="002D2366" w:rsidP="002D2366">
      <w:pPr>
        <w:pStyle w:val="ListParagraph"/>
        <w:numPr>
          <w:ilvl w:val="0"/>
          <w:numId w:val="64"/>
        </w:numPr>
        <w:rPr>
          <w:rFonts w:eastAsia="Times New Roman" w:cstheme="minorHAnsi"/>
          <w:sz w:val="16"/>
          <w:szCs w:val="16"/>
        </w:rPr>
      </w:pPr>
      <w:r w:rsidRPr="00DE6A10">
        <w:rPr>
          <w:rFonts w:eastAsia="Times New Roman" w:cstheme="minorHAnsi"/>
          <w:sz w:val="16"/>
          <w:szCs w:val="16"/>
        </w:rPr>
        <w:t>Feats: Wolf-born modified to reflect worgen changes.</w:t>
      </w:r>
    </w:p>
    <w:p w14:paraId="375EE811" w14:textId="77777777" w:rsidR="002D2366" w:rsidRPr="00DE6A10" w:rsidRDefault="002D2366" w:rsidP="002D2366">
      <w:pPr>
        <w:pStyle w:val="ListParagraph"/>
        <w:numPr>
          <w:ilvl w:val="0"/>
          <w:numId w:val="64"/>
        </w:numPr>
        <w:rPr>
          <w:rFonts w:eastAsia="Times New Roman" w:cstheme="minorHAnsi"/>
          <w:sz w:val="16"/>
          <w:szCs w:val="16"/>
        </w:rPr>
      </w:pPr>
      <w:r w:rsidRPr="00DE6A10">
        <w:rPr>
          <w:rFonts w:eastAsia="Times New Roman" w:cstheme="minorHAnsi"/>
          <w:sz w:val="16"/>
          <w:szCs w:val="16"/>
        </w:rPr>
        <w:t>Mystic Blast enhancements added</w:t>
      </w:r>
    </w:p>
    <w:p w14:paraId="4EF9AE04" w14:textId="77777777" w:rsidR="00AA7F1D" w:rsidRPr="00DE6A10" w:rsidRDefault="00A44C55" w:rsidP="00877DF3">
      <w:pPr>
        <w:rPr>
          <w:rFonts w:eastAsia="Times New Roman" w:cstheme="minorHAnsi"/>
          <w:sz w:val="16"/>
          <w:szCs w:val="16"/>
        </w:rPr>
      </w:pPr>
      <w:r w:rsidRPr="00DE6A10">
        <w:rPr>
          <w:rFonts w:eastAsia="Times New Roman" w:cstheme="minorHAnsi"/>
          <w:sz w:val="16"/>
          <w:szCs w:val="16"/>
        </w:rPr>
        <w:t xml:space="preserve">Chapter 7: </w:t>
      </w:r>
    </w:p>
    <w:p w14:paraId="5B95A120" w14:textId="77777777" w:rsidR="00A44C55" w:rsidRPr="00DE6A10" w:rsidRDefault="00864C72" w:rsidP="00864C72">
      <w:pPr>
        <w:pStyle w:val="ListParagraph"/>
        <w:numPr>
          <w:ilvl w:val="0"/>
          <w:numId w:val="64"/>
        </w:numPr>
        <w:rPr>
          <w:rFonts w:eastAsia="Times New Roman" w:cstheme="minorHAnsi"/>
          <w:sz w:val="16"/>
          <w:szCs w:val="16"/>
        </w:rPr>
      </w:pPr>
      <w:r>
        <w:rPr>
          <w:rFonts w:eastAsia="Times New Roman" w:cstheme="minorHAnsi"/>
          <w:sz w:val="16"/>
          <w:szCs w:val="16"/>
        </w:rPr>
        <w:lastRenderedPageBreak/>
        <w:t>C</w:t>
      </w:r>
      <w:r w:rsidR="00A44C55" w:rsidRPr="00DE6A10">
        <w:rPr>
          <w:rFonts w:eastAsia="Times New Roman" w:cstheme="minorHAnsi"/>
          <w:sz w:val="16"/>
          <w:szCs w:val="16"/>
        </w:rPr>
        <w:t>rafting overhaul, removing crafting points as reference and turning it into materials, changed harvesting to be based off XP of the monster and not proficiency, clarified crafting classes and slightly modified existing rules (explosives deal more damage)</w:t>
      </w:r>
      <w:r>
        <w:rPr>
          <w:rFonts w:eastAsia="Times New Roman" w:cstheme="minorHAnsi"/>
          <w:sz w:val="16"/>
          <w:szCs w:val="16"/>
        </w:rPr>
        <w:t>, fuel u</w:t>
      </w:r>
      <w:r w:rsidR="0052156A">
        <w:rPr>
          <w:rFonts w:eastAsia="Times New Roman" w:cstheme="minorHAnsi"/>
          <w:sz w:val="16"/>
          <w:szCs w:val="16"/>
        </w:rPr>
        <w:t>nits clarification and reworked to be clearer (fuel unit for each source of fuel, fuel charges for required fuel per device rarity/size)</w:t>
      </w:r>
    </w:p>
    <w:p w14:paraId="16532204" w14:textId="77777777" w:rsidR="00C80B02" w:rsidRPr="00DE6A10" w:rsidRDefault="00C80B02"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Planting explosives’ check clarified</w:t>
      </w:r>
    </w:p>
    <w:p w14:paraId="0E4CC1AE" w14:textId="77777777" w:rsidR="0098259C" w:rsidRPr="00DE6A10" w:rsidRDefault="0098259C"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Based harvesting value of a monster on its XP value instead of its proficiency</w:t>
      </w:r>
    </w:p>
    <w:p w14:paraId="31AEFBF7" w14:textId="77777777" w:rsidR="00A44C55" w:rsidRPr="00DE6A10" w:rsidRDefault="00A44C55"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Scavenging and dismantling materials improved as crafting materials gain mechanic. Might revise nodes and improve them as well. </w:t>
      </w:r>
    </w:p>
    <w:p w14:paraId="2104FEB6" w14:textId="77777777" w:rsidR="00A44C55" w:rsidRPr="00DE6A10" w:rsidRDefault="00A44C55"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Crafted item families determines cost as a modifier (consumables unchanged; weapons x5, constructs x25)</w:t>
      </w:r>
    </w:p>
    <w:p w14:paraId="57AC46A3" w14:textId="77777777" w:rsidR="00EE6A0B" w:rsidRPr="00DE6A10" w:rsidRDefault="00EE6A0B"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Altered some armor sets</w:t>
      </w:r>
      <w:r w:rsidR="00F11BC5" w:rsidRPr="00DE6A10">
        <w:rPr>
          <w:rFonts w:eastAsia="Times New Roman" w:cstheme="minorHAnsi"/>
          <w:sz w:val="16"/>
          <w:szCs w:val="16"/>
        </w:rPr>
        <w:t xml:space="preserve">, and added dragonstalker for hunters. </w:t>
      </w:r>
    </w:p>
    <w:p w14:paraId="071EAFBD" w14:textId="77777777" w:rsidR="00877DF3" w:rsidRPr="00DE6A10" w:rsidRDefault="00AD5894" w:rsidP="00E6665B">
      <w:pPr>
        <w:pStyle w:val="ListParagraph"/>
        <w:numPr>
          <w:ilvl w:val="0"/>
          <w:numId w:val="64"/>
        </w:numPr>
        <w:rPr>
          <w:rFonts w:eastAsia="Times New Roman" w:cstheme="minorHAnsi"/>
          <w:sz w:val="16"/>
          <w:szCs w:val="16"/>
        </w:rPr>
      </w:pPr>
      <w:r w:rsidRPr="00DE6A10">
        <w:rPr>
          <w:rFonts w:eastAsia="Times New Roman" w:cstheme="minorHAnsi"/>
          <w:sz w:val="16"/>
          <w:szCs w:val="16"/>
        </w:rPr>
        <w:t>Invocation buffed (useable 1/proficiency, buffs during invocation, and benefit increase</w:t>
      </w:r>
      <w:r w:rsidR="00C01723" w:rsidRPr="00DE6A10">
        <w:rPr>
          <w:rFonts w:eastAsia="Times New Roman" w:cstheme="minorHAnsi"/>
          <w:sz w:val="16"/>
          <w:szCs w:val="16"/>
        </w:rPr>
        <w:t>s</w:t>
      </w:r>
      <w:r w:rsidRPr="00DE6A10">
        <w:rPr>
          <w:rFonts w:eastAsia="Times New Roman" w:cstheme="minorHAnsi"/>
          <w:sz w:val="16"/>
          <w:szCs w:val="16"/>
        </w:rPr>
        <w:t xml:space="preserve"> when at very low mana). </w:t>
      </w:r>
    </w:p>
    <w:p w14:paraId="3F4894F1" w14:textId="77777777" w:rsidR="005D6AFE" w:rsidRPr="00DE6A10" w:rsidRDefault="005D6AFE" w:rsidP="00E6665B">
      <w:pPr>
        <w:pStyle w:val="ListParagraph"/>
        <w:numPr>
          <w:ilvl w:val="0"/>
          <w:numId w:val="64"/>
        </w:numPr>
        <w:rPr>
          <w:rFonts w:eastAsia="Times New Roman" w:cstheme="minorHAnsi"/>
          <w:sz w:val="16"/>
          <w:szCs w:val="16"/>
        </w:rPr>
      </w:pPr>
      <w:r w:rsidRPr="00DE6A10">
        <w:rPr>
          <w:rFonts w:eastAsia="Times New Roman" w:cstheme="minorHAnsi"/>
          <w:sz w:val="16"/>
          <w:szCs w:val="16"/>
        </w:rPr>
        <w:t>Alchemist potion rarity table updated to reflect proper data on the item creation complexity and cost table</w:t>
      </w:r>
    </w:p>
    <w:p w14:paraId="5E86ACA1" w14:textId="77777777" w:rsidR="002D2366" w:rsidRPr="00DE6A10" w:rsidRDefault="002D2366" w:rsidP="002D2366">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rewrote segments of potion durations to simplify concentration (is instead 1/2 normal duration, two concentration spells have </w:t>
      </w:r>
      <w:r w:rsidR="00864C72" w:rsidRPr="00DE6A10">
        <w:rPr>
          <w:rFonts w:eastAsia="Times New Roman" w:cstheme="minorHAnsi"/>
          <w:sz w:val="16"/>
          <w:szCs w:val="16"/>
        </w:rPr>
        <w:t>disadvantage</w:t>
      </w:r>
      <w:r w:rsidRPr="00DE6A10">
        <w:rPr>
          <w:rFonts w:eastAsia="Times New Roman" w:cstheme="minorHAnsi"/>
          <w:sz w:val="16"/>
          <w:szCs w:val="16"/>
        </w:rPr>
        <w:t xml:space="preserve"> on miscibility) for simplicity</w:t>
      </w:r>
    </w:p>
    <w:p w14:paraId="6F997679" w14:textId="77777777" w:rsidR="002D2366" w:rsidRPr="00DE6A10" w:rsidRDefault="002D2366" w:rsidP="002D2366">
      <w:pPr>
        <w:pStyle w:val="ListParagraph"/>
        <w:numPr>
          <w:ilvl w:val="0"/>
          <w:numId w:val="64"/>
        </w:numPr>
        <w:rPr>
          <w:rFonts w:eastAsia="Times New Roman" w:cstheme="minorHAnsi"/>
          <w:sz w:val="16"/>
          <w:szCs w:val="16"/>
        </w:rPr>
      </w:pPr>
      <w:r w:rsidRPr="00DE6A10">
        <w:rPr>
          <w:rFonts w:eastAsia="Times New Roman" w:cstheme="minorHAnsi"/>
          <w:sz w:val="16"/>
          <w:szCs w:val="16"/>
        </w:rPr>
        <w:t>removed one of the miscibility possible results (birth from order), and replaced it with increased chance for minor sync</w:t>
      </w:r>
    </w:p>
    <w:p w14:paraId="6D6305ED" w14:textId="77777777" w:rsidR="00C0330F" w:rsidRPr="00DE6A10" w:rsidRDefault="005921F9" w:rsidP="007378CE">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Engineer’s Tools: Modified to reflect changes, and clarified how tech mods cannot be used to access higher level spells (gadgets) or CR (creatures) than what is normally limited by the character’s level or proficiency bonus. </w:t>
      </w:r>
    </w:p>
    <w:p w14:paraId="0AE74C9D" w14:textId="77777777" w:rsidR="00C0330F" w:rsidRPr="00DE6A10" w:rsidRDefault="00C0330F" w:rsidP="00C0330F">
      <w:pPr>
        <w:pStyle w:val="ListParagraph"/>
        <w:numPr>
          <w:ilvl w:val="0"/>
          <w:numId w:val="64"/>
        </w:numPr>
        <w:rPr>
          <w:rFonts w:eastAsia="Times New Roman" w:cstheme="minorHAnsi"/>
          <w:sz w:val="16"/>
          <w:szCs w:val="16"/>
        </w:rPr>
      </w:pPr>
      <w:r w:rsidRPr="00DE6A10">
        <w:rPr>
          <w:rFonts w:eastAsia="Times New Roman" w:cstheme="minorHAnsi"/>
          <w:sz w:val="16"/>
          <w:szCs w:val="16"/>
        </w:rPr>
        <w:t>Guide on how to make new devices plus an example and how-to</w:t>
      </w:r>
    </w:p>
    <w:p w14:paraId="6672CBB8" w14:textId="77777777" w:rsidR="00C0330F" w:rsidRPr="00DE6A10" w:rsidRDefault="00CB0140" w:rsidP="007378CE">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Clarified modifications and improved general workability of the engineering subsystem. </w:t>
      </w:r>
    </w:p>
    <w:p w14:paraId="5CFE43E2" w14:textId="77777777" w:rsidR="00CB0140" w:rsidRPr="00DE6A10" w:rsidRDefault="007378CE" w:rsidP="007378CE">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Also capitalized each instance of the tools for clarity. Also capitalized instances of Alchemist’s Supplies and Infusion Kit. </w:t>
      </w:r>
    </w:p>
    <w:p w14:paraId="217F207A" w14:textId="77777777" w:rsidR="00C0330F" w:rsidRPr="00DE6A10" w:rsidRDefault="00C0330F" w:rsidP="00C0330F">
      <w:pPr>
        <w:pStyle w:val="ListParagraph"/>
        <w:numPr>
          <w:ilvl w:val="0"/>
          <w:numId w:val="64"/>
        </w:numPr>
        <w:rPr>
          <w:rFonts w:eastAsia="Times New Roman" w:cstheme="minorHAnsi"/>
          <w:sz w:val="16"/>
          <w:szCs w:val="16"/>
        </w:rPr>
      </w:pPr>
      <w:r w:rsidRPr="00DE6A10">
        <w:rPr>
          <w:rFonts w:eastAsia="Times New Roman" w:cstheme="minorHAnsi"/>
          <w:sz w:val="16"/>
          <w:szCs w:val="16"/>
        </w:rPr>
        <w:t>Added more detail on addons</w:t>
      </w:r>
    </w:p>
    <w:p w14:paraId="250DA6F6" w14:textId="77777777" w:rsidR="00C0330F" w:rsidRPr="00DE6A10" w:rsidRDefault="00C0330F" w:rsidP="00C0330F">
      <w:pPr>
        <w:pStyle w:val="ListParagraph"/>
        <w:numPr>
          <w:ilvl w:val="0"/>
          <w:numId w:val="64"/>
        </w:numPr>
        <w:rPr>
          <w:rFonts w:eastAsia="Times New Roman" w:cstheme="minorHAnsi"/>
          <w:sz w:val="16"/>
          <w:szCs w:val="16"/>
        </w:rPr>
      </w:pPr>
      <w:r w:rsidRPr="00DE6A10">
        <w:rPr>
          <w:rFonts w:eastAsia="Times New Roman" w:cstheme="minorHAnsi"/>
          <w:sz w:val="16"/>
          <w:szCs w:val="16"/>
        </w:rPr>
        <w:t>Added clarifications on explosives</w:t>
      </w:r>
    </w:p>
    <w:p w14:paraId="17CAFF84" w14:textId="77777777" w:rsidR="00607083" w:rsidRPr="00DE6A10" w:rsidRDefault="00607083" w:rsidP="00390FB8">
      <w:pPr>
        <w:rPr>
          <w:rFonts w:eastAsia="Times New Roman" w:cstheme="minorHAnsi"/>
          <w:sz w:val="16"/>
          <w:szCs w:val="16"/>
        </w:rPr>
      </w:pPr>
      <w:r w:rsidRPr="00DE6A10">
        <w:rPr>
          <w:rFonts w:eastAsia="Times New Roman" w:cstheme="minorHAnsi"/>
          <w:sz w:val="16"/>
          <w:szCs w:val="16"/>
        </w:rPr>
        <w:t>Chapter 9:</w:t>
      </w:r>
    </w:p>
    <w:p w14:paraId="61B91DC1" w14:textId="77777777" w:rsidR="00607083" w:rsidRPr="00DE6A10" w:rsidRDefault="00607083" w:rsidP="00607083">
      <w:pPr>
        <w:pStyle w:val="ListParagraph"/>
        <w:numPr>
          <w:ilvl w:val="0"/>
          <w:numId w:val="64"/>
        </w:numPr>
        <w:rPr>
          <w:rFonts w:eastAsia="Times New Roman" w:cstheme="minorHAnsi"/>
          <w:sz w:val="16"/>
          <w:szCs w:val="16"/>
        </w:rPr>
      </w:pPr>
      <w:r w:rsidRPr="00DE6A10">
        <w:rPr>
          <w:rFonts w:eastAsia="Times New Roman" w:cstheme="minorHAnsi"/>
          <w:sz w:val="16"/>
          <w:szCs w:val="16"/>
        </w:rPr>
        <w:t>clarified shot spell action economy, added examples for chapter 9 shot and strike spells</w:t>
      </w:r>
    </w:p>
    <w:p w14:paraId="15B754CD" w14:textId="77777777" w:rsidR="00AD5894" w:rsidRPr="00DE6A10" w:rsidRDefault="007108BC" w:rsidP="00390FB8">
      <w:pPr>
        <w:rPr>
          <w:rFonts w:eastAsia="Times New Roman" w:cstheme="minorHAnsi"/>
          <w:sz w:val="16"/>
          <w:szCs w:val="16"/>
        </w:rPr>
      </w:pPr>
      <w:r w:rsidRPr="00DE6A10">
        <w:rPr>
          <w:rFonts w:eastAsia="Times New Roman" w:cstheme="minorHAnsi"/>
          <w:sz w:val="16"/>
          <w:szCs w:val="16"/>
        </w:rPr>
        <w:t xml:space="preserve">Chapter 10: </w:t>
      </w:r>
    </w:p>
    <w:p w14:paraId="353CEE3A" w14:textId="77777777" w:rsidR="007108BC" w:rsidRPr="00DE6A10" w:rsidRDefault="007108BC"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True names changed to focus more on target’s CR to reward high level conjures over many low ones. </w:t>
      </w:r>
    </w:p>
    <w:p w14:paraId="7D8BF1EC" w14:textId="77777777" w:rsidR="005E6402" w:rsidRPr="00DE6A10" w:rsidRDefault="005E6402"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Added Spirit Haunt as a shadow sigil that penalizes spirit saving throws</w:t>
      </w:r>
    </w:p>
    <w:p w14:paraId="7CCCD62E" w14:textId="77777777" w:rsidR="005E568D" w:rsidRDefault="005E568D" w:rsidP="005E568D">
      <w:pPr>
        <w:rPr>
          <w:rFonts w:eastAsia="Times New Roman" w:cstheme="minorHAnsi"/>
          <w:sz w:val="16"/>
          <w:szCs w:val="16"/>
        </w:rPr>
      </w:pPr>
      <w:r w:rsidRPr="00DE6A10">
        <w:rPr>
          <w:rFonts w:eastAsia="Times New Roman" w:cstheme="minorHAnsi"/>
          <w:sz w:val="16"/>
          <w:szCs w:val="16"/>
        </w:rPr>
        <w:t xml:space="preserve">Chapter 11: </w:t>
      </w:r>
    </w:p>
    <w:p w14:paraId="59418ED5" w14:textId="77777777" w:rsidR="002B5BCD" w:rsidRPr="00DE6A10" w:rsidRDefault="002B5BCD" w:rsidP="005E568D">
      <w:pPr>
        <w:rPr>
          <w:rFonts w:eastAsia="Times New Roman" w:cstheme="minorHAnsi"/>
          <w:sz w:val="16"/>
          <w:szCs w:val="16"/>
        </w:rPr>
      </w:pPr>
      <w:r>
        <w:rPr>
          <w:rFonts w:eastAsia="Times New Roman" w:cstheme="minorHAnsi"/>
          <w:sz w:val="16"/>
          <w:szCs w:val="16"/>
        </w:rPr>
        <w:t>Revamped spell list to include school references to aid various classes who have school-specific mechanics</w:t>
      </w:r>
    </w:p>
    <w:p w14:paraId="43115F6A" w14:textId="77777777" w:rsidR="005E568D" w:rsidRPr="00DE6A10" w:rsidRDefault="005E568D" w:rsidP="003C4628">
      <w:pPr>
        <w:pStyle w:val="ListParagraph"/>
        <w:numPr>
          <w:ilvl w:val="0"/>
          <w:numId w:val="64"/>
        </w:numPr>
        <w:rPr>
          <w:rFonts w:eastAsia="Times New Roman" w:cstheme="minorHAnsi"/>
          <w:sz w:val="16"/>
          <w:szCs w:val="16"/>
        </w:rPr>
      </w:pPr>
      <w:r w:rsidRPr="00DE6A10">
        <w:rPr>
          <w:rFonts w:eastAsia="Times New Roman" w:cstheme="minorHAnsi"/>
          <w:sz w:val="16"/>
          <w:szCs w:val="16"/>
        </w:rPr>
        <w:t>Added dark void, void crash, mind bomb, Starsurge</w:t>
      </w:r>
      <w:r w:rsidR="00156D80">
        <w:rPr>
          <w:rFonts w:eastAsia="Times New Roman" w:cstheme="minorHAnsi"/>
          <w:sz w:val="16"/>
          <w:szCs w:val="16"/>
        </w:rPr>
        <w:t>, nether tempest</w:t>
      </w:r>
    </w:p>
    <w:p w14:paraId="0C863DC7" w14:textId="77777777" w:rsidR="005921F9" w:rsidRDefault="005E568D" w:rsidP="005921F9">
      <w:pPr>
        <w:pStyle w:val="ListParagraph"/>
        <w:numPr>
          <w:ilvl w:val="0"/>
          <w:numId w:val="64"/>
        </w:numPr>
        <w:rPr>
          <w:rFonts w:eastAsia="Times New Roman" w:cstheme="minorHAnsi"/>
          <w:sz w:val="16"/>
          <w:szCs w:val="16"/>
        </w:rPr>
      </w:pPr>
      <w:r w:rsidRPr="00DE6A10">
        <w:rPr>
          <w:rFonts w:eastAsia="Times New Roman" w:cstheme="minorHAnsi"/>
          <w:sz w:val="16"/>
          <w:szCs w:val="16"/>
        </w:rPr>
        <w:t xml:space="preserve">Buffed </w:t>
      </w:r>
      <w:r w:rsidR="00156D80">
        <w:rPr>
          <w:rFonts w:eastAsia="Times New Roman" w:cstheme="minorHAnsi"/>
          <w:sz w:val="16"/>
          <w:szCs w:val="16"/>
        </w:rPr>
        <w:t xml:space="preserve">amplify magic, </w:t>
      </w:r>
      <w:r w:rsidRPr="00DE6A10">
        <w:rPr>
          <w:rFonts w:eastAsia="Times New Roman" w:cstheme="minorHAnsi"/>
          <w:sz w:val="16"/>
          <w:szCs w:val="16"/>
        </w:rPr>
        <w:t>avatar form, wrath cantrip</w:t>
      </w:r>
      <w:r w:rsidR="00D26A91" w:rsidRPr="00DE6A10">
        <w:rPr>
          <w:rFonts w:eastAsia="Times New Roman" w:cstheme="minorHAnsi"/>
          <w:sz w:val="16"/>
          <w:szCs w:val="16"/>
        </w:rPr>
        <w:t>, ice block, and holy shock</w:t>
      </w:r>
    </w:p>
    <w:p w14:paraId="14FCADB9" w14:textId="77777777" w:rsidR="00156D80" w:rsidRPr="00DE6A10" w:rsidRDefault="00156D80" w:rsidP="005921F9">
      <w:pPr>
        <w:pStyle w:val="ListParagraph"/>
        <w:numPr>
          <w:ilvl w:val="0"/>
          <w:numId w:val="64"/>
        </w:numPr>
        <w:rPr>
          <w:rFonts w:eastAsia="Times New Roman" w:cstheme="minorHAnsi"/>
          <w:sz w:val="16"/>
          <w:szCs w:val="16"/>
        </w:rPr>
      </w:pPr>
      <w:r>
        <w:rPr>
          <w:rFonts w:eastAsia="Times New Roman" w:cstheme="minorHAnsi"/>
          <w:sz w:val="16"/>
          <w:szCs w:val="16"/>
        </w:rPr>
        <w:t>Nerfed carrion swarm</w:t>
      </w:r>
    </w:p>
    <w:p w14:paraId="3CA14F0D" w14:textId="77777777" w:rsidR="00F340A1" w:rsidRDefault="005921F9" w:rsidP="00F340A1">
      <w:pPr>
        <w:pStyle w:val="ListParagraph"/>
        <w:numPr>
          <w:ilvl w:val="0"/>
          <w:numId w:val="64"/>
        </w:numPr>
        <w:rPr>
          <w:rFonts w:eastAsia="Times New Roman" w:cstheme="minorHAnsi"/>
          <w:sz w:val="16"/>
          <w:szCs w:val="16"/>
        </w:rPr>
      </w:pPr>
      <w:r w:rsidRPr="00DE6A10">
        <w:rPr>
          <w:rFonts w:eastAsia="Times New Roman" w:cstheme="minorHAnsi"/>
          <w:sz w:val="16"/>
          <w:szCs w:val="16"/>
        </w:rPr>
        <w:t>Modified hammer of justice</w:t>
      </w:r>
      <w:r w:rsidR="00F340A1">
        <w:rPr>
          <w:rFonts w:eastAsia="Times New Roman" w:cstheme="minorHAnsi"/>
          <w:sz w:val="16"/>
          <w:szCs w:val="16"/>
        </w:rPr>
        <w:t>, reworked conjure strike</w:t>
      </w:r>
      <w:r w:rsidR="009D13E9">
        <w:rPr>
          <w:rFonts w:eastAsia="Times New Roman" w:cstheme="minorHAnsi"/>
          <w:sz w:val="16"/>
          <w:szCs w:val="16"/>
        </w:rPr>
        <w:t>, modified possession (was magic jar) to be clearly workable with the other mechanics</w:t>
      </w:r>
    </w:p>
    <w:p w14:paraId="13626C15" w14:textId="77777777" w:rsidR="00D84E33" w:rsidRPr="00F340A1" w:rsidRDefault="00D84E33" w:rsidP="00F340A1">
      <w:pPr>
        <w:pStyle w:val="ListParagraph"/>
        <w:numPr>
          <w:ilvl w:val="0"/>
          <w:numId w:val="64"/>
        </w:numPr>
        <w:rPr>
          <w:rFonts w:eastAsia="Times New Roman" w:cstheme="minorHAnsi"/>
          <w:sz w:val="16"/>
          <w:szCs w:val="16"/>
        </w:rPr>
      </w:pPr>
      <w:r>
        <w:rPr>
          <w:rFonts w:eastAsia="Times New Roman" w:cstheme="minorHAnsi"/>
          <w:sz w:val="16"/>
          <w:szCs w:val="16"/>
        </w:rPr>
        <w:t>Nerfed holy nova and healing stream to have shorter ranges and less healing</w:t>
      </w:r>
    </w:p>
    <w:p w14:paraId="41D92A9C" w14:textId="77777777" w:rsidR="00CE27E3" w:rsidRDefault="00CE27E3" w:rsidP="007108BC">
      <w:pPr>
        <w:rPr>
          <w:rFonts w:eastAsia="Times New Roman" w:cstheme="minorHAnsi"/>
          <w:sz w:val="16"/>
          <w:szCs w:val="16"/>
        </w:rPr>
      </w:pPr>
    </w:p>
    <w:p w14:paraId="4344795D" w14:textId="77777777" w:rsidR="000A3C29" w:rsidRDefault="000A3C29" w:rsidP="004074E0">
      <w:pPr>
        <w:rPr>
          <w:rFonts w:eastAsia="Times New Roman" w:cstheme="minorHAnsi"/>
          <w:b/>
          <w:bCs/>
          <w:sz w:val="16"/>
          <w:szCs w:val="16"/>
        </w:rPr>
      </w:pPr>
      <w:r>
        <w:rPr>
          <w:rFonts w:eastAsia="Times New Roman" w:cstheme="minorHAnsi"/>
          <w:b/>
          <w:bCs/>
          <w:sz w:val="16"/>
          <w:szCs w:val="16"/>
        </w:rPr>
        <w:t>August</w:t>
      </w:r>
      <w:r w:rsidRPr="00DE6A10">
        <w:rPr>
          <w:rFonts w:eastAsia="Times New Roman" w:cstheme="minorHAnsi"/>
          <w:b/>
          <w:bCs/>
          <w:sz w:val="16"/>
          <w:szCs w:val="16"/>
        </w:rPr>
        <w:t xml:space="preserve"> </w:t>
      </w:r>
      <w:r>
        <w:rPr>
          <w:rFonts w:eastAsia="Times New Roman" w:cstheme="minorHAnsi"/>
          <w:b/>
          <w:bCs/>
          <w:sz w:val="16"/>
          <w:szCs w:val="16"/>
        </w:rPr>
        <w:t>8, 2020</w:t>
      </w:r>
      <w:r w:rsidRPr="00DE6A10">
        <w:rPr>
          <w:rFonts w:eastAsia="Times New Roman" w:cstheme="minorHAnsi"/>
          <w:b/>
          <w:bCs/>
          <w:sz w:val="16"/>
          <w:szCs w:val="16"/>
        </w:rPr>
        <w:t xml:space="preserve"> (3.4</w:t>
      </w:r>
      <w:r>
        <w:rPr>
          <w:rFonts w:eastAsia="Times New Roman" w:cstheme="minorHAnsi"/>
          <w:b/>
          <w:bCs/>
          <w:sz w:val="16"/>
          <w:szCs w:val="16"/>
        </w:rPr>
        <w:t>.1</w:t>
      </w:r>
      <w:r w:rsidRPr="00DE6A10">
        <w:rPr>
          <w:rFonts w:eastAsia="Times New Roman" w:cstheme="minorHAnsi"/>
          <w:b/>
          <w:bCs/>
          <w:sz w:val="16"/>
          <w:szCs w:val="16"/>
        </w:rPr>
        <w:t>)</w:t>
      </w:r>
    </w:p>
    <w:p w14:paraId="34F0C4B2" w14:textId="77777777" w:rsidR="004074E0" w:rsidRDefault="004074E0" w:rsidP="000A3C29">
      <w:pPr>
        <w:rPr>
          <w:rFonts w:eastAsia="Times New Roman" w:cstheme="minorHAnsi"/>
          <w:sz w:val="16"/>
          <w:szCs w:val="16"/>
        </w:rPr>
      </w:pPr>
      <w:r>
        <w:rPr>
          <w:rFonts w:eastAsia="Times New Roman" w:cstheme="minorHAnsi"/>
          <w:sz w:val="16"/>
          <w:szCs w:val="16"/>
        </w:rPr>
        <w:t xml:space="preserve">Balance patch. TWF (two weapon fighting) boys buffed. </w:t>
      </w:r>
    </w:p>
    <w:p w14:paraId="13B6A753" w14:textId="77777777" w:rsidR="000B097B" w:rsidRDefault="007252B4" w:rsidP="00216993">
      <w:pPr>
        <w:rPr>
          <w:rFonts w:eastAsia="Times New Roman" w:cstheme="minorHAnsi"/>
          <w:sz w:val="16"/>
          <w:szCs w:val="16"/>
        </w:rPr>
      </w:pPr>
      <w:r>
        <w:rPr>
          <w:rFonts w:eastAsia="Times New Roman" w:cstheme="minorHAnsi"/>
          <w:sz w:val="16"/>
          <w:szCs w:val="16"/>
        </w:rPr>
        <w:t xml:space="preserve">Chapter 2: </w:t>
      </w:r>
      <w:r w:rsidR="00216993">
        <w:rPr>
          <w:rFonts w:eastAsia="Times New Roman" w:cstheme="minorHAnsi"/>
          <w:sz w:val="16"/>
          <w:szCs w:val="16"/>
        </w:rPr>
        <w:t>Race rebalance</w:t>
      </w:r>
    </w:p>
    <w:p w14:paraId="613DD9A4" w14:textId="77777777" w:rsidR="00216993" w:rsidRDefault="00216993" w:rsidP="00E95E1F">
      <w:pPr>
        <w:pStyle w:val="ListParagraph"/>
        <w:numPr>
          <w:ilvl w:val="0"/>
          <w:numId w:val="64"/>
        </w:numPr>
        <w:rPr>
          <w:rFonts w:eastAsia="Times New Roman" w:cstheme="minorHAnsi"/>
          <w:sz w:val="16"/>
          <w:szCs w:val="16"/>
        </w:rPr>
      </w:pPr>
      <w:r>
        <w:rPr>
          <w:rFonts w:eastAsia="Times New Roman" w:cstheme="minorHAnsi"/>
          <w:sz w:val="16"/>
          <w:szCs w:val="16"/>
        </w:rPr>
        <w:t xml:space="preserve">Draenei: Heroic presence’s bonus reduced. </w:t>
      </w:r>
    </w:p>
    <w:p w14:paraId="1CD35527" w14:textId="77777777" w:rsidR="00216993" w:rsidRDefault="00216993" w:rsidP="00E95E1F">
      <w:pPr>
        <w:pStyle w:val="ListParagraph"/>
        <w:numPr>
          <w:ilvl w:val="1"/>
          <w:numId w:val="64"/>
        </w:numPr>
        <w:rPr>
          <w:rFonts w:eastAsia="Times New Roman" w:cstheme="minorHAnsi"/>
          <w:sz w:val="16"/>
          <w:szCs w:val="16"/>
        </w:rPr>
      </w:pPr>
      <w:r>
        <w:rPr>
          <w:rFonts w:eastAsia="Times New Roman" w:cstheme="minorHAnsi"/>
          <w:sz w:val="16"/>
          <w:szCs w:val="16"/>
        </w:rPr>
        <w:t>Unbroken Draenei’s gift of the naaru no longer scales and is now an action instead of a bonus action.</w:t>
      </w:r>
    </w:p>
    <w:p w14:paraId="72767435" w14:textId="77777777" w:rsidR="00216993" w:rsidRDefault="00216993" w:rsidP="00E95E1F">
      <w:pPr>
        <w:pStyle w:val="ListParagraph"/>
        <w:numPr>
          <w:ilvl w:val="0"/>
          <w:numId w:val="64"/>
        </w:numPr>
        <w:rPr>
          <w:rFonts w:eastAsia="Times New Roman" w:cstheme="minorHAnsi"/>
          <w:sz w:val="16"/>
          <w:szCs w:val="16"/>
        </w:rPr>
      </w:pPr>
      <w:r>
        <w:rPr>
          <w:rFonts w:eastAsia="Times New Roman" w:cstheme="minorHAnsi"/>
          <w:sz w:val="16"/>
          <w:szCs w:val="16"/>
        </w:rPr>
        <w:t>Dwarf extra +1 armor bonus removed</w:t>
      </w:r>
    </w:p>
    <w:p w14:paraId="45551A8D" w14:textId="77777777" w:rsidR="00216993" w:rsidRDefault="00216993" w:rsidP="00E95E1F">
      <w:pPr>
        <w:pStyle w:val="ListParagraph"/>
        <w:numPr>
          <w:ilvl w:val="0"/>
          <w:numId w:val="64"/>
        </w:numPr>
        <w:rPr>
          <w:rFonts w:eastAsia="Times New Roman" w:cstheme="minorHAnsi"/>
          <w:sz w:val="16"/>
          <w:szCs w:val="16"/>
        </w:rPr>
      </w:pPr>
      <w:r>
        <w:rPr>
          <w:rFonts w:eastAsia="Times New Roman" w:cstheme="minorHAnsi"/>
          <w:sz w:val="16"/>
          <w:szCs w:val="16"/>
        </w:rPr>
        <w:t xml:space="preserve">Elf </w:t>
      </w:r>
    </w:p>
    <w:p w14:paraId="6CE87274" w14:textId="77777777" w:rsidR="000B097B" w:rsidRDefault="00216993" w:rsidP="00E95E1F">
      <w:pPr>
        <w:pStyle w:val="ListParagraph"/>
        <w:numPr>
          <w:ilvl w:val="1"/>
          <w:numId w:val="64"/>
        </w:numPr>
        <w:rPr>
          <w:rFonts w:eastAsia="Times New Roman" w:cstheme="minorHAnsi"/>
          <w:sz w:val="16"/>
          <w:szCs w:val="16"/>
        </w:rPr>
      </w:pPr>
      <w:r>
        <w:rPr>
          <w:rFonts w:eastAsia="Times New Roman" w:cstheme="minorHAnsi"/>
          <w:sz w:val="16"/>
          <w:szCs w:val="16"/>
        </w:rPr>
        <w:t xml:space="preserve">High elf </w:t>
      </w:r>
      <w:r w:rsidR="007252B4" w:rsidRPr="00E95E1F">
        <w:rPr>
          <w:rFonts w:eastAsia="Times New Roman" w:cstheme="minorHAnsi"/>
          <w:sz w:val="16"/>
          <w:szCs w:val="16"/>
        </w:rPr>
        <w:t>arcane legacy only includes bonus mana</w:t>
      </w:r>
    </w:p>
    <w:p w14:paraId="2C7BC72D" w14:textId="77777777" w:rsidR="00216993" w:rsidRDefault="00216993" w:rsidP="00E95E1F">
      <w:pPr>
        <w:pStyle w:val="ListParagraph"/>
        <w:numPr>
          <w:ilvl w:val="1"/>
          <w:numId w:val="64"/>
        </w:numPr>
        <w:rPr>
          <w:rFonts w:eastAsia="Times New Roman" w:cstheme="minorHAnsi"/>
          <w:sz w:val="16"/>
          <w:szCs w:val="16"/>
        </w:rPr>
      </w:pPr>
      <w:r>
        <w:rPr>
          <w:rFonts w:eastAsia="Times New Roman" w:cstheme="minorHAnsi"/>
          <w:sz w:val="16"/>
          <w:szCs w:val="16"/>
        </w:rPr>
        <w:t>Nightborne’s arcane affinities expanded to deal arcane damage on non-arcane spells (1/rest) and the arcane blast explained</w:t>
      </w:r>
    </w:p>
    <w:p w14:paraId="2394C6B7" w14:textId="77777777" w:rsidR="00216993" w:rsidRDefault="00216993" w:rsidP="00E95E1F">
      <w:pPr>
        <w:pStyle w:val="ListParagraph"/>
        <w:numPr>
          <w:ilvl w:val="0"/>
          <w:numId w:val="64"/>
        </w:numPr>
        <w:rPr>
          <w:rFonts w:eastAsia="Times New Roman" w:cstheme="minorHAnsi"/>
          <w:sz w:val="16"/>
          <w:szCs w:val="16"/>
        </w:rPr>
      </w:pPr>
      <w:r>
        <w:rPr>
          <w:rFonts w:eastAsia="Times New Roman" w:cstheme="minorHAnsi"/>
          <w:sz w:val="16"/>
          <w:szCs w:val="16"/>
        </w:rPr>
        <w:t>Tauren gain powerful build and an additional bonus to Stamina</w:t>
      </w:r>
    </w:p>
    <w:p w14:paraId="1D982B41" w14:textId="77777777" w:rsidR="00216993" w:rsidRPr="00E95E1F" w:rsidRDefault="00216993" w:rsidP="00E95E1F">
      <w:pPr>
        <w:pStyle w:val="ListParagraph"/>
        <w:numPr>
          <w:ilvl w:val="0"/>
          <w:numId w:val="64"/>
        </w:numPr>
        <w:rPr>
          <w:rFonts w:eastAsia="Times New Roman" w:cstheme="minorHAnsi"/>
          <w:sz w:val="16"/>
          <w:szCs w:val="16"/>
        </w:rPr>
      </w:pPr>
      <w:r>
        <w:rPr>
          <w:rFonts w:eastAsia="Times New Roman" w:cstheme="minorHAnsi"/>
          <w:sz w:val="16"/>
          <w:szCs w:val="16"/>
        </w:rPr>
        <w:t xml:space="preserve">Trolls gain a third ability score bonus (making them the best so far) and </w:t>
      </w:r>
      <w:r w:rsidR="00983DF4">
        <w:rPr>
          <w:rFonts w:eastAsia="Times New Roman" w:cstheme="minorHAnsi"/>
          <w:sz w:val="16"/>
          <w:szCs w:val="16"/>
        </w:rPr>
        <w:t>sand trolls bonuses changed</w:t>
      </w:r>
    </w:p>
    <w:p w14:paraId="71C02F1B" w14:textId="77777777" w:rsidR="00570889" w:rsidRPr="004074E0" w:rsidRDefault="00570889" w:rsidP="00201EBF">
      <w:pPr>
        <w:rPr>
          <w:rFonts w:eastAsia="Times New Roman" w:cstheme="minorHAnsi"/>
          <w:sz w:val="16"/>
          <w:szCs w:val="16"/>
        </w:rPr>
      </w:pPr>
      <w:r>
        <w:rPr>
          <w:rFonts w:eastAsia="Times New Roman" w:cstheme="minorHAnsi"/>
          <w:sz w:val="16"/>
          <w:szCs w:val="16"/>
        </w:rPr>
        <w:t>Chapter 3: Classes</w:t>
      </w:r>
      <w:r w:rsidR="00201EBF">
        <w:rPr>
          <w:rFonts w:eastAsia="Times New Roman" w:cstheme="minorHAnsi"/>
          <w:sz w:val="16"/>
          <w:szCs w:val="16"/>
        </w:rPr>
        <w:t>: invocation abilities rolled back to 1/2 proficiency in uses</w:t>
      </w:r>
    </w:p>
    <w:p w14:paraId="74DC1E7C" w14:textId="77777777" w:rsidR="00201EBF" w:rsidRDefault="00201EBF" w:rsidP="00E879C1">
      <w:pPr>
        <w:pStyle w:val="ListParagraph"/>
        <w:numPr>
          <w:ilvl w:val="0"/>
          <w:numId w:val="64"/>
        </w:numPr>
        <w:rPr>
          <w:rFonts w:eastAsia="Times New Roman" w:cstheme="minorHAnsi"/>
          <w:sz w:val="16"/>
          <w:szCs w:val="16"/>
        </w:rPr>
      </w:pPr>
      <w:r>
        <w:rPr>
          <w:rFonts w:eastAsia="Times New Roman" w:cstheme="minorHAnsi"/>
          <w:sz w:val="16"/>
          <w:szCs w:val="16"/>
        </w:rPr>
        <w:t>Death Knight: Aura ability can be expended (1 use) to cancel a turn undead attempt</w:t>
      </w:r>
    </w:p>
    <w:p w14:paraId="3B8A68AB" w14:textId="77777777" w:rsidR="00201EBF" w:rsidRDefault="00201EBF" w:rsidP="00E95E1F">
      <w:pPr>
        <w:pStyle w:val="ListParagraph"/>
        <w:numPr>
          <w:ilvl w:val="1"/>
          <w:numId w:val="64"/>
        </w:numPr>
        <w:rPr>
          <w:rFonts w:eastAsia="Times New Roman" w:cstheme="minorHAnsi"/>
          <w:sz w:val="16"/>
          <w:szCs w:val="16"/>
        </w:rPr>
      </w:pPr>
      <w:r>
        <w:rPr>
          <w:rFonts w:eastAsia="Times New Roman" w:cstheme="minorHAnsi"/>
          <w:sz w:val="16"/>
          <w:szCs w:val="16"/>
        </w:rPr>
        <w:t>Blood: Life stealer’s DC set to spellcasting DC instead of contested roll</w:t>
      </w:r>
    </w:p>
    <w:p w14:paraId="47DE3812" w14:textId="77777777" w:rsidR="00201EBF" w:rsidRDefault="00201EBF" w:rsidP="00E95E1F">
      <w:pPr>
        <w:pStyle w:val="ListParagraph"/>
        <w:numPr>
          <w:ilvl w:val="1"/>
          <w:numId w:val="64"/>
        </w:numPr>
        <w:rPr>
          <w:rFonts w:eastAsia="Times New Roman" w:cstheme="minorHAnsi"/>
          <w:sz w:val="16"/>
          <w:szCs w:val="16"/>
        </w:rPr>
      </w:pPr>
      <w:r>
        <w:rPr>
          <w:rFonts w:eastAsia="Times New Roman" w:cstheme="minorHAnsi"/>
          <w:sz w:val="16"/>
          <w:szCs w:val="16"/>
        </w:rPr>
        <w:t>Unholy: Army of the dead’s spell clarified</w:t>
      </w:r>
    </w:p>
    <w:p w14:paraId="3319DD1C" w14:textId="77777777" w:rsidR="00201EBF" w:rsidRDefault="00201EBF" w:rsidP="00E879C1">
      <w:pPr>
        <w:pStyle w:val="ListParagraph"/>
        <w:numPr>
          <w:ilvl w:val="0"/>
          <w:numId w:val="64"/>
        </w:numPr>
        <w:rPr>
          <w:rFonts w:eastAsia="Times New Roman" w:cstheme="minorHAnsi"/>
          <w:sz w:val="16"/>
          <w:szCs w:val="16"/>
        </w:rPr>
      </w:pPr>
      <w:r>
        <w:rPr>
          <w:rFonts w:eastAsia="Times New Roman" w:cstheme="minorHAnsi"/>
          <w:sz w:val="16"/>
          <w:szCs w:val="16"/>
        </w:rPr>
        <w:t xml:space="preserve">Druid: </w:t>
      </w:r>
    </w:p>
    <w:p w14:paraId="02445B75" w14:textId="77777777" w:rsidR="00201EBF" w:rsidRDefault="00201EBF" w:rsidP="00E95E1F">
      <w:pPr>
        <w:pStyle w:val="ListParagraph"/>
        <w:numPr>
          <w:ilvl w:val="1"/>
          <w:numId w:val="64"/>
        </w:numPr>
        <w:rPr>
          <w:rFonts w:eastAsia="Times New Roman" w:cstheme="minorHAnsi"/>
          <w:sz w:val="16"/>
          <w:szCs w:val="16"/>
        </w:rPr>
      </w:pPr>
      <w:r>
        <w:rPr>
          <w:rFonts w:eastAsia="Times New Roman" w:cstheme="minorHAnsi"/>
          <w:sz w:val="16"/>
          <w:szCs w:val="16"/>
        </w:rPr>
        <w:t>Restoration applies its sigil roll only to druid spells</w:t>
      </w:r>
    </w:p>
    <w:p w14:paraId="13755AA5" w14:textId="77777777" w:rsidR="00E879C1" w:rsidRDefault="00E879C1" w:rsidP="00E879C1">
      <w:pPr>
        <w:pStyle w:val="ListParagraph"/>
        <w:numPr>
          <w:ilvl w:val="0"/>
          <w:numId w:val="64"/>
        </w:numPr>
        <w:rPr>
          <w:rFonts w:eastAsia="Times New Roman" w:cstheme="minorHAnsi"/>
          <w:sz w:val="16"/>
          <w:szCs w:val="16"/>
        </w:rPr>
      </w:pPr>
      <w:r>
        <w:rPr>
          <w:rFonts w:eastAsia="Times New Roman" w:cstheme="minorHAnsi"/>
          <w:sz w:val="16"/>
          <w:szCs w:val="16"/>
        </w:rPr>
        <w:t xml:space="preserve">Paladin: </w:t>
      </w:r>
    </w:p>
    <w:p w14:paraId="182315D5" w14:textId="77777777" w:rsidR="00E879C1" w:rsidRDefault="00E879C1" w:rsidP="00E879C1">
      <w:pPr>
        <w:pStyle w:val="ListParagraph"/>
        <w:numPr>
          <w:ilvl w:val="1"/>
          <w:numId w:val="64"/>
        </w:numPr>
        <w:rPr>
          <w:rFonts w:eastAsia="Times New Roman" w:cstheme="minorHAnsi"/>
          <w:sz w:val="16"/>
          <w:szCs w:val="16"/>
        </w:rPr>
      </w:pPr>
      <w:r>
        <w:rPr>
          <w:rFonts w:eastAsia="Times New Roman" w:cstheme="minorHAnsi"/>
          <w:sz w:val="16"/>
          <w:szCs w:val="16"/>
        </w:rPr>
        <w:t>Retribution Divine Storm rephrased to emanate from you</w:t>
      </w:r>
    </w:p>
    <w:p w14:paraId="1509451A" w14:textId="77777777" w:rsidR="00201EBF" w:rsidRDefault="00201EBF" w:rsidP="004074E0">
      <w:pPr>
        <w:pStyle w:val="ListParagraph"/>
        <w:numPr>
          <w:ilvl w:val="0"/>
          <w:numId w:val="64"/>
        </w:numPr>
        <w:rPr>
          <w:rFonts w:eastAsia="Times New Roman" w:cstheme="minorHAnsi"/>
          <w:sz w:val="16"/>
          <w:szCs w:val="16"/>
        </w:rPr>
      </w:pPr>
      <w:r>
        <w:rPr>
          <w:rFonts w:eastAsia="Times New Roman" w:cstheme="minorHAnsi"/>
          <w:sz w:val="16"/>
          <w:szCs w:val="16"/>
        </w:rPr>
        <w:t xml:space="preserve">Priest: </w:t>
      </w:r>
    </w:p>
    <w:p w14:paraId="1FACBD2E" w14:textId="77777777" w:rsidR="00201EBF" w:rsidRDefault="00201EBF" w:rsidP="00E95E1F">
      <w:pPr>
        <w:pStyle w:val="ListParagraph"/>
        <w:numPr>
          <w:ilvl w:val="1"/>
          <w:numId w:val="64"/>
        </w:numPr>
        <w:rPr>
          <w:rFonts w:eastAsia="Times New Roman" w:cstheme="minorHAnsi"/>
          <w:sz w:val="16"/>
          <w:szCs w:val="16"/>
        </w:rPr>
      </w:pPr>
      <w:r>
        <w:rPr>
          <w:rFonts w:eastAsia="Times New Roman" w:cstheme="minorHAnsi"/>
          <w:sz w:val="16"/>
          <w:szCs w:val="16"/>
        </w:rPr>
        <w:t>Death priesthood spells clarified</w:t>
      </w:r>
    </w:p>
    <w:p w14:paraId="40E2532B" w14:textId="77777777" w:rsidR="004074E0" w:rsidRPr="004074E0" w:rsidRDefault="004074E0" w:rsidP="004074E0">
      <w:pPr>
        <w:pStyle w:val="ListParagraph"/>
        <w:numPr>
          <w:ilvl w:val="0"/>
          <w:numId w:val="64"/>
        </w:numPr>
        <w:rPr>
          <w:rFonts w:eastAsia="Times New Roman" w:cstheme="minorHAnsi"/>
          <w:sz w:val="16"/>
          <w:szCs w:val="16"/>
        </w:rPr>
      </w:pPr>
      <w:r w:rsidRPr="004074E0">
        <w:rPr>
          <w:rFonts w:eastAsia="Times New Roman" w:cstheme="minorHAnsi"/>
          <w:sz w:val="16"/>
          <w:szCs w:val="16"/>
        </w:rPr>
        <w:t>Rogue</w:t>
      </w:r>
    </w:p>
    <w:p w14:paraId="459D8112" w14:textId="77777777" w:rsidR="004074E0" w:rsidRDefault="004074E0" w:rsidP="004074E0">
      <w:pPr>
        <w:pStyle w:val="ListParagraph"/>
        <w:numPr>
          <w:ilvl w:val="1"/>
          <w:numId w:val="64"/>
        </w:numPr>
        <w:rPr>
          <w:rFonts w:eastAsia="Times New Roman" w:cstheme="minorHAnsi"/>
          <w:sz w:val="16"/>
          <w:szCs w:val="16"/>
        </w:rPr>
      </w:pPr>
      <w:r>
        <w:rPr>
          <w:rFonts w:eastAsia="Times New Roman" w:cstheme="minorHAnsi"/>
          <w:sz w:val="16"/>
          <w:szCs w:val="16"/>
        </w:rPr>
        <w:t>Demon Hunter: Gains boost with two weapons (bonus action makes two attacks) to balance rogue opportunity cost with bonus actions</w:t>
      </w:r>
    </w:p>
    <w:p w14:paraId="466D7152" w14:textId="77777777" w:rsidR="004074E0" w:rsidRDefault="004074E0" w:rsidP="004074E0">
      <w:pPr>
        <w:pStyle w:val="ListParagraph"/>
        <w:numPr>
          <w:ilvl w:val="0"/>
          <w:numId w:val="64"/>
        </w:numPr>
        <w:rPr>
          <w:rFonts w:eastAsia="Times New Roman" w:cstheme="minorHAnsi"/>
          <w:sz w:val="16"/>
          <w:szCs w:val="16"/>
        </w:rPr>
      </w:pPr>
      <w:r>
        <w:rPr>
          <w:rFonts w:eastAsia="Times New Roman" w:cstheme="minorHAnsi"/>
          <w:sz w:val="16"/>
          <w:szCs w:val="16"/>
        </w:rPr>
        <w:t xml:space="preserve">Shamans: All gain potential calling from distressed elements at get-go </w:t>
      </w:r>
    </w:p>
    <w:p w14:paraId="6FA13233" w14:textId="77777777" w:rsidR="004074E0" w:rsidRPr="004074E0" w:rsidRDefault="004074E0" w:rsidP="004074E0">
      <w:pPr>
        <w:pStyle w:val="ListParagraph"/>
        <w:numPr>
          <w:ilvl w:val="1"/>
          <w:numId w:val="64"/>
        </w:numPr>
        <w:rPr>
          <w:rFonts w:eastAsia="Times New Roman" w:cstheme="minorHAnsi"/>
          <w:sz w:val="16"/>
          <w:szCs w:val="16"/>
        </w:rPr>
      </w:pPr>
      <w:r>
        <w:rPr>
          <w:rFonts w:eastAsia="Times New Roman" w:cstheme="minorHAnsi"/>
          <w:sz w:val="16"/>
          <w:szCs w:val="16"/>
        </w:rPr>
        <w:t>Enhancement: gain dual wielder on entry, elemental command features synergizes with two weapon fighting</w:t>
      </w:r>
    </w:p>
    <w:p w14:paraId="160FBF72" w14:textId="77777777" w:rsidR="00CA3419" w:rsidRDefault="00CA3419" w:rsidP="00C440A2">
      <w:pPr>
        <w:pStyle w:val="ListParagraph"/>
        <w:numPr>
          <w:ilvl w:val="0"/>
          <w:numId w:val="64"/>
        </w:numPr>
        <w:rPr>
          <w:rFonts w:eastAsia="Times New Roman" w:cstheme="minorHAnsi"/>
          <w:sz w:val="16"/>
          <w:szCs w:val="16"/>
        </w:rPr>
      </w:pPr>
      <w:r>
        <w:rPr>
          <w:rFonts w:eastAsia="Times New Roman" w:cstheme="minorHAnsi"/>
          <w:sz w:val="16"/>
          <w:szCs w:val="16"/>
        </w:rPr>
        <w:t>Tinker: Patent clarified</w:t>
      </w:r>
      <w:r w:rsidR="00C440A2">
        <w:rPr>
          <w:rFonts w:eastAsia="Times New Roman" w:cstheme="minorHAnsi"/>
          <w:sz w:val="16"/>
          <w:szCs w:val="16"/>
        </w:rPr>
        <w:t>, renamed Reliability to Works as Intended and Greater Reliability to Precision Guesswork (to avoid confusion with the reliable modification, and as homage to engineer memes)</w:t>
      </w:r>
    </w:p>
    <w:p w14:paraId="7530480F" w14:textId="77777777" w:rsidR="00201EBF" w:rsidRDefault="00201EBF" w:rsidP="00E95E1F">
      <w:pPr>
        <w:pStyle w:val="ListParagraph"/>
        <w:numPr>
          <w:ilvl w:val="1"/>
          <w:numId w:val="64"/>
        </w:numPr>
        <w:rPr>
          <w:rFonts w:eastAsia="Times New Roman" w:cstheme="minorHAnsi"/>
          <w:sz w:val="16"/>
          <w:szCs w:val="16"/>
        </w:rPr>
      </w:pPr>
      <w:r>
        <w:rPr>
          <w:rFonts w:eastAsia="Times New Roman" w:cstheme="minorHAnsi"/>
          <w:sz w:val="16"/>
          <w:szCs w:val="16"/>
        </w:rPr>
        <w:t>Gunner capstone clarified and buffed to addons</w:t>
      </w:r>
    </w:p>
    <w:p w14:paraId="58496ADF" w14:textId="77777777" w:rsidR="00201EBF" w:rsidRDefault="00201EBF" w:rsidP="00201EBF">
      <w:pPr>
        <w:pStyle w:val="ListParagraph"/>
        <w:numPr>
          <w:ilvl w:val="0"/>
          <w:numId w:val="64"/>
        </w:numPr>
        <w:rPr>
          <w:rFonts w:eastAsia="Times New Roman" w:cstheme="minorHAnsi"/>
          <w:sz w:val="16"/>
          <w:szCs w:val="16"/>
        </w:rPr>
      </w:pPr>
      <w:r>
        <w:rPr>
          <w:rFonts w:eastAsia="Times New Roman" w:cstheme="minorHAnsi"/>
          <w:sz w:val="16"/>
          <w:szCs w:val="16"/>
        </w:rPr>
        <w:lastRenderedPageBreak/>
        <w:t>Warlock focus gains shadow harvest (removed fiendish power)</w:t>
      </w:r>
    </w:p>
    <w:p w14:paraId="1395DDEF" w14:textId="77777777" w:rsidR="00E879C1" w:rsidRPr="00186D60" w:rsidRDefault="00E879C1" w:rsidP="00E879C1">
      <w:pPr>
        <w:pStyle w:val="ListParagraph"/>
        <w:numPr>
          <w:ilvl w:val="0"/>
          <w:numId w:val="64"/>
        </w:numPr>
        <w:rPr>
          <w:rFonts w:eastAsia="Times New Roman" w:cstheme="minorHAnsi"/>
          <w:sz w:val="16"/>
          <w:szCs w:val="16"/>
        </w:rPr>
      </w:pPr>
      <w:r w:rsidRPr="00186D60">
        <w:rPr>
          <w:rFonts w:eastAsia="Times New Roman" w:cstheme="minorHAnsi"/>
          <w:sz w:val="16"/>
          <w:szCs w:val="16"/>
        </w:rPr>
        <w:t>Warrior</w:t>
      </w:r>
      <w:r>
        <w:rPr>
          <w:rFonts w:eastAsia="Times New Roman" w:cstheme="minorHAnsi"/>
          <w:sz w:val="16"/>
          <w:szCs w:val="16"/>
        </w:rPr>
        <w:t>: Talents at 1</w:t>
      </w:r>
      <w:r w:rsidRPr="00A76A7E">
        <w:rPr>
          <w:rFonts w:eastAsia="Times New Roman" w:cstheme="minorHAnsi"/>
          <w:sz w:val="16"/>
          <w:szCs w:val="16"/>
          <w:vertAlign w:val="superscript"/>
        </w:rPr>
        <w:t>st</w:t>
      </w:r>
      <w:r>
        <w:rPr>
          <w:rFonts w:eastAsia="Times New Roman" w:cstheme="minorHAnsi"/>
          <w:sz w:val="16"/>
          <w:szCs w:val="16"/>
        </w:rPr>
        <w:t xml:space="preserve"> level clarified</w:t>
      </w:r>
    </w:p>
    <w:p w14:paraId="776FC308" w14:textId="77777777" w:rsidR="00E879C1" w:rsidRDefault="00E879C1" w:rsidP="00E879C1">
      <w:pPr>
        <w:pStyle w:val="ListParagraph"/>
        <w:numPr>
          <w:ilvl w:val="1"/>
          <w:numId w:val="64"/>
        </w:numPr>
        <w:rPr>
          <w:rFonts w:eastAsia="Times New Roman" w:cstheme="minorHAnsi"/>
          <w:sz w:val="16"/>
          <w:szCs w:val="16"/>
        </w:rPr>
      </w:pPr>
      <w:r>
        <w:rPr>
          <w:rFonts w:eastAsia="Times New Roman" w:cstheme="minorHAnsi"/>
          <w:sz w:val="16"/>
          <w:szCs w:val="16"/>
        </w:rPr>
        <w:t>Arms: Rewrote Die by the Sword, renamed bloodlust to overpower</w:t>
      </w:r>
    </w:p>
    <w:p w14:paraId="159A065D" w14:textId="77777777" w:rsidR="00E879C1" w:rsidRDefault="00E879C1" w:rsidP="00E879C1">
      <w:pPr>
        <w:pStyle w:val="ListParagraph"/>
        <w:numPr>
          <w:ilvl w:val="1"/>
          <w:numId w:val="64"/>
        </w:numPr>
        <w:rPr>
          <w:rFonts w:eastAsia="Times New Roman" w:cstheme="minorHAnsi"/>
          <w:sz w:val="16"/>
          <w:szCs w:val="16"/>
        </w:rPr>
      </w:pPr>
      <w:r>
        <w:rPr>
          <w:rFonts w:eastAsia="Times New Roman" w:cstheme="minorHAnsi"/>
          <w:sz w:val="16"/>
          <w:szCs w:val="16"/>
        </w:rPr>
        <w:t>Fury: Gains duel wielder on entry, battle commands and bloody ribbons improved, strike the wound nerfed to compensate and encourage using two weapons instead of one big one, renamed overpower to bloodlust</w:t>
      </w:r>
    </w:p>
    <w:p w14:paraId="50F2EC62" w14:textId="77777777" w:rsidR="00E879C1" w:rsidRDefault="00E879C1" w:rsidP="00E879C1">
      <w:pPr>
        <w:pStyle w:val="ListParagraph"/>
        <w:numPr>
          <w:ilvl w:val="1"/>
          <w:numId w:val="64"/>
        </w:numPr>
        <w:rPr>
          <w:rFonts w:eastAsia="Times New Roman" w:cstheme="minorHAnsi"/>
          <w:sz w:val="16"/>
          <w:szCs w:val="16"/>
        </w:rPr>
      </w:pPr>
      <w:r>
        <w:rPr>
          <w:rFonts w:eastAsia="Times New Roman" w:cstheme="minorHAnsi"/>
          <w:sz w:val="16"/>
          <w:szCs w:val="16"/>
        </w:rPr>
        <w:t>Mountain King: Gains duel wielder on entry, bleed and bash improved. a</w:t>
      </w:r>
      <w:r w:rsidRPr="00186D60">
        <w:rPr>
          <w:rFonts w:eastAsia="Times New Roman" w:cstheme="minorHAnsi"/>
          <w:sz w:val="16"/>
          <w:szCs w:val="16"/>
        </w:rPr>
        <w:t>dded an 18</w:t>
      </w:r>
      <w:r w:rsidRPr="00186D60">
        <w:rPr>
          <w:rFonts w:eastAsia="Times New Roman" w:cstheme="minorHAnsi"/>
          <w:sz w:val="16"/>
          <w:szCs w:val="16"/>
          <w:vertAlign w:val="superscript"/>
        </w:rPr>
        <w:t>th</w:t>
      </w:r>
      <w:r w:rsidRPr="00186D60">
        <w:rPr>
          <w:rFonts w:eastAsia="Times New Roman" w:cstheme="minorHAnsi"/>
          <w:sz w:val="16"/>
          <w:szCs w:val="16"/>
        </w:rPr>
        <w:t xml:space="preserve"> level feature to mountain king</w:t>
      </w:r>
      <w:r>
        <w:rPr>
          <w:rFonts w:eastAsia="Times New Roman" w:cstheme="minorHAnsi"/>
          <w:sz w:val="16"/>
          <w:szCs w:val="16"/>
        </w:rPr>
        <w:t xml:space="preserve"> and evened out work with a slight restructuring. </w:t>
      </w:r>
    </w:p>
    <w:p w14:paraId="12635A33" w14:textId="77777777" w:rsidR="00E879C1" w:rsidRDefault="00E879C1" w:rsidP="00E879C1">
      <w:pPr>
        <w:pStyle w:val="ListParagraph"/>
        <w:numPr>
          <w:ilvl w:val="1"/>
          <w:numId w:val="64"/>
        </w:numPr>
        <w:rPr>
          <w:rFonts w:eastAsia="Times New Roman" w:cstheme="minorHAnsi"/>
          <w:sz w:val="16"/>
          <w:szCs w:val="16"/>
        </w:rPr>
      </w:pPr>
      <w:r>
        <w:rPr>
          <w:rFonts w:eastAsia="Times New Roman" w:cstheme="minorHAnsi"/>
          <w:sz w:val="16"/>
          <w:szCs w:val="16"/>
        </w:rPr>
        <w:t>Spell breaker: Feedback improved to provide buff to encourage taking time to dispel magic.</w:t>
      </w:r>
    </w:p>
    <w:p w14:paraId="08880DE7" w14:textId="77777777" w:rsidR="00CA3419" w:rsidRPr="00CA3419" w:rsidRDefault="00A76A7E" w:rsidP="00CA3419">
      <w:pPr>
        <w:pStyle w:val="ListParagraph"/>
        <w:numPr>
          <w:ilvl w:val="0"/>
          <w:numId w:val="64"/>
        </w:numPr>
        <w:rPr>
          <w:rFonts w:eastAsia="Times New Roman" w:cstheme="minorHAnsi"/>
          <w:sz w:val="16"/>
          <w:szCs w:val="16"/>
        </w:rPr>
      </w:pPr>
      <w:r>
        <w:rPr>
          <w:rFonts w:eastAsia="Times New Roman" w:cstheme="minorHAnsi"/>
          <w:sz w:val="16"/>
          <w:szCs w:val="16"/>
        </w:rPr>
        <w:t xml:space="preserve">Talents: </w:t>
      </w:r>
      <w:r w:rsidR="000A3C29" w:rsidRPr="00A76A7E">
        <w:rPr>
          <w:rFonts w:eastAsia="Times New Roman" w:cstheme="minorHAnsi"/>
          <w:sz w:val="16"/>
          <w:szCs w:val="16"/>
        </w:rPr>
        <w:t xml:space="preserve">Clarified thunder clap talent </w:t>
      </w:r>
    </w:p>
    <w:p w14:paraId="668A134F" w14:textId="77777777" w:rsidR="00201EBF" w:rsidRDefault="00AF7BF0" w:rsidP="009C1E28">
      <w:pPr>
        <w:rPr>
          <w:rFonts w:eastAsia="Times New Roman" w:cstheme="minorHAnsi"/>
          <w:sz w:val="16"/>
          <w:szCs w:val="16"/>
        </w:rPr>
      </w:pPr>
      <w:r>
        <w:rPr>
          <w:rFonts w:eastAsia="Times New Roman" w:cstheme="minorHAnsi"/>
          <w:sz w:val="16"/>
          <w:szCs w:val="16"/>
        </w:rPr>
        <w:t xml:space="preserve">Chapter 5: </w:t>
      </w:r>
      <w:r w:rsidR="00201EBF">
        <w:rPr>
          <w:rFonts w:eastAsia="Times New Roman" w:cstheme="minorHAnsi"/>
          <w:sz w:val="16"/>
          <w:szCs w:val="16"/>
        </w:rPr>
        <w:t>Overhauled starting wealth, restructured all tables and weapon proficiencies</w:t>
      </w:r>
    </w:p>
    <w:p w14:paraId="5A13A6F9" w14:textId="77777777" w:rsidR="00051F17" w:rsidRPr="00201EBF" w:rsidRDefault="00051F17" w:rsidP="00051F17">
      <w:pPr>
        <w:rPr>
          <w:rFonts w:eastAsia="Times New Roman" w:cstheme="minorHAnsi"/>
          <w:sz w:val="16"/>
          <w:szCs w:val="16"/>
        </w:rPr>
      </w:pPr>
      <w:r w:rsidRPr="00201EBF">
        <w:rPr>
          <w:rFonts w:eastAsia="Times New Roman" w:cstheme="minorHAnsi"/>
          <w:sz w:val="16"/>
          <w:szCs w:val="16"/>
        </w:rPr>
        <w:t>frostmourne abilities clarified</w:t>
      </w:r>
    </w:p>
    <w:p w14:paraId="3EF9802A" w14:textId="77777777" w:rsidR="00051F17" w:rsidRDefault="00201EBF" w:rsidP="00E95E1F">
      <w:pPr>
        <w:pStyle w:val="ListParagraph"/>
        <w:numPr>
          <w:ilvl w:val="0"/>
          <w:numId w:val="64"/>
        </w:numPr>
        <w:rPr>
          <w:rFonts w:eastAsia="Times New Roman" w:cstheme="minorHAnsi"/>
          <w:sz w:val="16"/>
          <w:szCs w:val="16"/>
        </w:rPr>
      </w:pPr>
      <w:r>
        <w:rPr>
          <w:rFonts w:eastAsia="Times New Roman" w:cstheme="minorHAnsi"/>
          <w:sz w:val="16"/>
          <w:szCs w:val="16"/>
        </w:rPr>
        <w:t xml:space="preserve">Alchemy: </w:t>
      </w:r>
      <w:r w:rsidR="00051F17" w:rsidRPr="00201EBF">
        <w:rPr>
          <w:rFonts w:eastAsia="Times New Roman" w:cstheme="minorHAnsi"/>
          <w:sz w:val="16"/>
          <w:szCs w:val="16"/>
        </w:rPr>
        <w:t>clarified several non-spell potions, and added holy water and price lists to special alchemical creati</w:t>
      </w:r>
      <w:r w:rsidR="00051F17">
        <w:rPr>
          <w:rFonts w:eastAsia="Times New Roman" w:cstheme="minorHAnsi"/>
          <w:sz w:val="16"/>
          <w:szCs w:val="16"/>
        </w:rPr>
        <w:t>ons such as gunpowder and phlogiston (</w:t>
      </w:r>
      <w:r w:rsidR="00051F17" w:rsidRPr="00051F17">
        <w:rPr>
          <w:rFonts w:eastAsia="Times New Roman" w:cstheme="minorHAnsi"/>
          <w:sz w:val="16"/>
          <w:szCs w:val="16"/>
        </w:rPr>
        <w:t>clarifying that they are both alchemical and engineering products</w:t>
      </w:r>
      <w:r w:rsidR="00051F17">
        <w:rPr>
          <w:rFonts w:eastAsia="Times New Roman" w:cstheme="minorHAnsi"/>
          <w:sz w:val="16"/>
          <w:szCs w:val="16"/>
        </w:rPr>
        <w:t xml:space="preserve">), </w:t>
      </w:r>
      <w:r w:rsidRPr="00201EBF">
        <w:rPr>
          <w:rFonts w:eastAsia="Times New Roman" w:cstheme="minorHAnsi"/>
          <w:sz w:val="16"/>
          <w:szCs w:val="16"/>
        </w:rPr>
        <w:t>added cauldrons and moved inscribed staff from treasures to chapter 7 (under infusion tools for unification)</w:t>
      </w:r>
    </w:p>
    <w:p w14:paraId="04B69FB5" w14:textId="77777777" w:rsidR="00051F17" w:rsidRPr="00E95E1F" w:rsidRDefault="00201EBF" w:rsidP="00E95E1F">
      <w:pPr>
        <w:pStyle w:val="ListParagraph"/>
        <w:numPr>
          <w:ilvl w:val="0"/>
          <w:numId w:val="64"/>
        </w:numPr>
        <w:rPr>
          <w:rFonts w:eastAsia="Times New Roman" w:cstheme="minorHAnsi"/>
          <w:sz w:val="16"/>
          <w:szCs w:val="16"/>
        </w:rPr>
      </w:pPr>
      <w:r w:rsidRPr="00E95E1F">
        <w:rPr>
          <w:rFonts w:eastAsia="Times New Roman" w:cstheme="minorHAnsi"/>
          <w:sz w:val="16"/>
          <w:szCs w:val="16"/>
        </w:rPr>
        <w:t>Engineering</w:t>
      </w:r>
      <w:r w:rsidR="00051F17" w:rsidRPr="00E95E1F">
        <w:rPr>
          <w:rFonts w:eastAsia="Times New Roman" w:cstheme="minorHAnsi"/>
          <w:sz w:val="16"/>
          <w:szCs w:val="16"/>
        </w:rPr>
        <w:t>. engineering creatures expanded in the core, removed descriptions of explosives (all is folded in), but kept those for firearms, doubled number of explosives, quadrupled number of firearms and tripled gadgets</w:t>
      </w:r>
      <w:r w:rsidR="00051F17">
        <w:rPr>
          <w:rFonts w:eastAsia="Times New Roman" w:cstheme="minorHAnsi"/>
          <w:sz w:val="16"/>
          <w:szCs w:val="16"/>
        </w:rPr>
        <w:t xml:space="preserve">. </w:t>
      </w:r>
      <w:r w:rsidR="00051F17" w:rsidRPr="00AC641C">
        <w:rPr>
          <w:rFonts w:eastAsia="Times New Roman" w:cstheme="minorHAnsi"/>
          <w:sz w:val="16"/>
          <w:szCs w:val="16"/>
        </w:rPr>
        <w:t xml:space="preserve">adding sub-sections for gadgets (strike and traps). Added engineered ammunition (similar to infused ammunition), and alchemist magic items. </w:t>
      </w:r>
    </w:p>
    <w:p w14:paraId="6D198B10" w14:textId="77777777" w:rsidR="00201EBF" w:rsidRDefault="00201EBF" w:rsidP="00E95E1F">
      <w:pPr>
        <w:pStyle w:val="ListParagraph"/>
        <w:numPr>
          <w:ilvl w:val="0"/>
          <w:numId w:val="64"/>
        </w:numPr>
        <w:rPr>
          <w:rFonts w:eastAsia="Times New Roman" w:cstheme="minorHAnsi"/>
          <w:sz w:val="16"/>
          <w:szCs w:val="16"/>
        </w:rPr>
      </w:pPr>
      <w:r>
        <w:rPr>
          <w:rFonts w:eastAsia="Times New Roman" w:cstheme="minorHAnsi"/>
          <w:sz w:val="16"/>
          <w:szCs w:val="16"/>
        </w:rPr>
        <w:t>Infusion</w:t>
      </w:r>
    </w:p>
    <w:p w14:paraId="07F8DA61" w14:textId="77777777" w:rsidR="00051F17" w:rsidRPr="00051F17" w:rsidRDefault="00F24569" w:rsidP="00051F17">
      <w:pPr>
        <w:rPr>
          <w:rFonts w:eastAsia="Times New Roman" w:cstheme="minorHAnsi"/>
          <w:sz w:val="16"/>
          <w:szCs w:val="16"/>
        </w:rPr>
      </w:pPr>
      <w:r>
        <w:rPr>
          <w:rFonts w:eastAsia="Times New Roman" w:cstheme="minorHAnsi"/>
          <w:sz w:val="16"/>
          <w:szCs w:val="16"/>
        </w:rPr>
        <w:t xml:space="preserve">Chapter 6: </w:t>
      </w:r>
      <w:r w:rsidR="00051F17">
        <w:rPr>
          <w:rFonts w:eastAsia="Times New Roman" w:cstheme="minorHAnsi"/>
          <w:sz w:val="16"/>
          <w:szCs w:val="16"/>
        </w:rPr>
        <w:t>N</w:t>
      </w:r>
      <w:r w:rsidR="00051F17" w:rsidRPr="00051F17">
        <w:rPr>
          <w:rFonts w:eastAsia="Times New Roman" w:cstheme="minorHAnsi"/>
          <w:sz w:val="16"/>
          <w:szCs w:val="16"/>
        </w:rPr>
        <w:t>erfed attuned spell temporarily until a solution is found for it (-2 mp instead of halving, same spell number)</w:t>
      </w:r>
    </w:p>
    <w:p w14:paraId="70DE6E90" w14:textId="77777777" w:rsidR="00051F17" w:rsidRDefault="00051F17" w:rsidP="00051F17">
      <w:pPr>
        <w:rPr>
          <w:rFonts w:eastAsia="Times New Roman" w:cstheme="minorHAnsi"/>
          <w:sz w:val="16"/>
          <w:szCs w:val="16"/>
        </w:rPr>
      </w:pPr>
      <w:r w:rsidRPr="00051F17">
        <w:rPr>
          <w:rFonts w:eastAsia="Times New Roman" w:cstheme="minorHAnsi"/>
          <w:sz w:val="16"/>
          <w:szCs w:val="16"/>
        </w:rPr>
        <w:t>multiclass synergy clarified</w:t>
      </w:r>
    </w:p>
    <w:p w14:paraId="2044746A" w14:textId="77777777" w:rsidR="007A0AE5" w:rsidRDefault="007A0AE5" w:rsidP="00051F17">
      <w:pPr>
        <w:rPr>
          <w:rFonts w:eastAsia="Times New Roman" w:cstheme="minorHAnsi"/>
          <w:sz w:val="16"/>
          <w:szCs w:val="16"/>
        </w:rPr>
      </w:pPr>
      <w:r>
        <w:rPr>
          <w:rFonts w:eastAsia="Times New Roman" w:cstheme="minorHAnsi"/>
          <w:sz w:val="16"/>
          <w:szCs w:val="16"/>
        </w:rPr>
        <w:t>Chapter 7: Using Ability Scores, Skills, and Tools:</w:t>
      </w:r>
    </w:p>
    <w:p w14:paraId="7D32C1C6" w14:textId="77777777" w:rsidR="00051F17" w:rsidRDefault="00C15D2F" w:rsidP="009C1E28">
      <w:pPr>
        <w:rPr>
          <w:rFonts w:eastAsia="Times New Roman" w:cstheme="minorHAnsi"/>
          <w:sz w:val="16"/>
          <w:szCs w:val="16"/>
        </w:rPr>
      </w:pPr>
      <w:r>
        <w:rPr>
          <w:rFonts w:eastAsia="Times New Roman" w:cstheme="minorHAnsi"/>
          <w:sz w:val="16"/>
          <w:szCs w:val="16"/>
        </w:rPr>
        <w:t xml:space="preserve">Restructured where crafting is introduced. </w:t>
      </w:r>
    </w:p>
    <w:p w14:paraId="1F40BCC5" w14:textId="77777777" w:rsidR="00051F17" w:rsidRDefault="00051F17" w:rsidP="009C1E28">
      <w:pPr>
        <w:rPr>
          <w:rFonts w:eastAsia="Times New Roman" w:cstheme="minorHAnsi"/>
          <w:sz w:val="16"/>
          <w:szCs w:val="16"/>
        </w:rPr>
      </w:pPr>
      <w:r>
        <w:rPr>
          <w:rFonts w:eastAsia="Times New Roman" w:cstheme="minorHAnsi"/>
          <w:sz w:val="16"/>
          <w:szCs w:val="16"/>
        </w:rPr>
        <w:t>C</w:t>
      </w:r>
      <w:r w:rsidRPr="00051F17">
        <w:rPr>
          <w:rFonts w:eastAsia="Times New Roman" w:cstheme="minorHAnsi"/>
          <w:sz w:val="16"/>
          <w:szCs w:val="16"/>
        </w:rPr>
        <w:t>rafting relocated and clarified</w:t>
      </w:r>
    </w:p>
    <w:p w14:paraId="1196A484" w14:textId="77777777" w:rsidR="00C34FE3" w:rsidRPr="00C34FE3" w:rsidRDefault="00C15D2F">
      <w:pPr>
        <w:rPr>
          <w:rFonts w:eastAsia="Times New Roman" w:cstheme="minorHAnsi"/>
          <w:sz w:val="16"/>
          <w:szCs w:val="16"/>
        </w:rPr>
      </w:pPr>
      <w:r>
        <w:rPr>
          <w:rFonts w:eastAsia="Times New Roman" w:cstheme="minorHAnsi"/>
          <w:sz w:val="16"/>
          <w:szCs w:val="16"/>
        </w:rPr>
        <w:t xml:space="preserve">Added </w:t>
      </w:r>
      <w:r w:rsidR="007A0AE5">
        <w:rPr>
          <w:rFonts w:eastAsia="Times New Roman" w:cstheme="minorHAnsi"/>
          <w:sz w:val="16"/>
          <w:szCs w:val="16"/>
        </w:rPr>
        <w:t xml:space="preserve">retraining rules from Codex Mandatum with WoW5eRPG examples. </w:t>
      </w:r>
      <w:r>
        <w:rPr>
          <w:rFonts w:eastAsia="Times New Roman" w:cstheme="minorHAnsi"/>
          <w:sz w:val="16"/>
          <w:szCs w:val="16"/>
        </w:rPr>
        <w:t>G</w:t>
      </w:r>
      <w:r w:rsidRPr="00C34FE3">
        <w:rPr>
          <w:rFonts w:eastAsia="Times New Roman" w:cstheme="minorHAnsi"/>
          <w:sz w:val="16"/>
          <w:szCs w:val="16"/>
        </w:rPr>
        <w:t xml:space="preserve">adgets </w:t>
      </w:r>
      <w:r w:rsidR="00C34FE3" w:rsidRPr="00C34FE3">
        <w:rPr>
          <w:rFonts w:eastAsia="Times New Roman" w:cstheme="minorHAnsi"/>
          <w:sz w:val="16"/>
          <w:szCs w:val="16"/>
        </w:rPr>
        <w:t>replicate as according to cost and complexity tables, limitations (of cooldown), modify all existing gadgets' levels/rarity and add 6 new ones</w:t>
      </w:r>
      <w:r w:rsidR="00C34FE3">
        <w:rPr>
          <w:rFonts w:eastAsia="Times New Roman" w:cstheme="minorHAnsi"/>
          <w:sz w:val="16"/>
          <w:szCs w:val="16"/>
        </w:rPr>
        <w:t xml:space="preserve">, </w:t>
      </w:r>
      <w:r w:rsidR="00C34FE3" w:rsidRPr="00C34FE3">
        <w:rPr>
          <w:rFonts w:eastAsia="Times New Roman" w:cstheme="minorHAnsi"/>
          <w:sz w:val="16"/>
          <w:szCs w:val="16"/>
        </w:rPr>
        <w:t>quick use mod + gadgeteer modified appropriately</w:t>
      </w:r>
      <w:r w:rsidR="00C34FE3">
        <w:rPr>
          <w:rFonts w:eastAsia="Times New Roman" w:cstheme="minorHAnsi"/>
          <w:sz w:val="16"/>
          <w:szCs w:val="16"/>
        </w:rPr>
        <w:t xml:space="preserve">, </w:t>
      </w:r>
      <w:r w:rsidR="00C34FE3" w:rsidRPr="00C34FE3">
        <w:rPr>
          <w:rFonts w:eastAsia="Times New Roman" w:cstheme="minorHAnsi"/>
          <w:sz w:val="16"/>
          <w:szCs w:val="16"/>
        </w:rPr>
        <w:t>potions complexity and time clarified</w:t>
      </w:r>
      <w:r w:rsidR="00C34FE3">
        <w:rPr>
          <w:rFonts w:eastAsia="Times New Roman" w:cstheme="minorHAnsi"/>
          <w:sz w:val="16"/>
          <w:szCs w:val="16"/>
        </w:rPr>
        <w:t xml:space="preserve">, </w:t>
      </w:r>
      <w:r w:rsidR="00C34FE3" w:rsidRPr="00C34FE3">
        <w:rPr>
          <w:rFonts w:eastAsia="Times New Roman" w:cstheme="minorHAnsi"/>
          <w:sz w:val="16"/>
          <w:szCs w:val="16"/>
        </w:rPr>
        <w:t>concentration on devices changed to no longer be automatic, but require knob-turning and the such to fulfill the same design function (this cascades to mechs)</w:t>
      </w:r>
      <w:r w:rsidR="00C34FE3">
        <w:rPr>
          <w:rFonts w:eastAsia="Times New Roman" w:cstheme="minorHAnsi"/>
          <w:sz w:val="16"/>
          <w:szCs w:val="16"/>
        </w:rPr>
        <w:t xml:space="preserve">, </w:t>
      </w:r>
      <w:r w:rsidR="00C34FE3" w:rsidRPr="00C34FE3">
        <w:rPr>
          <w:rFonts w:eastAsia="Times New Roman" w:cstheme="minorHAnsi"/>
          <w:sz w:val="16"/>
          <w:szCs w:val="16"/>
        </w:rPr>
        <w:t>tinker's protective shell benefits gadgets (harnessed or concentration)</w:t>
      </w:r>
      <w:r w:rsidR="00C34FE3">
        <w:rPr>
          <w:rFonts w:eastAsia="Times New Roman" w:cstheme="minorHAnsi"/>
          <w:sz w:val="16"/>
          <w:szCs w:val="16"/>
        </w:rPr>
        <w:t>, m</w:t>
      </w:r>
      <w:r w:rsidR="00C34FE3" w:rsidRPr="00C34FE3">
        <w:rPr>
          <w:rFonts w:eastAsia="Times New Roman" w:cstheme="minorHAnsi"/>
          <w:sz w:val="16"/>
          <w:szCs w:val="16"/>
        </w:rPr>
        <w:t xml:space="preserve">alfunctioned condition rewritten and expanded possible effects </w:t>
      </w:r>
    </w:p>
    <w:p w14:paraId="5B32125A" w14:textId="77777777" w:rsidR="00C15D2F" w:rsidRDefault="00C15D2F">
      <w:pPr>
        <w:pStyle w:val="ListParagraph"/>
        <w:numPr>
          <w:ilvl w:val="0"/>
          <w:numId w:val="64"/>
        </w:numPr>
        <w:rPr>
          <w:rFonts w:eastAsia="Times New Roman" w:cstheme="minorHAnsi"/>
          <w:sz w:val="16"/>
          <w:szCs w:val="16"/>
        </w:rPr>
      </w:pPr>
      <w:r>
        <w:rPr>
          <w:rFonts w:eastAsia="Times New Roman" w:cstheme="minorHAnsi"/>
          <w:sz w:val="16"/>
          <w:szCs w:val="16"/>
        </w:rPr>
        <w:t>Alchemy: Added cauldron crafting rules (potions in batches)</w:t>
      </w:r>
      <w:r w:rsidR="00ED28B0">
        <w:rPr>
          <w:rFonts w:eastAsia="Times New Roman" w:cstheme="minorHAnsi"/>
          <w:sz w:val="16"/>
          <w:szCs w:val="16"/>
        </w:rPr>
        <w:t>, and concentration potions now shift the duty to the imbiber as a balancing factor</w:t>
      </w:r>
      <w:r w:rsidR="00051F17">
        <w:rPr>
          <w:rFonts w:eastAsia="Times New Roman" w:cstheme="minorHAnsi"/>
          <w:sz w:val="16"/>
          <w:szCs w:val="16"/>
        </w:rPr>
        <w:t>, miscibility clarified</w:t>
      </w:r>
    </w:p>
    <w:p w14:paraId="2AF6DB97" w14:textId="77777777" w:rsidR="00CA3419" w:rsidRPr="00E95E1F" w:rsidRDefault="00CA3419" w:rsidP="00051F17">
      <w:pPr>
        <w:pStyle w:val="ListParagraph"/>
        <w:numPr>
          <w:ilvl w:val="0"/>
          <w:numId w:val="64"/>
        </w:numPr>
        <w:rPr>
          <w:rFonts w:eastAsia="Times New Roman" w:cstheme="minorHAnsi"/>
          <w:sz w:val="16"/>
          <w:szCs w:val="16"/>
        </w:rPr>
      </w:pPr>
      <w:r>
        <w:rPr>
          <w:rFonts w:eastAsia="Times New Roman" w:cstheme="minorHAnsi"/>
          <w:sz w:val="16"/>
          <w:szCs w:val="16"/>
        </w:rPr>
        <w:t xml:space="preserve">Engineering: </w:t>
      </w:r>
      <w:r w:rsidR="00051F17" w:rsidRPr="00051F17">
        <w:rPr>
          <w:rFonts w:eastAsia="Times New Roman" w:cstheme="minorHAnsi"/>
          <w:sz w:val="16"/>
          <w:szCs w:val="16"/>
        </w:rPr>
        <w:t>Reorganized all technological device family information to be more streamlined</w:t>
      </w:r>
      <w:r w:rsidR="00051F17">
        <w:rPr>
          <w:rFonts w:eastAsia="Times New Roman" w:cstheme="minorHAnsi"/>
          <w:sz w:val="16"/>
          <w:szCs w:val="16"/>
        </w:rPr>
        <w:t xml:space="preserve">. </w:t>
      </w:r>
      <w:r>
        <w:rPr>
          <w:rFonts w:eastAsia="Times New Roman" w:cstheme="minorHAnsi"/>
          <w:sz w:val="16"/>
          <w:szCs w:val="16"/>
        </w:rPr>
        <w:t xml:space="preserve">Several aspects </w:t>
      </w:r>
      <w:r w:rsidR="00051F17">
        <w:rPr>
          <w:rFonts w:eastAsia="Times New Roman" w:cstheme="minorHAnsi"/>
          <w:sz w:val="16"/>
          <w:szCs w:val="16"/>
        </w:rPr>
        <w:t xml:space="preserve">(such as malfunctions) </w:t>
      </w:r>
      <w:r>
        <w:rPr>
          <w:rFonts w:eastAsia="Times New Roman" w:cstheme="minorHAnsi"/>
          <w:sz w:val="16"/>
          <w:szCs w:val="16"/>
        </w:rPr>
        <w:t>clarified</w:t>
      </w:r>
      <w:r w:rsidR="004D615B">
        <w:rPr>
          <w:rFonts w:eastAsia="Times New Roman" w:cstheme="minorHAnsi"/>
          <w:sz w:val="16"/>
          <w:szCs w:val="16"/>
        </w:rPr>
        <w:t>, including correcting some formats, fuel, modifications</w:t>
      </w:r>
      <w:r w:rsidR="00051F17">
        <w:rPr>
          <w:rFonts w:eastAsia="Times New Roman" w:cstheme="minorHAnsi"/>
          <w:sz w:val="16"/>
          <w:szCs w:val="16"/>
        </w:rPr>
        <w:t xml:space="preserve">, broken down modification to ease new players, golem modification added for constructs (to be used with infusion). </w:t>
      </w:r>
      <w:r w:rsidR="00051F17" w:rsidRPr="00051F17">
        <w:rPr>
          <w:rFonts w:eastAsia="Times New Roman" w:cstheme="minorHAnsi"/>
          <w:sz w:val="16"/>
          <w:szCs w:val="16"/>
        </w:rPr>
        <w:t>added vehicle engines to serve as a step to buffing normal vehicles (replace crew members and are required for special vehicles)</w:t>
      </w:r>
      <w:r w:rsidR="00051F17">
        <w:rPr>
          <w:rFonts w:eastAsia="Times New Roman" w:cstheme="minorHAnsi"/>
          <w:sz w:val="16"/>
          <w:szCs w:val="16"/>
        </w:rPr>
        <w:t xml:space="preserve">. </w:t>
      </w:r>
      <w:r w:rsidR="00051F17" w:rsidRPr="00E95E1F">
        <w:rPr>
          <w:rFonts w:eastAsia="Times New Roman" w:cstheme="minorHAnsi"/>
          <w:sz w:val="16"/>
          <w:szCs w:val="16"/>
        </w:rPr>
        <w:t>reworked engines to be clearer in working and fuel consumption (information reflected under constructs and gadgets for clarity)</w:t>
      </w:r>
    </w:p>
    <w:p w14:paraId="5B5301FA" w14:textId="77777777" w:rsidR="00601A39" w:rsidRPr="00CA3419" w:rsidRDefault="00601A39" w:rsidP="00CA3419">
      <w:pPr>
        <w:pStyle w:val="ListParagraph"/>
        <w:numPr>
          <w:ilvl w:val="0"/>
          <w:numId w:val="64"/>
        </w:numPr>
        <w:rPr>
          <w:rFonts w:eastAsia="Times New Roman" w:cstheme="minorHAnsi"/>
          <w:sz w:val="16"/>
          <w:szCs w:val="16"/>
        </w:rPr>
      </w:pPr>
      <w:r>
        <w:rPr>
          <w:rFonts w:eastAsia="Times New Roman" w:cstheme="minorHAnsi"/>
          <w:sz w:val="16"/>
          <w:szCs w:val="16"/>
        </w:rPr>
        <w:t xml:space="preserve">Infusion: Allowed spell and charged infusions to be refunded some spell levels for dedication for higher-level spells. </w:t>
      </w:r>
      <w:r w:rsidR="009C1E28">
        <w:rPr>
          <w:rFonts w:eastAsia="Times New Roman" w:cstheme="minorHAnsi"/>
          <w:sz w:val="16"/>
          <w:szCs w:val="16"/>
        </w:rPr>
        <w:t>Several infused items made of specific items have been buffed</w:t>
      </w:r>
      <w:r w:rsidR="00051F17">
        <w:rPr>
          <w:rFonts w:eastAsia="Times New Roman" w:cstheme="minorHAnsi"/>
          <w:sz w:val="16"/>
          <w:szCs w:val="16"/>
        </w:rPr>
        <w:t>, as well as base rarity buffs (lightforge iron, etc.)</w:t>
      </w:r>
      <w:r w:rsidR="009C1E28">
        <w:rPr>
          <w:rFonts w:eastAsia="Times New Roman" w:cstheme="minorHAnsi"/>
          <w:sz w:val="16"/>
          <w:szCs w:val="16"/>
        </w:rPr>
        <w:t xml:space="preserve">. </w:t>
      </w:r>
    </w:p>
    <w:p w14:paraId="1A7FB0A9" w14:textId="77777777" w:rsidR="00051F17" w:rsidRDefault="00A46AB5" w:rsidP="00051F17">
      <w:pPr>
        <w:rPr>
          <w:rFonts w:eastAsia="Times New Roman" w:cstheme="minorHAnsi"/>
          <w:sz w:val="16"/>
          <w:szCs w:val="16"/>
        </w:rPr>
      </w:pPr>
      <w:r>
        <w:rPr>
          <w:rFonts w:eastAsia="Times New Roman" w:cstheme="minorHAnsi"/>
          <w:sz w:val="16"/>
          <w:szCs w:val="16"/>
        </w:rPr>
        <w:t>Chapter 8: Added rules for cabal casting and cooperative crafting to access higher-level items, as well as in-universe justification for why warlocks use it and why tinkers need teams</w:t>
      </w:r>
      <w:r w:rsidR="00051F17">
        <w:rPr>
          <w:rFonts w:eastAsia="Times New Roman" w:cstheme="minorHAnsi"/>
          <w:sz w:val="16"/>
          <w:szCs w:val="16"/>
        </w:rPr>
        <w:t xml:space="preserve">, as well as first look at Metamagic. Vehicles revamped and </w:t>
      </w:r>
      <w:r w:rsidR="00051F17" w:rsidRPr="00051F17">
        <w:rPr>
          <w:rFonts w:eastAsia="Times New Roman" w:cstheme="minorHAnsi"/>
          <w:sz w:val="16"/>
          <w:szCs w:val="16"/>
        </w:rPr>
        <w:t>synced with engineering</w:t>
      </w:r>
    </w:p>
    <w:p w14:paraId="2FA8F8E5" w14:textId="77777777" w:rsidR="00051F17" w:rsidRDefault="00051F17" w:rsidP="007108BC">
      <w:pPr>
        <w:rPr>
          <w:rFonts w:eastAsia="Times New Roman" w:cstheme="minorHAnsi"/>
          <w:sz w:val="16"/>
          <w:szCs w:val="16"/>
        </w:rPr>
      </w:pPr>
      <w:r>
        <w:rPr>
          <w:rFonts w:eastAsia="Times New Roman" w:cstheme="minorHAnsi"/>
          <w:sz w:val="16"/>
          <w:szCs w:val="16"/>
        </w:rPr>
        <w:t xml:space="preserve">Chapter 10: </w:t>
      </w:r>
      <w:r w:rsidRPr="00051F17">
        <w:rPr>
          <w:rFonts w:eastAsia="Times New Roman" w:cstheme="minorHAnsi"/>
          <w:sz w:val="16"/>
          <w:szCs w:val="16"/>
        </w:rPr>
        <w:t>true names and benefits clarified a bit (sanctuary scales)</w:t>
      </w:r>
    </w:p>
    <w:p w14:paraId="00613732" w14:textId="77777777" w:rsidR="004074E0" w:rsidRDefault="00570889" w:rsidP="007108BC">
      <w:pPr>
        <w:rPr>
          <w:rFonts w:eastAsia="Times New Roman" w:cstheme="minorHAnsi"/>
          <w:sz w:val="16"/>
          <w:szCs w:val="16"/>
        </w:rPr>
      </w:pPr>
      <w:r>
        <w:rPr>
          <w:rFonts w:eastAsia="Times New Roman" w:cstheme="minorHAnsi"/>
          <w:sz w:val="16"/>
          <w:szCs w:val="16"/>
        </w:rPr>
        <w:t xml:space="preserve">Chapter 11: </w:t>
      </w:r>
    </w:p>
    <w:p w14:paraId="2C8F3003" w14:textId="77777777" w:rsidR="00EE1EEB" w:rsidRDefault="00EE1EEB">
      <w:pPr>
        <w:pStyle w:val="ListParagraph"/>
        <w:numPr>
          <w:ilvl w:val="0"/>
          <w:numId w:val="64"/>
        </w:numPr>
        <w:rPr>
          <w:rFonts w:eastAsia="Times New Roman" w:cstheme="minorHAnsi"/>
          <w:sz w:val="16"/>
          <w:szCs w:val="16"/>
        </w:rPr>
      </w:pPr>
      <w:r>
        <w:rPr>
          <w:rFonts w:eastAsia="Times New Roman" w:cstheme="minorHAnsi"/>
          <w:sz w:val="16"/>
          <w:szCs w:val="16"/>
        </w:rPr>
        <w:t>Buffed Death Pact (can target enemies, variable benefit 3d6 instead of 10, benefit doubled if ally, gain special effect if dropping the victim of the spell)</w:t>
      </w:r>
    </w:p>
    <w:p w14:paraId="0C31BB6F" w14:textId="77777777" w:rsidR="00570889" w:rsidRPr="00570889" w:rsidRDefault="00570889">
      <w:pPr>
        <w:pStyle w:val="ListParagraph"/>
        <w:numPr>
          <w:ilvl w:val="0"/>
          <w:numId w:val="64"/>
        </w:numPr>
        <w:rPr>
          <w:rFonts w:eastAsia="Times New Roman" w:cstheme="minorHAnsi"/>
          <w:sz w:val="16"/>
          <w:szCs w:val="16"/>
        </w:rPr>
      </w:pPr>
      <w:r w:rsidRPr="00570889">
        <w:rPr>
          <w:rFonts w:eastAsia="Times New Roman" w:cstheme="minorHAnsi"/>
          <w:sz w:val="16"/>
          <w:szCs w:val="16"/>
        </w:rPr>
        <w:t>haste, bloodlust, and unholy frenzy no longer stack</w:t>
      </w:r>
      <w:r w:rsidR="005538AE">
        <w:rPr>
          <w:rFonts w:eastAsia="Times New Roman" w:cstheme="minorHAnsi"/>
          <w:sz w:val="16"/>
          <w:szCs w:val="16"/>
        </w:rPr>
        <w:t>, fixed holy nova heightening</w:t>
      </w:r>
      <w:r w:rsidR="004C4475">
        <w:rPr>
          <w:rFonts w:eastAsia="Times New Roman" w:cstheme="minorHAnsi"/>
          <w:sz w:val="16"/>
          <w:szCs w:val="16"/>
        </w:rPr>
        <w:t>, nerfed berserker rage’s power (bonus damage limited 2/round, tied to spell level not beneficiary’s proficiency) as a temporary fix until it is broken down</w:t>
      </w:r>
      <w:r w:rsidR="00051F17">
        <w:rPr>
          <w:rFonts w:eastAsia="Times New Roman" w:cstheme="minorHAnsi"/>
          <w:sz w:val="16"/>
          <w:szCs w:val="16"/>
        </w:rPr>
        <w:t>, shot array clarified</w:t>
      </w:r>
    </w:p>
    <w:p w14:paraId="6AF0591A" w14:textId="77777777" w:rsidR="003C56DC" w:rsidRDefault="003C56DC">
      <w:pPr>
        <w:rPr>
          <w:ins w:id="6286" w:author="Admin" w:date="2021-05-05T16:39:00Z"/>
        </w:rPr>
        <w:pPrChange w:id="6287" w:author="Admin" w:date="2021-05-05T16:38:00Z">
          <w:pPr>
            <w:spacing w:after="200" w:line="276" w:lineRule="auto"/>
          </w:pPr>
        </w:pPrChange>
      </w:pPr>
    </w:p>
    <w:p w14:paraId="21973B19" w14:textId="77777777" w:rsidR="009D0365" w:rsidRDefault="009D0365" w:rsidP="00272CA8">
      <w:pPr>
        <w:rPr>
          <w:ins w:id="6288" w:author="Admin" w:date="2021-05-05T16:39:00Z"/>
          <w:rFonts w:eastAsia="Times New Roman" w:cstheme="minorHAnsi"/>
          <w:b/>
          <w:bCs/>
          <w:sz w:val="16"/>
          <w:szCs w:val="16"/>
        </w:rPr>
      </w:pPr>
      <w:ins w:id="6289" w:author="Admin" w:date="2021-05-05T16:39:00Z">
        <w:r w:rsidRPr="00DE6A10">
          <w:rPr>
            <w:rFonts w:eastAsia="Times New Roman" w:cstheme="minorHAnsi"/>
            <w:b/>
            <w:bCs/>
            <w:sz w:val="16"/>
            <w:szCs w:val="16"/>
          </w:rPr>
          <w:t>3.</w:t>
        </w:r>
        <w:r>
          <w:rPr>
            <w:rFonts w:eastAsia="Times New Roman" w:cstheme="minorHAnsi"/>
            <w:b/>
            <w:bCs/>
            <w:sz w:val="16"/>
            <w:szCs w:val="16"/>
          </w:rPr>
          <w:t>5</w:t>
        </w:r>
      </w:ins>
    </w:p>
    <w:p w14:paraId="41C30347" w14:textId="77777777" w:rsidR="009D0365" w:rsidRDefault="009D0365">
      <w:pPr>
        <w:rPr>
          <w:ins w:id="6290" w:author="Admin" w:date="2021-09-10T19:43:00Z"/>
        </w:rPr>
        <w:pPrChange w:id="6291" w:author="Admin" w:date="2021-05-05T16:39:00Z">
          <w:pPr>
            <w:spacing w:after="200" w:line="276" w:lineRule="auto"/>
          </w:pPr>
        </w:pPrChange>
      </w:pPr>
      <w:ins w:id="6292" w:author="Admin" w:date="2021-05-05T16:39:00Z">
        <w:r>
          <w:t>Cantrips 1+prof</w:t>
        </w:r>
      </w:ins>
    </w:p>
    <w:p w14:paraId="2C774C0D" w14:textId="502EFAA3" w:rsidR="004761D8" w:rsidRDefault="004761D8">
      <w:pPr>
        <w:rPr>
          <w:ins w:id="6293" w:author="Admin" w:date="2021-12-09T23:16:00Z"/>
        </w:rPr>
        <w:pPrChange w:id="6294" w:author="Admin" w:date="2021-09-10T19:43:00Z">
          <w:pPr>
            <w:spacing w:after="200" w:line="276" w:lineRule="auto"/>
          </w:pPr>
        </w:pPrChange>
      </w:pPr>
      <w:ins w:id="6295" w:author="Admin" w:date="2021-09-10T19:43:00Z">
        <w:r>
          <w:t xml:space="preserve">Berserker Rage (talent and spell) renamed to Berserker Frenzy to help differenciate it. The talent’s name is Its power is more in line with warrior talents (being based off </w:t>
        </w:r>
      </w:ins>
    </w:p>
    <w:p w14:paraId="15517F62" w14:textId="327ADDBC" w:rsidR="00066B30" w:rsidRDefault="00066B30">
      <w:pPr>
        <w:pStyle w:val="ListParagraph"/>
        <w:numPr>
          <w:ilvl w:val="0"/>
          <w:numId w:val="64"/>
        </w:numPr>
        <w:rPr>
          <w:ins w:id="6296" w:author="Admin" w:date="2021-12-09T23:17:00Z"/>
        </w:rPr>
        <w:pPrChange w:id="6297" w:author="Admin" w:date="2021-12-09T23:17:00Z">
          <w:pPr>
            <w:spacing w:after="200" w:line="276" w:lineRule="auto"/>
          </w:pPr>
        </w:pPrChange>
      </w:pPr>
      <w:ins w:id="6298" w:author="Admin" w:date="2021-12-09T23:16:00Z">
        <w:r>
          <w:t xml:space="preserve">Death Priest </w:t>
        </w:r>
      </w:ins>
      <w:ins w:id="6299" w:author="Admin" w:date="2021-12-09T23:17:00Z">
        <w:r>
          <w:t>cultist of the damned removed, added Death Denied ability along with the Death Nova spell</w:t>
        </w:r>
      </w:ins>
      <w:ins w:id="6300" w:author="Admin" w:date="2021-12-09T23:18:00Z">
        <w:r>
          <w:t xml:space="preserve">, and Death’s Touch clarified. </w:t>
        </w:r>
      </w:ins>
    </w:p>
    <w:p w14:paraId="0F638AC9" w14:textId="3C13E6AC" w:rsidR="00066B30" w:rsidRDefault="00066B30">
      <w:pPr>
        <w:rPr>
          <w:ins w:id="6301" w:author="Admin" w:date="2021-12-09T23:17:00Z"/>
        </w:rPr>
        <w:pPrChange w:id="6302" w:author="Admin" w:date="2021-12-09T23:17:00Z">
          <w:pPr>
            <w:spacing w:after="200" w:line="276" w:lineRule="auto"/>
          </w:pPr>
        </w:pPrChange>
      </w:pPr>
      <w:ins w:id="6303" w:author="Admin" w:date="2021-12-09T23:17:00Z">
        <w:r>
          <w:t xml:space="preserve">Spells: </w:t>
        </w:r>
      </w:ins>
    </w:p>
    <w:p w14:paraId="787BAFCB" w14:textId="4DCB5CF9" w:rsidR="00066B30" w:rsidRPr="00611EE7" w:rsidRDefault="00066B30">
      <w:pPr>
        <w:pStyle w:val="ListParagraph"/>
        <w:numPr>
          <w:ilvl w:val="0"/>
          <w:numId w:val="64"/>
        </w:numPr>
        <w:pPrChange w:id="6304" w:author="Admin" w:date="2021-12-09T23:17:00Z">
          <w:pPr>
            <w:spacing w:after="200" w:line="276" w:lineRule="auto"/>
          </w:pPr>
        </w:pPrChange>
      </w:pPr>
      <w:ins w:id="6305" w:author="Admin" w:date="2021-12-09T23:17:00Z">
        <w:r>
          <w:t>Death Nova</w:t>
        </w:r>
      </w:ins>
    </w:p>
    <w:sectPr w:rsidR="00066B30" w:rsidRPr="00611EE7" w:rsidSect="006310FD">
      <w:type w:val="continuous"/>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5FD6B2" w14:textId="77777777" w:rsidR="000335B1" w:rsidRDefault="000335B1" w:rsidP="00C02242">
      <w:r>
        <w:separator/>
      </w:r>
    </w:p>
  </w:endnote>
  <w:endnote w:type="continuationSeparator" w:id="0">
    <w:p w14:paraId="727ADE9D" w14:textId="77777777" w:rsidR="000335B1" w:rsidRDefault="000335B1" w:rsidP="00C02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cala Sans Offc">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A6A53" w14:textId="77777777" w:rsidR="000335B1" w:rsidRDefault="000335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8E02B" w14:textId="77777777" w:rsidR="000335B1" w:rsidRDefault="000335B1" w:rsidP="00B61D04">
    <w:pPr>
      <w:pStyle w:val="Footer"/>
    </w:pPr>
  </w:p>
  <w:p w14:paraId="705CB8A5" w14:textId="77777777" w:rsidR="000335B1" w:rsidRPr="00B61D04" w:rsidRDefault="000335B1" w:rsidP="00B61D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9A8C2" w14:textId="77777777" w:rsidR="000335B1" w:rsidRDefault="000335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A1AE7" w14:textId="77777777" w:rsidR="000335B1" w:rsidRDefault="000335B1" w:rsidP="00C02242">
      <w:r>
        <w:separator/>
      </w:r>
    </w:p>
  </w:footnote>
  <w:footnote w:type="continuationSeparator" w:id="0">
    <w:p w14:paraId="09FEF6FD" w14:textId="77777777" w:rsidR="000335B1" w:rsidRDefault="000335B1" w:rsidP="00C022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23715" w14:textId="0753C1B0" w:rsidR="000335B1" w:rsidRDefault="000335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45A6B6" w14:textId="333A306A" w:rsidR="000335B1" w:rsidRDefault="000335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0176F" w14:textId="788AFE89" w:rsidR="000335B1" w:rsidRDefault="000335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2E3F"/>
    <w:multiLevelType w:val="multilevel"/>
    <w:tmpl w:val="A270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24396"/>
    <w:multiLevelType w:val="multilevel"/>
    <w:tmpl w:val="24B4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F5402"/>
    <w:multiLevelType w:val="hybridMultilevel"/>
    <w:tmpl w:val="4F980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840918"/>
    <w:multiLevelType w:val="hybridMultilevel"/>
    <w:tmpl w:val="1E785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C30912"/>
    <w:multiLevelType w:val="multilevel"/>
    <w:tmpl w:val="463E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A156C2"/>
    <w:multiLevelType w:val="multilevel"/>
    <w:tmpl w:val="9C1A0FA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Goudy Old Style" w:eastAsia="Times New Roman" w:hAnsi="Goudy Old Style" w:cstheme="minorHAnsi"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051EC"/>
    <w:multiLevelType w:val="multilevel"/>
    <w:tmpl w:val="41A23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F6435C"/>
    <w:multiLevelType w:val="hybridMultilevel"/>
    <w:tmpl w:val="BC98C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3E019A8"/>
    <w:multiLevelType w:val="multilevel"/>
    <w:tmpl w:val="E410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41009A"/>
    <w:multiLevelType w:val="multilevel"/>
    <w:tmpl w:val="975E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5A7C3C"/>
    <w:multiLevelType w:val="hybridMultilevel"/>
    <w:tmpl w:val="CA384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9F331F5"/>
    <w:multiLevelType w:val="multilevel"/>
    <w:tmpl w:val="8EF48C92"/>
    <w:lvl w:ilvl="0">
      <w:start w:val="1"/>
      <w:numFmt w:val="decimal"/>
      <w:lvlText w:val="%1."/>
      <w:lvlJc w:val="left"/>
      <w:pPr>
        <w:tabs>
          <w:tab w:val="num" w:pos="720"/>
        </w:tabs>
        <w:ind w:left="720" w:hanging="360"/>
      </w:pPr>
      <w:rPr>
        <w:rFonts w:hint="default"/>
        <w:sz w:val="20"/>
      </w:rPr>
    </w:lvl>
    <w:lvl w:ilvl="1">
      <w:numFmt w:val="bullet"/>
      <w:lvlText w:val="•"/>
      <w:lvlJc w:val="left"/>
      <w:pPr>
        <w:ind w:left="1800" w:hanging="720"/>
      </w:pPr>
      <w:rPr>
        <w:rFonts w:ascii="Goudy Old Style" w:eastAsia="Times New Roman" w:hAnsi="Goudy Old Style" w:cstheme="minorHAns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A90936"/>
    <w:multiLevelType w:val="multilevel"/>
    <w:tmpl w:val="0C6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25163F"/>
    <w:multiLevelType w:val="hybridMultilevel"/>
    <w:tmpl w:val="21343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4B209F"/>
    <w:multiLevelType w:val="hybridMultilevel"/>
    <w:tmpl w:val="69DA3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463531"/>
    <w:multiLevelType w:val="hybridMultilevel"/>
    <w:tmpl w:val="CE868D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33619C7"/>
    <w:multiLevelType w:val="multilevel"/>
    <w:tmpl w:val="38B0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5F2F08"/>
    <w:multiLevelType w:val="multilevel"/>
    <w:tmpl w:val="E008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885442"/>
    <w:multiLevelType w:val="hybridMultilevel"/>
    <w:tmpl w:val="6EBCC034"/>
    <w:lvl w:ilvl="0" w:tplc="E3643022">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A749DC"/>
    <w:multiLevelType w:val="multilevel"/>
    <w:tmpl w:val="A7C0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6402A80"/>
    <w:multiLevelType w:val="hybridMultilevel"/>
    <w:tmpl w:val="FB0C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DC1231"/>
    <w:multiLevelType w:val="hybridMultilevel"/>
    <w:tmpl w:val="D89A2AAA"/>
    <w:lvl w:ilvl="0" w:tplc="04090001">
      <w:start w:val="1"/>
      <w:numFmt w:val="bullet"/>
      <w:lvlText w:val=""/>
      <w:lvlJc w:val="left"/>
      <w:pPr>
        <w:ind w:left="720" w:hanging="360"/>
      </w:pPr>
      <w:rPr>
        <w:rFonts w:ascii="Symbol" w:hAnsi="Symbol" w:hint="default"/>
      </w:rPr>
    </w:lvl>
    <w:lvl w:ilvl="1" w:tplc="5DAC1B74">
      <w:numFmt w:val="bullet"/>
      <w:lvlText w:val=""/>
      <w:lvlJc w:val="left"/>
      <w:pPr>
        <w:ind w:left="1440" w:hanging="360"/>
      </w:pPr>
      <w:rPr>
        <w:rFonts w:ascii="Wingdings" w:eastAsia="Times New Roman" w:hAnsi="Wingdings"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4D77A2"/>
    <w:multiLevelType w:val="multilevel"/>
    <w:tmpl w:val="CC70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8C27A5"/>
    <w:multiLevelType w:val="hybridMultilevel"/>
    <w:tmpl w:val="4DA409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D500984"/>
    <w:multiLevelType w:val="multilevel"/>
    <w:tmpl w:val="69CA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DAB2417"/>
    <w:multiLevelType w:val="multilevel"/>
    <w:tmpl w:val="680CF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EBC3177"/>
    <w:multiLevelType w:val="hybridMultilevel"/>
    <w:tmpl w:val="FD2E6AB6"/>
    <w:lvl w:ilvl="0" w:tplc="62F4B3D0">
      <w:numFmt w:val="bullet"/>
      <w:lvlText w:val=""/>
      <w:lvlJc w:val="left"/>
      <w:pPr>
        <w:ind w:left="720" w:hanging="360"/>
      </w:pPr>
      <w:rPr>
        <w:rFonts w:ascii="Symbol" w:eastAsia="Times New Roman" w:hAnsi="Symbol" w:cstheme="minorHAnsi"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48103E"/>
    <w:multiLevelType w:val="hybridMultilevel"/>
    <w:tmpl w:val="926A5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FBE5986"/>
    <w:multiLevelType w:val="multilevel"/>
    <w:tmpl w:val="7DFCC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736F49"/>
    <w:multiLevelType w:val="multilevel"/>
    <w:tmpl w:val="3358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1C4797F"/>
    <w:multiLevelType w:val="multilevel"/>
    <w:tmpl w:val="BFCC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2D0099B"/>
    <w:multiLevelType w:val="hybridMultilevel"/>
    <w:tmpl w:val="50A41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3C01898"/>
    <w:multiLevelType w:val="multilevel"/>
    <w:tmpl w:val="6DA2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56D59FA"/>
    <w:multiLevelType w:val="hybridMultilevel"/>
    <w:tmpl w:val="127EDC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70C0224"/>
    <w:multiLevelType w:val="hybridMultilevel"/>
    <w:tmpl w:val="80EA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8704EE5"/>
    <w:multiLevelType w:val="multilevel"/>
    <w:tmpl w:val="D7C8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93A1EC2"/>
    <w:multiLevelType w:val="hybridMultilevel"/>
    <w:tmpl w:val="4B72D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96C2AF1"/>
    <w:multiLevelType w:val="multilevel"/>
    <w:tmpl w:val="1FA0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DFC1DAB"/>
    <w:multiLevelType w:val="multilevel"/>
    <w:tmpl w:val="E272D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8D6A0B"/>
    <w:multiLevelType w:val="multilevel"/>
    <w:tmpl w:val="D9309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F81765B"/>
    <w:multiLevelType w:val="multilevel"/>
    <w:tmpl w:val="AD34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E20161"/>
    <w:multiLevelType w:val="multilevel"/>
    <w:tmpl w:val="4B46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1BA4099"/>
    <w:multiLevelType w:val="multilevel"/>
    <w:tmpl w:val="CA4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A61900"/>
    <w:multiLevelType w:val="multilevel"/>
    <w:tmpl w:val="97146A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51445C0"/>
    <w:multiLevelType w:val="hybridMultilevel"/>
    <w:tmpl w:val="53CA04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460A1F4A"/>
    <w:multiLevelType w:val="hybridMultilevel"/>
    <w:tmpl w:val="1412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282D3B"/>
    <w:multiLevelType w:val="multilevel"/>
    <w:tmpl w:val="FE62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7595211"/>
    <w:multiLevelType w:val="hybridMultilevel"/>
    <w:tmpl w:val="3648D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96859B7"/>
    <w:multiLevelType w:val="multilevel"/>
    <w:tmpl w:val="F82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BDB42FC"/>
    <w:multiLevelType w:val="multilevel"/>
    <w:tmpl w:val="F2EC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C076C0E"/>
    <w:multiLevelType w:val="multilevel"/>
    <w:tmpl w:val="53A2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0551F6E"/>
    <w:multiLevelType w:val="multilevel"/>
    <w:tmpl w:val="E634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23C085B"/>
    <w:multiLevelType w:val="multilevel"/>
    <w:tmpl w:val="7AE2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7C72837"/>
    <w:multiLevelType w:val="hybridMultilevel"/>
    <w:tmpl w:val="5F2C8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F12C75"/>
    <w:multiLevelType w:val="hybridMultilevel"/>
    <w:tmpl w:val="68A88E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A193051"/>
    <w:multiLevelType w:val="multilevel"/>
    <w:tmpl w:val="B0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A331CC0"/>
    <w:multiLevelType w:val="hybridMultilevel"/>
    <w:tmpl w:val="59E87322"/>
    <w:lvl w:ilvl="0" w:tplc="EBBE6C40">
      <w:start w:val="3"/>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E1218F"/>
    <w:multiLevelType w:val="multilevel"/>
    <w:tmpl w:val="5906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C3A714D"/>
    <w:multiLevelType w:val="multilevel"/>
    <w:tmpl w:val="B668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C5D2EF1"/>
    <w:multiLevelType w:val="multilevel"/>
    <w:tmpl w:val="FF7C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F2977CE"/>
    <w:multiLevelType w:val="multilevel"/>
    <w:tmpl w:val="CE308E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F5C1F69"/>
    <w:multiLevelType w:val="hybridMultilevel"/>
    <w:tmpl w:val="7A5A5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0DF0B78"/>
    <w:multiLevelType w:val="multilevel"/>
    <w:tmpl w:val="61C8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15538F3"/>
    <w:multiLevelType w:val="multilevel"/>
    <w:tmpl w:val="0C9E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1D97DE9"/>
    <w:multiLevelType w:val="multilevel"/>
    <w:tmpl w:val="2F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1E42E7C"/>
    <w:multiLevelType w:val="multilevel"/>
    <w:tmpl w:val="2DD0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26E6DF9"/>
    <w:multiLevelType w:val="hybridMultilevel"/>
    <w:tmpl w:val="7A0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34A639B"/>
    <w:multiLevelType w:val="multilevel"/>
    <w:tmpl w:val="B2F85F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numFmt w:val="bullet"/>
      <w:lvlText w:val="·"/>
      <w:lvlJc w:val="left"/>
      <w:pPr>
        <w:ind w:left="1815" w:hanging="375"/>
      </w:pPr>
      <w:rPr>
        <w:rFonts w:ascii="Cambria" w:eastAsia="Times New Roman" w:hAnsi="Cambria" w:cs="Cambria" w:hint="default"/>
        <w:color w:val="000000"/>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nsid w:val="63BB5BBC"/>
    <w:multiLevelType w:val="hybridMultilevel"/>
    <w:tmpl w:val="F620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74D32AC"/>
    <w:multiLevelType w:val="multilevel"/>
    <w:tmpl w:val="8152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B0D2F38"/>
    <w:multiLevelType w:val="multilevel"/>
    <w:tmpl w:val="452C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CD5DE6"/>
    <w:multiLevelType w:val="hybridMultilevel"/>
    <w:tmpl w:val="3014D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CEE27E7"/>
    <w:multiLevelType w:val="multilevel"/>
    <w:tmpl w:val="F4FC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D116144"/>
    <w:multiLevelType w:val="multilevel"/>
    <w:tmpl w:val="7C0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D983122"/>
    <w:multiLevelType w:val="multilevel"/>
    <w:tmpl w:val="4B9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0442CDC"/>
    <w:multiLevelType w:val="multilevel"/>
    <w:tmpl w:val="4C421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2D1036F"/>
    <w:multiLevelType w:val="hybridMultilevel"/>
    <w:tmpl w:val="CEB44A0A"/>
    <w:lvl w:ilvl="0" w:tplc="EBBE6C40">
      <w:start w:val="3"/>
      <w:numFmt w:val="bullet"/>
      <w:lvlText w:val=""/>
      <w:lvlJc w:val="left"/>
      <w:pPr>
        <w:ind w:left="360" w:hanging="360"/>
      </w:pPr>
      <w:rPr>
        <w:rFonts w:ascii="Symbol" w:eastAsiaTheme="minorHAnsi" w:hAnsi="Symbol" w:cstheme="minorBidi" w:hint="default"/>
      </w:rPr>
    </w:lvl>
    <w:lvl w:ilvl="1" w:tplc="B5D2DCF0">
      <w:numFmt w:val="bullet"/>
      <w:lvlText w:val="•"/>
      <w:lvlJc w:val="left"/>
      <w:pPr>
        <w:ind w:left="1440" w:hanging="720"/>
      </w:pPr>
      <w:rPr>
        <w:rFonts w:ascii="Goudy Old Style" w:eastAsiaTheme="minorHAnsi" w:hAnsi="Goudy Old Style"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73570EF9"/>
    <w:multiLevelType w:val="multilevel"/>
    <w:tmpl w:val="190A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4355BA2"/>
    <w:multiLevelType w:val="multilevel"/>
    <w:tmpl w:val="2C98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4F3648C"/>
    <w:multiLevelType w:val="multilevel"/>
    <w:tmpl w:val="5868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83E4429"/>
    <w:multiLevelType w:val="multilevel"/>
    <w:tmpl w:val="1930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857024B"/>
    <w:multiLevelType w:val="multilevel"/>
    <w:tmpl w:val="660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905196B"/>
    <w:multiLevelType w:val="multilevel"/>
    <w:tmpl w:val="9486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AE16B83"/>
    <w:multiLevelType w:val="multilevel"/>
    <w:tmpl w:val="B904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BC93063"/>
    <w:multiLevelType w:val="multilevel"/>
    <w:tmpl w:val="292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F1C1B6E"/>
    <w:multiLevelType w:val="multilevel"/>
    <w:tmpl w:val="0EF8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F203133"/>
    <w:multiLevelType w:val="multilevel"/>
    <w:tmpl w:val="61D479E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nsid w:val="7FA5372B"/>
    <w:multiLevelType w:val="hybridMultilevel"/>
    <w:tmpl w:val="47702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4"/>
  </w:num>
  <w:num w:numId="2">
    <w:abstractNumId w:val="59"/>
  </w:num>
  <w:num w:numId="3">
    <w:abstractNumId w:val="62"/>
  </w:num>
  <w:num w:numId="4">
    <w:abstractNumId w:val="80"/>
  </w:num>
  <w:num w:numId="5">
    <w:abstractNumId w:val="84"/>
  </w:num>
  <w:num w:numId="6">
    <w:abstractNumId w:val="50"/>
  </w:num>
  <w:num w:numId="7">
    <w:abstractNumId w:val="4"/>
  </w:num>
  <w:num w:numId="8">
    <w:abstractNumId w:val="30"/>
  </w:num>
  <w:num w:numId="9">
    <w:abstractNumId w:val="25"/>
  </w:num>
  <w:num w:numId="10">
    <w:abstractNumId w:val="42"/>
  </w:num>
  <w:num w:numId="11">
    <w:abstractNumId w:val="69"/>
  </w:num>
  <w:num w:numId="12">
    <w:abstractNumId w:val="55"/>
  </w:num>
  <w:num w:numId="13">
    <w:abstractNumId w:val="77"/>
  </w:num>
  <w:num w:numId="14">
    <w:abstractNumId w:val="24"/>
  </w:num>
  <w:num w:numId="15">
    <w:abstractNumId w:val="19"/>
  </w:num>
  <w:num w:numId="16">
    <w:abstractNumId w:val="46"/>
  </w:num>
  <w:num w:numId="17">
    <w:abstractNumId w:val="17"/>
  </w:num>
  <w:num w:numId="18">
    <w:abstractNumId w:val="57"/>
  </w:num>
  <w:num w:numId="19">
    <w:abstractNumId w:val="49"/>
  </w:num>
  <w:num w:numId="20">
    <w:abstractNumId w:val="1"/>
  </w:num>
  <w:num w:numId="21">
    <w:abstractNumId w:val="5"/>
  </w:num>
  <w:num w:numId="22">
    <w:abstractNumId w:val="9"/>
  </w:num>
  <w:num w:numId="23">
    <w:abstractNumId w:val="41"/>
  </w:num>
  <w:num w:numId="24">
    <w:abstractNumId w:val="70"/>
  </w:num>
  <w:num w:numId="25">
    <w:abstractNumId w:val="12"/>
  </w:num>
  <w:num w:numId="26">
    <w:abstractNumId w:val="39"/>
  </w:num>
  <w:num w:numId="27">
    <w:abstractNumId w:val="85"/>
  </w:num>
  <w:num w:numId="28">
    <w:abstractNumId w:val="32"/>
  </w:num>
  <w:num w:numId="29">
    <w:abstractNumId w:val="8"/>
  </w:num>
  <w:num w:numId="30">
    <w:abstractNumId w:val="81"/>
  </w:num>
  <w:num w:numId="31">
    <w:abstractNumId w:val="37"/>
  </w:num>
  <w:num w:numId="32">
    <w:abstractNumId w:val="83"/>
  </w:num>
  <w:num w:numId="33">
    <w:abstractNumId w:val="65"/>
  </w:num>
  <w:num w:numId="34">
    <w:abstractNumId w:val="38"/>
  </w:num>
  <w:num w:numId="35">
    <w:abstractNumId w:val="82"/>
  </w:num>
  <w:num w:numId="36">
    <w:abstractNumId w:val="75"/>
  </w:num>
  <w:num w:numId="37">
    <w:abstractNumId w:val="72"/>
  </w:num>
  <w:num w:numId="38">
    <w:abstractNumId w:val="51"/>
  </w:num>
  <w:num w:numId="39">
    <w:abstractNumId w:val="28"/>
  </w:num>
  <w:num w:numId="40">
    <w:abstractNumId w:val="6"/>
  </w:num>
  <w:num w:numId="41">
    <w:abstractNumId w:val="35"/>
  </w:num>
  <w:num w:numId="42">
    <w:abstractNumId w:val="58"/>
  </w:num>
  <w:num w:numId="43">
    <w:abstractNumId w:val="0"/>
  </w:num>
  <w:num w:numId="44">
    <w:abstractNumId w:val="40"/>
  </w:num>
  <w:num w:numId="45">
    <w:abstractNumId w:val="78"/>
  </w:num>
  <w:num w:numId="46">
    <w:abstractNumId w:val="63"/>
  </w:num>
  <w:num w:numId="47">
    <w:abstractNumId w:val="16"/>
  </w:num>
  <w:num w:numId="48">
    <w:abstractNumId w:val="48"/>
  </w:num>
  <w:num w:numId="49">
    <w:abstractNumId w:val="79"/>
  </w:num>
  <w:num w:numId="50">
    <w:abstractNumId w:val="29"/>
  </w:num>
  <w:num w:numId="51">
    <w:abstractNumId w:val="52"/>
  </w:num>
  <w:num w:numId="52">
    <w:abstractNumId w:val="64"/>
  </w:num>
  <w:num w:numId="53">
    <w:abstractNumId w:val="22"/>
  </w:num>
  <w:num w:numId="54">
    <w:abstractNumId w:val="73"/>
  </w:num>
  <w:num w:numId="55">
    <w:abstractNumId w:val="26"/>
  </w:num>
  <w:num w:numId="56">
    <w:abstractNumId w:val="43"/>
  </w:num>
  <w:num w:numId="57">
    <w:abstractNumId w:val="18"/>
  </w:num>
  <w:num w:numId="58">
    <w:abstractNumId w:val="47"/>
  </w:num>
  <w:num w:numId="59">
    <w:abstractNumId w:val="13"/>
  </w:num>
  <w:num w:numId="60">
    <w:abstractNumId w:val="60"/>
  </w:num>
  <w:num w:numId="61">
    <w:abstractNumId w:val="33"/>
  </w:num>
  <w:num w:numId="62">
    <w:abstractNumId w:val="68"/>
  </w:num>
  <w:num w:numId="63">
    <w:abstractNumId w:val="67"/>
  </w:num>
  <w:num w:numId="64">
    <w:abstractNumId w:val="21"/>
  </w:num>
  <w:num w:numId="65">
    <w:abstractNumId w:val="7"/>
  </w:num>
  <w:num w:numId="66">
    <w:abstractNumId w:val="15"/>
  </w:num>
  <w:num w:numId="67">
    <w:abstractNumId w:val="44"/>
  </w:num>
  <w:num w:numId="68">
    <w:abstractNumId w:val="76"/>
  </w:num>
  <w:num w:numId="69">
    <w:abstractNumId w:val="31"/>
  </w:num>
  <w:num w:numId="70">
    <w:abstractNumId w:val="53"/>
  </w:num>
  <w:num w:numId="71">
    <w:abstractNumId w:val="10"/>
  </w:num>
  <w:num w:numId="72">
    <w:abstractNumId w:val="20"/>
  </w:num>
  <w:num w:numId="73">
    <w:abstractNumId w:val="61"/>
  </w:num>
  <w:num w:numId="74">
    <w:abstractNumId w:val="23"/>
  </w:num>
  <w:num w:numId="75">
    <w:abstractNumId w:val="34"/>
  </w:num>
  <w:num w:numId="76">
    <w:abstractNumId w:val="87"/>
  </w:num>
  <w:num w:numId="77">
    <w:abstractNumId w:val="3"/>
  </w:num>
  <w:num w:numId="78">
    <w:abstractNumId w:val="56"/>
  </w:num>
  <w:num w:numId="79">
    <w:abstractNumId w:val="54"/>
  </w:num>
  <w:num w:numId="80">
    <w:abstractNumId w:val="66"/>
  </w:num>
  <w:num w:numId="81">
    <w:abstractNumId w:val="14"/>
  </w:num>
  <w:num w:numId="82">
    <w:abstractNumId w:val="71"/>
  </w:num>
  <w:num w:numId="83">
    <w:abstractNumId w:val="11"/>
  </w:num>
  <w:num w:numId="84">
    <w:abstractNumId w:val="27"/>
  </w:num>
  <w:num w:numId="85">
    <w:abstractNumId w:val="2"/>
  </w:num>
  <w:num w:numId="86">
    <w:abstractNumId w:val="36"/>
  </w:num>
  <w:num w:numId="87">
    <w:abstractNumId w:val="86"/>
  </w:num>
  <w:num w:numId="88">
    <w:abstractNumId w:val="4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hideSpellingErrors/>
  <w:revisionView w:markup="0"/>
  <w:trackRevisions/>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5EF"/>
    <w:rsid w:val="00002157"/>
    <w:rsid w:val="0000415B"/>
    <w:rsid w:val="00004581"/>
    <w:rsid w:val="00006230"/>
    <w:rsid w:val="00006769"/>
    <w:rsid w:val="00006C5B"/>
    <w:rsid w:val="00006DE0"/>
    <w:rsid w:val="00012AD8"/>
    <w:rsid w:val="0001358D"/>
    <w:rsid w:val="00013F7D"/>
    <w:rsid w:val="0001508A"/>
    <w:rsid w:val="000158C2"/>
    <w:rsid w:val="0001622A"/>
    <w:rsid w:val="0001710E"/>
    <w:rsid w:val="000209E2"/>
    <w:rsid w:val="00021B0F"/>
    <w:rsid w:val="0002201D"/>
    <w:rsid w:val="00022FB4"/>
    <w:rsid w:val="00023E79"/>
    <w:rsid w:val="00023F60"/>
    <w:rsid w:val="0002458E"/>
    <w:rsid w:val="00024730"/>
    <w:rsid w:val="0002511A"/>
    <w:rsid w:val="00027957"/>
    <w:rsid w:val="00032D65"/>
    <w:rsid w:val="00032D71"/>
    <w:rsid w:val="00032F7C"/>
    <w:rsid w:val="000335B1"/>
    <w:rsid w:val="00034FEA"/>
    <w:rsid w:val="0003630E"/>
    <w:rsid w:val="0003755F"/>
    <w:rsid w:val="000375D8"/>
    <w:rsid w:val="000408DA"/>
    <w:rsid w:val="000415E8"/>
    <w:rsid w:val="00041B33"/>
    <w:rsid w:val="0004365F"/>
    <w:rsid w:val="00044175"/>
    <w:rsid w:val="00044756"/>
    <w:rsid w:val="00044833"/>
    <w:rsid w:val="00044F6B"/>
    <w:rsid w:val="00046F9D"/>
    <w:rsid w:val="00047442"/>
    <w:rsid w:val="000514B3"/>
    <w:rsid w:val="00051F17"/>
    <w:rsid w:val="000546C1"/>
    <w:rsid w:val="00054CF4"/>
    <w:rsid w:val="00055BD1"/>
    <w:rsid w:val="00055E8F"/>
    <w:rsid w:val="00056CC3"/>
    <w:rsid w:val="00057296"/>
    <w:rsid w:val="000613F6"/>
    <w:rsid w:val="00061AF5"/>
    <w:rsid w:val="000621E4"/>
    <w:rsid w:val="000624DE"/>
    <w:rsid w:val="000626C2"/>
    <w:rsid w:val="00064648"/>
    <w:rsid w:val="00064949"/>
    <w:rsid w:val="0006582E"/>
    <w:rsid w:val="0006630B"/>
    <w:rsid w:val="00066B30"/>
    <w:rsid w:val="000671DB"/>
    <w:rsid w:val="00067424"/>
    <w:rsid w:val="000706C1"/>
    <w:rsid w:val="0007109E"/>
    <w:rsid w:val="000723FA"/>
    <w:rsid w:val="000724E1"/>
    <w:rsid w:val="00072E46"/>
    <w:rsid w:val="00073D47"/>
    <w:rsid w:val="00073E55"/>
    <w:rsid w:val="00074023"/>
    <w:rsid w:val="00074FD2"/>
    <w:rsid w:val="00075ABD"/>
    <w:rsid w:val="00076DFE"/>
    <w:rsid w:val="000777B3"/>
    <w:rsid w:val="0007798F"/>
    <w:rsid w:val="00081DFD"/>
    <w:rsid w:val="000827A8"/>
    <w:rsid w:val="00084A64"/>
    <w:rsid w:val="00084DF0"/>
    <w:rsid w:val="0008540D"/>
    <w:rsid w:val="000854BD"/>
    <w:rsid w:val="00085E39"/>
    <w:rsid w:val="000866B2"/>
    <w:rsid w:val="0008703D"/>
    <w:rsid w:val="000876FD"/>
    <w:rsid w:val="000879B3"/>
    <w:rsid w:val="000918AB"/>
    <w:rsid w:val="000919AE"/>
    <w:rsid w:val="00091F9C"/>
    <w:rsid w:val="00092045"/>
    <w:rsid w:val="00093C3A"/>
    <w:rsid w:val="00094C70"/>
    <w:rsid w:val="000954A9"/>
    <w:rsid w:val="000959C4"/>
    <w:rsid w:val="00095E90"/>
    <w:rsid w:val="00096A0B"/>
    <w:rsid w:val="000A01AB"/>
    <w:rsid w:val="000A1243"/>
    <w:rsid w:val="000A12DC"/>
    <w:rsid w:val="000A25CC"/>
    <w:rsid w:val="000A3756"/>
    <w:rsid w:val="000A3C29"/>
    <w:rsid w:val="000A51CB"/>
    <w:rsid w:val="000A537A"/>
    <w:rsid w:val="000A621B"/>
    <w:rsid w:val="000A6376"/>
    <w:rsid w:val="000A639F"/>
    <w:rsid w:val="000A67E2"/>
    <w:rsid w:val="000B097B"/>
    <w:rsid w:val="000B245F"/>
    <w:rsid w:val="000B2633"/>
    <w:rsid w:val="000B5FEE"/>
    <w:rsid w:val="000B6528"/>
    <w:rsid w:val="000B78DA"/>
    <w:rsid w:val="000C031A"/>
    <w:rsid w:val="000C0AA8"/>
    <w:rsid w:val="000C0B6D"/>
    <w:rsid w:val="000C25BB"/>
    <w:rsid w:val="000C2C8C"/>
    <w:rsid w:val="000C2DA2"/>
    <w:rsid w:val="000C364B"/>
    <w:rsid w:val="000C36BF"/>
    <w:rsid w:val="000C3F5D"/>
    <w:rsid w:val="000C50A2"/>
    <w:rsid w:val="000C5723"/>
    <w:rsid w:val="000C692E"/>
    <w:rsid w:val="000C6D2F"/>
    <w:rsid w:val="000D09AE"/>
    <w:rsid w:val="000D0EB4"/>
    <w:rsid w:val="000D13FA"/>
    <w:rsid w:val="000D1FA0"/>
    <w:rsid w:val="000D32C5"/>
    <w:rsid w:val="000D34CB"/>
    <w:rsid w:val="000D34F3"/>
    <w:rsid w:val="000D37E0"/>
    <w:rsid w:val="000D477A"/>
    <w:rsid w:val="000D514C"/>
    <w:rsid w:val="000D5395"/>
    <w:rsid w:val="000D539E"/>
    <w:rsid w:val="000D5DB5"/>
    <w:rsid w:val="000D6463"/>
    <w:rsid w:val="000D6895"/>
    <w:rsid w:val="000D6E5C"/>
    <w:rsid w:val="000D6ECD"/>
    <w:rsid w:val="000D7AB4"/>
    <w:rsid w:val="000D7DD6"/>
    <w:rsid w:val="000E01F2"/>
    <w:rsid w:val="000E0864"/>
    <w:rsid w:val="000E0A6D"/>
    <w:rsid w:val="000E0DB2"/>
    <w:rsid w:val="000E0F62"/>
    <w:rsid w:val="000E0FD8"/>
    <w:rsid w:val="000E101D"/>
    <w:rsid w:val="000E1EED"/>
    <w:rsid w:val="000E20B1"/>
    <w:rsid w:val="000E33CB"/>
    <w:rsid w:val="000E423B"/>
    <w:rsid w:val="000E53ED"/>
    <w:rsid w:val="000E5A01"/>
    <w:rsid w:val="000E5AED"/>
    <w:rsid w:val="000E5FDF"/>
    <w:rsid w:val="000E60F2"/>
    <w:rsid w:val="000E7C92"/>
    <w:rsid w:val="000F09CE"/>
    <w:rsid w:val="000F2700"/>
    <w:rsid w:val="000F2FD5"/>
    <w:rsid w:val="000F3EA9"/>
    <w:rsid w:val="000F4D62"/>
    <w:rsid w:val="000F5478"/>
    <w:rsid w:val="000F548C"/>
    <w:rsid w:val="000F70A9"/>
    <w:rsid w:val="000F71A3"/>
    <w:rsid w:val="000F7B83"/>
    <w:rsid w:val="0010095F"/>
    <w:rsid w:val="00100C3C"/>
    <w:rsid w:val="00101451"/>
    <w:rsid w:val="001014FC"/>
    <w:rsid w:val="00101539"/>
    <w:rsid w:val="0010164A"/>
    <w:rsid w:val="001019DF"/>
    <w:rsid w:val="00101E79"/>
    <w:rsid w:val="001020A3"/>
    <w:rsid w:val="001024D0"/>
    <w:rsid w:val="00103DB1"/>
    <w:rsid w:val="001045C3"/>
    <w:rsid w:val="00104AFE"/>
    <w:rsid w:val="00105B5C"/>
    <w:rsid w:val="00106241"/>
    <w:rsid w:val="00106F73"/>
    <w:rsid w:val="00110159"/>
    <w:rsid w:val="001101FE"/>
    <w:rsid w:val="00110B03"/>
    <w:rsid w:val="0011164F"/>
    <w:rsid w:val="00111CC9"/>
    <w:rsid w:val="00113D15"/>
    <w:rsid w:val="00113FAB"/>
    <w:rsid w:val="00114602"/>
    <w:rsid w:val="00114A1F"/>
    <w:rsid w:val="00114E06"/>
    <w:rsid w:val="0011628C"/>
    <w:rsid w:val="0011759A"/>
    <w:rsid w:val="00120356"/>
    <w:rsid w:val="001209BA"/>
    <w:rsid w:val="00120D48"/>
    <w:rsid w:val="001212C5"/>
    <w:rsid w:val="00124801"/>
    <w:rsid w:val="00124843"/>
    <w:rsid w:val="00127A96"/>
    <w:rsid w:val="00130DC5"/>
    <w:rsid w:val="001325F5"/>
    <w:rsid w:val="00133F7E"/>
    <w:rsid w:val="00134674"/>
    <w:rsid w:val="00134BC3"/>
    <w:rsid w:val="00136BED"/>
    <w:rsid w:val="001372CB"/>
    <w:rsid w:val="001377A6"/>
    <w:rsid w:val="00137F83"/>
    <w:rsid w:val="001427DD"/>
    <w:rsid w:val="00143DF1"/>
    <w:rsid w:val="00143E5A"/>
    <w:rsid w:val="00144C7D"/>
    <w:rsid w:val="00144D83"/>
    <w:rsid w:val="00144E29"/>
    <w:rsid w:val="0014509F"/>
    <w:rsid w:val="001456A9"/>
    <w:rsid w:val="00146A94"/>
    <w:rsid w:val="00146EF5"/>
    <w:rsid w:val="00147238"/>
    <w:rsid w:val="00147CF4"/>
    <w:rsid w:val="001504B3"/>
    <w:rsid w:val="001507E7"/>
    <w:rsid w:val="00151A55"/>
    <w:rsid w:val="00152260"/>
    <w:rsid w:val="001522F0"/>
    <w:rsid w:val="00152842"/>
    <w:rsid w:val="00152864"/>
    <w:rsid w:val="00152EE8"/>
    <w:rsid w:val="00153C7C"/>
    <w:rsid w:val="00153FDA"/>
    <w:rsid w:val="00154294"/>
    <w:rsid w:val="001553B1"/>
    <w:rsid w:val="00156D80"/>
    <w:rsid w:val="001620E0"/>
    <w:rsid w:val="00163460"/>
    <w:rsid w:val="0016474D"/>
    <w:rsid w:val="00165EBA"/>
    <w:rsid w:val="00166030"/>
    <w:rsid w:val="001665C5"/>
    <w:rsid w:val="0016717E"/>
    <w:rsid w:val="00167ECE"/>
    <w:rsid w:val="0017025E"/>
    <w:rsid w:val="00171DA5"/>
    <w:rsid w:val="00173272"/>
    <w:rsid w:val="001744F0"/>
    <w:rsid w:val="00175340"/>
    <w:rsid w:val="00176ECC"/>
    <w:rsid w:val="001772FF"/>
    <w:rsid w:val="001808BC"/>
    <w:rsid w:val="00180BB8"/>
    <w:rsid w:val="0018126D"/>
    <w:rsid w:val="00181A72"/>
    <w:rsid w:val="00181EE1"/>
    <w:rsid w:val="0018228C"/>
    <w:rsid w:val="00182898"/>
    <w:rsid w:val="00182EAC"/>
    <w:rsid w:val="001830A1"/>
    <w:rsid w:val="00183242"/>
    <w:rsid w:val="001841FA"/>
    <w:rsid w:val="00185ACB"/>
    <w:rsid w:val="00186D01"/>
    <w:rsid w:val="00186D60"/>
    <w:rsid w:val="00186FB0"/>
    <w:rsid w:val="001877D9"/>
    <w:rsid w:val="001921AC"/>
    <w:rsid w:val="00194170"/>
    <w:rsid w:val="00194523"/>
    <w:rsid w:val="001945CB"/>
    <w:rsid w:val="001945F0"/>
    <w:rsid w:val="0019474C"/>
    <w:rsid w:val="0019663D"/>
    <w:rsid w:val="00196815"/>
    <w:rsid w:val="00197E56"/>
    <w:rsid w:val="001A0462"/>
    <w:rsid w:val="001A19B6"/>
    <w:rsid w:val="001A2242"/>
    <w:rsid w:val="001A24DE"/>
    <w:rsid w:val="001A26DB"/>
    <w:rsid w:val="001A2ED9"/>
    <w:rsid w:val="001A3C0B"/>
    <w:rsid w:val="001A41EB"/>
    <w:rsid w:val="001A497C"/>
    <w:rsid w:val="001A504E"/>
    <w:rsid w:val="001A592D"/>
    <w:rsid w:val="001A666C"/>
    <w:rsid w:val="001B1B6A"/>
    <w:rsid w:val="001B1E80"/>
    <w:rsid w:val="001B2D4B"/>
    <w:rsid w:val="001B39F7"/>
    <w:rsid w:val="001B3A2E"/>
    <w:rsid w:val="001B3CBF"/>
    <w:rsid w:val="001B3E16"/>
    <w:rsid w:val="001B49D0"/>
    <w:rsid w:val="001B4BDB"/>
    <w:rsid w:val="001B5457"/>
    <w:rsid w:val="001B5601"/>
    <w:rsid w:val="001B5EF8"/>
    <w:rsid w:val="001B605F"/>
    <w:rsid w:val="001B63AB"/>
    <w:rsid w:val="001B7C11"/>
    <w:rsid w:val="001C13A0"/>
    <w:rsid w:val="001C2C91"/>
    <w:rsid w:val="001C38B8"/>
    <w:rsid w:val="001C3E57"/>
    <w:rsid w:val="001C4A93"/>
    <w:rsid w:val="001C6B8B"/>
    <w:rsid w:val="001D128D"/>
    <w:rsid w:val="001D204D"/>
    <w:rsid w:val="001D258F"/>
    <w:rsid w:val="001D260A"/>
    <w:rsid w:val="001D2955"/>
    <w:rsid w:val="001D2A0C"/>
    <w:rsid w:val="001D329D"/>
    <w:rsid w:val="001D341E"/>
    <w:rsid w:val="001D3473"/>
    <w:rsid w:val="001D3A74"/>
    <w:rsid w:val="001D4191"/>
    <w:rsid w:val="001D4405"/>
    <w:rsid w:val="001D5156"/>
    <w:rsid w:val="001D5267"/>
    <w:rsid w:val="001D75F4"/>
    <w:rsid w:val="001D7A57"/>
    <w:rsid w:val="001D7ACE"/>
    <w:rsid w:val="001E0C3D"/>
    <w:rsid w:val="001E0DC6"/>
    <w:rsid w:val="001E0EBD"/>
    <w:rsid w:val="001E1C32"/>
    <w:rsid w:val="001E1E09"/>
    <w:rsid w:val="001E26E5"/>
    <w:rsid w:val="001E5514"/>
    <w:rsid w:val="001E5C46"/>
    <w:rsid w:val="001E6228"/>
    <w:rsid w:val="001E65D6"/>
    <w:rsid w:val="001E7978"/>
    <w:rsid w:val="001E7C67"/>
    <w:rsid w:val="001F0689"/>
    <w:rsid w:val="001F09BB"/>
    <w:rsid w:val="001F0B87"/>
    <w:rsid w:val="001F0E6A"/>
    <w:rsid w:val="001F1A8E"/>
    <w:rsid w:val="001F1E93"/>
    <w:rsid w:val="001F25FA"/>
    <w:rsid w:val="001F403B"/>
    <w:rsid w:val="001F41DD"/>
    <w:rsid w:val="001F50F5"/>
    <w:rsid w:val="001F6416"/>
    <w:rsid w:val="001F6A95"/>
    <w:rsid w:val="001F7089"/>
    <w:rsid w:val="002000E4"/>
    <w:rsid w:val="00200E44"/>
    <w:rsid w:val="00201EBF"/>
    <w:rsid w:val="002021C8"/>
    <w:rsid w:val="00202682"/>
    <w:rsid w:val="00203A22"/>
    <w:rsid w:val="00203D51"/>
    <w:rsid w:val="00204C94"/>
    <w:rsid w:val="002101D1"/>
    <w:rsid w:val="0021128D"/>
    <w:rsid w:val="002127C4"/>
    <w:rsid w:val="0021291A"/>
    <w:rsid w:val="00214B97"/>
    <w:rsid w:val="002162E6"/>
    <w:rsid w:val="002163B3"/>
    <w:rsid w:val="00216939"/>
    <w:rsid w:val="00216993"/>
    <w:rsid w:val="00216C86"/>
    <w:rsid w:val="002171B5"/>
    <w:rsid w:val="0021728F"/>
    <w:rsid w:val="00217DFA"/>
    <w:rsid w:val="0022249A"/>
    <w:rsid w:val="00222DAF"/>
    <w:rsid w:val="00223224"/>
    <w:rsid w:val="0022355A"/>
    <w:rsid w:val="00223A33"/>
    <w:rsid w:val="00223BFC"/>
    <w:rsid w:val="00225221"/>
    <w:rsid w:val="00226003"/>
    <w:rsid w:val="00226181"/>
    <w:rsid w:val="00226FFB"/>
    <w:rsid w:val="0022729A"/>
    <w:rsid w:val="002307B9"/>
    <w:rsid w:val="00230BCF"/>
    <w:rsid w:val="002312E9"/>
    <w:rsid w:val="00231EAC"/>
    <w:rsid w:val="00232E6C"/>
    <w:rsid w:val="00232E81"/>
    <w:rsid w:val="002333DB"/>
    <w:rsid w:val="002339C8"/>
    <w:rsid w:val="00233E93"/>
    <w:rsid w:val="00236111"/>
    <w:rsid w:val="00237384"/>
    <w:rsid w:val="00237439"/>
    <w:rsid w:val="00237862"/>
    <w:rsid w:val="0024008E"/>
    <w:rsid w:val="00240DD9"/>
    <w:rsid w:val="00241644"/>
    <w:rsid w:val="002420AD"/>
    <w:rsid w:val="0024310C"/>
    <w:rsid w:val="002442C0"/>
    <w:rsid w:val="00244C55"/>
    <w:rsid w:val="00246F4E"/>
    <w:rsid w:val="00247686"/>
    <w:rsid w:val="00250E0C"/>
    <w:rsid w:val="002518CF"/>
    <w:rsid w:val="0025298E"/>
    <w:rsid w:val="002554F2"/>
    <w:rsid w:val="00256A2D"/>
    <w:rsid w:val="00256ADF"/>
    <w:rsid w:val="00256C5A"/>
    <w:rsid w:val="00260667"/>
    <w:rsid w:val="00261135"/>
    <w:rsid w:val="0026166D"/>
    <w:rsid w:val="00262784"/>
    <w:rsid w:val="0026375A"/>
    <w:rsid w:val="00263E10"/>
    <w:rsid w:val="00264F69"/>
    <w:rsid w:val="00265075"/>
    <w:rsid w:val="00265477"/>
    <w:rsid w:val="00265F22"/>
    <w:rsid w:val="00266169"/>
    <w:rsid w:val="00266D5D"/>
    <w:rsid w:val="00270765"/>
    <w:rsid w:val="002714FF"/>
    <w:rsid w:val="0027282D"/>
    <w:rsid w:val="00272CA8"/>
    <w:rsid w:val="00274202"/>
    <w:rsid w:val="00275058"/>
    <w:rsid w:val="00275144"/>
    <w:rsid w:val="00276D74"/>
    <w:rsid w:val="00276DC9"/>
    <w:rsid w:val="00277191"/>
    <w:rsid w:val="00277A6E"/>
    <w:rsid w:val="00280CEE"/>
    <w:rsid w:val="0028118A"/>
    <w:rsid w:val="00281688"/>
    <w:rsid w:val="00282B15"/>
    <w:rsid w:val="00282C1F"/>
    <w:rsid w:val="00283BFB"/>
    <w:rsid w:val="002853B2"/>
    <w:rsid w:val="00287AB6"/>
    <w:rsid w:val="00287DDF"/>
    <w:rsid w:val="002903CA"/>
    <w:rsid w:val="00291040"/>
    <w:rsid w:val="002910C5"/>
    <w:rsid w:val="002914E6"/>
    <w:rsid w:val="002926E8"/>
    <w:rsid w:val="002934E5"/>
    <w:rsid w:val="002956C0"/>
    <w:rsid w:val="00297678"/>
    <w:rsid w:val="00297D2F"/>
    <w:rsid w:val="00297E2C"/>
    <w:rsid w:val="002A032D"/>
    <w:rsid w:val="002A099B"/>
    <w:rsid w:val="002A1439"/>
    <w:rsid w:val="002A1750"/>
    <w:rsid w:val="002A1937"/>
    <w:rsid w:val="002A25BD"/>
    <w:rsid w:val="002A4E5C"/>
    <w:rsid w:val="002A5202"/>
    <w:rsid w:val="002A5387"/>
    <w:rsid w:val="002A60DE"/>
    <w:rsid w:val="002A62EF"/>
    <w:rsid w:val="002A6322"/>
    <w:rsid w:val="002A7C17"/>
    <w:rsid w:val="002A7EDA"/>
    <w:rsid w:val="002B09A1"/>
    <w:rsid w:val="002B1478"/>
    <w:rsid w:val="002B32EA"/>
    <w:rsid w:val="002B410F"/>
    <w:rsid w:val="002B495E"/>
    <w:rsid w:val="002B5BCD"/>
    <w:rsid w:val="002B620E"/>
    <w:rsid w:val="002B67A4"/>
    <w:rsid w:val="002B6845"/>
    <w:rsid w:val="002B6FAC"/>
    <w:rsid w:val="002B7693"/>
    <w:rsid w:val="002B7A83"/>
    <w:rsid w:val="002B7DDC"/>
    <w:rsid w:val="002C2A2B"/>
    <w:rsid w:val="002C2AC9"/>
    <w:rsid w:val="002C2E7C"/>
    <w:rsid w:val="002C3B0C"/>
    <w:rsid w:val="002C3C74"/>
    <w:rsid w:val="002C43A3"/>
    <w:rsid w:val="002C4594"/>
    <w:rsid w:val="002C4A6A"/>
    <w:rsid w:val="002C4B7B"/>
    <w:rsid w:val="002C4F35"/>
    <w:rsid w:val="002C50B6"/>
    <w:rsid w:val="002C51C1"/>
    <w:rsid w:val="002C5C1E"/>
    <w:rsid w:val="002C7252"/>
    <w:rsid w:val="002D0171"/>
    <w:rsid w:val="002D08C5"/>
    <w:rsid w:val="002D0D10"/>
    <w:rsid w:val="002D1106"/>
    <w:rsid w:val="002D2366"/>
    <w:rsid w:val="002D23D2"/>
    <w:rsid w:val="002D2772"/>
    <w:rsid w:val="002D3196"/>
    <w:rsid w:val="002D39C1"/>
    <w:rsid w:val="002D4993"/>
    <w:rsid w:val="002D4BA3"/>
    <w:rsid w:val="002D62AC"/>
    <w:rsid w:val="002D6950"/>
    <w:rsid w:val="002D69A8"/>
    <w:rsid w:val="002E2D56"/>
    <w:rsid w:val="002E3B9E"/>
    <w:rsid w:val="002E3CBE"/>
    <w:rsid w:val="002E4941"/>
    <w:rsid w:val="002F05CC"/>
    <w:rsid w:val="002F1B25"/>
    <w:rsid w:val="002F28E1"/>
    <w:rsid w:val="002F42A5"/>
    <w:rsid w:val="002F473A"/>
    <w:rsid w:val="002F559E"/>
    <w:rsid w:val="002F5A9E"/>
    <w:rsid w:val="003003C2"/>
    <w:rsid w:val="00300B5D"/>
    <w:rsid w:val="00300E71"/>
    <w:rsid w:val="00302290"/>
    <w:rsid w:val="003035C5"/>
    <w:rsid w:val="003036D4"/>
    <w:rsid w:val="003038B5"/>
    <w:rsid w:val="00304280"/>
    <w:rsid w:val="003048AD"/>
    <w:rsid w:val="00305BA5"/>
    <w:rsid w:val="003061FC"/>
    <w:rsid w:val="00306289"/>
    <w:rsid w:val="0030660E"/>
    <w:rsid w:val="003075A2"/>
    <w:rsid w:val="00307890"/>
    <w:rsid w:val="00311AD1"/>
    <w:rsid w:val="00311C44"/>
    <w:rsid w:val="00311D0B"/>
    <w:rsid w:val="00312A66"/>
    <w:rsid w:val="003140BE"/>
    <w:rsid w:val="003143EE"/>
    <w:rsid w:val="0031587D"/>
    <w:rsid w:val="00316DF8"/>
    <w:rsid w:val="00317823"/>
    <w:rsid w:val="00317D9C"/>
    <w:rsid w:val="00320283"/>
    <w:rsid w:val="00320EB1"/>
    <w:rsid w:val="00320F1E"/>
    <w:rsid w:val="003213EE"/>
    <w:rsid w:val="0032357D"/>
    <w:rsid w:val="00323FB9"/>
    <w:rsid w:val="00324C75"/>
    <w:rsid w:val="00325A13"/>
    <w:rsid w:val="00325C48"/>
    <w:rsid w:val="00326392"/>
    <w:rsid w:val="00326ACF"/>
    <w:rsid w:val="00326CF9"/>
    <w:rsid w:val="0032707A"/>
    <w:rsid w:val="003270D2"/>
    <w:rsid w:val="00327B3D"/>
    <w:rsid w:val="0033012D"/>
    <w:rsid w:val="00330A5F"/>
    <w:rsid w:val="00332016"/>
    <w:rsid w:val="00332E43"/>
    <w:rsid w:val="003331B3"/>
    <w:rsid w:val="00333226"/>
    <w:rsid w:val="00334173"/>
    <w:rsid w:val="003347A7"/>
    <w:rsid w:val="00334CEB"/>
    <w:rsid w:val="00335D37"/>
    <w:rsid w:val="0033692B"/>
    <w:rsid w:val="00337B97"/>
    <w:rsid w:val="003419EC"/>
    <w:rsid w:val="00342721"/>
    <w:rsid w:val="003435BE"/>
    <w:rsid w:val="00343D01"/>
    <w:rsid w:val="0034402F"/>
    <w:rsid w:val="00344F25"/>
    <w:rsid w:val="0034539C"/>
    <w:rsid w:val="00346BA5"/>
    <w:rsid w:val="00346DBC"/>
    <w:rsid w:val="00347E88"/>
    <w:rsid w:val="00350122"/>
    <w:rsid w:val="00350769"/>
    <w:rsid w:val="0035220A"/>
    <w:rsid w:val="00353586"/>
    <w:rsid w:val="00353B05"/>
    <w:rsid w:val="003544E9"/>
    <w:rsid w:val="0035465A"/>
    <w:rsid w:val="00355362"/>
    <w:rsid w:val="003557AB"/>
    <w:rsid w:val="0035625C"/>
    <w:rsid w:val="003568F9"/>
    <w:rsid w:val="003602EA"/>
    <w:rsid w:val="00364CB3"/>
    <w:rsid w:val="00365189"/>
    <w:rsid w:val="003654CC"/>
    <w:rsid w:val="0036568B"/>
    <w:rsid w:val="00365D29"/>
    <w:rsid w:val="003667FD"/>
    <w:rsid w:val="00366AE4"/>
    <w:rsid w:val="00366D81"/>
    <w:rsid w:val="00370BC7"/>
    <w:rsid w:val="0037145A"/>
    <w:rsid w:val="00372BFA"/>
    <w:rsid w:val="00373404"/>
    <w:rsid w:val="00373B8A"/>
    <w:rsid w:val="00373F2E"/>
    <w:rsid w:val="003744F3"/>
    <w:rsid w:val="00374C95"/>
    <w:rsid w:val="003768FB"/>
    <w:rsid w:val="003770A9"/>
    <w:rsid w:val="00377220"/>
    <w:rsid w:val="00380244"/>
    <w:rsid w:val="00380B80"/>
    <w:rsid w:val="00382697"/>
    <w:rsid w:val="00383229"/>
    <w:rsid w:val="003847C3"/>
    <w:rsid w:val="00385363"/>
    <w:rsid w:val="00385520"/>
    <w:rsid w:val="00390E99"/>
    <w:rsid w:val="00390FB8"/>
    <w:rsid w:val="00391521"/>
    <w:rsid w:val="003917E6"/>
    <w:rsid w:val="00391AE7"/>
    <w:rsid w:val="00391B17"/>
    <w:rsid w:val="00392429"/>
    <w:rsid w:val="003925F9"/>
    <w:rsid w:val="00392804"/>
    <w:rsid w:val="00392EC5"/>
    <w:rsid w:val="003945BE"/>
    <w:rsid w:val="00396018"/>
    <w:rsid w:val="003972B7"/>
    <w:rsid w:val="00397811"/>
    <w:rsid w:val="00397B60"/>
    <w:rsid w:val="003A0E73"/>
    <w:rsid w:val="003A26CB"/>
    <w:rsid w:val="003A2BF0"/>
    <w:rsid w:val="003A2EEC"/>
    <w:rsid w:val="003A543C"/>
    <w:rsid w:val="003A5AD9"/>
    <w:rsid w:val="003A5AE4"/>
    <w:rsid w:val="003A5B3A"/>
    <w:rsid w:val="003A66C7"/>
    <w:rsid w:val="003A66EE"/>
    <w:rsid w:val="003A6BAD"/>
    <w:rsid w:val="003A6FCC"/>
    <w:rsid w:val="003A70DB"/>
    <w:rsid w:val="003A7C04"/>
    <w:rsid w:val="003A7F54"/>
    <w:rsid w:val="003B06CA"/>
    <w:rsid w:val="003B18B5"/>
    <w:rsid w:val="003B32A6"/>
    <w:rsid w:val="003B4081"/>
    <w:rsid w:val="003B44AD"/>
    <w:rsid w:val="003B4E03"/>
    <w:rsid w:val="003B5332"/>
    <w:rsid w:val="003B57C7"/>
    <w:rsid w:val="003B5967"/>
    <w:rsid w:val="003B6133"/>
    <w:rsid w:val="003B75BF"/>
    <w:rsid w:val="003B75F9"/>
    <w:rsid w:val="003C02F0"/>
    <w:rsid w:val="003C059C"/>
    <w:rsid w:val="003C4628"/>
    <w:rsid w:val="003C50BB"/>
    <w:rsid w:val="003C51F4"/>
    <w:rsid w:val="003C54E6"/>
    <w:rsid w:val="003C56DC"/>
    <w:rsid w:val="003C6006"/>
    <w:rsid w:val="003C7D29"/>
    <w:rsid w:val="003D1636"/>
    <w:rsid w:val="003D2509"/>
    <w:rsid w:val="003D2876"/>
    <w:rsid w:val="003D2E5B"/>
    <w:rsid w:val="003D4C16"/>
    <w:rsid w:val="003D53D6"/>
    <w:rsid w:val="003D7785"/>
    <w:rsid w:val="003E0025"/>
    <w:rsid w:val="003E0925"/>
    <w:rsid w:val="003E1738"/>
    <w:rsid w:val="003E34BF"/>
    <w:rsid w:val="003E3C39"/>
    <w:rsid w:val="003E406E"/>
    <w:rsid w:val="003E4CBA"/>
    <w:rsid w:val="003E72A2"/>
    <w:rsid w:val="003E73A4"/>
    <w:rsid w:val="003E760E"/>
    <w:rsid w:val="003E7F0C"/>
    <w:rsid w:val="003F0769"/>
    <w:rsid w:val="003F1310"/>
    <w:rsid w:val="003F3399"/>
    <w:rsid w:val="003F4073"/>
    <w:rsid w:val="003F50E8"/>
    <w:rsid w:val="003F5E20"/>
    <w:rsid w:val="003F6517"/>
    <w:rsid w:val="003F728C"/>
    <w:rsid w:val="00400AD1"/>
    <w:rsid w:val="00400DEF"/>
    <w:rsid w:val="00400E59"/>
    <w:rsid w:val="00401CF7"/>
    <w:rsid w:val="00402359"/>
    <w:rsid w:val="00402C54"/>
    <w:rsid w:val="00402DAA"/>
    <w:rsid w:val="004064CC"/>
    <w:rsid w:val="004065A7"/>
    <w:rsid w:val="004066CA"/>
    <w:rsid w:val="00406CEE"/>
    <w:rsid w:val="004074E0"/>
    <w:rsid w:val="00410AA5"/>
    <w:rsid w:val="00411B0D"/>
    <w:rsid w:val="00414B91"/>
    <w:rsid w:val="00414D0D"/>
    <w:rsid w:val="00415E2E"/>
    <w:rsid w:val="00417088"/>
    <w:rsid w:val="0041754E"/>
    <w:rsid w:val="00420369"/>
    <w:rsid w:val="0042064B"/>
    <w:rsid w:val="00420876"/>
    <w:rsid w:val="00421161"/>
    <w:rsid w:val="00422652"/>
    <w:rsid w:val="004234E1"/>
    <w:rsid w:val="0042353D"/>
    <w:rsid w:val="004235B1"/>
    <w:rsid w:val="004239FB"/>
    <w:rsid w:val="00424E62"/>
    <w:rsid w:val="004254B6"/>
    <w:rsid w:val="0042670A"/>
    <w:rsid w:val="00432278"/>
    <w:rsid w:val="00434213"/>
    <w:rsid w:val="0043440B"/>
    <w:rsid w:val="00434763"/>
    <w:rsid w:val="0043488D"/>
    <w:rsid w:val="00434932"/>
    <w:rsid w:val="004377C8"/>
    <w:rsid w:val="004411FD"/>
    <w:rsid w:val="00442465"/>
    <w:rsid w:val="00444630"/>
    <w:rsid w:val="00444812"/>
    <w:rsid w:val="00444E0E"/>
    <w:rsid w:val="0044576B"/>
    <w:rsid w:val="00447315"/>
    <w:rsid w:val="004476B1"/>
    <w:rsid w:val="004476D8"/>
    <w:rsid w:val="00447D9C"/>
    <w:rsid w:val="00447F86"/>
    <w:rsid w:val="004504DA"/>
    <w:rsid w:val="004516E4"/>
    <w:rsid w:val="004519ED"/>
    <w:rsid w:val="00451BEC"/>
    <w:rsid w:val="004548DF"/>
    <w:rsid w:val="00455B06"/>
    <w:rsid w:val="004567E5"/>
    <w:rsid w:val="00456CA4"/>
    <w:rsid w:val="00460425"/>
    <w:rsid w:val="00460767"/>
    <w:rsid w:val="004617B3"/>
    <w:rsid w:val="004624C1"/>
    <w:rsid w:val="00462680"/>
    <w:rsid w:val="00463A82"/>
    <w:rsid w:val="0046533E"/>
    <w:rsid w:val="00465602"/>
    <w:rsid w:val="004659B1"/>
    <w:rsid w:val="00465AB6"/>
    <w:rsid w:val="00466018"/>
    <w:rsid w:val="00466C5A"/>
    <w:rsid w:val="00466EA4"/>
    <w:rsid w:val="0046711E"/>
    <w:rsid w:val="00470014"/>
    <w:rsid w:val="004704B5"/>
    <w:rsid w:val="00470E8D"/>
    <w:rsid w:val="00471F45"/>
    <w:rsid w:val="00472BDC"/>
    <w:rsid w:val="0047335C"/>
    <w:rsid w:val="0047468E"/>
    <w:rsid w:val="00474C43"/>
    <w:rsid w:val="004752FB"/>
    <w:rsid w:val="00475849"/>
    <w:rsid w:val="004761D8"/>
    <w:rsid w:val="00476295"/>
    <w:rsid w:val="004771A6"/>
    <w:rsid w:val="004776C1"/>
    <w:rsid w:val="004776D6"/>
    <w:rsid w:val="0048121B"/>
    <w:rsid w:val="004817D0"/>
    <w:rsid w:val="00482575"/>
    <w:rsid w:val="00482592"/>
    <w:rsid w:val="00482607"/>
    <w:rsid w:val="004826F7"/>
    <w:rsid w:val="00484192"/>
    <w:rsid w:val="00484B13"/>
    <w:rsid w:val="00490555"/>
    <w:rsid w:val="004905F0"/>
    <w:rsid w:val="00490E70"/>
    <w:rsid w:val="004926CA"/>
    <w:rsid w:val="004926D9"/>
    <w:rsid w:val="00492B85"/>
    <w:rsid w:val="00492EE1"/>
    <w:rsid w:val="004935F3"/>
    <w:rsid w:val="00495111"/>
    <w:rsid w:val="00495651"/>
    <w:rsid w:val="00495A20"/>
    <w:rsid w:val="004974F9"/>
    <w:rsid w:val="004A0F08"/>
    <w:rsid w:val="004A1C56"/>
    <w:rsid w:val="004A221B"/>
    <w:rsid w:val="004A439F"/>
    <w:rsid w:val="004A4A15"/>
    <w:rsid w:val="004A650F"/>
    <w:rsid w:val="004A6694"/>
    <w:rsid w:val="004A6719"/>
    <w:rsid w:val="004A7BA7"/>
    <w:rsid w:val="004B07D9"/>
    <w:rsid w:val="004B270F"/>
    <w:rsid w:val="004B2857"/>
    <w:rsid w:val="004B3530"/>
    <w:rsid w:val="004B38B6"/>
    <w:rsid w:val="004B4335"/>
    <w:rsid w:val="004B45A4"/>
    <w:rsid w:val="004B4C5B"/>
    <w:rsid w:val="004B5294"/>
    <w:rsid w:val="004B53A6"/>
    <w:rsid w:val="004B6741"/>
    <w:rsid w:val="004B6801"/>
    <w:rsid w:val="004B6950"/>
    <w:rsid w:val="004B6E39"/>
    <w:rsid w:val="004C0038"/>
    <w:rsid w:val="004C0813"/>
    <w:rsid w:val="004C1169"/>
    <w:rsid w:val="004C1451"/>
    <w:rsid w:val="004C1AF3"/>
    <w:rsid w:val="004C2972"/>
    <w:rsid w:val="004C3736"/>
    <w:rsid w:val="004C3B8C"/>
    <w:rsid w:val="004C4160"/>
    <w:rsid w:val="004C4475"/>
    <w:rsid w:val="004C78FD"/>
    <w:rsid w:val="004D0362"/>
    <w:rsid w:val="004D0537"/>
    <w:rsid w:val="004D0717"/>
    <w:rsid w:val="004D200C"/>
    <w:rsid w:val="004D2C1B"/>
    <w:rsid w:val="004D31DB"/>
    <w:rsid w:val="004D3478"/>
    <w:rsid w:val="004D448D"/>
    <w:rsid w:val="004D615B"/>
    <w:rsid w:val="004D6833"/>
    <w:rsid w:val="004E013E"/>
    <w:rsid w:val="004E1764"/>
    <w:rsid w:val="004E17E1"/>
    <w:rsid w:val="004E1D1A"/>
    <w:rsid w:val="004E2691"/>
    <w:rsid w:val="004E3283"/>
    <w:rsid w:val="004E360F"/>
    <w:rsid w:val="004E4000"/>
    <w:rsid w:val="004E409E"/>
    <w:rsid w:val="004E56CE"/>
    <w:rsid w:val="004E6733"/>
    <w:rsid w:val="004E7003"/>
    <w:rsid w:val="004F002B"/>
    <w:rsid w:val="004F1D05"/>
    <w:rsid w:val="004F1D77"/>
    <w:rsid w:val="004F2D4C"/>
    <w:rsid w:val="004F3A8A"/>
    <w:rsid w:val="004F411B"/>
    <w:rsid w:val="004F4F85"/>
    <w:rsid w:val="004F5D1D"/>
    <w:rsid w:val="004F650B"/>
    <w:rsid w:val="004F6713"/>
    <w:rsid w:val="004F6FFF"/>
    <w:rsid w:val="004F7B81"/>
    <w:rsid w:val="004F7DCD"/>
    <w:rsid w:val="005006E0"/>
    <w:rsid w:val="005014B2"/>
    <w:rsid w:val="00504A03"/>
    <w:rsid w:val="00504A51"/>
    <w:rsid w:val="00505587"/>
    <w:rsid w:val="00506405"/>
    <w:rsid w:val="005069D5"/>
    <w:rsid w:val="00506CB8"/>
    <w:rsid w:val="00510864"/>
    <w:rsid w:val="005109E8"/>
    <w:rsid w:val="005110A6"/>
    <w:rsid w:val="005112F5"/>
    <w:rsid w:val="00511A4E"/>
    <w:rsid w:val="005126CF"/>
    <w:rsid w:val="00512850"/>
    <w:rsid w:val="00514EBA"/>
    <w:rsid w:val="0051532B"/>
    <w:rsid w:val="00515CE1"/>
    <w:rsid w:val="005172ED"/>
    <w:rsid w:val="0051757B"/>
    <w:rsid w:val="005200B5"/>
    <w:rsid w:val="00520A9C"/>
    <w:rsid w:val="0052156A"/>
    <w:rsid w:val="0052255C"/>
    <w:rsid w:val="00522658"/>
    <w:rsid w:val="0052275C"/>
    <w:rsid w:val="00523605"/>
    <w:rsid w:val="00523A37"/>
    <w:rsid w:val="00523E00"/>
    <w:rsid w:val="00524C59"/>
    <w:rsid w:val="00524FB6"/>
    <w:rsid w:val="0052541B"/>
    <w:rsid w:val="0052682D"/>
    <w:rsid w:val="005304CE"/>
    <w:rsid w:val="0053144A"/>
    <w:rsid w:val="005319C6"/>
    <w:rsid w:val="00532A48"/>
    <w:rsid w:val="00532E3A"/>
    <w:rsid w:val="00533371"/>
    <w:rsid w:val="005336CA"/>
    <w:rsid w:val="00533F48"/>
    <w:rsid w:val="005349B3"/>
    <w:rsid w:val="00534C5C"/>
    <w:rsid w:val="00536819"/>
    <w:rsid w:val="005373D9"/>
    <w:rsid w:val="00537A40"/>
    <w:rsid w:val="005401D2"/>
    <w:rsid w:val="005402D4"/>
    <w:rsid w:val="00541E28"/>
    <w:rsid w:val="00542A83"/>
    <w:rsid w:val="005436AF"/>
    <w:rsid w:val="00543C52"/>
    <w:rsid w:val="00544F2E"/>
    <w:rsid w:val="005479F2"/>
    <w:rsid w:val="00550960"/>
    <w:rsid w:val="00550F67"/>
    <w:rsid w:val="0055104D"/>
    <w:rsid w:val="00551A28"/>
    <w:rsid w:val="00551CE9"/>
    <w:rsid w:val="0055206A"/>
    <w:rsid w:val="00552C25"/>
    <w:rsid w:val="005538AE"/>
    <w:rsid w:val="00556410"/>
    <w:rsid w:val="00556B45"/>
    <w:rsid w:val="00556DF9"/>
    <w:rsid w:val="00556F8F"/>
    <w:rsid w:val="005571B1"/>
    <w:rsid w:val="00557739"/>
    <w:rsid w:val="00557C6D"/>
    <w:rsid w:val="00557EBD"/>
    <w:rsid w:val="00557EC9"/>
    <w:rsid w:val="00561E2C"/>
    <w:rsid w:val="005622D5"/>
    <w:rsid w:val="00562EB7"/>
    <w:rsid w:val="005633FA"/>
    <w:rsid w:val="005640FA"/>
    <w:rsid w:val="00564630"/>
    <w:rsid w:val="00564971"/>
    <w:rsid w:val="00565BEF"/>
    <w:rsid w:val="00565E60"/>
    <w:rsid w:val="00566BF4"/>
    <w:rsid w:val="005670FD"/>
    <w:rsid w:val="005674F0"/>
    <w:rsid w:val="00567A83"/>
    <w:rsid w:val="00567F43"/>
    <w:rsid w:val="00570889"/>
    <w:rsid w:val="00570F5D"/>
    <w:rsid w:val="0057150D"/>
    <w:rsid w:val="0057162E"/>
    <w:rsid w:val="00571A54"/>
    <w:rsid w:val="00572120"/>
    <w:rsid w:val="0057400F"/>
    <w:rsid w:val="00574964"/>
    <w:rsid w:val="00574B9F"/>
    <w:rsid w:val="00574FA7"/>
    <w:rsid w:val="00575008"/>
    <w:rsid w:val="00575622"/>
    <w:rsid w:val="00576C4F"/>
    <w:rsid w:val="00577990"/>
    <w:rsid w:val="00577A9F"/>
    <w:rsid w:val="00577C15"/>
    <w:rsid w:val="005815B7"/>
    <w:rsid w:val="005828D8"/>
    <w:rsid w:val="00582AA2"/>
    <w:rsid w:val="00582C43"/>
    <w:rsid w:val="005832E4"/>
    <w:rsid w:val="00583FCA"/>
    <w:rsid w:val="005847D1"/>
    <w:rsid w:val="00585135"/>
    <w:rsid w:val="00585993"/>
    <w:rsid w:val="00585EA1"/>
    <w:rsid w:val="005871B3"/>
    <w:rsid w:val="00587913"/>
    <w:rsid w:val="00587CFD"/>
    <w:rsid w:val="0059180F"/>
    <w:rsid w:val="005921F9"/>
    <w:rsid w:val="005926C9"/>
    <w:rsid w:val="00594299"/>
    <w:rsid w:val="00596088"/>
    <w:rsid w:val="00596AFF"/>
    <w:rsid w:val="00597CDF"/>
    <w:rsid w:val="005A0896"/>
    <w:rsid w:val="005A16E8"/>
    <w:rsid w:val="005A1B9F"/>
    <w:rsid w:val="005A1D84"/>
    <w:rsid w:val="005A2C7F"/>
    <w:rsid w:val="005A609B"/>
    <w:rsid w:val="005A7A06"/>
    <w:rsid w:val="005A7AC8"/>
    <w:rsid w:val="005B02CD"/>
    <w:rsid w:val="005B0FDD"/>
    <w:rsid w:val="005B1A22"/>
    <w:rsid w:val="005B2188"/>
    <w:rsid w:val="005B34DF"/>
    <w:rsid w:val="005B3D0D"/>
    <w:rsid w:val="005B465A"/>
    <w:rsid w:val="005B5CAF"/>
    <w:rsid w:val="005B6B02"/>
    <w:rsid w:val="005B7741"/>
    <w:rsid w:val="005C01EA"/>
    <w:rsid w:val="005C08A6"/>
    <w:rsid w:val="005C3748"/>
    <w:rsid w:val="005C42F5"/>
    <w:rsid w:val="005C4816"/>
    <w:rsid w:val="005C5404"/>
    <w:rsid w:val="005C5B9F"/>
    <w:rsid w:val="005C6417"/>
    <w:rsid w:val="005C6B0D"/>
    <w:rsid w:val="005D0054"/>
    <w:rsid w:val="005D0388"/>
    <w:rsid w:val="005D11C5"/>
    <w:rsid w:val="005D1E4F"/>
    <w:rsid w:val="005D1E7D"/>
    <w:rsid w:val="005D32EF"/>
    <w:rsid w:val="005D361A"/>
    <w:rsid w:val="005D41AF"/>
    <w:rsid w:val="005D4B0D"/>
    <w:rsid w:val="005D4F1C"/>
    <w:rsid w:val="005D6AFE"/>
    <w:rsid w:val="005D6C5E"/>
    <w:rsid w:val="005D6CAC"/>
    <w:rsid w:val="005D7BF3"/>
    <w:rsid w:val="005E054F"/>
    <w:rsid w:val="005E0865"/>
    <w:rsid w:val="005E0D67"/>
    <w:rsid w:val="005E0F91"/>
    <w:rsid w:val="005E1CC8"/>
    <w:rsid w:val="005E206E"/>
    <w:rsid w:val="005E2373"/>
    <w:rsid w:val="005E2615"/>
    <w:rsid w:val="005E39AE"/>
    <w:rsid w:val="005E40E0"/>
    <w:rsid w:val="005E440B"/>
    <w:rsid w:val="005E4542"/>
    <w:rsid w:val="005E568D"/>
    <w:rsid w:val="005E6402"/>
    <w:rsid w:val="005E7826"/>
    <w:rsid w:val="005E7A22"/>
    <w:rsid w:val="005E7F5A"/>
    <w:rsid w:val="005F2338"/>
    <w:rsid w:val="005F29AA"/>
    <w:rsid w:val="005F2BD2"/>
    <w:rsid w:val="005F39A0"/>
    <w:rsid w:val="005F3A37"/>
    <w:rsid w:val="005F3C64"/>
    <w:rsid w:val="005F3FD2"/>
    <w:rsid w:val="005F4971"/>
    <w:rsid w:val="005F4FEC"/>
    <w:rsid w:val="005F59AA"/>
    <w:rsid w:val="005F6576"/>
    <w:rsid w:val="005F7536"/>
    <w:rsid w:val="005F7EC2"/>
    <w:rsid w:val="006001FB"/>
    <w:rsid w:val="00600EFE"/>
    <w:rsid w:val="00601075"/>
    <w:rsid w:val="00601A39"/>
    <w:rsid w:val="00601FEC"/>
    <w:rsid w:val="00606A01"/>
    <w:rsid w:val="00606E14"/>
    <w:rsid w:val="00607083"/>
    <w:rsid w:val="00611EE7"/>
    <w:rsid w:val="00612320"/>
    <w:rsid w:val="00612F2E"/>
    <w:rsid w:val="006134A1"/>
    <w:rsid w:val="006139FD"/>
    <w:rsid w:val="00614F99"/>
    <w:rsid w:val="006151E1"/>
    <w:rsid w:val="00615409"/>
    <w:rsid w:val="00616BA8"/>
    <w:rsid w:val="00616D7B"/>
    <w:rsid w:val="00616F1A"/>
    <w:rsid w:val="0061720E"/>
    <w:rsid w:val="00617218"/>
    <w:rsid w:val="00617A1A"/>
    <w:rsid w:val="00617A27"/>
    <w:rsid w:val="00617A6B"/>
    <w:rsid w:val="00617B50"/>
    <w:rsid w:val="006201A2"/>
    <w:rsid w:val="00621719"/>
    <w:rsid w:val="00621AB8"/>
    <w:rsid w:val="006245DC"/>
    <w:rsid w:val="00624701"/>
    <w:rsid w:val="00626A24"/>
    <w:rsid w:val="00626BDB"/>
    <w:rsid w:val="006272B3"/>
    <w:rsid w:val="0062732D"/>
    <w:rsid w:val="006277F8"/>
    <w:rsid w:val="006305EE"/>
    <w:rsid w:val="006309F8"/>
    <w:rsid w:val="00630DD8"/>
    <w:rsid w:val="006310FD"/>
    <w:rsid w:val="00632304"/>
    <w:rsid w:val="0063290D"/>
    <w:rsid w:val="00632B11"/>
    <w:rsid w:val="00633C28"/>
    <w:rsid w:val="00633D54"/>
    <w:rsid w:val="00634399"/>
    <w:rsid w:val="006347E2"/>
    <w:rsid w:val="0063534D"/>
    <w:rsid w:val="006369FF"/>
    <w:rsid w:val="00636DEE"/>
    <w:rsid w:val="0063714D"/>
    <w:rsid w:val="00637612"/>
    <w:rsid w:val="00637F54"/>
    <w:rsid w:val="006435A9"/>
    <w:rsid w:val="00643FC6"/>
    <w:rsid w:val="00644D67"/>
    <w:rsid w:val="00645538"/>
    <w:rsid w:val="006473A5"/>
    <w:rsid w:val="00647945"/>
    <w:rsid w:val="00650C50"/>
    <w:rsid w:val="00650FD6"/>
    <w:rsid w:val="006516D2"/>
    <w:rsid w:val="0065199A"/>
    <w:rsid w:val="006529E8"/>
    <w:rsid w:val="006538CD"/>
    <w:rsid w:val="00653924"/>
    <w:rsid w:val="00653D5E"/>
    <w:rsid w:val="00660193"/>
    <w:rsid w:val="006608FB"/>
    <w:rsid w:val="006619F7"/>
    <w:rsid w:val="00663838"/>
    <w:rsid w:val="00663AEF"/>
    <w:rsid w:val="00663B6F"/>
    <w:rsid w:val="006645CF"/>
    <w:rsid w:val="00665050"/>
    <w:rsid w:val="00665668"/>
    <w:rsid w:val="00665BD1"/>
    <w:rsid w:val="00666570"/>
    <w:rsid w:val="006703E1"/>
    <w:rsid w:val="006709D2"/>
    <w:rsid w:val="00670E48"/>
    <w:rsid w:val="0067227A"/>
    <w:rsid w:val="00672B5A"/>
    <w:rsid w:val="00672FF2"/>
    <w:rsid w:val="006730E2"/>
    <w:rsid w:val="006735B9"/>
    <w:rsid w:val="0067414E"/>
    <w:rsid w:val="006742E6"/>
    <w:rsid w:val="0067450D"/>
    <w:rsid w:val="00674580"/>
    <w:rsid w:val="006746EC"/>
    <w:rsid w:val="00674F70"/>
    <w:rsid w:val="006750A9"/>
    <w:rsid w:val="0067539E"/>
    <w:rsid w:val="006766AF"/>
    <w:rsid w:val="00677775"/>
    <w:rsid w:val="006805FD"/>
    <w:rsid w:val="00680F5E"/>
    <w:rsid w:val="006816C6"/>
    <w:rsid w:val="006821DF"/>
    <w:rsid w:val="00682381"/>
    <w:rsid w:val="00682C64"/>
    <w:rsid w:val="00682E48"/>
    <w:rsid w:val="00682FC6"/>
    <w:rsid w:val="006831AE"/>
    <w:rsid w:val="00685484"/>
    <w:rsid w:val="0068586C"/>
    <w:rsid w:val="00685CA1"/>
    <w:rsid w:val="00686C8B"/>
    <w:rsid w:val="00686EF9"/>
    <w:rsid w:val="0068702D"/>
    <w:rsid w:val="00690BD7"/>
    <w:rsid w:val="0069120E"/>
    <w:rsid w:val="00691E23"/>
    <w:rsid w:val="00692563"/>
    <w:rsid w:val="00692675"/>
    <w:rsid w:val="00692E8A"/>
    <w:rsid w:val="006945B1"/>
    <w:rsid w:val="00694F79"/>
    <w:rsid w:val="00696121"/>
    <w:rsid w:val="00696738"/>
    <w:rsid w:val="00696C09"/>
    <w:rsid w:val="0069737E"/>
    <w:rsid w:val="00697493"/>
    <w:rsid w:val="00697C83"/>
    <w:rsid w:val="006A3139"/>
    <w:rsid w:val="006A4159"/>
    <w:rsid w:val="006A5EC0"/>
    <w:rsid w:val="006B05B1"/>
    <w:rsid w:val="006B0B2B"/>
    <w:rsid w:val="006B1043"/>
    <w:rsid w:val="006B34EA"/>
    <w:rsid w:val="006B3B8D"/>
    <w:rsid w:val="006B3D00"/>
    <w:rsid w:val="006B3DEA"/>
    <w:rsid w:val="006B4274"/>
    <w:rsid w:val="006B43B1"/>
    <w:rsid w:val="006B51F1"/>
    <w:rsid w:val="006B6374"/>
    <w:rsid w:val="006C172F"/>
    <w:rsid w:val="006C1F5E"/>
    <w:rsid w:val="006C20B8"/>
    <w:rsid w:val="006C2D0C"/>
    <w:rsid w:val="006C2F9F"/>
    <w:rsid w:val="006C586F"/>
    <w:rsid w:val="006C5F44"/>
    <w:rsid w:val="006C69C2"/>
    <w:rsid w:val="006C6A8E"/>
    <w:rsid w:val="006C6BF3"/>
    <w:rsid w:val="006C6E5C"/>
    <w:rsid w:val="006C7C9D"/>
    <w:rsid w:val="006C7E65"/>
    <w:rsid w:val="006C7EB9"/>
    <w:rsid w:val="006D0FCC"/>
    <w:rsid w:val="006D1B87"/>
    <w:rsid w:val="006D3697"/>
    <w:rsid w:val="006D4567"/>
    <w:rsid w:val="006D47CA"/>
    <w:rsid w:val="006D6D59"/>
    <w:rsid w:val="006D73F3"/>
    <w:rsid w:val="006E1898"/>
    <w:rsid w:val="006E1C48"/>
    <w:rsid w:val="006E24EF"/>
    <w:rsid w:val="006E28D7"/>
    <w:rsid w:val="006E3F8B"/>
    <w:rsid w:val="006E44B9"/>
    <w:rsid w:val="006E59A2"/>
    <w:rsid w:val="006E6B10"/>
    <w:rsid w:val="006E73C8"/>
    <w:rsid w:val="006E79C4"/>
    <w:rsid w:val="006E7BBA"/>
    <w:rsid w:val="006F1A10"/>
    <w:rsid w:val="006F1DC0"/>
    <w:rsid w:val="006F4DB6"/>
    <w:rsid w:val="006F5349"/>
    <w:rsid w:val="006F63A7"/>
    <w:rsid w:val="006F6D5A"/>
    <w:rsid w:val="006F76B1"/>
    <w:rsid w:val="006F7BC3"/>
    <w:rsid w:val="007025C9"/>
    <w:rsid w:val="00702FB0"/>
    <w:rsid w:val="00703694"/>
    <w:rsid w:val="00703D4E"/>
    <w:rsid w:val="0070446E"/>
    <w:rsid w:val="00704585"/>
    <w:rsid w:val="00706059"/>
    <w:rsid w:val="00706605"/>
    <w:rsid w:val="00706CFB"/>
    <w:rsid w:val="00707BEF"/>
    <w:rsid w:val="00710432"/>
    <w:rsid w:val="007108BC"/>
    <w:rsid w:val="007108DB"/>
    <w:rsid w:val="0071115F"/>
    <w:rsid w:val="0071401A"/>
    <w:rsid w:val="00715DB8"/>
    <w:rsid w:val="007173FC"/>
    <w:rsid w:val="00720200"/>
    <w:rsid w:val="00720572"/>
    <w:rsid w:val="00721264"/>
    <w:rsid w:val="007227A7"/>
    <w:rsid w:val="00723C47"/>
    <w:rsid w:val="0072466E"/>
    <w:rsid w:val="00724CDA"/>
    <w:rsid w:val="00724EAE"/>
    <w:rsid w:val="007252B4"/>
    <w:rsid w:val="00725398"/>
    <w:rsid w:val="00726A75"/>
    <w:rsid w:val="00726ABD"/>
    <w:rsid w:val="00727B9A"/>
    <w:rsid w:val="00730961"/>
    <w:rsid w:val="007317EE"/>
    <w:rsid w:val="00731C26"/>
    <w:rsid w:val="007331E3"/>
    <w:rsid w:val="007339B4"/>
    <w:rsid w:val="007340A1"/>
    <w:rsid w:val="007346A6"/>
    <w:rsid w:val="007351BC"/>
    <w:rsid w:val="00735D68"/>
    <w:rsid w:val="007378CE"/>
    <w:rsid w:val="00737FCE"/>
    <w:rsid w:val="00740A74"/>
    <w:rsid w:val="00740BB1"/>
    <w:rsid w:val="00741052"/>
    <w:rsid w:val="00742135"/>
    <w:rsid w:val="00742B2D"/>
    <w:rsid w:val="007439F1"/>
    <w:rsid w:val="00743E74"/>
    <w:rsid w:val="0074426A"/>
    <w:rsid w:val="00744B6B"/>
    <w:rsid w:val="00745EC5"/>
    <w:rsid w:val="007465BF"/>
    <w:rsid w:val="00747736"/>
    <w:rsid w:val="00747DCA"/>
    <w:rsid w:val="0075002A"/>
    <w:rsid w:val="0075032A"/>
    <w:rsid w:val="007504E1"/>
    <w:rsid w:val="00750E9B"/>
    <w:rsid w:val="00752AFB"/>
    <w:rsid w:val="00752E53"/>
    <w:rsid w:val="00753526"/>
    <w:rsid w:val="00753725"/>
    <w:rsid w:val="007538A3"/>
    <w:rsid w:val="00753A18"/>
    <w:rsid w:val="007541E8"/>
    <w:rsid w:val="00755A35"/>
    <w:rsid w:val="00755A93"/>
    <w:rsid w:val="00756158"/>
    <w:rsid w:val="007575C6"/>
    <w:rsid w:val="00757EC5"/>
    <w:rsid w:val="00760436"/>
    <w:rsid w:val="00761B2F"/>
    <w:rsid w:val="00762008"/>
    <w:rsid w:val="0076229C"/>
    <w:rsid w:val="00764239"/>
    <w:rsid w:val="007644ED"/>
    <w:rsid w:val="00765281"/>
    <w:rsid w:val="0076532E"/>
    <w:rsid w:val="00765B9F"/>
    <w:rsid w:val="00765CEF"/>
    <w:rsid w:val="00765E85"/>
    <w:rsid w:val="00765FC4"/>
    <w:rsid w:val="00766641"/>
    <w:rsid w:val="00770BF7"/>
    <w:rsid w:val="007719D3"/>
    <w:rsid w:val="00771FF0"/>
    <w:rsid w:val="007722F2"/>
    <w:rsid w:val="0077268F"/>
    <w:rsid w:val="00772F10"/>
    <w:rsid w:val="00773AFE"/>
    <w:rsid w:val="00773BF8"/>
    <w:rsid w:val="00774470"/>
    <w:rsid w:val="007755CC"/>
    <w:rsid w:val="00777F0E"/>
    <w:rsid w:val="00781FA4"/>
    <w:rsid w:val="007834DE"/>
    <w:rsid w:val="007845FD"/>
    <w:rsid w:val="00790655"/>
    <w:rsid w:val="007916FE"/>
    <w:rsid w:val="00791D2E"/>
    <w:rsid w:val="00792525"/>
    <w:rsid w:val="00792582"/>
    <w:rsid w:val="00792C86"/>
    <w:rsid w:val="0079360B"/>
    <w:rsid w:val="007941ED"/>
    <w:rsid w:val="00794428"/>
    <w:rsid w:val="007953EC"/>
    <w:rsid w:val="00795E1D"/>
    <w:rsid w:val="00796A2F"/>
    <w:rsid w:val="00796D5C"/>
    <w:rsid w:val="007974E4"/>
    <w:rsid w:val="007A0074"/>
    <w:rsid w:val="007A0294"/>
    <w:rsid w:val="007A0550"/>
    <w:rsid w:val="007A0AE5"/>
    <w:rsid w:val="007A18B5"/>
    <w:rsid w:val="007A1FD4"/>
    <w:rsid w:val="007A23BC"/>
    <w:rsid w:val="007A2555"/>
    <w:rsid w:val="007A2773"/>
    <w:rsid w:val="007A3638"/>
    <w:rsid w:val="007A37BE"/>
    <w:rsid w:val="007A570C"/>
    <w:rsid w:val="007A57C1"/>
    <w:rsid w:val="007A5DB6"/>
    <w:rsid w:val="007A6DF7"/>
    <w:rsid w:val="007A7A88"/>
    <w:rsid w:val="007B074B"/>
    <w:rsid w:val="007B0940"/>
    <w:rsid w:val="007B2F20"/>
    <w:rsid w:val="007B3ACD"/>
    <w:rsid w:val="007B42FD"/>
    <w:rsid w:val="007B44C0"/>
    <w:rsid w:val="007B4563"/>
    <w:rsid w:val="007B4979"/>
    <w:rsid w:val="007B504F"/>
    <w:rsid w:val="007B5345"/>
    <w:rsid w:val="007B54AF"/>
    <w:rsid w:val="007B6021"/>
    <w:rsid w:val="007B656F"/>
    <w:rsid w:val="007B687A"/>
    <w:rsid w:val="007C1030"/>
    <w:rsid w:val="007C254F"/>
    <w:rsid w:val="007C26D9"/>
    <w:rsid w:val="007C2D69"/>
    <w:rsid w:val="007C4517"/>
    <w:rsid w:val="007C715D"/>
    <w:rsid w:val="007C7823"/>
    <w:rsid w:val="007D012D"/>
    <w:rsid w:val="007D0189"/>
    <w:rsid w:val="007D15A3"/>
    <w:rsid w:val="007D1E22"/>
    <w:rsid w:val="007D2290"/>
    <w:rsid w:val="007D280E"/>
    <w:rsid w:val="007D4286"/>
    <w:rsid w:val="007D5C97"/>
    <w:rsid w:val="007D7AD4"/>
    <w:rsid w:val="007E034C"/>
    <w:rsid w:val="007E07A9"/>
    <w:rsid w:val="007E0A70"/>
    <w:rsid w:val="007E1F5A"/>
    <w:rsid w:val="007E1FE6"/>
    <w:rsid w:val="007E3D24"/>
    <w:rsid w:val="007E4D34"/>
    <w:rsid w:val="007E5284"/>
    <w:rsid w:val="007E6376"/>
    <w:rsid w:val="007E6A3B"/>
    <w:rsid w:val="007E7010"/>
    <w:rsid w:val="007E7700"/>
    <w:rsid w:val="007F1586"/>
    <w:rsid w:val="007F2DE8"/>
    <w:rsid w:val="007F4A30"/>
    <w:rsid w:val="007F5C70"/>
    <w:rsid w:val="008000AF"/>
    <w:rsid w:val="008004D7"/>
    <w:rsid w:val="00800FCD"/>
    <w:rsid w:val="0080139C"/>
    <w:rsid w:val="00802915"/>
    <w:rsid w:val="00803514"/>
    <w:rsid w:val="00803B22"/>
    <w:rsid w:val="00804097"/>
    <w:rsid w:val="00804D31"/>
    <w:rsid w:val="00804E56"/>
    <w:rsid w:val="00806128"/>
    <w:rsid w:val="008112A7"/>
    <w:rsid w:val="00812349"/>
    <w:rsid w:val="0081240D"/>
    <w:rsid w:val="00812D0E"/>
    <w:rsid w:val="00812E74"/>
    <w:rsid w:val="00814F2D"/>
    <w:rsid w:val="00816D9C"/>
    <w:rsid w:val="00821AC7"/>
    <w:rsid w:val="0082246D"/>
    <w:rsid w:val="00823019"/>
    <w:rsid w:val="008238A1"/>
    <w:rsid w:val="00823E5A"/>
    <w:rsid w:val="008242BA"/>
    <w:rsid w:val="00824A84"/>
    <w:rsid w:val="008267FE"/>
    <w:rsid w:val="008313DE"/>
    <w:rsid w:val="00831D58"/>
    <w:rsid w:val="00831F57"/>
    <w:rsid w:val="0083253D"/>
    <w:rsid w:val="008328C2"/>
    <w:rsid w:val="00833B21"/>
    <w:rsid w:val="00833F5A"/>
    <w:rsid w:val="00834768"/>
    <w:rsid w:val="00835040"/>
    <w:rsid w:val="008367E7"/>
    <w:rsid w:val="0083771B"/>
    <w:rsid w:val="0083793F"/>
    <w:rsid w:val="00837C48"/>
    <w:rsid w:val="00837F86"/>
    <w:rsid w:val="00840AC1"/>
    <w:rsid w:val="008412C8"/>
    <w:rsid w:val="008414FE"/>
    <w:rsid w:val="00841D28"/>
    <w:rsid w:val="008428EE"/>
    <w:rsid w:val="008432B4"/>
    <w:rsid w:val="00843389"/>
    <w:rsid w:val="00843625"/>
    <w:rsid w:val="00843CC2"/>
    <w:rsid w:val="008458AA"/>
    <w:rsid w:val="00845E29"/>
    <w:rsid w:val="00846C1E"/>
    <w:rsid w:val="00847587"/>
    <w:rsid w:val="00847C44"/>
    <w:rsid w:val="00847E87"/>
    <w:rsid w:val="008503AC"/>
    <w:rsid w:val="0085055D"/>
    <w:rsid w:val="0085141C"/>
    <w:rsid w:val="008517EC"/>
    <w:rsid w:val="00853423"/>
    <w:rsid w:val="00853969"/>
    <w:rsid w:val="00854292"/>
    <w:rsid w:val="00854F08"/>
    <w:rsid w:val="008558EA"/>
    <w:rsid w:val="00855C8E"/>
    <w:rsid w:val="00860909"/>
    <w:rsid w:val="008609A8"/>
    <w:rsid w:val="00861220"/>
    <w:rsid w:val="00862093"/>
    <w:rsid w:val="00862F57"/>
    <w:rsid w:val="0086344B"/>
    <w:rsid w:val="008637BF"/>
    <w:rsid w:val="00863C29"/>
    <w:rsid w:val="00863D1A"/>
    <w:rsid w:val="008645A5"/>
    <w:rsid w:val="00864C3A"/>
    <w:rsid w:val="00864C72"/>
    <w:rsid w:val="008721AA"/>
    <w:rsid w:val="008723C8"/>
    <w:rsid w:val="0087240C"/>
    <w:rsid w:val="00872DDD"/>
    <w:rsid w:val="008734DE"/>
    <w:rsid w:val="008736F1"/>
    <w:rsid w:val="0087413C"/>
    <w:rsid w:val="00874262"/>
    <w:rsid w:val="008744F8"/>
    <w:rsid w:val="00874E3E"/>
    <w:rsid w:val="0087615D"/>
    <w:rsid w:val="00876A77"/>
    <w:rsid w:val="00876D66"/>
    <w:rsid w:val="00877DF3"/>
    <w:rsid w:val="0088128A"/>
    <w:rsid w:val="00881AFD"/>
    <w:rsid w:val="008839A8"/>
    <w:rsid w:val="00883DF9"/>
    <w:rsid w:val="00886559"/>
    <w:rsid w:val="0088664C"/>
    <w:rsid w:val="00886AA8"/>
    <w:rsid w:val="00886B69"/>
    <w:rsid w:val="008879AA"/>
    <w:rsid w:val="00887AFD"/>
    <w:rsid w:val="0089057E"/>
    <w:rsid w:val="008920E6"/>
    <w:rsid w:val="0089218E"/>
    <w:rsid w:val="00893276"/>
    <w:rsid w:val="008949C0"/>
    <w:rsid w:val="0089550B"/>
    <w:rsid w:val="00895DF2"/>
    <w:rsid w:val="00896E73"/>
    <w:rsid w:val="00897DA4"/>
    <w:rsid w:val="008A0533"/>
    <w:rsid w:val="008A0B3F"/>
    <w:rsid w:val="008A1640"/>
    <w:rsid w:val="008A26F9"/>
    <w:rsid w:val="008A46B6"/>
    <w:rsid w:val="008A4877"/>
    <w:rsid w:val="008A619E"/>
    <w:rsid w:val="008A66FD"/>
    <w:rsid w:val="008A7E1B"/>
    <w:rsid w:val="008B1EA0"/>
    <w:rsid w:val="008B2FFB"/>
    <w:rsid w:val="008B339A"/>
    <w:rsid w:val="008B41ED"/>
    <w:rsid w:val="008B4259"/>
    <w:rsid w:val="008B4859"/>
    <w:rsid w:val="008B55AE"/>
    <w:rsid w:val="008B562B"/>
    <w:rsid w:val="008B6D68"/>
    <w:rsid w:val="008C0992"/>
    <w:rsid w:val="008C2CAD"/>
    <w:rsid w:val="008C4946"/>
    <w:rsid w:val="008C4A7D"/>
    <w:rsid w:val="008C5BF0"/>
    <w:rsid w:val="008C7A38"/>
    <w:rsid w:val="008D01C5"/>
    <w:rsid w:val="008D0AAC"/>
    <w:rsid w:val="008D1042"/>
    <w:rsid w:val="008D1533"/>
    <w:rsid w:val="008D19CD"/>
    <w:rsid w:val="008D2791"/>
    <w:rsid w:val="008D3489"/>
    <w:rsid w:val="008D37BE"/>
    <w:rsid w:val="008D3FA3"/>
    <w:rsid w:val="008D52A6"/>
    <w:rsid w:val="008D7C7B"/>
    <w:rsid w:val="008E08DC"/>
    <w:rsid w:val="008E17AC"/>
    <w:rsid w:val="008E17AD"/>
    <w:rsid w:val="008E18A5"/>
    <w:rsid w:val="008E2335"/>
    <w:rsid w:val="008E3389"/>
    <w:rsid w:val="008E48AC"/>
    <w:rsid w:val="008E4E2C"/>
    <w:rsid w:val="008E533D"/>
    <w:rsid w:val="008E6C99"/>
    <w:rsid w:val="008E6EC1"/>
    <w:rsid w:val="008E75BA"/>
    <w:rsid w:val="008E7D93"/>
    <w:rsid w:val="008F000E"/>
    <w:rsid w:val="008F11AC"/>
    <w:rsid w:val="008F191E"/>
    <w:rsid w:val="008F1B70"/>
    <w:rsid w:val="008F21E6"/>
    <w:rsid w:val="008F2C78"/>
    <w:rsid w:val="008F4F23"/>
    <w:rsid w:val="008F65E0"/>
    <w:rsid w:val="008F6ECD"/>
    <w:rsid w:val="008F72A0"/>
    <w:rsid w:val="008F72AC"/>
    <w:rsid w:val="008F7696"/>
    <w:rsid w:val="0090172A"/>
    <w:rsid w:val="00901993"/>
    <w:rsid w:val="00901B0C"/>
    <w:rsid w:val="00901E2A"/>
    <w:rsid w:val="009032E9"/>
    <w:rsid w:val="00903913"/>
    <w:rsid w:val="00904232"/>
    <w:rsid w:val="00904358"/>
    <w:rsid w:val="00906283"/>
    <w:rsid w:val="0090661B"/>
    <w:rsid w:val="009073E3"/>
    <w:rsid w:val="00907869"/>
    <w:rsid w:val="0091008E"/>
    <w:rsid w:val="00912104"/>
    <w:rsid w:val="00913400"/>
    <w:rsid w:val="009139F3"/>
    <w:rsid w:val="00913E88"/>
    <w:rsid w:val="0091489C"/>
    <w:rsid w:val="00914C4C"/>
    <w:rsid w:val="00914F0F"/>
    <w:rsid w:val="009156E3"/>
    <w:rsid w:val="00917023"/>
    <w:rsid w:val="0092004B"/>
    <w:rsid w:val="00920609"/>
    <w:rsid w:val="009208C5"/>
    <w:rsid w:val="00922624"/>
    <w:rsid w:val="00924663"/>
    <w:rsid w:val="00924A17"/>
    <w:rsid w:val="009252FC"/>
    <w:rsid w:val="009257AE"/>
    <w:rsid w:val="0092589A"/>
    <w:rsid w:val="00925B05"/>
    <w:rsid w:val="0092605A"/>
    <w:rsid w:val="00926521"/>
    <w:rsid w:val="009274AE"/>
    <w:rsid w:val="009275E9"/>
    <w:rsid w:val="00927C96"/>
    <w:rsid w:val="0093033B"/>
    <w:rsid w:val="00930382"/>
    <w:rsid w:val="009313F3"/>
    <w:rsid w:val="00931A6B"/>
    <w:rsid w:val="009324C9"/>
    <w:rsid w:val="00932D34"/>
    <w:rsid w:val="00932E10"/>
    <w:rsid w:val="00933464"/>
    <w:rsid w:val="00933572"/>
    <w:rsid w:val="00933D82"/>
    <w:rsid w:val="00936315"/>
    <w:rsid w:val="00936CAB"/>
    <w:rsid w:val="0093746C"/>
    <w:rsid w:val="009375DF"/>
    <w:rsid w:val="00937E86"/>
    <w:rsid w:val="00937F30"/>
    <w:rsid w:val="009414CC"/>
    <w:rsid w:val="009415F0"/>
    <w:rsid w:val="0094184C"/>
    <w:rsid w:val="00941B93"/>
    <w:rsid w:val="0094212D"/>
    <w:rsid w:val="00942153"/>
    <w:rsid w:val="009424EA"/>
    <w:rsid w:val="00943EED"/>
    <w:rsid w:val="00944E2B"/>
    <w:rsid w:val="009464B8"/>
    <w:rsid w:val="00946CDF"/>
    <w:rsid w:val="00951247"/>
    <w:rsid w:val="009513B3"/>
    <w:rsid w:val="00951745"/>
    <w:rsid w:val="0095182B"/>
    <w:rsid w:val="00951D60"/>
    <w:rsid w:val="009524F0"/>
    <w:rsid w:val="009534CF"/>
    <w:rsid w:val="009535B0"/>
    <w:rsid w:val="00953E35"/>
    <w:rsid w:val="00954002"/>
    <w:rsid w:val="00954BD2"/>
    <w:rsid w:val="00954E9C"/>
    <w:rsid w:val="009556CE"/>
    <w:rsid w:val="0095587E"/>
    <w:rsid w:val="0095640C"/>
    <w:rsid w:val="009568B9"/>
    <w:rsid w:val="0095700B"/>
    <w:rsid w:val="009603CB"/>
    <w:rsid w:val="00960A3F"/>
    <w:rsid w:val="00961D8C"/>
    <w:rsid w:val="00961DC2"/>
    <w:rsid w:val="00961EC2"/>
    <w:rsid w:val="0096234D"/>
    <w:rsid w:val="00963590"/>
    <w:rsid w:val="00963752"/>
    <w:rsid w:val="00964C63"/>
    <w:rsid w:val="00964F1D"/>
    <w:rsid w:val="0096505B"/>
    <w:rsid w:val="00965583"/>
    <w:rsid w:val="00965691"/>
    <w:rsid w:val="0096573A"/>
    <w:rsid w:val="00965971"/>
    <w:rsid w:val="00965DB1"/>
    <w:rsid w:val="00967903"/>
    <w:rsid w:val="00967E8A"/>
    <w:rsid w:val="009715A2"/>
    <w:rsid w:val="00971D52"/>
    <w:rsid w:val="009720D3"/>
    <w:rsid w:val="00973DAD"/>
    <w:rsid w:val="009745BE"/>
    <w:rsid w:val="009746D0"/>
    <w:rsid w:val="00975B5D"/>
    <w:rsid w:val="00976811"/>
    <w:rsid w:val="00976DF7"/>
    <w:rsid w:val="0097718F"/>
    <w:rsid w:val="009779E7"/>
    <w:rsid w:val="00981391"/>
    <w:rsid w:val="00981D58"/>
    <w:rsid w:val="00981EAC"/>
    <w:rsid w:val="0098259C"/>
    <w:rsid w:val="00982B51"/>
    <w:rsid w:val="00982D42"/>
    <w:rsid w:val="00983DF4"/>
    <w:rsid w:val="0098482A"/>
    <w:rsid w:val="00984A11"/>
    <w:rsid w:val="0098589F"/>
    <w:rsid w:val="00985AD8"/>
    <w:rsid w:val="00985C8E"/>
    <w:rsid w:val="00986A5B"/>
    <w:rsid w:val="009876C4"/>
    <w:rsid w:val="00990B72"/>
    <w:rsid w:val="00991CDE"/>
    <w:rsid w:val="00991E00"/>
    <w:rsid w:val="009922D9"/>
    <w:rsid w:val="00992C15"/>
    <w:rsid w:val="00996A33"/>
    <w:rsid w:val="00997410"/>
    <w:rsid w:val="00997DD1"/>
    <w:rsid w:val="009A03B3"/>
    <w:rsid w:val="009A1498"/>
    <w:rsid w:val="009A2B28"/>
    <w:rsid w:val="009A50A3"/>
    <w:rsid w:val="009A52A8"/>
    <w:rsid w:val="009A59C5"/>
    <w:rsid w:val="009A75B7"/>
    <w:rsid w:val="009A76FC"/>
    <w:rsid w:val="009B07A0"/>
    <w:rsid w:val="009B357E"/>
    <w:rsid w:val="009B3A27"/>
    <w:rsid w:val="009B4640"/>
    <w:rsid w:val="009B52DA"/>
    <w:rsid w:val="009B599A"/>
    <w:rsid w:val="009B5F7C"/>
    <w:rsid w:val="009B6700"/>
    <w:rsid w:val="009B6A31"/>
    <w:rsid w:val="009B728D"/>
    <w:rsid w:val="009B7C8F"/>
    <w:rsid w:val="009C0F83"/>
    <w:rsid w:val="009C1256"/>
    <w:rsid w:val="009C1E28"/>
    <w:rsid w:val="009C1F85"/>
    <w:rsid w:val="009C3631"/>
    <w:rsid w:val="009C533A"/>
    <w:rsid w:val="009C57B4"/>
    <w:rsid w:val="009C64F9"/>
    <w:rsid w:val="009C75F0"/>
    <w:rsid w:val="009C7DB6"/>
    <w:rsid w:val="009D0365"/>
    <w:rsid w:val="009D13E9"/>
    <w:rsid w:val="009D2CB5"/>
    <w:rsid w:val="009D2FBC"/>
    <w:rsid w:val="009D33F0"/>
    <w:rsid w:val="009D3BF2"/>
    <w:rsid w:val="009D46E9"/>
    <w:rsid w:val="009D5179"/>
    <w:rsid w:val="009D552C"/>
    <w:rsid w:val="009D55CD"/>
    <w:rsid w:val="009D60E4"/>
    <w:rsid w:val="009D6F40"/>
    <w:rsid w:val="009D71CE"/>
    <w:rsid w:val="009E09BE"/>
    <w:rsid w:val="009E166E"/>
    <w:rsid w:val="009E22F6"/>
    <w:rsid w:val="009E2F29"/>
    <w:rsid w:val="009E3875"/>
    <w:rsid w:val="009E3B35"/>
    <w:rsid w:val="009E4A65"/>
    <w:rsid w:val="009E4A6F"/>
    <w:rsid w:val="009E52BD"/>
    <w:rsid w:val="009E661A"/>
    <w:rsid w:val="009E7050"/>
    <w:rsid w:val="009F0145"/>
    <w:rsid w:val="009F04FE"/>
    <w:rsid w:val="009F185F"/>
    <w:rsid w:val="009F2C47"/>
    <w:rsid w:val="009F56E0"/>
    <w:rsid w:val="009F5B42"/>
    <w:rsid w:val="009F5BC5"/>
    <w:rsid w:val="009F5ECF"/>
    <w:rsid w:val="009F686B"/>
    <w:rsid w:val="009F7805"/>
    <w:rsid w:val="00A007C9"/>
    <w:rsid w:val="00A00A01"/>
    <w:rsid w:val="00A01D2B"/>
    <w:rsid w:val="00A02FE8"/>
    <w:rsid w:val="00A03002"/>
    <w:rsid w:val="00A0361F"/>
    <w:rsid w:val="00A03650"/>
    <w:rsid w:val="00A0538E"/>
    <w:rsid w:val="00A05456"/>
    <w:rsid w:val="00A05DB8"/>
    <w:rsid w:val="00A06323"/>
    <w:rsid w:val="00A06EAA"/>
    <w:rsid w:val="00A07061"/>
    <w:rsid w:val="00A077F6"/>
    <w:rsid w:val="00A07AFD"/>
    <w:rsid w:val="00A07E1F"/>
    <w:rsid w:val="00A1005A"/>
    <w:rsid w:val="00A10CB0"/>
    <w:rsid w:val="00A10FDD"/>
    <w:rsid w:val="00A11642"/>
    <w:rsid w:val="00A12AC3"/>
    <w:rsid w:val="00A12B28"/>
    <w:rsid w:val="00A13062"/>
    <w:rsid w:val="00A13186"/>
    <w:rsid w:val="00A13F86"/>
    <w:rsid w:val="00A173D6"/>
    <w:rsid w:val="00A175CC"/>
    <w:rsid w:val="00A24052"/>
    <w:rsid w:val="00A2574B"/>
    <w:rsid w:val="00A25789"/>
    <w:rsid w:val="00A25C7F"/>
    <w:rsid w:val="00A26170"/>
    <w:rsid w:val="00A27343"/>
    <w:rsid w:val="00A273D5"/>
    <w:rsid w:val="00A27EFB"/>
    <w:rsid w:val="00A318E3"/>
    <w:rsid w:val="00A31B16"/>
    <w:rsid w:val="00A31B7B"/>
    <w:rsid w:val="00A339BC"/>
    <w:rsid w:val="00A34438"/>
    <w:rsid w:val="00A34828"/>
    <w:rsid w:val="00A35811"/>
    <w:rsid w:val="00A36140"/>
    <w:rsid w:val="00A374E1"/>
    <w:rsid w:val="00A37DED"/>
    <w:rsid w:val="00A401B3"/>
    <w:rsid w:val="00A40221"/>
    <w:rsid w:val="00A403E7"/>
    <w:rsid w:val="00A40B75"/>
    <w:rsid w:val="00A40DB5"/>
    <w:rsid w:val="00A410D6"/>
    <w:rsid w:val="00A419A3"/>
    <w:rsid w:val="00A41A90"/>
    <w:rsid w:val="00A425CF"/>
    <w:rsid w:val="00A42967"/>
    <w:rsid w:val="00A4325E"/>
    <w:rsid w:val="00A44761"/>
    <w:rsid w:val="00A44A36"/>
    <w:rsid w:val="00A44C55"/>
    <w:rsid w:val="00A45111"/>
    <w:rsid w:val="00A45378"/>
    <w:rsid w:val="00A459B2"/>
    <w:rsid w:val="00A45DD3"/>
    <w:rsid w:val="00A46AB5"/>
    <w:rsid w:val="00A471E1"/>
    <w:rsid w:val="00A474E5"/>
    <w:rsid w:val="00A4757C"/>
    <w:rsid w:val="00A503F8"/>
    <w:rsid w:val="00A50EC7"/>
    <w:rsid w:val="00A51FB0"/>
    <w:rsid w:val="00A520D0"/>
    <w:rsid w:val="00A52ACB"/>
    <w:rsid w:val="00A52D46"/>
    <w:rsid w:val="00A53295"/>
    <w:rsid w:val="00A53375"/>
    <w:rsid w:val="00A53E35"/>
    <w:rsid w:val="00A56DDA"/>
    <w:rsid w:val="00A6094A"/>
    <w:rsid w:val="00A61326"/>
    <w:rsid w:val="00A614A2"/>
    <w:rsid w:val="00A63639"/>
    <w:rsid w:val="00A6519E"/>
    <w:rsid w:val="00A65D75"/>
    <w:rsid w:val="00A66C50"/>
    <w:rsid w:val="00A66C5A"/>
    <w:rsid w:val="00A67B81"/>
    <w:rsid w:val="00A702DF"/>
    <w:rsid w:val="00A722AD"/>
    <w:rsid w:val="00A73A13"/>
    <w:rsid w:val="00A74502"/>
    <w:rsid w:val="00A74D7F"/>
    <w:rsid w:val="00A74FA7"/>
    <w:rsid w:val="00A76A7E"/>
    <w:rsid w:val="00A76F04"/>
    <w:rsid w:val="00A7703A"/>
    <w:rsid w:val="00A81995"/>
    <w:rsid w:val="00A8213E"/>
    <w:rsid w:val="00A828FD"/>
    <w:rsid w:val="00A83EAF"/>
    <w:rsid w:val="00A849F5"/>
    <w:rsid w:val="00A84CD9"/>
    <w:rsid w:val="00A922A7"/>
    <w:rsid w:val="00A926B3"/>
    <w:rsid w:val="00A93A61"/>
    <w:rsid w:val="00A94381"/>
    <w:rsid w:val="00A956F8"/>
    <w:rsid w:val="00A95BF0"/>
    <w:rsid w:val="00A96246"/>
    <w:rsid w:val="00A96711"/>
    <w:rsid w:val="00A977A3"/>
    <w:rsid w:val="00A97B9B"/>
    <w:rsid w:val="00AA068A"/>
    <w:rsid w:val="00AA0E10"/>
    <w:rsid w:val="00AA0F13"/>
    <w:rsid w:val="00AA2610"/>
    <w:rsid w:val="00AA283A"/>
    <w:rsid w:val="00AA3E30"/>
    <w:rsid w:val="00AA4505"/>
    <w:rsid w:val="00AA789D"/>
    <w:rsid w:val="00AA7E3C"/>
    <w:rsid w:val="00AA7F1D"/>
    <w:rsid w:val="00AB07CD"/>
    <w:rsid w:val="00AB1326"/>
    <w:rsid w:val="00AB1C33"/>
    <w:rsid w:val="00AB2253"/>
    <w:rsid w:val="00AB25EF"/>
    <w:rsid w:val="00AB38F7"/>
    <w:rsid w:val="00AB43CA"/>
    <w:rsid w:val="00AB502D"/>
    <w:rsid w:val="00AB5053"/>
    <w:rsid w:val="00AB5465"/>
    <w:rsid w:val="00AB6468"/>
    <w:rsid w:val="00AB66C6"/>
    <w:rsid w:val="00AC097C"/>
    <w:rsid w:val="00AC1731"/>
    <w:rsid w:val="00AC4DC7"/>
    <w:rsid w:val="00AC5976"/>
    <w:rsid w:val="00AC7C10"/>
    <w:rsid w:val="00AD0065"/>
    <w:rsid w:val="00AD0729"/>
    <w:rsid w:val="00AD1E0A"/>
    <w:rsid w:val="00AD2ABB"/>
    <w:rsid w:val="00AD2E23"/>
    <w:rsid w:val="00AD3129"/>
    <w:rsid w:val="00AD3F18"/>
    <w:rsid w:val="00AD43DF"/>
    <w:rsid w:val="00AD453C"/>
    <w:rsid w:val="00AD4E84"/>
    <w:rsid w:val="00AD4F06"/>
    <w:rsid w:val="00AD503F"/>
    <w:rsid w:val="00AD51E6"/>
    <w:rsid w:val="00AD5894"/>
    <w:rsid w:val="00AD77F2"/>
    <w:rsid w:val="00AD7EE1"/>
    <w:rsid w:val="00AE0745"/>
    <w:rsid w:val="00AE1308"/>
    <w:rsid w:val="00AE1DC3"/>
    <w:rsid w:val="00AE2647"/>
    <w:rsid w:val="00AE2F36"/>
    <w:rsid w:val="00AE4F7D"/>
    <w:rsid w:val="00AF028C"/>
    <w:rsid w:val="00AF1209"/>
    <w:rsid w:val="00AF13B0"/>
    <w:rsid w:val="00AF2813"/>
    <w:rsid w:val="00AF286F"/>
    <w:rsid w:val="00AF2955"/>
    <w:rsid w:val="00AF2DAC"/>
    <w:rsid w:val="00AF3D14"/>
    <w:rsid w:val="00AF537E"/>
    <w:rsid w:val="00AF53CA"/>
    <w:rsid w:val="00AF585A"/>
    <w:rsid w:val="00AF6194"/>
    <w:rsid w:val="00AF681F"/>
    <w:rsid w:val="00AF6943"/>
    <w:rsid w:val="00AF6B8A"/>
    <w:rsid w:val="00AF74AE"/>
    <w:rsid w:val="00AF790C"/>
    <w:rsid w:val="00AF7BF0"/>
    <w:rsid w:val="00B00623"/>
    <w:rsid w:val="00B038B7"/>
    <w:rsid w:val="00B04B30"/>
    <w:rsid w:val="00B06EDA"/>
    <w:rsid w:val="00B0717A"/>
    <w:rsid w:val="00B10C88"/>
    <w:rsid w:val="00B1122B"/>
    <w:rsid w:val="00B117C9"/>
    <w:rsid w:val="00B123B4"/>
    <w:rsid w:val="00B12FD4"/>
    <w:rsid w:val="00B13E5F"/>
    <w:rsid w:val="00B140A4"/>
    <w:rsid w:val="00B14763"/>
    <w:rsid w:val="00B14F01"/>
    <w:rsid w:val="00B1533A"/>
    <w:rsid w:val="00B1539F"/>
    <w:rsid w:val="00B15BB8"/>
    <w:rsid w:val="00B16777"/>
    <w:rsid w:val="00B17687"/>
    <w:rsid w:val="00B17E05"/>
    <w:rsid w:val="00B201EF"/>
    <w:rsid w:val="00B204AC"/>
    <w:rsid w:val="00B21724"/>
    <w:rsid w:val="00B219DB"/>
    <w:rsid w:val="00B23CCA"/>
    <w:rsid w:val="00B23DB4"/>
    <w:rsid w:val="00B25342"/>
    <w:rsid w:val="00B257AF"/>
    <w:rsid w:val="00B27139"/>
    <w:rsid w:val="00B3071D"/>
    <w:rsid w:val="00B30799"/>
    <w:rsid w:val="00B30A8F"/>
    <w:rsid w:val="00B31731"/>
    <w:rsid w:val="00B32087"/>
    <w:rsid w:val="00B322C4"/>
    <w:rsid w:val="00B3733C"/>
    <w:rsid w:val="00B37450"/>
    <w:rsid w:val="00B37A1E"/>
    <w:rsid w:val="00B37EF1"/>
    <w:rsid w:val="00B40F37"/>
    <w:rsid w:val="00B429D9"/>
    <w:rsid w:val="00B42EE0"/>
    <w:rsid w:val="00B438CA"/>
    <w:rsid w:val="00B44029"/>
    <w:rsid w:val="00B45FD6"/>
    <w:rsid w:val="00B46B3D"/>
    <w:rsid w:val="00B47447"/>
    <w:rsid w:val="00B4747B"/>
    <w:rsid w:val="00B47A2E"/>
    <w:rsid w:val="00B47AC3"/>
    <w:rsid w:val="00B47F6D"/>
    <w:rsid w:val="00B5048A"/>
    <w:rsid w:val="00B512E2"/>
    <w:rsid w:val="00B5273A"/>
    <w:rsid w:val="00B531CF"/>
    <w:rsid w:val="00B5347E"/>
    <w:rsid w:val="00B53728"/>
    <w:rsid w:val="00B538DD"/>
    <w:rsid w:val="00B5391E"/>
    <w:rsid w:val="00B5396A"/>
    <w:rsid w:val="00B53BA3"/>
    <w:rsid w:val="00B53DD3"/>
    <w:rsid w:val="00B55676"/>
    <w:rsid w:val="00B560F9"/>
    <w:rsid w:val="00B562D5"/>
    <w:rsid w:val="00B61D04"/>
    <w:rsid w:val="00B62344"/>
    <w:rsid w:val="00B636AA"/>
    <w:rsid w:val="00B6385C"/>
    <w:rsid w:val="00B644D9"/>
    <w:rsid w:val="00B645C6"/>
    <w:rsid w:val="00B648D2"/>
    <w:rsid w:val="00B66251"/>
    <w:rsid w:val="00B666D1"/>
    <w:rsid w:val="00B67FDB"/>
    <w:rsid w:val="00B70B00"/>
    <w:rsid w:val="00B70EAE"/>
    <w:rsid w:val="00B70F22"/>
    <w:rsid w:val="00B71A56"/>
    <w:rsid w:val="00B73E9E"/>
    <w:rsid w:val="00B7448E"/>
    <w:rsid w:val="00B75C8D"/>
    <w:rsid w:val="00B768BD"/>
    <w:rsid w:val="00B76C5E"/>
    <w:rsid w:val="00B76DB9"/>
    <w:rsid w:val="00B77552"/>
    <w:rsid w:val="00B77F5D"/>
    <w:rsid w:val="00B80AAA"/>
    <w:rsid w:val="00B81A1B"/>
    <w:rsid w:val="00B828F1"/>
    <w:rsid w:val="00B82D99"/>
    <w:rsid w:val="00B866ED"/>
    <w:rsid w:val="00B87982"/>
    <w:rsid w:val="00B904D2"/>
    <w:rsid w:val="00B925C1"/>
    <w:rsid w:val="00B926E4"/>
    <w:rsid w:val="00B92A8E"/>
    <w:rsid w:val="00B93648"/>
    <w:rsid w:val="00B95139"/>
    <w:rsid w:val="00B95C1B"/>
    <w:rsid w:val="00B961E1"/>
    <w:rsid w:val="00BA08DF"/>
    <w:rsid w:val="00BA0978"/>
    <w:rsid w:val="00BA098A"/>
    <w:rsid w:val="00BA144B"/>
    <w:rsid w:val="00BA253A"/>
    <w:rsid w:val="00BA33A4"/>
    <w:rsid w:val="00BA3C0C"/>
    <w:rsid w:val="00BA3DDC"/>
    <w:rsid w:val="00BA4692"/>
    <w:rsid w:val="00BA643A"/>
    <w:rsid w:val="00BA7B40"/>
    <w:rsid w:val="00BA7DA6"/>
    <w:rsid w:val="00BB0DA7"/>
    <w:rsid w:val="00BB129E"/>
    <w:rsid w:val="00BB1C1F"/>
    <w:rsid w:val="00BB1C7A"/>
    <w:rsid w:val="00BB3190"/>
    <w:rsid w:val="00BB3C46"/>
    <w:rsid w:val="00BB43E0"/>
    <w:rsid w:val="00BB5E20"/>
    <w:rsid w:val="00BB6EA8"/>
    <w:rsid w:val="00BC03E7"/>
    <w:rsid w:val="00BC0447"/>
    <w:rsid w:val="00BC1231"/>
    <w:rsid w:val="00BC2D7E"/>
    <w:rsid w:val="00BC4553"/>
    <w:rsid w:val="00BC4753"/>
    <w:rsid w:val="00BC4E3E"/>
    <w:rsid w:val="00BC651E"/>
    <w:rsid w:val="00BC65E3"/>
    <w:rsid w:val="00BC7BE0"/>
    <w:rsid w:val="00BD02AC"/>
    <w:rsid w:val="00BD2425"/>
    <w:rsid w:val="00BD279D"/>
    <w:rsid w:val="00BD30CC"/>
    <w:rsid w:val="00BD59D4"/>
    <w:rsid w:val="00BD71EA"/>
    <w:rsid w:val="00BE0999"/>
    <w:rsid w:val="00BE38CD"/>
    <w:rsid w:val="00BE3B58"/>
    <w:rsid w:val="00BE4603"/>
    <w:rsid w:val="00BE4709"/>
    <w:rsid w:val="00BE4907"/>
    <w:rsid w:val="00BE645A"/>
    <w:rsid w:val="00BE6F1E"/>
    <w:rsid w:val="00BE70D9"/>
    <w:rsid w:val="00BF1C04"/>
    <w:rsid w:val="00BF3104"/>
    <w:rsid w:val="00BF3164"/>
    <w:rsid w:val="00BF378D"/>
    <w:rsid w:val="00BF3D85"/>
    <w:rsid w:val="00BF53BE"/>
    <w:rsid w:val="00BF5C51"/>
    <w:rsid w:val="00BF6858"/>
    <w:rsid w:val="00BF72C6"/>
    <w:rsid w:val="00BF785A"/>
    <w:rsid w:val="00C01649"/>
    <w:rsid w:val="00C01723"/>
    <w:rsid w:val="00C02242"/>
    <w:rsid w:val="00C0330F"/>
    <w:rsid w:val="00C03A24"/>
    <w:rsid w:val="00C04417"/>
    <w:rsid w:val="00C0519B"/>
    <w:rsid w:val="00C06054"/>
    <w:rsid w:val="00C0782F"/>
    <w:rsid w:val="00C07B83"/>
    <w:rsid w:val="00C101F9"/>
    <w:rsid w:val="00C113C4"/>
    <w:rsid w:val="00C125F9"/>
    <w:rsid w:val="00C12BBE"/>
    <w:rsid w:val="00C12F2A"/>
    <w:rsid w:val="00C13152"/>
    <w:rsid w:val="00C15D2F"/>
    <w:rsid w:val="00C1682C"/>
    <w:rsid w:val="00C17107"/>
    <w:rsid w:val="00C20827"/>
    <w:rsid w:val="00C2185D"/>
    <w:rsid w:val="00C22EF4"/>
    <w:rsid w:val="00C24E58"/>
    <w:rsid w:val="00C26518"/>
    <w:rsid w:val="00C26D6B"/>
    <w:rsid w:val="00C276BF"/>
    <w:rsid w:val="00C27D26"/>
    <w:rsid w:val="00C30BB4"/>
    <w:rsid w:val="00C315BD"/>
    <w:rsid w:val="00C3214C"/>
    <w:rsid w:val="00C333FA"/>
    <w:rsid w:val="00C3385E"/>
    <w:rsid w:val="00C3468C"/>
    <w:rsid w:val="00C34FE3"/>
    <w:rsid w:val="00C352B7"/>
    <w:rsid w:val="00C358F4"/>
    <w:rsid w:val="00C35A1B"/>
    <w:rsid w:val="00C35EB4"/>
    <w:rsid w:val="00C36390"/>
    <w:rsid w:val="00C3685F"/>
    <w:rsid w:val="00C368A3"/>
    <w:rsid w:val="00C373F9"/>
    <w:rsid w:val="00C37E31"/>
    <w:rsid w:val="00C37FB7"/>
    <w:rsid w:val="00C400F0"/>
    <w:rsid w:val="00C40577"/>
    <w:rsid w:val="00C4083A"/>
    <w:rsid w:val="00C41968"/>
    <w:rsid w:val="00C41DEF"/>
    <w:rsid w:val="00C42FE4"/>
    <w:rsid w:val="00C43417"/>
    <w:rsid w:val="00C440A2"/>
    <w:rsid w:val="00C45160"/>
    <w:rsid w:val="00C45BED"/>
    <w:rsid w:val="00C45CAB"/>
    <w:rsid w:val="00C465A9"/>
    <w:rsid w:val="00C46D1B"/>
    <w:rsid w:val="00C470C6"/>
    <w:rsid w:val="00C472E3"/>
    <w:rsid w:val="00C477E7"/>
    <w:rsid w:val="00C504AA"/>
    <w:rsid w:val="00C506A7"/>
    <w:rsid w:val="00C51D57"/>
    <w:rsid w:val="00C52C7E"/>
    <w:rsid w:val="00C52D6E"/>
    <w:rsid w:val="00C54122"/>
    <w:rsid w:val="00C5421F"/>
    <w:rsid w:val="00C547DB"/>
    <w:rsid w:val="00C54A65"/>
    <w:rsid w:val="00C550E5"/>
    <w:rsid w:val="00C55784"/>
    <w:rsid w:val="00C5720B"/>
    <w:rsid w:val="00C63674"/>
    <w:rsid w:val="00C637B5"/>
    <w:rsid w:val="00C65205"/>
    <w:rsid w:val="00C667D1"/>
    <w:rsid w:val="00C67988"/>
    <w:rsid w:val="00C67E4D"/>
    <w:rsid w:val="00C7010F"/>
    <w:rsid w:val="00C70A89"/>
    <w:rsid w:val="00C70E43"/>
    <w:rsid w:val="00C710F4"/>
    <w:rsid w:val="00C711DB"/>
    <w:rsid w:val="00C719CA"/>
    <w:rsid w:val="00C71A66"/>
    <w:rsid w:val="00C71B98"/>
    <w:rsid w:val="00C724FA"/>
    <w:rsid w:val="00C729CA"/>
    <w:rsid w:val="00C7322D"/>
    <w:rsid w:val="00C73C0D"/>
    <w:rsid w:val="00C73E4B"/>
    <w:rsid w:val="00C73E6E"/>
    <w:rsid w:val="00C74B0F"/>
    <w:rsid w:val="00C75C42"/>
    <w:rsid w:val="00C77AF3"/>
    <w:rsid w:val="00C80B02"/>
    <w:rsid w:val="00C8108F"/>
    <w:rsid w:val="00C81BB1"/>
    <w:rsid w:val="00C81C30"/>
    <w:rsid w:val="00C827AE"/>
    <w:rsid w:val="00C8297A"/>
    <w:rsid w:val="00C82D21"/>
    <w:rsid w:val="00C85452"/>
    <w:rsid w:val="00C85C76"/>
    <w:rsid w:val="00C86254"/>
    <w:rsid w:val="00C86318"/>
    <w:rsid w:val="00C8706F"/>
    <w:rsid w:val="00C87E48"/>
    <w:rsid w:val="00C90441"/>
    <w:rsid w:val="00C9112A"/>
    <w:rsid w:val="00C917C2"/>
    <w:rsid w:val="00C93C34"/>
    <w:rsid w:val="00C94797"/>
    <w:rsid w:val="00C967D6"/>
    <w:rsid w:val="00CA3206"/>
    <w:rsid w:val="00CA3419"/>
    <w:rsid w:val="00CA43BE"/>
    <w:rsid w:val="00CA4C74"/>
    <w:rsid w:val="00CA52A0"/>
    <w:rsid w:val="00CA6233"/>
    <w:rsid w:val="00CA6A56"/>
    <w:rsid w:val="00CA6DAE"/>
    <w:rsid w:val="00CA6E2D"/>
    <w:rsid w:val="00CA7E64"/>
    <w:rsid w:val="00CB0140"/>
    <w:rsid w:val="00CB022B"/>
    <w:rsid w:val="00CB1695"/>
    <w:rsid w:val="00CB1D2A"/>
    <w:rsid w:val="00CB1EE8"/>
    <w:rsid w:val="00CB4DF4"/>
    <w:rsid w:val="00CB57CE"/>
    <w:rsid w:val="00CB5DB9"/>
    <w:rsid w:val="00CB5F00"/>
    <w:rsid w:val="00CC00D0"/>
    <w:rsid w:val="00CC0130"/>
    <w:rsid w:val="00CC01A7"/>
    <w:rsid w:val="00CC03F3"/>
    <w:rsid w:val="00CC2774"/>
    <w:rsid w:val="00CC3422"/>
    <w:rsid w:val="00CC40AD"/>
    <w:rsid w:val="00CC487D"/>
    <w:rsid w:val="00CC5485"/>
    <w:rsid w:val="00CC61D1"/>
    <w:rsid w:val="00CC68EF"/>
    <w:rsid w:val="00CC6CE2"/>
    <w:rsid w:val="00CC6D8C"/>
    <w:rsid w:val="00CC757F"/>
    <w:rsid w:val="00CD07D6"/>
    <w:rsid w:val="00CD0A0D"/>
    <w:rsid w:val="00CD0B7C"/>
    <w:rsid w:val="00CD1E6F"/>
    <w:rsid w:val="00CD2663"/>
    <w:rsid w:val="00CD2BBC"/>
    <w:rsid w:val="00CD42D2"/>
    <w:rsid w:val="00CD475C"/>
    <w:rsid w:val="00CD4C9F"/>
    <w:rsid w:val="00CD4D12"/>
    <w:rsid w:val="00CE031E"/>
    <w:rsid w:val="00CE0457"/>
    <w:rsid w:val="00CE045D"/>
    <w:rsid w:val="00CE144E"/>
    <w:rsid w:val="00CE16DC"/>
    <w:rsid w:val="00CE27E3"/>
    <w:rsid w:val="00CE3AE0"/>
    <w:rsid w:val="00CE427A"/>
    <w:rsid w:val="00CE4AA5"/>
    <w:rsid w:val="00CE4CD5"/>
    <w:rsid w:val="00CE5041"/>
    <w:rsid w:val="00CE53E3"/>
    <w:rsid w:val="00CE7EC7"/>
    <w:rsid w:val="00CF0BEA"/>
    <w:rsid w:val="00CF0D0B"/>
    <w:rsid w:val="00CF1800"/>
    <w:rsid w:val="00CF4478"/>
    <w:rsid w:val="00CF5C01"/>
    <w:rsid w:val="00CF5CBE"/>
    <w:rsid w:val="00CF6A0A"/>
    <w:rsid w:val="00CF6CC8"/>
    <w:rsid w:val="00CF7303"/>
    <w:rsid w:val="00D0108D"/>
    <w:rsid w:val="00D023AC"/>
    <w:rsid w:val="00D02AF5"/>
    <w:rsid w:val="00D02D72"/>
    <w:rsid w:val="00D06066"/>
    <w:rsid w:val="00D070A3"/>
    <w:rsid w:val="00D0791A"/>
    <w:rsid w:val="00D07951"/>
    <w:rsid w:val="00D07A70"/>
    <w:rsid w:val="00D10F0A"/>
    <w:rsid w:val="00D1274F"/>
    <w:rsid w:val="00D14163"/>
    <w:rsid w:val="00D141C3"/>
    <w:rsid w:val="00D14CCA"/>
    <w:rsid w:val="00D151FC"/>
    <w:rsid w:val="00D20015"/>
    <w:rsid w:val="00D20278"/>
    <w:rsid w:val="00D21A8C"/>
    <w:rsid w:val="00D2282E"/>
    <w:rsid w:val="00D237FF"/>
    <w:rsid w:val="00D25F49"/>
    <w:rsid w:val="00D261ED"/>
    <w:rsid w:val="00D262A7"/>
    <w:rsid w:val="00D26A91"/>
    <w:rsid w:val="00D270B4"/>
    <w:rsid w:val="00D27669"/>
    <w:rsid w:val="00D27C9E"/>
    <w:rsid w:val="00D30302"/>
    <w:rsid w:val="00D347E1"/>
    <w:rsid w:val="00D34C79"/>
    <w:rsid w:val="00D34E99"/>
    <w:rsid w:val="00D3534B"/>
    <w:rsid w:val="00D3669B"/>
    <w:rsid w:val="00D37101"/>
    <w:rsid w:val="00D40054"/>
    <w:rsid w:val="00D40DEB"/>
    <w:rsid w:val="00D40E02"/>
    <w:rsid w:val="00D40E09"/>
    <w:rsid w:val="00D411FD"/>
    <w:rsid w:val="00D41569"/>
    <w:rsid w:val="00D4194F"/>
    <w:rsid w:val="00D42338"/>
    <w:rsid w:val="00D451C0"/>
    <w:rsid w:val="00D462E6"/>
    <w:rsid w:val="00D467FC"/>
    <w:rsid w:val="00D473AE"/>
    <w:rsid w:val="00D503B3"/>
    <w:rsid w:val="00D505CC"/>
    <w:rsid w:val="00D5100A"/>
    <w:rsid w:val="00D5111C"/>
    <w:rsid w:val="00D51AAF"/>
    <w:rsid w:val="00D51D94"/>
    <w:rsid w:val="00D52DB5"/>
    <w:rsid w:val="00D5469C"/>
    <w:rsid w:val="00D54F9A"/>
    <w:rsid w:val="00D575D8"/>
    <w:rsid w:val="00D61926"/>
    <w:rsid w:val="00D620B7"/>
    <w:rsid w:val="00D6223C"/>
    <w:rsid w:val="00D624E4"/>
    <w:rsid w:val="00D63985"/>
    <w:rsid w:val="00D6401B"/>
    <w:rsid w:val="00D64D48"/>
    <w:rsid w:val="00D64DDD"/>
    <w:rsid w:val="00D66B37"/>
    <w:rsid w:val="00D7077D"/>
    <w:rsid w:val="00D716BF"/>
    <w:rsid w:val="00D7212B"/>
    <w:rsid w:val="00D74169"/>
    <w:rsid w:val="00D74409"/>
    <w:rsid w:val="00D74B5A"/>
    <w:rsid w:val="00D74CFE"/>
    <w:rsid w:val="00D75568"/>
    <w:rsid w:val="00D768AE"/>
    <w:rsid w:val="00D76D1B"/>
    <w:rsid w:val="00D77571"/>
    <w:rsid w:val="00D810AE"/>
    <w:rsid w:val="00D81696"/>
    <w:rsid w:val="00D81F89"/>
    <w:rsid w:val="00D82E44"/>
    <w:rsid w:val="00D84E33"/>
    <w:rsid w:val="00D85765"/>
    <w:rsid w:val="00D85DF3"/>
    <w:rsid w:val="00D85F7A"/>
    <w:rsid w:val="00D8615F"/>
    <w:rsid w:val="00D870E0"/>
    <w:rsid w:val="00D872D8"/>
    <w:rsid w:val="00D90231"/>
    <w:rsid w:val="00D9057F"/>
    <w:rsid w:val="00D909FB"/>
    <w:rsid w:val="00D90E4F"/>
    <w:rsid w:val="00D91010"/>
    <w:rsid w:val="00D92057"/>
    <w:rsid w:val="00D921B1"/>
    <w:rsid w:val="00D928A8"/>
    <w:rsid w:val="00D92A0A"/>
    <w:rsid w:val="00D92CD3"/>
    <w:rsid w:val="00D936FB"/>
    <w:rsid w:val="00D95983"/>
    <w:rsid w:val="00D961BC"/>
    <w:rsid w:val="00D965BB"/>
    <w:rsid w:val="00D97ADC"/>
    <w:rsid w:val="00D97E21"/>
    <w:rsid w:val="00DA0EF9"/>
    <w:rsid w:val="00DA1AE7"/>
    <w:rsid w:val="00DA38D8"/>
    <w:rsid w:val="00DA445C"/>
    <w:rsid w:val="00DA4F50"/>
    <w:rsid w:val="00DA50EA"/>
    <w:rsid w:val="00DA5AAA"/>
    <w:rsid w:val="00DA6244"/>
    <w:rsid w:val="00DA67F1"/>
    <w:rsid w:val="00DA71A6"/>
    <w:rsid w:val="00DB06AB"/>
    <w:rsid w:val="00DB0B47"/>
    <w:rsid w:val="00DB16D9"/>
    <w:rsid w:val="00DB1D0E"/>
    <w:rsid w:val="00DB2A25"/>
    <w:rsid w:val="00DB2A76"/>
    <w:rsid w:val="00DB4D31"/>
    <w:rsid w:val="00DB53B7"/>
    <w:rsid w:val="00DB55F3"/>
    <w:rsid w:val="00DB6C9D"/>
    <w:rsid w:val="00DB703A"/>
    <w:rsid w:val="00DB7078"/>
    <w:rsid w:val="00DB73C1"/>
    <w:rsid w:val="00DB7BFF"/>
    <w:rsid w:val="00DC005A"/>
    <w:rsid w:val="00DC00C1"/>
    <w:rsid w:val="00DC04B5"/>
    <w:rsid w:val="00DC14AE"/>
    <w:rsid w:val="00DC508B"/>
    <w:rsid w:val="00DC712A"/>
    <w:rsid w:val="00DC7749"/>
    <w:rsid w:val="00DD0016"/>
    <w:rsid w:val="00DD11CE"/>
    <w:rsid w:val="00DD162E"/>
    <w:rsid w:val="00DD1C12"/>
    <w:rsid w:val="00DD23CC"/>
    <w:rsid w:val="00DD25CA"/>
    <w:rsid w:val="00DD344B"/>
    <w:rsid w:val="00DD3ACC"/>
    <w:rsid w:val="00DD427F"/>
    <w:rsid w:val="00DD4831"/>
    <w:rsid w:val="00DD4C8B"/>
    <w:rsid w:val="00DD5CEC"/>
    <w:rsid w:val="00DD63CF"/>
    <w:rsid w:val="00DD7210"/>
    <w:rsid w:val="00DD72A2"/>
    <w:rsid w:val="00DD76AF"/>
    <w:rsid w:val="00DE08A7"/>
    <w:rsid w:val="00DE1417"/>
    <w:rsid w:val="00DE177D"/>
    <w:rsid w:val="00DE1FAC"/>
    <w:rsid w:val="00DE2CAA"/>
    <w:rsid w:val="00DE39A9"/>
    <w:rsid w:val="00DE3B88"/>
    <w:rsid w:val="00DE41AF"/>
    <w:rsid w:val="00DE4691"/>
    <w:rsid w:val="00DE5134"/>
    <w:rsid w:val="00DE6A10"/>
    <w:rsid w:val="00DF01C1"/>
    <w:rsid w:val="00DF0C88"/>
    <w:rsid w:val="00DF1957"/>
    <w:rsid w:val="00DF2587"/>
    <w:rsid w:val="00DF343E"/>
    <w:rsid w:val="00DF3836"/>
    <w:rsid w:val="00DF3DCE"/>
    <w:rsid w:val="00DF61FA"/>
    <w:rsid w:val="00DF71FB"/>
    <w:rsid w:val="00E006F0"/>
    <w:rsid w:val="00E010AB"/>
    <w:rsid w:val="00E013ED"/>
    <w:rsid w:val="00E01638"/>
    <w:rsid w:val="00E02B25"/>
    <w:rsid w:val="00E02FFD"/>
    <w:rsid w:val="00E03F31"/>
    <w:rsid w:val="00E0462D"/>
    <w:rsid w:val="00E04A8C"/>
    <w:rsid w:val="00E05227"/>
    <w:rsid w:val="00E0603C"/>
    <w:rsid w:val="00E06046"/>
    <w:rsid w:val="00E06953"/>
    <w:rsid w:val="00E06EA3"/>
    <w:rsid w:val="00E0739F"/>
    <w:rsid w:val="00E07702"/>
    <w:rsid w:val="00E07D35"/>
    <w:rsid w:val="00E101E6"/>
    <w:rsid w:val="00E1077C"/>
    <w:rsid w:val="00E11B87"/>
    <w:rsid w:val="00E11FE1"/>
    <w:rsid w:val="00E1247F"/>
    <w:rsid w:val="00E14172"/>
    <w:rsid w:val="00E14DA5"/>
    <w:rsid w:val="00E15A61"/>
    <w:rsid w:val="00E17A1C"/>
    <w:rsid w:val="00E17B41"/>
    <w:rsid w:val="00E20239"/>
    <w:rsid w:val="00E2053B"/>
    <w:rsid w:val="00E20BA1"/>
    <w:rsid w:val="00E2140A"/>
    <w:rsid w:val="00E21C5B"/>
    <w:rsid w:val="00E23547"/>
    <w:rsid w:val="00E23B65"/>
    <w:rsid w:val="00E240D1"/>
    <w:rsid w:val="00E243F5"/>
    <w:rsid w:val="00E249E6"/>
    <w:rsid w:val="00E304CA"/>
    <w:rsid w:val="00E30856"/>
    <w:rsid w:val="00E3141D"/>
    <w:rsid w:val="00E317C5"/>
    <w:rsid w:val="00E3283F"/>
    <w:rsid w:val="00E32C0C"/>
    <w:rsid w:val="00E334B7"/>
    <w:rsid w:val="00E339F5"/>
    <w:rsid w:val="00E35277"/>
    <w:rsid w:val="00E354EB"/>
    <w:rsid w:val="00E36227"/>
    <w:rsid w:val="00E3628B"/>
    <w:rsid w:val="00E37F88"/>
    <w:rsid w:val="00E4023E"/>
    <w:rsid w:val="00E41A04"/>
    <w:rsid w:val="00E41F73"/>
    <w:rsid w:val="00E41F8D"/>
    <w:rsid w:val="00E42AF1"/>
    <w:rsid w:val="00E4315D"/>
    <w:rsid w:val="00E43E60"/>
    <w:rsid w:val="00E449A4"/>
    <w:rsid w:val="00E44EA9"/>
    <w:rsid w:val="00E465A5"/>
    <w:rsid w:val="00E46663"/>
    <w:rsid w:val="00E50174"/>
    <w:rsid w:val="00E51E24"/>
    <w:rsid w:val="00E52138"/>
    <w:rsid w:val="00E5236E"/>
    <w:rsid w:val="00E5319E"/>
    <w:rsid w:val="00E5467F"/>
    <w:rsid w:val="00E56C19"/>
    <w:rsid w:val="00E57773"/>
    <w:rsid w:val="00E57D1C"/>
    <w:rsid w:val="00E60A47"/>
    <w:rsid w:val="00E62092"/>
    <w:rsid w:val="00E6304C"/>
    <w:rsid w:val="00E6615B"/>
    <w:rsid w:val="00E6665B"/>
    <w:rsid w:val="00E668B2"/>
    <w:rsid w:val="00E66ACD"/>
    <w:rsid w:val="00E66C73"/>
    <w:rsid w:val="00E679C2"/>
    <w:rsid w:val="00E708C9"/>
    <w:rsid w:val="00E71312"/>
    <w:rsid w:val="00E7159E"/>
    <w:rsid w:val="00E71D68"/>
    <w:rsid w:val="00E733DF"/>
    <w:rsid w:val="00E7365E"/>
    <w:rsid w:val="00E74AD6"/>
    <w:rsid w:val="00E76B78"/>
    <w:rsid w:val="00E773B1"/>
    <w:rsid w:val="00E8009E"/>
    <w:rsid w:val="00E8021B"/>
    <w:rsid w:val="00E80870"/>
    <w:rsid w:val="00E81567"/>
    <w:rsid w:val="00E8315C"/>
    <w:rsid w:val="00E834F8"/>
    <w:rsid w:val="00E83D76"/>
    <w:rsid w:val="00E840FA"/>
    <w:rsid w:val="00E8457B"/>
    <w:rsid w:val="00E850B8"/>
    <w:rsid w:val="00E865A3"/>
    <w:rsid w:val="00E86946"/>
    <w:rsid w:val="00E8760F"/>
    <w:rsid w:val="00E879C1"/>
    <w:rsid w:val="00E90C54"/>
    <w:rsid w:val="00E91475"/>
    <w:rsid w:val="00E920C9"/>
    <w:rsid w:val="00E925B0"/>
    <w:rsid w:val="00E94241"/>
    <w:rsid w:val="00E95E1F"/>
    <w:rsid w:val="00E96957"/>
    <w:rsid w:val="00EA006B"/>
    <w:rsid w:val="00EA1D20"/>
    <w:rsid w:val="00EA1E73"/>
    <w:rsid w:val="00EA205D"/>
    <w:rsid w:val="00EA2300"/>
    <w:rsid w:val="00EA27C1"/>
    <w:rsid w:val="00EA2BB8"/>
    <w:rsid w:val="00EA2DB3"/>
    <w:rsid w:val="00EA362D"/>
    <w:rsid w:val="00EA373D"/>
    <w:rsid w:val="00EA3D5E"/>
    <w:rsid w:val="00EA42A6"/>
    <w:rsid w:val="00EA4668"/>
    <w:rsid w:val="00EA7B1C"/>
    <w:rsid w:val="00EB11B7"/>
    <w:rsid w:val="00EB2579"/>
    <w:rsid w:val="00EB438F"/>
    <w:rsid w:val="00EB5C30"/>
    <w:rsid w:val="00EB5F11"/>
    <w:rsid w:val="00EB68AF"/>
    <w:rsid w:val="00EB7DE9"/>
    <w:rsid w:val="00EC1B1E"/>
    <w:rsid w:val="00EC297B"/>
    <w:rsid w:val="00EC45E9"/>
    <w:rsid w:val="00EC5AA3"/>
    <w:rsid w:val="00EC63AE"/>
    <w:rsid w:val="00EC6AE0"/>
    <w:rsid w:val="00EC734B"/>
    <w:rsid w:val="00ED0BBD"/>
    <w:rsid w:val="00ED10BA"/>
    <w:rsid w:val="00ED10EF"/>
    <w:rsid w:val="00ED28B0"/>
    <w:rsid w:val="00ED33DC"/>
    <w:rsid w:val="00ED364E"/>
    <w:rsid w:val="00ED431D"/>
    <w:rsid w:val="00ED6D2D"/>
    <w:rsid w:val="00ED7C0D"/>
    <w:rsid w:val="00EE167B"/>
    <w:rsid w:val="00EE1EEB"/>
    <w:rsid w:val="00EE25F8"/>
    <w:rsid w:val="00EE307C"/>
    <w:rsid w:val="00EE686E"/>
    <w:rsid w:val="00EE6A0B"/>
    <w:rsid w:val="00EE6F01"/>
    <w:rsid w:val="00EE7D8F"/>
    <w:rsid w:val="00EE7E83"/>
    <w:rsid w:val="00EF03EF"/>
    <w:rsid w:val="00EF1083"/>
    <w:rsid w:val="00EF1199"/>
    <w:rsid w:val="00EF13E1"/>
    <w:rsid w:val="00EF1F56"/>
    <w:rsid w:val="00EF272E"/>
    <w:rsid w:val="00EF287A"/>
    <w:rsid w:val="00EF3F5E"/>
    <w:rsid w:val="00EF5AB3"/>
    <w:rsid w:val="00EF60E2"/>
    <w:rsid w:val="00EF61BA"/>
    <w:rsid w:val="00EF67C7"/>
    <w:rsid w:val="00F00AB7"/>
    <w:rsid w:val="00F00B80"/>
    <w:rsid w:val="00F03A89"/>
    <w:rsid w:val="00F04835"/>
    <w:rsid w:val="00F06588"/>
    <w:rsid w:val="00F06860"/>
    <w:rsid w:val="00F06BEB"/>
    <w:rsid w:val="00F07065"/>
    <w:rsid w:val="00F07953"/>
    <w:rsid w:val="00F11926"/>
    <w:rsid w:val="00F11A61"/>
    <w:rsid w:val="00F11BC5"/>
    <w:rsid w:val="00F148E0"/>
    <w:rsid w:val="00F14992"/>
    <w:rsid w:val="00F14F09"/>
    <w:rsid w:val="00F1536A"/>
    <w:rsid w:val="00F15C1A"/>
    <w:rsid w:val="00F16299"/>
    <w:rsid w:val="00F17EC5"/>
    <w:rsid w:val="00F2066F"/>
    <w:rsid w:val="00F20846"/>
    <w:rsid w:val="00F20892"/>
    <w:rsid w:val="00F20944"/>
    <w:rsid w:val="00F22979"/>
    <w:rsid w:val="00F22CB2"/>
    <w:rsid w:val="00F238CB"/>
    <w:rsid w:val="00F24208"/>
    <w:rsid w:val="00F24569"/>
    <w:rsid w:val="00F24CAB"/>
    <w:rsid w:val="00F24F00"/>
    <w:rsid w:val="00F257BF"/>
    <w:rsid w:val="00F26A04"/>
    <w:rsid w:val="00F26E9F"/>
    <w:rsid w:val="00F2707B"/>
    <w:rsid w:val="00F311AD"/>
    <w:rsid w:val="00F317BF"/>
    <w:rsid w:val="00F31D0F"/>
    <w:rsid w:val="00F3206D"/>
    <w:rsid w:val="00F32EC7"/>
    <w:rsid w:val="00F340A1"/>
    <w:rsid w:val="00F341F1"/>
    <w:rsid w:val="00F34497"/>
    <w:rsid w:val="00F36470"/>
    <w:rsid w:val="00F401A9"/>
    <w:rsid w:val="00F40234"/>
    <w:rsid w:val="00F4084F"/>
    <w:rsid w:val="00F40970"/>
    <w:rsid w:val="00F41C97"/>
    <w:rsid w:val="00F42F29"/>
    <w:rsid w:val="00F44473"/>
    <w:rsid w:val="00F47B3E"/>
    <w:rsid w:val="00F50196"/>
    <w:rsid w:val="00F501D2"/>
    <w:rsid w:val="00F520C4"/>
    <w:rsid w:val="00F53233"/>
    <w:rsid w:val="00F532D5"/>
    <w:rsid w:val="00F55063"/>
    <w:rsid w:val="00F560C8"/>
    <w:rsid w:val="00F56112"/>
    <w:rsid w:val="00F562A4"/>
    <w:rsid w:val="00F56ED7"/>
    <w:rsid w:val="00F56F17"/>
    <w:rsid w:val="00F57F64"/>
    <w:rsid w:val="00F6023F"/>
    <w:rsid w:val="00F607D7"/>
    <w:rsid w:val="00F61AD8"/>
    <w:rsid w:val="00F61FD3"/>
    <w:rsid w:val="00F6315D"/>
    <w:rsid w:val="00F640B6"/>
    <w:rsid w:val="00F6414B"/>
    <w:rsid w:val="00F64979"/>
    <w:rsid w:val="00F64D75"/>
    <w:rsid w:val="00F6527B"/>
    <w:rsid w:val="00F66462"/>
    <w:rsid w:val="00F66E7D"/>
    <w:rsid w:val="00F679A1"/>
    <w:rsid w:val="00F706B1"/>
    <w:rsid w:val="00F72256"/>
    <w:rsid w:val="00F73926"/>
    <w:rsid w:val="00F73CB6"/>
    <w:rsid w:val="00F74735"/>
    <w:rsid w:val="00F74B07"/>
    <w:rsid w:val="00F74BFD"/>
    <w:rsid w:val="00F75067"/>
    <w:rsid w:val="00F753C0"/>
    <w:rsid w:val="00F75D0C"/>
    <w:rsid w:val="00F76CA7"/>
    <w:rsid w:val="00F77455"/>
    <w:rsid w:val="00F805A9"/>
    <w:rsid w:val="00F80810"/>
    <w:rsid w:val="00F81367"/>
    <w:rsid w:val="00F81A5C"/>
    <w:rsid w:val="00F81C81"/>
    <w:rsid w:val="00F82156"/>
    <w:rsid w:val="00F82E4B"/>
    <w:rsid w:val="00F85E73"/>
    <w:rsid w:val="00F90C77"/>
    <w:rsid w:val="00F912E0"/>
    <w:rsid w:val="00F942BA"/>
    <w:rsid w:val="00F94767"/>
    <w:rsid w:val="00F954F9"/>
    <w:rsid w:val="00F97D1E"/>
    <w:rsid w:val="00FA17E9"/>
    <w:rsid w:val="00FA1F98"/>
    <w:rsid w:val="00FA2C0E"/>
    <w:rsid w:val="00FA3E09"/>
    <w:rsid w:val="00FA4AEF"/>
    <w:rsid w:val="00FA520E"/>
    <w:rsid w:val="00FA6288"/>
    <w:rsid w:val="00FA6B84"/>
    <w:rsid w:val="00FA728C"/>
    <w:rsid w:val="00FA7866"/>
    <w:rsid w:val="00FA7D4D"/>
    <w:rsid w:val="00FB0577"/>
    <w:rsid w:val="00FB0991"/>
    <w:rsid w:val="00FB0AA2"/>
    <w:rsid w:val="00FB19A4"/>
    <w:rsid w:val="00FB1A45"/>
    <w:rsid w:val="00FB25B3"/>
    <w:rsid w:val="00FB27AE"/>
    <w:rsid w:val="00FB40DE"/>
    <w:rsid w:val="00FB41CB"/>
    <w:rsid w:val="00FB4264"/>
    <w:rsid w:val="00FB4598"/>
    <w:rsid w:val="00FB4F1F"/>
    <w:rsid w:val="00FB70A1"/>
    <w:rsid w:val="00FB72C8"/>
    <w:rsid w:val="00FB7BC5"/>
    <w:rsid w:val="00FC1C98"/>
    <w:rsid w:val="00FC5429"/>
    <w:rsid w:val="00FC5A87"/>
    <w:rsid w:val="00FC67EE"/>
    <w:rsid w:val="00FC7417"/>
    <w:rsid w:val="00FC77D7"/>
    <w:rsid w:val="00FC7AC0"/>
    <w:rsid w:val="00FC7C65"/>
    <w:rsid w:val="00FD1877"/>
    <w:rsid w:val="00FD3546"/>
    <w:rsid w:val="00FD3712"/>
    <w:rsid w:val="00FD3F06"/>
    <w:rsid w:val="00FD5183"/>
    <w:rsid w:val="00FD529B"/>
    <w:rsid w:val="00FD5DE4"/>
    <w:rsid w:val="00FD6597"/>
    <w:rsid w:val="00FD77AE"/>
    <w:rsid w:val="00FD7A3E"/>
    <w:rsid w:val="00FE1A8D"/>
    <w:rsid w:val="00FE237A"/>
    <w:rsid w:val="00FE27A4"/>
    <w:rsid w:val="00FE4CA5"/>
    <w:rsid w:val="00FE513D"/>
    <w:rsid w:val="00FE54DD"/>
    <w:rsid w:val="00FE5589"/>
    <w:rsid w:val="00FE6F0C"/>
    <w:rsid w:val="00FE7BC8"/>
    <w:rsid w:val="00FE7D01"/>
    <w:rsid w:val="00FF0E84"/>
    <w:rsid w:val="00FF1748"/>
    <w:rsid w:val="00FF38B4"/>
    <w:rsid w:val="00FF41F1"/>
    <w:rsid w:val="00FF50E4"/>
    <w:rsid w:val="00FF53FB"/>
    <w:rsid w:val="00FF5F3E"/>
    <w:rsid w:val="00FF75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B14E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DDC"/>
    <w:pPr>
      <w:spacing w:after="0" w:line="240" w:lineRule="auto"/>
    </w:pPr>
    <w:rPr>
      <w:rFonts w:ascii="Goudy Old Style" w:hAnsi="Goudy Old Style"/>
    </w:rPr>
  </w:style>
  <w:style w:type="paragraph" w:styleId="Heading1">
    <w:name w:val="heading 1"/>
    <w:basedOn w:val="Normal"/>
    <w:link w:val="Heading1Char"/>
    <w:uiPriority w:val="9"/>
    <w:qFormat/>
    <w:rsid w:val="00101451"/>
    <w:pPr>
      <w:outlineLvl w:val="0"/>
    </w:pPr>
    <w:rPr>
      <w:rFonts w:eastAsia="Times New Roman" w:cs="Times New Roman"/>
      <w:b/>
      <w:bCs/>
      <w:kern w:val="36"/>
      <w:sz w:val="48"/>
      <w:szCs w:val="48"/>
    </w:rPr>
  </w:style>
  <w:style w:type="paragraph" w:styleId="Heading2">
    <w:name w:val="heading 2"/>
    <w:basedOn w:val="Normal"/>
    <w:link w:val="Heading2Char"/>
    <w:uiPriority w:val="9"/>
    <w:qFormat/>
    <w:rsid w:val="00101451"/>
    <w:pPr>
      <w:outlineLvl w:val="1"/>
    </w:pPr>
    <w:rPr>
      <w:rFonts w:eastAsia="Times New Roman" w:cs="Times New Roman"/>
      <w:b/>
      <w:bCs/>
      <w:sz w:val="36"/>
      <w:szCs w:val="36"/>
    </w:rPr>
  </w:style>
  <w:style w:type="paragraph" w:styleId="Heading3">
    <w:name w:val="heading 3"/>
    <w:basedOn w:val="Normal"/>
    <w:link w:val="Heading3Char"/>
    <w:uiPriority w:val="9"/>
    <w:qFormat/>
    <w:rsid w:val="001C2C91"/>
    <w:pPr>
      <w:outlineLvl w:val="2"/>
    </w:pPr>
    <w:rPr>
      <w:rFonts w:eastAsia="Times New Roman" w:cs="Times New Roman"/>
      <w:b/>
      <w:bCs/>
      <w:color w:val="4F81BD" w:themeColor="accent1"/>
      <w:sz w:val="24"/>
      <w:szCs w:val="27"/>
    </w:rPr>
  </w:style>
  <w:style w:type="paragraph" w:styleId="Heading4">
    <w:name w:val="heading 4"/>
    <w:basedOn w:val="Normal"/>
    <w:link w:val="Heading4Char"/>
    <w:uiPriority w:val="9"/>
    <w:qFormat/>
    <w:rsid w:val="00484192"/>
    <w:pPr>
      <w:contextualSpacing/>
      <w:outlineLvl w:val="3"/>
    </w:pPr>
    <w:rPr>
      <w:rFonts w:eastAsia="Times New Roman" w:cstheme="minorHAnsi"/>
      <w:color w:val="2E75B5"/>
      <w:sz w:val="24"/>
      <w:szCs w:val="24"/>
    </w:rPr>
  </w:style>
  <w:style w:type="paragraph" w:styleId="Heading5">
    <w:name w:val="heading 5"/>
    <w:basedOn w:val="Normal"/>
    <w:next w:val="Normal"/>
    <w:link w:val="Heading5Char"/>
    <w:uiPriority w:val="9"/>
    <w:unhideWhenUsed/>
    <w:qFormat/>
    <w:rsid w:val="0033201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25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25E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01451"/>
    <w:rPr>
      <w:rFonts w:ascii="Goudy Old Style" w:eastAsia="Times New Roman" w:hAnsi="Goudy Old Style" w:cs="Times New Roman"/>
      <w:b/>
      <w:bCs/>
      <w:kern w:val="36"/>
      <w:sz w:val="48"/>
      <w:szCs w:val="48"/>
    </w:rPr>
  </w:style>
  <w:style w:type="character" w:customStyle="1" w:styleId="Heading2Char">
    <w:name w:val="Heading 2 Char"/>
    <w:basedOn w:val="DefaultParagraphFont"/>
    <w:link w:val="Heading2"/>
    <w:uiPriority w:val="9"/>
    <w:rsid w:val="00101451"/>
    <w:rPr>
      <w:rFonts w:ascii="Goudy Old Style" w:eastAsia="Times New Roman" w:hAnsi="Goudy Old Style" w:cs="Times New Roman"/>
      <w:b/>
      <w:bCs/>
      <w:sz w:val="36"/>
      <w:szCs w:val="36"/>
    </w:rPr>
  </w:style>
  <w:style w:type="character" w:customStyle="1" w:styleId="Heading3Char">
    <w:name w:val="Heading 3 Char"/>
    <w:basedOn w:val="DefaultParagraphFont"/>
    <w:link w:val="Heading3"/>
    <w:uiPriority w:val="9"/>
    <w:rsid w:val="001C2C91"/>
    <w:rPr>
      <w:rFonts w:ascii="Goudy Old Style" w:eastAsia="Times New Roman" w:hAnsi="Goudy Old Style" w:cs="Times New Roman"/>
      <w:b/>
      <w:bCs/>
      <w:color w:val="4F81BD" w:themeColor="accent1"/>
      <w:sz w:val="24"/>
      <w:szCs w:val="27"/>
    </w:rPr>
  </w:style>
  <w:style w:type="character" w:customStyle="1" w:styleId="Heading4Char">
    <w:name w:val="Heading 4 Char"/>
    <w:basedOn w:val="DefaultParagraphFont"/>
    <w:link w:val="Heading4"/>
    <w:uiPriority w:val="9"/>
    <w:rsid w:val="00484192"/>
    <w:rPr>
      <w:rFonts w:ascii="Goudy Old Style" w:eastAsia="Times New Roman" w:hAnsi="Goudy Old Style" w:cstheme="minorHAnsi"/>
      <w:color w:val="2E75B5"/>
      <w:sz w:val="24"/>
      <w:szCs w:val="24"/>
    </w:rPr>
  </w:style>
  <w:style w:type="paragraph" w:styleId="NormalWeb">
    <w:name w:val="Normal (Web)"/>
    <w:basedOn w:val="Normal"/>
    <w:uiPriority w:val="99"/>
    <w:unhideWhenUsed/>
    <w:rsid w:val="00AB25E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B25EF"/>
    <w:rPr>
      <w:color w:val="0000FF"/>
      <w:u w:val="single"/>
    </w:rPr>
  </w:style>
  <w:style w:type="character" w:styleId="FollowedHyperlink">
    <w:name w:val="FollowedHyperlink"/>
    <w:basedOn w:val="DefaultParagraphFont"/>
    <w:uiPriority w:val="99"/>
    <w:semiHidden/>
    <w:unhideWhenUsed/>
    <w:rsid w:val="00AB25EF"/>
    <w:rPr>
      <w:color w:val="800080"/>
      <w:u w:val="single"/>
    </w:rPr>
  </w:style>
  <w:style w:type="paragraph" w:styleId="NoSpacing">
    <w:name w:val="No Spacing"/>
    <w:uiPriority w:val="1"/>
    <w:qFormat/>
    <w:rsid w:val="009D33F0"/>
    <w:pPr>
      <w:spacing w:after="0" w:line="240" w:lineRule="auto"/>
    </w:pPr>
  </w:style>
  <w:style w:type="paragraph" w:styleId="BalloonText">
    <w:name w:val="Balloon Text"/>
    <w:basedOn w:val="Normal"/>
    <w:link w:val="BalloonTextChar"/>
    <w:uiPriority w:val="99"/>
    <w:semiHidden/>
    <w:unhideWhenUsed/>
    <w:rsid w:val="009D33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33F0"/>
    <w:rPr>
      <w:rFonts w:ascii="Segoe UI" w:hAnsi="Segoe UI" w:cs="Segoe UI"/>
      <w:sz w:val="18"/>
      <w:szCs w:val="18"/>
    </w:rPr>
  </w:style>
  <w:style w:type="paragraph" w:styleId="ListParagraph">
    <w:name w:val="List Paragraph"/>
    <w:basedOn w:val="Normal"/>
    <w:uiPriority w:val="34"/>
    <w:qFormat/>
    <w:rsid w:val="00F77455"/>
    <w:pPr>
      <w:ind w:left="720"/>
      <w:contextualSpacing/>
    </w:pPr>
  </w:style>
  <w:style w:type="paragraph" w:styleId="Header">
    <w:name w:val="header"/>
    <w:basedOn w:val="Normal"/>
    <w:link w:val="HeaderChar"/>
    <w:uiPriority w:val="99"/>
    <w:unhideWhenUsed/>
    <w:rsid w:val="00C02242"/>
    <w:pPr>
      <w:tabs>
        <w:tab w:val="center" w:pos="4680"/>
        <w:tab w:val="right" w:pos="9360"/>
      </w:tabs>
    </w:pPr>
  </w:style>
  <w:style w:type="character" w:customStyle="1" w:styleId="HeaderChar">
    <w:name w:val="Header Char"/>
    <w:basedOn w:val="DefaultParagraphFont"/>
    <w:link w:val="Header"/>
    <w:uiPriority w:val="99"/>
    <w:rsid w:val="00C02242"/>
  </w:style>
  <w:style w:type="paragraph" w:styleId="Footer">
    <w:name w:val="footer"/>
    <w:basedOn w:val="Normal"/>
    <w:link w:val="FooterChar"/>
    <w:uiPriority w:val="99"/>
    <w:unhideWhenUsed/>
    <w:rsid w:val="00C02242"/>
    <w:pPr>
      <w:tabs>
        <w:tab w:val="center" w:pos="4680"/>
        <w:tab w:val="right" w:pos="9360"/>
      </w:tabs>
    </w:pPr>
  </w:style>
  <w:style w:type="character" w:customStyle="1" w:styleId="FooterChar">
    <w:name w:val="Footer Char"/>
    <w:basedOn w:val="DefaultParagraphFont"/>
    <w:link w:val="Footer"/>
    <w:uiPriority w:val="99"/>
    <w:rsid w:val="00C02242"/>
  </w:style>
  <w:style w:type="paragraph" w:styleId="Subtitle">
    <w:name w:val="Subtitle"/>
    <w:basedOn w:val="Normal"/>
    <w:next w:val="Normal"/>
    <w:link w:val="SubtitleChar"/>
    <w:uiPriority w:val="11"/>
    <w:qFormat/>
    <w:rsid w:val="00DD3AC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3ACC"/>
    <w:rPr>
      <w:rFonts w:eastAsiaTheme="minorEastAsia"/>
      <w:color w:val="5A5A5A" w:themeColor="text1" w:themeTint="A5"/>
      <w:spacing w:val="15"/>
    </w:rPr>
  </w:style>
  <w:style w:type="paragraph" w:styleId="Revision">
    <w:name w:val="Revision"/>
    <w:hidden/>
    <w:uiPriority w:val="99"/>
    <w:semiHidden/>
    <w:rsid w:val="00954002"/>
    <w:pPr>
      <w:spacing w:after="0" w:line="240" w:lineRule="auto"/>
    </w:pPr>
  </w:style>
  <w:style w:type="paragraph" w:customStyle="1" w:styleId="Default">
    <w:name w:val="Default"/>
    <w:rsid w:val="00185ACB"/>
    <w:pPr>
      <w:autoSpaceDE w:val="0"/>
      <w:autoSpaceDN w:val="0"/>
      <w:adjustRightInd w:val="0"/>
      <w:spacing w:after="0" w:line="240" w:lineRule="auto"/>
    </w:pPr>
    <w:rPr>
      <w:rFonts w:ascii="Scala Sans Offc" w:hAnsi="Scala Sans Offc" w:cs="Scala Sans Offc"/>
      <w:color w:val="000000"/>
      <w:sz w:val="24"/>
      <w:szCs w:val="24"/>
    </w:rPr>
  </w:style>
  <w:style w:type="table" w:customStyle="1" w:styleId="PlainTable51">
    <w:name w:val="Plain Table 51"/>
    <w:basedOn w:val="TableNormal"/>
    <w:uiPriority w:val="45"/>
    <w:rsid w:val="0068548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68548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8548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E5319E"/>
    <w:pPr>
      <w:keepNext/>
      <w:keepLines/>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Normal"/>
    <w:next w:val="Normal"/>
    <w:autoRedefine/>
    <w:uiPriority w:val="39"/>
    <w:unhideWhenUsed/>
    <w:rsid w:val="00E5319E"/>
    <w:pPr>
      <w:spacing w:after="100"/>
      <w:ind w:left="440"/>
    </w:pPr>
  </w:style>
  <w:style w:type="paragraph" w:styleId="TOC1">
    <w:name w:val="toc 1"/>
    <w:basedOn w:val="Normal"/>
    <w:next w:val="Normal"/>
    <w:autoRedefine/>
    <w:uiPriority w:val="39"/>
    <w:unhideWhenUsed/>
    <w:rsid w:val="00E5319E"/>
    <w:pPr>
      <w:spacing w:after="100"/>
    </w:pPr>
  </w:style>
  <w:style w:type="paragraph" w:styleId="TOC2">
    <w:name w:val="toc 2"/>
    <w:basedOn w:val="Normal"/>
    <w:next w:val="Normal"/>
    <w:autoRedefine/>
    <w:uiPriority w:val="39"/>
    <w:unhideWhenUsed/>
    <w:rsid w:val="00E5319E"/>
    <w:pPr>
      <w:spacing w:after="100"/>
      <w:ind w:left="220"/>
    </w:pPr>
  </w:style>
  <w:style w:type="paragraph" w:styleId="TOC4">
    <w:name w:val="toc 4"/>
    <w:basedOn w:val="Normal"/>
    <w:next w:val="Normal"/>
    <w:autoRedefine/>
    <w:uiPriority w:val="39"/>
    <w:unhideWhenUsed/>
    <w:rsid w:val="00E5319E"/>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E5319E"/>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E5319E"/>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E5319E"/>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E5319E"/>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E5319E"/>
    <w:pPr>
      <w:spacing w:after="100" w:line="259" w:lineRule="auto"/>
      <w:ind w:left="1760"/>
    </w:pPr>
    <w:rPr>
      <w:rFonts w:asciiTheme="minorHAnsi" w:eastAsiaTheme="minorEastAsia" w:hAnsiTheme="minorHAnsi"/>
    </w:rPr>
  </w:style>
  <w:style w:type="table" w:styleId="TableGrid">
    <w:name w:val="Table Grid"/>
    <w:basedOn w:val="TableNormal"/>
    <w:uiPriority w:val="59"/>
    <w:rsid w:val="009C1F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2">
    <w:name w:val="Plain Table 32"/>
    <w:basedOn w:val="TableNormal"/>
    <w:uiPriority w:val="43"/>
    <w:rsid w:val="009C1F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5Char">
    <w:name w:val="Heading 5 Char"/>
    <w:basedOn w:val="DefaultParagraphFont"/>
    <w:link w:val="Heading5"/>
    <w:uiPriority w:val="9"/>
    <w:rsid w:val="00332016"/>
    <w:rPr>
      <w:rFonts w:asciiTheme="majorHAnsi" w:eastAsiaTheme="majorEastAsia" w:hAnsiTheme="majorHAnsi" w:cstheme="majorBidi"/>
      <w:color w:val="365F91" w:themeColor="accent1" w:themeShade="BF"/>
    </w:rPr>
  </w:style>
  <w:style w:type="paragraph" w:customStyle="1" w:styleId="3vff3xh4yd">
    <w:name w:val="_3vff3xh4yd"/>
    <w:basedOn w:val="Normal"/>
    <w:rsid w:val="00765E85"/>
    <w:pPr>
      <w:spacing w:before="100" w:beforeAutospacing="1" w:after="100" w:afterAutospacing="1"/>
    </w:pPr>
    <w:rPr>
      <w:rFonts w:ascii="Times New Roman" w:eastAsia="Times New Roman" w:hAnsi="Times New Roman" w:cs="Times New Roman"/>
      <w:sz w:val="24"/>
      <w:szCs w:val="24"/>
    </w:rPr>
  </w:style>
  <w:style w:type="character" w:styleId="SubtleEmphasis">
    <w:name w:val="Subtle Emphasis"/>
    <w:uiPriority w:val="19"/>
    <w:qFormat/>
    <w:rsid w:val="005D32EF"/>
    <w:rPr>
      <w:rFonts w:ascii="Goudy Old Style" w:hAnsi="Goudy Old Sty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DDC"/>
    <w:pPr>
      <w:spacing w:after="0" w:line="240" w:lineRule="auto"/>
    </w:pPr>
    <w:rPr>
      <w:rFonts w:ascii="Goudy Old Style" w:hAnsi="Goudy Old Style"/>
    </w:rPr>
  </w:style>
  <w:style w:type="paragraph" w:styleId="Heading1">
    <w:name w:val="heading 1"/>
    <w:basedOn w:val="Normal"/>
    <w:link w:val="Heading1Char"/>
    <w:uiPriority w:val="9"/>
    <w:qFormat/>
    <w:rsid w:val="00101451"/>
    <w:pPr>
      <w:outlineLvl w:val="0"/>
    </w:pPr>
    <w:rPr>
      <w:rFonts w:eastAsia="Times New Roman" w:cs="Times New Roman"/>
      <w:b/>
      <w:bCs/>
      <w:kern w:val="36"/>
      <w:sz w:val="48"/>
      <w:szCs w:val="48"/>
    </w:rPr>
  </w:style>
  <w:style w:type="paragraph" w:styleId="Heading2">
    <w:name w:val="heading 2"/>
    <w:basedOn w:val="Normal"/>
    <w:link w:val="Heading2Char"/>
    <w:uiPriority w:val="9"/>
    <w:qFormat/>
    <w:rsid w:val="00101451"/>
    <w:pPr>
      <w:outlineLvl w:val="1"/>
    </w:pPr>
    <w:rPr>
      <w:rFonts w:eastAsia="Times New Roman" w:cs="Times New Roman"/>
      <w:b/>
      <w:bCs/>
      <w:sz w:val="36"/>
      <w:szCs w:val="36"/>
    </w:rPr>
  </w:style>
  <w:style w:type="paragraph" w:styleId="Heading3">
    <w:name w:val="heading 3"/>
    <w:basedOn w:val="Normal"/>
    <w:link w:val="Heading3Char"/>
    <w:uiPriority w:val="9"/>
    <w:qFormat/>
    <w:rsid w:val="001C2C91"/>
    <w:pPr>
      <w:outlineLvl w:val="2"/>
    </w:pPr>
    <w:rPr>
      <w:rFonts w:eastAsia="Times New Roman" w:cs="Times New Roman"/>
      <w:b/>
      <w:bCs/>
      <w:color w:val="4F81BD" w:themeColor="accent1"/>
      <w:sz w:val="24"/>
      <w:szCs w:val="27"/>
    </w:rPr>
  </w:style>
  <w:style w:type="paragraph" w:styleId="Heading4">
    <w:name w:val="heading 4"/>
    <w:basedOn w:val="Normal"/>
    <w:link w:val="Heading4Char"/>
    <w:uiPriority w:val="9"/>
    <w:qFormat/>
    <w:rsid w:val="00484192"/>
    <w:pPr>
      <w:contextualSpacing/>
      <w:outlineLvl w:val="3"/>
    </w:pPr>
    <w:rPr>
      <w:rFonts w:eastAsia="Times New Roman" w:cstheme="minorHAnsi"/>
      <w:color w:val="2E75B5"/>
      <w:sz w:val="24"/>
      <w:szCs w:val="24"/>
    </w:rPr>
  </w:style>
  <w:style w:type="paragraph" w:styleId="Heading5">
    <w:name w:val="heading 5"/>
    <w:basedOn w:val="Normal"/>
    <w:next w:val="Normal"/>
    <w:link w:val="Heading5Char"/>
    <w:uiPriority w:val="9"/>
    <w:unhideWhenUsed/>
    <w:qFormat/>
    <w:rsid w:val="0033201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25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25E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01451"/>
    <w:rPr>
      <w:rFonts w:ascii="Goudy Old Style" w:eastAsia="Times New Roman" w:hAnsi="Goudy Old Style" w:cs="Times New Roman"/>
      <w:b/>
      <w:bCs/>
      <w:kern w:val="36"/>
      <w:sz w:val="48"/>
      <w:szCs w:val="48"/>
    </w:rPr>
  </w:style>
  <w:style w:type="character" w:customStyle="1" w:styleId="Heading2Char">
    <w:name w:val="Heading 2 Char"/>
    <w:basedOn w:val="DefaultParagraphFont"/>
    <w:link w:val="Heading2"/>
    <w:uiPriority w:val="9"/>
    <w:rsid w:val="00101451"/>
    <w:rPr>
      <w:rFonts w:ascii="Goudy Old Style" w:eastAsia="Times New Roman" w:hAnsi="Goudy Old Style" w:cs="Times New Roman"/>
      <w:b/>
      <w:bCs/>
      <w:sz w:val="36"/>
      <w:szCs w:val="36"/>
    </w:rPr>
  </w:style>
  <w:style w:type="character" w:customStyle="1" w:styleId="Heading3Char">
    <w:name w:val="Heading 3 Char"/>
    <w:basedOn w:val="DefaultParagraphFont"/>
    <w:link w:val="Heading3"/>
    <w:uiPriority w:val="9"/>
    <w:rsid w:val="001C2C91"/>
    <w:rPr>
      <w:rFonts w:ascii="Goudy Old Style" w:eastAsia="Times New Roman" w:hAnsi="Goudy Old Style" w:cs="Times New Roman"/>
      <w:b/>
      <w:bCs/>
      <w:color w:val="4F81BD" w:themeColor="accent1"/>
      <w:sz w:val="24"/>
      <w:szCs w:val="27"/>
    </w:rPr>
  </w:style>
  <w:style w:type="character" w:customStyle="1" w:styleId="Heading4Char">
    <w:name w:val="Heading 4 Char"/>
    <w:basedOn w:val="DefaultParagraphFont"/>
    <w:link w:val="Heading4"/>
    <w:uiPriority w:val="9"/>
    <w:rsid w:val="00484192"/>
    <w:rPr>
      <w:rFonts w:ascii="Goudy Old Style" w:eastAsia="Times New Roman" w:hAnsi="Goudy Old Style" w:cstheme="minorHAnsi"/>
      <w:color w:val="2E75B5"/>
      <w:sz w:val="24"/>
      <w:szCs w:val="24"/>
    </w:rPr>
  </w:style>
  <w:style w:type="paragraph" w:styleId="NormalWeb">
    <w:name w:val="Normal (Web)"/>
    <w:basedOn w:val="Normal"/>
    <w:uiPriority w:val="99"/>
    <w:unhideWhenUsed/>
    <w:rsid w:val="00AB25E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B25EF"/>
    <w:rPr>
      <w:color w:val="0000FF"/>
      <w:u w:val="single"/>
    </w:rPr>
  </w:style>
  <w:style w:type="character" w:styleId="FollowedHyperlink">
    <w:name w:val="FollowedHyperlink"/>
    <w:basedOn w:val="DefaultParagraphFont"/>
    <w:uiPriority w:val="99"/>
    <w:semiHidden/>
    <w:unhideWhenUsed/>
    <w:rsid w:val="00AB25EF"/>
    <w:rPr>
      <w:color w:val="800080"/>
      <w:u w:val="single"/>
    </w:rPr>
  </w:style>
  <w:style w:type="paragraph" w:styleId="NoSpacing">
    <w:name w:val="No Spacing"/>
    <w:uiPriority w:val="1"/>
    <w:qFormat/>
    <w:rsid w:val="009D33F0"/>
    <w:pPr>
      <w:spacing w:after="0" w:line="240" w:lineRule="auto"/>
    </w:pPr>
  </w:style>
  <w:style w:type="paragraph" w:styleId="BalloonText">
    <w:name w:val="Balloon Text"/>
    <w:basedOn w:val="Normal"/>
    <w:link w:val="BalloonTextChar"/>
    <w:uiPriority w:val="99"/>
    <w:semiHidden/>
    <w:unhideWhenUsed/>
    <w:rsid w:val="009D33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33F0"/>
    <w:rPr>
      <w:rFonts w:ascii="Segoe UI" w:hAnsi="Segoe UI" w:cs="Segoe UI"/>
      <w:sz w:val="18"/>
      <w:szCs w:val="18"/>
    </w:rPr>
  </w:style>
  <w:style w:type="paragraph" w:styleId="ListParagraph">
    <w:name w:val="List Paragraph"/>
    <w:basedOn w:val="Normal"/>
    <w:uiPriority w:val="34"/>
    <w:qFormat/>
    <w:rsid w:val="00F77455"/>
    <w:pPr>
      <w:ind w:left="720"/>
      <w:contextualSpacing/>
    </w:pPr>
  </w:style>
  <w:style w:type="paragraph" w:styleId="Header">
    <w:name w:val="header"/>
    <w:basedOn w:val="Normal"/>
    <w:link w:val="HeaderChar"/>
    <w:uiPriority w:val="99"/>
    <w:unhideWhenUsed/>
    <w:rsid w:val="00C02242"/>
    <w:pPr>
      <w:tabs>
        <w:tab w:val="center" w:pos="4680"/>
        <w:tab w:val="right" w:pos="9360"/>
      </w:tabs>
    </w:pPr>
  </w:style>
  <w:style w:type="character" w:customStyle="1" w:styleId="HeaderChar">
    <w:name w:val="Header Char"/>
    <w:basedOn w:val="DefaultParagraphFont"/>
    <w:link w:val="Header"/>
    <w:uiPriority w:val="99"/>
    <w:rsid w:val="00C02242"/>
  </w:style>
  <w:style w:type="paragraph" w:styleId="Footer">
    <w:name w:val="footer"/>
    <w:basedOn w:val="Normal"/>
    <w:link w:val="FooterChar"/>
    <w:uiPriority w:val="99"/>
    <w:unhideWhenUsed/>
    <w:rsid w:val="00C02242"/>
    <w:pPr>
      <w:tabs>
        <w:tab w:val="center" w:pos="4680"/>
        <w:tab w:val="right" w:pos="9360"/>
      </w:tabs>
    </w:pPr>
  </w:style>
  <w:style w:type="character" w:customStyle="1" w:styleId="FooterChar">
    <w:name w:val="Footer Char"/>
    <w:basedOn w:val="DefaultParagraphFont"/>
    <w:link w:val="Footer"/>
    <w:uiPriority w:val="99"/>
    <w:rsid w:val="00C02242"/>
  </w:style>
  <w:style w:type="paragraph" w:styleId="Subtitle">
    <w:name w:val="Subtitle"/>
    <w:basedOn w:val="Normal"/>
    <w:next w:val="Normal"/>
    <w:link w:val="SubtitleChar"/>
    <w:uiPriority w:val="11"/>
    <w:qFormat/>
    <w:rsid w:val="00DD3AC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3ACC"/>
    <w:rPr>
      <w:rFonts w:eastAsiaTheme="minorEastAsia"/>
      <w:color w:val="5A5A5A" w:themeColor="text1" w:themeTint="A5"/>
      <w:spacing w:val="15"/>
    </w:rPr>
  </w:style>
  <w:style w:type="paragraph" w:styleId="Revision">
    <w:name w:val="Revision"/>
    <w:hidden/>
    <w:uiPriority w:val="99"/>
    <w:semiHidden/>
    <w:rsid w:val="00954002"/>
    <w:pPr>
      <w:spacing w:after="0" w:line="240" w:lineRule="auto"/>
    </w:pPr>
  </w:style>
  <w:style w:type="paragraph" w:customStyle="1" w:styleId="Default">
    <w:name w:val="Default"/>
    <w:rsid w:val="00185ACB"/>
    <w:pPr>
      <w:autoSpaceDE w:val="0"/>
      <w:autoSpaceDN w:val="0"/>
      <w:adjustRightInd w:val="0"/>
      <w:spacing w:after="0" w:line="240" w:lineRule="auto"/>
    </w:pPr>
    <w:rPr>
      <w:rFonts w:ascii="Scala Sans Offc" w:hAnsi="Scala Sans Offc" w:cs="Scala Sans Offc"/>
      <w:color w:val="000000"/>
      <w:sz w:val="24"/>
      <w:szCs w:val="24"/>
    </w:rPr>
  </w:style>
  <w:style w:type="table" w:customStyle="1" w:styleId="PlainTable51">
    <w:name w:val="Plain Table 51"/>
    <w:basedOn w:val="TableNormal"/>
    <w:uiPriority w:val="45"/>
    <w:rsid w:val="0068548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68548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8548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E5319E"/>
    <w:pPr>
      <w:keepNext/>
      <w:keepLines/>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Normal"/>
    <w:next w:val="Normal"/>
    <w:autoRedefine/>
    <w:uiPriority w:val="39"/>
    <w:unhideWhenUsed/>
    <w:rsid w:val="00E5319E"/>
    <w:pPr>
      <w:spacing w:after="100"/>
      <w:ind w:left="440"/>
    </w:pPr>
  </w:style>
  <w:style w:type="paragraph" w:styleId="TOC1">
    <w:name w:val="toc 1"/>
    <w:basedOn w:val="Normal"/>
    <w:next w:val="Normal"/>
    <w:autoRedefine/>
    <w:uiPriority w:val="39"/>
    <w:unhideWhenUsed/>
    <w:rsid w:val="00E5319E"/>
    <w:pPr>
      <w:spacing w:after="100"/>
    </w:pPr>
  </w:style>
  <w:style w:type="paragraph" w:styleId="TOC2">
    <w:name w:val="toc 2"/>
    <w:basedOn w:val="Normal"/>
    <w:next w:val="Normal"/>
    <w:autoRedefine/>
    <w:uiPriority w:val="39"/>
    <w:unhideWhenUsed/>
    <w:rsid w:val="00E5319E"/>
    <w:pPr>
      <w:spacing w:after="100"/>
      <w:ind w:left="220"/>
    </w:pPr>
  </w:style>
  <w:style w:type="paragraph" w:styleId="TOC4">
    <w:name w:val="toc 4"/>
    <w:basedOn w:val="Normal"/>
    <w:next w:val="Normal"/>
    <w:autoRedefine/>
    <w:uiPriority w:val="39"/>
    <w:unhideWhenUsed/>
    <w:rsid w:val="00E5319E"/>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E5319E"/>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E5319E"/>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E5319E"/>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E5319E"/>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E5319E"/>
    <w:pPr>
      <w:spacing w:after="100" w:line="259" w:lineRule="auto"/>
      <w:ind w:left="1760"/>
    </w:pPr>
    <w:rPr>
      <w:rFonts w:asciiTheme="minorHAnsi" w:eastAsiaTheme="minorEastAsia" w:hAnsiTheme="minorHAnsi"/>
    </w:rPr>
  </w:style>
  <w:style w:type="table" w:styleId="TableGrid">
    <w:name w:val="Table Grid"/>
    <w:basedOn w:val="TableNormal"/>
    <w:uiPriority w:val="59"/>
    <w:rsid w:val="009C1F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2">
    <w:name w:val="Plain Table 32"/>
    <w:basedOn w:val="TableNormal"/>
    <w:uiPriority w:val="43"/>
    <w:rsid w:val="009C1F8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5Char">
    <w:name w:val="Heading 5 Char"/>
    <w:basedOn w:val="DefaultParagraphFont"/>
    <w:link w:val="Heading5"/>
    <w:uiPriority w:val="9"/>
    <w:rsid w:val="00332016"/>
    <w:rPr>
      <w:rFonts w:asciiTheme="majorHAnsi" w:eastAsiaTheme="majorEastAsia" w:hAnsiTheme="majorHAnsi" w:cstheme="majorBidi"/>
      <w:color w:val="365F91" w:themeColor="accent1" w:themeShade="BF"/>
    </w:rPr>
  </w:style>
  <w:style w:type="paragraph" w:customStyle="1" w:styleId="3vff3xh4yd">
    <w:name w:val="_3vff3xh4yd"/>
    <w:basedOn w:val="Normal"/>
    <w:rsid w:val="00765E85"/>
    <w:pPr>
      <w:spacing w:before="100" w:beforeAutospacing="1" w:after="100" w:afterAutospacing="1"/>
    </w:pPr>
    <w:rPr>
      <w:rFonts w:ascii="Times New Roman" w:eastAsia="Times New Roman" w:hAnsi="Times New Roman" w:cs="Times New Roman"/>
      <w:sz w:val="24"/>
      <w:szCs w:val="24"/>
    </w:rPr>
  </w:style>
  <w:style w:type="character" w:styleId="SubtleEmphasis">
    <w:name w:val="Subtle Emphasis"/>
    <w:uiPriority w:val="19"/>
    <w:qFormat/>
    <w:rsid w:val="005D32EF"/>
    <w:rPr>
      <w:rFonts w:ascii="Goudy Old Style" w:hAnsi="Goudy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1311">
      <w:bodyDiv w:val="1"/>
      <w:marLeft w:val="0"/>
      <w:marRight w:val="0"/>
      <w:marTop w:val="0"/>
      <w:marBottom w:val="0"/>
      <w:divBdr>
        <w:top w:val="none" w:sz="0" w:space="0" w:color="auto"/>
        <w:left w:val="none" w:sz="0" w:space="0" w:color="auto"/>
        <w:bottom w:val="none" w:sz="0" w:space="0" w:color="auto"/>
        <w:right w:val="none" w:sz="0" w:space="0" w:color="auto"/>
      </w:divBdr>
    </w:div>
    <w:div w:id="27949540">
      <w:bodyDiv w:val="1"/>
      <w:marLeft w:val="0"/>
      <w:marRight w:val="0"/>
      <w:marTop w:val="0"/>
      <w:marBottom w:val="0"/>
      <w:divBdr>
        <w:top w:val="none" w:sz="0" w:space="0" w:color="auto"/>
        <w:left w:val="none" w:sz="0" w:space="0" w:color="auto"/>
        <w:bottom w:val="none" w:sz="0" w:space="0" w:color="auto"/>
        <w:right w:val="none" w:sz="0" w:space="0" w:color="auto"/>
      </w:divBdr>
    </w:div>
    <w:div w:id="31542219">
      <w:bodyDiv w:val="1"/>
      <w:marLeft w:val="0"/>
      <w:marRight w:val="0"/>
      <w:marTop w:val="0"/>
      <w:marBottom w:val="0"/>
      <w:divBdr>
        <w:top w:val="none" w:sz="0" w:space="0" w:color="auto"/>
        <w:left w:val="none" w:sz="0" w:space="0" w:color="auto"/>
        <w:bottom w:val="none" w:sz="0" w:space="0" w:color="auto"/>
        <w:right w:val="none" w:sz="0" w:space="0" w:color="auto"/>
      </w:divBdr>
    </w:div>
    <w:div w:id="54205116">
      <w:bodyDiv w:val="1"/>
      <w:marLeft w:val="0"/>
      <w:marRight w:val="0"/>
      <w:marTop w:val="0"/>
      <w:marBottom w:val="0"/>
      <w:divBdr>
        <w:top w:val="none" w:sz="0" w:space="0" w:color="auto"/>
        <w:left w:val="none" w:sz="0" w:space="0" w:color="auto"/>
        <w:bottom w:val="none" w:sz="0" w:space="0" w:color="auto"/>
        <w:right w:val="none" w:sz="0" w:space="0" w:color="auto"/>
      </w:divBdr>
    </w:div>
    <w:div w:id="64375895">
      <w:bodyDiv w:val="1"/>
      <w:marLeft w:val="0"/>
      <w:marRight w:val="0"/>
      <w:marTop w:val="0"/>
      <w:marBottom w:val="0"/>
      <w:divBdr>
        <w:top w:val="none" w:sz="0" w:space="0" w:color="auto"/>
        <w:left w:val="none" w:sz="0" w:space="0" w:color="auto"/>
        <w:bottom w:val="none" w:sz="0" w:space="0" w:color="auto"/>
        <w:right w:val="none" w:sz="0" w:space="0" w:color="auto"/>
      </w:divBdr>
    </w:div>
    <w:div w:id="71708527">
      <w:bodyDiv w:val="1"/>
      <w:marLeft w:val="0"/>
      <w:marRight w:val="0"/>
      <w:marTop w:val="0"/>
      <w:marBottom w:val="0"/>
      <w:divBdr>
        <w:top w:val="none" w:sz="0" w:space="0" w:color="auto"/>
        <w:left w:val="none" w:sz="0" w:space="0" w:color="auto"/>
        <w:bottom w:val="none" w:sz="0" w:space="0" w:color="auto"/>
        <w:right w:val="none" w:sz="0" w:space="0" w:color="auto"/>
      </w:divBdr>
      <w:divsChild>
        <w:div w:id="807748406">
          <w:marLeft w:val="300"/>
          <w:marRight w:val="0"/>
          <w:marTop w:val="0"/>
          <w:marBottom w:val="0"/>
          <w:divBdr>
            <w:top w:val="none" w:sz="0" w:space="0" w:color="auto"/>
            <w:left w:val="none" w:sz="0" w:space="0" w:color="auto"/>
            <w:bottom w:val="none" w:sz="0" w:space="0" w:color="auto"/>
            <w:right w:val="none" w:sz="0" w:space="0" w:color="auto"/>
          </w:divBdr>
          <w:divsChild>
            <w:div w:id="144264955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74671912">
      <w:bodyDiv w:val="1"/>
      <w:marLeft w:val="0"/>
      <w:marRight w:val="0"/>
      <w:marTop w:val="0"/>
      <w:marBottom w:val="0"/>
      <w:divBdr>
        <w:top w:val="none" w:sz="0" w:space="0" w:color="auto"/>
        <w:left w:val="none" w:sz="0" w:space="0" w:color="auto"/>
        <w:bottom w:val="none" w:sz="0" w:space="0" w:color="auto"/>
        <w:right w:val="none" w:sz="0" w:space="0" w:color="auto"/>
      </w:divBdr>
    </w:div>
    <w:div w:id="96560925">
      <w:bodyDiv w:val="1"/>
      <w:marLeft w:val="0"/>
      <w:marRight w:val="0"/>
      <w:marTop w:val="0"/>
      <w:marBottom w:val="0"/>
      <w:divBdr>
        <w:top w:val="none" w:sz="0" w:space="0" w:color="auto"/>
        <w:left w:val="none" w:sz="0" w:space="0" w:color="auto"/>
        <w:bottom w:val="none" w:sz="0" w:space="0" w:color="auto"/>
        <w:right w:val="none" w:sz="0" w:space="0" w:color="auto"/>
      </w:divBdr>
    </w:div>
    <w:div w:id="101270479">
      <w:bodyDiv w:val="1"/>
      <w:marLeft w:val="0"/>
      <w:marRight w:val="0"/>
      <w:marTop w:val="0"/>
      <w:marBottom w:val="0"/>
      <w:divBdr>
        <w:top w:val="none" w:sz="0" w:space="0" w:color="auto"/>
        <w:left w:val="none" w:sz="0" w:space="0" w:color="auto"/>
        <w:bottom w:val="none" w:sz="0" w:space="0" w:color="auto"/>
        <w:right w:val="none" w:sz="0" w:space="0" w:color="auto"/>
      </w:divBdr>
    </w:div>
    <w:div w:id="133915235">
      <w:bodyDiv w:val="1"/>
      <w:marLeft w:val="0"/>
      <w:marRight w:val="0"/>
      <w:marTop w:val="0"/>
      <w:marBottom w:val="0"/>
      <w:divBdr>
        <w:top w:val="none" w:sz="0" w:space="0" w:color="auto"/>
        <w:left w:val="none" w:sz="0" w:space="0" w:color="auto"/>
        <w:bottom w:val="none" w:sz="0" w:space="0" w:color="auto"/>
        <w:right w:val="none" w:sz="0" w:space="0" w:color="auto"/>
      </w:divBdr>
      <w:divsChild>
        <w:div w:id="1276326589">
          <w:marLeft w:val="0"/>
          <w:marRight w:val="0"/>
          <w:marTop w:val="0"/>
          <w:marBottom w:val="0"/>
          <w:divBdr>
            <w:top w:val="none" w:sz="0" w:space="0" w:color="auto"/>
            <w:left w:val="none" w:sz="0" w:space="0" w:color="auto"/>
            <w:bottom w:val="none" w:sz="0" w:space="0" w:color="auto"/>
            <w:right w:val="none" w:sz="0" w:space="0" w:color="auto"/>
          </w:divBdr>
        </w:div>
      </w:divsChild>
    </w:div>
    <w:div w:id="161510896">
      <w:bodyDiv w:val="1"/>
      <w:marLeft w:val="0"/>
      <w:marRight w:val="0"/>
      <w:marTop w:val="0"/>
      <w:marBottom w:val="0"/>
      <w:divBdr>
        <w:top w:val="none" w:sz="0" w:space="0" w:color="auto"/>
        <w:left w:val="none" w:sz="0" w:space="0" w:color="auto"/>
        <w:bottom w:val="none" w:sz="0" w:space="0" w:color="auto"/>
        <w:right w:val="none" w:sz="0" w:space="0" w:color="auto"/>
      </w:divBdr>
    </w:div>
    <w:div w:id="180704943">
      <w:bodyDiv w:val="1"/>
      <w:marLeft w:val="0"/>
      <w:marRight w:val="0"/>
      <w:marTop w:val="0"/>
      <w:marBottom w:val="0"/>
      <w:divBdr>
        <w:top w:val="none" w:sz="0" w:space="0" w:color="auto"/>
        <w:left w:val="none" w:sz="0" w:space="0" w:color="auto"/>
        <w:bottom w:val="none" w:sz="0" w:space="0" w:color="auto"/>
        <w:right w:val="none" w:sz="0" w:space="0" w:color="auto"/>
      </w:divBdr>
    </w:div>
    <w:div w:id="199897808">
      <w:bodyDiv w:val="1"/>
      <w:marLeft w:val="0"/>
      <w:marRight w:val="0"/>
      <w:marTop w:val="0"/>
      <w:marBottom w:val="0"/>
      <w:divBdr>
        <w:top w:val="none" w:sz="0" w:space="0" w:color="auto"/>
        <w:left w:val="none" w:sz="0" w:space="0" w:color="auto"/>
        <w:bottom w:val="none" w:sz="0" w:space="0" w:color="auto"/>
        <w:right w:val="none" w:sz="0" w:space="0" w:color="auto"/>
      </w:divBdr>
    </w:div>
    <w:div w:id="216597566">
      <w:bodyDiv w:val="1"/>
      <w:marLeft w:val="0"/>
      <w:marRight w:val="0"/>
      <w:marTop w:val="0"/>
      <w:marBottom w:val="0"/>
      <w:divBdr>
        <w:top w:val="none" w:sz="0" w:space="0" w:color="auto"/>
        <w:left w:val="none" w:sz="0" w:space="0" w:color="auto"/>
        <w:bottom w:val="none" w:sz="0" w:space="0" w:color="auto"/>
        <w:right w:val="none" w:sz="0" w:space="0" w:color="auto"/>
      </w:divBdr>
    </w:div>
    <w:div w:id="216665787">
      <w:bodyDiv w:val="1"/>
      <w:marLeft w:val="0"/>
      <w:marRight w:val="0"/>
      <w:marTop w:val="0"/>
      <w:marBottom w:val="0"/>
      <w:divBdr>
        <w:top w:val="none" w:sz="0" w:space="0" w:color="auto"/>
        <w:left w:val="none" w:sz="0" w:space="0" w:color="auto"/>
        <w:bottom w:val="none" w:sz="0" w:space="0" w:color="auto"/>
        <w:right w:val="none" w:sz="0" w:space="0" w:color="auto"/>
      </w:divBdr>
    </w:div>
    <w:div w:id="220678355">
      <w:bodyDiv w:val="1"/>
      <w:marLeft w:val="0"/>
      <w:marRight w:val="0"/>
      <w:marTop w:val="0"/>
      <w:marBottom w:val="0"/>
      <w:divBdr>
        <w:top w:val="none" w:sz="0" w:space="0" w:color="auto"/>
        <w:left w:val="none" w:sz="0" w:space="0" w:color="auto"/>
        <w:bottom w:val="none" w:sz="0" w:space="0" w:color="auto"/>
        <w:right w:val="none" w:sz="0" w:space="0" w:color="auto"/>
      </w:divBdr>
    </w:div>
    <w:div w:id="241762679">
      <w:bodyDiv w:val="1"/>
      <w:marLeft w:val="0"/>
      <w:marRight w:val="0"/>
      <w:marTop w:val="0"/>
      <w:marBottom w:val="0"/>
      <w:divBdr>
        <w:top w:val="none" w:sz="0" w:space="0" w:color="auto"/>
        <w:left w:val="none" w:sz="0" w:space="0" w:color="auto"/>
        <w:bottom w:val="none" w:sz="0" w:space="0" w:color="auto"/>
        <w:right w:val="none" w:sz="0" w:space="0" w:color="auto"/>
      </w:divBdr>
    </w:div>
    <w:div w:id="244187556">
      <w:bodyDiv w:val="1"/>
      <w:marLeft w:val="0"/>
      <w:marRight w:val="0"/>
      <w:marTop w:val="0"/>
      <w:marBottom w:val="0"/>
      <w:divBdr>
        <w:top w:val="none" w:sz="0" w:space="0" w:color="auto"/>
        <w:left w:val="none" w:sz="0" w:space="0" w:color="auto"/>
        <w:bottom w:val="none" w:sz="0" w:space="0" w:color="auto"/>
        <w:right w:val="none" w:sz="0" w:space="0" w:color="auto"/>
      </w:divBdr>
    </w:div>
    <w:div w:id="253317610">
      <w:bodyDiv w:val="1"/>
      <w:marLeft w:val="0"/>
      <w:marRight w:val="0"/>
      <w:marTop w:val="0"/>
      <w:marBottom w:val="0"/>
      <w:divBdr>
        <w:top w:val="none" w:sz="0" w:space="0" w:color="auto"/>
        <w:left w:val="none" w:sz="0" w:space="0" w:color="auto"/>
        <w:bottom w:val="none" w:sz="0" w:space="0" w:color="auto"/>
        <w:right w:val="none" w:sz="0" w:space="0" w:color="auto"/>
      </w:divBdr>
    </w:div>
    <w:div w:id="277224413">
      <w:bodyDiv w:val="1"/>
      <w:marLeft w:val="0"/>
      <w:marRight w:val="0"/>
      <w:marTop w:val="0"/>
      <w:marBottom w:val="0"/>
      <w:divBdr>
        <w:top w:val="none" w:sz="0" w:space="0" w:color="auto"/>
        <w:left w:val="none" w:sz="0" w:space="0" w:color="auto"/>
        <w:bottom w:val="none" w:sz="0" w:space="0" w:color="auto"/>
        <w:right w:val="none" w:sz="0" w:space="0" w:color="auto"/>
      </w:divBdr>
    </w:div>
    <w:div w:id="311914686">
      <w:bodyDiv w:val="1"/>
      <w:marLeft w:val="0"/>
      <w:marRight w:val="0"/>
      <w:marTop w:val="0"/>
      <w:marBottom w:val="0"/>
      <w:divBdr>
        <w:top w:val="none" w:sz="0" w:space="0" w:color="auto"/>
        <w:left w:val="none" w:sz="0" w:space="0" w:color="auto"/>
        <w:bottom w:val="none" w:sz="0" w:space="0" w:color="auto"/>
        <w:right w:val="none" w:sz="0" w:space="0" w:color="auto"/>
      </w:divBdr>
    </w:div>
    <w:div w:id="327369041">
      <w:bodyDiv w:val="1"/>
      <w:marLeft w:val="0"/>
      <w:marRight w:val="0"/>
      <w:marTop w:val="0"/>
      <w:marBottom w:val="0"/>
      <w:divBdr>
        <w:top w:val="none" w:sz="0" w:space="0" w:color="auto"/>
        <w:left w:val="none" w:sz="0" w:space="0" w:color="auto"/>
        <w:bottom w:val="none" w:sz="0" w:space="0" w:color="auto"/>
        <w:right w:val="none" w:sz="0" w:space="0" w:color="auto"/>
      </w:divBdr>
    </w:div>
    <w:div w:id="357005815">
      <w:bodyDiv w:val="1"/>
      <w:marLeft w:val="0"/>
      <w:marRight w:val="0"/>
      <w:marTop w:val="0"/>
      <w:marBottom w:val="0"/>
      <w:divBdr>
        <w:top w:val="none" w:sz="0" w:space="0" w:color="auto"/>
        <w:left w:val="none" w:sz="0" w:space="0" w:color="auto"/>
        <w:bottom w:val="none" w:sz="0" w:space="0" w:color="auto"/>
        <w:right w:val="none" w:sz="0" w:space="0" w:color="auto"/>
      </w:divBdr>
      <w:divsChild>
        <w:div w:id="1970089864">
          <w:marLeft w:val="0"/>
          <w:marRight w:val="0"/>
          <w:marTop w:val="0"/>
          <w:marBottom w:val="0"/>
          <w:divBdr>
            <w:top w:val="none" w:sz="0" w:space="0" w:color="auto"/>
            <w:left w:val="none" w:sz="0" w:space="0" w:color="auto"/>
            <w:bottom w:val="none" w:sz="0" w:space="0" w:color="auto"/>
            <w:right w:val="none" w:sz="0" w:space="0" w:color="auto"/>
          </w:divBdr>
        </w:div>
      </w:divsChild>
    </w:div>
    <w:div w:id="375473132">
      <w:bodyDiv w:val="1"/>
      <w:marLeft w:val="0"/>
      <w:marRight w:val="0"/>
      <w:marTop w:val="0"/>
      <w:marBottom w:val="0"/>
      <w:divBdr>
        <w:top w:val="none" w:sz="0" w:space="0" w:color="auto"/>
        <w:left w:val="none" w:sz="0" w:space="0" w:color="auto"/>
        <w:bottom w:val="none" w:sz="0" w:space="0" w:color="auto"/>
        <w:right w:val="none" w:sz="0" w:space="0" w:color="auto"/>
      </w:divBdr>
      <w:divsChild>
        <w:div w:id="1896115261">
          <w:marLeft w:val="0"/>
          <w:marRight w:val="0"/>
          <w:marTop w:val="0"/>
          <w:marBottom w:val="0"/>
          <w:divBdr>
            <w:top w:val="none" w:sz="0" w:space="0" w:color="auto"/>
            <w:left w:val="none" w:sz="0" w:space="0" w:color="auto"/>
            <w:bottom w:val="none" w:sz="0" w:space="0" w:color="auto"/>
            <w:right w:val="none" w:sz="0" w:space="0" w:color="auto"/>
          </w:divBdr>
        </w:div>
      </w:divsChild>
    </w:div>
    <w:div w:id="391274732">
      <w:bodyDiv w:val="1"/>
      <w:marLeft w:val="0"/>
      <w:marRight w:val="0"/>
      <w:marTop w:val="0"/>
      <w:marBottom w:val="0"/>
      <w:divBdr>
        <w:top w:val="none" w:sz="0" w:space="0" w:color="auto"/>
        <w:left w:val="none" w:sz="0" w:space="0" w:color="auto"/>
        <w:bottom w:val="none" w:sz="0" w:space="0" w:color="auto"/>
        <w:right w:val="none" w:sz="0" w:space="0" w:color="auto"/>
      </w:divBdr>
    </w:div>
    <w:div w:id="391661365">
      <w:bodyDiv w:val="1"/>
      <w:marLeft w:val="0"/>
      <w:marRight w:val="0"/>
      <w:marTop w:val="0"/>
      <w:marBottom w:val="0"/>
      <w:divBdr>
        <w:top w:val="none" w:sz="0" w:space="0" w:color="auto"/>
        <w:left w:val="none" w:sz="0" w:space="0" w:color="auto"/>
        <w:bottom w:val="none" w:sz="0" w:space="0" w:color="auto"/>
        <w:right w:val="none" w:sz="0" w:space="0" w:color="auto"/>
      </w:divBdr>
    </w:div>
    <w:div w:id="395319394">
      <w:bodyDiv w:val="1"/>
      <w:marLeft w:val="0"/>
      <w:marRight w:val="0"/>
      <w:marTop w:val="0"/>
      <w:marBottom w:val="0"/>
      <w:divBdr>
        <w:top w:val="none" w:sz="0" w:space="0" w:color="auto"/>
        <w:left w:val="none" w:sz="0" w:space="0" w:color="auto"/>
        <w:bottom w:val="none" w:sz="0" w:space="0" w:color="auto"/>
        <w:right w:val="none" w:sz="0" w:space="0" w:color="auto"/>
      </w:divBdr>
    </w:div>
    <w:div w:id="406732646">
      <w:bodyDiv w:val="1"/>
      <w:marLeft w:val="0"/>
      <w:marRight w:val="0"/>
      <w:marTop w:val="0"/>
      <w:marBottom w:val="0"/>
      <w:divBdr>
        <w:top w:val="none" w:sz="0" w:space="0" w:color="auto"/>
        <w:left w:val="none" w:sz="0" w:space="0" w:color="auto"/>
        <w:bottom w:val="none" w:sz="0" w:space="0" w:color="auto"/>
        <w:right w:val="none" w:sz="0" w:space="0" w:color="auto"/>
      </w:divBdr>
    </w:div>
    <w:div w:id="407458264">
      <w:bodyDiv w:val="1"/>
      <w:marLeft w:val="0"/>
      <w:marRight w:val="0"/>
      <w:marTop w:val="0"/>
      <w:marBottom w:val="0"/>
      <w:divBdr>
        <w:top w:val="none" w:sz="0" w:space="0" w:color="auto"/>
        <w:left w:val="none" w:sz="0" w:space="0" w:color="auto"/>
        <w:bottom w:val="none" w:sz="0" w:space="0" w:color="auto"/>
        <w:right w:val="none" w:sz="0" w:space="0" w:color="auto"/>
      </w:divBdr>
    </w:div>
    <w:div w:id="420687350">
      <w:bodyDiv w:val="1"/>
      <w:marLeft w:val="0"/>
      <w:marRight w:val="0"/>
      <w:marTop w:val="0"/>
      <w:marBottom w:val="0"/>
      <w:divBdr>
        <w:top w:val="none" w:sz="0" w:space="0" w:color="auto"/>
        <w:left w:val="none" w:sz="0" w:space="0" w:color="auto"/>
        <w:bottom w:val="none" w:sz="0" w:space="0" w:color="auto"/>
        <w:right w:val="none" w:sz="0" w:space="0" w:color="auto"/>
      </w:divBdr>
    </w:div>
    <w:div w:id="430513366">
      <w:bodyDiv w:val="1"/>
      <w:marLeft w:val="0"/>
      <w:marRight w:val="0"/>
      <w:marTop w:val="0"/>
      <w:marBottom w:val="0"/>
      <w:divBdr>
        <w:top w:val="none" w:sz="0" w:space="0" w:color="auto"/>
        <w:left w:val="none" w:sz="0" w:space="0" w:color="auto"/>
        <w:bottom w:val="none" w:sz="0" w:space="0" w:color="auto"/>
        <w:right w:val="none" w:sz="0" w:space="0" w:color="auto"/>
      </w:divBdr>
    </w:div>
    <w:div w:id="462310907">
      <w:bodyDiv w:val="1"/>
      <w:marLeft w:val="0"/>
      <w:marRight w:val="0"/>
      <w:marTop w:val="0"/>
      <w:marBottom w:val="0"/>
      <w:divBdr>
        <w:top w:val="none" w:sz="0" w:space="0" w:color="auto"/>
        <w:left w:val="none" w:sz="0" w:space="0" w:color="auto"/>
        <w:bottom w:val="none" w:sz="0" w:space="0" w:color="auto"/>
        <w:right w:val="none" w:sz="0" w:space="0" w:color="auto"/>
      </w:divBdr>
    </w:div>
    <w:div w:id="481043347">
      <w:bodyDiv w:val="1"/>
      <w:marLeft w:val="0"/>
      <w:marRight w:val="0"/>
      <w:marTop w:val="0"/>
      <w:marBottom w:val="0"/>
      <w:divBdr>
        <w:top w:val="none" w:sz="0" w:space="0" w:color="auto"/>
        <w:left w:val="none" w:sz="0" w:space="0" w:color="auto"/>
        <w:bottom w:val="none" w:sz="0" w:space="0" w:color="auto"/>
        <w:right w:val="none" w:sz="0" w:space="0" w:color="auto"/>
      </w:divBdr>
    </w:div>
    <w:div w:id="484900907">
      <w:bodyDiv w:val="1"/>
      <w:marLeft w:val="0"/>
      <w:marRight w:val="0"/>
      <w:marTop w:val="0"/>
      <w:marBottom w:val="0"/>
      <w:divBdr>
        <w:top w:val="none" w:sz="0" w:space="0" w:color="auto"/>
        <w:left w:val="none" w:sz="0" w:space="0" w:color="auto"/>
        <w:bottom w:val="none" w:sz="0" w:space="0" w:color="auto"/>
        <w:right w:val="none" w:sz="0" w:space="0" w:color="auto"/>
      </w:divBdr>
    </w:div>
    <w:div w:id="492989644">
      <w:bodyDiv w:val="1"/>
      <w:marLeft w:val="0"/>
      <w:marRight w:val="0"/>
      <w:marTop w:val="0"/>
      <w:marBottom w:val="0"/>
      <w:divBdr>
        <w:top w:val="none" w:sz="0" w:space="0" w:color="auto"/>
        <w:left w:val="none" w:sz="0" w:space="0" w:color="auto"/>
        <w:bottom w:val="none" w:sz="0" w:space="0" w:color="auto"/>
        <w:right w:val="none" w:sz="0" w:space="0" w:color="auto"/>
      </w:divBdr>
      <w:divsChild>
        <w:div w:id="1224095419">
          <w:marLeft w:val="0"/>
          <w:marRight w:val="0"/>
          <w:marTop w:val="0"/>
          <w:marBottom w:val="48"/>
          <w:divBdr>
            <w:top w:val="none" w:sz="0" w:space="0" w:color="auto"/>
            <w:left w:val="none" w:sz="0" w:space="0" w:color="auto"/>
            <w:bottom w:val="none" w:sz="0" w:space="0" w:color="auto"/>
            <w:right w:val="none" w:sz="0" w:space="0" w:color="auto"/>
          </w:divBdr>
          <w:divsChild>
            <w:div w:id="37707281">
              <w:marLeft w:val="0"/>
              <w:marRight w:val="0"/>
              <w:marTop w:val="0"/>
              <w:marBottom w:val="0"/>
              <w:divBdr>
                <w:top w:val="none" w:sz="0" w:space="0" w:color="auto"/>
                <w:left w:val="none" w:sz="0" w:space="0" w:color="auto"/>
                <w:bottom w:val="none" w:sz="0" w:space="0" w:color="auto"/>
                <w:right w:val="none" w:sz="0" w:space="0" w:color="auto"/>
              </w:divBdr>
              <w:divsChild>
                <w:div w:id="13253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136626">
      <w:bodyDiv w:val="1"/>
      <w:marLeft w:val="0"/>
      <w:marRight w:val="0"/>
      <w:marTop w:val="0"/>
      <w:marBottom w:val="0"/>
      <w:divBdr>
        <w:top w:val="none" w:sz="0" w:space="0" w:color="auto"/>
        <w:left w:val="none" w:sz="0" w:space="0" w:color="auto"/>
        <w:bottom w:val="none" w:sz="0" w:space="0" w:color="auto"/>
        <w:right w:val="none" w:sz="0" w:space="0" w:color="auto"/>
      </w:divBdr>
      <w:divsChild>
        <w:div w:id="895749160">
          <w:marLeft w:val="0"/>
          <w:marRight w:val="0"/>
          <w:marTop w:val="0"/>
          <w:marBottom w:val="0"/>
          <w:divBdr>
            <w:top w:val="none" w:sz="0" w:space="0" w:color="auto"/>
            <w:left w:val="none" w:sz="0" w:space="0" w:color="auto"/>
            <w:bottom w:val="none" w:sz="0" w:space="0" w:color="auto"/>
            <w:right w:val="none" w:sz="0" w:space="0" w:color="auto"/>
          </w:divBdr>
        </w:div>
        <w:div w:id="1256941949">
          <w:marLeft w:val="0"/>
          <w:marRight w:val="0"/>
          <w:marTop w:val="0"/>
          <w:marBottom w:val="0"/>
          <w:divBdr>
            <w:top w:val="none" w:sz="0" w:space="0" w:color="auto"/>
            <w:left w:val="none" w:sz="0" w:space="0" w:color="auto"/>
            <w:bottom w:val="none" w:sz="0" w:space="0" w:color="auto"/>
            <w:right w:val="none" w:sz="0" w:space="0" w:color="auto"/>
          </w:divBdr>
        </w:div>
      </w:divsChild>
    </w:div>
    <w:div w:id="538904354">
      <w:bodyDiv w:val="1"/>
      <w:marLeft w:val="0"/>
      <w:marRight w:val="0"/>
      <w:marTop w:val="0"/>
      <w:marBottom w:val="0"/>
      <w:divBdr>
        <w:top w:val="none" w:sz="0" w:space="0" w:color="auto"/>
        <w:left w:val="none" w:sz="0" w:space="0" w:color="auto"/>
        <w:bottom w:val="none" w:sz="0" w:space="0" w:color="auto"/>
        <w:right w:val="none" w:sz="0" w:space="0" w:color="auto"/>
      </w:divBdr>
    </w:div>
    <w:div w:id="565074563">
      <w:bodyDiv w:val="1"/>
      <w:marLeft w:val="0"/>
      <w:marRight w:val="0"/>
      <w:marTop w:val="0"/>
      <w:marBottom w:val="0"/>
      <w:divBdr>
        <w:top w:val="none" w:sz="0" w:space="0" w:color="auto"/>
        <w:left w:val="none" w:sz="0" w:space="0" w:color="auto"/>
        <w:bottom w:val="none" w:sz="0" w:space="0" w:color="auto"/>
        <w:right w:val="none" w:sz="0" w:space="0" w:color="auto"/>
      </w:divBdr>
    </w:div>
    <w:div w:id="598755940">
      <w:bodyDiv w:val="1"/>
      <w:marLeft w:val="0"/>
      <w:marRight w:val="0"/>
      <w:marTop w:val="0"/>
      <w:marBottom w:val="0"/>
      <w:divBdr>
        <w:top w:val="none" w:sz="0" w:space="0" w:color="auto"/>
        <w:left w:val="none" w:sz="0" w:space="0" w:color="auto"/>
        <w:bottom w:val="none" w:sz="0" w:space="0" w:color="auto"/>
        <w:right w:val="none" w:sz="0" w:space="0" w:color="auto"/>
      </w:divBdr>
    </w:div>
    <w:div w:id="608589508">
      <w:bodyDiv w:val="1"/>
      <w:marLeft w:val="0"/>
      <w:marRight w:val="0"/>
      <w:marTop w:val="0"/>
      <w:marBottom w:val="0"/>
      <w:divBdr>
        <w:top w:val="none" w:sz="0" w:space="0" w:color="auto"/>
        <w:left w:val="none" w:sz="0" w:space="0" w:color="auto"/>
        <w:bottom w:val="none" w:sz="0" w:space="0" w:color="auto"/>
        <w:right w:val="none" w:sz="0" w:space="0" w:color="auto"/>
      </w:divBdr>
      <w:divsChild>
        <w:div w:id="869954752">
          <w:marLeft w:val="0"/>
          <w:marRight w:val="0"/>
          <w:marTop w:val="0"/>
          <w:marBottom w:val="0"/>
          <w:divBdr>
            <w:top w:val="none" w:sz="0" w:space="0" w:color="auto"/>
            <w:left w:val="none" w:sz="0" w:space="0" w:color="auto"/>
            <w:bottom w:val="none" w:sz="0" w:space="0" w:color="auto"/>
            <w:right w:val="none" w:sz="0" w:space="0" w:color="auto"/>
          </w:divBdr>
          <w:divsChild>
            <w:div w:id="676346692">
              <w:marLeft w:val="0"/>
              <w:marRight w:val="0"/>
              <w:marTop w:val="0"/>
              <w:marBottom w:val="0"/>
              <w:divBdr>
                <w:top w:val="none" w:sz="0" w:space="0" w:color="auto"/>
                <w:left w:val="none" w:sz="0" w:space="0" w:color="auto"/>
                <w:bottom w:val="none" w:sz="0" w:space="0" w:color="auto"/>
                <w:right w:val="none" w:sz="0" w:space="0" w:color="auto"/>
              </w:divBdr>
              <w:divsChild>
                <w:div w:id="1003246549">
                  <w:marLeft w:val="0"/>
                  <w:marRight w:val="0"/>
                  <w:marTop w:val="0"/>
                  <w:marBottom w:val="0"/>
                  <w:divBdr>
                    <w:top w:val="none" w:sz="0" w:space="0" w:color="auto"/>
                    <w:left w:val="none" w:sz="0" w:space="0" w:color="auto"/>
                    <w:bottom w:val="none" w:sz="0" w:space="0" w:color="auto"/>
                    <w:right w:val="none" w:sz="0" w:space="0" w:color="auto"/>
                  </w:divBdr>
                  <w:divsChild>
                    <w:div w:id="450130173">
                      <w:marLeft w:val="-345"/>
                      <w:marRight w:val="0"/>
                      <w:marTop w:val="0"/>
                      <w:marBottom w:val="0"/>
                      <w:divBdr>
                        <w:top w:val="none" w:sz="0" w:space="0" w:color="auto"/>
                        <w:left w:val="none" w:sz="0" w:space="0" w:color="auto"/>
                        <w:bottom w:val="none" w:sz="0" w:space="0" w:color="auto"/>
                        <w:right w:val="none" w:sz="0" w:space="0" w:color="auto"/>
                      </w:divBdr>
                      <w:divsChild>
                        <w:div w:id="133910758">
                          <w:marLeft w:val="60"/>
                          <w:marRight w:val="0"/>
                          <w:marTop w:val="0"/>
                          <w:marBottom w:val="0"/>
                          <w:divBdr>
                            <w:top w:val="none" w:sz="0" w:space="0" w:color="auto"/>
                            <w:left w:val="none" w:sz="0" w:space="0" w:color="auto"/>
                            <w:bottom w:val="none" w:sz="0" w:space="0" w:color="auto"/>
                            <w:right w:val="none" w:sz="0" w:space="0" w:color="auto"/>
                          </w:divBdr>
                          <w:divsChild>
                            <w:div w:id="89548063">
                              <w:marLeft w:val="0"/>
                              <w:marRight w:val="0"/>
                              <w:marTop w:val="0"/>
                              <w:marBottom w:val="0"/>
                              <w:divBdr>
                                <w:top w:val="none" w:sz="0" w:space="0" w:color="auto"/>
                                <w:left w:val="none" w:sz="0" w:space="0" w:color="auto"/>
                                <w:bottom w:val="none" w:sz="0" w:space="0" w:color="auto"/>
                                <w:right w:val="none" w:sz="0" w:space="0" w:color="auto"/>
                              </w:divBdr>
                              <w:divsChild>
                                <w:div w:id="7665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549212">
      <w:bodyDiv w:val="1"/>
      <w:marLeft w:val="0"/>
      <w:marRight w:val="0"/>
      <w:marTop w:val="0"/>
      <w:marBottom w:val="0"/>
      <w:divBdr>
        <w:top w:val="none" w:sz="0" w:space="0" w:color="auto"/>
        <w:left w:val="none" w:sz="0" w:space="0" w:color="auto"/>
        <w:bottom w:val="none" w:sz="0" w:space="0" w:color="auto"/>
        <w:right w:val="none" w:sz="0" w:space="0" w:color="auto"/>
      </w:divBdr>
    </w:div>
    <w:div w:id="621611759">
      <w:bodyDiv w:val="1"/>
      <w:marLeft w:val="0"/>
      <w:marRight w:val="0"/>
      <w:marTop w:val="0"/>
      <w:marBottom w:val="0"/>
      <w:divBdr>
        <w:top w:val="none" w:sz="0" w:space="0" w:color="auto"/>
        <w:left w:val="none" w:sz="0" w:space="0" w:color="auto"/>
        <w:bottom w:val="none" w:sz="0" w:space="0" w:color="auto"/>
        <w:right w:val="none" w:sz="0" w:space="0" w:color="auto"/>
      </w:divBdr>
      <w:divsChild>
        <w:div w:id="1559971673">
          <w:marLeft w:val="0"/>
          <w:marRight w:val="0"/>
          <w:marTop w:val="0"/>
          <w:marBottom w:val="0"/>
          <w:divBdr>
            <w:top w:val="none" w:sz="0" w:space="0" w:color="auto"/>
            <w:left w:val="none" w:sz="0" w:space="0" w:color="auto"/>
            <w:bottom w:val="none" w:sz="0" w:space="0" w:color="auto"/>
            <w:right w:val="none" w:sz="0" w:space="0" w:color="auto"/>
          </w:divBdr>
          <w:divsChild>
            <w:div w:id="1283684550">
              <w:marLeft w:val="0"/>
              <w:marRight w:val="0"/>
              <w:marTop w:val="0"/>
              <w:marBottom w:val="0"/>
              <w:divBdr>
                <w:top w:val="none" w:sz="0" w:space="0" w:color="auto"/>
                <w:left w:val="none" w:sz="0" w:space="0" w:color="auto"/>
                <w:bottom w:val="none" w:sz="0" w:space="0" w:color="auto"/>
                <w:right w:val="none" w:sz="0" w:space="0" w:color="auto"/>
              </w:divBdr>
              <w:divsChild>
                <w:div w:id="863520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635513">
      <w:bodyDiv w:val="1"/>
      <w:marLeft w:val="0"/>
      <w:marRight w:val="0"/>
      <w:marTop w:val="0"/>
      <w:marBottom w:val="0"/>
      <w:divBdr>
        <w:top w:val="none" w:sz="0" w:space="0" w:color="auto"/>
        <w:left w:val="none" w:sz="0" w:space="0" w:color="auto"/>
        <w:bottom w:val="none" w:sz="0" w:space="0" w:color="auto"/>
        <w:right w:val="none" w:sz="0" w:space="0" w:color="auto"/>
      </w:divBdr>
    </w:div>
    <w:div w:id="674066313">
      <w:bodyDiv w:val="1"/>
      <w:marLeft w:val="0"/>
      <w:marRight w:val="0"/>
      <w:marTop w:val="0"/>
      <w:marBottom w:val="0"/>
      <w:divBdr>
        <w:top w:val="none" w:sz="0" w:space="0" w:color="auto"/>
        <w:left w:val="none" w:sz="0" w:space="0" w:color="auto"/>
        <w:bottom w:val="none" w:sz="0" w:space="0" w:color="auto"/>
        <w:right w:val="none" w:sz="0" w:space="0" w:color="auto"/>
      </w:divBdr>
    </w:div>
    <w:div w:id="688794928">
      <w:bodyDiv w:val="1"/>
      <w:marLeft w:val="0"/>
      <w:marRight w:val="0"/>
      <w:marTop w:val="0"/>
      <w:marBottom w:val="0"/>
      <w:divBdr>
        <w:top w:val="none" w:sz="0" w:space="0" w:color="auto"/>
        <w:left w:val="none" w:sz="0" w:space="0" w:color="auto"/>
        <w:bottom w:val="none" w:sz="0" w:space="0" w:color="auto"/>
        <w:right w:val="none" w:sz="0" w:space="0" w:color="auto"/>
      </w:divBdr>
    </w:div>
    <w:div w:id="711156985">
      <w:bodyDiv w:val="1"/>
      <w:marLeft w:val="0"/>
      <w:marRight w:val="0"/>
      <w:marTop w:val="0"/>
      <w:marBottom w:val="0"/>
      <w:divBdr>
        <w:top w:val="none" w:sz="0" w:space="0" w:color="auto"/>
        <w:left w:val="none" w:sz="0" w:space="0" w:color="auto"/>
        <w:bottom w:val="none" w:sz="0" w:space="0" w:color="auto"/>
        <w:right w:val="none" w:sz="0" w:space="0" w:color="auto"/>
      </w:divBdr>
    </w:div>
    <w:div w:id="747575262">
      <w:bodyDiv w:val="1"/>
      <w:marLeft w:val="0"/>
      <w:marRight w:val="0"/>
      <w:marTop w:val="0"/>
      <w:marBottom w:val="0"/>
      <w:divBdr>
        <w:top w:val="none" w:sz="0" w:space="0" w:color="auto"/>
        <w:left w:val="none" w:sz="0" w:space="0" w:color="auto"/>
        <w:bottom w:val="none" w:sz="0" w:space="0" w:color="auto"/>
        <w:right w:val="none" w:sz="0" w:space="0" w:color="auto"/>
      </w:divBdr>
    </w:div>
    <w:div w:id="772359806">
      <w:bodyDiv w:val="1"/>
      <w:marLeft w:val="0"/>
      <w:marRight w:val="0"/>
      <w:marTop w:val="0"/>
      <w:marBottom w:val="0"/>
      <w:divBdr>
        <w:top w:val="none" w:sz="0" w:space="0" w:color="auto"/>
        <w:left w:val="none" w:sz="0" w:space="0" w:color="auto"/>
        <w:bottom w:val="none" w:sz="0" w:space="0" w:color="auto"/>
        <w:right w:val="none" w:sz="0" w:space="0" w:color="auto"/>
      </w:divBdr>
      <w:divsChild>
        <w:div w:id="1403798774">
          <w:marLeft w:val="0"/>
          <w:marRight w:val="0"/>
          <w:marTop w:val="240"/>
          <w:marBottom w:val="240"/>
          <w:divBdr>
            <w:top w:val="none" w:sz="0" w:space="0" w:color="auto"/>
            <w:left w:val="none" w:sz="0" w:space="0" w:color="auto"/>
            <w:bottom w:val="none" w:sz="0" w:space="0" w:color="auto"/>
            <w:right w:val="none" w:sz="0" w:space="0" w:color="auto"/>
          </w:divBdr>
          <w:divsChild>
            <w:div w:id="1587760119">
              <w:marLeft w:val="0"/>
              <w:marRight w:val="0"/>
              <w:marTop w:val="0"/>
              <w:marBottom w:val="0"/>
              <w:divBdr>
                <w:top w:val="none" w:sz="0" w:space="0" w:color="auto"/>
                <w:left w:val="none" w:sz="0" w:space="0" w:color="auto"/>
                <w:bottom w:val="none" w:sz="0" w:space="0" w:color="auto"/>
                <w:right w:val="none" w:sz="0" w:space="0" w:color="auto"/>
              </w:divBdr>
              <w:divsChild>
                <w:div w:id="13117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5723">
          <w:marLeft w:val="0"/>
          <w:marRight w:val="0"/>
          <w:marTop w:val="240"/>
          <w:marBottom w:val="240"/>
          <w:divBdr>
            <w:top w:val="none" w:sz="0" w:space="0" w:color="auto"/>
            <w:left w:val="none" w:sz="0" w:space="0" w:color="auto"/>
            <w:bottom w:val="none" w:sz="0" w:space="0" w:color="auto"/>
            <w:right w:val="none" w:sz="0" w:space="0" w:color="auto"/>
          </w:divBdr>
          <w:divsChild>
            <w:div w:id="516849335">
              <w:marLeft w:val="0"/>
              <w:marRight w:val="0"/>
              <w:marTop w:val="0"/>
              <w:marBottom w:val="0"/>
              <w:divBdr>
                <w:top w:val="none" w:sz="0" w:space="0" w:color="auto"/>
                <w:left w:val="none" w:sz="0" w:space="0" w:color="auto"/>
                <w:bottom w:val="none" w:sz="0" w:space="0" w:color="auto"/>
                <w:right w:val="none" w:sz="0" w:space="0" w:color="auto"/>
              </w:divBdr>
            </w:div>
            <w:div w:id="1325745012">
              <w:marLeft w:val="0"/>
              <w:marRight w:val="0"/>
              <w:marTop w:val="0"/>
              <w:marBottom w:val="0"/>
              <w:divBdr>
                <w:top w:val="none" w:sz="0" w:space="0" w:color="auto"/>
                <w:left w:val="none" w:sz="0" w:space="0" w:color="auto"/>
                <w:bottom w:val="none" w:sz="0" w:space="0" w:color="auto"/>
                <w:right w:val="none" w:sz="0" w:space="0" w:color="auto"/>
              </w:divBdr>
              <w:divsChild>
                <w:div w:id="190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28854">
      <w:bodyDiv w:val="1"/>
      <w:marLeft w:val="0"/>
      <w:marRight w:val="0"/>
      <w:marTop w:val="0"/>
      <w:marBottom w:val="0"/>
      <w:divBdr>
        <w:top w:val="none" w:sz="0" w:space="0" w:color="auto"/>
        <w:left w:val="none" w:sz="0" w:space="0" w:color="auto"/>
        <w:bottom w:val="none" w:sz="0" w:space="0" w:color="auto"/>
        <w:right w:val="none" w:sz="0" w:space="0" w:color="auto"/>
      </w:divBdr>
    </w:div>
    <w:div w:id="794173872">
      <w:bodyDiv w:val="1"/>
      <w:marLeft w:val="0"/>
      <w:marRight w:val="0"/>
      <w:marTop w:val="0"/>
      <w:marBottom w:val="0"/>
      <w:divBdr>
        <w:top w:val="none" w:sz="0" w:space="0" w:color="auto"/>
        <w:left w:val="none" w:sz="0" w:space="0" w:color="auto"/>
        <w:bottom w:val="none" w:sz="0" w:space="0" w:color="auto"/>
        <w:right w:val="none" w:sz="0" w:space="0" w:color="auto"/>
      </w:divBdr>
    </w:div>
    <w:div w:id="794718323">
      <w:bodyDiv w:val="1"/>
      <w:marLeft w:val="0"/>
      <w:marRight w:val="0"/>
      <w:marTop w:val="0"/>
      <w:marBottom w:val="0"/>
      <w:divBdr>
        <w:top w:val="none" w:sz="0" w:space="0" w:color="auto"/>
        <w:left w:val="none" w:sz="0" w:space="0" w:color="auto"/>
        <w:bottom w:val="none" w:sz="0" w:space="0" w:color="auto"/>
        <w:right w:val="none" w:sz="0" w:space="0" w:color="auto"/>
      </w:divBdr>
      <w:divsChild>
        <w:div w:id="48698117">
          <w:marLeft w:val="120"/>
          <w:marRight w:val="75"/>
          <w:marTop w:val="150"/>
          <w:marBottom w:val="75"/>
          <w:divBdr>
            <w:top w:val="none" w:sz="0" w:space="0" w:color="auto"/>
            <w:left w:val="none" w:sz="0" w:space="0" w:color="auto"/>
            <w:bottom w:val="none" w:sz="0" w:space="0" w:color="auto"/>
            <w:right w:val="none" w:sz="0" w:space="0" w:color="auto"/>
          </w:divBdr>
          <w:divsChild>
            <w:div w:id="8039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7558">
      <w:bodyDiv w:val="1"/>
      <w:marLeft w:val="0"/>
      <w:marRight w:val="0"/>
      <w:marTop w:val="0"/>
      <w:marBottom w:val="0"/>
      <w:divBdr>
        <w:top w:val="none" w:sz="0" w:space="0" w:color="auto"/>
        <w:left w:val="none" w:sz="0" w:space="0" w:color="auto"/>
        <w:bottom w:val="none" w:sz="0" w:space="0" w:color="auto"/>
        <w:right w:val="none" w:sz="0" w:space="0" w:color="auto"/>
      </w:divBdr>
    </w:div>
    <w:div w:id="820776810">
      <w:bodyDiv w:val="1"/>
      <w:marLeft w:val="0"/>
      <w:marRight w:val="0"/>
      <w:marTop w:val="0"/>
      <w:marBottom w:val="0"/>
      <w:divBdr>
        <w:top w:val="none" w:sz="0" w:space="0" w:color="auto"/>
        <w:left w:val="none" w:sz="0" w:space="0" w:color="auto"/>
        <w:bottom w:val="none" w:sz="0" w:space="0" w:color="auto"/>
        <w:right w:val="none" w:sz="0" w:space="0" w:color="auto"/>
      </w:divBdr>
    </w:div>
    <w:div w:id="827553468">
      <w:bodyDiv w:val="1"/>
      <w:marLeft w:val="0"/>
      <w:marRight w:val="0"/>
      <w:marTop w:val="0"/>
      <w:marBottom w:val="0"/>
      <w:divBdr>
        <w:top w:val="none" w:sz="0" w:space="0" w:color="auto"/>
        <w:left w:val="none" w:sz="0" w:space="0" w:color="auto"/>
        <w:bottom w:val="none" w:sz="0" w:space="0" w:color="auto"/>
        <w:right w:val="none" w:sz="0" w:space="0" w:color="auto"/>
      </w:divBdr>
    </w:div>
    <w:div w:id="910653577">
      <w:bodyDiv w:val="1"/>
      <w:marLeft w:val="0"/>
      <w:marRight w:val="0"/>
      <w:marTop w:val="0"/>
      <w:marBottom w:val="0"/>
      <w:divBdr>
        <w:top w:val="none" w:sz="0" w:space="0" w:color="auto"/>
        <w:left w:val="none" w:sz="0" w:space="0" w:color="auto"/>
        <w:bottom w:val="none" w:sz="0" w:space="0" w:color="auto"/>
        <w:right w:val="none" w:sz="0" w:space="0" w:color="auto"/>
      </w:divBdr>
      <w:divsChild>
        <w:div w:id="2141024649">
          <w:marLeft w:val="120"/>
          <w:marRight w:val="75"/>
          <w:marTop w:val="150"/>
          <w:marBottom w:val="75"/>
          <w:divBdr>
            <w:top w:val="none" w:sz="0" w:space="0" w:color="auto"/>
            <w:left w:val="none" w:sz="0" w:space="0" w:color="auto"/>
            <w:bottom w:val="none" w:sz="0" w:space="0" w:color="auto"/>
            <w:right w:val="none" w:sz="0" w:space="0" w:color="auto"/>
          </w:divBdr>
          <w:divsChild>
            <w:div w:id="479465491">
              <w:marLeft w:val="0"/>
              <w:marRight w:val="0"/>
              <w:marTop w:val="0"/>
              <w:marBottom w:val="0"/>
              <w:divBdr>
                <w:top w:val="none" w:sz="0" w:space="0" w:color="auto"/>
                <w:left w:val="none" w:sz="0" w:space="0" w:color="auto"/>
                <w:bottom w:val="none" w:sz="0" w:space="0" w:color="auto"/>
                <w:right w:val="none" w:sz="0" w:space="0" w:color="auto"/>
              </w:divBdr>
            </w:div>
            <w:div w:id="1131167822">
              <w:marLeft w:val="0"/>
              <w:marRight w:val="0"/>
              <w:marTop w:val="0"/>
              <w:marBottom w:val="0"/>
              <w:divBdr>
                <w:top w:val="none" w:sz="0" w:space="0" w:color="auto"/>
                <w:left w:val="none" w:sz="0" w:space="0" w:color="auto"/>
                <w:bottom w:val="none" w:sz="0" w:space="0" w:color="auto"/>
                <w:right w:val="none" w:sz="0" w:space="0" w:color="auto"/>
              </w:divBdr>
            </w:div>
            <w:div w:id="14109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243">
      <w:bodyDiv w:val="1"/>
      <w:marLeft w:val="0"/>
      <w:marRight w:val="0"/>
      <w:marTop w:val="0"/>
      <w:marBottom w:val="0"/>
      <w:divBdr>
        <w:top w:val="none" w:sz="0" w:space="0" w:color="auto"/>
        <w:left w:val="none" w:sz="0" w:space="0" w:color="auto"/>
        <w:bottom w:val="none" w:sz="0" w:space="0" w:color="auto"/>
        <w:right w:val="none" w:sz="0" w:space="0" w:color="auto"/>
      </w:divBdr>
    </w:div>
    <w:div w:id="952590191">
      <w:bodyDiv w:val="1"/>
      <w:marLeft w:val="0"/>
      <w:marRight w:val="0"/>
      <w:marTop w:val="0"/>
      <w:marBottom w:val="0"/>
      <w:divBdr>
        <w:top w:val="none" w:sz="0" w:space="0" w:color="auto"/>
        <w:left w:val="none" w:sz="0" w:space="0" w:color="auto"/>
        <w:bottom w:val="none" w:sz="0" w:space="0" w:color="auto"/>
        <w:right w:val="none" w:sz="0" w:space="0" w:color="auto"/>
      </w:divBdr>
    </w:div>
    <w:div w:id="952782995">
      <w:bodyDiv w:val="1"/>
      <w:marLeft w:val="0"/>
      <w:marRight w:val="0"/>
      <w:marTop w:val="0"/>
      <w:marBottom w:val="0"/>
      <w:divBdr>
        <w:top w:val="none" w:sz="0" w:space="0" w:color="auto"/>
        <w:left w:val="none" w:sz="0" w:space="0" w:color="auto"/>
        <w:bottom w:val="none" w:sz="0" w:space="0" w:color="auto"/>
        <w:right w:val="none" w:sz="0" w:space="0" w:color="auto"/>
      </w:divBdr>
    </w:div>
    <w:div w:id="960261775">
      <w:bodyDiv w:val="1"/>
      <w:marLeft w:val="0"/>
      <w:marRight w:val="0"/>
      <w:marTop w:val="0"/>
      <w:marBottom w:val="0"/>
      <w:divBdr>
        <w:top w:val="none" w:sz="0" w:space="0" w:color="auto"/>
        <w:left w:val="none" w:sz="0" w:space="0" w:color="auto"/>
        <w:bottom w:val="none" w:sz="0" w:space="0" w:color="auto"/>
        <w:right w:val="none" w:sz="0" w:space="0" w:color="auto"/>
      </w:divBdr>
    </w:div>
    <w:div w:id="972831900">
      <w:bodyDiv w:val="1"/>
      <w:marLeft w:val="0"/>
      <w:marRight w:val="0"/>
      <w:marTop w:val="0"/>
      <w:marBottom w:val="0"/>
      <w:divBdr>
        <w:top w:val="none" w:sz="0" w:space="0" w:color="auto"/>
        <w:left w:val="none" w:sz="0" w:space="0" w:color="auto"/>
        <w:bottom w:val="none" w:sz="0" w:space="0" w:color="auto"/>
        <w:right w:val="none" w:sz="0" w:space="0" w:color="auto"/>
      </w:divBdr>
    </w:div>
    <w:div w:id="981541802">
      <w:bodyDiv w:val="1"/>
      <w:marLeft w:val="0"/>
      <w:marRight w:val="0"/>
      <w:marTop w:val="0"/>
      <w:marBottom w:val="0"/>
      <w:divBdr>
        <w:top w:val="none" w:sz="0" w:space="0" w:color="auto"/>
        <w:left w:val="none" w:sz="0" w:space="0" w:color="auto"/>
        <w:bottom w:val="none" w:sz="0" w:space="0" w:color="auto"/>
        <w:right w:val="none" w:sz="0" w:space="0" w:color="auto"/>
      </w:divBdr>
    </w:div>
    <w:div w:id="981619123">
      <w:bodyDiv w:val="1"/>
      <w:marLeft w:val="0"/>
      <w:marRight w:val="0"/>
      <w:marTop w:val="0"/>
      <w:marBottom w:val="0"/>
      <w:divBdr>
        <w:top w:val="none" w:sz="0" w:space="0" w:color="auto"/>
        <w:left w:val="none" w:sz="0" w:space="0" w:color="auto"/>
        <w:bottom w:val="none" w:sz="0" w:space="0" w:color="auto"/>
        <w:right w:val="none" w:sz="0" w:space="0" w:color="auto"/>
      </w:divBdr>
    </w:div>
    <w:div w:id="1035154800">
      <w:bodyDiv w:val="1"/>
      <w:marLeft w:val="0"/>
      <w:marRight w:val="0"/>
      <w:marTop w:val="0"/>
      <w:marBottom w:val="0"/>
      <w:divBdr>
        <w:top w:val="none" w:sz="0" w:space="0" w:color="auto"/>
        <w:left w:val="none" w:sz="0" w:space="0" w:color="auto"/>
        <w:bottom w:val="none" w:sz="0" w:space="0" w:color="auto"/>
        <w:right w:val="none" w:sz="0" w:space="0" w:color="auto"/>
      </w:divBdr>
    </w:div>
    <w:div w:id="1047414802">
      <w:bodyDiv w:val="1"/>
      <w:marLeft w:val="0"/>
      <w:marRight w:val="0"/>
      <w:marTop w:val="0"/>
      <w:marBottom w:val="0"/>
      <w:divBdr>
        <w:top w:val="none" w:sz="0" w:space="0" w:color="auto"/>
        <w:left w:val="none" w:sz="0" w:space="0" w:color="auto"/>
        <w:bottom w:val="none" w:sz="0" w:space="0" w:color="auto"/>
        <w:right w:val="none" w:sz="0" w:space="0" w:color="auto"/>
      </w:divBdr>
    </w:div>
    <w:div w:id="1049645756">
      <w:bodyDiv w:val="1"/>
      <w:marLeft w:val="0"/>
      <w:marRight w:val="0"/>
      <w:marTop w:val="0"/>
      <w:marBottom w:val="0"/>
      <w:divBdr>
        <w:top w:val="none" w:sz="0" w:space="0" w:color="auto"/>
        <w:left w:val="none" w:sz="0" w:space="0" w:color="auto"/>
        <w:bottom w:val="none" w:sz="0" w:space="0" w:color="auto"/>
        <w:right w:val="none" w:sz="0" w:space="0" w:color="auto"/>
      </w:divBdr>
    </w:div>
    <w:div w:id="1054545295">
      <w:bodyDiv w:val="1"/>
      <w:marLeft w:val="0"/>
      <w:marRight w:val="0"/>
      <w:marTop w:val="0"/>
      <w:marBottom w:val="0"/>
      <w:divBdr>
        <w:top w:val="none" w:sz="0" w:space="0" w:color="auto"/>
        <w:left w:val="none" w:sz="0" w:space="0" w:color="auto"/>
        <w:bottom w:val="none" w:sz="0" w:space="0" w:color="auto"/>
        <w:right w:val="none" w:sz="0" w:space="0" w:color="auto"/>
      </w:divBdr>
    </w:div>
    <w:div w:id="1072267238">
      <w:bodyDiv w:val="1"/>
      <w:marLeft w:val="0"/>
      <w:marRight w:val="0"/>
      <w:marTop w:val="0"/>
      <w:marBottom w:val="0"/>
      <w:divBdr>
        <w:top w:val="none" w:sz="0" w:space="0" w:color="auto"/>
        <w:left w:val="none" w:sz="0" w:space="0" w:color="auto"/>
        <w:bottom w:val="none" w:sz="0" w:space="0" w:color="auto"/>
        <w:right w:val="none" w:sz="0" w:space="0" w:color="auto"/>
      </w:divBdr>
    </w:div>
    <w:div w:id="1079012897">
      <w:bodyDiv w:val="1"/>
      <w:marLeft w:val="0"/>
      <w:marRight w:val="0"/>
      <w:marTop w:val="0"/>
      <w:marBottom w:val="0"/>
      <w:divBdr>
        <w:top w:val="none" w:sz="0" w:space="0" w:color="auto"/>
        <w:left w:val="none" w:sz="0" w:space="0" w:color="auto"/>
        <w:bottom w:val="none" w:sz="0" w:space="0" w:color="auto"/>
        <w:right w:val="none" w:sz="0" w:space="0" w:color="auto"/>
      </w:divBdr>
      <w:divsChild>
        <w:div w:id="562181847">
          <w:marLeft w:val="300"/>
          <w:marRight w:val="0"/>
          <w:marTop w:val="0"/>
          <w:marBottom w:val="150"/>
          <w:divBdr>
            <w:top w:val="none" w:sz="0" w:space="0" w:color="auto"/>
            <w:left w:val="none" w:sz="0" w:space="0" w:color="auto"/>
            <w:bottom w:val="none" w:sz="0" w:space="0" w:color="auto"/>
            <w:right w:val="none" w:sz="0" w:space="0" w:color="auto"/>
          </w:divBdr>
        </w:div>
      </w:divsChild>
    </w:div>
    <w:div w:id="1080062868">
      <w:bodyDiv w:val="1"/>
      <w:marLeft w:val="0"/>
      <w:marRight w:val="0"/>
      <w:marTop w:val="0"/>
      <w:marBottom w:val="0"/>
      <w:divBdr>
        <w:top w:val="none" w:sz="0" w:space="0" w:color="auto"/>
        <w:left w:val="none" w:sz="0" w:space="0" w:color="auto"/>
        <w:bottom w:val="none" w:sz="0" w:space="0" w:color="auto"/>
        <w:right w:val="none" w:sz="0" w:space="0" w:color="auto"/>
      </w:divBdr>
    </w:div>
    <w:div w:id="1085691187">
      <w:bodyDiv w:val="1"/>
      <w:marLeft w:val="0"/>
      <w:marRight w:val="0"/>
      <w:marTop w:val="0"/>
      <w:marBottom w:val="0"/>
      <w:divBdr>
        <w:top w:val="none" w:sz="0" w:space="0" w:color="auto"/>
        <w:left w:val="none" w:sz="0" w:space="0" w:color="auto"/>
        <w:bottom w:val="none" w:sz="0" w:space="0" w:color="auto"/>
        <w:right w:val="none" w:sz="0" w:space="0" w:color="auto"/>
      </w:divBdr>
    </w:div>
    <w:div w:id="1089699118">
      <w:bodyDiv w:val="1"/>
      <w:marLeft w:val="0"/>
      <w:marRight w:val="0"/>
      <w:marTop w:val="0"/>
      <w:marBottom w:val="0"/>
      <w:divBdr>
        <w:top w:val="none" w:sz="0" w:space="0" w:color="auto"/>
        <w:left w:val="none" w:sz="0" w:space="0" w:color="auto"/>
        <w:bottom w:val="none" w:sz="0" w:space="0" w:color="auto"/>
        <w:right w:val="none" w:sz="0" w:space="0" w:color="auto"/>
      </w:divBdr>
    </w:div>
    <w:div w:id="1100107096">
      <w:bodyDiv w:val="1"/>
      <w:marLeft w:val="0"/>
      <w:marRight w:val="0"/>
      <w:marTop w:val="0"/>
      <w:marBottom w:val="0"/>
      <w:divBdr>
        <w:top w:val="none" w:sz="0" w:space="0" w:color="auto"/>
        <w:left w:val="none" w:sz="0" w:space="0" w:color="auto"/>
        <w:bottom w:val="none" w:sz="0" w:space="0" w:color="auto"/>
        <w:right w:val="none" w:sz="0" w:space="0" w:color="auto"/>
      </w:divBdr>
    </w:div>
    <w:div w:id="1102721812">
      <w:bodyDiv w:val="1"/>
      <w:marLeft w:val="0"/>
      <w:marRight w:val="0"/>
      <w:marTop w:val="0"/>
      <w:marBottom w:val="0"/>
      <w:divBdr>
        <w:top w:val="none" w:sz="0" w:space="0" w:color="auto"/>
        <w:left w:val="none" w:sz="0" w:space="0" w:color="auto"/>
        <w:bottom w:val="none" w:sz="0" w:space="0" w:color="auto"/>
        <w:right w:val="none" w:sz="0" w:space="0" w:color="auto"/>
      </w:divBdr>
    </w:div>
    <w:div w:id="1113594933">
      <w:bodyDiv w:val="1"/>
      <w:marLeft w:val="0"/>
      <w:marRight w:val="0"/>
      <w:marTop w:val="0"/>
      <w:marBottom w:val="0"/>
      <w:divBdr>
        <w:top w:val="none" w:sz="0" w:space="0" w:color="auto"/>
        <w:left w:val="none" w:sz="0" w:space="0" w:color="auto"/>
        <w:bottom w:val="none" w:sz="0" w:space="0" w:color="auto"/>
        <w:right w:val="none" w:sz="0" w:space="0" w:color="auto"/>
      </w:divBdr>
    </w:div>
    <w:div w:id="1117412614">
      <w:bodyDiv w:val="1"/>
      <w:marLeft w:val="0"/>
      <w:marRight w:val="0"/>
      <w:marTop w:val="0"/>
      <w:marBottom w:val="0"/>
      <w:divBdr>
        <w:top w:val="none" w:sz="0" w:space="0" w:color="auto"/>
        <w:left w:val="none" w:sz="0" w:space="0" w:color="auto"/>
        <w:bottom w:val="none" w:sz="0" w:space="0" w:color="auto"/>
        <w:right w:val="none" w:sz="0" w:space="0" w:color="auto"/>
      </w:divBdr>
    </w:div>
    <w:div w:id="1129397196">
      <w:bodyDiv w:val="1"/>
      <w:marLeft w:val="0"/>
      <w:marRight w:val="0"/>
      <w:marTop w:val="0"/>
      <w:marBottom w:val="0"/>
      <w:divBdr>
        <w:top w:val="none" w:sz="0" w:space="0" w:color="auto"/>
        <w:left w:val="none" w:sz="0" w:space="0" w:color="auto"/>
        <w:bottom w:val="none" w:sz="0" w:space="0" w:color="auto"/>
        <w:right w:val="none" w:sz="0" w:space="0" w:color="auto"/>
      </w:divBdr>
    </w:div>
    <w:div w:id="1154179494">
      <w:bodyDiv w:val="1"/>
      <w:marLeft w:val="0"/>
      <w:marRight w:val="0"/>
      <w:marTop w:val="0"/>
      <w:marBottom w:val="0"/>
      <w:divBdr>
        <w:top w:val="none" w:sz="0" w:space="0" w:color="auto"/>
        <w:left w:val="none" w:sz="0" w:space="0" w:color="auto"/>
        <w:bottom w:val="none" w:sz="0" w:space="0" w:color="auto"/>
        <w:right w:val="none" w:sz="0" w:space="0" w:color="auto"/>
      </w:divBdr>
    </w:div>
    <w:div w:id="1161770035">
      <w:bodyDiv w:val="1"/>
      <w:marLeft w:val="0"/>
      <w:marRight w:val="0"/>
      <w:marTop w:val="0"/>
      <w:marBottom w:val="0"/>
      <w:divBdr>
        <w:top w:val="none" w:sz="0" w:space="0" w:color="auto"/>
        <w:left w:val="none" w:sz="0" w:space="0" w:color="auto"/>
        <w:bottom w:val="none" w:sz="0" w:space="0" w:color="auto"/>
        <w:right w:val="none" w:sz="0" w:space="0" w:color="auto"/>
      </w:divBdr>
    </w:div>
    <w:div w:id="1165628856">
      <w:bodyDiv w:val="1"/>
      <w:marLeft w:val="0"/>
      <w:marRight w:val="0"/>
      <w:marTop w:val="0"/>
      <w:marBottom w:val="0"/>
      <w:divBdr>
        <w:top w:val="none" w:sz="0" w:space="0" w:color="auto"/>
        <w:left w:val="none" w:sz="0" w:space="0" w:color="auto"/>
        <w:bottom w:val="none" w:sz="0" w:space="0" w:color="auto"/>
        <w:right w:val="none" w:sz="0" w:space="0" w:color="auto"/>
      </w:divBdr>
    </w:div>
    <w:div w:id="1175416032">
      <w:bodyDiv w:val="1"/>
      <w:marLeft w:val="0"/>
      <w:marRight w:val="0"/>
      <w:marTop w:val="0"/>
      <w:marBottom w:val="0"/>
      <w:divBdr>
        <w:top w:val="none" w:sz="0" w:space="0" w:color="auto"/>
        <w:left w:val="none" w:sz="0" w:space="0" w:color="auto"/>
        <w:bottom w:val="none" w:sz="0" w:space="0" w:color="auto"/>
        <w:right w:val="none" w:sz="0" w:space="0" w:color="auto"/>
      </w:divBdr>
    </w:div>
    <w:div w:id="1187601024">
      <w:bodyDiv w:val="1"/>
      <w:marLeft w:val="0"/>
      <w:marRight w:val="0"/>
      <w:marTop w:val="0"/>
      <w:marBottom w:val="0"/>
      <w:divBdr>
        <w:top w:val="none" w:sz="0" w:space="0" w:color="auto"/>
        <w:left w:val="none" w:sz="0" w:space="0" w:color="auto"/>
        <w:bottom w:val="none" w:sz="0" w:space="0" w:color="auto"/>
        <w:right w:val="none" w:sz="0" w:space="0" w:color="auto"/>
      </w:divBdr>
    </w:div>
    <w:div w:id="1230530562">
      <w:bodyDiv w:val="1"/>
      <w:marLeft w:val="0"/>
      <w:marRight w:val="0"/>
      <w:marTop w:val="0"/>
      <w:marBottom w:val="0"/>
      <w:divBdr>
        <w:top w:val="none" w:sz="0" w:space="0" w:color="auto"/>
        <w:left w:val="none" w:sz="0" w:space="0" w:color="auto"/>
        <w:bottom w:val="none" w:sz="0" w:space="0" w:color="auto"/>
        <w:right w:val="none" w:sz="0" w:space="0" w:color="auto"/>
      </w:divBdr>
      <w:divsChild>
        <w:div w:id="423577333">
          <w:marLeft w:val="-30"/>
          <w:marRight w:val="-30"/>
          <w:marTop w:val="0"/>
          <w:marBottom w:val="0"/>
          <w:divBdr>
            <w:top w:val="none" w:sz="0" w:space="0" w:color="auto"/>
            <w:left w:val="none" w:sz="0" w:space="0" w:color="auto"/>
            <w:bottom w:val="none" w:sz="0" w:space="0" w:color="auto"/>
            <w:right w:val="none" w:sz="0" w:space="0" w:color="auto"/>
          </w:divBdr>
          <w:divsChild>
            <w:div w:id="145124841">
              <w:marLeft w:val="30"/>
              <w:marRight w:val="30"/>
              <w:marTop w:val="30"/>
              <w:marBottom w:val="30"/>
              <w:divBdr>
                <w:top w:val="none" w:sz="0" w:space="0" w:color="auto"/>
                <w:left w:val="none" w:sz="0" w:space="0" w:color="auto"/>
                <w:bottom w:val="none" w:sz="0" w:space="0" w:color="auto"/>
                <w:right w:val="none" w:sz="0" w:space="0" w:color="auto"/>
              </w:divBdr>
            </w:div>
            <w:div w:id="652757324">
              <w:marLeft w:val="0"/>
              <w:marRight w:val="0"/>
              <w:marTop w:val="0"/>
              <w:marBottom w:val="0"/>
              <w:divBdr>
                <w:top w:val="none" w:sz="0" w:space="0" w:color="auto"/>
                <w:left w:val="none" w:sz="0" w:space="0" w:color="auto"/>
                <w:bottom w:val="none" w:sz="0" w:space="0" w:color="auto"/>
                <w:right w:val="none" w:sz="0" w:space="0" w:color="auto"/>
              </w:divBdr>
            </w:div>
          </w:divsChild>
        </w:div>
        <w:div w:id="1349526579">
          <w:marLeft w:val="0"/>
          <w:marRight w:val="0"/>
          <w:marTop w:val="0"/>
          <w:marBottom w:val="75"/>
          <w:divBdr>
            <w:top w:val="none" w:sz="0" w:space="0" w:color="auto"/>
            <w:left w:val="none" w:sz="0" w:space="0" w:color="auto"/>
            <w:bottom w:val="none" w:sz="0" w:space="0" w:color="auto"/>
            <w:right w:val="none" w:sz="0" w:space="0" w:color="auto"/>
          </w:divBdr>
        </w:div>
      </w:divsChild>
    </w:div>
    <w:div w:id="1237662815">
      <w:bodyDiv w:val="1"/>
      <w:marLeft w:val="0"/>
      <w:marRight w:val="0"/>
      <w:marTop w:val="0"/>
      <w:marBottom w:val="0"/>
      <w:divBdr>
        <w:top w:val="none" w:sz="0" w:space="0" w:color="auto"/>
        <w:left w:val="none" w:sz="0" w:space="0" w:color="auto"/>
        <w:bottom w:val="none" w:sz="0" w:space="0" w:color="auto"/>
        <w:right w:val="none" w:sz="0" w:space="0" w:color="auto"/>
      </w:divBdr>
    </w:div>
    <w:div w:id="1250499704">
      <w:bodyDiv w:val="1"/>
      <w:marLeft w:val="0"/>
      <w:marRight w:val="0"/>
      <w:marTop w:val="0"/>
      <w:marBottom w:val="0"/>
      <w:divBdr>
        <w:top w:val="none" w:sz="0" w:space="0" w:color="auto"/>
        <w:left w:val="none" w:sz="0" w:space="0" w:color="auto"/>
        <w:bottom w:val="none" w:sz="0" w:space="0" w:color="auto"/>
        <w:right w:val="none" w:sz="0" w:space="0" w:color="auto"/>
      </w:divBdr>
    </w:div>
    <w:div w:id="1282033475">
      <w:bodyDiv w:val="1"/>
      <w:marLeft w:val="0"/>
      <w:marRight w:val="0"/>
      <w:marTop w:val="0"/>
      <w:marBottom w:val="0"/>
      <w:divBdr>
        <w:top w:val="none" w:sz="0" w:space="0" w:color="auto"/>
        <w:left w:val="none" w:sz="0" w:space="0" w:color="auto"/>
        <w:bottom w:val="none" w:sz="0" w:space="0" w:color="auto"/>
        <w:right w:val="none" w:sz="0" w:space="0" w:color="auto"/>
      </w:divBdr>
      <w:divsChild>
        <w:div w:id="1571841713">
          <w:marLeft w:val="0"/>
          <w:marRight w:val="0"/>
          <w:marTop w:val="0"/>
          <w:marBottom w:val="0"/>
          <w:divBdr>
            <w:top w:val="none" w:sz="0" w:space="0" w:color="auto"/>
            <w:left w:val="none" w:sz="0" w:space="0" w:color="auto"/>
            <w:bottom w:val="none" w:sz="0" w:space="0" w:color="auto"/>
            <w:right w:val="none" w:sz="0" w:space="0" w:color="auto"/>
          </w:divBdr>
          <w:divsChild>
            <w:div w:id="16887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6089">
      <w:bodyDiv w:val="1"/>
      <w:marLeft w:val="0"/>
      <w:marRight w:val="0"/>
      <w:marTop w:val="0"/>
      <w:marBottom w:val="0"/>
      <w:divBdr>
        <w:top w:val="none" w:sz="0" w:space="0" w:color="auto"/>
        <w:left w:val="none" w:sz="0" w:space="0" w:color="auto"/>
        <w:bottom w:val="none" w:sz="0" w:space="0" w:color="auto"/>
        <w:right w:val="none" w:sz="0" w:space="0" w:color="auto"/>
      </w:divBdr>
    </w:div>
    <w:div w:id="1319647411">
      <w:bodyDiv w:val="1"/>
      <w:marLeft w:val="0"/>
      <w:marRight w:val="0"/>
      <w:marTop w:val="0"/>
      <w:marBottom w:val="0"/>
      <w:divBdr>
        <w:top w:val="none" w:sz="0" w:space="0" w:color="auto"/>
        <w:left w:val="none" w:sz="0" w:space="0" w:color="auto"/>
        <w:bottom w:val="none" w:sz="0" w:space="0" w:color="auto"/>
        <w:right w:val="none" w:sz="0" w:space="0" w:color="auto"/>
      </w:divBdr>
    </w:div>
    <w:div w:id="1321302842">
      <w:bodyDiv w:val="1"/>
      <w:marLeft w:val="0"/>
      <w:marRight w:val="0"/>
      <w:marTop w:val="0"/>
      <w:marBottom w:val="0"/>
      <w:divBdr>
        <w:top w:val="none" w:sz="0" w:space="0" w:color="auto"/>
        <w:left w:val="none" w:sz="0" w:space="0" w:color="auto"/>
        <w:bottom w:val="none" w:sz="0" w:space="0" w:color="auto"/>
        <w:right w:val="none" w:sz="0" w:space="0" w:color="auto"/>
      </w:divBdr>
      <w:divsChild>
        <w:div w:id="1693219441">
          <w:marLeft w:val="0"/>
          <w:marRight w:val="0"/>
          <w:marTop w:val="0"/>
          <w:marBottom w:val="48"/>
          <w:divBdr>
            <w:top w:val="none" w:sz="0" w:space="0" w:color="auto"/>
            <w:left w:val="none" w:sz="0" w:space="0" w:color="auto"/>
            <w:bottom w:val="none" w:sz="0" w:space="0" w:color="auto"/>
            <w:right w:val="none" w:sz="0" w:space="0" w:color="auto"/>
          </w:divBdr>
          <w:divsChild>
            <w:div w:id="478379900">
              <w:marLeft w:val="1200"/>
              <w:marRight w:val="0"/>
              <w:marTop w:val="0"/>
              <w:marBottom w:val="0"/>
              <w:divBdr>
                <w:top w:val="none" w:sz="0" w:space="0" w:color="auto"/>
                <w:left w:val="none" w:sz="0" w:space="0" w:color="auto"/>
                <w:bottom w:val="none" w:sz="0" w:space="0" w:color="auto"/>
                <w:right w:val="none" w:sz="0" w:space="0" w:color="auto"/>
              </w:divBdr>
              <w:divsChild>
                <w:div w:id="340086680">
                  <w:marLeft w:val="0"/>
                  <w:marRight w:val="0"/>
                  <w:marTop w:val="0"/>
                  <w:marBottom w:val="0"/>
                  <w:divBdr>
                    <w:top w:val="none" w:sz="0" w:space="0" w:color="auto"/>
                    <w:left w:val="none" w:sz="0" w:space="0" w:color="auto"/>
                    <w:bottom w:val="none" w:sz="0" w:space="0" w:color="auto"/>
                    <w:right w:val="none" w:sz="0" w:space="0" w:color="auto"/>
                  </w:divBdr>
                  <w:divsChild>
                    <w:div w:id="9158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745102">
      <w:bodyDiv w:val="1"/>
      <w:marLeft w:val="0"/>
      <w:marRight w:val="0"/>
      <w:marTop w:val="0"/>
      <w:marBottom w:val="0"/>
      <w:divBdr>
        <w:top w:val="none" w:sz="0" w:space="0" w:color="auto"/>
        <w:left w:val="none" w:sz="0" w:space="0" w:color="auto"/>
        <w:bottom w:val="none" w:sz="0" w:space="0" w:color="auto"/>
        <w:right w:val="none" w:sz="0" w:space="0" w:color="auto"/>
      </w:divBdr>
    </w:div>
    <w:div w:id="1334843383">
      <w:bodyDiv w:val="1"/>
      <w:marLeft w:val="0"/>
      <w:marRight w:val="0"/>
      <w:marTop w:val="0"/>
      <w:marBottom w:val="0"/>
      <w:divBdr>
        <w:top w:val="none" w:sz="0" w:space="0" w:color="auto"/>
        <w:left w:val="none" w:sz="0" w:space="0" w:color="auto"/>
        <w:bottom w:val="none" w:sz="0" w:space="0" w:color="auto"/>
        <w:right w:val="none" w:sz="0" w:space="0" w:color="auto"/>
      </w:divBdr>
      <w:divsChild>
        <w:div w:id="568073498">
          <w:marLeft w:val="0"/>
          <w:marRight w:val="0"/>
          <w:marTop w:val="0"/>
          <w:marBottom w:val="0"/>
          <w:divBdr>
            <w:top w:val="none" w:sz="0" w:space="0" w:color="auto"/>
            <w:left w:val="none" w:sz="0" w:space="0" w:color="auto"/>
            <w:bottom w:val="none" w:sz="0" w:space="0" w:color="auto"/>
            <w:right w:val="none" w:sz="0" w:space="0" w:color="auto"/>
          </w:divBdr>
        </w:div>
      </w:divsChild>
    </w:div>
    <w:div w:id="1381706973">
      <w:bodyDiv w:val="1"/>
      <w:marLeft w:val="0"/>
      <w:marRight w:val="0"/>
      <w:marTop w:val="0"/>
      <w:marBottom w:val="0"/>
      <w:divBdr>
        <w:top w:val="none" w:sz="0" w:space="0" w:color="auto"/>
        <w:left w:val="none" w:sz="0" w:space="0" w:color="auto"/>
        <w:bottom w:val="none" w:sz="0" w:space="0" w:color="auto"/>
        <w:right w:val="none" w:sz="0" w:space="0" w:color="auto"/>
      </w:divBdr>
    </w:div>
    <w:div w:id="1385982561">
      <w:bodyDiv w:val="1"/>
      <w:marLeft w:val="0"/>
      <w:marRight w:val="0"/>
      <w:marTop w:val="0"/>
      <w:marBottom w:val="0"/>
      <w:divBdr>
        <w:top w:val="none" w:sz="0" w:space="0" w:color="auto"/>
        <w:left w:val="none" w:sz="0" w:space="0" w:color="auto"/>
        <w:bottom w:val="none" w:sz="0" w:space="0" w:color="auto"/>
        <w:right w:val="none" w:sz="0" w:space="0" w:color="auto"/>
      </w:divBdr>
    </w:div>
    <w:div w:id="1437748577">
      <w:bodyDiv w:val="1"/>
      <w:marLeft w:val="0"/>
      <w:marRight w:val="0"/>
      <w:marTop w:val="0"/>
      <w:marBottom w:val="0"/>
      <w:divBdr>
        <w:top w:val="none" w:sz="0" w:space="0" w:color="auto"/>
        <w:left w:val="none" w:sz="0" w:space="0" w:color="auto"/>
        <w:bottom w:val="none" w:sz="0" w:space="0" w:color="auto"/>
        <w:right w:val="none" w:sz="0" w:space="0" w:color="auto"/>
      </w:divBdr>
    </w:div>
    <w:div w:id="1442995142">
      <w:bodyDiv w:val="1"/>
      <w:marLeft w:val="0"/>
      <w:marRight w:val="0"/>
      <w:marTop w:val="0"/>
      <w:marBottom w:val="0"/>
      <w:divBdr>
        <w:top w:val="none" w:sz="0" w:space="0" w:color="auto"/>
        <w:left w:val="none" w:sz="0" w:space="0" w:color="auto"/>
        <w:bottom w:val="none" w:sz="0" w:space="0" w:color="auto"/>
        <w:right w:val="none" w:sz="0" w:space="0" w:color="auto"/>
      </w:divBdr>
    </w:div>
    <w:div w:id="1443182029">
      <w:bodyDiv w:val="1"/>
      <w:marLeft w:val="0"/>
      <w:marRight w:val="0"/>
      <w:marTop w:val="0"/>
      <w:marBottom w:val="0"/>
      <w:divBdr>
        <w:top w:val="none" w:sz="0" w:space="0" w:color="auto"/>
        <w:left w:val="none" w:sz="0" w:space="0" w:color="auto"/>
        <w:bottom w:val="none" w:sz="0" w:space="0" w:color="auto"/>
        <w:right w:val="none" w:sz="0" w:space="0" w:color="auto"/>
      </w:divBdr>
    </w:div>
    <w:div w:id="1473255840">
      <w:bodyDiv w:val="1"/>
      <w:marLeft w:val="0"/>
      <w:marRight w:val="0"/>
      <w:marTop w:val="0"/>
      <w:marBottom w:val="0"/>
      <w:divBdr>
        <w:top w:val="none" w:sz="0" w:space="0" w:color="auto"/>
        <w:left w:val="none" w:sz="0" w:space="0" w:color="auto"/>
        <w:bottom w:val="none" w:sz="0" w:space="0" w:color="auto"/>
        <w:right w:val="none" w:sz="0" w:space="0" w:color="auto"/>
      </w:divBdr>
    </w:div>
    <w:div w:id="1474911349">
      <w:bodyDiv w:val="1"/>
      <w:marLeft w:val="0"/>
      <w:marRight w:val="0"/>
      <w:marTop w:val="0"/>
      <w:marBottom w:val="0"/>
      <w:divBdr>
        <w:top w:val="none" w:sz="0" w:space="0" w:color="auto"/>
        <w:left w:val="none" w:sz="0" w:space="0" w:color="auto"/>
        <w:bottom w:val="none" w:sz="0" w:space="0" w:color="auto"/>
        <w:right w:val="none" w:sz="0" w:space="0" w:color="auto"/>
      </w:divBdr>
    </w:div>
    <w:div w:id="1482503939">
      <w:bodyDiv w:val="1"/>
      <w:marLeft w:val="0"/>
      <w:marRight w:val="0"/>
      <w:marTop w:val="0"/>
      <w:marBottom w:val="0"/>
      <w:divBdr>
        <w:top w:val="none" w:sz="0" w:space="0" w:color="auto"/>
        <w:left w:val="none" w:sz="0" w:space="0" w:color="auto"/>
        <w:bottom w:val="none" w:sz="0" w:space="0" w:color="auto"/>
        <w:right w:val="none" w:sz="0" w:space="0" w:color="auto"/>
      </w:divBdr>
    </w:div>
    <w:div w:id="1490944306">
      <w:bodyDiv w:val="1"/>
      <w:marLeft w:val="0"/>
      <w:marRight w:val="0"/>
      <w:marTop w:val="0"/>
      <w:marBottom w:val="0"/>
      <w:divBdr>
        <w:top w:val="none" w:sz="0" w:space="0" w:color="auto"/>
        <w:left w:val="none" w:sz="0" w:space="0" w:color="auto"/>
        <w:bottom w:val="none" w:sz="0" w:space="0" w:color="auto"/>
        <w:right w:val="none" w:sz="0" w:space="0" w:color="auto"/>
      </w:divBdr>
    </w:div>
    <w:div w:id="1532844388">
      <w:bodyDiv w:val="1"/>
      <w:marLeft w:val="0"/>
      <w:marRight w:val="0"/>
      <w:marTop w:val="0"/>
      <w:marBottom w:val="0"/>
      <w:divBdr>
        <w:top w:val="none" w:sz="0" w:space="0" w:color="auto"/>
        <w:left w:val="none" w:sz="0" w:space="0" w:color="auto"/>
        <w:bottom w:val="none" w:sz="0" w:space="0" w:color="auto"/>
        <w:right w:val="none" w:sz="0" w:space="0" w:color="auto"/>
      </w:divBdr>
    </w:div>
    <w:div w:id="1539589449">
      <w:bodyDiv w:val="1"/>
      <w:marLeft w:val="0"/>
      <w:marRight w:val="0"/>
      <w:marTop w:val="0"/>
      <w:marBottom w:val="0"/>
      <w:divBdr>
        <w:top w:val="none" w:sz="0" w:space="0" w:color="auto"/>
        <w:left w:val="none" w:sz="0" w:space="0" w:color="auto"/>
        <w:bottom w:val="none" w:sz="0" w:space="0" w:color="auto"/>
        <w:right w:val="none" w:sz="0" w:space="0" w:color="auto"/>
      </w:divBdr>
    </w:div>
    <w:div w:id="1573615045">
      <w:bodyDiv w:val="1"/>
      <w:marLeft w:val="0"/>
      <w:marRight w:val="0"/>
      <w:marTop w:val="0"/>
      <w:marBottom w:val="0"/>
      <w:divBdr>
        <w:top w:val="none" w:sz="0" w:space="0" w:color="auto"/>
        <w:left w:val="none" w:sz="0" w:space="0" w:color="auto"/>
        <w:bottom w:val="none" w:sz="0" w:space="0" w:color="auto"/>
        <w:right w:val="none" w:sz="0" w:space="0" w:color="auto"/>
      </w:divBdr>
    </w:div>
    <w:div w:id="1576237245">
      <w:bodyDiv w:val="1"/>
      <w:marLeft w:val="0"/>
      <w:marRight w:val="0"/>
      <w:marTop w:val="0"/>
      <w:marBottom w:val="0"/>
      <w:divBdr>
        <w:top w:val="none" w:sz="0" w:space="0" w:color="auto"/>
        <w:left w:val="none" w:sz="0" w:space="0" w:color="auto"/>
        <w:bottom w:val="none" w:sz="0" w:space="0" w:color="auto"/>
        <w:right w:val="none" w:sz="0" w:space="0" w:color="auto"/>
      </w:divBdr>
    </w:div>
    <w:div w:id="1588658540">
      <w:bodyDiv w:val="1"/>
      <w:marLeft w:val="0"/>
      <w:marRight w:val="0"/>
      <w:marTop w:val="0"/>
      <w:marBottom w:val="0"/>
      <w:divBdr>
        <w:top w:val="none" w:sz="0" w:space="0" w:color="auto"/>
        <w:left w:val="none" w:sz="0" w:space="0" w:color="auto"/>
        <w:bottom w:val="none" w:sz="0" w:space="0" w:color="auto"/>
        <w:right w:val="none" w:sz="0" w:space="0" w:color="auto"/>
      </w:divBdr>
    </w:div>
    <w:div w:id="1604729855">
      <w:bodyDiv w:val="1"/>
      <w:marLeft w:val="0"/>
      <w:marRight w:val="0"/>
      <w:marTop w:val="0"/>
      <w:marBottom w:val="0"/>
      <w:divBdr>
        <w:top w:val="none" w:sz="0" w:space="0" w:color="auto"/>
        <w:left w:val="none" w:sz="0" w:space="0" w:color="auto"/>
        <w:bottom w:val="none" w:sz="0" w:space="0" w:color="auto"/>
        <w:right w:val="none" w:sz="0" w:space="0" w:color="auto"/>
      </w:divBdr>
    </w:div>
    <w:div w:id="1616401934">
      <w:bodyDiv w:val="1"/>
      <w:marLeft w:val="0"/>
      <w:marRight w:val="0"/>
      <w:marTop w:val="0"/>
      <w:marBottom w:val="0"/>
      <w:divBdr>
        <w:top w:val="none" w:sz="0" w:space="0" w:color="auto"/>
        <w:left w:val="none" w:sz="0" w:space="0" w:color="auto"/>
        <w:bottom w:val="none" w:sz="0" w:space="0" w:color="auto"/>
        <w:right w:val="none" w:sz="0" w:space="0" w:color="auto"/>
      </w:divBdr>
    </w:div>
    <w:div w:id="1643995489">
      <w:bodyDiv w:val="1"/>
      <w:marLeft w:val="0"/>
      <w:marRight w:val="0"/>
      <w:marTop w:val="0"/>
      <w:marBottom w:val="0"/>
      <w:divBdr>
        <w:top w:val="none" w:sz="0" w:space="0" w:color="auto"/>
        <w:left w:val="none" w:sz="0" w:space="0" w:color="auto"/>
        <w:bottom w:val="none" w:sz="0" w:space="0" w:color="auto"/>
        <w:right w:val="none" w:sz="0" w:space="0" w:color="auto"/>
      </w:divBdr>
    </w:div>
    <w:div w:id="1655988360">
      <w:bodyDiv w:val="1"/>
      <w:marLeft w:val="0"/>
      <w:marRight w:val="0"/>
      <w:marTop w:val="0"/>
      <w:marBottom w:val="0"/>
      <w:divBdr>
        <w:top w:val="none" w:sz="0" w:space="0" w:color="auto"/>
        <w:left w:val="none" w:sz="0" w:space="0" w:color="auto"/>
        <w:bottom w:val="none" w:sz="0" w:space="0" w:color="auto"/>
        <w:right w:val="none" w:sz="0" w:space="0" w:color="auto"/>
      </w:divBdr>
      <w:divsChild>
        <w:div w:id="1384674895">
          <w:marLeft w:val="0"/>
          <w:marRight w:val="0"/>
          <w:marTop w:val="0"/>
          <w:marBottom w:val="0"/>
          <w:divBdr>
            <w:top w:val="none" w:sz="0" w:space="0" w:color="auto"/>
            <w:left w:val="none" w:sz="0" w:space="0" w:color="auto"/>
            <w:bottom w:val="none" w:sz="0" w:space="0" w:color="auto"/>
            <w:right w:val="none" w:sz="0" w:space="0" w:color="auto"/>
          </w:divBdr>
          <w:divsChild>
            <w:div w:id="203520477">
              <w:marLeft w:val="0"/>
              <w:marRight w:val="0"/>
              <w:marTop w:val="0"/>
              <w:marBottom w:val="0"/>
              <w:divBdr>
                <w:top w:val="none" w:sz="0" w:space="0" w:color="auto"/>
                <w:left w:val="none" w:sz="0" w:space="0" w:color="auto"/>
                <w:bottom w:val="none" w:sz="0" w:space="0" w:color="auto"/>
                <w:right w:val="none" w:sz="0" w:space="0" w:color="auto"/>
              </w:divBdr>
              <w:divsChild>
                <w:div w:id="4467059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61752">
      <w:bodyDiv w:val="1"/>
      <w:marLeft w:val="0"/>
      <w:marRight w:val="0"/>
      <w:marTop w:val="0"/>
      <w:marBottom w:val="0"/>
      <w:divBdr>
        <w:top w:val="none" w:sz="0" w:space="0" w:color="auto"/>
        <w:left w:val="none" w:sz="0" w:space="0" w:color="auto"/>
        <w:bottom w:val="none" w:sz="0" w:space="0" w:color="auto"/>
        <w:right w:val="none" w:sz="0" w:space="0" w:color="auto"/>
      </w:divBdr>
    </w:div>
    <w:div w:id="1717116862">
      <w:bodyDiv w:val="1"/>
      <w:marLeft w:val="0"/>
      <w:marRight w:val="0"/>
      <w:marTop w:val="0"/>
      <w:marBottom w:val="0"/>
      <w:divBdr>
        <w:top w:val="none" w:sz="0" w:space="0" w:color="auto"/>
        <w:left w:val="none" w:sz="0" w:space="0" w:color="auto"/>
        <w:bottom w:val="none" w:sz="0" w:space="0" w:color="auto"/>
        <w:right w:val="none" w:sz="0" w:space="0" w:color="auto"/>
      </w:divBdr>
      <w:divsChild>
        <w:div w:id="383676890">
          <w:marLeft w:val="120"/>
          <w:marRight w:val="75"/>
          <w:marTop w:val="150"/>
          <w:marBottom w:val="75"/>
          <w:divBdr>
            <w:top w:val="none" w:sz="0" w:space="0" w:color="auto"/>
            <w:left w:val="none" w:sz="0" w:space="0" w:color="auto"/>
            <w:bottom w:val="none" w:sz="0" w:space="0" w:color="auto"/>
            <w:right w:val="none" w:sz="0" w:space="0" w:color="auto"/>
          </w:divBdr>
          <w:divsChild>
            <w:div w:id="833911343">
              <w:marLeft w:val="0"/>
              <w:marRight w:val="0"/>
              <w:marTop w:val="0"/>
              <w:marBottom w:val="0"/>
              <w:divBdr>
                <w:top w:val="none" w:sz="0" w:space="0" w:color="auto"/>
                <w:left w:val="none" w:sz="0" w:space="0" w:color="auto"/>
                <w:bottom w:val="none" w:sz="0" w:space="0" w:color="auto"/>
                <w:right w:val="none" w:sz="0" w:space="0" w:color="auto"/>
              </w:divBdr>
            </w:div>
            <w:div w:id="9529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1450">
      <w:bodyDiv w:val="1"/>
      <w:marLeft w:val="0"/>
      <w:marRight w:val="0"/>
      <w:marTop w:val="0"/>
      <w:marBottom w:val="0"/>
      <w:divBdr>
        <w:top w:val="none" w:sz="0" w:space="0" w:color="auto"/>
        <w:left w:val="none" w:sz="0" w:space="0" w:color="auto"/>
        <w:bottom w:val="none" w:sz="0" w:space="0" w:color="auto"/>
        <w:right w:val="none" w:sz="0" w:space="0" w:color="auto"/>
      </w:divBdr>
    </w:div>
    <w:div w:id="1754427952">
      <w:bodyDiv w:val="1"/>
      <w:marLeft w:val="0"/>
      <w:marRight w:val="0"/>
      <w:marTop w:val="0"/>
      <w:marBottom w:val="0"/>
      <w:divBdr>
        <w:top w:val="none" w:sz="0" w:space="0" w:color="auto"/>
        <w:left w:val="none" w:sz="0" w:space="0" w:color="auto"/>
        <w:bottom w:val="none" w:sz="0" w:space="0" w:color="auto"/>
        <w:right w:val="none" w:sz="0" w:space="0" w:color="auto"/>
      </w:divBdr>
    </w:div>
    <w:div w:id="1765760963">
      <w:bodyDiv w:val="1"/>
      <w:marLeft w:val="0"/>
      <w:marRight w:val="0"/>
      <w:marTop w:val="0"/>
      <w:marBottom w:val="0"/>
      <w:divBdr>
        <w:top w:val="none" w:sz="0" w:space="0" w:color="auto"/>
        <w:left w:val="none" w:sz="0" w:space="0" w:color="auto"/>
        <w:bottom w:val="none" w:sz="0" w:space="0" w:color="auto"/>
        <w:right w:val="none" w:sz="0" w:space="0" w:color="auto"/>
      </w:divBdr>
    </w:div>
    <w:div w:id="1770344520">
      <w:bodyDiv w:val="1"/>
      <w:marLeft w:val="0"/>
      <w:marRight w:val="0"/>
      <w:marTop w:val="0"/>
      <w:marBottom w:val="0"/>
      <w:divBdr>
        <w:top w:val="none" w:sz="0" w:space="0" w:color="auto"/>
        <w:left w:val="none" w:sz="0" w:space="0" w:color="auto"/>
        <w:bottom w:val="none" w:sz="0" w:space="0" w:color="auto"/>
        <w:right w:val="none" w:sz="0" w:space="0" w:color="auto"/>
      </w:divBdr>
    </w:div>
    <w:div w:id="1778284587">
      <w:bodyDiv w:val="1"/>
      <w:marLeft w:val="0"/>
      <w:marRight w:val="0"/>
      <w:marTop w:val="0"/>
      <w:marBottom w:val="0"/>
      <w:divBdr>
        <w:top w:val="none" w:sz="0" w:space="0" w:color="auto"/>
        <w:left w:val="none" w:sz="0" w:space="0" w:color="auto"/>
        <w:bottom w:val="none" w:sz="0" w:space="0" w:color="auto"/>
        <w:right w:val="none" w:sz="0" w:space="0" w:color="auto"/>
      </w:divBdr>
    </w:div>
    <w:div w:id="1794711255">
      <w:bodyDiv w:val="1"/>
      <w:marLeft w:val="0"/>
      <w:marRight w:val="0"/>
      <w:marTop w:val="0"/>
      <w:marBottom w:val="0"/>
      <w:divBdr>
        <w:top w:val="none" w:sz="0" w:space="0" w:color="auto"/>
        <w:left w:val="none" w:sz="0" w:space="0" w:color="auto"/>
        <w:bottom w:val="none" w:sz="0" w:space="0" w:color="auto"/>
        <w:right w:val="none" w:sz="0" w:space="0" w:color="auto"/>
      </w:divBdr>
    </w:div>
    <w:div w:id="1806661454">
      <w:bodyDiv w:val="1"/>
      <w:marLeft w:val="0"/>
      <w:marRight w:val="0"/>
      <w:marTop w:val="0"/>
      <w:marBottom w:val="0"/>
      <w:divBdr>
        <w:top w:val="none" w:sz="0" w:space="0" w:color="auto"/>
        <w:left w:val="none" w:sz="0" w:space="0" w:color="auto"/>
        <w:bottom w:val="none" w:sz="0" w:space="0" w:color="auto"/>
        <w:right w:val="none" w:sz="0" w:space="0" w:color="auto"/>
      </w:divBdr>
    </w:div>
    <w:div w:id="1886869293">
      <w:bodyDiv w:val="1"/>
      <w:marLeft w:val="0"/>
      <w:marRight w:val="0"/>
      <w:marTop w:val="0"/>
      <w:marBottom w:val="0"/>
      <w:divBdr>
        <w:top w:val="none" w:sz="0" w:space="0" w:color="auto"/>
        <w:left w:val="none" w:sz="0" w:space="0" w:color="auto"/>
        <w:bottom w:val="none" w:sz="0" w:space="0" w:color="auto"/>
        <w:right w:val="none" w:sz="0" w:space="0" w:color="auto"/>
      </w:divBdr>
    </w:div>
    <w:div w:id="1924023429">
      <w:bodyDiv w:val="1"/>
      <w:marLeft w:val="0"/>
      <w:marRight w:val="0"/>
      <w:marTop w:val="0"/>
      <w:marBottom w:val="0"/>
      <w:divBdr>
        <w:top w:val="none" w:sz="0" w:space="0" w:color="auto"/>
        <w:left w:val="none" w:sz="0" w:space="0" w:color="auto"/>
        <w:bottom w:val="none" w:sz="0" w:space="0" w:color="auto"/>
        <w:right w:val="none" w:sz="0" w:space="0" w:color="auto"/>
      </w:divBdr>
    </w:div>
    <w:div w:id="1942179718">
      <w:bodyDiv w:val="1"/>
      <w:marLeft w:val="0"/>
      <w:marRight w:val="0"/>
      <w:marTop w:val="0"/>
      <w:marBottom w:val="0"/>
      <w:divBdr>
        <w:top w:val="none" w:sz="0" w:space="0" w:color="auto"/>
        <w:left w:val="none" w:sz="0" w:space="0" w:color="auto"/>
        <w:bottom w:val="none" w:sz="0" w:space="0" w:color="auto"/>
        <w:right w:val="none" w:sz="0" w:space="0" w:color="auto"/>
      </w:divBdr>
    </w:div>
    <w:div w:id="1951274080">
      <w:bodyDiv w:val="1"/>
      <w:marLeft w:val="0"/>
      <w:marRight w:val="0"/>
      <w:marTop w:val="0"/>
      <w:marBottom w:val="0"/>
      <w:divBdr>
        <w:top w:val="none" w:sz="0" w:space="0" w:color="auto"/>
        <w:left w:val="none" w:sz="0" w:space="0" w:color="auto"/>
        <w:bottom w:val="none" w:sz="0" w:space="0" w:color="auto"/>
        <w:right w:val="none" w:sz="0" w:space="0" w:color="auto"/>
      </w:divBdr>
    </w:div>
    <w:div w:id="1988239670">
      <w:bodyDiv w:val="1"/>
      <w:marLeft w:val="0"/>
      <w:marRight w:val="0"/>
      <w:marTop w:val="0"/>
      <w:marBottom w:val="0"/>
      <w:divBdr>
        <w:top w:val="none" w:sz="0" w:space="0" w:color="auto"/>
        <w:left w:val="none" w:sz="0" w:space="0" w:color="auto"/>
        <w:bottom w:val="none" w:sz="0" w:space="0" w:color="auto"/>
        <w:right w:val="none" w:sz="0" w:space="0" w:color="auto"/>
      </w:divBdr>
    </w:div>
    <w:div w:id="2014212274">
      <w:bodyDiv w:val="1"/>
      <w:marLeft w:val="0"/>
      <w:marRight w:val="0"/>
      <w:marTop w:val="0"/>
      <w:marBottom w:val="0"/>
      <w:divBdr>
        <w:top w:val="none" w:sz="0" w:space="0" w:color="auto"/>
        <w:left w:val="none" w:sz="0" w:space="0" w:color="auto"/>
        <w:bottom w:val="none" w:sz="0" w:space="0" w:color="auto"/>
        <w:right w:val="none" w:sz="0" w:space="0" w:color="auto"/>
      </w:divBdr>
    </w:div>
    <w:div w:id="2026126519">
      <w:bodyDiv w:val="1"/>
      <w:marLeft w:val="0"/>
      <w:marRight w:val="0"/>
      <w:marTop w:val="0"/>
      <w:marBottom w:val="0"/>
      <w:divBdr>
        <w:top w:val="none" w:sz="0" w:space="0" w:color="auto"/>
        <w:left w:val="none" w:sz="0" w:space="0" w:color="auto"/>
        <w:bottom w:val="none" w:sz="0" w:space="0" w:color="auto"/>
        <w:right w:val="none" w:sz="0" w:space="0" w:color="auto"/>
      </w:divBdr>
    </w:div>
    <w:div w:id="2049063016">
      <w:bodyDiv w:val="1"/>
      <w:marLeft w:val="0"/>
      <w:marRight w:val="0"/>
      <w:marTop w:val="0"/>
      <w:marBottom w:val="0"/>
      <w:divBdr>
        <w:top w:val="none" w:sz="0" w:space="0" w:color="auto"/>
        <w:left w:val="none" w:sz="0" w:space="0" w:color="auto"/>
        <w:bottom w:val="none" w:sz="0" w:space="0" w:color="auto"/>
        <w:right w:val="none" w:sz="0" w:space="0" w:color="auto"/>
      </w:divBdr>
      <w:divsChild>
        <w:div w:id="1291740067">
          <w:marLeft w:val="0"/>
          <w:marRight w:val="0"/>
          <w:marTop w:val="0"/>
          <w:marBottom w:val="0"/>
          <w:divBdr>
            <w:top w:val="none" w:sz="0" w:space="0" w:color="auto"/>
            <w:left w:val="none" w:sz="0" w:space="0" w:color="auto"/>
            <w:bottom w:val="none" w:sz="0" w:space="0" w:color="auto"/>
            <w:right w:val="none" w:sz="0" w:space="0" w:color="auto"/>
          </w:divBdr>
        </w:div>
      </w:divsChild>
    </w:div>
    <w:div w:id="2050567633">
      <w:bodyDiv w:val="1"/>
      <w:marLeft w:val="0"/>
      <w:marRight w:val="0"/>
      <w:marTop w:val="0"/>
      <w:marBottom w:val="0"/>
      <w:divBdr>
        <w:top w:val="none" w:sz="0" w:space="0" w:color="auto"/>
        <w:left w:val="none" w:sz="0" w:space="0" w:color="auto"/>
        <w:bottom w:val="none" w:sz="0" w:space="0" w:color="auto"/>
        <w:right w:val="none" w:sz="0" w:space="0" w:color="auto"/>
      </w:divBdr>
    </w:div>
    <w:div w:id="2058890125">
      <w:bodyDiv w:val="1"/>
      <w:marLeft w:val="0"/>
      <w:marRight w:val="0"/>
      <w:marTop w:val="0"/>
      <w:marBottom w:val="0"/>
      <w:divBdr>
        <w:top w:val="none" w:sz="0" w:space="0" w:color="auto"/>
        <w:left w:val="none" w:sz="0" w:space="0" w:color="auto"/>
        <w:bottom w:val="none" w:sz="0" w:space="0" w:color="auto"/>
        <w:right w:val="none" w:sz="0" w:space="0" w:color="auto"/>
      </w:divBdr>
    </w:div>
    <w:div w:id="2071804260">
      <w:bodyDiv w:val="1"/>
      <w:marLeft w:val="0"/>
      <w:marRight w:val="0"/>
      <w:marTop w:val="0"/>
      <w:marBottom w:val="0"/>
      <w:divBdr>
        <w:top w:val="none" w:sz="0" w:space="0" w:color="auto"/>
        <w:left w:val="none" w:sz="0" w:space="0" w:color="auto"/>
        <w:bottom w:val="none" w:sz="0" w:space="0" w:color="auto"/>
        <w:right w:val="none" w:sz="0" w:space="0" w:color="auto"/>
      </w:divBdr>
    </w:div>
    <w:div w:id="2109421076">
      <w:bodyDiv w:val="1"/>
      <w:marLeft w:val="0"/>
      <w:marRight w:val="0"/>
      <w:marTop w:val="0"/>
      <w:marBottom w:val="0"/>
      <w:divBdr>
        <w:top w:val="none" w:sz="0" w:space="0" w:color="auto"/>
        <w:left w:val="none" w:sz="0" w:space="0" w:color="auto"/>
        <w:bottom w:val="none" w:sz="0" w:space="0" w:color="auto"/>
        <w:right w:val="none" w:sz="0" w:space="0" w:color="auto"/>
      </w:divBdr>
    </w:div>
    <w:div w:id="21425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discord.gg/XntzQC8"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006C0-2DF8-4064-9CA7-C4DDC8B68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165956</TotalTime>
  <Pages>404</Pages>
  <Words>195144</Words>
  <Characters>1112325</Characters>
  <Application>Microsoft Office Word</Application>
  <DocSecurity>0</DocSecurity>
  <Lines>9269</Lines>
  <Paragraphs>2609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DMShade</dc:creator>
  <cp:keywords/>
  <dc:description/>
  <cp:lastModifiedBy>Admin</cp:lastModifiedBy>
  <cp:revision>2</cp:revision>
  <cp:lastPrinted>2020-10-21T15:16:00Z</cp:lastPrinted>
  <dcterms:created xsi:type="dcterms:W3CDTF">2020-10-21T15:16:00Z</dcterms:created>
  <dcterms:modified xsi:type="dcterms:W3CDTF">2022-04-18T22:38:00Z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83b89b-2937-4261-ba51-80c14d7ca553_Enabled">
    <vt:lpwstr>True</vt:lpwstr>
  </property>
  <property fmtid="{D5CDD505-2E9C-101B-9397-08002B2CF9AE}" pid="3" name="MSIP_Label_de83b89b-2937-4261-ba51-80c14d7ca553_SiteId">
    <vt:lpwstr>cfdb9f84-010a-4951-9bfc-0335b2ab3bb5</vt:lpwstr>
  </property>
  <property fmtid="{D5CDD505-2E9C-101B-9397-08002B2CF9AE}" pid="4" name="MSIP_Label_de83b89b-2937-4261-ba51-80c14d7ca553_Owner">
    <vt:lpwstr>152960@ziic.net</vt:lpwstr>
  </property>
  <property fmtid="{D5CDD505-2E9C-101B-9397-08002B2CF9AE}" pid="5" name="MSIP_Label_de83b89b-2937-4261-ba51-80c14d7ca553_SetDate">
    <vt:lpwstr>2020-02-03T13:20:07.9348215Z</vt:lpwstr>
  </property>
  <property fmtid="{D5CDD505-2E9C-101B-9397-08002B2CF9AE}" pid="6" name="MSIP_Label_de83b89b-2937-4261-ba51-80c14d7ca553_Name">
    <vt:lpwstr>Public</vt:lpwstr>
  </property>
  <property fmtid="{D5CDD505-2E9C-101B-9397-08002B2CF9AE}" pid="7" name="MSIP_Label_de83b89b-2937-4261-ba51-80c14d7ca553_Application">
    <vt:lpwstr>Microsoft Azure Information Protection</vt:lpwstr>
  </property>
  <property fmtid="{D5CDD505-2E9C-101B-9397-08002B2CF9AE}" pid="8" name="MSIP_Label_de83b89b-2937-4261-ba51-80c14d7ca553_Extended_MSFT_Method">
    <vt:lpwstr>Manual</vt:lpwstr>
  </property>
  <property fmtid="{D5CDD505-2E9C-101B-9397-08002B2CF9AE}" pid="9" name="Sensitivity">
    <vt:lpwstr>Public</vt:lpwstr>
  </property>
</Properties>
</file>